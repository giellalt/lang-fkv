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36328" w14:textId="77777777" w:rsidR="00B30251" w:rsidRPr="00A95D68" w:rsidRDefault="00B30251" w:rsidP="00BD2A19">
      <w:pPr>
        <w:pStyle w:val="INNH9"/>
        <w:spacing w:before="120" w:after="120"/>
        <w:ind w:left="0"/>
        <w:rPr>
          <w:sz w:val="16"/>
        </w:rPr>
      </w:pPr>
      <w:bookmarkStart w:id="0" w:name="_GoBack"/>
      <w:bookmarkEnd w:id="0"/>
    </w:p>
    <w:p w14:paraId="076FB0A7" w14:textId="77777777" w:rsidR="00B30251" w:rsidRPr="00A95D68" w:rsidRDefault="00B30251" w:rsidP="00BD2A19">
      <w:pPr>
        <w:spacing w:before="120" w:after="120"/>
      </w:pPr>
    </w:p>
    <w:p w14:paraId="2A18B03B" w14:textId="77777777" w:rsidR="00452AED" w:rsidRPr="00CB6B4E" w:rsidRDefault="00452AED" w:rsidP="00452AED">
      <w:pPr>
        <w:spacing w:before="120" w:after="120"/>
        <w:jc w:val="center"/>
        <w:rPr>
          <w:sz w:val="44"/>
          <w:szCs w:val="44"/>
          <w:lang w:val="fi-FI"/>
        </w:rPr>
      </w:pPr>
      <w:r w:rsidRPr="00CB6B4E">
        <w:rPr>
          <w:sz w:val="44"/>
          <w:szCs w:val="44"/>
          <w:lang w:val="fi-FI"/>
        </w:rPr>
        <w:t>Eira Söderholm</w:t>
      </w:r>
    </w:p>
    <w:p w14:paraId="2ED2EA4B" w14:textId="77777777" w:rsidR="00B30251" w:rsidRPr="00CB6B4E" w:rsidRDefault="00B30251" w:rsidP="00BD2A19">
      <w:pPr>
        <w:spacing w:before="120" w:after="120"/>
        <w:jc w:val="center"/>
        <w:rPr>
          <w:sz w:val="44"/>
          <w:lang w:val="fi-FI"/>
        </w:rPr>
      </w:pPr>
    </w:p>
    <w:p w14:paraId="6C730D52" w14:textId="77777777" w:rsidR="00B30251" w:rsidRPr="00CB6B4E" w:rsidRDefault="00B30251" w:rsidP="00BD2A19">
      <w:pPr>
        <w:spacing w:before="120" w:after="120"/>
        <w:jc w:val="center"/>
        <w:rPr>
          <w:sz w:val="44"/>
          <w:lang w:val="fi-FI"/>
        </w:rPr>
      </w:pPr>
    </w:p>
    <w:p w14:paraId="14D2E6F9" w14:textId="77777777" w:rsidR="00B30251" w:rsidRPr="00CB6B4E" w:rsidRDefault="00B30251" w:rsidP="00BD2A19">
      <w:pPr>
        <w:spacing w:before="120" w:after="120"/>
        <w:jc w:val="center"/>
        <w:rPr>
          <w:sz w:val="44"/>
          <w:lang w:val="fi-FI"/>
        </w:rPr>
      </w:pPr>
    </w:p>
    <w:p w14:paraId="79F38C63" w14:textId="77777777" w:rsidR="00B30251" w:rsidRPr="00CB6B4E" w:rsidRDefault="00B30251" w:rsidP="00BD2A19">
      <w:pPr>
        <w:spacing w:before="120" w:after="120"/>
        <w:jc w:val="center"/>
        <w:rPr>
          <w:sz w:val="44"/>
          <w:lang w:val="fi-FI"/>
        </w:rPr>
      </w:pPr>
    </w:p>
    <w:p w14:paraId="0F5D9912" w14:textId="77777777" w:rsidR="00B30251" w:rsidRPr="00CB6B4E" w:rsidRDefault="00B30251" w:rsidP="00BD2A19">
      <w:pPr>
        <w:spacing w:before="120" w:after="120"/>
        <w:jc w:val="center"/>
        <w:rPr>
          <w:sz w:val="44"/>
          <w:lang w:val="fi-FI"/>
        </w:rPr>
      </w:pPr>
    </w:p>
    <w:p w14:paraId="14C5F89F" w14:textId="77777777" w:rsidR="00B30251" w:rsidRPr="00CB6B4E" w:rsidRDefault="00B30251" w:rsidP="00BD2A19">
      <w:pPr>
        <w:spacing w:before="120" w:after="120"/>
        <w:jc w:val="center"/>
        <w:rPr>
          <w:sz w:val="44"/>
          <w:lang w:val="fi-FI"/>
        </w:rPr>
      </w:pPr>
    </w:p>
    <w:p w14:paraId="1DF7AE96" w14:textId="77777777" w:rsidR="00F904D4" w:rsidRPr="00CB6B4E" w:rsidRDefault="00083229" w:rsidP="00B51516">
      <w:pPr>
        <w:jc w:val="center"/>
        <w:rPr>
          <w:sz w:val="80"/>
          <w:szCs w:val="144"/>
          <w:lang w:val="fi-FI"/>
        </w:rPr>
      </w:pPr>
      <w:bookmarkStart w:id="1" w:name="_Toc198266799"/>
      <w:r w:rsidRPr="00CB6B4E">
        <w:rPr>
          <w:sz w:val="80"/>
          <w:szCs w:val="144"/>
          <w:lang w:val="fi-FI"/>
        </w:rPr>
        <w:t>Kainun kielen</w:t>
      </w:r>
    </w:p>
    <w:p w14:paraId="50159493" w14:textId="694BDA04" w:rsidR="00B51516" w:rsidRPr="00CB6B4E" w:rsidRDefault="00B51516" w:rsidP="00B51516">
      <w:pPr>
        <w:jc w:val="center"/>
        <w:rPr>
          <w:sz w:val="44"/>
          <w:szCs w:val="44"/>
          <w:lang w:val="fi-FI"/>
        </w:rPr>
      </w:pPr>
      <w:r w:rsidRPr="00CB6B4E">
        <w:rPr>
          <w:sz w:val="44"/>
          <w:szCs w:val="44"/>
          <w:lang w:val="fi-FI"/>
        </w:rPr>
        <w:t>eli kväänin kielen</w:t>
      </w:r>
    </w:p>
    <w:p w14:paraId="09DF9E44" w14:textId="147B0FB0" w:rsidR="00B30251" w:rsidRPr="00B51516" w:rsidRDefault="00083229" w:rsidP="00B51516">
      <w:pPr>
        <w:jc w:val="center"/>
        <w:rPr>
          <w:sz w:val="80"/>
          <w:szCs w:val="72"/>
        </w:rPr>
      </w:pPr>
      <w:r w:rsidRPr="00B51516">
        <w:rPr>
          <w:sz w:val="80"/>
          <w:szCs w:val="72"/>
        </w:rPr>
        <w:t>grammat</w:t>
      </w:r>
      <w:r w:rsidR="00B30251" w:rsidRPr="00B51516">
        <w:rPr>
          <w:sz w:val="80"/>
          <w:szCs w:val="72"/>
        </w:rPr>
        <w:t>ikki</w:t>
      </w:r>
      <w:bookmarkEnd w:id="1"/>
    </w:p>
    <w:p w14:paraId="14E83C31" w14:textId="77777777" w:rsidR="00B30251" w:rsidRPr="00A95D68" w:rsidRDefault="00B30251" w:rsidP="00BD2A19">
      <w:pPr>
        <w:spacing w:before="120" w:after="120"/>
        <w:jc w:val="center"/>
        <w:rPr>
          <w:sz w:val="68"/>
        </w:rPr>
      </w:pPr>
    </w:p>
    <w:p w14:paraId="2C59ED28" w14:textId="77777777" w:rsidR="00B30251" w:rsidRPr="00A95D68" w:rsidRDefault="00B30251" w:rsidP="00BD2A19">
      <w:pPr>
        <w:spacing w:before="120" w:after="120"/>
        <w:jc w:val="center"/>
        <w:rPr>
          <w:sz w:val="68"/>
        </w:rPr>
      </w:pPr>
    </w:p>
    <w:p w14:paraId="10EBEAB4" w14:textId="77777777" w:rsidR="00B30251" w:rsidRPr="00A95D68" w:rsidRDefault="00B30251" w:rsidP="00BD2A19">
      <w:pPr>
        <w:spacing w:before="120" w:after="120"/>
        <w:jc w:val="center"/>
      </w:pPr>
    </w:p>
    <w:p w14:paraId="4597C6B2" w14:textId="77777777" w:rsidR="00B30251" w:rsidRPr="00A95D68" w:rsidRDefault="00B30251" w:rsidP="00BD2A19">
      <w:pPr>
        <w:spacing w:before="120" w:after="120"/>
        <w:jc w:val="center"/>
      </w:pPr>
    </w:p>
    <w:p w14:paraId="6AAE6331" w14:textId="77777777" w:rsidR="00B30251" w:rsidRPr="00A95D68" w:rsidRDefault="00B30251" w:rsidP="00BD2A19">
      <w:pPr>
        <w:spacing w:before="120" w:after="120"/>
        <w:jc w:val="center"/>
      </w:pPr>
    </w:p>
    <w:p w14:paraId="3F204869" w14:textId="77777777" w:rsidR="00B30251" w:rsidRPr="00A95D68" w:rsidRDefault="00B30251" w:rsidP="00BD2A19">
      <w:pPr>
        <w:spacing w:before="120" w:after="120"/>
        <w:jc w:val="center"/>
      </w:pPr>
    </w:p>
    <w:p w14:paraId="5486B66A" w14:textId="77777777" w:rsidR="00B30251" w:rsidRDefault="00B30251" w:rsidP="00BD2A19">
      <w:pPr>
        <w:spacing w:before="120" w:after="120"/>
        <w:jc w:val="center"/>
      </w:pPr>
    </w:p>
    <w:p w14:paraId="6B00574D" w14:textId="77777777" w:rsidR="00C82E07" w:rsidRPr="00A95D68" w:rsidRDefault="00C82E07" w:rsidP="00BD2A19">
      <w:pPr>
        <w:spacing w:before="120" w:after="120"/>
        <w:jc w:val="center"/>
      </w:pPr>
    </w:p>
    <w:p w14:paraId="40C2B0E8" w14:textId="1EC447B9" w:rsidR="00104379" w:rsidRPr="00A95D68" w:rsidRDefault="00C82E07" w:rsidP="00C82E07">
      <w:pPr>
        <w:spacing w:before="120" w:after="120"/>
        <w:jc w:val="center"/>
      </w:pPr>
      <w:r>
        <w:t xml:space="preserve">Revideerattu versuuni </w:t>
      </w:r>
      <w:r w:rsidR="00104379">
        <w:t>201</w:t>
      </w:r>
      <w:r>
        <w:t>5</w:t>
      </w:r>
    </w:p>
    <w:p w14:paraId="1E8E81C1" w14:textId="77777777" w:rsidR="00B30251" w:rsidRPr="00A95D68" w:rsidRDefault="00B30251" w:rsidP="00BD2A19">
      <w:pPr>
        <w:spacing w:before="120" w:after="120"/>
      </w:pPr>
    </w:p>
    <w:p w14:paraId="1A6F4DD9" w14:textId="77777777" w:rsidR="0076077D" w:rsidRPr="00A95D68" w:rsidRDefault="0076077D" w:rsidP="00BD2A19">
      <w:pPr>
        <w:pStyle w:val="INNH1"/>
        <w:tabs>
          <w:tab w:val="right" w:leader="dot" w:pos="9053"/>
        </w:tabs>
        <w:spacing w:after="120"/>
        <w:rPr>
          <w:caps/>
          <w:sz w:val="20"/>
        </w:rPr>
        <w:sectPr w:rsidR="0076077D" w:rsidRPr="00A95D68" w:rsidSect="00A57D5A">
          <w:footerReference w:type="even" r:id="rId8"/>
          <w:footerReference w:type="default" r:id="rId9"/>
          <w:pgSz w:w="11899" w:h="16838"/>
          <w:pgMar w:top="1440" w:right="1440" w:bottom="1440" w:left="1440" w:header="709" w:footer="709" w:gutter="0"/>
          <w:cols w:space="708"/>
        </w:sectPr>
      </w:pPr>
    </w:p>
    <w:bookmarkStart w:id="2" w:name="_Toc81192429"/>
    <w:bookmarkStart w:id="3" w:name="_Toc81366127"/>
    <w:bookmarkStart w:id="4" w:name="_Toc84997938"/>
    <w:bookmarkStart w:id="5" w:name="_Toc198266801"/>
    <w:bookmarkStart w:id="6" w:name="_Toc209168547"/>
    <w:p w14:paraId="119CA237" w14:textId="77777777" w:rsidR="00C82E07" w:rsidRDefault="00C82E07">
      <w:pPr>
        <w:pStyle w:val="INNH1"/>
        <w:tabs>
          <w:tab w:val="left" w:pos="382"/>
          <w:tab w:val="right" w:leader="dot" w:pos="9016"/>
        </w:tabs>
        <w:rPr>
          <w:rFonts w:cstheme="minorBidi"/>
          <w:b w:val="0"/>
          <w:noProof/>
          <w:lang w:val="fi-FI" w:eastAsia="ja-JP"/>
        </w:rPr>
      </w:pPr>
      <w:r>
        <w:rPr>
          <w:rFonts w:ascii="Cambria" w:hAnsi="Cambria"/>
          <w:b w:val="0"/>
        </w:rPr>
        <w:lastRenderedPageBreak/>
        <w:fldChar w:fldCharType="begin"/>
      </w:r>
      <w:r>
        <w:rPr>
          <w:rFonts w:ascii="Cambria" w:hAnsi="Cambria"/>
          <w:b w:val="0"/>
        </w:rPr>
        <w:instrText xml:space="preserve"> TOC \o "1-4" </w:instrText>
      </w:r>
      <w:r>
        <w:rPr>
          <w:rFonts w:ascii="Cambria" w:hAnsi="Cambria"/>
          <w:b w:val="0"/>
        </w:rPr>
        <w:fldChar w:fldCharType="separate"/>
      </w:r>
      <w:r>
        <w:rPr>
          <w:noProof/>
        </w:rPr>
        <w:t>1</w:t>
      </w:r>
      <w:r>
        <w:rPr>
          <w:rFonts w:cstheme="minorBidi"/>
          <w:b w:val="0"/>
          <w:noProof/>
          <w:lang w:val="fi-FI" w:eastAsia="ja-JP"/>
        </w:rPr>
        <w:tab/>
      </w:r>
      <w:r>
        <w:rPr>
          <w:noProof/>
        </w:rPr>
        <w:t>Johđatus</w:t>
      </w:r>
      <w:r>
        <w:rPr>
          <w:noProof/>
        </w:rPr>
        <w:tab/>
      </w:r>
      <w:r>
        <w:rPr>
          <w:noProof/>
        </w:rPr>
        <w:fldChar w:fldCharType="begin"/>
      </w:r>
      <w:r>
        <w:rPr>
          <w:noProof/>
        </w:rPr>
        <w:instrText xml:space="preserve"> PAGEREF _Toc311273686 \h </w:instrText>
      </w:r>
      <w:r>
        <w:rPr>
          <w:noProof/>
        </w:rPr>
      </w:r>
      <w:r>
        <w:rPr>
          <w:noProof/>
        </w:rPr>
        <w:fldChar w:fldCharType="separate"/>
      </w:r>
      <w:r w:rsidR="0022285C">
        <w:rPr>
          <w:noProof/>
        </w:rPr>
        <w:t>9</w:t>
      </w:r>
      <w:r>
        <w:rPr>
          <w:noProof/>
        </w:rPr>
        <w:fldChar w:fldCharType="end"/>
      </w:r>
    </w:p>
    <w:p w14:paraId="4107C01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1.1</w:t>
      </w:r>
      <w:r>
        <w:rPr>
          <w:rFonts w:cstheme="minorBidi"/>
          <w:b w:val="0"/>
          <w:noProof/>
          <w:sz w:val="24"/>
          <w:szCs w:val="24"/>
          <w:lang w:val="fi-FI" w:eastAsia="ja-JP"/>
        </w:rPr>
        <w:tab/>
      </w:r>
      <w:r>
        <w:rPr>
          <w:noProof/>
        </w:rPr>
        <w:t>Mikä oon kielen nimi?</w:t>
      </w:r>
      <w:r>
        <w:rPr>
          <w:noProof/>
        </w:rPr>
        <w:tab/>
      </w:r>
      <w:r>
        <w:rPr>
          <w:noProof/>
        </w:rPr>
        <w:fldChar w:fldCharType="begin"/>
      </w:r>
      <w:r>
        <w:rPr>
          <w:noProof/>
        </w:rPr>
        <w:instrText xml:space="preserve"> PAGEREF _Toc311273687 \h </w:instrText>
      </w:r>
      <w:r>
        <w:rPr>
          <w:noProof/>
        </w:rPr>
      </w:r>
      <w:r>
        <w:rPr>
          <w:noProof/>
        </w:rPr>
        <w:fldChar w:fldCharType="separate"/>
      </w:r>
      <w:r w:rsidR="0022285C">
        <w:rPr>
          <w:noProof/>
        </w:rPr>
        <w:t>9</w:t>
      </w:r>
      <w:r>
        <w:rPr>
          <w:noProof/>
        </w:rPr>
        <w:fldChar w:fldCharType="end"/>
      </w:r>
    </w:p>
    <w:p w14:paraId="61602CD5"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1.2</w:t>
      </w:r>
      <w:r>
        <w:rPr>
          <w:rFonts w:cstheme="minorBidi"/>
          <w:b w:val="0"/>
          <w:noProof/>
          <w:sz w:val="24"/>
          <w:szCs w:val="24"/>
          <w:lang w:val="fi-FI" w:eastAsia="ja-JP"/>
        </w:rPr>
        <w:tab/>
      </w:r>
      <w:r>
        <w:rPr>
          <w:noProof/>
        </w:rPr>
        <w:t>Mistä löyđämä tiettoo kainun kielen struktuurista?</w:t>
      </w:r>
      <w:r>
        <w:rPr>
          <w:noProof/>
        </w:rPr>
        <w:tab/>
      </w:r>
      <w:r>
        <w:rPr>
          <w:noProof/>
        </w:rPr>
        <w:fldChar w:fldCharType="begin"/>
      </w:r>
      <w:r>
        <w:rPr>
          <w:noProof/>
        </w:rPr>
        <w:instrText xml:space="preserve"> PAGEREF _Toc311273688 \h </w:instrText>
      </w:r>
      <w:r>
        <w:rPr>
          <w:noProof/>
        </w:rPr>
      </w:r>
      <w:r>
        <w:rPr>
          <w:noProof/>
        </w:rPr>
        <w:fldChar w:fldCharType="separate"/>
      </w:r>
      <w:r w:rsidR="0022285C">
        <w:rPr>
          <w:noProof/>
        </w:rPr>
        <w:t>11</w:t>
      </w:r>
      <w:r>
        <w:rPr>
          <w:noProof/>
        </w:rPr>
        <w:fldChar w:fldCharType="end"/>
      </w:r>
    </w:p>
    <w:p w14:paraId="41A4CD5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1.3</w:t>
      </w:r>
      <w:r>
        <w:rPr>
          <w:rFonts w:cstheme="minorBidi"/>
          <w:b w:val="0"/>
          <w:noProof/>
          <w:sz w:val="24"/>
          <w:szCs w:val="24"/>
          <w:lang w:val="fi-FI" w:eastAsia="ja-JP"/>
        </w:rPr>
        <w:tab/>
      </w:r>
      <w:r>
        <w:rPr>
          <w:noProof/>
        </w:rPr>
        <w:t>Kunka tämä grammatikki oon syntyny?</w:t>
      </w:r>
      <w:r>
        <w:rPr>
          <w:noProof/>
        </w:rPr>
        <w:tab/>
      </w:r>
      <w:r>
        <w:rPr>
          <w:noProof/>
        </w:rPr>
        <w:fldChar w:fldCharType="begin"/>
      </w:r>
      <w:r>
        <w:rPr>
          <w:noProof/>
        </w:rPr>
        <w:instrText xml:space="preserve"> PAGEREF _Toc311273689 \h </w:instrText>
      </w:r>
      <w:r>
        <w:rPr>
          <w:noProof/>
        </w:rPr>
      </w:r>
      <w:r>
        <w:rPr>
          <w:noProof/>
        </w:rPr>
        <w:fldChar w:fldCharType="separate"/>
      </w:r>
      <w:r w:rsidR="0022285C">
        <w:rPr>
          <w:noProof/>
        </w:rPr>
        <w:t>12</w:t>
      </w:r>
      <w:r>
        <w:rPr>
          <w:noProof/>
        </w:rPr>
        <w:fldChar w:fldCharType="end"/>
      </w:r>
    </w:p>
    <w:p w14:paraId="6A66FE10"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1.4</w:t>
      </w:r>
      <w:r>
        <w:rPr>
          <w:rFonts w:cstheme="minorBidi"/>
          <w:b w:val="0"/>
          <w:noProof/>
          <w:sz w:val="24"/>
          <w:szCs w:val="24"/>
          <w:lang w:val="fi-FI" w:eastAsia="ja-JP"/>
        </w:rPr>
        <w:tab/>
      </w:r>
      <w:r>
        <w:rPr>
          <w:noProof/>
        </w:rPr>
        <w:t>Kainun dialektiista</w:t>
      </w:r>
      <w:r>
        <w:rPr>
          <w:noProof/>
        </w:rPr>
        <w:tab/>
      </w:r>
      <w:r>
        <w:rPr>
          <w:noProof/>
        </w:rPr>
        <w:fldChar w:fldCharType="begin"/>
      </w:r>
      <w:r>
        <w:rPr>
          <w:noProof/>
        </w:rPr>
        <w:instrText xml:space="preserve"> PAGEREF _Toc311273690 \h </w:instrText>
      </w:r>
      <w:r>
        <w:rPr>
          <w:noProof/>
        </w:rPr>
      </w:r>
      <w:r>
        <w:rPr>
          <w:noProof/>
        </w:rPr>
        <w:fldChar w:fldCharType="separate"/>
      </w:r>
      <w:r w:rsidR="0022285C">
        <w:rPr>
          <w:noProof/>
        </w:rPr>
        <w:t>14</w:t>
      </w:r>
      <w:r>
        <w:rPr>
          <w:noProof/>
        </w:rPr>
        <w:fldChar w:fldCharType="end"/>
      </w:r>
    </w:p>
    <w:p w14:paraId="0C2D9C22" w14:textId="77777777" w:rsidR="00C82E07" w:rsidRDefault="00C82E07">
      <w:pPr>
        <w:pStyle w:val="INNH3"/>
        <w:tabs>
          <w:tab w:val="right" w:leader="dot" w:pos="9016"/>
        </w:tabs>
        <w:rPr>
          <w:rFonts w:cstheme="minorBidi"/>
          <w:noProof/>
          <w:sz w:val="24"/>
          <w:szCs w:val="24"/>
          <w:lang w:val="fi-FI" w:eastAsia="ja-JP"/>
        </w:rPr>
      </w:pPr>
      <w:r>
        <w:rPr>
          <w:noProof/>
        </w:rPr>
        <w:t>Tabeli: 16 trekin tavalisuus kainun dialektiissa</w:t>
      </w:r>
      <w:r>
        <w:rPr>
          <w:noProof/>
        </w:rPr>
        <w:tab/>
      </w:r>
      <w:r>
        <w:rPr>
          <w:noProof/>
        </w:rPr>
        <w:fldChar w:fldCharType="begin"/>
      </w:r>
      <w:r>
        <w:rPr>
          <w:noProof/>
        </w:rPr>
        <w:instrText xml:space="preserve"> PAGEREF _Toc311273691 \h </w:instrText>
      </w:r>
      <w:r>
        <w:rPr>
          <w:noProof/>
        </w:rPr>
      </w:r>
      <w:r>
        <w:rPr>
          <w:noProof/>
        </w:rPr>
        <w:fldChar w:fldCharType="separate"/>
      </w:r>
      <w:r w:rsidR="0022285C">
        <w:rPr>
          <w:noProof/>
        </w:rPr>
        <w:t>15</w:t>
      </w:r>
      <w:r>
        <w:rPr>
          <w:noProof/>
        </w:rPr>
        <w:fldChar w:fldCharType="end"/>
      </w:r>
    </w:p>
    <w:p w14:paraId="4CCB828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1.5</w:t>
      </w:r>
      <w:r>
        <w:rPr>
          <w:rFonts w:cstheme="minorBidi"/>
          <w:b w:val="0"/>
          <w:noProof/>
          <w:sz w:val="24"/>
          <w:szCs w:val="24"/>
          <w:lang w:val="fi-FI" w:eastAsia="ja-JP"/>
        </w:rPr>
        <w:tab/>
      </w:r>
      <w:r>
        <w:rPr>
          <w:noProof/>
        </w:rPr>
        <w:t>Grammatikin inspirasuunilähtheet, mooli ja ylösrakennus</w:t>
      </w:r>
      <w:r>
        <w:rPr>
          <w:noProof/>
        </w:rPr>
        <w:tab/>
      </w:r>
      <w:r>
        <w:rPr>
          <w:noProof/>
        </w:rPr>
        <w:fldChar w:fldCharType="begin"/>
      </w:r>
      <w:r>
        <w:rPr>
          <w:noProof/>
        </w:rPr>
        <w:instrText xml:space="preserve"> PAGEREF _Toc311273692 \h </w:instrText>
      </w:r>
      <w:r>
        <w:rPr>
          <w:noProof/>
        </w:rPr>
      </w:r>
      <w:r>
        <w:rPr>
          <w:noProof/>
        </w:rPr>
        <w:fldChar w:fldCharType="separate"/>
      </w:r>
      <w:r w:rsidR="0022285C">
        <w:rPr>
          <w:noProof/>
        </w:rPr>
        <w:t>17</w:t>
      </w:r>
      <w:r>
        <w:rPr>
          <w:noProof/>
        </w:rPr>
        <w:fldChar w:fldCharType="end"/>
      </w:r>
    </w:p>
    <w:p w14:paraId="365BDF32" w14:textId="77777777" w:rsidR="00C82E07" w:rsidRDefault="00C82E07">
      <w:pPr>
        <w:pStyle w:val="INNH1"/>
        <w:tabs>
          <w:tab w:val="left" w:pos="382"/>
          <w:tab w:val="right" w:leader="dot" w:pos="9016"/>
        </w:tabs>
        <w:rPr>
          <w:rFonts w:cstheme="minorBidi"/>
          <w:b w:val="0"/>
          <w:noProof/>
          <w:lang w:val="fi-FI" w:eastAsia="ja-JP"/>
        </w:rPr>
      </w:pPr>
      <w:r>
        <w:rPr>
          <w:noProof/>
        </w:rPr>
        <w:t>2</w:t>
      </w:r>
      <w:r>
        <w:rPr>
          <w:rFonts w:cstheme="minorBidi"/>
          <w:b w:val="0"/>
          <w:noProof/>
          <w:lang w:val="fi-FI" w:eastAsia="ja-JP"/>
        </w:rPr>
        <w:tab/>
      </w:r>
      <w:r>
        <w:rPr>
          <w:noProof/>
        </w:rPr>
        <w:t>Kainun kielen rakenus</w:t>
      </w:r>
      <w:r>
        <w:rPr>
          <w:noProof/>
        </w:rPr>
        <w:tab/>
      </w:r>
      <w:r>
        <w:rPr>
          <w:noProof/>
        </w:rPr>
        <w:fldChar w:fldCharType="begin"/>
      </w:r>
      <w:r>
        <w:rPr>
          <w:noProof/>
        </w:rPr>
        <w:instrText xml:space="preserve"> PAGEREF _Toc311273693 \h </w:instrText>
      </w:r>
      <w:r>
        <w:rPr>
          <w:noProof/>
        </w:rPr>
      </w:r>
      <w:r>
        <w:rPr>
          <w:noProof/>
        </w:rPr>
        <w:fldChar w:fldCharType="separate"/>
      </w:r>
      <w:r w:rsidR="0022285C">
        <w:rPr>
          <w:noProof/>
        </w:rPr>
        <w:t>19</w:t>
      </w:r>
      <w:r>
        <w:rPr>
          <w:noProof/>
        </w:rPr>
        <w:fldChar w:fldCharType="end"/>
      </w:r>
    </w:p>
    <w:p w14:paraId="7D8E4CB0"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2.1</w:t>
      </w:r>
      <w:r>
        <w:rPr>
          <w:rFonts w:cstheme="minorBidi"/>
          <w:b w:val="0"/>
          <w:noProof/>
          <w:sz w:val="24"/>
          <w:szCs w:val="24"/>
          <w:lang w:val="fi-FI" w:eastAsia="ja-JP"/>
        </w:rPr>
        <w:tab/>
      </w:r>
      <w:r>
        <w:rPr>
          <w:noProof/>
        </w:rPr>
        <w:t>Äänet ja ortografii</w:t>
      </w:r>
      <w:r>
        <w:rPr>
          <w:noProof/>
        </w:rPr>
        <w:tab/>
      </w:r>
      <w:r>
        <w:rPr>
          <w:noProof/>
        </w:rPr>
        <w:fldChar w:fldCharType="begin"/>
      </w:r>
      <w:r>
        <w:rPr>
          <w:noProof/>
        </w:rPr>
        <w:instrText xml:space="preserve"> PAGEREF _Toc311273694 \h </w:instrText>
      </w:r>
      <w:r>
        <w:rPr>
          <w:noProof/>
        </w:rPr>
      </w:r>
      <w:r>
        <w:rPr>
          <w:noProof/>
        </w:rPr>
        <w:fldChar w:fldCharType="separate"/>
      </w:r>
      <w:r w:rsidR="0022285C">
        <w:rPr>
          <w:noProof/>
        </w:rPr>
        <w:t>19</w:t>
      </w:r>
      <w:r>
        <w:rPr>
          <w:noProof/>
        </w:rPr>
        <w:fldChar w:fldCharType="end"/>
      </w:r>
    </w:p>
    <w:p w14:paraId="5720FFBC" w14:textId="77777777" w:rsidR="00C82E07" w:rsidRDefault="00C82E07">
      <w:pPr>
        <w:pStyle w:val="INNH3"/>
        <w:tabs>
          <w:tab w:val="left" w:pos="1176"/>
          <w:tab w:val="right" w:leader="dot" w:pos="9016"/>
        </w:tabs>
        <w:rPr>
          <w:rFonts w:cstheme="minorBidi"/>
          <w:noProof/>
          <w:sz w:val="24"/>
          <w:szCs w:val="24"/>
          <w:lang w:val="fi-FI" w:eastAsia="ja-JP"/>
        </w:rPr>
      </w:pPr>
      <w:r>
        <w:rPr>
          <w:noProof/>
        </w:rPr>
        <w:t>2.1.1</w:t>
      </w:r>
      <w:r>
        <w:rPr>
          <w:rFonts w:cstheme="minorBidi"/>
          <w:noProof/>
          <w:sz w:val="24"/>
          <w:szCs w:val="24"/>
          <w:lang w:val="fi-FI" w:eastAsia="ja-JP"/>
        </w:rPr>
        <w:tab/>
      </w:r>
      <w:r>
        <w:rPr>
          <w:noProof/>
        </w:rPr>
        <w:t>Äänet</w:t>
      </w:r>
      <w:r>
        <w:rPr>
          <w:noProof/>
        </w:rPr>
        <w:tab/>
      </w:r>
      <w:r>
        <w:rPr>
          <w:noProof/>
        </w:rPr>
        <w:fldChar w:fldCharType="begin"/>
      </w:r>
      <w:r>
        <w:rPr>
          <w:noProof/>
        </w:rPr>
        <w:instrText xml:space="preserve"> PAGEREF _Toc311273695 \h </w:instrText>
      </w:r>
      <w:r>
        <w:rPr>
          <w:noProof/>
        </w:rPr>
      </w:r>
      <w:r>
        <w:rPr>
          <w:noProof/>
        </w:rPr>
        <w:fldChar w:fldCharType="separate"/>
      </w:r>
      <w:r w:rsidR="0022285C">
        <w:rPr>
          <w:noProof/>
        </w:rPr>
        <w:t>19</w:t>
      </w:r>
      <w:r>
        <w:rPr>
          <w:noProof/>
        </w:rPr>
        <w:fldChar w:fldCharType="end"/>
      </w:r>
    </w:p>
    <w:p w14:paraId="27FFBC9E" w14:textId="77777777" w:rsidR="00C82E07" w:rsidRDefault="00C82E07">
      <w:pPr>
        <w:pStyle w:val="INNH3"/>
        <w:tabs>
          <w:tab w:val="left" w:pos="1176"/>
          <w:tab w:val="right" w:leader="dot" w:pos="9016"/>
        </w:tabs>
        <w:rPr>
          <w:rFonts w:cstheme="minorBidi"/>
          <w:noProof/>
          <w:sz w:val="24"/>
          <w:szCs w:val="24"/>
          <w:lang w:val="fi-FI" w:eastAsia="ja-JP"/>
        </w:rPr>
      </w:pPr>
      <w:r>
        <w:rPr>
          <w:noProof/>
        </w:rPr>
        <w:t>2.1.2</w:t>
      </w:r>
      <w:r>
        <w:rPr>
          <w:rFonts w:cstheme="minorBidi"/>
          <w:noProof/>
          <w:sz w:val="24"/>
          <w:szCs w:val="24"/>
          <w:lang w:val="fi-FI" w:eastAsia="ja-JP"/>
        </w:rPr>
        <w:tab/>
      </w:r>
      <w:r>
        <w:rPr>
          <w:noProof/>
        </w:rPr>
        <w:t>Pukstaavit</w:t>
      </w:r>
      <w:r>
        <w:rPr>
          <w:noProof/>
        </w:rPr>
        <w:tab/>
      </w:r>
      <w:r>
        <w:rPr>
          <w:noProof/>
        </w:rPr>
        <w:fldChar w:fldCharType="begin"/>
      </w:r>
      <w:r>
        <w:rPr>
          <w:noProof/>
        </w:rPr>
        <w:instrText xml:space="preserve"> PAGEREF _Toc311273696 \h </w:instrText>
      </w:r>
      <w:r>
        <w:rPr>
          <w:noProof/>
        </w:rPr>
      </w:r>
      <w:r>
        <w:rPr>
          <w:noProof/>
        </w:rPr>
        <w:fldChar w:fldCharType="separate"/>
      </w:r>
      <w:r w:rsidR="0022285C">
        <w:rPr>
          <w:noProof/>
        </w:rPr>
        <w:t>20</w:t>
      </w:r>
      <w:r>
        <w:rPr>
          <w:noProof/>
        </w:rPr>
        <w:fldChar w:fldCharType="end"/>
      </w:r>
    </w:p>
    <w:p w14:paraId="18F3D3C4" w14:textId="77777777" w:rsidR="00C82E07" w:rsidRDefault="00C82E07">
      <w:pPr>
        <w:pStyle w:val="INNH3"/>
        <w:tabs>
          <w:tab w:val="left" w:pos="1176"/>
          <w:tab w:val="right" w:leader="dot" w:pos="9016"/>
        </w:tabs>
        <w:rPr>
          <w:rFonts w:cstheme="minorBidi"/>
          <w:noProof/>
          <w:sz w:val="24"/>
          <w:szCs w:val="24"/>
          <w:lang w:val="fi-FI" w:eastAsia="ja-JP"/>
        </w:rPr>
      </w:pPr>
      <w:r>
        <w:rPr>
          <w:noProof/>
        </w:rPr>
        <w:t>2.1.3</w:t>
      </w:r>
      <w:r>
        <w:rPr>
          <w:rFonts w:cstheme="minorBidi"/>
          <w:noProof/>
          <w:sz w:val="24"/>
          <w:szCs w:val="24"/>
          <w:lang w:val="fi-FI" w:eastAsia="ja-JP"/>
        </w:rPr>
        <w:tab/>
      </w:r>
      <w:r>
        <w:rPr>
          <w:noProof/>
        </w:rPr>
        <w:t>Ääniin pittuus ja kirjoittaminen</w:t>
      </w:r>
      <w:r>
        <w:rPr>
          <w:noProof/>
        </w:rPr>
        <w:tab/>
      </w:r>
      <w:r>
        <w:rPr>
          <w:noProof/>
        </w:rPr>
        <w:fldChar w:fldCharType="begin"/>
      </w:r>
      <w:r>
        <w:rPr>
          <w:noProof/>
        </w:rPr>
        <w:instrText xml:space="preserve"> PAGEREF _Toc311273697 \h </w:instrText>
      </w:r>
      <w:r>
        <w:rPr>
          <w:noProof/>
        </w:rPr>
      </w:r>
      <w:r>
        <w:rPr>
          <w:noProof/>
        </w:rPr>
        <w:fldChar w:fldCharType="separate"/>
      </w:r>
      <w:r w:rsidR="0022285C">
        <w:rPr>
          <w:noProof/>
        </w:rPr>
        <w:t>20</w:t>
      </w:r>
      <w:r>
        <w:rPr>
          <w:noProof/>
        </w:rPr>
        <w:fldChar w:fldCharType="end"/>
      </w:r>
    </w:p>
    <w:p w14:paraId="5D0FBBED" w14:textId="77777777" w:rsidR="00C82E07" w:rsidRDefault="00C82E07">
      <w:pPr>
        <w:pStyle w:val="INNH3"/>
        <w:tabs>
          <w:tab w:val="left" w:pos="1176"/>
          <w:tab w:val="right" w:leader="dot" w:pos="9016"/>
        </w:tabs>
        <w:rPr>
          <w:rFonts w:cstheme="minorBidi"/>
          <w:noProof/>
          <w:sz w:val="24"/>
          <w:szCs w:val="24"/>
          <w:lang w:val="fi-FI" w:eastAsia="ja-JP"/>
        </w:rPr>
      </w:pPr>
      <w:r>
        <w:rPr>
          <w:noProof/>
        </w:rPr>
        <w:t>2.1.4</w:t>
      </w:r>
      <w:r>
        <w:rPr>
          <w:rFonts w:cstheme="minorBidi"/>
          <w:noProof/>
          <w:sz w:val="24"/>
          <w:szCs w:val="24"/>
          <w:lang w:val="fi-FI" w:eastAsia="ja-JP"/>
        </w:rPr>
        <w:tab/>
      </w:r>
      <w:r>
        <w:rPr>
          <w:noProof/>
        </w:rPr>
        <w:t>Diftongit ja niitten paikka sanassa</w:t>
      </w:r>
      <w:r>
        <w:rPr>
          <w:noProof/>
        </w:rPr>
        <w:tab/>
      </w:r>
      <w:r>
        <w:rPr>
          <w:noProof/>
        </w:rPr>
        <w:fldChar w:fldCharType="begin"/>
      </w:r>
      <w:r>
        <w:rPr>
          <w:noProof/>
        </w:rPr>
        <w:instrText xml:space="preserve"> PAGEREF _Toc311273698 \h </w:instrText>
      </w:r>
      <w:r>
        <w:rPr>
          <w:noProof/>
        </w:rPr>
      </w:r>
      <w:r>
        <w:rPr>
          <w:noProof/>
        </w:rPr>
        <w:fldChar w:fldCharType="separate"/>
      </w:r>
      <w:r w:rsidR="0022285C">
        <w:rPr>
          <w:noProof/>
        </w:rPr>
        <w:t>20</w:t>
      </w:r>
      <w:r>
        <w:rPr>
          <w:noProof/>
        </w:rPr>
        <w:fldChar w:fldCharType="end"/>
      </w:r>
    </w:p>
    <w:p w14:paraId="3FA9560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2.2</w:t>
      </w:r>
      <w:r>
        <w:rPr>
          <w:rFonts w:cstheme="minorBidi"/>
          <w:b w:val="0"/>
          <w:noProof/>
          <w:sz w:val="24"/>
          <w:szCs w:val="24"/>
          <w:lang w:val="fi-FI" w:eastAsia="ja-JP"/>
        </w:rPr>
        <w:tab/>
      </w:r>
      <w:r>
        <w:rPr>
          <w:noProof/>
        </w:rPr>
        <w:t>Tavu, tavupaino ja tavun pittuus</w:t>
      </w:r>
      <w:r>
        <w:rPr>
          <w:noProof/>
        </w:rPr>
        <w:tab/>
      </w:r>
      <w:r>
        <w:rPr>
          <w:noProof/>
        </w:rPr>
        <w:fldChar w:fldCharType="begin"/>
      </w:r>
      <w:r>
        <w:rPr>
          <w:noProof/>
        </w:rPr>
        <w:instrText xml:space="preserve"> PAGEREF _Toc311273699 \h </w:instrText>
      </w:r>
      <w:r>
        <w:rPr>
          <w:noProof/>
        </w:rPr>
      </w:r>
      <w:r>
        <w:rPr>
          <w:noProof/>
        </w:rPr>
        <w:fldChar w:fldCharType="separate"/>
      </w:r>
      <w:r w:rsidR="0022285C">
        <w:rPr>
          <w:noProof/>
        </w:rPr>
        <w:t>20</w:t>
      </w:r>
      <w:r>
        <w:rPr>
          <w:noProof/>
        </w:rPr>
        <w:fldChar w:fldCharType="end"/>
      </w:r>
    </w:p>
    <w:p w14:paraId="5E553536" w14:textId="77777777" w:rsidR="00C82E07" w:rsidRDefault="00C82E07">
      <w:pPr>
        <w:pStyle w:val="INNH3"/>
        <w:tabs>
          <w:tab w:val="left" w:pos="1176"/>
          <w:tab w:val="right" w:leader="dot" w:pos="9016"/>
        </w:tabs>
        <w:rPr>
          <w:rFonts w:cstheme="minorBidi"/>
          <w:noProof/>
          <w:sz w:val="24"/>
          <w:szCs w:val="24"/>
          <w:lang w:val="fi-FI" w:eastAsia="ja-JP"/>
        </w:rPr>
      </w:pPr>
      <w:r>
        <w:rPr>
          <w:noProof/>
        </w:rPr>
        <w:t>2.2.1</w:t>
      </w:r>
      <w:r>
        <w:rPr>
          <w:rFonts w:cstheme="minorBidi"/>
          <w:noProof/>
          <w:sz w:val="24"/>
          <w:szCs w:val="24"/>
          <w:lang w:val="fi-FI" w:eastAsia="ja-JP"/>
        </w:rPr>
        <w:tab/>
      </w:r>
      <w:r>
        <w:rPr>
          <w:noProof/>
        </w:rPr>
        <w:t>Mikä oon tavu?</w:t>
      </w:r>
      <w:r>
        <w:rPr>
          <w:noProof/>
        </w:rPr>
        <w:tab/>
      </w:r>
      <w:r>
        <w:rPr>
          <w:noProof/>
        </w:rPr>
        <w:fldChar w:fldCharType="begin"/>
      </w:r>
      <w:r>
        <w:rPr>
          <w:noProof/>
        </w:rPr>
        <w:instrText xml:space="preserve"> PAGEREF _Toc311273700 \h </w:instrText>
      </w:r>
      <w:r>
        <w:rPr>
          <w:noProof/>
        </w:rPr>
      </w:r>
      <w:r>
        <w:rPr>
          <w:noProof/>
        </w:rPr>
        <w:fldChar w:fldCharType="separate"/>
      </w:r>
      <w:r w:rsidR="0022285C">
        <w:rPr>
          <w:noProof/>
        </w:rPr>
        <w:t>20</w:t>
      </w:r>
      <w:r>
        <w:rPr>
          <w:noProof/>
        </w:rPr>
        <w:fldChar w:fldCharType="end"/>
      </w:r>
    </w:p>
    <w:p w14:paraId="05E73216" w14:textId="77777777" w:rsidR="00C82E07" w:rsidRDefault="00C82E07">
      <w:pPr>
        <w:pStyle w:val="INNH3"/>
        <w:tabs>
          <w:tab w:val="left" w:pos="1176"/>
          <w:tab w:val="right" w:leader="dot" w:pos="9016"/>
        </w:tabs>
        <w:rPr>
          <w:rFonts w:cstheme="minorBidi"/>
          <w:noProof/>
          <w:sz w:val="24"/>
          <w:szCs w:val="24"/>
          <w:lang w:val="fi-FI" w:eastAsia="ja-JP"/>
        </w:rPr>
      </w:pPr>
      <w:r>
        <w:rPr>
          <w:noProof/>
        </w:rPr>
        <w:t>2.2.2</w:t>
      </w:r>
      <w:r>
        <w:rPr>
          <w:rFonts w:cstheme="minorBidi"/>
          <w:noProof/>
          <w:sz w:val="24"/>
          <w:szCs w:val="24"/>
          <w:lang w:val="fi-FI" w:eastAsia="ja-JP"/>
        </w:rPr>
        <w:tab/>
      </w:r>
      <w:r>
        <w:rPr>
          <w:noProof/>
        </w:rPr>
        <w:t>Tavupaino</w:t>
      </w:r>
      <w:r>
        <w:rPr>
          <w:noProof/>
        </w:rPr>
        <w:tab/>
      </w:r>
      <w:r>
        <w:rPr>
          <w:noProof/>
        </w:rPr>
        <w:fldChar w:fldCharType="begin"/>
      </w:r>
      <w:r>
        <w:rPr>
          <w:noProof/>
        </w:rPr>
        <w:instrText xml:space="preserve"> PAGEREF _Toc311273701 \h </w:instrText>
      </w:r>
      <w:r>
        <w:rPr>
          <w:noProof/>
        </w:rPr>
      </w:r>
      <w:r>
        <w:rPr>
          <w:noProof/>
        </w:rPr>
        <w:fldChar w:fldCharType="separate"/>
      </w:r>
      <w:r w:rsidR="0022285C">
        <w:rPr>
          <w:noProof/>
        </w:rPr>
        <w:t>21</w:t>
      </w:r>
      <w:r>
        <w:rPr>
          <w:noProof/>
        </w:rPr>
        <w:fldChar w:fldCharType="end"/>
      </w:r>
    </w:p>
    <w:p w14:paraId="117924D3" w14:textId="77777777" w:rsidR="00C82E07" w:rsidRDefault="00C82E07">
      <w:pPr>
        <w:pStyle w:val="INNH3"/>
        <w:tabs>
          <w:tab w:val="left" w:pos="1176"/>
          <w:tab w:val="right" w:leader="dot" w:pos="9016"/>
        </w:tabs>
        <w:rPr>
          <w:rFonts w:cstheme="minorBidi"/>
          <w:noProof/>
          <w:sz w:val="24"/>
          <w:szCs w:val="24"/>
          <w:lang w:val="fi-FI" w:eastAsia="ja-JP"/>
        </w:rPr>
      </w:pPr>
      <w:r>
        <w:rPr>
          <w:noProof/>
        </w:rPr>
        <w:t>2.2.3</w:t>
      </w:r>
      <w:r>
        <w:rPr>
          <w:rFonts w:cstheme="minorBidi"/>
          <w:noProof/>
          <w:sz w:val="24"/>
          <w:szCs w:val="24"/>
          <w:lang w:val="fi-FI" w:eastAsia="ja-JP"/>
        </w:rPr>
        <w:tab/>
      </w:r>
      <w:r>
        <w:rPr>
          <w:noProof/>
        </w:rPr>
        <w:t>Tavun pittuus</w:t>
      </w:r>
      <w:r>
        <w:rPr>
          <w:noProof/>
        </w:rPr>
        <w:tab/>
      </w:r>
      <w:r>
        <w:rPr>
          <w:noProof/>
        </w:rPr>
        <w:fldChar w:fldCharType="begin"/>
      </w:r>
      <w:r>
        <w:rPr>
          <w:noProof/>
        </w:rPr>
        <w:instrText xml:space="preserve"> PAGEREF _Toc311273702 \h </w:instrText>
      </w:r>
      <w:r>
        <w:rPr>
          <w:noProof/>
        </w:rPr>
      </w:r>
      <w:r>
        <w:rPr>
          <w:noProof/>
        </w:rPr>
        <w:fldChar w:fldCharType="separate"/>
      </w:r>
      <w:r w:rsidR="0022285C">
        <w:rPr>
          <w:noProof/>
        </w:rPr>
        <w:t>21</w:t>
      </w:r>
      <w:r>
        <w:rPr>
          <w:noProof/>
        </w:rPr>
        <w:fldChar w:fldCharType="end"/>
      </w:r>
    </w:p>
    <w:p w14:paraId="6F867A48"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2.3</w:t>
      </w:r>
      <w:r>
        <w:rPr>
          <w:rFonts w:cstheme="minorBidi"/>
          <w:b w:val="0"/>
          <w:noProof/>
          <w:sz w:val="24"/>
          <w:szCs w:val="24"/>
          <w:lang w:val="fi-FI" w:eastAsia="ja-JP"/>
        </w:rPr>
        <w:tab/>
      </w:r>
      <w:r>
        <w:rPr>
          <w:noProof/>
        </w:rPr>
        <w:t>Sanan rakenus</w:t>
      </w:r>
      <w:r>
        <w:rPr>
          <w:noProof/>
        </w:rPr>
        <w:tab/>
      </w:r>
      <w:r>
        <w:rPr>
          <w:noProof/>
        </w:rPr>
        <w:fldChar w:fldCharType="begin"/>
      </w:r>
      <w:r>
        <w:rPr>
          <w:noProof/>
        </w:rPr>
        <w:instrText xml:space="preserve"> PAGEREF _Toc311273703 \h </w:instrText>
      </w:r>
      <w:r>
        <w:rPr>
          <w:noProof/>
        </w:rPr>
      </w:r>
      <w:r>
        <w:rPr>
          <w:noProof/>
        </w:rPr>
        <w:fldChar w:fldCharType="separate"/>
      </w:r>
      <w:r w:rsidR="0022285C">
        <w:rPr>
          <w:noProof/>
        </w:rPr>
        <w:t>21</w:t>
      </w:r>
      <w:r>
        <w:rPr>
          <w:noProof/>
        </w:rPr>
        <w:fldChar w:fldCharType="end"/>
      </w:r>
    </w:p>
    <w:p w14:paraId="150E0EE0" w14:textId="77777777" w:rsidR="00C82E07" w:rsidRDefault="00C82E07">
      <w:pPr>
        <w:pStyle w:val="INNH3"/>
        <w:tabs>
          <w:tab w:val="left" w:pos="1176"/>
          <w:tab w:val="right" w:leader="dot" w:pos="9016"/>
        </w:tabs>
        <w:rPr>
          <w:rFonts w:cstheme="minorBidi"/>
          <w:noProof/>
          <w:sz w:val="24"/>
          <w:szCs w:val="24"/>
          <w:lang w:val="fi-FI" w:eastAsia="ja-JP"/>
        </w:rPr>
      </w:pPr>
      <w:r>
        <w:rPr>
          <w:noProof/>
        </w:rPr>
        <w:t>2.3.1</w:t>
      </w:r>
      <w:r>
        <w:rPr>
          <w:rFonts w:cstheme="minorBidi"/>
          <w:noProof/>
          <w:sz w:val="24"/>
          <w:szCs w:val="24"/>
          <w:lang w:val="fi-FI" w:eastAsia="ja-JP"/>
        </w:rPr>
        <w:tab/>
      </w:r>
      <w:r>
        <w:rPr>
          <w:noProof/>
        </w:rPr>
        <w:t>Sanan alku-, ydin- ja loppukonsonantit</w:t>
      </w:r>
      <w:r>
        <w:rPr>
          <w:noProof/>
        </w:rPr>
        <w:tab/>
      </w:r>
      <w:r>
        <w:rPr>
          <w:noProof/>
        </w:rPr>
        <w:fldChar w:fldCharType="begin"/>
      </w:r>
      <w:r>
        <w:rPr>
          <w:noProof/>
        </w:rPr>
        <w:instrText xml:space="preserve"> PAGEREF _Toc311273704 \h </w:instrText>
      </w:r>
      <w:r>
        <w:rPr>
          <w:noProof/>
        </w:rPr>
      </w:r>
      <w:r>
        <w:rPr>
          <w:noProof/>
        </w:rPr>
        <w:fldChar w:fldCharType="separate"/>
      </w:r>
      <w:r w:rsidR="0022285C">
        <w:rPr>
          <w:noProof/>
        </w:rPr>
        <w:t>21</w:t>
      </w:r>
      <w:r>
        <w:rPr>
          <w:noProof/>
        </w:rPr>
        <w:fldChar w:fldCharType="end"/>
      </w:r>
    </w:p>
    <w:p w14:paraId="575D5E72" w14:textId="77777777" w:rsidR="00C82E07" w:rsidRDefault="00C82E07">
      <w:pPr>
        <w:pStyle w:val="INNH3"/>
        <w:tabs>
          <w:tab w:val="right" w:leader="dot" w:pos="9016"/>
        </w:tabs>
        <w:rPr>
          <w:rFonts w:cstheme="minorBidi"/>
          <w:noProof/>
          <w:sz w:val="24"/>
          <w:szCs w:val="24"/>
          <w:lang w:val="fi-FI" w:eastAsia="ja-JP"/>
        </w:rPr>
      </w:pPr>
      <w:r>
        <w:rPr>
          <w:noProof/>
        </w:rPr>
        <w:t>Tabeli 1: Kahđen konsonantin yđinkonsonanttikombinasuunit</w:t>
      </w:r>
      <w:r>
        <w:rPr>
          <w:noProof/>
        </w:rPr>
        <w:tab/>
      </w:r>
      <w:r>
        <w:rPr>
          <w:noProof/>
        </w:rPr>
        <w:fldChar w:fldCharType="begin"/>
      </w:r>
      <w:r>
        <w:rPr>
          <w:noProof/>
        </w:rPr>
        <w:instrText xml:space="preserve"> PAGEREF _Toc311273705 \h </w:instrText>
      </w:r>
      <w:r>
        <w:rPr>
          <w:noProof/>
        </w:rPr>
      </w:r>
      <w:r>
        <w:rPr>
          <w:noProof/>
        </w:rPr>
        <w:fldChar w:fldCharType="separate"/>
      </w:r>
      <w:r w:rsidR="0022285C">
        <w:rPr>
          <w:noProof/>
        </w:rPr>
        <w:t>22</w:t>
      </w:r>
      <w:r>
        <w:rPr>
          <w:noProof/>
        </w:rPr>
        <w:fldChar w:fldCharType="end"/>
      </w:r>
    </w:p>
    <w:p w14:paraId="33FD28A9" w14:textId="77777777" w:rsidR="00C82E07" w:rsidRDefault="00C82E07">
      <w:pPr>
        <w:pStyle w:val="INNH3"/>
        <w:tabs>
          <w:tab w:val="left" w:pos="1176"/>
          <w:tab w:val="right" w:leader="dot" w:pos="9016"/>
        </w:tabs>
        <w:rPr>
          <w:rFonts w:cstheme="minorBidi"/>
          <w:noProof/>
          <w:sz w:val="24"/>
          <w:szCs w:val="24"/>
          <w:lang w:val="fi-FI" w:eastAsia="ja-JP"/>
        </w:rPr>
      </w:pPr>
      <w:r>
        <w:rPr>
          <w:noProof/>
        </w:rPr>
        <w:t>2.3.2</w:t>
      </w:r>
      <w:r>
        <w:rPr>
          <w:rFonts w:cstheme="minorBidi"/>
          <w:noProof/>
          <w:sz w:val="24"/>
          <w:szCs w:val="24"/>
          <w:lang w:val="fi-FI" w:eastAsia="ja-JP"/>
        </w:rPr>
        <w:tab/>
      </w:r>
      <w:r>
        <w:rPr>
          <w:noProof/>
        </w:rPr>
        <w:t>Vokaaliharmonii</w:t>
      </w:r>
      <w:r>
        <w:rPr>
          <w:noProof/>
        </w:rPr>
        <w:tab/>
      </w:r>
      <w:r>
        <w:rPr>
          <w:noProof/>
        </w:rPr>
        <w:fldChar w:fldCharType="begin"/>
      </w:r>
      <w:r>
        <w:rPr>
          <w:noProof/>
        </w:rPr>
        <w:instrText xml:space="preserve"> PAGEREF _Toc311273706 \h </w:instrText>
      </w:r>
      <w:r>
        <w:rPr>
          <w:noProof/>
        </w:rPr>
      </w:r>
      <w:r>
        <w:rPr>
          <w:noProof/>
        </w:rPr>
        <w:fldChar w:fldCharType="separate"/>
      </w:r>
      <w:r w:rsidR="0022285C">
        <w:rPr>
          <w:noProof/>
        </w:rPr>
        <w:t>23</w:t>
      </w:r>
      <w:r>
        <w:rPr>
          <w:noProof/>
        </w:rPr>
        <w:fldChar w:fldCharType="end"/>
      </w:r>
    </w:p>
    <w:p w14:paraId="120DAECB" w14:textId="77777777" w:rsidR="00C82E07" w:rsidRDefault="00C82E07">
      <w:pPr>
        <w:pStyle w:val="INNH3"/>
        <w:tabs>
          <w:tab w:val="left" w:pos="1176"/>
          <w:tab w:val="right" w:leader="dot" w:pos="9016"/>
        </w:tabs>
        <w:rPr>
          <w:rFonts w:cstheme="minorBidi"/>
          <w:noProof/>
          <w:sz w:val="24"/>
          <w:szCs w:val="24"/>
          <w:lang w:val="fi-FI" w:eastAsia="ja-JP"/>
        </w:rPr>
      </w:pPr>
      <w:r>
        <w:rPr>
          <w:noProof/>
        </w:rPr>
        <w:t>2.3.3</w:t>
      </w:r>
      <w:r>
        <w:rPr>
          <w:rFonts w:cstheme="minorBidi"/>
          <w:noProof/>
          <w:sz w:val="24"/>
          <w:szCs w:val="24"/>
          <w:lang w:val="fi-FI" w:eastAsia="ja-JP"/>
        </w:rPr>
        <w:tab/>
      </w:r>
      <w:r>
        <w:rPr>
          <w:noProof/>
        </w:rPr>
        <w:t>Morfeemiitten oorninki</w:t>
      </w:r>
      <w:r>
        <w:rPr>
          <w:noProof/>
        </w:rPr>
        <w:tab/>
      </w:r>
      <w:r>
        <w:rPr>
          <w:noProof/>
        </w:rPr>
        <w:fldChar w:fldCharType="begin"/>
      </w:r>
      <w:r>
        <w:rPr>
          <w:noProof/>
        </w:rPr>
        <w:instrText xml:space="preserve"> PAGEREF _Toc311273707 \h </w:instrText>
      </w:r>
      <w:r>
        <w:rPr>
          <w:noProof/>
        </w:rPr>
      </w:r>
      <w:r>
        <w:rPr>
          <w:noProof/>
        </w:rPr>
        <w:fldChar w:fldCharType="separate"/>
      </w:r>
      <w:r w:rsidR="0022285C">
        <w:rPr>
          <w:noProof/>
        </w:rPr>
        <w:t>24</w:t>
      </w:r>
      <w:r>
        <w:rPr>
          <w:noProof/>
        </w:rPr>
        <w:fldChar w:fldCharType="end"/>
      </w:r>
    </w:p>
    <w:p w14:paraId="31F75B98" w14:textId="77777777" w:rsidR="00C82E07" w:rsidRDefault="00C82E07">
      <w:pPr>
        <w:pStyle w:val="INNH3"/>
        <w:tabs>
          <w:tab w:val="left" w:pos="1176"/>
          <w:tab w:val="right" w:leader="dot" w:pos="9016"/>
        </w:tabs>
        <w:rPr>
          <w:rFonts w:cstheme="minorBidi"/>
          <w:noProof/>
          <w:sz w:val="24"/>
          <w:szCs w:val="24"/>
          <w:lang w:val="fi-FI" w:eastAsia="ja-JP"/>
        </w:rPr>
      </w:pPr>
      <w:r>
        <w:rPr>
          <w:noProof/>
        </w:rPr>
        <w:t>2.3.4</w:t>
      </w:r>
      <w:r>
        <w:rPr>
          <w:rFonts w:cstheme="minorBidi"/>
          <w:noProof/>
          <w:sz w:val="24"/>
          <w:szCs w:val="24"/>
          <w:lang w:val="fi-FI" w:eastAsia="ja-JP"/>
        </w:rPr>
        <w:tab/>
      </w:r>
      <w:r>
        <w:rPr>
          <w:noProof/>
        </w:rPr>
        <w:t>Sanan rangat</w:t>
      </w:r>
      <w:r>
        <w:rPr>
          <w:noProof/>
        </w:rPr>
        <w:tab/>
      </w:r>
      <w:r>
        <w:rPr>
          <w:noProof/>
        </w:rPr>
        <w:fldChar w:fldCharType="begin"/>
      </w:r>
      <w:r>
        <w:rPr>
          <w:noProof/>
        </w:rPr>
        <w:instrText xml:space="preserve"> PAGEREF _Toc311273708 \h </w:instrText>
      </w:r>
      <w:r>
        <w:rPr>
          <w:noProof/>
        </w:rPr>
      </w:r>
      <w:r>
        <w:rPr>
          <w:noProof/>
        </w:rPr>
        <w:fldChar w:fldCharType="separate"/>
      </w:r>
      <w:r w:rsidR="0022285C">
        <w:rPr>
          <w:noProof/>
        </w:rPr>
        <w:t>25</w:t>
      </w:r>
      <w:r>
        <w:rPr>
          <w:noProof/>
        </w:rPr>
        <w:fldChar w:fldCharType="end"/>
      </w:r>
    </w:p>
    <w:p w14:paraId="79819262"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2.4</w:t>
      </w:r>
      <w:r>
        <w:rPr>
          <w:rFonts w:cstheme="minorBidi"/>
          <w:b w:val="0"/>
          <w:noProof/>
          <w:sz w:val="24"/>
          <w:szCs w:val="24"/>
          <w:lang w:val="fi-FI" w:eastAsia="ja-JP"/>
        </w:rPr>
        <w:tab/>
      </w:r>
      <w:r>
        <w:rPr>
          <w:noProof/>
        </w:rPr>
        <w:t>Syntaktin rakenus</w:t>
      </w:r>
      <w:r>
        <w:rPr>
          <w:noProof/>
        </w:rPr>
        <w:tab/>
      </w:r>
      <w:r>
        <w:rPr>
          <w:noProof/>
        </w:rPr>
        <w:fldChar w:fldCharType="begin"/>
      </w:r>
      <w:r>
        <w:rPr>
          <w:noProof/>
        </w:rPr>
        <w:instrText xml:space="preserve"> PAGEREF _Toc311273709 \h </w:instrText>
      </w:r>
      <w:r>
        <w:rPr>
          <w:noProof/>
        </w:rPr>
      </w:r>
      <w:r>
        <w:rPr>
          <w:noProof/>
        </w:rPr>
        <w:fldChar w:fldCharType="separate"/>
      </w:r>
      <w:r w:rsidR="0022285C">
        <w:rPr>
          <w:noProof/>
        </w:rPr>
        <w:t>26</w:t>
      </w:r>
      <w:r>
        <w:rPr>
          <w:noProof/>
        </w:rPr>
        <w:fldChar w:fldCharType="end"/>
      </w:r>
    </w:p>
    <w:p w14:paraId="7AD9B455" w14:textId="77777777" w:rsidR="00C82E07" w:rsidRDefault="00C82E07">
      <w:pPr>
        <w:pStyle w:val="INNH3"/>
        <w:tabs>
          <w:tab w:val="left" w:pos="1176"/>
          <w:tab w:val="right" w:leader="dot" w:pos="9016"/>
        </w:tabs>
        <w:rPr>
          <w:rFonts w:cstheme="minorBidi"/>
          <w:noProof/>
          <w:sz w:val="24"/>
          <w:szCs w:val="24"/>
          <w:lang w:val="fi-FI" w:eastAsia="ja-JP"/>
        </w:rPr>
      </w:pPr>
      <w:r>
        <w:rPr>
          <w:noProof/>
        </w:rPr>
        <w:t>2.4.1</w:t>
      </w:r>
      <w:r>
        <w:rPr>
          <w:rFonts w:cstheme="minorBidi"/>
          <w:noProof/>
          <w:sz w:val="24"/>
          <w:szCs w:val="24"/>
          <w:lang w:val="fi-FI" w:eastAsia="ja-JP"/>
        </w:rPr>
        <w:tab/>
      </w:r>
      <w:r>
        <w:rPr>
          <w:noProof/>
        </w:rPr>
        <w:t>Fraasit ja sanaklassit</w:t>
      </w:r>
      <w:r>
        <w:rPr>
          <w:noProof/>
        </w:rPr>
        <w:tab/>
      </w:r>
      <w:r>
        <w:rPr>
          <w:noProof/>
        </w:rPr>
        <w:fldChar w:fldCharType="begin"/>
      </w:r>
      <w:r>
        <w:rPr>
          <w:noProof/>
        </w:rPr>
        <w:instrText xml:space="preserve"> PAGEREF _Toc311273710 \h </w:instrText>
      </w:r>
      <w:r>
        <w:rPr>
          <w:noProof/>
        </w:rPr>
      </w:r>
      <w:r>
        <w:rPr>
          <w:noProof/>
        </w:rPr>
        <w:fldChar w:fldCharType="separate"/>
      </w:r>
      <w:r w:rsidR="0022285C">
        <w:rPr>
          <w:noProof/>
        </w:rPr>
        <w:t>27</w:t>
      </w:r>
      <w:r>
        <w:rPr>
          <w:noProof/>
        </w:rPr>
        <w:fldChar w:fldCharType="end"/>
      </w:r>
    </w:p>
    <w:p w14:paraId="0CE80F1A" w14:textId="77777777" w:rsidR="00C82E07" w:rsidRDefault="00C82E07">
      <w:pPr>
        <w:pStyle w:val="INNH3"/>
        <w:tabs>
          <w:tab w:val="left" w:pos="1176"/>
          <w:tab w:val="right" w:leader="dot" w:pos="9016"/>
        </w:tabs>
        <w:rPr>
          <w:rFonts w:cstheme="minorBidi"/>
          <w:noProof/>
          <w:sz w:val="24"/>
          <w:szCs w:val="24"/>
          <w:lang w:val="fi-FI" w:eastAsia="ja-JP"/>
        </w:rPr>
      </w:pPr>
      <w:r>
        <w:rPr>
          <w:noProof/>
        </w:rPr>
        <w:t>2.4.2</w:t>
      </w:r>
      <w:r>
        <w:rPr>
          <w:rFonts w:cstheme="minorBidi"/>
          <w:noProof/>
          <w:sz w:val="24"/>
          <w:szCs w:val="24"/>
          <w:lang w:val="fi-FI" w:eastAsia="ja-JP"/>
        </w:rPr>
        <w:tab/>
      </w:r>
      <w:r>
        <w:rPr>
          <w:noProof/>
        </w:rPr>
        <w:t>Komplementit</w:t>
      </w:r>
      <w:r>
        <w:rPr>
          <w:noProof/>
        </w:rPr>
        <w:tab/>
      </w:r>
      <w:r>
        <w:rPr>
          <w:noProof/>
        </w:rPr>
        <w:fldChar w:fldCharType="begin"/>
      </w:r>
      <w:r>
        <w:rPr>
          <w:noProof/>
        </w:rPr>
        <w:instrText xml:space="preserve"> PAGEREF _Toc311273711 \h </w:instrText>
      </w:r>
      <w:r>
        <w:rPr>
          <w:noProof/>
        </w:rPr>
      </w:r>
      <w:r>
        <w:rPr>
          <w:noProof/>
        </w:rPr>
        <w:fldChar w:fldCharType="separate"/>
      </w:r>
      <w:r w:rsidR="0022285C">
        <w:rPr>
          <w:noProof/>
        </w:rPr>
        <w:t>29</w:t>
      </w:r>
      <w:r>
        <w:rPr>
          <w:noProof/>
        </w:rPr>
        <w:fldChar w:fldCharType="end"/>
      </w:r>
    </w:p>
    <w:p w14:paraId="3D98136A" w14:textId="77777777" w:rsidR="00C82E07" w:rsidRDefault="00C82E07">
      <w:pPr>
        <w:pStyle w:val="INNH3"/>
        <w:tabs>
          <w:tab w:val="left" w:pos="1176"/>
          <w:tab w:val="right" w:leader="dot" w:pos="9016"/>
        </w:tabs>
        <w:rPr>
          <w:rFonts w:cstheme="minorBidi"/>
          <w:noProof/>
          <w:sz w:val="24"/>
          <w:szCs w:val="24"/>
          <w:lang w:val="fi-FI" w:eastAsia="ja-JP"/>
        </w:rPr>
      </w:pPr>
      <w:r>
        <w:rPr>
          <w:noProof/>
        </w:rPr>
        <w:t>2.4.3</w:t>
      </w:r>
      <w:r>
        <w:rPr>
          <w:rFonts w:cstheme="minorBidi"/>
          <w:noProof/>
          <w:sz w:val="24"/>
          <w:szCs w:val="24"/>
          <w:lang w:val="fi-FI" w:eastAsia="ja-JP"/>
        </w:rPr>
        <w:tab/>
      </w:r>
      <w:r>
        <w:rPr>
          <w:noProof/>
        </w:rPr>
        <w:t>Liikajäsenet eli defineeraukset</w:t>
      </w:r>
      <w:r>
        <w:rPr>
          <w:noProof/>
        </w:rPr>
        <w:tab/>
      </w:r>
      <w:r>
        <w:rPr>
          <w:noProof/>
        </w:rPr>
        <w:fldChar w:fldCharType="begin"/>
      </w:r>
      <w:r>
        <w:rPr>
          <w:noProof/>
        </w:rPr>
        <w:instrText xml:space="preserve"> PAGEREF _Toc311273712 \h </w:instrText>
      </w:r>
      <w:r>
        <w:rPr>
          <w:noProof/>
        </w:rPr>
      </w:r>
      <w:r>
        <w:rPr>
          <w:noProof/>
        </w:rPr>
        <w:fldChar w:fldCharType="separate"/>
      </w:r>
      <w:r w:rsidR="0022285C">
        <w:rPr>
          <w:noProof/>
        </w:rPr>
        <w:t>30</w:t>
      </w:r>
      <w:r>
        <w:rPr>
          <w:noProof/>
        </w:rPr>
        <w:fldChar w:fldCharType="end"/>
      </w:r>
    </w:p>
    <w:p w14:paraId="0E2DA17A" w14:textId="77777777" w:rsidR="00C82E07" w:rsidRDefault="00C82E07">
      <w:pPr>
        <w:pStyle w:val="INNH3"/>
        <w:tabs>
          <w:tab w:val="left" w:pos="1176"/>
          <w:tab w:val="right" w:leader="dot" w:pos="9016"/>
        </w:tabs>
        <w:rPr>
          <w:rFonts w:cstheme="minorBidi"/>
          <w:noProof/>
          <w:sz w:val="24"/>
          <w:szCs w:val="24"/>
          <w:lang w:val="fi-FI" w:eastAsia="ja-JP"/>
        </w:rPr>
      </w:pPr>
      <w:r>
        <w:rPr>
          <w:noProof/>
        </w:rPr>
        <w:t>2.4.4</w:t>
      </w:r>
      <w:r>
        <w:rPr>
          <w:rFonts w:cstheme="minorBidi"/>
          <w:noProof/>
          <w:sz w:val="24"/>
          <w:szCs w:val="24"/>
          <w:lang w:val="fi-FI" w:eastAsia="ja-JP"/>
        </w:rPr>
        <w:tab/>
      </w:r>
      <w:r>
        <w:rPr>
          <w:noProof/>
        </w:rPr>
        <w:t>Korrelaatti ja ankkurisana</w:t>
      </w:r>
      <w:r>
        <w:rPr>
          <w:noProof/>
        </w:rPr>
        <w:tab/>
      </w:r>
      <w:r>
        <w:rPr>
          <w:noProof/>
        </w:rPr>
        <w:fldChar w:fldCharType="begin"/>
      </w:r>
      <w:r>
        <w:rPr>
          <w:noProof/>
        </w:rPr>
        <w:instrText xml:space="preserve"> PAGEREF _Toc311273713 \h </w:instrText>
      </w:r>
      <w:r>
        <w:rPr>
          <w:noProof/>
        </w:rPr>
      </w:r>
      <w:r>
        <w:rPr>
          <w:noProof/>
        </w:rPr>
        <w:fldChar w:fldCharType="separate"/>
      </w:r>
      <w:r w:rsidR="0022285C">
        <w:rPr>
          <w:noProof/>
        </w:rPr>
        <w:t>32</w:t>
      </w:r>
      <w:r>
        <w:rPr>
          <w:noProof/>
        </w:rPr>
        <w:fldChar w:fldCharType="end"/>
      </w:r>
    </w:p>
    <w:p w14:paraId="0798823E" w14:textId="77777777" w:rsidR="00C82E07" w:rsidRDefault="00C82E07">
      <w:pPr>
        <w:pStyle w:val="INNH3"/>
        <w:tabs>
          <w:tab w:val="left" w:pos="1176"/>
          <w:tab w:val="right" w:leader="dot" w:pos="9016"/>
        </w:tabs>
        <w:rPr>
          <w:rFonts w:cstheme="minorBidi"/>
          <w:noProof/>
          <w:sz w:val="24"/>
          <w:szCs w:val="24"/>
          <w:lang w:val="fi-FI" w:eastAsia="ja-JP"/>
        </w:rPr>
      </w:pPr>
      <w:r>
        <w:rPr>
          <w:noProof/>
        </w:rPr>
        <w:t>2.4.5</w:t>
      </w:r>
      <w:r>
        <w:rPr>
          <w:rFonts w:cstheme="minorBidi"/>
          <w:noProof/>
          <w:sz w:val="24"/>
          <w:szCs w:val="24"/>
          <w:lang w:val="fi-FI" w:eastAsia="ja-JP"/>
        </w:rPr>
        <w:tab/>
      </w:r>
      <w:r>
        <w:rPr>
          <w:noProof/>
        </w:rPr>
        <w:t>Subjektittomat syntaktit – passiivi ja geneerinen 0-persoona</w:t>
      </w:r>
      <w:r>
        <w:rPr>
          <w:noProof/>
        </w:rPr>
        <w:tab/>
      </w:r>
      <w:r>
        <w:rPr>
          <w:noProof/>
        </w:rPr>
        <w:fldChar w:fldCharType="begin"/>
      </w:r>
      <w:r>
        <w:rPr>
          <w:noProof/>
        </w:rPr>
        <w:instrText xml:space="preserve"> PAGEREF _Toc311273714 \h </w:instrText>
      </w:r>
      <w:r>
        <w:rPr>
          <w:noProof/>
        </w:rPr>
      </w:r>
      <w:r>
        <w:rPr>
          <w:noProof/>
        </w:rPr>
        <w:fldChar w:fldCharType="separate"/>
      </w:r>
      <w:r w:rsidR="0022285C">
        <w:rPr>
          <w:noProof/>
        </w:rPr>
        <w:t>32</w:t>
      </w:r>
      <w:r>
        <w:rPr>
          <w:noProof/>
        </w:rPr>
        <w:fldChar w:fldCharType="end"/>
      </w:r>
    </w:p>
    <w:p w14:paraId="00C92B7E" w14:textId="77777777" w:rsidR="00C82E07" w:rsidRDefault="00C82E07">
      <w:pPr>
        <w:pStyle w:val="INNH3"/>
        <w:tabs>
          <w:tab w:val="left" w:pos="1176"/>
          <w:tab w:val="right" w:leader="dot" w:pos="9016"/>
        </w:tabs>
        <w:rPr>
          <w:rFonts w:cstheme="minorBidi"/>
          <w:noProof/>
          <w:sz w:val="24"/>
          <w:szCs w:val="24"/>
          <w:lang w:val="fi-FI" w:eastAsia="ja-JP"/>
        </w:rPr>
      </w:pPr>
      <w:r>
        <w:rPr>
          <w:noProof/>
        </w:rPr>
        <w:t>2.4.6</w:t>
      </w:r>
      <w:r>
        <w:rPr>
          <w:rFonts w:cstheme="minorBidi"/>
          <w:noProof/>
          <w:sz w:val="24"/>
          <w:szCs w:val="24"/>
          <w:lang w:val="fi-FI" w:eastAsia="ja-JP"/>
        </w:rPr>
        <w:tab/>
      </w:r>
      <w:r>
        <w:rPr>
          <w:noProof/>
        </w:rPr>
        <w:t>Syntaktikaavat: konstateeraus, kysymys ja käsky</w:t>
      </w:r>
      <w:r>
        <w:rPr>
          <w:noProof/>
        </w:rPr>
        <w:tab/>
      </w:r>
      <w:r>
        <w:rPr>
          <w:noProof/>
        </w:rPr>
        <w:fldChar w:fldCharType="begin"/>
      </w:r>
      <w:r>
        <w:rPr>
          <w:noProof/>
        </w:rPr>
        <w:instrText xml:space="preserve"> PAGEREF _Toc311273715 \h </w:instrText>
      </w:r>
      <w:r>
        <w:rPr>
          <w:noProof/>
        </w:rPr>
      </w:r>
      <w:r>
        <w:rPr>
          <w:noProof/>
        </w:rPr>
        <w:fldChar w:fldCharType="separate"/>
      </w:r>
      <w:r w:rsidR="0022285C">
        <w:rPr>
          <w:noProof/>
        </w:rPr>
        <w:t>34</w:t>
      </w:r>
      <w:r>
        <w:rPr>
          <w:noProof/>
        </w:rPr>
        <w:fldChar w:fldCharType="end"/>
      </w:r>
    </w:p>
    <w:p w14:paraId="40961F45" w14:textId="77777777" w:rsidR="00C82E07" w:rsidRDefault="00C82E07">
      <w:pPr>
        <w:pStyle w:val="INNH4"/>
        <w:tabs>
          <w:tab w:val="left" w:pos="1526"/>
          <w:tab w:val="right" w:leader="dot" w:pos="9016"/>
        </w:tabs>
        <w:rPr>
          <w:rFonts w:cstheme="minorBidi"/>
          <w:noProof/>
          <w:sz w:val="24"/>
          <w:szCs w:val="24"/>
          <w:lang w:val="fi-FI" w:eastAsia="ja-JP"/>
        </w:rPr>
      </w:pPr>
      <w:r>
        <w:rPr>
          <w:noProof/>
        </w:rPr>
        <w:t>2.4.6.1</w:t>
      </w:r>
      <w:r>
        <w:rPr>
          <w:rFonts w:cstheme="minorBidi"/>
          <w:noProof/>
          <w:sz w:val="24"/>
          <w:szCs w:val="24"/>
          <w:lang w:val="fi-FI" w:eastAsia="ja-JP"/>
        </w:rPr>
        <w:tab/>
      </w:r>
      <w:r>
        <w:rPr>
          <w:noProof/>
        </w:rPr>
        <w:t>Konstareeraavat syntaktit</w:t>
      </w:r>
      <w:r>
        <w:rPr>
          <w:noProof/>
        </w:rPr>
        <w:tab/>
      </w:r>
      <w:r>
        <w:rPr>
          <w:noProof/>
        </w:rPr>
        <w:fldChar w:fldCharType="begin"/>
      </w:r>
      <w:r>
        <w:rPr>
          <w:noProof/>
        </w:rPr>
        <w:instrText xml:space="preserve"> PAGEREF _Toc311273716 \h </w:instrText>
      </w:r>
      <w:r>
        <w:rPr>
          <w:noProof/>
        </w:rPr>
      </w:r>
      <w:r>
        <w:rPr>
          <w:noProof/>
        </w:rPr>
        <w:fldChar w:fldCharType="separate"/>
      </w:r>
      <w:r w:rsidR="0022285C">
        <w:rPr>
          <w:noProof/>
        </w:rPr>
        <w:t>34</w:t>
      </w:r>
      <w:r>
        <w:rPr>
          <w:noProof/>
        </w:rPr>
        <w:fldChar w:fldCharType="end"/>
      </w:r>
    </w:p>
    <w:p w14:paraId="5A3A7122" w14:textId="77777777" w:rsidR="00C82E07" w:rsidRDefault="00C82E07">
      <w:pPr>
        <w:pStyle w:val="INNH4"/>
        <w:tabs>
          <w:tab w:val="left" w:pos="1526"/>
          <w:tab w:val="right" w:leader="dot" w:pos="9016"/>
        </w:tabs>
        <w:rPr>
          <w:rFonts w:cstheme="minorBidi"/>
          <w:noProof/>
          <w:sz w:val="24"/>
          <w:szCs w:val="24"/>
          <w:lang w:val="fi-FI" w:eastAsia="ja-JP"/>
        </w:rPr>
      </w:pPr>
      <w:r>
        <w:rPr>
          <w:noProof/>
        </w:rPr>
        <w:t>2.4.6.2</w:t>
      </w:r>
      <w:r>
        <w:rPr>
          <w:rFonts w:cstheme="minorBidi"/>
          <w:noProof/>
          <w:sz w:val="24"/>
          <w:szCs w:val="24"/>
          <w:lang w:val="fi-FI" w:eastAsia="ja-JP"/>
        </w:rPr>
        <w:tab/>
      </w:r>
      <w:r>
        <w:rPr>
          <w:noProof/>
        </w:rPr>
        <w:t>Kysymäsyntaktit</w:t>
      </w:r>
      <w:r>
        <w:rPr>
          <w:noProof/>
        </w:rPr>
        <w:tab/>
      </w:r>
      <w:r>
        <w:rPr>
          <w:noProof/>
        </w:rPr>
        <w:fldChar w:fldCharType="begin"/>
      </w:r>
      <w:r>
        <w:rPr>
          <w:noProof/>
        </w:rPr>
        <w:instrText xml:space="preserve"> PAGEREF _Toc311273717 \h </w:instrText>
      </w:r>
      <w:r>
        <w:rPr>
          <w:noProof/>
        </w:rPr>
      </w:r>
      <w:r>
        <w:rPr>
          <w:noProof/>
        </w:rPr>
        <w:fldChar w:fldCharType="separate"/>
      </w:r>
      <w:r w:rsidR="0022285C">
        <w:rPr>
          <w:noProof/>
        </w:rPr>
        <w:t>34</w:t>
      </w:r>
      <w:r>
        <w:rPr>
          <w:noProof/>
        </w:rPr>
        <w:fldChar w:fldCharType="end"/>
      </w:r>
    </w:p>
    <w:p w14:paraId="0F130D35" w14:textId="77777777" w:rsidR="00C82E07" w:rsidRDefault="00C82E07">
      <w:pPr>
        <w:pStyle w:val="INNH4"/>
        <w:tabs>
          <w:tab w:val="left" w:pos="1526"/>
          <w:tab w:val="right" w:leader="dot" w:pos="9016"/>
        </w:tabs>
        <w:rPr>
          <w:rFonts w:cstheme="minorBidi"/>
          <w:noProof/>
          <w:sz w:val="24"/>
          <w:szCs w:val="24"/>
          <w:lang w:val="fi-FI" w:eastAsia="ja-JP"/>
        </w:rPr>
      </w:pPr>
      <w:r>
        <w:rPr>
          <w:noProof/>
        </w:rPr>
        <w:t>2.4.6.3</w:t>
      </w:r>
      <w:r>
        <w:rPr>
          <w:rFonts w:cstheme="minorBidi"/>
          <w:noProof/>
          <w:sz w:val="24"/>
          <w:szCs w:val="24"/>
          <w:lang w:val="fi-FI" w:eastAsia="ja-JP"/>
        </w:rPr>
        <w:tab/>
      </w:r>
      <w:r>
        <w:rPr>
          <w:noProof/>
        </w:rPr>
        <w:t>Käsky</w:t>
      </w:r>
      <w:r>
        <w:rPr>
          <w:noProof/>
        </w:rPr>
        <w:tab/>
      </w:r>
      <w:r>
        <w:rPr>
          <w:noProof/>
        </w:rPr>
        <w:fldChar w:fldCharType="begin"/>
      </w:r>
      <w:r>
        <w:rPr>
          <w:noProof/>
        </w:rPr>
        <w:instrText xml:space="preserve"> PAGEREF _Toc311273718 \h </w:instrText>
      </w:r>
      <w:r>
        <w:rPr>
          <w:noProof/>
        </w:rPr>
      </w:r>
      <w:r>
        <w:rPr>
          <w:noProof/>
        </w:rPr>
        <w:fldChar w:fldCharType="separate"/>
      </w:r>
      <w:r w:rsidR="0022285C">
        <w:rPr>
          <w:noProof/>
        </w:rPr>
        <w:t>35</w:t>
      </w:r>
      <w:r>
        <w:rPr>
          <w:noProof/>
        </w:rPr>
        <w:fldChar w:fldCharType="end"/>
      </w:r>
    </w:p>
    <w:p w14:paraId="68EE5449" w14:textId="77777777" w:rsidR="00C82E07" w:rsidRDefault="00C82E07">
      <w:pPr>
        <w:pStyle w:val="INNH3"/>
        <w:tabs>
          <w:tab w:val="left" w:pos="1176"/>
          <w:tab w:val="right" w:leader="dot" w:pos="9016"/>
        </w:tabs>
        <w:rPr>
          <w:rFonts w:cstheme="minorBidi"/>
          <w:noProof/>
          <w:sz w:val="24"/>
          <w:szCs w:val="24"/>
          <w:lang w:val="fi-FI" w:eastAsia="ja-JP"/>
        </w:rPr>
      </w:pPr>
      <w:r>
        <w:rPr>
          <w:noProof/>
        </w:rPr>
        <w:t>2.4.7</w:t>
      </w:r>
      <w:r>
        <w:rPr>
          <w:rFonts w:cstheme="minorBidi"/>
          <w:noProof/>
          <w:sz w:val="24"/>
          <w:szCs w:val="24"/>
          <w:lang w:val="fi-FI" w:eastAsia="ja-JP"/>
        </w:rPr>
        <w:tab/>
      </w:r>
      <w:r>
        <w:rPr>
          <w:noProof/>
        </w:rPr>
        <w:t>Kieltosyntakti</w:t>
      </w:r>
      <w:r>
        <w:rPr>
          <w:noProof/>
        </w:rPr>
        <w:tab/>
      </w:r>
      <w:r>
        <w:rPr>
          <w:noProof/>
        </w:rPr>
        <w:fldChar w:fldCharType="begin"/>
      </w:r>
      <w:r>
        <w:rPr>
          <w:noProof/>
        </w:rPr>
        <w:instrText xml:space="preserve"> PAGEREF _Toc311273719 \h </w:instrText>
      </w:r>
      <w:r>
        <w:rPr>
          <w:noProof/>
        </w:rPr>
      </w:r>
      <w:r>
        <w:rPr>
          <w:noProof/>
        </w:rPr>
        <w:fldChar w:fldCharType="separate"/>
      </w:r>
      <w:r w:rsidR="0022285C">
        <w:rPr>
          <w:noProof/>
        </w:rPr>
        <w:t>36</w:t>
      </w:r>
      <w:r>
        <w:rPr>
          <w:noProof/>
        </w:rPr>
        <w:fldChar w:fldCharType="end"/>
      </w:r>
    </w:p>
    <w:p w14:paraId="1A2470E7" w14:textId="77777777" w:rsidR="00C82E07" w:rsidRDefault="00C82E07">
      <w:pPr>
        <w:pStyle w:val="INNH3"/>
        <w:tabs>
          <w:tab w:val="left" w:pos="1176"/>
          <w:tab w:val="right" w:leader="dot" w:pos="9016"/>
        </w:tabs>
        <w:rPr>
          <w:rFonts w:cstheme="minorBidi"/>
          <w:noProof/>
          <w:sz w:val="24"/>
          <w:szCs w:val="24"/>
          <w:lang w:val="fi-FI" w:eastAsia="ja-JP"/>
        </w:rPr>
      </w:pPr>
      <w:r>
        <w:rPr>
          <w:noProof/>
        </w:rPr>
        <w:t>2.4.8</w:t>
      </w:r>
      <w:r>
        <w:rPr>
          <w:rFonts w:cstheme="minorBidi"/>
          <w:noProof/>
          <w:sz w:val="24"/>
          <w:szCs w:val="24"/>
          <w:lang w:val="fi-FI" w:eastAsia="ja-JP"/>
        </w:rPr>
        <w:tab/>
      </w:r>
      <w:r>
        <w:rPr>
          <w:noProof/>
        </w:rPr>
        <w:t>Kongruensi</w:t>
      </w:r>
      <w:r>
        <w:rPr>
          <w:noProof/>
        </w:rPr>
        <w:tab/>
      </w:r>
      <w:r>
        <w:rPr>
          <w:noProof/>
        </w:rPr>
        <w:fldChar w:fldCharType="begin"/>
      </w:r>
      <w:r>
        <w:rPr>
          <w:noProof/>
        </w:rPr>
        <w:instrText xml:space="preserve"> PAGEREF _Toc311273720 \h </w:instrText>
      </w:r>
      <w:r>
        <w:rPr>
          <w:noProof/>
        </w:rPr>
      </w:r>
      <w:r>
        <w:rPr>
          <w:noProof/>
        </w:rPr>
        <w:fldChar w:fldCharType="separate"/>
      </w:r>
      <w:r w:rsidR="0022285C">
        <w:rPr>
          <w:noProof/>
        </w:rPr>
        <w:t>36</w:t>
      </w:r>
      <w:r>
        <w:rPr>
          <w:noProof/>
        </w:rPr>
        <w:fldChar w:fldCharType="end"/>
      </w:r>
    </w:p>
    <w:p w14:paraId="030C157B" w14:textId="77777777" w:rsidR="00C82E07" w:rsidRDefault="00C82E07">
      <w:pPr>
        <w:pStyle w:val="INNH4"/>
        <w:tabs>
          <w:tab w:val="left" w:pos="1526"/>
          <w:tab w:val="right" w:leader="dot" w:pos="9016"/>
        </w:tabs>
        <w:rPr>
          <w:rFonts w:cstheme="minorBidi"/>
          <w:noProof/>
          <w:sz w:val="24"/>
          <w:szCs w:val="24"/>
          <w:lang w:val="fi-FI" w:eastAsia="ja-JP"/>
        </w:rPr>
      </w:pPr>
      <w:r>
        <w:rPr>
          <w:noProof/>
        </w:rPr>
        <w:t>2.4.8.1</w:t>
      </w:r>
      <w:r>
        <w:rPr>
          <w:rFonts w:cstheme="minorBidi"/>
          <w:noProof/>
          <w:sz w:val="24"/>
          <w:szCs w:val="24"/>
          <w:lang w:val="fi-FI" w:eastAsia="ja-JP"/>
        </w:rPr>
        <w:tab/>
      </w:r>
      <w:r>
        <w:rPr>
          <w:noProof/>
        </w:rPr>
        <w:t>Subjektin ja verbaalin kongruensi</w:t>
      </w:r>
      <w:r>
        <w:rPr>
          <w:noProof/>
        </w:rPr>
        <w:tab/>
      </w:r>
      <w:r>
        <w:rPr>
          <w:noProof/>
        </w:rPr>
        <w:fldChar w:fldCharType="begin"/>
      </w:r>
      <w:r>
        <w:rPr>
          <w:noProof/>
        </w:rPr>
        <w:instrText xml:space="preserve"> PAGEREF _Toc311273721 \h </w:instrText>
      </w:r>
      <w:r>
        <w:rPr>
          <w:noProof/>
        </w:rPr>
      </w:r>
      <w:r>
        <w:rPr>
          <w:noProof/>
        </w:rPr>
        <w:fldChar w:fldCharType="separate"/>
      </w:r>
      <w:r w:rsidR="0022285C">
        <w:rPr>
          <w:noProof/>
        </w:rPr>
        <w:t>36</w:t>
      </w:r>
      <w:r>
        <w:rPr>
          <w:noProof/>
        </w:rPr>
        <w:fldChar w:fldCharType="end"/>
      </w:r>
    </w:p>
    <w:p w14:paraId="01A0AEB5" w14:textId="77777777" w:rsidR="00C82E07" w:rsidRDefault="00C82E07">
      <w:pPr>
        <w:pStyle w:val="INNH4"/>
        <w:tabs>
          <w:tab w:val="left" w:pos="1526"/>
          <w:tab w:val="right" w:leader="dot" w:pos="9016"/>
        </w:tabs>
        <w:rPr>
          <w:rFonts w:cstheme="minorBidi"/>
          <w:noProof/>
          <w:sz w:val="24"/>
          <w:szCs w:val="24"/>
          <w:lang w:val="fi-FI" w:eastAsia="ja-JP"/>
        </w:rPr>
      </w:pPr>
      <w:r>
        <w:rPr>
          <w:noProof/>
        </w:rPr>
        <w:t>2.4.8.2</w:t>
      </w:r>
      <w:r>
        <w:rPr>
          <w:rFonts w:cstheme="minorBidi"/>
          <w:noProof/>
          <w:sz w:val="24"/>
          <w:szCs w:val="24"/>
          <w:lang w:val="fi-FI" w:eastAsia="ja-JP"/>
        </w:rPr>
        <w:tab/>
      </w:r>
      <w:r>
        <w:rPr>
          <w:noProof/>
        </w:rPr>
        <w:t>Adjektiividefineerauksen ja valtasanan kongruensi</w:t>
      </w:r>
      <w:r>
        <w:rPr>
          <w:noProof/>
        </w:rPr>
        <w:tab/>
      </w:r>
      <w:r>
        <w:rPr>
          <w:noProof/>
        </w:rPr>
        <w:fldChar w:fldCharType="begin"/>
      </w:r>
      <w:r>
        <w:rPr>
          <w:noProof/>
        </w:rPr>
        <w:instrText xml:space="preserve"> PAGEREF _Toc311273722 \h </w:instrText>
      </w:r>
      <w:r>
        <w:rPr>
          <w:noProof/>
        </w:rPr>
      </w:r>
      <w:r>
        <w:rPr>
          <w:noProof/>
        </w:rPr>
        <w:fldChar w:fldCharType="separate"/>
      </w:r>
      <w:r w:rsidR="0022285C">
        <w:rPr>
          <w:noProof/>
        </w:rPr>
        <w:t>37</w:t>
      </w:r>
      <w:r>
        <w:rPr>
          <w:noProof/>
        </w:rPr>
        <w:fldChar w:fldCharType="end"/>
      </w:r>
    </w:p>
    <w:p w14:paraId="0C5B10E1"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color w:val="008000"/>
        </w:rPr>
        <w:t>2.4.9</w:t>
      </w:r>
      <w:r>
        <w:rPr>
          <w:rFonts w:cstheme="minorBidi"/>
          <w:noProof/>
          <w:sz w:val="24"/>
          <w:szCs w:val="24"/>
          <w:lang w:val="fi-FI" w:eastAsia="ja-JP"/>
        </w:rPr>
        <w:tab/>
      </w:r>
      <w:r w:rsidRPr="00104213">
        <w:rPr>
          <w:noProof/>
          <w:color w:val="008000"/>
        </w:rPr>
        <w:t>Syntaktifragmentit</w:t>
      </w:r>
      <w:r>
        <w:rPr>
          <w:noProof/>
        </w:rPr>
        <w:tab/>
      </w:r>
      <w:r>
        <w:rPr>
          <w:noProof/>
        </w:rPr>
        <w:fldChar w:fldCharType="begin"/>
      </w:r>
      <w:r>
        <w:rPr>
          <w:noProof/>
        </w:rPr>
        <w:instrText xml:space="preserve"> PAGEREF _Toc311273723 \h </w:instrText>
      </w:r>
      <w:r>
        <w:rPr>
          <w:noProof/>
        </w:rPr>
      </w:r>
      <w:r>
        <w:rPr>
          <w:noProof/>
        </w:rPr>
        <w:fldChar w:fldCharType="separate"/>
      </w:r>
      <w:r w:rsidR="0022285C">
        <w:rPr>
          <w:noProof/>
        </w:rPr>
        <w:t>37</w:t>
      </w:r>
      <w:r>
        <w:rPr>
          <w:noProof/>
        </w:rPr>
        <w:fldChar w:fldCharType="end"/>
      </w:r>
    </w:p>
    <w:p w14:paraId="1CA337EA" w14:textId="77777777" w:rsidR="00C82E07" w:rsidRDefault="00C82E07">
      <w:pPr>
        <w:pStyle w:val="INNH1"/>
        <w:tabs>
          <w:tab w:val="left" w:pos="382"/>
          <w:tab w:val="right" w:leader="dot" w:pos="9016"/>
        </w:tabs>
        <w:rPr>
          <w:rFonts w:cstheme="minorBidi"/>
          <w:b w:val="0"/>
          <w:noProof/>
          <w:lang w:val="fi-FI" w:eastAsia="ja-JP"/>
        </w:rPr>
      </w:pPr>
      <w:r>
        <w:rPr>
          <w:noProof/>
        </w:rPr>
        <w:t>3</w:t>
      </w:r>
      <w:r>
        <w:rPr>
          <w:rFonts w:cstheme="minorBidi"/>
          <w:b w:val="0"/>
          <w:noProof/>
          <w:lang w:val="fi-FI" w:eastAsia="ja-JP"/>
        </w:rPr>
        <w:tab/>
      </w:r>
      <w:r>
        <w:rPr>
          <w:noProof/>
        </w:rPr>
        <w:t>Äänenvaihetteluita</w:t>
      </w:r>
      <w:r>
        <w:rPr>
          <w:noProof/>
        </w:rPr>
        <w:tab/>
      </w:r>
      <w:r>
        <w:rPr>
          <w:noProof/>
        </w:rPr>
        <w:fldChar w:fldCharType="begin"/>
      </w:r>
      <w:r>
        <w:rPr>
          <w:noProof/>
        </w:rPr>
        <w:instrText xml:space="preserve"> PAGEREF _Toc311273724 \h </w:instrText>
      </w:r>
      <w:r>
        <w:rPr>
          <w:noProof/>
        </w:rPr>
      </w:r>
      <w:r>
        <w:rPr>
          <w:noProof/>
        </w:rPr>
        <w:fldChar w:fldCharType="separate"/>
      </w:r>
      <w:r w:rsidR="0022285C">
        <w:rPr>
          <w:noProof/>
        </w:rPr>
        <w:t>39</w:t>
      </w:r>
      <w:r>
        <w:rPr>
          <w:noProof/>
        </w:rPr>
        <w:fldChar w:fldCharType="end"/>
      </w:r>
    </w:p>
    <w:p w14:paraId="3CA4CAD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3.1</w:t>
      </w:r>
      <w:r>
        <w:rPr>
          <w:rFonts w:cstheme="minorBidi"/>
          <w:b w:val="0"/>
          <w:noProof/>
          <w:sz w:val="24"/>
          <w:szCs w:val="24"/>
          <w:lang w:val="fi-FI" w:eastAsia="ja-JP"/>
        </w:rPr>
        <w:tab/>
      </w:r>
      <w:r>
        <w:rPr>
          <w:noProof/>
        </w:rPr>
        <w:t>Morfofonologista vaihettelluu</w:t>
      </w:r>
      <w:r>
        <w:rPr>
          <w:noProof/>
        </w:rPr>
        <w:tab/>
      </w:r>
      <w:r>
        <w:rPr>
          <w:noProof/>
        </w:rPr>
        <w:fldChar w:fldCharType="begin"/>
      </w:r>
      <w:r>
        <w:rPr>
          <w:noProof/>
        </w:rPr>
        <w:instrText xml:space="preserve"> PAGEREF _Toc311273725 \h </w:instrText>
      </w:r>
      <w:r>
        <w:rPr>
          <w:noProof/>
        </w:rPr>
      </w:r>
      <w:r>
        <w:rPr>
          <w:noProof/>
        </w:rPr>
        <w:fldChar w:fldCharType="separate"/>
      </w:r>
      <w:r w:rsidR="0022285C">
        <w:rPr>
          <w:noProof/>
        </w:rPr>
        <w:t>39</w:t>
      </w:r>
      <w:r>
        <w:rPr>
          <w:noProof/>
        </w:rPr>
        <w:fldChar w:fldCharType="end"/>
      </w:r>
    </w:p>
    <w:p w14:paraId="1906FE1D" w14:textId="77777777" w:rsidR="00C82E07" w:rsidRDefault="00C82E07">
      <w:pPr>
        <w:pStyle w:val="INNH3"/>
        <w:tabs>
          <w:tab w:val="left" w:pos="1176"/>
          <w:tab w:val="right" w:leader="dot" w:pos="9016"/>
        </w:tabs>
        <w:rPr>
          <w:rFonts w:cstheme="minorBidi"/>
          <w:noProof/>
          <w:sz w:val="24"/>
          <w:szCs w:val="24"/>
          <w:lang w:val="fi-FI" w:eastAsia="ja-JP"/>
        </w:rPr>
      </w:pPr>
      <w:r>
        <w:rPr>
          <w:noProof/>
        </w:rPr>
        <w:t>3.1.1</w:t>
      </w:r>
      <w:r>
        <w:rPr>
          <w:rFonts w:cstheme="minorBidi"/>
          <w:noProof/>
          <w:sz w:val="24"/>
          <w:szCs w:val="24"/>
          <w:lang w:val="fi-FI" w:eastAsia="ja-JP"/>
        </w:rPr>
        <w:tab/>
      </w:r>
      <w:r>
        <w:rPr>
          <w:noProof/>
        </w:rPr>
        <w:t>Graadivaihettelu</w:t>
      </w:r>
      <w:r>
        <w:rPr>
          <w:noProof/>
        </w:rPr>
        <w:tab/>
      </w:r>
      <w:r>
        <w:rPr>
          <w:noProof/>
        </w:rPr>
        <w:fldChar w:fldCharType="begin"/>
      </w:r>
      <w:r>
        <w:rPr>
          <w:noProof/>
        </w:rPr>
        <w:instrText xml:space="preserve"> PAGEREF _Toc311273726 \h </w:instrText>
      </w:r>
      <w:r>
        <w:rPr>
          <w:noProof/>
        </w:rPr>
      </w:r>
      <w:r>
        <w:rPr>
          <w:noProof/>
        </w:rPr>
        <w:fldChar w:fldCharType="separate"/>
      </w:r>
      <w:r w:rsidR="0022285C">
        <w:rPr>
          <w:noProof/>
        </w:rPr>
        <w:t>39</w:t>
      </w:r>
      <w:r>
        <w:rPr>
          <w:noProof/>
        </w:rPr>
        <w:fldChar w:fldCharType="end"/>
      </w:r>
    </w:p>
    <w:p w14:paraId="3C4F6E1C" w14:textId="77777777" w:rsidR="00C82E07" w:rsidRDefault="00C82E07">
      <w:pPr>
        <w:pStyle w:val="INNH4"/>
        <w:tabs>
          <w:tab w:val="left" w:pos="1526"/>
          <w:tab w:val="right" w:leader="dot" w:pos="9016"/>
        </w:tabs>
        <w:rPr>
          <w:rFonts w:cstheme="minorBidi"/>
          <w:noProof/>
          <w:sz w:val="24"/>
          <w:szCs w:val="24"/>
          <w:lang w:val="fi-FI" w:eastAsia="ja-JP"/>
        </w:rPr>
      </w:pPr>
      <w:r>
        <w:rPr>
          <w:noProof/>
        </w:rPr>
        <w:t>3.1.1.1</w:t>
      </w:r>
      <w:r>
        <w:rPr>
          <w:rFonts w:cstheme="minorBidi"/>
          <w:noProof/>
          <w:sz w:val="24"/>
          <w:szCs w:val="24"/>
          <w:lang w:val="fi-FI" w:eastAsia="ja-JP"/>
        </w:rPr>
        <w:tab/>
      </w:r>
      <w:r>
        <w:rPr>
          <w:noProof/>
        </w:rPr>
        <w:t>Spesiaalivaihettelu</w:t>
      </w:r>
      <w:r>
        <w:rPr>
          <w:noProof/>
        </w:rPr>
        <w:tab/>
      </w:r>
      <w:r>
        <w:rPr>
          <w:noProof/>
        </w:rPr>
        <w:fldChar w:fldCharType="begin"/>
      </w:r>
      <w:r>
        <w:rPr>
          <w:noProof/>
        </w:rPr>
        <w:instrText xml:space="preserve"> PAGEREF _Toc311273727 \h </w:instrText>
      </w:r>
      <w:r>
        <w:rPr>
          <w:noProof/>
        </w:rPr>
      </w:r>
      <w:r>
        <w:rPr>
          <w:noProof/>
        </w:rPr>
        <w:fldChar w:fldCharType="separate"/>
      </w:r>
      <w:r w:rsidR="0022285C">
        <w:rPr>
          <w:noProof/>
        </w:rPr>
        <w:t>41</w:t>
      </w:r>
      <w:r>
        <w:rPr>
          <w:noProof/>
        </w:rPr>
        <w:fldChar w:fldCharType="end"/>
      </w:r>
    </w:p>
    <w:p w14:paraId="4E3FFE44" w14:textId="77777777" w:rsidR="00C82E07" w:rsidRDefault="00C82E07">
      <w:pPr>
        <w:pStyle w:val="INNH3"/>
        <w:tabs>
          <w:tab w:val="right" w:leader="dot" w:pos="9016"/>
        </w:tabs>
        <w:rPr>
          <w:rFonts w:cstheme="minorBidi"/>
          <w:noProof/>
          <w:sz w:val="24"/>
          <w:szCs w:val="24"/>
          <w:lang w:val="fi-FI" w:eastAsia="ja-JP"/>
        </w:rPr>
      </w:pPr>
      <w:r>
        <w:rPr>
          <w:noProof/>
        </w:rPr>
        <w:t xml:space="preserve">Tabeli 2: Spesiaalivaihettelu: Klusiilin </w:t>
      </w:r>
      <w:r w:rsidRPr="00104213">
        <w:rPr>
          <w:i/>
          <w:noProof/>
        </w:rPr>
        <w:t>k</w:t>
      </w:r>
      <w:r>
        <w:rPr>
          <w:noProof/>
        </w:rPr>
        <w:t xml:space="preserve"> vaihettelu</w:t>
      </w:r>
      <w:r>
        <w:rPr>
          <w:noProof/>
        </w:rPr>
        <w:tab/>
      </w:r>
      <w:r>
        <w:rPr>
          <w:noProof/>
        </w:rPr>
        <w:fldChar w:fldCharType="begin"/>
      </w:r>
      <w:r>
        <w:rPr>
          <w:noProof/>
        </w:rPr>
        <w:instrText xml:space="preserve"> PAGEREF _Toc311273728 \h </w:instrText>
      </w:r>
      <w:r>
        <w:rPr>
          <w:noProof/>
        </w:rPr>
      </w:r>
      <w:r>
        <w:rPr>
          <w:noProof/>
        </w:rPr>
        <w:fldChar w:fldCharType="separate"/>
      </w:r>
      <w:r w:rsidR="0022285C">
        <w:rPr>
          <w:noProof/>
        </w:rPr>
        <w:t>41</w:t>
      </w:r>
      <w:r>
        <w:rPr>
          <w:noProof/>
        </w:rPr>
        <w:fldChar w:fldCharType="end"/>
      </w:r>
    </w:p>
    <w:p w14:paraId="080A453B" w14:textId="77777777" w:rsidR="00C82E07" w:rsidRDefault="00C82E07">
      <w:pPr>
        <w:pStyle w:val="INNH3"/>
        <w:tabs>
          <w:tab w:val="right" w:leader="dot" w:pos="9016"/>
        </w:tabs>
        <w:rPr>
          <w:rFonts w:cstheme="minorBidi"/>
          <w:noProof/>
          <w:sz w:val="24"/>
          <w:szCs w:val="24"/>
          <w:lang w:val="fi-FI" w:eastAsia="ja-JP"/>
        </w:rPr>
      </w:pPr>
      <w:r>
        <w:rPr>
          <w:noProof/>
        </w:rPr>
        <w:t xml:space="preserve">Tabeli 3: Spesiaalivaihettelu: Klusiilin </w:t>
      </w:r>
      <w:r w:rsidRPr="00104213">
        <w:rPr>
          <w:i/>
          <w:noProof/>
        </w:rPr>
        <w:t>t</w:t>
      </w:r>
      <w:r>
        <w:rPr>
          <w:noProof/>
        </w:rPr>
        <w:t xml:space="preserve"> vaihettelu</w:t>
      </w:r>
      <w:r>
        <w:rPr>
          <w:noProof/>
        </w:rPr>
        <w:tab/>
      </w:r>
      <w:r>
        <w:rPr>
          <w:noProof/>
        </w:rPr>
        <w:fldChar w:fldCharType="begin"/>
      </w:r>
      <w:r>
        <w:rPr>
          <w:noProof/>
        </w:rPr>
        <w:instrText xml:space="preserve"> PAGEREF _Toc311273729 \h </w:instrText>
      </w:r>
      <w:r>
        <w:rPr>
          <w:noProof/>
        </w:rPr>
      </w:r>
      <w:r>
        <w:rPr>
          <w:noProof/>
        </w:rPr>
        <w:fldChar w:fldCharType="separate"/>
      </w:r>
      <w:r w:rsidR="0022285C">
        <w:rPr>
          <w:noProof/>
        </w:rPr>
        <w:t>42</w:t>
      </w:r>
      <w:r>
        <w:rPr>
          <w:noProof/>
        </w:rPr>
        <w:fldChar w:fldCharType="end"/>
      </w:r>
    </w:p>
    <w:p w14:paraId="0D0EA9B3" w14:textId="77777777" w:rsidR="00C82E07" w:rsidRDefault="00C82E07">
      <w:pPr>
        <w:pStyle w:val="INNH3"/>
        <w:tabs>
          <w:tab w:val="right" w:leader="dot" w:pos="9016"/>
        </w:tabs>
        <w:rPr>
          <w:rFonts w:cstheme="minorBidi"/>
          <w:noProof/>
          <w:sz w:val="24"/>
          <w:szCs w:val="24"/>
          <w:lang w:val="fi-FI" w:eastAsia="ja-JP"/>
        </w:rPr>
      </w:pPr>
      <w:r>
        <w:rPr>
          <w:noProof/>
        </w:rPr>
        <w:t xml:space="preserve">Tabeli 4: Spesiaalivaihettelu: Klusiilin </w:t>
      </w:r>
      <w:r w:rsidRPr="00104213">
        <w:rPr>
          <w:i/>
          <w:noProof/>
        </w:rPr>
        <w:t>p</w:t>
      </w:r>
      <w:r>
        <w:rPr>
          <w:noProof/>
        </w:rPr>
        <w:t xml:space="preserve"> vaihettelu</w:t>
      </w:r>
      <w:r>
        <w:rPr>
          <w:noProof/>
        </w:rPr>
        <w:tab/>
      </w:r>
      <w:r>
        <w:rPr>
          <w:noProof/>
        </w:rPr>
        <w:fldChar w:fldCharType="begin"/>
      </w:r>
      <w:r>
        <w:rPr>
          <w:noProof/>
        </w:rPr>
        <w:instrText xml:space="preserve"> PAGEREF _Toc311273730 \h </w:instrText>
      </w:r>
      <w:r>
        <w:rPr>
          <w:noProof/>
        </w:rPr>
      </w:r>
      <w:r>
        <w:rPr>
          <w:noProof/>
        </w:rPr>
        <w:fldChar w:fldCharType="separate"/>
      </w:r>
      <w:r w:rsidR="0022285C">
        <w:rPr>
          <w:noProof/>
        </w:rPr>
        <w:t>43</w:t>
      </w:r>
      <w:r>
        <w:rPr>
          <w:noProof/>
        </w:rPr>
        <w:fldChar w:fldCharType="end"/>
      </w:r>
    </w:p>
    <w:p w14:paraId="0690F386" w14:textId="77777777" w:rsidR="00C82E07" w:rsidRDefault="00C82E07">
      <w:pPr>
        <w:pStyle w:val="INNH3"/>
        <w:tabs>
          <w:tab w:val="right" w:leader="dot" w:pos="9016"/>
        </w:tabs>
        <w:rPr>
          <w:rFonts w:cstheme="minorBidi"/>
          <w:noProof/>
          <w:sz w:val="24"/>
          <w:szCs w:val="24"/>
          <w:lang w:val="fi-FI" w:eastAsia="ja-JP"/>
        </w:rPr>
      </w:pPr>
      <w:r>
        <w:rPr>
          <w:noProof/>
        </w:rPr>
        <w:t xml:space="preserve">Tabeli 5: Spesiaalivaihettelu: konsonantin </w:t>
      </w:r>
      <w:r w:rsidRPr="00104213">
        <w:rPr>
          <w:i/>
          <w:noProof/>
        </w:rPr>
        <w:t>s</w:t>
      </w:r>
      <w:r>
        <w:rPr>
          <w:noProof/>
        </w:rPr>
        <w:t>:n vaihettelu</w:t>
      </w:r>
      <w:r>
        <w:rPr>
          <w:noProof/>
        </w:rPr>
        <w:tab/>
      </w:r>
      <w:r>
        <w:rPr>
          <w:noProof/>
        </w:rPr>
        <w:fldChar w:fldCharType="begin"/>
      </w:r>
      <w:r>
        <w:rPr>
          <w:noProof/>
        </w:rPr>
        <w:instrText xml:space="preserve"> PAGEREF _Toc311273731 \h </w:instrText>
      </w:r>
      <w:r>
        <w:rPr>
          <w:noProof/>
        </w:rPr>
      </w:r>
      <w:r>
        <w:rPr>
          <w:noProof/>
        </w:rPr>
        <w:fldChar w:fldCharType="separate"/>
      </w:r>
      <w:r w:rsidR="0022285C">
        <w:rPr>
          <w:noProof/>
        </w:rPr>
        <w:t>44</w:t>
      </w:r>
      <w:r>
        <w:rPr>
          <w:noProof/>
        </w:rPr>
        <w:fldChar w:fldCharType="end"/>
      </w:r>
    </w:p>
    <w:p w14:paraId="01DB17B4" w14:textId="77777777" w:rsidR="00C82E07" w:rsidRDefault="00C82E07">
      <w:pPr>
        <w:pStyle w:val="INNH3"/>
        <w:tabs>
          <w:tab w:val="right" w:leader="dot" w:pos="9016"/>
        </w:tabs>
        <w:rPr>
          <w:rFonts w:cstheme="minorBidi"/>
          <w:noProof/>
          <w:sz w:val="24"/>
          <w:szCs w:val="24"/>
          <w:lang w:val="fi-FI" w:eastAsia="ja-JP"/>
        </w:rPr>
      </w:pPr>
      <w:r>
        <w:rPr>
          <w:noProof/>
        </w:rPr>
        <w:t xml:space="preserve">Tabeli 6: Spesiaalivaihettelu: Konsonantit </w:t>
      </w:r>
      <w:r w:rsidRPr="00104213">
        <w:rPr>
          <w:i/>
          <w:noProof/>
        </w:rPr>
        <w:t>h</w:t>
      </w:r>
      <w:r>
        <w:rPr>
          <w:noProof/>
        </w:rPr>
        <w:t>,</w:t>
      </w:r>
      <w:r w:rsidRPr="00104213">
        <w:rPr>
          <w:i/>
          <w:noProof/>
        </w:rPr>
        <w:t xml:space="preserve"> j</w:t>
      </w:r>
      <w:r>
        <w:rPr>
          <w:noProof/>
        </w:rPr>
        <w:t>,</w:t>
      </w:r>
      <w:r w:rsidRPr="00104213">
        <w:rPr>
          <w:i/>
          <w:noProof/>
        </w:rPr>
        <w:t xml:space="preserve"> l</w:t>
      </w:r>
      <w:r>
        <w:rPr>
          <w:noProof/>
        </w:rPr>
        <w:t>,</w:t>
      </w:r>
      <w:r w:rsidRPr="00104213">
        <w:rPr>
          <w:i/>
          <w:noProof/>
        </w:rPr>
        <w:t xml:space="preserve"> m</w:t>
      </w:r>
      <w:r>
        <w:rPr>
          <w:noProof/>
        </w:rPr>
        <w:t>,</w:t>
      </w:r>
      <w:r w:rsidRPr="00104213">
        <w:rPr>
          <w:i/>
          <w:noProof/>
        </w:rPr>
        <w:t xml:space="preserve"> n</w:t>
      </w:r>
      <w:r>
        <w:rPr>
          <w:noProof/>
        </w:rPr>
        <w:t>,</w:t>
      </w:r>
      <w:r w:rsidRPr="00104213">
        <w:rPr>
          <w:i/>
          <w:noProof/>
        </w:rPr>
        <w:t xml:space="preserve"> r</w:t>
      </w:r>
      <w:r>
        <w:rPr>
          <w:noProof/>
        </w:rPr>
        <w:t xml:space="preserve"> ja </w:t>
      </w:r>
      <w:r w:rsidRPr="00104213">
        <w:rPr>
          <w:i/>
          <w:noProof/>
        </w:rPr>
        <w:t>v</w:t>
      </w:r>
      <w:r>
        <w:rPr>
          <w:noProof/>
        </w:rPr>
        <w:tab/>
      </w:r>
      <w:r>
        <w:rPr>
          <w:noProof/>
        </w:rPr>
        <w:fldChar w:fldCharType="begin"/>
      </w:r>
      <w:r>
        <w:rPr>
          <w:noProof/>
        </w:rPr>
        <w:instrText xml:space="preserve"> PAGEREF _Toc311273732 \h </w:instrText>
      </w:r>
      <w:r>
        <w:rPr>
          <w:noProof/>
        </w:rPr>
      </w:r>
      <w:r>
        <w:rPr>
          <w:noProof/>
        </w:rPr>
        <w:fldChar w:fldCharType="separate"/>
      </w:r>
      <w:r w:rsidR="0022285C">
        <w:rPr>
          <w:noProof/>
        </w:rPr>
        <w:t>44</w:t>
      </w:r>
      <w:r>
        <w:rPr>
          <w:noProof/>
        </w:rPr>
        <w:fldChar w:fldCharType="end"/>
      </w:r>
    </w:p>
    <w:p w14:paraId="4D28F476" w14:textId="77777777" w:rsidR="00C82E07" w:rsidRDefault="00C82E07">
      <w:pPr>
        <w:pStyle w:val="INNH4"/>
        <w:tabs>
          <w:tab w:val="left" w:pos="1526"/>
          <w:tab w:val="right" w:leader="dot" w:pos="9016"/>
        </w:tabs>
        <w:rPr>
          <w:rFonts w:cstheme="minorBidi"/>
          <w:noProof/>
          <w:sz w:val="24"/>
          <w:szCs w:val="24"/>
          <w:lang w:val="fi-FI" w:eastAsia="ja-JP"/>
        </w:rPr>
      </w:pPr>
      <w:r>
        <w:rPr>
          <w:noProof/>
        </w:rPr>
        <w:t>3.1.1.2</w:t>
      </w:r>
      <w:r>
        <w:rPr>
          <w:rFonts w:cstheme="minorBidi"/>
          <w:noProof/>
          <w:sz w:val="24"/>
          <w:szCs w:val="24"/>
          <w:lang w:val="fi-FI" w:eastAsia="ja-JP"/>
        </w:rPr>
        <w:tab/>
      </w:r>
      <w:r>
        <w:rPr>
          <w:noProof/>
        </w:rPr>
        <w:t>Ylheisvaihettelu</w:t>
      </w:r>
      <w:r>
        <w:rPr>
          <w:noProof/>
        </w:rPr>
        <w:tab/>
      </w:r>
      <w:r>
        <w:rPr>
          <w:noProof/>
        </w:rPr>
        <w:fldChar w:fldCharType="begin"/>
      </w:r>
      <w:r>
        <w:rPr>
          <w:noProof/>
        </w:rPr>
        <w:instrText xml:space="preserve"> PAGEREF _Toc311273733 \h </w:instrText>
      </w:r>
      <w:r>
        <w:rPr>
          <w:noProof/>
        </w:rPr>
      </w:r>
      <w:r>
        <w:rPr>
          <w:noProof/>
        </w:rPr>
        <w:fldChar w:fldCharType="separate"/>
      </w:r>
      <w:r w:rsidR="0022285C">
        <w:rPr>
          <w:noProof/>
        </w:rPr>
        <w:t>44</w:t>
      </w:r>
      <w:r>
        <w:rPr>
          <w:noProof/>
        </w:rPr>
        <w:fldChar w:fldCharType="end"/>
      </w:r>
    </w:p>
    <w:p w14:paraId="373722D2" w14:textId="77777777" w:rsidR="00C82E07" w:rsidRDefault="00C82E07">
      <w:pPr>
        <w:pStyle w:val="INNH3"/>
        <w:tabs>
          <w:tab w:val="right" w:leader="dot" w:pos="9016"/>
        </w:tabs>
        <w:rPr>
          <w:rFonts w:cstheme="minorBidi"/>
          <w:noProof/>
          <w:sz w:val="24"/>
          <w:szCs w:val="24"/>
          <w:lang w:val="fi-FI" w:eastAsia="ja-JP"/>
        </w:rPr>
      </w:pPr>
      <w:r>
        <w:rPr>
          <w:noProof/>
        </w:rPr>
        <w:t xml:space="preserve">Tabeli 7: Ylheisvaihettelu: Klusiilin </w:t>
      </w:r>
      <w:r w:rsidRPr="00104213">
        <w:rPr>
          <w:i/>
          <w:noProof/>
        </w:rPr>
        <w:t>k</w:t>
      </w:r>
      <w:r>
        <w:rPr>
          <w:noProof/>
        </w:rPr>
        <w:t xml:space="preserve"> vaihettelu</w:t>
      </w:r>
      <w:r>
        <w:rPr>
          <w:noProof/>
        </w:rPr>
        <w:tab/>
      </w:r>
      <w:r>
        <w:rPr>
          <w:noProof/>
        </w:rPr>
        <w:fldChar w:fldCharType="begin"/>
      </w:r>
      <w:r>
        <w:rPr>
          <w:noProof/>
        </w:rPr>
        <w:instrText xml:space="preserve"> PAGEREF _Toc311273734 \h </w:instrText>
      </w:r>
      <w:r>
        <w:rPr>
          <w:noProof/>
        </w:rPr>
      </w:r>
      <w:r>
        <w:rPr>
          <w:noProof/>
        </w:rPr>
        <w:fldChar w:fldCharType="separate"/>
      </w:r>
      <w:r w:rsidR="0022285C">
        <w:rPr>
          <w:noProof/>
        </w:rPr>
        <w:t>45</w:t>
      </w:r>
      <w:r>
        <w:rPr>
          <w:noProof/>
        </w:rPr>
        <w:fldChar w:fldCharType="end"/>
      </w:r>
    </w:p>
    <w:p w14:paraId="593F9580" w14:textId="77777777" w:rsidR="00C82E07" w:rsidRDefault="00C82E07">
      <w:pPr>
        <w:pStyle w:val="INNH3"/>
        <w:tabs>
          <w:tab w:val="right" w:leader="dot" w:pos="9016"/>
        </w:tabs>
        <w:rPr>
          <w:rFonts w:cstheme="minorBidi"/>
          <w:noProof/>
          <w:sz w:val="24"/>
          <w:szCs w:val="24"/>
          <w:lang w:val="fi-FI" w:eastAsia="ja-JP"/>
        </w:rPr>
      </w:pPr>
      <w:r>
        <w:rPr>
          <w:noProof/>
        </w:rPr>
        <w:t xml:space="preserve">Tabeli 8: Ylheisvaihettelu: Klusiilin </w:t>
      </w:r>
      <w:r w:rsidRPr="00104213">
        <w:rPr>
          <w:i/>
          <w:noProof/>
        </w:rPr>
        <w:t>t</w:t>
      </w:r>
      <w:r>
        <w:rPr>
          <w:noProof/>
        </w:rPr>
        <w:t xml:space="preserve"> vaihettelu</w:t>
      </w:r>
      <w:r>
        <w:rPr>
          <w:noProof/>
        </w:rPr>
        <w:tab/>
      </w:r>
      <w:r>
        <w:rPr>
          <w:noProof/>
        </w:rPr>
        <w:fldChar w:fldCharType="begin"/>
      </w:r>
      <w:r>
        <w:rPr>
          <w:noProof/>
        </w:rPr>
        <w:instrText xml:space="preserve"> PAGEREF _Toc311273735 \h </w:instrText>
      </w:r>
      <w:r>
        <w:rPr>
          <w:noProof/>
        </w:rPr>
      </w:r>
      <w:r>
        <w:rPr>
          <w:noProof/>
        </w:rPr>
        <w:fldChar w:fldCharType="separate"/>
      </w:r>
      <w:r w:rsidR="0022285C">
        <w:rPr>
          <w:noProof/>
        </w:rPr>
        <w:t>46</w:t>
      </w:r>
      <w:r>
        <w:rPr>
          <w:noProof/>
        </w:rPr>
        <w:fldChar w:fldCharType="end"/>
      </w:r>
    </w:p>
    <w:p w14:paraId="775726B7" w14:textId="77777777" w:rsidR="00C82E07" w:rsidRDefault="00C82E07">
      <w:pPr>
        <w:pStyle w:val="INNH3"/>
        <w:tabs>
          <w:tab w:val="right" w:leader="dot" w:pos="9016"/>
        </w:tabs>
        <w:rPr>
          <w:rFonts w:cstheme="minorBidi"/>
          <w:noProof/>
          <w:sz w:val="24"/>
          <w:szCs w:val="24"/>
          <w:lang w:val="fi-FI" w:eastAsia="ja-JP"/>
        </w:rPr>
      </w:pPr>
      <w:r>
        <w:rPr>
          <w:noProof/>
        </w:rPr>
        <w:t xml:space="preserve">Tabeli 9: Ylheisvaihettelu: Klusiilin </w:t>
      </w:r>
      <w:r w:rsidRPr="00104213">
        <w:rPr>
          <w:i/>
          <w:noProof/>
        </w:rPr>
        <w:t>p</w:t>
      </w:r>
      <w:r>
        <w:rPr>
          <w:noProof/>
        </w:rPr>
        <w:t xml:space="preserve"> vaihettelu</w:t>
      </w:r>
      <w:r>
        <w:rPr>
          <w:noProof/>
        </w:rPr>
        <w:tab/>
      </w:r>
      <w:r>
        <w:rPr>
          <w:noProof/>
        </w:rPr>
        <w:fldChar w:fldCharType="begin"/>
      </w:r>
      <w:r>
        <w:rPr>
          <w:noProof/>
        </w:rPr>
        <w:instrText xml:space="preserve"> PAGEREF _Toc311273736 \h </w:instrText>
      </w:r>
      <w:r>
        <w:rPr>
          <w:noProof/>
        </w:rPr>
      </w:r>
      <w:r>
        <w:rPr>
          <w:noProof/>
        </w:rPr>
        <w:fldChar w:fldCharType="separate"/>
      </w:r>
      <w:r w:rsidR="0022285C">
        <w:rPr>
          <w:noProof/>
        </w:rPr>
        <w:t>47</w:t>
      </w:r>
      <w:r>
        <w:rPr>
          <w:noProof/>
        </w:rPr>
        <w:fldChar w:fldCharType="end"/>
      </w:r>
    </w:p>
    <w:p w14:paraId="657524CD" w14:textId="77777777" w:rsidR="00C82E07" w:rsidRDefault="00C82E07">
      <w:pPr>
        <w:pStyle w:val="INNH3"/>
        <w:tabs>
          <w:tab w:val="right" w:leader="dot" w:pos="9016"/>
        </w:tabs>
        <w:rPr>
          <w:rFonts w:cstheme="minorBidi"/>
          <w:noProof/>
          <w:sz w:val="24"/>
          <w:szCs w:val="24"/>
          <w:lang w:val="fi-FI" w:eastAsia="ja-JP"/>
        </w:rPr>
      </w:pPr>
      <w:r>
        <w:rPr>
          <w:noProof/>
        </w:rPr>
        <w:t>Tabeli 10: Ylheisvaihettelu: Muut konsonantit</w:t>
      </w:r>
      <w:r>
        <w:rPr>
          <w:noProof/>
        </w:rPr>
        <w:tab/>
      </w:r>
      <w:r>
        <w:rPr>
          <w:noProof/>
        </w:rPr>
        <w:fldChar w:fldCharType="begin"/>
      </w:r>
      <w:r>
        <w:rPr>
          <w:noProof/>
        </w:rPr>
        <w:instrText xml:space="preserve"> PAGEREF _Toc311273737 \h </w:instrText>
      </w:r>
      <w:r>
        <w:rPr>
          <w:noProof/>
        </w:rPr>
      </w:r>
      <w:r>
        <w:rPr>
          <w:noProof/>
        </w:rPr>
        <w:fldChar w:fldCharType="separate"/>
      </w:r>
      <w:r w:rsidR="0022285C">
        <w:rPr>
          <w:noProof/>
        </w:rPr>
        <w:t>48</w:t>
      </w:r>
      <w:r>
        <w:rPr>
          <w:noProof/>
        </w:rPr>
        <w:fldChar w:fldCharType="end"/>
      </w:r>
    </w:p>
    <w:p w14:paraId="5A11C315" w14:textId="77777777" w:rsidR="00C82E07" w:rsidRDefault="00C82E07">
      <w:pPr>
        <w:pStyle w:val="INNH3"/>
        <w:tabs>
          <w:tab w:val="left" w:pos="1176"/>
          <w:tab w:val="right" w:leader="dot" w:pos="9016"/>
        </w:tabs>
        <w:rPr>
          <w:rFonts w:cstheme="minorBidi"/>
          <w:noProof/>
          <w:sz w:val="24"/>
          <w:szCs w:val="24"/>
          <w:lang w:val="fi-FI" w:eastAsia="ja-JP"/>
        </w:rPr>
      </w:pPr>
      <w:r>
        <w:rPr>
          <w:noProof/>
        </w:rPr>
        <w:t>3.1.2</w:t>
      </w:r>
      <w:r>
        <w:rPr>
          <w:rFonts w:cstheme="minorBidi"/>
          <w:noProof/>
          <w:sz w:val="24"/>
          <w:szCs w:val="24"/>
          <w:lang w:val="fi-FI" w:eastAsia="ja-JP"/>
        </w:rPr>
        <w:tab/>
      </w:r>
      <w:r>
        <w:rPr>
          <w:noProof/>
        </w:rPr>
        <w:t xml:space="preserve">Äänelisten konsonantiitten </w:t>
      </w:r>
      <w:r w:rsidRPr="00104213">
        <w:rPr>
          <w:i/>
          <w:noProof/>
        </w:rPr>
        <w:t>l</w:t>
      </w:r>
      <w:r>
        <w:rPr>
          <w:noProof/>
        </w:rPr>
        <w:t>,</w:t>
      </w:r>
      <w:r w:rsidRPr="00104213">
        <w:rPr>
          <w:i/>
          <w:noProof/>
        </w:rPr>
        <w:t xml:space="preserve"> r</w:t>
      </w:r>
      <w:r>
        <w:rPr>
          <w:noProof/>
        </w:rPr>
        <w:t>,</w:t>
      </w:r>
      <w:r w:rsidRPr="00104213">
        <w:rPr>
          <w:i/>
          <w:noProof/>
        </w:rPr>
        <w:t xml:space="preserve"> m</w:t>
      </w:r>
      <w:r>
        <w:rPr>
          <w:noProof/>
        </w:rPr>
        <w:t xml:space="preserve"> ja </w:t>
      </w:r>
      <w:r w:rsidRPr="00104213">
        <w:rPr>
          <w:i/>
          <w:noProof/>
        </w:rPr>
        <w:t>n</w:t>
      </w:r>
      <w:r>
        <w:rPr>
          <w:noProof/>
        </w:rPr>
        <w:t xml:space="preserve"> pittuus</w:t>
      </w:r>
      <w:r>
        <w:rPr>
          <w:noProof/>
        </w:rPr>
        <w:tab/>
      </w:r>
      <w:r>
        <w:rPr>
          <w:noProof/>
        </w:rPr>
        <w:fldChar w:fldCharType="begin"/>
      </w:r>
      <w:r>
        <w:rPr>
          <w:noProof/>
        </w:rPr>
        <w:instrText xml:space="preserve"> PAGEREF _Toc311273738 \h </w:instrText>
      </w:r>
      <w:r>
        <w:rPr>
          <w:noProof/>
        </w:rPr>
      </w:r>
      <w:r>
        <w:rPr>
          <w:noProof/>
        </w:rPr>
        <w:fldChar w:fldCharType="separate"/>
      </w:r>
      <w:r w:rsidR="0022285C">
        <w:rPr>
          <w:noProof/>
        </w:rPr>
        <w:t>48</w:t>
      </w:r>
      <w:r>
        <w:rPr>
          <w:noProof/>
        </w:rPr>
        <w:fldChar w:fldCharType="end"/>
      </w:r>
    </w:p>
    <w:p w14:paraId="7675EB12" w14:textId="77777777" w:rsidR="00C82E07" w:rsidRDefault="00C82E07">
      <w:pPr>
        <w:pStyle w:val="INNH3"/>
        <w:tabs>
          <w:tab w:val="right" w:leader="dot" w:pos="9016"/>
        </w:tabs>
        <w:rPr>
          <w:rFonts w:cstheme="minorBidi"/>
          <w:noProof/>
          <w:sz w:val="24"/>
          <w:szCs w:val="24"/>
          <w:lang w:val="fi-FI" w:eastAsia="ja-JP"/>
        </w:rPr>
      </w:pPr>
      <w:r>
        <w:rPr>
          <w:noProof/>
        </w:rPr>
        <w:lastRenderedPageBreak/>
        <w:t xml:space="preserve">Tabeli 11: Äänelisten konsonantiitten </w:t>
      </w:r>
      <w:r w:rsidRPr="00104213">
        <w:rPr>
          <w:i/>
          <w:noProof/>
        </w:rPr>
        <w:t>r</w:t>
      </w:r>
      <w:r>
        <w:rPr>
          <w:noProof/>
        </w:rPr>
        <w:t>,</w:t>
      </w:r>
      <w:r w:rsidRPr="00104213">
        <w:rPr>
          <w:i/>
          <w:noProof/>
        </w:rPr>
        <w:t xml:space="preserve"> l</w:t>
      </w:r>
      <w:r>
        <w:rPr>
          <w:noProof/>
        </w:rPr>
        <w:t>,</w:t>
      </w:r>
      <w:r w:rsidRPr="00104213">
        <w:rPr>
          <w:i/>
          <w:noProof/>
        </w:rPr>
        <w:t xml:space="preserve"> m</w:t>
      </w:r>
      <w:r>
        <w:rPr>
          <w:noProof/>
        </w:rPr>
        <w:t xml:space="preserve"> ja </w:t>
      </w:r>
      <w:r w:rsidRPr="00104213">
        <w:rPr>
          <w:i/>
          <w:noProof/>
        </w:rPr>
        <w:t>n</w:t>
      </w:r>
      <w:r>
        <w:rPr>
          <w:noProof/>
        </w:rPr>
        <w:t xml:space="preserve"> pittuus</w:t>
      </w:r>
      <w:r>
        <w:rPr>
          <w:noProof/>
        </w:rPr>
        <w:tab/>
      </w:r>
      <w:r>
        <w:rPr>
          <w:noProof/>
        </w:rPr>
        <w:fldChar w:fldCharType="begin"/>
      </w:r>
      <w:r>
        <w:rPr>
          <w:noProof/>
        </w:rPr>
        <w:instrText xml:space="preserve"> PAGEREF _Toc311273739 \h </w:instrText>
      </w:r>
      <w:r>
        <w:rPr>
          <w:noProof/>
        </w:rPr>
      </w:r>
      <w:r>
        <w:rPr>
          <w:noProof/>
        </w:rPr>
        <w:fldChar w:fldCharType="separate"/>
      </w:r>
      <w:r w:rsidR="0022285C">
        <w:rPr>
          <w:noProof/>
        </w:rPr>
        <w:t>49</w:t>
      </w:r>
      <w:r>
        <w:rPr>
          <w:noProof/>
        </w:rPr>
        <w:fldChar w:fldCharType="end"/>
      </w:r>
    </w:p>
    <w:p w14:paraId="24C807B4" w14:textId="77777777" w:rsidR="00C82E07" w:rsidRDefault="00C82E07">
      <w:pPr>
        <w:pStyle w:val="INNH3"/>
        <w:tabs>
          <w:tab w:val="left" w:pos="1176"/>
          <w:tab w:val="right" w:leader="dot" w:pos="9016"/>
        </w:tabs>
        <w:rPr>
          <w:rFonts w:cstheme="minorBidi"/>
          <w:noProof/>
          <w:sz w:val="24"/>
          <w:szCs w:val="24"/>
          <w:lang w:val="fi-FI" w:eastAsia="ja-JP"/>
        </w:rPr>
      </w:pPr>
      <w:r>
        <w:rPr>
          <w:noProof/>
        </w:rPr>
        <w:t>3.1.3</w:t>
      </w:r>
      <w:r>
        <w:rPr>
          <w:rFonts w:cstheme="minorBidi"/>
          <w:noProof/>
          <w:sz w:val="24"/>
          <w:szCs w:val="24"/>
          <w:lang w:val="fi-FI" w:eastAsia="ja-JP"/>
        </w:rPr>
        <w:tab/>
      </w:r>
      <w:r>
        <w:rPr>
          <w:noProof/>
        </w:rPr>
        <w:t>Siirtymä-</w:t>
      </w:r>
      <w:r w:rsidRPr="00104213">
        <w:rPr>
          <w:i/>
          <w:noProof/>
        </w:rPr>
        <w:t>h</w:t>
      </w:r>
      <w:r>
        <w:rPr>
          <w:noProof/>
        </w:rPr>
        <w:tab/>
      </w:r>
      <w:r>
        <w:rPr>
          <w:noProof/>
        </w:rPr>
        <w:fldChar w:fldCharType="begin"/>
      </w:r>
      <w:r>
        <w:rPr>
          <w:noProof/>
        </w:rPr>
        <w:instrText xml:space="preserve"> PAGEREF _Toc311273740 \h </w:instrText>
      </w:r>
      <w:r>
        <w:rPr>
          <w:noProof/>
        </w:rPr>
      </w:r>
      <w:r>
        <w:rPr>
          <w:noProof/>
        </w:rPr>
        <w:fldChar w:fldCharType="separate"/>
      </w:r>
      <w:r w:rsidR="0022285C">
        <w:rPr>
          <w:noProof/>
        </w:rPr>
        <w:t>50</w:t>
      </w:r>
      <w:r>
        <w:rPr>
          <w:noProof/>
        </w:rPr>
        <w:fldChar w:fldCharType="end"/>
      </w:r>
    </w:p>
    <w:p w14:paraId="28DC491A" w14:textId="77777777" w:rsidR="00C82E07" w:rsidRDefault="00C82E07">
      <w:pPr>
        <w:pStyle w:val="INNH3"/>
        <w:tabs>
          <w:tab w:val="left" w:pos="1176"/>
          <w:tab w:val="right" w:leader="dot" w:pos="9016"/>
        </w:tabs>
        <w:rPr>
          <w:rFonts w:cstheme="minorBidi"/>
          <w:noProof/>
          <w:sz w:val="24"/>
          <w:szCs w:val="24"/>
          <w:lang w:val="fi-FI" w:eastAsia="ja-JP"/>
        </w:rPr>
      </w:pPr>
      <w:r>
        <w:rPr>
          <w:noProof/>
        </w:rPr>
        <w:t>3.1.4</w:t>
      </w:r>
      <w:r>
        <w:rPr>
          <w:rFonts w:cstheme="minorBidi"/>
          <w:noProof/>
          <w:sz w:val="24"/>
          <w:szCs w:val="24"/>
          <w:lang w:val="fi-FI" w:eastAsia="ja-JP"/>
        </w:rPr>
        <w:tab/>
      </w:r>
      <w:r>
        <w:rPr>
          <w:noProof/>
        </w:rPr>
        <w:t xml:space="preserve">Vokaalinvaihettelu suffiksin </w:t>
      </w:r>
      <w:r w:rsidRPr="00104213">
        <w:rPr>
          <w:i/>
          <w:noProof/>
        </w:rPr>
        <w:t>i</w:t>
      </w:r>
      <w:r>
        <w:rPr>
          <w:noProof/>
        </w:rPr>
        <w:t>:n eđelä</w:t>
      </w:r>
      <w:r>
        <w:rPr>
          <w:noProof/>
        </w:rPr>
        <w:tab/>
      </w:r>
      <w:r>
        <w:rPr>
          <w:noProof/>
        </w:rPr>
        <w:fldChar w:fldCharType="begin"/>
      </w:r>
      <w:r>
        <w:rPr>
          <w:noProof/>
        </w:rPr>
        <w:instrText xml:space="preserve"> PAGEREF _Toc311273741 \h </w:instrText>
      </w:r>
      <w:r>
        <w:rPr>
          <w:noProof/>
        </w:rPr>
      </w:r>
      <w:r>
        <w:rPr>
          <w:noProof/>
        </w:rPr>
        <w:fldChar w:fldCharType="separate"/>
      </w:r>
      <w:r w:rsidR="0022285C">
        <w:rPr>
          <w:noProof/>
        </w:rPr>
        <w:t>50</w:t>
      </w:r>
      <w:r>
        <w:rPr>
          <w:noProof/>
        </w:rPr>
        <w:fldChar w:fldCharType="end"/>
      </w:r>
    </w:p>
    <w:p w14:paraId="25ED3394" w14:textId="77777777" w:rsidR="00C82E07" w:rsidRDefault="00C82E07">
      <w:pPr>
        <w:pStyle w:val="INNH3"/>
        <w:tabs>
          <w:tab w:val="right" w:leader="dot" w:pos="9016"/>
        </w:tabs>
        <w:rPr>
          <w:rFonts w:cstheme="minorBidi"/>
          <w:noProof/>
          <w:sz w:val="24"/>
          <w:szCs w:val="24"/>
          <w:lang w:val="fi-FI" w:eastAsia="ja-JP"/>
        </w:rPr>
      </w:pPr>
      <w:r>
        <w:rPr>
          <w:noProof/>
        </w:rPr>
        <w:t xml:space="preserve">Tabeli 12: Vokaalinvaihettelu pluraalin </w:t>
      </w:r>
      <w:r w:rsidRPr="00104213">
        <w:rPr>
          <w:i/>
          <w:noProof/>
        </w:rPr>
        <w:t>i</w:t>
      </w:r>
      <w:r>
        <w:rPr>
          <w:noProof/>
        </w:rPr>
        <w:t xml:space="preserve">:n ja preteritin </w:t>
      </w:r>
      <w:r w:rsidRPr="00104213">
        <w:rPr>
          <w:i/>
          <w:noProof/>
        </w:rPr>
        <w:t>i</w:t>
      </w:r>
      <w:r>
        <w:rPr>
          <w:noProof/>
        </w:rPr>
        <w:t>:n eđelä</w:t>
      </w:r>
      <w:r>
        <w:rPr>
          <w:noProof/>
        </w:rPr>
        <w:tab/>
      </w:r>
      <w:r>
        <w:rPr>
          <w:noProof/>
        </w:rPr>
        <w:fldChar w:fldCharType="begin"/>
      </w:r>
      <w:r>
        <w:rPr>
          <w:noProof/>
        </w:rPr>
        <w:instrText xml:space="preserve"> PAGEREF _Toc311273742 \h </w:instrText>
      </w:r>
      <w:r>
        <w:rPr>
          <w:noProof/>
        </w:rPr>
      </w:r>
      <w:r>
        <w:rPr>
          <w:noProof/>
        </w:rPr>
        <w:fldChar w:fldCharType="separate"/>
      </w:r>
      <w:r w:rsidR="0022285C">
        <w:rPr>
          <w:noProof/>
        </w:rPr>
        <w:t>50</w:t>
      </w:r>
      <w:r>
        <w:rPr>
          <w:noProof/>
        </w:rPr>
        <w:fldChar w:fldCharType="end"/>
      </w:r>
    </w:p>
    <w:p w14:paraId="17E07309" w14:textId="77777777" w:rsidR="00C82E07" w:rsidRDefault="00C82E07">
      <w:pPr>
        <w:pStyle w:val="INNH3"/>
        <w:tabs>
          <w:tab w:val="left" w:pos="1176"/>
          <w:tab w:val="right" w:leader="dot" w:pos="9016"/>
        </w:tabs>
        <w:rPr>
          <w:rFonts w:cstheme="minorBidi"/>
          <w:noProof/>
          <w:sz w:val="24"/>
          <w:szCs w:val="24"/>
          <w:lang w:val="fi-FI" w:eastAsia="ja-JP"/>
        </w:rPr>
      </w:pPr>
      <w:r>
        <w:rPr>
          <w:noProof/>
        </w:rPr>
        <w:t>3.1.5</w:t>
      </w:r>
      <w:r>
        <w:rPr>
          <w:rFonts w:cstheme="minorBidi"/>
          <w:noProof/>
          <w:sz w:val="24"/>
          <w:szCs w:val="24"/>
          <w:lang w:val="fi-FI" w:eastAsia="ja-JP"/>
        </w:rPr>
        <w:tab/>
      </w:r>
      <w:r w:rsidRPr="00104213">
        <w:rPr>
          <w:i/>
          <w:noProof/>
        </w:rPr>
        <w:t xml:space="preserve">tV </w:t>
      </w:r>
      <w:r>
        <w:rPr>
          <w:noProof/>
        </w:rPr>
        <w:t>:</w:t>
      </w:r>
      <w:r w:rsidRPr="00104213">
        <w:rPr>
          <w:i/>
          <w:noProof/>
        </w:rPr>
        <w:t xml:space="preserve"> si</w:t>
      </w:r>
      <w:r>
        <w:rPr>
          <w:noProof/>
        </w:rPr>
        <w:t xml:space="preserve"> –vaihettelu</w:t>
      </w:r>
      <w:r>
        <w:rPr>
          <w:noProof/>
        </w:rPr>
        <w:tab/>
      </w:r>
      <w:r>
        <w:rPr>
          <w:noProof/>
        </w:rPr>
        <w:fldChar w:fldCharType="begin"/>
      </w:r>
      <w:r>
        <w:rPr>
          <w:noProof/>
        </w:rPr>
        <w:instrText xml:space="preserve"> PAGEREF _Toc311273743 \h </w:instrText>
      </w:r>
      <w:r>
        <w:rPr>
          <w:noProof/>
        </w:rPr>
      </w:r>
      <w:r>
        <w:rPr>
          <w:noProof/>
        </w:rPr>
        <w:fldChar w:fldCharType="separate"/>
      </w:r>
      <w:r w:rsidR="0022285C">
        <w:rPr>
          <w:noProof/>
        </w:rPr>
        <w:t>52</w:t>
      </w:r>
      <w:r>
        <w:rPr>
          <w:noProof/>
        </w:rPr>
        <w:fldChar w:fldCharType="end"/>
      </w:r>
    </w:p>
    <w:p w14:paraId="18A9D193"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color w:val="008000"/>
        </w:rPr>
        <w:t>3.1.6</w:t>
      </w:r>
      <w:r>
        <w:rPr>
          <w:rFonts w:cstheme="minorBidi"/>
          <w:noProof/>
          <w:sz w:val="24"/>
          <w:szCs w:val="24"/>
          <w:lang w:val="fi-FI" w:eastAsia="ja-JP"/>
        </w:rPr>
        <w:tab/>
      </w:r>
      <w:r w:rsidRPr="00104213">
        <w:rPr>
          <w:noProof/>
          <w:color w:val="008000"/>
        </w:rPr>
        <w:t>Muita morfofonologissii vaihettelluit</w:t>
      </w:r>
      <w:r>
        <w:rPr>
          <w:noProof/>
        </w:rPr>
        <w:tab/>
      </w:r>
      <w:r>
        <w:rPr>
          <w:noProof/>
        </w:rPr>
        <w:fldChar w:fldCharType="begin"/>
      </w:r>
      <w:r>
        <w:rPr>
          <w:noProof/>
        </w:rPr>
        <w:instrText xml:space="preserve"> PAGEREF _Toc311273744 \h </w:instrText>
      </w:r>
      <w:r>
        <w:rPr>
          <w:noProof/>
        </w:rPr>
      </w:r>
      <w:r>
        <w:rPr>
          <w:noProof/>
        </w:rPr>
        <w:fldChar w:fldCharType="separate"/>
      </w:r>
      <w:r w:rsidR="0022285C">
        <w:rPr>
          <w:noProof/>
        </w:rPr>
        <w:t>53</w:t>
      </w:r>
      <w:r>
        <w:rPr>
          <w:noProof/>
        </w:rPr>
        <w:fldChar w:fldCharType="end"/>
      </w:r>
    </w:p>
    <w:p w14:paraId="45D9BBCF"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3.2</w:t>
      </w:r>
      <w:r>
        <w:rPr>
          <w:rFonts w:cstheme="minorBidi"/>
          <w:b w:val="0"/>
          <w:noProof/>
          <w:sz w:val="24"/>
          <w:szCs w:val="24"/>
          <w:lang w:val="fi-FI" w:eastAsia="ja-JP"/>
        </w:rPr>
        <w:tab/>
      </w:r>
      <w:r>
        <w:rPr>
          <w:noProof/>
        </w:rPr>
        <w:t>Äänenvaihettelluu kirjakainun eri varieteetiitten välissä</w:t>
      </w:r>
      <w:r>
        <w:rPr>
          <w:noProof/>
        </w:rPr>
        <w:tab/>
      </w:r>
      <w:r>
        <w:rPr>
          <w:noProof/>
        </w:rPr>
        <w:fldChar w:fldCharType="begin"/>
      </w:r>
      <w:r>
        <w:rPr>
          <w:noProof/>
        </w:rPr>
        <w:instrText xml:space="preserve"> PAGEREF _Toc311273745 \h </w:instrText>
      </w:r>
      <w:r>
        <w:rPr>
          <w:noProof/>
        </w:rPr>
      </w:r>
      <w:r>
        <w:rPr>
          <w:noProof/>
        </w:rPr>
        <w:fldChar w:fldCharType="separate"/>
      </w:r>
      <w:r w:rsidR="0022285C">
        <w:rPr>
          <w:noProof/>
        </w:rPr>
        <w:t>54</w:t>
      </w:r>
      <w:r>
        <w:rPr>
          <w:noProof/>
        </w:rPr>
        <w:fldChar w:fldCharType="end"/>
      </w:r>
    </w:p>
    <w:p w14:paraId="4D06D202" w14:textId="77777777" w:rsidR="00C82E07" w:rsidRDefault="00C82E07">
      <w:pPr>
        <w:pStyle w:val="INNH3"/>
        <w:tabs>
          <w:tab w:val="left" w:pos="1176"/>
          <w:tab w:val="right" w:leader="dot" w:pos="9016"/>
        </w:tabs>
        <w:rPr>
          <w:rFonts w:cstheme="minorBidi"/>
          <w:noProof/>
          <w:sz w:val="24"/>
          <w:szCs w:val="24"/>
          <w:lang w:val="fi-FI" w:eastAsia="ja-JP"/>
        </w:rPr>
      </w:pPr>
      <w:r>
        <w:rPr>
          <w:noProof/>
        </w:rPr>
        <w:t>3.2.1</w:t>
      </w:r>
      <w:r>
        <w:rPr>
          <w:rFonts w:cstheme="minorBidi"/>
          <w:noProof/>
          <w:sz w:val="24"/>
          <w:szCs w:val="24"/>
          <w:lang w:val="fi-FI" w:eastAsia="ja-JP"/>
        </w:rPr>
        <w:tab/>
      </w:r>
      <w:r w:rsidRPr="00104213">
        <w:rPr>
          <w:i/>
          <w:noProof/>
        </w:rPr>
        <w:t xml:space="preserve">ee </w:t>
      </w:r>
      <w:r>
        <w:rPr>
          <w:noProof/>
        </w:rPr>
        <w:t>~</w:t>
      </w:r>
      <w:r w:rsidRPr="00104213">
        <w:rPr>
          <w:i/>
          <w:noProof/>
        </w:rPr>
        <w:t xml:space="preserve"> eA </w:t>
      </w:r>
      <w:r>
        <w:rPr>
          <w:noProof/>
        </w:rPr>
        <w:t>~</w:t>
      </w:r>
      <w:r w:rsidRPr="00104213">
        <w:rPr>
          <w:i/>
          <w:noProof/>
        </w:rPr>
        <w:t xml:space="preserve"> iA</w:t>
      </w:r>
      <w:r>
        <w:rPr>
          <w:noProof/>
        </w:rPr>
        <w:t xml:space="preserve"> -vaihettelu ja vokaaliitten oikeneminen</w:t>
      </w:r>
      <w:r>
        <w:rPr>
          <w:noProof/>
        </w:rPr>
        <w:tab/>
      </w:r>
      <w:r>
        <w:rPr>
          <w:noProof/>
        </w:rPr>
        <w:fldChar w:fldCharType="begin"/>
      </w:r>
      <w:r>
        <w:rPr>
          <w:noProof/>
        </w:rPr>
        <w:instrText xml:space="preserve"> PAGEREF _Toc311273746 \h </w:instrText>
      </w:r>
      <w:r>
        <w:rPr>
          <w:noProof/>
        </w:rPr>
      </w:r>
      <w:r>
        <w:rPr>
          <w:noProof/>
        </w:rPr>
        <w:fldChar w:fldCharType="separate"/>
      </w:r>
      <w:r w:rsidR="0022285C">
        <w:rPr>
          <w:noProof/>
        </w:rPr>
        <w:t>54</w:t>
      </w:r>
      <w:r>
        <w:rPr>
          <w:noProof/>
        </w:rPr>
        <w:fldChar w:fldCharType="end"/>
      </w:r>
    </w:p>
    <w:p w14:paraId="19B38074" w14:textId="77777777" w:rsidR="00C82E07" w:rsidRDefault="00C82E07">
      <w:pPr>
        <w:pStyle w:val="INNH3"/>
        <w:tabs>
          <w:tab w:val="right" w:leader="dot" w:pos="9016"/>
        </w:tabs>
        <w:rPr>
          <w:rFonts w:cstheme="minorBidi"/>
          <w:noProof/>
          <w:sz w:val="24"/>
          <w:szCs w:val="24"/>
          <w:lang w:val="fi-FI" w:eastAsia="ja-JP"/>
        </w:rPr>
      </w:pPr>
      <w:r>
        <w:rPr>
          <w:noProof/>
        </w:rPr>
        <w:t xml:space="preserve">Tabeli 13: Variasuuni </w:t>
      </w:r>
      <w:r w:rsidRPr="00104213">
        <w:rPr>
          <w:i/>
          <w:noProof/>
        </w:rPr>
        <w:t xml:space="preserve">VV </w:t>
      </w:r>
      <w:r>
        <w:rPr>
          <w:noProof/>
        </w:rPr>
        <w:t>~</w:t>
      </w:r>
      <w:r w:rsidRPr="00104213">
        <w:rPr>
          <w:i/>
          <w:noProof/>
        </w:rPr>
        <w:t xml:space="preserve"> V</w:t>
      </w:r>
      <w:r w:rsidRPr="00104213">
        <w:rPr>
          <w:iCs/>
          <w:noProof/>
          <w:vertAlign w:val="subscript"/>
        </w:rPr>
        <w:t>1</w:t>
      </w:r>
      <w:r w:rsidRPr="00104213">
        <w:rPr>
          <w:i/>
          <w:noProof/>
        </w:rPr>
        <w:t>V</w:t>
      </w:r>
      <w:r w:rsidRPr="00104213">
        <w:rPr>
          <w:iCs/>
          <w:noProof/>
          <w:vertAlign w:val="subscript"/>
        </w:rPr>
        <w:t>2</w:t>
      </w:r>
      <w:r>
        <w:rPr>
          <w:noProof/>
        </w:rPr>
        <w:tab/>
      </w:r>
      <w:r>
        <w:rPr>
          <w:noProof/>
        </w:rPr>
        <w:fldChar w:fldCharType="begin"/>
      </w:r>
      <w:r>
        <w:rPr>
          <w:noProof/>
        </w:rPr>
        <w:instrText xml:space="preserve"> PAGEREF _Toc311273747 \h </w:instrText>
      </w:r>
      <w:r>
        <w:rPr>
          <w:noProof/>
        </w:rPr>
      </w:r>
      <w:r>
        <w:rPr>
          <w:noProof/>
        </w:rPr>
        <w:fldChar w:fldCharType="separate"/>
      </w:r>
      <w:r w:rsidR="0022285C">
        <w:rPr>
          <w:noProof/>
        </w:rPr>
        <w:t>55</w:t>
      </w:r>
      <w:r>
        <w:rPr>
          <w:noProof/>
        </w:rPr>
        <w:fldChar w:fldCharType="end"/>
      </w:r>
    </w:p>
    <w:p w14:paraId="1653A0EF" w14:textId="77777777" w:rsidR="00C82E07" w:rsidRDefault="00C82E07">
      <w:pPr>
        <w:pStyle w:val="INNH3"/>
        <w:tabs>
          <w:tab w:val="left" w:pos="1176"/>
          <w:tab w:val="right" w:leader="dot" w:pos="9016"/>
        </w:tabs>
        <w:rPr>
          <w:rFonts w:cstheme="minorBidi"/>
          <w:noProof/>
          <w:sz w:val="24"/>
          <w:szCs w:val="24"/>
          <w:lang w:val="fi-FI" w:eastAsia="ja-JP"/>
        </w:rPr>
      </w:pPr>
      <w:r>
        <w:rPr>
          <w:noProof/>
        </w:rPr>
        <w:t>3.2.2</w:t>
      </w:r>
      <w:r>
        <w:rPr>
          <w:rFonts w:cstheme="minorBidi"/>
          <w:noProof/>
          <w:sz w:val="24"/>
          <w:szCs w:val="24"/>
          <w:lang w:val="fi-FI" w:eastAsia="ja-JP"/>
        </w:rPr>
        <w:tab/>
      </w:r>
      <w:r>
        <w:rPr>
          <w:noProof/>
        </w:rPr>
        <w:t xml:space="preserve">Sananloppuinen </w:t>
      </w:r>
      <w:r w:rsidRPr="00104213">
        <w:rPr>
          <w:i/>
          <w:noProof/>
        </w:rPr>
        <w:t>t</w:t>
      </w:r>
      <w:r>
        <w:rPr>
          <w:noProof/>
        </w:rPr>
        <w:tab/>
      </w:r>
      <w:r>
        <w:rPr>
          <w:noProof/>
        </w:rPr>
        <w:fldChar w:fldCharType="begin"/>
      </w:r>
      <w:r>
        <w:rPr>
          <w:noProof/>
        </w:rPr>
        <w:instrText xml:space="preserve"> PAGEREF _Toc311273748 \h </w:instrText>
      </w:r>
      <w:r>
        <w:rPr>
          <w:noProof/>
        </w:rPr>
      </w:r>
      <w:r>
        <w:rPr>
          <w:noProof/>
        </w:rPr>
        <w:fldChar w:fldCharType="separate"/>
      </w:r>
      <w:r w:rsidR="0022285C">
        <w:rPr>
          <w:noProof/>
        </w:rPr>
        <w:t>55</w:t>
      </w:r>
      <w:r>
        <w:rPr>
          <w:noProof/>
        </w:rPr>
        <w:fldChar w:fldCharType="end"/>
      </w:r>
    </w:p>
    <w:p w14:paraId="2151AC8B" w14:textId="77777777" w:rsidR="00C82E07" w:rsidRDefault="00C82E07">
      <w:pPr>
        <w:pStyle w:val="INNH3"/>
        <w:tabs>
          <w:tab w:val="left" w:pos="1176"/>
          <w:tab w:val="right" w:leader="dot" w:pos="9016"/>
        </w:tabs>
        <w:rPr>
          <w:rFonts w:cstheme="minorBidi"/>
          <w:noProof/>
          <w:sz w:val="24"/>
          <w:szCs w:val="24"/>
          <w:lang w:val="fi-FI" w:eastAsia="ja-JP"/>
        </w:rPr>
      </w:pPr>
      <w:r>
        <w:rPr>
          <w:noProof/>
        </w:rPr>
        <w:t>3.2.3</w:t>
      </w:r>
      <w:r>
        <w:rPr>
          <w:rFonts w:cstheme="minorBidi"/>
          <w:noProof/>
          <w:sz w:val="24"/>
          <w:szCs w:val="24"/>
          <w:lang w:val="fi-FI" w:eastAsia="ja-JP"/>
        </w:rPr>
        <w:tab/>
      </w:r>
      <w:r>
        <w:rPr>
          <w:noProof/>
        </w:rPr>
        <w:t xml:space="preserve">Derivasuunisuffiksiitten </w:t>
      </w:r>
      <w:r w:rsidRPr="00104213">
        <w:rPr>
          <w:i/>
          <w:noProof/>
        </w:rPr>
        <w:t>i</w:t>
      </w:r>
      <w:r>
        <w:rPr>
          <w:noProof/>
        </w:rPr>
        <w:tab/>
      </w:r>
      <w:r>
        <w:rPr>
          <w:noProof/>
        </w:rPr>
        <w:fldChar w:fldCharType="begin"/>
      </w:r>
      <w:r>
        <w:rPr>
          <w:noProof/>
        </w:rPr>
        <w:instrText xml:space="preserve"> PAGEREF _Toc311273749 \h </w:instrText>
      </w:r>
      <w:r>
        <w:rPr>
          <w:noProof/>
        </w:rPr>
      </w:r>
      <w:r>
        <w:rPr>
          <w:noProof/>
        </w:rPr>
        <w:fldChar w:fldCharType="separate"/>
      </w:r>
      <w:r w:rsidR="0022285C">
        <w:rPr>
          <w:noProof/>
        </w:rPr>
        <w:t>56</w:t>
      </w:r>
      <w:r>
        <w:rPr>
          <w:noProof/>
        </w:rPr>
        <w:fldChar w:fldCharType="end"/>
      </w:r>
    </w:p>
    <w:p w14:paraId="5555216B" w14:textId="77777777" w:rsidR="00C82E07" w:rsidRDefault="00C82E07">
      <w:pPr>
        <w:pStyle w:val="INNH1"/>
        <w:tabs>
          <w:tab w:val="left" w:pos="382"/>
          <w:tab w:val="right" w:leader="dot" w:pos="9016"/>
        </w:tabs>
        <w:rPr>
          <w:rFonts w:cstheme="minorBidi"/>
          <w:b w:val="0"/>
          <w:noProof/>
          <w:lang w:val="fi-FI" w:eastAsia="ja-JP"/>
        </w:rPr>
      </w:pPr>
      <w:r>
        <w:rPr>
          <w:noProof/>
        </w:rPr>
        <w:t>4</w:t>
      </w:r>
      <w:r>
        <w:rPr>
          <w:rFonts w:cstheme="minorBidi"/>
          <w:b w:val="0"/>
          <w:noProof/>
          <w:lang w:val="fi-FI" w:eastAsia="ja-JP"/>
        </w:rPr>
        <w:tab/>
      </w:r>
      <w:r>
        <w:rPr>
          <w:noProof/>
        </w:rPr>
        <w:t>Syntaksii</w:t>
      </w:r>
      <w:r>
        <w:rPr>
          <w:noProof/>
        </w:rPr>
        <w:tab/>
      </w:r>
      <w:r>
        <w:rPr>
          <w:noProof/>
        </w:rPr>
        <w:fldChar w:fldCharType="begin"/>
      </w:r>
      <w:r>
        <w:rPr>
          <w:noProof/>
        </w:rPr>
        <w:instrText xml:space="preserve"> PAGEREF _Toc311273750 \h </w:instrText>
      </w:r>
      <w:r>
        <w:rPr>
          <w:noProof/>
        </w:rPr>
      </w:r>
      <w:r>
        <w:rPr>
          <w:noProof/>
        </w:rPr>
        <w:fldChar w:fldCharType="separate"/>
      </w:r>
      <w:r w:rsidR="0022285C">
        <w:rPr>
          <w:noProof/>
        </w:rPr>
        <w:t>57</w:t>
      </w:r>
      <w:r>
        <w:rPr>
          <w:noProof/>
        </w:rPr>
        <w:fldChar w:fldCharType="end"/>
      </w:r>
    </w:p>
    <w:p w14:paraId="3DEFE64E"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4.1</w:t>
      </w:r>
      <w:r>
        <w:rPr>
          <w:rFonts w:cstheme="minorBidi"/>
          <w:b w:val="0"/>
          <w:noProof/>
          <w:sz w:val="24"/>
          <w:szCs w:val="24"/>
          <w:lang w:val="fi-FI" w:eastAsia="ja-JP"/>
        </w:rPr>
        <w:tab/>
      </w:r>
      <w:r>
        <w:rPr>
          <w:noProof/>
        </w:rPr>
        <w:t>Syntakti ja syntaktityypit</w:t>
      </w:r>
      <w:r>
        <w:rPr>
          <w:noProof/>
        </w:rPr>
        <w:tab/>
      </w:r>
      <w:r>
        <w:rPr>
          <w:noProof/>
        </w:rPr>
        <w:fldChar w:fldCharType="begin"/>
      </w:r>
      <w:r>
        <w:rPr>
          <w:noProof/>
        </w:rPr>
        <w:instrText xml:space="preserve"> PAGEREF _Toc311273751 \h </w:instrText>
      </w:r>
      <w:r>
        <w:rPr>
          <w:noProof/>
        </w:rPr>
      </w:r>
      <w:r>
        <w:rPr>
          <w:noProof/>
        </w:rPr>
        <w:fldChar w:fldCharType="separate"/>
      </w:r>
      <w:r w:rsidR="0022285C">
        <w:rPr>
          <w:noProof/>
        </w:rPr>
        <w:t>57</w:t>
      </w:r>
      <w:r>
        <w:rPr>
          <w:noProof/>
        </w:rPr>
        <w:fldChar w:fldCharType="end"/>
      </w:r>
    </w:p>
    <w:p w14:paraId="37630F69"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4.2</w:t>
      </w:r>
      <w:r>
        <w:rPr>
          <w:rFonts w:cstheme="minorBidi"/>
          <w:b w:val="0"/>
          <w:noProof/>
          <w:sz w:val="24"/>
          <w:szCs w:val="24"/>
          <w:lang w:val="fi-FI" w:eastAsia="ja-JP"/>
        </w:rPr>
        <w:tab/>
      </w:r>
      <w:r>
        <w:rPr>
          <w:noProof/>
        </w:rPr>
        <w:t>Suorat syntaktityypit</w:t>
      </w:r>
      <w:r>
        <w:rPr>
          <w:noProof/>
        </w:rPr>
        <w:tab/>
      </w:r>
      <w:r>
        <w:rPr>
          <w:noProof/>
        </w:rPr>
        <w:fldChar w:fldCharType="begin"/>
      </w:r>
      <w:r>
        <w:rPr>
          <w:noProof/>
        </w:rPr>
        <w:instrText xml:space="preserve"> PAGEREF _Toc311273752 \h </w:instrText>
      </w:r>
      <w:r>
        <w:rPr>
          <w:noProof/>
        </w:rPr>
      </w:r>
      <w:r>
        <w:rPr>
          <w:noProof/>
        </w:rPr>
        <w:fldChar w:fldCharType="separate"/>
      </w:r>
      <w:r w:rsidR="0022285C">
        <w:rPr>
          <w:noProof/>
        </w:rPr>
        <w:t>59</w:t>
      </w:r>
      <w:r>
        <w:rPr>
          <w:noProof/>
        </w:rPr>
        <w:fldChar w:fldCharType="end"/>
      </w:r>
    </w:p>
    <w:p w14:paraId="6E52F726" w14:textId="77777777" w:rsidR="00C82E07" w:rsidRDefault="00C82E07">
      <w:pPr>
        <w:pStyle w:val="INNH3"/>
        <w:tabs>
          <w:tab w:val="left" w:pos="1176"/>
          <w:tab w:val="right" w:leader="dot" w:pos="9016"/>
        </w:tabs>
        <w:rPr>
          <w:rFonts w:cstheme="minorBidi"/>
          <w:noProof/>
          <w:sz w:val="24"/>
          <w:szCs w:val="24"/>
          <w:lang w:val="fi-FI" w:eastAsia="ja-JP"/>
        </w:rPr>
      </w:pPr>
      <w:r>
        <w:rPr>
          <w:noProof/>
        </w:rPr>
        <w:t>4.2.1</w:t>
      </w:r>
      <w:r>
        <w:rPr>
          <w:rFonts w:cstheme="minorBidi"/>
          <w:noProof/>
          <w:sz w:val="24"/>
          <w:szCs w:val="24"/>
          <w:lang w:val="fi-FI" w:eastAsia="ja-JP"/>
        </w:rPr>
        <w:tab/>
      </w:r>
      <w:r>
        <w:rPr>
          <w:noProof/>
        </w:rPr>
        <w:t>Lokatiivis-habitiiviset syntaktit</w:t>
      </w:r>
      <w:r>
        <w:rPr>
          <w:noProof/>
        </w:rPr>
        <w:tab/>
      </w:r>
      <w:r>
        <w:rPr>
          <w:noProof/>
        </w:rPr>
        <w:fldChar w:fldCharType="begin"/>
      </w:r>
      <w:r>
        <w:rPr>
          <w:noProof/>
        </w:rPr>
        <w:instrText xml:space="preserve"> PAGEREF _Toc311273753 \h </w:instrText>
      </w:r>
      <w:r>
        <w:rPr>
          <w:noProof/>
        </w:rPr>
      </w:r>
      <w:r>
        <w:rPr>
          <w:noProof/>
        </w:rPr>
        <w:fldChar w:fldCharType="separate"/>
      </w:r>
      <w:r w:rsidR="0022285C">
        <w:rPr>
          <w:noProof/>
        </w:rPr>
        <w:t>60</w:t>
      </w:r>
      <w:r>
        <w:rPr>
          <w:noProof/>
        </w:rPr>
        <w:fldChar w:fldCharType="end"/>
      </w:r>
    </w:p>
    <w:p w14:paraId="7FE05BFF" w14:textId="77777777" w:rsidR="00C82E07" w:rsidRDefault="00C82E07">
      <w:pPr>
        <w:pStyle w:val="INNH4"/>
        <w:tabs>
          <w:tab w:val="left" w:pos="1526"/>
          <w:tab w:val="right" w:leader="dot" w:pos="9016"/>
        </w:tabs>
        <w:rPr>
          <w:rFonts w:cstheme="minorBidi"/>
          <w:noProof/>
          <w:sz w:val="24"/>
          <w:szCs w:val="24"/>
          <w:lang w:val="fi-FI" w:eastAsia="ja-JP"/>
        </w:rPr>
      </w:pPr>
      <w:r>
        <w:rPr>
          <w:noProof/>
        </w:rPr>
        <w:t>4.2.1.1</w:t>
      </w:r>
      <w:r>
        <w:rPr>
          <w:rFonts w:cstheme="minorBidi"/>
          <w:noProof/>
          <w:sz w:val="24"/>
          <w:szCs w:val="24"/>
          <w:lang w:val="fi-FI" w:eastAsia="ja-JP"/>
        </w:rPr>
        <w:tab/>
      </w:r>
      <w:r w:rsidRPr="00104213">
        <w:rPr>
          <w:smallCaps/>
          <w:noProof/>
        </w:rPr>
        <w:t>P</w:t>
      </w:r>
      <w:r w:rsidRPr="00104213">
        <w:rPr>
          <w:caps/>
          <w:noProof/>
        </w:rPr>
        <w:t>aikka</w:t>
      </w:r>
      <w:r>
        <w:rPr>
          <w:noProof/>
        </w:rPr>
        <w:tab/>
      </w:r>
      <w:r>
        <w:rPr>
          <w:noProof/>
        </w:rPr>
        <w:fldChar w:fldCharType="begin"/>
      </w:r>
      <w:r>
        <w:rPr>
          <w:noProof/>
        </w:rPr>
        <w:instrText xml:space="preserve"> PAGEREF _Toc311273754 \h </w:instrText>
      </w:r>
      <w:r>
        <w:rPr>
          <w:noProof/>
        </w:rPr>
      </w:r>
      <w:r>
        <w:rPr>
          <w:noProof/>
        </w:rPr>
        <w:fldChar w:fldCharType="separate"/>
      </w:r>
      <w:r w:rsidR="0022285C">
        <w:rPr>
          <w:noProof/>
        </w:rPr>
        <w:t>60</w:t>
      </w:r>
      <w:r>
        <w:rPr>
          <w:noProof/>
        </w:rPr>
        <w:fldChar w:fldCharType="end"/>
      </w:r>
    </w:p>
    <w:p w14:paraId="5D3634C1"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4.2.1.2</w:t>
      </w:r>
      <w:r>
        <w:rPr>
          <w:rFonts w:cstheme="minorBidi"/>
          <w:noProof/>
          <w:sz w:val="24"/>
          <w:szCs w:val="24"/>
          <w:lang w:val="fi-FI" w:eastAsia="ja-JP"/>
        </w:rPr>
        <w:tab/>
      </w:r>
      <w:r w:rsidRPr="00104213">
        <w:rPr>
          <w:caps/>
          <w:noProof/>
        </w:rPr>
        <w:t>Liiket</w:t>
      </w:r>
      <w:r>
        <w:rPr>
          <w:noProof/>
        </w:rPr>
        <w:tab/>
      </w:r>
      <w:r>
        <w:rPr>
          <w:noProof/>
        </w:rPr>
        <w:fldChar w:fldCharType="begin"/>
      </w:r>
      <w:r>
        <w:rPr>
          <w:noProof/>
        </w:rPr>
        <w:instrText xml:space="preserve"> PAGEREF _Toc311273755 \h </w:instrText>
      </w:r>
      <w:r>
        <w:rPr>
          <w:noProof/>
        </w:rPr>
      </w:r>
      <w:r>
        <w:rPr>
          <w:noProof/>
        </w:rPr>
        <w:fldChar w:fldCharType="separate"/>
      </w:r>
      <w:r w:rsidR="0022285C">
        <w:rPr>
          <w:noProof/>
        </w:rPr>
        <w:t>62</w:t>
      </w:r>
      <w:r>
        <w:rPr>
          <w:noProof/>
        </w:rPr>
        <w:fldChar w:fldCharType="end"/>
      </w:r>
    </w:p>
    <w:p w14:paraId="0392B858"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4.2.1.3</w:t>
      </w:r>
      <w:r>
        <w:rPr>
          <w:rFonts w:cstheme="minorBidi"/>
          <w:noProof/>
          <w:sz w:val="24"/>
          <w:szCs w:val="24"/>
          <w:lang w:val="fi-FI" w:eastAsia="ja-JP"/>
        </w:rPr>
        <w:tab/>
      </w:r>
      <w:r w:rsidRPr="00104213">
        <w:rPr>
          <w:caps/>
          <w:noProof/>
        </w:rPr>
        <w:t>Eksistensi</w:t>
      </w:r>
      <w:r>
        <w:rPr>
          <w:noProof/>
        </w:rPr>
        <w:tab/>
      </w:r>
      <w:r>
        <w:rPr>
          <w:noProof/>
        </w:rPr>
        <w:fldChar w:fldCharType="begin"/>
      </w:r>
      <w:r>
        <w:rPr>
          <w:noProof/>
        </w:rPr>
        <w:instrText xml:space="preserve"> PAGEREF _Toc311273756 \h </w:instrText>
      </w:r>
      <w:r>
        <w:rPr>
          <w:noProof/>
        </w:rPr>
      </w:r>
      <w:r>
        <w:rPr>
          <w:noProof/>
        </w:rPr>
        <w:fldChar w:fldCharType="separate"/>
      </w:r>
      <w:r w:rsidR="0022285C">
        <w:rPr>
          <w:noProof/>
        </w:rPr>
        <w:t>63</w:t>
      </w:r>
      <w:r>
        <w:rPr>
          <w:noProof/>
        </w:rPr>
        <w:fldChar w:fldCharType="end"/>
      </w:r>
    </w:p>
    <w:p w14:paraId="2EB6AE7C"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4.2.1.4</w:t>
      </w:r>
      <w:r>
        <w:rPr>
          <w:rFonts w:cstheme="minorBidi"/>
          <w:noProof/>
          <w:sz w:val="24"/>
          <w:szCs w:val="24"/>
          <w:lang w:val="fi-FI" w:eastAsia="ja-JP"/>
        </w:rPr>
        <w:tab/>
      </w:r>
      <w:r w:rsidRPr="00104213">
        <w:rPr>
          <w:caps/>
          <w:noProof/>
          <w:color w:val="008000"/>
        </w:rPr>
        <w:t>Eksistensin muutos</w:t>
      </w:r>
      <w:r>
        <w:rPr>
          <w:noProof/>
        </w:rPr>
        <w:tab/>
      </w:r>
      <w:r>
        <w:rPr>
          <w:noProof/>
        </w:rPr>
        <w:fldChar w:fldCharType="begin"/>
      </w:r>
      <w:r>
        <w:rPr>
          <w:noProof/>
        </w:rPr>
        <w:instrText xml:space="preserve"> PAGEREF _Toc311273757 \h </w:instrText>
      </w:r>
      <w:r>
        <w:rPr>
          <w:noProof/>
        </w:rPr>
      </w:r>
      <w:r>
        <w:rPr>
          <w:noProof/>
        </w:rPr>
        <w:fldChar w:fldCharType="separate"/>
      </w:r>
      <w:r w:rsidR="0022285C">
        <w:rPr>
          <w:noProof/>
        </w:rPr>
        <w:t>65</w:t>
      </w:r>
      <w:r>
        <w:rPr>
          <w:noProof/>
        </w:rPr>
        <w:fldChar w:fldCharType="end"/>
      </w:r>
    </w:p>
    <w:p w14:paraId="31508C76"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4.2.1.5</w:t>
      </w:r>
      <w:r>
        <w:rPr>
          <w:rFonts w:cstheme="minorBidi"/>
          <w:noProof/>
          <w:sz w:val="24"/>
          <w:szCs w:val="24"/>
          <w:lang w:val="fi-FI" w:eastAsia="ja-JP"/>
        </w:rPr>
        <w:tab/>
      </w:r>
      <w:r w:rsidRPr="00104213">
        <w:rPr>
          <w:caps/>
          <w:noProof/>
        </w:rPr>
        <w:t>Omistus</w:t>
      </w:r>
      <w:r>
        <w:rPr>
          <w:noProof/>
        </w:rPr>
        <w:tab/>
      </w:r>
      <w:r>
        <w:rPr>
          <w:noProof/>
        </w:rPr>
        <w:fldChar w:fldCharType="begin"/>
      </w:r>
      <w:r>
        <w:rPr>
          <w:noProof/>
        </w:rPr>
        <w:instrText xml:space="preserve"> PAGEREF _Toc311273758 \h </w:instrText>
      </w:r>
      <w:r>
        <w:rPr>
          <w:noProof/>
        </w:rPr>
      </w:r>
      <w:r>
        <w:rPr>
          <w:noProof/>
        </w:rPr>
        <w:fldChar w:fldCharType="separate"/>
      </w:r>
      <w:r w:rsidR="0022285C">
        <w:rPr>
          <w:noProof/>
        </w:rPr>
        <w:t>66</w:t>
      </w:r>
      <w:r>
        <w:rPr>
          <w:noProof/>
        </w:rPr>
        <w:fldChar w:fldCharType="end"/>
      </w:r>
    </w:p>
    <w:p w14:paraId="7A29544B"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4.2.1.6</w:t>
      </w:r>
      <w:r>
        <w:rPr>
          <w:rFonts w:cstheme="minorBidi"/>
          <w:noProof/>
          <w:sz w:val="24"/>
          <w:szCs w:val="24"/>
          <w:lang w:val="fi-FI" w:eastAsia="ja-JP"/>
        </w:rPr>
        <w:tab/>
      </w:r>
      <w:r w:rsidRPr="00104213">
        <w:rPr>
          <w:caps/>
          <w:noProof/>
          <w:color w:val="008000"/>
        </w:rPr>
        <w:t>omistuksen muutos</w:t>
      </w:r>
      <w:r>
        <w:rPr>
          <w:noProof/>
        </w:rPr>
        <w:tab/>
      </w:r>
      <w:r>
        <w:rPr>
          <w:noProof/>
        </w:rPr>
        <w:fldChar w:fldCharType="begin"/>
      </w:r>
      <w:r>
        <w:rPr>
          <w:noProof/>
        </w:rPr>
        <w:instrText xml:space="preserve"> PAGEREF _Toc311273759 \h </w:instrText>
      </w:r>
      <w:r>
        <w:rPr>
          <w:noProof/>
        </w:rPr>
      </w:r>
      <w:r>
        <w:rPr>
          <w:noProof/>
        </w:rPr>
        <w:fldChar w:fldCharType="separate"/>
      </w:r>
      <w:r w:rsidR="0022285C">
        <w:rPr>
          <w:noProof/>
        </w:rPr>
        <w:t>67</w:t>
      </w:r>
      <w:r>
        <w:rPr>
          <w:noProof/>
        </w:rPr>
        <w:fldChar w:fldCharType="end"/>
      </w:r>
    </w:p>
    <w:p w14:paraId="1E93C1C0" w14:textId="77777777" w:rsidR="00C82E07" w:rsidRDefault="00C82E07">
      <w:pPr>
        <w:pStyle w:val="INNH3"/>
        <w:tabs>
          <w:tab w:val="left" w:pos="1176"/>
          <w:tab w:val="right" w:leader="dot" w:pos="9016"/>
        </w:tabs>
        <w:rPr>
          <w:rFonts w:cstheme="minorBidi"/>
          <w:noProof/>
          <w:sz w:val="24"/>
          <w:szCs w:val="24"/>
          <w:lang w:val="fi-FI" w:eastAsia="ja-JP"/>
        </w:rPr>
      </w:pPr>
      <w:r>
        <w:rPr>
          <w:noProof/>
        </w:rPr>
        <w:t>4.2.2</w:t>
      </w:r>
      <w:r>
        <w:rPr>
          <w:rFonts w:cstheme="minorBidi"/>
          <w:noProof/>
          <w:sz w:val="24"/>
          <w:szCs w:val="24"/>
          <w:lang w:val="fi-FI" w:eastAsia="ja-JP"/>
        </w:rPr>
        <w:tab/>
      </w:r>
      <w:r>
        <w:rPr>
          <w:noProof/>
        </w:rPr>
        <w:t>Kvanttorisyntaktit</w:t>
      </w:r>
      <w:r>
        <w:rPr>
          <w:noProof/>
        </w:rPr>
        <w:tab/>
      </w:r>
      <w:r>
        <w:rPr>
          <w:noProof/>
        </w:rPr>
        <w:fldChar w:fldCharType="begin"/>
      </w:r>
      <w:r>
        <w:rPr>
          <w:noProof/>
        </w:rPr>
        <w:instrText xml:space="preserve"> PAGEREF _Toc311273760 \h </w:instrText>
      </w:r>
      <w:r>
        <w:rPr>
          <w:noProof/>
        </w:rPr>
      </w:r>
      <w:r>
        <w:rPr>
          <w:noProof/>
        </w:rPr>
        <w:fldChar w:fldCharType="separate"/>
      </w:r>
      <w:r w:rsidR="0022285C">
        <w:rPr>
          <w:noProof/>
        </w:rPr>
        <w:t>68</w:t>
      </w:r>
      <w:r>
        <w:rPr>
          <w:noProof/>
        </w:rPr>
        <w:fldChar w:fldCharType="end"/>
      </w:r>
    </w:p>
    <w:p w14:paraId="257CAA02" w14:textId="77777777" w:rsidR="00C82E07" w:rsidRDefault="00C82E07">
      <w:pPr>
        <w:pStyle w:val="INNH4"/>
        <w:tabs>
          <w:tab w:val="left" w:pos="1526"/>
          <w:tab w:val="right" w:leader="dot" w:pos="9016"/>
        </w:tabs>
        <w:rPr>
          <w:rFonts w:cstheme="minorBidi"/>
          <w:noProof/>
          <w:sz w:val="24"/>
          <w:szCs w:val="24"/>
          <w:lang w:val="fi-FI" w:eastAsia="ja-JP"/>
        </w:rPr>
      </w:pPr>
      <w:r>
        <w:rPr>
          <w:noProof/>
        </w:rPr>
        <w:t>4.2.2.1</w:t>
      </w:r>
      <w:r>
        <w:rPr>
          <w:rFonts w:cstheme="minorBidi"/>
          <w:noProof/>
          <w:sz w:val="24"/>
          <w:szCs w:val="24"/>
          <w:lang w:val="fi-FI" w:eastAsia="ja-JP"/>
        </w:rPr>
        <w:tab/>
      </w:r>
      <w:r>
        <w:rPr>
          <w:noProof/>
        </w:rPr>
        <w:t>Lukumäärä</w:t>
      </w:r>
      <w:r>
        <w:rPr>
          <w:noProof/>
        </w:rPr>
        <w:tab/>
      </w:r>
      <w:r>
        <w:rPr>
          <w:noProof/>
        </w:rPr>
        <w:fldChar w:fldCharType="begin"/>
      </w:r>
      <w:r>
        <w:rPr>
          <w:noProof/>
        </w:rPr>
        <w:instrText xml:space="preserve"> PAGEREF _Toc311273761 \h </w:instrText>
      </w:r>
      <w:r>
        <w:rPr>
          <w:noProof/>
        </w:rPr>
      </w:r>
      <w:r>
        <w:rPr>
          <w:noProof/>
        </w:rPr>
        <w:fldChar w:fldCharType="separate"/>
      </w:r>
      <w:r w:rsidR="0022285C">
        <w:rPr>
          <w:noProof/>
        </w:rPr>
        <w:t>68</w:t>
      </w:r>
      <w:r>
        <w:rPr>
          <w:noProof/>
        </w:rPr>
        <w:fldChar w:fldCharType="end"/>
      </w:r>
    </w:p>
    <w:p w14:paraId="3A92DE9A"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4.2.2.2</w:t>
      </w:r>
      <w:r>
        <w:rPr>
          <w:rFonts w:cstheme="minorBidi"/>
          <w:noProof/>
          <w:sz w:val="24"/>
          <w:szCs w:val="24"/>
          <w:lang w:val="fi-FI" w:eastAsia="ja-JP"/>
        </w:rPr>
        <w:tab/>
      </w:r>
      <w:r w:rsidRPr="00104213">
        <w:rPr>
          <w:caps/>
          <w:noProof/>
        </w:rPr>
        <w:t>Määrä</w:t>
      </w:r>
      <w:r>
        <w:rPr>
          <w:noProof/>
        </w:rPr>
        <w:tab/>
      </w:r>
      <w:r>
        <w:rPr>
          <w:noProof/>
        </w:rPr>
        <w:fldChar w:fldCharType="begin"/>
      </w:r>
      <w:r>
        <w:rPr>
          <w:noProof/>
        </w:rPr>
        <w:instrText xml:space="preserve"> PAGEREF _Toc311273762 \h </w:instrText>
      </w:r>
      <w:r>
        <w:rPr>
          <w:noProof/>
        </w:rPr>
      </w:r>
      <w:r>
        <w:rPr>
          <w:noProof/>
        </w:rPr>
        <w:fldChar w:fldCharType="separate"/>
      </w:r>
      <w:r w:rsidR="0022285C">
        <w:rPr>
          <w:noProof/>
        </w:rPr>
        <w:t>68</w:t>
      </w:r>
      <w:r>
        <w:rPr>
          <w:noProof/>
        </w:rPr>
        <w:fldChar w:fldCharType="end"/>
      </w:r>
    </w:p>
    <w:p w14:paraId="2F72858D" w14:textId="77777777" w:rsidR="00C82E07" w:rsidRDefault="00C82E07">
      <w:pPr>
        <w:pStyle w:val="INNH3"/>
        <w:tabs>
          <w:tab w:val="left" w:pos="1176"/>
          <w:tab w:val="right" w:leader="dot" w:pos="9016"/>
        </w:tabs>
        <w:rPr>
          <w:rFonts w:cstheme="minorBidi"/>
          <w:noProof/>
          <w:sz w:val="24"/>
          <w:szCs w:val="24"/>
          <w:lang w:val="fi-FI" w:eastAsia="ja-JP"/>
        </w:rPr>
      </w:pPr>
      <w:r>
        <w:rPr>
          <w:noProof/>
        </w:rPr>
        <w:t>4.2.3</w:t>
      </w:r>
      <w:r>
        <w:rPr>
          <w:rFonts w:cstheme="minorBidi"/>
          <w:noProof/>
          <w:sz w:val="24"/>
          <w:szCs w:val="24"/>
          <w:lang w:val="fi-FI" w:eastAsia="ja-JP"/>
        </w:rPr>
        <w:tab/>
      </w:r>
      <w:r>
        <w:rPr>
          <w:noProof/>
        </w:rPr>
        <w:t>Predikasuunisyntaktit</w:t>
      </w:r>
      <w:r>
        <w:rPr>
          <w:noProof/>
        </w:rPr>
        <w:tab/>
      </w:r>
      <w:r>
        <w:rPr>
          <w:noProof/>
        </w:rPr>
        <w:fldChar w:fldCharType="begin"/>
      </w:r>
      <w:r>
        <w:rPr>
          <w:noProof/>
        </w:rPr>
        <w:instrText xml:space="preserve"> PAGEREF _Toc311273763 \h </w:instrText>
      </w:r>
      <w:r>
        <w:rPr>
          <w:noProof/>
        </w:rPr>
      </w:r>
      <w:r>
        <w:rPr>
          <w:noProof/>
        </w:rPr>
        <w:fldChar w:fldCharType="separate"/>
      </w:r>
      <w:r w:rsidR="0022285C">
        <w:rPr>
          <w:noProof/>
        </w:rPr>
        <w:t>69</w:t>
      </w:r>
      <w:r>
        <w:rPr>
          <w:noProof/>
        </w:rPr>
        <w:fldChar w:fldCharType="end"/>
      </w:r>
    </w:p>
    <w:p w14:paraId="577A3043"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4.2.3.1</w:t>
      </w:r>
      <w:r>
        <w:rPr>
          <w:rFonts w:cstheme="minorBidi"/>
          <w:noProof/>
          <w:sz w:val="24"/>
          <w:szCs w:val="24"/>
          <w:lang w:val="fi-FI" w:eastAsia="ja-JP"/>
        </w:rPr>
        <w:tab/>
      </w:r>
      <w:r w:rsidRPr="00104213">
        <w:rPr>
          <w:caps/>
          <w:noProof/>
        </w:rPr>
        <w:t>Omituisuus</w:t>
      </w:r>
      <w:r>
        <w:rPr>
          <w:noProof/>
        </w:rPr>
        <w:tab/>
      </w:r>
      <w:r>
        <w:rPr>
          <w:noProof/>
        </w:rPr>
        <w:fldChar w:fldCharType="begin"/>
      </w:r>
      <w:r>
        <w:rPr>
          <w:noProof/>
        </w:rPr>
        <w:instrText xml:space="preserve"> PAGEREF _Toc311273764 \h </w:instrText>
      </w:r>
      <w:r>
        <w:rPr>
          <w:noProof/>
        </w:rPr>
      </w:r>
      <w:r>
        <w:rPr>
          <w:noProof/>
        </w:rPr>
        <w:fldChar w:fldCharType="separate"/>
      </w:r>
      <w:r w:rsidR="0022285C">
        <w:rPr>
          <w:noProof/>
        </w:rPr>
        <w:t>69</w:t>
      </w:r>
      <w:r>
        <w:rPr>
          <w:noProof/>
        </w:rPr>
        <w:fldChar w:fldCharType="end"/>
      </w:r>
    </w:p>
    <w:p w14:paraId="059A6378"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4.2.3.2</w:t>
      </w:r>
      <w:r>
        <w:rPr>
          <w:rFonts w:cstheme="minorBidi"/>
          <w:noProof/>
          <w:sz w:val="24"/>
          <w:szCs w:val="24"/>
          <w:lang w:val="fi-FI" w:eastAsia="ja-JP"/>
        </w:rPr>
        <w:tab/>
      </w:r>
      <w:r w:rsidRPr="00104213">
        <w:rPr>
          <w:caps/>
          <w:noProof/>
        </w:rPr>
        <w:t>Joukko</w:t>
      </w:r>
      <w:r>
        <w:rPr>
          <w:noProof/>
        </w:rPr>
        <w:tab/>
      </w:r>
      <w:r>
        <w:rPr>
          <w:noProof/>
        </w:rPr>
        <w:fldChar w:fldCharType="begin"/>
      </w:r>
      <w:r>
        <w:rPr>
          <w:noProof/>
        </w:rPr>
        <w:instrText xml:space="preserve"> PAGEREF _Toc311273765 \h </w:instrText>
      </w:r>
      <w:r>
        <w:rPr>
          <w:noProof/>
        </w:rPr>
      </w:r>
      <w:r>
        <w:rPr>
          <w:noProof/>
        </w:rPr>
        <w:fldChar w:fldCharType="separate"/>
      </w:r>
      <w:r w:rsidR="0022285C">
        <w:rPr>
          <w:noProof/>
        </w:rPr>
        <w:t>70</w:t>
      </w:r>
      <w:r>
        <w:rPr>
          <w:noProof/>
        </w:rPr>
        <w:fldChar w:fldCharType="end"/>
      </w:r>
    </w:p>
    <w:p w14:paraId="0EE6A001"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4.2.3.3</w:t>
      </w:r>
      <w:r>
        <w:rPr>
          <w:rFonts w:cstheme="minorBidi"/>
          <w:noProof/>
          <w:sz w:val="24"/>
          <w:szCs w:val="24"/>
          <w:lang w:val="fi-FI" w:eastAsia="ja-JP"/>
        </w:rPr>
        <w:tab/>
      </w:r>
      <w:r w:rsidRPr="00104213">
        <w:rPr>
          <w:caps/>
          <w:noProof/>
        </w:rPr>
        <w:t>Omistuspredikasuuni</w:t>
      </w:r>
      <w:r>
        <w:rPr>
          <w:noProof/>
        </w:rPr>
        <w:tab/>
      </w:r>
      <w:r>
        <w:rPr>
          <w:noProof/>
        </w:rPr>
        <w:fldChar w:fldCharType="begin"/>
      </w:r>
      <w:r>
        <w:rPr>
          <w:noProof/>
        </w:rPr>
        <w:instrText xml:space="preserve"> PAGEREF _Toc311273766 \h </w:instrText>
      </w:r>
      <w:r>
        <w:rPr>
          <w:noProof/>
        </w:rPr>
      </w:r>
      <w:r>
        <w:rPr>
          <w:noProof/>
        </w:rPr>
        <w:fldChar w:fldCharType="separate"/>
      </w:r>
      <w:r w:rsidR="0022285C">
        <w:rPr>
          <w:noProof/>
        </w:rPr>
        <w:t>71</w:t>
      </w:r>
      <w:r>
        <w:rPr>
          <w:noProof/>
        </w:rPr>
        <w:fldChar w:fldCharType="end"/>
      </w:r>
    </w:p>
    <w:p w14:paraId="4094FCB0"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4.2.3.4</w:t>
      </w:r>
      <w:r>
        <w:rPr>
          <w:rFonts w:cstheme="minorBidi"/>
          <w:noProof/>
          <w:sz w:val="24"/>
          <w:szCs w:val="24"/>
          <w:lang w:val="fi-FI" w:eastAsia="ja-JP"/>
        </w:rPr>
        <w:tab/>
      </w:r>
      <w:r w:rsidRPr="00104213">
        <w:rPr>
          <w:caps/>
          <w:noProof/>
        </w:rPr>
        <w:t>Eksistensipredikasuuni</w:t>
      </w:r>
      <w:r>
        <w:rPr>
          <w:noProof/>
        </w:rPr>
        <w:tab/>
      </w:r>
      <w:r>
        <w:rPr>
          <w:noProof/>
        </w:rPr>
        <w:fldChar w:fldCharType="begin"/>
      </w:r>
      <w:r>
        <w:rPr>
          <w:noProof/>
        </w:rPr>
        <w:instrText xml:space="preserve"> PAGEREF _Toc311273767 \h </w:instrText>
      </w:r>
      <w:r>
        <w:rPr>
          <w:noProof/>
        </w:rPr>
      </w:r>
      <w:r>
        <w:rPr>
          <w:noProof/>
        </w:rPr>
        <w:fldChar w:fldCharType="separate"/>
      </w:r>
      <w:r w:rsidR="0022285C">
        <w:rPr>
          <w:noProof/>
        </w:rPr>
        <w:t>71</w:t>
      </w:r>
      <w:r>
        <w:rPr>
          <w:noProof/>
        </w:rPr>
        <w:fldChar w:fldCharType="end"/>
      </w:r>
    </w:p>
    <w:p w14:paraId="2EAEB9DD"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4.2.3.5</w:t>
      </w:r>
      <w:r>
        <w:rPr>
          <w:rFonts w:cstheme="minorBidi"/>
          <w:noProof/>
          <w:sz w:val="24"/>
          <w:szCs w:val="24"/>
          <w:lang w:val="fi-FI" w:eastAsia="ja-JP"/>
        </w:rPr>
        <w:tab/>
      </w:r>
      <w:r w:rsidRPr="00104213">
        <w:rPr>
          <w:caps/>
          <w:noProof/>
        </w:rPr>
        <w:t>Muutos</w:t>
      </w:r>
      <w:r>
        <w:rPr>
          <w:noProof/>
        </w:rPr>
        <w:tab/>
      </w:r>
      <w:r>
        <w:rPr>
          <w:noProof/>
        </w:rPr>
        <w:fldChar w:fldCharType="begin"/>
      </w:r>
      <w:r>
        <w:rPr>
          <w:noProof/>
        </w:rPr>
        <w:instrText xml:space="preserve"> PAGEREF _Toc311273768 \h </w:instrText>
      </w:r>
      <w:r>
        <w:rPr>
          <w:noProof/>
        </w:rPr>
      </w:r>
      <w:r>
        <w:rPr>
          <w:noProof/>
        </w:rPr>
        <w:fldChar w:fldCharType="separate"/>
      </w:r>
      <w:r w:rsidR="0022285C">
        <w:rPr>
          <w:noProof/>
        </w:rPr>
        <w:t>72</w:t>
      </w:r>
      <w:r>
        <w:rPr>
          <w:noProof/>
        </w:rPr>
        <w:fldChar w:fldCharType="end"/>
      </w:r>
    </w:p>
    <w:p w14:paraId="001D2988"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4.2.3.6</w:t>
      </w:r>
      <w:r>
        <w:rPr>
          <w:rFonts w:cstheme="minorBidi"/>
          <w:noProof/>
          <w:sz w:val="24"/>
          <w:szCs w:val="24"/>
          <w:lang w:val="fi-FI" w:eastAsia="ja-JP"/>
        </w:rPr>
        <w:tab/>
      </w:r>
      <w:r w:rsidRPr="00104213">
        <w:rPr>
          <w:caps/>
          <w:noProof/>
        </w:rPr>
        <w:t>Tulos</w:t>
      </w:r>
      <w:r>
        <w:rPr>
          <w:noProof/>
        </w:rPr>
        <w:tab/>
      </w:r>
      <w:r>
        <w:rPr>
          <w:noProof/>
        </w:rPr>
        <w:fldChar w:fldCharType="begin"/>
      </w:r>
      <w:r>
        <w:rPr>
          <w:noProof/>
        </w:rPr>
        <w:instrText xml:space="preserve"> PAGEREF _Toc311273769 \h </w:instrText>
      </w:r>
      <w:r>
        <w:rPr>
          <w:noProof/>
        </w:rPr>
      </w:r>
      <w:r>
        <w:rPr>
          <w:noProof/>
        </w:rPr>
        <w:fldChar w:fldCharType="separate"/>
      </w:r>
      <w:r w:rsidR="0022285C">
        <w:rPr>
          <w:noProof/>
        </w:rPr>
        <w:t>72</w:t>
      </w:r>
      <w:r>
        <w:rPr>
          <w:noProof/>
        </w:rPr>
        <w:fldChar w:fldCharType="end"/>
      </w:r>
    </w:p>
    <w:p w14:paraId="79CEFC80"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4.2.3.7</w:t>
      </w:r>
      <w:r>
        <w:rPr>
          <w:rFonts w:cstheme="minorBidi"/>
          <w:noProof/>
          <w:sz w:val="24"/>
          <w:szCs w:val="24"/>
          <w:lang w:val="fi-FI" w:eastAsia="ja-JP"/>
        </w:rPr>
        <w:tab/>
      </w:r>
      <w:r w:rsidRPr="00104213">
        <w:rPr>
          <w:caps/>
          <w:noProof/>
        </w:rPr>
        <w:t>Sansi</w:t>
      </w:r>
      <w:r>
        <w:rPr>
          <w:noProof/>
        </w:rPr>
        <w:tab/>
      </w:r>
      <w:r>
        <w:rPr>
          <w:noProof/>
        </w:rPr>
        <w:fldChar w:fldCharType="begin"/>
      </w:r>
      <w:r>
        <w:rPr>
          <w:noProof/>
        </w:rPr>
        <w:instrText xml:space="preserve"> PAGEREF _Toc311273770 \h </w:instrText>
      </w:r>
      <w:r>
        <w:rPr>
          <w:noProof/>
        </w:rPr>
      </w:r>
      <w:r>
        <w:rPr>
          <w:noProof/>
        </w:rPr>
        <w:fldChar w:fldCharType="separate"/>
      </w:r>
      <w:r w:rsidR="0022285C">
        <w:rPr>
          <w:noProof/>
        </w:rPr>
        <w:t>73</w:t>
      </w:r>
      <w:r>
        <w:rPr>
          <w:noProof/>
        </w:rPr>
        <w:fldChar w:fldCharType="end"/>
      </w:r>
    </w:p>
    <w:p w14:paraId="14B9C040" w14:textId="77777777" w:rsidR="00C82E07" w:rsidRDefault="00C82E07">
      <w:pPr>
        <w:pStyle w:val="INNH3"/>
        <w:tabs>
          <w:tab w:val="left" w:pos="1176"/>
          <w:tab w:val="right" w:leader="dot" w:pos="9016"/>
        </w:tabs>
        <w:rPr>
          <w:rFonts w:cstheme="minorBidi"/>
          <w:noProof/>
          <w:sz w:val="24"/>
          <w:szCs w:val="24"/>
          <w:lang w:val="fi-FI" w:eastAsia="ja-JP"/>
        </w:rPr>
      </w:pPr>
      <w:r>
        <w:rPr>
          <w:noProof/>
        </w:rPr>
        <w:t>4.2.4</w:t>
      </w:r>
      <w:r>
        <w:rPr>
          <w:rFonts w:cstheme="minorBidi"/>
          <w:noProof/>
          <w:sz w:val="24"/>
          <w:szCs w:val="24"/>
          <w:lang w:val="fi-FI" w:eastAsia="ja-JP"/>
        </w:rPr>
        <w:tab/>
      </w:r>
      <w:r>
        <w:rPr>
          <w:noProof/>
        </w:rPr>
        <w:t>Tunnet</w:t>
      </w:r>
      <w:r>
        <w:rPr>
          <w:noProof/>
        </w:rPr>
        <w:tab/>
      </w:r>
      <w:r>
        <w:rPr>
          <w:noProof/>
        </w:rPr>
        <w:fldChar w:fldCharType="begin"/>
      </w:r>
      <w:r>
        <w:rPr>
          <w:noProof/>
        </w:rPr>
        <w:instrText xml:space="preserve"> PAGEREF _Toc311273771 \h </w:instrText>
      </w:r>
      <w:r>
        <w:rPr>
          <w:noProof/>
        </w:rPr>
      </w:r>
      <w:r>
        <w:rPr>
          <w:noProof/>
        </w:rPr>
        <w:fldChar w:fldCharType="separate"/>
      </w:r>
      <w:r w:rsidR="0022285C">
        <w:rPr>
          <w:noProof/>
        </w:rPr>
        <w:t>74</w:t>
      </w:r>
      <w:r>
        <w:rPr>
          <w:noProof/>
        </w:rPr>
        <w:fldChar w:fldCharType="end"/>
      </w:r>
    </w:p>
    <w:p w14:paraId="351121F4"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4.2.4.1</w:t>
      </w:r>
      <w:r>
        <w:rPr>
          <w:rFonts w:cstheme="minorBidi"/>
          <w:noProof/>
          <w:sz w:val="24"/>
          <w:szCs w:val="24"/>
          <w:lang w:val="fi-FI" w:eastAsia="ja-JP"/>
        </w:rPr>
        <w:tab/>
      </w:r>
      <w:r w:rsidRPr="00104213">
        <w:rPr>
          <w:caps/>
          <w:noProof/>
        </w:rPr>
        <w:t>Vasituinen tunnet</w:t>
      </w:r>
      <w:r>
        <w:rPr>
          <w:noProof/>
        </w:rPr>
        <w:tab/>
      </w:r>
      <w:r>
        <w:rPr>
          <w:noProof/>
        </w:rPr>
        <w:fldChar w:fldCharType="begin"/>
      </w:r>
      <w:r>
        <w:rPr>
          <w:noProof/>
        </w:rPr>
        <w:instrText xml:space="preserve"> PAGEREF _Toc311273772 \h </w:instrText>
      </w:r>
      <w:r>
        <w:rPr>
          <w:noProof/>
        </w:rPr>
      </w:r>
      <w:r>
        <w:rPr>
          <w:noProof/>
        </w:rPr>
        <w:fldChar w:fldCharType="separate"/>
      </w:r>
      <w:r w:rsidR="0022285C">
        <w:rPr>
          <w:noProof/>
        </w:rPr>
        <w:t>74</w:t>
      </w:r>
      <w:r>
        <w:rPr>
          <w:noProof/>
        </w:rPr>
        <w:fldChar w:fldCharType="end"/>
      </w:r>
    </w:p>
    <w:p w14:paraId="6D506B26"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4.2.4.2</w:t>
      </w:r>
      <w:r>
        <w:rPr>
          <w:rFonts w:cstheme="minorBidi"/>
          <w:noProof/>
          <w:sz w:val="24"/>
          <w:szCs w:val="24"/>
          <w:lang w:val="fi-FI" w:eastAsia="ja-JP"/>
        </w:rPr>
        <w:tab/>
      </w:r>
      <w:r w:rsidRPr="00104213">
        <w:rPr>
          <w:caps/>
          <w:noProof/>
        </w:rPr>
        <w:t>Kausatiivinen tunnet</w:t>
      </w:r>
      <w:r>
        <w:rPr>
          <w:noProof/>
        </w:rPr>
        <w:tab/>
      </w:r>
      <w:r>
        <w:rPr>
          <w:noProof/>
        </w:rPr>
        <w:fldChar w:fldCharType="begin"/>
      </w:r>
      <w:r>
        <w:rPr>
          <w:noProof/>
        </w:rPr>
        <w:instrText xml:space="preserve"> PAGEREF _Toc311273773 \h </w:instrText>
      </w:r>
      <w:r>
        <w:rPr>
          <w:noProof/>
        </w:rPr>
      </w:r>
      <w:r>
        <w:rPr>
          <w:noProof/>
        </w:rPr>
        <w:fldChar w:fldCharType="separate"/>
      </w:r>
      <w:r w:rsidR="0022285C">
        <w:rPr>
          <w:noProof/>
        </w:rPr>
        <w:t>75</w:t>
      </w:r>
      <w:r>
        <w:rPr>
          <w:noProof/>
        </w:rPr>
        <w:fldChar w:fldCharType="end"/>
      </w:r>
    </w:p>
    <w:p w14:paraId="412B8505" w14:textId="77777777" w:rsidR="00C82E07" w:rsidRDefault="00C82E07">
      <w:pPr>
        <w:pStyle w:val="INNH3"/>
        <w:tabs>
          <w:tab w:val="left" w:pos="1176"/>
          <w:tab w:val="right" w:leader="dot" w:pos="9016"/>
        </w:tabs>
        <w:rPr>
          <w:rFonts w:cstheme="minorBidi"/>
          <w:noProof/>
          <w:sz w:val="24"/>
          <w:szCs w:val="24"/>
          <w:lang w:val="fi-FI" w:eastAsia="ja-JP"/>
        </w:rPr>
      </w:pPr>
      <w:r>
        <w:rPr>
          <w:noProof/>
        </w:rPr>
        <w:t>4.2.5</w:t>
      </w:r>
      <w:r>
        <w:rPr>
          <w:rFonts w:cstheme="minorBidi"/>
          <w:noProof/>
          <w:sz w:val="24"/>
          <w:szCs w:val="24"/>
          <w:lang w:val="fi-FI" w:eastAsia="ja-JP"/>
        </w:rPr>
        <w:tab/>
      </w:r>
      <w:r>
        <w:rPr>
          <w:noProof/>
        </w:rPr>
        <w:t>Tekemissyntaktit</w:t>
      </w:r>
      <w:r>
        <w:rPr>
          <w:noProof/>
        </w:rPr>
        <w:tab/>
      </w:r>
      <w:r>
        <w:rPr>
          <w:noProof/>
        </w:rPr>
        <w:fldChar w:fldCharType="begin"/>
      </w:r>
      <w:r>
        <w:rPr>
          <w:noProof/>
        </w:rPr>
        <w:instrText xml:space="preserve"> PAGEREF _Toc311273774 \h </w:instrText>
      </w:r>
      <w:r>
        <w:rPr>
          <w:noProof/>
        </w:rPr>
      </w:r>
      <w:r>
        <w:rPr>
          <w:noProof/>
        </w:rPr>
        <w:fldChar w:fldCharType="separate"/>
      </w:r>
      <w:r w:rsidR="0022285C">
        <w:rPr>
          <w:noProof/>
        </w:rPr>
        <w:t>75</w:t>
      </w:r>
      <w:r>
        <w:rPr>
          <w:noProof/>
        </w:rPr>
        <w:fldChar w:fldCharType="end"/>
      </w:r>
    </w:p>
    <w:p w14:paraId="3D9AE02A"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4.2.5.1</w:t>
      </w:r>
      <w:r>
        <w:rPr>
          <w:rFonts w:cstheme="minorBidi"/>
          <w:noProof/>
          <w:sz w:val="24"/>
          <w:szCs w:val="24"/>
          <w:lang w:val="fi-FI" w:eastAsia="ja-JP"/>
        </w:rPr>
        <w:tab/>
      </w:r>
      <w:r w:rsidRPr="00104213">
        <w:rPr>
          <w:caps/>
          <w:noProof/>
        </w:rPr>
        <w:t>Kaksipaikkainen teko</w:t>
      </w:r>
      <w:r>
        <w:rPr>
          <w:noProof/>
        </w:rPr>
        <w:tab/>
      </w:r>
      <w:r>
        <w:rPr>
          <w:noProof/>
        </w:rPr>
        <w:fldChar w:fldCharType="begin"/>
      </w:r>
      <w:r>
        <w:rPr>
          <w:noProof/>
        </w:rPr>
        <w:instrText xml:space="preserve"> PAGEREF _Toc311273775 \h </w:instrText>
      </w:r>
      <w:r>
        <w:rPr>
          <w:noProof/>
        </w:rPr>
      </w:r>
      <w:r>
        <w:rPr>
          <w:noProof/>
        </w:rPr>
        <w:fldChar w:fldCharType="separate"/>
      </w:r>
      <w:r w:rsidR="0022285C">
        <w:rPr>
          <w:noProof/>
        </w:rPr>
        <w:t>75</w:t>
      </w:r>
      <w:r>
        <w:rPr>
          <w:noProof/>
        </w:rPr>
        <w:fldChar w:fldCharType="end"/>
      </w:r>
    </w:p>
    <w:p w14:paraId="799692CE"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4.2.5.2</w:t>
      </w:r>
      <w:r>
        <w:rPr>
          <w:rFonts w:cstheme="minorBidi"/>
          <w:noProof/>
          <w:sz w:val="24"/>
          <w:szCs w:val="24"/>
          <w:lang w:val="fi-FI" w:eastAsia="ja-JP"/>
        </w:rPr>
        <w:tab/>
      </w:r>
      <w:r w:rsidRPr="00104213">
        <w:rPr>
          <w:caps/>
          <w:noProof/>
        </w:rPr>
        <w:t>Muuttaminen</w:t>
      </w:r>
      <w:r>
        <w:rPr>
          <w:noProof/>
        </w:rPr>
        <w:tab/>
      </w:r>
      <w:r>
        <w:rPr>
          <w:noProof/>
        </w:rPr>
        <w:fldChar w:fldCharType="begin"/>
      </w:r>
      <w:r>
        <w:rPr>
          <w:noProof/>
        </w:rPr>
        <w:instrText xml:space="preserve"> PAGEREF _Toc311273776 \h </w:instrText>
      </w:r>
      <w:r>
        <w:rPr>
          <w:noProof/>
        </w:rPr>
      </w:r>
      <w:r>
        <w:rPr>
          <w:noProof/>
        </w:rPr>
        <w:fldChar w:fldCharType="separate"/>
      </w:r>
      <w:r w:rsidR="0022285C">
        <w:rPr>
          <w:noProof/>
        </w:rPr>
        <w:t>77</w:t>
      </w:r>
      <w:r>
        <w:rPr>
          <w:noProof/>
        </w:rPr>
        <w:fldChar w:fldCharType="end"/>
      </w:r>
    </w:p>
    <w:p w14:paraId="208AEA17"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4.2.5.3</w:t>
      </w:r>
      <w:r>
        <w:rPr>
          <w:rFonts w:cstheme="minorBidi"/>
          <w:noProof/>
          <w:sz w:val="24"/>
          <w:szCs w:val="24"/>
          <w:lang w:val="fi-FI" w:eastAsia="ja-JP"/>
        </w:rPr>
        <w:tab/>
      </w:r>
      <w:r w:rsidRPr="00104213">
        <w:rPr>
          <w:caps/>
          <w:noProof/>
        </w:rPr>
        <w:t>Omistaajan vaihetus</w:t>
      </w:r>
      <w:r>
        <w:rPr>
          <w:noProof/>
        </w:rPr>
        <w:tab/>
      </w:r>
      <w:r>
        <w:rPr>
          <w:noProof/>
        </w:rPr>
        <w:fldChar w:fldCharType="begin"/>
      </w:r>
      <w:r>
        <w:rPr>
          <w:noProof/>
        </w:rPr>
        <w:instrText xml:space="preserve"> PAGEREF _Toc311273777 \h </w:instrText>
      </w:r>
      <w:r>
        <w:rPr>
          <w:noProof/>
        </w:rPr>
      </w:r>
      <w:r>
        <w:rPr>
          <w:noProof/>
        </w:rPr>
        <w:fldChar w:fldCharType="separate"/>
      </w:r>
      <w:r w:rsidR="0022285C">
        <w:rPr>
          <w:noProof/>
        </w:rPr>
        <w:t>77</w:t>
      </w:r>
      <w:r>
        <w:rPr>
          <w:noProof/>
        </w:rPr>
        <w:fldChar w:fldCharType="end"/>
      </w:r>
    </w:p>
    <w:p w14:paraId="0C433493"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4.2.5.4</w:t>
      </w:r>
      <w:r>
        <w:rPr>
          <w:rFonts w:cstheme="minorBidi"/>
          <w:noProof/>
          <w:sz w:val="24"/>
          <w:szCs w:val="24"/>
          <w:lang w:val="fi-FI" w:eastAsia="ja-JP"/>
        </w:rPr>
        <w:tab/>
      </w:r>
      <w:r w:rsidRPr="00104213">
        <w:rPr>
          <w:caps/>
          <w:noProof/>
        </w:rPr>
        <w:t>Siirtäminen</w:t>
      </w:r>
      <w:r>
        <w:rPr>
          <w:noProof/>
        </w:rPr>
        <w:tab/>
      </w:r>
      <w:r>
        <w:rPr>
          <w:noProof/>
        </w:rPr>
        <w:fldChar w:fldCharType="begin"/>
      </w:r>
      <w:r>
        <w:rPr>
          <w:noProof/>
        </w:rPr>
        <w:instrText xml:space="preserve"> PAGEREF _Toc311273778 \h </w:instrText>
      </w:r>
      <w:r>
        <w:rPr>
          <w:noProof/>
        </w:rPr>
      </w:r>
      <w:r>
        <w:rPr>
          <w:noProof/>
        </w:rPr>
        <w:fldChar w:fldCharType="separate"/>
      </w:r>
      <w:r w:rsidR="0022285C">
        <w:rPr>
          <w:noProof/>
        </w:rPr>
        <w:t>79</w:t>
      </w:r>
      <w:r>
        <w:rPr>
          <w:noProof/>
        </w:rPr>
        <w:fldChar w:fldCharType="end"/>
      </w:r>
    </w:p>
    <w:p w14:paraId="09449212"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4.2.6</w:t>
      </w:r>
      <w:r>
        <w:rPr>
          <w:rFonts w:cstheme="minorBidi"/>
          <w:noProof/>
          <w:sz w:val="24"/>
          <w:szCs w:val="24"/>
          <w:lang w:val="fi-FI" w:eastAsia="ja-JP"/>
        </w:rPr>
        <w:tab/>
      </w:r>
      <w:r>
        <w:rPr>
          <w:noProof/>
        </w:rPr>
        <w:t>Tilasyntaktit</w:t>
      </w:r>
      <w:r>
        <w:rPr>
          <w:noProof/>
        </w:rPr>
        <w:tab/>
      </w:r>
      <w:r>
        <w:rPr>
          <w:noProof/>
        </w:rPr>
        <w:fldChar w:fldCharType="begin"/>
      </w:r>
      <w:r>
        <w:rPr>
          <w:noProof/>
        </w:rPr>
        <w:instrText xml:space="preserve"> PAGEREF _Toc311273779 \h </w:instrText>
      </w:r>
      <w:r>
        <w:rPr>
          <w:noProof/>
        </w:rPr>
      </w:r>
      <w:r>
        <w:rPr>
          <w:noProof/>
        </w:rPr>
        <w:fldChar w:fldCharType="separate"/>
      </w:r>
      <w:r w:rsidR="0022285C">
        <w:rPr>
          <w:noProof/>
        </w:rPr>
        <w:t>80</w:t>
      </w:r>
      <w:r>
        <w:rPr>
          <w:noProof/>
        </w:rPr>
        <w:fldChar w:fldCharType="end"/>
      </w:r>
    </w:p>
    <w:p w14:paraId="26A46587"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4.2.6.1</w:t>
      </w:r>
      <w:r>
        <w:rPr>
          <w:rFonts w:cstheme="minorBidi"/>
          <w:noProof/>
          <w:sz w:val="24"/>
          <w:szCs w:val="24"/>
          <w:lang w:val="fi-FI" w:eastAsia="ja-JP"/>
        </w:rPr>
        <w:tab/>
      </w:r>
      <w:r w:rsidRPr="00104213">
        <w:rPr>
          <w:caps/>
          <w:noProof/>
        </w:rPr>
        <w:t>Säätila</w:t>
      </w:r>
      <w:r>
        <w:rPr>
          <w:noProof/>
        </w:rPr>
        <w:tab/>
      </w:r>
      <w:r>
        <w:rPr>
          <w:noProof/>
        </w:rPr>
        <w:fldChar w:fldCharType="begin"/>
      </w:r>
      <w:r>
        <w:rPr>
          <w:noProof/>
        </w:rPr>
        <w:instrText xml:space="preserve"> PAGEREF _Toc311273780 \h </w:instrText>
      </w:r>
      <w:r>
        <w:rPr>
          <w:noProof/>
        </w:rPr>
      </w:r>
      <w:r>
        <w:rPr>
          <w:noProof/>
        </w:rPr>
        <w:fldChar w:fldCharType="separate"/>
      </w:r>
      <w:r w:rsidR="0022285C">
        <w:rPr>
          <w:noProof/>
        </w:rPr>
        <w:t>80</w:t>
      </w:r>
      <w:r>
        <w:rPr>
          <w:noProof/>
        </w:rPr>
        <w:fldChar w:fldCharType="end"/>
      </w:r>
    </w:p>
    <w:p w14:paraId="0BD7AD3C"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4.2.6.2</w:t>
      </w:r>
      <w:r>
        <w:rPr>
          <w:rFonts w:cstheme="minorBidi"/>
          <w:noProof/>
          <w:sz w:val="24"/>
          <w:szCs w:val="24"/>
          <w:lang w:val="fi-FI" w:eastAsia="ja-JP"/>
        </w:rPr>
        <w:tab/>
      </w:r>
      <w:r w:rsidRPr="00104213">
        <w:rPr>
          <w:caps/>
          <w:noProof/>
        </w:rPr>
        <w:t>Ulkoinen olotila</w:t>
      </w:r>
      <w:r>
        <w:rPr>
          <w:noProof/>
        </w:rPr>
        <w:tab/>
      </w:r>
      <w:r>
        <w:rPr>
          <w:noProof/>
        </w:rPr>
        <w:fldChar w:fldCharType="begin"/>
      </w:r>
      <w:r>
        <w:rPr>
          <w:noProof/>
        </w:rPr>
        <w:instrText xml:space="preserve"> PAGEREF _Toc311273781 \h </w:instrText>
      </w:r>
      <w:r>
        <w:rPr>
          <w:noProof/>
        </w:rPr>
      </w:r>
      <w:r>
        <w:rPr>
          <w:noProof/>
        </w:rPr>
        <w:fldChar w:fldCharType="separate"/>
      </w:r>
      <w:r w:rsidR="0022285C">
        <w:rPr>
          <w:noProof/>
        </w:rPr>
        <w:t>81</w:t>
      </w:r>
      <w:r>
        <w:rPr>
          <w:noProof/>
        </w:rPr>
        <w:fldChar w:fldCharType="end"/>
      </w:r>
    </w:p>
    <w:p w14:paraId="6C1D8B52"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4.2.6.3</w:t>
      </w:r>
      <w:r>
        <w:rPr>
          <w:rFonts w:cstheme="minorBidi"/>
          <w:noProof/>
          <w:sz w:val="24"/>
          <w:szCs w:val="24"/>
          <w:lang w:val="fi-FI" w:eastAsia="ja-JP"/>
        </w:rPr>
        <w:tab/>
      </w:r>
      <w:r w:rsidRPr="00104213">
        <w:rPr>
          <w:caps/>
          <w:noProof/>
        </w:rPr>
        <w:t>Sansitila</w:t>
      </w:r>
      <w:r>
        <w:rPr>
          <w:noProof/>
        </w:rPr>
        <w:tab/>
      </w:r>
      <w:r>
        <w:rPr>
          <w:noProof/>
        </w:rPr>
        <w:fldChar w:fldCharType="begin"/>
      </w:r>
      <w:r>
        <w:rPr>
          <w:noProof/>
        </w:rPr>
        <w:instrText xml:space="preserve"> PAGEREF _Toc311273782 \h </w:instrText>
      </w:r>
      <w:r>
        <w:rPr>
          <w:noProof/>
        </w:rPr>
      </w:r>
      <w:r>
        <w:rPr>
          <w:noProof/>
        </w:rPr>
        <w:fldChar w:fldCharType="separate"/>
      </w:r>
      <w:r w:rsidR="0022285C">
        <w:rPr>
          <w:noProof/>
        </w:rPr>
        <w:t>81</w:t>
      </w:r>
      <w:r>
        <w:rPr>
          <w:noProof/>
        </w:rPr>
        <w:fldChar w:fldCharType="end"/>
      </w:r>
    </w:p>
    <w:p w14:paraId="4476AF4B"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4.2.6.4</w:t>
      </w:r>
      <w:r>
        <w:rPr>
          <w:rFonts w:cstheme="minorBidi"/>
          <w:noProof/>
          <w:sz w:val="24"/>
          <w:szCs w:val="24"/>
          <w:lang w:val="fi-FI" w:eastAsia="ja-JP"/>
        </w:rPr>
        <w:tab/>
      </w:r>
      <w:r w:rsidRPr="00104213">
        <w:rPr>
          <w:caps/>
          <w:noProof/>
        </w:rPr>
        <w:t>Subjektiivinen tila</w:t>
      </w:r>
      <w:r>
        <w:rPr>
          <w:noProof/>
        </w:rPr>
        <w:tab/>
      </w:r>
      <w:r>
        <w:rPr>
          <w:noProof/>
        </w:rPr>
        <w:fldChar w:fldCharType="begin"/>
      </w:r>
      <w:r>
        <w:rPr>
          <w:noProof/>
        </w:rPr>
        <w:instrText xml:space="preserve"> PAGEREF _Toc311273783 \h </w:instrText>
      </w:r>
      <w:r>
        <w:rPr>
          <w:noProof/>
        </w:rPr>
      </w:r>
      <w:r>
        <w:rPr>
          <w:noProof/>
        </w:rPr>
        <w:fldChar w:fldCharType="separate"/>
      </w:r>
      <w:r w:rsidR="0022285C">
        <w:rPr>
          <w:noProof/>
        </w:rPr>
        <w:t>82</w:t>
      </w:r>
      <w:r>
        <w:rPr>
          <w:noProof/>
        </w:rPr>
        <w:fldChar w:fldCharType="end"/>
      </w:r>
    </w:p>
    <w:p w14:paraId="182F964F" w14:textId="77777777" w:rsidR="00C82E07" w:rsidRDefault="00C82E07">
      <w:pPr>
        <w:pStyle w:val="INNH4"/>
        <w:tabs>
          <w:tab w:val="left" w:pos="1526"/>
          <w:tab w:val="right" w:leader="dot" w:pos="9016"/>
        </w:tabs>
        <w:rPr>
          <w:rFonts w:cstheme="minorBidi"/>
          <w:noProof/>
          <w:sz w:val="24"/>
          <w:szCs w:val="24"/>
          <w:lang w:val="fi-FI" w:eastAsia="ja-JP"/>
        </w:rPr>
      </w:pPr>
      <w:r w:rsidRPr="00104213">
        <w:rPr>
          <w:caps/>
          <w:noProof/>
        </w:rPr>
        <w:t>4.2.6.5</w:t>
      </w:r>
      <w:r>
        <w:rPr>
          <w:rFonts w:cstheme="minorBidi"/>
          <w:noProof/>
          <w:sz w:val="24"/>
          <w:szCs w:val="24"/>
          <w:lang w:val="fi-FI" w:eastAsia="ja-JP"/>
        </w:rPr>
        <w:tab/>
      </w:r>
      <w:r w:rsidRPr="00104213">
        <w:rPr>
          <w:caps/>
          <w:noProof/>
        </w:rPr>
        <w:t>Statustila</w:t>
      </w:r>
      <w:r>
        <w:rPr>
          <w:noProof/>
        </w:rPr>
        <w:tab/>
      </w:r>
      <w:r>
        <w:rPr>
          <w:noProof/>
        </w:rPr>
        <w:fldChar w:fldCharType="begin"/>
      </w:r>
      <w:r>
        <w:rPr>
          <w:noProof/>
        </w:rPr>
        <w:instrText xml:space="preserve"> PAGEREF _Toc311273784 \h </w:instrText>
      </w:r>
      <w:r>
        <w:rPr>
          <w:noProof/>
        </w:rPr>
      </w:r>
      <w:r>
        <w:rPr>
          <w:noProof/>
        </w:rPr>
        <w:fldChar w:fldCharType="separate"/>
      </w:r>
      <w:r w:rsidR="0022285C">
        <w:rPr>
          <w:noProof/>
        </w:rPr>
        <w:t>83</w:t>
      </w:r>
      <w:r>
        <w:rPr>
          <w:noProof/>
        </w:rPr>
        <w:fldChar w:fldCharType="end"/>
      </w:r>
    </w:p>
    <w:p w14:paraId="74A601CE"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4.3</w:t>
      </w:r>
      <w:r>
        <w:rPr>
          <w:rFonts w:cstheme="minorBidi"/>
          <w:b w:val="0"/>
          <w:noProof/>
          <w:sz w:val="24"/>
          <w:szCs w:val="24"/>
          <w:lang w:val="fi-FI" w:eastAsia="ja-JP"/>
        </w:rPr>
        <w:tab/>
      </w:r>
      <w:r>
        <w:rPr>
          <w:noProof/>
        </w:rPr>
        <w:t>Referatiiviset syntaktit</w:t>
      </w:r>
      <w:r>
        <w:rPr>
          <w:noProof/>
        </w:rPr>
        <w:tab/>
      </w:r>
      <w:r>
        <w:rPr>
          <w:noProof/>
        </w:rPr>
        <w:fldChar w:fldCharType="begin"/>
      </w:r>
      <w:r>
        <w:rPr>
          <w:noProof/>
        </w:rPr>
        <w:instrText xml:space="preserve"> PAGEREF _Toc311273785 \h </w:instrText>
      </w:r>
      <w:r>
        <w:rPr>
          <w:noProof/>
        </w:rPr>
      </w:r>
      <w:r>
        <w:rPr>
          <w:noProof/>
        </w:rPr>
        <w:fldChar w:fldCharType="separate"/>
      </w:r>
      <w:r w:rsidR="0022285C">
        <w:rPr>
          <w:noProof/>
        </w:rPr>
        <w:t>83</w:t>
      </w:r>
      <w:r>
        <w:rPr>
          <w:noProof/>
        </w:rPr>
        <w:fldChar w:fldCharType="end"/>
      </w:r>
    </w:p>
    <w:p w14:paraId="1FA02304"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4.3.1</w:t>
      </w:r>
      <w:r>
        <w:rPr>
          <w:rFonts w:cstheme="minorBidi"/>
          <w:noProof/>
          <w:sz w:val="24"/>
          <w:szCs w:val="24"/>
          <w:lang w:val="fi-FI" w:eastAsia="ja-JP"/>
        </w:rPr>
        <w:tab/>
      </w:r>
      <w:r w:rsidRPr="00104213">
        <w:rPr>
          <w:caps/>
          <w:noProof/>
        </w:rPr>
        <w:t>Kognisuuni</w:t>
      </w:r>
      <w:r>
        <w:rPr>
          <w:noProof/>
        </w:rPr>
        <w:tab/>
      </w:r>
      <w:r>
        <w:rPr>
          <w:noProof/>
        </w:rPr>
        <w:fldChar w:fldCharType="begin"/>
      </w:r>
      <w:r>
        <w:rPr>
          <w:noProof/>
        </w:rPr>
        <w:instrText xml:space="preserve"> PAGEREF _Toc311273786 \h </w:instrText>
      </w:r>
      <w:r>
        <w:rPr>
          <w:noProof/>
        </w:rPr>
      </w:r>
      <w:r>
        <w:rPr>
          <w:noProof/>
        </w:rPr>
        <w:fldChar w:fldCharType="separate"/>
      </w:r>
      <w:r w:rsidR="0022285C">
        <w:rPr>
          <w:noProof/>
        </w:rPr>
        <w:t>84</w:t>
      </w:r>
      <w:r>
        <w:rPr>
          <w:noProof/>
        </w:rPr>
        <w:fldChar w:fldCharType="end"/>
      </w:r>
    </w:p>
    <w:p w14:paraId="5D6C0893"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4.3.2</w:t>
      </w:r>
      <w:r>
        <w:rPr>
          <w:rFonts w:cstheme="minorBidi"/>
          <w:noProof/>
          <w:sz w:val="24"/>
          <w:szCs w:val="24"/>
          <w:lang w:val="fi-FI" w:eastAsia="ja-JP"/>
        </w:rPr>
        <w:tab/>
      </w:r>
      <w:r w:rsidRPr="00104213">
        <w:rPr>
          <w:caps/>
          <w:noProof/>
        </w:rPr>
        <w:t>Arvelu</w:t>
      </w:r>
      <w:r>
        <w:rPr>
          <w:noProof/>
        </w:rPr>
        <w:tab/>
      </w:r>
      <w:r>
        <w:rPr>
          <w:noProof/>
        </w:rPr>
        <w:fldChar w:fldCharType="begin"/>
      </w:r>
      <w:r>
        <w:rPr>
          <w:noProof/>
        </w:rPr>
        <w:instrText xml:space="preserve"> PAGEREF _Toc311273787 \h </w:instrText>
      </w:r>
      <w:r>
        <w:rPr>
          <w:noProof/>
        </w:rPr>
      </w:r>
      <w:r>
        <w:rPr>
          <w:noProof/>
        </w:rPr>
        <w:fldChar w:fldCharType="separate"/>
      </w:r>
      <w:r w:rsidR="0022285C">
        <w:rPr>
          <w:noProof/>
        </w:rPr>
        <w:t>85</w:t>
      </w:r>
      <w:r>
        <w:rPr>
          <w:noProof/>
        </w:rPr>
        <w:fldChar w:fldCharType="end"/>
      </w:r>
    </w:p>
    <w:p w14:paraId="1491CB1E"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4.3.3</w:t>
      </w:r>
      <w:r>
        <w:rPr>
          <w:rFonts w:cstheme="minorBidi"/>
          <w:noProof/>
          <w:sz w:val="24"/>
          <w:szCs w:val="24"/>
          <w:lang w:val="fi-FI" w:eastAsia="ja-JP"/>
        </w:rPr>
        <w:tab/>
      </w:r>
      <w:r w:rsidRPr="00104213">
        <w:rPr>
          <w:caps/>
          <w:noProof/>
        </w:rPr>
        <w:t>Referatiivinen sansi</w:t>
      </w:r>
      <w:r>
        <w:rPr>
          <w:noProof/>
        </w:rPr>
        <w:tab/>
      </w:r>
      <w:r>
        <w:rPr>
          <w:noProof/>
        </w:rPr>
        <w:fldChar w:fldCharType="begin"/>
      </w:r>
      <w:r>
        <w:rPr>
          <w:noProof/>
        </w:rPr>
        <w:instrText xml:space="preserve"> PAGEREF _Toc311273788 \h </w:instrText>
      </w:r>
      <w:r>
        <w:rPr>
          <w:noProof/>
        </w:rPr>
      </w:r>
      <w:r>
        <w:rPr>
          <w:noProof/>
        </w:rPr>
        <w:fldChar w:fldCharType="separate"/>
      </w:r>
      <w:r w:rsidR="0022285C">
        <w:rPr>
          <w:noProof/>
        </w:rPr>
        <w:t>86</w:t>
      </w:r>
      <w:r>
        <w:rPr>
          <w:noProof/>
        </w:rPr>
        <w:fldChar w:fldCharType="end"/>
      </w:r>
    </w:p>
    <w:p w14:paraId="3829FDF7"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4.3.4</w:t>
      </w:r>
      <w:r>
        <w:rPr>
          <w:rFonts w:cstheme="minorBidi"/>
          <w:noProof/>
          <w:sz w:val="24"/>
          <w:szCs w:val="24"/>
          <w:lang w:val="fi-FI" w:eastAsia="ja-JP"/>
        </w:rPr>
        <w:tab/>
      </w:r>
      <w:r w:rsidRPr="00104213">
        <w:rPr>
          <w:caps/>
          <w:noProof/>
        </w:rPr>
        <w:t>Sanoma-akti</w:t>
      </w:r>
      <w:r>
        <w:rPr>
          <w:noProof/>
        </w:rPr>
        <w:tab/>
      </w:r>
      <w:r>
        <w:rPr>
          <w:noProof/>
        </w:rPr>
        <w:fldChar w:fldCharType="begin"/>
      </w:r>
      <w:r>
        <w:rPr>
          <w:noProof/>
        </w:rPr>
        <w:instrText xml:space="preserve"> PAGEREF _Toc311273789 \h </w:instrText>
      </w:r>
      <w:r>
        <w:rPr>
          <w:noProof/>
        </w:rPr>
      </w:r>
      <w:r>
        <w:rPr>
          <w:noProof/>
        </w:rPr>
        <w:fldChar w:fldCharType="separate"/>
      </w:r>
      <w:r w:rsidR="0022285C">
        <w:rPr>
          <w:noProof/>
        </w:rPr>
        <w:t>87</w:t>
      </w:r>
      <w:r>
        <w:rPr>
          <w:noProof/>
        </w:rPr>
        <w:fldChar w:fldCharType="end"/>
      </w:r>
    </w:p>
    <w:p w14:paraId="3E00ABD2"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4.3.5</w:t>
      </w:r>
      <w:r>
        <w:rPr>
          <w:rFonts w:cstheme="minorBidi"/>
          <w:noProof/>
          <w:sz w:val="24"/>
          <w:szCs w:val="24"/>
          <w:lang w:val="fi-FI" w:eastAsia="ja-JP"/>
        </w:rPr>
        <w:tab/>
      </w:r>
      <w:r w:rsidRPr="00104213">
        <w:rPr>
          <w:caps/>
          <w:noProof/>
        </w:rPr>
        <w:t>Nimitysakti</w:t>
      </w:r>
      <w:r>
        <w:rPr>
          <w:noProof/>
        </w:rPr>
        <w:tab/>
      </w:r>
      <w:r>
        <w:rPr>
          <w:noProof/>
        </w:rPr>
        <w:fldChar w:fldCharType="begin"/>
      </w:r>
      <w:r>
        <w:rPr>
          <w:noProof/>
        </w:rPr>
        <w:instrText xml:space="preserve"> PAGEREF _Toc311273790 \h </w:instrText>
      </w:r>
      <w:r>
        <w:rPr>
          <w:noProof/>
        </w:rPr>
      </w:r>
      <w:r>
        <w:rPr>
          <w:noProof/>
        </w:rPr>
        <w:fldChar w:fldCharType="separate"/>
      </w:r>
      <w:r w:rsidR="0022285C">
        <w:rPr>
          <w:noProof/>
        </w:rPr>
        <w:t>88</w:t>
      </w:r>
      <w:r>
        <w:rPr>
          <w:noProof/>
        </w:rPr>
        <w:fldChar w:fldCharType="end"/>
      </w:r>
    </w:p>
    <w:p w14:paraId="3ACC6EE2" w14:textId="77777777" w:rsidR="00C82E07" w:rsidRDefault="00C82E07">
      <w:pPr>
        <w:pStyle w:val="INNH3"/>
        <w:tabs>
          <w:tab w:val="left" w:pos="1176"/>
          <w:tab w:val="right" w:leader="dot" w:pos="9016"/>
        </w:tabs>
        <w:rPr>
          <w:rFonts w:cstheme="minorBidi"/>
          <w:noProof/>
          <w:sz w:val="24"/>
          <w:szCs w:val="24"/>
          <w:lang w:val="fi-FI" w:eastAsia="ja-JP"/>
        </w:rPr>
      </w:pPr>
      <w:r w:rsidRPr="00104213">
        <w:rPr>
          <w:caps/>
          <w:noProof/>
        </w:rPr>
        <w:t>4.3.6</w:t>
      </w:r>
      <w:r>
        <w:rPr>
          <w:rFonts w:cstheme="minorBidi"/>
          <w:noProof/>
          <w:sz w:val="24"/>
          <w:szCs w:val="24"/>
          <w:lang w:val="fi-FI" w:eastAsia="ja-JP"/>
        </w:rPr>
        <w:tab/>
      </w:r>
      <w:r w:rsidRPr="00104213">
        <w:rPr>
          <w:caps/>
          <w:noProof/>
        </w:rPr>
        <w:t>Ohjaama-akti</w:t>
      </w:r>
      <w:r>
        <w:rPr>
          <w:noProof/>
        </w:rPr>
        <w:tab/>
      </w:r>
      <w:r>
        <w:rPr>
          <w:noProof/>
        </w:rPr>
        <w:fldChar w:fldCharType="begin"/>
      </w:r>
      <w:r>
        <w:rPr>
          <w:noProof/>
        </w:rPr>
        <w:instrText xml:space="preserve"> PAGEREF _Toc311273791 \h </w:instrText>
      </w:r>
      <w:r>
        <w:rPr>
          <w:noProof/>
        </w:rPr>
      </w:r>
      <w:r>
        <w:rPr>
          <w:noProof/>
        </w:rPr>
        <w:fldChar w:fldCharType="separate"/>
      </w:r>
      <w:r w:rsidR="0022285C">
        <w:rPr>
          <w:noProof/>
        </w:rPr>
        <w:t>89</w:t>
      </w:r>
      <w:r>
        <w:rPr>
          <w:noProof/>
        </w:rPr>
        <w:fldChar w:fldCharType="end"/>
      </w:r>
    </w:p>
    <w:p w14:paraId="4FC6948A"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4.4</w:t>
      </w:r>
      <w:r>
        <w:rPr>
          <w:rFonts w:cstheme="minorBidi"/>
          <w:b w:val="0"/>
          <w:noProof/>
          <w:sz w:val="24"/>
          <w:szCs w:val="24"/>
          <w:lang w:val="fi-FI" w:eastAsia="ja-JP"/>
        </w:rPr>
        <w:tab/>
      </w:r>
      <w:r>
        <w:rPr>
          <w:noProof/>
        </w:rPr>
        <w:t>Modifiseeratut syntaktit</w:t>
      </w:r>
      <w:r>
        <w:rPr>
          <w:noProof/>
        </w:rPr>
        <w:tab/>
      </w:r>
      <w:r>
        <w:rPr>
          <w:noProof/>
        </w:rPr>
        <w:fldChar w:fldCharType="begin"/>
      </w:r>
      <w:r>
        <w:rPr>
          <w:noProof/>
        </w:rPr>
        <w:instrText xml:space="preserve"> PAGEREF _Toc311273792 \h </w:instrText>
      </w:r>
      <w:r>
        <w:rPr>
          <w:noProof/>
        </w:rPr>
      </w:r>
      <w:r>
        <w:rPr>
          <w:noProof/>
        </w:rPr>
        <w:fldChar w:fldCharType="separate"/>
      </w:r>
      <w:r w:rsidR="0022285C">
        <w:rPr>
          <w:noProof/>
        </w:rPr>
        <w:t>91</w:t>
      </w:r>
      <w:r>
        <w:rPr>
          <w:noProof/>
        </w:rPr>
        <w:fldChar w:fldCharType="end"/>
      </w:r>
    </w:p>
    <w:p w14:paraId="103D5411" w14:textId="77777777" w:rsidR="00C82E07" w:rsidRDefault="00C82E07">
      <w:pPr>
        <w:pStyle w:val="INNH3"/>
        <w:tabs>
          <w:tab w:val="left" w:pos="1176"/>
          <w:tab w:val="right" w:leader="dot" w:pos="9016"/>
        </w:tabs>
        <w:rPr>
          <w:rFonts w:cstheme="minorBidi"/>
          <w:noProof/>
          <w:sz w:val="24"/>
          <w:szCs w:val="24"/>
          <w:lang w:val="fi-FI" w:eastAsia="ja-JP"/>
        </w:rPr>
      </w:pPr>
      <w:r>
        <w:rPr>
          <w:noProof/>
        </w:rPr>
        <w:t>4.4.1</w:t>
      </w:r>
      <w:r>
        <w:rPr>
          <w:rFonts w:cstheme="minorBidi"/>
          <w:noProof/>
          <w:sz w:val="24"/>
          <w:szCs w:val="24"/>
          <w:lang w:val="fi-FI" w:eastAsia="ja-JP"/>
        </w:rPr>
        <w:tab/>
      </w:r>
      <w:r>
        <w:rPr>
          <w:noProof/>
        </w:rPr>
        <w:t xml:space="preserve">Syntaktissa </w:t>
      </w:r>
      <w:r w:rsidRPr="00104213">
        <w:rPr>
          <w:noProof/>
        </w:rPr>
        <w:t>vasittu modaalinen verbi</w:t>
      </w:r>
      <w:r>
        <w:rPr>
          <w:noProof/>
        </w:rPr>
        <w:tab/>
      </w:r>
      <w:r>
        <w:rPr>
          <w:noProof/>
        </w:rPr>
        <w:fldChar w:fldCharType="begin"/>
      </w:r>
      <w:r>
        <w:rPr>
          <w:noProof/>
        </w:rPr>
        <w:instrText xml:space="preserve"> PAGEREF _Toc311273793 \h </w:instrText>
      </w:r>
      <w:r>
        <w:rPr>
          <w:noProof/>
        </w:rPr>
      </w:r>
      <w:r>
        <w:rPr>
          <w:noProof/>
        </w:rPr>
        <w:fldChar w:fldCharType="separate"/>
      </w:r>
      <w:r w:rsidR="0022285C">
        <w:rPr>
          <w:noProof/>
        </w:rPr>
        <w:t>91</w:t>
      </w:r>
      <w:r>
        <w:rPr>
          <w:noProof/>
        </w:rPr>
        <w:fldChar w:fldCharType="end"/>
      </w:r>
    </w:p>
    <w:p w14:paraId="1BCED32A" w14:textId="77777777" w:rsidR="00C82E07" w:rsidRDefault="00C82E07">
      <w:pPr>
        <w:pStyle w:val="INNH3"/>
        <w:tabs>
          <w:tab w:val="left" w:pos="1176"/>
          <w:tab w:val="right" w:leader="dot" w:pos="9016"/>
        </w:tabs>
        <w:rPr>
          <w:rFonts w:cstheme="minorBidi"/>
          <w:noProof/>
          <w:sz w:val="24"/>
          <w:szCs w:val="24"/>
          <w:lang w:val="fi-FI" w:eastAsia="ja-JP"/>
        </w:rPr>
      </w:pPr>
      <w:r>
        <w:rPr>
          <w:noProof/>
        </w:rPr>
        <w:lastRenderedPageBreak/>
        <w:t>4.4.2</w:t>
      </w:r>
      <w:r>
        <w:rPr>
          <w:rFonts w:cstheme="minorBidi"/>
          <w:noProof/>
          <w:sz w:val="24"/>
          <w:szCs w:val="24"/>
          <w:lang w:val="fi-FI" w:eastAsia="ja-JP"/>
        </w:rPr>
        <w:tab/>
      </w:r>
      <w:r>
        <w:rPr>
          <w:noProof/>
        </w:rPr>
        <w:t xml:space="preserve">Modaalinen </w:t>
      </w:r>
      <w:r w:rsidRPr="00104213">
        <w:rPr>
          <w:smallCaps/>
          <w:noProof/>
        </w:rPr>
        <w:t>oon pakko -</w:t>
      </w:r>
      <w:r>
        <w:rPr>
          <w:noProof/>
        </w:rPr>
        <w:t>syntakti</w:t>
      </w:r>
      <w:r>
        <w:rPr>
          <w:noProof/>
        </w:rPr>
        <w:tab/>
      </w:r>
      <w:r>
        <w:rPr>
          <w:noProof/>
        </w:rPr>
        <w:fldChar w:fldCharType="begin"/>
      </w:r>
      <w:r>
        <w:rPr>
          <w:noProof/>
        </w:rPr>
        <w:instrText xml:space="preserve"> PAGEREF _Toc311273794 \h </w:instrText>
      </w:r>
      <w:r>
        <w:rPr>
          <w:noProof/>
        </w:rPr>
      </w:r>
      <w:r>
        <w:rPr>
          <w:noProof/>
        </w:rPr>
        <w:fldChar w:fldCharType="separate"/>
      </w:r>
      <w:r w:rsidR="0022285C">
        <w:rPr>
          <w:noProof/>
        </w:rPr>
        <w:t>93</w:t>
      </w:r>
      <w:r>
        <w:rPr>
          <w:noProof/>
        </w:rPr>
        <w:fldChar w:fldCharType="end"/>
      </w:r>
    </w:p>
    <w:p w14:paraId="6887B491" w14:textId="77777777" w:rsidR="00C82E07" w:rsidRDefault="00C82E07">
      <w:pPr>
        <w:pStyle w:val="INNH3"/>
        <w:tabs>
          <w:tab w:val="left" w:pos="1176"/>
          <w:tab w:val="right" w:leader="dot" w:pos="9016"/>
        </w:tabs>
        <w:rPr>
          <w:rFonts w:cstheme="minorBidi"/>
          <w:noProof/>
          <w:sz w:val="24"/>
          <w:szCs w:val="24"/>
          <w:lang w:val="fi-FI" w:eastAsia="ja-JP"/>
        </w:rPr>
      </w:pPr>
      <w:r>
        <w:rPr>
          <w:noProof/>
        </w:rPr>
        <w:t>4.4.3</w:t>
      </w:r>
      <w:r>
        <w:rPr>
          <w:rFonts w:cstheme="minorBidi"/>
          <w:noProof/>
          <w:sz w:val="24"/>
          <w:szCs w:val="24"/>
          <w:lang w:val="fi-FI" w:eastAsia="ja-JP"/>
        </w:rPr>
        <w:tab/>
      </w:r>
      <w:r w:rsidRPr="00104213">
        <w:rPr>
          <w:noProof/>
        </w:rPr>
        <w:t>Aspektuaaliset syntaktit</w:t>
      </w:r>
      <w:r>
        <w:rPr>
          <w:noProof/>
        </w:rPr>
        <w:tab/>
      </w:r>
      <w:r>
        <w:rPr>
          <w:noProof/>
        </w:rPr>
        <w:fldChar w:fldCharType="begin"/>
      </w:r>
      <w:r>
        <w:rPr>
          <w:noProof/>
        </w:rPr>
        <w:instrText xml:space="preserve"> PAGEREF _Toc311273795 \h </w:instrText>
      </w:r>
      <w:r>
        <w:rPr>
          <w:noProof/>
        </w:rPr>
      </w:r>
      <w:r>
        <w:rPr>
          <w:noProof/>
        </w:rPr>
        <w:fldChar w:fldCharType="separate"/>
      </w:r>
      <w:r w:rsidR="0022285C">
        <w:rPr>
          <w:noProof/>
        </w:rPr>
        <w:t>95</w:t>
      </w:r>
      <w:r>
        <w:rPr>
          <w:noProof/>
        </w:rPr>
        <w:fldChar w:fldCharType="end"/>
      </w:r>
    </w:p>
    <w:p w14:paraId="3927155D"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4.5</w:t>
      </w:r>
      <w:r>
        <w:rPr>
          <w:rFonts w:cstheme="minorBidi"/>
          <w:b w:val="0"/>
          <w:noProof/>
          <w:sz w:val="24"/>
          <w:szCs w:val="24"/>
          <w:lang w:val="fi-FI" w:eastAsia="ja-JP"/>
        </w:rPr>
        <w:tab/>
      </w:r>
      <w:r>
        <w:rPr>
          <w:noProof/>
        </w:rPr>
        <w:t>Verbin komplementiitten haamusta</w:t>
      </w:r>
      <w:r>
        <w:rPr>
          <w:noProof/>
        </w:rPr>
        <w:tab/>
      </w:r>
      <w:r>
        <w:rPr>
          <w:noProof/>
        </w:rPr>
        <w:fldChar w:fldCharType="begin"/>
      </w:r>
      <w:r>
        <w:rPr>
          <w:noProof/>
        </w:rPr>
        <w:instrText xml:space="preserve"> PAGEREF _Toc311273796 \h </w:instrText>
      </w:r>
      <w:r>
        <w:rPr>
          <w:noProof/>
        </w:rPr>
      </w:r>
      <w:r>
        <w:rPr>
          <w:noProof/>
        </w:rPr>
        <w:fldChar w:fldCharType="separate"/>
      </w:r>
      <w:r w:rsidR="0022285C">
        <w:rPr>
          <w:noProof/>
        </w:rPr>
        <w:t>96</w:t>
      </w:r>
      <w:r>
        <w:rPr>
          <w:noProof/>
        </w:rPr>
        <w:fldChar w:fldCharType="end"/>
      </w:r>
    </w:p>
    <w:p w14:paraId="2B6B5FD6" w14:textId="77777777" w:rsidR="00C82E07" w:rsidRDefault="00C82E07">
      <w:pPr>
        <w:pStyle w:val="INNH3"/>
        <w:tabs>
          <w:tab w:val="left" w:pos="1176"/>
          <w:tab w:val="right" w:leader="dot" w:pos="9016"/>
        </w:tabs>
        <w:rPr>
          <w:rFonts w:cstheme="minorBidi"/>
          <w:noProof/>
          <w:sz w:val="24"/>
          <w:szCs w:val="24"/>
          <w:lang w:val="fi-FI" w:eastAsia="ja-JP"/>
        </w:rPr>
      </w:pPr>
      <w:r>
        <w:rPr>
          <w:noProof/>
        </w:rPr>
        <w:t>4.5.1</w:t>
      </w:r>
      <w:r>
        <w:rPr>
          <w:rFonts w:cstheme="minorBidi"/>
          <w:noProof/>
          <w:sz w:val="24"/>
          <w:szCs w:val="24"/>
          <w:lang w:val="fi-FI" w:eastAsia="ja-JP"/>
        </w:rPr>
        <w:tab/>
      </w:r>
      <w:r>
        <w:rPr>
          <w:noProof/>
        </w:rPr>
        <w:t>Verbi ja sen komplementit</w:t>
      </w:r>
      <w:r>
        <w:rPr>
          <w:noProof/>
        </w:rPr>
        <w:tab/>
      </w:r>
      <w:r>
        <w:rPr>
          <w:noProof/>
        </w:rPr>
        <w:fldChar w:fldCharType="begin"/>
      </w:r>
      <w:r>
        <w:rPr>
          <w:noProof/>
        </w:rPr>
        <w:instrText xml:space="preserve"> PAGEREF _Toc311273797 \h </w:instrText>
      </w:r>
      <w:r>
        <w:rPr>
          <w:noProof/>
        </w:rPr>
      </w:r>
      <w:r>
        <w:rPr>
          <w:noProof/>
        </w:rPr>
        <w:fldChar w:fldCharType="separate"/>
      </w:r>
      <w:r w:rsidR="0022285C">
        <w:rPr>
          <w:noProof/>
        </w:rPr>
        <w:t>96</w:t>
      </w:r>
      <w:r>
        <w:rPr>
          <w:noProof/>
        </w:rPr>
        <w:fldChar w:fldCharType="end"/>
      </w:r>
    </w:p>
    <w:p w14:paraId="5148606B" w14:textId="77777777" w:rsidR="00C82E07" w:rsidRDefault="00C82E07">
      <w:pPr>
        <w:pStyle w:val="INNH3"/>
        <w:tabs>
          <w:tab w:val="left" w:pos="1176"/>
          <w:tab w:val="right" w:leader="dot" w:pos="9016"/>
        </w:tabs>
        <w:rPr>
          <w:rFonts w:cstheme="minorBidi"/>
          <w:noProof/>
          <w:sz w:val="24"/>
          <w:szCs w:val="24"/>
          <w:lang w:val="fi-FI" w:eastAsia="ja-JP"/>
        </w:rPr>
      </w:pPr>
      <w:r>
        <w:rPr>
          <w:noProof/>
        </w:rPr>
        <w:t>4.5.2</w:t>
      </w:r>
      <w:r>
        <w:rPr>
          <w:rFonts w:cstheme="minorBidi"/>
          <w:noProof/>
          <w:sz w:val="24"/>
          <w:szCs w:val="24"/>
          <w:lang w:val="fi-FI" w:eastAsia="ja-JP"/>
        </w:rPr>
        <w:tab/>
      </w:r>
      <w:r>
        <w:rPr>
          <w:noProof/>
        </w:rPr>
        <w:t>Subjektin ja verbaalin kongruensista ja subjektin kaasuksesta</w:t>
      </w:r>
      <w:r>
        <w:rPr>
          <w:noProof/>
        </w:rPr>
        <w:tab/>
      </w:r>
      <w:r>
        <w:rPr>
          <w:noProof/>
        </w:rPr>
        <w:fldChar w:fldCharType="begin"/>
      </w:r>
      <w:r>
        <w:rPr>
          <w:noProof/>
        </w:rPr>
        <w:instrText xml:space="preserve"> PAGEREF _Toc311273798 \h </w:instrText>
      </w:r>
      <w:r>
        <w:rPr>
          <w:noProof/>
        </w:rPr>
      </w:r>
      <w:r>
        <w:rPr>
          <w:noProof/>
        </w:rPr>
        <w:fldChar w:fldCharType="separate"/>
      </w:r>
      <w:r w:rsidR="0022285C">
        <w:rPr>
          <w:noProof/>
        </w:rPr>
        <w:t>96</w:t>
      </w:r>
      <w:r>
        <w:rPr>
          <w:noProof/>
        </w:rPr>
        <w:fldChar w:fldCharType="end"/>
      </w:r>
    </w:p>
    <w:p w14:paraId="60A7D43E" w14:textId="77777777" w:rsidR="00C82E07" w:rsidRDefault="00C82E07">
      <w:pPr>
        <w:pStyle w:val="INNH3"/>
        <w:tabs>
          <w:tab w:val="left" w:pos="1176"/>
          <w:tab w:val="right" w:leader="dot" w:pos="9016"/>
        </w:tabs>
        <w:rPr>
          <w:rFonts w:cstheme="minorBidi"/>
          <w:noProof/>
          <w:sz w:val="24"/>
          <w:szCs w:val="24"/>
          <w:lang w:val="fi-FI" w:eastAsia="ja-JP"/>
        </w:rPr>
      </w:pPr>
      <w:r>
        <w:rPr>
          <w:noProof/>
        </w:rPr>
        <w:t>4.5.3</w:t>
      </w:r>
      <w:r>
        <w:rPr>
          <w:rFonts w:cstheme="minorBidi"/>
          <w:noProof/>
          <w:sz w:val="24"/>
          <w:szCs w:val="24"/>
          <w:lang w:val="fi-FI" w:eastAsia="ja-JP"/>
        </w:rPr>
        <w:tab/>
      </w:r>
      <w:r>
        <w:rPr>
          <w:noProof/>
        </w:rPr>
        <w:t>Predikatiivi ja sen haamu</w:t>
      </w:r>
      <w:r>
        <w:rPr>
          <w:noProof/>
        </w:rPr>
        <w:tab/>
      </w:r>
      <w:r>
        <w:rPr>
          <w:noProof/>
        </w:rPr>
        <w:fldChar w:fldCharType="begin"/>
      </w:r>
      <w:r>
        <w:rPr>
          <w:noProof/>
        </w:rPr>
        <w:instrText xml:space="preserve"> PAGEREF _Toc311273799 \h </w:instrText>
      </w:r>
      <w:r>
        <w:rPr>
          <w:noProof/>
        </w:rPr>
      </w:r>
      <w:r>
        <w:rPr>
          <w:noProof/>
        </w:rPr>
        <w:fldChar w:fldCharType="separate"/>
      </w:r>
      <w:r w:rsidR="0022285C">
        <w:rPr>
          <w:noProof/>
        </w:rPr>
        <w:t>97</w:t>
      </w:r>
      <w:r>
        <w:rPr>
          <w:noProof/>
        </w:rPr>
        <w:fldChar w:fldCharType="end"/>
      </w:r>
    </w:p>
    <w:p w14:paraId="21863387" w14:textId="77777777" w:rsidR="00C82E07" w:rsidRDefault="00C82E07">
      <w:pPr>
        <w:pStyle w:val="INNH3"/>
        <w:tabs>
          <w:tab w:val="left" w:pos="1176"/>
          <w:tab w:val="right" w:leader="dot" w:pos="9016"/>
        </w:tabs>
        <w:rPr>
          <w:rFonts w:cstheme="minorBidi"/>
          <w:noProof/>
          <w:sz w:val="24"/>
          <w:szCs w:val="24"/>
          <w:lang w:val="fi-FI" w:eastAsia="ja-JP"/>
        </w:rPr>
      </w:pPr>
      <w:r>
        <w:rPr>
          <w:noProof/>
        </w:rPr>
        <w:t>4.5.4</w:t>
      </w:r>
      <w:r>
        <w:rPr>
          <w:rFonts w:cstheme="minorBidi"/>
          <w:noProof/>
          <w:sz w:val="24"/>
          <w:szCs w:val="24"/>
          <w:lang w:val="fi-FI" w:eastAsia="ja-JP"/>
        </w:rPr>
        <w:tab/>
      </w:r>
      <w:r>
        <w:rPr>
          <w:noProof/>
        </w:rPr>
        <w:t>Objekti ja sen haamu</w:t>
      </w:r>
      <w:r>
        <w:rPr>
          <w:noProof/>
        </w:rPr>
        <w:tab/>
      </w:r>
      <w:r>
        <w:rPr>
          <w:noProof/>
        </w:rPr>
        <w:fldChar w:fldCharType="begin"/>
      </w:r>
      <w:r>
        <w:rPr>
          <w:noProof/>
        </w:rPr>
        <w:instrText xml:space="preserve"> PAGEREF _Toc311273800 \h </w:instrText>
      </w:r>
      <w:r>
        <w:rPr>
          <w:noProof/>
        </w:rPr>
      </w:r>
      <w:r>
        <w:rPr>
          <w:noProof/>
        </w:rPr>
        <w:fldChar w:fldCharType="separate"/>
      </w:r>
      <w:r w:rsidR="0022285C">
        <w:rPr>
          <w:noProof/>
        </w:rPr>
        <w:t>97</w:t>
      </w:r>
      <w:r>
        <w:rPr>
          <w:noProof/>
        </w:rPr>
        <w:fldChar w:fldCharType="end"/>
      </w:r>
    </w:p>
    <w:p w14:paraId="34739630" w14:textId="77777777" w:rsidR="00C82E07" w:rsidRDefault="00C82E07">
      <w:pPr>
        <w:pStyle w:val="INNH3"/>
        <w:tabs>
          <w:tab w:val="left" w:pos="1176"/>
          <w:tab w:val="right" w:leader="dot" w:pos="9016"/>
        </w:tabs>
        <w:rPr>
          <w:rFonts w:cstheme="minorBidi"/>
          <w:noProof/>
          <w:sz w:val="24"/>
          <w:szCs w:val="24"/>
          <w:lang w:val="fi-FI" w:eastAsia="ja-JP"/>
        </w:rPr>
      </w:pPr>
      <w:r>
        <w:rPr>
          <w:noProof/>
        </w:rPr>
        <w:t>4.5.5</w:t>
      </w:r>
      <w:r>
        <w:rPr>
          <w:rFonts w:cstheme="minorBidi"/>
          <w:noProof/>
          <w:sz w:val="24"/>
          <w:szCs w:val="24"/>
          <w:lang w:val="fi-FI" w:eastAsia="ja-JP"/>
        </w:rPr>
        <w:tab/>
      </w:r>
      <w:r>
        <w:rPr>
          <w:noProof/>
        </w:rPr>
        <w:t>Adverbiaali ja sen haamu</w:t>
      </w:r>
      <w:r>
        <w:rPr>
          <w:noProof/>
        </w:rPr>
        <w:tab/>
      </w:r>
      <w:r>
        <w:rPr>
          <w:noProof/>
        </w:rPr>
        <w:fldChar w:fldCharType="begin"/>
      </w:r>
      <w:r>
        <w:rPr>
          <w:noProof/>
        </w:rPr>
        <w:instrText xml:space="preserve"> PAGEREF _Toc311273801 \h </w:instrText>
      </w:r>
      <w:r>
        <w:rPr>
          <w:noProof/>
        </w:rPr>
      </w:r>
      <w:r>
        <w:rPr>
          <w:noProof/>
        </w:rPr>
        <w:fldChar w:fldCharType="separate"/>
      </w:r>
      <w:r w:rsidR="0022285C">
        <w:rPr>
          <w:noProof/>
        </w:rPr>
        <w:t>98</w:t>
      </w:r>
      <w:r>
        <w:rPr>
          <w:noProof/>
        </w:rPr>
        <w:fldChar w:fldCharType="end"/>
      </w:r>
    </w:p>
    <w:p w14:paraId="5155889A" w14:textId="77777777" w:rsidR="00C82E07" w:rsidRDefault="00C82E07">
      <w:pPr>
        <w:pStyle w:val="INNH1"/>
        <w:tabs>
          <w:tab w:val="left" w:pos="382"/>
          <w:tab w:val="right" w:leader="dot" w:pos="9016"/>
        </w:tabs>
        <w:rPr>
          <w:rFonts w:cstheme="minorBidi"/>
          <w:b w:val="0"/>
          <w:noProof/>
          <w:lang w:val="fi-FI" w:eastAsia="ja-JP"/>
        </w:rPr>
      </w:pPr>
      <w:r>
        <w:rPr>
          <w:noProof/>
        </w:rPr>
        <w:t>5</w:t>
      </w:r>
      <w:r>
        <w:rPr>
          <w:rFonts w:cstheme="minorBidi"/>
          <w:b w:val="0"/>
          <w:noProof/>
          <w:lang w:val="fi-FI" w:eastAsia="ja-JP"/>
        </w:rPr>
        <w:tab/>
      </w:r>
      <w:r>
        <w:rPr>
          <w:noProof/>
        </w:rPr>
        <w:t>Nomeniitten morfologista grammatikkii</w:t>
      </w:r>
      <w:r>
        <w:rPr>
          <w:noProof/>
        </w:rPr>
        <w:tab/>
      </w:r>
      <w:r>
        <w:rPr>
          <w:noProof/>
        </w:rPr>
        <w:fldChar w:fldCharType="begin"/>
      </w:r>
      <w:r>
        <w:rPr>
          <w:noProof/>
        </w:rPr>
        <w:instrText xml:space="preserve"> PAGEREF _Toc311273802 \h </w:instrText>
      </w:r>
      <w:r>
        <w:rPr>
          <w:noProof/>
        </w:rPr>
      </w:r>
      <w:r>
        <w:rPr>
          <w:noProof/>
        </w:rPr>
        <w:fldChar w:fldCharType="separate"/>
      </w:r>
      <w:r w:rsidR="0022285C">
        <w:rPr>
          <w:noProof/>
        </w:rPr>
        <w:t>100</w:t>
      </w:r>
      <w:r>
        <w:rPr>
          <w:noProof/>
        </w:rPr>
        <w:fldChar w:fldCharType="end"/>
      </w:r>
    </w:p>
    <w:p w14:paraId="59665BA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5.1</w:t>
      </w:r>
      <w:r>
        <w:rPr>
          <w:rFonts w:cstheme="minorBidi"/>
          <w:b w:val="0"/>
          <w:noProof/>
          <w:sz w:val="24"/>
          <w:szCs w:val="24"/>
          <w:lang w:val="fi-FI" w:eastAsia="ja-JP"/>
        </w:rPr>
        <w:tab/>
      </w:r>
      <w:r>
        <w:rPr>
          <w:noProof/>
        </w:rPr>
        <w:t>Nomeniitten taivutustyypiistä ja rangoista</w:t>
      </w:r>
      <w:r>
        <w:rPr>
          <w:noProof/>
        </w:rPr>
        <w:tab/>
      </w:r>
      <w:r>
        <w:rPr>
          <w:noProof/>
        </w:rPr>
        <w:fldChar w:fldCharType="begin"/>
      </w:r>
      <w:r>
        <w:rPr>
          <w:noProof/>
        </w:rPr>
        <w:instrText xml:space="preserve"> PAGEREF _Toc311273803 \h </w:instrText>
      </w:r>
      <w:r>
        <w:rPr>
          <w:noProof/>
        </w:rPr>
      </w:r>
      <w:r>
        <w:rPr>
          <w:noProof/>
        </w:rPr>
        <w:fldChar w:fldCharType="separate"/>
      </w:r>
      <w:r w:rsidR="0022285C">
        <w:rPr>
          <w:noProof/>
        </w:rPr>
        <w:t>101</w:t>
      </w:r>
      <w:r>
        <w:rPr>
          <w:noProof/>
        </w:rPr>
        <w:fldChar w:fldCharType="end"/>
      </w:r>
    </w:p>
    <w:p w14:paraId="46D6079B" w14:textId="77777777" w:rsidR="00C82E07" w:rsidRDefault="00C82E07">
      <w:pPr>
        <w:pStyle w:val="INNH3"/>
        <w:tabs>
          <w:tab w:val="right" w:leader="dot" w:pos="9016"/>
        </w:tabs>
        <w:rPr>
          <w:rFonts w:cstheme="minorBidi"/>
          <w:noProof/>
          <w:sz w:val="24"/>
          <w:szCs w:val="24"/>
          <w:lang w:val="fi-FI" w:eastAsia="ja-JP"/>
        </w:rPr>
      </w:pPr>
      <w:r>
        <w:rPr>
          <w:noProof/>
        </w:rPr>
        <w:t>Tabeli 14: Nomenityypit</w:t>
      </w:r>
      <w:r>
        <w:rPr>
          <w:noProof/>
        </w:rPr>
        <w:tab/>
      </w:r>
      <w:r>
        <w:rPr>
          <w:noProof/>
        </w:rPr>
        <w:fldChar w:fldCharType="begin"/>
      </w:r>
      <w:r>
        <w:rPr>
          <w:noProof/>
        </w:rPr>
        <w:instrText xml:space="preserve"> PAGEREF _Toc311273804 \h </w:instrText>
      </w:r>
      <w:r>
        <w:rPr>
          <w:noProof/>
        </w:rPr>
      </w:r>
      <w:r>
        <w:rPr>
          <w:noProof/>
        </w:rPr>
        <w:fldChar w:fldCharType="separate"/>
      </w:r>
      <w:r w:rsidR="0022285C">
        <w:rPr>
          <w:noProof/>
        </w:rPr>
        <w:t>101</w:t>
      </w:r>
      <w:r>
        <w:rPr>
          <w:noProof/>
        </w:rPr>
        <w:fldChar w:fldCharType="end"/>
      </w:r>
    </w:p>
    <w:p w14:paraId="1BEE902A" w14:textId="77777777" w:rsidR="00C82E07" w:rsidRDefault="00C82E07">
      <w:pPr>
        <w:pStyle w:val="INNH3"/>
        <w:tabs>
          <w:tab w:val="left" w:pos="1176"/>
          <w:tab w:val="right" w:leader="dot" w:pos="9016"/>
        </w:tabs>
        <w:rPr>
          <w:rFonts w:cstheme="minorBidi"/>
          <w:noProof/>
          <w:sz w:val="24"/>
          <w:szCs w:val="24"/>
          <w:lang w:val="fi-FI" w:eastAsia="ja-JP"/>
        </w:rPr>
      </w:pPr>
      <w:r>
        <w:rPr>
          <w:noProof/>
        </w:rPr>
        <w:t>5.1.1</w:t>
      </w:r>
      <w:r>
        <w:rPr>
          <w:rFonts w:cstheme="minorBidi"/>
          <w:noProof/>
          <w:sz w:val="24"/>
          <w:szCs w:val="24"/>
          <w:lang w:val="fi-FI" w:eastAsia="ja-JP"/>
        </w:rPr>
        <w:tab/>
      </w:r>
      <w:r>
        <w:rPr>
          <w:noProof/>
        </w:rPr>
        <w:t>Kaksitavuiset lyhykäisvokaaliset rangat eli tyyppi 1</w:t>
      </w:r>
      <w:r>
        <w:rPr>
          <w:noProof/>
        </w:rPr>
        <w:tab/>
      </w:r>
      <w:r>
        <w:rPr>
          <w:noProof/>
        </w:rPr>
        <w:fldChar w:fldCharType="begin"/>
      </w:r>
      <w:r>
        <w:rPr>
          <w:noProof/>
        </w:rPr>
        <w:instrText xml:space="preserve"> PAGEREF _Toc311273805 \h </w:instrText>
      </w:r>
      <w:r>
        <w:rPr>
          <w:noProof/>
        </w:rPr>
      </w:r>
      <w:r>
        <w:rPr>
          <w:noProof/>
        </w:rPr>
        <w:fldChar w:fldCharType="separate"/>
      </w:r>
      <w:r w:rsidR="0022285C">
        <w:rPr>
          <w:noProof/>
        </w:rPr>
        <w:t>102</w:t>
      </w:r>
      <w:r>
        <w:rPr>
          <w:noProof/>
        </w:rPr>
        <w:fldChar w:fldCharType="end"/>
      </w:r>
    </w:p>
    <w:p w14:paraId="2A1D6058" w14:textId="77777777" w:rsidR="00C82E07" w:rsidRDefault="00C82E07">
      <w:pPr>
        <w:pStyle w:val="INNH4"/>
        <w:tabs>
          <w:tab w:val="left" w:pos="1526"/>
          <w:tab w:val="right" w:leader="dot" w:pos="9016"/>
        </w:tabs>
        <w:rPr>
          <w:rFonts w:cstheme="minorBidi"/>
          <w:noProof/>
          <w:sz w:val="24"/>
          <w:szCs w:val="24"/>
          <w:lang w:val="fi-FI" w:eastAsia="ja-JP"/>
        </w:rPr>
      </w:pPr>
      <w:r>
        <w:rPr>
          <w:noProof/>
        </w:rPr>
        <w:t>5.1.1.1</w:t>
      </w:r>
      <w:r>
        <w:rPr>
          <w:rFonts w:cstheme="minorBidi"/>
          <w:noProof/>
          <w:sz w:val="24"/>
          <w:szCs w:val="24"/>
          <w:lang w:val="fi-FI" w:eastAsia="ja-JP"/>
        </w:rPr>
        <w:tab/>
      </w:r>
      <w:r>
        <w:rPr>
          <w:noProof/>
        </w:rPr>
        <w:t>Yksirankaiset kaksitavuiset lyhykäisvokaaliset nomenit eli tyyppi 1.1</w:t>
      </w:r>
      <w:r>
        <w:rPr>
          <w:noProof/>
        </w:rPr>
        <w:tab/>
      </w:r>
      <w:r>
        <w:rPr>
          <w:noProof/>
        </w:rPr>
        <w:fldChar w:fldCharType="begin"/>
      </w:r>
      <w:r>
        <w:rPr>
          <w:noProof/>
        </w:rPr>
        <w:instrText xml:space="preserve"> PAGEREF _Toc311273806 \h </w:instrText>
      </w:r>
      <w:r>
        <w:rPr>
          <w:noProof/>
        </w:rPr>
      </w:r>
      <w:r>
        <w:rPr>
          <w:noProof/>
        </w:rPr>
        <w:fldChar w:fldCharType="separate"/>
      </w:r>
      <w:r w:rsidR="0022285C">
        <w:rPr>
          <w:noProof/>
        </w:rPr>
        <w:t>103</w:t>
      </w:r>
      <w:r>
        <w:rPr>
          <w:noProof/>
        </w:rPr>
        <w:fldChar w:fldCharType="end"/>
      </w:r>
    </w:p>
    <w:p w14:paraId="4405D594" w14:textId="77777777" w:rsidR="00C82E07" w:rsidRDefault="00C82E07">
      <w:pPr>
        <w:pStyle w:val="INNH4"/>
        <w:tabs>
          <w:tab w:val="left" w:pos="1526"/>
          <w:tab w:val="right" w:leader="dot" w:pos="9016"/>
        </w:tabs>
        <w:rPr>
          <w:rFonts w:cstheme="minorBidi"/>
          <w:noProof/>
          <w:sz w:val="24"/>
          <w:szCs w:val="24"/>
          <w:lang w:val="fi-FI" w:eastAsia="ja-JP"/>
        </w:rPr>
      </w:pPr>
      <w:r>
        <w:rPr>
          <w:noProof/>
        </w:rPr>
        <w:t>5.1.1.2</w:t>
      </w:r>
      <w:r>
        <w:rPr>
          <w:rFonts w:cstheme="minorBidi"/>
          <w:noProof/>
          <w:sz w:val="24"/>
          <w:szCs w:val="24"/>
          <w:lang w:val="fi-FI" w:eastAsia="ja-JP"/>
        </w:rPr>
        <w:tab/>
      </w:r>
      <w:r>
        <w:rPr>
          <w:noProof/>
        </w:rPr>
        <w:t>Konsonanttirankaiset kaksitavuiset lyhykäisvokaaliset nomenit eli tyyppi 1.2</w:t>
      </w:r>
      <w:r>
        <w:rPr>
          <w:noProof/>
        </w:rPr>
        <w:tab/>
      </w:r>
      <w:r>
        <w:rPr>
          <w:noProof/>
        </w:rPr>
        <w:fldChar w:fldCharType="begin"/>
      </w:r>
      <w:r>
        <w:rPr>
          <w:noProof/>
        </w:rPr>
        <w:instrText xml:space="preserve"> PAGEREF _Toc311273807 \h </w:instrText>
      </w:r>
      <w:r>
        <w:rPr>
          <w:noProof/>
        </w:rPr>
      </w:r>
      <w:r>
        <w:rPr>
          <w:noProof/>
        </w:rPr>
        <w:fldChar w:fldCharType="separate"/>
      </w:r>
      <w:r w:rsidR="0022285C">
        <w:rPr>
          <w:noProof/>
        </w:rPr>
        <w:t>103</w:t>
      </w:r>
      <w:r>
        <w:rPr>
          <w:noProof/>
        </w:rPr>
        <w:fldChar w:fldCharType="end"/>
      </w:r>
    </w:p>
    <w:p w14:paraId="2EDF5ECA" w14:textId="77777777" w:rsidR="00C82E07" w:rsidRDefault="00C82E07">
      <w:pPr>
        <w:pStyle w:val="INNH3"/>
        <w:tabs>
          <w:tab w:val="left" w:pos="1176"/>
          <w:tab w:val="right" w:leader="dot" w:pos="9016"/>
        </w:tabs>
        <w:rPr>
          <w:rFonts w:cstheme="minorBidi"/>
          <w:noProof/>
          <w:sz w:val="24"/>
          <w:szCs w:val="24"/>
          <w:lang w:val="fi-FI" w:eastAsia="ja-JP"/>
        </w:rPr>
      </w:pPr>
      <w:r>
        <w:rPr>
          <w:noProof/>
        </w:rPr>
        <w:t>5.1.2</w:t>
      </w:r>
      <w:r>
        <w:rPr>
          <w:rFonts w:cstheme="minorBidi"/>
          <w:noProof/>
          <w:sz w:val="24"/>
          <w:szCs w:val="24"/>
          <w:lang w:val="fi-FI" w:eastAsia="ja-JP"/>
        </w:rPr>
        <w:tab/>
      </w:r>
      <w:r>
        <w:rPr>
          <w:noProof/>
        </w:rPr>
        <w:t>Usheempitavuiset lyhykäisvokaaliset rangat eli tyyppi 2</w:t>
      </w:r>
      <w:r>
        <w:rPr>
          <w:noProof/>
        </w:rPr>
        <w:tab/>
      </w:r>
      <w:r>
        <w:rPr>
          <w:noProof/>
        </w:rPr>
        <w:fldChar w:fldCharType="begin"/>
      </w:r>
      <w:r>
        <w:rPr>
          <w:noProof/>
        </w:rPr>
        <w:instrText xml:space="preserve"> PAGEREF _Toc311273808 \h </w:instrText>
      </w:r>
      <w:r>
        <w:rPr>
          <w:noProof/>
        </w:rPr>
      </w:r>
      <w:r>
        <w:rPr>
          <w:noProof/>
        </w:rPr>
        <w:fldChar w:fldCharType="separate"/>
      </w:r>
      <w:r w:rsidR="0022285C">
        <w:rPr>
          <w:noProof/>
        </w:rPr>
        <w:t>103</w:t>
      </w:r>
      <w:r>
        <w:rPr>
          <w:noProof/>
        </w:rPr>
        <w:fldChar w:fldCharType="end"/>
      </w:r>
    </w:p>
    <w:p w14:paraId="4A4444EC" w14:textId="77777777" w:rsidR="00C82E07" w:rsidRDefault="00C82E07">
      <w:pPr>
        <w:pStyle w:val="INNH4"/>
        <w:tabs>
          <w:tab w:val="left" w:pos="1526"/>
          <w:tab w:val="right" w:leader="dot" w:pos="9016"/>
        </w:tabs>
        <w:rPr>
          <w:rFonts w:cstheme="minorBidi"/>
          <w:noProof/>
          <w:sz w:val="24"/>
          <w:szCs w:val="24"/>
          <w:lang w:val="fi-FI" w:eastAsia="ja-JP"/>
        </w:rPr>
      </w:pPr>
      <w:r>
        <w:rPr>
          <w:noProof/>
        </w:rPr>
        <w:t>5.1.2.1</w:t>
      </w:r>
      <w:r>
        <w:rPr>
          <w:rFonts w:cstheme="minorBidi"/>
          <w:noProof/>
          <w:sz w:val="24"/>
          <w:szCs w:val="24"/>
          <w:lang w:val="fi-FI" w:eastAsia="ja-JP"/>
        </w:rPr>
        <w:tab/>
      </w:r>
      <w:r>
        <w:rPr>
          <w:noProof/>
        </w:rPr>
        <w:t>Yksirankaiset usheempitavuiset nomenit eli tyyppi 2.1</w:t>
      </w:r>
      <w:r>
        <w:rPr>
          <w:noProof/>
        </w:rPr>
        <w:tab/>
      </w:r>
      <w:r>
        <w:rPr>
          <w:noProof/>
        </w:rPr>
        <w:fldChar w:fldCharType="begin"/>
      </w:r>
      <w:r>
        <w:rPr>
          <w:noProof/>
        </w:rPr>
        <w:instrText xml:space="preserve"> PAGEREF _Toc311273809 \h </w:instrText>
      </w:r>
      <w:r>
        <w:rPr>
          <w:noProof/>
        </w:rPr>
      </w:r>
      <w:r>
        <w:rPr>
          <w:noProof/>
        </w:rPr>
        <w:fldChar w:fldCharType="separate"/>
      </w:r>
      <w:r w:rsidR="0022285C">
        <w:rPr>
          <w:noProof/>
        </w:rPr>
        <w:t>104</w:t>
      </w:r>
      <w:r>
        <w:rPr>
          <w:noProof/>
        </w:rPr>
        <w:fldChar w:fldCharType="end"/>
      </w:r>
    </w:p>
    <w:p w14:paraId="3814EDE6" w14:textId="77777777" w:rsidR="00C82E07" w:rsidRDefault="00C82E07">
      <w:pPr>
        <w:pStyle w:val="INNH4"/>
        <w:tabs>
          <w:tab w:val="left" w:pos="1526"/>
          <w:tab w:val="right" w:leader="dot" w:pos="9016"/>
        </w:tabs>
        <w:rPr>
          <w:rFonts w:cstheme="minorBidi"/>
          <w:noProof/>
          <w:sz w:val="24"/>
          <w:szCs w:val="24"/>
          <w:lang w:val="fi-FI" w:eastAsia="ja-JP"/>
        </w:rPr>
      </w:pPr>
      <w:r>
        <w:rPr>
          <w:noProof/>
        </w:rPr>
        <w:t>5.1.2.2</w:t>
      </w:r>
      <w:r>
        <w:rPr>
          <w:rFonts w:cstheme="minorBidi"/>
          <w:noProof/>
          <w:sz w:val="24"/>
          <w:szCs w:val="24"/>
          <w:lang w:val="fi-FI" w:eastAsia="ja-JP"/>
        </w:rPr>
        <w:tab/>
      </w:r>
      <w:r>
        <w:rPr>
          <w:noProof/>
        </w:rPr>
        <w:t>Konsonanttirankaiset usheempitavuiset lyhykäisvokaaliset nomenit eli tyyppi 2.2</w:t>
      </w:r>
      <w:r>
        <w:rPr>
          <w:noProof/>
        </w:rPr>
        <w:tab/>
      </w:r>
      <w:r>
        <w:rPr>
          <w:noProof/>
        </w:rPr>
        <w:fldChar w:fldCharType="begin"/>
      </w:r>
      <w:r>
        <w:rPr>
          <w:noProof/>
        </w:rPr>
        <w:instrText xml:space="preserve"> PAGEREF _Toc311273810 \h </w:instrText>
      </w:r>
      <w:r>
        <w:rPr>
          <w:noProof/>
        </w:rPr>
      </w:r>
      <w:r>
        <w:rPr>
          <w:noProof/>
        </w:rPr>
        <w:fldChar w:fldCharType="separate"/>
      </w:r>
      <w:r w:rsidR="0022285C">
        <w:rPr>
          <w:noProof/>
        </w:rPr>
        <w:t>104</w:t>
      </w:r>
      <w:r>
        <w:rPr>
          <w:noProof/>
        </w:rPr>
        <w:fldChar w:fldCharType="end"/>
      </w:r>
    </w:p>
    <w:p w14:paraId="15F75411" w14:textId="77777777" w:rsidR="00C82E07" w:rsidRDefault="00C82E07">
      <w:pPr>
        <w:pStyle w:val="INNH3"/>
        <w:tabs>
          <w:tab w:val="left" w:pos="1176"/>
          <w:tab w:val="right" w:leader="dot" w:pos="9016"/>
        </w:tabs>
        <w:rPr>
          <w:rFonts w:cstheme="minorBidi"/>
          <w:noProof/>
          <w:sz w:val="24"/>
          <w:szCs w:val="24"/>
          <w:lang w:val="fi-FI" w:eastAsia="ja-JP"/>
        </w:rPr>
      </w:pPr>
      <w:r>
        <w:rPr>
          <w:noProof/>
        </w:rPr>
        <w:t>5.1.3</w:t>
      </w:r>
      <w:r>
        <w:rPr>
          <w:rFonts w:cstheme="minorBidi"/>
          <w:noProof/>
          <w:sz w:val="24"/>
          <w:szCs w:val="24"/>
          <w:lang w:val="fi-FI" w:eastAsia="ja-JP"/>
        </w:rPr>
        <w:tab/>
      </w:r>
      <w:r>
        <w:rPr>
          <w:noProof/>
        </w:rPr>
        <w:t>Pitkävokaaliset rangat eli tyyppi 3</w:t>
      </w:r>
      <w:r>
        <w:rPr>
          <w:noProof/>
        </w:rPr>
        <w:tab/>
      </w:r>
      <w:r>
        <w:rPr>
          <w:noProof/>
        </w:rPr>
        <w:fldChar w:fldCharType="begin"/>
      </w:r>
      <w:r>
        <w:rPr>
          <w:noProof/>
        </w:rPr>
        <w:instrText xml:space="preserve"> PAGEREF _Toc311273811 \h </w:instrText>
      </w:r>
      <w:r>
        <w:rPr>
          <w:noProof/>
        </w:rPr>
      </w:r>
      <w:r>
        <w:rPr>
          <w:noProof/>
        </w:rPr>
        <w:fldChar w:fldCharType="separate"/>
      </w:r>
      <w:r w:rsidR="0022285C">
        <w:rPr>
          <w:noProof/>
        </w:rPr>
        <w:t>106</w:t>
      </w:r>
      <w:r>
        <w:rPr>
          <w:noProof/>
        </w:rPr>
        <w:fldChar w:fldCharType="end"/>
      </w:r>
    </w:p>
    <w:p w14:paraId="4C60DCE7" w14:textId="77777777" w:rsidR="00C82E07" w:rsidRDefault="00C82E07">
      <w:pPr>
        <w:pStyle w:val="INNH4"/>
        <w:tabs>
          <w:tab w:val="left" w:pos="1526"/>
          <w:tab w:val="right" w:leader="dot" w:pos="9016"/>
        </w:tabs>
        <w:rPr>
          <w:rFonts w:cstheme="minorBidi"/>
          <w:noProof/>
          <w:sz w:val="24"/>
          <w:szCs w:val="24"/>
          <w:lang w:val="fi-FI" w:eastAsia="ja-JP"/>
        </w:rPr>
      </w:pPr>
      <w:r>
        <w:rPr>
          <w:noProof/>
        </w:rPr>
        <w:t>5.1.3.1</w:t>
      </w:r>
      <w:r>
        <w:rPr>
          <w:rFonts w:cstheme="minorBidi"/>
          <w:noProof/>
          <w:sz w:val="24"/>
          <w:szCs w:val="24"/>
          <w:lang w:val="fi-FI" w:eastAsia="ja-JP"/>
        </w:rPr>
        <w:tab/>
      </w:r>
      <w:r>
        <w:rPr>
          <w:noProof/>
        </w:rPr>
        <w:t>Yksirankaiset pitkävokaaliset nomenit eli tyyppi 3.1</w:t>
      </w:r>
      <w:r>
        <w:rPr>
          <w:noProof/>
        </w:rPr>
        <w:tab/>
      </w:r>
      <w:r>
        <w:rPr>
          <w:noProof/>
        </w:rPr>
        <w:fldChar w:fldCharType="begin"/>
      </w:r>
      <w:r>
        <w:rPr>
          <w:noProof/>
        </w:rPr>
        <w:instrText xml:space="preserve"> PAGEREF _Toc311273812 \h </w:instrText>
      </w:r>
      <w:r>
        <w:rPr>
          <w:noProof/>
        </w:rPr>
      </w:r>
      <w:r>
        <w:rPr>
          <w:noProof/>
        </w:rPr>
        <w:fldChar w:fldCharType="separate"/>
      </w:r>
      <w:r w:rsidR="0022285C">
        <w:rPr>
          <w:noProof/>
        </w:rPr>
        <w:t>106</w:t>
      </w:r>
      <w:r>
        <w:rPr>
          <w:noProof/>
        </w:rPr>
        <w:fldChar w:fldCharType="end"/>
      </w:r>
    </w:p>
    <w:p w14:paraId="3B0763C2" w14:textId="77777777" w:rsidR="00C82E07" w:rsidRDefault="00C82E07">
      <w:pPr>
        <w:pStyle w:val="INNH4"/>
        <w:tabs>
          <w:tab w:val="left" w:pos="1526"/>
          <w:tab w:val="right" w:leader="dot" w:pos="9016"/>
        </w:tabs>
        <w:rPr>
          <w:rFonts w:cstheme="minorBidi"/>
          <w:noProof/>
          <w:sz w:val="24"/>
          <w:szCs w:val="24"/>
          <w:lang w:val="fi-FI" w:eastAsia="ja-JP"/>
        </w:rPr>
      </w:pPr>
      <w:r>
        <w:rPr>
          <w:noProof/>
        </w:rPr>
        <w:t>5.1.3.2</w:t>
      </w:r>
      <w:r>
        <w:rPr>
          <w:rFonts w:cstheme="minorBidi"/>
          <w:noProof/>
          <w:sz w:val="24"/>
          <w:szCs w:val="24"/>
          <w:lang w:val="fi-FI" w:eastAsia="ja-JP"/>
        </w:rPr>
        <w:tab/>
      </w:r>
      <w:r>
        <w:rPr>
          <w:noProof/>
        </w:rPr>
        <w:t>Konsonanttirankaiset pitkävokaaliset nomenit eli tyyppi 3.2</w:t>
      </w:r>
      <w:r>
        <w:rPr>
          <w:noProof/>
        </w:rPr>
        <w:tab/>
      </w:r>
      <w:r>
        <w:rPr>
          <w:noProof/>
        </w:rPr>
        <w:fldChar w:fldCharType="begin"/>
      </w:r>
      <w:r>
        <w:rPr>
          <w:noProof/>
        </w:rPr>
        <w:instrText xml:space="preserve"> PAGEREF _Toc311273813 \h </w:instrText>
      </w:r>
      <w:r>
        <w:rPr>
          <w:noProof/>
        </w:rPr>
      </w:r>
      <w:r>
        <w:rPr>
          <w:noProof/>
        </w:rPr>
        <w:fldChar w:fldCharType="separate"/>
      </w:r>
      <w:r w:rsidR="0022285C">
        <w:rPr>
          <w:noProof/>
        </w:rPr>
        <w:t>107</w:t>
      </w:r>
      <w:r>
        <w:rPr>
          <w:noProof/>
        </w:rPr>
        <w:fldChar w:fldCharType="end"/>
      </w:r>
    </w:p>
    <w:p w14:paraId="258ADB26"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5.2</w:t>
      </w:r>
      <w:r>
        <w:rPr>
          <w:rFonts w:cstheme="minorBidi"/>
          <w:b w:val="0"/>
          <w:noProof/>
          <w:sz w:val="24"/>
          <w:szCs w:val="24"/>
          <w:lang w:val="fi-FI" w:eastAsia="ja-JP"/>
        </w:rPr>
        <w:tab/>
      </w:r>
      <w:r>
        <w:rPr>
          <w:noProof/>
        </w:rPr>
        <w:t>Luku: singulaari ja pluraali</w:t>
      </w:r>
      <w:r>
        <w:rPr>
          <w:noProof/>
        </w:rPr>
        <w:tab/>
      </w:r>
      <w:r>
        <w:rPr>
          <w:noProof/>
        </w:rPr>
        <w:fldChar w:fldCharType="begin"/>
      </w:r>
      <w:r>
        <w:rPr>
          <w:noProof/>
        </w:rPr>
        <w:instrText xml:space="preserve"> PAGEREF _Toc311273814 \h </w:instrText>
      </w:r>
      <w:r>
        <w:rPr>
          <w:noProof/>
        </w:rPr>
      </w:r>
      <w:r>
        <w:rPr>
          <w:noProof/>
        </w:rPr>
        <w:fldChar w:fldCharType="separate"/>
      </w:r>
      <w:r w:rsidR="0022285C">
        <w:rPr>
          <w:noProof/>
        </w:rPr>
        <w:t>108</w:t>
      </w:r>
      <w:r>
        <w:rPr>
          <w:noProof/>
        </w:rPr>
        <w:fldChar w:fldCharType="end"/>
      </w:r>
    </w:p>
    <w:p w14:paraId="5B061A3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5.3</w:t>
      </w:r>
      <w:r>
        <w:rPr>
          <w:rFonts w:cstheme="minorBidi"/>
          <w:b w:val="0"/>
          <w:noProof/>
          <w:sz w:val="24"/>
          <w:szCs w:val="24"/>
          <w:lang w:val="fi-FI" w:eastAsia="ja-JP"/>
        </w:rPr>
        <w:tab/>
      </w:r>
      <w:r>
        <w:rPr>
          <w:noProof/>
        </w:rPr>
        <w:t>Kaasukset</w:t>
      </w:r>
      <w:r>
        <w:rPr>
          <w:noProof/>
        </w:rPr>
        <w:tab/>
      </w:r>
      <w:r>
        <w:rPr>
          <w:noProof/>
        </w:rPr>
        <w:fldChar w:fldCharType="begin"/>
      </w:r>
      <w:r>
        <w:rPr>
          <w:noProof/>
        </w:rPr>
        <w:instrText xml:space="preserve"> PAGEREF _Toc311273815 \h </w:instrText>
      </w:r>
      <w:r>
        <w:rPr>
          <w:noProof/>
        </w:rPr>
      </w:r>
      <w:r>
        <w:rPr>
          <w:noProof/>
        </w:rPr>
        <w:fldChar w:fldCharType="separate"/>
      </w:r>
      <w:r w:rsidR="0022285C">
        <w:rPr>
          <w:noProof/>
        </w:rPr>
        <w:t>108</w:t>
      </w:r>
      <w:r>
        <w:rPr>
          <w:noProof/>
        </w:rPr>
        <w:fldChar w:fldCharType="end"/>
      </w:r>
    </w:p>
    <w:p w14:paraId="1427BE64" w14:textId="77777777" w:rsidR="00C82E07" w:rsidRDefault="00C82E07">
      <w:pPr>
        <w:pStyle w:val="INNH3"/>
        <w:tabs>
          <w:tab w:val="left" w:pos="1176"/>
          <w:tab w:val="right" w:leader="dot" w:pos="9016"/>
        </w:tabs>
        <w:rPr>
          <w:rFonts w:cstheme="minorBidi"/>
          <w:noProof/>
          <w:sz w:val="24"/>
          <w:szCs w:val="24"/>
          <w:lang w:val="fi-FI" w:eastAsia="ja-JP"/>
        </w:rPr>
      </w:pPr>
      <w:r>
        <w:rPr>
          <w:noProof/>
        </w:rPr>
        <w:t>5.3.1</w:t>
      </w:r>
      <w:r>
        <w:rPr>
          <w:rFonts w:cstheme="minorBidi"/>
          <w:noProof/>
          <w:sz w:val="24"/>
          <w:szCs w:val="24"/>
          <w:lang w:val="fi-FI" w:eastAsia="ja-JP"/>
        </w:rPr>
        <w:tab/>
      </w:r>
      <w:r>
        <w:rPr>
          <w:noProof/>
        </w:rPr>
        <w:t>Nominatiivi</w:t>
      </w:r>
      <w:r>
        <w:rPr>
          <w:noProof/>
        </w:rPr>
        <w:tab/>
      </w:r>
      <w:r>
        <w:rPr>
          <w:noProof/>
        </w:rPr>
        <w:fldChar w:fldCharType="begin"/>
      </w:r>
      <w:r>
        <w:rPr>
          <w:noProof/>
        </w:rPr>
        <w:instrText xml:space="preserve"> PAGEREF _Toc311273816 \h </w:instrText>
      </w:r>
      <w:r>
        <w:rPr>
          <w:noProof/>
        </w:rPr>
      </w:r>
      <w:r>
        <w:rPr>
          <w:noProof/>
        </w:rPr>
        <w:fldChar w:fldCharType="separate"/>
      </w:r>
      <w:r w:rsidR="0022285C">
        <w:rPr>
          <w:noProof/>
        </w:rPr>
        <w:t>109</w:t>
      </w:r>
      <w:r>
        <w:rPr>
          <w:noProof/>
        </w:rPr>
        <w:fldChar w:fldCharType="end"/>
      </w:r>
    </w:p>
    <w:p w14:paraId="53BFCE14" w14:textId="77777777" w:rsidR="00C82E07" w:rsidRDefault="00C82E07">
      <w:pPr>
        <w:pStyle w:val="INNH4"/>
        <w:tabs>
          <w:tab w:val="left" w:pos="1526"/>
          <w:tab w:val="right" w:leader="dot" w:pos="9016"/>
        </w:tabs>
        <w:rPr>
          <w:rFonts w:cstheme="minorBidi"/>
          <w:noProof/>
          <w:sz w:val="24"/>
          <w:szCs w:val="24"/>
          <w:lang w:val="fi-FI" w:eastAsia="ja-JP"/>
        </w:rPr>
      </w:pPr>
      <w:r>
        <w:rPr>
          <w:noProof/>
        </w:rPr>
        <w:t>5.3.1.1</w:t>
      </w:r>
      <w:r>
        <w:rPr>
          <w:rFonts w:cstheme="minorBidi"/>
          <w:noProof/>
          <w:sz w:val="24"/>
          <w:szCs w:val="24"/>
          <w:lang w:val="fi-FI" w:eastAsia="ja-JP"/>
        </w:rPr>
        <w:tab/>
      </w:r>
      <w:r>
        <w:rPr>
          <w:noProof/>
        </w:rPr>
        <w:t>Singulaarin nominatiivi</w:t>
      </w:r>
      <w:r>
        <w:rPr>
          <w:noProof/>
        </w:rPr>
        <w:tab/>
      </w:r>
      <w:r>
        <w:rPr>
          <w:noProof/>
        </w:rPr>
        <w:fldChar w:fldCharType="begin"/>
      </w:r>
      <w:r>
        <w:rPr>
          <w:noProof/>
        </w:rPr>
        <w:instrText xml:space="preserve"> PAGEREF _Toc311273817 \h </w:instrText>
      </w:r>
      <w:r>
        <w:rPr>
          <w:noProof/>
        </w:rPr>
      </w:r>
      <w:r>
        <w:rPr>
          <w:noProof/>
        </w:rPr>
        <w:fldChar w:fldCharType="separate"/>
      </w:r>
      <w:r w:rsidR="0022285C">
        <w:rPr>
          <w:noProof/>
        </w:rPr>
        <w:t>109</w:t>
      </w:r>
      <w:r>
        <w:rPr>
          <w:noProof/>
        </w:rPr>
        <w:fldChar w:fldCharType="end"/>
      </w:r>
    </w:p>
    <w:p w14:paraId="0051C79C" w14:textId="77777777" w:rsidR="00C82E07" w:rsidRDefault="00C82E07">
      <w:pPr>
        <w:pStyle w:val="INNH4"/>
        <w:tabs>
          <w:tab w:val="left" w:pos="1526"/>
          <w:tab w:val="right" w:leader="dot" w:pos="9016"/>
        </w:tabs>
        <w:rPr>
          <w:rFonts w:cstheme="minorBidi"/>
          <w:noProof/>
          <w:sz w:val="24"/>
          <w:szCs w:val="24"/>
          <w:lang w:val="fi-FI" w:eastAsia="ja-JP"/>
        </w:rPr>
      </w:pPr>
      <w:r>
        <w:rPr>
          <w:noProof/>
        </w:rPr>
        <w:t>5.3.1.2</w:t>
      </w:r>
      <w:r>
        <w:rPr>
          <w:rFonts w:cstheme="minorBidi"/>
          <w:noProof/>
          <w:sz w:val="24"/>
          <w:szCs w:val="24"/>
          <w:lang w:val="fi-FI" w:eastAsia="ja-JP"/>
        </w:rPr>
        <w:tab/>
      </w:r>
      <w:r>
        <w:rPr>
          <w:noProof/>
        </w:rPr>
        <w:t>Pluraalin nominatiivi</w:t>
      </w:r>
      <w:r>
        <w:rPr>
          <w:noProof/>
        </w:rPr>
        <w:tab/>
      </w:r>
      <w:r>
        <w:rPr>
          <w:noProof/>
        </w:rPr>
        <w:fldChar w:fldCharType="begin"/>
      </w:r>
      <w:r>
        <w:rPr>
          <w:noProof/>
        </w:rPr>
        <w:instrText xml:space="preserve"> PAGEREF _Toc311273818 \h </w:instrText>
      </w:r>
      <w:r>
        <w:rPr>
          <w:noProof/>
        </w:rPr>
      </w:r>
      <w:r>
        <w:rPr>
          <w:noProof/>
        </w:rPr>
        <w:fldChar w:fldCharType="separate"/>
      </w:r>
      <w:r w:rsidR="0022285C">
        <w:rPr>
          <w:noProof/>
        </w:rPr>
        <w:t>110</w:t>
      </w:r>
      <w:r>
        <w:rPr>
          <w:noProof/>
        </w:rPr>
        <w:fldChar w:fldCharType="end"/>
      </w:r>
    </w:p>
    <w:p w14:paraId="5C636631" w14:textId="77777777" w:rsidR="00C82E07" w:rsidRDefault="00C82E07">
      <w:pPr>
        <w:pStyle w:val="INNH3"/>
        <w:tabs>
          <w:tab w:val="left" w:pos="1176"/>
          <w:tab w:val="right" w:leader="dot" w:pos="9016"/>
        </w:tabs>
        <w:rPr>
          <w:rFonts w:cstheme="minorBidi"/>
          <w:noProof/>
          <w:sz w:val="24"/>
          <w:szCs w:val="24"/>
          <w:lang w:val="fi-FI" w:eastAsia="ja-JP"/>
        </w:rPr>
      </w:pPr>
      <w:r>
        <w:rPr>
          <w:noProof/>
        </w:rPr>
        <w:t>5.3.2</w:t>
      </w:r>
      <w:r>
        <w:rPr>
          <w:rFonts w:cstheme="minorBidi"/>
          <w:noProof/>
          <w:sz w:val="24"/>
          <w:szCs w:val="24"/>
          <w:lang w:val="fi-FI" w:eastAsia="ja-JP"/>
        </w:rPr>
        <w:tab/>
      </w:r>
      <w:r>
        <w:rPr>
          <w:noProof/>
        </w:rPr>
        <w:t>Genitiivi</w:t>
      </w:r>
      <w:r>
        <w:rPr>
          <w:noProof/>
        </w:rPr>
        <w:tab/>
      </w:r>
      <w:r>
        <w:rPr>
          <w:noProof/>
        </w:rPr>
        <w:fldChar w:fldCharType="begin"/>
      </w:r>
      <w:r>
        <w:rPr>
          <w:noProof/>
        </w:rPr>
        <w:instrText xml:space="preserve"> PAGEREF _Toc311273819 \h </w:instrText>
      </w:r>
      <w:r>
        <w:rPr>
          <w:noProof/>
        </w:rPr>
      </w:r>
      <w:r>
        <w:rPr>
          <w:noProof/>
        </w:rPr>
        <w:fldChar w:fldCharType="separate"/>
      </w:r>
      <w:r w:rsidR="0022285C">
        <w:rPr>
          <w:noProof/>
        </w:rPr>
        <w:t>110</w:t>
      </w:r>
      <w:r>
        <w:rPr>
          <w:noProof/>
        </w:rPr>
        <w:fldChar w:fldCharType="end"/>
      </w:r>
    </w:p>
    <w:p w14:paraId="6C543A52" w14:textId="77777777" w:rsidR="00C82E07" w:rsidRDefault="00C82E07">
      <w:pPr>
        <w:pStyle w:val="INNH4"/>
        <w:tabs>
          <w:tab w:val="left" w:pos="1526"/>
          <w:tab w:val="right" w:leader="dot" w:pos="9016"/>
        </w:tabs>
        <w:rPr>
          <w:rFonts w:cstheme="minorBidi"/>
          <w:noProof/>
          <w:sz w:val="24"/>
          <w:szCs w:val="24"/>
          <w:lang w:val="fi-FI" w:eastAsia="ja-JP"/>
        </w:rPr>
      </w:pPr>
      <w:r>
        <w:rPr>
          <w:noProof/>
        </w:rPr>
        <w:t>5.3.2.1</w:t>
      </w:r>
      <w:r>
        <w:rPr>
          <w:rFonts w:cstheme="minorBidi"/>
          <w:noProof/>
          <w:sz w:val="24"/>
          <w:szCs w:val="24"/>
          <w:lang w:val="fi-FI" w:eastAsia="ja-JP"/>
        </w:rPr>
        <w:tab/>
      </w:r>
      <w:r>
        <w:rPr>
          <w:noProof/>
        </w:rPr>
        <w:t>Singulaarin genitiivi</w:t>
      </w:r>
      <w:r>
        <w:rPr>
          <w:noProof/>
        </w:rPr>
        <w:tab/>
      </w:r>
      <w:r>
        <w:rPr>
          <w:noProof/>
        </w:rPr>
        <w:fldChar w:fldCharType="begin"/>
      </w:r>
      <w:r>
        <w:rPr>
          <w:noProof/>
        </w:rPr>
        <w:instrText xml:space="preserve"> PAGEREF _Toc311273820 \h </w:instrText>
      </w:r>
      <w:r>
        <w:rPr>
          <w:noProof/>
        </w:rPr>
      </w:r>
      <w:r>
        <w:rPr>
          <w:noProof/>
        </w:rPr>
        <w:fldChar w:fldCharType="separate"/>
      </w:r>
      <w:r w:rsidR="0022285C">
        <w:rPr>
          <w:noProof/>
        </w:rPr>
        <w:t>110</w:t>
      </w:r>
      <w:r>
        <w:rPr>
          <w:noProof/>
        </w:rPr>
        <w:fldChar w:fldCharType="end"/>
      </w:r>
    </w:p>
    <w:p w14:paraId="764E3FD1" w14:textId="77777777" w:rsidR="00C82E07" w:rsidRDefault="00C82E07">
      <w:pPr>
        <w:pStyle w:val="INNH4"/>
        <w:tabs>
          <w:tab w:val="left" w:pos="1526"/>
          <w:tab w:val="right" w:leader="dot" w:pos="9016"/>
        </w:tabs>
        <w:rPr>
          <w:rFonts w:cstheme="minorBidi"/>
          <w:noProof/>
          <w:sz w:val="24"/>
          <w:szCs w:val="24"/>
          <w:lang w:val="fi-FI" w:eastAsia="ja-JP"/>
        </w:rPr>
      </w:pPr>
      <w:r>
        <w:rPr>
          <w:noProof/>
        </w:rPr>
        <w:t>5.3.2.2</w:t>
      </w:r>
      <w:r>
        <w:rPr>
          <w:rFonts w:cstheme="minorBidi"/>
          <w:noProof/>
          <w:sz w:val="24"/>
          <w:szCs w:val="24"/>
          <w:lang w:val="fi-FI" w:eastAsia="ja-JP"/>
        </w:rPr>
        <w:tab/>
      </w:r>
      <w:r>
        <w:rPr>
          <w:noProof/>
        </w:rPr>
        <w:t>Pluraalin genitiivi</w:t>
      </w:r>
      <w:r>
        <w:rPr>
          <w:noProof/>
        </w:rPr>
        <w:tab/>
      </w:r>
      <w:r>
        <w:rPr>
          <w:noProof/>
        </w:rPr>
        <w:fldChar w:fldCharType="begin"/>
      </w:r>
      <w:r>
        <w:rPr>
          <w:noProof/>
        </w:rPr>
        <w:instrText xml:space="preserve"> PAGEREF _Toc311273821 \h </w:instrText>
      </w:r>
      <w:r>
        <w:rPr>
          <w:noProof/>
        </w:rPr>
      </w:r>
      <w:r>
        <w:rPr>
          <w:noProof/>
        </w:rPr>
        <w:fldChar w:fldCharType="separate"/>
      </w:r>
      <w:r w:rsidR="0022285C">
        <w:rPr>
          <w:noProof/>
        </w:rPr>
        <w:t>111</w:t>
      </w:r>
      <w:r>
        <w:rPr>
          <w:noProof/>
        </w:rPr>
        <w:fldChar w:fldCharType="end"/>
      </w:r>
    </w:p>
    <w:p w14:paraId="32F321A6" w14:textId="77777777" w:rsidR="00C82E07" w:rsidRDefault="00C82E07">
      <w:pPr>
        <w:pStyle w:val="INNH3"/>
        <w:tabs>
          <w:tab w:val="right" w:leader="dot" w:pos="9016"/>
        </w:tabs>
        <w:rPr>
          <w:rFonts w:cstheme="minorBidi"/>
          <w:noProof/>
          <w:sz w:val="24"/>
          <w:szCs w:val="24"/>
          <w:lang w:val="fi-FI" w:eastAsia="ja-JP"/>
        </w:rPr>
      </w:pPr>
      <w:r>
        <w:rPr>
          <w:noProof/>
        </w:rPr>
        <w:t>Tabeli 15: Singulaarin ja pluraalin genitiivi</w:t>
      </w:r>
      <w:r>
        <w:rPr>
          <w:noProof/>
        </w:rPr>
        <w:tab/>
      </w:r>
      <w:r>
        <w:rPr>
          <w:noProof/>
        </w:rPr>
        <w:fldChar w:fldCharType="begin"/>
      </w:r>
      <w:r>
        <w:rPr>
          <w:noProof/>
        </w:rPr>
        <w:instrText xml:space="preserve"> PAGEREF _Toc311273822 \h </w:instrText>
      </w:r>
      <w:r>
        <w:rPr>
          <w:noProof/>
        </w:rPr>
      </w:r>
      <w:r>
        <w:rPr>
          <w:noProof/>
        </w:rPr>
        <w:fldChar w:fldCharType="separate"/>
      </w:r>
      <w:r w:rsidR="0022285C">
        <w:rPr>
          <w:noProof/>
        </w:rPr>
        <w:t>113</w:t>
      </w:r>
      <w:r>
        <w:rPr>
          <w:noProof/>
        </w:rPr>
        <w:fldChar w:fldCharType="end"/>
      </w:r>
    </w:p>
    <w:p w14:paraId="345EA65C" w14:textId="77777777" w:rsidR="00C82E07" w:rsidRDefault="00C82E07">
      <w:pPr>
        <w:pStyle w:val="INNH3"/>
        <w:tabs>
          <w:tab w:val="left" w:pos="1176"/>
          <w:tab w:val="right" w:leader="dot" w:pos="9016"/>
        </w:tabs>
        <w:rPr>
          <w:rFonts w:cstheme="minorBidi"/>
          <w:noProof/>
          <w:sz w:val="24"/>
          <w:szCs w:val="24"/>
          <w:lang w:val="fi-FI" w:eastAsia="ja-JP"/>
        </w:rPr>
      </w:pPr>
      <w:r>
        <w:rPr>
          <w:noProof/>
        </w:rPr>
        <w:t>5.3.3</w:t>
      </w:r>
      <w:r>
        <w:rPr>
          <w:rFonts w:cstheme="minorBidi"/>
          <w:noProof/>
          <w:sz w:val="24"/>
          <w:szCs w:val="24"/>
          <w:lang w:val="fi-FI" w:eastAsia="ja-JP"/>
        </w:rPr>
        <w:tab/>
      </w:r>
      <w:r>
        <w:rPr>
          <w:noProof/>
        </w:rPr>
        <w:t>Partitiivi</w:t>
      </w:r>
      <w:r>
        <w:rPr>
          <w:noProof/>
        </w:rPr>
        <w:tab/>
      </w:r>
      <w:r>
        <w:rPr>
          <w:noProof/>
        </w:rPr>
        <w:fldChar w:fldCharType="begin"/>
      </w:r>
      <w:r>
        <w:rPr>
          <w:noProof/>
        </w:rPr>
        <w:instrText xml:space="preserve"> PAGEREF _Toc311273823 \h </w:instrText>
      </w:r>
      <w:r>
        <w:rPr>
          <w:noProof/>
        </w:rPr>
      </w:r>
      <w:r>
        <w:rPr>
          <w:noProof/>
        </w:rPr>
        <w:fldChar w:fldCharType="separate"/>
      </w:r>
      <w:r w:rsidR="0022285C">
        <w:rPr>
          <w:noProof/>
        </w:rPr>
        <w:t>114</w:t>
      </w:r>
      <w:r>
        <w:rPr>
          <w:noProof/>
        </w:rPr>
        <w:fldChar w:fldCharType="end"/>
      </w:r>
    </w:p>
    <w:p w14:paraId="2E20F515" w14:textId="77777777" w:rsidR="00C82E07" w:rsidRDefault="00C82E07">
      <w:pPr>
        <w:pStyle w:val="INNH4"/>
        <w:tabs>
          <w:tab w:val="left" w:pos="1526"/>
          <w:tab w:val="right" w:leader="dot" w:pos="9016"/>
        </w:tabs>
        <w:rPr>
          <w:rFonts w:cstheme="minorBidi"/>
          <w:noProof/>
          <w:sz w:val="24"/>
          <w:szCs w:val="24"/>
          <w:lang w:val="fi-FI" w:eastAsia="ja-JP"/>
        </w:rPr>
      </w:pPr>
      <w:r>
        <w:rPr>
          <w:noProof/>
        </w:rPr>
        <w:t>5.3.3.1</w:t>
      </w:r>
      <w:r>
        <w:rPr>
          <w:rFonts w:cstheme="minorBidi"/>
          <w:noProof/>
          <w:sz w:val="24"/>
          <w:szCs w:val="24"/>
          <w:lang w:val="fi-FI" w:eastAsia="ja-JP"/>
        </w:rPr>
        <w:tab/>
      </w:r>
      <w:r>
        <w:rPr>
          <w:noProof/>
        </w:rPr>
        <w:t>Singulaarin partitiivi</w:t>
      </w:r>
      <w:r>
        <w:rPr>
          <w:noProof/>
        </w:rPr>
        <w:tab/>
      </w:r>
      <w:r>
        <w:rPr>
          <w:noProof/>
        </w:rPr>
        <w:fldChar w:fldCharType="begin"/>
      </w:r>
      <w:r>
        <w:rPr>
          <w:noProof/>
        </w:rPr>
        <w:instrText xml:space="preserve"> PAGEREF _Toc311273824 \h </w:instrText>
      </w:r>
      <w:r>
        <w:rPr>
          <w:noProof/>
        </w:rPr>
      </w:r>
      <w:r>
        <w:rPr>
          <w:noProof/>
        </w:rPr>
        <w:fldChar w:fldCharType="separate"/>
      </w:r>
      <w:r w:rsidR="0022285C">
        <w:rPr>
          <w:noProof/>
        </w:rPr>
        <w:t>114</w:t>
      </w:r>
      <w:r>
        <w:rPr>
          <w:noProof/>
        </w:rPr>
        <w:fldChar w:fldCharType="end"/>
      </w:r>
    </w:p>
    <w:p w14:paraId="4167026B" w14:textId="77777777" w:rsidR="00C82E07" w:rsidRDefault="00C82E07">
      <w:pPr>
        <w:pStyle w:val="INNH4"/>
        <w:tabs>
          <w:tab w:val="left" w:pos="1526"/>
          <w:tab w:val="right" w:leader="dot" w:pos="9016"/>
        </w:tabs>
        <w:rPr>
          <w:rFonts w:cstheme="minorBidi"/>
          <w:noProof/>
          <w:sz w:val="24"/>
          <w:szCs w:val="24"/>
          <w:lang w:val="fi-FI" w:eastAsia="ja-JP"/>
        </w:rPr>
      </w:pPr>
      <w:r>
        <w:rPr>
          <w:noProof/>
        </w:rPr>
        <w:t>5.3.3.2</w:t>
      </w:r>
      <w:r>
        <w:rPr>
          <w:rFonts w:cstheme="minorBidi"/>
          <w:noProof/>
          <w:sz w:val="24"/>
          <w:szCs w:val="24"/>
          <w:lang w:val="fi-FI" w:eastAsia="ja-JP"/>
        </w:rPr>
        <w:tab/>
      </w:r>
      <w:r>
        <w:rPr>
          <w:noProof/>
        </w:rPr>
        <w:t>Pluraalin partitiivi</w:t>
      </w:r>
      <w:r>
        <w:rPr>
          <w:noProof/>
        </w:rPr>
        <w:tab/>
      </w:r>
      <w:r>
        <w:rPr>
          <w:noProof/>
        </w:rPr>
        <w:fldChar w:fldCharType="begin"/>
      </w:r>
      <w:r>
        <w:rPr>
          <w:noProof/>
        </w:rPr>
        <w:instrText xml:space="preserve"> PAGEREF _Toc311273825 \h </w:instrText>
      </w:r>
      <w:r>
        <w:rPr>
          <w:noProof/>
        </w:rPr>
      </w:r>
      <w:r>
        <w:rPr>
          <w:noProof/>
        </w:rPr>
        <w:fldChar w:fldCharType="separate"/>
      </w:r>
      <w:r w:rsidR="0022285C">
        <w:rPr>
          <w:noProof/>
        </w:rPr>
        <w:t>115</w:t>
      </w:r>
      <w:r>
        <w:rPr>
          <w:noProof/>
        </w:rPr>
        <w:fldChar w:fldCharType="end"/>
      </w:r>
    </w:p>
    <w:p w14:paraId="27D489E8" w14:textId="77777777" w:rsidR="00C82E07" w:rsidRDefault="00C82E07">
      <w:pPr>
        <w:pStyle w:val="INNH3"/>
        <w:tabs>
          <w:tab w:val="right" w:leader="dot" w:pos="9016"/>
        </w:tabs>
        <w:rPr>
          <w:rFonts w:cstheme="minorBidi"/>
          <w:noProof/>
          <w:sz w:val="24"/>
          <w:szCs w:val="24"/>
          <w:lang w:val="fi-FI" w:eastAsia="ja-JP"/>
        </w:rPr>
      </w:pPr>
      <w:r>
        <w:rPr>
          <w:noProof/>
        </w:rPr>
        <w:t>Tabeli 16: Singulaarin ja pluraalin partitiivi</w:t>
      </w:r>
      <w:r>
        <w:rPr>
          <w:noProof/>
        </w:rPr>
        <w:tab/>
      </w:r>
      <w:r>
        <w:rPr>
          <w:noProof/>
        </w:rPr>
        <w:fldChar w:fldCharType="begin"/>
      </w:r>
      <w:r>
        <w:rPr>
          <w:noProof/>
        </w:rPr>
        <w:instrText xml:space="preserve"> PAGEREF _Toc311273826 \h </w:instrText>
      </w:r>
      <w:r>
        <w:rPr>
          <w:noProof/>
        </w:rPr>
      </w:r>
      <w:r>
        <w:rPr>
          <w:noProof/>
        </w:rPr>
        <w:fldChar w:fldCharType="separate"/>
      </w:r>
      <w:r w:rsidR="0022285C">
        <w:rPr>
          <w:noProof/>
        </w:rPr>
        <w:t>116</w:t>
      </w:r>
      <w:r>
        <w:rPr>
          <w:noProof/>
        </w:rPr>
        <w:fldChar w:fldCharType="end"/>
      </w:r>
    </w:p>
    <w:p w14:paraId="1FBB4441" w14:textId="77777777" w:rsidR="00C82E07" w:rsidRDefault="00C82E07">
      <w:pPr>
        <w:pStyle w:val="INNH3"/>
        <w:tabs>
          <w:tab w:val="left" w:pos="1176"/>
          <w:tab w:val="right" w:leader="dot" w:pos="9016"/>
        </w:tabs>
        <w:rPr>
          <w:rFonts w:cstheme="minorBidi"/>
          <w:noProof/>
          <w:sz w:val="24"/>
          <w:szCs w:val="24"/>
          <w:lang w:val="fi-FI" w:eastAsia="ja-JP"/>
        </w:rPr>
      </w:pPr>
      <w:r>
        <w:rPr>
          <w:noProof/>
        </w:rPr>
        <w:t>5.3.4</w:t>
      </w:r>
      <w:r>
        <w:rPr>
          <w:rFonts w:cstheme="minorBidi"/>
          <w:noProof/>
          <w:sz w:val="24"/>
          <w:szCs w:val="24"/>
          <w:lang w:val="fi-FI" w:eastAsia="ja-JP"/>
        </w:rPr>
        <w:tab/>
      </w:r>
      <w:r>
        <w:rPr>
          <w:noProof/>
        </w:rPr>
        <w:t>Predikeeraavat kaasukset: Essiivi ja translatiivi</w:t>
      </w:r>
      <w:r>
        <w:rPr>
          <w:noProof/>
        </w:rPr>
        <w:tab/>
      </w:r>
      <w:r>
        <w:rPr>
          <w:noProof/>
        </w:rPr>
        <w:fldChar w:fldCharType="begin"/>
      </w:r>
      <w:r>
        <w:rPr>
          <w:noProof/>
        </w:rPr>
        <w:instrText xml:space="preserve"> PAGEREF _Toc311273827 \h </w:instrText>
      </w:r>
      <w:r>
        <w:rPr>
          <w:noProof/>
        </w:rPr>
      </w:r>
      <w:r>
        <w:rPr>
          <w:noProof/>
        </w:rPr>
        <w:fldChar w:fldCharType="separate"/>
      </w:r>
      <w:r w:rsidR="0022285C">
        <w:rPr>
          <w:noProof/>
        </w:rPr>
        <w:t>117</w:t>
      </w:r>
      <w:r>
        <w:rPr>
          <w:noProof/>
        </w:rPr>
        <w:fldChar w:fldCharType="end"/>
      </w:r>
    </w:p>
    <w:p w14:paraId="6E362337" w14:textId="77777777" w:rsidR="00C82E07" w:rsidRDefault="00C82E07">
      <w:pPr>
        <w:pStyle w:val="INNH4"/>
        <w:tabs>
          <w:tab w:val="left" w:pos="1526"/>
          <w:tab w:val="right" w:leader="dot" w:pos="9016"/>
        </w:tabs>
        <w:rPr>
          <w:rFonts w:cstheme="minorBidi"/>
          <w:noProof/>
          <w:sz w:val="24"/>
          <w:szCs w:val="24"/>
          <w:lang w:val="fi-FI" w:eastAsia="ja-JP"/>
        </w:rPr>
      </w:pPr>
      <w:r>
        <w:rPr>
          <w:noProof/>
        </w:rPr>
        <w:t>5.3.4.1</w:t>
      </w:r>
      <w:r>
        <w:rPr>
          <w:rFonts w:cstheme="minorBidi"/>
          <w:noProof/>
          <w:sz w:val="24"/>
          <w:szCs w:val="24"/>
          <w:lang w:val="fi-FI" w:eastAsia="ja-JP"/>
        </w:rPr>
        <w:tab/>
      </w:r>
      <w:r>
        <w:rPr>
          <w:noProof/>
        </w:rPr>
        <w:t>Essiivi</w:t>
      </w:r>
      <w:r>
        <w:rPr>
          <w:noProof/>
        </w:rPr>
        <w:tab/>
      </w:r>
      <w:r>
        <w:rPr>
          <w:noProof/>
        </w:rPr>
        <w:fldChar w:fldCharType="begin"/>
      </w:r>
      <w:r>
        <w:rPr>
          <w:noProof/>
        </w:rPr>
        <w:instrText xml:space="preserve"> PAGEREF _Toc311273828 \h </w:instrText>
      </w:r>
      <w:r>
        <w:rPr>
          <w:noProof/>
        </w:rPr>
      </w:r>
      <w:r>
        <w:rPr>
          <w:noProof/>
        </w:rPr>
        <w:fldChar w:fldCharType="separate"/>
      </w:r>
      <w:r w:rsidR="0022285C">
        <w:rPr>
          <w:noProof/>
        </w:rPr>
        <w:t>117</w:t>
      </w:r>
      <w:r>
        <w:rPr>
          <w:noProof/>
        </w:rPr>
        <w:fldChar w:fldCharType="end"/>
      </w:r>
    </w:p>
    <w:p w14:paraId="2DF1D843" w14:textId="77777777" w:rsidR="00C82E07" w:rsidRDefault="00C82E07">
      <w:pPr>
        <w:pStyle w:val="INNH4"/>
        <w:tabs>
          <w:tab w:val="left" w:pos="1526"/>
          <w:tab w:val="right" w:leader="dot" w:pos="9016"/>
        </w:tabs>
        <w:rPr>
          <w:rFonts w:cstheme="minorBidi"/>
          <w:noProof/>
          <w:sz w:val="24"/>
          <w:szCs w:val="24"/>
          <w:lang w:val="fi-FI" w:eastAsia="ja-JP"/>
        </w:rPr>
      </w:pPr>
      <w:r>
        <w:rPr>
          <w:noProof/>
        </w:rPr>
        <w:t>5.3.4.2</w:t>
      </w:r>
      <w:r>
        <w:rPr>
          <w:rFonts w:cstheme="minorBidi"/>
          <w:noProof/>
          <w:sz w:val="24"/>
          <w:szCs w:val="24"/>
          <w:lang w:val="fi-FI" w:eastAsia="ja-JP"/>
        </w:rPr>
        <w:tab/>
      </w:r>
      <w:r>
        <w:rPr>
          <w:noProof/>
        </w:rPr>
        <w:t>Translatiivi</w:t>
      </w:r>
      <w:r>
        <w:rPr>
          <w:noProof/>
        </w:rPr>
        <w:tab/>
      </w:r>
      <w:r>
        <w:rPr>
          <w:noProof/>
        </w:rPr>
        <w:fldChar w:fldCharType="begin"/>
      </w:r>
      <w:r>
        <w:rPr>
          <w:noProof/>
        </w:rPr>
        <w:instrText xml:space="preserve"> PAGEREF _Toc311273829 \h </w:instrText>
      </w:r>
      <w:r>
        <w:rPr>
          <w:noProof/>
        </w:rPr>
      </w:r>
      <w:r>
        <w:rPr>
          <w:noProof/>
        </w:rPr>
        <w:fldChar w:fldCharType="separate"/>
      </w:r>
      <w:r w:rsidR="0022285C">
        <w:rPr>
          <w:noProof/>
        </w:rPr>
        <w:t>118</w:t>
      </w:r>
      <w:r>
        <w:rPr>
          <w:noProof/>
        </w:rPr>
        <w:fldChar w:fldCharType="end"/>
      </w:r>
    </w:p>
    <w:p w14:paraId="32024FBE" w14:textId="77777777" w:rsidR="00C82E07" w:rsidRDefault="00C82E07">
      <w:pPr>
        <w:pStyle w:val="INNH3"/>
        <w:tabs>
          <w:tab w:val="right" w:leader="dot" w:pos="9016"/>
        </w:tabs>
        <w:rPr>
          <w:rFonts w:cstheme="minorBidi"/>
          <w:noProof/>
          <w:sz w:val="24"/>
          <w:szCs w:val="24"/>
          <w:lang w:val="fi-FI" w:eastAsia="ja-JP"/>
        </w:rPr>
      </w:pPr>
      <w:r>
        <w:rPr>
          <w:noProof/>
        </w:rPr>
        <w:t>Tabeli 17: Singulaarin ja pluraalin essiivi ja translatiivi</w:t>
      </w:r>
      <w:r>
        <w:rPr>
          <w:noProof/>
        </w:rPr>
        <w:tab/>
      </w:r>
      <w:r>
        <w:rPr>
          <w:noProof/>
        </w:rPr>
        <w:fldChar w:fldCharType="begin"/>
      </w:r>
      <w:r>
        <w:rPr>
          <w:noProof/>
        </w:rPr>
        <w:instrText xml:space="preserve"> PAGEREF _Toc311273830 \h </w:instrText>
      </w:r>
      <w:r>
        <w:rPr>
          <w:noProof/>
        </w:rPr>
      </w:r>
      <w:r>
        <w:rPr>
          <w:noProof/>
        </w:rPr>
        <w:fldChar w:fldCharType="separate"/>
      </w:r>
      <w:r w:rsidR="0022285C">
        <w:rPr>
          <w:noProof/>
        </w:rPr>
        <w:t>118</w:t>
      </w:r>
      <w:r>
        <w:rPr>
          <w:noProof/>
        </w:rPr>
        <w:fldChar w:fldCharType="end"/>
      </w:r>
    </w:p>
    <w:p w14:paraId="1DB9F7DA" w14:textId="77777777" w:rsidR="00C82E07" w:rsidRDefault="00C82E07">
      <w:pPr>
        <w:pStyle w:val="INNH3"/>
        <w:tabs>
          <w:tab w:val="left" w:pos="1176"/>
          <w:tab w:val="right" w:leader="dot" w:pos="9016"/>
        </w:tabs>
        <w:rPr>
          <w:rFonts w:cstheme="minorBidi"/>
          <w:noProof/>
          <w:sz w:val="24"/>
          <w:szCs w:val="24"/>
          <w:lang w:val="fi-FI" w:eastAsia="ja-JP"/>
        </w:rPr>
      </w:pPr>
      <w:r>
        <w:rPr>
          <w:noProof/>
        </w:rPr>
        <w:t>5.3.5</w:t>
      </w:r>
      <w:r>
        <w:rPr>
          <w:rFonts w:cstheme="minorBidi"/>
          <w:noProof/>
          <w:sz w:val="24"/>
          <w:szCs w:val="24"/>
          <w:lang w:val="fi-FI" w:eastAsia="ja-JP"/>
        </w:rPr>
        <w:tab/>
      </w:r>
      <w:r>
        <w:rPr>
          <w:noProof/>
        </w:rPr>
        <w:t>Sisäiset paikkakaasukset: inessiivi, elatiivi, illatiivi</w:t>
      </w:r>
      <w:r>
        <w:rPr>
          <w:noProof/>
        </w:rPr>
        <w:tab/>
      </w:r>
      <w:r>
        <w:rPr>
          <w:noProof/>
        </w:rPr>
        <w:fldChar w:fldCharType="begin"/>
      </w:r>
      <w:r>
        <w:rPr>
          <w:noProof/>
        </w:rPr>
        <w:instrText xml:space="preserve"> PAGEREF _Toc311273831 \h </w:instrText>
      </w:r>
      <w:r>
        <w:rPr>
          <w:noProof/>
        </w:rPr>
      </w:r>
      <w:r>
        <w:rPr>
          <w:noProof/>
        </w:rPr>
        <w:fldChar w:fldCharType="separate"/>
      </w:r>
      <w:r w:rsidR="0022285C">
        <w:rPr>
          <w:noProof/>
        </w:rPr>
        <w:t>119</w:t>
      </w:r>
      <w:r>
        <w:rPr>
          <w:noProof/>
        </w:rPr>
        <w:fldChar w:fldCharType="end"/>
      </w:r>
    </w:p>
    <w:p w14:paraId="02663925" w14:textId="77777777" w:rsidR="00C82E07" w:rsidRDefault="00C82E07">
      <w:pPr>
        <w:pStyle w:val="INNH4"/>
        <w:tabs>
          <w:tab w:val="left" w:pos="1526"/>
          <w:tab w:val="right" w:leader="dot" w:pos="9016"/>
        </w:tabs>
        <w:rPr>
          <w:rFonts w:cstheme="minorBidi"/>
          <w:noProof/>
          <w:sz w:val="24"/>
          <w:szCs w:val="24"/>
          <w:lang w:val="fi-FI" w:eastAsia="ja-JP"/>
        </w:rPr>
      </w:pPr>
      <w:r>
        <w:rPr>
          <w:noProof/>
        </w:rPr>
        <w:t>5.3.5.1</w:t>
      </w:r>
      <w:r>
        <w:rPr>
          <w:rFonts w:cstheme="minorBidi"/>
          <w:noProof/>
          <w:sz w:val="24"/>
          <w:szCs w:val="24"/>
          <w:lang w:val="fi-FI" w:eastAsia="ja-JP"/>
        </w:rPr>
        <w:tab/>
      </w:r>
      <w:r>
        <w:rPr>
          <w:noProof/>
        </w:rPr>
        <w:t>Inessiivin ja elatiivin haamustus</w:t>
      </w:r>
      <w:r>
        <w:rPr>
          <w:noProof/>
        </w:rPr>
        <w:tab/>
      </w:r>
      <w:r>
        <w:rPr>
          <w:noProof/>
        </w:rPr>
        <w:fldChar w:fldCharType="begin"/>
      </w:r>
      <w:r>
        <w:rPr>
          <w:noProof/>
        </w:rPr>
        <w:instrText xml:space="preserve"> PAGEREF _Toc311273832 \h </w:instrText>
      </w:r>
      <w:r>
        <w:rPr>
          <w:noProof/>
        </w:rPr>
      </w:r>
      <w:r>
        <w:rPr>
          <w:noProof/>
        </w:rPr>
        <w:fldChar w:fldCharType="separate"/>
      </w:r>
      <w:r w:rsidR="0022285C">
        <w:rPr>
          <w:noProof/>
        </w:rPr>
        <w:t>119</w:t>
      </w:r>
      <w:r>
        <w:rPr>
          <w:noProof/>
        </w:rPr>
        <w:fldChar w:fldCharType="end"/>
      </w:r>
    </w:p>
    <w:p w14:paraId="26AAF6D7" w14:textId="77777777" w:rsidR="00C82E07" w:rsidRDefault="00C82E07">
      <w:pPr>
        <w:pStyle w:val="INNH4"/>
        <w:tabs>
          <w:tab w:val="left" w:pos="1526"/>
          <w:tab w:val="right" w:leader="dot" w:pos="9016"/>
        </w:tabs>
        <w:rPr>
          <w:rFonts w:cstheme="minorBidi"/>
          <w:noProof/>
          <w:sz w:val="24"/>
          <w:szCs w:val="24"/>
          <w:lang w:val="fi-FI" w:eastAsia="ja-JP"/>
        </w:rPr>
      </w:pPr>
      <w:r>
        <w:rPr>
          <w:noProof/>
        </w:rPr>
        <w:t>5.3.5.2</w:t>
      </w:r>
      <w:r>
        <w:rPr>
          <w:rFonts w:cstheme="minorBidi"/>
          <w:noProof/>
          <w:sz w:val="24"/>
          <w:szCs w:val="24"/>
          <w:lang w:val="fi-FI" w:eastAsia="ja-JP"/>
        </w:rPr>
        <w:tab/>
      </w:r>
      <w:r>
        <w:rPr>
          <w:noProof/>
        </w:rPr>
        <w:t>Illatiivin haamustus</w:t>
      </w:r>
      <w:r>
        <w:rPr>
          <w:noProof/>
        </w:rPr>
        <w:tab/>
      </w:r>
      <w:r>
        <w:rPr>
          <w:noProof/>
        </w:rPr>
        <w:fldChar w:fldCharType="begin"/>
      </w:r>
      <w:r>
        <w:rPr>
          <w:noProof/>
        </w:rPr>
        <w:instrText xml:space="preserve"> PAGEREF _Toc311273833 \h </w:instrText>
      </w:r>
      <w:r>
        <w:rPr>
          <w:noProof/>
        </w:rPr>
      </w:r>
      <w:r>
        <w:rPr>
          <w:noProof/>
        </w:rPr>
        <w:fldChar w:fldCharType="separate"/>
      </w:r>
      <w:r w:rsidR="0022285C">
        <w:rPr>
          <w:noProof/>
        </w:rPr>
        <w:t>120</w:t>
      </w:r>
      <w:r>
        <w:rPr>
          <w:noProof/>
        </w:rPr>
        <w:fldChar w:fldCharType="end"/>
      </w:r>
    </w:p>
    <w:p w14:paraId="07CC6B01" w14:textId="77777777" w:rsidR="00C82E07" w:rsidRDefault="00C82E07">
      <w:pPr>
        <w:pStyle w:val="INNH3"/>
        <w:tabs>
          <w:tab w:val="right" w:leader="dot" w:pos="9016"/>
        </w:tabs>
        <w:rPr>
          <w:rFonts w:cstheme="minorBidi"/>
          <w:noProof/>
          <w:sz w:val="24"/>
          <w:szCs w:val="24"/>
          <w:lang w:val="fi-FI" w:eastAsia="ja-JP"/>
        </w:rPr>
      </w:pPr>
      <w:r>
        <w:rPr>
          <w:noProof/>
        </w:rPr>
        <w:t>Tabeli 18: Sisäisten paikkakaasusten haamut</w:t>
      </w:r>
      <w:r>
        <w:rPr>
          <w:noProof/>
        </w:rPr>
        <w:tab/>
      </w:r>
      <w:r>
        <w:rPr>
          <w:noProof/>
        </w:rPr>
        <w:fldChar w:fldCharType="begin"/>
      </w:r>
      <w:r>
        <w:rPr>
          <w:noProof/>
        </w:rPr>
        <w:instrText xml:space="preserve"> PAGEREF _Toc311273834 \h </w:instrText>
      </w:r>
      <w:r>
        <w:rPr>
          <w:noProof/>
        </w:rPr>
      </w:r>
      <w:r>
        <w:rPr>
          <w:noProof/>
        </w:rPr>
        <w:fldChar w:fldCharType="separate"/>
      </w:r>
      <w:r w:rsidR="0022285C">
        <w:rPr>
          <w:noProof/>
        </w:rPr>
        <w:t>120</w:t>
      </w:r>
      <w:r>
        <w:rPr>
          <w:noProof/>
        </w:rPr>
        <w:fldChar w:fldCharType="end"/>
      </w:r>
    </w:p>
    <w:p w14:paraId="4831C820" w14:textId="77777777" w:rsidR="00C82E07" w:rsidRDefault="00C82E07">
      <w:pPr>
        <w:pStyle w:val="INNH3"/>
        <w:tabs>
          <w:tab w:val="left" w:pos="1176"/>
          <w:tab w:val="right" w:leader="dot" w:pos="9016"/>
        </w:tabs>
        <w:rPr>
          <w:rFonts w:cstheme="minorBidi"/>
          <w:noProof/>
          <w:sz w:val="24"/>
          <w:szCs w:val="24"/>
          <w:lang w:val="fi-FI" w:eastAsia="ja-JP"/>
        </w:rPr>
      </w:pPr>
      <w:r>
        <w:rPr>
          <w:noProof/>
        </w:rPr>
        <w:t>5.3.6</w:t>
      </w:r>
      <w:r>
        <w:rPr>
          <w:rFonts w:cstheme="minorBidi"/>
          <w:noProof/>
          <w:sz w:val="24"/>
          <w:szCs w:val="24"/>
          <w:lang w:val="fi-FI" w:eastAsia="ja-JP"/>
        </w:rPr>
        <w:tab/>
      </w:r>
      <w:r>
        <w:rPr>
          <w:noProof/>
        </w:rPr>
        <w:t>Ulkoiset paikkakaasukset: adessiivi, ablatiivi ja allatiivi</w:t>
      </w:r>
      <w:r>
        <w:rPr>
          <w:noProof/>
        </w:rPr>
        <w:tab/>
      </w:r>
      <w:r>
        <w:rPr>
          <w:noProof/>
        </w:rPr>
        <w:fldChar w:fldCharType="begin"/>
      </w:r>
      <w:r>
        <w:rPr>
          <w:noProof/>
        </w:rPr>
        <w:instrText xml:space="preserve"> PAGEREF _Toc311273835 \h </w:instrText>
      </w:r>
      <w:r>
        <w:rPr>
          <w:noProof/>
        </w:rPr>
      </w:r>
      <w:r>
        <w:rPr>
          <w:noProof/>
        </w:rPr>
        <w:fldChar w:fldCharType="separate"/>
      </w:r>
      <w:r w:rsidR="0022285C">
        <w:rPr>
          <w:noProof/>
        </w:rPr>
        <w:t>121</w:t>
      </w:r>
      <w:r>
        <w:rPr>
          <w:noProof/>
        </w:rPr>
        <w:fldChar w:fldCharType="end"/>
      </w:r>
    </w:p>
    <w:p w14:paraId="38D74765" w14:textId="77777777" w:rsidR="00C82E07" w:rsidRDefault="00C82E07">
      <w:pPr>
        <w:pStyle w:val="INNH3"/>
        <w:tabs>
          <w:tab w:val="left" w:pos="1176"/>
          <w:tab w:val="right" w:leader="dot" w:pos="9016"/>
        </w:tabs>
        <w:rPr>
          <w:rFonts w:cstheme="minorBidi"/>
          <w:noProof/>
          <w:sz w:val="24"/>
          <w:szCs w:val="24"/>
          <w:lang w:val="fi-FI" w:eastAsia="ja-JP"/>
        </w:rPr>
      </w:pPr>
      <w:r>
        <w:rPr>
          <w:noProof/>
        </w:rPr>
        <w:t>5.3.7</w:t>
      </w:r>
      <w:r>
        <w:rPr>
          <w:rFonts w:cstheme="minorBidi"/>
          <w:noProof/>
          <w:sz w:val="24"/>
          <w:szCs w:val="24"/>
          <w:lang w:val="fi-FI" w:eastAsia="ja-JP"/>
        </w:rPr>
        <w:tab/>
      </w:r>
      <w:r>
        <w:rPr>
          <w:noProof/>
        </w:rPr>
        <w:t>Paikkakaasusten funksuuniita</w:t>
      </w:r>
      <w:r>
        <w:rPr>
          <w:noProof/>
        </w:rPr>
        <w:tab/>
      </w:r>
      <w:r>
        <w:rPr>
          <w:noProof/>
        </w:rPr>
        <w:fldChar w:fldCharType="begin"/>
      </w:r>
      <w:r>
        <w:rPr>
          <w:noProof/>
        </w:rPr>
        <w:instrText xml:space="preserve"> PAGEREF _Toc311273836 \h </w:instrText>
      </w:r>
      <w:r>
        <w:rPr>
          <w:noProof/>
        </w:rPr>
      </w:r>
      <w:r>
        <w:rPr>
          <w:noProof/>
        </w:rPr>
        <w:fldChar w:fldCharType="separate"/>
      </w:r>
      <w:r w:rsidR="0022285C">
        <w:rPr>
          <w:noProof/>
        </w:rPr>
        <w:t>122</w:t>
      </w:r>
      <w:r>
        <w:rPr>
          <w:noProof/>
        </w:rPr>
        <w:fldChar w:fldCharType="end"/>
      </w:r>
    </w:p>
    <w:p w14:paraId="35DACA61" w14:textId="77777777" w:rsidR="00C82E07" w:rsidRDefault="00C82E07">
      <w:pPr>
        <w:pStyle w:val="INNH3"/>
        <w:tabs>
          <w:tab w:val="right" w:leader="dot" w:pos="9016"/>
        </w:tabs>
        <w:rPr>
          <w:rFonts w:cstheme="minorBidi"/>
          <w:noProof/>
          <w:sz w:val="24"/>
          <w:szCs w:val="24"/>
          <w:lang w:val="fi-FI" w:eastAsia="ja-JP"/>
        </w:rPr>
      </w:pPr>
      <w:r>
        <w:rPr>
          <w:noProof/>
        </w:rPr>
        <w:t>Tabeli 19: Paikkakaasusten funksuuniita</w:t>
      </w:r>
      <w:r>
        <w:rPr>
          <w:noProof/>
        </w:rPr>
        <w:tab/>
      </w:r>
      <w:r>
        <w:rPr>
          <w:noProof/>
        </w:rPr>
        <w:fldChar w:fldCharType="begin"/>
      </w:r>
      <w:r>
        <w:rPr>
          <w:noProof/>
        </w:rPr>
        <w:instrText xml:space="preserve"> PAGEREF _Toc311273837 \h </w:instrText>
      </w:r>
      <w:r>
        <w:rPr>
          <w:noProof/>
        </w:rPr>
      </w:r>
      <w:r>
        <w:rPr>
          <w:noProof/>
        </w:rPr>
        <w:fldChar w:fldCharType="separate"/>
      </w:r>
      <w:r w:rsidR="0022285C">
        <w:rPr>
          <w:noProof/>
        </w:rPr>
        <w:t>122</w:t>
      </w:r>
      <w:r>
        <w:rPr>
          <w:noProof/>
        </w:rPr>
        <w:fldChar w:fldCharType="end"/>
      </w:r>
    </w:p>
    <w:p w14:paraId="2592B92A" w14:textId="77777777" w:rsidR="00C82E07" w:rsidRDefault="00C82E07">
      <w:pPr>
        <w:pStyle w:val="INNH3"/>
        <w:tabs>
          <w:tab w:val="left" w:pos="1176"/>
          <w:tab w:val="right" w:leader="dot" w:pos="9016"/>
        </w:tabs>
        <w:rPr>
          <w:rFonts w:cstheme="minorBidi"/>
          <w:noProof/>
          <w:sz w:val="24"/>
          <w:szCs w:val="24"/>
          <w:lang w:val="fi-FI" w:eastAsia="ja-JP"/>
        </w:rPr>
      </w:pPr>
      <w:r>
        <w:rPr>
          <w:noProof/>
        </w:rPr>
        <w:t>5.3.8</w:t>
      </w:r>
      <w:r>
        <w:rPr>
          <w:rFonts w:cstheme="minorBidi"/>
          <w:noProof/>
          <w:sz w:val="24"/>
          <w:szCs w:val="24"/>
          <w:lang w:val="fi-FI" w:eastAsia="ja-JP"/>
        </w:rPr>
        <w:tab/>
      </w:r>
      <w:r>
        <w:rPr>
          <w:noProof/>
        </w:rPr>
        <w:t>Seurakaasukset: Abessiivi ja komitatiivi</w:t>
      </w:r>
      <w:r>
        <w:rPr>
          <w:noProof/>
        </w:rPr>
        <w:tab/>
      </w:r>
      <w:r>
        <w:rPr>
          <w:noProof/>
        </w:rPr>
        <w:fldChar w:fldCharType="begin"/>
      </w:r>
      <w:r>
        <w:rPr>
          <w:noProof/>
        </w:rPr>
        <w:instrText xml:space="preserve"> PAGEREF _Toc311273838 \h </w:instrText>
      </w:r>
      <w:r>
        <w:rPr>
          <w:noProof/>
        </w:rPr>
      </w:r>
      <w:r>
        <w:rPr>
          <w:noProof/>
        </w:rPr>
        <w:fldChar w:fldCharType="separate"/>
      </w:r>
      <w:r w:rsidR="0022285C">
        <w:rPr>
          <w:noProof/>
        </w:rPr>
        <w:t>122</w:t>
      </w:r>
      <w:r>
        <w:rPr>
          <w:noProof/>
        </w:rPr>
        <w:fldChar w:fldCharType="end"/>
      </w:r>
    </w:p>
    <w:p w14:paraId="08D65681" w14:textId="77777777" w:rsidR="00C82E07" w:rsidRDefault="00C82E07">
      <w:pPr>
        <w:pStyle w:val="INNH4"/>
        <w:tabs>
          <w:tab w:val="left" w:pos="1526"/>
          <w:tab w:val="right" w:leader="dot" w:pos="9016"/>
        </w:tabs>
        <w:rPr>
          <w:rFonts w:cstheme="minorBidi"/>
          <w:noProof/>
          <w:sz w:val="24"/>
          <w:szCs w:val="24"/>
          <w:lang w:val="fi-FI" w:eastAsia="ja-JP"/>
        </w:rPr>
      </w:pPr>
      <w:r>
        <w:rPr>
          <w:noProof/>
        </w:rPr>
        <w:t>5.3.8.1</w:t>
      </w:r>
      <w:r>
        <w:rPr>
          <w:rFonts w:cstheme="minorBidi"/>
          <w:noProof/>
          <w:sz w:val="24"/>
          <w:szCs w:val="24"/>
          <w:lang w:val="fi-FI" w:eastAsia="ja-JP"/>
        </w:rPr>
        <w:tab/>
      </w:r>
      <w:r>
        <w:rPr>
          <w:noProof/>
        </w:rPr>
        <w:t>Abessiivi</w:t>
      </w:r>
      <w:r>
        <w:rPr>
          <w:noProof/>
        </w:rPr>
        <w:tab/>
      </w:r>
      <w:r>
        <w:rPr>
          <w:noProof/>
        </w:rPr>
        <w:fldChar w:fldCharType="begin"/>
      </w:r>
      <w:r>
        <w:rPr>
          <w:noProof/>
        </w:rPr>
        <w:instrText xml:space="preserve"> PAGEREF _Toc311273839 \h </w:instrText>
      </w:r>
      <w:r>
        <w:rPr>
          <w:noProof/>
        </w:rPr>
      </w:r>
      <w:r>
        <w:rPr>
          <w:noProof/>
        </w:rPr>
        <w:fldChar w:fldCharType="separate"/>
      </w:r>
      <w:r w:rsidR="0022285C">
        <w:rPr>
          <w:noProof/>
        </w:rPr>
        <w:t>123</w:t>
      </w:r>
      <w:r>
        <w:rPr>
          <w:noProof/>
        </w:rPr>
        <w:fldChar w:fldCharType="end"/>
      </w:r>
    </w:p>
    <w:p w14:paraId="21C148F7" w14:textId="77777777" w:rsidR="00C82E07" w:rsidRDefault="00C82E07">
      <w:pPr>
        <w:pStyle w:val="INNH4"/>
        <w:tabs>
          <w:tab w:val="left" w:pos="1526"/>
          <w:tab w:val="right" w:leader="dot" w:pos="9016"/>
        </w:tabs>
        <w:rPr>
          <w:rFonts w:cstheme="minorBidi"/>
          <w:noProof/>
          <w:sz w:val="24"/>
          <w:szCs w:val="24"/>
          <w:lang w:val="fi-FI" w:eastAsia="ja-JP"/>
        </w:rPr>
      </w:pPr>
      <w:r>
        <w:rPr>
          <w:noProof/>
        </w:rPr>
        <w:t>5.3.8.2</w:t>
      </w:r>
      <w:r>
        <w:rPr>
          <w:rFonts w:cstheme="minorBidi"/>
          <w:noProof/>
          <w:sz w:val="24"/>
          <w:szCs w:val="24"/>
          <w:lang w:val="fi-FI" w:eastAsia="ja-JP"/>
        </w:rPr>
        <w:tab/>
      </w:r>
      <w:r>
        <w:rPr>
          <w:noProof/>
        </w:rPr>
        <w:t>Komitatiivi</w:t>
      </w:r>
      <w:r>
        <w:rPr>
          <w:noProof/>
        </w:rPr>
        <w:tab/>
      </w:r>
      <w:r>
        <w:rPr>
          <w:noProof/>
        </w:rPr>
        <w:fldChar w:fldCharType="begin"/>
      </w:r>
      <w:r>
        <w:rPr>
          <w:noProof/>
        </w:rPr>
        <w:instrText xml:space="preserve"> PAGEREF _Toc311273840 \h </w:instrText>
      </w:r>
      <w:r>
        <w:rPr>
          <w:noProof/>
        </w:rPr>
      </w:r>
      <w:r>
        <w:rPr>
          <w:noProof/>
        </w:rPr>
        <w:fldChar w:fldCharType="separate"/>
      </w:r>
      <w:r w:rsidR="0022285C">
        <w:rPr>
          <w:noProof/>
        </w:rPr>
        <w:t>123</w:t>
      </w:r>
      <w:r>
        <w:rPr>
          <w:noProof/>
        </w:rPr>
        <w:fldChar w:fldCharType="end"/>
      </w:r>
    </w:p>
    <w:p w14:paraId="0F18E4C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5.4</w:t>
      </w:r>
      <w:r>
        <w:rPr>
          <w:rFonts w:cstheme="minorBidi"/>
          <w:b w:val="0"/>
          <w:noProof/>
          <w:sz w:val="24"/>
          <w:szCs w:val="24"/>
          <w:lang w:val="fi-FI" w:eastAsia="ja-JP"/>
        </w:rPr>
        <w:tab/>
      </w:r>
      <w:r>
        <w:rPr>
          <w:noProof/>
        </w:rPr>
        <w:t>Possessiivisuffiksit</w:t>
      </w:r>
      <w:r>
        <w:rPr>
          <w:noProof/>
        </w:rPr>
        <w:tab/>
      </w:r>
      <w:r>
        <w:rPr>
          <w:noProof/>
        </w:rPr>
        <w:fldChar w:fldCharType="begin"/>
      </w:r>
      <w:r>
        <w:rPr>
          <w:noProof/>
        </w:rPr>
        <w:instrText xml:space="preserve"> PAGEREF _Toc311273841 \h </w:instrText>
      </w:r>
      <w:r>
        <w:rPr>
          <w:noProof/>
        </w:rPr>
      </w:r>
      <w:r>
        <w:rPr>
          <w:noProof/>
        </w:rPr>
        <w:fldChar w:fldCharType="separate"/>
      </w:r>
      <w:r w:rsidR="0022285C">
        <w:rPr>
          <w:noProof/>
        </w:rPr>
        <w:t>124</w:t>
      </w:r>
      <w:r>
        <w:rPr>
          <w:noProof/>
        </w:rPr>
        <w:fldChar w:fldCharType="end"/>
      </w:r>
    </w:p>
    <w:p w14:paraId="490C7C5B" w14:textId="77777777" w:rsidR="00C82E07" w:rsidRDefault="00C82E07">
      <w:pPr>
        <w:pStyle w:val="INNH3"/>
        <w:tabs>
          <w:tab w:val="right" w:leader="dot" w:pos="9016"/>
        </w:tabs>
        <w:rPr>
          <w:rFonts w:cstheme="minorBidi"/>
          <w:noProof/>
          <w:sz w:val="24"/>
          <w:szCs w:val="24"/>
          <w:lang w:val="fi-FI" w:eastAsia="ja-JP"/>
        </w:rPr>
      </w:pPr>
      <w:r>
        <w:rPr>
          <w:noProof/>
        </w:rPr>
        <w:t>Tabeli 20: Possessiivisuffiksit</w:t>
      </w:r>
      <w:r>
        <w:rPr>
          <w:noProof/>
        </w:rPr>
        <w:tab/>
      </w:r>
      <w:r>
        <w:rPr>
          <w:noProof/>
        </w:rPr>
        <w:fldChar w:fldCharType="begin"/>
      </w:r>
      <w:r>
        <w:rPr>
          <w:noProof/>
        </w:rPr>
        <w:instrText xml:space="preserve"> PAGEREF _Toc311273842 \h </w:instrText>
      </w:r>
      <w:r>
        <w:rPr>
          <w:noProof/>
        </w:rPr>
      </w:r>
      <w:r>
        <w:rPr>
          <w:noProof/>
        </w:rPr>
        <w:fldChar w:fldCharType="separate"/>
      </w:r>
      <w:r w:rsidR="0022285C">
        <w:rPr>
          <w:noProof/>
        </w:rPr>
        <w:t>124</w:t>
      </w:r>
      <w:r>
        <w:rPr>
          <w:noProof/>
        </w:rPr>
        <w:fldChar w:fldCharType="end"/>
      </w:r>
    </w:p>
    <w:p w14:paraId="7F0B8A65"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5.5</w:t>
      </w:r>
      <w:r>
        <w:rPr>
          <w:rFonts w:cstheme="minorBidi"/>
          <w:b w:val="0"/>
          <w:noProof/>
          <w:sz w:val="24"/>
          <w:szCs w:val="24"/>
          <w:lang w:val="fi-FI" w:eastAsia="ja-JP"/>
        </w:rPr>
        <w:tab/>
      </w:r>
      <w:r>
        <w:rPr>
          <w:noProof/>
        </w:rPr>
        <w:t>Komparasuuni</w:t>
      </w:r>
      <w:r>
        <w:rPr>
          <w:noProof/>
        </w:rPr>
        <w:tab/>
      </w:r>
      <w:r>
        <w:rPr>
          <w:noProof/>
        </w:rPr>
        <w:fldChar w:fldCharType="begin"/>
      </w:r>
      <w:r>
        <w:rPr>
          <w:noProof/>
        </w:rPr>
        <w:instrText xml:space="preserve"> PAGEREF _Toc311273843 \h </w:instrText>
      </w:r>
      <w:r>
        <w:rPr>
          <w:noProof/>
        </w:rPr>
      </w:r>
      <w:r>
        <w:rPr>
          <w:noProof/>
        </w:rPr>
        <w:fldChar w:fldCharType="separate"/>
      </w:r>
      <w:r w:rsidR="0022285C">
        <w:rPr>
          <w:noProof/>
        </w:rPr>
        <w:t>125</w:t>
      </w:r>
      <w:r>
        <w:rPr>
          <w:noProof/>
        </w:rPr>
        <w:fldChar w:fldCharType="end"/>
      </w:r>
    </w:p>
    <w:p w14:paraId="78C92EA3" w14:textId="77777777" w:rsidR="00C82E07" w:rsidRDefault="00C82E07">
      <w:pPr>
        <w:pStyle w:val="INNH3"/>
        <w:tabs>
          <w:tab w:val="left" w:pos="1176"/>
          <w:tab w:val="right" w:leader="dot" w:pos="9016"/>
        </w:tabs>
        <w:rPr>
          <w:rFonts w:cstheme="minorBidi"/>
          <w:noProof/>
          <w:sz w:val="24"/>
          <w:szCs w:val="24"/>
          <w:lang w:val="fi-FI" w:eastAsia="ja-JP"/>
        </w:rPr>
      </w:pPr>
      <w:r>
        <w:rPr>
          <w:noProof/>
        </w:rPr>
        <w:t>5.5.1</w:t>
      </w:r>
      <w:r>
        <w:rPr>
          <w:rFonts w:cstheme="minorBidi"/>
          <w:noProof/>
          <w:sz w:val="24"/>
          <w:szCs w:val="24"/>
          <w:lang w:val="fi-FI" w:eastAsia="ja-JP"/>
        </w:rPr>
        <w:tab/>
      </w:r>
      <w:r>
        <w:rPr>
          <w:noProof/>
        </w:rPr>
        <w:t>Komparatiivi</w:t>
      </w:r>
      <w:r>
        <w:rPr>
          <w:noProof/>
        </w:rPr>
        <w:tab/>
      </w:r>
      <w:r>
        <w:rPr>
          <w:noProof/>
        </w:rPr>
        <w:fldChar w:fldCharType="begin"/>
      </w:r>
      <w:r>
        <w:rPr>
          <w:noProof/>
        </w:rPr>
        <w:instrText xml:space="preserve"> PAGEREF _Toc311273844 \h </w:instrText>
      </w:r>
      <w:r>
        <w:rPr>
          <w:noProof/>
        </w:rPr>
      </w:r>
      <w:r>
        <w:rPr>
          <w:noProof/>
        </w:rPr>
        <w:fldChar w:fldCharType="separate"/>
      </w:r>
      <w:r w:rsidR="0022285C">
        <w:rPr>
          <w:noProof/>
        </w:rPr>
        <w:t>126</w:t>
      </w:r>
      <w:r>
        <w:rPr>
          <w:noProof/>
        </w:rPr>
        <w:fldChar w:fldCharType="end"/>
      </w:r>
    </w:p>
    <w:p w14:paraId="590F1D6C" w14:textId="77777777" w:rsidR="00C82E07" w:rsidRDefault="00C82E07">
      <w:pPr>
        <w:pStyle w:val="INNH3"/>
        <w:tabs>
          <w:tab w:val="left" w:pos="1176"/>
          <w:tab w:val="right" w:leader="dot" w:pos="9016"/>
        </w:tabs>
        <w:rPr>
          <w:rFonts w:cstheme="minorBidi"/>
          <w:noProof/>
          <w:sz w:val="24"/>
          <w:szCs w:val="24"/>
          <w:lang w:val="fi-FI" w:eastAsia="ja-JP"/>
        </w:rPr>
      </w:pPr>
      <w:r>
        <w:rPr>
          <w:noProof/>
        </w:rPr>
        <w:t>5.5.2</w:t>
      </w:r>
      <w:r>
        <w:rPr>
          <w:rFonts w:cstheme="minorBidi"/>
          <w:noProof/>
          <w:sz w:val="24"/>
          <w:szCs w:val="24"/>
          <w:lang w:val="fi-FI" w:eastAsia="ja-JP"/>
        </w:rPr>
        <w:tab/>
      </w:r>
      <w:r>
        <w:rPr>
          <w:noProof/>
        </w:rPr>
        <w:t>Superlatiivi</w:t>
      </w:r>
      <w:r>
        <w:rPr>
          <w:noProof/>
        </w:rPr>
        <w:tab/>
      </w:r>
      <w:r>
        <w:rPr>
          <w:noProof/>
        </w:rPr>
        <w:fldChar w:fldCharType="begin"/>
      </w:r>
      <w:r>
        <w:rPr>
          <w:noProof/>
        </w:rPr>
        <w:instrText xml:space="preserve"> PAGEREF _Toc311273845 \h </w:instrText>
      </w:r>
      <w:r>
        <w:rPr>
          <w:noProof/>
        </w:rPr>
      </w:r>
      <w:r>
        <w:rPr>
          <w:noProof/>
        </w:rPr>
        <w:fldChar w:fldCharType="separate"/>
      </w:r>
      <w:r w:rsidR="0022285C">
        <w:rPr>
          <w:noProof/>
        </w:rPr>
        <w:t>126</w:t>
      </w:r>
      <w:r>
        <w:rPr>
          <w:noProof/>
        </w:rPr>
        <w:fldChar w:fldCharType="end"/>
      </w:r>
    </w:p>
    <w:p w14:paraId="33E89BF7" w14:textId="77777777" w:rsidR="00C82E07" w:rsidRDefault="00C82E07">
      <w:pPr>
        <w:pStyle w:val="INNH3"/>
        <w:tabs>
          <w:tab w:val="right" w:leader="dot" w:pos="9016"/>
        </w:tabs>
        <w:rPr>
          <w:rFonts w:cstheme="minorBidi"/>
          <w:noProof/>
          <w:sz w:val="24"/>
          <w:szCs w:val="24"/>
          <w:lang w:val="fi-FI" w:eastAsia="ja-JP"/>
        </w:rPr>
      </w:pPr>
      <w:r>
        <w:rPr>
          <w:noProof/>
        </w:rPr>
        <w:t>Tabeli 21: Komparatiivin ja superlatiivin haamustus ja taivutus</w:t>
      </w:r>
      <w:r>
        <w:rPr>
          <w:noProof/>
        </w:rPr>
        <w:tab/>
      </w:r>
      <w:r>
        <w:rPr>
          <w:noProof/>
        </w:rPr>
        <w:fldChar w:fldCharType="begin"/>
      </w:r>
      <w:r>
        <w:rPr>
          <w:noProof/>
        </w:rPr>
        <w:instrText xml:space="preserve"> PAGEREF _Toc311273846 \h </w:instrText>
      </w:r>
      <w:r>
        <w:rPr>
          <w:noProof/>
        </w:rPr>
      </w:r>
      <w:r>
        <w:rPr>
          <w:noProof/>
        </w:rPr>
        <w:fldChar w:fldCharType="separate"/>
      </w:r>
      <w:r w:rsidR="0022285C">
        <w:rPr>
          <w:noProof/>
        </w:rPr>
        <w:t>127</w:t>
      </w:r>
      <w:r>
        <w:rPr>
          <w:noProof/>
        </w:rPr>
        <w:fldChar w:fldCharType="end"/>
      </w:r>
    </w:p>
    <w:p w14:paraId="7DB42380" w14:textId="77777777" w:rsidR="00C82E07" w:rsidRDefault="00C82E07">
      <w:pPr>
        <w:pStyle w:val="INNH3"/>
        <w:tabs>
          <w:tab w:val="left" w:pos="1176"/>
          <w:tab w:val="right" w:leader="dot" w:pos="9016"/>
        </w:tabs>
        <w:rPr>
          <w:rFonts w:cstheme="minorBidi"/>
          <w:noProof/>
          <w:sz w:val="24"/>
          <w:szCs w:val="24"/>
          <w:lang w:val="fi-FI" w:eastAsia="ja-JP"/>
        </w:rPr>
      </w:pPr>
      <w:r>
        <w:rPr>
          <w:noProof/>
        </w:rPr>
        <w:t>5.5.3</w:t>
      </w:r>
      <w:r>
        <w:rPr>
          <w:rFonts w:cstheme="minorBidi"/>
          <w:noProof/>
          <w:sz w:val="24"/>
          <w:szCs w:val="24"/>
          <w:lang w:val="fi-FI" w:eastAsia="ja-JP"/>
        </w:rPr>
        <w:tab/>
      </w:r>
      <w:r>
        <w:rPr>
          <w:noProof/>
        </w:rPr>
        <w:t>Komparatiivin ja superlatiivin käyttö</w:t>
      </w:r>
      <w:r>
        <w:rPr>
          <w:noProof/>
        </w:rPr>
        <w:tab/>
      </w:r>
      <w:r>
        <w:rPr>
          <w:noProof/>
        </w:rPr>
        <w:fldChar w:fldCharType="begin"/>
      </w:r>
      <w:r>
        <w:rPr>
          <w:noProof/>
        </w:rPr>
        <w:instrText xml:space="preserve"> PAGEREF _Toc311273847 \h </w:instrText>
      </w:r>
      <w:r>
        <w:rPr>
          <w:noProof/>
        </w:rPr>
      </w:r>
      <w:r>
        <w:rPr>
          <w:noProof/>
        </w:rPr>
        <w:fldChar w:fldCharType="separate"/>
      </w:r>
      <w:r w:rsidR="0022285C">
        <w:rPr>
          <w:noProof/>
        </w:rPr>
        <w:t>129</w:t>
      </w:r>
      <w:r>
        <w:rPr>
          <w:noProof/>
        </w:rPr>
        <w:fldChar w:fldCharType="end"/>
      </w:r>
    </w:p>
    <w:p w14:paraId="02C2DE5D" w14:textId="77777777" w:rsidR="00C82E07" w:rsidRDefault="00C82E07">
      <w:pPr>
        <w:pStyle w:val="INNH1"/>
        <w:tabs>
          <w:tab w:val="left" w:pos="382"/>
          <w:tab w:val="right" w:leader="dot" w:pos="9016"/>
        </w:tabs>
        <w:rPr>
          <w:rFonts w:cstheme="minorBidi"/>
          <w:b w:val="0"/>
          <w:noProof/>
          <w:lang w:val="fi-FI" w:eastAsia="ja-JP"/>
        </w:rPr>
      </w:pPr>
      <w:r>
        <w:rPr>
          <w:noProof/>
        </w:rPr>
        <w:lastRenderedPageBreak/>
        <w:t>6</w:t>
      </w:r>
      <w:r>
        <w:rPr>
          <w:rFonts w:cstheme="minorBidi"/>
          <w:b w:val="0"/>
          <w:noProof/>
          <w:lang w:val="fi-FI" w:eastAsia="ja-JP"/>
        </w:rPr>
        <w:tab/>
      </w:r>
      <w:r>
        <w:rPr>
          <w:noProof/>
        </w:rPr>
        <w:t>Verbiin morfologista grammatikkii</w:t>
      </w:r>
      <w:r>
        <w:rPr>
          <w:noProof/>
        </w:rPr>
        <w:tab/>
      </w:r>
      <w:r>
        <w:rPr>
          <w:noProof/>
        </w:rPr>
        <w:fldChar w:fldCharType="begin"/>
      </w:r>
      <w:r>
        <w:rPr>
          <w:noProof/>
        </w:rPr>
        <w:instrText xml:space="preserve"> PAGEREF _Toc311273848 \h </w:instrText>
      </w:r>
      <w:r>
        <w:rPr>
          <w:noProof/>
        </w:rPr>
      </w:r>
      <w:r>
        <w:rPr>
          <w:noProof/>
        </w:rPr>
        <w:fldChar w:fldCharType="separate"/>
      </w:r>
      <w:r w:rsidR="0022285C">
        <w:rPr>
          <w:noProof/>
        </w:rPr>
        <w:t>130</w:t>
      </w:r>
      <w:r>
        <w:rPr>
          <w:noProof/>
        </w:rPr>
        <w:fldChar w:fldCharType="end"/>
      </w:r>
    </w:p>
    <w:p w14:paraId="08D948D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6.1</w:t>
      </w:r>
      <w:r>
        <w:rPr>
          <w:rFonts w:cstheme="minorBidi"/>
          <w:b w:val="0"/>
          <w:noProof/>
          <w:sz w:val="24"/>
          <w:szCs w:val="24"/>
          <w:lang w:val="fi-FI" w:eastAsia="ja-JP"/>
        </w:rPr>
        <w:tab/>
      </w:r>
      <w:r>
        <w:rPr>
          <w:noProof/>
        </w:rPr>
        <w:t>Verbiin haamukategoriista ylheisesti</w:t>
      </w:r>
      <w:r>
        <w:rPr>
          <w:noProof/>
        </w:rPr>
        <w:tab/>
      </w:r>
      <w:r>
        <w:rPr>
          <w:noProof/>
        </w:rPr>
        <w:fldChar w:fldCharType="begin"/>
      </w:r>
      <w:r>
        <w:rPr>
          <w:noProof/>
        </w:rPr>
        <w:instrText xml:space="preserve"> PAGEREF _Toc311273849 \h </w:instrText>
      </w:r>
      <w:r>
        <w:rPr>
          <w:noProof/>
        </w:rPr>
      </w:r>
      <w:r>
        <w:rPr>
          <w:noProof/>
        </w:rPr>
        <w:fldChar w:fldCharType="separate"/>
      </w:r>
      <w:r w:rsidR="0022285C">
        <w:rPr>
          <w:noProof/>
        </w:rPr>
        <w:t>130</w:t>
      </w:r>
      <w:r>
        <w:rPr>
          <w:noProof/>
        </w:rPr>
        <w:fldChar w:fldCharType="end"/>
      </w:r>
    </w:p>
    <w:p w14:paraId="12CB21C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6.2</w:t>
      </w:r>
      <w:r>
        <w:rPr>
          <w:rFonts w:cstheme="minorBidi"/>
          <w:b w:val="0"/>
          <w:noProof/>
          <w:sz w:val="24"/>
          <w:szCs w:val="24"/>
          <w:lang w:val="fi-FI" w:eastAsia="ja-JP"/>
        </w:rPr>
        <w:tab/>
      </w:r>
      <w:r>
        <w:rPr>
          <w:noProof/>
        </w:rPr>
        <w:t>Kainun kielen verbiin taivutustyypit</w:t>
      </w:r>
      <w:r>
        <w:rPr>
          <w:noProof/>
        </w:rPr>
        <w:tab/>
      </w:r>
      <w:r>
        <w:rPr>
          <w:noProof/>
        </w:rPr>
        <w:fldChar w:fldCharType="begin"/>
      </w:r>
      <w:r>
        <w:rPr>
          <w:noProof/>
        </w:rPr>
        <w:instrText xml:space="preserve"> PAGEREF _Toc311273850 \h </w:instrText>
      </w:r>
      <w:r>
        <w:rPr>
          <w:noProof/>
        </w:rPr>
      </w:r>
      <w:r>
        <w:rPr>
          <w:noProof/>
        </w:rPr>
        <w:fldChar w:fldCharType="separate"/>
      </w:r>
      <w:r w:rsidR="0022285C">
        <w:rPr>
          <w:noProof/>
        </w:rPr>
        <w:t>131</w:t>
      </w:r>
      <w:r>
        <w:rPr>
          <w:noProof/>
        </w:rPr>
        <w:fldChar w:fldCharType="end"/>
      </w:r>
    </w:p>
    <w:p w14:paraId="15DC2522" w14:textId="77777777" w:rsidR="00C82E07" w:rsidRDefault="00C82E07">
      <w:pPr>
        <w:pStyle w:val="INNH3"/>
        <w:tabs>
          <w:tab w:val="left" w:pos="1176"/>
          <w:tab w:val="right" w:leader="dot" w:pos="9016"/>
        </w:tabs>
        <w:rPr>
          <w:rFonts w:cstheme="minorBidi"/>
          <w:noProof/>
          <w:sz w:val="24"/>
          <w:szCs w:val="24"/>
          <w:lang w:val="fi-FI" w:eastAsia="ja-JP"/>
        </w:rPr>
      </w:pPr>
      <w:r>
        <w:rPr>
          <w:noProof/>
        </w:rPr>
        <w:t>6.2.1</w:t>
      </w:r>
      <w:r>
        <w:rPr>
          <w:rFonts w:cstheme="minorBidi"/>
          <w:noProof/>
          <w:sz w:val="24"/>
          <w:szCs w:val="24"/>
          <w:lang w:val="fi-FI" w:eastAsia="ja-JP"/>
        </w:rPr>
        <w:tab/>
      </w:r>
      <w:r>
        <w:rPr>
          <w:noProof/>
        </w:rPr>
        <w:t>Verbityyppi 1: Yksitavuiset verbit</w:t>
      </w:r>
      <w:r>
        <w:rPr>
          <w:noProof/>
        </w:rPr>
        <w:tab/>
      </w:r>
      <w:r>
        <w:rPr>
          <w:noProof/>
        </w:rPr>
        <w:fldChar w:fldCharType="begin"/>
      </w:r>
      <w:r>
        <w:rPr>
          <w:noProof/>
        </w:rPr>
        <w:instrText xml:space="preserve"> PAGEREF _Toc311273851 \h </w:instrText>
      </w:r>
      <w:r>
        <w:rPr>
          <w:noProof/>
        </w:rPr>
      </w:r>
      <w:r>
        <w:rPr>
          <w:noProof/>
        </w:rPr>
        <w:fldChar w:fldCharType="separate"/>
      </w:r>
      <w:r w:rsidR="0022285C">
        <w:rPr>
          <w:noProof/>
        </w:rPr>
        <w:t>131</w:t>
      </w:r>
      <w:r>
        <w:rPr>
          <w:noProof/>
        </w:rPr>
        <w:fldChar w:fldCharType="end"/>
      </w:r>
    </w:p>
    <w:p w14:paraId="39893D04" w14:textId="77777777" w:rsidR="00C82E07" w:rsidRDefault="00C82E07">
      <w:pPr>
        <w:pStyle w:val="INNH3"/>
        <w:tabs>
          <w:tab w:val="left" w:pos="1176"/>
          <w:tab w:val="right" w:leader="dot" w:pos="9016"/>
        </w:tabs>
        <w:rPr>
          <w:rFonts w:cstheme="minorBidi"/>
          <w:noProof/>
          <w:sz w:val="24"/>
          <w:szCs w:val="24"/>
          <w:lang w:val="fi-FI" w:eastAsia="ja-JP"/>
        </w:rPr>
      </w:pPr>
      <w:r>
        <w:rPr>
          <w:noProof/>
        </w:rPr>
        <w:t>6.2.2</w:t>
      </w:r>
      <w:r>
        <w:rPr>
          <w:rFonts w:cstheme="minorBidi"/>
          <w:noProof/>
          <w:sz w:val="24"/>
          <w:szCs w:val="24"/>
          <w:lang w:val="fi-FI" w:eastAsia="ja-JP"/>
        </w:rPr>
        <w:tab/>
      </w:r>
      <w:r>
        <w:rPr>
          <w:noProof/>
        </w:rPr>
        <w:t>Verbityyppi 2: Yksirankaiset verbit</w:t>
      </w:r>
      <w:r>
        <w:rPr>
          <w:noProof/>
        </w:rPr>
        <w:tab/>
      </w:r>
      <w:r>
        <w:rPr>
          <w:noProof/>
        </w:rPr>
        <w:fldChar w:fldCharType="begin"/>
      </w:r>
      <w:r>
        <w:rPr>
          <w:noProof/>
        </w:rPr>
        <w:instrText xml:space="preserve"> PAGEREF _Toc311273852 \h </w:instrText>
      </w:r>
      <w:r>
        <w:rPr>
          <w:noProof/>
        </w:rPr>
      </w:r>
      <w:r>
        <w:rPr>
          <w:noProof/>
        </w:rPr>
        <w:fldChar w:fldCharType="separate"/>
      </w:r>
      <w:r w:rsidR="0022285C">
        <w:rPr>
          <w:noProof/>
        </w:rPr>
        <w:t>132</w:t>
      </w:r>
      <w:r>
        <w:rPr>
          <w:noProof/>
        </w:rPr>
        <w:fldChar w:fldCharType="end"/>
      </w:r>
    </w:p>
    <w:p w14:paraId="60F6925D" w14:textId="77777777" w:rsidR="00C82E07" w:rsidRDefault="00C82E07">
      <w:pPr>
        <w:pStyle w:val="INNH3"/>
        <w:tabs>
          <w:tab w:val="left" w:pos="1176"/>
          <w:tab w:val="right" w:leader="dot" w:pos="9016"/>
        </w:tabs>
        <w:rPr>
          <w:rFonts w:cstheme="minorBidi"/>
          <w:noProof/>
          <w:sz w:val="24"/>
          <w:szCs w:val="24"/>
          <w:lang w:val="fi-FI" w:eastAsia="ja-JP"/>
        </w:rPr>
      </w:pPr>
      <w:r>
        <w:rPr>
          <w:noProof/>
        </w:rPr>
        <w:t>6.2.3</w:t>
      </w:r>
      <w:r>
        <w:rPr>
          <w:rFonts w:cstheme="minorBidi"/>
          <w:noProof/>
          <w:sz w:val="24"/>
          <w:szCs w:val="24"/>
          <w:lang w:val="fi-FI" w:eastAsia="ja-JP"/>
        </w:rPr>
        <w:tab/>
      </w:r>
      <w:r>
        <w:rPr>
          <w:noProof/>
        </w:rPr>
        <w:t>Verbityyppi 3: Konsonanttirankaiset verbit</w:t>
      </w:r>
      <w:r>
        <w:rPr>
          <w:noProof/>
        </w:rPr>
        <w:tab/>
      </w:r>
      <w:r>
        <w:rPr>
          <w:noProof/>
        </w:rPr>
        <w:fldChar w:fldCharType="begin"/>
      </w:r>
      <w:r>
        <w:rPr>
          <w:noProof/>
        </w:rPr>
        <w:instrText xml:space="preserve"> PAGEREF _Toc311273853 \h </w:instrText>
      </w:r>
      <w:r>
        <w:rPr>
          <w:noProof/>
        </w:rPr>
      </w:r>
      <w:r>
        <w:rPr>
          <w:noProof/>
        </w:rPr>
        <w:fldChar w:fldCharType="separate"/>
      </w:r>
      <w:r w:rsidR="0022285C">
        <w:rPr>
          <w:noProof/>
        </w:rPr>
        <w:t>132</w:t>
      </w:r>
      <w:r>
        <w:rPr>
          <w:noProof/>
        </w:rPr>
        <w:fldChar w:fldCharType="end"/>
      </w:r>
    </w:p>
    <w:p w14:paraId="6E59DC17" w14:textId="77777777" w:rsidR="00C82E07" w:rsidRDefault="00C82E07">
      <w:pPr>
        <w:pStyle w:val="INNH3"/>
        <w:tabs>
          <w:tab w:val="left" w:pos="1176"/>
          <w:tab w:val="right" w:leader="dot" w:pos="9016"/>
        </w:tabs>
        <w:rPr>
          <w:rFonts w:cstheme="minorBidi"/>
          <w:noProof/>
          <w:sz w:val="24"/>
          <w:szCs w:val="24"/>
          <w:lang w:val="fi-FI" w:eastAsia="ja-JP"/>
        </w:rPr>
      </w:pPr>
      <w:r>
        <w:rPr>
          <w:noProof/>
        </w:rPr>
        <w:t>6.2.4</w:t>
      </w:r>
      <w:r>
        <w:rPr>
          <w:rFonts w:cstheme="minorBidi"/>
          <w:noProof/>
          <w:sz w:val="24"/>
          <w:szCs w:val="24"/>
          <w:lang w:val="fi-FI" w:eastAsia="ja-JP"/>
        </w:rPr>
        <w:tab/>
      </w:r>
      <w:r>
        <w:rPr>
          <w:noProof/>
        </w:rPr>
        <w:t>Verbityyppi 4: Tuplavokaalirankaiset verbit</w:t>
      </w:r>
      <w:r>
        <w:rPr>
          <w:noProof/>
        </w:rPr>
        <w:tab/>
      </w:r>
      <w:r>
        <w:rPr>
          <w:noProof/>
        </w:rPr>
        <w:fldChar w:fldCharType="begin"/>
      </w:r>
      <w:r>
        <w:rPr>
          <w:noProof/>
        </w:rPr>
        <w:instrText xml:space="preserve"> PAGEREF _Toc311273854 \h </w:instrText>
      </w:r>
      <w:r>
        <w:rPr>
          <w:noProof/>
        </w:rPr>
      </w:r>
      <w:r>
        <w:rPr>
          <w:noProof/>
        </w:rPr>
        <w:fldChar w:fldCharType="separate"/>
      </w:r>
      <w:r w:rsidR="0022285C">
        <w:rPr>
          <w:noProof/>
        </w:rPr>
        <w:t>133</w:t>
      </w:r>
      <w:r>
        <w:rPr>
          <w:noProof/>
        </w:rPr>
        <w:fldChar w:fldCharType="end"/>
      </w:r>
    </w:p>
    <w:p w14:paraId="085D4430" w14:textId="77777777" w:rsidR="00C82E07" w:rsidRDefault="00C82E07">
      <w:pPr>
        <w:pStyle w:val="INNH3"/>
        <w:tabs>
          <w:tab w:val="right" w:leader="dot" w:pos="9016"/>
        </w:tabs>
        <w:rPr>
          <w:rFonts w:cstheme="minorBidi"/>
          <w:noProof/>
          <w:sz w:val="24"/>
          <w:szCs w:val="24"/>
          <w:lang w:val="fi-FI" w:eastAsia="ja-JP"/>
        </w:rPr>
      </w:pPr>
      <w:r>
        <w:rPr>
          <w:noProof/>
        </w:rPr>
        <w:t>Tabeli 22: Verbityypit</w:t>
      </w:r>
      <w:r>
        <w:rPr>
          <w:noProof/>
        </w:rPr>
        <w:tab/>
      </w:r>
      <w:r>
        <w:rPr>
          <w:noProof/>
        </w:rPr>
        <w:fldChar w:fldCharType="begin"/>
      </w:r>
      <w:r>
        <w:rPr>
          <w:noProof/>
        </w:rPr>
        <w:instrText xml:space="preserve"> PAGEREF _Toc311273855 \h </w:instrText>
      </w:r>
      <w:r>
        <w:rPr>
          <w:noProof/>
        </w:rPr>
      </w:r>
      <w:r>
        <w:rPr>
          <w:noProof/>
        </w:rPr>
        <w:fldChar w:fldCharType="separate"/>
      </w:r>
      <w:r w:rsidR="0022285C">
        <w:rPr>
          <w:noProof/>
        </w:rPr>
        <w:t>134</w:t>
      </w:r>
      <w:r>
        <w:rPr>
          <w:noProof/>
        </w:rPr>
        <w:fldChar w:fldCharType="end"/>
      </w:r>
    </w:p>
    <w:p w14:paraId="7D0D9337" w14:textId="77777777" w:rsidR="00C82E07" w:rsidRDefault="00C82E07">
      <w:pPr>
        <w:pStyle w:val="INNH3"/>
        <w:tabs>
          <w:tab w:val="left" w:pos="1176"/>
          <w:tab w:val="right" w:leader="dot" w:pos="9016"/>
        </w:tabs>
        <w:rPr>
          <w:rFonts w:cstheme="minorBidi"/>
          <w:noProof/>
          <w:sz w:val="24"/>
          <w:szCs w:val="24"/>
          <w:lang w:val="fi-FI" w:eastAsia="ja-JP"/>
        </w:rPr>
      </w:pPr>
      <w:r>
        <w:rPr>
          <w:noProof/>
        </w:rPr>
        <w:t>6.2.5</w:t>
      </w:r>
      <w:r>
        <w:rPr>
          <w:rFonts w:cstheme="minorBidi"/>
          <w:noProof/>
          <w:sz w:val="24"/>
          <w:szCs w:val="24"/>
          <w:lang w:val="fi-FI" w:eastAsia="ja-JP"/>
        </w:rPr>
        <w:tab/>
      </w:r>
      <w:r>
        <w:rPr>
          <w:noProof/>
        </w:rPr>
        <w:t>Kaksirankaisuus ja passiiviranka</w:t>
      </w:r>
      <w:r>
        <w:rPr>
          <w:noProof/>
        </w:rPr>
        <w:tab/>
      </w:r>
      <w:r>
        <w:rPr>
          <w:noProof/>
        </w:rPr>
        <w:fldChar w:fldCharType="begin"/>
      </w:r>
      <w:r>
        <w:rPr>
          <w:noProof/>
        </w:rPr>
        <w:instrText xml:space="preserve"> PAGEREF _Toc311273856 \h </w:instrText>
      </w:r>
      <w:r>
        <w:rPr>
          <w:noProof/>
        </w:rPr>
      </w:r>
      <w:r>
        <w:rPr>
          <w:noProof/>
        </w:rPr>
        <w:fldChar w:fldCharType="separate"/>
      </w:r>
      <w:r w:rsidR="0022285C">
        <w:rPr>
          <w:noProof/>
        </w:rPr>
        <w:t>135</w:t>
      </w:r>
      <w:r>
        <w:rPr>
          <w:noProof/>
        </w:rPr>
        <w:fldChar w:fldCharType="end"/>
      </w:r>
    </w:p>
    <w:p w14:paraId="0CD5A483"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6.3</w:t>
      </w:r>
      <w:r>
        <w:rPr>
          <w:rFonts w:cstheme="minorBidi"/>
          <w:b w:val="0"/>
          <w:noProof/>
          <w:sz w:val="24"/>
          <w:szCs w:val="24"/>
          <w:lang w:val="fi-FI" w:eastAsia="ja-JP"/>
        </w:rPr>
        <w:tab/>
      </w:r>
      <w:r>
        <w:rPr>
          <w:noProof/>
        </w:rPr>
        <w:t>Persoonasuffiksit</w:t>
      </w:r>
      <w:r>
        <w:rPr>
          <w:noProof/>
        </w:rPr>
        <w:tab/>
      </w:r>
      <w:r>
        <w:rPr>
          <w:noProof/>
        </w:rPr>
        <w:fldChar w:fldCharType="begin"/>
      </w:r>
      <w:r>
        <w:rPr>
          <w:noProof/>
        </w:rPr>
        <w:instrText xml:space="preserve"> PAGEREF _Toc311273857 \h </w:instrText>
      </w:r>
      <w:r>
        <w:rPr>
          <w:noProof/>
        </w:rPr>
      </w:r>
      <w:r>
        <w:rPr>
          <w:noProof/>
        </w:rPr>
        <w:fldChar w:fldCharType="separate"/>
      </w:r>
      <w:r w:rsidR="0022285C">
        <w:rPr>
          <w:noProof/>
        </w:rPr>
        <w:t>135</w:t>
      </w:r>
      <w:r>
        <w:rPr>
          <w:noProof/>
        </w:rPr>
        <w:fldChar w:fldCharType="end"/>
      </w:r>
    </w:p>
    <w:p w14:paraId="7B14EF0E" w14:textId="77777777" w:rsidR="00C82E07" w:rsidRDefault="00C82E07">
      <w:pPr>
        <w:pStyle w:val="INNH3"/>
        <w:tabs>
          <w:tab w:val="left" w:pos="1176"/>
          <w:tab w:val="right" w:leader="dot" w:pos="9016"/>
        </w:tabs>
        <w:rPr>
          <w:rFonts w:cstheme="minorBidi"/>
          <w:noProof/>
          <w:sz w:val="24"/>
          <w:szCs w:val="24"/>
          <w:lang w:val="fi-FI" w:eastAsia="ja-JP"/>
        </w:rPr>
      </w:pPr>
      <w:r>
        <w:rPr>
          <w:noProof/>
        </w:rPr>
        <w:t>6.3.1</w:t>
      </w:r>
      <w:r>
        <w:rPr>
          <w:rFonts w:cstheme="minorBidi"/>
          <w:noProof/>
          <w:sz w:val="24"/>
          <w:szCs w:val="24"/>
          <w:lang w:val="fi-FI" w:eastAsia="ja-JP"/>
        </w:rPr>
        <w:tab/>
      </w:r>
      <w:r>
        <w:rPr>
          <w:noProof/>
        </w:rPr>
        <w:t>Singulaarin ja pluraalin 1. ja 2. persoonan persoonasuffiksit</w:t>
      </w:r>
      <w:r>
        <w:rPr>
          <w:noProof/>
        </w:rPr>
        <w:tab/>
      </w:r>
      <w:r>
        <w:rPr>
          <w:noProof/>
        </w:rPr>
        <w:fldChar w:fldCharType="begin"/>
      </w:r>
      <w:r>
        <w:rPr>
          <w:noProof/>
        </w:rPr>
        <w:instrText xml:space="preserve"> PAGEREF _Toc311273858 \h </w:instrText>
      </w:r>
      <w:r>
        <w:rPr>
          <w:noProof/>
        </w:rPr>
      </w:r>
      <w:r>
        <w:rPr>
          <w:noProof/>
        </w:rPr>
        <w:fldChar w:fldCharType="separate"/>
      </w:r>
      <w:r w:rsidR="0022285C">
        <w:rPr>
          <w:noProof/>
        </w:rPr>
        <w:t>136</w:t>
      </w:r>
      <w:r>
        <w:rPr>
          <w:noProof/>
        </w:rPr>
        <w:fldChar w:fldCharType="end"/>
      </w:r>
    </w:p>
    <w:p w14:paraId="6D23F880" w14:textId="77777777" w:rsidR="00C82E07" w:rsidRDefault="00C82E07">
      <w:pPr>
        <w:pStyle w:val="INNH3"/>
        <w:tabs>
          <w:tab w:val="right" w:leader="dot" w:pos="9016"/>
        </w:tabs>
        <w:rPr>
          <w:rFonts w:cstheme="minorBidi"/>
          <w:noProof/>
          <w:sz w:val="24"/>
          <w:szCs w:val="24"/>
          <w:lang w:val="fi-FI" w:eastAsia="ja-JP"/>
        </w:rPr>
      </w:pPr>
      <w:r>
        <w:rPr>
          <w:noProof/>
        </w:rPr>
        <w:t>Tabeli 23: Singulaarin ja pluraalin 1. ja 2. persoonan persoonasuffiksit</w:t>
      </w:r>
      <w:r>
        <w:rPr>
          <w:noProof/>
        </w:rPr>
        <w:tab/>
      </w:r>
      <w:r>
        <w:rPr>
          <w:noProof/>
        </w:rPr>
        <w:fldChar w:fldCharType="begin"/>
      </w:r>
      <w:r>
        <w:rPr>
          <w:noProof/>
        </w:rPr>
        <w:instrText xml:space="preserve"> PAGEREF _Toc311273859 \h </w:instrText>
      </w:r>
      <w:r>
        <w:rPr>
          <w:noProof/>
        </w:rPr>
      </w:r>
      <w:r>
        <w:rPr>
          <w:noProof/>
        </w:rPr>
        <w:fldChar w:fldCharType="separate"/>
      </w:r>
      <w:r w:rsidR="0022285C">
        <w:rPr>
          <w:noProof/>
        </w:rPr>
        <w:t>136</w:t>
      </w:r>
      <w:r>
        <w:rPr>
          <w:noProof/>
        </w:rPr>
        <w:fldChar w:fldCharType="end"/>
      </w:r>
    </w:p>
    <w:p w14:paraId="18012FA1" w14:textId="77777777" w:rsidR="00C82E07" w:rsidRDefault="00C82E07">
      <w:pPr>
        <w:pStyle w:val="INNH3"/>
        <w:tabs>
          <w:tab w:val="left" w:pos="1176"/>
          <w:tab w:val="right" w:leader="dot" w:pos="9016"/>
        </w:tabs>
        <w:rPr>
          <w:rFonts w:cstheme="minorBidi"/>
          <w:noProof/>
          <w:sz w:val="24"/>
          <w:szCs w:val="24"/>
          <w:lang w:val="fi-FI" w:eastAsia="ja-JP"/>
        </w:rPr>
      </w:pPr>
      <w:r>
        <w:rPr>
          <w:noProof/>
        </w:rPr>
        <w:t>6.3.2</w:t>
      </w:r>
      <w:r>
        <w:rPr>
          <w:rFonts w:cstheme="minorBidi"/>
          <w:noProof/>
          <w:sz w:val="24"/>
          <w:szCs w:val="24"/>
          <w:lang w:val="fi-FI" w:eastAsia="ja-JP"/>
        </w:rPr>
        <w:tab/>
      </w:r>
      <w:r>
        <w:rPr>
          <w:noProof/>
        </w:rPr>
        <w:t>Singulaarin 3. persoonan persoonasuffiksit</w:t>
      </w:r>
      <w:r>
        <w:rPr>
          <w:noProof/>
        </w:rPr>
        <w:tab/>
      </w:r>
      <w:r>
        <w:rPr>
          <w:noProof/>
        </w:rPr>
        <w:fldChar w:fldCharType="begin"/>
      </w:r>
      <w:r>
        <w:rPr>
          <w:noProof/>
        </w:rPr>
        <w:instrText xml:space="preserve"> PAGEREF _Toc311273860 \h </w:instrText>
      </w:r>
      <w:r>
        <w:rPr>
          <w:noProof/>
        </w:rPr>
      </w:r>
      <w:r>
        <w:rPr>
          <w:noProof/>
        </w:rPr>
        <w:fldChar w:fldCharType="separate"/>
      </w:r>
      <w:r w:rsidR="0022285C">
        <w:rPr>
          <w:noProof/>
        </w:rPr>
        <w:t>137</w:t>
      </w:r>
      <w:r>
        <w:rPr>
          <w:noProof/>
        </w:rPr>
        <w:fldChar w:fldCharType="end"/>
      </w:r>
    </w:p>
    <w:p w14:paraId="008CE0F9" w14:textId="77777777" w:rsidR="00C82E07" w:rsidRDefault="00C82E07">
      <w:pPr>
        <w:pStyle w:val="INNH3"/>
        <w:tabs>
          <w:tab w:val="right" w:leader="dot" w:pos="9016"/>
        </w:tabs>
        <w:rPr>
          <w:rFonts w:cstheme="minorBidi"/>
          <w:noProof/>
          <w:sz w:val="24"/>
          <w:szCs w:val="24"/>
          <w:lang w:val="fi-FI" w:eastAsia="ja-JP"/>
        </w:rPr>
      </w:pPr>
      <w:r>
        <w:rPr>
          <w:noProof/>
        </w:rPr>
        <w:t>Tabeli 24: Singulaarin 3. persoonan persoonasuffiksit</w:t>
      </w:r>
      <w:r>
        <w:rPr>
          <w:noProof/>
        </w:rPr>
        <w:tab/>
      </w:r>
      <w:r>
        <w:rPr>
          <w:noProof/>
        </w:rPr>
        <w:fldChar w:fldCharType="begin"/>
      </w:r>
      <w:r>
        <w:rPr>
          <w:noProof/>
        </w:rPr>
        <w:instrText xml:space="preserve"> PAGEREF _Toc311273861 \h </w:instrText>
      </w:r>
      <w:r>
        <w:rPr>
          <w:noProof/>
        </w:rPr>
      </w:r>
      <w:r>
        <w:rPr>
          <w:noProof/>
        </w:rPr>
        <w:fldChar w:fldCharType="separate"/>
      </w:r>
      <w:r w:rsidR="0022285C">
        <w:rPr>
          <w:noProof/>
        </w:rPr>
        <w:t>137</w:t>
      </w:r>
      <w:r>
        <w:rPr>
          <w:noProof/>
        </w:rPr>
        <w:fldChar w:fldCharType="end"/>
      </w:r>
    </w:p>
    <w:p w14:paraId="379F6DC0" w14:textId="77777777" w:rsidR="00C82E07" w:rsidRDefault="00C82E07">
      <w:pPr>
        <w:pStyle w:val="INNH3"/>
        <w:tabs>
          <w:tab w:val="left" w:pos="1176"/>
          <w:tab w:val="right" w:leader="dot" w:pos="9016"/>
        </w:tabs>
        <w:rPr>
          <w:rFonts w:cstheme="minorBidi"/>
          <w:noProof/>
          <w:sz w:val="24"/>
          <w:szCs w:val="24"/>
          <w:lang w:val="fi-FI" w:eastAsia="ja-JP"/>
        </w:rPr>
      </w:pPr>
      <w:r>
        <w:rPr>
          <w:noProof/>
        </w:rPr>
        <w:t>6.3.3</w:t>
      </w:r>
      <w:r>
        <w:rPr>
          <w:rFonts w:cstheme="minorBidi"/>
          <w:noProof/>
          <w:sz w:val="24"/>
          <w:szCs w:val="24"/>
          <w:lang w:val="fi-FI" w:eastAsia="ja-JP"/>
        </w:rPr>
        <w:tab/>
      </w:r>
      <w:r>
        <w:rPr>
          <w:noProof/>
        </w:rPr>
        <w:t>Pluraalin 3. persoonan ja passiivin persoonasuffiksit</w:t>
      </w:r>
      <w:r>
        <w:rPr>
          <w:noProof/>
        </w:rPr>
        <w:tab/>
      </w:r>
      <w:r>
        <w:rPr>
          <w:noProof/>
        </w:rPr>
        <w:fldChar w:fldCharType="begin"/>
      </w:r>
      <w:r>
        <w:rPr>
          <w:noProof/>
        </w:rPr>
        <w:instrText xml:space="preserve"> PAGEREF _Toc311273862 \h </w:instrText>
      </w:r>
      <w:r>
        <w:rPr>
          <w:noProof/>
        </w:rPr>
      </w:r>
      <w:r>
        <w:rPr>
          <w:noProof/>
        </w:rPr>
        <w:fldChar w:fldCharType="separate"/>
      </w:r>
      <w:r w:rsidR="0022285C">
        <w:rPr>
          <w:noProof/>
        </w:rPr>
        <w:t>138</w:t>
      </w:r>
      <w:r>
        <w:rPr>
          <w:noProof/>
        </w:rPr>
        <w:fldChar w:fldCharType="end"/>
      </w:r>
    </w:p>
    <w:p w14:paraId="7A42288D" w14:textId="77777777" w:rsidR="00C82E07" w:rsidRDefault="00C82E07">
      <w:pPr>
        <w:pStyle w:val="INNH3"/>
        <w:tabs>
          <w:tab w:val="right" w:leader="dot" w:pos="9016"/>
        </w:tabs>
        <w:rPr>
          <w:rFonts w:cstheme="minorBidi"/>
          <w:noProof/>
          <w:sz w:val="24"/>
          <w:szCs w:val="24"/>
          <w:lang w:val="fi-FI" w:eastAsia="ja-JP"/>
        </w:rPr>
      </w:pPr>
      <w:r>
        <w:rPr>
          <w:noProof/>
        </w:rPr>
        <w:t>Tabeli 25: Pluraalin 3. persoonan ja passiivin persoonasuffiksit</w:t>
      </w:r>
      <w:r>
        <w:rPr>
          <w:noProof/>
        </w:rPr>
        <w:tab/>
      </w:r>
      <w:r>
        <w:rPr>
          <w:noProof/>
        </w:rPr>
        <w:fldChar w:fldCharType="begin"/>
      </w:r>
      <w:r>
        <w:rPr>
          <w:noProof/>
        </w:rPr>
        <w:instrText xml:space="preserve"> PAGEREF _Toc311273863 \h </w:instrText>
      </w:r>
      <w:r>
        <w:rPr>
          <w:noProof/>
        </w:rPr>
      </w:r>
      <w:r>
        <w:rPr>
          <w:noProof/>
        </w:rPr>
        <w:fldChar w:fldCharType="separate"/>
      </w:r>
      <w:r w:rsidR="0022285C">
        <w:rPr>
          <w:noProof/>
        </w:rPr>
        <w:t>138</w:t>
      </w:r>
      <w:r>
        <w:rPr>
          <w:noProof/>
        </w:rPr>
        <w:fldChar w:fldCharType="end"/>
      </w:r>
    </w:p>
    <w:p w14:paraId="571AB1AA"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6.4</w:t>
      </w:r>
      <w:r>
        <w:rPr>
          <w:rFonts w:cstheme="minorBidi"/>
          <w:b w:val="0"/>
          <w:noProof/>
          <w:sz w:val="24"/>
          <w:szCs w:val="24"/>
          <w:lang w:val="fi-FI" w:eastAsia="ja-JP"/>
        </w:rPr>
        <w:tab/>
      </w:r>
      <w:r>
        <w:rPr>
          <w:noProof/>
        </w:rPr>
        <w:t>Indikatiivi</w:t>
      </w:r>
      <w:r>
        <w:rPr>
          <w:noProof/>
        </w:rPr>
        <w:tab/>
      </w:r>
      <w:r>
        <w:rPr>
          <w:noProof/>
        </w:rPr>
        <w:fldChar w:fldCharType="begin"/>
      </w:r>
      <w:r>
        <w:rPr>
          <w:noProof/>
        </w:rPr>
        <w:instrText xml:space="preserve"> PAGEREF _Toc311273864 \h </w:instrText>
      </w:r>
      <w:r>
        <w:rPr>
          <w:noProof/>
        </w:rPr>
      </w:r>
      <w:r>
        <w:rPr>
          <w:noProof/>
        </w:rPr>
        <w:fldChar w:fldCharType="separate"/>
      </w:r>
      <w:r w:rsidR="0022285C">
        <w:rPr>
          <w:noProof/>
        </w:rPr>
        <w:t>139</w:t>
      </w:r>
      <w:r>
        <w:rPr>
          <w:noProof/>
        </w:rPr>
        <w:fldChar w:fldCharType="end"/>
      </w:r>
    </w:p>
    <w:p w14:paraId="361EBE1F" w14:textId="77777777" w:rsidR="00C82E07" w:rsidRDefault="00C82E07">
      <w:pPr>
        <w:pStyle w:val="INNH3"/>
        <w:tabs>
          <w:tab w:val="left" w:pos="1176"/>
          <w:tab w:val="right" w:leader="dot" w:pos="9016"/>
        </w:tabs>
        <w:rPr>
          <w:rFonts w:cstheme="minorBidi"/>
          <w:noProof/>
          <w:sz w:val="24"/>
          <w:szCs w:val="24"/>
          <w:lang w:val="fi-FI" w:eastAsia="ja-JP"/>
        </w:rPr>
      </w:pPr>
      <w:r>
        <w:rPr>
          <w:noProof/>
        </w:rPr>
        <w:t>6.4.1</w:t>
      </w:r>
      <w:r>
        <w:rPr>
          <w:rFonts w:cstheme="minorBidi"/>
          <w:noProof/>
          <w:sz w:val="24"/>
          <w:szCs w:val="24"/>
          <w:lang w:val="fi-FI" w:eastAsia="ja-JP"/>
        </w:rPr>
        <w:tab/>
      </w:r>
      <w:r>
        <w:rPr>
          <w:noProof/>
        </w:rPr>
        <w:t>Indikatiivin preesens</w:t>
      </w:r>
      <w:r>
        <w:rPr>
          <w:noProof/>
        </w:rPr>
        <w:tab/>
      </w:r>
      <w:r>
        <w:rPr>
          <w:noProof/>
        </w:rPr>
        <w:fldChar w:fldCharType="begin"/>
      </w:r>
      <w:r>
        <w:rPr>
          <w:noProof/>
        </w:rPr>
        <w:instrText xml:space="preserve"> PAGEREF _Toc311273865 \h </w:instrText>
      </w:r>
      <w:r>
        <w:rPr>
          <w:noProof/>
        </w:rPr>
      </w:r>
      <w:r>
        <w:rPr>
          <w:noProof/>
        </w:rPr>
        <w:fldChar w:fldCharType="separate"/>
      </w:r>
      <w:r w:rsidR="0022285C">
        <w:rPr>
          <w:noProof/>
        </w:rPr>
        <w:t>139</w:t>
      </w:r>
      <w:r>
        <w:rPr>
          <w:noProof/>
        </w:rPr>
        <w:fldChar w:fldCharType="end"/>
      </w:r>
    </w:p>
    <w:p w14:paraId="54706C4C" w14:textId="77777777" w:rsidR="00C82E07" w:rsidRDefault="00C82E07">
      <w:pPr>
        <w:pStyle w:val="INNH4"/>
        <w:tabs>
          <w:tab w:val="left" w:pos="1526"/>
          <w:tab w:val="right" w:leader="dot" w:pos="9016"/>
        </w:tabs>
        <w:rPr>
          <w:rFonts w:cstheme="minorBidi"/>
          <w:noProof/>
          <w:sz w:val="24"/>
          <w:szCs w:val="24"/>
          <w:lang w:val="fi-FI" w:eastAsia="ja-JP"/>
        </w:rPr>
      </w:pPr>
      <w:r>
        <w:rPr>
          <w:noProof/>
        </w:rPr>
        <w:t>6.4.1.1</w:t>
      </w:r>
      <w:r>
        <w:rPr>
          <w:rFonts w:cstheme="minorBidi"/>
          <w:noProof/>
          <w:sz w:val="24"/>
          <w:szCs w:val="24"/>
          <w:lang w:val="fi-FI" w:eastAsia="ja-JP"/>
        </w:rPr>
        <w:tab/>
      </w:r>
      <w:r>
        <w:rPr>
          <w:noProof/>
        </w:rPr>
        <w:t>Myönttäävä preesens</w:t>
      </w:r>
      <w:r>
        <w:rPr>
          <w:noProof/>
        </w:rPr>
        <w:tab/>
      </w:r>
      <w:r>
        <w:rPr>
          <w:noProof/>
        </w:rPr>
        <w:fldChar w:fldCharType="begin"/>
      </w:r>
      <w:r>
        <w:rPr>
          <w:noProof/>
        </w:rPr>
        <w:instrText xml:space="preserve"> PAGEREF _Toc311273866 \h </w:instrText>
      </w:r>
      <w:r>
        <w:rPr>
          <w:noProof/>
        </w:rPr>
      </w:r>
      <w:r>
        <w:rPr>
          <w:noProof/>
        </w:rPr>
        <w:fldChar w:fldCharType="separate"/>
      </w:r>
      <w:r w:rsidR="0022285C">
        <w:rPr>
          <w:noProof/>
        </w:rPr>
        <w:t>140</w:t>
      </w:r>
      <w:r>
        <w:rPr>
          <w:noProof/>
        </w:rPr>
        <w:fldChar w:fldCharType="end"/>
      </w:r>
    </w:p>
    <w:p w14:paraId="77F792EC" w14:textId="77777777" w:rsidR="00C82E07" w:rsidRDefault="00C82E07">
      <w:pPr>
        <w:pStyle w:val="INNH3"/>
        <w:tabs>
          <w:tab w:val="right" w:leader="dot" w:pos="9016"/>
        </w:tabs>
        <w:rPr>
          <w:rFonts w:cstheme="minorBidi"/>
          <w:noProof/>
          <w:sz w:val="24"/>
          <w:szCs w:val="24"/>
          <w:lang w:val="fi-FI" w:eastAsia="ja-JP"/>
        </w:rPr>
      </w:pPr>
      <w:r>
        <w:rPr>
          <w:noProof/>
        </w:rPr>
        <w:t>Tabeli 26: Indikatiivin myönttäävän preesensin taivutus</w:t>
      </w:r>
      <w:r>
        <w:rPr>
          <w:noProof/>
        </w:rPr>
        <w:tab/>
      </w:r>
      <w:r>
        <w:rPr>
          <w:noProof/>
        </w:rPr>
        <w:fldChar w:fldCharType="begin"/>
      </w:r>
      <w:r>
        <w:rPr>
          <w:noProof/>
        </w:rPr>
        <w:instrText xml:space="preserve"> PAGEREF _Toc311273867 \h </w:instrText>
      </w:r>
      <w:r>
        <w:rPr>
          <w:noProof/>
        </w:rPr>
      </w:r>
      <w:r>
        <w:rPr>
          <w:noProof/>
        </w:rPr>
        <w:fldChar w:fldCharType="separate"/>
      </w:r>
      <w:r w:rsidR="0022285C">
        <w:rPr>
          <w:noProof/>
        </w:rPr>
        <w:t>142</w:t>
      </w:r>
      <w:r>
        <w:rPr>
          <w:noProof/>
        </w:rPr>
        <w:fldChar w:fldCharType="end"/>
      </w:r>
    </w:p>
    <w:p w14:paraId="6FCC567A" w14:textId="77777777" w:rsidR="00C82E07" w:rsidRDefault="00C82E07">
      <w:pPr>
        <w:pStyle w:val="INNH4"/>
        <w:tabs>
          <w:tab w:val="left" w:pos="1526"/>
          <w:tab w:val="right" w:leader="dot" w:pos="9016"/>
        </w:tabs>
        <w:rPr>
          <w:rFonts w:cstheme="minorBidi"/>
          <w:noProof/>
          <w:sz w:val="24"/>
          <w:szCs w:val="24"/>
          <w:lang w:val="fi-FI" w:eastAsia="ja-JP"/>
        </w:rPr>
      </w:pPr>
      <w:r>
        <w:rPr>
          <w:noProof/>
        </w:rPr>
        <w:t>6.4.1.2</w:t>
      </w:r>
      <w:r>
        <w:rPr>
          <w:rFonts w:cstheme="minorBidi"/>
          <w:noProof/>
          <w:sz w:val="24"/>
          <w:szCs w:val="24"/>
          <w:lang w:val="fi-FI" w:eastAsia="ja-JP"/>
        </w:rPr>
        <w:tab/>
      </w:r>
      <w:r>
        <w:rPr>
          <w:noProof/>
        </w:rPr>
        <w:t>Kielttäävä preesens</w:t>
      </w:r>
      <w:r>
        <w:rPr>
          <w:noProof/>
        </w:rPr>
        <w:tab/>
      </w:r>
      <w:r>
        <w:rPr>
          <w:noProof/>
        </w:rPr>
        <w:fldChar w:fldCharType="begin"/>
      </w:r>
      <w:r>
        <w:rPr>
          <w:noProof/>
        </w:rPr>
        <w:instrText xml:space="preserve"> PAGEREF _Toc311273868 \h </w:instrText>
      </w:r>
      <w:r>
        <w:rPr>
          <w:noProof/>
        </w:rPr>
      </w:r>
      <w:r>
        <w:rPr>
          <w:noProof/>
        </w:rPr>
        <w:fldChar w:fldCharType="separate"/>
      </w:r>
      <w:r w:rsidR="0022285C">
        <w:rPr>
          <w:noProof/>
        </w:rPr>
        <w:t>143</w:t>
      </w:r>
      <w:r>
        <w:rPr>
          <w:noProof/>
        </w:rPr>
        <w:fldChar w:fldCharType="end"/>
      </w:r>
    </w:p>
    <w:p w14:paraId="0D1E7225" w14:textId="77777777" w:rsidR="00C82E07" w:rsidRDefault="00C82E07">
      <w:pPr>
        <w:pStyle w:val="INNH3"/>
        <w:tabs>
          <w:tab w:val="left" w:pos="1176"/>
          <w:tab w:val="right" w:leader="dot" w:pos="9016"/>
        </w:tabs>
        <w:rPr>
          <w:rFonts w:cstheme="minorBidi"/>
          <w:noProof/>
          <w:sz w:val="24"/>
          <w:szCs w:val="24"/>
          <w:lang w:val="fi-FI" w:eastAsia="ja-JP"/>
        </w:rPr>
      </w:pPr>
      <w:r>
        <w:rPr>
          <w:noProof/>
        </w:rPr>
        <w:t>6.4.2</w:t>
      </w:r>
      <w:r>
        <w:rPr>
          <w:rFonts w:cstheme="minorBidi"/>
          <w:noProof/>
          <w:sz w:val="24"/>
          <w:szCs w:val="24"/>
          <w:lang w:val="fi-FI" w:eastAsia="ja-JP"/>
        </w:rPr>
        <w:tab/>
      </w:r>
      <w:r>
        <w:rPr>
          <w:noProof/>
        </w:rPr>
        <w:t>Indikatiivin preteriti</w:t>
      </w:r>
      <w:r>
        <w:rPr>
          <w:noProof/>
        </w:rPr>
        <w:tab/>
      </w:r>
      <w:r>
        <w:rPr>
          <w:noProof/>
        </w:rPr>
        <w:fldChar w:fldCharType="begin"/>
      </w:r>
      <w:r>
        <w:rPr>
          <w:noProof/>
        </w:rPr>
        <w:instrText xml:space="preserve"> PAGEREF _Toc311273869 \h </w:instrText>
      </w:r>
      <w:r>
        <w:rPr>
          <w:noProof/>
        </w:rPr>
      </w:r>
      <w:r>
        <w:rPr>
          <w:noProof/>
        </w:rPr>
        <w:fldChar w:fldCharType="separate"/>
      </w:r>
      <w:r w:rsidR="0022285C">
        <w:rPr>
          <w:noProof/>
        </w:rPr>
        <w:t>144</w:t>
      </w:r>
      <w:r>
        <w:rPr>
          <w:noProof/>
        </w:rPr>
        <w:fldChar w:fldCharType="end"/>
      </w:r>
    </w:p>
    <w:p w14:paraId="640DB79A" w14:textId="77777777" w:rsidR="00C82E07" w:rsidRDefault="00C82E07">
      <w:pPr>
        <w:pStyle w:val="INNH4"/>
        <w:tabs>
          <w:tab w:val="left" w:pos="1526"/>
          <w:tab w:val="right" w:leader="dot" w:pos="9016"/>
        </w:tabs>
        <w:rPr>
          <w:rFonts w:cstheme="minorBidi"/>
          <w:noProof/>
          <w:sz w:val="24"/>
          <w:szCs w:val="24"/>
          <w:lang w:val="fi-FI" w:eastAsia="ja-JP"/>
        </w:rPr>
      </w:pPr>
      <w:r>
        <w:rPr>
          <w:noProof/>
        </w:rPr>
        <w:t>6.4.2.1</w:t>
      </w:r>
      <w:r>
        <w:rPr>
          <w:rFonts w:cstheme="minorBidi"/>
          <w:noProof/>
          <w:sz w:val="24"/>
          <w:szCs w:val="24"/>
          <w:lang w:val="fi-FI" w:eastAsia="ja-JP"/>
        </w:rPr>
        <w:tab/>
      </w:r>
      <w:r>
        <w:rPr>
          <w:noProof/>
        </w:rPr>
        <w:t>Myönttäävä preteriti</w:t>
      </w:r>
      <w:r>
        <w:rPr>
          <w:noProof/>
        </w:rPr>
        <w:tab/>
      </w:r>
      <w:r>
        <w:rPr>
          <w:noProof/>
        </w:rPr>
        <w:fldChar w:fldCharType="begin"/>
      </w:r>
      <w:r>
        <w:rPr>
          <w:noProof/>
        </w:rPr>
        <w:instrText xml:space="preserve"> PAGEREF _Toc311273870 \h </w:instrText>
      </w:r>
      <w:r>
        <w:rPr>
          <w:noProof/>
        </w:rPr>
      </w:r>
      <w:r>
        <w:rPr>
          <w:noProof/>
        </w:rPr>
        <w:fldChar w:fldCharType="separate"/>
      </w:r>
      <w:r w:rsidR="0022285C">
        <w:rPr>
          <w:noProof/>
        </w:rPr>
        <w:t>145</w:t>
      </w:r>
      <w:r>
        <w:rPr>
          <w:noProof/>
        </w:rPr>
        <w:fldChar w:fldCharType="end"/>
      </w:r>
    </w:p>
    <w:p w14:paraId="7D4977B1" w14:textId="77777777" w:rsidR="00C82E07" w:rsidRDefault="00C82E07">
      <w:pPr>
        <w:pStyle w:val="INNH3"/>
        <w:tabs>
          <w:tab w:val="right" w:leader="dot" w:pos="9016"/>
        </w:tabs>
        <w:rPr>
          <w:rFonts w:cstheme="minorBidi"/>
          <w:noProof/>
          <w:sz w:val="24"/>
          <w:szCs w:val="24"/>
          <w:lang w:val="fi-FI" w:eastAsia="ja-JP"/>
        </w:rPr>
      </w:pPr>
      <w:r>
        <w:rPr>
          <w:noProof/>
        </w:rPr>
        <w:t>Tabeli 27: Indikatiivin myönttäävän preteritin taivutus</w:t>
      </w:r>
      <w:r>
        <w:rPr>
          <w:noProof/>
        </w:rPr>
        <w:tab/>
      </w:r>
      <w:r>
        <w:rPr>
          <w:noProof/>
        </w:rPr>
        <w:fldChar w:fldCharType="begin"/>
      </w:r>
      <w:r>
        <w:rPr>
          <w:noProof/>
        </w:rPr>
        <w:instrText xml:space="preserve"> PAGEREF _Toc311273871 \h </w:instrText>
      </w:r>
      <w:r>
        <w:rPr>
          <w:noProof/>
        </w:rPr>
      </w:r>
      <w:r>
        <w:rPr>
          <w:noProof/>
        </w:rPr>
        <w:fldChar w:fldCharType="separate"/>
      </w:r>
      <w:r w:rsidR="0022285C">
        <w:rPr>
          <w:noProof/>
        </w:rPr>
        <w:t>145</w:t>
      </w:r>
      <w:r>
        <w:rPr>
          <w:noProof/>
        </w:rPr>
        <w:fldChar w:fldCharType="end"/>
      </w:r>
    </w:p>
    <w:p w14:paraId="0681BEF6" w14:textId="77777777" w:rsidR="00C82E07" w:rsidRDefault="00C82E07">
      <w:pPr>
        <w:pStyle w:val="INNH4"/>
        <w:tabs>
          <w:tab w:val="left" w:pos="1526"/>
          <w:tab w:val="right" w:leader="dot" w:pos="9016"/>
        </w:tabs>
        <w:rPr>
          <w:rFonts w:cstheme="minorBidi"/>
          <w:noProof/>
          <w:sz w:val="24"/>
          <w:szCs w:val="24"/>
          <w:lang w:val="fi-FI" w:eastAsia="ja-JP"/>
        </w:rPr>
      </w:pPr>
      <w:r>
        <w:rPr>
          <w:noProof/>
        </w:rPr>
        <w:t>6.4.2.2</w:t>
      </w:r>
      <w:r>
        <w:rPr>
          <w:rFonts w:cstheme="minorBidi"/>
          <w:noProof/>
          <w:sz w:val="24"/>
          <w:szCs w:val="24"/>
          <w:lang w:val="fi-FI" w:eastAsia="ja-JP"/>
        </w:rPr>
        <w:tab/>
      </w:r>
      <w:r>
        <w:rPr>
          <w:noProof/>
        </w:rPr>
        <w:t>Kielttäävä preteriti</w:t>
      </w:r>
      <w:r>
        <w:rPr>
          <w:noProof/>
        </w:rPr>
        <w:tab/>
      </w:r>
      <w:r>
        <w:rPr>
          <w:noProof/>
        </w:rPr>
        <w:fldChar w:fldCharType="begin"/>
      </w:r>
      <w:r>
        <w:rPr>
          <w:noProof/>
        </w:rPr>
        <w:instrText xml:space="preserve"> PAGEREF _Toc311273872 \h </w:instrText>
      </w:r>
      <w:r>
        <w:rPr>
          <w:noProof/>
        </w:rPr>
      </w:r>
      <w:r>
        <w:rPr>
          <w:noProof/>
        </w:rPr>
        <w:fldChar w:fldCharType="separate"/>
      </w:r>
      <w:r w:rsidR="0022285C">
        <w:rPr>
          <w:noProof/>
        </w:rPr>
        <w:t>147</w:t>
      </w:r>
      <w:r>
        <w:rPr>
          <w:noProof/>
        </w:rPr>
        <w:fldChar w:fldCharType="end"/>
      </w:r>
    </w:p>
    <w:p w14:paraId="3A878802" w14:textId="77777777" w:rsidR="00C82E07" w:rsidRDefault="00C82E07">
      <w:pPr>
        <w:pStyle w:val="INNH4"/>
        <w:tabs>
          <w:tab w:val="left" w:pos="1526"/>
          <w:tab w:val="right" w:leader="dot" w:pos="9016"/>
        </w:tabs>
        <w:rPr>
          <w:rFonts w:cstheme="minorBidi"/>
          <w:noProof/>
          <w:sz w:val="24"/>
          <w:szCs w:val="24"/>
          <w:lang w:val="fi-FI" w:eastAsia="ja-JP"/>
        </w:rPr>
      </w:pPr>
      <w:r>
        <w:rPr>
          <w:noProof/>
        </w:rPr>
        <w:t>6.4.2.3</w:t>
      </w:r>
      <w:r>
        <w:rPr>
          <w:rFonts w:cstheme="minorBidi"/>
          <w:noProof/>
          <w:sz w:val="24"/>
          <w:szCs w:val="24"/>
          <w:lang w:val="fi-FI" w:eastAsia="ja-JP"/>
        </w:rPr>
        <w:tab/>
      </w:r>
      <w:r>
        <w:rPr>
          <w:noProof/>
        </w:rPr>
        <w:t>Partisipin perfektin haamustus</w:t>
      </w:r>
      <w:r>
        <w:rPr>
          <w:noProof/>
        </w:rPr>
        <w:tab/>
      </w:r>
      <w:r>
        <w:rPr>
          <w:noProof/>
        </w:rPr>
        <w:fldChar w:fldCharType="begin"/>
      </w:r>
      <w:r>
        <w:rPr>
          <w:noProof/>
        </w:rPr>
        <w:instrText xml:space="preserve"> PAGEREF _Toc311273873 \h </w:instrText>
      </w:r>
      <w:r>
        <w:rPr>
          <w:noProof/>
        </w:rPr>
      </w:r>
      <w:r>
        <w:rPr>
          <w:noProof/>
        </w:rPr>
        <w:fldChar w:fldCharType="separate"/>
      </w:r>
      <w:r w:rsidR="0022285C">
        <w:rPr>
          <w:noProof/>
        </w:rPr>
        <w:t>148</w:t>
      </w:r>
      <w:r>
        <w:rPr>
          <w:noProof/>
        </w:rPr>
        <w:fldChar w:fldCharType="end"/>
      </w:r>
    </w:p>
    <w:p w14:paraId="7C7987BE" w14:textId="77777777" w:rsidR="00C82E07" w:rsidRDefault="00C82E07">
      <w:pPr>
        <w:pStyle w:val="INNH3"/>
        <w:tabs>
          <w:tab w:val="right" w:leader="dot" w:pos="9016"/>
        </w:tabs>
        <w:rPr>
          <w:rFonts w:cstheme="minorBidi"/>
          <w:noProof/>
          <w:sz w:val="24"/>
          <w:szCs w:val="24"/>
          <w:lang w:val="fi-FI" w:eastAsia="ja-JP"/>
        </w:rPr>
      </w:pPr>
      <w:r>
        <w:rPr>
          <w:noProof/>
        </w:rPr>
        <w:t>Tabeli 28: Partisipin perfektin nominatiivi</w:t>
      </w:r>
      <w:r>
        <w:rPr>
          <w:noProof/>
        </w:rPr>
        <w:tab/>
      </w:r>
      <w:r>
        <w:rPr>
          <w:noProof/>
        </w:rPr>
        <w:fldChar w:fldCharType="begin"/>
      </w:r>
      <w:r>
        <w:rPr>
          <w:noProof/>
        </w:rPr>
        <w:instrText xml:space="preserve"> PAGEREF _Toc311273874 \h </w:instrText>
      </w:r>
      <w:r>
        <w:rPr>
          <w:noProof/>
        </w:rPr>
      </w:r>
      <w:r>
        <w:rPr>
          <w:noProof/>
        </w:rPr>
        <w:fldChar w:fldCharType="separate"/>
      </w:r>
      <w:r w:rsidR="0022285C">
        <w:rPr>
          <w:noProof/>
        </w:rPr>
        <w:t>149</w:t>
      </w:r>
      <w:r>
        <w:rPr>
          <w:noProof/>
        </w:rPr>
        <w:fldChar w:fldCharType="end"/>
      </w:r>
    </w:p>
    <w:p w14:paraId="5D598E1D" w14:textId="77777777" w:rsidR="00C82E07" w:rsidRDefault="00C82E07">
      <w:pPr>
        <w:pStyle w:val="INNH3"/>
        <w:tabs>
          <w:tab w:val="left" w:pos="1176"/>
          <w:tab w:val="right" w:leader="dot" w:pos="9016"/>
        </w:tabs>
        <w:rPr>
          <w:rFonts w:cstheme="minorBidi"/>
          <w:noProof/>
          <w:sz w:val="24"/>
          <w:szCs w:val="24"/>
          <w:lang w:val="fi-FI" w:eastAsia="ja-JP"/>
        </w:rPr>
      </w:pPr>
      <w:r>
        <w:rPr>
          <w:noProof/>
        </w:rPr>
        <w:t>6.4.3</w:t>
      </w:r>
      <w:r>
        <w:rPr>
          <w:rFonts w:cstheme="minorBidi"/>
          <w:noProof/>
          <w:sz w:val="24"/>
          <w:szCs w:val="24"/>
          <w:lang w:val="fi-FI" w:eastAsia="ja-JP"/>
        </w:rPr>
        <w:tab/>
      </w:r>
      <w:r>
        <w:rPr>
          <w:noProof/>
        </w:rPr>
        <w:t>Indikatiivin perfektin ja pluskvamperfektin haamustus</w:t>
      </w:r>
      <w:r>
        <w:rPr>
          <w:noProof/>
        </w:rPr>
        <w:tab/>
      </w:r>
      <w:r>
        <w:rPr>
          <w:noProof/>
        </w:rPr>
        <w:fldChar w:fldCharType="begin"/>
      </w:r>
      <w:r>
        <w:rPr>
          <w:noProof/>
        </w:rPr>
        <w:instrText xml:space="preserve"> PAGEREF _Toc311273875 \h </w:instrText>
      </w:r>
      <w:r>
        <w:rPr>
          <w:noProof/>
        </w:rPr>
      </w:r>
      <w:r>
        <w:rPr>
          <w:noProof/>
        </w:rPr>
        <w:fldChar w:fldCharType="separate"/>
      </w:r>
      <w:r w:rsidR="0022285C">
        <w:rPr>
          <w:noProof/>
        </w:rPr>
        <w:t>150</w:t>
      </w:r>
      <w:r>
        <w:rPr>
          <w:noProof/>
        </w:rPr>
        <w:fldChar w:fldCharType="end"/>
      </w:r>
    </w:p>
    <w:p w14:paraId="4FADE5BF" w14:textId="77777777" w:rsidR="00C82E07" w:rsidRDefault="00C82E07">
      <w:pPr>
        <w:pStyle w:val="INNH4"/>
        <w:tabs>
          <w:tab w:val="left" w:pos="1526"/>
          <w:tab w:val="right" w:leader="dot" w:pos="9016"/>
        </w:tabs>
        <w:rPr>
          <w:rFonts w:cstheme="minorBidi"/>
          <w:noProof/>
          <w:sz w:val="24"/>
          <w:szCs w:val="24"/>
          <w:lang w:val="fi-FI" w:eastAsia="ja-JP"/>
        </w:rPr>
      </w:pPr>
      <w:r>
        <w:rPr>
          <w:noProof/>
        </w:rPr>
        <w:t>6.4.3.1</w:t>
      </w:r>
      <w:r>
        <w:rPr>
          <w:rFonts w:cstheme="minorBidi"/>
          <w:noProof/>
          <w:sz w:val="24"/>
          <w:szCs w:val="24"/>
          <w:lang w:val="fi-FI" w:eastAsia="ja-JP"/>
        </w:rPr>
        <w:tab/>
      </w:r>
      <w:r>
        <w:rPr>
          <w:noProof/>
        </w:rPr>
        <w:t>Myönttäävä perfekti ja pluskvamperfekti</w:t>
      </w:r>
      <w:r>
        <w:rPr>
          <w:noProof/>
        </w:rPr>
        <w:tab/>
      </w:r>
      <w:r>
        <w:rPr>
          <w:noProof/>
        </w:rPr>
        <w:fldChar w:fldCharType="begin"/>
      </w:r>
      <w:r>
        <w:rPr>
          <w:noProof/>
        </w:rPr>
        <w:instrText xml:space="preserve"> PAGEREF _Toc311273876 \h </w:instrText>
      </w:r>
      <w:r>
        <w:rPr>
          <w:noProof/>
        </w:rPr>
      </w:r>
      <w:r>
        <w:rPr>
          <w:noProof/>
        </w:rPr>
        <w:fldChar w:fldCharType="separate"/>
      </w:r>
      <w:r w:rsidR="0022285C">
        <w:rPr>
          <w:noProof/>
        </w:rPr>
        <w:t>150</w:t>
      </w:r>
      <w:r>
        <w:rPr>
          <w:noProof/>
        </w:rPr>
        <w:fldChar w:fldCharType="end"/>
      </w:r>
    </w:p>
    <w:p w14:paraId="5D53A9DA" w14:textId="77777777" w:rsidR="00C82E07" w:rsidRDefault="00C82E07">
      <w:pPr>
        <w:pStyle w:val="INNH4"/>
        <w:tabs>
          <w:tab w:val="left" w:pos="1526"/>
          <w:tab w:val="right" w:leader="dot" w:pos="9016"/>
        </w:tabs>
        <w:rPr>
          <w:rFonts w:cstheme="minorBidi"/>
          <w:noProof/>
          <w:sz w:val="24"/>
          <w:szCs w:val="24"/>
          <w:lang w:val="fi-FI" w:eastAsia="ja-JP"/>
        </w:rPr>
      </w:pPr>
      <w:r>
        <w:rPr>
          <w:noProof/>
        </w:rPr>
        <w:t>6.4.3.2</w:t>
      </w:r>
      <w:r>
        <w:rPr>
          <w:rFonts w:cstheme="minorBidi"/>
          <w:noProof/>
          <w:sz w:val="24"/>
          <w:szCs w:val="24"/>
          <w:lang w:val="fi-FI" w:eastAsia="ja-JP"/>
        </w:rPr>
        <w:tab/>
      </w:r>
      <w:r>
        <w:rPr>
          <w:noProof/>
        </w:rPr>
        <w:t>Kielttäävän perfektin ja pluskvamperfektin haamustus</w:t>
      </w:r>
      <w:r>
        <w:rPr>
          <w:noProof/>
        </w:rPr>
        <w:tab/>
      </w:r>
      <w:r>
        <w:rPr>
          <w:noProof/>
        </w:rPr>
        <w:fldChar w:fldCharType="begin"/>
      </w:r>
      <w:r>
        <w:rPr>
          <w:noProof/>
        </w:rPr>
        <w:instrText xml:space="preserve"> PAGEREF _Toc311273877 \h </w:instrText>
      </w:r>
      <w:r>
        <w:rPr>
          <w:noProof/>
        </w:rPr>
      </w:r>
      <w:r>
        <w:rPr>
          <w:noProof/>
        </w:rPr>
        <w:fldChar w:fldCharType="separate"/>
      </w:r>
      <w:r w:rsidR="0022285C">
        <w:rPr>
          <w:noProof/>
        </w:rPr>
        <w:t>151</w:t>
      </w:r>
      <w:r>
        <w:rPr>
          <w:noProof/>
        </w:rPr>
        <w:fldChar w:fldCharType="end"/>
      </w:r>
    </w:p>
    <w:p w14:paraId="6DA7E563" w14:textId="77777777" w:rsidR="00C82E07" w:rsidRDefault="00C82E07">
      <w:pPr>
        <w:pStyle w:val="INNH3"/>
        <w:tabs>
          <w:tab w:val="left" w:pos="1176"/>
          <w:tab w:val="right" w:leader="dot" w:pos="9016"/>
        </w:tabs>
        <w:rPr>
          <w:rFonts w:cstheme="minorBidi"/>
          <w:noProof/>
          <w:sz w:val="24"/>
          <w:szCs w:val="24"/>
          <w:lang w:val="fi-FI" w:eastAsia="ja-JP"/>
        </w:rPr>
      </w:pPr>
      <w:r>
        <w:rPr>
          <w:noProof/>
        </w:rPr>
        <w:t>6.4.4</w:t>
      </w:r>
      <w:r>
        <w:rPr>
          <w:rFonts w:cstheme="minorBidi"/>
          <w:noProof/>
          <w:sz w:val="24"/>
          <w:szCs w:val="24"/>
          <w:lang w:val="fi-FI" w:eastAsia="ja-JP"/>
        </w:rPr>
        <w:tab/>
      </w:r>
      <w:r>
        <w:rPr>
          <w:noProof/>
        </w:rPr>
        <w:t>Partisipin perfekti indikatiivin liittohaamuissa</w:t>
      </w:r>
      <w:r>
        <w:rPr>
          <w:noProof/>
        </w:rPr>
        <w:tab/>
      </w:r>
      <w:r>
        <w:rPr>
          <w:noProof/>
        </w:rPr>
        <w:fldChar w:fldCharType="begin"/>
      </w:r>
      <w:r>
        <w:rPr>
          <w:noProof/>
        </w:rPr>
        <w:instrText xml:space="preserve"> PAGEREF _Toc311273878 \h </w:instrText>
      </w:r>
      <w:r>
        <w:rPr>
          <w:noProof/>
        </w:rPr>
      </w:r>
      <w:r>
        <w:rPr>
          <w:noProof/>
        </w:rPr>
        <w:fldChar w:fldCharType="separate"/>
      </w:r>
      <w:r w:rsidR="0022285C">
        <w:rPr>
          <w:noProof/>
        </w:rPr>
        <w:t>151</w:t>
      </w:r>
      <w:r>
        <w:rPr>
          <w:noProof/>
        </w:rPr>
        <w:fldChar w:fldCharType="end"/>
      </w:r>
    </w:p>
    <w:p w14:paraId="5D17F4F5" w14:textId="77777777" w:rsidR="00C82E07" w:rsidRDefault="00C82E07">
      <w:pPr>
        <w:pStyle w:val="INNH3"/>
        <w:tabs>
          <w:tab w:val="right" w:leader="dot" w:pos="9016"/>
        </w:tabs>
        <w:rPr>
          <w:rFonts w:cstheme="minorBidi"/>
          <w:noProof/>
          <w:sz w:val="24"/>
          <w:szCs w:val="24"/>
          <w:lang w:val="fi-FI" w:eastAsia="ja-JP"/>
        </w:rPr>
      </w:pPr>
      <w:r>
        <w:rPr>
          <w:noProof/>
        </w:rPr>
        <w:t>Tabeli 29: Indikatiivin kielttäävän preteritin ja myönttäävän ja kielttäävän perfektin ja pluskvamperfektin haamustus</w:t>
      </w:r>
      <w:r>
        <w:rPr>
          <w:noProof/>
        </w:rPr>
        <w:tab/>
      </w:r>
      <w:r>
        <w:rPr>
          <w:noProof/>
        </w:rPr>
        <w:fldChar w:fldCharType="begin"/>
      </w:r>
      <w:r>
        <w:rPr>
          <w:noProof/>
        </w:rPr>
        <w:instrText xml:space="preserve"> PAGEREF _Toc311273879 \h </w:instrText>
      </w:r>
      <w:r>
        <w:rPr>
          <w:noProof/>
        </w:rPr>
      </w:r>
      <w:r>
        <w:rPr>
          <w:noProof/>
        </w:rPr>
        <w:fldChar w:fldCharType="separate"/>
      </w:r>
      <w:r w:rsidR="0022285C">
        <w:rPr>
          <w:noProof/>
        </w:rPr>
        <w:t>152</w:t>
      </w:r>
      <w:r>
        <w:rPr>
          <w:noProof/>
        </w:rPr>
        <w:fldChar w:fldCharType="end"/>
      </w:r>
    </w:p>
    <w:p w14:paraId="7B1D4DB7"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6.5</w:t>
      </w:r>
      <w:r>
        <w:rPr>
          <w:rFonts w:cstheme="minorBidi"/>
          <w:b w:val="0"/>
          <w:noProof/>
          <w:sz w:val="24"/>
          <w:szCs w:val="24"/>
          <w:lang w:val="fi-FI" w:eastAsia="ja-JP"/>
        </w:rPr>
        <w:tab/>
      </w:r>
      <w:r>
        <w:rPr>
          <w:noProof/>
        </w:rPr>
        <w:t>Kondisunaali</w:t>
      </w:r>
      <w:r>
        <w:rPr>
          <w:noProof/>
        </w:rPr>
        <w:tab/>
      </w:r>
      <w:r>
        <w:rPr>
          <w:noProof/>
        </w:rPr>
        <w:fldChar w:fldCharType="begin"/>
      </w:r>
      <w:r>
        <w:rPr>
          <w:noProof/>
        </w:rPr>
        <w:instrText xml:space="preserve"> PAGEREF _Toc311273880 \h </w:instrText>
      </w:r>
      <w:r>
        <w:rPr>
          <w:noProof/>
        </w:rPr>
      </w:r>
      <w:r>
        <w:rPr>
          <w:noProof/>
        </w:rPr>
        <w:fldChar w:fldCharType="separate"/>
      </w:r>
      <w:r w:rsidR="0022285C">
        <w:rPr>
          <w:noProof/>
        </w:rPr>
        <w:t>153</w:t>
      </w:r>
      <w:r>
        <w:rPr>
          <w:noProof/>
        </w:rPr>
        <w:fldChar w:fldCharType="end"/>
      </w:r>
    </w:p>
    <w:p w14:paraId="2E3B6935" w14:textId="77777777" w:rsidR="00C82E07" w:rsidRDefault="00C82E07">
      <w:pPr>
        <w:pStyle w:val="INNH3"/>
        <w:tabs>
          <w:tab w:val="left" w:pos="1176"/>
          <w:tab w:val="right" w:leader="dot" w:pos="9016"/>
        </w:tabs>
        <w:rPr>
          <w:rFonts w:cstheme="minorBidi"/>
          <w:noProof/>
          <w:sz w:val="24"/>
          <w:szCs w:val="24"/>
          <w:lang w:val="fi-FI" w:eastAsia="ja-JP"/>
        </w:rPr>
      </w:pPr>
      <w:r>
        <w:rPr>
          <w:noProof/>
        </w:rPr>
        <w:t>6.5.1</w:t>
      </w:r>
      <w:r>
        <w:rPr>
          <w:rFonts w:cstheme="minorBidi"/>
          <w:noProof/>
          <w:sz w:val="24"/>
          <w:szCs w:val="24"/>
          <w:lang w:val="fi-FI" w:eastAsia="ja-JP"/>
        </w:rPr>
        <w:tab/>
      </w:r>
      <w:r>
        <w:rPr>
          <w:noProof/>
        </w:rPr>
        <w:t>Kondisunaalin preesens</w:t>
      </w:r>
      <w:r>
        <w:rPr>
          <w:noProof/>
        </w:rPr>
        <w:tab/>
      </w:r>
      <w:r>
        <w:rPr>
          <w:noProof/>
        </w:rPr>
        <w:fldChar w:fldCharType="begin"/>
      </w:r>
      <w:r>
        <w:rPr>
          <w:noProof/>
        </w:rPr>
        <w:instrText xml:space="preserve"> PAGEREF _Toc311273881 \h </w:instrText>
      </w:r>
      <w:r>
        <w:rPr>
          <w:noProof/>
        </w:rPr>
      </w:r>
      <w:r>
        <w:rPr>
          <w:noProof/>
        </w:rPr>
        <w:fldChar w:fldCharType="separate"/>
      </w:r>
      <w:r w:rsidR="0022285C">
        <w:rPr>
          <w:noProof/>
        </w:rPr>
        <w:t>153</w:t>
      </w:r>
      <w:r>
        <w:rPr>
          <w:noProof/>
        </w:rPr>
        <w:fldChar w:fldCharType="end"/>
      </w:r>
    </w:p>
    <w:p w14:paraId="383FD652" w14:textId="77777777" w:rsidR="00C82E07" w:rsidRDefault="00C82E07">
      <w:pPr>
        <w:pStyle w:val="INNH4"/>
        <w:tabs>
          <w:tab w:val="left" w:pos="1526"/>
          <w:tab w:val="right" w:leader="dot" w:pos="9016"/>
        </w:tabs>
        <w:rPr>
          <w:rFonts w:cstheme="minorBidi"/>
          <w:noProof/>
          <w:sz w:val="24"/>
          <w:szCs w:val="24"/>
          <w:lang w:val="fi-FI" w:eastAsia="ja-JP"/>
        </w:rPr>
      </w:pPr>
      <w:r>
        <w:rPr>
          <w:noProof/>
        </w:rPr>
        <w:t>6.5.1.1</w:t>
      </w:r>
      <w:r>
        <w:rPr>
          <w:rFonts w:cstheme="minorBidi"/>
          <w:noProof/>
          <w:sz w:val="24"/>
          <w:szCs w:val="24"/>
          <w:lang w:val="fi-FI" w:eastAsia="ja-JP"/>
        </w:rPr>
        <w:tab/>
      </w:r>
      <w:r>
        <w:rPr>
          <w:noProof/>
        </w:rPr>
        <w:t>Myönttäävä kondisunaalin preesens.</w:t>
      </w:r>
      <w:r>
        <w:rPr>
          <w:noProof/>
        </w:rPr>
        <w:tab/>
      </w:r>
      <w:r>
        <w:rPr>
          <w:noProof/>
        </w:rPr>
        <w:fldChar w:fldCharType="begin"/>
      </w:r>
      <w:r>
        <w:rPr>
          <w:noProof/>
        </w:rPr>
        <w:instrText xml:space="preserve"> PAGEREF _Toc311273882 \h </w:instrText>
      </w:r>
      <w:r>
        <w:rPr>
          <w:noProof/>
        </w:rPr>
      </w:r>
      <w:r>
        <w:rPr>
          <w:noProof/>
        </w:rPr>
        <w:fldChar w:fldCharType="separate"/>
      </w:r>
      <w:r w:rsidR="0022285C">
        <w:rPr>
          <w:noProof/>
        </w:rPr>
        <w:t>153</w:t>
      </w:r>
      <w:r>
        <w:rPr>
          <w:noProof/>
        </w:rPr>
        <w:fldChar w:fldCharType="end"/>
      </w:r>
    </w:p>
    <w:p w14:paraId="040DC6E2" w14:textId="77777777" w:rsidR="00C82E07" w:rsidRDefault="00C82E07">
      <w:pPr>
        <w:pStyle w:val="INNH4"/>
        <w:tabs>
          <w:tab w:val="left" w:pos="1526"/>
          <w:tab w:val="right" w:leader="dot" w:pos="9016"/>
        </w:tabs>
        <w:rPr>
          <w:rFonts w:cstheme="minorBidi"/>
          <w:noProof/>
          <w:sz w:val="24"/>
          <w:szCs w:val="24"/>
          <w:lang w:val="fi-FI" w:eastAsia="ja-JP"/>
        </w:rPr>
      </w:pPr>
      <w:r>
        <w:rPr>
          <w:noProof/>
        </w:rPr>
        <w:t>6.5.1.2</w:t>
      </w:r>
      <w:r>
        <w:rPr>
          <w:rFonts w:cstheme="minorBidi"/>
          <w:noProof/>
          <w:sz w:val="24"/>
          <w:szCs w:val="24"/>
          <w:lang w:val="fi-FI" w:eastAsia="ja-JP"/>
        </w:rPr>
        <w:tab/>
      </w:r>
      <w:r>
        <w:rPr>
          <w:noProof/>
        </w:rPr>
        <w:t>Kielttäävä kondisunaalin preesens</w:t>
      </w:r>
      <w:r>
        <w:rPr>
          <w:noProof/>
        </w:rPr>
        <w:tab/>
      </w:r>
      <w:r>
        <w:rPr>
          <w:noProof/>
        </w:rPr>
        <w:fldChar w:fldCharType="begin"/>
      </w:r>
      <w:r>
        <w:rPr>
          <w:noProof/>
        </w:rPr>
        <w:instrText xml:space="preserve"> PAGEREF _Toc311273883 \h </w:instrText>
      </w:r>
      <w:r>
        <w:rPr>
          <w:noProof/>
        </w:rPr>
      </w:r>
      <w:r>
        <w:rPr>
          <w:noProof/>
        </w:rPr>
        <w:fldChar w:fldCharType="separate"/>
      </w:r>
      <w:r w:rsidR="0022285C">
        <w:rPr>
          <w:noProof/>
        </w:rPr>
        <w:t>154</w:t>
      </w:r>
      <w:r>
        <w:rPr>
          <w:noProof/>
        </w:rPr>
        <w:fldChar w:fldCharType="end"/>
      </w:r>
    </w:p>
    <w:p w14:paraId="1F937D55" w14:textId="77777777" w:rsidR="00C82E07" w:rsidRDefault="00C82E07">
      <w:pPr>
        <w:pStyle w:val="INNH3"/>
        <w:tabs>
          <w:tab w:val="right" w:leader="dot" w:pos="9016"/>
        </w:tabs>
        <w:rPr>
          <w:rFonts w:cstheme="minorBidi"/>
          <w:noProof/>
          <w:sz w:val="24"/>
          <w:szCs w:val="24"/>
          <w:lang w:val="fi-FI" w:eastAsia="ja-JP"/>
        </w:rPr>
      </w:pPr>
      <w:r>
        <w:rPr>
          <w:noProof/>
        </w:rPr>
        <w:t>Tabeli 30: Kondisunaalin preesensin haamustus, myönttäävä ja kielttäävä</w:t>
      </w:r>
      <w:r>
        <w:rPr>
          <w:noProof/>
        </w:rPr>
        <w:tab/>
      </w:r>
      <w:r>
        <w:rPr>
          <w:noProof/>
        </w:rPr>
        <w:fldChar w:fldCharType="begin"/>
      </w:r>
      <w:r>
        <w:rPr>
          <w:noProof/>
        </w:rPr>
        <w:instrText xml:space="preserve"> PAGEREF _Toc311273884 \h </w:instrText>
      </w:r>
      <w:r>
        <w:rPr>
          <w:noProof/>
        </w:rPr>
      </w:r>
      <w:r>
        <w:rPr>
          <w:noProof/>
        </w:rPr>
        <w:fldChar w:fldCharType="separate"/>
      </w:r>
      <w:r w:rsidR="0022285C">
        <w:rPr>
          <w:noProof/>
        </w:rPr>
        <w:t>155</w:t>
      </w:r>
      <w:r>
        <w:rPr>
          <w:noProof/>
        </w:rPr>
        <w:fldChar w:fldCharType="end"/>
      </w:r>
    </w:p>
    <w:p w14:paraId="783BE650" w14:textId="77777777" w:rsidR="00C82E07" w:rsidRDefault="00C82E07">
      <w:pPr>
        <w:pStyle w:val="INNH3"/>
        <w:tabs>
          <w:tab w:val="left" w:pos="1176"/>
          <w:tab w:val="right" w:leader="dot" w:pos="9016"/>
        </w:tabs>
        <w:rPr>
          <w:rFonts w:cstheme="minorBidi"/>
          <w:noProof/>
          <w:sz w:val="24"/>
          <w:szCs w:val="24"/>
          <w:lang w:val="fi-FI" w:eastAsia="ja-JP"/>
        </w:rPr>
      </w:pPr>
      <w:r>
        <w:rPr>
          <w:noProof/>
        </w:rPr>
        <w:t>6.5.2</w:t>
      </w:r>
      <w:r>
        <w:rPr>
          <w:rFonts w:cstheme="minorBidi"/>
          <w:noProof/>
          <w:sz w:val="24"/>
          <w:szCs w:val="24"/>
          <w:lang w:val="fi-FI" w:eastAsia="ja-JP"/>
        </w:rPr>
        <w:tab/>
      </w:r>
      <w:r>
        <w:rPr>
          <w:noProof/>
        </w:rPr>
        <w:t>Kondisunaalin perfekti</w:t>
      </w:r>
      <w:r>
        <w:rPr>
          <w:noProof/>
        </w:rPr>
        <w:tab/>
      </w:r>
      <w:r>
        <w:rPr>
          <w:noProof/>
        </w:rPr>
        <w:fldChar w:fldCharType="begin"/>
      </w:r>
      <w:r>
        <w:rPr>
          <w:noProof/>
        </w:rPr>
        <w:instrText xml:space="preserve"> PAGEREF _Toc311273885 \h </w:instrText>
      </w:r>
      <w:r>
        <w:rPr>
          <w:noProof/>
        </w:rPr>
      </w:r>
      <w:r>
        <w:rPr>
          <w:noProof/>
        </w:rPr>
        <w:fldChar w:fldCharType="separate"/>
      </w:r>
      <w:r w:rsidR="0022285C">
        <w:rPr>
          <w:noProof/>
        </w:rPr>
        <w:t>156</w:t>
      </w:r>
      <w:r>
        <w:rPr>
          <w:noProof/>
        </w:rPr>
        <w:fldChar w:fldCharType="end"/>
      </w:r>
    </w:p>
    <w:p w14:paraId="2CFF935C" w14:textId="77777777" w:rsidR="00C82E07" w:rsidRDefault="00C82E07">
      <w:pPr>
        <w:pStyle w:val="INNH4"/>
        <w:tabs>
          <w:tab w:val="left" w:pos="1526"/>
          <w:tab w:val="right" w:leader="dot" w:pos="9016"/>
        </w:tabs>
        <w:rPr>
          <w:rFonts w:cstheme="minorBidi"/>
          <w:noProof/>
          <w:sz w:val="24"/>
          <w:szCs w:val="24"/>
          <w:lang w:val="fi-FI" w:eastAsia="ja-JP"/>
        </w:rPr>
      </w:pPr>
      <w:r>
        <w:rPr>
          <w:noProof/>
        </w:rPr>
        <w:t>6.5.2.1</w:t>
      </w:r>
      <w:r>
        <w:rPr>
          <w:rFonts w:cstheme="minorBidi"/>
          <w:noProof/>
          <w:sz w:val="24"/>
          <w:szCs w:val="24"/>
          <w:lang w:val="fi-FI" w:eastAsia="ja-JP"/>
        </w:rPr>
        <w:tab/>
      </w:r>
      <w:r>
        <w:rPr>
          <w:noProof/>
        </w:rPr>
        <w:t>Myönttäävä kondisunaalin perfekti</w:t>
      </w:r>
      <w:r>
        <w:rPr>
          <w:noProof/>
        </w:rPr>
        <w:tab/>
      </w:r>
      <w:r>
        <w:rPr>
          <w:noProof/>
        </w:rPr>
        <w:fldChar w:fldCharType="begin"/>
      </w:r>
      <w:r>
        <w:rPr>
          <w:noProof/>
        </w:rPr>
        <w:instrText xml:space="preserve"> PAGEREF _Toc311273886 \h </w:instrText>
      </w:r>
      <w:r>
        <w:rPr>
          <w:noProof/>
        </w:rPr>
      </w:r>
      <w:r>
        <w:rPr>
          <w:noProof/>
        </w:rPr>
        <w:fldChar w:fldCharType="separate"/>
      </w:r>
      <w:r w:rsidR="0022285C">
        <w:rPr>
          <w:noProof/>
        </w:rPr>
        <w:t>156</w:t>
      </w:r>
      <w:r>
        <w:rPr>
          <w:noProof/>
        </w:rPr>
        <w:fldChar w:fldCharType="end"/>
      </w:r>
    </w:p>
    <w:p w14:paraId="63C4F37B" w14:textId="77777777" w:rsidR="00C82E07" w:rsidRDefault="00C82E07">
      <w:pPr>
        <w:pStyle w:val="INNH4"/>
        <w:tabs>
          <w:tab w:val="left" w:pos="1526"/>
          <w:tab w:val="right" w:leader="dot" w:pos="9016"/>
        </w:tabs>
        <w:rPr>
          <w:rFonts w:cstheme="minorBidi"/>
          <w:noProof/>
          <w:sz w:val="24"/>
          <w:szCs w:val="24"/>
          <w:lang w:val="fi-FI" w:eastAsia="ja-JP"/>
        </w:rPr>
      </w:pPr>
      <w:r>
        <w:rPr>
          <w:noProof/>
        </w:rPr>
        <w:t>6.5.2.2</w:t>
      </w:r>
      <w:r>
        <w:rPr>
          <w:rFonts w:cstheme="minorBidi"/>
          <w:noProof/>
          <w:sz w:val="24"/>
          <w:szCs w:val="24"/>
          <w:lang w:val="fi-FI" w:eastAsia="ja-JP"/>
        </w:rPr>
        <w:tab/>
      </w:r>
      <w:r>
        <w:rPr>
          <w:noProof/>
        </w:rPr>
        <w:t>Kielttäävä kondisunaalin perfekti</w:t>
      </w:r>
      <w:r>
        <w:rPr>
          <w:noProof/>
        </w:rPr>
        <w:tab/>
      </w:r>
      <w:r>
        <w:rPr>
          <w:noProof/>
        </w:rPr>
        <w:fldChar w:fldCharType="begin"/>
      </w:r>
      <w:r>
        <w:rPr>
          <w:noProof/>
        </w:rPr>
        <w:instrText xml:space="preserve"> PAGEREF _Toc311273887 \h </w:instrText>
      </w:r>
      <w:r>
        <w:rPr>
          <w:noProof/>
        </w:rPr>
      </w:r>
      <w:r>
        <w:rPr>
          <w:noProof/>
        </w:rPr>
        <w:fldChar w:fldCharType="separate"/>
      </w:r>
      <w:r w:rsidR="0022285C">
        <w:rPr>
          <w:noProof/>
        </w:rPr>
        <w:t>156</w:t>
      </w:r>
      <w:r>
        <w:rPr>
          <w:noProof/>
        </w:rPr>
        <w:fldChar w:fldCharType="end"/>
      </w:r>
    </w:p>
    <w:p w14:paraId="15BDA554" w14:textId="77777777" w:rsidR="00C82E07" w:rsidRDefault="00C82E07">
      <w:pPr>
        <w:pStyle w:val="INNH3"/>
        <w:tabs>
          <w:tab w:val="right" w:leader="dot" w:pos="9016"/>
        </w:tabs>
        <w:rPr>
          <w:rFonts w:cstheme="minorBidi"/>
          <w:noProof/>
          <w:sz w:val="24"/>
          <w:szCs w:val="24"/>
          <w:lang w:val="fi-FI" w:eastAsia="ja-JP"/>
        </w:rPr>
      </w:pPr>
      <w:r>
        <w:rPr>
          <w:noProof/>
        </w:rPr>
        <w:t>Tabeli 31: Kondisunaalin myönttäävän ja kielttäävän perfektin haamustus</w:t>
      </w:r>
      <w:r>
        <w:rPr>
          <w:noProof/>
        </w:rPr>
        <w:tab/>
      </w:r>
      <w:r>
        <w:rPr>
          <w:noProof/>
        </w:rPr>
        <w:fldChar w:fldCharType="begin"/>
      </w:r>
      <w:r>
        <w:rPr>
          <w:noProof/>
        </w:rPr>
        <w:instrText xml:space="preserve"> PAGEREF _Toc311273888 \h </w:instrText>
      </w:r>
      <w:r>
        <w:rPr>
          <w:noProof/>
        </w:rPr>
      </w:r>
      <w:r>
        <w:rPr>
          <w:noProof/>
        </w:rPr>
        <w:fldChar w:fldCharType="separate"/>
      </w:r>
      <w:r w:rsidR="0022285C">
        <w:rPr>
          <w:noProof/>
        </w:rPr>
        <w:t>157</w:t>
      </w:r>
      <w:r>
        <w:rPr>
          <w:noProof/>
        </w:rPr>
        <w:fldChar w:fldCharType="end"/>
      </w:r>
    </w:p>
    <w:p w14:paraId="277C53B8"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6.6</w:t>
      </w:r>
      <w:r>
        <w:rPr>
          <w:rFonts w:cstheme="minorBidi"/>
          <w:b w:val="0"/>
          <w:noProof/>
          <w:sz w:val="24"/>
          <w:szCs w:val="24"/>
          <w:lang w:val="fi-FI" w:eastAsia="ja-JP"/>
        </w:rPr>
        <w:tab/>
      </w:r>
      <w:r>
        <w:rPr>
          <w:noProof/>
        </w:rPr>
        <w:t>Imperatiivi</w:t>
      </w:r>
      <w:r>
        <w:rPr>
          <w:noProof/>
        </w:rPr>
        <w:tab/>
      </w:r>
      <w:r>
        <w:rPr>
          <w:noProof/>
        </w:rPr>
        <w:fldChar w:fldCharType="begin"/>
      </w:r>
      <w:r>
        <w:rPr>
          <w:noProof/>
        </w:rPr>
        <w:instrText xml:space="preserve"> PAGEREF _Toc311273889 \h </w:instrText>
      </w:r>
      <w:r>
        <w:rPr>
          <w:noProof/>
        </w:rPr>
      </w:r>
      <w:r>
        <w:rPr>
          <w:noProof/>
        </w:rPr>
        <w:fldChar w:fldCharType="separate"/>
      </w:r>
      <w:r w:rsidR="0022285C">
        <w:rPr>
          <w:noProof/>
        </w:rPr>
        <w:t>157</w:t>
      </w:r>
      <w:r>
        <w:rPr>
          <w:noProof/>
        </w:rPr>
        <w:fldChar w:fldCharType="end"/>
      </w:r>
    </w:p>
    <w:p w14:paraId="67A48944" w14:textId="77777777" w:rsidR="00C82E07" w:rsidRDefault="00C82E07">
      <w:pPr>
        <w:pStyle w:val="INNH3"/>
        <w:tabs>
          <w:tab w:val="left" w:pos="1176"/>
          <w:tab w:val="right" w:leader="dot" w:pos="9016"/>
        </w:tabs>
        <w:rPr>
          <w:rFonts w:cstheme="minorBidi"/>
          <w:noProof/>
          <w:sz w:val="24"/>
          <w:szCs w:val="24"/>
          <w:lang w:val="fi-FI" w:eastAsia="ja-JP"/>
        </w:rPr>
      </w:pPr>
      <w:r>
        <w:rPr>
          <w:noProof/>
        </w:rPr>
        <w:t>6.6.1</w:t>
      </w:r>
      <w:r>
        <w:rPr>
          <w:rFonts w:cstheme="minorBidi"/>
          <w:noProof/>
          <w:sz w:val="24"/>
          <w:szCs w:val="24"/>
          <w:lang w:val="fi-FI" w:eastAsia="ja-JP"/>
        </w:rPr>
        <w:tab/>
      </w:r>
      <w:r>
        <w:rPr>
          <w:noProof/>
        </w:rPr>
        <w:t>Imperatiivin pluraalin 1. persoonan haamustus</w:t>
      </w:r>
      <w:r>
        <w:rPr>
          <w:noProof/>
        </w:rPr>
        <w:tab/>
      </w:r>
      <w:r>
        <w:rPr>
          <w:noProof/>
        </w:rPr>
        <w:fldChar w:fldCharType="begin"/>
      </w:r>
      <w:r>
        <w:rPr>
          <w:noProof/>
        </w:rPr>
        <w:instrText xml:space="preserve"> PAGEREF _Toc311273890 \h </w:instrText>
      </w:r>
      <w:r>
        <w:rPr>
          <w:noProof/>
        </w:rPr>
      </w:r>
      <w:r>
        <w:rPr>
          <w:noProof/>
        </w:rPr>
        <w:fldChar w:fldCharType="separate"/>
      </w:r>
      <w:r w:rsidR="0022285C">
        <w:rPr>
          <w:noProof/>
        </w:rPr>
        <w:t>158</w:t>
      </w:r>
      <w:r>
        <w:rPr>
          <w:noProof/>
        </w:rPr>
        <w:fldChar w:fldCharType="end"/>
      </w:r>
    </w:p>
    <w:p w14:paraId="2E32E439" w14:textId="77777777" w:rsidR="00C82E07" w:rsidRDefault="00C82E07">
      <w:pPr>
        <w:pStyle w:val="INNH3"/>
        <w:tabs>
          <w:tab w:val="left" w:pos="1176"/>
          <w:tab w:val="right" w:leader="dot" w:pos="9016"/>
        </w:tabs>
        <w:rPr>
          <w:rFonts w:cstheme="minorBidi"/>
          <w:noProof/>
          <w:sz w:val="24"/>
          <w:szCs w:val="24"/>
          <w:lang w:val="fi-FI" w:eastAsia="ja-JP"/>
        </w:rPr>
      </w:pPr>
      <w:r>
        <w:rPr>
          <w:noProof/>
        </w:rPr>
        <w:t>6.6.2</w:t>
      </w:r>
      <w:r>
        <w:rPr>
          <w:rFonts w:cstheme="minorBidi"/>
          <w:noProof/>
          <w:sz w:val="24"/>
          <w:szCs w:val="24"/>
          <w:lang w:val="fi-FI" w:eastAsia="ja-JP"/>
        </w:rPr>
        <w:tab/>
      </w:r>
      <w:r>
        <w:rPr>
          <w:noProof/>
        </w:rPr>
        <w:t>Imperatiivin singulaarin 2. persoonan haamustus</w:t>
      </w:r>
      <w:r>
        <w:rPr>
          <w:noProof/>
        </w:rPr>
        <w:tab/>
      </w:r>
      <w:r>
        <w:rPr>
          <w:noProof/>
        </w:rPr>
        <w:fldChar w:fldCharType="begin"/>
      </w:r>
      <w:r>
        <w:rPr>
          <w:noProof/>
        </w:rPr>
        <w:instrText xml:space="preserve"> PAGEREF _Toc311273891 \h </w:instrText>
      </w:r>
      <w:r>
        <w:rPr>
          <w:noProof/>
        </w:rPr>
      </w:r>
      <w:r>
        <w:rPr>
          <w:noProof/>
        </w:rPr>
        <w:fldChar w:fldCharType="separate"/>
      </w:r>
      <w:r w:rsidR="0022285C">
        <w:rPr>
          <w:noProof/>
        </w:rPr>
        <w:t>158</w:t>
      </w:r>
      <w:r>
        <w:rPr>
          <w:noProof/>
        </w:rPr>
        <w:fldChar w:fldCharType="end"/>
      </w:r>
    </w:p>
    <w:p w14:paraId="716A3579" w14:textId="77777777" w:rsidR="00C82E07" w:rsidRDefault="00C82E07">
      <w:pPr>
        <w:pStyle w:val="INNH3"/>
        <w:tabs>
          <w:tab w:val="left" w:pos="1176"/>
          <w:tab w:val="right" w:leader="dot" w:pos="9016"/>
        </w:tabs>
        <w:rPr>
          <w:rFonts w:cstheme="minorBidi"/>
          <w:noProof/>
          <w:sz w:val="24"/>
          <w:szCs w:val="24"/>
          <w:lang w:val="fi-FI" w:eastAsia="ja-JP"/>
        </w:rPr>
      </w:pPr>
      <w:r>
        <w:rPr>
          <w:noProof/>
        </w:rPr>
        <w:t>6.6.3</w:t>
      </w:r>
      <w:r>
        <w:rPr>
          <w:rFonts w:cstheme="minorBidi"/>
          <w:noProof/>
          <w:sz w:val="24"/>
          <w:szCs w:val="24"/>
          <w:lang w:val="fi-FI" w:eastAsia="ja-JP"/>
        </w:rPr>
        <w:tab/>
      </w:r>
      <w:r>
        <w:rPr>
          <w:noProof/>
        </w:rPr>
        <w:t>Imperatiivin pluraalin 2. persoonan haamustus</w:t>
      </w:r>
      <w:r>
        <w:rPr>
          <w:noProof/>
        </w:rPr>
        <w:tab/>
      </w:r>
      <w:r>
        <w:rPr>
          <w:noProof/>
        </w:rPr>
        <w:fldChar w:fldCharType="begin"/>
      </w:r>
      <w:r>
        <w:rPr>
          <w:noProof/>
        </w:rPr>
        <w:instrText xml:space="preserve"> PAGEREF _Toc311273892 \h </w:instrText>
      </w:r>
      <w:r>
        <w:rPr>
          <w:noProof/>
        </w:rPr>
      </w:r>
      <w:r>
        <w:rPr>
          <w:noProof/>
        </w:rPr>
        <w:fldChar w:fldCharType="separate"/>
      </w:r>
      <w:r w:rsidR="0022285C">
        <w:rPr>
          <w:noProof/>
        </w:rPr>
        <w:t>159</w:t>
      </w:r>
      <w:r>
        <w:rPr>
          <w:noProof/>
        </w:rPr>
        <w:fldChar w:fldCharType="end"/>
      </w:r>
    </w:p>
    <w:p w14:paraId="129249D6" w14:textId="77777777" w:rsidR="00C82E07" w:rsidRDefault="00C82E07">
      <w:pPr>
        <w:pStyle w:val="INNH3"/>
        <w:tabs>
          <w:tab w:val="left" w:pos="1176"/>
          <w:tab w:val="right" w:leader="dot" w:pos="9016"/>
        </w:tabs>
        <w:rPr>
          <w:rFonts w:cstheme="minorBidi"/>
          <w:noProof/>
          <w:sz w:val="24"/>
          <w:szCs w:val="24"/>
          <w:lang w:val="fi-FI" w:eastAsia="ja-JP"/>
        </w:rPr>
      </w:pPr>
      <w:r>
        <w:rPr>
          <w:noProof/>
        </w:rPr>
        <w:t>6.6.4</w:t>
      </w:r>
      <w:r>
        <w:rPr>
          <w:rFonts w:cstheme="minorBidi"/>
          <w:noProof/>
          <w:sz w:val="24"/>
          <w:szCs w:val="24"/>
          <w:lang w:val="fi-FI" w:eastAsia="ja-JP"/>
        </w:rPr>
        <w:tab/>
      </w:r>
      <w:r>
        <w:rPr>
          <w:noProof/>
        </w:rPr>
        <w:t>Imperatiivin singulaarin ja pluraalin 3. persoonan haamustus</w:t>
      </w:r>
      <w:r>
        <w:rPr>
          <w:noProof/>
        </w:rPr>
        <w:tab/>
      </w:r>
      <w:r>
        <w:rPr>
          <w:noProof/>
        </w:rPr>
        <w:fldChar w:fldCharType="begin"/>
      </w:r>
      <w:r>
        <w:rPr>
          <w:noProof/>
        </w:rPr>
        <w:instrText xml:space="preserve"> PAGEREF _Toc311273893 \h </w:instrText>
      </w:r>
      <w:r>
        <w:rPr>
          <w:noProof/>
        </w:rPr>
      </w:r>
      <w:r>
        <w:rPr>
          <w:noProof/>
        </w:rPr>
        <w:fldChar w:fldCharType="separate"/>
      </w:r>
      <w:r w:rsidR="0022285C">
        <w:rPr>
          <w:noProof/>
        </w:rPr>
        <w:t>160</w:t>
      </w:r>
      <w:r>
        <w:rPr>
          <w:noProof/>
        </w:rPr>
        <w:fldChar w:fldCharType="end"/>
      </w:r>
    </w:p>
    <w:p w14:paraId="1127595B" w14:textId="77777777" w:rsidR="00C82E07" w:rsidRDefault="00C82E07">
      <w:pPr>
        <w:pStyle w:val="INNH3"/>
        <w:tabs>
          <w:tab w:val="left" w:pos="1176"/>
          <w:tab w:val="right" w:leader="dot" w:pos="9016"/>
        </w:tabs>
        <w:rPr>
          <w:rFonts w:cstheme="minorBidi"/>
          <w:noProof/>
          <w:sz w:val="24"/>
          <w:szCs w:val="24"/>
          <w:lang w:val="fi-FI" w:eastAsia="ja-JP"/>
        </w:rPr>
      </w:pPr>
      <w:r>
        <w:rPr>
          <w:noProof/>
        </w:rPr>
        <w:t>6.6.5</w:t>
      </w:r>
      <w:r>
        <w:rPr>
          <w:rFonts w:cstheme="minorBidi"/>
          <w:noProof/>
          <w:sz w:val="24"/>
          <w:szCs w:val="24"/>
          <w:lang w:val="fi-FI" w:eastAsia="ja-JP"/>
        </w:rPr>
        <w:tab/>
      </w:r>
      <w:r>
        <w:rPr>
          <w:noProof/>
        </w:rPr>
        <w:t>Passiivin imperatiivin haamustus</w:t>
      </w:r>
      <w:r>
        <w:rPr>
          <w:noProof/>
        </w:rPr>
        <w:tab/>
      </w:r>
      <w:r>
        <w:rPr>
          <w:noProof/>
        </w:rPr>
        <w:fldChar w:fldCharType="begin"/>
      </w:r>
      <w:r>
        <w:rPr>
          <w:noProof/>
        </w:rPr>
        <w:instrText xml:space="preserve"> PAGEREF _Toc311273894 \h </w:instrText>
      </w:r>
      <w:r>
        <w:rPr>
          <w:noProof/>
        </w:rPr>
      </w:r>
      <w:r>
        <w:rPr>
          <w:noProof/>
        </w:rPr>
        <w:fldChar w:fldCharType="separate"/>
      </w:r>
      <w:r w:rsidR="0022285C">
        <w:rPr>
          <w:noProof/>
        </w:rPr>
        <w:t>160</w:t>
      </w:r>
      <w:r>
        <w:rPr>
          <w:noProof/>
        </w:rPr>
        <w:fldChar w:fldCharType="end"/>
      </w:r>
    </w:p>
    <w:p w14:paraId="2D9BBDE5" w14:textId="77777777" w:rsidR="00C82E07" w:rsidRDefault="00C82E07">
      <w:pPr>
        <w:pStyle w:val="INNH3"/>
        <w:tabs>
          <w:tab w:val="right" w:leader="dot" w:pos="9016"/>
        </w:tabs>
        <w:rPr>
          <w:rFonts w:cstheme="minorBidi"/>
          <w:noProof/>
          <w:sz w:val="24"/>
          <w:szCs w:val="24"/>
          <w:lang w:val="fi-FI" w:eastAsia="ja-JP"/>
        </w:rPr>
      </w:pPr>
      <w:r>
        <w:rPr>
          <w:noProof/>
        </w:rPr>
        <w:t>Tabeli 32: Imperatiivin haamut</w:t>
      </w:r>
      <w:r>
        <w:rPr>
          <w:noProof/>
        </w:rPr>
        <w:tab/>
      </w:r>
      <w:r>
        <w:rPr>
          <w:noProof/>
        </w:rPr>
        <w:fldChar w:fldCharType="begin"/>
      </w:r>
      <w:r>
        <w:rPr>
          <w:noProof/>
        </w:rPr>
        <w:instrText xml:space="preserve"> PAGEREF _Toc311273895 \h </w:instrText>
      </w:r>
      <w:r>
        <w:rPr>
          <w:noProof/>
        </w:rPr>
      </w:r>
      <w:r>
        <w:rPr>
          <w:noProof/>
        </w:rPr>
        <w:fldChar w:fldCharType="separate"/>
      </w:r>
      <w:r w:rsidR="0022285C">
        <w:rPr>
          <w:noProof/>
        </w:rPr>
        <w:t>161</w:t>
      </w:r>
      <w:r>
        <w:rPr>
          <w:noProof/>
        </w:rPr>
        <w:fldChar w:fldCharType="end"/>
      </w:r>
    </w:p>
    <w:p w14:paraId="4AD0B8C2"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6.7</w:t>
      </w:r>
      <w:r>
        <w:rPr>
          <w:rFonts w:cstheme="minorBidi"/>
          <w:b w:val="0"/>
          <w:noProof/>
          <w:sz w:val="24"/>
          <w:szCs w:val="24"/>
          <w:lang w:val="fi-FI" w:eastAsia="ja-JP"/>
        </w:rPr>
        <w:tab/>
      </w:r>
      <w:r>
        <w:rPr>
          <w:noProof/>
        </w:rPr>
        <w:t>Kokkoovasti pluraalin 3. persoonan ja passiivin haamustuksen välistä</w:t>
      </w:r>
      <w:r>
        <w:rPr>
          <w:noProof/>
        </w:rPr>
        <w:tab/>
      </w:r>
      <w:r>
        <w:rPr>
          <w:noProof/>
        </w:rPr>
        <w:fldChar w:fldCharType="begin"/>
      </w:r>
      <w:r>
        <w:rPr>
          <w:noProof/>
        </w:rPr>
        <w:instrText xml:space="preserve"> PAGEREF _Toc311273896 \h </w:instrText>
      </w:r>
      <w:r>
        <w:rPr>
          <w:noProof/>
        </w:rPr>
      </w:r>
      <w:r>
        <w:rPr>
          <w:noProof/>
        </w:rPr>
        <w:fldChar w:fldCharType="separate"/>
      </w:r>
      <w:r w:rsidR="0022285C">
        <w:rPr>
          <w:noProof/>
        </w:rPr>
        <w:t>163</w:t>
      </w:r>
      <w:r>
        <w:rPr>
          <w:noProof/>
        </w:rPr>
        <w:fldChar w:fldCharType="end"/>
      </w:r>
    </w:p>
    <w:p w14:paraId="444CB7A7" w14:textId="77777777" w:rsidR="00C82E07" w:rsidRDefault="00C82E07">
      <w:pPr>
        <w:pStyle w:val="INNH3"/>
        <w:tabs>
          <w:tab w:val="right" w:leader="dot" w:pos="9016"/>
        </w:tabs>
        <w:rPr>
          <w:rFonts w:cstheme="minorBidi"/>
          <w:noProof/>
          <w:sz w:val="24"/>
          <w:szCs w:val="24"/>
          <w:lang w:val="fi-FI" w:eastAsia="ja-JP"/>
        </w:rPr>
      </w:pPr>
      <w:r>
        <w:rPr>
          <w:noProof/>
        </w:rPr>
        <w:t>Tabeli 33: Pluraalin 3. persoonan ja passiivin haamustuksen välistä</w:t>
      </w:r>
      <w:r>
        <w:rPr>
          <w:noProof/>
        </w:rPr>
        <w:tab/>
      </w:r>
      <w:r>
        <w:rPr>
          <w:noProof/>
        </w:rPr>
        <w:fldChar w:fldCharType="begin"/>
      </w:r>
      <w:r>
        <w:rPr>
          <w:noProof/>
        </w:rPr>
        <w:instrText xml:space="preserve"> PAGEREF _Toc311273897 \h </w:instrText>
      </w:r>
      <w:r>
        <w:rPr>
          <w:noProof/>
        </w:rPr>
      </w:r>
      <w:r>
        <w:rPr>
          <w:noProof/>
        </w:rPr>
        <w:fldChar w:fldCharType="separate"/>
      </w:r>
      <w:r w:rsidR="0022285C">
        <w:rPr>
          <w:noProof/>
        </w:rPr>
        <w:t>163</w:t>
      </w:r>
      <w:r>
        <w:rPr>
          <w:noProof/>
        </w:rPr>
        <w:fldChar w:fldCharType="end"/>
      </w:r>
    </w:p>
    <w:p w14:paraId="4E2E5EF4"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6.8</w:t>
      </w:r>
      <w:r>
        <w:rPr>
          <w:rFonts w:cstheme="minorBidi"/>
          <w:b w:val="0"/>
          <w:noProof/>
          <w:sz w:val="24"/>
          <w:szCs w:val="24"/>
          <w:lang w:val="fi-FI" w:eastAsia="ja-JP"/>
        </w:rPr>
        <w:tab/>
      </w:r>
      <w:r>
        <w:rPr>
          <w:noProof/>
        </w:rPr>
        <w:t>Infinittiset verbihaamut</w:t>
      </w:r>
      <w:r>
        <w:rPr>
          <w:noProof/>
        </w:rPr>
        <w:tab/>
      </w:r>
      <w:r>
        <w:rPr>
          <w:noProof/>
        </w:rPr>
        <w:fldChar w:fldCharType="begin"/>
      </w:r>
      <w:r>
        <w:rPr>
          <w:noProof/>
        </w:rPr>
        <w:instrText xml:space="preserve"> PAGEREF _Toc311273898 \h </w:instrText>
      </w:r>
      <w:r>
        <w:rPr>
          <w:noProof/>
        </w:rPr>
      </w:r>
      <w:r>
        <w:rPr>
          <w:noProof/>
        </w:rPr>
        <w:fldChar w:fldCharType="separate"/>
      </w:r>
      <w:r w:rsidR="0022285C">
        <w:rPr>
          <w:noProof/>
        </w:rPr>
        <w:t>163</w:t>
      </w:r>
      <w:r>
        <w:rPr>
          <w:noProof/>
        </w:rPr>
        <w:fldChar w:fldCharType="end"/>
      </w:r>
    </w:p>
    <w:p w14:paraId="63FD95F3" w14:textId="77777777" w:rsidR="00C82E07" w:rsidRDefault="00C82E07">
      <w:pPr>
        <w:pStyle w:val="INNH3"/>
        <w:tabs>
          <w:tab w:val="left" w:pos="1176"/>
          <w:tab w:val="right" w:leader="dot" w:pos="9016"/>
        </w:tabs>
        <w:rPr>
          <w:rFonts w:cstheme="minorBidi"/>
          <w:noProof/>
          <w:sz w:val="24"/>
          <w:szCs w:val="24"/>
          <w:lang w:val="fi-FI" w:eastAsia="ja-JP"/>
        </w:rPr>
      </w:pPr>
      <w:r>
        <w:rPr>
          <w:noProof/>
        </w:rPr>
        <w:t>6.8.1</w:t>
      </w:r>
      <w:r>
        <w:rPr>
          <w:rFonts w:cstheme="minorBidi"/>
          <w:noProof/>
          <w:sz w:val="24"/>
          <w:szCs w:val="24"/>
          <w:lang w:val="fi-FI" w:eastAsia="ja-JP"/>
        </w:rPr>
        <w:tab/>
      </w:r>
      <w:r>
        <w:rPr>
          <w:noProof/>
        </w:rPr>
        <w:t>Infinitiivit</w:t>
      </w:r>
      <w:r>
        <w:rPr>
          <w:noProof/>
        </w:rPr>
        <w:tab/>
      </w:r>
      <w:r>
        <w:rPr>
          <w:noProof/>
        </w:rPr>
        <w:fldChar w:fldCharType="begin"/>
      </w:r>
      <w:r>
        <w:rPr>
          <w:noProof/>
        </w:rPr>
        <w:instrText xml:space="preserve"> PAGEREF _Toc311273899 \h </w:instrText>
      </w:r>
      <w:r>
        <w:rPr>
          <w:noProof/>
        </w:rPr>
      </w:r>
      <w:r>
        <w:rPr>
          <w:noProof/>
        </w:rPr>
        <w:fldChar w:fldCharType="separate"/>
      </w:r>
      <w:r w:rsidR="0022285C">
        <w:rPr>
          <w:noProof/>
        </w:rPr>
        <w:t>164</w:t>
      </w:r>
      <w:r>
        <w:rPr>
          <w:noProof/>
        </w:rPr>
        <w:fldChar w:fldCharType="end"/>
      </w:r>
    </w:p>
    <w:p w14:paraId="126E66EB" w14:textId="77777777" w:rsidR="00C82E07" w:rsidRDefault="00C82E07">
      <w:pPr>
        <w:pStyle w:val="INNH4"/>
        <w:tabs>
          <w:tab w:val="left" w:pos="1526"/>
          <w:tab w:val="right" w:leader="dot" w:pos="9016"/>
        </w:tabs>
        <w:rPr>
          <w:rFonts w:cstheme="minorBidi"/>
          <w:noProof/>
          <w:sz w:val="24"/>
          <w:szCs w:val="24"/>
          <w:lang w:val="fi-FI" w:eastAsia="ja-JP"/>
        </w:rPr>
      </w:pPr>
      <w:r>
        <w:rPr>
          <w:noProof/>
        </w:rPr>
        <w:t>6.8.1.1</w:t>
      </w:r>
      <w:r>
        <w:rPr>
          <w:rFonts w:cstheme="minorBidi"/>
          <w:noProof/>
          <w:sz w:val="24"/>
          <w:szCs w:val="24"/>
          <w:lang w:val="fi-FI" w:eastAsia="ja-JP"/>
        </w:rPr>
        <w:tab/>
      </w:r>
      <w:r>
        <w:rPr>
          <w:noProof/>
        </w:rPr>
        <w:t>Ensimäinen infinitiivi</w:t>
      </w:r>
      <w:r>
        <w:rPr>
          <w:noProof/>
        </w:rPr>
        <w:tab/>
      </w:r>
      <w:r>
        <w:rPr>
          <w:noProof/>
        </w:rPr>
        <w:fldChar w:fldCharType="begin"/>
      </w:r>
      <w:r>
        <w:rPr>
          <w:noProof/>
        </w:rPr>
        <w:instrText xml:space="preserve"> PAGEREF _Toc311273900 \h </w:instrText>
      </w:r>
      <w:r>
        <w:rPr>
          <w:noProof/>
        </w:rPr>
      </w:r>
      <w:r>
        <w:rPr>
          <w:noProof/>
        </w:rPr>
        <w:fldChar w:fldCharType="separate"/>
      </w:r>
      <w:r w:rsidR="0022285C">
        <w:rPr>
          <w:noProof/>
        </w:rPr>
        <w:t>164</w:t>
      </w:r>
      <w:r>
        <w:rPr>
          <w:noProof/>
        </w:rPr>
        <w:fldChar w:fldCharType="end"/>
      </w:r>
    </w:p>
    <w:p w14:paraId="306EFE78" w14:textId="77777777" w:rsidR="00C82E07" w:rsidRDefault="00C82E07">
      <w:pPr>
        <w:pStyle w:val="INNH4"/>
        <w:tabs>
          <w:tab w:val="left" w:pos="1526"/>
          <w:tab w:val="right" w:leader="dot" w:pos="9016"/>
        </w:tabs>
        <w:rPr>
          <w:rFonts w:cstheme="minorBidi"/>
          <w:noProof/>
          <w:sz w:val="24"/>
          <w:szCs w:val="24"/>
          <w:lang w:val="fi-FI" w:eastAsia="ja-JP"/>
        </w:rPr>
      </w:pPr>
      <w:r>
        <w:rPr>
          <w:noProof/>
        </w:rPr>
        <w:t>6.8.1.2</w:t>
      </w:r>
      <w:r>
        <w:rPr>
          <w:rFonts w:cstheme="minorBidi"/>
          <w:noProof/>
          <w:sz w:val="24"/>
          <w:szCs w:val="24"/>
          <w:lang w:val="fi-FI" w:eastAsia="ja-JP"/>
        </w:rPr>
        <w:tab/>
      </w:r>
      <w:r>
        <w:rPr>
          <w:noProof/>
        </w:rPr>
        <w:t>Toinen infinitiivi</w:t>
      </w:r>
      <w:r>
        <w:rPr>
          <w:noProof/>
        </w:rPr>
        <w:tab/>
      </w:r>
      <w:r>
        <w:rPr>
          <w:noProof/>
        </w:rPr>
        <w:fldChar w:fldCharType="begin"/>
      </w:r>
      <w:r>
        <w:rPr>
          <w:noProof/>
        </w:rPr>
        <w:instrText xml:space="preserve"> PAGEREF _Toc311273901 \h </w:instrText>
      </w:r>
      <w:r>
        <w:rPr>
          <w:noProof/>
        </w:rPr>
      </w:r>
      <w:r>
        <w:rPr>
          <w:noProof/>
        </w:rPr>
        <w:fldChar w:fldCharType="separate"/>
      </w:r>
      <w:r w:rsidR="0022285C">
        <w:rPr>
          <w:noProof/>
        </w:rPr>
        <w:t>165</w:t>
      </w:r>
      <w:r>
        <w:rPr>
          <w:noProof/>
        </w:rPr>
        <w:fldChar w:fldCharType="end"/>
      </w:r>
    </w:p>
    <w:p w14:paraId="2D2504CE" w14:textId="77777777" w:rsidR="00C82E07" w:rsidRDefault="00C82E07">
      <w:pPr>
        <w:pStyle w:val="INNH4"/>
        <w:tabs>
          <w:tab w:val="left" w:pos="1526"/>
          <w:tab w:val="right" w:leader="dot" w:pos="9016"/>
        </w:tabs>
        <w:rPr>
          <w:rFonts w:cstheme="minorBidi"/>
          <w:noProof/>
          <w:sz w:val="24"/>
          <w:szCs w:val="24"/>
          <w:lang w:val="fi-FI" w:eastAsia="ja-JP"/>
        </w:rPr>
      </w:pPr>
      <w:r>
        <w:rPr>
          <w:noProof/>
        </w:rPr>
        <w:lastRenderedPageBreak/>
        <w:t>6.8.1.3</w:t>
      </w:r>
      <w:r>
        <w:rPr>
          <w:rFonts w:cstheme="minorBidi"/>
          <w:noProof/>
          <w:sz w:val="24"/>
          <w:szCs w:val="24"/>
          <w:lang w:val="fi-FI" w:eastAsia="ja-JP"/>
        </w:rPr>
        <w:tab/>
      </w:r>
      <w:r>
        <w:rPr>
          <w:noProof/>
        </w:rPr>
        <w:t>Kolmas infinitiivi</w:t>
      </w:r>
      <w:r>
        <w:rPr>
          <w:noProof/>
        </w:rPr>
        <w:tab/>
      </w:r>
      <w:r>
        <w:rPr>
          <w:noProof/>
        </w:rPr>
        <w:fldChar w:fldCharType="begin"/>
      </w:r>
      <w:r>
        <w:rPr>
          <w:noProof/>
        </w:rPr>
        <w:instrText xml:space="preserve"> PAGEREF _Toc311273902 \h </w:instrText>
      </w:r>
      <w:r>
        <w:rPr>
          <w:noProof/>
        </w:rPr>
      </w:r>
      <w:r>
        <w:rPr>
          <w:noProof/>
        </w:rPr>
        <w:fldChar w:fldCharType="separate"/>
      </w:r>
      <w:r w:rsidR="0022285C">
        <w:rPr>
          <w:noProof/>
        </w:rPr>
        <w:t>166</w:t>
      </w:r>
      <w:r>
        <w:rPr>
          <w:noProof/>
        </w:rPr>
        <w:fldChar w:fldCharType="end"/>
      </w:r>
    </w:p>
    <w:p w14:paraId="00362A0F" w14:textId="77777777" w:rsidR="00C82E07" w:rsidRDefault="00C82E07">
      <w:pPr>
        <w:pStyle w:val="INNH3"/>
        <w:tabs>
          <w:tab w:val="right" w:leader="dot" w:pos="9016"/>
        </w:tabs>
        <w:rPr>
          <w:rFonts w:cstheme="minorBidi"/>
          <w:noProof/>
          <w:sz w:val="24"/>
          <w:szCs w:val="24"/>
          <w:lang w:val="fi-FI" w:eastAsia="ja-JP"/>
        </w:rPr>
      </w:pPr>
      <w:r>
        <w:rPr>
          <w:noProof/>
        </w:rPr>
        <w:t>Tabeli 34: 1. ja 3. infinitiivin haamut</w:t>
      </w:r>
      <w:r>
        <w:rPr>
          <w:noProof/>
        </w:rPr>
        <w:tab/>
      </w:r>
      <w:r>
        <w:rPr>
          <w:noProof/>
        </w:rPr>
        <w:fldChar w:fldCharType="begin"/>
      </w:r>
      <w:r>
        <w:rPr>
          <w:noProof/>
        </w:rPr>
        <w:instrText xml:space="preserve"> PAGEREF _Toc311273903 \h </w:instrText>
      </w:r>
      <w:r>
        <w:rPr>
          <w:noProof/>
        </w:rPr>
      </w:r>
      <w:r>
        <w:rPr>
          <w:noProof/>
        </w:rPr>
        <w:fldChar w:fldCharType="separate"/>
      </w:r>
      <w:r w:rsidR="0022285C">
        <w:rPr>
          <w:noProof/>
        </w:rPr>
        <w:t>167</w:t>
      </w:r>
      <w:r>
        <w:rPr>
          <w:noProof/>
        </w:rPr>
        <w:fldChar w:fldCharType="end"/>
      </w:r>
    </w:p>
    <w:p w14:paraId="38F81F0C" w14:textId="77777777" w:rsidR="00C82E07" w:rsidRDefault="00C82E07">
      <w:pPr>
        <w:pStyle w:val="INNH3"/>
        <w:tabs>
          <w:tab w:val="left" w:pos="1176"/>
          <w:tab w:val="right" w:leader="dot" w:pos="9016"/>
        </w:tabs>
        <w:rPr>
          <w:rFonts w:cstheme="minorBidi"/>
          <w:noProof/>
          <w:sz w:val="24"/>
          <w:szCs w:val="24"/>
          <w:lang w:val="fi-FI" w:eastAsia="ja-JP"/>
        </w:rPr>
      </w:pPr>
      <w:r>
        <w:rPr>
          <w:noProof/>
        </w:rPr>
        <w:t>6.8.2</w:t>
      </w:r>
      <w:r>
        <w:rPr>
          <w:rFonts w:cstheme="minorBidi"/>
          <w:noProof/>
          <w:sz w:val="24"/>
          <w:szCs w:val="24"/>
          <w:lang w:val="fi-FI" w:eastAsia="ja-JP"/>
        </w:rPr>
        <w:tab/>
      </w:r>
      <w:r>
        <w:rPr>
          <w:noProof/>
        </w:rPr>
        <w:t>Partisipit</w:t>
      </w:r>
      <w:r>
        <w:rPr>
          <w:noProof/>
        </w:rPr>
        <w:tab/>
      </w:r>
      <w:r>
        <w:rPr>
          <w:noProof/>
        </w:rPr>
        <w:fldChar w:fldCharType="begin"/>
      </w:r>
      <w:r>
        <w:rPr>
          <w:noProof/>
        </w:rPr>
        <w:instrText xml:space="preserve"> PAGEREF _Toc311273904 \h </w:instrText>
      </w:r>
      <w:r>
        <w:rPr>
          <w:noProof/>
        </w:rPr>
      </w:r>
      <w:r>
        <w:rPr>
          <w:noProof/>
        </w:rPr>
        <w:fldChar w:fldCharType="separate"/>
      </w:r>
      <w:r w:rsidR="0022285C">
        <w:rPr>
          <w:noProof/>
        </w:rPr>
        <w:t>168</w:t>
      </w:r>
      <w:r>
        <w:rPr>
          <w:noProof/>
        </w:rPr>
        <w:fldChar w:fldCharType="end"/>
      </w:r>
    </w:p>
    <w:p w14:paraId="21CBDF89" w14:textId="77777777" w:rsidR="00C82E07" w:rsidRDefault="00C82E07">
      <w:pPr>
        <w:pStyle w:val="INNH4"/>
        <w:tabs>
          <w:tab w:val="left" w:pos="1526"/>
          <w:tab w:val="right" w:leader="dot" w:pos="9016"/>
        </w:tabs>
        <w:rPr>
          <w:rFonts w:cstheme="minorBidi"/>
          <w:noProof/>
          <w:sz w:val="24"/>
          <w:szCs w:val="24"/>
          <w:lang w:val="fi-FI" w:eastAsia="ja-JP"/>
        </w:rPr>
      </w:pPr>
      <w:r>
        <w:rPr>
          <w:noProof/>
        </w:rPr>
        <w:t>6.8.2.1</w:t>
      </w:r>
      <w:r>
        <w:rPr>
          <w:rFonts w:cstheme="minorBidi"/>
          <w:noProof/>
          <w:sz w:val="24"/>
          <w:szCs w:val="24"/>
          <w:lang w:val="fi-FI" w:eastAsia="ja-JP"/>
        </w:rPr>
        <w:tab/>
      </w:r>
      <w:r>
        <w:rPr>
          <w:noProof/>
        </w:rPr>
        <w:t>Partisipin preesensin ja perfektin käyttö</w:t>
      </w:r>
      <w:r>
        <w:rPr>
          <w:noProof/>
        </w:rPr>
        <w:tab/>
      </w:r>
      <w:r>
        <w:rPr>
          <w:noProof/>
        </w:rPr>
        <w:fldChar w:fldCharType="begin"/>
      </w:r>
      <w:r>
        <w:rPr>
          <w:noProof/>
        </w:rPr>
        <w:instrText xml:space="preserve"> PAGEREF _Toc311273905 \h </w:instrText>
      </w:r>
      <w:r>
        <w:rPr>
          <w:noProof/>
        </w:rPr>
      </w:r>
      <w:r>
        <w:rPr>
          <w:noProof/>
        </w:rPr>
        <w:fldChar w:fldCharType="separate"/>
      </w:r>
      <w:r w:rsidR="0022285C">
        <w:rPr>
          <w:noProof/>
        </w:rPr>
        <w:t>169</w:t>
      </w:r>
      <w:r>
        <w:rPr>
          <w:noProof/>
        </w:rPr>
        <w:fldChar w:fldCharType="end"/>
      </w:r>
    </w:p>
    <w:p w14:paraId="254B5A45" w14:textId="77777777" w:rsidR="00C82E07" w:rsidRDefault="00C82E07">
      <w:pPr>
        <w:pStyle w:val="INNH4"/>
        <w:tabs>
          <w:tab w:val="left" w:pos="1526"/>
          <w:tab w:val="right" w:leader="dot" w:pos="9016"/>
        </w:tabs>
        <w:rPr>
          <w:rFonts w:cstheme="minorBidi"/>
          <w:noProof/>
          <w:sz w:val="24"/>
          <w:szCs w:val="24"/>
          <w:lang w:val="fi-FI" w:eastAsia="ja-JP"/>
        </w:rPr>
      </w:pPr>
      <w:r>
        <w:rPr>
          <w:noProof/>
        </w:rPr>
        <w:t>6.8.2.2</w:t>
      </w:r>
      <w:r>
        <w:rPr>
          <w:rFonts w:cstheme="minorBidi"/>
          <w:noProof/>
          <w:sz w:val="24"/>
          <w:szCs w:val="24"/>
          <w:lang w:val="fi-FI" w:eastAsia="ja-JP"/>
        </w:rPr>
        <w:tab/>
      </w:r>
      <w:r>
        <w:rPr>
          <w:noProof/>
        </w:rPr>
        <w:t>Partisipin perfektin taivutus</w:t>
      </w:r>
      <w:r>
        <w:rPr>
          <w:noProof/>
        </w:rPr>
        <w:tab/>
      </w:r>
      <w:r>
        <w:rPr>
          <w:noProof/>
        </w:rPr>
        <w:fldChar w:fldCharType="begin"/>
      </w:r>
      <w:r>
        <w:rPr>
          <w:noProof/>
        </w:rPr>
        <w:instrText xml:space="preserve"> PAGEREF _Toc311273906 \h </w:instrText>
      </w:r>
      <w:r>
        <w:rPr>
          <w:noProof/>
        </w:rPr>
      </w:r>
      <w:r>
        <w:rPr>
          <w:noProof/>
        </w:rPr>
        <w:fldChar w:fldCharType="separate"/>
      </w:r>
      <w:r w:rsidR="0022285C">
        <w:rPr>
          <w:noProof/>
        </w:rPr>
        <w:t>170</w:t>
      </w:r>
      <w:r>
        <w:rPr>
          <w:noProof/>
        </w:rPr>
        <w:fldChar w:fldCharType="end"/>
      </w:r>
    </w:p>
    <w:p w14:paraId="56D2D831" w14:textId="77777777" w:rsidR="00C82E07" w:rsidRDefault="00C82E07">
      <w:pPr>
        <w:pStyle w:val="INNH4"/>
        <w:tabs>
          <w:tab w:val="left" w:pos="1526"/>
          <w:tab w:val="right" w:leader="dot" w:pos="9016"/>
        </w:tabs>
        <w:rPr>
          <w:rFonts w:cstheme="minorBidi"/>
          <w:noProof/>
          <w:sz w:val="24"/>
          <w:szCs w:val="24"/>
          <w:lang w:val="fi-FI" w:eastAsia="ja-JP"/>
        </w:rPr>
      </w:pPr>
      <w:r>
        <w:rPr>
          <w:noProof/>
        </w:rPr>
        <w:t>6.8.2.3</w:t>
      </w:r>
      <w:r>
        <w:rPr>
          <w:rFonts w:cstheme="minorBidi"/>
          <w:noProof/>
          <w:sz w:val="24"/>
          <w:szCs w:val="24"/>
          <w:lang w:val="fi-FI" w:eastAsia="ja-JP"/>
        </w:rPr>
        <w:tab/>
      </w:r>
      <w:r>
        <w:rPr>
          <w:noProof/>
        </w:rPr>
        <w:t>Partisipin preesensin haamustus</w:t>
      </w:r>
      <w:r>
        <w:rPr>
          <w:noProof/>
        </w:rPr>
        <w:tab/>
      </w:r>
      <w:r>
        <w:rPr>
          <w:noProof/>
        </w:rPr>
        <w:fldChar w:fldCharType="begin"/>
      </w:r>
      <w:r>
        <w:rPr>
          <w:noProof/>
        </w:rPr>
        <w:instrText xml:space="preserve"> PAGEREF _Toc311273907 \h </w:instrText>
      </w:r>
      <w:r>
        <w:rPr>
          <w:noProof/>
        </w:rPr>
      </w:r>
      <w:r>
        <w:rPr>
          <w:noProof/>
        </w:rPr>
        <w:fldChar w:fldCharType="separate"/>
      </w:r>
      <w:r w:rsidR="0022285C">
        <w:rPr>
          <w:noProof/>
        </w:rPr>
        <w:t>170</w:t>
      </w:r>
      <w:r>
        <w:rPr>
          <w:noProof/>
        </w:rPr>
        <w:fldChar w:fldCharType="end"/>
      </w:r>
    </w:p>
    <w:p w14:paraId="71BCA272" w14:textId="77777777" w:rsidR="00C82E07" w:rsidRDefault="00C82E07">
      <w:pPr>
        <w:pStyle w:val="INNH3"/>
        <w:tabs>
          <w:tab w:val="right" w:leader="dot" w:pos="9016"/>
        </w:tabs>
        <w:rPr>
          <w:rFonts w:cstheme="minorBidi"/>
          <w:noProof/>
          <w:sz w:val="24"/>
          <w:szCs w:val="24"/>
          <w:lang w:val="fi-FI" w:eastAsia="ja-JP"/>
        </w:rPr>
      </w:pPr>
      <w:r>
        <w:rPr>
          <w:noProof/>
        </w:rPr>
        <w:t>Tabeli 35: Partisippihaamut</w:t>
      </w:r>
      <w:r>
        <w:rPr>
          <w:noProof/>
        </w:rPr>
        <w:tab/>
      </w:r>
      <w:r>
        <w:rPr>
          <w:noProof/>
        </w:rPr>
        <w:fldChar w:fldCharType="begin"/>
      </w:r>
      <w:r>
        <w:rPr>
          <w:noProof/>
        </w:rPr>
        <w:instrText xml:space="preserve"> PAGEREF _Toc311273908 \h </w:instrText>
      </w:r>
      <w:r>
        <w:rPr>
          <w:noProof/>
        </w:rPr>
      </w:r>
      <w:r>
        <w:rPr>
          <w:noProof/>
        </w:rPr>
        <w:fldChar w:fldCharType="separate"/>
      </w:r>
      <w:r w:rsidR="0022285C">
        <w:rPr>
          <w:noProof/>
        </w:rPr>
        <w:t>171</w:t>
      </w:r>
      <w:r>
        <w:rPr>
          <w:noProof/>
        </w:rPr>
        <w:fldChar w:fldCharType="end"/>
      </w:r>
    </w:p>
    <w:p w14:paraId="6CB0D6AA" w14:textId="77777777" w:rsidR="00C82E07" w:rsidRDefault="00C82E07">
      <w:pPr>
        <w:pStyle w:val="INNH4"/>
        <w:tabs>
          <w:tab w:val="left" w:pos="1526"/>
          <w:tab w:val="right" w:leader="dot" w:pos="9016"/>
        </w:tabs>
        <w:rPr>
          <w:rFonts w:cstheme="minorBidi"/>
          <w:noProof/>
          <w:sz w:val="24"/>
          <w:szCs w:val="24"/>
          <w:lang w:val="fi-FI" w:eastAsia="ja-JP"/>
        </w:rPr>
      </w:pPr>
      <w:r w:rsidRPr="00104213">
        <w:rPr>
          <w:rFonts w:eastAsia="ヒラギノ明朝 Pro W6"/>
          <w:noProof/>
        </w:rPr>
        <w:t>6.8.2.4</w:t>
      </w:r>
      <w:r>
        <w:rPr>
          <w:rFonts w:cstheme="minorBidi"/>
          <w:noProof/>
          <w:sz w:val="24"/>
          <w:szCs w:val="24"/>
          <w:lang w:val="fi-FI" w:eastAsia="ja-JP"/>
        </w:rPr>
        <w:tab/>
      </w:r>
      <w:r w:rsidRPr="00104213">
        <w:rPr>
          <w:rFonts w:eastAsia="ヒラギノ明朝 Pro W6"/>
          <w:noProof/>
        </w:rPr>
        <w:t>Agenttipartisipin käyttö ja haamustus</w:t>
      </w:r>
      <w:r>
        <w:rPr>
          <w:noProof/>
        </w:rPr>
        <w:tab/>
      </w:r>
      <w:r>
        <w:rPr>
          <w:noProof/>
        </w:rPr>
        <w:fldChar w:fldCharType="begin"/>
      </w:r>
      <w:r>
        <w:rPr>
          <w:noProof/>
        </w:rPr>
        <w:instrText xml:space="preserve"> PAGEREF _Toc311273909 \h </w:instrText>
      </w:r>
      <w:r>
        <w:rPr>
          <w:noProof/>
        </w:rPr>
      </w:r>
      <w:r>
        <w:rPr>
          <w:noProof/>
        </w:rPr>
        <w:fldChar w:fldCharType="separate"/>
      </w:r>
      <w:r w:rsidR="0022285C">
        <w:rPr>
          <w:noProof/>
        </w:rPr>
        <w:t>172</w:t>
      </w:r>
      <w:r>
        <w:rPr>
          <w:noProof/>
        </w:rPr>
        <w:fldChar w:fldCharType="end"/>
      </w:r>
    </w:p>
    <w:p w14:paraId="57281D49" w14:textId="77777777" w:rsidR="00C82E07" w:rsidRDefault="00C82E07">
      <w:pPr>
        <w:pStyle w:val="INNH1"/>
        <w:tabs>
          <w:tab w:val="left" w:pos="382"/>
          <w:tab w:val="right" w:leader="dot" w:pos="9016"/>
        </w:tabs>
        <w:rPr>
          <w:rFonts w:cstheme="minorBidi"/>
          <w:b w:val="0"/>
          <w:noProof/>
          <w:lang w:val="fi-FI" w:eastAsia="ja-JP"/>
        </w:rPr>
      </w:pPr>
      <w:r>
        <w:rPr>
          <w:noProof/>
        </w:rPr>
        <w:t>7</w:t>
      </w:r>
      <w:r>
        <w:rPr>
          <w:rFonts w:cstheme="minorBidi"/>
          <w:b w:val="0"/>
          <w:noProof/>
          <w:lang w:val="fi-FI" w:eastAsia="ja-JP"/>
        </w:rPr>
        <w:tab/>
      </w:r>
      <w:r>
        <w:rPr>
          <w:noProof/>
        </w:rPr>
        <w:t>Pronomenit ja muut prosanat</w:t>
      </w:r>
      <w:r>
        <w:rPr>
          <w:noProof/>
        </w:rPr>
        <w:tab/>
      </w:r>
      <w:r>
        <w:rPr>
          <w:noProof/>
        </w:rPr>
        <w:fldChar w:fldCharType="begin"/>
      </w:r>
      <w:r>
        <w:rPr>
          <w:noProof/>
        </w:rPr>
        <w:instrText xml:space="preserve"> PAGEREF _Toc311273910 \h </w:instrText>
      </w:r>
      <w:r>
        <w:rPr>
          <w:noProof/>
        </w:rPr>
      </w:r>
      <w:r>
        <w:rPr>
          <w:noProof/>
        </w:rPr>
        <w:fldChar w:fldCharType="separate"/>
      </w:r>
      <w:r w:rsidR="0022285C">
        <w:rPr>
          <w:noProof/>
        </w:rPr>
        <w:t>174</w:t>
      </w:r>
      <w:r>
        <w:rPr>
          <w:noProof/>
        </w:rPr>
        <w:fldChar w:fldCharType="end"/>
      </w:r>
    </w:p>
    <w:p w14:paraId="38F85828"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7.1</w:t>
      </w:r>
      <w:r>
        <w:rPr>
          <w:rFonts w:cstheme="minorBidi"/>
          <w:b w:val="0"/>
          <w:noProof/>
          <w:sz w:val="24"/>
          <w:szCs w:val="24"/>
          <w:lang w:val="fi-FI" w:eastAsia="ja-JP"/>
        </w:rPr>
        <w:tab/>
      </w:r>
      <w:r>
        <w:rPr>
          <w:noProof/>
        </w:rPr>
        <w:t>Persoonapronomenit</w:t>
      </w:r>
      <w:r>
        <w:rPr>
          <w:noProof/>
        </w:rPr>
        <w:tab/>
      </w:r>
      <w:r>
        <w:rPr>
          <w:noProof/>
        </w:rPr>
        <w:fldChar w:fldCharType="begin"/>
      </w:r>
      <w:r>
        <w:rPr>
          <w:noProof/>
        </w:rPr>
        <w:instrText xml:space="preserve"> PAGEREF _Toc311273911 \h </w:instrText>
      </w:r>
      <w:r>
        <w:rPr>
          <w:noProof/>
        </w:rPr>
      </w:r>
      <w:r>
        <w:rPr>
          <w:noProof/>
        </w:rPr>
        <w:fldChar w:fldCharType="separate"/>
      </w:r>
      <w:r w:rsidR="0022285C">
        <w:rPr>
          <w:noProof/>
        </w:rPr>
        <w:t>175</w:t>
      </w:r>
      <w:r>
        <w:rPr>
          <w:noProof/>
        </w:rPr>
        <w:fldChar w:fldCharType="end"/>
      </w:r>
    </w:p>
    <w:p w14:paraId="2A5AB9D2" w14:textId="77777777" w:rsidR="00C82E07" w:rsidRDefault="00C82E07">
      <w:pPr>
        <w:pStyle w:val="INNH3"/>
        <w:tabs>
          <w:tab w:val="right" w:leader="dot" w:pos="9016"/>
        </w:tabs>
        <w:rPr>
          <w:rFonts w:cstheme="minorBidi"/>
          <w:noProof/>
          <w:sz w:val="24"/>
          <w:szCs w:val="24"/>
          <w:lang w:val="fi-FI" w:eastAsia="ja-JP"/>
        </w:rPr>
      </w:pPr>
      <w:r>
        <w:rPr>
          <w:noProof/>
        </w:rPr>
        <w:t>Tabeli 36: Persoonapronomeniitten taivutus</w:t>
      </w:r>
      <w:r>
        <w:rPr>
          <w:noProof/>
        </w:rPr>
        <w:tab/>
      </w:r>
      <w:r>
        <w:rPr>
          <w:noProof/>
        </w:rPr>
        <w:fldChar w:fldCharType="begin"/>
      </w:r>
      <w:r>
        <w:rPr>
          <w:noProof/>
        </w:rPr>
        <w:instrText xml:space="preserve"> PAGEREF _Toc311273912 \h </w:instrText>
      </w:r>
      <w:r>
        <w:rPr>
          <w:noProof/>
        </w:rPr>
      </w:r>
      <w:r>
        <w:rPr>
          <w:noProof/>
        </w:rPr>
        <w:fldChar w:fldCharType="separate"/>
      </w:r>
      <w:r w:rsidR="0022285C">
        <w:rPr>
          <w:noProof/>
        </w:rPr>
        <w:t>175</w:t>
      </w:r>
      <w:r>
        <w:rPr>
          <w:noProof/>
        </w:rPr>
        <w:fldChar w:fldCharType="end"/>
      </w:r>
    </w:p>
    <w:p w14:paraId="7597651C"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7.2</w:t>
      </w:r>
      <w:r>
        <w:rPr>
          <w:rFonts w:cstheme="minorBidi"/>
          <w:b w:val="0"/>
          <w:noProof/>
          <w:sz w:val="24"/>
          <w:szCs w:val="24"/>
          <w:lang w:val="fi-FI" w:eastAsia="ja-JP"/>
        </w:rPr>
        <w:tab/>
      </w:r>
      <w:r>
        <w:rPr>
          <w:noProof/>
        </w:rPr>
        <w:t>Demonstratiivipronomenit ja muut vastaavat prosanat</w:t>
      </w:r>
      <w:r>
        <w:rPr>
          <w:noProof/>
        </w:rPr>
        <w:tab/>
      </w:r>
      <w:r>
        <w:rPr>
          <w:noProof/>
        </w:rPr>
        <w:fldChar w:fldCharType="begin"/>
      </w:r>
      <w:r>
        <w:rPr>
          <w:noProof/>
        </w:rPr>
        <w:instrText xml:space="preserve"> PAGEREF _Toc311273913 \h </w:instrText>
      </w:r>
      <w:r>
        <w:rPr>
          <w:noProof/>
        </w:rPr>
      </w:r>
      <w:r>
        <w:rPr>
          <w:noProof/>
        </w:rPr>
        <w:fldChar w:fldCharType="separate"/>
      </w:r>
      <w:r w:rsidR="0022285C">
        <w:rPr>
          <w:noProof/>
        </w:rPr>
        <w:t>176</w:t>
      </w:r>
      <w:r>
        <w:rPr>
          <w:noProof/>
        </w:rPr>
        <w:fldChar w:fldCharType="end"/>
      </w:r>
    </w:p>
    <w:p w14:paraId="4C0EC960" w14:textId="77777777" w:rsidR="00C82E07" w:rsidRDefault="00C82E07">
      <w:pPr>
        <w:pStyle w:val="INNH3"/>
        <w:tabs>
          <w:tab w:val="right" w:leader="dot" w:pos="9016"/>
        </w:tabs>
        <w:rPr>
          <w:rFonts w:cstheme="minorBidi"/>
          <w:noProof/>
          <w:sz w:val="24"/>
          <w:szCs w:val="24"/>
          <w:lang w:val="fi-FI" w:eastAsia="ja-JP"/>
        </w:rPr>
      </w:pPr>
      <w:r>
        <w:rPr>
          <w:noProof/>
        </w:rPr>
        <w:t>Tabeli 37: Demonstratiivipronomeniitten taivutus</w:t>
      </w:r>
      <w:r>
        <w:rPr>
          <w:noProof/>
        </w:rPr>
        <w:tab/>
      </w:r>
      <w:r>
        <w:rPr>
          <w:noProof/>
        </w:rPr>
        <w:fldChar w:fldCharType="begin"/>
      </w:r>
      <w:r>
        <w:rPr>
          <w:noProof/>
        </w:rPr>
        <w:instrText xml:space="preserve"> PAGEREF _Toc311273914 \h </w:instrText>
      </w:r>
      <w:r>
        <w:rPr>
          <w:noProof/>
        </w:rPr>
      </w:r>
      <w:r>
        <w:rPr>
          <w:noProof/>
        </w:rPr>
        <w:fldChar w:fldCharType="separate"/>
      </w:r>
      <w:r w:rsidR="0022285C">
        <w:rPr>
          <w:noProof/>
        </w:rPr>
        <w:t>177</w:t>
      </w:r>
      <w:r>
        <w:rPr>
          <w:noProof/>
        </w:rPr>
        <w:fldChar w:fldCharType="end"/>
      </w:r>
    </w:p>
    <w:p w14:paraId="6E50386C" w14:textId="77777777" w:rsidR="00C82E07" w:rsidRDefault="00C82E07">
      <w:pPr>
        <w:pStyle w:val="INNH3"/>
        <w:tabs>
          <w:tab w:val="right" w:leader="dot" w:pos="9016"/>
        </w:tabs>
        <w:rPr>
          <w:rFonts w:cstheme="minorBidi"/>
          <w:noProof/>
          <w:sz w:val="24"/>
          <w:szCs w:val="24"/>
          <w:lang w:val="fi-FI" w:eastAsia="ja-JP"/>
        </w:rPr>
      </w:pPr>
      <w:r>
        <w:rPr>
          <w:noProof/>
        </w:rPr>
        <w:t>Tabeli 38: Demonstratiivissii proadverbiita ja -adjektiiviita</w:t>
      </w:r>
      <w:r>
        <w:rPr>
          <w:noProof/>
        </w:rPr>
        <w:tab/>
      </w:r>
      <w:r>
        <w:rPr>
          <w:noProof/>
        </w:rPr>
        <w:fldChar w:fldCharType="begin"/>
      </w:r>
      <w:r>
        <w:rPr>
          <w:noProof/>
        </w:rPr>
        <w:instrText xml:space="preserve"> PAGEREF _Toc311273915 \h </w:instrText>
      </w:r>
      <w:r>
        <w:rPr>
          <w:noProof/>
        </w:rPr>
      </w:r>
      <w:r>
        <w:rPr>
          <w:noProof/>
        </w:rPr>
        <w:fldChar w:fldCharType="separate"/>
      </w:r>
      <w:r w:rsidR="0022285C">
        <w:rPr>
          <w:noProof/>
        </w:rPr>
        <w:t>177</w:t>
      </w:r>
      <w:r>
        <w:rPr>
          <w:noProof/>
        </w:rPr>
        <w:fldChar w:fldCharType="end"/>
      </w:r>
    </w:p>
    <w:p w14:paraId="16916B3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7.3</w:t>
      </w:r>
      <w:r>
        <w:rPr>
          <w:rFonts w:cstheme="minorBidi"/>
          <w:b w:val="0"/>
          <w:noProof/>
          <w:sz w:val="24"/>
          <w:szCs w:val="24"/>
          <w:lang w:val="fi-FI" w:eastAsia="ja-JP"/>
        </w:rPr>
        <w:tab/>
      </w:r>
      <w:r>
        <w:rPr>
          <w:noProof/>
        </w:rPr>
        <w:t>Kysymäpronomenit ja vastaavat muut prosanat</w:t>
      </w:r>
      <w:r>
        <w:rPr>
          <w:noProof/>
        </w:rPr>
        <w:tab/>
      </w:r>
      <w:r>
        <w:rPr>
          <w:noProof/>
        </w:rPr>
        <w:fldChar w:fldCharType="begin"/>
      </w:r>
      <w:r>
        <w:rPr>
          <w:noProof/>
        </w:rPr>
        <w:instrText xml:space="preserve"> PAGEREF _Toc311273916 \h </w:instrText>
      </w:r>
      <w:r>
        <w:rPr>
          <w:noProof/>
        </w:rPr>
      </w:r>
      <w:r>
        <w:rPr>
          <w:noProof/>
        </w:rPr>
        <w:fldChar w:fldCharType="separate"/>
      </w:r>
      <w:r w:rsidR="0022285C">
        <w:rPr>
          <w:noProof/>
        </w:rPr>
        <w:t>178</w:t>
      </w:r>
      <w:r>
        <w:rPr>
          <w:noProof/>
        </w:rPr>
        <w:fldChar w:fldCharType="end"/>
      </w:r>
    </w:p>
    <w:p w14:paraId="63C9F643" w14:textId="77777777" w:rsidR="00C82E07" w:rsidRDefault="00C82E07">
      <w:pPr>
        <w:pStyle w:val="INNH3"/>
        <w:tabs>
          <w:tab w:val="right" w:leader="dot" w:pos="9016"/>
        </w:tabs>
        <w:rPr>
          <w:rFonts w:cstheme="minorBidi"/>
          <w:noProof/>
          <w:sz w:val="24"/>
          <w:szCs w:val="24"/>
          <w:lang w:val="fi-FI" w:eastAsia="ja-JP"/>
        </w:rPr>
      </w:pPr>
      <w:r>
        <w:rPr>
          <w:noProof/>
        </w:rPr>
        <w:t xml:space="preserve">Tabeli 39: Kysymäpronomeniitten </w:t>
      </w:r>
      <w:r w:rsidRPr="00104213">
        <w:rPr>
          <w:i/>
          <w:noProof/>
        </w:rPr>
        <w:t>kuka</w:t>
      </w:r>
      <w:r>
        <w:rPr>
          <w:noProof/>
        </w:rPr>
        <w:t xml:space="preserve"> ja </w:t>
      </w:r>
      <w:r w:rsidRPr="00104213">
        <w:rPr>
          <w:i/>
          <w:noProof/>
        </w:rPr>
        <w:t>mikä</w:t>
      </w:r>
      <w:r>
        <w:rPr>
          <w:noProof/>
        </w:rPr>
        <w:t xml:space="preserve"> taivutus</w:t>
      </w:r>
      <w:r>
        <w:rPr>
          <w:noProof/>
        </w:rPr>
        <w:tab/>
      </w:r>
      <w:r>
        <w:rPr>
          <w:noProof/>
        </w:rPr>
        <w:fldChar w:fldCharType="begin"/>
      </w:r>
      <w:r>
        <w:rPr>
          <w:noProof/>
        </w:rPr>
        <w:instrText xml:space="preserve"> PAGEREF _Toc311273917 \h </w:instrText>
      </w:r>
      <w:r>
        <w:rPr>
          <w:noProof/>
        </w:rPr>
      </w:r>
      <w:r>
        <w:rPr>
          <w:noProof/>
        </w:rPr>
        <w:fldChar w:fldCharType="separate"/>
      </w:r>
      <w:r w:rsidR="0022285C">
        <w:rPr>
          <w:noProof/>
        </w:rPr>
        <w:t>178</w:t>
      </w:r>
      <w:r>
        <w:rPr>
          <w:noProof/>
        </w:rPr>
        <w:fldChar w:fldCharType="end"/>
      </w:r>
    </w:p>
    <w:p w14:paraId="55F962C6" w14:textId="77777777" w:rsidR="00C82E07" w:rsidRDefault="00C82E07">
      <w:pPr>
        <w:pStyle w:val="INNH3"/>
        <w:tabs>
          <w:tab w:val="right" w:leader="dot" w:pos="9016"/>
        </w:tabs>
        <w:rPr>
          <w:rFonts w:cstheme="minorBidi"/>
          <w:noProof/>
          <w:sz w:val="24"/>
          <w:szCs w:val="24"/>
          <w:lang w:val="fi-FI" w:eastAsia="ja-JP"/>
        </w:rPr>
      </w:pPr>
      <w:r>
        <w:rPr>
          <w:noProof/>
        </w:rPr>
        <w:t>Tabeli 40: Kysymäadverbiita ja -adjektiiviita</w:t>
      </w:r>
      <w:r>
        <w:rPr>
          <w:noProof/>
        </w:rPr>
        <w:tab/>
      </w:r>
      <w:r>
        <w:rPr>
          <w:noProof/>
        </w:rPr>
        <w:fldChar w:fldCharType="begin"/>
      </w:r>
      <w:r>
        <w:rPr>
          <w:noProof/>
        </w:rPr>
        <w:instrText xml:space="preserve"> PAGEREF _Toc311273918 \h </w:instrText>
      </w:r>
      <w:r>
        <w:rPr>
          <w:noProof/>
        </w:rPr>
      </w:r>
      <w:r>
        <w:rPr>
          <w:noProof/>
        </w:rPr>
        <w:fldChar w:fldCharType="separate"/>
      </w:r>
      <w:r w:rsidR="0022285C">
        <w:rPr>
          <w:noProof/>
        </w:rPr>
        <w:t>179</w:t>
      </w:r>
      <w:r>
        <w:rPr>
          <w:noProof/>
        </w:rPr>
        <w:fldChar w:fldCharType="end"/>
      </w:r>
    </w:p>
    <w:p w14:paraId="5B4F1820"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7.4</w:t>
      </w:r>
      <w:r>
        <w:rPr>
          <w:rFonts w:cstheme="minorBidi"/>
          <w:b w:val="0"/>
          <w:noProof/>
          <w:sz w:val="24"/>
          <w:szCs w:val="24"/>
          <w:lang w:val="fi-FI" w:eastAsia="ja-JP"/>
        </w:rPr>
        <w:tab/>
      </w:r>
      <w:r>
        <w:rPr>
          <w:noProof/>
        </w:rPr>
        <w:t>Relatiivipronomenit</w:t>
      </w:r>
      <w:r>
        <w:rPr>
          <w:noProof/>
        </w:rPr>
        <w:tab/>
      </w:r>
      <w:r>
        <w:rPr>
          <w:noProof/>
        </w:rPr>
        <w:fldChar w:fldCharType="begin"/>
      </w:r>
      <w:r>
        <w:rPr>
          <w:noProof/>
        </w:rPr>
        <w:instrText xml:space="preserve"> PAGEREF _Toc311273919 \h </w:instrText>
      </w:r>
      <w:r>
        <w:rPr>
          <w:noProof/>
        </w:rPr>
      </w:r>
      <w:r>
        <w:rPr>
          <w:noProof/>
        </w:rPr>
        <w:fldChar w:fldCharType="separate"/>
      </w:r>
      <w:r w:rsidR="0022285C">
        <w:rPr>
          <w:noProof/>
        </w:rPr>
        <w:t>180</w:t>
      </w:r>
      <w:r>
        <w:rPr>
          <w:noProof/>
        </w:rPr>
        <w:fldChar w:fldCharType="end"/>
      </w:r>
    </w:p>
    <w:p w14:paraId="045D676F" w14:textId="77777777" w:rsidR="00C82E07" w:rsidRDefault="00C82E07">
      <w:pPr>
        <w:pStyle w:val="INNH3"/>
        <w:tabs>
          <w:tab w:val="right" w:leader="dot" w:pos="9016"/>
        </w:tabs>
        <w:rPr>
          <w:rFonts w:cstheme="minorBidi"/>
          <w:noProof/>
          <w:sz w:val="24"/>
          <w:szCs w:val="24"/>
          <w:lang w:val="fi-FI" w:eastAsia="ja-JP"/>
        </w:rPr>
      </w:pPr>
      <w:r>
        <w:rPr>
          <w:noProof/>
        </w:rPr>
        <w:t>Tabeli 41: Relatiivipronomeniitten haamut</w:t>
      </w:r>
      <w:r>
        <w:rPr>
          <w:noProof/>
        </w:rPr>
        <w:tab/>
      </w:r>
      <w:r>
        <w:rPr>
          <w:noProof/>
        </w:rPr>
        <w:fldChar w:fldCharType="begin"/>
      </w:r>
      <w:r>
        <w:rPr>
          <w:noProof/>
        </w:rPr>
        <w:instrText xml:space="preserve"> PAGEREF _Toc311273920 \h </w:instrText>
      </w:r>
      <w:r>
        <w:rPr>
          <w:noProof/>
        </w:rPr>
      </w:r>
      <w:r>
        <w:rPr>
          <w:noProof/>
        </w:rPr>
        <w:fldChar w:fldCharType="separate"/>
      </w:r>
      <w:r w:rsidR="0022285C">
        <w:rPr>
          <w:noProof/>
        </w:rPr>
        <w:t>180</w:t>
      </w:r>
      <w:r>
        <w:rPr>
          <w:noProof/>
        </w:rPr>
        <w:fldChar w:fldCharType="end"/>
      </w:r>
    </w:p>
    <w:p w14:paraId="0E55BEB5"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7.5</w:t>
      </w:r>
      <w:r>
        <w:rPr>
          <w:rFonts w:cstheme="minorBidi"/>
          <w:b w:val="0"/>
          <w:noProof/>
          <w:sz w:val="24"/>
          <w:szCs w:val="24"/>
          <w:lang w:val="fi-FI" w:eastAsia="ja-JP"/>
        </w:rPr>
        <w:tab/>
      </w:r>
      <w:r>
        <w:rPr>
          <w:noProof/>
        </w:rPr>
        <w:t>Refleksiivi- ja resiprookkipronomeni</w:t>
      </w:r>
      <w:r>
        <w:rPr>
          <w:noProof/>
        </w:rPr>
        <w:tab/>
      </w:r>
      <w:r>
        <w:rPr>
          <w:noProof/>
        </w:rPr>
        <w:fldChar w:fldCharType="begin"/>
      </w:r>
      <w:r>
        <w:rPr>
          <w:noProof/>
        </w:rPr>
        <w:instrText xml:space="preserve"> PAGEREF _Toc311273921 \h </w:instrText>
      </w:r>
      <w:r>
        <w:rPr>
          <w:noProof/>
        </w:rPr>
      </w:r>
      <w:r>
        <w:rPr>
          <w:noProof/>
        </w:rPr>
        <w:fldChar w:fldCharType="separate"/>
      </w:r>
      <w:r w:rsidR="0022285C">
        <w:rPr>
          <w:noProof/>
        </w:rPr>
        <w:t>181</w:t>
      </w:r>
      <w:r>
        <w:rPr>
          <w:noProof/>
        </w:rPr>
        <w:fldChar w:fldCharType="end"/>
      </w:r>
    </w:p>
    <w:p w14:paraId="0A81CDC5" w14:textId="77777777" w:rsidR="00C82E07" w:rsidRDefault="00C82E07">
      <w:pPr>
        <w:pStyle w:val="INNH3"/>
        <w:tabs>
          <w:tab w:val="left" w:pos="1176"/>
          <w:tab w:val="right" w:leader="dot" w:pos="9016"/>
        </w:tabs>
        <w:rPr>
          <w:rFonts w:cstheme="minorBidi"/>
          <w:noProof/>
          <w:sz w:val="24"/>
          <w:szCs w:val="24"/>
          <w:lang w:val="fi-FI" w:eastAsia="ja-JP"/>
        </w:rPr>
      </w:pPr>
      <w:r>
        <w:rPr>
          <w:noProof/>
        </w:rPr>
        <w:t>7.5.1</w:t>
      </w:r>
      <w:r>
        <w:rPr>
          <w:rFonts w:cstheme="minorBidi"/>
          <w:noProof/>
          <w:sz w:val="24"/>
          <w:szCs w:val="24"/>
          <w:lang w:val="fi-FI" w:eastAsia="ja-JP"/>
        </w:rPr>
        <w:tab/>
      </w:r>
      <w:r>
        <w:rPr>
          <w:noProof/>
        </w:rPr>
        <w:t>Refleksiivipronomeni</w:t>
      </w:r>
      <w:r>
        <w:rPr>
          <w:noProof/>
        </w:rPr>
        <w:tab/>
      </w:r>
      <w:r>
        <w:rPr>
          <w:noProof/>
        </w:rPr>
        <w:fldChar w:fldCharType="begin"/>
      </w:r>
      <w:r>
        <w:rPr>
          <w:noProof/>
        </w:rPr>
        <w:instrText xml:space="preserve"> PAGEREF _Toc311273922 \h </w:instrText>
      </w:r>
      <w:r>
        <w:rPr>
          <w:noProof/>
        </w:rPr>
      </w:r>
      <w:r>
        <w:rPr>
          <w:noProof/>
        </w:rPr>
        <w:fldChar w:fldCharType="separate"/>
      </w:r>
      <w:r w:rsidR="0022285C">
        <w:rPr>
          <w:noProof/>
        </w:rPr>
        <w:t>181</w:t>
      </w:r>
      <w:r>
        <w:rPr>
          <w:noProof/>
        </w:rPr>
        <w:fldChar w:fldCharType="end"/>
      </w:r>
    </w:p>
    <w:p w14:paraId="30BFB1E5" w14:textId="77777777" w:rsidR="00C82E07" w:rsidRDefault="00C82E07">
      <w:pPr>
        <w:pStyle w:val="INNH3"/>
        <w:tabs>
          <w:tab w:val="right" w:leader="dot" w:pos="9016"/>
        </w:tabs>
        <w:rPr>
          <w:rFonts w:cstheme="minorBidi"/>
          <w:noProof/>
          <w:sz w:val="24"/>
          <w:szCs w:val="24"/>
          <w:lang w:val="fi-FI" w:eastAsia="ja-JP"/>
        </w:rPr>
      </w:pPr>
      <w:r>
        <w:rPr>
          <w:noProof/>
        </w:rPr>
        <w:t>Tabeli 42: Refleksiivipronomenin haamut</w:t>
      </w:r>
      <w:r>
        <w:rPr>
          <w:noProof/>
        </w:rPr>
        <w:tab/>
      </w:r>
      <w:r>
        <w:rPr>
          <w:noProof/>
        </w:rPr>
        <w:fldChar w:fldCharType="begin"/>
      </w:r>
      <w:r>
        <w:rPr>
          <w:noProof/>
        </w:rPr>
        <w:instrText xml:space="preserve"> PAGEREF _Toc311273923 \h </w:instrText>
      </w:r>
      <w:r>
        <w:rPr>
          <w:noProof/>
        </w:rPr>
      </w:r>
      <w:r>
        <w:rPr>
          <w:noProof/>
        </w:rPr>
        <w:fldChar w:fldCharType="separate"/>
      </w:r>
      <w:r w:rsidR="0022285C">
        <w:rPr>
          <w:noProof/>
        </w:rPr>
        <w:t>182</w:t>
      </w:r>
      <w:r>
        <w:rPr>
          <w:noProof/>
        </w:rPr>
        <w:fldChar w:fldCharType="end"/>
      </w:r>
    </w:p>
    <w:p w14:paraId="451861ED"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7.5.2</w:t>
      </w:r>
      <w:r>
        <w:rPr>
          <w:rFonts w:cstheme="minorBidi"/>
          <w:noProof/>
          <w:sz w:val="24"/>
          <w:szCs w:val="24"/>
          <w:lang w:val="fi-FI" w:eastAsia="ja-JP"/>
        </w:rPr>
        <w:tab/>
      </w:r>
      <w:r>
        <w:rPr>
          <w:noProof/>
        </w:rPr>
        <w:t>Resiprookkipronomenit</w:t>
      </w:r>
      <w:r>
        <w:rPr>
          <w:noProof/>
        </w:rPr>
        <w:tab/>
      </w:r>
      <w:r>
        <w:rPr>
          <w:noProof/>
        </w:rPr>
        <w:fldChar w:fldCharType="begin"/>
      </w:r>
      <w:r>
        <w:rPr>
          <w:noProof/>
        </w:rPr>
        <w:instrText xml:space="preserve"> PAGEREF _Toc311273924 \h </w:instrText>
      </w:r>
      <w:r>
        <w:rPr>
          <w:noProof/>
        </w:rPr>
      </w:r>
      <w:r>
        <w:rPr>
          <w:noProof/>
        </w:rPr>
        <w:fldChar w:fldCharType="separate"/>
      </w:r>
      <w:r w:rsidR="0022285C">
        <w:rPr>
          <w:noProof/>
        </w:rPr>
        <w:t>183</w:t>
      </w:r>
      <w:r>
        <w:rPr>
          <w:noProof/>
        </w:rPr>
        <w:fldChar w:fldCharType="end"/>
      </w:r>
    </w:p>
    <w:p w14:paraId="5371A2BA"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7.6</w:t>
      </w:r>
      <w:r>
        <w:rPr>
          <w:rFonts w:cstheme="minorBidi"/>
          <w:b w:val="0"/>
          <w:noProof/>
          <w:sz w:val="24"/>
          <w:szCs w:val="24"/>
          <w:lang w:val="fi-FI" w:eastAsia="ja-JP"/>
        </w:rPr>
        <w:tab/>
      </w:r>
      <w:r>
        <w:rPr>
          <w:noProof/>
        </w:rPr>
        <w:t>Kvanttoripronomenit</w:t>
      </w:r>
      <w:r>
        <w:rPr>
          <w:noProof/>
        </w:rPr>
        <w:tab/>
      </w:r>
      <w:r>
        <w:rPr>
          <w:noProof/>
        </w:rPr>
        <w:fldChar w:fldCharType="begin"/>
      </w:r>
      <w:r>
        <w:rPr>
          <w:noProof/>
        </w:rPr>
        <w:instrText xml:space="preserve"> PAGEREF _Toc311273925 \h </w:instrText>
      </w:r>
      <w:r>
        <w:rPr>
          <w:noProof/>
        </w:rPr>
      </w:r>
      <w:r>
        <w:rPr>
          <w:noProof/>
        </w:rPr>
        <w:fldChar w:fldCharType="separate"/>
      </w:r>
      <w:r w:rsidR="0022285C">
        <w:rPr>
          <w:noProof/>
        </w:rPr>
        <w:t>183</w:t>
      </w:r>
      <w:r>
        <w:rPr>
          <w:noProof/>
        </w:rPr>
        <w:fldChar w:fldCharType="end"/>
      </w:r>
    </w:p>
    <w:p w14:paraId="497CAD69" w14:textId="77777777" w:rsidR="00C82E07" w:rsidRDefault="00C82E07">
      <w:pPr>
        <w:pStyle w:val="INNH3"/>
        <w:tabs>
          <w:tab w:val="right" w:leader="dot" w:pos="9016"/>
        </w:tabs>
        <w:rPr>
          <w:rFonts w:cstheme="minorBidi"/>
          <w:noProof/>
          <w:sz w:val="24"/>
          <w:szCs w:val="24"/>
          <w:lang w:val="fi-FI" w:eastAsia="ja-JP"/>
        </w:rPr>
      </w:pPr>
      <w:r w:rsidRPr="00104213">
        <w:rPr>
          <w:noProof/>
          <w:lang w:val="fi-FI"/>
        </w:rPr>
        <w:t>Tabeli 43: Kvanttoripronomeniitten jako eri joukkhoin</w:t>
      </w:r>
      <w:r>
        <w:rPr>
          <w:noProof/>
        </w:rPr>
        <w:tab/>
      </w:r>
      <w:r>
        <w:rPr>
          <w:noProof/>
        </w:rPr>
        <w:fldChar w:fldCharType="begin"/>
      </w:r>
      <w:r>
        <w:rPr>
          <w:noProof/>
        </w:rPr>
        <w:instrText xml:space="preserve"> PAGEREF _Toc311273926 \h </w:instrText>
      </w:r>
      <w:r>
        <w:rPr>
          <w:noProof/>
        </w:rPr>
      </w:r>
      <w:r>
        <w:rPr>
          <w:noProof/>
        </w:rPr>
        <w:fldChar w:fldCharType="separate"/>
      </w:r>
      <w:r w:rsidR="0022285C">
        <w:rPr>
          <w:noProof/>
        </w:rPr>
        <w:t>184</w:t>
      </w:r>
      <w:r>
        <w:rPr>
          <w:noProof/>
        </w:rPr>
        <w:fldChar w:fldCharType="end"/>
      </w:r>
    </w:p>
    <w:p w14:paraId="4F1567F1"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7.6.1</w:t>
      </w:r>
      <w:r>
        <w:rPr>
          <w:rFonts w:cstheme="minorBidi"/>
          <w:noProof/>
          <w:sz w:val="24"/>
          <w:szCs w:val="24"/>
          <w:lang w:val="fi-FI" w:eastAsia="ja-JP"/>
        </w:rPr>
        <w:tab/>
      </w:r>
      <w:r w:rsidRPr="00104213">
        <w:rPr>
          <w:noProof/>
          <w:lang w:val="fi-FI"/>
        </w:rPr>
        <w:t xml:space="preserve">Indefinittiset: </w:t>
      </w:r>
      <w:r w:rsidRPr="00104213">
        <w:rPr>
          <w:i/>
          <w:noProof/>
          <w:lang w:val="fi-FI"/>
        </w:rPr>
        <w:t>joku</w:t>
      </w:r>
      <w:r w:rsidRPr="00104213">
        <w:rPr>
          <w:noProof/>
          <w:lang w:val="fi-FI"/>
        </w:rPr>
        <w:t>,</w:t>
      </w:r>
      <w:r w:rsidRPr="00104213">
        <w:rPr>
          <w:i/>
          <w:noProof/>
          <w:lang w:val="fi-FI"/>
        </w:rPr>
        <w:t xml:space="preserve"> jompikumpi</w:t>
      </w:r>
      <w:r w:rsidRPr="00104213">
        <w:rPr>
          <w:noProof/>
          <w:lang w:val="fi-FI"/>
        </w:rPr>
        <w:t>,</w:t>
      </w:r>
      <w:r w:rsidRPr="00104213">
        <w:rPr>
          <w:i/>
          <w:noProof/>
          <w:lang w:val="fi-FI"/>
        </w:rPr>
        <w:t xml:space="preserve"> yksi</w:t>
      </w:r>
      <w:r w:rsidRPr="00104213">
        <w:rPr>
          <w:noProof/>
          <w:lang w:val="fi-FI"/>
        </w:rPr>
        <w:t>,</w:t>
      </w:r>
      <w:r w:rsidRPr="00104213">
        <w:rPr>
          <w:i/>
          <w:noProof/>
          <w:lang w:val="fi-FI"/>
        </w:rPr>
        <w:t xml:space="preserve"> muutampi</w:t>
      </w:r>
      <w:r>
        <w:rPr>
          <w:noProof/>
        </w:rPr>
        <w:tab/>
      </w:r>
      <w:r>
        <w:rPr>
          <w:noProof/>
        </w:rPr>
        <w:fldChar w:fldCharType="begin"/>
      </w:r>
      <w:r>
        <w:rPr>
          <w:noProof/>
        </w:rPr>
        <w:instrText xml:space="preserve"> PAGEREF _Toc311273927 \h </w:instrText>
      </w:r>
      <w:r>
        <w:rPr>
          <w:noProof/>
        </w:rPr>
      </w:r>
      <w:r>
        <w:rPr>
          <w:noProof/>
        </w:rPr>
        <w:fldChar w:fldCharType="separate"/>
      </w:r>
      <w:r w:rsidR="0022285C">
        <w:rPr>
          <w:noProof/>
        </w:rPr>
        <w:t>184</w:t>
      </w:r>
      <w:r>
        <w:rPr>
          <w:noProof/>
        </w:rPr>
        <w:fldChar w:fldCharType="end"/>
      </w:r>
    </w:p>
    <w:p w14:paraId="03415761" w14:textId="77777777" w:rsidR="00C82E07" w:rsidRDefault="00C82E07">
      <w:pPr>
        <w:pStyle w:val="INNH3"/>
        <w:tabs>
          <w:tab w:val="right" w:leader="dot" w:pos="9016"/>
        </w:tabs>
        <w:rPr>
          <w:rFonts w:cstheme="minorBidi"/>
          <w:noProof/>
          <w:sz w:val="24"/>
          <w:szCs w:val="24"/>
          <w:lang w:val="fi-FI" w:eastAsia="ja-JP"/>
        </w:rPr>
      </w:pPr>
      <w:r>
        <w:rPr>
          <w:noProof/>
        </w:rPr>
        <w:t xml:space="preserve">Tabeli 44: Pronomenniitten </w:t>
      </w:r>
      <w:r w:rsidRPr="00104213">
        <w:rPr>
          <w:i/>
          <w:noProof/>
        </w:rPr>
        <w:t>joku</w:t>
      </w:r>
      <w:r>
        <w:rPr>
          <w:noProof/>
        </w:rPr>
        <w:t xml:space="preserve"> ja </w:t>
      </w:r>
      <w:r w:rsidRPr="00104213">
        <w:rPr>
          <w:i/>
          <w:noProof/>
        </w:rPr>
        <w:t xml:space="preserve">jompikumpi </w:t>
      </w:r>
      <w:r>
        <w:rPr>
          <w:noProof/>
        </w:rPr>
        <w:t>taivutus</w:t>
      </w:r>
      <w:r>
        <w:rPr>
          <w:noProof/>
        </w:rPr>
        <w:tab/>
      </w:r>
      <w:r>
        <w:rPr>
          <w:noProof/>
        </w:rPr>
        <w:fldChar w:fldCharType="begin"/>
      </w:r>
      <w:r>
        <w:rPr>
          <w:noProof/>
        </w:rPr>
        <w:instrText xml:space="preserve"> PAGEREF _Toc311273928 \h </w:instrText>
      </w:r>
      <w:r>
        <w:rPr>
          <w:noProof/>
        </w:rPr>
      </w:r>
      <w:r>
        <w:rPr>
          <w:noProof/>
        </w:rPr>
        <w:fldChar w:fldCharType="separate"/>
      </w:r>
      <w:r w:rsidR="0022285C">
        <w:rPr>
          <w:noProof/>
        </w:rPr>
        <w:t>184</w:t>
      </w:r>
      <w:r>
        <w:rPr>
          <w:noProof/>
        </w:rPr>
        <w:fldChar w:fldCharType="end"/>
      </w:r>
    </w:p>
    <w:p w14:paraId="7CC1DB02" w14:textId="77777777" w:rsidR="00C82E07" w:rsidRDefault="00C82E07">
      <w:pPr>
        <w:pStyle w:val="INNH3"/>
        <w:tabs>
          <w:tab w:val="right" w:leader="dot" w:pos="9016"/>
        </w:tabs>
        <w:rPr>
          <w:rFonts w:cstheme="minorBidi"/>
          <w:noProof/>
          <w:sz w:val="24"/>
          <w:szCs w:val="24"/>
          <w:lang w:val="fi-FI" w:eastAsia="ja-JP"/>
        </w:rPr>
      </w:pPr>
      <w:r>
        <w:rPr>
          <w:noProof/>
        </w:rPr>
        <w:t xml:space="preserve">Tabeli 45: Pronomenin </w:t>
      </w:r>
      <w:r w:rsidRPr="00104213">
        <w:rPr>
          <w:i/>
          <w:noProof/>
        </w:rPr>
        <w:t xml:space="preserve">muutampi </w:t>
      </w:r>
      <w:r>
        <w:rPr>
          <w:noProof/>
        </w:rPr>
        <w:t>taivutus</w:t>
      </w:r>
      <w:r>
        <w:rPr>
          <w:noProof/>
        </w:rPr>
        <w:tab/>
      </w:r>
      <w:r>
        <w:rPr>
          <w:noProof/>
        </w:rPr>
        <w:fldChar w:fldCharType="begin"/>
      </w:r>
      <w:r>
        <w:rPr>
          <w:noProof/>
        </w:rPr>
        <w:instrText xml:space="preserve"> PAGEREF _Toc311273929 \h </w:instrText>
      </w:r>
      <w:r>
        <w:rPr>
          <w:noProof/>
        </w:rPr>
      </w:r>
      <w:r>
        <w:rPr>
          <w:noProof/>
        </w:rPr>
        <w:fldChar w:fldCharType="separate"/>
      </w:r>
      <w:r w:rsidR="0022285C">
        <w:rPr>
          <w:noProof/>
        </w:rPr>
        <w:t>185</w:t>
      </w:r>
      <w:r>
        <w:rPr>
          <w:noProof/>
        </w:rPr>
        <w:fldChar w:fldCharType="end"/>
      </w:r>
    </w:p>
    <w:p w14:paraId="33FBD377"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7.6.2</w:t>
      </w:r>
      <w:r>
        <w:rPr>
          <w:rFonts w:cstheme="minorBidi"/>
          <w:noProof/>
          <w:sz w:val="24"/>
          <w:szCs w:val="24"/>
          <w:lang w:val="fi-FI" w:eastAsia="ja-JP"/>
        </w:rPr>
        <w:tab/>
      </w:r>
      <w:r w:rsidRPr="00104213">
        <w:rPr>
          <w:noProof/>
          <w:lang w:val="fi-FI"/>
        </w:rPr>
        <w:t xml:space="preserve">Universaaliset </w:t>
      </w:r>
      <w:r w:rsidRPr="00104213">
        <w:rPr>
          <w:i/>
          <w:noProof/>
          <w:lang w:val="fi-FI"/>
        </w:rPr>
        <w:t>kaikki</w:t>
      </w:r>
      <w:r w:rsidRPr="00104213">
        <w:rPr>
          <w:noProof/>
          <w:lang w:val="fi-FI"/>
        </w:rPr>
        <w:t>,</w:t>
      </w:r>
      <w:r w:rsidRPr="00104213">
        <w:rPr>
          <w:i/>
          <w:noProof/>
          <w:lang w:val="fi-FI"/>
        </w:rPr>
        <w:t xml:space="preserve"> koko</w:t>
      </w:r>
      <w:r w:rsidRPr="00104213">
        <w:rPr>
          <w:noProof/>
          <w:lang w:val="fi-FI"/>
        </w:rPr>
        <w:t>,</w:t>
      </w:r>
      <w:r w:rsidRPr="00104213">
        <w:rPr>
          <w:i/>
          <w:noProof/>
          <w:lang w:val="fi-FI"/>
        </w:rPr>
        <w:t xml:space="preserve"> molemat</w:t>
      </w:r>
      <w:r w:rsidRPr="00104213">
        <w:rPr>
          <w:noProof/>
          <w:lang w:val="fi-FI"/>
        </w:rPr>
        <w:t>,</w:t>
      </w:r>
      <w:r w:rsidRPr="00104213">
        <w:rPr>
          <w:i/>
          <w:noProof/>
          <w:lang w:val="fi-FI"/>
        </w:rPr>
        <w:t xml:space="preserve"> jokhainen</w:t>
      </w:r>
      <w:r w:rsidRPr="00104213">
        <w:rPr>
          <w:noProof/>
          <w:lang w:val="fi-FI"/>
        </w:rPr>
        <w:t>,</w:t>
      </w:r>
      <w:r w:rsidRPr="00104213">
        <w:rPr>
          <w:i/>
          <w:noProof/>
          <w:lang w:val="fi-FI"/>
        </w:rPr>
        <w:t xml:space="preserve"> joka</w:t>
      </w:r>
      <w:r w:rsidRPr="00104213">
        <w:rPr>
          <w:noProof/>
          <w:lang w:val="fi-FI"/>
        </w:rPr>
        <w:t>,</w:t>
      </w:r>
      <w:r w:rsidRPr="00104213">
        <w:rPr>
          <w:i/>
          <w:noProof/>
          <w:lang w:val="fi-FI"/>
        </w:rPr>
        <w:t xml:space="preserve"> joka ainua </w:t>
      </w:r>
      <w:r w:rsidRPr="00104213">
        <w:rPr>
          <w:noProof/>
          <w:lang w:val="fi-FI"/>
        </w:rPr>
        <w:t>~</w:t>
      </w:r>
      <w:r w:rsidRPr="00104213">
        <w:rPr>
          <w:i/>
          <w:noProof/>
          <w:lang w:val="fi-FI"/>
        </w:rPr>
        <w:t xml:space="preserve"> ainoa</w:t>
      </w:r>
      <w:r w:rsidRPr="00104213">
        <w:rPr>
          <w:noProof/>
          <w:lang w:val="fi-FI"/>
        </w:rPr>
        <w:t>,</w:t>
      </w:r>
      <w:r w:rsidRPr="00104213">
        <w:rPr>
          <w:i/>
          <w:noProof/>
          <w:lang w:val="fi-FI"/>
        </w:rPr>
        <w:t xml:space="preserve"> itte kuki </w:t>
      </w:r>
      <w:r w:rsidRPr="00104213">
        <w:rPr>
          <w:noProof/>
          <w:lang w:val="fi-FI"/>
        </w:rPr>
        <w:t xml:space="preserve">~ </w:t>
      </w:r>
      <w:r w:rsidRPr="00104213">
        <w:rPr>
          <w:i/>
          <w:noProof/>
          <w:lang w:val="fi-FI"/>
        </w:rPr>
        <w:t xml:space="preserve">kukanen </w:t>
      </w:r>
      <w:r w:rsidRPr="00104213">
        <w:rPr>
          <w:noProof/>
          <w:lang w:val="fi-FI"/>
        </w:rPr>
        <w:t xml:space="preserve">ja </w:t>
      </w:r>
      <w:r w:rsidRPr="00104213">
        <w:rPr>
          <w:i/>
          <w:noProof/>
          <w:lang w:val="fi-FI"/>
        </w:rPr>
        <w:t>kumpiki</w:t>
      </w:r>
      <w:r>
        <w:rPr>
          <w:noProof/>
        </w:rPr>
        <w:tab/>
      </w:r>
      <w:r>
        <w:rPr>
          <w:noProof/>
        </w:rPr>
        <w:fldChar w:fldCharType="begin"/>
      </w:r>
      <w:r>
        <w:rPr>
          <w:noProof/>
        </w:rPr>
        <w:instrText xml:space="preserve"> PAGEREF _Toc311273930 \h </w:instrText>
      </w:r>
      <w:r>
        <w:rPr>
          <w:noProof/>
        </w:rPr>
      </w:r>
      <w:r>
        <w:rPr>
          <w:noProof/>
        </w:rPr>
        <w:fldChar w:fldCharType="separate"/>
      </w:r>
      <w:r w:rsidR="0022285C">
        <w:rPr>
          <w:noProof/>
        </w:rPr>
        <w:t>186</w:t>
      </w:r>
      <w:r>
        <w:rPr>
          <w:noProof/>
        </w:rPr>
        <w:fldChar w:fldCharType="end"/>
      </w:r>
    </w:p>
    <w:p w14:paraId="5EEC50D3" w14:textId="77777777" w:rsidR="00C82E07" w:rsidRDefault="00C82E07">
      <w:pPr>
        <w:pStyle w:val="INNH3"/>
        <w:tabs>
          <w:tab w:val="right" w:leader="dot" w:pos="9016"/>
        </w:tabs>
        <w:rPr>
          <w:rFonts w:cstheme="minorBidi"/>
          <w:noProof/>
          <w:sz w:val="24"/>
          <w:szCs w:val="24"/>
          <w:lang w:val="fi-FI" w:eastAsia="ja-JP"/>
        </w:rPr>
      </w:pPr>
      <w:r>
        <w:rPr>
          <w:noProof/>
        </w:rPr>
        <w:t xml:space="preserve">Tabeli 46: Pronomenin </w:t>
      </w:r>
      <w:r w:rsidRPr="00104213">
        <w:rPr>
          <w:i/>
          <w:noProof/>
        </w:rPr>
        <w:t xml:space="preserve">molemat </w:t>
      </w:r>
      <w:r>
        <w:rPr>
          <w:noProof/>
        </w:rPr>
        <w:t>taivutus</w:t>
      </w:r>
      <w:r>
        <w:rPr>
          <w:noProof/>
        </w:rPr>
        <w:tab/>
      </w:r>
      <w:r>
        <w:rPr>
          <w:noProof/>
        </w:rPr>
        <w:fldChar w:fldCharType="begin"/>
      </w:r>
      <w:r>
        <w:rPr>
          <w:noProof/>
        </w:rPr>
        <w:instrText xml:space="preserve"> PAGEREF _Toc311273931 \h </w:instrText>
      </w:r>
      <w:r>
        <w:rPr>
          <w:noProof/>
        </w:rPr>
      </w:r>
      <w:r>
        <w:rPr>
          <w:noProof/>
        </w:rPr>
        <w:fldChar w:fldCharType="separate"/>
      </w:r>
      <w:r w:rsidR="0022285C">
        <w:rPr>
          <w:noProof/>
        </w:rPr>
        <w:t>187</w:t>
      </w:r>
      <w:r>
        <w:rPr>
          <w:noProof/>
        </w:rPr>
        <w:fldChar w:fldCharType="end"/>
      </w:r>
    </w:p>
    <w:p w14:paraId="2AE58B44" w14:textId="77777777" w:rsidR="00C82E07" w:rsidRDefault="00C82E07">
      <w:pPr>
        <w:pStyle w:val="INNH3"/>
        <w:tabs>
          <w:tab w:val="right" w:leader="dot" w:pos="9016"/>
        </w:tabs>
        <w:rPr>
          <w:rFonts w:cstheme="minorBidi"/>
          <w:noProof/>
          <w:sz w:val="24"/>
          <w:szCs w:val="24"/>
          <w:lang w:val="fi-FI" w:eastAsia="ja-JP"/>
        </w:rPr>
      </w:pPr>
      <w:r w:rsidRPr="00104213">
        <w:rPr>
          <w:noProof/>
          <w:lang w:val="fi-FI"/>
        </w:rPr>
        <w:t xml:space="preserve">Tabeli 47: Pronomenin </w:t>
      </w:r>
      <w:r w:rsidRPr="00104213">
        <w:rPr>
          <w:i/>
          <w:noProof/>
          <w:lang w:val="fi-FI"/>
        </w:rPr>
        <w:t xml:space="preserve">itte kuki </w:t>
      </w:r>
      <w:r w:rsidRPr="00104213">
        <w:rPr>
          <w:noProof/>
          <w:lang w:val="fi-FI"/>
        </w:rPr>
        <w:t>taivutus</w:t>
      </w:r>
      <w:r>
        <w:rPr>
          <w:noProof/>
        </w:rPr>
        <w:tab/>
      </w:r>
      <w:r>
        <w:rPr>
          <w:noProof/>
        </w:rPr>
        <w:fldChar w:fldCharType="begin"/>
      </w:r>
      <w:r>
        <w:rPr>
          <w:noProof/>
        </w:rPr>
        <w:instrText xml:space="preserve"> PAGEREF _Toc311273932 \h </w:instrText>
      </w:r>
      <w:r>
        <w:rPr>
          <w:noProof/>
        </w:rPr>
      </w:r>
      <w:r>
        <w:rPr>
          <w:noProof/>
        </w:rPr>
        <w:fldChar w:fldCharType="separate"/>
      </w:r>
      <w:r w:rsidR="0022285C">
        <w:rPr>
          <w:noProof/>
        </w:rPr>
        <w:t>188</w:t>
      </w:r>
      <w:r>
        <w:rPr>
          <w:noProof/>
        </w:rPr>
        <w:fldChar w:fldCharType="end"/>
      </w:r>
    </w:p>
    <w:p w14:paraId="431C76A9" w14:textId="77777777" w:rsidR="00C82E07" w:rsidRDefault="00C82E07">
      <w:pPr>
        <w:pStyle w:val="INNH3"/>
        <w:tabs>
          <w:tab w:val="right" w:leader="dot" w:pos="9016"/>
        </w:tabs>
        <w:rPr>
          <w:rFonts w:cstheme="minorBidi"/>
          <w:noProof/>
          <w:sz w:val="24"/>
          <w:szCs w:val="24"/>
          <w:lang w:val="fi-FI" w:eastAsia="ja-JP"/>
        </w:rPr>
      </w:pPr>
      <w:r>
        <w:rPr>
          <w:noProof/>
        </w:rPr>
        <w:t xml:space="preserve">Tabeli 48: Pronomenin </w:t>
      </w:r>
      <w:r w:rsidRPr="00104213">
        <w:rPr>
          <w:i/>
          <w:noProof/>
        </w:rPr>
        <w:t>kumpiki</w:t>
      </w:r>
      <w:r>
        <w:rPr>
          <w:noProof/>
        </w:rPr>
        <w:t xml:space="preserve"> taivutus</w:t>
      </w:r>
      <w:r>
        <w:rPr>
          <w:noProof/>
        </w:rPr>
        <w:tab/>
      </w:r>
      <w:r>
        <w:rPr>
          <w:noProof/>
        </w:rPr>
        <w:fldChar w:fldCharType="begin"/>
      </w:r>
      <w:r>
        <w:rPr>
          <w:noProof/>
        </w:rPr>
        <w:instrText xml:space="preserve"> PAGEREF _Toc311273933 \h </w:instrText>
      </w:r>
      <w:r>
        <w:rPr>
          <w:noProof/>
        </w:rPr>
      </w:r>
      <w:r>
        <w:rPr>
          <w:noProof/>
        </w:rPr>
        <w:fldChar w:fldCharType="separate"/>
      </w:r>
      <w:r w:rsidR="0022285C">
        <w:rPr>
          <w:noProof/>
        </w:rPr>
        <w:t>188</w:t>
      </w:r>
      <w:r>
        <w:rPr>
          <w:noProof/>
        </w:rPr>
        <w:fldChar w:fldCharType="end"/>
      </w:r>
    </w:p>
    <w:p w14:paraId="36010BC2"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7.6.3</w:t>
      </w:r>
      <w:r>
        <w:rPr>
          <w:rFonts w:cstheme="minorBidi"/>
          <w:noProof/>
          <w:sz w:val="24"/>
          <w:szCs w:val="24"/>
          <w:lang w:val="fi-FI" w:eastAsia="ja-JP"/>
        </w:rPr>
        <w:tab/>
      </w:r>
      <w:r w:rsidRPr="00104213">
        <w:rPr>
          <w:noProof/>
          <w:lang w:val="fi-FI"/>
        </w:rPr>
        <w:t>Kieltopronomenit</w:t>
      </w:r>
      <w:r>
        <w:rPr>
          <w:noProof/>
        </w:rPr>
        <w:tab/>
      </w:r>
      <w:r>
        <w:rPr>
          <w:noProof/>
        </w:rPr>
        <w:fldChar w:fldCharType="begin"/>
      </w:r>
      <w:r>
        <w:rPr>
          <w:noProof/>
        </w:rPr>
        <w:instrText xml:space="preserve"> PAGEREF _Toc311273934 \h </w:instrText>
      </w:r>
      <w:r>
        <w:rPr>
          <w:noProof/>
        </w:rPr>
      </w:r>
      <w:r>
        <w:rPr>
          <w:noProof/>
        </w:rPr>
        <w:fldChar w:fldCharType="separate"/>
      </w:r>
      <w:r w:rsidR="0022285C">
        <w:rPr>
          <w:noProof/>
        </w:rPr>
        <w:t>188</w:t>
      </w:r>
      <w:r>
        <w:rPr>
          <w:noProof/>
        </w:rPr>
        <w:fldChar w:fldCharType="end"/>
      </w:r>
    </w:p>
    <w:p w14:paraId="612CED90" w14:textId="77777777" w:rsidR="00C82E07" w:rsidRDefault="00C82E07">
      <w:pPr>
        <w:pStyle w:val="INNH3"/>
        <w:tabs>
          <w:tab w:val="right" w:leader="dot" w:pos="9016"/>
        </w:tabs>
        <w:rPr>
          <w:rFonts w:cstheme="minorBidi"/>
          <w:noProof/>
          <w:sz w:val="24"/>
          <w:szCs w:val="24"/>
          <w:lang w:val="fi-FI" w:eastAsia="ja-JP"/>
        </w:rPr>
      </w:pPr>
      <w:r w:rsidRPr="00104213">
        <w:rPr>
          <w:noProof/>
          <w:lang w:val="fi-FI"/>
        </w:rPr>
        <w:t xml:space="preserve">Tabeli 49: Pronomeniitten </w:t>
      </w:r>
      <w:r w:rsidRPr="00104213">
        <w:rPr>
          <w:i/>
          <w:noProof/>
          <w:lang w:val="fi-FI"/>
        </w:rPr>
        <w:t>kukhaan</w:t>
      </w:r>
      <w:r w:rsidRPr="00104213">
        <w:rPr>
          <w:noProof/>
          <w:lang w:val="fi-FI"/>
        </w:rPr>
        <w:t xml:space="preserve"> ja </w:t>
      </w:r>
      <w:r w:rsidRPr="00104213">
        <w:rPr>
          <w:i/>
          <w:noProof/>
          <w:lang w:val="fi-FI"/>
        </w:rPr>
        <w:t xml:space="preserve">mikhään </w:t>
      </w:r>
      <w:r w:rsidRPr="00104213">
        <w:rPr>
          <w:noProof/>
          <w:lang w:val="fi-FI"/>
        </w:rPr>
        <w:t>taivutus</w:t>
      </w:r>
      <w:r>
        <w:rPr>
          <w:noProof/>
        </w:rPr>
        <w:tab/>
      </w:r>
      <w:r>
        <w:rPr>
          <w:noProof/>
        </w:rPr>
        <w:fldChar w:fldCharType="begin"/>
      </w:r>
      <w:r>
        <w:rPr>
          <w:noProof/>
        </w:rPr>
        <w:instrText xml:space="preserve"> PAGEREF _Toc311273935 \h </w:instrText>
      </w:r>
      <w:r>
        <w:rPr>
          <w:noProof/>
        </w:rPr>
      </w:r>
      <w:r>
        <w:rPr>
          <w:noProof/>
        </w:rPr>
        <w:fldChar w:fldCharType="separate"/>
      </w:r>
      <w:r w:rsidR="0022285C">
        <w:rPr>
          <w:noProof/>
        </w:rPr>
        <w:t>189</w:t>
      </w:r>
      <w:r>
        <w:rPr>
          <w:noProof/>
        </w:rPr>
        <w:fldChar w:fldCharType="end"/>
      </w:r>
    </w:p>
    <w:p w14:paraId="13A29039"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7.6.4</w:t>
      </w:r>
      <w:r>
        <w:rPr>
          <w:rFonts w:cstheme="minorBidi"/>
          <w:noProof/>
          <w:sz w:val="24"/>
          <w:szCs w:val="24"/>
          <w:lang w:val="fi-FI" w:eastAsia="ja-JP"/>
        </w:rPr>
        <w:tab/>
      </w:r>
      <w:r w:rsidRPr="00104213">
        <w:rPr>
          <w:noProof/>
          <w:lang w:val="fi-FI"/>
        </w:rPr>
        <w:t>Lukumäärän pronomenit</w:t>
      </w:r>
      <w:r>
        <w:rPr>
          <w:noProof/>
        </w:rPr>
        <w:tab/>
      </w:r>
      <w:r>
        <w:rPr>
          <w:noProof/>
        </w:rPr>
        <w:fldChar w:fldCharType="begin"/>
      </w:r>
      <w:r>
        <w:rPr>
          <w:noProof/>
        </w:rPr>
        <w:instrText xml:space="preserve"> PAGEREF _Toc311273936 \h </w:instrText>
      </w:r>
      <w:r>
        <w:rPr>
          <w:noProof/>
        </w:rPr>
      </w:r>
      <w:r>
        <w:rPr>
          <w:noProof/>
        </w:rPr>
        <w:fldChar w:fldCharType="separate"/>
      </w:r>
      <w:r w:rsidR="0022285C">
        <w:rPr>
          <w:noProof/>
        </w:rPr>
        <w:t>190</w:t>
      </w:r>
      <w:r>
        <w:rPr>
          <w:noProof/>
        </w:rPr>
        <w:fldChar w:fldCharType="end"/>
      </w:r>
    </w:p>
    <w:p w14:paraId="5E838531" w14:textId="77777777" w:rsidR="00C82E07" w:rsidRDefault="00C82E07">
      <w:pPr>
        <w:pStyle w:val="INNH3"/>
        <w:tabs>
          <w:tab w:val="right" w:leader="dot" w:pos="9016"/>
        </w:tabs>
        <w:rPr>
          <w:rFonts w:cstheme="minorBidi"/>
          <w:noProof/>
          <w:sz w:val="24"/>
          <w:szCs w:val="24"/>
          <w:lang w:val="fi-FI" w:eastAsia="ja-JP"/>
        </w:rPr>
      </w:pPr>
      <w:r>
        <w:rPr>
          <w:noProof/>
        </w:rPr>
        <w:t xml:space="preserve">Tabeli 50: Pronomenin </w:t>
      </w:r>
      <w:r w:rsidRPr="00104213">
        <w:rPr>
          <w:i/>
          <w:noProof/>
        </w:rPr>
        <w:t xml:space="preserve">ussee </w:t>
      </w:r>
      <w:r>
        <w:rPr>
          <w:noProof/>
        </w:rPr>
        <w:t>~</w:t>
      </w:r>
      <w:r w:rsidRPr="00104213">
        <w:rPr>
          <w:i/>
          <w:noProof/>
        </w:rPr>
        <w:t xml:space="preserve"> usea </w:t>
      </w:r>
      <w:r>
        <w:rPr>
          <w:noProof/>
        </w:rPr>
        <w:t>~</w:t>
      </w:r>
      <w:r w:rsidRPr="00104213">
        <w:rPr>
          <w:i/>
          <w:noProof/>
        </w:rPr>
        <w:t xml:space="preserve"> usia</w:t>
      </w:r>
      <w:r>
        <w:rPr>
          <w:noProof/>
        </w:rPr>
        <w:t xml:space="preserve"> taivutus</w:t>
      </w:r>
      <w:r>
        <w:rPr>
          <w:noProof/>
        </w:rPr>
        <w:tab/>
      </w:r>
      <w:r>
        <w:rPr>
          <w:noProof/>
        </w:rPr>
        <w:fldChar w:fldCharType="begin"/>
      </w:r>
      <w:r>
        <w:rPr>
          <w:noProof/>
        </w:rPr>
        <w:instrText xml:space="preserve"> PAGEREF _Toc311273937 \h </w:instrText>
      </w:r>
      <w:r>
        <w:rPr>
          <w:noProof/>
        </w:rPr>
      </w:r>
      <w:r>
        <w:rPr>
          <w:noProof/>
        </w:rPr>
        <w:fldChar w:fldCharType="separate"/>
      </w:r>
      <w:r w:rsidR="0022285C">
        <w:rPr>
          <w:noProof/>
        </w:rPr>
        <w:t>191</w:t>
      </w:r>
      <w:r>
        <w:rPr>
          <w:noProof/>
        </w:rPr>
        <w:fldChar w:fldCharType="end"/>
      </w:r>
    </w:p>
    <w:p w14:paraId="76998243"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7.6.5</w:t>
      </w:r>
      <w:r>
        <w:rPr>
          <w:rFonts w:cstheme="minorBidi"/>
          <w:noProof/>
          <w:sz w:val="24"/>
          <w:szCs w:val="24"/>
          <w:lang w:val="fi-FI" w:eastAsia="ja-JP"/>
        </w:rPr>
        <w:tab/>
      </w:r>
      <w:r w:rsidRPr="00104213">
        <w:rPr>
          <w:noProof/>
          <w:lang w:val="fi-FI"/>
        </w:rPr>
        <w:t xml:space="preserve">Kysymäpronomenit </w:t>
      </w:r>
      <w:r w:rsidRPr="00104213">
        <w:rPr>
          <w:i/>
          <w:noProof/>
          <w:lang w:val="fi-FI"/>
        </w:rPr>
        <w:t>kuka</w:t>
      </w:r>
      <w:r w:rsidRPr="00104213">
        <w:rPr>
          <w:noProof/>
          <w:lang w:val="fi-FI"/>
        </w:rPr>
        <w:t xml:space="preserve"> ja </w:t>
      </w:r>
      <w:r w:rsidRPr="00104213">
        <w:rPr>
          <w:i/>
          <w:noProof/>
          <w:lang w:val="fi-FI"/>
        </w:rPr>
        <w:t>mikä</w:t>
      </w:r>
      <w:r w:rsidRPr="00104213">
        <w:rPr>
          <w:noProof/>
          <w:lang w:val="fi-FI"/>
        </w:rPr>
        <w:t xml:space="preserve"> kvanttoripronomenina</w:t>
      </w:r>
      <w:r>
        <w:rPr>
          <w:noProof/>
        </w:rPr>
        <w:tab/>
      </w:r>
      <w:r>
        <w:rPr>
          <w:noProof/>
        </w:rPr>
        <w:fldChar w:fldCharType="begin"/>
      </w:r>
      <w:r>
        <w:rPr>
          <w:noProof/>
        </w:rPr>
        <w:instrText xml:space="preserve"> PAGEREF _Toc311273938 \h </w:instrText>
      </w:r>
      <w:r>
        <w:rPr>
          <w:noProof/>
        </w:rPr>
      </w:r>
      <w:r>
        <w:rPr>
          <w:noProof/>
        </w:rPr>
        <w:fldChar w:fldCharType="separate"/>
      </w:r>
      <w:r w:rsidR="0022285C">
        <w:rPr>
          <w:noProof/>
        </w:rPr>
        <w:t>192</w:t>
      </w:r>
      <w:r>
        <w:rPr>
          <w:noProof/>
        </w:rPr>
        <w:fldChar w:fldCharType="end"/>
      </w:r>
    </w:p>
    <w:p w14:paraId="7A273FE5"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7.7</w:t>
      </w:r>
      <w:r>
        <w:rPr>
          <w:rFonts w:cstheme="minorBidi"/>
          <w:b w:val="0"/>
          <w:noProof/>
          <w:sz w:val="24"/>
          <w:szCs w:val="24"/>
          <w:lang w:val="fi-FI" w:eastAsia="ja-JP"/>
        </w:rPr>
        <w:tab/>
      </w:r>
      <w:r>
        <w:rPr>
          <w:noProof/>
        </w:rPr>
        <w:t xml:space="preserve">Muita pronomenniita muistuttavvii sannoi: </w:t>
      </w:r>
      <w:r w:rsidRPr="00104213">
        <w:rPr>
          <w:i/>
          <w:noProof/>
        </w:rPr>
        <w:t>sama</w:t>
      </w:r>
      <w:r>
        <w:rPr>
          <w:noProof/>
        </w:rPr>
        <w:t>,</w:t>
      </w:r>
      <w:r w:rsidRPr="00104213">
        <w:rPr>
          <w:i/>
          <w:noProof/>
          <w:lang w:val="fi-FI"/>
        </w:rPr>
        <w:t xml:space="preserve"> eri</w:t>
      </w:r>
      <w:r w:rsidRPr="00104213">
        <w:rPr>
          <w:noProof/>
          <w:lang w:val="fi-FI"/>
        </w:rPr>
        <w:t>,</w:t>
      </w:r>
      <w:r w:rsidRPr="00104213">
        <w:rPr>
          <w:i/>
          <w:noProof/>
          <w:lang w:val="fi-FI"/>
        </w:rPr>
        <w:t xml:space="preserve"> muu</w:t>
      </w:r>
      <w:r w:rsidRPr="00104213">
        <w:rPr>
          <w:noProof/>
          <w:lang w:val="fi-FI"/>
        </w:rPr>
        <w:t xml:space="preserve">, </w:t>
      </w:r>
      <w:r w:rsidRPr="00104213">
        <w:rPr>
          <w:i/>
          <w:noProof/>
          <w:lang w:val="fi-FI"/>
        </w:rPr>
        <w:t>toinen</w:t>
      </w:r>
      <w:r w:rsidRPr="00104213">
        <w:rPr>
          <w:noProof/>
          <w:lang w:val="fi-FI"/>
        </w:rPr>
        <w:t>,</w:t>
      </w:r>
      <w:r w:rsidRPr="00104213">
        <w:rPr>
          <w:i/>
          <w:noProof/>
          <w:lang w:val="fi-FI"/>
        </w:rPr>
        <w:t xml:space="preserve"> itte</w:t>
      </w:r>
      <w:r>
        <w:rPr>
          <w:noProof/>
        </w:rPr>
        <w:tab/>
      </w:r>
      <w:r>
        <w:rPr>
          <w:noProof/>
        </w:rPr>
        <w:fldChar w:fldCharType="begin"/>
      </w:r>
      <w:r>
        <w:rPr>
          <w:noProof/>
        </w:rPr>
        <w:instrText xml:space="preserve"> PAGEREF _Toc311273939 \h </w:instrText>
      </w:r>
      <w:r>
        <w:rPr>
          <w:noProof/>
        </w:rPr>
      </w:r>
      <w:r>
        <w:rPr>
          <w:noProof/>
        </w:rPr>
        <w:fldChar w:fldCharType="separate"/>
      </w:r>
      <w:r w:rsidR="0022285C">
        <w:rPr>
          <w:noProof/>
        </w:rPr>
        <w:t>193</w:t>
      </w:r>
      <w:r>
        <w:rPr>
          <w:noProof/>
        </w:rPr>
        <w:fldChar w:fldCharType="end"/>
      </w:r>
    </w:p>
    <w:p w14:paraId="4ECB2243" w14:textId="77777777" w:rsidR="00C82E07" w:rsidRDefault="00C82E07">
      <w:pPr>
        <w:pStyle w:val="INNH1"/>
        <w:tabs>
          <w:tab w:val="left" w:pos="382"/>
          <w:tab w:val="right" w:leader="dot" w:pos="9016"/>
        </w:tabs>
        <w:rPr>
          <w:rFonts w:cstheme="minorBidi"/>
          <w:b w:val="0"/>
          <w:noProof/>
          <w:lang w:val="fi-FI" w:eastAsia="ja-JP"/>
        </w:rPr>
      </w:pPr>
      <w:r>
        <w:rPr>
          <w:noProof/>
        </w:rPr>
        <w:t>8</w:t>
      </w:r>
      <w:r>
        <w:rPr>
          <w:rFonts w:cstheme="minorBidi"/>
          <w:b w:val="0"/>
          <w:noProof/>
          <w:lang w:val="fi-FI" w:eastAsia="ja-JP"/>
        </w:rPr>
        <w:tab/>
      </w:r>
      <w:r>
        <w:rPr>
          <w:noProof/>
        </w:rPr>
        <w:t>Lukusanat</w:t>
      </w:r>
      <w:r>
        <w:rPr>
          <w:noProof/>
        </w:rPr>
        <w:tab/>
      </w:r>
      <w:r>
        <w:rPr>
          <w:noProof/>
        </w:rPr>
        <w:fldChar w:fldCharType="begin"/>
      </w:r>
      <w:r>
        <w:rPr>
          <w:noProof/>
        </w:rPr>
        <w:instrText xml:space="preserve"> PAGEREF _Toc311273940 \h </w:instrText>
      </w:r>
      <w:r>
        <w:rPr>
          <w:noProof/>
        </w:rPr>
      </w:r>
      <w:r>
        <w:rPr>
          <w:noProof/>
        </w:rPr>
        <w:fldChar w:fldCharType="separate"/>
      </w:r>
      <w:r w:rsidR="0022285C">
        <w:rPr>
          <w:noProof/>
        </w:rPr>
        <w:t>195</w:t>
      </w:r>
      <w:r>
        <w:rPr>
          <w:noProof/>
        </w:rPr>
        <w:fldChar w:fldCharType="end"/>
      </w:r>
    </w:p>
    <w:p w14:paraId="61EE37BC"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8.1</w:t>
      </w:r>
      <w:r>
        <w:rPr>
          <w:rFonts w:cstheme="minorBidi"/>
          <w:b w:val="0"/>
          <w:noProof/>
          <w:sz w:val="24"/>
          <w:szCs w:val="24"/>
          <w:lang w:val="fi-FI" w:eastAsia="ja-JP"/>
        </w:rPr>
        <w:tab/>
      </w:r>
      <w:r>
        <w:rPr>
          <w:noProof/>
        </w:rPr>
        <w:t>Kardinaalit</w:t>
      </w:r>
      <w:r>
        <w:rPr>
          <w:noProof/>
        </w:rPr>
        <w:tab/>
      </w:r>
      <w:r>
        <w:rPr>
          <w:noProof/>
        </w:rPr>
        <w:fldChar w:fldCharType="begin"/>
      </w:r>
      <w:r>
        <w:rPr>
          <w:noProof/>
        </w:rPr>
        <w:instrText xml:space="preserve"> PAGEREF _Toc311273941 \h </w:instrText>
      </w:r>
      <w:r>
        <w:rPr>
          <w:noProof/>
        </w:rPr>
      </w:r>
      <w:r>
        <w:rPr>
          <w:noProof/>
        </w:rPr>
        <w:fldChar w:fldCharType="separate"/>
      </w:r>
      <w:r w:rsidR="0022285C">
        <w:rPr>
          <w:noProof/>
        </w:rPr>
        <w:t>195</w:t>
      </w:r>
      <w:r>
        <w:rPr>
          <w:noProof/>
        </w:rPr>
        <w:fldChar w:fldCharType="end"/>
      </w:r>
    </w:p>
    <w:p w14:paraId="0ADD0782" w14:textId="77777777" w:rsidR="00C82E07" w:rsidRDefault="00C82E07">
      <w:pPr>
        <w:pStyle w:val="INNH3"/>
        <w:tabs>
          <w:tab w:val="right" w:leader="dot" w:pos="9016"/>
        </w:tabs>
        <w:rPr>
          <w:rFonts w:cstheme="minorBidi"/>
          <w:noProof/>
          <w:sz w:val="24"/>
          <w:szCs w:val="24"/>
          <w:lang w:val="fi-FI" w:eastAsia="ja-JP"/>
        </w:rPr>
      </w:pPr>
      <w:r>
        <w:rPr>
          <w:noProof/>
        </w:rPr>
        <w:t>Tabeli 51: Kardinaaliitten 1–10 taivutus, singulaari</w:t>
      </w:r>
      <w:r>
        <w:rPr>
          <w:noProof/>
        </w:rPr>
        <w:tab/>
      </w:r>
      <w:r>
        <w:rPr>
          <w:noProof/>
        </w:rPr>
        <w:fldChar w:fldCharType="begin"/>
      </w:r>
      <w:r>
        <w:rPr>
          <w:noProof/>
        </w:rPr>
        <w:instrText xml:space="preserve"> PAGEREF _Toc311273942 \h </w:instrText>
      </w:r>
      <w:r>
        <w:rPr>
          <w:noProof/>
        </w:rPr>
      </w:r>
      <w:r>
        <w:rPr>
          <w:noProof/>
        </w:rPr>
        <w:fldChar w:fldCharType="separate"/>
      </w:r>
      <w:r w:rsidR="0022285C">
        <w:rPr>
          <w:noProof/>
        </w:rPr>
        <w:t>195</w:t>
      </w:r>
      <w:r>
        <w:rPr>
          <w:noProof/>
        </w:rPr>
        <w:fldChar w:fldCharType="end"/>
      </w:r>
    </w:p>
    <w:p w14:paraId="5C75C264" w14:textId="77777777" w:rsidR="00C82E07" w:rsidRDefault="00C82E07">
      <w:pPr>
        <w:pStyle w:val="INNH3"/>
        <w:tabs>
          <w:tab w:val="right" w:leader="dot" w:pos="9016"/>
        </w:tabs>
        <w:rPr>
          <w:rFonts w:cstheme="minorBidi"/>
          <w:noProof/>
          <w:sz w:val="24"/>
          <w:szCs w:val="24"/>
          <w:lang w:val="fi-FI" w:eastAsia="ja-JP"/>
        </w:rPr>
      </w:pPr>
      <w:r>
        <w:rPr>
          <w:noProof/>
        </w:rPr>
        <w:t>Tabeli 52: Kardinaaliitten 1–10 taivutus, pluraali</w:t>
      </w:r>
      <w:r>
        <w:rPr>
          <w:noProof/>
        </w:rPr>
        <w:tab/>
      </w:r>
      <w:r>
        <w:rPr>
          <w:noProof/>
        </w:rPr>
        <w:fldChar w:fldCharType="begin"/>
      </w:r>
      <w:r>
        <w:rPr>
          <w:noProof/>
        </w:rPr>
        <w:instrText xml:space="preserve"> PAGEREF _Toc311273943 \h </w:instrText>
      </w:r>
      <w:r>
        <w:rPr>
          <w:noProof/>
        </w:rPr>
      </w:r>
      <w:r>
        <w:rPr>
          <w:noProof/>
        </w:rPr>
        <w:fldChar w:fldCharType="separate"/>
      </w:r>
      <w:r w:rsidR="0022285C">
        <w:rPr>
          <w:noProof/>
        </w:rPr>
        <w:t>196</w:t>
      </w:r>
      <w:r>
        <w:rPr>
          <w:noProof/>
        </w:rPr>
        <w:fldChar w:fldCharType="end"/>
      </w:r>
    </w:p>
    <w:p w14:paraId="2CAF7110" w14:textId="77777777" w:rsidR="00C82E07" w:rsidRDefault="00C82E07">
      <w:pPr>
        <w:pStyle w:val="INNH3"/>
        <w:tabs>
          <w:tab w:val="left" w:pos="1176"/>
          <w:tab w:val="right" w:leader="dot" w:pos="9016"/>
        </w:tabs>
        <w:rPr>
          <w:rFonts w:cstheme="minorBidi"/>
          <w:noProof/>
          <w:sz w:val="24"/>
          <w:szCs w:val="24"/>
          <w:lang w:val="fi-FI" w:eastAsia="ja-JP"/>
        </w:rPr>
      </w:pPr>
      <w:r w:rsidRPr="00104213">
        <w:rPr>
          <w:noProof/>
          <w:lang w:val="fi-FI"/>
        </w:rPr>
        <w:t>8.1.1</w:t>
      </w:r>
      <w:r>
        <w:rPr>
          <w:rFonts w:cstheme="minorBidi"/>
          <w:noProof/>
          <w:sz w:val="24"/>
          <w:szCs w:val="24"/>
          <w:lang w:val="fi-FI" w:eastAsia="ja-JP"/>
        </w:rPr>
        <w:tab/>
      </w:r>
      <w:r w:rsidRPr="00104213">
        <w:rPr>
          <w:noProof/>
          <w:lang w:val="fi-FI"/>
        </w:rPr>
        <w:t>Kardinaalit syntaktin ja fraasin osana</w:t>
      </w:r>
      <w:r>
        <w:rPr>
          <w:noProof/>
        </w:rPr>
        <w:tab/>
      </w:r>
      <w:r>
        <w:rPr>
          <w:noProof/>
        </w:rPr>
        <w:fldChar w:fldCharType="begin"/>
      </w:r>
      <w:r>
        <w:rPr>
          <w:noProof/>
        </w:rPr>
        <w:instrText xml:space="preserve"> PAGEREF _Toc311273944 \h </w:instrText>
      </w:r>
      <w:r>
        <w:rPr>
          <w:noProof/>
        </w:rPr>
      </w:r>
      <w:r>
        <w:rPr>
          <w:noProof/>
        </w:rPr>
        <w:fldChar w:fldCharType="separate"/>
      </w:r>
      <w:r w:rsidR="0022285C">
        <w:rPr>
          <w:noProof/>
        </w:rPr>
        <w:t>197</w:t>
      </w:r>
      <w:r>
        <w:rPr>
          <w:noProof/>
        </w:rPr>
        <w:fldChar w:fldCharType="end"/>
      </w:r>
    </w:p>
    <w:p w14:paraId="61913A84"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8.2</w:t>
      </w:r>
      <w:r>
        <w:rPr>
          <w:rFonts w:cstheme="minorBidi"/>
          <w:b w:val="0"/>
          <w:noProof/>
          <w:sz w:val="24"/>
          <w:szCs w:val="24"/>
          <w:lang w:val="fi-FI" w:eastAsia="ja-JP"/>
        </w:rPr>
        <w:tab/>
      </w:r>
      <w:r>
        <w:rPr>
          <w:noProof/>
        </w:rPr>
        <w:t>Ordinaalit</w:t>
      </w:r>
      <w:r>
        <w:rPr>
          <w:noProof/>
        </w:rPr>
        <w:tab/>
      </w:r>
      <w:r>
        <w:rPr>
          <w:noProof/>
        </w:rPr>
        <w:fldChar w:fldCharType="begin"/>
      </w:r>
      <w:r>
        <w:rPr>
          <w:noProof/>
        </w:rPr>
        <w:instrText xml:space="preserve"> PAGEREF _Toc311273945 \h </w:instrText>
      </w:r>
      <w:r>
        <w:rPr>
          <w:noProof/>
        </w:rPr>
      </w:r>
      <w:r>
        <w:rPr>
          <w:noProof/>
        </w:rPr>
        <w:fldChar w:fldCharType="separate"/>
      </w:r>
      <w:r w:rsidR="0022285C">
        <w:rPr>
          <w:noProof/>
        </w:rPr>
        <w:t>198</w:t>
      </w:r>
      <w:r>
        <w:rPr>
          <w:noProof/>
        </w:rPr>
        <w:fldChar w:fldCharType="end"/>
      </w:r>
    </w:p>
    <w:p w14:paraId="1B7ED3A4" w14:textId="77777777" w:rsidR="00C82E07" w:rsidRDefault="00C82E07">
      <w:pPr>
        <w:pStyle w:val="INNH3"/>
        <w:tabs>
          <w:tab w:val="right" w:leader="dot" w:pos="9016"/>
        </w:tabs>
        <w:rPr>
          <w:rFonts w:cstheme="minorBidi"/>
          <w:noProof/>
          <w:sz w:val="24"/>
          <w:szCs w:val="24"/>
          <w:lang w:val="fi-FI" w:eastAsia="ja-JP"/>
        </w:rPr>
      </w:pPr>
      <w:r>
        <w:rPr>
          <w:noProof/>
        </w:rPr>
        <w:t>Tabeli 53: Ordinaaliitten taivutus</w:t>
      </w:r>
      <w:r>
        <w:rPr>
          <w:noProof/>
        </w:rPr>
        <w:tab/>
      </w:r>
      <w:r>
        <w:rPr>
          <w:noProof/>
        </w:rPr>
        <w:fldChar w:fldCharType="begin"/>
      </w:r>
      <w:r>
        <w:rPr>
          <w:noProof/>
        </w:rPr>
        <w:instrText xml:space="preserve"> PAGEREF _Toc311273946 \h </w:instrText>
      </w:r>
      <w:r>
        <w:rPr>
          <w:noProof/>
        </w:rPr>
      </w:r>
      <w:r>
        <w:rPr>
          <w:noProof/>
        </w:rPr>
        <w:fldChar w:fldCharType="separate"/>
      </w:r>
      <w:r w:rsidR="0022285C">
        <w:rPr>
          <w:noProof/>
        </w:rPr>
        <w:t>199</w:t>
      </w:r>
      <w:r>
        <w:rPr>
          <w:noProof/>
        </w:rPr>
        <w:fldChar w:fldCharType="end"/>
      </w:r>
    </w:p>
    <w:p w14:paraId="6B89ED74" w14:textId="77777777" w:rsidR="00C82E07" w:rsidRDefault="00C82E07">
      <w:pPr>
        <w:pStyle w:val="INNH1"/>
        <w:tabs>
          <w:tab w:val="left" w:pos="382"/>
          <w:tab w:val="right" w:leader="dot" w:pos="9016"/>
        </w:tabs>
        <w:rPr>
          <w:rFonts w:cstheme="minorBidi"/>
          <w:b w:val="0"/>
          <w:noProof/>
          <w:lang w:val="fi-FI" w:eastAsia="ja-JP"/>
        </w:rPr>
      </w:pPr>
      <w:r>
        <w:rPr>
          <w:noProof/>
        </w:rPr>
        <w:t>9</w:t>
      </w:r>
      <w:r>
        <w:rPr>
          <w:rFonts w:cstheme="minorBidi"/>
          <w:b w:val="0"/>
          <w:noProof/>
          <w:lang w:val="fi-FI" w:eastAsia="ja-JP"/>
        </w:rPr>
        <w:tab/>
      </w:r>
      <w:r>
        <w:rPr>
          <w:noProof/>
        </w:rPr>
        <w:t>Adverbit</w:t>
      </w:r>
      <w:r>
        <w:rPr>
          <w:noProof/>
        </w:rPr>
        <w:tab/>
      </w:r>
      <w:r>
        <w:rPr>
          <w:noProof/>
        </w:rPr>
        <w:fldChar w:fldCharType="begin"/>
      </w:r>
      <w:r>
        <w:rPr>
          <w:noProof/>
        </w:rPr>
        <w:instrText xml:space="preserve"> PAGEREF _Toc311273947 \h </w:instrText>
      </w:r>
      <w:r>
        <w:rPr>
          <w:noProof/>
        </w:rPr>
      </w:r>
      <w:r>
        <w:rPr>
          <w:noProof/>
        </w:rPr>
        <w:fldChar w:fldCharType="separate"/>
      </w:r>
      <w:r w:rsidR="0022285C">
        <w:rPr>
          <w:noProof/>
        </w:rPr>
        <w:t>202</w:t>
      </w:r>
      <w:r>
        <w:rPr>
          <w:noProof/>
        </w:rPr>
        <w:fldChar w:fldCharType="end"/>
      </w:r>
    </w:p>
    <w:p w14:paraId="256761C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9.1</w:t>
      </w:r>
      <w:r>
        <w:rPr>
          <w:rFonts w:cstheme="minorBidi"/>
          <w:b w:val="0"/>
          <w:noProof/>
          <w:sz w:val="24"/>
          <w:szCs w:val="24"/>
          <w:lang w:val="fi-FI" w:eastAsia="ja-JP"/>
        </w:rPr>
        <w:tab/>
      </w:r>
      <w:r>
        <w:rPr>
          <w:noProof/>
        </w:rPr>
        <w:t>Adverbiista ylheisesti</w:t>
      </w:r>
      <w:r>
        <w:rPr>
          <w:noProof/>
        </w:rPr>
        <w:tab/>
      </w:r>
      <w:r>
        <w:rPr>
          <w:noProof/>
        </w:rPr>
        <w:fldChar w:fldCharType="begin"/>
      </w:r>
      <w:r>
        <w:rPr>
          <w:noProof/>
        </w:rPr>
        <w:instrText xml:space="preserve"> PAGEREF _Toc311273948 \h </w:instrText>
      </w:r>
      <w:r>
        <w:rPr>
          <w:noProof/>
        </w:rPr>
      </w:r>
      <w:r>
        <w:rPr>
          <w:noProof/>
        </w:rPr>
        <w:fldChar w:fldCharType="separate"/>
      </w:r>
      <w:r w:rsidR="0022285C">
        <w:rPr>
          <w:noProof/>
        </w:rPr>
        <w:t>202</w:t>
      </w:r>
      <w:r>
        <w:rPr>
          <w:noProof/>
        </w:rPr>
        <w:fldChar w:fldCharType="end"/>
      </w:r>
    </w:p>
    <w:p w14:paraId="0A1F7CE5"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9.2</w:t>
      </w:r>
      <w:r>
        <w:rPr>
          <w:rFonts w:cstheme="minorBidi"/>
          <w:b w:val="0"/>
          <w:noProof/>
          <w:sz w:val="24"/>
          <w:szCs w:val="24"/>
          <w:lang w:val="fi-FI" w:eastAsia="ja-JP"/>
        </w:rPr>
        <w:tab/>
      </w:r>
      <w:r>
        <w:rPr>
          <w:noProof/>
        </w:rPr>
        <w:t>Paikan adverbit</w:t>
      </w:r>
      <w:r>
        <w:rPr>
          <w:noProof/>
        </w:rPr>
        <w:tab/>
      </w:r>
      <w:r>
        <w:rPr>
          <w:noProof/>
        </w:rPr>
        <w:fldChar w:fldCharType="begin"/>
      </w:r>
      <w:r>
        <w:rPr>
          <w:noProof/>
        </w:rPr>
        <w:instrText xml:space="preserve"> PAGEREF _Toc311273949 \h </w:instrText>
      </w:r>
      <w:r>
        <w:rPr>
          <w:noProof/>
        </w:rPr>
      </w:r>
      <w:r>
        <w:rPr>
          <w:noProof/>
        </w:rPr>
        <w:fldChar w:fldCharType="separate"/>
      </w:r>
      <w:r w:rsidR="0022285C">
        <w:rPr>
          <w:noProof/>
        </w:rPr>
        <w:t>203</w:t>
      </w:r>
      <w:r>
        <w:rPr>
          <w:noProof/>
        </w:rPr>
        <w:fldChar w:fldCharType="end"/>
      </w:r>
    </w:p>
    <w:p w14:paraId="75070FFD" w14:textId="77777777" w:rsidR="00C82E07" w:rsidRDefault="00C82E07">
      <w:pPr>
        <w:pStyle w:val="INNH3"/>
        <w:tabs>
          <w:tab w:val="left" w:pos="1176"/>
          <w:tab w:val="right" w:leader="dot" w:pos="9016"/>
        </w:tabs>
        <w:rPr>
          <w:rFonts w:cstheme="minorBidi"/>
          <w:noProof/>
          <w:sz w:val="24"/>
          <w:szCs w:val="24"/>
          <w:lang w:val="fi-FI" w:eastAsia="ja-JP"/>
        </w:rPr>
      </w:pPr>
      <w:r>
        <w:rPr>
          <w:noProof/>
        </w:rPr>
        <w:t>9.2.1</w:t>
      </w:r>
      <w:r>
        <w:rPr>
          <w:rFonts w:cstheme="minorBidi"/>
          <w:noProof/>
          <w:sz w:val="24"/>
          <w:szCs w:val="24"/>
          <w:lang w:val="fi-FI" w:eastAsia="ja-JP"/>
        </w:rPr>
        <w:tab/>
      </w:r>
      <w:r>
        <w:rPr>
          <w:noProof/>
        </w:rPr>
        <w:t>Paikan proadverbii</w:t>
      </w:r>
      <w:r>
        <w:rPr>
          <w:noProof/>
        </w:rPr>
        <w:tab/>
      </w:r>
      <w:r>
        <w:rPr>
          <w:noProof/>
        </w:rPr>
        <w:fldChar w:fldCharType="begin"/>
      </w:r>
      <w:r>
        <w:rPr>
          <w:noProof/>
        </w:rPr>
        <w:instrText xml:space="preserve"> PAGEREF _Toc311273950 \h </w:instrText>
      </w:r>
      <w:r>
        <w:rPr>
          <w:noProof/>
        </w:rPr>
      </w:r>
      <w:r>
        <w:rPr>
          <w:noProof/>
        </w:rPr>
        <w:fldChar w:fldCharType="separate"/>
      </w:r>
      <w:r w:rsidR="0022285C">
        <w:rPr>
          <w:noProof/>
        </w:rPr>
        <w:t>204</w:t>
      </w:r>
      <w:r>
        <w:rPr>
          <w:noProof/>
        </w:rPr>
        <w:fldChar w:fldCharType="end"/>
      </w:r>
    </w:p>
    <w:p w14:paraId="2AFD62F5" w14:textId="77777777" w:rsidR="00C82E07" w:rsidRDefault="00C82E07">
      <w:pPr>
        <w:pStyle w:val="INNH3"/>
        <w:tabs>
          <w:tab w:val="right" w:leader="dot" w:pos="9016"/>
        </w:tabs>
        <w:rPr>
          <w:rFonts w:cstheme="minorBidi"/>
          <w:noProof/>
          <w:sz w:val="24"/>
          <w:szCs w:val="24"/>
          <w:lang w:val="fi-FI" w:eastAsia="ja-JP"/>
        </w:rPr>
      </w:pPr>
      <w:r>
        <w:rPr>
          <w:noProof/>
        </w:rPr>
        <w:t>Tabeli 54: Pronomeni contra proadverbi</w:t>
      </w:r>
      <w:r>
        <w:rPr>
          <w:noProof/>
        </w:rPr>
        <w:tab/>
      </w:r>
      <w:r>
        <w:rPr>
          <w:noProof/>
        </w:rPr>
        <w:fldChar w:fldCharType="begin"/>
      </w:r>
      <w:r>
        <w:rPr>
          <w:noProof/>
        </w:rPr>
        <w:instrText xml:space="preserve"> PAGEREF _Toc311273951 \h </w:instrText>
      </w:r>
      <w:r>
        <w:rPr>
          <w:noProof/>
        </w:rPr>
      </w:r>
      <w:r>
        <w:rPr>
          <w:noProof/>
        </w:rPr>
        <w:fldChar w:fldCharType="separate"/>
      </w:r>
      <w:r w:rsidR="0022285C">
        <w:rPr>
          <w:noProof/>
        </w:rPr>
        <w:t>204</w:t>
      </w:r>
      <w:r>
        <w:rPr>
          <w:noProof/>
        </w:rPr>
        <w:fldChar w:fldCharType="end"/>
      </w:r>
    </w:p>
    <w:p w14:paraId="55CA2932" w14:textId="77777777" w:rsidR="00C82E07" w:rsidRDefault="00C82E07">
      <w:pPr>
        <w:pStyle w:val="INNH3"/>
        <w:tabs>
          <w:tab w:val="right" w:leader="dot" w:pos="9016"/>
        </w:tabs>
        <w:rPr>
          <w:rFonts w:cstheme="minorBidi"/>
          <w:noProof/>
          <w:sz w:val="24"/>
          <w:szCs w:val="24"/>
          <w:lang w:val="fi-FI" w:eastAsia="ja-JP"/>
        </w:rPr>
      </w:pPr>
      <w:r>
        <w:rPr>
          <w:noProof/>
        </w:rPr>
        <w:t>Tabeli 55: Paikan proadverbiitten komparatiivi</w:t>
      </w:r>
      <w:r>
        <w:rPr>
          <w:noProof/>
        </w:rPr>
        <w:tab/>
      </w:r>
      <w:r>
        <w:rPr>
          <w:noProof/>
        </w:rPr>
        <w:fldChar w:fldCharType="begin"/>
      </w:r>
      <w:r>
        <w:rPr>
          <w:noProof/>
        </w:rPr>
        <w:instrText xml:space="preserve"> PAGEREF _Toc311273952 \h </w:instrText>
      </w:r>
      <w:r>
        <w:rPr>
          <w:noProof/>
        </w:rPr>
      </w:r>
      <w:r>
        <w:rPr>
          <w:noProof/>
        </w:rPr>
        <w:fldChar w:fldCharType="separate"/>
      </w:r>
      <w:r w:rsidR="0022285C">
        <w:rPr>
          <w:noProof/>
        </w:rPr>
        <w:t>204</w:t>
      </w:r>
      <w:r>
        <w:rPr>
          <w:noProof/>
        </w:rPr>
        <w:fldChar w:fldCharType="end"/>
      </w:r>
    </w:p>
    <w:p w14:paraId="479B34FC" w14:textId="77777777" w:rsidR="00C82E07" w:rsidRDefault="00C82E07">
      <w:pPr>
        <w:pStyle w:val="INNH3"/>
        <w:tabs>
          <w:tab w:val="left" w:pos="1176"/>
          <w:tab w:val="right" w:leader="dot" w:pos="9016"/>
        </w:tabs>
        <w:rPr>
          <w:rFonts w:cstheme="minorBidi"/>
          <w:noProof/>
          <w:sz w:val="24"/>
          <w:szCs w:val="24"/>
          <w:lang w:val="fi-FI" w:eastAsia="ja-JP"/>
        </w:rPr>
      </w:pPr>
      <w:r>
        <w:rPr>
          <w:noProof/>
        </w:rPr>
        <w:lastRenderedPageBreak/>
        <w:t>9.2.2</w:t>
      </w:r>
      <w:r>
        <w:rPr>
          <w:rFonts w:cstheme="minorBidi"/>
          <w:noProof/>
          <w:sz w:val="24"/>
          <w:szCs w:val="24"/>
          <w:lang w:val="fi-FI" w:eastAsia="ja-JP"/>
        </w:rPr>
        <w:tab/>
      </w:r>
      <w:r>
        <w:rPr>
          <w:noProof/>
        </w:rPr>
        <w:t>Relatiivinen paikka</w:t>
      </w:r>
      <w:r>
        <w:rPr>
          <w:noProof/>
        </w:rPr>
        <w:tab/>
      </w:r>
      <w:r>
        <w:rPr>
          <w:noProof/>
        </w:rPr>
        <w:fldChar w:fldCharType="begin"/>
      </w:r>
      <w:r>
        <w:rPr>
          <w:noProof/>
        </w:rPr>
        <w:instrText xml:space="preserve"> PAGEREF _Toc311273953 \h </w:instrText>
      </w:r>
      <w:r>
        <w:rPr>
          <w:noProof/>
        </w:rPr>
      </w:r>
      <w:r>
        <w:rPr>
          <w:noProof/>
        </w:rPr>
        <w:fldChar w:fldCharType="separate"/>
      </w:r>
      <w:r w:rsidR="0022285C">
        <w:rPr>
          <w:noProof/>
        </w:rPr>
        <w:t>205</w:t>
      </w:r>
      <w:r>
        <w:rPr>
          <w:noProof/>
        </w:rPr>
        <w:fldChar w:fldCharType="end"/>
      </w:r>
    </w:p>
    <w:p w14:paraId="284C8EE0" w14:textId="77777777" w:rsidR="00C82E07" w:rsidRDefault="00C82E07">
      <w:pPr>
        <w:pStyle w:val="INNH3"/>
        <w:tabs>
          <w:tab w:val="left" w:pos="1176"/>
          <w:tab w:val="right" w:leader="dot" w:pos="9016"/>
        </w:tabs>
        <w:rPr>
          <w:rFonts w:cstheme="minorBidi"/>
          <w:noProof/>
          <w:sz w:val="24"/>
          <w:szCs w:val="24"/>
          <w:lang w:val="fi-FI" w:eastAsia="ja-JP"/>
        </w:rPr>
      </w:pPr>
      <w:r>
        <w:rPr>
          <w:noProof/>
        </w:rPr>
        <w:t>9.2.3</w:t>
      </w:r>
      <w:r>
        <w:rPr>
          <w:rFonts w:cstheme="minorBidi"/>
          <w:noProof/>
          <w:sz w:val="24"/>
          <w:szCs w:val="24"/>
          <w:lang w:val="fi-FI" w:eastAsia="ja-JP"/>
        </w:rPr>
        <w:tab/>
      </w:r>
      <w:r>
        <w:rPr>
          <w:noProof/>
        </w:rPr>
        <w:t>Muita paikan adverbii</w:t>
      </w:r>
      <w:r>
        <w:rPr>
          <w:noProof/>
        </w:rPr>
        <w:tab/>
      </w:r>
      <w:r>
        <w:rPr>
          <w:noProof/>
        </w:rPr>
        <w:fldChar w:fldCharType="begin"/>
      </w:r>
      <w:r>
        <w:rPr>
          <w:noProof/>
        </w:rPr>
        <w:instrText xml:space="preserve"> PAGEREF _Toc311273954 \h </w:instrText>
      </w:r>
      <w:r>
        <w:rPr>
          <w:noProof/>
        </w:rPr>
      </w:r>
      <w:r>
        <w:rPr>
          <w:noProof/>
        </w:rPr>
        <w:fldChar w:fldCharType="separate"/>
      </w:r>
      <w:r w:rsidR="0022285C">
        <w:rPr>
          <w:noProof/>
        </w:rPr>
        <w:t>205</w:t>
      </w:r>
      <w:r>
        <w:rPr>
          <w:noProof/>
        </w:rPr>
        <w:fldChar w:fldCharType="end"/>
      </w:r>
    </w:p>
    <w:p w14:paraId="1C11ED5C"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9.3</w:t>
      </w:r>
      <w:r>
        <w:rPr>
          <w:rFonts w:cstheme="minorBidi"/>
          <w:b w:val="0"/>
          <w:noProof/>
          <w:sz w:val="24"/>
          <w:szCs w:val="24"/>
          <w:lang w:val="fi-FI" w:eastAsia="ja-JP"/>
        </w:rPr>
        <w:tab/>
      </w:r>
      <w:r>
        <w:rPr>
          <w:noProof/>
        </w:rPr>
        <w:t>Aijan adverbit</w:t>
      </w:r>
      <w:r>
        <w:rPr>
          <w:noProof/>
        </w:rPr>
        <w:tab/>
      </w:r>
      <w:r>
        <w:rPr>
          <w:noProof/>
        </w:rPr>
        <w:fldChar w:fldCharType="begin"/>
      </w:r>
      <w:r>
        <w:rPr>
          <w:noProof/>
        </w:rPr>
        <w:instrText xml:space="preserve"> PAGEREF _Toc311273955 \h </w:instrText>
      </w:r>
      <w:r>
        <w:rPr>
          <w:noProof/>
        </w:rPr>
      </w:r>
      <w:r>
        <w:rPr>
          <w:noProof/>
        </w:rPr>
        <w:fldChar w:fldCharType="separate"/>
      </w:r>
      <w:r w:rsidR="0022285C">
        <w:rPr>
          <w:noProof/>
        </w:rPr>
        <w:t>206</w:t>
      </w:r>
      <w:r>
        <w:rPr>
          <w:noProof/>
        </w:rPr>
        <w:fldChar w:fldCharType="end"/>
      </w:r>
    </w:p>
    <w:p w14:paraId="76CBAEEC" w14:textId="77777777" w:rsidR="00C82E07" w:rsidRDefault="00C82E07">
      <w:pPr>
        <w:pStyle w:val="INNH3"/>
        <w:tabs>
          <w:tab w:val="left" w:pos="1176"/>
          <w:tab w:val="right" w:leader="dot" w:pos="9016"/>
        </w:tabs>
        <w:rPr>
          <w:rFonts w:cstheme="minorBidi"/>
          <w:noProof/>
          <w:sz w:val="24"/>
          <w:szCs w:val="24"/>
          <w:lang w:val="fi-FI" w:eastAsia="ja-JP"/>
        </w:rPr>
      </w:pPr>
      <w:r>
        <w:rPr>
          <w:noProof/>
        </w:rPr>
        <w:t>9.3.1</w:t>
      </w:r>
      <w:r>
        <w:rPr>
          <w:rFonts w:cstheme="minorBidi"/>
          <w:noProof/>
          <w:sz w:val="24"/>
          <w:szCs w:val="24"/>
          <w:lang w:val="fi-FI" w:eastAsia="ja-JP"/>
        </w:rPr>
        <w:tab/>
      </w:r>
      <w:r>
        <w:rPr>
          <w:noProof/>
        </w:rPr>
        <w:t>Aika muun aijan suhtheen</w:t>
      </w:r>
      <w:r>
        <w:rPr>
          <w:noProof/>
        </w:rPr>
        <w:tab/>
      </w:r>
      <w:r>
        <w:rPr>
          <w:noProof/>
        </w:rPr>
        <w:fldChar w:fldCharType="begin"/>
      </w:r>
      <w:r>
        <w:rPr>
          <w:noProof/>
        </w:rPr>
        <w:instrText xml:space="preserve"> PAGEREF _Toc311273956 \h </w:instrText>
      </w:r>
      <w:r>
        <w:rPr>
          <w:noProof/>
        </w:rPr>
      </w:r>
      <w:r>
        <w:rPr>
          <w:noProof/>
        </w:rPr>
        <w:fldChar w:fldCharType="separate"/>
      </w:r>
      <w:r w:rsidR="0022285C">
        <w:rPr>
          <w:noProof/>
        </w:rPr>
        <w:t>206</w:t>
      </w:r>
      <w:r>
        <w:rPr>
          <w:noProof/>
        </w:rPr>
        <w:fldChar w:fldCharType="end"/>
      </w:r>
    </w:p>
    <w:p w14:paraId="7F027F07" w14:textId="77777777" w:rsidR="00C82E07" w:rsidRDefault="00C82E07">
      <w:pPr>
        <w:pStyle w:val="INNH3"/>
        <w:tabs>
          <w:tab w:val="left" w:pos="1176"/>
          <w:tab w:val="right" w:leader="dot" w:pos="9016"/>
        </w:tabs>
        <w:rPr>
          <w:rFonts w:cstheme="minorBidi"/>
          <w:noProof/>
          <w:sz w:val="24"/>
          <w:szCs w:val="24"/>
          <w:lang w:val="fi-FI" w:eastAsia="ja-JP"/>
        </w:rPr>
      </w:pPr>
      <w:r>
        <w:rPr>
          <w:noProof/>
        </w:rPr>
        <w:t>9.3.2</w:t>
      </w:r>
      <w:r>
        <w:rPr>
          <w:rFonts w:cstheme="minorBidi"/>
          <w:noProof/>
          <w:sz w:val="24"/>
          <w:szCs w:val="24"/>
          <w:lang w:val="fi-FI" w:eastAsia="ja-JP"/>
        </w:rPr>
        <w:tab/>
      </w:r>
      <w:r>
        <w:rPr>
          <w:noProof/>
        </w:rPr>
        <w:t>Jatkuuva ja toistuuva aika</w:t>
      </w:r>
      <w:r>
        <w:rPr>
          <w:noProof/>
        </w:rPr>
        <w:tab/>
      </w:r>
      <w:r>
        <w:rPr>
          <w:noProof/>
        </w:rPr>
        <w:fldChar w:fldCharType="begin"/>
      </w:r>
      <w:r>
        <w:rPr>
          <w:noProof/>
        </w:rPr>
        <w:instrText xml:space="preserve"> PAGEREF _Toc311273957 \h </w:instrText>
      </w:r>
      <w:r>
        <w:rPr>
          <w:noProof/>
        </w:rPr>
      </w:r>
      <w:r>
        <w:rPr>
          <w:noProof/>
        </w:rPr>
        <w:fldChar w:fldCharType="separate"/>
      </w:r>
      <w:r w:rsidR="0022285C">
        <w:rPr>
          <w:noProof/>
        </w:rPr>
        <w:t>207</w:t>
      </w:r>
      <w:r>
        <w:rPr>
          <w:noProof/>
        </w:rPr>
        <w:fldChar w:fldCharType="end"/>
      </w:r>
    </w:p>
    <w:p w14:paraId="1DD033F2" w14:textId="77777777" w:rsidR="00C82E07" w:rsidRDefault="00C82E07">
      <w:pPr>
        <w:pStyle w:val="INNH3"/>
        <w:tabs>
          <w:tab w:val="left" w:pos="1176"/>
          <w:tab w:val="right" w:leader="dot" w:pos="9016"/>
        </w:tabs>
        <w:rPr>
          <w:rFonts w:cstheme="minorBidi"/>
          <w:noProof/>
          <w:sz w:val="24"/>
          <w:szCs w:val="24"/>
          <w:lang w:val="fi-FI" w:eastAsia="ja-JP"/>
        </w:rPr>
      </w:pPr>
      <w:r>
        <w:rPr>
          <w:noProof/>
        </w:rPr>
        <w:t>9.3.3</w:t>
      </w:r>
      <w:r>
        <w:rPr>
          <w:rFonts w:cstheme="minorBidi"/>
          <w:noProof/>
          <w:sz w:val="24"/>
          <w:szCs w:val="24"/>
          <w:lang w:val="fi-FI" w:eastAsia="ja-JP"/>
        </w:rPr>
        <w:tab/>
      </w:r>
      <w:r>
        <w:rPr>
          <w:noProof/>
        </w:rPr>
        <w:t xml:space="preserve">Aijan alku- ja loppukohta: </w:t>
      </w:r>
      <w:r w:rsidRPr="00104213">
        <w:rPr>
          <w:i/>
          <w:noProof/>
        </w:rPr>
        <w:t>kiini</w:t>
      </w:r>
      <w:r>
        <w:rPr>
          <w:noProof/>
        </w:rPr>
        <w:t>(</w:t>
      </w:r>
      <w:r w:rsidRPr="00104213">
        <w:rPr>
          <w:i/>
          <w:noProof/>
        </w:rPr>
        <w:t>t</w:t>
      </w:r>
      <w:r>
        <w:rPr>
          <w:noProof/>
        </w:rPr>
        <w:t>)</w:t>
      </w:r>
      <w:r w:rsidRPr="00104213">
        <w:rPr>
          <w:i/>
          <w:noProof/>
        </w:rPr>
        <w:t xml:space="preserve"> – saakka</w:t>
      </w:r>
      <w:r>
        <w:rPr>
          <w:noProof/>
        </w:rPr>
        <w:t>/</w:t>
      </w:r>
      <w:r w:rsidRPr="00104213">
        <w:rPr>
          <w:i/>
          <w:noProof/>
        </w:rPr>
        <w:t>asti</w:t>
      </w:r>
      <w:r>
        <w:rPr>
          <w:noProof/>
        </w:rPr>
        <w:tab/>
      </w:r>
      <w:r>
        <w:rPr>
          <w:noProof/>
        </w:rPr>
        <w:fldChar w:fldCharType="begin"/>
      </w:r>
      <w:r>
        <w:rPr>
          <w:noProof/>
        </w:rPr>
        <w:instrText xml:space="preserve"> PAGEREF _Toc311273958 \h </w:instrText>
      </w:r>
      <w:r>
        <w:rPr>
          <w:noProof/>
        </w:rPr>
      </w:r>
      <w:r>
        <w:rPr>
          <w:noProof/>
        </w:rPr>
        <w:fldChar w:fldCharType="separate"/>
      </w:r>
      <w:r w:rsidR="0022285C">
        <w:rPr>
          <w:noProof/>
        </w:rPr>
        <w:t>207</w:t>
      </w:r>
      <w:r>
        <w:rPr>
          <w:noProof/>
        </w:rPr>
        <w:fldChar w:fldCharType="end"/>
      </w:r>
    </w:p>
    <w:p w14:paraId="57657CE4"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9.4</w:t>
      </w:r>
      <w:r>
        <w:rPr>
          <w:rFonts w:cstheme="minorBidi"/>
          <w:b w:val="0"/>
          <w:noProof/>
          <w:sz w:val="24"/>
          <w:szCs w:val="24"/>
          <w:lang w:val="fi-FI" w:eastAsia="ja-JP"/>
        </w:rPr>
        <w:tab/>
      </w:r>
      <w:r>
        <w:rPr>
          <w:noProof/>
        </w:rPr>
        <w:t>Tavan adverbit</w:t>
      </w:r>
      <w:r>
        <w:rPr>
          <w:noProof/>
        </w:rPr>
        <w:tab/>
      </w:r>
      <w:r>
        <w:rPr>
          <w:noProof/>
        </w:rPr>
        <w:fldChar w:fldCharType="begin"/>
      </w:r>
      <w:r>
        <w:rPr>
          <w:noProof/>
        </w:rPr>
        <w:instrText xml:space="preserve"> PAGEREF _Toc311273959 \h </w:instrText>
      </w:r>
      <w:r>
        <w:rPr>
          <w:noProof/>
        </w:rPr>
      </w:r>
      <w:r>
        <w:rPr>
          <w:noProof/>
        </w:rPr>
        <w:fldChar w:fldCharType="separate"/>
      </w:r>
      <w:r w:rsidR="0022285C">
        <w:rPr>
          <w:noProof/>
        </w:rPr>
        <w:t>207</w:t>
      </w:r>
      <w:r>
        <w:rPr>
          <w:noProof/>
        </w:rPr>
        <w:fldChar w:fldCharType="end"/>
      </w:r>
    </w:p>
    <w:p w14:paraId="6B751696" w14:textId="77777777" w:rsidR="00C82E07" w:rsidRDefault="00C82E07">
      <w:pPr>
        <w:pStyle w:val="INNH3"/>
        <w:tabs>
          <w:tab w:val="left" w:pos="1176"/>
          <w:tab w:val="right" w:leader="dot" w:pos="9016"/>
        </w:tabs>
        <w:rPr>
          <w:rFonts w:cstheme="minorBidi"/>
          <w:noProof/>
          <w:sz w:val="24"/>
          <w:szCs w:val="24"/>
          <w:lang w:val="fi-FI" w:eastAsia="ja-JP"/>
        </w:rPr>
      </w:pPr>
      <w:r>
        <w:rPr>
          <w:noProof/>
        </w:rPr>
        <w:t>9.4.1</w:t>
      </w:r>
      <w:r>
        <w:rPr>
          <w:rFonts w:cstheme="minorBidi"/>
          <w:noProof/>
          <w:sz w:val="24"/>
          <w:szCs w:val="24"/>
          <w:lang w:val="fi-FI" w:eastAsia="ja-JP"/>
        </w:rPr>
        <w:tab/>
      </w:r>
      <w:r>
        <w:rPr>
          <w:noProof/>
        </w:rPr>
        <w:t>-</w:t>
      </w:r>
      <w:r w:rsidRPr="00104213">
        <w:rPr>
          <w:i/>
          <w:noProof/>
        </w:rPr>
        <w:t>sti</w:t>
      </w:r>
      <w:r>
        <w:rPr>
          <w:noProof/>
        </w:rPr>
        <w:t>-adverbit</w:t>
      </w:r>
      <w:r>
        <w:rPr>
          <w:noProof/>
        </w:rPr>
        <w:tab/>
      </w:r>
      <w:r>
        <w:rPr>
          <w:noProof/>
        </w:rPr>
        <w:fldChar w:fldCharType="begin"/>
      </w:r>
      <w:r>
        <w:rPr>
          <w:noProof/>
        </w:rPr>
        <w:instrText xml:space="preserve"> PAGEREF _Toc311273960 \h </w:instrText>
      </w:r>
      <w:r>
        <w:rPr>
          <w:noProof/>
        </w:rPr>
      </w:r>
      <w:r>
        <w:rPr>
          <w:noProof/>
        </w:rPr>
        <w:fldChar w:fldCharType="separate"/>
      </w:r>
      <w:r w:rsidR="0022285C">
        <w:rPr>
          <w:noProof/>
        </w:rPr>
        <w:t>208</w:t>
      </w:r>
      <w:r>
        <w:rPr>
          <w:noProof/>
        </w:rPr>
        <w:fldChar w:fldCharType="end"/>
      </w:r>
    </w:p>
    <w:p w14:paraId="05F05794" w14:textId="77777777" w:rsidR="00C82E07" w:rsidRDefault="00C82E07">
      <w:pPr>
        <w:pStyle w:val="INNH3"/>
        <w:tabs>
          <w:tab w:val="right" w:leader="dot" w:pos="9016"/>
        </w:tabs>
        <w:rPr>
          <w:rFonts w:cstheme="minorBidi"/>
          <w:noProof/>
          <w:sz w:val="24"/>
          <w:szCs w:val="24"/>
          <w:lang w:val="fi-FI" w:eastAsia="ja-JP"/>
        </w:rPr>
      </w:pPr>
      <w:r>
        <w:rPr>
          <w:noProof/>
        </w:rPr>
        <w:t xml:space="preserve">Tabeli 56: </w:t>
      </w:r>
      <w:r w:rsidRPr="00104213">
        <w:rPr>
          <w:i/>
          <w:noProof/>
        </w:rPr>
        <w:t>sti-</w:t>
      </w:r>
      <w:r>
        <w:rPr>
          <w:noProof/>
        </w:rPr>
        <w:t>adverbiitten komparasuuni</w:t>
      </w:r>
      <w:r>
        <w:rPr>
          <w:noProof/>
        </w:rPr>
        <w:tab/>
      </w:r>
      <w:r>
        <w:rPr>
          <w:noProof/>
        </w:rPr>
        <w:fldChar w:fldCharType="begin"/>
      </w:r>
      <w:r>
        <w:rPr>
          <w:noProof/>
        </w:rPr>
        <w:instrText xml:space="preserve"> PAGEREF _Toc311273961 \h </w:instrText>
      </w:r>
      <w:r>
        <w:rPr>
          <w:noProof/>
        </w:rPr>
      </w:r>
      <w:r>
        <w:rPr>
          <w:noProof/>
        </w:rPr>
        <w:fldChar w:fldCharType="separate"/>
      </w:r>
      <w:r w:rsidR="0022285C">
        <w:rPr>
          <w:noProof/>
        </w:rPr>
        <w:t>208</w:t>
      </w:r>
      <w:r>
        <w:rPr>
          <w:noProof/>
        </w:rPr>
        <w:fldChar w:fldCharType="end"/>
      </w:r>
    </w:p>
    <w:p w14:paraId="705C8F92" w14:textId="77777777" w:rsidR="00C82E07" w:rsidRDefault="00C82E07">
      <w:pPr>
        <w:pStyle w:val="INNH3"/>
        <w:tabs>
          <w:tab w:val="left" w:pos="1176"/>
          <w:tab w:val="right" w:leader="dot" w:pos="9016"/>
        </w:tabs>
        <w:rPr>
          <w:rFonts w:cstheme="minorBidi"/>
          <w:noProof/>
          <w:sz w:val="24"/>
          <w:szCs w:val="24"/>
          <w:lang w:val="fi-FI" w:eastAsia="ja-JP"/>
        </w:rPr>
      </w:pPr>
      <w:r>
        <w:rPr>
          <w:noProof/>
        </w:rPr>
        <w:t>9.4.2</w:t>
      </w:r>
      <w:r>
        <w:rPr>
          <w:rFonts w:cstheme="minorBidi"/>
          <w:noProof/>
          <w:sz w:val="24"/>
          <w:szCs w:val="24"/>
          <w:lang w:val="fi-FI" w:eastAsia="ja-JP"/>
        </w:rPr>
        <w:tab/>
      </w:r>
      <w:r>
        <w:rPr>
          <w:noProof/>
        </w:rPr>
        <w:t>Muita tavan adverbiita</w:t>
      </w:r>
      <w:r>
        <w:rPr>
          <w:noProof/>
        </w:rPr>
        <w:tab/>
      </w:r>
      <w:r>
        <w:rPr>
          <w:noProof/>
        </w:rPr>
        <w:fldChar w:fldCharType="begin"/>
      </w:r>
      <w:r>
        <w:rPr>
          <w:noProof/>
        </w:rPr>
        <w:instrText xml:space="preserve"> PAGEREF _Toc311273962 \h </w:instrText>
      </w:r>
      <w:r>
        <w:rPr>
          <w:noProof/>
        </w:rPr>
      </w:r>
      <w:r>
        <w:rPr>
          <w:noProof/>
        </w:rPr>
        <w:fldChar w:fldCharType="separate"/>
      </w:r>
      <w:r w:rsidR="0022285C">
        <w:rPr>
          <w:noProof/>
        </w:rPr>
        <w:t>208</w:t>
      </w:r>
      <w:r>
        <w:rPr>
          <w:noProof/>
        </w:rPr>
        <w:fldChar w:fldCharType="end"/>
      </w:r>
    </w:p>
    <w:p w14:paraId="29FCC6D5" w14:textId="77777777" w:rsidR="00C82E07" w:rsidRDefault="00C82E07">
      <w:pPr>
        <w:pStyle w:val="INNH3"/>
        <w:tabs>
          <w:tab w:val="left" w:pos="1176"/>
          <w:tab w:val="right" w:leader="dot" w:pos="9016"/>
        </w:tabs>
        <w:rPr>
          <w:rFonts w:cstheme="minorBidi"/>
          <w:noProof/>
          <w:sz w:val="24"/>
          <w:szCs w:val="24"/>
          <w:lang w:val="fi-FI" w:eastAsia="ja-JP"/>
        </w:rPr>
      </w:pPr>
      <w:r>
        <w:rPr>
          <w:noProof/>
        </w:rPr>
        <w:t>9.4.3</w:t>
      </w:r>
      <w:r>
        <w:rPr>
          <w:rFonts w:cstheme="minorBidi"/>
          <w:noProof/>
          <w:sz w:val="24"/>
          <w:szCs w:val="24"/>
          <w:lang w:val="fi-FI" w:eastAsia="ja-JP"/>
        </w:rPr>
        <w:tab/>
      </w:r>
      <w:r>
        <w:rPr>
          <w:noProof/>
        </w:rPr>
        <w:t>Olotila-adverbiita</w:t>
      </w:r>
      <w:r>
        <w:rPr>
          <w:noProof/>
        </w:rPr>
        <w:tab/>
      </w:r>
      <w:r>
        <w:rPr>
          <w:noProof/>
        </w:rPr>
        <w:fldChar w:fldCharType="begin"/>
      </w:r>
      <w:r>
        <w:rPr>
          <w:noProof/>
        </w:rPr>
        <w:instrText xml:space="preserve"> PAGEREF _Toc311273963 \h </w:instrText>
      </w:r>
      <w:r>
        <w:rPr>
          <w:noProof/>
        </w:rPr>
      </w:r>
      <w:r>
        <w:rPr>
          <w:noProof/>
        </w:rPr>
        <w:fldChar w:fldCharType="separate"/>
      </w:r>
      <w:r w:rsidR="0022285C">
        <w:rPr>
          <w:noProof/>
        </w:rPr>
        <w:t>209</w:t>
      </w:r>
      <w:r>
        <w:rPr>
          <w:noProof/>
        </w:rPr>
        <w:fldChar w:fldCharType="end"/>
      </w:r>
    </w:p>
    <w:p w14:paraId="61649758"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9.5</w:t>
      </w:r>
      <w:r>
        <w:rPr>
          <w:rFonts w:cstheme="minorBidi"/>
          <w:b w:val="0"/>
          <w:noProof/>
          <w:sz w:val="24"/>
          <w:szCs w:val="24"/>
          <w:lang w:val="fi-FI" w:eastAsia="ja-JP"/>
        </w:rPr>
        <w:tab/>
      </w:r>
      <w:r>
        <w:rPr>
          <w:noProof/>
        </w:rPr>
        <w:t>Määrän adverbit</w:t>
      </w:r>
      <w:r>
        <w:rPr>
          <w:noProof/>
        </w:rPr>
        <w:tab/>
      </w:r>
      <w:r>
        <w:rPr>
          <w:noProof/>
        </w:rPr>
        <w:fldChar w:fldCharType="begin"/>
      </w:r>
      <w:r>
        <w:rPr>
          <w:noProof/>
        </w:rPr>
        <w:instrText xml:space="preserve"> PAGEREF _Toc311273964 \h </w:instrText>
      </w:r>
      <w:r>
        <w:rPr>
          <w:noProof/>
        </w:rPr>
      </w:r>
      <w:r>
        <w:rPr>
          <w:noProof/>
        </w:rPr>
        <w:fldChar w:fldCharType="separate"/>
      </w:r>
      <w:r w:rsidR="0022285C">
        <w:rPr>
          <w:noProof/>
        </w:rPr>
        <w:t>210</w:t>
      </w:r>
      <w:r>
        <w:rPr>
          <w:noProof/>
        </w:rPr>
        <w:fldChar w:fldCharType="end"/>
      </w:r>
    </w:p>
    <w:p w14:paraId="6B0EED1F" w14:textId="77777777" w:rsidR="00C82E07" w:rsidRDefault="00C82E07">
      <w:pPr>
        <w:pStyle w:val="INNH3"/>
        <w:tabs>
          <w:tab w:val="left" w:pos="1176"/>
          <w:tab w:val="right" w:leader="dot" w:pos="9016"/>
        </w:tabs>
        <w:rPr>
          <w:rFonts w:cstheme="minorBidi"/>
          <w:noProof/>
          <w:sz w:val="24"/>
          <w:szCs w:val="24"/>
          <w:lang w:val="fi-FI" w:eastAsia="ja-JP"/>
        </w:rPr>
      </w:pPr>
      <w:r>
        <w:rPr>
          <w:noProof/>
        </w:rPr>
        <w:t>9.5.1</w:t>
      </w:r>
      <w:r>
        <w:rPr>
          <w:rFonts w:cstheme="minorBidi"/>
          <w:noProof/>
          <w:sz w:val="24"/>
          <w:szCs w:val="24"/>
          <w:lang w:val="fi-FI" w:eastAsia="ja-JP"/>
        </w:rPr>
        <w:tab/>
      </w:r>
      <w:r w:rsidRPr="00104213">
        <w:rPr>
          <w:i/>
          <w:noProof/>
        </w:rPr>
        <w:t>sti</w:t>
      </w:r>
      <w:r>
        <w:rPr>
          <w:noProof/>
        </w:rPr>
        <w:t>-adverbit ja paljous</w:t>
      </w:r>
      <w:r>
        <w:rPr>
          <w:noProof/>
        </w:rPr>
        <w:tab/>
      </w:r>
      <w:r>
        <w:rPr>
          <w:noProof/>
        </w:rPr>
        <w:fldChar w:fldCharType="begin"/>
      </w:r>
      <w:r>
        <w:rPr>
          <w:noProof/>
        </w:rPr>
        <w:instrText xml:space="preserve"> PAGEREF _Toc311273965 \h </w:instrText>
      </w:r>
      <w:r>
        <w:rPr>
          <w:noProof/>
        </w:rPr>
      </w:r>
      <w:r>
        <w:rPr>
          <w:noProof/>
        </w:rPr>
        <w:fldChar w:fldCharType="separate"/>
      </w:r>
      <w:r w:rsidR="0022285C">
        <w:rPr>
          <w:noProof/>
        </w:rPr>
        <w:t>210</w:t>
      </w:r>
      <w:r>
        <w:rPr>
          <w:noProof/>
        </w:rPr>
        <w:fldChar w:fldCharType="end"/>
      </w:r>
    </w:p>
    <w:p w14:paraId="36ABBC84" w14:textId="77777777" w:rsidR="00C82E07" w:rsidRDefault="00C82E07">
      <w:pPr>
        <w:pStyle w:val="INNH3"/>
        <w:tabs>
          <w:tab w:val="left" w:pos="1176"/>
          <w:tab w:val="right" w:leader="dot" w:pos="9016"/>
        </w:tabs>
        <w:rPr>
          <w:rFonts w:cstheme="minorBidi"/>
          <w:noProof/>
          <w:sz w:val="24"/>
          <w:szCs w:val="24"/>
          <w:lang w:val="fi-FI" w:eastAsia="ja-JP"/>
        </w:rPr>
      </w:pPr>
      <w:r>
        <w:rPr>
          <w:noProof/>
        </w:rPr>
        <w:t>9.5.2</w:t>
      </w:r>
      <w:r>
        <w:rPr>
          <w:rFonts w:cstheme="minorBidi"/>
          <w:noProof/>
          <w:sz w:val="24"/>
          <w:szCs w:val="24"/>
          <w:lang w:val="fi-FI" w:eastAsia="ja-JP"/>
        </w:rPr>
        <w:tab/>
      </w:r>
      <w:r>
        <w:rPr>
          <w:noProof/>
        </w:rPr>
        <w:t>Paljon contra vähän, liikkaa eli soppeevasti</w:t>
      </w:r>
      <w:r>
        <w:rPr>
          <w:noProof/>
        </w:rPr>
        <w:tab/>
      </w:r>
      <w:r>
        <w:rPr>
          <w:noProof/>
        </w:rPr>
        <w:fldChar w:fldCharType="begin"/>
      </w:r>
      <w:r>
        <w:rPr>
          <w:noProof/>
        </w:rPr>
        <w:instrText xml:space="preserve"> PAGEREF _Toc311273966 \h </w:instrText>
      </w:r>
      <w:r>
        <w:rPr>
          <w:noProof/>
        </w:rPr>
      </w:r>
      <w:r>
        <w:rPr>
          <w:noProof/>
        </w:rPr>
        <w:fldChar w:fldCharType="separate"/>
      </w:r>
      <w:r w:rsidR="0022285C">
        <w:rPr>
          <w:noProof/>
        </w:rPr>
        <w:t>211</w:t>
      </w:r>
      <w:r>
        <w:rPr>
          <w:noProof/>
        </w:rPr>
        <w:fldChar w:fldCharType="end"/>
      </w:r>
    </w:p>
    <w:p w14:paraId="756BF056" w14:textId="77777777" w:rsidR="00C82E07" w:rsidRDefault="00C82E07">
      <w:pPr>
        <w:pStyle w:val="INNH3"/>
        <w:tabs>
          <w:tab w:val="right" w:leader="dot" w:pos="9016"/>
        </w:tabs>
        <w:rPr>
          <w:rFonts w:cstheme="minorBidi"/>
          <w:noProof/>
          <w:sz w:val="24"/>
          <w:szCs w:val="24"/>
          <w:lang w:val="fi-FI" w:eastAsia="ja-JP"/>
        </w:rPr>
      </w:pPr>
      <w:r>
        <w:rPr>
          <w:noProof/>
        </w:rPr>
        <w:t xml:space="preserve">Tabeli 57: Sannoin </w:t>
      </w:r>
      <w:r w:rsidRPr="00104213">
        <w:rPr>
          <w:i/>
          <w:noProof/>
        </w:rPr>
        <w:t>paljo</w:t>
      </w:r>
      <w:r>
        <w:rPr>
          <w:noProof/>
        </w:rPr>
        <w:t>(</w:t>
      </w:r>
      <w:r w:rsidRPr="00104213">
        <w:rPr>
          <w:i/>
          <w:noProof/>
        </w:rPr>
        <w:t>n</w:t>
      </w:r>
      <w:r>
        <w:rPr>
          <w:noProof/>
        </w:rPr>
        <w:t xml:space="preserve">) ja </w:t>
      </w:r>
      <w:r w:rsidRPr="00104213">
        <w:rPr>
          <w:i/>
          <w:noProof/>
        </w:rPr>
        <w:t>vähä</w:t>
      </w:r>
      <w:r>
        <w:rPr>
          <w:noProof/>
        </w:rPr>
        <w:t>(</w:t>
      </w:r>
      <w:r w:rsidRPr="00104213">
        <w:rPr>
          <w:i/>
          <w:noProof/>
        </w:rPr>
        <w:t>n</w:t>
      </w:r>
      <w:r>
        <w:rPr>
          <w:noProof/>
        </w:rPr>
        <w:t>)</w:t>
      </w:r>
      <w:r w:rsidRPr="00104213">
        <w:rPr>
          <w:i/>
          <w:noProof/>
        </w:rPr>
        <w:t xml:space="preserve"> </w:t>
      </w:r>
      <w:r>
        <w:rPr>
          <w:noProof/>
        </w:rPr>
        <w:t>komparasuuni</w:t>
      </w:r>
      <w:r>
        <w:rPr>
          <w:noProof/>
        </w:rPr>
        <w:tab/>
      </w:r>
      <w:r>
        <w:rPr>
          <w:noProof/>
        </w:rPr>
        <w:fldChar w:fldCharType="begin"/>
      </w:r>
      <w:r>
        <w:rPr>
          <w:noProof/>
        </w:rPr>
        <w:instrText xml:space="preserve"> PAGEREF _Toc311273967 \h </w:instrText>
      </w:r>
      <w:r>
        <w:rPr>
          <w:noProof/>
        </w:rPr>
      </w:r>
      <w:r>
        <w:rPr>
          <w:noProof/>
        </w:rPr>
        <w:fldChar w:fldCharType="separate"/>
      </w:r>
      <w:r w:rsidR="0022285C">
        <w:rPr>
          <w:noProof/>
        </w:rPr>
        <w:t>211</w:t>
      </w:r>
      <w:r>
        <w:rPr>
          <w:noProof/>
        </w:rPr>
        <w:fldChar w:fldCharType="end"/>
      </w:r>
    </w:p>
    <w:p w14:paraId="48F01205" w14:textId="77777777" w:rsidR="00C82E07" w:rsidRDefault="00C82E07">
      <w:pPr>
        <w:pStyle w:val="INNH3"/>
        <w:tabs>
          <w:tab w:val="left" w:pos="1176"/>
          <w:tab w:val="right" w:leader="dot" w:pos="9016"/>
        </w:tabs>
        <w:rPr>
          <w:rFonts w:cstheme="minorBidi"/>
          <w:noProof/>
          <w:sz w:val="24"/>
          <w:szCs w:val="24"/>
          <w:lang w:val="fi-FI" w:eastAsia="ja-JP"/>
        </w:rPr>
      </w:pPr>
      <w:r>
        <w:rPr>
          <w:noProof/>
        </w:rPr>
        <w:t>9.5.3</w:t>
      </w:r>
      <w:r>
        <w:rPr>
          <w:rFonts w:cstheme="minorBidi"/>
          <w:noProof/>
          <w:sz w:val="24"/>
          <w:szCs w:val="24"/>
          <w:lang w:val="fi-FI" w:eastAsia="ja-JP"/>
        </w:rPr>
        <w:tab/>
      </w:r>
      <w:r>
        <w:rPr>
          <w:noProof/>
        </w:rPr>
        <w:t>Määrän usheus</w:t>
      </w:r>
      <w:r>
        <w:rPr>
          <w:noProof/>
        </w:rPr>
        <w:tab/>
      </w:r>
      <w:r>
        <w:rPr>
          <w:noProof/>
        </w:rPr>
        <w:fldChar w:fldCharType="begin"/>
      </w:r>
      <w:r>
        <w:rPr>
          <w:noProof/>
        </w:rPr>
        <w:instrText xml:space="preserve"> PAGEREF _Toc311273968 \h </w:instrText>
      </w:r>
      <w:r>
        <w:rPr>
          <w:noProof/>
        </w:rPr>
      </w:r>
      <w:r>
        <w:rPr>
          <w:noProof/>
        </w:rPr>
        <w:fldChar w:fldCharType="separate"/>
      </w:r>
      <w:r w:rsidR="0022285C">
        <w:rPr>
          <w:noProof/>
        </w:rPr>
        <w:t>212</w:t>
      </w:r>
      <w:r>
        <w:rPr>
          <w:noProof/>
        </w:rPr>
        <w:fldChar w:fldCharType="end"/>
      </w:r>
    </w:p>
    <w:p w14:paraId="3CF0308B"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9.6</w:t>
      </w:r>
      <w:r>
        <w:rPr>
          <w:rFonts w:cstheme="minorBidi"/>
          <w:b w:val="0"/>
          <w:noProof/>
          <w:sz w:val="24"/>
          <w:szCs w:val="24"/>
          <w:lang w:val="fi-FI" w:eastAsia="ja-JP"/>
        </w:rPr>
        <w:tab/>
      </w:r>
      <w:r>
        <w:rPr>
          <w:noProof/>
        </w:rPr>
        <w:t>Graadiadverbit</w:t>
      </w:r>
      <w:r>
        <w:rPr>
          <w:noProof/>
        </w:rPr>
        <w:tab/>
      </w:r>
      <w:r>
        <w:rPr>
          <w:noProof/>
        </w:rPr>
        <w:fldChar w:fldCharType="begin"/>
      </w:r>
      <w:r>
        <w:rPr>
          <w:noProof/>
        </w:rPr>
        <w:instrText xml:space="preserve"> PAGEREF _Toc311273969 \h </w:instrText>
      </w:r>
      <w:r>
        <w:rPr>
          <w:noProof/>
        </w:rPr>
      </w:r>
      <w:r>
        <w:rPr>
          <w:noProof/>
        </w:rPr>
        <w:fldChar w:fldCharType="separate"/>
      </w:r>
      <w:r w:rsidR="0022285C">
        <w:rPr>
          <w:noProof/>
        </w:rPr>
        <w:t>212</w:t>
      </w:r>
      <w:r>
        <w:rPr>
          <w:noProof/>
        </w:rPr>
        <w:fldChar w:fldCharType="end"/>
      </w:r>
    </w:p>
    <w:p w14:paraId="65831F75" w14:textId="77777777" w:rsidR="00C82E07" w:rsidRDefault="00C82E07">
      <w:pPr>
        <w:pStyle w:val="INNH3"/>
        <w:tabs>
          <w:tab w:val="left" w:pos="1176"/>
          <w:tab w:val="right" w:leader="dot" w:pos="9016"/>
        </w:tabs>
        <w:rPr>
          <w:rFonts w:cstheme="minorBidi"/>
          <w:noProof/>
          <w:sz w:val="24"/>
          <w:szCs w:val="24"/>
          <w:lang w:val="fi-FI" w:eastAsia="ja-JP"/>
        </w:rPr>
      </w:pPr>
      <w:r>
        <w:rPr>
          <w:noProof/>
        </w:rPr>
        <w:t>9.6.1</w:t>
      </w:r>
      <w:r>
        <w:rPr>
          <w:rFonts w:cstheme="minorBidi"/>
          <w:noProof/>
          <w:sz w:val="24"/>
          <w:szCs w:val="24"/>
          <w:lang w:val="fi-FI" w:eastAsia="ja-JP"/>
        </w:rPr>
        <w:tab/>
      </w:r>
      <w:r>
        <w:rPr>
          <w:noProof/>
        </w:rPr>
        <w:t>Adjektiivista laitetut omituisuuđen paljouđen adverbit</w:t>
      </w:r>
      <w:r>
        <w:rPr>
          <w:noProof/>
        </w:rPr>
        <w:tab/>
      </w:r>
      <w:r>
        <w:rPr>
          <w:noProof/>
        </w:rPr>
        <w:fldChar w:fldCharType="begin"/>
      </w:r>
      <w:r>
        <w:rPr>
          <w:noProof/>
        </w:rPr>
        <w:instrText xml:space="preserve"> PAGEREF _Toc311273970 \h </w:instrText>
      </w:r>
      <w:r>
        <w:rPr>
          <w:noProof/>
        </w:rPr>
      </w:r>
      <w:r>
        <w:rPr>
          <w:noProof/>
        </w:rPr>
        <w:fldChar w:fldCharType="separate"/>
      </w:r>
      <w:r w:rsidR="0022285C">
        <w:rPr>
          <w:noProof/>
        </w:rPr>
        <w:t>213</w:t>
      </w:r>
      <w:r>
        <w:rPr>
          <w:noProof/>
        </w:rPr>
        <w:fldChar w:fldCharType="end"/>
      </w:r>
    </w:p>
    <w:p w14:paraId="725AB8F9" w14:textId="77777777" w:rsidR="00C82E07" w:rsidRDefault="00C82E07">
      <w:pPr>
        <w:pStyle w:val="INNH3"/>
        <w:tabs>
          <w:tab w:val="left" w:pos="1176"/>
          <w:tab w:val="right" w:leader="dot" w:pos="9016"/>
        </w:tabs>
        <w:rPr>
          <w:rFonts w:cstheme="minorBidi"/>
          <w:noProof/>
          <w:sz w:val="24"/>
          <w:szCs w:val="24"/>
          <w:lang w:val="fi-FI" w:eastAsia="ja-JP"/>
        </w:rPr>
      </w:pPr>
      <w:r>
        <w:rPr>
          <w:noProof/>
        </w:rPr>
        <w:t>9.6.2</w:t>
      </w:r>
      <w:r>
        <w:rPr>
          <w:rFonts w:cstheme="minorBidi"/>
          <w:noProof/>
          <w:sz w:val="24"/>
          <w:szCs w:val="24"/>
          <w:lang w:val="fi-FI" w:eastAsia="ja-JP"/>
        </w:rPr>
        <w:tab/>
      </w:r>
      <w:r>
        <w:rPr>
          <w:noProof/>
        </w:rPr>
        <w:t>Muita omituisuuđen graadii ilmoittaavii adverbiita</w:t>
      </w:r>
      <w:r>
        <w:rPr>
          <w:noProof/>
        </w:rPr>
        <w:tab/>
      </w:r>
      <w:r>
        <w:rPr>
          <w:noProof/>
        </w:rPr>
        <w:fldChar w:fldCharType="begin"/>
      </w:r>
      <w:r>
        <w:rPr>
          <w:noProof/>
        </w:rPr>
        <w:instrText xml:space="preserve"> PAGEREF _Toc311273971 \h </w:instrText>
      </w:r>
      <w:r>
        <w:rPr>
          <w:noProof/>
        </w:rPr>
      </w:r>
      <w:r>
        <w:rPr>
          <w:noProof/>
        </w:rPr>
        <w:fldChar w:fldCharType="separate"/>
      </w:r>
      <w:r w:rsidR="0022285C">
        <w:rPr>
          <w:noProof/>
        </w:rPr>
        <w:t>213</w:t>
      </w:r>
      <w:r>
        <w:rPr>
          <w:noProof/>
        </w:rPr>
        <w:fldChar w:fldCharType="end"/>
      </w:r>
    </w:p>
    <w:p w14:paraId="1D7710C2" w14:textId="77777777" w:rsidR="00C82E07" w:rsidRDefault="00C82E07">
      <w:pPr>
        <w:pStyle w:val="INNH3"/>
        <w:tabs>
          <w:tab w:val="left" w:pos="1176"/>
          <w:tab w:val="right" w:leader="dot" w:pos="9016"/>
        </w:tabs>
        <w:rPr>
          <w:rFonts w:cstheme="minorBidi"/>
          <w:noProof/>
          <w:sz w:val="24"/>
          <w:szCs w:val="24"/>
          <w:lang w:val="fi-FI" w:eastAsia="ja-JP"/>
        </w:rPr>
      </w:pPr>
      <w:r>
        <w:rPr>
          <w:noProof/>
        </w:rPr>
        <w:t>9.6.3</w:t>
      </w:r>
      <w:r>
        <w:rPr>
          <w:rFonts w:cstheme="minorBidi"/>
          <w:noProof/>
          <w:sz w:val="24"/>
          <w:szCs w:val="24"/>
          <w:lang w:val="fi-FI" w:eastAsia="ja-JP"/>
        </w:rPr>
        <w:tab/>
      </w:r>
      <w:r>
        <w:rPr>
          <w:noProof/>
        </w:rPr>
        <w:t>Tarkkuuđen graadin adverbit</w:t>
      </w:r>
      <w:r>
        <w:rPr>
          <w:noProof/>
        </w:rPr>
        <w:tab/>
      </w:r>
      <w:r>
        <w:rPr>
          <w:noProof/>
        </w:rPr>
        <w:fldChar w:fldCharType="begin"/>
      </w:r>
      <w:r>
        <w:rPr>
          <w:noProof/>
        </w:rPr>
        <w:instrText xml:space="preserve"> PAGEREF _Toc311273972 \h </w:instrText>
      </w:r>
      <w:r>
        <w:rPr>
          <w:noProof/>
        </w:rPr>
      </w:r>
      <w:r>
        <w:rPr>
          <w:noProof/>
        </w:rPr>
        <w:fldChar w:fldCharType="separate"/>
      </w:r>
      <w:r w:rsidR="0022285C">
        <w:rPr>
          <w:noProof/>
        </w:rPr>
        <w:t>213</w:t>
      </w:r>
      <w:r>
        <w:rPr>
          <w:noProof/>
        </w:rPr>
        <w:fldChar w:fldCharType="end"/>
      </w:r>
    </w:p>
    <w:p w14:paraId="7BCAB651" w14:textId="77777777" w:rsidR="00C82E07" w:rsidRDefault="00C82E07">
      <w:pPr>
        <w:pStyle w:val="INNH2"/>
        <w:tabs>
          <w:tab w:val="left" w:pos="792"/>
          <w:tab w:val="right" w:leader="dot" w:pos="9016"/>
        </w:tabs>
        <w:rPr>
          <w:rFonts w:cstheme="minorBidi"/>
          <w:b w:val="0"/>
          <w:noProof/>
          <w:sz w:val="24"/>
          <w:szCs w:val="24"/>
          <w:lang w:val="fi-FI" w:eastAsia="ja-JP"/>
        </w:rPr>
      </w:pPr>
      <w:r>
        <w:rPr>
          <w:noProof/>
        </w:rPr>
        <w:t>9.7</w:t>
      </w:r>
      <w:r>
        <w:rPr>
          <w:rFonts w:cstheme="minorBidi"/>
          <w:b w:val="0"/>
          <w:noProof/>
          <w:sz w:val="24"/>
          <w:szCs w:val="24"/>
          <w:lang w:val="fi-FI" w:eastAsia="ja-JP"/>
        </w:rPr>
        <w:tab/>
      </w:r>
      <w:r>
        <w:rPr>
          <w:noProof/>
        </w:rPr>
        <w:t>Löysät adverbit</w:t>
      </w:r>
      <w:r>
        <w:rPr>
          <w:noProof/>
        </w:rPr>
        <w:tab/>
      </w:r>
      <w:r>
        <w:rPr>
          <w:noProof/>
        </w:rPr>
        <w:fldChar w:fldCharType="begin"/>
      </w:r>
      <w:r>
        <w:rPr>
          <w:noProof/>
        </w:rPr>
        <w:instrText xml:space="preserve"> PAGEREF _Toc311273973 \h </w:instrText>
      </w:r>
      <w:r>
        <w:rPr>
          <w:noProof/>
        </w:rPr>
      </w:r>
      <w:r>
        <w:rPr>
          <w:noProof/>
        </w:rPr>
        <w:fldChar w:fldCharType="separate"/>
      </w:r>
      <w:r w:rsidR="0022285C">
        <w:rPr>
          <w:noProof/>
        </w:rPr>
        <w:t>214</w:t>
      </w:r>
      <w:r>
        <w:rPr>
          <w:noProof/>
        </w:rPr>
        <w:fldChar w:fldCharType="end"/>
      </w:r>
    </w:p>
    <w:p w14:paraId="2AC14B72" w14:textId="77777777" w:rsidR="00C82E07" w:rsidRDefault="00C82E07">
      <w:pPr>
        <w:pStyle w:val="INNH3"/>
        <w:tabs>
          <w:tab w:val="left" w:pos="1176"/>
          <w:tab w:val="right" w:leader="dot" w:pos="9016"/>
        </w:tabs>
        <w:rPr>
          <w:rFonts w:cstheme="minorBidi"/>
          <w:noProof/>
          <w:sz w:val="24"/>
          <w:szCs w:val="24"/>
          <w:lang w:val="fi-FI" w:eastAsia="ja-JP"/>
        </w:rPr>
      </w:pPr>
      <w:r>
        <w:rPr>
          <w:noProof/>
        </w:rPr>
        <w:t>9.7.1</w:t>
      </w:r>
      <w:r>
        <w:rPr>
          <w:rFonts w:cstheme="minorBidi"/>
          <w:noProof/>
          <w:sz w:val="24"/>
          <w:szCs w:val="24"/>
          <w:lang w:val="fi-FI" w:eastAsia="ja-JP"/>
        </w:rPr>
        <w:tab/>
      </w:r>
      <w:r>
        <w:rPr>
          <w:noProof/>
        </w:rPr>
        <w:t>Konnektiivit</w:t>
      </w:r>
      <w:r>
        <w:rPr>
          <w:noProof/>
        </w:rPr>
        <w:tab/>
      </w:r>
      <w:r>
        <w:rPr>
          <w:noProof/>
        </w:rPr>
        <w:fldChar w:fldCharType="begin"/>
      </w:r>
      <w:r>
        <w:rPr>
          <w:noProof/>
        </w:rPr>
        <w:instrText xml:space="preserve"> PAGEREF _Toc311273974 \h </w:instrText>
      </w:r>
      <w:r>
        <w:rPr>
          <w:noProof/>
        </w:rPr>
      </w:r>
      <w:r>
        <w:rPr>
          <w:noProof/>
        </w:rPr>
        <w:fldChar w:fldCharType="separate"/>
      </w:r>
      <w:r w:rsidR="0022285C">
        <w:rPr>
          <w:noProof/>
        </w:rPr>
        <w:t>214</w:t>
      </w:r>
      <w:r>
        <w:rPr>
          <w:noProof/>
        </w:rPr>
        <w:fldChar w:fldCharType="end"/>
      </w:r>
    </w:p>
    <w:p w14:paraId="54781E5E" w14:textId="77777777" w:rsidR="00C82E07" w:rsidRDefault="00C82E07">
      <w:pPr>
        <w:pStyle w:val="INNH3"/>
        <w:tabs>
          <w:tab w:val="left" w:pos="1176"/>
          <w:tab w:val="right" w:leader="dot" w:pos="9016"/>
        </w:tabs>
        <w:rPr>
          <w:rFonts w:cstheme="minorBidi"/>
          <w:noProof/>
          <w:sz w:val="24"/>
          <w:szCs w:val="24"/>
          <w:lang w:val="fi-FI" w:eastAsia="ja-JP"/>
        </w:rPr>
      </w:pPr>
      <w:r>
        <w:rPr>
          <w:noProof/>
        </w:rPr>
        <w:t>9.7.2</w:t>
      </w:r>
      <w:r>
        <w:rPr>
          <w:rFonts w:cstheme="minorBidi"/>
          <w:noProof/>
          <w:sz w:val="24"/>
          <w:szCs w:val="24"/>
          <w:lang w:val="fi-FI" w:eastAsia="ja-JP"/>
        </w:rPr>
        <w:tab/>
      </w:r>
      <w:r>
        <w:rPr>
          <w:noProof/>
        </w:rPr>
        <w:t>Kommenttiadverbit</w:t>
      </w:r>
      <w:r>
        <w:rPr>
          <w:noProof/>
        </w:rPr>
        <w:tab/>
      </w:r>
      <w:r>
        <w:rPr>
          <w:noProof/>
        </w:rPr>
        <w:fldChar w:fldCharType="begin"/>
      </w:r>
      <w:r>
        <w:rPr>
          <w:noProof/>
        </w:rPr>
        <w:instrText xml:space="preserve"> PAGEREF _Toc311273975 \h </w:instrText>
      </w:r>
      <w:r>
        <w:rPr>
          <w:noProof/>
        </w:rPr>
      </w:r>
      <w:r>
        <w:rPr>
          <w:noProof/>
        </w:rPr>
        <w:fldChar w:fldCharType="separate"/>
      </w:r>
      <w:r w:rsidR="0022285C">
        <w:rPr>
          <w:noProof/>
        </w:rPr>
        <w:t>214</w:t>
      </w:r>
      <w:r>
        <w:rPr>
          <w:noProof/>
        </w:rPr>
        <w:fldChar w:fldCharType="end"/>
      </w:r>
    </w:p>
    <w:p w14:paraId="1F31E0B4" w14:textId="77777777" w:rsidR="00C82E07" w:rsidRDefault="00C82E07">
      <w:pPr>
        <w:pStyle w:val="INNH1"/>
        <w:tabs>
          <w:tab w:val="left" w:pos="524"/>
          <w:tab w:val="right" w:leader="dot" w:pos="9016"/>
        </w:tabs>
        <w:rPr>
          <w:rFonts w:cstheme="minorBidi"/>
          <w:b w:val="0"/>
          <w:noProof/>
          <w:lang w:val="fi-FI" w:eastAsia="ja-JP"/>
        </w:rPr>
      </w:pPr>
      <w:r>
        <w:rPr>
          <w:noProof/>
        </w:rPr>
        <w:t>10</w:t>
      </w:r>
      <w:r>
        <w:rPr>
          <w:rFonts w:cstheme="minorBidi"/>
          <w:b w:val="0"/>
          <w:noProof/>
          <w:lang w:val="fi-FI" w:eastAsia="ja-JP"/>
        </w:rPr>
        <w:tab/>
      </w:r>
      <w:r>
        <w:rPr>
          <w:noProof/>
        </w:rPr>
        <w:t>Adposisuunit: postposisuunit ja preposisuunit</w:t>
      </w:r>
      <w:r>
        <w:rPr>
          <w:noProof/>
        </w:rPr>
        <w:tab/>
      </w:r>
      <w:r>
        <w:rPr>
          <w:noProof/>
        </w:rPr>
        <w:fldChar w:fldCharType="begin"/>
      </w:r>
      <w:r>
        <w:rPr>
          <w:noProof/>
        </w:rPr>
        <w:instrText xml:space="preserve"> PAGEREF _Toc311273976 \h </w:instrText>
      </w:r>
      <w:r>
        <w:rPr>
          <w:noProof/>
        </w:rPr>
      </w:r>
      <w:r>
        <w:rPr>
          <w:noProof/>
        </w:rPr>
        <w:fldChar w:fldCharType="separate"/>
      </w:r>
      <w:r w:rsidR="0022285C">
        <w:rPr>
          <w:noProof/>
        </w:rPr>
        <w:t>215</w:t>
      </w:r>
      <w:r>
        <w:rPr>
          <w:noProof/>
        </w:rPr>
        <w:fldChar w:fldCharType="end"/>
      </w:r>
    </w:p>
    <w:p w14:paraId="57862A16"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10.1</w:t>
      </w:r>
      <w:r>
        <w:rPr>
          <w:rFonts w:cstheme="minorBidi"/>
          <w:b w:val="0"/>
          <w:noProof/>
          <w:sz w:val="24"/>
          <w:szCs w:val="24"/>
          <w:lang w:val="fi-FI" w:eastAsia="ja-JP"/>
        </w:rPr>
        <w:tab/>
      </w:r>
      <w:r>
        <w:rPr>
          <w:noProof/>
        </w:rPr>
        <w:t>Paikan adposisuunit</w:t>
      </w:r>
      <w:r>
        <w:rPr>
          <w:noProof/>
        </w:rPr>
        <w:tab/>
      </w:r>
      <w:r>
        <w:rPr>
          <w:noProof/>
        </w:rPr>
        <w:fldChar w:fldCharType="begin"/>
      </w:r>
      <w:r>
        <w:rPr>
          <w:noProof/>
        </w:rPr>
        <w:instrText xml:space="preserve"> PAGEREF _Toc311273977 \h </w:instrText>
      </w:r>
      <w:r>
        <w:rPr>
          <w:noProof/>
        </w:rPr>
      </w:r>
      <w:r>
        <w:rPr>
          <w:noProof/>
        </w:rPr>
        <w:fldChar w:fldCharType="separate"/>
      </w:r>
      <w:r w:rsidR="0022285C">
        <w:rPr>
          <w:noProof/>
        </w:rPr>
        <w:t>216</w:t>
      </w:r>
      <w:r>
        <w:rPr>
          <w:noProof/>
        </w:rPr>
        <w:fldChar w:fldCharType="end"/>
      </w:r>
    </w:p>
    <w:p w14:paraId="51097FE2" w14:textId="77777777" w:rsidR="00C82E07" w:rsidRDefault="00C82E07">
      <w:pPr>
        <w:pStyle w:val="INNH3"/>
        <w:tabs>
          <w:tab w:val="left" w:pos="1298"/>
          <w:tab w:val="right" w:leader="dot" w:pos="9016"/>
        </w:tabs>
        <w:rPr>
          <w:rFonts w:cstheme="minorBidi"/>
          <w:noProof/>
          <w:sz w:val="24"/>
          <w:szCs w:val="24"/>
          <w:lang w:val="fi-FI" w:eastAsia="ja-JP"/>
        </w:rPr>
      </w:pPr>
      <w:r>
        <w:rPr>
          <w:noProof/>
        </w:rPr>
        <w:t>10.1.1</w:t>
      </w:r>
      <w:r>
        <w:rPr>
          <w:rFonts w:cstheme="minorBidi"/>
          <w:noProof/>
          <w:sz w:val="24"/>
          <w:szCs w:val="24"/>
          <w:lang w:val="fi-FI" w:eastAsia="ja-JP"/>
        </w:rPr>
        <w:tab/>
      </w:r>
      <w:r>
        <w:rPr>
          <w:noProof/>
        </w:rPr>
        <w:t>Asento toisen paikan suhtheen</w:t>
      </w:r>
      <w:r>
        <w:rPr>
          <w:noProof/>
        </w:rPr>
        <w:tab/>
      </w:r>
      <w:r>
        <w:rPr>
          <w:noProof/>
        </w:rPr>
        <w:fldChar w:fldCharType="begin"/>
      </w:r>
      <w:r>
        <w:rPr>
          <w:noProof/>
        </w:rPr>
        <w:instrText xml:space="preserve"> PAGEREF _Toc311273978 \h </w:instrText>
      </w:r>
      <w:r>
        <w:rPr>
          <w:noProof/>
        </w:rPr>
      </w:r>
      <w:r>
        <w:rPr>
          <w:noProof/>
        </w:rPr>
        <w:fldChar w:fldCharType="separate"/>
      </w:r>
      <w:r w:rsidR="0022285C">
        <w:rPr>
          <w:noProof/>
        </w:rPr>
        <w:t>217</w:t>
      </w:r>
      <w:r>
        <w:rPr>
          <w:noProof/>
        </w:rPr>
        <w:fldChar w:fldCharType="end"/>
      </w:r>
    </w:p>
    <w:p w14:paraId="747BDE89" w14:textId="77777777" w:rsidR="00C82E07" w:rsidRDefault="00C82E07">
      <w:pPr>
        <w:pStyle w:val="INNH3"/>
        <w:tabs>
          <w:tab w:val="left" w:pos="1298"/>
          <w:tab w:val="right" w:leader="dot" w:pos="9016"/>
        </w:tabs>
        <w:rPr>
          <w:rFonts w:cstheme="minorBidi"/>
          <w:noProof/>
          <w:sz w:val="24"/>
          <w:szCs w:val="24"/>
          <w:lang w:val="fi-FI" w:eastAsia="ja-JP"/>
        </w:rPr>
      </w:pPr>
      <w:r>
        <w:rPr>
          <w:noProof/>
        </w:rPr>
        <w:t>10.1.2</w:t>
      </w:r>
      <w:r>
        <w:rPr>
          <w:rFonts w:cstheme="minorBidi"/>
          <w:noProof/>
          <w:sz w:val="24"/>
          <w:szCs w:val="24"/>
          <w:lang w:val="fi-FI" w:eastAsia="ja-JP"/>
        </w:rPr>
        <w:tab/>
      </w:r>
      <w:r>
        <w:rPr>
          <w:noProof/>
        </w:rPr>
        <w:t>Välimatka ja summaarinen eksistensi ja liiket</w:t>
      </w:r>
      <w:r>
        <w:rPr>
          <w:noProof/>
        </w:rPr>
        <w:tab/>
      </w:r>
      <w:r>
        <w:rPr>
          <w:noProof/>
        </w:rPr>
        <w:fldChar w:fldCharType="begin"/>
      </w:r>
      <w:r>
        <w:rPr>
          <w:noProof/>
        </w:rPr>
        <w:instrText xml:space="preserve"> PAGEREF _Toc311273979 \h </w:instrText>
      </w:r>
      <w:r>
        <w:rPr>
          <w:noProof/>
        </w:rPr>
      </w:r>
      <w:r>
        <w:rPr>
          <w:noProof/>
        </w:rPr>
        <w:fldChar w:fldCharType="separate"/>
      </w:r>
      <w:r w:rsidR="0022285C">
        <w:rPr>
          <w:noProof/>
        </w:rPr>
        <w:t>217</w:t>
      </w:r>
      <w:r>
        <w:rPr>
          <w:noProof/>
        </w:rPr>
        <w:fldChar w:fldCharType="end"/>
      </w:r>
    </w:p>
    <w:p w14:paraId="4F151B04" w14:textId="77777777" w:rsidR="00C82E07" w:rsidRDefault="00C82E07">
      <w:pPr>
        <w:pStyle w:val="INNH3"/>
        <w:tabs>
          <w:tab w:val="left" w:pos="1298"/>
          <w:tab w:val="right" w:leader="dot" w:pos="9016"/>
        </w:tabs>
        <w:rPr>
          <w:rFonts w:cstheme="minorBidi"/>
          <w:noProof/>
          <w:sz w:val="24"/>
          <w:szCs w:val="24"/>
          <w:lang w:val="fi-FI" w:eastAsia="ja-JP"/>
        </w:rPr>
      </w:pPr>
      <w:r>
        <w:rPr>
          <w:noProof/>
        </w:rPr>
        <w:t>10.1.3</w:t>
      </w:r>
      <w:r>
        <w:rPr>
          <w:rFonts w:cstheme="minorBidi"/>
          <w:noProof/>
          <w:sz w:val="24"/>
          <w:szCs w:val="24"/>
          <w:lang w:val="fi-FI" w:eastAsia="ja-JP"/>
        </w:rPr>
        <w:tab/>
      </w:r>
      <w:r>
        <w:rPr>
          <w:noProof/>
        </w:rPr>
        <w:t>Suunta</w:t>
      </w:r>
      <w:r>
        <w:rPr>
          <w:noProof/>
        </w:rPr>
        <w:tab/>
      </w:r>
      <w:r>
        <w:rPr>
          <w:noProof/>
        </w:rPr>
        <w:fldChar w:fldCharType="begin"/>
      </w:r>
      <w:r>
        <w:rPr>
          <w:noProof/>
        </w:rPr>
        <w:instrText xml:space="preserve"> PAGEREF _Toc311273980 \h </w:instrText>
      </w:r>
      <w:r>
        <w:rPr>
          <w:noProof/>
        </w:rPr>
      </w:r>
      <w:r>
        <w:rPr>
          <w:noProof/>
        </w:rPr>
        <w:fldChar w:fldCharType="separate"/>
      </w:r>
      <w:r w:rsidR="0022285C">
        <w:rPr>
          <w:noProof/>
        </w:rPr>
        <w:t>218</w:t>
      </w:r>
      <w:r>
        <w:rPr>
          <w:noProof/>
        </w:rPr>
        <w:fldChar w:fldCharType="end"/>
      </w:r>
    </w:p>
    <w:p w14:paraId="77BA3BFF" w14:textId="77777777" w:rsidR="00C82E07" w:rsidRDefault="00C82E07">
      <w:pPr>
        <w:pStyle w:val="INNH3"/>
        <w:tabs>
          <w:tab w:val="left" w:pos="1298"/>
          <w:tab w:val="right" w:leader="dot" w:pos="9016"/>
        </w:tabs>
        <w:rPr>
          <w:rFonts w:cstheme="minorBidi"/>
          <w:noProof/>
          <w:sz w:val="24"/>
          <w:szCs w:val="24"/>
          <w:lang w:val="fi-FI" w:eastAsia="ja-JP"/>
        </w:rPr>
      </w:pPr>
      <w:r>
        <w:rPr>
          <w:noProof/>
        </w:rPr>
        <w:t>10.1.4</w:t>
      </w:r>
      <w:r>
        <w:rPr>
          <w:rFonts w:cstheme="minorBidi"/>
          <w:noProof/>
          <w:sz w:val="24"/>
          <w:szCs w:val="24"/>
          <w:lang w:val="fi-FI" w:eastAsia="ja-JP"/>
        </w:rPr>
        <w:tab/>
      </w:r>
      <w:r>
        <w:rPr>
          <w:noProof/>
        </w:rPr>
        <w:t>Ruutta eli väylä</w:t>
      </w:r>
      <w:r>
        <w:rPr>
          <w:noProof/>
        </w:rPr>
        <w:tab/>
      </w:r>
      <w:r>
        <w:rPr>
          <w:noProof/>
        </w:rPr>
        <w:fldChar w:fldCharType="begin"/>
      </w:r>
      <w:r>
        <w:rPr>
          <w:noProof/>
        </w:rPr>
        <w:instrText xml:space="preserve"> PAGEREF _Toc311273981 \h </w:instrText>
      </w:r>
      <w:r>
        <w:rPr>
          <w:noProof/>
        </w:rPr>
      </w:r>
      <w:r>
        <w:rPr>
          <w:noProof/>
        </w:rPr>
        <w:fldChar w:fldCharType="separate"/>
      </w:r>
      <w:r w:rsidR="0022285C">
        <w:rPr>
          <w:noProof/>
        </w:rPr>
        <w:t>219</w:t>
      </w:r>
      <w:r>
        <w:rPr>
          <w:noProof/>
        </w:rPr>
        <w:fldChar w:fldCharType="end"/>
      </w:r>
    </w:p>
    <w:p w14:paraId="3E9C93C8" w14:textId="77777777" w:rsidR="00C82E07" w:rsidRDefault="00C82E07">
      <w:pPr>
        <w:pStyle w:val="INNH3"/>
        <w:tabs>
          <w:tab w:val="left" w:pos="1298"/>
          <w:tab w:val="right" w:leader="dot" w:pos="9016"/>
        </w:tabs>
        <w:rPr>
          <w:rFonts w:cstheme="minorBidi"/>
          <w:noProof/>
          <w:sz w:val="24"/>
          <w:szCs w:val="24"/>
          <w:lang w:val="fi-FI" w:eastAsia="ja-JP"/>
        </w:rPr>
      </w:pPr>
      <w:r>
        <w:rPr>
          <w:noProof/>
        </w:rPr>
        <w:t>10.1.5</w:t>
      </w:r>
      <w:r>
        <w:rPr>
          <w:rFonts w:cstheme="minorBidi"/>
          <w:noProof/>
          <w:sz w:val="24"/>
          <w:szCs w:val="24"/>
          <w:lang w:val="fi-FI" w:eastAsia="ja-JP"/>
        </w:rPr>
        <w:tab/>
      </w:r>
      <w:r>
        <w:rPr>
          <w:noProof/>
        </w:rPr>
        <w:t>Paikan adposisuunit ja komplementin kaasus</w:t>
      </w:r>
      <w:r>
        <w:rPr>
          <w:noProof/>
        </w:rPr>
        <w:tab/>
      </w:r>
      <w:r>
        <w:rPr>
          <w:noProof/>
        </w:rPr>
        <w:fldChar w:fldCharType="begin"/>
      </w:r>
      <w:r>
        <w:rPr>
          <w:noProof/>
        </w:rPr>
        <w:instrText xml:space="preserve"> PAGEREF _Toc311273982 \h </w:instrText>
      </w:r>
      <w:r>
        <w:rPr>
          <w:noProof/>
        </w:rPr>
      </w:r>
      <w:r>
        <w:rPr>
          <w:noProof/>
        </w:rPr>
        <w:fldChar w:fldCharType="separate"/>
      </w:r>
      <w:r w:rsidR="0022285C">
        <w:rPr>
          <w:noProof/>
        </w:rPr>
        <w:t>219</w:t>
      </w:r>
      <w:r>
        <w:rPr>
          <w:noProof/>
        </w:rPr>
        <w:fldChar w:fldCharType="end"/>
      </w:r>
    </w:p>
    <w:p w14:paraId="17DE3A19" w14:textId="77777777" w:rsidR="00C82E07" w:rsidRDefault="00C82E07">
      <w:pPr>
        <w:pStyle w:val="INNH3"/>
        <w:tabs>
          <w:tab w:val="right" w:leader="dot" w:pos="9016"/>
        </w:tabs>
        <w:rPr>
          <w:rFonts w:cstheme="minorBidi"/>
          <w:noProof/>
          <w:sz w:val="24"/>
          <w:szCs w:val="24"/>
          <w:lang w:val="fi-FI" w:eastAsia="ja-JP"/>
        </w:rPr>
      </w:pPr>
      <w:r>
        <w:rPr>
          <w:noProof/>
        </w:rPr>
        <w:t>Tabeli 58: Paikan adposisuunit ja komplementin kaasus</w:t>
      </w:r>
      <w:r>
        <w:rPr>
          <w:noProof/>
        </w:rPr>
        <w:tab/>
      </w:r>
      <w:r>
        <w:rPr>
          <w:noProof/>
        </w:rPr>
        <w:fldChar w:fldCharType="begin"/>
      </w:r>
      <w:r>
        <w:rPr>
          <w:noProof/>
        </w:rPr>
        <w:instrText xml:space="preserve"> PAGEREF _Toc311273983 \h </w:instrText>
      </w:r>
      <w:r>
        <w:rPr>
          <w:noProof/>
        </w:rPr>
      </w:r>
      <w:r>
        <w:rPr>
          <w:noProof/>
        </w:rPr>
        <w:fldChar w:fldCharType="separate"/>
      </w:r>
      <w:r w:rsidR="0022285C">
        <w:rPr>
          <w:noProof/>
        </w:rPr>
        <w:t>219</w:t>
      </w:r>
      <w:r>
        <w:rPr>
          <w:noProof/>
        </w:rPr>
        <w:fldChar w:fldCharType="end"/>
      </w:r>
    </w:p>
    <w:p w14:paraId="43678DC6"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10.2</w:t>
      </w:r>
      <w:r>
        <w:rPr>
          <w:rFonts w:cstheme="minorBidi"/>
          <w:b w:val="0"/>
          <w:noProof/>
          <w:sz w:val="24"/>
          <w:szCs w:val="24"/>
          <w:lang w:val="fi-FI" w:eastAsia="ja-JP"/>
        </w:rPr>
        <w:tab/>
      </w:r>
      <w:r>
        <w:rPr>
          <w:noProof/>
        </w:rPr>
        <w:t>Aijan adposisuunit</w:t>
      </w:r>
      <w:r>
        <w:rPr>
          <w:noProof/>
        </w:rPr>
        <w:tab/>
      </w:r>
      <w:r>
        <w:rPr>
          <w:noProof/>
        </w:rPr>
        <w:fldChar w:fldCharType="begin"/>
      </w:r>
      <w:r>
        <w:rPr>
          <w:noProof/>
        </w:rPr>
        <w:instrText xml:space="preserve"> PAGEREF _Toc311273984 \h </w:instrText>
      </w:r>
      <w:r>
        <w:rPr>
          <w:noProof/>
        </w:rPr>
      </w:r>
      <w:r>
        <w:rPr>
          <w:noProof/>
        </w:rPr>
        <w:fldChar w:fldCharType="separate"/>
      </w:r>
      <w:r w:rsidR="0022285C">
        <w:rPr>
          <w:noProof/>
        </w:rPr>
        <w:t>220</w:t>
      </w:r>
      <w:r>
        <w:rPr>
          <w:noProof/>
        </w:rPr>
        <w:fldChar w:fldCharType="end"/>
      </w:r>
    </w:p>
    <w:p w14:paraId="76B6C3B6" w14:textId="77777777" w:rsidR="00C82E07" w:rsidRDefault="00C82E07">
      <w:pPr>
        <w:pStyle w:val="INNH3"/>
        <w:tabs>
          <w:tab w:val="left" w:pos="1298"/>
          <w:tab w:val="right" w:leader="dot" w:pos="9016"/>
        </w:tabs>
        <w:rPr>
          <w:rFonts w:cstheme="minorBidi"/>
          <w:noProof/>
          <w:sz w:val="24"/>
          <w:szCs w:val="24"/>
          <w:lang w:val="fi-FI" w:eastAsia="ja-JP"/>
        </w:rPr>
      </w:pPr>
      <w:r>
        <w:rPr>
          <w:noProof/>
        </w:rPr>
        <w:t>10.2.1</w:t>
      </w:r>
      <w:r>
        <w:rPr>
          <w:rFonts w:cstheme="minorBidi"/>
          <w:noProof/>
          <w:sz w:val="24"/>
          <w:szCs w:val="24"/>
          <w:lang w:val="fi-FI" w:eastAsia="ja-JP"/>
        </w:rPr>
        <w:tab/>
      </w:r>
      <w:r>
        <w:rPr>
          <w:noProof/>
        </w:rPr>
        <w:t>Kellonaika</w:t>
      </w:r>
      <w:r>
        <w:rPr>
          <w:noProof/>
        </w:rPr>
        <w:tab/>
      </w:r>
      <w:r>
        <w:rPr>
          <w:noProof/>
        </w:rPr>
        <w:fldChar w:fldCharType="begin"/>
      </w:r>
      <w:r>
        <w:rPr>
          <w:noProof/>
        </w:rPr>
        <w:instrText xml:space="preserve"> PAGEREF _Toc311273985 \h </w:instrText>
      </w:r>
      <w:r>
        <w:rPr>
          <w:noProof/>
        </w:rPr>
      </w:r>
      <w:r>
        <w:rPr>
          <w:noProof/>
        </w:rPr>
        <w:fldChar w:fldCharType="separate"/>
      </w:r>
      <w:r w:rsidR="0022285C">
        <w:rPr>
          <w:noProof/>
        </w:rPr>
        <w:t>220</w:t>
      </w:r>
      <w:r>
        <w:rPr>
          <w:noProof/>
        </w:rPr>
        <w:fldChar w:fldCharType="end"/>
      </w:r>
    </w:p>
    <w:p w14:paraId="5C7F14B4" w14:textId="77777777" w:rsidR="00C82E07" w:rsidRDefault="00C82E07">
      <w:pPr>
        <w:pStyle w:val="INNH3"/>
        <w:tabs>
          <w:tab w:val="left" w:pos="1298"/>
          <w:tab w:val="right" w:leader="dot" w:pos="9016"/>
        </w:tabs>
        <w:rPr>
          <w:rFonts w:cstheme="minorBidi"/>
          <w:noProof/>
          <w:sz w:val="24"/>
          <w:szCs w:val="24"/>
          <w:lang w:val="fi-FI" w:eastAsia="ja-JP"/>
        </w:rPr>
      </w:pPr>
      <w:r>
        <w:rPr>
          <w:noProof/>
        </w:rPr>
        <w:t>10.2.2</w:t>
      </w:r>
      <w:r>
        <w:rPr>
          <w:rFonts w:cstheme="minorBidi"/>
          <w:noProof/>
          <w:sz w:val="24"/>
          <w:szCs w:val="24"/>
          <w:lang w:val="fi-FI" w:eastAsia="ja-JP"/>
        </w:rPr>
        <w:tab/>
      </w:r>
      <w:r>
        <w:rPr>
          <w:noProof/>
        </w:rPr>
        <w:t>Aijankohta aijanjakson sisälä</w:t>
      </w:r>
      <w:r>
        <w:rPr>
          <w:noProof/>
        </w:rPr>
        <w:tab/>
      </w:r>
      <w:r>
        <w:rPr>
          <w:noProof/>
        </w:rPr>
        <w:fldChar w:fldCharType="begin"/>
      </w:r>
      <w:r>
        <w:rPr>
          <w:noProof/>
        </w:rPr>
        <w:instrText xml:space="preserve"> PAGEREF _Toc311273986 \h </w:instrText>
      </w:r>
      <w:r>
        <w:rPr>
          <w:noProof/>
        </w:rPr>
      </w:r>
      <w:r>
        <w:rPr>
          <w:noProof/>
        </w:rPr>
        <w:fldChar w:fldCharType="separate"/>
      </w:r>
      <w:r w:rsidR="0022285C">
        <w:rPr>
          <w:noProof/>
        </w:rPr>
        <w:t>221</w:t>
      </w:r>
      <w:r>
        <w:rPr>
          <w:noProof/>
        </w:rPr>
        <w:fldChar w:fldCharType="end"/>
      </w:r>
    </w:p>
    <w:p w14:paraId="124A1356" w14:textId="77777777" w:rsidR="00C82E07" w:rsidRDefault="00C82E07">
      <w:pPr>
        <w:pStyle w:val="INNH3"/>
        <w:tabs>
          <w:tab w:val="left" w:pos="1298"/>
          <w:tab w:val="right" w:leader="dot" w:pos="9016"/>
        </w:tabs>
        <w:rPr>
          <w:rFonts w:cstheme="minorBidi"/>
          <w:noProof/>
          <w:sz w:val="24"/>
          <w:szCs w:val="24"/>
          <w:lang w:val="fi-FI" w:eastAsia="ja-JP"/>
        </w:rPr>
      </w:pPr>
      <w:r>
        <w:rPr>
          <w:noProof/>
        </w:rPr>
        <w:t>10.2.3</w:t>
      </w:r>
      <w:r>
        <w:rPr>
          <w:rFonts w:cstheme="minorBidi"/>
          <w:noProof/>
          <w:sz w:val="24"/>
          <w:szCs w:val="24"/>
          <w:lang w:val="fi-FI" w:eastAsia="ja-JP"/>
        </w:rPr>
        <w:tab/>
      </w:r>
      <w:r>
        <w:rPr>
          <w:noProof/>
        </w:rPr>
        <w:t>Aijankohta aijanjakson ulkopuolela</w:t>
      </w:r>
      <w:r>
        <w:rPr>
          <w:noProof/>
        </w:rPr>
        <w:tab/>
      </w:r>
      <w:r>
        <w:rPr>
          <w:noProof/>
        </w:rPr>
        <w:fldChar w:fldCharType="begin"/>
      </w:r>
      <w:r>
        <w:rPr>
          <w:noProof/>
        </w:rPr>
        <w:instrText xml:space="preserve"> PAGEREF _Toc311273987 \h </w:instrText>
      </w:r>
      <w:r>
        <w:rPr>
          <w:noProof/>
        </w:rPr>
      </w:r>
      <w:r>
        <w:rPr>
          <w:noProof/>
        </w:rPr>
        <w:fldChar w:fldCharType="separate"/>
      </w:r>
      <w:r w:rsidR="0022285C">
        <w:rPr>
          <w:noProof/>
        </w:rPr>
        <w:t>221</w:t>
      </w:r>
      <w:r>
        <w:rPr>
          <w:noProof/>
        </w:rPr>
        <w:fldChar w:fldCharType="end"/>
      </w:r>
    </w:p>
    <w:p w14:paraId="3ED48AD5" w14:textId="77777777" w:rsidR="00C82E07" w:rsidRDefault="00C82E07">
      <w:pPr>
        <w:pStyle w:val="INNH3"/>
        <w:tabs>
          <w:tab w:val="left" w:pos="1298"/>
          <w:tab w:val="right" w:leader="dot" w:pos="9016"/>
        </w:tabs>
        <w:rPr>
          <w:rFonts w:cstheme="minorBidi"/>
          <w:noProof/>
          <w:sz w:val="24"/>
          <w:szCs w:val="24"/>
          <w:lang w:val="fi-FI" w:eastAsia="ja-JP"/>
        </w:rPr>
      </w:pPr>
      <w:r>
        <w:rPr>
          <w:noProof/>
        </w:rPr>
        <w:t>10.2.4</w:t>
      </w:r>
      <w:r>
        <w:rPr>
          <w:rFonts w:cstheme="minorBidi"/>
          <w:noProof/>
          <w:sz w:val="24"/>
          <w:szCs w:val="24"/>
          <w:lang w:val="fi-FI" w:eastAsia="ja-JP"/>
        </w:rPr>
        <w:tab/>
      </w:r>
      <w:r>
        <w:rPr>
          <w:noProof/>
        </w:rPr>
        <w:t>Aijankohta sama ko komplementin aijanjakso</w:t>
      </w:r>
      <w:r>
        <w:rPr>
          <w:noProof/>
        </w:rPr>
        <w:tab/>
      </w:r>
      <w:r>
        <w:rPr>
          <w:noProof/>
        </w:rPr>
        <w:fldChar w:fldCharType="begin"/>
      </w:r>
      <w:r>
        <w:rPr>
          <w:noProof/>
        </w:rPr>
        <w:instrText xml:space="preserve"> PAGEREF _Toc311273988 \h </w:instrText>
      </w:r>
      <w:r>
        <w:rPr>
          <w:noProof/>
        </w:rPr>
      </w:r>
      <w:r>
        <w:rPr>
          <w:noProof/>
        </w:rPr>
        <w:fldChar w:fldCharType="separate"/>
      </w:r>
      <w:r w:rsidR="0022285C">
        <w:rPr>
          <w:noProof/>
        </w:rPr>
        <w:t>222</w:t>
      </w:r>
      <w:r>
        <w:rPr>
          <w:noProof/>
        </w:rPr>
        <w:fldChar w:fldCharType="end"/>
      </w:r>
    </w:p>
    <w:p w14:paraId="7ADED6E1" w14:textId="77777777" w:rsidR="00C82E07" w:rsidRDefault="00C82E07">
      <w:pPr>
        <w:pStyle w:val="INNH3"/>
        <w:tabs>
          <w:tab w:val="left" w:pos="1298"/>
          <w:tab w:val="right" w:leader="dot" w:pos="9016"/>
        </w:tabs>
        <w:rPr>
          <w:rFonts w:cstheme="minorBidi"/>
          <w:noProof/>
          <w:sz w:val="24"/>
          <w:szCs w:val="24"/>
          <w:lang w:val="fi-FI" w:eastAsia="ja-JP"/>
        </w:rPr>
      </w:pPr>
      <w:r>
        <w:rPr>
          <w:noProof/>
        </w:rPr>
        <w:t>10.2.5</w:t>
      </w:r>
      <w:r>
        <w:rPr>
          <w:rFonts w:cstheme="minorBidi"/>
          <w:noProof/>
          <w:sz w:val="24"/>
          <w:szCs w:val="24"/>
          <w:lang w:val="fi-FI" w:eastAsia="ja-JP"/>
        </w:rPr>
        <w:tab/>
      </w:r>
      <w:r>
        <w:rPr>
          <w:noProof/>
        </w:rPr>
        <w:t>Aijan adposisuunit ja komplementin kaasus</w:t>
      </w:r>
      <w:r>
        <w:rPr>
          <w:noProof/>
        </w:rPr>
        <w:tab/>
      </w:r>
      <w:r>
        <w:rPr>
          <w:noProof/>
        </w:rPr>
        <w:fldChar w:fldCharType="begin"/>
      </w:r>
      <w:r>
        <w:rPr>
          <w:noProof/>
        </w:rPr>
        <w:instrText xml:space="preserve"> PAGEREF _Toc311273989 \h </w:instrText>
      </w:r>
      <w:r>
        <w:rPr>
          <w:noProof/>
        </w:rPr>
      </w:r>
      <w:r>
        <w:rPr>
          <w:noProof/>
        </w:rPr>
        <w:fldChar w:fldCharType="separate"/>
      </w:r>
      <w:r w:rsidR="0022285C">
        <w:rPr>
          <w:noProof/>
        </w:rPr>
        <w:t>222</w:t>
      </w:r>
      <w:r>
        <w:rPr>
          <w:noProof/>
        </w:rPr>
        <w:fldChar w:fldCharType="end"/>
      </w:r>
    </w:p>
    <w:p w14:paraId="51E67D35" w14:textId="77777777" w:rsidR="00C82E07" w:rsidRDefault="00C82E07">
      <w:pPr>
        <w:pStyle w:val="INNH3"/>
        <w:tabs>
          <w:tab w:val="right" w:leader="dot" w:pos="9016"/>
        </w:tabs>
        <w:rPr>
          <w:rFonts w:cstheme="minorBidi"/>
          <w:noProof/>
          <w:sz w:val="24"/>
          <w:szCs w:val="24"/>
          <w:lang w:val="fi-FI" w:eastAsia="ja-JP"/>
        </w:rPr>
      </w:pPr>
      <w:r>
        <w:rPr>
          <w:noProof/>
        </w:rPr>
        <w:t>Tabeli 59: Aijan adposisuunit ja komplementin kaasus</w:t>
      </w:r>
      <w:r>
        <w:rPr>
          <w:noProof/>
        </w:rPr>
        <w:tab/>
      </w:r>
      <w:r>
        <w:rPr>
          <w:noProof/>
        </w:rPr>
        <w:fldChar w:fldCharType="begin"/>
      </w:r>
      <w:r>
        <w:rPr>
          <w:noProof/>
        </w:rPr>
        <w:instrText xml:space="preserve"> PAGEREF _Toc311273990 \h </w:instrText>
      </w:r>
      <w:r>
        <w:rPr>
          <w:noProof/>
        </w:rPr>
      </w:r>
      <w:r>
        <w:rPr>
          <w:noProof/>
        </w:rPr>
        <w:fldChar w:fldCharType="separate"/>
      </w:r>
      <w:r w:rsidR="0022285C">
        <w:rPr>
          <w:noProof/>
        </w:rPr>
        <w:t>222</w:t>
      </w:r>
      <w:r>
        <w:rPr>
          <w:noProof/>
        </w:rPr>
        <w:fldChar w:fldCharType="end"/>
      </w:r>
    </w:p>
    <w:p w14:paraId="125E43AE"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10.3</w:t>
      </w:r>
      <w:r>
        <w:rPr>
          <w:rFonts w:cstheme="minorBidi"/>
          <w:b w:val="0"/>
          <w:noProof/>
          <w:sz w:val="24"/>
          <w:szCs w:val="24"/>
          <w:lang w:val="fi-FI" w:eastAsia="ja-JP"/>
        </w:rPr>
        <w:tab/>
      </w:r>
      <w:r>
        <w:rPr>
          <w:noProof/>
        </w:rPr>
        <w:t>Tavan adposisuunit</w:t>
      </w:r>
      <w:r>
        <w:rPr>
          <w:noProof/>
        </w:rPr>
        <w:tab/>
      </w:r>
      <w:r>
        <w:rPr>
          <w:noProof/>
        </w:rPr>
        <w:fldChar w:fldCharType="begin"/>
      </w:r>
      <w:r>
        <w:rPr>
          <w:noProof/>
        </w:rPr>
        <w:instrText xml:space="preserve"> PAGEREF _Toc311273991 \h </w:instrText>
      </w:r>
      <w:r>
        <w:rPr>
          <w:noProof/>
        </w:rPr>
      </w:r>
      <w:r>
        <w:rPr>
          <w:noProof/>
        </w:rPr>
        <w:fldChar w:fldCharType="separate"/>
      </w:r>
      <w:r w:rsidR="0022285C">
        <w:rPr>
          <w:noProof/>
        </w:rPr>
        <w:t>223</w:t>
      </w:r>
      <w:r>
        <w:rPr>
          <w:noProof/>
        </w:rPr>
        <w:fldChar w:fldCharType="end"/>
      </w:r>
    </w:p>
    <w:p w14:paraId="4557337E" w14:textId="77777777" w:rsidR="00C82E07" w:rsidRDefault="00C82E07">
      <w:pPr>
        <w:pStyle w:val="INNH3"/>
        <w:tabs>
          <w:tab w:val="left" w:pos="1298"/>
          <w:tab w:val="right" w:leader="dot" w:pos="9016"/>
        </w:tabs>
        <w:rPr>
          <w:rFonts w:cstheme="minorBidi"/>
          <w:noProof/>
          <w:sz w:val="24"/>
          <w:szCs w:val="24"/>
          <w:lang w:val="fi-FI" w:eastAsia="ja-JP"/>
        </w:rPr>
      </w:pPr>
      <w:r>
        <w:rPr>
          <w:noProof/>
        </w:rPr>
        <w:t>10.3.1</w:t>
      </w:r>
      <w:r>
        <w:rPr>
          <w:rFonts w:cstheme="minorBidi"/>
          <w:noProof/>
          <w:sz w:val="24"/>
          <w:szCs w:val="24"/>
          <w:lang w:val="fi-FI" w:eastAsia="ja-JP"/>
        </w:rPr>
        <w:tab/>
      </w:r>
      <w:r>
        <w:rPr>
          <w:noProof/>
        </w:rPr>
        <w:t>Instrumentaaliset adposisuunit: millä konstila, minkä kans</w:t>
      </w:r>
      <w:r>
        <w:rPr>
          <w:noProof/>
        </w:rPr>
        <w:tab/>
      </w:r>
      <w:r>
        <w:rPr>
          <w:noProof/>
        </w:rPr>
        <w:fldChar w:fldCharType="begin"/>
      </w:r>
      <w:r>
        <w:rPr>
          <w:noProof/>
        </w:rPr>
        <w:instrText xml:space="preserve"> PAGEREF _Toc311273992 \h </w:instrText>
      </w:r>
      <w:r>
        <w:rPr>
          <w:noProof/>
        </w:rPr>
      </w:r>
      <w:r>
        <w:rPr>
          <w:noProof/>
        </w:rPr>
        <w:fldChar w:fldCharType="separate"/>
      </w:r>
      <w:r w:rsidR="0022285C">
        <w:rPr>
          <w:noProof/>
        </w:rPr>
        <w:t>223</w:t>
      </w:r>
      <w:r>
        <w:rPr>
          <w:noProof/>
        </w:rPr>
        <w:fldChar w:fldCharType="end"/>
      </w:r>
    </w:p>
    <w:p w14:paraId="3D5F34FA" w14:textId="77777777" w:rsidR="00C82E07" w:rsidRDefault="00C82E07">
      <w:pPr>
        <w:pStyle w:val="INNH3"/>
        <w:tabs>
          <w:tab w:val="left" w:pos="1298"/>
          <w:tab w:val="right" w:leader="dot" w:pos="9016"/>
        </w:tabs>
        <w:rPr>
          <w:rFonts w:cstheme="minorBidi"/>
          <w:noProof/>
          <w:sz w:val="24"/>
          <w:szCs w:val="24"/>
          <w:lang w:val="fi-FI" w:eastAsia="ja-JP"/>
        </w:rPr>
      </w:pPr>
      <w:r>
        <w:rPr>
          <w:noProof/>
        </w:rPr>
        <w:t>10.3.2</w:t>
      </w:r>
      <w:r>
        <w:rPr>
          <w:rFonts w:cstheme="minorBidi"/>
          <w:noProof/>
          <w:sz w:val="24"/>
          <w:szCs w:val="24"/>
          <w:lang w:val="fi-FI" w:eastAsia="ja-JP"/>
        </w:rPr>
        <w:tab/>
      </w:r>
      <w:r>
        <w:rPr>
          <w:noProof/>
        </w:rPr>
        <w:t>Komitatiiviset adposisuunit: kenen, minkä kans, mitä oon lisäksi</w:t>
      </w:r>
      <w:r>
        <w:rPr>
          <w:noProof/>
        </w:rPr>
        <w:tab/>
      </w:r>
      <w:r>
        <w:rPr>
          <w:noProof/>
        </w:rPr>
        <w:fldChar w:fldCharType="begin"/>
      </w:r>
      <w:r>
        <w:rPr>
          <w:noProof/>
        </w:rPr>
        <w:instrText xml:space="preserve"> PAGEREF _Toc311273993 \h </w:instrText>
      </w:r>
      <w:r>
        <w:rPr>
          <w:noProof/>
        </w:rPr>
      </w:r>
      <w:r>
        <w:rPr>
          <w:noProof/>
        </w:rPr>
        <w:fldChar w:fldCharType="separate"/>
      </w:r>
      <w:r w:rsidR="0022285C">
        <w:rPr>
          <w:noProof/>
        </w:rPr>
        <w:t>224</w:t>
      </w:r>
      <w:r>
        <w:rPr>
          <w:noProof/>
        </w:rPr>
        <w:fldChar w:fldCharType="end"/>
      </w:r>
    </w:p>
    <w:p w14:paraId="08802A3F" w14:textId="77777777" w:rsidR="00C82E07" w:rsidRDefault="00C82E07">
      <w:pPr>
        <w:pStyle w:val="INNH3"/>
        <w:tabs>
          <w:tab w:val="left" w:pos="1298"/>
          <w:tab w:val="right" w:leader="dot" w:pos="9016"/>
        </w:tabs>
        <w:rPr>
          <w:rFonts w:cstheme="minorBidi"/>
          <w:noProof/>
          <w:sz w:val="24"/>
          <w:szCs w:val="24"/>
          <w:lang w:val="fi-FI" w:eastAsia="ja-JP"/>
        </w:rPr>
      </w:pPr>
      <w:r>
        <w:rPr>
          <w:noProof/>
        </w:rPr>
        <w:t>10.3.3</w:t>
      </w:r>
      <w:r>
        <w:rPr>
          <w:rFonts w:cstheme="minorBidi"/>
          <w:noProof/>
          <w:sz w:val="24"/>
          <w:szCs w:val="24"/>
          <w:lang w:val="fi-FI" w:eastAsia="ja-JP"/>
        </w:rPr>
        <w:tab/>
      </w:r>
      <w:r>
        <w:rPr>
          <w:noProof/>
        </w:rPr>
        <w:t xml:space="preserve">Abessiivinen </w:t>
      </w:r>
      <w:r w:rsidRPr="00104213">
        <w:rPr>
          <w:i/>
          <w:noProof/>
        </w:rPr>
        <w:t>ilman-</w:t>
      </w:r>
      <w:r>
        <w:rPr>
          <w:noProof/>
        </w:rPr>
        <w:t>fraasi</w:t>
      </w:r>
      <w:r>
        <w:rPr>
          <w:noProof/>
        </w:rPr>
        <w:tab/>
      </w:r>
      <w:r>
        <w:rPr>
          <w:noProof/>
        </w:rPr>
        <w:fldChar w:fldCharType="begin"/>
      </w:r>
      <w:r>
        <w:rPr>
          <w:noProof/>
        </w:rPr>
        <w:instrText xml:space="preserve"> PAGEREF _Toc311273994 \h </w:instrText>
      </w:r>
      <w:r>
        <w:rPr>
          <w:noProof/>
        </w:rPr>
      </w:r>
      <w:r>
        <w:rPr>
          <w:noProof/>
        </w:rPr>
        <w:fldChar w:fldCharType="separate"/>
      </w:r>
      <w:r w:rsidR="0022285C">
        <w:rPr>
          <w:noProof/>
        </w:rPr>
        <w:t>224</w:t>
      </w:r>
      <w:r>
        <w:rPr>
          <w:noProof/>
        </w:rPr>
        <w:fldChar w:fldCharType="end"/>
      </w:r>
    </w:p>
    <w:p w14:paraId="37E17B0B" w14:textId="77777777" w:rsidR="00C82E07" w:rsidRDefault="00C82E07">
      <w:pPr>
        <w:pStyle w:val="INNH3"/>
        <w:tabs>
          <w:tab w:val="left" w:pos="1298"/>
          <w:tab w:val="right" w:leader="dot" w:pos="9016"/>
        </w:tabs>
        <w:rPr>
          <w:rFonts w:cstheme="minorBidi"/>
          <w:noProof/>
          <w:sz w:val="24"/>
          <w:szCs w:val="24"/>
          <w:lang w:val="fi-FI" w:eastAsia="ja-JP"/>
        </w:rPr>
      </w:pPr>
      <w:r>
        <w:rPr>
          <w:noProof/>
        </w:rPr>
        <w:t>10.3.4</w:t>
      </w:r>
      <w:r>
        <w:rPr>
          <w:rFonts w:cstheme="minorBidi"/>
          <w:noProof/>
          <w:sz w:val="24"/>
          <w:szCs w:val="24"/>
          <w:lang w:val="fi-FI" w:eastAsia="ja-JP"/>
        </w:rPr>
        <w:tab/>
      </w:r>
      <w:r>
        <w:rPr>
          <w:noProof/>
        </w:rPr>
        <w:t>Vasitut tavan adposisuunit: kunka, millä tavala?</w:t>
      </w:r>
      <w:r>
        <w:rPr>
          <w:noProof/>
        </w:rPr>
        <w:tab/>
      </w:r>
      <w:r>
        <w:rPr>
          <w:noProof/>
        </w:rPr>
        <w:fldChar w:fldCharType="begin"/>
      </w:r>
      <w:r>
        <w:rPr>
          <w:noProof/>
        </w:rPr>
        <w:instrText xml:space="preserve"> PAGEREF _Toc311273995 \h </w:instrText>
      </w:r>
      <w:r>
        <w:rPr>
          <w:noProof/>
        </w:rPr>
      </w:r>
      <w:r>
        <w:rPr>
          <w:noProof/>
        </w:rPr>
        <w:fldChar w:fldCharType="separate"/>
      </w:r>
      <w:r w:rsidR="0022285C">
        <w:rPr>
          <w:noProof/>
        </w:rPr>
        <w:t>225</w:t>
      </w:r>
      <w:r>
        <w:rPr>
          <w:noProof/>
        </w:rPr>
        <w:fldChar w:fldCharType="end"/>
      </w:r>
    </w:p>
    <w:p w14:paraId="603A2BC3" w14:textId="77777777" w:rsidR="00C82E07" w:rsidRDefault="00C82E07">
      <w:pPr>
        <w:pStyle w:val="INNH3"/>
        <w:tabs>
          <w:tab w:val="left" w:pos="1298"/>
          <w:tab w:val="right" w:leader="dot" w:pos="9016"/>
        </w:tabs>
        <w:rPr>
          <w:rFonts w:cstheme="minorBidi"/>
          <w:noProof/>
          <w:sz w:val="24"/>
          <w:szCs w:val="24"/>
          <w:lang w:val="fi-FI" w:eastAsia="ja-JP"/>
        </w:rPr>
      </w:pPr>
      <w:r>
        <w:rPr>
          <w:noProof/>
        </w:rPr>
        <w:t>10.3.5</w:t>
      </w:r>
      <w:r>
        <w:rPr>
          <w:rFonts w:cstheme="minorBidi"/>
          <w:noProof/>
          <w:sz w:val="24"/>
          <w:szCs w:val="24"/>
          <w:lang w:val="fi-FI" w:eastAsia="ja-JP"/>
        </w:rPr>
        <w:tab/>
      </w:r>
      <w:r>
        <w:rPr>
          <w:noProof/>
        </w:rPr>
        <w:t>Tavan adposisuunit ja komplementin kaasus</w:t>
      </w:r>
      <w:r>
        <w:rPr>
          <w:noProof/>
        </w:rPr>
        <w:tab/>
      </w:r>
      <w:r>
        <w:rPr>
          <w:noProof/>
        </w:rPr>
        <w:fldChar w:fldCharType="begin"/>
      </w:r>
      <w:r>
        <w:rPr>
          <w:noProof/>
        </w:rPr>
        <w:instrText xml:space="preserve"> PAGEREF _Toc311273996 \h </w:instrText>
      </w:r>
      <w:r>
        <w:rPr>
          <w:noProof/>
        </w:rPr>
      </w:r>
      <w:r>
        <w:rPr>
          <w:noProof/>
        </w:rPr>
        <w:fldChar w:fldCharType="separate"/>
      </w:r>
      <w:r w:rsidR="0022285C">
        <w:rPr>
          <w:noProof/>
        </w:rPr>
        <w:t>225</w:t>
      </w:r>
      <w:r>
        <w:rPr>
          <w:noProof/>
        </w:rPr>
        <w:fldChar w:fldCharType="end"/>
      </w:r>
    </w:p>
    <w:p w14:paraId="32ADBEB8" w14:textId="77777777" w:rsidR="00C82E07" w:rsidRDefault="00C82E07">
      <w:pPr>
        <w:pStyle w:val="INNH3"/>
        <w:tabs>
          <w:tab w:val="right" w:leader="dot" w:pos="9016"/>
        </w:tabs>
        <w:rPr>
          <w:rFonts w:cstheme="minorBidi"/>
          <w:noProof/>
          <w:sz w:val="24"/>
          <w:szCs w:val="24"/>
          <w:lang w:val="fi-FI" w:eastAsia="ja-JP"/>
        </w:rPr>
      </w:pPr>
      <w:r>
        <w:rPr>
          <w:noProof/>
        </w:rPr>
        <w:t>Tabeli 60: Tavan adposisuunit: Intrumentaaliset, komitatiiviset, abessiiviset ja vasitut tavan adposisuunit</w:t>
      </w:r>
      <w:r>
        <w:rPr>
          <w:noProof/>
        </w:rPr>
        <w:tab/>
      </w:r>
      <w:r>
        <w:rPr>
          <w:noProof/>
        </w:rPr>
        <w:fldChar w:fldCharType="begin"/>
      </w:r>
      <w:r>
        <w:rPr>
          <w:noProof/>
        </w:rPr>
        <w:instrText xml:space="preserve"> PAGEREF _Toc311273997 \h </w:instrText>
      </w:r>
      <w:r>
        <w:rPr>
          <w:noProof/>
        </w:rPr>
      </w:r>
      <w:r>
        <w:rPr>
          <w:noProof/>
        </w:rPr>
        <w:fldChar w:fldCharType="separate"/>
      </w:r>
      <w:r w:rsidR="0022285C">
        <w:rPr>
          <w:noProof/>
        </w:rPr>
        <w:t>226</w:t>
      </w:r>
      <w:r>
        <w:rPr>
          <w:noProof/>
        </w:rPr>
        <w:fldChar w:fldCharType="end"/>
      </w:r>
    </w:p>
    <w:p w14:paraId="4E7A5B61"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10.4</w:t>
      </w:r>
      <w:r>
        <w:rPr>
          <w:rFonts w:cstheme="minorBidi"/>
          <w:b w:val="0"/>
          <w:noProof/>
          <w:sz w:val="24"/>
          <w:szCs w:val="24"/>
          <w:lang w:val="fi-FI" w:eastAsia="ja-JP"/>
        </w:rPr>
        <w:tab/>
      </w:r>
      <w:r>
        <w:rPr>
          <w:noProof/>
        </w:rPr>
        <w:t>Syyn adposisuunit: miksi, minkä tähđen, millä argumentila?</w:t>
      </w:r>
      <w:r>
        <w:rPr>
          <w:noProof/>
        </w:rPr>
        <w:tab/>
      </w:r>
      <w:r>
        <w:rPr>
          <w:noProof/>
        </w:rPr>
        <w:fldChar w:fldCharType="begin"/>
      </w:r>
      <w:r>
        <w:rPr>
          <w:noProof/>
        </w:rPr>
        <w:instrText xml:space="preserve"> PAGEREF _Toc311273998 \h </w:instrText>
      </w:r>
      <w:r>
        <w:rPr>
          <w:noProof/>
        </w:rPr>
      </w:r>
      <w:r>
        <w:rPr>
          <w:noProof/>
        </w:rPr>
        <w:fldChar w:fldCharType="separate"/>
      </w:r>
      <w:r w:rsidR="0022285C">
        <w:rPr>
          <w:noProof/>
        </w:rPr>
        <w:t>226</w:t>
      </w:r>
      <w:r>
        <w:rPr>
          <w:noProof/>
        </w:rPr>
        <w:fldChar w:fldCharType="end"/>
      </w:r>
    </w:p>
    <w:p w14:paraId="47107D77"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10.5</w:t>
      </w:r>
      <w:r>
        <w:rPr>
          <w:rFonts w:cstheme="minorBidi"/>
          <w:b w:val="0"/>
          <w:noProof/>
          <w:sz w:val="24"/>
          <w:szCs w:val="24"/>
          <w:lang w:val="fi-FI" w:eastAsia="ja-JP"/>
        </w:rPr>
        <w:tab/>
      </w:r>
      <w:r>
        <w:rPr>
          <w:noProof/>
        </w:rPr>
        <w:t>Adposisuunit paljousfraasiissa</w:t>
      </w:r>
      <w:r>
        <w:rPr>
          <w:noProof/>
        </w:rPr>
        <w:tab/>
      </w:r>
      <w:r>
        <w:rPr>
          <w:noProof/>
        </w:rPr>
        <w:fldChar w:fldCharType="begin"/>
      </w:r>
      <w:r>
        <w:rPr>
          <w:noProof/>
        </w:rPr>
        <w:instrText xml:space="preserve"> PAGEREF _Toc311273999 \h </w:instrText>
      </w:r>
      <w:r>
        <w:rPr>
          <w:noProof/>
        </w:rPr>
      </w:r>
      <w:r>
        <w:rPr>
          <w:noProof/>
        </w:rPr>
        <w:fldChar w:fldCharType="separate"/>
      </w:r>
      <w:r w:rsidR="0022285C">
        <w:rPr>
          <w:noProof/>
        </w:rPr>
        <w:t>227</w:t>
      </w:r>
      <w:r>
        <w:rPr>
          <w:noProof/>
        </w:rPr>
        <w:fldChar w:fldCharType="end"/>
      </w:r>
    </w:p>
    <w:p w14:paraId="5EAA2747"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10.6</w:t>
      </w:r>
      <w:r>
        <w:rPr>
          <w:rFonts w:cstheme="minorBidi"/>
          <w:b w:val="0"/>
          <w:noProof/>
          <w:sz w:val="24"/>
          <w:szCs w:val="24"/>
          <w:lang w:val="fi-FI" w:eastAsia="ja-JP"/>
        </w:rPr>
        <w:tab/>
      </w:r>
      <w:r>
        <w:rPr>
          <w:noProof/>
        </w:rPr>
        <w:t>Suhđetadposisuunit</w:t>
      </w:r>
      <w:r>
        <w:rPr>
          <w:noProof/>
        </w:rPr>
        <w:tab/>
      </w:r>
      <w:r>
        <w:rPr>
          <w:noProof/>
        </w:rPr>
        <w:fldChar w:fldCharType="begin"/>
      </w:r>
      <w:r>
        <w:rPr>
          <w:noProof/>
        </w:rPr>
        <w:instrText xml:space="preserve"> PAGEREF _Toc311274000 \h </w:instrText>
      </w:r>
      <w:r>
        <w:rPr>
          <w:noProof/>
        </w:rPr>
      </w:r>
      <w:r>
        <w:rPr>
          <w:noProof/>
        </w:rPr>
        <w:fldChar w:fldCharType="separate"/>
      </w:r>
      <w:r w:rsidR="0022285C">
        <w:rPr>
          <w:noProof/>
        </w:rPr>
        <w:t>227</w:t>
      </w:r>
      <w:r>
        <w:rPr>
          <w:noProof/>
        </w:rPr>
        <w:fldChar w:fldCharType="end"/>
      </w:r>
    </w:p>
    <w:p w14:paraId="40B1C1F5"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10.7</w:t>
      </w:r>
      <w:r>
        <w:rPr>
          <w:rFonts w:cstheme="minorBidi"/>
          <w:b w:val="0"/>
          <w:noProof/>
          <w:sz w:val="24"/>
          <w:szCs w:val="24"/>
          <w:lang w:val="fi-FI" w:eastAsia="ja-JP"/>
        </w:rPr>
        <w:tab/>
      </w:r>
      <w:r>
        <w:rPr>
          <w:noProof/>
        </w:rPr>
        <w:t>Läpinäkymättömät adposisuunit</w:t>
      </w:r>
      <w:r>
        <w:rPr>
          <w:noProof/>
        </w:rPr>
        <w:tab/>
      </w:r>
      <w:r>
        <w:rPr>
          <w:noProof/>
        </w:rPr>
        <w:fldChar w:fldCharType="begin"/>
      </w:r>
      <w:r>
        <w:rPr>
          <w:noProof/>
        </w:rPr>
        <w:instrText xml:space="preserve"> PAGEREF _Toc311274001 \h </w:instrText>
      </w:r>
      <w:r>
        <w:rPr>
          <w:noProof/>
        </w:rPr>
      </w:r>
      <w:r>
        <w:rPr>
          <w:noProof/>
        </w:rPr>
        <w:fldChar w:fldCharType="separate"/>
      </w:r>
      <w:r w:rsidR="0022285C">
        <w:rPr>
          <w:noProof/>
        </w:rPr>
        <w:t>229</w:t>
      </w:r>
      <w:r>
        <w:rPr>
          <w:noProof/>
        </w:rPr>
        <w:fldChar w:fldCharType="end"/>
      </w:r>
    </w:p>
    <w:p w14:paraId="7E6AB4CF" w14:textId="77777777" w:rsidR="00C82E07" w:rsidRDefault="00C82E07">
      <w:pPr>
        <w:pStyle w:val="INNH3"/>
        <w:tabs>
          <w:tab w:val="left" w:pos="1298"/>
          <w:tab w:val="right" w:leader="dot" w:pos="9016"/>
        </w:tabs>
        <w:rPr>
          <w:rFonts w:cstheme="minorBidi"/>
          <w:noProof/>
          <w:sz w:val="24"/>
          <w:szCs w:val="24"/>
          <w:lang w:val="fi-FI" w:eastAsia="ja-JP"/>
        </w:rPr>
      </w:pPr>
      <w:r>
        <w:rPr>
          <w:noProof/>
        </w:rPr>
        <w:t>10.7.1</w:t>
      </w:r>
      <w:r>
        <w:rPr>
          <w:rFonts w:cstheme="minorBidi"/>
          <w:noProof/>
          <w:sz w:val="24"/>
          <w:szCs w:val="24"/>
          <w:lang w:val="fi-FI" w:eastAsia="ja-JP"/>
        </w:rPr>
        <w:tab/>
      </w:r>
      <w:r w:rsidRPr="00104213">
        <w:rPr>
          <w:i/>
          <w:noProof/>
        </w:rPr>
        <w:t xml:space="preserve">alla </w:t>
      </w:r>
      <w:r>
        <w:rPr>
          <w:noProof/>
        </w:rPr>
        <w:t>:</w:t>
      </w:r>
      <w:r w:rsidRPr="00104213">
        <w:rPr>
          <w:i/>
          <w:noProof/>
        </w:rPr>
        <w:t xml:space="preserve"> alle</w:t>
      </w:r>
      <w:r>
        <w:rPr>
          <w:noProof/>
        </w:rPr>
        <w:t>(</w:t>
      </w:r>
      <w:r w:rsidRPr="00104213">
        <w:rPr>
          <w:i/>
          <w:noProof/>
        </w:rPr>
        <w:t>t</w:t>
      </w:r>
      <w:r>
        <w:rPr>
          <w:noProof/>
        </w:rPr>
        <w:t>)</w:t>
      </w:r>
      <w:r>
        <w:rPr>
          <w:noProof/>
        </w:rPr>
        <w:tab/>
      </w:r>
      <w:r>
        <w:rPr>
          <w:noProof/>
        </w:rPr>
        <w:fldChar w:fldCharType="begin"/>
      </w:r>
      <w:r>
        <w:rPr>
          <w:noProof/>
        </w:rPr>
        <w:instrText xml:space="preserve"> PAGEREF _Toc311274002 \h </w:instrText>
      </w:r>
      <w:r>
        <w:rPr>
          <w:noProof/>
        </w:rPr>
      </w:r>
      <w:r>
        <w:rPr>
          <w:noProof/>
        </w:rPr>
        <w:fldChar w:fldCharType="separate"/>
      </w:r>
      <w:r w:rsidR="0022285C">
        <w:rPr>
          <w:noProof/>
        </w:rPr>
        <w:t>229</w:t>
      </w:r>
      <w:r>
        <w:rPr>
          <w:noProof/>
        </w:rPr>
        <w:fldChar w:fldCharType="end"/>
      </w:r>
    </w:p>
    <w:p w14:paraId="5EA75D1D" w14:textId="77777777" w:rsidR="00C82E07" w:rsidRDefault="00C82E07">
      <w:pPr>
        <w:pStyle w:val="INNH3"/>
        <w:tabs>
          <w:tab w:val="left" w:pos="1298"/>
          <w:tab w:val="right" w:leader="dot" w:pos="9016"/>
        </w:tabs>
        <w:rPr>
          <w:rFonts w:cstheme="minorBidi"/>
          <w:noProof/>
          <w:sz w:val="24"/>
          <w:szCs w:val="24"/>
          <w:lang w:val="fi-FI" w:eastAsia="ja-JP"/>
        </w:rPr>
      </w:pPr>
      <w:r>
        <w:rPr>
          <w:noProof/>
        </w:rPr>
        <w:t>10.7.2</w:t>
      </w:r>
      <w:r>
        <w:rPr>
          <w:rFonts w:cstheme="minorBidi"/>
          <w:noProof/>
          <w:sz w:val="24"/>
          <w:szCs w:val="24"/>
          <w:lang w:val="fi-FI" w:eastAsia="ja-JP"/>
        </w:rPr>
        <w:tab/>
      </w:r>
      <w:r w:rsidRPr="00104213">
        <w:rPr>
          <w:i/>
          <w:noProof/>
        </w:rPr>
        <w:t>ympäri</w:t>
      </w:r>
      <w:r>
        <w:rPr>
          <w:noProof/>
        </w:rPr>
        <w:t>(</w:t>
      </w:r>
      <w:r w:rsidRPr="00104213">
        <w:rPr>
          <w:i/>
          <w:noProof/>
        </w:rPr>
        <w:t>t</w:t>
      </w:r>
      <w:r>
        <w:rPr>
          <w:noProof/>
        </w:rPr>
        <w:t>)</w:t>
      </w:r>
      <w:r>
        <w:rPr>
          <w:noProof/>
        </w:rPr>
        <w:tab/>
      </w:r>
      <w:r>
        <w:rPr>
          <w:noProof/>
        </w:rPr>
        <w:fldChar w:fldCharType="begin"/>
      </w:r>
      <w:r>
        <w:rPr>
          <w:noProof/>
        </w:rPr>
        <w:instrText xml:space="preserve"> PAGEREF _Toc311274003 \h </w:instrText>
      </w:r>
      <w:r>
        <w:rPr>
          <w:noProof/>
        </w:rPr>
      </w:r>
      <w:r>
        <w:rPr>
          <w:noProof/>
        </w:rPr>
        <w:fldChar w:fldCharType="separate"/>
      </w:r>
      <w:r w:rsidR="0022285C">
        <w:rPr>
          <w:noProof/>
        </w:rPr>
        <w:t>230</w:t>
      </w:r>
      <w:r>
        <w:rPr>
          <w:noProof/>
        </w:rPr>
        <w:fldChar w:fldCharType="end"/>
      </w:r>
    </w:p>
    <w:p w14:paraId="55ABFB60" w14:textId="77777777" w:rsidR="00C82E07" w:rsidRDefault="00C82E07">
      <w:pPr>
        <w:pStyle w:val="INNH3"/>
        <w:tabs>
          <w:tab w:val="left" w:pos="1298"/>
          <w:tab w:val="right" w:leader="dot" w:pos="9016"/>
        </w:tabs>
        <w:rPr>
          <w:rFonts w:cstheme="minorBidi"/>
          <w:noProof/>
          <w:sz w:val="24"/>
          <w:szCs w:val="24"/>
          <w:lang w:val="fi-FI" w:eastAsia="ja-JP"/>
        </w:rPr>
      </w:pPr>
      <w:r>
        <w:rPr>
          <w:noProof/>
        </w:rPr>
        <w:t>10.7.3</w:t>
      </w:r>
      <w:r>
        <w:rPr>
          <w:rFonts w:cstheme="minorBidi"/>
          <w:noProof/>
          <w:sz w:val="24"/>
          <w:szCs w:val="24"/>
          <w:lang w:val="fi-FI" w:eastAsia="ja-JP"/>
        </w:rPr>
        <w:tab/>
      </w:r>
      <w:r w:rsidRPr="00104213">
        <w:rPr>
          <w:i/>
          <w:noProof/>
        </w:rPr>
        <w:t xml:space="preserve">perässä </w:t>
      </w:r>
      <w:r>
        <w:rPr>
          <w:noProof/>
        </w:rPr>
        <w:t>~</w:t>
      </w:r>
      <w:r w:rsidRPr="00104213">
        <w:rPr>
          <w:i/>
          <w:noProof/>
        </w:rPr>
        <w:t xml:space="preserve"> pörässä</w:t>
      </w:r>
      <w:r>
        <w:rPr>
          <w:noProof/>
        </w:rPr>
        <w:t>,</w:t>
      </w:r>
      <w:r w:rsidRPr="00104213">
        <w:rPr>
          <w:i/>
          <w:noProof/>
        </w:rPr>
        <w:t xml:space="preserve"> perhään </w:t>
      </w:r>
      <w:r>
        <w:rPr>
          <w:noProof/>
        </w:rPr>
        <w:t>~</w:t>
      </w:r>
      <w:r w:rsidRPr="00104213">
        <w:rPr>
          <w:i/>
          <w:noProof/>
        </w:rPr>
        <w:t xml:space="preserve"> pörhään</w:t>
      </w:r>
      <w:r>
        <w:rPr>
          <w:noProof/>
        </w:rPr>
        <w:tab/>
      </w:r>
      <w:r>
        <w:rPr>
          <w:noProof/>
        </w:rPr>
        <w:fldChar w:fldCharType="begin"/>
      </w:r>
      <w:r>
        <w:rPr>
          <w:noProof/>
        </w:rPr>
        <w:instrText xml:space="preserve"> PAGEREF _Toc311274004 \h </w:instrText>
      </w:r>
      <w:r>
        <w:rPr>
          <w:noProof/>
        </w:rPr>
      </w:r>
      <w:r>
        <w:rPr>
          <w:noProof/>
        </w:rPr>
        <w:fldChar w:fldCharType="separate"/>
      </w:r>
      <w:r w:rsidR="0022285C">
        <w:rPr>
          <w:noProof/>
        </w:rPr>
        <w:t>230</w:t>
      </w:r>
      <w:r>
        <w:rPr>
          <w:noProof/>
        </w:rPr>
        <w:fldChar w:fldCharType="end"/>
      </w:r>
    </w:p>
    <w:p w14:paraId="41D7638C" w14:textId="77777777" w:rsidR="00C82E07" w:rsidRDefault="00C82E07">
      <w:pPr>
        <w:pStyle w:val="INNH3"/>
        <w:tabs>
          <w:tab w:val="left" w:pos="1298"/>
          <w:tab w:val="right" w:leader="dot" w:pos="9016"/>
        </w:tabs>
        <w:rPr>
          <w:rFonts w:cstheme="minorBidi"/>
          <w:noProof/>
          <w:sz w:val="24"/>
          <w:szCs w:val="24"/>
          <w:lang w:val="fi-FI" w:eastAsia="ja-JP"/>
        </w:rPr>
      </w:pPr>
      <w:r>
        <w:rPr>
          <w:noProof/>
        </w:rPr>
        <w:lastRenderedPageBreak/>
        <w:t>10.7.4</w:t>
      </w:r>
      <w:r>
        <w:rPr>
          <w:rFonts w:cstheme="minorBidi"/>
          <w:noProof/>
          <w:sz w:val="24"/>
          <w:szCs w:val="24"/>
          <w:lang w:val="fi-FI" w:eastAsia="ja-JP"/>
        </w:rPr>
        <w:tab/>
      </w:r>
      <w:r w:rsidRPr="00104213">
        <w:rPr>
          <w:i/>
          <w:noProof/>
        </w:rPr>
        <w:t>kans</w:t>
      </w:r>
      <w:r>
        <w:rPr>
          <w:noProof/>
        </w:rPr>
        <w:t>(</w:t>
      </w:r>
      <w:r w:rsidRPr="00104213">
        <w:rPr>
          <w:i/>
          <w:noProof/>
        </w:rPr>
        <w:t>a</w:t>
      </w:r>
      <w:r>
        <w:rPr>
          <w:noProof/>
        </w:rPr>
        <w:t>)</w:t>
      </w:r>
      <w:r>
        <w:rPr>
          <w:noProof/>
        </w:rPr>
        <w:tab/>
      </w:r>
      <w:r>
        <w:rPr>
          <w:noProof/>
        </w:rPr>
        <w:fldChar w:fldCharType="begin"/>
      </w:r>
      <w:r>
        <w:rPr>
          <w:noProof/>
        </w:rPr>
        <w:instrText xml:space="preserve"> PAGEREF _Toc311274005 \h </w:instrText>
      </w:r>
      <w:r>
        <w:rPr>
          <w:noProof/>
        </w:rPr>
      </w:r>
      <w:r>
        <w:rPr>
          <w:noProof/>
        </w:rPr>
        <w:fldChar w:fldCharType="separate"/>
      </w:r>
      <w:r w:rsidR="0022285C">
        <w:rPr>
          <w:noProof/>
        </w:rPr>
        <w:t>230</w:t>
      </w:r>
      <w:r>
        <w:rPr>
          <w:noProof/>
        </w:rPr>
        <w:fldChar w:fldCharType="end"/>
      </w:r>
    </w:p>
    <w:p w14:paraId="7F12CB3F" w14:textId="77777777" w:rsidR="00C82E07" w:rsidRDefault="00C82E07">
      <w:pPr>
        <w:pStyle w:val="INNH3"/>
        <w:tabs>
          <w:tab w:val="left" w:pos="1298"/>
          <w:tab w:val="right" w:leader="dot" w:pos="9016"/>
        </w:tabs>
        <w:rPr>
          <w:rFonts w:cstheme="minorBidi"/>
          <w:noProof/>
          <w:sz w:val="24"/>
          <w:szCs w:val="24"/>
          <w:lang w:val="fi-FI" w:eastAsia="ja-JP"/>
        </w:rPr>
      </w:pPr>
      <w:r>
        <w:rPr>
          <w:noProof/>
        </w:rPr>
        <w:t>10.7.5</w:t>
      </w:r>
      <w:r>
        <w:rPr>
          <w:rFonts w:cstheme="minorBidi"/>
          <w:noProof/>
          <w:sz w:val="24"/>
          <w:szCs w:val="24"/>
          <w:lang w:val="fi-FI" w:eastAsia="ja-JP"/>
        </w:rPr>
        <w:tab/>
      </w:r>
      <w:r w:rsidRPr="00104213">
        <w:rPr>
          <w:i/>
          <w:noProof/>
        </w:rPr>
        <w:t>päältä</w:t>
      </w:r>
      <w:r>
        <w:rPr>
          <w:noProof/>
        </w:rPr>
        <w:tab/>
      </w:r>
      <w:r>
        <w:rPr>
          <w:noProof/>
        </w:rPr>
        <w:fldChar w:fldCharType="begin"/>
      </w:r>
      <w:r>
        <w:rPr>
          <w:noProof/>
        </w:rPr>
        <w:instrText xml:space="preserve"> PAGEREF _Toc311274006 \h </w:instrText>
      </w:r>
      <w:r>
        <w:rPr>
          <w:noProof/>
        </w:rPr>
      </w:r>
      <w:r>
        <w:rPr>
          <w:noProof/>
        </w:rPr>
        <w:fldChar w:fldCharType="separate"/>
      </w:r>
      <w:r w:rsidR="0022285C">
        <w:rPr>
          <w:noProof/>
        </w:rPr>
        <w:t>230</w:t>
      </w:r>
      <w:r>
        <w:rPr>
          <w:noProof/>
        </w:rPr>
        <w:fldChar w:fldCharType="end"/>
      </w:r>
    </w:p>
    <w:p w14:paraId="0F0C247A" w14:textId="77777777" w:rsidR="00C82E07" w:rsidRDefault="00C82E07">
      <w:pPr>
        <w:pStyle w:val="INNH3"/>
        <w:tabs>
          <w:tab w:val="left" w:pos="1298"/>
          <w:tab w:val="right" w:leader="dot" w:pos="9016"/>
        </w:tabs>
        <w:rPr>
          <w:rFonts w:cstheme="minorBidi"/>
          <w:noProof/>
          <w:sz w:val="24"/>
          <w:szCs w:val="24"/>
          <w:lang w:val="fi-FI" w:eastAsia="ja-JP"/>
        </w:rPr>
      </w:pPr>
      <w:r>
        <w:rPr>
          <w:noProof/>
        </w:rPr>
        <w:t>10.7.6</w:t>
      </w:r>
      <w:r>
        <w:rPr>
          <w:rFonts w:cstheme="minorBidi"/>
          <w:noProof/>
          <w:sz w:val="24"/>
          <w:szCs w:val="24"/>
          <w:lang w:val="fi-FI" w:eastAsia="ja-JP"/>
        </w:rPr>
        <w:tab/>
      </w:r>
      <w:r w:rsidRPr="00104213">
        <w:rPr>
          <w:i/>
          <w:noProof/>
        </w:rPr>
        <w:t>pääle</w:t>
      </w:r>
      <w:r>
        <w:rPr>
          <w:noProof/>
        </w:rPr>
        <w:t>(</w:t>
      </w:r>
      <w:r w:rsidRPr="00104213">
        <w:rPr>
          <w:i/>
          <w:noProof/>
        </w:rPr>
        <w:t>t</w:t>
      </w:r>
      <w:r>
        <w:rPr>
          <w:noProof/>
        </w:rPr>
        <w:t>)</w:t>
      </w:r>
      <w:r>
        <w:rPr>
          <w:noProof/>
        </w:rPr>
        <w:tab/>
      </w:r>
      <w:r>
        <w:rPr>
          <w:noProof/>
        </w:rPr>
        <w:fldChar w:fldCharType="begin"/>
      </w:r>
      <w:r>
        <w:rPr>
          <w:noProof/>
        </w:rPr>
        <w:instrText xml:space="preserve"> PAGEREF _Toc311274007 \h </w:instrText>
      </w:r>
      <w:r>
        <w:rPr>
          <w:noProof/>
        </w:rPr>
      </w:r>
      <w:r>
        <w:rPr>
          <w:noProof/>
        </w:rPr>
        <w:fldChar w:fldCharType="separate"/>
      </w:r>
      <w:r w:rsidR="0022285C">
        <w:rPr>
          <w:noProof/>
        </w:rPr>
        <w:t>231</w:t>
      </w:r>
      <w:r>
        <w:rPr>
          <w:noProof/>
        </w:rPr>
        <w:fldChar w:fldCharType="end"/>
      </w:r>
    </w:p>
    <w:p w14:paraId="5FE02812"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10.8</w:t>
      </w:r>
      <w:r>
        <w:rPr>
          <w:rFonts w:cstheme="minorBidi"/>
          <w:b w:val="0"/>
          <w:noProof/>
          <w:sz w:val="24"/>
          <w:szCs w:val="24"/>
          <w:lang w:val="fi-FI" w:eastAsia="ja-JP"/>
        </w:rPr>
        <w:tab/>
      </w:r>
      <w:r>
        <w:rPr>
          <w:noProof/>
        </w:rPr>
        <w:t>Löysät adposisuunifraasit</w:t>
      </w:r>
      <w:r>
        <w:rPr>
          <w:noProof/>
        </w:rPr>
        <w:tab/>
      </w:r>
      <w:r>
        <w:rPr>
          <w:noProof/>
        </w:rPr>
        <w:fldChar w:fldCharType="begin"/>
      </w:r>
      <w:r>
        <w:rPr>
          <w:noProof/>
        </w:rPr>
        <w:instrText xml:space="preserve"> PAGEREF _Toc311274008 \h </w:instrText>
      </w:r>
      <w:r>
        <w:rPr>
          <w:noProof/>
        </w:rPr>
      </w:r>
      <w:r>
        <w:rPr>
          <w:noProof/>
        </w:rPr>
        <w:fldChar w:fldCharType="separate"/>
      </w:r>
      <w:r w:rsidR="0022285C">
        <w:rPr>
          <w:noProof/>
        </w:rPr>
        <w:t>232</w:t>
      </w:r>
      <w:r>
        <w:rPr>
          <w:noProof/>
        </w:rPr>
        <w:fldChar w:fldCharType="end"/>
      </w:r>
    </w:p>
    <w:p w14:paraId="356E2CE1"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10.9</w:t>
      </w:r>
      <w:r>
        <w:rPr>
          <w:rFonts w:cstheme="minorBidi"/>
          <w:b w:val="0"/>
          <w:noProof/>
          <w:sz w:val="24"/>
          <w:szCs w:val="24"/>
          <w:lang w:val="fi-FI" w:eastAsia="ja-JP"/>
        </w:rPr>
        <w:tab/>
      </w:r>
      <w:r>
        <w:rPr>
          <w:noProof/>
        </w:rPr>
        <w:t>Adposisuuniista kokkoovasti</w:t>
      </w:r>
      <w:r>
        <w:rPr>
          <w:noProof/>
        </w:rPr>
        <w:tab/>
      </w:r>
      <w:r>
        <w:rPr>
          <w:noProof/>
        </w:rPr>
        <w:fldChar w:fldCharType="begin"/>
      </w:r>
      <w:r>
        <w:rPr>
          <w:noProof/>
        </w:rPr>
        <w:instrText xml:space="preserve"> PAGEREF _Toc311274009 \h </w:instrText>
      </w:r>
      <w:r>
        <w:rPr>
          <w:noProof/>
        </w:rPr>
      </w:r>
      <w:r>
        <w:rPr>
          <w:noProof/>
        </w:rPr>
        <w:fldChar w:fldCharType="separate"/>
      </w:r>
      <w:r w:rsidR="0022285C">
        <w:rPr>
          <w:noProof/>
        </w:rPr>
        <w:t>232</w:t>
      </w:r>
      <w:r>
        <w:rPr>
          <w:noProof/>
        </w:rPr>
        <w:fldChar w:fldCharType="end"/>
      </w:r>
    </w:p>
    <w:p w14:paraId="5EBC949E" w14:textId="77777777" w:rsidR="00C82E07" w:rsidRDefault="00C82E07">
      <w:pPr>
        <w:pStyle w:val="INNH3"/>
        <w:tabs>
          <w:tab w:val="right" w:leader="dot" w:pos="9016"/>
        </w:tabs>
        <w:rPr>
          <w:rFonts w:cstheme="minorBidi"/>
          <w:noProof/>
          <w:sz w:val="24"/>
          <w:szCs w:val="24"/>
          <w:lang w:val="fi-FI" w:eastAsia="ja-JP"/>
        </w:rPr>
      </w:pPr>
      <w:r>
        <w:rPr>
          <w:noProof/>
        </w:rPr>
        <w:t>Tabeli 61: Adposisuunit – funksuuni ja struktuuri</w:t>
      </w:r>
      <w:r>
        <w:rPr>
          <w:noProof/>
        </w:rPr>
        <w:tab/>
      </w:r>
      <w:r>
        <w:rPr>
          <w:noProof/>
        </w:rPr>
        <w:fldChar w:fldCharType="begin"/>
      </w:r>
      <w:r>
        <w:rPr>
          <w:noProof/>
        </w:rPr>
        <w:instrText xml:space="preserve"> PAGEREF _Toc311274010 \h </w:instrText>
      </w:r>
      <w:r>
        <w:rPr>
          <w:noProof/>
        </w:rPr>
      </w:r>
      <w:r>
        <w:rPr>
          <w:noProof/>
        </w:rPr>
        <w:fldChar w:fldCharType="separate"/>
      </w:r>
      <w:r w:rsidR="0022285C">
        <w:rPr>
          <w:noProof/>
        </w:rPr>
        <w:t>233</w:t>
      </w:r>
      <w:r>
        <w:rPr>
          <w:noProof/>
        </w:rPr>
        <w:fldChar w:fldCharType="end"/>
      </w:r>
    </w:p>
    <w:p w14:paraId="039E6C49" w14:textId="77777777" w:rsidR="00C82E07" w:rsidRDefault="00C82E07">
      <w:pPr>
        <w:pStyle w:val="INNH1"/>
        <w:tabs>
          <w:tab w:val="left" w:pos="524"/>
          <w:tab w:val="right" w:leader="dot" w:pos="9016"/>
        </w:tabs>
        <w:rPr>
          <w:rFonts w:cstheme="minorBidi"/>
          <w:b w:val="0"/>
          <w:noProof/>
          <w:lang w:val="fi-FI" w:eastAsia="ja-JP"/>
        </w:rPr>
      </w:pPr>
      <w:r>
        <w:rPr>
          <w:noProof/>
        </w:rPr>
        <w:t>11</w:t>
      </w:r>
      <w:r>
        <w:rPr>
          <w:rFonts w:cstheme="minorBidi"/>
          <w:b w:val="0"/>
          <w:noProof/>
          <w:lang w:val="fi-FI" w:eastAsia="ja-JP"/>
        </w:rPr>
        <w:tab/>
      </w:r>
      <w:r>
        <w:rPr>
          <w:noProof/>
        </w:rPr>
        <w:t>Junksuunisanat</w:t>
      </w:r>
      <w:r>
        <w:rPr>
          <w:noProof/>
        </w:rPr>
        <w:tab/>
      </w:r>
      <w:r>
        <w:rPr>
          <w:noProof/>
        </w:rPr>
        <w:fldChar w:fldCharType="begin"/>
      </w:r>
      <w:r>
        <w:rPr>
          <w:noProof/>
        </w:rPr>
        <w:instrText xml:space="preserve"> PAGEREF _Toc311274011 \h </w:instrText>
      </w:r>
      <w:r>
        <w:rPr>
          <w:noProof/>
        </w:rPr>
      </w:r>
      <w:r>
        <w:rPr>
          <w:noProof/>
        </w:rPr>
        <w:fldChar w:fldCharType="separate"/>
      </w:r>
      <w:r w:rsidR="0022285C">
        <w:rPr>
          <w:noProof/>
        </w:rPr>
        <w:t>235</w:t>
      </w:r>
      <w:r>
        <w:rPr>
          <w:noProof/>
        </w:rPr>
        <w:fldChar w:fldCharType="end"/>
      </w:r>
    </w:p>
    <w:p w14:paraId="6FACDBCC"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11.1</w:t>
      </w:r>
      <w:r>
        <w:rPr>
          <w:rFonts w:cstheme="minorBidi"/>
          <w:b w:val="0"/>
          <w:noProof/>
          <w:sz w:val="24"/>
          <w:szCs w:val="24"/>
          <w:lang w:val="fi-FI" w:eastAsia="ja-JP"/>
        </w:rPr>
        <w:tab/>
      </w:r>
      <w:r>
        <w:rPr>
          <w:noProof/>
        </w:rPr>
        <w:t>Konjunksuunit</w:t>
      </w:r>
      <w:r>
        <w:rPr>
          <w:noProof/>
        </w:rPr>
        <w:tab/>
      </w:r>
      <w:r>
        <w:rPr>
          <w:noProof/>
        </w:rPr>
        <w:fldChar w:fldCharType="begin"/>
      </w:r>
      <w:r>
        <w:rPr>
          <w:noProof/>
        </w:rPr>
        <w:instrText xml:space="preserve"> PAGEREF _Toc311274012 \h </w:instrText>
      </w:r>
      <w:r>
        <w:rPr>
          <w:noProof/>
        </w:rPr>
      </w:r>
      <w:r>
        <w:rPr>
          <w:noProof/>
        </w:rPr>
        <w:fldChar w:fldCharType="separate"/>
      </w:r>
      <w:r w:rsidR="0022285C">
        <w:rPr>
          <w:noProof/>
        </w:rPr>
        <w:t>235</w:t>
      </w:r>
      <w:r>
        <w:rPr>
          <w:noProof/>
        </w:rPr>
        <w:fldChar w:fldCharType="end"/>
      </w:r>
    </w:p>
    <w:p w14:paraId="5579128D" w14:textId="77777777" w:rsidR="00C82E07" w:rsidRDefault="00C82E07">
      <w:pPr>
        <w:pStyle w:val="INNH3"/>
        <w:tabs>
          <w:tab w:val="left" w:pos="1298"/>
          <w:tab w:val="right" w:leader="dot" w:pos="9016"/>
        </w:tabs>
        <w:rPr>
          <w:rFonts w:cstheme="minorBidi"/>
          <w:noProof/>
          <w:sz w:val="24"/>
          <w:szCs w:val="24"/>
          <w:lang w:val="fi-FI" w:eastAsia="ja-JP"/>
        </w:rPr>
      </w:pPr>
      <w:r>
        <w:rPr>
          <w:noProof/>
        </w:rPr>
        <w:t>11.1.1</w:t>
      </w:r>
      <w:r>
        <w:rPr>
          <w:rFonts w:cstheme="minorBidi"/>
          <w:noProof/>
          <w:sz w:val="24"/>
          <w:szCs w:val="24"/>
          <w:lang w:val="fi-FI" w:eastAsia="ja-JP"/>
        </w:rPr>
        <w:tab/>
      </w:r>
      <w:r>
        <w:rPr>
          <w:noProof/>
        </w:rPr>
        <w:t>Additiiviset konjunksuunit</w:t>
      </w:r>
      <w:r>
        <w:rPr>
          <w:noProof/>
        </w:rPr>
        <w:tab/>
      </w:r>
      <w:r>
        <w:rPr>
          <w:noProof/>
        </w:rPr>
        <w:fldChar w:fldCharType="begin"/>
      </w:r>
      <w:r>
        <w:rPr>
          <w:noProof/>
        </w:rPr>
        <w:instrText xml:space="preserve"> PAGEREF _Toc311274013 \h </w:instrText>
      </w:r>
      <w:r>
        <w:rPr>
          <w:noProof/>
        </w:rPr>
      </w:r>
      <w:r>
        <w:rPr>
          <w:noProof/>
        </w:rPr>
        <w:fldChar w:fldCharType="separate"/>
      </w:r>
      <w:r w:rsidR="0022285C">
        <w:rPr>
          <w:noProof/>
        </w:rPr>
        <w:t>236</w:t>
      </w:r>
      <w:r>
        <w:rPr>
          <w:noProof/>
        </w:rPr>
        <w:fldChar w:fldCharType="end"/>
      </w:r>
    </w:p>
    <w:p w14:paraId="20C9855D" w14:textId="77777777" w:rsidR="00C82E07" w:rsidRDefault="00C82E07">
      <w:pPr>
        <w:pStyle w:val="INNH3"/>
        <w:tabs>
          <w:tab w:val="left" w:pos="1298"/>
          <w:tab w:val="right" w:leader="dot" w:pos="9016"/>
        </w:tabs>
        <w:rPr>
          <w:rFonts w:cstheme="minorBidi"/>
          <w:noProof/>
          <w:sz w:val="24"/>
          <w:szCs w:val="24"/>
          <w:lang w:val="fi-FI" w:eastAsia="ja-JP"/>
        </w:rPr>
      </w:pPr>
      <w:r>
        <w:rPr>
          <w:noProof/>
        </w:rPr>
        <w:t>11.1.2</w:t>
      </w:r>
      <w:r>
        <w:rPr>
          <w:rFonts w:cstheme="minorBidi"/>
          <w:noProof/>
          <w:sz w:val="24"/>
          <w:szCs w:val="24"/>
          <w:lang w:val="fi-FI" w:eastAsia="ja-JP"/>
        </w:rPr>
        <w:tab/>
      </w:r>
      <w:r>
        <w:rPr>
          <w:noProof/>
        </w:rPr>
        <w:t xml:space="preserve">Konnektiiviset konjunksuunit </w:t>
      </w:r>
      <w:r w:rsidRPr="00104213">
        <w:rPr>
          <w:i/>
          <w:noProof/>
        </w:rPr>
        <w:t xml:space="preserve">niin </w:t>
      </w:r>
      <w:r>
        <w:rPr>
          <w:noProof/>
        </w:rPr>
        <w:t xml:space="preserve">ja </w:t>
      </w:r>
      <w:r w:rsidRPr="00104213">
        <w:rPr>
          <w:i/>
          <w:noProof/>
        </w:rPr>
        <w:t>se</w:t>
      </w:r>
      <w:r>
        <w:rPr>
          <w:noProof/>
        </w:rPr>
        <w:tab/>
      </w:r>
      <w:r>
        <w:rPr>
          <w:noProof/>
        </w:rPr>
        <w:fldChar w:fldCharType="begin"/>
      </w:r>
      <w:r>
        <w:rPr>
          <w:noProof/>
        </w:rPr>
        <w:instrText xml:space="preserve"> PAGEREF _Toc311274014 \h </w:instrText>
      </w:r>
      <w:r>
        <w:rPr>
          <w:noProof/>
        </w:rPr>
      </w:r>
      <w:r>
        <w:rPr>
          <w:noProof/>
        </w:rPr>
        <w:fldChar w:fldCharType="separate"/>
      </w:r>
      <w:r w:rsidR="0022285C">
        <w:rPr>
          <w:noProof/>
        </w:rPr>
        <w:t>237</w:t>
      </w:r>
      <w:r>
        <w:rPr>
          <w:noProof/>
        </w:rPr>
        <w:fldChar w:fldCharType="end"/>
      </w:r>
    </w:p>
    <w:p w14:paraId="6E0E07F7" w14:textId="77777777" w:rsidR="00C82E07" w:rsidRDefault="00C82E07">
      <w:pPr>
        <w:pStyle w:val="INNH3"/>
        <w:tabs>
          <w:tab w:val="left" w:pos="1298"/>
          <w:tab w:val="right" w:leader="dot" w:pos="9016"/>
        </w:tabs>
        <w:rPr>
          <w:rFonts w:cstheme="minorBidi"/>
          <w:noProof/>
          <w:sz w:val="24"/>
          <w:szCs w:val="24"/>
          <w:lang w:val="fi-FI" w:eastAsia="ja-JP"/>
        </w:rPr>
      </w:pPr>
      <w:r>
        <w:rPr>
          <w:noProof/>
        </w:rPr>
        <w:t>11.1.3</w:t>
      </w:r>
      <w:r>
        <w:rPr>
          <w:rFonts w:cstheme="minorBidi"/>
          <w:noProof/>
          <w:sz w:val="24"/>
          <w:szCs w:val="24"/>
          <w:lang w:val="fi-FI" w:eastAsia="ja-JP"/>
        </w:rPr>
        <w:tab/>
      </w:r>
      <w:r>
        <w:rPr>
          <w:noProof/>
        </w:rPr>
        <w:t>Disjunktiiviset konjunksuunit</w:t>
      </w:r>
      <w:r>
        <w:rPr>
          <w:noProof/>
        </w:rPr>
        <w:tab/>
      </w:r>
      <w:r>
        <w:rPr>
          <w:noProof/>
        </w:rPr>
        <w:fldChar w:fldCharType="begin"/>
      </w:r>
      <w:r>
        <w:rPr>
          <w:noProof/>
        </w:rPr>
        <w:instrText xml:space="preserve"> PAGEREF _Toc311274015 \h </w:instrText>
      </w:r>
      <w:r>
        <w:rPr>
          <w:noProof/>
        </w:rPr>
      </w:r>
      <w:r>
        <w:rPr>
          <w:noProof/>
        </w:rPr>
        <w:fldChar w:fldCharType="separate"/>
      </w:r>
      <w:r w:rsidR="0022285C">
        <w:rPr>
          <w:noProof/>
        </w:rPr>
        <w:t>237</w:t>
      </w:r>
      <w:r>
        <w:rPr>
          <w:noProof/>
        </w:rPr>
        <w:fldChar w:fldCharType="end"/>
      </w:r>
    </w:p>
    <w:p w14:paraId="2B547E00" w14:textId="77777777" w:rsidR="00C82E07" w:rsidRDefault="00C82E07">
      <w:pPr>
        <w:pStyle w:val="INNH3"/>
        <w:tabs>
          <w:tab w:val="left" w:pos="1298"/>
          <w:tab w:val="right" w:leader="dot" w:pos="9016"/>
        </w:tabs>
        <w:rPr>
          <w:rFonts w:cstheme="minorBidi"/>
          <w:noProof/>
          <w:sz w:val="24"/>
          <w:szCs w:val="24"/>
          <w:lang w:val="fi-FI" w:eastAsia="ja-JP"/>
        </w:rPr>
      </w:pPr>
      <w:r>
        <w:rPr>
          <w:noProof/>
        </w:rPr>
        <w:t>11.1.4</w:t>
      </w:r>
      <w:r>
        <w:rPr>
          <w:rFonts w:cstheme="minorBidi"/>
          <w:noProof/>
          <w:sz w:val="24"/>
          <w:szCs w:val="24"/>
          <w:lang w:val="fi-FI" w:eastAsia="ja-JP"/>
        </w:rPr>
        <w:tab/>
      </w:r>
      <w:r>
        <w:rPr>
          <w:noProof/>
        </w:rPr>
        <w:t>Kontrastiiviset konjunksuunit</w:t>
      </w:r>
      <w:r>
        <w:rPr>
          <w:noProof/>
        </w:rPr>
        <w:tab/>
      </w:r>
      <w:r>
        <w:rPr>
          <w:noProof/>
        </w:rPr>
        <w:fldChar w:fldCharType="begin"/>
      </w:r>
      <w:r>
        <w:rPr>
          <w:noProof/>
        </w:rPr>
        <w:instrText xml:space="preserve"> PAGEREF _Toc311274016 \h </w:instrText>
      </w:r>
      <w:r>
        <w:rPr>
          <w:noProof/>
        </w:rPr>
      </w:r>
      <w:r>
        <w:rPr>
          <w:noProof/>
        </w:rPr>
        <w:fldChar w:fldCharType="separate"/>
      </w:r>
      <w:r w:rsidR="0022285C">
        <w:rPr>
          <w:noProof/>
        </w:rPr>
        <w:t>239</w:t>
      </w:r>
      <w:r>
        <w:rPr>
          <w:noProof/>
        </w:rPr>
        <w:fldChar w:fldCharType="end"/>
      </w:r>
    </w:p>
    <w:p w14:paraId="637295CC"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11.2</w:t>
      </w:r>
      <w:r>
        <w:rPr>
          <w:rFonts w:cstheme="minorBidi"/>
          <w:b w:val="0"/>
          <w:noProof/>
          <w:sz w:val="24"/>
          <w:szCs w:val="24"/>
          <w:lang w:val="fi-FI" w:eastAsia="ja-JP"/>
        </w:rPr>
        <w:tab/>
      </w:r>
      <w:r>
        <w:rPr>
          <w:noProof/>
        </w:rPr>
        <w:t>Subjunksuunit</w:t>
      </w:r>
      <w:r>
        <w:rPr>
          <w:noProof/>
        </w:rPr>
        <w:tab/>
      </w:r>
      <w:r>
        <w:rPr>
          <w:noProof/>
        </w:rPr>
        <w:fldChar w:fldCharType="begin"/>
      </w:r>
      <w:r>
        <w:rPr>
          <w:noProof/>
        </w:rPr>
        <w:instrText xml:space="preserve"> PAGEREF _Toc311274017 \h </w:instrText>
      </w:r>
      <w:r>
        <w:rPr>
          <w:noProof/>
        </w:rPr>
      </w:r>
      <w:r>
        <w:rPr>
          <w:noProof/>
        </w:rPr>
        <w:fldChar w:fldCharType="separate"/>
      </w:r>
      <w:r w:rsidR="0022285C">
        <w:rPr>
          <w:noProof/>
        </w:rPr>
        <w:t>239</w:t>
      </w:r>
      <w:r>
        <w:rPr>
          <w:noProof/>
        </w:rPr>
        <w:fldChar w:fldCharType="end"/>
      </w:r>
    </w:p>
    <w:p w14:paraId="3DE99E1C" w14:textId="77777777" w:rsidR="00C82E07" w:rsidRDefault="00C82E07">
      <w:pPr>
        <w:pStyle w:val="INNH3"/>
        <w:tabs>
          <w:tab w:val="left" w:pos="1298"/>
          <w:tab w:val="right" w:leader="dot" w:pos="9016"/>
        </w:tabs>
        <w:rPr>
          <w:rFonts w:cstheme="minorBidi"/>
          <w:noProof/>
          <w:sz w:val="24"/>
          <w:szCs w:val="24"/>
          <w:lang w:val="fi-FI" w:eastAsia="ja-JP"/>
        </w:rPr>
      </w:pPr>
      <w:r>
        <w:rPr>
          <w:noProof/>
        </w:rPr>
        <w:t>11.2.1</w:t>
      </w:r>
      <w:r>
        <w:rPr>
          <w:rFonts w:cstheme="minorBidi"/>
          <w:noProof/>
          <w:sz w:val="24"/>
          <w:szCs w:val="24"/>
          <w:lang w:val="fi-FI" w:eastAsia="ja-JP"/>
        </w:rPr>
        <w:tab/>
      </w:r>
      <w:r>
        <w:rPr>
          <w:noProof/>
        </w:rPr>
        <w:t>Subjunksuunisyntakti vaphaana adverbiaalinna</w:t>
      </w:r>
      <w:r>
        <w:rPr>
          <w:noProof/>
        </w:rPr>
        <w:tab/>
      </w:r>
      <w:r>
        <w:rPr>
          <w:noProof/>
        </w:rPr>
        <w:fldChar w:fldCharType="begin"/>
      </w:r>
      <w:r>
        <w:rPr>
          <w:noProof/>
        </w:rPr>
        <w:instrText xml:space="preserve"> PAGEREF _Toc311274018 \h </w:instrText>
      </w:r>
      <w:r>
        <w:rPr>
          <w:noProof/>
        </w:rPr>
      </w:r>
      <w:r>
        <w:rPr>
          <w:noProof/>
        </w:rPr>
        <w:fldChar w:fldCharType="separate"/>
      </w:r>
      <w:r w:rsidR="0022285C">
        <w:rPr>
          <w:noProof/>
        </w:rPr>
        <w:t>240</w:t>
      </w:r>
      <w:r>
        <w:rPr>
          <w:noProof/>
        </w:rPr>
        <w:fldChar w:fldCharType="end"/>
      </w:r>
    </w:p>
    <w:p w14:paraId="46635A55" w14:textId="77777777" w:rsidR="00C82E07" w:rsidRDefault="00C82E07">
      <w:pPr>
        <w:pStyle w:val="INNH4"/>
        <w:tabs>
          <w:tab w:val="left" w:pos="1637"/>
          <w:tab w:val="right" w:leader="dot" w:pos="9016"/>
        </w:tabs>
        <w:rPr>
          <w:rFonts w:cstheme="minorBidi"/>
          <w:noProof/>
          <w:sz w:val="24"/>
          <w:szCs w:val="24"/>
          <w:lang w:val="fi-FI" w:eastAsia="ja-JP"/>
        </w:rPr>
      </w:pPr>
      <w:r>
        <w:rPr>
          <w:noProof/>
        </w:rPr>
        <w:t>11.2.1.1</w:t>
      </w:r>
      <w:r>
        <w:rPr>
          <w:rFonts w:cstheme="minorBidi"/>
          <w:noProof/>
          <w:sz w:val="24"/>
          <w:szCs w:val="24"/>
          <w:lang w:val="fi-FI" w:eastAsia="ja-JP"/>
        </w:rPr>
        <w:tab/>
      </w:r>
      <w:r>
        <w:rPr>
          <w:noProof/>
        </w:rPr>
        <w:t>Temporaaliset subjunksuunit</w:t>
      </w:r>
      <w:r>
        <w:rPr>
          <w:noProof/>
        </w:rPr>
        <w:tab/>
      </w:r>
      <w:r>
        <w:rPr>
          <w:noProof/>
        </w:rPr>
        <w:fldChar w:fldCharType="begin"/>
      </w:r>
      <w:r>
        <w:rPr>
          <w:noProof/>
        </w:rPr>
        <w:instrText xml:space="preserve"> PAGEREF _Toc311274019 \h </w:instrText>
      </w:r>
      <w:r>
        <w:rPr>
          <w:noProof/>
        </w:rPr>
      </w:r>
      <w:r>
        <w:rPr>
          <w:noProof/>
        </w:rPr>
        <w:fldChar w:fldCharType="separate"/>
      </w:r>
      <w:r w:rsidR="0022285C">
        <w:rPr>
          <w:noProof/>
        </w:rPr>
        <w:t>240</w:t>
      </w:r>
      <w:r>
        <w:rPr>
          <w:noProof/>
        </w:rPr>
        <w:fldChar w:fldCharType="end"/>
      </w:r>
    </w:p>
    <w:p w14:paraId="6C8D57A0" w14:textId="77777777" w:rsidR="00C82E07" w:rsidRDefault="00C82E07">
      <w:pPr>
        <w:pStyle w:val="INNH4"/>
        <w:tabs>
          <w:tab w:val="left" w:pos="1637"/>
          <w:tab w:val="right" w:leader="dot" w:pos="9016"/>
        </w:tabs>
        <w:rPr>
          <w:rFonts w:cstheme="minorBidi"/>
          <w:noProof/>
          <w:sz w:val="24"/>
          <w:szCs w:val="24"/>
          <w:lang w:val="fi-FI" w:eastAsia="ja-JP"/>
        </w:rPr>
      </w:pPr>
      <w:r>
        <w:rPr>
          <w:noProof/>
        </w:rPr>
        <w:t>11.2.1.2</w:t>
      </w:r>
      <w:r>
        <w:rPr>
          <w:rFonts w:cstheme="minorBidi"/>
          <w:noProof/>
          <w:sz w:val="24"/>
          <w:szCs w:val="24"/>
          <w:lang w:val="fi-FI" w:eastAsia="ja-JP"/>
        </w:rPr>
        <w:tab/>
      </w:r>
      <w:r>
        <w:rPr>
          <w:noProof/>
        </w:rPr>
        <w:t>Kausaaliset subjunksuunit</w:t>
      </w:r>
      <w:r>
        <w:rPr>
          <w:noProof/>
        </w:rPr>
        <w:tab/>
      </w:r>
      <w:r>
        <w:rPr>
          <w:noProof/>
        </w:rPr>
        <w:fldChar w:fldCharType="begin"/>
      </w:r>
      <w:r>
        <w:rPr>
          <w:noProof/>
        </w:rPr>
        <w:instrText xml:space="preserve"> PAGEREF _Toc311274020 \h </w:instrText>
      </w:r>
      <w:r>
        <w:rPr>
          <w:noProof/>
        </w:rPr>
      </w:r>
      <w:r>
        <w:rPr>
          <w:noProof/>
        </w:rPr>
        <w:fldChar w:fldCharType="separate"/>
      </w:r>
      <w:r w:rsidR="0022285C">
        <w:rPr>
          <w:noProof/>
        </w:rPr>
        <w:t>241</w:t>
      </w:r>
      <w:r>
        <w:rPr>
          <w:noProof/>
        </w:rPr>
        <w:fldChar w:fldCharType="end"/>
      </w:r>
    </w:p>
    <w:p w14:paraId="056792C9" w14:textId="77777777" w:rsidR="00C82E07" w:rsidRDefault="00C82E07">
      <w:pPr>
        <w:pStyle w:val="INNH4"/>
        <w:tabs>
          <w:tab w:val="left" w:pos="1637"/>
          <w:tab w:val="right" w:leader="dot" w:pos="9016"/>
        </w:tabs>
        <w:rPr>
          <w:rFonts w:cstheme="minorBidi"/>
          <w:noProof/>
          <w:sz w:val="24"/>
          <w:szCs w:val="24"/>
          <w:lang w:val="fi-FI" w:eastAsia="ja-JP"/>
        </w:rPr>
      </w:pPr>
      <w:r>
        <w:rPr>
          <w:noProof/>
        </w:rPr>
        <w:t>11.2.1.3</w:t>
      </w:r>
      <w:r>
        <w:rPr>
          <w:rFonts w:cstheme="minorBidi"/>
          <w:noProof/>
          <w:sz w:val="24"/>
          <w:szCs w:val="24"/>
          <w:lang w:val="fi-FI" w:eastAsia="ja-JP"/>
        </w:rPr>
        <w:tab/>
      </w:r>
      <w:r>
        <w:rPr>
          <w:noProof/>
        </w:rPr>
        <w:t>Kondisunaaliset subjunksuunit</w:t>
      </w:r>
      <w:r>
        <w:rPr>
          <w:noProof/>
        </w:rPr>
        <w:tab/>
      </w:r>
      <w:r>
        <w:rPr>
          <w:noProof/>
        </w:rPr>
        <w:fldChar w:fldCharType="begin"/>
      </w:r>
      <w:r>
        <w:rPr>
          <w:noProof/>
        </w:rPr>
        <w:instrText xml:space="preserve"> PAGEREF _Toc311274021 \h </w:instrText>
      </w:r>
      <w:r>
        <w:rPr>
          <w:noProof/>
        </w:rPr>
      </w:r>
      <w:r>
        <w:rPr>
          <w:noProof/>
        </w:rPr>
        <w:fldChar w:fldCharType="separate"/>
      </w:r>
      <w:r w:rsidR="0022285C">
        <w:rPr>
          <w:noProof/>
        </w:rPr>
        <w:t>242</w:t>
      </w:r>
      <w:r>
        <w:rPr>
          <w:noProof/>
        </w:rPr>
        <w:fldChar w:fldCharType="end"/>
      </w:r>
    </w:p>
    <w:p w14:paraId="7176CDA8" w14:textId="77777777" w:rsidR="00C82E07" w:rsidRDefault="00C82E07">
      <w:pPr>
        <w:pStyle w:val="INNH4"/>
        <w:tabs>
          <w:tab w:val="left" w:pos="1637"/>
          <w:tab w:val="right" w:leader="dot" w:pos="9016"/>
        </w:tabs>
        <w:rPr>
          <w:rFonts w:cstheme="minorBidi"/>
          <w:noProof/>
          <w:sz w:val="24"/>
          <w:szCs w:val="24"/>
          <w:lang w:val="fi-FI" w:eastAsia="ja-JP"/>
        </w:rPr>
      </w:pPr>
      <w:r>
        <w:rPr>
          <w:noProof/>
        </w:rPr>
        <w:t>11.2.1.4</w:t>
      </w:r>
      <w:r>
        <w:rPr>
          <w:rFonts w:cstheme="minorBidi"/>
          <w:noProof/>
          <w:sz w:val="24"/>
          <w:szCs w:val="24"/>
          <w:lang w:val="fi-FI" w:eastAsia="ja-JP"/>
        </w:rPr>
        <w:tab/>
      </w:r>
      <w:r>
        <w:rPr>
          <w:noProof/>
        </w:rPr>
        <w:t xml:space="preserve">Konsessiivinen subjunksuuni </w:t>
      </w:r>
      <w:r w:rsidRPr="00104213">
        <w:rPr>
          <w:i/>
          <w:noProof/>
        </w:rPr>
        <w:t>vaikka</w:t>
      </w:r>
      <w:r>
        <w:rPr>
          <w:noProof/>
        </w:rPr>
        <w:tab/>
      </w:r>
      <w:r>
        <w:rPr>
          <w:noProof/>
        </w:rPr>
        <w:fldChar w:fldCharType="begin"/>
      </w:r>
      <w:r>
        <w:rPr>
          <w:noProof/>
        </w:rPr>
        <w:instrText xml:space="preserve"> PAGEREF _Toc311274022 \h </w:instrText>
      </w:r>
      <w:r>
        <w:rPr>
          <w:noProof/>
        </w:rPr>
      </w:r>
      <w:r>
        <w:rPr>
          <w:noProof/>
        </w:rPr>
        <w:fldChar w:fldCharType="separate"/>
      </w:r>
      <w:r w:rsidR="0022285C">
        <w:rPr>
          <w:noProof/>
        </w:rPr>
        <w:t>243</w:t>
      </w:r>
      <w:r>
        <w:rPr>
          <w:noProof/>
        </w:rPr>
        <w:fldChar w:fldCharType="end"/>
      </w:r>
    </w:p>
    <w:p w14:paraId="75BC9F6A" w14:textId="77777777" w:rsidR="00C82E07" w:rsidRDefault="00C82E07">
      <w:pPr>
        <w:pStyle w:val="INNH4"/>
        <w:tabs>
          <w:tab w:val="left" w:pos="1637"/>
          <w:tab w:val="right" w:leader="dot" w:pos="9016"/>
        </w:tabs>
        <w:rPr>
          <w:rFonts w:cstheme="minorBidi"/>
          <w:noProof/>
          <w:sz w:val="24"/>
          <w:szCs w:val="24"/>
          <w:lang w:val="fi-FI" w:eastAsia="ja-JP"/>
        </w:rPr>
      </w:pPr>
      <w:r>
        <w:rPr>
          <w:noProof/>
        </w:rPr>
        <w:t>11.2.1.5</w:t>
      </w:r>
      <w:r>
        <w:rPr>
          <w:rFonts w:cstheme="minorBidi"/>
          <w:noProof/>
          <w:sz w:val="24"/>
          <w:szCs w:val="24"/>
          <w:lang w:val="fi-FI" w:eastAsia="ja-JP"/>
        </w:rPr>
        <w:tab/>
      </w:r>
      <w:r>
        <w:rPr>
          <w:noProof/>
        </w:rPr>
        <w:t>Konnektiivisubjunksuunit</w:t>
      </w:r>
      <w:r>
        <w:rPr>
          <w:noProof/>
        </w:rPr>
        <w:tab/>
      </w:r>
      <w:r>
        <w:rPr>
          <w:noProof/>
        </w:rPr>
        <w:fldChar w:fldCharType="begin"/>
      </w:r>
      <w:r>
        <w:rPr>
          <w:noProof/>
        </w:rPr>
        <w:instrText xml:space="preserve"> PAGEREF _Toc311274023 \h </w:instrText>
      </w:r>
      <w:r>
        <w:rPr>
          <w:noProof/>
        </w:rPr>
      </w:r>
      <w:r>
        <w:rPr>
          <w:noProof/>
        </w:rPr>
        <w:fldChar w:fldCharType="separate"/>
      </w:r>
      <w:r w:rsidR="0022285C">
        <w:rPr>
          <w:noProof/>
        </w:rPr>
        <w:t>243</w:t>
      </w:r>
      <w:r>
        <w:rPr>
          <w:noProof/>
        </w:rPr>
        <w:fldChar w:fldCharType="end"/>
      </w:r>
    </w:p>
    <w:p w14:paraId="603C893C" w14:textId="77777777" w:rsidR="00C82E07" w:rsidRDefault="00C82E07">
      <w:pPr>
        <w:pStyle w:val="INNH3"/>
        <w:tabs>
          <w:tab w:val="left" w:pos="1298"/>
          <w:tab w:val="right" w:leader="dot" w:pos="9016"/>
        </w:tabs>
        <w:rPr>
          <w:rFonts w:cstheme="minorBidi"/>
          <w:noProof/>
          <w:sz w:val="24"/>
          <w:szCs w:val="24"/>
          <w:lang w:val="fi-FI" w:eastAsia="ja-JP"/>
        </w:rPr>
      </w:pPr>
      <w:r>
        <w:rPr>
          <w:noProof/>
        </w:rPr>
        <w:t>11.2.2</w:t>
      </w:r>
      <w:r>
        <w:rPr>
          <w:rFonts w:cstheme="minorBidi"/>
          <w:noProof/>
          <w:sz w:val="24"/>
          <w:szCs w:val="24"/>
          <w:lang w:val="fi-FI" w:eastAsia="ja-JP"/>
        </w:rPr>
        <w:tab/>
      </w:r>
      <w:r>
        <w:rPr>
          <w:noProof/>
        </w:rPr>
        <w:t>Subjunksuunisyntakti komplementtina</w:t>
      </w:r>
      <w:r>
        <w:rPr>
          <w:noProof/>
        </w:rPr>
        <w:tab/>
      </w:r>
      <w:r>
        <w:rPr>
          <w:noProof/>
        </w:rPr>
        <w:fldChar w:fldCharType="begin"/>
      </w:r>
      <w:r>
        <w:rPr>
          <w:noProof/>
        </w:rPr>
        <w:instrText xml:space="preserve"> PAGEREF _Toc311274024 \h </w:instrText>
      </w:r>
      <w:r>
        <w:rPr>
          <w:noProof/>
        </w:rPr>
      </w:r>
      <w:r>
        <w:rPr>
          <w:noProof/>
        </w:rPr>
        <w:fldChar w:fldCharType="separate"/>
      </w:r>
      <w:r w:rsidR="0022285C">
        <w:rPr>
          <w:noProof/>
        </w:rPr>
        <w:t>244</w:t>
      </w:r>
      <w:r>
        <w:rPr>
          <w:noProof/>
        </w:rPr>
        <w:fldChar w:fldCharType="end"/>
      </w:r>
    </w:p>
    <w:p w14:paraId="0D69BA03" w14:textId="77777777" w:rsidR="00C82E07" w:rsidRDefault="00C82E07">
      <w:pPr>
        <w:pStyle w:val="INNH4"/>
        <w:tabs>
          <w:tab w:val="left" w:pos="1637"/>
          <w:tab w:val="right" w:leader="dot" w:pos="9016"/>
        </w:tabs>
        <w:rPr>
          <w:rFonts w:cstheme="minorBidi"/>
          <w:noProof/>
          <w:sz w:val="24"/>
          <w:szCs w:val="24"/>
          <w:lang w:val="fi-FI" w:eastAsia="ja-JP"/>
        </w:rPr>
      </w:pPr>
      <w:r>
        <w:rPr>
          <w:noProof/>
        </w:rPr>
        <w:t>11.2.2.1</w:t>
      </w:r>
      <w:r>
        <w:rPr>
          <w:rFonts w:cstheme="minorBidi"/>
          <w:noProof/>
          <w:sz w:val="24"/>
          <w:szCs w:val="24"/>
          <w:lang w:val="fi-FI" w:eastAsia="ja-JP"/>
        </w:rPr>
        <w:tab/>
      </w:r>
      <w:r>
        <w:rPr>
          <w:noProof/>
        </w:rPr>
        <w:t>Subjunksuunisyntakti subjektinna</w:t>
      </w:r>
      <w:r>
        <w:rPr>
          <w:noProof/>
        </w:rPr>
        <w:tab/>
      </w:r>
      <w:r>
        <w:rPr>
          <w:noProof/>
        </w:rPr>
        <w:fldChar w:fldCharType="begin"/>
      </w:r>
      <w:r>
        <w:rPr>
          <w:noProof/>
        </w:rPr>
        <w:instrText xml:space="preserve"> PAGEREF _Toc311274025 \h </w:instrText>
      </w:r>
      <w:r>
        <w:rPr>
          <w:noProof/>
        </w:rPr>
      </w:r>
      <w:r>
        <w:rPr>
          <w:noProof/>
        </w:rPr>
        <w:fldChar w:fldCharType="separate"/>
      </w:r>
      <w:r w:rsidR="0022285C">
        <w:rPr>
          <w:noProof/>
        </w:rPr>
        <w:t>244</w:t>
      </w:r>
      <w:r>
        <w:rPr>
          <w:noProof/>
        </w:rPr>
        <w:fldChar w:fldCharType="end"/>
      </w:r>
    </w:p>
    <w:p w14:paraId="2C11B831" w14:textId="77777777" w:rsidR="00C82E07" w:rsidRDefault="00C82E07">
      <w:pPr>
        <w:pStyle w:val="INNH4"/>
        <w:tabs>
          <w:tab w:val="left" w:pos="1637"/>
          <w:tab w:val="right" w:leader="dot" w:pos="9016"/>
        </w:tabs>
        <w:rPr>
          <w:rFonts w:cstheme="minorBidi"/>
          <w:noProof/>
          <w:sz w:val="24"/>
          <w:szCs w:val="24"/>
          <w:lang w:val="fi-FI" w:eastAsia="ja-JP"/>
        </w:rPr>
      </w:pPr>
      <w:r>
        <w:rPr>
          <w:noProof/>
        </w:rPr>
        <w:t>11.2.2.2</w:t>
      </w:r>
      <w:r>
        <w:rPr>
          <w:rFonts w:cstheme="minorBidi"/>
          <w:noProof/>
          <w:sz w:val="24"/>
          <w:szCs w:val="24"/>
          <w:lang w:val="fi-FI" w:eastAsia="ja-JP"/>
        </w:rPr>
        <w:tab/>
      </w:r>
      <w:r>
        <w:rPr>
          <w:noProof/>
        </w:rPr>
        <w:t>Subjunksuunisyntakti objektinna</w:t>
      </w:r>
      <w:r>
        <w:rPr>
          <w:noProof/>
        </w:rPr>
        <w:tab/>
      </w:r>
      <w:r>
        <w:rPr>
          <w:noProof/>
        </w:rPr>
        <w:fldChar w:fldCharType="begin"/>
      </w:r>
      <w:r>
        <w:rPr>
          <w:noProof/>
        </w:rPr>
        <w:instrText xml:space="preserve"> PAGEREF _Toc311274026 \h </w:instrText>
      </w:r>
      <w:r>
        <w:rPr>
          <w:noProof/>
        </w:rPr>
      </w:r>
      <w:r>
        <w:rPr>
          <w:noProof/>
        </w:rPr>
        <w:fldChar w:fldCharType="separate"/>
      </w:r>
      <w:r w:rsidR="0022285C">
        <w:rPr>
          <w:noProof/>
        </w:rPr>
        <w:t>245</w:t>
      </w:r>
      <w:r>
        <w:rPr>
          <w:noProof/>
        </w:rPr>
        <w:fldChar w:fldCharType="end"/>
      </w:r>
    </w:p>
    <w:p w14:paraId="3ED404FF" w14:textId="77777777" w:rsidR="00C82E07" w:rsidRDefault="00C82E07">
      <w:pPr>
        <w:pStyle w:val="INNH4"/>
        <w:tabs>
          <w:tab w:val="left" w:pos="1637"/>
          <w:tab w:val="right" w:leader="dot" w:pos="9016"/>
        </w:tabs>
        <w:rPr>
          <w:rFonts w:cstheme="minorBidi"/>
          <w:noProof/>
          <w:sz w:val="24"/>
          <w:szCs w:val="24"/>
          <w:lang w:val="fi-FI" w:eastAsia="ja-JP"/>
        </w:rPr>
      </w:pPr>
      <w:r>
        <w:rPr>
          <w:noProof/>
        </w:rPr>
        <w:t>11.2.2.3</w:t>
      </w:r>
      <w:r>
        <w:rPr>
          <w:rFonts w:cstheme="minorBidi"/>
          <w:noProof/>
          <w:sz w:val="24"/>
          <w:szCs w:val="24"/>
          <w:lang w:val="fi-FI" w:eastAsia="ja-JP"/>
        </w:rPr>
        <w:tab/>
      </w:r>
      <w:r>
        <w:rPr>
          <w:noProof/>
        </w:rPr>
        <w:t>Subjunksuunisyntakti predikatiivinna</w:t>
      </w:r>
      <w:r>
        <w:rPr>
          <w:noProof/>
        </w:rPr>
        <w:tab/>
      </w:r>
      <w:r>
        <w:rPr>
          <w:noProof/>
        </w:rPr>
        <w:fldChar w:fldCharType="begin"/>
      </w:r>
      <w:r>
        <w:rPr>
          <w:noProof/>
        </w:rPr>
        <w:instrText xml:space="preserve"> PAGEREF _Toc311274027 \h </w:instrText>
      </w:r>
      <w:r>
        <w:rPr>
          <w:noProof/>
        </w:rPr>
      </w:r>
      <w:r>
        <w:rPr>
          <w:noProof/>
        </w:rPr>
        <w:fldChar w:fldCharType="separate"/>
      </w:r>
      <w:r w:rsidR="0022285C">
        <w:rPr>
          <w:noProof/>
        </w:rPr>
        <w:t>246</w:t>
      </w:r>
      <w:r>
        <w:rPr>
          <w:noProof/>
        </w:rPr>
        <w:fldChar w:fldCharType="end"/>
      </w:r>
    </w:p>
    <w:p w14:paraId="66D07244" w14:textId="77777777" w:rsidR="00C82E07" w:rsidRDefault="00C82E07">
      <w:pPr>
        <w:pStyle w:val="INNH4"/>
        <w:tabs>
          <w:tab w:val="left" w:pos="1637"/>
          <w:tab w:val="right" w:leader="dot" w:pos="9016"/>
        </w:tabs>
        <w:rPr>
          <w:rFonts w:cstheme="minorBidi"/>
          <w:noProof/>
          <w:sz w:val="24"/>
          <w:szCs w:val="24"/>
          <w:lang w:val="fi-FI" w:eastAsia="ja-JP"/>
        </w:rPr>
      </w:pPr>
      <w:r>
        <w:rPr>
          <w:noProof/>
        </w:rPr>
        <w:t>11.2.2.4</w:t>
      </w:r>
      <w:r>
        <w:rPr>
          <w:rFonts w:cstheme="minorBidi"/>
          <w:noProof/>
          <w:sz w:val="24"/>
          <w:szCs w:val="24"/>
          <w:lang w:val="fi-FI" w:eastAsia="ja-JP"/>
        </w:rPr>
        <w:tab/>
      </w:r>
      <w:r>
        <w:rPr>
          <w:noProof/>
        </w:rPr>
        <w:t>Subjunksuunisyntakti adverbiaalikomplementtina</w:t>
      </w:r>
      <w:r>
        <w:rPr>
          <w:noProof/>
        </w:rPr>
        <w:tab/>
      </w:r>
      <w:r>
        <w:rPr>
          <w:noProof/>
        </w:rPr>
        <w:fldChar w:fldCharType="begin"/>
      </w:r>
      <w:r>
        <w:rPr>
          <w:noProof/>
        </w:rPr>
        <w:instrText xml:space="preserve"> PAGEREF _Toc311274028 \h </w:instrText>
      </w:r>
      <w:r>
        <w:rPr>
          <w:noProof/>
        </w:rPr>
      </w:r>
      <w:r>
        <w:rPr>
          <w:noProof/>
        </w:rPr>
        <w:fldChar w:fldCharType="separate"/>
      </w:r>
      <w:r w:rsidR="0022285C">
        <w:rPr>
          <w:noProof/>
        </w:rPr>
        <w:t>246</w:t>
      </w:r>
      <w:r>
        <w:rPr>
          <w:noProof/>
        </w:rPr>
        <w:fldChar w:fldCharType="end"/>
      </w:r>
    </w:p>
    <w:p w14:paraId="65BC8D6B" w14:textId="77777777" w:rsidR="00C82E07" w:rsidRDefault="00C82E07">
      <w:pPr>
        <w:pStyle w:val="INNH3"/>
        <w:tabs>
          <w:tab w:val="left" w:pos="1298"/>
          <w:tab w:val="right" w:leader="dot" w:pos="9016"/>
        </w:tabs>
        <w:rPr>
          <w:rFonts w:cstheme="minorBidi"/>
          <w:noProof/>
          <w:sz w:val="24"/>
          <w:szCs w:val="24"/>
          <w:lang w:val="fi-FI" w:eastAsia="ja-JP"/>
        </w:rPr>
      </w:pPr>
      <w:r>
        <w:rPr>
          <w:noProof/>
        </w:rPr>
        <w:t>11.2.3</w:t>
      </w:r>
      <w:r>
        <w:rPr>
          <w:rFonts w:cstheme="minorBidi"/>
          <w:noProof/>
          <w:sz w:val="24"/>
          <w:szCs w:val="24"/>
          <w:lang w:val="fi-FI" w:eastAsia="ja-JP"/>
        </w:rPr>
        <w:tab/>
      </w:r>
      <w:r>
        <w:rPr>
          <w:noProof/>
        </w:rPr>
        <w:t>Subjunksuunisyntakti adverbin, adjektiivin ja substantiivin defineerauksena</w:t>
      </w:r>
      <w:r>
        <w:rPr>
          <w:noProof/>
        </w:rPr>
        <w:tab/>
      </w:r>
      <w:r>
        <w:rPr>
          <w:noProof/>
        </w:rPr>
        <w:fldChar w:fldCharType="begin"/>
      </w:r>
      <w:r>
        <w:rPr>
          <w:noProof/>
        </w:rPr>
        <w:instrText xml:space="preserve"> PAGEREF _Toc311274029 \h </w:instrText>
      </w:r>
      <w:r>
        <w:rPr>
          <w:noProof/>
        </w:rPr>
      </w:r>
      <w:r>
        <w:rPr>
          <w:noProof/>
        </w:rPr>
        <w:fldChar w:fldCharType="separate"/>
      </w:r>
      <w:r w:rsidR="0022285C">
        <w:rPr>
          <w:noProof/>
        </w:rPr>
        <w:t>247</w:t>
      </w:r>
      <w:r>
        <w:rPr>
          <w:noProof/>
        </w:rPr>
        <w:fldChar w:fldCharType="end"/>
      </w:r>
    </w:p>
    <w:p w14:paraId="0D8A1F3C" w14:textId="77777777" w:rsidR="00C82E07" w:rsidRDefault="00C82E07">
      <w:pPr>
        <w:pStyle w:val="INNH4"/>
        <w:tabs>
          <w:tab w:val="left" w:pos="1637"/>
          <w:tab w:val="right" w:leader="dot" w:pos="9016"/>
        </w:tabs>
        <w:rPr>
          <w:rFonts w:cstheme="minorBidi"/>
          <w:noProof/>
          <w:sz w:val="24"/>
          <w:szCs w:val="24"/>
          <w:lang w:val="fi-FI" w:eastAsia="ja-JP"/>
        </w:rPr>
      </w:pPr>
      <w:r>
        <w:rPr>
          <w:noProof/>
        </w:rPr>
        <w:t>11.2.3.1</w:t>
      </w:r>
      <w:r>
        <w:rPr>
          <w:rFonts w:cstheme="minorBidi"/>
          <w:noProof/>
          <w:sz w:val="24"/>
          <w:szCs w:val="24"/>
          <w:lang w:val="fi-FI" w:eastAsia="ja-JP"/>
        </w:rPr>
        <w:tab/>
      </w:r>
      <w:r>
        <w:rPr>
          <w:noProof/>
        </w:rPr>
        <w:t>Subjunksuunisyntakti adverbin ja adjektiivin defineerauksena</w:t>
      </w:r>
      <w:r>
        <w:rPr>
          <w:noProof/>
        </w:rPr>
        <w:tab/>
      </w:r>
      <w:r>
        <w:rPr>
          <w:noProof/>
        </w:rPr>
        <w:fldChar w:fldCharType="begin"/>
      </w:r>
      <w:r>
        <w:rPr>
          <w:noProof/>
        </w:rPr>
        <w:instrText xml:space="preserve"> PAGEREF _Toc311274030 \h </w:instrText>
      </w:r>
      <w:r>
        <w:rPr>
          <w:noProof/>
        </w:rPr>
      </w:r>
      <w:r>
        <w:rPr>
          <w:noProof/>
        </w:rPr>
        <w:fldChar w:fldCharType="separate"/>
      </w:r>
      <w:r w:rsidR="0022285C">
        <w:rPr>
          <w:noProof/>
        </w:rPr>
        <w:t>247</w:t>
      </w:r>
      <w:r>
        <w:rPr>
          <w:noProof/>
        </w:rPr>
        <w:fldChar w:fldCharType="end"/>
      </w:r>
    </w:p>
    <w:p w14:paraId="06DD00B7" w14:textId="77777777" w:rsidR="00C82E07" w:rsidRDefault="00C82E07">
      <w:pPr>
        <w:pStyle w:val="INNH4"/>
        <w:tabs>
          <w:tab w:val="left" w:pos="1637"/>
          <w:tab w:val="right" w:leader="dot" w:pos="9016"/>
        </w:tabs>
        <w:rPr>
          <w:rFonts w:cstheme="minorBidi"/>
          <w:noProof/>
          <w:sz w:val="24"/>
          <w:szCs w:val="24"/>
          <w:lang w:val="fi-FI" w:eastAsia="ja-JP"/>
        </w:rPr>
      </w:pPr>
      <w:r>
        <w:rPr>
          <w:noProof/>
        </w:rPr>
        <w:t>11.2.3.2</w:t>
      </w:r>
      <w:r>
        <w:rPr>
          <w:rFonts w:cstheme="minorBidi"/>
          <w:noProof/>
          <w:sz w:val="24"/>
          <w:szCs w:val="24"/>
          <w:lang w:val="fi-FI" w:eastAsia="ja-JP"/>
        </w:rPr>
        <w:tab/>
      </w:r>
      <w:r>
        <w:rPr>
          <w:noProof/>
        </w:rPr>
        <w:t>Subjunksuunisyntakti substantiivin defineerauksena</w:t>
      </w:r>
      <w:r>
        <w:rPr>
          <w:noProof/>
        </w:rPr>
        <w:tab/>
      </w:r>
      <w:r>
        <w:rPr>
          <w:noProof/>
        </w:rPr>
        <w:fldChar w:fldCharType="begin"/>
      </w:r>
      <w:r>
        <w:rPr>
          <w:noProof/>
        </w:rPr>
        <w:instrText xml:space="preserve"> PAGEREF _Toc311274031 \h </w:instrText>
      </w:r>
      <w:r>
        <w:rPr>
          <w:noProof/>
        </w:rPr>
      </w:r>
      <w:r>
        <w:rPr>
          <w:noProof/>
        </w:rPr>
        <w:fldChar w:fldCharType="separate"/>
      </w:r>
      <w:r w:rsidR="0022285C">
        <w:rPr>
          <w:noProof/>
        </w:rPr>
        <w:t>247</w:t>
      </w:r>
      <w:r>
        <w:rPr>
          <w:noProof/>
        </w:rPr>
        <w:fldChar w:fldCharType="end"/>
      </w:r>
    </w:p>
    <w:p w14:paraId="67711DA2" w14:textId="77777777" w:rsidR="00C82E07" w:rsidRDefault="00C82E07">
      <w:pPr>
        <w:pStyle w:val="INNH3"/>
        <w:tabs>
          <w:tab w:val="left" w:pos="1298"/>
          <w:tab w:val="right" w:leader="dot" w:pos="9016"/>
        </w:tabs>
        <w:rPr>
          <w:rFonts w:cstheme="minorBidi"/>
          <w:noProof/>
          <w:sz w:val="24"/>
          <w:szCs w:val="24"/>
          <w:lang w:val="fi-FI" w:eastAsia="ja-JP"/>
        </w:rPr>
      </w:pPr>
      <w:r>
        <w:rPr>
          <w:noProof/>
        </w:rPr>
        <w:t>11.2.4</w:t>
      </w:r>
      <w:r>
        <w:rPr>
          <w:rFonts w:cstheme="minorBidi"/>
          <w:noProof/>
          <w:sz w:val="24"/>
          <w:szCs w:val="24"/>
          <w:lang w:val="fi-FI" w:eastAsia="ja-JP"/>
        </w:rPr>
        <w:tab/>
      </w:r>
      <w:r>
        <w:rPr>
          <w:noProof/>
        </w:rPr>
        <w:t>Verttausfraasit</w:t>
      </w:r>
      <w:r>
        <w:rPr>
          <w:noProof/>
        </w:rPr>
        <w:tab/>
      </w:r>
      <w:r>
        <w:rPr>
          <w:noProof/>
        </w:rPr>
        <w:fldChar w:fldCharType="begin"/>
      </w:r>
      <w:r>
        <w:rPr>
          <w:noProof/>
        </w:rPr>
        <w:instrText xml:space="preserve"> PAGEREF _Toc311274032 \h </w:instrText>
      </w:r>
      <w:r>
        <w:rPr>
          <w:noProof/>
        </w:rPr>
      </w:r>
      <w:r>
        <w:rPr>
          <w:noProof/>
        </w:rPr>
        <w:fldChar w:fldCharType="separate"/>
      </w:r>
      <w:r w:rsidR="0022285C">
        <w:rPr>
          <w:noProof/>
        </w:rPr>
        <w:t>248</w:t>
      </w:r>
      <w:r>
        <w:rPr>
          <w:noProof/>
        </w:rPr>
        <w:fldChar w:fldCharType="end"/>
      </w:r>
    </w:p>
    <w:p w14:paraId="798AAFAF" w14:textId="77777777" w:rsidR="00C82E07" w:rsidRDefault="00C82E07">
      <w:pPr>
        <w:pStyle w:val="INNH4"/>
        <w:tabs>
          <w:tab w:val="left" w:pos="1637"/>
          <w:tab w:val="right" w:leader="dot" w:pos="9016"/>
        </w:tabs>
        <w:rPr>
          <w:rFonts w:cstheme="minorBidi"/>
          <w:noProof/>
          <w:sz w:val="24"/>
          <w:szCs w:val="24"/>
          <w:lang w:val="fi-FI" w:eastAsia="ja-JP"/>
        </w:rPr>
      </w:pPr>
      <w:r>
        <w:rPr>
          <w:noProof/>
        </w:rPr>
        <w:t>11.2.4.1</w:t>
      </w:r>
      <w:r>
        <w:rPr>
          <w:rFonts w:cstheme="minorBidi"/>
          <w:noProof/>
          <w:sz w:val="24"/>
          <w:szCs w:val="24"/>
          <w:lang w:val="fi-FI" w:eastAsia="ja-JP"/>
        </w:rPr>
        <w:tab/>
      </w:r>
      <w:r>
        <w:rPr>
          <w:noProof/>
        </w:rPr>
        <w:t>Komparatiivifraasi</w:t>
      </w:r>
      <w:r>
        <w:rPr>
          <w:noProof/>
        </w:rPr>
        <w:tab/>
      </w:r>
      <w:r>
        <w:rPr>
          <w:noProof/>
        </w:rPr>
        <w:fldChar w:fldCharType="begin"/>
      </w:r>
      <w:r>
        <w:rPr>
          <w:noProof/>
        </w:rPr>
        <w:instrText xml:space="preserve"> PAGEREF _Toc311274033 \h </w:instrText>
      </w:r>
      <w:r>
        <w:rPr>
          <w:noProof/>
        </w:rPr>
      </w:r>
      <w:r>
        <w:rPr>
          <w:noProof/>
        </w:rPr>
        <w:fldChar w:fldCharType="separate"/>
      </w:r>
      <w:r w:rsidR="0022285C">
        <w:rPr>
          <w:noProof/>
        </w:rPr>
        <w:t>248</w:t>
      </w:r>
      <w:r>
        <w:rPr>
          <w:noProof/>
        </w:rPr>
        <w:fldChar w:fldCharType="end"/>
      </w:r>
    </w:p>
    <w:p w14:paraId="5882B2A0" w14:textId="77777777" w:rsidR="00C82E07" w:rsidRDefault="00C82E07">
      <w:pPr>
        <w:pStyle w:val="INNH4"/>
        <w:tabs>
          <w:tab w:val="left" w:pos="1637"/>
          <w:tab w:val="right" w:leader="dot" w:pos="9016"/>
        </w:tabs>
        <w:rPr>
          <w:rFonts w:cstheme="minorBidi"/>
          <w:noProof/>
          <w:sz w:val="24"/>
          <w:szCs w:val="24"/>
          <w:lang w:val="fi-FI" w:eastAsia="ja-JP"/>
        </w:rPr>
      </w:pPr>
      <w:r>
        <w:rPr>
          <w:noProof/>
        </w:rPr>
        <w:t>11.2.4.2</w:t>
      </w:r>
      <w:r>
        <w:rPr>
          <w:rFonts w:cstheme="minorBidi"/>
          <w:noProof/>
          <w:sz w:val="24"/>
          <w:szCs w:val="24"/>
          <w:lang w:val="fi-FI" w:eastAsia="ja-JP"/>
        </w:rPr>
        <w:tab/>
      </w:r>
      <w:r>
        <w:rPr>
          <w:noProof/>
        </w:rPr>
        <w:t>Ekvivalentti suhđet</w:t>
      </w:r>
      <w:r>
        <w:rPr>
          <w:noProof/>
        </w:rPr>
        <w:tab/>
      </w:r>
      <w:r>
        <w:rPr>
          <w:noProof/>
        </w:rPr>
        <w:fldChar w:fldCharType="begin"/>
      </w:r>
      <w:r>
        <w:rPr>
          <w:noProof/>
        </w:rPr>
        <w:instrText xml:space="preserve"> PAGEREF _Toc311274034 \h </w:instrText>
      </w:r>
      <w:r>
        <w:rPr>
          <w:noProof/>
        </w:rPr>
      </w:r>
      <w:r>
        <w:rPr>
          <w:noProof/>
        </w:rPr>
        <w:fldChar w:fldCharType="separate"/>
      </w:r>
      <w:r w:rsidR="0022285C">
        <w:rPr>
          <w:noProof/>
        </w:rPr>
        <w:t>249</w:t>
      </w:r>
      <w:r>
        <w:rPr>
          <w:noProof/>
        </w:rPr>
        <w:fldChar w:fldCharType="end"/>
      </w:r>
    </w:p>
    <w:p w14:paraId="290B8D40" w14:textId="77777777" w:rsidR="00C82E07" w:rsidRDefault="00C82E07">
      <w:pPr>
        <w:pStyle w:val="INNH4"/>
        <w:tabs>
          <w:tab w:val="left" w:pos="1637"/>
          <w:tab w:val="right" w:leader="dot" w:pos="9016"/>
        </w:tabs>
        <w:rPr>
          <w:rFonts w:cstheme="minorBidi"/>
          <w:noProof/>
          <w:sz w:val="24"/>
          <w:szCs w:val="24"/>
          <w:lang w:val="fi-FI" w:eastAsia="ja-JP"/>
        </w:rPr>
      </w:pPr>
      <w:r>
        <w:rPr>
          <w:noProof/>
        </w:rPr>
        <w:t>11.2.4.3</w:t>
      </w:r>
      <w:r>
        <w:rPr>
          <w:rFonts w:cstheme="minorBidi"/>
          <w:noProof/>
          <w:sz w:val="24"/>
          <w:szCs w:val="24"/>
          <w:lang w:val="fi-FI" w:eastAsia="ja-JP"/>
        </w:rPr>
        <w:tab/>
      </w:r>
      <w:r>
        <w:rPr>
          <w:noProof/>
        </w:rPr>
        <w:t>Illustratiivinen suhđet</w:t>
      </w:r>
      <w:r>
        <w:rPr>
          <w:noProof/>
        </w:rPr>
        <w:tab/>
      </w:r>
      <w:r>
        <w:rPr>
          <w:noProof/>
        </w:rPr>
        <w:fldChar w:fldCharType="begin"/>
      </w:r>
      <w:r>
        <w:rPr>
          <w:noProof/>
        </w:rPr>
        <w:instrText xml:space="preserve"> PAGEREF _Toc311274035 \h </w:instrText>
      </w:r>
      <w:r>
        <w:rPr>
          <w:noProof/>
        </w:rPr>
      </w:r>
      <w:r>
        <w:rPr>
          <w:noProof/>
        </w:rPr>
        <w:fldChar w:fldCharType="separate"/>
      </w:r>
      <w:r w:rsidR="0022285C">
        <w:rPr>
          <w:noProof/>
        </w:rPr>
        <w:t>249</w:t>
      </w:r>
      <w:r>
        <w:rPr>
          <w:noProof/>
        </w:rPr>
        <w:fldChar w:fldCharType="end"/>
      </w:r>
    </w:p>
    <w:p w14:paraId="3B36A405" w14:textId="77777777" w:rsidR="00C82E07" w:rsidRDefault="00C82E07">
      <w:pPr>
        <w:pStyle w:val="INNH3"/>
        <w:tabs>
          <w:tab w:val="left" w:pos="1298"/>
          <w:tab w:val="right" w:leader="dot" w:pos="9016"/>
        </w:tabs>
        <w:rPr>
          <w:rFonts w:cstheme="minorBidi"/>
          <w:noProof/>
          <w:sz w:val="24"/>
          <w:szCs w:val="24"/>
          <w:lang w:val="fi-FI" w:eastAsia="ja-JP"/>
        </w:rPr>
      </w:pPr>
      <w:r w:rsidRPr="00104213">
        <w:rPr>
          <w:noProof/>
          <w:lang w:val="sv-SE"/>
        </w:rPr>
        <w:t>11.2.5</w:t>
      </w:r>
      <w:r>
        <w:rPr>
          <w:rFonts w:cstheme="minorBidi"/>
          <w:noProof/>
          <w:sz w:val="24"/>
          <w:szCs w:val="24"/>
          <w:lang w:val="fi-FI" w:eastAsia="ja-JP"/>
        </w:rPr>
        <w:tab/>
      </w:r>
      <w:r w:rsidRPr="00104213">
        <w:rPr>
          <w:noProof/>
          <w:lang w:val="sv-SE"/>
        </w:rPr>
        <w:t>Subjunksuuniista kokkoovasti</w:t>
      </w:r>
      <w:r>
        <w:rPr>
          <w:noProof/>
        </w:rPr>
        <w:tab/>
      </w:r>
      <w:r>
        <w:rPr>
          <w:noProof/>
        </w:rPr>
        <w:fldChar w:fldCharType="begin"/>
      </w:r>
      <w:r>
        <w:rPr>
          <w:noProof/>
        </w:rPr>
        <w:instrText xml:space="preserve"> PAGEREF _Toc311274036 \h </w:instrText>
      </w:r>
      <w:r>
        <w:rPr>
          <w:noProof/>
        </w:rPr>
      </w:r>
      <w:r>
        <w:rPr>
          <w:noProof/>
        </w:rPr>
        <w:fldChar w:fldCharType="separate"/>
      </w:r>
      <w:r w:rsidR="0022285C">
        <w:rPr>
          <w:noProof/>
        </w:rPr>
        <w:t>251</w:t>
      </w:r>
      <w:r>
        <w:rPr>
          <w:noProof/>
        </w:rPr>
        <w:fldChar w:fldCharType="end"/>
      </w:r>
    </w:p>
    <w:p w14:paraId="3A3F3081" w14:textId="77777777" w:rsidR="00C82E07" w:rsidRDefault="00C82E07">
      <w:pPr>
        <w:pStyle w:val="INNH3"/>
        <w:tabs>
          <w:tab w:val="right" w:leader="dot" w:pos="9016"/>
        </w:tabs>
        <w:rPr>
          <w:rFonts w:cstheme="minorBidi"/>
          <w:noProof/>
          <w:sz w:val="24"/>
          <w:szCs w:val="24"/>
          <w:lang w:val="fi-FI" w:eastAsia="ja-JP"/>
        </w:rPr>
      </w:pPr>
      <w:r>
        <w:rPr>
          <w:noProof/>
        </w:rPr>
        <w:t>Tabeli 62: Subjunksuunit ja niitten funksuunit</w:t>
      </w:r>
      <w:r>
        <w:rPr>
          <w:noProof/>
        </w:rPr>
        <w:tab/>
      </w:r>
      <w:r>
        <w:rPr>
          <w:noProof/>
        </w:rPr>
        <w:fldChar w:fldCharType="begin"/>
      </w:r>
      <w:r>
        <w:rPr>
          <w:noProof/>
        </w:rPr>
        <w:instrText xml:space="preserve"> PAGEREF _Toc311274037 \h </w:instrText>
      </w:r>
      <w:r>
        <w:rPr>
          <w:noProof/>
        </w:rPr>
      </w:r>
      <w:r>
        <w:rPr>
          <w:noProof/>
        </w:rPr>
        <w:fldChar w:fldCharType="separate"/>
      </w:r>
      <w:r w:rsidR="0022285C">
        <w:rPr>
          <w:noProof/>
        </w:rPr>
        <w:t>251</w:t>
      </w:r>
      <w:r>
        <w:rPr>
          <w:noProof/>
        </w:rPr>
        <w:fldChar w:fldCharType="end"/>
      </w:r>
    </w:p>
    <w:p w14:paraId="253492CA" w14:textId="77777777" w:rsidR="00C82E07" w:rsidRDefault="00C82E07">
      <w:pPr>
        <w:pStyle w:val="INNH2"/>
        <w:tabs>
          <w:tab w:val="left" w:pos="922"/>
          <w:tab w:val="right" w:leader="dot" w:pos="9016"/>
        </w:tabs>
        <w:rPr>
          <w:rFonts w:cstheme="minorBidi"/>
          <w:b w:val="0"/>
          <w:noProof/>
          <w:sz w:val="24"/>
          <w:szCs w:val="24"/>
          <w:lang w:val="fi-FI" w:eastAsia="ja-JP"/>
        </w:rPr>
      </w:pPr>
      <w:r>
        <w:rPr>
          <w:noProof/>
        </w:rPr>
        <w:t>11.3</w:t>
      </w:r>
      <w:r>
        <w:rPr>
          <w:rFonts w:cstheme="minorBidi"/>
          <w:b w:val="0"/>
          <w:noProof/>
          <w:sz w:val="24"/>
          <w:szCs w:val="24"/>
          <w:lang w:val="fi-FI" w:eastAsia="ja-JP"/>
        </w:rPr>
        <w:tab/>
      </w:r>
      <w:r>
        <w:rPr>
          <w:noProof/>
        </w:rPr>
        <w:t>Superjunksuunit</w:t>
      </w:r>
      <w:r>
        <w:rPr>
          <w:noProof/>
        </w:rPr>
        <w:tab/>
      </w:r>
      <w:r>
        <w:rPr>
          <w:noProof/>
        </w:rPr>
        <w:fldChar w:fldCharType="begin"/>
      </w:r>
      <w:r>
        <w:rPr>
          <w:noProof/>
        </w:rPr>
        <w:instrText xml:space="preserve"> PAGEREF _Toc311274038 \h </w:instrText>
      </w:r>
      <w:r>
        <w:rPr>
          <w:noProof/>
        </w:rPr>
      </w:r>
      <w:r>
        <w:rPr>
          <w:noProof/>
        </w:rPr>
        <w:fldChar w:fldCharType="separate"/>
      </w:r>
      <w:r w:rsidR="0022285C">
        <w:rPr>
          <w:noProof/>
        </w:rPr>
        <w:t>252</w:t>
      </w:r>
      <w:r>
        <w:rPr>
          <w:noProof/>
        </w:rPr>
        <w:fldChar w:fldCharType="end"/>
      </w:r>
    </w:p>
    <w:p w14:paraId="6CF0259F" w14:textId="77777777" w:rsidR="00C82E07" w:rsidRDefault="00C82E07">
      <w:pPr>
        <w:pStyle w:val="INNH1"/>
        <w:tabs>
          <w:tab w:val="right" w:leader="dot" w:pos="9016"/>
        </w:tabs>
        <w:rPr>
          <w:rFonts w:cstheme="minorBidi"/>
          <w:b w:val="0"/>
          <w:noProof/>
          <w:lang w:val="fi-FI" w:eastAsia="ja-JP"/>
        </w:rPr>
      </w:pPr>
      <w:r>
        <w:rPr>
          <w:noProof/>
        </w:rPr>
        <w:t>Lyhenykset</w:t>
      </w:r>
      <w:r>
        <w:rPr>
          <w:noProof/>
        </w:rPr>
        <w:tab/>
      </w:r>
      <w:r>
        <w:rPr>
          <w:noProof/>
        </w:rPr>
        <w:fldChar w:fldCharType="begin"/>
      </w:r>
      <w:r>
        <w:rPr>
          <w:noProof/>
        </w:rPr>
        <w:instrText xml:space="preserve"> PAGEREF _Toc311274039 \h </w:instrText>
      </w:r>
      <w:r>
        <w:rPr>
          <w:noProof/>
        </w:rPr>
      </w:r>
      <w:r>
        <w:rPr>
          <w:noProof/>
        </w:rPr>
        <w:fldChar w:fldCharType="separate"/>
      </w:r>
      <w:r w:rsidR="0022285C">
        <w:rPr>
          <w:noProof/>
        </w:rPr>
        <w:t>253</w:t>
      </w:r>
      <w:r>
        <w:rPr>
          <w:noProof/>
        </w:rPr>
        <w:fldChar w:fldCharType="end"/>
      </w:r>
    </w:p>
    <w:p w14:paraId="4E8B4BE1" w14:textId="1D166614" w:rsidR="004460BF" w:rsidRPr="00A95D68" w:rsidRDefault="00C82E07" w:rsidP="0030467E">
      <w:pPr>
        <w:pStyle w:val="Overskrift1"/>
      </w:pPr>
      <w:r>
        <w:rPr>
          <w:rFonts w:ascii="Cambria" w:eastAsia="MS Mincho" w:hAnsi="Cambria"/>
          <w:b/>
          <w:sz w:val="24"/>
          <w:szCs w:val="24"/>
        </w:rPr>
        <w:lastRenderedPageBreak/>
        <w:fldChar w:fldCharType="end"/>
      </w:r>
      <w:bookmarkStart w:id="7" w:name="_Toc311273686"/>
      <w:r w:rsidR="00C571D0">
        <w:t>Johđatus</w:t>
      </w:r>
      <w:bookmarkEnd w:id="7"/>
    </w:p>
    <w:p w14:paraId="50EACEC7" w14:textId="75EA13CF" w:rsidR="00B30251" w:rsidRPr="00A95D68" w:rsidRDefault="00B30251" w:rsidP="00BD2A19">
      <w:pPr>
        <w:pStyle w:val="Overskrift2"/>
      </w:pPr>
      <w:bookmarkStart w:id="8" w:name="_Toc241129195"/>
      <w:bookmarkStart w:id="9" w:name="_Toc311273687"/>
      <w:r w:rsidRPr="00A95D68">
        <w:t>Mikä oon kielen nimi</w:t>
      </w:r>
      <w:bookmarkEnd w:id="2"/>
      <w:bookmarkEnd w:id="3"/>
      <w:bookmarkEnd w:id="4"/>
      <w:bookmarkEnd w:id="5"/>
      <w:bookmarkEnd w:id="6"/>
      <w:bookmarkEnd w:id="8"/>
      <w:r w:rsidR="009A7242">
        <w:t>?</w:t>
      </w:r>
      <w:bookmarkEnd w:id="9"/>
    </w:p>
    <w:p w14:paraId="7D8E99A6" w14:textId="3971B6C9" w:rsidR="00EC286C" w:rsidRPr="00CB6B4E" w:rsidRDefault="003B55E0" w:rsidP="00BD2A19">
      <w:pPr>
        <w:pStyle w:val="Liste-forts2"/>
        <w:spacing w:before="120"/>
        <w:ind w:left="0"/>
        <w:contextualSpacing w:val="0"/>
        <w:rPr>
          <w:lang w:val="fi-FI"/>
        </w:rPr>
      </w:pPr>
      <w:r w:rsidRPr="00CB6B4E">
        <w:rPr>
          <w:lang w:val="fi-FI"/>
        </w:rPr>
        <w:t>S</w:t>
      </w:r>
      <w:r w:rsidR="00BD49E7" w:rsidRPr="00CB6B4E">
        <w:rPr>
          <w:lang w:val="fi-FI"/>
        </w:rPr>
        <w:t>e</w:t>
      </w:r>
      <w:r w:rsidRPr="00CB6B4E">
        <w:rPr>
          <w:lang w:val="fi-FI"/>
        </w:rPr>
        <w:t xml:space="preserve"> oon ollu tavalinen</w:t>
      </w:r>
      <w:r w:rsidR="0004116F" w:rsidRPr="00CB6B4E">
        <w:rPr>
          <w:lang w:val="fi-FI"/>
        </w:rPr>
        <w:t>, ette</w:t>
      </w:r>
      <w:r w:rsidR="00B30251" w:rsidRPr="00CB6B4E">
        <w:rPr>
          <w:lang w:val="fi-FI"/>
        </w:rPr>
        <w:t xml:space="preserve"> </w:t>
      </w:r>
      <w:r w:rsidR="009C45C0" w:rsidRPr="00CB6B4E">
        <w:rPr>
          <w:lang w:val="fi-FI"/>
        </w:rPr>
        <w:t xml:space="preserve">sitä itämerensuomalaista </w:t>
      </w:r>
      <w:r w:rsidR="00B30251" w:rsidRPr="00CB6B4E">
        <w:rPr>
          <w:lang w:val="fi-FI"/>
        </w:rPr>
        <w:t>kieltä</w:t>
      </w:r>
      <w:r w:rsidR="009C45C0" w:rsidRPr="00CB6B4E">
        <w:rPr>
          <w:lang w:val="fi-FI"/>
        </w:rPr>
        <w:t>, mitä puhuthaan Pohjais-Norjassa,</w:t>
      </w:r>
      <w:r w:rsidR="000A4B27" w:rsidRPr="00CB6B4E">
        <w:rPr>
          <w:lang w:val="fi-FI"/>
        </w:rPr>
        <w:t xml:space="preserve"> </w:t>
      </w:r>
      <w:r w:rsidRPr="00CB6B4E">
        <w:rPr>
          <w:lang w:val="fi-FI"/>
        </w:rPr>
        <w:t>sen puhh</w:t>
      </w:r>
      <w:r w:rsidR="00BD49E7" w:rsidRPr="00CB6B4E">
        <w:rPr>
          <w:lang w:val="fi-FI"/>
        </w:rPr>
        <w:t>u</w:t>
      </w:r>
      <w:r w:rsidRPr="00CB6B4E">
        <w:rPr>
          <w:lang w:val="fi-FI"/>
        </w:rPr>
        <w:t>ujat oon käskenheet</w:t>
      </w:r>
      <w:r w:rsidR="0004116F" w:rsidRPr="00CB6B4E">
        <w:rPr>
          <w:lang w:val="fi-FI"/>
        </w:rPr>
        <w:t xml:space="preserve"> </w:t>
      </w:r>
      <w:r w:rsidR="00B30251" w:rsidRPr="00CB6B4E">
        <w:rPr>
          <w:i/>
          <w:lang w:val="fi-FI"/>
        </w:rPr>
        <w:t>suomen kieleksi</w:t>
      </w:r>
      <w:r w:rsidR="001252CC" w:rsidRPr="00CB6B4E">
        <w:rPr>
          <w:lang w:val="fi-FI"/>
        </w:rPr>
        <w:t xml:space="preserve">. </w:t>
      </w:r>
      <w:r w:rsidR="00EC286C" w:rsidRPr="00CB6B4E">
        <w:rPr>
          <w:lang w:val="fi-FI"/>
        </w:rPr>
        <w:t>Se ei olekhaan kummalinen, sillä ko oonhan siinä paljon sam</w:t>
      </w:r>
      <w:r w:rsidR="00965D30" w:rsidRPr="00CB6B4E">
        <w:rPr>
          <w:lang w:val="fi-FI"/>
        </w:rPr>
        <w:t>m</w:t>
      </w:r>
      <w:r w:rsidR="00EC286C" w:rsidRPr="00CB6B4E">
        <w:rPr>
          <w:lang w:val="fi-FI"/>
        </w:rPr>
        <w:t>oi trekkii ko</w:t>
      </w:r>
      <w:r w:rsidR="006B60DA" w:rsidRPr="00CB6B4E">
        <w:rPr>
          <w:lang w:val="fi-FI"/>
        </w:rPr>
        <w:t xml:space="preserve"> rajan toisela puolela Suomen puolen </w:t>
      </w:r>
      <w:r w:rsidR="00EC286C" w:rsidRPr="00CB6B4E">
        <w:rPr>
          <w:lang w:val="fi-FI"/>
        </w:rPr>
        <w:t xml:space="preserve">kielen dialektiissa ja Ruottin </w:t>
      </w:r>
      <w:r w:rsidR="00E0758F" w:rsidRPr="00CB6B4E">
        <w:rPr>
          <w:lang w:val="fi-FI"/>
        </w:rPr>
        <w:t>puolen</w:t>
      </w:r>
      <w:r w:rsidR="00EC286C" w:rsidRPr="00CB6B4E">
        <w:rPr>
          <w:lang w:val="fi-FI"/>
        </w:rPr>
        <w:t xml:space="preserve"> itämerensuomen dialektiissa</w:t>
      </w:r>
      <w:r w:rsidR="0088751C" w:rsidRPr="00CB6B4E">
        <w:rPr>
          <w:lang w:val="fi-FI"/>
        </w:rPr>
        <w:t xml:space="preserve"> eli meänkielessä</w:t>
      </w:r>
      <w:r w:rsidR="00EC286C" w:rsidRPr="00CB6B4E">
        <w:rPr>
          <w:lang w:val="fi-FI"/>
        </w:rPr>
        <w:t>.</w:t>
      </w:r>
    </w:p>
    <w:p w14:paraId="7654EB5C" w14:textId="090A2383" w:rsidR="00EC286C" w:rsidRPr="00CB6B4E" w:rsidRDefault="00EC286C" w:rsidP="00BD2A19">
      <w:pPr>
        <w:pStyle w:val="Liste-forts2"/>
        <w:spacing w:before="120"/>
        <w:ind w:left="0"/>
        <w:contextualSpacing w:val="0"/>
        <w:rPr>
          <w:lang w:val="fi-FI"/>
        </w:rPr>
      </w:pPr>
      <w:r w:rsidRPr="00CB6B4E">
        <w:rPr>
          <w:lang w:val="fi-FI"/>
        </w:rPr>
        <w:t xml:space="preserve">Norjan </w:t>
      </w:r>
      <w:r w:rsidR="00E0758F" w:rsidRPr="00CB6B4E">
        <w:rPr>
          <w:lang w:val="fi-FI"/>
        </w:rPr>
        <w:t>puolen</w:t>
      </w:r>
      <w:r w:rsidRPr="00CB6B4E">
        <w:rPr>
          <w:lang w:val="fi-FI"/>
        </w:rPr>
        <w:t xml:space="preserve"> dialektiista</w:t>
      </w:r>
      <w:r w:rsidR="001252CC" w:rsidRPr="00CB6B4E">
        <w:rPr>
          <w:lang w:val="fi-FI"/>
        </w:rPr>
        <w:t xml:space="preserve"> oon kans sano</w:t>
      </w:r>
      <w:r w:rsidR="0004116F" w:rsidRPr="00CB6B4E">
        <w:rPr>
          <w:lang w:val="fi-FI"/>
        </w:rPr>
        <w:t>tt</w:t>
      </w:r>
      <w:r w:rsidR="00192157" w:rsidRPr="00CB6B4E">
        <w:rPr>
          <w:lang w:val="fi-FI"/>
        </w:rPr>
        <w:t>u,</w:t>
      </w:r>
      <w:r w:rsidR="0004116F" w:rsidRPr="00CB6B4E">
        <w:rPr>
          <w:lang w:val="fi-FI"/>
        </w:rPr>
        <w:t xml:space="preserve"> ette se oon vanhaa</w:t>
      </w:r>
      <w:r w:rsidR="009C45C0" w:rsidRPr="00CB6B4E">
        <w:rPr>
          <w:lang w:val="fi-FI"/>
        </w:rPr>
        <w:t>naikhaista</w:t>
      </w:r>
      <w:r w:rsidR="0004116F" w:rsidRPr="00CB6B4E">
        <w:rPr>
          <w:lang w:val="fi-FI"/>
        </w:rPr>
        <w:t xml:space="preserve"> suomee, ja sillä </w:t>
      </w:r>
      <w:r w:rsidR="00BD49E7" w:rsidRPr="00CB6B4E">
        <w:rPr>
          <w:lang w:val="fi-FI"/>
        </w:rPr>
        <w:t xml:space="preserve">jokku meinathaan ette </w:t>
      </w:r>
      <w:r w:rsidR="0004116F" w:rsidRPr="00CB6B4E">
        <w:rPr>
          <w:lang w:val="fi-FI"/>
        </w:rPr>
        <w:t xml:space="preserve">nimeksi passais </w:t>
      </w:r>
      <w:r w:rsidR="0004116F" w:rsidRPr="00CB6B4E">
        <w:rPr>
          <w:i/>
          <w:lang w:val="fi-FI"/>
        </w:rPr>
        <w:t>vanhaasuomi</w:t>
      </w:r>
      <w:r w:rsidR="0004116F" w:rsidRPr="00CB6B4E">
        <w:rPr>
          <w:lang w:val="fi-FI"/>
        </w:rPr>
        <w:t xml:space="preserve">. </w:t>
      </w:r>
      <w:r w:rsidRPr="00CB6B4E">
        <w:rPr>
          <w:lang w:val="fi-FI"/>
        </w:rPr>
        <w:t xml:space="preserve">Mutta ei se ole oikhein oikhein. Dialektiista löyttyy kyllä semmoissii vanhoita trekkii, mikkä oon Suomen puolen dialektiista jo häviny eli hävviimässä, mutta kans ommii uussii trekkii. Vielä se oon niinki, ette se ei ole hyvä </w:t>
      </w:r>
      <w:r w:rsidR="00596D91" w:rsidRPr="00CB6B4E">
        <w:rPr>
          <w:lang w:val="fi-FI"/>
        </w:rPr>
        <w:t>revitaliseerattavan</w:t>
      </w:r>
      <w:r w:rsidRPr="00CB6B4E">
        <w:rPr>
          <w:lang w:val="fi-FI"/>
        </w:rPr>
        <w:t xml:space="preserve"> kielen statukselle, ette sitä käskethään epiteetilä </w:t>
      </w:r>
      <w:r w:rsidRPr="00CB6B4E">
        <w:rPr>
          <w:i/>
          <w:lang w:val="fi-FI"/>
        </w:rPr>
        <w:t>vanhaa.</w:t>
      </w:r>
      <w:r w:rsidR="003474B4" w:rsidRPr="00CB6B4E">
        <w:rPr>
          <w:i/>
          <w:lang w:val="fi-FI"/>
        </w:rPr>
        <w:t xml:space="preserve"> </w:t>
      </w:r>
      <w:r w:rsidR="003474B4" w:rsidRPr="00CB6B4E">
        <w:rPr>
          <w:lang w:val="fi-FI"/>
        </w:rPr>
        <w:t>Kielihän pittää olla moderni, ette sitä saattaa nyky-yhtheiskunnassa käyttäät.</w:t>
      </w:r>
    </w:p>
    <w:p w14:paraId="1E61D650" w14:textId="78862DD1" w:rsidR="00F904D4" w:rsidRPr="00CB6B4E" w:rsidRDefault="00B719B9" w:rsidP="00BD2A19">
      <w:pPr>
        <w:pStyle w:val="Liste-forts2"/>
        <w:spacing w:before="120"/>
        <w:ind w:left="0"/>
        <w:contextualSpacing w:val="0"/>
        <w:rPr>
          <w:lang w:val="fi-FI"/>
        </w:rPr>
      </w:pPr>
      <w:r w:rsidRPr="00CB6B4E">
        <w:rPr>
          <w:lang w:val="fi-FI"/>
        </w:rPr>
        <w:t>S</w:t>
      </w:r>
      <w:r w:rsidR="00E50A20" w:rsidRPr="00CB6B4E">
        <w:rPr>
          <w:lang w:val="fi-FI"/>
        </w:rPr>
        <w:t>uomalaisessa kirjalis</w:t>
      </w:r>
      <w:r w:rsidR="0004116F" w:rsidRPr="00CB6B4E">
        <w:rPr>
          <w:lang w:val="fi-FI"/>
        </w:rPr>
        <w:t xml:space="preserve">uuđessa oon 1900-luvun alusta puhuttu </w:t>
      </w:r>
      <w:r w:rsidR="00A0663A" w:rsidRPr="00CB6B4E">
        <w:rPr>
          <w:i/>
          <w:lang w:val="fi-FI"/>
        </w:rPr>
        <w:t xml:space="preserve">Ruijan suomesta </w:t>
      </w:r>
      <w:r w:rsidR="00A0663A" w:rsidRPr="00CB6B4E">
        <w:rPr>
          <w:lang w:val="fi-FI"/>
        </w:rPr>
        <w:t xml:space="preserve">eli </w:t>
      </w:r>
      <w:r w:rsidR="008A65A8" w:rsidRPr="00CB6B4E">
        <w:rPr>
          <w:i/>
          <w:lang w:val="fi-FI"/>
        </w:rPr>
        <w:t>ruijan</w:t>
      </w:r>
      <w:r w:rsidR="0004116F" w:rsidRPr="00CB6B4E">
        <w:rPr>
          <w:i/>
          <w:lang w:val="fi-FI"/>
        </w:rPr>
        <w:t>suomesta</w:t>
      </w:r>
      <w:r w:rsidR="0004116F" w:rsidRPr="00CB6B4E">
        <w:rPr>
          <w:lang w:val="fi-FI"/>
        </w:rPr>
        <w:t xml:space="preserve">, ja silloin oon meinattu, ette se oon suomee, mitä oon puhuttu sillä alala, mitä suomalaiset oon käskenheet </w:t>
      </w:r>
      <w:r w:rsidR="0004116F" w:rsidRPr="00CB6B4E">
        <w:rPr>
          <w:i/>
          <w:lang w:val="fi-FI"/>
        </w:rPr>
        <w:t>Ruijaksi</w:t>
      </w:r>
      <w:r w:rsidR="001B127A" w:rsidRPr="00CB6B4E">
        <w:rPr>
          <w:lang w:val="fi-FI"/>
        </w:rPr>
        <w:t>.</w:t>
      </w:r>
      <w:r w:rsidR="0004116F" w:rsidRPr="00CB6B4E">
        <w:rPr>
          <w:lang w:val="fi-FI"/>
        </w:rPr>
        <w:t xml:space="preserve"> Tämä ala oon ollu Pohjais-Norja. </w:t>
      </w:r>
      <w:r w:rsidR="0004116F" w:rsidRPr="00CB6B4E">
        <w:rPr>
          <w:i/>
          <w:lang w:val="fi-FI"/>
        </w:rPr>
        <w:t>Ruija</w:t>
      </w:r>
      <w:r w:rsidR="0004116F" w:rsidRPr="00CB6B4E">
        <w:rPr>
          <w:lang w:val="fi-FI"/>
        </w:rPr>
        <w:t xml:space="preserve"> oon </w:t>
      </w:r>
      <w:r w:rsidR="003474B4" w:rsidRPr="00CB6B4E">
        <w:rPr>
          <w:lang w:val="fi-FI"/>
        </w:rPr>
        <w:t xml:space="preserve">omassa kielessä </w:t>
      </w:r>
      <w:r w:rsidR="0004116F" w:rsidRPr="00CB6B4E">
        <w:rPr>
          <w:lang w:val="fi-FI"/>
        </w:rPr>
        <w:t xml:space="preserve">vanhaastansa meinanu sammaa ko ruijan sana </w:t>
      </w:r>
      <w:r w:rsidR="0004116F" w:rsidRPr="00CB6B4E">
        <w:rPr>
          <w:i/>
          <w:lang w:val="fi-FI"/>
        </w:rPr>
        <w:t>Norge</w:t>
      </w:r>
      <w:r w:rsidR="001B127A" w:rsidRPr="00CB6B4E">
        <w:rPr>
          <w:lang w:val="fi-FI"/>
        </w:rPr>
        <w:t>,</w:t>
      </w:r>
      <w:r w:rsidR="0004116F" w:rsidRPr="00CB6B4E">
        <w:rPr>
          <w:lang w:val="fi-FI"/>
        </w:rPr>
        <w:t xml:space="preserve"> ja norjan kieltäki käskethää</w:t>
      </w:r>
      <w:r w:rsidR="00C36C6A" w:rsidRPr="00CB6B4E">
        <w:rPr>
          <w:lang w:val="fi-FI"/>
        </w:rPr>
        <w:t>n</w:t>
      </w:r>
      <w:r w:rsidR="0004116F" w:rsidRPr="00CB6B4E">
        <w:rPr>
          <w:lang w:val="fi-FI"/>
        </w:rPr>
        <w:t xml:space="preserve"> aina </w:t>
      </w:r>
      <w:r w:rsidR="0004116F" w:rsidRPr="00CB6B4E">
        <w:rPr>
          <w:i/>
          <w:lang w:val="fi-FI"/>
        </w:rPr>
        <w:t>ruijan kieleksi</w:t>
      </w:r>
      <w:r w:rsidR="0004116F" w:rsidRPr="00CB6B4E">
        <w:rPr>
          <w:lang w:val="fi-FI"/>
        </w:rPr>
        <w:t xml:space="preserve"> ja norjalaissii </w:t>
      </w:r>
      <w:r w:rsidR="00501654" w:rsidRPr="00CB6B4E">
        <w:rPr>
          <w:i/>
          <w:lang w:val="fi-FI"/>
        </w:rPr>
        <w:t>ruijalaise</w:t>
      </w:r>
      <w:r w:rsidR="0004116F" w:rsidRPr="00CB6B4E">
        <w:rPr>
          <w:i/>
          <w:lang w:val="fi-FI"/>
        </w:rPr>
        <w:t>ksi</w:t>
      </w:r>
      <w:r w:rsidR="001B127A" w:rsidRPr="00CB6B4E">
        <w:rPr>
          <w:lang w:val="fi-FI"/>
        </w:rPr>
        <w:t>.</w:t>
      </w:r>
      <w:r w:rsidR="0004116F" w:rsidRPr="00CB6B4E">
        <w:rPr>
          <w:lang w:val="fi-FI"/>
        </w:rPr>
        <w:t xml:space="preserve"> </w:t>
      </w:r>
      <w:r w:rsidR="0004116F" w:rsidRPr="00CB6B4E">
        <w:rPr>
          <w:i/>
          <w:lang w:val="fi-FI"/>
        </w:rPr>
        <w:t>Ruijan suomi</w:t>
      </w:r>
      <w:r w:rsidR="0076077D" w:rsidRPr="00CB6B4E">
        <w:rPr>
          <w:lang w:val="fi-FI"/>
        </w:rPr>
        <w:t xml:space="preserve"> </w:t>
      </w:r>
      <w:r w:rsidR="0004116F" w:rsidRPr="00CB6B4E">
        <w:rPr>
          <w:lang w:val="fi-FI"/>
        </w:rPr>
        <w:t xml:space="preserve">meinais sitte sammaa ko </w:t>
      </w:r>
      <w:r w:rsidR="0004116F" w:rsidRPr="00CB6B4E">
        <w:rPr>
          <w:i/>
          <w:lang w:val="fi-FI"/>
        </w:rPr>
        <w:t>Norjan suomi</w:t>
      </w:r>
      <w:r w:rsidR="0004116F" w:rsidRPr="00CB6B4E">
        <w:rPr>
          <w:lang w:val="fi-FI"/>
        </w:rPr>
        <w:t xml:space="preserve">. </w:t>
      </w:r>
      <w:r w:rsidR="00EC00A0" w:rsidRPr="00CB6B4E">
        <w:rPr>
          <w:lang w:val="fi-FI"/>
        </w:rPr>
        <w:t xml:space="preserve">Se olis vähän sama ko ette sitä ruottin kieltä mitä puhuthaan Suomessa, käskethään </w:t>
      </w:r>
      <w:r w:rsidR="00B81C5C" w:rsidRPr="00CB6B4E">
        <w:rPr>
          <w:i/>
          <w:lang w:val="fi-FI"/>
        </w:rPr>
        <w:t>suomen</w:t>
      </w:r>
      <w:r w:rsidR="00EC00A0" w:rsidRPr="00CB6B4E">
        <w:rPr>
          <w:i/>
          <w:lang w:val="fi-FI"/>
        </w:rPr>
        <w:t>ruottiksi</w:t>
      </w:r>
      <w:r w:rsidR="00EC00A0" w:rsidRPr="00CB6B4E">
        <w:rPr>
          <w:lang w:val="fi-FI"/>
        </w:rPr>
        <w:t xml:space="preserve">, ja sitä suomee mitä </w:t>
      </w:r>
      <w:r w:rsidR="006E6B69" w:rsidRPr="00CB6B4E">
        <w:rPr>
          <w:lang w:val="fi-FI"/>
        </w:rPr>
        <w:t>1900-luvu</w:t>
      </w:r>
      <w:r w:rsidR="00007B63" w:rsidRPr="00CB6B4E">
        <w:rPr>
          <w:lang w:val="fi-FI"/>
        </w:rPr>
        <w:t>n</w:t>
      </w:r>
      <w:r w:rsidR="00EC00A0" w:rsidRPr="00CB6B4E">
        <w:rPr>
          <w:lang w:val="fi-FI"/>
        </w:rPr>
        <w:t xml:space="preserve"> im</w:t>
      </w:r>
      <w:r w:rsidR="00007B63" w:rsidRPr="00CB6B4E">
        <w:rPr>
          <w:lang w:val="fi-FI"/>
        </w:rPr>
        <w:t>m</w:t>
      </w:r>
      <w:r w:rsidR="00EC00A0" w:rsidRPr="00CB6B4E">
        <w:rPr>
          <w:lang w:val="fi-FI"/>
        </w:rPr>
        <w:t xml:space="preserve">igranttipolven </w:t>
      </w:r>
      <w:r w:rsidR="00007B63" w:rsidRPr="00CB6B4E">
        <w:rPr>
          <w:lang w:val="fi-FI"/>
        </w:rPr>
        <w:t xml:space="preserve">suomalaiset </w:t>
      </w:r>
      <w:r w:rsidR="00EC00A0" w:rsidRPr="00CB6B4E">
        <w:rPr>
          <w:lang w:val="fi-FI"/>
        </w:rPr>
        <w:t xml:space="preserve">puhuthaan </w:t>
      </w:r>
      <w:r w:rsidR="00007B63" w:rsidRPr="00CB6B4E">
        <w:rPr>
          <w:lang w:val="fi-FI"/>
        </w:rPr>
        <w:t xml:space="preserve">Ruottissa, käskethään </w:t>
      </w:r>
      <w:r w:rsidR="00B81C5C" w:rsidRPr="00CB6B4E">
        <w:rPr>
          <w:i/>
          <w:lang w:val="fi-FI"/>
        </w:rPr>
        <w:t>ruottinsuomeksi.</w:t>
      </w:r>
      <w:r w:rsidR="00B81C5C" w:rsidRPr="00CB6B4E">
        <w:rPr>
          <w:lang w:val="fi-FI"/>
        </w:rPr>
        <w:t xml:space="preserve"> </w:t>
      </w:r>
      <w:r w:rsidR="00EC00A0" w:rsidRPr="00CB6B4E">
        <w:rPr>
          <w:lang w:val="fi-FI"/>
        </w:rPr>
        <w:t xml:space="preserve">Se oon kuitenki niin, ette </w:t>
      </w:r>
      <w:r w:rsidR="003474B4" w:rsidRPr="00CB6B4E">
        <w:rPr>
          <w:lang w:val="fi-FI"/>
        </w:rPr>
        <w:t xml:space="preserve">Norjan eli Ruijan puolen ihmiset ei itte ole </w:t>
      </w:r>
      <w:r w:rsidR="008A65A8" w:rsidRPr="00CB6B4E">
        <w:rPr>
          <w:i/>
          <w:lang w:val="fi-FI"/>
        </w:rPr>
        <w:t>ruijansuomi</w:t>
      </w:r>
      <w:r w:rsidR="008A65A8" w:rsidRPr="00CB6B4E">
        <w:rPr>
          <w:lang w:val="fi-FI"/>
        </w:rPr>
        <w:t>-</w:t>
      </w:r>
      <w:r w:rsidR="003474B4" w:rsidRPr="00CB6B4E">
        <w:rPr>
          <w:lang w:val="fi-FI"/>
        </w:rPr>
        <w:t>sannaa omasta kielestä käyttänheet.</w:t>
      </w:r>
      <w:r w:rsidR="00EC00A0" w:rsidRPr="00CB6B4E">
        <w:rPr>
          <w:lang w:val="fi-FI"/>
        </w:rPr>
        <w:t xml:space="preserve"> </w:t>
      </w:r>
      <w:r w:rsidR="00032121" w:rsidRPr="00CB6B4E">
        <w:rPr>
          <w:lang w:val="fi-FI"/>
        </w:rPr>
        <w:t xml:space="preserve">Vielä viekkhaampi omassa kielessä olis puhhuut </w:t>
      </w:r>
      <w:r w:rsidR="00032121" w:rsidRPr="00CB6B4E">
        <w:rPr>
          <w:i/>
          <w:lang w:val="fi-FI"/>
        </w:rPr>
        <w:t>ruijan dialektiista</w:t>
      </w:r>
      <w:r w:rsidR="00DA2905" w:rsidRPr="00CB6B4E">
        <w:rPr>
          <w:lang w:val="fi-FI"/>
        </w:rPr>
        <w:t xml:space="preserve"> (verttaa suomen sanhaan </w:t>
      </w:r>
      <w:r w:rsidR="00DA2905" w:rsidRPr="00CB6B4E">
        <w:rPr>
          <w:i/>
          <w:lang w:val="fi-FI"/>
        </w:rPr>
        <w:t>Ruijan murteet</w:t>
      </w:r>
      <w:r w:rsidR="00DA2905" w:rsidRPr="00CB6B4E">
        <w:rPr>
          <w:lang w:val="fi-FI"/>
        </w:rPr>
        <w:t>). Nethän mein</w:t>
      </w:r>
      <w:r w:rsidR="003F6139" w:rsidRPr="00CB6B4E">
        <w:rPr>
          <w:lang w:val="fi-FI"/>
        </w:rPr>
        <w:t>a</w:t>
      </w:r>
      <w:r w:rsidR="00DA2905" w:rsidRPr="00CB6B4E">
        <w:rPr>
          <w:lang w:val="fi-FI"/>
        </w:rPr>
        <w:t>ttais sitte ru</w:t>
      </w:r>
      <w:r w:rsidR="003F6139" w:rsidRPr="00CB6B4E">
        <w:rPr>
          <w:lang w:val="fi-FI"/>
        </w:rPr>
        <w:t>i</w:t>
      </w:r>
      <w:r w:rsidR="00DA2905" w:rsidRPr="00CB6B4E">
        <w:rPr>
          <w:lang w:val="fi-FI"/>
        </w:rPr>
        <w:t>jan kielen dialektiita, niin ko Perunan eli Uslun dialektii.</w:t>
      </w:r>
      <w:r w:rsidR="00032121" w:rsidRPr="00CB6B4E">
        <w:rPr>
          <w:lang w:val="fi-FI"/>
        </w:rPr>
        <w:t xml:space="preserve"> </w:t>
      </w:r>
      <w:r w:rsidR="00112F4C" w:rsidRPr="00CB6B4E">
        <w:rPr>
          <w:lang w:val="fi-FI"/>
        </w:rPr>
        <w:t>Vielä yksi</w:t>
      </w:r>
      <w:r w:rsidR="00EC00A0" w:rsidRPr="00CB6B4E">
        <w:rPr>
          <w:lang w:val="fi-FI"/>
        </w:rPr>
        <w:t xml:space="preserve"> feili nimessä oon, ette </w:t>
      </w:r>
      <w:r w:rsidR="00032121" w:rsidRPr="00CB6B4E">
        <w:rPr>
          <w:lang w:val="fi-FI"/>
        </w:rPr>
        <w:t>sitä ei passaa verrata ruottinsuom</w:t>
      </w:r>
      <w:r w:rsidR="00FF1B8C" w:rsidRPr="00CB6B4E">
        <w:rPr>
          <w:lang w:val="fi-FI"/>
        </w:rPr>
        <w:t>h</w:t>
      </w:r>
      <w:r w:rsidR="00032121" w:rsidRPr="00CB6B4E">
        <w:rPr>
          <w:lang w:val="fi-FI"/>
        </w:rPr>
        <w:t>een eikä suomenr</w:t>
      </w:r>
      <w:r w:rsidR="0081499F" w:rsidRPr="00CB6B4E">
        <w:rPr>
          <w:lang w:val="fi-FI"/>
        </w:rPr>
        <w:t>uotthiin. Niitähän kattot</w:t>
      </w:r>
      <w:r w:rsidR="00032121" w:rsidRPr="00CB6B4E">
        <w:rPr>
          <w:lang w:val="fi-FI"/>
        </w:rPr>
        <w:t>haan, ette net ei ole ommii kielii mutta suome</w:t>
      </w:r>
      <w:r w:rsidR="003F6139" w:rsidRPr="00CB6B4E">
        <w:rPr>
          <w:lang w:val="fi-FI"/>
        </w:rPr>
        <w:t>n</w:t>
      </w:r>
      <w:r w:rsidR="00501654" w:rsidRPr="00CB6B4E">
        <w:rPr>
          <w:lang w:val="fi-FI"/>
        </w:rPr>
        <w:t xml:space="preserve"> eli ruottin kielen varieteetit</w:t>
      </w:r>
      <w:r w:rsidR="00F904D4" w:rsidRPr="00CB6B4E">
        <w:rPr>
          <w:lang w:val="fi-FI"/>
        </w:rPr>
        <w:t>.</w:t>
      </w:r>
    </w:p>
    <w:p w14:paraId="5B0B928A" w14:textId="466B5327" w:rsidR="00C36C6A" w:rsidRPr="00CB6B4E" w:rsidRDefault="0004116F" w:rsidP="00BD2A19">
      <w:pPr>
        <w:pStyle w:val="Liste-forts2"/>
        <w:spacing w:before="120"/>
        <w:ind w:left="0"/>
        <w:contextualSpacing w:val="0"/>
        <w:rPr>
          <w:lang w:val="fi-FI"/>
        </w:rPr>
      </w:pPr>
      <w:r w:rsidRPr="00CB6B4E">
        <w:rPr>
          <w:lang w:val="fi-FI"/>
        </w:rPr>
        <w:t>Ko</w:t>
      </w:r>
      <w:r w:rsidR="006B319D" w:rsidRPr="00CB6B4E">
        <w:rPr>
          <w:lang w:val="fi-FI"/>
        </w:rPr>
        <w:t xml:space="preserve"> </w:t>
      </w:r>
      <w:r w:rsidR="00135DA8" w:rsidRPr="00CB6B4E">
        <w:rPr>
          <w:lang w:val="fi-FI"/>
        </w:rPr>
        <w:t>Norjan puolen</w:t>
      </w:r>
      <w:r w:rsidR="00507411" w:rsidRPr="00CB6B4E">
        <w:rPr>
          <w:lang w:val="fi-FI"/>
        </w:rPr>
        <w:t xml:space="preserve"> </w:t>
      </w:r>
      <w:r w:rsidR="006B319D" w:rsidRPr="00CB6B4E">
        <w:rPr>
          <w:lang w:val="fi-FI"/>
        </w:rPr>
        <w:t xml:space="preserve">kieli </w:t>
      </w:r>
      <w:r w:rsidRPr="00CB6B4E">
        <w:rPr>
          <w:lang w:val="fi-FI"/>
        </w:rPr>
        <w:t xml:space="preserve">vuona 2005 sai </w:t>
      </w:r>
      <w:r w:rsidR="00C91DD6" w:rsidRPr="00CB6B4E">
        <w:rPr>
          <w:lang w:val="fi-FI"/>
        </w:rPr>
        <w:t>depa</w:t>
      </w:r>
      <w:r w:rsidR="00434F57" w:rsidRPr="00CB6B4E">
        <w:rPr>
          <w:lang w:val="fi-FI"/>
        </w:rPr>
        <w:t xml:space="preserve">rtementin kautta oman </w:t>
      </w:r>
      <w:r w:rsidRPr="00CB6B4E">
        <w:rPr>
          <w:lang w:val="fi-FI"/>
        </w:rPr>
        <w:t xml:space="preserve">kielen statuksen, </w:t>
      </w:r>
      <w:r w:rsidR="006B319D" w:rsidRPr="00CB6B4E">
        <w:rPr>
          <w:lang w:val="fi-FI"/>
        </w:rPr>
        <w:t xml:space="preserve">sitä ei ennää saata pittäät suomen kielen varieteettina. </w:t>
      </w:r>
      <w:r w:rsidR="00025F91" w:rsidRPr="00CB6B4E">
        <w:rPr>
          <w:lang w:val="fi-FI"/>
        </w:rPr>
        <w:t xml:space="preserve">Sillä </w:t>
      </w:r>
      <w:r w:rsidRPr="00CB6B4E">
        <w:rPr>
          <w:lang w:val="fi-FI"/>
        </w:rPr>
        <w:t xml:space="preserve">nämät </w:t>
      </w:r>
      <w:r w:rsidR="00025F91" w:rsidRPr="00CB6B4E">
        <w:rPr>
          <w:lang w:val="fi-FI"/>
        </w:rPr>
        <w:t xml:space="preserve">ylipuolen </w:t>
      </w:r>
      <w:r w:rsidR="00E26BA2" w:rsidRPr="00CB6B4E">
        <w:rPr>
          <w:i/>
          <w:lang w:val="fi-FI"/>
        </w:rPr>
        <w:t>suomi</w:t>
      </w:r>
      <w:r w:rsidR="00B71DA8" w:rsidRPr="00CB6B4E">
        <w:rPr>
          <w:lang w:val="fi-FI"/>
        </w:rPr>
        <w:t xml:space="preserve">-sanan pääle rakenetut </w:t>
      </w:r>
      <w:r w:rsidRPr="00CB6B4E">
        <w:rPr>
          <w:lang w:val="fi-FI"/>
        </w:rPr>
        <w:t xml:space="preserve">nimet ei passaa. </w:t>
      </w:r>
      <w:r w:rsidR="00C36C6A" w:rsidRPr="00CB6B4E">
        <w:rPr>
          <w:lang w:val="fi-FI"/>
        </w:rPr>
        <w:t>Niissä oon se taka-ajatus, ette kieli olis suomen kielen dialekti</w:t>
      </w:r>
      <w:r w:rsidR="00AB3AE6" w:rsidRPr="00CB6B4E">
        <w:rPr>
          <w:lang w:val="fi-FI"/>
        </w:rPr>
        <w:t xml:space="preserve"> tahi</w:t>
      </w:r>
      <w:r w:rsidR="00B71DA8" w:rsidRPr="00CB6B4E">
        <w:rPr>
          <w:lang w:val="fi-FI"/>
        </w:rPr>
        <w:t xml:space="preserve"> </w:t>
      </w:r>
      <w:r w:rsidR="00AB3AE6" w:rsidRPr="00CB6B4E">
        <w:rPr>
          <w:lang w:val="fi-FI"/>
        </w:rPr>
        <w:t xml:space="preserve">kuitenki </w:t>
      </w:r>
      <w:r w:rsidR="00B71DA8" w:rsidRPr="00CB6B4E">
        <w:rPr>
          <w:lang w:val="fi-FI"/>
        </w:rPr>
        <w:t>varieteetti</w:t>
      </w:r>
      <w:r w:rsidR="00C36C6A" w:rsidRPr="00CB6B4E">
        <w:rPr>
          <w:lang w:val="fi-FI"/>
        </w:rPr>
        <w:t>.</w:t>
      </w:r>
      <w:r w:rsidR="001252CC" w:rsidRPr="00CB6B4E">
        <w:rPr>
          <w:lang w:val="fi-FI"/>
        </w:rPr>
        <w:t xml:space="preserve"> </w:t>
      </w:r>
      <w:r w:rsidR="00B71DA8" w:rsidRPr="00CB6B4E">
        <w:rPr>
          <w:lang w:val="fi-FI"/>
        </w:rPr>
        <w:t xml:space="preserve">Nyt ko kielestä oon </w:t>
      </w:r>
      <w:r w:rsidR="005D3020" w:rsidRPr="00CB6B4E">
        <w:rPr>
          <w:lang w:val="fi-FI"/>
        </w:rPr>
        <w:t xml:space="preserve">oman kielensuunittelun kautta </w:t>
      </w:r>
      <w:r w:rsidR="00B71DA8" w:rsidRPr="00CB6B4E">
        <w:rPr>
          <w:lang w:val="fi-FI"/>
        </w:rPr>
        <w:t>tullu rakenuskieli, minkä</w:t>
      </w:r>
      <w:r w:rsidR="00501654" w:rsidRPr="00CB6B4E">
        <w:rPr>
          <w:lang w:val="fi-FI"/>
        </w:rPr>
        <w:t xml:space="preserve"> struktuuri ja sanasto rakenuthaan</w:t>
      </w:r>
      <w:r w:rsidR="00B71DA8" w:rsidRPr="00CB6B4E">
        <w:rPr>
          <w:lang w:val="fi-FI"/>
        </w:rPr>
        <w:t xml:space="preserve"> puhthaasti sen omale pohjale</w:t>
      </w:r>
      <w:r w:rsidR="00507411" w:rsidRPr="00CB6B4E">
        <w:rPr>
          <w:lang w:val="fi-FI"/>
        </w:rPr>
        <w:t>, se</w:t>
      </w:r>
      <w:r w:rsidR="00B71DA8" w:rsidRPr="00CB6B4E">
        <w:rPr>
          <w:lang w:val="fi-FI"/>
        </w:rPr>
        <w:t xml:space="preserve"> </w:t>
      </w:r>
      <w:r w:rsidR="00507411" w:rsidRPr="00CB6B4E">
        <w:rPr>
          <w:lang w:val="fi-FI"/>
        </w:rPr>
        <w:t>k</w:t>
      </w:r>
      <w:r w:rsidR="001252CC" w:rsidRPr="00CB6B4E">
        <w:rPr>
          <w:lang w:val="fi-FI"/>
        </w:rPr>
        <w:t xml:space="preserve">ielele pittää löyttäät </w:t>
      </w:r>
      <w:r w:rsidR="000C2653" w:rsidRPr="00CB6B4E">
        <w:rPr>
          <w:lang w:val="fi-FI"/>
        </w:rPr>
        <w:t>muun nimen.</w:t>
      </w:r>
    </w:p>
    <w:p w14:paraId="5E758561" w14:textId="77777777" w:rsidR="00F904D4" w:rsidRPr="00CB6B4E" w:rsidRDefault="00C36C6A" w:rsidP="00BD2A19">
      <w:pPr>
        <w:pStyle w:val="Liste-forts2"/>
        <w:spacing w:before="120"/>
        <w:ind w:left="0"/>
        <w:contextualSpacing w:val="0"/>
        <w:rPr>
          <w:lang w:val="fi-FI"/>
        </w:rPr>
      </w:pPr>
      <w:r w:rsidRPr="00CB6B4E">
        <w:rPr>
          <w:lang w:val="fi-FI"/>
        </w:rPr>
        <w:t>Yksi altervatiivi olis</w:t>
      </w:r>
      <w:r w:rsidR="00B30251" w:rsidRPr="00CB6B4E">
        <w:rPr>
          <w:lang w:val="fi-FI"/>
        </w:rPr>
        <w:t xml:space="preserve"> käskeet kieltä </w:t>
      </w:r>
      <w:r w:rsidR="005133D9" w:rsidRPr="00CB6B4E">
        <w:rPr>
          <w:i/>
          <w:lang w:val="fi-FI"/>
        </w:rPr>
        <w:t>meiđän</w:t>
      </w:r>
      <w:r w:rsidR="00B30251" w:rsidRPr="00CB6B4E">
        <w:rPr>
          <w:i/>
          <w:lang w:val="fi-FI"/>
        </w:rPr>
        <w:t>kieleksi</w:t>
      </w:r>
      <w:r w:rsidR="00B30251" w:rsidRPr="00CB6B4E">
        <w:rPr>
          <w:lang w:val="fi-FI"/>
        </w:rPr>
        <w:t xml:space="preserve"> eli </w:t>
      </w:r>
      <w:r w:rsidR="00B30251" w:rsidRPr="00CB6B4E">
        <w:rPr>
          <w:i/>
          <w:lang w:val="fi-FI"/>
        </w:rPr>
        <w:t>meänkieleksi</w:t>
      </w:r>
      <w:r w:rsidR="00B30251" w:rsidRPr="00CB6B4E">
        <w:rPr>
          <w:lang w:val="fi-FI"/>
        </w:rPr>
        <w:t xml:space="preserve">. Eli </w:t>
      </w:r>
      <w:r w:rsidR="00FE09AD" w:rsidRPr="00CB6B4E">
        <w:rPr>
          <w:lang w:val="fi-FI"/>
        </w:rPr>
        <w:t>kielelä olis</w:t>
      </w:r>
      <w:r w:rsidR="00B30251" w:rsidRPr="00CB6B4E">
        <w:rPr>
          <w:lang w:val="fi-FI"/>
        </w:rPr>
        <w:t xml:space="preserve"> sama</w:t>
      </w:r>
      <w:r w:rsidR="00FE09AD" w:rsidRPr="00CB6B4E">
        <w:rPr>
          <w:lang w:val="fi-FI"/>
        </w:rPr>
        <w:t xml:space="preserve"> </w:t>
      </w:r>
      <w:r w:rsidR="00B30251" w:rsidRPr="00CB6B4E">
        <w:rPr>
          <w:lang w:val="fi-FI"/>
        </w:rPr>
        <w:t>nim</w:t>
      </w:r>
      <w:r w:rsidR="00FE09AD" w:rsidRPr="00CB6B4E">
        <w:rPr>
          <w:lang w:val="fi-FI"/>
        </w:rPr>
        <w:t>i</w:t>
      </w:r>
      <w:r w:rsidR="00B30251" w:rsidRPr="00CB6B4E">
        <w:rPr>
          <w:lang w:val="fi-FI"/>
        </w:rPr>
        <w:t xml:space="preserve"> ko Tornionväylän varrela</w:t>
      </w:r>
      <w:r w:rsidR="00FE09AD" w:rsidRPr="00CB6B4E">
        <w:rPr>
          <w:lang w:val="fi-FI"/>
        </w:rPr>
        <w:t xml:space="preserve"> ja muuvala</w:t>
      </w:r>
      <w:r w:rsidR="00B30251" w:rsidRPr="00CB6B4E">
        <w:rPr>
          <w:lang w:val="fi-FI"/>
        </w:rPr>
        <w:t xml:space="preserve"> </w:t>
      </w:r>
      <w:r w:rsidR="00FE09AD" w:rsidRPr="00CB6B4E">
        <w:rPr>
          <w:lang w:val="fi-FI"/>
        </w:rPr>
        <w:t>Pohjais-</w:t>
      </w:r>
      <w:r w:rsidR="000370BC" w:rsidRPr="00CB6B4E">
        <w:rPr>
          <w:lang w:val="fi-FI"/>
        </w:rPr>
        <w:t>Ruottin puolela puhutulla</w:t>
      </w:r>
      <w:r w:rsidR="00FE09AD" w:rsidRPr="00CB6B4E">
        <w:rPr>
          <w:lang w:val="fi-FI"/>
        </w:rPr>
        <w:t xml:space="preserve"> kielisukulaisela</w:t>
      </w:r>
      <w:r w:rsidR="00B30251" w:rsidRPr="00CB6B4E">
        <w:rPr>
          <w:lang w:val="fi-FI"/>
        </w:rPr>
        <w:t xml:space="preserve">. </w:t>
      </w:r>
      <w:r w:rsidR="00692B0A" w:rsidRPr="00CB6B4E">
        <w:rPr>
          <w:lang w:val="fi-FI"/>
        </w:rPr>
        <w:t xml:space="preserve">Tätä muutamat oon ehđottanheet, ja puhheessa ushein sanothaanki näin – niin ko sikkaristi kaikkiin kieliin ja dialektiittenki puhhuujat ushein </w:t>
      </w:r>
      <w:r w:rsidR="001D7873" w:rsidRPr="00CB6B4E">
        <w:rPr>
          <w:lang w:val="fi-FI"/>
        </w:rPr>
        <w:t>käskethään</w:t>
      </w:r>
      <w:r w:rsidR="00692B0A" w:rsidRPr="00CB6B4E">
        <w:rPr>
          <w:lang w:val="fi-FI"/>
        </w:rPr>
        <w:t xml:space="preserve"> ommaa kielihaamuu ’meiđän</w:t>
      </w:r>
      <w:r w:rsidR="0022048E" w:rsidRPr="00CB6B4E">
        <w:rPr>
          <w:lang w:val="fi-FI"/>
        </w:rPr>
        <w:t xml:space="preserve"> </w:t>
      </w:r>
      <w:r w:rsidR="00692B0A" w:rsidRPr="00CB6B4E">
        <w:rPr>
          <w:lang w:val="fi-FI"/>
        </w:rPr>
        <w:t xml:space="preserve">kieleksi’. </w:t>
      </w:r>
      <w:r w:rsidR="005E07D1" w:rsidRPr="00CB6B4E">
        <w:rPr>
          <w:lang w:val="fi-FI"/>
        </w:rPr>
        <w:t>Mutta vaikka Ruottin puole</w:t>
      </w:r>
      <w:r w:rsidR="00CE1E44" w:rsidRPr="00CB6B4E">
        <w:rPr>
          <w:lang w:val="fi-FI"/>
        </w:rPr>
        <w:t>n</w:t>
      </w:r>
      <w:r w:rsidR="005E07D1" w:rsidRPr="00CB6B4E">
        <w:rPr>
          <w:lang w:val="fi-FI"/>
        </w:rPr>
        <w:t xml:space="preserve"> kieli oikhein paljon muistuttaaki </w:t>
      </w:r>
      <w:r w:rsidR="00357ABD" w:rsidRPr="00CB6B4E">
        <w:rPr>
          <w:lang w:val="fi-FI"/>
        </w:rPr>
        <w:t xml:space="preserve">sitä kieltä, mitä puhuthaan </w:t>
      </w:r>
      <w:r w:rsidR="000C2653" w:rsidRPr="00CB6B4E">
        <w:rPr>
          <w:lang w:val="fi-FI"/>
        </w:rPr>
        <w:t>Pohjais-Ruijassa</w:t>
      </w:r>
      <w:r w:rsidR="005E07D1" w:rsidRPr="00CB6B4E">
        <w:rPr>
          <w:lang w:val="fi-FI"/>
        </w:rPr>
        <w:t xml:space="preserve">, se kuitenki kattothaan ette </w:t>
      </w:r>
      <w:r w:rsidR="00E3630F" w:rsidRPr="00CB6B4E">
        <w:rPr>
          <w:lang w:val="fi-FI"/>
        </w:rPr>
        <w:t xml:space="preserve">net </w:t>
      </w:r>
      <w:r w:rsidR="005E07D1" w:rsidRPr="00CB6B4E">
        <w:rPr>
          <w:lang w:val="fi-FI"/>
        </w:rPr>
        <w:t xml:space="preserve">oon kaksi eri kieltä. Sillä </w:t>
      </w:r>
      <w:r w:rsidR="005E07D1" w:rsidRPr="00CB6B4E">
        <w:rPr>
          <w:i/>
          <w:lang w:val="fi-FI"/>
        </w:rPr>
        <w:t>me</w:t>
      </w:r>
      <w:r w:rsidR="00A83669" w:rsidRPr="00CB6B4E">
        <w:rPr>
          <w:lang w:val="fi-FI"/>
        </w:rPr>
        <w:t>(</w:t>
      </w:r>
      <w:r w:rsidR="008A3979" w:rsidRPr="00CB6B4E">
        <w:rPr>
          <w:i/>
          <w:lang w:val="fi-FI"/>
        </w:rPr>
        <w:t>iđ</w:t>
      </w:r>
      <w:r w:rsidR="00A83669" w:rsidRPr="00CB6B4E">
        <w:rPr>
          <w:lang w:val="fi-FI"/>
        </w:rPr>
        <w:t>)</w:t>
      </w:r>
      <w:r w:rsidR="005E07D1" w:rsidRPr="00CB6B4E">
        <w:rPr>
          <w:i/>
          <w:lang w:val="fi-FI"/>
        </w:rPr>
        <w:t>änkieli</w:t>
      </w:r>
      <w:r w:rsidR="005E07D1" w:rsidRPr="00CB6B4E">
        <w:rPr>
          <w:lang w:val="fi-FI"/>
        </w:rPr>
        <w:t>-nimi</w:t>
      </w:r>
      <w:r w:rsidR="000C2653" w:rsidRPr="00CB6B4E">
        <w:rPr>
          <w:lang w:val="fi-FI"/>
        </w:rPr>
        <w:t xml:space="preserve"> sotkis</w:t>
      </w:r>
      <w:r w:rsidR="005E07D1" w:rsidRPr="00CB6B4E">
        <w:rPr>
          <w:lang w:val="fi-FI"/>
        </w:rPr>
        <w:t xml:space="preserve"> </w:t>
      </w:r>
      <w:r w:rsidR="00FE3755" w:rsidRPr="00CB6B4E">
        <w:rPr>
          <w:lang w:val="fi-FI"/>
        </w:rPr>
        <w:t xml:space="preserve">kaksi kieltä yhtheen eikä </w:t>
      </w:r>
      <w:r w:rsidR="00357ABD" w:rsidRPr="00CB6B4E">
        <w:rPr>
          <w:lang w:val="fi-FI"/>
        </w:rPr>
        <w:t>sen tähđen</w:t>
      </w:r>
      <w:r w:rsidR="0022048E" w:rsidRPr="00CB6B4E">
        <w:rPr>
          <w:lang w:val="fi-FI"/>
        </w:rPr>
        <w:t xml:space="preserve"> </w:t>
      </w:r>
      <w:r w:rsidR="005E07D1" w:rsidRPr="00CB6B4E">
        <w:rPr>
          <w:lang w:val="fi-FI"/>
        </w:rPr>
        <w:t>passaa</w:t>
      </w:r>
      <w:r w:rsidR="00F904D4" w:rsidRPr="00CB6B4E">
        <w:rPr>
          <w:lang w:val="fi-FI"/>
        </w:rPr>
        <w:t>.</w:t>
      </w:r>
    </w:p>
    <w:p w14:paraId="688B699F" w14:textId="25ADE7E7" w:rsidR="0004116F" w:rsidRPr="00CB6B4E" w:rsidRDefault="00A176FA" w:rsidP="00BD2A19">
      <w:pPr>
        <w:pStyle w:val="Liste-forts2"/>
        <w:spacing w:before="120"/>
        <w:ind w:left="0"/>
        <w:contextualSpacing w:val="0"/>
        <w:rPr>
          <w:lang w:val="fi-FI"/>
        </w:rPr>
      </w:pPr>
      <w:r w:rsidRPr="00CB6B4E">
        <w:rPr>
          <w:lang w:val="fi-FI"/>
        </w:rPr>
        <w:t>Kainun kielitin</w:t>
      </w:r>
      <w:r w:rsidR="00FA2BC4" w:rsidRPr="00CB6B4E">
        <w:rPr>
          <w:lang w:val="fi-FI"/>
        </w:rPr>
        <w:t>gan päätökshiin</w:t>
      </w:r>
      <w:r w:rsidRPr="00CB6B4E">
        <w:rPr>
          <w:lang w:val="fi-FI"/>
        </w:rPr>
        <w:t xml:space="preserve"> oon vuona 2009 </w:t>
      </w:r>
      <w:r w:rsidR="0022048E" w:rsidRPr="00CB6B4E">
        <w:rPr>
          <w:lang w:val="fi-FI"/>
        </w:rPr>
        <w:t>ylöspantu</w:t>
      </w:r>
      <w:r w:rsidR="00EF3726" w:rsidRPr="00CB6B4E">
        <w:rPr>
          <w:lang w:val="fi-FI"/>
        </w:rPr>
        <w:t>, ette kiel</w:t>
      </w:r>
      <w:r w:rsidR="00FA2BC4" w:rsidRPr="00CB6B4E">
        <w:rPr>
          <w:lang w:val="fi-FI"/>
        </w:rPr>
        <w:t>en</w:t>
      </w:r>
      <w:r w:rsidR="00EF3726" w:rsidRPr="00CB6B4E">
        <w:rPr>
          <w:lang w:val="fi-FI"/>
        </w:rPr>
        <w:t xml:space="preserve"> nimi pittää</w:t>
      </w:r>
      <w:r w:rsidR="0004116F" w:rsidRPr="00CB6B4E">
        <w:rPr>
          <w:lang w:val="fi-FI"/>
        </w:rPr>
        <w:t xml:space="preserve"> olla </w:t>
      </w:r>
      <w:r w:rsidR="0004116F" w:rsidRPr="00CB6B4E">
        <w:rPr>
          <w:i/>
          <w:lang w:val="fi-FI"/>
        </w:rPr>
        <w:t>kväänin kieli</w:t>
      </w:r>
      <w:r w:rsidR="0004116F" w:rsidRPr="00CB6B4E">
        <w:rPr>
          <w:lang w:val="fi-FI"/>
        </w:rPr>
        <w:t>.</w:t>
      </w:r>
      <w:r w:rsidR="00F10422" w:rsidRPr="00CB6B4E">
        <w:rPr>
          <w:lang w:val="fi-FI"/>
        </w:rPr>
        <w:t xml:space="preserve"> </w:t>
      </w:r>
      <w:r w:rsidR="005B548B" w:rsidRPr="00CB6B4E">
        <w:rPr>
          <w:lang w:val="fi-FI"/>
        </w:rPr>
        <w:t>Uslun universiteetin Ruija-daatab</w:t>
      </w:r>
      <w:r w:rsidR="004B4518" w:rsidRPr="00CB6B4E">
        <w:rPr>
          <w:lang w:val="fi-FI"/>
        </w:rPr>
        <w:t>aasin 2000-luvun puhetkorpuksess</w:t>
      </w:r>
      <w:r w:rsidR="005B548B" w:rsidRPr="00CB6B4E">
        <w:rPr>
          <w:lang w:val="fi-FI"/>
        </w:rPr>
        <w:t xml:space="preserve">a sana </w:t>
      </w:r>
      <w:r w:rsidR="005B548B" w:rsidRPr="00CB6B4E">
        <w:rPr>
          <w:i/>
          <w:lang w:val="fi-FI"/>
        </w:rPr>
        <w:t>kvääni</w:t>
      </w:r>
      <w:r w:rsidR="002C7FD5" w:rsidRPr="00CB6B4E">
        <w:rPr>
          <w:i/>
          <w:lang w:val="fi-FI"/>
        </w:rPr>
        <w:t xml:space="preserve"> </w:t>
      </w:r>
      <w:r w:rsidR="002C7FD5" w:rsidRPr="00CB6B4E">
        <w:rPr>
          <w:lang w:val="fi-FI"/>
        </w:rPr>
        <w:t>oonki oikhein tavalinen käytössä</w:t>
      </w:r>
      <w:r w:rsidR="005B548B" w:rsidRPr="00CB6B4E">
        <w:rPr>
          <w:lang w:val="fi-FI"/>
        </w:rPr>
        <w:t xml:space="preserve">, </w:t>
      </w:r>
      <w:r w:rsidR="00CF058E" w:rsidRPr="00CB6B4E">
        <w:rPr>
          <w:lang w:val="fi-FI"/>
        </w:rPr>
        <w:t>mutta ushein</w:t>
      </w:r>
      <w:r w:rsidR="005B548B" w:rsidRPr="00CB6B4E">
        <w:rPr>
          <w:lang w:val="fi-FI"/>
        </w:rPr>
        <w:t xml:space="preserve"> </w:t>
      </w:r>
      <w:r w:rsidR="002C7FD5" w:rsidRPr="00CB6B4E">
        <w:rPr>
          <w:lang w:val="fi-FI"/>
        </w:rPr>
        <w:t xml:space="preserve">kuuluu kans sana </w:t>
      </w:r>
      <w:r w:rsidR="00CF058E" w:rsidRPr="00CB6B4E">
        <w:rPr>
          <w:i/>
          <w:lang w:val="fi-FI"/>
        </w:rPr>
        <w:t xml:space="preserve">kvääna </w:t>
      </w:r>
      <w:r w:rsidR="00BA1173" w:rsidRPr="00CB6B4E">
        <w:rPr>
          <w:lang w:val="fi-FI"/>
        </w:rPr>
        <w:t>~</w:t>
      </w:r>
      <w:r w:rsidR="00CF058E" w:rsidRPr="00CB6B4E">
        <w:rPr>
          <w:i/>
          <w:lang w:val="fi-FI"/>
        </w:rPr>
        <w:t xml:space="preserve"> kväänä</w:t>
      </w:r>
      <w:r w:rsidR="009773A0" w:rsidRPr="00CB6B4E">
        <w:rPr>
          <w:lang w:val="fi-FI"/>
        </w:rPr>
        <w:t>.</w:t>
      </w:r>
      <w:r w:rsidR="00CF058E" w:rsidRPr="00CB6B4E">
        <w:rPr>
          <w:lang w:val="fi-FI"/>
        </w:rPr>
        <w:t xml:space="preserve"> </w:t>
      </w:r>
      <w:r w:rsidR="009773A0" w:rsidRPr="00CB6B4E">
        <w:rPr>
          <w:lang w:val="fi-FI"/>
        </w:rPr>
        <w:t xml:space="preserve">Se oon </w:t>
      </w:r>
      <w:r w:rsidR="00CE1E44" w:rsidRPr="00CB6B4E">
        <w:rPr>
          <w:lang w:val="fi-FI"/>
        </w:rPr>
        <w:t>hyvä panna merkkhiin</w:t>
      </w:r>
      <w:r w:rsidR="009773A0" w:rsidRPr="00CB6B4E">
        <w:rPr>
          <w:lang w:val="fi-FI"/>
        </w:rPr>
        <w:t xml:space="preserve"> ette Ruija-daatabaasin korpuksessa intervjuuarinna oon Suomen </w:t>
      </w:r>
      <w:r w:rsidR="009773A0" w:rsidRPr="00CB6B4E">
        <w:rPr>
          <w:lang w:val="fi-FI"/>
        </w:rPr>
        <w:lastRenderedPageBreak/>
        <w:t>s</w:t>
      </w:r>
      <w:r w:rsidR="002C7FD5" w:rsidRPr="00CB6B4E">
        <w:rPr>
          <w:lang w:val="fi-FI"/>
        </w:rPr>
        <w:t>uoma</w:t>
      </w:r>
      <w:r w:rsidR="004B4518" w:rsidRPr="00CB6B4E">
        <w:rPr>
          <w:lang w:val="fi-FI"/>
        </w:rPr>
        <w:t>lainen; suomalaisten puhheessa nykyisin t</w:t>
      </w:r>
      <w:r w:rsidR="002C7FD5" w:rsidRPr="00CB6B4E">
        <w:rPr>
          <w:lang w:val="fi-FI"/>
        </w:rPr>
        <w:t xml:space="preserve">avalissiin oon haamu </w:t>
      </w:r>
      <w:r w:rsidR="002C7FD5" w:rsidRPr="00CB6B4E">
        <w:rPr>
          <w:i/>
          <w:lang w:val="fi-FI"/>
        </w:rPr>
        <w:t>kveeni.</w:t>
      </w:r>
      <w:r w:rsidR="000A4B27" w:rsidRPr="00CB6B4E">
        <w:rPr>
          <w:i/>
          <w:lang w:val="fi-FI"/>
        </w:rPr>
        <w:t xml:space="preserve"> </w:t>
      </w:r>
      <w:r w:rsidR="002C7FD5" w:rsidRPr="00CB6B4E">
        <w:rPr>
          <w:lang w:val="fi-FI"/>
        </w:rPr>
        <w:t xml:space="preserve">Sanat </w:t>
      </w:r>
      <w:r w:rsidR="002C7FD5" w:rsidRPr="00CB6B4E">
        <w:rPr>
          <w:i/>
          <w:lang w:val="fi-FI"/>
        </w:rPr>
        <w:t xml:space="preserve">kvääni </w:t>
      </w:r>
      <w:r w:rsidR="002C7FD5" w:rsidRPr="00CB6B4E">
        <w:rPr>
          <w:lang w:val="fi-FI"/>
        </w:rPr>
        <w:t xml:space="preserve">ja </w:t>
      </w:r>
      <w:r w:rsidR="002C7FD5" w:rsidRPr="00CB6B4E">
        <w:rPr>
          <w:i/>
          <w:lang w:val="fi-FI"/>
        </w:rPr>
        <w:t xml:space="preserve">kvääna </w:t>
      </w:r>
      <w:r w:rsidR="00BA1173" w:rsidRPr="00CB6B4E">
        <w:rPr>
          <w:lang w:val="fi-FI"/>
        </w:rPr>
        <w:t>~</w:t>
      </w:r>
      <w:r w:rsidR="002C7FD5" w:rsidRPr="00CB6B4E">
        <w:rPr>
          <w:i/>
          <w:lang w:val="fi-FI"/>
        </w:rPr>
        <w:t xml:space="preserve"> kväänä</w:t>
      </w:r>
      <w:r w:rsidR="00607396" w:rsidRPr="00CB6B4E">
        <w:rPr>
          <w:lang w:val="fi-FI"/>
        </w:rPr>
        <w:t xml:space="preserve"> oon</w:t>
      </w:r>
      <w:r w:rsidR="003A5E10" w:rsidRPr="00CB6B4E">
        <w:rPr>
          <w:lang w:val="fi-FI"/>
        </w:rPr>
        <w:t xml:space="preserve"> omassa kielessä uu</w:t>
      </w:r>
      <w:r w:rsidR="00134FB7" w:rsidRPr="00CB6B4E">
        <w:rPr>
          <w:lang w:val="fi-FI"/>
        </w:rPr>
        <w:t>đet sanat</w:t>
      </w:r>
      <w:r w:rsidR="005B548B" w:rsidRPr="00CB6B4E">
        <w:rPr>
          <w:lang w:val="fi-FI"/>
        </w:rPr>
        <w:t xml:space="preserve">; </w:t>
      </w:r>
      <w:r w:rsidR="00134FB7" w:rsidRPr="00CB6B4E">
        <w:rPr>
          <w:lang w:val="fi-FI"/>
        </w:rPr>
        <w:t>net</w:t>
      </w:r>
      <w:r w:rsidR="00621F0F" w:rsidRPr="00CB6B4E">
        <w:rPr>
          <w:lang w:val="fi-FI"/>
        </w:rPr>
        <w:t xml:space="preserve"> oon lainattu ruijan kielen sanasta </w:t>
      </w:r>
      <w:r w:rsidR="00621F0F" w:rsidRPr="00CB6B4E">
        <w:rPr>
          <w:i/>
          <w:lang w:val="fi-FI"/>
        </w:rPr>
        <w:t>kven</w:t>
      </w:r>
      <w:r w:rsidR="005B548B" w:rsidRPr="00CB6B4E">
        <w:rPr>
          <w:lang w:val="fi-FI"/>
        </w:rPr>
        <w:t>.</w:t>
      </w:r>
      <w:r w:rsidR="00621F0F" w:rsidRPr="00CB6B4E">
        <w:rPr>
          <w:lang w:val="fi-FI"/>
        </w:rPr>
        <w:t xml:space="preserve"> </w:t>
      </w:r>
      <w:r w:rsidR="00CC25F0" w:rsidRPr="00CB6B4E">
        <w:rPr>
          <w:lang w:val="fi-FI"/>
        </w:rPr>
        <w:t>Sana</w:t>
      </w:r>
      <w:r w:rsidR="005B548B" w:rsidRPr="00CB6B4E">
        <w:rPr>
          <w:lang w:val="fi-FI"/>
        </w:rPr>
        <w:t xml:space="preserve"> </w:t>
      </w:r>
      <w:r w:rsidR="005B548B" w:rsidRPr="00CB6B4E">
        <w:rPr>
          <w:i/>
          <w:lang w:val="fi-FI"/>
        </w:rPr>
        <w:t>kven</w:t>
      </w:r>
      <w:r w:rsidR="00621F0F" w:rsidRPr="00CB6B4E">
        <w:rPr>
          <w:lang w:val="fi-FI"/>
        </w:rPr>
        <w:t xml:space="preserve"> </w:t>
      </w:r>
      <w:r w:rsidR="005B548B" w:rsidRPr="00CB6B4E">
        <w:rPr>
          <w:lang w:val="fi-FI"/>
        </w:rPr>
        <w:t>oon</w:t>
      </w:r>
      <w:r w:rsidR="00DD61D9" w:rsidRPr="00CB6B4E">
        <w:rPr>
          <w:lang w:val="fi-FI"/>
        </w:rPr>
        <w:t xml:space="preserve"> ruijan kielessä</w:t>
      </w:r>
      <w:r w:rsidR="00621F0F" w:rsidRPr="00CB6B4E">
        <w:rPr>
          <w:lang w:val="fi-FI"/>
        </w:rPr>
        <w:t xml:space="preserve"> oikhein vanhaa nimi sille itämerensuomalaisele kielele, minkä ruijalaiset opithiin tuntemhaan jo keski-aijalla.</w:t>
      </w:r>
      <w:r w:rsidR="00DD61D9" w:rsidRPr="00CB6B4E">
        <w:rPr>
          <w:lang w:val="fi-FI"/>
        </w:rPr>
        <w:t xml:space="preserve"> Ette </w:t>
      </w:r>
      <w:r w:rsidR="005B548B" w:rsidRPr="00CB6B4E">
        <w:rPr>
          <w:lang w:val="fi-FI"/>
        </w:rPr>
        <w:t xml:space="preserve">ruijan </w:t>
      </w:r>
      <w:r w:rsidR="005B548B" w:rsidRPr="00CB6B4E">
        <w:rPr>
          <w:i/>
          <w:lang w:val="fi-FI"/>
        </w:rPr>
        <w:t>kven-</w:t>
      </w:r>
      <w:r w:rsidR="005B548B" w:rsidRPr="00CB6B4E">
        <w:rPr>
          <w:lang w:val="fi-FI"/>
        </w:rPr>
        <w:t xml:space="preserve">sanan jälkhiin laitetut </w:t>
      </w:r>
      <w:r w:rsidR="00DD61D9" w:rsidRPr="00CB6B4E">
        <w:rPr>
          <w:lang w:val="fi-FI"/>
        </w:rPr>
        <w:t xml:space="preserve">sanat oon omassa kielessä aivan uuđet, siitä </w:t>
      </w:r>
      <w:r w:rsidR="002F3D3B" w:rsidRPr="00CB6B4E">
        <w:rPr>
          <w:lang w:val="fi-FI"/>
        </w:rPr>
        <w:t>muistelee seki, ette niist</w:t>
      </w:r>
      <w:r w:rsidR="00DD61D9" w:rsidRPr="00CB6B4E">
        <w:rPr>
          <w:lang w:val="fi-FI"/>
        </w:rPr>
        <w:t xml:space="preserve">ä </w:t>
      </w:r>
      <w:r w:rsidR="003F43E5" w:rsidRPr="00CB6B4E">
        <w:rPr>
          <w:lang w:val="fi-FI"/>
        </w:rPr>
        <w:t xml:space="preserve">yli 500 </w:t>
      </w:r>
      <w:r w:rsidR="0095088A" w:rsidRPr="00CB6B4E">
        <w:rPr>
          <w:lang w:val="fi-FI"/>
        </w:rPr>
        <w:t>l</w:t>
      </w:r>
      <w:r w:rsidR="00B3126F" w:rsidRPr="00CB6B4E">
        <w:rPr>
          <w:lang w:val="fi-FI"/>
        </w:rPr>
        <w:t xml:space="preserve">aiđassa </w:t>
      </w:r>
      <w:r w:rsidR="00187AF4" w:rsidRPr="00CB6B4E">
        <w:rPr>
          <w:lang w:val="fi-FI"/>
        </w:rPr>
        <w:t xml:space="preserve">puhetkielistä </w:t>
      </w:r>
      <w:r w:rsidR="003F43E5" w:rsidRPr="00CB6B4E">
        <w:rPr>
          <w:lang w:val="fi-FI"/>
        </w:rPr>
        <w:t xml:space="preserve">tekstii, mikkä </w:t>
      </w:r>
      <w:r w:rsidR="002F3D3B" w:rsidRPr="00CB6B4E">
        <w:rPr>
          <w:lang w:val="fi-FI"/>
        </w:rPr>
        <w:t xml:space="preserve">minula oon </w:t>
      </w:r>
      <w:r w:rsidR="00B22EFE" w:rsidRPr="00CB6B4E">
        <w:rPr>
          <w:lang w:val="fi-FI"/>
        </w:rPr>
        <w:t xml:space="preserve">Ruija-daatabaasin lisäksi </w:t>
      </w:r>
      <w:r w:rsidR="002F3D3B" w:rsidRPr="00CB6B4E">
        <w:rPr>
          <w:lang w:val="fi-FI"/>
        </w:rPr>
        <w:t>ollu käytössä</w:t>
      </w:r>
      <w:r w:rsidR="00CC5A3C" w:rsidRPr="00CB6B4E">
        <w:rPr>
          <w:lang w:val="fi-FI"/>
        </w:rPr>
        <w:t xml:space="preserve"> ko olen tätä grammatikkii kirjoittannu, ei yhtäkhään kerttaa löyđy sannaa </w:t>
      </w:r>
      <w:r w:rsidR="00CC5A3C" w:rsidRPr="00CB6B4E">
        <w:rPr>
          <w:i/>
          <w:lang w:val="fi-FI"/>
        </w:rPr>
        <w:t>kvääni</w:t>
      </w:r>
      <w:r w:rsidR="00A83669" w:rsidRPr="00CB6B4E">
        <w:rPr>
          <w:lang w:val="fi-FI"/>
        </w:rPr>
        <w:t>,</w:t>
      </w:r>
      <w:r w:rsidR="00CC5A3C" w:rsidRPr="00CB6B4E">
        <w:rPr>
          <w:i/>
          <w:lang w:val="fi-FI"/>
        </w:rPr>
        <w:t xml:space="preserve"> kvääna</w:t>
      </w:r>
      <w:r w:rsidR="008A66AB" w:rsidRPr="00CB6B4E">
        <w:rPr>
          <w:i/>
          <w:lang w:val="fi-FI"/>
        </w:rPr>
        <w:t xml:space="preserve"> </w:t>
      </w:r>
      <w:r w:rsidR="00BA1173" w:rsidRPr="00CB6B4E">
        <w:rPr>
          <w:lang w:val="fi-FI"/>
        </w:rPr>
        <w:t>~</w:t>
      </w:r>
      <w:r w:rsidR="008A66AB" w:rsidRPr="00CB6B4E">
        <w:rPr>
          <w:i/>
          <w:lang w:val="fi-FI"/>
        </w:rPr>
        <w:t xml:space="preserve"> kväänä</w:t>
      </w:r>
      <w:r w:rsidR="00CC5A3C" w:rsidRPr="00CB6B4E">
        <w:rPr>
          <w:i/>
          <w:lang w:val="fi-FI"/>
        </w:rPr>
        <w:t xml:space="preserve"> </w:t>
      </w:r>
      <w:r w:rsidR="00CC5A3C" w:rsidRPr="00CB6B4E">
        <w:rPr>
          <w:lang w:val="fi-FI"/>
        </w:rPr>
        <w:t xml:space="preserve">eli </w:t>
      </w:r>
      <w:r w:rsidR="00CC5A3C" w:rsidRPr="00CB6B4E">
        <w:rPr>
          <w:i/>
          <w:lang w:val="fi-FI"/>
        </w:rPr>
        <w:t xml:space="preserve">kveeni. </w:t>
      </w:r>
      <w:r w:rsidR="00CC5A3C" w:rsidRPr="00CB6B4E">
        <w:rPr>
          <w:lang w:val="fi-FI"/>
        </w:rPr>
        <w:t xml:space="preserve">Tekstit representeerathaan </w:t>
      </w:r>
      <w:r w:rsidR="00FB41A5" w:rsidRPr="00CB6B4E">
        <w:rPr>
          <w:lang w:val="fi-FI"/>
        </w:rPr>
        <w:t xml:space="preserve">vanhemppaa eli </w:t>
      </w:r>
      <w:r w:rsidR="00CC5A3C" w:rsidRPr="00CB6B4E">
        <w:rPr>
          <w:lang w:val="fi-FI"/>
        </w:rPr>
        <w:t xml:space="preserve">1960- ja 1970-luvun puhetkieltä, ja oon litteroitu </w:t>
      </w:r>
      <w:r w:rsidR="002F3D3B" w:rsidRPr="00CB6B4E">
        <w:rPr>
          <w:lang w:val="fi-FI"/>
        </w:rPr>
        <w:t xml:space="preserve">nauhoista, mitä Suomen kielen nauhoitearkiston stipendiaatit oon </w:t>
      </w:r>
      <w:r w:rsidR="00F16040" w:rsidRPr="00CB6B4E">
        <w:rPr>
          <w:lang w:val="fi-FI"/>
        </w:rPr>
        <w:t xml:space="preserve">Pohjais-Ruijassa </w:t>
      </w:r>
      <w:r w:rsidR="002F3D3B" w:rsidRPr="00CB6B4E">
        <w:rPr>
          <w:lang w:val="fi-FI"/>
        </w:rPr>
        <w:t>ottanheet ylös.</w:t>
      </w:r>
      <w:r w:rsidR="004B4518" w:rsidRPr="00CB6B4E">
        <w:rPr>
          <w:lang w:val="fi-FI"/>
        </w:rPr>
        <w:t xml:space="preserve"> </w:t>
      </w:r>
      <w:r w:rsidR="00AC6FB0" w:rsidRPr="00CB6B4E">
        <w:rPr>
          <w:lang w:val="fi-FI"/>
        </w:rPr>
        <w:t xml:space="preserve">Suomesta tulheet stipendiaatit oon silloin </w:t>
      </w:r>
      <w:r w:rsidR="00BA7E24" w:rsidRPr="00CB6B4E">
        <w:rPr>
          <w:lang w:val="fi-FI"/>
        </w:rPr>
        <w:t>intervjuuissa pitän</w:t>
      </w:r>
      <w:r w:rsidR="004B4518" w:rsidRPr="00CB6B4E">
        <w:rPr>
          <w:lang w:val="fi-FI"/>
        </w:rPr>
        <w:t>heet selvänä</w:t>
      </w:r>
      <w:r w:rsidR="00BA7E24" w:rsidRPr="00CB6B4E">
        <w:rPr>
          <w:lang w:val="fi-FI"/>
        </w:rPr>
        <w:t>, ette intervjuuatut oon suomalaiset ja ette heiđän kieli oon suomen kieltä.</w:t>
      </w:r>
    </w:p>
    <w:p w14:paraId="7CCC1B46" w14:textId="591C1962" w:rsidR="00CC1C97" w:rsidRPr="00CB6B4E" w:rsidRDefault="00CC1C97" w:rsidP="00BD2A19">
      <w:pPr>
        <w:pStyle w:val="Liste-forts2"/>
        <w:spacing w:before="120"/>
        <w:ind w:left="0"/>
        <w:contextualSpacing w:val="0"/>
        <w:rPr>
          <w:lang w:val="fi-FI"/>
        </w:rPr>
      </w:pPr>
      <w:r w:rsidRPr="00CB6B4E">
        <w:rPr>
          <w:lang w:val="fi-FI"/>
        </w:rPr>
        <w:t xml:space="preserve">Se oon kielenpuhhuujista moni, joka vieroo </w:t>
      </w:r>
      <w:r w:rsidRPr="00CB6B4E">
        <w:rPr>
          <w:i/>
          <w:lang w:val="fi-FI"/>
        </w:rPr>
        <w:t>kvääni</w:t>
      </w:r>
      <w:r w:rsidRPr="00CB6B4E">
        <w:rPr>
          <w:lang w:val="fi-FI"/>
        </w:rPr>
        <w:t xml:space="preserve">-sannaa. Tämä tullee siitä, ette ko tällä minoriteetilla oon ollu huono status Ruijassa, se </w:t>
      </w:r>
      <w:r w:rsidR="00357ABD" w:rsidRPr="00CB6B4E">
        <w:rPr>
          <w:lang w:val="fi-FI"/>
        </w:rPr>
        <w:t>ruijan</w:t>
      </w:r>
      <w:r w:rsidRPr="00CB6B4E">
        <w:rPr>
          <w:lang w:val="fi-FI"/>
        </w:rPr>
        <w:t xml:space="preserve"> kielen </w:t>
      </w:r>
      <w:r w:rsidRPr="00CB6B4E">
        <w:rPr>
          <w:i/>
          <w:lang w:val="fi-FI"/>
        </w:rPr>
        <w:t>kven</w:t>
      </w:r>
      <w:r w:rsidRPr="00CB6B4E">
        <w:rPr>
          <w:lang w:val="fi-FI"/>
        </w:rPr>
        <w:t xml:space="preserve">-sannaa oon käytetty pejoratiivisesti, haukkumamielessä. Eli kuitenki ihmiset oon tuntenheet ette se oon niin. Moni meinaa ette </w:t>
      </w:r>
      <w:r w:rsidR="00357ABD" w:rsidRPr="00CB6B4E">
        <w:rPr>
          <w:lang w:val="fi-FI"/>
        </w:rPr>
        <w:t>sillä</w:t>
      </w:r>
      <w:r w:rsidRPr="00CB6B4E">
        <w:rPr>
          <w:lang w:val="fi-FI"/>
        </w:rPr>
        <w:t xml:space="preserve"> siitä laitettu </w:t>
      </w:r>
      <w:r w:rsidRPr="00CB6B4E">
        <w:rPr>
          <w:i/>
          <w:lang w:val="fi-FI"/>
        </w:rPr>
        <w:t>kvääni</w:t>
      </w:r>
      <w:r w:rsidRPr="00CB6B4E">
        <w:rPr>
          <w:lang w:val="fi-FI"/>
        </w:rPr>
        <w:t xml:space="preserve">-sana kans oon pejoratiivinen. </w:t>
      </w:r>
      <w:r w:rsidR="002D7C0D" w:rsidRPr="00CB6B4E">
        <w:rPr>
          <w:lang w:val="fi-FI"/>
        </w:rPr>
        <w:t xml:space="preserve">Mutta tieten </w:t>
      </w:r>
      <w:r w:rsidR="00805E7C" w:rsidRPr="00CB6B4E">
        <w:rPr>
          <w:lang w:val="fi-FI"/>
        </w:rPr>
        <w:t xml:space="preserve">se </w:t>
      </w:r>
      <w:r w:rsidR="002D7C0D" w:rsidRPr="00CB6B4E">
        <w:rPr>
          <w:lang w:val="fi-FI"/>
        </w:rPr>
        <w:t xml:space="preserve">oon niin, ette ko </w:t>
      </w:r>
      <w:r w:rsidR="002D7C0D" w:rsidRPr="00CB6B4E">
        <w:rPr>
          <w:i/>
          <w:lang w:val="fi-FI"/>
        </w:rPr>
        <w:t>kven-</w:t>
      </w:r>
      <w:r w:rsidR="002D7C0D" w:rsidRPr="00CB6B4E">
        <w:rPr>
          <w:lang w:val="fi-FI"/>
        </w:rPr>
        <w:t>sanan merkitys tullee positiivisemmaksi</w:t>
      </w:r>
      <w:r w:rsidR="00770FD4" w:rsidRPr="00CB6B4E">
        <w:rPr>
          <w:lang w:val="fi-FI"/>
        </w:rPr>
        <w:t xml:space="preserve"> ette positiivisemmaksi</w:t>
      </w:r>
      <w:r w:rsidR="002D7C0D" w:rsidRPr="00CB6B4E">
        <w:rPr>
          <w:lang w:val="fi-FI"/>
        </w:rPr>
        <w:t xml:space="preserve">, se </w:t>
      </w:r>
      <w:r w:rsidR="002D7C0D" w:rsidRPr="00CB6B4E">
        <w:rPr>
          <w:i/>
          <w:lang w:val="fi-FI"/>
        </w:rPr>
        <w:t>kvääni</w:t>
      </w:r>
      <w:r w:rsidR="002D7C0D" w:rsidRPr="00CB6B4E">
        <w:rPr>
          <w:lang w:val="fi-FI"/>
        </w:rPr>
        <w:t>-sanakhaan ei kuulu niin pahalta.</w:t>
      </w:r>
    </w:p>
    <w:p w14:paraId="509A10BC" w14:textId="592CF9CC" w:rsidR="00320D38" w:rsidRPr="00CB6B4E" w:rsidRDefault="00542C7F" w:rsidP="005B2A8C">
      <w:pPr>
        <w:rPr>
          <w:i/>
          <w:u w:val="single"/>
          <w:lang w:val="fi-FI"/>
        </w:rPr>
      </w:pPr>
      <w:r w:rsidRPr="00CB6B4E">
        <w:rPr>
          <w:lang w:val="fi-FI"/>
        </w:rPr>
        <w:t>Sana</w:t>
      </w:r>
      <w:r w:rsidR="00805E7C" w:rsidRPr="00CB6B4E">
        <w:rPr>
          <w:lang w:val="fi-FI"/>
        </w:rPr>
        <w:t xml:space="preserve">ssa </w:t>
      </w:r>
      <w:r w:rsidRPr="00CB6B4E">
        <w:rPr>
          <w:i/>
          <w:lang w:val="fi-FI"/>
        </w:rPr>
        <w:t xml:space="preserve">kvääni </w:t>
      </w:r>
      <w:r w:rsidR="00805E7C" w:rsidRPr="00CB6B4E">
        <w:rPr>
          <w:lang w:val="fi-FI"/>
        </w:rPr>
        <w:t xml:space="preserve">oon seki probleemi, ette sananalkuinen </w:t>
      </w:r>
      <w:r w:rsidR="00805E7C" w:rsidRPr="00CB6B4E">
        <w:rPr>
          <w:i/>
          <w:lang w:val="fi-FI"/>
        </w:rPr>
        <w:t xml:space="preserve">kv </w:t>
      </w:r>
      <w:r w:rsidR="00805E7C" w:rsidRPr="00CB6B4E">
        <w:rPr>
          <w:lang w:val="fi-FI"/>
        </w:rPr>
        <w:t>ei olheen kuulu omhaan kielheen. Mu</w:t>
      </w:r>
      <w:r w:rsidR="00FC45BC" w:rsidRPr="00CB6B4E">
        <w:rPr>
          <w:lang w:val="fi-FI"/>
        </w:rPr>
        <w:t>u</w:t>
      </w:r>
      <w:r w:rsidR="00805E7C" w:rsidRPr="00CB6B4E">
        <w:rPr>
          <w:lang w:val="fi-FI"/>
        </w:rPr>
        <w:t xml:space="preserve">toin oon </w:t>
      </w:r>
      <w:r w:rsidR="00FB41A5" w:rsidRPr="00CB6B4E">
        <w:rPr>
          <w:lang w:val="fi-FI"/>
        </w:rPr>
        <w:t>tyhä yksi vähäsen vanhempi lainasana</w:t>
      </w:r>
      <w:r w:rsidR="00805E7C" w:rsidRPr="00CB6B4E">
        <w:rPr>
          <w:lang w:val="fi-FI"/>
        </w:rPr>
        <w:t xml:space="preserve"> missä se muutamisti kuuluu, näjet sana </w:t>
      </w:r>
      <w:r w:rsidR="00805E7C" w:rsidRPr="00CB6B4E">
        <w:rPr>
          <w:i/>
          <w:lang w:val="fi-FI"/>
        </w:rPr>
        <w:t>kvartti</w:t>
      </w:r>
      <w:r w:rsidR="0047643E" w:rsidRPr="00CB6B4E">
        <w:rPr>
          <w:lang w:val="fi-FI"/>
        </w:rPr>
        <w:t xml:space="preserve">. Mutta seki </w:t>
      </w:r>
      <w:r w:rsidR="00310306" w:rsidRPr="00CB6B4E">
        <w:rPr>
          <w:lang w:val="fi-FI"/>
        </w:rPr>
        <w:t xml:space="preserve">oon tavalisesti haamussa </w:t>
      </w:r>
      <w:r w:rsidR="00310306" w:rsidRPr="00CB6B4E">
        <w:rPr>
          <w:i/>
          <w:lang w:val="fi-FI"/>
        </w:rPr>
        <w:t xml:space="preserve">vartti. </w:t>
      </w:r>
      <w:r w:rsidR="00320D38" w:rsidRPr="00CB6B4E">
        <w:rPr>
          <w:lang w:val="fi-FI"/>
        </w:rPr>
        <w:t xml:space="preserve">Vielä </w:t>
      </w:r>
      <w:r w:rsidR="00320D38" w:rsidRPr="00CB6B4E">
        <w:rPr>
          <w:i/>
          <w:lang w:val="fi-FI"/>
        </w:rPr>
        <w:t>kvääni-</w:t>
      </w:r>
      <w:r w:rsidR="008E2BFE" w:rsidRPr="00CB6B4E">
        <w:rPr>
          <w:lang w:val="fi-FI"/>
        </w:rPr>
        <w:t xml:space="preserve">sana oon </w:t>
      </w:r>
      <w:r w:rsidR="00D066F5" w:rsidRPr="00CB6B4E">
        <w:rPr>
          <w:lang w:val="fi-FI"/>
        </w:rPr>
        <w:t xml:space="preserve">hankala silläki, ette sen pääle ei ole rakenettu tavalista nasunaliteetin nimee. Kaikista krannikansoita semmoinen oon olemassa. Oon </w:t>
      </w:r>
      <w:r w:rsidR="00D066F5" w:rsidRPr="00CB6B4E">
        <w:rPr>
          <w:i/>
          <w:lang w:val="fi-FI"/>
        </w:rPr>
        <w:t>ruottalaiset</w:t>
      </w:r>
      <w:r w:rsidR="00FA3072" w:rsidRPr="00CB6B4E">
        <w:rPr>
          <w:lang w:val="fi-FI"/>
        </w:rPr>
        <w:t>,</w:t>
      </w:r>
      <w:r w:rsidR="00D066F5" w:rsidRPr="00CB6B4E">
        <w:rPr>
          <w:i/>
          <w:lang w:val="fi-FI"/>
        </w:rPr>
        <w:t xml:space="preserve"> ruijalaiset</w:t>
      </w:r>
      <w:r w:rsidR="00FA3072" w:rsidRPr="00CB6B4E">
        <w:rPr>
          <w:lang w:val="fi-FI"/>
        </w:rPr>
        <w:t>,</w:t>
      </w:r>
      <w:r w:rsidR="00D066F5" w:rsidRPr="00CB6B4E">
        <w:rPr>
          <w:i/>
          <w:lang w:val="fi-FI"/>
        </w:rPr>
        <w:t xml:space="preserve"> norjalaiset</w:t>
      </w:r>
      <w:r w:rsidR="00FA3072" w:rsidRPr="00CB6B4E">
        <w:rPr>
          <w:lang w:val="fi-FI"/>
        </w:rPr>
        <w:t>,</w:t>
      </w:r>
      <w:r w:rsidR="00D066F5" w:rsidRPr="00CB6B4E">
        <w:rPr>
          <w:i/>
          <w:lang w:val="fi-FI"/>
        </w:rPr>
        <w:t xml:space="preserve"> saamelaiset</w:t>
      </w:r>
      <w:r w:rsidR="00BA1173" w:rsidRPr="00CB6B4E">
        <w:rPr>
          <w:lang w:val="fi-FI"/>
        </w:rPr>
        <w:t>,</w:t>
      </w:r>
      <w:r w:rsidR="00C85DE0" w:rsidRPr="00CB6B4E">
        <w:rPr>
          <w:i/>
          <w:lang w:val="fi-FI"/>
        </w:rPr>
        <w:t xml:space="preserve"> lappalaiset</w:t>
      </w:r>
      <w:r w:rsidR="00FA3072" w:rsidRPr="00CB6B4E">
        <w:rPr>
          <w:lang w:val="fi-FI"/>
        </w:rPr>
        <w:t xml:space="preserve"> ja</w:t>
      </w:r>
      <w:r w:rsidR="00D066F5" w:rsidRPr="00CB6B4E">
        <w:rPr>
          <w:i/>
          <w:lang w:val="fi-FI"/>
        </w:rPr>
        <w:t xml:space="preserve"> suomalaiset</w:t>
      </w:r>
      <w:r w:rsidR="00FA3072" w:rsidRPr="00CB6B4E">
        <w:rPr>
          <w:lang w:val="fi-FI"/>
        </w:rPr>
        <w:t xml:space="preserve">, mutta sana </w:t>
      </w:r>
      <w:r w:rsidR="00FA3072" w:rsidRPr="00CB6B4E">
        <w:rPr>
          <w:i/>
          <w:lang w:val="fi-FI"/>
        </w:rPr>
        <w:t xml:space="preserve">*kvääniläinen </w:t>
      </w:r>
      <w:r w:rsidR="00FA3072" w:rsidRPr="00CB6B4E">
        <w:rPr>
          <w:lang w:val="fi-FI"/>
        </w:rPr>
        <w:t>vailuu.</w:t>
      </w:r>
    </w:p>
    <w:p w14:paraId="64079AF3" w14:textId="4180E1D3" w:rsidR="00805E7C" w:rsidRPr="00CB6B4E" w:rsidRDefault="00542C7F" w:rsidP="005B2A8C">
      <w:pPr>
        <w:rPr>
          <w:lang w:val="fi-FI"/>
        </w:rPr>
      </w:pPr>
      <w:r w:rsidRPr="00CB6B4E">
        <w:rPr>
          <w:lang w:val="fi-FI"/>
        </w:rPr>
        <w:t>Sana</w:t>
      </w:r>
      <w:r w:rsidR="00C023C7" w:rsidRPr="00CB6B4E">
        <w:rPr>
          <w:lang w:val="fi-FI"/>
        </w:rPr>
        <w:t xml:space="preserve"> </w:t>
      </w:r>
      <w:r w:rsidR="00C023C7" w:rsidRPr="00CB6B4E">
        <w:rPr>
          <w:i/>
          <w:lang w:val="fi-FI"/>
        </w:rPr>
        <w:t xml:space="preserve">kvääni </w:t>
      </w:r>
      <w:r w:rsidR="00C023C7" w:rsidRPr="00CB6B4E">
        <w:rPr>
          <w:lang w:val="fi-FI"/>
        </w:rPr>
        <w:t>passa</w:t>
      </w:r>
      <w:r w:rsidRPr="00CB6B4E">
        <w:rPr>
          <w:lang w:val="fi-FI"/>
        </w:rPr>
        <w:t>a</w:t>
      </w:r>
      <w:r w:rsidR="00C023C7" w:rsidRPr="00CB6B4E">
        <w:rPr>
          <w:lang w:val="fi-FI"/>
        </w:rPr>
        <w:t xml:space="preserve"> sitte huonosti kielheen.</w:t>
      </w:r>
      <w:r w:rsidR="0026560A" w:rsidRPr="00CB6B4E">
        <w:rPr>
          <w:lang w:val="fi-FI"/>
        </w:rPr>
        <w:t xml:space="preserve"> Kielitinka tekiki silloin päätöksen oikhein hopusti, ilman ette assiita olis valmisteltu, niin ko näin tärkkeen assiin olis pitäny valmistella.</w:t>
      </w:r>
    </w:p>
    <w:p w14:paraId="26C57EE9" w14:textId="51CACF24" w:rsidR="007A4426" w:rsidRPr="00CB6B4E" w:rsidRDefault="007A4426" w:rsidP="005B2A8C">
      <w:pPr>
        <w:rPr>
          <w:lang w:val="fi-FI"/>
        </w:rPr>
      </w:pPr>
      <w:r w:rsidRPr="00CB6B4E">
        <w:rPr>
          <w:lang w:val="fi-FI"/>
        </w:rPr>
        <w:t>Se oon kans hyvä havaita, ette ko Norjan esival</w:t>
      </w:r>
      <w:r w:rsidR="00E2298A" w:rsidRPr="00CB6B4E">
        <w:rPr>
          <w:lang w:val="fi-FI"/>
        </w:rPr>
        <w:t>l</w:t>
      </w:r>
      <w:r w:rsidRPr="00CB6B4E">
        <w:rPr>
          <w:lang w:val="fi-FI"/>
        </w:rPr>
        <w:t xml:space="preserve">at 2005 annethiin kainun kielele oman kielen statuksen, se sen ruijankieliseksi nimeksi määräthiin </w:t>
      </w:r>
      <w:r w:rsidRPr="00CB6B4E">
        <w:rPr>
          <w:i/>
          <w:lang w:val="fi-FI"/>
        </w:rPr>
        <w:t>kvensk</w:t>
      </w:r>
      <w:r w:rsidRPr="00CB6B4E">
        <w:rPr>
          <w:lang w:val="fi-FI"/>
        </w:rPr>
        <w:t>, mutta viralista omakielistä nimmee sille ei ole määrätty.</w:t>
      </w:r>
    </w:p>
    <w:p w14:paraId="01DBC5C7" w14:textId="65A4C85C" w:rsidR="005B2A8C" w:rsidRPr="00CB6B4E" w:rsidRDefault="00B85D4B" w:rsidP="005B2A8C">
      <w:pPr>
        <w:rPr>
          <w:sz w:val="30"/>
          <w:szCs w:val="30"/>
          <w:lang w:val="fi-FI" w:eastAsia="ja-JP"/>
        </w:rPr>
      </w:pPr>
      <w:r w:rsidRPr="00CB6B4E">
        <w:rPr>
          <w:lang w:val="fi-FI"/>
        </w:rPr>
        <w:t xml:space="preserve">Mie </w:t>
      </w:r>
      <w:r w:rsidR="005359C5" w:rsidRPr="00CB6B4E">
        <w:rPr>
          <w:lang w:val="fi-FI"/>
        </w:rPr>
        <w:t xml:space="preserve">olen tullu siihen, ette </w:t>
      </w:r>
      <w:r w:rsidRPr="00CB6B4E">
        <w:rPr>
          <w:lang w:val="fi-FI"/>
        </w:rPr>
        <w:t xml:space="preserve">käytän </w:t>
      </w:r>
      <w:r w:rsidR="005359C5" w:rsidRPr="00CB6B4E">
        <w:rPr>
          <w:lang w:val="fi-FI"/>
        </w:rPr>
        <w:t xml:space="preserve">tässä grammatikissa </w:t>
      </w:r>
      <w:r w:rsidRPr="00CB6B4E">
        <w:rPr>
          <w:lang w:val="fi-FI"/>
        </w:rPr>
        <w:t xml:space="preserve">kielestä nimmee </w:t>
      </w:r>
      <w:r w:rsidRPr="00CB6B4E">
        <w:rPr>
          <w:i/>
          <w:lang w:val="fi-FI"/>
        </w:rPr>
        <w:t xml:space="preserve">kainun kieli. </w:t>
      </w:r>
      <w:r w:rsidR="008C422A" w:rsidRPr="00CB6B4E">
        <w:rPr>
          <w:lang w:val="fi-FI"/>
        </w:rPr>
        <w:t>Niistä ihmisistä, jokka tradis</w:t>
      </w:r>
      <w:r w:rsidRPr="00CB6B4E">
        <w:rPr>
          <w:lang w:val="fi-FI"/>
        </w:rPr>
        <w:t>unaalisesti oon puhunheet tätä kieltä</w:t>
      </w:r>
      <w:r w:rsidR="005B60E7" w:rsidRPr="00CB6B4E">
        <w:rPr>
          <w:lang w:val="fi-FI"/>
        </w:rPr>
        <w:t xml:space="preserve"> eli joitten materivanhiimet oon sitä käyttä</w:t>
      </w:r>
      <w:r w:rsidR="00042F3F" w:rsidRPr="00CB6B4E">
        <w:rPr>
          <w:lang w:val="fi-FI"/>
        </w:rPr>
        <w:t>n</w:t>
      </w:r>
      <w:r w:rsidR="005B60E7" w:rsidRPr="00CB6B4E">
        <w:rPr>
          <w:lang w:val="fi-FI"/>
        </w:rPr>
        <w:t>heet</w:t>
      </w:r>
      <w:r w:rsidRPr="00CB6B4E">
        <w:rPr>
          <w:lang w:val="fi-FI"/>
        </w:rPr>
        <w:t xml:space="preserve">, mie käytän nimmee </w:t>
      </w:r>
      <w:r w:rsidRPr="00CB6B4E">
        <w:rPr>
          <w:i/>
          <w:lang w:val="fi-FI"/>
        </w:rPr>
        <w:t xml:space="preserve">kainulainen. </w:t>
      </w:r>
      <w:r w:rsidR="00F83A22" w:rsidRPr="00CB6B4E">
        <w:rPr>
          <w:lang w:val="fi-FI"/>
        </w:rPr>
        <w:t xml:space="preserve">Näyttää, ette nimi </w:t>
      </w:r>
      <w:r w:rsidR="00F83A22" w:rsidRPr="00CB6B4E">
        <w:rPr>
          <w:i/>
          <w:lang w:val="fi-FI"/>
        </w:rPr>
        <w:t xml:space="preserve">kainulainen </w:t>
      </w:r>
      <w:r w:rsidR="00F83A22" w:rsidRPr="00CB6B4E">
        <w:rPr>
          <w:lang w:val="fi-FI"/>
        </w:rPr>
        <w:t>oon vanhaastansa ollu käytössä siitä itämerensuomala</w:t>
      </w:r>
      <w:r w:rsidR="00350F63" w:rsidRPr="00CB6B4E">
        <w:rPr>
          <w:lang w:val="fi-FI"/>
        </w:rPr>
        <w:t>isesta joukosta, mikä oon asunu</w:t>
      </w:r>
      <w:r w:rsidR="00F83A22" w:rsidRPr="00CB6B4E">
        <w:rPr>
          <w:lang w:val="fi-FI"/>
        </w:rPr>
        <w:t xml:space="preserve"> Fennoskadinaavian pohjaisella alala ja mistä ruija</w:t>
      </w:r>
      <w:r w:rsidR="005359C5" w:rsidRPr="00CB6B4E">
        <w:rPr>
          <w:lang w:val="fi-FI"/>
        </w:rPr>
        <w:t>laiset oon käyttän</w:t>
      </w:r>
      <w:r w:rsidR="00C85DE0" w:rsidRPr="00CB6B4E">
        <w:rPr>
          <w:lang w:val="fi-FI"/>
        </w:rPr>
        <w:t>heet</w:t>
      </w:r>
      <w:r w:rsidR="005359C5" w:rsidRPr="00CB6B4E">
        <w:rPr>
          <w:lang w:val="fi-FI"/>
        </w:rPr>
        <w:t xml:space="preserve"> nimmee </w:t>
      </w:r>
      <w:r w:rsidR="005359C5" w:rsidRPr="00CB6B4E">
        <w:rPr>
          <w:i/>
          <w:lang w:val="fi-FI"/>
        </w:rPr>
        <w:t xml:space="preserve">kven. </w:t>
      </w:r>
      <w:r w:rsidR="005359C5" w:rsidRPr="00CB6B4E">
        <w:rPr>
          <w:lang w:val="fi-FI"/>
        </w:rPr>
        <w:t>Se oon sikkaristi vanhiin tästä joukos</w:t>
      </w:r>
      <w:r w:rsidR="00350F63" w:rsidRPr="00CB6B4E">
        <w:rPr>
          <w:lang w:val="fi-FI"/>
        </w:rPr>
        <w:t>t</w:t>
      </w:r>
      <w:r w:rsidR="005359C5" w:rsidRPr="00CB6B4E">
        <w:rPr>
          <w:lang w:val="fi-FI"/>
        </w:rPr>
        <w:t xml:space="preserve">a käytetty nimi. </w:t>
      </w:r>
      <w:r w:rsidR="00FA2BC4" w:rsidRPr="00CB6B4E">
        <w:rPr>
          <w:lang w:val="fi-FI"/>
        </w:rPr>
        <w:t xml:space="preserve">Nykyaikhaan </w:t>
      </w:r>
      <w:r w:rsidR="008C422A" w:rsidRPr="00CB6B4E">
        <w:rPr>
          <w:lang w:val="fi-FI"/>
        </w:rPr>
        <w:t xml:space="preserve">tultessa </w:t>
      </w:r>
      <w:r w:rsidR="00FA2BC4" w:rsidRPr="00CB6B4E">
        <w:rPr>
          <w:lang w:val="fi-FI"/>
        </w:rPr>
        <w:t>s</w:t>
      </w:r>
      <w:r w:rsidR="00787F66" w:rsidRPr="00CB6B4E">
        <w:rPr>
          <w:lang w:val="fi-FI"/>
        </w:rPr>
        <w:t>an</w:t>
      </w:r>
      <w:r w:rsidR="003A5E10" w:rsidRPr="00CB6B4E">
        <w:rPr>
          <w:lang w:val="fi-FI"/>
        </w:rPr>
        <w:t>a</w:t>
      </w:r>
      <w:r w:rsidR="00294D93" w:rsidRPr="00CB6B4E">
        <w:rPr>
          <w:lang w:val="fi-FI"/>
        </w:rPr>
        <w:t>t</w:t>
      </w:r>
      <w:r w:rsidR="003A5E10" w:rsidRPr="00CB6B4E">
        <w:rPr>
          <w:lang w:val="fi-FI"/>
        </w:rPr>
        <w:t xml:space="preserve"> </w:t>
      </w:r>
      <w:r w:rsidR="003A5E10" w:rsidRPr="00CB6B4E">
        <w:rPr>
          <w:i/>
          <w:lang w:val="fi-FI"/>
        </w:rPr>
        <w:t>kainu</w:t>
      </w:r>
      <w:r w:rsidR="003A5E10" w:rsidRPr="00CB6B4E">
        <w:rPr>
          <w:lang w:val="fi-FI"/>
        </w:rPr>
        <w:t xml:space="preserve"> </w:t>
      </w:r>
      <w:r w:rsidR="00294D93" w:rsidRPr="00CB6B4E">
        <w:rPr>
          <w:lang w:val="fi-FI"/>
        </w:rPr>
        <w:t xml:space="preserve">ja </w:t>
      </w:r>
      <w:r w:rsidR="00294D93" w:rsidRPr="00CB6B4E">
        <w:rPr>
          <w:i/>
          <w:lang w:val="fi-FI"/>
        </w:rPr>
        <w:t>kainulainen</w:t>
      </w:r>
      <w:r w:rsidR="00294D93" w:rsidRPr="00CB6B4E">
        <w:rPr>
          <w:lang w:val="fi-FI"/>
        </w:rPr>
        <w:t xml:space="preserve"> </w:t>
      </w:r>
      <w:r w:rsidR="00665101" w:rsidRPr="00CB6B4E">
        <w:rPr>
          <w:lang w:val="fi-FI"/>
        </w:rPr>
        <w:t>oli</w:t>
      </w:r>
      <w:r w:rsidR="005003D0" w:rsidRPr="00CB6B4E">
        <w:rPr>
          <w:lang w:val="fi-FI"/>
        </w:rPr>
        <w:t xml:space="preserve"> kohta jäänheet</w:t>
      </w:r>
      <w:r w:rsidR="003A5E10" w:rsidRPr="00CB6B4E">
        <w:rPr>
          <w:lang w:val="fi-FI"/>
        </w:rPr>
        <w:t xml:space="preserve"> pois käytöstä; Pohjais-Ruijassa </w:t>
      </w:r>
      <w:r w:rsidR="00665101" w:rsidRPr="00CB6B4E">
        <w:rPr>
          <w:lang w:val="fi-FI"/>
        </w:rPr>
        <w:t>net</w:t>
      </w:r>
      <w:r w:rsidR="006327BE" w:rsidRPr="00CB6B4E">
        <w:rPr>
          <w:lang w:val="fi-FI"/>
        </w:rPr>
        <w:t xml:space="preserve"> muistethaan</w:t>
      </w:r>
      <w:r w:rsidR="003A5E10" w:rsidRPr="00CB6B4E">
        <w:rPr>
          <w:lang w:val="fi-FI"/>
        </w:rPr>
        <w:t xml:space="preserve"> tyhä jokku harvat vanhaat ihmiset</w:t>
      </w:r>
      <w:r w:rsidR="0032484A" w:rsidRPr="00CB6B4E">
        <w:rPr>
          <w:lang w:val="fi-FI"/>
        </w:rPr>
        <w:t>, mut</w:t>
      </w:r>
      <w:r w:rsidR="005B60E7" w:rsidRPr="00CB6B4E">
        <w:rPr>
          <w:lang w:val="fi-FI"/>
        </w:rPr>
        <w:t>t</w:t>
      </w:r>
      <w:r w:rsidR="0032484A" w:rsidRPr="00CB6B4E">
        <w:rPr>
          <w:lang w:val="fi-FI"/>
        </w:rPr>
        <w:t>a kokonhansa unheettunnu se ei ole koskhaan</w:t>
      </w:r>
      <w:r w:rsidR="009007B5" w:rsidRPr="00CB6B4E">
        <w:rPr>
          <w:lang w:val="fi-FI"/>
        </w:rPr>
        <w:t xml:space="preserve">. </w:t>
      </w:r>
      <w:r w:rsidR="005B2A8C">
        <w:rPr>
          <w:lang w:val="fi-FI"/>
        </w:rPr>
        <w:t xml:space="preserve">Artikkelissa </w:t>
      </w:r>
      <w:r w:rsidR="005B2A8C" w:rsidRPr="00CB6B4E">
        <w:rPr>
          <w:i/>
          <w:lang w:val="fi-FI" w:eastAsia="ja-JP"/>
        </w:rPr>
        <w:t>Kven og kainu</w:t>
      </w:r>
      <w:r w:rsidR="005B2A8C" w:rsidRPr="00CB6B4E">
        <w:rPr>
          <w:lang w:val="fi-FI" w:eastAsia="ja-JP"/>
        </w:rPr>
        <w:t>(</w:t>
      </w:r>
      <w:r w:rsidR="005B2A8C" w:rsidRPr="00CB6B4E">
        <w:rPr>
          <w:i/>
          <w:lang w:val="fi-FI" w:eastAsia="ja-JP"/>
        </w:rPr>
        <w:t>lainen</w:t>
      </w:r>
      <w:r w:rsidR="005B2A8C" w:rsidRPr="00CB6B4E">
        <w:rPr>
          <w:lang w:val="fi-FI" w:eastAsia="ja-JP"/>
        </w:rPr>
        <w:t>) (2007)</w:t>
      </w:r>
      <w:r w:rsidR="005B2A8C">
        <w:rPr>
          <w:lang w:val="fi-FI"/>
        </w:rPr>
        <w:t xml:space="preserve"> Irene Andreassen selvittää sannoin </w:t>
      </w:r>
      <w:r w:rsidR="005B2A8C">
        <w:rPr>
          <w:i/>
          <w:lang w:val="fi-FI"/>
        </w:rPr>
        <w:t xml:space="preserve">kainu </w:t>
      </w:r>
      <w:r w:rsidR="005B2A8C">
        <w:rPr>
          <w:lang w:val="fi-FI"/>
        </w:rPr>
        <w:t xml:space="preserve">ja </w:t>
      </w:r>
      <w:r w:rsidR="005B2A8C">
        <w:rPr>
          <w:i/>
          <w:lang w:val="fi-FI"/>
        </w:rPr>
        <w:t xml:space="preserve">kainulainen </w:t>
      </w:r>
      <w:r w:rsidR="005B2A8C">
        <w:rPr>
          <w:lang w:val="fi-FI"/>
        </w:rPr>
        <w:t xml:space="preserve">tunnettuutta </w:t>
      </w:r>
      <w:r w:rsidR="005B2A8C" w:rsidRPr="00CB6B4E">
        <w:rPr>
          <w:lang w:val="fi-FI"/>
        </w:rPr>
        <w:t>Porsangissa (http://www.kvenskinstitutt.no/kvener/kven-og-kainulainen)</w:t>
      </w:r>
      <w:r w:rsidR="005B2A8C">
        <w:rPr>
          <w:lang w:val="fi-FI"/>
        </w:rPr>
        <w:t>. Siitä käy selväksi, ette sanat oon</w:t>
      </w:r>
      <w:r w:rsidR="00511031">
        <w:rPr>
          <w:lang w:val="fi-FI"/>
        </w:rPr>
        <w:t xml:space="preserve"> varhemin olheet käytössä ittel</w:t>
      </w:r>
      <w:r w:rsidR="005B2A8C">
        <w:rPr>
          <w:lang w:val="fi-FI"/>
        </w:rPr>
        <w:t>ä kielenpuhhuujilla.</w:t>
      </w:r>
    </w:p>
    <w:p w14:paraId="475FF2AC" w14:textId="1F6E2CB1" w:rsidR="00621F0F" w:rsidRPr="00CB6B4E" w:rsidRDefault="00726534" w:rsidP="005B2A8C">
      <w:pPr>
        <w:pStyle w:val="Liste-forts2"/>
        <w:spacing w:before="120"/>
        <w:ind w:left="0"/>
        <w:contextualSpacing w:val="0"/>
        <w:rPr>
          <w:lang w:val="fi-FI"/>
        </w:rPr>
      </w:pPr>
      <w:r w:rsidRPr="00CB6B4E">
        <w:rPr>
          <w:lang w:val="fi-FI"/>
        </w:rPr>
        <w:t>Kielen standardiseeraamisen takana olleevan ins</w:t>
      </w:r>
      <w:r w:rsidR="0084339D" w:rsidRPr="00CB6B4E">
        <w:rPr>
          <w:lang w:val="fi-FI"/>
        </w:rPr>
        <w:t>t</w:t>
      </w:r>
      <w:r w:rsidRPr="00CB6B4E">
        <w:rPr>
          <w:lang w:val="fi-FI"/>
        </w:rPr>
        <w:t xml:space="preserve">itutin nimiki oon </w:t>
      </w:r>
      <w:r w:rsidRPr="00CB6B4E">
        <w:rPr>
          <w:i/>
          <w:lang w:val="fi-FI"/>
        </w:rPr>
        <w:t>Kainun institutti</w:t>
      </w:r>
      <w:r w:rsidRPr="00CB6B4E">
        <w:rPr>
          <w:lang w:val="fi-FI"/>
        </w:rPr>
        <w:t xml:space="preserve">, </w:t>
      </w:r>
      <w:r w:rsidR="0084339D" w:rsidRPr="00CB6B4E">
        <w:rPr>
          <w:lang w:val="fi-FI"/>
        </w:rPr>
        <w:t>ja se kans tekkee, ette kielen</w:t>
      </w:r>
      <w:r w:rsidRPr="00CB6B4E">
        <w:rPr>
          <w:lang w:val="fi-FI"/>
        </w:rPr>
        <w:t xml:space="preserve"> nimeksi passaa </w:t>
      </w:r>
      <w:r w:rsidRPr="00CB6B4E">
        <w:rPr>
          <w:i/>
          <w:lang w:val="fi-FI"/>
        </w:rPr>
        <w:t>kainu</w:t>
      </w:r>
      <w:r w:rsidR="001B127A" w:rsidRPr="00CB6B4E">
        <w:rPr>
          <w:lang w:val="fi-FI"/>
        </w:rPr>
        <w:t>.</w:t>
      </w:r>
      <w:r w:rsidRPr="00CB6B4E">
        <w:rPr>
          <w:i/>
          <w:lang w:val="fi-FI"/>
        </w:rPr>
        <w:t xml:space="preserve"> </w:t>
      </w:r>
      <w:r w:rsidR="00042F3F" w:rsidRPr="00CB6B4E">
        <w:rPr>
          <w:lang w:val="fi-FI"/>
        </w:rPr>
        <w:t xml:space="preserve">Terje Aronsen, joka </w:t>
      </w:r>
      <w:r w:rsidR="00FF52CC" w:rsidRPr="00CB6B4E">
        <w:rPr>
          <w:lang w:val="fi-FI"/>
        </w:rPr>
        <w:t xml:space="preserve">oon </w:t>
      </w:r>
      <w:r w:rsidR="00042F3F" w:rsidRPr="00CB6B4E">
        <w:rPr>
          <w:lang w:val="fi-FI"/>
        </w:rPr>
        <w:t xml:space="preserve">alkanu koko kainun kielen </w:t>
      </w:r>
      <w:r w:rsidR="009431C3" w:rsidRPr="00CB6B4E">
        <w:rPr>
          <w:lang w:val="fi-FI"/>
        </w:rPr>
        <w:t>revitaliseeraamisen</w:t>
      </w:r>
      <w:r w:rsidR="00042F3F" w:rsidRPr="00CB6B4E">
        <w:rPr>
          <w:lang w:val="fi-FI"/>
        </w:rPr>
        <w:t xml:space="preserve"> ja oli ensimä</w:t>
      </w:r>
      <w:r w:rsidR="00747839" w:rsidRPr="00CB6B4E">
        <w:rPr>
          <w:lang w:val="fi-FI"/>
        </w:rPr>
        <w:t>inen, joka opetti sitä koulussa, käyttää systemaatillisesti kaikissa tekstiissä sannoi</w:t>
      </w:r>
      <w:r w:rsidR="002A5E66" w:rsidRPr="00CB6B4E">
        <w:rPr>
          <w:lang w:val="fi-FI"/>
        </w:rPr>
        <w:t xml:space="preserve"> </w:t>
      </w:r>
      <w:r w:rsidR="00747839" w:rsidRPr="00CB6B4E">
        <w:rPr>
          <w:i/>
          <w:lang w:val="fi-FI"/>
        </w:rPr>
        <w:t xml:space="preserve">kainu </w:t>
      </w:r>
      <w:r w:rsidR="00747839" w:rsidRPr="00CB6B4E">
        <w:rPr>
          <w:lang w:val="fi-FI"/>
        </w:rPr>
        <w:t xml:space="preserve">ja </w:t>
      </w:r>
      <w:r w:rsidR="00747839" w:rsidRPr="00CB6B4E">
        <w:rPr>
          <w:i/>
          <w:lang w:val="fi-FI"/>
        </w:rPr>
        <w:t xml:space="preserve">kainulainen. </w:t>
      </w:r>
      <w:r w:rsidR="002A5E66" w:rsidRPr="00CB6B4E">
        <w:rPr>
          <w:lang w:val="fi-FI"/>
        </w:rPr>
        <w:t>Mie kans olen siitä</w:t>
      </w:r>
      <w:r w:rsidR="00FF52CC" w:rsidRPr="00CB6B4E">
        <w:rPr>
          <w:lang w:val="fi-FI"/>
        </w:rPr>
        <w:t xml:space="preserve"> ko </w:t>
      </w:r>
      <w:r w:rsidR="002D4B58" w:rsidRPr="00CB6B4E">
        <w:rPr>
          <w:lang w:val="fi-FI"/>
        </w:rPr>
        <w:t xml:space="preserve">vuona </w:t>
      </w:r>
      <w:r w:rsidR="00FF52CC" w:rsidRPr="00CB6B4E">
        <w:rPr>
          <w:lang w:val="fi-FI"/>
        </w:rPr>
        <w:t xml:space="preserve">2006 aloin opettamhaan kainun kieltä universiteetissa, koko aijan käyttäny näitä sannoi, ja </w:t>
      </w:r>
      <w:r w:rsidR="0050232B" w:rsidRPr="00CB6B4E">
        <w:rPr>
          <w:lang w:val="fi-FI"/>
        </w:rPr>
        <w:t xml:space="preserve">kainulaiset </w:t>
      </w:r>
      <w:r w:rsidR="00FF52CC" w:rsidRPr="00CB6B4E">
        <w:rPr>
          <w:lang w:val="fi-FI"/>
        </w:rPr>
        <w:t>s</w:t>
      </w:r>
      <w:r w:rsidR="00621232" w:rsidRPr="00CB6B4E">
        <w:rPr>
          <w:lang w:val="fi-FI"/>
        </w:rPr>
        <w:t>tudenti</w:t>
      </w:r>
      <w:r w:rsidR="00FF52CC" w:rsidRPr="00CB6B4E">
        <w:rPr>
          <w:lang w:val="fi-FI"/>
        </w:rPr>
        <w:t>t oon tykä</w:t>
      </w:r>
      <w:r w:rsidR="004379D2" w:rsidRPr="00CB6B4E">
        <w:rPr>
          <w:lang w:val="fi-FI"/>
        </w:rPr>
        <w:t xml:space="preserve">nheet ette net passathaan heiđän ja heiđän kielen </w:t>
      </w:r>
      <w:r w:rsidR="00FF52CC" w:rsidRPr="00CB6B4E">
        <w:rPr>
          <w:lang w:val="fi-FI"/>
        </w:rPr>
        <w:t xml:space="preserve">nimeksi hyvin. </w:t>
      </w:r>
      <w:r w:rsidR="00A83732" w:rsidRPr="00CB6B4E">
        <w:rPr>
          <w:lang w:val="fi-FI"/>
        </w:rPr>
        <w:t>E</w:t>
      </w:r>
      <w:r w:rsidR="00995663" w:rsidRPr="00CB6B4E">
        <w:rPr>
          <w:lang w:val="fi-FI"/>
        </w:rPr>
        <w:t xml:space="preserve">simerkiksi </w:t>
      </w:r>
      <w:r w:rsidR="008D18AA" w:rsidRPr="00CB6B4E">
        <w:rPr>
          <w:lang w:val="fi-FI"/>
        </w:rPr>
        <w:t>minun entine</w:t>
      </w:r>
      <w:r w:rsidR="00A83732" w:rsidRPr="00CB6B4E">
        <w:rPr>
          <w:lang w:val="fi-FI"/>
        </w:rPr>
        <w:t>n</w:t>
      </w:r>
      <w:r w:rsidR="008D18AA" w:rsidRPr="00CB6B4E">
        <w:rPr>
          <w:lang w:val="fi-FI"/>
        </w:rPr>
        <w:t xml:space="preserve"> studentti </w:t>
      </w:r>
      <w:r w:rsidR="00995663" w:rsidRPr="00CB6B4E">
        <w:rPr>
          <w:lang w:val="fi-FI"/>
        </w:rPr>
        <w:t xml:space="preserve">Solgunn Hesjevoll </w:t>
      </w:r>
      <w:r w:rsidR="00A83732" w:rsidRPr="00CB6B4E">
        <w:rPr>
          <w:lang w:val="fi-FI"/>
        </w:rPr>
        <w:t>oon antanu</w:t>
      </w:r>
      <w:r w:rsidR="00995663" w:rsidRPr="00CB6B4E">
        <w:rPr>
          <w:lang w:val="fi-FI"/>
        </w:rPr>
        <w:t xml:space="preserve"> ulos kirjan </w:t>
      </w:r>
      <w:r w:rsidR="00995663" w:rsidRPr="00CB6B4E">
        <w:rPr>
          <w:i/>
          <w:lang w:val="fi-FI"/>
        </w:rPr>
        <w:t>Solgunni muistelee</w:t>
      </w:r>
      <w:r w:rsidR="00995663" w:rsidRPr="00CB6B4E">
        <w:rPr>
          <w:lang w:val="fi-FI"/>
        </w:rPr>
        <w:t xml:space="preserve"> (2014) ja käyttää siinä sannoi </w:t>
      </w:r>
      <w:r w:rsidR="00995663" w:rsidRPr="00CB6B4E">
        <w:rPr>
          <w:i/>
          <w:lang w:val="fi-FI"/>
        </w:rPr>
        <w:t xml:space="preserve">kainun kieli </w:t>
      </w:r>
      <w:r w:rsidR="00995663" w:rsidRPr="00CB6B4E">
        <w:rPr>
          <w:lang w:val="fi-FI"/>
        </w:rPr>
        <w:t xml:space="preserve">ja </w:t>
      </w:r>
      <w:r w:rsidR="00995663" w:rsidRPr="00CB6B4E">
        <w:rPr>
          <w:i/>
          <w:lang w:val="fi-FI"/>
        </w:rPr>
        <w:t>kainulainen.</w:t>
      </w:r>
      <w:r w:rsidR="002A5E66" w:rsidRPr="00CB6B4E">
        <w:rPr>
          <w:i/>
          <w:lang w:val="fi-FI"/>
        </w:rPr>
        <w:t xml:space="preserve"> </w:t>
      </w:r>
      <w:r w:rsidR="002A5E66" w:rsidRPr="00CB6B4E">
        <w:rPr>
          <w:lang w:val="fi-FI"/>
        </w:rPr>
        <w:t xml:space="preserve">Kesälä 2014 tuli </w:t>
      </w:r>
      <w:r w:rsidR="00F25B69" w:rsidRPr="00CB6B4E">
        <w:rPr>
          <w:lang w:val="fi-FI"/>
        </w:rPr>
        <w:t xml:space="preserve">kans </w:t>
      </w:r>
      <w:r w:rsidR="002A5E66" w:rsidRPr="00CB6B4E">
        <w:rPr>
          <w:lang w:val="fi-FI"/>
        </w:rPr>
        <w:t xml:space="preserve">ulos </w:t>
      </w:r>
      <w:r w:rsidR="00747839" w:rsidRPr="00CB6B4E">
        <w:rPr>
          <w:lang w:val="fi-FI"/>
        </w:rPr>
        <w:t xml:space="preserve">ensimäinen </w:t>
      </w:r>
      <w:r w:rsidR="002A5E66" w:rsidRPr="00CB6B4E">
        <w:rPr>
          <w:lang w:val="fi-FI"/>
        </w:rPr>
        <w:t xml:space="preserve">kainun kielen oppikirja lastenkouluu varten, </w:t>
      </w:r>
      <w:r w:rsidR="002A5E66" w:rsidRPr="00CB6B4E">
        <w:rPr>
          <w:i/>
          <w:lang w:val="fi-FI"/>
        </w:rPr>
        <w:t>Minun kieli</w:t>
      </w:r>
      <w:r w:rsidR="002A5E66" w:rsidRPr="00CB6B4E">
        <w:rPr>
          <w:lang w:val="fi-FI"/>
        </w:rPr>
        <w:t xml:space="preserve">, minkä oon </w:t>
      </w:r>
      <w:r w:rsidR="002A5E66" w:rsidRPr="00CB6B4E">
        <w:rPr>
          <w:lang w:val="fi-FI"/>
        </w:rPr>
        <w:lastRenderedPageBreak/>
        <w:t>kirjoittannu porsankilainen opettaaja Agnes Eriksen.</w:t>
      </w:r>
      <w:r w:rsidR="00C30E0A" w:rsidRPr="00CB6B4E">
        <w:rPr>
          <w:lang w:val="fi-FI"/>
        </w:rPr>
        <w:t xml:space="preserve"> Siinä kielen nimi oon </w:t>
      </w:r>
      <w:r w:rsidR="00C30E0A" w:rsidRPr="00CB6B4E">
        <w:rPr>
          <w:i/>
          <w:lang w:val="fi-FI"/>
        </w:rPr>
        <w:t>kainun kieli</w:t>
      </w:r>
      <w:r w:rsidR="00C30E0A" w:rsidRPr="00CB6B4E">
        <w:rPr>
          <w:lang w:val="fi-FI"/>
        </w:rPr>
        <w:t xml:space="preserve"> ja etnonyyminä käytethään sannaa </w:t>
      </w:r>
      <w:r w:rsidR="00C30E0A" w:rsidRPr="00CB6B4E">
        <w:rPr>
          <w:i/>
          <w:lang w:val="fi-FI"/>
        </w:rPr>
        <w:t xml:space="preserve">kainulainen. </w:t>
      </w:r>
      <w:r w:rsidR="00C30E0A" w:rsidRPr="00CB6B4E">
        <w:rPr>
          <w:lang w:val="fi-FI"/>
        </w:rPr>
        <w:t xml:space="preserve">Se saatama sannoot, ette tääpänä sanat </w:t>
      </w:r>
      <w:r w:rsidR="00C30E0A" w:rsidRPr="00CB6B4E">
        <w:rPr>
          <w:i/>
          <w:lang w:val="fi-FI"/>
        </w:rPr>
        <w:t xml:space="preserve">kainu </w:t>
      </w:r>
      <w:r w:rsidR="00C30E0A" w:rsidRPr="00CB6B4E">
        <w:rPr>
          <w:lang w:val="fi-FI"/>
        </w:rPr>
        <w:t xml:space="preserve">ja </w:t>
      </w:r>
      <w:r w:rsidR="00C30E0A" w:rsidRPr="00CB6B4E">
        <w:rPr>
          <w:i/>
          <w:lang w:val="fi-FI"/>
        </w:rPr>
        <w:t xml:space="preserve">kainulainen </w:t>
      </w:r>
      <w:r w:rsidR="00C30E0A" w:rsidRPr="00CB6B4E">
        <w:rPr>
          <w:lang w:val="fi-FI"/>
        </w:rPr>
        <w:t>oon tavalissiimasti käytetyt omakielisessä tekstissä.</w:t>
      </w:r>
    </w:p>
    <w:p w14:paraId="26B3FB4F" w14:textId="62C33864" w:rsidR="00FA77CA" w:rsidRPr="00CB6B4E" w:rsidRDefault="00FA77CA" w:rsidP="00BD2A19">
      <w:pPr>
        <w:pStyle w:val="Liste-forts2"/>
        <w:spacing w:before="120"/>
        <w:ind w:left="0"/>
        <w:contextualSpacing w:val="0"/>
        <w:rPr>
          <w:lang w:val="fi-FI"/>
        </w:rPr>
      </w:pPr>
      <w:r w:rsidRPr="00CB6B4E">
        <w:rPr>
          <w:lang w:val="fi-FI"/>
        </w:rPr>
        <w:t xml:space="preserve">Mie olen puhelu Kielitingan jäseniitten kans tästä kielen nimestä, ja het oon sanonheet ette mie itte päätän, mitä nimmee mie käytän grammatikissa. Moni </w:t>
      </w:r>
      <w:r w:rsidR="002E031E" w:rsidRPr="00CB6B4E">
        <w:rPr>
          <w:lang w:val="fi-FI"/>
        </w:rPr>
        <w:t xml:space="preserve">heistä </w:t>
      </w:r>
      <w:r w:rsidRPr="00CB6B4E">
        <w:rPr>
          <w:lang w:val="fi-FI"/>
        </w:rPr>
        <w:t xml:space="preserve">meinaa kans, ette </w:t>
      </w:r>
      <w:r w:rsidR="00B52061" w:rsidRPr="00CB6B4E">
        <w:rPr>
          <w:lang w:val="fi-FI"/>
        </w:rPr>
        <w:t>molemat oon yhtä hyvät</w:t>
      </w:r>
      <w:r w:rsidRPr="00CB6B4E">
        <w:rPr>
          <w:lang w:val="fi-FI"/>
        </w:rPr>
        <w:t xml:space="preserve"> ja itte jokhainen saattaa valita sen mikä ittele</w:t>
      </w:r>
      <w:r w:rsidR="0039530E" w:rsidRPr="00CB6B4E">
        <w:rPr>
          <w:lang w:val="fi-FI"/>
        </w:rPr>
        <w:t>nsä</w:t>
      </w:r>
      <w:r w:rsidRPr="00CB6B4E">
        <w:rPr>
          <w:lang w:val="fi-FI"/>
        </w:rPr>
        <w:t xml:space="preserve"> parhaimitten passaa.</w:t>
      </w:r>
    </w:p>
    <w:p w14:paraId="4841A71B" w14:textId="09EFA35F" w:rsidR="002066B7" w:rsidRPr="00CB6B4E" w:rsidRDefault="002066B7" w:rsidP="00BD2A19">
      <w:pPr>
        <w:pStyle w:val="Liste-forts2"/>
        <w:spacing w:before="120"/>
        <w:ind w:left="0"/>
        <w:contextualSpacing w:val="0"/>
        <w:rPr>
          <w:lang w:val="fi-FI"/>
        </w:rPr>
      </w:pPr>
      <w:r w:rsidRPr="00CB6B4E">
        <w:rPr>
          <w:lang w:val="fi-FI"/>
        </w:rPr>
        <w:t xml:space="preserve">Joka taphauksessa oon niin, ette </w:t>
      </w:r>
      <w:r w:rsidR="00B81693" w:rsidRPr="00CB6B4E">
        <w:rPr>
          <w:lang w:val="fi-FI"/>
        </w:rPr>
        <w:t xml:space="preserve">vasta </w:t>
      </w:r>
      <w:r w:rsidRPr="00CB6B4E">
        <w:rPr>
          <w:lang w:val="fi-FI"/>
        </w:rPr>
        <w:t>aika tullee näyt</w:t>
      </w:r>
      <w:r w:rsidR="00B81693" w:rsidRPr="00CB6B4E">
        <w:rPr>
          <w:lang w:val="fi-FI"/>
        </w:rPr>
        <w:t>t</w:t>
      </w:r>
      <w:r w:rsidRPr="00CB6B4E">
        <w:rPr>
          <w:lang w:val="fi-FI"/>
        </w:rPr>
        <w:t>ämhään, mikä nimi jää</w:t>
      </w:r>
      <w:r w:rsidR="00DC0E1C" w:rsidRPr="00CB6B4E">
        <w:rPr>
          <w:lang w:val="fi-FI"/>
        </w:rPr>
        <w:t>pi</w:t>
      </w:r>
      <w:r w:rsidRPr="00CB6B4E">
        <w:rPr>
          <w:lang w:val="fi-FI"/>
        </w:rPr>
        <w:t xml:space="preserve"> elämhään ja mikä kuolee pois</w:t>
      </w:r>
      <w:r w:rsidR="00B81693" w:rsidRPr="00CB6B4E">
        <w:rPr>
          <w:lang w:val="fi-FI"/>
        </w:rPr>
        <w:t>. Tääpänä käytö</w:t>
      </w:r>
      <w:r w:rsidR="00621232" w:rsidRPr="00CB6B4E">
        <w:rPr>
          <w:lang w:val="fi-FI"/>
        </w:rPr>
        <w:t>ssä oon vielä usheempi nimi. Ja</w:t>
      </w:r>
      <w:r w:rsidR="00B81693" w:rsidRPr="00CB6B4E">
        <w:rPr>
          <w:lang w:val="fi-FI"/>
        </w:rPr>
        <w:t xml:space="preserve"> piian se oon niinki, ette kieleläki saattaa olla monta nimmee, mikkä käytethään rinnatusten, eikä tyhä yhtä nimmee.</w:t>
      </w:r>
      <w:r w:rsidR="00292CB9" w:rsidRPr="00CB6B4E">
        <w:rPr>
          <w:lang w:val="fi-FI"/>
        </w:rPr>
        <w:t xml:space="preserve"> Oonhan Ruijassa majoriteetinki kielelä kainun kielessä kaksi nimmee, </w:t>
      </w:r>
      <w:r w:rsidR="00292CB9" w:rsidRPr="00CB6B4E">
        <w:rPr>
          <w:i/>
          <w:lang w:val="fi-FI"/>
        </w:rPr>
        <w:t>ruija</w:t>
      </w:r>
      <w:r w:rsidR="00292CB9" w:rsidRPr="00CB6B4E">
        <w:rPr>
          <w:lang w:val="fi-FI"/>
        </w:rPr>
        <w:t xml:space="preserve"> ja </w:t>
      </w:r>
      <w:r w:rsidR="004950A3" w:rsidRPr="00CB6B4E">
        <w:rPr>
          <w:i/>
          <w:lang w:val="fi-FI"/>
        </w:rPr>
        <w:t>norja</w:t>
      </w:r>
      <w:r w:rsidR="004950A3" w:rsidRPr="00CB6B4E">
        <w:rPr>
          <w:lang w:val="fi-FI"/>
        </w:rPr>
        <w:t>!</w:t>
      </w:r>
    </w:p>
    <w:p w14:paraId="46ED7844" w14:textId="6045ADE8" w:rsidR="00B30251" w:rsidRPr="00CB6B4E" w:rsidRDefault="00B30251" w:rsidP="00BD2A19">
      <w:pPr>
        <w:pStyle w:val="Overskrift2"/>
        <w:rPr>
          <w:lang w:val="fi-FI"/>
        </w:rPr>
      </w:pPr>
      <w:bookmarkStart w:id="10" w:name="_Toc81192430"/>
      <w:bookmarkStart w:id="11" w:name="_Toc84997939"/>
      <w:bookmarkStart w:id="12" w:name="_Toc198266802"/>
      <w:bookmarkStart w:id="13" w:name="_Toc209168548"/>
      <w:bookmarkStart w:id="14" w:name="_Toc241129196"/>
      <w:bookmarkStart w:id="15" w:name="_Toc311273688"/>
      <w:r w:rsidRPr="00CB6B4E">
        <w:rPr>
          <w:lang w:val="fi-FI"/>
        </w:rPr>
        <w:t>Mi</w:t>
      </w:r>
      <w:bookmarkEnd w:id="10"/>
      <w:bookmarkEnd w:id="11"/>
      <w:r w:rsidR="006E778D" w:rsidRPr="00CB6B4E">
        <w:rPr>
          <w:lang w:val="fi-FI"/>
        </w:rPr>
        <w:t>stä löyđämä tiett</w:t>
      </w:r>
      <w:r w:rsidR="003B0448" w:rsidRPr="00CB6B4E">
        <w:rPr>
          <w:lang w:val="fi-FI"/>
        </w:rPr>
        <w:t>oo</w:t>
      </w:r>
      <w:r w:rsidR="006E778D" w:rsidRPr="00CB6B4E">
        <w:rPr>
          <w:lang w:val="fi-FI"/>
        </w:rPr>
        <w:t xml:space="preserve"> kainun kiel</w:t>
      </w:r>
      <w:bookmarkEnd w:id="12"/>
      <w:bookmarkEnd w:id="13"/>
      <w:bookmarkEnd w:id="14"/>
      <w:r w:rsidR="008A5C77" w:rsidRPr="00CB6B4E">
        <w:rPr>
          <w:lang w:val="fi-FI"/>
        </w:rPr>
        <w:t xml:space="preserve">en </w:t>
      </w:r>
      <w:r w:rsidR="00702A90" w:rsidRPr="00CB6B4E">
        <w:rPr>
          <w:lang w:val="fi-FI"/>
        </w:rPr>
        <w:t>struktuurista</w:t>
      </w:r>
      <w:r w:rsidR="009A7242" w:rsidRPr="00CB6B4E">
        <w:rPr>
          <w:lang w:val="fi-FI"/>
        </w:rPr>
        <w:t>?</w:t>
      </w:r>
      <w:bookmarkEnd w:id="15"/>
    </w:p>
    <w:p w14:paraId="6818BF64" w14:textId="73884F2E" w:rsidR="008E6142" w:rsidRPr="00CB6B4E" w:rsidRDefault="007C246C" w:rsidP="004306A8">
      <w:pPr>
        <w:rPr>
          <w:lang w:val="fi-FI"/>
        </w:rPr>
      </w:pPr>
      <w:r w:rsidRPr="00CB6B4E">
        <w:rPr>
          <w:lang w:val="fi-FI"/>
        </w:rPr>
        <w:t xml:space="preserve">Kainun kielen </w:t>
      </w:r>
      <w:r w:rsidR="00702A90" w:rsidRPr="00CB6B4E">
        <w:rPr>
          <w:lang w:val="fi-FI"/>
        </w:rPr>
        <w:t>struktuurii</w:t>
      </w:r>
      <w:r w:rsidR="008E6142" w:rsidRPr="00CB6B4E">
        <w:rPr>
          <w:lang w:val="fi-FI"/>
        </w:rPr>
        <w:t xml:space="preserve"> oon tutkittu tyhä vähän. Issoimat työt oon Johan Beronkan </w:t>
      </w:r>
      <w:r w:rsidR="00621232" w:rsidRPr="00CB6B4E">
        <w:rPr>
          <w:lang w:val="fi-FI"/>
        </w:rPr>
        <w:t>kuvvau</w:t>
      </w:r>
      <w:r w:rsidR="008E6142" w:rsidRPr="00CB6B4E">
        <w:rPr>
          <w:lang w:val="fi-FI"/>
        </w:rPr>
        <w:t xml:space="preserve">kset Porsangin ja Vesisaaren dialektiista </w:t>
      </w:r>
      <w:r w:rsidR="0075485B" w:rsidRPr="00CB6B4E">
        <w:rPr>
          <w:lang w:val="fi-FI"/>
        </w:rPr>
        <w:t>(</w:t>
      </w:r>
      <w:r w:rsidR="00A25E96" w:rsidRPr="00CB6B4E">
        <w:rPr>
          <w:i/>
          <w:lang w:val="fi-FI"/>
        </w:rPr>
        <w:t xml:space="preserve">Syntaktiske iagttagelser fra de finske dialekter i Vadsø og Porsanger </w:t>
      </w:r>
      <w:r w:rsidR="008E6142" w:rsidRPr="00CB6B4E">
        <w:rPr>
          <w:lang w:val="fi-FI"/>
        </w:rPr>
        <w:t>19</w:t>
      </w:r>
      <w:r w:rsidRPr="00CB6B4E">
        <w:rPr>
          <w:lang w:val="fi-FI"/>
        </w:rPr>
        <w:t>22;</w:t>
      </w:r>
      <w:r w:rsidR="008E6142" w:rsidRPr="00CB6B4E">
        <w:rPr>
          <w:lang w:val="fi-FI"/>
        </w:rPr>
        <w:t xml:space="preserve"> </w:t>
      </w:r>
      <w:r w:rsidR="002F7EA7" w:rsidRPr="00CB6B4E">
        <w:rPr>
          <w:i/>
          <w:lang w:val="fi-FI"/>
        </w:rPr>
        <w:t>Iagttagelser fra orddannelses- og formlæren i de finska dialekter  i Vadsø og Porsanger</w:t>
      </w:r>
      <w:r w:rsidR="002F7EA7" w:rsidRPr="00CB6B4E">
        <w:rPr>
          <w:lang w:val="fi-FI"/>
        </w:rPr>
        <w:t xml:space="preserve"> </w:t>
      </w:r>
      <w:r w:rsidR="008E6142" w:rsidRPr="00CB6B4E">
        <w:rPr>
          <w:lang w:val="fi-FI"/>
        </w:rPr>
        <w:t xml:space="preserve">1925) ja Anna-Riitta Lindgrenin </w:t>
      </w:r>
      <w:r w:rsidR="00787F66" w:rsidRPr="00CB6B4E">
        <w:rPr>
          <w:lang w:val="fi-FI"/>
        </w:rPr>
        <w:t>väitö</w:t>
      </w:r>
      <w:r w:rsidR="008E6142" w:rsidRPr="00CB6B4E">
        <w:rPr>
          <w:lang w:val="fi-FI"/>
        </w:rPr>
        <w:t xml:space="preserve">skirja </w:t>
      </w:r>
      <w:r w:rsidR="00E25B27" w:rsidRPr="00CB6B4E">
        <w:rPr>
          <w:i/>
          <w:lang w:val="fi-FI"/>
        </w:rPr>
        <w:t>Miten muodot muuttuvat</w:t>
      </w:r>
      <w:r w:rsidR="00621232" w:rsidRPr="00CB6B4E">
        <w:rPr>
          <w:i/>
          <w:lang w:val="fi-FI"/>
        </w:rPr>
        <w:t>. Ruijan murteiden verbintaivutus Raisin</w:t>
      </w:r>
      <w:r w:rsidR="00FA3072" w:rsidRPr="00CB6B4E">
        <w:rPr>
          <w:lang w:val="fi-FI"/>
        </w:rPr>
        <w:t>,</w:t>
      </w:r>
      <w:r w:rsidR="00621232" w:rsidRPr="00CB6B4E">
        <w:rPr>
          <w:i/>
          <w:lang w:val="fi-FI"/>
        </w:rPr>
        <w:t xml:space="preserve"> Pyssyjoen ja Annijoen kveeniyhteisöissä</w:t>
      </w:r>
      <w:r w:rsidR="00E25B27" w:rsidRPr="00CB6B4E">
        <w:rPr>
          <w:lang w:val="fi-FI"/>
        </w:rPr>
        <w:t xml:space="preserve"> </w:t>
      </w:r>
      <w:r w:rsidR="00882927" w:rsidRPr="00CB6B4E">
        <w:rPr>
          <w:lang w:val="fi-FI"/>
        </w:rPr>
        <w:t>(1993)</w:t>
      </w:r>
      <w:r w:rsidR="008E6142" w:rsidRPr="00CB6B4E">
        <w:rPr>
          <w:lang w:val="fi-FI"/>
        </w:rPr>
        <w:t xml:space="preserve">. </w:t>
      </w:r>
      <w:r w:rsidR="00EF7999" w:rsidRPr="00CB6B4E">
        <w:rPr>
          <w:lang w:val="fi-FI"/>
        </w:rPr>
        <w:t xml:space="preserve">Saatama tässä kans mainita </w:t>
      </w:r>
      <w:r w:rsidR="00650687" w:rsidRPr="00CB6B4E">
        <w:rPr>
          <w:lang w:val="fi-FI"/>
        </w:rPr>
        <w:t xml:space="preserve">muutaman </w:t>
      </w:r>
      <w:r w:rsidR="00064E85" w:rsidRPr="00CB6B4E">
        <w:rPr>
          <w:lang w:val="fi-FI"/>
        </w:rPr>
        <w:t>p</w:t>
      </w:r>
      <w:r w:rsidR="00365B8A" w:rsidRPr="00CB6B4E">
        <w:rPr>
          <w:lang w:val="fi-FI"/>
        </w:rPr>
        <w:t xml:space="preserve">ienemän </w:t>
      </w:r>
      <w:r w:rsidR="00650687" w:rsidRPr="00CB6B4E">
        <w:rPr>
          <w:lang w:val="fi-FI"/>
        </w:rPr>
        <w:t xml:space="preserve">opintotutkimuksen: </w:t>
      </w:r>
      <w:r w:rsidR="00621232" w:rsidRPr="00CB6B4E">
        <w:rPr>
          <w:lang w:val="fi-FI"/>
        </w:rPr>
        <w:t xml:space="preserve">Marjut Aikio oon </w:t>
      </w:r>
      <w:r w:rsidR="00E603BB" w:rsidRPr="00CB6B4E">
        <w:rPr>
          <w:lang w:val="fi-FI"/>
        </w:rPr>
        <w:t>tutkinu</w:t>
      </w:r>
      <w:r w:rsidR="00621232" w:rsidRPr="00CB6B4E">
        <w:rPr>
          <w:lang w:val="fi-FI"/>
        </w:rPr>
        <w:t xml:space="preserve"> nomeniitten vokaali- ja konsonanttirankaisuuđen va</w:t>
      </w:r>
      <w:r w:rsidR="00064E85" w:rsidRPr="00CB6B4E">
        <w:rPr>
          <w:lang w:val="fi-FI"/>
        </w:rPr>
        <w:t>ihettelluu Raisin dialektissa (</w:t>
      </w:r>
      <w:r w:rsidR="00064E85" w:rsidRPr="00CB6B4E">
        <w:rPr>
          <w:i/>
          <w:lang w:val="fi-FI"/>
        </w:rPr>
        <w:t>Konsonantti-</w:t>
      </w:r>
      <w:r w:rsidR="00621232" w:rsidRPr="00CB6B4E">
        <w:rPr>
          <w:i/>
          <w:lang w:val="fi-FI"/>
        </w:rPr>
        <w:t xml:space="preserve"> ja </w:t>
      </w:r>
      <w:r w:rsidR="00064E85" w:rsidRPr="00CB6B4E">
        <w:rPr>
          <w:i/>
          <w:lang w:val="fi-FI"/>
        </w:rPr>
        <w:t>vokaalivartaloisuus</w:t>
      </w:r>
      <w:r w:rsidR="00621232" w:rsidRPr="00CB6B4E">
        <w:rPr>
          <w:i/>
          <w:lang w:val="fi-FI"/>
        </w:rPr>
        <w:t xml:space="preserve"> Raisin murteessa. Sosiolingvistinen ja morfologinen tutkimus </w:t>
      </w:r>
      <w:r w:rsidR="00621232" w:rsidRPr="00CB6B4E">
        <w:rPr>
          <w:lang w:val="fi-FI"/>
        </w:rPr>
        <w:t xml:space="preserve">1981), </w:t>
      </w:r>
      <w:r w:rsidR="00711774" w:rsidRPr="00CB6B4E">
        <w:rPr>
          <w:lang w:val="fi-FI"/>
        </w:rPr>
        <w:t xml:space="preserve">Trond Trosterud </w:t>
      </w:r>
      <w:r w:rsidR="001974E3" w:rsidRPr="00CB6B4E">
        <w:rPr>
          <w:lang w:val="fi-FI"/>
        </w:rPr>
        <w:t>Paatsjoven</w:t>
      </w:r>
      <w:r w:rsidR="00A00296" w:rsidRPr="00CB6B4E">
        <w:rPr>
          <w:lang w:val="fi-FI"/>
        </w:rPr>
        <w:t xml:space="preserve"> ja Pyssyjoven</w:t>
      </w:r>
      <w:r w:rsidR="00711774" w:rsidRPr="00CB6B4E">
        <w:rPr>
          <w:lang w:val="fi-FI"/>
        </w:rPr>
        <w:t xml:space="preserve"> dialektiitten sitomasuhtheita (</w:t>
      </w:r>
      <w:r w:rsidR="00711774" w:rsidRPr="00CB6B4E">
        <w:rPr>
          <w:i/>
          <w:lang w:val="fi-FI"/>
        </w:rPr>
        <w:t>Binding relations in two Finnmark Finnish dialects</w:t>
      </w:r>
      <w:r w:rsidR="00711774" w:rsidRPr="00CB6B4E">
        <w:rPr>
          <w:lang w:val="fi-FI"/>
        </w:rPr>
        <w:t xml:space="preserve"> 1990), </w:t>
      </w:r>
      <w:r w:rsidR="00623261" w:rsidRPr="00CB6B4E">
        <w:rPr>
          <w:lang w:val="fi-FI"/>
        </w:rPr>
        <w:t>Klaus Skoge</w:t>
      </w:r>
      <w:r w:rsidR="00EF7999" w:rsidRPr="00CB6B4E">
        <w:rPr>
          <w:lang w:val="fi-FI"/>
        </w:rPr>
        <w:t xml:space="preserve"> kolmanen infinitiivin illatiivin</w:t>
      </w:r>
      <w:r w:rsidR="000A4B27" w:rsidRPr="00CB6B4E">
        <w:rPr>
          <w:lang w:val="fi-FI"/>
        </w:rPr>
        <w:t xml:space="preserve"> </w:t>
      </w:r>
      <w:r w:rsidR="00EF7999" w:rsidRPr="00CB6B4E">
        <w:rPr>
          <w:lang w:val="fi-FI"/>
        </w:rPr>
        <w:t>varia</w:t>
      </w:r>
      <w:r w:rsidR="00C02997" w:rsidRPr="00CB6B4E">
        <w:rPr>
          <w:lang w:val="fi-FI"/>
        </w:rPr>
        <w:t>s</w:t>
      </w:r>
      <w:r w:rsidR="00EF7999" w:rsidRPr="00CB6B4E">
        <w:rPr>
          <w:lang w:val="fi-FI"/>
        </w:rPr>
        <w:t>uuni</w:t>
      </w:r>
      <w:r w:rsidR="00623261" w:rsidRPr="00CB6B4E">
        <w:rPr>
          <w:lang w:val="fi-FI"/>
        </w:rPr>
        <w:t>i</w:t>
      </w:r>
      <w:r w:rsidR="00EF7999" w:rsidRPr="00CB6B4E">
        <w:rPr>
          <w:lang w:val="fi-FI"/>
        </w:rPr>
        <w:t xml:space="preserve"> </w:t>
      </w:r>
      <w:r w:rsidR="00044887" w:rsidRPr="00CB6B4E">
        <w:rPr>
          <w:lang w:val="fi-FI"/>
        </w:rPr>
        <w:t>Raisin, Pyssyjoven ja Annijoven</w:t>
      </w:r>
      <w:r w:rsidR="00EF7999" w:rsidRPr="00CB6B4E">
        <w:rPr>
          <w:lang w:val="fi-FI"/>
        </w:rPr>
        <w:t xml:space="preserve"> dialektiissa </w:t>
      </w:r>
      <w:r w:rsidR="00A83669" w:rsidRPr="00CB6B4E">
        <w:rPr>
          <w:lang w:val="fi-FI"/>
        </w:rPr>
        <w:t>(</w:t>
      </w:r>
      <w:r w:rsidR="0017161A" w:rsidRPr="00CB6B4E">
        <w:rPr>
          <w:i/>
          <w:lang w:val="fi-FI"/>
        </w:rPr>
        <w:t xml:space="preserve">Infinitiivin illatiivin variaatio kveenimurteissa </w:t>
      </w:r>
      <w:r w:rsidR="00650687" w:rsidRPr="00CB6B4E">
        <w:rPr>
          <w:lang w:val="fi-FI"/>
        </w:rPr>
        <w:t xml:space="preserve">1998), </w:t>
      </w:r>
      <w:r w:rsidR="004306A8" w:rsidRPr="00CB6B4E">
        <w:rPr>
          <w:rFonts w:eastAsia="Times New Roman"/>
          <w:lang w:val="fi-FI"/>
        </w:rPr>
        <w:t>Maarit Soukka</w:t>
      </w:r>
      <w:r w:rsidR="00442CD1" w:rsidRPr="00CB6B4E">
        <w:rPr>
          <w:rFonts w:eastAsia="Times New Roman"/>
          <w:lang w:val="fi-FI"/>
        </w:rPr>
        <w:t xml:space="preserve"> </w:t>
      </w:r>
      <w:r w:rsidR="009F0755" w:rsidRPr="00CB6B4E">
        <w:rPr>
          <w:color w:val="000000"/>
          <w:lang w:val="fi-FI" w:eastAsia="ja-JP"/>
        </w:rPr>
        <w:t>kongruens</w:t>
      </w:r>
      <w:r w:rsidR="00650687" w:rsidRPr="00CB6B4E">
        <w:rPr>
          <w:color w:val="000000"/>
          <w:lang w:val="fi-FI" w:eastAsia="ja-JP"/>
        </w:rPr>
        <w:t>sii</w:t>
      </w:r>
      <w:r w:rsidR="009F0755" w:rsidRPr="00CB6B4E">
        <w:rPr>
          <w:color w:val="000000"/>
          <w:lang w:val="fi-FI" w:eastAsia="ja-JP"/>
        </w:rPr>
        <w:t xml:space="preserve"> </w:t>
      </w:r>
      <w:r w:rsidR="004306A8" w:rsidRPr="00CB6B4E">
        <w:rPr>
          <w:rFonts w:eastAsia="Times New Roman"/>
          <w:lang w:val="fi-FI"/>
        </w:rPr>
        <w:t>(</w:t>
      </w:r>
      <w:r w:rsidR="004306A8" w:rsidRPr="00CB6B4E">
        <w:rPr>
          <w:i/>
          <w:lang w:val="fi-FI"/>
        </w:rPr>
        <w:t xml:space="preserve">Subjektin ja predikaatin </w:t>
      </w:r>
      <w:r w:rsidR="006C6A54" w:rsidRPr="00CB6B4E">
        <w:rPr>
          <w:i/>
          <w:lang w:val="fi-FI"/>
        </w:rPr>
        <w:t>välinen kongruenssi Alf Ni</w:t>
      </w:r>
      <w:r w:rsidR="007D47D3" w:rsidRPr="00CB6B4E">
        <w:rPr>
          <w:i/>
          <w:lang w:val="fi-FI"/>
        </w:rPr>
        <w:t>e</w:t>
      </w:r>
      <w:r w:rsidR="006C6A54" w:rsidRPr="00CB6B4E">
        <w:rPr>
          <w:i/>
          <w:lang w:val="fi-FI"/>
        </w:rPr>
        <w:t>lsen-</w:t>
      </w:r>
      <w:r w:rsidR="004306A8" w:rsidRPr="00CB6B4E">
        <w:rPr>
          <w:i/>
          <w:lang w:val="fi-FI"/>
        </w:rPr>
        <w:t>Børsskogin kveenimurteisessa romaanissa Kuosuvaaran takana</w:t>
      </w:r>
      <w:r w:rsidR="004306A8" w:rsidRPr="00CB6B4E">
        <w:rPr>
          <w:lang w:val="fi-FI"/>
        </w:rPr>
        <w:t xml:space="preserve"> </w:t>
      </w:r>
      <w:r w:rsidR="004306A8" w:rsidRPr="00CB6B4E">
        <w:rPr>
          <w:rFonts w:eastAsia="Times New Roman"/>
          <w:lang w:val="fi-FI"/>
        </w:rPr>
        <w:t>2006)</w:t>
      </w:r>
      <w:r w:rsidR="001E7EB9" w:rsidRPr="00CB6B4E">
        <w:rPr>
          <w:rFonts w:eastAsia="Times New Roman"/>
          <w:lang w:val="fi-FI"/>
        </w:rPr>
        <w:t xml:space="preserve"> </w:t>
      </w:r>
      <w:r w:rsidR="00650687" w:rsidRPr="00CB6B4E">
        <w:rPr>
          <w:color w:val="000000"/>
          <w:lang w:val="fi-FI" w:eastAsia="ja-JP"/>
        </w:rPr>
        <w:t>ja Mihail Voronov predik</w:t>
      </w:r>
      <w:r w:rsidR="00623261" w:rsidRPr="00CB6B4E">
        <w:rPr>
          <w:color w:val="000000"/>
          <w:lang w:val="fi-FI" w:eastAsia="ja-JP"/>
        </w:rPr>
        <w:t>eeraavii</w:t>
      </w:r>
      <w:r w:rsidR="00650687" w:rsidRPr="00CB6B4E">
        <w:rPr>
          <w:color w:val="000000"/>
          <w:lang w:val="fi-FI" w:eastAsia="ja-JP"/>
        </w:rPr>
        <w:t xml:space="preserve"> fu</w:t>
      </w:r>
      <w:r w:rsidR="00C333D5" w:rsidRPr="00CB6B4E">
        <w:rPr>
          <w:color w:val="000000"/>
          <w:lang w:val="fi-FI" w:eastAsia="ja-JP"/>
        </w:rPr>
        <w:t>n</w:t>
      </w:r>
      <w:r w:rsidR="00650687" w:rsidRPr="00CB6B4E">
        <w:rPr>
          <w:color w:val="000000"/>
          <w:lang w:val="fi-FI" w:eastAsia="ja-JP"/>
        </w:rPr>
        <w:t>k</w:t>
      </w:r>
      <w:r w:rsidR="00C02997" w:rsidRPr="00CB6B4E">
        <w:rPr>
          <w:color w:val="000000"/>
          <w:lang w:val="fi-FI" w:eastAsia="ja-JP"/>
        </w:rPr>
        <w:t>s</w:t>
      </w:r>
      <w:r w:rsidR="00650687" w:rsidRPr="00CB6B4E">
        <w:rPr>
          <w:color w:val="000000"/>
          <w:lang w:val="fi-FI" w:eastAsia="ja-JP"/>
        </w:rPr>
        <w:t>uunii</w:t>
      </w:r>
      <w:r w:rsidR="00623261" w:rsidRPr="00CB6B4E">
        <w:rPr>
          <w:color w:val="000000"/>
          <w:lang w:val="fi-FI" w:eastAsia="ja-JP"/>
        </w:rPr>
        <w:t>ta</w:t>
      </w:r>
      <w:r w:rsidR="00442CD1" w:rsidRPr="00CB6B4E">
        <w:rPr>
          <w:color w:val="000000"/>
          <w:lang w:val="fi-FI" w:eastAsia="ja-JP"/>
        </w:rPr>
        <w:t xml:space="preserve"> Alf Nilsen-</w:t>
      </w:r>
      <w:r w:rsidR="00650687" w:rsidRPr="00CB6B4E">
        <w:rPr>
          <w:color w:val="000000"/>
          <w:lang w:val="fi-FI" w:eastAsia="ja-JP"/>
        </w:rPr>
        <w:t>Børsskogin kielessä</w:t>
      </w:r>
      <w:r w:rsidR="000E716E" w:rsidRPr="00CB6B4E">
        <w:rPr>
          <w:color w:val="000000"/>
          <w:lang w:val="fi-FI" w:eastAsia="ja-JP"/>
        </w:rPr>
        <w:t xml:space="preserve"> </w:t>
      </w:r>
      <w:r w:rsidR="001A10C3" w:rsidRPr="00CB6B4E">
        <w:rPr>
          <w:color w:val="000000"/>
          <w:lang w:val="fi-FI" w:eastAsia="ja-JP"/>
        </w:rPr>
        <w:t>(</w:t>
      </w:r>
      <w:r w:rsidR="00432C60" w:rsidRPr="00CB6B4E">
        <w:rPr>
          <w:i/>
          <w:color w:val="000000"/>
          <w:lang w:val="fi-FI" w:eastAsia="ja-JP"/>
        </w:rPr>
        <w:t>Predikoivat funktiot ensimmäisessä kainunkieisessä romaanissa</w:t>
      </w:r>
      <w:r w:rsidR="00432C60" w:rsidRPr="00CB6B4E">
        <w:rPr>
          <w:color w:val="000000"/>
          <w:lang w:val="fi-FI" w:eastAsia="ja-JP"/>
        </w:rPr>
        <w:t xml:space="preserve"> </w:t>
      </w:r>
      <w:r w:rsidR="001A10C3" w:rsidRPr="00CB6B4E">
        <w:rPr>
          <w:color w:val="000000"/>
          <w:lang w:val="fi-FI" w:eastAsia="ja-JP"/>
        </w:rPr>
        <w:t>2006)</w:t>
      </w:r>
      <w:r w:rsidR="00650687" w:rsidRPr="00CB6B4E">
        <w:rPr>
          <w:color w:val="000000"/>
          <w:lang w:val="fi-FI" w:eastAsia="ja-JP"/>
        </w:rPr>
        <w:t>.</w:t>
      </w:r>
      <w:r w:rsidR="00161AF1" w:rsidRPr="00CB6B4E">
        <w:rPr>
          <w:color w:val="000000"/>
          <w:lang w:val="fi-FI" w:eastAsia="ja-JP"/>
        </w:rPr>
        <w:t xml:space="preserve"> </w:t>
      </w:r>
      <w:r w:rsidR="00161AF1" w:rsidRPr="00CB6B4E">
        <w:rPr>
          <w:lang w:val="fi-FI"/>
        </w:rPr>
        <w:t>Vanh</w:t>
      </w:r>
      <w:r w:rsidR="005E53A7" w:rsidRPr="00CB6B4E">
        <w:rPr>
          <w:lang w:val="fi-FI"/>
        </w:rPr>
        <w:t>emista</w:t>
      </w:r>
      <w:r w:rsidR="00161AF1" w:rsidRPr="00CB6B4E">
        <w:rPr>
          <w:lang w:val="fi-FI"/>
        </w:rPr>
        <w:t xml:space="preserve"> tutkimuksista oon hyvä vielä mainita Martti Rapolan </w:t>
      </w:r>
      <w:r w:rsidR="00161AF1" w:rsidRPr="00CB6B4E">
        <w:rPr>
          <w:rFonts w:ascii="Times" w:hAnsi="Times"/>
          <w:lang w:val="fi-FI"/>
        </w:rPr>
        <w:t>Äännehistoriallinen esimerkkikokoelma Jyykeän murteesta (</w:t>
      </w:r>
      <w:r w:rsidR="00161AF1" w:rsidRPr="00CB6B4E">
        <w:rPr>
          <w:rFonts w:ascii="Times" w:hAnsi="Times"/>
          <w:i/>
          <w:lang w:val="fi-FI"/>
        </w:rPr>
        <w:t>Virittäjä</w:t>
      </w:r>
      <w:r w:rsidR="00161AF1" w:rsidRPr="00CB6B4E">
        <w:rPr>
          <w:rFonts w:ascii="Times" w:hAnsi="Times"/>
          <w:lang w:val="fi-FI"/>
        </w:rPr>
        <w:t xml:space="preserve"> 1939).</w:t>
      </w:r>
    </w:p>
    <w:p w14:paraId="6AD0B1FB" w14:textId="6B3F6910" w:rsidR="008279A9" w:rsidRPr="00CB6B4E" w:rsidRDefault="008279A9" w:rsidP="00B16891">
      <w:pPr>
        <w:rPr>
          <w:lang w:val="fi-FI"/>
        </w:rPr>
      </w:pPr>
      <w:r w:rsidRPr="00CB6B4E">
        <w:rPr>
          <w:lang w:val="fi-FI"/>
        </w:rPr>
        <w:t>Kainun kiel</w:t>
      </w:r>
      <w:r w:rsidR="00C333D5" w:rsidRPr="00CB6B4E">
        <w:rPr>
          <w:lang w:val="fi-FI"/>
        </w:rPr>
        <w:t>elä</w:t>
      </w:r>
      <w:r w:rsidRPr="00CB6B4E">
        <w:rPr>
          <w:lang w:val="fi-FI"/>
        </w:rPr>
        <w:t xml:space="preserve"> oon tähän asti kirjoite</w:t>
      </w:r>
      <w:r w:rsidR="008F322C" w:rsidRPr="00CB6B4E">
        <w:rPr>
          <w:lang w:val="fi-FI"/>
        </w:rPr>
        <w:t>ttu hyvin vähän. Enniimitten</w:t>
      </w:r>
      <w:r w:rsidRPr="00CB6B4E">
        <w:rPr>
          <w:lang w:val="fi-FI"/>
        </w:rPr>
        <w:t xml:space="preserve"> oon sillä kielelä kirjoittanheet pyssyjokilaiset</w:t>
      </w:r>
      <w:r w:rsidR="00FC408F" w:rsidRPr="00CB6B4E">
        <w:rPr>
          <w:lang w:val="fi-FI"/>
        </w:rPr>
        <w:t>. Näitä oon ensistäki</w:t>
      </w:r>
      <w:r w:rsidRPr="00CB6B4E">
        <w:rPr>
          <w:lang w:val="fi-FI"/>
        </w:rPr>
        <w:t xml:space="preserve"> Alf </w:t>
      </w:r>
      <w:r w:rsidR="007D47D3" w:rsidRPr="00CB6B4E">
        <w:rPr>
          <w:lang w:val="fi-FI"/>
        </w:rPr>
        <w:t>Nielsen-Børsskog</w:t>
      </w:r>
      <w:r w:rsidR="00FC408F" w:rsidRPr="00CB6B4E">
        <w:rPr>
          <w:lang w:val="fi-FI"/>
        </w:rPr>
        <w:t>, joka oon anta</w:t>
      </w:r>
      <w:r w:rsidR="008F322C" w:rsidRPr="00CB6B4E">
        <w:rPr>
          <w:lang w:val="fi-FI"/>
        </w:rPr>
        <w:t xml:space="preserve">nu ulos </w:t>
      </w:r>
      <w:r w:rsidR="0083627C" w:rsidRPr="00CB6B4E">
        <w:rPr>
          <w:lang w:val="fi-FI"/>
        </w:rPr>
        <w:t xml:space="preserve">kolme rommaanii </w:t>
      </w:r>
      <w:r w:rsidR="00B16891" w:rsidRPr="00CB6B4E">
        <w:rPr>
          <w:lang w:val="fi-FI"/>
        </w:rPr>
        <w:t>(</w:t>
      </w:r>
      <w:r w:rsidR="00B16891" w:rsidRPr="00CB6B4E">
        <w:rPr>
          <w:i/>
          <w:lang w:val="fi-FI"/>
        </w:rPr>
        <w:t>Kuosuvaaran takana</w:t>
      </w:r>
      <w:r w:rsidR="00B16891" w:rsidRPr="00CB6B4E">
        <w:rPr>
          <w:lang w:val="fi-FI"/>
        </w:rPr>
        <w:t xml:space="preserve"> 2004; </w:t>
      </w:r>
      <w:r w:rsidR="00B16891" w:rsidRPr="00CB6B4E">
        <w:rPr>
          <w:i/>
          <w:lang w:val="fi-FI"/>
        </w:rPr>
        <w:t>Aittiruto</w:t>
      </w:r>
      <w:r w:rsidR="00B16891" w:rsidRPr="00CB6B4E">
        <w:rPr>
          <w:lang w:val="fi-FI"/>
        </w:rPr>
        <w:t xml:space="preserve"> 2007; </w:t>
      </w:r>
      <w:r w:rsidR="00B16891" w:rsidRPr="00CB6B4E">
        <w:rPr>
          <w:i/>
          <w:lang w:val="fi-FI"/>
        </w:rPr>
        <w:t>Rauha</w:t>
      </w:r>
      <w:r w:rsidR="00B16891" w:rsidRPr="00CB6B4E">
        <w:rPr>
          <w:lang w:val="fi-FI"/>
        </w:rPr>
        <w:t xml:space="preserve"> 2011) </w:t>
      </w:r>
      <w:r w:rsidR="0083627C" w:rsidRPr="00CB6B4E">
        <w:rPr>
          <w:lang w:val="fi-FI"/>
        </w:rPr>
        <w:t>ja usheeman dikti</w:t>
      </w:r>
      <w:r w:rsidR="00ED3BE5" w:rsidRPr="00CB6B4E">
        <w:rPr>
          <w:lang w:val="fi-FI"/>
        </w:rPr>
        <w:t>kirjan</w:t>
      </w:r>
      <w:r w:rsidR="00047401" w:rsidRPr="00CB6B4E">
        <w:rPr>
          <w:lang w:val="fi-FI"/>
        </w:rPr>
        <w:t xml:space="preserve"> (</w:t>
      </w:r>
      <w:r w:rsidR="00047401" w:rsidRPr="00CB6B4E">
        <w:rPr>
          <w:i/>
          <w:lang w:val="fi-FI"/>
        </w:rPr>
        <w:t>Muistoin maila</w:t>
      </w:r>
      <w:r w:rsidR="00047401" w:rsidRPr="00CB6B4E">
        <w:rPr>
          <w:lang w:val="fi-FI"/>
        </w:rPr>
        <w:t xml:space="preserve"> 2008; </w:t>
      </w:r>
      <w:r w:rsidR="00047401" w:rsidRPr="00CB6B4E">
        <w:rPr>
          <w:i/>
          <w:lang w:val="fi-FI"/>
        </w:rPr>
        <w:t>Poiminttoi</w:t>
      </w:r>
      <w:r w:rsidR="00047401" w:rsidRPr="00CB6B4E">
        <w:rPr>
          <w:lang w:val="fi-FI"/>
        </w:rPr>
        <w:t xml:space="preserve"> 2010; </w:t>
      </w:r>
      <w:r w:rsidR="00047401" w:rsidRPr="00CB6B4E">
        <w:rPr>
          <w:i/>
          <w:lang w:val="fi-FI"/>
        </w:rPr>
        <w:t>Älä unheeta minnuu</w:t>
      </w:r>
      <w:r w:rsidR="00047401" w:rsidRPr="00CB6B4E">
        <w:rPr>
          <w:lang w:val="fi-FI"/>
        </w:rPr>
        <w:t xml:space="preserve"> 2010; </w:t>
      </w:r>
      <w:r w:rsidR="00047401" w:rsidRPr="00CB6B4E">
        <w:rPr>
          <w:i/>
          <w:lang w:val="fi-FI"/>
        </w:rPr>
        <w:t>Korrui tien varrela</w:t>
      </w:r>
      <w:r w:rsidR="00047401" w:rsidRPr="00CB6B4E">
        <w:rPr>
          <w:lang w:val="fi-FI"/>
        </w:rPr>
        <w:t xml:space="preserve"> 2010; </w:t>
      </w:r>
      <w:r w:rsidR="00047401" w:rsidRPr="00CB6B4E">
        <w:rPr>
          <w:i/>
          <w:lang w:val="fi-FI"/>
        </w:rPr>
        <w:t>Merimies muistelee</w:t>
      </w:r>
      <w:r w:rsidR="00047401" w:rsidRPr="00CB6B4E">
        <w:rPr>
          <w:lang w:val="fi-FI"/>
        </w:rPr>
        <w:t xml:space="preserve"> 2013)</w:t>
      </w:r>
      <w:r w:rsidR="00A81531" w:rsidRPr="00CB6B4E">
        <w:rPr>
          <w:lang w:val="fi-FI"/>
        </w:rPr>
        <w:t>.</w:t>
      </w:r>
      <w:r w:rsidR="00ED3BE5" w:rsidRPr="00CB6B4E">
        <w:rPr>
          <w:lang w:val="fi-FI"/>
        </w:rPr>
        <w:t xml:space="preserve"> </w:t>
      </w:r>
      <w:r w:rsidR="00A81531" w:rsidRPr="00CB6B4E">
        <w:rPr>
          <w:lang w:val="fi-FI"/>
        </w:rPr>
        <w:t>Agnes Eriksen oon antanu ulos kainunkielissii lorrui (</w:t>
      </w:r>
      <w:r w:rsidR="00A81531" w:rsidRPr="00CB6B4E">
        <w:rPr>
          <w:i/>
          <w:lang w:val="fi-FI"/>
        </w:rPr>
        <w:t xml:space="preserve">Piu pau paukkuu. Kvenske rim og regler m.m. </w:t>
      </w:r>
      <w:r w:rsidR="00A81531" w:rsidRPr="00CB6B4E">
        <w:rPr>
          <w:lang w:val="fi-FI"/>
        </w:rPr>
        <w:t>2003) ja eeventyyriitä (</w:t>
      </w:r>
      <w:r w:rsidR="00A81531" w:rsidRPr="00CB6B4E">
        <w:rPr>
          <w:i/>
          <w:lang w:val="fi-FI"/>
        </w:rPr>
        <w:t xml:space="preserve">Kummitus ja Tähtipoika 1 </w:t>
      </w:r>
      <w:r w:rsidR="00A81531" w:rsidRPr="00CB6B4E">
        <w:rPr>
          <w:lang w:val="fi-FI"/>
        </w:rPr>
        <w:t>ja</w:t>
      </w:r>
      <w:r w:rsidR="00A81531" w:rsidRPr="00CB6B4E">
        <w:rPr>
          <w:i/>
          <w:lang w:val="fi-FI"/>
        </w:rPr>
        <w:t xml:space="preserve"> Kummitus ja Tähtipoika II</w:t>
      </w:r>
      <w:r w:rsidR="0030331B" w:rsidRPr="00CB6B4E">
        <w:rPr>
          <w:lang w:val="fi-FI"/>
        </w:rPr>
        <w:t>, molemat 2011)</w:t>
      </w:r>
      <w:r w:rsidR="00A81531" w:rsidRPr="00CB6B4E">
        <w:rPr>
          <w:lang w:val="fi-FI"/>
        </w:rPr>
        <w:t>.</w:t>
      </w:r>
      <w:r w:rsidR="0030331B" w:rsidRPr="00CB6B4E">
        <w:rPr>
          <w:lang w:val="fi-FI"/>
        </w:rPr>
        <w:t xml:space="preserve"> Terje Aronsen </w:t>
      </w:r>
      <w:r w:rsidR="007D47D3" w:rsidRPr="00CB6B4E">
        <w:rPr>
          <w:lang w:val="fi-FI"/>
        </w:rPr>
        <w:t>oon eriliikaisesti toiminu käänttääjännä norjasta kainhuun.</w:t>
      </w:r>
      <w:r w:rsidR="0030331B" w:rsidRPr="00CB6B4E">
        <w:rPr>
          <w:lang w:val="fi-FI"/>
        </w:rPr>
        <w:t xml:space="preserve"> Hän oon kääntäny administratiivissii tekstii, uskonollissii tekstii</w:t>
      </w:r>
      <w:r w:rsidR="00F02320" w:rsidRPr="00CB6B4E">
        <w:rPr>
          <w:lang w:val="fi-FI"/>
        </w:rPr>
        <w:t>, tutkimustekstii ja kuvasarjoi</w:t>
      </w:r>
      <w:r w:rsidR="0030331B" w:rsidRPr="00CB6B4E">
        <w:rPr>
          <w:lang w:val="fi-FI"/>
        </w:rPr>
        <w:t xml:space="preserve"> ja ystävällisesti antanu minule käytthöön niit</w:t>
      </w:r>
      <w:r w:rsidR="001A2C72" w:rsidRPr="00CB6B4E">
        <w:rPr>
          <w:lang w:val="fi-FI"/>
        </w:rPr>
        <w:t>t</w:t>
      </w:r>
      <w:r w:rsidR="0030331B" w:rsidRPr="00CB6B4E">
        <w:rPr>
          <w:lang w:val="fi-FI"/>
        </w:rPr>
        <w:t>en digitaaliset versuunit.</w:t>
      </w:r>
      <w:r w:rsidRPr="00CB6B4E">
        <w:rPr>
          <w:lang w:val="fi-FI"/>
        </w:rPr>
        <w:t xml:space="preserve"> Etelävarenkilainen Olav Beddari oon kans kirjoittannu </w:t>
      </w:r>
      <w:r w:rsidR="00C333D5" w:rsidRPr="00CB6B4E">
        <w:rPr>
          <w:lang w:val="fi-FI"/>
        </w:rPr>
        <w:t>muisteluksii</w:t>
      </w:r>
      <w:r w:rsidRPr="00CB6B4E">
        <w:rPr>
          <w:lang w:val="fi-FI"/>
        </w:rPr>
        <w:t xml:space="preserve"> omala </w:t>
      </w:r>
      <w:r w:rsidR="006506C6" w:rsidRPr="00CB6B4E">
        <w:rPr>
          <w:lang w:val="fi-FI"/>
        </w:rPr>
        <w:t>dialektilla</w:t>
      </w:r>
      <w:r w:rsidR="00F02764" w:rsidRPr="00CB6B4E">
        <w:rPr>
          <w:lang w:val="fi-FI"/>
        </w:rPr>
        <w:t xml:space="preserve"> (</w:t>
      </w:r>
      <w:r w:rsidR="00F02764" w:rsidRPr="00CB6B4E">
        <w:rPr>
          <w:i/>
          <w:lang w:val="fi-FI"/>
        </w:rPr>
        <w:t xml:space="preserve">Niin saapi sanoa. </w:t>
      </w:r>
      <w:r w:rsidR="00F02764" w:rsidRPr="006506C6">
        <w:rPr>
          <w:rFonts w:ascii="Times" w:hAnsi="Times"/>
          <w:i/>
          <w:lang w:val="fi-FI"/>
        </w:rPr>
        <w:t xml:space="preserve">Pieni ruijansuomalainen lukukirja </w:t>
      </w:r>
      <w:r w:rsidR="00F02764" w:rsidRPr="006506C6">
        <w:rPr>
          <w:rFonts w:ascii="Times" w:hAnsi="Times"/>
          <w:smallCaps/>
          <w:lang w:val="fi-FI"/>
        </w:rPr>
        <w:t>1987</w:t>
      </w:r>
      <w:r w:rsidR="006506C6" w:rsidRPr="006506C6">
        <w:rPr>
          <w:rFonts w:ascii="Times" w:hAnsi="Times"/>
          <w:smallCaps/>
          <w:lang w:val="fi-FI"/>
        </w:rPr>
        <w:t>)</w:t>
      </w:r>
      <w:r w:rsidRPr="00CB6B4E">
        <w:rPr>
          <w:lang w:val="fi-FI"/>
        </w:rPr>
        <w:t xml:space="preserve">, mistä hän kyllä meinaa, ette </w:t>
      </w:r>
      <w:r w:rsidR="006506C6" w:rsidRPr="00CB6B4E">
        <w:rPr>
          <w:lang w:val="fi-FI"/>
        </w:rPr>
        <w:t>se oon yksi suomen dialekti</w:t>
      </w:r>
      <w:r w:rsidRPr="00CB6B4E">
        <w:rPr>
          <w:lang w:val="fi-FI"/>
        </w:rPr>
        <w:t>. Lisäksi meilä oon jo kohta sata vuotta vanhaat Just Qvigstadin (</w:t>
      </w:r>
      <w:r w:rsidR="00982A7B" w:rsidRPr="00CB6B4E">
        <w:rPr>
          <w:rFonts w:ascii="Times" w:hAnsi="Times"/>
          <w:i/>
          <w:lang w:val="fi-FI"/>
        </w:rPr>
        <w:t>Finske fortællin</w:t>
      </w:r>
      <w:r w:rsidR="0030331B" w:rsidRPr="00CB6B4E">
        <w:rPr>
          <w:rFonts w:ascii="Times" w:hAnsi="Times"/>
          <w:i/>
          <w:lang w:val="fi-FI"/>
        </w:rPr>
        <w:t>ger fra Kvænangen og Nord-Reisa</w:t>
      </w:r>
      <w:r w:rsidR="0030331B" w:rsidRPr="00CB6B4E">
        <w:rPr>
          <w:rFonts w:ascii="Times" w:hAnsi="Times"/>
          <w:lang w:val="fi-FI"/>
        </w:rPr>
        <w:t xml:space="preserve"> 1924</w:t>
      </w:r>
      <w:r w:rsidRPr="00CB6B4E">
        <w:rPr>
          <w:lang w:val="fi-FI"/>
        </w:rPr>
        <w:t>) ja Johan Beronkan muistelukset</w:t>
      </w:r>
      <w:r w:rsidR="00960D01" w:rsidRPr="00CB6B4E">
        <w:rPr>
          <w:lang w:val="fi-FI"/>
        </w:rPr>
        <w:t xml:space="preserve"> (myötä kirjassa </w:t>
      </w:r>
      <w:r w:rsidR="00960D01" w:rsidRPr="00CB6B4E">
        <w:rPr>
          <w:i/>
          <w:lang w:val="fi-FI"/>
        </w:rPr>
        <w:t xml:space="preserve">Syntaktiske iagttagelser fra de finske dialekter </w:t>
      </w:r>
      <w:r w:rsidR="00960D01" w:rsidRPr="00CB6B4E">
        <w:rPr>
          <w:lang w:val="fi-FI"/>
        </w:rPr>
        <w:t>jne.)</w:t>
      </w:r>
      <w:r w:rsidR="00DE3F3B" w:rsidRPr="00CB6B4E">
        <w:rPr>
          <w:lang w:val="fi-FI"/>
        </w:rPr>
        <w:t>.</w:t>
      </w:r>
    </w:p>
    <w:p w14:paraId="1873465B" w14:textId="6F9B3DB2" w:rsidR="009F0755" w:rsidRPr="00CB6B4E" w:rsidRDefault="004D3E4E" w:rsidP="00BD2A19">
      <w:pPr>
        <w:pStyle w:val="Liste-forts2"/>
        <w:spacing w:before="120"/>
        <w:ind w:left="0"/>
        <w:contextualSpacing w:val="0"/>
        <w:rPr>
          <w:color w:val="000000"/>
          <w:lang w:val="fi-FI" w:eastAsia="ja-JP"/>
        </w:rPr>
      </w:pPr>
      <w:r w:rsidRPr="00CB6B4E">
        <w:rPr>
          <w:color w:val="000000"/>
          <w:lang w:val="fi-FI" w:eastAsia="ja-JP"/>
        </w:rPr>
        <w:t>Kainun dialektiita oon kuitenki</w:t>
      </w:r>
      <w:r w:rsidR="003E0F16" w:rsidRPr="00CB6B4E">
        <w:rPr>
          <w:color w:val="000000"/>
          <w:lang w:val="fi-FI" w:eastAsia="ja-JP"/>
        </w:rPr>
        <w:t xml:space="preserve"> kovottuna </w:t>
      </w:r>
      <w:r w:rsidR="00442CD1" w:rsidRPr="00CB6B4E">
        <w:rPr>
          <w:color w:val="000000"/>
          <w:lang w:val="fi-FI" w:eastAsia="ja-JP"/>
        </w:rPr>
        <w:t>arkiiv</w:t>
      </w:r>
      <w:r w:rsidR="008279A9" w:rsidRPr="00CB6B4E">
        <w:rPr>
          <w:color w:val="000000"/>
          <w:lang w:val="fi-FI" w:eastAsia="ja-JP"/>
        </w:rPr>
        <w:t xml:space="preserve">hiin </w:t>
      </w:r>
      <w:r w:rsidR="003E0F16" w:rsidRPr="00CB6B4E">
        <w:rPr>
          <w:color w:val="000000"/>
          <w:lang w:val="fi-FI" w:eastAsia="ja-JP"/>
        </w:rPr>
        <w:t xml:space="preserve">koko paljon. </w:t>
      </w:r>
      <w:r w:rsidR="00C93CCF" w:rsidRPr="00CB6B4E">
        <w:rPr>
          <w:color w:val="000000"/>
          <w:lang w:val="fi-FI" w:eastAsia="ja-JP"/>
        </w:rPr>
        <w:t>Grammatik</w:t>
      </w:r>
      <w:r w:rsidR="003E0F16" w:rsidRPr="00CB6B4E">
        <w:rPr>
          <w:color w:val="000000"/>
          <w:lang w:val="fi-FI" w:eastAsia="ja-JP"/>
        </w:rPr>
        <w:t xml:space="preserve">in tutkimisen puolesta tärkkein oon </w:t>
      </w:r>
      <w:r w:rsidR="00442CD1" w:rsidRPr="00CB6B4E">
        <w:rPr>
          <w:color w:val="000000"/>
          <w:lang w:val="fi-FI" w:eastAsia="ja-JP"/>
        </w:rPr>
        <w:t xml:space="preserve">ollu </w:t>
      </w:r>
      <w:r w:rsidR="003E0F16" w:rsidRPr="00CB6B4E">
        <w:rPr>
          <w:color w:val="000000"/>
          <w:lang w:val="fi-FI" w:eastAsia="ja-JP"/>
        </w:rPr>
        <w:t xml:space="preserve">Suomen </w:t>
      </w:r>
      <w:r w:rsidR="007C0963" w:rsidRPr="00CB6B4E">
        <w:rPr>
          <w:color w:val="000000"/>
          <w:lang w:val="fi-FI" w:eastAsia="ja-JP"/>
        </w:rPr>
        <w:t xml:space="preserve">kielen </w:t>
      </w:r>
      <w:r w:rsidR="003E0F16" w:rsidRPr="00CB6B4E">
        <w:rPr>
          <w:color w:val="000000"/>
          <w:lang w:val="fi-FI" w:eastAsia="ja-JP"/>
        </w:rPr>
        <w:t>nauhoitearkisto, mihin oon kovottun</w:t>
      </w:r>
      <w:r w:rsidR="00A85FA9" w:rsidRPr="00CB6B4E">
        <w:rPr>
          <w:color w:val="000000"/>
          <w:lang w:val="fi-FI" w:eastAsia="ja-JP"/>
        </w:rPr>
        <w:t>n</w:t>
      </w:r>
      <w:r w:rsidR="003E0F16" w:rsidRPr="00CB6B4E">
        <w:rPr>
          <w:color w:val="000000"/>
          <w:lang w:val="fi-FI" w:eastAsia="ja-JP"/>
        </w:rPr>
        <w:t xml:space="preserve">a kainun </w:t>
      </w:r>
      <w:r w:rsidR="003E0F16" w:rsidRPr="00CB6B4E">
        <w:rPr>
          <w:color w:val="000000"/>
          <w:lang w:val="fi-FI" w:eastAsia="ja-JP"/>
        </w:rPr>
        <w:lastRenderedPageBreak/>
        <w:t xml:space="preserve">dialektiita </w:t>
      </w:r>
      <w:r w:rsidR="00D43CCA" w:rsidRPr="00CB6B4E">
        <w:rPr>
          <w:color w:val="000000"/>
          <w:lang w:val="fi-FI" w:eastAsia="ja-JP"/>
        </w:rPr>
        <w:t>419</w:t>
      </w:r>
      <w:r w:rsidR="003E0F16" w:rsidRPr="00CB6B4E">
        <w:rPr>
          <w:color w:val="000000"/>
          <w:lang w:val="fi-FI" w:eastAsia="ja-JP"/>
        </w:rPr>
        <w:t xml:space="preserve"> tiimaa. Materiaalii oon </w:t>
      </w:r>
      <w:r w:rsidR="002D70B4" w:rsidRPr="00CB6B4E">
        <w:rPr>
          <w:color w:val="000000"/>
          <w:lang w:val="fi-FI" w:eastAsia="ja-JP"/>
        </w:rPr>
        <w:t>Omas</w:t>
      </w:r>
      <w:r w:rsidR="003E0F16" w:rsidRPr="00CB6B4E">
        <w:rPr>
          <w:color w:val="000000"/>
          <w:lang w:val="fi-FI" w:eastAsia="ja-JP"/>
        </w:rPr>
        <w:t xml:space="preserve">vuonosta </w:t>
      </w:r>
      <w:r w:rsidR="00A85FA9" w:rsidRPr="00CB6B4E">
        <w:rPr>
          <w:color w:val="000000"/>
          <w:lang w:val="fi-FI" w:eastAsia="ja-JP"/>
        </w:rPr>
        <w:t xml:space="preserve">kiini </w:t>
      </w:r>
      <w:r w:rsidR="003E0F16" w:rsidRPr="00CB6B4E">
        <w:rPr>
          <w:color w:val="000000"/>
          <w:lang w:val="fi-FI" w:eastAsia="ja-JP"/>
        </w:rPr>
        <w:t>Etelä-Varenkhiin. Tärkkee oon kans se materiaali, mikä löyttyy netistä Ruija-databaasista. Siinä oon enni</w:t>
      </w:r>
      <w:r w:rsidR="006E778D" w:rsidRPr="00CB6B4E">
        <w:rPr>
          <w:color w:val="000000"/>
          <w:lang w:val="fi-FI" w:eastAsia="ja-JP"/>
        </w:rPr>
        <w:t>i</w:t>
      </w:r>
      <w:r w:rsidR="003E0F16" w:rsidRPr="00CB6B4E">
        <w:rPr>
          <w:color w:val="000000"/>
          <w:lang w:val="fi-FI" w:eastAsia="ja-JP"/>
        </w:rPr>
        <w:t>mitten digitaliseerattuu puhetta Porsangista ja Varengista.</w:t>
      </w:r>
      <w:r w:rsidR="00821421" w:rsidRPr="00CB6B4E">
        <w:rPr>
          <w:color w:val="000000"/>
          <w:lang w:val="fi-FI" w:eastAsia="ja-JP"/>
        </w:rPr>
        <w:t xml:space="preserve"> Appuu oon kans ollu</w:t>
      </w:r>
      <w:r w:rsidR="008279A9" w:rsidRPr="00CB6B4E">
        <w:rPr>
          <w:color w:val="000000"/>
          <w:lang w:val="fi-FI" w:eastAsia="ja-JP"/>
        </w:rPr>
        <w:t xml:space="preserve"> Muoto-opin arkiston digitaliseeratusta versuunista, missä oon materiaalii Raisista ja Itä-Finmarkusta.</w:t>
      </w:r>
    </w:p>
    <w:p w14:paraId="6422D789" w14:textId="7338AF3A" w:rsidR="002875B8" w:rsidRPr="00CB6B4E" w:rsidRDefault="00821421" w:rsidP="00BD2A19">
      <w:pPr>
        <w:pStyle w:val="Liste-forts2"/>
        <w:spacing w:before="120"/>
        <w:ind w:left="0"/>
        <w:contextualSpacing w:val="0"/>
        <w:rPr>
          <w:lang w:val="fi-FI"/>
        </w:rPr>
      </w:pPr>
      <w:r w:rsidRPr="00CB6B4E">
        <w:rPr>
          <w:color w:val="000000"/>
          <w:lang w:val="fi-FI" w:eastAsia="ja-JP"/>
        </w:rPr>
        <w:t>Mutta ko vasit</w:t>
      </w:r>
      <w:r w:rsidR="001A2C72" w:rsidRPr="00CB6B4E">
        <w:rPr>
          <w:color w:val="000000"/>
          <w:lang w:val="fi-FI" w:eastAsia="ja-JP"/>
        </w:rPr>
        <w:t>tuu</w:t>
      </w:r>
      <w:r w:rsidRPr="00CB6B4E">
        <w:rPr>
          <w:color w:val="000000"/>
          <w:lang w:val="fi-FI" w:eastAsia="ja-JP"/>
        </w:rPr>
        <w:t xml:space="preserve"> tutkimusta oon niin vähän, se se</w:t>
      </w:r>
      <w:r w:rsidR="002875B8" w:rsidRPr="00CB6B4E">
        <w:rPr>
          <w:color w:val="000000"/>
          <w:lang w:val="fi-FI" w:eastAsia="ja-JP"/>
        </w:rPr>
        <w:t xml:space="preserve"> oonki ollu oikhein iso työ</w:t>
      </w:r>
      <w:r w:rsidR="00B85729" w:rsidRPr="00CB6B4E">
        <w:rPr>
          <w:color w:val="000000"/>
          <w:lang w:val="fi-FI" w:eastAsia="ja-JP"/>
        </w:rPr>
        <w:t xml:space="preserve"> saađa kokhoon tämän grammatikin. K</w:t>
      </w:r>
      <w:r w:rsidR="002875B8" w:rsidRPr="00CB6B4E">
        <w:rPr>
          <w:color w:val="000000"/>
          <w:lang w:val="fi-FI" w:eastAsia="ja-JP"/>
        </w:rPr>
        <w:t xml:space="preserve">ielen eri trekkii oon häytyny freistata löyttäät näistä tekstilähtheistä, ja sitte anttaat Kielitingale </w:t>
      </w:r>
      <w:r w:rsidR="008A7DBD" w:rsidRPr="00CB6B4E">
        <w:rPr>
          <w:color w:val="000000"/>
          <w:lang w:val="fi-FI" w:eastAsia="ja-JP"/>
        </w:rPr>
        <w:t xml:space="preserve">ehđotuksii </w:t>
      </w:r>
      <w:r w:rsidR="002875B8" w:rsidRPr="00CB6B4E">
        <w:rPr>
          <w:color w:val="000000"/>
          <w:lang w:val="fi-FI" w:eastAsia="ja-JP"/>
        </w:rPr>
        <w:t>ette päättä</w:t>
      </w:r>
      <w:r w:rsidR="00545A9B" w:rsidRPr="00CB6B4E">
        <w:rPr>
          <w:color w:val="000000"/>
          <w:lang w:val="fi-FI" w:eastAsia="ja-JP"/>
        </w:rPr>
        <w:t>ä</w:t>
      </w:r>
      <w:r w:rsidR="002875B8" w:rsidRPr="00CB6B4E">
        <w:rPr>
          <w:color w:val="000000"/>
          <w:lang w:val="fi-FI" w:eastAsia="ja-JP"/>
        </w:rPr>
        <w:t>t, kunka kirjakainuu pitäis oppikirjoissa kirjoittaat.</w:t>
      </w:r>
    </w:p>
    <w:p w14:paraId="195EE189" w14:textId="71FA24E0" w:rsidR="00B30251" w:rsidRPr="00CB6B4E" w:rsidRDefault="00C44797" w:rsidP="00BD2A19">
      <w:pPr>
        <w:pStyle w:val="Overskrift2"/>
        <w:rPr>
          <w:lang w:val="fi-FI"/>
        </w:rPr>
      </w:pPr>
      <w:bookmarkStart w:id="16" w:name="_Toc311273689"/>
      <w:r w:rsidRPr="00CB6B4E">
        <w:rPr>
          <w:lang w:val="fi-FI"/>
        </w:rPr>
        <w:t>Kunka tämä grammatikki oon syntyny</w:t>
      </w:r>
      <w:r w:rsidR="008F4025" w:rsidRPr="00CB6B4E">
        <w:rPr>
          <w:lang w:val="fi-FI"/>
        </w:rPr>
        <w:t>?</w:t>
      </w:r>
      <w:bookmarkEnd w:id="16"/>
    </w:p>
    <w:p w14:paraId="2F27FE0C" w14:textId="77777777" w:rsidR="00F904D4" w:rsidRPr="00CB6B4E" w:rsidRDefault="001A2C72" w:rsidP="00BD2A19">
      <w:pPr>
        <w:pStyle w:val="Liste-forts2"/>
        <w:spacing w:before="120"/>
        <w:ind w:left="0"/>
        <w:contextualSpacing w:val="0"/>
        <w:rPr>
          <w:lang w:val="fi-FI"/>
        </w:rPr>
      </w:pPr>
      <w:r w:rsidRPr="00CB6B4E">
        <w:rPr>
          <w:lang w:val="fi-FI"/>
        </w:rPr>
        <w:t xml:space="preserve">Alku tähän grammatikkhiin tuli, ko </w:t>
      </w:r>
      <w:r w:rsidR="000768CC" w:rsidRPr="00CB6B4E">
        <w:rPr>
          <w:lang w:val="fi-FI"/>
        </w:rPr>
        <w:t xml:space="preserve">mie </w:t>
      </w:r>
      <w:r w:rsidRPr="00CB6B4E">
        <w:rPr>
          <w:lang w:val="fi-FI"/>
        </w:rPr>
        <w:t>vuona 2006 aloin opettamhaan kainun kielt</w:t>
      </w:r>
      <w:r w:rsidR="009A1A61" w:rsidRPr="00CB6B4E">
        <w:rPr>
          <w:lang w:val="fi-FI"/>
        </w:rPr>
        <w:t>ä Tromssan universiteetissa. S</w:t>
      </w:r>
      <w:r w:rsidR="00DF0B3F" w:rsidRPr="00CB6B4E">
        <w:rPr>
          <w:lang w:val="fi-FI"/>
        </w:rPr>
        <w:t>illoin</w:t>
      </w:r>
      <w:r w:rsidRPr="00CB6B4E">
        <w:rPr>
          <w:lang w:val="fi-FI"/>
        </w:rPr>
        <w:t xml:space="preserve"> ei ollu olemassa mithään </w:t>
      </w:r>
      <w:r w:rsidR="00F57E7C" w:rsidRPr="00CB6B4E">
        <w:rPr>
          <w:lang w:val="fi-FI"/>
        </w:rPr>
        <w:t xml:space="preserve">kainun kielen </w:t>
      </w:r>
      <w:r w:rsidRPr="00CB6B4E">
        <w:rPr>
          <w:lang w:val="fi-FI"/>
        </w:rPr>
        <w:t xml:space="preserve">grammatikkii, </w:t>
      </w:r>
      <w:r w:rsidR="009A1A61" w:rsidRPr="00CB6B4E">
        <w:rPr>
          <w:lang w:val="fi-FI"/>
        </w:rPr>
        <w:t>ja</w:t>
      </w:r>
      <w:r w:rsidR="000B4468" w:rsidRPr="00CB6B4E">
        <w:rPr>
          <w:lang w:val="fi-FI"/>
        </w:rPr>
        <w:t xml:space="preserve"> sillä</w:t>
      </w:r>
      <w:r w:rsidRPr="00CB6B4E">
        <w:rPr>
          <w:lang w:val="fi-FI"/>
        </w:rPr>
        <w:t xml:space="preserve"> mie häyđyin</w:t>
      </w:r>
      <w:r w:rsidR="00754A64" w:rsidRPr="00CB6B4E">
        <w:rPr>
          <w:lang w:val="fi-FI"/>
        </w:rPr>
        <w:t xml:space="preserve"> alkkaa</w:t>
      </w:r>
      <w:r w:rsidR="00E32C56" w:rsidRPr="00CB6B4E">
        <w:rPr>
          <w:lang w:val="fi-FI"/>
        </w:rPr>
        <w:t>t</w:t>
      </w:r>
      <w:r w:rsidR="00754A64" w:rsidRPr="00CB6B4E">
        <w:rPr>
          <w:lang w:val="fi-FI"/>
        </w:rPr>
        <w:t xml:space="preserve"> semmoista laittamhaan. Grammatikin e</w:t>
      </w:r>
      <w:r w:rsidRPr="00CB6B4E">
        <w:rPr>
          <w:lang w:val="fi-FI"/>
        </w:rPr>
        <w:t xml:space="preserve">nsimäisen versuunin dialektipohjaksi </w:t>
      </w:r>
      <w:r w:rsidR="00D71E1F" w:rsidRPr="00CB6B4E">
        <w:rPr>
          <w:lang w:val="fi-FI"/>
        </w:rPr>
        <w:t xml:space="preserve">mie </w:t>
      </w:r>
      <w:r w:rsidRPr="00CB6B4E">
        <w:rPr>
          <w:lang w:val="fi-FI"/>
        </w:rPr>
        <w:t>otin Porsangin ja eriliikaisesti Pyssyjoven dialektin, ko siitä löytyi enniimitten kirjoitettuu tekstii</w:t>
      </w:r>
      <w:r w:rsidR="00C3790E" w:rsidRPr="00CB6B4E">
        <w:rPr>
          <w:lang w:val="fi-FI"/>
        </w:rPr>
        <w:t>, mistä saatoin selvittäät kainun kielen grammatikaalissii trekkii</w:t>
      </w:r>
      <w:r w:rsidRPr="00CB6B4E">
        <w:rPr>
          <w:lang w:val="fi-FI"/>
        </w:rPr>
        <w:t xml:space="preserve">. </w:t>
      </w:r>
      <w:r w:rsidR="00754A64" w:rsidRPr="00CB6B4E">
        <w:rPr>
          <w:lang w:val="fi-FI"/>
        </w:rPr>
        <w:t xml:space="preserve">Eriliikaisen tärkkee materiaalilähđet </w:t>
      </w:r>
      <w:r w:rsidR="00BE5897" w:rsidRPr="00CB6B4E">
        <w:rPr>
          <w:lang w:val="fi-FI"/>
        </w:rPr>
        <w:t xml:space="preserve">oli </w:t>
      </w:r>
      <w:r w:rsidR="00573871" w:rsidRPr="00CB6B4E">
        <w:rPr>
          <w:lang w:val="fi-FI"/>
        </w:rPr>
        <w:t xml:space="preserve">Alf </w:t>
      </w:r>
      <w:r w:rsidR="00BE5897" w:rsidRPr="00CB6B4E">
        <w:rPr>
          <w:lang w:val="fi-FI"/>
        </w:rPr>
        <w:t xml:space="preserve">Nielsen-Børsskogin rommaani </w:t>
      </w:r>
      <w:r w:rsidR="00BE5897" w:rsidRPr="00CB6B4E">
        <w:rPr>
          <w:i/>
          <w:lang w:val="fi-FI"/>
        </w:rPr>
        <w:t xml:space="preserve">Kuosuvaaran takana </w:t>
      </w:r>
      <w:r w:rsidR="00BE5897" w:rsidRPr="00CB6B4E">
        <w:rPr>
          <w:lang w:val="fi-FI"/>
        </w:rPr>
        <w:t>mikä oli tullu ulos justhiin vähän ennen työn alkkuu</w:t>
      </w:r>
      <w:r w:rsidR="00F904D4" w:rsidRPr="00CB6B4E">
        <w:rPr>
          <w:lang w:val="fi-FI"/>
        </w:rPr>
        <w:t>.</w:t>
      </w:r>
    </w:p>
    <w:p w14:paraId="2AD1D3E2" w14:textId="77777777" w:rsidR="00F904D4" w:rsidRPr="00CB6B4E" w:rsidRDefault="001C7768" w:rsidP="00BD2A19">
      <w:pPr>
        <w:pStyle w:val="Liste-forts2"/>
        <w:spacing w:before="120"/>
        <w:ind w:left="0"/>
        <w:contextualSpacing w:val="0"/>
        <w:rPr>
          <w:lang w:val="fi-FI"/>
        </w:rPr>
      </w:pPr>
      <w:r w:rsidRPr="00CB6B4E">
        <w:rPr>
          <w:lang w:val="fi-FI"/>
        </w:rPr>
        <w:t xml:space="preserve">Heti alkoi kans kainun kielen viralisempi suunittelu. </w:t>
      </w:r>
      <w:r w:rsidR="00B3400B" w:rsidRPr="00CB6B4E">
        <w:rPr>
          <w:lang w:val="fi-FI"/>
        </w:rPr>
        <w:t xml:space="preserve">Isotinka </w:t>
      </w:r>
      <w:r w:rsidR="00207B49" w:rsidRPr="00CB6B4E">
        <w:rPr>
          <w:lang w:val="fi-FI"/>
        </w:rPr>
        <w:t>antoi</w:t>
      </w:r>
      <w:r w:rsidR="007D44FA" w:rsidRPr="00CB6B4E">
        <w:rPr>
          <w:lang w:val="fi-FI"/>
        </w:rPr>
        <w:t xml:space="preserve"> vuo</w:t>
      </w:r>
      <w:r w:rsidR="00207B49" w:rsidRPr="00CB6B4E">
        <w:rPr>
          <w:lang w:val="fi-FI"/>
        </w:rPr>
        <w:t>đen</w:t>
      </w:r>
      <w:r w:rsidR="007D44FA" w:rsidRPr="00CB6B4E">
        <w:rPr>
          <w:lang w:val="fi-FI"/>
        </w:rPr>
        <w:t xml:space="preserve"> 2006 </w:t>
      </w:r>
      <w:r w:rsidR="00D71E1F" w:rsidRPr="00CB6B4E">
        <w:rPr>
          <w:lang w:val="fi-FI"/>
        </w:rPr>
        <w:t>staatin</w:t>
      </w:r>
      <w:r w:rsidR="00207B49" w:rsidRPr="00CB6B4E">
        <w:rPr>
          <w:lang w:val="fi-FI"/>
        </w:rPr>
        <w:t xml:space="preserve">budsetissa </w:t>
      </w:r>
      <w:r w:rsidR="007D44FA" w:rsidRPr="00CB6B4E">
        <w:rPr>
          <w:lang w:val="fi-FI"/>
        </w:rPr>
        <w:t>rahhaa kainun kielen standardiseeraamisheen, ja eđesvastuu työ</w:t>
      </w:r>
      <w:r w:rsidR="00C57C60" w:rsidRPr="00CB6B4E">
        <w:rPr>
          <w:lang w:val="fi-FI"/>
        </w:rPr>
        <w:t>stä panthiin Kainun institutin pääle. Niin sitte v</w:t>
      </w:r>
      <w:r w:rsidRPr="00CB6B4E">
        <w:rPr>
          <w:lang w:val="fi-FI"/>
        </w:rPr>
        <w:t xml:space="preserve">uona 2007 </w:t>
      </w:r>
      <w:r w:rsidR="001A2C72" w:rsidRPr="00CB6B4E">
        <w:rPr>
          <w:lang w:val="fi-FI"/>
        </w:rPr>
        <w:t xml:space="preserve">perustethiin </w:t>
      </w:r>
      <w:r w:rsidR="00161605" w:rsidRPr="00CB6B4E">
        <w:rPr>
          <w:lang w:val="fi-FI"/>
        </w:rPr>
        <w:t xml:space="preserve">Kainun institutin alle </w:t>
      </w:r>
      <w:r w:rsidR="00D71E1F" w:rsidRPr="00CB6B4E">
        <w:rPr>
          <w:lang w:val="fi-FI"/>
        </w:rPr>
        <w:t xml:space="preserve">ensistä </w:t>
      </w:r>
      <w:r w:rsidR="001A2C72" w:rsidRPr="00CB6B4E">
        <w:rPr>
          <w:lang w:val="fi-FI"/>
        </w:rPr>
        <w:t xml:space="preserve">Kieliraati ja </w:t>
      </w:r>
      <w:r w:rsidRPr="00CB6B4E">
        <w:rPr>
          <w:lang w:val="fi-FI"/>
        </w:rPr>
        <w:t xml:space="preserve">vuona 2008 </w:t>
      </w:r>
      <w:r w:rsidR="001A2C72" w:rsidRPr="00CB6B4E">
        <w:rPr>
          <w:lang w:val="fi-FI"/>
        </w:rPr>
        <w:t>Kielitinka</w:t>
      </w:r>
      <w:r w:rsidR="00F904D4" w:rsidRPr="00CB6B4E">
        <w:rPr>
          <w:lang w:val="fi-FI"/>
        </w:rPr>
        <w:t>.</w:t>
      </w:r>
    </w:p>
    <w:p w14:paraId="79BA3237" w14:textId="2C49EB3A" w:rsidR="00207B49" w:rsidRPr="00CB6B4E" w:rsidRDefault="004A2792" w:rsidP="00207B49">
      <w:pPr>
        <w:pStyle w:val="Liste-forts2"/>
        <w:spacing w:before="120"/>
        <w:ind w:left="0"/>
        <w:contextualSpacing w:val="0"/>
        <w:rPr>
          <w:lang w:val="fi-FI"/>
        </w:rPr>
      </w:pPr>
      <w:r w:rsidRPr="00CB6B4E">
        <w:rPr>
          <w:lang w:val="fi-FI"/>
        </w:rPr>
        <w:t>Kielitingan mandaat</w:t>
      </w:r>
      <w:r w:rsidR="00207B49" w:rsidRPr="00CB6B4E">
        <w:rPr>
          <w:lang w:val="fi-FI"/>
        </w:rPr>
        <w:t xml:space="preserve">iksi </w:t>
      </w:r>
      <w:r w:rsidRPr="00CB6B4E">
        <w:rPr>
          <w:lang w:val="fi-FI"/>
        </w:rPr>
        <w:t>tuli</w:t>
      </w:r>
      <w:r w:rsidR="00207B49" w:rsidRPr="00CB6B4E">
        <w:rPr>
          <w:lang w:val="fi-FI"/>
        </w:rPr>
        <w:t xml:space="preserve"> standardiseerata kainun kieltä. Standardi anttaa mallii sille, minkälaista kieltä pitäis käyttäät oppikirjoissa. Se ei kuitenkhaan alun alkkain ollu Kielitingale selvä, ette kunka tämmöistä standardii pitäis alkkaat rakentamhaan.</w:t>
      </w:r>
    </w:p>
    <w:p w14:paraId="5B4F9DF5" w14:textId="77777777" w:rsidR="00F904D4" w:rsidRPr="00CB6B4E" w:rsidRDefault="00207B49" w:rsidP="00207B49">
      <w:pPr>
        <w:pStyle w:val="Liste-forts2"/>
        <w:spacing w:before="120"/>
        <w:ind w:left="0"/>
        <w:contextualSpacing w:val="0"/>
        <w:rPr>
          <w:lang w:val="fi-FI"/>
        </w:rPr>
      </w:pPr>
      <w:r w:rsidRPr="00CB6B4E">
        <w:rPr>
          <w:lang w:val="fi-FI"/>
        </w:rPr>
        <w:t>Kielessä oon aina variasuunii eri dialektiitten välissä, ja niin oon kainun kielessäki. Ko kieltä sitte alkkaa kirjoittamhaan ja rakentamhaan ylös, se häyttyy päättäät, ette millä prinsipillä sitä tehđhään. Yksi mahđolinen prinsippi oon semmoinen, ette freistathaan tehđä kompromissin kaikkiin kielen dialektiitten välilä. Vähäsen siihen laihiin oon rakenettu 1800-luvula esimerkiksi suomen kirjakieltä, ko siihen otethiin myötä kielen haamui ja sannoi sekä öystä- ette vestadialektiista. Pohjaiset dialektit ei kuitenkhaan olheet myötä siinäkhään kirjakielen rakenuksessa</w:t>
      </w:r>
      <w:r w:rsidR="00F904D4" w:rsidRPr="00CB6B4E">
        <w:rPr>
          <w:lang w:val="fi-FI"/>
        </w:rPr>
        <w:t>.</w:t>
      </w:r>
    </w:p>
    <w:p w14:paraId="6FBBF499" w14:textId="4EBA4756" w:rsidR="00207B49" w:rsidRPr="00CB6B4E" w:rsidRDefault="00207B49" w:rsidP="00207B49">
      <w:pPr>
        <w:pStyle w:val="Liste-forts2"/>
        <w:spacing w:before="120"/>
        <w:ind w:left="0"/>
        <w:contextualSpacing w:val="0"/>
        <w:rPr>
          <w:lang w:val="fi-FI"/>
        </w:rPr>
      </w:pPr>
      <w:r w:rsidRPr="00CB6B4E">
        <w:rPr>
          <w:lang w:val="fi-FI"/>
        </w:rPr>
        <w:t>Toinen kaava tehđä kieltä oon lähteet siitä dialektista, mikä oon enniimitten käytössä ja millä oon enniimitten kirjoitettu. Se oon sitte ylheensä ollu kans administrasuunin kieli. Niin oon pantu kokhoon esimerkiksi ruottin kirjakielen ja franskan kirjakielen. Jos seurattais tätä prinsippii, se silloin se olis selvästi Porsangin dialekti ja porsankilaiset kirjoittaa</w:t>
      </w:r>
      <w:r w:rsidR="00E32C56" w:rsidRPr="00CB6B4E">
        <w:rPr>
          <w:lang w:val="fi-FI"/>
        </w:rPr>
        <w:t>jat</w:t>
      </w:r>
      <w:r w:rsidRPr="00CB6B4E">
        <w:rPr>
          <w:lang w:val="fi-FI"/>
        </w:rPr>
        <w:t xml:space="preserve"> minkä pohjalta kainun kielen standardin pitäis rakenttaat: Tähän asti melkhein kaikki, mitä oon kirjoitettu, oon kirjoitettu sillä varieteetilla. Tämä oliki juuri se minun alkupöräinen strategii, ko </w:t>
      </w:r>
      <w:r w:rsidR="005E7333" w:rsidRPr="00CB6B4E">
        <w:rPr>
          <w:lang w:val="fi-FI"/>
        </w:rPr>
        <w:t xml:space="preserve">mie </w:t>
      </w:r>
      <w:r w:rsidRPr="00CB6B4E">
        <w:rPr>
          <w:lang w:val="fi-FI"/>
        </w:rPr>
        <w:t>aloin grammatikkii kirjoittamhaan.</w:t>
      </w:r>
    </w:p>
    <w:p w14:paraId="18A37610" w14:textId="77777777" w:rsidR="00207B49" w:rsidRPr="00CB6B4E" w:rsidRDefault="00207B49" w:rsidP="00207B49">
      <w:pPr>
        <w:pStyle w:val="Liste-forts2"/>
        <w:spacing w:before="120"/>
        <w:ind w:left="0"/>
        <w:contextualSpacing w:val="0"/>
        <w:rPr>
          <w:lang w:val="fi-FI"/>
        </w:rPr>
      </w:pPr>
      <w:r w:rsidRPr="00CB6B4E">
        <w:rPr>
          <w:lang w:val="fi-FI"/>
        </w:rPr>
        <w:t>Molemilla strategiila oon hyvät ja huonot puolet. Ko rakenethaan kompromissikielen, se se ei ole ennää kenenkhään kieltä. Se näyttää vähäsen viekkhaalta kaikile. Jos sitte taas rakenethaan kielen tyhä yhđen dialektin pohjale, se muitten dialektiitten puhhuujat tunnethaan, ette kieli ei ole ommaa kieltä ja tykäthään ette se oon väärin.</w:t>
      </w:r>
    </w:p>
    <w:p w14:paraId="51F50D9E" w14:textId="77777777" w:rsidR="00207B49" w:rsidRPr="00CB6B4E" w:rsidRDefault="00207B49" w:rsidP="00207B49">
      <w:pPr>
        <w:pStyle w:val="Liste-forts2"/>
        <w:spacing w:before="120"/>
        <w:ind w:left="0"/>
        <w:contextualSpacing w:val="0"/>
        <w:rPr>
          <w:lang w:val="fi-FI"/>
        </w:rPr>
      </w:pPr>
      <w:r w:rsidRPr="00CB6B4E">
        <w:rPr>
          <w:lang w:val="fi-FI"/>
        </w:rPr>
        <w:t xml:space="preserve">Vielä saattaa valita semmoisenki strategiin, ette hyväksythään variasuunii. Tämä saattaa olla semmoista, ette ei ollenkhaan anneta mallii kunka pitäis kirjoittaat, mutta jokhainen kirjoittaa ittensä dialektin ja halun jälkhiin. Tämä kyllä soppii, ko oon kysymys sieväkirjalisuuđesta. </w:t>
      </w:r>
      <w:r w:rsidRPr="00CB6B4E">
        <w:rPr>
          <w:lang w:val="fi-FI"/>
        </w:rPr>
        <w:lastRenderedPageBreak/>
        <w:t>Mutta ko kielen häytyis opettaat lapsile ja ihmisille, jokka ei ollenkhaan sitä saata, se silloin ei kyllä semmoinen prinsippi menesty.</w:t>
      </w:r>
    </w:p>
    <w:p w14:paraId="41183D04" w14:textId="2E860CE8" w:rsidR="00207B49" w:rsidRPr="00CB6B4E" w:rsidRDefault="00207B49" w:rsidP="00207B49">
      <w:pPr>
        <w:spacing w:before="120" w:after="120"/>
        <w:rPr>
          <w:lang w:val="fi-FI"/>
        </w:rPr>
      </w:pPr>
      <w:r w:rsidRPr="00CB6B4E">
        <w:rPr>
          <w:lang w:val="fi-FI"/>
        </w:rPr>
        <w:t xml:space="preserve">Muu tapa hyväksyyt variasuunii oon ette annethaan mahđolisuus käyttäät samasta grammatikin kategoriista kahta eli usheemppaa varianttii. Näin </w:t>
      </w:r>
      <w:r w:rsidR="00E32C56" w:rsidRPr="00CB6B4E">
        <w:rPr>
          <w:lang w:val="fi-FI"/>
        </w:rPr>
        <w:t>Kielitinka päättiki</w:t>
      </w:r>
      <w:r w:rsidRPr="00CB6B4E">
        <w:rPr>
          <w:lang w:val="fi-FI"/>
        </w:rPr>
        <w:t>. Se oon päättäny ette</w:t>
      </w:r>
      <w:r w:rsidRPr="00CB6B4E">
        <w:rPr>
          <w:sz w:val="36"/>
          <w:lang w:val="fi-FI"/>
        </w:rPr>
        <w:t xml:space="preserve"> </w:t>
      </w:r>
      <w:r w:rsidRPr="00CB6B4E">
        <w:rPr>
          <w:lang w:val="fi-FI"/>
        </w:rPr>
        <w:t>vaihettelluu ja paralellissii haamui pittää hyväksyyt silloin, ko löyttyy semmoissii markkööriitä, mikkä selvästi eroitethaan dialektit toinen toisesta ja mitä kielenpuhhuujat ja semmoiset kielimiljööt, missä vielä kieli ellää, piđethään tärkkeenä. Tämä näkkyy tässä grammatikissa siinä, ette muutamisti samale grammatikaaliselle kategoriille annethaan kaksi eli kolme kaavaa, kunka assiin saattaa kirjoittaat. Usheimitten kuitenki oon tyhä yksi variantti, sillä ko kainun eri dialektit oon kohta liki toinen toista eli markanttii vaihettelluu oon kohta vähän.</w:t>
      </w:r>
    </w:p>
    <w:p w14:paraId="59E99B64" w14:textId="270ACD0B" w:rsidR="00207B49" w:rsidRPr="00CB6B4E" w:rsidRDefault="00207B49" w:rsidP="00207B49">
      <w:pPr>
        <w:spacing w:before="120" w:after="120"/>
        <w:rPr>
          <w:lang w:val="fi-FI"/>
        </w:rPr>
      </w:pPr>
      <w:r w:rsidRPr="00CB6B4E">
        <w:rPr>
          <w:lang w:val="fi-FI"/>
        </w:rPr>
        <w:t xml:space="preserve">Vielä oon Kielitingala ollu toinen tärkkee prinsippi: Myötä oon otettu tyhä semmoissii trekkii, mikkä löyđythään kainun dialektiista. Ko kielen eri haamuista ja struktuuriista oon päätetty, se oon kattottu kaikkii kainun kielen dialektiita Yykeänvuonosta Paatsjoenlakshoon, mutta ei olheen kielii eikä dialektiita Norjan alan ulkopuolelta. Toinen strategii olis ollu tehđä kompromissii meänkielen eli </w:t>
      </w:r>
      <w:r w:rsidR="00F351C5" w:rsidRPr="00CB6B4E">
        <w:rPr>
          <w:lang w:val="fi-FI"/>
        </w:rPr>
        <w:t>kirjasuomen</w:t>
      </w:r>
      <w:r w:rsidRPr="00CB6B4E">
        <w:rPr>
          <w:lang w:val="fi-FI"/>
        </w:rPr>
        <w:t xml:space="preserve"> suunthaan, mutta näin ei ole tehty.</w:t>
      </w:r>
    </w:p>
    <w:p w14:paraId="0B080516" w14:textId="4DB78A34" w:rsidR="004F61B8" w:rsidRPr="00CB6B4E" w:rsidRDefault="00D86010" w:rsidP="00BD2A19">
      <w:pPr>
        <w:pStyle w:val="Liste-forts2"/>
        <w:spacing w:before="120"/>
        <w:ind w:left="0"/>
        <w:contextualSpacing w:val="0"/>
        <w:rPr>
          <w:lang w:val="fi-FI"/>
        </w:rPr>
      </w:pPr>
      <w:r w:rsidRPr="00CB6B4E">
        <w:rPr>
          <w:lang w:val="fi-FI"/>
        </w:rPr>
        <w:t xml:space="preserve">Alun alkkain </w:t>
      </w:r>
      <w:r w:rsidR="0078106C" w:rsidRPr="00CB6B4E">
        <w:rPr>
          <w:lang w:val="fi-FI"/>
        </w:rPr>
        <w:t>Kieliraađin ja Kielitingan työnjavoksi</w:t>
      </w:r>
      <w:r w:rsidR="001E0A30" w:rsidRPr="00CB6B4E">
        <w:rPr>
          <w:lang w:val="fi-FI"/>
        </w:rPr>
        <w:t xml:space="preserve"> </w:t>
      </w:r>
      <w:r w:rsidRPr="00CB6B4E">
        <w:rPr>
          <w:lang w:val="fi-FI"/>
        </w:rPr>
        <w:t>ajatelthiin</w:t>
      </w:r>
      <w:r w:rsidR="001E0A30" w:rsidRPr="00CB6B4E">
        <w:rPr>
          <w:lang w:val="fi-FI"/>
        </w:rPr>
        <w:t>, ette Kieliraati</w:t>
      </w:r>
      <w:r w:rsidR="007D26F9" w:rsidRPr="00CB6B4E">
        <w:rPr>
          <w:lang w:val="fi-FI"/>
        </w:rPr>
        <w:t xml:space="preserve"> </w:t>
      </w:r>
      <w:r w:rsidR="000768CC" w:rsidRPr="00CB6B4E">
        <w:rPr>
          <w:lang w:val="fi-FI"/>
        </w:rPr>
        <w:t>ehđottaa</w:t>
      </w:r>
      <w:r w:rsidR="007D26F9" w:rsidRPr="00CB6B4E">
        <w:rPr>
          <w:lang w:val="fi-FI"/>
        </w:rPr>
        <w:t xml:space="preserve"> assiita Kielitingale </w:t>
      </w:r>
      <w:r w:rsidR="000768CC" w:rsidRPr="00CB6B4E">
        <w:rPr>
          <w:lang w:val="fi-FI"/>
        </w:rPr>
        <w:t>ja sitte</w:t>
      </w:r>
      <w:r w:rsidR="007D26F9" w:rsidRPr="00CB6B4E">
        <w:rPr>
          <w:lang w:val="fi-FI"/>
        </w:rPr>
        <w:t xml:space="preserve"> Kielitinka </w:t>
      </w:r>
      <w:r w:rsidR="000768CC" w:rsidRPr="00CB6B4E">
        <w:rPr>
          <w:lang w:val="fi-FI"/>
        </w:rPr>
        <w:t xml:space="preserve">niitten ehđotusten pohjala </w:t>
      </w:r>
      <w:r w:rsidR="007D26F9" w:rsidRPr="00CB6B4E">
        <w:rPr>
          <w:lang w:val="fi-FI"/>
        </w:rPr>
        <w:t>tekkee päätökset.</w:t>
      </w:r>
      <w:r w:rsidR="00EF1034" w:rsidRPr="00CB6B4E">
        <w:rPr>
          <w:lang w:val="fi-FI"/>
        </w:rPr>
        <w:t xml:space="preserve"> </w:t>
      </w:r>
      <w:r w:rsidR="00E32C56" w:rsidRPr="00CB6B4E">
        <w:rPr>
          <w:lang w:val="fi-FI"/>
        </w:rPr>
        <w:t>Ko Kieliraađin valithiin, se siihen jäseniksi otethiin</w:t>
      </w:r>
      <w:r w:rsidR="000D5579" w:rsidRPr="00CB6B4E">
        <w:rPr>
          <w:lang w:val="fi-FI"/>
        </w:rPr>
        <w:t xml:space="preserve"> kielentu</w:t>
      </w:r>
      <w:r w:rsidR="00E32C56" w:rsidRPr="00CB6B4E">
        <w:rPr>
          <w:lang w:val="fi-FI"/>
        </w:rPr>
        <w:t>tkiijoita, Kielitingan jäseniksi taas</w:t>
      </w:r>
      <w:r w:rsidR="00D71E1F" w:rsidRPr="00CB6B4E">
        <w:rPr>
          <w:lang w:val="fi-FI"/>
        </w:rPr>
        <w:t xml:space="preserve"> </w:t>
      </w:r>
      <w:r w:rsidR="00816002" w:rsidRPr="00CB6B4E">
        <w:rPr>
          <w:lang w:val="fi-FI"/>
        </w:rPr>
        <w:t xml:space="preserve">valithiin </w:t>
      </w:r>
      <w:r w:rsidR="000D5579" w:rsidRPr="00CB6B4E">
        <w:rPr>
          <w:lang w:val="fi-FI"/>
        </w:rPr>
        <w:t>kielenkäyttääjiitä</w:t>
      </w:r>
      <w:r w:rsidRPr="00CB6B4E">
        <w:rPr>
          <w:lang w:val="fi-FI"/>
        </w:rPr>
        <w:t>, mikkä representeerathaan eri dialektiita</w:t>
      </w:r>
      <w:r w:rsidR="000D5579" w:rsidRPr="00CB6B4E">
        <w:rPr>
          <w:lang w:val="fi-FI"/>
        </w:rPr>
        <w:t xml:space="preserve">. </w:t>
      </w:r>
      <w:r w:rsidR="00994883" w:rsidRPr="00CB6B4E">
        <w:rPr>
          <w:lang w:val="fi-FI"/>
        </w:rPr>
        <w:t>Kieliraadin jäseniksi tuli Irene A</w:t>
      </w:r>
      <w:r w:rsidR="00F73050" w:rsidRPr="00CB6B4E">
        <w:rPr>
          <w:lang w:val="fi-FI"/>
        </w:rPr>
        <w:t>ndreassen, Terje Aronsen, Pia</w:t>
      </w:r>
      <w:r w:rsidR="00994883" w:rsidRPr="00CB6B4E">
        <w:rPr>
          <w:lang w:val="fi-FI"/>
        </w:rPr>
        <w:t xml:space="preserve"> Lane, Anna-Riitta Lindgren ja</w:t>
      </w:r>
      <w:r w:rsidR="00781556" w:rsidRPr="00CB6B4E">
        <w:rPr>
          <w:lang w:val="fi-FI"/>
        </w:rPr>
        <w:t xml:space="preserve"> tämän grammatikin kirjoittaaja.</w:t>
      </w:r>
      <w:r w:rsidR="00994883" w:rsidRPr="00CB6B4E">
        <w:rPr>
          <w:lang w:val="fi-FI"/>
        </w:rPr>
        <w:t xml:space="preserve"> Kielitingan jäseniksi </w:t>
      </w:r>
      <w:r w:rsidR="00781556" w:rsidRPr="00CB6B4E">
        <w:rPr>
          <w:lang w:val="fi-FI"/>
        </w:rPr>
        <w:t xml:space="preserve">valitethiin </w:t>
      </w:r>
      <w:r w:rsidR="00204C31" w:rsidRPr="00CB6B4E">
        <w:rPr>
          <w:lang w:val="fi-FI"/>
        </w:rPr>
        <w:t>Trygg Jakola, Oddgeir Johansen, Dagny Olsen, Henry Osima ja Leena Pedersen. Oddgeir Johansenin sijale</w:t>
      </w:r>
      <w:r w:rsidR="004F61B8" w:rsidRPr="00CB6B4E">
        <w:rPr>
          <w:lang w:val="fi-FI"/>
        </w:rPr>
        <w:t xml:space="preserve"> valittiin hiljemin Kyrre Isaksen.</w:t>
      </w:r>
    </w:p>
    <w:p w14:paraId="67FEFB64" w14:textId="43A0415A" w:rsidR="001B070E" w:rsidRPr="00CB6B4E" w:rsidRDefault="00CB1D57" w:rsidP="00BD2A19">
      <w:pPr>
        <w:pStyle w:val="Liste-forts2"/>
        <w:spacing w:before="120"/>
        <w:ind w:left="0"/>
        <w:contextualSpacing w:val="0"/>
        <w:rPr>
          <w:lang w:val="fi-FI"/>
        </w:rPr>
      </w:pPr>
      <w:r w:rsidRPr="00CB6B4E">
        <w:rPr>
          <w:lang w:val="fi-FI"/>
        </w:rPr>
        <w:t>Työnjako</w:t>
      </w:r>
      <w:r w:rsidR="00EF1034" w:rsidRPr="00CB6B4E">
        <w:rPr>
          <w:lang w:val="fi-FI"/>
        </w:rPr>
        <w:t xml:space="preserve"> </w:t>
      </w:r>
      <w:r w:rsidR="00774D8B" w:rsidRPr="00CB6B4E">
        <w:rPr>
          <w:lang w:val="fi-FI"/>
        </w:rPr>
        <w:t>Kieliraađin ja Kielitingan väliss</w:t>
      </w:r>
      <w:r w:rsidR="004F61B8" w:rsidRPr="00CB6B4E">
        <w:rPr>
          <w:lang w:val="fi-FI"/>
        </w:rPr>
        <w:t xml:space="preserve">ä </w:t>
      </w:r>
      <w:r w:rsidR="00EF1034" w:rsidRPr="00CB6B4E">
        <w:rPr>
          <w:lang w:val="fi-FI"/>
        </w:rPr>
        <w:t>oli kuitenki vähäsen monenmukkainen, ja Kieli</w:t>
      </w:r>
      <w:r w:rsidR="008F51DE" w:rsidRPr="00CB6B4E">
        <w:rPr>
          <w:lang w:val="fi-FI"/>
        </w:rPr>
        <w:t>raađin</w:t>
      </w:r>
      <w:r w:rsidR="00EF1034" w:rsidRPr="00CB6B4E">
        <w:rPr>
          <w:lang w:val="fi-FI"/>
        </w:rPr>
        <w:t xml:space="preserve"> panthiin alas, ko sen toimiaika loppui kevväilä 2010.</w:t>
      </w:r>
      <w:r w:rsidR="008041E4" w:rsidRPr="00CB6B4E">
        <w:rPr>
          <w:lang w:val="fi-FI"/>
        </w:rPr>
        <w:t xml:space="preserve"> </w:t>
      </w:r>
      <w:r w:rsidR="000768CC" w:rsidRPr="00CB6B4E">
        <w:rPr>
          <w:lang w:val="fi-FI"/>
        </w:rPr>
        <w:t>Kieliraati kerkis sen yhđen toimikauđen aikana käsittelemhään ortogr</w:t>
      </w:r>
      <w:r w:rsidR="0000354F" w:rsidRPr="00CB6B4E">
        <w:rPr>
          <w:lang w:val="fi-FI"/>
        </w:rPr>
        <w:t>afiin, fonologisen ja</w:t>
      </w:r>
      <w:r w:rsidR="008C1FD1" w:rsidRPr="00CB6B4E">
        <w:rPr>
          <w:lang w:val="fi-FI"/>
        </w:rPr>
        <w:t xml:space="preserve"> morfo</w:t>
      </w:r>
      <w:r w:rsidR="0000354F" w:rsidRPr="00CB6B4E">
        <w:rPr>
          <w:lang w:val="fi-FI"/>
        </w:rPr>
        <w:t>fo</w:t>
      </w:r>
      <w:r w:rsidR="008C1FD1" w:rsidRPr="00CB6B4E">
        <w:rPr>
          <w:lang w:val="fi-FI"/>
        </w:rPr>
        <w:t>nologisen vaihettelun</w:t>
      </w:r>
      <w:r w:rsidR="000768CC" w:rsidRPr="00CB6B4E">
        <w:rPr>
          <w:lang w:val="fi-FI"/>
        </w:rPr>
        <w:t xml:space="preserve">, verbiin ja nomeniitten taivutuksen ja melkhein syntaktinki. </w:t>
      </w:r>
      <w:r w:rsidR="00994883" w:rsidRPr="00CB6B4E">
        <w:rPr>
          <w:lang w:val="fi-FI"/>
        </w:rPr>
        <w:t xml:space="preserve">Käsittelyn pohjana oli minun studenttiita varten tekemä grammatikki. </w:t>
      </w:r>
      <w:r w:rsidR="000768CC" w:rsidRPr="00CB6B4E">
        <w:rPr>
          <w:lang w:val="fi-FI"/>
        </w:rPr>
        <w:t xml:space="preserve">Kieliraati teki </w:t>
      </w:r>
      <w:r w:rsidR="00994883" w:rsidRPr="00CB6B4E">
        <w:rPr>
          <w:lang w:val="fi-FI"/>
        </w:rPr>
        <w:t xml:space="preserve">sitte </w:t>
      </w:r>
      <w:r w:rsidR="000768CC" w:rsidRPr="00CB6B4E">
        <w:rPr>
          <w:lang w:val="fi-FI"/>
        </w:rPr>
        <w:t xml:space="preserve">ehđotuksii sen ympäri, ette minkälaista variasuunii </w:t>
      </w:r>
      <w:r w:rsidR="0012098F" w:rsidRPr="00CB6B4E">
        <w:rPr>
          <w:lang w:val="fi-FI"/>
        </w:rPr>
        <w:t>sen mielestä passais</w:t>
      </w:r>
      <w:r w:rsidR="000768CC" w:rsidRPr="00CB6B4E">
        <w:rPr>
          <w:lang w:val="fi-FI"/>
        </w:rPr>
        <w:t xml:space="preserve"> ottaat myötä oppikirjastandar</w:t>
      </w:r>
      <w:r w:rsidR="0012098F" w:rsidRPr="00CB6B4E">
        <w:rPr>
          <w:lang w:val="fi-FI"/>
        </w:rPr>
        <w:t>dhiin</w:t>
      </w:r>
      <w:r w:rsidR="000768CC" w:rsidRPr="00CB6B4E">
        <w:rPr>
          <w:lang w:val="fi-FI"/>
        </w:rPr>
        <w:t xml:space="preserve">. </w:t>
      </w:r>
      <w:r w:rsidR="007B23AB" w:rsidRPr="00CB6B4E">
        <w:rPr>
          <w:lang w:val="fi-FI"/>
        </w:rPr>
        <w:t>Issoimat työt tässä oli verbi</w:t>
      </w:r>
      <w:r w:rsidR="0012098F" w:rsidRPr="00CB6B4E">
        <w:rPr>
          <w:lang w:val="fi-FI"/>
        </w:rPr>
        <w:t xml:space="preserve">in ja nomeniitten taivutus. Verbiin variasuunin Kieliraađile valmisteli Anna-Riitta Lindgren, nomeniitten taivutuksen variasuunin valmistelin mie. Jälkhiin ko Kieliraati oli pantu alus, se mie olen yksin ollu </w:t>
      </w:r>
      <w:r w:rsidR="001C7768" w:rsidRPr="00CB6B4E">
        <w:rPr>
          <w:lang w:val="fi-FI"/>
        </w:rPr>
        <w:t>edesvastaamassa ehđotusten valmistelemisesta Kielitingale</w:t>
      </w:r>
      <w:r w:rsidR="00C527BF" w:rsidRPr="00CB6B4E">
        <w:rPr>
          <w:lang w:val="fi-FI"/>
        </w:rPr>
        <w:t>.</w:t>
      </w:r>
      <w:r w:rsidR="00A56DFA" w:rsidRPr="00CB6B4E">
        <w:rPr>
          <w:lang w:val="fi-FI"/>
        </w:rPr>
        <w:t xml:space="preserve"> Kielitingan jäsenet oon kans välilä tulheet ommiin ehđotusten kans, mikkä muut jäsenet o</w:t>
      </w:r>
      <w:r w:rsidR="001F4C6D" w:rsidRPr="00CB6B4E">
        <w:rPr>
          <w:lang w:val="fi-FI"/>
        </w:rPr>
        <w:t>o</w:t>
      </w:r>
      <w:r w:rsidR="00A56DFA" w:rsidRPr="00CB6B4E">
        <w:rPr>
          <w:lang w:val="fi-FI"/>
        </w:rPr>
        <w:t>n sitte hyväksynheet eli hylänheet.</w:t>
      </w:r>
    </w:p>
    <w:p w14:paraId="2AD1F1C9" w14:textId="4541CDC2" w:rsidR="00207B49" w:rsidRPr="00CB6B4E" w:rsidRDefault="00207B49" w:rsidP="00BD2A19">
      <w:pPr>
        <w:spacing w:before="120" w:after="120"/>
        <w:rPr>
          <w:lang w:val="fi-FI"/>
        </w:rPr>
      </w:pPr>
      <w:r w:rsidRPr="00CB6B4E">
        <w:rPr>
          <w:lang w:val="fi-FI"/>
        </w:rPr>
        <w:t xml:space="preserve">Tämän nyt käđessä olleevan grammatikin pohjana oon net päätökset, mitä Kainun kielitinka </w:t>
      </w:r>
      <w:r w:rsidR="00774D8B" w:rsidRPr="00CB6B4E">
        <w:rPr>
          <w:lang w:val="fi-FI"/>
        </w:rPr>
        <w:t xml:space="preserve">oon </w:t>
      </w:r>
      <w:r w:rsidRPr="00CB6B4E">
        <w:rPr>
          <w:lang w:val="fi-FI"/>
        </w:rPr>
        <w:t>tehny.</w:t>
      </w:r>
      <w:r w:rsidR="00D62F2F" w:rsidRPr="00CB6B4E">
        <w:rPr>
          <w:lang w:val="fi-FI"/>
        </w:rPr>
        <w:t xml:space="preserve"> R</w:t>
      </w:r>
      <w:r w:rsidRPr="00CB6B4E">
        <w:rPr>
          <w:lang w:val="fi-FI"/>
        </w:rPr>
        <w:t>ankana oon kuitenki se grammatikki, minkä mie alun alkkain laitoin</w:t>
      </w:r>
      <w:r w:rsidR="00D62F2F" w:rsidRPr="00CB6B4E">
        <w:rPr>
          <w:lang w:val="fi-FI"/>
        </w:rPr>
        <w:t xml:space="preserve"> Porsangin varieteetin pohjalta, ja</w:t>
      </w:r>
      <w:r w:rsidRPr="00CB6B4E">
        <w:rPr>
          <w:lang w:val="fi-FI"/>
        </w:rPr>
        <w:t xml:space="preserve"> </w:t>
      </w:r>
      <w:r w:rsidR="00D62F2F" w:rsidRPr="00CB6B4E">
        <w:rPr>
          <w:lang w:val="fi-FI"/>
        </w:rPr>
        <w:t xml:space="preserve">grammatikin teoreettisesta kaavasta </w:t>
      </w:r>
      <w:r w:rsidR="00A6288F" w:rsidRPr="00CB6B4E">
        <w:rPr>
          <w:lang w:val="fi-FI"/>
        </w:rPr>
        <w:t>mie olen yksin eđesvastauksessa</w:t>
      </w:r>
      <w:r w:rsidR="00D62F2F" w:rsidRPr="00CB6B4E">
        <w:rPr>
          <w:lang w:val="fi-FI"/>
        </w:rPr>
        <w:t>.</w:t>
      </w:r>
    </w:p>
    <w:p w14:paraId="17885A6C" w14:textId="71C73287" w:rsidR="003416E8" w:rsidRPr="00CB6B4E" w:rsidRDefault="00360877" w:rsidP="00BD2A19">
      <w:pPr>
        <w:spacing w:before="120" w:after="120"/>
        <w:rPr>
          <w:lang w:val="fi-FI"/>
        </w:rPr>
      </w:pPr>
      <w:r w:rsidRPr="00CB6B4E">
        <w:rPr>
          <w:lang w:val="fi-FI"/>
        </w:rPr>
        <w:t>K</w:t>
      </w:r>
      <w:r w:rsidR="003416E8" w:rsidRPr="00CB6B4E">
        <w:rPr>
          <w:lang w:val="fi-FI"/>
        </w:rPr>
        <w:t xml:space="preserve">ainunkielisen </w:t>
      </w:r>
      <w:r w:rsidR="00C93CCF" w:rsidRPr="00CB6B4E">
        <w:rPr>
          <w:lang w:val="fi-FI"/>
        </w:rPr>
        <w:t>grammatik</w:t>
      </w:r>
      <w:r w:rsidR="003416E8" w:rsidRPr="00CB6B4E">
        <w:rPr>
          <w:lang w:val="fi-FI"/>
        </w:rPr>
        <w:t xml:space="preserve">in tekstin </w:t>
      </w:r>
      <w:r w:rsidR="00367C59" w:rsidRPr="00CB6B4E">
        <w:rPr>
          <w:lang w:val="fi-FI"/>
        </w:rPr>
        <w:t>mie olen kirjoittannu</w:t>
      </w:r>
      <w:r w:rsidR="003416E8" w:rsidRPr="00CB6B4E">
        <w:rPr>
          <w:lang w:val="fi-FI"/>
        </w:rPr>
        <w:t xml:space="preserve"> enniimitten sillä </w:t>
      </w:r>
      <w:r w:rsidR="00F24DF6" w:rsidRPr="00CB6B4E">
        <w:rPr>
          <w:lang w:val="fi-FI"/>
        </w:rPr>
        <w:t xml:space="preserve">kirjakainun </w:t>
      </w:r>
      <w:r w:rsidR="00D54F97" w:rsidRPr="00CB6B4E">
        <w:rPr>
          <w:lang w:val="fi-FI"/>
        </w:rPr>
        <w:t>varieteet</w:t>
      </w:r>
      <w:r w:rsidR="003416E8" w:rsidRPr="00CB6B4E">
        <w:rPr>
          <w:lang w:val="fi-FI"/>
        </w:rPr>
        <w:t>illa mikä oon lik</w:t>
      </w:r>
      <w:r w:rsidR="00831186" w:rsidRPr="00CB6B4E">
        <w:rPr>
          <w:lang w:val="fi-FI"/>
        </w:rPr>
        <w:t>ki</w:t>
      </w:r>
      <w:r w:rsidR="003416E8" w:rsidRPr="00CB6B4E">
        <w:rPr>
          <w:lang w:val="fi-FI"/>
        </w:rPr>
        <w:t>impän</w:t>
      </w:r>
      <w:r w:rsidR="004005F5" w:rsidRPr="00CB6B4E">
        <w:rPr>
          <w:lang w:val="fi-FI"/>
        </w:rPr>
        <w:t>n</w:t>
      </w:r>
      <w:r w:rsidR="003416E8" w:rsidRPr="00CB6B4E">
        <w:rPr>
          <w:lang w:val="fi-FI"/>
        </w:rPr>
        <w:t xml:space="preserve">ä Porsangin </w:t>
      </w:r>
      <w:r w:rsidR="00D54F97" w:rsidRPr="00CB6B4E">
        <w:rPr>
          <w:lang w:val="fi-FI"/>
        </w:rPr>
        <w:t>varieteet</w:t>
      </w:r>
      <w:r w:rsidR="003416E8" w:rsidRPr="00CB6B4E">
        <w:rPr>
          <w:lang w:val="fi-FI"/>
        </w:rPr>
        <w:t>tii. Se oon ollu helpoin ja praktili</w:t>
      </w:r>
      <w:r w:rsidR="004005F5" w:rsidRPr="00CB6B4E">
        <w:rPr>
          <w:lang w:val="fi-FI"/>
        </w:rPr>
        <w:t>s</w:t>
      </w:r>
      <w:r w:rsidR="003416E8" w:rsidRPr="00CB6B4E">
        <w:rPr>
          <w:lang w:val="fi-FI"/>
        </w:rPr>
        <w:t>siin alternatiivi</w:t>
      </w:r>
      <w:r w:rsidR="004005F5" w:rsidRPr="00CB6B4E">
        <w:rPr>
          <w:lang w:val="fi-FI"/>
        </w:rPr>
        <w:t>,</w:t>
      </w:r>
      <w:r w:rsidR="003416E8" w:rsidRPr="00CB6B4E">
        <w:rPr>
          <w:lang w:val="fi-FI"/>
        </w:rPr>
        <w:t xml:space="preserve"> sillä ko </w:t>
      </w:r>
      <w:r w:rsidR="00FF6F0D" w:rsidRPr="00CB6B4E">
        <w:rPr>
          <w:lang w:val="fi-FI"/>
        </w:rPr>
        <w:t>siihen mie olen saanu mallii tekstiistä, mikkä jo oon olemassa</w:t>
      </w:r>
      <w:r w:rsidR="003416E8" w:rsidRPr="00CB6B4E">
        <w:rPr>
          <w:lang w:val="fi-FI"/>
        </w:rPr>
        <w:t xml:space="preserve">. Kuitenki </w:t>
      </w:r>
      <w:r w:rsidR="005C6E17" w:rsidRPr="00CB6B4E">
        <w:rPr>
          <w:lang w:val="fi-FI"/>
        </w:rPr>
        <w:t xml:space="preserve">grammatikin </w:t>
      </w:r>
      <w:r w:rsidR="00A32F00" w:rsidRPr="00CB6B4E">
        <w:rPr>
          <w:lang w:val="fi-FI"/>
        </w:rPr>
        <w:t>kieli</w:t>
      </w:r>
      <w:r w:rsidR="003416E8" w:rsidRPr="00CB6B4E">
        <w:rPr>
          <w:lang w:val="fi-FI"/>
        </w:rPr>
        <w:t xml:space="preserve"> </w:t>
      </w:r>
      <w:r w:rsidR="0054163D" w:rsidRPr="00CB6B4E">
        <w:rPr>
          <w:lang w:val="fi-FI"/>
        </w:rPr>
        <w:t>ka</w:t>
      </w:r>
      <w:r w:rsidR="000A28F4" w:rsidRPr="00CB6B4E">
        <w:rPr>
          <w:lang w:val="fi-FI"/>
        </w:rPr>
        <w:t xml:space="preserve">ikessa </w:t>
      </w:r>
      <w:r w:rsidR="003416E8" w:rsidRPr="00CB6B4E">
        <w:rPr>
          <w:lang w:val="fi-FI"/>
        </w:rPr>
        <w:t>freistaa seurata niitä päätök</w:t>
      </w:r>
      <w:r w:rsidR="00CE1B4B" w:rsidRPr="00CB6B4E">
        <w:rPr>
          <w:lang w:val="fi-FI"/>
        </w:rPr>
        <w:t>sii, mitä Kielitinka oon tehny.</w:t>
      </w:r>
      <w:r w:rsidR="000A28F4" w:rsidRPr="00CB6B4E">
        <w:rPr>
          <w:lang w:val="fi-FI"/>
        </w:rPr>
        <w:t xml:space="preserve"> Termii ja </w:t>
      </w:r>
      <w:r w:rsidR="00F361A1" w:rsidRPr="00CB6B4E">
        <w:rPr>
          <w:lang w:val="fi-FI"/>
        </w:rPr>
        <w:t>muitaki sannoi</w:t>
      </w:r>
      <w:r w:rsidR="000A28F4" w:rsidRPr="00CB6B4E">
        <w:rPr>
          <w:lang w:val="fi-FI"/>
        </w:rPr>
        <w:t xml:space="preserve"> oon tietenki pitäny laittaa uussii, ko varhemin ei tämänsorttista tekstii ole </w:t>
      </w:r>
      <w:r w:rsidR="00F361A1" w:rsidRPr="00CB6B4E">
        <w:rPr>
          <w:lang w:val="fi-FI"/>
        </w:rPr>
        <w:t xml:space="preserve">kainuksi </w:t>
      </w:r>
      <w:r w:rsidR="000A28F4" w:rsidRPr="00CB6B4E">
        <w:rPr>
          <w:lang w:val="fi-FI"/>
        </w:rPr>
        <w:t>kirjoitettu.</w:t>
      </w:r>
    </w:p>
    <w:p w14:paraId="1B52CD2F" w14:textId="612D0F44" w:rsidR="00F2320D" w:rsidRDefault="00F2320D" w:rsidP="00F2320D">
      <w:pPr>
        <w:pStyle w:val="Overskrift2"/>
      </w:pPr>
      <w:bookmarkStart w:id="17" w:name="_Toc311273690"/>
      <w:r>
        <w:lastRenderedPageBreak/>
        <w:t>Kainun dialektiista</w:t>
      </w:r>
      <w:bookmarkEnd w:id="17"/>
    </w:p>
    <w:p w14:paraId="31305B0F" w14:textId="41858B4C" w:rsidR="004349A9" w:rsidRPr="00CB6B4E" w:rsidRDefault="007704EA" w:rsidP="00F2320D">
      <w:pPr>
        <w:rPr>
          <w:lang w:val="fi-FI"/>
        </w:rPr>
      </w:pPr>
      <w:r w:rsidRPr="00CB6B4E">
        <w:rPr>
          <w:lang w:val="fi-FI"/>
        </w:rPr>
        <w:t xml:space="preserve">Kainun dialektiita oon </w:t>
      </w:r>
      <w:r w:rsidR="00FC3B62" w:rsidRPr="00CB6B4E">
        <w:rPr>
          <w:lang w:val="fi-FI"/>
        </w:rPr>
        <w:t>vanhaastansa</w:t>
      </w:r>
      <w:r w:rsidRPr="00CB6B4E">
        <w:rPr>
          <w:lang w:val="fi-FI"/>
        </w:rPr>
        <w:t xml:space="preserve"> puhuttu Tromssan ja Finmarkun fylkiissä</w:t>
      </w:r>
      <w:r w:rsidR="00A36B01" w:rsidRPr="00CB6B4E">
        <w:rPr>
          <w:lang w:val="fi-FI"/>
        </w:rPr>
        <w:t xml:space="preserve">. </w:t>
      </w:r>
      <w:r w:rsidR="004349A9" w:rsidRPr="00CB6B4E">
        <w:rPr>
          <w:lang w:val="fi-FI"/>
        </w:rPr>
        <w:t>Nyt niitä puhuthaan yhtä paljon isoissa kaupungiissa niin ko Uslussa ja Tromssass</w:t>
      </w:r>
      <w:r w:rsidR="00831186" w:rsidRPr="00CB6B4E">
        <w:rPr>
          <w:lang w:val="fi-FI"/>
        </w:rPr>
        <w:t>a. Mutta joka paikassa probleemi</w:t>
      </w:r>
      <w:r w:rsidR="004349A9" w:rsidRPr="00CB6B4E">
        <w:rPr>
          <w:lang w:val="fi-FI"/>
        </w:rPr>
        <w:t>nna oon ette puhhuujamäärä vähenee</w:t>
      </w:r>
      <w:r w:rsidR="00831186" w:rsidRPr="00CB6B4E">
        <w:rPr>
          <w:lang w:val="fi-FI"/>
        </w:rPr>
        <w:t xml:space="preserve"> ette vähenee</w:t>
      </w:r>
      <w:r w:rsidR="004349A9" w:rsidRPr="00CB6B4E">
        <w:rPr>
          <w:lang w:val="fi-FI"/>
        </w:rPr>
        <w:t xml:space="preserve"> ja puhhuujiitten ikästruktuuri oon oikhein v</w:t>
      </w:r>
      <w:r w:rsidR="00C23BD4" w:rsidRPr="00CB6B4E">
        <w:rPr>
          <w:lang w:val="fi-FI"/>
        </w:rPr>
        <w:t>iinto: V</w:t>
      </w:r>
      <w:r w:rsidR="00416BF7" w:rsidRPr="00CB6B4E">
        <w:rPr>
          <w:lang w:val="fi-FI"/>
        </w:rPr>
        <w:t>anhiimiista sukupolvista puhhuujiita löyttyy kohta paljon,</w:t>
      </w:r>
      <w:r w:rsidR="00E4259D" w:rsidRPr="00CB6B4E">
        <w:rPr>
          <w:lang w:val="fi-FI"/>
        </w:rPr>
        <w:t xml:space="preserve"> mutta nuoriimat ei melkhein olh</w:t>
      </w:r>
      <w:r w:rsidR="00416BF7" w:rsidRPr="00CB6B4E">
        <w:rPr>
          <w:lang w:val="fi-FI"/>
        </w:rPr>
        <w:t>e</w:t>
      </w:r>
      <w:r w:rsidR="00E4259D" w:rsidRPr="00CB6B4E">
        <w:rPr>
          <w:lang w:val="fi-FI"/>
        </w:rPr>
        <w:t>en</w:t>
      </w:r>
      <w:r w:rsidR="00416BF7" w:rsidRPr="00CB6B4E">
        <w:rPr>
          <w:lang w:val="fi-FI"/>
        </w:rPr>
        <w:t xml:space="preserve"> saata kainun kieltä.</w:t>
      </w:r>
    </w:p>
    <w:p w14:paraId="66E8975A" w14:textId="27221063" w:rsidR="007704EA" w:rsidRPr="00CB6B4E" w:rsidRDefault="00A36B01" w:rsidP="00F2320D">
      <w:pPr>
        <w:rPr>
          <w:lang w:val="fi-FI"/>
        </w:rPr>
      </w:pPr>
      <w:r w:rsidRPr="00CB6B4E">
        <w:rPr>
          <w:lang w:val="fi-FI"/>
        </w:rPr>
        <w:t xml:space="preserve">Tärkkeimät </w:t>
      </w:r>
      <w:r w:rsidR="00CC4FCE" w:rsidRPr="00CB6B4E">
        <w:rPr>
          <w:lang w:val="fi-FI"/>
        </w:rPr>
        <w:t xml:space="preserve">vanhaat </w:t>
      </w:r>
      <w:r w:rsidRPr="00CB6B4E">
        <w:rPr>
          <w:lang w:val="fi-FI"/>
        </w:rPr>
        <w:t>puhuma-alat oon merkitty alapuolen kartthaan.</w:t>
      </w:r>
    </w:p>
    <w:p w14:paraId="5BE335D6" w14:textId="0CAFF168" w:rsidR="00A36B01" w:rsidRPr="00CB6B4E" w:rsidRDefault="00A36B01" w:rsidP="001D0FDD">
      <w:pPr>
        <w:keepNext/>
        <w:rPr>
          <w:lang w:val="fi-FI"/>
        </w:rPr>
      </w:pPr>
      <w:r w:rsidRPr="00CB6B4E">
        <w:rPr>
          <w:lang w:val="fi-FI"/>
        </w:rPr>
        <w:t>Kartta: Kainun puhuma-al</w:t>
      </w:r>
      <w:r w:rsidR="003F364C" w:rsidRPr="00CB6B4E">
        <w:rPr>
          <w:lang w:val="fi-FI"/>
        </w:rPr>
        <w:t>a</w:t>
      </w:r>
      <w:r w:rsidRPr="00CB6B4E">
        <w:rPr>
          <w:lang w:val="fi-FI"/>
        </w:rPr>
        <w:t xml:space="preserve"> ja tärkkeimät komuunit</w:t>
      </w:r>
    </w:p>
    <w:p w14:paraId="577DBBE0" w14:textId="15064260" w:rsidR="00A36B01" w:rsidRDefault="00163157" w:rsidP="00F2320D">
      <w:r>
        <w:rPr>
          <w:noProof/>
          <w:lang w:eastAsia="nb-NO"/>
        </w:rPr>
        <w:drawing>
          <wp:inline distT="0" distB="0" distL="0" distR="0" wp14:anchorId="2C2D12AD" wp14:editId="486CF29D">
            <wp:extent cx="5731510" cy="329946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inun murteet – pitäjäkartta PDF2.pdf"/>
                    <pic:cNvPicPr/>
                  </pic:nvPicPr>
                  <pic:blipFill>
                    <a:blip r:embed="rId10">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3F6608A0" w14:textId="205337FC" w:rsidR="001D0FDD" w:rsidRPr="00CB6B4E" w:rsidRDefault="001D0FDD" w:rsidP="00F2320D">
      <w:pPr>
        <w:rPr>
          <w:sz w:val="20"/>
          <w:szCs w:val="20"/>
          <w:lang w:val="fi-FI"/>
        </w:rPr>
      </w:pPr>
      <w:r w:rsidRPr="00CB6B4E">
        <w:rPr>
          <w:sz w:val="20"/>
          <w:szCs w:val="20"/>
          <w:lang w:val="fi-FI"/>
        </w:rPr>
        <w:t xml:space="preserve">Karttapohja: </w:t>
      </w:r>
      <w:r w:rsidR="0040763D" w:rsidRPr="00CB6B4E">
        <w:rPr>
          <w:sz w:val="20"/>
          <w:szCs w:val="20"/>
          <w:lang w:val="fi-FI"/>
        </w:rPr>
        <w:t>Norgeskart.</w:t>
      </w:r>
      <w:r w:rsidR="003F364C" w:rsidRPr="00CB6B4E">
        <w:rPr>
          <w:sz w:val="20"/>
          <w:szCs w:val="20"/>
          <w:lang w:val="fi-FI"/>
        </w:rPr>
        <w:t>kart.statkart.no</w:t>
      </w:r>
    </w:p>
    <w:p w14:paraId="11DCDD93" w14:textId="12CC2BB7" w:rsidR="00F2320D" w:rsidRPr="00CB6B4E" w:rsidRDefault="00D806C3" w:rsidP="00F2320D">
      <w:pPr>
        <w:rPr>
          <w:lang w:val="fi-FI"/>
        </w:rPr>
      </w:pPr>
      <w:r w:rsidRPr="00CB6B4E">
        <w:rPr>
          <w:lang w:val="fi-FI"/>
        </w:rPr>
        <w:t>Se oon tradisunaalisesta lingvist</w:t>
      </w:r>
      <w:r w:rsidR="00014987" w:rsidRPr="00CB6B4E">
        <w:rPr>
          <w:lang w:val="fi-FI"/>
        </w:rPr>
        <w:t>i</w:t>
      </w:r>
      <w:r w:rsidRPr="00CB6B4E">
        <w:rPr>
          <w:lang w:val="fi-FI"/>
        </w:rPr>
        <w:t>sest</w:t>
      </w:r>
      <w:r w:rsidR="00014987" w:rsidRPr="00CB6B4E">
        <w:rPr>
          <w:lang w:val="fi-FI"/>
        </w:rPr>
        <w:t>ä</w:t>
      </w:r>
      <w:r w:rsidRPr="00CB6B4E">
        <w:rPr>
          <w:lang w:val="fi-FI"/>
        </w:rPr>
        <w:t xml:space="preserve"> näkövink</w:t>
      </w:r>
      <w:r w:rsidR="0040763D" w:rsidRPr="00CB6B4E">
        <w:rPr>
          <w:lang w:val="fi-FI"/>
        </w:rPr>
        <w:t>k</w:t>
      </w:r>
      <w:r w:rsidRPr="00CB6B4E">
        <w:rPr>
          <w:lang w:val="fi-FI"/>
        </w:rPr>
        <w:t xml:space="preserve">elistä kattottu, ette kainun dialektit kuuluthaan niin käsketthyin suomen kielen peräpohjalaishiin dialekthiin. </w:t>
      </w:r>
      <w:r w:rsidR="007704EA" w:rsidRPr="00CB6B4E">
        <w:rPr>
          <w:lang w:val="fi-FI"/>
        </w:rPr>
        <w:t>Kainun dialektiitten lisäksi</w:t>
      </w:r>
      <w:r w:rsidRPr="00CB6B4E">
        <w:rPr>
          <w:lang w:val="fi-FI"/>
        </w:rPr>
        <w:t xml:space="preserve"> näihin oon räknätty Suome</w:t>
      </w:r>
      <w:r w:rsidR="008D402B" w:rsidRPr="00CB6B4E">
        <w:rPr>
          <w:lang w:val="fi-FI"/>
        </w:rPr>
        <w:t>n puolela</w:t>
      </w:r>
      <w:r w:rsidRPr="00CB6B4E">
        <w:rPr>
          <w:lang w:val="fi-FI"/>
        </w:rPr>
        <w:t xml:space="preserve"> Kemistä pohjaisheen puhutu</w:t>
      </w:r>
      <w:r w:rsidR="00D73FA8" w:rsidRPr="00CB6B4E">
        <w:rPr>
          <w:lang w:val="fi-FI"/>
        </w:rPr>
        <w:t xml:space="preserve">t dialektit ja kaikki Ruottin puolen </w:t>
      </w:r>
      <w:r w:rsidRPr="00CB6B4E">
        <w:rPr>
          <w:lang w:val="fi-FI"/>
        </w:rPr>
        <w:t>itämerensuomalaiset dialektit.</w:t>
      </w:r>
      <w:r w:rsidR="00FF505F" w:rsidRPr="00CB6B4E">
        <w:rPr>
          <w:lang w:val="fi-FI"/>
        </w:rPr>
        <w:t xml:space="preserve"> Nyt ko kainun kieli ja meänkieli oon saanheet oman kielen statuksen, emmä ennää puh</w:t>
      </w:r>
      <w:r w:rsidR="0040763D" w:rsidRPr="00CB6B4E">
        <w:rPr>
          <w:lang w:val="fi-FI"/>
        </w:rPr>
        <w:t>u niistä suomen kielen dialekti</w:t>
      </w:r>
      <w:r w:rsidR="00FF505F" w:rsidRPr="00CB6B4E">
        <w:rPr>
          <w:lang w:val="fi-FI"/>
        </w:rPr>
        <w:t>na. Mie olen alkanu käyttää</w:t>
      </w:r>
      <w:r w:rsidR="00E2298A" w:rsidRPr="00CB6B4E">
        <w:rPr>
          <w:lang w:val="fi-FI"/>
        </w:rPr>
        <w:t>t</w:t>
      </w:r>
      <w:r w:rsidR="00FF505F" w:rsidRPr="00CB6B4E">
        <w:rPr>
          <w:lang w:val="fi-FI"/>
        </w:rPr>
        <w:t xml:space="preserve"> tämmöisistä toinen toista oikhein paljon muistuttaavista kielistä sannaa </w:t>
      </w:r>
      <w:r w:rsidR="00FF505F" w:rsidRPr="00CB6B4E">
        <w:rPr>
          <w:i/>
          <w:lang w:val="fi-FI"/>
        </w:rPr>
        <w:t>likikielet</w:t>
      </w:r>
      <w:r w:rsidR="00EB3B34" w:rsidRPr="00CB6B4E">
        <w:rPr>
          <w:i/>
          <w:lang w:val="fi-FI"/>
        </w:rPr>
        <w:t xml:space="preserve"> </w:t>
      </w:r>
      <w:r w:rsidR="00EB3B34" w:rsidRPr="00CB6B4E">
        <w:rPr>
          <w:lang w:val="fi-FI"/>
        </w:rPr>
        <w:t>(katto esimerkiksi Suomi ja sen likikielet – erilaisia kielipoliittisia valintoja ja niiden taustoja. –</w:t>
      </w:r>
      <w:r w:rsidR="0040763D" w:rsidRPr="00CB6B4E">
        <w:rPr>
          <w:lang w:val="fi-FI"/>
        </w:rPr>
        <w:t xml:space="preserve"> </w:t>
      </w:r>
      <w:r w:rsidR="00EB3B34" w:rsidRPr="00CB6B4E">
        <w:rPr>
          <w:i/>
          <w:lang w:val="fi-FI"/>
        </w:rPr>
        <w:t>Congressus nonus internationalis fenno-ugristarum</w:t>
      </w:r>
      <w:r w:rsidR="00EB3B34" w:rsidRPr="00CB6B4E">
        <w:rPr>
          <w:lang w:val="fi-FI"/>
        </w:rPr>
        <w:t xml:space="preserve"> 7.–13.8.2000 Tartu, Pars VI, 251–260)</w:t>
      </w:r>
      <w:r w:rsidR="00B61637" w:rsidRPr="00CB6B4E">
        <w:rPr>
          <w:i/>
          <w:lang w:val="fi-FI"/>
        </w:rPr>
        <w:t xml:space="preserve">. </w:t>
      </w:r>
      <w:r w:rsidR="00B61637" w:rsidRPr="00CB6B4E">
        <w:rPr>
          <w:lang w:val="fi-FI"/>
        </w:rPr>
        <w:t xml:space="preserve">Kainun kieli ja meänkieli oon sitte likikielet toinen toisele ja vielä suomen kielele. </w:t>
      </w:r>
      <w:r w:rsidR="00847713" w:rsidRPr="00CB6B4E">
        <w:rPr>
          <w:lang w:val="fi-FI"/>
        </w:rPr>
        <w:t xml:space="preserve">Mie olen toisessa yhtheyđessä </w:t>
      </w:r>
      <w:r w:rsidR="006C15E1" w:rsidRPr="00CB6B4E">
        <w:rPr>
          <w:lang w:val="fi-FI"/>
        </w:rPr>
        <w:t>(Proximity languages and standard Finnish – different linguistic choices for different minorities. –</w:t>
      </w:r>
      <w:r w:rsidR="000C189F" w:rsidRPr="00CB6B4E">
        <w:rPr>
          <w:lang w:val="fi-FI"/>
        </w:rPr>
        <w:t xml:space="preserve"> </w:t>
      </w:r>
      <w:r w:rsidR="000C189F" w:rsidRPr="00CB6B4E">
        <w:rPr>
          <w:i/>
          <w:lang w:val="fi-FI"/>
        </w:rPr>
        <w:t xml:space="preserve">Planning a new standard language </w:t>
      </w:r>
      <w:r w:rsidR="000C189F" w:rsidRPr="00CB6B4E">
        <w:rPr>
          <w:lang w:val="fi-FI"/>
        </w:rPr>
        <w:t>2010)</w:t>
      </w:r>
      <w:r w:rsidR="000A4B27" w:rsidRPr="00CB6B4E">
        <w:rPr>
          <w:lang w:val="fi-FI"/>
        </w:rPr>
        <w:t xml:space="preserve"> </w:t>
      </w:r>
      <w:r w:rsidR="00847713" w:rsidRPr="00CB6B4E">
        <w:rPr>
          <w:lang w:val="fi-FI"/>
        </w:rPr>
        <w:t xml:space="preserve">räknäny ensistäki kainun kielen ja meänkielen välisen ”likikielisyysindeksin”, ja toiseksi vielä niitten saman indeksin kirjasuomen suhtheen. </w:t>
      </w:r>
      <w:r w:rsidR="00C82E14" w:rsidRPr="00CB6B4E">
        <w:rPr>
          <w:lang w:val="fi-FI"/>
        </w:rPr>
        <w:t>Indeksin oon räknätty Lauri Kettusen 61 semmoisen dialektikartan jälkhiin, missä oon nokko informasuunii kainun ja meänkielen dialektiista (</w:t>
      </w:r>
      <w:r w:rsidR="00C82E14" w:rsidRPr="00CB6B4E">
        <w:rPr>
          <w:i/>
          <w:iCs/>
          <w:color w:val="000000"/>
          <w:lang w:val="fi-FI"/>
        </w:rPr>
        <w:t>Suomen murteet III. Murrekartasto</w:t>
      </w:r>
      <w:r w:rsidR="00C82E14" w:rsidRPr="00CB6B4E">
        <w:rPr>
          <w:lang w:val="fi-FI"/>
        </w:rPr>
        <w:t xml:space="preserve"> 1969). Kartoissa oon myötä semmoissii trekkii, mikkä meinathaan ette eroitethaan suomen kielen dialektiita toinen toisesta. Indeksin oon räknätty niin, ette jos kaikki trekit oon samat, se resultaatti oon 1, mutta jos yksikhään ei ole sama, se resultaatti oon 0. </w:t>
      </w:r>
      <w:r w:rsidR="00847713" w:rsidRPr="00CB6B4E">
        <w:rPr>
          <w:lang w:val="fi-FI"/>
        </w:rPr>
        <w:t>Resultaatti oon tämmöinen:</w:t>
      </w:r>
    </w:p>
    <w:p w14:paraId="2399FDFC" w14:textId="7A03D9B7" w:rsidR="00847713" w:rsidRPr="00CB6B4E" w:rsidRDefault="00B13521" w:rsidP="00847713">
      <w:pPr>
        <w:tabs>
          <w:tab w:val="left" w:pos="3420"/>
        </w:tabs>
        <w:rPr>
          <w:lang w:val="fi-FI"/>
        </w:rPr>
      </w:pPr>
      <w:r w:rsidRPr="00CB6B4E">
        <w:rPr>
          <w:lang w:val="fi-FI"/>
        </w:rPr>
        <w:t>Kainu</w:t>
      </w:r>
      <w:r w:rsidR="00847713" w:rsidRPr="00CB6B4E">
        <w:rPr>
          <w:lang w:val="fi-FI"/>
        </w:rPr>
        <w:t xml:space="preserve"> vs. meänkieli</w:t>
      </w:r>
      <w:r w:rsidR="00847713" w:rsidRPr="00CB6B4E">
        <w:rPr>
          <w:lang w:val="fi-FI"/>
        </w:rPr>
        <w:tab/>
        <w:t>0,87</w:t>
      </w:r>
    </w:p>
    <w:p w14:paraId="65B16830" w14:textId="5B204814" w:rsidR="00847713" w:rsidRPr="00CB6B4E" w:rsidRDefault="00B13521" w:rsidP="00847713">
      <w:pPr>
        <w:tabs>
          <w:tab w:val="left" w:pos="3420"/>
        </w:tabs>
        <w:rPr>
          <w:lang w:val="fi-FI"/>
        </w:rPr>
      </w:pPr>
      <w:r w:rsidRPr="00CB6B4E">
        <w:rPr>
          <w:lang w:val="fi-FI"/>
        </w:rPr>
        <w:t>Kainu</w:t>
      </w:r>
      <w:r w:rsidR="00847713" w:rsidRPr="00CB6B4E">
        <w:rPr>
          <w:lang w:val="fi-FI"/>
        </w:rPr>
        <w:t xml:space="preserve"> vs. </w:t>
      </w:r>
      <w:r w:rsidRPr="00CB6B4E">
        <w:rPr>
          <w:lang w:val="fi-FI"/>
        </w:rPr>
        <w:t>kirjasuomi</w:t>
      </w:r>
      <w:r w:rsidR="00847713" w:rsidRPr="00CB6B4E">
        <w:rPr>
          <w:lang w:val="fi-FI"/>
        </w:rPr>
        <w:tab/>
        <w:t>0,53</w:t>
      </w:r>
    </w:p>
    <w:p w14:paraId="61F6E9C1" w14:textId="63D3F71E" w:rsidR="00847713" w:rsidRPr="00CB6B4E" w:rsidRDefault="00847713" w:rsidP="00847713">
      <w:pPr>
        <w:tabs>
          <w:tab w:val="left" w:pos="3420"/>
        </w:tabs>
        <w:rPr>
          <w:lang w:val="fi-FI"/>
        </w:rPr>
      </w:pPr>
      <w:r w:rsidRPr="00CB6B4E">
        <w:rPr>
          <w:lang w:val="fi-FI"/>
        </w:rPr>
        <w:lastRenderedPageBreak/>
        <w:t xml:space="preserve">Meänkieli vs. </w:t>
      </w:r>
      <w:r w:rsidR="00B13521" w:rsidRPr="00CB6B4E">
        <w:rPr>
          <w:lang w:val="fi-FI"/>
        </w:rPr>
        <w:t>kirjasuomi</w:t>
      </w:r>
      <w:r w:rsidRPr="00CB6B4E">
        <w:rPr>
          <w:lang w:val="fi-FI"/>
        </w:rPr>
        <w:tab/>
        <w:t>0,52</w:t>
      </w:r>
    </w:p>
    <w:p w14:paraId="66FF3BB1" w14:textId="1BA4C614" w:rsidR="00847713" w:rsidRPr="00CB6B4E" w:rsidRDefault="003516E6" w:rsidP="00F2320D">
      <w:pPr>
        <w:rPr>
          <w:lang w:val="fi-FI"/>
        </w:rPr>
      </w:pPr>
      <w:r w:rsidRPr="00CB6B4E">
        <w:rPr>
          <w:lang w:val="fi-FI"/>
        </w:rPr>
        <w:t>Näjemä sitte</w:t>
      </w:r>
      <w:r w:rsidR="00B45FC5" w:rsidRPr="00CB6B4E">
        <w:rPr>
          <w:lang w:val="fi-FI"/>
        </w:rPr>
        <w:t xml:space="preserve"> ette näit</w:t>
      </w:r>
      <w:r w:rsidR="00014987" w:rsidRPr="00CB6B4E">
        <w:rPr>
          <w:lang w:val="fi-FI"/>
        </w:rPr>
        <w:t>t</w:t>
      </w:r>
      <w:r w:rsidR="00B45FC5" w:rsidRPr="00CB6B4E">
        <w:rPr>
          <w:lang w:val="fi-FI"/>
        </w:rPr>
        <w:t>en trekkiin jälkhiin meänkielen ja kainun kielen dialektit oon oikhein likelä</w:t>
      </w:r>
      <w:r w:rsidR="00F755CB" w:rsidRPr="00CB6B4E">
        <w:rPr>
          <w:lang w:val="fi-FI"/>
        </w:rPr>
        <w:t xml:space="preserve"> toinen toista. Jos emmä ottais</w:t>
      </w:r>
      <w:r w:rsidR="00B45FC5" w:rsidRPr="00CB6B4E">
        <w:rPr>
          <w:lang w:val="fi-FI"/>
        </w:rPr>
        <w:t xml:space="preserve"> olheen myötä variasuunii, mutta tyhä kattoisimma löyttyykö </w:t>
      </w:r>
      <w:r w:rsidR="00F02C7E" w:rsidRPr="00CB6B4E">
        <w:rPr>
          <w:lang w:val="fi-FI"/>
        </w:rPr>
        <w:t>kielen puhuma</w:t>
      </w:r>
      <w:r w:rsidR="00C82E14" w:rsidRPr="00CB6B4E">
        <w:rPr>
          <w:lang w:val="fi-FI"/>
        </w:rPr>
        <w:t>-</w:t>
      </w:r>
      <w:r w:rsidR="00AA0DF2" w:rsidRPr="00CB6B4E">
        <w:rPr>
          <w:lang w:val="fi-FI"/>
        </w:rPr>
        <w:t>alalta</w:t>
      </w:r>
      <w:r w:rsidR="00B45FC5" w:rsidRPr="00CB6B4E">
        <w:rPr>
          <w:lang w:val="fi-FI"/>
        </w:rPr>
        <w:t xml:space="preserve"> kartoista samat haamut, se resultaatti olis puhđas 1.</w:t>
      </w:r>
    </w:p>
    <w:p w14:paraId="2FD093E3" w14:textId="1B4FB862" w:rsidR="002D2E67" w:rsidRPr="00CB6B4E" w:rsidRDefault="00B45FC5" w:rsidP="005A66C2">
      <w:pPr>
        <w:rPr>
          <w:lang w:val="fi-FI"/>
        </w:rPr>
      </w:pPr>
      <w:r w:rsidRPr="00CB6B4E">
        <w:rPr>
          <w:lang w:val="fi-FI"/>
        </w:rPr>
        <w:t>Mut</w:t>
      </w:r>
      <w:r w:rsidR="008A6E25" w:rsidRPr="00CB6B4E">
        <w:rPr>
          <w:lang w:val="fi-FI"/>
        </w:rPr>
        <w:t>t</w:t>
      </w:r>
      <w:r w:rsidRPr="00CB6B4E">
        <w:rPr>
          <w:lang w:val="fi-FI"/>
        </w:rPr>
        <w:t>a kun</w:t>
      </w:r>
      <w:r w:rsidR="008A6E25" w:rsidRPr="00CB6B4E">
        <w:rPr>
          <w:lang w:val="fi-FI"/>
        </w:rPr>
        <w:t>ka kainun dialek</w:t>
      </w:r>
      <w:r w:rsidRPr="00CB6B4E">
        <w:rPr>
          <w:lang w:val="fi-FI"/>
        </w:rPr>
        <w:t xml:space="preserve">tit sitte oon toinen toisen suhtheen? </w:t>
      </w:r>
      <w:r w:rsidR="00E174C8" w:rsidRPr="00CB6B4E">
        <w:rPr>
          <w:lang w:val="fi-FI"/>
        </w:rPr>
        <w:t>Mie olen frei</w:t>
      </w:r>
      <w:r w:rsidR="00C0528E" w:rsidRPr="00CB6B4E">
        <w:rPr>
          <w:lang w:val="fi-FI"/>
        </w:rPr>
        <w:t>s</w:t>
      </w:r>
      <w:r w:rsidR="00E174C8" w:rsidRPr="00CB6B4E">
        <w:rPr>
          <w:lang w:val="fi-FI"/>
        </w:rPr>
        <w:t xml:space="preserve">tanu räknätä sitäki. Mie olen </w:t>
      </w:r>
      <w:r w:rsidR="00041846" w:rsidRPr="00CB6B4E">
        <w:rPr>
          <w:lang w:val="fi-FI"/>
        </w:rPr>
        <w:t xml:space="preserve">selvittänny semmoisten </w:t>
      </w:r>
      <w:r w:rsidR="00E174C8" w:rsidRPr="00CB6B4E">
        <w:rPr>
          <w:lang w:val="fi-FI"/>
        </w:rPr>
        <w:t>16 trek</w:t>
      </w:r>
      <w:r w:rsidR="00041846" w:rsidRPr="00CB6B4E">
        <w:rPr>
          <w:lang w:val="fi-FI"/>
        </w:rPr>
        <w:t>in essiintymistä</w:t>
      </w:r>
      <w:r w:rsidR="00E174C8" w:rsidRPr="00CB6B4E">
        <w:rPr>
          <w:lang w:val="fi-FI"/>
        </w:rPr>
        <w:t xml:space="preserve">, missä kainun dialektiissa oon variasuunii. </w:t>
      </w:r>
      <w:r w:rsidR="00157F71" w:rsidRPr="00CB6B4E">
        <w:rPr>
          <w:lang w:val="fi-FI"/>
        </w:rPr>
        <w:t>Myötä</w:t>
      </w:r>
      <w:r w:rsidR="00E174C8" w:rsidRPr="00CB6B4E">
        <w:rPr>
          <w:lang w:val="fi-FI"/>
        </w:rPr>
        <w:t xml:space="preserve"> oon </w:t>
      </w:r>
      <w:r w:rsidR="00157F71" w:rsidRPr="00CB6B4E">
        <w:rPr>
          <w:lang w:val="fi-FI"/>
        </w:rPr>
        <w:t xml:space="preserve">enniimitten trekkii, mitä piđethiin kriteerinnä ko Kielitinka </w:t>
      </w:r>
      <w:r w:rsidR="00625DFF" w:rsidRPr="00CB6B4E">
        <w:rPr>
          <w:lang w:val="fi-FI"/>
        </w:rPr>
        <w:t xml:space="preserve">ittensä </w:t>
      </w:r>
      <w:r w:rsidR="00157F71" w:rsidRPr="00CB6B4E">
        <w:rPr>
          <w:lang w:val="fi-FI"/>
        </w:rPr>
        <w:t xml:space="preserve">työn aluksi freistas päättäät, minkälaisheen </w:t>
      </w:r>
      <w:r w:rsidR="003D49D1" w:rsidRPr="00CB6B4E">
        <w:rPr>
          <w:lang w:val="fi-FI"/>
        </w:rPr>
        <w:t>kielheen</w:t>
      </w:r>
      <w:r w:rsidR="00157F71" w:rsidRPr="00CB6B4E">
        <w:rPr>
          <w:lang w:val="fi-FI"/>
        </w:rPr>
        <w:t xml:space="preserve"> likikielten eli meänkielen ja kirjasuomen suhtheen standardiseeraamisessa olis hyvä sihđata.</w:t>
      </w:r>
      <w:r w:rsidR="005A66C2" w:rsidRPr="00CB6B4E">
        <w:rPr>
          <w:lang w:val="fi-FI"/>
        </w:rPr>
        <w:t xml:space="preserve"> </w:t>
      </w:r>
      <w:r w:rsidR="002D2E67" w:rsidRPr="00CB6B4E">
        <w:rPr>
          <w:lang w:val="fi-FI"/>
        </w:rPr>
        <w:t>Materiaalin</w:t>
      </w:r>
      <w:r w:rsidR="009606BC" w:rsidRPr="00CB6B4E">
        <w:rPr>
          <w:lang w:val="fi-FI"/>
        </w:rPr>
        <w:t>n</w:t>
      </w:r>
      <w:r w:rsidR="002D2E67" w:rsidRPr="00CB6B4E">
        <w:rPr>
          <w:lang w:val="fi-FI"/>
        </w:rPr>
        <w:t xml:space="preserve">a </w:t>
      </w:r>
      <w:r w:rsidR="009342D3" w:rsidRPr="00CB6B4E">
        <w:rPr>
          <w:lang w:val="fi-FI"/>
        </w:rPr>
        <w:t xml:space="preserve">selvityksessä </w:t>
      </w:r>
      <w:r w:rsidR="00802ADD" w:rsidRPr="00CB6B4E">
        <w:rPr>
          <w:lang w:val="fi-FI"/>
        </w:rPr>
        <w:t>mie olen käyttäny sam</w:t>
      </w:r>
      <w:r w:rsidR="00A50B44" w:rsidRPr="00CB6B4E">
        <w:rPr>
          <w:lang w:val="fi-FI"/>
        </w:rPr>
        <w:t>m</w:t>
      </w:r>
      <w:r w:rsidR="00802ADD" w:rsidRPr="00CB6B4E">
        <w:rPr>
          <w:lang w:val="fi-FI"/>
        </w:rPr>
        <w:t>oi</w:t>
      </w:r>
      <w:r w:rsidR="002D2E67" w:rsidRPr="00CB6B4E">
        <w:rPr>
          <w:lang w:val="fi-FI"/>
        </w:rPr>
        <w:t xml:space="preserve"> materiaal</w:t>
      </w:r>
      <w:r w:rsidR="00802ADD" w:rsidRPr="00CB6B4E">
        <w:rPr>
          <w:lang w:val="fi-FI"/>
        </w:rPr>
        <w:t>iita</w:t>
      </w:r>
      <w:r w:rsidR="002D2E67" w:rsidRPr="00CB6B4E">
        <w:rPr>
          <w:lang w:val="fi-FI"/>
        </w:rPr>
        <w:t xml:space="preserve"> </w:t>
      </w:r>
      <w:r w:rsidR="00041846" w:rsidRPr="00CB6B4E">
        <w:rPr>
          <w:lang w:val="fi-FI"/>
        </w:rPr>
        <w:t xml:space="preserve">ko </w:t>
      </w:r>
      <w:r w:rsidR="009606BC" w:rsidRPr="00CB6B4E">
        <w:rPr>
          <w:lang w:val="fi-FI"/>
        </w:rPr>
        <w:t>mie olen käyttäny, ko olen tehny</w:t>
      </w:r>
      <w:r w:rsidR="002D2E67" w:rsidRPr="00CB6B4E">
        <w:rPr>
          <w:lang w:val="fi-FI"/>
        </w:rPr>
        <w:t xml:space="preserve"> Kielitingale ehđotuksii kirjakainun haamuiksi</w:t>
      </w:r>
      <w:r w:rsidR="000500BC" w:rsidRPr="00CB6B4E">
        <w:rPr>
          <w:lang w:val="fi-FI"/>
        </w:rPr>
        <w:t xml:space="preserve"> (katto ylipuolelta kohđasta 1.2)</w:t>
      </w:r>
      <w:r w:rsidR="002D2E67" w:rsidRPr="00CB6B4E">
        <w:rPr>
          <w:lang w:val="fi-FI"/>
        </w:rPr>
        <w:t>.</w:t>
      </w:r>
      <w:r w:rsidR="002C7C3F" w:rsidRPr="00CB6B4E">
        <w:rPr>
          <w:lang w:val="fi-FI"/>
        </w:rPr>
        <w:t xml:space="preserve"> </w:t>
      </w:r>
      <w:r w:rsidR="002C7C3F">
        <w:rPr>
          <w:lang w:val="fi-FI"/>
        </w:rPr>
        <w:t>Selvitys oon kyllä joksiki summaarinen</w:t>
      </w:r>
      <w:r w:rsidR="003516E6">
        <w:rPr>
          <w:lang w:val="fi-FI"/>
        </w:rPr>
        <w:t>,</w:t>
      </w:r>
      <w:r w:rsidR="002C7C3F">
        <w:rPr>
          <w:lang w:val="fi-FI"/>
        </w:rPr>
        <w:t xml:space="preserve"> ja mie en ole antanu sitä </w:t>
      </w:r>
      <w:r w:rsidR="004B2752">
        <w:rPr>
          <w:lang w:val="fi-FI"/>
        </w:rPr>
        <w:t xml:space="preserve">varhemin </w:t>
      </w:r>
      <w:r w:rsidR="002C7C3F">
        <w:rPr>
          <w:lang w:val="fi-FI"/>
        </w:rPr>
        <w:t>ulos.</w:t>
      </w:r>
    </w:p>
    <w:p w14:paraId="7F11B7DA" w14:textId="3F078185" w:rsidR="005A66C2" w:rsidRPr="00CB6B4E" w:rsidRDefault="00A50B44" w:rsidP="005A66C2">
      <w:pPr>
        <w:rPr>
          <w:lang w:val="fi-FI"/>
        </w:rPr>
      </w:pPr>
      <w:r w:rsidRPr="00CB6B4E">
        <w:rPr>
          <w:lang w:val="fi-FI"/>
        </w:rPr>
        <w:t>Tulokset oon kovottunna a</w:t>
      </w:r>
      <w:r w:rsidR="005A66C2" w:rsidRPr="00CB6B4E">
        <w:rPr>
          <w:lang w:val="fi-FI"/>
        </w:rPr>
        <w:t>lapuolen tabel</w:t>
      </w:r>
      <w:r w:rsidRPr="00CB6B4E">
        <w:rPr>
          <w:lang w:val="fi-FI"/>
        </w:rPr>
        <w:t>hiin. Siinä d</w:t>
      </w:r>
      <w:r w:rsidR="005A66C2" w:rsidRPr="00CB6B4E">
        <w:rPr>
          <w:lang w:val="fi-FI"/>
        </w:rPr>
        <w:t xml:space="preserve">ialektit oon lujeteltu iđästä läntheen eli näin: E = Etelä-Varenki, V = Vesisaari, T = Teno, P = Porsanki, A = Alattio, N = Naavuono, R = Raisi, K = Kaivuono, O = Omasvuono (Yykeä). </w:t>
      </w:r>
      <w:r w:rsidR="00163157" w:rsidRPr="00CB6B4E">
        <w:rPr>
          <w:lang w:val="fi-FI"/>
        </w:rPr>
        <w:t>Viimis</w:t>
      </w:r>
      <w:r w:rsidR="00540483" w:rsidRPr="00CB6B4E">
        <w:rPr>
          <w:lang w:val="fi-FI"/>
        </w:rPr>
        <w:t>heen kolonhaan oon merkitty tre</w:t>
      </w:r>
      <w:r w:rsidR="00163157" w:rsidRPr="00CB6B4E">
        <w:rPr>
          <w:lang w:val="fi-FI"/>
        </w:rPr>
        <w:t>kkiin essiintyminen Alf Nilsen-Børskogin kirjoissa (AB). Ylheisyysm</w:t>
      </w:r>
      <w:r w:rsidR="005A66C2" w:rsidRPr="00CB6B4E">
        <w:rPr>
          <w:lang w:val="fi-FI"/>
        </w:rPr>
        <w:t>erkit meinathaan:</w:t>
      </w:r>
      <w:r w:rsidRPr="00CB6B4E">
        <w:rPr>
          <w:lang w:val="fi-FI"/>
        </w:rPr>
        <w:t xml:space="preserve"> </w:t>
      </w:r>
      <w:r w:rsidR="005A66C2" w:rsidRPr="00CB6B4E">
        <w:rPr>
          <w:lang w:val="fi-FI"/>
        </w:rPr>
        <w:t xml:space="preserve">– </w:t>
      </w:r>
      <w:r w:rsidRPr="00CB6B4E">
        <w:rPr>
          <w:lang w:val="fi-FI"/>
        </w:rPr>
        <w:t xml:space="preserve">trekki </w:t>
      </w:r>
      <w:r w:rsidR="001B7160" w:rsidRPr="00CB6B4E">
        <w:rPr>
          <w:lang w:val="fi-FI"/>
        </w:rPr>
        <w:t xml:space="preserve">(melkhein) </w:t>
      </w:r>
      <w:r w:rsidR="005A66C2" w:rsidRPr="00CB6B4E">
        <w:rPr>
          <w:lang w:val="fi-FI"/>
        </w:rPr>
        <w:t>ei essiiny, (</w:t>
      </w:r>
      <w:r w:rsidR="003516E6" w:rsidRPr="00CB6B4E">
        <w:rPr>
          <w:lang w:val="fi-FI"/>
        </w:rPr>
        <w:t>-</w:t>
      </w:r>
      <w:r w:rsidR="005A66C2" w:rsidRPr="00CB6B4E">
        <w:rPr>
          <w:lang w:val="fi-FI"/>
        </w:rPr>
        <w:t xml:space="preserve">) </w:t>
      </w:r>
      <w:r w:rsidR="000275F3" w:rsidRPr="00CB6B4E">
        <w:rPr>
          <w:lang w:val="fi-FI"/>
        </w:rPr>
        <w:t>joksiki harvinainen</w:t>
      </w:r>
      <w:r w:rsidR="005A66C2" w:rsidRPr="00CB6B4E">
        <w:rPr>
          <w:lang w:val="fi-FI"/>
        </w:rPr>
        <w:t xml:space="preserve">, </w:t>
      </w:r>
      <w:r w:rsidR="001B7160" w:rsidRPr="00CB6B4E">
        <w:rPr>
          <w:lang w:val="fi-FI"/>
        </w:rPr>
        <w:t>+/</w:t>
      </w:r>
      <w:r w:rsidR="003516E6" w:rsidRPr="00CB6B4E">
        <w:rPr>
          <w:lang w:val="fi-FI"/>
        </w:rPr>
        <w:t>-</w:t>
      </w:r>
      <w:r w:rsidR="001B7160" w:rsidRPr="00CB6B4E">
        <w:rPr>
          <w:lang w:val="fi-FI"/>
        </w:rPr>
        <w:t xml:space="preserve"> ei </w:t>
      </w:r>
      <w:r w:rsidRPr="00CB6B4E">
        <w:rPr>
          <w:lang w:val="fi-FI"/>
        </w:rPr>
        <w:t xml:space="preserve">ole </w:t>
      </w:r>
      <w:r w:rsidR="001B7160" w:rsidRPr="00CB6B4E">
        <w:rPr>
          <w:lang w:val="fi-FI"/>
        </w:rPr>
        <w:t xml:space="preserve">tavalinen eikä epätavalinen (+) </w:t>
      </w:r>
      <w:r w:rsidR="000275F3" w:rsidRPr="00CB6B4E">
        <w:rPr>
          <w:lang w:val="fi-FI"/>
        </w:rPr>
        <w:t>joksiki tavalinen</w:t>
      </w:r>
      <w:r w:rsidR="001B7160" w:rsidRPr="00CB6B4E">
        <w:rPr>
          <w:lang w:val="fi-FI"/>
        </w:rPr>
        <w:t xml:space="preserve">, </w:t>
      </w:r>
      <w:r w:rsidR="005A66C2" w:rsidRPr="00CB6B4E">
        <w:rPr>
          <w:lang w:val="fi-FI"/>
        </w:rPr>
        <w:t xml:space="preserve">+ </w:t>
      </w:r>
      <w:r w:rsidR="001B7160" w:rsidRPr="00CB6B4E">
        <w:rPr>
          <w:lang w:val="fi-FI"/>
        </w:rPr>
        <w:t>oikhein tavalinen</w:t>
      </w:r>
      <w:r w:rsidR="005A66C2" w:rsidRPr="00CB6B4E">
        <w:rPr>
          <w:lang w:val="fi-FI"/>
        </w:rPr>
        <w:t>.</w:t>
      </w:r>
      <w:r w:rsidR="00CA7258" w:rsidRPr="00CB6B4E">
        <w:rPr>
          <w:lang w:val="fi-FI"/>
        </w:rPr>
        <w:t xml:space="preserve"> </w:t>
      </w:r>
      <w:r w:rsidR="001B7160" w:rsidRPr="00CB6B4E">
        <w:rPr>
          <w:lang w:val="fi-FI"/>
        </w:rPr>
        <w:t xml:space="preserve">Se oon tärkkee havaita, ette </w:t>
      </w:r>
      <w:r w:rsidR="000637B6" w:rsidRPr="00CB6B4E">
        <w:rPr>
          <w:lang w:val="fi-FI"/>
        </w:rPr>
        <w:t>vy</w:t>
      </w:r>
      <w:r w:rsidR="00933385" w:rsidRPr="00CB6B4E">
        <w:rPr>
          <w:lang w:val="fi-FI"/>
        </w:rPr>
        <w:t>rt</w:t>
      </w:r>
      <w:r w:rsidR="00F755CB" w:rsidRPr="00CB6B4E">
        <w:rPr>
          <w:lang w:val="fi-FI"/>
        </w:rPr>
        <w:t>t</w:t>
      </w:r>
      <w:r w:rsidR="00933385" w:rsidRPr="00CB6B4E">
        <w:rPr>
          <w:lang w:val="fi-FI"/>
        </w:rPr>
        <w:t>eeraus oon suhtheelista: Esimerkiksi singulaarin 1.</w:t>
      </w:r>
      <w:r w:rsidR="00F755CB" w:rsidRPr="00CB6B4E">
        <w:rPr>
          <w:lang w:val="fi-FI"/>
        </w:rPr>
        <w:t xml:space="preserve"> ja 2. persoonan persoonapronome</w:t>
      </w:r>
      <w:r w:rsidR="00933385" w:rsidRPr="00CB6B4E">
        <w:rPr>
          <w:lang w:val="fi-FI"/>
        </w:rPr>
        <w:t xml:space="preserve">nina joka puolela oon käytössä haamut </w:t>
      </w:r>
      <w:r w:rsidR="00933385" w:rsidRPr="00CB6B4E">
        <w:rPr>
          <w:i/>
          <w:lang w:val="fi-FI"/>
        </w:rPr>
        <w:t xml:space="preserve">mie </w:t>
      </w:r>
      <w:r w:rsidR="00933385" w:rsidRPr="00CB6B4E">
        <w:rPr>
          <w:lang w:val="fi-FI"/>
        </w:rPr>
        <w:t xml:space="preserve">ja </w:t>
      </w:r>
      <w:r w:rsidR="00933385" w:rsidRPr="00CB6B4E">
        <w:rPr>
          <w:i/>
          <w:lang w:val="fi-FI"/>
        </w:rPr>
        <w:t>sie</w:t>
      </w:r>
      <w:r w:rsidR="00933385" w:rsidRPr="00CB6B4E">
        <w:rPr>
          <w:lang w:val="fi-FI"/>
        </w:rPr>
        <w:t xml:space="preserve">, mutta haamuin </w:t>
      </w:r>
      <w:r w:rsidR="00933385" w:rsidRPr="00CB6B4E">
        <w:rPr>
          <w:i/>
          <w:lang w:val="fi-FI"/>
        </w:rPr>
        <w:t>mi</w:t>
      </w:r>
      <w:r w:rsidR="00933385" w:rsidRPr="00CB6B4E">
        <w:rPr>
          <w:lang w:val="fi-FI"/>
        </w:rPr>
        <w:t xml:space="preserve"> ja </w:t>
      </w:r>
      <w:r w:rsidR="00933385" w:rsidRPr="00CB6B4E">
        <w:rPr>
          <w:i/>
          <w:lang w:val="fi-FI"/>
        </w:rPr>
        <w:t xml:space="preserve">si </w:t>
      </w:r>
      <w:r w:rsidR="00933385" w:rsidRPr="00CB6B4E">
        <w:rPr>
          <w:lang w:val="fi-FI"/>
        </w:rPr>
        <w:t>ylheisyys vaihettel</w:t>
      </w:r>
      <w:r w:rsidR="003516E6" w:rsidRPr="00CB6B4E">
        <w:rPr>
          <w:lang w:val="fi-FI"/>
        </w:rPr>
        <w:t>l</w:t>
      </w:r>
      <w:r w:rsidR="00933385" w:rsidRPr="00CB6B4E">
        <w:rPr>
          <w:lang w:val="fi-FI"/>
        </w:rPr>
        <w:t>ee dial</w:t>
      </w:r>
      <w:r w:rsidRPr="00CB6B4E">
        <w:rPr>
          <w:lang w:val="fi-FI"/>
        </w:rPr>
        <w:t>e</w:t>
      </w:r>
      <w:r w:rsidR="00933385" w:rsidRPr="00CB6B4E">
        <w:rPr>
          <w:lang w:val="fi-FI"/>
        </w:rPr>
        <w:t>ktista toisheen.</w:t>
      </w:r>
    </w:p>
    <w:p w14:paraId="29EA2BDB" w14:textId="77777777" w:rsidR="009A1F73" w:rsidRPr="00647ADF" w:rsidRDefault="009A1F73" w:rsidP="009A1F73">
      <w:pPr>
        <w:pStyle w:val="Undertittel"/>
      </w:pPr>
      <w:bookmarkStart w:id="18" w:name="_Toc311273691"/>
      <w:r>
        <w:t>Tabeli: 16 trekin tavalisuus kainun dialektiissa</w:t>
      </w:r>
      <w:bookmarkEnd w:id="18"/>
    </w:p>
    <w:tbl>
      <w:tblPr>
        <w:tblW w:w="8264" w:type="dxa"/>
        <w:tblLayout w:type="fixed"/>
        <w:tblCellMar>
          <w:left w:w="115" w:type="dxa"/>
          <w:right w:w="115" w:type="dxa"/>
        </w:tblCellMar>
        <w:tblLook w:val="00A0" w:firstRow="1" w:lastRow="0" w:firstColumn="1" w:lastColumn="0" w:noHBand="0" w:noVBand="0"/>
      </w:tblPr>
      <w:tblGrid>
        <w:gridCol w:w="3175"/>
        <w:gridCol w:w="450"/>
        <w:gridCol w:w="407"/>
        <w:gridCol w:w="526"/>
        <w:gridCol w:w="526"/>
        <w:gridCol w:w="526"/>
        <w:gridCol w:w="526"/>
        <w:gridCol w:w="526"/>
        <w:gridCol w:w="526"/>
        <w:gridCol w:w="512"/>
        <w:gridCol w:w="564"/>
      </w:tblGrid>
      <w:tr w:rsidR="009A1F73" w:rsidRPr="0071037F" w14:paraId="1AAAC5CE" w14:textId="77777777" w:rsidTr="00A73814">
        <w:trPr>
          <w:cantSplit/>
          <w:tblHeader/>
        </w:trPr>
        <w:tc>
          <w:tcPr>
            <w:tcW w:w="3175" w:type="dxa"/>
            <w:tcBorders>
              <w:top w:val="single" w:sz="4" w:space="0" w:color="auto"/>
              <w:left w:val="single" w:sz="4" w:space="0" w:color="auto"/>
              <w:bottom w:val="single" w:sz="4" w:space="0" w:color="auto"/>
              <w:right w:val="single" w:sz="4" w:space="0" w:color="auto"/>
            </w:tcBorders>
          </w:tcPr>
          <w:p w14:paraId="17A140E2" w14:textId="77777777" w:rsidR="009A1F73" w:rsidRPr="00EC459A" w:rsidRDefault="009A1F73" w:rsidP="00A73814">
            <w:pPr>
              <w:keepNext/>
              <w:spacing w:before="20" w:after="20"/>
              <w:rPr>
                <w:b/>
              </w:rPr>
            </w:pPr>
          </w:p>
        </w:tc>
        <w:tc>
          <w:tcPr>
            <w:tcW w:w="450" w:type="dxa"/>
            <w:tcBorders>
              <w:top w:val="single" w:sz="4" w:space="0" w:color="auto"/>
              <w:left w:val="single" w:sz="4" w:space="0" w:color="auto"/>
              <w:bottom w:val="single" w:sz="4" w:space="0" w:color="auto"/>
              <w:right w:val="single" w:sz="4" w:space="0" w:color="auto"/>
            </w:tcBorders>
          </w:tcPr>
          <w:p w14:paraId="2042ED27" w14:textId="77777777" w:rsidR="009A1F73" w:rsidRPr="0071037F" w:rsidRDefault="009A1F73" w:rsidP="00A73814">
            <w:pPr>
              <w:keepNext/>
            </w:pPr>
            <w:r>
              <w:t>E</w:t>
            </w:r>
          </w:p>
        </w:tc>
        <w:tc>
          <w:tcPr>
            <w:tcW w:w="407" w:type="dxa"/>
            <w:tcBorders>
              <w:top w:val="single" w:sz="4" w:space="0" w:color="auto"/>
              <w:left w:val="single" w:sz="4" w:space="0" w:color="auto"/>
              <w:bottom w:val="single" w:sz="4" w:space="0" w:color="auto"/>
              <w:right w:val="single" w:sz="4" w:space="0" w:color="auto"/>
            </w:tcBorders>
          </w:tcPr>
          <w:p w14:paraId="4290BCD9" w14:textId="77777777" w:rsidR="009A1F73" w:rsidRPr="0071037F" w:rsidRDefault="009A1F73" w:rsidP="00A73814">
            <w:pPr>
              <w:keepNext/>
            </w:pPr>
            <w:r>
              <w:t>V</w:t>
            </w:r>
          </w:p>
        </w:tc>
        <w:tc>
          <w:tcPr>
            <w:tcW w:w="526" w:type="dxa"/>
            <w:tcBorders>
              <w:top w:val="single" w:sz="4" w:space="0" w:color="auto"/>
              <w:left w:val="single" w:sz="4" w:space="0" w:color="auto"/>
              <w:bottom w:val="single" w:sz="4" w:space="0" w:color="auto"/>
              <w:right w:val="single" w:sz="4" w:space="0" w:color="auto"/>
            </w:tcBorders>
          </w:tcPr>
          <w:p w14:paraId="45A995D7" w14:textId="77777777" w:rsidR="009A1F73" w:rsidRPr="0071037F" w:rsidRDefault="009A1F73" w:rsidP="00A73814">
            <w:pPr>
              <w:keepNext/>
            </w:pPr>
            <w:r>
              <w:t>T</w:t>
            </w:r>
          </w:p>
        </w:tc>
        <w:tc>
          <w:tcPr>
            <w:tcW w:w="526" w:type="dxa"/>
            <w:tcBorders>
              <w:top w:val="single" w:sz="4" w:space="0" w:color="auto"/>
              <w:left w:val="single" w:sz="4" w:space="0" w:color="auto"/>
              <w:bottom w:val="single" w:sz="4" w:space="0" w:color="auto"/>
              <w:right w:val="single" w:sz="4" w:space="0" w:color="auto"/>
            </w:tcBorders>
          </w:tcPr>
          <w:p w14:paraId="15E63E1D" w14:textId="77777777" w:rsidR="009A1F73" w:rsidRPr="0071037F" w:rsidRDefault="009A1F73" w:rsidP="00A73814">
            <w:pPr>
              <w:keepNext/>
            </w:pPr>
            <w:r>
              <w:t>P</w:t>
            </w:r>
          </w:p>
        </w:tc>
        <w:tc>
          <w:tcPr>
            <w:tcW w:w="526" w:type="dxa"/>
            <w:tcBorders>
              <w:top w:val="single" w:sz="4" w:space="0" w:color="auto"/>
              <w:left w:val="single" w:sz="4" w:space="0" w:color="auto"/>
              <w:bottom w:val="single" w:sz="4" w:space="0" w:color="auto"/>
              <w:right w:val="single" w:sz="4" w:space="0" w:color="auto"/>
            </w:tcBorders>
          </w:tcPr>
          <w:p w14:paraId="3CE98C51" w14:textId="77777777" w:rsidR="009A1F73" w:rsidRPr="0071037F" w:rsidRDefault="009A1F73" w:rsidP="00A73814">
            <w:pPr>
              <w:keepNext/>
            </w:pPr>
            <w:r>
              <w:t>A</w:t>
            </w:r>
          </w:p>
        </w:tc>
        <w:tc>
          <w:tcPr>
            <w:tcW w:w="526" w:type="dxa"/>
            <w:tcBorders>
              <w:top w:val="single" w:sz="4" w:space="0" w:color="auto"/>
              <w:left w:val="single" w:sz="4" w:space="0" w:color="auto"/>
              <w:bottom w:val="single" w:sz="4" w:space="0" w:color="auto"/>
              <w:right w:val="single" w:sz="4" w:space="0" w:color="auto"/>
            </w:tcBorders>
          </w:tcPr>
          <w:p w14:paraId="66B8D897" w14:textId="77777777" w:rsidR="009A1F73" w:rsidRPr="0071037F" w:rsidRDefault="009A1F73" w:rsidP="00A73814">
            <w:pPr>
              <w:keepNext/>
            </w:pPr>
            <w:r>
              <w:t>N</w:t>
            </w:r>
          </w:p>
        </w:tc>
        <w:tc>
          <w:tcPr>
            <w:tcW w:w="526" w:type="dxa"/>
            <w:tcBorders>
              <w:top w:val="single" w:sz="4" w:space="0" w:color="auto"/>
              <w:left w:val="single" w:sz="4" w:space="0" w:color="auto"/>
              <w:bottom w:val="single" w:sz="4" w:space="0" w:color="auto"/>
              <w:right w:val="single" w:sz="4" w:space="0" w:color="auto"/>
            </w:tcBorders>
          </w:tcPr>
          <w:p w14:paraId="5C59F88A" w14:textId="77777777" w:rsidR="009A1F73" w:rsidRPr="0071037F" w:rsidRDefault="009A1F73" w:rsidP="00A73814">
            <w:pPr>
              <w:keepNext/>
            </w:pPr>
            <w:r>
              <w:t>R</w:t>
            </w:r>
          </w:p>
        </w:tc>
        <w:tc>
          <w:tcPr>
            <w:tcW w:w="526" w:type="dxa"/>
            <w:tcBorders>
              <w:top w:val="single" w:sz="4" w:space="0" w:color="auto"/>
              <w:left w:val="single" w:sz="4" w:space="0" w:color="auto"/>
              <w:bottom w:val="single" w:sz="4" w:space="0" w:color="auto"/>
              <w:right w:val="single" w:sz="4" w:space="0" w:color="auto"/>
            </w:tcBorders>
          </w:tcPr>
          <w:p w14:paraId="02A09E41" w14:textId="77777777" w:rsidR="009A1F73" w:rsidRPr="0071037F" w:rsidRDefault="009A1F73" w:rsidP="00A73814">
            <w:pPr>
              <w:keepNext/>
            </w:pPr>
            <w:r>
              <w:t>K</w:t>
            </w:r>
          </w:p>
        </w:tc>
        <w:tc>
          <w:tcPr>
            <w:tcW w:w="512" w:type="dxa"/>
            <w:tcBorders>
              <w:top w:val="single" w:sz="4" w:space="0" w:color="auto"/>
              <w:left w:val="single" w:sz="4" w:space="0" w:color="auto"/>
              <w:bottom w:val="single" w:sz="4" w:space="0" w:color="auto"/>
              <w:right w:val="single" w:sz="4" w:space="0" w:color="auto"/>
            </w:tcBorders>
          </w:tcPr>
          <w:p w14:paraId="66E3C81A" w14:textId="77777777" w:rsidR="009A1F73" w:rsidRPr="0071037F" w:rsidRDefault="009A1F73" w:rsidP="00A73814">
            <w:pPr>
              <w:keepNext/>
            </w:pPr>
            <w:r>
              <w:t>O</w:t>
            </w:r>
          </w:p>
        </w:tc>
        <w:tc>
          <w:tcPr>
            <w:tcW w:w="564" w:type="dxa"/>
            <w:tcBorders>
              <w:top w:val="single" w:sz="4" w:space="0" w:color="auto"/>
              <w:left w:val="single" w:sz="4" w:space="0" w:color="auto"/>
              <w:bottom w:val="single" w:sz="4" w:space="0" w:color="auto"/>
              <w:right w:val="single" w:sz="4" w:space="0" w:color="auto"/>
            </w:tcBorders>
          </w:tcPr>
          <w:p w14:paraId="4B8078E5" w14:textId="77777777" w:rsidR="009A1F73" w:rsidRDefault="009A1F73" w:rsidP="00A73814">
            <w:pPr>
              <w:keepNext/>
            </w:pPr>
            <w:r>
              <w:t>AB</w:t>
            </w:r>
          </w:p>
        </w:tc>
      </w:tr>
      <w:tr w:rsidR="009A1F73" w:rsidRPr="0071037F" w14:paraId="6E108350" w14:textId="77777777" w:rsidTr="00A73814">
        <w:tc>
          <w:tcPr>
            <w:tcW w:w="3175" w:type="dxa"/>
            <w:tcBorders>
              <w:top w:val="single" w:sz="4" w:space="0" w:color="auto"/>
              <w:left w:val="single" w:sz="4" w:space="0" w:color="auto"/>
              <w:bottom w:val="single" w:sz="4" w:space="0" w:color="auto"/>
              <w:right w:val="single" w:sz="4" w:space="0" w:color="auto"/>
            </w:tcBorders>
          </w:tcPr>
          <w:p w14:paraId="247336CC" w14:textId="77777777" w:rsidR="009A1F73" w:rsidRPr="00CB6B4E" w:rsidRDefault="009A1F73" w:rsidP="00A73814">
            <w:pPr>
              <w:spacing w:before="20" w:after="20"/>
              <w:rPr>
                <w:lang w:val="fi-FI"/>
              </w:rPr>
            </w:pPr>
            <w:r w:rsidRPr="00CB6B4E">
              <w:rPr>
                <w:lang w:val="fi-FI"/>
              </w:rPr>
              <w:t>1. Siirtymä-</w:t>
            </w:r>
            <w:r w:rsidRPr="00CB6B4E">
              <w:rPr>
                <w:i/>
                <w:lang w:val="fi-FI"/>
              </w:rPr>
              <w:t>h</w:t>
            </w:r>
            <w:r w:rsidRPr="00CB6B4E">
              <w:rPr>
                <w:lang w:val="fi-FI"/>
              </w:rPr>
              <w:t xml:space="preserve">:n siirtyminen takapäin eli </w:t>
            </w:r>
            <w:r w:rsidRPr="00CB6B4E">
              <w:rPr>
                <w:i/>
                <w:lang w:val="fi-FI"/>
              </w:rPr>
              <w:t xml:space="preserve">kouhluun </w:t>
            </w:r>
            <w:r w:rsidRPr="00CB6B4E">
              <w:rPr>
                <w:lang w:val="fi-FI"/>
              </w:rPr>
              <w:t xml:space="preserve">pro </w:t>
            </w:r>
            <w:r w:rsidRPr="00CB6B4E">
              <w:rPr>
                <w:i/>
                <w:lang w:val="fi-FI"/>
              </w:rPr>
              <w:t>koulhuun</w:t>
            </w:r>
          </w:p>
        </w:tc>
        <w:tc>
          <w:tcPr>
            <w:tcW w:w="450" w:type="dxa"/>
            <w:tcBorders>
              <w:top w:val="single" w:sz="4" w:space="0" w:color="auto"/>
              <w:left w:val="single" w:sz="4" w:space="0" w:color="auto"/>
              <w:bottom w:val="single" w:sz="4" w:space="0" w:color="auto"/>
              <w:right w:val="single" w:sz="4" w:space="0" w:color="auto"/>
            </w:tcBorders>
          </w:tcPr>
          <w:p w14:paraId="7309E41B"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5D80E24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474E0F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2E6EED3"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064C3A1"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4B1F36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9D4516D"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1447840"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3AC5E4D3"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54E8479F" w14:textId="77777777" w:rsidR="009A1F73" w:rsidRDefault="009A1F73" w:rsidP="00A73814">
            <w:r>
              <w:t>-</w:t>
            </w:r>
          </w:p>
        </w:tc>
      </w:tr>
      <w:tr w:rsidR="009A1F73" w:rsidRPr="0071037F" w14:paraId="2489C439" w14:textId="77777777" w:rsidTr="00A73814">
        <w:tc>
          <w:tcPr>
            <w:tcW w:w="3175" w:type="dxa"/>
            <w:tcBorders>
              <w:top w:val="single" w:sz="4" w:space="0" w:color="auto"/>
              <w:left w:val="single" w:sz="4" w:space="0" w:color="auto"/>
              <w:bottom w:val="single" w:sz="4" w:space="0" w:color="auto"/>
              <w:right w:val="single" w:sz="4" w:space="0" w:color="auto"/>
            </w:tcBorders>
          </w:tcPr>
          <w:p w14:paraId="0A8A8B21" w14:textId="77777777" w:rsidR="009A1F73" w:rsidRPr="00CB6B4E" w:rsidRDefault="009A1F73" w:rsidP="00A73814">
            <w:pPr>
              <w:spacing w:before="20" w:after="20"/>
              <w:rPr>
                <w:u w:val="single"/>
                <w:lang w:val="fi-FI"/>
              </w:rPr>
            </w:pPr>
            <w:r w:rsidRPr="00CB6B4E">
              <w:rPr>
                <w:lang w:val="fi-FI"/>
              </w:rPr>
              <w:t>2. Partisipin perfektissä loppu-</w:t>
            </w:r>
            <w:r w:rsidRPr="00CB6B4E">
              <w:rPr>
                <w:i/>
                <w:lang w:val="fi-FI"/>
              </w:rPr>
              <w:t xml:space="preserve">t </w:t>
            </w:r>
            <w:r w:rsidRPr="00CB6B4E">
              <w:rPr>
                <w:lang w:val="fi-FI"/>
              </w:rPr>
              <w:t xml:space="preserve">eli </w:t>
            </w:r>
            <w:r w:rsidRPr="00CB6B4E">
              <w:rPr>
                <w:i/>
                <w:lang w:val="fi-FI"/>
              </w:rPr>
              <w:t xml:space="preserve">tullut </w:t>
            </w:r>
            <w:r w:rsidRPr="00CB6B4E">
              <w:rPr>
                <w:lang w:val="fi-FI"/>
              </w:rPr>
              <w:t xml:space="preserve">pro </w:t>
            </w:r>
            <w:r w:rsidRPr="00CB6B4E">
              <w:rPr>
                <w:i/>
                <w:lang w:val="fi-FI"/>
              </w:rPr>
              <w:t>tullu</w:t>
            </w:r>
          </w:p>
        </w:tc>
        <w:tc>
          <w:tcPr>
            <w:tcW w:w="450" w:type="dxa"/>
            <w:tcBorders>
              <w:top w:val="single" w:sz="4" w:space="0" w:color="auto"/>
              <w:left w:val="single" w:sz="4" w:space="0" w:color="auto"/>
              <w:bottom w:val="single" w:sz="4" w:space="0" w:color="auto"/>
              <w:right w:val="single" w:sz="4" w:space="0" w:color="auto"/>
            </w:tcBorders>
          </w:tcPr>
          <w:p w14:paraId="0008163B"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5149937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EAB7216"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244710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6B14533"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9B8BB0E"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EECAF94"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91869AE"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289AF26F"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5B5344F8" w14:textId="77777777" w:rsidR="009A1F73" w:rsidRDefault="009A1F73" w:rsidP="00A73814">
            <w:r>
              <w:t>-</w:t>
            </w:r>
          </w:p>
        </w:tc>
      </w:tr>
      <w:tr w:rsidR="009A1F73" w:rsidRPr="0071037F" w14:paraId="5A175891" w14:textId="77777777" w:rsidTr="00A73814">
        <w:tc>
          <w:tcPr>
            <w:tcW w:w="3175" w:type="dxa"/>
            <w:tcBorders>
              <w:top w:val="single" w:sz="4" w:space="0" w:color="auto"/>
              <w:left w:val="single" w:sz="4" w:space="0" w:color="auto"/>
              <w:bottom w:val="single" w:sz="4" w:space="0" w:color="auto"/>
              <w:right w:val="single" w:sz="4" w:space="0" w:color="auto"/>
            </w:tcBorders>
          </w:tcPr>
          <w:p w14:paraId="54398849" w14:textId="77777777" w:rsidR="009A1F73" w:rsidRPr="00C35243" w:rsidRDefault="009A1F73" w:rsidP="00A73814">
            <w:pPr>
              <w:spacing w:before="20" w:after="20"/>
            </w:pPr>
            <w:r>
              <w:t>3</w:t>
            </w:r>
            <w:r w:rsidRPr="0071037F">
              <w:t xml:space="preserve">. </w:t>
            </w:r>
            <w:r>
              <w:t xml:space="preserve">Persoonapronomenihaamuin </w:t>
            </w:r>
            <w:r>
              <w:rPr>
                <w:i/>
              </w:rPr>
              <w:t>mi</w:t>
            </w:r>
            <w:r w:rsidRPr="00A83669">
              <w:t>,</w:t>
            </w:r>
            <w:r>
              <w:rPr>
                <w:i/>
              </w:rPr>
              <w:t xml:space="preserve"> si </w:t>
            </w:r>
            <w:r>
              <w:t xml:space="preserve">ylheisyys </w:t>
            </w:r>
          </w:p>
        </w:tc>
        <w:tc>
          <w:tcPr>
            <w:tcW w:w="450" w:type="dxa"/>
            <w:tcBorders>
              <w:top w:val="single" w:sz="4" w:space="0" w:color="auto"/>
              <w:left w:val="single" w:sz="4" w:space="0" w:color="auto"/>
              <w:bottom w:val="single" w:sz="4" w:space="0" w:color="auto"/>
              <w:right w:val="single" w:sz="4" w:space="0" w:color="auto"/>
            </w:tcBorders>
          </w:tcPr>
          <w:p w14:paraId="3E2E4098"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0F70EC86"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A2E9A5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8E39DE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F2E4810"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D8F8C2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7002481"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B856A7D"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2853208B"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181433E3" w14:textId="77777777" w:rsidR="009A1F73" w:rsidRDefault="009A1F73" w:rsidP="00A73814">
            <w:r>
              <w:t>-</w:t>
            </w:r>
          </w:p>
        </w:tc>
      </w:tr>
      <w:tr w:rsidR="009A1F73" w:rsidRPr="0071037F" w14:paraId="5C52E063" w14:textId="77777777" w:rsidTr="00A73814">
        <w:tc>
          <w:tcPr>
            <w:tcW w:w="3175" w:type="dxa"/>
            <w:tcBorders>
              <w:top w:val="single" w:sz="4" w:space="0" w:color="auto"/>
              <w:left w:val="single" w:sz="4" w:space="0" w:color="auto"/>
              <w:bottom w:val="single" w:sz="4" w:space="0" w:color="auto"/>
              <w:right w:val="single" w:sz="4" w:space="0" w:color="auto"/>
            </w:tcBorders>
          </w:tcPr>
          <w:p w14:paraId="4CAD88FE" w14:textId="5616C174" w:rsidR="009A1F73" w:rsidRPr="00CB6B4E" w:rsidRDefault="009A1F73" w:rsidP="00A73814">
            <w:pPr>
              <w:spacing w:before="20" w:after="20"/>
              <w:rPr>
                <w:lang w:val="fi-FI"/>
              </w:rPr>
            </w:pPr>
            <w:r w:rsidRPr="00CB6B4E">
              <w:rPr>
                <w:lang w:val="fi-FI"/>
              </w:rPr>
              <w:t xml:space="preserve">4. Pluraalin preesensin 3. persoonan kongruensi eli </w:t>
            </w:r>
            <w:r w:rsidRPr="00CB6B4E">
              <w:rPr>
                <w:i/>
                <w:lang w:val="fi-FI"/>
              </w:rPr>
              <w:t>het ova</w:t>
            </w:r>
            <w:r w:rsidRPr="00CB6B4E">
              <w:rPr>
                <w:lang w:val="fi-FI"/>
              </w:rPr>
              <w:t>(</w:t>
            </w:r>
            <w:r w:rsidRPr="00CB6B4E">
              <w:rPr>
                <w:i/>
                <w:lang w:val="fi-FI"/>
              </w:rPr>
              <w:t>t</w:t>
            </w:r>
            <w:r w:rsidRPr="00CB6B4E">
              <w:rPr>
                <w:lang w:val="fi-FI"/>
              </w:rPr>
              <w:t>)</w:t>
            </w:r>
            <w:r w:rsidRPr="00CB6B4E">
              <w:rPr>
                <w:i/>
                <w:lang w:val="fi-FI"/>
              </w:rPr>
              <w:t xml:space="preserve"> </w:t>
            </w:r>
            <w:r w:rsidR="00BA1173" w:rsidRPr="00CB6B4E">
              <w:rPr>
                <w:lang w:val="fi-FI"/>
              </w:rPr>
              <w:t>~</w:t>
            </w:r>
            <w:r w:rsidRPr="00CB6B4E">
              <w:rPr>
                <w:i/>
                <w:lang w:val="fi-FI"/>
              </w:rPr>
              <w:t xml:space="preserve"> ouva</w:t>
            </w:r>
            <w:r w:rsidRPr="00CB6B4E">
              <w:rPr>
                <w:lang w:val="fi-FI"/>
              </w:rPr>
              <w:t>(</w:t>
            </w:r>
            <w:r w:rsidRPr="00CB6B4E">
              <w:rPr>
                <w:i/>
                <w:lang w:val="fi-FI"/>
              </w:rPr>
              <w:t>t</w:t>
            </w:r>
            <w:r w:rsidRPr="00CB6B4E">
              <w:rPr>
                <w:lang w:val="fi-FI"/>
              </w:rPr>
              <w:t>)</w:t>
            </w:r>
            <w:r w:rsidRPr="00CB6B4E">
              <w:rPr>
                <w:i/>
                <w:lang w:val="fi-FI"/>
              </w:rPr>
              <w:t xml:space="preserve"> </w:t>
            </w:r>
            <w:r w:rsidRPr="00CB6B4E">
              <w:rPr>
                <w:lang w:val="fi-FI"/>
              </w:rPr>
              <w:t xml:space="preserve">pro </w:t>
            </w:r>
            <w:r w:rsidRPr="00CB6B4E">
              <w:rPr>
                <w:i/>
                <w:lang w:val="fi-FI"/>
              </w:rPr>
              <w:t>het oon</w:t>
            </w:r>
          </w:p>
        </w:tc>
        <w:tc>
          <w:tcPr>
            <w:tcW w:w="450" w:type="dxa"/>
            <w:tcBorders>
              <w:top w:val="single" w:sz="4" w:space="0" w:color="auto"/>
              <w:left w:val="single" w:sz="4" w:space="0" w:color="auto"/>
              <w:bottom w:val="single" w:sz="4" w:space="0" w:color="auto"/>
              <w:right w:val="single" w:sz="4" w:space="0" w:color="auto"/>
            </w:tcBorders>
          </w:tcPr>
          <w:p w14:paraId="386D5BB4"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5663E3A7"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12160A6"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8859820"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829B29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2B5B9E0"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0A8B0D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29552F0"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659BC6C8"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2425E1C4" w14:textId="77777777" w:rsidR="009A1F73" w:rsidRDefault="009A1F73" w:rsidP="00A73814">
            <w:r>
              <w:t>-</w:t>
            </w:r>
          </w:p>
        </w:tc>
      </w:tr>
      <w:tr w:rsidR="009A1F73" w:rsidRPr="0071037F" w14:paraId="6AEEABB6" w14:textId="77777777" w:rsidTr="00A73814">
        <w:tc>
          <w:tcPr>
            <w:tcW w:w="3175" w:type="dxa"/>
            <w:tcBorders>
              <w:top w:val="single" w:sz="4" w:space="0" w:color="auto"/>
              <w:left w:val="single" w:sz="4" w:space="0" w:color="auto"/>
              <w:bottom w:val="single" w:sz="4" w:space="0" w:color="auto"/>
              <w:right w:val="single" w:sz="4" w:space="0" w:color="auto"/>
            </w:tcBorders>
          </w:tcPr>
          <w:p w14:paraId="72771B0A" w14:textId="77777777" w:rsidR="009A1F73" w:rsidRPr="00CB6B4E" w:rsidRDefault="009A1F73" w:rsidP="00A73814">
            <w:pPr>
              <w:spacing w:before="20" w:after="20"/>
              <w:rPr>
                <w:lang w:val="fi-FI"/>
              </w:rPr>
            </w:pPr>
            <w:r w:rsidRPr="00CB6B4E">
              <w:rPr>
                <w:lang w:val="fi-FI"/>
              </w:rPr>
              <w:t xml:space="preserve">5. </w:t>
            </w:r>
            <w:r w:rsidRPr="00CB6B4E">
              <w:rPr>
                <w:i/>
                <w:lang w:val="fi-FI"/>
              </w:rPr>
              <w:t>t</w:t>
            </w:r>
            <w:r w:rsidRPr="00CB6B4E">
              <w:rPr>
                <w:lang w:val="fi-FI"/>
              </w:rPr>
              <w:t xml:space="preserve">:n 0-graadina </w:t>
            </w:r>
            <w:r w:rsidRPr="00CB6B4E">
              <w:rPr>
                <w:i/>
                <w:lang w:val="fi-FI"/>
              </w:rPr>
              <w:t xml:space="preserve">đ </w:t>
            </w:r>
            <w:r w:rsidRPr="00CB6B4E">
              <w:rPr>
                <w:lang w:val="fi-FI"/>
              </w:rPr>
              <w:t xml:space="preserve">pro </w:t>
            </w:r>
            <w:r w:rsidRPr="00CB6B4E">
              <w:rPr>
                <w:i/>
                <w:lang w:val="fi-FI"/>
              </w:rPr>
              <w:t>j</w:t>
            </w:r>
            <w:r w:rsidRPr="00CB6B4E">
              <w:rPr>
                <w:lang w:val="fi-FI"/>
              </w:rPr>
              <w:t>,</w:t>
            </w:r>
            <w:r w:rsidRPr="00CB6B4E">
              <w:rPr>
                <w:i/>
                <w:lang w:val="fi-FI"/>
              </w:rPr>
              <w:t xml:space="preserve"> v</w:t>
            </w:r>
            <w:r w:rsidRPr="00CB6B4E">
              <w:rPr>
                <w:lang w:val="fi-FI"/>
              </w:rPr>
              <w:t>,</w:t>
            </w:r>
            <w:r w:rsidRPr="00CB6B4E">
              <w:rPr>
                <w:i/>
                <w:lang w:val="fi-FI"/>
              </w:rPr>
              <w:t xml:space="preserve"> h </w:t>
            </w:r>
            <w:r w:rsidRPr="00CB6B4E">
              <w:rPr>
                <w:lang w:val="fi-FI"/>
              </w:rPr>
              <w:t>eli ei mithään</w:t>
            </w:r>
          </w:p>
        </w:tc>
        <w:tc>
          <w:tcPr>
            <w:tcW w:w="450" w:type="dxa"/>
            <w:tcBorders>
              <w:top w:val="single" w:sz="4" w:space="0" w:color="auto"/>
              <w:left w:val="single" w:sz="4" w:space="0" w:color="auto"/>
              <w:bottom w:val="single" w:sz="4" w:space="0" w:color="auto"/>
              <w:right w:val="single" w:sz="4" w:space="0" w:color="auto"/>
            </w:tcBorders>
          </w:tcPr>
          <w:p w14:paraId="5E55501B"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09EF1738"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45A790A"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DE2493B"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D2012AF"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2798A8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BC45DC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74E2AA8"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2CC72B93"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6FDF773F" w14:textId="77777777" w:rsidR="009A1F73" w:rsidRDefault="009A1F73" w:rsidP="00A73814">
            <w:r>
              <w:t>+</w:t>
            </w:r>
          </w:p>
        </w:tc>
      </w:tr>
      <w:tr w:rsidR="009A1F73" w:rsidRPr="0071037F" w14:paraId="583D46C8" w14:textId="77777777" w:rsidTr="00A73814">
        <w:tc>
          <w:tcPr>
            <w:tcW w:w="3175" w:type="dxa"/>
            <w:tcBorders>
              <w:top w:val="single" w:sz="4" w:space="0" w:color="auto"/>
              <w:left w:val="single" w:sz="4" w:space="0" w:color="auto"/>
              <w:bottom w:val="single" w:sz="4" w:space="0" w:color="auto"/>
              <w:right w:val="single" w:sz="4" w:space="0" w:color="auto"/>
            </w:tcBorders>
          </w:tcPr>
          <w:p w14:paraId="613E60D2" w14:textId="77777777" w:rsidR="009A1F73" w:rsidRPr="00CB6B4E" w:rsidRDefault="009A1F73" w:rsidP="00A73814">
            <w:pPr>
              <w:spacing w:before="20" w:after="20"/>
              <w:rPr>
                <w:lang w:val="fi-FI"/>
              </w:rPr>
            </w:pPr>
            <w:r w:rsidRPr="00CB6B4E">
              <w:rPr>
                <w:lang w:val="fi-FI"/>
              </w:rPr>
              <w:t xml:space="preserve">6. Preteritin singulaarin 3. persoonassa </w:t>
            </w:r>
            <w:r w:rsidRPr="00CB6B4E">
              <w:rPr>
                <w:i/>
                <w:lang w:val="fi-FI"/>
              </w:rPr>
              <w:t>i</w:t>
            </w:r>
            <w:r w:rsidRPr="00CB6B4E">
              <w:rPr>
                <w:lang w:val="fi-FI"/>
              </w:rPr>
              <w:t xml:space="preserve">:n vailuminen eli </w:t>
            </w:r>
            <w:r w:rsidRPr="00CB6B4E">
              <w:rPr>
                <w:i/>
                <w:lang w:val="fi-FI"/>
              </w:rPr>
              <w:t xml:space="preserve">löyty </w:t>
            </w:r>
            <w:r w:rsidRPr="00CB6B4E">
              <w:rPr>
                <w:lang w:val="fi-FI"/>
              </w:rPr>
              <w:t xml:space="preserve">pro </w:t>
            </w:r>
            <w:r w:rsidRPr="00CB6B4E">
              <w:rPr>
                <w:i/>
                <w:lang w:val="fi-FI"/>
              </w:rPr>
              <w:t>löytyi</w:t>
            </w:r>
          </w:p>
        </w:tc>
        <w:tc>
          <w:tcPr>
            <w:tcW w:w="450" w:type="dxa"/>
            <w:tcBorders>
              <w:top w:val="single" w:sz="4" w:space="0" w:color="auto"/>
              <w:left w:val="single" w:sz="4" w:space="0" w:color="auto"/>
              <w:bottom w:val="single" w:sz="4" w:space="0" w:color="auto"/>
              <w:right w:val="single" w:sz="4" w:space="0" w:color="auto"/>
            </w:tcBorders>
          </w:tcPr>
          <w:p w14:paraId="3115544C"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1A4FB2B1"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E86E3E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7E2DAB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4ED22E6"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860C6E4"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3BB040D"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8973DC9"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5D2A4AC5"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3A83400F" w14:textId="77777777" w:rsidR="009A1F73" w:rsidRDefault="009A1F73" w:rsidP="00A73814">
            <w:r>
              <w:t>-</w:t>
            </w:r>
          </w:p>
        </w:tc>
      </w:tr>
      <w:tr w:rsidR="009A1F73" w:rsidRPr="0071037F" w14:paraId="6629EE03" w14:textId="77777777" w:rsidTr="00A73814">
        <w:tc>
          <w:tcPr>
            <w:tcW w:w="3175" w:type="dxa"/>
            <w:tcBorders>
              <w:top w:val="single" w:sz="4" w:space="0" w:color="auto"/>
              <w:left w:val="single" w:sz="4" w:space="0" w:color="auto"/>
              <w:bottom w:val="single" w:sz="4" w:space="0" w:color="auto"/>
              <w:right w:val="single" w:sz="4" w:space="0" w:color="auto"/>
            </w:tcBorders>
          </w:tcPr>
          <w:p w14:paraId="41D13D80" w14:textId="77777777" w:rsidR="009A1F73" w:rsidRPr="00CB6B4E" w:rsidRDefault="009A1F73" w:rsidP="00A73814">
            <w:pPr>
              <w:spacing w:before="20" w:after="20"/>
              <w:rPr>
                <w:lang w:val="fi-FI"/>
              </w:rPr>
            </w:pPr>
            <w:r w:rsidRPr="00CB6B4E">
              <w:rPr>
                <w:lang w:val="fi-FI"/>
              </w:rPr>
              <w:t xml:space="preserve">7. Preteritin pluraalin 3. persoona identtinen singulaarin 2. persoonan kans vain passiivin kans eli </w:t>
            </w:r>
            <w:r w:rsidRPr="00CB6B4E">
              <w:rPr>
                <w:i/>
                <w:lang w:val="fi-FI"/>
              </w:rPr>
              <w:t xml:space="preserve">het tulit </w:t>
            </w:r>
            <w:r w:rsidRPr="00CB6B4E">
              <w:rPr>
                <w:lang w:val="fi-FI"/>
              </w:rPr>
              <w:t xml:space="preserve">pro </w:t>
            </w:r>
            <w:r w:rsidRPr="00CB6B4E">
              <w:rPr>
                <w:i/>
                <w:lang w:val="fi-FI"/>
              </w:rPr>
              <w:t>het tulthiin</w:t>
            </w:r>
          </w:p>
        </w:tc>
        <w:tc>
          <w:tcPr>
            <w:tcW w:w="450" w:type="dxa"/>
            <w:tcBorders>
              <w:top w:val="single" w:sz="4" w:space="0" w:color="auto"/>
              <w:left w:val="single" w:sz="4" w:space="0" w:color="auto"/>
              <w:bottom w:val="single" w:sz="4" w:space="0" w:color="auto"/>
              <w:right w:val="single" w:sz="4" w:space="0" w:color="auto"/>
            </w:tcBorders>
          </w:tcPr>
          <w:p w14:paraId="13311EFC"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5E7E67F6"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2672DF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B5B689F"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CC97A5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8667E7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F0EA3E7"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FB29461"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60F347AB"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701163AE" w14:textId="77777777" w:rsidR="009A1F73" w:rsidRDefault="009A1F73" w:rsidP="00A73814">
            <w:r>
              <w:t>-</w:t>
            </w:r>
          </w:p>
        </w:tc>
      </w:tr>
      <w:tr w:rsidR="009A1F73" w:rsidRPr="0071037F" w14:paraId="0026F7A2" w14:textId="77777777" w:rsidTr="00A73814">
        <w:tc>
          <w:tcPr>
            <w:tcW w:w="3175" w:type="dxa"/>
            <w:tcBorders>
              <w:top w:val="single" w:sz="4" w:space="0" w:color="auto"/>
              <w:left w:val="single" w:sz="4" w:space="0" w:color="auto"/>
              <w:bottom w:val="single" w:sz="4" w:space="0" w:color="auto"/>
              <w:right w:val="single" w:sz="4" w:space="0" w:color="auto"/>
            </w:tcBorders>
          </w:tcPr>
          <w:p w14:paraId="719CE731" w14:textId="17BBE5C7" w:rsidR="009A1F73" w:rsidRPr="00CB6B4E" w:rsidRDefault="009A1F73" w:rsidP="00A73814">
            <w:pPr>
              <w:spacing w:before="20" w:after="20"/>
              <w:rPr>
                <w:u w:val="single"/>
                <w:lang w:val="fi-FI"/>
              </w:rPr>
            </w:pPr>
            <w:r w:rsidRPr="00CB6B4E">
              <w:rPr>
                <w:lang w:val="fi-FI"/>
              </w:rPr>
              <w:t xml:space="preserve">8. Preesensin pluraalin 3. persoonan persoonasuffiksinna </w:t>
            </w:r>
            <w:r w:rsidRPr="00CB6B4E">
              <w:rPr>
                <w:i/>
                <w:lang w:val="fi-FI"/>
              </w:rPr>
              <w:t>vA</w:t>
            </w:r>
            <w:r w:rsidRPr="00CB6B4E">
              <w:rPr>
                <w:lang w:val="fi-FI"/>
              </w:rPr>
              <w:t>(</w:t>
            </w:r>
            <w:r w:rsidRPr="00CB6B4E">
              <w:rPr>
                <w:i/>
                <w:lang w:val="fi-FI"/>
              </w:rPr>
              <w:t>t</w:t>
            </w:r>
            <w:r w:rsidRPr="00CB6B4E">
              <w:rPr>
                <w:lang w:val="fi-FI"/>
              </w:rPr>
              <w:t>)</w:t>
            </w:r>
            <w:r w:rsidRPr="00CB6B4E">
              <w:rPr>
                <w:i/>
                <w:lang w:val="fi-FI"/>
              </w:rPr>
              <w:t xml:space="preserve"> </w:t>
            </w:r>
            <w:r w:rsidRPr="00CB6B4E">
              <w:rPr>
                <w:lang w:val="fi-FI"/>
              </w:rPr>
              <w:t xml:space="preserve">pro </w:t>
            </w:r>
            <w:r w:rsidRPr="00CB6B4E">
              <w:rPr>
                <w:lang w:val="fi-FI"/>
              </w:rPr>
              <w:lastRenderedPageBreak/>
              <w:t xml:space="preserve">passiivin haamu eli </w:t>
            </w:r>
            <w:r w:rsidRPr="00CB6B4E">
              <w:rPr>
                <w:i/>
                <w:lang w:val="fi-FI"/>
              </w:rPr>
              <w:t>het tul</w:t>
            </w:r>
            <w:r w:rsidR="00BA1173" w:rsidRPr="00CB6B4E">
              <w:rPr>
                <w:lang w:val="fi-FI"/>
              </w:rPr>
              <w:t>(</w:t>
            </w:r>
            <w:r w:rsidRPr="00CB6B4E">
              <w:rPr>
                <w:i/>
                <w:lang w:val="fi-FI"/>
              </w:rPr>
              <w:t>le</w:t>
            </w:r>
            <w:r w:rsidR="00BA1173" w:rsidRPr="00CB6B4E">
              <w:rPr>
                <w:lang w:val="fi-FI"/>
              </w:rPr>
              <w:t>)</w:t>
            </w:r>
            <w:r w:rsidRPr="00CB6B4E">
              <w:rPr>
                <w:i/>
                <w:lang w:val="fi-FI"/>
              </w:rPr>
              <w:t>eva</w:t>
            </w:r>
            <w:r w:rsidRPr="00CB6B4E">
              <w:rPr>
                <w:lang w:val="fi-FI"/>
              </w:rPr>
              <w:t>(</w:t>
            </w:r>
            <w:r w:rsidRPr="00CB6B4E">
              <w:rPr>
                <w:i/>
                <w:lang w:val="fi-FI"/>
              </w:rPr>
              <w:t>t</w:t>
            </w:r>
            <w:r w:rsidRPr="00CB6B4E">
              <w:rPr>
                <w:lang w:val="fi-FI"/>
              </w:rPr>
              <w:t>)</w:t>
            </w:r>
            <w:r w:rsidRPr="00CB6B4E">
              <w:rPr>
                <w:i/>
                <w:lang w:val="fi-FI"/>
              </w:rPr>
              <w:t xml:space="preserve"> </w:t>
            </w:r>
            <w:r w:rsidRPr="00CB6B4E">
              <w:rPr>
                <w:lang w:val="fi-FI"/>
              </w:rPr>
              <w:t xml:space="preserve">pro </w:t>
            </w:r>
            <w:r w:rsidRPr="00CB6B4E">
              <w:rPr>
                <w:i/>
                <w:lang w:val="fi-FI"/>
              </w:rPr>
              <w:t>het tulhaan</w:t>
            </w:r>
          </w:p>
        </w:tc>
        <w:tc>
          <w:tcPr>
            <w:tcW w:w="450" w:type="dxa"/>
            <w:tcBorders>
              <w:top w:val="single" w:sz="4" w:space="0" w:color="auto"/>
              <w:left w:val="single" w:sz="4" w:space="0" w:color="auto"/>
              <w:bottom w:val="single" w:sz="4" w:space="0" w:color="auto"/>
              <w:right w:val="single" w:sz="4" w:space="0" w:color="auto"/>
            </w:tcBorders>
          </w:tcPr>
          <w:p w14:paraId="2B5E378A" w14:textId="77777777" w:rsidR="009A1F73" w:rsidRDefault="009A1F73" w:rsidP="00A73814">
            <w:r>
              <w:lastRenderedPageBreak/>
              <w:t>+</w:t>
            </w:r>
          </w:p>
        </w:tc>
        <w:tc>
          <w:tcPr>
            <w:tcW w:w="407" w:type="dxa"/>
            <w:tcBorders>
              <w:top w:val="single" w:sz="4" w:space="0" w:color="auto"/>
              <w:left w:val="single" w:sz="4" w:space="0" w:color="auto"/>
              <w:bottom w:val="single" w:sz="4" w:space="0" w:color="auto"/>
              <w:right w:val="single" w:sz="4" w:space="0" w:color="auto"/>
            </w:tcBorders>
          </w:tcPr>
          <w:p w14:paraId="588582F8"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4FE5C22"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D213760"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E565276"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0A66AFB"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B63119A"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2A7026F" w14:textId="77777777" w:rsidR="009A1F73"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1C152CBA" w14:textId="77777777" w:rsidR="009A1F73"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73618B39" w14:textId="77777777" w:rsidR="009A1F73" w:rsidRDefault="009A1F73" w:rsidP="00A73814">
            <w:r>
              <w:t>+/-</w:t>
            </w:r>
          </w:p>
        </w:tc>
      </w:tr>
      <w:tr w:rsidR="009A1F73" w:rsidRPr="0071037F" w14:paraId="10606384" w14:textId="77777777" w:rsidTr="00A73814">
        <w:tc>
          <w:tcPr>
            <w:tcW w:w="3175" w:type="dxa"/>
            <w:tcBorders>
              <w:top w:val="single" w:sz="4" w:space="0" w:color="auto"/>
              <w:left w:val="single" w:sz="4" w:space="0" w:color="auto"/>
              <w:bottom w:val="single" w:sz="4" w:space="0" w:color="auto"/>
              <w:right w:val="single" w:sz="4" w:space="0" w:color="auto"/>
            </w:tcBorders>
          </w:tcPr>
          <w:p w14:paraId="71F6A0F2" w14:textId="77777777" w:rsidR="009A1F73" w:rsidRPr="00CB6B4E" w:rsidRDefault="009A1F73" w:rsidP="00A73814">
            <w:pPr>
              <w:spacing w:before="20" w:after="20"/>
              <w:rPr>
                <w:lang w:val="fi-FI"/>
              </w:rPr>
            </w:pPr>
            <w:r w:rsidRPr="00CB6B4E">
              <w:rPr>
                <w:lang w:val="fi-FI"/>
              </w:rPr>
              <w:t xml:space="preserve">9. Spesiaaligeminasuuni pro ylheisgeminasuuni eli </w:t>
            </w:r>
            <w:r w:rsidRPr="00CB6B4E">
              <w:rPr>
                <w:i/>
                <w:lang w:val="fi-FI"/>
              </w:rPr>
              <w:t xml:space="preserve">aikkaa </w:t>
            </w:r>
            <w:r w:rsidRPr="00CB6B4E">
              <w:rPr>
                <w:lang w:val="fi-FI"/>
              </w:rPr>
              <w:t xml:space="preserve">pro </w:t>
            </w:r>
            <w:r w:rsidRPr="00CB6B4E">
              <w:rPr>
                <w:i/>
                <w:lang w:val="fi-FI"/>
              </w:rPr>
              <w:t>aikaa</w:t>
            </w:r>
          </w:p>
        </w:tc>
        <w:tc>
          <w:tcPr>
            <w:tcW w:w="450" w:type="dxa"/>
            <w:tcBorders>
              <w:top w:val="single" w:sz="4" w:space="0" w:color="auto"/>
              <w:left w:val="single" w:sz="4" w:space="0" w:color="auto"/>
              <w:bottom w:val="single" w:sz="4" w:space="0" w:color="auto"/>
              <w:right w:val="single" w:sz="4" w:space="0" w:color="auto"/>
            </w:tcBorders>
          </w:tcPr>
          <w:p w14:paraId="1D894C5E"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37437BF4"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2F7164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C1DBAEB"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B989427"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7785A49"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F2C6C3F"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641A2E6"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7F132EB0"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1DF30DAD" w14:textId="77777777" w:rsidR="009A1F73" w:rsidRDefault="009A1F73" w:rsidP="00A73814">
            <w:r>
              <w:t>+</w:t>
            </w:r>
          </w:p>
        </w:tc>
      </w:tr>
      <w:tr w:rsidR="009A1F73" w:rsidRPr="0071037F" w14:paraId="5F8A21E2" w14:textId="77777777" w:rsidTr="00A73814">
        <w:tc>
          <w:tcPr>
            <w:tcW w:w="3175" w:type="dxa"/>
            <w:tcBorders>
              <w:top w:val="single" w:sz="4" w:space="0" w:color="auto"/>
              <w:left w:val="single" w:sz="4" w:space="0" w:color="auto"/>
              <w:bottom w:val="single" w:sz="4" w:space="0" w:color="auto"/>
              <w:right w:val="single" w:sz="4" w:space="0" w:color="auto"/>
            </w:tcBorders>
          </w:tcPr>
          <w:p w14:paraId="5CD6853C" w14:textId="57193208" w:rsidR="009A1F73" w:rsidRPr="00CB6B4E" w:rsidRDefault="009A1F73" w:rsidP="00A73814">
            <w:pPr>
              <w:spacing w:before="20" w:after="20"/>
              <w:rPr>
                <w:lang w:val="fi-FI"/>
              </w:rPr>
            </w:pPr>
            <w:r w:rsidRPr="00CB6B4E">
              <w:rPr>
                <w:lang w:val="fi-FI"/>
              </w:rPr>
              <w:t xml:space="preserve">10. Pörättäisten vokaaliitten oikeneminen eli </w:t>
            </w:r>
            <w:r w:rsidRPr="00CB6B4E">
              <w:rPr>
                <w:i/>
                <w:lang w:val="fi-FI"/>
              </w:rPr>
              <w:t xml:space="preserve">pimmee </w:t>
            </w:r>
            <w:r w:rsidRPr="00CB6B4E">
              <w:rPr>
                <w:lang w:val="fi-FI"/>
              </w:rPr>
              <w:t xml:space="preserve">pro </w:t>
            </w:r>
            <w:r w:rsidRPr="00CB6B4E">
              <w:rPr>
                <w:i/>
                <w:lang w:val="fi-FI"/>
              </w:rPr>
              <w:t xml:space="preserve">pimeä </w:t>
            </w:r>
            <w:r w:rsidR="00BA1173" w:rsidRPr="00CB6B4E">
              <w:rPr>
                <w:lang w:val="fi-FI"/>
              </w:rPr>
              <w:t>~</w:t>
            </w:r>
            <w:r w:rsidRPr="00CB6B4E">
              <w:rPr>
                <w:i/>
                <w:lang w:val="fi-FI"/>
              </w:rPr>
              <w:t xml:space="preserve"> pimiä</w:t>
            </w:r>
            <w:r w:rsidRPr="00CB6B4E">
              <w:rPr>
                <w:lang w:val="fi-FI"/>
              </w:rPr>
              <w:t xml:space="preserve">, </w:t>
            </w:r>
            <w:r w:rsidRPr="00CB6B4E">
              <w:rPr>
                <w:i/>
                <w:lang w:val="fi-FI"/>
              </w:rPr>
              <w:t xml:space="preserve">laattii </w:t>
            </w:r>
            <w:r w:rsidRPr="00CB6B4E">
              <w:rPr>
                <w:lang w:val="fi-FI"/>
              </w:rPr>
              <w:t xml:space="preserve">pro </w:t>
            </w:r>
            <w:r w:rsidRPr="00CB6B4E">
              <w:rPr>
                <w:i/>
                <w:lang w:val="fi-FI"/>
              </w:rPr>
              <w:t>laattia</w:t>
            </w:r>
            <w:r w:rsidRPr="00CB6B4E">
              <w:rPr>
                <w:lang w:val="fi-FI"/>
              </w:rPr>
              <w:t xml:space="preserve">, </w:t>
            </w:r>
            <w:r w:rsidRPr="00CB6B4E">
              <w:rPr>
                <w:i/>
                <w:lang w:val="fi-FI"/>
              </w:rPr>
              <w:t xml:space="preserve">porstuu </w:t>
            </w:r>
            <w:r w:rsidRPr="00CB6B4E">
              <w:rPr>
                <w:lang w:val="fi-FI"/>
              </w:rPr>
              <w:t xml:space="preserve">pro </w:t>
            </w:r>
            <w:r w:rsidRPr="00CB6B4E">
              <w:rPr>
                <w:i/>
                <w:lang w:val="fi-FI"/>
              </w:rPr>
              <w:t>porstua</w:t>
            </w:r>
          </w:p>
        </w:tc>
        <w:tc>
          <w:tcPr>
            <w:tcW w:w="450" w:type="dxa"/>
            <w:tcBorders>
              <w:top w:val="single" w:sz="4" w:space="0" w:color="auto"/>
              <w:left w:val="single" w:sz="4" w:space="0" w:color="auto"/>
              <w:bottom w:val="single" w:sz="4" w:space="0" w:color="auto"/>
              <w:right w:val="single" w:sz="4" w:space="0" w:color="auto"/>
            </w:tcBorders>
          </w:tcPr>
          <w:p w14:paraId="2CC2372C"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31CB6DC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4400AA4"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7E52620"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CF4465B"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23BFBC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2360E2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EC8DADC"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3A80FFB7"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01DEE880" w14:textId="77777777" w:rsidR="009A1F73" w:rsidRDefault="009A1F73" w:rsidP="00A73814">
            <w:r>
              <w:t>+</w:t>
            </w:r>
          </w:p>
        </w:tc>
      </w:tr>
      <w:tr w:rsidR="009A1F73" w:rsidRPr="0071037F" w14:paraId="2C20E91C" w14:textId="77777777" w:rsidTr="00A73814">
        <w:tc>
          <w:tcPr>
            <w:tcW w:w="3175" w:type="dxa"/>
            <w:tcBorders>
              <w:top w:val="single" w:sz="4" w:space="0" w:color="auto"/>
              <w:left w:val="single" w:sz="4" w:space="0" w:color="auto"/>
              <w:bottom w:val="single" w:sz="4" w:space="0" w:color="auto"/>
              <w:right w:val="single" w:sz="4" w:space="0" w:color="auto"/>
            </w:tcBorders>
          </w:tcPr>
          <w:p w14:paraId="5142BB76" w14:textId="466E81FC" w:rsidR="009A1F73" w:rsidRPr="00CB6B4E" w:rsidRDefault="009A1F73" w:rsidP="00A73814">
            <w:pPr>
              <w:spacing w:before="20" w:after="20"/>
              <w:rPr>
                <w:i/>
                <w:lang w:val="fi-FI"/>
              </w:rPr>
            </w:pPr>
            <w:r w:rsidRPr="00CB6B4E">
              <w:rPr>
                <w:lang w:val="fi-FI"/>
              </w:rPr>
              <w:t xml:space="preserve">11. </w:t>
            </w:r>
            <w:r w:rsidRPr="00CB6B4E">
              <w:rPr>
                <w:i/>
                <w:lang w:val="fi-FI"/>
              </w:rPr>
              <w:t>iA-</w:t>
            </w:r>
            <w:r w:rsidRPr="00CB6B4E">
              <w:rPr>
                <w:lang w:val="fi-FI"/>
              </w:rPr>
              <w:t xml:space="preserve">kombinasuuni pro </w:t>
            </w:r>
            <w:r w:rsidRPr="00CB6B4E">
              <w:rPr>
                <w:i/>
                <w:lang w:val="fi-FI"/>
              </w:rPr>
              <w:t>eA-</w:t>
            </w:r>
            <w:r w:rsidRPr="00CB6B4E">
              <w:rPr>
                <w:lang w:val="fi-FI"/>
              </w:rPr>
              <w:t xml:space="preserve">kombinasuuni (~ </w:t>
            </w:r>
            <w:r w:rsidRPr="00CB6B4E">
              <w:rPr>
                <w:i/>
                <w:lang w:val="fi-FI"/>
              </w:rPr>
              <w:t>ee</w:t>
            </w:r>
            <w:r w:rsidRPr="00CB6B4E">
              <w:rPr>
                <w:lang w:val="fi-FI"/>
              </w:rPr>
              <w:t xml:space="preserve">) eli </w:t>
            </w:r>
            <w:r w:rsidRPr="00CB6B4E">
              <w:rPr>
                <w:i/>
                <w:lang w:val="fi-FI"/>
              </w:rPr>
              <w:t xml:space="preserve">kauhia </w:t>
            </w:r>
            <w:r w:rsidRPr="00CB6B4E">
              <w:rPr>
                <w:lang w:val="fi-FI"/>
              </w:rPr>
              <w:t xml:space="preserve">pro </w:t>
            </w:r>
            <w:r w:rsidRPr="00CB6B4E">
              <w:rPr>
                <w:i/>
                <w:lang w:val="fi-FI"/>
              </w:rPr>
              <w:t xml:space="preserve">kauhea </w:t>
            </w:r>
            <w:r w:rsidR="00BA1173" w:rsidRPr="00CB6B4E">
              <w:rPr>
                <w:lang w:val="fi-FI"/>
              </w:rPr>
              <w:t>~</w:t>
            </w:r>
            <w:r w:rsidRPr="00CB6B4E">
              <w:rPr>
                <w:i/>
                <w:lang w:val="fi-FI"/>
              </w:rPr>
              <w:t xml:space="preserve"> kauhee</w:t>
            </w:r>
          </w:p>
        </w:tc>
        <w:tc>
          <w:tcPr>
            <w:tcW w:w="450" w:type="dxa"/>
            <w:tcBorders>
              <w:top w:val="single" w:sz="4" w:space="0" w:color="auto"/>
              <w:left w:val="single" w:sz="4" w:space="0" w:color="auto"/>
              <w:bottom w:val="single" w:sz="4" w:space="0" w:color="auto"/>
              <w:right w:val="single" w:sz="4" w:space="0" w:color="auto"/>
            </w:tcBorders>
          </w:tcPr>
          <w:p w14:paraId="081E7EFA" w14:textId="77777777" w:rsidR="009A1F73"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14F9FFE2"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5DA4A61"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2645DCE"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F6F7742"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23F0D80"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7F597E7"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3D15FCC" w14:textId="77777777" w:rsidR="009A1F73"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0254EEA7" w14:textId="77777777" w:rsidR="009A1F73"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0F543278" w14:textId="77777777" w:rsidR="009A1F73" w:rsidRDefault="009A1F73" w:rsidP="00A73814">
            <w:r>
              <w:t>-</w:t>
            </w:r>
          </w:p>
        </w:tc>
      </w:tr>
      <w:tr w:rsidR="009A1F73" w:rsidRPr="0071037F" w14:paraId="033DCE0F" w14:textId="77777777" w:rsidTr="00A73814">
        <w:tc>
          <w:tcPr>
            <w:tcW w:w="3175" w:type="dxa"/>
            <w:tcBorders>
              <w:top w:val="single" w:sz="4" w:space="0" w:color="auto"/>
              <w:left w:val="single" w:sz="4" w:space="0" w:color="auto"/>
              <w:bottom w:val="single" w:sz="4" w:space="0" w:color="auto"/>
              <w:right w:val="single" w:sz="4" w:space="0" w:color="auto"/>
            </w:tcBorders>
          </w:tcPr>
          <w:p w14:paraId="059B948B" w14:textId="77777777" w:rsidR="009A1F73" w:rsidRPr="00CB6B4E" w:rsidRDefault="009A1F73" w:rsidP="00A73814">
            <w:pPr>
              <w:spacing w:before="20" w:after="20"/>
              <w:rPr>
                <w:lang w:val="fi-FI"/>
              </w:rPr>
            </w:pPr>
            <w:r w:rsidRPr="00CB6B4E">
              <w:rPr>
                <w:lang w:val="fi-FI"/>
              </w:rPr>
              <w:t>12. Kunka ylheisesti loppu-</w:t>
            </w:r>
            <w:r w:rsidRPr="00CB6B4E">
              <w:rPr>
                <w:i/>
                <w:lang w:val="fi-FI"/>
              </w:rPr>
              <w:t xml:space="preserve">t </w:t>
            </w:r>
            <w:r w:rsidRPr="00CB6B4E">
              <w:rPr>
                <w:lang w:val="fi-FI"/>
              </w:rPr>
              <w:t xml:space="preserve">oon säilyny semmoisissa haamuissa ko </w:t>
            </w:r>
            <w:r w:rsidRPr="00CB6B4E">
              <w:rPr>
                <w:i/>
                <w:lang w:val="fi-FI"/>
              </w:rPr>
              <w:t xml:space="preserve">ajjaat </w:t>
            </w:r>
            <w:r w:rsidRPr="00CB6B4E">
              <w:rPr>
                <w:lang w:val="fi-FI"/>
              </w:rPr>
              <w:t xml:space="preserve">pro </w:t>
            </w:r>
            <w:r w:rsidRPr="00CB6B4E">
              <w:rPr>
                <w:i/>
                <w:lang w:val="fi-FI"/>
              </w:rPr>
              <w:t>ajjaa</w:t>
            </w:r>
            <w:r w:rsidRPr="00CB6B4E">
              <w:rPr>
                <w:lang w:val="fi-FI"/>
              </w:rPr>
              <w:t>,</w:t>
            </w:r>
            <w:r w:rsidRPr="00CB6B4E">
              <w:rPr>
                <w:i/>
                <w:lang w:val="fi-FI"/>
              </w:rPr>
              <w:t xml:space="preserve"> venet </w:t>
            </w:r>
            <w:r w:rsidRPr="00CB6B4E">
              <w:rPr>
                <w:lang w:val="fi-FI"/>
              </w:rPr>
              <w:t xml:space="preserve">pro </w:t>
            </w:r>
            <w:r w:rsidRPr="00CB6B4E">
              <w:rPr>
                <w:i/>
                <w:lang w:val="fi-FI"/>
              </w:rPr>
              <w:t>vene</w:t>
            </w:r>
            <w:r w:rsidRPr="00CB6B4E">
              <w:rPr>
                <w:lang w:val="fi-FI"/>
              </w:rPr>
              <w:t xml:space="preserve">, </w:t>
            </w:r>
            <w:r w:rsidRPr="00CB6B4E">
              <w:rPr>
                <w:i/>
                <w:lang w:val="fi-FI"/>
              </w:rPr>
              <w:t xml:space="preserve">kaikilet </w:t>
            </w:r>
            <w:r w:rsidRPr="00CB6B4E">
              <w:rPr>
                <w:lang w:val="fi-FI"/>
              </w:rPr>
              <w:t xml:space="preserve">pro </w:t>
            </w:r>
            <w:r w:rsidRPr="00CB6B4E">
              <w:rPr>
                <w:i/>
                <w:lang w:val="fi-FI"/>
              </w:rPr>
              <w:t>kaikile</w:t>
            </w:r>
            <w:r w:rsidRPr="00CB6B4E">
              <w:rPr>
                <w:lang w:val="fi-FI"/>
              </w:rPr>
              <w:t xml:space="preserve">, </w:t>
            </w:r>
            <w:r w:rsidRPr="00CB6B4E">
              <w:rPr>
                <w:i/>
                <w:lang w:val="fi-FI"/>
              </w:rPr>
              <w:t>sinn</w:t>
            </w:r>
            <w:r w:rsidRPr="00CB6B4E">
              <w:rPr>
                <w:lang w:val="fi-FI"/>
              </w:rPr>
              <w:t>e</w:t>
            </w:r>
            <w:r w:rsidRPr="00CB6B4E">
              <w:rPr>
                <w:i/>
                <w:lang w:val="fi-FI"/>
              </w:rPr>
              <w:t xml:space="preserve">t </w:t>
            </w:r>
            <w:r w:rsidRPr="00CB6B4E">
              <w:rPr>
                <w:lang w:val="fi-FI"/>
              </w:rPr>
              <w:t xml:space="preserve">pro </w:t>
            </w:r>
            <w:r w:rsidRPr="00CB6B4E">
              <w:rPr>
                <w:i/>
                <w:lang w:val="fi-FI"/>
              </w:rPr>
              <w:t>sinne</w:t>
            </w:r>
            <w:r w:rsidRPr="00CB6B4E">
              <w:rPr>
                <w:lang w:val="fi-FI"/>
              </w:rPr>
              <w:t xml:space="preserve">, </w:t>
            </w:r>
            <w:r w:rsidRPr="00CB6B4E">
              <w:rPr>
                <w:i/>
                <w:lang w:val="fi-FI"/>
              </w:rPr>
              <w:t xml:space="preserve">läpit </w:t>
            </w:r>
            <w:r w:rsidRPr="00CB6B4E">
              <w:rPr>
                <w:lang w:val="fi-FI"/>
              </w:rPr>
              <w:t xml:space="preserve">pro </w:t>
            </w:r>
            <w:r w:rsidRPr="00CB6B4E">
              <w:rPr>
                <w:i/>
                <w:lang w:val="fi-FI"/>
              </w:rPr>
              <w:t>läpi</w:t>
            </w:r>
          </w:p>
        </w:tc>
        <w:tc>
          <w:tcPr>
            <w:tcW w:w="450" w:type="dxa"/>
            <w:tcBorders>
              <w:top w:val="single" w:sz="4" w:space="0" w:color="auto"/>
              <w:left w:val="single" w:sz="4" w:space="0" w:color="auto"/>
              <w:bottom w:val="single" w:sz="4" w:space="0" w:color="auto"/>
              <w:right w:val="single" w:sz="4" w:space="0" w:color="auto"/>
            </w:tcBorders>
          </w:tcPr>
          <w:p w14:paraId="3C9E42E8"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1E7990C8"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8B3FB9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BC856ED"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FBBB855"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F9B86FE"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C96B0B0"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C0537C9"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1F3A10EF"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11A85E7E" w14:textId="77777777" w:rsidR="009A1F73" w:rsidRDefault="009A1F73" w:rsidP="00A73814">
            <w:r>
              <w:t>+/-</w:t>
            </w:r>
          </w:p>
        </w:tc>
      </w:tr>
      <w:tr w:rsidR="009A1F73" w:rsidRPr="0071037F" w14:paraId="5744C6A8" w14:textId="77777777" w:rsidTr="00A73814">
        <w:tc>
          <w:tcPr>
            <w:tcW w:w="3175" w:type="dxa"/>
            <w:tcBorders>
              <w:top w:val="single" w:sz="4" w:space="0" w:color="auto"/>
              <w:left w:val="single" w:sz="4" w:space="0" w:color="auto"/>
              <w:bottom w:val="single" w:sz="4" w:space="0" w:color="auto"/>
              <w:right w:val="single" w:sz="4" w:space="0" w:color="auto"/>
            </w:tcBorders>
          </w:tcPr>
          <w:p w14:paraId="7516D775" w14:textId="77777777" w:rsidR="009A1F73" w:rsidRPr="00CB6B4E" w:rsidRDefault="009A1F73" w:rsidP="00A73814">
            <w:pPr>
              <w:spacing w:before="20" w:after="20"/>
              <w:rPr>
                <w:lang w:val="fi-FI"/>
              </w:rPr>
            </w:pPr>
            <w:r w:rsidRPr="00CB6B4E">
              <w:rPr>
                <w:lang w:val="fi-FI"/>
              </w:rPr>
              <w:t xml:space="preserve">13. Partitiivin </w:t>
            </w:r>
            <w:r w:rsidRPr="00CB6B4E">
              <w:rPr>
                <w:i/>
                <w:lang w:val="fi-FI"/>
              </w:rPr>
              <w:t>A</w:t>
            </w:r>
            <w:r w:rsidRPr="00CB6B4E">
              <w:rPr>
                <w:lang w:val="fi-FI"/>
              </w:rPr>
              <w:t xml:space="preserve">:n kattoominen pluraalissa eli </w:t>
            </w:r>
            <w:r w:rsidRPr="00CB6B4E">
              <w:rPr>
                <w:i/>
                <w:lang w:val="fi-FI"/>
              </w:rPr>
              <w:t xml:space="preserve">marjoi </w:t>
            </w:r>
            <w:r w:rsidRPr="00CB6B4E">
              <w:rPr>
                <w:lang w:val="fi-FI"/>
              </w:rPr>
              <w:t xml:space="preserve">pro </w:t>
            </w:r>
            <w:r w:rsidRPr="00CB6B4E">
              <w:rPr>
                <w:i/>
                <w:lang w:val="fi-FI"/>
              </w:rPr>
              <w:t>marjoja</w:t>
            </w:r>
          </w:p>
        </w:tc>
        <w:tc>
          <w:tcPr>
            <w:tcW w:w="450" w:type="dxa"/>
            <w:tcBorders>
              <w:top w:val="single" w:sz="4" w:space="0" w:color="auto"/>
              <w:left w:val="single" w:sz="4" w:space="0" w:color="auto"/>
              <w:bottom w:val="single" w:sz="4" w:space="0" w:color="auto"/>
              <w:right w:val="single" w:sz="4" w:space="0" w:color="auto"/>
            </w:tcBorders>
          </w:tcPr>
          <w:p w14:paraId="0854A4B0" w14:textId="77777777" w:rsidR="009A1F73" w:rsidRPr="0071037F"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323E9DD3"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7396FB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1804F18"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26736B8"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CAAF302"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539561C" w14:textId="77777777" w:rsidR="009A1F73" w:rsidRPr="0071037F"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3A96DD3" w14:textId="77777777" w:rsidR="009A1F73" w:rsidRPr="0071037F"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75E728F1" w14:textId="77777777" w:rsidR="009A1F73" w:rsidRPr="0071037F"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401A97F7" w14:textId="77777777" w:rsidR="009A1F73" w:rsidRDefault="009A1F73" w:rsidP="00A73814">
            <w:r>
              <w:t>+</w:t>
            </w:r>
          </w:p>
        </w:tc>
      </w:tr>
      <w:tr w:rsidR="009A1F73" w:rsidRPr="0071037F" w14:paraId="11CE95DB" w14:textId="77777777" w:rsidTr="00A73814">
        <w:tc>
          <w:tcPr>
            <w:tcW w:w="3175" w:type="dxa"/>
            <w:tcBorders>
              <w:top w:val="single" w:sz="4" w:space="0" w:color="auto"/>
              <w:left w:val="single" w:sz="4" w:space="0" w:color="auto"/>
              <w:bottom w:val="single" w:sz="4" w:space="0" w:color="auto"/>
              <w:right w:val="single" w:sz="4" w:space="0" w:color="auto"/>
            </w:tcBorders>
          </w:tcPr>
          <w:p w14:paraId="0485F267" w14:textId="774E7B29" w:rsidR="009A1F73" w:rsidRPr="00CB6B4E" w:rsidRDefault="009A1F73" w:rsidP="00A73814">
            <w:pPr>
              <w:spacing w:before="20" w:after="20"/>
              <w:rPr>
                <w:lang w:val="fi-FI"/>
              </w:rPr>
            </w:pPr>
            <w:r w:rsidRPr="00CB6B4E">
              <w:rPr>
                <w:lang w:val="fi-FI"/>
              </w:rPr>
              <w:t>14. 3. infinitiivin illatiivin suffiksin</w:t>
            </w:r>
            <w:r w:rsidR="00181EE2" w:rsidRPr="00CB6B4E">
              <w:rPr>
                <w:lang w:val="fi-FI"/>
              </w:rPr>
              <w:t>n</w:t>
            </w:r>
            <w:r w:rsidRPr="00CB6B4E">
              <w:rPr>
                <w:lang w:val="fi-FI"/>
              </w:rPr>
              <w:t xml:space="preserve">a </w:t>
            </w:r>
            <w:r w:rsidRPr="00CB6B4E">
              <w:rPr>
                <w:i/>
                <w:lang w:val="fi-FI"/>
              </w:rPr>
              <w:t xml:space="preserve">hAn </w:t>
            </w:r>
            <w:r w:rsidRPr="00CB6B4E">
              <w:rPr>
                <w:lang w:val="fi-FI"/>
              </w:rPr>
              <w:t xml:space="preserve">pro </w:t>
            </w:r>
            <w:r w:rsidRPr="00CB6B4E">
              <w:rPr>
                <w:i/>
                <w:lang w:val="fi-FI"/>
              </w:rPr>
              <w:t>mhA</w:t>
            </w:r>
            <w:r w:rsidRPr="00CB6B4E">
              <w:rPr>
                <w:lang w:val="fi-FI"/>
              </w:rPr>
              <w:t>(</w:t>
            </w:r>
            <w:r w:rsidRPr="00CB6B4E">
              <w:rPr>
                <w:i/>
                <w:lang w:val="fi-FI"/>
              </w:rPr>
              <w:t>A</w:t>
            </w:r>
            <w:r w:rsidRPr="00CB6B4E">
              <w:rPr>
                <w:lang w:val="fi-FI"/>
              </w:rPr>
              <w:t>)</w:t>
            </w:r>
            <w:r w:rsidRPr="00CB6B4E">
              <w:rPr>
                <w:i/>
                <w:lang w:val="fi-FI"/>
              </w:rPr>
              <w:t xml:space="preserve">n </w:t>
            </w:r>
            <w:r w:rsidRPr="00CB6B4E">
              <w:rPr>
                <w:lang w:val="fi-FI"/>
              </w:rPr>
              <w:t xml:space="preserve">niin ko </w:t>
            </w:r>
            <w:r w:rsidRPr="00CB6B4E">
              <w:rPr>
                <w:i/>
                <w:lang w:val="fi-FI"/>
              </w:rPr>
              <w:t xml:space="preserve">tulehan </w:t>
            </w:r>
            <w:r w:rsidRPr="00CB6B4E">
              <w:rPr>
                <w:lang w:val="fi-FI"/>
              </w:rPr>
              <w:t xml:space="preserve">pro </w:t>
            </w:r>
            <w:r w:rsidRPr="00CB6B4E">
              <w:rPr>
                <w:i/>
                <w:lang w:val="fi-FI"/>
              </w:rPr>
              <w:t>tulemhaan</w:t>
            </w:r>
            <w:r w:rsidRPr="00CB6B4E">
              <w:rPr>
                <w:rStyle w:val="Fotnotereferanse"/>
                <w:i/>
                <w:lang w:val="fi-FI"/>
              </w:rPr>
              <w:t xml:space="preserve"> </w:t>
            </w:r>
          </w:p>
        </w:tc>
        <w:tc>
          <w:tcPr>
            <w:tcW w:w="450" w:type="dxa"/>
            <w:tcBorders>
              <w:top w:val="single" w:sz="4" w:space="0" w:color="auto"/>
              <w:left w:val="single" w:sz="4" w:space="0" w:color="auto"/>
              <w:bottom w:val="single" w:sz="4" w:space="0" w:color="auto"/>
              <w:right w:val="single" w:sz="4" w:space="0" w:color="auto"/>
            </w:tcBorders>
          </w:tcPr>
          <w:p w14:paraId="21B104F4" w14:textId="77777777" w:rsidR="009A1F73"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1F17CC93"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F0FE543"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4FDB2E94"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696CBB1"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2111CAC"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5859E04"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20BEDC0" w14:textId="77777777" w:rsidR="009A1F73"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2EACB79E" w14:textId="77777777" w:rsidR="009A1F73"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330CEC36" w14:textId="77777777" w:rsidR="009A1F73" w:rsidRDefault="009A1F73" w:rsidP="00A73814">
            <w:r>
              <w:t>+</w:t>
            </w:r>
          </w:p>
        </w:tc>
      </w:tr>
      <w:tr w:rsidR="009A1F73" w:rsidRPr="0071037F" w14:paraId="5C862697" w14:textId="77777777" w:rsidTr="00A73814">
        <w:tc>
          <w:tcPr>
            <w:tcW w:w="3175" w:type="dxa"/>
            <w:tcBorders>
              <w:top w:val="single" w:sz="4" w:space="0" w:color="auto"/>
              <w:left w:val="single" w:sz="4" w:space="0" w:color="auto"/>
              <w:bottom w:val="single" w:sz="4" w:space="0" w:color="auto"/>
              <w:right w:val="single" w:sz="4" w:space="0" w:color="auto"/>
            </w:tcBorders>
          </w:tcPr>
          <w:p w14:paraId="3D57BBEA" w14:textId="77777777" w:rsidR="009A1F73" w:rsidRPr="00CB6B4E" w:rsidRDefault="009A1F73" w:rsidP="00A73814">
            <w:pPr>
              <w:spacing w:before="20" w:after="20"/>
              <w:rPr>
                <w:lang w:val="fi-FI"/>
              </w:rPr>
            </w:pPr>
            <w:r w:rsidRPr="00CB6B4E">
              <w:rPr>
                <w:lang w:val="fi-FI"/>
              </w:rPr>
              <w:t xml:space="preserve">15. </w:t>
            </w:r>
            <w:r w:rsidRPr="00CB6B4E">
              <w:rPr>
                <w:i/>
                <w:lang w:val="fi-FI"/>
              </w:rPr>
              <w:t>UA-</w:t>
            </w:r>
            <w:r w:rsidRPr="00CB6B4E">
              <w:rPr>
                <w:lang w:val="fi-FI"/>
              </w:rPr>
              <w:t xml:space="preserve">kombinasuuni pro </w:t>
            </w:r>
            <w:r w:rsidRPr="00CB6B4E">
              <w:rPr>
                <w:i/>
                <w:lang w:val="fi-FI"/>
              </w:rPr>
              <w:t>OA</w:t>
            </w:r>
            <w:r w:rsidRPr="00CB6B4E">
              <w:rPr>
                <w:lang w:val="fi-FI"/>
              </w:rPr>
              <w:t xml:space="preserve">-kombinasuuni niin ko </w:t>
            </w:r>
            <w:r w:rsidRPr="00CB6B4E">
              <w:rPr>
                <w:i/>
                <w:lang w:val="fi-FI"/>
              </w:rPr>
              <w:t>maitua</w:t>
            </w:r>
            <w:r w:rsidRPr="00CB6B4E">
              <w:rPr>
                <w:lang w:val="fi-FI"/>
              </w:rPr>
              <w:t xml:space="preserve"> pro </w:t>
            </w:r>
            <w:r w:rsidRPr="00CB6B4E">
              <w:rPr>
                <w:i/>
                <w:lang w:val="fi-FI"/>
              </w:rPr>
              <w:t>maitoa</w:t>
            </w:r>
            <w:r>
              <w:rPr>
                <w:rStyle w:val="Fotnotereferanse"/>
                <w:i/>
              </w:rPr>
              <w:footnoteReference w:id="1"/>
            </w:r>
            <w:r w:rsidRPr="00CB6B4E">
              <w:rPr>
                <w:lang w:val="fi-FI"/>
              </w:rPr>
              <w:t xml:space="preserve"> </w:t>
            </w:r>
          </w:p>
        </w:tc>
        <w:tc>
          <w:tcPr>
            <w:tcW w:w="450" w:type="dxa"/>
            <w:tcBorders>
              <w:top w:val="single" w:sz="4" w:space="0" w:color="auto"/>
              <w:left w:val="single" w:sz="4" w:space="0" w:color="auto"/>
              <w:bottom w:val="single" w:sz="4" w:space="0" w:color="auto"/>
              <w:right w:val="single" w:sz="4" w:space="0" w:color="auto"/>
            </w:tcBorders>
          </w:tcPr>
          <w:p w14:paraId="69D0D32D" w14:textId="77777777" w:rsidR="009A1F73"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0B425704"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B10FCFD"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5C622CB"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D319805"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32A1BC3A"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01BED0B2"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1058E50E" w14:textId="77777777" w:rsidR="009A1F73"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3D57F9E5" w14:textId="77777777" w:rsidR="009A1F73"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731A8C52" w14:textId="77777777" w:rsidR="009A1F73" w:rsidRDefault="009A1F73" w:rsidP="00A73814">
            <w:r>
              <w:t>-</w:t>
            </w:r>
          </w:p>
        </w:tc>
      </w:tr>
      <w:tr w:rsidR="009A1F73" w:rsidRPr="0071037F" w14:paraId="5B05A5C9" w14:textId="77777777" w:rsidTr="00A73814">
        <w:trPr>
          <w:cantSplit/>
        </w:trPr>
        <w:tc>
          <w:tcPr>
            <w:tcW w:w="3175" w:type="dxa"/>
            <w:tcBorders>
              <w:top w:val="single" w:sz="4" w:space="0" w:color="auto"/>
              <w:left w:val="single" w:sz="4" w:space="0" w:color="auto"/>
              <w:bottom w:val="single" w:sz="4" w:space="0" w:color="auto"/>
              <w:right w:val="single" w:sz="4" w:space="0" w:color="auto"/>
            </w:tcBorders>
          </w:tcPr>
          <w:p w14:paraId="218351FD" w14:textId="77777777" w:rsidR="009A1F73" w:rsidRPr="00CB6B4E" w:rsidRDefault="009A1F73" w:rsidP="00A73814">
            <w:pPr>
              <w:spacing w:before="20" w:after="20"/>
              <w:rPr>
                <w:lang w:val="fi-FI"/>
              </w:rPr>
            </w:pPr>
            <w:r w:rsidRPr="00CB6B4E">
              <w:rPr>
                <w:lang w:val="fi-FI"/>
              </w:rPr>
              <w:t xml:space="preserve">16. Verbiissä rangan </w:t>
            </w:r>
            <w:r w:rsidRPr="00CB6B4E">
              <w:rPr>
                <w:i/>
                <w:lang w:val="fi-FI"/>
              </w:rPr>
              <w:t>s</w:t>
            </w:r>
            <w:r w:rsidRPr="00CB6B4E">
              <w:rPr>
                <w:lang w:val="fi-FI"/>
              </w:rPr>
              <w:t xml:space="preserve">:n ja suffiksin </w:t>
            </w:r>
            <w:r w:rsidRPr="00CB6B4E">
              <w:rPr>
                <w:i/>
                <w:lang w:val="fi-FI"/>
              </w:rPr>
              <w:t>t</w:t>
            </w:r>
            <w:r w:rsidRPr="00CB6B4E">
              <w:rPr>
                <w:lang w:val="fi-FI"/>
              </w:rPr>
              <w:t xml:space="preserve">:n sullaaminen </w:t>
            </w:r>
            <w:r w:rsidRPr="00CB6B4E">
              <w:rPr>
                <w:i/>
                <w:lang w:val="fi-FI"/>
              </w:rPr>
              <w:t>ss</w:t>
            </w:r>
            <w:r w:rsidRPr="00CB6B4E">
              <w:rPr>
                <w:lang w:val="fi-FI"/>
              </w:rPr>
              <w:t xml:space="preserve">:ksi niin ko </w:t>
            </w:r>
            <w:r w:rsidRPr="00CB6B4E">
              <w:rPr>
                <w:i/>
                <w:lang w:val="fi-FI"/>
              </w:rPr>
              <w:t xml:space="preserve">pessä </w:t>
            </w:r>
            <w:r w:rsidRPr="00CB6B4E">
              <w:rPr>
                <w:lang w:val="fi-FI"/>
              </w:rPr>
              <w:t xml:space="preserve">pro </w:t>
            </w:r>
            <w:r w:rsidRPr="00CB6B4E">
              <w:rPr>
                <w:i/>
                <w:lang w:val="fi-FI"/>
              </w:rPr>
              <w:t>pestä</w:t>
            </w:r>
          </w:p>
        </w:tc>
        <w:tc>
          <w:tcPr>
            <w:tcW w:w="450" w:type="dxa"/>
            <w:tcBorders>
              <w:top w:val="single" w:sz="4" w:space="0" w:color="auto"/>
              <w:left w:val="single" w:sz="4" w:space="0" w:color="auto"/>
              <w:bottom w:val="single" w:sz="4" w:space="0" w:color="auto"/>
              <w:right w:val="single" w:sz="4" w:space="0" w:color="auto"/>
            </w:tcBorders>
          </w:tcPr>
          <w:p w14:paraId="45ED164D" w14:textId="77777777" w:rsidR="009A1F73" w:rsidRDefault="009A1F73" w:rsidP="00A73814">
            <w:r>
              <w:t>+</w:t>
            </w:r>
          </w:p>
        </w:tc>
        <w:tc>
          <w:tcPr>
            <w:tcW w:w="407" w:type="dxa"/>
            <w:tcBorders>
              <w:top w:val="single" w:sz="4" w:space="0" w:color="auto"/>
              <w:left w:val="single" w:sz="4" w:space="0" w:color="auto"/>
              <w:bottom w:val="single" w:sz="4" w:space="0" w:color="auto"/>
              <w:right w:val="single" w:sz="4" w:space="0" w:color="auto"/>
            </w:tcBorders>
          </w:tcPr>
          <w:p w14:paraId="337D5513"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A359038"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23EA97C7"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79CD6230"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73CD4C8"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53BBD48C" w14:textId="77777777" w:rsidR="009A1F73" w:rsidRDefault="009A1F73" w:rsidP="00A73814">
            <w:r>
              <w:t>(-)</w:t>
            </w:r>
          </w:p>
        </w:tc>
        <w:tc>
          <w:tcPr>
            <w:tcW w:w="526" w:type="dxa"/>
            <w:tcBorders>
              <w:top w:val="single" w:sz="4" w:space="0" w:color="auto"/>
              <w:left w:val="single" w:sz="4" w:space="0" w:color="auto"/>
              <w:bottom w:val="single" w:sz="4" w:space="0" w:color="auto"/>
              <w:right w:val="single" w:sz="4" w:space="0" w:color="auto"/>
            </w:tcBorders>
          </w:tcPr>
          <w:p w14:paraId="67D5DB2B" w14:textId="77777777" w:rsidR="009A1F73" w:rsidRDefault="009A1F73" w:rsidP="00A73814">
            <w:r>
              <w:t>+</w:t>
            </w:r>
          </w:p>
        </w:tc>
        <w:tc>
          <w:tcPr>
            <w:tcW w:w="512" w:type="dxa"/>
            <w:tcBorders>
              <w:top w:val="single" w:sz="4" w:space="0" w:color="auto"/>
              <w:left w:val="single" w:sz="4" w:space="0" w:color="auto"/>
              <w:bottom w:val="single" w:sz="4" w:space="0" w:color="auto"/>
              <w:right w:val="single" w:sz="4" w:space="0" w:color="auto"/>
            </w:tcBorders>
          </w:tcPr>
          <w:p w14:paraId="1245F86F" w14:textId="77777777" w:rsidR="009A1F73" w:rsidRDefault="009A1F73" w:rsidP="00A73814">
            <w:r>
              <w:t>-</w:t>
            </w:r>
          </w:p>
        </w:tc>
        <w:tc>
          <w:tcPr>
            <w:tcW w:w="564" w:type="dxa"/>
            <w:tcBorders>
              <w:top w:val="single" w:sz="4" w:space="0" w:color="auto"/>
              <w:left w:val="single" w:sz="4" w:space="0" w:color="auto"/>
              <w:bottom w:val="single" w:sz="4" w:space="0" w:color="auto"/>
              <w:right w:val="single" w:sz="4" w:space="0" w:color="auto"/>
            </w:tcBorders>
          </w:tcPr>
          <w:p w14:paraId="21587ED0" w14:textId="77777777" w:rsidR="009A1F73" w:rsidRDefault="009A1F73" w:rsidP="00A73814">
            <w:r>
              <w:t>-</w:t>
            </w:r>
          </w:p>
        </w:tc>
      </w:tr>
    </w:tbl>
    <w:p w14:paraId="54BEEFC8" w14:textId="6CD53FF9" w:rsidR="00A07D91" w:rsidRPr="00CB6B4E" w:rsidRDefault="00101A9F" w:rsidP="00F46D4D">
      <w:pPr>
        <w:rPr>
          <w:lang w:val="fi-FI"/>
        </w:rPr>
      </w:pPr>
      <w:r w:rsidRPr="00CB6B4E">
        <w:rPr>
          <w:lang w:val="fi-FI"/>
        </w:rPr>
        <w:t>M</w:t>
      </w:r>
      <w:r w:rsidR="00A50B44" w:rsidRPr="00CB6B4E">
        <w:rPr>
          <w:lang w:val="fi-FI"/>
        </w:rPr>
        <w:t xml:space="preserve">ie olen räknäny jokhaisen dialektin </w:t>
      </w:r>
      <w:r w:rsidR="009C55FC" w:rsidRPr="00CB6B4E">
        <w:rPr>
          <w:lang w:val="fi-FI"/>
        </w:rPr>
        <w:t>distansin</w:t>
      </w:r>
      <w:r w:rsidR="00A50B44" w:rsidRPr="00CB6B4E">
        <w:rPr>
          <w:lang w:val="fi-FI"/>
        </w:rPr>
        <w:t xml:space="preserve"> toishiin dialekthiin siihen laihi</w:t>
      </w:r>
      <w:r w:rsidR="00666ABD" w:rsidRPr="00CB6B4E">
        <w:rPr>
          <w:lang w:val="fi-FI"/>
        </w:rPr>
        <w:t>i</w:t>
      </w:r>
      <w:r w:rsidR="00261A7D" w:rsidRPr="00CB6B4E">
        <w:rPr>
          <w:lang w:val="fi-FI"/>
        </w:rPr>
        <w:t xml:space="preserve">n, ette ensistä mie olen </w:t>
      </w:r>
      <w:r w:rsidR="007561BA" w:rsidRPr="00CB6B4E">
        <w:rPr>
          <w:lang w:val="fi-FI"/>
        </w:rPr>
        <w:t xml:space="preserve">aina </w:t>
      </w:r>
      <w:r w:rsidR="00D63EB3" w:rsidRPr="00CB6B4E">
        <w:rPr>
          <w:lang w:val="fi-FI"/>
        </w:rPr>
        <w:t xml:space="preserve">antanu erittäin yhđen dialektin </w:t>
      </w:r>
      <w:r w:rsidR="006B5DEE" w:rsidRPr="00CB6B4E">
        <w:rPr>
          <w:lang w:val="fi-FI"/>
        </w:rPr>
        <w:t xml:space="preserve">osalta </w:t>
      </w:r>
      <w:r w:rsidR="002E28B5" w:rsidRPr="00CB6B4E">
        <w:rPr>
          <w:lang w:val="fi-FI"/>
        </w:rPr>
        <w:t>jokhaiselle treki</w:t>
      </w:r>
      <w:r w:rsidR="00D63EB3" w:rsidRPr="00CB6B4E">
        <w:rPr>
          <w:lang w:val="fi-FI"/>
        </w:rPr>
        <w:t>le</w:t>
      </w:r>
      <w:r w:rsidR="007561BA" w:rsidRPr="00CB6B4E">
        <w:rPr>
          <w:lang w:val="fi-FI"/>
        </w:rPr>
        <w:t xml:space="preserve"> </w:t>
      </w:r>
      <w:r w:rsidR="00163157" w:rsidRPr="00CB6B4E">
        <w:rPr>
          <w:lang w:val="fi-FI"/>
        </w:rPr>
        <w:t>arvon 1</w:t>
      </w:r>
      <w:r w:rsidR="0057071A" w:rsidRPr="00CB6B4E">
        <w:rPr>
          <w:lang w:val="fi-FI"/>
        </w:rPr>
        <w:t xml:space="preserve"> ja s</w:t>
      </w:r>
      <w:r w:rsidR="007561BA" w:rsidRPr="00CB6B4E">
        <w:rPr>
          <w:lang w:val="fi-FI"/>
        </w:rPr>
        <w:t xml:space="preserve">itte </w:t>
      </w:r>
      <w:r w:rsidR="00D63EB3" w:rsidRPr="00CB6B4E">
        <w:rPr>
          <w:lang w:val="fi-FI"/>
        </w:rPr>
        <w:t xml:space="preserve">jokhaisen muun dialektin </w:t>
      </w:r>
      <w:r w:rsidR="00686BF1" w:rsidRPr="00CB6B4E">
        <w:rPr>
          <w:lang w:val="fi-FI"/>
        </w:rPr>
        <w:t xml:space="preserve">jokhaiselle </w:t>
      </w:r>
      <w:r w:rsidR="007561BA" w:rsidRPr="00CB6B4E">
        <w:rPr>
          <w:lang w:val="fi-FI"/>
        </w:rPr>
        <w:t>treki</w:t>
      </w:r>
      <w:r w:rsidR="00A50B44" w:rsidRPr="00CB6B4E">
        <w:rPr>
          <w:lang w:val="fi-FI"/>
        </w:rPr>
        <w:t xml:space="preserve">le </w:t>
      </w:r>
      <w:r w:rsidR="00B12F68" w:rsidRPr="00CB6B4E">
        <w:rPr>
          <w:lang w:val="fi-FI"/>
        </w:rPr>
        <w:t xml:space="preserve">erittäin </w:t>
      </w:r>
      <w:r w:rsidR="00D63EB3" w:rsidRPr="00CB6B4E">
        <w:rPr>
          <w:lang w:val="fi-FI"/>
        </w:rPr>
        <w:t>distansi</w:t>
      </w:r>
      <w:r w:rsidR="00A50B44" w:rsidRPr="00CB6B4E">
        <w:rPr>
          <w:lang w:val="fi-FI"/>
        </w:rPr>
        <w:t>arvoi 1–0</w:t>
      </w:r>
      <w:r w:rsidR="009C55FC" w:rsidRPr="00CB6B4E">
        <w:rPr>
          <w:lang w:val="fi-FI"/>
        </w:rPr>
        <w:t xml:space="preserve"> </w:t>
      </w:r>
      <w:r w:rsidR="00A50B44" w:rsidRPr="00CB6B4E">
        <w:rPr>
          <w:lang w:val="fi-FI"/>
        </w:rPr>
        <w:t>(</w:t>
      </w:r>
      <w:r w:rsidR="00D63EB3" w:rsidRPr="00CB6B4E">
        <w:rPr>
          <w:lang w:val="fi-FI"/>
        </w:rPr>
        <w:t xml:space="preserve">väliarvot 0,75, 0, 5 ja 0,25). Sitte mie olen räknäny </w:t>
      </w:r>
      <w:r w:rsidR="007561BA" w:rsidRPr="00CB6B4E">
        <w:rPr>
          <w:lang w:val="fi-FI"/>
        </w:rPr>
        <w:t xml:space="preserve">trekkiin </w:t>
      </w:r>
      <w:r w:rsidR="00D63EB3" w:rsidRPr="00CB6B4E">
        <w:rPr>
          <w:lang w:val="fi-FI"/>
        </w:rPr>
        <w:t>distansi</w:t>
      </w:r>
      <w:r w:rsidR="007561BA" w:rsidRPr="00CB6B4E">
        <w:rPr>
          <w:lang w:val="fi-FI"/>
        </w:rPr>
        <w:t>arvoin</w:t>
      </w:r>
      <w:r w:rsidR="00A50B44" w:rsidRPr="00CB6B4E">
        <w:rPr>
          <w:lang w:val="fi-FI"/>
        </w:rPr>
        <w:t xml:space="preserve"> keskimäärä</w:t>
      </w:r>
      <w:r w:rsidR="007561BA" w:rsidRPr="00CB6B4E">
        <w:rPr>
          <w:lang w:val="fi-FI"/>
        </w:rPr>
        <w:t>n</w:t>
      </w:r>
      <w:r w:rsidR="00A50B44" w:rsidRPr="00CB6B4E">
        <w:rPr>
          <w:lang w:val="fi-FI"/>
        </w:rPr>
        <w:t xml:space="preserve">. </w:t>
      </w:r>
      <w:r w:rsidR="00F46D4D" w:rsidRPr="00CB6B4E">
        <w:rPr>
          <w:lang w:val="fi-FI"/>
        </w:rPr>
        <w:t>K</w:t>
      </w:r>
      <w:r w:rsidR="007720A0" w:rsidRPr="00CB6B4E">
        <w:rPr>
          <w:lang w:val="fi-FI"/>
        </w:rPr>
        <w:t>eskimäärä näyttää dialekti</w:t>
      </w:r>
      <w:r w:rsidR="00A07D91" w:rsidRPr="00CB6B4E">
        <w:rPr>
          <w:lang w:val="fi-FI"/>
        </w:rPr>
        <w:t>n</w:t>
      </w:r>
      <w:r w:rsidR="007720A0" w:rsidRPr="00CB6B4E">
        <w:rPr>
          <w:lang w:val="fi-FI"/>
        </w:rPr>
        <w:t xml:space="preserve"> välimatkan </w:t>
      </w:r>
      <w:r w:rsidR="00666ABD" w:rsidRPr="00CB6B4E">
        <w:rPr>
          <w:lang w:val="fi-FI"/>
        </w:rPr>
        <w:t>muihin</w:t>
      </w:r>
      <w:r w:rsidR="007720A0" w:rsidRPr="00CB6B4E">
        <w:rPr>
          <w:lang w:val="fi-FI"/>
        </w:rPr>
        <w:t xml:space="preserve"> dialekthiin. </w:t>
      </w:r>
      <w:r w:rsidR="00A07D91" w:rsidRPr="00CB6B4E">
        <w:rPr>
          <w:lang w:val="fi-FI"/>
        </w:rPr>
        <w:t>Mitä likempännä arvo oon arvoo 1, sitä likheisemmät dialektit oon</w:t>
      </w:r>
      <w:r w:rsidR="007A512D" w:rsidRPr="00CB6B4E">
        <w:rPr>
          <w:lang w:val="fi-FI"/>
        </w:rPr>
        <w:t>. Alapuolen tabeli näyttää tulokset.</w:t>
      </w:r>
    </w:p>
    <w:p w14:paraId="332168AD" w14:textId="1C5F12B4" w:rsidR="0034328C" w:rsidRDefault="00666ABD" w:rsidP="00F2320D">
      <w:r>
        <w:t>Tabeli: Dialektit toin</w:t>
      </w:r>
      <w:r w:rsidR="0034328C">
        <w:t>en toisen suhtheen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5"/>
        <w:gridCol w:w="636"/>
        <w:gridCol w:w="636"/>
        <w:gridCol w:w="636"/>
        <w:gridCol w:w="636"/>
        <w:gridCol w:w="636"/>
        <w:gridCol w:w="636"/>
        <w:gridCol w:w="636"/>
        <w:gridCol w:w="636"/>
        <w:gridCol w:w="636"/>
        <w:gridCol w:w="636"/>
      </w:tblGrid>
      <w:tr w:rsidR="00163157" w:rsidRPr="0002768F" w14:paraId="3EA7B445" w14:textId="3CE0C5C0" w:rsidTr="00163157">
        <w:tc>
          <w:tcPr>
            <w:tcW w:w="0" w:type="auto"/>
          </w:tcPr>
          <w:p w14:paraId="5F95AD1D" w14:textId="77777777" w:rsidR="00163157" w:rsidRPr="0002768F" w:rsidRDefault="00163157" w:rsidP="0034328C"/>
        </w:tc>
        <w:tc>
          <w:tcPr>
            <w:tcW w:w="0" w:type="auto"/>
          </w:tcPr>
          <w:p w14:paraId="0C1F26F4" w14:textId="185B1B33" w:rsidR="00163157" w:rsidRPr="0002768F" w:rsidRDefault="00163157" w:rsidP="0034328C">
            <w:r w:rsidRPr="0002768F">
              <w:t>E</w:t>
            </w:r>
          </w:p>
        </w:tc>
        <w:tc>
          <w:tcPr>
            <w:tcW w:w="0" w:type="auto"/>
          </w:tcPr>
          <w:p w14:paraId="222603F5" w14:textId="77777777" w:rsidR="00163157" w:rsidRPr="0002768F" w:rsidRDefault="00163157" w:rsidP="0034328C">
            <w:r w:rsidRPr="0002768F">
              <w:t>V</w:t>
            </w:r>
          </w:p>
        </w:tc>
        <w:tc>
          <w:tcPr>
            <w:tcW w:w="0" w:type="auto"/>
          </w:tcPr>
          <w:p w14:paraId="27729304" w14:textId="77777777" w:rsidR="00163157" w:rsidRPr="0002768F" w:rsidRDefault="00163157" w:rsidP="0034328C">
            <w:r w:rsidRPr="0002768F">
              <w:t>T</w:t>
            </w:r>
          </w:p>
        </w:tc>
        <w:tc>
          <w:tcPr>
            <w:tcW w:w="0" w:type="auto"/>
          </w:tcPr>
          <w:p w14:paraId="717EBF17" w14:textId="77777777" w:rsidR="00163157" w:rsidRPr="0002768F" w:rsidRDefault="00163157" w:rsidP="0034328C">
            <w:r w:rsidRPr="0002768F">
              <w:t>P</w:t>
            </w:r>
          </w:p>
        </w:tc>
        <w:tc>
          <w:tcPr>
            <w:tcW w:w="0" w:type="auto"/>
          </w:tcPr>
          <w:p w14:paraId="2675CFDD" w14:textId="77777777" w:rsidR="00163157" w:rsidRPr="0002768F" w:rsidRDefault="00163157" w:rsidP="0034328C">
            <w:r w:rsidRPr="0002768F">
              <w:t>A</w:t>
            </w:r>
          </w:p>
        </w:tc>
        <w:tc>
          <w:tcPr>
            <w:tcW w:w="0" w:type="auto"/>
          </w:tcPr>
          <w:p w14:paraId="10B42A87" w14:textId="77777777" w:rsidR="00163157" w:rsidRPr="0002768F" w:rsidRDefault="00163157" w:rsidP="0034328C">
            <w:r w:rsidRPr="0002768F">
              <w:t>N</w:t>
            </w:r>
          </w:p>
        </w:tc>
        <w:tc>
          <w:tcPr>
            <w:tcW w:w="0" w:type="auto"/>
          </w:tcPr>
          <w:p w14:paraId="6AD03D54" w14:textId="77777777" w:rsidR="00163157" w:rsidRPr="0002768F" w:rsidRDefault="00163157" w:rsidP="0034328C">
            <w:r w:rsidRPr="0002768F">
              <w:t>R</w:t>
            </w:r>
          </w:p>
        </w:tc>
        <w:tc>
          <w:tcPr>
            <w:tcW w:w="0" w:type="auto"/>
          </w:tcPr>
          <w:p w14:paraId="51CDB9DF" w14:textId="77777777" w:rsidR="00163157" w:rsidRPr="0002768F" w:rsidRDefault="00163157" w:rsidP="0034328C">
            <w:r w:rsidRPr="0002768F">
              <w:t>K</w:t>
            </w:r>
          </w:p>
        </w:tc>
        <w:tc>
          <w:tcPr>
            <w:tcW w:w="0" w:type="auto"/>
          </w:tcPr>
          <w:p w14:paraId="5C6091AD" w14:textId="2E728691" w:rsidR="00163157" w:rsidRPr="0002768F" w:rsidRDefault="00163157" w:rsidP="0034328C">
            <w:r w:rsidRPr="0002768F">
              <w:t>O</w:t>
            </w:r>
          </w:p>
        </w:tc>
        <w:tc>
          <w:tcPr>
            <w:tcW w:w="0" w:type="auto"/>
          </w:tcPr>
          <w:p w14:paraId="160F1C70" w14:textId="5F72D592" w:rsidR="00163157" w:rsidRPr="00163157" w:rsidRDefault="00163157" w:rsidP="0034328C">
            <w:r w:rsidRPr="00163157">
              <w:t>AB</w:t>
            </w:r>
          </w:p>
        </w:tc>
      </w:tr>
      <w:tr w:rsidR="00163157" w:rsidRPr="0002768F" w14:paraId="52A9C223" w14:textId="5CC2A551" w:rsidTr="00163157">
        <w:tc>
          <w:tcPr>
            <w:tcW w:w="0" w:type="auto"/>
          </w:tcPr>
          <w:p w14:paraId="42BB8D6A" w14:textId="6AED614C" w:rsidR="00163157" w:rsidRPr="0002768F" w:rsidRDefault="00163157" w:rsidP="0034328C">
            <w:r w:rsidRPr="0002768F">
              <w:t>E = 1</w:t>
            </w:r>
          </w:p>
        </w:tc>
        <w:tc>
          <w:tcPr>
            <w:tcW w:w="0" w:type="auto"/>
          </w:tcPr>
          <w:p w14:paraId="302CE6E3" w14:textId="77777777" w:rsidR="00163157" w:rsidRPr="0002768F" w:rsidRDefault="00163157" w:rsidP="0034328C">
            <w:r w:rsidRPr="0002768F">
              <w:t>1</w:t>
            </w:r>
          </w:p>
        </w:tc>
        <w:tc>
          <w:tcPr>
            <w:tcW w:w="0" w:type="auto"/>
          </w:tcPr>
          <w:p w14:paraId="45A261F7" w14:textId="77777777" w:rsidR="00163157" w:rsidRPr="0002768F" w:rsidRDefault="00163157" w:rsidP="0034328C">
            <w:r w:rsidRPr="0002768F">
              <w:t>0,98</w:t>
            </w:r>
          </w:p>
        </w:tc>
        <w:tc>
          <w:tcPr>
            <w:tcW w:w="0" w:type="auto"/>
          </w:tcPr>
          <w:p w14:paraId="01950FDC" w14:textId="77777777" w:rsidR="00163157" w:rsidRPr="0002768F" w:rsidRDefault="00163157" w:rsidP="0034328C">
            <w:r w:rsidRPr="0002768F">
              <w:t>0,78</w:t>
            </w:r>
          </w:p>
        </w:tc>
        <w:tc>
          <w:tcPr>
            <w:tcW w:w="0" w:type="auto"/>
          </w:tcPr>
          <w:p w14:paraId="4E8E1734" w14:textId="77777777" w:rsidR="00163157" w:rsidRPr="0002768F" w:rsidRDefault="00163157" w:rsidP="0034328C">
            <w:r w:rsidRPr="0002768F">
              <w:t>0,44</w:t>
            </w:r>
          </w:p>
        </w:tc>
        <w:tc>
          <w:tcPr>
            <w:tcW w:w="0" w:type="auto"/>
          </w:tcPr>
          <w:p w14:paraId="3C1D0D25" w14:textId="77777777" w:rsidR="00163157" w:rsidRPr="0002768F" w:rsidRDefault="00163157" w:rsidP="0034328C">
            <w:r w:rsidRPr="0002768F">
              <w:t>0,64</w:t>
            </w:r>
          </w:p>
        </w:tc>
        <w:tc>
          <w:tcPr>
            <w:tcW w:w="0" w:type="auto"/>
          </w:tcPr>
          <w:p w14:paraId="418E0EEC" w14:textId="77777777" w:rsidR="00163157" w:rsidRPr="0002768F" w:rsidRDefault="00163157" w:rsidP="0034328C">
            <w:pPr>
              <w:rPr>
                <w:highlight w:val="yellow"/>
              </w:rPr>
            </w:pPr>
            <w:r w:rsidRPr="0002768F">
              <w:t>0,56</w:t>
            </w:r>
          </w:p>
        </w:tc>
        <w:tc>
          <w:tcPr>
            <w:tcW w:w="0" w:type="auto"/>
          </w:tcPr>
          <w:p w14:paraId="01DF3C58" w14:textId="77777777" w:rsidR="00163157" w:rsidRPr="0002768F" w:rsidRDefault="00163157" w:rsidP="0034328C">
            <w:r w:rsidRPr="0002768F">
              <w:t>0,53</w:t>
            </w:r>
          </w:p>
        </w:tc>
        <w:tc>
          <w:tcPr>
            <w:tcW w:w="0" w:type="auto"/>
          </w:tcPr>
          <w:p w14:paraId="6C1AAFD1" w14:textId="77777777" w:rsidR="00163157" w:rsidRPr="0002768F" w:rsidRDefault="00163157" w:rsidP="0034328C">
            <w:r w:rsidRPr="0002768F">
              <w:t>0,64</w:t>
            </w:r>
          </w:p>
        </w:tc>
        <w:tc>
          <w:tcPr>
            <w:tcW w:w="0" w:type="auto"/>
          </w:tcPr>
          <w:p w14:paraId="56D7D971" w14:textId="77777777" w:rsidR="00163157" w:rsidRPr="0002768F" w:rsidRDefault="00163157" w:rsidP="0034328C">
            <w:r w:rsidRPr="0002768F">
              <w:t>0,67</w:t>
            </w:r>
          </w:p>
        </w:tc>
        <w:tc>
          <w:tcPr>
            <w:tcW w:w="0" w:type="auto"/>
          </w:tcPr>
          <w:p w14:paraId="324CE9D8" w14:textId="59A03483" w:rsidR="00163157" w:rsidRPr="00163157" w:rsidRDefault="00163157" w:rsidP="0034328C">
            <w:r w:rsidRPr="00163157">
              <w:t>0,30</w:t>
            </w:r>
          </w:p>
        </w:tc>
      </w:tr>
      <w:tr w:rsidR="00163157" w:rsidRPr="0002768F" w14:paraId="3A632F6B" w14:textId="4BB3E001" w:rsidTr="00163157">
        <w:tc>
          <w:tcPr>
            <w:tcW w:w="0" w:type="auto"/>
          </w:tcPr>
          <w:p w14:paraId="55899A0C" w14:textId="77777777" w:rsidR="00163157" w:rsidRPr="0002768F" w:rsidRDefault="00163157" w:rsidP="0034328C">
            <w:r w:rsidRPr="0002768F">
              <w:t>V = 1</w:t>
            </w:r>
          </w:p>
        </w:tc>
        <w:tc>
          <w:tcPr>
            <w:tcW w:w="0" w:type="auto"/>
          </w:tcPr>
          <w:p w14:paraId="1AE79654" w14:textId="77777777" w:rsidR="00163157" w:rsidRPr="0002768F" w:rsidRDefault="00163157" w:rsidP="0034328C">
            <w:r w:rsidRPr="0002768F">
              <w:t>0,98</w:t>
            </w:r>
          </w:p>
        </w:tc>
        <w:tc>
          <w:tcPr>
            <w:tcW w:w="0" w:type="auto"/>
          </w:tcPr>
          <w:p w14:paraId="417ED16F" w14:textId="77777777" w:rsidR="00163157" w:rsidRPr="0002768F" w:rsidRDefault="00163157" w:rsidP="0034328C">
            <w:r w:rsidRPr="0002768F">
              <w:t>1</w:t>
            </w:r>
          </w:p>
        </w:tc>
        <w:tc>
          <w:tcPr>
            <w:tcW w:w="0" w:type="auto"/>
          </w:tcPr>
          <w:p w14:paraId="39355CA7" w14:textId="77777777" w:rsidR="00163157" w:rsidRPr="0002768F" w:rsidRDefault="00163157" w:rsidP="0034328C">
            <w:r w:rsidRPr="0002768F">
              <w:t>0,77</w:t>
            </w:r>
          </w:p>
        </w:tc>
        <w:tc>
          <w:tcPr>
            <w:tcW w:w="0" w:type="auto"/>
          </w:tcPr>
          <w:p w14:paraId="4F303787" w14:textId="77777777" w:rsidR="00163157" w:rsidRPr="0002768F" w:rsidRDefault="00163157" w:rsidP="0034328C">
            <w:r w:rsidRPr="0002768F">
              <w:t>0,42</w:t>
            </w:r>
          </w:p>
        </w:tc>
        <w:tc>
          <w:tcPr>
            <w:tcW w:w="0" w:type="auto"/>
          </w:tcPr>
          <w:p w14:paraId="07CF0D1D" w14:textId="77777777" w:rsidR="00163157" w:rsidRPr="0002768F" w:rsidRDefault="00163157" w:rsidP="0034328C">
            <w:r w:rsidRPr="0002768F">
              <w:t>0,63</w:t>
            </w:r>
          </w:p>
        </w:tc>
        <w:tc>
          <w:tcPr>
            <w:tcW w:w="0" w:type="auto"/>
          </w:tcPr>
          <w:p w14:paraId="2D36C78F" w14:textId="77777777" w:rsidR="00163157" w:rsidRPr="0002768F" w:rsidRDefault="00163157" w:rsidP="0034328C">
            <w:r w:rsidRPr="0002768F">
              <w:t>0,58</w:t>
            </w:r>
          </w:p>
        </w:tc>
        <w:tc>
          <w:tcPr>
            <w:tcW w:w="0" w:type="auto"/>
          </w:tcPr>
          <w:p w14:paraId="2992915E" w14:textId="77777777" w:rsidR="00163157" w:rsidRPr="0002768F" w:rsidRDefault="00163157" w:rsidP="0034328C">
            <w:r w:rsidRPr="0002768F">
              <w:t>0,52</w:t>
            </w:r>
          </w:p>
        </w:tc>
        <w:tc>
          <w:tcPr>
            <w:tcW w:w="0" w:type="auto"/>
          </w:tcPr>
          <w:p w14:paraId="76DF8382" w14:textId="77777777" w:rsidR="00163157" w:rsidRPr="0002768F" w:rsidRDefault="00163157" w:rsidP="0034328C">
            <w:r w:rsidRPr="0002768F">
              <w:t>0,66</w:t>
            </w:r>
          </w:p>
        </w:tc>
        <w:tc>
          <w:tcPr>
            <w:tcW w:w="0" w:type="auto"/>
          </w:tcPr>
          <w:p w14:paraId="77C5138D" w14:textId="77777777" w:rsidR="00163157" w:rsidRPr="0002768F" w:rsidRDefault="00163157" w:rsidP="0034328C">
            <w:r w:rsidRPr="0002768F">
              <w:t>0,66</w:t>
            </w:r>
          </w:p>
        </w:tc>
        <w:tc>
          <w:tcPr>
            <w:tcW w:w="0" w:type="auto"/>
          </w:tcPr>
          <w:p w14:paraId="4EA56CB7" w14:textId="720B5C81" w:rsidR="00163157" w:rsidRPr="00163157" w:rsidRDefault="00163157" w:rsidP="0034328C">
            <w:r w:rsidRPr="00163157">
              <w:t>0,28</w:t>
            </w:r>
          </w:p>
        </w:tc>
      </w:tr>
      <w:tr w:rsidR="00163157" w:rsidRPr="0002768F" w14:paraId="47D3ABC9" w14:textId="3B4886F7" w:rsidTr="00163157">
        <w:tc>
          <w:tcPr>
            <w:tcW w:w="0" w:type="auto"/>
          </w:tcPr>
          <w:p w14:paraId="0A1EEE72" w14:textId="77777777" w:rsidR="00163157" w:rsidRPr="0002768F" w:rsidRDefault="00163157" w:rsidP="0034328C">
            <w:r w:rsidRPr="0002768F">
              <w:t>T = 1</w:t>
            </w:r>
          </w:p>
        </w:tc>
        <w:tc>
          <w:tcPr>
            <w:tcW w:w="0" w:type="auto"/>
          </w:tcPr>
          <w:p w14:paraId="5FAE4555" w14:textId="77777777" w:rsidR="00163157" w:rsidRPr="0002768F" w:rsidRDefault="00163157" w:rsidP="0034328C">
            <w:r w:rsidRPr="0002768F">
              <w:t>0,78</w:t>
            </w:r>
          </w:p>
        </w:tc>
        <w:tc>
          <w:tcPr>
            <w:tcW w:w="0" w:type="auto"/>
          </w:tcPr>
          <w:p w14:paraId="3BA6B761" w14:textId="77777777" w:rsidR="00163157" w:rsidRPr="0002768F" w:rsidRDefault="00163157" w:rsidP="0034328C">
            <w:r w:rsidRPr="0002768F">
              <w:t>0,77</w:t>
            </w:r>
          </w:p>
        </w:tc>
        <w:tc>
          <w:tcPr>
            <w:tcW w:w="0" w:type="auto"/>
          </w:tcPr>
          <w:p w14:paraId="05D5D47E" w14:textId="77777777" w:rsidR="00163157" w:rsidRPr="0002768F" w:rsidRDefault="00163157" w:rsidP="0034328C">
            <w:r w:rsidRPr="0002768F">
              <w:t>1</w:t>
            </w:r>
          </w:p>
        </w:tc>
        <w:tc>
          <w:tcPr>
            <w:tcW w:w="0" w:type="auto"/>
          </w:tcPr>
          <w:p w14:paraId="7745877D" w14:textId="77777777" w:rsidR="00163157" w:rsidRPr="0002768F" w:rsidRDefault="00163157" w:rsidP="0034328C">
            <w:r w:rsidRPr="0002768F">
              <w:t>0,63</w:t>
            </w:r>
          </w:p>
        </w:tc>
        <w:tc>
          <w:tcPr>
            <w:tcW w:w="0" w:type="auto"/>
          </w:tcPr>
          <w:p w14:paraId="416BBC93" w14:textId="77777777" w:rsidR="00163157" w:rsidRPr="0002768F" w:rsidRDefault="00163157" w:rsidP="0034328C">
            <w:r w:rsidRPr="0002768F">
              <w:t>0,83</w:t>
            </w:r>
          </w:p>
        </w:tc>
        <w:tc>
          <w:tcPr>
            <w:tcW w:w="0" w:type="auto"/>
          </w:tcPr>
          <w:p w14:paraId="5D2E181C" w14:textId="77777777" w:rsidR="00163157" w:rsidRPr="0002768F" w:rsidRDefault="00163157" w:rsidP="0034328C">
            <w:r w:rsidRPr="0002768F">
              <w:t>0,56</w:t>
            </w:r>
          </w:p>
        </w:tc>
        <w:tc>
          <w:tcPr>
            <w:tcW w:w="0" w:type="auto"/>
          </w:tcPr>
          <w:p w14:paraId="4C5FD9AA" w14:textId="77777777" w:rsidR="00163157" w:rsidRPr="0002768F" w:rsidRDefault="00163157" w:rsidP="0034328C">
            <w:r w:rsidRPr="0002768F">
              <w:t>0,72</w:t>
            </w:r>
          </w:p>
        </w:tc>
        <w:tc>
          <w:tcPr>
            <w:tcW w:w="0" w:type="auto"/>
          </w:tcPr>
          <w:p w14:paraId="142E3364" w14:textId="77777777" w:rsidR="00163157" w:rsidRPr="0002768F" w:rsidRDefault="00163157" w:rsidP="0034328C">
            <w:r w:rsidRPr="0002768F">
              <w:t>0,64</w:t>
            </w:r>
          </w:p>
        </w:tc>
        <w:tc>
          <w:tcPr>
            <w:tcW w:w="0" w:type="auto"/>
          </w:tcPr>
          <w:p w14:paraId="4B7634A1" w14:textId="77777777" w:rsidR="00163157" w:rsidRPr="0002768F" w:rsidRDefault="00163157" w:rsidP="0034328C">
            <w:r w:rsidRPr="0002768F">
              <w:t>0,83</w:t>
            </w:r>
          </w:p>
        </w:tc>
        <w:tc>
          <w:tcPr>
            <w:tcW w:w="0" w:type="auto"/>
          </w:tcPr>
          <w:p w14:paraId="686E8D71" w14:textId="38E8B5AD" w:rsidR="00163157" w:rsidRPr="00163157" w:rsidRDefault="00163157" w:rsidP="0034328C">
            <w:r w:rsidRPr="00163157">
              <w:t>0,45</w:t>
            </w:r>
          </w:p>
        </w:tc>
      </w:tr>
      <w:tr w:rsidR="00163157" w:rsidRPr="0002768F" w14:paraId="62B9F126" w14:textId="74350E7A" w:rsidTr="00163157">
        <w:tc>
          <w:tcPr>
            <w:tcW w:w="0" w:type="auto"/>
          </w:tcPr>
          <w:p w14:paraId="1E7227BF" w14:textId="77777777" w:rsidR="00163157" w:rsidRPr="0002768F" w:rsidRDefault="00163157" w:rsidP="0034328C">
            <w:r w:rsidRPr="0002768F">
              <w:lastRenderedPageBreak/>
              <w:t>P = 1</w:t>
            </w:r>
          </w:p>
        </w:tc>
        <w:tc>
          <w:tcPr>
            <w:tcW w:w="0" w:type="auto"/>
          </w:tcPr>
          <w:p w14:paraId="1C6B892E" w14:textId="77777777" w:rsidR="00163157" w:rsidRPr="0002768F" w:rsidRDefault="00163157" w:rsidP="0034328C">
            <w:r w:rsidRPr="0002768F">
              <w:t>0,44</w:t>
            </w:r>
          </w:p>
        </w:tc>
        <w:tc>
          <w:tcPr>
            <w:tcW w:w="0" w:type="auto"/>
          </w:tcPr>
          <w:p w14:paraId="647A656D" w14:textId="77777777" w:rsidR="00163157" w:rsidRPr="0002768F" w:rsidRDefault="00163157" w:rsidP="0034328C">
            <w:r w:rsidRPr="0002768F">
              <w:t>0,42</w:t>
            </w:r>
          </w:p>
        </w:tc>
        <w:tc>
          <w:tcPr>
            <w:tcW w:w="0" w:type="auto"/>
          </w:tcPr>
          <w:p w14:paraId="4691FDE2" w14:textId="77777777" w:rsidR="00163157" w:rsidRPr="0002768F" w:rsidRDefault="00163157" w:rsidP="0034328C">
            <w:r w:rsidRPr="0002768F">
              <w:t>0,63</w:t>
            </w:r>
          </w:p>
        </w:tc>
        <w:tc>
          <w:tcPr>
            <w:tcW w:w="0" w:type="auto"/>
          </w:tcPr>
          <w:p w14:paraId="69C5A788" w14:textId="77777777" w:rsidR="00163157" w:rsidRPr="0002768F" w:rsidRDefault="00163157" w:rsidP="0034328C">
            <w:r w:rsidRPr="0002768F">
              <w:t>1</w:t>
            </w:r>
          </w:p>
        </w:tc>
        <w:tc>
          <w:tcPr>
            <w:tcW w:w="0" w:type="auto"/>
          </w:tcPr>
          <w:p w14:paraId="5EB903D7" w14:textId="77777777" w:rsidR="00163157" w:rsidRPr="0002768F" w:rsidRDefault="00163157" w:rsidP="0034328C">
            <w:r w:rsidRPr="0002768F">
              <w:t>0,58</w:t>
            </w:r>
          </w:p>
        </w:tc>
        <w:tc>
          <w:tcPr>
            <w:tcW w:w="0" w:type="auto"/>
          </w:tcPr>
          <w:p w14:paraId="7AD53D79" w14:textId="77777777" w:rsidR="00163157" w:rsidRPr="0002768F" w:rsidRDefault="00163157" w:rsidP="0034328C">
            <w:r w:rsidRPr="0002768F">
              <w:t>0,50</w:t>
            </w:r>
          </w:p>
        </w:tc>
        <w:tc>
          <w:tcPr>
            <w:tcW w:w="0" w:type="auto"/>
          </w:tcPr>
          <w:p w14:paraId="61A43A26" w14:textId="77777777" w:rsidR="00163157" w:rsidRPr="0002768F" w:rsidRDefault="00163157" w:rsidP="0034328C">
            <w:r w:rsidRPr="0002768F">
              <w:t>0,84</w:t>
            </w:r>
          </w:p>
        </w:tc>
        <w:tc>
          <w:tcPr>
            <w:tcW w:w="0" w:type="auto"/>
          </w:tcPr>
          <w:p w14:paraId="7457B2EC" w14:textId="77777777" w:rsidR="00163157" w:rsidRPr="0002768F" w:rsidRDefault="00163157" w:rsidP="0034328C">
            <w:r w:rsidRPr="0002768F">
              <w:t>0,58</w:t>
            </w:r>
          </w:p>
        </w:tc>
        <w:tc>
          <w:tcPr>
            <w:tcW w:w="0" w:type="auto"/>
          </w:tcPr>
          <w:p w14:paraId="6377EFE2" w14:textId="77777777" w:rsidR="00163157" w:rsidRPr="0002768F" w:rsidRDefault="00163157" w:rsidP="0034328C">
            <w:r w:rsidRPr="0002768F">
              <w:t>0,67</w:t>
            </w:r>
          </w:p>
        </w:tc>
        <w:tc>
          <w:tcPr>
            <w:tcW w:w="0" w:type="auto"/>
          </w:tcPr>
          <w:p w14:paraId="327943C6" w14:textId="528E8E94" w:rsidR="00163157" w:rsidRPr="00163157" w:rsidRDefault="00163157" w:rsidP="0034328C">
            <w:r w:rsidRPr="00163157">
              <w:t>0,83</w:t>
            </w:r>
          </w:p>
        </w:tc>
      </w:tr>
      <w:tr w:rsidR="00163157" w:rsidRPr="0002768F" w14:paraId="3F0966F8" w14:textId="7129DAAB" w:rsidTr="00163157">
        <w:tc>
          <w:tcPr>
            <w:tcW w:w="0" w:type="auto"/>
          </w:tcPr>
          <w:p w14:paraId="126525FC" w14:textId="77777777" w:rsidR="00163157" w:rsidRPr="0002768F" w:rsidRDefault="00163157" w:rsidP="0034328C">
            <w:r w:rsidRPr="0002768F">
              <w:t>A = 1</w:t>
            </w:r>
          </w:p>
        </w:tc>
        <w:tc>
          <w:tcPr>
            <w:tcW w:w="0" w:type="auto"/>
          </w:tcPr>
          <w:p w14:paraId="4D6EEC98" w14:textId="77777777" w:rsidR="00163157" w:rsidRPr="0002768F" w:rsidRDefault="00163157" w:rsidP="0034328C">
            <w:r w:rsidRPr="0002768F">
              <w:t>0,64</w:t>
            </w:r>
          </w:p>
        </w:tc>
        <w:tc>
          <w:tcPr>
            <w:tcW w:w="0" w:type="auto"/>
          </w:tcPr>
          <w:p w14:paraId="337757F7" w14:textId="77777777" w:rsidR="00163157" w:rsidRPr="0002768F" w:rsidRDefault="00163157" w:rsidP="0034328C">
            <w:r w:rsidRPr="0002768F">
              <w:t>0,63</w:t>
            </w:r>
          </w:p>
        </w:tc>
        <w:tc>
          <w:tcPr>
            <w:tcW w:w="0" w:type="auto"/>
          </w:tcPr>
          <w:p w14:paraId="047662EB" w14:textId="77777777" w:rsidR="00163157" w:rsidRPr="0002768F" w:rsidRDefault="00163157" w:rsidP="0034328C">
            <w:r w:rsidRPr="0002768F">
              <w:t>0,83</w:t>
            </w:r>
          </w:p>
        </w:tc>
        <w:tc>
          <w:tcPr>
            <w:tcW w:w="0" w:type="auto"/>
          </w:tcPr>
          <w:p w14:paraId="4CBD9016" w14:textId="77777777" w:rsidR="00163157" w:rsidRPr="0002768F" w:rsidRDefault="00163157" w:rsidP="0034328C">
            <w:r w:rsidRPr="0002768F">
              <w:t>0,58</w:t>
            </w:r>
          </w:p>
        </w:tc>
        <w:tc>
          <w:tcPr>
            <w:tcW w:w="0" w:type="auto"/>
          </w:tcPr>
          <w:p w14:paraId="1F4D771B" w14:textId="77777777" w:rsidR="00163157" w:rsidRPr="0002768F" w:rsidRDefault="00163157" w:rsidP="0034328C">
            <w:r w:rsidRPr="0002768F">
              <w:t>1</w:t>
            </w:r>
          </w:p>
        </w:tc>
        <w:tc>
          <w:tcPr>
            <w:tcW w:w="0" w:type="auto"/>
          </w:tcPr>
          <w:p w14:paraId="79DF1BD9" w14:textId="77777777" w:rsidR="00163157" w:rsidRPr="0002768F" w:rsidRDefault="00163157" w:rsidP="0034328C">
            <w:r w:rsidRPr="0002768F">
              <w:t>0,64</w:t>
            </w:r>
          </w:p>
        </w:tc>
        <w:tc>
          <w:tcPr>
            <w:tcW w:w="0" w:type="auto"/>
          </w:tcPr>
          <w:p w14:paraId="7F3C5A40" w14:textId="77777777" w:rsidR="00163157" w:rsidRPr="0002768F" w:rsidRDefault="00163157" w:rsidP="0034328C">
            <w:r w:rsidRPr="0002768F">
              <w:t>0,67</w:t>
            </w:r>
          </w:p>
        </w:tc>
        <w:tc>
          <w:tcPr>
            <w:tcW w:w="0" w:type="auto"/>
          </w:tcPr>
          <w:p w14:paraId="495F445B" w14:textId="77777777" w:rsidR="00163157" w:rsidRPr="0002768F" w:rsidRDefault="00163157" w:rsidP="0034328C">
            <w:r w:rsidRPr="0002768F">
              <w:t>0,69</w:t>
            </w:r>
          </w:p>
        </w:tc>
        <w:tc>
          <w:tcPr>
            <w:tcW w:w="0" w:type="auto"/>
          </w:tcPr>
          <w:p w14:paraId="66CE41AE" w14:textId="77777777" w:rsidR="00163157" w:rsidRPr="0002768F" w:rsidRDefault="00163157" w:rsidP="0034328C">
            <w:r w:rsidRPr="0002768F">
              <w:t>0,88</w:t>
            </w:r>
          </w:p>
        </w:tc>
        <w:tc>
          <w:tcPr>
            <w:tcW w:w="0" w:type="auto"/>
          </w:tcPr>
          <w:p w14:paraId="6DB6C6DB" w14:textId="4200B0B6" w:rsidR="00163157" w:rsidRPr="00163157" w:rsidRDefault="00163157" w:rsidP="0034328C">
            <w:r w:rsidRPr="00163157">
              <w:t>0,47</w:t>
            </w:r>
          </w:p>
        </w:tc>
      </w:tr>
      <w:tr w:rsidR="00163157" w:rsidRPr="0002768F" w14:paraId="605A32B1" w14:textId="17F7BFC4" w:rsidTr="00163157">
        <w:tc>
          <w:tcPr>
            <w:tcW w:w="0" w:type="auto"/>
          </w:tcPr>
          <w:p w14:paraId="66C00D83" w14:textId="77777777" w:rsidR="00163157" w:rsidRPr="0002768F" w:rsidRDefault="00163157" w:rsidP="0034328C">
            <w:r w:rsidRPr="0002768F">
              <w:t>N = 1</w:t>
            </w:r>
          </w:p>
        </w:tc>
        <w:tc>
          <w:tcPr>
            <w:tcW w:w="0" w:type="auto"/>
          </w:tcPr>
          <w:p w14:paraId="70D33720" w14:textId="77777777" w:rsidR="00163157" w:rsidRPr="0002768F" w:rsidRDefault="00163157" w:rsidP="0034328C">
            <w:r w:rsidRPr="0002768F">
              <w:t>0,56</w:t>
            </w:r>
          </w:p>
        </w:tc>
        <w:tc>
          <w:tcPr>
            <w:tcW w:w="0" w:type="auto"/>
          </w:tcPr>
          <w:p w14:paraId="71F6ACF9" w14:textId="77777777" w:rsidR="00163157" w:rsidRPr="0002768F" w:rsidRDefault="00163157" w:rsidP="0034328C">
            <w:pPr>
              <w:rPr>
                <w:highlight w:val="yellow"/>
              </w:rPr>
            </w:pPr>
            <w:r w:rsidRPr="0002768F">
              <w:t>0,58</w:t>
            </w:r>
          </w:p>
        </w:tc>
        <w:tc>
          <w:tcPr>
            <w:tcW w:w="0" w:type="auto"/>
          </w:tcPr>
          <w:p w14:paraId="1F56D175" w14:textId="77777777" w:rsidR="00163157" w:rsidRPr="0002768F" w:rsidRDefault="00163157" w:rsidP="0034328C">
            <w:r w:rsidRPr="0002768F">
              <w:t>0,56</w:t>
            </w:r>
          </w:p>
        </w:tc>
        <w:tc>
          <w:tcPr>
            <w:tcW w:w="0" w:type="auto"/>
          </w:tcPr>
          <w:p w14:paraId="60AE38DD" w14:textId="77777777" w:rsidR="00163157" w:rsidRPr="0002768F" w:rsidRDefault="00163157" w:rsidP="0034328C">
            <w:r w:rsidRPr="0002768F">
              <w:t>0,50</w:t>
            </w:r>
          </w:p>
        </w:tc>
        <w:tc>
          <w:tcPr>
            <w:tcW w:w="0" w:type="auto"/>
          </w:tcPr>
          <w:p w14:paraId="16C85B71" w14:textId="77777777" w:rsidR="00163157" w:rsidRPr="0002768F" w:rsidRDefault="00163157" w:rsidP="0034328C">
            <w:r w:rsidRPr="0002768F">
              <w:t>0,64</w:t>
            </w:r>
          </w:p>
        </w:tc>
        <w:tc>
          <w:tcPr>
            <w:tcW w:w="0" w:type="auto"/>
          </w:tcPr>
          <w:p w14:paraId="1F68B9C5" w14:textId="77777777" w:rsidR="00163157" w:rsidRPr="0002768F" w:rsidRDefault="00163157" w:rsidP="0034328C">
            <w:r w:rsidRPr="0002768F">
              <w:t>1</w:t>
            </w:r>
          </w:p>
        </w:tc>
        <w:tc>
          <w:tcPr>
            <w:tcW w:w="0" w:type="auto"/>
          </w:tcPr>
          <w:p w14:paraId="0FAB8B7E" w14:textId="77777777" w:rsidR="00163157" w:rsidRPr="0002768F" w:rsidRDefault="00163157" w:rsidP="0034328C">
            <w:r w:rsidRPr="0002768F">
              <w:t>0,63</w:t>
            </w:r>
          </w:p>
        </w:tc>
        <w:tc>
          <w:tcPr>
            <w:tcW w:w="0" w:type="auto"/>
          </w:tcPr>
          <w:p w14:paraId="43131AD8" w14:textId="77777777" w:rsidR="00163157" w:rsidRPr="0002768F" w:rsidRDefault="00163157" w:rsidP="0034328C">
            <w:r w:rsidRPr="0002768F">
              <w:t>0,80</w:t>
            </w:r>
          </w:p>
        </w:tc>
        <w:tc>
          <w:tcPr>
            <w:tcW w:w="0" w:type="auto"/>
          </w:tcPr>
          <w:p w14:paraId="4EF9A18A" w14:textId="77777777" w:rsidR="00163157" w:rsidRPr="0002768F" w:rsidRDefault="00163157" w:rsidP="0034328C">
            <w:r w:rsidRPr="0002768F">
              <w:t>0,64</w:t>
            </w:r>
          </w:p>
        </w:tc>
        <w:tc>
          <w:tcPr>
            <w:tcW w:w="0" w:type="auto"/>
          </w:tcPr>
          <w:p w14:paraId="16846D97" w14:textId="2F881401" w:rsidR="00163157" w:rsidRPr="00163157" w:rsidRDefault="00163157" w:rsidP="0034328C">
            <w:r w:rsidRPr="00163157">
              <w:t>0,36</w:t>
            </w:r>
          </w:p>
        </w:tc>
      </w:tr>
      <w:tr w:rsidR="00163157" w:rsidRPr="0002768F" w14:paraId="1B61C5C4" w14:textId="716CF3D9" w:rsidTr="00163157">
        <w:tc>
          <w:tcPr>
            <w:tcW w:w="0" w:type="auto"/>
          </w:tcPr>
          <w:p w14:paraId="7F579F6A" w14:textId="77777777" w:rsidR="00163157" w:rsidRPr="0002768F" w:rsidRDefault="00163157" w:rsidP="0034328C">
            <w:r w:rsidRPr="0002768F">
              <w:t>R = 1</w:t>
            </w:r>
          </w:p>
        </w:tc>
        <w:tc>
          <w:tcPr>
            <w:tcW w:w="0" w:type="auto"/>
          </w:tcPr>
          <w:p w14:paraId="5F8BB405" w14:textId="77777777" w:rsidR="00163157" w:rsidRPr="0002768F" w:rsidRDefault="00163157" w:rsidP="0034328C">
            <w:r w:rsidRPr="0002768F">
              <w:t>0,53</w:t>
            </w:r>
          </w:p>
        </w:tc>
        <w:tc>
          <w:tcPr>
            <w:tcW w:w="0" w:type="auto"/>
          </w:tcPr>
          <w:p w14:paraId="0D86103E" w14:textId="77777777" w:rsidR="00163157" w:rsidRPr="0002768F" w:rsidRDefault="00163157" w:rsidP="0034328C">
            <w:r w:rsidRPr="0002768F">
              <w:t>0,52</w:t>
            </w:r>
          </w:p>
        </w:tc>
        <w:tc>
          <w:tcPr>
            <w:tcW w:w="0" w:type="auto"/>
          </w:tcPr>
          <w:p w14:paraId="6B29C7A1" w14:textId="77777777" w:rsidR="00163157" w:rsidRPr="0002768F" w:rsidRDefault="00163157" w:rsidP="0034328C">
            <w:r w:rsidRPr="0002768F">
              <w:t>0,72</w:t>
            </w:r>
          </w:p>
        </w:tc>
        <w:tc>
          <w:tcPr>
            <w:tcW w:w="0" w:type="auto"/>
          </w:tcPr>
          <w:p w14:paraId="3CDC52AA" w14:textId="77777777" w:rsidR="00163157" w:rsidRPr="0002768F" w:rsidRDefault="00163157" w:rsidP="0034328C">
            <w:r w:rsidRPr="0002768F">
              <w:t>0,84</w:t>
            </w:r>
          </w:p>
        </w:tc>
        <w:tc>
          <w:tcPr>
            <w:tcW w:w="0" w:type="auto"/>
          </w:tcPr>
          <w:p w14:paraId="6B5C223D" w14:textId="77777777" w:rsidR="00163157" w:rsidRPr="0002768F" w:rsidRDefault="00163157" w:rsidP="0034328C">
            <w:r w:rsidRPr="0002768F">
              <w:t>0,67</w:t>
            </w:r>
          </w:p>
        </w:tc>
        <w:tc>
          <w:tcPr>
            <w:tcW w:w="0" w:type="auto"/>
          </w:tcPr>
          <w:p w14:paraId="489A803C" w14:textId="77777777" w:rsidR="00163157" w:rsidRPr="0002768F" w:rsidRDefault="00163157" w:rsidP="0034328C">
            <w:r w:rsidRPr="0002768F">
              <w:t>0,63</w:t>
            </w:r>
          </w:p>
        </w:tc>
        <w:tc>
          <w:tcPr>
            <w:tcW w:w="0" w:type="auto"/>
          </w:tcPr>
          <w:p w14:paraId="6A366439" w14:textId="77777777" w:rsidR="00163157" w:rsidRPr="0002768F" w:rsidRDefault="00163157" w:rsidP="0034328C">
            <w:r w:rsidRPr="0002768F">
              <w:t>1</w:t>
            </w:r>
          </w:p>
        </w:tc>
        <w:tc>
          <w:tcPr>
            <w:tcW w:w="0" w:type="auto"/>
          </w:tcPr>
          <w:p w14:paraId="43AFC429" w14:textId="77777777" w:rsidR="00163157" w:rsidRPr="0002768F" w:rsidRDefault="00163157" w:rsidP="0034328C">
            <w:r w:rsidRPr="0002768F">
              <w:t>0,64</w:t>
            </w:r>
          </w:p>
        </w:tc>
        <w:tc>
          <w:tcPr>
            <w:tcW w:w="0" w:type="auto"/>
          </w:tcPr>
          <w:p w14:paraId="4905307C" w14:textId="77777777" w:rsidR="00163157" w:rsidRPr="0002768F" w:rsidRDefault="00163157" w:rsidP="0034328C">
            <w:r w:rsidRPr="0002768F">
              <w:t>0,73</w:t>
            </w:r>
          </w:p>
        </w:tc>
        <w:tc>
          <w:tcPr>
            <w:tcW w:w="0" w:type="auto"/>
          </w:tcPr>
          <w:p w14:paraId="7BD3BC4C" w14:textId="127434B2" w:rsidR="00163157" w:rsidRPr="00163157" w:rsidRDefault="00163157" w:rsidP="0034328C">
            <w:r w:rsidRPr="00163157">
              <w:t>0,70</w:t>
            </w:r>
          </w:p>
        </w:tc>
      </w:tr>
      <w:tr w:rsidR="00163157" w:rsidRPr="0002768F" w14:paraId="71BE062C" w14:textId="04EBA22E" w:rsidTr="00163157">
        <w:tc>
          <w:tcPr>
            <w:tcW w:w="0" w:type="auto"/>
          </w:tcPr>
          <w:p w14:paraId="10ECB331" w14:textId="77777777" w:rsidR="00163157" w:rsidRPr="0002768F" w:rsidRDefault="00163157" w:rsidP="0034328C">
            <w:r w:rsidRPr="0002768F">
              <w:t>K = 1</w:t>
            </w:r>
          </w:p>
        </w:tc>
        <w:tc>
          <w:tcPr>
            <w:tcW w:w="0" w:type="auto"/>
          </w:tcPr>
          <w:p w14:paraId="63A3211C" w14:textId="77777777" w:rsidR="00163157" w:rsidRPr="0002768F" w:rsidRDefault="00163157" w:rsidP="0034328C">
            <w:pPr>
              <w:rPr>
                <w:highlight w:val="yellow"/>
              </w:rPr>
            </w:pPr>
            <w:r w:rsidRPr="0002768F">
              <w:t>0,64</w:t>
            </w:r>
          </w:p>
        </w:tc>
        <w:tc>
          <w:tcPr>
            <w:tcW w:w="0" w:type="auto"/>
          </w:tcPr>
          <w:p w14:paraId="043A25DD" w14:textId="77777777" w:rsidR="00163157" w:rsidRPr="0002768F" w:rsidRDefault="00163157" w:rsidP="0034328C">
            <w:r w:rsidRPr="0002768F">
              <w:t>0,66</w:t>
            </w:r>
          </w:p>
        </w:tc>
        <w:tc>
          <w:tcPr>
            <w:tcW w:w="0" w:type="auto"/>
          </w:tcPr>
          <w:p w14:paraId="45CB37F9" w14:textId="77777777" w:rsidR="00163157" w:rsidRPr="0002768F" w:rsidRDefault="00163157" w:rsidP="0034328C">
            <w:r w:rsidRPr="0002768F">
              <w:t>0,64</w:t>
            </w:r>
          </w:p>
        </w:tc>
        <w:tc>
          <w:tcPr>
            <w:tcW w:w="0" w:type="auto"/>
          </w:tcPr>
          <w:p w14:paraId="202F1723" w14:textId="77777777" w:rsidR="00163157" w:rsidRPr="0002768F" w:rsidRDefault="00163157" w:rsidP="0034328C">
            <w:r w:rsidRPr="0002768F">
              <w:t>0,58</w:t>
            </w:r>
          </w:p>
        </w:tc>
        <w:tc>
          <w:tcPr>
            <w:tcW w:w="0" w:type="auto"/>
          </w:tcPr>
          <w:p w14:paraId="49975EB9" w14:textId="77777777" w:rsidR="00163157" w:rsidRPr="0002768F" w:rsidRDefault="00163157" w:rsidP="0034328C">
            <w:r w:rsidRPr="0002768F">
              <w:t>0,69</w:t>
            </w:r>
          </w:p>
        </w:tc>
        <w:tc>
          <w:tcPr>
            <w:tcW w:w="0" w:type="auto"/>
          </w:tcPr>
          <w:p w14:paraId="4F19C436" w14:textId="77777777" w:rsidR="00163157" w:rsidRPr="0002768F" w:rsidRDefault="00163157" w:rsidP="0034328C">
            <w:r w:rsidRPr="0002768F">
              <w:t>0,80</w:t>
            </w:r>
          </w:p>
        </w:tc>
        <w:tc>
          <w:tcPr>
            <w:tcW w:w="0" w:type="auto"/>
          </w:tcPr>
          <w:p w14:paraId="2A891FC3" w14:textId="77777777" w:rsidR="00163157" w:rsidRPr="0002768F" w:rsidRDefault="00163157" w:rsidP="0034328C">
            <w:r w:rsidRPr="0002768F">
              <w:t>0,64</w:t>
            </w:r>
          </w:p>
        </w:tc>
        <w:tc>
          <w:tcPr>
            <w:tcW w:w="0" w:type="auto"/>
          </w:tcPr>
          <w:p w14:paraId="69945501" w14:textId="77777777" w:rsidR="00163157" w:rsidRPr="0002768F" w:rsidRDefault="00163157" w:rsidP="0034328C">
            <w:r w:rsidRPr="0002768F">
              <w:t>1</w:t>
            </w:r>
          </w:p>
        </w:tc>
        <w:tc>
          <w:tcPr>
            <w:tcW w:w="0" w:type="auto"/>
          </w:tcPr>
          <w:p w14:paraId="7A8DE70B" w14:textId="77777777" w:rsidR="00163157" w:rsidRPr="0002768F" w:rsidRDefault="00163157" w:rsidP="0034328C">
            <w:r w:rsidRPr="0002768F">
              <w:t>0,69</w:t>
            </w:r>
          </w:p>
        </w:tc>
        <w:tc>
          <w:tcPr>
            <w:tcW w:w="0" w:type="auto"/>
          </w:tcPr>
          <w:p w14:paraId="5EB967D8" w14:textId="0F164B56" w:rsidR="00163157" w:rsidRPr="00163157" w:rsidRDefault="00163157" w:rsidP="0034328C">
            <w:r w:rsidRPr="00163157">
              <w:t>0,41</w:t>
            </w:r>
          </w:p>
        </w:tc>
      </w:tr>
      <w:tr w:rsidR="00163157" w:rsidRPr="0002768F" w14:paraId="28CD7D6B" w14:textId="09D1BEF6" w:rsidTr="00163157">
        <w:tc>
          <w:tcPr>
            <w:tcW w:w="0" w:type="auto"/>
          </w:tcPr>
          <w:p w14:paraId="21FFB16F" w14:textId="4EB7429B" w:rsidR="00163157" w:rsidRPr="0002768F" w:rsidRDefault="00163157" w:rsidP="0034328C">
            <w:r w:rsidRPr="0002768F">
              <w:t>O = 1</w:t>
            </w:r>
          </w:p>
        </w:tc>
        <w:tc>
          <w:tcPr>
            <w:tcW w:w="0" w:type="auto"/>
          </w:tcPr>
          <w:p w14:paraId="6946B515" w14:textId="77777777" w:rsidR="00163157" w:rsidRPr="0002768F" w:rsidRDefault="00163157" w:rsidP="0034328C">
            <w:r w:rsidRPr="0002768F">
              <w:t>0,67</w:t>
            </w:r>
          </w:p>
        </w:tc>
        <w:tc>
          <w:tcPr>
            <w:tcW w:w="0" w:type="auto"/>
          </w:tcPr>
          <w:p w14:paraId="589DC496" w14:textId="77777777" w:rsidR="00163157" w:rsidRPr="0002768F" w:rsidRDefault="00163157" w:rsidP="0034328C">
            <w:r w:rsidRPr="0002768F">
              <w:t>0,66</w:t>
            </w:r>
          </w:p>
        </w:tc>
        <w:tc>
          <w:tcPr>
            <w:tcW w:w="0" w:type="auto"/>
          </w:tcPr>
          <w:p w14:paraId="378BA627" w14:textId="77777777" w:rsidR="00163157" w:rsidRPr="0002768F" w:rsidRDefault="00163157" w:rsidP="0034328C">
            <w:r w:rsidRPr="0002768F">
              <w:t>0,83</w:t>
            </w:r>
          </w:p>
        </w:tc>
        <w:tc>
          <w:tcPr>
            <w:tcW w:w="0" w:type="auto"/>
          </w:tcPr>
          <w:p w14:paraId="03720315" w14:textId="77777777" w:rsidR="00163157" w:rsidRPr="0002768F" w:rsidRDefault="00163157" w:rsidP="0034328C">
            <w:r w:rsidRPr="0002768F">
              <w:t>0,67</w:t>
            </w:r>
          </w:p>
        </w:tc>
        <w:tc>
          <w:tcPr>
            <w:tcW w:w="0" w:type="auto"/>
          </w:tcPr>
          <w:p w14:paraId="47ECF919" w14:textId="77777777" w:rsidR="00163157" w:rsidRPr="0002768F" w:rsidRDefault="00163157" w:rsidP="0034328C">
            <w:r w:rsidRPr="0002768F">
              <w:t>0,88</w:t>
            </w:r>
          </w:p>
        </w:tc>
        <w:tc>
          <w:tcPr>
            <w:tcW w:w="0" w:type="auto"/>
          </w:tcPr>
          <w:p w14:paraId="691CFDF6" w14:textId="77777777" w:rsidR="00163157" w:rsidRPr="0002768F" w:rsidRDefault="00163157" w:rsidP="0034328C">
            <w:r w:rsidRPr="0002768F">
              <w:t>0,64</w:t>
            </w:r>
          </w:p>
        </w:tc>
        <w:tc>
          <w:tcPr>
            <w:tcW w:w="0" w:type="auto"/>
          </w:tcPr>
          <w:p w14:paraId="1847A3F5" w14:textId="77777777" w:rsidR="00163157" w:rsidRPr="0002768F" w:rsidRDefault="00163157" w:rsidP="0034328C">
            <w:r w:rsidRPr="0002768F">
              <w:t>0,73</w:t>
            </w:r>
          </w:p>
        </w:tc>
        <w:tc>
          <w:tcPr>
            <w:tcW w:w="0" w:type="auto"/>
          </w:tcPr>
          <w:p w14:paraId="0F699C76" w14:textId="77777777" w:rsidR="00163157" w:rsidRPr="0002768F" w:rsidRDefault="00163157" w:rsidP="0034328C">
            <w:r w:rsidRPr="0002768F">
              <w:t>0,69</w:t>
            </w:r>
          </w:p>
        </w:tc>
        <w:tc>
          <w:tcPr>
            <w:tcW w:w="0" w:type="auto"/>
          </w:tcPr>
          <w:p w14:paraId="61A42605" w14:textId="77777777" w:rsidR="00163157" w:rsidRPr="0002768F" w:rsidRDefault="00163157" w:rsidP="0034328C">
            <w:r w:rsidRPr="0002768F">
              <w:t>1</w:t>
            </w:r>
          </w:p>
        </w:tc>
        <w:tc>
          <w:tcPr>
            <w:tcW w:w="0" w:type="auto"/>
          </w:tcPr>
          <w:p w14:paraId="4E978FA6" w14:textId="6554DE55" w:rsidR="00163157" w:rsidRPr="00163157" w:rsidRDefault="00163157" w:rsidP="0034328C">
            <w:r w:rsidRPr="00163157">
              <w:t>0,50</w:t>
            </w:r>
          </w:p>
        </w:tc>
      </w:tr>
      <w:tr w:rsidR="0032316E" w:rsidRPr="0002768F" w14:paraId="21ACE326" w14:textId="77777777" w:rsidTr="00163157">
        <w:tc>
          <w:tcPr>
            <w:tcW w:w="0" w:type="auto"/>
          </w:tcPr>
          <w:p w14:paraId="47EB0117" w14:textId="4263543D" w:rsidR="0032316E" w:rsidRPr="0032316E" w:rsidRDefault="00374ED3" w:rsidP="0034328C">
            <w:r>
              <w:t>A</w:t>
            </w:r>
            <w:r w:rsidR="0032316E" w:rsidRPr="0032316E">
              <w:t>B = 1</w:t>
            </w:r>
          </w:p>
        </w:tc>
        <w:tc>
          <w:tcPr>
            <w:tcW w:w="0" w:type="auto"/>
          </w:tcPr>
          <w:p w14:paraId="1D9599D6" w14:textId="4ECD9E86" w:rsidR="0032316E" w:rsidRPr="0032316E" w:rsidRDefault="0032316E" w:rsidP="0034328C">
            <w:r w:rsidRPr="0032316E">
              <w:t>0,30</w:t>
            </w:r>
          </w:p>
        </w:tc>
        <w:tc>
          <w:tcPr>
            <w:tcW w:w="0" w:type="auto"/>
          </w:tcPr>
          <w:p w14:paraId="0F3B6F5A" w14:textId="41474D07" w:rsidR="0032316E" w:rsidRPr="0032316E" w:rsidRDefault="0032316E" w:rsidP="0034328C">
            <w:r w:rsidRPr="0032316E">
              <w:t>0,28</w:t>
            </w:r>
          </w:p>
        </w:tc>
        <w:tc>
          <w:tcPr>
            <w:tcW w:w="0" w:type="auto"/>
          </w:tcPr>
          <w:p w14:paraId="762B838B" w14:textId="6762D0EB" w:rsidR="0032316E" w:rsidRPr="0032316E" w:rsidRDefault="0032316E" w:rsidP="0034328C">
            <w:r w:rsidRPr="0032316E">
              <w:t>0,45</w:t>
            </w:r>
          </w:p>
        </w:tc>
        <w:tc>
          <w:tcPr>
            <w:tcW w:w="0" w:type="auto"/>
          </w:tcPr>
          <w:p w14:paraId="7E626002" w14:textId="54F5BD3B" w:rsidR="0032316E" w:rsidRPr="0032316E" w:rsidRDefault="0032316E" w:rsidP="0034328C">
            <w:r w:rsidRPr="0032316E">
              <w:t>0,83</w:t>
            </w:r>
          </w:p>
        </w:tc>
        <w:tc>
          <w:tcPr>
            <w:tcW w:w="0" w:type="auto"/>
          </w:tcPr>
          <w:p w14:paraId="1F0A17F4" w14:textId="726975EB" w:rsidR="0032316E" w:rsidRPr="0032316E" w:rsidRDefault="0032316E" w:rsidP="0034328C">
            <w:r w:rsidRPr="0032316E">
              <w:t>0,47</w:t>
            </w:r>
          </w:p>
        </w:tc>
        <w:tc>
          <w:tcPr>
            <w:tcW w:w="0" w:type="auto"/>
          </w:tcPr>
          <w:p w14:paraId="61459C6B" w14:textId="52DDB161" w:rsidR="0032316E" w:rsidRPr="0032316E" w:rsidRDefault="0032316E" w:rsidP="0034328C">
            <w:r w:rsidRPr="0032316E">
              <w:t>0,36</w:t>
            </w:r>
          </w:p>
        </w:tc>
        <w:tc>
          <w:tcPr>
            <w:tcW w:w="0" w:type="auto"/>
          </w:tcPr>
          <w:p w14:paraId="468E983A" w14:textId="1DEABD91" w:rsidR="0032316E" w:rsidRPr="0032316E" w:rsidRDefault="0032316E" w:rsidP="0034328C">
            <w:r w:rsidRPr="0032316E">
              <w:t>0,70</w:t>
            </w:r>
          </w:p>
        </w:tc>
        <w:tc>
          <w:tcPr>
            <w:tcW w:w="0" w:type="auto"/>
          </w:tcPr>
          <w:p w14:paraId="6772BD5D" w14:textId="517729A8" w:rsidR="0032316E" w:rsidRPr="0032316E" w:rsidRDefault="0032316E" w:rsidP="0034328C">
            <w:r w:rsidRPr="0032316E">
              <w:t>0,41</w:t>
            </w:r>
          </w:p>
        </w:tc>
        <w:tc>
          <w:tcPr>
            <w:tcW w:w="0" w:type="auto"/>
          </w:tcPr>
          <w:p w14:paraId="37D77FE3" w14:textId="638604E5" w:rsidR="0032316E" w:rsidRPr="0032316E" w:rsidRDefault="0032316E" w:rsidP="0034328C">
            <w:r w:rsidRPr="0032316E">
              <w:t>0,50</w:t>
            </w:r>
          </w:p>
        </w:tc>
        <w:tc>
          <w:tcPr>
            <w:tcW w:w="0" w:type="auto"/>
          </w:tcPr>
          <w:p w14:paraId="6151FEE8" w14:textId="0F5D8973" w:rsidR="0032316E" w:rsidRPr="0032316E" w:rsidRDefault="0032316E" w:rsidP="0034328C">
            <w:r w:rsidRPr="0032316E">
              <w:t>1</w:t>
            </w:r>
          </w:p>
        </w:tc>
      </w:tr>
    </w:tbl>
    <w:p w14:paraId="0779F49E" w14:textId="72E41AB3" w:rsidR="0032316E" w:rsidRPr="00CB6B4E" w:rsidRDefault="00AE73D7" w:rsidP="00F2320D">
      <w:pPr>
        <w:rPr>
          <w:lang w:val="fi-FI"/>
        </w:rPr>
      </w:pPr>
      <w:r w:rsidRPr="00CB6B4E">
        <w:rPr>
          <w:lang w:val="fi-FI"/>
        </w:rPr>
        <w:t>Näjemä</w:t>
      </w:r>
      <w:r w:rsidR="0002768F" w:rsidRPr="00CB6B4E">
        <w:rPr>
          <w:lang w:val="fi-FI"/>
        </w:rPr>
        <w:t xml:space="preserve"> ette </w:t>
      </w:r>
      <w:r w:rsidR="00DF7792" w:rsidRPr="00CB6B4E">
        <w:rPr>
          <w:lang w:val="fi-FI"/>
        </w:rPr>
        <w:t xml:space="preserve">tämän tabelin jälkhiin </w:t>
      </w:r>
      <w:r w:rsidR="004E44F0" w:rsidRPr="00CB6B4E">
        <w:rPr>
          <w:lang w:val="fi-FI"/>
        </w:rPr>
        <w:t>Etelä-Varengin dialektii</w:t>
      </w:r>
      <w:r w:rsidR="0002768F" w:rsidRPr="00CB6B4E">
        <w:rPr>
          <w:lang w:val="fi-FI"/>
        </w:rPr>
        <w:t xml:space="preserve"> lik</w:t>
      </w:r>
      <w:r w:rsidR="004E44F0" w:rsidRPr="00CB6B4E">
        <w:rPr>
          <w:lang w:val="fi-FI"/>
        </w:rPr>
        <w:t>ki</w:t>
      </w:r>
      <w:r w:rsidR="0002768F" w:rsidRPr="00CB6B4E">
        <w:rPr>
          <w:lang w:val="fi-FI"/>
        </w:rPr>
        <w:t>impännä oon</w:t>
      </w:r>
      <w:r w:rsidR="00DF7792" w:rsidRPr="00CB6B4E">
        <w:rPr>
          <w:lang w:val="fi-FI"/>
        </w:rPr>
        <w:t xml:space="preserve"> Vesisaaren dialekti (0,98), Tenon dialektii lik</w:t>
      </w:r>
      <w:r w:rsidR="003B18D8" w:rsidRPr="00CB6B4E">
        <w:rPr>
          <w:lang w:val="fi-FI"/>
        </w:rPr>
        <w:t>kiimpännä</w:t>
      </w:r>
      <w:r w:rsidR="00DF7792" w:rsidRPr="00CB6B4E">
        <w:rPr>
          <w:lang w:val="fi-FI"/>
        </w:rPr>
        <w:t xml:space="preserve"> oon Omasvuonon dialekti (0,83), mikä oon kans lik</w:t>
      </w:r>
      <w:r w:rsidR="003B18D8" w:rsidRPr="00CB6B4E">
        <w:rPr>
          <w:lang w:val="fi-FI"/>
        </w:rPr>
        <w:t>ki</w:t>
      </w:r>
      <w:r w:rsidR="00DF7792" w:rsidRPr="00CB6B4E">
        <w:rPr>
          <w:lang w:val="fi-FI"/>
        </w:rPr>
        <w:t>im</w:t>
      </w:r>
      <w:r w:rsidR="00D63EB3" w:rsidRPr="00CB6B4E">
        <w:rPr>
          <w:lang w:val="fi-FI"/>
        </w:rPr>
        <w:t>pännä Alattion dialektii (0,88).</w:t>
      </w:r>
      <w:r w:rsidR="00DF7792" w:rsidRPr="00CB6B4E">
        <w:rPr>
          <w:lang w:val="fi-FI"/>
        </w:rPr>
        <w:t xml:space="preserve"> Porsangin dialektii lik</w:t>
      </w:r>
      <w:r w:rsidR="00C0528E" w:rsidRPr="00CB6B4E">
        <w:rPr>
          <w:lang w:val="fi-FI"/>
        </w:rPr>
        <w:t>ki</w:t>
      </w:r>
      <w:r w:rsidR="00DF7792" w:rsidRPr="00CB6B4E">
        <w:rPr>
          <w:lang w:val="fi-FI"/>
        </w:rPr>
        <w:t>imp</w:t>
      </w:r>
      <w:r w:rsidR="00D63EB3" w:rsidRPr="00CB6B4E">
        <w:rPr>
          <w:lang w:val="fi-FI"/>
        </w:rPr>
        <w:t>ännä oon Raisin dialekti (0,84) ja</w:t>
      </w:r>
      <w:r w:rsidR="00DF7792" w:rsidRPr="00CB6B4E">
        <w:rPr>
          <w:lang w:val="fi-FI"/>
        </w:rPr>
        <w:t xml:space="preserve"> </w:t>
      </w:r>
      <w:r w:rsidR="00436393" w:rsidRPr="00CB6B4E">
        <w:rPr>
          <w:lang w:val="fi-FI"/>
        </w:rPr>
        <w:t>Naavuonon dialektii lik</w:t>
      </w:r>
      <w:r w:rsidR="00C0528E" w:rsidRPr="00CB6B4E">
        <w:rPr>
          <w:lang w:val="fi-FI"/>
        </w:rPr>
        <w:t>ki</w:t>
      </w:r>
      <w:r w:rsidR="00436393" w:rsidRPr="00CB6B4E">
        <w:rPr>
          <w:lang w:val="fi-FI"/>
        </w:rPr>
        <w:t>impännä oon Kaivuonon dialekti (0,80).</w:t>
      </w:r>
      <w:r w:rsidR="00927F87" w:rsidRPr="00CB6B4E">
        <w:rPr>
          <w:lang w:val="fi-FI"/>
        </w:rPr>
        <w:t xml:space="preserve"> </w:t>
      </w:r>
      <w:r w:rsidR="0032316E" w:rsidRPr="00CB6B4E">
        <w:rPr>
          <w:lang w:val="fi-FI"/>
        </w:rPr>
        <w:t>Alf Nielsen-Børsskogin kieli oon tietenki likkiimpännä Porsangin dialektii, mutta ko Alfin kielessä ei melkhein ole variasuunii, mutta itte dial</w:t>
      </w:r>
      <w:r w:rsidR="00021C63" w:rsidRPr="00CB6B4E">
        <w:rPr>
          <w:lang w:val="fi-FI"/>
        </w:rPr>
        <w:t>ek</w:t>
      </w:r>
      <w:r w:rsidR="0032316E" w:rsidRPr="00CB6B4E">
        <w:rPr>
          <w:lang w:val="fi-FI"/>
        </w:rPr>
        <w:t>tissa oon, se likheisyysarvoksi tullee 0,83.</w:t>
      </w:r>
    </w:p>
    <w:p w14:paraId="0AA99FF6" w14:textId="46EDCD5B" w:rsidR="001577AE" w:rsidRDefault="00021C63" w:rsidP="00F2320D">
      <w:r w:rsidRPr="00CB6B4E">
        <w:rPr>
          <w:lang w:val="fi-FI"/>
        </w:rPr>
        <w:t>Tabelista havaittemm</w:t>
      </w:r>
      <w:r w:rsidR="006F4EA3" w:rsidRPr="00CB6B4E">
        <w:rPr>
          <w:lang w:val="fi-FI"/>
        </w:rPr>
        <w:t>a kans</w:t>
      </w:r>
      <w:r w:rsidR="00927F87" w:rsidRPr="00CB6B4E">
        <w:rPr>
          <w:lang w:val="fi-FI"/>
        </w:rPr>
        <w:t xml:space="preserve">, ette kainun dialektit ei </w:t>
      </w:r>
      <w:r w:rsidR="003B18D8" w:rsidRPr="00CB6B4E">
        <w:rPr>
          <w:lang w:val="fi-FI"/>
        </w:rPr>
        <w:t>haamusta semmoista dialektikontinuumii, missä krannidialektit oltais likkiimät toinen toiselle. Poi</w:t>
      </w:r>
      <w:r w:rsidR="00C0528E" w:rsidRPr="00CB6B4E">
        <w:rPr>
          <w:lang w:val="fi-FI"/>
        </w:rPr>
        <w:t>kkeema oon Varengin dialektit eli</w:t>
      </w:r>
      <w:r w:rsidR="003B18D8" w:rsidRPr="00CB6B4E">
        <w:rPr>
          <w:lang w:val="fi-FI"/>
        </w:rPr>
        <w:t xml:space="preserve"> Etelä-Varengin ja Vesisaaren dialektit, mikkä oon oikhein likheiset</w:t>
      </w:r>
      <w:r w:rsidR="00C0528E" w:rsidRPr="00CB6B4E">
        <w:rPr>
          <w:lang w:val="fi-FI"/>
        </w:rPr>
        <w:t>.</w:t>
      </w:r>
      <w:r w:rsidR="006234B2" w:rsidRPr="00CB6B4E">
        <w:rPr>
          <w:lang w:val="fi-FI"/>
        </w:rPr>
        <w:t xml:space="preserve"> Sillä ei minun mielestä ole oikhein jakkaat dialektiita itädi</w:t>
      </w:r>
      <w:r w:rsidR="001A6D5C" w:rsidRPr="00CB6B4E">
        <w:rPr>
          <w:lang w:val="fi-FI"/>
        </w:rPr>
        <w:t>ale</w:t>
      </w:r>
      <w:r w:rsidR="006234B2" w:rsidRPr="00CB6B4E">
        <w:rPr>
          <w:lang w:val="fi-FI"/>
        </w:rPr>
        <w:t>kthii</w:t>
      </w:r>
      <w:r w:rsidR="003F74F2" w:rsidRPr="00CB6B4E">
        <w:rPr>
          <w:lang w:val="fi-FI"/>
        </w:rPr>
        <w:t xml:space="preserve">n ja länsidialekthiin. </w:t>
      </w:r>
      <w:r w:rsidR="003F74F2">
        <w:t>Näyttäis</w:t>
      </w:r>
      <w:r w:rsidR="006234B2">
        <w:t xml:space="preserve"> ette </w:t>
      </w:r>
      <w:r w:rsidR="003F74F2">
        <w:t>parempi olis puhhuut neljestä joukosta: 1. Varengin dialektiista, 2. Tenon, Alattion ja Omasvuonon dialektiista</w:t>
      </w:r>
      <w:r w:rsidR="00BF5013">
        <w:t>, 3. Porsangin ja Raisin dialekti</w:t>
      </w:r>
      <w:r w:rsidR="00EC740F">
        <w:t>i</w:t>
      </w:r>
      <w:r w:rsidR="00BF5013">
        <w:t>sta ja 4. Naavuonon ja Kaiv</w:t>
      </w:r>
      <w:r w:rsidR="00F07F0E">
        <w:t>uo</w:t>
      </w:r>
      <w:r w:rsidR="00BF5013">
        <w:t>non dialektiista.</w:t>
      </w:r>
    </w:p>
    <w:p w14:paraId="79D79C57" w14:textId="231A3F21" w:rsidR="0034328C" w:rsidRPr="00CB6B4E" w:rsidRDefault="00C0528E" w:rsidP="00F2320D">
      <w:pPr>
        <w:rPr>
          <w:lang w:val="fi-FI"/>
        </w:rPr>
      </w:pPr>
      <w:r w:rsidRPr="00CB6B4E">
        <w:rPr>
          <w:lang w:val="fi-FI"/>
        </w:rPr>
        <w:t>Se oon kans mahđolinen, ette jos vert</w:t>
      </w:r>
      <w:r w:rsidR="00666ABD" w:rsidRPr="00CB6B4E">
        <w:rPr>
          <w:lang w:val="fi-FI"/>
        </w:rPr>
        <w:t>t</w:t>
      </w:r>
      <w:r w:rsidR="00E91175" w:rsidRPr="00CB6B4E">
        <w:rPr>
          <w:lang w:val="fi-FI"/>
        </w:rPr>
        <w:t>austrek</w:t>
      </w:r>
      <w:r w:rsidRPr="00CB6B4E">
        <w:rPr>
          <w:lang w:val="fi-FI"/>
        </w:rPr>
        <w:t>iksi valittais jokku toiset trekit, se tulos ol</w:t>
      </w:r>
      <w:r w:rsidR="005E2AC4" w:rsidRPr="00CB6B4E">
        <w:rPr>
          <w:lang w:val="fi-FI"/>
        </w:rPr>
        <w:t>is</w:t>
      </w:r>
      <w:r w:rsidRPr="00CB6B4E">
        <w:rPr>
          <w:lang w:val="fi-FI"/>
        </w:rPr>
        <w:t xml:space="preserve"> erilainen.</w:t>
      </w:r>
      <w:r w:rsidR="00F07F0E" w:rsidRPr="00CB6B4E">
        <w:rPr>
          <w:lang w:val="fi-FI"/>
        </w:rPr>
        <w:t xml:space="preserve"> </w:t>
      </w:r>
      <w:r w:rsidR="009F5818" w:rsidRPr="00CB6B4E">
        <w:rPr>
          <w:lang w:val="fi-FI"/>
        </w:rPr>
        <w:t xml:space="preserve">Isompi materiaali </w:t>
      </w:r>
      <w:r w:rsidR="00EC740F" w:rsidRPr="00CB6B4E">
        <w:rPr>
          <w:lang w:val="fi-FI"/>
        </w:rPr>
        <w:t xml:space="preserve">ja tarkempi analyysi </w:t>
      </w:r>
      <w:r w:rsidR="009F5818" w:rsidRPr="00CB6B4E">
        <w:rPr>
          <w:lang w:val="fi-FI"/>
        </w:rPr>
        <w:t>saat</w:t>
      </w:r>
      <w:r w:rsidR="00E91175" w:rsidRPr="00CB6B4E">
        <w:rPr>
          <w:lang w:val="fi-FI"/>
        </w:rPr>
        <w:t>ettais</w:t>
      </w:r>
      <w:r w:rsidR="009F5818" w:rsidRPr="00CB6B4E">
        <w:rPr>
          <w:lang w:val="fi-FI"/>
        </w:rPr>
        <w:t xml:space="preserve"> kans muuttaa</w:t>
      </w:r>
      <w:r w:rsidR="002E28B5" w:rsidRPr="00CB6B4E">
        <w:rPr>
          <w:lang w:val="fi-FI"/>
        </w:rPr>
        <w:t>t</w:t>
      </w:r>
      <w:r w:rsidR="009F5818" w:rsidRPr="00CB6B4E">
        <w:rPr>
          <w:lang w:val="fi-FI"/>
        </w:rPr>
        <w:t xml:space="preserve"> käy</w:t>
      </w:r>
      <w:r w:rsidR="000637B6" w:rsidRPr="00CB6B4E">
        <w:rPr>
          <w:lang w:val="fi-FI"/>
        </w:rPr>
        <w:t>tetyitten trekkiin ylheisyysvyrt</w:t>
      </w:r>
      <w:r w:rsidR="007F75BE" w:rsidRPr="00CB6B4E">
        <w:rPr>
          <w:lang w:val="fi-FI"/>
        </w:rPr>
        <w:t>t</w:t>
      </w:r>
      <w:r w:rsidR="009C3683" w:rsidRPr="00CB6B4E">
        <w:rPr>
          <w:lang w:val="fi-FI"/>
        </w:rPr>
        <w:t>eerauksii</w:t>
      </w:r>
      <w:r w:rsidR="009F5818" w:rsidRPr="00CB6B4E">
        <w:rPr>
          <w:lang w:val="fi-FI"/>
        </w:rPr>
        <w:t xml:space="preserve">. </w:t>
      </w:r>
      <w:r w:rsidR="00686BF1" w:rsidRPr="00CB6B4E">
        <w:rPr>
          <w:lang w:val="fi-FI"/>
        </w:rPr>
        <w:t xml:space="preserve">Problemaattinen oon seki, ette kaikile </w:t>
      </w:r>
      <w:r w:rsidR="00501E12" w:rsidRPr="00CB6B4E">
        <w:rPr>
          <w:lang w:val="fi-FI"/>
        </w:rPr>
        <w:t>trekiile oon annettu sama paino:</w:t>
      </w:r>
      <w:r w:rsidR="00686BF1" w:rsidRPr="00CB6B4E">
        <w:rPr>
          <w:lang w:val="fi-FI"/>
        </w:rPr>
        <w:t xml:space="preserve"> Se oon tietenki niin, ette esimerkiksi ero</w:t>
      </w:r>
      <w:r w:rsidR="002E28B5" w:rsidRPr="00CB6B4E">
        <w:rPr>
          <w:lang w:val="fi-FI"/>
        </w:rPr>
        <w:t>i</w:t>
      </w:r>
      <w:r w:rsidR="00686BF1" w:rsidRPr="00CB6B4E">
        <w:rPr>
          <w:lang w:val="fi-FI"/>
        </w:rPr>
        <w:t>tus geminasuunissa oon paljon isompi assii ko ero</w:t>
      </w:r>
      <w:r w:rsidR="002E28B5" w:rsidRPr="00CB6B4E">
        <w:rPr>
          <w:lang w:val="fi-FI"/>
        </w:rPr>
        <w:t>i</w:t>
      </w:r>
      <w:r w:rsidR="00686BF1" w:rsidRPr="00CB6B4E">
        <w:rPr>
          <w:lang w:val="fi-FI"/>
        </w:rPr>
        <w:t xml:space="preserve">tus </w:t>
      </w:r>
      <w:r w:rsidR="002E28B5" w:rsidRPr="00CB6B4E">
        <w:rPr>
          <w:lang w:val="fi-FI"/>
        </w:rPr>
        <w:t xml:space="preserve">tyyppii </w:t>
      </w:r>
      <w:r w:rsidR="00686BF1" w:rsidRPr="00CB6B4E">
        <w:rPr>
          <w:i/>
          <w:lang w:val="fi-FI"/>
        </w:rPr>
        <w:t xml:space="preserve">pessä </w:t>
      </w:r>
      <w:r w:rsidR="00BA1173" w:rsidRPr="00CB6B4E">
        <w:rPr>
          <w:lang w:val="fi-FI"/>
        </w:rPr>
        <w:t>~</w:t>
      </w:r>
      <w:r w:rsidR="00686BF1" w:rsidRPr="00CB6B4E">
        <w:rPr>
          <w:i/>
          <w:lang w:val="fi-FI"/>
        </w:rPr>
        <w:t xml:space="preserve"> pestä. </w:t>
      </w:r>
      <w:r w:rsidR="00150024" w:rsidRPr="00CB6B4E">
        <w:rPr>
          <w:lang w:val="fi-FI"/>
        </w:rPr>
        <w:t xml:space="preserve">Summa summarum saatama </w:t>
      </w:r>
      <w:r w:rsidR="007A512D" w:rsidRPr="00CB6B4E">
        <w:rPr>
          <w:lang w:val="fi-FI"/>
        </w:rPr>
        <w:t xml:space="preserve">kuitenki </w:t>
      </w:r>
      <w:r w:rsidR="00150024" w:rsidRPr="00CB6B4E">
        <w:rPr>
          <w:lang w:val="fi-FI"/>
        </w:rPr>
        <w:t>sannoot, ette dialekti-</w:t>
      </w:r>
      <w:r w:rsidR="00324C41" w:rsidRPr="00CB6B4E">
        <w:rPr>
          <w:lang w:val="fi-FI"/>
        </w:rPr>
        <w:t>isoglossit menhään kainun kielialala rist</w:t>
      </w:r>
      <w:r w:rsidR="007704BC" w:rsidRPr="00CB6B4E">
        <w:rPr>
          <w:lang w:val="fi-FI"/>
        </w:rPr>
        <w:t>in rastin. Sillä ei tässä grammatikissa olekhaan erittäin käytetty mithään dialektijakkoo, missä sanottais ette tämän joukon variantit oon nämät ja tämän joukon variantit oon nämät. Silloin ko samal</w:t>
      </w:r>
      <w:r w:rsidR="007F75BE" w:rsidRPr="00CB6B4E">
        <w:rPr>
          <w:lang w:val="fi-FI"/>
        </w:rPr>
        <w:t>e</w:t>
      </w:r>
      <w:r w:rsidR="007704BC" w:rsidRPr="00CB6B4E">
        <w:rPr>
          <w:lang w:val="fi-FI"/>
        </w:rPr>
        <w:t xml:space="preserve"> grammatikin kategoriile oon hyväksytty kaksi varianttii eli usheeman variantin, se ushein oon kuitenki mainittu, mikä variantti oon enämen Porsangin (ja Raisin) variantiksi soppiiva, mikä taas Varengin variantiksi soppiiva, mikä taas muitten. Muutamisti puhuthaan kans </w:t>
      </w:r>
      <w:r w:rsidR="00666ABD" w:rsidRPr="00CB6B4E">
        <w:rPr>
          <w:lang w:val="fi-FI"/>
        </w:rPr>
        <w:t>Pohjais-</w:t>
      </w:r>
      <w:r w:rsidR="007704BC" w:rsidRPr="00CB6B4E">
        <w:rPr>
          <w:lang w:val="fi-FI"/>
        </w:rPr>
        <w:t>Tromssan diale</w:t>
      </w:r>
      <w:r w:rsidR="00DD404A" w:rsidRPr="00CB6B4E">
        <w:rPr>
          <w:lang w:val="fi-FI"/>
        </w:rPr>
        <w:t>ktiista. M</w:t>
      </w:r>
      <w:r w:rsidR="009F5818" w:rsidRPr="00CB6B4E">
        <w:rPr>
          <w:lang w:val="fi-FI"/>
        </w:rPr>
        <w:t>utta mithään eksplisi</w:t>
      </w:r>
      <w:r w:rsidR="005067A4" w:rsidRPr="00CB6B4E">
        <w:rPr>
          <w:lang w:val="fi-FI"/>
        </w:rPr>
        <w:t>ttista dialektijakkoo mie en</w:t>
      </w:r>
      <w:r w:rsidR="007704BC" w:rsidRPr="00CB6B4E">
        <w:rPr>
          <w:lang w:val="fi-FI"/>
        </w:rPr>
        <w:t xml:space="preserve"> ole ha</w:t>
      </w:r>
      <w:r w:rsidR="002C3495" w:rsidRPr="00CB6B4E">
        <w:rPr>
          <w:lang w:val="fi-FI"/>
        </w:rPr>
        <w:t>lu</w:t>
      </w:r>
      <w:r w:rsidR="005067A4" w:rsidRPr="00CB6B4E">
        <w:rPr>
          <w:lang w:val="fi-FI"/>
        </w:rPr>
        <w:t>nu</w:t>
      </w:r>
      <w:r w:rsidR="003B4458" w:rsidRPr="00CB6B4E">
        <w:rPr>
          <w:lang w:val="fi-FI"/>
        </w:rPr>
        <w:t xml:space="preserve"> en</w:t>
      </w:r>
      <w:r w:rsidR="002C3495" w:rsidRPr="00CB6B4E">
        <w:rPr>
          <w:lang w:val="fi-FI"/>
        </w:rPr>
        <w:t>kä saat</w:t>
      </w:r>
      <w:r w:rsidR="005067A4" w:rsidRPr="00CB6B4E">
        <w:rPr>
          <w:lang w:val="fi-FI"/>
        </w:rPr>
        <w:t>tanukhaan</w:t>
      </w:r>
      <w:r w:rsidR="002C3495" w:rsidRPr="00CB6B4E">
        <w:rPr>
          <w:lang w:val="fi-FI"/>
        </w:rPr>
        <w:t xml:space="preserve"> tehđä.</w:t>
      </w:r>
    </w:p>
    <w:p w14:paraId="3280B1D7" w14:textId="4BD12FC5" w:rsidR="002C3495" w:rsidRDefault="002C3495" w:rsidP="002C3495">
      <w:pPr>
        <w:pStyle w:val="Overskrift2"/>
      </w:pPr>
      <w:bookmarkStart w:id="19" w:name="_Toc311273692"/>
      <w:r>
        <w:t>Grammatikin inspirasuunilähtheet</w:t>
      </w:r>
      <w:r w:rsidR="00DD6031">
        <w:t xml:space="preserve">, </w:t>
      </w:r>
      <w:r w:rsidR="00517BA8">
        <w:t>mooli</w:t>
      </w:r>
      <w:r w:rsidR="00DD6031">
        <w:t xml:space="preserve"> ja ylösrakennus</w:t>
      </w:r>
      <w:bookmarkEnd w:id="19"/>
    </w:p>
    <w:p w14:paraId="7EE78CC1" w14:textId="66C583CF" w:rsidR="002C3495" w:rsidRPr="00CB6B4E" w:rsidRDefault="00CD5DA6" w:rsidP="002C3495">
      <w:pPr>
        <w:rPr>
          <w:lang w:val="fi-FI"/>
        </w:rPr>
      </w:pPr>
      <w:r w:rsidRPr="00CB6B4E">
        <w:rPr>
          <w:lang w:val="fi-FI"/>
        </w:rPr>
        <w:t>Yhđenlaisena e</w:t>
      </w:r>
      <w:r w:rsidR="002C3495" w:rsidRPr="00CB6B4E">
        <w:rPr>
          <w:lang w:val="fi-FI"/>
        </w:rPr>
        <w:t>nsimäisenä kainun kielen grammatikkina saattaa pittäät Johan Beronkan kahta esitystä Porsangin ja Vesisaaren dialektiista (katto yl</w:t>
      </w:r>
      <w:r w:rsidR="003B4458" w:rsidRPr="00CB6B4E">
        <w:rPr>
          <w:lang w:val="fi-FI"/>
        </w:rPr>
        <w:t>ipuolela kohđasta 1.2). Nyt käđe</w:t>
      </w:r>
      <w:r w:rsidR="002C3495" w:rsidRPr="00CB6B4E">
        <w:rPr>
          <w:lang w:val="fi-FI"/>
        </w:rPr>
        <w:t>ssä olleeva grammatikki oo</w:t>
      </w:r>
      <w:r w:rsidR="006F6B26" w:rsidRPr="00CB6B4E">
        <w:rPr>
          <w:lang w:val="fi-FI"/>
        </w:rPr>
        <w:t>n ensimäinen ylheisesitys kirja</w:t>
      </w:r>
      <w:r w:rsidR="002C3495" w:rsidRPr="00CB6B4E">
        <w:rPr>
          <w:lang w:val="fi-FI"/>
        </w:rPr>
        <w:t>kainun grammatikiksi.</w:t>
      </w:r>
      <w:r w:rsidR="00DF122C" w:rsidRPr="00CB6B4E">
        <w:rPr>
          <w:lang w:val="fi-FI"/>
        </w:rPr>
        <w:t xml:space="preserve"> Sillä sillä ei olekhaan ollu mithään </w:t>
      </w:r>
      <w:r w:rsidR="008E124E" w:rsidRPr="00CB6B4E">
        <w:rPr>
          <w:lang w:val="fi-FI"/>
        </w:rPr>
        <w:t xml:space="preserve">yhtä tahi </w:t>
      </w:r>
      <w:r w:rsidR="00DF122C" w:rsidRPr="00CB6B4E">
        <w:rPr>
          <w:lang w:val="fi-FI"/>
        </w:rPr>
        <w:t xml:space="preserve">vasituista esikuvvaa. Inspirasuunii </w:t>
      </w:r>
      <w:r w:rsidRPr="00CB6B4E">
        <w:rPr>
          <w:lang w:val="fi-FI"/>
        </w:rPr>
        <w:t xml:space="preserve">mie </w:t>
      </w:r>
      <w:r w:rsidR="00DF122C" w:rsidRPr="00CB6B4E">
        <w:rPr>
          <w:lang w:val="fi-FI"/>
        </w:rPr>
        <w:t xml:space="preserve">olen kuitenki saanu eri suomen kielen </w:t>
      </w:r>
      <w:r w:rsidR="00621232" w:rsidRPr="00CB6B4E">
        <w:rPr>
          <w:lang w:val="fi-FI"/>
        </w:rPr>
        <w:t>kuvvau</w:t>
      </w:r>
      <w:r w:rsidR="00DF122C" w:rsidRPr="00CB6B4E">
        <w:rPr>
          <w:lang w:val="fi-FI"/>
        </w:rPr>
        <w:t xml:space="preserve">ksista. Vähäsen olen kans pitäny silmälä saamen kielen ja norjan kielen </w:t>
      </w:r>
      <w:r w:rsidR="00621232" w:rsidRPr="00CB6B4E">
        <w:rPr>
          <w:lang w:val="fi-FI"/>
        </w:rPr>
        <w:t>kuvvau</w:t>
      </w:r>
      <w:r w:rsidRPr="00CB6B4E">
        <w:rPr>
          <w:lang w:val="fi-FI"/>
        </w:rPr>
        <w:t>ksii</w:t>
      </w:r>
      <w:r w:rsidR="00DF122C" w:rsidRPr="00CB6B4E">
        <w:rPr>
          <w:lang w:val="fi-FI"/>
        </w:rPr>
        <w:t xml:space="preserve">. Tärkkeimpinnä inspirasuunin lähtheinä </w:t>
      </w:r>
      <w:r w:rsidR="00466A76" w:rsidRPr="00CB6B4E">
        <w:rPr>
          <w:lang w:val="fi-FI"/>
        </w:rPr>
        <w:t>saat</w:t>
      </w:r>
      <w:r w:rsidR="00A73814" w:rsidRPr="00CB6B4E">
        <w:rPr>
          <w:lang w:val="fi-FI"/>
        </w:rPr>
        <w:t>an</w:t>
      </w:r>
      <w:r w:rsidR="00DF122C" w:rsidRPr="00CB6B4E">
        <w:rPr>
          <w:lang w:val="fi-FI"/>
        </w:rPr>
        <w:t xml:space="preserve"> mainita seuraavat:</w:t>
      </w:r>
    </w:p>
    <w:p w14:paraId="718E49AC" w14:textId="4DF3F6AC" w:rsidR="00DF122C" w:rsidRPr="00CB6B4E" w:rsidRDefault="00DF122C" w:rsidP="002C3495">
      <w:pPr>
        <w:rPr>
          <w:lang w:val="fi-FI"/>
        </w:rPr>
      </w:pPr>
      <w:r w:rsidRPr="00CB6B4E">
        <w:rPr>
          <w:lang w:val="fi-FI"/>
        </w:rPr>
        <w:t>Hakulinen, Auli – Maria Vilkuna – Riitta Korhonen – Vesa Koivisto – T</w:t>
      </w:r>
      <w:r w:rsidR="0007421C" w:rsidRPr="00CB6B4E">
        <w:rPr>
          <w:lang w:val="fi-FI"/>
        </w:rPr>
        <w:t>arja Riitta Heinonen – Irja A</w:t>
      </w:r>
      <w:r w:rsidRPr="00CB6B4E">
        <w:rPr>
          <w:lang w:val="fi-FI"/>
        </w:rPr>
        <w:t>lh</w:t>
      </w:r>
      <w:r w:rsidR="0007421C" w:rsidRPr="00CB6B4E">
        <w:rPr>
          <w:lang w:val="fi-FI"/>
        </w:rPr>
        <w:t>o</w:t>
      </w:r>
      <w:r w:rsidRPr="00CB6B4E">
        <w:rPr>
          <w:lang w:val="fi-FI"/>
        </w:rPr>
        <w:t xml:space="preserve">: </w:t>
      </w:r>
      <w:r w:rsidRPr="00CB6B4E">
        <w:rPr>
          <w:i/>
          <w:lang w:val="fi-FI"/>
        </w:rPr>
        <w:t>Iso suomen kielioppi</w:t>
      </w:r>
      <w:r w:rsidRPr="00CB6B4E">
        <w:rPr>
          <w:lang w:val="fi-FI"/>
        </w:rPr>
        <w:t>. SKS</w:t>
      </w:r>
      <w:r w:rsidR="000A4B27" w:rsidRPr="00CB6B4E">
        <w:rPr>
          <w:lang w:val="fi-FI"/>
        </w:rPr>
        <w:t xml:space="preserve"> </w:t>
      </w:r>
      <w:r w:rsidR="002716D1" w:rsidRPr="00CB6B4E">
        <w:rPr>
          <w:lang w:val="fi-FI"/>
        </w:rPr>
        <w:t>2004</w:t>
      </w:r>
      <w:r w:rsidRPr="00CB6B4E">
        <w:rPr>
          <w:lang w:val="fi-FI"/>
        </w:rPr>
        <w:t>.</w:t>
      </w:r>
    </w:p>
    <w:p w14:paraId="0FAAA9A3" w14:textId="73E72EFA" w:rsidR="00DF122C" w:rsidRPr="00CB6B4E" w:rsidRDefault="00DF122C" w:rsidP="002C3495">
      <w:pPr>
        <w:rPr>
          <w:lang w:val="fi-FI"/>
        </w:rPr>
      </w:pPr>
      <w:r w:rsidRPr="00CB6B4E">
        <w:rPr>
          <w:lang w:val="fi-FI"/>
        </w:rPr>
        <w:t xml:space="preserve">Vilkuna, Maria: </w:t>
      </w:r>
      <w:r w:rsidRPr="00CB6B4E">
        <w:rPr>
          <w:i/>
          <w:lang w:val="fi-FI"/>
        </w:rPr>
        <w:t xml:space="preserve">Suomen lauseopin perusteet. </w:t>
      </w:r>
      <w:r w:rsidR="008F7046" w:rsidRPr="00CB6B4E">
        <w:rPr>
          <w:lang w:val="fi-FI"/>
        </w:rPr>
        <w:t>Edita</w:t>
      </w:r>
      <w:r w:rsidR="000E6213" w:rsidRPr="00CB6B4E">
        <w:rPr>
          <w:lang w:val="fi-FI"/>
        </w:rPr>
        <w:t xml:space="preserve"> 1996</w:t>
      </w:r>
      <w:r w:rsidR="008F7046" w:rsidRPr="00CB6B4E">
        <w:rPr>
          <w:lang w:val="fi-FI"/>
        </w:rPr>
        <w:t>.</w:t>
      </w:r>
    </w:p>
    <w:p w14:paraId="7789F575" w14:textId="6265F2E6" w:rsidR="008F7046" w:rsidRPr="00CB6B4E" w:rsidRDefault="008F7046" w:rsidP="002C3495">
      <w:pPr>
        <w:rPr>
          <w:lang w:val="fi-FI"/>
        </w:rPr>
      </w:pPr>
      <w:r w:rsidRPr="00CB6B4E">
        <w:rPr>
          <w:lang w:val="fi-FI"/>
        </w:rPr>
        <w:lastRenderedPageBreak/>
        <w:t xml:space="preserve">Pajunen, Anneli: </w:t>
      </w:r>
      <w:r w:rsidRPr="00CB6B4E">
        <w:rPr>
          <w:i/>
          <w:lang w:val="fi-FI"/>
        </w:rPr>
        <w:t xml:space="preserve">Suomen verbirektiosta. Verbin argumenttirakenteen jäsenten valinnasta. </w:t>
      </w:r>
      <w:r w:rsidRPr="00CB6B4E">
        <w:rPr>
          <w:lang w:val="fi-FI"/>
        </w:rPr>
        <w:t>Turun yliopisto</w:t>
      </w:r>
      <w:r w:rsidR="001D30B5" w:rsidRPr="00CB6B4E">
        <w:rPr>
          <w:lang w:val="fi-FI"/>
        </w:rPr>
        <w:t xml:space="preserve"> 1999</w:t>
      </w:r>
      <w:r w:rsidRPr="00CB6B4E">
        <w:rPr>
          <w:lang w:val="fi-FI"/>
        </w:rPr>
        <w:t>.</w:t>
      </w:r>
    </w:p>
    <w:p w14:paraId="13ED3649" w14:textId="79714739" w:rsidR="008F7046" w:rsidRDefault="008F7046" w:rsidP="002C3495">
      <w:r w:rsidRPr="00CB6B4E">
        <w:rPr>
          <w:lang w:val="fi-FI"/>
        </w:rPr>
        <w:t xml:space="preserve">Pajunen, Anneli: </w:t>
      </w:r>
      <w:r w:rsidRPr="00CB6B4E">
        <w:rPr>
          <w:i/>
          <w:lang w:val="fi-FI"/>
        </w:rPr>
        <w:t>Argumenttirakenne. Asiantilojen luokitus ja verbien käyttäytyminen suomen kielessä</w:t>
      </w:r>
      <w:r w:rsidRPr="00CB6B4E">
        <w:rPr>
          <w:lang w:val="fi-FI"/>
        </w:rPr>
        <w:t xml:space="preserve">. </w:t>
      </w:r>
      <w:r>
        <w:t>SKS</w:t>
      </w:r>
      <w:r w:rsidR="001D30B5">
        <w:t xml:space="preserve"> 2001</w:t>
      </w:r>
      <w:r>
        <w:t>.</w:t>
      </w:r>
    </w:p>
    <w:p w14:paraId="17B3971C" w14:textId="71325BC2" w:rsidR="008F7046" w:rsidRDefault="005C27E2" w:rsidP="002C3495">
      <w:r>
        <w:t xml:space="preserve">Nickel, Klaus Peter: </w:t>
      </w:r>
      <w:r w:rsidR="00CD5DA6">
        <w:rPr>
          <w:i/>
        </w:rPr>
        <w:t>S</w:t>
      </w:r>
      <w:r w:rsidRPr="005C27E2">
        <w:rPr>
          <w:i/>
        </w:rPr>
        <w:t>amisk grammatikk</w:t>
      </w:r>
      <w:r>
        <w:t xml:space="preserve">. </w:t>
      </w:r>
      <w:r w:rsidR="00CD5DA6">
        <w:t>Universitetsforlaget 1990</w:t>
      </w:r>
      <w:r>
        <w:t>.</w:t>
      </w:r>
    </w:p>
    <w:p w14:paraId="4B23B678" w14:textId="316D14A6" w:rsidR="005C27E2" w:rsidRPr="00CB6B4E" w:rsidRDefault="00F62A07" w:rsidP="002C3495">
      <w:pPr>
        <w:rPr>
          <w:lang w:val="fi-FI"/>
        </w:rPr>
      </w:pPr>
      <w:r>
        <w:t>Faarlund, Jan Terje – Sve</w:t>
      </w:r>
      <w:r w:rsidR="00B34B3D">
        <w:t>i</w:t>
      </w:r>
      <w:r>
        <w:t>n L</w:t>
      </w:r>
      <w:r w:rsidR="00E65652">
        <w:t xml:space="preserve">ie – Kjell Ivar Vannebo: </w:t>
      </w:r>
      <w:r w:rsidR="00E65652">
        <w:rPr>
          <w:i/>
        </w:rPr>
        <w:t xml:space="preserve">Norsk referansegrammatikk. </w:t>
      </w:r>
      <w:r w:rsidR="00E65652" w:rsidRPr="00CB6B4E">
        <w:rPr>
          <w:lang w:val="fi-FI"/>
        </w:rPr>
        <w:t>Universitetsforlaget</w:t>
      </w:r>
      <w:r w:rsidR="001D30B5" w:rsidRPr="00CB6B4E">
        <w:rPr>
          <w:lang w:val="fi-FI"/>
        </w:rPr>
        <w:t xml:space="preserve"> 1997</w:t>
      </w:r>
      <w:r w:rsidR="00E65652" w:rsidRPr="00CB6B4E">
        <w:rPr>
          <w:lang w:val="fi-FI"/>
        </w:rPr>
        <w:t>.</w:t>
      </w:r>
    </w:p>
    <w:p w14:paraId="1FADC816" w14:textId="45A3B670" w:rsidR="00BC2F58" w:rsidRPr="00CB6B4E" w:rsidRDefault="00F62A07" w:rsidP="002C3495">
      <w:pPr>
        <w:rPr>
          <w:lang w:val="fi-FI"/>
        </w:rPr>
      </w:pPr>
      <w:r w:rsidRPr="00CB6B4E">
        <w:rPr>
          <w:lang w:val="fi-FI"/>
        </w:rPr>
        <w:t>Näitä modifiseeraamala</w:t>
      </w:r>
      <w:r w:rsidR="0007421C" w:rsidRPr="00CB6B4E">
        <w:rPr>
          <w:lang w:val="fi-FI"/>
        </w:rPr>
        <w:t>, yksinkertaista</w:t>
      </w:r>
      <w:r w:rsidRPr="00CB6B4E">
        <w:rPr>
          <w:lang w:val="fi-FI"/>
        </w:rPr>
        <w:t>mala</w:t>
      </w:r>
      <w:r w:rsidR="00091696" w:rsidRPr="00CB6B4E">
        <w:rPr>
          <w:lang w:val="fi-FI"/>
        </w:rPr>
        <w:t xml:space="preserve"> ja eri tavoila yhtheen pan</w:t>
      </w:r>
      <w:r w:rsidRPr="00CB6B4E">
        <w:rPr>
          <w:lang w:val="fi-FI"/>
        </w:rPr>
        <w:t>emalla</w:t>
      </w:r>
      <w:r w:rsidR="00091696" w:rsidRPr="00CB6B4E">
        <w:rPr>
          <w:lang w:val="fi-FI"/>
        </w:rPr>
        <w:t xml:space="preserve"> olen sitte tullu semmoisheen kaavhaan, minkä jälkhiin tässä grammatikissa kainun kieltä kuvathaan.</w:t>
      </w:r>
      <w:r w:rsidR="0007421C" w:rsidRPr="00CB6B4E">
        <w:rPr>
          <w:lang w:val="fi-FI"/>
        </w:rPr>
        <w:t xml:space="preserve"> Tämän grammatikin moolina ei kuitenkhaan ole minkhään lingvistisen teoriin ylösrakentaminen eli kehittäminen. Grammatikin primäärin</w:t>
      </w:r>
      <w:r w:rsidR="00D62D7F" w:rsidRPr="00CB6B4E">
        <w:rPr>
          <w:lang w:val="fi-FI"/>
        </w:rPr>
        <w:t>n</w:t>
      </w:r>
      <w:r w:rsidR="0007421C" w:rsidRPr="00CB6B4E">
        <w:rPr>
          <w:lang w:val="fi-FI"/>
        </w:rPr>
        <w:t xml:space="preserve">ä moolina </w:t>
      </w:r>
      <w:r w:rsidR="00B67F37" w:rsidRPr="00CB6B4E">
        <w:rPr>
          <w:lang w:val="fi-FI"/>
        </w:rPr>
        <w:t xml:space="preserve">oon </w:t>
      </w:r>
      <w:r w:rsidR="00BC2F58" w:rsidRPr="00CB6B4E">
        <w:rPr>
          <w:lang w:val="fi-FI"/>
        </w:rPr>
        <w:t xml:space="preserve">esitellä Kielitingan päättämät oppikirjanormit ja </w:t>
      </w:r>
      <w:r w:rsidR="00EF304A" w:rsidRPr="00CB6B4E">
        <w:rPr>
          <w:lang w:val="fi-FI"/>
        </w:rPr>
        <w:t xml:space="preserve">siihen laihin </w:t>
      </w:r>
      <w:r w:rsidR="0007421C" w:rsidRPr="00CB6B4E">
        <w:rPr>
          <w:lang w:val="fi-FI"/>
        </w:rPr>
        <w:t>olla apuneuvona kainun ki</w:t>
      </w:r>
      <w:r w:rsidR="00BC2F58" w:rsidRPr="00CB6B4E">
        <w:rPr>
          <w:lang w:val="fi-FI"/>
        </w:rPr>
        <w:t>elen oppiijoile ja käyttääjille. T</w:t>
      </w:r>
      <w:r w:rsidR="0007421C" w:rsidRPr="00CB6B4E">
        <w:rPr>
          <w:lang w:val="fi-FI"/>
        </w:rPr>
        <w:t xml:space="preserve">oivon ette sitä </w:t>
      </w:r>
      <w:r w:rsidR="00BC2F58" w:rsidRPr="00CB6B4E">
        <w:rPr>
          <w:lang w:val="fi-FI"/>
        </w:rPr>
        <w:t>näi</w:t>
      </w:r>
      <w:r w:rsidR="008E54C0" w:rsidRPr="00CB6B4E">
        <w:rPr>
          <w:lang w:val="fi-FI"/>
        </w:rPr>
        <w:t>n</w:t>
      </w:r>
      <w:r w:rsidR="00BC2F58" w:rsidRPr="00CB6B4E">
        <w:rPr>
          <w:lang w:val="fi-FI"/>
        </w:rPr>
        <w:t xml:space="preserve"> </w:t>
      </w:r>
      <w:r w:rsidR="0007421C" w:rsidRPr="00CB6B4E">
        <w:rPr>
          <w:lang w:val="fi-FI"/>
        </w:rPr>
        <w:t xml:space="preserve">passaa käyttäät </w:t>
      </w:r>
      <w:r w:rsidR="00517BA8" w:rsidRPr="00CB6B4E">
        <w:rPr>
          <w:lang w:val="fi-FI"/>
        </w:rPr>
        <w:t>sekä</w:t>
      </w:r>
      <w:r w:rsidR="0007421C" w:rsidRPr="00CB6B4E">
        <w:rPr>
          <w:lang w:val="fi-FI"/>
        </w:rPr>
        <w:t xml:space="preserve"> hakema</w:t>
      </w:r>
      <w:r w:rsidR="00F14B6F" w:rsidRPr="00CB6B4E">
        <w:rPr>
          <w:lang w:val="fi-FI"/>
        </w:rPr>
        <w:t>kirjana ette oppikirjana.</w:t>
      </w:r>
    </w:p>
    <w:p w14:paraId="3C9C9B97" w14:textId="772266DB" w:rsidR="002501AF" w:rsidRPr="00CB6B4E" w:rsidRDefault="00517BA8" w:rsidP="002C3495">
      <w:pPr>
        <w:rPr>
          <w:lang w:val="fi-FI"/>
        </w:rPr>
      </w:pPr>
      <w:r w:rsidRPr="00CB6B4E">
        <w:rPr>
          <w:lang w:val="fi-FI"/>
        </w:rPr>
        <w:t>Eri kapitteliitten oorninki oon semmoinen, ette ensistä freistaan anttaat ylheiskäs</w:t>
      </w:r>
      <w:r w:rsidR="00D62D7F" w:rsidRPr="00CB6B4E">
        <w:rPr>
          <w:lang w:val="fi-FI"/>
        </w:rPr>
        <w:t>ityksen kainun kielen ylösraken</w:t>
      </w:r>
      <w:r w:rsidRPr="00CB6B4E">
        <w:rPr>
          <w:lang w:val="fi-FI"/>
        </w:rPr>
        <w:t>uksesta ja sitte sen morfofo</w:t>
      </w:r>
      <w:r w:rsidR="00F842FD" w:rsidRPr="00CB6B4E">
        <w:rPr>
          <w:lang w:val="fi-FI"/>
        </w:rPr>
        <w:t>no</w:t>
      </w:r>
      <w:r w:rsidRPr="00CB6B4E">
        <w:rPr>
          <w:lang w:val="fi-FI"/>
        </w:rPr>
        <w:t>logisesta vaihet</w:t>
      </w:r>
      <w:r w:rsidR="008E54C0" w:rsidRPr="00CB6B4E">
        <w:rPr>
          <w:lang w:val="fi-FI"/>
        </w:rPr>
        <w:t>t</w:t>
      </w:r>
      <w:r w:rsidRPr="00CB6B4E">
        <w:rPr>
          <w:lang w:val="fi-FI"/>
        </w:rPr>
        <w:t>elusta ja varieteetiitten välisestä äänelisestä vai</w:t>
      </w:r>
      <w:r w:rsidR="00B17539" w:rsidRPr="00CB6B4E">
        <w:rPr>
          <w:lang w:val="fi-FI"/>
        </w:rPr>
        <w:t>hettelusta. Sitte tullee syntaks</w:t>
      </w:r>
      <w:r w:rsidRPr="00CB6B4E">
        <w:rPr>
          <w:lang w:val="fi-FI"/>
        </w:rPr>
        <w:t>in valtakapitteli; mie piđän ette haamui oon helpompi oppiit ko ensistä tiettää, minkälaisheen raamhiin ni</w:t>
      </w:r>
      <w:r w:rsidR="008E54C0" w:rsidRPr="00CB6B4E">
        <w:rPr>
          <w:lang w:val="fi-FI"/>
        </w:rPr>
        <w:t>i</w:t>
      </w:r>
      <w:r w:rsidRPr="00CB6B4E">
        <w:rPr>
          <w:lang w:val="fi-FI"/>
        </w:rPr>
        <w:t xml:space="preserve">lä oon meininkinnä passata. Syntaksin jälkhiin tullee </w:t>
      </w:r>
      <w:r w:rsidR="008E54C0" w:rsidRPr="00CB6B4E">
        <w:rPr>
          <w:lang w:val="fi-FI"/>
        </w:rPr>
        <w:t xml:space="preserve">detaljeerattu </w:t>
      </w:r>
      <w:r w:rsidR="00621232" w:rsidRPr="00CB6B4E">
        <w:rPr>
          <w:lang w:val="fi-FI"/>
        </w:rPr>
        <w:t>kuvvau</w:t>
      </w:r>
      <w:r w:rsidR="008E54C0" w:rsidRPr="00CB6B4E">
        <w:rPr>
          <w:lang w:val="fi-FI"/>
        </w:rPr>
        <w:t xml:space="preserve">s </w:t>
      </w:r>
      <w:r w:rsidRPr="00CB6B4E">
        <w:rPr>
          <w:lang w:val="fi-FI"/>
        </w:rPr>
        <w:t>nomeni- ja verbimorfologii</w:t>
      </w:r>
      <w:r w:rsidR="00EE13CC" w:rsidRPr="00CB6B4E">
        <w:rPr>
          <w:lang w:val="fi-FI"/>
        </w:rPr>
        <w:t>n ympäri</w:t>
      </w:r>
      <w:r w:rsidRPr="00CB6B4E">
        <w:rPr>
          <w:lang w:val="fi-FI"/>
        </w:rPr>
        <w:t xml:space="preserve">. </w:t>
      </w:r>
      <w:r w:rsidR="00056B66" w:rsidRPr="00CB6B4E">
        <w:rPr>
          <w:lang w:val="fi-FI"/>
        </w:rPr>
        <w:t>Muistelen jokhaisen kategoriin kohđala vielä</w:t>
      </w:r>
      <w:r w:rsidR="00656A1E" w:rsidRPr="00CB6B4E">
        <w:rPr>
          <w:lang w:val="fi-FI"/>
        </w:rPr>
        <w:t xml:space="preserve"> lyhykäisesti</w:t>
      </w:r>
      <w:r w:rsidR="00056B66" w:rsidRPr="00CB6B4E">
        <w:rPr>
          <w:lang w:val="fi-FI"/>
        </w:rPr>
        <w:t xml:space="preserve">, missä syntaktisissa </w:t>
      </w:r>
      <w:r w:rsidR="00656A1E" w:rsidRPr="00CB6B4E">
        <w:rPr>
          <w:lang w:val="fi-FI"/>
        </w:rPr>
        <w:t xml:space="preserve">ympäristöissä niitä käytethään. </w:t>
      </w:r>
      <w:r w:rsidRPr="00CB6B4E">
        <w:rPr>
          <w:lang w:val="fi-FI"/>
        </w:rPr>
        <w:t xml:space="preserve">Sitten </w:t>
      </w:r>
      <w:r w:rsidR="00EE13CC" w:rsidRPr="00CB6B4E">
        <w:rPr>
          <w:lang w:val="fi-FI"/>
        </w:rPr>
        <w:t>esittelen</w:t>
      </w:r>
      <w:r w:rsidRPr="00CB6B4E">
        <w:rPr>
          <w:lang w:val="fi-FI"/>
        </w:rPr>
        <w:t xml:space="preserve"> erittäin eri pronomenikategoriit, lukusanat</w:t>
      </w:r>
      <w:r w:rsidR="00BC2F58" w:rsidRPr="00CB6B4E">
        <w:rPr>
          <w:lang w:val="fi-FI"/>
        </w:rPr>
        <w:t xml:space="preserve">, adverbijoukot, adposisuunijoukot ja viimisennä </w:t>
      </w:r>
      <w:r w:rsidR="00850FC2" w:rsidRPr="00CB6B4E">
        <w:rPr>
          <w:lang w:val="fi-FI"/>
        </w:rPr>
        <w:t>esit</w:t>
      </w:r>
      <w:r w:rsidR="005E7B79" w:rsidRPr="00CB6B4E">
        <w:rPr>
          <w:lang w:val="fi-FI"/>
        </w:rPr>
        <w:t>t</w:t>
      </w:r>
      <w:r w:rsidR="00850FC2" w:rsidRPr="00CB6B4E">
        <w:rPr>
          <w:lang w:val="fi-FI"/>
        </w:rPr>
        <w:t>elen</w:t>
      </w:r>
      <w:r w:rsidR="00BC2F58" w:rsidRPr="00CB6B4E">
        <w:rPr>
          <w:lang w:val="fi-FI"/>
        </w:rPr>
        <w:t xml:space="preserve"> eri junksuunijoukot eli konjunksuunit ja subjunksuunit.</w:t>
      </w:r>
      <w:r w:rsidR="00246F0F" w:rsidRPr="00CB6B4E">
        <w:rPr>
          <w:lang w:val="fi-FI"/>
        </w:rPr>
        <w:t xml:space="preserve"> Näissä kolmessa viimisessä näkövinkkeli oon semanttis-syntaktinen.</w:t>
      </w:r>
    </w:p>
    <w:p w14:paraId="3704742F" w14:textId="7DD0DC16" w:rsidR="00BC2F58" w:rsidRPr="00CB6B4E" w:rsidRDefault="00BC2F58" w:rsidP="002C3495">
      <w:pPr>
        <w:rPr>
          <w:lang w:val="fi-FI"/>
        </w:rPr>
      </w:pPr>
      <w:r w:rsidRPr="00CB6B4E">
        <w:rPr>
          <w:lang w:val="fi-FI"/>
        </w:rPr>
        <w:t xml:space="preserve">Derivasuunii ei tässä grammatikissa olheen käsitellä. Sitä ei melkhein </w:t>
      </w:r>
      <w:r w:rsidR="00DF0D6A" w:rsidRPr="00CB6B4E">
        <w:rPr>
          <w:lang w:val="fi-FI"/>
        </w:rPr>
        <w:t xml:space="preserve">ole </w:t>
      </w:r>
      <w:r w:rsidRPr="00CB6B4E">
        <w:rPr>
          <w:lang w:val="fi-FI"/>
        </w:rPr>
        <w:t xml:space="preserve">tutkittu, ja Kielitinka ei ole </w:t>
      </w:r>
      <w:r w:rsidR="00DD6031" w:rsidRPr="00CB6B4E">
        <w:rPr>
          <w:lang w:val="fi-FI"/>
        </w:rPr>
        <w:t>sitä</w:t>
      </w:r>
      <w:r w:rsidRPr="00CB6B4E">
        <w:rPr>
          <w:lang w:val="fi-FI"/>
        </w:rPr>
        <w:t xml:space="preserve"> vielä käsitelly. Beronkalta (1925) kuitenki löyttyy lujeteltuna kohta paljon der</w:t>
      </w:r>
      <w:r w:rsidR="00D62D7F" w:rsidRPr="00CB6B4E">
        <w:rPr>
          <w:lang w:val="fi-FI"/>
        </w:rPr>
        <w:t>i</w:t>
      </w:r>
      <w:r w:rsidRPr="00CB6B4E">
        <w:rPr>
          <w:lang w:val="fi-FI"/>
        </w:rPr>
        <w:t>vasuunisuffiksiitaki ja tiettoo niitten käytöstä.</w:t>
      </w:r>
    </w:p>
    <w:p w14:paraId="65019F6C" w14:textId="77777777" w:rsidR="00B30251" w:rsidRPr="00A95D68" w:rsidRDefault="00B30251" w:rsidP="00BD2A19">
      <w:pPr>
        <w:pStyle w:val="Overskrift1"/>
      </w:pPr>
      <w:bookmarkStart w:id="20" w:name="_Toc81192434"/>
      <w:bookmarkStart w:id="21" w:name="_Toc84997943"/>
      <w:bookmarkStart w:id="22" w:name="_Toc198266804"/>
      <w:bookmarkStart w:id="23" w:name="_Toc209168550"/>
      <w:bookmarkStart w:id="24" w:name="_Toc241129198"/>
      <w:bookmarkStart w:id="25" w:name="_Toc311273693"/>
      <w:r w:rsidRPr="00A95D68">
        <w:lastRenderedPageBreak/>
        <w:t>Kainun kielen rakenus</w:t>
      </w:r>
      <w:bookmarkEnd w:id="20"/>
      <w:bookmarkEnd w:id="21"/>
      <w:bookmarkEnd w:id="22"/>
      <w:bookmarkEnd w:id="23"/>
      <w:bookmarkEnd w:id="24"/>
      <w:bookmarkEnd w:id="25"/>
    </w:p>
    <w:p w14:paraId="0A4DE94D" w14:textId="05E50DBF" w:rsidR="00B30251" w:rsidRPr="00CB6B4E" w:rsidRDefault="00B30251" w:rsidP="00BD2A19">
      <w:pPr>
        <w:pStyle w:val="Brdtekst"/>
        <w:spacing w:before="120"/>
        <w:rPr>
          <w:lang w:val="fi-FI"/>
        </w:rPr>
      </w:pPr>
      <w:r w:rsidRPr="00CB6B4E">
        <w:rPr>
          <w:lang w:val="fi-FI"/>
        </w:rPr>
        <w:t>Selvitämmä</w:t>
      </w:r>
      <w:r w:rsidR="008A0DB8" w:rsidRPr="00CB6B4E">
        <w:rPr>
          <w:lang w:val="fi-FI"/>
        </w:rPr>
        <w:t xml:space="preserve"> ensistä</w:t>
      </w:r>
      <w:r w:rsidRPr="00CB6B4E">
        <w:rPr>
          <w:lang w:val="fi-FI"/>
        </w:rPr>
        <w:t xml:space="preserve"> sitä,</w:t>
      </w:r>
      <w:r w:rsidR="004F1722" w:rsidRPr="00CB6B4E">
        <w:rPr>
          <w:lang w:val="fi-FI"/>
        </w:rPr>
        <w:t xml:space="preserve"> minkälainen kainun kielen ylösrakenus </w:t>
      </w:r>
      <w:r w:rsidR="000308C5" w:rsidRPr="00CB6B4E">
        <w:rPr>
          <w:lang w:val="fi-FI"/>
        </w:rPr>
        <w:t xml:space="preserve">ylheisesti </w:t>
      </w:r>
      <w:r w:rsidR="004F1722" w:rsidRPr="00CB6B4E">
        <w:rPr>
          <w:lang w:val="fi-FI"/>
        </w:rPr>
        <w:t>oon</w:t>
      </w:r>
      <w:r w:rsidRPr="00CB6B4E">
        <w:rPr>
          <w:lang w:val="fi-FI"/>
        </w:rPr>
        <w:t xml:space="preserve">. Kattoma, minkälaiset äänet siinä oon, kunka nämät äänet kirjoitethaan, minkälaisista elementiistä sanat oon rakenettu ja </w:t>
      </w:r>
      <w:r w:rsidR="005B097C" w:rsidRPr="00CB6B4E">
        <w:rPr>
          <w:lang w:val="fi-FI"/>
        </w:rPr>
        <w:t>kans minkäla</w:t>
      </w:r>
      <w:r w:rsidR="00F8727E" w:rsidRPr="00CB6B4E">
        <w:rPr>
          <w:lang w:val="fi-FI"/>
        </w:rPr>
        <w:t>issii valta</w:t>
      </w:r>
      <w:r w:rsidR="00241610" w:rsidRPr="00CB6B4E">
        <w:rPr>
          <w:lang w:val="fi-FI"/>
        </w:rPr>
        <w:t>prinsip</w:t>
      </w:r>
      <w:r w:rsidR="00F8727E" w:rsidRPr="00CB6B4E">
        <w:rPr>
          <w:lang w:val="fi-FI"/>
        </w:rPr>
        <w:t>pii oon olem</w:t>
      </w:r>
      <w:r w:rsidR="005B097C" w:rsidRPr="00CB6B4E">
        <w:rPr>
          <w:lang w:val="fi-FI"/>
        </w:rPr>
        <w:t>a</w:t>
      </w:r>
      <w:r w:rsidR="003F732E" w:rsidRPr="00CB6B4E">
        <w:rPr>
          <w:lang w:val="fi-FI"/>
        </w:rPr>
        <w:t>ss</w:t>
      </w:r>
      <w:r w:rsidR="005B097C" w:rsidRPr="00CB6B4E">
        <w:rPr>
          <w:lang w:val="fi-FI"/>
        </w:rPr>
        <w:t xml:space="preserve">a, ko </w:t>
      </w:r>
      <w:r w:rsidR="005E4188" w:rsidRPr="00CB6B4E">
        <w:rPr>
          <w:lang w:val="fi-FI"/>
        </w:rPr>
        <w:t>sanat panhaan yhtheen syntakti</w:t>
      </w:r>
      <w:r w:rsidRPr="00CB6B4E">
        <w:rPr>
          <w:lang w:val="fi-FI"/>
        </w:rPr>
        <w:t>ksi.</w:t>
      </w:r>
    </w:p>
    <w:p w14:paraId="69FBD423" w14:textId="77777777" w:rsidR="00B30251" w:rsidRPr="00A95D68" w:rsidRDefault="00B30251" w:rsidP="00BD2A19">
      <w:pPr>
        <w:pStyle w:val="Overskrift2"/>
      </w:pPr>
      <w:bookmarkStart w:id="26" w:name="_Toc81192435"/>
      <w:bookmarkStart w:id="27" w:name="_Toc84997944"/>
      <w:bookmarkStart w:id="28" w:name="_Toc198266805"/>
      <w:bookmarkStart w:id="29" w:name="_Toc209168551"/>
      <w:bookmarkStart w:id="30" w:name="_Toc241129199"/>
      <w:bookmarkStart w:id="31" w:name="_Toc311273694"/>
      <w:r w:rsidRPr="00A95D68">
        <w:t>Äänet ja ortografii</w:t>
      </w:r>
      <w:bookmarkEnd w:id="26"/>
      <w:bookmarkEnd w:id="27"/>
      <w:bookmarkEnd w:id="28"/>
      <w:bookmarkEnd w:id="29"/>
      <w:bookmarkEnd w:id="30"/>
      <w:bookmarkEnd w:id="31"/>
    </w:p>
    <w:p w14:paraId="7D062026" w14:textId="77777777" w:rsidR="00B30251" w:rsidRPr="00A95D68" w:rsidRDefault="00B30251" w:rsidP="00BD2A19">
      <w:pPr>
        <w:pStyle w:val="Overskrift3"/>
      </w:pPr>
      <w:bookmarkStart w:id="32" w:name="_2.1.1._Äänet_1"/>
      <w:bookmarkStart w:id="33" w:name="_Toc81192436"/>
      <w:bookmarkStart w:id="34" w:name="_Toc84997945"/>
      <w:bookmarkStart w:id="35" w:name="_Toc198266806"/>
      <w:bookmarkStart w:id="36" w:name="_Toc209168552"/>
      <w:bookmarkStart w:id="37" w:name="_Toc241129200"/>
      <w:bookmarkStart w:id="38" w:name="_Toc311273695"/>
      <w:bookmarkEnd w:id="32"/>
      <w:r w:rsidRPr="00A95D68">
        <w:t>Äänet</w:t>
      </w:r>
      <w:bookmarkEnd w:id="33"/>
      <w:bookmarkEnd w:id="34"/>
      <w:bookmarkEnd w:id="35"/>
      <w:bookmarkEnd w:id="36"/>
      <w:bookmarkEnd w:id="37"/>
      <w:bookmarkEnd w:id="38"/>
    </w:p>
    <w:p w14:paraId="6F0C3F0C" w14:textId="31D2FE6D" w:rsidR="00B30251" w:rsidRPr="00CB6B4E" w:rsidRDefault="00B30251" w:rsidP="00BD2A19">
      <w:pPr>
        <w:pStyle w:val="Brdtekst"/>
        <w:spacing w:before="120"/>
        <w:rPr>
          <w:i/>
          <w:lang w:val="fi-FI"/>
        </w:rPr>
      </w:pPr>
      <w:r w:rsidRPr="00CB6B4E">
        <w:rPr>
          <w:lang w:val="fi-FI"/>
        </w:rPr>
        <w:t xml:space="preserve">Kainun kielen </w:t>
      </w:r>
      <w:r w:rsidRPr="00CB6B4E">
        <w:rPr>
          <w:smallCaps/>
          <w:lang w:val="fi-FI"/>
        </w:rPr>
        <w:t xml:space="preserve">äänet </w:t>
      </w:r>
      <w:r w:rsidR="009415B9" w:rsidRPr="00CB6B4E">
        <w:rPr>
          <w:lang w:val="fi-FI"/>
        </w:rPr>
        <w:t>oon /</w:t>
      </w:r>
      <w:r w:rsidRPr="00CB6B4E">
        <w:rPr>
          <w:lang w:val="fi-FI"/>
        </w:rPr>
        <w:t xml:space="preserve">a đ e f h i </w:t>
      </w:r>
      <w:r w:rsidR="009415B9" w:rsidRPr="00CB6B4E">
        <w:rPr>
          <w:lang w:val="fi-FI"/>
        </w:rPr>
        <w:t xml:space="preserve">j k l m n ŋ o p r s t u v y ä ö/. Näistä </w:t>
      </w:r>
      <w:r w:rsidR="009415B9" w:rsidRPr="00CB6B4E">
        <w:rPr>
          <w:smallCaps/>
          <w:lang w:val="fi-FI"/>
        </w:rPr>
        <w:t xml:space="preserve">vokaaliita </w:t>
      </w:r>
      <w:r w:rsidR="009415B9" w:rsidRPr="00CB6B4E">
        <w:rPr>
          <w:lang w:val="fi-FI"/>
        </w:rPr>
        <w:t>oon /a e i o u y ä ö/</w:t>
      </w:r>
      <w:r w:rsidRPr="00CB6B4E">
        <w:rPr>
          <w:lang w:val="fi-FI"/>
        </w:rPr>
        <w:t xml:space="preserve">. Loput oon </w:t>
      </w:r>
      <w:r w:rsidRPr="00CB6B4E">
        <w:rPr>
          <w:smallCaps/>
          <w:lang w:val="fi-FI"/>
        </w:rPr>
        <w:t>konsonantit.</w:t>
      </w:r>
      <w:r w:rsidRPr="00CB6B4E">
        <w:rPr>
          <w:lang w:val="fi-FI"/>
        </w:rPr>
        <w:t xml:space="preserve"> Lainasano</w:t>
      </w:r>
      <w:r w:rsidR="00E526EE" w:rsidRPr="00CB6B4E">
        <w:rPr>
          <w:lang w:val="fi-FI"/>
        </w:rPr>
        <w:t xml:space="preserve">ista löyttyy vielä konsonantit /b d g/ ja </w:t>
      </w:r>
      <w:r w:rsidR="00A55752" w:rsidRPr="00CB6B4E">
        <w:rPr>
          <w:lang w:val="fi-FI"/>
        </w:rPr>
        <w:t xml:space="preserve">saamen kielestä lainatuista </w:t>
      </w:r>
      <w:r w:rsidR="00E526EE" w:rsidRPr="00CB6B4E">
        <w:rPr>
          <w:lang w:val="fi-FI"/>
        </w:rPr>
        <w:t>paikannimistä konsonantti /š/</w:t>
      </w:r>
      <w:r w:rsidRPr="00CB6B4E">
        <w:rPr>
          <w:lang w:val="fi-FI"/>
        </w:rPr>
        <w:t xml:space="preserve">. Tämän </w:t>
      </w:r>
      <w:r w:rsidR="00E526EE" w:rsidRPr="00CB6B4E">
        <w:rPr>
          <w:lang w:val="fi-FI"/>
        </w:rPr>
        <w:t>konsonantin /š/</w:t>
      </w:r>
      <w:r w:rsidRPr="00CB6B4E">
        <w:rPr>
          <w:lang w:val="fi-FI"/>
        </w:rPr>
        <w:t xml:space="preserve"> äänethään samhaan</w:t>
      </w:r>
      <w:r w:rsidR="00B257B7" w:rsidRPr="00CB6B4E">
        <w:rPr>
          <w:lang w:val="fi-FI"/>
        </w:rPr>
        <w:t xml:space="preserve"> laihiin</w:t>
      </w:r>
      <w:r w:rsidRPr="00CB6B4E">
        <w:rPr>
          <w:lang w:val="fi-FI"/>
        </w:rPr>
        <w:t xml:space="preserve"> ko engelskan kielen </w:t>
      </w:r>
      <w:r w:rsidRPr="00CB6B4E">
        <w:rPr>
          <w:i/>
          <w:lang w:val="fi-FI"/>
        </w:rPr>
        <w:t>sh</w:t>
      </w:r>
      <w:r w:rsidR="00E526EE" w:rsidRPr="00CB6B4E">
        <w:rPr>
          <w:lang w:val="fi-FI"/>
        </w:rPr>
        <w:t xml:space="preserve"> eli /š/</w:t>
      </w:r>
      <w:r w:rsidRPr="00CB6B4E">
        <w:rPr>
          <w:lang w:val="fi-FI"/>
        </w:rPr>
        <w:t xml:space="preserve"> suhisee.</w:t>
      </w:r>
      <w:r w:rsidR="00F52D57" w:rsidRPr="00CB6B4E">
        <w:rPr>
          <w:lang w:val="fi-FI"/>
        </w:rPr>
        <w:t xml:space="preserve"> Ko tässä grammatikissa meinathaan konsonant</w:t>
      </w:r>
      <w:r w:rsidR="00D954B6" w:rsidRPr="00CB6B4E">
        <w:rPr>
          <w:lang w:val="fi-FI"/>
        </w:rPr>
        <w:t>t</w:t>
      </w:r>
      <w:r w:rsidR="00F52D57" w:rsidRPr="00CB6B4E">
        <w:rPr>
          <w:lang w:val="fi-FI"/>
        </w:rPr>
        <w:t xml:space="preserve">iita ylheisesti eli mitä tahansa konsonanttii, se merkittemmä sitä isola pukstaavilla </w:t>
      </w:r>
      <w:r w:rsidR="00F52D57" w:rsidRPr="00CB6B4E">
        <w:rPr>
          <w:i/>
          <w:lang w:val="fi-FI"/>
        </w:rPr>
        <w:t>K</w:t>
      </w:r>
      <w:r w:rsidR="001B127A" w:rsidRPr="00CB6B4E">
        <w:rPr>
          <w:lang w:val="fi-FI"/>
        </w:rPr>
        <w:t>.</w:t>
      </w:r>
    </w:p>
    <w:p w14:paraId="43DBA945" w14:textId="51CDAB0E" w:rsidR="00B30251" w:rsidRPr="00CB6B4E" w:rsidRDefault="00B30251" w:rsidP="00BD2A19">
      <w:pPr>
        <w:pStyle w:val="Brdtekst"/>
        <w:spacing w:before="120"/>
        <w:rPr>
          <w:i/>
          <w:lang w:val="fi-FI"/>
        </w:rPr>
      </w:pPr>
      <w:r w:rsidRPr="00CB6B4E">
        <w:rPr>
          <w:lang w:val="fi-FI"/>
        </w:rPr>
        <w:t>Vokaaliista</w:t>
      </w:r>
      <w:r w:rsidR="002E424A" w:rsidRPr="00CB6B4E">
        <w:rPr>
          <w:lang w:val="fi-FI"/>
        </w:rPr>
        <w:t xml:space="preserve"> /o u ö y/</w:t>
      </w:r>
      <w:r w:rsidRPr="00CB6B4E">
        <w:rPr>
          <w:lang w:val="fi-FI"/>
        </w:rPr>
        <w:t xml:space="preserve"> oon labiaalit eli ymmyräiset. Se meinaa, ette ko niitä äänethään, se huulet oon ymmyräisinä. Muut oon levveitä, eli niissä suupuolet veđethään sivulepäin. Vokaalit oon aina </w:t>
      </w:r>
      <w:r w:rsidRPr="00CB6B4E">
        <w:rPr>
          <w:smallCaps/>
          <w:lang w:val="fi-FI"/>
        </w:rPr>
        <w:t>ääneliset</w:t>
      </w:r>
      <w:r w:rsidRPr="00CB6B4E">
        <w:rPr>
          <w:lang w:val="fi-FI"/>
        </w:rPr>
        <w:t xml:space="preserve"> ja ilmareikä oon sitte auki koko ääntämisen aijan. Vokaalit ja</w:t>
      </w:r>
      <w:r w:rsidR="00B87CF8" w:rsidRPr="00CB6B4E">
        <w:rPr>
          <w:lang w:val="fi-FI"/>
        </w:rPr>
        <w:t>j</w:t>
      </w:r>
      <w:r w:rsidRPr="00CB6B4E">
        <w:rPr>
          <w:lang w:val="fi-FI"/>
        </w:rPr>
        <w:t>ethaan kahtheen joukkhoon kans sen</w:t>
      </w:r>
      <w:r w:rsidR="003416E8" w:rsidRPr="00CB6B4E">
        <w:rPr>
          <w:lang w:val="fi-FI"/>
        </w:rPr>
        <w:t xml:space="preserve"> jälkhiin, ette</w:t>
      </w:r>
      <w:r w:rsidRPr="00CB6B4E">
        <w:rPr>
          <w:lang w:val="fi-FI"/>
        </w:rPr>
        <w:t xml:space="preserve"> oonko kieli suussa takana eli eđ</w:t>
      </w:r>
      <w:r w:rsidR="00BE7661" w:rsidRPr="00CB6B4E">
        <w:rPr>
          <w:lang w:val="fi-FI"/>
        </w:rPr>
        <w:t>essä</w:t>
      </w:r>
      <w:r w:rsidRPr="00CB6B4E">
        <w:rPr>
          <w:lang w:val="fi-FI"/>
        </w:rPr>
        <w:t xml:space="preserve"> </w:t>
      </w:r>
      <w:r w:rsidR="00F05A9D" w:rsidRPr="00CB6B4E">
        <w:rPr>
          <w:lang w:val="fi-FI"/>
        </w:rPr>
        <w:t xml:space="preserve">ko niitä äänethään. </w:t>
      </w:r>
      <w:r w:rsidR="00F05A9D" w:rsidRPr="00CB6B4E">
        <w:rPr>
          <w:smallCaps/>
          <w:lang w:val="fi-FI"/>
        </w:rPr>
        <w:t>Takavokaali</w:t>
      </w:r>
      <w:r w:rsidRPr="00CB6B4E">
        <w:rPr>
          <w:smallCaps/>
          <w:lang w:val="fi-FI"/>
        </w:rPr>
        <w:t>ksi</w:t>
      </w:r>
      <w:r w:rsidR="002E424A" w:rsidRPr="00CB6B4E">
        <w:rPr>
          <w:lang w:val="fi-FI"/>
        </w:rPr>
        <w:t xml:space="preserve"> sanothaan vokaaliita /a o u/</w:t>
      </w:r>
      <w:r w:rsidRPr="00CB6B4E">
        <w:rPr>
          <w:lang w:val="fi-FI"/>
        </w:rPr>
        <w:t xml:space="preserve">, </w:t>
      </w:r>
      <w:r w:rsidRPr="00CB6B4E">
        <w:rPr>
          <w:smallCaps/>
          <w:lang w:val="fi-FI"/>
        </w:rPr>
        <w:t>etuvokaaliiksi</w:t>
      </w:r>
      <w:r w:rsidR="002E424A" w:rsidRPr="00CB6B4E">
        <w:rPr>
          <w:lang w:val="fi-FI"/>
        </w:rPr>
        <w:t xml:space="preserve"> vokaaliita /ä ö y i e/</w:t>
      </w:r>
      <w:r w:rsidRPr="00CB6B4E">
        <w:rPr>
          <w:lang w:val="fi-FI"/>
        </w:rPr>
        <w:t>.</w:t>
      </w:r>
      <w:r w:rsidR="008A4487" w:rsidRPr="00CB6B4E">
        <w:rPr>
          <w:lang w:val="fi-FI"/>
        </w:rPr>
        <w:t xml:space="preserve"> Takavokaalit </w:t>
      </w:r>
      <w:r w:rsidR="008A4487" w:rsidRPr="00CB6B4E">
        <w:rPr>
          <w:i/>
          <w:lang w:val="fi-FI"/>
        </w:rPr>
        <w:t>a</w:t>
      </w:r>
      <w:r w:rsidR="0075485B" w:rsidRPr="00CB6B4E">
        <w:rPr>
          <w:lang w:val="fi-FI"/>
        </w:rPr>
        <w:t>,</w:t>
      </w:r>
      <w:r w:rsidR="008A4487" w:rsidRPr="00CB6B4E">
        <w:rPr>
          <w:i/>
          <w:lang w:val="fi-FI"/>
        </w:rPr>
        <w:t xml:space="preserve"> o </w:t>
      </w:r>
      <w:r w:rsidR="008A4487" w:rsidRPr="00CB6B4E">
        <w:rPr>
          <w:lang w:val="fi-FI"/>
        </w:rPr>
        <w:t xml:space="preserve">ja </w:t>
      </w:r>
      <w:r w:rsidR="008A4487" w:rsidRPr="00CB6B4E">
        <w:rPr>
          <w:i/>
          <w:lang w:val="fi-FI"/>
        </w:rPr>
        <w:t>u</w:t>
      </w:r>
      <w:r w:rsidR="008A4487" w:rsidRPr="00CB6B4E">
        <w:rPr>
          <w:lang w:val="fi-FI"/>
        </w:rPr>
        <w:t xml:space="preserve"> oon suf</w:t>
      </w:r>
      <w:r w:rsidR="002940D6" w:rsidRPr="00CB6B4E">
        <w:rPr>
          <w:lang w:val="fi-FI"/>
        </w:rPr>
        <w:t>f</w:t>
      </w:r>
      <w:r w:rsidR="008A4487" w:rsidRPr="00CB6B4E">
        <w:rPr>
          <w:lang w:val="fi-FI"/>
        </w:rPr>
        <w:t xml:space="preserve">iksiissa vaihettelussa etuvokaaliitten </w:t>
      </w:r>
      <w:r w:rsidR="008A4487" w:rsidRPr="00CB6B4E">
        <w:rPr>
          <w:i/>
          <w:lang w:val="fi-FI"/>
        </w:rPr>
        <w:t>ä</w:t>
      </w:r>
      <w:r w:rsidR="0075485B" w:rsidRPr="00CB6B4E">
        <w:rPr>
          <w:lang w:val="fi-FI"/>
        </w:rPr>
        <w:t>,</w:t>
      </w:r>
      <w:r w:rsidR="008A4487" w:rsidRPr="00CB6B4E">
        <w:rPr>
          <w:i/>
          <w:lang w:val="fi-FI"/>
        </w:rPr>
        <w:t xml:space="preserve"> ö </w:t>
      </w:r>
      <w:r w:rsidR="008A4487" w:rsidRPr="00CB6B4E">
        <w:rPr>
          <w:lang w:val="fi-FI"/>
        </w:rPr>
        <w:t xml:space="preserve">ja </w:t>
      </w:r>
      <w:r w:rsidR="008A4487" w:rsidRPr="00CB6B4E">
        <w:rPr>
          <w:i/>
          <w:lang w:val="fi-FI"/>
        </w:rPr>
        <w:t xml:space="preserve">y </w:t>
      </w:r>
      <w:r w:rsidR="008A4487" w:rsidRPr="00CB6B4E">
        <w:rPr>
          <w:lang w:val="fi-FI"/>
        </w:rPr>
        <w:t xml:space="preserve">kans, ja tämmöissii vaihetteluparrii merkittemmä näin: </w:t>
      </w:r>
      <w:r w:rsidR="008A4487" w:rsidRPr="00CB6B4E">
        <w:rPr>
          <w:i/>
          <w:lang w:val="fi-FI"/>
        </w:rPr>
        <w:t>a</w:t>
      </w:r>
      <w:r w:rsidR="008A4487" w:rsidRPr="00CB6B4E">
        <w:rPr>
          <w:lang w:val="fi-FI"/>
        </w:rPr>
        <w:t xml:space="preserve"> ja </w:t>
      </w:r>
      <w:r w:rsidR="008A4487" w:rsidRPr="00CB6B4E">
        <w:rPr>
          <w:i/>
          <w:lang w:val="fi-FI"/>
        </w:rPr>
        <w:t xml:space="preserve">ä </w:t>
      </w:r>
      <w:r w:rsidR="008A4487" w:rsidRPr="00CB6B4E">
        <w:rPr>
          <w:lang w:val="fi-FI"/>
        </w:rPr>
        <w:t xml:space="preserve">= </w:t>
      </w:r>
      <w:r w:rsidR="008A4487" w:rsidRPr="00CB6B4E">
        <w:rPr>
          <w:i/>
          <w:lang w:val="fi-FI"/>
        </w:rPr>
        <w:t>A</w:t>
      </w:r>
      <w:r w:rsidR="008A4487" w:rsidRPr="00CB6B4E">
        <w:rPr>
          <w:lang w:val="fi-FI"/>
        </w:rPr>
        <w:t xml:space="preserve">, </w:t>
      </w:r>
      <w:r w:rsidR="008A4487" w:rsidRPr="00CB6B4E">
        <w:rPr>
          <w:i/>
          <w:lang w:val="fi-FI"/>
        </w:rPr>
        <w:t xml:space="preserve">o </w:t>
      </w:r>
      <w:r w:rsidR="008A4487" w:rsidRPr="00CB6B4E">
        <w:rPr>
          <w:lang w:val="fi-FI"/>
        </w:rPr>
        <w:t xml:space="preserve">ja </w:t>
      </w:r>
      <w:r w:rsidR="008A4487" w:rsidRPr="00CB6B4E">
        <w:rPr>
          <w:i/>
          <w:lang w:val="fi-FI"/>
        </w:rPr>
        <w:t xml:space="preserve">ö </w:t>
      </w:r>
      <w:r w:rsidR="008A4487" w:rsidRPr="00CB6B4E">
        <w:rPr>
          <w:lang w:val="fi-FI"/>
        </w:rPr>
        <w:t xml:space="preserve">= </w:t>
      </w:r>
      <w:r w:rsidR="008A4487" w:rsidRPr="00CB6B4E">
        <w:rPr>
          <w:i/>
          <w:lang w:val="fi-FI"/>
        </w:rPr>
        <w:t>O</w:t>
      </w:r>
      <w:r w:rsidR="0075485B" w:rsidRPr="00CB6B4E">
        <w:rPr>
          <w:lang w:val="fi-FI"/>
        </w:rPr>
        <w:t>,</w:t>
      </w:r>
      <w:r w:rsidR="008A4487" w:rsidRPr="00CB6B4E">
        <w:rPr>
          <w:i/>
          <w:lang w:val="fi-FI"/>
        </w:rPr>
        <w:t xml:space="preserve"> u </w:t>
      </w:r>
      <w:r w:rsidR="008A4487" w:rsidRPr="00CB6B4E">
        <w:rPr>
          <w:lang w:val="fi-FI"/>
        </w:rPr>
        <w:t xml:space="preserve">ja </w:t>
      </w:r>
      <w:r w:rsidR="008A4487" w:rsidRPr="00CB6B4E">
        <w:rPr>
          <w:i/>
          <w:lang w:val="fi-FI"/>
        </w:rPr>
        <w:t xml:space="preserve">y </w:t>
      </w:r>
      <w:r w:rsidR="008A4487" w:rsidRPr="00CB6B4E">
        <w:rPr>
          <w:lang w:val="fi-FI"/>
        </w:rPr>
        <w:t xml:space="preserve">= </w:t>
      </w:r>
      <w:r w:rsidR="008A4487" w:rsidRPr="00CB6B4E">
        <w:rPr>
          <w:i/>
          <w:lang w:val="fi-FI"/>
        </w:rPr>
        <w:t>U</w:t>
      </w:r>
      <w:r w:rsidR="001B127A" w:rsidRPr="00CB6B4E">
        <w:rPr>
          <w:lang w:val="fi-FI"/>
        </w:rPr>
        <w:t>.</w:t>
      </w:r>
      <w:r w:rsidR="008A4487" w:rsidRPr="00CB6B4E">
        <w:rPr>
          <w:i/>
          <w:lang w:val="fi-FI"/>
        </w:rPr>
        <w:t xml:space="preserve"> </w:t>
      </w:r>
      <w:r w:rsidR="008A4487" w:rsidRPr="00CB6B4E">
        <w:rPr>
          <w:lang w:val="fi-FI"/>
        </w:rPr>
        <w:t>Ko meinathaan vokaaliita ylheisesti</w:t>
      </w:r>
      <w:r w:rsidR="00F52D57" w:rsidRPr="00CB6B4E">
        <w:rPr>
          <w:lang w:val="fi-FI"/>
        </w:rPr>
        <w:t xml:space="preserve"> eli mitä tahansa vokaalii, se </w:t>
      </w:r>
      <w:r w:rsidR="008A4487" w:rsidRPr="00CB6B4E">
        <w:rPr>
          <w:lang w:val="fi-FI"/>
        </w:rPr>
        <w:t xml:space="preserve">merkittemmä </w:t>
      </w:r>
      <w:r w:rsidR="00F52D57" w:rsidRPr="00CB6B4E">
        <w:rPr>
          <w:lang w:val="fi-FI"/>
        </w:rPr>
        <w:t xml:space="preserve">sitä isola pukstaavilla </w:t>
      </w:r>
      <w:r w:rsidR="008A4487" w:rsidRPr="00CB6B4E">
        <w:rPr>
          <w:i/>
          <w:lang w:val="fi-FI"/>
        </w:rPr>
        <w:t>V</w:t>
      </w:r>
      <w:r w:rsidR="001B127A" w:rsidRPr="00CB6B4E">
        <w:rPr>
          <w:lang w:val="fi-FI"/>
        </w:rPr>
        <w:t>.</w:t>
      </w:r>
    </w:p>
    <w:p w14:paraId="5CF983EC" w14:textId="267D03E3" w:rsidR="00B30251" w:rsidRPr="00CB6B4E" w:rsidRDefault="00DD6CA1" w:rsidP="00BD2A19">
      <w:pPr>
        <w:pStyle w:val="Brdtekst"/>
        <w:spacing w:before="120"/>
        <w:rPr>
          <w:lang w:val="fi-FI"/>
        </w:rPr>
      </w:pPr>
      <w:r w:rsidRPr="00CB6B4E">
        <w:rPr>
          <w:lang w:val="fi-FI"/>
        </w:rPr>
        <w:t>Konsonantiista /f h k p s t/</w:t>
      </w:r>
      <w:r w:rsidR="00B30251" w:rsidRPr="00CB6B4E">
        <w:rPr>
          <w:lang w:val="fi-FI"/>
        </w:rPr>
        <w:t xml:space="preserve"> oon </w:t>
      </w:r>
      <w:r w:rsidR="00B30251" w:rsidRPr="00CB6B4E">
        <w:rPr>
          <w:smallCaps/>
          <w:lang w:val="fi-FI"/>
        </w:rPr>
        <w:t>äänettömmiitä</w:t>
      </w:r>
      <w:r w:rsidR="00B30251" w:rsidRPr="00CB6B4E">
        <w:rPr>
          <w:lang w:val="fi-FI"/>
        </w:rPr>
        <w:t xml:space="preserve"> eli ko niitä äänethään, se suun il</w:t>
      </w:r>
      <w:r w:rsidRPr="00CB6B4E">
        <w:rPr>
          <w:lang w:val="fi-FI"/>
        </w:rPr>
        <w:t>mareikä oon kiini. Konsonantit /</w:t>
      </w:r>
      <w:r w:rsidR="00B30251" w:rsidRPr="00CB6B4E">
        <w:rPr>
          <w:lang w:val="fi-FI"/>
        </w:rPr>
        <w:t>đ</w:t>
      </w:r>
      <w:r w:rsidRPr="00CB6B4E">
        <w:rPr>
          <w:lang w:val="fi-FI"/>
        </w:rPr>
        <w:t xml:space="preserve"> j m n ŋ r/</w:t>
      </w:r>
      <w:r w:rsidR="00B30251" w:rsidRPr="00CB6B4E">
        <w:rPr>
          <w:lang w:val="fi-FI"/>
        </w:rPr>
        <w:t xml:space="preserve"> oon ääneliset eli ilmareikä ei ol</w:t>
      </w:r>
      <w:r w:rsidR="00466BE7" w:rsidRPr="00CB6B4E">
        <w:rPr>
          <w:lang w:val="fi-FI"/>
        </w:rPr>
        <w:t>e kiini ko alussa. Konsonantti /</w:t>
      </w:r>
      <w:r w:rsidR="00B30251" w:rsidRPr="00CB6B4E">
        <w:rPr>
          <w:lang w:val="fi-FI"/>
        </w:rPr>
        <w:t>đ</w:t>
      </w:r>
      <w:r w:rsidR="00C54DC1" w:rsidRPr="00CB6B4E">
        <w:rPr>
          <w:lang w:val="fi-FI"/>
        </w:rPr>
        <w:t>/</w:t>
      </w:r>
      <w:r w:rsidR="00B30251" w:rsidRPr="00CB6B4E">
        <w:rPr>
          <w:lang w:val="fi-FI"/>
        </w:rPr>
        <w:t xml:space="preserve"> essiinttyy tyhä </w:t>
      </w:r>
      <w:r w:rsidR="00C54DC1" w:rsidRPr="00CB6B4E">
        <w:rPr>
          <w:lang w:val="fi-FI"/>
        </w:rPr>
        <w:t>/</w:t>
      </w:r>
      <w:r w:rsidR="00B30251" w:rsidRPr="00CB6B4E">
        <w:rPr>
          <w:i/>
          <w:lang w:val="fi-FI"/>
        </w:rPr>
        <w:t>t</w:t>
      </w:r>
      <w:r w:rsidR="00C54DC1" w:rsidRPr="00CB6B4E">
        <w:rPr>
          <w:lang w:val="fi-FI"/>
        </w:rPr>
        <w:t>/</w:t>
      </w:r>
      <w:r w:rsidR="00B30251" w:rsidRPr="00CB6B4E">
        <w:rPr>
          <w:lang w:val="fi-FI"/>
        </w:rPr>
        <w:t xml:space="preserve">:n graadivaihetteluparina, eli </w:t>
      </w:r>
      <w:r w:rsidR="00C54DC1" w:rsidRPr="00CB6B4E">
        <w:rPr>
          <w:lang w:val="fi-FI"/>
        </w:rPr>
        <w:t>jos sanan jossaki haamussa oon /</w:t>
      </w:r>
      <w:r w:rsidR="00B30251" w:rsidRPr="00CB6B4E">
        <w:rPr>
          <w:lang w:val="fi-FI"/>
        </w:rPr>
        <w:t>đ</w:t>
      </w:r>
      <w:r w:rsidR="00C54DC1" w:rsidRPr="00CB6B4E">
        <w:rPr>
          <w:lang w:val="fi-FI"/>
        </w:rPr>
        <w:t>/</w:t>
      </w:r>
      <w:r w:rsidR="00B30251" w:rsidRPr="00CB6B4E">
        <w:rPr>
          <w:lang w:val="fi-FI"/>
        </w:rPr>
        <w:t>, se meinaa sitä, ette sanan</w:t>
      </w:r>
      <w:r w:rsidR="00C54DC1" w:rsidRPr="00CB6B4E">
        <w:rPr>
          <w:lang w:val="fi-FI"/>
        </w:rPr>
        <w:t xml:space="preserve"> jossaki toisessa haamussa oon /t/. /đ/</w:t>
      </w:r>
      <w:r w:rsidR="00B30251" w:rsidRPr="00CB6B4E">
        <w:rPr>
          <w:lang w:val="fi-FI"/>
        </w:rPr>
        <w:t xml:space="preserve">:n äänethään niin ko engelskan sanan </w:t>
      </w:r>
      <w:r w:rsidR="00B30251" w:rsidRPr="00CB6B4E">
        <w:rPr>
          <w:i/>
          <w:lang w:val="fi-FI"/>
        </w:rPr>
        <w:t>there</w:t>
      </w:r>
      <w:r w:rsidR="00B30251" w:rsidRPr="00CB6B4E">
        <w:rPr>
          <w:lang w:val="fi-FI"/>
        </w:rPr>
        <w:t xml:space="preserve"> ensimäinen ääni.</w:t>
      </w:r>
      <w:r w:rsidR="007854EA" w:rsidRPr="00CB6B4E">
        <w:rPr>
          <w:lang w:val="fi-FI"/>
        </w:rPr>
        <w:t xml:space="preserve"> Sen kuulee nyky</w:t>
      </w:r>
      <w:r w:rsidR="009232BE" w:rsidRPr="00CB6B4E">
        <w:rPr>
          <w:lang w:val="fi-FI"/>
        </w:rPr>
        <w:t>kielessä</w:t>
      </w:r>
      <w:r w:rsidR="007854EA" w:rsidRPr="00CB6B4E">
        <w:rPr>
          <w:lang w:val="fi-FI"/>
        </w:rPr>
        <w:t xml:space="preserve"> tyhä </w:t>
      </w:r>
      <w:r w:rsidR="001C3DF2" w:rsidRPr="00CB6B4E">
        <w:rPr>
          <w:lang w:val="fi-FI"/>
        </w:rPr>
        <w:t xml:space="preserve">Porsangissa, </w:t>
      </w:r>
      <w:r w:rsidR="002940D6" w:rsidRPr="00CB6B4E">
        <w:rPr>
          <w:lang w:val="fi-FI"/>
        </w:rPr>
        <w:t xml:space="preserve">muista </w:t>
      </w:r>
      <w:r w:rsidR="00D54F97" w:rsidRPr="00CB6B4E">
        <w:rPr>
          <w:lang w:val="fi-FI"/>
        </w:rPr>
        <w:t>varieteet</w:t>
      </w:r>
      <w:r w:rsidR="002940D6" w:rsidRPr="00CB6B4E">
        <w:rPr>
          <w:lang w:val="fi-FI"/>
        </w:rPr>
        <w:t>iista se oon kađonu.</w:t>
      </w:r>
    </w:p>
    <w:p w14:paraId="6B46D5FD" w14:textId="7910DB0B" w:rsidR="00B30251" w:rsidRPr="00CB6B4E" w:rsidRDefault="002940D6" w:rsidP="00BD2A19">
      <w:pPr>
        <w:pStyle w:val="Brdtekst"/>
        <w:spacing w:before="120"/>
        <w:rPr>
          <w:smallCaps/>
          <w:lang w:val="fi-FI"/>
        </w:rPr>
      </w:pPr>
      <w:r w:rsidRPr="00CB6B4E">
        <w:rPr>
          <w:lang w:val="fi-FI"/>
        </w:rPr>
        <w:t>Konsonanttiita /k p t/</w:t>
      </w:r>
      <w:r w:rsidR="00B30251" w:rsidRPr="00CB6B4E">
        <w:rPr>
          <w:lang w:val="fi-FI"/>
        </w:rPr>
        <w:t xml:space="preserve"> käskethään </w:t>
      </w:r>
      <w:r w:rsidR="00063A1E" w:rsidRPr="00CB6B4E">
        <w:rPr>
          <w:smallCaps/>
          <w:lang w:val="fi-FI"/>
        </w:rPr>
        <w:t>klusiili</w:t>
      </w:r>
      <w:r w:rsidR="00B30251" w:rsidRPr="00CB6B4E">
        <w:rPr>
          <w:smallCaps/>
          <w:lang w:val="fi-FI"/>
        </w:rPr>
        <w:t>ksi.</w:t>
      </w:r>
      <w:r w:rsidR="00B30251" w:rsidRPr="00CB6B4E">
        <w:rPr>
          <w:lang w:val="fi-FI"/>
        </w:rPr>
        <w:t xml:space="preserve"> Net oon ruijan kielessä aspireeratut, </w:t>
      </w:r>
      <w:r w:rsidR="006242F0" w:rsidRPr="00CB6B4E">
        <w:rPr>
          <w:lang w:val="fi-FI"/>
        </w:rPr>
        <w:t xml:space="preserve">eli niissä vähäsen </w:t>
      </w:r>
      <w:r w:rsidR="005114F2" w:rsidRPr="00CB6B4E">
        <w:rPr>
          <w:lang w:val="fi-FI"/>
        </w:rPr>
        <w:t>puhalethaan sen jälkhiin ko suuväylä oon konsonantin jälkhiin aukaistu. K</w:t>
      </w:r>
      <w:r w:rsidR="00B30251" w:rsidRPr="00CB6B4E">
        <w:rPr>
          <w:lang w:val="fi-FI"/>
        </w:rPr>
        <w:t>ainun kielessä net äänethään ilman aspira</w:t>
      </w:r>
      <w:r w:rsidR="00B2116C" w:rsidRPr="00CB6B4E">
        <w:rPr>
          <w:lang w:val="fi-FI"/>
        </w:rPr>
        <w:t>s</w:t>
      </w:r>
      <w:r w:rsidR="001852CF" w:rsidRPr="00CB6B4E">
        <w:rPr>
          <w:lang w:val="fi-FI"/>
        </w:rPr>
        <w:t>uunii</w:t>
      </w:r>
      <w:r w:rsidR="00B30251" w:rsidRPr="00CB6B4E">
        <w:rPr>
          <w:lang w:val="fi-FI"/>
        </w:rPr>
        <w:t>. Sillä ruij</w:t>
      </w:r>
      <w:r w:rsidRPr="00CB6B4E">
        <w:rPr>
          <w:lang w:val="fi-FI"/>
        </w:rPr>
        <w:t>alainen helposti kuulee net ko /g b t/</w:t>
      </w:r>
      <w:r w:rsidR="00B30251" w:rsidRPr="00CB6B4E">
        <w:rPr>
          <w:lang w:val="fi-FI"/>
        </w:rPr>
        <w:t>. Net oon kuitenki kainun kielessä – niin ko ruijan kielessäki – äänettömät.</w:t>
      </w:r>
    </w:p>
    <w:p w14:paraId="178C4246" w14:textId="5003D4CF" w:rsidR="00B30251" w:rsidRPr="00CB6B4E" w:rsidRDefault="002940D6" w:rsidP="00BD2A19">
      <w:pPr>
        <w:pStyle w:val="Brdtekst"/>
        <w:spacing w:before="120"/>
        <w:rPr>
          <w:lang w:val="fi-FI"/>
        </w:rPr>
      </w:pPr>
      <w:r w:rsidRPr="00CB6B4E">
        <w:rPr>
          <w:lang w:val="fi-FI"/>
        </w:rPr>
        <w:t>Ääni /f/</w:t>
      </w:r>
      <w:r w:rsidR="00B30251" w:rsidRPr="00CB6B4E">
        <w:rPr>
          <w:lang w:val="fi-FI"/>
        </w:rPr>
        <w:t xml:space="preserve"> ei kans ole tavalinen muuvala ko lainasanoissa. Yhđessä kohđ</w:t>
      </w:r>
      <w:r w:rsidR="00162380" w:rsidRPr="00CB6B4E">
        <w:rPr>
          <w:lang w:val="fi-FI"/>
        </w:rPr>
        <w:t>assa se kuitenki oon melkh</w:t>
      </w:r>
      <w:r w:rsidR="00B30251" w:rsidRPr="00CB6B4E">
        <w:rPr>
          <w:lang w:val="fi-FI"/>
        </w:rPr>
        <w:t>ein tavalinen muutoin</w:t>
      </w:r>
      <w:r w:rsidRPr="00CB6B4E">
        <w:rPr>
          <w:lang w:val="fi-FI"/>
        </w:rPr>
        <w:t>ki: Ko sannoi taivutethaan, se /v/ ja /h/</w:t>
      </w:r>
      <w:r w:rsidR="00B30251" w:rsidRPr="00CB6B4E">
        <w:rPr>
          <w:lang w:val="fi-FI"/>
        </w:rPr>
        <w:t xml:space="preserve"> </w:t>
      </w:r>
      <w:r w:rsidR="00FA04D4" w:rsidRPr="00CB6B4E">
        <w:rPr>
          <w:lang w:val="fi-FI"/>
        </w:rPr>
        <w:t>j</w:t>
      </w:r>
      <w:r w:rsidR="00B30251" w:rsidRPr="00CB6B4E">
        <w:rPr>
          <w:lang w:val="fi-FI"/>
        </w:rPr>
        <w:t xml:space="preserve">ouđuthaan </w:t>
      </w:r>
      <w:r w:rsidR="00FA04D4" w:rsidRPr="00CB6B4E">
        <w:rPr>
          <w:lang w:val="fi-FI"/>
        </w:rPr>
        <w:t xml:space="preserve">välilä </w:t>
      </w:r>
      <w:r w:rsidR="00B30251" w:rsidRPr="00CB6B4E">
        <w:rPr>
          <w:lang w:val="fi-FI"/>
        </w:rPr>
        <w:t>vieritysten, ja silloin net ushein ääneth</w:t>
      </w:r>
      <w:r w:rsidR="00061C50" w:rsidRPr="00CB6B4E">
        <w:rPr>
          <w:lang w:val="fi-FI"/>
        </w:rPr>
        <w:t>ään niin ko /f:</w:t>
      </w:r>
      <w:r w:rsidRPr="00CB6B4E">
        <w:rPr>
          <w:lang w:val="fi-FI"/>
        </w:rPr>
        <w:t>/</w:t>
      </w:r>
      <w:r w:rsidR="00270A72" w:rsidRPr="00CB6B4E">
        <w:rPr>
          <w:lang w:val="fi-FI"/>
        </w:rPr>
        <w:t xml:space="preserve">. Niin ko sana </w:t>
      </w:r>
      <w:r w:rsidR="0075485B" w:rsidRPr="00CB6B4E">
        <w:rPr>
          <w:lang w:val="fi-FI"/>
        </w:rPr>
        <w:t>(</w:t>
      </w:r>
      <w:r w:rsidR="00270A72" w:rsidRPr="00CB6B4E">
        <w:rPr>
          <w:lang w:val="fi-FI"/>
        </w:rPr>
        <w:t xml:space="preserve">sg.nom. : sg.gen.) </w:t>
      </w:r>
      <w:r w:rsidR="00B30251" w:rsidRPr="00CB6B4E">
        <w:rPr>
          <w:i/>
          <w:lang w:val="fi-FI"/>
        </w:rPr>
        <w:t>taivas</w:t>
      </w:r>
      <w:r w:rsidR="00270A72" w:rsidRPr="00CB6B4E">
        <w:rPr>
          <w:lang w:val="fi-FI"/>
        </w:rPr>
        <w:t xml:space="preserve"> :</w:t>
      </w:r>
      <w:r w:rsidR="00B30251" w:rsidRPr="00CB6B4E">
        <w:rPr>
          <w:lang w:val="fi-FI"/>
        </w:rPr>
        <w:t xml:space="preserve"> </w:t>
      </w:r>
      <w:r w:rsidR="00B30251" w:rsidRPr="00CB6B4E">
        <w:rPr>
          <w:i/>
          <w:lang w:val="fi-FI"/>
        </w:rPr>
        <w:t>taivhaan</w:t>
      </w:r>
      <w:r w:rsidR="00B30251" w:rsidRPr="00CB6B4E">
        <w:rPr>
          <w:lang w:val="fi-FI"/>
        </w:rPr>
        <w:t>, minkä moni äit</w:t>
      </w:r>
      <w:r w:rsidR="007B6E0E" w:rsidRPr="00CB6B4E">
        <w:rPr>
          <w:lang w:val="fi-FI"/>
        </w:rPr>
        <w:t>inkielinen kai</w:t>
      </w:r>
      <w:r w:rsidR="00061C50" w:rsidRPr="00CB6B4E">
        <w:rPr>
          <w:lang w:val="fi-FI"/>
        </w:rPr>
        <w:t>nulainen äänttää /taif:a:</w:t>
      </w:r>
      <w:r w:rsidR="007B6E0E" w:rsidRPr="00CB6B4E">
        <w:rPr>
          <w:lang w:val="fi-FI"/>
        </w:rPr>
        <w:t>n/</w:t>
      </w:r>
      <w:r w:rsidR="00B30251" w:rsidRPr="00CB6B4E">
        <w:rPr>
          <w:lang w:val="fi-FI"/>
        </w:rPr>
        <w:t>, mutta mahđolinen sen oon</w:t>
      </w:r>
      <w:r w:rsidR="00847F34" w:rsidRPr="00CB6B4E">
        <w:rPr>
          <w:lang w:val="fi-FI"/>
        </w:rPr>
        <w:t xml:space="preserve"> äänttäät kans /taivha:</w:t>
      </w:r>
      <w:r w:rsidR="007B6E0E" w:rsidRPr="00CB6B4E">
        <w:rPr>
          <w:lang w:val="fi-FI"/>
        </w:rPr>
        <w:t>n/</w:t>
      </w:r>
      <w:r w:rsidR="00B30251" w:rsidRPr="00CB6B4E">
        <w:rPr>
          <w:lang w:val="fi-FI"/>
        </w:rPr>
        <w:t>.</w:t>
      </w:r>
    </w:p>
    <w:p w14:paraId="7AD7388A" w14:textId="77777777" w:rsidR="00B30251" w:rsidRPr="00A95D68" w:rsidRDefault="00B30251" w:rsidP="00BD2A19">
      <w:pPr>
        <w:pStyle w:val="Overskrift3"/>
      </w:pPr>
      <w:bookmarkStart w:id="39" w:name="_Toc81192437"/>
      <w:bookmarkStart w:id="40" w:name="_Toc84997946"/>
      <w:bookmarkStart w:id="41" w:name="_Toc198266807"/>
      <w:bookmarkStart w:id="42" w:name="_Toc209168553"/>
      <w:bookmarkStart w:id="43" w:name="_Toc241129201"/>
      <w:bookmarkStart w:id="44" w:name="_Toc311273696"/>
      <w:r w:rsidRPr="00A95D68">
        <w:lastRenderedPageBreak/>
        <w:t>Pukstaavit</w:t>
      </w:r>
      <w:bookmarkEnd w:id="39"/>
      <w:bookmarkEnd w:id="40"/>
      <w:bookmarkEnd w:id="41"/>
      <w:bookmarkEnd w:id="42"/>
      <w:bookmarkEnd w:id="43"/>
      <w:bookmarkEnd w:id="44"/>
    </w:p>
    <w:p w14:paraId="2DA1006B" w14:textId="693E5FC1" w:rsidR="00B30251" w:rsidRPr="00CB6B4E" w:rsidRDefault="00B30251" w:rsidP="00BD2A19">
      <w:pPr>
        <w:pStyle w:val="Brdtekst"/>
        <w:spacing w:before="120"/>
        <w:rPr>
          <w:lang w:val="fi-FI"/>
        </w:rPr>
      </w:pPr>
      <w:r w:rsidRPr="00CB6B4E">
        <w:rPr>
          <w:lang w:val="fi-FI"/>
        </w:rPr>
        <w:t>Kainun kielessä oon sama valta</w:t>
      </w:r>
      <w:r w:rsidR="00241610" w:rsidRPr="00CB6B4E">
        <w:rPr>
          <w:lang w:val="fi-FI"/>
        </w:rPr>
        <w:t>prinsip</w:t>
      </w:r>
      <w:r w:rsidRPr="00CB6B4E">
        <w:rPr>
          <w:lang w:val="fi-FI"/>
        </w:rPr>
        <w:t>pi ko suomen kielessäki: Yhtä ääntä vastaa yksi pukstaavi.</w:t>
      </w:r>
      <w:r w:rsidR="007B6E0E" w:rsidRPr="00CB6B4E">
        <w:rPr>
          <w:lang w:val="fi-FI"/>
        </w:rPr>
        <w:t xml:space="preserve"> Ain</w:t>
      </w:r>
      <w:r w:rsidR="00E267F2" w:rsidRPr="00CB6B4E">
        <w:rPr>
          <w:lang w:val="fi-FI"/>
        </w:rPr>
        <w:t>u</w:t>
      </w:r>
      <w:r w:rsidR="007B6E0E" w:rsidRPr="00CB6B4E">
        <w:rPr>
          <w:lang w:val="fi-FI"/>
        </w:rPr>
        <w:t>a isompi poikkeema oon /ŋ/</w:t>
      </w:r>
      <w:r w:rsidRPr="00CB6B4E">
        <w:rPr>
          <w:lang w:val="fi-FI"/>
        </w:rPr>
        <w:t>-äänen kirjoittaminen.</w:t>
      </w:r>
      <w:r w:rsidR="004676E4" w:rsidRPr="00CB6B4E">
        <w:rPr>
          <w:lang w:val="fi-FI"/>
        </w:rPr>
        <w:t xml:space="preserve"> Se löyttyyki tyhä lyhykäisenä /k/:n eđestä ja pitkänä /ŋk/</w:t>
      </w:r>
      <w:r w:rsidRPr="00CB6B4E">
        <w:rPr>
          <w:lang w:val="fi-FI"/>
        </w:rPr>
        <w:t>:n graadiv</w:t>
      </w:r>
      <w:r w:rsidR="004676E4" w:rsidRPr="00CB6B4E">
        <w:rPr>
          <w:lang w:val="fi-FI"/>
        </w:rPr>
        <w:t>aihetteluparina. Niin ko /keŋkä : keŋŋän/ eli /faŋki : faŋŋin/</w:t>
      </w:r>
      <w:r w:rsidR="00A55752" w:rsidRPr="00CB6B4E">
        <w:rPr>
          <w:lang w:val="fi-FI"/>
        </w:rPr>
        <w:t>. Tässä /ŋk/</w:t>
      </w:r>
      <w:r w:rsidRPr="00CB6B4E">
        <w:rPr>
          <w:lang w:val="fi-FI"/>
        </w:rPr>
        <w:t xml:space="preserve"> kirjoitethaan </w:t>
      </w:r>
      <w:r w:rsidRPr="00CB6B4E">
        <w:rPr>
          <w:i/>
          <w:lang w:val="fi-FI"/>
        </w:rPr>
        <w:t>nk</w:t>
      </w:r>
      <w:r w:rsidR="00A55752" w:rsidRPr="00CB6B4E">
        <w:rPr>
          <w:lang w:val="fi-FI"/>
        </w:rPr>
        <w:t xml:space="preserve"> ja /ŋŋ/</w:t>
      </w:r>
      <w:r w:rsidRPr="00CB6B4E">
        <w:rPr>
          <w:lang w:val="fi-FI"/>
        </w:rPr>
        <w:t xml:space="preserve"> kirjoitethaan </w:t>
      </w:r>
      <w:r w:rsidRPr="00CB6B4E">
        <w:rPr>
          <w:i/>
          <w:lang w:val="fi-FI"/>
        </w:rPr>
        <w:t>ng</w:t>
      </w:r>
      <w:r w:rsidRPr="00CB6B4E">
        <w:rPr>
          <w:lang w:val="fi-FI"/>
        </w:rPr>
        <w:t xml:space="preserve"> eli </w:t>
      </w:r>
      <w:r w:rsidRPr="00CB6B4E">
        <w:rPr>
          <w:i/>
          <w:lang w:val="fi-FI"/>
        </w:rPr>
        <w:t>kenkä</w:t>
      </w:r>
      <w:r w:rsidRPr="00CB6B4E">
        <w:rPr>
          <w:lang w:val="fi-FI"/>
        </w:rPr>
        <w:t xml:space="preserve"> : </w:t>
      </w:r>
      <w:r w:rsidRPr="00CB6B4E">
        <w:rPr>
          <w:i/>
          <w:lang w:val="fi-FI"/>
        </w:rPr>
        <w:t>kengän</w:t>
      </w:r>
      <w:r w:rsidRPr="00CB6B4E">
        <w:rPr>
          <w:lang w:val="fi-FI"/>
        </w:rPr>
        <w:t xml:space="preserve">, </w:t>
      </w:r>
      <w:r w:rsidRPr="00CB6B4E">
        <w:rPr>
          <w:i/>
          <w:lang w:val="fi-FI"/>
        </w:rPr>
        <w:t>fanki</w:t>
      </w:r>
      <w:r w:rsidRPr="00CB6B4E">
        <w:rPr>
          <w:lang w:val="fi-FI"/>
        </w:rPr>
        <w:t xml:space="preserve"> : </w:t>
      </w:r>
      <w:r w:rsidRPr="00CB6B4E">
        <w:rPr>
          <w:i/>
          <w:lang w:val="fi-FI"/>
        </w:rPr>
        <w:t>fangin</w:t>
      </w:r>
      <w:r w:rsidRPr="00CB6B4E">
        <w:rPr>
          <w:lang w:val="fi-FI"/>
        </w:rPr>
        <w:t xml:space="preserve">. Toinen poikkeema oon, ko </w:t>
      </w:r>
      <w:r w:rsidRPr="00CB6B4E">
        <w:rPr>
          <w:i/>
          <w:lang w:val="fi-FI"/>
        </w:rPr>
        <w:t>vh</w:t>
      </w:r>
      <w:r w:rsidR="00A55752" w:rsidRPr="00CB6B4E">
        <w:rPr>
          <w:lang w:val="fi-FI"/>
        </w:rPr>
        <w:t xml:space="preserve"> äänethään /ff/</w:t>
      </w:r>
      <w:r w:rsidRPr="00CB6B4E">
        <w:rPr>
          <w:lang w:val="fi-FI"/>
        </w:rPr>
        <w:t xml:space="preserve"> </w:t>
      </w:r>
      <w:r w:rsidR="0075485B" w:rsidRPr="00CB6B4E">
        <w:rPr>
          <w:lang w:val="fi-FI"/>
        </w:rPr>
        <w:t>(</w:t>
      </w:r>
      <w:r w:rsidRPr="00CB6B4E">
        <w:rPr>
          <w:lang w:val="fi-FI"/>
        </w:rPr>
        <w:t>katto ylipuolela kapitteli 2.1.</w:t>
      </w:r>
      <w:r w:rsidR="007859C4" w:rsidRPr="00CB6B4E">
        <w:rPr>
          <w:lang w:val="fi-FI"/>
        </w:rPr>
        <w:t xml:space="preserve">1 </w:t>
      </w:r>
      <w:r w:rsidRPr="00CB6B4E">
        <w:rPr>
          <w:lang w:val="fi-FI"/>
        </w:rPr>
        <w:t>Äänet).</w:t>
      </w:r>
    </w:p>
    <w:tbl>
      <w:tblPr>
        <w:tblStyle w:val="Tabellrutenett"/>
        <w:tblW w:w="0" w:type="auto"/>
        <w:tblLook w:val="04A0" w:firstRow="1" w:lastRow="0" w:firstColumn="1" w:lastColumn="0" w:noHBand="0" w:noVBand="1"/>
      </w:tblPr>
      <w:tblGrid>
        <w:gridCol w:w="9242"/>
      </w:tblGrid>
      <w:tr w:rsidR="007E7DC8" w:rsidRPr="00CB6B4E" w14:paraId="1CF56D20" w14:textId="77777777" w:rsidTr="007E7DC8">
        <w:tc>
          <w:tcPr>
            <w:tcW w:w="9279" w:type="dxa"/>
          </w:tcPr>
          <w:p w14:paraId="08B8A610" w14:textId="7899AF78" w:rsidR="007E7DC8" w:rsidRPr="00A95D68" w:rsidRDefault="007E7DC8" w:rsidP="00EF5E94">
            <w:pPr>
              <w:spacing w:before="20" w:after="20"/>
            </w:pPr>
            <w:r w:rsidRPr="00A95D68">
              <w:t>Kainun kielen pukstaavit:</w:t>
            </w:r>
          </w:p>
          <w:p w14:paraId="3C261B63" w14:textId="48BDE415" w:rsidR="007E7DC8" w:rsidRPr="00A95D68" w:rsidRDefault="007E7DC8" w:rsidP="00EF5E94">
            <w:pPr>
              <w:spacing w:before="20" w:after="20"/>
            </w:pPr>
            <w:r w:rsidRPr="0020510F">
              <w:rPr>
                <w:i/>
              </w:rPr>
              <w:t>a</w:t>
            </w:r>
            <w:r w:rsidR="001B127A" w:rsidRPr="001B127A">
              <w:t>,</w:t>
            </w:r>
            <w:r w:rsidRPr="0020510F">
              <w:rPr>
                <w:i/>
              </w:rPr>
              <w:t xml:space="preserve"> b</w:t>
            </w:r>
            <w:r w:rsidR="001B127A" w:rsidRPr="001B127A">
              <w:t>,</w:t>
            </w:r>
            <w:r w:rsidRPr="0020510F">
              <w:rPr>
                <w:i/>
              </w:rPr>
              <w:t xml:space="preserve"> d</w:t>
            </w:r>
            <w:r w:rsidR="001B127A" w:rsidRPr="001B127A">
              <w:t>,</w:t>
            </w:r>
            <w:r w:rsidRPr="0020510F">
              <w:rPr>
                <w:i/>
              </w:rPr>
              <w:t xml:space="preserve"> đ</w:t>
            </w:r>
            <w:r w:rsidR="001B127A" w:rsidRPr="001B127A">
              <w:t>,</w:t>
            </w:r>
            <w:r w:rsidRPr="0020510F">
              <w:rPr>
                <w:i/>
              </w:rPr>
              <w:t xml:space="preserve"> e</w:t>
            </w:r>
            <w:r w:rsidR="001B127A" w:rsidRPr="001B127A">
              <w:t>,</w:t>
            </w:r>
            <w:r w:rsidRPr="0020510F">
              <w:rPr>
                <w:i/>
              </w:rPr>
              <w:t xml:space="preserve"> f</w:t>
            </w:r>
            <w:r w:rsidR="001B127A" w:rsidRPr="001B127A">
              <w:t>,</w:t>
            </w:r>
            <w:r w:rsidRPr="0020510F">
              <w:rPr>
                <w:i/>
              </w:rPr>
              <w:t xml:space="preserve"> g</w:t>
            </w:r>
            <w:r w:rsidR="001B127A" w:rsidRPr="001B127A">
              <w:t>,</w:t>
            </w:r>
            <w:r w:rsidRPr="0020510F">
              <w:rPr>
                <w:i/>
              </w:rPr>
              <w:t xml:space="preserve"> h</w:t>
            </w:r>
            <w:r w:rsidR="001B127A" w:rsidRPr="001B127A">
              <w:t>,</w:t>
            </w:r>
            <w:r w:rsidRPr="0020510F">
              <w:rPr>
                <w:i/>
              </w:rPr>
              <w:t xml:space="preserve"> i</w:t>
            </w:r>
            <w:r w:rsidR="001B127A" w:rsidRPr="001B127A">
              <w:t>,</w:t>
            </w:r>
            <w:r w:rsidRPr="0020510F">
              <w:rPr>
                <w:i/>
              </w:rPr>
              <w:t xml:space="preserve"> j</w:t>
            </w:r>
            <w:r w:rsidR="001B127A" w:rsidRPr="001B127A">
              <w:t>,</w:t>
            </w:r>
            <w:r w:rsidRPr="0020510F">
              <w:rPr>
                <w:i/>
              </w:rPr>
              <w:t xml:space="preserve"> k</w:t>
            </w:r>
            <w:r w:rsidR="001B127A" w:rsidRPr="001B127A">
              <w:t>,</w:t>
            </w:r>
            <w:r w:rsidRPr="0020510F">
              <w:rPr>
                <w:i/>
              </w:rPr>
              <w:t xml:space="preserve"> l</w:t>
            </w:r>
            <w:r w:rsidR="001B127A" w:rsidRPr="001B127A">
              <w:t>,</w:t>
            </w:r>
            <w:r w:rsidRPr="0020510F">
              <w:rPr>
                <w:i/>
              </w:rPr>
              <w:t xml:space="preserve"> m</w:t>
            </w:r>
            <w:r w:rsidR="001B127A" w:rsidRPr="001B127A">
              <w:t>,</w:t>
            </w:r>
            <w:r w:rsidRPr="0020510F">
              <w:rPr>
                <w:i/>
              </w:rPr>
              <w:t xml:space="preserve"> n</w:t>
            </w:r>
            <w:r w:rsidR="001B127A" w:rsidRPr="001B127A">
              <w:t>,</w:t>
            </w:r>
            <w:r w:rsidRPr="0020510F">
              <w:rPr>
                <w:i/>
              </w:rPr>
              <w:t xml:space="preserve"> o</w:t>
            </w:r>
            <w:r w:rsidR="001B127A" w:rsidRPr="001B127A">
              <w:t>,</w:t>
            </w:r>
            <w:r w:rsidRPr="0020510F">
              <w:rPr>
                <w:i/>
              </w:rPr>
              <w:t xml:space="preserve"> p</w:t>
            </w:r>
            <w:r w:rsidR="001B127A" w:rsidRPr="001B127A">
              <w:t>,</w:t>
            </w:r>
            <w:r w:rsidRPr="0020510F">
              <w:rPr>
                <w:i/>
              </w:rPr>
              <w:t xml:space="preserve"> r</w:t>
            </w:r>
            <w:r w:rsidR="001B127A" w:rsidRPr="001B127A">
              <w:t>,</w:t>
            </w:r>
            <w:r w:rsidRPr="0020510F">
              <w:rPr>
                <w:i/>
              </w:rPr>
              <w:t xml:space="preserve"> s</w:t>
            </w:r>
            <w:r w:rsidR="001B127A" w:rsidRPr="001B127A">
              <w:t>,</w:t>
            </w:r>
            <w:r w:rsidRPr="0020510F">
              <w:rPr>
                <w:i/>
              </w:rPr>
              <w:t xml:space="preserve"> </w:t>
            </w:r>
            <w:r w:rsidR="00FF31A4" w:rsidRPr="0020510F">
              <w:rPr>
                <w:i/>
              </w:rPr>
              <w:t>š</w:t>
            </w:r>
            <w:r w:rsidR="001B127A" w:rsidRPr="001B127A">
              <w:t>,</w:t>
            </w:r>
            <w:r w:rsidR="00FF31A4" w:rsidRPr="0020510F">
              <w:rPr>
                <w:i/>
              </w:rPr>
              <w:t xml:space="preserve"> </w:t>
            </w:r>
            <w:r w:rsidRPr="0020510F">
              <w:rPr>
                <w:i/>
              </w:rPr>
              <w:t>t</w:t>
            </w:r>
            <w:r w:rsidR="001B127A" w:rsidRPr="001B127A">
              <w:t>,</w:t>
            </w:r>
            <w:r w:rsidRPr="0020510F">
              <w:rPr>
                <w:i/>
              </w:rPr>
              <w:t xml:space="preserve"> u</w:t>
            </w:r>
            <w:r w:rsidR="001B127A" w:rsidRPr="001B127A">
              <w:t>,</w:t>
            </w:r>
            <w:r w:rsidRPr="0020510F">
              <w:rPr>
                <w:i/>
              </w:rPr>
              <w:t xml:space="preserve"> v</w:t>
            </w:r>
            <w:r w:rsidR="001B127A" w:rsidRPr="001B127A">
              <w:t>,</w:t>
            </w:r>
            <w:r w:rsidRPr="0020510F">
              <w:rPr>
                <w:i/>
              </w:rPr>
              <w:t xml:space="preserve"> y</w:t>
            </w:r>
            <w:r w:rsidR="001B127A" w:rsidRPr="001B127A">
              <w:t>,</w:t>
            </w:r>
            <w:r w:rsidRPr="0020510F">
              <w:rPr>
                <w:i/>
              </w:rPr>
              <w:t xml:space="preserve"> ä</w:t>
            </w:r>
            <w:r w:rsidR="001B127A" w:rsidRPr="001B127A">
              <w:t>,</w:t>
            </w:r>
            <w:r w:rsidRPr="0020510F">
              <w:rPr>
                <w:i/>
              </w:rPr>
              <w:t xml:space="preserve"> ö</w:t>
            </w:r>
            <w:r w:rsidRPr="00A95D68">
              <w:t>.</w:t>
            </w:r>
            <w:r w:rsidR="000A4B27">
              <w:t xml:space="preserve"> </w:t>
            </w:r>
          </w:p>
        </w:tc>
      </w:tr>
    </w:tbl>
    <w:p w14:paraId="6B5F5708" w14:textId="755EDD6E" w:rsidR="00B30251" w:rsidRPr="00CB6B4E" w:rsidRDefault="00B30251" w:rsidP="00BD2A19">
      <w:pPr>
        <w:pStyle w:val="Brdtekst"/>
        <w:spacing w:before="120"/>
        <w:rPr>
          <w:lang w:val="fi-FI"/>
        </w:rPr>
      </w:pPr>
      <w:r w:rsidRPr="00CB6B4E">
        <w:rPr>
          <w:lang w:val="fi-FI"/>
        </w:rPr>
        <w:t>Joissaki vieraslainoissa eli sitaattilainoissa saate</w:t>
      </w:r>
      <w:r w:rsidR="00E267F2" w:rsidRPr="00CB6B4E">
        <w:rPr>
          <w:lang w:val="fi-FI"/>
        </w:rPr>
        <w:t>t</w:t>
      </w:r>
      <w:r w:rsidRPr="00CB6B4E">
        <w:rPr>
          <w:lang w:val="fi-FI"/>
        </w:rPr>
        <w:t xml:space="preserve">haan kirjoittaat kans </w:t>
      </w:r>
      <w:r w:rsidRPr="00CB6B4E">
        <w:rPr>
          <w:i/>
          <w:lang w:val="fi-FI"/>
        </w:rPr>
        <w:t>c</w:t>
      </w:r>
      <w:r w:rsidR="001B127A" w:rsidRPr="00CB6B4E">
        <w:rPr>
          <w:lang w:val="fi-FI"/>
        </w:rPr>
        <w:t>,</w:t>
      </w:r>
      <w:r w:rsidRPr="00CB6B4E">
        <w:rPr>
          <w:i/>
          <w:lang w:val="fi-FI"/>
        </w:rPr>
        <w:t xml:space="preserve"> q</w:t>
      </w:r>
      <w:r w:rsidR="001B127A" w:rsidRPr="00CB6B4E">
        <w:rPr>
          <w:lang w:val="fi-FI"/>
        </w:rPr>
        <w:t>,</w:t>
      </w:r>
      <w:r w:rsidRPr="00CB6B4E">
        <w:rPr>
          <w:i/>
          <w:lang w:val="fi-FI"/>
        </w:rPr>
        <w:t xml:space="preserve"> w</w:t>
      </w:r>
      <w:r w:rsidR="001B127A" w:rsidRPr="00CB6B4E">
        <w:rPr>
          <w:lang w:val="fi-FI"/>
        </w:rPr>
        <w:t>,</w:t>
      </w:r>
      <w:r w:rsidRPr="00CB6B4E">
        <w:rPr>
          <w:i/>
          <w:lang w:val="fi-FI"/>
        </w:rPr>
        <w:t xml:space="preserve"> x</w:t>
      </w:r>
      <w:r w:rsidR="001B127A" w:rsidRPr="00CB6B4E">
        <w:rPr>
          <w:lang w:val="fi-FI"/>
        </w:rPr>
        <w:t>,</w:t>
      </w:r>
      <w:r w:rsidRPr="00CB6B4E">
        <w:rPr>
          <w:i/>
          <w:lang w:val="fi-FI"/>
        </w:rPr>
        <w:t xml:space="preserve"> z</w:t>
      </w:r>
      <w:r w:rsidR="001B127A" w:rsidRPr="00CB6B4E">
        <w:rPr>
          <w:lang w:val="fi-FI"/>
        </w:rPr>
        <w:t>,</w:t>
      </w:r>
      <w:r w:rsidRPr="00CB6B4E">
        <w:rPr>
          <w:i/>
          <w:lang w:val="fi-FI"/>
        </w:rPr>
        <w:t xml:space="preserve"> å</w:t>
      </w:r>
      <w:r w:rsidRPr="00CB6B4E">
        <w:rPr>
          <w:lang w:val="fi-FI"/>
        </w:rPr>
        <w:t xml:space="preserve"> lähtökielen kaavan jälkhiin.</w:t>
      </w:r>
    </w:p>
    <w:p w14:paraId="439ACB43" w14:textId="77777777" w:rsidR="00B30251" w:rsidRPr="00A95D68" w:rsidRDefault="00B30251" w:rsidP="00BD2A19">
      <w:pPr>
        <w:pStyle w:val="Overskrift3"/>
      </w:pPr>
      <w:bookmarkStart w:id="45" w:name="_Toc81192438"/>
      <w:bookmarkStart w:id="46" w:name="_Toc84997947"/>
      <w:bookmarkStart w:id="47" w:name="_Toc198266808"/>
      <w:bookmarkStart w:id="48" w:name="_Toc209168554"/>
      <w:bookmarkStart w:id="49" w:name="_Toc241129202"/>
      <w:bookmarkStart w:id="50" w:name="_Toc311273697"/>
      <w:r w:rsidRPr="00A95D68">
        <w:t>Ääniin pittuus ja kirjoittaminen</w:t>
      </w:r>
      <w:bookmarkEnd w:id="45"/>
      <w:bookmarkEnd w:id="46"/>
      <w:bookmarkEnd w:id="47"/>
      <w:bookmarkEnd w:id="48"/>
      <w:bookmarkEnd w:id="49"/>
      <w:bookmarkEnd w:id="50"/>
    </w:p>
    <w:p w14:paraId="77B9AE6F" w14:textId="77777777" w:rsidR="00F904D4" w:rsidRPr="00CB6B4E" w:rsidRDefault="00B30251" w:rsidP="00BD2A19">
      <w:pPr>
        <w:pStyle w:val="Brdtekst"/>
        <w:spacing w:before="120"/>
        <w:rPr>
          <w:lang w:val="fi-FI"/>
        </w:rPr>
      </w:pPr>
      <w:r w:rsidRPr="00CB6B4E">
        <w:rPr>
          <w:lang w:val="fi-FI"/>
        </w:rPr>
        <w:t>Kainun kielessä oon opposi</w:t>
      </w:r>
      <w:r w:rsidR="00B2116C" w:rsidRPr="00CB6B4E">
        <w:rPr>
          <w:lang w:val="fi-FI"/>
        </w:rPr>
        <w:t>s</w:t>
      </w:r>
      <w:r w:rsidR="00A46960" w:rsidRPr="00CB6B4E">
        <w:rPr>
          <w:lang w:val="fi-FI"/>
        </w:rPr>
        <w:t>uuni</w:t>
      </w:r>
      <w:r w:rsidRPr="00CB6B4E">
        <w:rPr>
          <w:lang w:val="fi-FI"/>
        </w:rPr>
        <w:t xml:space="preserve"> lyhykäisten ja pitkiin ääniin välilä. Tätä opposi</w:t>
      </w:r>
      <w:r w:rsidR="00E059BF" w:rsidRPr="00CB6B4E">
        <w:rPr>
          <w:lang w:val="fi-FI"/>
        </w:rPr>
        <w:t>s</w:t>
      </w:r>
      <w:r w:rsidR="00E22862" w:rsidRPr="00CB6B4E">
        <w:rPr>
          <w:lang w:val="fi-FI"/>
        </w:rPr>
        <w:t>uunii</w:t>
      </w:r>
      <w:r w:rsidR="004054DB" w:rsidRPr="00CB6B4E">
        <w:rPr>
          <w:lang w:val="fi-FI"/>
        </w:rPr>
        <w:t xml:space="preserve"> merkithään näin: K</w:t>
      </w:r>
      <w:r w:rsidRPr="00CB6B4E">
        <w:rPr>
          <w:lang w:val="fi-FI"/>
        </w:rPr>
        <w:t>o kysymyksessä oon lyhykäinen ääni, se kirjoitethaan tyhä yhđen pukstaavin, ko kysymyksessä oon pitkä ääni, se kirjoitethaan kaksi pukstaavii</w:t>
      </w:r>
      <w:r w:rsidR="00F904D4" w:rsidRPr="00CB6B4E">
        <w:rPr>
          <w:lang w:val="fi-FI"/>
        </w:rPr>
        <w:t>.</w:t>
      </w:r>
    </w:p>
    <w:p w14:paraId="3B3FA455" w14:textId="186BB98A" w:rsidR="00E22862" w:rsidRPr="00CB6B4E" w:rsidRDefault="002F05C7" w:rsidP="00BD2A19">
      <w:pPr>
        <w:pStyle w:val="Brdtekst"/>
        <w:spacing w:before="120"/>
        <w:rPr>
          <w:lang w:val="fi-FI"/>
        </w:rPr>
      </w:pPr>
      <w:r w:rsidRPr="00CB6B4E">
        <w:rPr>
          <w:lang w:val="fi-FI"/>
        </w:rPr>
        <w:t>Esimerkkii</w:t>
      </w:r>
      <w:r w:rsidR="00B30251" w:rsidRPr="00CB6B4E">
        <w:rPr>
          <w:lang w:val="fi-FI"/>
        </w:rPr>
        <w:t xml:space="preserve"> </w:t>
      </w:r>
      <w:r w:rsidR="00B30251" w:rsidRPr="00CB6B4E">
        <w:rPr>
          <w:i/>
          <w:lang w:val="fi-FI"/>
        </w:rPr>
        <w:t>tuli</w:t>
      </w:r>
      <w:r w:rsidR="00174A0E" w:rsidRPr="00CB6B4E">
        <w:rPr>
          <w:lang w:val="fi-FI"/>
        </w:rPr>
        <w:t xml:space="preserve"> /tuli/</w:t>
      </w:r>
      <w:r w:rsidR="00B30251" w:rsidRPr="00CB6B4E">
        <w:rPr>
          <w:lang w:val="fi-FI"/>
        </w:rPr>
        <w:t xml:space="preserve">, </w:t>
      </w:r>
      <w:r w:rsidR="00B30251" w:rsidRPr="00CB6B4E">
        <w:rPr>
          <w:i/>
          <w:lang w:val="fi-FI"/>
        </w:rPr>
        <w:t>tuuli</w:t>
      </w:r>
      <w:r w:rsidR="00174A0E" w:rsidRPr="00CB6B4E">
        <w:rPr>
          <w:lang w:val="fi-FI"/>
        </w:rPr>
        <w:t xml:space="preserve"> /tu:li/</w:t>
      </w:r>
      <w:r w:rsidR="00B30251" w:rsidRPr="00CB6B4E">
        <w:rPr>
          <w:lang w:val="fi-FI"/>
        </w:rPr>
        <w:t xml:space="preserve">, </w:t>
      </w:r>
      <w:r w:rsidR="00B30251" w:rsidRPr="00CB6B4E">
        <w:rPr>
          <w:i/>
          <w:lang w:val="fi-FI"/>
        </w:rPr>
        <w:t xml:space="preserve">tulli </w:t>
      </w:r>
      <w:r w:rsidR="00174A0E" w:rsidRPr="00CB6B4E">
        <w:rPr>
          <w:lang w:val="fi-FI"/>
        </w:rPr>
        <w:t>/tul:i/</w:t>
      </w:r>
      <w:r w:rsidR="00B30251" w:rsidRPr="00CB6B4E">
        <w:rPr>
          <w:lang w:val="fi-FI"/>
        </w:rPr>
        <w:t xml:space="preserve">, </w:t>
      </w:r>
      <w:r w:rsidR="00B30251" w:rsidRPr="00CB6B4E">
        <w:rPr>
          <w:i/>
          <w:lang w:val="fi-FI"/>
        </w:rPr>
        <w:t>tullii</w:t>
      </w:r>
      <w:r w:rsidR="00174A0E" w:rsidRPr="00CB6B4E">
        <w:rPr>
          <w:lang w:val="fi-FI"/>
        </w:rPr>
        <w:t xml:space="preserve"> /tul:i:/</w:t>
      </w:r>
      <w:r w:rsidR="00B30251" w:rsidRPr="00CB6B4E">
        <w:rPr>
          <w:lang w:val="fi-FI"/>
        </w:rPr>
        <w:t>.</w:t>
      </w:r>
    </w:p>
    <w:p w14:paraId="13902FBE" w14:textId="043EEFB7" w:rsidR="00E22862" w:rsidRPr="00A95D68" w:rsidRDefault="00F51FCB" w:rsidP="00BD2A19">
      <w:pPr>
        <w:pStyle w:val="Overskrift3"/>
      </w:pPr>
      <w:bookmarkStart w:id="51" w:name="_Äänikombinasuunit_ja_niitten"/>
      <w:bookmarkStart w:id="52" w:name="_Toc241129203"/>
      <w:bookmarkStart w:id="53" w:name="_Toc311273698"/>
      <w:bookmarkEnd w:id="51"/>
      <w:r>
        <w:t>Diftongit</w:t>
      </w:r>
      <w:r w:rsidR="00D3540C" w:rsidRPr="00A95D68">
        <w:t xml:space="preserve"> ja niitten paikka sanassa</w:t>
      </w:r>
      <w:bookmarkEnd w:id="52"/>
      <w:bookmarkEnd w:id="53"/>
    </w:p>
    <w:p w14:paraId="6E9D6704" w14:textId="77777777" w:rsidR="00F904D4" w:rsidRPr="00CB6B4E" w:rsidRDefault="00CB55BC" w:rsidP="00BD2A19">
      <w:pPr>
        <w:spacing w:before="120" w:after="120"/>
        <w:rPr>
          <w:lang w:val="fi-FI"/>
        </w:rPr>
      </w:pPr>
      <w:r w:rsidRPr="00CB6B4E">
        <w:rPr>
          <w:lang w:val="fi-FI"/>
        </w:rPr>
        <w:t xml:space="preserve">Kainun kielessä oon </w:t>
      </w:r>
      <w:r w:rsidR="00080185" w:rsidRPr="00CB6B4E">
        <w:rPr>
          <w:lang w:val="fi-FI"/>
        </w:rPr>
        <w:t xml:space="preserve">ensimäisessä tavussa olemassa </w:t>
      </w:r>
      <w:r w:rsidRPr="00CB6B4E">
        <w:rPr>
          <w:lang w:val="fi-FI"/>
        </w:rPr>
        <w:t xml:space="preserve">seuraavat </w:t>
      </w:r>
      <w:r w:rsidRPr="00CB6B4E">
        <w:rPr>
          <w:smallCaps/>
          <w:lang w:val="fi-FI"/>
        </w:rPr>
        <w:t xml:space="preserve">diftongit </w:t>
      </w:r>
      <w:r w:rsidRPr="00CB6B4E">
        <w:rPr>
          <w:lang w:val="fi-FI"/>
        </w:rPr>
        <w:t>eli vokaaliko</w:t>
      </w:r>
      <w:r w:rsidR="004D22B9" w:rsidRPr="00CB6B4E">
        <w:rPr>
          <w:lang w:val="fi-FI"/>
        </w:rPr>
        <w:t>m</w:t>
      </w:r>
      <w:r w:rsidRPr="00CB6B4E">
        <w:rPr>
          <w:lang w:val="fi-FI"/>
        </w:rPr>
        <w:t>bina</w:t>
      </w:r>
      <w:r w:rsidR="00E059BF" w:rsidRPr="00CB6B4E">
        <w:rPr>
          <w:lang w:val="fi-FI"/>
        </w:rPr>
        <w:t>s</w:t>
      </w:r>
      <w:r w:rsidRPr="00CB6B4E">
        <w:rPr>
          <w:lang w:val="fi-FI"/>
        </w:rPr>
        <w:t xml:space="preserve">uunit, mikkä äänethään </w:t>
      </w:r>
      <w:r w:rsidR="00F51FCB" w:rsidRPr="00CB6B4E">
        <w:rPr>
          <w:lang w:val="fi-FI"/>
        </w:rPr>
        <w:t xml:space="preserve">yhtheen eli </w:t>
      </w:r>
      <w:r w:rsidR="00080185" w:rsidRPr="00CB6B4E">
        <w:rPr>
          <w:lang w:val="fi-FI"/>
        </w:rPr>
        <w:t>yht</w:t>
      </w:r>
      <w:r w:rsidR="00F51FCB" w:rsidRPr="00CB6B4E">
        <w:rPr>
          <w:lang w:val="fi-FI"/>
        </w:rPr>
        <w:t>enä</w:t>
      </w:r>
      <w:r w:rsidR="006678A0" w:rsidRPr="00CB6B4E">
        <w:rPr>
          <w:lang w:val="fi-FI"/>
        </w:rPr>
        <w:t xml:space="preserve"> tav</w:t>
      </w:r>
      <w:r w:rsidR="00170A84" w:rsidRPr="00CB6B4E">
        <w:rPr>
          <w:lang w:val="fi-FI"/>
        </w:rPr>
        <w:t>una</w:t>
      </w:r>
      <w:r w:rsidRPr="00CB6B4E">
        <w:rPr>
          <w:lang w:val="fi-FI"/>
        </w:rPr>
        <w:t>:</w:t>
      </w:r>
    </w:p>
    <w:p w14:paraId="7545A604" w14:textId="42D48920" w:rsidR="00CB55BC" w:rsidRPr="00CB6B4E" w:rsidRDefault="00CB55BC" w:rsidP="00BD2A19">
      <w:pPr>
        <w:spacing w:before="120" w:after="120"/>
        <w:rPr>
          <w:lang w:val="fi-FI"/>
        </w:rPr>
      </w:pPr>
      <w:r w:rsidRPr="00CB6B4E">
        <w:rPr>
          <w:i/>
          <w:lang w:val="fi-FI"/>
        </w:rPr>
        <w:t>i</w:t>
      </w:r>
      <w:r w:rsidRPr="00CB6B4E">
        <w:rPr>
          <w:lang w:val="fi-FI"/>
        </w:rPr>
        <w:t xml:space="preserve">-loppuiset: </w:t>
      </w:r>
      <w:r w:rsidRPr="00CB6B4E">
        <w:rPr>
          <w:i/>
          <w:lang w:val="fi-FI"/>
        </w:rPr>
        <w:t>ai</w:t>
      </w:r>
      <w:r w:rsidRPr="00CB6B4E">
        <w:rPr>
          <w:lang w:val="fi-FI"/>
        </w:rPr>
        <w:t xml:space="preserve">, </w:t>
      </w:r>
      <w:r w:rsidRPr="00CB6B4E">
        <w:rPr>
          <w:i/>
          <w:lang w:val="fi-FI"/>
        </w:rPr>
        <w:t>ei</w:t>
      </w:r>
      <w:r w:rsidRPr="00CB6B4E">
        <w:rPr>
          <w:lang w:val="fi-FI"/>
        </w:rPr>
        <w:t xml:space="preserve">, </w:t>
      </w:r>
      <w:r w:rsidRPr="00CB6B4E">
        <w:rPr>
          <w:i/>
          <w:lang w:val="fi-FI"/>
        </w:rPr>
        <w:t>oi</w:t>
      </w:r>
      <w:r w:rsidRPr="00CB6B4E">
        <w:rPr>
          <w:lang w:val="fi-FI"/>
        </w:rPr>
        <w:t xml:space="preserve">, </w:t>
      </w:r>
      <w:r w:rsidRPr="00CB6B4E">
        <w:rPr>
          <w:i/>
          <w:lang w:val="fi-FI"/>
        </w:rPr>
        <w:t>ui</w:t>
      </w:r>
      <w:r w:rsidRPr="00CB6B4E">
        <w:rPr>
          <w:lang w:val="fi-FI"/>
        </w:rPr>
        <w:t xml:space="preserve">, </w:t>
      </w:r>
      <w:r w:rsidRPr="00CB6B4E">
        <w:rPr>
          <w:i/>
          <w:lang w:val="fi-FI"/>
        </w:rPr>
        <w:t>yi</w:t>
      </w:r>
      <w:r w:rsidR="0075485B" w:rsidRPr="00CB6B4E">
        <w:rPr>
          <w:lang w:val="fi-FI"/>
        </w:rPr>
        <w:t>,</w:t>
      </w:r>
      <w:r w:rsidR="00AF70AD" w:rsidRPr="00CB6B4E">
        <w:rPr>
          <w:lang w:val="fi-FI"/>
        </w:rPr>
        <w:t xml:space="preserve"> </w:t>
      </w:r>
      <w:r w:rsidRPr="00CB6B4E">
        <w:rPr>
          <w:i/>
          <w:lang w:val="fi-FI"/>
        </w:rPr>
        <w:t>öi</w:t>
      </w:r>
      <w:r w:rsidR="00AF70AD" w:rsidRPr="00CB6B4E">
        <w:rPr>
          <w:lang w:val="fi-FI"/>
        </w:rPr>
        <w:t xml:space="preserve">. Esimerkkii: </w:t>
      </w:r>
      <w:r w:rsidR="00AF70AD" w:rsidRPr="00CB6B4E">
        <w:rPr>
          <w:i/>
          <w:lang w:val="fi-FI"/>
        </w:rPr>
        <w:t>laina</w:t>
      </w:r>
      <w:r w:rsidR="0075485B" w:rsidRPr="00CB6B4E">
        <w:rPr>
          <w:lang w:val="fi-FI"/>
        </w:rPr>
        <w:t>,</w:t>
      </w:r>
      <w:r w:rsidR="00AF70AD" w:rsidRPr="00CB6B4E">
        <w:rPr>
          <w:i/>
          <w:lang w:val="fi-FI"/>
        </w:rPr>
        <w:t xml:space="preserve"> </w:t>
      </w:r>
      <w:r w:rsidR="00DF674C" w:rsidRPr="00CB6B4E">
        <w:rPr>
          <w:i/>
          <w:lang w:val="fi-FI"/>
        </w:rPr>
        <w:t>keino</w:t>
      </w:r>
      <w:r w:rsidR="0075485B" w:rsidRPr="00CB6B4E">
        <w:rPr>
          <w:lang w:val="fi-FI"/>
        </w:rPr>
        <w:t>,</w:t>
      </w:r>
      <w:r w:rsidR="00DF674C" w:rsidRPr="00CB6B4E">
        <w:rPr>
          <w:i/>
          <w:lang w:val="fi-FI"/>
        </w:rPr>
        <w:t xml:space="preserve"> koira</w:t>
      </w:r>
      <w:r w:rsidR="0075485B" w:rsidRPr="00CB6B4E">
        <w:rPr>
          <w:lang w:val="fi-FI"/>
        </w:rPr>
        <w:t>,</w:t>
      </w:r>
      <w:r w:rsidR="00DF674C" w:rsidRPr="00CB6B4E">
        <w:rPr>
          <w:i/>
          <w:lang w:val="fi-FI"/>
        </w:rPr>
        <w:t xml:space="preserve"> kuiva</w:t>
      </w:r>
      <w:r w:rsidR="0075485B" w:rsidRPr="00CB6B4E">
        <w:rPr>
          <w:lang w:val="fi-FI"/>
        </w:rPr>
        <w:t>,</w:t>
      </w:r>
      <w:r w:rsidR="00DF674C" w:rsidRPr="00CB6B4E">
        <w:rPr>
          <w:i/>
          <w:lang w:val="fi-FI"/>
        </w:rPr>
        <w:t xml:space="preserve"> </w:t>
      </w:r>
      <w:r w:rsidR="002A5FBA" w:rsidRPr="00CB6B4E">
        <w:rPr>
          <w:i/>
          <w:lang w:val="fi-FI"/>
        </w:rPr>
        <w:t>plyijy</w:t>
      </w:r>
      <w:r w:rsidR="0075485B" w:rsidRPr="00CB6B4E">
        <w:rPr>
          <w:lang w:val="fi-FI"/>
        </w:rPr>
        <w:t>,</w:t>
      </w:r>
      <w:r w:rsidR="002A5FBA" w:rsidRPr="00CB6B4E">
        <w:rPr>
          <w:i/>
          <w:lang w:val="fi-FI"/>
        </w:rPr>
        <w:t xml:space="preserve"> </w:t>
      </w:r>
      <w:r w:rsidR="00444EE7" w:rsidRPr="00CB6B4E">
        <w:rPr>
          <w:i/>
          <w:lang w:val="fi-FI"/>
        </w:rPr>
        <w:t>tröijy</w:t>
      </w:r>
      <w:r w:rsidR="00444EE7" w:rsidRPr="00CB6B4E">
        <w:rPr>
          <w:lang w:val="fi-FI"/>
        </w:rPr>
        <w:t>.</w:t>
      </w:r>
    </w:p>
    <w:p w14:paraId="0BFECEC8" w14:textId="494902F5" w:rsidR="00CB55BC" w:rsidRPr="00CB6B4E" w:rsidRDefault="00CB55BC" w:rsidP="00BD2A19">
      <w:pPr>
        <w:spacing w:before="120" w:after="120"/>
        <w:rPr>
          <w:u w:val="single"/>
          <w:lang w:val="fi-FI"/>
        </w:rPr>
      </w:pPr>
      <w:r w:rsidRPr="00CB6B4E">
        <w:rPr>
          <w:i/>
          <w:lang w:val="fi-FI"/>
        </w:rPr>
        <w:t>o</w:t>
      </w:r>
      <w:r w:rsidRPr="00CB6B4E">
        <w:rPr>
          <w:lang w:val="fi-FI"/>
        </w:rPr>
        <w:t xml:space="preserve">- ja </w:t>
      </w:r>
      <w:r w:rsidRPr="00CB6B4E">
        <w:rPr>
          <w:i/>
          <w:lang w:val="fi-FI"/>
        </w:rPr>
        <w:t>ö</w:t>
      </w:r>
      <w:r w:rsidRPr="00CB6B4E">
        <w:rPr>
          <w:lang w:val="fi-FI"/>
        </w:rPr>
        <w:t xml:space="preserve">-loppuiset: </w:t>
      </w:r>
      <w:r w:rsidRPr="00CB6B4E">
        <w:rPr>
          <w:i/>
          <w:lang w:val="fi-FI"/>
        </w:rPr>
        <w:t>uo</w:t>
      </w:r>
      <w:r w:rsidR="0075485B" w:rsidRPr="00CB6B4E">
        <w:rPr>
          <w:lang w:val="fi-FI"/>
        </w:rPr>
        <w:t>,</w:t>
      </w:r>
      <w:r w:rsidR="00444EE7" w:rsidRPr="00CB6B4E">
        <w:rPr>
          <w:i/>
          <w:lang w:val="fi-FI"/>
        </w:rPr>
        <w:t xml:space="preserve"> </w:t>
      </w:r>
      <w:r w:rsidRPr="00CB6B4E">
        <w:rPr>
          <w:i/>
          <w:lang w:val="fi-FI"/>
        </w:rPr>
        <w:t>yö</w:t>
      </w:r>
      <w:r w:rsidR="00444EE7" w:rsidRPr="00CB6B4E">
        <w:rPr>
          <w:lang w:val="fi-FI"/>
        </w:rPr>
        <w:t xml:space="preserve">. Esimerkkii: </w:t>
      </w:r>
      <w:r w:rsidR="00444EE7" w:rsidRPr="00CB6B4E">
        <w:rPr>
          <w:i/>
          <w:lang w:val="fi-FI"/>
        </w:rPr>
        <w:t>huoli</w:t>
      </w:r>
      <w:r w:rsidR="0075485B" w:rsidRPr="00CB6B4E">
        <w:rPr>
          <w:lang w:val="fi-FI"/>
        </w:rPr>
        <w:t>,</w:t>
      </w:r>
      <w:r w:rsidR="00444EE7" w:rsidRPr="00CB6B4E">
        <w:rPr>
          <w:i/>
          <w:lang w:val="fi-FI"/>
        </w:rPr>
        <w:t xml:space="preserve"> työ</w:t>
      </w:r>
      <w:r w:rsidR="00444EE7" w:rsidRPr="00CB6B4E">
        <w:rPr>
          <w:lang w:val="fi-FI"/>
        </w:rPr>
        <w:t>.</w:t>
      </w:r>
    </w:p>
    <w:p w14:paraId="494F94B7" w14:textId="6C867D7B" w:rsidR="00CB55BC" w:rsidRPr="00CB6B4E" w:rsidRDefault="00CB55BC" w:rsidP="00BD2A19">
      <w:pPr>
        <w:spacing w:before="120" w:after="120"/>
        <w:rPr>
          <w:lang w:val="fi-FI"/>
        </w:rPr>
      </w:pPr>
      <w:r w:rsidRPr="00CB6B4E">
        <w:rPr>
          <w:i/>
          <w:lang w:val="fi-FI"/>
        </w:rPr>
        <w:t>u</w:t>
      </w:r>
      <w:r w:rsidRPr="00CB6B4E">
        <w:rPr>
          <w:lang w:val="fi-FI"/>
        </w:rPr>
        <w:t xml:space="preserve">- ja </w:t>
      </w:r>
      <w:r w:rsidRPr="00CB6B4E">
        <w:rPr>
          <w:i/>
          <w:lang w:val="fi-FI"/>
        </w:rPr>
        <w:t>y</w:t>
      </w:r>
      <w:r w:rsidRPr="00CB6B4E">
        <w:rPr>
          <w:lang w:val="fi-FI"/>
        </w:rPr>
        <w:t xml:space="preserve">-loppuiset: </w:t>
      </w:r>
      <w:r w:rsidRPr="00CB6B4E">
        <w:rPr>
          <w:i/>
          <w:lang w:val="fi-FI"/>
        </w:rPr>
        <w:t>au</w:t>
      </w:r>
      <w:r w:rsidR="0075485B" w:rsidRPr="00CB6B4E">
        <w:rPr>
          <w:lang w:val="fi-FI"/>
        </w:rPr>
        <w:t>,</w:t>
      </w:r>
      <w:r w:rsidRPr="00CB6B4E">
        <w:rPr>
          <w:i/>
          <w:lang w:val="fi-FI"/>
        </w:rPr>
        <w:t xml:space="preserve"> eu</w:t>
      </w:r>
      <w:r w:rsidR="0075485B" w:rsidRPr="00CB6B4E">
        <w:rPr>
          <w:lang w:val="fi-FI"/>
        </w:rPr>
        <w:t>,</w:t>
      </w:r>
      <w:r w:rsidR="00602605" w:rsidRPr="00CB6B4E">
        <w:rPr>
          <w:i/>
          <w:lang w:val="fi-FI"/>
        </w:rPr>
        <w:t xml:space="preserve"> ou</w:t>
      </w:r>
      <w:r w:rsidR="001B127A" w:rsidRPr="00CB6B4E">
        <w:rPr>
          <w:lang w:val="fi-FI"/>
        </w:rPr>
        <w:t>,</w:t>
      </w:r>
      <w:r w:rsidRPr="00CB6B4E">
        <w:rPr>
          <w:i/>
          <w:lang w:val="fi-FI"/>
        </w:rPr>
        <w:t xml:space="preserve"> äy</w:t>
      </w:r>
      <w:r w:rsidR="0075485B" w:rsidRPr="00CB6B4E">
        <w:rPr>
          <w:lang w:val="fi-FI"/>
        </w:rPr>
        <w:t>,</w:t>
      </w:r>
      <w:r w:rsidRPr="00CB6B4E">
        <w:rPr>
          <w:i/>
          <w:lang w:val="fi-FI"/>
        </w:rPr>
        <w:t xml:space="preserve"> </w:t>
      </w:r>
      <w:r w:rsidR="00BD6F9A" w:rsidRPr="00CB6B4E">
        <w:rPr>
          <w:i/>
          <w:lang w:val="fi-FI"/>
        </w:rPr>
        <w:t>öy</w:t>
      </w:r>
      <w:r w:rsidR="006A333E" w:rsidRPr="00CB6B4E">
        <w:rPr>
          <w:lang w:val="fi-FI"/>
        </w:rPr>
        <w:t>.</w:t>
      </w:r>
      <w:r w:rsidR="00BD6F9A" w:rsidRPr="00CB6B4E">
        <w:rPr>
          <w:lang w:val="fi-FI"/>
        </w:rPr>
        <w:t xml:space="preserve"> </w:t>
      </w:r>
      <w:r w:rsidR="007A3FED" w:rsidRPr="00CB6B4E">
        <w:rPr>
          <w:lang w:val="fi-FI"/>
        </w:rPr>
        <w:t xml:space="preserve">Esimerkkii: </w:t>
      </w:r>
      <w:r w:rsidR="007A3FED" w:rsidRPr="00CB6B4E">
        <w:rPr>
          <w:i/>
          <w:lang w:val="fi-FI"/>
        </w:rPr>
        <w:t>sauna</w:t>
      </w:r>
      <w:r w:rsidR="0075485B" w:rsidRPr="00CB6B4E">
        <w:rPr>
          <w:lang w:val="fi-FI"/>
        </w:rPr>
        <w:t>,</w:t>
      </w:r>
      <w:r w:rsidR="007A3FED" w:rsidRPr="00CB6B4E">
        <w:rPr>
          <w:i/>
          <w:lang w:val="fi-FI"/>
        </w:rPr>
        <w:t xml:space="preserve"> </w:t>
      </w:r>
      <w:r w:rsidR="006A333E" w:rsidRPr="00CB6B4E">
        <w:rPr>
          <w:i/>
          <w:lang w:val="fi-FI"/>
        </w:rPr>
        <w:t>neula</w:t>
      </w:r>
      <w:r w:rsidR="0075485B" w:rsidRPr="00CB6B4E">
        <w:rPr>
          <w:lang w:val="fi-FI"/>
        </w:rPr>
        <w:t>,</w:t>
      </w:r>
      <w:r w:rsidR="00602605" w:rsidRPr="00CB6B4E">
        <w:rPr>
          <w:i/>
          <w:lang w:val="fi-FI"/>
        </w:rPr>
        <w:t xml:space="preserve"> koulu</w:t>
      </w:r>
      <w:r w:rsidR="001B127A" w:rsidRPr="00CB6B4E">
        <w:rPr>
          <w:lang w:val="fi-FI"/>
        </w:rPr>
        <w:t>,</w:t>
      </w:r>
      <w:r w:rsidR="006A333E" w:rsidRPr="00CB6B4E">
        <w:rPr>
          <w:i/>
          <w:lang w:val="fi-FI"/>
        </w:rPr>
        <w:t xml:space="preserve"> häyt</w:t>
      </w:r>
      <w:r w:rsidR="001B6E25" w:rsidRPr="00CB6B4E">
        <w:rPr>
          <w:i/>
          <w:lang w:val="fi-FI"/>
        </w:rPr>
        <w:t>t</w:t>
      </w:r>
      <w:r w:rsidR="006A333E" w:rsidRPr="00CB6B4E">
        <w:rPr>
          <w:i/>
          <w:lang w:val="fi-FI"/>
        </w:rPr>
        <w:t>yy</w:t>
      </w:r>
      <w:r w:rsidR="0075485B" w:rsidRPr="00CB6B4E">
        <w:rPr>
          <w:lang w:val="fi-FI"/>
        </w:rPr>
        <w:t>,</w:t>
      </w:r>
      <w:r w:rsidR="006A333E" w:rsidRPr="00CB6B4E">
        <w:rPr>
          <w:i/>
          <w:lang w:val="fi-FI"/>
        </w:rPr>
        <w:t xml:space="preserve"> köyhä</w:t>
      </w:r>
      <w:r w:rsidR="001518C5" w:rsidRPr="00CB6B4E">
        <w:rPr>
          <w:lang w:val="fi-FI"/>
        </w:rPr>
        <w:t>.</w:t>
      </w:r>
    </w:p>
    <w:p w14:paraId="0D0903F4" w14:textId="17B7F812" w:rsidR="001518C5" w:rsidRPr="00CB6B4E" w:rsidRDefault="00B36614" w:rsidP="00BD2A19">
      <w:pPr>
        <w:spacing w:before="120" w:after="120"/>
        <w:rPr>
          <w:lang w:val="fi-FI"/>
        </w:rPr>
      </w:pPr>
      <w:r w:rsidRPr="00CB6B4E">
        <w:rPr>
          <w:lang w:val="fi-FI"/>
        </w:rPr>
        <w:t>Pronome</w:t>
      </w:r>
      <w:r w:rsidR="0043005C" w:rsidRPr="00CB6B4E">
        <w:rPr>
          <w:lang w:val="fi-FI"/>
        </w:rPr>
        <w:t xml:space="preserve">nin </w:t>
      </w:r>
      <w:r w:rsidR="0043005C" w:rsidRPr="00CB6B4E">
        <w:rPr>
          <w:i/>
          <w:lang w:val="fi-FI"/>
        </w:rPr>
        <w:t xml:space="preserve">nuot </w:t>
      </w:r>
      <w:r w:rsidR="0043005C" w:rsidRPr="00CB6B4E">
        <w:rPr>
          <w:lang w:val="fi-FI"/>
        </w:rPr>
        <w:t>tai</w:t>
      </w:r>
      <w:r w:rsidR="005E2AFF" w:rsidRPr="00CB6B4E">
        <w:rPr>
          <w:lang w:val="fi-FI"/>
        </w:rPr>
        <w:t xml:space="preserve">vutuksesta löyttyy kans </w:t>
      </w:r>
      <w:r w:rsidR="005E2AFF" w:rsidRPr="00CB6B4E">
        <w:rPr>
          <w:smallCaps/>
          <w:lang w:val="fi-FI"/>
        </w:rPr>
        <w:t>triftong</w:t>
      </w:r>
      <w:r w:rsidR="0043005C" w:rsidRPr="00CB6B4E">
        <w:rPr>
          <w:smallCaps/>
          <w:lang w:val="fi-FI"/>
        </w:rPr>
        <w:t>i</w:t>
      </w:r>
      <w:r w:rsidR="0043005C" w:rsidRPr="00CB6B4E">
        <w:rPr>
          <w:lang w:val="fi-FI"/>
        </w:rPr>
        <w:t xml:space="preserve">: </w:t>
      </w:r>
      <w:r w:rsidR="0043005C" w:rsidRPr="00CB6B4E">
        <w:rPr>
          <w:i/>
          <w:lang w:val="fi-FI"/>
        </w:rPr>
        <w:t>nuoilta</w:t>
      </w:r>
      <w:r w:rsidR="0075485B" w:rsidRPr="00CB6B4E">
        <w:rPr>
          <w:lang w:val="fi-FI"/>
        </w:rPr>
        <w:t>,</w:t>
      </w:r>
      <w:r w:rsidR="0043005C" w:rsidRPr="00CB6B4E">
        <w:rPr>
          <w:i/>
          <w:lang w:val="fi-FI"/>
        </w:rPr>
        <w:t xml:space="preserve"> nuoitten</w:t>
      </w:r>
      <w:r w:rsidR="0043005C" w:rsidRPr="00CB6B4E">
        <w:rPr>
          <w:lang w:val="fi-FI"/>
        </w:rPr>
        <w:t xml:space="preserve"> jne. Dialektiista löyttyy kans muunlaissii triftongiita.</w:t>
      </w:r>
    </w:p>
    <w:p w14:paraId="40988297" w14:textId="77777777" w:rsidR="00F904D4" w:rsidRPr="00CB6B4E" w:rsidRDefault="00FA771D" w:rsidP="00BD2A19">
      <w:pPr>
        <w:spacing w:before="120" w:after="120"/>
        <w:rPr>
          <w:lang w:val="fi-FI"/>
        </w:rPr>
      </w:pPr>
      <w:r w:rsidRPr="00CB6B4E">
        <w:rPr>
          <w:lang w:val="fi-FI"/>
        </w:rPr>
        <w:t xml:space="preserve">Muissa </w:t>
      </w:r>
      <w:r w:rsidR="00EC39D8" w:rsidRPr="00CB6B4E">
        <w:rPr>
          <w:lang w:val="fi-FI"/>
        </w:rPr>
        <w:t>taphau</w:t>
      </w:r>
      <w:r w:rsidRPr="00CB6B4E">
        <w:rPr>
          <w:lang w:val="fi-FI"/>
        </w:rPr>
        <w:t xml:space="preserve">ksissa </w:t>
      </w:r>
      <w:r w:rsidR="000808F0" w:rsidRPr="00CB6B4E">
        <w:rPr>
          <w:lang w:val="fi-FI"/>
        </w:rPr>
        <w:t>tekstissä vie</w:t>
      </w:r>
      <w:r w:rsidR="00DB27A4" w:rsidRPr="00CB6B4E">
        <w:rPr>
          <w:lang w:val="fi-FI"/>
        </w:rPr>
        <w:t>ritysten olleevat vokaalit kuuluthaan eri</w:t>
      </w:r>
      <w:r w:rsidR="006678A0" w:rsidRPr="00CB6B4E">
        <w:rPr>
          <w:lang w:val="fi-FI"/>
        </w:rPr>
        <w:t xml:space="preserve"> tav</w:t>
      </w:r>
      <w:r w:rsidR="00DB27A4" w:rsidRPr="00CB6B4E">
        <w:rPr>
          <w:lang w:val="fi-FI"/>
        </w:rPr>
        <w:t>huin</w:t>
      </w:r>
      <w:r w:rsidR="00F904D4" w:rsidRPr="00CB6B4E">
        <w:rPr>
          <w:lang w:val="fi-FI"/>
        </w:rPr>
        <w:t>.</w:t>
      </w:r>
    </w:p>
    <w:p w14:paraId="6E59088C" w14:textId="2965C738" w:rsidR="00080185" w:rsidRPr="00CB6B4E" w:rsidRDefault="001B5D6D" w:rsidP="00BD2A19">
      <w:pPr>
        <w:spacing w:before="120" w:after="120"/>
        <w:rPr>
          <w:lang w:val="fi-FI"/>
        </w:rPr>
      </w:pPr>
      <w:r w:rsidRPr="00CB6B4E">
        <w:rPr>
          <w:lang w:val="fi-FI"/>
        </w:rPr>
        <w:t xml:space="preserve">Kauvempanna sanassa </w:t>
      </w:r>
      <w:r w:rsidR="00EF5D52" w:rsidRPr="00CB6B4E">
        <w:rPr>
          <w:lang w:val="fi-FI"/>
        </w:rPr>
        <w:t xml:space="preserve">eli </w:t>
      </w:r>
      <w:r w:rsidR="00170A84" w:rsidRPr="00CB6B4E">
        <w:rPr>
          <w:lang w:val="fi-FI"/>
        </w:rPr>
        <w:t>toisessa</w:t>
      </w:r>
      <w:r w:rsidR="00EF5D52" w:rsidRPr="00CB6B4E">
        <w:rPr>
          <w:lang w:val="fi-FI"/>
        </w:rPr>
        <w:t>,</w:t>
      </w:r>
      <w:r w:rsidR="003C10EB" w:rsidRPr="00CB6B4E">
        <w:rPr>
          <w:lang w:val="fi-FI"/>
        </w:rPr>
        <w:t xml:space="preserve"> </w:t>
      </w:r>
      <w:r w:rsidR="00EF5D52" w:rsidRPr="00CB6B4E">
        <w:rPr>
          <w:lang w:val="fi-FI"/>
        </w:rPr>
        <w:t>kolmanessa jne.</w:t>
      </w:r>
      <w:r w:rsidR="006678A0" w:rsidRPr="00CB6B4E">
        <w:rPr>
          <w:lang w:val="fi-FI"/>
        </w:rPr>
        <w:t xml:space="preserve"> tav</w:t>
      </w:r>
      <w:r w:rsidR="003C10EB" w:rsidRPr="00CB6B4E">
        <w:rPr>
          <w:lang w:val="fi-FI"/>
        </w:rPr>
        <w:t>ussa</w:t>
      </w:r>
      <w:r w:rsidR="00EF5D52" w:rsidRPr="00CB6B4E">
        <w:rPr>
          <w:lang w:val="fi-FI"/>
        </w:rPr>
        <w:t>,</w:t>
      </w:r>
      <w:r w:rsidR="003C10EB" w:rsidRPr="00CB6B4E">
        <w:rPr>
          <w:lang w:val="fi-FI"/>
        </w:rPr>
        <w:t xml:space="preserve"> </w:t>
      </w:r>
      <w:r w:rsidRPr="00CB6B4E">
        <w:rPr>
          <w:lang w:val="fi-FI"/>
        </w:rPr>
        <w:t xml:space="preserve">oon tyhä </w:t>
      </w:r>
      <w:r w:rsidRPr="00CB6B4E">
        <w:rPr>
          <w:i/>
          <w:lang w:val="fi-FI"/>
        </w:rPr>
        <w:t>i</w:t>
      </w:r>
      <w:r w:rsidRPr="00CB6B4E">
        <w:rPr>
          <w:lang w:val="fi-FI"/>
        </w:rPr>
        <w:t>-loppuissii diftongiita</w:t>
      </w:r>
      <w:r w:rsidR="00F32F71" w:rsidRPr="00CB6B4E">
        <w:rPr>
          <w:lang w:val="fi-FI"/>
        </w:rPr>
        <w:t xml:space="preserve">, niin ko </w:t>
      </w:r>
      <w:r w:rsidR="00F32F71" w:rsidRPr="00CB6B4E">
        <w:rPr>
          <w:i/>
          <w:lang w:val="fi-FI"/>
        </w:rPr>
        <w:t>havaita</w:t>
      </w:r>
      <w:r w:rsidR="00F32F71" w:rsidRPr="00CB6B4E">
        <w:rPr>
          <w:lang w:val="fi-FI"/>
        </w:rPr>
        <w:t xml:space="preserve">, </w:t>
      </w:r>
      <w:r w:rsidR="00F32F71" w:rsidRPr="00CB6B4E">
        <w:rPr>
          <w:i/>
          <w:lang w:val="fi-FI"/>
        </w:rPr>
        <w:t>taloissa</w:t>
      </w:r>
      <w:r w:rsidR="0075485B" w:rsidRPr="00CB6B4E">
        <w:rPr>
          <w:lang w:val="fi-FI"/>
        </w:rPr>
        <w:t>,</w:t>
      </w:r>
      <w:r w:rsidR="00F32F71" w:rsidRPr="00CB6B4E">
        <w:rPr>
          <w:i/>
          <w:lang w:val="fi-FI"/>
        </w:rPr>
        <w:t xml:space="preserve"> </w:t>
      </w:r>
      <w:r w:rsidR="00BE35AD" w:rsidRPr="00CB6B4E">
        <w:rPr>
          <w:i/>
          <w:lang w:val="fi-FI"/>
        </w:rPr>
        <w:t>aurinkoinen</w:t>
      </w:r>
      <w:r w:rsidR="001B127A" w:rsidRPr="00CB6B4E">
        <w:rPr>
          <w:lang w:val="fi-FI"/>
        </w:rPr>
        <w:t>.</w:t>
      </w:r>
      <w:r w:rsidR="00BE35AD" w:rsidRPr="00CB6B4E">
        <w:rPr>
          <w:i/>
          <w:lang w:val="fi-FI"/>
        </w:rPr>
        <w:t xml:space="preserve"> </w:t>
      </w:r>
      <w:r w:rsidR="00BE35AD" w:rsidRPr="00CB6B4E">
        <w:rPr>
          <w:lang w:val="fi-FI"/>
        </w:rPr>
        <w:t xml:space="preserve">Muut kahđen vokaalin </w:t>
      </w:r>
      <w:r w:rsidR="00D1685A" w:rsidRPr="00CB6B4E">
        <w:rPr>
          <w:lang w:val="fi-FI"/>
        </w:rPr>
        <w:t>raiđot jajethaan sitte kauvenpanna sanassa oshiin</w:t>
      </w:r>
      <w:r w:rsidR="00080185" w:rsidRPr="00CB6B4E">
        <w:rPr>
          <w:lang w:val="fi-FI"/>
        </w:rPr>
        <w:t xml:space="preserve"> </w:t>
      </w:r>
      <w:r w:rsidR="00D1685A" w:rsidRPr="00CB6B4E">
        <w:rPr>
          <w:lang w:val="fi-FI"/>
        </w:rPr>
        <w:t>eli sanan</w:t>
      </w:r>
      <w:r w:rsidR="002D0162" w:rsidRPr="00CB6B4E">
        <w:rPr>
          <w:lang w:val="fi-FI"/>
        </w:rPr>
        <w:t xml:space="preserve"> </w:t>
      </w:r>
      <w:r w:rsidR="002D0162" w:rsidRPr="00CB6B4E">
        <w:rPr>
          <w:i/>
          <w:lang w:val="fi-FI"/>
        </w:rPr>
        <w:t>kaota</w:t>
      </w:r>
      <w:r w:rsidR="002D0162" w:rsidRPr="00CB6B4E">
        <w:rPr>
          <w:lang w:val="fi-FI"/>
        </w:rPr>
        <w:t xml:space="preserve"> ja</w:t>
      </w:r>
      <w:r w:rsidR="00D1685A" w:rsidRPr="00CB6B4E">
        <w:rPr>
          <w:lang w:val="fi-FI"/>
        </w:rPr>
        <w:t>j</w:t>
      </w:r>
      <w:r w:rsidR="002D0162" w:rsidRPr="00CB6B4E">
        <w:rPr>
          <w:lang w:val="fi-FI"/>
        </w:rPr>
        <w:t xml:space="preserve">ama </w:t>
      </w:r>
      <w:r w:rsidR="002D0162" w:rsidRPr="00CB6B4E">
        <w:rPr>
          <w:i/>
          <w:lang w:val="fi-FI"/>
        </w:rPr>
        <w:t>ka-o-ta</w:t>
      </w:r>
      <w:r w:rsidR="002D0162" w:rsidRPr="00CB6B4E">
        <w:rPr>
          <w:lang w:val="fi-FI"/>
        </w:rPr>
        <w:t xml:space="preserve"> ja sanan </w:t>
      </w:r>
      <w:r w:rsidR="00170A84" w:rsidRPr="00CB6B4E">
        <w:rPr>
          <w:i/>
          <w:lang w:val="fi-FI"/>
        </w:rPr>
        <w:t>taphaus</w:t>
      </w:r>
      <w:r w:rsidR="00170A84" w:rsidRPr="00CB6B4E">
        <w:rPr>
          <w:lang w:val="fi-FI"/>
        </w:rPr>
        <w:t xml:space="preserve"> ja</w:t>
      </w:r>
      <w:r w:rsidR="00D1685A" w:rsidRPr="00CB6B4E">
        <w:rPr>
          <w:lang w:val="fi-FI"/>
        </w:rPr>
        <w:t>j</w:t>
      </w:r>
      <w:r w:rsidR="00170A84" w:rsidRPr="00CB6B4E">
        <w:rPr>
          <w:lang w:val="fi-FI"/>
        </w:rPr>
        <w:t xml:space="preserve">ama </w:t>
      </w:r>
      <w:r w:rsidR="00170A84" w:rsidRPr="00CB6B4E">
        <w:rPr>
          <w:i/>
          <w:lang w:val="fi-FI"/>
        </w:rPr>
        <w:t>tap</w:t>
      </w:r>
      <w:r w:rsidR="00AB5421" w:rsidRPr="00CB6B4E">
        <w:rPr>
          <w:i/>
          <w:lang w:val="fi-FI"/>
        </w:rPr>
        <w:t>-</w:t>
      </w:r>
      <w:r w:rsidR="00170A84" w:rsidRPr="00CB6B4E">
        <w:rPr>
          <w:i/>
          <w:lang w:val="fi-FI"/>
        </w:rPr>
        <w:t>ha-us</w:t>
      </w:r>
      <w:r w:rsidR="002D0162" w:rsidRPr="00CB6B4E">
        <w:rPr>
          <w:lang w:val="fi-FI"/>
        </w:rPr>
        <w:t>.</w:t>
      </w:r>
    </w:p>
    <w:p w14:paraId="68A9DDF7" w14:textId="2F30A514" w:rsidR="00B30251" w:rsidRPr="00A95D68" w:rsidRDefault="006678A0" w:rsidP="00BD2A19">
      <w:pPr>
        <w:pStyle w:val="Overskrift2"/>
      </w:pPr>
      <w:bookmarkStart w:id="54" w:name="_2.2._Tavvu,_tavvupaino_1"/>
      <w:bookmarkStart w:id="55" w:name="_2.2._Tavvu,_tavvupaino"/>
      <w:bookmarkStart w:id="56" w:name="_2.2._Tavvu,_tavvupaino_2"/>
      <w:bookmarkStart w:id="57" w:name="_Toc81192439"/>
      <w:bookmarkStart w:id="58" w:name="_Toc84997948"/>
      <w:bookmarkStart w:id="59" w:name="_Toc198266810"/>
      <w:bookmarkStart w:id="60" w:name="_Toc209168556"/>
      <w:bookmarkStart w:id="61" w:name="_Toc241129204"/>
      <w:bookmarkStart w:id="62" w:name="_Toc311273699"/>
      <w:bookmarkEnd w:id="54"/>
      <w:bookmarkEnd w:id="55"/>
      <w:bookmarkEnd w:id="56"/>
      <w:r>
        <w:t>Tav</w:t>
      </w:r>
      <w:r w:rsidR="00B30251" w:rsidRPr="00A95D68">
        <w:t>u,</w:t>
      </w:r>
      <w:r>
        <w:t xml:space="preserve"> tav</w:t>
      </w:r>
      <w:r w:rsidR="00B30251" w:rsidRPr="00A95D68">
        <w:t>upaino ja</w:t>
      </w:r>
      <w:r>
        <w:t xml:space="preserve"> tav</w:t>
      </w:r>
      <w:r w:rsidR="00B30251" w:rsidRPr="00A95D68">
        <w:t>un pittuus</w:t>
      </w:r>
      <w:bookmarkEnd w:id="57"/>
      <w:bookmarkEnd w:id="58"/>
      <w:bookmarkEnd w:id="59"/>
      <w:bookmarkEnd w:id="60"/>
      <w:bookmarkEnd w:id="61"/>
      <w:bookmarkEnd w:id="62"/>
    </w:p>
    <w:p w14:paraId="57B5375A" w14:textId="49B572C6" w:rsidR="00B30251" w:rsidRPr="00A95D68" w:rsidRDefault="00B30251" w:rsidP="00BD2A19">
      <w:pPr>
        <w:pStyle w:val="Overskrift3"/>
      </w:pPr>
      <w:bookmarkStart w:id="63" w:name="_2.2.1._Mikä_on"/>
      <w:bookmarkStart w:id="64" w:name="_Toc81192440"/>
      <w:bookmarkStart w:id="65" w:name="_Toc84997949"/>
      <w:bookmarkStart w:id="66" w:name="_Toc198266811"/>
      <w:bookmarkStart w:id="67" w:name="_Toc209168557"/>
      <w:bookmarkStart w:id="68" w:name="_Toc241129205"/>
      <w:bookmarkStart w:id="69" w:name="_Toc311273700"/>
      <w:bookmarkEnd w:id="63"/>
      <w:r w:rsidRPr="00A95D68">
        <w:t>Mikä</w:t>
      </w:r>
      <w:r w:rsidR="00491195">
        <w:t xml:space="preserve"> oon </w:t>
      </w:r>
      <w:r w:rsidR="006678A0">
        <w:t>tav</w:t>
      </w:r>
      <w:r w:rsidRPr="00A95D68">
        <w:t>u?</w:t>
      </w:r>
      <w:bookmarkEnd w:id="64"/>
      <w:bookmarkEnd w:id="65"/>
      <w:bookmarkEnd w:id="66"/>
      <w:bookmarkEnd w:id="67"/>
      <w:bookmarkEnd w:id="68"/>
      <w:bookmarkEnd w:id="69"/>
    </w:p>
    <w:p w14:paraId="17F539E0" w14:textId="2A730106" w:rsidR="00B30251" w:rsidRPr="00CB6B4E" w:rsidRDefault="00B30251" w:rsidP="00EF5D52">
      <w:pPr>
        <w:pStyle w:val="Brdtekst"/>
        <w:spacing w:before="120"/>
        <w:rPr>
          <w:lang w:val="fi-FI"/>
        </w:rPr>
      </w:pPr>
      <w:r w:rsidRPr="00CB6B4E">
        <w:rPr>
          <w:lang w:val="fi-FI"/>
        </w:rPr>
        <w:t>Sana oon pantu kokhoon</w:t>
      </w:r>
      <w:r w:rsidR="006678A0" w:rsidRPr="00CB6B4E">
        <w:rPr>
          <w:lang w:val="fi-FI"/>
        </w:rPr>
        <w:t xml:space="preserve"> tav</w:t>
      </w:r>
      <w:r w:rsidRPr="00CB6B4E">
        <w:rPr>
          <w:lang w:val="fi-FI"/>
        </w:rPr>
        <w:t>uista, jokka taas oon pantu kokhoon äänistä. Niin ko sana</w:t>
      </w:r>
      <w:r w:rsidR="00EF5D52" w:rsidRPr="00CB6B4E">
        <w:rPr>
          <w:lang w:val="fi-FI"/>
        </w:rPr>
        <w:t xml:space="preserve"> </w:t>
      </w:r>
      <w:r w:rsidRPr="00CB6B4E">
        <w:rPr>
          <w:i/>
          <w:lang w:val="fi-FI"/>
        </w:rPr>
        <w:t>kai-nu-lai-sis-ta</w:t>
      </w:r>
      <w:r w:rsidR="00EF5D52" w:rsidRPr="00CB6B4E">
        <w:rPr>
          <w:i/>
          <w:lang w:val="fi-FI"/>
        </w:rPr>
        <w:t xml:space="preserve"> </w:t>
      </w:r>
      <w:r w:rsidRPr="00CB6B4E">
        <w:rPr>
          <w:lang w:val="fi-FI"/>
        </w:rPr>
        <w:t>oon pantu kokhoon viiđestä</w:t>
      </w:r>
      <w:r w:rsidR="006678A0" w:rsidRPr="00CB6B4E">
        <w:rPr>
          <w:lang w:val="fi-FI"/>
        </w:rPr>
        <w:t xml:space="preserve"> tav</w:t>
      </w:r>
      <w:r w:rsidRPr="00CB6B4E">
        <w:rPr>
          <w:lang w:val="fi-FI"/>
        </w:rPr>
        <w:t>usta.</w:t>
      </w:r>
    </w:p>
    <w:p w14:paraId="35B9FC8D" w14:textId="74B4B910" w:rsidR="00F64FC8" w:rsidRPr="00CB6B4E" w:rsidRDefault="00F64FC8" w:rsidP="00BD2A19">
      <w:pPr>
        <w:spacing w:before="120" w:after="120"/>
        <w:rPr>
          <w:lang w:val="fi-FI"/>
        </w:rPr>
      </w:pPr>
      <w:r w:rsidRPr="00CB6B4E">
        <w:rPr>
          <w:lang w:val="fi-FI"/>
        </w:rPr>
        <w:t xml:space="preserve">Tavvuin rajan valtasääntö oon, ette jokhaisen </w:t>
      </w:r>
      <w:r w:rsidR="00E059BF" w:rsidRPr="00CB6B4E">
        <w:rPr>
          <w:lang w:val="fi-FI"/>
        </w:rPr>
        <w:t>konsonantin ja vokaalin kombinas</w:t>
      </w:r>
      <w:r w:rsidRPr="00CB6B4E">
        <w:rPr>
          <w:lang w:val="fi-FI"/>
        </w:rPr>
        <w:t>u</w:t>
      </w:r>
      <w:r w:rsidR="00E059BF" w:rsidRPr="00CB6B4E">
        <w:rPr>
          <w:lang w:val="fi-FI"/>
        </w:rPr>
        <w:t>u</w:t>
      </w:r>
      <w:r w:rsidRPr="00CB6B4E">
        <w:rPr>
          <w:lang w:val="fi-FI"/>
        </w:rPr>
        <w:t>nin eđessä oon</w:t>
      </w:r>
      <w:r w:rsidR="006678A0" w:rsidRPr="00CB6B4E">
        <w:rPr>
          <w:lang w:val="fi-FI"/>
        </w:rPr>
        <w:t xml:space="preserve"> tav</w:t>
      </w:r>
      <w:r w:rsidRPr="00CB6B4E">
        <w:rPr>
          <w:lang w:val="fi-FI"/>
        </w:rPr>
        <w:t>uraja.</w:t>
      </w:r>
    </w:p>
    <w:p w14:paraId="07BC8F67" w14:textId="77777777" w:rsidR="00F904D4" w:rsidRPr="00CB6B4E" w:rsidRDefault="00B30251" w:rsidP="00BD2A19">
      <w:pPr>
        <w:pStyle w:val="Brdtekst"/>
        <w:spacing w:before="120"/>
        <w:rPr>
          <w:lang w:val="fi-FI"/>
        </w:rPr>
      </w:pPr>
      <w:r w:rsidRPr="00CB6B4E">
        <w:rPr>
          <w:lang w:val="fi-FI"/>
        </w:rPr>
        <w:t>Joskus</w:t>
      </w:r>
      <w:r w:rsidR="006678A0" w:rsidRPr="00CB6B4E">
        <w:rPr>
          <w:lang w:val="fi-FI"/>
        </w:rPr>
        <w:t xml:space="preserve"> tav</w:t>
      </w:r>
      <w:r w:rsidRPr="00CB6B4E">
        <w:rPr>
          <w:lang w:val="fi-FI"/>
        </w:rPr>
        <w:t xml:space="preserve">uraja saattaa kulkkeet kans kahđen vokaalin välistä, niin ko sanassa </w:t>
      </w:r>
      <w:r w:rsidRPr="00CB6B4E">
        <w:rPr>
          <w:i/>
          <w:lang w:val="fi-FI"/>
        </w:rPr>
        <w:t>A-lat-ti-o</w:t>
      </w:r>
      <w:r w:rsidRPr="00CB6B4E">
        <w:rPr>
          <w:lang w:val="fi-FI"/>
        </w:rPr>
        <w:t xml:space="preserve">. Tämä ei kuitenkhaan ole </w:t>
      </w:r>
      <w:r w:rsidR="001B6E25" w:rsidRPr="00CB6B4E">
        <w:rPr>
          <w:lang w:val="fi-FI"/>
        </w:rPr>
        <w:t xml:space="preserve">oikhein </w:t>
      </w:r>
      <w:r w:rsidRPr="00CB6B4E">
        <w:rPr>
          <w:lang w:val="fi-FI"/>
        </w:rPr>
        <w:t>tavalinen, sillä ko usheimitten</w:t>
      </w:r>
      <w:r w:rsidR="00EF5D52" w:rsidRPr="00CB6B4E">
        <w:rPr>
          <w:lang w:val="fi-FI"/>
        </w:rPr>
        <w:t>,</w:t>
      </w:r>
      <w:r w:rsidR="00343C51" w:rsidRPr="00CB6B4E">
        <w:rPr>
          <w:lang w:val="fi-FI"/>
        </w:rPr>
        <w:t xml:space="preserve"> ko kaksi vokaalii oon </w:t>
      </w:r>
      <w:r w:rsidR="00343C51" w:rsidRPr="00CB6B4E">
        <w:rPr>
          <w:lang w:val="fi-FI"/>
        </w:rPr>
        <w:lastRenderedPageBreak/>
        <w:t>pö</w:t>
      </w:r>
      <w:r w:rsidRPr="00CB6B4E">
        <w:rPr>
          <w:lang w:val="fi-FI"/>
        </w:rPr>
        <w:t>rätysten, se net haamustethaan diftongin. Ja silloin ei niitten välissä tietenkhään ole mithään</w:t>
      </w:r>
      <w:r w:rsidR="006678A0" w:rsidRPr="00CB6B4E">
        <w:rPr>
          <w:lang w:val="fi-FI"/>
        </w:rPr>
        <w:t xml:space="preserve"> tav</w:t>
      </w:r>
      <w:r w:rsidRPr="00CB6B4E">
        <w:rPr>
          <w:lang w:val="fi-FI"/>
        </w:rPr>
        <w:t>urajjaa</w:t>
      </w:r>
      <w:r w:rsidR="00F904D4" w:rsidRPr="00CB6B4E">
        <w:rPr>
          <w:lang w:val="fi-FI"/>
        </w:rPr>
        <w:t>.</w:t>
      </w:r>
    </w:p>
    <w:p w14:paraId="17F0A3F7" w14:textId="35D6AD21" w:rsidR="003B6B78" w:rsidRPr="009E3248" w:rsidRDefault="003B6B78" w:rsidP="00BD2A19">
      <w:pPr>
        <w:pStyle w:val="Brdtekst"/>
        <w:spacing w:before="120"/>
      </w:pPr>
      <w:r w:rsidRPr="00CB6B4E">
        <w:rPr>
          <w:lang w:val="fi-FI"/>
        </w:rPr>
        <w:t xml:space="preserve">Jos kaksi vokaalii, mikkä kuuluthaan eri tavhuin, jouđuthaan vieritysten, se niitten välhiin panema merkin ’, niin ko </w:t>
      </w:r>
      <w:r w:rsidR="003D4F04" w:rsidRPr="00CB6B4E">
        <w:rPr>
          <w:lang w:val="fi-FI"/>
        </w:rPr>
        <w:t>(</w:t>
      </w:r>
      <w:r w:rsidR="003D4F04" w:rsidRPr="00CB6B4E">
        <w:rPr>
          <w:i/>
          <w:lang w:val="fi-FI"/>
        </w:rPr>
        <w:t>sata</w:t>
      </w:r>
      <w:r w:rsidR="003D4F04" w:rsidRPr="00CB6B4E">
        <w:rPr>
          <w:lang w:val="fi-FI"/>
        </w:rPr>
        <w:t xml:space="preserve"> →) </w:t>
      </w:r>
      <w:r w:rsidR="003D4F04" w:rsidRPr="00CB6B4E">
        <w:rPr>
          <w:i/>
          <w:lang w:val="fi-FI"/>
        </w:rPr>
        <w:t>sa’as</w:t>
      </w:r>
      <w:r w:rsidR="003D4F04" w:rsidRPr="00CB6B4E">
        <w:rPr>
          <w:lang w:val="fi-FI"/>
        </w:rPr>
        <w:t>, (</w:t>
      </w:r>
      <w:r w:rsidR="003D4F04" w:rsidRPr="00CB6B4E">
        <w:rPr>
          <w:i/>
          <w:lang w:val="fi-FI"/>
        </w:rPr>
        <w:t>hauki</w:t>
      </w:r>
      <w:r w:rsidR="003D4F04" w:rsidRPr="00CB6B4E">
        <w:rPr>
          <w:lang w:val="fi-FI"/>
        </w:rPr>
        <w:t xml:space="preserve"> :) </w:t>
      </w:r>
      <w:r w:rsidR="003D4F04" w:rsidRPr="00CB6B4E">
        <w:rPr>
          <w:i/>
          <w:lang w:val="fi-FI"/>
        </w:rPr>
        <w:t>hau’issa</w:t>
      </w:r>
      <w:r w:rsidR="001B127A" w:rsidRPr="00CB6B4E">
        <w:rPr>
          <w:lang w:val="fi-FI"/>
        </w:rPr>
        <w:t>.</w:t>
      </w:r>
      <w:r w:rsidR="005C3B33" w:rsidRPr="00CB6B4E">
        <w:rPr>
          <w:i/>
          <w:lang w:val="fi-FI"/>
        </w:rPr>
        <w:t xml:space="preserve"> </w:t>
      </w:r>
      <w:r w:rsidR="005C3B33" w:rsidRPr="00CB6B4E">
        <w:rPr>
          <w:lang w:val="fi-FI"/>
        </w:rPr>
        <w:t xml:space="preserve">Tätä merkkii kuitenki käytämä tyhä silloin, ko sanan muutoin </w:t>
      </w:r>
      <w:r w:rsidR="009E3248" w:rsidRPr="00CB6B4E">
        <w:rPr>
          <w:lang w:val="fi-FI"/>
        </w:rPr>
        <w:t>saattais lukkeet väärin. K</w:t>
      </w:r>
      <w:r w:rsidR="005C3B33" w:rsidRPr="00CB6B4E">
        <w:rPr>
          <w:lang w:val="fi-FI"/>
        </w:rPr>
        <w:t xml:space="preserve">irjoitamma esimerkiksi </w:t>
      </w:r>
      <w:r w:rsidR="009E3248" w:rsidRPr="00CB6B4E">
        <w:rPr>
          <w:lang w:val="fi-FI"/>
        </w:rPr>
        <w:t>(</w:t>
      </w:r>
      <w:r w:rsidR="009E3248" w:rsidRPr="00CB6B4E">
        <w:rPr>
          <w:i/>
          <w:lang w:val="fi-FI"/>
        </w:rPr>
        <w:t xml:space="preserve">tieto </w:t>
      </w:r>
      <w:r w:rsidR="009E3248" w:rsidRPr="00CB6B4E">
        <w:rPr>
          <w:lang w:val="fi-FI"/>
        </w:rPr>
        <w:t xml:space="preserve">:) </w:t>
      </w:r>
      <w:r w:rsidR="009E3248" w:rsidRPr="00CB6B4E">
        <w:rPr>
          <w:i/>
          <w:lang w:val="fi-FI"/>
        </w:rPr>
        <w:t>tieot</w:t>
      </w:r>
      <w:r w:rsidR="001B127A" w:rsidRPr="00CB6B4E">
        <w:rPr>
          <w:lang w:val="fi-FI"/>
        </w:rPr>
        <w:t>,</w:t>
      </w:r>
      <w:r w:rsidR="00DD49B9" w:rsidRPr="00CB6B4E">
        <w:rPr>
          <w:i/>
          <w:lang w:val="fi-FI"/>
        </w:rPr>
        <w:t xml:space="preserve"> </w:t>
      </w:r>
      <w:r w:rsidR="00DD49B9" w:rsidRPr="00CB6B4E">
        <w:rPr>
          <w:lang w:val="fi-FI"/>
        </w:rPr>
        <w:t>(</w:t>
      </w:r>
      <w:r w:rsidR="00DD49B9" w:rsidRPr="00CB6B4E">
        <w:rPr>
          <w:i/>
          <w:lang w:val="fi-FI"/>
        </w:rPr>
        <w:t>joki</w:t>
      </w:r>
      <w:r w:rsidR="00DD49B9" w:rsidRPr="00CB6B4E">
        <w:rPr>
          <w:lang w:val="fi-FI"/>
        </w:rPr>
        <w:t xml:space="preserve"> :) </w:t>
      </w:r>
      <w:r w:rsidR="00DD49B9" w:rsidRPr="00CB6B4E">
        <w:rPr>
          <w:i/>
          <w:lang w:val="fi-FI"/>
        </w:rPr>
        <w:t>joen</w:t>
      </w:r>
      <w:r w:rsidR="009E3248" w:rsidRPr="00CB6B4E">
        <w:rPr>
          <w:i/>
          <w:lang w:val="fi-FI"/>
        </w:rPr>
        <w:t xml:space="preserve"> </w:t>
      </w:r>
      <w:r w:rsidR="009E3248" w:rsidRPr="00CB6B4E">
        <w:rPr>
          <w:lang w:val="fi-FI"/>
        </w:rPr>
        <w:t>ja (</w:t>
      </w:r>
      <w:r w:rsidR="009E3248" w:rsidRPr="00CB6B4E">
        <w:rPr>
          <w:i/>
          <w:lang w:val="fi-FI"/>
        </w:rPr>
        <w:t xml:space="preserve">lauta </w:t>
      </w:r>
      <w:r w:rsidR="009E3248" w:rsidRPr="00CB6B4E">
        <w:rPr>
          <w:lang w:val="fi-FI"/>
        </w:rPr>
        <w:t xml:space="preserve">:) </w:t>
      </w:r>
      <w:r w:rsidR="00926295" w:rsidRPr="00CB6B4E">
        <w:rPr>
          <w:i/>
          <w:lang w:val="fi-FI"/>
        </w:rPr>
        <w:t>laua</w:t>
      </w:r>
      <w:r w:rsidR="009E3248" w:rsidRPr="00CB6B4E">
        <w:rPr>
          <w:i/>
          <w:lang w:val="fi-FI"/>
        </w:rPr>
        <w:t>n</w:t>
      </w:r>
      <w:r w:rsidR="009E3248" w:rsidRPr="00CB6B4E">
        <w:rPr>
          <w:lang w:val="fi-FI"/>
        </w:rPr>
        <w:t xml:space="preserve">; kainun kielessä ei ole </w:t>
      </w:r>
      <w:r w:rsidR="008654A2" w:rsidRPr="00CB6B4E">
        <w:rPr>
          <w:lang w:val="fi-FI"/>
        </w:rPr>
        <w:t>olheen diftongii</w:t>
      </w:r>
      <w:r w:rsidR="009E3248" w:rsidRPr="00CB6B4E">
        <w:rPr>
          <w:lang w:val="fi-FI"/>
        </w:rPr>
        <w:t xml:space="preserve"> </w:t>
      </w:r>
      <w:r w:rsidR="009E3248" w:rsidRPr="00CB6B4E">
        <w:rPr>
          <w:i/>
          <w:lang w:val="fi-FI"/>
        </w:rPr>
        <w:t>eo</w:t>
      </w:r>
      <w:r w:rsidR="001B127A" w:rsidRPr="00CB6B4E">
        <w:rPr>
          <w:lang w:val="fi-FI"/>
        </w:rPr>
        <w:t>,</w:t>
      </w:r>
      <w:r w:rsidR="00DD49B9" w:rsidRPr="00CB6B4E">
        <w:rPr>
          <w:i/>
          <w:lang w:val="fi-FI"/>
        </w:rPr>
        <w:t xml:space="preserve"> oe</w:t>
      </w:r>
      <w:r w:rsidR="009E3248" w:rsidRPr="00CB6B4E">
        <w:rPr>
          <w:i/>
          <w:lang w:val="fi-FI"/>
        </w:rPr>
        <w:t xml:space="preserve"> </w:t>
      </w:r>
      <w:r w:rsidR="008654A2" w:rsidRPr="00CB6B4E">
        <w:rPr>
          <w:lang w:val="fi-FI"/>
        </w:rPr>
        <w:t>eikä toisessa tavussa diftongii</w:t>
      </w:r>
      <w:r w:rsidR="009E3248" w:rsidRPr="00CB6B4E">
        <w:rPr>
          <w:lang w:val="fi-FI"/>
        </w:rPr>
        <w:t xml:space="preserve"> </w:t>
      </w:r>
      <w:r w:rsidR="00926295" w:rsidRPr="00CB6B4E">
        <w:rPr>
          <w:i/>
          <w:lang w:val="fi-FI"/>
        </w:rPr>
        <w:t>ua</w:t>
      </w:r>
      <w:r w:rsidR="009E3248" w:rsidRPr="00CB6B4E">
        <w:rPr>
          <w:lang w:val="fi-FI"/>
        </w:rPr>
        <w:t xml:space="preserve">, ja sillä teiđämä, ette sanoissa tavurajat </w:t>
      </w:r>
      <w:r w:rsidR="0047417A" w:rsidRPr="00CB6B4E">
        <w:rPr>
          <w:lang w:val="fi-FI"/>
        </w:rPr>
        <w:t>mennee</w:t>
      </w:r>
      <w:r w:rsidR="009E3248" w:rsidRPr="00CB6B4E">
        <w:rPr>
          <w:lang w:val="fi-FI"/>
        </w:rPr>
        <w:t xml:space="preserve"> </w:t>
      </w:r>
      <w:r w:rsidR="009E3248" w:rsidRPr="00CB6B4E">
        <w:rPr>
          <w:i/>
          <w:lang w:val="fi-FI"/>
        </w:rPr>
        <w:t>tie-on</w:t>
      </w:r>
      <w:r w:rsidR="001B127A" w:rsidRPr="00CB6B4E">
        <w:rPr>
          <w:lang w:val="fi-FI"/>
        </w:rPr>
        <w:t>,</w:t>
      </w:r>
      <w:r w:rsidR="00DD49B9" w:rsidRPr="00CB6B4E">
        <w:rPr>
          <w:i/>
          <w:lang w:val="fi-FI"/>
        </w:rPr>
        <w:t xml:space="preserve"> jo-en</w:t>
      </w:r>
      <w:r w:rsidR="009E3248" w:rsidRPr="00CB6B4E">
        <w:rPr>
          <w:i/>
          <w:lang w:val="fi-FI"/>
        </w:rPr>
        <w:t xml:space="preserve"> </w:t>
      </w:r>
      <w:r w:rsidR="009E3248" w:rsidRPr="00CB6B4E">
        <w:rPr>
          <w:lang w:val="fi-FI"/>
        </w:rPr>
        <w:t xml:space="preserve">ja </w:t>
      </w:r>
      <w:r w:rsidR="009E3248" w:rsidRPr="00CB6B4E">
        <w:rPr>
          <w:i/>
          <w:lang w:val="fi-FI"/>
        </w:rPr>
        <w:t>lau-an</w:t>
      </w:r>
      <w:r w:rsidR="001B127A" w:rsidRPr="00CB6B4E">
        <w:rPr>
          <w:lang w:val="fi-FI"/>
        </w:rPr>
        <w:t>.</w:t>
      </w:r>
      <w:r w:rsidR="007E438D" w:rsidRPr="00CB6B4E">
        <w:rPr>
          <w:i/>
          <w:lang w:val="fi-FI"/>
        </w:rPr>
        <w:t xml:space="preserve"> </w:t>
      </w:r>
      <w:r w:rsidR="007E438D">
        <w:t>(</w:t>
      </w:r>
      <w:r w:rsidR="007E438D" w:rsidRPr="00A95D68">
        <w:t>Katto diftongiista ylipuolelta koh</w:t>
      </w:r>
      <w:r w:rsidR="007E438D">
        <w:t>đasta</w:t>
      </w:r>
      <w:r w:rsidR="007E438D" w:rsidRPr="00A95D68">
        <w:t xml:space="preserve"> </w:t>
      </w:r>
      <w:r w:rsidR="00926295">
        <w:t>2.1.4.)</w:t>
      </w:r>
    </w:p>
    <w:p w14:paraId="7FDC8F19" w14:textId="2A97602D" w:rsidR="00B30251" w:rsidRPr="00A95D68" w:rsidRDefault="006678A0" w:rsidP="00BD2A19">
      <w:pPr>
        <w:pStyle w:val="Overskrift3"/>
      </w:pPr>
      <w:bookmarkStart w:id="70" w:name="_Toc81192441"/>
      <w:bookmarkStart w:id="71" w:name="_Toc84997950"/>
      <w:bookmarkStart w:id="72" w:name="_Toc198266812"/>
      <w:bookmarkStart w:id="73" w:name="_Toc209168558"/>
      <w:bookmarkStart w:id="74" w:name="_Toc241129206"/>
      <w:bookmarkStart w:id="75" w:name="_Toc311273701"/>
      <w:bookmarkStart w:id="76" w:name="tavvupaino"/>
      <w:r>
        <w:t>Tav</w:t>
      </w:r>
      <w:r w:rsidR="00B30251" w:rsidRPr="00A95D68">
        <w:t>upaino</w:t>
      </w:r>
      <w:bookmarkEnd w:id="70"/>
      <w:bookmarkEnd w:id="71"/>
      <w:bookmarkEnd w:id="72"/>
      <w:bookmarkEnd w:id="73"/>
      <w:bookmarkEnd w:id="74"/>
      <w:bookmarkEnd w:id="75"/>
    </w:p>
    <w:bookmarkEnd w:id="76"/>
    <w:p w14:paraId="07121995" w14:textId="5C6C0BBF" w:rsidR="00082096" w:rsidRPr="00CB6B4E" w:rsidRDefault="00872DCB" w:rsidP="00BD2A19">
      <w:pPr>
        <w:pStyle w:val="Brdtekst"/>
        <w:spacing w:before="120"/>
        <w:rPr>
          <w:lang w:val="fi-FI"/>
        </w:rPr>
      </w:pPr>
      <w:r w:rsidRPr="00CB6B4E">
        <w:rPr>
          <w:lang w:val="fi-FI"/>
        </w:rPr>
        <w:t xml:space="preserve">Kainun kielessä </w:t>
      </w:r>
      <w:r w:rsidR="00B30251" w:rsidRPr="00CB6B4E">
        <w:rPr>
          <w:lang w:val="fi-FI"/>
        </w:rPr>
        <w:t>oon hyvin reekelinen</w:t>
      </w:r>
      <w:r w:rsidR="006678A0" w:rsidRPr="00CB6B4E">
        <w:rPr>
          <w:lang w:val="fi-FI"/>
        </w:rPr>
        <w:t xml:space="preserve"> </w:t>
      </w:r>
      <w:r w:rsidR="006678A0" w:rsidRPr="00CB6B4E">
        <w:rPr>
          <w:smallCaps/>
          <w:lang w:val="fi-FI"/>
        </w:rPr>
        <w:t>tav</w:t>
      </w:r>
      <w:r w:rsidR="00B30251" w:rsidRPr="00CB6B4E">
        <w:rPr>
          <w:smallCaps/>
          <w:lang w:val="fi-FI"/>
        </w:rPr>
        <w:t>upaino</w:t>
      </w:r>
      <w:r w:rsidR="00B30251" w:rsidRPr="00CB6B4E">
        <w:rPr>
          <w:lang w:val="fi-FI"/>
        </w:rPr>
        <w:t xml:space="preserve">. Painoo oon kolmee lajjii: </w:t>
      </w:r>
      <w:r w:rsidR="00B30251" w:rsidRPr="00CB6B4E">
        <w:rPr>
          <w:smallCaps/>
          <w:lang w:val="fi-FI"/>
        </w:rPr>
        <w:t>valtapaino</w:t>
      </w:r>
      <w:r w:rsidR="00B30251" w:rsidRPr="00CB6B4E">
        <w:rPr>
          <w:lang w:val="fi-FI"/>
        </w:rPr>
        <w:t xml:space="preserve"> </w:t>
      </w:r>
      <w:r w:rsidR="0075485B" w:rsidRPr="00CB6B4E">
        <w:rPr>
          <w:lang w:val="fi-FI"/>
        </w:rPr>
        <w:t>(</w:t>
      </w:r>
      <w:r w:rsidR="00B30251" w:rsidRPr="00CB6B4E">
        <w:rPr>
          <w:lang w:val="fi-FI"/>
        </w:rPr>
        <w:t xml:space="preserve">eli issoin paino), </w:t>
      </w:r>
      <w:r w:rsidR="00B30251" w:rsidRPr="00CB6B4E">
        <w:rPr>
          <w:smallCaps/>
          <w:lang w:val="fi-FI"/>
        </w:rPr>
        <w:t>sivvupaino</w:t>
      </w:r>
      <w:r w:rsidR="00B30251" w:rsidRPr="00CB6B4E">
        <w:rPr>
          <w:lang w:val="fi-FI"/>
        </w:rPr>
        <w:t xml:space="preserve"> </w:t>
      </w:r>
      <w:r w:rsidR="0075485B" w:rsidRPr="00CB6B4E">
        <w:rPr>
          <w:lang w:val="fi-FI"/>
        </w:rPr>
        <w:t>(</w:t>
      </w:r>
      <w:r w:rsidR="00B30251" w:rsidRPr="00CB6B4E">
        <w:rPr>
          <w:lang w:val="fi-FI"/>
        </w:rPr>
        <w:t>vähän pienempi paino</w:t>
      </w:r>
      <w:r w:rsidR="00D10941" w:rsidRPr="00CB6B4E">
        <w:rPr>
          <w:lang w:val="fi-FI"/>
        </w:rPr>
        <w:t>)</w:t>
      </w:r>
      <w:r w:rsidR="00B30251" w:rsidRPr="00CB6B4E">
        <w:rPr>
          <w:lang w:val="fi-FI"/>
        </w:rPr>
        <w:t xml:space="preserve"> ja </w:t>
      </w:r>
      <w:r w:rsidR="00B30251" w:rsidRPr="00CB6B4E">
        <w:rPr>
          <w:smallCaps/>
          <w:lang w:val="fi-FI"/>
        </w:rPr>
        <w:t>painoton</w:t>
      </w:r>
      <w:r w:rsidR="00B30251" w:rsidRPr="00CB6B4E">
        <w:rPr>
          <w:lang w:val="fi-FI"/>
        </w:rPr>
        <w:t xml:space="preserve"> </w:t>
      </w:r>
      <w:r w:rsidR="0075485B" w:rsidRPr="00CB6B4E">
        <w:rPr>
          <w:lang w:val="fi-FI"/>
        </w:rPr>
        <w:t>(</w:t>
      </w:r>
      <w:r w:rsidR="00B30251" w:rsidRPr="00CB6B4E">
        <w:rPr>
          <w:lang w:val="fi-FI"/>
        </w:rPr>
        <w:t>vielä pienempi paino eli kohta ei ollenkhaan painoo). Reekeli oon yksinkertainen:</w:t>
      </w:r>
      <w:r w:rsidR="000F6468" w:rsidRPr="00CB6B4E">
        <w:rPr>
          <w:lang w:val="fi-FI"/>
        </w:rPr>
        <w:t xml:space="preserve"> </w:t>
      </w:r>
      <w:r w:rsidR="00D8316D" w:rsidRPr="00CB6B4E">
        <w:rPr>
          <w:lang w:val="fi-FI"/>
        </w:rPr>
        <w:t>Ensi</w:t>
      </w:r>
      <w:r w:rsidR="006678A0" w:rsidRPr="00CB6B4E">
        <w:rPr>
          <w:lang w:val="fi-FI"/>
        </w:rPr>
        <w:t xml:space="preserve"> tav</w:t>
      </w:r>
      <w:r w:rsidR="00D8316D" w:rsidRPr="00CB6B4E">
        <w:rPr>
          <w:lang w:val="fi-FI"/>
        </w:rPr>
        <w:t>ussa oon aina valtapaino. Sen jälkhiin joka toinen</w:t>
      </w:r>
      <w:r w:rsidR="006678A0" w:rsidRPr="00CB6B4E">
        <w:rPr>
          <w:lang w:val="fi-FI"/>
        </w:rPr>
        <w:t xml:space="preserve"> tav</w:t>
      </w:r>
      <w:r w:rsidR="00D8316D" w:rsidRPr="00CB6B4E">
        <w:rPr>
          <w:lang w:val="fi-FI"/>
        </w:rPr>
        <w:t>u oon painoton, joka toinen sivvupainolinen. Viimi</w:t>
      </w:r>
      <w:r w:rsidR="006678A0" w:rsidRPr="00CB6B4E">
        <w:rPr>
          <w:lang w:val="fi-FI"/>
        </w:rPr>
        <w:t xml:space="preserve"> tav</w:t>
      </w:r>
      <w:r w:rsidR="00D8316D" w:rsidRPr="00CB6B4E">
        <w:rPr>
          <w:lang w:val="fi-FI"/>
        </w:rPr>
        <w:t>u oon aina painoton.</w:t>
      </w:r>
    </w:p>
    <w:p w14:paraId="0891C476" w14:textId="390EACC5" w:rsidR="00B30251" w:rsidRPr="00CB6B4E" w:rsidRDefault="00B30251" w:rsidP="00BD2A19">
      <w:pPr>
        <w:pStyle w:val="Brdtekst"/>
        <w:spacing w:before="120"/>
        <w:rPr>
          <w:lang w:val="fi-FI"/>
        </w:rPr>
      </w:pPr>
      <w:r w:rsidRPr="00CB6B4E">
        <w:rPr>
          <w:lang w:val="fi-FI"/>
        </w:rPr>
        <w:t xml:space="preserve">Esimerkiksi sanassa </w:t>
      </w:r>
      <w:r w:rsidRPr="00CB6B4E">
        <w:rPr>
          <w:i/>
          <w:lang w:val="fi-FI"/>
        </w:rPr>
        <w:t>kai-nu-lai-ses-sa-ki</w:t>
      </w:r>
      <w:r w:rsidRPr="00CB6B4E">
        <w:rPr>
          <w:lang w:val="fi-FI"/>
        </w:rPr>
        <w:t xml:space="preserve"> ensi</w:t>
      </w:r>
      <w:r w:rsidR="006678A0" w:rsidRPr="00CB6B4E">
        <w:rPr>
          <w:lang w:val="fi-FI"/>
        </w:rPr>
        <w:t xml:space="preserve"> tav</w:t>
      </w:r>
      <w:r w:rsidRPr="00CB6B4E">
        <w:rPr>
          <w:lang w:val="fi-FI"/>
        </w:rPr>
        <w:t xml:space="preserve">u </w:t>
      </w:r>
      <w:r w:rsidRPr="00CB6B4E">
        <w:rPr>
          <w:i/>
          <w:lang w:val="fi-FI"/>
        </w:rPr>
        <w:t>kai</w:t>
      </w:r>
      <w:r w:rsidRPr="00CB6B4E">
        <w:rPr>
          <w:lang w:val="fi-FI"/>
        </w:rPr>
        <w:t xml:space="preserve"> oon valtapainolinen, toinen</w:t>
      </w:r>
      <w:r w:rsidR="006678A0" w:rsidRPr="00CB6B4E">
        <w:rPr>
          <w:lang w:val="fi-FI"/>
        </w:rPr>
        <w:t xml:space="preserve"> tav</w:t>
      </w:r>
      <w:r w:rsidRPr="00CB6B4E">
        <w:rPr>
          <w:lang w:val="fi-FI"/>
        </w:rPr>
        <w:t xml:space="preserve">u </w:t>
      </w:r>
      <w:r w:rsidRPr="00CB6B4E">
        <w:rPr>
          <w:i/>
          <w:lang w:val="fi-FI"/>
        </w:rPr>
        <w:t xml:space="preserve">nu </w:t>
      </w:r>
      <w:r w:rsidRPr="00CB6B4E">
        <w:rPr>
          <w:lang w:val="fi-FI"/>
        </w:rPr>
        <w:t>oon painoton, kolmas</w:t>
      </w:r>
      <w:r w:rsidR="006678A0" w:rsidRPr="00CB6B4E">
        <w:rPr>
          <w:lang w:val="fi-FI"/>
        </w:rPr>
        <w:t xml:space="preserve"> tav</w:t>
      </w:r>
      <w:r w:rsidRPr="00CB6B4E">
        <w:rPr>
          <w:lang w:val="fi-FI"/>
        </w:rPr>
        <w:t xml:space="preserve">u </w:t>
      </w:r>
      <w:r w:rsidRPr="00CB6B4E">
        <w:rPr>
          <w:i/>
          <w:lang w:val="fi-FI"/>
        </w:rPr>
        <w:t>lai</w:t>
      </w:r>
      <w:r w:rsidRPr="00CB6B4E">
        <w:rPr>
          <w:lang w:val="fi-FI"/>
        </w:rPr>
        <w:t xml:space="preserve"> oon sivvupainolinen, neljes</w:t>
      </w:r>
      <w:r w:rsidR="006678A0" w:rsidRPr="00CB6B4E">
        <w:rPr>
          <w:lang w:val="fi-FI"/>
        </w:rPr>
        <w:t xml:space="preserve"> tav</w:t>
      </w:r>
      <w:r w:rsidRPr="00CB6B4E">
        <w:rPr>
          <w:lang w:val="fi-FI"/>
        </w:rPr>
        <w:t xml:space="preserve">u </w:t>
      </w:r>
      <w:r w:rsidRPr="00CB6B4E">
        <w:rPr>
          <w:i/>
          <w:lang w:val="fi-FI"/>
        </w:rPr>
        <w:t>ses</w:t>
      </w:r>
      <w:r w:rsidRPr="00CB6B4E">
        <w:rPr>
          <w:lang w:val="fi-FI"/>
        </w:rPr>
        <w:t xml:space="preserve"> oon painoton, viiđes</w:t>
      </w:r>
      <w:r w:rsidR="006678A0" w:rsidRPr="00CB6B4E">
        <w:rPr>
          <w:lang w:val="fi-FI"/>
        </w:rPr>
        <w:t xml:space="preserve"> tav</w:t>
      </w:r>
      <w:r w:rsidRPr="00CB6B4E">
        <w:rPr>
          <w:lang w:val="fi-FI"/>
        </w:rPr>
        <w:t xml:space="preserve">u </w:t>
      </w:r>
      <w:r w:rsidRPr="00CB6B4E">
        <w:rPr>
          <w:i/>
          <w:lang w:val="fi-FI"/>
        </w:rPr>
        <w:t>sa</w:t>
      </w:r>
      <w:r w:rsidRPr="00CB6B4E">
        <w:rPr>
          <w:lang w:val="fi-FI"/>
        </w:rPr>
        <w:t xml:space="preserve"> oon sivvupainolinen ja kuuđes</w:t>
      </w:r>
      <w:r w:rsidR="006678A0" w:rsidRPr="00CB6B4E">
        <w:rPr>
          <w:lang w:val="fi-FI"/>
        </w:rPr>
        <w:t xml:space="preserve"> tav</w:t>
      </w:r>
      <w:r w:rsidRPr="00CB6B4E">
        <w:rPr>
          <w:lang w:val="fi-FI"/>
        </w:rPr>
        <w:t xml:space="preserve">u </w:t>
      </w:r>
      <w:r w:rsidRPr="00CB6B4E">
        <w:rPr>
          <w:i/>
          <w:lang w:val="fi-FI"/>
        </w:rPr>
        <w:t>ki</w:t>
      </w:r>
      <w:r w:rsidRPr="00CB6B4E">
        <w:rPr>
          <w:lang w:val="fi-FI"/>
        </w:rPr>
        <w:t xml:space="preserve"> oon painoton.</w:t>
      </w:r>
    </w:p>
    <w:p w14:paraId="5B2A9418" w14:textId="25C66E92" w:rsidR="00B30251" w:rsidRPr="00A95D68" w:rsidRDefault="006678A0" w:rsidP="00BD2A19">
      <w:pPr>
        <w:pStyle w:val="Overskrift3"/>
      </w:pPr>
      <w:bookmarkStart w:id="77" w:name="_Toc81192442"/>
      <w:bookmarkStart w:id="78" w:name="_Toc84997951"/>
      <w:bookmarkStart w:id="79" w:name="_Toc198266813"/>
      <w:bookmarkStart w:id="80" w:name="_Toc209168559"/>
      <w:bookmarkStart w:id="81" w:name="_Toc241129207"/>
      <w:bookmarkStart w:id="82" w:name="_Toc311273702"/>
      <w:r>
        <w:t>Tav</w:t>
      </w:r>
      <w:r w:rsidR="00B30251" w:rsidRPr="00A95D68">
        <w:t>un pittuus</w:t>
      </w:r>
      <w:bookmarkEnd w:id="77"/>
      <w:bookmarkEnd w:id="78"/>
      <w:bookmarkEnd w:id="79"/>
      <w:bookmarkEnd w:id="80"/>
      <w:bookmarkEnd w:id="81"/>
      <w:bookmarkEnd w:id="82"/>
    </w:p>
    <w:p w14:paraId="0B804386" w14:textId="6E4F589F" w:rsidR="00B30251" w:rsidRPr="00CB6B4E" w:rsidRDefault="006678A0" w:rsidP="00BD2A19">
      <w:pPr>
        <w:pStyle w:val="Brdtekst"/>
        <w:spacing w:before="120"/>
        <w:rPr>
          <w:lang w:val="fi-FI"/>
        </w:rPr>
      </w:pPr>
      <w:r w:rsidRPr="00CB6B4E">
        <w:rPr>
          <w:lang w:val="fi-FI"/>
        </w:rPr>
        <w:t>Tav</w:t>
      </w:r>
      <w:r w:rsidR="00B30251" w:rsidRPr="00CB6B4E">
        <w:rPr>
          <w:lang w:val="fi-FI"/>
        </w:rPr>
        <w:t>upaino ei kainun kielessä vaikuta mithään</w:t>
      </w:r>
      <w:r w:rsidRPr="00CB6B4E">
        <w:rPr>
          <w:lang w:val="fi-FI"/>
        </w:rPr>
        <w:t xml:space="preserve"> tav</w:t>
      </w:r>
      <w:r w:rsidR="00B30251" w:rsidRPr="00CB6B4E">
        <w:rPr>
          <w:lang w:val="fi-FI"/>
        </w:rPr>
        <w:t>un pittuutheen. Siinä kainun kieli oon erilainen ko esimerkiksi ruijan kieli.</w:t>
      </w:r>
      <w:r w:rsidR="007904A0" w:rsidRPr="00CB6B4E">
        <w:rPr>
          <w:lang w:val="fi-FI"/>
        </w:rPr>
        <w:t xml:space="preserve"> T</w:t>
      </w:r>
      <w:r w:rsidRPr="00CB6B4E">
        <w:rPr>
          <w:lang w:val="fi-FI"/>
        </w:rPr>
        <w:t>av</w:t>
      </w:r>
      <w:r w:rsidR="00B30251" w:rsidRPr="00CB6B4E">
        <w:rPr>
          <w:lang w:val="fi-FI"/>
        </w:rPr>
        <w:t xml:space="preserve">un pittuuđella oon kuitenki merkitystä siinä, minkälainen graadivaihettelu sanassa oon eli oonko siinä ollenkhaan mithään graadivaihettelluu </w:t>
      </w:r>
      <w:r w:rsidR="0075485B" w:rsidRPr="00CB6B4E">
        <w:rPr>
          <w:lang w:val="fi-FI"/>
        </w:rPr>
        <w:t>(</w:t>
      </w:r>
      <w:r w:rsidR="00B30251" w:rsidRPr="00CB6B4E">
        <w:rPr>
          <w:lang w:val="fi-FI"/>
        </w:rPr>
        <w:t xml:space="preserve">graadivaihettelusta katto </w:t>
      </w:r>
      <w:r w:rsidR="001535B1" w:rsidRPr="00CB6B4E">
        <w:rPr>
          <w:lang w:val="fi-FI"/>
        </w:rPr>
        <w:t xml:space="preserve">kohđasta </w:t>
      </w:r>
      <w:r w:rsidR="00B30251" w:rsidRPr="00CB6B4E">
        <w:rPr>
          <w:lang w:val="fi-FI"/>
        </w:rPr>
        <w:t>3.1.</w:t>
      </w:r>
      <w:r w:rsidR="004A3789" w:rsidRPr="00CB6B4E">
        <w:rPr>
          <w:lang w:val="fi-FI"/>
        </w:rPr>
        <w:t>1</w:t>
      </w:r>
      <w:r w:rsidR="00222A3F" w:rsidRPr="00CB6B4E">
        <w:rPr>
          <w:lang w:val="fi-FI"/>
        </w:rPr>
        <w:t>).</w:t>
      </w:r>
    </w:p>
    <w:p w14:paraId="0B0D853D" w14:textId="7507C1EC" w:rsidR="00361F53" w:rsidRPr="00CB6B4E" w:rsidRDefault="00B30251" w:rsidP="00BD2A19">
      <w:pPr>
        <w:pStyle w:val="Brdtekstinnrykk"/>
        <w:spacing w:before="120"/>
        <w:ind w:left="0"/>
        <w:rPr>
          <w:lang w:val="fi-FI"/>
        </w:rPr>
      </w:pPr>
      <w:r w:rsidRPr="00CB6B4E">
        <w:rPr>
          <w:lang w:val="fi-FI"/>
        </w:rPr>
        <w:t xml:space="preserve">Tavvui oon kahta pittuutta: </w:t>
      </w:r>
      <w:r w:rsidRPr="00CB6B4E">
        <w:rPr>
          <w:smallCaps/>
          <w:lang w:val="fi-FI"/>
        </w:rPr>
        <w:t>lyhykäissii</w:t>
      </w:r>
      <w:r w:rsidR="006678A0" w:rsidRPr="00CB6B4E">
        <w:rPr>
          <w:smallCaps/>
          <w:lang w:val="fi-FI"/>
        </w:rPr>
        <w:t xml:space="preserve"> </w:t>
      </w:r>
      <w:r w:rsidR="00BC1CD7" w:rsidRPr="00CB6B4E">
        <w:rPr>
          <w:smallCaps/>
          <w:lang w:val="fi-FI"/>
        </w:rPr>
        <w:t xml:space="preserve">tavvui </w:t>
      </w:r>
      <w:r w:rsidRPr="00CB6B4E">
        <w:rPr>
          <w:lang w:val="fi-FI"/>
        </w:rPr>
        <w:t xml:space="preserve">ja </w:t>
      </w:r>
      <w:r w:rsidRPr="00CB6B4E">
        <w:rPr>
          <w:smallCaps/>
          <w:lang w:val="fi-FI"/>
        </w:rPr>
        <w:t>pitkii</w:t>
      </w:r>
      <w:r w:rsidR="006678A0" w:rsidRPr="00CB6B4E">
        <w:rPr>
          <w:smallCaps/>
          <w:lang w:val="fi-FI"/>
        </w:rPr>
        <w:t xml:space="preserve"> tav</w:t>
      </w:r>
      <w:r w:rsidR="00BC1CD7" w:rsidRPr="00CB6B4E">
        <w:rPr>
          <w:smallCaps/>
          <w:lang w:val="fi-FI"/>
        </w:rPr>
        <w:t>v</w:t>
      </w:r>
      <w:r w:rsidRPr="00CB6B4E">
        <w:rPr>
          <w:smallCaps/>
          <w:lang w:val="fi-FI"/>
        </w:rPr>
        <w:t>ui</w:t>
      </w:r>
      <w:r w:rsidRPr="00CB6B4E">
        <w:rPr>
          <w:lang w:val="fi-FI"/>
        </w:rPr>
        <w:t>.</w:t>
      </w:r>
      <w:r w:rsidR="000F6468" w:rsidRPr="00CB6B4E">
        <w:rPr>
          <w:lang w:val="fi-FI"/>
        </w:rPr>
        <w:t xml:space="preserve"> </w:t>
      </w:r>
      <w:r w:rsidR="00361F53" w:rsidRPr="00CB6B4E">
        <w:rPr>
          <w:lang w:val="fi-FI"/>
        </w:rPr>
        <w:t>Lyhykäinen oon semmoinen</w:t>
      </w:r>
      <w:r w:rsidR="006678A0" w:rsidRPr="00CB6B4E">
        <w:rPr>
          <w:lang w:val="fi-FI"/>
        </w:rPr>
        <w:t xml:space="preserve"> tav</w:t>
      </w:r>
      <w:r w:rsidR="00361F53" w:rsidRPr="00CB6B4E">
        <w:rPr>
          <w:lang w:val="fi-FI"/>
        </w:rPr>
        <w:t>u, joka loppuu lyhykäisheen vokaalhiin. Pitkä oon semmoinen</w:t>
      </w:r>
      <w:r w:rsidR="006678A0" w:rsidRPr="00CB6B4E">
        <w:rPr>
          <w:lang w:val="fi-FI"/>
        </w:rPr>
        <w:t xml:space="preserve"> tav</w:t>
      </w:r>
      <w:r w:rsidR="00361F53" w:rsidRPr="00CB6B4E">
        <w:rPr>
          <w:lang w:val="fi-FI"/>
        </w:rPr>
        <w:t>u, missä oon pitkä vokaali eli diftong</w:t>
      </w:r>
      <w:r w:rsidR="000F085D" w:rsidRPr="00CB6B4E">
        <w:rPr>
          <w:lang w:val="fi-FI"/>
        </w:rPr>
        <w:t>i</w:t>
      </w:r>
      <w:r w:rsidR="00361F53" w:rsidRPr="00CB6B4E">
        <w:rPr>
          <w:lang w:val="fi-FI"/>
        </w:rPr>
        <w:t xml:space="preserve"> eli se loppuu konsonantthiin.</w:t>
      </w:r>
    </w:p>
    <w:p w14:paraId="20BD3779" w14:textId="14E3F70F" w:rsidR="00B30251" w:rsidRPr="00CB6B4E" w:rsidRDefault="00B30251" w:rsidP="00BD2A19">
      <w:pPr>
        <w:pStyle w:val="Brdtekst"/>
        <w:spacing w:before="120"/>
        <w:rPr>
          <w:lang w:val="fi-FI"/>
        </w:rPr>
      </w:pPr>
      <w:r w:rsidRPr="00CB6B4E">
        <w:rPr>
          <w:lang w:val="fi-FI"/>
        </w:rPr>
        <w:t xml:space="preserve">Esimerkiksi sana </w:t>
      </w:r>
      <w:r w:rsidRPr="00CB6B4E">
        <w:rPr>
          <w:i/>
          <w:lang w:val="fi-FI"/>
        </w:rPr>
        <w:t>ko-ta</w:t>
      </w:r>
      <w:r w:rsidRPr="00CB6B4E">
        <w:rPr>
          <w:lang w:val="fi-FI"/>
        </w:rPr>
        <w:t xml:space="preserve"> oon pantu kokhoon kahđesta</w:t>
      </w:r>
      <w:r w:rsidR="006678A0" w:rsidRPr="00CB6B4E">
        <w:rPr>
          <w:lang w:val="fi-FI"/>
        </w:rPr>
        <w:t xml:space="preserve"> tav</w:t>
      </w:r>
      <w:r w:rsidRPr="00CB6B4E">
        <w:rPr>
          <w:lang w:val="fi-FI"/>
        </w:rPr>
        <w:t>usta</w:t>
      </w:r>
      <w:r w:rsidR="00987F0A" w:rsidRPr="00CB6B4E">
        <w:rPr>
          <w:lang w:val="fi-FI"/>
        </w:rPr>
        <w:t xml:space="preserve">, mikkä kumpiki oon lyhykäiset. </w:t>
      </w:r>
      <w:r w:rsidRPr="00CB6B4E">
        <w:rPr>
          <w:lang w:val="fi-FI"/>
        </w:rPr>
        <w:t xml:space="preserve">Sana </w:t>
      </w:r>
      <w:r w:rsidRPr="00CB6B4E">
        <w:rPr>
          <w:i/>
          <w:lang w:val="fi-FI"/>
        </w:rPr>
        <w:t>pie-ni</w:t>
      </w:r>
      <w:r w:rsidRPr="00CB6B4E">
        <w:rPr>
          <w:lang w:val="fi-FI"/>
        </w:rPr>
        <w:t xml:space="preserve"> oon kans pantu kokhoon kahđesta</w:t>
      </w:r>
      <w:r w:rsidR="006678A0" w:rsidRPr="00CB6B4E">
        <w:rPr>
          <w:lang w:val="fi-FI"/>
        </w:rPr>
        <w:t xml:space="preserve"> tav</w:t>
      </w:r>
      <w:r w:rsidRPr="00CB6B4E">
        <w:rPr>
          <w:lang w:val="fi-FI"/>
        </w:rPr>
        <w:t xml:space="preserve">usta, mutta ensimäinen oon pitkä, toinen lyhykäinen. </w:t>
      </w:r>
      <w:r w:rsidR="00987F0A" w:rsidRPr="00CB6B4E">
        <w:rPr>
          <w:lang w:val="fi-FI"/>
        </w:rPr>
        <w:t xml:space="preserve">Sana </w:t>
      </w:r>
      <w:r w:rsidR="00987F0A" w:rsidRPr="00CB6B4E">
        <w:rPr>
          <w:i/>
          <w:lang w:val="fi-FI"/>
        </w:rPr>
        <w:t xml:space="preserve">A-lat-ti-o </w:t>
      </w:r>
      <w:r w:rsidR="00987F0A" w:rsidRPr="00CB6B4E">
        <w:rPr>
          <w:lang w:val="fi-FI"/>
        </w:rPr>
        <w:t>oon pantu kokhoon neljestä</w:t>
      </w:r>
      <w:r w:rsidR="006678A0" w:rsidRPr="00CB6B4E">
        <w:rPr>
          <w:lang w:val="fi-FI"/>
        </w:rPr>
        <w:t xml:space="preserve"> tav</w:t>
      </w:r>
      <w:r w:rsidR="00987F0A" w:rsidRPr="00CB6B4E">
        <w:rPr>
          <w:lang w:val="fi-FI"/>
        </w:rPr>
        <w:t xml:space="preserve">usta, mistä toinen oon pitkä, muut lyhykäiset. </w:t>
      </w:r>
      <w:r w:rsidRPr="00CB6B4E">
        <w:rPr>
          <w:lang w:val="fi-FI"/>
        </w:rPr>
        <w:t xml:space="preserve">Sanassa </w:t>
      </w:r>
      <w:r w:rsidRPr="00CB6B4E">
        <w:rPr>
          <w:i/>
          <w:lang w:val="fi-FI"/>
        </w:rPr>
        <w:t>kai-nu-lai-ses-ta</w:t>
      </w:r>
      <w:r w:rsidRPr="00CB6B4E">
        <w:rPr>
          <w:lang w:val="fi-FI"/>
        </w:rPr>
        <w:t xml:space="preserve"> pitkät oon ensi</w:t>
      </w:r>
      <w:r w:rsidR="006678A0" w:rsidRPr="00CB6B4E">
        <w:rPr>
          <w:lang w:val="fi-FI"/>
        </w:rPr>
        <w:t xml:space="preserve"> tav</w:t>
      </w:r>
      <w:r w:rsidRPr="00CB6B4E">
        <w:rPr>
          <w:lang w:val="fi-FI"/>
        </w:rPr>
        <w:t xml:space="preserve">u </w:t>
      </w:r>
      <w:r w:rsidRPr="00CB6B4E">
        <w:rPr>
          <w:i/>
          <w:lang w:val="fi-FI"/>
        </w:rPr>
        <w:t>kai</w:t>
      </w:r>
      <w:r w:rsidRPr="00CB6B4E">
        <w:rPr>
          <w:lang w:val="fi-FI"/>
        </w:rPr>
        <w:t>, kolmas</w:t>
      </w:r>
      <w:r w:rsidR="006678A0" w:rsidRPr="00CB6B4E">
        <w:rPr>
          <w:lang w:val="fi-FI"/>
        </w:rPr>
        <w:t xml:space="preserve"> tav</w:t>
      </w:r>
      <w:r w:rsidRPr="00CB6B4E">
        <w:rPr>
          <w:lang w:val="fi-FI"/>
        </w:rPr>
        <w:t xml:space="preserve">u </w:t>
      </w:r>
      <w:r w:rsidRPr="00CB6B4E">
        <w:rPr>
          <w:i/>
          <w:lang w:val="fi-FI"/>
        </w:rPr>
        <w:t xml:space="preserve">lai </w:t>
      </w:r>
      <w:r w:rsidRPr="00CB6B4E">
        <w:rPr>
          <w:lang w:val="fi-FI"/>
        </w:rPr>
        <w:t>ja neljäs</w:t>
      </w:r>
      <w:r w:rsidR="006678A0" w:rsidRPr="00CB6B4E">
        <w:rPr>
          <w:lang w:val="fi-FI"/>
        </w:rPr>
        <w:t xml:space="preserve"> tav</w:t>
      </w:r>
      <w:r w:rsidRPr="00CB6B4E">
        <w:rPr>
          <w:lang w:val="fi-FI"/>
        </w:rPr>
        <w:t xml:space="preserve">u </w:t>
      </w:r>
      <w:r w:rsidRPr="00CB6B4E">
        <w:rPr>
          <w:i/>
          <w:lang w:val="fi-FI"/>
        </w:rPr>
        <w:t>ses</w:t>
      </w:r>
      <w:r w:rsidRPr="00CB6B4E">
        <w:rPr>
          <w:lang w:val="fi-FI"/>
        </w:rPr>
        <w:t>, lyhykäiset oon toinen</w:t>
      </w:r>
      <w:r w:rsidR="006678A0" w:rsidRPr="00CB6B4E">
        <w:rPr>
          <w:lang w:val="fi-FI"/>
        </w:rPr>
        <w:t xml:space="preserve"> tav</w:t>
      </w:r>
      <w:r w:rsidRPr="00CB6B4E">
        <w:rPr>
          <w:lang w:val="fi-FI"/>
        </w:rPr>
        <w:t xml:space="preserve">u </w:t>
      </w:r>
      <w:r w:rsidRPr="00CB6B4E">
        <w:rPr>
          <w:i/>
          <w:lang w:val="fi-FI"/>
        </w:rPr>
        <w:t>nu</w:t>
      </w:r>
      <w:r w:rsidRPr="00CB6B4E">
        <w:rPr>
          <w:lang w:val="fi-FI"/>
        </w:rPr>
        <w:t xml:space="preserve"> ja viiminen</w:t>
      </w:r>
      <w:r w:rsidR="006678A0" w:rsidRPr="00CB6B4E">
        <w:rPr>
          <w:lang w:val="fi-FI"/>
        </w:rPr>
        <w:t xml:space="preserve"> tav</w:t>
      </w:r>
      <w:r w:rsidRPr="00CB6B4E">
        <w:rPr>
          <w:lang w:val="fi-FI"/>
        </w:rPr>
        <w:t xml:space="preserve">u </w:t>
      </w:r>
      <w:r w:rsidRPr="00CB6B4E">
        <w:rPr>
          <w:i/>
          <w:lang w:val="fi-FI"/>
        </w:rPr>
        <w:t>ta</w:t>
      </w:r>
      <w:r w:rsidRPr="00CB6B4E">
        <w:rPr>
          <w:lang w:val="fi-FI"/>
        </w:rPr>
        <w:t>.</w:t>
      </w:r>
    </w:p>
    <w:p w14:paraId="1605ED48" w14:textId="77777777" w:rsidR="00B30251" w:rsidRPr="00A95D68" w:rsidRDefault="00B30251" w:rsidP="00BD2A19">
      <w:pPr>
        <w:pStyle w:val="Overskrift2"/>
      </w:pPr>
      <w:bookmarkStart w:id="83" w:name="_Toc81192443"/>
      <w:bookmarkStart w:id="84" w:name="_Toc84997952"/>
      <w:bookmarkStart w:id="85" w:name="_Toc198266814"/>
      <w:bookmarkStart w:id="86" w:name="_Toc209168560"/>
      <w:bookmarkStart w:id="87" w:name="_Toc241129208"/>
      <w:bookmarkStart w:id="88" w:name="_Toc311273703"/>
      <w:r w:rsidRPr="00A95D68">
        <w:t>Sanan rakenus</w:t>
      </w:r>
      <w:bookmarkStart w:id="89" w:name="morfeemittenoorninki"/>
      <w:bookmarkEnd w:id="83"/>
      <w:bookmarkEnd w:id="84"/>
      <w:bookmarkEnd w:id="85"/>
      <w:bookmarkEnd w:id="86"/>
      <w:bookmarkEnd w:id="87"/>
      <w:bookmarkEnd w:id="88"/>
    </w:p>
    <w:p w14:paraId="7C6CB234" w14:textId="75CAF99B" w:rsidR="00915104" w:rsidRPr="00A95D68" w:rsidRDefault="00DE5AE6" w:rsidP="00BD2A19">
      <w:pPr>
        <w:pStyle w:val="Overskrift3"/>
      </w:pPr>
      <w:bookmarkStart w:id="90" w:name="_Toc198266815"/>
      <w:bookmarkStart w:id="91" w:name="_Toc209168561"/>
      <w:bookmarkStart w:id="92" w:name="_Toc241129209"/>
      <w:bookmarkStart w:id="93" w:name="_Toc311273704"/>
      <w:r w:rsidRPr="00A95D68">
        <w:t xml:space="preserve">Sanan alku-, </w:t>
      </w:r>
      <w:r w:rsidR="00930923">
        <w:t>ydin</w:t>
      </w:r>
      <w:r w:rsidRPr="00A95D68">
        <w:t>- ja lopp</w:t>
      </w:r>
      <w:r w:rsidR="00901D0A" w:rsidRPr="00A95D68">
        <w:t>u</w:t>
      </w:r>
      <w:r w:rsidRPr="00A95D68">
        <w:t>konsonantit</w:t>
      </w:r>
      <w:bookmarkEnd w:id="90"/>
      <w:bookmarkEnd w:id="91"/>
      <w:bookmarkEnd w:id="92"/>
      <w:bookmarkEnd w:id="93"/>
    </w:p>
    <w:p w14:paraId="70FD66EE" w14:textId="0B36D1E1" w:rsidR="00F46C19" w:rsidRPr="00A95D68" w:rsidRDefault="00915104" w:rsidP="00BD2A19">
      <w:r w:rsidRPr="00CB6B4E">
        <w:rPr>
          <w:lang w:val="fi-FI"/>
        </w:rPr>
        <w:t>Kainun alkusanat oon olheet kaksi</w:t>
      </w:r>
      <w:r w:rsidR="006678A0" w:rsidRPr="00CB6B4E">
        <w:rPr>
          <w:lang w:val="fi-FI"/>
        </w:rPr>
        <w:t>tav</w:t>
      </w:r>
      <w:r w:rsidRPr="00CB6B4E">
        <w:rPr>
          <w:lang w:val="fi-FI"/>
        </w:rPr>
        <w:t xml:space="preserve">uiset – joku </w:t>
      </w:r>
      <w:r w:rsidR="00B36614" w:rsidRPr="00CB6B4E">
        <w:rPr>
          <w:lang w:val="fi-FI"/>
        </w:rPr>
        <w:t>pronome</w:t>
      </w:r>
      <w:r w:rsidRPr="00CB6B4E">
        <w:rPr>
          <w:lang w:val="fi-FI"/>
        </w:rPr>
        <w:t>ni oon ollu yksi</w:t>
      </w:r>
      <w:r w:rsidR="006678A0" w:rsidRPr="00CB6B4E">
        <w:rPr>
          <w:lang w:val="fi-FI"/>
        </w:rPr>
        <w:t>tav</w:t>
      </w:r>
      <w:r w:rsidRPr="00CB6B4E">
        <w:rPr>
          <w:lang w:val="fi-FI"/>
        </w:rPr>
        <w:t>uine</w:t>
      </w:r>
      <w:r w:rsidR="00742C93" w:rsidRPr="00CB6B4E">
        <w:rPr>
          <w:lang w:val="fi-FI"/>
        </w:rPr>
        <w:t>n</w:t>
      </w:r>
      <w:r w:rsidRPr="00CB6B4E">
        <w:rPr>
          <w:lang w:val="fi-FI"/>
        </w:rPr>
        <w:t xml:space="preserve">ki. Net oon olheet mallii </w:t>
      </w:r>
      <w:r w:rsidR="0075485B" w:rsidRPr="00CB6B4E">
        <w:rPr>
          <w:lang w:val="fi-FI"/>
        </w:rPr>
        <w:t>(</w:t>
      </w:r>
      <w:r w:rsidRPr="00CB6B4E">
        <w:rPr>
          <w:i/>
          <w:lang w:val="fi-FI"/>
        </w:rPr>
        <w:t>K</w:t>
      </w:r>
      <w:r w:rsidR="0075485B" w:rsidRPr="00CB6B4E">
        <w:rPr>
          <w:lang w:val="fi-FI"/>
        </w:rPr>
        <w:t>)</w:t>
      </w:r>
      <w:r w:rsidRPr="00CB6B4E">
        <w:rPr>
          <w:i/>
          <w:lang w:val="fi-FI"/>
        </w:rPr>
        <w:t>V</w:t>
      </w:r>
      <w:r w:rsidR="0075485B" w:rsidRPr="00CB6B4E">
        <w:rPr>
          <w:lang w:val="fi-FI"/>
        </w:rPr>
        <w:t>(</w:t>
      </w:r>
      <w:r w:rsidRPr="00CB6B4E">
        <w:rPr>
          <w:i/>
          <w:lang w:val="fi-FI"/>
        </w:rPr>
        <w:t>V</w:t>
      </w:r>
      <w:r w:rsidR="0075485B" w:rsidRPr="00CB6B4E">
        <w:rPr>
          <w:lang w:val="fi-FI"/>
        </w:rPr>
        <w:t>)</w:t>
      </w:r>
      <w:r w:rsidRPr="00CB6B4E">
        <w:rPr>
          <w:i/>
          <w:lang w:val="fi-FI"/>
        </w:rPr>
        <w:t>K</w:t>
      </w:r>
      <w:r w:rsidR="0075485B" w:rsidRPr="00CB6B4E">
        <w:rPr>
          <w:lang w:val="fi-FI"/>
        </w:rPr>
        <w:t>(</w:t>
      </w:r>
      <w:r w:rsidRPr="00CB6B4E">
        <w:rPr>
          <w:i/>
          <w:lang w:val="fi-FI"/>
        </w:rPr>
        <w:t>K</w:t>
      </w:r>
      <w:r w:rsidR="0075485B" w:rsidRPr="00CB6B4E">
        <w:rPr>
          <w:lang w:val="fi-FI"/>
        </w:rPr>
        <w:t>)</w:t>
      </w:r>
      <w:r w:rsidRPr="00CB6B4E">
        <w:rPr>
          <w:i/>
          <w:lang w:val="fi-FI"/>
        </w:rPr>
        <w:t>V</w:t>
      </w:r>
      <w:r w:rsidRPr="00A95D68">
        <w:rPr>
          <w:rStyle w:val="Fotnotereferanse"/>
        </w:rPr>
        <w:footnoteReference w:id="2"/>
      </w:r>
      <w:r w:rsidR="00541929" w:rsidRPr="00CB6B4E">
        <w:rPr>
          <w:lang w:val="fi-FI"/>
        </w:rPr>
        <w:t xml:space="preserve">. Esimerkkii: </w:t>
      </w:r>
      <w:r w:rsidR="00541929" w:rsidRPr="00CB6B4E">
        <w:rPr>
          <w:i/>
          <w:lang w:val="fi-FI"/>
        </w:rPr>
        <w:t>pat</w:t>
      </w:r>
      <w:r w:rsidR="00F46C19" w:rsidRPr="00CB6B4E">
        <w:rPr>
          <w:i/>
          <w:lang w:val="fi-FI"/>
        </w:rPr>
        <w:t>a</w:t>
      </w:r>
      <w:r w:rsidR="0075485B" w:rsidRPr="00CB6B4E">
        <w:rPr>
          <w:lang w:val="fi-FI"/>
        </w:rPr>
        <w:t>,</w:t>
      </w:r>
      <w:r w:rsidR="00541929" w:rsidRPr="00CB6B4E">
        <w:rPr>
          <w:i/>
          <w:lang w:val="fi-FI"/>
        </w:rPr>
        <w:t xml:space="preserve"> kukka</w:t>
      </w:r>
      <w:r w:rsidR="0075485B" w:rsidRPr="00CB6B4E">
        <w:rPr>
          <w:lang w:val="fi-FI"/>
        </w:rPr>
        <w:t>,</w:t>
      </w:r>
      <w:r w:rsidR="00541929" w:rsidRPr="00CB6B4E">
        <w:rPr>
          <w:i/>
          <w:lang w:val="fi-FI"/>
        </w:rPr>
        <w:t xml:space="preserve"> </w:t>
      </w:r>
      <w:r w:rsidR="00F46C19" w:rsidRPr="00CB6B4E">
        <w:rPr>
          <w:i/>
          <w:lang w:val="fi-FI"/>
        </w:rPr>
        <w:t>paska</w:t>
      </w:r>
      <w:r w:rsidR="0075485B" w:rsidRPr="00CB6B4E">
        <w:rPr>
          <w:lang w:val="fi-FI"/>
        </w:rPr>
        <w:t>,</w:t>
      </w:r>
      <w:r w:rsidR="00F46C19" w:rsidRPr="00CB6B4E">
        <w:rPr>
          <w:i/>
          <w:lang w:val="fi-FI"/>
        </w:rPr>
        <w:t xml:space="preserve"> pieni</w:t>
      </w:r>
      <w:r w:rsidR="0075485B" w:rsidRPr="00CB6B4E">
        <w:rPr>
          <w:lang w:val="fi-FI"/>
        </w:rPr>
        <w:t>,</w:t>
      </w:r>
      <w:r w:rsidR="00F46C19" w:rsidRPr="00CB6B4E">
        <w:rPr>
          <w:i/>
          <w:lang w:val="fi-FI"/>
        </w:rPr>
        <w:t xml:space="preserve"> ääni</w:t>
      </w:r>
      <w:r w:rsidR="00F46C19" w:rsidRPr="00CB6B4E">
        <w:rPr>
          <w:lang w:val="fi-FI"/>
        </w:rPr>
        <w:t xml:space="preserve">. </w:t>
      </w:r>
      <w:r w:rsidR="003C4E7F" w:rsidRPr="00CB6B4E">
        <w:rPr>
          <w:lang w:val="fi-FI"/>
        </w:rPr>
        <w:t>Nykykielessä oon kuitenki</w:t>
      </w:r>
      <w:r w:rsidRPr="00CB6B4E">
        <w:rPr>
          <w:lang w:val="fi-FI"/>
        </w:rPr>
        <w:t xml:space="preserve"> kans yksi</w:t>
      </w:r>
      <w:r w:rsidR="006678A0" w:rsidRPr="00CB6B4E">
        <w:rPr>
          <w:lang w:val="fi-FI"/>
        </w:rPr>
        <w:t>tav</w:t>
      </w:r>
      <w:r w:rsidRPr="00CB6B4E">
        <w:rPr>
          <w:lang w:val="fi-FI"/>
        </w:rPr>
        <w:t>uissii sannoi</w:t>
      </w:r>
      <w:r w:rsidR="00F46C19" w:rsidRPr="00CB6B4E">
        <w:rPr>
          <w:lang w:val="fi-FI"/>
        </w:rPr>
        <w:t xml:space="preserve"> niin ko </w:t>
      </w:r>
      <w:r w:rsidR="00F46C19" w:rsidRPr="00CB6B4E">
        <w:rPr>
          <w:i/>
          <w:lang w:val="fi-FI"/>
        </w:rPr>
        <w:t>työ</w:t>
      </w:r>
      <w:r w:rsidR="0075485B" w:rsidRPr="00CB6B4E">
        <w:rPr>
          <w:lang w:val="fi-FI"/>
        </w:rPr>
        <w:t>,</w:t>
      </w:r>
      <w:r w:rsidR="00F46C19" w:rsidRPr="00CB6B4E">
        <w:rPr>
          <w:i/>
          <w:lang w:val="fi-FI"/>
        </w:rPr>
        <w:t xml:space="preserve"> tie</w:t>
      </w:r>
      <w:r w:rsidR="0075485B" w:rsidRPr="00CB6B4E">
        <w:rPr>
          <w:lang w:val="fi-FI"/>
        </w:rPr>
        <w:t>,</w:t>
      </w:r>
      <w:r w:rsidR="00F46C19" w:rsidRPr="00CB6B4E">
        <w:rPr>
          <w:i/>
          <w:lang w:val="fi-FI"/>
        </w:rPr>
        <w:t xml:space="preserve"> juo-</w:t>
      </w:r>
      <w:r w:rsidR="0075485B" w:rsidRPr="00CB6B4E">
        <w:rPr>
          <w:lang w:val="fi-FI"/>
        </w:rPr>
        <w:t>,</w:t>
      </w:r>
      <w:r w:rsidR="00F46C19" w:rsidRPr="00CB6B4E">
        <w:rPr>
          <w:i/>
          <w:lang w:val="fi-FI"/>
        </w:rPr>
        <w:t xml:space="preserve"> vie</w:t>
      </w:r>
      <w:r w:rsidR="00F46C19" w:rsidRPr="00CB6B4E">
        <w:rPr>
          <w:lang w:val="fi-FI"/>
        </w:rPr>
        <w:t>-. Usheempi</w:t>
      </w:r>
      <w:r w:rsidR="006678A0" w:rsidRPr="00CB6B4E">
        <w:rPr>
          <w:lang w:val="fi-FI"/>
        </w:rPr>
        <w:t>tav</w:t>
      </w:r>
      <w:r w:rsidR="00F46C19" w:rsidRPr="00CB6B4E">
        <w:rPr>
          <w:lang w:val="fi-FI"/>
        </w:rPr>
        <w:t>uiset sanat oon deriveerattu kaksi</w:t>
      </w:r>
      <w:r w:rsidR="006678A0" w:rsidRPr="00CB6B4E">
        <w:rPr>
          <w:lang w:val="fi-FI"/>
        </w:rPr>
        <w:t>tav</w:t>
      </w:r>
      <w:r w:rsidR="00F46C19" w:rsidRPr="00CB6B4E">
        <w:rPr>
          <w:lang w:val="fi-FI"/>
        </w:rPr>
        <w:t xml:space="preserve">uisista eli </w:t>
      </w:r>
      <w:r w:rsidR="00742C93" w:rsidRPr="00CB6B4E">
        <w:rPr>
          <w:lang w:val="fi-FI"/>
        </w:rPr>
        <w:t xml:space="preserve">net oon </w:t>
      </w:r>
      <w:r w:rsidR="00F46C19" w:rsidRPr="00CB6B4E">
        <w:rPr>
          <w:lang w:val="fi-FI"/>
        </w:rPr>
        <w:t>lainasannoi. Lainoin läpi kielheen oon tullu muitaki muutoksii</w:t>
      </w:r>
      <w:r w:rsidR="00824B70" w:rsidRPr="00CB6B4E">
        <w:rPr>
          <w:lang w:val="fi-FI"/>
        </w:rPr>
        <w:t xml:space="preserve">. </w:t>
      </w:r>
      <w:r w:rsidR="00824B70">
        <w:t>Nykysannoin rakenus oon tämmö</w:t>
      </w:r>
      <w:r w:rsidR="006B4259" w:rsidRPr="00A95D68">
        <w:t>inen</w:t>
      </w:r>
      <w:r w:rsidR="00F46C19" w:rsidRPr="00A95D68">
        <w:t>:</w:t>
      </w:r>
    </w:p>
    <w:p w14:paraId="2E50686C" w14:textId="639D83F9" w:rsidR="00DE38FE" w:rsidRPr="00DE38FE" w:rsidRDefault="00F46C19" w:rsidP="00DE38FE">
      <w:pPr>
        <w:pStyle w:val="Punktliste"/>
      </w:pPr>
      <w:r w:rsidRPr="00CB6B4E">
        <w:rPr>
          <w:lang w:val="fi-FI"/>
        </w:rPr>
        <w:lastRenderedPageBreak/>
        <w:t>S</w:t>
      </w:r>
      <w:r w:rsidR="00ED264B" w:rsidRPr="00CB6B4E">
        <w:rPr>
          <w:lang w:val="fi-FI"/>
        </w:rPr>
        <w:t xml:space="preserve">anan alussa saattaa olla </w:t>
      </w:r>
      <w:r w:rsidR="00DE38FE" w:rsidRPr="00CB6B4E">
        <w:rPr>
          <w:lang w:val="fi-FI"/>
        </w:rPr>
        <w:t xml:space="preserve">mikä tahansa pitkä eli lyhykäinen vokaali eli diftongi eli </w:t>
      </w:r>
      <w:r w:rsidRPr="00CB6B4E">
        <w:rPr>
          <w:lang w:val="fi-FI"/>
        </w:rPr>
        <w:t>yksi konsonantti</w:t>
      </w:r>
      <w:r w:rsidR="00DE38FE" w:rsidRPr="00CB6B4E">
        <w:rPr>
          <w:lang w:val="fi-FI"/>
        </w:rPr>
        <w:t>.</w:t>
      </w:r>
      <w:r w:rsidRPr="00CB6B4E">
        <w:rPr>
          <w:lang w:val="fi-FI"/>
        </w:rPr>
        <w:t xml:space="preserve"> </w:t>
      </w:r>
      <w:r w:rsidR="00C26BA2" w:rsidRPr="00CB6B4E">
        <w:rPr>
          <w:lang w:val="fi-FI"/>
        </w:rPr>
        <w:t xml:space="preserve">Kaikki </w:t>
      </w:r>
      <w:r w:rsidR="00ED264B" w:rsidRPr="00CB6B4E">
        <w:rPr>
          <w:lang w:val="fi-FI"/>
        </w:rPr>
        <w:t xml:space="preserve">muut </w:t>
      </w:r>
      <w:r w:rsidR="00C26BA2" w:rsidRPr="00CB6B4E">
        <w:rPr>
          <w:lang w:val="fi-FI"/>
        </w:rPr>
        <w:t xml:space="preserve">konsonantit </w:t>
      </w:r>
      <w:r w:rsidR="00ED264B" w:rsidRPr="00CB6B4E">
        <w:rPr>
          <w:lang w:val="fi-FI"/>
        </w:rPr>
        <w:t>ko</w:t>
      </w:r>
      <w:r w:rsidR="00C26BA2" w:rsidRPr="00CB6B4E">
        <w:rPr>
          <w:lang w:val="fi-FI"/>
        </w:rPr>
        <w:t xml:space="preserve"> </w:t>
      </w:r>
      <w:r w:rsidR="00C26BA2" w:rsidRPr="00CB6B4E">
        <w:rPr>
          <w:i/>
          <w:lang w:val="fi-FI"/>
        </w:rPr>
        <w:t>đ</w:t>
      </w:r>
      <w:r w:rsidR="00C26BA2" w:rsidRPr="00CB6B4E">
        <w:rPr>
          <w:lang w:val="fi-FI"/>
        </w:rPr>
        <w:t xml:space="preserve"> saattaavat essiinttyyt </w:t>
      </w:r>
      <w:r w:rsidR="00ED264B" w:rsidRPr="00CB6B4E">
        <w:rPr>
          <w:lang w:val="fi-FI"/>
        </w:rPr>
        <w:t xml:space="preserve">yksin </w:t>
      </w:r>
      <w:r w:rsidR="00C26BA2" w:rsidRPr="00CB6B4E">
        <w:rPr>
          <w:lang w:val="fi-FI"/>
        </w:rPr>
        <w:t xml:space="preserve">sanan alussa. </w:t>
      </w:r>
      <w:r w:rsidR="00DE38FE">
        <w:t>Mutta lainasanoissa sanan alussa saattaa olla konsonanttikombinasuuniki.</w:t>
      </w:r>
    </w:p>
    <w:p w14:paraId="4462A3FC" w14:textId="5B21763C" w:rsidR="00C26BA2" w:rsidRPr="00DE38FE" w:rsidRDefault="00ED264B" w:rsidP="00DE38FE">
      <w:r w:rsidRPr="00DE38FE">
        <w:t>T</w:t>
      </w:r>
      <w:r w:rsidR="007C74D3" w:rsidRPr="00DE38FE">
        <w:t>avalissii</w:t>
      </w:r>
      <w:r w:rsidR="006B4259" w:rsidRPr="00DE38FE">
        <w:t xml:space="preserve"> </w:t>
      </w:r>
      <w:r w:rsidR="00154874" w:rsidRPr="00DE38FE">
        <w:t xml:space="preserve">konsonanttikombinasuuniita </w:t>
      </w:r>
      <w:r w:rsidR="006B4259" w:rsidRPr="00DE38FE">
        <w:t>oon</w:t>
      </w:r>
      <w:r w:rsidR="00C26BA2" w:rsidRPr="00DE38FE">
        <w:t>:</w:t>
      </w:r>
    </w:p>
    <w:p w14:paraId="1739C734" w14:textId="577DCC21" w:rsidR="00C26BA2" w:rsidRPr="00CB6B4E" w:rsidRDefault="00C26BA2" w:rsidP="00BD2A19">
      <w:pPr>
        <w:spacing w:before="120" w:after="120"/>
        <w:rPr>
          <w:lang w:val="fi-FI"/>
        </w:rPr>
      </w:pPr>
      <w:r w:rsidRPr="00F83321">
        <w:rPr>
          <w:i/>
        </w:rPr>
        <w:t>l</w:t>
      </w:r>
      <w:r w:rsidRPr="00A95D68">
        <w:t xml:space="preserve">-loppuiset: </w:t>
      </w:r>
      <w:r w:rsidRPr="00F83321">
        <w:rPr>
          <w:i/>
        </w:rPr>
        <w:t>fl</w:t>
      </w:r>
      <w:r w:rsidR="0075485B" w:rsidRPr="0075485B">
        <w:t>,</w:t>
      </w:r>
      <w:r w:rsidRPr="00F83321">
        <w:rPr>
          <w:i/>
        </w:rPr>
        <w:t xml:space="preserve"> kl</w:t>
      </w:r>
      <w:r w:rsidR="0075485B" w:rsidRPr="0075485B">
        <w:t>,</w:t>
      </w:r>
      <w:r w:rsidRPr="00F83321">
        <w:rPr>
          <w:i/>
        </w:rPr>
        <w:t xml:space="preserve"> pl</w:t>
      </w:r>
      <w:r w:rsidR="0075485B" w:rsidRPr="0075485B">
        <w:t>,</w:t>
      </w:r>
      <w:r w:rsidRPr="00F83321">
        <w:rPr>
          <w:i/>
        </w:rPr>
        <w:t xml:space="preserve"> sl</w:t>
      </w:r>
      <w:r w:rsidRPr="00A95D68">
        <w:t xml:space="preserve">. </w:t>
      </w:r>
      <w:r w:rsidRPr="00CB6B4E">
        <w:rPr>
          <w:lang w:val="fi-FI"/>
        </w:rPr>
        <w:t xml:space="preserve">Esimerkkii: </w:t>
      </w:r>
      <w:r w:rsidRPr="00CB6B4E">
        <w:rPr>
          <w:i/>
          <w:lang w:val="fi-FI"/>
        </w:rPr>
        <w:t>fläkki</w:t>
      </w:r>
      <w:r w:rsidR="0075485B" w:rsidRPr="00CB6B4E">
        <w:rPr>
          <w:lang w:val="fi-FI"/>
        </w:rPr>
        <w:t>,</w:t>
      </w:r>
      <w:r w:rsidRPr="00CB6B4E">
        <w:rPr>
          <w:i/>
          <w:lang w:val="fi-FI"/>
        </w:rPr>
        <w:t xml:space="preserve"> flasku</w:t>
      </w:r>
      <w:r w:rsidR="0075485B" w:rsidRPr="00CB6B4E">
        <w:rPr>
          <w:lang w:val="fi-FI"/>
        </w:rPr>
        <w:t>,</w:t>
      </w:r>
      <w:r w:rsidRPr="00CB6B4E">
        <w:rPr>
          <w:i/>
          <w:lang w:val="fi-FI"/>
        </w:rPr>
        <w:t xml:space="preserve"> klasi</w:t>
      </w:r>
      <w:r w:rsidR="0075485B" w:rsidRPr="00CB6B4E">
        <w:rPr>
          <w:lang w:val="fi-FI"/>
        </w:rPr>
        <w:t>,</w:t>
      </w:r>
      <w:r w:rsidRPr="00CB6B4E">
        <w:rPr>
          <w:i/>
          <w:lang w:val="fi-FI"/>
        </w:rPr>
        <w:t xml:space="preserve"> kläppi</w:t>
      </w:r>
      <w:r w:rsidR="0075485B" w:rsidRPr="00CB6B4E">
        <w:rPr>
          <w:lang w:val="fi-FI"/>
        </w:rPr>
        <w:t>,</w:t>
      </w:r>
      <w:r w:rsidRPr="00CB6B4E">
        <w:rPr>
          <w:i/>
          <w:lang w:val="fi-FI"/>
        </w:rPr>
        <w:t xml:space="preserve"> plassi</w:t>
      </w:r>
      <w:r w:rsidR="0075485B" w:rsidRPr="00CB6B4E">
        <w:rPr>
          <w:lang w:val="fi-FI"/>
        </w:rPr>
        <w:t>,</w:t>
      </w:r>
      <w:r w:rsidRPr="00CB6B4E">
        <w:rPr>
          <w:i/>
          <w:lang w:val="fi-FI"/>
        </w:rPr>
        <w:t xml:space="preserve"> plokata</w:t>
      </w:r>
      <w:r w:rsidR="0075485B" w:rsidRPr="00CB6B4E">
        <w:rPr>
          <w:lang w:val="fi-FI"/>
        </w:rPr>
        <w:t>,</w:t>
      </w:r>
      <w:r w:rsidRPr="00CB6B4E">
        <w:rPr>
          <w:i/>
          <w:lang w:val="fi-FI"/>
        </w:rPr>
        <w:t xml:space="preserve"> sliipata</w:t>
      </w:r>
      <w:r w:rsidR="0075485B" w:rsidRPr="00CB6B4E">
        <w:rPr>
          <w:lang w:val="fi-FI"/>
        </w:rPr>
        <w:t>,</w:t>
      </w:r>
      <w:r w:rsidRPr="00CB6B4E">
        <w:rPr>
          <w:i/>
          <w:lang w:val="fi-FI"/>
        </w:rPr>
        <w:t xml:space="preserve"> sluuka</w:t>
      </w:r>
      <w:r w:rsidRPr="00CB6B4E">
        <w:rPr>
          <w:lang w:val="fi-FI"/>
        </w:rPr>
        <w:t>.</w:t>
      </w:r>
    </w:p>
    <w:p w14:paraId="1E9BC267" w14:textId="6CA54EC7" w:rsidR="003B79DB" w:rsidRPr="00CB6B4E" w:rsidRDefault="00C26BA2" w:rsidP="00BD2A19">
      <w:pPr>
        <w:spacing w:before="120" w:after="120"/>
        <w:rPr>
          <w:lang w:val="fi-FI"/>
        </w:rPr>
      </w:pPr>
      <w:r w:rsidRPr="00F83321">
        <w:rPr>
          <w:i/>
        </w:rPr>
        <w:t>r</w:t>
      </w:r>
      <w:r w:rsidRPr="00A95D68">
        <w:t xml:space="preserve">-loppuiset: </w:t>
      </w:r>
      <w:r w:rsidRPr="00F83321">
        <w:rPr>
          <w:i/>
        </w:rPr>
        <w:t>fr</w:t>
      </w:r>
      <w:r w:rsidR="0075485B" w:rsidRPr="0075485B">
        <w:t>,</w:t>
      </w:r>
      <w:r w:rsidRPr="00F83321">
        <w:rPr>
          <w:i/>
        </w:rPr>
        <w:t xml:space="preserve"> kr</w:t>
      </w:r>
      <w:r w:rsidR="0075485B" w:rsidRPr="0075485B">
        <w:t>,</w:t>
      </w:r>
      <w:r w:rsidRPr="00F83321">
        <w:rPr>
          <w:i/>
        </w:rPr>
        <w:t xml:space="preserve"> pr</w:t>
      </w:r>
      <w:r w:rsidR="0075485B" w:rsidRPr="0075485B">
        <w:t>,</w:t>
      </w:r>
      <w:r w:rsidRPr="00F83321">
        <w:rPr>
          <w:i/>
        </w:rPr>
        <w:t xml:space="preserve"> tr</w:t>
      </w:r>
      <w:r w:rsidRPr="00A95D68">
        <w:t xml:space="preserve">. </w:t>
      </w:r>
      <w:r w:rsidRPr="00CB6B4E">
        <w:rPr>
          <w:lang w:val="fi-FI"/>
        </w:rPr>
        <w:t>Esimerkkii</w:t>
      </w:r>
      <w:r w:rsidR="00996A83" w:rsidRPr="00CB6B4E">
        <w:rPr>
          <w:lang w:val="fi-FI"/>
        </w:rPr>
        <w:t>:</w:t>
      </w:r>
      <w:r w:rsidRPr="00CB6B4E">
        <w:rPr>
          <w:lang w:val="fi-FI"/>
        </w:rPr>
        <w:t xml:space="preserve"> </w:t>
      </w:r>
      <w:r w:rsidRPr="00CB6B4E">
        <w:rPr>
          <w:i/>
          <w:lang w:val="fi-FI"/>
        </w:rPr>
        <w:t>frahti</w:t>
      </w:r>
      <w:r w:rsidR="0075485B" w:rsidRPr="00CB6B4E">
        <w:rPr>
          <w:lang w:val="fi-FI"/>
        </w:rPr>
        <w:t>,</w:t>
      </w:r>
      <w:r w:rsidRPr="00CB6B4E">
        <w:rPr>
          <w:i/>
          <w:lang w:val="fi-FI"/>
        </w:rPr>
        <w:t xml:space="preserve"> frouva</w:t>
      </w:r>
      <w:r w:rsidR="0075485B" w:rsidRPr="00CB6B4E">
        <w:rPr>
          <w:lang w:val="fi-FI"/>
        </w:rPr>
        <w:t>,</w:t>
      </w:r>
      <w:r w:rsidRPr="00CB6B4E">
        <w:rPr>
          <w:i/>
          <w:lang w:val="fi-FI"/>
        </w:rPr>
        <w:t xml:space="preserve"> kravata</w:t>
      </w:r>
      <w:r w:rsidR="0075485B" w:rsidRPr="00CB6B4E">
        <w:rPr>
          <w:lang w:val="fi-FI"/>
        </w:rPr>
        <w:t>,</w:t>
      </w:r>
      <w:r w:rsidRPr="00CB6B4E">
        <w:rPr>
          <w:i/>
          <w:lang w:val="fi-FI"/>
        </w:rPr>
        <w:t xml:space="preserve"> kraatari</w:t>
      </w:r>
      <w:r w:rsidR="0075485B" w:rsidRPr="00CB6B4E">
        <w:rPr>
          <w:lang w:val="fi-FI"/>
        </w:rPr>
        <w:t>,</w:t>
      </w:r>
      <w:r w:rsidRPr="00CB6B4E">
        <w:rPr>
          <w:i/>
          <w:lang w:val="fi-FI"/>
        </w:rPr>
        <w:t xml:space="preserve"> pruuni</w:t>
      </w:r>
      <w:r w:rsidR="0075485B" w:rsidRPr="00CB6B4E">
        <w:rPr>
          <w:lang w:val="fi-FI"/>
        </w:rPr>
        <w:t>,</w:t>
      </w:r>
      <w:r w:rsidRPr="00CB6B4E">
        <w:rPr>
          <w:i/>
          <w:lang w:val="fi-FI"/>
        </w:rPr>
        <w:t xml:space="preserve"> pruukata</w:t>
      </w:r>
      <w:r w:rsidR="0075485B" w:rsidRPr="00CB6B4E">
        <w:rPr>
          <w:lang w:val="fi-FI"/>
        </w:rPr>
        <w:t>,</w:t>
      </w:r>
      <w:r w:rsidRPr="00CB6B4E">
        <w:rPr>
          <w:i/>
          <w:lang w:val="fi-FI"/>
        </w:rPr>
        <w:t xml:space="preserve"> trappu</w:t>
      </w:r>
      <w:r w:rsidR="0075485B" w:rsidRPr="00CB6B4E">
        <w:rPr>
          <w:lang w:val="fi-FI"/>
        </w:rPr>
        <w:t>,</w:t>
      </w:r>
      <w:r w:rsidRPr="00CB6B4E">
        <w:rPr>
          <w:i/>
          <w:lang w:val="fi-FI"/>
        </w:rPr>
        <w:t xml:space="preserve"> trolli</w:t>
      </w:r>
      <w:r w:rsidR="001B127A" w:rsidRPr="00CB6B4E">
        <w:rPr>
          <w:lang w:val="fi-FI"/>
        </w:rPr>
        <w:t>.</w:t>
      </w:r>
    </w:p>
    <w:p w14:paraId="587D98D9" w14:textId="5F4BA11B" w:rsidR="003B79DB" w:rsidRPr="00CB6B4E" w:rsidRDefault="003B79DB" w:rsidP="00BD2A19">
      <w:pPr>
        <w:spacing w:before="120" w:after="120"/>
        <w:rPr>
          <w:lang w:val="fi-FI"/>
        </w:rPr>
      </w:pPr>
      <w:r w:rsidRPr="00CB6B4E">
        <w:rPr>
          <w:i/>
          <w:lang w:val="fi-FI"/>
        </w:rPr>
        <w:t>kn</w:t>
      </w:r>
      <w:r w:rsidR="000919A5" w:rsidRPr="00CB6B4E">
        <w:rPr>
          <w:lang w:val="fi-FI"/>
        </w:rPr>
        <w:t>: E</w:t>
      </w:r>
      <w:r w:rsidR="00996A83" w:rsidRPr="00CB6B4E">
        <w:rPr>
          <w:lang w:val="fi-FI"/>
        </w:rPr>
        <w:t>simerkiksi</w:t>
      </w:r>
      <w:r w:rsidRPr="00CB6B4E">
        <w:rPr>
          <w:lang w:val="fi-FI"/>
        </w:rPr>
        <w:t xml:space="preserve"> </w:t>
      </w:r>
      <w:r w:rsidRPr="00CB6B4E">
        <w:rPr>
          <w:i/>
          <w:lang w:val="fi-FI"/>
        </w:rPr>
        <w:t>knappi</w:t>
      </w:r>
      <w:r w:rsidR="0075485B" w:rsidRPr="00CB6B4E">
        <w:rPr>
          <w:lang w:val="fi-FI"/>
        </w:rPr>
        <w:t>,</w:t>
      </w:r>
      <w:r w:rsidRPr="00CB6B4E">
        <w:rPr>
          <w:i/>
          <w:lang w:val="fi-FI"/>
        </w:rPr>
        <w:t xml:space="preserve"> knuppi</w:t>
      </w:r>
      <w:r w:rsidR="0075485B" w:rsidRPr="00CB6B4E">
        <w:rPr>
          <w:lang w:val="fi-FI"/>
        </w:rPr>
        <w:t>,</w:t>
      </w:r>
      <w:r w:rsidRPr="00CB6B4E">
        <w:rPr>
          <w:i/>
          <w:lang w:val="fi-FI"/>
        </w:rPr>
        <w:t xml:space="preserve"> knippu</w:t>
      </w:r>
      <w:r w:rsidRPr="00CB6B4E">
        <w:rPr>
          <w:lang w:val="fi-FI"/>
        </w:rPr>
        <w:t>.</w:t>
      </w:r>
    </w:p>
    <w:p w14:paraId="655D95D8" w14:textId="35032D9C" w:rsidR="003B79DB" w:rsidRPr="00CB6B4E" w:rsidRDefault="003B79DB" w:rsidP="00BD2A19">
      <w:pPr>
        <w:spacing w:before="120" w:after="120"/>
        <w:rPr>
          <w:lang w:val="fi-FI"/>
        </w:rPr>
      </w:pPr>
      <w:r w:rsidRPr="00CB6B4E">
        <w:rPr>
          <w:lang w:val="fi-FI"/>
        </w:rPr>
        <w:t>Usheimat tämmöiset oon kohta v</w:t>
      </w:r>
      <w:r w:rsidR="00502295" w:rsidRPr="00CB6B4E">
        <w:rPr>
          <w:lang w:val="fi-FI"/>
        </w:rPr>
        <w:t>anhoita lainoi ruottin kielestä, ja net löyđythään kans usheista suomen kielen dialektiista ja meänkielestä Ruottista.</w:t>
      </w:r>
    </w:p>
    <w:p w14:paraId="524A7794" w14:textId="2FD80ABD" w:rsidR="003B79DB" w:rsidRPr="00A95D68" w:rsidRDefault="003B79DB" w:rsidP="00BD2A19">
      <w:pPr>
        <w:spacing w:before="120" w:after="120"/>
      </w:pPr>
      <w:r w:rsidRPr="00CB6B4E">
        <w:rPr>
          <w:lang w:val="fi-FI"/>
        </w:rPr>
        <w:t xml:space="preserve">Muita oon </w:t>
      </w:r>
      <w:r w:rsidRPr="00CB6B4E">
        <w:rPr>
          <w:i/>
          <w:lang w:val="fi-FI"/>
        </w:rPr>
        <w:t>kv</w:t>
      </w:r>
      <w:r w:rsidR="0075485B" w:rsidRPr="00CB6B4E">
        <w:rPr>
          <w:lang w:val="fi-FI"/>
        </w:rPr>
        <w:t>,</w:t>
      </w:r>
      <w:r w:rsidRPr="00CB6B4E">
        <w:rPr>
          <w:i/>
          <w:lang w:val="fi-FI"/>
        </w:rPr>
        <w:t xml:space="preserve"> skr</w:t>
      </w:r>
      <w:r w:rsidR="0075485B" w:rsidRPr="00CB6B4E">
        <w:rPr>
          <w:lang w:val="fi-FI"/>
        </w:rPr>
        <w:t>,</w:t>
      </w:r>
      <w:r w:rsidRPr="00CB6B4E">
        <w:rPr>
          <w:i/>
          <w:lang w:val="fi-FI"/>
        </w:rPr>
        <w:t xml:space="preserve"> sk</w:t>
      </w:r>
      <w:r w:rsidR="0075485B" w:rsidRPr="00CB6B4E">
        <w:rPr>
          <w:lang w:val="fi-FI"/>
        </w:rPr>
        <w:t>,</w:t>
      </w:r>
      <w:r w:rsidRPr="00CB6B4E">
        <w:rPr>
          <w:i/>
          <w:lang w:val="fi-FI"/>
        </w:rPr>
        <w:t xml:space="preserve"> sp ja str</w:t>
      </w:r>
      <w:r w:rsidR="00D64AB4" w:rsidRPr="00CB6B4E">
        <w:rPr>
          <w:lang w:val="fi-FI"/>
        </w:rPr>
        <w:t>.</w:t>
      </w:r>
      <w:r w:rsidRPr="00CB6B4E">
        <w:rPr>
          <w:lang w:val="fi-FI"/>
        </w:rPr>
        <w:t xml:space="preserve"> Esimerkkii: </w:t>
      </w:r>
      <w:r w:rsidRPr="00CB6B4E">
        <w:rPr>
          <w:i/>
          <w:lang w:val="fi-FI"/>
        </w:rPr>
        <w:t>kvartti</w:t>
      </w:r>
      <w:r w:rsidR="0075485B" w:rsidRPr="00CB6B4E">
        <w:rPr>
          <w:lang w:val="fi-FI"/>
        </w:rPr>
        <w:t>,</w:t>
      </w:r>
      <w:r w:rsidRPr="00CB6B4E">
        <w:rPr>
          <w:i/>
          <w:lang w:val="fi-FI"/>
        </w:rPr>
        <w:t xml:space="preserve"> kvääni</w:t>
      </w:r>
      <w:r w:rsidR="0075485B" w:rsidRPr="00CB6B4E">
        <w:rPr>
          <w:lang w:val="fi-FI"/>
        </w:rPr>
        <w:t>,</w:t>
      </w:r>
      <w:r w:rsidR="003E7F25" w:rsidRPr="00CB6B4E">
        <w:rPr>
          <w:i/>
          <w:lang w:val="fi-FI"/>
        </w:rPr>
        <w:t xml:space="preserve"> skr</w:t>
      </w:r>
      <w:r w:rsidRPr="00CB6B4E">
        <w:rPr>
          <w:i/>
          <w:lang w:val="fi-FI"/>
        </w:rPr>
        <w:t>uvi</w:t>
      </w:r>
      <w:r w:rsidR="0075485B" w:rsidRPr="00CB6B4E">
        <w:rPr>
          <w:lang w:val="fi-FI"/>
        </w:rPr>
        <w:t>,</w:t>
      </w:r>
      <w:r w:rsidRPr="00CB6B4E">
        <w:rPr>
          <w:i/>
          <w:lang w:val="fi-FI"/>
        </w:rPr>
        <w:t xml:space="preserve"> skarffa</w:t>
      </w:r>
      <w:r w:rsidR="0075485B" w:rsidRPr="00CB6B4E">
        <w:rPr>
          <w:lang w:val="fi-FI"/>
        </w:rPr>
        <w:t>,</w:t>
      </w:r>
      <w:r w:rsidRPr="00CB6B4E">
        <w:rPr>
          <w:i/>
          <w:lang w:val="fi-FI"/>
        </w:rPr>
        <w:t xml:space="preserve"> spiuni</w:t>
      </w:r>
      <w:r w:rsidR="0075485B" w:rsidRPr="00CB6B4E">
        <w:rPr>
          <w:lang w:val="fi-FI"/>
        </w:rPr>
        <w:t>,</w:t>
      </w:r>
      <w:r w:rsidRPr="00CB6B4E">
        <w:rPr>
          <w:i/>
          <w:lang w:val="fi-FI"/>
        </w:rPr>
        <w:t xml:space="preserve"> staara</w:t>
      </w:r>
      <w:r w:rsidR="0075485B" w:rsidRPr="00CB6B4E">
        <w:rPr>
          <w:lang w:val="fi-FI"/>
        </w:rPr>
        <w:t>,</w:t>
      </w:r>
      <w:r w:rsidRPr="00CB6B4E">
        <w:rPr>
          <w:i/>
          <w:lang w:val="fi-FI"/>
        </w:rPr>
        <w:t xml:space="preserve"> strenka</w:t>
      </w:r>
      <w:r w:rsidRPr="00CB6B4E">
        <w:rPr>
          <w:lang w:val="fi-FI"/>
        </w:rPr>
        <w:t xml:space="preserve">. </w:t>
      </w:r>
      <w:r w:rsidRPr="00A95D68">
        <w:t>Nämät oon ylheisesti uuđemppii lainoi ruijan eli lapin kielestä.</w:t>
      </w:r>
    </w:p>
    <w:p w14:paraId="0A341ABC" w14:textId="38475401" w:rsidR="00F46C19" w:rsidRPr="00A95D68" w:rsidRDefault="001E7FD6" w:rsidP="00413F2A">
      <w:pPr>
        <w:pStyle w:val="Punktliste"/>
      </w:pPr>
      <w:r w:rsidRPr="00CB6B4E">
        <w:rPr>
          <w:lang w:val="fi-FI"/>
        </w:rPr>
        <w:t xml:space="preserve">Sanan ensimäisen ja toisen tavun rajala saattaa olla yksi tahi ei yhthään konsonanttii. </w:t>
      </w:r>
      <w:r w:rsidR="00D92FAA" w:rsidRPr="00CB6B4E">
        <w:rPr>
          <w:lang w:val="fi-FI"/>
        </w:rPr>
        <w:t xml:space="preserve">Esimerkiksi </w:t>
      </w:r>
      <w:r w:rsidR="00D92FAA" w:rsidRPr="00CB6B4E">
        <w:rPr>
          <w:i/>
          <w:lang w:val="fi-FI"/>
        </w:rPr>
        <w:t xml:space="preserve">joki </w:t>
      </w:r>
      <w:r w:rsidR="00D92FAA" w:rsidRPr="00CB6B4E">
        <w:rPr>
          <w:lang w:val="fi-FI"/>
        </w:rPr>
        <w:t>:</w:t>
      </w:r>
      <w:r w:rsidR="00D92FAA" w:rsidRPr="00CB6B4E">
        <w:rPr>
          <w:i/>
          <w:lang w:val="fi-FI"/>
        </w:rPr>
        <w:t xml:space="preserve"> joen </w:t>
      </w:r>
      <w:r w:rsidR="00D92FAA" w:rsidRPr="00CB6B4E">
        <w:rPr>
          <w:lang w:val="fi-FI"/>
        </w:rPr>
        <w:t>/jo,en/ ~</w:t>
      </w:r>
      <w:r w:rsidR="00D92FAA" w:rsidRPr="00CB6B4E">
        <w:rPr>
          <w:i/>
          <w:lang w:val="fi-FI"/>
        </w:rPr>
        <w:t xml:space="preserve"> joven</w:t>
      </w:r>
      <w:r w:rsidR="00D92FAA" w:rsidRPr="00CB6B4E">
        <w:rPr>
          <w:lang w:val="fi-FI"/>
        </w:rPr>
        <w:t xml:space="preserve">. </w:t>
      </w:r>
      <w:r w:rsidRPr="00CB6B4E">
        <w:rPr>
          <w:lang w:val="fi-FI"/>
        </w:rPr>
        <w:t>Näitä</w:t>
      </w:r>
      <w:r w:rsidR="00F32A6F" w:rsidRPr="00CB6B4E">
        <w:rPr>
          <w:lang w:val="fi-FI"/>
        </w:rPr>
        <w:t xml:space="preserve"> kuttuma </w:t>
      </w:r>
      <w:r w:rsidR="00891824" w:rsidRPr="00CB6B4E">
        <w:rPr>
          <w:smallCaps/>
          <w:lang w:val="fi-FI"/>
        </w:rPr>
        <w:t>yđinkons</w:t>
      </w:r>
      <w:r w:rsidR="00F32A6F" w:rsidRPr="00CB6B4E">
        <w:rPr>
          <w:smallCaps/>
          <w:lang w:val="fi-FI"/>
        </w:rPr>
        <w:t>onantiksi</w:t>
      </w:r>
      <w:r w:rsidR="00420BB4" w:rsidRPr="00CB6B4E">
        <w:rPr>
          <w:smallCaps/>
          <w:lang w:val="fi-FI"/>
        </w:rPr>
        <w:t xml:space="preserve"> </w:t>
      </w:r>
      <w:r w:rsidR="00420BB4" w:rsidRPr="00CB6B4E">
        <w:rPr>
          <w:lang w:val="fi-FI"/>
        </w:rPr>
        <w:t>eli</w:t>
      </w:r>
      <w:r w:rsidR="00420BB4" w:rsidRPr="00CB6B4E">
        <w:rPr>
          <w:smallCaps/>
          <w:lang w:val="fi-FI"/>
        </w:rPr>
        <w:t xml:space="preserve"> yđinkonsonantti</w:t>
      </w:r>
      <w:r w:rsidR="00E31C33" w:rsidRPr="00CB6B4E">
        <w:rPr>
          <w:smallCaps/>
          <w:lang w:val="fi-FI"/>
        </w:rPr>
        <w:t>kombinasuuniksi</w:t>
      </w:r>
      <w:r w:rsidR="00420BB4" w:rsidRPr="00CB6B4E">
        <w:rPr>
          <w:lang w:val="fi-FI"/>
        </w:rPr>
        <w:t xml:space="preserve">, jos </w:t>
      </w:r>
      <w:r w:rsidR="00D92FAA" w:rsidRPr="00CB6B4E">
        <w:rPr>
          <w:lang w:val="fi-FI"/>
        </w:rPr>
        <w:t>konsonanttiita</w:t>
      </w:r>
      <w:r w:rsidR="00420BB4" w:rsidRPr="00CB6B4E">
        <w:rPr>
          <w:lang w:val="fi-FI"/>
        </w:rPr>
        <w:t xml:space="preserve"> oon kaksi eli enämen erilaissii</w:t>
      </w:r>
      <w:r w:rsidR="00F32A6F" w:rsidRPr="00CB6B4E">
        <w:rPr>
          <w:lang w:val="fi-FI"/>
        </w:rPr>
        <w:t xml:space="preserve">. </w:t>
      </w:r>
      <w:r w:rsidR="00BA557E" w:rsidRPr="00CB6B4E">
        <w:rPr>
          <w:lang w:val="fi-FI"/>
        </w:rPr>
        <w:t xml:space="preserve">Se </w:t>
      </w:r>
      <w:r w:rsidR="00D92FAA" w:rsidRPr="00CB6B4E">
        <w:rPr>
          <w:lang w:val="fi-FI"/>
        </w:rPr>
        <w:t>ainua</w:t>
      </w:r>
      <w:r w:rsidR="00BA557E" w:rsidRPr="00CB6B4E">
        <w:rPr>
          <w:lang w:val="fi-FI"/>
        </w:rPr>
        <w:t xml:space="preserve"> konsonantti saattaa </w:t>
      </w:r>
      <w:r w:rsidR="00D92FAA" w:rsidRPr="00CB6B4E">
        <w:rPr>
          <w:lang w:val="fi-FI"/>
        </w:rPr>
        <w:t xml:space="preserve">olla mikä tahansa kainun konsonantiista ja se saattaa </w:t>
      </w:r>
      <w:r w:rsidR="00BA557E" w:rsidRPr="00CB6B4E">
        <w:rPr>
          <w:lang w:val="fi-FI"/>
        </w:rPr>
        <w:t xml:space="preserve">olla </w:t>
      </w:r>
      <w:r w:rsidR="00D92FAA" w:rsidRPr="00CB6B4E">
        <w:rPr>
          <w:lang w:val="fi-FI"/>
        </w:rPr>
        <w:t xml:space="preserve">kans </w:t>
      </w:r>
      <w:r w:rsidR="00BA557E" w:rsidRPr="00CB6B4E">
        <w:rPr>
          <w:lang w:val="fi-FI"/>
        </w:rPr>
        <w:t>pitkä, nii</w:t>
      </w:r>
      <w:r w:rsidR="0046339C" w:rsidRPr="00CB6B4E">
        <w:rPr>
          <w:lang w:val="fi-FI"/>
        </w:rPr>
        <w:t>n</w:t>
      </w:r>
      <w:r w:rsidR="00BA557E" w:rsidRPr="00CB6B4E">
        <w:rPr>
          <w:lang w:val="fi-FI"/>
        </w:rPr>
        <w:t xml:space="preserve"> ko </w:t>
      </w:r>
      <w:r w:rsidR="00822B31" w:rsidRPr="00CB6B4E">
        <w:rPr>
          <w:lang w:val="fi-FI"/>
        </w:rPr>
        <w:t xml:space="preserve">sanoissa </w:t>
      </w:r>
      <w:r w:rsidR="00BA557E" w:rsidRPr="00CB6B4E">
        <w:rPr>
          <w:i/>
          <w:lang w:val="fi-FI"/>
        </w:rPr>
        <w:t>pannu</w:t>
      </w:r>
      <w:r w:rsidR="0075485B" w:rsidRPr="00CB6B4E">
        <w:rPr>
          <w:lang w:val="fi-FI"/>
        </w:rPr>
        <w:t>,</w:t>
      </w:r>
      <w:r w:rsidR="00BA557E" w:rsidRPr="00CB6B4E">
        <w:rPr>
          <w:i/>
          <w:lang w:val="fi-FI"/>
        </w:rPr>
        <w:t xml:space="preserve"> koukku</w:t>
      </w:r>
      <w:r w:rsidR="00BA557E" w:rsidRPr="00CB6B4E">
        <w:rPr>
          <w:lang w:val="fi-FI"/>
        </w:rPr>
        <w:t xml:space="preserve">. </w:t>
      </w:r>
      <w:r w:rsidR="0046339C" w:rsidRPr="00A95D68">
        <w:t xml:space="preserve">Kainun </w:t>
      </w:r>
      <w:r w:rsidR="00891824">
        <w:t>yđinkons</w:t>
      </w:r>
      <w:r w:rsidR="0046339C" w:rsidRPr="00A95D68">
        <w:t>onanttikombina</w:t>
      </w:r>
      <w:r w:rsidR="00C02997">
        <w:t>s</w:t>
      </w:r>
      <w:r w:rsidR="0046339C" w:rsidRPr="00A95D68">
        <w:t>uunit oon:</w:t>
      </w:r>
    </w:p>
    <w:p w14:paraId="0BF24410" w14:textId="53916E31" w:rsidR="0046339C" w:rsidRPr="00A95D68" w:rsidRDefault="002F5B88" w:rsidP="000A6834">
      <w:pPr>
        <w:pStyle w:val="Undertittel"/>
      </w:pPr>
      <w:bookmarkStart w:id="94" w:name="_Toc198266816"/>
      <w:bookmarkStart w:id="95" w:name="_Toc209168562"/>
      <w:bookmarkStart w:id="96" w:name="_Toc311273705"/>
      <w:r w:rsidRPr="00A95D68">
        <w:t>Tabeli</w:t>
      </w:r>
      <w:r w:rsidR="0088318B">
        <w:t xml:space="preserve"> 1</w:t>
      </w:r>
      <w:r w:rsidRPr="00A95D68">
        <w:t xml:space="preserve">: </w:t>
      </w:r>
      <w:bookmarkEnd w:id="94"/>
      <w:bookmarkEnd w:id="95"/>
      <w:r w:rsidR="00ED5DC0">
        <w:t xml:space="preserve">Kahđen konsonantin </w:t>
      </w:r>
      <w:r w:rsidR="005447F2">
        <w:t>y</w:t>
      </w:r>
      <w:r w:rsidR="0007086A">
        <w:t>đinkonsonanttikombinasuunit</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469"/>
        <w:gridCol w:w="870"/>
        <w:gridCol w:w="883"/>
        <w:gridCol w:w="856"/>
        <w:gridCol w:w="816"/>
        <w:gridCol w:w="803"/>
        <w:gridCol w:w="816"/>
        <w:gridCol w:w="870"/>
        <w:gridCol w:w="816"/>
        <w:gridCol w:w="843"/>
      </w:tblGrid>
      <w:tr w:rsidR="00723DF9" w:rsidRPr="00EF5E94" w14:paraId="00F68852" w14:textId="77777777" w:rsidTr="002B0F99">
        <w:tc>
          <w:tcPr>
            <w:tcW w:w="0" w:type="auto"/>
            <w:shd w:val="clear" w:color="auto" w:fill="auto"/>
          </w:tcPr>
          <w:p w14:paraId="6829E244" w14:textId="77777777" w:rsidR="00723DF9" w:rsidRPr="00EF5E94" w:rsidRDefault="00723DF9" w:rsidP="00EF5E94">
            <w:pPr>
              <w:keepNext/>
              <w:spacing w:before="20" w:after="20"/>
            </w:pPr>
          </w:p>
        </w:tc>
        <w:tc>
          <w:tcPr>
            <w:tcW w:w="0" w:type="auto"/>
            <w:shd w:val="clear" w:color="auto" w:fill="auto"/>
          </w:tcPr>
          <w:p w14:paraId="29DA3D58" w14:textId="77777777" w:rsidR="00723DF9" w:rsidRPr="00EF5E94" w:rsidRDefault="00723DF9" w:rsidP="00EF5E94">
            <w:pPr>
              <w:keepNext/>
              <w:spacing w:before="20" w:after="20"/>
            </w:pPr>
          </w:p>
        </w:tc>
        <w:tc>
          <w:tcPr>
            <w:tcW w:w="0" w:type="auto"/>
            <w:gridSpan w:val="9"/>
          </w:tcPr>
          <w:p w14:paraId="7A393D6D" w14:textId="77777777" w:rsidR="00723DF9" w:rsidRPr="00EF5E94" w:rsidRDefault="00723DF9" w:rsidP="00EF5E94">
            <w:pPr>
              <w:keepNext/>
              <w:spacing w:before="20" w:after="20"/>
            </w:pPr>
            <w:r w:rsidRPr="00EF5E94">
              <w:t>2. komponentti</w:t>
            </w:r>
          </w:p>
        </w:tc>
      </w:tr>
      <w:tr w:rsidR="00FC4F5B" w:rsidRPr="00EF5E94" w14:paraId="1361F137" w14:textId="77777777" w:rsidTr="00993BEE">
        <w:tc>
          <w:tcPr>
            <w:tcW w:w="0" w:type="auto"/>
            <w:shd w:val="clear" w:color="auto" w:fill="auto"/>
          </w:tcPr>
          <w:p w14:paraId="0CD85FE0" w14:textId="77777777" w:rsidR="00FC4F5B" w:rsidRPr="00EF5E94" w:rsidRDefault="00FC4F5B" w:rsidP="00EF5E94">
            <w:pPr>
              <w:keepNext/>
              <w:spacing w:before="20" w:after="20"/>
            </w:pPr>
          </w:p>
        </w:tc>
        <w:tc>
          <w:tcPr>
            <w:tcW w:w="0" w:type="auto"/>
            <w:shd w:val="clear" w:color="auto" w:fill="auto"/>
          </w:tcPr>
          <w:p w14:paraId="63E2BCB0" w14:textId="77777777" w:rsidR="00FC4F5B" w:rsidRPr="00EF5E94" w:rsidRDefault="00FC4F5B" w:rsidP="00EF5E94">
            <w:pPr>
              <w:keepNext/>
              <w:spacing w:before="20" w:after="20"/>
            </w:pPr>
          </w:p>
        </w:tc>
        <w:tc>
          <w:tcPr>
            <w:tcW w:w="0" w:type="auto"/>
            <w:shd w:val="clear" w:color="auto" w:fill="auto"/>
          </w:tcPr>
          <w:p w14:paraId="0C6D86A4" w14:textId="77777777" w:rsidR="00FC4F5B" w:rsidRPr="00EF5E94" w:rsidRDefault="00FC4F5B" w:rsidP="00EF5E94">
            <w:pPr>
              <w:keepNext/>
              <w:spacing w:before="20" w:after="20"/>
            </w:pPr>
            <w:r w:rsidRPr="00EF5E94">
              <w:t>k</w:t>
            </w:r>
          </w:p>
        </w:tc>
        <w:tc>
          <w:tcPr>
            <w:tcW w:w="0" w:type="auto"/>
            <w:shd w:val="clear" w:color="auto" w:fill="auto"/>
          </w:tcPr>
          <w:p w14:paraId="60D30383" w14:textId="77777777" w:rsidR="00FC4F5B" w:rsidRPr="00EF5E94" w:rsidRDefault="00FC4F5B" w:rsidP="00EF5E94">
            <w:pPr>
              <w:keepNext/>
              <w:spacing w:before="20" w:after="20"/>
            </w:pPr>
            <w:r w:rsidRPr="00EF5E94">
              <w:t>t</w:t>
            </w:r>
          </w:p>
        </w:tc>
        <w:tc>
          <w:tcPr>
            <w:tcW w:w="0" w:type="auto"/>
            <w:shd w:val="clear" w:color="auto" w:fill="auto"/>
          </w:tcPr>
          <w:p w14:paraId="1A3AB2CD" w14:textId="77777777" w:rsidR="00FC4F5B" w:rsidRPr="00EF5E94" w:rsidRDefault="00FC4F5B" w:rsidP="00EF5E94">
            <w:pPr>
              <w:keepNext/>
              <w:spacing w:before="20" w:after="20"/>
            </w:pPr>
            <w:r w:rsidRPr="00EF5E94">
              <w:t>p</w:t>
            </w:r>
          </w:p>
        </w:tc>
        <w:tc>
          <w:tcPr>
            <w:tcW w:w="0" w:type="auto"/>
            <w:shd w:val="clear" w:color="auto" w:fill="auto"/>
          </w:tcPr>
          <w:p w14:paraId="58EA1FC3" w14:textId="77777777" w:rsidR="00FC4F5B" w:rsidRPr="00EF5E94" w:rsidRDefault="00FC4F5B" w:rsidP="00EF5E94">
            <w:pPr>
              <w:keepNext/>
              <w:spacing w:before="20" w:after="20"/>
            </w:pPr>
            <w:r w:rsidRPr="00EF5E94">
              <w:t>s</w:t>
            </w:r>
          </w:p>
        </w:tc>
        <w:tc>
          <w:tcPr>
            <w:tcW w:w="0" w:type="auto"/>
          </w:tcPr>
          <w:p w14:paraId="28D16C02" w14:textId="77777777" w:rsidR="00FC4F5B" w:rsidRPr="00EF5E94" w:rsidRDefault="00FC4F5B" w:rsidP="00EF5E94">
            <w:pPr>
              <w:keepNext/>
              <w:spacing w:before="20" w:after="20"/>
            </w:pPr>
            <w:r w:rsidRPr="00EF5E94">
              <w:t>m</w:t>
            </w:r>
          </w:p>
        </w:tc>
        <w:tc>
          <w:tcPr>
            <w:tcW w:w="0" w:type="auto"/>
            <w:shd w:val="clear" w:color="auto" w:fill="auto"/>
          </w:tcPr>
          <w:p w14:paraId="05295F59" w14:textId="77777777" w:rsidR="00FC4F5B" w:rsidRPr="00EF5E94" w:rsidRDefault="00FC4F5B" w:rsidP="00EF5E94">
            <w:pPr>
              <w:keepNext/>
              <w:spacing w:before="20" w:after="20"/>
            </w:pPr>
            <w:r w:rsidRPr="00EF5E94">
              <w:t>n</w:t>
            </w:r>
          </w:p>
        </w:tc>
        <w:tc>
          <w:tcPr>
            <w:tcW w:w="0" w:type="auto"/>
          </w:tcPr>
          <w:p w14:paraId="1F3B8BE9" w14:textId="77777777" w:rsidR="00FC4F5B" w:rsidRPr="00EF5E94" w:rsidRDefault="00FC4F5B" w:rsidP="00EF5E94">
            <w:pPr>
              <w:keepNext/>
              <w:spacing w:before="20" w:after="20"/>
            </w:pPr>
            <w:r w:rsidRPr="00EF5E94">
              <w:t>l</w:t>
            </w:r>
          </w:p>
        </w:tc>
        <w:tc>
          <w:tcPr>
            <w:tcW w:w="0" w:type="auto"/>
            <w:shd w:val="clear" w:color="auto" w:fill="auto"/>
          </w:tcPr>
          <w:p w14:paraId="4A73346C" w14:textId="77777777" w:rsidR="00FC4F5B" w:rsidRPr="00EF5E94" w:rsidRDefault="00FC4F5B" w:rsidP="00EF5E94">
            <w:pPr>
              <w:keepNext/>
              <w:spacing w:before="20" w:after="20"/>
            </w:pPr>
            <w:r w:rsidRPr="00EF5E94">
              <w:t>j</w:t>
            </w:r>
          </w:p>
        </w:tc>
        <w:tc>
          <w:tcPr>
            <w:tcW w:w="0" w:type="auto"/>
            <w:shd w:val="clear" w:color="auto" w:fill="auto"/>
          </w:tcPr>
          <w:p w14:paraId="40AEF7B7" w14:textId="77777777" w:rsidR="00FC4F5B" w:rsidRPr="00EF5E94" w:rsidRDefault="00FC4F5B" w:rsidP="00EF5E94">
            <w:pPr>
              <w:keepNext/>
              <w:spacing w:before="20" w:after="20"/>
            </w:pPr>
            <w:r w:rsidRPr="00EF5E94">
              <w:t>v</w:t>
            </w:r>
          </w:p>
        </w:tc>
      </w:tr>
      <w:tr w:rsidR="00FC4F5B" w:rsidRPr="00EF5E94" w14:paraId="5EB8461C" w14:textId="77777777" w:rsidTr="00993BEE">
        <w:tc>
          <w:tcPr>
            <w:tcW w:w="0" w:type="auto"/>
            <w:vMerge w:val="restart"/>
            <w:shd w:val="clear" w:color="auto" w:fill="auto"/>
            <w:textDirection w:val="btLr"/>
          </w:tcPr>
          <w:p w14:paraId="2F6F7444" w14:textId="77777777" w:rsidR="00FC4F5B" w:rsidRPr="00EF5E94" w:rsidRDefault="00FC4F5B" w:rsidP="00EF5E94">
            <w:pPr>
              <w:spacing w:before="20" w:after="20"/>
              <w:ind w:right="113"/>
            </w:pPr>
            <w:r w:rsidRPr="00EF5E94">
              <w:t>1. komponentti</w:t>
            </w:r>
          </w:p>
        </w:tc>
        <w:tc>
          <w:tcPr>
            <w:tcW w:w="0" w:type="auto"/>
            <w:shd w:val="clear" w:color="auto" w:fill="auto"/>
          </w:tcPr>
          <w:p w14:paraId="61CC31C3" w14:textId="3E6BDADB" w:rsidR="00FC4F5B" w:rsidRPr="00EF5E94" w:rsidRDefault="00697F21" w:rsidP="00EF5E94">
            <w:pPr>
              <w:spacing w:before="20" w:after="20"/>
            </w:pPr>
            <w:r>
              <w:t>/ŋ/</w:t>
            </w:r>
          </w:p>
        </w:tc>
        <w:tc>
          <w:tcPr>
            <w:tcW w:w="0" w:type="auto"/>
            <w:shd w:val="clear" w:color="auto" w:fill="auto"/>
          </w:tcPr>
          <w:p w14:paraId="719DF69B" w14:textId="77777777" w:rsidR="00FC4F5B" w:rsidRPr="00EF5E94" w:rsidRDefault="00FC4F5B" w:rsidP="00EF5E94">
            <w:pPr>
              <w:spacing w:before="20" w:after="20"/>
            </w:pPr>
            <w:r w:rsidRPr="00EF5E94">
              <w:t>kenkä</w:t>
            </w:r>
          </w:p>
        </w:tc>
        <w:tc>
          <w:tcPr>
            <w:tcW w:w="0" w:type="auto"/>
            <w:shd w:val="clear" w:color="auto" w:fill="auto"/>
          </w:tcPr>
          <w:p w14:paraId="540A804F" w14:textId="77777777" w:rsidR="00FC4F5B" w:rsidRPr="00EF5E94" w:rsidRDefault="00FC4F5B" w:rsidP="00EF5E94">
            <w:pPr>
              <w:spacing w:before="20" w:after="20"/>
            </w:pPr>
          </w:p>
        </w:tc>
        <w:tc>
          <w:tcPr>
            <w:tcW w:w="0" w:type="auto"/>
            <w:shd w:val="clear" w:color="auto" w:fill="auto"/>
          </w:tcPr>
          <w:p w14:paraId="31E93509" w14:textId="77777777" w:rsidR="00FC4F5B" w:rsidRPr="00EF5E94" w:rsidRDefault="00FC4F5B" w:rsidP="00EF5E94">
            <w:pPr>
              <w:spacing w:before="20" w:after="20"/>
            </w:pPr>
          </w:p>
        </w:tc>
        <w:tc>
          <w:tcPr>
            <w:tcW w:w="0" w:type="auto"/>
            <w:shd w:val="clear" w:color="auto" w:fill="auto"/>
          </w:tcPr>
          <w:p w14:paraId="5AA4680B" w14:textId="77777777" w:rsidR="00FC4F5B" w:rsidRPr="00EF5E94" w:rsidRDefault="00FC4F5B" w:rsidP="00EF5E94">
            <w:pPr>
              <w:spacing w:before="20" w:after="20"/>
            </w:pPr>
          </w:p>
        </w:tc>
        <w:tc>
          <w:tcPr>
            <w:tcW w:w="0" w:type="auto"/>
          </w:tcPr>
          <w:p w14:paraId="70385CAA" w14:textId="77777777" w:rsidR="00FC4F5B" w:rsidRPr="00EF5E94" w:rsidRDefault="00FC4F5B" w:rsidP="00EF5E94">
            <w:pPr>
              <w:spacing w:before="20" w:after="20"/>
            </w:pPr>
          </w:p>
        </w:tc>
        <w:tc>
          <w:tcPr>
            <w:tcW w:w="0" w:type="auto"/>
            <w:shd w:val="clear" w:color="auto" w:fill="auto"/>
          </w:tcPr>
          <w:p w14:paraId="3D47CA76" w14:textId="77777777" w:rsidR="00FC4F5B" w:rsidRPr="00EF5E94" w:rsidRDefault="00FC4F5B" w:rsidP="00EF5E94">
            <w:pPr>
              <w:spacing w:before="20" w:after="20"/>
            </w:pPr>
          </w:p>
        </w:tc>
        <w:tc>
          <w:tcPr>
            <w:tcW w:w="0" w:type="auto"/>
          </w:tcPr>
          <w:p w14:paraId="062EEF81" w14:textId="77777777" w:rsidR="00FC4F5B" w:rsidRPr="00EF5E94" w:rsidRDefault="00FC4F5B" w:rsidP="00EF5E94">
            <w:pPr>
              <w:spacing w:before="20" w:after="20"/>
            </w:pPr>
          </w:p>
        </w:tc>
        <w:tc>
          <w:tcPr>
            <w:tcW w:w="0" w:type="auto"/>
            <w:shd w:val="clear" w:color="auto" w:fill="auto"/>
          </w:tcPr>
          <w:p w14:paraId="51A6EB26" w14:textId="77777777" w:rsidR="00FC4F5B" w:rsidRPr="00EF5E94" w:rsidRDefault="00FC4F5B" w:rsidP="00EF5E94">
            <w:pPr>
              <w:spacing w:before="20" w:after="20"/>
            </w:pPr>
          </w:p>
        </w:tc>
        <w:tc>
          <w:tcPr>
            <w:tcW w:w="0" w:type="auto"/>
            <w:shd w:val="clear" w:color="auto" w:fill="auto"/>
          </w:tcPr>
          <w:p w14:paraId="0B97EEFE" w14:textId="77777777" w:rsidR="00FC4F5B" w:rsidRPr="00EF5E94" w:rsidRDefault="00FC4F5B" w:rsidP="00EF5E94">
            <w:pPr>
              <w:spacing w:before="20" w:after="20"/>
            </w:pPr>
          </w:p>
        </w:tc>
      </w:tr>
      <w:tr w:rsidR="00FC4F5B" w:rsidRPr="00EF5E94" w14:paraId="1782EBE5" w14:textId="77777777" w:rsidTr="00993BEE">
        <w:tc>
          <w:tcPr>
            <w:tcW w:w="0" w:type="auto"/>
            <w:vMerge/>
            <w:shd w:val="clear" w:color="auto" w:fill="auto"/>
          </w:tcPr>
          <w:p w14:paraId="5E669715" w14:textId="77777777" w:rsidR="00FC4F5B" w:rsidRPr="00EF5E94" w:rsidRDefault="00FC4F5B" w:rsidP="00EF5E94">
            <w:pPr>
              <w:spacing w:before="20" w:after="20"/>
            </w:pPr>
          </w:p>
        </w:tc>
        <w:tc>
          <w:tcPr>
            <w:tcW w:w="0" w:type="auto"/>
            <w:shd w:val="clear" w:color="auto" w:fill="auto"/>
          </w:tcPr>
          <w:p w14:paraId="20BEE496" w14:textId="2F8B420B" w:rsidR="00FC4F5B" w:rsidRPr="00EF5E94" w:rsidRDefault="00912CDE" w:rsidP="00EF5E94">
            <w:pPr>
              <w:spacing w:before="20" w:after="20"/>
            </w:pPr>
            <w:r>
              <w:t>n</w:t>
            </w:r>
          </w:p>
        </w:tc>
        <w:tc>
          <w:tcPr>
            <w:tcW w:w="0" w:type="auto"/>
            <w:shd w:val="clear" w:color="auto" w:fill="auto"/>
          </w:tcPr>
          <w:p w14:paraId="56540DCE" w14:textId="77777777" w:rsidR="00FC4F5B" w:rsidRPr="00EF5E94" w:rsidRDefault="00FC4F5B" w:rsidP="00EF5E94">
            <w:pPr>
              <w:spacing w:before="20" w:after="20"/>
            </w:pPr>
          </w:p>
        </w:tc>
        <w:tc>
          <w:tcPr>
            <w:tcW w:w="0" w:type="auto"/>
            <w:shd w:val="clear" w:color="auto" w:fill="auto"/>
          </w:tcPr>
          <w:p w14:paraId="71A28454" w14:textId="77777777" w:rsidR="00FC4F5B" w:rsidRPr="00EF5E94" w:rsidRDefault="00FC4F5B" w:rsidP="00EF5E94">
            <w:pPr>
              <w:spacing w:before="20" w:after="20"/>
            </w:pPr>
            <w:r w:rsidRPr="00EF5E94">
              <w:t>ranta</w:t>
            </w:r>
          </w:p>
        </w:tc>
        <w:tc>
          <w:tcPr>
            <w:tcW w:w="0" w:type="auto"/>
            <w:shd w:val="clear" w:color="auto" w:fill="auto"/>
          </w:tcPr>
          <w:p w14:paraId="02BB8B52" w14:textId="77777777" w:rsidR="00FC4F5B" w:rsidRPr="00EF5E94" w:rsidRDefault="00FC4F5B" w:rsidP="00EF5E94">
            <w:pPr>
              <w:spacing w:before="20" w:after="20"/>
            </w:pPr>
          </w:p>
        </w:tc>
        <w:tc>
          <w:tcPr>
            <w:tcW w:w="0" w:type="auto"/>
            <w:shd w:val="clear" w:color="auto" w:fill="auto"/>
          </w:tcPr>
          <w:p w14:paraId="6FDC858E" w14:textId="77777777" w:rsidR="00FC4F5B" w:rsidRPr="00EF5E94" w:rsidRDefault="00FC4F5B" w:rsidP="00EF5E94">
            <w:pPr>
              <w:spacing w:before="20" w:after="20"/>
            </w:pPr>
            <w:r w:rsidRPr="00EF5E94">
              <w:t>kynsi</w:t>
            </w:r>
          </w:p>
        </w:tc>
        <w:tc>
          <w:tcPr>
            <w:tcW w:w="0" w:type="auto"/>
          </w:tcPr>
          <w:p w14:paraId="79FC7E56" w14:textId="77777777" w:rsidR="00FC4F5B" w:rsidRPr="00EF5E94" w:rsidRDefault="00FC4F5B" w:rsidP="00EF5E94">
            <w:pPr>
              <w:spacing w:before="20" w:after="20"/>
            </w:pPr>
          </w:p>
        </w:tc>
        <w:tc>
          <w:tcPr>
            <w:tcW w:w="0" w:type="auto"/>
            <w:shd w:val="clear" w:color="auto" w:fill="auto"/>
          </w:tcPr>
          <w:p w14:paraId="6687B3C8" w14:textId="77777777" w:rsidR="00FC4F5B" w:rsidRPr="00EF5E94" w:rsidRDefault="00FC4F5B" w:rsidP="00EF5E94">
            <w:pPr>
              <w:spacing w:before="20" w:after="20"/>
            </w:pPr>
          </w:p>
        </w:tc>
        <w:tc>
          <w:tcPr>
            <w:tcW w:w="0" w:type="auto"/>
          </w:tcPr>
          <w:p w14:paraId="7F08FA4F" w14:textId="77777777" w:rsidR="00FC4F5B" w:rsidRPr="00EF5E94" w:rsidRDefault="00FC4F5B" w:rsidP="00EF5E94">
            <w:pPr>
              <w:spacing w:before="20" w:after="20"/>
            </w:pPr>
          </w:p>
        </w:tc>
        <w:tc>
          <w:tcPr>
            <w:tcW w:w="0" w:type="auto"/>
            <w:shd w:val="clear" w:color="auto" w:fill="auto"/>
          </w:tcPr>
          <w:p w14:paraId="1677B62B" w14:textId="58C6904C" w:rsidR="00FC4F5B" w:rsidRPr="00EF5E94" w:rsidRDefault="00FC4F5B" w:rsidP="00EF5E94">
            <w:pPr>
              <w:spacing w:before="20" w:after="20"/>
            </w:pPr>
          </w:p>
        </w:tc>
        <w:tc>
          <w:tcPr>
            <w:tcW w:w="0" w:type="auto"/>
            <w:shd w:val="clear" w:color="auto" w:fill="auto"/>
          </w:tcPr>
          <w:p w14:paraId="099440B4" w14:textId="77777777" w:rsidR="00FC4F5B" w:rsidRPr="00EF5E94" w:rsidRDefault="00FC4F5B" w:rsidP="00EF5E94">
            <w:pPr>
              <w:spacing w:before="20" w:after="20"/>
            </w:pPr>
          </w:p>
        </w:tc>
      </w:tr>
      <w:tr w:rsidR="00FC4F5B" w:rsidRPr="00EF5E94" w14:paraId="5F67FB3A" w14:textId="77777777" w:rsidTr="00993BEE">
        <w:tc>
          <w:tcPr>
            <w:tcW w:w="0" w:type="auto"/>
            <w:vMerge/>
            <w:shd w:val="clear" w:color="auto" w:fill="auto"/>
          </w:tcPr>
          <w:p w14:paraId="14A07401" w14:textId="77777777" w:rsidR="00FC4F5B" w:rsidRPr="00EF5E94" w:rsidRDefault="00FC4F5B" w:rsidP="00EF5E94">
            <w:pPr>
              <w:spacing w:before="20" w:after="20"/>
            </w:pPr>
          </w:p>
        </w:tc>
        <w:tc>
          <w:tcPr>
            <w:tcW w:w="0" w:type="auto"/>
            <w:shd w:val="clear" w:color="auto" w:fill="auto"/>
          </w:tcPr>
          <w:p w14:paraId="6A8F0C99" w14:textId="77777777" w:rsidR="00FC4F5B" w:rsidRPr="00EF5E94" w:rsidRDefault="00FC4F5B" w:rsidP="00EF5E94">
            <w:pPr>
              <w:spacing w:before="20" w:after="20"/>
            </w:pPr>
            <w:r w:rsidRPr="00EF5E94">
              <w:t>m</w:t>
            </w:r>
          </w:p>
        </w:tc>
        <w:tc>
          <w:tcPr>
            <w:tcW w:w="0" w:type="auto"/>
            <w:shd w:val="clear" w:color="auto" w:fill="auto"/>
          </w:tcPr>
          <w:p w14:paraId="0CE3394E" w14:textId="77777777" w:rsidR="00FC4F5B" w:rsidRPr="00EF5E94" w:rsidRDefault="00FC4F5B" w:rsidP="00EF5E94">
            <w:pPr>
              <w:spacing w:before="20" w:after="20"/>
            </w:pPr>
          </w:p>
        </w:tc>
        <w:tc>
          <w:tcPr>
            <w:tcW w:w="0" w:type="auto"/>
            <w:shd w:val="clear" w:color="auto" w:fill="auto"/>
          </w:tcPr>
          <w:p w14:paraId="041A1226" w14:textId="77777777" w:rsidR="00FC4F5B" w:rsidRPr="00EF5E94" w:rsidRDefault="00FC4F5B" w:rsidP="00EF5E94">
            <w:pPr>
              <w:spacing w:before="20" w:after="20"/>
            </w:pPr>
          </w:p>
        </w:tc>
        <w:tc>
          <w:tcPr>
            <w:tcW w:w="0" w:type="auto"/>
            <w:shd w:val="clear" w:color="auto" w:fill="auto"/>
          </w:tcPr>
          <w:p w14:paraId="7736E0BE" w14:textId="77777777" w:rsidR="00FC4F5B" w:rsidRPr="00EF5E94" w:rsidRDefault="00FC4F5B" w:rsidP="00EF5E94">
            <w:pPr>
              <w:spacing w:before="20" w:after="20"/>
            </w:pPr>
            <w:r w:rsidRPr="00EF5E94">
              <w:t>kampa</w:t>
            </w:r>
          </w:p>
        </w:tc>
        <w:tc>
          <w:tcPr>
            <w:tcW w:w="0" w:type="auto"/>
            <w:shd w:val="clear" w:color="auto" w:fill="auto"/>
          </w:tcPr>
          <w:p w14:paraId="0F58C7EC" w14:textId="77777777" w:rsidR="00FC4F5B" w:rsidRPr="00EF5E94" w:rsidRDefault="00FC4F5B" w:rsidP="00EF5E94">
            <w:pPr>
              <w:spacing w:before="20" w:after="20"/>
            </w:pPr>
          </w:p>
        </w:tc>
        <w:tc>
          <w:tcPr>
            <w:tcW w:w="0" w:type="auto"/>
          </w:tcPr>
          <w:p w14:paraId="5BFA559D" w14:textId="77777777" w:rsidR="00FC4F5B" w:rsidRPr="00EF5E94" w:rsidRDefault="00FC4F5B" w:rsidP="00EF5E94">
            <w:pPr>
              <w:spacing w:before="20" w:after="20"/>
            </w:pPr>
          </w:p>
        </w:tc>
        <w:tc>
          <w:tcPr>
            <w:tcW w:w="0" w:type="auto"/>
            <w:shd w:val="clear" w:color="auto" w:fill="auto"/>
          </w:tcPr>
          <w:p w14:paraId="2DB360AC" w14:textId="77777777" w:rsidR="00FC4F5B" w:rsidRPr="00EF5E94" w:rsidRDefault="00FC4F5B" w:rsidP="00EF5E94">
            <w:pPr>
              <w:spacing w:before="20" w:after="20"/>
            </w:pPr>
          </w:p>
        </w:tc>
        <w:tc>
          <w:tcPr>
            <w:tcW w:w="0" w:type="auto"/>
          </w:tcPr>
          <w:p w14:paraId="55906AE5" w14:textId="77777777" w:rsidR="00FC4F5B" w:rsidRPr="00EF5E94" w:rsidRDefault="00FC4F5B" w:rsidP="00EF5E94">
            <w:pPr>
              <w:spacing w:before="20" w:after="20"/>
            </w:pPr>
          </w:p>
        </w:tc>
        <w:tc>
          <w:tcPr>
            <w:tcW w:w="0" w:type="auto"/>
            <w:shd w:val="clear" w:color="auto" w:fill="auto"/>
          </w:tcPr>
          <w:p w14:paraId="2061A6D0" w14:textId="77777777" w:rsidR="00FC4F5B" w:rsidRPr="00EF5E94" w:rsidRDefault="00FC4F5B" w:rsidP="00EF5E94">
            <w:pPr>
              <w:spacing w:before="20" w:after="20"/>
            </w:pPr>
          </w:p>
        </w:tc>
        <w:tc>
          <w:tcPr>
            <w:tcW w:w="0" w:type="auto"/>
            <w:shd w:val="clear" w:color="auto" w:fill="auto"/>
          </w:tcPr>
          <w:p w14:paraId="5D494850" w14:textId="77777777" w:rsidR="00FC4F5B" w:rsidRPr="00EF5E94" w:rsidRDefault="00FC4F5B" w:rsidP="00EF5E94">
            <w:pPr>
              <w:spacing w:before="20" w:after="20"/>
            </w:pPr>
          </w:p>
        </w:tc>
      </w:tr>
      <w:tr w:rsidR="00FC4F5B" w:rsidRPr="00EF5E94" w14:paraId="0D86FA70" w14:textId="77777777" w:rsidTr="00993BEE">
        <w:tc>
          <w:tcPr>
            <w:tcW w:w="0" w:type="auto"/>
            <w:vMerge/>
            <w:shd w:val="clear" w:color="auto" w:fill="auto"/>
          </w:tcPr>
          <w:p w14:paraId="331DDBEE" w14:textId="77777777" w:rsidR="00FC4F5B" w:rsidRPr="00EF5E94" w:rsidRDefault="00FC4F5B" w:rsidP="00EF5E94">
            <w:pPr>
              <w:spacing w:before="20" w:after="20"/>
            </w:pPr>
          </w:p>
        </w:tc>
        <w:tc>
          <w:tcPr>
            <w:tcW w:w="0" w:type="auto"/>
            <w:shd w:val="clear" w:color="auto" w:fill="auto"/>
          </w:tcPr>
          <w:p w14:paraId="1B8AF69B" w14:textId="77777777" w:rsidR="00FC4F5B" w:rsidRPr="00EF5E94" w:rsidRDefault="00FC4F5B" w:rsidP="00EF5E94">
            <w:pPr>
              <w:spacing w:before="20" w:after="20"/>
            </w:pPr>
            <w:r w:rsidRPr="00EF5E94">
              <w:t>l</w:t>
            </w:r>
          </w:p>
        </w:tc>
        <w:tc>
          <w:tcPr>
            <w:tcW w:w="0" w:type="auto"/>
            <w:shd w:val="clear" w:color="auto" w:fill="auto"/>
          </w:tcPr>
          <w:p w14:paraId="3D23542D" w14:textId="77777777" w:rsidR="00FC4F5B" w:rsidRPr="00EF5E94" w:rsidRDefault="00FC4F5B" w:rsidP="00EF5E94">
            <w:pPr>
              <w:spacing w:before="20" w:after="20"/>
            </w:pPr>
            <w:r w:rsidRPr="00EF5E94">
              <w:t>ulkona</w:t>
            </w:r>
          </w:p>
        </w:tc>
        <w:tc>
          <w:tcPr>
            <w:tcW w:w="0" w:type="auto"/>
            <w:shd w:val="clear" w:color="auto" w:fill="auto"/>
          </w:tcPr>
          <w:p w14:paraId="0F612136" w14:textId="77777777" w:rsidR="00FC4F5B" w:rsidRPr="00EF5E94" w:rsidRDefault="00FC4F5B" w:rsidP="00EF5E94">
            <w:pPr>
              <w:spacing w:before="20" w:after="20"/>
            </w:pPr>
            <w:r w:rsidRPr="00EF5E94">
              <w:t>silta</w:t>
            </w:r>
          </w:p>
        </w:tc>
        <w:tc>
          <w:tcPr>
            <w:tcW w:w="0" w:type="auto"/>
            <w:shd w:val="clear" w:color="auto" w:fill="auto"/>
          </w:tcPr>
          <w:p w14:paraId="1C43C672" w14:textId="77777777" w:rsidR="00FC4F5B" w:rsidRPr="00EF5E94" w:rsidRDefault="00FC4F5B" w:rsidP="00EF5E94">
            <w:pPr>
              <w:spacing w:before="20" w:after="20"/>
            </w:pPr>
            <w:r w:rsidRPr="00EF5E94">
              <w:t>kilpa</w:t>
            </w:r>
          </w:p>
        </w:tc>
        <w:tc>
          <w:tcPr>
            <w:tcW w:w="0" w:type="auto"/>
            <w:shd w:val="clear" w:color="auto" w:fill="auto"/>
          </w:tcPr>
          <w:p w14:paraId="6F20D53C" w14:textId="77777777" w:rsidR="00FC4F5B" w:rsidRPr="00EF5E94" w:rsidRDefault="00FC4F5B" w:rsidP="00EF5E94">
            <w:pPr>
              <w:spacing w:before="20" w:after="20"/>
            </w:pPr>
            <w:r w:rsidRPr="00EF5E94">
              <w:t>kielsi</w:t>
            </w:r>
          </w:p>
        </w:tc>
        <w:tc>
          <w:tcPr>
            <w:tcW w:w="0" w:type="auto"/>
          </w:tcPr>
          <w:p w14:paraId="59A1461F" w14:textId="77777777" w:rsidR="00FC4F5B" w:rsidRPr="00EF5E94" w:rsidRDefault="00FC4F5B" w:rsidP="00EF5E94">
            <w:pPr>
              <w:spacing w:before="20" w:after="20"/>
            </w:pPr>
            <w:r w:rsidRPr="00EF5E94">
              <w:t>silmä</w:t>
            </w:r>
          </w:p>
        </w:tc>
        <w:tc>
          <w:tcPr>
            <w:tcW w:w="0" w:type="auto"/>
            <w:shd w:val="clear" w:color="auto" w:fill="auto"/>
          </w:tcPr>
          <w:p w14:paraId="1B0BFFAF" w14:textId="77777777" w:rsidR="00FC4F5B" w:rsidRPr="00EF5E94" w:rsidRDefault="00FC4F5B" w:rsidP="00EF5E94">
            <w:pPr>
              <w:spacing w:before="20" w:after="20"/>
            </w:pPr>
          </w:p>
        </w:tc>
        <w:tc>
          <w:tcPr>
            <w:tcW w:w="0" w:type="auto"/>
          </w:tcPr>
          <w:p w14:paraId="365CB00C" w14:textId="77777777" w:rsidR="00FC4F5B" w:rsidRPr="00EF5E94" w:rsidRDefault="00FC4F5B" w:rsidP="00EF5E94">
            <w:pPr>
              <w:spacing w:before="20" w:after="20"/>
            </w:pPr>
          </w:p>
        </w:tc>
        <w:tc>
          <w:tcPr>
            <w:tcW w:w="0" w:type="auto"/>
            <w:shd w:val="clear" w:color="auto" w:fill="auto"/>
          </w:tcPr>
          <w:p w14:paraId="1CDA7D2D" w14:textId="77777777" w:rsidR="00FC4F5B" w:rsidRPr="00EF5E94" w:rsidRDefault="00FC4F5B" w:rsidP="00EF5E94">
            <w:pPr>
              <w:spacing w:before="20" w:after="20"/>
            </w:pPr>
            <w:r w:rsidRPr="00EF5E94">
              <w:t>kuljen</w:t>
            </w:r>
          </w:p>
        </w:tc>
        <w:tc>
          <w:tcPr>
            <w:tcW w:w="0" w:type="auto"/>
            <w:shd w:val="clear" w:color="auto" w:fill="auto"/>
          </w:tcPr>
          <w:p w14:paraId="0500DF66" w14:textId="77777777" w:rsidR="00FC4F5B" w:rsidRPr="00EF5E94" w:rsidRDefault="00FC4F5B" w:rsidP="00EF5E94">
            <w:pPr>
              <w:spacing w:before="20" w:after="20"/>
            </w:pPr>
            <w:r w:rsidRPr="00EF5E94">
              <w:t>lalva</w:t>
            </w:r>
          </w:p>
        </w:tc>
      </w:tr>
      <w:tr w:rsidR="00FC4F5B" w:rsidRPr="00EF5E94" w14:paraId="43127974" w14:textId="77777777" w:rsidTr="00993BEE">
        <w:tc>
          <w:tcPr>
            <w:tcW w:w="0" w:type="auto"/>
            <w:vMerge/>
            <w:shd w:val="clear" w:color="auto" w:fill="auto"/>
          </w:tcPr>
          <w:p w14:paraId="0E425EE0" w14:textId="77777777" w:rsidR="00FC4F5B" w:rsidRPr="00EF5E94" w:rsidRDefault="00FC4F5B" w:rsidP="00EF5E94">
            <w:pPr>
              <w:spacing w:before="20" w:after="20"/>
            </w:pPr>
          </w:p>
        </w:tc>
        <w:tc>
          <w:tcPr>
            <w:tcW w:w="0" w:type="auto"/>
            <w:shd w:val="clear" w:color="auto" w:fill="auto"/>
          </w:tcPr>
          <w:p w14:paraId="233E7618" w14:textId="77777777" w:rsidR="00FC4F5B" w:rsidRPr="00EF5E94" w:rsidRDefault="00FC4F5B" w:rsidP="00EF5E94">
            <w:pPr>
              <w:spacing w:before="20" w:after="20"/>
            </w:pPr>
            <w:r w:rsidRPr="00EF5E94">
              <w:t>r</w:t>
            </w:r>
          </w:p>
        </w:tc>
        <w:tc>
          <w:tcPr>
            <w:tcW w:w="0" w:type="auto"/>
            <w:shd w:val="clear" w:color="auto" w:fill="auto"/>
          </w:tcPr>
          <w:p w14:paraId="2E452B78" w14:textId="77777777" w:rsidR="00FC4F5B" w:rsidRPr="00EF5E94" w:rsidRDefault="00FC4F5B" w:rsidP="00EF5E94">
            <w:pPr>
              <w:spacing w:before="20" w:after="20"/>
            </w:pPr>
            <w:r w:rsidRPr="00EF5E94">
              <w:t>sarka</w:t>
            </w:r>
          </w:p>
        </w:tc>
        <w:tc>
          <w:tcPr>
            <w:tcW w:w="0" w:type="auto"/>
            <w:shd w:val="clear" w:color="auto" w:fill="auto"/>
          </w:tcPr>
          <w:p w14:paraId="2EA16FA4" w14:textId="77777777" w:rsidR="00FC4F5B" w:rsidRPr="00EF5E94" w:rsidRDefault="00FC4F5B" w:rsidP="00EF5E94">
            <w:pPr>
              <w:spacing w:before="20" w:after="20"/>
            </w:pPr>
            <w:r w:rsidRPr="00EF5E94">
              <w:t>parta</w:t>
            </w:r>
          </w:p>
        </w:tc>
        <w:tc>
          <w:tcPr>
            <w:tcW w:w="0" w:type="auto"/>
            <w:shd w:val="clear" w:color="auto" w:fill="auto"/>
          </w:tcPr>
          <w:p w14:paraId="0244A047" w14:textId="77777777" w:rsidR="00FC4F5B" w:rsidRPr="00EF5E94" w:rsidRDefault="00FC4F5B" w:rsidP="00EF5E94">
            <w:pPr>
              <w:spacing w:before="20" w:after="20"/>
            </w:pPr>
            <w:r w:rsidRPr="00EF5E94">
              <w:t>turpa</w:t>
            </w:r>
          </w:p>
        </w:tc>
        <w:tc>
          <w:tcPr>
            <w:tcW w:w="0" w:type="auto"/>
            <w:shd w:val="clear" w:color="auto" w:fill="auto"/>
          </w:tcPr>
          <w:p w14:paraId="1DC57207" w14:textId="77777777" w:rsidR="00FC4F5B" w:rsidRPr="00EF5E94" w:rsidRDefault="00FC4F5B" w:rsidP="00EF5E94">
            <w:pPr>
              <w:spacing w:before="20" w:after="20"/>
            </w:pPr>
            <w:r w:rsidRPr="00EF5E94">
              <w:t>mursu</w:t>
            </w:r>
          </w:p>
        </w:tc>
        <w:tc>
          <w:tcPr>
            <w:tcW w:w="0" w:type="auto"/>
          </w:tcPr>
          <w:p w14:paraId="3AB42CCB" w14:textId="77777777" w:rsidR="00FC4F5B" w:rsidRPr="00EF5E94" w:rsidRDefault="00FC4F5B" w:rsidP="00EF5E94">
            <w:pPr>
              <w:spacing w:before="20" w:after="20"/>
            </w:pPr>
            <w:r w:rsidRPr="00EF5E94">
              <w:t>sormi</w:t>
            </w:r>
          </w:p>
        </w:tc>
        <w:tc>
          <w:tcPr>
            <w:tcW w:w="0" w:type="auto"/>
            <w:shd w:val="clear" w:color="auto" w:fill="auto"/>
          </w:tcPr>
          <w:p w14:paraId="2D2745B5" w14:textId="77777777" w:rsidR="00FC4F5B" w:rsidRPr="00EF5E94" w:rsidRDefault="00FC4F5B" w:rsidP="00EF5E94">
            <w:pPr>
              <w:spacing w:before="20" w:after="20"/>
            </w:pPr>
            <w:r w:rsidRPr="00EF5E94">
              <w:t>hernet</w:t>
            </w:r>
          </w:p>
        </w:tc>
        <w:tc>
          <w:tcPr>
            <w:tcW w:w="0" w:type="auto"/>
          </w:tcPr>
          <w:p w14:paraId="56AA020D" w14:textId="77777777" w:rsidR="00FC4F5B" w:rsidRPr="00EF5E94" w:rsidRDefault="00FC4F5B" w:rsidP="00EF5E94">
            <w:pPr>
              <w:spacing w:before="20" w:after="20"/>
            </w:pPr>
          </w:p>
        </w:tc>
        <w:tc>
          <w:tcPr>
            <w:tcW w:w="0" w:type="auto"/>
            <w:shd w:val="clear" w:color="auto" w:fill="auto"/>
          </w:tcPr>
          <w:p w14:paraId="531D89A2" w14:textId="77777777" w:rsidR="00FC4F5B" w:rsidRPr="00EF5E94" w:rsidRDefault="00FC4F5B" w:rsidP="00EF5E94">
            <w:pPr>
              <w:spacing w:before="20" w:after="20"/>
            </w:pPr>
            <w:r w:rsidRPr="00EF5E94">
              <w:t>karja</w:t>
            </w:r>
          </w:p>
        </w:tc>
        <w:tc>
          <w:tcPr>
            <w:tcW w:w="0" w:type="auto"/>
            <w:shd w:val="clear" w:color="auto" w:fill="auto"/>
          </w:tcPr>
          <w:p w14:paraId="2F35EEAF" w14:textId="77777777" w:rsidR="00FC4F5B" w:rsidRPr="00EF5E94" w:rsidRDefault="00FC4F5B" w:rsidP="00EF5E94">
            <w:pPr>
              <w:spacing w:before="20" w:after="20"/>
            </w:pPr>
            <w:r w:rsidRPr="00EF5E94">
              <w:t>tarvita</w:t>
            </w:r>
          </w:p>
        </w:tc>
      </w:tr>
      <w:tr w:rsidR="00FC4F5B" w:rsidRPr="00EF5E94" w14:paraId="7D133A7D" w14:textId="77777777" w:rsidTr="00993BEE">
        <w:tc>
          <w:tcPr>
            <w:tcW w:w="0" w:type="auto"/>
            <w:vMerge/>
            <w:shd w:val="clear" w:color="auto" w:fill="auto"/>
          </w:tcPr>
          <w:p w14:paraId="36CA34BA" w14:textId="77777777" w:rsidR="00FC4F5B" w:rsidRPr="00EF5E94" w:rsidRDefault="00FC4F5B" w:rsidP="00EF5E94">
            <w:pPr>
              <w:spacing w:before="20" w:after="20"/>
            </w:pPr>
          </w:p>
        </w:tc>
        <w:tc>
          <w:tcPr>
            <w:tcW w:w="0" w:type="auto"/>
            <w:shd w:val="clear" w:color="auto" w:fill="auto"/>
          </w:tcPr>
          <w:p w14:paraId="06559865" w14:textId="77777777" w:rsidR="00FC4F5B" w:rsidRPr="00EF5E94" w:rsidRDefault="00FC4F5B" w:rsidP="00EF5E94">
            <w:pPr>
              <w:spacing w:before="20" w:after="20"/>
            </w:pPr>
            <w:r w:rsidRPr="00EF5E94">
              <w:t>s</w:t>
            </w:r>
          </w:p>
        </w:tc>
        <w:tc>
          <w:tcPr>
            <w:tcW w:w="0" w:type="auto"/>
            <w:shd w:val="clear" w:color="auto" w:fill="auto"/>
          </w:tcPr>
          <w:p w14:paraId="1CC3FF7C" w14:textId="77777777" w:rsidR="00FC4F5B" w:rsidRPr="00EF5E94" w:rsidRDefault="00FC4F5B" w:rsidP="00EF5E94">
            <w:pPr>
              <w:spacing w:before="20" w:after="20"/>
            </w:pPr>
            <w:r w:rsidRPr="00EF5E94">
              <w:t>kisko</w:t>
            </w:r>
          </w:p>
        </w:tc>
        <w:tc>
          <w:tcPr>
            <w:tcW w:w="0" w:type="auto"/>
            <w:shd w:val="clear" w:color="auto" w:fill="auto"/>
          </w:tcPr>
          <w:p w14:paraId="262CF2A5" w14:textId="77777777" w:rsidR="00FC4F5B" w:rsidRPr="00EF5E94" w:rsidRDefault="00FC4F5B" w:rsidP="00EF5E94">
            <w:pPr>
              <w:spacing w:before="20" w:after="20"/>
            </w:pPr>
            <w:r w:rsidRPr="00EF5E94">
              <w:t>kastaat</w:t>
            </w:r>
          </w:p>
        </w:tc>
        <w:tc>
          <w:tcPr>
            <w:tcW w:w="0" w:type="auto"/>
            <w:shd w:val="clear" w:color="auto" w:fill="auto"/>
          </w:tcPr>
          <w:p w14:paraId="25655911" w14:textId="58F5849B" w:rsidR="00FC4F5B" w:rsidRPr="00EF5E94" w:rsidRDefault="00CB67EB" w:rsidP="00EF5E94">
            <w:pPr>
              <w:spacing w:before="20" w:after="20"/>
            </w:pPr>
            <w:r>
              <w:t>pi</w:t>
            </w:r>
            <w:r w:rsidR="00FC4F5B" w:rsidRPr="00EF5E94">
              <w:t>spa</w:t>
            </w:r>
          </w:p>
        </w:tc>
        <w:tc>
          <w:tcPr>
            <w:tcW w:w="0" w:type="auto"/>
            <w:shd w:val="clear" w:color="auto" w:fill="auto"/>
          </w:tcPr>
          <w:p w14:paraId="3C16B2B3" w14:textId="77777777" w:rsidR="00FC4F5B" w:rsidRPr="00EF5E94" w:rsidRDefault="00FC4F5B" w:rsidP="00EF5E94">
            <w:pPr>
              <w:spacing w:before="20" w:after="20"/>
            </w:pPr>
          </w:p>
        </w:tc>
        <w:tc>
          <w:tcPr>
            <w:tcW w:w="0" w:type="auto"/>
          </w:tcPr>
          <w:p w14:paraId="4DD2487B" w14:textId="77777777" w:rsidR="00FC4F5B" w:rsidRPr="00EF5E94" w:rsidRDefault="00FC4F5B" w:rsidP="00EF5E94">
            <w:pPr>
              <w:spacing w:before="20" w:after="20"/>
            </w:pPr>
          </w:p>
        </w:tc>
        <w:tc>
          <w:tcPr>
            <w:tcW w:w="0" w:type="auto"/>
            <w:shd w:val="clear" w:color="auto" w:fill="auto"/>
          </w:tcPr>
          <w:p w14:paraId="17336D27" w14:textId="77777777" w:rsidR="00FC4F5B" w:rsidRPr="00EF5E94" w:rsidRDefault="00FC4F5B" w:rsidP="00EF5E94">
            <w:pPr>
              <w:spacing w:before="20" w:after="20"/>
            </w:pPr>
          </w:p>
        </w:tc>
        <w:tc>
          <w:tcPr>
            <w:tcW w:w="0" w:type="auto"/>
          </w:tcPr>
          <w:p w14:paraId="2AEF3C2C" w14:textId="77777777" w:rsidR="00FC4F5B" w:rsidRPr="00EF5E94" w:rsidRDefault="00FC4F5B" w:rsidP="00EF5E94">
            <w:pPr>
              <w:spacing w:before="20" w:after="20"/>
            </w:pPr>
          </w:p>
        </w:tc>
        <w:tc>
          <w:tcPr>
            <w:tcW w:w="0" w:type="auto"/>
            <w:shd w:val="clear" w:color="auto" w:fill="auto"/>
          </w:tcPr>
          <w:p w14:paraId="36E43701" w14:textId="77777777" w:rsidR="00FC4F5B" w:rsidRPr="00EF5E94" w:rsidRDefault="00FC4F5B" w:rsidP="00EF5E94">
            <w:pPr>
              <w:spacing w:before="20" w:after="20"/>
            </w:pPr>
          </w:p>
        </w:tc>
        <w:tc>
          <w:tcPr>
            <w:tcW w:w="0" w:type="auto"/>
            <w:shd w:val="clear" w:color="auto" w:fill="auto"/>
          </w:tcPr>
          <w:p w14:paraId="6C1F0517" w14:textId="77777777" w:rsidR="00FC4F5B" w:rsidRPr="00EF5E94" w:rsidRDefault="00993BEE" w:rsidP="00EF5E94">
            <w:pPr>
              <w:spacing w:before="20" w:after="20"/>
            </w:pPr>
            <w:r w:rsidRPr="00EF5E94">
              <w:t>kasvot</w:t>
            </w:r>
          </w:p>
        </w:tc>
      </w:tr>
      <w:tr w:rsidR="00FC4F5B" w:rsidRPr="00EF5E94" w14:paraId="2F8C5748" w14:textId="77777777" w:rsidTr="00993BEE">
        <w:tc>
          <w:tcPr>
            <w:tcW w:w="0" w:type="auto"/>
            <w:vMerge/>
            <w:shd w:val="clear" w:color="auto" w:fill="auto"/>
          </w:tcPr>
          <w:p w14:paraId="65B7C66B" w14:textId="77777777" w:rsidR="00FC4F5B" w:rsidRPr="00EF5E94" w:rsidRDefault="00FC4F5B" w:rsidP="00EF5E94">
            <w:pPr>
              <w:spacing w:before="20" w:after="20"/>
            </w:pPr>
          </w:p>
        </w:tc>
        <w:tc>
          <w:tcPr>
            <w:tcW w:w="0" w:type="auto"/>
            <w:shd w:val="clear" w:color="auto" w:fill="auto"/>
          </w:tcPr>
          <w:p w14:paraId="5643DE32" w14:textId="77777777" w:rsidR="00FC4F5B" w:rsidRPr="00EF5E94" w:rsidRDefault="00FC4F5B" w:rsidP="00EF5E94">
            <w:pPr>
              <w:spacing w:before="20" w:after="20"/>
            </w:pPr>
            <w:r w:rsidRPr="00EF5E94">
              <w:t>h</w:t>
            </w:r>
          </w:p>
        </w:tc>
        <w:tc>
          <w:tcPr>
            <w:tcW w:w="0" w:type="auto"/>
            <w:shd w:val="clear" w:color="auto" w:fill="auto"/>
          </w:tcPr>
          <w:p w14:paraId="04B01084" w14:textId="77777777" w:rsidR="00FC4F5B" w:rsidRPr="00EF5E94" w:rsidRDefault="00FC4F5B" w:rsidP="00EF5E94">
            <w:pPr>
              <w:spacing w:before="20" w:after="20"/>
            </w:pPr>
            <w:r w:rsidRPr="00EF5E94">
              <w:t>pihka</w:t>
            </w:r>
          </w:p>
        </w:tc>
        <w:tc>
          <w:tcPr>
            <w:tcW w:w="0" w:type="auto"/>
            <w:shd w:val="clear" w:color="auto" w:fill="auto"/>
          </w:tcPr>
          <w:p w14:paraId="71763E17" w14:textId="77777777" w:rsidR="00FC4F5B" w:rsidRPr="00EF5E94" w:rsidRDefault="00FC4F5B" w:rsidP="00EF5E94">
            <w:pPr>
              <w:spacing w:before="20" w:after="20"/>
            </w:pPr>
            <w:r w:rsidRPr="00EF5E94">
              <w:t>lyhty</w:t>
            </w:r>
          </w:p>
        </w:tc>
        <w:tc>
          <w:tcPr>
            <w:tcW w:w="0" w:type="auto"/>
            <w:shd w:val="clear" w:color="auto" w:fill="auto"/>
          </w:tcPr>
          <w:p w14:paraId="6038E3A7" w14:textId="77777777" w:rsidR="00FC4F5B" w:rsidRPr="00EF5E94" w:rsidRDefault="00FC4F5B" w:rsidP="00EF5E94">
            <w:pPr>
              <w:spacing w:before="20" w:after="20"/>
            </w:pPr>
          </w:p>
        </w:tc>
        <w:tc>
          <w:tcPr>
            <w:tcW w:w="0" w:type="auto"/>
            <w:shd w:val="clear" w:color="auto" w:fill="auto"/>
          </w:tcPr>
          <w:p w14:paraId="01825BB5" w14:textId="77777777" w:rsidR="00FC4F5B" w:rsidRPr="00EF5E94" w:rsidRDefault="00FC4F5B" w:rsidP="00EF5E94">
            <w:pPr>
              <w:spacing w:before="20" w:after="20"/>
            </w:pPr>
          </w:p>
        </w:tc>
        <w:tc>
          <w:tcPr>
            <w:tcW w:w="0" w:type="auto"/>
          </w:tcPr>
          <w:p w14:paraId="0104E0A9" w14:textId="77777777" w:rsidR="00FC4F5B" w:rsidRPr="00EF5E94" w:rsidRDefault="00FC4F5B" w:rsidP="00EF5E94">
            <w:pPr>
              <w:spacing w:before="20" w:after="20"/>
            </w:pPr>
            <w:r w:rsidRPr="00EF5E94">
              <w:t>lehmä</w:t>
            </w:r>
          </w:p>
        </w:tc>
        <w:tc>
          <w:tcPr>
            <w:tcW w:w="0" w:type="auto"/>
            <w:shd w:val="clear" w:color="auto" w:fill="auto"/>
          </w:tcPr>
          <w:p w14:paraId="332B65D3" w14:textId="77777777" w:rsidR="00FC4F5B" w:rsidRPr="00EF5E94" w:rsidRDefault="00FC4F5B" w:rsidP="00EF5E94">
            <w:pPr>
              <w:spacing w:before="20" w:after="20"/>
            </w:pPr>
            <w:r w:rsidRPr="00EF5E94">
              <w:t>ahnet</w:t>
            </w:r>
          </w:p>
        </w:tc>
        <w:tc>
          <w:tcPr>
            <w:tcW w:w="0" w:type="auto"/>
          </w:tcPr>
          <w:p w14:paraId="22EE17FF" w14:textId="77777777" w:rsidR="00FC4F5B" w:rsidRPr="00EF5E94" w:rsidRDefault="00C82ED7" w:rsidP="00EF5E94">
            <w:pPr>
              <w:spacing w:before="20" w:after="20"/>
            </w:pPr>
            <w:r w:rsidRPr="00EF5E94">
              <w:t>pihlaja</w:t>
            </w:r>
          </w:p>
        </w:tc>
        <w:tc>
          <w:tcPr>
            <w:tcW w:w="0" w:type="auto"/>
            <w:shd w:val="clear" w:color="auto" w:fill="auto"/>
          </w:tcPr>
          <w:p w14:paraId="231B4FA4" w14:textId="77777777" w:rsidR="00FC4F5B" w:rsidRPr="00EF5E94" w:rsidRDefault="00FC4F5B" w:rsidP="00EF5E94">
            <w:pPr>
              <w:spacing w:before="20" w:after="20"/>
            </w:pPr>
            <w:r w:rsidRPr="00EF5E94">
              <w:t>pohja</w:t>
            </w:r>
          </w:p>
        </w:tc>
        <w:tc>
          <w:tcPr>
            <w:tcW w:w="0" w:type="auto"/>
            <w:shd w:val="clear" w:color="auto" w:fill="auto"/>
          </w:tcPr>
          <w:p w14:paraId="69CB1909" w14:textId="77777777" w:rsidR="00FC4F5B" w:rsidRPr="00EF5E94" w:rsidRDefault="00FC4F5B" w:rsidP="00EF5E94">
            <w:pPr>
              <w:spacing w:before="20" w:after="20"/>
            </w:pPr>
            <w:r w:rsidRPr="00EF5E94">
              <w:t>vahva</w:t>
            </w:r>
          </w:p>
        </w:tc>
      </w:tr>
      <w:tr w:rsidR="00FC4F5B" w:rsidRPr="00EF5E94" w14:paraId="61B71983" w14:textId="77777777" w:rsidTr="00993BEE">
        <w:tc>
          <w:tcPr>
            <w:tcW w:w="0" w:type="auto"/>
            <w:vMerge/>
            <w:shd w:val="clear" w:color="auto" w:fill="auto"/>
          </w:tcPr>
          <w:p w14:paraId="35FD419E" w14:textId="77777777" w:rsidR="00FC4F5B" w:rsidRPr="00EF5E94" w:rsidRDefault="00FC4F5B" w:rsidP="00EF5E94">
            <w:pPr>
              <w:spacing w:before="20" w:after="20"/>
            </w:pPr>
          </w:p>
        </w:tc>
        <w:tc>
          <w:tcPr>
            <w:tcW w:w="0" w:type="auto"/>
            <w:shd w:val="clear" w:color="auto" w:fill="auto"/>
          </w:tcPr>
          <w:p w14:paraId="4FCB29C8" w14:textId="77777777" w:rsidR="00FC4F5B" w:rsidRPr="00EF5E94" w:rsidRDefault="00FC4F5B" w:rsidP="00EF5E94">
            <w:pPr>
              <w:spacing w:before="20" w:after="20"/>
            </w:pPr>
            <w:r w:rsidRPr="00EF5E94">
              <w:t>k</w:t>
            </w:r>
          </w:p>
        </w:tc>
        <w:tc>
          <w:tcPr>
            <w:tcW w:w="0" w:type="auto"/>
            <w:shd w:val="clear" w:color="auto" w:fill="auto"/>
          </w:tcPr>
          <w:p w14:paraId="400EC043" w14:textId="77777777" w:rsidR="00FC4F5B" w:rsidRPr="00EF5E94" w:rsidRDefault="00FC4F5B" w:rsidP="00EF5E94">
            <w:pPr>
              <w:spacing w:before="20" w:after="20"/>
            </w:pPr>
          </w:p>
        </w:tc>
        <w:tc>
          <w:tcPr>
            <w:tcW w:w="0" w:type="auto"/>
            <w:shd w:val="clear" w:color="auto" w:fill="auto"/>
          </w:tcPr>
          <w:p w14:paraId="10F2A5AE" w14:textId="77777777" w:rsidR="00FC4F5B" w:rsidRPr="00EF5E94" w:rsidRDefault="00FC4F5B" w:rsidP="00EF5E94">
            <w:pPr>
              <w:spacing w:before="20" w:after="20"/>
            </w:pPr>
          </w:p>
        </w:tc>
        <w:tc>
          <w:tcPr>
            <w:tcW w:w="0" w:type="auto"/>
            <w:shd w:val="clear" w:color="auto" w:fill="auto"/>
          </w:tcPr>
          <w:p w14:paraId="47CAC7CC" w14:textId="77777777" w:rsidR="00FC4F5B" w:rsidRPr="00EF5E94" w:rsidRDefault="00FC4F5B" w:rsidP="00EF5E94">
            <w:pPr>
              <w:spacing w:before="20" w:after="20"/>
            </w:pPr>
          </w:p>
        </w:tc>
        <w:tc>
          <w:tcPr>
            <w:tcW w:w="0" w:type="auto"/>
            <w:shd w:val="clear" w:color="auto" w:fill="auto"/>
          </w:tcPr>
          <w:p w14:paraId="495FB0CE" w14:textId="77777777" w:rsidR="00FC4F5B" w:rsidRPr="00EF5E94" w:rsidRDefault="00FC4F5B" w:rsidP="00EF5E94">
            <w:pPr>
              <w:spacing w:before="20" w:after="20"/>
            </w:pPr>
            <w:r w:rsidRPr="00EF5E94">
              <w:t>paksu</w:t>
            </w:r>
          </w:p>
        </w:tc>
        <w:tc>
          <w:tcPr>
            <w:tcW w:w="0" w:type="auto"/>
          </w:tcPr>
          <w:p w14:paraId="770EA48D" w14:textId="77777777" w:rsidR="00FC4F5B" w:rsidRPr="00EF5E94" w:rsidRDefault="00FC4F5B" w:rsidP="00EF5E94">
            <w:pPr>
              <w:spacing w:before="20" w:after="20"/>
            </w:pPr>
          </w:p>
        </w:tc>
        <w:tc>
          <w:tcPr>
            <w:tcW w:w="0" w:type="auto"/>
            <w:shd w:val="clear" w:color="auto" w:fill="auto"/>
          </w:tcPr>
          <w:p w14:paraId="07CBADA3" w14:textId="77777777" w:rsidR="00FC4F5B" w:rsidRPr="00EF5E94" w:rsidRDefault="00FC4F5B" w:rsidP="00EF5E94">
            <w:pPr>
              <w:spacing w:before="20" w:after="20"/>
            </w:pPr>
          </w:p>
        </w:tc>
        <w:tc>
          <w:tcPr>
            <w:tcW w:w="0" w:type="auto"/>
          </w:tcPr>
          <w:p w14:paraId="2BD0F5CC" w14:textId="77777777" w:rsidR="00FC4F5B" w:rsidRPr="00EF5E94" w:rsidRDefault="00FC4F5B" w:rsidP="00EF5E94">
            <w:pPr>
              <w:spacing w:before="20" w:after="20"/>
            </w:pPr>
          </w:p>
        </w:tc>
        <w:tc>
          <w:tcPr>
            <w:tcW w:w="0" w:type="auto"/>
            <w:shd w:val="clear" w:color="auto" w:fill="auto"/>
          </w:tcPr>
          <w:p w14:paraId="0A7253B3" w14:textId="77777777" w:rsidR="00FC4F5B" w:rsidRPr="00EF5E94" w:rsidRDefault="00FC4F5B" w:rsidP="00EF5E94">
            <w:pPr>
              <w:spacing w:before="20" w:after="20"/>
            </w:pPr>
          </w:p>
        </w:tc>
        <w:tc>
          <w:tcPr>
            <w:tcW w:w="0" w:type="auto"/>
            <w:shd w:val="clear" w:color="auto" w:fill="auto"/>
          </w:tcPr>
          <w:p w14:paraId="5F01C388" w14:textId="77777777" w:rsidR="00FC4F5B" w:rsidRPr="00EF5E94" w:rsidRDefault="00FC4F5B" w:rsidP="00EF5E94">
            <w:pPr>
              <w:spacing w:before="20" w:after="20"/>
            </w:pPr>
          </w:p>
        </w:tc>
      </w:tr>
      <w:tr w:rsidR="00FC4F5B" w:rsidRPr="00EF5E94" w14:paraId="52A77EA9" w14:textId="77777777" w:rsidTr="00993BEE">
        <w:tc>
          <w:tcPr>
            <w:tcW w:w="0" w:type="auto"/>
            <w:vMerge/>
            <w:shd w:val="clear" w:color="auto" w:fill="auto"/>
          </w:tcPr>
          <w:p w14:paraId="485AA004" w14:textId="77777777" w:rsidR="00FC4F5B" w:rsidRPr="00EF5E94" w:rsidRDefault="00FC4F5B" w:rsidP="00EF5E94">
            <w:pPr>
              <w:spacing w:before="20" w:after="20"/>
            </w:pPr>
          </w:p>
        </w:tc>
        <w:tc>
          <w:tcPr>
            <w:tcW w:w="0" w:type="auto"/>
            <w:shd w:val="clear" w:color="auto" w:fill="auto"/>
          </w:tcPr>
          <w:p w14:paraId="57B982BB" w14:textId="77777777" w:rsidR="00FC4F5B" w:rsidRPr="00EF5E94" w:rsidRDefault="00FC4F5B" w:rsidP="00EF5E94">
            <w:pPr>
              <w:spacing w:before="20" w:after="20"/>
            </w:pPr>
            <w:r w:rsidRPr="00EF5E94">
              <w:t>p</w:t>
            </w:r>
          </w:p>
        </w:tc>
        <w:tc>
          <w:tcPr>
            <w:tcW w:w="0" w:type="auto"/>
            <w:shd w:val="clear" w:color="auto" w:fill="auto"/>
          </w:tcPr>
          <w:p w14:paraId="02D93281" w14:textId="77777777" w:rsidR="00FC4F5B" w:rsidRPr="00EF5E94" w:rsidRDefault="00FC4F5B" w:rsidP="00EF5E94">
            <w:pPr>
              <w:spacing w:before="20" w:after="20"/>
            </w:pPr>
          </w:p>
        </w:tc>
        <w:tc>
          <w:tcPr>
            <w:tcW w:w="0" w:type="auto"/>
            <w:shd w:val="clear" w:color="auto" w:fill="auto"/>
          </w:tcPr>
          <w:p w14:paraId="617327EC" w14:textId="77777777" w:rsidR="00FC4F5B" w:rsidRPr="00EF5E94" w:rsidRDefault="00FC4F5B" w:rsidP="00EF5E94">
            <w:pPr>
              <w:spacing w:before="20" w:after="20"/>
            </w:pPr>
          </w:p>
        </w:tc>
        <w:tc>
          <w:tcPr>
            <w:tcW w:w="0" w:type="auto"/>
            <w:shd w:val="clear" w:color="auto" w:fill="auto"/>
          </w:tcPr>
          <w:p w14:paraId="19CF7742" w14:textId="29CB872F" w:rsidR="00FC4F5B" w:rsidRPr="00EF5E94" w:rsidRDefault="00FC4F5B" w:rsidP="00EF5E94">
            <w:pPr>
              <w:spacing w:before="20" w:after="20"/>
            </w:pPr>
          </w:p>
        </w:tc>
        <w:tc>
          <w:tcPr>
            <w:tcW w:w="0" w:type="auto"/>
            <w:shd w:val="clear" w:color="auto" w:fill="auto"/>
          </w:tcPr>
          <w:p w14:paraId="471EE662" w14:textId="77777777" w:rsidR="00FC4F5B" w:rsidRPr="00EF5E94" w:rsidRDefault="00FC4F5B" w:rsidP="00EF5E94">
            <w:pPr>
              <w:spacing w:before="20" w:after="20"/>
            </w:pPr>
            <w:r w:rsidRPr="00EF5E94">
              <w:t>lapsi</w:t>
            </w:r>
          </w:p>
        </w:tc>
        <w:tc>
          <w:tcPr>
            <w:tcW w:w="0" w:type="auto"/>
          </w:tcPr>
          <w:p w14:paraId="07791B6A" w14:textId="77777777" w:rsidR="00FC4F5B" w:rsidRPr="00EF5E94" w:rsidRDefault="00FC4F5B" w:rsidP="00EF5E94">
            <w:pPr>
              <w:spacing w:before="20" w:after="20"/>
            </w:pPr>
          </w:p>
        </w:tc>
        <w:tc>
          <w:tcPr>
            <w:tcW w:w="0" w:type="auto"/>
            <w:shd w:val="clear" w:color="auto" w:fill="auto"/>
          </w:tcPr>
          <w:p w14:paraId="4C1D74DE" w14:textId="77777777" w:rsidR="00FC4F5B" w:rsidRPr="00EF5E94" w:rsidRDefault="00FC4F5B" w:rsidP="00EF5E94">
            <w:pPr>
              <w:spacing w:before="20" w:after="20"/>
            </w:pPr>
          </w:p>
        </w:tc>
        <w:tc>
          <w:tcPr>
            <w:tcW w:w="0" w:type="auto"/>
          </w:tcPr>
          <w:p w14:paraId="21194DCE" w14:textId="77777777" w:rsidR="00FC4F5B" w:rsidRPr="00EF5E94" w:rsidRDefault="00FC4F5B" w:rsidP="00EF5E94">
            <w:pPr>
              <w:spacing w:before="20" w:after="20"/>
            </w:pPr>
          </w:p>
        </w:tc>
        <w:tc>
          <w:tcPr>
            <w:tcW w:w="0" w:type="auto"/>
            <w:shd w:val="clear" w:color="auto" w:fill="auto"/>
          </w:tcPr>
          <w:p w14:paraId="62CA938D" w14:textId="77777777" w:rsidR="00FC4F5B" w:rsidRPr="00EF5E94" w:rsidRDefault="00FC4F5B" w:rsidP="00EF5E94">
            <w:pPr>
              <w:spacing w:before="20" w:after="20"/>
            </w:pPr>
          </w:p>
        </w:tc>
        <w:tc>
          <w:tcPr>
            <w:tcW w:w="0" w:type="auto"/>
            <w:shd w:val="clear" w:color="auto" w:fill="auto"/>
          </w:tcPr>
          <w:p w14:paraId="108B7F83" w14:textId="77777777" w:rsidR="00FC4F5B" w:rsidRPr="00EF5E94" w:rsidRDefault="00FC4F5B" w:rsidP="00EF5E94">
            <w:pPr>
              <w:spacing w:before="20" w:after="20"/>
            </w:pPr>
          </w:p>
        </w:tc>
      </w:tr>
      <w:tr w:rsidR="00FC4F5B" w:rsidRPr="00EF5E94" w14:paraId="22821174" w14:textId="77777777" w:rsidTr="00993BEE">
        <w:tc>
          <w:tcPr>
            <w:tcW w:w="0" w:type="auto"/>
            <w:vMerge/>
            <w:shd w:val="clear" w:color="auto" w:fill="auto"/>
          </w:tcPr>
          <w:p w14:paraId="7EB2EA77" w14:textId="77777777" w:rsidR="00FC4F5B" w:rsidRPr="00EF5E94" w:rsidRDefault="00FC4F5B" w:rsidP="00EF5E94">
            <w:pPr>
              <w:spacing w:before="20" w:after="20"/>
            </w:pPr>
          </w:p>
        </w:tc>
        <w:tc>
          <w:tcPr>
            <w:tcW w:w="0" w:type="auto"/>
            <w:shd w:val="clear" w:color="auto" w:fill="auto"/>
          </w:tcPr>
          <w:p w14:paraId="30D9C59A" w14:textId="77777777" w:rsidR="00FC4F5B" w:rsidRPr="00EF5E94" w:rsidRDefault="00FC4F5B" w:rsidP="00EF5E94">
            <w:pPr>
              <w:spacing w:before="20" w:after="20"/>
            </w:pPr>
            <w:r w:rsidRPr="00EF5E94">
              <w:t>t</w:t>
            </w:r>
          </w:p>
        </w:tc>
        <w:tc>
          <w:tcPr>
            <w:tcW w:w="0" w:type="auto"/>
            <w:shd w:val="clear" w:color="auto" w:fill="auto"/>
          </w:tcPr>
          <w:p w14:paraId="2D7E6DDA" w14:textId="7FC8FA9B" w:rsidR="00FC4F5B" w:rsidRPr="00EF5E94" w:rsidRDefault="00F338C4" w:rsidP="00EF5E94">
            <w:pPr>
              <w:spacing w:before="20" w:after="20"/>
            </w:pPr>
            <w:r>
              <w:t>matka</w:t>
            </w:r>
          </w:p>
        </w:tc>
        <w:tc>
          <w:tcPr>
            <w:tcW w:w="0" w:type="auto"/>
            <w:shd w:val="clear" w:color="auto" w:fill="auto"/>
          </w:tcPr>
          <w:p w14:paraId="664913EB" w14:textId="77777777" w:rsidR="00FC4F5B" w:rsidRPr="00EF5E94" w:rsidRDefault="00FC4F5B" w:rsidP="00EF5E94">
            <w:pPr>
              <w:spacing w:before="20" w:after="20"/>
            </w:pPr>
          </w:p>
        </w:tc>
        <w:tc>
          <w:tcPr>
            <w:tcW w:w="0" w:type="auto"/>
            <w:shd w:val="clear" w:color="auto" w:fill="auto"/>
          </w:tcPr>
          <w:p w14:paraId="1C8E0267" w14:textId="77777777" w:rsidR="00FC4F5B" w:rsidRPr="00EF5E94" w:rsidRDefault="00FC4F5B" w:rsidP="00EF5E94">
            <w:pPr>
              <w:spacing w:before="20" w:after="20"/>
            </w:pPr>
          </w:p>
        </w:tc>
        <w:tc>
          <w:tcPr>
            <w:tcW w:w="0" w:type="auto"/>
            <w:shd w:val="clear" w:color="auto" w:fill="auto"/>
          </w:tcPr>
          <w:p w14:paraId="0EFEEFB4" w14:textId="77777777" w:rsidR="00FC4F5B" w:rsidRPr="00EF5E94" w:rsidRDefault="00FC4F5B" w:rsidP="00EF5E94">
            <w:pPr>
              <w:spacing w:before="20" w:after="20"/>
            </w:pPr>
          </w:p>
        </w:tc>
        <w:tc>
          <w:tcPr>
            <w:tcW w:w="0" w:type="auto"/>
          </w:tcPr>
          <w:p w14:paraId="653E8E67" w14:textId="77777777" w:rsidR="00FC4F5B" w:rsidRPr="00EF5E94" w:rsidRDefault="00FC4F5B" w:rsidP="00EF5E94">
            <w:pPr>
              <w:spacing w:before="20" w:after="20"/>
            </w:pPr>
          </w:p>
        </w:tc>
        <w:tc>
          <w:tcPr>
            <w:tcW w:w="0" w:type="auto"/>
            <w:shd w:val="clear" w:color="auto" w:fill="auto"/>
          </w:tcPr>
          <w:p w14:paraId="2BE9E03C" w14:textId="77777777" w:rsidR="00FC4F5B" w:rsidRPr="00EF5E94" w:rsidRDefault="00FC4F5B" w:rsidP="00EF5E94">
            <w:pPr>
              <w:spacing w:before="20" w:after="20"/>
            </w:pPr>
          </w:p>
        </w:tc>
        <w:tc>
          <w:tcPr>
            <w:tcW w:w="0" w:type="auto"/>
          </w:tcPr>
          <w:p w14:paraId="464C16F8" w14:textId="77777777" w:rsidR="00FC4F5B" w:rsidRPr="00EF5E94" w:rsidRDefault="00FC4F5B" w:rsidP="00EF5E94">
            <w:pPr>
              <w:spacing w:before="20" w:after="20"/>
            </w:pPr>
          </w:p>
        </w:tc>
        <w:tc>
          <w:tcPr>
            <w:tcW w:w="0" w:type="auto"/>
            <w:shd w:val="clear" w:color="auto" w:fill="auto"/>
          </w:tcPr>
          <w:p w14:paraId="7019F245" w14:textId="77777777" w:rsidR="00FC4F5B" w:rsidRPr="00EF5E94" w:rsidRDefault="00FC4F5B" w:rsidP="00EF5E94">
            <w:pPr>
              <w:spacing w:before="20" w:after="20"/>
            </w:pPr>
          </w:p>
        </w:tc>
        <w:tc>
          <w:tcPr>
            <w:tcW w:w="0" w:type="auto"/>
            <w:shd w:val="clear" w:color="auto" w:fill="auto"/>
          </w:tcPr>
          <w:p w14:paraId="2E703A87" w14:textId="77777777" w:rsidR="00FC4F5B" w:rsidRPr="00EF5E94" w:rsidRDefault="00FC4F5B" w:rsidP="00EF5E94">
            <w:pPr>
              <w:spacing w:before="20" w:after="20"/>
            </w:pPr>
          </w:p>
        </w:tc>
      </w:tr>
    </w:tbl>
    <w:p w14:paraId="1A242E9A" w14:textId="5CBDEF13" w:rsidR="00F904D4" w:rsidRPr="00CB6B4E" w:rsidRDefault="002F5B88" w:rsidP="00BD2A19">
      <w:pPr>
        <w:spacing w:before="120" w:after="120"/>
        <w:rPr>
          <w:lang w:val="fi-FI"/>
        </w:rPr>
      </w:pPr>
      <w:r w:rsidRPr="00CB6B4E">
        <w:rPr>
          <w:lang w:val="fi-FI"/>
        </w:rPr>
        <w:t xml:space="preserve">Sillon ko ensimäinen komponentti oon äänelinen </w:t>
      </w:r>
      <w:r w:rsidR="0075485B" w:rsidRPr="00CB6B4E">
        <w:rPr>
          <w:lang w:val="fi-FI"/>
        </w:rPr>
        <w:t>(</w:t>
      </w:r>
      <w:r w:rsidR="00697F21" w:rsidRPr="00CB6B4E">
        <w:rPr>
          <w:lang w:val="fi-FI"/>
        </w:rPr>
        <w:t>/ŋ/</w:t>
      </w:r>
      <w:r w:rsidR="0075485B" w:rsidRPr="00CB6B4E">
        <w:rPr>
          <w:lang w:val="fi-FI"/>
        </w:rPr>
        <w:t>,</w:t>
      </w:r>
      <w:r w:rsidRPr="00CB6B4E">
        <w:rPr>
          <w:i/>
          <w:lang w:val="fi-FI"/>
        </w:rPr>
        <w:t xml:space="preserve"> n</w:t>
      </w:r>
      <w:r w:rsidR="0075485B" w:rsidRPr="00CB6B4E">
        <w:rPr>
          <w:lang w:val="fi-FI"/>
        </w:rPr>
        <w:t>,</w:t>
      </w:r>
      <w:r w:rsidRPr="00CB6B4E">
        <w:rPr>
          <w:i/>
          <w:lang w:val="fi-FI"/>
        </w:rPr>
        <w:t xml:space="preserve"> m</w:t>
      </w:r>
      <w:r w:rsidR="0075485B" w:rsidRPr="00CB6B4E">
        <w:rPr>
          <w:lang w:val="fi-FI"/>
        </w:rPr>
        <w:t>,</w:t>
      </w:r>
      <w:r w:rsidRPr="00CB6B4E">
        <w:rPr>
          <w:i/>
          <w:lang w:val="fi-FI"/>
        </w:rPr>
        <w:t xml:space="preserve"> l</w:t>
      </w:r>
      <w:r w:rsidR="0075485B" w:rsidRPr="00CB6B4E">
        <w:rPr>
          <w:lang w:val="fi-FI"/>
        </w:rPr>
        <w:t>,</w:t>
      </w:r>
      <w:r w:rsidRPr="00CB6B4E">
        <w:rPr>
          <w:i/>
          <w:lang w:val="fi-FI"/>
        </w:rPr>
        <w:t xml:space="preserve"> r</w:t>
      </w:r>
      <w:r w:rsidRPr="00CB6B4E">
        <w:rPr>
          <w:lang w:val="fi-FI"/>
        </w:rPr>
        <w:t xml:space="preserve">) toisena komponenttina saattaa olla pitkä </w:t>
      </w:r>
      <w:r w:rsidR="00A06071" w:rsidRPr="00CB6B4E">
        <w:rPr>
          <w:lang w:val="fi-FI"/>
        </w:rPr>
        <w:t>äänetön k</w:t>
      </w:r>
      <w:r w:rsidR="00CB67EB" w:rsidRPr="00CB6B4E">
        <w:rPr>
          <w:lang w:val="fi-FI"/>
        </w:rPr>
        <w:t>onsonant</w:t>
      </w:r>
      <w:r w:rsidR="00A06071" w:rsidRPr="00CB6B4E">
        <w:rPr>
          <w:lang w:val="fi-FI"/>
        </w:rPr>
        <w:t xml:space="preserve"> </w:t>
      </w:r>
      <w:r w:rsidR="0075485B" w:rsidRPr="00CB6B4E">
        <w:rPr>
          <w:lang w:val="fi-FI"/>
        </w:rPr>
        <w:t>(</w:t>
      </w:r>
      <w:r w:rsidRPr="00CB6B4E">
        <w:rPr>
          <w:i/>
          <w:lang w:val="fi-FI"/>
        </w:rPr>
        <w:t>k</w:t>
      </w:r>
      <w:r w:rsidR="0075485B" w:rsidRPr="00CB6B4E">
        <w:rPr>
          <w:lang w:val="fi-FI"/>
        </w:rPr>
        <w:t>,</w:t>
      </w:r>
      <w:r w:rsidRPr="00CB6B4E">
        <w:rPr>
          <w:i/>
          <w:lang w:val="fi-FI"/>
        </w:rPr>
        <w:t xml:space="preserve"> t</w:t>
      </w:r>
      <w:r w:rsidR="0075485B" w:rsidRPr="00CB6B4E">
        <w:rPr>
          <w:lang w:val="fi-FI"/>
        </w:rPr>
        <w:t>,</w:t>
      </w:r>
      <w:r w:rsidRPr="00CB6B4E">
        <w:rPr>
          <w:i/>
          <w:lang w:val="fi-FI"/>
        </w:rPr>
        <w:t xml:space="preserve"> p eli s</w:t>
      </w:r>
      <w:r w:rsidR="00A06071" w:rsidRPr="00CB6B4E">
        <w:rPr>
          <w:lang w:val="fi-FI"/>
        </w:rPr>
        <w:t>)</w:t>
      </w:r>
      <w:r w:rsidRPr="00CB6B4E">
        <w:rPr>
          <w:lang w:val="fi-FI"/>
        </w:rPr>
        <w:t>.</w:t>
      </w:r>
      <w:r w:rsidR="00A268E6" w:rsidRPr="00CB6B4E">
        <w:rPr>
          <w:lang w:val="fi-FI"/>
        </w:rPr>
        <w:t xml:space="preserve"> Esimerkkii: </w:t>
      </w:r>
      <w:r w:rsidR="00A268E6" w:rsidRPr="00CB6B4E">
        <w:rPr>
          <w:i/>
          <w:lang w:val="fi-FI"/>
        </w:rPr>
        <w:t>pankk</w:t>
      </w:r>
      <w:r w:rsidR="00CB67EB" w:rsidRPr="00CB6B4E">
        <w:rPr>
          <w:i/>
          <w:lang w:val="fi-FI"/>
        </w:rPr>
        <w:t>o</w:t>
      </w:r>
      <w:r w:rsidR="0075485B" w:rsidRPr="00CB6B4E">
        <w:rPr>
          <w:lang w:val="fi-FI"/>
        </w:rPr>
        <w:t>,</w:t>
      </w:r>
      <w:r w:rsidR="00A268E6" w:rsidRPr="00CB6B4E">
        <w:rPr>
          <w:i/>
          <w:lang w:val="fi-FI"/>
        </w:rPr>
        <w:t xml:space="preserve"> kynttilä</w:t>
      </w:r>
      <w:r w:rsidR="0075485B" w:rsidRPr="00CB6B4E">
        <w:rPr>
          <w:lang w:val="fi-FI"/>
        </w:rPr>
        <w:t>,</w:t>
      </w:r>
      <w:r w:rsidR="00A268E6" w:rsidRPr="00CB6B4E">
        <w:rPr>
          <w:i/>
          <w:lang w:val="fi-FI"/>
        </w:rPr>
        <w:t xml:space="preserve"> </w:t>
      </w:r>
      <w:r w:rsidR="00A06071" w:rsidRPr="00CB6B4E">
        <w:rPr>
          <w:i/>
          <w:lang w:val="fi-FI"/>
        </w:rPr>
        <w:t>värssyy</w:t>
      </w:r>
      <w:r w:rsidR="0075485B" w:rsidRPr="00CB6B4E">
        <w:rPr>
          <w:lang w:val="fi-FI"/>
        </w:rPr>
        <w:t>,</w:t>
      </w:r>
      <w:r w:rsidR="00A06071" w:rsidRPr="00CB6B4E">
        <w:rPr>
          <w:i/>
          <w:lang w:val="fi-FI"/>
        </w:rPr>
        <w:t xml:space="preserve"> </w:t>
      </w:r>
      <w:r w:rsidR="00CB727F" w:rsidRPr="00CB6B4E">
        <w:rPr>
          <w:i/>
          <w:lang w:val="fi-FI"/>
        </w:rPr>
        <w:t>lamppu</w:t>
      </w:r>
      <w:r w:rsidR="0075485B" w:rsidRPr="00CB6B4E">
        <w:rPr>
          <w:lang w:val="fi-FI"/>
        </w:rPr>
        <w:t>,</w:t>
      </w:r>
      <w:r w:rsidR="00CB727F" w:rsidRPr="00CB6B4E">
        <w:rPr>
          <w:i/>
          <w:lang w:val="fi-FI"/>
        </w:rPr>
        <w:t xml:space="preserve"> </w:t>
      </w:r>
      <w:r w:rsidR="00A06071" w:rsidRPr="00CB6B4E">
        <w:rPr>
          <w:i/>
          <w:lang w:val="fi-FI"/>
        </w:rPr>
        <w:t>hirttää</w:t>
      </w:r>
      <w:r w:rsidR="00F904D4" w:rsidRPr="00CB6B4E">
        <w:rPr>
          <w:lang w:val="fi-FI"/>
        </w:rPr>
        <w:t>.</w:t>
      </w:r>
    </w:p>
    <w:p w14:paraId="3EADA197" w14:textId="67D60FAC" w:rsidR="00610BA5" w:rsidRPr="00CB6B4E" w:rsidRDefault="00610BA5" w:rsidP="00BD2A19">
      <w:pPr>
        <w:spacing w:before="120" w:after="120"/>
        <w:rPr>
          <w:lang w:val="fi-FI"/>
        </w:rPr>
      </w:pPr>
      <w:r w:rsidRPr="00CB6B4E">
        <w:rPr>
          <w:lang w:val="fi-FI"/>
        </w:rPr>
        <w:t>Eriliikaisesti uuđemissa lainasanoissa oon kans muita kombina</w:t>
      </w:r>
      <w:r w:rsidR="00C02997" w:rsidRPr="00CB6B4E">
        <w:rPr>
          <w:lang w:val="fi-FI"/>
        </w:rPr>
        <w:t>s</w:t>
      </w:r>
      <w:r w:rsidRPr="00CB6B4E">
        <w:rPr>
          <w:lang w:val="fi-FI"/>
        </w:rPr>
        <w:t xml:space="preserve">uuniita. Esimerkkii </w:t>
      </w:r>
      <w:r w:rsidR="000B703D" w:rsidRPr="00CB6B4E">
        <w:rPr>
          <w:i/>
          <w:lang w:val="fi-FI"/>
        </w:rPr>
        <w:t>linja</w:t>
      </w:r>
      <w:r w:rsidR="001B127A" w:rsidRPr="00CB6B4E">
        <w:rPr>
          <w:lang w:val="fi-FI"/>
        </w:rPr>
        <w:t>,</w:t>
      </w:r>
      <w:r w:rsidR="000B703D" w:rsidRPr="00CB6B4E">
        <w:rPr>
          <w:lang w:val="fi-FI"/>
        </w:rPr>
        <w:t xml:space="preserve"> </w:t>
      </w:r>
      <w:r w:rsidRPr="00CB6B4E">
        <w:rPr>
          <w:i/>
          <w:lang w:val="fi-FI"/>
        </w:rPr>
        <w:t>räknätä</w:t>
      </w:r>
      <w:r w:rsidR="0075485B" w:rsidRPr="00CB6B4E">
        <w:rPr>
          <w:lang w:val="fi-FI"/>
        </w:rPr>
        <w:t>,</w:t>
      </w:r>
      <w:r w:rsidRPr="00CB6B4E">
        <w:rPr>
          <w:i/>
          <w:lang w:val="fi-FI"/>
        </w:rPr>
        <w:t xml:space="preserve"> traktori</w:t>
      </w:r>
      <w:r w:rsidR="0075485B" w:rsidRPr="00CB6B4E">
        <w:rPr>
          <w:lang w:val="fi-FI"/>
        </w:rPr>
        <w:t>,</w:t>
      </w:r>
      <w:r w:rsidR="00E774CA" w:rsidRPr="00CB6B4E">
        <w:rPr>
          <w:i/>
          <w:lang w:val="fi-FI"/>
        </w:rPr>
        <w:t xml:space="preserve"> autsi</w:t>
      </w:r>
      <w:r w:rsidRPr="00CB6B4E">
        <w:rPr>
          <w:lang w:val="fi-FI"/>
        </w:rPr>
        <w:t>.</w:t>
      </w:r>
    </w:p>
    <w:p w14:paraId="261CF41A" w14:textId="0FA04F88" w:rsidR="00573675" w:rsidRPr="00CB6B4E" w:rsidRDefault="00573675" w:rsidP="00BD2A19">
      <w:pPr>
        <w:spacing w:before="120" w:after="120"/>
        <w:rPr>
          <w:lang w:val="fi-FI"/>
        </w:rPr>
      </w:pPr>
      <w:r w:rsidRPr="00CB6B4E">
        <w:rPr>
          <w:lang w:val="fi-FI"/>
        </w:rPr>
        <w:t>Oon kans mahđolinen, ette konsonanttiita oon kolme</w:t>
      </w:r>
      <w:r w:rsidR="0097246F" w:rsidRPr="00CB6B4E">
        <w:rPr>
          <w:lang w:val="fi-FI"/>
        </w:rPr>
        <w:t xml:space="preserve"> erilaista</w:t>
      </w:r>
      <w:r w:rsidRPr="00CB6B4E">
        <w:rPr>
          <w:lang w:val="fi-FI"/>
        </w:rPr>
        <w:t>. Silloin kaksi ensimäistä kuuluthaan ensimäisheen</w:t>
      </w:r>
      <w:r w:rsidR="006678A0" w:rsidRPr="00CB6B4E">
        <w:rPr>
          <w:lang w:val="fi-FI"/>
        </w:rPr>
        <w:t xml:space="preserve"> tav</w:t>
      </w:r>
      <w:r w:rsidRPr="00CB6B4E">
        <w:rPr>
          <w:lang w:val="fi-FI"/>
        </w:rPr>
        <w:t>huun, kolmas toisheen</w:t>
      </w:r>
      <w:r w:rsidR="006678A0" w:rsidRPr="00CB6B4E">
        <w:rPr>
          <w:lang w:val="fi-FI"/>
        </w:rPr>
        <w:t xml:space="preserve"> tav</w:t>
      </w:r>
      <w:r w:rsidRPr="00CB6B4E">
        <w:rPr>
          <w:lang w:val="fi-FI"/>
        </w:rPr>
        <w:t>huun.</w:t>
      </w:r>
      <w:r w:rsidR="00CA6153" w:rsidRPr="00CB6B4E">
        <w:rPr>
          <w:lang w:val="fi-FI"/>
        </w:rPr>
        <w:t xml:space="preserve"> Net kuitenki oon harvinaiset</w:t>
      </w:r>
      <w:r w:rsidR="002C555E" w:rsidRPr="00CB6B4E">
        <w:rPr>
          <w:lang w:val="fi-FI"/>
        </w:rPr>
        <w:t>,</w:t>
      </w:r>
      <w:r w:rsidR="00CA6153" w:rsidRPr="00CB6B4E">
        <w:rPr>
          <w:lang w:val="fi-FI"/>
        </w:rPr>
        <w:t xml:space="preserve"> ja tyhä </w:t>
      </w:r>
      <w:r w:rsidR="00CA6153" w:rsidRPr="00CB6B4E">
        <w:rPr>
          <w:i/>
          <w:lang w:val="fi-FI"/>
        </w:rPr>
        <w:t xml:space="preserve">rst </w:t>
      </w:r>
      <w:r w:rsidR="00CA6153" w:rsidRPr="00CB6B4E">
        <w:rPr>
          <w:lang w:val="fi-FI"/>
        </w:rPr>
        <w:t xml:space="preserve">ja </w:t>
      </w:r>
      <w:r w:rsidR="00CA6153" w:rsidRPr="00CB6B4E">
        <w:rPr>
          <w:i/>
          <w:lang w:val="fi-FI"/>
        </w:rPr>
        <w:t>rsk</w:t>
      </w:r>
      <w:r w:rsidR="00CA6153" w:rsidRPr="00CB6B4E">
        <w:rPr>
          <w:lang w:val="fi-FI"/>
        </w:rPr>
        <w:t xml:space="preserve"> oon </w:t>
      </w:r>
      <w:r w:rsidR="009404B6" w:rsidRPr="00CB6B4E">
        <w:rPr>
          <w:lang w:val="fi-FI"/>
        </w:rPr>
        <w:t>joksiki tavaliset</w:t>
      </w:r>
      <w:r w:rsidR="003E1329" w:rsidRPr="00CB6B4E">
        <w:rPr>
          <w:lang w:val="fi-FI"/>
        </w:rPr>
        <w:t xml:space="preserve">. Esimerkkii: </w:t>
      </w:r>
      <w:r w:rsidR="003E1329" w:rsidRPr="00CB6B4E">
        <w:rPr>
          <w:i/>
          <w:lang w:val="fi-FI"/>
        </w:rPr>
        <w:t>pyrstö</w:t>
      </w:r>
      <w:r w:rsidR="0075485B" w:rsidRPr="00CB6B4E">
        <w:rPr>
          <w:lang w:val="fi-FI"/>
        </w:rPr>
        <w:t>,</w:t>
      </w:r>
      <w:r w:rsidR="003E1329" w:rsidRPr="00CB6B4E">
        <w:rPr>
          <w:i/>
          <w:lang w:val="fi-FI"/>
        </w:rPr>
        <w:t xml:space="preserve"> hurskas</w:t>
      </w:r>
      <w:r w:rsidR="0075485B" w:rsidRPr="00CB6B4E">
        <w:rPr>
          <w:lang w:val="fi-FI"/>
        </w:rPr>
        <w:t>,</w:t>
      </w:r>
      <w:r w:rsidR="003E1329" w:rsidRPr="00CB6B4E">
        <w:rPr>
          <w:i/>
          <w:lang w:val="fi-FI"/>
        </w:rPr>
        <w:t xml:space="preserve"> porstua</w:t>
      </w:r>
      <w:r w:rsidR="0075485B" w:rsidRPr="00CB6B4E">
        <w:rPr>
          <w:lang w:val="fi-FI"/>
        </w:rPr>
        <w:t>,</w:t>
      </w:r>
      <w:r w:rsidR="003E1329" w:rsidRPr="00CB6B4E">
        <w:rPr>
          <w:i/>
          <w:lang w:val="fi-FI"/>
        </w:rPr>
        <w:t xml:space="preserve"> myrsky</w:t>
      </w:r>
      <w:r w:rsidR="0075485B" w:rsidRPr="00CB6B4E">
        <w:rPr>
          <w:lang w:val="fi-FI"/>
        </w:rPr>
        <w:t>,</w:t>
      </w:r>
      <w:r w:rsidR="003E1329" w:rsidRPr="00CB6B4E">
        <w:rPr>
          <w:i/>
          <w:lang w:val="fi-FI"/>
        </w:rPr>
        <w:t xml:space="preserve"> hersku</w:t>
      </w:r>
      <w:r w:rsidR="0075485B" w:rsidRPr="00CB6B4E">
        <w:rPr>
          <w:lang w:val="fi-FI"/>
        </w:rPr>
        <w:t>,</w:t>
      </w:r>
      <w:r w:rsidR="003E1329" w:rsidRPr="00CB6B4E">
        <w:rPr>
          <w:i/>
          <w:lang w:val="fi-FI"/>
        </w:rPr>
        <w:t xml:space="preserve"> turska</w:t>
      </w:r>
      <w:r w:rsidR="0075485B" w:rsidRPr="00CB6B4E">
        <w:rPr>
          <w:lang w:val="fi-FI"/>
        </w:rPr>
        <w:t>,</w:t>
      </w:r>
      <w:r w:rsidR="003E1329" w:rsidRPr="00CB6B4E">
        <w:rPr>
          <w:i/>
          <w:lang w:val="fi-FI"/>
        </w:rPr>
        <w:t xml:space="preserve"> tirskuttellee</w:t>
      </w:r>
      <w:r w:rsidR="003E1329" w:rsidRPr="00CB6B4E">
        <w:rPr>
          <w:lang w:val="fi-FI"/>
        </w:rPr>
        <w:t>. Esimerkkii muista</w:t>
      </w:r>
      <w:r w:rsidR="00F75456" w:rsidRPr="00CB6B4E">
        <w:rPr>
          <w:lang w:val="fi-FI"/>
        </w:rPr>
        <w:t>, mikkä kaikki oon oikhein harvinaiset ja löyttyyvät tyhä lainasanoista</w:t>
      </w:r>
      <w:r w:rsidR="003E1329" w:rsidRPr="00CB6B4E">
        <w:rPr>
          <w:lang w:val="fi-FI"/>
        </w:rPr>
        <w:t xml:space="preserve">: </w:t>
      </w:r>
      <w:r w:rsidR="003E1329" w:rsidRPr="00CB6B4E">
        <w:rPr>
          <w:i/>
          <w:lang w:val="fi-FI"/>
        </w:rPr>
        <w:t>pukstaavi</w:t>
      </w:r>
      <w:r w:rsidR="0075485B" w:rsidRPr="00CB6B4E">
        <w:rPr>
          <w:lang w:val="fi-FI"/>
        </w:rPr>
        <w:t>,</w:t>
      </w:r>
      <w:r w:rsidR="003E1329" w:rsidRPr="00CB6B4E">
        <w:rPr>
          <w:i/>
          <w:lang w:val="fi-FI"/>
        </w:rPr>
        <w:t xml:space="preserve"> hanska</w:t>
      </w:r>
      <w:r w:rsidR="0075485B" w:rsidRPr="00CB6B4E">
        <w:rPr>
          <w:lang w:val="fi-FI"/>
        </w:rPr>
        <w:t>,</w:t>
      </w:r>
      <w:r w:rsidR="003E1329" w:rsidRPr="00CB6B4E">
        <w:rPr>
          <w:i/>
          <w:lang w:val="fi-FI"/>
        </w:rPr>
        <w:t xml:space="preserve"> sentrumi</w:t>
      </w:r>
      <w:r w:rsidR="0075485B" w:rsidRPr="00CB6B4E">
        <w:rPr>
          <w:lang w:val="fi-FI"/>
        </w:rPr>
        <w:t>,</w:t>
      </w:r>
      <w:r w:rsidR="003E1329" w:rsidRPr="00CB6B4E">
        <w:rPr>
          <w:i/>
          <w:lang w:val="fi-FI"/>
        </w:rPr>
        <w:t xml:space="preserve"> engelska</w:t>
      </w:r>
      <w:r w:rsidR="0075485B" w:rsidRPr="00CB6B4E">
        <w:rPr>
          <w:lang w:val="fi-FI"/>
        </w:rPr>
        <w:t>,</w:t>
      </w:r>
      <w:r w:rsidR="003E1329" w:rsidRPr="00CB6B4E">
        <w:rPr>
          <w:i/>
          <w:lang w:val="fi-FI"/>
        </w:rPr>
        <w:t xml:space="preserve"> </w:t>
      </w:r>
      <w:r w:rsidR="00A52E49" w:rsidRPr="00CB6B4E">
        <w:rPr>
          <w:i/>
          <w:lang w:val="fi-FI"/>
        </w:rPr>
        <w:t>spanska</w:t>
      </w:r>
      <w:r w:rsidR="0075485B" w:rsidRPr="00CB6B4E">
        <w:rPr>
          <w:lang w:val="fi-FI"/>
        </w:rPr>
        <w:t>,</w:t>
      </w:r>
      <w:r w:rsidR="00A52E49" w:rsidRPr="00CB6B4E">
        <w:rPr>
          <w:i/>
          <w:lang w:val="fi-FI"/>
        </w:rPr>
        <w:t xml:space="preserve"> altso</w:t>
      </w:r>
      <w:r w:rsidR="0075485B" w:rsidRPr="00CB6B4E">
        <w:rPr>
          <w:lang w:val="fi-FI"/>
        </w:rPr>
        <w:t>,</w:t>
      </w:r>
      <w:r w:rsidR="00A52E49" w:rsidRPr="00CB6B4E">
        <w:rPr>
          <w:i/>
          <w:lang w:val="fi-FI"/>
        </w:rPr>
        <w:t xml:space="preserve"> kräntsi</w:t>
      </w:r>
      <w:r w:rsidR="00A52E49" w:rsidRPr="00CB6B4E">
        <w:rPr>
          <w:lang w:val="fi-FI"/>
        </w:rPr>
        <w:t xml:space="preserve">, </w:t>
      </w:r>
      <w:r w:rsidR="0041060E" w:rsidRPr="00CB6B4E">
        <w:rPr>
          <w:i/>
          <w:lang w:val="fi-FI"/>
        </w:rPr>
        <w:t>vekslata</w:t>
      </w:r>
      <w:r w:rsidR="0075485B" w:rsidRPr="00CB6B4E">
        <w:rPr>
          <w:lang w:val="fi-FI"/>
        </w:rPr>
        <w:t>,</w:t>
      </w:r>
      <w:r w:rsidR="00F75456" w:rsidRPr="00CB6B4E">
        <w:rPr>
          <w:i/>
          <w:lang w:val="fi-FI"/>
        </w:rPr>
        <w:t xml:space="preserve"> </w:t>
      </w:r>
      <w:r w:rsidR="00F53549" w:rsidRPr="00CB6B4E">
        <w:rPr>
          <w:i/>
          <w:lang w:val="fi-FI"/>
        </w:rPr>
        <w:t>intressi</w:t>
      </w:r>
      <w:r w:rsidR="0075485B" w:rsidRPr="00CB6B4E">
        <w:rPr>
          <w:lang w:val="fi-FI"/>
        </w:rPr>
        <w:t>,</w:t>
      </w:r>
      <w:r w:rsidR="00F53549" w:rsidRPr="00CB6B4E">
        <w:rPr>
          <w:i/>
          <w:lang w:val="fi-FI"/>
        </w:rPr>
        <w:t xml:space="preserve"> kontrahti</w:t>
      </w:r>
      <w:r w:rsidR="0075485B" w:rsidRPr="00CB6B4E">
        <w:rPr>
          <w:lang w:val="fi-FI"/>
        </w:rPr>
        <w:t>,</w:t>
      </w:r>
      <w:r w:rsidR="00F53549" w:rsidRPr="00CB6B4E">
        <w:rPr>
          <w:i/>
          <w:lang w:val="fi-FI"/>
        </w:rPr>
        <w:t xml:space="preserve"> astma</w:t>
      </w:r>
      <w:r w:rsidR="00F53549" w:rsidRPr="00CB6B4E">
        <w:rPr>
          <w:lang w:val="fi-FI"/>
        </w:rPr>
        <w:t>.</w:t>
      </w:r>
    </w:p>
    <w:p w14:paraId="5477903E" w14:textId="77777777" w:rsidR="00F904D4" w:rsidRPr="00CB6B4E" w:rsidRDefault="00325118" w:rsidP="00413F2A">
      <w:pPr>
        <w:pStyle w:val="Punktliste"/>
        <w:rPr>
          <w:lang w:val="fi-FI"/>
        </w:rPr>
      </w:pPr>
      <w:r w:rsidRPr="00CB6B4E">
        <w:rPr>
          <w:lang w:val="fi-FI"/>
        </w:rPr>
        <w:lastRenderedPageBreak/>
        <w:t>Kau</w:t>
      </w:r>
      <w:r w:rsidR="00745D95" w:rsidRPr="00CB6B4E">
        <w:rPr>
          <w:lang w:val="fi-FI"/>
        </w:rPr>
        <w:t>v</w:t>
      </w:r>
      <w:r w:rsidRPr="00CB6B4E">
        <w:rPr>
          <w:lang w:val="fi-FI"/>
        </w:rPr>
        <w:t>empan</w:t>
      </w:r>
      <w:r w:rsidR="00745D95" w:rsidRPr="00CB6B4E">
        <w:rPr>
          <w:lang w:val="fi-FI"/>
        </w:rPr>
        <w:t>n</w:t>
      </w:r>
      <w:r w:rsidRPr="00CB6B4E">
        <w:rPr>
          <w:lang w:val="fi-FI"/>
        </w:rPr>
        <w:t>a sanoissa konso</w:t>
      </w:r>
      <w:r w:rsidR="00CF2876" w:rsidRPr="00CB6B4E">
        <w:rPr>
          <w:lang w:val="fi-FI"/>
        </w:rPr>
        <w:t>nanttikombina</w:t>
      </w:r>
      <w:r w:rsidR="00C02997" w:rsidRPr="00CB6B4E">
        <w:rPr>
          <w:lang w:val="fi-FI"/>
        </w:rPr>
        <w:t>s</w:t>
      </w:r>
      <w:r w:rsidR="00CF2876" w:rsidRPr="00CB6B4E">
        <w:rPr>
          <w:lang w:val="fi-FI"/>
        </w:rPr>
        <w:t xml:space="preserve">uuniita oon vielä vähemän. Silloin oon </w:t>
      </w:r>
      <w:r w:rsidR="009E35C1" w:rsidRPr="00CB6B4E">
        <w:rPr>
          <w:lang w:val="fi-FI"/>
        </w:rPr>
        <w:t>ushein</w:t>
      </w:r>
      <w:r w:rsidR="00CF2876" w:rsidRPr="00CB6B4E">
        <w:rPr>
          <w:lang w:val="fi-FI"/>
        </w:rPr>
        <w:t xml:space="preserve"> kysymykse</w:t>
      </w:r>
      <w:r w:rsidR="003F732E" w:rsidRPr="00CB6B4E">
        <w:rPr>
          <w:lang w:val="fi-FI"/>
        </w:rPr>
        <w:t>ss</w:t>
      </w:r>
      <w:r w:rsidR="00CF2876" w:rsidRPr="00CB6B4E">
        <w:rPr>
          <w:lang w:val="fi-FI"/>
        </w:rPr>
        <w:t xml:space="preserve">ä </w:t>
      </w:r>
      <w:r w:rsidR="002A2971" w:rsidRPr="00CB6B4E">
        <w:rPr>
          <w:lang w:val="fi-FI"/>
        </w:rPr>
        <w:t xml:space="preserve">sanan </w:t>
      </w:r>
      <w:r w:rsidR="00CF2876" w:rsidRPr="00CB6B4E">
        <w:rPr>
          <w:smallCaps/>
          <w:lang w:val="fi-FI"/>
        </w:rPr>
        <w:t>kannan</w:t>
      </w:r>
      <w:r w:rsidR="00CF2876" w:rsidRPr="00CB6B4E">
        <w:rPr>
          <w:lang w:val="fi-FI"/>
        </w:rPr>
        <w:t xml:space="preserve"> loppukonsonantin</w:t>
      </w:r>
      <w:r w:rsidR="00FF6802" w:rsidRPr="00CB6B4E">
        <w:rPr>
          <w:lang w:val="fi-FI"/>
        </w:rPr>
        <w:t xml:space="preserve"> – eli sen osan, mistä oon otettu pois kaikki suffiksit –</w:t>
      </w:r>
      <w:r w:rsidR="000A4B27" w:rsidRPr="00CB6B4E">
        <w:rPr>
          <w:lang w:val="fi-FI"/>
        </w:rPr>
        <w:t xml:space="preserve"> </w:t>
      </w:r>
      <w:r w:rsidR="00CF2876" w:rsidRPr="00CB6B4E">
        <w:rPr>
          <w:lang w:val="fi-FI"/>
        </w:rPr>
        <w:t xml:space="preserve">ja suffiksin ensikonsonantin joutuminen </w:t>
      </w:r>
      <w:r w:rsidR="008C3F84" w:rsidRPr="00CB6B4E">
        <w:rPr>
          <w:lang w:val="fi-FI"/>
        </w:rPr>
        <w:t>pörätysten</w:t>
      </w:r>
      <w:r w:rsidR="009E35C1" w:rsidRPr="00CB6B4E">
        <w:rPr>
          <w:lang w:val="fi-FI"/>
        </w:rPr>
        <w:t xml:space="preserve"> eli sitten suffiksin sisäisestä kombina</w:t>
      </w:r>
      <w:r w:rsidR="00C02997" w:rsidRPr="00CB6B4E">
        <w:rPr>
          <w:lang w:val="fi-FI"/>
        </w:rPr>
        <w:t>s</w:t>
      </w:r>
      <w:r w:rsidR="009E35C1" w:rsidRPr="00CB6B4E">
        <w:rPr>
          <w:lang w:val="fi-FI"/>
        </w:rPr>
        <w:t>uunista</w:t>
      </w:r>
      <w:r w:rsidR="00F86303" w:rsidRPr="00CB6B4E">
        <w:rPr>
          <w:lang w:val="fi-FI"/>
        </w:rPr>
        <w:t xml:space="preserve"> </w:t>
      </w:r>
      <w:r w:rsidR="0075485B" w:rsidRPr="00CB6B4E">
        <w:rPr>
          <w:lang w:val="fi-FI"/>
        </w:rPr>
        <w:t>(</w:t>
      </w:r>
      <w:r w:rsidR="00F86303" w:rsidRPr="00CB6B4E">
        <w:rPr>
          <w:lang w:val="fi-FI"/>
        </w:rPr>
        <w:t xml:space="preserve">katto suffiksiista alapuolela kohđasta </w:t>
      </w:r>
      <w:r w:rsidR="00463E16" w:rsidRPr="00CB6B4E">
        <w:rPr>
          <w:lang w:val="fi-FI"/>
        </w:rPr>
        <w:t>2.3.3</w:t>
      </w:r>
      <w:r w:rsidR="00F86303" w:rsidRPr="00CB6B4E">
        <w:rPr>
          <w:lang w:val="fi-FI"/>
        </w:rPr>
        <w:t xml:space="preserve"> Morfeemiitten oorninki)</w:t>
      </w:r>
      <w:r w:rsidR="008C3F84" w:rsidRPr="00CB6B4E">
        <w:rPr>
          <w:lang w:val="fi-FI"/>
        </w:rPr>
        <w:t xml:space="preserve">. Ylheisimmät oon </w:t>
      </w:r>
      <w:r w:rsidR="008C3F84" w:rsidRPr="00CB6B4E">
        <w:rPr>
          <w:i/>
          <w:lang w:val="fi-FI"/>
        </w:rPr>
        <w:t>t</w:t>
      </w:r>
      <w:r w:rsidR="008C3F84" w:rsidRPr="00CB6B4E">
        <w:rPr>
          <w:lang w:val="fi-FI"/>
        </w:rPr>
        <w:t xml:space="preserve">-loppuiset </w:t>
      </w:r>
      <w:r w:rsidR="0075485B" w:rsidRPr="00CB6B4E">
        <w:rPr>
          <w:lang w:val="fi-FI"/>
        </w:rPr>
        <w:t>(</w:t>
      </w:r>
      <w:r w:rsidR="008C3F84" w:rsidRPr="00CB6B4E">
        <w:rPr>
          <w:i/>
          <w:lang w:val="fi-FI"/>
        </w:rPr>
        <w:t>nt</w:t>
      </w:r>
      <w:r w:rsidR="0075485B" w:rsidRPr="00CB6B4E">
        <w:rPr>
          <w:lang w:val="fi-FI"/>
        </w:rPr>
        <w:t>,</w:t>
      </w:r>
      <w:r w:rsidR="008C3F84" w:rsidRPr="00CB6B4E">
        <w:rPr>
          <w:i/>
          <w:lang w:val="fi-FI"/>
        </w:rPr>
        <w:t xml:space="preserve"> lt</w:t>
      </w:r>
      <w:r w:rsidR="0075485B" w:rsidRPr="00CB6B4E">
        <w:rPr>
          <w:lang w:val="fi-FI"/>
        </w:rPr>
        <w:t>,</w:t>
      </w:r>
      <w:r w:rsidR="009E35C1" w:rsidRPr="00CB6B4E">
        <w:rPr>
          <w:i/>
          <w:lang w:val="fi-FI"/>
        </w:rPr>
        <w:t xml:space="preserve"> rt</w:t>
      </w:r>
      <w:r w:rsidR="0075485B" w:rsidRPr="00CB6B4E">
        <w:rPr>
          <w:lang w:val="fi-FI"/>
        </w:rPr>
        <w:t>,</w:t>
      </w:r>
      <w:r w:rsidR="009E35C1" w:rsidRPr="00CB6B4E">
        <w:rPr>
          <w:i/>
          <w:lang w:val="fi-FI"/>
        </w:rPr>
        <w:t xml:space="preserve"> st</w:t>
      </w:r>
      <w:r w:rsidR="0075485B" w:rsidRPr="00CB6B4E">
        <w:rPr>
          <w:lang w:val="fi-FI"/>
        </w:rPr>
        <w:t>,</w:t>
      </w:r>
      <w:r w:rsidR="009E35C1" w:rsidRPr="00CB6B4E">
        <w:rPr>
          <w:i/>
          <w:lang w:val="fi-FI"/>
        </w:rPr>
        <w:t xml:space="preserve"> ht</w:t>
      </w:r>
      <w:r w:rsidR="009E35C1" w:rsidRPr="00CB6B4E">
        <w:rPr>
          <w:lang w:val="fi-FI"/>
        </w:rPr>
        <w:t xml:space="preserve">), </w:t>
      </w:r>
      <w:r w:rsidR="009E35C1" w:rsidRPr="00CB6B4E">
        <w:rPr>
          <w:i/>
          <w:lang w:val="fi-FI"/>
        </w:rPr>
        <w:t>k</w:t>
      </w:r>
      <w:r w:rsidR="009E35C1" w:rsidRPr="00CB6B4E">
        <w:rPr>
          <w:lang w:val="fi-FI"/>
        </w:rPr>
        <w:t xml:space="preserve">-loppuiset </w:t>
      </w:r>
      <w:r w:rsidR="0075485B" w:rsidRPr="00CB6B4E">
        <w:rPr>
          <w:lang w:val="fi-FI"/>
        </w:rPr>
        <w:t>(</w:t>
      </w:r>
      <w:r w:rsidR="00B44036" w:rsidRPr="00CB6B4E">
        <w:rPr>
          <w:i/>
          <w:lang w:val="fi-FI"/>
        </w:rPr>
        <w:t>nk</w:t>
      </w:r>
      <w:r w:rsidR="0075485B" w:rsidRPr="00CB6B4E">
        <w:rPr>
          <w:lang w:val="fi-FI"/>
        </w:rPr>
        <w:t>,</w:t>
      </w:r>
      <w:r w:rsidR="00B44036" w:rsidRPr="00CB6B4E">
        <w:rPr>
          <w:i/>
          <w:lang w:val="fi-FI"/>
        </w:rPr>
        <w:t xml:space="preserve"> lk</w:t>
      </w:r>
      <w:r w:rsidR="0075485B" w:rsidRPr="00CB6B4E">
        <w:rPr>
          <w:lang w:val="fi-FI"/>
        </w:rPr>
        <w:t>,</w:t>
      </w:r>
      <w:r w:rsidR="00B44036" w:rsidRPr="00CB6B4E">
        <w:rPr>
          <w:i/>
          <w:lang w:val="fi-FI"/>
        </w:rPr>
        <w:t xml:space="preserve"> rk</w:t>
      </w:r>
      <w:r w:rsidR="0075485B" w:rsidRPr="00CB6B4E">
        <w:rPr>
          <w:lang w:val="fi-FI"/>
        </w:rPr>
        <w:t>,</w:t>
      </w:r>
      <w:r w:rsidR="00B44036" w:rsidRPr="00CB6B4E">
        <w:rPr>
          <w:i/>
          <w:lang w:val="fi-FI"/>
        </w:rPr>
        <w:t xml:space="preserve"> sk</w:t>
      </w:r>
      <w:r w:rsidR="009E35C1" w:rsidRPr="00CB6B4E">
        <w:rPr>
          <w:lang w:val="fi-FI"/>
        </w:rPr>
        <w:t xml:space="preserve">), </w:t>
      </w:r>
      <w:r w:rsidR="00987026" w:rsidRPr="00CB6B4E">
        <w:rPr>
          <w:i/>
          <w:lang w:val="fi-FI"/>
        </w:rPr>
        <w:t>s</w:t>
      </w:r>
      <w:r w:rsidR="009E35C1" w:rsidRPr="00CB6B4E">
        <w:rPr>
          <w:lang w:val="fi-FI"/>
        </w:rPr>
        <w:t xml:space="preserve">-loppuiset </w:t>
      </w:r>
      <w:r w:rsidR="0075485B" w:rsidRPr="00CB6B4E">
        <w:rPr>
          <w:lang w:val="fi-FI"/>
        </w:rPr>
        <w:t>(</w:t>
      </w:r>
      <w:r w:rsidR="00B44036" w:rsidRPr="00CB6B4E">
        <w:rPr>
          <w:i/>
          <w:lang w:val="fi-FI"/>
        </w:rPr>
        <w:t>ns</w:t>
      </w:r>
      <w:r w:rsidR="0075485B" w:rsidRPr="00CB6B4E">
        <w:rPr>
          <w:lang w:val="fi-FI"/>
        </w:rPr>
        <w:t>,</w:t>
      </w:r>
      <w:r w:rsidR="00B44036" w:rsidRPr="00CB6B4E">
        <w:rPr>
          <w:i/>
          <w:lang w:val="fi-FI"/>
        </w:rPr>
        <w:t xml:space="preserve"> ls</w:t>
      </w:r>
      <w:r w:rsidR="0075485B" w:rsidRPr="00CB6B4E">
        <w:rPr>
          <w:lang w:val="fi-FI"/>
        </w:rPr>
        <w:t>,</w:t>
      </w:r>
      <w:r w:rsidR="00B44036" w:rsidRPr="00CB6B4E">
        <w:rPr>
          <w:i/>
          <w:lang w:val="fi-FI"/>
        </w:rPr>
        <w:t xml:space="preserve"> </w:t>
      </w:r>
      <w:r w:rsidR="009E35C1" w:rsidRPr="00CB6B4E">
        <w:rPr>
          <w:i/>
          <w:lang w:val="fi-FI"/>
        </w:rPr>
        <w:t>rs</w:t>
      </w:r>
      <w:r w:rsidR="0075485B" w:rsidRPr="00CB6B4E">
        <w:rPr>
          <w:lang w:val="fi-FI"/>
        </w:rPr>
        <w:t>,</w:t>
      </w:r>
      <w:r w:rsidR="009E35C1" w:rsidRPr="00CB6B4E">
        <w:rPr>
          <w:i/>
          <w:lang w:val="fi-FI"/>
        </w:rPr>
        <w:t xml:space="preserve"> ks</w:t>
      </w:r>
      <w:r w:rsidR="009E35C1" w:rsidRPr="00CB6B4E">
        <w:rPr>
          <w:lang w:val="fi-FI"/>
        </w:rPr>
        <w:t>)</w:t>
      </w:r>
      <w:r w:rsidR="007D08B9" w:rsidRPr="00CB6B4E">
        <w:rPr>
          <w:lang w:val="fi-FI"/>
        </w:rPr>
        <w:t xml:space="preserve"> ja </w:t>
      </w:r>
      <w:r w:rsidR="007D08B9" w:rsidRPr="00CB6B4E">
        <w:rPr>
          <w:i/>
          <w:lang w:val="fi-FI"/>
        </w:rPr>
        <w:t>mp</w:t>
      </w:r>
      <w:r w:rsidR="007D08B9" w:rsidRPr="00CB6B4E">
        <w:rPr>
          <w:lang w:val="fi-FI"/>
        </w:rPr>
        <w:t>.</w:t>
      </w:r>
      <w:r w:rsidR="00F5719E" w:rsidRPr="00CB6B4E">
        <w:rPr>
          <w:lang w:val="fi-FI"/>
        </w:rPr>
        <w:t xml:space="preserve"> Esimerkkii: </w:t>
      </w:r>
      <w:r w:rsidR="00F5719E" w:rsidRPr="00CB6B4E">
        <w:rPr>
          <w:i/>
          <w:lang w:val="fi-FI"/>
        </w:rPr>
        <w:t>parantunnu</w:t>
      </w:r>
      <w:r w:rsidR="0075485B" w:rsidRPr="00CB6B4E">
        <w:rPr>
          <w:lang w:val="fi-FI"/>
        </w:rPr>
        <w:t>,</w:t>
      </w:r>
      <w:r w:rsidR="00F5719E" w:rsidRPr="00CB6B4E">
        <w:rPr>
          <w:i/>
          <w:lang w:val="fi-FI"/>
        </w:rPr>
        <w:t xml:space="preserve"> </w:t>
      </w:r>
      <w:r w:rsidR="00DE55C1" w:rsidRPr="00CB6B4E">
        <w:rPr>
          <w:i/>
          <w:lang w:val="fi-FI"/>
        </w:rPr>
        <w:t>puhaltannu</w:t>
      </w:r>
      <w:r w:rsidR="0075485B" w:rsidRPr="00CB6B4E">
        <w:rPr>
          <w:lang w:val="fi-FI"/>
        </w:rPr>
        <w:t>,</w:t>
      </w:r>
      <w:r w:rsidR="00DE55C1" w:rsidRPr="00CB6B4E">
        <w:rPr>
          <w:i/>
          <w:lang w:val="fi-FI"/>
        </w:rPr>
        <w:t xml:space="preserve"> </w:t>
      </w:r>
      <w:r w:rsidR="00FD2F26" w:rsidRPr="00CB6B4E">
        <w:rPr>
          <w:i/>
          <w:lang w:val="fi-FI"/>
        </w:rPr>
        <w:t>kumartui</w:t>
      </w:r>
      <w:r w:rsidR="0075485B" w:rsidRPr="00CB6B4E">
        <w:rPr>
          <w:lang w:val="fi-FI"/>
        </w:rPr>
        <w:t>,</w:t>
      </w:r>
      <w:r w:rsidRPr="00CB6B4E">
        <w:rPr>
          <w:i/>
          <w:lang w:val="fi-FI"/>
        </w:rPr>
        <w:t xml:space="preserve"> kalastaat</w:t>
      </w:r>
      <w:r w:rsidR="0075485B" w:rsidRPr="00CB6B4E">
        <w:rPr>
          <w:lang w:val="fi-FI"/>
        </w:rPr>
        <w:t>,</w:t>
      </w:r>
      <w:r w:rsidR="00FD2F26" w:rsidRPr="00CB6B4E">
        <w:rPr>
          <w:i/>
          <w:lang w:val="fi-FI"/>
        </w:rPr>
        <w:t xml:space="preserve"> tapahtuu</w:t>
      </w:r>
      <w:r w:rsidR="00463E16" w:rsidRPr="00CB6B4E">
        <w:rPr>
          <w:i/>
          <w:lang w:val="fi-FI"/>
        </w:rPr>
        <w:t>t</w:t>
      </w:r>
      <w:r w:rsidR="0075485B" w:rsidRPr="00CB6B4E">
        <w:rPr>
          <w:lang w:val="fi-FI"/>
        </w:rPr>
        <w:t>,</w:t>
      </w:r>
      <w:r w:rsidR="00FD2F26" w:rsidRPr="00CB6B4E">
        <w:rPr>
          <w:i/>
          <w:lang w:val="fi-FI"/>
        </w:rPr>
        <w:t xml:space="preserve"> </w:t>
      </w:r>
      <w:r w:rsidR="003A26AC" w:rsidRPr="00CB6B4E">
        <w:rPr>
          <w:i/>
          <w:lang w:val="fi-FI"/>
        </w:rPr>
        <w:t>aurinko</w:t>
      </w:r>
      <w:r w:rsidR="0075485B" w:rsidRPr="00CB6B4E">
        <w:rPr>
          <w:lang w:val="fi-FI"/>
        </w:rPr>
        <w:t>,</w:t>
      </w:r>
      <w:r w:rsidR="003A26AC" w:rsidRPr="00CB6B4E">
        <w:rPr>
          <w:i/>
          <w:lang w:val="fi-FI"/>
        </w:rPr>
        <w:t xml:space="preserve"> </w:t>
      </w:r>
      <w:r w:rsidRPr="00CB6B4E">
        <w:rPr>
          <w:i/>
          <w:lang w:val="fi-FI"/>
        </w:rPr>
        <w:t>voitanko</w:t>
      </w:r>
      <w:r w:rsidR="0075485B" w:rsidRPr="00CB6B4E">
        <w:rPr>
          <w:lang w:val="fi-FI"/>
        </w:rPr>
        <w:t>,</w:t>
      </w:r>
      <w:r w:rsidRPr="00CB6B4E">
        <w:rPr>
          <w:i/>
          <w:lang w:val="fi-FI"/>
        </w:rPr>
        <w:t xml:space="preserve"> ajatelkaa</w:t>
      </w:r>
      <w:r w:rsidR="0075485B" w:rsidRPr="00CB6B4E">
        <w:rPr>
          <w:lang w:val="fi-FI"/>
        </w:rPr>
        <w:t>,</w:t>
      </w:r>
      <w:r w:rsidRPr="00CB6B4E">
        <w:rPr>
          <w:i/>
          <w:lang w:val="fi-FI"/>
        </w:rPr>
        <w:t xml:space="preserve"> ymmyrkäinen</w:t>
      </w:r>
      <w:r w:rsidR="0075485B" w:rsidRPr="00CB6B4E">
        <w:rPr>
          <w:lang w:val="fi-FI"/>
        </w:rPr>
        <w:t>,</w:t>
      </w:r>
      <w:r w:rsidRPr="00CB6B4E">
        <w:rPr>
          <w:i/>
          <w:lang w:val="fi-FI"/>
        </w:rPr>
        <w:t xml:space="preserve"> </w:t>
      </w:r>
      <w:r w:rsidR="00B44036" w:rsidRPr="00CB6B4E">
        <w:rPr>
          <w:i/>
          <w:lang w:val="fi-FI"/>
        </w:rPr>
        <w:t>äitinsä</w:t>
      </w:r>
      <w:r w:rsidR="0075485B" w:rsidRPr="00CB6B4E">
        <w:rPr>
          <w:lang w:val="fi-FI"/>
        </w:rPr>
        <w:t>,</w:t>
      </w:r>
      <w:r w:rsidR="00B44036" w:rsidRPr="00CB6B4E">
        <w:rPr>
          <w:i/>
          <w:lang w:val="fi-FI"/>
        </w:rPr>
        <w:t xml:space="preserve"> puhalsin</w:t>
      </w:r>
      <w:r w:rsidR="0075485B" w:rsidRPr="00CB6B4E">
        <w:rPr>
          <w:lang w:val="fi-FI"/>
        </w:rPr>
        <w:t>,</w:t>
      </w:r>
      <w:r w:rsidR="00B44036" w:rsidRPr="00CB6B4E">
        <w:rPr>
          <w:i/>
          <w:lang w:val="fi-FI"/>
        </w:rPr>
        <w:t xml:space="preserve"> kumarsin</w:t>
      </w:r>
      <w:r w:rsidR="0075485B" w:rsidRPr="00CB6B4E">
        <w:rPr>
          <w:lang w:val="fi-FI"/>
        </w:rPr>
        <w:t>,</w:t>
      </w:r>
      <w:r w:rsidR="00B44036" w:rsidRPr="00CB6B4E">
        <w:rPr>
          <w:i/>
          <w:lang w:val="fi-FI"/>
        </w:rPr>
        <w:t xml:space="preserve"> kysymykset</w:t>
      </w:r>
      <w:r w:rsidR="0075485B" w:rsidRPr="00CB6B4E">
        <w:rPr>
          <w:lang w:val="fi-FI"/>
        </w:rPr>
        <w:t>,</w:t>
      </w:r>
      <w:r w:rsidR="00B44036" w:rsidRPr="00CB6B4E">
        <w:rPr>
          <w:i/>
          <w:lang w:val="fi-FI"/>
        </w:rPr>
        <w:t xml:space="preserve"> parempi</w:t>
      </w:r>
      <w:r w:rsidR="00B44036" w:rsidRPr="00CB6B4E">
        <w:rPr>
          <w:lang w:val="fi-FI"/>
        </w:rPr>
        <w:t>.</w:t>
      </w:r>
      <w:r w:rsidR="002A0007" w:rsidRPr="00CB6B4E">
        <w:rPr>
          <w:lang w:val="fi-FI"/>
        </w:rPr>
        <w:t xml:space="preserve"> Porsangi</w:t>
      </w:r>
      <w:r w:rsidR="00987026" w:rsidRPr="00CB6B4E">
        <w:rPr>
          <w:lang w:val="fi-FI"/>
        </w:rPr>
        <w:t xml:space="preserve">n </w:t>
      </w:r>
      <w:r w:rsidR="00D54F97" w:rsidRPr="00CB6B4E">
        <w:rPr>
          <w:lang w:val="fi-FI"/>
        </w:rPr>
        <w:t>varieteet</w:t>
      </w:r>
      <w:r w:rsidR="00987026" w:rsidRPr="00CB6B4E">
        <w:rPr>
          <w:lang w:val="fi-FI"/>
        </w:rPr>
        <w:t>issa</w:t>
      </w:r>
      <w:r w:rsidR="002A0007" w:rsidRPr="00CB6B4E">
        <w:rPr>
          <w:lang w:val="fi-FI"/>
        </w:rPr>
        <w:t xml:space="preserve"> </w:t>
      </w:r>
      <w:r w:rsidR="002A0007" w:rsidRPr="00CB6B4E">
        <w:rPr>
          <w:i/>
          <w:lang w:val="fi-FI"/>
        </w:rPr>
        <w:t>ht</w:t>
      </w:r>
      <w:r w:rsidR="002A0007" w:rsidRPr="00CB6B4E">
        <w:rPr>
          <w:lang w:val="fi-FI"/>
        </w:rPr>
        <w:t xml:space="preserve">:n sijassa oon tavalisesti </w:t>
      </w:r>
      <w:r w:rsidR="002A0007" w:rsidRPr="00CB6B4E">
        <w:rPr>
          <w:i/>
          <w:lang w:val="fi-FI"/>
        </w:rPr>
        <w:t>tt</w:t>
      </w:r>
      <w:r w:rsidR="002A0007" w:rsidRPr="00CB6B4E">
        <w:rPr>
          <w:lang w:val="fi-FI"/>
        </w:rPr>
        <w:t xml:space="preserve">, </w:t>
      </w:r>
      <w:r w:rsidR="00F93C4B" w:rsidRPr="00CB6B4E">
        <w:rPr>
          <w:lang w:val="fi-FI"/>
        </w:rPr>
        <w:t>esimerkiksi</w:t>
      </w:r>
      <w:r w:rsidR="002A0007" w:rsidRPr="00CB6B4E">
        <w:rPr>
          <w:lang w:val="fi-FI"/>
        </w:rPr>
        <w:t xml:space="preserve"> </w:t>
      </w:r>
      <w:r w:rsidR="002A0007" w:rsidRPr="00CB6B4E">
        <w:rPr>
          <w:i/>
          <w:lang w:val="fi-FI"/>
        </w:rPr>
        <w:t>tapattuut</w:t>
      </w:r>
      <w:r w:rsidR="00F904D4" w:rsidRPr="00CB6B4E">
        <w:rPr>
          <w:lang w:val="fi-FI"/>
        </w:rPr>
        <w:t>.</w:t>
      </w:r>
    </w:p>
    <w:p w14:paraId="400B96E1" w14:textId="5F81B165" w:rsidR="00D52602" w:rsidRPr="00581C5D" w:rsidRDefault="004B4649" w:rsidP="00BD2A19">
      <w:pPr>
        <w:spacing w:before="120" w:after="120"/>
      </w:pPr>
      <w:r w:rsidRPr="00CB6B4E">
        <w:rPr>
          <w:smallCaps/>
          <w:lang w:val="fi-FI"/>
        </w:rPr>
        <w:t>Siirtymä</w:t>
      </w:r>
      <w:r w:rsidRPr="00CB6B4E">
        <w:rPr>
          <w:lang w:val="fi-FI"/>
        </w:rPr>
        <w:t>-</w:t>
      </w:r>
      <w:r w:rsidR="00D52602" w:rsidRPr="00CB6B4E">
        <w:rPr>
          <w:i/>
          <w:lang w:val="fi-FI"/>
        </w:rPr>
        <w:t>h</w:t>
      </w:r>
      <w:r w:rsidR="00D52602" w:rsidRPr="00CB6B4E">
        <w:rPr>
          <w:lang w:val="fi-FI"/>
        </w:rPr>
        <w:t xml:space="preserve"> saattaa olla minkä tahansa konsonantin jäljessä. Esimerkiksi </w:t>
      </w:r>
      <w:r w:rsidR="0075485B" w:rsidRPr="00CB6B4E">
        <w:rPr>
          <w:lang w:val="fi-FI"/>
        </w:rPr>
        <w:t>(</w:t>
      </w:r>
      <w:r w:rsidR="006C1D44" w:rsidRPr="00CB6B4E">
        <w:rPr>
          <w:lang w:val="fi-FI"/>
        </w:rPr>
        <w:t>sg.</w:t>
      </w:r>
      <w:r w:rsidR="00854FF8" w:rsidRPr="00CB6B4E">
        <w:rPr>
          <w:lang w:val="fi-FI"/>
        </w:rPr>
        <w:t>nom</w:t>
      </w:r>
      <w:r w:rsidR="00EB201F" w:rsidRPr="00CB6B4E">
        <w:rPr>
          <w:lang w:val="fi-FI"/>
        </w:rPr>
        <w:t>.</w:t>
      </w:r>
      <w:r w:rsidR="00854FF8" w:rsidRPr="00CB6B4E">
        <w:rPr>
          <w:lang w:val="fi-FI"/>
        </w:rPr>
        <w:t xml:space="preserve"> : </w:t>
      </w:r>
      <w:r w:rsidR="006C1D44" w:rsidRPr="00CB6B4E">
        <w:rPr>
          <w:lang w:val="fi-FI"/>
        </w:rPr>
        <w:t>sg.</w:t>
      </w:r>
      <w:r w:rsidR="00A97B87" w:rsidRPr="00CB6B4E">
        <w:rPr>
          <w:lang w:val="fi-FI"/>
        </w:rPr>
        <w:t>ill.</w:t>
      </w:r>
      <w:r w:rsidR="00D52602" w:rsidRPr="00CB6B4E">
        <w:rPr>
          <w:lang w:val="fi-FI"/>
        </w:rPr>
        <w:t xml:space="preserve">) </w:t>
      </w:r>
      <w:r w:rsidR="00D52602" w:rsidRPr="00CB6B4E">
        <w:rPr>
          <w:i/>
          <w:lang w:val="fi-FI"/>
        </w:rPr>
        <w:t xml:space="preserve">suku </w:t>
      </w:r>
      <w:r w:rsidR="0075485B" w:rsidRPr="00CB6B4E">
        <w:rPr>
          <w:lang w:val="fi-FI"/>
        </w:rPr>
        <w:t>:</w:t>
      </w:r>
      <w:r w:rsidR="00D52602" w:rsidRPr="00CB6B4E">
        <w:rPr>
          <w:i/>
          <w:lang w:val="fi-FI"/>
        </w:rPr>
        <w:t xml:space="preserve"> sukhuun</w:t>
      </w:r>
      <w:r w:rsidR="0075485B" w:rsidRPr="00CB6B4E">
        <w:rPr>
          <w:lang w:val="fi-FI"/>
        </w:rPr>
        <w:t>,</w:t>
      </w:r>
      <w:r w:rsidR="00D52602" w:rsidRPr="00CB6B4E">
        <w:rPr>
          <w:i/>
          <w:lang w:val="fi-FI"/>
        </w:rPr>
        <w:t xml:space="preserve"> pörsi </w:t>
      </w:r>
      <w:r w:rsidR="0075485B" w:rsidRPr="00CB6B4E">
        <w:rPr>
          <w:lang w:val="fi-FI"/>
        </w:rPr>
        <w:t>:</w:t>
      </w:r>
      <w:r w:rsidR="00D52602" w:rsidRPr="00CB6B4E">
        <w:rPr>
          <w:i/>
          <w:lang w:val="fi-FI"/>
        </w:rPr>
        <w:t xml:space="preserve"> pörshiin</w:t>
      </w:r>
      <w:r w:rsidR="0075485B" w:rsidRPr="00CB6B4E">
        <w:rPr>
          <w:lang w:val="fi-FI"/>
        </w:rPr>
        <w:t>,</w:t>
      </w:r>
      <w:r w:rsidR="00D52602" w:rsidRPr="00CB6B4E">
        <w:rPr>
          <w:i/>
          <w:lang w:val="fi-FI"/>
        </w:rPr>
        <w:t xml:space="preserve"> myrsky </w:t>
      </w:r>
      <w:r w:rsidR="0075485B" w:rsidRPr="00CB6B4E">
        <w:rPr>
          <w:lang w:val="fi-FI"/>
        </w:rPr>
        <w:t>:</w:t>
      </w:r>
      <w:r w:rsidR="00D52602" w:rsidRPr="00CB6B4E">
        <w:rPr>
          <w:i/>
          <w:lang w:val="fi-FI"/>
        </w:rPr>
        <w:t xml:space="preserve"> myrskhyyn</w:t>
      </w:r>
      <w:r w:rsidR="00D52602" w:rsidRPr="00CB6B4E">
        <w:rPr>
          <w:lang w:val="fi-FI"/>
        </w:rPr>
        <w:t xml:space="preserve">, </w:t>
      </w:r>
      <w:r w:rsidR="0075485B" w:rsidRPr="00CB6B4E">
        <w:rPr>
          <w:lang w:val="fi-FI"/>
        </w:rPr>
        <w:t>(</w:t>
      </w:r>
      <w:r w:rsidR="00F84AA8" w:rsidRPr="00CB6B4E">
        <w:rPr>
          <w:lang w:val="fi-FI"/>
        </w:rPr>
        <w:t>1.</w:t>
      </w:r>
      <w:r w:rsidR="00D52602" w:rsidRPr="00CB6B4E">
        <w:rPr>
          <w:lang w:val="fi-FI"/>
        </w:rPr>
        <w:t xml:space="preserve">inf. : </w:t>
      </w:r>
      <w:r w:rsidR="00854FF8" w:rsidRPr="00CB6B4E">
        <w:rPr>
          <w:lang w:val="fi-FI"/>
        </w:rPr>
        <w:t>3.</w:t>
      </w:r>
      <w:r w:rsidR="00D92A93" w:rsidRPr="00CB6B4E">
        <w:rPr>
          <w:lang w:val="fi-FI"/>
        </w:rPr>
        <w:t>inf</w:t>
      </w:r>
      <w:r w:rsidR="00F84AA8" w:rsidRPr="00CB6B4E">
        <w:rPr>
          <w:lang w:val="fi-FI"/>
        </w:rPr>
        <w:t>.</w:t>
      </w:r>
      <w:r w:rsidR="00A97B87" w:rsidRPr="00CB6B4E">
        <w:rPr>
          <w:lang w:val="fi-FI"/>
        </w:rPr>
        <w:t>ill.</w:t>
      </w:r>
      <w:r w:rsidR="00D52602" w:rsidRPr="00CB6B4E">
        <w:rPr>
          <w:lang w:val="fi-FI"/>
        </w:rPr>
        <w:t xml:space="preserve">) </w:t>
      </w:r>
      <w:r w:rsidR="00D52602" w:rsidRPr="00CB6B4E">
        <w:rPr>
          <w:i/>
          <w:lang w:val="fi-FI"/>
        </w:rPr>
        <w:t xml:space="preserve">jakkaat </w:t>
      </w:r>
      <w:r w:rsidR="0075485B" w:rsidRPr="00CB6B4E">
        <w:rPr>
          <w:lang w:val="fi-FI"/>
        </w:rPr>
        <w:t>:</w:t>
      </w:r>
      <w:r w:rsidR="00D52602" w:rsidRPr="00CB6B4E">
        <w:rPr>
          <w:i/>
          <w:lang w:val="fi-FI"/>
        </w:rPr>
        <w:t xml:space="preserve"> jakamhaan</w:t>
      </w:r>
      <w:r w:rsidR="0075485B" w:rsidRPr="00CB6B4E">
        <w:rPr>
          <w:lang w:val="fi-FI"/>
        </w:rPr>
        <w:t>,</w:t>
      </w:r>
      <w:r w:rsidR="00D52602" w:rsidRPr="00CB6B4E">
        <w:rPr>
          <w:i/>
          <w:lang w:val="fi-FI"/>
        </w:rPr>
        <w:t xml:space="preserve"> maata </w:t>
      </w:r>
      <w:r w:rsidR="0075485B" w:rsidRPr="00CB6B4E">
        <w:rPr>
          <w:lang w:val="fi-FI"/>
        </w:rPr>
        <w:t>:</w:t>
      </w:r>
      <w:r w:rsidR="00D52602" w:rsidRPr="00CB6B4E">
        <w:rPr>
          <w:i/>
          <w:lang w:val="fi-FI"/>
        </w:rPr>
        <w:t xml:space="preserve"> makkaamhaan</w:t>
      </w:r>
      <w:r w:rsidR="0075485B" w:rsidRPr="00CB6B4E">
        <w:rPr>
          <w:lang w:val="fi-FI"/>
        </w:rPr>
        <w:t>,</w:t>
      </w:r>
      <w:r w:rsidR="00D52602" w:rsidRPr="00CB6B4E">
        <w:rPr>
          <w:lang w:val="fi-FI"/>
        </w:rPr>
        <w:t xml:space="preserve"> </w:t>
      </w:r>
      <w:r w:rsidR="0075485B" w:rsidRPr="00CB6B4E">
        <w:rPr>
          <w:lang w:val="fi-FI"/>
        </w:rPr>
        <w:t>(</w:t>
      </w:r>
      <w:r w:rsidR="00D52602" w:rsidRPr="00CB6B4E">
        <w:rPr>
          <w:lang w:val="fi-FI"/>
        </w:rPr>
        <w:t xml:space="preserve">sg.nom. : pl.nom.) </w:t>
      </w:r>
      <w:r w:rsidR="00D52602" w:rsidRPr="00CB6B4E">
        <w:rPr>
          <w:i/>
          <w:lang w:val="fi-FI"/>
        </w:rPr>
        <w:t xml:space="preserve">venet </w:t>
      </w:r>
      <w:r w:rsidR="0075485B" w:rsidRPr="00CB6B4E">
        <w:rPr>
          <w:lang w:val="fi-FI"/>
        </w:rPr>
        <w:t>:</w:t>
      </w:r>
      <w:r w:rsidR="00D52602" w:rsidRPr="00CB6B4E">
        <w:rPr>
          <w:i/>
          <w:lang w:val="fi-FI"/>
        </w:rPr>
        <w:t xml:space="preserve"> venheet</w:t>
      </w:r>
      <w:r w:rsidR="0075485B" w:rsidRPr="00CB6B4E">
        <w:rPr>
          <w:lang w:val="fi-FI"/>
        </w:rPr>
        <w:t>,</w:t>
      </w:r>
      <w:r w:rsidR="00D52602" w:rsidRPr="00CB6B4E">
        <w:rPr>
          <w:i/>
          <w:lang w:val="fi-FI"/>
        </w:rPr>
        <w:t xml:space="preserve"> kirkas </w:t>
      </w:r>
      <w:r w:rsidR="0075485B" w:rsidRPr="00CB6B4E">
        <w:rPr>
          <w:lang w:val="fi-FI"/>
        </w:rPr>
        <w:t>:</w:t>
      </w:r>
      <w:r w:rsidR="00D52602" w:rsidRPr="00CB6B4E">
        <w:rPr>
          <w:i/>
          <w:lang w:val="fi-FI"/>
        </w:rPr>
        <w:t xml:space="preserve"> kirk</w:t>
      </w:r>
      <w:r w:rsidR="00EB1BB0" w:rsidRPr="00CB6B4E">
        <w:rPr>
          <w:i/>
          <w:lang w:val="fi-FI"/>
        </w:rPr>
        <w:t>k</w:t>
      </w:r>
      <w:r w:rsidR="00D52602" w:rsidRPr="00CB6B4E">
        <w:rPr>
          <w:i/>
          <w:lang w:val="fi-FI"/>
        </w:rPr>
        <w:t>haat</w:t>
      </w:r>
      <w:r w:rsidR="00D52602" w:rsidRPr="00CB6B4E">
        <w:rPr>
          <w:lang w:val="fi-FI"/>
        </w:rPr>
        <w:t>.</w:t>
      </w:r>
      <w:r w:rsidR="003B247D" w:rsidRPr="00CB6B4E">
        <w:rPr>
          <w:lang w:val="fi-FI"/>
        </w:rPr>
        <w:t xml:space="preserve"> </w:t>
      </w:r>
      <w:r w:rsidR="0075485B">
        <w:t>(</w:t>
      </w:r>
      <w:r>
        <w:t>Siirtymä-</w:t>
      </w:r>
      <w:r w:rsidR="003B247D">
        <w:rPr>
          <w:i/>
        </w:rPr>
        <w:t>h</w:t>
      </w:r>
      <w:r w:rsidR="003B247D">
        <w:t>:sta seissoo enämen k</w:t>
      </w:r>
      <w:r w:rsidR="004D1A7F">
        <w:t>ohđassa 3.1.3</w:t>
      </w:r>
      <w:r w:rsidR="00854FF8">
        <w:t xml:space="preserve"> </w:t>
      </w:r>
      <w:r w:rsidR="00581C5D">
        <w:t>Siirtymä</w:t>
      </w:r>
      <w:r w:rsidR="00581C5D">
        <w:rPr>
          <w:i/>
        </w:rPr>
        <w:t>-h</w:t>
      </w:r>
      <w:r w:rsidR="001B127A" w:rsidRPr="001B127A">
        <w:t>.</w:t>
      </w:r>
      <w:r w:rsidR="00581C5D">
        <w:t>)</w:t>
      </w:r>
    </w:p>
    <w:p w14:paraId="3D0F0ED1" w14:textId="3BC584A4" w:rsidR="001B6E25" w:rsidRPr="00CB6B4E" w:rsidRDefault="002C6D2C" w:rsidP="002C6D2C">
      <w:pPr>
        <w:pStyle w:val="Punktliste"/>
        <w:rPr>
          <w:lang w:val="fi-FI"/>
        </w:rPr>
      </w:pPr>
      <w:r w:rsidRPr="00CB6B4E">
        <w:rPr>
          <w:lang w:val="fi-FI"/>
        </w:rPr>
        <w:t>Sana saattaa loppuutki konsonantthiin, mutta tyhä yhtheen. Tästä oon joku poikke</w:t>
      </w:r>
      <w:r w:rsidR="00A72C69" w:rsidRPr="00CB6B4E">
        <w:rPr>
          <w:lang w:val="fi-FI"/>
        </w:rPr>
        <w:t>ema, ko sana oon lopusta lyhe</w:t>
      </w:r>
      <w:r w:rsidRPr="00CB6B4E">
        <w:rPr>
          <w:lang w:val="fi-FI"/>
        </w:rPr>
        <w:t xml:space="preserve">ny, niin ko </w:t>
      </w:r>
      <w:r w:rsidRPr="00CB6B4E">
        <w:rPr>
          <w:i/>
          <w:lang w:val="fi-FI"/>
        </w:rPr>
        <w:t>kans &lt; kansa</w:t>
      </w:r>
      <w:r w:rsidR="00857D69" w:rsidRPr="00CB6B4E">
        <w:rPr>
          <w:lang w:val="fi-FI"/>
        </w:rPr>
        <w:t>. Sanan lopussa essiinythään</w:t>
      </w:r>
      <w:r w:rsidRPr="00CB6B4E">
        <w:rPr>
          <w:lang w:val="fi-FI"/>
        </w:rPr>
        <w:t xml:space="preserve"> konsonantit </w:t>
      </w:r>
      <w:r w:rsidRPr="00CB6B4E">
        <w:rPr>
          <w:i/>
          <w:lang w:val="fi-FI"/>
        </w:rPr>
        <w:t>n</w:t>
      </w:r>
      <w:r w:rsidR="0075485B" w:rsidRPr="00CB6B4E">
        <w:rPr>
          <w:lang w:val="fi-FI"/>
        </w:rPr>
        <w:t>,</w:t>
      </w:r>
      <w:r w:rsidRPr="00CB6B4E">
        <w:rPr>
          <w:i/>
          <w:lang w:val="fi-FI"/>
        </w:rPr>
        <w:t xml:space="preserve"> l</w:t>
      </w:r>
      <w:r w:rsidR="0075485B" w:rsidRPr="00CB6B4E">
        <w:rPr>
          <w:lang w:val="fi-FI"/>
        </w:rPr>
        <w:t>,</w:t>
      </w:r>
      <w:r w:rsidRPr="00CB6B4E">
        <w:rPr>
          <w:i/>
          <w:lang w:val="fi-FI"/>
        </w:rPr>
        <w:t xml:space="preserve"> r</w:t>
      </w:r>
      <w:r w:rsidR="0075485B" w:rsidRPr="00CB6B4E">
        <w:rPr>
          <w:lang w:val="fi-FI"/>
        </w:rPr>
        <w:t>,</w:t>
      </w:r>
      <w:r w:rsidRPr="00CB6B4E">
        <w:rPr>
          <w:i/>
          <w:lang w:val="fi-FI"/>
        </w:rPr>
        <w:t xml:space="preserve"> s</w:t>
      </w:r>
      <w:r w:rsidRPr="00CB6B4E">
        <w:rPr>
          <w:lang w:val="fi-FI"/>
        </w:rPr>
        <w:t xml:space="preserve"> ja </w:t>
      </w:r>
      <w:r w:rsidRPr="00CB6B4E">
        <w:rPr>
          <w:i/>
          <w:lang w:val="fi-FI"/>
        </w:rPr>
        <w:t>t</w:t>
      </w:r>
      <w:r w:rsidRPr="00CB6B4E">
        <w:rPr>
          <w:lang w:val="fi-FI"/>
        </w:rPr>
        <w:t xml:space="preserve">. Esimerkkii: </w:t>
      </w:r>
      <w:r w:rsidRPr="00CB6B4E">
        <w:rPr>
          <w:i/>
          <w:lang w:val="fi-FI"/>
        </w:rPr>
        <w:t>paimen</w:t>
      </w:r>
      <w:r w:rsidR="0075485B" w:rsidRPr="00CB6B4E">
        <w:rPr>
          <w:lang w:val="fi-FI"/>
        </w:rPr>
        <w:t>,</w:t>
      </w:r>
      <w:r w:rsidRPr="00CB6B4E">
        <w:rPr>
          <w:i/>
          <w:lang w:val="fi-FI"/>
        </w:rPr>
        <w:t xml:space="preserve"> kyynel</w:t>
      </w:r>
      <w:r w:rsidR="0075485B" w:rsidRPr="00CB6B4E">
        <w:rPr>
          <w:lang w:val="fi-FI"/>
        </w:rPr>
        <w:t>,</w:t>
      </w:r>
      <w:r w:rsidRPr="00CB6B4E">
        <w:rPr>
          <w:i/>
          <w:lang w:val="fi-FI"/>
        </w:rPr>
        <w:t xml:space="preserve"> sisar</w:t>
      </w:r>
      <w:r w:rsidR="0075485B" w:rsidRPr="00CB6B4E">
        <w:rPr>
          <w:lang w:val="fi-FI"/>
        </w:rPr>
        <w:t>,</w:t>
      </w:r>
      <w:r w:rsidRPr="00CB6B4E">
        <w:rPr>
          <w:i/>
          <w:lang w:val="fi-FI"/>
        </w:rPr>
        <w:t xml:space="preserve"> kirkas</w:t>
      </w:r>
      <w:r w:rsidR="0075485B" w:rsidRPr="00CB6B4E">
        <w:rPr>
          <w:lang w:val="fi-FI"/>
        </w:rPr>
        <w:t>,</w:t>
      </w:r>
      <w:r w:rsidRPr="00CB6B4E">
        <w:rPr>
          <w:i/>
          <w:lang w:val="fi-FI"/>
        </w:rPr>
        <w:t xml:space="preserve"> venet</w:t>
      </w:r>
      <w:r w:rsidR="001B6E25" w:rsidRPr="00CB6B4E">
        <w:rPr>
          <w:lang w:val="fi-FI"/>
        </w:rPr>
        <w:t>.</w:t>
      </w:r>
    </w:p>
    <w:p w14:paraId="2E078722" w14:textId="7ECC99E7" w:rsidR="001B6E25" w:rsidRPr="00A95D68" w:rsidRDefault="001B6E25" w:rsidP="001B6E25">
      <w:pPr>
        <w:pStyle w:val="Overskrift3"/>
        <w:rPr>
          <w:sz w:val="24"/>
        </w:rPr>
      </w:pPr>
      <w:bookmarkStart w:id="97" w:name="_Toc311273706"/>
      <w:r w:rsidRPr="00A95D68">
        <w:t>Vokaaliharmonii</w:t>
      </w:r>
      <w:bookmarkEnd w:id="97"/>
    </w:p>
    <w:p w14:paraId="442394A5" w14:textId="7FF33119" w:rsidR="00F904D4" w:rsidRPr="00CB6B4E" w:rsidRDefault="001B6E25" w:rsidP="001B6E25">
      <w:pPr>
        <w:pStyle w:val="Brdtekst"/>
        <w:spacing w:before="120"/>
        <w:rPr>
          <w:lang w:val="fi-FI"/>
        </w:rPr>
      </w:pPr>
      <w:r w:rsidRPr="00CB6B4E">
        <w:rPr>
          <w:lang w:val="fi-FI"/>
        </w:rPr>
        <w:t xml:space="preserve">Kainun kielessä oon kaikile varieteetiile yhtheinen </w:t>
      </w:r>
      <w:r w:rsidR="004D1A7F" w:rsidRPr="00CB6B4E">
        <w:rPr>
          <w:lang w:val="fi-FI"/>
        </w:rPr>
        <w:t>fenomeeni</w:t>
      </w:r>
      <w:r w:rsidRPr="00CB6B4E">
        <w:rPr>
          <w:lang w:val="fi-FI"/>
        </w:rPr>
        <w:t xml:space="preserve">, mitä käskemä </w:t>
      </w:r>
      <w:r w:rsidRPr="00CB6B4E">
        <w:rPr>
          <w:smallCaps/>
          <w:lang w:val="fi-FI"/>
        </w:rPr>
        <w:t>vokaaliharmoniiksi</w:t>
      </w:r>
      <w:r w:rsidRPr="00CB6B4E">
        <w:rPr>
          <w:lang w:val="fi-FI"/>
        </w:rPr>
        <w:t xml:space="preserve">. Se meinaa semmoista fenomeenii, ette sanan </w:t>
      </w:r>
      <w:r w:rsidRPr="00CB6B4E">
        <w:rPr>
          <w:smallCaps/>
          <w:lang w:val="fi-FI"/>
        </w:rPr>
        <w:t>juuren</w:t>
      </w:r>
      <w:r w:rsidRPr="00CB6B4E">
        <w:rPr>
          <w:lang w:val="fi-FI"/>
        </w:rPr>
        <w:t xml:space="preserve"> vokaaliitten kvaliteetti eli se, oonko siinä takavokaali(ita) eli etuvokaali(ita), vaikuttaa suffiksiitten vokaaliitten kvaliteetthiin. Niin ko (nomeninhaamui) </w:t>
      </w:r>
      <w:r w:rsidRPr="00CB6B4E">
        <w:rPr>
          <w:i/>
          <w:lang w:val="fi-FI"/>
        </w:rPr>
        <w:t xml:space="preserve">joki </w:t>
      </w:r>
      <w:r w:rsidRPr="00CB6B4E">
        <w:rPr>
          <w:lang w:val="fi-FI"/>
        </w:rPr>
        <w:t>:</w:t>
      </w:r>
      <w:r w:rsidRPr="00CB6B4E">
        <w:rPr>
          <w:i/>
          <w:lang w:val="fi-FI"/>
        </w:rPr>
        <w:t xml:space="preserve"> jove</w:t>
      </w:r>
      <w:r w:rsidR="0098090B" w:rsidRPr="00CB6B4E">
        <w:rPr>
          <w:lang w:val="fi-FI"/>
        </w:rPr>
        <w:t>/</w:t>
      </w:r>
      <w:r w:rsidRPr="00CB6B4E">
        <w:rPr>
          <w:i/>
          <w:lang w:val="fi-FI"/>
        </w:rPr>
        <w:t>ssa</w:t>
      </w:r>
      <w:r w:rsidRPr="00CB6B4E">
        <w:rPr>
          <w:lang w:val="fi-FI"/>
        </w:rPr>
        <w:t>,</w:t>
      </w:r>
      <w:r w:rsidRPr="00CB6B4E">
        <w:rPr>
          <w:i/>
          <w:lang w:val="fi-FI"/>
        </w:rPr>
        <w:t xml:space="preserve"> huonet </w:t>
      </w:r>
      <w:r w:rsidRPr="00CB6B4E">
        <w:rPr>
          <w:lang w:val="fi-FI"/>
        </w:rPr>
        <w:t>:</w:t>
      </w:r>
      <w:r w:rsidRPr="00CB6B4E">
        <w:rPr>
          <w:i/>
          <w:lang w:val="fi-FI"/>
        </w:rPr>
        <w:t xml:space="preserve"> huonhee</w:t>
      </w:r>
      <w:r w:rsidR="0098090B" w:rsidRPr="00CB6B4E">
        <w:rPr>
          <w:lang w:val="fi-FI"/>
        </w:rPr>
        <w:t>/</w:t>
      </w:r>
      <w:r w:rsidRPr="00CB6B4E">
        <w:rPr>
          <w:i/>
          <w:lang w:val="fi-FI"/>
        </w:rPr>
        <w:t xml:space="preserve">ssa </w:t>
      </w:r>
      <w:r w:rsidRPr="00CB6B4E">
        <w:rPr>
          <w:lang w:val="fi-FI"/>
        </w:rPr>
        <w:t>:</w:t>
      </w:r>
      <w:r w:rsidRPr="00CB6B4E">
        <w:rPr>
          <w:i/>
          <w:lang w:val="fi-FI"/>
        </w:rPr>
        <w:t xml:space="preserve"> huonet</w:t>
      </w:r>
      <w:r w:rsidR="0098090B" w:rsidRPr="00CB6B4E">
        <w:rPr>
          <w:lang w:val="fi-FI"/>
        </w:rPr>
        <w:t>/</w:t>
      </w:r>
      <w:r w:rsidRPr="00CB6B4E">
        <w:rPr>
          <w:i/>
          <w:lang w:val="fi-FI"/>
        </w:rPr>
        <w:t>ta</w:t>
      </w:r>
      <w:r w:rsidRPr="00CB6B4E">
        <w:rPr>
          <w:lang w:val="fi-FI"/>
        </w:rPr>
        <w:t>,</w:t>
      </w:r>
      <w:r w:rsidRPr="00CB6B4E">
        <w:rPr>
          <w:i/>
          <w:lang w:val="fi-FI"/>
        </w:rPr>
        <w:t xml:space="preserve"> kota </w:t>
      </w:r>
      <w:r w:rsidRPr="00CB6B4E">
        <w:rPr>
          <w:lang w:val="fi-FI"/>
        </w:rPr>
        <w:t>:</w:t>
      </w:r>
      <w:r w:rsidRPr="00CB6B4E">
        <w:rPr>
          <w:i/>
          <w:lang w:val="fi-FI"/>
        </w:rPr>
        <w:t xml:space="preserve"> kođa</w:t>
      </w:r>
      <w:r w:rsidR="0098090B" w:rsidRPr="00CB6B4E">
        <w:rPr>
          <w:lang w:val="fi-FI"/>
        </w:rPr>
        <w:t>/</w:t>
      </w:r>
      <w:r w:rsidRPr="00CB6B4E">
        <w:rPr>
          <w:i/>
          <w:lang w:val="fi-FI"/>
        </w:rPr>
        <w:t xml:space="preserve">ssa </w:t>
      </w:r>
      <w:r w:rsidR="00BA1173" w:rsidRPr="00CB6B4E">
        <w:rPr>
          <w:lang w:val="fi-FI"/>
        </w:rPr>
        <w:t>~</w:t>
      </w:r>
      <w:r w:rsidRPr="00CB6B4E">
        <w:rPr>
          <w:i/>
          <w:lang w:val="fi-FI"/>
        </w:rPr>
        <w:t xml:space="preserve"> koa</w:t>
      </w:r>
      <w:r w:rsidR="0098090B" w:rsidRPr="00CB6B4E">
        <w:rPr>
          <w:lang w:val="fi-FI"/>
        </w:rPr>
        <w:t>/</w:t>
      </w:r>
      <w:r w:rsidRPr="00CB6B4E">
        <w:rPr>
          <w:i/>
          <w:lang w:val="fi-FI"/>
        </w:rPr>
        <w:t>ssa</w:t>
      </w:r>
      <w:r w:rsidRPr="00CB6B4E">
        <w:rPr>
          <w:lang w:val="fi-FI"/>
        </w:rPr>
        <w:t xml:space="preserve"> mutta </w:t>
      </w:r>
      <w:r w:rsidRPr="00CB6B4E">
        <w:rPr>
          <w:i/>
          <w:lang w:val="fi-FI"/>
        </w:rPr>
        <w:t xml:space="preserve">niemi </w:t>
      </w:r>
      <w:r w:rsidRPr="00CB6B4E">
        <w:rPr>
          <w:lang w:val="fi-FI"/>
        </w:rPr>
        <w:t>:</w:t>
      </w:r>
      <w:r w:rsidRPr="00CB6B4E">
        <w:rPr>
          <w:i/>
          <w:lang w:val="fi-FI"/>
        </w:rPr>
        <w:t xml:space="preserve"> nieme</w:t>
      </w:r>
      <w:r w:rsidR="0098090B" w:rsidRPr="00CB6B4E">
        <w:rPr>
          <w:lang w:val="fi-FI"/>
        </w:rPr>
        <w:t>/</w:t>
      </w:r>
      <w:r w:rsidRPr="00CB6B4E">
        <w:rPr>
          <w:i/>
          <w:lang w:val="fi-FI"/>
        </w:rPr>
        <w:t>ssä</w:t>
      </w:r>
      <w:r w:rsidRPr="00CB6B4E">
        <w:rPr>
          <w:lang w:val="fi-FI"/>
        </w:rPr>
        <w:t>,</w:t>
      </w:r>
      <w:r w:rsidRPr="00CB6B4E">
        <w:rPr>
          <w:i/>
          <w:lang w:val="fi-FI"/>
        </w:rPr>
        <w:t xml:space="preserve"> elämä </w:t>
      </w:r>
      <w:r w:rsidRPr="00CB6B4E">
        <w:rPr>
          <w:lang w:val="fi-FI"/>
        </w:rPr>
        <w:t>:</w:t>
      </w:r>
      <w:r w:rsidRPr="00CB6B4E">
        <w:rPr>
          <w:i/>
          <w:lang w:val="fi-FI"/>
        </w:rPr>
        <w:t xml:space="preserve"> elämä</w:t>
      </w:r>
      <w:r w:rsidR="0098090B" w:rsidRPr="00CB6B4E">
        <w:rPr>
          <w:lang w:val="fi-FI"/>
        </w:rPr>
        <w:t>/</w:t>
      </w:r>
      <w:r w:rsidRPr="00CB6B4E">
        <w:rPr>
          <w:i/>
          <w:lang w:val="fi-FI"/>
        </w:rPr>
        <w:t>ssä</w:t>
      </w:r>
      <w:r w:rsidR="008C276E" w:rsidRPr="00CB6B4E">
        <w:rPr>
          <w:i/>
          <w:lang w:val="fi-FI"/>
        </w:rPr>
        <w:t xml:space="preserve"> </w:t>
      </w:r>
      <w:r w:rsidR="008C276E" w:rsidRPr="00CB6B4E">
        <w:rPr>
          <w:sz w:val="26"/>
          <w:lang w:val="fi-FI"/>
        </w:rPr>
        <w:t xml:space="preserve">: </w:t>
      </w:r>
      <w:r w:rsidR="008C276E" w:rsidRPr="00CB6B4E">
        <w:rPr>
          <w:i/>
          <w:sz w:val="26"/>
          <w:lang w:val="fi-FI"/>
        </w:rPr>
        <w:t>elämä</w:t>
      </w:r>
      <w:r w:rsidR="0098090B" w:rsidRPr="00CB6B4E">
        <w:rPr>
          <w:sz w:val="26"/>
          <w:lang w:val="fi-FI"/>
        </w:rPr>
        <w:t>/</w:t>
      </w:r>
      <w:r w:rsidR="008C276E" w:rsidRPr="00CB6B4E">
        <w:rPr>
          <w:i/>
          <w:sz w:val="26"/>
          <w:lang w:val="fi-FI"/>
        </w:rPr>
        <w:t>ä</w:t>
      </w:r>
      <w:r w:rsidRPr="00CB6B4E">
        <w:rPr>
          <w:lang w:val="fi-FI"/>
        </w:rPr>
        <w:t>,</w:t>
      </w:r>
      <w:r w:rsidRPr="00CB6B4E">
        <w:rPr>
          <w:i/>
          <w:lang w:val="fi-FI"/>
        </w:rPr>
        <w:t xml:space="preserve"> meri </w:t>
      </w:r>
      <w:r w:rsidRPr="00CB6B4E">
        <w:rPr>
          <w:lang w:val="fi-FI"/>
        </w:rPr>
        <w:t>:</w:t>
      </w:r>
      <w:r w:rsidRPr="00CB6B4E">
        <w:rPr>
          <w:i/>
          <w:lang w:val="fi-FI"/>
        </w:rPr>
        <w:t xml:space="preserve"> mere</w:t>
      </w:r>
      <w:r w:rsidR="0098090B" w:rsidRPr="00CB6B4E">
        <w:rPr>
          <w:lang w:val="fi-FI"/>
        </w:rPr>
        <w:t>/</w:t>
      </w:r>
      <w:r w:rsidRPr="00CB6B4E">
        <w:rPr>
          <w:i/>
          <w:lang w:val="fi-FI"/>
        </w:rPr>
        <w:t xml:space="preserve">ssä </w:t>
      </w:r>
      <w:r w:rsidRPr="00CB6B4E">
        <w:rPr>
          <w:lang w:val="fi-FI"/>
        </w:rPr>
        <w:t>:</w:t>
      </w:r>
      <w:r w:rsidRPr="00CB6B4E">
        <w:rPr>
          <w:i/>
          <w:lang w:val="fi-FI"/>
        </w:rPr>
        <w:t xml:space="preserve"> mer</w:t>
      </w:r>
      <w:r w:rsidR="0098090B" w:rsidRPr="00CB6B4E">
        <w:rPr>
          <w:lang w:val="fi-FI"/>
        </w:rPr>
        <w:t>/</w:t>
      </w:r>
      <w:r w:rsidRPr="00CB6B4E">
        <w:rPr>
          <w:i/>
          <w:lang w:val="fi-FI"/>
        </w:rPr>
        <w:t>tä</w:t>
      </w:r>
      <w:r w:rsidRPr="00CB6B4E">
        <w:rPr>
          <w:lang w:val="fi-FI"/>
        </w:rPr>
        <w:t>. Tahi (</w:t>
      </w:r>
      <w:r w:rsidR="00A309DC" w:rsidRPr="00CB6B4E">
        <w:rPr>
          <w:lang w:val="fi-FI"/>
        </w:rPr>
        <w:t>verbiha</w:t>
      </w:r>
      <w:r w:rsidRPr="00CB6B4E">
        <w:rPr>
          <w:lang w:val="fi-FI"/>
        </w:rPr>
        <w:t xml:space="preserve">amui) </w:t>
      </w:r>
      <w:r w:rsidRPr="00CB6B4E">
        <w:rPr>
          <w:i/>
          <w:lang w:val="fi-FI"/>
        </w:rPr>
        <w:t>lukke</w:t>
      </w:r>
      <w:r w:rsidR="0098090B" w:rsidRPr="00CB6B4E">
        <w:rPr>
          <w:lang w:val="fi-FI"/>
        </w:rPr>
        <w:t>/</w:t>
      </w:r>
      <w:r w:rsidRPr="00CB6B4E">
        <w:rPr>
          <w:i/>
          <w:lang w:val="fi-FI"/>
        </w:rPr>
        <w:t xml:space="preserve">et </w:t>
      </w:r>
      <w:r w:rsidRPr="00CB6B4E">
        <w:rPr>
          <w:lang w:val="fi-FI"/>
        </w:rPr>
        <w:t>:</w:t>
      </w:r>
      <w:r w:rsidRPr="00CB6B4E">
        <w:rPr>
          <w:i/>
          <w:lang w:val="fi-FI"/>
        </w:rPr>
        <w:t xml:space="preserve"> luje</w:t>
      </w:r>
      <w:r w:rsidR="0098090B" w:rsidRPr="00CB6B4E">
        <w:rPr>
          <w:lang w:val="fi-FI"/>
        </w:rPr>
        <w:t>/</w:t>
      </w:r>
      <w:r w:rsidRPr="00CB6B4E">
        <w:rPr>
          <w:i/>
          <w:lang w:val="fi-FI"/>
        </w:rPr>
        <w:t xml:space="preserve">ma </w:t>
      </w:r>
      <w:r w:rsidRPr="00CB6B4E">
        <w:rPr>
          <w:lang w:val="fi-FI"/>
        </w:rPr>
        <w:t>:</w:t>
      </w:r>
      <w:r w:rsidRPr="00CB6B4E">
        <w:rPr>
          <w:i/>
          <w:lang w:val="fi-FI"/>
        </w:rPr>
        <w:t xml:space="preserve"> luke</w:t>
      </w:r>
      <w:r w:rsidR="0098090B" w:rsidRPr="00CB6B4E">
        <w:rPr>
          <w:lang w:val="fi-FI"/>
        </w:rPr>
        <w:t>/</w:t>
      </w:r>
      <w:r w:rsidRPr="00CB6B4E">
        <w:rPr>
          <w:i/>
          <w:lang w:val="fi-FI"/>
        </w:rPr>
        <w:t xml:space="preserve">nu </w:t>
      </w:r>
      <w:r w:rsidRPr="00CB6B4E">
        <w:rPr>
          <w:lang w:val="fi-FI"/>
        </w:rPr>
        <w:t>mutta</w:t>
      </w:r>
      <w:r w:rsidRPr="00CB6B4E">
        <w:rPr>
          <w:i/>
          <w:lang w:val="fi-FI"/>
        </w:rPr>
        <w:t xml:space="preserve"> lähte</w:t>
      </w:r>
      <w:r w:rsidR="0098090B" w:rsidRPr="00CB6B4E">
        <w:rPr>
          <w:lang w:val="fi-FI"/>
        </w:rPr>
        <w:t>/</w:t>
      </w:r>
      <w:r w:rsidRPr="00CB6B4E">
        <w:rPr>
          <w:i/>
          <w:lang w:val="fi-FI"/>
        </w:rPr>
        <w:t xml:space="preserve">et </w:t>
      </w:r>
      <w:r w:rsidRPr="00CB6B4E">
        <w:rPr>
          <w:lang w:val="fi-FI"/>
        </w:rPr>
        <w:t>:</w:t>
      </w:r>
      <w:r w:rsidRPr="00CB6B4E">
        <w:rPr>
          <w:i/>
          <w:lang w:val="fi-FI"/>
        </w:rPr>
        <w:t xml:space="preserve"> lähđe</w:t>
      </w:r>
      <w:r w:rsidR="0098090B" w:rsidRPr="00CB6B4E">
        <w:rPr>
          <w:lang w:val="fi-FI"/>
        </w:rPr>
        <w:t>/</w:t>
      </w:r>
      <w:r w:rsidRPr="00CB6B4E">
        <w:rPr>
          <w:i/>
          <w:lang w:val="fi-FI"/>
        </w:rPr>
        <w:t xml:space="preserve">mä </w:t>
      </w:r>
      <w:r w:rsidRPr="00CB6B4E">
        <w:rPr>
          <w:lang w:val="fi-FI"/>
        </w:rPr>
        <w:t>:</w:t>
      </w:r>
      <w:r w:rsidRPr="00CB6B4E">
        <w:rPr>
          <w:i/>
          <w:lang w:val="fi-FI"/>
        </w:rPr>
        <w:t xml:space="preserve"> lähte</w:t>
      </w:r>
      <w:r w:rsidR="0098090B" w:rsidRPr="00CB6B4E">
        <w:rPr>
          <w:lang w:val="fi-FI"/>
        </w:rPr>
        <w:t>/</w:t>
      </w:r>
      <w:r w:rsidRPr="00CB6B4E">
        <w:rPr>
          <w:i/>
          <w:lang w:val="fi-FI"/>
        </w:rPr>
        <w:t>ny</w:t>
      </w:r>
      <w:r w:rsidR="00F904D4" w:rsidRPr="00CB6B4E">
        <w:rPr>
          <w:lang w:val="fi-FI"/>
        </w:rPr>
        <w:t>.</w:t>
      </w:r>
    </w:p>
    <w:p w14:paraId="02927B16" w14:textId="09E57E1B" w:rsidR="001B6E25" w:rsidRPr="00CB6B4E" w:rsidRDefault="001B6E25" w:rsidP="001B6E25">
      <w:pPr>
        <w:pStyle w:val="Brdtekst"/>
        <w:spacing w:before="120"/>
        <w:rPr>
          <w:i/>
          <w:lang w:val="fi-FI"/>
        </w:rPr>
      </w:pPr>
      <w:r w:rsidRPr="00CB6B4E">
        <w:rPr>
          <w:lang w:val="fi-FI"/>
        </w:rPr>
        <w:t xml:space="preserve">Vokaaliharmonii näkkyy kans derivasuunisuffiksiissa. Esimerkiksi </w:t>
      </w:r>
      <w:r w:rsidRPr="00CB6B4E">
        <w:rPr>
          <w:i/>
          <w:lang w:val="fi-FI"/>
        </w:rPr>
        <w:t>sammu</w:t>
      </w:r>
      <w:r w:rsidR="0098090B" w:rsidRPr="00CB6B4E">
        <w:rPr>
          <w:lang w:val="fi-FI"/>
        </w:rPr>
        <w:t>/</w:t>
      </w:r>
      <w:r w:rsidRPr="00CB6B4E">
        <w:rPr>
          <w:i/>
          <w:lang w:val="fi-FI"/>
        </w:rPr>
        <w:t xml:space="preserve">ut </w:t>
      </w:r>
      <w:r w:rsidRPr="00CB6B4E">
        <w:rPr>
          <w:lang w:val="fi-FI"/>
        </w:rPr>
        <w:t xml:space="preserve">→ </w:t>
      </w:r>
      <w:r w:rsidRPr="00CB6B4E">
        <w:rPr>
          <w:i/>
          <w:lang w:val="fi-FI"/>
        </w:rPr>
        <w:t>sammu</w:t>
      </w:r>
      <w:r w:rsidR="0098090B" w:rsidRPr="00CB6B4E">
        <w:rPr>
          <w:lang w:val="fi-FI"/>
        </w:rPr>
        <w:t>/</w:t>
      </w:r>
      <w:r w:rsidRPr="00CB6B4E">
        <w:rPr>
          <w:i/>
          <w:lang w:val="fi-FI"/>
        </w:rPr>
        <w:t>tta</w:t>
      </w:r>
      <w:r w:rsidR="0098090B" w:rsidRPr="00CB6B4E">
        <w:rPr>
          <w:lang w:val="fi-FI"/>
        </w:rPr>
        <w:t>/</w:t>
      </w:r>
      <w:r w:rsidRPr="00CB6B4E">
        <w:rPr>
          <w:i/>
          <w:lang w:val="fi-FI"/>
        </w:rPr>
        <w:t>at</w:t>
      </w:r>
      <w:r w:rsidRPr="00CB6B4E">
        <w:rPr>
          <w:lang w:val="fi-FI"/>
        </w:rPr>
        <w:t xml:space="preserve"> mutta </w:t>
      </w:r>
      <w:r w:rsidRPr="00CB6B4E">
        <w:rPr>
          <w:i/>
          <w:lang w:val="fi-FI"/>
        </w:rPr>
        <w:t>lähte</w:t>
      </w:r>
      <w:r w:rsidR="0098090B" w:rsidRPr="00CB6B4E">
        <w:rPr>
          <w:lang w:val="fi-FI"/>
        </w:rPr>
        <w:t>/</w:t>
      </w:r>
      <w:r w:rsidRPr="00CB6B4E">
        <w:rPr>
          <w:i/>
          <w:lang w:val="fi-FI"/>
        </w:rPr>
        <w:t>et →</w:t>
      </w:r>
      <w:r w:rsidRPr="00CB6B4E">
        <w:rPr>
          <w:lang w:val="fi-FI"/>
        </w:rPr>
        <w:t xml:space="preserve"> </w:t>
      </w:r>
      <w:r w:rsidRPr="00CB6B4E">
        <w:rPr>
          <w:i/>
          <w:lang w:val="fi-FI"/>
        </w:rPr>
        <w:t>lähä</w:t>
      </w:r>
      <w:r w:rsidR="0098090B" w:rsidRPr="00CB6B4E">
        <w:rPr>
          <w:lang w:val="fi-FI"/>
        </w:rPr>
        <w:t>/</w:t>
      </w:r>
      <w:r w:rsidRPr="00CB6B4E">
        <w:rPr>
          <w:i/>
          <w:lang w:val="fi-FI"/>
        </w:rPr>
        <w:t>ttä</w:t>
      </w:r>
      <w:r w:rsidR="0098090B" w:rsidRPr="00CB6B4E">
        <w:rPr>
          <w:lang w:val="fi-FI"/>
        </w:rPr>
        <w:t>/</w:t>
      </w:r>
      <w:r w:rsidRPr="00CB6B4E">
        <w:rPr>
          <w:i/>
          <w:lang w:val="fi-FI"/>
        </w:rPr>
        <w:t>ät</w:t>
      </w:r>
      <w:r w:rsidR="00092474" w:rsidRPr="00CB6B4E">
        <w:rPr>
          <w:lang w:val="fi-FI"/>
        </w:rPr>
        <w:t xml:space="preserve">, </w:t>
      </w:r>
      <w:r w:rsidR="00092474" w:rsidRPr="00CB6B4E">
        <w:rPr>
          <w:i/>
          <w:lang w:val="fi-FI"/>
        </w:rPr>
        <w:t>kuol</w:t>
      </w:r>
      <w:r w:rsidR="00B74936" w:rsidRPr="00CB6B4E">
        <w:rPr>
          <w:lang w:val="fi-FI"/>
        </w:rPr>
        <w:t>/</w:t>
      </w:r>
      <w:r w:rsidR="00092474" w:rsidRPr="00CB6B4E">
        <w:rPr>
          <w:i/>
          <w:lang w:val="fi-FI"/>
        </w:rPr>
        <w:t xml:space="preserve">a </w:t>
      </w:r>
      <w:r w:rsidR="00092474" w:rsidRPr="00CB6B4E">
        <w:rPr>
          <w:lang w:val="fi-FI"/>
        </w:rPr>
        <w:t xml:space="preserve">→ </w:t>
      </w:r>
      <w:r w:rsidR="00092474" w:rsidRPr="00CB6B4E">
        <w:rPr>
          <w:i/>
          <w:lang w:val="fi-FI"/>
        </w:rPr>
        <w:t>kuole</w:t>
      </w:r>
      <w:r w:rsidR="00B74936" w:rsidRPr="00CB6B4E">
        <w:rPr>
          <w:lang w:val="fi-FI"/>
        </w:rPr>
        <w:t>/</w:t>
      </w:r>
      <w:r w:rsidR="00092474" w:rsidRPr="00CB6B4E">
        <w:rPr>
          <w:i/>
          <w:lang w:val="fi-FI"/>
        </w:rPr>
        <w:t xml:space="preserve">ma </w:t>
      </w:r>
      <w:r w:rsidR="00092474" w:rsidRPr="00CB6B4E">
        <w:rPr>
          <w:lang w:val="fi-FI"/>
        </w:rPr>
        <w:t xml:space="preserve">mutta </w:t>
      </w:r>
      <w:r w:rsidR="00092474" w:rsidRPr="00CB6B4E">
        <w:rPr>
          <w:i/>
          <w:lang w:val="fi-FI"/>
        </w:rPr>
        <w:t>ellä</w:t>
      </w:r>
      <w:r w:rsidR="00B74936" w:rsidRPr="00CB6B4E">
        <w:rPr>
          <w:lang w:val="fi-FI"/>
        </w:rPr>
        <w:t>/</w:t>
      </w:r>
      <w:r w:rsidR="00092474" w:rsidRPr="00CB6B4E">
        <w:rPr>
          <w:i/>
          <w:lang w:val="fi-FI"/>
        </w:rPr>
        <w:t xml:space="preserve">ät </w:t>
      </w:r>
      <w:r w:rsidR="00092474" w:rsidRPr="00CB6B4E">
        <w:rPr>
          <w:lang w:val="fi-FI"/>
        </w:rPr>
        <w:t xml:space="preserve">→ </w:t>
      </w:r>
      <w:r w:rsidR="00092474" w:rsidRPr="00CB6B4E">
        <w:rPr>
          <w:i/>
          <w:lang w:val="fi-FI"/>
        </w:rPr>
        <w:t>elä</w:t>
      </w:r>
      <w:r w:rsidR="00B74936" w:rsidRPr="00CB6B4E">
        <w:rPr>
          <w:lang w:val="fi-FI"/>
        </w:rPr>
        <w:t>/</w:t>
      </w:r>
      <w:r w:rsidR="00092474" w:rsidRPr="00CB6B4E">
        <w:rPr>
          <w:i/>
          <w:lang w:val="fi-FI"/>
        </w:rPr>
        <w:t>mä</w:t>
      </w:r>
      <w:r w:rsidR="00B74936" w:rsidRPr="00CB6B4E">
        <w:rPr>
          <w:i/>
          <w:lang w:val="fi-FI"/>
        </w:rPr>
        <w:t>.</w:t>
      </w:r>
    </w:p>
    <w:p w14:paraId="4888A3AE" w14:textId="77777777" w:rsidR="001B6E25" w:rsidRPr="00CB6B4E" w:rsidRDefault="001B6E25" w:rsidP="001B6E25">
      <w:pPr>
        <w:pStyle w:val="Brdtekstinnrykk"/>
        <w:spacing w:before="120"/>
        <w:ind w:left="0"/>
        <w:rPr>
          <w:lang w:val="fi-FI"/>
        </w:rPr>
      </w:pPr>
      <w:r w:rsidRPr="00CB6B4E">
        <w:rPr>
          <w:lang w:val="fi-FI"/>
        </w:rPr>
        <w:t>Vokaaliharmonii oon, ko sen yksinkertaisesti sanothaan, tämmöinen:</w:t>
      </w:r>
    </w:p>
    <w:tbl>
      <w:tblPr>
        <w:tblStyle w:val="Tabellrutenett"/>
        <w:tblW w:w="0" w:type="auto"/>
        <w:tblLook w:val="04A0" w:firstRow="1" w:lastRow="0" w:firstColumn="1" w:lastColumn="0" w:noHBand="0" w:noVBand="1"/>
      </w:tblPr>
      <w:tblGrid>
        <w:gridCol w:w="9242"/>
      </w:tblGrid>
      <w:tr w:rsidR="001B6E25" w:rsidRPr="00A95D68" w14:paraId="1E93BF0B" w14:textId="77777777" w:rsidTr="00956A4D">
        <w:tc>
          <w:tcPr>
            <w:tcW w:w="9279" w:type="dxa"/>
          </w:tcPr>
          <w:p w14:paraId="3CFC15E4" w14:textId="77777777" w:rsidR="001B6E25" w:rsidRPr="00A95D68" w:rsidRDefault="001B6E25" w:rsidP="00956A4D">
            <w:pPr>
              <w:pStyle w:val="Brdtekstinnrykk"/>
              <w:spacing w:before="120"/>
              <w:ind w:left="0"/>
            </w:pPr>
            <w:r w:rsidRPr="00B0648B">
              <w:rPr>
                <w:smallCaps/>
              </w:rPr>
              <w:t>Vokaaliharmonii</w:t>
            </w:r>
            <w:r w:rsidRPr="00A95D68">
              <w:t>:</w:t>
            </w:r>
          </w:p>
          <w:p w14:paraId="2DE0A7D7" w14:textId="77777777" w:rsidR="001B6E25" w:rsidRPr="00A95D68" w:rsidRDefault="001B6E25" w:rsidP="00956A4D">
            <w:pPr>
              <w:spacing w:before="120" w:after="120"/>
            </w:pPr>
            <w:r w:rsidRPr="00A95D68">
              <w:t>Ko sanan juuressa oon yksiki takavokaali, se suffiksistaki käytethään takavokaalista varianttii. Muutoin käytethään etuvokaalista varianttii.</w:t>
            </w:r>
          </w:p>
        </w:tc>
      </w:tr>
    </w:tbl>
    <w:p w14:paraId="2514DDF7" w14:textId="77777777" w:rsidR="001B6E25" w:rsidRPr="00CB6B4E" w:rsidRDefault="001B6E25" w:rsidP="001B6E25">
      <w:pPr>
        <w:pStyle w:val="Brdtekst"/>
        <w:spacing w:before="120"/>
        <w:rPr>
          <w:lang w:val="fi-FI"/>
        </w:rPr>
      </w:pPr>
      <w:r w:rsidRPr="00CB6B4E">
        <w:rPr>
          <w:lang w:val="fi-FI"/>
        </w:rPr>
        <w:t xml:space="preserve">Takavokaaliita eli vokaaliita, mikkä äänethään suun takaosassa, oon </w:t>
      </w:r>
      <w:r w:rsidRPr="00CB6B4E">
        <w:rPr>
          <w:i/>
          <w:lang w:val="fi-FI"/>
        </w:rPr>
        <w:t>a</w:t>
      </w:r>
      <w:r w:rsidRPr="00CB6B4E">
        <w:rPr>
          <w:lang w:val="fi-FI"/>
        </w:rPr>
        <w:t>,</w:t>
      </w:r>
      <w:r w:rsidRPr="00CB6B4E">
        <w:rPr>
          <w:i/>
          <w:lang w:val="fi-FI"/>
        </w:rPr>
        <w:t xml:space="preserve"> o</w:t>
      </w:r>
      <w:r w:rsidRPr="00CB6B4E">
        <w:rPr>
          <w:lang w:val="fi-FI"/>
        </w:rPr>
        <w:t xml:space="preserve"> ja </w:t>
      </w:r>
      <w:r w:rsidRPr="00CB6B4E">
        <w:rPr>
          <w:i/>
          <w:lang w:val="fi-FI"/>
        </w:rPr>
        <w:t>u</w:t>
      </w:r>
      <w:r w:rsidRPr="00CB6B4E">
        <w:rPr>
          <w:lang w:val="fi-FI"/>
        </w:rPr>
        <w:t xml:space="preserve">. Kaikki muut vokaalit eli </w:t>
      </w:r>
      <w:r w:rsidRPr="00CB6B4E">
        <w:rPr>
          <w:i/>
          <w:lang w:val="fi-FI"/>
        </w:rPr>
        <w:t>e</w:t>
      </w:r>
      <w:r w:rsidRPr="00CB6B4E">
        <w:rPr>
          <w:lang w:val="fi-FI"/>
        </w:rPr>
        <w:t>,</w:t>
      </w:r>
      <w:r w:rsidRPr="00CB6B4E">
        <w:rPr>
          <w:i/>
          <w:lang w:val="fi-FI"/>
        </w:rPr>
        <w:t xml:space="preserve"> i</w:t>
      </w:r>
      <w:r w:rsidRPr="00CB6B4E">
        <w:rPr>
          <w:lang w:val="fi-FI"/>
        </w:rPr>
        <w:t>,</w:t>
      </w:r>
      <w:r w:rsidRPr="00CB6B4E">
        <w:rPr>
          <w:i/>
          <w:lang w:val="fi-FI"/>
        </w:rPr>
        <w:t xml:space="preserve"> ä</w:t>
      </w:r>
      <w:r w:rsidRPr="00CB6B4E">
        <w:rPr>
          <w:lang w:val="fi-FI"/>
        </w:rPr>
        <w:t>,</w:t>
      </w:r>
      <w:r w:rsidRPr="00CB6B4E">
        <w:rPr>
          <w:i/>
          <w:lang w:val="fi-FI"/>
        </w:rPr>
        <w:t xml:space="preserve"> ö</w:t>
      </w:r>
      <w:r w:rsidRPr="00CB6B4E">
        <w:rPr>
          <w:lang w:val="fi-FI"/>
        </w:rPr>
        <w:t xml:space="preserve"> ja </w:t>
      </w:r>
      <w:r w:rsidRPr="00CB6B4E">
        <w:rPr>
          <w:i/>
          <w:lang w:val="fi-FI"/>
        </w:rPr>
        <w:t>y</w:t>
      </w:r>
      <w:r w:rsidRPr="00CB6B4E">
        <w:rPr>
          <w:lang w:val="fi-FI"/>
        </w:rPr>
        <w:t xml:space="preserve"> oon etuvokaaliita. Vokaalit haamustethaan parrii siihen laihiin, ette </w:t>
      </w:r>
      <w:r w:rsidRPr="00CB6B4E">
        <w:rPr>
          <w:i/>
          <w:lang w:val="fi-FI"/>
        </w:rPr>
        <w:t>a</w:t>
      </w:r>
      <w:r w:rsidRPr="00CB6B4E">
        <w:rPr>
          <w:lang w:val="fi-FI"/>
        </w:rPr>
        <w:t xml:space="preserve">:n etuvokaalinen variantti oon </w:t>
      </w:r>
      <w:r w:rsidRPr="00CB6B4E">
        <w:rPr>
          <w:i/>
          <w:lang w:val="fi-FI"/>
        </w:rPr>
        <w:t>ä</w:t>
      </w:r>
      <w:r w:rsidRPr="00CB6B4E">
        <w:rPr>
          <w:lang w:val="fi-FI"/>
        </w:rPr>
        <w:t xml:space="preserve">, </w:t>
      </w:r>
      <w:r w:rsidRPr="00CB6B4E">
        <w:rPr>
          <w:i/>
          <w:lang w:val="fi-FI"/>
        </w:rPr>
        <w:t>o</w:t>
      </w:r>
      <w:r w:rsidRPr="00CB6B4E">
        <w:rPr>
          <w:lang w:val="fi-FI"/>
        </w:rPr>
        <w:t xml:space="preserve">:n etuvokaalinen variantti oon </w:t>
      </w:r>
      <w:r w:rsidRPr="00CB6B4E">
        <w:rPr>
          <w:i/>
          <w:lang w:val="fi-FI"/>
        </w:rPr>
        <w:t>ö</w:t>
      </w:r>
      <w:r w:rsidRPr="00CB6B4E">
        <w:rPr>
          <w:lang w:val="fi-FI"/>
        </w:rPr>
        <w:t xml:space="preserve"> ja </w:t>
      </w:r>
      <w:r w:rsidRPr="00CB6B4E">
        <w:rPr>
          <w:i/>
          <w:lang w:val="fi-FI"/>
        </w:rPr>
        <w:t>u</w:t>
      </w:r>
      <w:r w:rsidRPr="00CB6B4E">
        <w:rPr>
          <w:lang w:val="fi-FI"/>
        </w:rPr>
        <w:t xml:space="preserve">:n etuvokaalinen variantti oon </w:t>
      </w:r>
      <w:r w:rsidRPr="00CB6B4E">
        <w:rPr>
          <w:i/>
          <w:lang w:val="fi-FI"/>
        </w:rPr>
        <w:t>y</w:t>
      </w:r>
      <w:r w:rsidRPr="00CB6B4E">
        <w:rPr>
          <w:lang w:val="fi-FI"/>
        </w:rPr>
        <w:t>.</w:t>
      </w:r>
    </w:p>
    <w:p w14:paraId="2C9425D2" w14:textId="0C7797B2" w:rsidR="001B6E25" w:rsidRPr="00CB6B4E" w:rsidRDefault="001B6E25" w:rsidP="001B6E25">
      <w:pPr>
        <w:pStyle w:val="Brdtekst"/>
        <w:spacing w:before="120"/>
        <w:rPr>
          <w:i/>
          <w:lang w:val="fi-FI"/>
        </w:rPr>
      </w:pPr>
      <w:r w:rsidRPr="00CB6B4E">
        <w:rPr>
          <w:lang w:val="fi-FI"/>
        </w:rPr>
        <w:t xml:space="preserve">Etuvokaalit </w:t>
      </w:r>
      <w:r w:rsidRPr="00CB6B4E">
        <w:rPr>
          <w:i/>
          <w:lang w:val="fi-FI"/>
        </w:rPr>
        <w:t>e</w:t>
      </w:r>
      <w:r w:rsidRPr="00CB6B4E">
        <w:rPr>
          <w:lang w:val="fi-FI"/>
        </w:rPr>
        <w:t xml:space="preserve"> ja </w:t>
      </w:r>
      <w:r w:rsidRPr="00CB6B4E">
        <w:rPr>
          <w:i/>
          <w:lang w:val="fi-FI"/>
        </w:rPr>
        <w:t xml:space="preserve">i </w:t>
      </w:r>
      <w:r w:rsidRPr="00CB6B4E">
        <w:rPr>
          <w:lang w:val="fi-FI"/>
        </w:rPr>
        <w:t xml:space="preserve">oon yhđelä laila neutraaliset eli net saatethaan löyttyyt kans takavokaaliitten yhtheyđestä. Esimerkiksis </w:t>
      </w:r>
      <w:r w:rsidRPr="00CB6B4E">
        <w:rPr>
          <w:i/>
          <w:lang w:val="fi-FI"/>
        </w:rPr>
        <w:t>vika</w:t>
      </w:r>
      <w:r w:rsidRPr="00CB6B4E">
        <w:rPr>
          <w:lang w:val="fi-FI"/>
        </w:rPr>
        <w:t xml:space="preserve"> mutta </w:t>
      </w:r>
      <w:r w:rsidRPr="00CB6B4E">
        <w:rPr>
          <w:i/>
          <w:lang w:val="fi-FI"/>
        </w:rPr>
        <w:t>ikä</w:t>
      </w:r>
      <w:r w:rsidRPr="00CB6B4E">
        <w:rPr>
          <w:lang w:val="fi-FI"/>
        </w:rPr>
        <w:t xml:space="preserve">, </w:t>
      </w:r>
      <w:r w:rsidRPr="00CB6B4E">
        <w:rPr>
          <w:i/>
          <w:lang w:val="fi-FI"/>
        </w:rPr>
        <w:t xml:space="preserve">kesä </w:t>
      </w:r>
      <w:r w:rsidRPr="00CB6B4E">
        <w:rPr>
          <w:lang w:val="fi-FI"/>
        </w:rPr>
        <w:t xml:space="preserve">mutta </w:t>
      </w:r>
      <w:r w:rsidRPr="00CB6B4E">
        <w:rPr>
          <w:i/>
          <w:lang w:val="fi-FI"/>
        </w:rPr>
        <w:t>velka</w:t>
      </w:r>
      <w:r w:rsidRPr="00CB6B4E">
        <w:rPr>
          <w:lang w:val="fi-FI"/>
        </w:rPr>
        <w:t xml:space="preserve">. Havaitte kans esimerkiksi (sg.nom. : sg.part.) </w:t>
      </w:r>
      <w:r w:rsidRPr="00CB6B4E">
        <w:rPr>
          <w:i/>
          <w:lang w:val="fi-FI"/>
        </w:rPr>
        <w:t xml:space="preserve">virsi </w:t>
      </w:r>
      <w:r w:rsidRPr="00CB6B4E">
        <w:rPr>
          <w:lang w:val="fi-FI"/>
        </w:rPr>
        <w:t>:</w:t>
      </w:r>
      <w:r w:rsidRPr="00CB6B4E">
        <w:rPr>
          <w:i/>
          <w:lang w:val="fi-FI"/>
        </w:rPr>
        <w:t xml:space="preserve"> virt</w:t>
      </w:r>
      <w:r w:rsidR="0098090B" w:rsidRPr="00CB6B4E">
        <w:rPr>
          <w:lang w:val="fi-FI"/>
        </w:rPr>
        <w:t>/</w:t>
      </w:r>
      <w:r w:rsidRPr="00CB6B4E">
        <w:rPr>
          <w:i/>
          <w:lang w:val="fi-FI"/>
        </w:rPr>
        <w:t>tä</w:t>
      </w:r>
      <w:r w:rsidRPr="00CB6B4E">
        <w:rPr>
          <w:lang w:val="fi-FI"/>
        </w:rPr>
        <w:t xml:space="preserve"> mutta (sg.nom.) </w:t>
      </w:r>
      <w:r w:rsidRPr="00CB6B4E">
        <w:rPr>
          <w:i/>
          <w:lang w:val="fi-FI"/>
        </w:rPr>
        <w:t>virsta</w:t>
      </w:r>
      <w:r w:rsidRPr="00CB6B4E">
        <w:rPr>
          <w:lang w:val="fi-FI"/>
        </w:rPr>
        <w:t xml:space="preserve">. Sannoin </w:t>
      </w:r>
      <w:r w:rsidRPr="00CB6B4E">
        <w:rPr>
          <w:i/>
          <w:lang w:val="fi-FI"/>
        </w:rPr>
        <w:t xml:space="preserve">veri </w:t>
      </w:r>
      <w:r w:rsidRPr="00CB6B4E">
        <w:rPr>
          <w:lang w:val="fi-FI"/>
        </w:rPr>
        <w:t xml:space="preserve">ja </w:t>
      </w:r>
      <w:r w:rsidRPr="00CB6B4E">
        <w:rPr>
          <w:i/>
          <w:lang w:val="fi-FI"/>
        </w:rPr>
        <w:t xml:space="preserve">meri </w:t>
      </w:r>
      <w:r w:rsidRPr="00CB6B4E">
        <w:rPr>
          <w:lang w:val="fi-FI"/>
        </w:rPr>
        <w:t xml:space="preserve">partitiivissa oon vokaaliharmoniissa </w:t>
      </w:r>
      <w:r w:rsidR="001C053C" w:rsidRPr="00CB6B4E">
        <w:rPr>
          <w:lang w:val="fi-FI"/>
        </w:rPr>
        <w:t>eroitu</w:t>
      </w:r>
      <w:r w:rsidRPr="00CB6B4E">
        <w:rPr>
          <w:lang w:val="fi-FI"/>
        </w:rPr>
        <w:t xml:space="preserve">s toishaalta Porsangin varieteetin ja toishaalta muitten varieteetiitten välissä: Porsangin varieteetissa (sg.nom. : sg.part.) </w:t>
      </w:r>
      <w:r w:rsidRPr="00CB6B4E">
        <w:rPr>
          <w:i/>
          <w:lang w:val="fi-FI"/>
        </w:rPr>
        <w:t xml:space="preserve">veri </w:t>
      </w:r>
      <w:r w:rsidRPr="00CB6B4E">
        <w:rPr>
          <w:lang w:val="fi-FI"/>
        </w:rPr>
        <w:t>:</w:t>
      </w:r>
      <w:r w:rsidRPr="00CB6B4E">
        <w:rPr>
          <w:i/>
          <w:lang w:val="fi-FI"/>
        </w:rPr>
        <w:t xml:space="preserve"> ver</w:t>
      </w:r>
      <w:r w:rsidR="0098090B" w:rsidRPr="00CB6B4E">
        <w:rPr>
          <w:lang w:val="fi-FI"/>
        </w:rPr>
        <w:t>/</w:t>
      </w:r>
      <w:r w:rsidRPr="00CB6B4E">
        <w:rPr>
          <w:i/>
          <w:lang w:val="fi-FI"/>
        </w:rPr>
        <w:t>tä</w:t>
      </w:r>
      <w:r w:rsidRPr="00CB6B4E">
        <w:rPr>
          <w:lang w:val="fi-FI"/>
        </w:rPr>
        <w:t xml:space="preserve"> ja </w:t>
      </w:r>
      <w:r w:rsidRPr="00CB6B4E">
        <w:rPr>
          <w:i/>
          <w:lang w:val="fi-FI"/>
        </w:rPr>
        <w:t xml:space="preserve">meri </w:t>
      </w:r>
      <w:r w:rsidRPr="00CB6B4E">
        <w:rPr>
          <w:lang w:val="fi-FI"/>
        </w:rPr>
        <w:t>:</w:t>
      </w:r>
      <w:r w:rsidRPr="00CB6B4E">
        <w:rPr>
          <w:i/>
          <w:lang w:val="fi-FI"/>
        </w:rPr>
        <w:t xml:space="preserve"> mer</w:t>
      </w:r>
      <w:r w:rsidR="0098090B" w:rsidRPr="00CB6B4E">
        <w:rPr>
          <w:lang w:val="fi-FI"/>
        </w:rPr>
        <w:t>/</w:t>
      </w:r>
      <w:r w:rsidRPr="00CB6B4E">
        <w:rPr>
          <w:i/>
          <w:lang w:val="fi-FI"/>
        </w:rPr>
        <w:t>tä</w:t>
      </w:r>
      <w:r w:rsidRPr="00CB6B4E">
        <w:rPr>
          <w:lang w:val="fi-FI"/>
        </w:rPr>
        <w:t xml:space="preserve">, muissa </w:t>
      </w:r>
      <w:r w:rsidRPr="00CB6B4E">
        <w:rPr>
          <w:i/>
          <w:lang w:val="fi-FI"/>
        </w:rPr>
        <w:t xml:space="preserve">veri </w:t>
      </w:r>
      <w:r w:rsidRPr="00CB6B4E">
        <w:rPr>
          <w:lang w:val="fi-FI"/>
        </w:rPr>
        <w:t>:</w:t>
      </w:r>
      <w:r w:rsidRPr="00CB6B4E">
        <w:rPr>
          <w:i/>
          <w:lang w:val="fi-FI"/>
        </w:rPr>
        <w:t xml:space="preserve"> ver</w:t>
      </w:r>
      <w:r w:rsidR="0098090B" w:rsidRPr="00CB6B4E">
        <w:rPr>
          <w:lang w:val="fi-FI"/>
        </w:rPr>
        <w:t>/</w:t>
      </w:r>
      <w:r w:rsidRPr="00CB6B4E">
        <w:rPr>
          <w:i/>
          <w:lang w:val="fi-FI"/>
        </w:rPr>
        <w:t>ta</w:t>
      </w:r>
      <w:r w:rsidRPr="00CB6B4E">
        <w:rPr>
          <w:lang w:val="fi-FI"/>
        </w:rPr>
        <w:t xml:space="preserve"> ja </w:t>
      </w:r>
      <w:r w:rsidRPr="00CB6B4E">
        <w:rPr>
          <w:i/>
          <w:lang w:val="fi-FI"/>
        </w:rPr>
        <w:t xml:space="preserve">meri </w:t>
      </w:r>
      <w:r w:rsidRPr="00CB6B4E">
        <w:rPr>
          <w:lang w:val="fi-FI"/>
        </w:rPr>
        <w:t>:</w:t>
      </w:r>
      <w:r w:rsidRPr="00CB6B4E">
        <w:rPr>
          <w:i/>
          <w:lang w:val="fi-FI"/>
        </w:rPr>
        <w:t xml:space="preserve"> mer</w:t>
      </w:r>
      <w:r w:rsidR="0098090B" w:rsidRPr="00CB6B4E">
        <w:rPr>
          <w:lang w:val="fi-FI"/>
        </w:rPr>
        <w:t>/</w:t>
      </w:r>
      <w:r w:rsidRPr="00CB6B4E">
        <w:rPr>
          <w:i/>
          <w:lang w:val="fi-FI"/>
        </w:rPr>
        <w:t>ta</w:t>
      </w:r>
      <w:r w:rsidRPr="00CB6B4E">
        <w:rPr>
          <w:lang w:val="fi-FI"/>
        </w:rPr>
        <w:t>.</w:t>
      </w:r>
      <w:r w:rsidRPr="00CB6B4E">
        <w:rPr>
          <w:i/>
          <w:lang w:val="fi-FI"/>
        </w:rPr>
        <w:t xml:space="preserve"> </w:t>
      </w:r>
      <w:r w:rsidRPr="00CB6B4E">
        <w:rPr>
          <w:lang w:val="fi-FI"/>
        </w:rPr>
        <w:t xml:space="preserve">Muissa kaasushaamuissa oon kuitenki kaikissa varieteetiissa etuvokaali </w:t>
      </w:r>
      <w:r w:rsidRPr="00CB6B4E">
        <w:rPr>
          <w:i/>
          <w:lang w:val="fi-FI"/>
        </w:rPr>
        <w:t>ä</w:t>
      </w:r>
      <w:r w:rsidRPr="00CB6B4E">
        <w:rPr>
          <w:lang w:val="fi-FI"/>
        </w:rPr>
        <w:t xml:space="preserve">. Esimerkiksi (sg.iness. : sg.ess.) </w:t>
      </w:r>
      <w:r w:rsidRPr="00CB6B4E">
        <w:rPr>
          <w:i/>
          <w:lang w:val="fi-FI"/>
        </w:rPr>
        <w:t>mere</w:t>
      </w:r>
      <w:r w:rsidR="0098090B" w:rsidRPr="00CB6B4E">
        <w:rPr>
          <w:lang w:val="fi-FI"/>
        </w:rPr>
        <w:t>/</w:t>
      </w:r>
      <w:r w:rsidRPr="00CB6B4E">
        <w:rPr>
          <w:i/>
          <w:lang w:val="fi-FI"/>
        </w:rPr>
        <w:t xml:space="preserve">ssä </w:t>
      </w:r>
      <w:r w:rsidRPr="00CB6B4E">
        <w:rPr>
          <w:lang w:val="fi-FI"/>
        </w:rPr>
        <w:t>:</w:t>
      </w:r>
      <w:r w:rsidRPr="00CB6B4E">
        <w:rPr>
          <w:i/>
          <w:lang w:val="fi-FI"/>
        </w:rPr>
        <w:t xml:space="preserve"> mere</w:t>
      </w:r>
      <w:r w:rsidR="0098090B" w:rsidRPr="00CB6B4E">
        <w:rPr>
          <w:lang w:val="fi-FI"/>
        </w:rPr>
        <w:t>/</w:t>
      </w:r>
      <w:r w:rsidRPr="00CB6B4E">
        <w:rPr>
          <w:i/>
          <w:lang w:val="fi-FI"/>
        </w:rPr>
        <w:t>nä</w:t>
      </w:r>
      <w:r w:rsidRPr="00CB6B4E">
        <w:rPr>
          <w:lang w:val="fi-FI"/>
        </w:rPr>
        <w:t>.</w:t>
      </w:r>
    </w:p>
    <w:p w14:paraId="4A7BC201" w14:textId="77777777" w:rsidR="001B6E25" w:rsidRPr="00CB6B4E" w:rsidRDefault="001B6E25" w:rsidP="001B6E25">
      <w:pPr>
        <w:pStyle w:val="Brdtekst"/>
        <w:spacing w:before="120"/>
        <w:rPr>
          <w:lang w:val="fi-FI"/>
        </w:rPr>
      </w:pPr>
      <w:r w:rsidRPr="00CB6B4E">
        <w:rPr>
          <w:lang w:val="fi-FI"/>
        </w:rPr>
        <w:t>Tässä grammatikissa merkithään suffiksiitten taka- ja etuvokaalisten variantiitten yhtheistä vokaalii kapitaalilla eli</w:t>
      </w:r>
    </w:p>
    <w:p w14:paraId="08CE7C9B" w14:textId="7B948A79" w:rsidR="001B6E25" w:rsidRPr="00CB6B4E" w:rsidRDefault="001B6E25" w:rsidP="001B6E25">
      <w:pPr>
        <w:pStyle w:val="Liste2"/>
        <w:spacing w:before="120" w:after="120"/>
        <w:ind w:left="0" w:firstLine="0"/>
        <w:contextualSpacing w:val="0"/>
        <w:rPr>
          <w:lang w:val="fi-FI"/>
        </w:rPr>
      </w:pPr>
      <w:r w:rsidRPr="00CB6B4E">
        <w:rPr>
          <w:i/>
          <w:lang w:val="fi-FI"/>
        </w:rPr>
        <w:t xml:space="preserve">a </w:t>
      </w:r>
      <w:r w:rsidR="00BA1173" w:rsidRPr="00CB6B4E">
        <w:rPr>
          <w:lang w:val="fi-FI"/>
        </w:rPr>
        <w:t>~</w:t>
      </w:r>
      <w:r w:rsidRPr="00CB6B4E">
        <w:rPr>
          <w:i/>
          <w:lang w:val="fi-FI"/>
        </w:rPr>
        <w:t xml:space="preserve"> ä</w:t>
      </w:r>
      <w:r w:rsidRPr="00CB6B4E">
        <w:rPr>
          <w:lang w:val="fi-FI"/>
        </w:rPr>
        <w:t xml:space="preserve"> &gt; kirjoitethaan </w:t>
      </w:r>
      <w:r w:rsidRPr="00CB6B4E">
        <w:rPr>
          <w:i/>
          <w:lang w:val="fi-FI"/>
        </w:rPr>
        <w:t>A</w:t>
      </w:r>
    </w:p>
    <w:p w14:paraId="748EEA6C" w14:textId="3D0D3DEA" w:rsidR="001B6E25" w:rsidRPr="00CB6B4E" w:rsidRDefault="001B6E25" w:rsidP="001B6E25">
      <w:pPr>
        <w:pStyle w:val="Liste2"/>
        <w:spacing w:before="120" w:after="120"/>
        <w:ind w:left="0" w:firstLine="0"/>
        <w:contextualSpacing w:val="0"/>
        <w:rPr>
          <w:lang w:val="fi-FI"/>
        </w:rPr>
      </w:pPr>
      <w:r w:rsidRPr="00CB6B4E">
        <w:rPr>
          <w:i/>
          <w:lang w:val="fi-FI"/>
        </w:rPr>
        <w:lastRenderedPageBreak/>
        <w:t xml:space="preserve">o </w:t>
      </w:r>
      <w:r w:rsidR="00BA1173" w:rsidRPr="00CB6B4E">
        <w:rPr>
          <w:lang w:val="fi-FI"/>
        </w:rPr>
        <w:t>~</w:t>
      </w:r>
      <w:r w:rsidRPr="00CB6B4E">
        <w:rPr>
          <w:i/>
          <w:lang w:val="fi-FI"/>
        </w:rPr>
        <w:t xml:space="preserve"> ö</w:t>
      </w:r>
      <w:r w:rsidRPr="00CB6B4E">
        <w:rPr>
          <w:lang w:val="fi-FI"/>
        </w:rPr>
        <w:t xml:space="preserve"> &gt; kirjoitethaan </w:t>
      </w:r>
      <w:r w:rsidRPr="00CB6B4E">
        <w:rPr>
          <w:i/>
          <w:lang w:val="fi-FI"/>
        </w:rPr>
        <w:t>O</w:t>
      </w:r>
    </w:p>
    <w:p w14:paraId="29C42034" w14:textId="4F1E7041" w:rsidR="001B6E25" w:rsidRPr="00CB6B4E" w:rsidRDefault="001B6E25" w:rsidP="001B6E25">
      <w:pPr>
        <w:pStyle w:val="Liste2"/>
        <w:spacing w:before="120" w:after="120"/>
        <w:ind w:left="0" w:firstLine="0"/>
        <w:contextualSpacing w:val="0"/>
        <w:rPr>
          <w:lang w:val="fi-FI"/>
        </w:rPr>
      </w:pPr>
      <w:r w:rsidRPr="00CB6B4E">
        <w:rPr>
          <w:i/>
          <w:lang w:val="fi-FI"/>
        </w:rPr>
        <w:t xml:space="preserve">u </w:t>
      </w:r>
      <w:r w:rsidR="00BA1173" w:rsidRPr="00CB6B4E">
        <w:rPr>
          <w:lang w:val="fi-FI"/>
        </w:rPr>
        <w:t>~</w:t>
      </w:r>
      <w:r w:rsidRPr="00CB6B4E">
        <w:rPr>
          <w:i/>
          <w:lang w:val="fi-FI"/>
        </w:rPr>
        <w:t xml:space="preserve"> y</w:t>
      </w:r>
      <w:r w:rsidRPr="00CB6B4E">
        <w:rPr>
          <w:lang w:val="fi-FI"/>
        </w:rPr>
        <w:t xml:space="preserve"> &gt; kirjoitethaan </w:t>
      </w:r>
      <w:r w:rsidRPr="00CB6B4E">
        <w:rPr>
          <w:i/>
          <w:lang w:val="fi-FI"/>
        </w:rPr>
        <w:t>U</w:t>
      </w:r>
    </w:p>
    <w:p w14:paraId="6414452D" w14:textId="4D6A0477" w:rsidR="001B6E25" w:rsidRPr="00CB6B4E" w:rsidRDefault="001B6E25" w:rsidP="001B6E25">
      <w:pPr>
        <w:pStyle w:val="Liste2"/>
        <w:spacing w:before="120" w:after="120"/>
        <w:ind w:left="0" w:firstLine="0"/>
        <w:contextualSpacing w:val="0"/>
        <w:rPr>
          <w:lang w:val="fi-FI"/>
        </w:rPr>
      </w:pPr>
      <w:r w:rsidRPr="00CB6B4E">
        <w:rPr>
          <w:lang w:val="fi-FI"/>
        </w:rPr>
        <w:t xml:space="preserve">Jos meinathaan mitä tahansa vokaalii, kirjoitamma </w:t>
      </w:r>
      <w:r w:rsidRPr="00CB6B4E">
        <w:rPr>
          <w:i/>
          <w:lang w:val="fi-FI"/>
        </w:rPr>
        <w:t>V</w:t>
      </w:r>
      <w:r w:rsidRPr="00CB6B4E">
        <w:rPr>
          <w:lang w:val="fi-FI"/>
        </w:rPr>
        <w:t xml:space="preserve">. Jos rinnatusten oon kaksi samanlaista vokaalii, kirjoitamma </w:t>
      </w:r>
      <w:r w:rsidRPr="00CB6B4E">
        <w:rPr>
          <w:i/>
          <w:lang w:val="fi-FI"/>
        </w:rPr>
        <w:t>VV</w:t>
      </w:r>
      <w:r w:rsidRPr="00CB6B4E">
        <w:rPr>
          <w:lang w:val="fi-FI"/>
        </w:rPr>
        <w:t xml:space="preserve">, jos kaksi erilaista vokaalii, se kirjoitamma </w:t>
      </w:r>
      <w:r w:rsidRPr="00CB6B4E">
        <w:rPr>
          <w:i/>
          <w:lang w:val="fi-FI"/>
        </w:rPr>
        <w:t>V</w:t>
      </w:r>
      <w:r w:rsidR="00A929B7" w:rsidRPr="00CB6B4E">
        <w:rPr>
          <w:iCs/>
          <w:vertAlign w:val="subscript"/>
          <w:lang w:val="fi-FI"/>
        </w:rPr>
        <w:t>1</w:t>
      </w:r>
      <w:r w:rsidRPr="00CB6B4E">
        <w:rPr>
          <w:i/>
          <w:lang w:val="fi-FI"/>
        </w:rPr>
        <w:t>V</w:t>
      </w:r>
      <w:r w:rsidR="00A929B7" w:rsidRPr="00CB6B4E">
        <w:rPr>
          <w:iCs/>
          <w:vertAlign w:val="subscript"/>
          <w:lang w:val="fi-FI"/>
        </w:rPr>
        <w:t>2</w:t>
      </w:r>
      <w:r w:rsidRPr="00CB6B4E">
        <w:rPr>
          <w:lang w:val="fi-FI"/>
        </w:rPr>
        <w:t>.</w:t>
      </w:r>
    </w:p>
    <w:p w14:paraId="17A81859" w14:textId="77777777" w:rsidR="00B30251" w:rsidRPr="00A95D68" w:rsidRDefault="00B30251" w:rsidP="00BD2A19">
      <w:pPr>
        <w:pStyle w:val="Overskrift3"/>
      </w:pPr>
      <w:bookmarkStart w:id="98" w:name="_Morfeemiitten_oorninki"/>
      <w:bookmarkStart w:id="99" w:name="_Toc81192444"/>
      <w:bookmarkStart w:id="100" w:name="_Toc84997953"/>
      <w:bookmarkStart w:id="101" w:name="_Toc198266817"/>
      <w:bookmarkStart w:id="102" w:name="_Toc209168563"/>
      <w:bookmarkStart w:id="103" w:name="_Toc241129210"/>
      <w:bookmarkStart w:id="104" w:name="_Toc311273707"/>
      <w:bookmarkEnd w:id="98"/>
      <w:r w:rsidRPr="00A95D68">
        <w:t>Morfeemiitten oorninki</w:t>
      </w:r>
      <w:bookmarkEnd w:id="99"/>
      <w:bookmarkEnd w:id="100"/>
      <w:bookmarkEnd w:id="101"/>
      <w:bookmarkEnd w:id="102"/>
      <w:bookmarkEnd w:id="103"/>
      <w:bookmarkEnd w:id="104"/>
    </w:p>
    <w:bookmarkEnd w:id="89"/>
    <w:p w14:paraId="26BAC34F" w14:textId="31E2780A" w:rsidR="00B30251" w:rsidRPr="00CB6B4E" w:rsidRDefault="006F2B1C" w:rsidP="00413F2A">
      <w:pPr>
        <w:pStyle w:val="Brdtekst"/>
        <w:spacing w:after="60"/>
        <w:rPr>
          <w:lang w:val="fi-FI"/>
        </w:rPr>
      </w:pPr>
      <w:r w:rsidRPr="00CB6B4E">
        <w:rPr>
          <w:lang w:val="fi-FI"/>
        </w:rPr>
        <w:t>Kainun kieli oon niin käsketty</w:t>
      </w:r>
      <w:r w:rsidR="00B30251" w:rsidRPr="00CB6B4E">
        <w:rPr>
          <w:lang w:val="fi-FI"/>
        </w:rPr>
        <w:t xml:space="preserve"> </w:t>
      </w:r>
      <w:r w:rsidR="00B30251" w:rsidRPr="00CB6B4E">
        <w:rPr>
          <w:smallCaps/>
          <w:lang w:val="fi-FI"/>
        </w:rPr>
        <w:t>agglutineeraava</w:t>
      </w:r>
      <w:r w:rsidR="00B30251" w:rsidRPr="00CB6B4E">
        <w:rPr>
          <w:lang w:val="fi-FI"/>
        </w:rPr>
        <w:t xml:space="preserve"> kieli. Se meinaa sitä, ette siinä sanan oon pantu kokhoon </w:t>
      </w:r>
      <w:r w:rsidR="00B30251" w:rsidRPr="00CB6B4E">
        <w:rPr>
          <w:smallCaps/>
          <w:lang w:val="fi-FI"/>
        </w:rPr>
        <w:t>morfeemiista</w:t>
      </w:r>
      <w:r w:rsidR="007B17A2" w:rsidRPr="00CB6B4E">
        <w:rPr>
          <w:lang w:val="fi-FI"/>
        </w:rPr>
        <w:t>, jokka panhaan pö</w:t>
      </w:r>
      <w:r w:rsidR="00B30251" w:rsidRPr="00CB6B4E">
        <w:rPr>
          <w:lang w:val="fi-FI"/>
        </w:rPr>
        <w:t>rätysten ja jokka joka ainua vähäsen muuttaa sanan merkitystä eli funk</w:t>
      </w:r>
      <w:r w:rsidR="001E751C" w:rsidRPr="00CB6B4E">
        <w:rPr>
          <w:lang w:val="fi-FI"/>
        </w:rPr>
        <w:t>suunii</w:t>
      </w:r>
      <w:r w:rsidR="00B30251" w:rsidRPr="00CB6B4E">
        <w:rPr>
          <w:lang w:val="fi-FI"/>
        </w:rPr>
        <w:t xml:space="preserve">. Kainun kielessä löyttyy kans sanan sisäistä </w:t>
      </w:r>
      <w:r w:rsidR="00B30251" w:rsidRPr="00CB6B4E">
        <w:rPr>
          <w:smallCaps/>
          <w:lang w:val="fi-FI"/>
        </w:rPr>
        <w:t>morfofonologista vaihettelluu</w:t>
      </w:r>
      <w:r w:rsidR="00B30251" w:rsidRPr="00CB6B4E">
        <w:rPr>
          <w:lang w:val="fi-FI"/>
        </w:rPr>
        <w:t>, joka kuitenkhaan ei ylheensä vaikuta sanan merkityksheen eli funk</w:t>
      </w:r>
      <w:r w:rsidR="00BA7AAB" w:rsidRPr="00CB6B4E">
        <w:rPr>
          <w:lang w:val="fi-FI"/>
        </w:rPr>
        <w:t>suunhiin</w:t>
      </w:r>
      <w:r w:rsidR="00B30251" w:rsidRPr="00CB6B4E">
        <w:rPr>
          <w:lang w:val="fi-FI"/>
        </w:rPr>
        <w:t>.</w:t>
      </w:r>
    </w:p>
    <w:p w14:paraId="5828F856" w14:textId="77777777" w:rsidR="00F904D4" w:rsidRDefault="00B30251" w:rsidP="00413F2A">
      <w:pPr>
        <w:pStyle w:val="Brdtekst"/>
        <w:spacing w:after="60"/>
      </w:pPr>
      <w:r w:rsidRPr="00A95D68">
        <w:t>Morfeemiita saatama ero</w:t>
      </w:r>
      <w:r w:rsidR="00DC110F">
        <w:t>i</w:t>
      </w:r>
      <w:r w:rsidRPr="00A95D68">
        <w:t>ttaat seuraavanlaissii:</w:t>
      </w:r>
    </w:p>
    <w:p w14:paraId="1D886F49" w14:textId="2785EEDA" w:rsidR="005E601B" w:rsidRPr="00CB6B4E" w:rsidRDefault="00E9670A" w:rsidP="00483551">
      <w:pPr>
        <w:pStyle w:val="Punktliste"/>
        <w:rPr>
          <w:lang w:val="fi-FI"/>
        </w:rPr>
      </w:pPr>
      <w:r w:rsidRPr="00CB6B4E">
        <w:rPr>
          <w:smallCaps/>
          <w:lang w:val="fi-FI"/>
        </w:rPr>
        <w:t>J</w:t>
      </w:r>
      <w:r w:rsidR="00B30251" w:rsidRPr="00CB6B4E">
        <w:rPr>
          <w:smallCaps/>
          <w:lang w:val="fi-FI"/>
        </w:rPr>
        <w:t>uurimorfeemit</w:t>
      </w:r>
      <w:r w:rsidR="00B30251" w:rsidRPr="00CB6B4E">
        <w:rPr>
          <w:lang w:val="fi-FI"/>
        </w:rPr>
        <w:t>, jokka oon se sanan pieniin osa, jol</w:t>
      </w:r>
      <w:r w:rsidR="005E601B" w:rsidRPr="00CB6B4E">
        <w:rPr>
          <w:lang w:val="fi-FI"/>
        </w:rPr>
        <w:t>la oon oma ittenäinen merkitys;</w:t>
      </w:r>
    </w:p>
    <w:p w14:paraId="55A9C060" w14:textId="191D8101" w:rsidR="005E601B" w:rsidRPr="00CB6B4E" w:rsidRDefault="00957F7C" w:rsidP="00483551">
      <w:pPr>
        <w:pStyle w:val="Punktliste"/>
        <w:rPr>
          <w:lang w:val="fi-FI"/>
        </w:rPr>
      </w:pPr>
      <w:r w:rsidRPr="00CB6B4E">
        <w:rPr>
          <w:smallCaps/>
          <w:lang w:val="fi-FI"/>
        </w:rPr>
        <w:t>derivas</w:t>
      </w:r>
      <w:r w:rsidR="000E188F" w:rsidRPr="00CB6B4E">
        <w:rPr>
          <w:smallCaps/>
          <w:lang w:val="fi-FI"/>
        </w:rPr>
        <w:t>uuni</w:t>
      </w:r>
      <w:r w:rsidR="00B30251" w:rsidRPr="00CB6B4E">
        <w:rPr>
          <w:smallCaps/>
          <w:lang w:val="fi-FI"/>
        </w:rPr>
        <w:t>morfeemit</w:t>
      </w:r>
      <w:r w:rsidR="00B30251" w:rsidRPr="00CB6B4E">
        <w:rPr>
          <w:lang w:val="fi-FI"/>
        </w:rPr>
        <w:t>, joil</w:t>
      </w:r>
      <w:r w:rsidR="005E601B" w:rsidRPr="00CB6B4E">
        <w:rPr>
          <w:lang w:val="fi-FI"/>
        </w:rPr>
        <w:t>a sanasta tehđhään uuđen sanan</w:t>
      </w:r>
      <w:r w:rsidR="00DC110F" w:rsidRPr="00CB6B4E">
        <w:rPr>
          <w:lang w:val="fi-FI"/>
        </w:rPr>
        <w:t xml:space="preserve"> eli joila sannoi deriveerathaan</w:t>
      </w:r>
      <w:r w:rsidR="005E601B" w:rsidRPr="00CB6B4E">
        <w:rPr>
          <w:lang w:val="fi-FI"/>
        </w:rPr>
        <w:t>;</w:t>
      </w:r>
    </w:p>
    <w:p w14:paraId="3BF8E3C7" w14:textId="77777777" w:rsidR="00F904D4" w:rsidRPr="00CB6B4E" w:rsidRDefault="00B30251" w:rsidP="00483551">
      <w:pPr>
        <w:pStyle w:val="Punktliste"/>
        <w:rPr>
          <w:lang w:val="fi-FI"/>
        </w:rPr>
      </w:pPr>
      <w:r w:rsidRPr="00CB6B4E">
        <w:rPr>
          <w:smallCaps/>
          <w:lang w:val="fi-FI"/>
        </w:rPr>
        <w:t>taivutusmorfeemiita</w:t>
      </w:r>
      <w:r w:rsidRPr="00CB6B4E">
        <w:rPr>
          <w:lang w:val="fi-FI"/>
        </w:rPr>
        <w:t xml:space="preserve">, jokka muistelhaan lukkuu </w:t>
      </w:r>
      <w:r w:rsidR="0075485B" w:rsidRPr="00CB6B4E">
        <w:rPr>
          <w:lang w:val="fi-FI"/>
        </w:rPr>
        <w:t>(</w:t>
      </w:r>
      <w:r w:rsidRPr="00CB6B4E">
        <w:rPr>
          <w:lang w:val="fi-FI"/>
        </w:rPr>
        <w:t>yksi tahi</w:t>
      </w:r>
      <w:r w:rsidR="002C2EA8" w:rsidRPr="00CB6B4E">
        <w:rPr>
          <w:lang w:val="fi-FI"/>
        </w:rPr>
        <w:t xml:space="preserve"> usheem</w:t>
      </w:r>
      <w:r w:rsidRPr="00CB6B4E">
        <w:rPr>
          <w:lang w:val="fi-FI"/>
        </w:rPr>
        <w:t xml:space="preserve">pi), tempusta </w:t>
      </w:r>
      <w:r w:rsidR="0075485B" w:rsidRPr="00CB6B4E">
        <w:rPr>
          <w:lang w:val="fi-FI"/>
        </w:rPr>
        <w:t>(</w:t>
      </w:r>
      <w:r w:rsidRPr="00CB6B4E">
        <w:rPr>
          <w:lang w:val="fi-FI"/>
        </w:rPr>
        <w:t xml:space="preserve">= aikkaa), modusta </w:t>
      </w:r>
      <w:r w:rsidR="0075485B" w:rsidRPr="00CB6B4E">
        <w:rPr>
          <w:lang w:val="fi-FI"/>
        </w:rPr>
        <w:t>(</w:t>
      </w:r>
      <w:r w:rsidRPr="00CB6B4E">
        <w:rPr>
          <w:lang w:val="fi-FI"/>
        </w:rPr>
        <w:t>= tappaa) jne. tahi minkälainen sanan</w:t>
      </w:r>
      <w:r w:rsidR="000A4B27" w:rsidRPr="00CB6B4E">
        <w:rPr>
          <w:lang w:val="fi-FI"/>
        </w:rPr>
        <w:t xml:space="preserve"> </w:t>
      </w:r>
      <w:r w:rsidRPr="00CB6B4E">
        <w:rPr>
          <w:lang w:val="fi-FI"/>
        </w:rPr>
        <w:t>funk</w:t>
      </w:r>
      <w:r w:rsidR="005A11B4" w:rsidRPr="00CB6B4E">
        <w:rPr>
          <w:lang w:val="fi-FI"/>
        </w:rPr>
        <w:t>suuni</w:t>
      </w:r>
      <w:r w:rsidRPr="00CB6B4E">
        <w:rPr>
          <w:lang w:val="fi-FI"/>
        </w:rPr>
        <w:t xml:space="preserve"> oon s</w:t>
      </w:r>
      <w:r w:rsidR="00204957" w:rsidRPr="00CB6B4E">
        <w:rPr>
          <w:lang w:val="fi-FI"/>
        </w:rPr>
        <w:t>yntaktissa</w:t>
      </w:r>
      <w:r w:rsidR="00F904D4" w:rsidRPr="00CB6B4E">
        <w:rPr>
          <w:lang w:val="fi-FI"/>
        </w:rPr>
        <w:t>.</w:t>
      </w:r>
    </w:p>
    <w:p w14:paraId="5ADD7414" w14:textId="240A58AE" w:rsidR="00483551" w:rsidRDefault="00204957" w:rsidP="00413F2A">
      <w:pPr>
        <w:pStyle w:val="Brdtekst"/>
        <w:spacing w:after="60"/>
      </w:pPr>
      <w:r w:rsidRPr="00CB6B4E">
        <w:rPr>
          <w:lang w:val="fi-FI"/>
        </w:rPr>
        <w:t xml:space="preserve">Ko </w:t>
      </w:r>
      <w:r w:rsidR="00957F7C" w:rsidRPr="00CB6B4E">
        <w:rPr>
          <w:lang w:val="fi-FI"/>
        </w:rPr>
        <w:t>derivas</w:t>
      </w:r>
      <w:r w:rsidRPr="00CB6B4E">
        <w:rPr>
          <w:lang w:val="fi-FI"/>
        </w:rPr>
        <w:t>uuni</w:t>
      </w:r>
      <w:r w:rsidR="00B30251" w:rsidRPr="00CB6B4E">
        <w:rPr>
          <w:lang w:val="fi-FI"/>
        </w:rPr>
        <w:t>morfeemit ja taivutusmorfeemit aina lisäthään sanhaan juuren p</w:t>
      </w:r>
      <w:r w:rsidR="004430A3" w:rsidRPr="00CB6B4E">
        <w:rPr>
          <w:lang w:val="fi-FI"/>
        </w:rPr>
        <w:t>ö</w:t>
      </w:r>
      <w:r w:rsidR="00B30251" w:rsidRPr="00CB6B4E">
        <w:rPr>
          <w:lang w:val="fi-FI"/>
        </w:rPr>
        <w:t>rhään eikä sen eth</w:t>
      </w:r>
      <w:r w:rsidR="007B17A2" w:rsidRPr="00CB6B4E">
        <w:rPr>
          <w:lang w:val="fi-FI"/>
        </w:rPr>
        <w:t>een, se näitä saatethaan kumppii</w:t>
      </w:r>
      <w:r w:rsidR="00B30251" w:rsidRPr="00CB6B4E">
        <w:rPr>
          <w:lang w:val="fi-FI"/>
        </w:rPr>
        <w:t xml:space="preserve">ki käskeet </w:t>
      </w:r>
      <w:r w:rsidR="007B17A2" w:rsidRPr="00CB6B4E">
        <w:rPr>
          <w:smallCaps/>
          <w:lang w:val="fi-FI"/>
        </w:rPr>
        <w:t>suffiksi</w:t>
      </w:r>
      <w:r w:rsidR="00B30251" w:rsidRPr="00CB6B4E">
        <w:rPr>
          <w:smallCaps/>
          <w:lang w:val="fi-FI"/>
        </w:rPr>
        <w:t>ksi</w:t>
      </w:r>
      <w:r w:rsidR="00B30251" w:rsidRPr="00CB6B4E">
        <w:rPr>
          <w:lang w:val="fi-FI"/>
        </w:rPr>
        <w:t xml:space="preserve">. </w:t>
      </w:r>
      <w:r w:rsidR="00B30251" w:rsidRPr="00A95D68">
        <w:t>Sitte oon vielä</w:t>
      </w:r>
    </w:p>
    <w:p w14:paraId="46A374FB" w14:textId="77777777" w:rsidR="0022285C" w:rsidRPr="00CB6B4E" w:rsidRDefault="00B30251" w:rsidP="00483551">
      <w:pPr>
        <w:pStyle w:val="Punktliste"/>
        <w:rPr>
          <w:lang w:val="fi-FI"/>
        </w:rPr>
      </w:pPr>
      <w:r w:rsidRPr="00CB6B4E">
        <w:rPr>
          <w:smallCaps/>
          <w:lang w:val="fi-FI"/>
        </w:rPr>
        <w:t>enkliittiitä</w:t>
      </w:r>
      <w:r w:rsidR="004430A3" w:rsidRPr="00CB6B4E">
        <w:rPr>
          <w:lang w:val="fi-FI"/>
        </w:rPr>
        <w:t>, jokka ei oikkeestansa</w:t>
      </w:r>
      <w:r w:rsidRPr="00CB6B4E">
        <w:rPr>
          <w:lang w:val="fi-FI"/>
        </w:rPr>
        <w:t xml:space="preserve"> kuulu sanhaan, mutta muis</w:t>
      </w:r>
      <w:r w:rsidR="007B17A2" w:rsidRPr="00CB6B4E">
        <w:rPr>
          <w:lang w:val="fi-FI"/>
        </w:rPr>
        <w:t>telhaan, kunka se liittyy muihin sanhoin eli vaikka muihi</w:t>
      </w:r>
      <w:r w:rsidRPr="00CB6B4E">
        <w:rPr>
          <w:lang w:val="fi-FI"/>
        </w:rPr>
        <w:t>n syntakthiinki. Enkliitit kirjoitethaan kainun kielessä yhtheen sanan kans sen lopphuun. Kainun kielen enkliitit oon</w:t>
      </w:r>
      <w:r w:rsidR="00961871" w:rsidRPr="00CB6B4E">
        <w:rPr>
          <w:lang w:val="fi-FI"/>
        </w:rPr>
        <w:t xml:space="preserve"> </w:t>
      </w:r>
      <w:r w:rsidR="007E52F8" w:rsidRPr="00CB6B4E">
        <w:rPr>
          <w:smallCaps/>
          <w:lang w:val="fi-FI"/>
        </w:rPr>
        <w:t>kysymys</w:t>
      </w:r>
      <w:r w:rsidR="00961871" w:rsidRPr="00CB6B4E">
        <w:rPr>
          <w:smallCaps/>
          <w:lang w:val="fi-FI"/>
        </w:rPr>
        <w:t>enkliitti</w:t>
      </w:r>
      <w:r w:rsidRPr="00CB6B4E">
        <w:rPr>
          <w:lang w:val="fi-FI"/>
        </w:rPr>
        <w:t xml:space="preserve"> </w:t>
      </w:r>
      <w:r w:rsidRPr="00CB6B4E">
        <w:rPr>
          <w:i/>
          <w:lang w:val="fi-FI"/>
        </w:rPr>
        <w:t>kO</w:t>
      </w:r>
      <w:r w:rsidRPr="00CB6B4E">
        <w:rPr>
          <w:lang w:val="fi-FI"/>
        </w:rPr>
        <w:t xml:space="preserve"> </w:t>
      </w:r>
      <w:r w:rsidR="0075485B" w:rsidRPr="00CB6B4E">
        <w:rPr>
          <w:lang w:val="fi-FI"/>
        </w:rPr>
        <w:t>(</w:t>
      </w:r>
      <w:r w:rsidR="00961871" w:rsidRPr="00CB6B4E">
        <w:rPr>
          <w:lang w:val="fi-FI"/>
        </w:rPr>
        <w:t>1</w:t>
      </w:r>
      <w:r w:rsidRPr="00CB6B4E">
        <w:rPr>
          <w:lang w:val="fi-FI"/>
        </w:rPr>
        <w:t xml:space="preserve">), </w:t>
      </w:r>
      <w:r w:rsidR="00961871" w:rsidRPr="00CB6B4E">
        <w:rPr>
          <w:lang w:val="fi-FI"/>
        </w:rPr>
        <w:t>samma</w:t>
      </w:r>
      <w:r w:rsidR="000F7C7C" w:rsidRPr="00CB6B4E">
        <w:rPr>
          <w:lang w:val="fi-FI"/>
        </w:rPr>
        <w:t>a</w:t>
      </w:r>
      <w:r w:rsidR="00961871" w:rsidRPr="00CB6B4E">
        <w:rPr>
          <w:lang w:val="fi-FI"/>
        </w:rPr>
        <w:t xml:space="preserve"> ko </w:t>
      </w:r>
      <w:r w:rsidR="00961871" w:rsidRPr="00CB6B4E">
        <w:rPr>
          <w:i/>
          <w:lang w:val="fi-FI"/>
        </w:rPr>
        <w:t xml:space="preserve">kans </w:t>
      </w:r>
      <w:r w:rsidR="00961871" w:rsidRPr="00CB6B4E">
        <w:rPr>
          <w:lang w:val="fi-FI"/>
        </w:rPr>
        <w:t xml:space="preserve">meinaava enkiliitti </w:t>
      </w:r>
      <w:r w:rsidRPr="00CB6B4E">
        <w:rPr>
          <w:i/>
          <w:lang w:val="fi-FI"/>
        </w:rPr>
        <w:t>ki</w:t>
      </w:r>
      <w:r w:rsidR="000F7C7C" w:rsidRPr="00CB6B4E">
        <w:rPr>
          <w:i/>
          <w:lang w:val="fi-FI"/>
        </w:rPr>
        <w:t xml:space="preserve"> </w:t>
      </w:r>
      <w:r w:rsidR="0075485B" w:rsidRPr="00CB6B4E">
        <w:rPr>
          <w:lang w:val="fi-FI"/>
        </w:rPr>
        <w:t>(</w:t>
      </w:r>
      <w:r w:rsidR="000F7C7C" w:rsidRPr="00CB6B4E">
        <w:rPr>
          <w:lang w:val="fi-FI"/>
        </w:rPr>
        <w:t>1</w:t>
      </w:r>
      <w:r w:rsidR="005D02E9" w:rsidRPr="00CB6B4E">
        <w:rPr>
          <w:lang w:val="fi-FI"/>
        </w:rPr>
        <w:t xml:space="preserve">, </w:t>
      </w:r>
      <w:r w:rsidR="006C4BF1" w:rsidRPr="00CB6B4E">
        <w:rPr>
          <w:lang w:val="fi-FI"/>
        </w:rPr>
        <w:t xml:space="preserve">4, </w:t>
      </w:r>
      <w:r w:rsidR="005D02E9" w:rsidRPr="00CB6B4E">
        <w:rPr>
          <w:lang w:val="fi-FI"/>
        </w:rPr>
        <w:t>5</w:t>
      </w:r>
      <w:r w:rsidR="00F67A0D" w:rsidRPr="00CB6B4E">
        <w:rPr>
          <w:lang w:val="fi-FI"/>
        </w:rPr>
        <w:t>, 6</w:t>
      </w:r>
      <w:r w:rsidR="000F7C7C" w:rsidRPr="00CB6B4E">
        <w:rPr>
          <w:lang w:val="fi-FI"/>
        </w:rPr>
        <w:t>)</w:t>
      </w:r>
      <w:r w:rsidR="0075485B" w:rsidRPr="00CB6B4E">
        <w:rPr>
          <w:lang w:val="fi-FI"/>
        </w:rPr>
        <w:t>,</w:t>
      </w:r>
      <w:r w:rsidR="00961871" w:rsidRPr="00CB6B4E">
        <w:rPr>
          <w:i/>
          <w:lang w:val="fi-FI"/>
        </w:rPr>
        <w:t xml:space="preserve"> </w:t>
      </w:r>
      <w:r w:rsidR="00961871" w:rsidRPr="00CB6B4E">
        <w:rPr>
          <w:lang w:val="fi-FI"/>
        </w:rPr>
        <w:t>sitä kielttäävässä syntaktissa vastaava enkliitti</w:t>
      </w:r>
      <w:r w:rsidR="000A4B27" w:rsidRPr="00CB6B4E">
        <w:rPr>
          <w:lang w:val="fi-FI"/>
        </w:rPr>
        <w:t xml:space="preserve"> </w:t>
      </w:r>
      <w:r w:rsidRPr="00CB6B4E">
        <w:rPr>
          <w:i/>
          <w:lang w:val="fi-FI"/>
        </w:rPr>
        <w:t>khAAn</w:t>
      </w:r>
      <w:r w:rsidR="000F7C7C" w:rsidRPr="00CB6B4E">
        <w:rPr>
          <w:i/>
          <w:lang w:val="fi-FI"/>
        </w:rPr>
        <w:t xml:space="preserve"> </w:t>
      </w:r>
      <w:r w:rsidR="0075485B" w:rsidRPr="00CB6B4E">
        <w:rPr>
          <w:lang w:val="fi-FI"/>
        </w:rPr>
        <w:t>(</w:t>
      </w:r>
      <w:r w:rsidR="000F7C7C" w:rsidRPr="00CB6B4E">
        <w:rPr>
          <w:lang w:val="fi-FI"/>
        </w:rPr>
        <w:t>2</w:t>
      </w:r>
      <w:r w:rsidR="002256B8" w:rsidRPr="00CB6B4E">
        <w:rPr>
          <w:lang w:val="fi-FI"/>
        </w:rPr>
        <w:t>, 3</w:t>
      </w:r>
      <w:r w:rsidR="000F7C7C" w:rsidRPr="00CB6B4E">
        <w:rPr>
          <w:lang w:val="fi-FI"/>
        </w:rPr>
        <w:t>)</w:t>
      </w:r>
      <w:r w:rsidRPr="00CB6B4E">
        <w:rPr>
          <w:lang w:val="fi-FI"/>
        </w:rPr>
        <w:t xml:space="preserve">, </w:t>
      </w:r>
      <w:r w:rsidR="00961871" w:rsidRPr="00CB6B4E">
        <w:rPr>
          <w:lang w:val="fi-FI"/>
        </w:rPr>
        <w:t>tyhä kiel</w:t>
      </w:r>
      <w:r w:rsidR="000F7C7C" w:rsidRPr="00CB6B4E">
        <w:rPr>
          <w:lang w:val="fi-FI"/>
        </w:rPr>
        <w:t>to</w:t>
      </w:r>
      <w:r w:rsidR="00961871" w:rsidRPr="00CB6B4E">
        <w:rPr>
          <w:lang w:val="fi-FI"/>
        </w:rPr>
        <w:t xml:space="preserve">verbin </w:t>
      </w:r>
      <w:r w:rsidR="00961871" w:rsidRPr="00CB6B4E">
        <w:rPr>
          <w:i/>
          <w:lang w:val="fi-FI"/>
        </w:rPr>
        <w:t>ei</w:t>
      </w:r>
      <w:r w:rsidR="00961871" w:rsidRPr="00CB6B4E">
        <w:rPr>
          <w:lang w:val="fi-FI"/>
        </w:rPr>
        <w:t xml:space="preserve"> </w:t>
      </w:r>
      <w:r w:rsidR="000F7C7C" w:rsidRPr="00CB6B4E">
        <w:rPr>
          <w:lang w:val="fi-FI"/>
        </w:rPr>
        <w:t>ja sen imperatiivihaamui</w:t>
      </w:r>
      <w:r w:rsidR="00627E39" w:rsidRPr="00CB6B4E">
        <w:rPr>
          <w:lang w:val="fi-FI"/>
        </w:rPr>
        <w:t>n</w:t>
      </w:r>
      <w:r w:rsidR="000F7C7C" w:rsidRPr="00CB6B4E">
        <w:rPr>
          <w:lang w:val="fi-FI"/>
        </w:rPr>
        <w:t xml:space="preserve"> </w:t>
      </w:r>
      <w:r w:rsidR="000F7C7C" w:rsidRPr="00CB6B4E">
        <w:rPr>
          <w:i/>
          <w:lang w:val="fi-FI"/>
        </w:rPr>
        <w:t>älä</w:t>
      </w:r>
      <w:r w:rsidR="000F7C7C" w:rsidRPr="00CB6B4E">
        <w:rPr>
          <w:lang w:val="fi-FI"/>
        </w:rPr>
        <w:t xml:space="preserve"> ja </w:t>
      </w:r>
      <w:r w:rsidR="000F7C7C" w:rsidRPr="00CB6B4E">
        <w:rPr>
          <w:i/>
          <w:lang w:val="fi-FI"/>
        </w:rPr>
        <w:t xml:space="preserve">älkkää </w:t>
      </w:r>
      <w:r w:rsidR="00961871" w:rsidRPr="00CB6B4E">
        <w:rPr>
          <w:lang w:val="fi-FI"/>
        </w:rPr>
        <w:t xml:space="preserve">kans käytettävä </w:t>
      </w:r>
      <w:r w:rsidR="0012132A" w:rsidRPr="00CB6B4E">
        <w:rPr>
          <w:i/>
          <w:lang w:val="fi-FI"/>
        </w:rPr>
        <w:t>kä</w:t>
      </w:r>
      <w:r w:rsidR="000F7C7C" w:rsidRPr="00CB6B4E">
        <w:rPr>
          <w:i/>
          <w:lang w:val="fi-FI"/>
        </w:rPr>
        <w:t xml:space="preserve"> </w:t>
      </w:r>
      <w:r w:rsidR="0075485B" w:rsidRPr="00CB6B4E">
        <w:rPr>
          <w:lang w:val="fi-FI"/>
        </w:rPr>
        <w:t>(</w:t>
      </w:r>
      <w:r w:rsidR="000F7C7C" w:rsidRPr="00CB6B4E">
        <w:rPr>
          <w:lang w:val="fi-FI"/>
        </w:rPr>
        <w:t>2, 3)</w:t>
      </w:r>
      <w:r w:rsidR="0012132A" w:rsidRPr="00CB6B4E">
        <w:rPr>
          <w:lang w:val="fi-FI"/>
        </w:rPr>
        <w:t xml:space="preserve">, </w:t>
      </w:r>
      <w:r w:rsidRPr="00CB6B4E">
        <w:rPr>
          <w:lang w:val="fi-FI"/>
        </w:rPr>
        <w:t xml:space="preserve">ja vielä </w:t>
      </w:r>
      <w:r w:rsidR="00961871" w:rsidRPr="00CB6B4E">
        <w:rPr>
          <w:lang w:val="fi-FI"/>
        </w:rPr>
        <w:t>modifiseeraavat</w:t>
      </w:r>
      <w:r w:rsidRPr="00CB6B4E">
        <w:rPr>
          <w:lang w:val="fi-FI"/>
        </w:rPr>
        <w:t xml:space="preserve"> enkliitit </w:t>
      </w:r>
      <w:r w:rsidRPr="00CB6B4E">
        <w:rPr>
          <w:i/>
          <w:lang w:val="fi-FI"/>
        </w:rPr>
        <w:t>hAn</w:t>
      </w:r>
      <w:r w:rsidR="006C4BF1" w:rsidRPr="00CB6B4E">
        <w:rPr>
          <w:i/>
          <w:lang w:val="fi-FI"/>
        </w:rPr>
        <w:t xml:space="preserve"> </w:t>
      </w:r>
      <w:r w:rsidR="0075485B" w:rsidRPr="00CB6B4E">
        <w:rPr>
          <w:lang w:val="fi-FI"/>
        </w:rPr>
        <w:t>(</w:t>
      </w:r>
      <w:r w:rsidR="006C4BF1" w:rsidRPr="00CB6B4E">
        <w:rPr>
          <w:lang w:val="fi-FI"/>
        </w:rPr>
        <w:t>4)</w:t>
      </w:r>
      <w:r w:rsidR="0075485B" w:rsidRPr="00CB6B4E">
        <w:rPr>
          <w:lang w:val="fi-FI"/>
        </w:rPr>
        <w:t>,</w:t>
      </w:r>
      <w:r w:rsidRPr="00CB6B4E">
        <w:rPr>
          <w:lang w:val="fi-FI"/>
        </w:rPr>
        <w:t xml:space="preserve"> </w:t>
      </w:r>
      <w:r w:rsidRPr="00CB6B4E">
        <w:rPr>
          <w:i/>
          <w:lang w:val="fi-FI"/>
        </w:rPr>
        <w:t>pA</w:t>
      </w:r>
      <w:r w:rsidRPr="00CB6B4E">
        <w:rPr>
          <w:lang w:val="fi-FI"/>
        </w:rPr>
        <w:t xml:space="preserve"> </w:t>
      </w:r>
      <w:r w:rsidR="0075485B" w:rsidRPr="00CB6B4E">
        <w:rPr>
          <w:lang w:val="fi-FI"/>
        </w:rPr>
        <w:t>(</w:t>
      </w:r>
      <w:r w:rsidR="007E52F8" w:rsidRPr="00CB6B4E">
        <w:rPr>
          <w:lang w:val="fi-FI"/>
        </w:rPr>
        <w:t xml:space="preserve">2, </w:t>
      </w:r>
      <w:r w:rsidR="00651D2D" w:rsidRPr="00CB6B4E">
        <w:rPr>
          <w:lang w:val="fi-FI"/>
        </w:rPr>
        <w:t xml:space="preserve">5) </w:t>
      </w:r>
      <w:r w:rsidRPr="00CB6B4E">
        <w:rPr>
          <w:lang w:val="fi-FI"/>
        </w:rPr>
        <w:t xml:space="preserve">ja </w:t>
      </w:r>
      <w:r w:rsidR="005D02E9" w:rsidRPr="00CB6B4E">
        <w:rPr>
          <w:i/>
          <w:lang w:val="fi-FI"/>
        </w:rPr>
        <w:t>pA</w:t>
      </w:r>
      <w:r w:rsidRPr="00CB6B4E">
        <w:rPr>
          <w:i/>
          <w:lang w:val="fi-FI"/>
        </w:rPr>
        <w:t>s</w:t>
      </w:r>
      <w:r w:rsidR="00F67A0D" w:rsidRPr="00CB6B4E">
        <w:rPr>
          <w:i/>
          <w:lang w:val="fi-FI"/>
        </w:rPr>
        <w:t xml:space="preserve"> </w:t>
      </w:r>
      <w:r w:rsidR="0075485B" w:rsidRPr="00CB6B4E">
        <w:rPr>
          <w:lang w:val="fi-FI"/>
        </w:rPr>
        <w:t>(</w:t>
      </w:r>
      <w:r w:rsidR="00F67A0D" w:rsidRPr="00CB6B4E">
        <w:rPr>
          <w:lang w:val="fi-FI"/>
        </w:rPr>
        <w:t>6)</w:t>
      </w:r>
      <w:r w:rsidRPr="00CB6B4E">
        <w:rPr>
          <w:lang w:val="fi-FI"/>
        </w:rPr>
        <w:t xml:space="preserve">. </w:t>
      </w:r>
    </w:p>
    <w:p w14:paraId="0060F4F2" w14:textId="15372102" w:rsidR="00F904D4" w:rsidRPr="00CB6B4E" w:rsidRDefault="00A90D02" w:rsidP="00401E81">
      <w:pPr>
        <w:rPr>
          <w:color w:val="E36C0A" w:themeColor="accent6" w:themeShade="BF"/>
          <w:lang w:val="fi-FI"/>
        </w:rPr>
      </w:pPr>
      <w:r w:rsidRPr="00CB6B4E">
        <w:rPr>
          <w:color w:val="E36C0A" w:themeColor="accent6" w:themeShade="BF"/>
          <w:lang w:val="fi-FI"/>
        </w:rPr>
        <w:t>Kysymys</w:t>
      </w:r>
      <w:r w:rsidR="0022285C" w:rsidRPr="00CB6B4E">
        <w:rPr>
          <w:color w:val="E36C0A" w:themeColor="accent6" w:themeShade="BF"/>
          <w:lang w:val="fi-FI"/>
        </w:rPr>
        <w:t xml:space="preserve">nkliitiistä </w:t>
      </w:r>
      <w:r w:rsidRPr="00CB6B4E">
        <w:rPr>
          <w:i/>
          <w:color w:val="E36C0A" w:themeColor="accent6" w:themeShade="BF"/>
          <w:lang w:val="fi-FI"/>
        </w:rPr>
        <w:t xml:space="preserve">kO </w:t>
      </w:r>
      <w:r w:rsidRPr="00CB6B4E">
        <w:rPr>
          <w:color w:val="E36C0A" w:themeColor="accent6" w:themeShade="BF"/>
          <w:lang w:val="fi-FI"/>
        </w:rPr>
        <w:t xml:space="preserve">ja modifiseeraavasta enkliitistä </w:t>
      </w:r>
      <w:r w:rsidRPr="00CB6B4E">
        <w:rPr>
          <w:i/>
          <w:color w:val="E36C0A" w:themeColor="accent6" w:themeShade="BF"/>
          <w:lang w:val="fi-FI"/>
        </w:rPr>
        <w:t>hAn</w:t>
      </w:r>
      <w:r w:rsidRPr="00CB6B4E">
        <w:rPr>
          <w:color w:val="E36C0A" w:themeColor="accent6" w:themeShade="BF"/>
          <w:lang w:val="fi-FI"/>
        </w:rPr>
        <w:t xml:space="preserve"> </w:t>
      </w:r>
      <w:r w:rsidR="0022285C" w:rsidRPr="00CB6B4E">
        <w:rPr>
          <w:color w:val="E36C0A" w:themeColor="accent6" w:themeShade="BF"/>
          <w:lang w:val="fi-FI"/>
        </w:rPr>
        <w:t xml:space="preserve">piđämä havaita, </w:t>
      </w:r>
      <w:r w:rsidRPr="00CB6B4E">
        <w:rPr>
          <w:color w:val="E36C0A" w:themeColor="accent6" w:themeShade="BF"/>
          <w:lang w:val="fi-FI"/>
        </w:rPr>
        <w:t>ette s</w:t>
      </w:r>
      <w:r w:rsidR="007E52F8" w:rsidRPr="00CB6B4E">
        <w:rPr>
          <w:color w:val="E36C0A" w:themeColor="accent6" w:themeShade="BF"/>
          <w:lang w:val="fi-FI"/>
        </w:rPr>
        <w:t xml:space="preserve">e oon tavalinen, ette ko </w:t>
      </w:r>
      <w:r w:rsidRPr="00CB6B4E">
        <w:rPr>
          <w:color w:val="E36C0A" w:themeColor="accent6" w:themeShade="BF"/>
          <w:lang w:val="fi-FI"/>
        </w:rPr>
        <w:t>niitä</w:t>
      </w:r>
      <w:r w:rsidR="00961871" w:rsidRPr="00CB6B4E">
        <w:rPr>
          <w:i/>
          <w:color w:val="E36C0A" w:themeColor="accent6" w:themeShade="BF"/>
          <w:lang w:val="fi-FI"/>
        </w:rPr>
        <w:t xml:space="preserve"> </w:t>
      </w:r>
      <w:r w:rsidR="00961871" w:rsidRPr="00CB6B4E">
        <w:rPr>
          <w:color w:val="E36C0A" w:themeColor="accent6" w:themeShade="BF"/>
          <w:lang w:val="fi-FI"/>
        </w:rPr>
        <w:t>käytethään pör</w:t>
      </w:r>
      <w:r w:rsidR="00422E29" w:rsidRPr="00CB6B4E">
        <w:rPr>
          <w:color w:val="E36C0A" w:themeColor="accent6" w:themeShade="BF"/>
          <w:lang w:val="fi-FI"/>
        </w:rPr>
        <w:t>ä</w:t>
      </w:r>
      <w:r w:rsidR="00961871" w:rsidRPr="00CB6B4E">
        <w:rPr>
          <w:color w:val="E36C0A" w:themeColor="accent6" w:themeShade="BF"/>
          <w:lang w:val="fi-FI"/>
        </w:rPr>
        <w:t>tys</w:t>
      </w:r>
      <w:r w:rsidR="00422E29" w:rsidRPr="00CB6B4E">
        <w:rPr>
          <w:color w:val="E36C0A" w:themeColor="accent6" w:themeShade="BF"/>
          <w:lang w:val="fi-FI"/>
        </w:rPr>
        <w:t>ten samassa sanassa, se net sul</w:t>
      </w:r>
      <w:r w:rsidR="00961871" w:rsidRPr="00CB6B4E">
        <w:rPr>
          <w:color w:val="E36C0A" w:themeColor="accent6" w:themeShade="BF"/>
          <w:lang w:val="fi-FI"/>
        </w:rPr>
        <w:t xml:space="preserve">athaan yhtheen enkliitiksi </w:t>
      </w:r>
      <w:r w:rsidR="00961871" w:rsidRPr="00CB6B4E">
        <w:rPr>
          <w:i/>
          <w:color w:val="E36C0A" w:themeColor="accent6" w:themeShade="BF"/>
          <w:lang w:val="fi-FI"/>
        </w:rPr>
        <w:t>khOOn</w:t>
      </w:r>
      <w:r w:rsidR="00F67A0D" w:rsidRPr="00CB6B4E">
        <w:rPr>
          <w:i/>
          <w:color w:val="E36C0A" w:themeColor="accent6" w:themeShade="BF"/>
          <w:lang w:val="fi-FI"/>
        </w:rPr>
        <w:t xml:space="preserve"> </w:t>
      </w:r>
      <w:r w:rsidR="0075485B" w:rsidRPr="00CB6B4E">
        <w:rPr>
          <w:color w:val="E36C0A" w:themeColor="accent6" w:themeShade="BF"/>
          <w:lang w:val="fi-FI"/>
        </w:rPr>
        <w:t>(</w:t>
      </w:r>
      <w:r w:rsidR="00F67A0D" w:rsidRPr="00CB6B4E">
        <w:rPr>
          <w:color w:val="E36C0A" w:themeColor="accent6" w:themeShade="BF"/>
          <w:lang w:val="fi-FI"/>
        </w:rPr>
        <w:t>7)</w:t>
      </w:r>
      <w:r w:rsidR="00F904D4" w:rsidRPr="00CB6B4E">
        <w:rPr>
          <w:color w:val="E36C0A" w:themeColor="accent6" w:themeShade="BF"/>
          <w:lang w:val="fi-FI"/>
        </w:rPr>
        <w:t>.</w:t>
      </w:r>
      <w:r w:rsidRPr="00CB6B4E">
        <w:rPr>
          <w:color w:val="E36C0A" w:themeColor="accent6" w:themeShade="BF"/>
          <w:lang w:val="fi-FI"/>
        </w:rPr>
        <w:t xml:space="preserve"> Vielä piđämä havaita, ette ko enkliitti alkkaa klusiililla </w:t>
      </w:r>
      <w:r w:rsidRPr="00CB6B4E">
        <w:rPr>
          <w:i/>
          <w:color w:val="E36C0A" w:themeColor="accent6" w:themeShade="BF"/>
          <w:lang w:val="fi-FI"/>
        </w:rPr>
        <w:t>k</w:t>
      </w:r>
      <w:r w:rsidRPr="00CB6B4E">
        <w:rPr>
          <w:color w:val="E36C0A" w:themeColor="accent6" w:themeShade="BF"/>
          <w:lang w:val="fi-FI"/>
        </w:rPr>
        <w:t xml:space="preserve">, se puhheessa </w:t>
      </w:r>
      <w:r w:rsidRPr="00CB6B4E">
        <w:rPr>
          <w:i/>
          <w:color w:val="E36C0A" w:themeColor="accent6" w:themeShade="BF"/>
          <w:lang w:val="fi-FI"/>
        </w:rPr>
        <w:t>t</w:t>
      </w:r>
      <w:r w:rsidRPr="00CB6B4E">
        <w:rPr>
          <w:color w:val="E36C0A" w:themeColor="accent6" w:themeShade="BF"/>
          <w:lang w:val="fi-FI"/>
        </w:rPr>
        <w:t xml:space="preserve"> sen eđessä assimileeraanttuu, eli sanoma [meinaakko] pro [*meinaatko] ja [pojakki] pro [*pojatki].</w:t>
      </w:r>
    </w:p>
    <w:p w14:paraId="65A44A54" w14:textId="28AF5976" w:rsidR="000F7C7C" w:rsidRPr="00CB6B4E" w:rsidRDefault="0075485B" w:rsidP="00BD2A19">
      <w:pPr>
        <w:pStyle w:val="Brdtekst"/>
        <w:spacing w:before="120"/>
        <w:rPr>
          <w:lang w:val="fi-FI"/>
        </w:rPr>
      </w:pPr>
      <w:r w:rsidRPr="00CB6B4E">
        <w:rPr>
          <w:lang w:val="fi-FI"/>
        </w:rPr>
        <w:t>(</w:t>
      </w:r>
      <w:r w:rsidR="00961871" w:rsidRPr="00CB6B4E">
        <w:rPr>
          <w:lang w:val="fi-FI"/>
        </w:rPr>
        <w:t xml:space="preserve">1) </w:t>
      </w:r>
      <w:r w:rsidR="00F53CDE" w:rsidRPr="00CB6B4E">
        <w:rPr>
          <w:lang w:val="fi-FI"/>
        </w:rPr>
        <w:t>Meinaat</w:t>
      </w:r>
      <w:r w:rsidR="00F53CDE" w:rsidRPr="00CB6B4E">
        <w:rPr>
          <w:i/>
          <w:lang w:val="fi-FI"/>
        </w:rPr>
        <w:t>ko</w:t>
      </w:r>
      <w:r w:rsidR="00F53CDE" w:rsidRPr="00CB6B4E">
        <w:rPr>
          <w:lang w:val="fi-FI"/>
        </w:rPr>
        <w:t xml:space="preserve"> </w:t>
      </w:r>
      <w:r w:rsidR="00A90D02" w:rsidRPr="00CB6B4E">
        <w:rPr>
          <w:lang w:val="fi-FI"/>
        </w:rPr>
        <w:t xml:space="preserve">[meinaakko] </w:t>
      </w:r>
      <w:r w:rsidR="00F53CDE" w:rsidRPr="00CB6B4E">
        <w:rPr>
          <w:lang w:val="fi-FI"/>
        </w:rPr>
        <w:t>sie</w:t>
      </w:r>
      <w:r w:rsidR="00F53CDE" w:rsidRPr="00CB6B4E">
        <w:rPr>
          <w:i/>
          <w:lang w:val="fi-FI"/>
        </w:rPr>
        <w:t>ki</w:t>
      </w:r>
      <w:r w:rsidR="00F53CDE" w:rsidRPr="00CB6B4E">
        <w:rPr>
          <w:lang w:val="fi-FI"/>
        </w:rPr>
        <w:t xml:space="preserve"> tulla myötä</w:t>
      </w:r>
      <w:r w:rsidR="00A90D02" w:rsidRPr="00CB6B4E">
        <w:rPr>
          <w:color w:val="E36C0A" w:themeColor="accent6" w:themeShade="BF"/>
          <w:lang w:val="fi-FI"/>
        </w:rPr>
        <w:t>, vaikka pojat</w:t>
      </w:r>
      <w:r w:rsidR="00A90D02" w:rsidRPr="00CB6B4E">
        <w:rPr>
          <w:i/>
          <w:color w:val="E36C0A" w:themeColor="accent6" w:themeShade="BF"/>
          <w:lang w:val="fi-FI"/>
        </w:rPr>
        <w:t>ki</w:t>
      </w:r>
      <w:r w:rsidR="00A90D02" w:rsidRPr="00CB6B4E">
        <w:rPr>
          <w:color w:val="E36C0A" w:themeColor="accent6" w:themeShade="BF"/>
          <w:lang w:val="fi-FI"/>
        </w:rPr>
        <w:t xml:space="preserve"> [pojakki] tulhaan</w:t>
      </w:r>
      <w:r w:rsidR="00F53CDE" w:rsidRPr="00CB6B4E">
        <w:rPr>
          <w:lang w:val="fi-FI"/>
        </w:rPr>
        <w:t>?</w:t>
      </w:r>
    </w:p>
    <w:p w14:paraId="70B7A512" w14:textId="38CC1D01" w:rsidR="00F53CDE" w:rsidRPr="00CB6B4E" w:rsidRDefault="0075485B" w:rsidP="00BD2A19">
      <w:pPr>
        <w:pStyle w:val="Brdtekst"/>
        <w:spacing w:before="120"/>
        <w:rPr>
          <w:lang w:val="fi-FI"/>
        </w:rPr>
      </w:pPr>
      <w:r w:rsidRPr="00CB6B4E">
        <w:rPr>
          <w:lang w:val="fi-FI"/>
        </w:rPr>
        <w:t>(</w:t>
      </w:r>
      <w:r w:rsidR="000F7C7C" w:rsidRPr="00CB6B4E">
        <w:rPr>
          <w:lang w:val="fi-FI"/>
        </w:rPr>
        <w:t xml:space="preserve">2) </w:t>
      </w:r>
      <w:r w:rsidR="00F53CDE" w:rsidRPr="00CB6B4E">
        <w:rPr>
          <w:lang w:val="fi-FI"/>
        </w:rPr>
        <w:t>Mie</w:t>
      </w:r>
      <w:r w:rsidR="00F53CDE" w:rsidRPr="00CB6B4E">
        <w:rPr>
          <w:i/>
          <w:lang w:val="fi-FI"/>
        </w:rPr>
        <w:t>pä</w:t>
      </w:r>
      <w:r w:rsidR="00F53CDE" w:rsidRPr="00CB6B4E">
        <w:rPr>
          <w:lang w:val="fi-FI"/>
        </w:rPr>
        <w:t xml:space="preserve"> en kyllä lähđe teiđän myötä, ei</w:t>
      </w:r>
      <w:r w:rsidR="00F53CDE" w:rsidRPr="00CB6B4E">
        <w:rPr>
          <w:i/>
          <w:lang w:val="fi-FI"/>
        </w:rPr>
        <w:t>kä</w:t>
      </w:r>
      <w:r w:rsidR="00F53CDE" w:rsidRPr="00CB6B4E">
        <w:rPr>
          <w:lang w:val="fi-FI"/>
        </w:rPr>
        <w:t xml:space="preserve"> kyllä Pekka</w:t>
      </w:r>
      <w:r w:rsidR="00F53CDE" w:rsidRPr="00CB6B4E">
        <w:rPr>
          <w:i/>
          <w:lang w:val="fi-FI"/>
        </w:rPr>
        <w:t>khaan</w:t>
      </w:r>
      <w:r w:rsidR="00F53CDE" w:rsidRPr="00CB6B4E">
        <w:rPr>
          <w:lang w:val="fi-FI"/>
        </w:rPr>
        <w:t>.</w:t>
      </w:r>
    </w:p>
    <w:p w14:paraId="629EA2BB" w14:textId="4AE3A845" w:rsidR="000F7C7C" w:rsidRPr="00CB6B4E" w:rsidRDefault="0075485B" w:rsidP="00BD2A19">
      <w:pPr>
        <w:pStyle w:val="Brdtekst"/>
        <w:spacing w:before="120"/>
        <w:rPr>
          <w:i/>
          <w:lang w:val="fi-FI"/>
        </w:rPr>
      </w:pPr>
      <w:r w:rsidRPr="00CB6B4E">
        <w:rPr>
          <w:lang w:val="fi-FI"/>
        </w:rPr>
        <w:t>(</w:t>
      </w:r>
      <w:r w:rsidR="000F7C7C" w:rsidRPr="00CB6B4E">
        <w:rPr>
          <w:lang w:val="fi-FI"/>
        </w:rPr>
        <w:t>3) Älä</w:t>
      </w:r>
      <w:r w:rsidR="000F7C7C" w:rsidRPr="00CB6B4E">
        <w:rPr>
          <w:i/>
          <w:lang w:val="fi-FI"/>
        </w:rPr>
        <w:t xml:space="preserve">kä </w:t>
      </w:r>
      <w:r w:rsidR="000F7C7C" w:rsidRPr="00CB6B4E">
        <w:rPr>
          <w:lang w:val="fi-FI"/>
        </w:rPr>
        <w:t>luule</w:t>
      </w:r>
      <w:r w:rsidR="000F7C7C" w:rsidRPr="00CB6B4E">
        <w:rPr>
          <w:i/>
          <w:lang w:val="fi-FI"/>
        </w:rPr>
        <w:t>khaan</w:t>
      </w:r>
      <w:r w:rsidR="000F7C7C" w:rsidRPr="00CB6B4E">
        <w:rPr>
          <w:lang w:val="fi-FI"/>
        </w:rPr>
        <w:t>, ette mie annan sulle rahhaa!</w:t>
      </w:r>
    </w:p>
    <w:p w14:paraId="0BABDB4C" w14:textId="12C77C2D" w:rsidR="000F7C7C" w:rsidRPr="00CB6B4E" w:rsidRDefault="0075485B" w:rsidP="00BD2A19">
      <w:pPr>
        <w:pStyle w:val="Brdtekst"/>
        <w:spacing w:before="120"/>
        <w:rPr>
          <w:lang w:val="fi-FI"/>
        </w:rPr>
      </w:pPr>
      <w:r w:rsidRPr="00CB6B4E">
        <w:rPr>
          <w:lang w:val="fi-FI"/>
        </w:rPr>
        <w:t>(</w:t>
      </w:r>
      <w:r w:rsidR="00CE69C0" w:rsidRPr="00CB6B4E">
        <w:rPr>
          <w:lang w:val="fi-FI"/>
        </w:rPr>
        <w:t>4) Olis</w:t>
      </w:r>
      <w:r w:rsidR="000F7C7C" w:rsidRPr="00CB6B4E">
        <w:rPr>
          <w:i/>
          <w:lang w:val="fi-FI"/>
        </w:rPr>
        <w:t>han</w:t>
      </w:r>
      <w:r w:rsidR="000F7C7C" w:rsidRPr="00CB6B4E">
        <w:rPr>
          <w:lang w:val="fi-FI"/>
        </w:rPr>
        <w:t xml:space="preserve"> sitä sulla</w:t>
      </w:r>
      <w:r w:rsidR="000F7C7C" w:rsidRPr="00CB6B4E">
        <w:rPr>
          <w:i/>
          <w:lang w:val="fi-FI"/>
        </w:rPr>
        <w:t>ki</w:t>
      </w:r>
      <w:r w:rsidR="000F7C7C" w:rsidRPr="00CB6B4E">
        <w:rPr>
          <w:lang w:val="fi-FI"/>
        </w:rPr>
        <w:t xml:space="preserve"> rahhaa, jos olisit vähäsen säästäny.</w:t>
      </w:r>
    </w:p>
    <w:p w14:paraId="78C43D5D" w14:textId="55995EA3" w:rsidR="002256B8" w:rsidRPr="00CB6B4E" w:rsidRDefault="0075485B" w:rsidP="00BD2A19">
      <w:pPr>
        <w:pStyle w:val="Brdtekst"/>
        <w:spacing w:before="120"/>
        <w:rPr>
          <w:lang w:val="fi-FI"/>
        </w:rPr>
      </w:pPr>
      <w:r w:rsidRPr="00CB6B4E">
        <w:rPr>
          <w:lang w:val="fi-FI"/>
        </w:rPr>
        <w:t>(</w:t>
      </w:r>
      <w:r w:rsidR="002256B8" w:rsidRPr="00CB6B4E">
        <w:rPr>
          <w:lang w:val="fi-FI"/>
        </w:rPr>
        <w:t>5) Oli</w:t>
      </w:r>
      <w:r w:rsidR="002256B8" w:rsidRPr="00CB6B4E">
        <w:rPr>
          <w:i/>
          <w:lang w:val="fi-FI"/>
        </w:rPr>
        <w:t>pa</w:t>
      </w:r>
      <w:r w:rsidR="002256B8" w:rsidRPr="00CB6B4E">
        <w:rPr>
          <w:lang w:val="fi-FI"/>
        </w:rPr>
        <w:t xml:space="preserve"> tietenki ennen</w:t>
      </w:r>
      <w:r w:rsidR="002256B8" w:rsidRPr="00CB6B4E">
        <w:rPr>
          <w:i/>
          <w:lang w:val="fi-FI"/>
        </w:rPr>
        <w:t>ki</w:t>
      </w:r>
      <w:r w:rsidR="002256B8" w:rsidRPr="00CB6B4E">
        <w:rPr>
          <w:lang w:val="fi-FI"/>
        </w:rPr>
        <w:t xml:space="preserve"> kummituksii.</w:t>
      </w:r>
    </w:p>
    <w:p w14:paraId="21AE0BC7" w14:textId="14810667" w:rsidR="005D02E9" w:rsidRPr="00CB6B4E" w:rsidRDefault="0075485B" w:rsidP="00BD2A19">
      <w:pPr>
        <w:pStyle w:val="Brdtekst"/>
        <w:spacing w:before="120"/>
        <w:rPr>
          <w:lang w:val="fi-FI"/>
        </w:rPr>
      </w:pPr>
      <w:r w:rsidRPr="00CB6B4E">
        <w:rPr>
          <w:lang w:val="fi-FI"/>
        </w:rPr>
        <w:t>(</w:t>
      </w:r>
      <w:r w:rsidR="008207CC" w:rsidRPr="00CB6B4E">
        <w:rPr>
          <w:lang w:val="fi-FI"/>
        </w:rPr>
        <w:t>6</w:t>
      </w:r>
      <w:r w:rsidR="005D02E9" w:rsidRPr="00CB6B4E">
        <w:rPr>
          <w:lang w:val="fi-FI"/>
        </w:rPr>
        <w:t>) Tule</w:t>
      </w:r>
      <w:r w:rsidR="005D02E9" w:rsidRPr="00CB6B4E">
        <w:rPr>
          <w:i/>
          <w:lang w:val="fi-FI"/>
        </w:rPr>
        <w:t>pas</w:t>
      </w:r>
      <w:r w:rsidR="005D02E9" w:rsidRPr="00CB6B4E">
        <w:rPr>
          <w:lang w:val="fi-FI"/>
        </w:rPr>
        <w:t xml:space="preserve"> sie</w:t>
      </w:r>
      <w:r w:rsidR="005D02E9" w:rsidRPr="00CB6B4E">
        <w:rPr>
          <w:i/>
          <w:lang w:val="fi-FI"/>
        </w:rPr>
        <w:t xml:space="preserve">ki </w:t>
      </w:r>
      <w:r w:rsidR="005D02E9" w:rsidRPr="00CB6B4E">
        <w:rPr>
          <w:lang w:val="fi-FI"/>
        </w:rPr>
        <w:t>myötä!</w:t>
      </w:r>
    </w:p>
    <w:p w14:paraId="25688D53" w14:textId="79AA4AC5" w:rsidR="000F7C7C" w:rsidRPr="00CB6B4E" w:rsidRDefault="0075485B" w:rsidP="00BD2A19">
      <w:pPr>
        <w:pStyle w:val="Brdtekst"/>
        <w:spacing w:before="120"/>
        <w:rPr>
          <w:lang w:val="fi-FI"/>
        </w:rPr>
      </w:pPr>
      <w:r w:rsidRPr="00CB6B4E">
        <w:rPr>
          <w:lang w:val="fi-FI"/>
        </w:rPr>
        <w:t>(</w:t>
      </w:r>
      <w:r w:rsidR="008207CC" w:rsidRPr="00CB6B4E">
        <w:rPr>
          <w:lang w:val="fi-FI"/>
        </w:rPr>
        <w:t>7</w:t>
      </w:r>
      <w:r w:rsidR="000F7C7C" w:rsidRPr="00CB6B4E">
        <w:rPr>
          <w:lang w:val="fi-FI"/>
        </w:rPr>
        <w:t>) Lähtis</w:t>
      </w:r>
      <w:r w:rsidR="000F7C7C" w:rsidRPr="00CB6B4E">
        <w:rPr>
          <w:i/>
          <w:lang w:val="fi-FI"/>
        </w:rPr>
        <w:t>khöön</w:t>
      </w:r>
      <w:r w:rsidR="000F7C7C" w:rsidRPr="00CB6B4E">
        <w:rPr>
          <w:lang w:val="fi-FI"/>
        </w:rPr>
        <w:t xml:space="preserve"> sitä vielä tääpänä pyythöön?</w:t>
      </w:r>
    </w:p>
    <w:p w14:paraId="0B5CA3C6" w14:textId="1E30A290" w:rsidR="00E2056C" w:rsidRPr="00CB6B4E" w:rsidRDefault="00E2056C" w:rsidP="00BD2A19">
      <w:pPr>
        <w:pStyle w:val="Brdtekst"/>
        <w:spacing w:before="120"/>
        <w:rPr>
          <w:lang w:val="fi-FI"/>
        </w:rPr>
      </w:pPr>
      <w:r w:rsidRPr="00CB6B4E">
        <w:rPr>
          <w:lang w:val="fi-FI"/>
        </w:rPr>
        <w:t>Nomeniitten ja verbiin ylösrakenus</w:t>
      </w:r>
      <w:r w:rsidR="0085126E" w:rsidRPr="00CB6B4E">
        <w:rPr>
          <w:lang w:val="fi-FI"/>
        </w:rPr>
        <w:t xml:space="preserve"> oon </w:t>
      </w:r>
      <w:r w:rsidR="00241610" w:rsidRPr="00CB6B4E">
        <w:rPr>
          <w:lang w:val="fi-FI"/>
        </w:rPr>
        <w:t>prinsip</w:t>
      </w:r>
      <w:r w:rsidR="0085126E" w:rsidRPr="00CB6B4E">
        <w:rPr>
          <w:lang w:val="fi-FI"/>
        </w:rPr>
        <w:t>issä samanlainen, vaikka derivasuunisuffiksit ja taivutussuf</w:t>
      </w:r>
      <w:r w:rsidR="00C71FC3" w:rsidRPr="00CB6B4E">
        <w:rPr>
          <w:lang w:val="fi-FI"/>
        </w:rPr>
        <w:t>f</w:t>
      </w:r>
      <w:r w:rsidR="0085126E" w:rsidRPr="00CB6B4E">
        <w:rPr>
          <w:lang w:val="fi-FI"/>
        </w:rPr>
        <w:t>iksit oonki erilaiset.</w:t>
      </w:r>
    </w:p>
    <w:p w14:paraId="74A1EA40" w14:textId="2EBB09DA" w:rsidR="00E2056C" w:rsidRPr="0085126E" w:rsidRDefault="00EF72B7" w:rsidP="0085126E">
      <w:pPr>
        <w:pStyle w:val="Punktliste"/>
      </w:pPr>
      <w:r w:rsidRPr="00CB6B4E">
        <w:rPr>
          <w:lang w:val="fi-FI"/>
        </w:rPr>
        <w:t>Nomeniitten ylös</w:t>
      </w:r>
      <w:r w:rsidR="0085126E" w:rsidRPr="00CB6B4E">
        <w:rPr>
          <w:lang w:val="fi-FI"/>
        </w:rPr>
        <w:t xml:space="preserve">rakenus: </w:t>
      </w:r>
      <w:r w:rsidR="00E2056C" w:rsidRPr="00CB6B4E">
        <w:rPr>
          <w:lang w:val="fi-FI"/>
        </w:rPr>
        <w:t xml:space="preserve">juuri </w:t>
      </w:r>
      <w:r w:rsidR="0075485B" w:rsidRPr="00CB6B4E">
        <w:rPr>
          <w:lang w:val="fi-FI"/>
        </w:rPr>
        <w:t>(</w:t>
      </w:r>
      <w:r w:rsidR="00E2056C" w:rsidRPr="00CB6B4E">
        <w:rPr>
          <w:lang w:val="fi-FI"/>
        </w:rPr>
        <w:t xml:space="preserve">+ derivasuunisuffiksi, + derivasuunisuffiksi . . .) </w:t>
      </w:r>
      <w:r w:rsidR="0075485B">
        <w:t>(</w:t>
      </w:r>
      <w:r w:rsidR="00E2056C" w:rsidRPr="00850AFF">
        <w:t xml:space="preserve">+ luku) </w:t>
      </w:r>
      <w:r w:rsidR="0075485B">
        <w:t>(</w:t>
      </w:r>
      <w:r w:rsidR="00E2056C" w:rsidRPr="00850AFF">
        <w:t>+</w:t>
      </w:r>
      <w:r w:rsidR="005E6460">
        <w:t xml:space="preserve"> </w:t>
      </w:r>
      <w:r w:rsidR="00E2056C" w:rsidRPr="00850AFF">
        <w:t xml:space="preserve">kaasus) </w:t>
      </w:r>
      <w:r w:rsidR="0075485B">
        <w:t>(</w:t>
      </w:r>
      <w:r w:rsidR="00E2056C" w:rsidRPr="00850AFF">
        <w:t>+ enkliitit)</w:t>
      </w:r>
    </w:p>
    <w:p w14:paraId="14513868" w14:textId="4B991199" w:rsidR="00BA2595" w:rsidRPr="00CB6B4E" w:rsidRDefault="002726C8" w:rsidP="00131329">
      <w:pPr>
        <w:pStyle w:val="Liste"/>
        <w:spacing w:before="120" w:after="120"/>
        <w:ind w:left="0" w:firstLine="0"/>
        <w:contextualSpacing w:val="0"/>
        <w:rPr>
          <w:lang w:val="fi-FI"/>
        </w:rPr>
      </w:pPr>
      <w:r w:rsidRPr="00CB6B4E">
        <w:rPr>
          <w:lang w:val="fi-FI"/>
        </w:rPr>
        <w:lastRenderedPageBreak/>
        <w:t xml:space="preserve">Esimerkiksi </w:t>
      </w:r>
      <w:r w:rsidR="00F2734E" w:rsidRPr="00CB6B4E">
        <w:rPr>
          <w:lang w:val="fi-FI"/>
        </w:rPr>
        <w:t>nomeni</w:t>
      </w:r>
      <w:r w:rsidRPr="00CB6B4E">
        <w:rPr>
          <w:lang w:val="fi-FI"/>
        </w:rPr>
        <w:t xml:space="preserve">haamun </w:t>
      </w:r>
      <w:r w:rsidRPr="00CB6B4E">
        <w:rPr>
          <w:i/>
          <w:lang w:val="fi-FI"/>
        </w:rPr>
        <w:t xml:space="preserve">kainulaisilaki </w:t>
      </w:r>
      <w:r w:rsidR="0075485B" w:rsidRPr="00CB6B4E">
        <w:rPr>
          <w:lang w:val="fi-FI"/>
        </w:rPr>
        <w:t>(</w:t>
      </w:r>
      <w:r w:rsidR="00E568BC" w:rsidRPr="00CB6B4E">
        <w:rPr>
          <w:lang w:val="fi-FI"/>
        </w:rPr>
        <w:t>substantiivista</w:t>
      </w:r>
      <w:r w:rsidR="00BA2595" w:rsidRPr="00CB6B4E">
        <w:rPr>
          <w:lang w:val="fi-FI"/>
        </w:rPr>
        <w:t xml:space="preserve"> </w:t>
      </w:r>
      <w:r w:rsidR="00BA2595" w:rsidRPr="00CB6B4E">
        <w:rPr>
          <w:i/>
          <w:lang w:val="fi-FI"/>
        </w:rPr>
        <w:t>kainulainen</w:t>
      </w:r>
      <w:r w:rsidRPr="00CB6B4E">
        <w:rPr>
          <w:lang w:val="fi-FI"/>
        </w:rPr>
        <w:t xml:space="preserve">, minkä oon laitettu eli deriveerattu </w:t>
      </w:r>
      <w:r w:rsidR="00E568BC" w:rsidRPr="00CB6B4E">
        <w:rPr>
          <w:lang w:val="fi-FI"/>
        </w:rPr>
        <w:t>substantiivista</w:t>
      </w:r>
      <w:r w:rsidRPr="00CB6B4E">
        <w:rPr>
          <w:lang w:val="fi-FI"/>
        </w:rPr>
        <w:t xml:space="preserve"> </w:t>
      </w:r>
      <w:r w:rsidRPr="00CB6B4E">
        <w:rPr>
          <w:i/>
          <w:lang w:val="fi-FI"/>
        </w:rPr>
        <w:t>kainu</w:t>
      </w:r>
      <w:r w:rsidR="00BA2595" w:rsidRPr="00CB6B4E">
        <w:rPr>
          <w:lang w:val="fi-FI"/>
        </w:rPr>
        <w:t>)</w:t>
      </w:r>
      <w:r w:rsidRPr="00CB6B4E">
        <w:rPr>
          <w:lang w:val="fi-FI"/>
        </w:rPr>
        <w:t xml:space="preserve"> oon pantu kokhoon seuraavalla tavala:</w:t>
      </w:r>
    </w:p>
    <w:p w14:paraId="0AEDBC62" w14:textId="77777777" w:rsidR="00B30251" w:rsidRPr="00CB6B4E" w:rsidRDefault="00B30251" w:rsidP="00741C86">
      <w:pPr>
        <w:keepNext/>
        <w:tabs>
          <w:tab w:val="left" w:pos="1276"/>
          <w:tab w:val="left" w:pos="2552"/>
          <w:tab w:val="left" w:pos="3686"/>
          <w:tab w:val="left" w:pos="4962"/>
        </w:tabs>
        <w:spacing w:before="120" w:after="40"/>
        <w:rPr>
          <w:i/>
          <w:lang w:val="fi-FI"/>
        </w:rPr>
      </w:pPr>
      <w:r w:rsidRPr="00CB6B4E">
        <w:rPr>
          <w:i/>
          <w:lang w:val="fi-FI"/>
        </w:rPr>
        <w:t>kainu +</w:t>
      </w:r>
      <w:r w:rsidRPr="00CB6B4E">
        <w:rPr>
          <w:i/>
          <w:lang w:val="fi-FI"/>
        </w:rPr>
        <w:tab/>
        <w:t xml:space="preserve"> lais + </w:t>
      </w:r>
      <w:r w:rsidRPr="00CB6B4E">
        <w:rPr>
          <w:i/>
          <w:lang w:val="fi-FI"/>
        </w:rPr>
        <w:tab/>
        <w:t>i +</w:t>
      </w:r>
      <w:r w:rsidRPr="00CB6B4E">
        <w:rPr>
          <w:i/>
          <w:lang w:val="fi-FI"/>
        </w:rPr>
        <w:tab/>
        <w:t>la +</w:t>
      </w:r>
      <w:r w:rsidRPr="00CB6B4E">
        <w:rPr>
          <w:i/>
          <w:lang w:val="fi-FI"/>
        </w:rPr>
        <w:tab/>
        <w:t>ki</w:t>
      </w:r>
    </w:p>
    <w:p w14:paraId="5D60C3D5" w14:textId="1A5528E2" w:rsidR="00B30251" w:rsidRPr="00CB6B4E" w:rsidRDefault="00B30251" w:rsidP="002726C8">
      <w:pPr>
        <w:tabs>
          <w:tab w:val="left" w:pos="1276"/>
          <w:tab w:val="left" w:pos="2552"/>
          <w:tab w:val="left" w:pos="3686"/>
          <w:tab w:val="left" w:pos="4962"/>
        </w:tabs>
        <w:spacing w:before="40" w:after="120"/>
        <w:rPr>
          <w:lang w:val="fi-FI"/>
        </w:rPr>
      </w:pPr>
      <w:r w:rsidRPr="00CB6B4E">
        <w:rPr>
          <w:lang w:val="fi-FI"/>
        </w:rPr>
        <w:t>juuri</w:t>
      </w:r>
      <w:r w:rsidRPr="00CB6B4E">
        <w:rPr>
          <w:lang w:val="fi-FI"/>
        </w:rPr>
        <w:tab/>
        <w:t>der.suff.</w:t>
      </w:r>
      <w:r w:rsidRPr="00CB6B4E">
        <w:rPr>
          <w:lang w:val="fi-FI"/>
        </w:rPr>
        <w:tab/>
        <w:t>luku</w:t>
      </w:r>
      <w:r w:rsidRPr="00CB6B4E">
        <w:rPr>
          <w:lang w:val="fi-FI"/>
        </w:rPr>
        <w:tab/>
        <w:t>kaasus</w:t>
      </w:r>
      <w:r w:rsidRPr="00CB6B4E">
        <w:rPr>
          <w:lang w:val="fi-FI"/>
        </w:rPr>
        <w:tab/>
        <w:t>enkliitti</w:t>
      </w:r>
    </w:p>
    <w:p w14:paraId="6445A01D" w14:textId="2658B5DB" w:rsidR="00186508" w:rsidRPr="00CB6B4E" w:rsidRDefault="00F2734E" w:rsidP="002726C8">
      <w:pPr>
        <w:tabs>
          <w:tab w:val="left" w:pos="1276"/>
          <w:tab w:val="left" w:pos="2552"/>
          <w:tab w:val="left" w:pos="3686"/>
          <w:tab w:val="left" w:pos="4962"/>
        </w:tabs>
        <w:spacing w:before="120" w:after="120"/>
        <w:rPr>
          <w:lang w:val="fi-FI"/>
        </w:rPr>
      </w:pPr>
      <w:r w:rsidRPr="00CB6B4E">
        <w:rPr>
          <w:lang w:val="fi-FI"/>
        </w:rPr>
        <w:t>Nomeni</w:t>
      </w:r>
      <w:r w:rsidR="002726C8" w:rsidRPr="00CB6B4E">
        <w:rPr>
          <w:lang w:val="fi-FI"/>
        </w:rPr>
        <w:t xml:space="preserve">haamun </w:t>
      </w:r>
      <w:r w:rsidR="00592BB7" w:rsidRPr="00CB6B4E">
        <w:rPr>
          <w:i/>
          <w:lang w:val="fi-FI"/>
        </w:rPr>
        <w:t>opett</w:t>
      </w:r>
      <w:r w:rsidR="002726C8" w:rsidRPr="00CB6B4E">
        <w:rPr>
          <w:i/>
          <w:lang w:val="fi-FI"/>
        </w:rPr>
        <w:t xml:space="preserve">ajastako </w:t>
      </w:r>
      <w:r w:rsidR="0075485B" w:rsidRPr="00CB6B4E">
        <w:rPr>
          <w:lang w:val="fi-FI"/>
        </w:rPr>
        <w:t>(</w:t>
      </w:r>
      <w:r w:rsidR="002467CE" w:rsidRPr="00CB6B4E">
        <w:rPr>
          <w:lang w:val="fi-FI"/>
        </w:rPr>
        <w:t>substantiivista</w:t>
      </w:r>
      <w:r w:rsidR="002726C8" w:rsidRPr="00CB6B4E">
        <w:rPr>
          <w:lang w:val="fi-FI"/>
        </w:rPr>
        <w:t xml:space="preserve"> </w:t>
      </w:r>
      <w:r w:rsidR="002726C8" w:rsidRPr="00CB6B4E">
        <w:rPr>
          <w:i/>
          <w:lang w:val="fi-FI"/>
        </w:rPr>
        <w:t>op</w:t>
      </w:r>
      <w:r w:rsidR="00B77957" w:rsidRPr="00CB6B4E">
        <w:rPr>
          <w:i/>
          <w:lang w:val="fi-FI"/>
        </w:rPr>
        <w:t>ett</w:t>
      </w:r>
      <w:r w:rsidR="002726C8" w:rsidRPr="00CB6B4E">
        <w:rPr>
          <w:i/>
          <w:lang w:val="fi-FI"/>
        </w:rPr>
        <w:t>aja</w:t>
      </w:r>
      <w:r w:rsidR="002726C8" w:rsidRPr="00CB6B4E">
        <w:rPr>
          <w:lang w:val="fi-FI"/>
        </w:rPr>
        <w:t xml:space="preserve">, minkä oon </w:t>
      </w:r>
      <w:r w:rsidR="002467CE" w:rsidRPr="00CB6B4E">
        <w:rPr>
          <w:lang w:val="fi-FI"/>
        </w:rPr>
        <w:t>deriveerattu</w:t>
      </w:r>
      <w:r w:rsidR="002726C8" w:rsidRPr="00CB6B4E">
        <w:rPr>
          <w:lang w:val="fi-FI"/>
        </w:rPr>
        <w:t xml:space="preserve"> </w:t>
      </w:r>
      <w:r w:rsidR="002467CE" w:rsidRPr="00CB6B4E">
        <w:rPr>
          <w:lang w:val="fi-FI"/>
        </w:rPr>
        <w:t>verbistä</w:t>
      </w:r>
      <w:r w:rsidR="002726C8" w:rsidRPr="00CB6B4E">
        <w:rPr>
          <w:lang w:val="fi-FI"/>
        </w:rPr>
        <w:t xml:space="preserve"> </w:t>
      </w:r>
      <w:r w:rsidR="002726C8" w:rsidRPr="00CB6B4E">
        <w:rPr>
          <w:i/>
          <w:lang w:val="fi-FI"/>
        </w:rPr>
        <w:t>opetta</w:t>
      </w:r>
      <w:r w:rsidR="00BA1173" w:rsidRPr="00CB6B4E">
        <w:rPr>
          <w:lang w:val="fi-FI"/>
        </w:rPr>
        <w:t>/</w:t>
      </w:r>
      <w:r w:rsidR="002726C8" w:rsidRPr="00CB6B4E">
        <w:rPr>
          <w:i/>
          <w:lang w:val="fi-FI"/>
        </w:rPr>
        <w:t>a</w:t>
      </w:r>
      <w:r w:rsidR="0075485B" w:rsidRPr="00CB6B4E">
        <w:rPr>
          <w:lang w:val="fi-FI"/>
        </w:rPr>
        <w:t>(</w:t>
      </w:r>
      <w:r w:rsidR="002726C8" w:rsidRPr="00CB6B4E">
        <w:rPr>
          <w:i/>
          <w:lang w:val="fi-FI"/>
        </w:rPr>
        <w:t>t</w:t>
      </w:r>
      <w:r w:rsidR="0075485B" w:rsidRPr="00CB6B4E">
        <w:rPr>
          <w:lang w:val="fi-FI"/>
        </w:rPr>
        <w:t>)</w:t>
      </w:r>
      <w:r w:rsidR="002726C8" w:rsidRPr="00CB6B4E">
        <w:rPr>
          <w:lang w:val="fi-FI"/>
        </w:rPr>
        <w:t xml:space="preserve">, minkä taas oon </w:t>
      </w:r>
      <w:r w:rsidR="00EF72B7" w:rsidRPr="00CB6B4E">
        <w:rPr>
          <w:lang w:val="fi-FI"/>
        </w:rPr>
        <w:t>deriveerattu</w:t>
      </w:r>
      <w:r w:rsidR="002726C8" w:rsidRPr="00CB6B4E">
        <w:rPr>
          <w:lang w:val="fi-FI"/>
        </w:rPr>
        <w:t xml:space="preserve"> </w:t>
      </w:r>
      <w:r w:rsidR="002467CE" w:rsidRPr="00CB6B4E">
        <w:rPr>
          <w:lang w:val="fi-FI"/>
        </w:rPr>
        <w:t>verbistä</w:t>
      </w:r>
      <w:r w:rsidR="002726C8" w:rsidRPr="00CB6B4E">
        <w:rPr>
          <w:lang w:val="fi-FI"/>
        </w:rPr>
        <w:t xml:space="preserve"> </w:t>
      </w:r>
      <w:r w:rsidR="002726C8" w:rsidRPr="00CB6B4E">
        <w:rPr>
          <w:i/>
          <w:lang w:val="fi-FI"/>
        </w:rPr>
        <w:t>oppi</w:t>
      </w:r>
      <w:r w:rsidR="00BA1173" w:rsidRPr="00CB6B4E">
        <w:rPr>
          <w:lang w:val="fi-FI"/>
        </w:rPr>
        <w:t>/</w:t>
      </w:r>
      <w:r w:rsidR="002726C8" w:rsidRPr="00CB6B4E">
        <w:rPr>
          <w:i/>
          <w:lang w:val="fi-FI"/>
        </w:rPr>
        <w:t>it</w:t>
      </w:r>
      <w:r w:rsidR="00592BB7" w:rsidRPr="00CB6B4E">
        <w:rPr>
          <w:i/>
          <w:lang w:val="fi-FI"/>
        </w:rPr>
        <w:t xml:space="preserve"> </w:t>
      </w:r>
      <w:r w:rsidR="00BA1173" w:rsidRPr="00CB6B4E">
        <w:rPr>
          <w:lang w:val="fi-FI"/>
        </w:rPr>
        <w:t>~</w:t>
      </w:r>
      <w:r w:rsidR="00592BB7" w:rsidRPr="00CB6B4E">
        <w:rPr>
          <w:i/>
          <w:lang w:val="fi-FI"/>
        </w:rPr>
        <w:t xml:space="preserve"> oppi</w:t>
      </w:r>
      <w:r w:rsidR="00BA1173" w:rsidRPr="00CB6B4E">
        <w:rPr>
          <w:lang w:val="fi-FI"/>
        </w:rPr>
        <w:t>/</w:t>
      </w:r>
      <w:r w:rsidR="00592BB7" w:rsidRPr="00CB6B4E">
        <w:rPr>
          <w:i/>
          <w:lang w:val="fi-FI"/>
        </w:rPr>
        <w:t>a</w:t>
      </w:r>
      <w:r w:rsidR="0075485B" w:rsidRPr="00CB6B4E">
        <w:rPr>
          <w:lang w:val="fi-FI"/>
        </w:rPr>
        <w:t>(</w:t>
      </w:r>
      <w:r w:rsidR="00592BB7" w:rsidRPr="00CB6B4E">
        <w:rPr>
          <w:i/>
          <w:lang w:val="fi-FI"/>
        </w:rPr>
        <w:t>t</w:t>
      </w:r>
      <w:r w:rsidR="0075485B" w:rsidRPr="00CB6B4E">
        <w:rPr>
          <w:lang w:val="fi-FI"/>
        </w:rPr>
        <w:t>)</w:t>
      </w:r>
      <w:r w:rsidR="00186508" w:rsidRPr="00CB6B4E">
        <w:rPr>
          <w:lang w:val="fi-FI"/>
        </w:rPr>
        <w:t>)</w:t>
      </w:r>
      <w:r w:rsidR="002726C8" w:rsidRPr="00CB6B4E">
        <w:rPr>
          <w:lang w:val="fi-FI"/>
        </w:rPr>
        <w:t xml:space="preserve"> oon pantu kokhoon näin:</w:t>
      </w:r>
    </w:p>
    <w:p w14:paraId="5E1C5B4A" w14:textId="35795C50" w:rsidR="00186508" w:rsidRPr="00CB6B4E" w:rsidRDefault="00186508" w:rsidP="002726C8">
      <w:pPr>
        <w:tabs>
          <w:tab w:val="left" w:pos="1276"/>
          <w:tab w:val="left" w:pos="2552"/>
          <w:tab w:val="left" w:pos="3686"/>
          <w:tab w:val="left" w:pos="4962"/>
        </w:tabs>
        <w:spacing w:before="120" w:after="40"/>
        <w:rPr>
          <w:i/>
          <w:lang w:val="fi-FI"/>
        </w:rPr>
      </w:pPr>
      <w:r w:rsidRPr="00CB6B4E">
        <w:rPr>
          <w:i/>
          <w:lang w:val="fi-FI"/>
        </w:rPr>
        <w:t>ope</w:t>
      </w:r>
      <w:r w:rsidR="005E6460" w:rsidRPr="00CB6B4E">
        <w:rPr>
          <w:i/>
          <w:lang w:val="fi-FI"/>
        </w:rPr>
        <w:t xml:space="preserve"> </w:t>
      </w:r>
      <w:r w:rsidRPr="00CB6B4E">
        <w:rPr>
          <w:i/>
          <w:lang w:val="fi-FI"/>
        </w:rPr>
        <w:t>+</w:t>
      </w:r>
      <w:r w:rsidRPr="00CB6B4E">
        <w:rPr>
          <w:i/>
          <w:lang w:val="fi-FI"/>
        </w:rPr>
        <w:tab/>
        <w:t>tta</w:t>
      </w:r>
      <w:r w:rsidR="005E6460" w:rsidRPr="00CB6B4E">
        <w:rPr>
          <w:i/>
          <w:lang w:val="fi-FI"/>
        </w:rPr>
        <w:t xml:space="preserve"> </w:t>
      </w:r>
      <w:r w:rsidRPr="00CB6B4E">
        <w:rPr>
          <w:i/>
          <w:lang w:val="fi-FI"/>
        </w:rPr>
        <w:t>+</w:t>
      </w:r>
      <w:r w:rsidRPr="00CB6B4E">
        <w:rPr>
          <w:i/>
          <w:lang w:val="fi-FI"/>
        </w:rPr>
        <w:tab/>
        <w:t>ja</w:t>
      </w:r>
      <w:r w:rsidR="005E6460" w:rsidRPr="00CB6B4E">
        <w:rPr>
          <w:i/>
          <w:lang w:val="fi-FI"/>
        </w:rPr>
        <w:t xml:space="preserve"> </w:t>
      </w:r>
      <w:r w:rsidRPr="00CB6B4E">
        <w:rPr>
          <w:i/>
          <w:lang w:val="fi-FI"/>
        </w:rPr>
        <w:t>+</w:t>
      </w:r>
      <w:r w:rsidRPr="00CB6B4E">
        <w:rPr>
          <w:i/>
          <w:lang w:val="fi-FI"/>
        </w:rPr>
        <w:tab/>
        <w:t>sta</w:t>
      </w:r>
      <w:r w:rsidR="005E6460" w:rsidRPr="00CB6B4E">
        <w:rPr>
          <w:i/>
          <w:lang w:val="fi-FI"/>
        </w:rPr>
        <w:t xml:space="preserve"> +</w:t>
      </w:r>
      <w:r w:rsidRPr="00CB6B4E">
        <w:rPr>
          <w:i/>
          <w:lang w:val="fi-FI"/>
        </w:rPr>
        <w:tab/>
        <w:t>ko</w:t>
      </w:r>
    </w:p>
    <w:p w14:paraId="00E70F29" w14:textId="477EE6B6" w:rsidR="008B51D1" w:rsidRPr="00CB6B4E" w:rsidRDefault="008B51D1" w:rsidP="002726C8">
      <w:pPr>
        <w:tabs>
          <w:tab w:val="left" w:pos="1276"/>
          <w:tab w:val="left" w:pos="2552"/>
          <w:tab w:val="left" w:pos="3686"/>
          <w:tab w:val="left" w:pos="4962"/>
        </w:tabs>
        <w:spacing w:before="40" w:after="120"/>
        <w:rPr>
          <w:lang w:val="fi-FI"/>
        </w:rPr>
      </w:pPr>
      <w:r w:rsidRPr="00CB6B4E">
        <w:rPr>
          <w:lang w:val="fi-FI"/>
        </w:rPr>
        <w:t>juuri</w:t>
      </w:r>
      <w:r w:rsidRPr="00CB6B4E">
        <w:rPr>
          <w:lang w:val="fi-FI"/>
        </w:rPr>
        <w:tab/>
        <w:t>der.suff.</w:t>
      </w:r>
      <w:r w:rsidRPr="00CB6B4E">
        <w:rPr>
          <w:lang w:val="fi-FI"/>
        </w:rPr>
        <w:tab/>
        <w:t>der.suff.</w:t>
      </w:r>
      <w:r w:rsidRPr="00CB6B4E">
        <w:rPr>
          <w:lang w:val="fi-FI"/>
        </w:rPr>
        <w:tab/>
        <w:t>kaasus</w:t>
      </w:r>
      <w:r w:rsidRPr="00CB6B4E">
        <w:rPr>
          <w:lang w:val="fi-FI"/>
        </w:rPr>
        <w:tab/>
        <w:t>enkliitti</w:t>
      </w:r>
    </w:p>
    <w:p w14:paraId="617CB050" w14:textId="4B8B013B" w:rsidR="00E2056C" w:rsidRPr="00A95D68" w:rsidRDefault="00E2056C" w:rsidP="0085126E">
      <w:pPr>
        <w:pStyle w:val="Punktliste"/>
      </w:pPr>
      <w:r w:rsidRPr="00CB6B4E">
        <w:rPr>
          <w:lang w:val="fi-FI"/>
        </w:rPr>
        <w:t>Finittiverbiin ylösrakenus:</w:t>
      </w:r>
      <w:r w:rsidR="0085126E" w:rsidRPr="00CB6B4E">
        <w:rPr>
          <w:lang w:val="fi-FI"/>
        </w:rPr>
        <w:t xml:space="preserve"> </w:t>
      </w:r>
      <w:r w:rsidRPr="00CB6B4E">
        <w:rPr>
          <w:lang w:val="fi-FI"/>
        </w:rPr>
        <w:t xml:space="preserve">juuri </w:t>
      </w:r>
      <w:r w:rsidR="0075485B" w:rsidRPr="00CB6B4E">
        <w:rPr>
          <w:lang w:val="fi-FI"/>
        </w:rPr>
        <w:t>(</w:t>
      </w:r>
      <w:r w:rsidRPr="00CB6B4E">
        <w:rPr>
          <w:lang w:val="fi-FI"/>
        </w:rPr>
        <w:t xml:space="preserve">+ derivasuunisuffiksi + derivasuunisuffiksi . . .) </w:t>
      </w:r>
      <w:r w:rsidR="0075485B">
        <w:t>(</w:t>
      </w:r>
      <w:r w:rsidRPr="00850AFF">
        <w:t>+</w:t>
      </w:r>
      <w:r w:rsidR="005E6460">
        <w:t xml:space="preserve"> </w:t>
      </w:r>
      <w:r w:rsidRPr="00850AFF">
        <w:t xml:space="preserve">tempus/modus) + persoonasuffiksi </w:t>
      </w:r>
      <w:r w:rsidR="0075485B">
        <w:t>(</w:t>
      </w:r>
      <w:r w:rsidRPr="00850AFF">
        <w:t>+ enkliitti)</w:t>
      </w:r>
    </w:p>
    <w:p w14:paraId="6B5C5772" w14:textId="661759D4" w:rsidR="00B30251" w:rsidRPr="00CB6B4E" w:rsidRDefault="00F93C4B" w:rsidP="00BD2A19">
      <w:pPr>
        <w:pStyle w:val="Liste"/>
        <w:spacing w:before="120" w:after="120"/>
        <w:ind w:left="0" w:firstLine="0"/>
        <w:contextualSpacing w:val="0"/>
        <w:rPr>
          <w:lang w:val="fi-FI"/>
        </w:rPr>
      </w:pPr>
      <w:r w:rsidRPr="00CB6B4E">
        <w:rPr>
          <w:lang w:val="fi-FI"/>
        </w:rPr>
        <w:t>Esimerkiksi</w:t>
      </w:r>
      <w:r w:rsidR="00F2734E" w:rsidRPr="00CB6B4E">
        <w:rPr>
          <w:lang w:val="fi-FI"/>
        </w:rPr>
        <w:t xml:space="preserve"> verbihaamun </w:t>
      </w:r>
      <w:r w:rsidR="00F2734E" w:rsidRPr="00CB6B4E">
        <w:rPr>
          <w:i/>
          <w:lang w:val="fi-FI"/>
        </w:rPr>
        <w:t xml:space="preserve">muistelimmako </w:t>
      </w:r>
      <w:r w:rsidR="0075485B" w:rsidRPr="00CB6B4E">
        <w:rPr>
          <w:lang w:val="fi-FI"/>
        </w:rPr>
        <w:t>(</w:t>
      </w:r>
      <w:r w:rsidR="00F2734E" w:rsidRPr="00CB6B4E">
        <w:rPr>
          <w:lang w:val="fi-FI"/>
        </w:rPr>
        <w:t>minkä</w:t>
      </w:r>
      <w:r w:rsidR="007C4D77" w:rsidRPr="00CB6B4E">
        <w:rPr>
          <w:lang w:val="fi-FI"/>
        </w:rPr>
        <w:t xml:space="preserve"> oon </w:t>
      </w:r>
      <w:r w:rsidR="006A1654" w:rsidRPr="00CB6B4E">
        <w:rPr>
          <w:lang w:val="fi-FI"/>
        </w:rPr>
        <w:t>deriveeratu verbistä</w:t>
      </w:r>
      <w:r w:rsidR="007C4D77" w:rsidRPr="00CB6B4E">
        <w:rPr>
          <w:lang w:val="fi-FI"/>
        </w:rPr>
        <w:t xml:space="preserve"> </w:t>
      </w:r>
      <w:r w:rsidR="007C4D77" w:rsidRPr="00CB6B4E">
        <w:rPr>
          <w:i/>
          <w:lang w:val="fi-FI"/>
        </w:rPr>
        <w:t>muista</w:t>
      </w:r>
      <w:r w:rsidR="00BA1173" w:rsidRPr="00CB6B4E">
        <w:rPr>
          <w:lang w:val="fi-FI"/>
        </w:rPr>
        <w:t>/</w:t>
      </w:r>
      <w:r w:rsidR="007C4D77" w:rsidRPr="00CB6B4E">
        <w:rPr>
          <w:i/>
          <w:lang w:val="fi-FI"/>
        </w:rPr>
        <w:t>a</w:t>
      </w:r>
      <w:r w:rsidR="0075485B" w:rsidRPr="00CB6B4E">
        <w:rPr>
          <w:lang w:val="fi-FI"/>
        </w:rPr>
        <w:t>(</w:t>
      </w:r>
      <w:r w:rsidR="007C4D77" w:rsidRPr="00CB6B4E">
        <w:rPr>
          <w:i/>
          <w:lang w:val="fi-FI"/>
        </w:rPr>
        <w:t>t</w:t>
      </w:r>
      <w:r w:rsidR="0075485B" w:rsidRPr="00CB6B4E">
        <w:rPr>
          <w:lang w:val="fi-FI"/>
        </w:rPr>
        <w:t>)),</w:t>
      </w:r>
      <w:r w:rsidR="007C4D77" w:rsidRPr="00CB6B4E">
        <w:rPr>
          <w:i/>
          <w:lang w:val="fi-FI"/>
        </w:rPr>
        <w:t xml:space="preserve"> </w:t>
      </w:r>
      <w:r w:rsidR="007C4D77" w:rsidRPr="00CB6B4E">
        <w:rPr>
          <w:lang w:val="fi-FI"/>
        </w:rPr>
        <w:t>oon laitettu kokhoon näin:</w:t>
      </w:r>
    </w:p>
    <w:p w14:paraId="4A1FAF6C" w14:textId="5924B3CD" w:rsidR="00B30251" w:rsidRPr="00CB6B4E" w:rsidRDefault="00B30251" w:rsidP="00B621F7">
      <w:pPr>
        <w:tabs>
          <w:tab w:val="left" w:pos="1276"/>
          <w:tab w:val="left" w:pos="2552"/>
          <w:tab w:val="left" w:pos="3686"/>
          <w:tab w:val="left" w:pos="4962"/>
        </w:tabs>
        <w:spacing w:before="120" w:after="40"/>
        <w:rPr>
          <w:i/>
          <w:lang w:val="fi-FI"/>
        </w:rPr>
      </w:pPr>
      <w:r w:rsidRPr="00CB6B4E">
        <w:rPr>
          <w:i/>
          <w:lang w:val="fi-FI"/>
        </w:rPr>
        <w:t>muist +</w:t>
      </w:r>
      <w:r w:rsidRPr="00CB6B4E">
        <w:rPr>
          <w:i/>
          <w:lang w:val="fi-FI"/>
        </w:rPr>
        <w:tab/>
        <w:t xml:space="preserve"> el + </w:t>
      </w:r>
      <w:r w:rsidRPr="00CB6B4E">
        <w:rPr>
          <w:i/>
          <w:lang w:val="fi-FI"/>
        </w:rPr>
        <w:tab/>
        <w:t>i+</w:t>
      </w:r>
      <w:r w:rsidRPr="00CB6B4E">
        <w:rPr>
          <w:i/>
          <w:lang w:val="fi-FI"/>
        </w:rPr>
        <w:tab/>
        <w:t>mma +</w:t>
      </w:r>
      <w:r w:rsidRPr="00CB6B4E">
        <w:rPr>
          <w:i/>
          <w:lang w:val="fi-FI"/>
        </w:rPr>
        <w:tab/>
        <w:t>ko</w:t>
      </w:r>
    </w:p>
    <w:p w14:paraId="3C999FE5" w14:textId="3A3C0849" w:rsidR="00B30251" w:rsidRPr="00CB6B4E" w:rsidRDefault="00B30251" w:rsidP="00B621F7">
      <w:pPr>
        <w:tabs>
          <w:tab w:val="left" w:pos="1276"/>
          <w:tab w:val="left" w:pos="2552"/>
          <w:tab w:val="left" w:pos="3686"/>
          <w:tab w:val="left" w:pos="4962"/>
        </w:tabs>
        <w:spacing w:before="40" w:after="120"/>
        <w:rPr>
          <w:lang w:val="fi-FI"/>
        </w:rPr>
      </w:pPr>
      <w:r w:rsidRPr="00CB6B4E">
        <w:rPr>
          <w:lang w:val="fi-FI"/>
        </w:rPr>
        <w:t>juuri</w:t>
      </w:r>
      <w:r w:rsidRPr="00CB6B4E">
        <w:rPr>
          <w:lang w:val="fi-FI"/>
        </w:rPr>
        <w:tab/>
        <w:t>der.suff.</w:t>
      </w:r>
      <w:r w:rsidRPr="00CB6B4E">
        <w:rPr>
          <w:lang w:val="fi-FI"/>
        </w:rPr>
        <w:tab/>
        <w:t>tempus</w:t>
      </w:r>
      <w:r w:rsidRPr="00CB6B4E">
        <w:rPr>
          <w:lang w:val="fi-FI"/>
        </w:rPr>
        <w:tab/>
        <w:t>pers.suff.</w:t>
      </w:r>
      <w:r w:rsidRPr="00CB6B4E">
        <w:rPr>
          <w:lang w:val="fi-FI"/>
        </w:rPr>
        <w:tab/>
        <w:t>enkliitti</w:t>
      </w:r>
    </w:p>
    <w:p w14:paraId="6C97EFFA" w14:textId="692284B9" w:rsidR="00A73A68" w:rsidRPr="00CB6B4E" w:rsidRDefault="007C4D77" w:rsidP="00B621F7">
      <w:pPr>
        <w:tabs>
          <w:tab w:val="left" w:pos="1276"/>
          <w:tab w:val="left" w:pos="2552"/>
          <w:tab w:val="left" w:pos="3686"/>
          <w:tab w:val="left" w:pos="4962"/>
        </w:tabs>
        <w:spacing w:before="120" w:after="120"/>
        <w:rPr>
          <w:lang w:val="fi-FI"/>
        </w:rPr>
      </w:pPr>
      <w:r w:rsidRPr="00CB6B4E">
        <w:rPr>
          <w:lang w:val="fi-FI"/>
        </w:rPr>
        <w:t xml:space="preserve">Verbihaamun </w:t>
      </w:r>
      <w:r w:rsidRPr="00CB6B4E">
        <w:rPr>
          <w:i/>
          <w:lang w:val="fi-FI"/>
        </w:rPr>
        <w:t xml:space="preserve">ajelisittepa </w:t>
      </w:r>
      <w:r w:rsidR="0075485B" w:rsidRPr="00CB6B4E">
        <w:rPr>
          <w:lang w:val="fi-FI"/>
        </w:rPr>
        <w:t>(</w:t>
      </w:r>
      <w:r w:rsidRPr="00CB6B4E">
        <w:rPr>
          <w:lang w:val="fi-FI"/>
        </w:rPr>
        <w:t xml:space="preserve">verbistä </w:t>
      </w:r>
      <w:r w:rsidR="00A73A68" w:rsidRPr="00CB6B4E">
        <w:rPr>
          <w:i/>
          <w:lang w:val="fi-FI"/>
        </w:rPr>
        <w:t>ajel</w:t>
      </w:r>
      <w:r w:rsidR="0098090B" w:rsidRPr="00CB6B4E">
        <w:rPr>
          <w:lang w:val="fi-FI"/>
        </w:rPr>
        <w:t>/</w:t>
      </w:r>
      <w:r w:rsidR="00A73A68" w:rsidRPr="00CB6B4E">
        <w:rPr>
          <w:i/>
          <w:lang w:val="fi-FI"/>
        </w:rPr>
        <w:t>a</w:t>
      </w:r>
      <w:r w:rsidR="0075485B" w:rsidRPr="00CB6B4E">
        <w:rPr>
          <w:lang w:val="fi-FI"/>
        </w:rPr>
        <w:t>,</w:t>
      </w:r>
      <w:r w:rsidRPr="00CB6B4E">
        <w:rPr>
          <w:i/>
          <w:lang w:val="fi-FI"/>
        </w:rPr>
        <w:t xml:space="preserve"> </w:t>
      </w:r>
      <w:r w:rsidRPr="00CB6B4E">
        <w:rPr>
          <w:lang w:val="fi-FI"/>
        </w:rPr>
        <w:t xml:space="preserve">minkä oon derveerattu verbistä </w:t>
      </w:r>
      <w:r w:rsidRPr="00CB6B4E">
        <w:rPr>
          <w:i/>
          <w:lang w:val="fi-FI"/>
        </w:rPr>
        <w:t>ajja</w:t>
      </w:r>
      <w:r w:rsidR="00BA1173" w:rsidRPr="00CB6B4E">
        <w:rPr>
          <w:lang w:val="fi-FI"/>
        </w:rPr>
        <w:t>/</w:t>
      </w:r>
      <w:r w:rsidRPr="00CB6B4E">
        <w:rPr>
          <w:i/>
          <w:lang w:val="fi-FI"/>
        </w:rPr>
        <w:t>a</w:t>
      </w:r>
      <w:r w:rsidR="0075485B" w:rsidRPr="00CB6B4E">
        <w:rPr>
          <w:lang w:val="fi-FI"/>
        </w:rPr>
        <w:t>(</w:t>
      </w:r>
      <w:r w:rsidRPr="00CB6B4E">
        <w:rPr>
          <w:i/>
          <w:lang w:val="fi-FI"/>
        </w:rPr>
        <w:t>t</w:t>
      </w:r>
      <w:r w:rsidR="0075485B" w:rsidRPr="00CB6B4E">
        <w:rPr>
          <w:lang w:val="fi-FI"/>
        </w:rPr>
        <w:t>)</w:t>
      </w:r>
      <w:r w:rsidR="00A73A68" w:rsidRPr="00CB6B4E">
        <w:rPr>
          <w:lang w:val="fi-FI"/>
        </w:rPr>
        <w:t>)</w:t>
      </w:r>
      <w:r w:rsidRPr="00CB6B4E">
        <w:rPr>
          <w:lang w:val="fi-FI"/>
        </w:rPr>
        <w:t xml:space="preserve"> oon laitettu kokhoon näin:</w:t>
      </w:r>
    </w:p>
    <w:p w14:paraId="1BDE3738" w14:textId="0C46040C" w:rsidR="00A73A68" w:rsidRPr="00CB6B4E" w:rsidRDefault="00525BC1" w:rsidP="00B621F7">
      <w:pPr>
        <w:tabs>
          <w:tab w:val="left" w:pos="1276"/>
          <w:tab w:val="left" w:pos="2552"/>
          <w:tab w:val="left" w:pos="3686"/>
          <w:tab w:val="left" w:pos="4962"/>
        </w:tabs>
        <w:spacing w:before="120" w:after="40"/>
        <w:rPr>
          <w:i/>
          <w:lang w:val="fi-FI"/>
        </w:rPr>
      </w:pPr>
      <w:r w:rsidRPr="00CB6B4E">
        <w:rPr>
          <w:i/>
          <w:lang w:val="fi-FI"/>
        </w:rPr>
        <w:t>aj</w:t>
      </w:r>
      <w:r w:rsidR="005E6460" w:rsidRPr="00CB6B4E">
        <w:rPr>
          <w:i/>
          <w:lang w:val="fi-FI"/>
        </w:rPr>
        <w:t xml:space="preserve"> </w:t>
      </w:r>
      <w:r w:rsidR="00A73A68" w:rsidRPr="00CB6B4E">
        <w:rPr>
          <w:i/>
          <w:lang w:val="fi-FI"/>
        </w:rPr>
        <w:t>+</w:t>
      </w:r>
      <w:r w:rsidR="00A73A68" w:rsidRPr="00CB6B4E">
        <w:rPr>
          <w:i/>
          <w:lang w:val="fi-FI"/>
        </w:rPr>
        <w:tab/>
        <w:t>el</w:t>
      </w:r>
      <w:r w:rsidR="005E6460" w:rsidRPr="00CB6B4E">
        <w:rPr>
          <w:i/>
          <w:lang w:val="fi-FI"/>
        </w:rPr>
        <w:t xml:space="preserve"> </w:t>
      </w:r>
      <w:r w:rsidR="00A73A68" w:rsidRPr="00CB6B4E">
        <w:rPr>
          <w:i/>
          <w:lang w:val="fi-FI"/>
        </w:rPr>
        <w:t>+</w:t>
      </w:r>
      <w:r w:rsidR="00A73A68" w:rsidRPr="00CB6B4E">
        <w:rPr>
          <w:i/>
          <w:lang w:val="fi-FI"/>
        </w:rPr>
        <w:tab/>
        <w:t>isi</w:t>
      </w:r>
      <w:r w:rsidR="005E6460" w:rsidRPr="00CB6B4E">
        <w:rPr>
          <w:i/>
          <w:lang w:val="fi-FI"/>
        </w:rPr>
        <w:t xml:space="preserve"> </w:t>
      </w:r>
      <w:r w:rsidR="00A73A68" w:rsidRPr="00CB6B4E">
        <w:rPr>
          <w:i/>
          <w:lang w:val="fi-FI"/>
        </w:rPr>
        <w:t>+</w:t>
      </w:r>
      <w:r w:rsidR="00A73A68" w:rsidRPr="00CB6B4E">
        <w:rPr>
          <w:i/>
          <w:lang w:val="fi-FI"/>
        </w:rPr>
        <w:tab/>
        <w:t>tte</w:t>
      </w:r>
      <w:r w:rsidR="005E6460" w:rsidRPr="00CB6B4E">
        <w:rPr>
          <w:i/>
          <w:lang w:val="fi-FI"/>
        </w:rPr>
        <w:t xml:space="preserve"> +</w:t>
      </w:r>
      <w:r w:rsidR="00A73A68" w:rsidRPr="00CB6B4E">
        <w:rPr>
          <w:i/>
          <w:lang w:val="fi-FI"/>
        </w:rPr>
        <w:tab/>
        <w:t>pa</w:t>
      </w:r>
    </w:p>
    <w:p w14:paraId="36F91A50" w14:textId="37140D16" w:rsidR="00A73A68" w:rsidRPr="00CB6B4E" w:rsidRDefault="00A73A68" w:rsidP="00B621F7">
      <w:pPr>
        <w:tabs>
          <w:tab w:val="left" w:pos="1276"/>
          <w:tab w:val="left" w:pos="2552"/>
          <w:tab w:val="left" w:pos="3686"/>
          <w:tab w:val="left" w:pos="4962"/>
        </w:tabs>
        <w:spacing w:before="40" w:after="120"/>
        <w:rPr>
          <w:lang w:val="fi-FI"/>
        </w:rPr>
      </w:pPr>
      <w:r w:rsidRPr="00CB6B4E">
        <w:rPr>
          <w:lang w:val="fi-FI"/>
        </w:rPr>
        <w:t>juuri</w:t>
      </w:r>
      <w:r w:rsidRPr="00CB6B4E">
        <w:rPr>
          <w:lang w:val="fi-FI"/>
        </w:rPr>
        <w:tab/>
        <w:t>de</w:t>
      </w:r>
      <w:r w:rsidR="000F6468" w:rsidRPr="00CB6B4E">
        <w:rPr>
          <w:lang w:val="fi-FI"/>
        </w:rPr>
        <w:t>r</w:t>
      </w:r>
      <w:r w:rsidRPr="00CB6B4E">
        <w:rPr>
          <w:lang w:val="fi-FI"/>
        </w:rPr>
        <w:t>.suff.</w:t>
      </w:r>
      <w:r w:rsidRPr="00CB6B4E">
        <w:rPr>
          <w:lang w:val="fi-FI"/>
        </w:rPr>
        <w:tab/>
        <w:t>modus</w:t>
      </w:r>
      <w:r w:rsidRPr="00CB6B4E">
        <w:rPr>
          <w:lang w:val="fi-FI"/>
        </w:rPr>
        <w:tab/>
        <w:t>pers.suff.</w:t>
      </w:r>
      <w:r w:rsidRPr="00CB6B4E">
        <w:rPr>
          <w:lang w:val="fi-FI"/>
        </w:rPr>
        <w:tab/>
        <w:t>enkl</w:t>
      </w:r>
      <w:r w:rsidR="005E6460" w:rsidRPr="00CB6B4E">
        <w:rPr>
          <w:lang w:val="fi-FI"/>
        </w:rPr>
        <w:t>iitti</w:t>
      </w:r>
    </w:p>
    <w:p w14:paraId="0D734708" w14:textId="2ADD906B" w:rsidR="00B30251" w:rsidRPr="00CB6B4E" w:rsidRDefault="00043498" w:rsidP="00BD2A19">
      <w:pPr>
        <w:pStyle w:val="Brdtekst"/>
        <w:spacing w:before="120"/>
        <w:rPr>
          <w:lang w:val="fi-FI"/>
        </w:rPr>
      </w:pPr>
      <w:r w:rsidRPr="00CB6B4E">
        <w:rPr>
          <w:lang w:val="fi-FI"/>
        </w:rPr>
        <w:t>Infinit</w:t>
      </w:r>
      <w:r w:rsidR="00B30251" w:rsidRPr="00CB6B4E">
        <w:rPr>
          <w:lang w:val="fi-FI"/>
        </w:rPr>
        <w:t xml:space="preserve">tisillä verbihaamuila oon saman tapainen rakenus. Valta-assii oon, ette sanoissa aina ensi osana oon sanan juuri, sitte </w:t>
      </w:r>
      <w:r w:rsidR="00957F7C" w:rsidRPr="00CB6B4E">
        <w:rPr>
          <w:lang w:val="fi-FI"/>
        </w:rPr>
        <w:t>derivas</w:t>
      </w:r>
      <w:r w:rsidR="00186508" w:rsidRPr="00CB6B4E">
        <w:rPr>
          <w:lang w:val="fi-FI"/>
        </w:rPr>
        <w:t>uuni</w:t>
      </w:r>
      <w:r w:rsidR="00B30251" w:rsidRPr="00CB6B4E">
        <w:rPr>
          <w:lang w:val="fi-FI"/>
        </w:rPr>
        <w:t xml:space="preserve">suffiksit, sitte muut suffiksit ja sitte </w:t>
      </w:r>
      <w:r w:rsidR="0043564B" w:rsidRPr="00CB6B4E">
        <w:rPr>
          <w:lang w:val="fi-FI"/>
        </w:rPr>
        <w:t>viimisennä</w:t>
      </w:r>
      <w:r w:rsidR="00B30251" w:rsidRPr="00CB6B4E">
        <w:rPr>
          <w:lang w:val="fi-FI"/>
        </w:rPr>
        <w:t xml:space="preserve"> enkliitit, jos sanhaan semmoissii kuuluu.</w:t>
      </w:r>
    </w:p>
    <w:p w14:paraId="1A78BAD3" w14:textId="734D6F26" w:rsidR="00012D15" w:rsidRPr="00CB6B4E" w:rsidRDefault="003A596C" w:rsidP="00BD2A19">
      <w:pPr>
        <w:pStyle w:val="Brdtekst"/>
        <w:spacing w:before="120"/>
        <w:rPr>
          <w:lang w:val="fi-FI"/>
        </w:rPr>
      </w:pPr>
      <w:r w:rsidRPr="00CB6B4E">
        <w:rPr>
          <w:lang w:val="fi-FI"/>
        </w:rPr>
        <w:t>Yksi poikkeema oon kuitenki: K</w:t>
      </w:r>
      <w:r w:rsidR="00B30251" w:rsidRPr="00CB6B4E">
        <w:rPr>
          <w:lang w:val="fi-FI"/>
        </w:rPr>
        <w:t xml:space="preserve">ainun kielessä oon kans yksi </w:t>
      </w:r>
      <w:r w:rsidR="00B30251" w:rsidRPr="00CB6B4E">
        <w:rPr>
          <w:smallCaps/>
          <w:lang w:val="fi-FI"/>
        </w:rPr>
        <w:t>prefiksi</w:t>
      </w:r>
      <w:r w:rsidR="00B30251" w:rsidRPr="00CB6B4E">
        <w:rPr>
          <w:lang w:val="fi-FI"/>
        </w:rPr>
        <w:t xml:space="preserve">, nimittäin </w:t>
      </w:r>
      <w:r w:rsidR="00B30251" w:rsidRPr="00CB6B4E">
        <w:rPr>
          <w:i/>
          <w:lang w:val="fi-FI"/>
        </w:rPr>
        <w:t>epä</w:t>
      </w:r>
      <w:r w:rsidR="00B30251" w:rsidRPr="00CB6B4E">
        <w:rPr>
          <w:lang w:val="fi-FI"/>
        </w:rPr>
        <w:t xml:space="preserve">, joka panhaan aina sanan alkhuun, ennen juurta. Sillä laitethaan adjektiiviista </w:t>
      </w:r>
      <w:r w:rsidR="00D3521F" w:rsidRPr="00CB6B4E">
        <w:rPr>
          <w:lang w:val="fi-FI"/>
        </w:rPr>
        <w:t xml:space="preserve">– ja muutamisti substantiiviistaki – </w:t>
      </w:r>
      <w:r w:rsidR="00B30251" w:rsidRPr="00CB6B4E">
        <w:rPr>
          <w:lang w:val="fi-FI"/>
        </w:rPr>
        <w:t xml:space="preserve">uussii </w:t>
      </w:r>
      <w:r w:rsidR="00012D15" w:rsidRPr="00CB6B4E">
        <w:rPr>
          <w:lang w:val="fi-FI"/>
        </w:rPr>
        <w:t xml:space="preserve">adjektiiviita </w:t>
      </w:r>
      <w:r w:rsidR="0075485B" w:rsidRPr="00CB6B4E">
        <w:rPr>
          <w:lang w:val="fi-FI"/>
        </w:rPr>
        <w:t>(</w:t>
      </w:r>
      <w:r w:rsidR="00012D15" w:rsidRPr="00CB6B4E">
        <w:rPr>
          <w:lang w:val="fi-FI"/>
        </w:rPr>
        <w:t>ja substantiiviita</w:t>
      </w:r>
      <w:r w:rsidR="008320DF" w:rsidRPr="00CB6B4E">
        <w:rPr>
          <w:lang w:val="fi-FI"/>
        </w:rPr>
        <w:t>). Uusi sana oon alku</w:t>
      </w:r>
      <w:r w:rsidR="00343C51" w:rsidRPr="00CB6B4E">
        <w:rPr>
          <w:lang w:val="fi-FI"/>
        </w:rPr>
        <w:t>pörä</w:t>
      </w:r>
      <w:r w:rsidR="008320DF" w:rsidRPr="00CB6B4E">
        <w:rPr>
          <w:lang w:val="fi-FI"/>
        </w:rPr>
        <w:t xml:space="preserve">isen vastakohta </w:t>
      </w:r>
      <w:r w:rsidR="0075485B" w:rsidRPr="00CB6B4E">
        <w:rPr>
          <w:lang w:val="fi-FI"/>
        </w:rPr>
        <w:t>(</w:t>
      </w:r>
      <w:r w:rsidR="008320DF" w:rsidRPr="00CB6B4E">
        <w:rPr>
          <w:lang w:val="fi-FI"/>
        </w:rPr>
        <w:t xml:space="preserve">verttaa ruijan </w:t>
      </w:r>
      <w:r w:rsidR="008320DF" w:rsidRPr="00CB6B4E">
        <w:rPr>
          <w:i/>
          <w:lang w:val="fi-FI"/>
        </w:rPr>
        <w:t>u</w:t>
      </w:r>
      <w:r w:rsidR="002A6512" w:rsidRPr="00CB6B4E">
        <w:rPr>
          <w:lang w:val="fi-FI"/>
        </w:rPr>
        <w:t>-prefikshiin</w:t>
      </w:r>
      <w:r w:rsidR="008320DF" w:rsidRPr="00CB6B4E">
        <w:rPr>
          <w:lang w:val="fi-FI"/>
        </w:rPr>
        <w:t>). Esimerkkii</w:t>
      </w:r>
      <w:r w:rsidR="000F4E8B" w:rsidRPr="00CB6B4E">
        <w:rPr>
          <w:lang w:val="fi-FI"/>
        </w:rPr>
        <w:t>:</w:t>
      </w:r>
      <w:r w:rsidR="008320DF" w:rsidRPr="00CB6B4E">
        <w:rPr>
          <w:lang w:val="fi-FI"/>
        </w:rPr>
        <w:t xml:space="preserve"> </w:t>
      </w:r>
      <w:r w:rsidR="008320DF" w:rsidRPr="00CB6B4E">
        <w:rPr>
          <w:i/>
          <w:lang w:val="fi-FI"/>
        </w:rPr>
        <w:t>epätavalinen</w:t>
      </w:r>
      <w:r w:rsidR="0075485B" w:rsidRPr="00CB6B4E">
        <w:rPr>
          <w:lang w:val="fi-FI"/>
        </w:rPr>
        <w:t>,</w:t>
      </w:r>
      <w:r w:rsidR="008320DF" w:rsidRPr="00CB6B4E">
        <w:rPr>
          <w:i/>
          <w:lang w:val="fi-FI"/>
        </w:rPr>
        <w:t xml:space="preserve"> epäselvä</w:t>
      </w:r>
      <w:r w:rsidR="0075485B" w:rsidRPr="00CB6B4E">
        <w:rPr>
          <w:lang w:val="fi-FI"/>
        </w:rPr>
        <w:t>,</w:t>
      </w:r>
      <w:r w:rsidR="008320DF" w:rsidRPr="00CB6B4E">
        <w:rPr>
          <w:i/>
          <w:lang w:val="fi-FI"/>
        </w:rPr>
        <w:t xml:space="preserve"> epäjumala</w:t>
      </w:r>
      <w:r w:rsidR="008320DF" w:rsidRPr="00CB6B4E">
        <w:rPr>
          <w:lang w:val="fi-FI"/>
        </w:rPr>
        <w:t>.</w:t>
      </w:r>
    </w:p>
    <w:p w14:paraId="24A3FDFB" w14:textId="361CEACB" w:rsidR="00233E7E" w:rsidRPr="00CB6B4E" w:rsidRDefault="00233E7E" w:rsidP="00BD2A19">
      <w:pPr>
        <w:pStyle w:val="Brdtekst"/>
        <w:spacing w:before="120"/>
        <w:rPr>
          <w:lang w:val="fi-FI"/>
        </w:rPr>
      </w:pPr>
      <w:r w:rsidRPr="00CB6B4E">
        <w:rPr>
          <w:lang w:val="fi-FI"/>
        </w:rPr>
        <w:t xml:space="preserve">Tässä </w:t>
      </w:r>
      <w:r w:rsidR="00C93CCF" w:rsidRPr="00CB6B4E">
        <w:rPr>
          <w:lang w:val="fi-FI"/>
        </w:rPr>
        <w:t>grammatik</w:t>
      </w:r>
      <w:r w:rsidRPr="00CB6B4E">
        <w:rPr>
          <w:lang w:val="fi-FI"/>
        </w:rPr>
        <w:t xml:space="preserve">issa sannoin morfeemirajjoi merkithään </w:t>
      </w:r>
      <w:r w:rsidR="00946253" w:rsidRPr="00CB6B4E">
        <w:rPr>
          <w:lang w:val="fi-FI"/>
        </w:rPr>
        <w:t xml:space="preserve">viintopriimuila niin ko </w:t>
      </w:r>
      <w:r w:rsidR="00946253" w:rsidRPr="00CB6B4E">
        <w:rPr>
          <w:i/>
          <w:lang w:val="fi-FI"/>
        </w:rPr>
        <w:t>kainu</w:t>
      </w:r>
      <w:r w:rsidR="0098090B" w:rsidRPr="00CB6B4E">
        <w:rPr>
          <w:lang w:val="fi-FI"/>
        </w:rPr>
        <w:t>/</w:t>
      </w:r>
      <w:r w:rsidR="00946253" w:rsidRPr="00CB6B4E">
        <w:rPr>
          <w:i/>
          <w:lang w:val="fi-FI"/>
        </w:rPr>
        <w:t>lais</w:t>
      </w:r>
      <w:r w:rsidR="0098090B" w:rsidRPr="00CB6B4E">
        <w:rPr>
          <w:lang w:val="fi-FI"/>
        </w:rPr>
        <w:t>/</w:t>
      </w:r>
      <w:r w:rsidR="00946253" w:rsidRPr="00CB6B4E">
        <w:rPr>
          <w:i/>
          <w:lang w:val="fi-FI"/>
        </w:rPr>
        <w:t>i</w:t>
      </w:r>
      <w:r w:rsidR="0098090B" w:rsidRPr="00CB6B4E">
        <w:rPr>
          <w:lang w:val="fi-FI"/>
        </w:rPr>
        <w:t>/</w:t>
      </w:r>
      <w:r w:rsidR="00946253" w:rsidRPr="00CB6B4E">
        <w:rPr>
          <w:i/>
          <w:lang w:val="fi-FI"/>
        </w:rPr>
        <w:t>la</w:t>
      </w:r>
      <w:r w:rsidR="0075485B" w:rsidRPr="00CB6B4E">
        <w:rPr>
          <w:lang w:val="fi-FI"/>
        </w:rPr>
        <w:t>,</w:t>
      </w:r>
      <w:r w:rsidR="00946253" w:rsidRPr="00CB6B4E">
        <w:rPr>
          <w:i/>
          <w:lang w:val="fi-FI"/>
        </w:rPr>
        <w:t xml:space="preserve"> anne</w:t>
      </w:r>
      <w:r w:rsidR="0098090B" w:rsidRPr="00CB6B4E">
        <w:rPr>
          <w:lang w:val="fi-FI"/>
        </w:rPr>
        <w:t>/</w:t>
      </w:r>
      <w:r w:rsidR="00946253" w:rsidRPr="00CB6B4E">
        <w:rPr>
          <w:i/>
          <w:lang w:val="fi-FI"/>
        </w:rPr>
        <w:t>tta</w:t>
      </w:r>
      <w:r w:rsidR="0098090B" w:rsidRPr="00CB6B4E">
        <w:rPr>
          <w:lang w:val="fi-FI"/>
        </w:rPr>
        <w:t>/</w:t>
      </w:r>
      <w:r w:rsidR="00946253" w:rsidRPr="00CB6B4E">
        <w:rPr>
          <w:i/>
          <w:lang w:val="fi-FI"/>
        </w:rPr>
        <w:t>is</w:t>
      </w:r>
      <w:r w:rsidR="0075485B" w:rsidRPr="00CB6B4E">
        <w:rPr>
          <w:lang w:val="fi-FI"/>
        </w:rPr>
        <w:t>,</w:t>
      </w:r>
      <w:r w:rsidR="00946253" w:rsidRPr="00CB6B4E">
        <w:rPr>
          <w:i/>
          <w:lang w:val="fi-FI"/>
        </w:rPr>
        <w:t xml:space="preserve"> hyppää</w:t>
      </w:r>
      <w:r w:rsidR="0098090B" w:rsidRPr="00CB6B4E">
        <w:rPr>
          <w:lang w:val="fi-FI"/>
        </w:rPr>
        <w:t>/</w:t>
      </w:r>
      <w:r w:rsidR="00946253" w:rsidRPr="00CB6B4E">
        <w:rPr>
          <w:i/>
          <w:lang w:val="fi-FI"/>
        </w:rPr>
        <w:t>mä</w:t>
      </w:r>
      <w:r w:rsidR="0098090B" w:rsidRPr="00CB6B4E">
        <w:rPr>
          <w:lang w:val="fi-FI"/>
        </w:rPr>
        <w:t>/</w:t>
      </w:r>
      <w:r w:rsidR="00946253" w:rsidRPr="00CB6B4E">
        <w:rPr>
          <w:i/>
          <w:lang w:val="fi-FI"/>
        </w:rPr>
        <w:t>ssä</w:t>
      </w:r>
      <w:r w:rsidR="00946253" w:rsidRPr="00CB6B4E">
        <w:rPr>
          <w:lang w:val="fi-FI"/>
        </w:rPr>
        <w:t xml:space="preserve">. Silloin ko </w:t>
      </w:r>
      <w:r w:rsidR="00C90F2C" w:rsidRPr="00CB6B4E">
        <w:rPr>
          <w:lang w:val="fi-FI"/>
        </w:rPr>
        <w:t>k</w:t>
      </w:r>
      <w:r w:rsidR="00946253" w:rsidRPr="00CB6B4E">
        <w:rPr>
          <w:lang w:val="fi-FI"/>
        </w:rPr>
        <w:t xml:space="preserve">ysymys oon tyhä morfologiista, ei </w:t>
      </w:r>
      <w:r w:rsidR="00957F7C" w:rsidRPr="00CB6B4E">
        <w:rPr>
          <w:lang w:val="fi-FI"/>
        </w:rPr>
        <w:t>derivas</w:t>
      </w:r>
      <w:r w:rsidR="00946253" w:rsidRPr="00CB6B4E">
        <w:rPr>
          <w:lang w:val="fi-FI"/>
        </w:rPr>
        <w:t>uunisuffiksiita ole erittäin ero</w:t>
      </w:r>
      <w:r w:rsidR="00616A5A" w:rsidRPr="00CB6B4E">
        <w:rPr>
          <w:lang w:val="fi-FI"/>
        </w:rPr>
        <w:t>i</w:t>
      </w:r>
      <w:r w:rsidR="00946253" w:rsidRPr="00CB6B4E">
        <w:rPr>
          <w:lang w:val="fi-FI"/>
        </w:rPr>
        <w:t>tet</w:t>
      </w:r>
      <w:r w:rsidR="00C90F2C" w:rsidRPr="00CB6B4E">
        <w:rPr>
          <w:lang w:val="fi-FI"/>
        </w:rPr>
        <w:t>t</w:t>
      </w:r>
      <w:r w:rsidR="00946253" w:rsidRPr="00CB6B4E">
        <w:rPr>
          <w:lang w:val="fi-FI"/>
        </w:rPr>
        <w:t>u juuresta, mutta ensimäinen priimu merkittee rangan raj</w:t>
      </w:r>
      <w:r w:rsidR="007B63DE" w:rsidRPr="00CB6B4E">
        <w:rPr>
          <w:lang w:val="fi-FI"/>
        </w:rPr>
        <w:t xml:space="preserve">jaa, niin ko </w:t>
      </w:r>
      <w:r w:rsidR="007B63DE" w:rsidRPr="00CB6B4E">
        <w:rPr>
          <w:i/>
          <w:lang w:val="fi-FI"/>
        </w:rPr>
        <w:t>suomalaise</w:t>
      </w:r>
      <w:r w:rsidR="0098090B" w:rsidRPr="00CB6B4E">
        <w:rPr>
          <w:lang w:val="fi-FI"/>
        </w:rPr>
        <w:t>/</w:t>
      </w:r>
      <w:r w:rsidR="007B63DE" w:rsidRPr="00CB6B4E">
        <w:rPr>
          <w:i/>
          <w:lang w:val="fi-FI"/>
        </w:rPr>
        <w:t>t</w:t>
      </w:r>
      <w:r w:rsidR="0075485B" w:rsidRPr="00CB6B4E">
        <w:rPr>
          <w:lang w:val="fi-FI"/>
        </w:rPr>
        <w:t>,</w:t>
      </w:r>
      <w:r w:rsidR="007B63DE" w:rsidRPr="00CB6B4E">
        <w:rPr>
          <w:i/>
          <w:lang w:val="fi-FI"/>
        </w:rPr>
        <w:t xml:space="preserve"> ajattell</w:t>
      </w:r>
      <w:r w:rsidR="00C90F2C" w:rsidRPr="00CB6B4E">
        <w:rPr>
          <w:i/>
          <w:lang w:val="fi-FI"/>
        </w:rPr>
        <w:t>i</w:t>
      </w:r>
      <w:r w:rsidR="007B63DE" w:rsidRPr="00CB6B4E">
        <w:rPr>
          <w:i/>
          <w:lang w:val="fi-FI"/>
        </w:rPr>
        <w:t>ijo</w:t>
      </w:r>
      <w:r w:rsidR="0098090B" w:rsidRPr="00CB6B4E">
        <w:rPr>
          <w:lang w:val="fi-FI"/>
        </w:rPr>
        <w:t>/</w:t>
      </w:r>
      <w:r w:rsidR="007B63DE" w:rsidRPr="00CB6B4E">
        <w:rPr>
          <w:i/>
          <w:lang w:val="fi-FI"/>
        </w:rPr>
        <w:t>i</w:t>
      </w:r>
      <w:r w:rsidR="0098090B" w:rsidRPr="00CB6B4E">
        <w:rPr>
          <w:lang w:val="fi-FI"/>
        </w:rPr>
        <w:t>/</w:t>
      </w:r>
      <w:r w:rsidR="007B63DE" w:rsidRPr="00CB6B4E">
        <w:rPr>
          <w:i/>
          <w:lang w:val="fi-FI"/>
        </w:rPr>
        <w:t>la</w:t>
      </w:r>
      <w:r w:rsidR="0075485B" w:rsidRPr="00CB6B4E">
        <w:rPr>
          <w:lang w:val="fi-FI"/>
        </w:rPr>
        <w:t>,</w:t>
      </w:r>
      <w:r w:rsidR="007B63DE" w:rsidRPr="00CB6B4E">
        <w:rPr>
          <w:i/>
          <w:lang w:val="fi-FI"/>
        </w:rPr>
        <w:t xml:space="preserve"> matkust</w:t>
      </w:r>
      <w:r w:rsidR="0098090B" w:rsidRPr="00CB6B4E">
        <w:rPr>
          <w:lang w:val="fi-FI"/>
        </w:rPr>
        <w:t>/</w:t>
      </w:r>
      <w:r w:rsidR="007B63DE" w:rsidRPr="00CB6B4E">
        <w:rPr>
          <w:i/>
          <w:lang w:val="fi-FI"/>
        </w:rPr>
        <w:t>i</w:t>
      </w:r>
      <w:r w:rsidR="0098090B" w:rsidRPr="00CB6B4E">
        <w:rPr>
          <w:lang w:val="fi-FI"/>
        </w:rPr>
        <w:t>/</w:t>
      </w:r>
      <w:r w:rsidR="007B63DE" w:rsidRPr="00CB6B4E">
        <w:rPr>
          <w:i/>
          <w:lang w:val="fi-FI"/>
        </w:rPr>
        <w:t>mma</w:t>
      </w:r>
      <w:r w:rsidR="007B63DE" w:rsidRPr="00CB6B4E">
        <w:rPr>
          <w:lang w:val="fi-FI"/>
        </w:rPr>
        <w:t>, muut priimut taivutussuffiksiitten rajjoi.</w:t>
      </w:r>
    </w:p>
    <w:p w14:paraId="42534B0B" w14:textId="64B336C9" w:rsidR="00B30251" w:rsidRPr="00A95D68" w:rsidRDefault="00B30251" w:rsidP="00BD2A19">
      <w:pPr>
        <w:pStyle w:val="Overskrift3"/>
      </w:pPr>
      <w:bookmarkStart w:id="105" w:name="_2.3.2._Sanan_rangat_1"/>
      <w:bookmarkStart w:id="106" w:name="_2.3.2._Sanan_rangat"/>
      <w:bookmarkStart w:id="107" w:name="_Toc81192445"/>
      <w:bookmarkStart w:id="108" w:name="_Toc84997954"/>
      <w:bookmarkStart w:id="109" w:name="_Toc198266818"/>
      <w:bookmarkStart w:id="110" w:name="_Toc209168564"/>
      <w:bookmarkStart w:id="111" w:name="_Toc241129211"/>
      <w:bookmarkStart w:id="112" w:name="_Toc311273708"/>
      <w:bookmarkEnd w:id="105"/>
      <w:bookmarkEnd w:id="106"/>
      <w:r w:rsidRPr="00A95D68">
        <w:t>Sanan rangat</w:t>
      </w:r>
      <w:bookmarkEnd w:id="107"/>
      <w:bookmarkEnd w:id="108"/>
      <w:bookmarkEnd w:id="109"/>
      <w:bookmarkEnd w:id="110"/>
      <w:bookmarkEnd w:id="111"/>
      <w:bookmarkEnd w:id="112"/>
    </w:p>
    <w:p w14:paraId="1072BC11" w14:textId="65E267EB" w:rsidR="00B30251" w:rsidRPr="00CB6B4E" w:rsidRDefault="00B30251" w:rsidP="00BD2A19">
      <w:pPr>
        <w:pStyle w:val="Brdtekst"/>
        <w:spacing w:before="120"/>
        <w:rPr>
          <w:lang w:val="fi-FI"/>
        </w:rPr>
      </w:pPr>
      <w:r w:rsidRPr="00CB6B4E">
        <w:rPr>
          <w:lang w:val="fi-FI"/>
        </w:rPr>
        <w:t>Sitä sanan ossaa,</w:t>
      </w:r>
      <w:r w:rsidR="000F4E8B" w:rsidRPr="00CB6B4E">
        <w:rPr>
          <w:lang w:val="fi-FI"/>
        </w:rPr>
        <w:t xml:space="preserve"> johon</w:t>
      </w:r>
      <w:r w:rsidRPr="00CB6B4E">
        <w:rPr>
          <w:lang w:val="fi-FI"/>
        </w:rPr>
        <w:t xml:space="preserve"> taivutusmorfeemit lisäthään, käskethään tässä </w:t>
      </w:r>
      <w:r w:rsidRPr="00CB6B4E">
        <w:rPr>
          <w:smallCaps/>
          <w:lang w:val="fi-FI"/>
        </w:rPr>
        <w:t>rangaksi</w:t>
      </w:r>
      <w:r w:rsidRPr="00CB6B4E">
        <w:rPr>
          <w:lang w:val="fi-FI"/>
        </w:rPr>
        <w:t xml:space="preserve">. Ranka saattaa pittää sisälä vain juurimorfeemin, mutta jos sanassa oon kans </w:t>
      </w:r>
      <w:r w:rsidR="00340DA5" w:rsidRPr="00CB6B4E">
        <w:rPr>
          <w:lang w:val="fi-FI"/>
        </w:rPr>
        <w:t>derivas</w:t>
      </w:r>
      <w:r w:rsidR="00186508" w:rsidRPr="00CB6B4E">
        <w:rPr>
          <w:lang w:val="fi-FI"/>
        </w:rPr>
        <w:t>uuni</w:t>
      </w:r>
      <w:r w:rsidRPr="00CB6B4E">
        <w:rPr>
          <w:lang w:val="fi-FI"/>
        </w:rPr>
        <w:t>morfeemiita, se nämät kans kuuluthaan rankhaan.</w:t>
      </w:r>
    </w:p>
    <w:p w14:paraId="25DC8E48" w14:textId="72C8CC79" w:rsidR="00B30251" w:rsidRPr="00CB6B4E" w:rsidRDefault="00B30251" w:rsidP="00BD2A19">
      <w:pPr>
        <w:pStyle w:val="Brdtekst"/>
        <w:spacing w:before="120"/>
        <w:rPr>
          <w:lang w:val="fi-FI"/>
        </w:rPr>
      </w:pPr>
      <w:r w:rsidRPr="00CB6B4E">
        <w:rPr>
          <w:lang w:val="fi-FI"/>
        </w:rPr>
        <w:t>Samala sanala saattaa olla erilaissii rankkoi. Valtajako oon se, ette ero</w:t>
      </w:r>
      <w:r w:rsidR="00D72705" w:rsidRPr="00CB6B4E">
        <w:rPr>
          <w:lang w:val="fi-FI"/>
        </w:rPr>
        <w:t>i</w:t>
      </w:r>
      <w:r w:rsidRPr="00CB6B4E">
        <w:rPr>
          <w:lang w:val="fi-FI"/>
        </w:rPr>
        <w:t xml:space="preserve">tamma </w:t>
      </w:r>
      <w:r w:rsidRPr="00CB6B4E">
        <w:rPr>
          <w:smallCaps/>
          <w:lang w:val="fi-FI"/>
        </w:rPr>
        <w:t>vokaalirangat</w:t>
      </w:r>
      <w:r w:rsidRPr="00CB6B4E">
        <w:rPr>
          <w:lang w:val="fi-FI"/>
        </w:rPr>
        <w:t xml:space="preserve"> ja </w:t>
      </w:r>
      <w:r w:rsidRPr="00CB6B4E">
        <w:rPr>
          <w:smallCaps/>
          <w:lang w:val="fi-FI"/>
        </w:rPr>
        <w:t>konsonanttirangat.</w:t>
      </w:r>
      <w:r w:rsidRPr="00CB6B4E">
        <w:rPr>
          <w:lang w:val="fi-FI"/>
        </w:rPr>
        <w:t xml:space="preserve"> </w:t>
      </w:r>
      <w:r w:rsidR="008C14FE" w:rsidRPr="00CB6B4E">
        <w:rPr>
          <w:lang w:val="fi-FI"/>
        </w:rPr>
        <w:t>V</w:t>
      </w:r>
      <w:r w:rsidRPr="00CB6B4E">
        <w:rPr>
          <w:lang w:val="fi-FI"/>
        </w:rPr>
        <w:t xml:space="preserve">okaaliranka oon semmoinen ranka, mikä loppuu vokaalhiin, konsonanttiranka semmoinen, mikä loppuu konsonantthiin. </w:t>
      </w:r>
      <w:r w:rsidR="00A82ABC" w:rsidRPr="00CB6B4E">
        <w:rPr>
          <w:lang w:val="fi-FI"/>
        </w:rPr>
        <w:t>Esimerkiksi</w:t>
      </w:r>
      <w:r w:rsidRPr="00CB6B4E">
        <w:rPr>
          <w:lang w:val="fi-FI"/>
        </w:rPr>
        <w:t xml:space="preserve"> ko meilä oon verbi, joka taippuu </w:t>
      </w:r>
      <w:r w:rsidR="0075485B" w:rsidRPr="00CB6B4E">
        <w:rPr>
          <w:lang w:val="fi-FI"/>
        </w:rPr>
        <w:t>(</w:t>
      </w:r>
      <w:r w:rsidRPr="00CB6B4E">
        <w:rPr>
          <w:lang w:val="fi-FI"/>
        </w:rPr>
        <w:t>1.inf.</w:t>
      </w:r>
      <w:r w:rsidR="0045729A" w:rsidRPr="00CB6B4E">
        <w:rPr>
          <w:lang w:val="fi-FI"/>
        </w:rPr>
        <w:t xml:space="preserve"> : </w:t>
      </w:r>
      <w:r w:rsidR="004611F6" w:rsidRPr="00CB6B4E">
        <w:rPr>
          <w:lang w:val="fi-FI"/>
        </w:rPr>
        <w:t>akt.ind.prees.</w:t>
      </w:r>
      <w:r w:rsidR="001337F6" w:rsidRPr="00CB6B4E">
        <w:rPr>
          <w:lang w:val="fi-FI"/>
        </w:rPr>
        <w:t>sg1</w:t>
      </w:r>
      <w:r w:rsidR="0045729A" w:rsidRPr="00CB6B4E">
        <w:rPr>
          <w:lang w:val="fi-FI"/>
        </w:rPr>
        <w:t xml:space="preserve"> : </w:t>
      </w:r>
      <w:r w:rsidR="004611F6" w:rsidRPr="00CB6B4E">
        <w:rPr>
          <w:lang w:val="fi-FI"/>
        </w:rPr>
        <w:t>akt.ind.prees.</w:t>
      </w:r>
      <w:r w:rsidR="001337F6" w:rsidRPr="00CB6B4E">
        <w:rPr>
          <w:lang w:val="fi-FI"/>
        </w:rPr>
        <w:t>sg3</w:t>
      </w:r>
      <w:r w:rsidR="0045729A" w:rsidRPr="00CB6B4E">
        <w:rPr>
          <w:lang w:val="fi-FI"/>
        </w:rPr>
        <w:t>)</w:t>
      </w:r>
      <w:r w:rsidRPr="00CB6B4E">
        <w:rPr>
          <w:lang w:val="fi-FI"/>
        </w:rPr>
        <w:t xml:space="preserve"> </w:t>
      </w:r>
      <w:r w:rsidRPr="00CB6B4E">
        <w:rPr>
          <w:i/>
          <w:lang w:val="fi-FI"/>
        </w:rPr>
        <w:t>tul</w:t>
      </w:r>
      <w:r w:rsidR="0098090B" w:rsidRPr="00CB6B4E">
        <w:rPr>
          <w:lang w:val="fi-FI"/>
        </w:rPr>
        <w:t>/</w:t>
      </w:r>
      <w:r w:rsidRPr="00CB6B4E">
        <w:rPr>
          <w:i/>
          <w:lang w:val="fi-FI"/>
        </w:rPr>
        <w:t xml:space="preserve">la </w:t>
      </w:r>
      <w:r w:rsidR="0075485B" w:rsidRPr="00CB6B4E">
        <w:rPr>
          <w:lang w:val="fi-FI"/>
        </w:rPr>
        <w:t>:</w:t>
      </w:r>
      <w:r w:rsidRPr="00CB6B4E">
        <w:rPr>
          <w:i/>
          <w:lang w:val="fi-FI"/>
        </w:rPr>
        <w:t xml:space="preserve"> tule</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tulle</w:t>
      </w:r>
      <w:r w:rsidR="0098090B" w:rsidRPr="00CB6B4E">
        <w:rPr>
          <w:lang w:val="fi-FI"/>
        </w:rPr>
        <w:t>/</w:t>
      </w:r>
      <w:r w:rsidRPr="00CB6B4E">
        <w:rPr>
          <w:i/>
          <w:lang w:val="fi-FI"/>
        </w:rPr>
        <w:t>e</w:t>
      </w:r>
      <w:r w:rsidRPr="00CB6B4E">
        <w:rPr>
          <w:lang w:val="fi-FI"/>
        </w:rPr>
        <w:t xml:space="preserve">, se 1. infinitiivin ranka </w:t>
      </w:r>
      <w:r w:rsidRPr="00CB6B4E">
        <w:rPr>
          <w:i/>
          <w:lang w:val="fi-FI"/>
        </w:rPr>
        <w:t>tul</w:t>
      </w:r>
      <w:r w:rsidR="006C647D" w:rsidRPr="00CB6B4E">
        <w:rPr>
          <w:i/>
          <w:lang w:val="fi-FI"/>
        </w:rPr>
        <w:t>-</w:t>
      </w:r>
      <w:r w:rsidRPr="00CB6B4E">
        <w:rPr>
          <w:lang w:val="fi-FI"/>
        </w:rPr>
        <w:t xml:space="preserve"> oon verbin konsonanttiranka ja </w:t>
      </w:r>
      <w:r w:rsidRPr="00CB6B4E">
        <w:rPr>
          <w:i/>
          <w:lang w:val="fi-FI"/>
        </w:rPr>
        <w:t>tulle</w:t>
      </w:r>
      <w:r w:rsidR="006C647D" w:rsidRPr="00CB6B4E">
        <w:rPr>
          <w:i/>
          <w:lang w:val="fi-FI"/>
        </w:rPr>
        <w:t>-</w:t>
      </w:r>
      <w:r w:rsidRPr="00CB6B4E">
        <w:rPr>
          <w:lang w:val="fi-FI"/>
        </w:rPr>
        <w:t xml:space="preserve"> ja </w:t>
      </w:r>
      <w:r w:rsidRPr="00CB6B4E">
        <w:rPr>
          <w:i/>
          <w:lang w:val="fi-FI"/>
        </w:rPr>
        <w:t>tule</w:t>
      </w:r>
      <w:r w:rsidR="006C647D" w:rsidRPr="00CB6B4E">
        <w:rPr>
          <w:i/>
          <w:lang w:val="fi-FI"/>
        </w:rPr>
        <w:t>-</w:t>
      </w:r>
      <w:r w:rsidRPr="00CB6B4E">
        <w:rPr>
          <w:lang w:val="fi-FI"/>
        </w:rPr>
        <w:t xml:space="preserve"> sen vokaalirankkoi. Ko meilä kuitenki oon kans semmoissii taivutushaamui ko adjektiivi</w:t>
      </w:r>
      <w:r w:rsidR="009C3CE4" w:rsidRPr="00CB6B4E">
        <w:rPr>
          <w:lang w:val="fi-FI"/>
        </w:rPr>
        <w:t>la</w:t>
      </w:r>
      <w:r w:rsidRPr="00CB6B4E">
        <w:rPr>
          <w:lang w:val="fi-FI"/>
        </w:rPr>
        <w:t xml:space="preserve"> </w:t>
      </w:r>
      <w:r w:rsidR="0075485B" w:rsidRPr="00CB6B4E">
        <w:rPr>
          <w:lang w:val="fi-FI"/>
        </w:rPr>
        <w:t>(</w:t>
      </w:r>
      <w:r w:rsidRPr="00CB6B4E">
        <w:rPr>
          <w:lang w:val="fi-FI"/>
        </w:rPr>
        <w:t>sg.nom.</w:t>
      </w:r>
      <w:r w:rsidR="00A91E0E" w:rsidRPr="00CB6B4E">
        <w:rPr>
          <w:lang w:val="fi-FI"/>
        </w:rPr>
        <w:t xml:space="preserve"> : sg.gen. : sg.part. : pl.iness.</w:t>
      </w:r>
      <w:r w:rsidRPr="00CB6B4E">
        <w:rPr>
          <w:lang w:val="fi-FI"/>
        </w:rPr>
        <w:t xml:space="preserve">) </w:t>
      </w:r>
      <w:r w:rsidRPr="00CB6B4E">
        <w:rPr>
          <w:i/>
          <w:lang w:val="fi-FI"/>
        </w:rPr>
        <w:t>pieni</w:t>
      </w:r>
      <w:r w:rsidR="00FA5CF1" w:rsidRPr="00CB6B4E">
        <w:rPr>
          <w:i/>
          <w:lang w:val="fi-FI"/>
        </w:rPr>
        <w:t xml:space="preserve"> </w:t>
      </w:r>
      <w:r w:rsidR="0075485B" w:rsidRPr="00CB6B4E">
        <w:rPr>
          <w:lang w:val="fi-FI"/>
        </w:rPr>
        <w:t>:</w:t>
      </w:r>
      <w:r w:rsidR="00FA5CF1" w:rsidRPr="00CB6B4E">
        <w:rPr>
          <w:i/>
          <w:lang w:val="fi-FI"/>
        </w:rPr>
        <w:t xml:space="preserve"> </w:t>
      </w:r>
      <w:r w:rsidRPr="00CB6B4E">
        <w:rPr>
          <w:i/>
          <w:lang w:val="fi-FI"/>
        </w:rPr>
        <w:t>piene</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pien</w:t>
      </w:r>
      <w:r w:rsidR="0098090B" w:rsidRPr="00CB6B4E">
        <w:rPr>
          <w:lang w:val="fi-FI"/>
        </w:rPr>
        <w:t>/</w:t>
      </w:r>
      <w:r w:rsidRPr="00CB6B4E">
        <w:rPr>
          <w:i/>
          <w:lang w:val="fi-FI"/>
        </w:rPr>
        <w:t>tä</w:t>
      </w:r>
      <w:r w:rsidR="00FA5CF1" w:rsidRPr="00CB6B4E">
        <w:rPr>
          <w:i/>
          <w:lang w:val="fi-FI"/>
        </w:rPr>
        <w:t xml:space="preserve"> </w:t>
      </w:r>
      <w:r w:rsidR="0075485B" w:rsidRPr="00CB6B4E">
        <w:rPr>
          <w:lang w:val="fi-FI"/>
        </w:rPr>
        <w:t>:</w:t>
      </w:r>
      <w:r w:rsidR="00FA5CF1" w:rsidRPr="00CB6B4E">
        <w:rPr>
          <w:i/>
          <w:lang w:val="fi-FI"/>
        </w:rPr>
        <w:t xml:space="preserve"> </w:t>
      </w:r>
      <w:r w:rsidRPr="00CB6B4E">
        <w:rPr>
          <w:i/>
          <w:lang w:val="fi-FI"/>
        </w:rPr>
        <w:t>pien</w:t>
      </w:r>
      <w:r w:rsidR="0098090B" w:rsidRPr="00CB6B4E">
        <w:rPr>
          <w:lang w:val="fi-FI"/>
        </w:rPr>
        <w:t>/</w:t>
      </w:r>
      <w:r w:rsidRPr="00CB6B4E">
        <w:rPr>
          <w:i/>
          <w:lang w:val="fi-FI"/>
        </w:rPr>
        <w:t>i</w:t>
      </w:r>
      <w:r w:rsidR="0098090B" w:rsidRPr="00CB6B4E">
        <w:rPr>
          <w:lang w:val="fi-FI"/>
        </w:rPr>
        <w:t>/</w:t>
      </w:r>
      <w:r w:rsidRPr="00CB6B4E">
        <w:rPr>
          <w:i/>
          <w:lang w:val="fi-FI"/>
        </w:rPr>
        <w:t>ssä</w:t>
      </w:r>
      <w:r w:rsidRPr="00CB6B4E">
        <w:rPr>
          <w:lang w:val="fi-FI"/>
        </w:rPr>
        <w:t>, se sano</w:t>
      </w:r>
      <w:r w:rsidR="00FA5CF1" w:rsidRPr="00CB6B4E">
        <w:rPr>
          <w:lang w:val="fi-FI"/>
        </w:rPr>
        <w:t>ma</w:t>
      </w:r>
      <w:r w:rsidRPr="00CB6B4E">
        <w:rPr>
          <w:lang w:val="fi-FI"/>
        </w:rPr>
        <w:t>, ette konsonanttiran</w:t>
      </w:r>
      <w:r w:rsidR="00EF22F3" w:rsidRPr="00CB6B4E">
        <w:rPr>
          <w:lang w:val="fi-FI"/>
        </w:rPr>
        <w:t xml:space="preserve">ka oon näistä haamuista </w:t>
      </w:r>
      <w:r w:rsidR="004611F6" w:rsidRPr="00CB6B4E">
        <w:rPr>
          <w:lang w:val="fi-FI"/>
        </w:rPr>
        <w:t>tyhä</w:t>
      </w:r>
      <w:r w:rsidR="00EF22F3" w:rsidRPr="00CB6B4E">
        <w:rPr>
          <w:lang w:val="fi-FI"/>
        </w:rPr>
        <w:t xml:space="preserve"> singulaarin</w:t>
      </w:r>
      <w:r w:rsidRPr="00CB6B4E">
        <w:rPr>
          <w:lang w:val="fi-FI"/>
        </w:rPr>
        <w:t xml:space="preserve"> partitiivin haamussa </w:t>
      </w:r>
      <w:r w:rsidRPr="00CB6B4E">
        <w:rPr>
          <w:i/>
          <w:lang w:val="fi-FI"/>
        </w:rPr>
        <w:t>pien</w:t>
      </w:r>
      <w:r w:rsidR="0098090B" w:rsidRPr="00CB6B4E">
        <w:rPr>
          <w:lang w:val="fi-FI"/>
        </w:rPr>
        <w:t>/</w:t>
      </w:r>
      <w:r w:rsidRPr="00CB6B4E">
        <w:rPr>
          <w:i/>
          <w:lang w:val="fi-FI"/>
        </w:rPr>
        <w:t>tä</w:t>
      </w:r>
      <w:r w:rsidR="00EF22F3" w:rsidRPr="00CB6B4E">
        <w:rPr>
          <w:lang w:val="fi-FI"/>
        </w:rPr>
        <w:t>. Pluraalin</w:t>
      </w:r>
      <w:r w:rsidRPr="00CB6B4E">
        <w:rPr>
          <w:lang w:val="fi-FI"/>
        </w:rPr>
        <w:t xml:space="preserve"> inessiivin haamun </w:t>
      </w:r>
      <w:r w:rsidRPr="00CB6B4E">
        <w:rPr>
          <w:i/>
          <w:lang w:val="fi-FI"/>
        </w:rPr>
        <w:lastRenderedPageBreak/>
        <w:t>pien</w:t>
      </w:r>
      <w:r w:rsidR="0098090B" w:rsidRPr="00CB6B4E">
        <w:rPr>
          <w:lang w:val="fi-FI"/>
        </w:rPr>
        <w:t>/</w:t>
      </w:r>
      <w:r w:rsidRPr="00CB6B4E">
        <w:rPr>
          <w:i/>
          <w:lang w:val="fi-FI"/>
        </w:rPr>
        <w:t>i</w:t>
      </w:r>
      <w:r w:rsidR="0098090B" w:rsidRPr="00CB6B4E">
        <w:rPr>
          <w:lang w:val="fi-FI"/>
        </w:rPr>
        <w:t>/</w:t>
      </w:r>
      <w:r w:rsidRPr="00CB6B4E">
        <w:rPr>
          <w:i/>
          <w:lang w:val="fi-FI"/>
        </w:rPr>
        <w:t>ssä</w:t>
      </w:r>
      <w:r w:rsidRPr="00CB6B4E">
        <w:rPr>
          <w:lang w:val="fi-FI"/>
        </w:rPr>
        <w:t xml:space="preserve"> analyseeratha</w:t>
      </w:r>
      <w:r w:rsidR="00E165A8" w:rsidRPr="00CB6B4E">
        <w:rPr>
          <w:lang w:val="fi-FI"/>
        </w:rPr>
        <w:t>a</w:t>
      </w:r>
      <w:r w:rsidRPr="00CB6B4E">
        <w:rPr>
          <w:lang w:val="fi-FI"/>
        </w:rPr>
        <w:t>n siihen</w:t>
      </w:r>
      <w:r w:rsidR="00B257B7" w:rsidRPr="00CB6B4E">
        <w:rPr>
          <w:lang w:val="fi-FI"/>
        </w:rPr>
        <w:t xml:space="preserve"> laihiin</w:t>
      </w:r>
      <w:r w:rsidRPr="00CB6B4E">
        <w:rPr>
          <w:lang w:val="fi-FI"/>
        </w:rPr>
        <w:t xml:space="preserve">, </w:t>
      </w:r>
      <w:r w:rsidR="00A91E0E" w:rsidRPr="00CB6B4E">
        <w:rPr>
          <w:lang w:val="fi-FI"/>
        </w:rPr>
        <w:t xml:space="preserve">ette siinä oon vokaalirankhaan </w:t>
      </w:r>
      <w:r w:rsidRPr="00CB6B4E">
        <w:rPr>
          <w:i/>
          <w:lang w:val="fi-FI"/>
        </w:rPr>
        <w:t>piene</w:t>
      </w:r>
      <w:r w:rsidR="00A91E0E" w:rsidRPr="00CB6B4E">
        <w:rPr>
          <w:i/>
          <w:lang w:val="fi-FI"/>
        </w:rPr>
        <w:t>-</w:t>
      </w:r>
      <w:r w:rsidRPr="00CB6B4E">
        <w:rPr>
          <w:lang w:val="fi-FI"/>
        </w:rPr>
        <w:t xml:space="preserve"> lisätty pl</w:t>
      </w:r>
      <w:r w:rsidR="00A91E0E" w:rsidRPr="00CB6B4E">
        <w:rPr>
          <w:lang w:val="fi-FI"/>
        </w:rPr>
        <w:t>uraalin</w:t>
      </w:r>
      <w:r w:rsidRPr="00CB6B4E">
        <w:rPr>
          <w:lang w:val="fi-FI"/>
        </w:rPr>
        <w:t xml:space="preserve"> </w:t>
      </w:r>
      <w:r w:rsidRPr="00CB6B4E">
        <w:rPr>
          <w:i/>
          <w:lang w:val="fi-FI"/>
        </w:rPr>
        <w:t>i</w:t>
      </w:r>
      <w:r w:rsidR="002B4F17" w:rsidRPr="00CB6B4E">
        <w:rPr>
          <w:lang w:val="fi-FI"/>
        </w:rPr>
        <w:t>:n</w:t>
      </w:r>
      <w:r w:rsidRPr="00CB6B4E">
        <w:rPr>
          <w:lang w:val="fi-FI"/>
        </w:rPr>
        <w:t>, jonka eđe</w:t>
      </w:r>
      <w:r w:rsidR="00A91E0E" w:rsidRPr="00CB6B4E">
        <w:rPr>
          <w:lang w:val="fi-FI"/>
        </w:rPr>
        <w:t>s</w:t>
      </w:r>
      <w:r w:rsidRPr="00CB6B4E">
        <w:rPr>
          <w:lang w:val="fi-FI"/>
        </w:rPr>
        <w:t xml:space="preserve">tä sitte </w:t>
      </w:r>
      <w:r w:rsidRPr="00CB6B4E">
        <w:rPr>
          <w:i/>
          <w:lang w:val="fi-FI"/>
        </w:rPr>
        <w:t>e</w:t>
      </w:r>
      <w:r w:rsidR="00982B86" w:rsidRPr="00CB6B4E">
        <w:rPr>
          <w:lang w:val="fi-FI"/>
        </w:rPr>
        <w:t xml:space="preserve"> oon kađonu. Eli tähän</w:t>
      </w:r>
      <w:r w:rsidR="00B257B7" w:rsidRPr="00CB6B4E">
        <w:rPr>
          <w:lang w:val="fi-FI"/>
        </w:rPr>
        <w:t xml:space="preserve"> laihiin</w:t>
      </w:r>
      <w:r w:rsidRPr="00CB6B4E">
        <w:rPr>
          <w:lang w:val="fi-FI"/>
        </w:rPr>
        <w:t>:</w:t>
      </w:r>
    </w:p>
    <w:p w14:paraId="194B14C2" w14:textId="15A79163" w:rsidR="00B30251" w:rsidRPr="00CB6B4E" w:rsidRDefault="00B30251" w:rsidP="00BD2A19">
      <w:pPr>
        <w:pStyle w:val="Liste"/>
        <w:spacing w:before="120" w:after="120"/>
        <w:ind w:left="0" w:firstLine="0"/>
        <w:contextualSpacing w:val="0"/>
        <w:rPr>
          <w:i/>
          <w:lang w:val="fi-FI"/>
        </w:rPr>
      </w:pPr>
      <w:r w:rsidRPr="00CB6B4E">
        <w:rPr>
          <w:i/>
          <w:lang w:val="fi-FI"/>
        </w:rPr>
        <w:t>pien + tä &gt; pien</w:t>
      </w:r>
      <w:r w:rsidR="0098090B" w:rsidRPr="00CB6B4E">
        <w:rPr>
          <w:lang w:val="fi-FI"/>
        </w:rPr>
        <w:t>/</w:t>
      </w:r>
      <w:r w:rsidRPr="00CB6B4E">
        <w:rPr>
          <w:i/>
          <w:lang w:val="fi-FI"/>
        </w:rPr>
        <w:t>tä</w:t>
      </w:r>
    </w:p>
    <w:p w14:paraId="70681D95" w14:textId="1265311F" w:rsidR="00B30251" w:rsidRPr="00CB6B4E" w:rsidRDefault="00227559" w:rsidP="00BD2A19">
      <w:pPr>
        <w:pStyle w:val="Liste"/>
        <w:spacing w:before="120" w:after="120"/>
        <w:ind w:left="0" w:firstLine="0"/>
        <w:contextualSpacing w:val="0"/>
        <w:rPr>
          <w:lang w:val="fi-FI"/>
        </w:rPr>
      </w:pPr>
      <w:r w:rsidRPr="00CB6B4E">
        <w:rPr>
          <w:i/>
          <w:lang w:val="fi-FI"/>
        </w:rPr>
        <w:t>piene + i + ssä</w:t>
      </w:r>
      <w:r w:rsidR="00B30251" w:rsidRPr="00CB6B4E">
        <w:rPr>
          <w:i/>
          <w:lang w:val="fi-FI"/>
        </w:rPr>
        <w:t xml:space="preserve"> &gt; pien</w:t>
      </w:r>
      <w:r w:rsidR="0098090B" w:rsidRPr="00CB6B4E">
        <w:rPr>
          <w:lang w:val="fi-FI"/>
        </w:rPr>
        <w:t>/</w:t>
      </w:r>
      <w:r w:rsidR="00B30251" w:rsidRPr="00CB6B4E">
        <w:rPr>
          <w:i/>
          <w:lang w:val="fi-FI"/>
        </w:rPr>
        <w:t>i</w:t>
      </w:r>
      <w:r w:rsidR="0098090B" w:rsidRPr="00CB6B4E">
        <w:rPr>
          <w:lang w:val="fi-FI"/>
        </w:rPr>
        <w:t>/</w:t>
      </w:r>
      <w:r w:rsidR="00B30251" w:rsidRPr="00CB6B4E">
        <w:rPr>
          <w:i/>
          <w:lang w:val="fi-FI"/>
        </w:rPr>
        <w:t>ssä</w:t>
      </w:r>
    </w:p>
    <w:p w14:paraId="6543C56D" w14:textId="77777777" w:rsidR="001B2AC0" w:rsidRPr="00CB6B4E" w:rsidRDefault="001B2AC0" w:rsidP="00BD2A19">
      <w:pPr>
        <w:spacing w:before="120" w:after="120"/>
        <w:rPr>
          <w:lang w:val="fi-FI"/>
        </w:rPr>
      </w:pPr>
      <w:r w:rsidRPr="00CB6B4E">
        <w:rPr>
          <w:lang w:val="fi-FI"/>
        </w:rPr>
        <w:t>Sanoma siis, ette konsonanttiranka essiinttyy vain semmoisen suffiksin eđelä, joka itte alkkaa konsonantila. Muutoin sanan rankana oon vokaaliranka.</w:t>
      </w:r>
    </w:p>
    <w:p w14:paraId="566189BE" w14:textId="0CF00126" w:rsidR="00F31704" w:rsidRPr="00CB6B4E" w:rsidRDefault="00B30251" w:rsidP="00340DA5">
      <w:pPr>
        <w:pStyle w:val="Brdtekst"/>
        <w:spacing w:before="120"/>
        <w:rPr>
          <w:smallCaps/>
          <w:lang w:val="fi-FI"/>
        </w:rPr>
      </w:pPr>
      <w:r w:rsidRPr="00CB6B4E">
        <w:rPr>
          <w:lang w:val="fi-FI"/>
        </w:rPr>
        <w:t>Kaikila sanoila oon si</w:t>
      </w:r>
      <w:r w:rsidR="001B2AC0" w:rsidRPr="00CB6B4E">
        <w:rPr>
          <w:lang w:val="fi-FI"/>
        </w:rPr>
        <w:t>tte</w:t>
      </w:r>
      <w:r w:rsidR="00FA5CF1" w:rsidRPr="00CB6B4E">
        <w:rPr>
          <w:lang w:val="fi-FI"/>
        </w:rPr>
        <w:t xml:space="preserve"> vokaaliranka</w:t>
      </w:r>
      <w:r w:rsidRPr="00CB6B4E">
        <w:rPr>
          <w:lang w:val="fi-FI"/>
        </w:rPr>
        <w:t xml:space="preserve">, mutta konsonanttiranka oon tyhä joittenki taivutustyyppiin sanoila. Semmoissii sannoi, millä oon tyhä </w:t>
      </w:r>
      <w:r w:rsidR="007259D5" w:rsidRPr="00CB6B4E">
        <w:rPr>
          <w:lang w:val="fi-FI"/>
        </w:rPr>
        <w:t xml:space="preserve">yhđenlainen </w:t>
      </w:r>
      <w:r w:rsidRPr="00CB6B4E">
        <w:rPr>
          <w:lang w:val="fi-FI"/>
        </w:rPr>
        <w:t xml:space="preserve">vokaaliranka, met kuttuma </w:t>
      </w:r>
      <w:r w:rsidR="00A93466" w:rsidRPr="00CB6B4E">
        <w:rPr>
          <w:smallCaps/>
          <w:lang w:val="fi-FI"/>
        </w:rPr>
        <w:t>yksi</w:t>
      </w:r>
      <w:r w:rsidRPr="00CB6B4E">
        <w:rPr>
          <w:smallCaps/>
          <w:lang w:val="fi-FI"/>
        </w:rPr>
        <w:t>rankaisiksi</w:t>
      </w:r>
      <w:r w:rsidRPr="00CB6B4E">
        <w:rPr>
          <w:lang w:val="fi-FI"/>
        </w:rPr>
        <w:t xml:space="preserve"> sanoiksi, ja semmoissii, millä oon sekä konsonantti- ette vokaaliranka, met kuttuma </w:t>
      </w:r>
      <w:r w:rsidR="00677E5D" w:rsidRPr="00CB6B4E">
        <w:rPr>
          <w:smallCaps/>
          <w:lang w:val="fi-FI"/>
        </w:rPr>
        <w:t>konsonanttirank</w:t>
      </w:r>
      <w:r w:rsidR="004F1885" w:rsidRPr="00CB6B4E">
        <w:rPr>
          <w:smallCaps/>
          <w:lang w:val="fi-FI"/>
        </w:rPr>
        <w:t>aise</w:t>
      </w:r>
      <w:r w:rsidRPr="00CB6B4E">
        <w:rPr>
          <w:smallCaps/>
          <w:lang w:val="fi-FI"/>
        </w:rPr>
        <w:t>ksi</w:t>
      </w:r>
      <w:r w:rsidRPr="00CB6B4E">
        <w:rPr>
          <w:lang w:val="fi-FI"/>
        </w:rPr>
        <w:t xml:space="preserve"> san</w:t>
      </w:r>
      <w:r w:rsidR="004F1885" w:rsidRPr="00CB6B4E">
        <w:rPr>
          <w:lang w:val="fi-FI"/>
        </w:rPr>
        <w:t>a</w:t>
      </w:r>
      <w:r w:rsidRPr="00CB6B4E">
        <w:rPr>
          <w:lang w:val="fi-FI"/>
        </w:rPr>
        <w:t>ksi.</w:t>
      </w:r>
      <w:r w:rsidR="007259D5" w:rsidRPr="00CB6B4E">
        <w:rPr>
          <w:lang w:val="fi-FI"/>
        </w:rPr>
        <w:t xml:space="preserve"> </w:t>
      </w:r>
      <w:r w:rsidR="00A93466" w:rsidRPr="00CB6B4E">
        <w:rPr>
          <w:lang w:val="fi-FI"/>
        </w:rPr>
        <w:t>Verbii oon kans semmoissii</w:t>
      </w:r>
      <w:r w:rsidR="007259D5" w:rsidRPr="00CB6B4E">
        <w:rPr>
          <w:lang w:val="fi-FI"/>
        </w:rPr>
        <w:t>, millä oon kahđenlainen vokaaliranka, lyhykäisempi ja pitempi, ja niitä k</w:t>
      </w:r>
      <w:r w:rsidR="00BD3D14" w:rsidRPr="00CB6B4E">
        <w:rPr>
          <w:lang w:val="fi-FI"/>
        </w:rPr>
        <w:t>ä</w:t>
      </w:r>
      <w:r w:rsidR="007259D5" w:rsidRPr="00CB6B4E">
        <w:rPr>
          <w:lang w:val="fi-FI"/>
        </w:rPr>
        <w:t xml:space="preserve">skemä </w:t>
      </w:r>
      <w:r w:rsidR="00F04C73" w:rsidRPr="00CB6B4E">
        <w:rPr>
          <w:smallCaps/>
          <w:lang w:val="fi-FI"/>
        </w:rPr>
        <w:t>tuplavokaali</w:t>
      </w:r>
      <w:r w:rsidR="004611F6" w:rsidRPr="00CB6B4E">
        <w:rPr>
          <w:smallCaps/>
          <w:lang w:val="fi-FI"/>
        </w:rPr>
        <w:t>rankaise</w:t>
      </w:r>
      <w:r w:rsidR="007259D5" w:rsidRPr="00CB6B4E">
        <w:rPr>
          <w:smallCaps/>
          <w:lang w:val="fi-FI"/>
        </w:rPr>
        <w:t>ksi</w:t>
      </w:r>
      <w:r w:rsidR="004611F6" w:rsidRPr="00CB6B4E">
        <w:rPr>
          <w:lang w:val="fi-FI"/>
        </w:rPr>
        <w:t xml:space="preserve"> verbiksi</w:t>
      </w:r>
      <w:r w:rsidR="007259D5" w:rsidRPr="00CB6B4E">
        <w:rPr>
          <w:lang w:val="fi-FI"/>
        </w:rPr>
        <w:t>.</w:t>
      </w:r>
      <w:r w:rsidR="00E26C85" w:rsidRPr="00CB6B4E">
        <w:rPr>
          <w:lang w:val="fi-FI"/>
        </w:rPr>
        <w:t xml:space="preserve"> Konsonanttirankaissii ja tuplavokaalirankaissii kuttuma yhtheisellä nimelä</w:t>
      </w:r>
      <w:r w:rsidR="00677E5D" w:rsidRPr="00CB6B4E">
        <w:rPr>
          <w:lang w:val="fi-FI"/>
        </w:rPr>
        <w:t xml:space="preserve"> </w:t>
      </w:r>
      <w:r w:rsidR="00677E5D" w:rsidRPr="00CB6B4E">
        <w:rPr>
          <w:smallCaps/>
          <w:lang w:val="fi-FI"/>
        </w:rPr>
        <w:t>kaksirankaiset verbit.</w:t>
      </w:r>
    </w:p>
    <w:p w14:paraId="2BD765DE" w14:textId="1D506205" w:rsidR="00340DA5" w:rsidRPr="00CB6B4E" w:rsidRDefault="00340DA5" w:rsidP="00E10602">
      <w:pPr>
        <w:pStyle w:val="Brdtekst"/>
        <w:spacing w:before="120"/>
        <w:rPr>
          <w:lang w:val="fi-FI"/>
        </w:rPr>
      </w:pPr>
      <w:r w:rsidRPr="00CB6B4E">
        <w:rPr>
          <w:lang w:val="fi-FI"/>
        </w:rPr>
        <w:t>Nomeniitten kohđala ranka saattaa joskus olla sama ko sanan nominatiivihaamu, joka kans oon sanan hakemasanahaamu eli se sanan haamu, mikä seissoo sanakirjassa eli sanalistassa. Tämmöissii oon esimerkiksi yksi</w:t>
      </w:r>
      <w:r w:rsidR="006678A0" w:rsidRPr="00CB6B4E">
        <w:rPr>
          <w:lang w:val="fi-FI"/>
        </w:rPr>
        <w:t>tav</w:t>
      </w:r>
      <w:r w:rsidRPr="00CB6B4E">
        <w:rPr>
          <w:lang w:val="fi-FI"/>
        </w:rPr>
        <w:t xml:space="preserve">uiset sanat </w:t>
      </w:r>
      <w:r w:rsidR="0075485B" w:rsidRPr="00CB6B4E">
        <w:rPr>
          <w:lang w:val="fi-FI"/>
        </w:rPr>
        <w:t>(</w:t>
      </w:r>
      <w:r w:rsidRPr="00CB6B4E">
        <w:rPr>
          <w:lang w:val="fi-FI"/>
        </w:rPr>
        <w:t>esimerkiksi</w:t>
      </w:r>
      <w:r w:rsidR="00A27713" w:rsidRPr="00CB6B4E">
        <w:rPr>
          <w:lang w:val="fi-FI"/>
        </w:rPr>
        <w:t xml:space="preserve"> sg.nom. </w:t>
      </w:r>
      <w:r w:rsidR="00A27713" w:rsidRPr="00CB6B4E">
        <w:rPr>
          <w:sz w:val="26"/>
          <w:lang w:val="fi-FI"/>
        </w:rPr>
        <w:t>: sg.gen. : sg.part.</w:t>
      </w:r>
      <w:r w:rsidRPr="00CB6B4E">
        <w:rPr>
          <w:lang w:val="fi-FI"/>
        </w:rPr>
        <w:t xml:space="preserve"> </w:t>
      </w:r>
      <w:r w:rsidRPr="00CB6B4E">
        <w:rPr>
          <w:i/>
          <w:lang w:val="fi-FI"/>
        </w:rPr>
        <w:t xml:space="preserve">maa </w:t>
      </w:r>
      <w:r w:rsidR="0075485B" w:rsidRPr="00CB6B4E">
        <w:rPr>
          <w:lang w:val="fi-FI"/>
        </w:rPr>
        <w:t>:</w:t>
      </w:r>
      <w:r w:rsidRPr="00CB6B4E">
        <w:rPr>
          <w:i/>
          <w:lang w:val="fi-FI"/>
        </w:rPr>
        <w:t xml:space="preserve"> maa</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maa</w:t>
      </w:r>
      <w:r w:rsidR="0098090B" w:rsidRPr="00CB6B4E">
        <w:rPr>
          <w:lang w:val="fi-FI"/>
        </w:rPr>
        <w:t>/</w:t>
      </w:r>
      <w:r w:rsidRPr="00CB6B4E">
        <w:rPr>
          <w:i/>
          <w:lang w:val="fi-FI"/>
        </w:rPr>
        <w:t>ta</w:t>
      </w:r>
      <w:r w:rsidRPr="00CB6B4E">
        <w:rPr>
          <w:lang w:val="fi-FI"/>
        </w:rPr>
        <w:t xml:space="preserve">) ja piđemätki sanat, minkä nominatiivi loppuu </w:t>
      </w:r>
      <w:r w:rsidRPr="00CB6B4E">
        <w:rPr>
          <w:i/>
          <w:lang w:val="fi-FI"/>
        </w:rPr>
        <w:t xml:space="preserve">A </w:t>
      </w:r>
      <w:r w:rsidR="0075485B" w:rsidRPr="00CB6B4E">
        <w:rPr>
          <w:lang w:val="fi-FI"/>
        </w:rPr>
        <w:t>(</w:t>
      </w:r>
      <w:r w:rsidRPr="00CB6B4E">
        <w:rPr>
          <w:lang w:val="fi-FI"/>
        </w:rPr>
        <w:t xml:space="preserve">eli </w:t>
      </w:r>
      <w:r w:rsidRPr="00CB6B4E">
        <w:rPr>
          <w:i/>
          <w:lang w:val="fi-FI"/>
        </w:rPr>
        <w:t>a</w:t>
      </w:r>
      <w:r w:rsidR="0098090B" w:rsidRPr="00CB6B4E">
        <w:rPr>
          <w:lang w:val="fi-FI"/>
        </w:rPr>
        <w:t>/</w:t>
      </w:r>
      <w:r w:rsidRPr="00CB6B4E">
        <w:rPr>
          <w:i/>
          <w:lang w:val="fi-FI"/>
        </w:rPr>
        <w:t>ä</w:t>
      </w:r>
      <w:r w:rsidRPr="00CB6B4E">
        <w:rPr>
          <w:lang w:val="fi-FI"/>
        </w:rPr>
        <w:t>)</w:t>
      </w:r>
      <w:r w:rsidR="0075485B" w:rsidRPr="00CB6B4E">
        <w:rPr>
          <w:lang w:val="fi-FI"/>
        </w:rPr>
        <w:t>,</w:t>
      </w:r>
      <w:r w:rsidRPr="00CB6B4E">
        <w:rPr>
          <w:i/>
          <w:lang w:val="fi-FI"/>
        </w:rPr>
        <w:t xml:space="preserve"> O </w:t>
      </w:r>
      <w:r w:rsidR="0075485B" w:rsidRPr="00CB6B4E">
        <w:rPr>
          <w:lang w:val="fi-FI"/>
        </w:rPr>
        <w:t>(</w:t>
      </w:r>
      <w:r w:rsidRPr="00CB6B4E">
        <w:rPr>
          <w:lang w:val="fi-FI"/>
        </w:rPr>
        <w:t xml:space="preserve">eli </w:t>
      </w:r>
      <w:r w:rsidRPr="00CB6B4E">
        <w:rPr>
          <w:i/>
          <w:lang w:val="fi-FI"/>
        </w:rPr>
        <w:t>o</w:t>
      </w:r>
      <w:r w:rsidR="0098090B" w:rsidRPr="00CB6B4E">
        <w:rPr>
          <w:lang w:val="fi-FI"/>
        </w:rPr>
        <w:t>/</w:t>
      </w:r>
      <w:r w:rsidRPr="00CB6B4E">
        <w:rPr>
          <w:i/>
          <w:lang w:val="fi-FI"/>
        </w:rPr>
        <w:t>ö</w:t>
      </w:r>
      <w:r w:rsidRPr="00CB6B4E">
        <w:rPr>
          <w:lang w:val="fi-FI"/>
        </w:rPr>
        <w:t>)</w:t>
      </w:r>
      <w:r w:rsidR="0075485B" w:rsidRPr="00CB6B4E">
        <w:rPr>
          <w:lang w:val="fi-FI"/>
        </w:rPr>
        <w:t>,</w:t>
      </w:r>
      <w:r w:rsidRPr="00CB6B4E">
        <w:rPr>
          <w:i/>
          <w:lang w:val="fi-FI"/>
        </w:rPr>
        <w:t xml:space="preserve"> U</w:t>
      </w:r>
      <w:r w:rsidRPr="00CB6B4E">
        <w:rPr>
          <w:lang w:val="fi-FI"/>
        </w:rPr>
        <w:t xml:space="preserve"> </w:t>
      </w:r>
      <w:r w:rsidR="0075485B" w:rsidRPr="00CB6B4E">
        <w:rPr>
          <w:lang w:val="fi-FI"/>
        </w:rPr>
        <w:t>(</w:t>
      </w:r>
      <w:r w:rsidRPr="00CB6B4E">
        <w:rPr>
          <w:lang w:val="fi-FI"/>
        </w:rPr>
        <w:t xml:space="preserve">eli </w:t>
      </w:r>
      <w:r w:rsidRPr="00CB6B4E">
        <w:rPr>
          <w:i/>
          <w:lang w:val="fi-FI"/>
        </w:rPr>
        <w:t>u</w:t>
      </w:r>
      <w:r w:rsidR="0098090B" w:rsidRPr="00CB6B4E">
        <w:rPr>
          <w:lang w:val="fi-FI"/>
        </w:rPr>
        <w:t>/</w:t>
      </w:r>
      <w:r w:rsidRPr="00CB6B4E">
        <w:rPr>
          <w:i/>
          <w:lang w:val="fi-FI"/>
        </w:rPr>
        <w:t>y</w:t>
      </w:r>
      <w:r w:rsidRPr="00CB6B4E">
        <w:rPr>
          <w:lang w:val="fi-FI"/>
        </w:rPr>
        <w:t xml:space="preserve">) eli </w:t>
      </w:r>
      <w:r w:rsidRPr="00CB6B4E">
        <w:rPr>
          <w:i/>
          <w:lang w:val="fi-FI"/>
        </w:rPr>
        <w:t>Vi</w:t>
      </w:r>
      <w:r w:rsidRPr="00CB6B4E">
        <w:rPr>
          <w:lang w:val="fi-FI"/>
        </w:rPr>
        <w:t xml:space="preserve">- </w:t>
      </w:r>
      <w:r w:rsidR="0075485B" w:rsidRPr="00CB6B4E">
        <w:rPr>
          <w:lang w:val="fi-FI"/>
        </w:rPr>
        <w:t>(</w:t>
      </w:r>
      <w:r w:rsidRPr="00CB6B4E">
        <w:rPr>
          <w:lang w:val="fi-FI"/>
        </w:rPr>
        <w:t xml:space="preserve">esimerkiksi </w:t>
      </w:r>
      <w:r w:rsidR="00A27713" w:rsidRPr="00CB6B4E">
        <w:rPr>
          <w:lang w:val="fi-FI"/>
        </w:rPr>
        <w:t xml:space="preserve">sg.nom. </w:t>
      </w:r>
      <w:r w:rsidR="00A27713" w:rsidRPr="00CB6B4E">
        <w:rPr>
          <w:sz w:val="26"/>
          <w:lang w:val="fi-FI"/>
        </w:rPr>
        <w:t xml:space="preserve">: sg.gen. : sg.part. </w:t>
      </w:r>
      <w:r w:rsidRPr="00CB6B4E">
        <w:rPr>
          <w:i/>
          <w:lang w:val="fi-FI"/>
        </w:rPr>
        <w:t xml:space="preserve">matka </w:t>
      </w:r>
      <w:r w:rsidR="0075485B" w:rsidRPr="00CB6B4E">
        <w:rPr>
          <w:lang w:val="fi-FI"/>
        </w:rPr>
        <w:t>:</w:t>
      </w:r>
      <w:r w:rsidRPr="00CB6B4E">
        <w:rPr>
          <w:i/>
          <w:lang w:val="fi-FI"/>
        </w:rPr>
        <w:t xml:space="preserve"> matka</w:t>
      </w:r>
      <w:r w:rsidR="0098090B" w:rsidRPr="00CB6B4E">
        <w:rPr>
          <w:lang w:val="fi-FI"/>
        </w:rPr>
        <w:t>/</w:t>
      </w:r>
      <w:r w:rsidRPr="00CB6B4E">
        <w:rPr>
          <w:i/>
          <w:lang w:val="fi-FI"/>
        </w:rPr>
        <w:t xml:space="preserve">na </w:t>
      </w:r>
      <w:r w:rsidR="0075485B" w:rsidRPr="00CB6B4E">
        <w:rPr>
          <w:lang w:val="fi-FI"/>
        </w:rPr>
        <w:t>:</w:t>
      </w:r>
      <w:r w:rsidRPr="00CB6B4E">
        <w:rPr>
          <w:i/>
          <w:lang w:val="fi-FI"/>
        </w:rPr>
        <w:t xml:space="preserve"> matka</w:t>
      </w:r>
      <w:r w:rsidR="0098090B" w:rsidRPr="00CB6B4E">
        <w:rPr>
          <w:lang w:val="fi-FI"/>
        </w:rPr>
        <w:t>/</w:t>
      </w:r>
      <w:r w:rsidRPr="00CB6B4E">
        <w:rPr>
          <w:i/>
          <w:lang w:val="fi-FI"/>
        </w:rPr>
        <w:t>a</w:t>
      </w:r>
      <w:r w:rsidR="0075485B" w:rsidRPr="00CB6B4E">
        <w:rPr>
          <w:lang w:val="fi-FI"/>
        </w:rPr>
        <w:t>,</w:t>
      </w:r>
      <w:r w:rsidRPr="00CB6B4E">
        <w:rPr>
          <w:i/>
          <w:lang w:val="fi-FI"/>
        </w:rPr>
        <w:t xml:space="preserve"> juoppo </w:t>
      </w:r>
      <w:r w:rsidR="0075485B" w:rsidRPr="00CB6B4E">
        <w:rPr>
          <w:lang w:val="fi-FI"/>
        </w:rPr>
        <w:t>:</w:t>
      </w:r>
      <w:r w:rsidRPr="00CB6B4E">
        <w:rPr>
          <w:i/>
          <w:lang w:val="fi-FI"/>
        </w:rPr>
        <w:t xml:space="preserve"> juoppo</w:t>
      </w:r>
      <w:r w:rsidR="0098090B" w:rsidRPr="00CB6B4E">
        <w:rPr>
          <w:lang w:val="fi-FI"/>
        </w:rPr>
        <w:t>/</w:t>
      </w:r>
      <w:r w:rsidRPr="00CB6B4E">
        <w:rPr>
          <w:i/>
          <w:lang w:val="fi-FI"/>
        </w:rPr>
        <w:t xml:space="preserve">na </w:t>
      </w:r>
      <w:r w:rsidR="0075485B" w:rsidRPr="00CB6B4E">
        <w:rPr>
          <w:lang w:val="fi-FI"/>
        </w:rPr>
        <w:t>:</w:t>
      </w:r>
      <w:r w:rsidRPr="00CB6B4E">
        <w:rPr>
          <w:i/>
          <w:lang w:val="fi-FI"/>
        </w:rPr>
        <w:t xml:space="preserve"> juoppo</w:t>
      </w:r>
      <w:r w:rsidR="0098090B" w:rsidRPr="00CB6B4E">
        <w:rPr>
          <w:lang w:val="fi-FI"/>
        </w:rPr>
        <w:t>/</w:t>
      </w:r>
      <w:r w:rsidRPr="00CB6B4E">
        <w:rPr>
          <w:i/>
          <w:lang w:val="fi-FI"/>
        </w:rPr>
        <w:t>o</w:t>
      </w:r>
      <w:r w:rsidR="0075485B" w:rsidRPr="00CB6B4E">
        <w:rPr>
          <w:lang w:val="fi-FI"/>
        </w:rPr>
        <w:t>,</w:t>
      </w:r>
      <w:r w:rsidRPr="00CB6B4E">
        <w:rPr>
          <w:i/>
          <w:lang w:val="fi-FI"/>
        </w:rPr>
        <w:t xml:space="preserve"> fyyry </w:t>
      </w:r>
      <w:r w:rsidR="0075485B" w:rsidRPr="00CB6B4E">
        <w:rPr>
          <w:lang w:val="fi-FI"/>
        </w:rPr>
        <w:t>:</w:t>
      </w:r>
      <w:r w:rsidRPr="00CB6B4E">
        <w:rPr>
          <w:i/>
          <w:lang w:val="fi-FI"/>
        </w:rPr>
        <w:t xml:space="preserve"> fyyry</w:t>
      </w:r>
      <w:r w:rsidR="0098090B" w:rsidRPr="00CB6B4E">
        <w:rPr>
          <w:lang w:val="fi-FI"/>
        </w:rPr>
        <w:t>/</w:t>
      </w:r>
      <w:r w:rsidRPr="00CB6B4E">
        <w:rPr>
          <w:i/>
          <w:lang w:val="fi-FI"/>
        </w:rPr>
        <w:t xml:space="preserve">nä </w:t>
      </w:r>
      <w:r w:rsidR="0075485B" w:rsidRPr="00CB6B4E">
        <w:rPr>
          <w:lang w:val="fi-FI"/>
        </w:rPr>
        <w:t>:</w:t>
      </w:r>
      <w:r w:rsidRPr="00CB6B4E">
        <w:rPr>
          <w:i/>
          <w:lang w:val="fi-FI"/>
        </w:rPr>
        <w:t xml:space="preserve"> fyyry</w:t>
      </w:r>
      <w:r w:rsidR="0098090B" w:rsidRPr="00CB6B4E">
        <w:rPr>
          <w:lang w:val="fi-FI"/>
        </w:rPr>
        <w:t>/</w:t>
      </w:r>
      <w:r w:rsidRPr="00CB6B4E">
        <w:rPr>
          <w:i/>
          <w:lang w:val="fi-FI"/>
        </w:rPr>
        <w:t>y</w:t>
      </w:r>
      <w:r w:rsidR="0075485B" w:rsidRPr="00CB6B4E">
        <w:rPr>
          <w:lang w:val="fi-FI"/>
        </w:rPr>
        <w:t>,</w:t>
      </w:r>
      <w:r w:rsidRPr="00CB6B4E">
        <w:rPr>
          <w:i/>
          <w:lang w:val="fi-FI"/>
        </w:rPr>
        <w:t xml:space="preserve"> maanantai </w:t>
      </w:r>
      <w:r w:rsidR="0075485B" w:rsidRPr="00CB6B4E">
        <w:rPr>
          <w:lang w:val="fi-FI"/>
        </w:rPr>
        <w:t>:</w:t>
      </w:r>
      <w:r w:rsidRPr="00CB6B4E">
        <w:rPr>
          <w:i/>
          <w:lang w:val="fi-FI"/>
        </w:rPr>
        <w:t xml:space="preserve"> maanantai</w:t>
      </w:r>
      <w:r w:rsidR="0098090B" w:rsidRPr="00CB6B4E">
        <w:rPr>
          <w:lang w:val="fi-FI"/>
        </w:rPr>
        <w:t>/</w:t>
      </w:r>
      <w:r w:rsidRPr="00CB6B4E">
        <w:rPr>
          <w:i/>
          <w:lang w:val="fi-FI"/>
        </w:rPr>
        <w:t xml:space="preserve">na </w:t>
      </w:r>
      <w:r w:rsidR="0075485B" w:rsidRPr="00CB6B4E">
        <w:rPr>
          <w:lang w:val="fi-FI"/>
        </w:rPr>
        <w:t>:</w:t>
      </w:r>
      <w:r w:rsidRPr="00CB6B4E">
        <w:rPr>
          <w:i/>
          <w:lang w:val="fi-FI"/>
        </w:rPr>
        <w:t xml:space="preserve"> maanantai</w:t>
      </w:r>
      <w:r w:rsidR="0098090B" w:rsidRPr="00CB6B4E">
        <w:rPr>
          <w:lang w:val="fi-FI"/>
        </w:rPr>
        <w:t>/</w:t>
      </w:r>
      <w:r w:rsidRPr="00CB6B4E">
        <w:rPr>
          <w:i/>
          <w:lang w:val="fi-FI"/>
        </w:rPr>
        <w:t>ta</w:t>
      </w:r>
      <w:r w:rsidRPr="00CB6B4E">
        <w:rPr>
          <w:lang w:val="fi-FI"/>
        </w:rPr>
        <w:t xml:space="preserve">). </w:t>
      </w:r>
      <w:r w:rsidR="00571392" w:rsidRPr="00CB6B4E">
        <w:rPr>
          <w:lang w:val="fi-FI"/>
        </w:rPr>
        <w:t xml:space="preserve">Kans osala </w:t>
      </w:r>
      <w:r w:rsidR="00571392" w:rsidRPr="00CB6B4E">
        <w:rPr>
          <w:i/>
          <w:lang w:val="fi-FI"/>
        </w:rPr>
        <w:t>Ki-</w:t>
      </w:r>
      <w:r w:rsidR="00571392" w:rsidRPr="00CB6B4E">
        <w:rPr>
          <w:lang w:val="fi-FI"/>
        </w:rPr>
        <w:t xml:space="preserve">loppuisista sanoista ranka oon identtinen singulaarin nominatiivihaamun kans, niin ko </w:t>
      </w:r>
      <w:r w:rsidR="00E10602" w:rsidRPr="00CB6B4E">
        <w:rPr>
          <w:i/>
          <w:lang w:val="fi-FI"/>
        </w:rPr>
        <w:t xml:space="preserve">takki </w:t>
      </w:r>
      <w:r w:rsidR="00E10602" w:rsidRPr="00CB6B4E">
        <w:rPr>
          <w:lang w:val="fi-FI"/>
        </w:rPr>
        <w:t xml:space="preserve">: </w:t>
      </w:r>
      <w:r w:rsidR="00E10602" w:rsidRPr="00CB6B4E">
        <w:rPr>
          <w:i/>
          <w:lang w:val="fi-FI"/>
        </w:rPr>
        <w:t>taki</w:t>
      </w:r>
      <w:r w:rsidR="0098090B" w:rsidRPr="00CB6B4E">
        <w:rPr>
          <w:lang w:val="fi-FI"/>
        </w:rPr>
        <w:t>/</w:t>
      </w:r>
      <w:r w:rsidR="00E10602" w:rsidRPr="00CB6B4E">
        <w:rPr>
          <w:i/>
          <w:lang w:val="fi-FI"/>
        </w:rPr>
        <w:t>n</w:t>
      </w:r>
      <w:r w:rsidR="00E10602" w:rsidRPr="00CB6B4E">
        <w:rPr>
          <w:lang w:val="fi-FI"/>
        </w:rPr>
        <w:t xml:space="preserve">, </w:t>
      </w:r>
      <w:r w:rsidR="00E10602" w:rsidRPr="00CB6B4E">
        <w:rPr>
          <w:i/>
          <w:lang w:val="fi-FI"/>
        </w:rPr>
        <w:t xml:space="preserve">äiti </w:t>
      </w:r>
      <w:r w:rsidR="00E10602" w:rsidRPr="00CB6B4E">
        <w:rPr>
          <w:lang w:val="fi-FI"/>
        </w:rPr>
        <w:t xml:space="preserve">: </w:t>
      </w:r>
      <w:r w:rsidR="00E10602" w:rsidRPr="00CB6B4E">
        <w:rPr>
          <w:i/>
          <w:lang w:val="fi-FI"/>
        </w:rPr>
        <w:t>äiti</w:t>
      </w:r>
      <w:r w:rsidR="0098090B" w:rsidRPr="00CB6B4E">
        <w:rPr>
          <w:lang w:val="fi-FI"/>
        </w:rPr>
        <w:t>/</w:t>
      </w:r>
      <w:r w:rsidR="00E10602" w:rsidRPr="00CB6B4E">
        <w:rPr>
          <w:i/>
          <w:lang w:val="fi-FI"/>
        </w:rPr>
        <w:t>n.</w:t>
      </w:r>
      <w:r w:rsidR="00571392" w:rsidRPr="00CB6B4E">
        <w:rPr>
          <w:lang w:val="fi-FI"/>
        </w:rPr>
        <w:t xml:space="preserve"> </w:t>
      </w:r>
      <w:r w:rsidRPr="00CB6B4E">
        <w:rPr>
          <w:lang w:val="fi-FI"/>
        </w:rPr>
        <w:t xml:space="preserve">Ushein sanan rangan häyttyy </w:t>
      </w:r>
      <w:r w:rsidR="00FE6E53" w:rsidRPr="00CB6B4E">
        <w:rPr>
          <w:lang w:val="fi-FI"/>
        </w:rPr>
        <w:t xml:space="preserve">kuitenki </w:t>
      </w:r>
      <w:r w:rsidRPr="00CB6B4E">
        <w:rPr>
          <w:lang w:val="fi-FI"/>
        </w:rPr>
        <w:t xml:space="preserve">hakkeet sen muista kaasushaamuista. Esimerkiksi seuraavista sanoista häyttyy rangat hakkeet singulaarin </w:t>
      </w:r>
      <w:r w:rsidR="00A27713" w:rsidRPr="00CB6B4E">
        <w:rPr>
          <w:lang w:val="fi-FI"/>
        </w:rPr>
        <w:t>genitiiv</w:t>
      </w:r>
      <w:r w:rsidRPr="00CB6B4E">
        <w:rPr>
          <w:lang w:val="fi-FI"/>
        </w:rPr>
        <w:t xml:space="preserve">istä ja partitiivista: </w:t>
      </w:r>
      <w:r w:rsidR="0075485B" w:rsidRPr="00CB6B4E">
        <w:rPr>
          <w:lang w:val="fi-FI"/>
        </w:rPr>
        <w:t>(</w:t>
      </w:r>
      <w:r w:rsidR="00E40E81" w:rsidRPr="00CB6B4E">
        <w:rPr>
          <w:lang w:val="fi-FI"/>
        </w:rPr>
        <w:t>sg.</w:t>
      </w:r>
      <w:r w:rsidRPr="00CB6B4E">
        <w:rPr>
          <w:lang w:val="fi-FI"/>
        </w:rPr>
        <w:t xml:space="preserve">nom. </w:t>
      </w:r>
      <w:r w:rsidRPr="00CB6B4E">
        <w:rPr>
          <w:sz w:val="26"/>
          <w:lang w:val="fi-FI"/>
        </w:rPr>
        <w:t xml:space="preserve">: </w:t>
      </w:r>
      <w:r w:rsidR="00E40E81" w:rsidRPr="00CB6B4E">
        <w:rPr>
          <w:sz w:val="26"/>
          <w:lang w:val="fi-FI"/>
        </w:rPr>
        <w:t>sg.</w:t>
      </w:r>
      <w:r w:rsidRPr="00CB6B4E">
        <w:rPr>
          <w:sz w:val="26"/>
          <w:lang w:val="fi-FI"/>
        </w:rPr>
        <w:t xml:space="preserve">gen. : </w:t>
      </w:r>
      <w:r w:rsidR="00E40E81" w:rsidRPr="00CB6B4E">
        <w:rPr>
          <w:sz w:val="26"/>
          <w:lang w:val="fi-FI"/>
        </w:rPr>
        <w:t>sg.</w:t>
      </w:r>
      <w:r w:rsidRPr="00CB6B4E">
        <w:rPr>
          <w:sz w:val="26"/>
          <w:lang w:val="fi-FI"/>
        </w:rPr>
        <w:t>part.)</w:t>
      </w:r>
      <w:r w:rsidRPr="00CB6B4E">
        <w:rPr>
          <w:lang w:val="fi-FI"/>
        </w:rPr>
        <w:t xml:space="preserve"> </w:t>
      </w:r>
      <w:r w:rsidRPr="00CB6B4E">
        <w:rPr>
          <w:i/>
          <w:lang w:val="fi-FI"/>
        </w:rPr>
        <w:t xml:space="preserve">pieni </w:t>
      </w:r>
      <w:r w:rsidR="0075485B" w:rsidRPr="00CB6B4E">
        <w:rPr>
          <w:lang w:val="fi-FI"/>
        </w:rPr>
        <w:t>:</w:t>
      </w:r>
      <w:r w:rsidRPr="00CB6B4E">
        <w:rPr>
          <w:i/>
          <w:lang w:val="fi-FI"/>
        </w:rPr>
        <w:t xml:space="preserve"> piene</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pien</w:t>
      </w:r>
      <w:r w:rsidR="0098090B" w:rsidRPr="00CB6B4E">
        <w:rPr>
          <w:lang w:val="fi-FI"/>
        </w:rPr>
        <w:t>/</w:t>
      </w:r>
      <w:r w:rsidRPr="00CB6B4E">
        <w:rPr>
          <w:i/>
          <w:lang w:val="fi-FI"/>
        </w:rPr>
        <w:t>tä</w:t>
      </w:r>
      <w:r w:rsidR="0075485B" w:rsidRPr="00CB6B4E">
        <w:rPr>
          <w:lang w:val="fi-FI"/>
        </w:rPr>
        <w:t>,</w:t>
      </w:r>
      <w:r w:rsidRPr="00CB6B4E">
        <w:rPr>
          <w:i/>
          <w:lang w:val="fi-FI"/>
        </w:rPr>
        <w:t xml:space="preserve"> kainulainen </w:t>
      </w:r>
      <w:r w:rsidR="0075485B" w:rsidRPr="00CB6B4E">
        <w:rPr>
          <w:lang w:val="fi-FI"/>
        </w:rPr>
        <w:t>:</w:t>
      </w:r>
      <w:r w:rsidRPr="00CB6B4E">
        <w:rPr>
          <w:i/>
          <w:lang w:val="fi-FI"/>
        </w:rPr>
        <w:t xml:space="preserve"> kainulaise</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kainulais</w:t>
      </w:r>
      <w:r w:rsidR="0098090B" w:rsidRPr="00CB6B4E">
        <w:rPr>
          <w:lang w:val="fi-FI"/>
        </w:rPr>
        <w:t>/</w:t>
      </w:r>
      <w:r w:rsidRPr="00CB6B4E">
        <w:rPr>
          <w:i/>
          <w:lang w:val="fi-FI"/>
        </w:rPr>
        <w:t>ta</w:t>
      </w:r>
      <w:r w:rsidRPr="00CB6B4E">
        <w:rPr>
          <w:lang w:val="fi-FI"/>
        </w:rPr>
        <w:t xml:space="preserve">. Sannoin </w:t>
      </w:r>
      <w:r w:rsidR="0075485B" w:rsidRPr="00CB6B4E">
        <w:rPr>
          <w:lang w:val="fi-FI"/>
        </w:rPr>
        <w:t>(</w:t>
      </w:r>
      <w:r w:rsidR="00E40E81" w:rsidRPr="00CB6B4E">
        <w:rPr>
          <w:lang w:val="fi-FI"/>
        </w:rPr>
        <w:t xml:space="preserve">sg.nom. </w:t>
      </w:r>
      <w:r w:rsidR="00E40E81" w:rsidRPr="00CB6B4E">
        <w:rPr>
          <w:sz w:val="26"/>
          <w:lang w:val="fi-FI"/>
        </w:rPr>
        <w:t>: sg.gen. : sg.part.)</w:t>
      </w:r>
      <w:r w:rsidR="00E40E81" w:rsidRPr="00CB6B4E">
        <w:rPr>
          <w:lang w:val="fi-FI"/>
        </w:rPr>
        <w:t xml:space="preserve"> </w:t>
      </w:r>
      <w:r w:rsidRPr="00CB6B4E">
        <w:rPr>
          <w:i/>
          <w:lang w:val="fi-FI"/>
        </w:rPr>
        <w:t>ty</w:t>
      </w:r>
      <w:r w:rsidR="0075485B" w:rsidRPr="00CB6B4E">
        <w:rPr>
          <w:lang w:val="fi-FI"/>
        </w:rPr>
        <w:t>(</w:t>
      </w:r>
      <w:r w:rsidRPr="00CB6B4E">
        <w:rPr>
          <w:i/>
          <w:lang w:val="fi-FI"/>
        </w:rPr>
        <w:t>t</w:t>
      </w:r>
      <w:r w:rsidR="0075485B" w:rsidRPr="00CB6B4E">
        <w:rPr>
          <w:lang w:val="fi-FI"/>
        </w:rPr>
        <w:t>)</w:t>
      </w:r>
      <w:r w:rsidRPr="00CB6B4E">
        <w:rPr>
          <w:i/>
          <w:lang w:val="fi-FI"/>
        </w:rPr>
        <w:t xml:space="preserve">är </w:t>
      </w:r>
      <w:r w:rsidR="0075485B" w:rsidRPr="00CB6B4E">
        <w:rPr>
          <w:lang w:val="fi-FI"/>
        </w:rPr>
        <w:t>:</w:t>
      </w:r>
      <w:r w:rsidRPr="00CB6B4E">
        <w:rPr>
          <w:i/>
          <w:lang w:val="fi-FI"/>
        </w:rPr>
        <w:t xml:space="preserve"> tyttäre</w:t>
      </w:r>
      <w:r w:rsidR="0098090B" w:rsidRPr="00CB6B4E">
        <w:rPr>
          <w:lang w:val="fi-FI"/>
        </w:rPr>
        <w:t>/</w:t>
      </w:r>
      <w:r w:rsidRPr="00CB6B4E">
        <w:rPr>
          <w:i/>
          <w:lang w:val="fi-FI"/>
        </w:rPr>
        <w:t xml:space="preserve">n </w:t>
      </w:r>
      <w:r w:rsidR="0075485B" w:rsidRPr="00CB6B4E">
        <w:rPr>
          <w:lang w:val="fi-FI"/>
        </w:rPr>
        <w:t>:</w:t>
      </w:r>
      <w:r w:rsidRPr="00CB6B4E">
        <w:rPr>
          <w:i/>
          <w:lang w:val="fi-FI"/>
        </w:rPr>
        <w:t xml:space="preserve"> tytär</w:t>
      </w:r>
      <w:r w:rsidR="0098090B" w:rsidRPr="00CB6B4E">
        <w:rPr>
          <w:lang w:val="fi-FI"/>
        </w:rPr>
        <w:t>/</w:t>
      </w:r>
      <w:r w:rsidRPr="00CB6B4E">
        <w:rPr>
          <w:i/>
          <w:lang w:val="fi-FI"/>
        </w:rPr>
        <w:t xml:space="preserve">tä </w:t>
      </w:r>
      <w:r w:rsidRPr="00CB6B4E">
        <w:rPr>
          <w:lang w:val="fi-FI"/>
        </w:rPr>
        <w:t>ja</w:t>
      </w:r>
      <w:r w:rsidRPr="00CB6B4E">
        <w:rPr>
          <w:i/>
          <w:lang w:val="fi-FI"/>
        </w:rPr>
        <w:t xml:space="preserve"> rakas </w:t>
      </w:r>
      <w:r w:rsidR="0075485B" w:rsidRPr="00CB6B4E">
        <w:rPr>
          <w:lang w:val="fi-FI"/>
        </w:rPr>
        <w:t>:</w:t>
      </w:r>
      <w:r w:rsidRPr="00CB6B4E">
        <w:rPr>
          <w:i/>
          <w:lang w:val="fi-FI"/>
        </w:rPr>
        <w:t xml:space="preserve"> rakkhaa</w:t>
      </w:r>
      <w:r w:rsidR="0098090B" w:rsidRPr="00CB6B4E">
        <w:rPr>
          <w:lang w:val="fi-FI"/>
        </w:rPr>
        <w:t>/</w:t>
      </w:r>
      <w:r w:rsidRPr="00CB6B4E">
        <w:rPr>
          <w:i/>
          <w:lang w:val="fi-FI"/>
        </w:rPr>
        <w:t>n</w:t>
      </w:r>
      <w:r w:rsidR="000A4B27" w:rsidRPr="00CB6B4E">
        <w:rPr>
          <w:i/>
          <w:lang w:val="fi-FI"/>
        </w:rPr>
        <w:t xml:space="preserve"> </w:t>
      </w:r>
      <w:r w:rsidR="0075485B" w:rsidRPr="00CB6B4E">
        <w:rPr>
          <w:lang w:val="fi-FI"/>
        </w:rPr>
        <w:t>:</w:t>
      </w:r>
      <w:r w:rsidRPr="00CB6B4E">
        <w:rPr>
          <w:i/>
          <w:lang w:val="fi-FI"/>
        </w:rPr>
        <w:t xml:space="preserve"> rakas</w:t>
      </w:r>
      <w:r w:rsidR="0098090B" w:rsidRPr="00CB6B4E">
        <w:rPr>
          <w:lang w:val="fi-FI"/>
        </w:rPr>
        <w:t>/</w:t>
      </w:r>
      <w:r w:rsidRPr="00CB6B4E">
        <w:rPr>
          <w:i/>
          <w:lang w:val="fi-FI"/>
        </w:rPr>
        <w:t xml:space="preserve">ta </w:t>
      </w:r>
      <w:r w:rsidRPr="00CB6B4E">
        <w:rPr>
          <w:lang w:val="fi-FI"/>
        </w:rPr>
        <w:t xml:space="preserve">konsonanttiranka oon sama ko nominatiivihaamu, mutta vokaaliranka löyttyy </w:t>
      </w:r>
      <w:r w:rsidR="00A27713" w:rsidRPr="00CB6B4E">
        <w:rPr>
          <w:lang w:val="fi-FI"/>
        </w:rPr>
        <w:t>genitiiv</w:t>
      </w:r>
      <w:r w:rsidRPr="00CB6B4E">
        <w:rPr>
          <w:lang w:val="fi-FI"/>
        </w:rPr>
        <w:t>istä.</w:t>
      </w:r>
    </w:p>
    <w:p w14:paraId="73F9E0CE" w14:textId="08266E06" w:rsidR="00B30251" w:rsidRPr="00CB6B4E" w:rsidRDefault="00340DA5" w:rsidP="00BD2A19">
      <w:pPr>
        <w:pStyle w:val="Brdtekst"/>
        <w:spacing w:before="120"/>
        <w:rPr>
          <w:lang w:val="fi-FI"/>
        </w:rPr>
      </w:pPr>
      <w:r w:rsidRPr="00CB6B4E">
        <w:rPr>
          <w:lang w:val="fi-FI"/>
        </w:rPr>
        <w:t xml:space="preserve">Ko oon kysymys verbiistä, ei ranka koskhaan ole sama ko hakemasanahaamu. Hakemasanana sanakirjoissa ja sanalistoissa pruukathaan käyttäät verbin 1. infinitiivin haamuu, niin ko </w:t>
      </w:r>
      <w:r w:rsidRPr="00CB6B4E">
        <w:rPr>
          <w:i/>
          <w:lang w:val="fi-FI"/>
        </w:rPr>
        <w:t>lähte</w:t>
      </w:r>
      <w:r w:rsidR="0098090B" w:rsidRPr="00CB6B4E">
        <w:rPr>
          <w:lang w:val="fi-FI"/>
        </w:rPr>
        <w:t>/</w:t>
      </w:r>
      <w:r w:rsidRPr="00CB6B4E">
        <w:rPr>
          <w:i/>
          <w:lang w:val="fi-FI"/>
        </w:rPr>
        <w:t xml:space="preserve">et </w:t>
      </w:r>
      <w:r w:rsidR="00BA1173" w:rsidRPr="00CB6B4E">
        <w:rPr>
          <w:lang w:val="fi-FI"/>
        </w:rPr>
        <w:t>~</w:t>
      </w:r>
      <w:r w:rsidRPr="00CB6B4E">
        <w:rPr>
          <w:i/>
          <w:lang w:val="fi-FI"/>
        </w:rPr>
        <w:t xml:space="preserve"> lähte</w:t>
      </w:r>
      <w:r w:rsidR="0098090B" w:rsidRPr="00CB6B4E">
        <w:rPr>
          <w:lang w:val="fi-FI"/>
        </w:rPr>
        <w:t>/</w:t>
      </w:r>
      <w:r w:rsidRPr="00CB6B4E">
        <w:rPr>
          <w:i/>
          <w:lang w:val="fi-FI"/>
        </w:rPr>
        <w:t xml:space="preserve">ä </w:t>
      </w:r>
      <w:r w:rsidR="00BA1173" w:rsidRPr="00CB6B4E">
        <w:rPr>
          <w:lang w:val="fi-FI"/>
        </w:rPr>
        <w:t>~</w:t>
      </w:r>
      <w:r w:rsidRPr="00CB6B4E">
        <w:rPr>
          <w:i/>
          <w:lang w:val="fi-FI"/>
        </w:rPr>
        <w:t xml:space="preserve"> lähti</w:t>
      </w:r>
      <w:r w:rsidR="0098090B" w:rsidRPr="00CB6B4E">
        <w:rPr>
          <w:lang w:val="fi-FI"/>
        </w:rPr>
        <w:t>/</w:t>
      </w:r>
      <w:r w:rsidRPr="00CB6B4E">
        <w:rPr>
          <w:i/>
          <w:lang w:val="fi-FI"/>
        </w:rPr>
        <w:t>ä</w:t>
      </w:r>
      <w:r w:rsidR="0075485B" w:rsidRPr="00CB6B4E">
        <w:rPr>
          <w:lang w:val="fi-FI"/>
        </w:rPr>
        <w:t>,</w:t>
      </w:r>
      <w:r w:rsidRPr="00CB6B4E">
        <w:rPr>
          <w:i/>
          <w:lang w:val="fi-FI"/>
        </w:rPr>
        <w:t xml:space="preserve"> kulkke</w:t>
      </w:r>
      <w:r w:rsidR="0098090B" w:rsidRPr="00CB6B4E">
        <w:rPr>
          <w:lang w:val="fi-FI"/>
        </w:rPr>
        <w:t>/</w:t>
      </w:r>
      <w:r w:rsidRPr="00CB6B4E">
        <w:rPr>
          <w:i/>
          <w:lang w:val="fi-FI"/>
        </w:rPr>
        <w:t xml:space="preserve">et </w:t>
      </w:r>
      <w:r w:rsidR="00BA1173" w:rsidRPr="00CB6B4E">
        <w:rPr>
          <w:lang w:val="fi-FI"/>
        </w:rPr>
        <w:t>~</w:t>
      </w:r>
      <w:r w:rsidRPr="00CB6B4E">
        <w:rPr>
          <w:i/>
          <w:lang w:val="fi-FI"/>
        </w:rPr>
        <w:t xml:space="preserve"> kulke</w:t>
      </w:r>
      <w:r w:rsidR="0098090B" w:rsidRPr="00CB6B4E">
        <w:rPr>
          <w:lang w:val="fi-FI"/>
        </w:rPr>
        <w:t>/</w:t>
      </w:r>
      <w:r w:rsidRPr="00CB6B4E">
        <w:rPr>
          <w:i/>
          <w:lang w:val="fi-FI"/>
        </w:rPr>
        <w:t xml:space="preserve">a </w:t>
      </w:r>
      <w:r w:rsidR="00BA1173" w:rsidRPr="00CB6B4E">
        <w:rPr>
          <w:lang w:val="fi-FI"/>
        </w:rPr>
        <w:t>~</w:t>
      </w:r>
      <w:r w:rsidRPr="00CB6B4E">
        <w:rPr>
          <w:i/>
          <w:lang w:val="fi-FI"/>
        </w:rPr>
        <w:t xml:space="preserve"> kulki</w:t>
      </w:r>
      <w:r w:rsidR="0098090B" w:rsidRPr="00CB6B4E">
        <w:rPr>
          <w:lang w:val="fi-FI"/>
        </w:rPr>
        <w:t>/</w:t>
      </w:r>
      <w:r w:rsidRPr="00CB6B4E">
        <w:rPr>
          <w:i/>
          <w:lang w:val="fi-FI"/>
        </w:rPr>
        <w:t>a</w:t>
      </w:r>
      <w:r w:rsidR="0075485B" w:rsidRPr="00CB6B4E">
        <w:rPr>
          <w:lang w:val="fi-FI"/>
        </w:rPr>
        <w:t>,</w:t>
      </w:r>
      <w:r w:rsidRPr="00CB6B4E">
        <w:rPr>
          <w:i/>
          <w:lang w:val="fi-FI"/>
        </w:rPr>
        <w:t xml:space="preserve"> kirjoitta</w:t>
      </w:r>
      <w:r w:rsidR="0098090B" w:rsidRPr="00CB6B4E">
        <w:rPr>
          <w:lang w:val="fi-FI"/>
        </w:rPr>
        <w:t>/</w:t>
      </w:r>
      <w:r w:rsidRPr="00CB6B4E">
        <w:rPr>
          <w:i/>
          <w:lang w:val="fi-FI"/>
        </w:rPr>
        <w:t>a</w:t>
      </w:r>
      <w:r w:rsidR="001B127A" w:rsidRPr="00CB6B4E">
        <w:rPr>
          <w:lang w:val="fi-FI"/>
        </w:rPr>
        <w:t>(</w:t>
      </w:r>
      <w:r w:rsidRPr="00CB6B4E">
        <w:rPr>
          <w:i/>
          <w:lang w:val="fi-FI"/>
        </w:rPr>
        <w:t>t</w:t>
      </w:r>
      <w:r w:rsidR="001B127A" w:rsidRPr="00CB6B4E">
        <w:rPr>
          <w:lang w:val="fi-FI"/>
        </w:rPr>
        <w:t>)</w:t>
      </w:r>
      <w:r w:rsidR="0075485B" w:rsidRPr="00CB6B4E">
        <w:rPr>
          <w:lang w:val="fi-FI"/>
        </w:rPr>
        <w:t>,</w:t>
      </w:r>
      <w:r w:rsidRPr="00CB6B4E">
        <w:rPr>
          <w:i/>
          <w:lang w:val="fi-FI"/>
        </w:rPr>
        <w:t xml:space="preserve"> tul</w:t>
      </w:r>
      <w:r w:rsidR="0098090B" w:rsidRPr="00CB6B4E">
        <w:rPr>
          <w:lang w:val="fi-FI"/>
        </w:rPr>
        <w:t>/</w:t>
      </w:r>
      <w:r w:rsidRPr="00CB6B4E">
        <w:rPr>
          <w:i/>
          <w:lang w:val="fi-FI"/>
        </w:rPr>
        <w:t>la</w:t>
      </w:r>
      <w:r w:rsidR="0075485B" w:rsidRPr="00CB6B4E">
        <w:rPr>
          <w:lang w:val="fi-FI"/>
        </w:rPr>
        <w:t>,</w:t>
      </w:r>
      <w:r w:rsidRPr="00CB6B4E">
        <w:rPr>
          <w:i/>
          <w:lang w:val="fi-FI"/>
        </w:rPr>
        <w:t xml:space="preserve"> men</w:t>
      </w:r>
      <w:r w:rsidR="0098090B" w:rsidRPr="00CB6B4E">
        <w:rPr>
          <w:lang w:val="fi-FI"/>
        </w:rPr>
        <w:t>/</w:t>
      </w:r>
      <w:r w:rsidRPr="00CB6B4E">
        <w:rPr>
          <w:i/>
          <w:lang w:val="fi-FI"/>
        </w:rPr>
        <w:t>nä</w:t>
      </w:r>
      <w:r w:rsidR="0075485B" w:rsidRPr="00CB6B4E">
        <w:rPr>
          <w:lang w:val="fi-FI"/>
        </w:rPr>
        <w:t>,</w:t>
      </w:r>
      <w:r w:rsidRPr="00CB6B4E">
        <w:rPr>
          <w:i/>
          <w:lang w:val="fi-FI"/>
        </w:rPr>
        <w:t xml:space="preserve"> kiusa</w:t>
      </w:r>
      <w:r w:rsidR="0098090B" w:rsidRPr="00CB6B4E">
        <w:rPr>
          <w:lang w:val="fi-FI"/>
        </w:rPr>
        <w:t>/</w:t>
      </w:r>
      <w:r w:rsidRPr="00CB6B4E">
        <w:rPr>
          <w:i/>
          <w:lang w:val="fi-FI"/>
        </w:rPr>
        <w:t>ta</w:t>
      </w:r>
      <w:r w:rsidR="001B127A" w:rsidRPr="00CB6B4E">
        <w:rPr>
          <w:lang w:val="fi-FI"/>
        </w:rPr>
        <w:t>.</w:t>
      </w:r>
      <w:r w:rsidRPr="00CB6B4E">
        <w:rPr>
          <w:lang w:val="fi-FI"/>
        </w:rPr>
        <w:t xml:space="preserve"> Näissä oon </w:t>
      </w:r>
      <w:r w:rsidR="009101F3" w:rsidRPr="00CB6B4E">
        <w:rPr>
          <w:lang w:val="fi-FI"/>
        </w:rPr>
        <w:t xml:space="preserve">aina </w:t>
      </w:r>
      <w:r w:rsidRPr="00CB6B4E">
        <w:rPr>
          <w:lang w:val="fi-FI"/>
        </w:rPr>
        <w:t>myötä kans 1. infinitiivin suffiksi. Tasan oon siis niin, ette verbistä häyttyy ottaat pois taivutussuffiks</w:t>
      </w:r>
      <w:r w:rsidR="0017463B" w:rsidRPr="00CB6B4E">
        <w:rPr>
          <w:lang w:val="fi-FI"/>
        </w:rPr>
        <w:t>it, ette esile saađhaan rangan.</w:t>
      </w:r>
    </w:p>
    <w:p w14:paraId="2A213C0B" w14:textId="77777777" w:rsidR="00F904D4" w:rsidRPr="00CB6B4E" w:rsidRDefault="00302B64" w:rsidP="00BD2A19">
      <w:pPr>
        <w:pStyle w:val="Brdtekst"/>
        <w:spacing w:before="120"/>
        <w:rPr>
          <w:lang w:val="fi-FI"/>
        </w:rPr>
      </w:pPr>
      <w:r w:rsidRPr="00CB6B4E">
        <w:rPr>
          <w:lang w:val="fi-FI"/>
        </w:rPr>
        <w:t>Sitä käskethään ra</w:t>
      </w:r>
      <w:r w:rsidR="00340DA5" w:rsidRPr="00CB6B4E">
        <w:rPr>
          <w:lang w:val="fi-FI"/>
        </w:rPr>
        <w:t>ng</w:t>
      </w:r>
      <w:r w:rsidR="00A27713" w:rsidRPr="00CB6B4E">
        <w:rPr>
          <w:lang w:val="fi-FI"/>
        </w:rPr>
        <w:t>a</w:t>
      </w:r>
      <w:r w:rsidR="00340DA5" w:rsidRPr="00CB6B4E">
        <w:rPr>
          <w:lang w:val="fi-FI"/>
        </w:rPr>
        <w:t>ksi kans semmoissii sanan t</w:t>
      </w:r>
      <w:r w:rsidRPr="00CB6B4E">
        <w:rPr>
          <w:lang w:val="fi-FI"/>
        </w:rPr>
        <w:t xml:space="preserve">yvvii, missä oon myötä joku taivutussuffiksi. Puhuma esimerkiksi </w:t>
      </w:r>
      <w:r w:rsidRPr="00CB6B4E">
        <w:rPr>
          <w:smallCaps/>
          <w:lang w:val="fi-FI"/>
        </w:rPr>
        <w:t>pluraalin rangasta</w:t>
      </w:r>
      <w:r w:rsidRPr="00CB6B4E">
        <w:rPr>
          <w:lang w:val="fi-FI"/>
        </w:rPr>
        <w:t xml:space="preserve">, missä oon myötä pluraalin suffiksi </w:t>
      </w:r>
      <w:r w:rsidRPr="00CB6B4E">
        <w:rPr>
          <w:i/>
          <w:lang w:val="fi-FI"/>
        </w:rPr>
        <w:t>i</w:t>
      </w:r>
      <w:r w:rsidRPr="00CB6B4E">
        <w:rPr>
          <w:lang w:val="fi-FI"/>
        </w:rPr>
        <w:t xml:space="preserve">, ja </w:t>
      </w:r>
      <w:r w:rsidR="008F5C10" w:rsidRPr="00CB6B4E">
        <w:rPr>
          <w:smallCaps/>
          <w:lang w:val="fi-FI"/>
        </w:rPr>
        <w:t>passiiviran</w:t>
      </w:r>
      <w:r w:rsidRPr="00CB6B4E">
        <w:rPr>
          <w:smallCaps/>
          <w:lang w:val="fi-FI"/>
        </w:rPr>
        <w:t>gasta</w:t>
      </w:r>
      <w:r w:rsidRPr="00CB6B4E">
        <w:rPr>
          <w:lang w:val="fi-FI"/>
        </w:rPr>
        <w:t>, mikä oon se verbiranka, mihin passiivin suffiksit lisäthään</w:t>
      </w:r>
      <w:r w:rsidR="00F904D4" w:rsidRPr="00CB6B4E">
        <w:rPr>
          <w:lang w:val="fi-FI"/>
        </w:rPr>
        <w:t>.</w:t>
      </w:r>
    </w:p>
    <w:p w14:paraId="5432227D" w14:textId="22A18969" w:rsidR="00B30251" w:rsidRPr="00CB6B4E" w:rsidRDefault="00460D9B" w:rsidP="00BD2A19">
      <w:pPr>
        <w:pStyle w:val="Brdtekst"/>
        <w:spacing w:before="120"/>
        <w:rPr>
          <w:lang w:val="fi-FI"/>
        </w:rPr>
      </w:pPr>
      <w:r w:rsidRPr="00CB6B4E">
        <w:rPr>
          <w:lang w:val="fi-FI"/>
        </w:rPr>
        <w:t xml:space="preserve">Jajame sanat eri taivutustyypphiin sen jälkhiin, minkälaiset rangat niilä oon. </w:t>
      </w:r>
      <w:r w:rsidR="00B30251" w:rsidRPr="00CB6B4E">
        <w:rPr>
          <w:lang w:val="fi-FI"/>
        </w:rPr>
        <w:t>Erilaissii taivutustyyppii ja rankkoi met käsittelemä, ko käsittelemä verbiin ja nomeniitten taivutusta.</w:t>
      </w:r>
    </w:p>
    <w:p w14:paraId="226205BB" w14:textId="77777777" w:rsidR="00B30251" w:rsidRPr="00A95D68" w:rsidRDefault="00B30251" w:rsidP="00A73E35">
      <w:pPr>
        <w:pStyle w:val="Overskrift2"/>
      </w:pPr>
      <w:bookmarkStart w:id="113" w:name="syntakti"/>
      <w:bookmarkStart w:id="114" w:name="_2.4._Syntaktin_rakenus_1"/>
      <w:bookmarkStart w:id="115" w:name="_Toc81192446"/>
      <w:bookmarkStart w:id="116" w:name="_Toc84997955"/>
      <w:bookmarkStart w:id="117" w:name="_Toc198266819"/>
      <w:bookmarkStart w:id="118" w:name="_Toc209168565"/>
      <w:bookmarkStart w:id="119" w:name="_Toc241129212"/>
      <w:bookmarkStart w:id="120" w:name="_Toc311273709"/>
      <w:bookmarkStart w:id="121" w:name="syntaktinrakenus"/>
      <w:bookmarkEnd w:id="113"/>
      <w:bookmarkEnd w:id="114"/>
      <w:r w:rsidRPr="00A95D68">
        <w:t>Syntaktin rakenus</w:t>
      </w:r>
      <w:bookmarkEnd w:id="115"/>
      <w:bookmarkEnd w:id="116"/>
      <w:bookmarkEnd w:id="117"/>
      <w:bookmarkEnd w:id="118"/>
      <w:bookmarkEnd w:id="119"/>
      <w:bookmarkEnd w:id="120"/>
    </w:p>
    <w:bookmarkEnd w:id="121"/>
    <w:p w14:paraId="25829520" w14:textId="1113389F" w:rsidR="00B30251" w:rsidRPr="00A95D68" w:rsidRDefault="00B30251" w:rsidP="00BD2A19">
      <w:pPr>
        <w:pStyle w:val="Brdtekst"/>
        <w:spacing w:before="120"/>
      </w:pPr>
      <w:r w:rsidRPr="00CB6B4E">
        <w:rPr>
          <w:smallCaps/>
          <w:lang w:val="fi-FI"/>
        </w:rPr>
        <w:t xml:space="preserve">Syntaktilla </w:t>
      </w:r>
      <w:r w:rsidRPr="00CB6B4E">
        <w:rPr>
          <w:lang w:val="fi-FI"/>
        </w:rPr>
        <w:t>meinathaan tässä semmoista kokon</w:t>
      </w:r>
      <w:r w:rsidR="00802A20" w:rsidRPr="00CB6B4E">
        <w:rPr>
          <w:lang w:val="fi-FI"/>
        </w:rPr>
        <w:t>h</w:t>
      </w:r>
      <w:r w:rsidRPr="00CB6B4E">
        <w:rPr>
          <w:lang w:val="fi-FI"/>
        </w:rPr>
        <w:t xml:space="preserve">aisuutta, joka pittää sisälä </w:t>
      </w:r>
      <w:r w:rsidR="00AD0613" w:rsidRPr="00CB6B4E">
        <w:rPr>
          <w:lang w:val="fi-FI"/>
        </w:rPr>
        <w:t>finit</w:t>
      </w:r>
      <w:r w:rsidRPr="00CB6B4E">
        <w:rPr>
          <w:lang w:val="fi-FI"/>
        </w:rPr>
        <w:t>tisen verbihaamun,</w:t>
      </w:r>
      <w:r w:rsidR="000F4E8B" w:rsidRPr="00CB6B4E">
        <w:rPr>
          <w:lang w:val="fi-FI"/>
        </w:rPr>
        <w:t xml:space="preserve"> johon</w:t>
      </w:r>
      <w:r w:rsidRPr="00CB6B4E">
        <w:rPr>
          <w:lang w:val="fi-FI"/>
        </w:rPr>
        <w:t xml:space="preserve"> sitte liittyy muita jäseniitä eli </w:t>
      </w:r>
      <w:r w:rsidR="002B27B2" w:rsidRPr="00CB6B4E">
        <w:rPr>
          <w:lang w:val="fi-FI"/>
        </w:rPr>
        <w:t>komplement</w:t>
      </w:r>
      <w:r w:rsidRPr="00CB6B4E">
        <w:rPr>
          <w:lang w:val="fi-FI"/>
        </w:rPr>
        <w:t xml:space="preserve">tiita, niin ko subjekti, objekti, adverbiaali eli predikatiivi. </w:t>
      </w:r>
      <w:r w:rsidR="00AD0613" w:rsidRPr="00CB6B4E">
        <w:rPr>
          <w:lang w:val="fi-FI"/>
        </w:rPr>
        <w:t>Finit</w:t>
      </w:r>
      <w:r w:rsidR="0017463B" w:rsidRPr="00CB6B4E">
        <w:rPr>
          <w:lang w:val="fi-FI"/>
        </w:rPr>
        <w:t xml:space="preserve">tinen verbihaamu oon semmoinen verbihaamu, mikä oon verbin persoonahaamussa ja toimii syntaktin </w:t>
      </w:r>
      <w:r w:rsidR="00562C0F" w:rsidRPr="00CB6B4E">
        <w:rPr>
          <w:smallCaps/>
          <w:lang w:val="fi-FI"/>
        </w:rPr>
        <w:t>verbaalinna</w:t>
      </w:r>
      <w:r w:rsidR="0017463B" w:rsidRPr="00CB6B4E">
        <w:rPr>
          <w:lang w:val="fi-FI"/>
        </w:rPr>
        <w:t>.</w:t>
      </w:r>
      <w:r w:rsidR="00660496" w:rsidRPr="00CB6B4E">
        <w:rPr>
          <w:lang w:val="fi-FI"/>
        </w:rPr>
        <w:t xml:space="preserve"> </w:t>
      </w:r>
      <w:r w:rsidR="00660496">
        <w:t xml:space="preserve">Tätä merkittemmä syntaktikaavoissa </w:t>
      </w:r>
      <w:r w:rsidR="00A86596">
        <w:t>puk</w:t>
      </w:r>
      <w:r w:rsidR="00660496">
        <w:t>staavilla V.</w:t>
      </w:r>
    </w:p>
    <w:p w14:paraId="1D9FBD53" w14:textId="7820DAF8" w:rsidR="00B30251" w:rsidRPr="00A95D68" w:rsidRDefault="007F7BDB" w:rsidP="00BD2A19">
      <w:pPr>
        <w:pStyle w:val="Overskrift3"/>
      </w:pPr>
      <w:bookmarkStart w:id="122" w:name="_Toc311273710"/>
      <w:r>
        <w:lastRenderedPageBreak/>
        <w:t>Fraasit</w:t>
      </w:r>
      <w:r w:rsidR="007D1669">
        <w:t xml:space="preserve"> ja sanaklassit</w:t>
      </w:r>
      <w:bookmarkEnd w:id="122"/>
    </w:p>
    <w:p w14:paraId="12F7A6A3" w14:textId="1C8D6C83" w:rsidR="000F6667" w:rsidRPr="00CB6B4E" w:rsidRDefault="00D93782" w:rsidP="00DF1D04">
      <w:pPr>
        <w:rPr>
          <w:lang w:val="fi-FI"/>
        </w:rPr>
      </w:pPr>
      <w:r w:rsidRPr="00CB6B4E">
        <w:rPr>
          <w:lang w:val="fi-FI"/>
        </w:rPr>
        <w:t>Synta</w:t>
      </w:r>
      <w:r w:rsidR="000810DB" w:rsidRPr="00CB6B4E">
        <w:rPr>
          <w:lang w:val="fi-FI"/>
        </w:rPr>
        <w:t xml:space="preserve">ktit oon pantu kokhoon </w:t>
      </w:r>
      <w:r w:rsidR="000810DB" w:rsidRPr="00CB6B4E">
        <w:rPr>
          <w:smallCaps/>
          <w:lang w:val="fi-FI"/>
        </w:rPr>
        <w:t>fraasiista</w:t>
      </w:r>
      <w:r w:rsidR="000810DB" w:rsidRPr="00CB6B4E">
        <w:rPr>
          <w:lang w:val="fi-FI"/>
        </w:rPr>
        <w:t>. Fraasila meinathaan tässä semmoista</w:t>
      </w:r>
      <w:r w:rsidR="00620A94" w:rsidRPr="00CB6B4E">
        <w:rPr>
          <w:lang w:val="fi-FI"/>
        </w:rPr>
        <w:t xml:space="preserve"> syntaktin ossaa, mitä ei saata</w:t>
      </w:r>
      <w:r w:rsidR="000810DB" w:rsidRPr="00CB6B4E">
        <w:rPr>
          <w:lang w:val="fi-FI"/>
        </w:rPr>
        <w:t xml:space="preserve"> jättäät pois ilman ette syntaktin rakenus muuttuu</w:t>
      </w:r>
      <w:r w:rsidR="00891B7B" w:rsidRPr="00CB6B4E">
        <w:rPr>
          <w:lang w:val="fi-FI"/>
        </w:rPr>
        <w:t>.</w:t>
      </w:r>
      <w:r w:rsidRPr="00CB6B4E">
        <w:rPr>
          <w:lang w:val="fi-FI"/>
        </w:rPr>
        <w:t xml:space="preserve"> Niitä saatta</w:t>
      </w:r>
      <w:r w:rsidR="00BD062D" w:rsidRPr="00CB6B4E">
        <w:rPr>
          <w:lang w:val="fi-FI"/>
        </w:rPr>
        <w:t>is k</w:t>
      </w:r>
      <w:r w:rsidR="00620A94" w:rsidRPr="00CB6B4E">
        <w:rPr>
          <w:lang w:val="fi-FI"/>
        </w:rPr>
        <w:t>äskeet</w:t>
      </w:r>
      <w:r w:rsidR="00BD062D" w:rsidRPr="00CB6B4E">
        <w:rPr>
          <w:lang w:val="fi-FI"/>
        </w:rPr>
        <w:t xml:space="preserve"> kans syntaktin </w:t>
      </w:r>
      <w:r w:rsidR="00BD062D" w:rsidRPr="00CB6B4E">
        <w:rPr>
          <w:smallCaps/>
          <w:lang w:val="fi-FI"/>
        </w:rPr>
        <w:t>jäsene</w:t>
      </w:r>
      <w:r w:rsidRPr="00CB6B4E">
        <w:rPr>
          <w:smallCaps/>
          <w:lang w:val="fi-FI"/>
        </w:rPr>
        <w:t>ksi.</w:t>
      </w:r>
      <w:r w:rsidRPr="00CB6B4E">
        <w:rPr>
          <w:lang w:val="fi-FI"/>
        </w:rPr>
        <w:t xml:space="preserve"> Ko meilä oon syntakti </w:t>
      </w:r>
      <w:r w:rsidRPr="00CB6B4E">
        <w:rPr>
          <w:i/>
          <w:lang w:val="fi-FI"/>
        </w:rPr>
        <w:t xml:space="preserve">Pieni vihrinen mies </w:t>
      </w:r>
      <w:r w:rsidR="00401036" w:rsidRPr="00CB6B4E">
        <w:rPr>
          <w:i/>
          <w:lang w:val="fi-FI"/>
        </w:rPr>
        <w:t>syö miele</w:t>
      </w:r>
      <w:r w:rsidR="00E530A4" w:rsidRPr="00CB6B4E">
        <w:rPr>
          <w:i/>
          <w:lang w:val="fi-FI"/>
        </w:rPr>
        <w:t>lä ruijalaista kallaa</w:t>
      </w:r>
      <w:r w:rsidR="0075485B" w:rsidRPr="00CB6B4E">
        <w:rPr>
          <w:lang w:val="fi-FI"/>
        </w:rPr>
        <w:t>,</w:t>
      </w:r>
      <w:r w:rsidRPr="00CB6B4E">
        <w:rPr>
          <w:lang w:val="fi-FI"/>
        </w:rPr>
        <w:t xml:space="preserve"> </w:t>
      </w:r>
      <w:r w:rsidRPr="00CB6B4E">
        <w:rPr>
          <w:i/>
          <w:lang w:val="fi-FI"/>
        </w:rPr>
        <w:t>mitä myyđhään Marsin torila</w:t>
      </w:r>
      <w:r w:rsidR="00E530A4" w:rsidRPr="00CB6B4E">
        <w:rPr>
          <w:lang w:val="fi-FI"/>
        </w:rPr>
        <w:t xml:space="preserve"> </w:t>
      </w:r>
      <w:r w:rsidRPr="00CB6B4E">
        <w:rPr>
          <w:lang w:val="fi-FI"/>
        </w:rPr>
        <w:t xml:space="preserve">se met saatama lyhenttäät sen haamhuun </w:t>
      </w:r>
      <w:r w:rsidRPr="00CB6B4E">
        <w:rPr>
          <w:i/>
          <w:lang w:val="fi-FI"/>
        </w:rPr>
        <w:t>Mies syö mielelä kallaa</w:t>
      </w:r>
      <w:r w:rsidR="00CA39A5" w:rsidRPr="00CB6B4E">
        <w:rPr>
          <w:lang w:val="fi-FI"/>
        </w:rPr>
        <w:t>,</w:t>
      </w:r>
      <w:r w:rsidR="00686B9E" w:rsidRPr="00CB6B4E">
        <w:rPr>
          <w:i/>
          <w:lang w:val="fi-FI"/>
        </w:rPr>
        <w:t xml:space="preserve"> </w:t>
      </w:r>
      <w:r w:rsidRPr="00CB6B4E">
        <w:rPr>
          <w:lang w:val="fi-FI"/>
        </w:rPr>
        <w:t xml:space="preserve">ja syntaktin valtarakenus oon vielä sama. </w:t>
      </w:r>
      <w:r w:rsidR="000F6667" w:rsidRPr="00CB6B4E">
        <w:rPr>
          <w:lang w:val="fi-FI"/>
        </w:rPr>
        <w:t xml:space="preserve">Niitä sannoi, mikkä jää jäljele ja </w:t>
      </w:r>
      <w:r w:rsidR="00E530A4" w:rsidRPr="00CB6B4E">
        <w:rPr>
          <w:lang w:val="fi-FI"/>
        </w:rPr>
        <w:t xml:space="preserve">mikkä </w:t>
      </w:r>
      <w:r w:rsidR="000F6667" w:rsidRPr="00CB6B4E">
        <w:rPr>
          <w:lang w:val="fi-FI"/>
        </w:rPr>
        <w:t xml:space="preserve">saatethaan representeerata koko fraassii, ko fraasin lyhenethään, </w:t>
      </w:r>
      <w:r w:rsidR="00E530A4" w:rsidRPr="00CB6B4E">
        <w:rPr>
          <w:lang w:val="fi-FI"/>
        </w:rPr>
        <w:t xml:space="preserve">käskemä </w:t>
      </w:r>
      <w:r w:rsidR="00E530A4" w:rsidRPr="00CB6B4E">
        <w:rPr>
          <w:smallCaps/>
          <w:lang w:val="fi-FI"/>
        </w:rPr>
        <w:t>valtasanoiksi</w:t>
      </w:r>
      <w:r w:rsidR="00E530A4" w:rsidRPr="00CB6B4E">
        <w:rPr>
          <w:lang w:val="fi-FI"/>
        </w:rPr>
        <w:t>.</w:t>
      </w:r>
    </w:p>
    <w:p w14:paraId="4E2A8482" w14:textId="40194D7B" w:rsidR="00C14B3C" w:rsidRPr="00CB6B4E" w:rsidRDefault="0008033B" w:rsidP="00BD2A19">
      <w:pPr>
        <w:pStyle w:val="Brdtekst"/>
        <w:spacing w:before="120"/>
        <w:rPr>
          <w:lang w:val="fi-FI"/>
        </w:rPr>
      </w:pPr>
      <w:r w:rsidRPr="00CB6B4E">
        <w:rPr>
          <w:lang w:val="fi-FI"/>
        </w:rPr>
        <w:t xml:space="preserve">Ko halluuma </w:t>
      </w:r>
      <w:r w:rsidR="002A2A75" w:rsidRPr="00CB6B4E">
        <w:rPr>
          <w:lang w:val="fi-FI"/>
        </w:rPr>
        <w:t xml:space="preserve">analyysissä </w:t>
      </w:r>
      <w:r w:rsidRPr="00CB6B4E">
        <w:rPr>
          <w:lang w:val="fi-FI"/>
        </w:rPr>
        <w:t>sa</w:t>
      </w:r>
      <w:r w:rsidR="00C14B3C" w:rsidRPr="00CB6B4E">
        <w:rPr>
          <w:lang w:val="fi-FI"/>
        </w:rPr>
        <w:t>ađa eshiin syntaktin rakenuksen, m</w:t>
      </w:r>
      <w:r w:rsidR="00D93782" w:rsidRPr="00CB6B4E">
        <w:rPr>
          <w:lang w:val="fi-FI"/>
        </w:rPr>
        <w:t>erkittemmä fraas</w:t>
      </w:r>
      <w:r w:rsidR="00C14B3C" w:rsidRPr="00CB6B4E">
        <w:rPr>
          <w:lang w:val="fi-FI"/>
        </w:rPr>
        <w:t>siin raj</w:t>
      </w:r>
      <w:r w:rsidR="00F74449" w:rsidRPr="00CB6B4E">
        <w:rPr>
          <w:lang w:val="fi-FI"/>
        </w:rPr>
        <w:t>j</w:t>
      </w:r>
      <w:r w:rsidR="00C14B3C" w:rsidRPr="00CB6B4E">
        <w:rPr>
          <w:lang w:val="fi-FI"/>
        </w:rPr>
        <w:t xml:space="preserve">oi hakaparenteesiila []. </w:t>
      </w:r>
      <w:r w:rsidRPr="00CB6B4E">
        <w:rPr>
          <w:lang w:val="fi-FI"/>
        </w:rPr>
        <w:t>E</w:t>
      </w:r>
      <w:r w:rsidR="00D93782" w:rsidRPr="00CB6B4E">
        <w:rPr>
          <w:lang w:val="fi-FI"/>
        </w:rPr>
        <w:t xml:space="preserve">li </w:t>
      </w:r>
      <w:r w:rsidR="00C14B3C" w:rsidRPr="00CB6B4E">
        <w:rPr>
          <w:lang w:val="fi-FI"/>
        </w:rPr>
        <w:t>merkittemmä</w:t>
      </w:r>
      <w:r w:rsidR="002A064B" w:rsidRPr="00CB6B4E">
        <w:rPr>
          <w:lang w:val="fi-FI"/>
        </w:rPr>
        <w:t xml:space="preserve"> (1–3):</w:t>
      </w:r>
    </w:p>
    <w:p w14:paraId="5893027E" w14:textId="4F371493" w:rsidR="00D93782" w:rsidRPr="00CB6B4E" w:rsidRDefault="008C5992" w:rsidP="00BD2A19">
      <w:pPr>
        <w:pStyle w:val="Brdtekst"/>
        <w:spacing w:before="120"/>
        <w:rPr>
          <w:lang w:val="fi-FI"/>
        </w:rPr>
      </w:pPr>
      <w:r w:rsidRPr="00CB6B4E">
        <w:rPr>
          <w:lang w:val="fi-FI"/>
        </w:rPr>
        <w:t xml:space="preserve">(1) </w:t>
      </w:r>
      <w:r w:rsidR="00D93782" w:rsidRPr="00CB6B4E">
        <w:rPr>
          <w:lang w:val="fi-FI"/>
        </w:rPr>
        <w:t xml:space="preserve">[Pieni vihrinen mies] syö </w:t>
      </w:r>
      <w:r w:rsidR="00C14B3C" w:rsidRPr="00CB6B4E">
        <w:rPr>
          <w:lang w:val="fi-FI"/>
        </w:rPr>
        <w:t>[</w:t>
      </w:r>
      <w:r w:rsidR="00C76B4F" w:rsidRPr="00CB6B4E">
        <w:rPr>
          <w:lang w:val="fi-FI"/>
        </w:rPr>
        <w:t>mielel</w:t>
      </w:r>
      <w:r w:rsidR="00D93782" w:rsidRPr="00CB6B4E">
        <w:rPr>
          <w:lang w:val="fi-FI"/>
        </w:rPr>
        <w:t>ä</w:t>
      </w:r>
      <w:r w:rsidR="00C14B3C" w:rsidRPr="00CB6B4E">
        <w:rPr>
          <w:lang w:val="fi-FI"/>
        </w:rPr>
        <w:t>]</w:t>
      </w:r>
      <w:r w:rsidR="00D93782" w:rsidRPr="00CB6B4E">
        <w:rPr>
          <w:lang w:val="fi-FI"/>
        </w:rPr>
        <w:t xml:space="preserve"> </w:t>
      </w:r>
      <w:r w:rsidR="00C14B3C" w:rsidRPr="00CB6B4E">
        <w:rPr>
          <w:lang w:val="fi-FI"/>
        </w:rPr>
        <w:t>[</w:t>
      </w:r>
      <w:r w:rsidR="00D93782" w:rsidRPr="00CB6B4E">
        <w:rPr>
          <w:lang w:val="fi-FI"/>
        </w:rPr>
        <w:t>ruijalaista kallaa, mitä myyđhään Marsin torila</w:t>
      </w:r>
      <w:r w:rsidR="00C14B3C" w:rsidRPr="00CB6B4E">
        <w:rPr>
          <w:lang w:val="fi-FI"/>
        </w:rPr>
        <w:t>].</w:t>
      </w:r>
    </w:p>
    <w:p w14:paraId="66E8A316" w14:textId="0F1D19A1" w:rsidR="00F37F07" w:rsidRPr="00CB6B4E" w:rsidRDefault="008C5992" w:rsidP="00F37F07">
      <w:pPr>
        <w:pStyle w:val="Brdtekst"/>
        <w:spacing w:before="120"/>
        <w:rPr>
          <w:lang w:val="fi-FI"/>
        </w:rPr>
      </w:pPr>
      <w:r w:rsidRPr="00CB6B4E">
        <w:rPr>
          <w:lang w:val="fi-FI"/>
        </w:rPr>
        <w:t xml:space="preserve">(2) </w:t>
      </w:r>
      <w:r w:rsidR="00C74694" w:rsidRPr="00CB6B4E">
        <w:rPr>
          <w:lang w:val="fi-FI"/>
        </w:rPr>
        <w:t xml:space="preserve">[Viisi tytärtä] </w:t>
      </w:r>
      <w:r w:rsidR="00F37F07" w:rsidRPr="00CB6B4E">
        <w:rPr>
          <w:lang w:val="fi-FI"/>
        </w:rPr>
        <w:t xml:space="preserve">seisoi </w:t>
      </w:r>
      <w:r w:rsidR="00F10D17" w:rsidRPr="00CB6B4E">
        <w:rPr>
          <w:lang w:val="fi-FI"/>
        </w:rPr>
        <w:t>[</w:t>
      </w:r>
      <w:r w:rsidR="00F37F07" w:rsidRPr="00CB6B4E">
        <w:rPr>
          <w:lang w:val="fi-FI"/>
        </w:rPr>
        <w:t>torin vieressä</w:t>
      </w:r>
      <w:r w:rsidR="00F10D17" w:rsidRPr="00CB6B4E">
        <w:rPr>
          <w:lang w:val="fi-FI"/>
        </w:rPr>
        <w:t>]</w:t>
      </w:r>
      <w:r w:rsidR="00F37F07" w:rsidRPr="00CB6B4E">
        <w:rPr>
          <w:lang w:val="fi-FI"/>
        </w:rPr>
        <w:t xml:space="preserve"> </w:t>
      </w:r>
      <w:r w:rsidR="00F10D17" w:rsidRPr="00CB6B4E">
        <w:rPr>
          <w:lang w:val="fi-FI"/>
        </w:rPr>
        <w:t>[</w:t>
      </w:r>
      <w:r w:rsidR="00C74694" w:rsidRPr="00CB6B4E">
        <w:rPr>
          <w:lang w:val="fi-FI"/>
        </w:rPr>
        <w:t>kattomassa häntä]</w:t>
      </w:r>
      <w:r w:rsidR="00F37F07" w:rsidRPr="00CB6B4E">
        <w:rPr>
          <w:lang w:val="fi-FI"/>
        </w:rPr>
        <w:t>.</w:t>
      </w:r>
    </w:p>
    <w:p w14:paraId="5AE6D471" w14:textId="6A6D013D" w:rsidR="00C74694" w:rsidRPr="00CB6B4E" w:rsidRDefault="008C5992" w:rsidP="00F37F07">
      <w:pPr>
        <w:pStyle w:val="Brdtekst"/>
        <w:spacing w:before="120"/>
        <w:rPr>
          <w:lang w:val="fi-FI"/>
        </w:rPr>
      </w:pPr>
      <w:r w:rsidRPr="00CB6B4E">
        <w:rPr>
          <w:lang w:val="fi-FI"/>
        </w:rPr>
        <w:t xml:space="preserve">(3) </w:t>
      </w:r>
      <w:r w:rsidR="00C74694" w:rsidRPr="00CB6B4E">
        <w:rPr>
          <w:lang w:val="fi-FI"/>
        </w:rPr>
        <w:t>[Het] nähthiin [hänen syövän paljon kallaa].</w:t>
      </w:r>
    </w:p>
    <w:p w14:paraId="00C088AC" w14:textId="11CE5FD1" w:rsidR="00C14B3C" w:rsidRPr="00CB6B4E" w:rsidRDefault="00C14B3C" w:rsidP="00BD2A19">
      <w:pPr>
        <w:pStyle w:val="Brdtekst"/>
        <w:spacing w:before="120"/>
        <w:rPr>
          <w:lang w:val="fi-FI"/>
        </w:rPr>
      </w:pPr>
      <w:r w:rsidRPr="00CB6B4E">
        <w:rPr>
          <w:lang w:val="fi-FI"/>
        </w:rPr>
        <w:t>Fraasinki saattaa jakkaat vielä fraashiin, ja jajama näin</w:t>
      </w:r>
      <w:r w:rsidR="008C5992" w:rsidRPr="00CB6B4E">
        <w:rPr>
          <w:lang w:val="fi-FI"/>
        </w:rPr>
        <w:t xml:space="preserve"> (4–6):</w:t>
      </w:r>
    </w:p>
    <w:p w14:paraId="4109A8EA" w14:textId="1B4C62BC" w:rsidR="00C14B3C" w:rsidRPr="00CB6B4E" w:rsidRDefault="008C5992" w:rsidP="00C14B3C">
      <w:pPr>
        <w:pStyle w:val="Brdtekst"/>
        <w:spacing w:before="120"/>
        <w:rPr>
          <w:lang w:val="fi-FI"/>
        </w:rPr>
      </w:pPr>
      <w:r w:rsidRPr="00CB6B4E">
        <w:rPr>
          <w:lang w:val="fi-FI"/>
        </w:rPr>
        <w:t xml:space="preserve">(4) </w:t>
      </w:r>
      <w:r w:rsidR="00C14B3C" w:rsidRPr="00CB6B4E">
        <w:rPr>
          <w:lang w:val="fi-FI"/>
        </w:rPr>
        <w:t>[</w:t>
      </w:r>
      <w:r w:rsidR="00450537" w:rsidRPr="00CB6B4E">
        <w:rPr>
          <w:lang w:val="fi-FI"/>
        </w:rPr>
        <w:t>[</w:t>
      </w:r>
      <w:r w:rsidR="00C14B3C" w:rsidRPr="00CB6B4E">
        <w:rPr>
          <w:lang w:val="fi-FI"/>
        </w:rPr>
        <w:t>Pieni</w:t>
      </w:r>
      <w:r w:rsidR="00856301" w:rsidRPr="00CB6B4E">
        <w:rPr>
          <w:lang w:val="fi-FI"/>
        </w:rPr>
        <w:t>]</w:t>
      </w:r>
      <w:r w:rsidR="00C14B3C" w:rsidRPr="00CB6B4E">
        <w:rPr>
          <w:lang w:val="fi-FI"/>
        </w:rPr>
        <w:t xml:space="preserve"> </w:t>
      </w:r>
      <w:r w:rsidR="00856301" w:rsidRPr="00CB6B4E">
        <w:rPr>
          <w:lang w:val="fi-FI"/>
        </w:rPr>
        <w:t>[</w:t>
      </w:r>
      <w:r w:rsidR="00C14B3C" w:rsidRPr="00CB6B4E">
        <w:rPr>
          <w:lang w:val="fi-FI"/>
        </w:rPr>
        <w:t>vihrinen</w:t>
      </w:r>
      <w:r w:rsidR="00450537" w:rsidRPr="00CB6B4E">
        <w:rPr>
          <w:lang w:val="fi-FI"/>
        </w:rPr>
        <w:t>]</w:t>
      </w:r>
      <w:r w:rsidR="00C14B3C" w:rsidRPr="00CB6B4E">
        <w:rPr>
          <w:lang w:val="fi-FI"/>
        </w:rPr>
        <w:t xml:space="preserve"> mies] syö [</w:t>
      </w:r>
      <w:r w:rsidR="00C76B4F" w:rsidRPr="00CB6B4E">
        <w:rPr>
          <w:lang w:val="fi-FI"/>
        </w:rPr>
        <w:t>mielel</w:t>
      </w:r>
      <w:r w:rsidR="00C14B3C" w:rsidRPr="00CB6B4E">
        <w:rPr>
          <w:lang w:val="fi-FI"/>
        </w:rPr>
        <w:t>ä] [[ruijalaista</w:t>
      </w:r>
      <w:r w:rsidR="00E74DEE" w:rsidRPr="00CB6B4E">
        <w:rPr>
          <w:lang w:val="fi-FI"/>
        </w:rPr>
        <w:t>]</w:t>
      </w:r>
      <w:r w:rsidR="00C14B3C" w:rsidRPr="00CB6B4E">
        <w:rPr>
          <w:lang w:val="fi-FI"/>
        </w:rPr>
        <w:t xml:space="preserve"> kallaa, </w:t>
      </w:r>
      <w:r w:rsidR="005A48C4" w:rsidRPr="00CB6B4E">
        <w:rPr>
          <w:lang w:val="fi-FI"/>
        </w:rPr>
        <w:t>[[</w:t>
      </w:r>
      <w:r w:rsidR="00C14B3C" w:rsidRPr="00CB6B4E">
        <w:rPr>
          <w:lang w:val="fi-FI"/>
        </w:rPr>
        <w:t>mitä] myyđhään [</w:t>
      </w:r>
      <w:r w:rsidR="00B97E51" w:rsidRPr="00CB6B4E">
        <w:rPr>
          <w:lang w:val="fi-FI"/>
        </w:rPr>
        <w:t>[</w:t>
      </w:r>
      <w:r w:rsidR="00C14B3C" w:rsidRPr="00CB6B4E">
        <w:rPr>
          <w:lang w:val="fi-FI"/>
        </w:rPr>
        <w:t>Marsin</w:t>
      </w:r>
      <w:r w:rsidR="00B97E51" w:rsidRPr="00CB6B4E">
        <w:rPr>
          <w:lang w:val="fi-FI"/>
        </w:rPr>
        <w:t>]</w:t>
      </w:r>
      <w:r w:rsidR="00C14B3C" w:rsidRPr="00CB6B4E">
        <w:rPr>
          <w:lang w:val="fi-FI"/>
        </w:rPr>
        <w:t xml:space="preserve"> torila]]</w:t>
      </w:r>
      <w:r w:rsidR="000F69FF" w:rsidRPr="00CB6B4E">
        <w:rPr>
          <w:lang w:val="fi-FI"/>
        </w:rPr>
        <w:t>]</w:t>
      </w:r>
      <w:r w:rsidR="0055500B" w:rsidRPr="00CB6B4E">
        <w:rPr>
          <w:lang w:val="fi-FI"/>
        </w:rPr>
        <w:t>.</w:t>
      </w:r>
    </w:p>
    <w:p w14:paraId="45397FCC" w14:textId="31FADAB1" w:rsidR="00F10D17" w:rsidRPr="00CB6B4E" w:rsidRDefault="008C5992" w:rsidP="00F10D17">
      <w:pPr>
        <w:pStyle w:val="Brdtekst"/>
        <w:spacing w:before="120"/>
        <w:rPr>
          <w:lang w:val="fi-FI"/>
        </w:rPr>
      </w:pPr>
      <w:r w:rsidRPr="00CB6B4E">
        <w:rPr>
          <w:lang w:val="fi-FI"/>
        </w:rPr>
        <w:t xml:space="preserve">(5) </w:t>
      </w:r>
      <w:r w:rsidR="00C74694" w:rsidRPr="00CB6B4E">
        <w:rPr>
          <w:lang w:val="fi-FI"/>
        </w:rPr>
        <w:t>[Viisi [tytärtä]] seisoi</w:t>
      </w:r>
      <w:r w:rsidR="00F10D17" w:rsidRPr="00CB6B4E">
        <w:rPr>
          <w:lang w:val="fi-FI"/>
        </w:rPr>
        <w:t xml:space="preserve"> [[torin] </w:t>
      </w:r>
      <w:r w:rsidR="00C74694" w:rsidRPr="00CB6B4E">
        <w:rPr>
          <w:lang w:val="fi-FI"/>
        </w:rPr>
        <w:t>vieressä] [kattomassa [häntä]]</w:t>
      </w:r>
      <w:r w:rsidR="00F10D17" w:rsidRPr="00CB6B4E">
        <w:rPr>
          <w:lang w:val="fi-FI"/>
        </w:rPr>
        <w:t>.</w:t>
      </w:r>
    </w:p>
    <w:p w14:paraId="5F6200DC" w14:textId="63A1CDA0" w:rsidR="00C74694" w:rsidRPr="00CB6B4E" w:rsidRDefault="008C5992" w:rsidP="00C74694">
      <w:pPr>
        <w:pStyle w:val="Brdtekst"/>
        <w:spacing w:before="120"/>
        <w:rPr>
          <w:lang w:val="fi-FI"/>
        </w:rPr>
      </w:pPr>
      <w:r w:rsidRPr="00CB6B4E">
        <w:rPr>
          <w:lang w:val="fi-FI"/>
        </w:rPr>
        <w:t xml:space="preserve">(6) </w:t>
      </w:r>
      <w:r w:rsidR="00C74694" w:rsidRPr="00CB6B4E">
        <w:rPr>
          <w:lang w:val="fi-FI"/>
        </w:rPr>
        <w:t>[Het] nähthiin [[hänen] syövän [paljon [kallaa]]].</w:t>
      </w:r>
    </w:p>
    <w:p w14:paraId="7C9CEDFF" w14:textId="1D0780CD" w:rsidR="00C14B3C" w:rsidRPr="00CB6B4E" w:rsidRDefault="00C14B3C" w:rsidP="00C14B3C">
      <w:pPr>
        <w:pStyle w:val="Brdtekst"/>
        <w:spacing w:before="120"/>
        <w:rPr>
          <w:lang w:val="fi-FI"/>
        </w:rPr>
      </w:pPr>
      <w:r w:rsidRPr="00CB6B4E">
        <w:rPr>
          <w:lang w:val="fi-FI"/>
        </w:rPr>
        <w:t>Ko fraasissa oon tyhä yksi sana, saatama jättäät parenteesit poiski.</w:t>
      </w:r>
    </w:p>
    <w:p w14:paraId="72C41B0E" w14:textId="77777777" w:rsidR="00F904D4" w:rsidRPr="00CB6B4E" w:rsidRDefault="005A48C4" w:rsidP="00C14B3C">
      <w:pPr>
        <w:pStyle w:val="Brdtekst"/>
        <w:spacing w:before="120"/>
        <w:rPr>
          <w:smallCaps/>
          <w:lang w:val="fi-FI"/>
        </w:rPr>
      </w:pPr>
      <w:r w:rsidRPr="00CB6B4E">
        <w:rPr>
          <w:lang w:val="fi-FI"/>
        </w:rPr>
        <w:t>Fraasit</w:t>
      </w:r>
      <w:r w:rsidR="00C14B3C" w:rsidRPr="00CB6B4E">
        <w:rPr>
          <w:lang w:val="fi-FI"/>
        </w:rPr>
        <w:t xml:space="preserve"> nimitethään niitten valt</w:t>
      </w:r>
      <w:r w:rsidRPr="00CB6B4E">
        <w:rPr>
          <w:lang w:val="fi-FI"/>
        </w:rPr>
        <w:t>a</w:t>
      </w:r>
      <w:r w:rsidR="00C14B3C" w:rsidRPr="00CB6B4E">
        <w:rPr>
          <w:lang w:val="fi-FI"/>
        </w:rPr>
        <w:t>san</w:t>
      </w:r>
      <w:r w:rsidRPr="00CB6B4E">
        <w:rPr>
          <w:lang w:val="fi-FI"/>
        </w:rPr>
        <w:t xml:space="preserve">an </w:t>
      </w:r>
      <w:r w:rsidR="0063543F" w:rsidRPr="00CB6B4E">
        <w:rPr>
          <w:smallCaps/>
          <w:lang w:val="fi-FI"/>
        </w:rPr>
        <w:t>sanaklassin</w:t>
      </w:r>
      <w:r w:rsidR="0063543F" w:rsidRPr="00CB6B4E">
        <w:rPr>
          <w:lang w:val="fi-FI"/>
        </w:rPr>
        <w:t xml:space="preserve"> </w:t>
      </w:r>
      <w:r w:rsidRPr="00CB6B4E">
        <w:rPr>
          <w:lang w:val="fi-FI"/>
        </w:rPr>
        <w:t xml:space="preserve">jälkhiin. </w:t>
      </w:r>
      <w:r w:rsidR="00882080" w:rsidRPr="00CB6B4E">
        <w:rPr>
          <w:lang w:val="fi-FI"/>
        </w:rPr>
        <w:t xml:space="preserve">Sanaklassii oon </w:t>
      </w:r>
      <w:r w:rsidR="00882080" w:rsidRPr="00CB6B4E">
        <w:rPr>
          <w:smallCaps/>
          <w:lang w:val="fi-FI"/>
        </w:rPr>
        <w:t>verbit,</w:t>
      </w:r>
      <w:r w:rsidR="00882080" w:rsidRPr="00CB6B4E">
        <w:rPr>
          <w:lang w:val="fi-FI"/>
        </w:rPr>
        <w:t xml:space="preserve"> </w:t>
      </w:r>
      <w:r w:rsidR="00882080" w:rsidRPr="00CB6B4E">
        <w:rPr>
          <w:smallCaps/>
          <w:lang w:val="fi-FI"/>
        </w:rPr>
        <w:t>substantiivit, adjektiivit, pronomenit, lukusanat, adverbit, adposi</w:t>
      </w:r>
      <w:r w:rsidR="00F8044A" w:rsidRPr="00CB6B4E">
        <w:rPr>
          <w:smallCaps/>
          <w:lang w:val="fi-FI"/>
        </w:rPr>
        <w:t>suunit</w:t>
      </w:r>
      <w:r w:rsidR="00882080" w:rsidRPr="00CB6B4E">
        <w:rPr>
          <w:smallCaps/>
          <w:lang w:val="fi-FI"/>
        </w:rPr>
        <w:t xml:space="preserve"> </w:t>
      </w:r>
      <w:r w:rsidR="00882080" w:rsidRPr="00CB6B4E">
        <w:rPr>
          <w:lang w:val="fi-FI"/>
        </w:rPr>
        <w:t xml:space="preserve">ja </w:t>
      </w:r>
      <w:r w:rsidR="00882080" w:rsidRPr="00CB6B4E">
        <w:rPr>
          <w:smallCaps/>
          <w:lang w:val="fi-FI"/>
        </w:rPr>
        <w:t>junksuunit</w:t>
      </w:r>
      <w:r w:rsidR="00F904D4" w:rsidRPr="00CB6B4E">
        <w:rPr>
          <w:smallCaps/>
          <w:lang w:val="fi-FI"/>
        </w:rPr>
        <w:t>.</w:t>
      </w:r>
    </w:p>
    <w:p w14:paraId="26D6DA8D" w14:textId="58092B04" w:rsidR="00882080" w:rsidRPr="00CB6B4E" w:rsidRDefault="007A594F" w:rsidP="00C14B3C">
      <w:pPr>
        <w:pStyle w:val="Brdtekst"/>
        <w:spacing w:before="120"/>
        <w:rPr>
          <w:lang w:val="fi-FI"/>
        </w:rPr>
      </w:pPr>
      <w:r w:rsidRPr="00CB6B4E">
        <w:rPr>
          <w:smallCaps/>
          <w:lang w:val="fi-FI"/>
        </w:rPr>
        <w:t xml:space="preserve">Verbi </w:t>
      </w:r>
      <w:r w:rsidRPr="00CB6B4E">
        <w:rPr>
          <w:lang w:val="fi-FI"/>
        </w:rPr>
        <w:t xml:space="preserve">oon sana, mikä taippuu </w:t>
      </w:r>
      <w:r w:rsidRPr="00CB6B4E">
        <w:rPr>
          <w:smallCaps/>
          <w:lang w:val="fi-FI"/>
        </w:rPr>
        <w:t>persoonissa</w:t>
      </w:r>
      <w:r w:rsidRPr="00CB6B4E">
        <w:rPr>
          <w:lang w:val="fi-FI"/>
        </w:rPr>
        <w:t xml:space="preserve"> ja mikä toimii syntaktin ytime</w:t>
      </w:r>
      <w:r w:rsidR="001E0F42" w:rsidRPr="00CB6B4E">
        <w:rPr>
          <w:lang w:val="fi-FI"/>
        </w:rPr>
        <w:t>n</w:t>
      </w:r>
      <w:r w:rsidRPr="00CB6B4E">
        <w:rPr>
          <w:lang w:val="fi-FI"/>
        </w:rPr>
        <w:t>nä. Emmä kuiten</w:t>
      </w:r>
      <w:r w:rsidR="00594758" w:rsidRPr="00CB6B4E">
        <w:rPr>
          <w:lang w:val="fi-FI"/>
        </w:rPr>
        <w:t>khaan sano, ette syntaktin fini</w:t>
      </w:r>
      <w:r w:rsidRPr="00CB6B4E">
        <w:rPr>
          <w:lang w:val="fi-FI"/>
        </w:rPr>
        <w:t>ttiverbi haamustaa verbifraasin, sillä ko verbi oon tavalisesti koko syntaktin valtasana eikä se anna meininkkii käyttäät sammaa termii fraasista ko koko syntaktista.</w:t>
      </w:r>
      <w:r w:rsidR="00FE107B" w:rsidRPr="00CB6B4E">
        <w:rPr>
          <w:lang w:val="fi-FI"/>
        </w:rPr>
        <w:t xml:space="preserve"> Verbiilä oon kuitenki kans </w:t>
      </w:r>
      <w:r w:rsidR="002D69A4" w:rsidRPr="00CB6B4E">
        <w:rPr>
          <w:smallCaps/>
          <w:lang w:val="fi-FI"/>
        </w:rPr>
        <w:t>in</w:t>
      </w:r>
      <w:r w:rsidR="00FE107B" w:rsidRPr="00CB6B4E">
        <w:rPr>
          <w:smallCaps/>
          <w:lang w:val="fi-FI"/>
        </w:rPr>
        <w:t>finittiset haamut</w:t>
      </w:r>
      <w:r w:rsidR="002F60E8" w:rsidRPr="00CB6B4E">
        <w:rPr>
          <w:lang w:val="fi-FI"/>
        </w:rPr>
        <w:t xml:space="preserve"> eli</w:t>
      </w:r>
      <w:r w:rsidR="00FE107B" w:rsidRPr="00CB6B4E">
        <w:rPr>
          <w:lang w:val="fi-FI"/>
        </w:rPr>
        <w:t xml:space="preserve"> </w:t>
      </w:r>
      <w:r w:rsidR="00FE107B" w:rsidRPr="00CB6B4E">
        <w:rPr>
          <w:smallCaps/>
          <w:lang w:val="fi-FI"/>
        </w:rPr>
        <w:t>infinitiivit</w:t>
      </w:r>
      <w:r w:rsidR="00FE107B" w:rsidRPr="00CB6B4E">
        <w:rPr>
          <w:lang w:val="fi-FI"/>
        </w:rPr>
        <w:t xml:space="preserve"> ja </w:t>
      </w:r>
      <w:r w:rsidR="005B4A72" w:rsidRPr="00CB6B4E">
        <w:rPr>
          <w:smallCaps/>
          <w:lang w:val="fi-FI"/>
        </w:rPr>
        <w:t>partisip</w:t>
      </w:r>
      <w:r w:rsidR="00FE107B" w:rsidRPr="00CB6B4E">
        <w:rPr>
          <w:smallCaps/>
          <w:lang w:val="fi-FI"/>
        </w:rPr>
        <w:t>it</w:t>
      </w:r>
      <w:r w:rsidR="00FE107B" w:rsidRPr="00CB6B4E">
        <w:rPr>
          <w:lang w:val="fi-FI"/>
        </w:rPr>
        <w:t xml:space="preserve">, </w:t>
      </w:r>
      <w:r w:rsidR="009A3323" w:rsidRPr="00CB6B4E">
        <w:rPr>
          <w:lang w:val="fi-FI"/>
        </w:rPr>
        <w:t>mikkä</w:t>
      </w:r>
      <w:r w:rsidR="00FE107B" w:rsidRPr="00CB6B4E">
        <w:rPr>
          <w:lang w:val="fi-FI"/>
        </w:rPr>
        <w:t xml:space="preserve"> haamustethaan </w:t>
      </w:r>
      <w:r w:rsidR="009A3323" w:rsidRPr="00CB6B4E">
        <w:rPr>
          <w:lang w:val="fi-FI"/>
        </w:rPr>
        <w:t>verbi</w:t>
      </w:r>
      <w:r w:rsidR="00FE107B" w:rsidRPr="00CB6B4E">
        <w:rPr>
          <w:lang w:val="fi-FI"/>
        </w:rPr>
        <w:t>fraassii</w:t>
      </w:r>
      <w:r w:rsidR="00AE189C" w:rsidRPr="00CB6B4E">
        <w:rPr>
          <w:lang w:val="fi-FI"/>
        </w:rPr>
        <w:t xml:space="preserve"> (= VP).</w:t>
      </w:r>
      <w:r w:rsidR="001E0F42" w:rsidRPr="00CB6B4E">
        <w:rPr>
          <w:lang w:val="fi-FI"/>
        </w:rPr>
        <w:t xml:space="preserve"> Esimerkiksi syntaktissa </w:t>
      </w:r>
      <w:r w:rsidR="00290A4E" w:rsidRPr="00CB6B4E">
        <w:rPr>
          <w:i/>
          <w:lang w:val="fi-FI"/>
        </w:rPr>
        <w:t>Liisa kävi ostamassa sykk</w:t>
      </w:r>
      <w:r w:rsidR="001E0F42" w:rsidRPr="00CB6B4E">
        <w:rPr>
          <w:i/>
          <w:lang w:val="fi-FI"/>
        </w:rPr>
        <w:t>elin</w:t>
      </w:r>
      <w:r w:rsidR="001E0F42" w:rsidRPr="00CB6B4E">
        <w:rPr>
          <w:lang w:val="fi-FI"/>
        </w:rPr>
        <w:t xml:space="preserve"> fraasin </w:t>
      </w:r>
      <w:r w:rsidR="00290A4E" w:rsidRPr="00CB6B4E">
        <w:rPr>
          <w:lang w:val="fi-FI"/>
        </w:rPr>
        <w:t>[</w:t>
      </w:r>
      <w:r w:rsidR="001E0F42" w:rsidRPr="00CB6B4E">
        <w:rPr>
          <w:lang w:val="fi-FI"/>
        </w:rPr>
        <w:t>ostamassa sykkelin</w:t>
      </w:r>
      <w:r w:rsidR="00290A4E" w:rsidRPr="00CB6B4E">
        <w:rPr>
          <w:lang w:val="fi-FI"/>
        </w:rPr>
        <w:t>]</w:t>
      </w:r>
      <w:r w:rsidR="001E0F42" w:rsidRPr="00CB6B4E">
        <w:rPr>
          <w:lang w:val="fi-FI"/>
        </w:rPr>
        <w:t xml:space="preserve"> valtasanana oon 3. infinitiivin haamu </w:t>
      </w:r>
      <w:r w:rsidR="001E0F42" w:rsidRPr="00CB6B4E">
        <w:rPr>
          <w:i/>
          <w:lang w:val="fi-FI"/>
        </w:rPr>
        <w:t xml:space="preserve">ostamassa </w:t>
      </w:r>
      <w:r w:rsidR="001E0F42" w:rsidRPr="00CB6B4E">
        <w:rPr>
          <w:lang w:val="fi-FI"/>
        </w:rPr>
        <w:t xml:space="preserve">ja sillä fraasi </w:t>
      </w:r>
      <w:r w:rsidR="00290A4E" w:rsidRPr="00CB6B4E">
        <w:rPr>
          <w:i/>
          <w:lang w:val="fi-FI"/>
        </w:rPr>
        <w:t>ostamassa sykkelin</w:t>
      </w:r>
      <w:r w:rsidR="00290A4E" w:rsidRPr="00CB6B4E">
        <w:rPr>
          <w:lang w:val="fi-FI"/>
        </w:rPr>
        <w:t xml:space="preserve"> </w:t>
      </w:r>
      <w:r w:rsidR="001E0F42" w:rsidRPr="00CB6B4E">
        <w:rPr>
          <w:lang w:val="fi-FI"/>
        </w:rPr>
        <w:t>oon verbifraasi.</w:t>
      </w:r>
    </w:p>
    <w:p w14:paraId="35C153F8" w14:textId="4706E4DD" w:rsidR="00AE189C" w:rsidRPr="00CB6B4E" w:rsidRDefault="00AE189C" w:rsidP="00C14B3C">
      <w:pPr>
        <w:pStyle w:val="Brdtekst"/>
        <w:spacing w:before="120"/>
        <w:rPr>
          <w:lang w:val="fi-FI"/>
        </w:rPr>
      </w:pPr>
      <w:r w:rsidRPr="00CB6B4E">
        <w:rPr>
          <w:smallCaps/>
          <w:lang w:val="fi-FI"/>
        </w:rPr>
        <w:t xml:space="preserve">Substantiiviita, adjektiiviita, </w:t>
      </w:r>
      <w:r w:rsidR="00651DC9" w:rsidRPr="00CB6B4E">
        <w:rPr>
          <w:smallCaps/>
          <w:lang w:val="fi-FI"/>
        </w:rPr>
        <w:t>pronomenniita</w:t>
      </w:r>
      <w:r w:rsidRPr="00CB6B4E">
        <w:rPr>
          <w:smallCaps/>
          <w:lang w:val="fi-FI"/>
        </w:rPr>
        <w:t xml:space="preserve"> </w:t>
      </w:r>
      <w:r w:rsidRPr="00CB6B4E">
        <w:rPr>
          <w:lang w:val="fi-FI"/>
        </w:rPr>
        <w:t xml:space="preserve">ja </w:t>
      </w:r>
      <w:r w:rsidRPr="00CB6B4E">
        <w:rPr>
          <w:smallCaps/>
          <w:lang w:val="fi-FI"/>
        </w:rPr>
        <w:t>lukusannoi</w:t>
      </w:r>
      <w:r w:rsidRPr="00CB6B4E">
        <w:rPr>
          <w:i/>
          <w:smallCaps/>
          <w:lang w:val="fi-FI"/>
        </w:rPr>
        <w:t xml:space="preserve"> </w:t>
      </w:r>
      <w:r w:rsidRPr="00CB6B4E">
        <w:rPr>
          <w:lang w:val="fi-FI"/>
        </w:rPr>
        <w:t xml:space="preserve">pruukathaan käskeet yhtheisellä nimelä </w:t>
      </w:r>
      <w:r w:rsidRPr="00CB6B4E">
        <w:rPr>
          <w:smallCaps/>
          <w:lang w:val="fi-FI"/>
        </w:rPr>
        <w:t xml:space="preserve">nomeniksi. </w:t>
      </w:r>
      <w:r w:rsidR="00ED1F38" w:rsidRPr="00CB6B4E">
        <w:rPr>
          <w:lang w:val="fi-FI"/>
        </w:rPr>
        <w:t>Yhtheinen niile oon</w:t>
      </w:r>
      <w:r w:rsidR="00290A4E" w:rsidRPr="00CB6B4E">
        <w:rPr>
          <w:lang w:val="fi-FI"/>
        </w:rPr>
        <w:t>, ette niilä</w:t>
      </w:r>
      <w:r w:rsidR="00ED1F38" w:rsidRPr="00CB6B4E">
        <w:rPr>
          <w:lang w:val="fi-FI"/>
        </w:rPr>
        <w:t xml:space="preserve"> oon kaasus- ja lukutaivutus. </w:t>
      </w:r>
      <w:r w:rsidR="00DB6F9E" w:rsidRPr="00CB6B4E">
        <w:rPr>
          <w:lang w:val="fi-FI"/>
        </w:rPr>
        <w:t>Enniimitten näistä toinen toista m</w:t>
      </w:r>
      <w:r w:rsidR="00290A4E" w:rsidRPr="00CB6B4E">
        <w:rPr>
          <w:lang w:val="fi-FI"/>
        </w:rPr>
        <w:t>uistutethaan substantiivit ja a</w:t>
      </w:r>
      <w:r w:rsidR="00DB6F9E" w:rsidRPr="00CB6B4E">
        <w:rPr>
          <w:lang w:val="fi-FI"/>
        </w:rPr>
        <w:t xml:space="preserve">djektiivit: Net taivuthaan justhiin samala tavala kaasuksissa ja luvussa. </w:t>
      </w:r>
      <w:r w:rsidRPr="00CB6B4E">
        <w:rPr>
          <w:lang w:val="fi-FI"/>
        </w:rPr>
        <w:t xml:space="preserve">Se oon ushein niinki, ette sama sana saattaa essiinttyyt sekä substantiivina ette adjektiivina. Esimerkiksi sana </w:t>
      </w:r>
      <w:r w:rsidRPr="00CB6B4E">
        <w:rPr>
          <w:i/>
          <w:lang w:val="fi-FI"/>
        </w:rPr>
        <w:t>valkkee</w:t>
      </w:r>
      <w:r w:rsidRPr="00CB6B4E">
        <w:rPr>
          <w:lang w:val="fi-FI"/>
        </w:rPr>
        <w:t xml:space="preserve"> oon syntaktissa </w:t>
      </w:r>
      <w:r w:rsidRPr="00CB6B4E">
        <w:rPr>
          <w:i/>
          <w:lang w:val="fi-FI"/>
        </w:rPr>
        <w:t xml:space="preserve">Valkkee levis koko metthään </w:t>
      </w:r>
      <w:r w:rsidRPr="00CB6B4E">
        <w:rPr>
          <w:lang w:val="fi-FI"/>
        </w:rPr>
        <w:t xml:space="preserve">substantiivi, mutta syntaktissa </w:t>
      </w:r>
      <w:r w:rsidRPr="00CB6B4E">
        <w:rPr>
          <w:i/>
          <w:lang w:val="fi-FI"/>
        </w:rPr>
        <w:t>Matti osti valkkeen piilin</w:t>
      </w:r>
      <w:r w:rsidRPr="00CB6B4E">
        <w:rPr>
          <w:lang w:val="fi-FI"/>
        </w:rPr>
        <w:t xml:space="preserve"> se oon adjektiivi. </w:t>
      </w:r>
      <w:r w:rsidR="00B432E9" w:rsidRPr="00CB6B4E">
        <w:rPr>
          <w:lang w:val="fi-FI"/>
        </w:rPr>
        <w:t xml:space="preserve">Silloin ko sana oon syntaktissa substantiivin funksuunissa, se haamustaa </w:t>
      </w:r>
      <w:r w:rsidR="00B432E9" w:rsidRPr="00CB6B4E">
        <w:rPr>
          <w:smallCaps/>
          <w:lang w:val="fi-FI"/>
        </w:rPr>
        <w:t xml:space="preserve">substantiivifraasin </w:t>
      </w:r>
      <w:r w:rsidR="00B432E9" w:rsidRPr="00CB6B4E">
        <w:rPr>
          <w:lang w:val="fi-FI"/>
        </w:rPr>
        <w:t>(= NP), ko se oon adjektiivin funksuunissa, se haamusta</w:t>
      </w:r>
      <w:r w:rsidR="002C469F" w:rsidRPr="00CB6B4E">
        <w:rPr>
          <w:lang w:val="fi-FI"/>
        </w:rPr>
        <w:t>a</w:t>
      </w:r>
      <w:r w:rsidR="00B432E9" w:rsidRPr="00CB6B4E">
        <w:rPr>
          <w:lang w:val="fi-FI"/>
        </w:rPr>
        <w:t xml:space="preserve"> </w:t>
      </w:r>
      <w:r w:rsidR="00B432E9" w:rsidRPr="00CB6B4E">
        <w:rPr>
          <w:smallCaps/>
          <w:lang w:val="fi-FI"/>
        </w:rPr>
        <w:t xml:space="preserve">adjektiivifraasin </w:t>
      </w:r>
      <w:r w:rsidR="00B432E9" w:rsidRPr="00CB6B4E">
        <w:rPr>
          <w:lang w:val="fi-FI"/>
        </w:rPr>
        <w:t>(= AP).</w:t>
      </w:r>
    </w:p>
    <w:p w14:paraId="34117ECE" w14:textId="089B8B1C" w:rsidR="00AC2EFC" w:rsidRPr="00CB6B4E" w:rsidRDefault="00266077" w:rsidP="00C14B3C">
      <w:pPr>
        <w:pStyle w:val="Brdtekst"/>
        <w:spacing w:before="120"/>
        <w:rPr>
          <w:lang w:val="fi-FI"/>
        </w:rPr>
      </w:pPr>
      <w:r w:rsidRPr="00CB6B4E">
        <w:rPr>
          <w:smallCaps/>
          <w:lang w:val="fi-FI"/>
        </w:rPr>
        <w:t>P</w:t>
      </w:r>
      <w:r w:rsidR="00AC2EFC" w:rsidRPr="00CB6B4E">
        <w:rPr>
          <w:smallCaps/>
          <w:lang w:val="fi-FI"/>
        </w:rPr>
        <w:t>ronomeni</w:t>
      </w:r>
      <w:r w:rsidR="00DB6F9E" w:rsidRPr="00CB6B4E">
        <w:rPr>
          <w:smallCaps/>
          <w:lang w:val="fi-FI"/>
        </w:rPr>
        <w:t xml:space="preserve">t </w:t>
      </w:r>
      <w:r w:rsidR="00DB6F9E" w:rsidRPr="00CB6B4E">
        <w:rPr>
          <w:lang w:val="fi-FI"/>
        </w:rPr>
        <w:t xml:space="preserve">oon, niin ko jo nimiki sannoo, syntaktissa jonku toisen sanan sijasta. </w:t>
      </w:r>
      <w:r w:rsidR="008D5155" w:rsidRPr="00CB6B4E">
        <w:rPr>
          <w:lang w:val="fi-FI"/>
        </w:rPr>
        <w:t>Sillä emmä puhukhaan *pronomenifraasiista, mutta fraasit nimite</w:t>
      </w:r>
      <w:r w:rsidR="007A671D" w:rsidRPr="00CB6B4E">
        <w:rPr>
          <w:lang w:val="fi-FI"/>
        </w:rPr>
        <w:t>t</w:t>
      </w:r>
      <w:r w:rsidR="008D5155" w:rsidRPr="00CB6B4E">
        <w:rPr>
          <w:lang w:val="fi-FI"/>
        </w:rPr>
        <w:t>hään sen jälkhiin, minkä sanaklassin sanan sijasta pronomeni syntaktissa oon. Tavalissiimin pronomeni oon syntaktissa substantiivin eli adjektiivin sijassa, ja sama pronomeni saattaa olla kummassa tahansa funksuunissa. Esimerkiksi synta</w:t>
      </w:r>
      <w:r w:rsidR="00290A4E" w:rsidRPr="00CB6B4E">
        <w:rPr>
          <w:lang w:val="fi-FI"/>
        </w:rPr>
        <w:t>k</w:t>
      </w:r>
      <w:r w:rsidR="008D5155" w:rsidRPr="00CB6B4E">
        <w:rPr>
          <w:lang w:val="fi-FI"/>
        </w:rPr>
        <w:t xml:space="preserve">tissa </w:t>
      </w:r>
      <w:r w:rsidR="008D5155" w:rsidRPr="00CB6B4E">
        <w:rPr>
          <w:i/>
          <w:lang w:val="fi-FI"/>
        </w:rPr>
        <w:t>Tämä oon oikhein hyvä grammatikki</w:t>
      </w:r>
      <w:r w:rsidR="008D5155" w:rsidRPr="00CB6B4E">
        <w:rPr>
          <w:lang w:val="fi-FI"/>
        </w:rPr>
        <w:t xml:space="preserve"> sana </w:t>
      </w:r>
      <w:r w:rsidR="008D5155" w:rsidRPr="00CB6B4E">
        <w:rPr>
          <w:i/>
          <w:lang w:val="fi-FI"/>
        </w:rPr>
        <w:t xml:space="preserve">tämä </w:t>
      </w:r>
      <w:r w:rsidR="008D5155" w:rsidRPr="00CB6B4E">
        <w:rPr>
          <w:lang w:val="fi-FI"/>
        </w:rPr>
        <w:t xml:space="preserve">oon substantiivin funksuunissa, ja sanoma ette se haamustaa substantiivifraasin eli NP:n. </w:t>
      </w:r>
      <w:r w:rsidR="008D5155" w:rsidRPr="00CB6B4E">
        <w:rPr>
          <w:lang w:val="fi-FI"/>
        </w:rPr>
        <w:lastRenderedPageBreak/>
        <w:t xml:space="preserve">Mutta syntaktissa </w:t>
      </w:r>
      <w:r w:rsidR="008D5155" w:rsidRPr="00CB6B4E">
        <w:rPr>
          <w:i/>
          <w:lang w:val="fi-FI"/>
        </w:rPr>
        <w:t>Tämä grammatikki oon oikhein hyvä</w:t>
      </w:r>
      <w:r w:rsidR="008D5155" w:rsidRPr="00CB6B4E">
        <w:rPr>
          <w:lang w:val="fi-FI"/>
        </w:rPr>
        <w:t xml:space="preserve"> pronomeni </w:t>
      </w:r>
      <w:r w:rsidR="002C469F" w:rsidRPr="00CB6B4E">
        <w:rPr>
          <w:i/>
          <w:lang w:val="fi-FI"/>
        </w:rPr>
        <w:t>tämä</w:t>
      </w:r>
      <w:r w:rsidR="002C469F" w:rsidRPr="00CB6B4E">
        <w:rPr>
          <w:lang w:val="fi-FI"/>
        </w:rPr>
        <w:t xml:space="preserve"> </w:t>
      </w:r>
      <w:r w:rsidR="008D5155" w:rsidRPr="00CB6B4E">
        <w:rPr>
          <w:lang w:val="fi-FI"/>
        </w:rPr>
        <w:t xml:space="preserve">oon adjektiivin funksuunissa, ja se haamustaa adjektiivifraasin eli </w:t>
      </w:r>
      <w:r w:rsidR="002C469F" w:rsidRPr="00CB6B4E">
        <w:rPr>
          <w:lang w:val="fi-FI"/>
        </w:rPr>
        <w:t>A</w:t>
      </w:r>
      <w:r w:rsidR="008D5155" w:rsidRPr="00CB6B4E">
        <w:rPr>
          <w:lang w:val="fi-FI"/>
        </w:rPr>
        <w:t xml:space="preserve">P:n. </w:t>
      </w:r>
      <w:r w:rsidR="00ED1F38" w:rsidRPr="00CB6B4E">
        <w:rPr>
          <w:lang w:val="fi-FI"/>
        </w:rPr>
        <w:t>Pronomeni saattaa olla kans</w:t>
      </w:r>
      <w:r w:rsidR="000A2A59" w:rsidRPr="00CB6B4E">
        <w:rPr>
          <w:lang w:val="fi-FI"/>
        </w:rPr>
        <w:t xml:space="preserve"> </w:t>
      </w:r>
      <w:r w:rsidR="002C469F" w:rsidRPr="00CB6B4E">
        <w:rPr>
          <w:smallCaps/>
          <w:lang w:val="fi-FI"/>
        </w:rPr>
        <w:t>kvanttorin</w:t>
      </w:r>
      <w:r w:rsidR="002C469F" w:rsidRPr="00CB6B4E">
        <w:rPr>
          <w:lang w:val="fi-FI"/>
        </w:rPr>
        <w:t xml:space="preserve"> funksuunissa eli ilmoittaa määrää, ja silloin se haamustaa </w:t>
      </w:r>
      <w:r w:rsidR="002C469F" w:rsidRPr="00CB6B4E">
        <w:rPr>
          <w:smallCaps/>
          <w:lang w:val="fi-FI"/>
        </w:rPr>
        <w:t xml:space="preserve">kvanttorifraasin </w:t>
      </w:r>
      <w:r w:rsidR="002C469F" w:rsidRPr="00CB6B4E">
        <w:rPr>
          <w:lang w:val="fi-FI"/>
        </w:rPr>
        <w:t xml:space="preserve">(= KvaP). Esimerkiksi syntaktissa </w:t>
      </w:r>
      <w:r w:rsidR="002C469F" w:rsidRPr="00CB6B4E">
        <w:rPr>
          <w:i/>
          <w:lang w:val="fi-FI"/>
        </w:rPr>
        <w:t xml:space="preserve">Jokhainen miestä halluu oppiit kainun kieltä </w:t>
      </w:r>
      <w:r w:rsidR="002C469F" w:rsidRPr="00CB6B4E">
        <w:rPr>
          <w:lang w:val="fi-FI"/>
        </w:rPr>
        <w:t xml:space="preserve">pronomeni </w:t>
      </w:r>
      <w:r w:rsidR="002C469F" w:rsidRPr="00CB6B4E">
        <w:rPr>
          <w:i/>
          <w:lang w:val="fi-FI"/>
        </w:rPr>
        <w:t xml:space="preserve">jokhainen </w:t>
      </w:r>
      <w:r w:rsidR="002C469F" w:rsidRPr="00CB6B4E">
        <w:rPr>
          <w:lang w:val="fi-FI"/>
        </w:rPr>
        <w:t>oon kvanttori</w:t>
      </w:r>
      <w:r w:rsidR="007A671D" w:rsidRPr="00CB6B4E">
        <w:rPr>
          <w:lang w:val="fi-FI"/>
        </w:rPr>
        <w:t>pronomeni</w:t>
      </w:r>
      <w:r w:rsidR="002C469F" w:rsidRPr="00CB6B4E">
        <w:rPr>
          <w:lang w:val="fi-FI"/>
        </w:rPr>
        <w:t xml:space="preserve"> ja fraasi </w:t>
      </w:r>
      <w:r w:rsidR="002C469F" w:rsidRPr="00CB6B4E">
        <w:rPr>
          <w:i/>
          <w:lang w:val="fi-FI"/>
        </w:rPr>
        <w:t xml:space="preserve">jokhainen meistä </w:t>
      </w:r>
      <w:r w:rsidR="002C469F" w:rsidRPr="00CB6B4E">
        <w:rPr>
          <w:lang w:val="fi-FI"/>
        </w:rPr>
        <w:t>oon kvanttorifraasi.</w:t>
      </w:r>
    </w:p>
    <w:p w14:paraId="2B087975" w14:textId="3FE70334" w:rsidR="002C469F" w:rsidRPr="00CB6B4E" w:rsidRDefault="007A671D" w:rsidP="00C14B3C">
      <w:pPr>
        <w:pStyle w:val="Brdtekst"/>
        <w:spacing w:before="120"/>
        <w:rPr>
          <w:lang w:val="fi-FI"/>
        </w:rPr>
      </w:pPr>
      <w:r w:rsidRPr="00CB6B4E">
        <w:rPr>
          <w:smallCaps/>
          <w:lang w:val="fi-FI"/>
        </w:rPr>
        <w:t xml:space="preserve">Lukusannoi </w:t>
      </w:r>
      <w:r w:rsidR="00877FEC" w:rsidRPr="00CB6B4E">
        <w:rPr>
          <w:lang w:val="fi-FI"/>
        </w:rPr>
        <w:t xml:space="preserve">oon kahta lajjii: </w:t>
      </w:r>
      <w:r w:rsidR="00290A4E" w:rsidRPr="00CB6B4E">
        <w:rPr>
          <w:smallCaps/>
          <w:lang w:val="fi-FI"/>
        </w:rPr>
        <w:t>k</w:t>
      </w:r>
      <w:r w:rsidR="00877FEC" w:rsidRPr="00CB6B4E">
        <w:rPr>
          <w:smallCaps/>
          <w:lang w:val="fi-FI"/>
        </w:rPr>
        <w:t xml:space="preserve">ardinaaliita </w:t>
      </w:r>
      <w:r w:rsidR="00877FEC" w:rsidRPr="00CB6B4E">
        <w:rPr>
          <w:lang w:val="fi-FI"/>
        </w:rPr>
        <w:t xml:space="preserve">ja </w:t>
      </w:r>
      <w:r w:rsidR="00290A4E" w:rsidRPr="00CB6B4E">
        <w:rPr>
          <w:smallCaps/>
          <w:lang w:val="fi-FI"/>
        </w:rPr>
        <w:t>ordinaalii</w:t>
      </w:r>
      <w:r w:rsidR="00877FEC" w:rsidRPr="00CB6B4E">
        <w:rPr>
          <w:smallCaps/>
          <w:lang w:val="fi-FI"/>
        </w:rPr>
        <w:t>ta</w:t>
      </w:r>
      <w:r w:rsidR="00877FEC" w:rsidRPr="00CB6B4E">
        <w:rPr>
          <w:lang w:val="fi-FI"/>
        </w:rPr>
        <w:t xml:space="preserve">. Kardinaalit </w:t>
      </w:r>
      <w:r w:rsidR="002A064B" w:rsidRPr="00CB6B4E">
        <w:rPr>
          <w:lang w:val="fi-FI"/>
        </w:rPr>
        <w:t>oon tavaliset pohjalukusanat</w:t>
      </w:r>
      <w:r w:rsidR="00A83669" w:rsidRPr="00CB6B4E">
        <w:rPr>
          <w:lang w:val="fi-FI"/>
        </w:rPr>
        <w:t>,</w:t>
      </w:r>
      <w:r w:rsidR="002A064B" w:rsidRPr="00CB6B4E">
        <w:rPr>
          <w:i/>
          <w:lang w:val="fi-FI"/>
        </w:rPr>
        <w:t xml:space="preserve"> </w:t>
      </w:r>
      <w:r w:rsidR="002A064B" w:rsidRPr="00CB6B4E">
        <w:rPr>
          <w:lang w:val="fi-FI"/>
        </w:rPr>
        <w:t xml:space="preserve">ja net toimithaan syntaktissa joko kvanttorina kvanttorifraasissa eli sitte adjektiivin funksuunissa. Kvanttorifraasit oon kahta kaavaa: </w:t>
      </w:r>
      <w:r w:rsidR="00290A4E" w:rsidRPr="00CB6B4E">
        <w:rPr>
          <w:lang w:val="fi-FI"/>
        </w:rPr>
        <w:t xml:space="preserve">Ensimäinen kaava oon se, ette </w:t>
      </w:r>
      <w:r w:rsidR="002A064B" w:rsidRPr="00CB6B4E">
        <w:rPr>
          <w:lang w:val="fi-FI"/>
        </w:rPr>
        <w:t xml:space="preserve">kardinaali oon </w:t>
      </w:r>
      <w:r w:rsidR="00333172" w:rsidRPr="00CB6B4E">
        <w:rPr>
          <w:lang w:val="fi-FI"/>
        </w:rPr>
        <w:t>singulaarin no</w:t>
      </w:r>
      <w:r w:rsidR="002A064B" w:rsidRPr="00CB6B4E">
        <w:rPr>
          <w:lang w:val="fi-FI"/>
        </w:rPr>
        <w:t>minatiivissa ja fraasin toinen jäsen oon partitiivissa</w:t>
      </w:r>
      <w:r w:rsidR="00290A4E" w:rsidRPr="00CB6B4E">
        <w:rPr>
          <w:lang w:val="fi-FI"/>
        </w:rPr>
        <w:t>;</w:t>
      </w:r>
      <w:r w:rsidR="00333172" w:rsidRPr="00CB6B4E">
        <w:rPr>
          <w:lang w:val="fi-FI"/>
        </w:rPr>
        <w:t xml:space="preserve"> esim</w:t>
      </w:r>
      <w:r w:rsidR="00CB7763" w:rsidRPr="00CB6B4E">
        <w:rPr>
          <w:lang w:val="fi-FI"/>
        </w:rPr>
        <w:t>e</w:t>
      </w:r>
      <w:r w:rsidR="00333172" w:rsidRPr="00CB6B4E">
        <w:rPr>
          <w:lang w:val="fi-FI"/>
        </w:rPr>
        <w:t xml:space="preserve">rkiksi fraasi </w:t>
      </w:r>
      <w:r w:rsidR="00333172" w:rsidRPr="00CB6B4E">
        <w:rPr>
          <w:i/>
          <w:lang w:val="fi-FI"/>
        </w:rPr>
        <w:t xml:space="preserve">kaksi tytärtä </w:t>
      </w:r>
      <w:r w:rsidR="00333172" w:rsidRPr="00CB6B4E">
        <w:rPr>
          <w:lang w:val="fi-FI"/>
        </w:rPr>
        <w:t xml:space="preserve">oon </w:t>
      </w:r>
      <w:r w:rsidR="00CB7763" w:rsidRPr="00CB6B4E">
        <w:rPr>
          <w:lang w:val="fi-FI"/>
        </w:rPr>
        <w:t xml:space="preserve">tämmöinen </w:t>
      </w:r>
      <w:r w:rsidR="00333172" w:rsidRPr="00CB6B4E">
        <w:rPr>
          <w:lang w:val="fi-FI"/>
        </w:rPr>
        <w:t>kvanttorifraasi. Toinen tyyppi kvanttorif</w:t>
      </w:r>
      <w:r w:rsidR="00CB7763" w:rsidRPr="00CB6B4E">
        <w:rPr>
          <w:lang w:val="fi-FI"/>
        </w:rPr>
        <w:t>r</w:t>
      </w:r>
      <w:r w:rsidR="00333172" w:rsidRPr="00CB6B4E">
        <w:rPr>
          <w:lang w:val="fi-FI"/>
        </w:rPr>
        <w:t>aassii oon semmoinen, missä fraasin jälkimäinen jäsen oon elatiivissa; silloin itte kardinaali</w:t>
      </w:r>
      <w:r w:rsidR="00CB7763" w:rsidRPr="00CB6B4E">
        <w:rPr>
          <w:lang w:val="fi-FI"/>
        </w:rPr>
        <w:t xml:space="preserve"> </w:t>
      </w:r>
      <w:r w:rsidR="00333172" w:rsidRPr="00CB6B4E">
        <w:rPr>
          <w:lang w:val="fi-FI"/>
        </w:rPr>
        <w:t xml:space="preserve">saattaa olla missä </w:t>
      </w:r>
      <w:r w:rsidR="00CB7763" w:rsidRPr="00CB6B4E">
        <w:rPr>
          <w:lang w:val="fi-FI"/>
        </w:rPr>
        <w:t xml:space="preserve">tahansa singulaarin </w:t>
      </w:r>
      <w:r w:rsidR="00333172" w:rsidRPr="00CB6B4E">
        <w:rPr>
          <w:lang w:val="fi-FI"/>
        </w:rPr>
        <w:t>kaasuksessa</w:t>
      </w:r>
      <w:r w:rsidR="00CB7763" w:rsidRPr="00CB6B4E">
        <w:rPr>
          <w:lang w:val="fi-FI"/>
        </w:rPr>
        <w:t>. Tämmöinen kvanttorifraasi oon esimerkiksi fraas</w:t>
      </w:r>
      <w:r w:rsidR="00EE0E09" w:rsidRPr="00CB6B4E">
        <w:rPr>
          <w:lang w:val="fi-FI"/>
        </w:rPr>
        <w:t>i</w:t>
      </w:r>
      <w:r w:rsidR="00CB7763" w:rsidRPr="00CB6B4E">
        <w:rPr>
          <w:lang w:val="fi-FI"/>
        </w:rPr>
        <w:t xml:space="preserve"> </w:t>
      </w:r>
      <w:r w:rsidR="00CB7763" w:rsidRPr="00CB6B4E">
        <w:rPr>
          <w:i/>
          <w:lang w:val="fi-FI"/>
        </w:rPr>
        <w:t xml:space="preserve">kahđela tyttäristä. </w:t>
      </w:r>
      <w:r w:rsidR="00CB7763" w:rsidRPr="00CB6B4E">
        <w:rPr>
          <w:lang w:val="fi-FI"/>
        </w:rPr>
        <w:t xml:space="preserve">Muissa taphauksissa kardinaali oon adjektiivin funksuunissa ja toimii niin ko adjektiivifraasi. Esimerkiksi syntaktissa </w:t>
      </w:r>
      <w:r w:rsidR="00CB7763" w:rsidRPr="00CB6B4E">
        <w:rPr>
          <w:i/>
          <w:lang w:val="fi-FI"/>
        </w:rPr>
        <w:t>Kahđela ämmälä</w:t>
      </w:r>
      <w:r w:rsidR="00254D8B" w:rsidRPr="00CB6B4E">
        <w:rPr>
          <w:i/>
          <w:lang w:val="fi-FI"/>
        </w:rPr>
        <w:t xml:space="preserve"> olthiin samat vaattheet kaikissa kolmissa häissä </w:t>
      </w:r>
      <w:r w:rsidR="00254D8B" w:rsidRPr="00CB6B4E">
        <w:rPr>
          <w:lang w:val="fi-FI"/>
        </w:rPr>
        <w:t xml:space="preserve">kardinaalit </w:t>
      </w:r>
      <w:r w:rsidR="00254D8B" w:rsidRPr="00CB6B4E">
        <w:rPr>
          <w:i/>
          <w:lang w:val="fi-FI"/>
        </w:rPr>
        <w:t xml:space="preserve">kahđela </w:t>
      </w:r>
      <w:r w:rsidR="00254D8B" w:rsidRPr="00CB6B4E">
        <w:rPr>
          <w:lang w:val="fi-FI"/>
        </w:rPr>
        <w:t xml:space="preserve">ja </w:t>
      </w:r>
      <w:r w:rsidR="00254D8B" w:rsidRPr="00CB6B4E">
        <w:rPr>
          <w:i/>
          <w:lang w:val="fi-FI"/>
        </w:rPr>
        <w:t xml:space="preserve">kolmissa </w:t>
      </w:r>
      <w:r w:rsidR="00254D8B" w:rsidRPr="00CB6B4E">
        <w:rPr>
          <w:lang w:val="fi-FI"/>
        </w:rPr>
        <w:t>oon adjektiivin funksuunissa ja haamustehaan sitte adjekti</w:t>
      </w:r>
      <w:r w:rsidR="00495752" w:rsidRPr="00CB6B4E">
        <w:rPr>
          <w:lang w:val="fi-FI"/>
        </w:rPr>
        <w:t>i</w:t>
      </w:r>
      <w:r w:rsidR="00254D8B" w:rsidRPr="00CB6B4E">
        <w:rPr>
          <w:lang w:val="fi-FI"/>
        </w:rPr>
        <w:t>vifraasin.</w:t>
      </w:r>
    </w:p>
    <w:p w14:paraId="2CFA5D34" w14:textId="649DCB1F" w:rsidR="00254D8B" w:rsidRDefault="00254D8B" w:rsidP="00C14B3C">
      <w:pPr>
        <w:pStyle w:val="Brdtekst"/>
        <w:spacing w:before="120"/>
      </w:pPr>
      <w:r w:rsidRPr="00CB6B4E">
        <w:rPr>
          <w:smallCaps/>
          <w:lang w:val="fi-FI"/>
        </w:rPr>
        <w:t>Ordinaalit</w:t>
      </w:r>
      <w:r w:rsidR="003A400C" w:rsidRPr="00CB6B4E">
        <w:rPr>
          <w:lang w:val="fi-FI"/>
        </w:rPr>
        <w:t xml:space="preserve"> </w:t>
      </w:r>
      <w:r w:rsidRPr="00CB6B4E">
        <w:rPr>
          <w:lang w:val="fi-FI"/>
        </w:rPr>
        <w:t>oon deriveerattu kardinaaliista</w:t>
      </w:r>
      <w:r w:rsidR="003A400C" w:rsidRPr="00CB6B4E">
        <w:rPr>
          <w:lang w:val="fi-FI"/>
        </w:rPr>
        <w:t xml:space="preserve"> ja ilmoitethaan jonkulaista oorninkkii. </w:t>
      </w:r>
      <w:r w:rsidR="003A400C">
        <w:t xml:space="preserve">Niitten funksuuni </w:t>
      </w:r>
      <w:r w:rsidR="00EE0E09">
        <w:t xml:space="preserve">syntaktissa </w:t>
      </w:r>
      <w:r w:rsidR="003A400C">
        <w:t>oon tasan samanlainen ko adjektiiviitten</w:t>
      </w:r>
      <w:r w:rsidR="004062B0">
        <w:t>,</w:t>
      </w:r>
      <w:r w:rsidR="003A400C">
        <w:t xml:space="preserve"> eli net haamustehaan adjektiivifraasin. Esimerkiksi syntaktissa </w:t>
      </w:r>
      <w:r w:rsidR="003A400C">
        <w:rPr>
          <w:i/>
        </w:rPr>
        <w:t xml:space="preserve">Neljenissä häissä heilä olthiin uuđet vaattheet </w:t>
      </w:r>
      <w:r w:rsidR="003A400C">
        <w:t xml:space="preserve">ordinaalihaamun </w:t>
      </w:r>
      <w:r w:rsidR="003A400C">
        <w:rPr>
          <w:i/>
        </w:rPr>
        <w:t xml:space="preserve">neljenissä </w:t>
      </w:r>
      <w:r w:rsidR="003A400C">
        <w:t>sijha</w:t>
      </w:r>
      <w:r w:rsidR="00732570">
        <w:t>a</w:t>
      </w:r>
      <w:r w:rsidR="003A400C">
        <w:t xml:space="preserve">n saattaa kirjoittaat vaikka adjektiivin </w:t>
      </w:r>
      <w:r w:rsidR="003A400C">
        <w:rPr>
          <w:i/>
        </w:rPr>
        <w:t xml:space="preserve">iloisissa </w:t>
      </w:r>
      <w:r w:rsidR="003A400C">
        <w:t>ja syntaktin struktuuri ei muutu.</w:t>
      </w:r>
    </w:p>
    <w:p w14:paraId="44EF48E1" w14:textId="623CAFB9" w:rsidR="003A400C" w:rsidRDefault="003A400C" w:rsidP="00C14B3C">
      <w:pPr>
        <w:pStyle w:val="Brdtekst"/>
        <w:spacing w:before="120"/>
      </w:pPr>
      <w:r>
        <w:t>Emmä sitte puhu ollenkhaan *lukusanafraasiista, mutta fraasin funksuunin jälkhiin kvanttorifraasiista tahi adjektiivifraasiista.</w:t>
      </w:r>
    </w:p>
    <w:p w14:paraId="4D2E3F26" w14:textId="6ADDCE96" w:rsidR="003A400C" w:rsidRPr="00515F9B" w:rsidRDefault="003A400C" w:rsidP="00C14B3C">
      <w:pPr>
        <w:pStyle w:val="Brdtekst"/>
        <w:spacing w:before="120"/>
        <w:rPr>
          <w:smallCaps/>
        </w:rPr>
      </w:pPr>
      <w:r>
        <w:rPr>
          <w:smallCaps/>
        </w:rPr>
        <w:t xml:space="preserve">Adverbit </w:t>
      </w:r>
      <w:r>
        <w:t xml:space="preserve">ja </w:t>
      </w:r>
      <w:r>
        <w:rPr>
          <w:smallCaps/>
        </w:rPr>
        <w:t xml:space="preserve">adposisuunit </w:t>
      </w:r>
      <w:r w:rsidRPr="003A400C">
        <w:t>muistutethaan</w:t>
      </w:r>
      <w:r>
        <w:t xml:space="preserve"> toinen toista siinä, ette molemista osala oon jonkulaista kaasustaivutusta, osala taas ei. </w:t>
      </w:r>
      <w:r w:rsidR="000463E1">
        <w:t>Täyđelista paradigmaa ei niilä kuitenkhaan ole yhdeläkhään. Sama sana saattaa kans muutamisti toimii</w:t>
      </w:r>
      <w:r w:rsidR="00B50281">
        <w:t>t</w:t>
      </w:r>
      <w:r w:rsidR="000463E1">
        <w:t xml:space="preserve"> sekä adverbina ette </w:t>
      </w:r>
      <w:r w:rsidR="00DE1419">
        <w:t>adposisuuninna</w:t>
      </w:r>
      <w:r w:rsidR="00C26E7C">
        <w:t xml:space="preserve">. Tämmöiset oon eriliikaisesti </w:t>
      </w:r>
      <w:r w:rsidR="00C26E7C" w:rsidRPr="00C26E7C">
        <w:rPr>
          <w:smallCaps/>
        </w:rPr>
        <w:t>paikan</w:t>
      </w:r>
      <w:r w:rsidR="00C26E7C">
        <w:t xml:space="preserve"> ja </w:t>
      </w:r>
      <w:r w:rsidR="00C26E7C" w:rsidRPr="00C26E7C">
        <w:rPr>
          <w:smallCaps/>
        </w:rPr>
        <w:t>aijan adverbit</w:t>
      </w:r>
      <w:r w:rsidR="00C26E7C">
        <w:rPr>
          <w:smallCaps/>
        </w:rPr>
        <w:t xml:space="preserve">. </w:t>
      </w:r>
      <w:r w:rsidR="00C26E7C">
        <w:t xml:space="preserve">Esimerkiksi syntaktiissa </w:t>
      </w:r>
      <w:r w:rsidR="00C26E7C">
        <w:rPr>
          <w:i/>
        </w:rPr>
        <w:t xml:space="preserve">Pekka istuu klassissa takana </w:t>
      </w:r>
      <w:r w:rsidR="00C26E7C">
        <w:t xml:space="preserve">ja </w:t>
      </w:r>
      <w:r w:rsidR="00C26E7C">
        <w:rPr>
          <w:i/>
        </w:rPr>
        <w:t xml:space="preserve">Pekka tuli meile monta kerttaa jälkhiin </w:t>
      </w:r>
      <w:r w:rsidR="00C26E7C">
        <w:t xml:space="preserve">sanat </w:t>
      </w:r>
      <w:r w:rsidR="00C26E7C">
        <w:rPr>
          <w:i/>
        </w:rPr>
        <w:t xml:space="preserve">takana </w:t>
      </w:r>
      <w:r w:rsidR="00C26E7C">
        <w:t xml:space="preserve">ja </w:t>
      </w:r>
      <w:r w:rsidR="00C26E7C">
        <w:rPr>
          <w:i/>
        </w:rPr>
        <w:t xml:space="preserve">jälkhiin </w:t>
      </w:r>
      <w:r w:rsidR="00C26E7C">
        <w:t>oon adverbit, mutta</w:t>
      </w:r>
      <w:r w:rsidR="000A4B27">
        <w:t xml:space="preserve"> </w:t>
      </w:r>
      <w:r w:rsidR="00C26E7C">
        <w:t xml:space="preserve">syntaktiissa </w:t>
      </w:r>
      <w:r w:rsidR="00C26E7C">
        <w:rPr>
          <w:i/>
        </w:rPr>
        <w:t xml:space="preserve">Pekka istuu koulun takana </w:t>
      </w:r>
      <w:r w:rsidR="00C26E7C">
        <w:t xml:space="preserve">ja </w:t>
      </w:r>
      <w:r w:rsidR="00C26E7C">
        <w:rPr>
          <w:i/>
        </w:rPr>
        <w:t>Pekka siirtyi meile kesän jälkhiin</w:t>
      </w:r>
      <w:r w:rsidR="00C26E7C">
        <w:t xml:space="preserve"> samat sanat oon </w:t>
      </w:r>
      <w:r w:rsidR="00C26E7C" w:rsidRPr="00B50281">
        <w:t>adposisuunit</w:t>
      </w:r>
      <w:r w:rsidR="00C26E7C">
        <w:t>.</w:t>
      </w:r>
      <w:r w:rsidR="00CA39A5">
        <w:t xml:space="preserve"> Kriteerin</w:t>
      </w:r>
      <w:r w:rsidR="009A762E">
        <w:t>n</w:t>
      </w:r>
      <w:r w:rsidR="00CA39A5">
        <w:t>ä oon, ette ko sana</w:t>
      </w:r>
      <w:r w:rsidR="00BD0611">
        <w:t xml:space="preserve"> haamustaa fraasin jonku </w:t>
      </w:r>
      <w:r w:rsidR="00B50281">
        <w:t xml:space="preserve">semmoisen NP:n kans, mikä oon </w:t>
      </w:r>
      <w:r w:rsidR="00A27713">
        <w:t>genitiiv</w:t>
      </w:r>
      <w:r w:rsidR="00BD0611">
        <w:t xml:space="preserve">issä eli </w:t>
      </w:r>
      <w:r w:rsidR="00B50281">
        <w:t xml:space="preserve">partitiivissa, se silloin kattoma, ette sana oon adposisuuni, muutoin se oon adverbi. </w:t>
      </w:r>
      <w:r w:rsidR="00515F9B">
        <w:t xml:space="preserve">Jokku adverbit saatethaan olla kans myötä kvanttorifraasissa. Tämmäinen oon esimerkiksi adverbi </w:t>
      </w:r>
      <w:r w:rsidR="00515F9B">
        <w:rPr>
          <w:i/>
        </w:rPr>
        <w:t xml:space="preserve">paljon. </w:t>
      </w:r>
      <w:r w:rsidR="00515F9B">
        <w:t xml:space="preserve">Esimerkiksi fraasi </w:t>
      </w:r>
      <w:r w:rsidR="00515F9B">
        <w:rPr>
          <w:i/>
        </w:rPr>
        <w:t xml:space="preserve">paljon tyttäriitä </w:t>
      </w:r>
      <w:r w:rsidR="00515F9B">
        <w:t>oon kvanttorifraasi.</w:t>
      </w:r>
    </w:p>
    <w:p w14:paraId="57DACED0" w14:textId="172A2768" w:rsidR="00CA39A5" w:rsidRDefault="00CA39A5" w:rsidP="00C14B3C">
      <w:pPr>
        <w:pStyle w:val="Brdtekst"/>
        <w:spacing w:before="120"/>
      </w:pPr>
      <w:r>
        <w:t xml:space="preserve">Adposisuunit haamustethaan ittensä seuralaisen kans </w:t>
      </w:r>
      <w:r>
        <w:rPr>
          <w:smallCaps/>
        </w:rPr>
        <w:t xml:space="preserve">adposisuunifraasin </w:t>
      </w:r>
      <w:r>
        <w:t xml:space="preserve">(= PP). Adverbilaki saattaa olla oma seuralainen, minkä kans se haamustaa </w:t>
      </w:r>
      <w:r>
        <w:rPr>
          <w:smallCaps/>
        </w:rPr>
        <w:t>adverbifraasin (= A</w:t>
      </w:r>
      <w:r w:rsidRPr="00732570">
        <w:t>dv</w:t>
      </w:r>
      <w:r>
        <w:rPr>
          <w:smallCaps/>
        </w:rPr>
        <w:t xml:space="preserve">P); </w:t>
      </w:r>
      <w:r w:rsidRPr="00CA39A5">
        <w:t>adverbin seuralainen ei kuitenkhaan</w:t>
      </w:r>
      <w:r>
        <w:t xml:space="preserve"> koskhaan ole pakolinen, mutta sen saattaa tasa</w:t>
      </w:r>
      <w:r w:rsidR="004062B0">
        <w:t>n</w:t>
      </w:r>
      <w:r>
        <w:t xml:space="preserve"> jättäät syntaktista pois.</w:t>
      </w:r>
      <w:r w:rsidR="004062B0">
        <w:t xml:space="preserve"> Tässä grammatikissa nimitämmä adverbiksi kans semmoiset sanat, mikkä ei ollenkhaan saata saađa mithään seuralaissii eli ei itte saata essiinttyy</w:t>
      </w:r>
      <w:r w:rsidR="00037AAD">
        <w:t>t</w:t>
      </w:r>
      <w:r w:rsidR="004062B0">
        <w:t xml:space="preserve"> toisen sanan seuralaisena, mutta </w:t>
      </w:r>
      <w:r w:rsidR="008976A7">
        <w:t xml:space="preserve">aina </w:t>
      </w:r>
      <w:r w:rsidR="004062B0">
        <w:t>haamustethaan fraasin yksin.</w:t>
      </w:r>
    </w:p>
    <w:p w14:paraId="44EF8E0B" w14:textId="20F4A79B" w:rsidR="00EC35F9" w:rsidRPr="006D720B" w:rsidRDefault="00EC35F9" w:rsidP="00C14B3C">
      <w:pPr>
        <w:pStyle w:val="Brdtekst"/>
        <w:spacing w:before="120"/>
        <w:rPr>
          <w:i/>
          <w:smallCaps/>
        </w:rPr>
      </w:pPr>
      <w:r>
        <w:t xml:space="preserve">Vielä meilä oon yksi sanaklassi, </w:t>
      </w:r>
      <w:r w:rsidR="00CE711B">
        <w:rPr>
          <w:smallCaps/>
        </w:rPr>
        <w:t xml:space="preserve">junksuunisanat </w:t>
      </w:r>
      <w:r w:rsidR="00CE711B" w:rsidRPr="00CE711B">
        <w:t>eli</w:t>
      </w:r>
      <w:r w:rsidR="005A62E6">
        <w:t xml:space="preserve"> lyhykäise</w:t>
      </w:r>
      <w:r w:rsidR="00CE711B">
        <w:t xml:space="preserve">min </w:t>
      </w:r>
      <w:r w:rsidR="00CE711B">
        <w:rPr>
          <w:smallCaps/>
        </w:rPr>
        <w:t>junksuunit</w:t>
      </w:r>
      <w:r>
        <w:rPr>
          <w:smallCaps/>
        </w:rPr>
        <w:t>.</w:t>
      </w:r>
      <w:r w:rsidRPr="00EC35F9">
        <w:rPr>
          <w:smallCaps/>
        </w:rPr>
        <w:t xml:space="preserve"> </w:t>
      </w:r>
      <w:r w:rsidR="00CE711B">
        <w:t>Net</w:t>
      </w:r>
      <w:r>
        <w:rPr>
          <w:i/>
          <w:smallCaps/>
        </w:rPr>
        <w:t xml:space="preserve"> </w:t>
      </w:r>
      <w:r w:rsidRPr="00EC35F9">
        <w:t>oon sannoi, mi</w:t>
      </w:r>
      <w:r>
        <w:t xml:space="preserve">kkä aloitethaan syntaktin eli fraasin ja siđothaan sen yhtheen jonku toisen syntaktin eli fraasin kans. </w:t>
      </w:r>
      <w:r w:rsidR="00CE711B">
        <w:t xml:space="preserve">Junksuunit jajethaan kahtheen </w:t>
      </w:r>
      <w:r w:rsidR="009A762E">
        <w:t>valta</w:t>
      </w:r>
      <w:r w:rsidR="00CE711B">
        <w:t xml:space="preserve">joukkhoon, </w:t>
      </w:r>
      <w:r w:rsidR="00CE711B" w:rsidRPr="00CE711B">
        <w:rPr>
          <w:smallCaps/>
        </w:rPr>
        <w:t>konjunksuunhiin</w:t>
      </w:r>
      <w:r w:rsidR="00CE711B">
        <w:t xml:space="preserve"> ja </w:t>
      </w:r>
      <w:r w:rsidR="00CE711B">
        <w:rPr>
          <w:smallCaps/>
        </w:rPr>
        <w:t>subjunksuunhiin.</w:t>
      </w:r>
      <w:r w:rsidR="00D41046">
        <w:rPr>
          <w:smallCaps/>
        </w:rPr>
        <w:t xml:space="preserve"> </w:t>
      </w:r>
      <w:r w:rsidR="00D41046">
        <w:t>Ko</w:t>
      </w:r>
      <w:r w:rsidR="00D41046" w:rsidRPr="00D41046">
        <w:t xml:space="preserve">njunksuunit </w:t>
      </w:r>
      <w:r w:rsidR="00D41046">
        <w:t>siđothaan yhtheen syntaktiita eli fraassii, mikkä oon samala syntaktisela</w:t>
      </w:r>
      <w:r w:rsidR="00CE711B">
        <w:rPr>
          <w:i/>
        </w:rPr>
        <w:t xml:space="preserve"> </w:t>
      </w:r>
      <w:r w:rsidR="00D41046">
        <w:t>tasala. Subjunksuunit</w:t>
      </w:r>
      <w:r w:rsidR="005A62E6">
        <w:t xml:space="preserve"> taas näytethään, minkälaisen jä</w:t>
      </w:r>
      <w:r w:rsidR="00D41046">
        <w:t xml:space="preserve">senen funksuunissa syntakti oon toisen syntaktin suhtheen. </w:t>
      </w:r>
      <w:r w:rsidR="00CE711B">
        <w:t xml:space="preserve">Kummalakhaan joukola </w:t>
      </w:r>
      <w:r w:rsidR="00036322">
        <w:t xml:space="preserve">ei ole syntaktista funksuunii </w:t>
      </w:r>
      <w:r w:rsidR="00CE711B">
        <w:t>ittensä syntaktissa</w:t>
      </w:r>
      <w:r w:rsidR="005A62E6">
        <w:t>.</w:t>
      </w:r>
      <w:r w:rsidR="00CE711B">
        <w:t xml:space="preserve"> Sillä emmä olheen puhu *junksuunifraasiista mutta kuitenki </w:t>
      </w:r>
      <w:r w:rsidR="00CE711B">
        <w:rPr>
          <w:smallCaps/>
        </w:rPr>
        <w:lastRenderedPageBreak/>
        <w:t>junksuunisyntaktiista</w:t>
      </w:r>
      <w:r w:rsidR="00036322">
        <w:t xml:space="preserve"> </w:t>
      </w:r>
      <w:r w:rsidR="00CE711B">
        <w:t>silloin, ko junksuuni oon osoittamassa syntaktiitten välistä suhđetta.</w:t>
      </w:r>
      <w:r w:rsidR="006D720B">
        <w:t xml:space="preserve"> Tämmöinen junksuunisyntakti oon esimerkiksi </w:t>
      </w:r>
      <w:r w:rsidR="006D720B">
        <w:rPr>
          <w:i/>
        </w:rPr>
        <w:t>ette-</w:t>
      </w:r>
      <w:r w:rsidR="006D720B">
        <w:t xml:space="preserve">syntakti joukkosyntaktissa </w:t>
      </w:r>
      <w:r w:rsidR="006D720B">
        <w:rPr>
          <w:i/>
        </w:rPr>
        <w:t>Pekka tiesi</w:t>
      </w:r>
      <w:r w:rsidR="00A83669" w:rsidRPr="00A83669">
        <w:t>,</w:t>
      </w:r>
      <w:r w:rsidR="006D720B">
        <w:rPr>
          <w:i/>
        </w:rPr>
        <w:t xml:space="preserve"> ette Liisa lähtee pois.</w:t>
      </w:r>
    </w:p>
    <w:p w14:paraId="01FC7B1B" w14:textId="3AC3A8FC" w:rsidR="005A48C4" w:rsidRPr="00882080" w:rsidRDefault="005A62E6" w:rsidP="00C14B3C">
      <w:pPr>
        <w:pStyle w:val="Brdtekst"/>
        <w:spacing w:before="120"/>
        <w:rPr>
          <w:smallCaps/>
        </w:rPr>
      </w:pPr>
      <w:r>
        <w:t>Ko plokkaama fraassii ylipuolen syntaktiista 1–6, se löyđämä esimerkkii kaikista fraasityypiistä:</w:t>
      </w:r>
    </w:p>
    <w:tbl>
      <w:tblPr>
        <w:tblStyle w:val="Tabellrutenett"/>
        <w:tblW w:w="0" w:type="auto"/>
        <w:tblLook w:val="04A0" w:firstRow="1" w:lastRow="0" w:firstColumn="1" w:lastColumn="0" w:noHBand="0" w:noVBand="1"/>
      </w:tblPr>
      <w:tblGrid>
        <w:gridCol w:w="2319"/>
        <w:gridCol w:w="2320"/>
        <w:gridCol w:w="2320"/>
      </w:tblGrid>
      <w:tr w:rsidR="00BF0996" w14:paraId="1EE9A8C5" w14:textId="77777777" w:rsidTr="005A48C4">
        <w:tc>
          <w:tcPr>
            <w:tcW w:w="2319" w:type="dxa"/>
          </w:tcPr>
          <w:p w14:paraId="26A0D06C" w14:textId="2BAAE670" w:rsidR="00BF0996" w:rsidRDefault="00BF0996" w:rsidP="00DF1D04">
            <w:pPr>
              <w:pStyle w:val="Brdtekst"/>
              <w:spacing w:before="20" w:after="20"/>
            </w:pPr>
            <w:r>
              <w:t>Lyhenys</w:t>
            </w:r>
          </w:p>
        </w:tc>
        <w:tc>
          <w:tcPr>
            <w:tcW w:w="2320" w:type="dxa"/>
          </w:tcPr>
          <w:p w14:paraId="02687BC8" w14:textId="565731CD" w:rsidR="00BF0996" w:rsidRDefault="00BF0996" w:rsidP="00DF1D04">
            <w:pPr>
              <w:pStyle w:val="Brdtekst"/>
              <w:spacing w:before="20" w:after="20"/>
            </w:pPr>
            <w:r>
              <w:t>Nimi</w:t>
            </w:r>
          </w:p>
        </w:tc>
        <w:tc>
          <w:tcPr>
            <w:tcW w:w="2320" w:type="dxa"/>
          </w:tcPr>
          <w:p w14:paraId="1999088C" w14:textId="0A56F02B" w:rsidR="00BF0996" w:rsidRDefault="00BF0996" w:rsidP="00DF1D04">
            <w:pPr>
              <w:pStyle w:val="Brdtekst"/>
              <w:spacing w:before="20" w:after="20"/>
            </w:pPr>
            <w:r>
              <w:t>Esimerkki</w:t>
            </w:r>
            <w:r w:rsidR="00F37F07">
              <w:t>i</w:t>
            </w:r>
          </w:p>
        </w:tc>
      </w:tr>
      <w:tr w:rsidR="00BF0996" w14:paraId="1CBB959C" w14:textId="77777777" w:rsidTr="005A48C4">
        <w:tc>
          <w:tcPr>
            <w:tcW w:w="2319" w:type="dxa"/>
          </w:tcPr>
          <w:p w14:paraId="04FC531B" w14:textId="1F178B30" w:rsidR="00BF0996" w:rsidRDefault="00BF0996" w:rsidP="00DF1D04">
            <w:pPr>
              <w:pStyle w:val="Brdtekst"/>
              <w:spacing w:before="20" w:after="20"/>
            </w:pPr>
            <w:r>
              <w:t>NP</w:t>
            </w:r>
          </w:p>
        </w:tc>
        <w:tc>
          <w:tcPr>
            <w:tcW w:w="2320" w:type="dxa"/>
          </w:tcPr>
          <w:p w14:paraId="5F0CD580" w14:textId="7507404F" w:rsidR="00BF0996" w:rsidRPr="000F69FF" w:rsidRDefault="00BF0996" w:rsidP="00DF1D04">
            <w:pPr>
              <w:pStyle w:val="Brdtekst"/>
              <w:spacing w:before="20" w:after="20"/>
              <w:rPr>
                <w:smallCaps/>
              </w:rPr>
            </w:pPr>
            <w:r w:rsidRPr="000F69FF">
              <w:rPr>
                <w:smallCaps/>
              </w:rPr>
              <w:t>substantiivifraasi</w:t>
            </w:r>
          </w:p>
        </w:tc>
        <w:tc>
          <w:tcPr>
            <w:tcW w:w="2320" w:type="dxa"/>
          </w:tcPr>
          <w:p w14:paraId="543C747F" w14:textId="577BBBC8" w:rsidR="00D5051D" w:rsidRDefault="000F24D3" w:rsidP="00DF1D04">
            <w:pPr>
              <w:pStyle w:val="Brdtekst"/>
              <w:spacing w:before="20" w:after="20"/>
            </w:pPr>
            <w:r>
              <w:t>[[vihrinen] mies</w:t>
            </w:r>
            <w:r w:rsidR="00D5051D">
              <w:t>]</w:t>
            </w:r>
          </w:p>
          <w:p w14:paraId="3CD399AF" w14:textId="39E39381" w:rsidR="00BF0996" w:rsidRDefault="00C76B4F" w:rsidP="00DF1D04">
            <w:pPr>
              <w:pStyle w:val="Brdtekst"/>
              <w:spacing w:before="20" w:after="20"/>
            </w:pPr>
            <w:r>
              <w:t>[[</w:t>
            </w:r>
            <w:r w:rsidR="00BF0996">
              <w:t>Marsin</w:t>
            </w:r>
            <w:r>
              <w:t>]</w:t>
            </w:r>
            <w:r w:rsidR="00BF0996">
              <w:t xml:space="preserve"> torila</w:t>
            </w:r>
            <w:r>
              <w:t>]</w:t>
            </w:r>
          </w:p>
        </w:tc>
      </w:tr>
      <w:tr w:rsidR="00BF0996" w14:paraId="2C8D1D9F" w14:textId="77777777" w:rsidTr="005A48C4">
        <w:tc>
          <w:tcPr>
            <w:tcW w:w="2319" w:type="dxa"/>
          </w:tcPr>
          <w:p w14:paraId="63673CA3" w14:textId="65437765" w:rsidR="00BF0996" w:rsidRDefault="00BF0996" w:rsidP="00DF1D04">
            <w:pPr>
              <w:pStyle w:val="Brdtekst"/>
              <w:spacing w:before="20" w:after="20"/>
            </w:pPr>
            <w:r>
              <w:t>AP</w:t>
            </w:r>
          </w:p>
        </w:tc>
        <w:tc>
          <w:tcPr>
            <w:tcW w:w="2320" w:type="dxa"/>
          </w:tcPr>
          <w:p w14:paraId="0A8E378C" w14:textId="323B1242" w:rsidR="00BF0996" w:rsidRPr="000F69FF" w:rsidRDefault="00BF0996" w:rsidP="00DF1D04">
            <w:pPr>
              <w:pStyle w:val="Brdtekst"/>
              <w:spacing w:before="20" w:after="20"/>
              <w:rPr>
                <w:smallCaps/>
              </w:rPr>
            </w:pPr>
            <w:r w:rsidRPr="000F69FF">
              <w:rPr>
                <w:smallCaps/>
              </w:rPr>
              <w:t>adjektiivifraasi</w:t>
            </w:r>
          </w:p>
        </w:tc>
        <w:tc>
          <w:tcPr>
            <w:tcW w:w="2320" w:type="dxa"/>
          </w:tcPr>
          <w:p w14:paraId="48D8499E" w14:textId="692156B3" w:rsidR="00C76B4F" w:rsidRDefault="00C76B4F" w:rsidP="00DF1D04">
            <w:pPr>
              <w:pStyle w:val="Brdtekst"/>
              <w:spacing w:before="20" w:after="20"/>
            </w:pPr>
            <w:r>
              <w:t>[</w:t>
            </w:r>
            <w:r w:rsidR="00BF0996">
              <w:t>pieni</w:t>
            </w:r>
            <w:r>
              <w:t>]</w:t>
            </w:r>
            <w:r w:rsidR="00BF0996">
              <w:t xml:space="preserve"> </w:t>
            </w:r>
            <w:r>
              <w:t>[</w:t>
            </w:r>
            <w:r w:rsidR="00BF0996">
              <w:t>vihrinen</w:t>
            </w:r>
            <w:r>
              <w:t>]</w:t>
            </w:r>
          </w:p>
        </w:tc>
      </w:tr>
      <w:tr w:rsidR="00BF0996" w14:paraId="1C0FB7C6" w14:textId="77777777" w:rsidTr="005A48C4">
        <w:tc>
          <w:tcPr>
            <w:tcW w:w="2319" w:type="dxa"/>
          </w:tcPr>
          <w:p w14:paraId="3CB633D4" w14:textId="6848380E" w:rsidR="00BF0996" w:rsidRDefault="00BF0996" w:rsidP="00DF1D04">
            <w:pPr>
              <w:pStyle w:val="Brdtekst"/>
              <w:spacing w:before="20" w:after="20"/>
            </w:pPr>
            <w:r>
              <w:t>PP</w:t>
            </w:r>
          </w:p>
        </w:tc>
        <w:tc>
          <w:tcPr>
            <w:tcW w:w="2320" w:type="dxa"/>
          </w:tcPr>
          <w:p w14:paraId="34EF2867" w14:textId="1F3835AF" w:rsidR="00BF0996" w:rsidRPr="000F69FF" w:rsidRDefault="00BF0996" w:rsidP="00DF1D04">
            <w:pPr>
              <w:pStyle w:val="Brdtekst"/>
              <w:spacing w:before="20" w:after="20"/>
              <w:rPr>
                <w:smallCaps/>
              </w:rPr>
            </w:pPr>
            <w:r w:rsidRPr="000F69FF">
              <w:rPr>
                <w:smallCaps/>
              </w:rPr>
              <w:t>adposisuunifraasi</w:t>
            </w:r>
          </w:p>
        </w:tc>
        <w:tc>
          <w:tcPr>
            <w:tcW w:w="2320" w:type="dxa"/>
          </w:tcPr>
          <w:p w14:paraId="1F4B051C" w14:textId="38624A18" w:rsidR="00BF0996" w:rsidRDefault="00C76B4F" w:rsidP="00DF1D04">
            <w:pPr>
              <w:pStyle w:val="Brdtekst"/>
              <w:spacing w:before="20" w:after="20"/>
            </w:pPr>
            <w:r>
              <w:t>[[</w:t>
            </w:r>
            <w:r w:rsidR="00BF0996">
              <w:t>torin</w:t>
            </w:r>
            <w:r>
              <w:t>]</w:t>
            </w:r>
            <w:r w:rsidR="00BF0996">
              <w:t xml:space="preserve"> vieressä</w:t>
            </w:r>
            <w:r>
              <w:t>]</w:t>
            </w:r>
          </w:p>
        </w:tc>
      </w:tr>
      <w:tr w:rsidR="00BF0996" w14:paraId="6ADEC026" w14:textId="77777777" w:rsidTr="005A48C4">
        <w:tc>
          <w:tcPr>
            <w:tcW w:w="2319" w:type="dxa"/>
          </w:tcPr>
          <w:p w14:paraId="2209EE0A" w14:textId="359B4D2C" w:rsidR="00BF0996" w:rsidRDefault="00BF0996" w:rsidP="00DF1D04">
            <w:pPr>
              <w:pStyle w:val="Brdtekst"/>
              <w:spacing w:before="20" w:after="20"/>
            </w:pPr>
            <w:r>
              <w:t>AdvP</w:t>
            </w:r>
          </w:p>
        </w:tc>
        <w:tc>
          <w:tcPr>
            <w:tcW w:w="2320" w:type="dxa"/>
          </w:tcPr>
          <w:p w14:paraId="71FDB791" w14:textId="4A704DE5" w:rsidR="00BF0996" w:rsidRPr="000F69FF" w:rsidRDefault="00BF0996" w:rsidP="00DF1D04">
            <w:pPr>
              <w:pStyle w:val="Brdtekst"/>
              <w:spacing w:before="20" w:after="20"/>
              <w:rPr>
                <w:smallCaps/>
              </w:rPr>
            </w:pPr>
            <w:r w:rsidRPr="000F69FF">
              <w:rPr>
                <w:smallCaps/>
              </w:rPr>
              <w:t>adverbifraasi</w:t>
            </w:r>
          </w:p>
        </w:tc>
        <w:tc>
          <w:tcPr>
            <w:tcW w:w="2320" w:type="dxa"/>
          </w:tcPr>
          <w:p w14:paraId="76D1D4D4" w14:textId="31F76836" w:rsidR="00BF0996" w:rsidRDefault="00F10D17" w:rsidP="00DF1D04">
            <w:pPr>
              <w:pStyle w:val="Brdtekst"/>
              <w:spacing w:before="20" w:after="20"/>
            </w:pPr>
            <w:r>
              <w:t>[</w:t>
            </w:r>
            <w:r w:rsidR="00BF0996">
              <w:t>mielelä</w:t>
            </w:r>
            <w:r>
              <w:t>]</w:t>
            </w:r>
          </w:p>
        </w:tc>
      </w:tr>
      <w:tr w:rsidR="008126C2" w14:paraId="4B0D6220" w14:textId="77777777" w:rsidTr="005A48C4">
        <w:tc>
          <w:tcPr>
            <w:tcW w:w="2319" w:type="dxa"/>
          </w:tcPr>
          <w:p w14:paraId="756E45AC" w14:textId="5B7A31D3" w:rsidR="008126C2" w:rsidRDefault="008126C2" w:rsidP="00DF1D04">
            <w:pPr>
              <w:pStyle w:val="Brdtekst"/>
              <w:spacing w:before="20" w:after="20"/>
            </w:pPr>
            <w:r>
              <w:t>KvaP</w:t>
            </w:r>
          </w:p>
        </w:tc>
        <w:tc>
          <w:tcPr>
            <w:tcW w:w="2320" w:type="dxa"/>
          </w:tcPr>
          <w:p w14:paraId="2273DFC8" w14:textId="79D66170" w:rsidR="008126C2" w:rsidRPr="000F69FF" w:rsidRDefault="008126C2" w:rsidP="00DF1D04">
            <w:pPr>
              <w:pStyle w:val="Brdtekst"/>
              <w:spacing w:before="20" w:after="20"/>
              <w:rPr>
                <w:smallCaps/>
              </w:rPr>
            </w:pPr>
            <w:r w:rsidRPr="000F69FF">
              <w:rPr>
                <w:smallCaps/>
              </w:rPr>
              <w:t>kvanttorifraasi</w:t>
            </w:r>
          </w:p>
        </w:tc>
        <w:tc>
          <w:tcPr>
            <w:tcW w:w="2320" w:type="dxa"/>
          </w:tcPr>
          <w:p w14:paraId="525CBEB7" w14:textId="06D85205" w:rsidR="008126C2" w:rsidRDefault="00C76B4F" w:rsidP="00DF1D04">
            <w:pPr>
              <w:pStyle w:val="Brdtekst"/>
              <w:spacing w:before="20" w:after="20"/>
            </w:pPr>
            <w:r>
              <w:t>[</w:t>
            </w:r>
            <w:r w:rsidR="008126C2">
              <w:t xml:space="preserve">viisi </w:t>
            </w:r>
            <w:r>
              <w:t>[</w:t>
            </w:r>
            <w:r w:rsidR="008126C2">
              <w:t>tytärtä</w:t>
            </w:r>
            <w:r>
              <w:t>]]</w:t>
            </w:r>
            <w:r w:rsidR="00F10D17">
              <w:t>, [paljon</w:t>
            </w:r>
            <w:r w:rsidR="008C75B3">
              <w:t xml:space="preserve"> </w:t>
            </w:r>
            <w:r w:rsidR="00F10D17">
              <w:t>[</w:t>
            </w:r>
            <w:r w:rsidR="008C75B3">
              <w:t>kallaa</w:t>
            </w:r>
            <w:r w:rsidR="00F10D17">
              <w:t>]</w:t>
            </w:r>
            <w:r w:rsidR="008C75B3">
              <w:t>]</w:t>
            </w:r>
          </w:p>
        </w:tc>
      </w:tr>
      <w:tr w:rsidR="00BF0996" w:rsidRPr="004B0FDC" w14:paraId="2BF02701" w14:textId="77777777" w:rsidTr="005A48C4">
        <w:tc>
          <w:tcPr>
            <w:tcW w:w="2319" w:type="dxa"/>
          </w:tcPr>
          <w:p w14:paraId="7E7E6ACF" w14:textId="1CADDBE4" w:rsidR="00BF0996" w:rsidRPr="00C76B4F" w:rsidRDefault="006466FD" w:rsidP="00DF1D04">
            <w:pPr>
              <w:pStyle w:val="Brdtekst"/>
              <w:spacing w:before="20" w:after="20"/>
            </w:pPr>
            <w:r w:rsidRPr="00C76B4F">
              <w:t>V</w:t>
            </w:r>
            <w:r w:rsidR="00BF0996" w:rsidRPr="00C76B4F">
              <w:t>P</w:t>
            </w:r>
            <w:r w:rsidR="000F6667" w:rsidRPr="00C76B4F">
              <w:t xml:space="preserve"> </w:t>
            </w:r>
            <w:r w:rsidR="0075485B">
              <w:t>(</w:t>
            </w:r>
            <w:r w:rsidR="000F6667" w:rsidRPr="00C76B4F">
              <w:t>= infinitiivifraasit ja partisippifraasit)</w:t>
            </w:r>
          </w:p>
        </w:tc>
        <w:tc>
          <w:tcPr>
            <w:tcW w:w="2320" w:type="dxa"/>
          </w:tcPr>
          <w:p w14:paraId="52D494E3" w14:textId="27DF4E67" w:rsidR="00BF0996" w:rsidRPr="000F69FF" w:rsidRDefault="006466FD" w:rsidP="00DF1D04">
            <w:pPr>
              <w:pStyle w:val="Brdtekst"/>
              <w:spacing w:before="20" w:after="20"/>
              <w:rPr>
                <w:smallCaps/>
              </w:rPr>
            </w:pPr>
            <w:r w:rsidRPr="000F69FF">
              <w:rPr>
                <w:smallCaps/>
              </w:rPr>
              <w:t>verbifraasi</w:t>
            </w:r>
          </w:p>
        </w:tc>
        <w:tc>
          <w:tcPr>
            <w:tcW w:w="2320" w:type="dxa"/>
          </w:tcPr>
          <w:p w14:paraId="3CCF9CEF" w14:textId="2E0F060F" w:rsidR="00BF0996" w:rsidRPr="00C76B4F" w:rsidRDefault="00F10D17" w:rsidP="00DF1D04">
            <w:pPr>
              <w:pStyle w:val="Brdtekst"/>
              <w:spacing w:before="20" w:after="20"/>
            </w:pPr>
            <w:r>
              <w:t xml:space="preserve">[kattomassa </w:t>
            </w:r>
            <w:r w:rsidR="008C5992">
              <w:t>[</w:t>
            </w:r>
            <w:r>
              <w:t>häntä</w:t>
            </w:r>
            <w:r w:rsidR="008C5992">
              <w:t>]</w:t>
            </w:r>
            <w:r>
              <w:t>]</w:t>
            </w:r>
          </w:p>
          <w:p w14:paraId="59083BEF" w14:textId="651F9A9C" w:rsidR="006466FD" w:rsidRPr="00C76B4F" w:rsidRDefault="00C74694" w:rsidP="00DF1D04">
            <w:pPr>
              <w:pStyle w:val="Brdtekst"/>
              <w:spacing w:before="20" w:after="20"/>
            </w:pPr>
            <w:r>
              <w:t>[</w:t>
            </w:r>
            <w:r w:rsidR="008C5992">
              <w:t>[</w:t>
            </w:r>
            <w:r>
              <w:t>hänen</w:t>
            </w:r>
            <w:r w:rsidR="008C5992">
              <w:t>]</w:t>
            </w:r>
            <w:r>
              <w:t xml:space="preserve"> syövän]</w:t>
            </w:r>
          </w:p>
        </w:tc>
      </w:tr>
    </w:tbl>
    <w:p w14:paraId="5FDFAA65" w14:textId="20553C60" w:rsidR="007F7BDB" w:rsidRDefault="00847C0A" w:rsidP="007F7BDB">
      <w:pPr>
        <w:pStyle w:val="Overskrift3"/>
      </w:pPr>
      <w:bookmarkStart w:id="123" w:name="_Toc311273711"/>
      <w:r>
        <w:t>K</w:t>
      </w:r>
      <w:r w:rsidR="001D2119">
        <w:t>omplementit</w:t>
      </w:r>
      <w:bookmarkEnd w:id="123"/>
    </w:p>
    <w:p w14:paraId="142EE4AF" w14:textId="3108194E" w:rsidR="00B30251" w:rsidRDefault="008204F8" w:rsidP="00BD2A19">
      <w:pPr>
        <w:pStyle w:val="Brdtekst"/>
        <w:spacing w:before="120"/>
      </w:pPr>
      <w:r>
        <w:t xml:space="preserve">Syntaktissa saattaa olla yksi eli usheempi fraasi. Fraasit toimithaan syntaktissa eri tehtävissä, niin ko </w:t>
      </w:r>
      <w:r w:rsidR="00092B3D">
        <w:rPr>
          <w:smallCaps/>
        </w:rPr>
        <w:t>subjektinna</w:t>
      </w:r>
      <w:r>
        <w:t xml:space="preserve">, </w:t>
      </w:r>
      <w:r w:rsidR="00092B3D">
        <w:rPr>
          <w:smallCaps/>
        </w:rPr>
        <w:t>objektinna</w:t>
      </w:r>
      <w:r>
        <w:t xml:space="preserve">, </w:t>
      </w:r>
      <w:r w:rsidR="00152446">
        <w:rPr>
          <w:smallCaps/>
        </w:rPr>
        <w:t>predikatiivinna</w:t>
      </w:r>
      <w:r>
        <w:t xml:space="preserve"> ja </w:t>
      </w:r>
      <w:r w:rsidRPr="003924A6">
        <w:rPr>
          <w:smallCaps/>
        </w:rPr>
        <w:t>adverbiaali</w:t>
      </w:r>
      <w:r w:rsidR="00B70CA4">
        <w:rPr>
          <w:smallCaps/>
        </w:rPr>
        <w:t>n</w:t>
      </w:r>
      <w:r w:rsidRPr="003924A6">
        <w:rPr>
          <w:smallCaps/>
        </w:rPr>
        <w:t>na</w:t>
      </w:r>
      <w:r>
        <w:t>. Vaikka kainun kielessä fraassiin järjestys syntaktissa ei ole yhtä tarkka ko esimerkiksi ruijan kielessä, se kuitenki saatama sannoot, ette k</w:t>
      </w:r>
      <w:r w:rsidR="00B30251" w:rsidRPr="00A95D68">
        <w:t xml:space="preserve">ainun kieli oon – niin ko ruijan kieliki – </w:t>
      </w:r>
      <w:r w:rsidR="00B62A7A" w:rsidRPr="00A95D68">
        <w:t>niin</w:t>
      </w:r>
      <w:r w:rsidR="00F74449">
        <w:t xml:space="preserve"> </w:t>
      </w:r>
      <w:r w:rsidR="00B62A7A" w:rsidRPr="00A95D68">
        <w:t>käsketty</w:t>
      </w:r>
      <w:r w:rsidR="00B30251" w:rsidRPr="00A95D68">
        <w:t xml:space="preserve"> SVO-kieli. Tällä meinathaan sitä, ette normaal</w:t>
      </w:r>
      <w:r w:rsidR="00533AF0">
        <w:t>isyntaktissa ensistä</w:t>
      </w:r>
      <w:r w:rsidR="000D2D30">
        <w:t xml:space="preserve"> oon subjekti</w:t>
      </w:r>
      <w:r w:rsidR="003B5F5C">
        <w:t>, sitte verbaali</w:t>
      </w:r>
      <w:r w:rsidR="00B30251" w:rsidRPr="00A95D68">
        <w:t xml:space="preserve"> ja viimise</w:t>
      </w:r>
      <w:r w:rsidR="00053034">
        <w:t>n</w:t>
      </w:r>
      <w:r w:rsidR="00B30251" w:rsidRPr="00A95D68">
        <w:t>nä objekti</w:t>
      </w:r>
      <w:r w:rsidR="00B17A2B">
        <w:t xml:space="preserve"> </w:t>
      </w:r>
      <w:r w:rsidR="0075485B">
        <w:t>(</w:t>
      </w:r>
      <w:r w:rsidR="00B17A2B">
        <w:t>1, 3)</w:t>
      </w:r>
      <w:r w:rsidR="000D2D30">
        <w:t>, adverbiaali</w:t>
      </w:r>
      <w:r w:rsidR="00B17A2B">
        <w:t xml:space="preserve"> </w:t>
      </w:r>
      <w:r w:rsidR="0075485B">
        <w:t>(</w:t>
      </w:r>
      <w:r w:rsidR="00B17A2B">
        <w:t>2, 3)</w:t>
      </w:r>
      <w:r w:rsidR="000D2D30">
        <w:t xml:space="preserve"> eli predikatiivi</w:t>
      </w:r>
      <w:r w:rsidR="00B17A2B">
        <w:t xml:space="preserve"> </w:t>
      </w:r>
      <w:r w:rsidR="0075485B">
        <w:t>(</w:t>
      </w:r>
      <w:r w:rsidR="00B17A2B">
        <w:t>4)</w:t>
      </w:r>
      <w:r w:rsidR="00B30251" w:rsidRPr="00A95D68">
        <w:t>. Tähän</w:t>
      </w:r>
      <w:r w:rsidR="00B257B7">
        <w:t xml:space="preserve"> laihiin</w:t>
      </w:r>
      <w:r w:rsidR="00B30251" w:rsidRPr="00A95D68">
        <w:t>:</w:t>
      </w:r>
    </w:p>
    <w:p w14:paraId="678606EF" w14:textId="774D4A93" w:rsidR="00D32F51" w:rsidRDefault="0075485B" w:rsidP="00333061">
      <w:pPr>
        <w:tabs>
          <w:tab w:val="left" w:pos="1260"/>
          <w:tab w:val="left" w:pos="1980"/>
        </w:tabs>
        <w:spacing w:before="120" w:after="40"/>
      </w:pPr>
      <w:r>
        <w:t>(</w:t>
      </w:r>
      <w:r w:rsidR="006C6E99">
        <w:t xml:space="preserve">1) </w:t>
      </w:r>
      <w:r w:rsidR="00D32F51">
        <w:t>Matti</w:t>
      </w:r>
      <w:r w:rsidR="00D32F51">
        <w:tab/>
        <w:t>söi</w:t>
      </w:r>
      <w:r w:rsidR="00D32F51">
        <w:tab/>
        <w:t>kallaa.</w:t>
      </w:r>
    </w:p>
    <w:p w14:paraId="6C483454" w14:textId="312DC9A8" w:rsidR="00D32F51" w:rsidRPr="00D32F51" w:rsidRDefault="00241077" w:rsidP="00333061">
      <w:pPr>
        <w:tabs>
          <w:tab w:val="left" w:pos="1260"/>
          <w:tab w:val="left" w:pos="1980"/>
        </w:tabs>
        <w:spacing w:before="120" w:after="40"/>
      </w:pPr>
      <w:r>
        <w:t>SUBJ</w:t>
      </w:r>
      <w:r>
        <w:tab/>
        <w:t>V</w:t>
      </w:r>
      <w:r w:rsidR="00D32F51">
        <w:tab/>
        <w:t>OBJ-komplementti</w:t>
      </w:r>
    </w:p>
    <w:p w14:paraId="6607C4A5" w14:textId="33EAEC5D" w:rsidR="00B30251" w:rsidRPr="00D32F51" w:rsidRDefault="0075485B" w:rsidP="00333061">
      <w:pPr>
        <w:tabs>
          <w:tab w:val="left" w:pos="1260"/>
          <w:tab w:val="left" w:pos="1980"/>
        </w:tabs>
        <w:spacing w:before="120" w:after="40"/>
      </w:pPr>
      <w:r>
        <w:t>(</w:t>
      </w:r>
      <w:r w:rsidR="006C6E99">
        <w:t xml:space="preserve">2) </w:t>
      </w:r>
      <w:r w:rsidR="00241077">
        <w:t>Nilla</w:t>
      </w:r>
      <w:r w:rsidR="00241077">
        <w:tab/>
      </w:r>
      <w:r w:rsidR="00B30251" w:rsidRPr="00D32F51">
        <w:t>assuu</w:t>
      </w:r>
      <w:r w:rsidR="00B30251" w:rsidRPr="00D32F51">
        <w:tab/>
        <w:t>Alattiossa.</w:t>
      </w:r>
    </w:p>
    <w:p w14:paraId="225893D6" w14:textId="7DF53EC9" w:rsidR="00B30251" w:rsidRPr="00A95D68" w:rsidRDefault="00241077" w:rsidP="00333061">
      <w:pPr>
        <w:tabs>
          <w:tab w:val="left" w:pos="1260"/>
          <w:tab w:val="left" w:pos="1980"/>
        </w:tabs>
        <w:spacing w:before="40" w:after="120"/>
      </w:pPr>
      <w:r>
        <w:rPr>
          <w:caps/>
        </w:rPr>
        <w:t>subj</w:t>
      </w:r>
      <w:r>
        <w:rPr>
          <w:caps/>
        </w:rPr>
        <w:tab/>
        <w:t>v</w:t>
      </w:r>
      <w:r w:rsidR="00B30251" w:rsidRPr="00A95D68">
        <w:rPr>
          <w:caps/>
        </w:rPr>
        <w:tab/>
        <w:t>advli</w:t>
      </w:r>
      <w:r w:rsidR="00B30251" w:rsidRPr="00A95D68">
        <w:t>-</w:t>
      </w:r>
      <w:r w:rsidR="002B27B2">
        <w:t>komplement</w:t>
      </w:r>
      <w:r w:rsidR="00B30251" w:rsidRPr="00A95D68">
        <w:t>ti</w:t>
      </w:r>
    </w:p>
    <w:p w14:paraId="3B2C3296" w14:textId="661CCDB8" w:rsidR="00B30251" w:rsidRPr="00D32F51" w:rsidRDefault="0075485B" w:rsidP="00333061">
      <w:pPr>
        <w:tabs>
          <w:tab w:val="left" w:pos="1260"/>
          <w:tab w:val="left" w:pos="1980"/>
          <w:tab w:val="left" w:pos="4050"/>
        </w:tabs>
        <w:spacing w:before="120" w:after="40"/>
      </w:pPr>
      <w:r>
        <w:t>(</w:t>
      </w:r>
      <w:r w:rsidR="006C6E99">
        <w:t xml:space="preserve">3) </w:t>
      </w:r>
      <w:r w:rsidR="00545424" w:rsidRPr="00D32F51">
        <w:t>Nilla</w:t>
      </w:r>
      <w:r w:rsidR="00545424" w:rsidRPr="00D32F51">
        <w:tab/>
        <w:t xml:space="preserve">vei </w:t>
      </w:r>
      <w:r w:rsidR="00545424" w:rsidRPr="00D32F51">
        <w:tab/>
      </w:r>
      <w:r w:rsidR="007A7A8C" w:rsidRPr="00D32F51">
        <w:t>preivi</w:t>
      </w:r>
      <w:r w:rsidR="00545424" w:rsidRPr="00D32F51">
        <w:t>n</w:t>
      </w:r>
      <w:r w:rsidR="00545424" w:rsidRPr="00D32F51">
        <w:tab/>
      </w:r>
      <w:r w:rsidR="00B30251" w:rsidRPr="00D32F51">
        <w:t>kuninkhaale.</w:t>
      </w:r>
    </w:p>
    <w:p w14:paraId="1B51C58D" w14:textId="142F2A2B" w:rsidR="00086163" w:rsidRPr="00A95D68" w:rsidRDefault="00241077" w:rsidP="00333061">
      <w:pPr>
        <w:tabs>
          <w:tab w:val="left" w:pos="1260"/>
          <w:tab w:val="left" w:pos="1980"/>
          <w:tab w:val="left" w:pos="4050"/>
        </w:tabs>
        <w:spacing w:before="40" w:after="120"/>
      </w:pPr>
      <w:r>
        <w:rPr>
          <w:caps/>
        </w:rPr>
        <w:t>subj</w:t>
      </w:r>
      <w:r>
        <w:rPr>
          <w:caps/>
        </w:rPr>
        <w:tab/>
        <w:t>v</w:t>
      </w:r>
      <w:r w:rsidR="00B30251" w:rsidRPr="00A95D68">
        <w:rPr>
          <w:caps/>
        </w:rPr>
        <w:tab/>
        <w:t>obj-</w:t>
      </w:r>
      <w:r w:rsidR="002B27B2">
        <w:t>komplement</w:t>
      </w:r>
      <w:r w:rsidR="00B30251" w:rsidRPr="00A95D68">
        <w:t>ti</w:t>
      </w:r>
      <w:r w:rsidR="00B30251" w:rsidRPr="00A95D68">
        <w:tab/>
      </w:r>
      <w:r w:rsidR="00B30251" w:rsidRPr="00A95D68">
        <w:rPr>
          <w:caps/>
        </w:rPr>
        <w:t>advli-</w:t>
      </w:r>
      <w:r w:rsidR="002B27B2">
        <w:t>komplement</w:t>
      </w:r>
      <w:r w:rsidR="00B30251" w:rsidRPr="00A95D68">
        <w:t>ti</w:t>
      </w:r>
    </w:p>
    <w:p w14:paraId="2B1479EE" w14:textId="567A8459" w:rsidR="00B30251" w:rsidRPr="00D32F51" w:rsidRDefault="0075485B" w:rsidP="00333061">
      <w:pPr>
        <w:tabs>
          <w:tab w:val="left" w:pos="1260"/>
          <w:tab w:val="left" w:pos="1980"/>
        </w:tabs>
        <w:spacing w:before="120" w:after="40"/>
      </w:pPr>
      <w:r>
        <w:t>(</w:t>
      </w:r>
      <w:r w:rsidR="008613E8">
        <w:t xml:space="preserve">4) </w:t>
      </w:r>
      <w:r w:rsidR="00241077">
        <w:t>Nilla</w:t>
      </w:r>
      <w:r w:rsidR="00241077">
        <w:tab/>
      </w:r>
      <w:r w:rsidR="00B30251" w:rsidRPr="00D32F51">
        <w:t>oli</w:t>
      </w:r>
      <w:r w:rsidR="00B30251" w:rsidRPr="00D32F51">
        <w:tab/>
        <w:t>kainulainen.</w:t>
      </w:r>
    </w:p>
    <w:p w14:paraId="65BE3BE5" w14:textId="49A6DA97" w:rsidR="00B30251" w:rsidRDefault="00241077" w:rsidP="00333061">
      <w:pPr>
        <w:tabs>
          <w:tab w:val="left" w:pos="1260"/>
          <w:tab w:val="left" w:pos="1980"/>
        </w:tabs>
        <w:spacing w:before="40" w:after="120"/>
      </w:pPr>
      <w:r>
        <w:rPr>
          <w:caps/>
        </w:rPr>
        <w:t>subj</w:t>
      </w:r>
      <w:r>
        <w:rPr>
          <w:caps/>
        </w:rPr>
        <w:tab/>
        <w:t>v</w:t>
      </w:r>
      <w:r w:rsidR="00B30251" w:rsidRPr="00A95D68">
        <w:rPr>
          <w:caps/>
        </w:rPr>
        <w:tab/>
        <w:t>predvi-</w:t>
      </w:r>
      <w:r w:rsidR="002B27B2" w:rsidRPr="00E06A1A">
        <w:t>komplement</w:t>
      </w:r>
      <w:r w:rsidR="00B30251" w:rsidRPr="00E06A1A">
        <w:t>ti</w:t>
      </w:r>
    </w:p>
    <w:p w14:paraId="6D4A5D14" w14:textId="5964FD62" w:rsidR="008F3E51" w:rsidRDefault="008F3E51" w:rsidP="00333061">
      <w:pPr>
        <w:tabs>
          <w:tab w:val="left" w:pos="1260"/>
          <w:tab w:val="left" w:pos="1980"/>
        </w:tabs>
        <w:spacing w:before="40" w:after="120"/>
      </w:pPr>
      <w:r>
        <w:t>Mutta oon kans syntaktiita, missä adverbiaalin paikka oon syntaktin alussa</w:t>
      </w:r>
      <w:r w:rsidR="004915D0">
        <w:t xml:space="preserve"> (5</w:t>
      </w:r>
      <w:r>
        <w:t>).</w:t>
      </w:r>
    </w:p>
    <w:p w14:paraId="58E1C94A" w14:textId="52F02BF4" w:rsidR="008F3E51" w:rsidRDefault="008F3E51" w:rsidP="00333061">
      <w:pPr>
        <w:tabs>
          <w:tab w:val="left" w:pos="1260"/>
          <w:tab w:val="left" w:pos="1980"/>
        </w:tabs>
        <w:spacing w:before="40" w:after="120"/>
      </w:pPr>
      <w:r>
        <w:t>(5) Meressä</w:t>
      </w:r>
      <w:r>
        <w:tab/>
        <w:t>oon</w:t>
      </w:r>
      <w:r>
        <w:tab/>
        <w:t>kallaa.</w:t>
      </w:r>
    </w:p>
    <w:p w14:paraId="76AFD7A1" w14:textId="58D41AAD" w:rsidR="008F3E51" w:rsidRDefault="008F3E51" w:rsidP="00333061">
      <w:pPr>
        <w:tabs>
          <w:tab w:val="left" w:pos="1260"/>
          <w:tab w:val="left" w:pos="1980"/>
        </w:tabs>
        <w:spacing w:before="40" w:after="120"/>
      </w:pPr>
      <w:r>
        <w:t>ADVLI</w:t>
      </w:r>
      <w:r>
        <w:tab/>
        <w:t>V</w:t>
      </w:r>
      <w:r>
        <w:tab/>
        <w:t>SUBJ</w:t>
      </w:r>
    </w:p>
    <w:p w14:paraId="3E1CAD10" w14:textId="657A9AE0" w:rsidR="00DB0043" w:rsidRPr="00E33C86" w:rsidRDefault="00B30251" w:rsidP="00727426">
      <w:pPr>
        <w:rPr>
          <w:smallCaps/>
        </w:rPr>
      </w:pPr>
      <w:r w:rsidRPr="00A95D68">
        <w:t xml:space="preserve">Syntaktiissa ylipuolela </w:t>
      </w:r>
      <w:r w:rsidR="007679E0" w:rsidRPr="00A95D68">
        <w:t>niitten kaikki</w:t>
      </w:r>
      <w:r w:rsidRPr="00A95D68">
        <w:t xml:space="preserve"> jäsenet oon </w:t>
      </w:r>
      <w:r w:rsidR="00CE2209">
        <w:t>pakoliset</w:t>
      </w:r>
      <w:r w:rsidR="00B84D5E">
        <w:t xml:space="preserve"> eli obligatooriset: I</w:t>
      </w:r>
      <w:r w:rsidRPr="00A95D68">
        <w:t xml:space="preserve">lman niitä ei syntaktit olis täyđeliset eli jotaki jäis vailumhaan. Käskemä niitä verbin </w:t>
      </w:r>
      <w:r w:rsidR="00D464E6">
        <w:t>pakoliseksi jäsene</w:t>
      </w:r>
      <w:r w:rsidRPr="00A95D68">
        <w:t xml:space="preserve">ksi eli </w:t>
      </w:r>
      <w:r w:rsidR="00D464E6">
        <w:rPr>
          <w:smallCaps/>
        </w:rPr>
        <w:t>komplementi</w:t>
      </w:r>
      <w:r w:rsidR="00BC6841" w:rsidRPr="00C24482">
        <w:rPr>
          <w:smallCaps/>
        </w:rPr>
        <w:t>ksi</w:t>
      </w:r>
      <w:r w:rsidR="009118D5">
        <w:rPr>
          <w:smallCaps/>
        </w:rPr>
        <w:t xml:space="preserve"> (KOMPL)</w:t>
      </w:r>
      <w:r w:rsidRPr="00A95D68">
        <w:t>.</w:t>
      </w:r>
      <w:r w:rsidR="00560AB4">
        <w:t xml:space="preserve"> </w:t>
      </w:r>
      <w:r w:rsidR="00D464E6">
        <w:t>Verbi</w:t>
      </w:r>
      <w:r w:rsidR="00C24482">
        <w:t xml:space="preserve"> oon niitten </w:t>
      </w:r>
      <w:r w:rsidR="00C24482" w:rsidRPr="00694BCD">
        <w:t>valtasana</w:t>
      </w:r>
      <w:r w:rsidR="00C24482">
        <w:t>.</w:t>
      </w:r>
      <w:r w:rsidR="00E33C86">
        <w:t xml:space="preserve"> Sitä komplementtii, mikä oon verbin tärkkein ja usheimitten kans syntaktissa ensimäisenä, k</w:t>
      </w:r>
      <w:r w:rsidR="00350F67">
        <w:t>äskemä</w:t>
      </w:r>
      <w:r w:rsidR="00E33C86">
        <w:t xml:space="preserve"> tässä </w:t>
      </w:r>
      <w:r w:rsidR="00E33C86">
        <w:rPr>
          <w:smallCaps/>
        </w:rPr>
        <w:t>ykköskomplementiksi.</w:t>
      </w:r>
      <w:r w:rsidR="00AF3F07">
        <w:rPr>
          <w:smallCaps/>
        </w:rPr>
        <w:t xml:space="preserve"> </w:t>
      </w:r>
      <w:r w:rsidR="00AF3F07" w:rsidRPr="00AF3F07">
        <w:t>Usheimitten s</w:t>
      </w:r>
      <w:r w:rsidR="00AF3F07">
        <w:t>e oon syntaktin subjekti.</w:t>
      </w:r>
    </w:p>
    <w:p w14:paraId="331F3F34" w14:textId="331F4E02" w:rsidR="00AC0CA1" w:rsidRDefault="001D2119" w:rsidP="00BD2A19">
      <w:pPr>
        <w:pStyle w:val="Brdtekst"/>
        <w:spacing w:before="120"/>
      </w:pPr>
      <w:r>
        <w:lastRenderedPageBreak/>
        <w:t>Komplementtiita oon sitte subjekti</w:t>
      </w:r>
      <w:r w:rsidR="003166A7">
        <w:t xml:space="preserve"> (SUBJ)</w:t>
      </w:r>
      <w:r>
        <w:t>, objekti</w:t>
      </w:r>
      <w:r w:rsidR="003166A7">
        <w:t xml:space="preserve"> (OBJ)</w:t>
      </w:r>
      <w:r>
        <w:t xml:space="preserve">, predikatiivi </w:t>
      </w:r>
      <w:r w:rsidR="003166A7">
        <w:t xml:space="preserve">(PREDVI) </w:t>
      </w:r>
      <w:r>
        <w:t>ja adverbiaali</w:t>
      </w:r>
      <w:r w:rsidR="003166A7">
        <w:t xml:space="preserve"> (ADVLI)</w:t>
      </w:r>
      <w:r>
        <w:t xml:space="preserve">. </w:t>
      </w:r>
      <w:r w:rsidR="00AC0CA1">
        <w:t>Mutta vielä oon yksi syntaktinen funksuuni, mikä muistuttaa samhaan aikhaan adverbiaalii ja objektii. Niin ko tämmöiset</w:t>
      </w:r>
      <w:r w:rsidR="00623961">
        <w:t xml:space="preserve"> </w:t>
      </w:r>
      <w:r w:rsidR="0075485B">
        <w:t>(</w:t>
      </w:r>
      <w:r w:rsidR="00D464E6">
        <w:t>6–10</w:t>
      </w:r>
      <w:r w:rsidR="003629B1">
        <w:t>)</w:t>
      </w:r>
      <w:r w:rsidR="00AC0CA1">
        <w:t>:</w:t>
      </w:r>
    </w:p>
    <w:p w14:paraId="373A0C0C" w14:textId="717A71FB" w:rsidR="00AC0CA1" w:rsidRDefault="0075485B" w:rsidP="00BD2A19">
      <w:pPr>
        <w:pStyle w:val="Brdtekst"/>
        <w:spacing w:before="120"/>
      </w:pPr>
      <w:r>
        <w:t>(</w:t>
      </w:r>
      <w:r w:rsidR="00D464E6">
        <w:t>6</w:t>
      </w:r>
      <w:r w:rsidR="003629B1">
        <w:t xml:space="preserve">) </w:t>
      </w:r>
      <w:r w:rsidR="00AC0CA1">
        <w:t>Mie kävelin [kilometrin].</w:t>
      </w:r>
    </w:p>
    <w:p w14:paraId="46801B73" w14:textId="4A3A6DB8" w:rsidR="00AC0CA1" w:rsidRDefault="0075485B" w:rsidP="00BD2A19">
      <w:pPr>
        <w:pStyle w:val="Brdtekst"/>
        <w:spacing w:before="120"/>
      </w:pPr>
      <w:r>
        <w:t>(</w:t>
      </w:r>
      <w:r w:rsidR="00D464E6">
        <w:t>7</w:t>
      </w:r>
      <w:r w:rsidR="003629B1">
        <w:t xml:space="preserve">) </w:t>
      </w:r>
      <w:r w:rsidR="00AC0CA1">
        <w:t>Lohi painoi [kymenen killoo].</w:t>
      </w:r>
    </w:p>
    <w:p w14:paraId="019FDCF6" w14:textId="35FA8A6D" w:rsidR="00AC0CA1" w:rsidRDefault="0075485B" w:rsidP="00BD2A19">
      <w:pPr>
        <w:pStyle w:val="Brdtekst"/>
        <w:spacing w:before="120"/>
      </w:pPr>
      <w:r>
        <w:t>(</w:t>
      </w:r>
      <w:r w:rsidR="00D464E6">
        <w:t>8</w:t>
      </w:r>
      <w:r w:rsidR="003629B1">
        <w:t xml:space="preserve">) </w:t>
      </w:r>
      <w:r w:rsidR="00AC0CA1">
        <w:t>Piili maksoi [miljoonan].</w:t>
      </w:r>
    </w:p>
    <w:p w14:paraId="7F88341A" w14:textId="197DC509" w:rsidR="004F6690" w:rsidRDefault="0075485B" w:rsidP="00BD2A19">
      <w:pPr>
        <w:pStyle w:val="Brdtekst"/>
        <w:spacing w:before="120"/>
      </w:pPr>
      <w:r>
        <w:t>(</w:t>
      </w:r>
      <w:r w:rsidR="00D464E6">
        <w:t>9</w:t>
      </w:r>
      <w:r w:rsidR="004F6690">
        <w:t>) Mie en jaksa kävelä ennää [metriikhään].</w:t>
      </w:r>
    </w:p>
    <w:p w14:paraId="3BE56309" w14:textId="5E8CF670" w:rsidR="000C693E" w:rsidRDefault="000C693E" w:rsidP="00BD2A19">
      <w:pPr>
        <w:pStyle w:val="Brdtekst"/>
        <w:spacing w:before="120"/>
      </w:pPr>
      <w:r>
        <w:t>(</w:t>
      </w:r>
      <w:r w:rsidR="00D464E6">
        <w:t>10</w:t>
      </w:r>
      <w:r>
        <w:t>) Porot kiikuthiin [vaaran laittaa].</w:t>
      </w:r>
    </w:p>
    <w:p w14:paraId="454DB55C" w14:textId="050A4F53" w:rsidR="00AC0CA1" w:rsidRDefault="00623961" w:rsidP="00BD2A19">
      <w:pPr>
        <w:pStyle w:val="Brdtekst"/>
        <w:spacing w:before="120"/>
      </w:pPr>
      <w:r>
        <w:t>Tämmöiset</w:t>
      </w:r>
      <w:r w:rsidR="00AC0CA1">
        <w:t xml:space="preserve"> fraasi</w:t>
      </w:r>
      <w:r>
        <w:t>t</w:t>
      </w:r>
      <w:r w:rsidR="00AC0CA1">
        <w:t xml:space="preserve"> oon objektin kaasuksessa, mutta funksuuni ei ole selvä objektin funksuuni. </w:t>
      </w:r>
      <w:r w:rsidR="00D464E6">
        <w:t>Net oon kuitenki komplementit</w:t>
      </w:r>
      <w:r w:rsidR="00AC0CA1">
        <w:t xml:space="preserve">, sillä ko </w:t>
      </w:r>
      <w:r w:rsidR="00D506D7">
        <w:t xml:space="preserve">ilman niitä </w:t>
      </w:r>
      <w:r w:rsidR="00AC0CA1">
        <w:t xml:space="preserve">syntaktit </w:t>
      </w:r>
      <w:r w:rsidR="00D506D7">
        <w:t>ei ole</w:t>
      </w:r>
      <w:r w:rsidR="00AC0CA1">
        <w:t xml:space="preserve"> täyđeliset. Syntaktin tämmöissii jäseniitä </w:t>
      </w:r>
      <w:r w:rsidR="004A4E5C">
        <w:t>saatama käskeet</w:t>
      </w:r>
      <w:r w:rsidR="00AC0CA1">
        <w:t xml:space="preserve"> </w:t>
      </w:r>
      <w:r w:rsidR="00AC0CA1" w:rsidRPr="003924A6">
        <w:rPr>
          <w:smallCaps/>
        </w:rPr>
        <w:t>objektiadverbiaaliiksi</w:t>
      </w:r>
      <w:r w:rsidR="00E75AAE">
        <w:rPr>
          <w:smallCaps/>
        </w:rPr>
        <w:t xml:space="preserve"> (OBJ-ADVLI)</w:t>
      </w:r>
      <w:r w:rsidR="00AC0CA1">
        <w:t>.</w:t>
      </w:r>
      <w:r w:rsidR="000C693E">
        <w:t xml:space="preserve"> </w:t>
      </w:r>
      <w:r w:rsidR="00D464E6">
        <w:t>Ko tämmöiset fraasit oon kvanttorifraasit</w:t>
      </w:r>
      <w:r w:rsidR="00807186">
        <w:t xml:space="preserve"> (6–9</w:t>
      </w:r>
      <w:r w:rsidR="00D968FA">
        <w:t>)</w:t>
      </w:r>
      <w:r w:rsidR="000C693E">
        <w:t xml:space="preserve">, </w:t>
      </w:r>
      <w:r w:rsidR="00D464E6">
        <w:t>se</w:t>
      </w:r>
      <w:r w:rsidR="000C693E">
        <w:t xml:space="preserve"> käskemä net syntaktianalyy</w:t>
      </w:r>
      <w:r w:rsidR="00801642">
        <w:t>sissäki tyhä kvanttorifraasiksi.</w:t>
      </w:r>
    </w:p>
    <w:p w14:paraId="4E0CA6D8" w14:textId="446DAC48" w:rsidR="00B30251" w:rsidRDefault="001F6BC6" w:rsidP="00BD2A19">
      <w:pPr>
        <w:pStyle w:val="Brdtekst"/>
        <w:spacing w:before="120"/>
      </w:pPr>
      <w:r>
        <w:t>Verbin ja sen komplementiitten liittoo k</w:t>
      </w:r>
      <w:r w:rsidR="00FE3C7F">
        <w:t>äskemä</w:t>
      </w:r>
      <w:r>
        <w:t xml:space="preserve"> </w:t>
      </w:r>
      <w:r>
        <w:rPr>
          <w:smallCaps/>
        </w:rPr>
        <w:t xml:space="preserve">ydinsyntaktiksi. </w:t>
      </w:r>
      <w:r w:rsidR="00560AB4">
        <w:t>Se, ku</w:t>
      </w:r>
      <w:r w:rsidR="001D2119">
        <w:t>nka monta ko</w:t>
      </w:r>
      <w:r w:rsidR="00560AB4">
        <w:t>mplementti</w:t>
      </w:r>
      <w:r w:rsidR="001D2119">
        <w:t>i</w:t>
      </w:r>
      <w:r w:rsidR="00DB0043">
        <w:t xml:space="preserve"> </w:t>
      </w:r>
      <w:r w:rsidR="00560AB4">
        <w:t xml:space="preserve">missäki </w:t>
      </w:r>
      <w:r>
        <w:t>yđin</w:t>
      </w:r>
      <w:r w:rsidR="00560AB4">
        <w:t xml:space="preserve">syntaktissa häyttyy olla, ette se oon täyđelinen, vaihettellee syntaktityypin jälkhiin. </w:t>
      </w:r>
      <w:r w:rsidR="001D2119">
        <w:t>Samoten komplementiitten haamu vaihettellee syntaktityypin jälkhiin. Näistä assiista</w:t>
      </w:r>
      <w:r w:rsidR="00560AB4">
        <w:t xml:space="preserve"> puhuma kapittelissa </w:t>
      </w:r>
      <w:r w:rsidR="003D7DB3" w:rsidRPr="007734D4">
        <w:t>4 Syntaksii</w:t>
      </w:r>
      <w:r w:rsidR="00560AB4">
        <w:t>.</w:t>
      </w:r>
    </w:p>
    <w:p w14:paraId="1D1ED0CF" w14:textId="53152871" w:rsidR="005C4FCB" w:rsidRDefault="0075222D" w:rsidP="005C4FCB">
      <w:r>
        <w:t>Verbiin lisäksi adposisuunit</w:t>
      </w:r>
      <w:r w:rsidR="005C4FCB">
        <w:t xml:space="preserve"> vaađithaan ittensä vierheen jonku sanan ette fraasi</w:t>
      </w:r>
      <w:r w:rsidR="00847C0A">
        <w:t xml:space="preserve"> </w:t>
      </w:r>
      <w:r w:rsidR="005C4FCB">
        <w:t>olis täyđelinen. Esimerkiksi syntaktit</w:t>
      </w:r>
      <w:r w:rsidR="004D2BBF">
        <w:t xml:space="preserve"> (1</w:t>
      </w:r>
      <w:r w:rsidR="00FD6670">
        <w:t>1</w:t>
      </w:r>
      <w:r w:rsidR="004D2BBF">
        <w:t xml:space="preserve">, </w:t>
      </w:r>
      <w:r w:rsidR="00FD6670">
        <w:t>1</w:t>
      </w:r>
      <w:r w:rsidR="004D2BBF">
        <w:t>2)</w:t>
      </w:r>
    </w:p>
    <w:p w14:paraId="489D7288" w14:textId="0C0A28E6" w:rsidR="005C4FCB" w:rsidRDefault="005C4FCB" w:rsidP="005C4FCB">
      <w:pPr>
        <w:rPr>
          <w:i/>
        </w:rPr>
      </w:pPr>
      <w:r>
        <w:t>(</w:t>
      </w:r>
      <w:r w:rsidR="00FD6670">
        <w:t>1</w:t>
      </w:r>
      <w:r>
        <w:t xml:space="preserve">1) *Liisa </w:t>
      </w:r>
      <w:r w:rsidR="0055747B">
        <w:t>tuli</w:t>
      </w:r>
      <w:r>
        <w:t xml:space="preserve"> </w:t>
      </w:r>
      <w:r w:rsidRPr="005C04FE">
        <w:t>kautta</w:t>
      </w:r>
      <w:r w:rsidR="001B127A" w:rsidRPr="001B127A">
        <w:t>.</w:t>
      </w:r>
    </w:p>
    <w:p w14:paraId="34A2598E" w14:textId="15CBEA5C" w:rsidR="005C4FCB" w:rsidRDefault="0055747B" w:rsidP="005C4FCB">
      <w:r>
        <w:t>(</w:t>
      </w:r>
      <w:r w:rsidR="00FD6670">
        <w:t>1</w:t>
      </w:r>
      <w:r>
        <w:t>2) *</w:t>
      </w:r>
      <w:r w:rsidR="0075222D">
        <w:t>Alf muisteli ympäri</w:t>
      </w:r>
      <w:r>
        <w:t>.</w:t>
      </w:r>
    </w:p>
    <w:p w14:paraId="2083CB9C" w14:textId="1F18C79A" w:rsidR="0055747B" w:rsidRDefault="0055747B" w:rsidP="005C4FCB">
      <w:r>
        <w:t>ei ole täyđeliset ilman ette niihin lisäthään jotaki. Mutta ko lissäämä syntakthiin sannoi tähän laihiin ko</w:t>
      </w:r>
    </w:p>
    <w:p w14:paraId="71D3FD4A" w14:textId="4AEA972D" w:rsidR="0055747B" w:rsidRDefault="0055747B" w:rsidP="005C4FCB">
      <w:r>
        <w:t>(</w:t>
      </w:r>
      <w:r w:rsidR="00FD6670">
        <w:t>1</w:t>
      </w:r>
      <w:r>
        <w:t xml:space="preserve">3) Liisa tuli </w:t>
      </w:r>
      <w:r w:rsidR="004D2BBF">
        <w:t>[</w:t>
      </w:r>
      <w:r>
        <w:t>Suolovuoman kautta</w:t>
      </w:r>
      <w:r w:rsidR="004D2BBF">
        <w:t>]</w:t>
      </w:r>
      <w:r>
        <w:t>.</w:t>
      </w:r>
    </w:p>
    <w:p w14:paraId="779A3A0E" w14:textId="17D5BB71" w:rsidR="004D2BBF" w:rsidRDefault="004D2BBF" w:rsidP="005C4FCB">
      <w:r>
        <w:t>(</w:t>
      </w:r>
      <w:r w:rsidR="00FD6670">
        <w:t>1</w:t>
      </w:r>
      <w:r>
        <w:t xml:space="preserve">4) </w:t>
      </w:r>
      <w:r w:rsidR="0075222D">
        <w:t xml:space="preserve">Alf muisteli </w:t>
      </w:r>
      <w:r w:rsidR="00FD6670">
        <w:t>[</w:t>
      </w:r>
      <w:r w:rsidR="0036038C">
        <w:t>p</w:t>
      </w:r>
      <w:r w:rsidR="0075222D">
        <w:t>yssyjok</w:t>
      </w:r>
      <w:r w:rsidR="00B71DFF">
        <w:t>i</w:t>
      </w:r>
      <w:r w:rsidR="0075222D">
        <w:t>laisten</w:t>
      </w:r>
      <w:r w:rsidR="00FD6670">
        <w:t xml:space="preserve"> ympäri]</w:t>
      </w:r>
      <w:r>
        <w:t>.</w:t>
      </w:r>
    </w:p>
    <w:p w14:paraId="48658019" w14:textId="0B107E52" w:rsidR="00847C0A" w:rsidRDefault="004D2BBF" w:rsidP="0075527F">
      <w:r>
        <w:t>se syntaktit (</w:t>
      </w:r>
      <w:r w:rsidR="00FD6670">
        <w:t>1</w:t>
      </w:r>
      <w:r>
        <w:t xml:space="preserve">3, </w:t>
      </w:r>
      <w:r w:rsidR="00FD6670">
        <w:t>1</w:t>
      </w:r>
      <w:r>
        <w:t>4) oon täyđeliset. Näjemä ette adposisuunit haa</w:t>
      </w:r>
      <w:r w:rsidR="002B6BF1">
        <w:t>mustethaan fraassii tyhä lisäjäseniitten</w:t>
      </w:r>
      <w:r w:rsidR="0075527F">
        <w:t xml:space="preserve"> kans</w:t>
      </w:r>
      <w:r>
        <w:t xml:space="preserve">. </w:t>
      </w:r>
      <w:r w:rsidR="0075527F">
        <w:t>Kattoma ette fraas</w:t>
      </w:r>
      <w:r>
        <w:t>in valtasanana oon adposisuunifraasissa itte adposisuuni</w:t>
      </w:r>
      <w:r w:rsidR="00FD6670">
        <w:t>, sillä ko se määrää</w:t>
      </w:r>
      <w:r>
        <w:t>, minkälaisessa haamussa fraasin toinen jäsen oon.</w:t>
      </w:r>
      <w:r w:rsidR="00547AE4">
        <w:t xml:space="preserve"> Kuttuma näitä</w:t>
      </w:r>
      <w:r w:rsidR="00FD6670">
        <w:t>ki</w:t>
      </w:r>
      <w:r w:rsidR="00547AE4">
        <w:t xml:space="preserve"> </w:t>
      </w:r>
      <w:r w:rsidR="00FD6670">
        <w:t>lisäjäseniitä</w:t>
      </w:r>
      <w:r w:rsidR="00547AE4">
        <w:t xml:space="preserve"> tässä </w:t>
      </w:r>
      <w:r w:rsidR="00547AE4" w:rsidRPr="00FD6670">
        <w:t>komplementiksi</w:t>
      </w:r>
      <w:r w:rsidR="00547AE4">
        <w:t>.</w:t>
      </w:r>
      <w:r w:rsidR="00FE74ED">
        <w:t xml:space="preserve"> Katto </w:t>
      </w:r>
      <w:r w:rsidR="0075527F">
        <w:t xml:space="preserve">adposisuunifraasiista </w:t>
      </w:r>
      <w:r w:rsidR="00FD6670">
        <w:t xml:space="preserve">enämen </w:t>
      </w:r>
      <w:r w:rsidR="0094252C">
        <w:t>kapittelista</w:t>
      </w:r>
      <w:r w:rsidR="0075527F">
        <w:t xml:space="preserve"> 10.</w:t>
      </w:r>
    </w:p>
    <w:p w14:paraId="5CE484AE" w14:textId="6799BBBE" w:rsidR="001D2119" w:rsidRPr="00A95D68" w:rsidRDefault="00A63BC7" w:rsidP="001D2119">
      <w:pPr>
        <w:pStyle w:val="Overskrift3"/>
      </w:pPr>
      <w:bookmarkStart w:id="124" w:name="_Toc311273712"/>
      <w:r>
        <w:t>Liika</w:t>
      </w:r>
      <w:r w:rsidR="00365C1C">
        <w:t>jäsenet eli d</w:t>
      </w:r>
      <w:r w:rsidR="001D2119">
        <w:t>efineeraukset</w:t>
      </w:r>
      <w:bookmarkEnd w:id="124"/>
    </w:p>
    <w:p w14:paraId="6187C762" w14:textId="1108C2D6" w:rsidR="00ED2F90" w:rsidRDefault="00B30251" w:rsidP="00727426">
      <w:r w:rsidRPr="00A95D68">
        <w:t xml:space="preserve">Syntaktissa saattaa olla kans </w:t>
      </w:r>
      <w:r w:rsidRPr="003F2FF8">
        <w:t>li</w:t>
      </w:r>
      <w:r w:rsidR="00BD5EFE" w:rsidRPr="003F2FF8">
        <w:t>ika</w:t>
      </w:r>
      <w:r w:rsidRPr="003F2FF8">
        <w:t>jäseniitä</w:t>
      </w:r>
      <w:r w:rsidRPr="00A95D68">
        <w:t xml:space="preserve">, jokka ei ole obligatooriset. Eli syntakti oon täyđelinen ilmanki niitä jäseniitä. </w:t>
      </w:r>
      <w:r w:rsidR="00ED2F90">
        <w:t>K</w:t>
      </w:r>
      <w:r w:rsidR="00C97D31">
        <w:t>äskemä</w:t>
      </w:r>
      <w:r w:rsidR="00ED2F90">
        <w:t xml:space="preserve"> niitä tässä </w:t>
      </w:r>
      <w:r w:rsidR="008375BE">
        <w:rPr>
          <w:smallCaps/>
        </w:rPr>
        <w:t>defineeraukse</w:t>
      </w:r>
      <w:r w:rsidR="00ED2F90" w:rsidRPr="0038118D">
        <w:rPr>
          <w:smallCaps/>
        </w:rPr>
        <w:t>ksi</w:t>
      </w:r>
      <w:r w:rsidR="00ED2F90">
        <w:t xml:space="preserve"> </w:t>
      </w:r>
      <w:r w:rsidR="001C053C">
        <w:t>eroitu</w:t>
      </w:r>
      <w:r w:rsidR="00ED2F90">
        <w:t>ksi komplementiista. Defineerauksii oon kahta päätyyppii</w:t>
      </w:r>
      <w:r w:rsidR="008375BE">
        <w:t>:</w:t>
      </w:r>
    </w:p>
    <w:p w14:paraId="57FD2210" w14:textId="14AC627E" w:rsidR="00ED2F90" w:rsidRDefault="00ED2F90" w:rsidP="00F45097">
      <w:pPr>
        <w:pStyle w:val="Punktliste"/>
      </w:pPr>
      <w:r>
        <w:t xml:space="preserve">Semmoiset, mikkä defineerathaan verbii eli koko syntaktii. Niitten lukumäärä </w:t>
      </w:r>
      <w:r w:rsidR="00F45097">
        <w:t xml:space="preserve">eli haamu </w:t>
      </w:r>
      <w:r>
        <w:t>ei ole sen jälkhiin</w:t>
      </w:r>
      <w:r w:rsidR="00F45097">
        <w:t xml:space="preserve">, minkälaista verbii tahi syntaktii net defineerathaan. Tämmöissii käskemä tässä </w:t>
      </w:r>
      <w:r w:rsidR="008375BE">
        <w:rPr>
          <w:smallCaps/>
        </w:rPr>
        <w:t>vaphaaksi adverbiaali</w:t>
      </w:r>
      <w:r w:rsidR="00F45097" w:rsidRPr="0067241A">
        <w:rPr>
          <w:smallCaps/>
        </w:rPr>
        <w:t>ksi</w:t>
      </w:r>
      <w:r w:rsidR="00FB590C">
        <w:rPr>
          <w:smallCaps/>
        </w:rPr>
        <w:t xml:space="preserve"> (</w:t>
      </w:r>
      <w:r w:rsidR="00FB590C" w:rsidRPr="00FB590C">
        <w:t>lyhenys</w:t>
      </w:r>
      <w:r w:rsidR="00FB590C">
        <w:t xml:space="preserve"> V-ADVLI)</w:t>
      </w:r>
      <w:r w:rsidR="00F45097">
        <w:t>.</w:t>
      </w:r>
    </w:p>
    <w:p w14:paraId="56698076" w14:textId="7EEE98C6" w:rsidR="00B30251" w:rsidRPr="00A95D68" w:rsidRDefault="00B30251" w:rsidP="00BD2A19">
      <w:pPr>
        <w:pStyle w:val="Brdtekst"/>
        <w:spacing w:before="120"/>
      </w:pPr>
      <w:r w:rsidRPr="00A95D68">
        <w:t xml:space="preserve">Niitä oon ensistäki </w:t>
      </w:r>
      <w:bookmarkStart w:id="125" w:name="raamiadverbiaalit"/>
      <w:bookmarkEnd w:id="125"/>
      <w:r w:rsidRPr="0038118D">
        <w:rPr>
          <w:smallCaps/>
        </w:rPr>
        <w:t>raamiadverbiaalit</w:t>
      </w:r>
      <w:r w:rsidRPr="00A95D68">
        <w:t>, jokka niin ko an</w:t>
      </w:r>
      <w:r w:rsidR="00771F3E" w:rsidRPr="00A95D68">
        <w:t>ttaavat</w:t>
      </w:r>
      <w:r w:rsidRPr="00A95D68">
        <w:t xml:space="preserve"> raamin </w:t>
      </w:r>
      <w:r w:rsidR="008375BE">
        <w:t>yđinsyntaktille</w:t>
      </w:r>
      <w:r w:rsidR="0072416B">
        <w:t xml:space="preserve"> </w:t>
      </w:r>
      <w:r w:rsidR="0075485B">
        <w:t>(</w:t>
      </w:r>
      <w:r w:rsidR="0072416B">
        <w:t>1, 2).</w:t>
      </w:r>
    </w:p>
    <w:p w14:paraId="28722076" w14:textId="783CCC63" w:rsidR="00F56FE4" w:rsidRPr="00A73CEE" w:rsidRDefault="0075485B" w:rsidP="00AE4F00">
      <w:pPr>
        <w:keepLines/>
        <w:tabs>
          <w:tab w:val="left" w:pos="851"/>
          <w:tab w:val="left" w:pos="1843"/>
          <w:tab w:val="left" w:pos="3960"/>
        </w:tabs>
        <w:spacing w:before="120" w:after="40"/>
      </w:pPr>
      <w:r>
        <w:t>(</w:t>
      </w:r>
      <w:r w:rsidR="0072416B">
        <w:t xml:space="preserve">1) </w:t>
      </w:r>
      <w:r w:rsidR="00F45097">
        <w:t>[</w:t>
      </w:r>
      <w:r w:rsidR="00B30251" w:rsidRPr="00A73CEE">
        <w:t>Raavhaana</w:t>
      </w:r>
      <w:r w:rsidR="00F45097">
        <w:t>]</w:t>
      </w:r>
      <w:r w:rsidR="00F45097">
        <w:tab/>
      </w:r>
      <w:r w:rsidR="00B30251" w:rsidRPr="00A73CEE">
        <w:t>Ni</w:t>
      </w:r>
      <w:r w:rsidR="00362689" w:rsidRPr="00A73CEE">
        <w:t>lla asui Alattiossa.</w:t>
      </w:r>
    </w:p>
    <w:p w14:paraId="5D072353" w14:textId="77777777" w:rsidR="00B30251" w:rsidRPr="00A95D68" w:rsidRDefault="00362689" w:rsidP="003173F3">
      <w:pPr>
        <w:tabs>
          <w:tab w:val="left" w:pos="851"/>
          <w:tab w:val="left" w:pos="1843"/>
          <w:tab w:val="left" w:pos="3960"/>
        </w:tabs>
        <w:spacing w:before="40" w:after="120"/>
      </w:pPr>
      <w:r w:rsidRPr="00A95D68">
        <w:rPr>
          <w:caps/>
        </w:rPr>
        <w:t>RAAMIADVLI</w:t>
      </w:r>
      <w:r w:rsidR="00B30251" w:rsidRPr="00A95D68">
        <w:tab/>
        <w:t>yđinsyntakti</w:t>
      </w:r>
    </w:p>
    <w:p w14:paraId="75E31F69" w14:textId="120A6771" w:rsidR="00B30251" w:rsidRPr="00A73CEE" w:rsidRDefault="0075485B" w:rsidP="003173F3">
      <w:pPr>
        <w:tabs>
          <w:tab w:val="left" w:pos="3330"/>
          <w:tab w:val="left" w:pos="3960"/>
        </w:tabs>
        <w:spacing w:before="120" w:after="40"/>
      </w:pPr>
      <w:r>
        <w:t>(</w:t>
      </w:r>
      <w:r w:rsidR="0072416B">
        <w:t xml:space="preserve">2) </w:t>
      </w:r>
      <w:r w:rsidR="00362689" w:rsidRPr="00A73CEE">
        <w:t>Ni</w:t>
      </w:r>
      <w:r w:rsidR="001F6BC6">
        <w:t>lla vei</w:t>
      </w:r>
      <w:r w:rsidR="00362689" w:rsidRPr="00A73CEE">
        <w:t xml:space="preserve"> </w:t>
      </w:r>
      <w:r w:rsidR="007A7A8C" w:rsidRPr="00A73CEE">
        <w:t>preivi</w:t>
      </w:r>
      <w:r w:rsidR="00362689" w:rsidRPr="00A73CEE">
        <w:t xml:space="preserve">n </w:t>
      </w:r>
      <w:r w:rsidR="00F45097">
        <w:t>kuninkhaale</w:t>
      </w:r>
      <w:r w:rsidR="00B30251" w:rsidRPr="00A73CEE">
        <w:tab/>
      </w:r>
      <w:r w:rsidR="00F45097">
        <w:t>[</w:t>
      </w:r>
      <w:r w:rsidR="00B30251" w:rsidRPr="00A73CEE">
        <w:t>aprilikuussa</w:t>
      </w:r>
      <w:r w:rsidR="00F45097">
        <w:t>]</w:t>
      </w:r>
      <w:r w:rsidR="00B30251" w:rsidRPr="00A73CEE">
        <w:t>.</w:t>
      </w:r>
    </w:p>
    <w:p w14:paraId="13F9C9EA" w14:textId="77777777" w:rsidR="00B30251" w:rsidRDefault="00B30251" w:rsidP="003173F3">
      <w:pPr>
        <w:tabs>
          <w:tab w:val="left" w:pos="3330"/>
          <w:tab w:val="left" w:pos="3960"/>
        </w:tabs>
        <w:spacing w:before="40" w:after="120"/>
      </w:pPr>
      <w:r w:rsidRPr="00836D95">
        <w:lastRenderedPageBreak/>
        <w:t>yđinsyntakti</w:t>
      </w:r>
      <w:r w:rsidRPr="00A95D68">
        <w:tab/>
      </w:r>
      <w:r w:rsidR="00362689" w:rsidRPr="00A95D68">
        <w:t>RAAMIADVLI</w:t>
      </w:r>
    </w:p>
    <w:p w14:paraId="70C3E2E2" w14:textId="036FEC7F" w:rsidR="00B30251" w:rsidRPr="00A95D68" w:rsidRDefault="00B30251" w:rsidP="00BD2A19">
      <w:pPr>
        <w:pStyle w:val="Brdtekst"/>
        <w:spacing w:before="120"/>
      </w:pPr>
      <w:r w:rsidRPr="00A95D68">
        <w:t>Muita syntaktin vap</w:t>
      </w:r>
      <w:r w:rsidR="00D61C70">
        <w:t>h</w:t>
      </w:r>
      <w:r w:rsidRPr="00A95D68">
        <w:t xml:space="preserve">aita jäseniitä oon </w:t>
      </w:r>
      <w:r w:rsidRPr="0038118D">
        <w:rPr>
          <w:smallCaps/>
        </w:rPr>
        <w:t>kommenttiadverbiaalit</w:t>
      </w:r>
      <w:r w:rsidRPr="00A95D68">
        <w:t>, mikkä – niin ko nimiki sannoo –</w:t>
      </w:r>
      <w:r w:rsidR="000F4E8B" w:rsidRPr="00A95D68">
        <w:t xml:space="preserve"> johon</w:t>
      </w:r>
      <w:r w:rsidRPr="00A95D68">
        <w:t>ki</w:t>
      </w:r>
      <w:r w:rsidR="00982B86" w:rsidRPr="00A95D68">
        <w:t xml:space="preserve"> laihi</w:t>
      </w:r>
      <w:r w:rsidR="00D61C70">
        <w:t>i</w:t>
      </w:r>
      <w:r w:rsidR="00982B86" w:rsidRPr="00A95D68">
        <w:t>n</w:t>
      </w:r>
      <w:r w:rsidR="007567F3" w:rsidRPr="00A95D68">
        <w:t xml:space="preserve"> kommenteer</w:t>
      </w:r>
      <w:r w:rsidR="00C537B4" w:rsidRPr="00A95D68">
        <w:t>aavat</w:t>
      </w:r>
      <w:r w:rsidRPr="00A95D68">
        <w:t xml:space="preserve"> syntaktin tottuusarvoo</w:t>
      </w:r>
      <w:r w:rsidR="0072416B">
        <w:t xml:space="preserve"> </w:t>
      </w:r>
      <w:r w:rsidR="0075485B">
        <w:t>(</w:t>
      </w:r>
      <w:r w:rsidR="0072416B">
        <w:t>3)</w:t>
      </w:r>
      <w:r w:rsidRPr="00A95D68">
        <w:t xml:space="preserve">, ja </w:t>
      </w:r>
      <w:r w:rsidRPr="0038118D">
        <w:rPr>
          <w:smallCaps/>
        </w:rPr>
        <w:t>konnektiivit</w:t>
      </w:r>
      <w:r w:rsidRPr="00A95D68">
        <w:t>, mikkä liitethään syntaktiita tahi syntaktinossii yhtheen</w:t>
      </w:r>
      <w:r w:rsidR="0072416B">
        <w:t xml:space="preserve"> </w:t>
      </w:r>
      <w:r w:rsidR="0075485B">
        <w:t>(</w:t>
      </w:r>
      <w:r w:rsidR="0072416B">
        <w:t>4)</w:t>
      </w:r>
      <w:r w:rsidRPr="00A95D68">
        <w:t xml:space="preserve">. Niin ko </w:t>
      </w:r>
      <w:r w:rsidR="00F93C4B" w:rsidRPr="00A95D68">
        <w:t>esimerkiksi</w:t>
      </w:r>
    </w:p>
    <w:p w14:paraId="25E3DFE1" w14:textId="00070AB4" w:rsidR="00B30251" w:rsidRPr="00A73CEE" w:rsidRDefault="0075485B" w:rsidP="00751923">
      <w:pPr>
        <w:keepNext/>
        <w:tabs>
          <w:tab w:val="left" w:pos="1710"/>
          <w:tab w:val="left" w:pos="3960"/>
        </w:tabs>
        <w:spacing w:before="120" w:after="40"/>
      </w:pPr>
      <w:r>
        <w:t>(</w:t>
      </w:r>
      <w:r w:rsidR="0072416B">
        <w:t xml:space="preserve">3) </w:t>
      </w:r>
      <w:r w:rsidR="007567F3" w:rsidRPr="00A73CEE">
        <w:t>Piian</w:t>
      </w:r>
      <w:r w:rsidR="007567F3" w:rsidRPr="00A73CEE">
        <w:tab/>
      </w:r>
      <w:r w:rsidR="00B30251" w:rsidRPr="00A73CEE">
        <w:t>[met läh</w:t>
      </w:r>
      <w:r w:rsidR="00B30251" w:rsidRPr="00A73CEE">
        <w:rPr>
          <w:lang w:val="en-US"/>
        </w:rPr>
        <w:t>đ</w:t>
      </w:r>
      <w:r w:rsidR="00B30251" w:rsidRPr="00A73CEE">
        <w:t>emä Alattihoon].</w:t>
      </w:r>
    </w:p>
    <w:p w14:paraId="3EAE1FA2" w14:textId="77777777" w:rsidR="00B30251" w:rsidRPr="00A95D68" w:rsidRDefault="007567F3" w:rsidP="00751923">
      <w:pPr>
        <w:tabs>
          <w:tab w:val="left" w:pos="1710"/>
          <w:tab w:val="left" w:pos="3960"/>
        </w:tabs>
        <w:spacing w:before="40" w:after="120"/>
      </w:pPr>
      <w:r w:rsidRPr="00A95D68">
        <w:rPr>
          <w:caps/>
        </w:rPr>
        <w:t>KOMMENTTI</w:t>
      </w:r>
      <w:r w:rsidR="00B30251" w:rsidRPr="00A95D68">
        <w:tab/>
        <w:t>y</w:t>
      </w:r>
      <w:r w:rsidR="00B30251" w:rsidRPr="00A95D68">
        <w:rPr>
          <w:lang w:val="en-US"/>
        </w:rPr>
        <w:t>đ</w:t>
      </w:r>
      <w:r w:rsidR="00B30251" w:rsidRPr="00A95D68">
        <w:t>insyntakti</w:t>
      </w:r>
    </w:p>
    <w:p w14:paraId="39004CEA" w14:textId="15D6D933" w:rsidR="00A320EA" w:rsidRPr="00A73CEE" w:rsidRDefault="0075485B" w:rsidP="00751923">
      <w:pPr>
        <w:keepNext/>
        <w:tabs>
          <w:tab w:val="left" w:pos="1710"/>
          <w:tab w:val="left" w:pos="4590"/>
          <w:tab w:val="left" w:pos="6390"/>
        </w:tabs>
        <w:spacing w:before="120" w:after="40"/>
      </w:pPr>
      <w:r>
        <w:t>(</w:t>
      </w:r>
      <w:r w:rsidR="0072416B">
        <w:t xml:space="preserve">4) </w:t>
      </w:r>
      <w:r w:rsidR="00B30251" w:rsidRPr="00A73CEE">
        <w:t xml:space="preserve">Ensistä </w:t>
      </w:r>
      <w:r w:rsidR="00B30251" w:rsidRPr="00A73CEE">
        <w:tab/>
        <w:t>[met läh</w:t>
      </w:r>
      <w:r w:rsidR="00B30251" w:rsidRPr="00A73CEE">
        <w:rPr>
          <w:lang w:val="en-US"/>
        </w:rPr>
        <w:t>đ</w:t>
      </w:r>
      <w:r w:rsidR="00B30251" w:rsidRPr="00A73CEE">
        <w:t>emä Alattihoon],</w:t>
      </w:r>
      <w:r w:rsidR="00751923">
        <w:tab/>
      </w:r>
      <w:r w:rsidR="00A320EA" w:rsidRPr="00A73CEE">
        <w:t>sitte</w:t>
      </w:r>
      <w:r w:rsidR="00A320EA" w:rsidRPr="00A73CEE">
        <w:tab/>
        <w:t>[met käymä Porsangissa]</w:t>
      </w:r>
    </w:p>
    <w:p w14:paraId="22A93F4A" w14:textId="51EDCF13" w:rsidR="000545EF" w:rsidRPr="00A95D68" w:rsidRDefault="00A320EA" w:rsidP="00751923">
      <w:pPr>
        <w:tabs>
          <w:tab w:val="left" w:pos="1710"/>
          <w:tab w:val="left" w:pos="4590"/>
          <w:tab w:val="left" w:pos="6390"/>
        </w:tabs>
        <w:spacing w:before="40" w:after="120"/>
      </w:pPr>
      <w:r w:rsidRPr="00A95D68">
        <w:rPr>
          <w:caps/>
        </w:rPr>
        <w:t>KONNEKTIIVI</w:t>
      </w:r>
      <w:r w:rsidRPr="00A95D68">
        <w:tab/>
        <w:t>y</w:t>
      </w:r>
      <w:r w:rsidRPr="00A95D68">
        <w:rPr>
          <w:lang w:val="en-US"/>
        </w:rPr>
        <w:t>đ</w:t>
      </w:r>
      <w:r w:rsidRPr="00A95D68">
        <w:t>insyntakti</w:t>
      </w:r>
      <w:r w:rsidR="00D271F3" w:rsidRPr="00A95D68">
        <w:tab/>
        <w:t>KONNEKTIIVI</w:t>
      </w:r>
      <w:r w:rsidR="00D271F3" w:rsidRPr="00A95D68">
        <w:tab/>
        <w:t>y</w:t>
      </w:r>
      <w:r w:rsidR="00D271F3" w:rsidRPr="00A95D68">
        <w:rPr>
          <w:lang w:val="en-US"/>
        </w:rPr>
        <w:t>đ</w:t>
      </w:r>
      <w:r w:rsidR="00D271F3" w:rsidRPr="00A95D68">
        <w:t>insyntakti</w:t>
      </w:r>
    </w:p>
    <w:p w14:paraId="050CB6A9" w14:textId="5137F510" w:rsidR="00F45097" w:rsidRDefault="00F45097" w:rsidP="00F45097">
      <w:pPr>
        <w:pStyle w:val="Brdtekst"/>
        <w:spacing w:before="120"/>
      </w:pPr>
      <w:r>
        <w:t xml:space="preserve">Mutta kans objektiadverbiaalit </w:t>
      </w:r>
      <w:r w:rsidR="0075485B">
        <w:t>(</w:t>
      </w:r>
      <w:r>
        <w:t xml:space="preserve">katto </w:t>
      </w:r>
      <w:r w:rsidR="00C13C0C">
        <w:t xml:space="preserve">kohđasta 2.4.2 </w:t>
      </w:r>
      <w:r w:rsidR="0036038C">
        <w:t>K</w:t>
      </w:r>
      <w:r w:rsidR="00C13C0C">
        <w:t>omplementit</w:t>
      </w:r>
      <w:r>
        <w:t>) saatethaan toimiit syntaktissa raamiadverbiaalin taphaan.</w:t>
      </w:r>
    </w:p>
    <w:p w14:paraId="53C81429" w14:textId="1C75EB91" w:rsidR="00F45097" w:rsidRDefault="0075485B" w:rsidP="00F45097">
      <w:pPr>
        <w:pStyle w:val="Brdtekst"/>
        <w:tabs>
          <w:tab w:val="left" w:pos="2520"/>
        </w:tabs>
        <w:spacing w:before="120"/>
      </w:pPr>
      <w:r>
        <w:t>(</w:t>
      </w:r>
      <w:r w:rsidR="00C13C0C">
        <w:t xml:space="preserve">5) </w:t>
      </w:r>
      <w:r w:rsidR="00F45097">
        <w:t xml:space="preserve">Pekka asui Milanossa </w:t>
      </w:r>
      <w:r w:rsidR="00F45097">
        <w:tab/>
        <w:t>[koko viikon].</w:t>
      </w:r>
    </w:p>
    <w:p w14:paraId="3DBA5905" w14:textId="77777777" w:rsidR="00F45097" w:rsidRPr="000545EF" w:rsidRDefault="00F45097" w:rsidP="00F45097">
      <w:pPr>
        <w:pStyle w:val="Brdtekst"/>
        <w:tabs>
          <w:tab w:val="left" w:pos="2520"/>
        </w:tabs>
        <w:spacing w:before="120"/>
        <w:rPr>
          <w:caps/>
        </w:rPr>
      </w:pPr>
      <w:r w:rsidRPr="00CB480B">
        <w:t>yđinsyntakti</w:t>
      </w:r>
      <w:r w:rsidRPr="000545EF">
        <w:rPr>
          <w:caps/>
        </w:rPr>
        <w:tab/>
        <w:t>objektiadverbiaali</w:t>
      </w:r>
    </w:p>
    <w:p w14:paraId="30F5F387" w14:textId="31D8C0BE" w:rsidR="00F45097" w:rsidRDefault="00F45097" w:rsidP="00F45097">
      <w:pPr>
        <w:pStyle w:val="Brdtekst"/>
        <w:spacing w:before="120"/>
      </w:pPr>
      <w:r>
        <w:t xml:space="preserve">Näjemä sitte, ette objektiadverbiaalit saatethaan olla syntaktissa </w:t>
      </w:r>
      <w:r w:rsidR="00617F4F">
        <w:t xml:space="preserve">sekä </w:t>
      </w:r>
      <w:r>
        <w:t xml:space="preserve">komplementtina </w:t>
      </w:r>
      <w:r w:rsidR="00617F4F">
        <w:t>ette</w:t>
      </w:r>
      <w:r>
        <w:t xml:space="preserve"> vaphaana jäsenennä. Raja näitten välilä ei aina olekhaan oikhein selvä.</w:t>
      </w:r>
    </w:p>
    <w:p w14:paraId="1ACAE9AC" w14:textId="05FB2590" w:rsidR="0083769C" w:rsidRDefault="0083769C" w:rsidP="00F45097">
      <w:pPr>
        <w:pStyle w:val="Punktliste"/>
      </w:pPr>
      <w:r>
        <w:t xml:space="preserve">Syntaktissa subjektilla, objektilla, komplementtiadverbiaalila ja vaphailaki </w:t>
      </w:r>
      <w:r w:rsidR="00A63BC7">
        <w:t>adverbiaaliila saattaa olla liika</w:t>
      </w:r>
      <w:r>
        <w:t xml:space="preserve">jäseniitä, mikkä yhđessä niitten kans haamustethaan fraassii. </w:t>
      </w:r>
      <w:r w:rsidR="00DB2549">
        <w:t>Tämmöiset oon usheimitten ei-obligatooriset, mutta annethaan lisätiettoo ittensä valtasanasta</w:t>
      </w:r>
      <w:r w:rsidR="00213DFE">
        <w:t>. Sanoma ette net defineerathaan ittensä valtasannaa ja sillä kuttuma niitä</w:t>
      </w:r>
      <w:r w:rsidR="00BC423B">
        <w:t>ki</w:t>
      </w:r>
      <w:r w:rsidR="00213DFE">
        <w:t xml:space="preserve"> tässä </w:t>
      </w:r>
      <w:r w:rsidR="000B4552">
        <w:rPr>
          <w:smallCaps/>
        </w:rPr>
        <w:t>defineeraukse</w:t>
      </w:r>
      <w:r w:rsidR="00213DFE" w:rsidRPr="00406F1B">
        <w:rPr>
          <w:smallCaps/>
        </w:rPr>
        <w:t>ksi</w:t>
      </w:r>
      <w:r w:rsidR="00CC0366">
        <w:t>.</w:t>
      </w:r>
      <w:r w:rsidR="008544A9">
        <w:t xml:space="preserve"> Esimerkiissä </w:t>
      </w:r>
      <w:r w:rsidR="0075485B">
        <w:t>(</w:t>
      </w:r>
      <w:r w:rsidR="00BC7C2A">
        <w:t>6–12</w:t>
      </w:r>
      <w:r w:rsidR="000B04B9">
        <w:t xml:space="preserve">) </w:t>
      </w:r>
      <w:r w:rsidR="008544A9">
        <w:t xml:space="preserve">oon defineeraukset </w:t>
      </w:r>
      <w:r w:rsidR="003343FE">
        <w:t>kirjoitettu kursiivilla</w:t>
      </w:r>
      <w:r w:rsidR="008544A9">
        <w:t>.</w:t>
      </w:r>
    </w:p>
    <w:p w14:paraId="12B40699" w14:textId="57D1DAB5" w:rsidR="00CC0366" w:rsidRDefault="0075485B" w:rsidP="00BD2A19">
      <w:pPr>
        <w:tabs>
          <w:tab w:val="left" w:pos="1710"/>
          <w:tab w:val="left" w:pos="4320"/>
          <w:tab w:val="left" w:pos="6030"/>
        </w:tabs>
        <w:spacing w:after="120"/>
      </w:pPr>
      <w:r>
        <w:t>(</w:t>
      </w:r>
      <w:r w:rsidR="0003459F">
        <w:t>6</w:t>
      </w:r>
      <w:r w:rsidR="000B04B9">
        <w:t xml:space="preserve">) </w:t>
      </w:r>
      <w:r w:rsidR="00A73CEE">
        <w:t>[</w:t>
      </w:r>
      <w:r w:rsidR="00CC0366" w:rsidRPr="008544A9">
        <w:rPr>
          <w:i/>
        </w:rPr>
        <w:t>Viisas</w:t>
      </w:r>
      <w:r w:rsidR="00CC0366">
        <w:t xml:space="preserve"> poika</w:t>
      </w:r>
      <w:r w:rsidR="00A73CEE">
        <w:t>]</w:t>
      </w:r>
      <w:r w:rsidR="00CC0366">
        <w:t xml:space="preserve"> lukkee </w:t>
      </w:r>
      <w:r w:rsidR="00A73CEE">
        <w:t>[</w:t>
      </w:r>
      <w:r w:rsidR="00CC0366" w:rsidRPr="008544A9">
        <w:rPr>
          <w:i/>
        </w:rPr>
        <w:t>kaikki</w:t>
      </w:r>
      <w:r w:rsidR="00CC0366">
        <w:t xml:space="preserve"> läksyt</w:t>
      </w:r>
      <w:r w:rsidR="00A73CEE">
        <w:t>]</w:t>
      </w:r>
      <w:r w:rsidR="00CC0366">
        <w:t xml:space="preserve"> </w:t>
      </w:r>
      <w:r w:rsidR="00A73CEE">
        <w:t>[</w:t>
      </w:r>
      <w:r w:rsidR="00CC0366" w:rsidRPr="008544A9">
        <w:rPr>
          <w:i/>
        </w:rPr>
        <w:t>oikhein</w:t>
      </w:r>
      <w:r w:rsidR="00CC0366">
        <w:t xml:space="preserve"> hyvin</w:t>
      </w:r>
      <w:r w:rsidR="00A73CEE">
        <w:t>]</w:t>
      </w:r>
      <w:r w:rsidR="00CC0366">
        <w:t>.</w:t>
      </w:r>
    </w:p>
    <w:p w14:paraId="42F73EA8" w14:textId="1E5816E6" w:rsidR="00A73CEE" w:rsidRDefault="0075485B" w:rsidP="00BD2A19">
      <w:pPr>
        <w:tabs>
          <w:tab w:val="left" w:pos="1710"/>
          <w:tab w:val="left" w:pos="4320"/>
          <w:tab w:val="left" w:pos="6030"/>
        </w:tabs>
        <w:spacing w:after="120"/>
      </w:pPr>
      <w:r>
        <w:t>(</w:t>
      </w:r>
      <w:r w:rsidR="0003459F">
        <w:t>7</w:t>
      </w:r>
      <w:r w:rsidR="000B04B9">
        <w:t xml:space="preserve">) </w:t>
      </w:r>
      <w:r w:rsidR="001B127A" w:rsidRPr="001B127A">
        <w:t>[</w:t>
      </w:r>
      <w:r w:rsidR="00A73CEE" w:rsidRPr="000F7550">
        <w:rPr>
          <w:i/>
        </w:rPr>
        <w:t>Meiđän</w:t>
      </w:r>
      <w:r w:rsidR="00A73CEE">
        <w:t xml:space="preserve"> Liisa] lähti [</w:t>
      </w:r>
      <w:r w:rsidR="00A73CEE" w:rsidRPr="000F7550">
        <w:rPr>
          <w:i/>
        </w:rPr>
        <w:t>kovala</w:t>
      </w:r>
      <w:r w:rsidR="00A73CEE">
        <w:t xml:space="preserve"> hopula] [Koutokeinhoon, </w:t>
      </w:r>
      <w:r w:rsidR="00A73CEE" w:rsidRPr="000F7550">
        <w:rPr>
          <w:i/>
        </w:rPr>
        <w:t>missä hänen tytär assuu</w:t>
      </w:r>
      <w:r w:rsidR="00A73CEE">
        <w:t>].</w:t>
      </w:r>
    </w:p>
    <w:p w14:paraId="1AF1C479" w14:textId="64A30E61" w:rsidR="00290B27" w:rsidRDefault="0075485B" w:rsidP="00BD2A19">
      <w:pPr>
        <w:tabs>
          <w:tab w:val="left" w:pos="1710"/>
          <w:tab w:val="left" w:pos="4320"/>
          <w:tab w:val="left" w:pos="6030"/>
        </w:tabs>
        <w:spacing w:after="120"/>
      </w:pPr>
      <w:r>
        <w:t>(</w:t>
      </w:r>
      <w:r w:rsidR="0003459F">
        <w:t>8</w:t>
      </w:r>
      <w:r w:rsidR="00290B27">
        <w:t xml:space="preserve">) [Matka </w:t>
      </w:r>
      <w:r w:rsidR="00290B27" w:rsidRPr="00290B27">
        <w:rPr>
          <w:i/>
        </w:rPr>
        <w:t>tänne</w:t>
      </w:r>
      <w:r w:rsidR="00290B27">
        <w:t>] oli pitkä.</w:t>
      </w:r>
    </w:p>
    <w:p w14:paraId="057C09E5" w14:textId="5F9A3D33" w:rsidR="009B4A55" w:rsidRDefault="0075485B" w:rsidP="00BD2A19">
      <w:pPr>
        <w:tabs>
          <w:tab w:val="left" w:pos="1710"/>
          <w:tab w:val="left" w:pos="4320"/>
          <w:tab w:val="left" w:pos="6030"/>
        </w:tabs>
        <w:spacing w:after="120"/>
      </w:pPr>
      <w:r>
        <w:t>(</w:t>
      </w:r>
      <w:r w:rsidR="0003459F">
        <w:t>9</w:t>
      </w:r>
      <w:r w:rsidR="009B4A55">
        <w:t xml:space="preserve">) [Tie </w:t>
      </w:r>
      <w:r w:rsidR="009B4A55" w:rsidRPr="009B4A55">
        <w:rPr>
          <w:i/>
        </w:rPr>
        <w:t>Koutokeinhoon</w:t>
      </w:r>
      <w:r w:rsidR="009B4A55">
        <w:t>] oli raskas.</w:t>
      </w:r>
    </w:p>
    <w:p w14:paraId="362382B0" w14:textId="6F40E8DC" w:rsidR="00290B27" w:rsidRDefault="0075485B" w:rsidP="00BD2A19">
      <w:pPr>
        <w:tabs>
          <w:tab w:val="left" w:pos="1710"/>
          <w:tab w:val="left" w:pos="4320"/>
          <w:tab w:val="left" w:pos="6030"/>
        </w:tabs>
        <w:spacing w:after="120"/>
      </w:pPr>
      <w:r>
        <w:t>(</w:t>
      </w:r>
      <w:r w:rsidR="0003459F">
        <w:t>10</w:t>
      </w:r>
      <w:r w:rsidR="00290B27">
        <w:t xml:space="preserve">) Kirjassa oon [muistelus </w:t>
      </w:r>
      <w:r w:rsidR="00290B27" w:rsidRPr="00290B27">
        <w:rPr>
          <w:i/>
        </w:rPr>
        <w:t>Kippaisen Sammelin ympäri</w:t>
      </w:r>
      <w:r w:rsidR="00290B27">
        <w:t>].</w:t>
      </w:r>
    </w:p>
    <w:p w14:paraId="5384DA6C" w14:textId="29321033" w:rsidR="00CC0366" w:rsidRDefault="0075485B" w:rsidP="00BD2A19">
      <w:pPr>
        <w:tabs>
          <w:tab w:val="left" w:pos="1710"/>
          <w:tab w:val="left" w:pos="4320"/>
          <w:tab w:val="left" w:pos="6030"/>
        </w:tabs>
        <w:spacing w:after="120"/>
      </w:pPr>
      <w:r>
        <w:t>(</w:t>
      </w:r>
      <w:r w:rsidR="0003459F">
        <w:t>11</w:t>
      </w:r>
      <w:r w:rsidR="000B04B9">
        <w:t xml:space="preserve">) </w:t>
      </w:r>
      <w:r w:rsidR="00A73CEE">
        <w:t xml:space="preserve">Se oon [soma </w:t>
      </w:r>
      <w:r w:rsidR="00A73CEE" w:rsidRPr="000F7550">
        <w:rPr>
          <w:i/>
        </w:rPr>
        <w:t>oppiit kainun kieltä</w:t>
      </w:r>
      <w:r w:rsidR="00A73CEE">
        <w:t>].</w:t>
      </w:r>
    </w:p>
    <w:p w14:paraId="697A1BD1" w14:textId="39F4E29B" w:rsidR="009B4A55" w:rsidRDefault="0075485B" w:rsidP="00BD2A19">
      <w:pPr>
        <w:tabs>
          <w:tab w:val="left" w:pos="1710"/>
          <w:tab w:val="left" w:pos="4320"/>
          <w:tab w:val="left" w:pos="6030"/>
        </w:tabs>
        <w:spacing w:after="120"/>
      </w:pPr>
      <w:r>
        <w:t>(</w:t>
      </w:r>
      <w:r w:rsidR="0003459F">
        <w:t>12</w:t>
      </w:r>
      <w:r w:rsidR="001A4F75">
        <w:t>) Ollilta sa</w:t>
      </w:r>
      <w:r w:rsidR="00626379">
        <w:t>in kuula [</w:t>
      </w:r>
      <w:r w:rsidR="00626379" w:rsidRPr="00626379">
        <w:rPr>
          <w:i/>
        </w:rPr>
        <w:t>semmoisen</w:t>
      </w:r>
      <w:r w:rsidR="00626379">
        <w:t xml:space="preserve"> huhun, </w:t>
      </w:r>
      <w:r w:rsidR="00626379" w:rsidRPr="00626379">
        <w:rPr>
          <w:i/>
        </w:rPr>
        <w:t>ette s</w:t>
      </w:r>
      <w:r w:rsidR="001A4F75" w:rsidRPr="00626379">
        <w:rPr>
          <w:i/>
        </w:rPr>
        <w:t>ie olet nainu</w:t>
      </w:r>
      <w:r w:rsidR="00626379">
        <w:t>].</w:t>
      </w:r>
    </w:p>
    <w:p w14:paraId="46828A79" w14:textId="7E58014B" w:rsidR="000F7550" w:rsidRPr="00BC25BB" w:rsidRDefault="000F7550" w:rsidP="00BD2A19">
      <w:pPr>
        <w:tabs>
          <w:tab w:val="left" w:pos="1710"/>
          <w:tab w:val="left" w:pos="4320"/>
          <w:tab w:val="left" w:pos="6030"/>
        </w:tabs>
        <w:spacing w:after="120"/>
      </w:pPr>
      <w:r>
        <w:t>Näjemä ette defineeraukset saatethaan olla valtasanan etu- eli pöräpuolela. Nii</w:t>
      </w:r>
      <w:r w:rsidR="00CB480B">
        <w:t>tä, mikkä oon etupuolela, k</w:t>
      </w:r>
      <w:r w:rsidR="00DE566F">
        <w:t>äskemä</w:t>
      </w:r>
      <w:r>
        <w:t xml:space="preserve"> </w:t>
      </w:r>
      <w:r w:rsidR="008A1295">
        <w:rPr>
          <w:smallCaps/>
        </w:rPr>
        <w:t>etudefineeraukse</w:t>
      </w:r>
      <w:r w:rsidRPr="00CB5383">
        <w:rPr>
          <w:smallCaps/>
        </w:rPr>
        <w:t>ksi</w:t>
      </w:r>
      <w:r>
        <w:t>, ja niitä, mikkä oo</w:t>
      </w:r>
      <w:r w:rsidR="00CB480B">
        <w:t>n valtasanan pöräpuolela, k</w:t>
      </w:r>
      <w:r w:rsidR="0086406D">
        <w:t>äskemä</w:t>
      </w:r>
      <w:r>
        <w:t xml:space="preserve"> </w:t>
      </w:r>
      <w:r w:rsidR="008A1295">
        <w:rPr>
          <w:smallCaps/>
        </w:rPr>
        <w:t>pörädefineeraukse</w:t>
      </w:r>
      <w:r w:rsidRPr="00CB5383">
        <w:rPr>
          <w:smallCaps/>
        </w:rPr>
        <w:t>ksi</w:t>
      </w:r>
      <w:r w:rsidR="008A1295">
        <w:t>. Sanaklass</w:t>
      </w:r>
      <w:r>
        <w:t xml:space="preserve">in jälkhiin saatama kans puhhuut </w:t>
      </w:r>
      <w:r w:rsidRPr="006D62A3">
        <w:rPr>
          <w:smallCaps/>
        </w:rPr>
        <w:t>adjektiividefineerauksista</w:t>
      </w:r>
      <w:r>
        <w:t xml:space="preserve">, </w:t>
      </w:r>
      <w:r w:rsidRPr="002949C1">
        <w:rPr>
          <w:smallCaps/>
        </w:rPr>
        <w:t>substantiividefineerauksista</w:t>
      </w:r>
      <w:r w:rsidR="00736556">
        <w:t>,</w:t>
      </w:r>
      <w:r>
        <w:t xml:space="preserve"> </w:t>
      </w:r>
      <w:r w:rsidR="000B04B9" w:rsidRPr="002949C1">
        <w:rPr>
          <w:smallCaps/>
        </w:rPr>
        <w:t>adverbidefineerauksesta</w:t>
      </w:r>
      <w:r w:rsidR="00736556">
        <w:t xml:space="preserve"> ja</w:t>
      </w:r>
      <w:r w:rsidR="000B04B9">
        <w:t xml:space="preserve"> </w:t>
      </w:r>
      <w:r w:rsidR="000B04B9" w:rsidRPr="002949C1">
        <w:rPr>
          <w:smallCaps/>
        </w:rPr>
        <w:t>infinitiividefineerauksesta</w:t>
      </w:r>
      <w:r w:rsidR="00736556">
        <w:t>. Ko kok</w:t>
      </w:r>
      <w:r w:rsidR="006135DA">
        <w:t>onhainen syntakti defineeraa jota</w:t>
      </w:r>
      <w:r w:rsidR="00736556">
        <w:t xml:space="preserve">ki toisen syntaktin jäsentä, se sitä käskemä </w:t>
      </w:r>
      <w:r w:rsidR="00AC4A1A">
        <w:rPr>
          <w:smallCaps/>
        </w:rPr>
        <w:t>syntaktidefineeraukseksi</w:t>
      </w:r>
      <w:r w:rsidR="000B04B9">
        <w:t>.</w:t>
      </w:r>
      <w:r w:rsidR="00BC25BB">
        <w:t xml:space="preserve"> Muutamisti saatam</w:t>
      </w:r>
      <w:r w:rsidR="00F60CB0">
        <w:t>a</w:t>
      </w:r>
      <w:r w:rsidR="00BC25BB">
        <w:t xml:space="preserve"> kans kaasuksen jälkhiin puhhuut </w:t>
      </w:r>
      <w:r w:rsidR="00A27713">
        <w:rPr>
          <w:smallCaps/>
        </w:rPr>
        <w:t>genitiiv</w:t>
      </w:r>
      <w:r w:rsidR="00BC25BB">
        <w:rPr>
          <w:smallCaps/>
        </w:rPr>
        <w:t xml:space="preserve">idefineerauksesta, illatiividefinerauksesta </w:t>
      </w:r>
      <w:r w:rsidR="00BC25BB">
        <w:t>jne.</w:t>
      </w:r>
    </w:p>
    <w:p w14:paraId="7E204F77" w14:textId="7B33C762" w:rsidR="00376A96" w:rsidRDefault="008B349F" w:rsidP="00A63BC7">
      <w:pPr>
        <w:pStyle w:val="Punktliste"/>
      </w:pPr>
      <w:r>
        <w:t>Vielä oon olemassa syntaktin liika</w:t>
      </w:r>
      <w:r w:rsidR="00376A96">
        <w:t xml:space="preserve">jäsen, mitä käskemä </w:t>
      </w:r>
      <w:r w:rsidR="00376A96">
        <w:rPr>
          <w:smallCaps/>
        </w:rPr>
        <w:t xml:space="preserve">apposisuuniksi. </w:t>
      </w:r>
      <w:r w:rsidR="00376A96">
        <w:t>Sillä meinathaan semmoista selittäävää, löyssää jäsentä, minkä funksuuni oon sama ko syntaktin jonku muun jäsenen</w:t>
      </w:r>
      <w:r w:rsidR="00A63BC7">
        <w:t xml:space="preserve"> </w:t>
      </w:r>
      <w:r w:rsidR="0075485B">
        <w:t>(</w:t>
      </w:r>
      <w:r w:rsidR="0094252C">
        <w:t>13, 14</w:t>
      </w:r>
      <w:r w:rsidR="00EF4D22">
        <w:t>; fraasit mikkä ap</w:t>
      </w:r>
      <w:r w:rsidR="00CC3F8C">
        <w:t>p</w:t>
      </w:r>
      <w:r w:rsidR="00EF4D22">
        <w:t xml:space="preserve">osisuunisuhtheessa </w:t>
      </w:r>
      <w:r w:rsidR="00A70D78">
        <w:t xml:space="preserve">oon </w:t>
      </w:r>
      <w:r w:rsidR="00EF4D22">
        <w:t>kursiveerattu</w:t>
      </w:r>
      <w:r w:rsidR="00A63BC7">
        <w:t>)</w:t>
      </w:r>
      <w:r w:rsidR="00376A96">
        <w:t>.</w:t>
      </w:r>
    </w:p>
    <w:p w14:paraId="42E0D1A0" w14:textId="00646FF7" w:rsidR="00EC271C" w:rsidRDefault="0075485B" w:rsidP="00BD2A19">
      <w:pPr>
        <w:tabs>
          <w:tab w:val="left" w:pos="1710"/>
          <w:tab w:val="left" w:pos="4320"/>
          <w:tab w:val="left" w:pos="6030"/>
        </w:tabs>
        <w:spacing w:after="120"/>
      </w:pPr>
      <w:r>
        <w:t>(</w:t>
      </w:r>
      <w:r w:rsidR="0003459F">
        <w:t>1</w:t>
      </w:r>
      <w:r w:rsidR="0094252C">
        <w:t>3</w:t>
      </w:r>
      <w:r w:rsidR="00397099">
        <w:t>) [</w:t>
      </w:r>
      <w:r w:rsidR="007052B9">
        <w:t xml:space="preserve">Frederik V, </w:t>
      </w:r>
      <w:r w:rsidR="007052B9" w:rsidRPr="00397099">
        <w:rPr>
          <w:i/>
        </w:rPr>
        <w:t>Tanmarkun ja Ruijan kuningas</w:t>
      </w:r>
      <w:r w:rsidR="00397099">
        <w:t>]</w:t>
      </w:r>
      <w:r w:rsidR="007052B9">
        <w:t xml:space="preserve">, luki </w:t>
      </w:r>
      <w:r w:rsidR="00397099">
        <w:t xml:space="preserve">[Talmulahđen papin, </w:t>
      </w:r>
      <w:r w:rsidR="00397099" w:rsidRPr="00397099">
        <w:rPr>
          <w:i/>
        </w:rPr>
        <w:t>Johan Falchin</w:t>
      </w:r>
      <w:r w:rsidR="00397099">
        <w:t>,] preivin.</w:t>
      </w:r>
    </w:p>
    <w:p w14:paraId="697B996D" w14:textId="216498B7" w:rsidR="00376A96" w:rsidRPr="00376A96" w:rsidRDefault="0075485B" w:rsidP="00BD2A19">
      <w:pPr>
        <w:tabs>
          <w:tab w:val="left" w:pos="1710"/>
          <w:tab w:val="left" w:pos="4320"/>
          <w:tab w:val="left" w:pos="6030"/>
        </w:tabs>
        <w:spacing w:after="120"/>
      </w:pPr>
      <w:r>
        <w:t>(</w:t>
      </w:r>
      <w:r w:rsidR="0003459F">
        <w:t>1</w:t>
      </w:r>
      <w:r w:rsidR="0094252C">
        <w:t>4</w:t>
      </w:r>
      <w:r w:rsidR="00397099">
        <w:t xml:space="preserve">) </w:t>
      </w:r>
      <w:r w:rsidR="00455BF0">
        <w:t>[</w:t>
      </w:r>
      <w:r w:rsidR="00EC271C" w:rsidRPr="00AE1E32">
        <w:t>Met</w:t>
      </w:r>
      <w:r w:rsidR="00455BF0">
        <w:t>]</w:t>
      </w:r>
      <w:r w:rsidR="00EC271C" w:rsidRPr="00AE1E32">
        <w:t xml:space="preserve"> laskima hevoiset ulos kevväilä juoksemhaan</w:t>
      </w:r>
      <w:r w:rsidR="00455BF0">
        <w:t>[</w:t>
      </w:r>
      <w:r w:rsidR="00EC271C" w:rsidRPr="00AE1E32">
        <w:t xml:space="preserve">, </w:t>
      </w:r>
      <w:r w:rsidR="00EC271C" w:rsidRPr="00397099">
        <w:rPr>
          <w:i/>
        </w:rPr>
        <w:t>sekä mie ette kranni</w:t>
      </w:r>
      <w:r w:rsidR="00455BF0">
        <w:t>]</w:t>
      </w:r>
      <w:r w:rsidR="00EC271C" w:rsidRPr="00AE1E32">
        <w:t>.</w:t>
      </w:r>
    </w:p>
    <w:p w14:paraId="366BAE0B" w14:textId="77777777" w:rsidR="00F904D4" w:rsidRDefault="00A70D78" w:rsidP="008E63B7">
      <w:r>
        <w:t>Tässä grammati</w:t>
      </w:r>
      <w:r w:rsidR="00306B00">
        <w:t>kissa emmä puhu e</w:t>
      </w:r>
      <w:r w:rsidR="00EC2386">
        <w:t xml:space="preserve">rittäin </w:t>
      </w:r>
      <w:r w:rsidR="00F6511A">
        <w:t>liika</w:t>
      </w:r>
      <w:r w:rsidR="0089489D">
        <w:t>jäsenistä ja defineerauksista</w:t>
      </w:r>
      <w:r w:rsidR="00EC2386">
        <w:t xml:space="preserve">, mutta niitä tullee esile esimerkiksi </w:t>
      </w:r>
      <w:r w:rsidR="00E30C33">
        <w:t>adverbiitten</w:t>
      </w:r>
      <w:r w:rsidR="00EC2386">
        <w:t xml:space="preserve"> ja </w:t>
      </w:r>
      <w:r w:rsidR="006F454F">
        <w:t>sub</w:t>
      </w:r>
      <w:r w:rsidR="00EC2386">
        <w:t>junksuuniitten kohđala. Nomeniitten defineeraustyyppi</w:t>
      </w:r>
      <w:r w:rsidR="0094252C">
        <w:t xml:space="preserve">i </w:t>
      </w:r>
      <w:r w:rsidR="0094252C">
        <w:lastRenderedPageBreak/>
        <w:t>oon lujeteltu kapittelin 5</w:t>
      </w:r>
      <w:r w:rsidR="00847C0A">
        <w:t xml:space="preserve"> Nom</w:t>
      </w:r>
      <w:r w:rsidR="00EC2386">
        <w:t>enit alussa.</w:t>
      </w:r>
      <w:r w:rsidR="000A4B27">
        <w:t xml:space="preserve"> </w:t>
      </w:r>
      <w:r w:rsidR="00306B00">
        <w:t>Substantiiviitten adjektiividefineerauksista ja niitten kongru</w:t>
      </w:r>
      <w:r w:rsidR="00DD17F5">
        <w:t>ensista katto kapittelista 2.4.8</w:t>
      </w:r>
      <w:r w:rsidR="00306B00">
        <w:t xml:space="preserve">.2 </w:t>
      </w:r>
      <w:r w:rsidR="00306B00" w:rsidRPr="007734D4">
        <w:t>Adjektiividefineerauksen ja valtasanan kongruensi</w:t>
      </w:r>
      <w:r w:rsidR="00F904D4">
        <w:t>.</w:t>
      </w:r>
    </w:p>
    <w:p w14:paraId="6340ED5A" w14:textId="684EE9C9" w:rsidR="00542AAC" w:rsidRDefault="00192157" w:rsidP="00542AAC">
      <w:pPr>
        <w:pStyle w:val="Overskrift3"/>
      </w:pPr>
      <w:bookmarkStart w:id="126" w:name="_Toc311273713"/>
      <w:r>
        <w:t xml:space="preserve">Korrelaatti </w:t>
      </w:r>
      <w:r w:rsidR="002F0A6D">
        <w:t>ja ankkurisana</w:t>
      </w:r>
      <w:bookmarkEnd w:id="126"/>
    </w:p>
    <w:p w14:paraId="226C42FE" w14:textId="77777777" w:rsidR="00F904D4" w:rsidRDefault="00542AAC" w:rsidP="00727426">
      <w:r>
        <w:t>Syntaktissa saattaa olla kans semmoinen suhđet kahđen sen jäsenen välilä, missä toinen jäsen tarkent</w:t>
      </w:r>
      <w:r w:rsidR="009241A2">
        <w:t>t</w:t>
      </w:r>
      <w:r>
        <w:t>aa toista eli muistelee sen jonku omituisuuđen eli missä toinen jäse</w:t>
      </w:r>
      <w:r w:rsidR="003F57B1">
        <w:t>n</w:t>
      </w:r>
      <w:r>
        <w:t xml:space="preserve"> refereeraa </w:t>
      </w:r>
      <w:r w:rsidR="003F57B1">
        <w:t>toisen jäsenen pääle</w:t>
      </w:r>
      <w:r>
        <w:t>.</w:t>
      </w:r>
      <w:r w:rsidRPr="007666CA">
        <w:t xml:space="preserve"> </w:t>
      </w:r>
      <w:r>
        <w:t>Sitä jäsentä, mitä tarkenethaan eli mi</w:t>
      </w:r>
      <w:r w:rsidR="00A70D78">
        <w:t>nk</w:t>
      </w:r>
      <w:r w:rsidR="00F1302F">
        <w:t>ä pääle</w:t>
      </w:r>
      <w:r>
        <w:t xml:space="preserve"> refereerathaan, k</w:t>
      </w:r>
      <w:r w:rsidR="00171905">
        <w:t>äskemä</w:t>
      </w:r>
      <w:r>
        <w:t xml:space="preserve"> tässä toisen jäsenen </w:t>
      </w:r>
      <w:r>
        <w:rPr>
          <w:smallCaps/>
        </w:rPr>
        <w:t>korrelaatiksi.</w:t>
      </w:r>
      <w:r w:rsidRPr="009A48CB">
        <w:t xml:space="preserve"> </w:t>
      </w:r>
      <w:r>
        <w:t>Korrelaatti</w:t>
      </w:r>
      <w:r w:rsidRPr="009A48CB">
        <w:t xml:space="preserve"> </w:t>
      </w:r>
      <w:r>
        <w:t>ei kuitenkhaan ole siihen laihi</w:t>
      </w:r>
      <w:r w:rsidR="00A70D78">
        <w:t>i</w:t>
      </w:r>
      <w:r>
        <w:t>n tarkent</w:t>
      </w:r>
      <w:r w:rsidR="00E34B0C">
        <w:t>ta</w:t>
      </w:r>
      <w:r>
        <w:t>avan eli refereeraavan jäsenen valtasana, ette se määräis sen haamun, eikä tarkent</w:t>
      </w:r>
      <w:r w:rsidR="009241A2">
        <w:t>ta</w:t>
      </w:r>
      <w:r>
        <w:t xml:space="preserve">ava jäsen </w:t>
      </w:r>
      <w:r w:rsidR="00E07371">
        <w:t>tar</w:t>
      </w:r>
      <w:r w:rsidR="00CC7F98">
        <w:t>vi</w:t>
      </w:r>
      <w:r w:rsidR="00E07371">
        <w:t>tte</w:t>
      </w:r>
      <w:r w:rsidR="00DC51F6">
        <w:t xml:space="preserve"> </w:t>
      </w:r>
      <w:r w:rsidR="00E07371">
        <w:t xml:space="preserve">olla </w:t>
      </w:r>
      <w:r>
        <w:t>os</w:t>
      </w:r>
      <w:r w:rsidR="0048079E">
        <w:t>ana ittensä korrelaatin fraasissa</w:t>
      </w:r>
      <w:r w:rsidR="00F904D4">
        <w:t>.</w:t>
      </w:r>
    </w:p>
    <w:p w14:paraId="3E810AB0" w14:textId="5C00B6A8" w:rsidR="00542AAC" w:rsidRDefault="00542AAC" w:rsidP="00542AAC">
      <w:pPr>
        <w:pStyle w:val="Brdtekst"/>
        <w:spacing w:before="120"/>
      </w:pPr>
      <w:r>
        <w:t xml:space="preserve">Tämmöinen suhđet oon esimerkiksi syntaktiissa </w:t>
      </w:r>
      <w:r w:rsidR="0075485B">
        <w:t>(</w:t>
      </w:r>
      <w:r w:rsidR="009241A2">
        <w:t>1, 2)</w:t>
      </w:r>
      <w:r w:rsidR="0048079E">
        <w:t>:</w:t>
      </w:r>
    </w:p>
    <w:p w14:paraId="3BE96B03" w14:textId="77777777" w:rsidR="00F904D4" w:rsidRDefault="0075485B" w:rsidP="00542AAC">
      <w:pPr>
        <w:pStyle w:val="Brdtekst"/>
        <w:spacing w:before="120"/>
      </w:pPr>
      <w:r>
        <w:t>(</w:t>
      </w:r>
      <w:r w:rsidR="00542AAC">
        <w:t xml:space="preserve">1) </w:t>
      </w:r>
      <w:r w:rsidR="00542AAC" w:rsidRPr="00A0325F">
        <w:rPr>
          <w:i/>
        </w:rPr>
        <w:t xml:space="preserve">Nilla </w:t>
      </w:r>
      <w:r w:rsidR="00542AAC">
        <w:t xml:space="preserve">oli </w:t>
      </w:r>
      <w:r w:rsidR="00542AAC" w:rsidRPr="00CD20C7">
        <w:rPr>
          <w:i/>
        </w:rPr>
        <w:t>kainulainen</w:t>
      </w:r>
      <w:r w:rsidR="00F904D4">
        <w:t>.</w:t>
      </w:r>
    </w:p>
    <w:p w14:paraId="5218A12D" w14:textId="2E52DCB2" w:rsidR="00542AAC" w:rsidRDefault="0075485B" w:rsidP="00542AAC">
      <w:pPr>
        <w:pStyle w:val="Brdtekst"/>
        <w:spacing w:before="120"/>
      </w:pPr>
      <w:r>
        <w:t>(</w:t>
      </w:r>
      <w:r w:rsidR="00542AAC">
        <w:t xml:space="preserve">2) </w:t>
      </w:r>
      <w:r w:rsidR="00542AAC" w:rsidRPr="00A0325F">
        <w:rPr>
          <w:i/>
        </w:rPr>
        <w:t>Lohi</w:t>
      </w:r>
      <w:r w:rsidR="00542AAC">
        <w:t xml:space="preserve"> painoi [</w:t>
      </w:r>
      <w:r w:rsidR="00542AAC" w:rsidRPr="00CD20C7">
        <w:rPr>
          <w:i/>
        </w:rPr>
        <w:t>kym</w:t>
      </w:r>
      <w:r w:rsidR="009D0CBB">
        <w:rPr>
          <w:i/>
        </w:rPr>
        <w:t>m</w:t>
      </w:r>
      <w:r w:rsidR="00542AAC" w:rsidRPr="00CD20C7">
        <w:rPr>
          <w:i/>
        </w:rPr>
        <w:t>enen killoo</w:t>
      </w:r>
      <w:r w:rsidR="00542AAC">
        <w:t>].</w:t>
      </w:r>
    </w:p>
    <w:p w14:paraId="19665418" w14:textId="77777777" w:rsidR="00F904D4" w:rsidRDefault="00542AAC" w:rsidP="00542AAC">
      <w:pPr>
        <w:pStyle w:val="Brdtekst"/>
        <w:spacing w:before="120"/>
      </w:pPr>
      <w:r>
        <w:t xml:space="preserve">Syntaktissa </w:t>
      </w:r>
      <w:r w:rsidR="0075485B">
        <w:t>(</w:t>
      </w:r>
      <w:r>
        <w:t xml:space="preserve">1) </w:t>
      </w:r>
      <w:r>
        <w:rPr>
          <w:i/>
        </w:rPr>
        <w:t xml:space="preserve">Nilla </w:t>
      </w:r>
      <w:r>
        <w:t xml:space="preserve">oon </w:t>
      </w:r>
      <w:r>
        <w:rPr>
          <w:i/>
        </w:rPr>
        <w:t>kainulainen</w:t>
      </w:r>
      <w:r>
        <w:t xml:space="preserve">-adjektiivin korrelaatti. Samoten syntaktissa </w:t>
      </w:r>
      <w:r w:rsidR="0075485B">
        <w:t>(</w:t>
      </w:r>
      <w:r>
        <w:t xml:space="preserve">2) sana </w:t>
      </w:r>
      <w:r>
        <w:rPr>
          <w:i/>
        </w:rPr>
        <w:t>lohi</w:t>
      </w:r>
      <w:r>
        <w:t xml:space="preserve"> oon kvanttorifraasin </w:t>
      </w:r>
      <w:r>
        <w:rPr>
          <w:i/>
        </w:rPr>
        <w:t xml:space="preserve">kymmenen killoo </w:t>
      </w:r>
      <w:r>
        <w:t>korrelaatti</w:t>
      </w:r>
      <w:r w:rsidR="00F904D4">
        <w:t>.</w:t>
      </w:r>
    </w:p>
    <w:p w14:paraId="4C5CED50" w14:textId="04BB1D79" w:rsidR="00542AAC" w:rsidRDefault="00542AAC" w:rsidP="00542AAC">
      <w:pPr>
        <w:pStyle w:val="Brdtekst"/>
        <w:spacing w:before="120"/>
      </w:pPr>
      <w:r>
        <w:t>Korrelaatiksi k</w:t>
      </w:r>
      <w:r w:rsidR="00193FF2">
        <w:t>äskemä</w:t>
      </w:r>
      <w:r>
        <w:t xml:space="preserve"> kans semmoissii nomenifra</w:t>
      </w:r>
      <w:r w:rsidR="009D0CBB">
        <w:t>a</w:t>
      </w:r>
      <w:r>
        <w:t>ssii, mi</w:t>
      </w:r>
      <w:r w:rsidR="00E0101F">
        <w:t>nkä pääle</w:t>
      </w:r>
      <w:r>
        <w:t xml:space="preserve"> pronomeni refereeraa </w:t>
      </w:r>
      <w:r w:rsidR="0075485B">
        <w:t>(</w:t>
      </w:r>
      <w:r w:rsidR="00897367">
        <w:t>3, 4</w:t>
      </w:r>
      <w:r w:rsidR="0049763F">
        <w:t>)</w:t>
      </w:r>
      <w:r>
        <w:t>.</w:t>
      </w:r>
    </w:p>
    <w:p w14:paraId="2408F7EC" w14:textId="5B623705" w:rsidR="00542AAC" w:rsidRDefault="0075485B" w:rsidP="00542AAC">
      <w:pPr>
        <w:pStyle w:val="Brdtekst"/>
        <w:spacing w:before="120"/>
      </w:pPr>
      <w:r>
        <w:t>(</w:t>
      </w:r>
      <w:r w:rsidR="00897367">
        <w:t>3</w:t>
      </w:r>
      <w:r w:rsidR="00542AAC">
        <w:t xml:space="preserve">) Kissa söi </w:t>
      </w:r>
      <w:r w:rsidR="00542AAC" w:rsidRPr="00AD21C8">
        <w:rPr>
          <w:i/>
        </w:rPr>
        <w:t>kalan</w:t>
      </w:r>
      <w:r w:rsidR="00542AAC">
        <w:t xml:space="preserve">, </w:t>
      </w:r>
      <w:r w:rsidR="00542AAC" w:rsidRPr="009D0CBB">
        <w:rPr>
          <w:i/>
        </w:rPr>
        <w:t>minkä</w:t>
      </w:r>
      <w:r w:rsidR="00542AAC">
        <w:t xml:space="preserve"> Pekka oli jättäny pöyđäle.</w:t>
      </w:r>
    </w:p>
    <w:p w14:paraId="071BD4C1" w14:textId="3F3CE5F0" w:rsidR="00542AAC" w:rsidRDefault="0075485B" w:rsidP="00542AAC">
      <w:pPr>
        <w:pStyle w:val="Brdtekst"/>
        <w:spacing w:before="120"/>
      </w:pPr>
      <w:r>
        <w:t>(</w:t>
      </w:r>
      <w:r w:rsidR="00897367">
        <w:t>4</w:t>
      </w:r>
      <w:r w:rsidR="00542AAC">
        <w:t xml:space="preserve">) </w:t>
      </w:r>
      <w:r w:rsidR="00542AAC" w:rsidRPr="00AD21C8">
        <w:rPr>
          <w:i/>
        </w:rPr>
        <w:t>Maija</w:t>
      </w:r>
      <w:r w:rsidR="002F0A6D">
        <w:t xml:space="preserve"> osti</w:t>
      </w:r>
      <w:r w:rsidR="00542AAC">
        <w:t xml:space="preserve"> </w:t>
      </w:r>
      <w:r w:rsidR="00542AAC" w:rsidRPr="009D0CBB">
        <w:rPr>
          <w:i/>
        </w:rPr>
        <w:t>ittelensä</w:t>
      </w:r>
      <w:r w:rsidR="00542AAC">
        <w:t xml:space="preserve"> piilin.</w:t>
      </w:r>
    </w:p>
    <w:p w14:paraId="109F9BF3" w14:textId="78475F69" w:rsidR="00542AAC" w:rsidRDefault="00542AAC" w:rsidP="0030222C">
      <w:pPr>
        <w:pStyle w:val="Brdtekst"/>
        <w:spacing w:before="120"/>
      </w:pPr>
      <w:r>
        <w:t xml:space="preserve">Syntaktissa </w:t>
      </w:r>
      <w:r w:rsidR="0075485B">
        <w:t>(</w:t>
      </w:r>
      <w:r w:rsidR="00FB4F7A">
        <w:t>3</w:t>
      </w:r>
      <w:r>
        <w:t xml:space="preserve">) </w:t>
      </w:r>
      <w:r>
        <w:rPr>
          <w:i/>
        </w:rPr>
        <w:t xml:space="preserve">kalan </w:t>
      </w:r>
      <w:r w:rsidR="00D25045">
        <w:t>oon rela</w:t>
      </w:r>
      <w:r>
        <w:t xml:space="preserve">tiivipronomenin </w:t>
      </w:r>
      <w:r>
        <w:rPr>
          <w:i/>
        </w:rPr>
        <w:t xml:space="preserve">minkä </w:t>
      </w:r>
      <w:r>
        <w:t xml:space="preserve">korrelaatti, ja relatiivisyntakti kokonhaisuuđessa muistelee jotaki ittensä korrelaatista. Syntaktissa </w:t>
      </w:r>
      <w:r w:rsidR="0075485B">
        <w:t>(</w:t>
      </w:r>
      <w:r w:rsidR="00FB4F7A">
        <w:t>4</w:t>
      </w:r>
      <w:r>
        <w:t xml:space="preserve">) refleksiivipronomeni </w:t>
      </w:r>
      <w:r>
        <w:rPr>
          <w:i/>
        </w:rPr>
        <w:t xml:space="preserve">ittelensä </w:t>
      </w:r>
      <w:r w:rsidR="00A544FC">
        <w:t>refereeraa</w:t>
      </w:r>
      <w:r>
        <w:t xml:space="preserve"> syntaktin subjekthiin </w:t>
      </w:r>
      <w:r>
        <w:rPr>
          <w:i/>
        </w:rPr>
        <w:t>Maija</w:t>
      </w:r>
      <w:r>
        <w:t>, mikä sitte oon refleksiivipronomenin korrelaatti.</w:t>
      </w:r>
    </w:p>
    <w:p w14:paraId="05AAB00F" w14:textId="222033FB" w:rsidR="002F0A6D" w:rsidRDefault="009A1418" w:rsidP="0030222C">
      <w:pPr>
        <w:pStyle w:val="Brdtekst"/>
        <w:spacing w:before="120"/>
      </w:pPr>
      <w:r w:rsidRPr="009A1418">
        <w:t>Vähäsen saman</w:t>
      </w:r>
      <w:r>
        <w:t>lainen suhđet löyttyy</w:t>
      </w:r>
      <w:r w:rsidR="00BD7C4D">
        <w:t xml:space="preserve"> syntaktiist</w:t>
      </w:r>
      <w:r>
        <w:t>a</w:t>
      </w:r>
      <w:r w:rsidR="00471880">
        <w:t xml:space="preserve"> </w:t>
      </w:r>
      <w:r w:rsidR="0075485B">
        <w:t>(</w:t>
      </w:r>
      <w:r w:rsidR="00FB4F7A">
        <w:t>5</w:t>
      </w:r>
      <w:r w:rsidR="008267FA">
        <w:t>–</w:t>
      </w:r>
      <w:r w:rsidR="00FB4F7A">
        <w:t>7</w:t>
      </w:r>
      <w:r w:rsidR="00471880">
        <w:t>).</w:t>
      </w:r>
    </w:p>
    <w:p w14:paraId="2A8E76AE" w14:textId="17890307" w:rsidR="00471880" w:rsidRDefault="0075485B" w:rsidP="0030222C">
      <w:pPr>
        <w:pStyle w:val="Brdtekst"/>
        <w:spacing w:before="120"/>
      </w:pPr>
      <w:r>
        <w:t>(</w:t>
      </w:r>
      <w:r w:rsidR="00FB4F7A">
        <w:t>5</w:t>
      </w:r>
      <w:r w:rsidR="009A1418">
        <w:t xml:space="preserve">) </w:t>
      </w:r>
      <w:r w:rsidR="00471880">
        <w:t xml:space="preserve">Tääpänä näyttää </w:t>
      </w:r>
      <w:r w:rsidR="00471880" w:rsidRPr="00471880">
        <w:rPr>
          <w:i/>
        </w:rPr>
        <w:t>siltä</w:t>
      </w:r>
      <w:r w:rsidR="00471880">
        <w:t xml:space="preserve">, </w:t>
      </w:r>
      <w:r w:rsidR="00471880" w:rsidRPr="00A544FC">
        <w:rPr>
          <w:i/>
        </w:rPr>
        <w:t>ette sikkaristi tullee sađet</w:t>
      </w:r>
      <w:r w:rsidR="00471880">
        <w:t>.</w:t>
      </w:r>
    </w:p>
    <w:p w14:paraId="0B65AEC6" w14:textId="59FA599B" w:rsidR="009A1418" w:rsidRDefault="0075485B" w:rsidP="0030222C">
      <w:pPr>
        <w:pStyle w:val="Brdtekst"/>
        <w:spacing w:before="120"/>
      </w:pPr>
      <w:r>
        <w:t>(</w:t>
      </w:r>
      <w:r w:rsidR="00FB4F7A">
        <w:t>6</w:t>
      </w:r>
      <w:r w:rsidR="00471880">
        <w:t xml:space="preserve">) </w:t>
      </w:r>
      <w:r w:rsidR="009A1418" w:rsidRPr="00471880">
        <w:rPr>
          <w:i/>
        </w:rPr>
        <w:t>Se</w:t>
      </w:r>
      <w:r w:rsidR="009A1418">
        <w:t xml:space="preserve"> oon kumma, </w:t>
      </w:r>
      <w:r w:rsidR="009A1418" w:rsidRPr="00A544FC">
        <w:rPr>
          <w:i/>
        </w:rPr>
        <w:t>ette</w:t>
      </w:r>
      <w:r w:rsidR="00471880" w:rsidRPr="00A544FC">
        <w:rPr>
          <w:i/>
        </w:rPr>
        <w:t xml:space="preserve"> sieki minnuu rakastat</w:t>
      </w:r>
      <w:r w:rsidR="00471880">
        <w:t>.</w:t>
      </w:r>
    </w:p>
    <w:p w14:paraId="11DAE463" w14:textId="6557E5E8" w:rsidR="00471880" w:rsidRPr="00471880" w:rsidRDefault="0075485B" w:rsidP="0030222C">
      <w:pPr>
        <w:pStyle w:val="Brdtekst"/>
        <w:spacing w:before="120"/>
      </w:pPr>
      <w:r>
        <w:t>(</w:t>
      </w:r>
      <w:r w:rsidR="00FB4F7A">
        <w:t>7</w:t>
      </w:r>
      <w:r w:rsidR="00471880">
        <w:t xml:space="preserve">) </w:t>
      </w:r>
      <w:r w:rsidR="006F4D20">
        <w:rPr>
          <w:i/>
        </w:rPr>
        <w:t>Sillo</w:t>
      </w:r>
      <w:r w:rsidR="00471880">
        <w:rPr>
          <w:i/>
        </w:rPr>
        <w:t>n</w:t>
      </w:r>
      <w:r w:rsidR="00471880">
        <w:t xml:space="preserve">, </w:t>
      </w:r>
      <w:r w:rsidR="00471880" w:rsidRPr="00A544FC">
        <w:rPr>
          <w:i/>
        </w:rPr>
        <w:t>ko mie lapsena asui</w:t>
      </w:r>
      <w:r w:rsidR="006F4D20">
        <w:rPr>
          <w:i/>
        </w:rPr>
        <w:t>n Talmulah</w:t>
      </w:r>
      <w:r w:rsidR="00471880" w:rsidRPr="00A544FC">
        <w:rPr>
          <w:i/>
        </w:rPr>
        <w:t>essa</w:t>
      </w:r>
      <w:r w:rsidR="00471880">
        <w:t>, sielä vielä puhuthiin kainu</w:t>
      </w:r>
      <w:r w:rsidR="006F4D20">
        <w:t>a</w:t>
      </w:r>
      <w:r w:rsidR="00471880">
        <w:t>.</w:t>
      </w:r>
    </w:p>
    <w:p w14:paraId="501807D2" w14:textId="6D86FEB3" w:rsidR="00E62C4A" w:rsidRDefault="00E62C4A" w:rsidP="00E62C4A">
      <w:r>
        <w:t xml:space="preserve">Näissä syntatiissa sanat </w:t>
      </w:r>
      <w:r>
        <w:rPr>
          <w:i/>
        </w:rPr>
        <w:t>siltä</w:t>
      </w:r>
      <w:r w:rsidR="0075485B" w:rsidRPr="0075485B">
        <w:t>,</w:t>
      </w:r>
      <w:r>
        <w:rPr>
          <w:i/>
        </w:rPr>
        <w:t xml:space="preserve"> se </w:t>
      </w:r>
      <w:r>
        <w:t xml:space="preserve">ja </w:t>
      </w:r>
      <w:r>
        <w:rPr>
          <w:i/>
        </w:rPr>
        <w:t xml:space="preserve">silloin </w:t>
      </w:r>
      <w:r w:rsidR="00A17A41">
        <w:t>oon semanttisesti</w:t>
      </w:r>
      <w:r>
        <w:t xml:space="preserve"> tyyhät ja net oon ylisyntaktissa myötä tyhä syntaktisessa funksuunissa. </w:t>
      </w:r>
      <w:r w:rsidR="00FB4F7A">
        <w:t>Käskemä tämmöistä</w:t>
      </w:r>
      <w:r w:rsidR="00471880" w:rsidRPr="00AE1E32">
        <w:t xml:space="preserve"> </w:t>
      </w:r>
      <w:r w:rsidR="00471880">
        <w:t>semanttisesti tyyhää</w:t>
      </w:r>
      <w:r w:rsidR="00471880" w:rsidRPr="00AE1E32">
        <w:t xml:space="preserve"> ylisyntaktin jäsentä </w:t>
      </w:r>
      <w:r w:rsidR="00471880" w:rsidRPr="00E75F7F">
        <w:rPr>
          <w:smallCaps/>
        </w:rPr>
        <w:t>ankkurisanaksi</w:t>
      </w:r>
      <w:r w:rsidR="00471880" w:rsidRPr="000B161B">
        <w:t>,</w:t>
      </w:r>
      <w:r w:rsidR="00471880" w:rsidRPr="00AE1E32">
        <w:t xml:space="preserve"> </w:t>
      </w:r>
      <w:r w:rsidR="00471880">
        <w:t xml:space="preserve">sillä </w:t>
      </w:r>
      <w:r w:rsidR="00471880" w:rsidRPr="00AE1E32">
        <w:t>ko alasyntakti yhtheenlaihiin viskaa ankkurin itte</w:t>
      </w:r>
      <w:r w:rsidR="00471880">
        <w:t>nsä ylisyntakthiin. A</w:t>
      </w:r>
      <w:r w:rsidR="00471880" w:rsidRPr="00AE1E32">
        <w:t>nkk</w:t>
      </w:r>
      <w:r>
        <w:t>urisana</w:t>
      </w:r>
      <w:r w:rsidR="004810A9">
        <w:t>n</w:t>
      </w:r>
      <w:r>
        <w:t xml:space="preserve"> saattaa usheimitten jättäät poiski, mutta </w:t>
      </w:r>
      <w:r w:rsidR="004810A9">
        <w:t xml:space="preserve">net oon </w:t>
      </w:r>
      <w:r>
        <w:t>kuitenki tavaliset käytössä. Net selvenethään ylisyntaktin struktuurii ja tehđhään niistä syntaktisesti täyđeliset.</w:t>
      </w:r>
    </w:p>
    <w:p w14:paraId="06F75251" w14:textId="205C1EFD" w:rsidR="007F7BDB" w:rsidRDefault="003173F3" w:rsidP="00E62C4A">
      <w:pPr>
        <w:pStyle w:val="Overskrift3"/>
      </w:pPr>
      <w:bookmarkStart w:id="127" w:name="_Toc311273714"/>
      <w:r>
        <w:t>Subjektittomat syntaktit</w:t>
      </w:r>
      <w:r w:rsidR="00316DBD">
        <w:t xml:space="preserve"> –</w:t>
      </w:r>
      <w:r w:rsidR="001323E6">
        <w:t xml:space="preserve"> passiivi ja geneerinen </w:t>
      </w:r>
      <w:r w:rsidR="00316DBD">
        <w:t>0-persoona</w:t>
      </w:r>
      <w:bookmarkEnd w:id="127"/>
    </w:p>
    <w:p w14:paraId="5C4E5FA1" w14:textId="7518BE8E" w:rsidR="00F65A74" w:rsidRDefault="00273AB8" w:rsidP="00BD2A19">
      <w:pPr>
        <w:tabs>
          <w:tab w:val="left" w:pos="1710"/>
          <w:tab w:val="left" w:pos="4320"/>
          <w:tab w:val="left" w:pos="6030"/>
        </w:tabs>
        <w:spacing w:after="120"/>
      </w:pPr>
      <w:r>
        <w:t>Vaikka subjekti oon verbin tavalissiin komplementti, se k</w:t>
      </w:r>
      <w:r w:rsidR="00B30251" w:rsidRPr="00A95D68">
        <w:t>ainun kiel</w:t>
      </w:r>
      <w:r w:rsidR="00CE428C">
        <w:t>es</w:t>
      </w:r>
      <w:r w:rsidR="00933C50">
        <w:t>t</w:t>
      </w:r>
      <w:r w:rsidR="00CE428C">
        <w:t xml:space="preserve">ä </w:t>
      </w:r>
      <w:r w:rsidR="00933C50">
        <w:t>löyttyy</w:t>
      </w:r>
      <w:r w:rsidR="00CE428C">
        <w:t xml:space="preserve"> kans syntaktiita, joiss</w:t>
      </w:r>
      <w:r w:rsidR="00B30251" w:rsidRPr="00A95D68">
        <w:t>a kokonhansa vailuu subjekti. Täm</w:t>
      </w:r>
      <w:r w:rsidR="009205E8" w:rsidRPr="00A95D68">
        <w:t>m</w:t>
      </w:r>
      <w:r w:rsidR="00B30251" w:rsidRPr="00A95D68">
        <w:t xml:space="preserve">öissii syntaktiita oon ensistäki </w:t>
      </w:r>
      <w:r w:rsidR="00B30251" w:rsidRPr="00C273B3">
        <w:rPr>
          <w:smallCaps/>
        </w:rPr>
        <w:t>passiivisyntaktit</w:t>
      </w:r>
      <w:r w:rsidR="005C7455">
        <w:t xml:space="preserve"> </w:t>
      </w:r>
      <w:r w:rsidR="000E3183">
        <w:t>(1, 2)</w:t>
      </w:r>
      <w:r w:rsidR="00B30251" w:rsidRPr="00A95D68">
        <w:t xml:space="preserve">, missä ei koskhaan ole myötä subjektii. Toinen iso joukko oon </w:t>
      </w:r>
      <w:r w:rsidR="009205E8" w:rsidRPr="00A95D68">
        <w:t>niin</w:t>
      </w:r>
      <w:r w:rsidR="00AC2E3E">
        <w:t xml:space="preserve"> </w:t>
      </w:r>
      <w:r w:rsidR="009205E8" w:rsidRPr="00A95D68">
        <w:t>käsketyt</w:t>
      </w:r>
      <w:r w:rsidR="00B30251" w:rsidRPr="00A95D68">
        <w:t xml:space="preserve"> </w:t>
      </w:r>
      <w:r w:rsidR="007A590A" w:rsidRPr="00C273B3">
        <w:rPr>
          <w:smallCaps/>
        </w:rPr>
        <w:t>geneeriset</w:t>
      </w:r>
      <w:r w:rsidR="00B30251" w:rsidRPr="00C273B3">
        <w:rPr>
          <w:smallCaps/>
        </w:rPr>
        <w:t xml:space="preserve"> </w:t>
      </w:r>
      <w:r w:rsidR="008142FD">
        <w:rPr>
          <w:smallCaps/>
        </w:rPr>
        <w:t xml:space="preserve">0-persoonaiset </w:t>
      </w:r>
      <w:r w:rsidR="00B30251" w:rsidRPr="00C273B3">
        <w:rPr>
          <w:smallCaps/>
        </w:rPr>
        <w:t>syntaktit</w:t>
      </w:r>
      <w:r w:rsidR="000E3183">
        <w:rPr>
          <w:smallCaps/>
        </w:rPr>
        <w:t xml:space="preserve"> (3, </w:t>
      </w:r>
      <w:r w:rsidR="00AC2E3E">
        <w:rPr>
          <w:smallCaps/>
        </w:rPr>
        <w:t>4</w:t>
      </w:r>
      <w:r w:rsidR="000E3183">
        <w:rPr>
          <w:smallCaps/>
        </w:rPr>
        <w:t>)</w:t>
      </w:r>
      <w:r w:rsidR="00B30251" w:rsidRPr="00A95D68">
        <w:t xml:space="preserve">, joissa </w:t>
      </w:r>
      <w:r w:rsidR="00AD0613">
        <w:t>finit</w:t>
      </w:r>
      <w:r w:rsidR="00B30251" w:rsidRPr="00A95D68">
        <w:t>tiverbi oon singulaarin 3. persoonassa ja jokka ushein vasta</w:t>
      </w:r>
      <w:r w:rsidR="00FB4F7A">
        <w:t>thaan</w:t>
      </w:r>
      <w:r w:rsidR="00B30251" w:rsidRPr="00A95D68">
        <w:t xml:space="preserve"> ruijan kielen </w:t>
      </w:r>
      <w:r w:rsidR="00B30251" w:rsidRPr="00DB5A78">
        <w:rPr>
          <w:i/>
        </w:rPr>
        <w:t>man</w:t>
      </w:r>
      <w:r w:rsidR="00B30251" w:rsidRPr="00A95D68">
        <w:t xml:space="preserve">-syntaktiita. </w:t>
      </w:r>
      <w:r w:rsidR="00F65A74">
        <w:t xml:space="preserve">Nämät molemat oon semmoiset syntaktit, mihin kyllä saattaa ajatellaki subjektin, mutta sitä ei ole pantu </w:t>
      </w:r>
      <w:r w:rsidR="00671976">
        <w:t>framile.</w:t>
      </w:r>
      <w:r w:rsidR="004A74C1">
        <w:t xml:space="preserve"> Tämmöinen subjekti oon tasan </w:t>
      </w:r>
      <w:r w:rsidR="004A74C1">
        <w:rPr>
          <w:smallCaps/>
        </w:rPr>
        <w:t>tekkiijä</w:t>
      </w:r>
      <w:r w:rsidR="004A74C1">
        <w:rPr>
          <w:i/>
          <w:smallCaps/>
        </w:rPr>
        <w:t xml:space="preserve"> </w:t>
      </w:r>
      <w:r w:rsidR="004A74C1" w:rsidRPr="004A74C1">
        <w:t xml:space="preserve">eli </w:t>
      </w:r>
      <w:r w:rsidR="004A74C1">
        <w:rPr>
          <w:smallCaps/>
        </w:rPr>
        <w:t>elläävä</w:t>
      </w:r>
      <w:r w:rsidR="000D5CA8">
        <w:rPr>
          <w:smallCaps/>
        </w:rPr>
        <w:t xml:space="preserve"> </w:t>
      </w:r>
      <w:r w:rsidR="000D5CA8">
        <w:t>eli sen kuitenki saattaa ajatella ellää</w:t>
      </w:r>
      <w:r w:rsidR="00D2044E">
        <w:t>väksi.</w:t>
      </w:r>
    </w:p>
    <w:p w14:paraId="24668DBA" w14:textId="3DB97AA6" w:rsidR="007630DF" w:rsidRDefault="007630DF" w:rsidP="00BD2A19">
      <w:pPr>
        <w:tabs>
          <w:tab w:val="left" w:pos="1710"/>
          <w:tab w:val="left" w:pos="4320"/>
          <w:tab w:val="left" w:pos="6030"/>
        </w:tabs>
        <w:spacing w:after="120"/>
      </w:pPr>
      <w:r>
        <w:lastRenderedPageBreak/>
        <w:t>Passiivilla ja geneeriselä 0-persoonalla oon selvä ero</w:t>
      </w:r>
      <w:r w:rsidR="00D2044E">
        <w:t>i</w:t>
      </w:r>
      <w:r>
        <w:t>tus käytössä: Geneerinen 0-persoonainen syntakti meinaa, ette se oon tosi aina</w:t>
      </w:r>
      <w:r w:rsidR="006D30BF">
        <w:t xml:space="preserve"> eli ylheispätteeva tottuus, passiivinen syntakti taas oon tosi jossaki vississä tilassa.</w:t>
      </w:r>
      <w:r w:rsidR="00744714">
        <w:t xml:space="preserve"> Saatama sannoot, ette 0-persoonaisen syntaktin tekkiijä oon ”kuka tahansa</w:t>
      </w:r>
      <w:r w:rsidR="00BA1173">
        <w:t>”</w:t>
      </w:r>
      <w:r w:rsidR="00744714">
        <w:t>, passiivin tekkiijä joku vissi joukko.</w:t>
      </w:r>
    </w:p>
    <w:p w14:paraId="6CAE9DFA" w14:textId="5AA7E82A" w:rsidR="00060FD1" w:rsidRDefault="00060FD1" w:rsidP="00AC608D">
      <w:pPr>
        <w:tabs>
          <w:tab w:val="left" w:pos="1260"/>
          <w:tab w:val="left" w:pos="2610"/>
          <w:tab w:val="left" w:pos="3870"/>
          <w:tab w:val="left" w:pos="5220"/>
          <w:tab w:val="left" w:pos="6210"/>
          <w:tab w:val="left" w:pos="7470"/>
          <w:tab w:val="left" w:pos="7650"/>
          <w:tab w:val="left" w:pos="7740"/>
        </w:tabs>
        <w:spacing w:after="120"/>
      </w:pPr>
      <w:r>
        <w:tab/>
      </w:r>
      <w:r>
        <w:rPr>
          <w:i/>
        </w:rPr>
        <w:t>Subjektiton syntakti</w:t>
      </w:r>
      <w:r>
        <w:rPr>
          <w:i/>
        </w:rPr>
        <w:tab/>
      </w:r>
      <w:r>
        <w:rPr>
          <w:i/>
        </w:rPr>
        <w:tab/>
        <w:t>Subjekti myötä</w:t>
      </w:r>
    </w:p>
    <w:p w14:paraId="76828AFE" w14:textId="27759956" w:rsidR="00060FD1" w:rsidRDefault="00060FD1" w:rsidP="00AC608D">
      <w:pPr>
        <w:tabs>
          <w:tab w:val="left" w:pos="1260"/>
          <w:tab w:val="left" w:pos="2610"/>
          <w:tab w:val="left" w:pos="3870"/>
          <w:tab w:val="left" w:pos="5220"/>
          <w:tab w:val="left" w:pos="6210"/>
          <w:tab w:val="left" w:pos="7470"/>
          <w:tab w:val="left" w:pos="7650"/>
          <w:tab w:val="left" w:pos="7740"/>
        </w:tabs>
        <w:spacing w:after="120"/>
      </w:pPr>
      <w:r>
        <w:t>Passiivi</w:t>
      </w:r>
      <w:r>
        <w:tab/>
        <w:t xml:space="preserve">(1) </w:t>
      </w:r>
      <w:r w:rsidR="00BE261F">
        <w:t>Aavasta</w:t>
      </w:r>
      <w:r>
        <w:tab/>
        <w:t>pyyđeth</w:t>
      </w:r>
      <w:r w:rsidR="006D30BF">
        <w:t>ii</w:t>
      </w:r>
      <w:r>
        <w:t>n</w:t>
      </w:r>
      <w:r>
        <w:tab/>
        <w:t>kallaa.</w:t>
      </w:r>
      <w:r>
        <w:tab/>
      </w:r>
      <w:r w:rsidR="00AC608D">
        <w:t>Het</w:t>
      </w:r>
      <w:r>
        <w:tab/>
        <w:t>pyy</w:t>
      </w:r>
      <w:r w:rsidR="00AC608D">
        <w:t>đeth</w:t>
      </w:r>
      <w:r w:rsidR="006D30BF">
        <w:t>ii</w:t>
      </w:r>
      <w:r w:rsidR="00AC608D">
        <w:t>n</w:t>
      </w:r>
      <w:r>
        <w:tab/>
        <w:t>kallaa</w:t>
      </w:r>
      <w:r w:rsidR="00AC608D">
        <w:t>.</w:t>
      </w:r>
    </w:p>
    <w:p w14:paraId="56F41882" w14:textId="364914D1" w:rsidR="005F31CB" w:rsidRDefault="005F31CB" w:rsidP="00AC608D">
      <w:pPr>
        <w:tabs>
          <w:tab w:val="left" w:pos="1260"/>
          <w:tab w:val="left" w:pos="2610"/>
          <w:tab w:val="left" w:pos="3870"/>
          <w:tab w:val="left" w:pos="5220"/>
          <w:tab w:val="left" w:pos="6210"/>
          <w:tab w:val="left" w:pos="7470"/>
          <w:tab w:val="left" w:pos="7650"/>
          <w:tab w:val="left" w:pos="7740"/>
        </w:tabs>
        <w:spacing w:after="120"/>
      </w:pPr>
      <w:r>
        <w:tab/>
      </w:r>
      <w:r w:rsidR="00A130B3">
        <w:t>V-</w:t>
      </w:r>
      <w:r>
        <w:t>ADVLI</w:t>
      </w:r>
      <w:r>
        <w:tab/>
        <w:t>V</w:t>
      </w:r>
      <w:r w:rsidR="0009194F">
        <w:t>[passiivi]</w:t>
      </w:r>
      <w:r>
        <w:tab/>
        <w:t>OBJ</w:t>
      </w:r>
      <w:r>
        <w:tab/>
        <w:t>SUBJ</w:t>
      </w:r>
      <w:r>
        <w:tab/>
        <w:t>V</w:t>
      </w:r>
      <w:r w:rsidR="0009194F">
        <w:t>[pl3]</w:t>
      </w:r>
      <w:r w:rsidR="00AC608D">
        <w:tab/>
        <w:t>OBJ</w:t>
      </w:r>
    </w:p>
    <w:p w14:paraId="3C2F3D65" w14:textId="305DFE0E" w:rsidR="00060FD1" w:rsidRDefault="00060FD1" w:rsidP="00AC608D">
      <w:pPr>
        <w:tabs>
          <w:tab w:val="left" w:pos="1260"/>
          <w:tab w:val="left" w:pos="2610"/>
          <w:tab w:val="left" w:pos="3870"/>
          <w:tab w:val="left" w:pos="5220"/>
          <w:tab w:val="left" w:pos="6210"/>
          <w:tab w:val="left" w:pos="7470"/>
          <w:tab w:val="left" w:pos="7650"/>
          <w:tab w:val="left" w:pos="7740"/>
        </w:tabs>
        <w:spacing w:after="120"/>
      </w:pPr>
      <w:r>
        <w:tab/>
        <w:t>(2) Kirkossa</w:t>
      </w:r>
      <w:r>
        <w:tab/>
        <w:t>olthiin</w:t>
      </w:r>
      <w:r>
        <w:tab/>
        <w:t>fiinit.</w:t>
      </w:r>
      <w:r>
        <w:tab/>
        <w:t>Ihmiset</w:t>
      </w:r>
      <w:r>
        <w:tab/>
        <w:t>olthiin</w:t>
      </w:r>
      <w:r>
        <w:tab/>
        <w:t>fiinit.</w:t>
      </w:r>
    </w:p>
    <w:p w14:paraId="6797B3B8" w14:textId="6163A47A" w:rsidR="00A130B3" w:rsidRDefault="00A130B3" w:rsidP="00AC608D">
      <w:pPr>
        <w:tabs>
          <w:tab w:val="left" w:pos="1260"/>
          <w:tab w:val="left" w:pos="2610"/>
          <w:tab w:val="left" w:pos="3870"/>
          <w:tab w:val="left" w:pos="5220"/>
          <w:tab w:val="left" w:pos="6210"/>
          <w:tab w:val="left" w:pos="7470"/>
          <w:tab w:val="left" w:pos="7650"/>
          <w:tab w:val="left" w:pos="7740"/>
        </w:tabs>
        <w:spacing w:after="120"/>
      </w:pPr>
      <w:r>
        <w:tab/>
        <w:t>V-ADVLI</w:t>
      </w:r>
      <w:r>
        <w:tab/>
        <w:t>V</w:t>
      </w:r>
      <w:r w:rsidR="0009194F">
        <w:t>[passiivi]</w:t>
      </w:r>
      <w:r>
        <w:tab/>
        <w:t>PREDVI</w:t>
      </w:r>
      <w:r>
        <w:tab/>
        <w:t>SUBJ</w:t>
      </w:r>
      <w:r w:rsidR="00285937">
        <w:tab/>
        <w:t>V</w:t>
      </w:r>
      <w:r w:rsidR="0009194F">
        <w:t>[pl3]</w:t>
      </w:r>
      <w:r w:rsidR="00285937">
        <w:tab/>
        <w:t>PREDVI</w:t>
      </w:r>
    </w:p>
    <w:p w14:paraId="7E2E1DD2" w14:textId="1E8EF47D" w:rsidR="00060FD1" w:rsidRDefault="00060FD1" w:rsidP="00AC608D">
      <w:pPr>
        <w:tabs>
          <w:tab w:val="left" w:pos="1260"/>
          <w:tab w:val="left" w:pos="2610"/>
          <w:tab w:val="left" w:pos="3780"/>
          <w:tab w:val="left" w:pos="4050"/>
          <w:tab w:val="left" w:pos="5220"/>
          <w:tab w:val="left" w:pos="6210"/>
          <w:tab w:val="left" w:pos="7200"/>
        </w:tabs>
        <w:spacing w:after="120"/>
      </w:pPr>
      <w:r>
        <w:t>0-persoona</w:t>
      </w:r>
      <w:r>
        <w:tab/>
        <w:t>(3) Kainuu</w:t>
      </w:r>
      <w:r>
        <w:tab/>
        <w:t>oppii</w:t>
      </w:r>
      <w:r>
        <w:tab/>
        <w:t>hop</w:t>
      </w:r>
      <w:r w:rsidR="00AC608D">
        <w:t>usti.</w:t>
      </w:r>
      <w:r w:rsidR="00AC608D">
        <w:tab/>
        <w:t>Pekka</w:t>
      </w:r>
      <w:r w:rsidR="00AC608D">
        <w:tab/>
        <w:t>oppii</w:t>
      </w:r>
      <w:r w:rsidR="00AC608D">
        <w:tab/>
        <w:t>kainuu</w:t>
      </w:r>
      <w:r>
        <w:t>.</w:t>
      </w:r>
    </w:p>
    <w:p w14:paraId="74E2DA77" w14:textId="3DDAC0D5" w:rsidR="00285937" w:rsidRDefault="0009194F" w:rsidP="00AC608D">
      <w:pPr>
        <w:tabs>
          <w:tab w:val="left" w:pos="1260"/>
          <w:tab w:val="left" w:pos="2610"/>
          <w:tab w:val="left" w:pos="3780"/>
          <w:tab w:val="left" w:pos="4050"/>
          <w:tab w:val="left" w:pos="5220"/>
          <w:tab w:val="left" w:pos="6210"/>
          <w:tab w:val="left" w:pos="7200"/>
        </w:tabs>
        <w:spacing w:after="120"/>
      </w:pPr>
      <w:r>
        <w:tab/>
        <w:t>OBJ</w:t>
      </w:r>
      <w:r>
        <w:tab/>
        <w:t>V[sg3]</w:t>
      </w:r>
      <w:r w:rsidR="00AC608D">
        <w:tab/>
        <w:t>V-</w:t>
      </w:r>
      <w:r>
        <w:t>ADVLI</w:t>
      </w:r>
      <w:r>
        <w:tab/>
        <w:t>SUBJ</w:t>
      </w:r>
      <w:r>
        <w:tab/>
        <w:t>V[sg3]</w:t>
      </w:r>
      <w:r w:rsidR="00AC608D">
        <w:tab/>
        <w:t>OBJ</w:t>
      </w:r>
    </w:p>
    <w:p w14:paraId="53C39B62" w14:textId="2185EE16" w:rsidR="00060FD1" w:rsidRDefault="00060FD1" w:rsidP="00AC608D">
      <w:pPr>
        <w:tabs>
          <w:tab w:val="left" w:pos="1260"/>
          <w:tab w:val="left" w:pos="2610"/>
          <w:tab w:val="left" w:pos="3330"/>
          <w:tab w:val="left" w:pos="5220"/>
          <w:tab w:val="left" w:pos="6210"/>
          <w:tab w:val="left" w:pos="7200"/>
        </w:tabs>
        <w:spacing w:after="120"/>
      </w:pPr>
      <w:r>
        <w:tab/>
        <w:t xml:space="preserve">(4) </w:t>
      </w:r>
      <w:r w:rsidR="00AC608D">
        <w:t>Kirkossa</w:t>
      </w:r>
      <w:r w:rsidR="00AC608D">
        <w:tab/>
        <w:t>piti</w:t>
      </w:r>
      <w:r w:rsidR="00AC608D">
        <w:tab/>
        <w:t xml:space="preserve">olla </w:t>
      </w:r>
      <w:r w:rsidR="005F31CB">
        <w:t>fiini.</w:t>
      </w:r>
      <w:r w:rsidR="005F31CB">
        <w:tab/>
        <w:t xml:space="preserve">Vaimo </w:t>
      </w:r>
      <w:r w:rsidR="005F31CB">
        <w:tab/>
        <w:t xml:space="preserve">piti </w:t>
      </w:r>
      <w:r w:rsidR="005F31CB">
        <w:tab/>
        <w:t>olla</w:t>
      </w:r>
      <w:r w:rsidR="005F31CB">
        <w:tab/>
        <w:t>fiini.</w:t>
      </w:r>
    </w:p>
    <w:p w14:paraId="3799DA10" w14:textId="75592C38" w:rsidR="00D7649D" w:rsidRDefault="00D7649D" w:rsidP="00AC608D">
      <w:pPr>
        <w:tabs>
          <w:tab w:val="left" w:pos="1260"/>
          <w:tab w:val="left" w:pos="2610"/>
          <w:tab w:val="left" w:pos="3330"/>
          <w:tab w:val="left" w:pos="5220"/>
          <w:tab w:val="left" w:pos="6210"/>
          <w:tab w:val="left" w:pos="7200"/>
        </w:tabs>
        <w:spacing w:after="120"/>
      </w:pPr>
      <w:r>
        <w:tab/>
        <w:t>V-ADVLI</w:t>
      </w:r>
      <w:r>
        <w:tab/>
        <w:t>V</w:t>
      </w:r>
      <w:r w:rsidR="0009194F">
        <w:t>[sg3]</w:t>
      </w:r>
      <w:r>
        <w:tab/>
      </w:r>
      <w:r w:rsidR="00AC608D">
        <w:t>VP[V + PREDVI]</w:t>
      </w:r>
      <w:r w:rsidR="000E3183">
        <w:tab/>
        <w:t>SUBJ</w:t>
      </w:r>
      <w:r w:rsidR="000E3183">
        <w:tab/>
        <w:t>V</w:t>
      </w:r>
      <w:r w:rsidR="0009194F">
        <w:t>[sg3]</w:t>
      </w:r>
      <w:r w:rsidR="000E3183">
        <w:tab/>
        <w:t>VP[V + PREDVI]</w:t>
      </w:r>
    </w:p>
    <w:p w14:paraId="68396E7D" w14:textId="6765E067" w:rsidR="00DD04EB" w:rsidRDefault="00DD04EB" w:rsidP="00DD04EB">
      <w:pPr>
        <w:tabs>
          <w:tab w:val="left" w:pos="1350"/>
          <w:tab w:val="left" w:pos="2700"/>
          <w:tab w:val="left" w:pos="3240"/>
          <w:tab w:val="left" w:pos="4050"/>
          <w:tab w:val="left" w:pos="5220"/>
          <w:tab w:val="left" w:pos="6030"/>
          <w:tab w:val="left" w:pos="6930"/>
          <w:tab w:val="left" w:pos="8010"/>
        </w:tabs>
        <w:spacing w:after="120"/>
      </w:pPr>
      <w:r>
        <w:t xml:space="preserve">Näjemä ette passiivinen persoona ymmärethään pluraaliseksi, ko sen predikatiivi oon pluraalissa (2), mutta generiininen 0-persoona ymmärethään singulaariseksi, ja sen predikatiivi oon singulaarissa (4). Tämä oon selväki assii: Passiivin kans identtistä haamuu käytethään ylheisesti pluraalin </w:t>
      </w:r>
      <w:r w:rsidR="00744714">
        <w:t xml:space="preserve">3. persoonan </w:t>
      </w:r>
      <w:r>
        <w:t>funksuunissa, ja ushein ei ole helppo tiettäät, kummasta oon kysymys. Geneerisen 0-persoonan haamu taas oon identtinen singulaarin 3. persoonan kans.</w:t>
      </w:r>
    </w:p>
    <w:p w14:paraId="353D3A93" w14:textId="7A6C661A" w:rsidR="00DD04EB" w:rsidRDefault="00DD04EB" w:rsidP="00DD04EB">
      <w:pPr>
        <w:spacing w:before="120" w:after="120"/>
      </w:pPr>
      <w:r>
        <w:t>Tämmöisten passiivisten ja geneeristen 0-persoonaisten syntaktiitten verbi</w:t>
      </w:r>
      <w:r w:rsidR="00A54AA1">
        <w:t>i</w:t>
      </w:r>
      <w:r>
        <w:t xml:space="preserve">n </w:t>
      </w:r>
      <w:r w:rsidR="001337F6">
        <w:t>omituis</w:t>
      </w:r>
      <w:r>
        <w:t xml:space="preserve">luonto oon semmoinen, ette se oon justhiin subjekti, mikä </w:t>
      </w:r>
      <w:r w:rsidR="00AF0803">
        <w:t xml:space="preserve">normaalisyntaktissa </w:t>
      </w:r>
      <w:r>
        <w:t xml:space="preserve">oon verbin </w:t>
      </w:r>
      <w:r w:rsidRPr="001C053C">
        <w:t xml:space="preserve">ykköskomplementti </w:t>
      </w:r>
      <w:r>
        <w:t>eli ensimäinen ja tärkkein komplementti. Sillä silloin ko</w:t>
      </w:r>
      <w:r w:rsidRPr="00A95D68">
        <w:t xml:space="preserve"> subjekti vailuu, se </w:t>
      </w:r>
      <w:r>
        <w:t xml:space="preserve">verbin etheen </w:t>
      </w:r>
      <w:r w:rsidRPr="00A95D68">
        <w:t>freistathaa</w:t>
      </w:r>
      <w:r>
        <w:t>n siirttäät jonku</w:t>
      </w:r>
      <w:r w:rsidRPr="00A95D68">
        <w:t xml:space="preserve"> toisen jäsenen, ette ver</w:t>
      </w:r>
      <w:r>
        <w:t>bi ei olis alkamassa syntaktii (1–4)</w:t>
      </w:r>
      <w:r w:rsidRPr="00A95D68">
        <w:t>.</w:t>
      </w:r>
      <w:r w:rsidR="00106ACA">
        <w:t xml:space="preserve"> Passiivisyntaktissa alkhuun </w:t>
      </w:r>
      <w:r>
        <w:t xml:space="preserve">saattaa panna kans tyyhän </w:t>
      </w:r>
      <w:r>
        <w:rPr>
          <w:i/>
        </w:rPr>
        <w:t>sitä</w:t>
      </w:r>
      <w:r>
        <w:t>-sanan (</w:t>
      </w:r>
      <w:r w:rsidR="00106ACA">
        <w:t>5, 6</w:t>
      </w:r>
      <w:r>
        <w:t>)</w:t>
      </w:r>
      <w:r>
        <w:rPr>
          <w:i/>
        </w:rPr>
        <w:t>.</w:t>
      </w:r>
    </w:p>
    <w:p w14:paraId="08FCE53C" w14:textId="654FF803" w:rsidR="00DD04EB" w:rsidRDefault="00DD04EB" w:rsidP="00DD04EB">
      <w:pPr>
        <w:spacing w:before="120" w:after="120"/>
      </w:pPr>
      <w:r>
        <w:t>(</w:t>
      </w:r>
      <w:r w:rsidR="00106ACA">
        <w:t>5</w:t>
      </w:r>
      <w:r>
        <w:t>) Sitä pyyđethään paljon kallaa aavasta.</w:t>
      </w:r>
    </w:p>
    <w:p w14:paraId="32037563" w14:textId="088A74FA" w:rsidR="00DD04EB" w:rsidRDefault="00DD04EB" w:rsidP="00DD04EB">
      <w:pPr>
        <w:spacing w:before="120" w:after="120"/>
      </w:pPr>
      <w:r>
        <w:t>(</w:t>
      </w:r>
      <w:r w:rsidR="00106ACA">
        <w:t>6</w:t>
      </w:r>
      <w:r>
        <w:t>) Sitä olthiin tasan fiinit kirkossa.</w:t>
      </w:r>
    </w:p>
    <w:p w14:paraId="62E8F7A5" w14:textId="3503B671" w:rsidR="00DD04EB" w:rsidRDefault="00106ACA" w:rsidP="00DD04EB">
      <w:pPr>
        <w:spacing w:before="120" w:after="120"/>
      </w:pPr>
      <w:r>
        <w:t>Silloin ko geeneerisessä 0-persoonaisessa syntaktissa verbaalin</w:t>
      </w:r>
      <w:r w:rsidR="004757C4">
        <w:t>n</w:t>
      </w:r>
      <w:r>
        <w:t>a oon modaalinen verbi, se syntaktin alkhuun saattaa</w:t>
      </w:r>
      <w:r w:rsidR="00A54AA1">
        <w:t xml:space="preserve"> </w:t>
      </w:r>
      <w:r>
        <w:t xml:space="preserve">lisätä sanan </w:t>
      </w:r>
      <w:r>
        <w:rPr>
          <w:i/>
        </w:rPr>
        <w:t xml:space="preserve">se </w:t>
      </w:r>
      <w:r>
        <w:t>(7, 8).</w:t>
      </w:r>
    </w:p>
    <w:p w14:paraId="1E717286" w14:textId="695EEED4" w:rsidR="00DD04EB" w:rsidRDefault="00DD04EB" w:rsidP="00DD04EB">
      <w:pPr>
        <w:spacing w:before="120" w:after="120"/>
      </w:pPr>
      <w:r>
        <w:t>(</w:t>
      </w:r>
      <w:r w:rsidR="00106ACA">
        <w:t>7</w:t>
      </w:r>
      <w:r>
        <w:t>) Se piti olla paljon ihmistä turvethommassa.</w:t>
      </w:r>
    </w:p>
    <w:p w14:paraId="014342A5" w14:textId="7F210FB1" w:rsidR="00DD04EB" w:rsidRPr="008779A0" w:rsidRDefault="00DD04EB" w:rsidP="00DD04EB">
      <w:pPr>
        <w:spacing w:before="120" w:after="120"/>
      </w:pPr>
      <w:r>
        <w:t>(</w:t>
      </w:r>
      <w:r w:rsidR="00106ACA">
        <w:t>8</w:t>
      </w:r>
      <w:r>
        <w:t>) Ei se auta itkeet tyyhää.</w:t>
      </w:r>
    </w:p>
    <w:p w14:paraId="0C605DC1" w14:textId="78FC8498" w:rsidR="00DD04EB" w:rsidRDefault="00DD04EB" w:rsidP="00DD04EB">
      <w:pPr>
        <w:spacing w:before="120" w:after="120"/>
      </w:pPr>
      <w:r>
        <w:t xml:space="preserve">Tämmöistä liikasubjektii, millä ei ole ommaa sisälttöö mutta tyhä syntaktinen funksuuni, kuttuma </w:t>
      </w:r>
      <w:r w:rsidRPr="00F71B73">
        <w:rPr>
          <w:smallCaps/>
        </w:rPr>
        <w:t>tyyhäksi subjektiksi</w:t>
      </w:r>
      <w:r>
        <w:rPr>
          <w:smallCaps/>
        </w:rPr>
        <w:t xml:space="preserve"> (</w:t>
      </w:r>
      <w:r w:rsidR="00E6191A">
        <w:t>verttaa</w:t>
      </w:r>
      <w:r>
        <w:rPr>
          <w:smallCaps/>
        </w:rPr>
        <w:t xml:space="preserve"> </w:t>
      </w:r>
      <w:r w:rsidRPr="004A115C">
        <w:t>termhiin</w:t>
      </w:r>
      <w:r>
        <w:t xml:space="preserve"> </w:t>
      </w:r>
      <w:r w:rsidRPr="0085064D">
        <w:rPr>
          <w:smallCaps/>
        </w:rPr>
        <w:t>korrelaatti</w:t>
      </w:r>
      <w:r w:rsidRPr="0085064D">
        <w:rPr>
          <w:i/>
        </w:rPr>
        <w:t xml:space="preserve"> </w:t>
      </w:r>
      <w:r>
        <w:t xml:space="preserve">ja </w:t>
      </w:r>
      <w:r w:rsidRPr="0085064D">
        <w:rPr>
          <w:smallCaps/>
        </w:rPr>
        <w:t>ankkurisana</w:t>
      </w:r>
      <w:r>
        <w:t xml:space="preserve"> kohđassa 2.4.4).</w:t>
      </w:r>
    </w:p>
    <w:p w14:paraId="3C7BADD9" w14:textId="57E74183" w:rsidR="00D0164C" w:rsidRPr="00081B40" w:rsidRDefault="000C6DDE" w:rsidP="00D0164C">
      <w:pPr>
        <w:spacing w:before="120" w:after="120"/>
      </w:pPr>
      <w:r>
        <w:t>Sitä o</w:t>
      </w:r>
      <w:r w:rsidR="00D0164C">
        <w:t>on kans olemassa muunlaiset syntaktit, mistä vailuu subjekti. Tämmöiset oon osa tilasyntaktiista (katto kohđasta 4.2.6),</w:t>
      </w:r>
      <w:r w:rsidR="000A4B27">
        <w:t xml:space="preserve"> </w:t>
      </w:r>
      <w:r w:rsidR="00D0164C">
        <w:rPr>
          <w:caps/>
        </w:rPr>
        <w:t>tulos-</w:t>
      </w:r>
      <w:r w:rsidR="00D0164C">
        <w:t>syntakti (kohta 4.2.3.6) ja</w:t>
      </w:r>
      <w:r w:rsidR="00D0164C">
        <w:rPr>
          <w:caps/>
        </w:rPr>
        <w:t xml:space="preserve"> kausatiivinen tunnet</w:t>
      </w:r>
      <w:r w:rsidR="00D0164C">
        <w:t xml:space="preserve"> -syntakti (kohta 4.2.4.2). Nämät oon kuiten siinä erilaiset, ette niissä </w:t>
      </w:r>
      <w:r w:rsidR="00DD04EB">
        <w:t xml:space="preserve">syynä </w:t>
      </w:r>
      <w:r w:rsidR="00D0164C">
        <w:t>subjektin vailumis</w:t>
      </w:r>
      <w:r w:rsidR="00DD04EB">
        <w:t>he</w:t>
      </w:r>
      <w:r w:rsidR="00D0164C">
        <w:t xml:space="preserve">en oon </w:t>
      </w:r>
      <w:r w:rsidR="00106ACA">
        <w:t xml:space="preserve">se </w:t>
      </w:r>
      <w:r w:rsidR="00D0164C">
        <w:t xml:space="preserve">syntaktin verbaalin omituisuus </w:t>
      </w:r>
      <w:r w:rsidR="00DD04EB">
        <w:t xml:space="preserve">ette </w:t>
      </w:r>
      <w:r w:rsidR="00D725C4">
        <w:t>sen</w:t>
      </w:r>
      <w:r w:rsidR="00D0164C">
        <w:t xml:space="preserve"> ykköskomplementti oon muu ko subjekti.</w:t>
      </w:r>
      <w:r w:rsidR="004C120E">
        <w:t xml:space="preserve"> Niihin ei sitte saata ajatellakhaan ette lisätä subjektii.</w:t>
      </w:r>
    </w:p>
    <w:p w14:paraId="695ABD5E" w14:textId="77777777" w:rsidR="00B30251" w:rsidRPr="00A95D68" w:rsidRDefault="00B30251" w:rsidP="00A73E35">
      <w:pPr>
        <w:pStyle w:val="Overskrift3"/>
        <w:rPr>
          <w:sz w:val="16"/>
        </w:rPr>
      </w:pPr>
      <w:bookmarkStart w:id="128" w:name="syntaktikaavat"/>
      <w:bookmarkStart w:id="129" w:name="_Syntaktikaavat:_konstateeraus,_kysymys"/>
      <w:bookmarkStart w:id="130" w:name="_Toc81192448"/>
      <w:bookmarkStart w:id="131" w:name="_Toc84997957"/>
      <w:bookmarkStart w:id="132" w:name="_Toc198266821"/>
      <w:bookmarkStart w:id="133" w:name="_Toc209168567"/>
      <w:bookmarkStart w:id="134" w:name="_Toc241129214"/>
      <w:bookmarkStart w:id="135" w:name="_Toc311273715"/>
      <w:bookmarkEnd w:id="128"/>
      <w:bookmarkEnd w:id="129"/>
      <w:r w:rsidRPr="00A95D68">
        <w:lastRenderedPageBreak/>
        <w:t xml:space="preserve">Syntaktikaavat: </w:t>
      </w:r>
      <w:r w:rsidR="00FF4A7C" w:rsidRPr="00A95D68">
        <w:t>konstateeraus</w:t>
      </w:r>
      <w:r w:rsidRPr="00A95D68">
        <w:t>, kysymys ja käsky</w:t>
      </w:r>
      <w:bookmarkEnd w:id="130"/>
      <w:bookmarkEnd w:id="131"/>
      <w:bookmarkEnd w:id="132"/>
      <w:bookmarkEnd w:id="133"/>
      <w:bookmarkEnd w:id="134"/>
      <w:bookmarkEnd w:id="135"/>
    </w:p>
    <w:p w14:paraId="591FC173" w14:textId="3CD76EDF" w:rsidR="00B30251" w:rsidRPr="00A95D68" w:rsidRDefault="00B30251" w:rsidP="00BD2A19">
      <w:pPr>
        <w:pStyle w:val="Brdtekst"/>
        <w:spacing w:before="120"/>
      </w:pPr>
      <w:r w:rsidRPr="00A95D68">
        <w:t>Syntaktit saattaa jakkaat kolmheen valtajoukkhoo</w:t>
      </w:r>
      <w:r w:rsidR="00A07DBF">
        <w:t>n sen jälkhiin, minkälainen puhuma-</w:t>
      </w:r>
      <w:r w:rsidRPr="00A95D68">
        <w:t xml:space="preserve">akti syntakti oon: </w:t>
      </w:r>
      <w:r w:rsidRPr="00A331DC">
        <w:rPr>
          <w:smallCaps/>
        </w:rPr>
        <w:t>konstateeraus, kysymys</w:t>
      </w:r>
      <w:r w:rsidRPr="00A95D68">
        <w:t xml:space="preserve"> ja </w:t>
      </w:r>
      <w:r w:rsidRPr="00A331DC">
        <w:rPr>
          <w:smallCaps/>
        </w:rPr>
        <w:t>käsky</w:t>
      </w:r>
      <w:r w:rsidRPr="00A95D68">
        <w:t>. Näilä kolmela oon erilainen rakenus.</w:t>
      </w:r>
    </w:p>
    <w:p w14:paraId="6A211D4A" w14:textId="136D8ABC" w:rsidR="00834C87" w:rsidRPr="00A95D68" w:rsidRDefault="00834C87" w:rsidP="00F176D9">
      <w:pPr>
        <w:pStyle w:val="Overskrift4"/>
      </w:pPr>
      <w:bookmarkStart w:id="136" w:name="_Toc311273716"/>
      <w:r w:rsidRPr="00A95D68">
        <w:t>Konstareeraavat syntaktit</w:t>
      </w:r>
      <w:bookmarkEnd w:id="136"/>
    </w:p>
    <w:p w14:paraId="324D2DBF" w14:textId="1634E581" w:rsidR="00B30251" w:rsidRPr="00A95D68" w:rsidRDefault="00B30251" w:rsidP="00BD2A19">
      <w:pPr>
        <w:pStyle w:val="Brdtekst"/>
        <w:spacing w:before="120"/>
      </w:pPr>
      <w:r w:rsidRPr="00A95D68">
        <w:t xml:space="preserve">Konstateeraava syntakti eli </w:t>
      </w:r>
      <w:r w:rsidRPr="00695751">
        <w:rPr>
          <w:smallCaps/>
        </w:rPr>
        <w:t>konstateeraus</w:t>
      </w:r>
      <w:r w:rsidRPr="00A95D68">
        <w:t xml:space="preserve"> oon semmoinen syntakti, jossa konstateerathaan</w:t>
      </w:r>
      <w:r w:rsidR="00FF4A7C" w:rsidRPr="00A95D68">
        <w:t xml:space="preserve"> tahi kuitenki uskothaan eli arvelhaan</w:t>
      </w:r>
      <w:r w:rsidRPr="00A95D68">
        <w:t>, kunka assii oon</w:t>
      </w:r>
      <w:r w:rsidR="00695751">
        <w:t xml:space="preserve"> </w:t>
      </w:r>
      <w:r w:rsidR="0075485B">
        <w:t>(</w:t>
      </w:r>
      <w:r w:rsidR="00695751">
        <w:t>1, 2)</w:t>
      </w:r>
      <w:r w:rsidRPr="00A95D68">
        <w:t>. Net oon semmoiset syntaktit, mikkä eđel</w:t>
      </w:r>
      <w:r w:rsidR="005E4180" w:rsidRPr="00A95D68">
        <w:t>ä esitethiin kainun kielen tavalis</w:t>
      </w:r>
      <w:r w:rsidR="00DD2231">
        <w:t>s</w:t>
      </w:r>
      <w:r w:rsidR="005E4180" w:rsidRPr="00A95D68">
        <w:t>i</w:t>
      </w:r>
      <w:r w:rsidR="00797E1C">
        <w:t>i</w:t>
      </w:r>
      <w:r w:rsidR="005D46B6">
        <w:t>ma</w:t>
      </w:r>
      <w:r w:rsidR="005E4180" w:rsidRPr="00A95D68">
        <w:t xml:space="preserve">ksi </w:t>
      </w:r>
      <w:r w:rsidR="005D46B6">
        <w:t>syntakti</w:t>
      </w:r>
      <w:r w:rsidRPr="00A95D68">
        <w:t xml:space="preserve">ksi. </w:t>
      </w:r>
      <w:r w:rsidR="00032929">
        <w:t>Niitten jäsenten normaali</w:t>
      </w:r>
      <w:r w:rsidR="00722809">
        <w:t>oorninki</w:t>
      </w:r>
      <w:r w:rsidR="00032929">
        <w:t xml:space="preserve"> oon sitte sub</w:t>
      </w:r>
      <w:r w:rsidR="00A10344">
        <w:t>jekti + verbaali + komplementti</w:t>
      </w:r>
      <w:r w:rsidR="009F4A9F">
        <w:t xml:space="preserve"> (1)</w:t>
      </w:r>
      <w:r w:rsidR="00A10344">
        <w:t xml:space="preserve">. </w:t>
      </w:r>
      <w:r w:rsidR="008257C2">
        <w:t>Ko s</w:t>
      </w:r>
      <w:r w:rsidR="00E96EE2">
        <w:t>yntaktista vailuu subjekti, se sen alkhuun siirethään joku muu komplementti eli muu sana</w:t>
      </w:r>
      <w:r w:rsidR="009F4A9F">
        <w:t xml:space="preserve"> (</w:t>
      </w:r>
      <w:r w:rsidR="00650A1F">
        <w:t>syntakti (</w:t>
      </w:r>
      <w:r w:rsidR="009F4A9F">
        <w:t>2</w:t>
      </w:r>
      <w:r w:rsidR="00650A1F">
        <w:t>); katto ylipuolelta ko</w:t>
      </w:r>
      <w:r w:rsidR="00E96EE2">
        <w:t>hđasta 2.4.5</w:t>
      </w:r>
      <w:r w:rsidR="009F4A9F">
        <w:t>)</w:t>
      </w:r>
      <w:r w:rsidR="00A10344">
        <w:t>.</w:t>
      </w:r>
    </w:p>
    <w:p w14:paraId="55E0D17A" w14:textId="24FABD40" w:rsidR="00B30251" w:rsidRPr="00695751" w:rsidRDefault="0075485B" w:rsidP="00BD2A19">
      <w:pPr>
        <w:pStyle w:val="Liste"/>
        <w:spacing w:before="120" w:after="120"/>
        <w:ind w:left="0" w:firstLine="0"/>
        <w:contextualSpacing w:val="0"/>
      </w:pPr>
      <w:r>
        <w:t>(</w:t>
      </w:r>
      <w:r w:rsidR="00695751">
        <w:t xml:space="preserve">1) </w:t>
      </w:r>
      <w:r w:rsidR="00B30251" w:rsidRPr="00695751">
        <w:t>Nilla pyyttää kallaa Alattionjovesta.</w:t>
      </w:r>
    </w:p>
    <w:p w14:paraId="2CD10E09" w14:textId="1F3EF418" w:rsidR="00B30251" w:rsidRDefault="0075485B" w:rsidP="00BD2A19">
      <w:pPr>
        <w:pStyle w:val="Liste"/>
        <w:spacing w:before="120" w:after="120"/>
        <w:ind w:left="0" w:firstLine="0"/>
        <w:contextualSpacing w:val="0"/>
      </w:pPr>
      <w:r>
        <w:t>(</w:t>
      </w:r>
      <w:r w:rsidR="00695751">
        <w:t xml:space="preserve">2) </w:t>
      </w:r>
      <w:r w:rsidR="00B30251" w:rsidRPr="00695751">
        <w:t>Alat</w:t>
      </w:r>
      <w:r w:rsidR="00CC626C">
        <w:t>t</w:t>
      </w:r>
      <w:r w:rsidR="00B30251" w:rsidRPr="00695751">
        <w:t xml:space="preserve">ionjovesta pyyđethään </w:t>
      </w:r>
      <w:r w:rsidR="00AD10D1">
        <w:t>lohta</w:t>
      </w:r>
      <w:r w:rsidR="00B30251" w:rsidRPr="00695751">
        <w:t>.</w:t>
      </w:r>
    </w:p>
    <w:p w14:paraId="08C8901E" w14:textId="77777777" w:rsidR="00F904D4" w:rsidRDefault="00CD6967" w:rsidP="00BD2A19">
      <w:pPr>
        <w:pStyle w:val="Liste"/>
        <w:spacing w:before="120" w:after="120"/>
        <w:ind w:left="0" w:firstLine="0"/>
        <w:contextualSpacing w:val="0"/>
      </w:pPr>
      <w:r>
        <w:t>Sannoin oorninki ei kuiten ole kainun kielessä niin fasta ko esimerkiksi ruijan kielessä</w:t>
      </w:r>
      <w:r w:rsidR="00732A57">
        <w:t xml:space="preserve">. </w:t>
      </w:r>
      <w:r w:rsidR="00D5639F">
        <w:t>Esimerkiksi syntakti (3) meinaa melkhein justhiin sammaa ko syntakti (1)</w:t>
      </w:r>
      <w:r w:rsidR="00F904D4">
        <w:t>.</w:t>
      </w:r>
    </w:p>
    <w:p w14:paraId="35EB6216" w14:textId="05B4EBD9" w:rsidR="0062468C" w:rsidRDefault="0062468C" w:rsidP="00BD2A19">
      <w:pPr>
        <w:pStyle w:val="Liste"/>
        <w:spacing w:before="120" w:after="120"/>
        <w:ind w:left="0" w:firstLine="0"/>
        <w:contextualSpacing w:val="0"/>
      </w:pPr>
      <w:r>
        <w:t xml:space="preserve">(3) </w:t>
      </w:r>
      <w:r w:rsidR="00AD10D1">
        <w:t>Nilla pyyttää Alattionjovesta kallaa</w:t>
      </w:r>
      <w:r>
        <w:t>.</w:t>
      </w:r>
    </w:p>
    <w:p w14:paraId="3F2C5FF7" w14:textId="68C71DBC" w:rsidR="00CC626C" w:rsidRDefault="00106181" w:rsidP="00BD2A19">
      <w:pPr>
        <w:pStyle w:val="Liste"/>
        <w:spacing w:before="120" w:after="120"/>
        <w:ind w:left="0" w:firstLine="0"/>
        <w:contextualSpacing w:val="0"/>
      </w:pPr>
      <w:r>
        <w:t>Eli normaalisyntaktissa adverbiaalin ja objektin paikan saattaa vaphaasti vaihettaat.</w:t>
      </w:r>
      <w:r w:rsidR="0006083E">
        <w:t xml:space="preserve"> </w:t>
      </w:r>
      <w:r w:rsidR="000E2430">
        <w:t xml:space="preserve">Mutta </w:t>
      </w:r>
      <w:r w:rsidR="000C7DD7">
        <w:t xml:space="preserve">esimerkiksi </w:t>
      </w:r>
      <w:r w:rsidR="000E2430">
        <w:t>syntaktiissa (4) ja (5) puhhuuja fokuseeraa eri laihiin ko syntaktiissa (1), (2) ja (3).</w:t>
      </w:r>
    </w:p>
    <w:p w14:paraId="2C735ABC" w14:textId="11B6BF04" w:rsidR="00DA3AA9" w:rsidRDefault="00DA3AA9" w:rsidP="00DA3AA9">
      <w:pPr>
        <w:pStyle w:val="Liste"/>
        <w:spacing w:before="120" w:after="120"/>
        <w:ind w:left="0" w:firstLine="0"/>
        <w:contextualSpacing w:val="0"/>
      </w:pPr>
      <w:r>
        <w:t>(4) Lohta Alattionjovesta pyyđethään.</w:t>
      </w:r>
    </w:p>
    <w:p w14:paraId="23CFC21A" w14:textId="3E4A5DEF" w:rsidR="00946928" w:rsidRDefault="00946928" w:rsidP="00DA3AA9">
      <w:pPr>
        <w:pStyle w:val="Liste"/>
        <w:spacing w:before="120" w:after="120"/>
        <w:ind w:left="0" w:firstLine="0"/>
        <w:contextualSpacing w:val="0"/>
      </w:pPr>
      <w:r>
        <w:t>(</w:t>
      </w:r>
      <w:r w:rsidR="00DA3AA9">
        <w:t>5</w:t>
      </w:r>
      <w:r>
        <w:t>) Pyyttää Nilla Alattionjovesta kallaa.</w:t>
      </w:r>
    </w:p>
    <w:p w14:paraId="2E49B3B1" w14:textId="566B3419" w:rsidR="00AD10D1" w:rsidRDefault="000C7DD7" w:rsidP="00BD2A19">
      <w:pPr>
        <w:pStyle w:val="Liste"/>
        <w:spacing w:before="120" w:after="120"/>
        <w:ind w:left="0" w:firstLine="0"/>
        <w:contextualSpacing w:val="0"/>
      </w:pPr>
      <w:r>
        <w:t>S</w:t>
      </w:r>
      <w:r w:rsidR="00AD10D1">
        <w:t>yntakti</w:t>
      </w:r>
      <w:r w:rsidR="004D5C7C">
        <w:t>ssa</w:t>
      </w:r>
      <w:r w:rsidR="00AD10D1">
        <w:t xml:space="preserve"> (</w:t>
      </w:r>
      <w:r w:rsidR="00DA3AA9">
        <w:t>4</w:t>
      </w:r>
      <w:r w:rsidR="004D5C7C">
        <w:t>) fokuseerathaan</w:t>
      </w:r>
      <w:r w:rsidR="00AD10D1">
        <w:t xml:space="preserve"> sen pääle, ette </w:t>
      </w:r>
      <w:r w:rsidR="002025DC">
        <w:t xml:space="preserve">Alattionjovesta </w:t>
      </w:r>
      <w:r w:rsidR="00732A57">
        <w:t xml:space="preserve">pyyđethään </w:t>
      </w:r>
      <w:r w:rsidR="00AD10D1">
        <w:t>justhiin lohta eikä esimerkiksi tammukkaa.</w:t>
      </w:r>
      <w:r w:rsidR="002025DC">
        <w:t xml:space="preserve"> </w:t>
      </w:r>
      <w:r w:rsidR="00DA3AA9">
        <w:t xml:space="preserve">Syntaktissa (5) oon selvä väittämisen </w:t>
      </w:r>
      <w:r w:rsidR="003B6404">
        <w:t>meininki</w:t>
      </w:r>
      <w:r w:rsidR="00DA3AA9">
        <w:t>: Kyllä se nyt oon niin, ette Nilla pyyttää Alattionjovesta vaikka joku muuta sanoisi! Tämmöiset</w:t>
      </w:r>
      <w:r w:rsidR="002025DC">
        <w:t xml:space="preserve"> syntakti ko (4)</w:t>
      </w:r>
      <w:r w:rsidR="00DA3AA9">
        <w:t xml:space="preserve"> ja (5)</w:t>
      </w:r>
      <w:r w:rsidR="002025DC">
        <w:t xml:space="preserve"> ei ole</w:t>
      </w:r>
      <w:r w:rsidR="00A42FA1">
        <w:t>khaan</w:t>
      </w:r>
      <w:r w:rsidR="002025DC">
        <w:t xml:space="preserve"> tavali</w:t>
      </w:r>
      <w:r w:rsidR="00DA3AA9">
        <w:t xml:space="preserve">set muutoin ko repliikissä. </w:t>
      </w:r>
      <w:r w:rsidR="007C442F">
        <w:t>Syntaktin alkhuu</w:t>
      </w:r>
      <w:r w:rsidR="00DA3AA9">
        <w:t>n siiretyilä sanoila</w:t>
      </w:r>
      <w:r w:rsidR="007A4771">
        <w:rPr>
          <w:i/>
        </w:rPr>
        <w:t xml:space="preserve"> </w:t>
      </w:r>
      <w:r w:rsidR="007A4771">
        <w:t xml:space="preserve">oon </w:t>
      </w:r>
      <w:r w:rsidR="00D5639F">
        <w:t>silloin isompi paino ko semmoisi</w:t>
      </w:r>
      <w:r w:rsidR="007A4771">
        <w:t>ssa syntakti</w:t>
      </w:r>
      <w:r w:rsidR="00D5639F">
        <w:t>i</w:t>
      </w:r>
      <w:r w:rsidR="007A4771">
        <w:t>ssa, missä sannoin oorninki oon normaali.</w:t>
      </w:r>
    </w:p>
    <w:p w14:paraId="21C043E1" w14:textId="0A1F89B9" w:rsidR="00AA489B" w:rsidRPr="007A4771" w:rsidRDefault="00AA489B" w:rsidP="00BD2A19">
      <w:pPr>
        <w:pStyle w:val="Liste"/>
        <w:spacing w:before="120" w:after="120"/>
        <w:ind w:left="0" w:firstLine="0"/>
        <w:contextualSpacing w:val="0"/>
      </w:pPr>
      <w:r>
        <w:t>Ko hiljemin kapittelissa 4 esitelhään eri syntaktikaavoi, se niissä esimerkkisyntaktiissa sanat oon kohta kaikissa normaaoorningissa. Se oon kuitenki hyvä muistaat, ette muunkilainen sannoin oorninki oon mahđolinen.</w:t>
      </w:r>
    </w:p>
    <w:p w14:paraId="2A8F423E" w14:textId="0353033A" w:rsidR="00834C87" w:rsidRPr="00A95D68" w:rsidRDefault="00141BA6" w:rsidP="00A73E35">
      <w:pPr>
        <w:pStyle w:val="Overskrift4"/>
      </w:pPr>
      <w:bookmarkStart w:id="137" w:name="_Toc311273717"/>
      <w:r>
        <w:t>Kysymäsyn</w:t>
      </w:r>
      <w:r w:rsidR="00834C87" w:rsidRPr="00A95D68">
        <w:t>taktit</w:t>
      </w:r>
      <w:bookmarkEnd w:id="137"/>
    </w:p>
    <w:p w14:paraId="6791F765" w14:textId="77777777" w:rsidR="00F904D4" w:rsidRDefault="00141BA6" w:rsidP="00727426">
      <w:pPr>
        <w:pStyle w:val="Brdtekst"/>
        <w:tabs>
          <w:tab w:val="left" w:pos="180"/>
        </w:tabs>
        <w:spacing w:before="120"/>
      </w:pPr>
      <w:bookmarkStart w:id="138" w:name="kysymys"/>
      <w:bookmarkEnd w:id="138"/>
      <w:r w:rsidRPr="007734D4">
        <w:rPr>
          <w:smallCaps/>
        </w:rPr>
        <w:t>Kysymäsyn</w:t>
      </w:r>
      <w:r w:rsidR="00032929" w:rsidRPr="007734D4">
        <w:rPr>
          <w:smallCaps/>
        </w:rPr>
        <w:t xml:space="preserve">taktilla </w:t>
      </w:r>
      <w:r w:rsidR="00032929">
        <w:t xml:space="preserve">kysythään jotaki. </w:t>
      </w:r>
      <w:r w:rsidR="00B30251" w:rsidRPr="00A95D68">
        <w:t xml:space="preserve">Kysymyksii saattaa kainun kielessä tehđä kahđela valtatavala: kysymäsanan avula ja </w:t>
      </w:r>
      <w:r w:rsidR="00B30251" w:rsidRPr="00797E1C">
        <w:rPr>
          <w:i/>
        </w:rPr>
        <w:t>kO</w:t>
      </w:r>
      <w:r w:rsidR="00B30251" w:rsidRPr="00A95D68">
        <w:t>-enkliitin avula</w:t>
      </w:r>
      <w:r w:rsidR="00F904D4">
        <w:t>.</w:t>
      </w:r>
    </w:p>
    <w:p w14:paraId="6B144B81" w14:textId="114D8FCA" w:rsidR="00B30251" w:rsidRPr="00A95D68" w:rsidRDefault="00B30251" w:rsidP="00727426">
      <w:pPr>
        <w:pStyle w:val="Punktliste"/>
      </w:pPr>
      <w:r w:rsidRPr="00A95D68">
        <w:t>Kysymäsanala alkkaavhaan syntakthiin saattaa vastata vaikka millä sanala, vastaus oon vapaa. Esimerkkii kysymäsanakys</w:t>
      </w:r>
      <w:r w:rsidR="00DD2231">
        <w:t>ymyksistä ja vastauksista niihi</w:t>
      </w:r>
      <w:r w:rsidRPr="00A95D68">
        <w:t>n</w:t>
      </w:r>
      <w:r w:rsidR="00695751">
        <w:t xml:space="preserve"> </w:t>
      </w:r>
      <w:r w:rsidR="0075485B">
        <w:t>(</w:t>
      </w:r>
      <w:r w:rsidR="00695751">
        <w:t>1–3)</w:t>
      </w:r>
      <w:r w:rsidRPr="00A95D68">
        <w:t>:</w:t>
      </w:r>
    </w:p>
    <w:p w14:paraId="04A184B6" w14:textId="4FFFC0CF" w:rsidR="00B30251" w:rsidRPr="00A95D68" w:rsidRDefault="0075485B" w:rsidP="00727426">
      <w:pPr>
        <w:pStyle w:val="Liste"/>
        <w:tabs>
          <w:tab w:val="left" w:pos="180"/>
        </w:tabs>
        <w:spacing w:before="120" w:after="120"/>
        <w:ind w:left="0" w:firstLine="0"/>
        <w:contextualSpacing w:val="0"/>
      </w:pPr>
      <w:r>
        <w:t>(</w:t>
      </w:r>
      <w:r w:rsidR="008818E3">
        <w:t xml:space="preserve">1) </w:t>
      </w:r>
      <w:r w:rsidR="00B30251" w:rsidRPr="00695751">
        <w:rPr>
          <w:i/>
        </w:rPr>
        <w:t>Missä</w:t>
      </w:r>
      <w:r w:rsidR="00B30251" w:rsidRPr="00A95D68">
        <w:t xml:space="preserve"> Nilla assuu?</w:t>
      </w:r>
      <w:r w:rsidR="00C64820" w:rsidRPr="00A95D68">
        <w:t xml:space="preserve"> </w:t>
      </w:r>
      <w:r w:rsidR="00B30251" w:rsidRPr="00A95D68">
        <w:t>Alattiossa. / R</w:t>
      </w:r>
      <w:r w:rsidR="005D46B6">
        <w:t>uottissa. / Tornionväylän varress</w:t>
      </w:r>
      <w:r w:rsidR="00B30251" w:rsidRPr="00A95D68">
        <w:t>a.</w:t>
      </w:r>
    </w:p>
    <w:p w14:paraId="436CDC82" w14:textId="5C9311BD" w:rsidR="00B30251" w:rsidRPr="00A95D68" w:rsidRDefault="0075485B" w:rsidP="00727426">
      <w:pPr>
        <w:tabs>
          <w:tab w:val="left" w:pos="180"/>
        </w:tabs>
        <w:spacing w:before="120" w:after="120"/>
      </w:pPr>
      <w:r>
        <w:t>(</w:t>
      </w:r>
      <w:r w:rsidR="008818E3">
        <w:t xml:space="preserve">2) </w:t>
      </w:r>
      <w:r w:rsidR="00B30251" w:rsidRPr="00695751">
        <w:rPr>
          <w:i/>
        </w:rPr>
        <w:t xml:space="preserve">Kuka </w:t>
      </w:r>
      <w:r w:rsidR="00B30251" w:rsidRPr="00A95D68">
        <w:t>pyyttää Alattionjovesta?</w:t>
      </w:r>
      <w:r w:rsidR="00C64820" w:rsidRPr="00A95D68">
        <w:t xml:space="preserve"> </w:t>
      </w:r>
      <w:r w:rsidR="00B30251" w:rsidRPr="00A95D68">
        <w:t>Nilla. / Kainulaiset. / Englanin herrat. / Fiskuseura. / Ei kukhaan.</w:t>
      </w:r>
    </w:p>
    <w:p w14:paraId="42544F61" w14:textId="0C67FE36" w:rsidR="00B30251" w:rsidRDefault="0075485B" w:rsidP="00727426">
      <w:pPr>
        <w:tabs>
          <w:tab w:val="left" w:pos="180"/>
        </w:tabs>
        <w:spacing w:before="120" w:after="120"/>
      </w:pPr>
      <w:r>
        <w:t>(</w:t>
      </w:r>
      <w:r w:rsidR="008818E3">
        <w:t xml:space="preserve">3) </w:t>
      </w:r>
      <w:r w:rsidR="00B30251" w:rsidRPr="00695751">
        <w:rPr>
          <w:i/>
        </w:rPr>
        <w:t xml:space="preserve">Mitä </w:t>
      </w:r>
      <w:r w:rsidR="00B30251" w:rsidRPr="00A95D68">
        <w:t>sie pölkkäät?</w:t>
      </w:r>
      <w:r w:rsidR="00C64820" w:rsidRPr="00A95D68">
        <w:t xml:space="preserve"> </w:t>
      </w:r>
      <w:r w:rsidR="00B30251" w:rsidRPr="00A95D68">
        <w:t>Hukkaa. / Pappii. / Kuningasta. / Emänttää. / Tauttii. / En mithään.</w:t>
      </w:r>
    </w:p>
    <w:p w14:paraId="019CDB1F" w14:textId="18464C14" w:rsidR="00032929" w:rsidRPr="00A95D68" w:rsidRDefault="00032929" w:rsidP="00727426">
      <w:pPr>
        <w:tabs>
          <w:tab w:val="left" w:pos="180"/>
        </w:tabs>
        <w:spacing w:before="120" w:after="120"/>
      </w:pPr>
      <w:r>
        <w:t xml:space="preserve">Kysymyssanasyntaktin sanaoorninki oon sitte semmoinen, ette </w:t>
      </w:r>
      <w:r w:rsidR="008818E3">
        <w:t>subjekti oon ennen verbii. Ainua mitä tapattuu, oon ette se assii, mitä kysythään, siirttyy syntaktin alkhuun, muutoin s</w:t>
      </w:r>
      <w:r w:rsidR="00976E51">
        <w:t>a</w:t>
      </w:r>
      <w:r w:rsidR="008818E3">
        <w:t>naoorninki oo s</w:t>
      </w:r>
      <w:r w:rsidR="00695751">
        <w:t>a</w:t>
      </w:r>
      <w:r w:rsidR="008818E3">
        <w:t>manlainen ko konstateerauksessaki</w:t>
      </w:r>
      <w:r w:rsidR="00DD5246">
        <w:t>.</w:t>
      </w:r>
    </w:p>
    <w:p w14:paraId="5489D584" w14:textId="0FD82147" w:rsidR="00747160" w:rsidRDefault="00B30251" w:rsidP="00727426">
      <w:pPr>
        <w:pStyle w:val="Punktliste"/>
        <w:tabs>
          <w:tab w:val="left" w:pos="180"/>
        </w:tabs>
      </w:pPr>
      <w:r w:rsidRPr="00976E51">
        <w:rPr>
          <w:i/>
        </w:rPr>
        <w:lastRenderedPageBreak/>
        <w:t>kO</w:t>
      </w:r>
      <w:r w:rsidRPr="00A95D68">
        <w:t xml:space="preserve">-kysymyksheen häyttyy vastata joko myöntämällä eli kieltämällä. </w:t>
      </w:r>
      <w:r w:rsidRPr="00976E51">
        <w:rPr>
          <w:i/>
        </w:rPr>
        <w:t>kO</w:t>
      </w:r>
      <w:r w:rsidRPr="00A95D68">
        <w:t>-kysymyksess</w:t>
      </w:r>
      <w:r w:rsidR="009E0D8C" w:rsidRPr="00A95D68">
        <w:t>ä</w:t>
      </w:r>
      <w:r w:rsidRPr="00A95D68">
        <w:t xml:space="preserve"> sen sanan, mitä kysythään, häyttyy panna syntaktin alkhuun ja sitte sen sanan p</w:t>
      </w:r>
      <w:r w:rsidR="003C68AA" w:rsidRPr="00A95D68">
        <w:t>ö</w:t>
      </w:r>
      <w:r w:rsidRPr="00A95D68">
        <w:t xml:space="preserve">rhään enkliitin </w:t>
      </w:r>
      <w:r w:rsidRPr="00976E51">
        <w:rPr>
          <w:i/>
        </w:rPr>
        <w:t>kO</w:t>
      </w:r>
      <w:r w:rsidR="00BA2CB6">
        <w:rPr>
          <w:i/>
        </w:rPr>
        <w:t xml:space="preserve"> </w:t>
      </w:r>
      <w:r w:rsidR="0075485B">
        <w:t>(</w:t>
      </w:r>
      <w:r w:rsidR="00BA2CB6">
        <w:t>4–11)</w:t>
      </w:r>
      <w:r w:rsidR="00747160">
        <w:t>.</w:t>
      </w:r>
    </w:p>
    <w:p w14:paraId="37760226" w14:textId="32700A86" w:rsidR="00B30251" w:rsidRPr="00A95D68" w:rsidRDefault="00976E51" w:rsidP="00727426">
      <w:pPr>
        <w:pStyle w:val="Punktliste"/>
        <w:numPr>
          <w:ilvl w:val="0"/>
          <w:numId w:val="0"/>
        </w:numPr>
        <w:tabs>
          <w:tab w:val="left" w:pos="180"/>
        </w:tabs>
      </w:pPr>
      <w:r>
        <w:t>Mikä tahansa syntaktin jäsenistä saattaa olla kysymyksen moolina. Usheimitten se oon verbi</w:t>
      </w:r>
      <w:r w:rsidR="00074DE5">
        <w:t xml:space="preserve"> </w:t>
      </w:r>
      <w:r w:rsidR="0075485B">
        <w:t>(</w:t>
      </w:r>
      <w:r w:rsidR="00074DE5">
        <w:t>4, 5)</w:t>
      </w:r>
      <w:r>
        <w:t xml:space="preserve">, mutta </w:t>
      </w:r>
      <w:r w:rsidR="00A07DBF">
        <w:t xml:space="preserve">ko </w:t>
      </w:r>
      <w:r w:rsidR="00E071D7">
        <w:t>hajethaan vaihtoehtoo</w:t>
      </w:r>
      <w:r w:rsidR="00A07DBF">
        <w:t xml:space="preserve">, </w:t>
      </w:r>
      <w:r>
        <w:t>se sa</w:t>
      </w:r>
      <w:r w:rsidR="008E6252">
        <w:t>attaa olla kans subj</w:t>
      </w:r>
      <w:r w:rsidR="00074DE5">
        <w:t>e</w:t>
      </w:r>
      <w:r>
        <w:t>kti</w:t>
      </w:r>
      <w:r w:rsidR="00074DE5">
        <w:t xml:space="preserve"> </w:t>
      </w:r>
      <w:r w:rsidR="0075485B">
        <w:t>(</w:t>
      </w:r>
      <w:r w:rsidR="00074DE5">
        <w:t>6)</w:t>
      </w:r>
      <w:r>
        <w:t>, objekti</w:t>
      </w:r>
      <w:r w:rsidR="00074DE5">
        <w:t xml:space="preserve"> </w:t>
      </w:r>
      <w:r w:rsidR="0075485B">
        <w:t>(</w:t>
      </w:r>
      <w:r w:rsidR="00074DE5">
        <w:t>7)</w:t>
      </w:r>
      <w:r>
        <w:t xml:space="preserve">, </w:t>
      </w:r>
      <w:r w:rsidR="00DA3E16">
        <w:t xml:space="preserve">adverbiaali </w:t>
      </w:r>
      <w:r w:rsidR="0075485B">
        <w:t>(</w:t>
      </w:r>
      <w:r w:rsidR="00074DE5">
        <w:t xml:space="preserve">8) </w:t>
      </w:r>
      <w:r w:rsidR="00DA3E16">
        <w:t>eli defineeraus</w:t>
      </w:r>
      <w:r w:rsidR="00074DE5">
        <w:t xml:space="preserve"> </w:t>
      </w:r>
      <w:r w:rsidR="0075485B">
        <w:t>(</w:t>
      </w:r>
      <w:r w:rsidR="00074DE5">
        <w:t>9, 10)</w:t>
      </w:r>
      <w:r w:rsidR="00DA3E16">
        <w:t>.</w:t>
      </w:r>
      <w:r>
        <w:t xml:space="preserve"> </w:t>
      </w:r>
      <w:r w:rsidR="00DA3E16">
        <w:t>Predikatiivi kuitenki soppii huonosti kysymyksen moolik</w:t>
      </w:r>
      <w:r w:rsidR="0019426E">
        <w:t>s</w:t>
      </w:r>
      <w:r w:rsidR="00DA3E16">
        <w:t>i</w:t>
      </w:r>
      <w:r w:rsidR="00074DE5">
        <w:t xml:space="preserve"> </w:t>
      </w:r>
      <w:r w:rsidR="0075485B">
        <w:t>(</w:t>
      </w:r>
      <w:r w:rsidR="00074DE5">
        <w:t>11)</w:t>
      </w:r>
      <w:r w:rsidR="00DA3E16">
        <w:t xml:space="preserve">. </w:t>
      </w:r>
      <w:r w:rsidR="00747160">
        <w:t xml:space="preserve">Vastauksena oon sama sana, millä kysythään, eli jos vastaus oon kielttäävä, se kieltoverbi </w:t>
      </w:r>
      <w:r w:rsidR="00747160">
        <w:rPr>
          <w:i/>
        </w:rPr>
        <w:t xml:space="preserve">ei </w:t>
      </w:r>
      <w:r w:rsidR="00747160">
        <w:t xml:space="preserve">ja mahđolisesti </w:t>
      </w:r>
      <w:r w:rsidR="00D725C4">
        <w:t>syntaktin verbi. Jos kysymyksel</w:t>
      </w:r>
      <w:r w:rsidR="00747160">
        <w:t xml:space="preserve">ä hajethaan </w:t>
      </w:r>
      <w:r w:rsidR="00EE6E14">
        <w:t xml:space="preserve">vaihtoehtoo, se vastauksessa saattaa olla myötä kans </w:t>
      </w:r>
      <w:r w:rsidR="00E071D7">
        <w:t>muu</w:t>
      </w:r>
      <w:r w:rsidR="00047FD0">
        <w:t>ki ko</w:t>
      </w:r>
      <w:r w:rsidR="00E071D7">
        <w:t xml:space="preserve"> </w:t>
      </w:r>
      <w:r w:rsidR="00EE6E14">
        <w:t xml:space="preserve">kysyttävä sana. </w:t>
      </w:r>
      <w:r w:rsidR="00B30251" w:rsidRPr="00A95D68">
        <w:t>Esimerkiksi:</w:t>
      </w:r>
    </w:p>
    <w:p w14:paraId="453D3157" w14:textId="03AD7757" w:rsidR="00B30251" w:rsidRPr="00A95D68" w:rsidRDefault="0075485B" w:rsidP="00BD2A19">
      <w:pPr>
        <w:pStyle w:val="Liste"/>
        <w:spacing w:before="120" w:after="120"/>
        <w:ind w:left="0" w:firstLine="0"/>
        <w:contextualSpacing w:val="0"/>
      </w:pPr>
      <w:r>
        <w:t>(</w:t>
      </w:r>
      <w:r w:rsidR="00DA3E16">
        <w:t xml:space="preserve">4) </w:t>
      </w:r>
      <w:r w:rsidR="00B30251" w:rsidRPr="00A95D68">
        <w:t>Assuu</w:t>
      </w:r>
      <w:r w:rsidR="00B30251" w:rsidRPr="00EE4D24">
        <w:rPr>
          <w:i/>
        </w:rPr>
        <w:t>ko</w:t>
      </w:r>
      <w:r w:rsidR="00B30251" w:rsidRPr="00A95D68">
        <w:t xml:space="preserve"> Nilla Alattiossa?</w:t>
      </w:r>
      <w:r w:rsidR="003C68AA" w:rsidRPr="00A95D68">
        <w:t xml:space="preserve"> </w:t>
      </w:r>
      <w:r w:rsidR="00B30251" w:rsidRPr="00A95D68">
        <w:t xml:space="preserve">Assuu. / Ei </w:t>
      </w:r>
      <w:r>
        <w:t>(</w:t>
      </w:r>
      <w:r w:rsidR="00B30251" w:rsidRPr="00A95D68">
        <w:t>asu).</w:t>
      </w:r>
    </w:p>
    <w:p w14:paraId="61EBF40E" w14:textId="4EC9689E" w:rsidR="00B30251" w:rsidRDefault="0075485B" w:rsidP="00BD2A19">
      <w:pPr>
        <w:pStyle w:val="Liste"/>
        <w:spacing w:before="120" w:after="120"/>
        <w:ind w:left="0" w:firstLine="0"/>
        <w:contextualSpacing w:val="0"/>
      </w:pPr>
      <w:r>
        <w:t>(</w:t>
      </w:r>
      <w:r w:rsidR="00DA3E16">
        <w:t xml:space="preserve">5) </w:t>
      </w:r>
      <w:r w:rsidR="00B30251" w:rsidRPr="00A95D68">
        <w:t>Pölkkäät</w:t>
      </w:r>
      <w:r w:rsidR="00B30251" w:rsidRPr="00EE4D24">
        <w:rPr>
          <w:i/>
        </w:rPr>
        <w:t>kö</w:t>
      </w:r>
      <w:r w:rsidR="00B30251" w:rsidRPr="00A95D68">
        <w:t xml:space="preserve"> sie hukkaa?</w:t>
      </w:r>
      <w:r w:rsidR="003C68AA" w:rsidRPr="00A95D68">
        <w:t xml:space="preserve"> </w:t>
      </w:r>
      <w:r w:rsidR="00B30251" w:rsidRPr="00A95D68">
        <w:t xml:space="preserve">Pölkkään. / En </w:t>
      </w:r>
      <w:r>
        <w:t>(</w:t>
      </w:r>
      <w:r w:rsidR="00B30251" w:rsidRPr="00A95D68">
        <w:t>pölkkää).</w:t>
      </w:r>
    </w:p>
    <w:p w14:paraId="57C9F7EC" w14:textId="666FA048" w:rsidR="00976E51" w:rsidRDefault="0075485B" w:rsidP="00BD2A19">
      <w:pPr>
        <w:pStyle w:val="Liste"/>
        <w:spacing w:before="120" w:after="120"/>
        <w:ind w:left="0" w:firstLine="0"/>
        <w:contextualSpacing w:val="0"/>
      </w:pPr>
      <w:r>
        <w:t>(</w:t>
      </w:r>
      <w:r w:rsidR="00DA3E16">
        <w:t>6) Nilla</w:t>
      </w:r>
      <w:r w:rsidR="00DA3E16" w:rsidRPr="00EE4D24">
        <w:rPr>
          <w:i/>
        </w:rPr>
        <w:t>ko</w:t>
      </w:r>
      <w:r w:rsidR="00DA3E16">
        <w:t xml:space="preserve"> </w:t>
      </w:r>
      <w:r w:rsidR="00A07DBF">
        <w:t xml:space="preserve">se </w:t>
      </w:r>
      <w:r w:rsidR="00DA3E16">
        <w:t>assuu Alattiossa?</w:t>
      </w:r>
      <w:r w:rsidR="00EE6E14">
        <w:t xml:space="preserve"> Nilla. / Ei </w:t>
      </w:r>
      <w:r>
        <w:t>(</w:t>
      </w:r>
      <w:r w:rsidR="00EE6E14">
        <w:t>Nilla, mutta Nillan sisar).</w:t>
      </w:r>
    </w:p>
    <w:p w14:paraId="52BBA603" w14:textId="6364C9B0" w:rsidR="00DA3E16" w:rsidRDefault="0075485B" w:rsidP="00BD2A19">
      <w:pPr>
        <w:pStyle w:val="Liste"/>
        <w:spacing w:before="120" w:after="120"/>
        <w:ind w:left="0" w:firstLine="0"/>
        <w:contextualSpacing w:val="0"/>
      </w:pPr>
      <w:r>
        <w:t>(</w:t>
      </w:r>
      <w:r w:rsidR="00DA3E16">
        <w:t>7) Hukkaa</w:t>
      </w:r>
      <w:r w:rsidR="00DA3E16" w:rsidRPr="00EE4D24">
        <w:rPr>
          <w:i/>
        </w:rPr>
        <w:t>ko</w:t>
      </w:r>
      <w:r w:rsidR="00DA3E16">
        <w:t xml:space="preserve"> sie pölkkäät?</w:t>
      </w:r>
      <w:r w:rsidR="00EE6E14">
        <w:t xml:space="preserve"> Hukkaa. / En </w:t>
      </w:r>
      <w:r>
        <w:t>(</w:t>
      </w:r>
      <w:r w:rsidR="00EE6E14">
        <w:t>hukkaa, mutta karhuuta).</w:t>
      </w:r>
    </w:p>
    <w:p w14:paraId="42F699B3" w14:textId="2C9A557B" w:rsidR="00DA3E16" w:rsidRDefault="0075485B" w:rsidP="00BD2A19">
      <w:pPr>
        <w:pStyle w:val="Liste"/>
        <w:spacing w:before="120" w:after="120"/>
        <w:ind w:left="0" w:firstLine="0"/>
        <w:contextualSpacing w:val="0"/>
      </w:pPr>
      <w:r>
        <w:t>(</w:t>
      </w:r>
      <w:r w:rsidR="00DA3E16">
        <w:t>8) Alattiossa</w:t>
      </w:r>
      <w:r w:rsidR="00DA3E16" w:rsidRPr="00EE4D24">
        <w:rPr>
          <w:i/>
        </w:rPr>
        <w:t>ko</w:t>
      </w:r>
      <w:r w:rsidR="00DA3E16">
        <w:t xml:space="preserve"> </w:t>
      </w:r>
      <w:r w:rsidR="00930736">
        <w:t xml:space="preserve">se </w:t>
      </w:r>
      <w:r w:rsidR="00DA3E16">
        <w:t>Nilla assuu?</w:t>
      </w:r>
      <w:r w:rsidR="00EE6E14">
        <w:t xml:space="preserve"> Alattiossa. / Ei </w:t>
      </w:r>
      <w:r>
        <w:t>(</w:t>
      </w:r>
      <w:r w:rsidR="00EE6E14">
        <w:t>Alattiossa, mutta Koutokeinossa).</w:t>
      </w:r>
    </w:p>
    <w:p w14:paraId="5D3F768F" w14:textId="37CE22C8" w:rsidR="00DA3E16" w:rsidRDefault="0075485B" w:rsidP="00BD2A19">
      <w:pPr>
        <w:pStyle w:val="Liste"/>
        <w:spacing w:before="120" w:after="120"/>
        <w:ind w:left="0" w:firstLine="0"/>
        <w:contextualSpacing w:val="0"/>
      </w:pPr>
      <w:r>
        <w:t>(</w:t>
      </w:r>
      <w:r w:rsidR="00DA3E16">
        <w:t>9) Heti</w:t>
      </w:r>
      <w:r w:rsidR="00DA3E16" w:rsidRPr="00EE4D24">
        <w:rPr>
          <w:i/>
        </w:rPr>
        <w:t>kö</w:t>
      </w:r>
      <w:r w:rsidR="00DA3E16">
        <w:t xml:space="preserve"> sie halluut sen ruvan?</w:t>
      </w:r>
      <w:r w:rsidR="00EE6E14">
        <w:t xml:space="preserve"> Heti. / En </w:t>
      </w:r>
      <w:r>
        <w:t>(</w:t>
      </w:r>
      <w:r w:rsidR="00EE6E14">
        <w:t>heti, mutta vähäsen hiljemin).</w:t>
      </w:r>
    </w:p>
    <w:p w14:paraId="27850EC8" w14:textId="7A1916FD" w:rsidR="00DA3E16" w:rsidRDefault="0075485B" w:rsidP="00BD2A19">
      <w:pPr>
        <w:pStyle w:val="Liste"/>
        <w:spacing w:before="120" w:after="120"/>
        <w:ind w:left="0" w:firstLine="0"/>
        <w:contextualSpacing w:val="0"/>
      </w:pPr>
      <w:r>
        <w:t>(</w:t>
      </w:r>
      <w:r w:rsidR="00DA3E16">
        <w:t>10) Tämän</w:t>
      </w:r>
      <w:r w:rsidR="00DA3E16" w:rsidRPr="00EE4D24">
        <w:rPr>
          <w:i/>
        </w:rPr>
        <w:t>kö</w:t>
      </w:r>
      <w:r w:rsidR="00DA3E16">
        <w:t xml:space="preserve"> hamheen sie ostit Milanosta?</w:t>
      </w:r>
      <w:r w:rsidR="00EE6E14">
        <w:t xml:space="preserve"> Tämän. / En </w:t>
      </w:r>
      <w:r>
        <w:t>(</w:t>
      </w:r>
      <w:r w:rsidR="00EE6E14">
        <w:t>tätä, mutta sen vihrisen).</w:t>
      </w:r>
    </w:p>
    <w:p w14:paraId="44A42D1A" w14:textId="08494B75" w:rsidR="008E6252" w:rsidRDefault="0075485B" w:rsidP="00BD2A19">
      <w:pPr>
        <w:pStyle w:val="Liste"/>
        <w:spacing w:before="120" w:after="120"/>
        <w:ind w:left="0" w:firstLine="0"/>
        <w:contextualSpacing w:val="0"/>
      </w:pPr>
      <w:r>
        <w:t>(</w:t>
      </w:r>
      <w:r w:rsidR="008E6252">
        <w:t>11) ?Viisas</w:t>
      </w:r>
      <w:r w:rsidR="008E6252" w:rsidRPr="00EE4D24">
        <w:rPr>
          <w:i/>
        </w:rPr>
        <w:t>ko</w:t>
      </w:r>
      <w:r w:rsidR="008E6252">
        <w:t xml:space="preserve"> se poika oli?</w:t>
      </w:r>
    </w:p>
    <w:p w14:paraId="78A15151" w14:textId="77777777" w:rsidR="00BC382B" w:rsidRPr="00A95D68" w:rsidRDefault="00BC382B" w:rsidP="00BC382B">
      <w:pPr>
        <w:pStyle w:val="Brdtekst"/>
        <w:spacing w:before="120"/>
      </w:pPr>
      <w:r w:rsidRPr="00A95D68">
        <w:t xml:space="preserve">Myönttäät saattaa kans myöntämäsanoila </w:t>
      </w:r>
      <w:r w:rsidRPr="00EE6E14">
        <w:rPr>
          <w:i/>
        </w:rPr>
        <w:t>joo</w:t>
      </w:r>
      <w:r w:rsidRPr="00A95D68">
        <w:t xml:space="preserve"> ja </w:t>
      </w:r>
      <w:r w:rsidRPr="00EE6E14">
        <w:rPr>
          <w:i/>
        </w:rPr>
        <w:t>kyllä</w:t>
      </w:r>
      <w:r w:rsidRPr="00A95D68">
        <w:t xml:space="preserve">. Niin ko eđelä saattais kysymyksheen </w:t>
      </w:r>
      <w:r w:rsidRPr="00EE6E14">
        <w:rPr>
          <w:i/>
        </w:rPr>
        <w:t>Pyyttääkö Nilla Alattionjovesta</w:t>
      </w:r>
      <w:r w:rsidRPr="00A95D68">
        <w:t xml:space="preserve">? vastata kans, ette </w:t>
      </w:r>
      <w:r w:rsidRPr="00EE6E14">
        <w:rPr>
          <w:i/>
        </w:rPr>
        <w:t>Joo</w:t>
      </w:r>
      <w:r w:rsidRPr="0075485B">
        <w:t>,</w:t>
      </w:r>
      <w:r w:rsidRPr="00EE6E14">
        <w:rPr>
          <w:i/>
        </w:rPr>
        <w:t xml:space="preserve"> pyyttää se</w:t>
      </w:r>
      <w:r w:rsidRPr="00A95D68">
        <w:t xml:space="preserve"> tahi </w:t>
      </w:r>
      <w:r w:rsidRPr="00EE6E14">
        <w:rPr>
          <w:i/>
        </w:rPr>
        <w:t>Kyllä hän pyyttää</w:t>
      </w:r>
      <w:r w:rsidRPr="00A95D68">
        <w:t>.</w:t>
      </w:r>
    </w:p>
    <w:p w14:paraId="7B18A0CE" w14:textId="39CA0C54" w:rsidR="00A07DBF" w:rsidRDefault="00424C4B" w:rsidP="00BD2A19">
      <w:pPr>
        <w:pStyle w:val="Liste"/>
        <w:spacing w:before="120" w:after="120"/>
        <w:ind w:left="0" w:firstLine="0"/>
        <w:contextualSpacing w:val="0"/>
      </w:pPr>
      <w:r>
        <w:t>Vaihtoehtokysymyksen saattaa laittaat kans toisela tavala</w:t>
      </w:r>
      <w:r w:rsidR="00606BB4">
        <w:t>:</w:t>
      </w:r>
      <w:r w:rsidR="00A07DBF">
        <w:t xml:space="preserve"> Sen syntaktin osan, mitä eriliikaisesti kysythään, saat</w:t>
      </w:r>
      <w:r>
        <w:t>taa</w:t>
      </w:r>
      <w:r w:rsidR="00A07DBF">
        <w:t xml:space="preserve"> </w:t>
      </w:r>
      <w:r w:rsidR="004F6134">
        <w:t>siirttäät omhaan ylisyntakthiin</w:t>
      </w:r>
      <w:r w:rsidR="00A07DBF">
        <w:t>, ja</w:t>
      </w:r>
      <w:r w:rsidR="00BC382B">
        <w:t xml:space="preserve"> </w:t>
      </w:r>
      <w:r w:rsidR="00930736">
        <w:t>lopun syntakti</w:t>
      </w:r>
      <w:r w:rsidR="00BC382B">
        <w:t>sta</w:t>
      </w:r>
      <w:r w:rsidR="00930736">
        <w:t xml:space="preserve"> siirethään pörhään alasyntakthiin</w:t>
      </w:r>
      <w:r w:rsidR="00BC382B">
        <w:t xml:space="preserve"> (12–14)</w:t>
      </w:r>
      <w:r w:rsidR="00A07DBF">
        <w:t>.</w:t>
      </w:r>
    </w:p>
    <w:p w14:paraId="6D93DE3A" w14:textId="18847C23" w:rsidR="00DB2DBC" w:rsidRPr="00BC382B" w:rsidRDefault="00BC382B" w:rsidP="00BD2A19">
      <w:pPr>
        <w:pStyle w:val="Liste"/>
        <w:spacing w:before="120" w:after="120"/>
        <w:ind w:left="0" w:firstLine="0"/>
        <w:contextualSpacing w:val="0"/>
      </w:pPr>
      <w:r w:rsidRPr="00BC382B">
        <w:t xml:space="preserve">(12) </w:t>
      </w:r>
      <w:r w:rsidR="00DB2DBC" w:rsidRPr="00BC382B">
        <w:t xml:space="preserve">Oonko </w:t>
      </w:r>
      <w:r w:rsidR="00657234">
        <w:t>se Nilla, joka assuu Alattiossa?</w:t>
      </w:r>
    </w:p>
    <w:p w14:paraId="7F40F58E" w14:textId="2D0B3281" w:rsidR="00DB2DBC" w:rsidRPr="00BC382B" w:rsidRDefault="00BC382B" w:rsidP="00BD2A19">
      <w:pPr>
        <w:pStyle w:val="Liste"/>
        <w:spacing w:before="120" w:after="120"/>
        <w:ind w:left="0" w:firstLine="0"/>
        <w:contextualSpacing w:val="0"/>
      </w:pPr>
      <w:r w:rsidRPr="00BC382B">
        <w:t xml:space="preserve">(13) </w:t>
      </w:r>
      <w:r w:rsidR="00DB2DBC" w:rsidRPr="00BC382B">
        <w:t xml:space="preserve">Oonko </w:t>
      </w:r>
      <w:r w:rsidR="00657234">
        <w:t>se Alattiossa, ette Nilla assuu?</w:t>
      </w:r>
    </w:p>
    <w:p w14:paraId="7C11C064" w14:textId="34712C60" w:rsidR="00DB2DBC" w:rsidRPr="00A95D68" w:rsidRDefault="00BC382B" w:rsidP="00BD2A19">
      <w:pPr>
        <w:pStyle w:val="Liste"/>
        <w:spacing w:before="120" w:after="120"/>
        <w:ind w:left="0" w:firstLine="0"/>
        <w:contextualSpacing w:val="0"/>
      </w:pPr>
      <w:r w:rsidRPr="00BC382B">
        <w:t xml:space="preserve">(14) </w:t>
      </w:r>
      <w:r w:rsidR="00DB2DBC" w:rsidRPr="00BC382B">
        <w:t>O</w:t>
      </w:r>
      <w:r w:rsidR="005B14E0">
        <w:t>onko se hukka</w:t>
      </w:r>
      <w:r w:rsidR="00673BCD">
        <w:t>, mitä sie pölkkää</w:t>
      </w:r>
      <w:r w:rsidR="00DB2DBC" w:rsidRPr="00BC382B">
        <w:t>t?</w:t>
      </w:r>
    </w:p>
    <w:p w14:paraId="47D4711C" w14:textId="25BD103B" w:rsidR="00834C87" w:rsidRPr="00A95D68" w:rsidRDefault="00141BA6" w:rsidP="00BD2A19">
      <w:pPr>
        <w:pStyle w:val="Brdtekst"/>
        <w:spacing w:before="120"/>
      </w:pPr>
      <w:r>
        <w:t>Kysymäsyn</w:t>
      </w:r>
      <w:r w:rsidR="00834C87" w:rsidRPr="00A95D68">
        <w:t>taktit</w:t>
      </w:r>
      <w:r w:rsidR="00EE6E14">
        <w:t xml:space="preserve"> löyđythään kans ala</w:t>
      </w:r>
      <w:r w:rsidR="00562C0F">
        <w:t>syntaktinna</w:t>
      </w:r>
      <w:r w:rsidR="003B61BB">
        <w:t xml:space="preserve"> </w:t>
      </w:r>
      <w:r w:rsidR="0075485B">
        <w:t>(</w:t>
      </w:r>
      <w:r w:rsidR="003B61BB">
        <w:t>1</w:t>
      </w:r>
      <w:r w:rsidR="00BC382B">
        <w:t>5</w:t>
      </w:r>
      <w:r w:rsidR="003B61BB">
        <w:t>–1</w:t>
      </w:r>
      <w:r w:rsidR="00BC382B">
        <w:t>7</w:t>
      </w:r>
      <w:r w:rsidR="003B61BB">
        <w:t>)</w:t>
      </w:r>
      <w:r w:rsidR="00EE6E14">
        <w:t>.</w:t>
      </w:r>
    </w:p>
    <w:p w14:paraId="3C041424" w14:textId="48D3BC46" w:rsidR="00834C87" w:rsidRPr="00A95D68" w:rsidRDefault="0075485B" w:rsidP="00BD2A19">
      <w:pPr>
        <w:pStyle w:val="Brdtekst"/>
        <w:spacing w:before="120"/>
      </w:pPr>
      <w:r>
        <w:t>(</w:t>
      </w:r>
      <w:r w:rsidR="003B61BB">
        <w:t>1</w:t>
      </w:r>
      <w:r w:rsidR="00BC382B">
        <w:t>5</w:t>
      </w:r>
      <w:r w:rsidR="003B61BB">
        <w:t xml:space="preserve">) </w:t>
      </w:r>
      <w:r w:rsidR="00834C87" w:rsidRPr="00A95D68">
        <w:t xml:space="preserve">Mie kysyin, </w:t>
      </w:r>
      <w:r w:rsidR="00834C87" w:rsidRPr="0019426E">
        <w:rPr>
          <w:i/>
        </w:rPr>
        <w:t>koska mie pääsen kothiin</w:t>
      </w:r>
      <w:r w:rsidR="00834C87" w:rsidRPr="00A95D68">
        <w:t>.</w:t>
      </w:r>
    </w:p>
    <w:p w14:paraId="1715B62A" w14:textId="2C5B6D31" w:rsidR="00032929" w:rsidRDefault="0075485B" w:rsidP="00BD2A19">
      <w:pPr>
        <w:pStyle w:val="Brdtekst"/>
        <w:spacing w:before="120"/>
      </w:pPr>
      <w:r>
        <w:t>(</w:t>
      </w:r>
      <w:r w:rsidR="003B61BB">
        <w:t>1</w:t>
      </w:r>
      <w:r w:rsidR="00BC382B">
        <w:t>6</w:t>
      </w:r>
      <w:r w:rsidR="003B61BB">
        <w:t xml:space="preserve">) </w:t>
      </w:r>
      <w:r w:rsidR="00834C87" w:rsidRPr="00A95D68">
        <w:t xml:space="preserve">Pekka ei </w:t>
      </w:r>
      <w:r w:rsidR="00371940">
        <w:t>tieđä</w:t>
      </w:r>
      <w:r w:rsidR="00834C87" w:rsidRPr="00A95D68">
        <w:t xml:space="preserve">, </w:t>
      </w:r>
      <w:r w:rsidR="00834C87" w:rsidRPr="004E5437">
        <w:rPr>
          <w:i/>
        </w:rPr>
        <w:t>oonko hän jo taivhaassa</w:t>
      </w:r>
      <w:r w:rsidR="00834C87" w:rsidRPr="00A95D68">
        <w:t>.</w:t>
      </w:r>
    </w:p>
    <w:p w14:paraId="2EE8B55E" w14:textId="12347E9B" w:rsidR="00EE6E14" w:rsidRDefault="0075485B" w:rsidP="00BD2A19">
      <w:pPr>
        <w:pStyle w:val="Brdtekst"/>
        <w:spacing w:before="120"/>
      </w:pPr>
      <w:r>
        <w:t>(</w:t>
      </w:r>
      <w:r w:rsidR="003B61BB">
        <w:t>1</w:t>
      </w:r>
      <w:r w:rsidR="00BC382B">
        <w:t>7</w:t>
      </w:r>
      <w:r w:rsidR="003B61BB">
        <w:t xml:space="preserve">) </w:t>
      </w:r>
      <w:r w:rsidR="00EE6E14">
        <w:t xml:space="preserve">Mie en </w:t>
      </w:r>
      <w:r w:rsidR="00371940">
        <w:t>muista</w:t>
      </w:r>
      <w:r w:rsidR="00EE6E14">
        <w:t xml:space="preserve">, </w:t>
      </w:r>
      <w:r w:rsidR="007553CB" w:rsidRPr="004E5437">
        <w:rPr>
          <w:i/>
        </w:rPr>
        <w:t xml:space="preserve">kuka ei ole </w:t>
      </w:r>
      <w:r w:rsidR="00F600EA" w:rsidRPr="004E5437">
        <w:rPr>
          <w:i/>
        </w:rPr>
        <w:t>saanu käyđä kouluu</w:t>
      </w:r>
      <w:r w:rsidR="00EE6E14">
        <w:t>.</w:t>
      </w:r>
    </w:p>
    <w:p w14:paraId="6152ACB5" w14:textId="0C2D2317" w:rsidR="00EE6E14" w:rsidRPr="00032929" w:rsidRDefault="00EE6E14" w:rsidP="00BD2A19">
      <w:pPr>
        <w:pStyle w:val="Brdtekst"/>
        <w:spacing w:before="120"/>
      </w:pPr>
      <w:r>
        <w:t xml:space="preserve">Niitten haamu </w:t>
      </w:r>
      <w:r w:rsidR="00B66BBD">
        <w:t>ja sanaoorninki oon samanlainen</w:t>
      </w:r>
      <w:r>
        <w:t xml:space="preserve"> ko semmoisissa ky</w:t>
      </w:r>
      <w:r w:rsidR="005B14E0">
        <w:t>symä</w:t>
      </w:r>
      <w:r w:rsidR="001E0EB5">
        <w:t>syntak</w:t>
      </w:r>
      <w:r>
        <w:t>tiissa, mikkä oon valta</w:t>
      </w:r>
      <w:r w:rsidR="00562C0F">
        <w:t>syntaktinna</w:t>
      </w:r>
      <w:r>
        <w:t>.</w:t>
      </w:r>
    </w:p>
    <w:p w14:paraId="77834B1C" w14:textId="02E57AAB" w:rsidR="00834C87" w:rsidRPr="00A95D68" w:rsidRDefault="00834C87" w:rsidP="00BD2A19">
      <w:pPr>
        <w:pStyle w:val="Overskrift4"/>
      </w:pPr>
      <w:bookmarkStart w:id="139" w:name="_Toc311273718"/>
      <w:r w:rsidRPr="00A95D68">
        <w:t>Käsky</w:t>
      </w:r>
      <w:bookmarkEnd w:id="139"/>
    </w:p>
    <w:p w14:paraId="7E07DBC4" w14:textId="77777777" w:rsidR="00F904D4" w:rsidRDefault="00B30251" w:rsidP="00BD2A19">
      <w:pPr>
        <w:pStyle w:val="Brdtekst"/>
        <w:spacing w:before="120"/>
      </w:pPr>
      <w:r w:rsidRPr="0075203B">
        <w:rPr>
          <w:smallCaps/>
        </w:rPr>
        <w:t>Käsky</w:t>
      </w:r>
      <w:r w:rsidRPr="00A95D68">
        <w:t xml:space="preserve"> ei aina ole juuri käsky, se saattaa olla kans pyyntö eli ehđotus. Kuttuma sitä kuitenki tässä käskyksi. Käsky oon erilainen ko </w:t>
      </w:r>
      <w:r w:rsidR="00325D95" w:rsidRPr="00A95D68">
        <w:t>konstateeraus</w:t>
      </w:r>
      <w:r w:rsidRPr="00A95D68">
        <w:t xml:space="preserve"> siinä, ette siinä syntaktin verbin siirethään syntaktin alkhuun ja subjekti jää</w:t>
      </w:r>
      <w:r w:rsidR="004617F2">
        <w:t>pi</w:t>
      </w:r>
      <w:r w:rsidRPr="00A95D68">
        <w:t xml:space="preserve"> kokonhansa pois</w:t>
      </w:r>
      <w:r w:rsidR="00F904D4">
        <w:t>.</w:t>
      </w:r>
    </w:p>
    <w:p w14:paraId="493B9068" w14:textId="65CCD4AD" w:rsidR="00B30251" w:rsidRPr="00A95D68" w:rsidRDefault="00B30251" w:rsidP="00BD2A19">
      <w:pPr>
        <w:pStyle w:val="Brdtekst"/>
        <w:spacing w:before="120"/>
      </w:pPr>
      <w:r w:rsidRPr="00A95D68">
        <w:t>Verbi oon kans vasituisessa käskyhaamussa eli imperatiivissa. Esimerkkii käskystä</w:t>
      </w:r>
      <w:r w:rsidR="004D7CD9">
        <w:t xml:space="preserve"> </w:t>
      </w:r>
      <w:r w:rsidR="0075485B">
        <w:t>(</w:t>
      </w:r>
      <w:r w:rsidR="004D7CD9">
        <w:t>1–4)</w:t>
      </w:r>
      <w:r w:rsidRPr="00A95D68">
        <w:t>:</w:t>
      </w:r>
    </w:p>
    <w:p w14:paraId="0D1FC71E" w14:textId="52B44567" w:rsidR="00B30251" w:rsidRPr="00A95D68" w:rsidRDefault="0075485B" w:rsidP="00BD2A19">
      <w:pPr>
        <w:tabs>
          <w:tab w:val="left" w:pos="1701"/>
        </w:tabs>
        <w:spacing w:before="120" w:after="120"/>
      </w:pPr>
      <w:r>
        <w:t>(</w:t>
      </w:r>
      <w:r w:rsidR="004D7CD9">
        <w:t xml:space="preserve">1) </w:t>
      </w:r>
      <w:r w:rsidR="00E268C2" w:rsidRPr="00A95D68">
        <w:t xml:space="preserve">Mene </w:t>
      </w:r>
      <w:r w:rsidR="00B30251" w:rsidRPr="00A95D68">
        <w:t>kothiin!</w:t>
      </w:r>
    </w:p>
    <w:p w14:paraId="17267B81" w14:textId="292A0217" w:rsidR="00B30251" w:rsidRPr="00A95D68" w:rsidRDefault="0075485B" w:rsidP="00BD2A19">
      <w:pPr>
        <w:tabs>
          <w:tab w:val="left" w:pos="1701"/>
        </w:tabs>
        <w:spacing w:before="120" w:after="120"/>
      </w:pPr>
      <w:r>
        <w:t>(</w:t>
      </w:r>
      <w:r w:rsidR="004D7CD9">
        <w:t xml:space="preserve">2) </w:t>
      </w:r>
      <w:r w:rsidR="00B30251" w:rsidRPr="00A95D68">
        <w:t>Luje</w:t>
      </w:r>
      <w:r w:rsidR="00E268C2" w:rsidRPr="00A95D68">
        <w:t xml:space="preserve"> </w:t>
      </w:r>
      <w:r w:rsidR="007A7A8C" w:rsidRPr="00A95D68">
        <w:t>preivi</w:t>
      </w:r>
      <w:r w:rsidR="00B30251" w:rsidRPr="00A95D68">
        <w:t>n!</w:t>
      </w:r>
    </w:p>
    <w:p w14:paraId="3A5CC0C8" w14:textId="2B1D079C" w:rsidR="00B30251" w:rsidRPr="00A95D68" w:rsidRDefault="0075485B" w:rsidP="00BD2A19">
      <w:pPr>
        <w:tabs>
          <w:tab w:val="left" w:pos="1701"/>
        </w:tabs>
        <w:spacing w:before="120" w:after="120"/>
      </w:pPr>
      <w:r>
        <w:t>(</w:t>
      </w:r>
      <w:r w:rsidR="004D7CD9">
        <w:t xml:space="preserve">3) </w:t>
      </w:r>
      <w:r w:rsidR="00B30251" w:rsidRPr="00A95D68">
        <w:t>Menkkää</w:t>
      </w:r>
      <w:r w:rsidR="00E268C2" w:rsidRPr="00A95D68">
        <w:t xml:space="preserve"> </w:t>
      </w:r>
      <w:r w:rsidR="00B30251" w:rsidRPr="00A95D68">
        <w:t>kothiin!</w:t>
      </w:r>
    </w:p>
    <w:p w14:paraId="135C85FC" w14:textId="570C3915" w:rsidR="00B30251" w:rsidRDefault="0075485B" w:rsidP="00BD2A19">
      <w:pPr>
        <w:tabs>
          <w:tab w:val="left" w:pos="1701"/>
        </w:tabs>
        <w:spacing w:before="120" w:after="120"/>
      </w:pPr>
      <w:r>
        <w:lastRenderedPageBreak/>
        <w:t>(</w:t>
      </w:r>
      <w:r w:rsidR="004D7CD9">
        <w:t xml:space="preserve">4) </w:t>
      </w:r>
      <w:r w:rsidR="00B30251" w:rsidRPr="00A95D68">
        <w:t>Lukekkaa</w:t>
      </w:r>
      <w:r w:rsidR="00E268C2" w:rsidRPr="00A95D68">
        <w:t xml:space="preserve"> </w:t>
      </w:r>
      <w:r w:rsidR="007A7A8C" w:rsidRPr="00A95D68">
        <w:t>preivi</w:t>
      </w:r>
      <w:r w:rsidR="00B30251" w:rsidRPr="00A95D68">
        <w:t>n!</w:t>
      </w:r>
    </w:p>
    <w:p w14:paraId="3647331D" w14:textId="26C3DF55" w:rsidR="00B04E90" w:rsidRPr="00A95D68" w:rsidRDefault="00B04E90" w:rsidP="00BD2A19">
      <w:pPr>
        <w:tabs>
          <w:tab w:val="left" w:pos="1701"/>
        </w:tabs>
        <w:spacing w:before="120" w:after="120"/>
      </w:pPr>
      <w:r>
        <w:t>Käskyhaamuista katto enämen kohđasta 6.6 Imperatiivi</w:t>
      </w:r>
      <w:r w:rsidR="004B05B8">
        <w:t>.</w:t>
      </w:r>
    </w:p>
    <w:p w14:paraId="397D41D9" w14:textId="77777777" w:rsidR="00B30251" w:rsidRPr="00A95D68" w:rsidRDefault="00B30251" w:rsidP="00BD2A19">
      <w:pPr>
        <w:pStyle w:val="Overskrift3"/>
      </w:pPr>
      <w:bookmarkStart w:id="140" w:name="_Toc81192449"/>
      <w:bookmarkStart w:id="141" w:name="_Toc84997958"/>
      <w:bookmarkStart w:id="142" w:name="_Toc198266822"/>
      <w:bookmarkStart w:id="143" w:name="_Toc209168568"/>
      <w:bookmarkStart w:id="144" w:name="_Toc241129215"/>
      <w:bookmarkStart w:id="145" w:name="_Toc311273719"/>
      <w:r w:rsidRPr="00A95D68">
        <w:t>Kieltosyntakti</w:t>
      </w:r>
      <w:bookmarkEnd w:id="140"/>
      <w:bookmarkEnd w:id="141"/>
      <w:bookmarkEnd w:id="142"/>
      <w:bookmarkEnd w:id="143"/>
      <w:bookmarkEnd w:id="144"/>
      <w:bookmarkEnd w:id="145"/>
    </w:p>
    <w:p w14:paraId="1553FE39" w14:textId="0267A121" w:rsidR="00B30251" w:rsidRPr="00A95D68" w:rsidRDefault="00B30251" w:rsidP="00BD2A19">
      <w:pPr>
        <w:pStyle w:val="Brdtekst"/>
        <w:spacing w:before="120"/>
      </w:pPr>
      <w:r w:rsidRPr="00A95D68">
        <w:t xml:space="preserve">Kainun kielessä kieltämisen eli </w:t>
      </w:r>
      <w:r w:rsidRPr="0075203B">
        <w:rPr>
          <w:smallCaps/>
        </w:rPr>
        <w:t>kieltosyntaktin</w:t>
      </w:r>
      <w:r w:rsidRPr="00A95D68">
        <w:t xml:space="preserve"> haamustethaan siihen</w:t>
      </w:r>
      <w:r w:rsidR="00982B86" w:rsidRPr="00A95D68">
        <w:t xml:space="preserve"> laihi</w:t>
      </w:r>
      <w:r w:rsidR="00B66BBD">
        <w:t>i</w:t>
      </w:r>
      <w:r w:rsidR="00982B86" w:rsidRPr="00A95D68">
        <w:t>n</w:t>
      </w:r>
      <w:r w:rsidRPr="00A95D68">
        <w:t xml:space="preserve"> eri</w:t>
      </w:r>
      <w:r w:rsidR="00946076">
        <w:t>nomhaisesti</w:t>
      </w:r>
      <w:r w:rsidRPr="00A95D68">
        <w:t xml:space="preserve">, ette itte kieltäminen tapattuu </w:t>
      </w:r>
      <w:r w:rsidRPr="00CF0340">
        <w:rPr>
          <w:smallCaps/>
        </w:rPr>
        <w:t>kieltoverbilä</w:t>
      </w:r>
      <w:r w:rsidR="00231A1B">
        <w:t xml:space="preserve"> </w:t>
      </w:r>
      <w:r w:rsidR="00231A1B">
        <w:rPr>
          <w:i/>
        </w:rPr>
        <w:t>ei</w:t>
      </w:r>
      <w:r w:rsidRPr="00A95D68">
        <w:t>. Tällä kieltoverbilä oon persoonataivutus mutta ei tempusta e</w:t>
      </w:r>
      <w:r w:rsidR="00C75B0E">
        <w:t>ikä</w:t>
      </w:r>
      <w:r w:rsidRPr="00A95D68">
        <w:t xml:space="preserve"> modusta. Haamustuksessa itte kieltoverbi tullee ensistä, sitte </w:t>
      </w:r>
      <w:r w:rsidR="00DE2566" w:rsidRPr="00A95D68">
        <w:t xml:space="preserve">preesensissä </w:t>
      </w:r>
      <w:r w:rsidR="00CF0340" w:rsidRPr="00CF0340">
        <w:rPr>
          <w:smallCaps/>
        </w:rPr>
        <w:t>pää</w:t>
      </w:r>
      <w:r w:rsidR="0024631A" w:rsidRPr="00CF0340">
        <w:rPr>
          <w:smallCaps/>
        </w:rPr>
        <w:t>ve</w:t>
      </w:r>
      <w:r w:rsidRPr="00CF0340">
        <w:rPr>
          <w:smallCaps/>
        </w:rPr>
        <w:t>rbin</w:t>
      </w:r>
      <w:r w:rsidRPr="00A95D68">
        <w:t xml:space="preserve"> </w:t>
      </w:r>
      <w:r w:rsidR="000236D5" w:rsidRPr="00A95D68">
        <w:t>niin</w:t>
      </w:r>
      <w:r w:rsidR="003B0128">
        <w:t xml:space="preserve"> </w:t>
      </w:r>
      <w:r w:rsidR="000236D5" w:rsidRPr="00A95D68">
        <w:t>käsketty</w:t>
      </w:r>
      <w:r w:rsidRPr="00A95D68">
        <w:t xml:space="preserve"> </w:t>
      </w:r>
      <w:r w:rsidRPr="00CF0340">
        <w:rPr>
          <w:smallCaps/>
        </w:rPr>
        <w:t>kieltohaamu</w:t>
      </w:r>
      <w:r w:rsidR="00DE2566" w:rsidRPr="00A95D68">
        <w:t xml:space="preserve">, muissa tempuksissa sen </w:t>
      </w:r>
      <w:r w:rsidR="00106443">
        <w:t>sijassa</w:t>
      </w:r>
      <w:r w:rsidR="00DE2566" w:rsidRPr="00A95D68">
        <w:t xml:space="preserve"> oon </w:t>
      </w:r>
      <w:r w:rsidR="00AE2DFE">
        <w:t>partisip</w:t>
      </w:r>
      <w:r w:rsidR="00DE2566" w:rsidRPr="00A95D68">
        <w:t>in perfektin haamu</w:t>
      </w:r>
      <w:r w:rsidRPr="00A95D68">
        <w:t xml:space="preserve">. </w:t>
      </w:r>
      <w:r w:rsidR="000236D5" w:rsidRPr="00A95D68">
        <w:t xml:space="preserve">Kielto </w:t>
      </w:r>
      <w:r w:rsidR="00C75B0E">
        <w:t>saattaa</w:t>
      </w:r>
      <w:r w:rsidR="006B21B9" w:rsidRPr="00A95D68">
        <w:t xml:space="preserve"> </w:t>
      </w:r>
      <w:r w:rsidR="000236D5" w:rsidRPr="00A95D68">
        <w:t>vaikuttaa</w:t>
      </w:r>
      <w:r w:rsidR="006B21B9" w:rsidRPr="00A95D68">
        <w:t>t</w:t>
      </w:r>
      <w:r w:rsidR="000236D5" w:rsidRPr="00A95D68">
        <w:t xml:space="preserve"> syntaktin</w:t>
      </w:r>
      <w:r w:rsidR="006B21B9" w:rsidRPr="00A95D68">
        <w:t xml:space="preserve"> objektin kaasuksheen. </w:t>
      </w:r>
      <w:r w:rsidRPr="00A95D68">
        <w:t>Verttaa esimerkiksi seuraaviita syntaktiita</w:t>
      </w:r>
      <w:r w:rsidR="0046653B">
        <w:t xml:space="preserve"> </w:t>
      </w:r>
      <w:r w:rsidR="0075485B">
        <w:t>(</w:t>
      </w:r>
      <w:r w:rsidR="0046653B">
        <w:t>1–6)</w:t>
      </w:r>
      <w:r w:rsidRPr="00A95D68">
        <w:t>:</w:t>
      </w:r>
    </w:p>
    <w:p w14:paraId="524C82C2" w14:textId="071DEF59" w:rsidR="00DE2566" w:rsidRPr="00A95D68" w:rsidRDefault="0075485B" w:rsidP="00BD2A19">
      <w:pPr>
        <w:tabs>
          <w:tab w:val="left" w:pos="1418"/>
          <w:tab w:val="left" w:pos="2790"/>
          <w:tab w:val="left" w:pos="4320"/>
        </w:tabs>
        <w:spacing w:before="120" w:after="40"/>
      </w:pPr>
      <w:r>
        <w:t>(</w:t>
      </w:r>
      <w:r w:rsidR="008D5F7D">
        <w:t xml:space="preserve">1) </w:t>
      </w:r>
      <w:r w:rsidR="00DE2566" w:rsidRPr="00A95D68">
        <w:t>Met</w:t>
      </w:r>
      <w:r w:rsidR="00DE2566" w:rsidRPr="00A95D68">
        <w:tab/>
        <w:t>asuma</w:t>
      </w:r>
      <w:r w:rsidR="00DE2566" w:rsidRPr="00A95D68">
        <w:tab/>
        <w:t>Alattiossa.</w:t>
      </w:r>
    </w:p>
    <w:p w14:paraId="5C413334" w14:textId="57896E93" w:rsidR="00DE2566" w:rsidRPr="00A95D68" w:rsidRDefault="00DE2566" w:rsidP="00BD2A19">
      <w:pPr>
        <w:tabs>
          <w:tab w:val="left" w:pos="1418"/>
          <w:tab w:val="left" w:pos="2790"/>
          <w:tab w:val="left" w:pos="4320"/>
        </w:tabs>
        <w:spacing w:before="40" w:after="120"/>
      </w:pPr>
      <w:r w:rsidRPr="00A95D68">
        <w:rPr>
          <w:caps/>
        </w:rPr>
        <w:t>subj</w:t>
      </w:r>
      <w:r w:rsidR="00A33AB5">
        <w:t>[</w:t>
      </w:r>
      <w:r w:rsidR="001337F6">
        <w:t>pl1</w:t>
      </w:r>
      <w:r w:rsidR="00A33AB5">
        <w:t>]</w:t>
      </w:r>
      <w:r w:rsidRPr="00A95D68">
        <w:tab/>
        <w:t>V</w:t>
      </w:r>
      <w:r w:rsidR="004B05B8">
        <w:t>[</w:t>
      </w:r>
      <w:r w:rsidR="001337F6">
        <w:t>pl1</w:t>
      </w:r>
      <w:r w:rsidR="004B05B8">
        <w:t>]</w:t>
      </w:r>
      <w:r w:rsidRPr="00A95D68">
        <w:tab/>
      </w:r>
      <w:r w:rsidRPr="00A95D68">
        <w:rPr>
          <w:caps/>
        </w:rPr>
        <w:t>advli</w:t>
      </w:r>
    </w:p>
    <w:p w14:paraId="4C562CDA" w14:textId="26628435" w:rsidR="00DE2566" w:rsidRPr="00A95D68" w:rsidRDefault="0075485B" w:rsidP="00BD2A19">
      <w:pPr>
        <w:tabs>
          <w:tab w:val="left" w:pos="1418"/>
          <w:tab w:val="left" w:pos="2790"/>
          <w:tab w:val="left" w:pos="4320"/>
        </w:tabs>
        <w:spacing w:before="120" w:after="40"/>
      </w:pPr>
      <w:r>
        <w:t>(</w:t>
      </w:r>
      <w:r w:rsidR="008D5F7D">
        <w:t xml:space="preserve">2) </w:t>
      </w:r>
      <w:r w:rsidR="00DE2566" w:rsidRPr="00A95D68">
        <w:t>Met</w:t>
      </w:r>
      <w:r w:rsidR="00DE2566" w:rsidRPr="00A95D68">
        <w:tab/>
        <w:t>[emmä</w:t>
      </w:r>
      <w:r w:rsidR="00DE2566" w:rsidRPr="00A95D68">
        <w:tab/>
        <w:t>asu]</w:t>
      </w:r>
      <w:r w:rsidR="00DE2566" w:rsidRPr="00A95D68">
        <w:tab/>
        <w:t>Alattiossa.</w:t>
      </w:r>
    </w:p>
    <w:p w14:paraId="210394AB" w14:textId="4B4868BC" w:rsidR="00DE2566" w:rsidRPr="00A95D68" w:rsidRDefault="00DE2566" w:rsidP="00BD2A19">
      <w:pPr>
        <w:tabs>
          <w:tab w:val="left" w:pos="1418"/>
          <w:tab w:val="left" w:pos="2790"/>
          <w:tab w:val="left" w:pos="4320"/>
        </w:tabs>
        <w:spacing w:before="40" w:after="120"/>
      </w:pPr>
      <w:r w:rsidRPr="00A95D68">
        <w:rPr>
          <w:caps/>
        </w:rPr>
        <w:t>sub</w:t>
      </w:r>
      <w:r w:rsidR="00A33AB5">
        <w:rPr>
          <w:caps/>
        </w:rPr>
        <w:t>[</w:t>
      </w:r>
      <w:r w:rsidR="001337F6">
        <w:t>pl1</w:t>
      </w:r>
      <w:r w:rsidR="00A33AB5">
        <w:t>]</w:t>
      </w:r>
      <w:r w:rsidR="00A634B3" w:rsidRPr="00A95D68">
        <w:tab/>
      </w:r>
      <w:r w:rsidRPr="00A95D68">
        <w:t>V</w:t>
      </w:r>
      <w:r w:rsidR="004D4D10" w:rsidRPr="00A95D68">
        <w:t>[</w:t>
      </w:r>
      <w:r w:rsidR="004D4D10" w:rsidRPr="00B66BBD">
        <w:rPr>
          <w:i/>
        </w:rPr>
        <w:t>ei</w:t>
      </w:r>
      <w:r w:rsidR="004D4D10" w:rsidRPr="00A95D68">
        <w:t xml:space="preserve">, </w:t>
      </w:r>
      <w:r w:rsidR="001337F6">
        <w:t>pl1</w:t>
      </w:r>
      <w:r w:rsidRPr="00A95D68">
        <w:tab/>
        <w:t>kieltohaamu]</w:t>
      </w:r>
      <w:r w:rsidRPr="00A95D68">
        <w:tab/>
      </w:r>
      <w:r w:rsidRPr="00A95D68">
        <w:rPr>
          <w:caps/>
        </w:rPr>
        <w:t>advli</w:t>
      </w:r>
    </w:p>
    <w:p w14:paraId="216B260F" w14:textId="179BD832" w:rsidR="00B30251" w:rsidRPr="00A95D68" w:rsidRDefault="0075485B" w:rsidP="00BD2A19">
      <w:pPr>
        <w:tabs>
          <w:tab w:val="left" w:pos="1418"/>
          <w:tab w:val="left" w:pos="2790"/>
          <w:tab w:val="left" w:pos="4320"/>
        </w:tabs>
        <w:spacing w:before="120" w:after="40"/>
      </w:pPr>
      <w:r>
        <w:t>(</w:t>
      </w:r>
      <w:r w:rsidR="008D5F7D">
        <w:t xml:space="preserve">3) </w:t>
      </w:r>
      <w:r w:rsidR="00B30251" w:rsidRPr="00A95D68">
        <w:t>Heikka</w:t>
      </w:r>
      <w:r w:rsidR="00B30251" w:rsidRPr="00A95D68">
        <w:tab/>
        <w:t>pölkkää</w:t>
      </w:r>
      <w:r w:rsidR="00B30251" w:rsidRPr="00A95D68">
        <w:tab/>
        <w:t>hukkaa.</w:t>
      </w:r>
    </w:p>
    <w:p w14:paraId="269FE14C" w14:textId="56604E20" w:rsidR="00B30251" w:rsidRPr="00A95D68" w:rsidRDefault="00B30251" w:rsidP="00BD2A19">
      <w:pPr>
        <w:tabs>
          <w:tab w:val="left" w:pos="1418"/>
          <w:tab w:val="left" w:pos="2790"/>
          <w:tab w:val="left" w:pos="4320"/>
        </w:tabs>
        <w:spacing w:before="40" w:after="120"/>
      </w:pPr>
      <w:r w:rsidRPr="00A95D68">
        <w:rPr>
          <w:caps/>
        </w:rPr>
        <w:t>subj</w:t>
      </w:r>
      <w:r w:rsidR="00A33AB5">
        <w:t>[</w:t>
      </w:r>
      <w:r w:rsidR="001337F6">
        <w:t>sg3</w:t>
      </w:r>
      <w:r w:rsidR="00A33AB5">
        <w:t>]</w:t>
      </w:r>
      <w:r w:rsidR="00403CB5">
        <w:tab/>
        <w:t>V</w:t>
      </w:r>
      <w:r w:rsidR="00A634B3" w:rsidRPr="00A95D68">
        <w:t>[</w:t>
      </w:r>
      <w:r w:rsidR="001337F6">
        <w:t>sg3</w:t>
      </w:r>
      <w:r w:rsidR="00A634B3" w:rsidRPr="00A95D68">
        <w:t>]</w:t>
      </w:r>
      <w:r w:rsidRPr="00A95D68">
        <w:tab/>
      </w:r>
      <w:r w:rsidRPr="00A95D68">
        <w:rPr>
          <w:caps/>
        </w:rPr>
        <w:t>obj</w:t>
      </w:r>
    </w:p>
    <w:p w14:paraId="5E92DDE6" w14:textId="79D47F49" w:rsidR="00B30251" w:rsidRPr="00A95D68" w:rsidRDefault="0075485B" w:rsidP="00BD2A19">
      <w:pPr>
        <w:tabs>
          <w:tab w:val="left" w:pos="1418"/>
          <w:tab w:val="left" w:pos="2790"/>
          <w:tab w:val="left" w:pos="4320"/>
        </w:tabs>
        <w:spacing w:before="120" w:after="40"/>
      </w:pPr>
      <w:r>
        <w:t>(</w:t>
      </w:r>
      <w:r w:rsidR="008D5F7D">
        <w:t xml:space="preserve">4) </w:t>
      </w:r>
      <w:r w:rsidR="00B30251" w:rsidRPr="00A95D68">
        <w:t>Kaisa</w:t>
      </w:r>
      <w:r w:rsidR="00B30251" w:rsidRPr="00A95D68">
        <w:tab/>
        <w:t xml:space="preserve">[ei </w:t>
      </w:r>
      <w:r w:rsidR="00B30251" w:rsidRPr="00A95D68">
        <w:tab/>
        <w:t>pölkkää]</w:t>
      </w:r>
      <w:r w:rsidR="00B30251" w:rsidRPr="00A95D68">
        <w:tab/>
        <w:t>hukkaa.</w:t>
      </w:r>
    </w:p>
    <w:p w14:paraId="4357B0B9" w14:textId="5DBFA034" w:rsidR="00B30251" w:rsidRPr="00A95D68" w:rsidRDefault="00B30251" w:rsidP="00BD2A19">
      <w:pPr>
        <w:tabs>
          <w:tab w:val="left" w:pos="1418"/>
          <w:tab w:val="left" w:pos="2790"/>
          <w:tab w:val="left" w:pos="4320"/>
        </w:tabs>
        <w:spacing w:before="40" w:after="120"/>
        <w:rPr>
          <w:caps/>
        </w:rPr>
      </w:pPr>
      <w:r w:rsidRPr="00A95D68">
        <w:rPr>
          <w:caps/>
        </w:rPr>
        <w:t>subj</w:t>
      </w:r>
      <w:r w:rsidR="00A33AB5">
        <w:t>[</w:t>
      </w:r>
      <w:r w:rsidR="001337F6">
        <w:t>sg3</w:t>
      </w:r>
      <w:r w:rsidR="00A33AB5">
        <w:t>]</w:t>
      </w:r>
      <w:r w:rsidRPr="00A95D68">
        <w:tab/>
      </w:r>
      <w:r w:rsidR="00A634B3" w:rsidRPr="00A95D68">
        <w:t>V[</w:t>
      </w:r>
      <w:r w:rsidR="00A634B3" w:rsidRPr="00B66BBD">
        <w:rPr>
          <w:i/>
        </w:rPr>
        <w:t>ei</w:t>
      </w:r>
      <w:r w:rsidR="00A634B3" w:rsidRPr="00A95D68">
        <w:t xml:space="preserve">, </w:t>
      </w:r>
      <w:r w:rsidR="001337F6">
        <w:t>sg3</w:t>
      </w:r>
      <w:r w:rsidRPr="00A95D68">
        <w:tab/>
        <w:t>kieltohaamu</w:t>
      </w:r>
      <w:r w:rsidR="000C0699" w:rsidRPr="00A95D68">
        <w:t>]</w:t>
      </w:r>
      <w:r w:rsidRPr="00A95D68">
        <w:tab/>
      </w:r>
      <w:r w:rsidRPr="00A95D68">
        <w:rPr>
          <w:caps/>
        </w:rPr>
        <w:t>obj</w:t>
      </w:r>
    </w:p>
    <w:p w14:paraId="16237FD4" w14:textId="272D9A24" w:rsidR="000C0699" w:rsidRPr="00A95D68" w:rsidRDefault="0075485B" w:rsidP="00BD2A19">
      <w:pPr>
        <w:tabs>
          <w:tab w:val="left" w:pos="1418"/>
          <w:tab w:val="left" w:pos="2790"/>
          <w:tab w:val="left" w:pos="4320"/>
        </w:tabs>
        <w:spacing w:before="120" w:after="40"/>
      </w:pPr>
      <w:r>
        <w:t>(</w:t>
      </w:r>
      <w:r w:rsidR="008D5F7D">
        <w:t xml:space="preserve">5) </w:t>
      </w:r>
      <w:r w:rsidR="00B66BBD">
        <w:t>Sie</w:t>
      </w:r>
      <w:r w:rsidR="00B66BBD">
        <w:tab/>
        <w:t>kirjoitit</w:t>
      </w:r>
      <w:r w:rsidR="000C0699" w:rsidRPr="00A95D68">
        <w:tab/>
      </w:r>
      <w:r w:rsidR="007A7A8C" w:rsidRPr="00A95D68">
        <w:t>preivi</w:t>
      </w:r>
      <w:r w:rsidR="000C0699" w:rsidRPr="00A95D68">
        <w:t>n.</w:t>
      </w:r>
    </w:p>
    <w:p w14:paraId="6AEB9A97" w14:textId="05FB0FDE" w:rsidR="000C0699" w:rsidRPr="00A95D68" w:rsidRDefault="000C0699" w:rsidP="00BD2A19">
      <w:pPr>
        <w:tabs>
          <w:tab w:val="left" w:pos="1418"/>
          <w:tab w:val="left" w:pos="2790"/>
          <w:tab w:val="left" w:pos="4320"/>
        </w:tabs>
        <w:spacing w:before="40" w:after="120"/>
      </w:pPr>
      <w:r w:rsidRPr="00A95D68">
        <w:rPr>
          <w:caps/>
        </w:rPr>
        <w:t>subj</w:t>
      </w:r>
      <w:r w:rsidR="00A33AB5">
        <w:t>[</w:t>
      </w:r>
      <w:r w:rsidR="001337F6">
        <w:t>sg2</w:t>
      </w:r>
      <w:r w:rsidR="00A33AB5">
        <w:t>]</w:t>
      </w:r>
      <w:r w:rsidRPr="00A95D68">
        <w:tab/>
        <w:t>V</w:t>
      </w:r>
      <w:r w:rsidR="00A634B3" w:rsidRPr="00A95D68">
        <w:t>[</w:t>
      </w:r>
      <w:r w:rsidR="001337F6">
        <w:t>sg2</w:t>
      </w:r>
      <w:r w:rsidR="00A634B3" w:rsidRPr="00A95D68">
        <w:t>]</w:t>
      </w:r>
      <w:r w:rsidRPr="00A95D68">
        <w:tab/>
      </w:r>
      <w:r w:rsidRPr="00A95D68">
        <w:rPr>
          <w:caps/>
        </w:rPr>
        <w:t>obj</w:t>
      </w:r>
    </w:p>
    <w:p w14:paraId="6B9683FF" w14:textId="67D145A8" w:rsidR="000C0699" w:rsidRPr="00A95D68" w:rsidRDefault="0075485B" w:rsidP="00451C3F">
      <w:pPr>
        <w:tabs>
          <w:tab w:val="left" w:pos="1418"/>
          <w:tab w:val="left" w:pos="2790"/>
          <w:tab w:val="left" w:pos="4770"/>
        </w:tabs>
        <w:spacing w:before="120" w:after="40"/>
      </w:pPr>
      <w:r>
        <w:t>(</w:t>
      </w:r>
      <w:r w:rsidR="008D5F7D">
        <w:t xml:space="preserve">6) </w:t>
      </w:r>
      <w:r w:rsidR="00B66BBD">
        <w:t>Sie</w:t>
      </w:r>
      <w:r w:rsidR="000C0699" w:rsidRPr="00A95D68">
        <w:tab/>
      </w:r>
      <w:r w:rsidR="0007286D" w:rsidRPr="00A95D68">
        <w:t>[</w:t>
      </w:r>
      <w:r w:rsidR="00B66BBD">
        <w:t>et</w:t>
      </w:r>
      <w:r w:rsidR="000C0699" w:rsidRPr="00A95D68">
        <w:t xml:space="preserve"> </w:t>
      </w:r>
      <w:r w:rsidR="000C0699" w:rsidRPr="00A95D68">
        <w:tab/>
        <w:t>kirjoittannu</w:t>
      </w:r>
      <w:r w:rsidR="0007286D" w:rsidRPr="00A95D68">
        <w:t>]</w:t>
      </w:r>
      <w:r w:rsidR="000C0699" w:rsidRPr="00A95D68">
        <w:t xml:space="preserve"> </w:t>
      </w:r>
      <w:r w:rsidR="000C0699" w:rsidRPr="00A95D68">
        <w:tab/>
      </w:r>
      <w:r w:rsidR="007A7A8C" w:rsidRPr="00A95D68">
        <w:t>preivi</w:t>
      </w:r>
      <w:r w:rsidR="000C0699" w:rsidRPr="00A95D68">
        <w:t>i.</w:t>
      </w:r>
    </w:p>
    <w:p w14:paraId="0852B245" w14:textId="27CE2D20" w:rsidR="000C0699" w:rsidRPr="00A95D68" w:rsidRDefault="000C0699" w:rsidP="00451C3F">
      <w:pPr>
        <w:tabs>
          <w:tab w:val="left" w:pos="1418"/>
          <w:tab w:val="left" w:pos="2790"/>
          <w:tab w:val="left" w:pos="4770"/>
        </w:tabs>
        <w:spacing w:before="40" w:after="120"/>
        <w:rPr>
          <w:caps/>
        </w:rPr>
      </w:pPr>
      <w:r w:rsidRPr="00A95D68">
        <w:rPr>
          <w:caps/>
        </w:rPr>
        <w:t>subj</w:t>
      </w:r>
      <w:r w:rsidR="00A33AB5">
        <w:t>[</w:t>
      </w:r>
      <w:r w:rsidR="001337F6">
        <w:t>sg2</w:t>
      </w:r>
      <w:r w:rsidR="00A33AB5">
        <w:t>]</w:t>
      </w:r>
      <w:r w:rsidRPr="00A95D68">
        <w:tab/>
      </w:r>
      <w:r w:rsidR="00B66BBD">
        <w:t>V[</w:t>
      </w:r>
      <w:r w:rsidR="00B66BBD" w:rsidRPr="00B66BBD">
        <w:rPr>
          <w:i/>
        </w:rPr>
        <w:t>ei</w:t>
      </w:r>
      <w:r w:rsidR="00B66BBD">
        <w:t xml:space="preserve">, </w:t>
      </w:r>
      <w:r w:rsidR="001337F6">
        <w:t>sg2</w:t>
      </w:r>
      <w:r w:rsidRPr="00A95D68">
        <w:tab/>
      </w:r>
      <w:r w:rsidR="00AE2DFE">
        <w:t>partisip</w:t>
      </w:r>
      <w:r w:rsidR="00451C3F" w:rsidRPr="00451C3F">
        <w:t>in perfekti</w:t>
      </w:r>
      <w:r w:rsidR="0007286D" w:rsidRPr="00A95D68">
        <w:t>]</w:t>
      </w:r>
      <w:r w:rsidRPr="00A95D68">
        <w:tab/>
      </w:r>
      <w:r w:rsidRPr="00A95D68">
        <w:rPr>
          <w:caps/>
        </w:rPr>
        <w:t>obj</w:t>
      </w:r>
    </w:p>
    <w:p w14:paraId="6A9CF048" w14:textId="77777777" w:rsidR="00F904D4" w:rsidRDefault="008F4B2F" w:rsidP="00BD2A19">
      <w:pPr>
        <w:pStyle w:val="Brdtekst"/>
        <w:spacing w:before="120"/>
      </w:pPr>
      <w:r>
        <w:t>K</w:t>
      </w:r>
      <w:r w:rsidR="00D46482" w:rsidRPr="00A95D68">
        <w:t>ieltoverbi</w:t>
      </w:r>
      <w:r w:rsidR="00B30251" w:rsidRPr="00A95D68">
        <w:t>n taivutuksesta ja verbin kieltohaamusta</w:t>
      </w:r>
      <w:r w:rsidR="00451C3F">
        <w:t xml:space="preserve"> katto kohđasta </w:t>
      </w:r>
      <w:r w:rsidR="009177E6">
        <w:t>6.4</w:t>
      </w:r>
      <w:r w:rsidR="00451C3F">
        <w:t xml:space="preserve">.1.2 Kielttäävä preesens, kielttäävästä preteritistä ja </w:t>
      </w:r>
      <w:r w:rsidR="00AE2DFE">
        <w:t>partisip</w:t>
      </w:r>
      <w:r w:rsidR="009177E6">
        <w:t>in perfektistä kohđista 6.4.2.2 ja 6.4</w:t>
      </w:r>
      <w:r w:rsidR="00451C3F">
        <w:t>.2</w:t>
      </w:r>
      <w:r w:rsidR="00543026" w:rsidRPr="00A95D68">
        <w:t>.</w:t>
      </w:r>
      <w:r w:rsidR="00B94855">
        <w:t>3</w:t>
      </w:r>
      <w:r w:rsidR="00F904D4">
        <w:t>.</w:t>
      </w:r>
    </w:p>
    <w:p w14:paraId="42038DCA" w14:textId="0E86F620" w:rsidR="00B30251" w:rsidRPr="00A95D68" w:rsidRDefault="00B30251" w:rsidP="00BD2A19">
      <w:pPr>
        <w:pStyle w:val="Overskrift3"/>
      </w:pPr>
      <w:bookmarkStart w:id="146" w:name="_2.4.4._Kongruenssi_1"/>
      <w:bookmarkStart w:id="147" w:name="_Toc81192450"/>
      <w:bookmarkStart w:id="148" w:name="_Toc84997959"/>
      <w:bookmarkStart w:id="149" w:name="_Toc198266823"/>
      <w:bookmarkStart w:id="150" w:name="_Toc209168569"/>
      <w:bookmarkStart w:id="151" w:name="_Toc241129216"/>
      <w:bookmarkStart w:id="152" w:name="_Toc311273720"/>
      <w:bookmarkEnd w:id="146"/>
      <w:r w:rsidRPr="00A95D68">
        <w:t>Kongruensi</w:t>
      </w:r>
      <w:bookmarkEnd w:id="147"/>
      <w:bookmarkEnd w:id="148"/>
      <w:bookmarkEnd w:id="149"/>
      <w:bookmarkEnd w:id="150"/>
      <w:bookmarkEnd w:id="151"/>
      <w:bookmarkEnd w:id="152"/>
    </w:p>
    <w:p w14:paraId="1D635813" w14:textId="786627EB" w:rsidR="00B30251" w:rsidRPr="00A95D68" w:rsidRDefault="00B30251" w:rsidP="00BD2A19">
      <w:pPr>
        <w:pStyle w:val="Brdtekst"/>
        <w:spacing w:before="120"/>
      </w:pPr>
      <w:bookmarkStart w:id="153" w:name="kongruenssi"/>
      <w:bookmarkEnd w:id="153"/>
      <w:r w:rsidRPr="009177E6">
        <w:rPr>
          <w:smallCaps/>
        </w:rPr>
        <w:t>Kongruensila</w:t>
      </w:r>
      <w:r w:rsidRPr="00A95D68">
        <w:t xml:space="preserve"> meinaama semmoista fenomeenii, ette syntaktin kaksi jäsentä</w:t>
      </w:r>
      <w:r w:rsidR="000F4E8B" w:rsidRPr="00A95D68">
        <w:t xml:space="preserve"> johon</w:t>
      </w:r>
      <w:r w:rsidRPr="00A95D68">
        <w:t>ki</w:t>
      </w:r>
      <w:r w:rsidR="00B257B7">
        <w:t xml:space="preserve"> laihiin</w:t>
      </w:r>
      <w:r w:rsidRPr="00A95D68">
        <w:t xml:space="preserve"> seurathaan toinen toisen kaavaa. Kainun kielessä oon kaksi ty</w:t>
      </w:r>
      <w:r w:rsidR="00555518" w:rsidRPr="00A95D68">
        <w:t>ypilistä kongruensifenomeenii: S</w:t>
      </w:r>
      <w:r w:rsidRPr="00A95D68">
        <w:t xml:space="preserve">ubjektin ja </w:t>
      </w:r>
      <w:r w:rsidR="00A634B3" w:rsidRPr="00A95D68">
        <w:t>verbaalin</w:t>
      </w:r>
      <w:r w:rsidRPr="00A95D68">
        <w:t xml:space="preserve"> kongruensi ja adjektiivi</w:t>
      </w:r>
      <w:r w:rsidR="003A2BD7">
        <w:t>defineerauksen</w:t>
      </w:r>
      <w:r w:rsidRPr="00A95D68">
        <w:t xml:space="preserve"> ja valtasanan kongruensi.</w:t>
      </w:r>
      <w:r w:rsidR="00F37029">
        <w:t xml:space="preserve"> </w:t>
      </w:r>
      <w:r w:rsidR="0002788B">
        <w:t>Kolmantenna</w:t>
      </w:r>
      <w:r w:rsidR="00F37029">
        <w:t xml:space="preserve"> oon vielä predikatiivin ja sen korrelaatin lukukongruensi. Siitä katto kohđasta </w:t>
      </w:r>
      <w:r w:rsidR="00136755">
        <w:t xml:space="preserve">4.5.3 </w:t>
      </w:r>
      <w:r w:rsidR="00F37029">
        <w:t>Predikatiivi ja sen haamu.</w:t>
      </w:r>
    </w:p>
    <w:p w14:paraId="3330BA6F" w14:textId="275A3D9A" w:rsidR="00A634B3" w:rsidRPr="00A95D68" w:rsidRDefault="00A634B3" w:rsidP="00BD2A19">
      <w:pPr>
        <w:pStyle w:val="Overskrift4"/>
      </w:pPr>
      <w:bookmarkStart w:id="154" w:name="_Toc311273721"/>
      <w:r w:rsidRPr="00A95D68">
        <w:t>S</w:t>
      </w:r>
      <w:r w:rsidR="004617F2">
        <w:t>ubjektin ja verbaalin kongruens</w:t>
      </w:r>
      <w:r w:rsidRPr="00A95D68">
        <w:t>i</w:t>
      </w:r>
      <w:bookmarkEnd w:id="154"/>
    </w:p>
    <w:p w14:paraId="073694A4" w14:textId="29D86593" w:rsidR="00B30251" w:rsidRPr="00A95D68" w:rsidRDefault="00B30251" w:rsidP="00BD2A19">
      <w:pPr>
        <w:pStyle w:val="Brdtekst"/>
        <w:spacing w:before="120"/>
      </w:pPr>
      <w:r w:rsidRPr="00A95D68">
        <w:t xml:space="preserve">Subjektin ja </w:t>
      </w:r>
      <w:r w:rsidR="00A634B3" w:rsidRPr="00A95D68">
        <w:t>verbaalin</w:t>
      </w:r>
      <w:r w:rsidRPr="00A95D68">
        <w:t xml:space="preserve"> kongruensi oon </w:t>
      </w:r>
      <w:r w:rsidRPr="00494DEE">
        <w:rPr>
          <w:smallCaps/>
        </w:rPr>
        <w:t>luku</w:t>
      </w:r>
      <w:r w:rsidRPr="00A95D68">
        <w:t xml:space="preserve">- ja </w:t>
      </w:r>
      <w:r w:rsidRPr="00494DEE">
        <w:rPr>
          <w:smallCaps/>
        </w:rPr>
        <w:t>persoonakongruenssii</w:t>
      </w:r>
      <w:r w:rsidRPr="00A95D68">
        <w:t xml:space="preserve">. Se meinaa sitä, ette ko subjekti oon vaikka pluraalin 1. persoonassa, se </w:t>
      </w:r>
      <w:r w:rsidR="00AD0613">
        <w:t>finit</w:t>
      </w:r>
      <w:r w:rsidRPr="00A95D68">
        <w:t>tiverbi oon kans pluraalin 1. persoonassa. Esimerkiksi</w:t>
      </w:r>
      <w:r w:rsidR="008A7310">
        <w:t xml:space="preserve"> </w:t>
      </w:r>
      <w:r w:rsidR="0075485B">
        <w:t>(</w:t>
      </w:r>
      <w:r w:rsidR="008A7310">
        <w:t>1–6)</w:t>
      </w:r>
      <w:r w:rsidRPr="00A95D68">
        <w:t>:</w:t>
      </w:r>
    </w:p>
    <w:p w14:paraId="53F112D8" w14:textId="7F54CD31" w:rsidR="00B30251" w:rsidRPr="00A95D68" w:rsidRDefault="0075485B" w:rsidP="0096719E">
      <w:pPr>
        <w:tabs>
          <w:tab w:val="left" w:pos="2070"/>
          <w:tab w:val="left" w:pos="3420"/>
        </w:tabs>
        <w:spacing w:before="120" w:after="120"/>
      </w:pPr>
      <w:r>
        <w:t>(</w:t>
      </w:r>
      <w:r w:rsidR="00A15EC5">
        <w:t xml:space="preserve">1) </w:t>
      </w:r>
      <w:r w:rsidR="00B30251" w:rsidRPr="00A95D68">
        <w:t>Mie</w:t>
      </w:r>
      <w:r w:rsidR="00B30251" w:rsidRPr="00A95D68">
        <w:tab/>
        <w:t xml:space="preserve">lujen </w:t>
      </w:r>
      <w:r w:rsidR="00B30251" w:rsidRPr="00A95D68">
        <w:tab/>
        <w:t>kirjaa.</w:t>
      </w:r>
    </w:p>
    <w:p w14:paraId="626CDC4E" w14:textId="06E3937C" w:rsidR="00B30251" w:rsidRPr="00A95D68" w:rsidRDefault="00B30251" w:rsidP="0096719E">
      <w:pPr>
        <w:tabs>
          <w:tab w:val="left" w:pos="2070"/>
          <w:tab w:val="left" w:pos="3420"/>
        </w:tabs>
        <w:spacing w:before="120" w:after="120"/>
      </w:pPr>
      <w:r w:rsidRPr="00A95D68">
        <w:rPr>
          <w:caps/>
        </w:rPr>
        <w:t>subj</w:t>
      </w:r>
      <w:r w:rsidR="00A33AB5">
        <w:t>[</w:t>
      </w:r>
      <w:r w:rsidR="001337F6">
        <w:t>sg1</w:t>
      </w:r>
      <w:r w:rsidR="00ED4D26">
        <w:t>]</w:t>
      </w:r>
      <w:r w:rsidRPr="00A95D68">
        <w:tab/>
        <w:t>V</w:t>
      </w:r>
      <w:r w:rsidR="00C33D96" w:rsidRPr="00A95D68">
        <w:t>[</w:t>
      </w:r>
      <w:r w:rsidR="001337F6">
        <w:t>sg1</w:t>
      </w:r>
      <w:r w:rsidR="00C33D96" w:rsidRPr="00A95D68">
        <w:t>]</w:t>
      </w:r>
      <w:r w:rsidRPr="00A95D68">
        <w:tab/>
      </w:r>
      <w:r w:rsidRPr="00A95D68">
        <w:rPr>
          <w:caps/>
        </w:rPr>
        <w:t>obj</w:t>
      </w:r>
    </w:p>
    <w:p w14:paraId="054C9580" w14:textId="5DC84B8D" w:rsidR="00B30251" w:rsidRPr="00A95D68" w:rsidRDefault="0075485B" w:rsidP="0096719E">
      <w:pPr>
        <w:tabs>
          <w:tab w:val="left" w:pos="2070"/>
          <w:tab w:val="left" w:pos="3420"/>
        </w:tabs>
        <w:spacing w:before="120" w:after="120"/>
      </w:pPr>
      <w:r>
        <w:t>(</w:t>
      </w:r>
      <w:r w:rsidR="00A15EC5">
        <w:t xml:space="preserve">2) </w:t>
      </w:r>
      <w:r w:rsidR="00B30251" w:rsidRPr="00A95D68">
        <w:t xml:space="preserve">Sie </w:t>
      </w:r>
      <w:r w:rsidR="00B30251" w:rsidRPr="00A95D68">
        <w:tab/>
        <w:t>lujet</w:t>
      </w:r>
      <w:r w:rsidR="00B30251" w:rsidRPr="00A95D68">
        <w:tab/>
        <w:t>kirjaa.</w:t>
      </w:r>
    </w:p>
    <w:p w14:paraId="660FF7F6" w14:textId="6E14C908" w:rsidR="00B30251" w:rsidRPr="00A95D68" w:rsidRDefault="00B30251" w:rsidP="0096719E">
      <w:pPr>
        <w:tabs>
          <w:tab w:val="left" w:pos="2070"/>
          <w:tab w:val="left" w:pos="3420"/>
        </w:tabs>
        <w:spacing w:before="120" w:after="120"/>
      </w:pPr>
      <w:r w:rsidRPr="00A95D68">
        <w:rPr>
          <w:caps/>
        </w:rPr>
        <w:t>subj</w:t>
      </w:r>
      <w:r w:rsidR="00ED4D26">
        <w:t>[</w:t>
      </w:r>
      <w:r w:rsidR="001337F6">
        <w:t>sg2</w:t>
      </w:r>
      <w:r w:rsidR="00ED4D26">
        <w:t>]</w:t>
      </w:r>
      <w:r w:rsidRPr="00A95D68">
        <w:tab/>
        <w:t>V</w:t>
      </w:r>
      <w:r w:rsidR="00C33D96" w:rsidRPr="00A95D68">
        <w:t>[</w:t>
      </w:r>
      <w:r w:rsidR="001337F6">
        <w:t>sg2</w:t>
      </w:r>
      <w:r w:rsidR="00C33D96" w:rsidRPr="00A95D68">
        <w:t>]</w:t>
      </w:r>
      <w:r w:rsidRPr="00A95D68">
        <w:tab/>
        <w:t>OBJ</w:t>
      </w:r>
    </w:p>
    <w:p w14:paraId="0DA87582" w14:textId="2C58E54E" w:rsidR="00B30251" w:rsidRPr="00A95D68" w:rsidRDefault="0075485B" w:rsidP="0096719E">
      <w:pPr>
        <w:tabs>
          <w:tab w:val="left" w:pos="2070"/>
          <w:tab w:val="left" w:pos="3420"/>
        </w:tabs>
        <w:spacing w:before="120" w:after="120"/>
      </w:pPr>
      <w:r>
        <w:t>(</w:t>
      </w:r>
      <w:r w:rsidR="00A15EC5">
        <w:t xml:space="preserve">3) </w:t>
      </w:r>
      <w:r w:rsidR="00B30251" w:rsidRPr="00A95D68">
        <w:t>Hän/</w:t>
      </w:r>
      <w:r w:rsidR="00555518" w:rsidRPr="00A95D68">
        <w:t>Se/</w:t>
      </w:r>
      <w:r w:rsidR="00B30251" w:rsidRPr="00A95D68">
        <w:t>Pekka</w:t>
      </w:r>
      <w:r w:rsidR="00B30251" w:rsidRPr="00A95D68">
        <w:tab/>
        <w:t>lukkee</w:t>
      </w:r>
      <w:r w:rsidR="00B30251" w:rsidRPr="00A95D68">
        <w:tab/>
        <w:t>kirjaa.</w:t>
      </w:r>
    </w:p>
    <w:p w14:paraId="12B0A73D" w14:textId="3517074B" w:rsidR="00B30251" w:rsidRPr="00A95D68" w:rsidRDefault="00B30251" w:rsidP="0096719E">
      <w:pPr>
        <w:tabs>
          <w:tab w:val="left" w:pos="2070"/>
          <w:tab w:val="left" w:pos="3420"/>
        </w:tabs>
        <w:spacing w:before="120" w:after="120"/>
      </w:pPr>
      <w:r w:rsidRPr="00A95D68">
        <w:lastRenderedPageBreak/>
        <w:t>SUBJ</w:t>
      </w:r>
      <w:r w:rsidR="00ED4D26">
        <w:t>[</w:t>
      </w:r>
      <w:r w:rsidR="001337F6">
        <w:t>sg3</w:t>
      </w:r>
      <w:r w:rsidR="00ED4D26">
        <w:t>]</w:t>
      </w:r>
      <w:r w:rsidRPr="00A95D68">
        <w:tab/>
        <w:t>V</w:t>
      </w:r>
      <w:r w:rsidR="00C33D96" w:rsidRPr="00A95D68">
        <w:t>[</w:t>
      </w:r>
      <w:r w:rsidR="001337F6">
        <w:t>sg3</w:t>
      </w:r>
      <w:r w:rsidR="00C33D96" w:rsidRPr="00A95D68">
        <w:t>]</w:t>
      </w:r>
      <w:r w:rsidRPr="00A95D68">
        <w:tab/>
        <w:t>OBJ</w:t>
      </w:r>
    </w:p>
    <w:p w14:paraId="1E0C8CAE" w14:textId="14D70294" w:rsidR="00B30251" w:rsidRPr="00A95D68" w:rsidRDefault="0075485B" w:rsidP="0096719E">
      <w:pPr>
        <w:tabs>
          <w:tab w:val="left" w:pos="2070"/>
          <w:tab w:val="left" w:pos="3420"/>
        </w:tabs>
        <w:spacing w:before="120" w:after="120"/>
      </w:pPr>
      <w:r>
        <w:t>(</w:t>
      </w:r>
      <w:r w:rsidR="00A15EC5">
        <w:t xml:space="preserve">4) </w:t>
      </w:r>
      <w:r w:rsidR="00B30251" w:rsidRPr="00A95D68">
        <w:t>Met</w:t>
      </w:r>
      <w:r w:rsidR="00B30251" w:rsidRPr="00A95D68">
        <w:tab/>
        <w:t>lujema</w:t>
      </w:r>
      <w:r w:rsidR="00B30251" w:rsidRPr="00A95D68">
        <w:tab/>
        <w:t>kirjaa.</w:t>
      </w:r>
    </w:p>
    <w:p w14:paraId="627DA78E" w14:textId="77631AE5" w:rsidR="00B30251" w:rsidRPr="00A95D68" w:rsidRDefault="00B30251" w:rsidP="0096719E">
      <w:pPr>
        <w:tabs>
          <w:tab w:val="left" w:pos="2070"/>
          <w:tab w:val="left" w:pos="3420"/>
        </w:tabs>
        <w:spacing w:before="120" w:after="120"/>
      </w:pPr>
      <w:r w:rsidRPr="00A95D68">
        <w:t>SUBJ</w:t>
      </w:r>
      <w:r w:rsidR="00ED4D26">
        <w:t>[</w:t>
      </w:r>
      <w:r w:rsidR="001337F6">
        <w:t>pl1</w:t>
      </w:r>
      <w:r w:rsidR="00ED4D26">
        <w:t>]</w:t>
      </w:r>
      <w:r w:rsidRPr="00A95D68">
        <w:tab/>
        <w:t>V</w:t>
      </w:r>
      <w:r w:rsidR="00C33D96" w:rsidRPr="00A95D68">
        <w:t>[</w:t>
      </w:r>
      <w:r w:rsidR="001337F6">
        <w:t>pl1</w:t>
      </w:r>
      <w:r w:rsidR="00C33D96" w:rsidRPr="00A95D68">
        <w:t>]</w:t>
      </w:r>
      <w:r w:rsidRPr="00A95D68">
        <w:tab/>
        <w:t>OBJ</w:t>
      </w:r>
    </w:p>
    <w:p w14:paraId="0991E335" w14:textId="365C0F68" w:rsidR="00B30251" w:rsidRPr="00A95D68" w:rsidRDefault="0075485B" w:rsidP="0096719E">
      <w:pPr>
        <w:tabs>
          <w:tab w:val="left" w:pos="2070"/>
          <w:tab w:val="left" w:pos="3420"/>
        </w:tabs>
        <w:spacing w:before="120" w:after="120"/>
      </w:pPr>
      <w:r>
        <w:t>(</w:t>
      </w:r>
      <w:r w:rsidR="008A7310">
        <w:t xml:space="preserve">5) </w:t>
      </w:r>
      <w:r w:rsidR="00B30251" w:rsidRPr="00A95D68">
        <w:t>Tet</w:t>
      </w:r>
      <w:r w:rsidR="00B30251" w:rsidRPr="00A95D68">
        <w:tab/>
        <w:t xml:space="preserve">lujetta </w:t>
      </w:r>
      <w:r w:rsidR="00B30251" w:rsidRPr="00A95D68">
        <w:tab/>
        <w:t>kirjaa.</w:t>
      </w:r>
    </w:p>
    <w:p w14:paraId="3CC61BF4" w14:textId="3C2CDD09" w:rsidR="00B30251" w:rsidRPr="00A95D68" w:rsidRDefault="00B30251" w:rsidP="0096719E">
      <w:pPr>
        <w:tabs>
          <w:tab w:val="left" w:pos="2070"/>
          <w:tab w:val="left" w:pos="3420"/>
        </w:tabs>
        <w:spacing w:before="120" w:after="120"/>
      </w:pPr>
      <w:r w:rsidRPr="00A95D68">
        <w:t>SUBJ</w:t>
      </w:r>
      <w:r w:rsidR="00ED4D26">
        <w:t>[</w:t>
      </w:r>
      <w:r w:rsidR="001337F6">
        <w:t>pl2</w:t>
      </w:r>
      <w:r w:rsidR="00ED4D26">
        <w:t>]</w:t>
      </w:r>
      <w:r w:rsidRPr="00A95D68">
        <w:tab/>
        <w:t>V</w:t>
      </w:r>
      <w:r w:rsidR="00C33D96" w:rsidRPr="00A95D68">
        <w:t>[</w:t>
      </w:r>
      <w:r w:rsidR="001337F6">
        <w:t>pl2</w:t>
      </w:r>
      <w:r w:rsidR="00C33D96" w:rsidRPr="00A95D68">
        <w:t>]</w:t>
      </w:r>
      <w:r w:rsidRPr="00A95D68">
        <w:tab/>
        <w:t>OBJ</w:t>
      </w:r>
    </w:p>
    <w:p w14:paraId="172B4638" w14:textId="1D7CBF93" w:rsidR="00B30251" w:rsidRPr="00A95D68" w:rsidRDefault="0075485B" w:rsidP="0096719E">
      <w:pPr>
        <w:tabs>
          <w:tab w:val="left" w:pos="2070"/>
          <w:tab w:val="left" w:pos="3420"/>
        </w:tabs>
        <w:spacing w:before="120" w:after="120"/>
      </w:pPr>
      <w:r>
        <w:t>(</w:t>
      </w:r>
      <w:r w:rsidR="008A7310">
        <w:t xml:space="preserve">6) </w:t>
      </w:r>
      <w:r w:rsidR="00B30251" w:rsidRPr="00A95D68">
        <w:t>Het/</w:t>
      </w:r>
      <w:r w:rsidR="00555518" w:rsidRPr="00A95D68">
        <w:t>Net/</w:t>
      </w:r>
      <w:r w:rsidR="00B30251" w:rsidRPr="00A95D68">
        <w:t>Tyttäret</w:t>
      </w:r>
      <w:r w:rsidR="00B30251" w:rsidRPr="00A95D68">
        <w:tab/>
        <w:t>lu</w:t>
      </w:r>
      <w:r w:rsidR="00C33D96" w:rsidRPr="00A95D68">
        <w:t>jethaan</w:t>
      </w:r>
      <w:r w:rsidR="00B30251" w:rsidRPr="00A95D68">
        <w:tab/>
        <w:t>kirjaa.</w:t>
      </w:r>
    </w:p>
    <w:p w14:paraId="72319F5E" w14:textId="04D1EFCA" w:rsidR="00B30251" w:rsidRPr="00A95D68" w:rsidRDefault="00B30251" w:rsidP="0096719E">
      <w:pPr>
        <w:tabs>
          <w:tab w:val="left" w:pos="2070"/>
          <w:tab w:val="left" w:pos="3420"/>
        </w:tabs>
        <w:spacing w:before="120" w:after="120"/>
      </w:pPr>
      <w:r w:rsidRPr="00A95D68">
        <w:t>SUBJ</w:t>
      </w:r>
      <w:r w:rsidR="00ED4D26">
        <w:t>[</w:t>
      </w:r>
      <w:r w:rsidR="001337F6">
        <w:t>pl3</w:t>
      </w:r>
      <w:r w:rsidR="00ED4D26">
        <w:t>]</w:t>
      </w:r>
      <w:r w:rsidRPr="00A95D68">
        <w:tab/>
        <w:t>V</w:t>
      </w:r>
      <w:r w:rsidR="00C33D96" w:rsidRPr="00A95D68">
        <w:t>[</w:t>
      </w:r>
      <w:r w:rsidR="001337F6">
        <w:t>pl3</w:t>
      </w:r>
      <w:r w:rsidR="00C33D96" w:rsidRPr="00A95D68">
        <w:t>]</w:t>
      </w:r>
      <w:r w:rsidRPr="00A95D68">
        <w:tab/>
        <w:t>OBJ</w:t>
      </w:r>
    </w:p>
    <w:p w14:paraId="74BBCEDC" w14:textId="23098978" w:rsidR="00B30251" w:rsidRPr="00A95D68" w:rsidRDefault="00B30251" w:rsidP="00BD2A19">
      <w:pPr>
        <w:pStyle w:val="Brdtekst"/>
        <w:spacing w:before="120"/>
      </w:pPr>
      <w:r w:rsidRPr="00A95D68">
        <w:t xml:space="preserve">Sitä oon kans olemassa syntaktiita, joissa ei subjektin ja verbin </w:t>
      </w:r>
      <w:r w:rsidR="00BD3DCF" w:rsidRPr="00A95D68">
        <w:t xml:space="preserve">välilä ole kongruenssii. Niitä </w:t>
      </w:r>
      <w:r w:rsidR="00E82C95">
        <w:t>käsittelemä</w:t>
      </w:r>
      <w:r w:rsidR="00BD3DCF" w:rsidRPr="00A95D68">
        <w:t xml:space="preserve"> </w:t>
      </w:r>
      <w:r w:rsidRPr="00A95D68">
        <w:t>eri syntaktityyppii</w:t>
      </w:r>
      <w:r w:rsidR="00BD3DCF" w:rsidRPr="00A95D68">
        <w:t xml:space="preserve">n </w:t>
      </w:r>
      <w:r w:rsidR="00D46A36">
        <w:t>alla</w:t>
      </w:r>
      <w:r w:rsidR="008B4DF2">
        <w:t xml:space="preserve"> kapittelissa 4</w:t>
      </w:r>
      <w:r w:rsidRPr="00A95D68">
        <w:t>.</w:t>
      </w:r>
    </w:p>
    <w:p w14:paraId="758812BA" w14:textId="1A8494D4" w:rsidR="00C33D96" w:rsidRPr="00A95D68" w:rsidRDefault="00C33D96" w:rsidP="00BD2A19">
      <w:pPr>
        <w:pStyle w:val="Overskrift4"/>
      </w:pPr>
      <w:bookmarkStart w:id="155" w:name="_Adjektiividefineerauksen_ja_valtasanan"/>
      <w:bookmarkStart w:id="156" w:name="_Toc311273722"/>
      <w:bookmarkEnd w:id="155"/>
      <w:r w:rsidRPr="00A95D68">
        <w:t>Ad</w:t>
      </w:r>
      <w:r w:rsidR="00B02CA4" w:rsidRPr="00A95D68">
        <w:t>jektiivi</w:t>
      </w:r>
      <w:r w:rsidR="005F7E1C">
        <w:t>defineeraukse</w:t>
      </w:r>
      <w:r w:rsidRPr="00A95D68">
        <w:t>n ja valtasanan kongruensi</w:t>
      </w:r>
      <w:bookmarkEnd w:id="156"/>
    </w:p>
    <w:p w14:paraId="63FBB58C" w14:textId="12E29AE2" w:rsidR="00B30251" w:rsidRPr="00A95D68" w:rsidRDefault="00B02CA4" w:rsidP="00BD2A19">
      <w:pPr>
        <w:pStyle w:val="Brdtekst"/>
        <w:spacing w:before="120"/>
      </w:pPr>
      <w:bookmarkStart w:id="157" w:name="Adjattrkongruenssi"/>
      <w:bookmarkEnd w:id="157"/>
      <w:r w:rsidRPr="00A95D68">
        <w:t>Adjektiivi</w:t>
      </w:r>
      <w:r w:rsidR="005F7E1C">
        <w:t>defineeraukse</w:t>
      </w:r>
      <w:r w:rsidR="00B30251" w:rsidRPr="00A95D68">
        <w:t xml:space="preserve">n </w:t>
      </w:r>
      <w:r w:rsidR="00792B64">
        <w:t xml:space="preserve">(ADef) </w:t>
      </w:r>
      <w:r w:rsidR="00B30251" w:rsidRPr="00A95D68">
        <w:t xml:space="preserve">ja valtasanan kongruensi meinaa sitä, ette </w:t>
      </w:r>
      <w:r w:rsidR="003B46CF" w:rsidRPr="00A95D68">
        <w:t xml:space="preserve">adjektiivi </w:t>
      </w:r>
      <w:r w:rsidR="006145F9" w:rsidRPr="00A95D68">
        <w:t xml:space="preserve">eli pronomeni </w:t>
      </w:r>
      <w:r w:rsidR="00B30251" w:rsidRPr="00A95D68">
        <w:t>valtasanan – joka tavalisesti oon substantiivi – eđessä oon sa</w:t>
      </w:r>
      <w:r w:rsidR="006145F9" w:rsidRPr="00A95D68">
        <w:t>massa luvussa ja kaasuksessa ko</w:t>
      </w:r>
      <w:r w:rsidR="00B30251" w:rsidRPr="00A95D68">
        <w:t xml:space="preserve"> </w:t>
      </w:r>
      <w:r w:rsidR="006145F9" w:rsidRPr="00A95D68">
        <w:t xml:space="preserve">se </w:t>
      </w:r>
      <w:r w:rsidR="00B30251" w:rsidRPr="00A95D68">
        <w:t>valtasana, mistä se jotaki muistelee. Niin ko</w:t>
      </w:r>
      <w:r w:rsidR="002D6AFB">
        <w:t xml:space="preserve"> (1, 2)</w:t>
      </w:r>
    </w:p>
    <w:p w14:paraId="4A709DCA" w14:textId="4029C095" w:rsidR="00B30251" w:rsidRPr="00A95D68" w:rsidRDefault="0075485B" w:rsidP="007A7A2A">
      <w:pPr>
        <w:tabs>
          <w:tab w:val="left" w:pos="-142"/>
          <w:tab w:val="left" w:pos="0"/>
          <w:tab w:val="left" w:pos="1620"/>
          <w:tab w:val="left" w:pos="1980"/>
          <w:tab w:val="left" w:pos="2790"/>
          <w:tab w:val="left" w:pos="2970"/>
          <w:tab w:val="left" w:pos="5103"/>
        </w:tabs>
        <w:spacing w:before="120" w:after="40"/>
      </w:pPr>
      <w:r>
        <w:t>(</w:t>
      </w:r>
      <w:r w:rsidR="008A3ADB">
        <w:t xml:space="preserve">1) </w:t>
      </w:r>
      <w:r w:rsidR="00B30251" w:rsidRPr="00A95D68">
        <w:t xml:space="preserve">Siljola oon </w:t>
      </w:r>
      <w:r w:rsidR="00B30251" w:rsidRPr="00A95D68">
        <w:tab/>
        <w:t>[iso</w:t>
      </w:r>
      <w:r w:rsidR="00B30251" w:rsidRPr="00A95D68">
        <w:tab/>
        <w:t>huonet].</w:t>
      </w:r>
    </w:p>
    <w:p w14:paraId="5D6237BB" w14:textId="0DD6A441" w:rsidR="00B30251" w:rsidRPr="00FF0155" w:rsidRDefault="00B30251" w:rsidP="007A7A2A">
      <w:pPr>
        <w:tabs>
          <w:tab w:val="left" w:pos="-142"/>
          <w:tab w:val="left" w:pos="0"/>
          <w:tab w:val="left" w:pos="1620"/>
          <w:tab w:val="left" w:pos="1980"/>
          <w:tab w:val="left" w:pos="2790"/>
          <w:tab w:val="left" w:pos="2970"/>
          <w:tab w:val="left" w:pos="5103"/>
        </w:tabs>
        <w:spacing w:before="40" w:after="40"/>
      </w:pPr>
      <w:r w:rsidRPr="00A95D68">
        <w:tab/>
      </w:r>
      <w:r w:rsidR="006145F9" w:rsidRPr="00FF0155">
        <w:t>[</w:t>
      </w:r>
      <w:r w:rsidR="00792B64" w:rsidRPr="00FF0155">
        <w:t>A</w:t>
      </w:r>
      <w:r w:rsidR="004148EC" w:rsidRPr="00FF0155">
        <w:t>Def</w:t>
      </w:r>
      <w:r w:rsidRPr="00FF0155">
        <w:tab/>
        <w:t>valtasana</w:t>
      </w:r>
      <w:r w:rsidR="006145F9" w:rsidRPr="00FF0155">
        <w:t>]</w:t>
      </w:r>
    </w:p>
    <w:p w14:paraId="1C00E99C" w14:textId="6222C1B7" w:rsidR="00B30251" w:rsidRPr="00FF0155" w:rsidRDefault="006145F9" w:rsidP="007A7A2A">
      <w:pPr>
        <w:tabs>
          <w:tab w:val="left" w:pos="-142"/>
          <w:tab w:val="left" w:pos="0"/>
          <w:tab w:val="left" w:pos="1620"/>
          <w:tab w:val="left" w:pos="1980"/>
          <w:tab w:val="left" w:pos="2790"/>
          <w:tab w:val="left" w:pos="2970"/>
          <w:tab w:val="left" w:pos="5103"/>
        </w:tabs>
        <w:spacing w:before="40" w:after="120"/>
      </w:pPr>
      <w:r w:rsidRPr="00FF0155">
        <w:tab/>
        <w:t>[sg.nom.</w:t>
      </w:r>
      <w:r w:rsidRPr="00FF0155">
        <w:tab/>
        <w:t>sg.nom</w:t>
      </w:r>
      <w:r w:rsidR="006448F0">
        <w:t>.</w:t>
      </w:r>
      <w:r w:rsidRPr="00FF0155">
        <w:t>]</w:t>
      </w:r>
    </w:p>
    <w:p w14:paraId="6A0ED5FE" w14:textId="50131857" w:rsidR="00B30251" w:rsidRPr="00FF0155" w:rsidRDefault="0075485B" w:rsidP="007A7A2A">
      <w:pPr>
        <w:tabs>
          <w:tab w:val="left" w:pos="-142"/>
          <w:tab w:val="left" w:pos="450"/>
          <w:tab w:val="left" w:pos="1800"/>
          <w:tab w:val="left" w:pos="3330"/>
          <w:tab w:val="left" w:pos="3960"/>
        </w:tabs>
        <w:spacing w:before="120" w:after="40"/>
      </w:pPr>
      <w:r w:rsidRPr="00FF0155">
        <w:t>(</w:t>
      </w:r>
      <w:r w:rsidR="007A7A2A" w:rsidRPr="00FF0155">
        <w:t>2)</w:t>
      </w:r>
      <w:r w:rsidR="007A7A2A" w:rsidRPr="00FF0155">
        <w:tab/>
      </w:r>
      <w:r w:rsidR="00B30251" w:rsidRPr="00FF0155">
        <w:t>[Isossa</w:t>
      </w:r>
      <w:r w:rsidR="00B30251" w:rsidRPr="00FF0155">
        <w:tab/>
        <w:t>huonheessa</w:t>
      </w:r>
      <w:r w:rsidR="00B30251" w:rsidRPr="00FF0155">
        <w:rPr>
          <w:b/>
        </w:rPr>
        <w:t>]</w:t>
      </w:r>
      <w:r w:rsidR="00B30251" w:rsidRPr="00FF0155">
        <w:tab/>
        <w:t>oon</w:t>
      </w:r>
      <w:r w:rsidR="00B30251" w:rsidRPr="00FF0155">
        <w:tab/>
        <w:t>[</w:t>
      </w:r>
      <w:r w:rsidR="003341F8" w:rsidRPr="00FF0155">
        <w:t>seppii</w:t>
      </w:r>
      <w:r w:rsidR="003341F8" w:rsidRPr="00FF0155">
        <w:tab/>
        <w:t>tyttärii</w:t>
      </w:r>
      <w:r w:rsidR="007A7A2A" w:rsidRPr="00FF0155">
        <w:t>tä</w:t>
      </w:r>
      <w:r w:rsidR="00B30251" w:rsidRPr="00FF0155">
        <w:rPr>
          <w:b/>
        </w:rPr>
        <w:t>]</w:t>
      </w:r>
      <w:r w:rsidR="00B30251" w:rsidRPr="00FF0155">
        <w:t>.</w:t>
      </w:r>
    </w:p>
    <w:p w14:paraId="563466AF" w14:textId="32741249" w:rsidR="00B30251" w:rsidRPr="00A95D68" w:rsidRDefault="007A7A2A" w:rsidP="007A7A2A">
      <w:pPr>
        <w:tabs>
          <w:tab w:val="left" w:pos="-142"/>
          <w:tab w:val="left" w:pos="450"/>
          <w:tab w:val="left" w:pos="1800"/>
          <w:tab w:val="left" w:pos="3330"/>
          <w:tab w:val="left" w:pos="3960"/>
        </w:tabs>
        <w:spacing w:before="40" w:after="40"/>
      </w:pPr>
      <w:r w:rsidRPr="00FF0155">
        <w:tab/>
      </w:r>
      <w:r w:rsidR="00BB71B3" w:rsidRPr="00FF0155">
        <w:t>[</w:t>
      </w:r>
      <w:r w:rsidR="00792B64" w:rsidRPr="00FF0155">
        <w:t>A</w:t>
      </w:r>
      <w:r w:rsidR="004148EC" w:rsidRPr="00FF0155">
        <w:t>Def</w:t>
      </w:r>
      <w:r w:rsidR="003341F8" w:rsidRPr="00FF0155">
        <w:tab/>
        <w:t>valtasana</w:t>
      </w:r>
      <w:r w:rsidR="00BB71B3" w:rsidRPr="00FF0155">
        <w:t>]</w:t>
      </w:r>
      <w:r w:rsidR="003341F8" w:rsidRPr="00FF0155">
        <w:tab/>
        <w:t>V</w:t>
      </w:r>
      <w:r w:rsidR="003341F8" w:rsidRPr="00FF0155">
        <w:tab/>
        <w:t>[</w:t>
      </w:r>
      <w:r w:rsidR="00792B64" w:rsidRPr="00FF0155">
        <w:t>A</w:t>
      </w:r>
      <w:r w:rsidR="004148EC" w:rsidRPr="00FF0155">
        <w:t>Def</w:t>
      </w:r>
      <w:r w:rsidR="00B30251" w:rsidRPr="00FF0155">
        <w:tab/>
        <w:t>valtasana</w:t>
      </w:r>
      <w:r w:rsidR="003341F8" w:rsidRPr="00FF0155">
        <w:t>]</w:t>
      </w:r>
    </w:p>
    <w:p w14:paraId="3354399E" w14:textId="294B7D4F" w:rsidR="00B30251" w:rsidRPr="00A95D68" w:rsidRDefault="007A7A2A" w:rsidP="007A7A2A">
      <w:pPr>
        <w:tabs>
          <w:tab w:val="left" w:pos="-142"/>
          <w:tab w:val="left" w:pos="450"/>
          <w:tab w:val="left" w:pos="1800"/>
          <w:tab w:val="left" w:pos="3330"/>
          <w:tab w:val="left" w:pos="3960"/>
        </w:tabs>
        <w:spacing w:before="40" w:after="120"/>
      </w:pPr>
      <w:r>
        <w:tab/>
      </w:r>
      <w:r w:rsidR="00BB71B3" w:rsidRPr="00A95D68">
        <w:t>[</w:t>
      </w:r>
      <w:r w:rsidR="00B30251" w:rsidRPr="00A95D68">
        <w:t>sg.iness.</w:t>
      </w:r>
      <w:r w:rsidR="00B30251" w:rsidRPr="00A95D68">
        <w:tab/>
        <w:t>sg.iness.</w:t>
      </w:r>
      <w:r w:rsidR="00BB71B3" w:rsidRPr="00A95D68">
        <w:t>]</w:t>
      </w:r>
      <w:r w:rsidR="00B30251" w:rsidRPr="00A95D68">
        <w:tab/>
      </w:r>
      <w:r w:rsidR="00B30251" w:rsidRPr="00A95D68">
        <w:tab/>
      </w:r>
      <w:r w:rsidR="00BB71B3" w:rsidRPr="00A95D68">
        <w:t>[</w:t>
      </w:r>
      <w:r w:rsidR="00B30251" w:rsidRPr="00A95D68">
        <w:t xml:space="preserve">pl.part. </w:t>
      </w:r>
      <w:r w:rsidR="00B30251" w:rsidRPr="00A95D68">
        <w:tab/>
        <w:t>pl.part.</w:t>
      </w:r>
      <w:r w:rsidR="00BB71B3" w:rsidRPr="00A95D68">
        <w:t>]</w:t>
      </w:r>
    </w:p>
    <w:p w14:paraId="6C1CBD6C" w14:textId="6A6E7779" w:rsidR="00C16F16" w:rsidRDefault="00B30251" w:rsidP="00BD2A19">
      <w:pPr>
        <w:pStyle w:val="Brdtekst"/>
        <w:spacing w:before="120"/>
      </w:pPr>
      <w:r w:rsidRPr="00A95D68">
        <w:t>O</w:t>
      </w:r>
      <w:r w:rsidR="00B02CA4" w:rsidRPr="00A95D68">
        <w:t>o</w:t>
      </w:r>
      <w:r w:rsidRPr="00A95D68">
        <w:t xml:space="preserve">n joku harva adjektiivi ja pronomeni, mikkä ei ollenkhaan taivu ja sillä ei ole kongruensissa valtasanan kans. </w:t>
      </w:r>
      <w:r w:rsidR="001E7AA4">
        <w:t>Semmoiset oon esimerkiksi</w:t>
      </w:r>
      <w:r w:rsidRPr="00A95D68">
        <w:t xml:space="preserve"> adjektiivi </w:t>
      </w:r>
      <w:r w:rsidRPr="00077210">
        <w:rPr>
          <w:i/>
        </w:rPr>
        <w:t>pikku</w:t>
      </w:r>
      <w:r w:rsidR="001E7AA4">
        <w:rPr>
          <w:i/>
        </w:rPr>
        <w:t xml:space="preserve"> </w:t>
      </w:r>
      <w:r w:rsidR="001E7AA4">
        <w:t xml:space="preserve">ja pronomeni </w:t>
      </w:r>
      <w:r w:rsidR="001E7AA4">
        <w:rPr>
          <w:i/>
        </w:rPr>
        <w:t>joka</w:t>
      </w:r>
      <w:r w:rsidRPr="00A95D68">
        <w:t xml:space="preserve">. </w:t>
      </w:r>
      <w:r w:rsidR="00F93C4B" w:rsidRPr="00A95D68">
        <w:t>Esimerkiksi</w:t>
      </w:r>
      <w:r w:rsidRPr="00A95D68">
        <w:t xml:space="preserve"> </w:t>
      </w:r>
      <w:r w:rsidR="006448F0">
        <w:t>(3, 4):</w:t>
      </w:r>
    </w:p>
    <w:p w14:paraId="41332768" w14:textId="2FCC13AD" w:rsidR="00B30251" w:rsidRDefault="0075485B" w:rsidP="00BD2A19">
      <w:pPr>
        <w:pStyle w:val="Brdtekst"/>
        <w:spacing w:before="120"/>
      </w:pPr>
      <w:r>
        <w:t>(</w:t>
      </w:r>
      <w:r w:rsidR="008A3ADB">
        <w:t xml:space="preserve">3) </w:t>
      </w:r>
      <w:r w:rsidR="00B30251" w:rsidRPr="00A95D68">
        <w:t xml:space="preserve">Met istuma </w:t>
      </w:r>
      <w:r w:rsidR="008A3ADB">
        <w:t>[</w:t>
      </w:r>
      <w:r w:rsidR="00B30251" w:rsidRPr="001E7AA4">
        <w:rPr>
          <w:i/>
        </w:rPr>
        <w:t xml:space="preserve">pikku </w:t>
      </w:r>
      <w:r w:rsidR="00B30251" w:rsidRPr="00A95D68">
        <w:t xml:space="preserve">[sg.nom.] </w:t>
      </w:r>
      <w:r w:rsidR="00B30251" w:rsidRPr="001E7AA4">
        <w:rPr>
          <w:i/>
        </w:rPr>
        <w:t>lomassa</w:t>
      </w:r>
      <w:r w:rsidR="001E7AA4">
        <w:t xml:space="preserve"> [sg.iness.]</w:t>
      </w:r>
      <w:r w:rsidR="008A3ADB">
        <w:t>]</w:t>
      </w:r>
      <w:r w:rsidR="001E7AA4">
        <w:t>.</w:t>
      </w:r>
    </w:p>
    <w:p w14:paraId="7E4CCF90" w14:textId="60464AA3" w:rsidR="001E7AA4" w:rsidRDefault="0075485B" w:rsidP="00BD2A19">
      <w:pPr>
        <w:pStyle w:val="Brdtekst"/>
        <w:spacing w:before="120"/>
      </w:pPr>
      <w:r>
        <w:t>(</w:t>
      </w:r>
      <w:r w:rsidR="008A3ADB">
        <w:t xml:space="preserve">4) </w:t>
      </w:r>
      <w:r w:rsidR="00FF0155">
        <w:t>Se tukkii ittensä</w:t>
      </w:r>
      <w:r w:rsidR="001E7AA4">
        <w:t xml:space="preserve"> </w:t>
      </w:r>
      <w:r w:rsidR="008A3ADB">
        <w:t>[</w:t>
      </w:r>
      <w:r w:rsidR="001E7AA4">
        <w:rPr>
          <w:i/>
        </w:rPr>
        <w:t xml:space="preserve">joka </w:t>
      </w:r>
      <w:r w:rsidR="001E7AA4" w:rsidRPr="001E7AA4">
        <w:t>[sg.nom.]</w:t>
      </w:r>
      <w:r w:rsidR="001E7AA4">
        <w:t xml:space="preserve"> </w:t>
      </w:r>
      <w:r w:rsidR="001E7AA4" w:rsidRPr="001E7AA4">
        <w:rPr>
          <w:i/>
        </w:rPr>
        <w:t>paikkhaan</w:t>
      </w:r>
      <w:r w:rsidR="001E7AA4">
        <w:rPr>
          <w:i/>
        </w:rPr>
        <w:t xml:space="preserve"> </w:t>
      </w:r>
      <w:r w:rsidR="001E7AA4">
        <w:t>[sg.ill.]</w:t>
      </w:r>
      <w:r w:rsidR="008A3ADB">
        <w:t>]</w:t>
      </w:r>
      <w:r w:rsidR="001E7AA4">
        <w:t>.</w:t>
      </w:r>
    </w:p>
    <w:p w14:paraId="74E418BA" w14:textId="12B888D1" w:rsidR="001E468B" w:rsidRPr="00EB4D24" w:rsidRDefault="002928DA" w:rsidP="0006324D">
      <w:pPr>
        <w:pStyle w:val="Overskrift3"/>
        <w:spacing w:before="120" w:after="120"/>
        <w:rPr>
          <w:color w:val="008000"/>
        </w:rPr>
      </w:pPr>
      <w:bookmarkStart w:id="158" w:name="_Toc311273723"/>
      <w:r>
        <w:rPr>
          <w:color w:val="008000"/>
        </w:rPr>
        <w:t>Syntaktifragmentit</w:t>
      </w:r>
      <w:bookmarkEnd w:id="158"/>
    </w:p>
    <w:p w14:paraId="1B9477EF" w14:textId="1DCCC539" w:rsidR="008E612D" w:rsidRDefault="00EB4D24" w:rsidP="0006324D">
      <w:pPr>
        <w:spacing w:before="120" w:after="120"/>
        <w:rPr>
          <w:smallCaps/>
          <w:color w:val="008000"/>
        </w:rPr>
      </w:pPr>
      <w:r w:rsidRPr="00EB4D24">
        <w:rPr>
          <w:color w:val="008000"/>
        </w:rPr>
        <w:t>Kirjoitetussa tekstissä ja eriliikaisesti puhheessa oon kans semmoissii sannoi ja fraa</w:t>
      </w:r>
      <w:r w:rsidR="00D84A0B">
        <w:rPr>
          <w:color w:val="008000"/>
        </w:rPr>
        <w:t xml:space="preserve">ssii, mikkä ei </w:t>
      </w:r>
      <w:r w:rsidRPr="00EB4D24">
        <w:rPr>
          <w:color w:val="008000"/>
        </w:rPr>
        <w:t>kuulu mihinkhään toisheen fra</w:t>
      </w:r>
      <w:r>
        <w:rPr>
          <w:color w:val="008000"/>
        </w:rPr>
        <w:t>a</w:t>
      </w:r>
      <w:r w:rsidRPr="00EB4D24">
        <w:rPr>
          <w:color w:val="008000"/>
        </w:rPr>
        <w:t>shiin eli syntakthiin, mutta mikkä ei kans itte haamusta syntaktii.</w:t>
      </w:r>
      <w:r>
        <w:rPr>
          <w:color w:val="008000"/>
        </w:rPr>
        <w:t xml:space="preserve"> </w:t>
      </w:r>
      <w:r w:rsidR="00D84A0B">
        <w:rPr>
          <w:color w:val="008000"/>
        </w:rPr>
        <w:t xml:space="preserve">Käskemä tässä semmossii kirjoituksen eli puhheen ossii </w:t>
      </w:r>
      <w:r w:rsidR="00D84A0B" w:rsidRPr="00524CA7">
        <w:rPr>
          <w:rStyle w:val="oppslagsord"/>
          <w:color w:val="008000"/>
        </w:rPr>
        <w:t>syntaktifragmentiksi.</w:t>
      </w:r>
      <w:r w:rsidR="00D84A0B">
        <w:rPr>
          <w:smallCaps/>
          <w:color w:val="008000"/>
        </w:rPr>
        <w:t xml:space="preserve"> </w:t>
      </w:r>
      <w:r w:rsidR="000A3BC4">
        <w:rPr>
          <w:color w:val="008000"/>
        </w:rPr>
        <w:t>Syntaktiragmentin tärkkein tunnusmerkki oon se, ette siitä vailuu finittiverbi</w:t>
      </w:r>
      <w:r w:rsidR="00B712EF">
        <w:rPr>
          <w:color w:val="008000"/>
        </w:rPr>
        <w:t xml:space="preserve">. </w:t>
      </w:r>
    </w:p>
    <w:p w14:paraId="14511370" w14:textId="7449F41F" w:rsidR="008E612D" w:rsidRPr="008E377C" w:rsidRDefault="008E612D" w:rsidP="0006324D">
      <w:pPr>
        <w:spacing w:before="120" w:after="120"/>
        <w:rPr>
          <w:color w:val="008000"/>
        </w:rPr>
      </w:pPr>
      <w:r>
        <w:rPr>
          <w:color w:val="008000"/>
        </w:rPr>
        <w:t xml:space="preserve">Syntaktifragmenttii oon monelaissii. Valtajako oon jako </w:t>
      </w:r>
      <w:r w:rsidRPr="008E377C">
        <w:rPr>
          <w:smallCaps/>
          <w:color w:val="008000"/>
        </w:rPr>
        <w:t xml:space="preserve">vapaahaamuishiin </w:t>
      </w:r>
      <w:r w:rsidR="00900903">
        <w:rPr>
          <w:smallCaps/>
          <w:color w:val="008000"/>
        </w:rPr>
        <w:t>syntakti</w:t>
      </w:r>
      <w:r w:rsidRPr="008E377C">
        <w:rPr>
          <w:smallCaps/>
          <w:color w:val="008000"/>
        </w:rPr>
        <w:t xml:space="preserve">fragmentthiin, fastahaamhuishiin </w:t>
      </w:r>
      <w:r w:rsidR="00900903">
        <w:rPr>
          <w:smallCaps/>
          <w:color w:val="008000"/>
        </w:rPr>
        <w:t>syntakti</w:t>
      </w:r>
      <w:r w:rsidRPr="008E377C">
        <w:rPr>
          <w:smallCaps/>
          <w:color w:val="008000"/>
        </w:rPr>
        <w:t>fragmentthiin</w:t>
      </w:r>
      <w:r w:rsidRPr="0006324D">
        <w:rPr>
          <w:color w:val="008000"/>
        </w:rPr>
        <w:t xml:space="preserve"> ja </w:t>
      </w:r>
      <w:r w:rsidRPr="008E377C">
        <w:rPr>
          <w:smallCaps/>
          <w:color w:val="008000"/>
        </w:rPr>
        <w:t>interjeksuunhiin.</w:t>
      </w:r>
      <w:r w:rsidR="008E377C">
        <w:rPr>
          <w:smallCaps/>
          <w:color w:val="008000"/>
        </w:rPr>
        <w:t xml:space="preserve"> V</w:t>
      </w:r>
      <w:r w:rsidR="008E377C">
        <w:rPr>
          <w:color w:val="008000"/>
        </w:rPr>
        <w:t xml:space="preserve">apaahaamuiset fragmentit ja fastahaamuiset fragmentit oon pantu kokhoon nomeniista ja saatethaan sisälttäät kans muita </w:t>
      </w:r>
      <w:r w:rsidR="001023E7">
        <w:rPr>
          <w:color w:val="008000"/>
        </w:rPr>
        <w:t>kapittelissa 2.4.1 lujetelttuita sanaklassii. Interjeksuunit oon oma sanaklassi, mitä tavalisesti essiinttyy tyhä syntaktifragmenttinna.</w:t>
      </w:r>
    </w:p>
    <w:p w14:paraId="54FF0477" w14:textId="44CCE5A5" w:rsidR="008E612D" w:rsidRDefault="00B712EF" w:rsidP="0006324D">
      <w:pPr>
        <w:spacing w:before="120" w:after="120"/>
        <w:rPr>
          <w:color w:val="008000"/>
        </w:rPr>
      </w:pPr>
      <w:r w:rsidRPr="008E377C">
        <w:rPr>
          <w:smallCaps/>
          <w:color w:val="008000"/>
        </w:rPr>
        <w:t xml:space="preserve">Vapaahaamuiset </w:t>
      </w:r>
      <w:r w:rsidR="00E80D71">
        <w:rPr>
          <w:smallCaps/>
          <w:color w:val="008000"/>
        </w:rPr>
        <w:t>syntakti</w:t>
      </w:r>
      <w:r w:rsidRPr="008E377C">
        <w:rPr>
          <w:smallCaps/>
          <w:color w:val="008000"/>
        </w:rPr>
        <w:t>fragmentit</w:t>
      </w:r>
      <w:r>
        <w:rPr>
          <w:color w:val="008000"/>
        </w:rPr>
        <w:t xml:space="preserve"> oon syntaktinpalloi, millä ei ole mithään fasta</w:t>
      </w:r>
      <w:r w:rsidR="008E377C">
        <w:rPr>
          <w:color w:val="008000"/>
        </w:rPr>
        <w:t>a</w:t>
      </w:r>
      <w:r w:rsidR="001023E7">
        <w:rPr>
          <w:color w:val="008000"/>
        </w:rPr>
        <w:t xml:space="preserve"> struktuurii eli fastoi sannoi. </w:t>
      </w:r>
      <w:r>
        <w:rPr>
          <w:color w:val="008000"/>
        </w:rPr>
        <w:t xml:space="preserve">Net saatethaan olla </w:t>
      </w:r>
      <w:r w:rsidR="00CF4841">
        <w:rPr>
          <w:color w:val="008000"/>
        </w:rPr>
        <w:t xml:space="preserve">kokonhansa tekstistä irrallissii ossii niinko </w:t>
      </w:r>
      <w:r>
        <w:rPr>
          <w:color w:val="008000"/>
        </w:rPr>
        <w:t xml:space="preserve">ylikirjoituksii </w:t>
      </w:r>
      <w:r w:rsidR="00631C25">
        <w:rPr>
          <w:color w:val="008000"/>
        </w:rPr>
        <w:t>(esimerkiksi</w:t>
      </w:r>
      <w:r w:rsidR="00CF4841">
        <w:rPr>
          <w:color w:val="008000"/>
        </w:rPr>
        <w:t xml:space="preserve"> </w:t>
      </w:r>
      <w:r w:rsidR="001023E7">
        <w:rPr>
          <w:color w:val="008000"/>
        </w:rPr>
        <w:t xml:space="preserve">ylipuolen </w:t>
      </w:r>
      <w:r w:rsidR="001023E7">
        <w:rPr>
          <w:i/>
          <w:color w:val="008000"/>
        </w:rPr>
        <w:t>Syntaktifragmentit</w:t>
      </w:r>
      <w:r w:rsidR="00CF4841">
        <w:rPr>
          <w:color w:val="008000"/>
        </w:rPr>
        <w:t xml:space="preserve">) </w:t>
      </w:r>
      <w:r>
        <w:rPr>
          <w:color w:val="008000"/>
        </w:rPr>
        <w:t>mutta kans</w:t>
      </w:r>
      <w:r w:rsidR="00900903">
        <w:rPr>
          <w:color w:val="008000"/>
        </w:rPr>
        <w:t xml:space="preserve"> tekstin</w:t>
      </w:r>
      <w:r w:rsidR="00CF4841">
        <w:rPr>
          <w:color w:val="008000"/>
        </w:rPr>
        <w:t xml:space="preserve"> sisälä olleevii </w:t>
      </w:r>
      <w:r w:rsidR="001023E7">
        <w:rPr>
          <w:color w:val="008000"/>
        </w:rPr>
        <w:t xml:space="preserve">löyssii </w:t>
      </w:r>
      <w:r w:rsidR="00CF4841">
        <w:rPr>
          <w:color w:val="008000"/>
        </w:rPr>
        <w:t>kom</w:t>
      </w:r>
      <w:r w:rsidR="001023E7">
        <w:rPr>
          <w:color w:val="008000"/>
        </w:rPr>
        <w:t>m</w:t>
      </w:r>
      <w:r w:rsidR="00CF4841">
        <w:rPr>
          <w:color w:val="008000"/>
        </w:rPr>
        <w:t>ent</w:t>
      </w:r>
      <w:r w:rsidR="00900903">
        <w:rPr>
          <w:color w:val="008000"/>
        </w:rPr>
        <w:t>taariita</w:t>
      </w:r>
      <w:r w:rsidR="00CF4841">
        <w:rPr>
          <w:color w:val="008000"/>
        </w:rPr>
        <w:t xml:space="preserve"> eli affektiivissii </w:t>
      </w:r>
      <w:r w:rsidR="00900903">
        <w:rPr>
          <w:color w:val="008000"/>
        </w:rPr>
        <w:t>huuđattuksii. Esimerkii semmoisi</w:t>
      </w:r>
      <w:r w:rsidR="00CF4841">
        <w:rPr>
          <w:color w:val="008000"/>
        </w:rPr>
        <w:t>sta:</w:t>
      </w:r>
    </w:p>
    <w:p w14:paraId="1018D6D3" w14:textId="2E46B8D7" w:rsidR="00CF4841" w:rsidRDefault="00900903" w:rsidP="0006324D">
      <w:pPr>
        <w:spacing w:before="120" w:after="120"/>
        <w:rPr>
          <w:color w:val="008000"/>
        </w:rPr>
      </w:pPr>
      <w:r>
        <w:rPr>
          <w:color w:val="008000"/>
        </w:rPr>
        <w:lastRenderedPageBreak/>
        <w:t xml:space="preserve">(1) </w:t>
      </w:r>
      <w:r w:rsidR="00CF4841">
        <w:rPr>
          <w:color w:val="008000"/>
        </w:rPr>
        <w:t xml:space="preserve">Mutta mitä se ihmisen luppaus on? </w:t>
      </w:r>
      <w:r w:rsidR="00CF4841">
        <w:rPr>
          <w:i/>
          <w:color w:val="008000"/>
        </w:rPr>
        <w:t>Ei paljoksi mithään!</w:t>
      </w:r>
      <w:r w:rsidR="00CF4841">
        <w:rPr>
          <w:color w:val="008000"/>
        </w:rPr>
        <w:t xml:space="preserve"> </w:t>
      </w:r>
    </w:p>
    <w:p w14:paraId="3261D4DC" w14:textId="6A2DEA51" w:rsidR="007A238F" w:rsidRPr="007A238F" w:rsidRDefault="00900903" w:rsidP="0006324D">
      <w:pPr>
        <w:spacing w:before="120" w:after="120"/>
        <w:rPr>
          <w:color w:val="008000"/>
        </w:rPr>
      </w:pPr>
      <w:r>
        <w:rPr>
          <w:color w:val="008000"/>
        </w:rPr>
        <w:t xml:space="preserve">(2) </w:t>
      </w:r>
      <w:r w:rsidR="007A238F" w:rsidRPr="007A238F">
        <w:rPr>
          <w:color w:val="008000"/>
        </w:rPr>
        <w:t xml:space="preserve">Aamhuun asti hän nukkui lapsen vijatonta unta. Niin tehthiin toisetki. </w:t>
      </w:r>
      <w:r w:rsidR="007A238F" w:rsidRPr="007A238F">
        <w:rPr>
          <w:i/>
          <w:color w:val="008000"/>
        </w:rPr>
        <w:t>Tällä kerttaaa</w:t>
      </w:r>
      <w:r w:rsidR="007A238F" w:rsidRPr="007A238F">
        <w:rPr>
          <w:color w:val="008000"/>
        </w:rPr>
        <w:t>.</w:t>
      </w:r>
    </w:p>
    <w:p w14:paraId="6518CE68" w14:textId="7E8319F0" w:rsidR="00CF4841" w:rsidRDefault="00900903" w:rsidP="0006324D">
      <w:pPr>
        <w:spacing w:before="120" w:after="120"/>
        <w:rPr>
          <w:i/>
          <w:color w:val="008000"/>
        </w:rPr>
      </w:pPr>
      <w:r>
        <w:rPr>
          <w:color w:val="008000"/>
        </w:rPr>
        <w:t xml:space="preserve">(3) </w:t>
      </w:r>
      <w:r w:rsidR="00CF4841">
        <w:rPr>
          <w:color w:val="008000"/>
        </w:rPr>
        <w:t xml:space="preserve">Ja Ylijoki oli kaunis. </w:t>
      </w:r>
      <w:r w:rsidR="00CF4841" w:rsidRPr="00CF4841">
        <w:rPr>
          <w:i/>
          <w:color w:val="008000"/>
        </w:rPr>
        <w:t>Kaunis. Kaunis!</w:t>
      </w:r>
    </w:p>
    <w:p w14:paraId="1532E6AA" w14:textId="515A9FDB" w:rsidR="00CF4841" w:rsidRDefault="00CF4841" w:rsidP="0006324D">
      <w:pPr>
        <w:spacing w:before="120" w:after="120"/>
        <w:rPr>
          <w:color w:val="008000"/>
        </w:rPr>
      </w:pPr>
      <w:r>
        <w:rPr>
          <w:color w:val="008000"/>
        </w:rPr>
        <w:t>(</w:t>
      </w:r>
      <w:r w:rsidR="007A238F">
        <w:rPr>
          <w:color w:val="008000"/>
        </w:rPr>
        <w:t>Kaikki</w:t>
      </w:r>
      <w:r>
        <w:rPr>
          <w:color w:val="008000"/>
        </w:rPr>
        <w:t xml:space="preserve"> </w:t>
      </w:r>
      <w:r w:rsidR="00900903">
        <w:rPr>
          <w:color w:val="008000"/>
        </w:rPr>
        <w:t xml:space="preserve">ylipuolen </w:t>
      </w:r>
      <w:r>
        <w:rPr>
          <w:color w:val="008000"/>
        </w:rPr>
        <w:t xml:space="preserve">esimerkit </w:t>
      </w:r>
      <w:r w:rsidR="00900903">
        <w:rPr>
          <w:color w:val="008000"/>
        </w:rPr>
        <w:t>1–3 Alf Nilsen-Børsskogin kirjasta</w:t>
      </w:r>
      <w:r>
        <w:rPr>
          <w:color w:val="008000"/>
        </w:rPr>
        <w:t xml:space="preserve"> Kuosuvaaran takana.)</w:t>
      </w:r>
    </w:p>
    <w:p w14:paraId="6C637988" w14:textId="34DF4463" w:rsidR="00631C25" w:rsidRDefault="00631C25" w:rsidP="0006324D">
      <w:pPr>
        <w:spacing w:before="120" w:after="120"/>
        <w:rPr>
          <w:color w:val="008000"/>
        </w:rPr>
      </w:pPr>
      <w:r>
        <w:rPr>
          <w:color w:val="008000"/>
        </w:rPr>
        <w:t>Kysymyssanakysymykshiin saatethaan kans vastata vapaahamuisella fragmentilla:</w:t>
      </w:r>
    </w:p>
    <w:p w14:paraId="654F78EF" w14:textId="1CB3645D" w:rsidR="00631C25" w:rsidRDefault="00900903" w:rsidP="0006324D">
      <w:pPr>
        <w:spacing w:before="120" w:after="120"/>
        <w:rPr>
          <w:i/>
          <w:color w:val="008000"/>
        </w:rPr>
      </w:pPr>
      <w:r>
        <w:rPr>
          <w:color w:val="008000"/>
        </w:rPr>
        <w:t xml:space="preserve">(4) </w:t>
      </w:r>
      <w:r w:rsidR="00631C25">
        <w:rPr>
          <w:color w:val="008000"/>
        </w:rPr>
        <w:t xml:space="preserve">Mihin sie nyt aijot lähteet? </w:t>
      </w:r>
      <w:r w:rsidR="00631C25">
        <w:rPr>
          <w:i/>
          <w:color w:val="008000"/>
        </w:rPr>
        <w:t>Alattiohoon.</w:t>
      </w:r>
    </w:p>
    <w:p w14:paraId="2480E9D6" w14:textId="291DF910" w:rsidR="00631C25" w:rsidRDefault="00900903" w:rsidP="0006324D">
      <w:pPr>
        <w:spacing w:before="120" w:after="120"/>
        <w:rPr>
          <w:color w:val="008000"/>
        </w:rPr>
      </w:pPr>
      <w:r>
        <w:rPr>
          <w:color w:val="008000"/>
        </w:rPr>
        <w:t xml:space="preserve">(5) </w:t>
      </w:r>
      <w:r w:rsidR="00631C25">
        <w:rPr>
          <w:color w:val="008000"/>
        </w:rPr>
        <w:t xml:space="preserve">Kuka lähtee minun myötä Alattihoon? </w:t>
      </w:r>
      <w:r w:rsidR="00631C25">
        <w:rPr>
          <w:i/>
          <w:color w:val="008000"/>
        </w:rPr>
        <w:t>Pekka.</w:t>
      </w:r>
    </w:p>
    <w:p w14:paraId="16C9E410" w14:textId="2BA2D244" w:rsidR="001023E7" w:rsidRPr="001023E7" w:rsidRDefault="001023E7" w:rsidP="0006324D">
      <w:pPr>
        <w:spacing w:before="120" w:after="120"/>
        <w:rPr>
          <w:color w:val="008000"/>
        </w:rPr>
      </w:pPr>
      <w:r>
        <w:rPr>
          <w:color w:val="008000"/>
        </w:rPr>
        <w:t xml:space="preserve">(Katto </w:t>
      </w:r>
      <w:r w:rsidR="00E80D71">
        <w:rPr>
          <w:color w:val="008000"/>
        </w:rPr>
        <w:t>tästä</w:t>
      </w:r>
      <w:r>
        <w:rPr>
          <w:color w:val="008000"/>
        </w:rPr>
        <w:t xml:space="preserve"> kohđasta</w:t>
      </w:r>
      <w:r w:rsidR="00E80D71">
        <w:rPr>
          <w:color w:val="008000"/>
        </w:rPr>
        <w:t xml:space="preserve"> 2.4.6.2.)</w:t>
      </w:r>
    </w:p>
    <w:p w14:paraId="105B4B02" w14:textId="67E8F876" w:rsidR="00EB4D24" w:rsidRDefault="00E80D71" w:rsidP="0006324D">
      <w:pPr>
        <w:spacing w:before="120" w:after="120"/>
        <w:rPr>
          <w:color w:val="008000"/>
        </w:rPr>
      </w:pPr>
      <w:r w:rsidRPr="00E80D71">
        <w:rPr>
          <w:smallCaps/>
          <w:color w:val="008000"/>
        </w:rPr>
        <w:t>Fast</w:t>
      </w:r>
      <w:r w:rsidR="001E04D2" w:rsidRPr="00E80D71">
        <w:rPr>
          <w:smallCaps/>
          <w:color w:val="008000"/>
        </w:rPr>
        <w:t>ahaamuissii syntaktifragmentiksi</w:t>
      </w:r>
      <w:r>
        <w:rPr>
          <w:color w:val="008000"/>
        </w:rPr>
        <w:t xml:space="preserve"> käskemä </w:t>
      </w:r>
      <w:r w:rsidR="001E04D2">
        <w:rPr>
          <w:color w:val="008000"/>
        </w:rPr>
        <w:t>fastahaamuissii</w:t>
      </w:r>
      <w:r w:rsidR="009A7A6A">
        <w:rPr>
          <w:color w:val="008000"/>
        </w:rPr>
        <w:t xml:space="preserve"> </w:t>
      </w:r>
      <w:r w:rsidR="001E04D2">
        <w:rPr>
          <w:color w:val="008000"/>
        </w:rPr>
        <w:t>tervettellyita,</w:t>
      </w:r>
      <w:r w:rsidR="005F4A4E">
        <w:rPr>
          <w:color w:val="008000"/>
        </w:rPr>
        <w:t xml:space="preserve"> to</w:t>
      </w:r>
      <w:r w:rsidR="00995268">
        <w:rPr>
          <w:color w:val="008000"/>
        </w:rPr>
        <w:t>i</w:t>
      </w:r>
      <w:r w:rsidR="005F4A4E">
        <w:rPr>
          <w:color w:val="008000"/>
        </w:rPr>
        <w:t>vottel</w:t>
      </w:r>
      <w:r w:rsidR="001E04D2">
        <w:rPr>
          <w:color w:val="008000"/>
        </w:rPr>
        <w:t>luita ja muita hööliysfraassii, kehotusfraassii, huomiofraassii, affektifraassii</w:t>
      </w:r>
      <w:r w:rsidR="00EB4D24">
        <w:rPr>
          <w:color w:val="008000"/>
        </w:rPr>
        <w:t xml:space="preserve"> </w:t>
      </w:r>
      <w:r w:rsidR="001E04D2">
        <w:rPr>
          <w:color w:val="008000"/>
        </w:rPr>
        <w:t xml:space="preserve">ja </w:t>
      </w:r>
      <w:r>
        <w:rPr>
          <w:color w:val="008000"/>
        </w:rPr>
        <w:t xml:space="preserve">kirrous- ja </w:t>
      </w:r>
      <w:r w:rsidR="001E04D2">
        <w:rPr>
          <w:color w:val="008000"/>
        </w:rPr>
        <w:t xml:space="preserve">ihmettelyfraassii. </w:t>
      </w:r>
      <w:r w:rsidR="002F6416">
        <w:rPr>
          <w:color w:val="008000"/>
        </w:rPr>
        <w:t>Esimerkkii:</w:t>
      </w:r>
    </w:p>
    <w:p w14:paraId="1A58EAF5" w14:textId="5531E895" w:rsidR="00995268" w:rsidRDefault="00995268" w:rsidP="0006324D">
      <w:pPr>
        <w:spacing w:before="120" w:after="120"/>
        <w:rPr>
          <w:color w:val="008000"/>
        </w:rPr>
      </w:pPr>
      <w:r>
        <w:rPr>
          <w:i/>
          <w:color w:val="008000"/>
        </w:rPr>
        <w:t xml:space="preserve">Päivää! </w:t>
      </w:r>
      <w:r w:rsidR="00FF3569">
        <w:rPr>
          <w:i/>
          <w:color w:val="008000"/>
        </w:rPr>
        <w:t xml:space="preserve">Hyvvää ilttaa! Aamuu! </w:t>
      </w:r>
      <w:r w:rsidR="005A7A39">
        <w:rPr>
          <w:i/>
          <w:color w:val="008000"/>
        </w:rPr>
        <w:t xml:space="preserve">Hyvästi! </w:t>
      </w:r>
      <w:r w:rsidR="00E80D71">
        <w:rPr>
          <w:i/>
          <w:color w:val="008000"/>
        </w:rPr>
        <w:t>Terve</w:t>
      </w:r>
      <w:del w:id="159" w:author="Information Services" w:date="2015-11-22T15:46:00Z">
        <w:r w:rsidR="00E80D71" w:rsidDel="00911554">
          <w:rPr>
            <w:i/>
            <w:color w:val="008000"/>
          </w:rPr>
          <w:delText>(</w:delText>
        </w:r>
      </w:del>
      <w:ins w:id="160" w:author="Information Services" w:date="2015-11-22T15:46:00Z">
        <w:r w:rsidR="00911554" w:rsidRPr="00911554">
          <w:rPr>
            <w:color w:val="008000"/>
            <w:rPrChange w:id="161" w:author="Information Services" w:date="2015-11-22T15:46:00Z">
              <w:rPr>
                <w:i/>
                <w:color w:val="008000"/>
              </w:rPr>
            </w:rPrChange>
          </w:rPr>
          <w:t>(</w:t>
        </w:r>
      </w:ins>
      <w:r w:rsidR="00E80D71">
        <w:rPr>
          <w:i/>
          <w:color w:val="008000"/>
        </w:rPr>
        <w:t>t</w:t>
      </w:r>
      <w:del w:id="162" w:author="Information Services" w:date="2015-11-22T15:47:00Z">
        <w:r w:rsidR="00E80D71" w:rsidDel="00911554">
          <w:rPr>
            <w:i/>
            <w:color w:val="008000"/>
          </w:rPr>
          <w:delText>)</w:delText>
        </w:r>
      </w:del>
      <w:ins w:id="163" w:author="Information Services" w:date="2015-11-22T15:47:00Z">
        <w:r w:rsidR="00911554" w:rsidRPr="00911554">
          <w:rPr>
            <w:color w:val="008000"/>
            <w:rPrChange w:id="164" w:author="Information Services" w:date="2015-11-22T15:47:00Z">
              <w:rPr>
                <w:i/>
                <w:color w:val="008000"/>
              </w:rPr>
            </w:rPrChange>
          </w:rPr>
          <w:t>)</w:t>
        </w:r>
      </w:ins>
      <w:r w:rsidR="00E80D71">
        <w:rPr>
          <w:i/>
          <w:color w:val="008000"/>
        </w:rPr>
        <w:t xml:space="preserve">tulemaa! </w:t>
      </w:r>
      <w:r w:rsidR="005A7A39">
        <w:rPr>
          <w:i/>
          <w:color w:val="008000"/>
        </w:rPr>
        <w:t xml:space="preserve">Hyvvää matkaa! </w:t>
      </w:r>
      <w:r w:rsidR="006F5EAC">
        <w:rPr>
          <w:i/>
          <w:color w:val="008000"/>
        </w:rPr>
        <w:t>Onnee!</w:t>
      </w:r>
      <w:r w:rsidR="006B50A7">
        <w:rPr>
          <w:i/>
          <w:color w:val="008000"/>
        </w:rPr>
        <w:t xml:space="preserve"> Onnee päiväle!</w:t>
      </w:r>
      <w:r w:rsidR="003B0300">
        <w:rPr>
          <w:i/>
          <w:color w:val="008000"/>
        </w:rPr>
        <w:t xml:space="preserve"> Kiitos! K</w:t>
      </w:r>
      <w:r w:rsidR="0019492E">
        <w:rPr>
          <w:i/>
          <w:color w:val="008000"/>
        </w:rPr>
        <w:t>iitoksii</w:t>
      </w:r>
      <w:r w:rsidR="003B0300">
        <w:rPr>
          <w:i/>
          <w:color w:val="008000"/>
        </w:rPr>
        <w:t xml:space="preserve"> paljon</w:t>
      </w:r>
      <w:r w:rsidR="002F6416">
        <w:rPr>
          <w:i/>
          <w:color w:val="008000"/>
        </w:rPr>
        <w:t xml:space="preserve">! </w:t>
      </w:r>
      <w:r w:rsidR="0019492E">
        <w:rPr>
          <w:i/>
          <w:color w:val="008000"/>
        </w:rPr>
        <w:t>Kiitos</w:t>
      </w:r>
      <w:del w:id="165" w:author="Information Services" w:date="2015-11-22T15:47:00Z">
        <w:r w:rsidR="0019492E" w:rsidDel="00911554">
          <w:rPr>
            <w:i/>
            <w:color w:val="008000"/>
          </w:rPr>
          <w:delText>/</w:delText>
        </w:r>
      </w:del>
      <w:ins w:id="166" w:author="Information Services" w:date="2015-11-22T15:47:00Z">
        <w:r w:rsidR="00911554" w:rsidRPr="00911554">
          <w:rPr>
            <w:color w:val="008000"/>
            <w:rPrChange w:id="167" w:author="Information Services" w:date="2015-11-22T15:47:00Z">
              <w:rPr>
                <w:i/>
                <w:color w:val="008000"/>
              </w:rPr>
            </w:rPrChange>
          </w:rPr>
          <w:t>/</w:t>
        </w:r>
      </w:ins>
      <w:r w:rsidR="0019492E">
        <w:rPr>
          <w:i/>
          <w:color w:val="008000"/>
        </w:rPr>
        <w:t>Kiitoksii osasta!</w:t>
      </w:r>
      <w:r w:rsidR="003B0300">
        <w:rPr>
          <w:i/>
          <w:color w:val="008000"/>
        </w:rPr>
        <w:t xml:space="preserve"> </w:t>
      </w:r>
      <w:r w:rsidR="006B50A7">
        <w:rPr>
          <w:i/>
          <w:color w:val="008000"/>
        </w:rPr>
        <w:t>Antheeksi!</w:t>
      </w:r>
      <w:r w:rsidR="006F5EAC">
        <w:rPr>
          <w:color w:val="008000"/>
        </w:rPr>
        <w:t xml:space="preserve"> </w:t>
      </w:r>
      <w:r w:rsidR="00FC6D80">
        <w:rPr>
          <w:i/>
          <w:color w:val="008000"/>
        </w:rPr>
        <w:t>Turpa kiini</w:t>
      </w:r>
      <w:r w:rsidR="00E80D71">
        <w:rPr>
          <w:i/>
          <w:color w:val="008000"/>
        </w:rPr>
        <w:t>!</w:t>
      </w:r>
      <w:r w:rsidR="002F6416">
        <w:rPr>
          <w:i/>
          <w:color w:val="008000"/>
        </w:rPr>
        <w:t xml:space="preserve"> </w:t>
      </w:r>
      <w:r w:rsidR="0032584E">
        <w:rPr>
          <w:i/>
          <w:color w:val="008000"/>
        </w:rPr>
        <w:t xml:space="preserve">Jumalan kiitos! Sillä hyvä! Sillä selvä! </w:t>
      </w:r>
      <w:r w:rsidR="002F6416">
        <w:rPr>
          <w:i/>
          <w:color w:val="008000"/>
        </w:rPr>
        <w:t>Herraton aika! Perkele</w:t>
      </w:r>
      <w:del w:id="168" w:author="Information Services" w:date="2015-11-22T15:46:00Z">
        <w:r w:rsidR="002F6416" w:rsidDel="00911554">
          <w:rPr>
            <w:i/>
            <w:color w:val="008000"/>
          </w:rPr>
          <w:delText>(</w:delText>
        </w:r>
      </w:del>
      <w:ins w:id="169" w:author="Information Services" w:date="2015-11-22T15:46:00Z">
        <w:r w:rsidR="00911554" w:rsidRPr="00911554">
          <w:rPr>
            <w:color w:val="008000"/>
            <w:rPrChange w:id="170" w:author="Information Services" w:date="2015-11-22T15:46:00Z">
              <w:rPr>
                <w:i/>
                <w:color w:val="008000"/>
              </w:rPr>
            </w:rPrChange>
          </w:rPr>
          <w:t>(</w:t>
        </w:r>
      </w:ins>
      <w:r w:rsidR="002F6416">
        <w:rPr>
          <w:i/>
          <w:color w:val="008000"/>
        </w:rPr>
        <w:t>t</w:t>
      </w:r>
      <w:del w:id="171" w:author="Information Services" w:date="2015-11-22T15:47:00Z">
        <w:r w:rsidR="002F6416" w:rsidDel="00911554">
          <w:rPr>
            <w:i/>
            <w:color w:val="008000"/>
          </w:rPr>
          <w:delText>)</w:delText>
        </w:r>
      </w:del>
      <w:ins w:id="172" w:author="Information Services" w:date="2015-11-22T15:47:00Z">
        <w:r w:rsidR="00911554" w:rsidRPr="00911554">
          <w:rPr>
            <w:color w:val="008000"/>
            <w:rPrChange w:id="173" w:author="Information Services" w:date="2015-11-22T15:47:00Z">
              <w:rPr>
                <w:i/>
                <w:color w:val="008000"/>
              </w:rPr>
            </w:rPrChange>
          </w:rPr>
          <w:t>)</w:t>
        </w:r>
      </w:ins>
      <w:r w:rsidR="002F6416">
        <w:rPr>
          <w:i/>
          <w:color w:val="008000"/>
        </w:rPr>
        <w:t>!</w:t>
      </w:r>
      <w:r w:rsidR="006F342F">
        <w:rPr>
          <w:i/>
          <w:color w:val="008000"/>
        </w:rPr>
        <w:t xml:space="preserve"> </w:t>
      </w:r>
    </w:p>
    <w:p w14:paraId="18799994" w14:textId="1DC5ECAE" w:rsidR="002F6416" w:rsidRPr="0032584E" w:rsidRDefault="002F6416" w:rsidP="0006324D">
      <w:pPr>
        <w:spacing w:before="120" w:after="120"/>
        <w:rPr>
          <w:color w:val="008000"/>
        </w:rPr>
      </w:pPr>
      <w:r>
        <w:rPr>
          <w:smallCaps/>
          <w:color w:val="008000"/>
        </w:rPr>
        <w:t xml:space="preserve">Interjeksuuniita </w:t>
      </w:r>
      <w:r>
        <w:rPr>
          <w:color w:val="008000"/>
        </w:rPr>
        <w:t xml:space="preserve">oon esimerkiksi tervettelysanat </w:t>
      </w:r>
      <w:r>
        <w:rPr>
          <w:i/>
          <w:color w:val="008000"/>
        </w:rPr>
        <w:t>Hei! Mooraa! Moro!</w:t>
      </w:r>
      <w:r w:rsidR="006B2942">
        <w:rPr>
          <w:i/>
          <w:color w:val="008000"/>
        </w:rPr>
        <w:t xml:space="preserve"> </w:t>
      </w:r>
      <w:r w:rsidR="0032584E">
        <w:rPr>
          <w:color w:val="008000"/>
        </w:rPr>
        <w:t xml:space="preserve">Sitte oon koko joukko affektiivissii sannoi niin ko </w:t>
      </w:r>
      <w:r w:rsidR="0032584E">
        <w:rPr>
          <w:i/>
          <w:color w:val="008000"/>
        </w:rPr>
        <w:t xml:space="preserve">Oi! Voi! Ai! Hah! </w:t>
      </w:r>
      <w:r w:rsidR="0032584E">
        <w:rPr>
          <w:color w:val="008000"/>
        </w:rPr>
        <w:t>mikkä kuuluthaan tähän joukkhoon.</w:t>
      </w:r>
      <w:r w:rsidR="005F1F72">
        <w:rPr>
          <w:color w:val="008000"/>
        </w:rPr>
        <w:t xml:space="preserve"> Näitä käytethään kans yhđessä muitten fragmentiitten kans. Esimerkkii: </w:t>
      </w:r>
      <w:r w:rsidR="005F1F72">
        <w:rPr>
          <w:i/>
          <w:color w:val="008000"/>
        </w:rPr>
        <w:t>Voi hyvä</w:t>
      </w:r>
      <w:del w:id="174" w:author="Information Services" w:date="2015-11-22T15:46:00Z">
        <w:r w:rsidR="005F1F72" w:rsidDel="00911554">
          <w:rPr>
            <w:i/>
            <w:color w:val="008000"/>
          </w:rPr>
          <w:delText>(</w:delText>
        </w:r>
      </w:del>
      <w:ins w:id="175" w:author="Information Services" w:date="2015-11-22T15:46:00Z">
        <w:r w:rsidR="00911554" w:rsidRPr="00911554">
          <w:rPr>
            <w:color w:val="008000"/>
            <w:rPrChange w:id="176" w:author="Information Services" w:date="2015-11-22T15:46:00Z">
              <w:rPr>
                <w:i/>
                <w:color w:val="008000"/>
              </w:rPr>
            </w:rPrChange>
          </w:rPr>
          <w:t>(</w:t>
        </w:r>
      </w:ins>
      <w:r w:rsidR="005F1F72">
        <w:rPr>
          <w:i/>
          <w:color w:val="008000"/>
        </w:rPr>
        <w:t>i</w:t>
      </w:r>
      <w:del w:id="177" w:author="Information Services" w:date="2015-11-22T15:47:00Z">
        <w:r w:rsidR="005F1F72" w:rsidDel="00911554">
          <w:rPr>
            <w:i/>
            <w:color w:val="008000"/>
          </w:rPr>
          <w:delText>)</w:delText>
        </w:r>
      </w:del>
      <w:ins w:id="178" w:author="Information Services" w:date="2015-11-22T15:47:00Z">
        <w:r w:rsidR="00911554" w:rsidRPr="00911554">
          <w:rPr>
            <w:color w:val="008000"/>
            <w:rPrChange w:id="179" w:author="Information Services" w:date="2015-11-22T15:47:00Z">
              <w:rPr>
                <w:i/>
                <w:color w:val="008000"/>
              </w:rPr>
            </w:rPrChange>
          </w:rPr>
          <w:t>)</w:t>
        </w:r>
      </w:ins>
      <w:r w:rsidR="005F1F72">
        <w:rPr>
          <w:i/>
          <w:color w:val="008000"/>
        </w:rPr>
        <w:t>nen aika! Voi helvetti! Voi riivattu</w:t>
      </w:r>
      <w:del w:id="180" w:author="Information Services" w:date="2015-11-22T15:47:00Z">
        <w:r w:rsidR="005F1F72" w:rsidDel="00911554">
          <w:rPr>
            <w:i/>
            <w:color w:val="008000"/>
          </w:rPr>
          <w:delText>/</w:delText>
        </w:r>
      </w:del>
      <w:ins w:id="181" w:author="Information Services" w:date="2015-11-22T15:47:00Z">
        <w:r w:rsidR="00911554" w:rsidRPr="00911554">
          <w:rPr>
            <w:color w:val="008000"/>
            <w:rPrChange w:id="182" w:author="Information Services" w:date="2015-11-22T15:47:00Z">
              <w:rPr>
                <w:i/>
                <w:color w:val="008000"/>
              </w:rPr>
            </w:rPrChange>
          </w:rPr>
          <w:t>/</w:t>
        </w:r>
      </w:ins>
      <w:r w:rsidR="005F1F72">
        <w:rPr>
          <w:i/>
          <w:color w:val="008000"/>
        </w:rPr>
        <w:t>taavetti</w:t>
      </w:r>
      <w:del w:id="183" w:author="Information Services" w:date="2015-11-22T15:47:00Z">
        <w:r w:rsidR="005F1F72" w:rsidDel="00911554">
          <w:rPr>
            <w:i/>
            <w:color w:val="008000"/>
          </w:rPr>
          <w:delText>/</w:delText>
        </w:r>
      </w:del>
      <w:ins w:id="184" w:author="Information Services" w:date="2015-11-22T15:47:00Z">
        <w:r w:rsidR="00911554" w:rsidRPr="00911554">
          <w:rPr>
            <w:color w:val="008000"/>
            <w:rPrChange w:id="185" w:author="Information Services" w:date="2015-11-22T15:47:00Z">
              <w:rPr>
                <w:i/>
                <w:color w:val="008000"/>
              </w:rPr>
            </w:rPrChange>
          </w:rPr>
          <w:t>/</w:t>
        </w:r>
      </w:ins>
      <w:r w:rsidR="005F1F72">
        <w:rPr>
          <w:i/>
          <w:color w:val="008000"/>
        </w:rPr>
        <w:t>tontta</w:t>
      </w:r>
      <w:del w:id="186" w:author="Information Services" w:date="2015-11-22T15:47:00Z">
        <w:r w:rsidR="005F1F72" w:rsidDel="00911554">
          <w:rPr>
            <w:i/>
            <w:color w:val="008000"/>
          </w:rPr>
          <w:delText>/</w:delText>
        </w:r>
      </w:del>
      <w:ins w:id="187" w:author="Information Services" w:date="2015-11-22T15:47:00Z">
        <w:r w:rsidR="00911554" w:rsidRPr="00911554">
          <w:rPr>
            <w:color w:val="008000"/>
            <w:rPrChange w:id="188" w:author="Information Services" w:date="2015-11-22T15:47:00Z">
              <w:rPr>
                <w:i/>
                <w:color w:val="008000"/>
              </w:rPr>
            </w:rPrChange>
          </w:rPr>
          <w:t>/</w:t>
        </w:r>
      </w:ins>
      <w:r w:rsidR="005F1F72">
        <w:rPr>
          <w:i/>
          <w:color w:val="008000"/>
        </w:rPr>
        <w:t xml:space="preserve">tomppeli </w:t>
      </w:r>
      <w:del w:id="189" w:author="Information Services" w:date="2015-11-22T15:46:00Z">
        <w:r w:rsidR="005F1F72" w:rsidDel="00911554">
          <w:rPr>
            <w:i/>
            <w:color w:val="008000"/>
          </w:rPr>
          <w:delText>(</w:delText>
        </w:r>
      </w:del>
      <w:ins w:id="190" w:author="Information Services" w:date="2015-11-22T15:46:00Z">
        <w:r w:rsidR="00911554" w:rsidRPr="00911554">
          <w:rPr>
            <w:color w:val="008000"/>
            <w:rPrChange w:id="191" w:author="Information Services" w:date="2015-11-22T15:46:00Z">
              <w:rPr>
                <w:i/>
                <w:color w:val="008000"/>
              </w:rPr>
            </w:rPrChange>
          </w:rPr>
          <w:t>(</w:t>
        </w:r>
      </w:ins>
      <w:r w:rsidR="005F1F72">
        <w:rPr>
          <w:i/>
          <w:color w:val="008000"/>
        </w:rPr>
        <w:t>senthään</w:t>
      </w:r>
      <w:del w:id="192" w:author="Information Services" w:date="2015-11-22T15:47:00Z">
        <w:r w:rsidR="005F1F72" w:rsidDel="00911554">
          <w:rPr>
            <w:i/>
            <w:color w:val="008000"/>
          </w:rPr>
          <w:delText>)</w:delText>
        </w:r>
      </w:del>
      <w:ins w:id="193" w:author="Information Services" w:date="2015-11-22T15:47:00Z">
        <w:r w:rsidR="00911554" w:rsidRPr="00911554">
          <w:rPr>
            <w:color w:val="008000"/>
            <w:rPrChange w:id="194" w:author="Information Services" w:date="2015-11-22T15:47:00Z">
              <w:rPr>
                <w:i/>
                <w:color w:val="008000"/>
              </w:rPr>
            </w:rPrChange>
          </w:rPr>
          <w:t>)</w:t>
        </w:r>
      </w:ins>
      <w:r w:rsidR="005F1F72">
        <w:rPr>
          <w:i/>
          <w:color w:val="008000"/>
        </w:rPr>
        <w:t>! Oi oi oi</w:t>
      </w:r>
      <w:del w:id="195" w:author="Information Services" w:date="2015-11-22T15:47:00Z">
        <w:r w:rsidR="005F1F72" w:rsidRPr="00576974" w:rsidDel="00911554">
          <w:rPr>
            <w:i/>
            <w:color w:val="008000"/>
          </w:rPr>
          <w:delText>,</w:delText>
        </w:r>
      </w:del>
      <w:ins w:id="196" w:author="Information Services" w:date="2015-11-22T15:47:00Z">
        <w:r w:rsidR="00911554" w:rsidRPr="00911554">
          <w:rPr>
            <w:color w:val="008000"/>
            <w:rPrChange w:id="197" w:author="Information Services" w:date="2015-11-22T15:47:00Z">
              <w:rPr>
                <w:i/>
                <w:color w:val="008000"/>
              </w:rPr>
            </w:rPrChange>
          </w:rPr>
          <w:t>,</w:t>
        </w:r>
      </w:ins>
      <w:r w:rsidR="005F1F72" w:rsidRPr="00576974">
        <w:rPr>
          <w:i/>
          <w:color w:val="008000"/>
        </w:rPr>
        <w:t xml:space="preserve"> sitä onnee</w:t>
      </w:r>
      <w:r w:rsidR="005F1F72" w:rsidRPr="008028D9">
        <w:rPr>
          <w:color w:val="008000"/>
        </w:rPr>
        <w:t>!</w:t>
      </w:r>
    </w:p>
    <w:p w14:paraId="4CFFBEE3" w14:textId="3A62B3E9" w:rsidR="008028D9" w:rsidRDefault="00576974" w:rsidP="0006324D">
      <w:pPr>
        <w:spacing w:before="120" w:after="120"/>
        <w:rPr>
          <w:color w:val="008000"/>
        </w:rPr>
      </w:pPr>
      <w:r>
        <w:rPr>
          <w:color w:val="008000"/>
        </w:rPr>
        <w:t>Interjeksuunii</w:t>
      </w:r>
      <w:r w:rsidR="00E229EE">
        <w:rPr>
          <w:color w:val="008000"/>
        </w:rPr>
        <w:t xml:space="preserve"> </w:t>
      </w:r>
      <w:r w:rsidR="00E229EE">
        <w:rPr>
          <w:i/>
          <w:color w:val="008000"/>
        </w:rPr>
        <w:t xml:space="preserve">senki </w:t>
      </w:r>
      <w:r w:rsidR="00E229EE">
        <w:rPr>
          <w:color w:val="008000"/>
        </w:rPr>
        <w:t xml:space="preserve">käytethään haukkumasanan yhtheyđessä: </w:t>
      </w:r>
      <w:r w:rsidR="00E229EE">
        <w:rPr>
          <w:i/>
          <w:color w:val="008000"/>
        </w:rPr>
        <w:t xml:space="preserve">Senki </w:t>
      </w:r>
      <w:r w:rsidR="00E229EE" w:rsidRPr="00576974">
        <w:rPr>
          <w:i/>
          <w:color w:val="008000"/>
        </w:rPr>
        <w:t>ruokopää</w:t>
      </w:r>
      <w:del w:id="198" w:author="Information Services" w:date="2015-11-22T15:47:00Z">
        <w:r w:rsidR="00E229EE" w:rsidRPr="00576974" w:rsidDel="00911554">
          <w:rPr>
            <w:i/>
            <w:color w:val="008000"/>
          </w:rPr>
          <w:delText>/</w:delText>
        </w:r>
      </w:del>
      <w:ins w:id="199" w:author="Information Services" w:date="2015-11-22T15:47:00Z">
        <w:r w:rsidR="00911554" w:rsidRPr="00911554">
          <w:rPr>
            <w:color w:val="008000"/>
            <w:rPrChange w:id="200" w:author="Information Services" w:date="2015-11-22T15:47:00Z">
              <w:rPr>
                <w:i/>
                <w:color w:val="008000"/>
              </w:rPr>
            </w:rPrChange>
          </w:rPr>
          <w:t>/</w:t>
        </w:r>
      </w:ins>
      <w:r w:rsidR="00E229EE" w:rsidRPr="00576974">
        <w:rPr>
          <w:i/>
          <w:color w:val="008000"/>
        </w:rPr>
        <w:t>tomppeli</w:t>
      </w:r>
      <w:del w:id="201" w:author="Information Services" w:date="2015-11-22T15:47:00Z">
        <w:r w:rsidR="00E229EE" w:rsidRPr="00576974" w:rsidDel="00911554">
          <w:rPr>
            <w:i/>
            <w:color w:val="008000"/>
          </w:rPr>
          <w:delText>/</w:delText>
        </w:r>
      </w:del>
      <w:ins w:id="202" w:author="Information Services" w:date="2015-11-22T15:47:00Z">
        <w:r w:rsidR="00911554" w:rsidRPr="00911554">
          <w:rPr>
            <w:color w:val="008000"/>
            <w:rPrChange w:id="203" w:author="Information Services" w:date="2015-11-22T15:47:00Z">
              <w:rPr>
                <w:i/>
                <w:color w:val="008000"/>
              </w:rPr>
            </w:rPrChange>
          </w:rPr>
          <w:t>/</w:t>
        </w:r>
      </w:ins>
      <w:r w:rsidR="00E229EE" w:rsidRPr="00576974">
        <w:rPr>
          <w:i/>
          <w:color w:val="008000"/>
        </w:rPr>
        <w:t>pöllö</w:t>
      </w:r>
      <w:del w:id="204" w:author="Information Services" w:date="2015-11-22T15:47:00Z">
        <w:r w:rsidR="00E229EE" w:rsidRPr="00576974" w:rsidDel="00911554">
          <w:rPr>
            <w:i/>
            <w:color w:val="008000"/>
          </w:rPr>
          <w:delText>/</w:delText>
        </w:r>
      </w:del>
      <w:ins w:id="205" w:author="Information Services" w:date="2015-11-22T15:47:00Z">
        <w:r w:rsidR="00911554" w:rsidRPr="00911554">
          <w:rPr>
            <w:color w:val="008000"/>
            <w:rPrChange w:id="206" w:author="Information Services" w:date="2015-11-22T15:47:00Z">
              <w:rPr>
                <w:i/>
                <w:color w:val="008000"/>
              </w:rPr>
            </w:rPrChange>
          </w:rPr>
          <w:t>/</w:t>
        </w:r>
      </w:ins>
      <w:r w:rsidR="00E229EE" w:rsidRPr="00576974">
        <w:rPr>
          <w:i/>
          <w:color w:val="008000"/>
        </w:rPr>
        <w:t>pöllöpää</w:t>
      </w:r>
      <w:del w:id="207" w:author="Information Services" w:date="2015-11-22T15:47:00Z">
        <w:r w:rsidR="00E229EE" w:rsidRPr="00576974" w:rsidDel="00911554">
          <w:rPr>
            <w:i/>
            <w:color w:val="008000"/>
          </w:rPr>
          <w:delText>/</w:delText>
        </w:r>
      </w:del>
      <w:ins w:id="208" w:author="Information Services" w:date="2015-11-22T15:47:00Z">
        <w:r w:rsidR="00911554" w:rsidRPr="00911554">
          <w:rPr>
            <w:color w:val="008000"/>
            <w:rPrChange w:id="209" w:author="Information Services" w:date="2015-11-22T15:47:00Z">
              <w:rPr>
                <w:i/>
                <w:color w:val="008000"/>
              </w:rPr>
            </w:rPrChange>
          </w:rPr>
          <w:t>/</w:t>
        </w:r>
      </w:ins>
      <w:r w:rsidR="00E229EE" w:rsidRPr="00576974">
        <w:rPr>
          <w:i/>
          <w:color w:val="008000"/>
        </w:rPr>
        <w:t>toljana</w:t>
      </w:r>
      <w:del w:id="210" w:author="Information Services" w:date="2015-11-22T15:47:00Z">
        <w:r w:rsidR="00E229EE" w:rsidRPr="00576974" w:rsidDel="00911554">
          <w:rPr>
            <w:i/>
            <w:color w:val="008000"/>
          </w:rPr>
          <w:delText>/</w:delText>
        </w:r>
      </w:del>
      <w:ins w:id="211" w:author="Information Services" w:date="2015-11-22T15:47:00Z">
        <w:r w:rsidR="00911554" w:rsidRPr="00911554">
          <w:rPr>
            <w:color w:val="008000"/>
            <w:rPrChange w:id="212" w:author="Information Services" w:date="2015-11-22T15:47:00Z">
              <w:rPr>
                <w:i/>
                <w:color w:val="008000"/>
              </w:rPr>
            </w:rPrChange>
          </w:rPr>
          <w:t>/</w:t>
        </w:r>
      </w:ins>
      <w:r w:rsidR="00E229EE" w:rsidRPr="00576974">
        <w:rPr>
          <w:i/>
          <w:color w:val="008000"/>
        </w:rPr>
        <w:t>kälmi</w:t>
      </w:r>
      <w:del w:id="213" w:author="Information Services" w:date="2015-11-22T15:47:00Z">
        <w:r w:rsidR="00E229EE" w:rsidRPr="00576974" w:rsidDel="00911554">
          <w:rPr>
            <w:i/>
            <w:color w:val="008000"/>
          </w:rPr>
          <w:delText>/</w:delText>
        </w:r>
      </w:del>
      <w:ins w:id="214" w:author="Information Services" w:date="2015-11-22T15:47:00Z">
        <w:r w:rsidR="00911554" w:rsidRPr="00911554">
          <w:rPr>
            <w:color w:val="008000"/>
            <w:rPrChange w:id="215" w:author="Information Services" w:date="2015-11-22T15:47:00Z">
              <w:rPr>
                <w:i/>
                <w:color w:val="008000"/>
              </w:rPr>
            </w:rPrChange>
          </w:rPr>
          <w:t>/</w:t>
        </w:r>
      </w:ins>
      <w:r w:rsidR="00E229EE" w:rsidRPr="00576974">
        <w:rPr>
          <w:i/>
          <w:color w:val="008000"/>
        </w:rPr>
        <w:t>konna!</w:t>
      </w:r>
      <w:r w:rsidR="00F13610">
        <w:rPr>
          <w:color w:val="008000"/>
        </w:rPr>
        <w:t xml:space="preserve"> </w:t>
      </w:r>
    </w:p>
    <w:p w14:paraId="748C662C" w14:textId="2C5EFAC9" w:rsidR="00576974" w:rsidRPr="00232FE6" w:rsidRDefault="00576974" w:rsidP="0006324D">
      <w:pPr>
        <w:spacing w:before="120" w:after="120"/>
        <w:rPr>
          <w:color w:val="008000"/>
        </w:rPr>
      </w:pPr>
      <w:r>
        <w:rPr>
          <w:color w:val="008000"/>
        </w:rPr>
        <w:t>Yhđenlaissii interjeksuuniita oon kans tavaliset dialogisanat</w:t>
      </w:r>
      <w:r w:rsidR="00BE1473">
        <w:rPr>
          <w:color w:val="008000"/>
        </w:rPr>
        <w:t xml:space="preserve"> niin ko</w:t>
      </w:r>
      <w:r>
        <w:rPr>
          <w:color w:val="008000"/>
        </w:rPr>
        <w:t xml:space="preserve"> </w:t>
      </w:r>
      <w:r>
        <w:rPr>
          <w:i/>
          <w:color w:val="008000"/>
        </w:rPr>
        <w:t>joo</w:t>
      </w:r>
      <w:del w:id="216" w:author="Information Services" w:date="2015-11-22T15:47:00Z">
        <w:r w:rsidDel="00911554">
          <w:rPr>
            <w:i/>
            <w:color w:val="008000"/>
          </w:rPr>
          <w:delText>,</w:delText>
        </w:r>
      </w:del>
      <w:ins w:id="217" w:author="Information Services" w:date="2015-11-22T15:47:00Z">
        <w:r w:rsidR="00911554" w:rsidRPr="00911554">
          <w:rPr>
            <w:color w:val="008000"/>
            <w:rPrChange w:id="218" w:author="Information Services" w:date="2015-11-22T15:47:00Z">
              <w:rPr>
                <w:i/>
                <w:color w:val="008000"/>
              </w:rPr>
            </w:rPrChange>
          </w:rPr>
          <w:t>,</w:t>
        </w:r>
      </w:ins>
      <w:r>
        <w:rPr>
          <w:i/>
          <w:color w:val="008000"/>
        </w:rPr>
        <w:t xml:space="preserve"> </w:t>
      </w:r>
      <w:r w:rsidR="00BE1473">
        <w:rPr>
          <w:i/>
          <w:color w:val="008000"/>
        </w:rPr>
        <w:t>kyllä</w:t>
      </w:r>
      <w:del w:id="219" w:author="Information Services" w:date="2015-11-22T15:47:00Z">
        <w:r w:rsidR="00BE1473" w:rsidDel="00911554">
          <w:rPr>
            <w:i/>
            <w:color w:val="008000"/>
          </w:rPr>
          <w:delText>,</w:delText>
        </w:r>
      </w:del>
      <w:ins w:id="220" w:author="Information Services" w:date="2015-11-22T15:47:00Z">
        <w:r w:rsidR="00911554" w:rsidRPr="00911554">
          <w:rPr>
            <w:color w:val="008000"/>
            <w:rPrChange w:id="221" w:author="Information Services" w:date="2015-11-22T15:47:00Z">
              <w:rPr>
                <w:i/>
                <w:color w:val="008000"/>
              </w:rPr>
            </w:rPrChange>
          </w:rPr>
          <w:t>,</w:t>
        </w:r>
      </w:ins>
      <w:r w:rsidR="00BE1473">
        <w:rPr>
          <w:i/>
          <w:color w:val="008000"/>
        </w:rPr>
        <w:t xml:space="preserve"> jaa </w:t>
      </w:r>
      <w:del w:id="222" w:author="Information Services" w:date="2015-11-22T15:46:00Z">
        <w:r w:rsidR="00BE1473" w:rsidDel="00911554">
          <w:rPr>
            <w:i/>
            <w:color w:val="008000"/>
          </w:rPr>
          <w:delText>(</w:delText>
        </w:r>
      </w:del>
      <w:ins w:id="223" w:author="Information Services" w:date="2015-11-22T15:46:00Z">
        <w:r w:rsidR="00911554" w:rsidRPr="00911554">
          <w:rPr>
            <w:color w:val="008000"/>
            <w:rPrChange w:id="224" w:author="Information Services" w:date="2015-11-22T15:46:00Z">
              <w:rPr>
                <w:i/>
                <w:color w:val="008000"/>
              </w:rPr>
            </w:rPrChange>
          </w:rPr>
          <w:t>(</w:t>
        </w:r>
      </w:ins>
      <w:r w:rsidR="00BE1473">
        <w:rPr>
          <w:i/>
          <w:color w:val="008000"/>
        </w:rPr>
        <w:t>niin</w:t>
      </w:r>
      <w:del w:id="225" w:author="Information Services" w:date="2015-11-22T15:47:00Z">
        <w:r w:rsidR="00BE1473" w:rsidDel="00911554">
          <w:rPr>
            <w:i/>
            <w:color w:val="008000"/>
          </w:rPr>
          <w:delText>)</w:delText>
        </w:r>
      </w:del>
      <w:ins w:id="226" w:author="Information Services" w:date="2015-11-22T15:47:00Z">
        <w:r w:rsidR="00911554" w:rsidRPr="00911554">
          <w:rPr>
            <w:color w:val="008000"/>
            <w:rPrChange w:id="227" w:author="Information Services" w:date="2015-11-22T15:47:00Z">
              <w:rPr>
                <w:i/>
                <w:color w:val="008000"/>
              </w:rPr>
            </w:rPrChange>
          </w:rPr>
          <w:t>)</w:t>
        </w:r>
      </w:ins>
      <w:r w:rsidR="00BE1473">
        <w:rPr>
          <w:color w:val="008000"/>
        </w:rPr>
        <w:t xml:space="preserve">, </w:t>
      </w:r>
      <w:r w:rsidR="00BE1473">
        <w:rPr>
          <w:i/>
          <w:color w:val="008000"/>
        </w:rPr>
        <w:t>jo vain</w:t>
      </w:r>
      <w:r w:rsidR="00BE1473">
        <w:rPr>
          <w:color w:val="008000"/>
        </w:rPr>
        <w:t xml:space="preserve">, </w:t>
      </w:r>
      <w:r w:rsidR="00BE1473">
        <w:rPr>
          <w:i/>
          <w:color w:val="008000"/>
        </w:rPr>
        <w:t>no</w:t>
      </w:r>
      <w:del w:id="228" w:author="Information Services" w:date="2015-11-22T15:47:00Z">
        <w:r w:rsidR="00BE1473" w:rsidDel="00911554">
          <w:rPr>
            <w:i/>
            <w:color w:val="008000"/>
          </w:rPr>
          <w:delText>,</w:delText>
        </w:r>
      </w:del>
      <w:ins w:id="229" w:author="Information Services" w:date="2015-11-22T15:47:00Z">
        <w:r w:rsidR="00911554" w:rsidRPr="00911554">
          <w:rPr>
            <w:color w:val="008000"/>
            <w:rPrChange w:id="230" w:author="Information Services" w:date="2015-11-22T15:47:00Z">
              <w:rPr>
                <w:i/>
                <w:color w:val="008000"/>
              </w:rPr>
            </w:rPrChange>
          </w:rPr>
          <w:t>,</w:t>
        </w:r>
      </w:ins>
      <w:r w:rsidR="00BE1473">
        <w:rPr>
          <w:i/>
          <w:color w:val="008000"/>
        </w:rPr>
        <w:t xml:space="preserve"> na</w:t>
      </w:r>
      <w:r w:rsidR="00BE1473">
        <w:rPr>
          <w:color w:val="008000"/>
        </w:rPr>
        <w:t xml:space="preserve">, spørrende </w:t>
      </w:r>
      <w:r w:rsidR="00BE1473">
        <w:rPr>
          <w:i/>
          <w:color w:val="008000"/>
        </w:rPr>
        <w:t xml:space="preserve">täh </w:t>
      </w:r>
      <w:r w:rsidR="00BE1473">
        <w:rPr>
          <w:color w:val="008000"/>
        </w:rPr>
        <w:t xml:space="preserve">og </w:t>
      </w:r>
      <w:r w:rsidR="00BE1473">
        <w:rPr>
          <w:i/>
          <w:color w:val="008000"/>
        </w:rPr>
        <w:t xml:space="preserve">häh </w:t>
      </w:r>
      <w:r w:rsidR="00BE1473">
        <w:rPr>
          <w:color w:val="008000"/>
        </w:rPr>
        <w:t xml:space="preserve">og nektende </w:t>
      </w:r>
      <w:r w:rsidR="00BE1473">
        <w:rPr>
          <w:i/>
          <w:color w:val="008000"/>
        </w:rPr>
        <w:t>hui hai.</w:t>
      </w:r>
      <w:r w:rsidR="00232FE6">
        <w:rPr>
          <w:i/>
          <w:color w:val="008000"/>
        </w:rPr>
        <w:t xml:space="preserve"> </w:t>
      </w:r>
      <w:r w:rsidR="00232FE6">
        <w:rPr>
          <w:color w:val="008000"/>
        </w:rPr>
        <w:t xml:space="preserve">(Vastauksista </w:t>
      </w:r>
      <w:r w:rsidR="00232FE6">
        <w:rPr>
          <w:i/>
          <w:color w:val="008000"/>
        </w:rPr>
        <w:t>kO-</w:t>
      </w:r>
      <w:r w:rsidR="00232FE6">
        <w:rPr>
          <w:color w:val="008000"/>
        </w:rPr>
        <w:t>kysmykshiin katto kohđasta 2.4.6.2.)</w:t>
      </w:r>
    </w:p>
    <w:p w14:paraId="627BA5C8" w14:textId="7CAF809B" w:rsidR="00B30251" w:rsidRPr="00A95D68" w:rsidRDefault="00AE29B0" w:rsidP="00BD2A19">
      <w:pPr>
        <w:pStyle w:val="Overskrift1"/>
      </w:pPr>
      <w:bookmarkStart w:id="231" w:name="_Toc241129217"/>
      <w:bookmarkStart w:id="232" w:name="_Toc311273724"/>
      <w:r w:rsidRPr="00A95D68">
        <w:lastRenderedPageBreak/>
        <w:t>Äänenvaihette</w:t>
      </w:r>
      <w:r w:rsidR="00703A6C" w:rsidRPr="00A95D68">
        <w:t>luita</w:t>
      </w:r>
      <w:bookmarkEnd w:id="231"/>
      <w:bookmarkEnd w:id="232"/>
    </w:p>
    <w:p w14:paraId="462767E0" w14:textId="77777777" w:rsidR="00F904D4" w:rsidRDefault="00F4424D" w:rsidP="00BD2A19">
      <w:pPr>
        <w:spacing w:before="120" w:after="120"/>
      </w:pPr>
      <w:r w:rsidRPr="00FD7674">
        <w:rPr>
          <w:smallCaps/>
        </w:rPr>
        <w:t>Äänenvaihet</w:t>
      </w:r>
      <w:r w:rsidR="00BA3095" w:rsidRPr="00FD7674">
        <w:rPr>
          <w:smallCaps/>
        </w:rPr>
        <w:t>t</w:t>
      </w:r>
      <w:r w:rsidRPr="00FD7674">
        <w:rPr>
          <w:smallCaps/>
        </w:rPr>
        <w:t>elu</w:t>
      </w:r>
      <w:r w:rsidR="002D6AFB">
        <w:rPr>
          <w:smallCaps/>
        </w:rPr>
        <w:t>ita</w:t>
      </w:r>
      <w:r w:rsidRPr="00A95D68">
        <w:t xml:space="preserve">, mitä tässä esitethään, oon </w:t>
      </w:r>
      <w:r w:rsidR="00A978B7">
        <w:t>kahta tyyppii</w:t>
      </w:r>
      <w:r w:rsidR="00F904D4">
        <w:t>.</w:t>
      </w:r>
    </w:p>
    <w:p w14:paraId="10A4F86D" w14:textId="14E85883" w:rsidR="00527AED" w:rsidRPr="00A95D68" w:rsidRDefault="005709C0" w:rsidP="00FD7674">
      <w:pPr>
        <w:pStyle w:val="Punktliste"/>
      </w:pPr>
      <w:r>
        <w:t>Ensimäinen joukko oon semmoiset</w:t>
      </w:r>
      <w:r w:rsidR="00F4424D" w:rsidRPr="00A95D68">
        <w:t xml:space="preserve">, mitä saatama käskeet </w:t>
      </w:r>
      <w:r>
        <w:rPr>
          <w:smallCaps/>
        </w:rPr>
        <w:t>morfofonologi</w:t>
      </w:r>
      <w:r w:rsidR="005B1108">
        <w:rPr>
          <w:smallCaps/>
        </w:rPr>
        <w:t>se</w:t>
      </w:r>
      <w:r>
        <w:rPr>
          <w:smallCaps/>
        </w:rPr>
        <w:t>ksi vai</w:t>
      </w:r>
      <w:r w:rsidR="00F4424D" w:rsidRPr="000422B1">
        <w:rPr>
          <w:smallCaps/>
        </w:rPr>
        <w:t>hetteluksi</w:t>
      </w:r>
      <w:r w:rsidR="00F4424D" w:rsidRPr="00A95D68">
        <w:t xml:space="preserve">. Sillä meinathaan semmoista vaihettelluu, missä </w:t>
      </w:r>
      <w:r w:rsidR="00856463" w:rsidRPr="00A95D68">
        <w:t>yksi ja sama morfeemi</w:t>
      </w:r>
      <w:r w:rsidR="00F4424D" w:rsidRPr="00A95D68">
        <w:t xml:space="preserve"> –</w:t>
      </w:r>
      <w:r w:rsidR="00856463" w:rsidRPr="00A95D68">
        <w:t xml:space="preserve"> sanan ranka</w:t>
      </w:r>
      <w:r w:rsidR="00F4424D" w:rsidRPr="00A95D68">
        <w:t xml:space="preserve"> </w:t>
      </w:r>
      <w:r w:rsidR="00856463" w:rsidRPr="00A95D68">
        <w:t>eli suffiksi</w:t>
      </w:r>
      <w:r w:rsidR="00F4424D" w:rsidRPr="00A95D68">
        <w:t xml:space="preserve"> </w:t>
      </w:r>
      <w:r w:rsidR="007B31A0" w:rsidRPr="00A95D68">
        <w:t>–</w:t>
      </w:r>
      <w:r w:rsidR="00A80B4A" w:rsidRPr="00A95D68">
        <w:t xml:space="preserve"> manifest</w:t>
      </w:r>
      <w:r w:rsidR="00BA3095" w:rsidRPr="00A95D68">
        <w:t>a</w:t>
      </w:r>
      <w:r w:rsidR="00A80B4A" w:rsidRPr="00A95D68">
        <w:t>anttuu eri lai</w:t>
      </w:r>
      <w:r w:rsidR="0096719E">
        <w:t>hiin</w:t>
      </w:r>
      <w:r w:rsidR="00A80B4A" w:rsidRPr="00A95D68">
        <w:t xml:space="preserve"> sen jälkhiin, missä taivutushaamussa, missä kohđassa sanna</w:t>
      </w:r>
      <w:r w:rsidR="005B1108">
        <w:t xml:space="preserve">a, minkälaisessa äänimiljöössä </w:t>
      </w:r>
      <w:r w:rsidR="00A80B4A" w:rsidRPr="00A95D68">
        <w:t>se oon myötä eli minkälaisheen rankhaan se liittyy.</w:t>
      </w:r>
      <w:r w:rsidR="000866D7" w:rsidRPr="00A95D68">
        <w:t xml:space="preserve"> Tämmöiset vaihettelut oon </w:t>
      </w:r>
      <w:r w:rsidR="00E92090">
        <w:t xml:space="preserve">muun myötä </w:t>
      </w:r>
      <w:r w:rsidR="000866D7" w:rsidRPr="00A95D68">
        <w:t xml:space="preserve">graadivaihettelu, </w:t>
      </w:r>
      <w:r w:rsidR="000866D7" w:rsidRPr="00B77BF2">
        <w:rPr>
          <w:i/>
        </w:rPr>
        <w:t>l</w:t>
      </w:r>
      <w:r w:rsidR="000866D7" w:rsidRPr="00A95D68">
        <w:t>:</w:t>
      </w:r>
      <w:r w:rsidR="000866D7" w:rsidRPr="00B77BF2">
        <w:rPr>
          <w:i/>
        </w:rPr>
        <w:t>n</w:t>
      </w:r>
      <w:r w:rsidR="0075485B" w:rsidRPr="0075485B">
        <w:t>,</w:t>
      </w:r>
      <w:r w:rsidR="000866D7" w:rsidRPr="00B77BF2">
        <w:rPr>
          <w:i/>
        </w:rPr>
        <w:t xml:space="preserve"> r</w:t>
      </w:r>
      <w:r w:rsidR="000866D7" w:rsidRPr="00A95D68">
        <w:t xml:space="preserve">:n, </w:t>
      </w:r>
      <w:r w:rsidR="000866D7" w:rsidRPr="00B77BF2">
        <w:rPr>
          <w:i/>
        </w:rPr>
        <w:t>m</w:t>
      </w:r>
      <w:r w:rsidR="000866D7" w:rsidRPr="00A95D68">
        <w:t xml:space="preserve">:n ja </w:t>
      </w:r>
      <w:r w:rsidR="000866D7" w:rsidRPr="00B77BF2">
        <w:rPr>
          <w:i/>
        </w:rPr>
        <w:t>n</w:t>
      </w:r>
      <w:r w:rsidR="000866D7" w:rsidRPr="00A95D68">
        <w:t>:n pittu</w:t>
      </w:r>
      <w:r w:rsidR="00A76373" w:rsidRPr="00A95D68">
        <w:t>u</w:t>
      </w:r>
      <w:r w:rsidR="000866D7" w:rsidRPr="00A95D68">
        <w:t xml:space="preserve">đen vaihettelu, </w:t>
      </w:r>
      <w:r w:rsidR="000866D7" w:rsidRPr="005B1108">
        <w:rPr>
          <w:i/>
        </w:rPr>
        <w:t>h</w:t>
      </w:r>
      <w:r w:rsidR="000866D7" w:rsidRPr="00A95D68">
        <w:t xml:space="preserve">:n siirtymät, </w:t>
      </w:r>
      <w:r w:rsidR="004425A0" w:rsidRPr="004425A0">
        <w:rPr>
          <w:i/>
          <w:color w:val="008000"/>
        </w:rPr>
        <w:t xml:space="preserve">tV </w:t>
      </w:r>
      <w:r w:rsidR="004425A0" w:rsidRPr="004425A0">
        <w:rPr>
          <w:color w:val="008000"/>
        </w:rPr>
        <w:t>:</w:t>
      </w:r>
      <w:r w:rsidR="000866D7" w:rsidRPr="004425A0">
        <w:rPr>
          <w:i/>
          <w:color w:val="008000"/>
        </w:rPr>
        <w:t xml:space="preserve"> si </w:t>
      </w:r>
      <w:r w:rsidR="006448F0" w:rsidRPr="004425A0">
        <w:rPr>
          <w:color w:val="008000"/>
        </w:rPr>
        <w:t>-</w:t>
      </w:r>
      <w:r w:rsidR="00D9448E" w:rsidRPr="004425A0">
        <w:rPr>
          <w:color w:val="008000"/>
        </w:rPr>
        <w:t>vaihettelu</w:t>
      </w:r>
      <w:r w:rsidR="006448F0">
        <w:t xml:space="preserve"> ja</w:t>
      </w:r>
      <w:r w:rsidR="000866D7" w:rsidRPr="00A95D68">
        <w:t xml:space="preserve"> loppuvokaali + </w:t>
      </w:r>
      <w:r w:rsidR="000866D7" w:rsidRPr="00957F7C">
        <w:rPr>
          <w:i/>
        </w:rPr>
        <w:t>i</w:t>
      </w:r>
      <w:r w:rsidR="000866D7" w:rsidRPr="00A95D68">
        <w:t xml:space="preserve"> -muutokset</w:t>
      </w:r>
      <w:r w:rsidR="009D2568" w:rsidRPr="00A95D68">
        <w:t>.</w:t>
      </w:r>
    </w:p>
    <w:p w14:paraId="0BA07A45" w14:textId="693ACAAC" w:rsidR="00E659E3" w:rsidRPr="00E659E3" w:rsidRDefault="009D2568" w:rsidP="00FD7674">
      <w:pPr>
        <w:pStyle w:val="Punktliste"/>
      </w:pPr>
      <w:r w:rsidRPr="00A95D68">
        <w:t xml:space="preserve">Toinen joukko oon </w:t>
      </w:r>
      <w:r w:rsidR="00842A11" w:rsidRPr="000B7FFA">
        <w:rPr>
          <w:smallCaps/>
        </w:rPr>
        <w:t xml:space="preserve">eri </w:t>
      </w:r>
      <w:r w:rsidRPr="000B7FFA">
        <w:rPr>
          <w:smallCaps/>
        </w:rPr>
        <w:t xml:space="preserve">dialektiitten </w:t>
      </w:r>
      <w:r w:rsidR="00842A11" w:rsidRPr="000B7FFA">
        <w:rPr>
          <w:smallCaps/>
        </w:rPr>
        <w:t>välistä äänenvaihettelluu</w:t>
      </w:r>
      <w:r w:rsidRPr="00A95D68">
        <w:t xml:space="preserve">, missä </w:t>
      </w:r>
      <w:r w:rsidR="00842A11" w:rsidRPr="00A95D68">
        <w:t>sama sana eli haamu kirjoitethaan</w:t>
      </w:r>
      <w:r w:rsidRPr="00A95D68">
        <w:t xml:space="preserve"> eri laihi</w:t>
      </w:r>
      <w:r w:rsidR="001A1616" w:rsidRPr="00A95D68">
        <w:t>i</w:t>
      </w:r>
      <w:r w:rsidRPr="00A95D68">
        <w:t>n sen jälkhiin, mi</w:t>
      </w:r>
      <w:r w:rsidR="00646281" w:rsidRPr="00A95D68">
        <w:t>tä</w:t>
      </w:r>
      <w:r w:rsidRPr="00A95D68">
        <w:t xml:space="preserve"> kainun kielen </w:t>
      </w:r>
      <w:r w:rsidR="00D54F97">
        <w:t>varieteet</w:t>
      </w:r>
      <w:r w:rsidR="001A1616" w:rsidRPr="00A95D68">
        <w:t>t</w:t>
      </w:r>
      <w:r w:rsidRPr="00A95D68">
        <w:t xml:space="preserve">ii </w:t>
      </w:r>
      <w:r w:rsidR="00646281" w:rsidRPr="00A95D68">
        <w:t>oon tarkoi</w:t>
      </w:r>
      <w:r w:rsidR="001A1616" w:rsidRPr="00A95D68">
        <w:t>t</w:t>
      </w:r>
      <w:r w:rsidR="00646281" w:rsidRPr="00A95D68">
        <w:t xml:space="preserve">us </w:t>
      </w:r>
      <w:r w:rsidRPr="00A95D68">
        <w:t xml:space="preserve">kirjoittaat. Semmoiset oon </w:t>
      </w:r>
      <w:r w:rsidRPr="00957F7C">
        <w:rPr>
          <w:i/>
        </w:rPr>
        <w:t xml:space="preserve">ee </w:t>
      </w:r>
      <w:r w:rsidR="00BA1173" w:rsidRPr="00BA1173">
        <w:t>~</w:t>
      </w:r>
      <w:r w:rsidRPr="00957F7C">
        <w:rPr>
          <w:i/>
        </w:rPr>
        <w:t xml:space="preserve"> iA </w:t>
      </w:r>
      <w:r w:rsidR="00BA1173" w:rsidRPr="00BA1173">
        <w:t>~</w:t>
      </w:r>
      <w:r w:rsidRPr="00957F7C">
        <w:rPr>
          <w:i/>
        </w:rPr>
        <w:t xml:space="preserve"> eA</w:t>
      </w:r>
      <w:r w:rsidRPr="00A95D68">
        <w:t xml:space="preserve"> -vaihettelu ja loppu-</w:t>
      </w:r>
      <w:r w:rsidRPr="00957F7C">
        <w:rPr>
          <w:i/>
        </w:rPr>
        <w:t>t</w:t>
      </w:r>
      <w:r w:rsidRPr="00A95D68">
        <w:t>:n vaihettelu kađon kans. Semmoinen oon kans gr</w:t>
      </w:r>
      <w:r w:rsidR="00C53A37" w:rsidRPr="00A95D68">
        <w:t>a</w:t>
      </w:r>
      <w:r w:rsidRPr="00A95D68">
        <w:t>adivaihettelu</w:t>
      </w:r>
      <w:r w:rsidR="00C53A37" w:rsidRPr="00A95D68">
        <w:t>n</w:t>
      </w:r>
      <w:r w:rsidRPr="00A95D68">
        <w:t xml:space="preserve"> sisälä vaihettelu spesiaali</w:t>
      </w:r>
      <w:r w:rsidR="00957F7C">
        <w:t>geminas</w:t>
      </w:r>
      <w:r w:rsidRPr="00A95D68">
        <w:t>uunin ja ylheis</w:t>
      </w:r>
      <w:r w:rsidR="00957F7C">
        <w:t>geminas</w:t>
      </w:r>
      <w:r w:rsidRPr="00A95D68">
        <w:t xml:space="preserve">uunin välilä, ja kans esimerkiksi se, oonko </w:t>
      </w:r>
      <w:r w:rsidRPr="005B1108">
        <w:rPr>
          <w:i/>
        </w:rPr>
        <w:t>t</w:t>
      </w:r>
      <w:r w:rsidRPr="00A95D68">
        <w:t xml:space="preserve">:n 0-graadina </w:t>
      </w:r>
      <w:r w:rsidRPr="005B1108">
        <w:rPr>
          <w:i/>
        </w:rPr>
        <w:t>đ</w:t>
      </w:r>
      <w:r w:rsidR="00F436E1" w:rsidRPr="00A95D68">
        <w:t xml:space="preserve"> vain kato</w:t>
      </w:r>
      <w:r w:rsidR="00861CC0">
        <w:t xml:space="preserve"> (merkittemmä Ø)</w:t>
      </w:r>
      <w:r w:rsidR="00F436E1" w:rsidRPr="00A95D68">
        <w:t>.</w:t>
      </w:r>
    </w:p>
    <w:p w14:paraId="73E5B736" w14:textId="7E657BF8" w:rsidR="00703A6C" w:rsidRPr="00A95D68" w:rsidRDefault="00703A6C" w:rsidP="00AC628B">
      <w:pPr>
        <w:pStyle w:val="Overskrift2"/>
      </w:pPr>
      <w:bookmarkStart w:id="233" w:name="_Toc241129218"/>
      <w:bookmarkStart w:id="234" w:name="_Toc311273725"/>
      <w:r w:rsidRPr="00A95D68">
        <w:t>Morfofonologista vaihettelluu</w:t>
      </w:r>
      <w:bookmarkEnd w:id="233"/>
      <w:bookmarkEnd w:id="234"/>
    </w:p>
    <w:p w14:paraId="2970DD7D" w14:textId="1B785816" w:rsidR="00C53A37" w:rsidRPr="00A95D68" w:rsidRDefault="00C53A37" w:rsidP="00BD2A19">
      <w:pPr>
        <w:spacing w:before="120" w:after="120"/>
      </w:pPr>
      <w:r w:rsidRPr="00A95D68">
        <w:t>Seuraav</w:t>
      </w:r>
      <w:r w:rsidR="00F436E1" w:rsidRPr="00A95D68">
        <w:t>a</w:t>
      </w:r>
      <w:r w:rsidRPr="00A95D68">
        <w:t xml:space="preserve">ssa </w:t>
      </w:r>
      <w:r w:rsidR="00E82C95">
        <w:t>käsittelemä</w:t>
      </w:r>
      <w:r w:rsidRPr="00A95D68">
        <w:t xml:space="preserve"> </w:t>
      </w:r>
      <w:r w:rsidR="009A288E" w:rsidRPr="00A6327A">
        <w:rPr>
          <w:smallCaps/>
        </w:rPr>
        <w:t>morfofonologista vaihettelluu</w:t>
      </w:r>
      <w:r w:rsidRPr="00A95D68">
        <w:t>.</w:t>
      </w:r>
      <w:r w:rsidR="0089418E" w:rsidRPr="00A95D68">
        <w:t xml:space="preserve"> Havaitte ette tässä käsittelemä tyhä semmoista vaihettelluu, mikä </w:t>
      </w:r>
      <w:r w:rsidR="00A67277" w:rsidRPr="00A95D68">
        <w:t>näkky</w:t>
      </w:r>
      <w:r w:rsidR="002F4E28" w:rsidRPr="00A95D68">
        <w:t>y</w:t>
      </w:r>
      <w:r w:rsidR="00A67277" w:rsidRPr="00A95D68">
        <w:t xml:space="preserve"> sanan rangassa</w:t>
      </w:r>
      <w:r w:rsidR="002F4E28" w:rsidRPr="00A95D68">
        <w:t>ki</w:t>
      </w:r>
      <w:r w:rsidR="00A67277" w:rsidRPr="00A95D68">
        <w:t xml:space="preserve">. </w:t>
      </w:r>
      <w:r w:rsidR="00945692">
        <w:t>Semmois</w:t>
      </w:r>
      <w:r w:rsidR="002F4E28" w:rsidRPr="00A95D68">
        <w:t xml:space="preserve">ta morfofonologista vaihettelluu, mikä näkkyy tyhä suffiksiissa, käsittelemä erittäin eri suffiksiitten </w:t>
      </w:r>
      <w:r w:rsidR="00D46A36">
        <w:t>alla</w:t>
      </w:r>
      <w:r w:rsidR="002F4E28" w:rsidRPr="00A95D68">
        <w:t>.</w:t>
      </w:r>
    </w:p>
    <w:p w14:paraId="69EDCF43" w14:textId="77777777" w:rsidR="00B30251" w:rsidRPr="00A95D68" w:rsidRDefault="00B30251" w:rsidP="00BD2A19">
      <w:pPr>
        <w:pStyle w:val="Overskrift3"/>
      </w:pPr>
      <w:bookmarkStart w:id="235" w:name="graadi"/>
      <w:bookmarkStart w:id="236" w:name="_3.1._Graadivaihettelu_1"/>
      <w:bookmarkStart w:id="237" w:name="_3.1._Graadivaihettelu_2"/>
      <w:bookmarkStart w:id="238" w:name="_3.1._Graadivaihettelu_3"/>
      <w:bookmarkStart w:id="239" w:name="_Graadivaihettelu"/>
      <w:bookmarkStart w:id="240" w:name="_Graadivaihettelu_1"/>
      <w:bookmarkStart w:id="241" w:name="_Graadivaihettelu_2"/>
      <w:bookmarkStart w:id="242" w:name="_Graadivaihettelu_3"/>
      <w:bookmarkStart w:id="243" w:name="_Toc81192452"/>
      <w:bookmarkStart w:id="244" w:name="_Toc84997961"/>
      <w:bookmarkStart w:id="245" w:name="_Toc198266825"/>
      <w:bookmarkStart w:id="246" w:name="_Toc209168571"/>
      <w:bookmarkStart w:id="247" w:name="_Toc241129220"/>
      <w:bookmarkStart w:id="248" w:name="_Toc311273726"/>
      <w:bookmarkStart w:id="249" w:name="graadivaihtelu"/>
      <w:bookmarkEnd w:id="235"/>
      <w:bookmarkEnd w:id="236"/>
      <w:bookmarkEnd w:id="237"/>
      <w:bookmarkEnd w:id="238"/>
      <w:bookmarkEnd w:id="239"/>
      <w:bookmarkEnd w:id="240"/>
      <w:bookmarkEnd w:id="241"/>
      <w:bookmarkEnd w:id="242"/>
      <w:r w:rsidRPr="00A95D68">
        <w:t>Graadivaihettelu</w:t>
      </w:r>
      <w:bookmarkEnd w:id="243"/>
      <w:bookmarkEnd w:id="244"/>
      <w:bookmarkEnd w:id="245"/>
      <w:bookmarkEnd w:id="246"/>
      <w:bookmarkEnd w:id="247"/>
      <w:bookmarkEnd w:id="248"/>
    </w:p>
    <w:bookmarkEnd w:id="249"/>
    <w:p w14:paraId="38B81104" w14:textId="7325B98D" w:rsidR="00F904D4" w:rsidRDefault="00B30251" w:rsidP="00BD2A19">
      <w:pPr>
        <w:pStyle w:val="Brdtekst"/>
        <w:spacing w:before="120"/>
      </w:pPr>
      <w:r w:rsidRPr="00A95D68">
        <w:t xml:space="preserve">Kainun kielessä </w:t>
      </w:r>
      <w:r w:rsidR="00E2062B" w:rsidRPr="00A95D68">
        <w:t xml:space="preserve">konsonantit </w:t>
      </w:r>
      <w:r w:rsidRPr="00A95D68">
        <w:t xml:space="preserve">sanan sisälä vaihetelhaan eri graadiissa. Käskemä sitä vaihettelluu tässä </w:t>
      </w:r>
      <w:r w:rsidRPr="00F31704">
        <w:rPr>
          <w:smallCaps/>
        </w:rPr>
        <w:t>graadivaihetteluksi</w:t>
      </w:r>
      <w:r w:rsidRPr="00A95D68">
        <w:t xml:space="preserve">. </w:t>
      </w:r>
      <w:r w:rsidR="006022F2">
        <w:t xml:space="preserve">Graadivaihettelu saattaa olla </w:t>
      </w:r>
      <w:r w:rsidR="006022F2" w:rsidRPr="003F1B0C">
        <w:rPr>
          <w:smallCaps/>
        </w:rPr>
        <w:t>kvantitatiivista</w:t>
      </w:r>
      <w:r w:rsidR="006022F2">
        <w:t>, mikä meinaa, ette konsonantin pittuus sanan sisälä vaihettellee,</w:t>
      </w:r>
      <w:r w:rsidR="006D34D3">
        <w:t xml:space="preserve"> niin ko </w:t>
      </w:r>
      <w:r w:rsidR="006D34D3">
        <w:rPr>
          <w:i/>
        </w:rPr>
        <w:t>k</w:t>
      </w:r>
      <w:r w:rsidR="0075485B" w:rsidRPr="0075485B">
        <w:t>:</w:t>
      </w:r>
      <w:r w:rsidR="006D34D3" w:rsidRPr="006D34D3">
        <w:t>n</w:t>
      </w:r>
      <w:r w:rsidR="007C351B">
        <w:t xml:space="preserve"> vaihettelu</w:t>
      </w:r>
      <w:r w:rsidR="006D34D3">
        <w:t xml:space="preserve"> sanassa </w:t>
      </w:r>
      <w:r w:rsidR="0075485B">
        <w:t>(</w:t>
      </w:r>
      <w:r w:rsidR="006D34D3">
        <w:t xml:space="preserve">sg.nom. : sg.gen.) </w:t>
      </w:r>
      <w:r w:rsidR="006D34D3">
        <w:rPr>
          <w:i/>
        </w:rPr>
        <w:t xml:space="preserve">kukka </w:t>
      </w:r>
      <w:r w:rsidR="0075485B" w:rsidRPr="0075485B">
        <w:t>:</w:t>
      </w:r>
      <w:r w:rsidR="006D34D3">
        <w:rPr>
          <w:i/>
        </w:rPr>
        <w:t xml:space="preserve"> kuka</w:t>
      </w:r>
      <w:r w:rsidR="0098090B" w:rsidRPr="0098090B">
        <w:t>/</w:t>
      </w:r>
      <w:r w:rsidR="006D34D3">
        <w:rPr>
          <w:i/>
        </w:rPr>
        <w:t xml:space="preserve">n </w:t>
      </w:r>
      <w:r w:rsidR="006D34D3">
        <w:t xml:space="preserve">eli </w:t>
      </w:r>
      <w:r w:rsidR="006D34D3">
        <w:rPr>
          <w:i/>
        </w:rPr>
        <w:t>n</w:t>
      </w:r>
      <w:r w:rsidR="006D34D3">
        <w:t xml:space="preserve">:n vaihettelu sanassa </w:t>
      </w:r>
      <w:r w:rsidR="0075485B">
        <w:t>(</w:t>
      </w:r>
      <w:r w:rsidR="003F1B0C">
        <w:t>sg.</w:t>
      </w:r>
      <w:r w:rsidR="006D34D3">
        <w:t xml:space="preserve">nom. : sg.part.) </w:t>
      </w:r>
      <w:r w:rsidR="006D34D3">
        <w:rPr>
          <w:i/>
        </w:rPr>
        <w:t xml:space="preserve">sana </w:t>
      </w:r>
      <w:r w:rsidR="0075485B" w:rsidRPr="0075485B">
        <w:t>:</w:t>
      </w:r>
      <w:r w:rsidR="006D34D3">
        <w:rPr>
          <w:i/>
        </w:rPr>
        <w:t xml:space="preserve"> sanna</w:t>
      </w:r>
      <w:r w:rsidR="0098090B" w:rsidRPr="0098090B">
        <w:t>/</w:t>
      </w:r>
      <w:r w:rsidR="006D34D3">
        <w:rPr>
          <w:i/>
        </w:rPr>
        <w:t>a</w:t>
      </w:r>
      <w:r w:rsidR="001B127A" w:rsidRPr="001B127A">
        <w:t>.</w:t>
      </w:r>
      <w:r w:rsidR="006D34D3">
        <w:t xml:space="preserve"> M</w:t>
      </w:r>
      <w:r w:rsidR="006022F2">
        <w:t xml:space="preserve">utta </w:t>
      </w:r>
      <w:r w:rsidR="006D34D3">
        <w:t>vaihettelu</w:t>
      </w:r>
      <w:r w:rsidR="006022F2">
        <w:t xml:space="preserve"> saattaa olla kans </w:t>
      </w:r>
      <w:r w:rsidR="006022F2" w:rsidRPr="003F1B0C">
        <w:rPr>
          <w:smallCaps/>
        </w:rPr>
        <w:t>kvalitatiivista</w:t>
      </w:r>
      <w:r w:rsidR="006022F2">
        <w:t xml:space="preserve">, ja silloin </w:t>
      </w:r>
      <w:r w:rsidR="00C2138A">
        <w:t>k</w:t>
      </w:r>
      <w:r w:rsidR="00242B59">
        <w:t>onsonantti rangan sisälä vaihettuu</w:t>
      </w:r>
      <w:r w:rsidR="00C2138A">
        <w:t xml:space="preserve"> kokonhansa toiseksi eli kattoo</w:t>
      </w:r>
      <w:r w:rsidR="00BD1EE9">
        <w:t xml:space="preserve"> niin </w:t>
      </w:r>
      <w:r w:rsidR="007C351B">
        <w:t xml:space="preserve">ko </w:t>
      </w:r>
      <w:r w:rsidR="0075485B">
        <w:t>(</w:t>
      </w:r>
      <w:r w:rsidR="00DF4205">
        <w:t>1.inf.</w:t>
      </w:r>
      <w:r w:rsidR="00FC3857">
        <w:t xml:space="preserve"> : prees. </w:t>
      </w:r>
      <w:r w:rsidR="001337F6">
        <w:t>sg1</w:t>
      </w:r>
      <w:r w:rsidR="00DF4205">
        <w:t xml:space="preserve">) </w:t>
      </w:r>
      <w:r w:rsidR="00571141">
        <w:rPr>
          <w:i/>
        </w:rPr>
        <w:t>lukke</w:t>
      </w:r>
      <w:r w:rsidR="0098090B" w:rsidRPr="0098090B">
        <w:t>/</w:t>
      </w:r>
      <w:r w:rsidR="00571141">
        <w:rPr>
          <w:i/>
        </w:rPr>
        <w:t xml:space="preserve">et </w:t>
      </w:r>
      <w:r w:rsidR="00571141">
        <w:t xml:space="preserve">~ </w:t>
      </w:r>
      <w:r w:rsidR="00571141" w:rsidRPr="00571141">
        <w:rPr>
          <w:i/>
        </w:rPr>
        <w:t>luke</w:t>
      </w:r>
      <w:r w:rsidR="0098090B" w:rsidRPr="0098090B">
        <w:t>/</w:t>
      </w:r>
      <w:r w:rsidR="00571141" w:rsidRPr="00571141">
        <w:rPr>
          <w:i/>
        </w:rPr>
        <w:t>a</w:t>
      </w:r>
      <w:r w:rsidR="0075485B" w:rsidRPr="0075485B">
        <w:t>(</w:t>
      </w:r>
      <w:r w:rsidR="00571141" w:rsidRPr="00571141">
        <w:rPr>
          <w:i/>
        </w:rPr>
        <w:t>t</w:t>
      </w:r>
      <w:r w:rsidR="0075485B" w:rsidRPr="0075485B">
        <w:t>)</w:t>
      </w:r>
      <w:r w:rsidR="00571141" w:rsidRPr="00571141">
        <w:rPr>
          <w:i/>
        </w:rPr>
        <w:t xml:space="preserve"> </w:t>
      </w:r>
      <w:r w:rsidR="00BA1173" w:rsidRPr="00BA1173">
        <w:t>~</w:t>
      </w:r>
      <w:r w:rsidR="00571141" w:rsidRPr="00571141">
        <w:rPr>
          <w:i/>
        </w:rPr>
        <w:t xml:space="preserve"> luki</w:t>
      </w:r>
      <w:r w:rsidR="0098090B" w:rsidRPr="0098090B">
        <w:t>/</w:t>
      </w:r>
      <w:r w:rsidR="00571141" w:rsidRPr="00571141">
        <w:rPr>
          <w:i/>
        </w:rPr>
        <w:t>a</w:t>
      </w:r>
      <w:r w:rsidR="00571141">
        <w:t xml:space="preserve"> : </w:t>
      </w:r>
      <w:r w:rsidR="00571141">
        <w:rPr>
          <w:i/>
        </w:rPr>
        <w:t>lu</w:t>
      </w:r>
      <w:r w:rsidR="0075485B" w:rsidRPr="0075485B">
        <w:t>(</w:t>
      </w:r>
      <w:r w:rsidR="00571141">
        <w:rPr>
          <w:i/>
        </w:rPr>
        <w:t>j</w:t>
      </w:r>
      <w:r w:rsidR="0075485B" w:rsidRPr="0075485B">
        <w:t>)</w:t>
      </w:r>
      <w:r w:rsidR="00571141">
        <w:rPr>
          <w:i/>
        </w:rPr>
        <w:t>e</w:t>
      </w:r>
      <w:r w:rsidR="0098090B" w:rsidRPr="0098090B">
        <w:t>/</w:t>
      </w:r>
      <w:r w:rsidR="00571141">
        <w:rPr>
          <w:i/>
        </w:rPr>
        <w:t>n</w:t>
      </w:r>
      <w:r w:rsidR="00F904D4">
        <w:t>.</w:t>
      </w:r>
    </w:p>
    <w:p w14:paraId="0AE2A621" w14:textId="77777777" w:rsidR="00F904D4" w:rsidRDefault="00C2138A" w:rsidP="00BD2A19">
      <w:pPr>
        <w:pStyle w:val="Brdtekst"/>
        <w:spacing w:before="120"/>
      </w:pPr>
      <w:r>
        <w:t xml:space="preserve">Konsonanttii eli konsonanttikombinasuunii, mikä oon semmoisessa paikassa sanassa, missä vaihettelluu </w:t>
      </w:r>
      <w:r w:rsidR="0000337B">
        <w:t>essiinttyy eli saattaa essiinttyy</w:t>
      </w:r>
      <w:r w:rsidR="00F95619">
        <w:t>t</w:t>
      </w:r>
      <w:r>
        <w:t xml:space="preserve">, kuttuma tässä </w:t>
      </w:r>
      <w:r w:rsidRPr="00C2138A">
        <w:rPr>
          <w:smallCaps/>
        </w:rPr>
        <w:t>rankakonsonantiksi</w:t>
      </w:r>
      <w:r>
        <w:t>. Tämä saattaa olla ensimäisen ja toisen</w:t>
      </w:r>
      <w:r w:rsidR="006678A0">
        <w:t xml:space="preserve"> tav</w:t>
      </w:r>
      <w:r>
        <w:t xml:space="preserve">un välissä, ja koskee sitte </w:t>
      </w:r>
      <w:r w:rsidR="00891824">
        <w:t>yđinkons</w:t>
      </w:r>
      <w:r>
        <w:t>onanttiita</w:t>
      </w:r>
      <w:r w:rsidR="00EC575F">
        <w:t xml:space="preserve"> niin ko ylipuolen esimerkiissä</w:t>
      </w:r>
      <w:r>
        <w:t>, mutta graadivaihettel</w:t>
      </w:r>
      <w:r w:rsidR="00DF4205">
        <w:t>l</w:t>
      </w:r>
      <w:r>
        <w:t>uu oon kans kauvempanna sanassa.</w:t>
      </w:r>
      <w:r w:rsidR="00521439">
        <w:t xml:space="preserve"> </w:t>
      </w:r>
      <w:r w:rsidR="00077819">
        <w:t>Es</w:t>
      </w:r>
      <w:r w:rsidR="00F95619">
        <w:t>imerkiksi sana</w:t>
      </w:r>
      <w:r w:rsidR="00077819">
        <w:t xml:space="preserve">ssa </w:t>
      </w:r>
      <w:r w:rsidR="0075485B">
        <w:t>(</w:t>
      </w:r>
      <w:r w:rsidR="007C351B">
        <w:t>1.inf. : akt.prees.</w:t>
      </w:r>
      <w:r w:rsidR="001337F6">
        <w:t>sg1</w:t>
      </w:r>
      <w:r w:rsidR="007C351B">
        <w:t xml:space="preserve"> : akt.prees.</w:t>
      </w:r>
      <w:r w:rsidR="001337F6">
        <w:t>sg3</w:t>
      </w:r>
      <w:r w:rsidR="00F95619">
        <w:t xml:space="preserve">) </w:t>
      </w:r>
      <w:r w:rsidR="00077819">
        <w:rPr>
          <w:i/>
        </w:rPr>
        <w:t>ajatel</w:t>
      </w:r>
      <w:r w:rsidR="0098090B" w:rsidRPr="0098090B">
        <w:t>/</w:t>
      </w:r>
      <w:r w:rsidR="00077819">
        <w:rPr>
          <w:i/>
        </w:rPr>
        <w:t xml:space="preserve">la </w:t>
      </w:r>
      <w:r w:rsidR="00077819">
        <w:t xml:space="preserve">: </w:t>
      </w:r>
      <w:r w:rsidR="00077819">
        <w:rPr>
          <w:i/>
        </w:rPr>
        <w:t>aja</w:t>
      </w:r>
      <w:r w:rsidR="00356038">
        <w:rPr>
          <w:i/>
        </w:rPr>
        <w:t>ttele</w:t>
      </w:r>
      <w:r w:rsidR="0098090B" w:rsidRPr="0098090B">
        <w:t>/</w:t>
      </w:r>
      <w:r w:rsidR="00356038">
        <w:rPr>
          <w:i/>
        </w:rPr>
        <w:t>n</w:t>
      </w:r>
      <w:r w:rsidR="00356038">
        <w:t xml:space="preserve"> : </w:t>
      </w:r>
      <w:r w:rsidR="00356038" w:rsidRPr="00356038">
        <w:rPr>
          <w:i/>
        </w:rPr>
        <w:t>ajattelle</w:t>
      </w:r>
      <w:r w:rsidR="0098090B" w:rsidRPr="0098090B">
        <w:t>/</w:t>
      </w:r>
      <w:r w:rsidR="00356038" w:rsidRPr="00356038">
        <w:rPr>
          <w:i/>
        </w:rPr>
        <w:t>e</w:t>
      </w:r>
      <w:r w:rsidR="00356038">
        <w:rPr>
          <w:i/>
        </w:rPr>
        <w:t xml:space="preserve"> </w:t>
      </w:r>
      <w:r w:rsidR="00356038">
        <w:t>oon kahdenlainen gra</w:t>
      </w:r>
      <w:r w:rsidR="007C4DC9">
        <w:t>a</w:t>
      </w:r>
      <w:r w:rsidR="00356038">
        <w:t xml:space="preserve">divaihettelu: </w:t>
      </w:r>
      <w:r w:rsidR="00356038">
        <w:rPr>
          <w:i/>
        </w:rPr>
        <w:t xml:space="preserve">t </w:t>
      </w:r>
      <w:r w:rsidR="0075485B" w:rsidRPr="0075485B">
        <w:t>:</w:t>
      </w:r>
      <w:r w:rsidR="00356038">
        <w:rPr>
          <w:i/>
        </w:rPr>
        <w:t xml:space="preserve"> tt</w:t>
      </w:r>
      <w:r w:rsidR="00356038">
        <w:t xml:space="preserve"> ja </w:t>
      </w:r>
      <w:r w:rsidR="00356038">
        <w:rPr>
          <w:i/>
        </w:rPr>
        <w:t xml:space="preserve">l </w:t>
      </w:r>
      <w:r w:rsidR="00356038">
        <w:t xml:space="preserve">: </w:t>
      </w:r>
      <w:r w:rsidR="00356038">
        <w:rPr>
          <w:i/>
        </w:rPr>
        <w:t>ll</w:t>
      </w:r>
      <w:r w:rsidR="00F904D4">
        <w:t>.</w:t>
      </w:r>
    </w:p>
    <w:p w14:paraId="450F4FA7" w14:textId="0871A564" w:rsidR="006022F2" w:rsidRPr="003D1F9B" w:rsidRDefault="00521439" w:rsidP="00BD2A19">
      <w:pPr>
        <w:pStyle w:val="Brdtekst"/>
        <w:spacing w:before="120"/>
      </w:pPr>
      <w:r>
        <w:t xml:space="preserve">Semmoista </w:t>
      </w:r>
      <w:r w:rsidR="00BD1F8F">
        <w:t xml:space="preserve">kvalitatiivista </w:t>
      </w:r>
      <w:r>
        <w:t xml:space="preserve">konsonantiitten vaihettelluu, mikä oon konsonanttirangan loppukonsonantin ja vokaalirangan </w:t>
      </w:r>
      <w:r w:rsidR="00E372EF">
        <w:t xml:space="preserve">viimi </w:t>
      </w:r>
      <w:r w:rsidR="00356038">
        <w:t xml:space="preserve">konsonantiitten </w:t>
      </w:r>
      <w:r>
        <w:t>välissä, emmä kuitenkhaan käske graadivaihetteluksi mutta rangan vaihetteluksi.</w:t>
      </w:r>
      <w:r w:rsidR="00DF4205">
        <w:t xml:space="preserve"> Niin ko esimerkiksi sanassa </w:t>
      </w:r>
      <w:r w:rsidR="00847203">
        <w:t xml:space="preserve">(sg.nom. : sg.gen.) </w:t>
      </w:r>
      <w:r w:rsidR="007C4DC9">
        <w:rPr>
          <w:i/>
        </w:rPr>
        <w:t xml:space="preserve">vares </w:t>
      </w:r>
      <w:r w:rsidR="0075485B" w:rsidRPr="0075485B">
        <w:t>:</w:t>
      </w:r>
      <w:r w:rsidR="007C4DC9">
        <w:rPr>
          <w:i/>
        </w:rPr>
        <w:t xml:space="preserve"> vare</w:t>
      </w:r>
      <w:r w:rsidR="00DF4205">
        <w:rPr>
          <w:i/>
        </w:rPr>
        <w:t>kse</w:t>
      </w:r>
      <w:r w:rsidR="0098090B" w:rsidRPr="0098090B">
        <w:t>/</w:t>
      </w:r>
      <w:r w:rsidR="00DF4205">
        <w:rPr>
          <w:i/>
        </w:rPr>
        <w:t xml:space="preserve">n </w:t>
      </w:r>
      <w:r w:rsidR="00DF4205">
        <w:t xml:space="preserve">vaihettelu </w:t>
      </w:r>
      <w:r w:rsidR="00DF4205">
        <w:rPr>
          <w:i/>
        </w:rPr>
        <w:t xml:space="preserve">s </w:t>
      </w:r>
      <w:r w:rsidR="00DF4205">
        <w:t xml:space="preserve">: </w:t>
      </w:r>
      <w:r w:rsidR="00DF4205">
        <w:rPr>
          <w:i/>
        </w:rPr>
        <w:t xml:space="preserve">ks </w:t>
      </w:r>
      <w:r w:rsidR="00DF4205">
        <w:t>ei ole gra</w:t>
      </w:r>
      <w:r w:rsidR="00FA4612">
        <w:t>adivaihette</w:t>
      </w:r>
      <w:r w:rsidR="00CE22D3">
        <w:t>lluu mutta rangan vaihettelluu</w:t>
      </w:r>
      <w:r w:rsidR="00FA4612">
        <w:t>.</w:t>
      </w:r>
      <w:r w:rsidR="003D1F9B">
        <w:t xml:space="preserve"> Sanassa </w:t>
      </w:r>
      <w:r w:rsidR="00847203">
        <w:t xml:space="preserve">(sg.nom. : sg.gen.) </w:t>
      </w:r>
      <w:r w:rsidR="003D1F9B">
        <w:rPr>
          <w:i/>
        </w:rPr>
        <w:t xml:space="preserve">rakas </w:t>
      </w:r>
      <w:r w:rsidR="0075485B" w:rsidRPr="0075485B">
        <w:t>:</w:t>
      </w:r>
      <w:r w:rsidR="003D1F9B">
        <w:rPr>
          <w:i/>
        </w:rPr>
        <w:t xml:space="preserve"> rakkhaa</w:t>
      </w:r>
      <w:r w:rsidR="0098090B" w:rsidRPr="0098090B">
        <w:t>/</w:t>
      </w:r>
      <w:r w:rsidR="003D1F9B">
        <w:rPr>
          <w:i/>
        </w:rPr>
        <w:t>n</w:t>
      </w:r>
      <w:r w:rsidR="003D1F9B">
        <w:t xml:space="preserve"> oon graadivaihettelu </w:t>
      </w:r>
      <w:r w:rsidR="003D1F9B">
        <w:rPr>
          <w:i/>
        </w:rPr>
        <w:t xml:space="preserve">k </w:t>
      </w:r>
      <w:r w:rsidR="0075485B" w:rsidRPr="0075485B">
        <w:t>:</w:t>
      </w:r>
      <w:r w:rsidR="003D1F9B">
        <w:rPr>
          <w:i/>
        </w:rPr>
        <w:t xml:space="preserve"> kk</w:t>
      </w:r>
      <w:r w:rsidR="0075485B" w:rsidRPr="0075485B">
        <w:t>,</w:t>
      </w:r>
      <w:r w:rsidR="003D1F9B">
        <w:rPr>
          <w:i/>
        </w:rPr>
        <w:t xml:space="preserve"> </w:t>
      </w:r>
      <w:r w:rsidR="003D1F9B">
        <w:t xml:space="preserve">mutta </w:t>
      </w:r>
      <w:r w:rsidR="00A27713">
        <w:t>genitiiv</w:t>
      </w:r>
      <w:r w:rsidR="003D1F9B">
        <w:t xml:space="preserve">ihaamussa </w:t>
      </w:r>
      <w:r w:rsidR="00240571">
        <w:t>konsonant</w:t>
      </w:r>
      <w:r w:rsidR="003D1F9B">
        <w:t xml:space="preserve">ti </w:t>
      </w:r>
      <w:r w:rsidR="003D1F9B">
        <w:rPr>
          <w:i/>
        </w:rPr>
        <w:t>h</w:t>
      </w:r>
      <w:r w:rsidR="003D1F9B">
        <w:t xml:space="preserve"> oon seurausta rangan vaihettelusta.</w:t>
      </w:r>
    </w:p>
    <w:p w14:paraId="47B642DA" w14:textId="77777777" w:rsidR="00F904D4" w:rsidRDefault="00B062DD" w:rsidP="00BD2A19">
      <w:pPr>
        <w:pStyle w:val="Brdtekst"/>
        <w:spacing w:before="120"/>
      </w:pPr>
      <w:r>
        <w:t>Graadiv</w:t>
      </w:r>
      <w:r w:rsidR="00B30251" w:rsidRPr="00A95D68">
        <w:t xml:space="preserve">aihettelussa oon kaikki </w:t>
      </w:r>
      <w:r w:rsidR="005E2B13">
        <w:t xml:space="preserve">muut </w:t>
      </w:r>
      <w:r w:rsidR="00B30251" w:rsidRPr="00A95D68">
        <w:t xml:space="preserve">konsonantit </w:t>
      </w:r>
      <w:r w:rsidR="005E2B13">
        <w:t>ko</w:t>
      </w:r>
      <w:r w:rsidR="00B30251" w:rsidRPr="00A95D68">
        <w:t xml:space="preserve"> kielessä aivan uuđet konsonantit niin ko </w:t>
      </w:r>
      <w:r w:rsidR="00B30251" w:rsidRPr="00EE5E89">
        <w:rPr>
          <w:i/>
        </w:rPr>
        <w:t>b</w:t>
      </w:r>
      <w:r w:rsidR="0075485B" w:rsidRPr="0075485B">
        <w:t>,</w:t>
      </w:r>
      <w:r w:rsidR="00B30251" w:rsidRPr="00EE5E89">
        <w:rPr>
          <w:i/>
        </w:rPr>
        <w:t xml:space="preserve"> d</w:t>
      </w:r>
      <w:r w:rsidR="00B30251" w:rsidRPr="00A95D68">
        <w:t xml:space="preserve"> ja </w:t>
      </w:r>
      <w:r w:rsidR="00B30251" w:rsidRPr="00EE5E89">
        <w:rPr>
          <w:i/>
        </w:rPr>
        <w:t>g</w:t>
      </w:r>
      <w:r w:rsidR="00B30251" w:rsidRPr="00A95D68">
        <w:t xml:space="preserve">, mikkä löyđythään vain aivan uusista lainasanoista. Pukstaavi </w:t>
      </w:r>
      <w:r w:rsidR="00B30251" w:rsidRPr="006022F2">
        <w:rPr>
          <w:i/>
        </w:rPr>
        <w:t>g</w:t>
      </w:r>
      <w:r w:rsidR="00B30251" w:rsidRPr="00A95D68">
        <w:t xml:space="preserve"> löyttyy kyllä kans </w:t>
      </w:r>
      <w:r w:rsidR="00B30251" w:rsidRPr="00A95D68">
        <w:lastRenderedPageBreak/>
        <w:t xml:space="preserve">aivan genuiiniistaki kainun kielen sanoista, mutta silloin se essiinttyy pukstaavin </w:t>
      </w:r>
      <w:r w:rsidR="00B30251" w:rsidRPr="00596A9D">
        <w:rPr>
          <w:i/>
        </w:rPr>
        <w:t>n</w:t>
      </w:r>
      <w:r w:rsidR="00B30251" w:rsidRPr="00A95D68">
        <w:t xml:space="preserve"> </w:t>
      </w:r>
      <w:r w:rsidR="00343C51">
        <w:t>pörä</w:t>
      </w:r>
      <w:r w:rsidR="00B30251" w:rsidRPr="00A95D68">
        <w:t xml:space="preserve">ssä, ja sen äänethään niin ko nasaalin </w:t>
      </w:r>
      <w:r w:rsidR="009C4E20">
        <w:t>/</w:t>
      </w:r>
      <w:r w:rsidR="00B30251" w:rsidRPr="00A95D68">
        <w:t>ŋ</w:t>
      </w:r>
      <w:r w:rsidR="009C4E20">
        <w:t>/</w:t>
      </w:r>
      <w:r w:rsidR="00F904D4">
        <w:t>.</w:t>
      </w:r>
    </w:p>
    <w:p w14:paraId="096A92FF" w14:textId="340BE754" w:rsidR="00B30251" w:rsidRPr="00A95D68" w:rsidRDefault="00B30251" w:rsidP="00BD2A19">
      <w:pPr>
        <w:pStyle w:val="Brdtekst"/>
        <w:spacing w:before="120"/>
      </w:pPr>
      <w:r w:rsidRPr="00A95D68">
        <w:t xml:space="preserve">Kainun kielen konsonantit oon </w:t>
      </w:r>
      <w:r w:rsidRPr="00EE5E89">
        <w:rPr>
          <w:i/>
        </w:rPr>
        <w:t>đ</w:t>
      </w:r>
      <w:r w:rsidR="0075485B" w:rsidRPr="0075485B">
        <w:t>,</w:t>
      </w:r>
      <w:r w:rsidRPr="00EE5E89">
        <w:rPr>
          <w:i/>
        </w:rPr>
        <w:t xml:space="preserve"> f</w:t>
      </w:r>
      <w:r w:rsidR="0075485B" w:rsidRPr="0075485B">
        <w:t>,</w:t>
      </w:r>
      <w:r w:rsidRPr="00EE5E89">
        <w:rPr>
          <w:i/>
        </w:rPr>
        <w:t xml:space="preserve"> h</w:t>
      </w:r>
      <w:r w:rsidR="0075485B" w:rsidRPr="0075485B">
        <w:t>,</w:t>
      </w:r>
      <w:r w:rsidRPr="00EE5E89">
        <w:rPr>
          <w:i/>
        </w:rPr>
        <w:t xml:space="preserve"> j</w:t>
      </w:r>
      <w:r w:rsidR="0075485B" w:rsidRPr="0075485B">
        <w:t>,</w:t>
      </w:r>
      <w:r w:rsidRPr="00EE5E89">
        <w:rPr>
          <w:i/>
        </w:rPr>
        <w:t xml:space="preserve"> k</w:t>
      </w:r>
      <w:r w:rsidR="0075485B" w:rsidRPr="0075485B">
        <w:t>,</w:t>
      </w:r>
      <w:r w:rsidRPr="00EE5E89">
        <w:rPr>
          <w:i/>
        </w:rPr>
        <w:t xml:space="preserve"> l</w:t>
      </w:r>
      <w:r w:rsidR="0075485B" w:rsidRPr="0075485B">
        <w:t>,</w:t>
      </w:r>
      <w:r w:rsidRPr="00EE5E89">
        <w:rPr>
          <w:i/>
        </w:rPr>
        <w:t xml:space="preserve"> m</w:t>
      </w:r>
      <w:r w:rsidR="0075485B" w:rsidRPr="0075485B">
        <w:t>,</w:t>
      </w:r>
      <w:r w:rsidRPr="00EE5E89">
        <w:rPr>
          <w:i/>
        </w:rPr>
        <w:t xml:space="preserve"> n</w:t>
      </w:r>
      <w:r w:rsidR="0075485B" w:rsidRPr="0075485B">
        <w:t>,</w:t>
      </w:r>
      <w:r w:rsidRPr="00EE5E89">
        <w:rPr>
          <w:i/>
        </w:rPr>
        <w:t xml:space="preserve"> p</w:t>
      </w:r>
      <w:r w:rsidR="0075485B" w:rsidRPr="0075485B">
        <w:t>,</w:t>
      </w:r>
      <w:r w:rsidRPr="00EE5E89">
        <w:rPr>
          <w:i/>
        </w:rPr>
        <w:t xml:space="preserve"> r</w:t>
      </w:r>
      <w:r w:rsidR="0075485B" w:rsidRPr="0075485B">
        <w:t>,</w:t>
      </w:r>
      <w:r w:rsidRPr="00EE5E89">
        <w:rPr>
          <w:i/>
        </w:rPr>
        <w:t xml:space="preserve"> </w:t>
      </w:r>
      <w:r w:rsidRPr="00596A9D">
        <w:rPr>
          <w:i/>
        </w:rPr>
        <w:t>s</w:t>
      </w:r>
      <w:r w:rsidR="0075485B" w:rsidRPr="0075485B">
        <w:t>,</w:t>
      </w:r>
      <w:r w:rsidRPr="00EE5E89">
        <w:rPr>
          <w:i/>
        </w:rPr>
        <w:t xml:space="preserve"> t</w:t>
      </w:r>
      <w:r w:rsidRPr="00A95D68">
        <w:t xml:space="preserve"> ja </w:t>
      </w:r>
      <w:r w:rsidRPr="00EE5E89">
        <w:rPr>
          <w:i/>
        </w:rPr>
        <w:t>v</w:t>
      </w:r>
      <w:r w:rsidRPr="00A95D68">
        <w:t xml:space="preserve">. </w:t>
      </w:r>
      <w:r w:rsidR="00D873B9" w:rsidRPr="00A95D68">
        <w:t>Näistä k</w:t>
      </w:r>
      <w:r w:rsidR="0062124F" w:rsidRPr="00A95D68">
        <w:t>onsonant</w:t>
      </w:r>
      <w:r w:rsidRPr="00A95D68">
        <w:t>ii</w:t>
      </w:r>
      <w:r w:rsidR="009B32FA" w:rsidRPr="00A95D68">
        <w:t>s</w:t>
      </w:r>
      <w:r w:rsidR="00D873B9" w:rsidRPr="00A95D68">
        <w:t>ta</w:t>
      </w:r>
      <w:r w:rsidRPr="00A95D68">
        <w:t xml:space="preserve"> </w:t>
      </w:r>
      <w:r w:rsidRPr="006010F2">
        <w:rPr>
          <w:i/>
        </w:rPr>
        <w:t>f</w:t>
      </w:r>
      <w:r w:rsidRPr="00A95D68">
        <w:t xml:space="preserve"> ei löyđy semmoisesta paikasta, ette </w:t>
      </w:r>
      <w:r w:rsidR="00FC3857">
        <w:t>se olis</w:t>
      </w:r>
      <w:r w:rsidRPr="00A95D68">
        <w:t xml:space="preserve"> myötä graadivaihettelussa</w:t>
      </w:r>
      <w:r w:rsidR="00DC0CD4">
        <w:t xml:space="preserve">. </w:t>
      </w:r>
      <w:r w:rsidRPr="00A95D68">
        <w:rPr>
          <w:color w:val="000000"/>
        </w:rPr>
        <w:t xml:space="preserve">Konsonantiila </w:t>
      </w:r>
      <w:r w:rsidRPr="00592109">
        <w:rPr>
          <w:i/>
          <w:color w:val="000000"/>
        </w:rPr>
        <w:t>k</w:t>
      </w:r>
      <w:r w:rsidR="0075485B" w:rsidRPr="0075485B">
        <w:rPr>
          <w:color w:val="000000"/>
        </w:rPr>
        <w:t>,</w:t>
      </w:r>
      <w:r w:rsidRPr="00592109">
        <w:rPr>
          <w:i/>
          <w:color w:val="000000"/>
        </w:rPr>
        <w:t xml:space="preserve"> t </w:t>
      </w:r>
      <w:r w:rsidRPr="00A95D68">
        <w:rPr>
          <w:color w:val="000000"/>
        </w:rPr>
        <w:t xml:space="preserve">ja </w:t>
      </w:r>
      <w:r w:rsidRPr="00592109">
        <w:rPr>
          <w:i/>
          <w:color w:val="000000"/>
        </w:rPr>
        <w:t>p</w:t>
      </w:r>
      <w:r w:rsidRPr="00A95D68">
        <w:rPr>
          <w:color w:val="000000"/>
        </w:rPr>
        <w:t xml:space="preserve"> oon kolme erilaista vaihettelugraadii, muila konsonantiila tyhä kaksi.</w:t>
      </w:r>
      <w:r w:rsidRPr="00A95D68">
        <w:rPr>
          <w:b/>
        </w:rPr>
        <w:t xml:space="preserve"> </w:t>
      </w:r>
      <w:r w:rsidRPr="00A95D68">
        <w:t>Häyttyy h</w:t>
      </w:r>
      <w:r w:rsidR="002E4566" w:rsidRPr="00A95D68">
        <w:t>avaita</w:t>
      </w:r>
      <w:r w:rsidRPr="00A95D68">
        <w:t xml:space="preserve">, ette yksi ja sama verbiranka </w:t>
      </w:r>
      <w:r w:rsidR="000D339D" w:rsidRPr="00A95D68">
        <w:t>tahi nom</w:t>
      </w:r>
      <w:r w:rsidR="00336F84" w:rsidRPr="00A95D68">
        <w:t xml:space="preserve">eniranka </w:t>
      </w:r>
      <w:r w:rsidRPr="00A95D68">
        <w:t xml:space="preserve">saattaa essiinttyyt kaikissa kolmessa graadissa, aina </w:t>
      </w:r>
      <w:r w:rsidR="00BC43E9" w:rsidRPr="00A95D68">
        <w:t>sen jälkhiin</w:t>
      </w:r>
      <w:r w:rsidRPr="00A95D68">
        <w:t xml:space="preserve">, ette missä taivutushaamussa se oon. Konsonantti </w:t>
      </w:r>
      <w:r w:rsidRPr="00592109">
        <w:rPr>
          <w:i/>
        </w:rPr>
        <w:t>đ</w:t>
      </w:r>
      <w:r w:rsidRPr="00A95D68">
        <w:t xml:space="preserve"> essiinttyy tyhä </w:t>
      </w:r>
      <w:r w:rsidR="00404B3F" w:rsidRPr="00A95D68">
        <w:t>Porsangi</w:t>
      </w:r>
      <w:r w:rsidR="00CF58F2" w:rsidRPr="00A95D68">
        <w:t xml:space="preserve">n </w:t>
      </w:r>
      <w:r w:rsidR="00D54F97">
        <w:t>varieteet</w:t>
      </w:r>
      <w:r w:rsidR="00CF58F2" w:rsidRPr="00A95D68">
        <w:t>issa</w:t>
      </w:r>
      <w:r w:rsidR="00404B3F" w:rsidRPr="00A95D68">
        <w:t xml:space="preserve"> ja </w:t>
      </w:r>
      <w:r w:rsidR="007F3BC0" w:rsidRPr="00A95D68">
        <w:t xml:space="preserve">sieläki tyhä </w:t>
      </w:r>
      <w:r w:rsidRPr="00A95D68">
        <w:t>konsonantin</w:t>
      </w:r>
      <w:r w:rsidRPr="003F0707">
        <w:rPr>
          <w:i/>
        </w:rPr>
        <w:t xml:space="preserve"> t</w:t>
      </w:r>
      <w:r w:rsidRPr="00A95D68">
        <w:t xml:space="preserve"> graadivaihetteluparina, sen alimaisena graadina eli 0-graadina.</w:t>
      </w:r>
    </w:p>
    <w:p w14:paraId="5895EA4C" w14:textId="55CDCD85" w:rsidR="00B30251" w:rsidRPr="00A95D68" w:rsidRDefault="00B30251" w:rsidP="00BD2A19">
      <w:pPr>
        <w:pStyle w:val="Brdtekst"/>
        <w:spacing w:before="120"/>
      </w:pPr>
      <w:r w:rsidRPr="00A95D68">
        <w:t>Kans semmoiset konsonanttikombina</w:t>
      </w:r>
      <w:r w:rsidR="00592109">
        <w:t>s</w:t>
      </w:r>
      <w:r w:rsidR="00E35FDA" w:rsidRPr="00A95D68">
        <w:t>uu</w:t>
      </w:r>
      <w:r w:rsidRPr="00A95D68">
        <w:t xml:space="preserve">nit vaihetelhaan, joissa myötä toisena komponenttina oon </w:t>
      </w:r>
      <w:r w:rsidRPr="00592109">
        <w:rPr>
          <w:i/>
        </w:rPr>
        <w:t>k</w:t>
      </w:r>
      <w:r w:rsidR="0075485B" w:rsidRPr="0075485B">
        <w:t>,</w:t>
      </w:r>
      <w:r w:rsidRPr="00592109">
        <w:rPr>
          <w:i/>
        </w:rPr>
        <w:t xml:space="preserve"> t</w:t>
      </w:r>
      <w:r w:rsidR="0075485B" w:rsidRPr="0075485B">
        <w:t>,</w:t>
      </w:r>
      <w:r w:rsidRPr="00592109">
        <w:rPr>
          <w:i/>
        </w:rPr>
        <w:t xml:space="preserve"> p</w:t>
      </w:r>
      <w:r w:rsidRPr="00A95D68">
        <w:t xml:space="preserve"> tahi </w:t>
      </w:r>
      <w:r w:rsidRPr="00592109">
        <w:rPr>
          <w:i/>
        </w:rPr>
        <w:t>s</w:t>
      </w:r>
      <w:r w:rsidR="001B127A" w:rsidRPr="001B127A">
        <w:t>.</w:t>
      </w:r>
      <w:r w:rsidRPr="00A95D68">
        <w:t xml:space="preserve"> Mutta silloin sen </w:t>
      </w:r>
      <w:r w:rsidR="005C5428" w:rsidRPr="00A95D68">
        <w:t>kombina</w:t>
      </w:r>
      <w:r w:rsidR="00C02997">
        <w:t>s</w:t>
      </w:r>
      <w:r w:rsidR="005C5428" w:rsidRPr="00A95D68">
        <w:t>uu</w:t>
      </w:r>
      <w:r w:rsidRPr="00A95D68">
        <w:t>nin ensi ko</w:t>
      </w:r>
      <w:r w:rsidR="0062124F" w:rsidRPr="00A95D68">
        <w:t>m</w:t>
      </w:r>
      <w:r w:rsidRPr="00A95D68">
        <w:t xml:space="preserve">ponentti häyttyy olla joku äänelinen konsonantti eli </w:t>
      </w:r>
      <w:r w:rsidRPr="00592109">
        <w:rPr>
          <w:i/>
        </w:rPr>
        <w:t>l</w:t>
      </w:r>
      <w:r w:rsidR="0075485B" w:rsidRPr="0075485B">
        <w:t>,</w:t>
      </w:r>
      <w:r w:rsidRPr="00592109">
        <w:rPr>
          <w:i/>
        </w:rPr>
        <w:t xml:space="preserve"> m</w:t>
      </w:r>
      <w:r w:rsidR="0075485B" w:rsidRPr="0075485B">
        <w:t>,</w:t>
      </w:r>
      <w:r w:rsidRPr="00592109">
        <w:rPr>
          <w:i/>
        </w:rPr>
        <w:t xml:space="preserve"> n</w:t>
      </w:r>
      <w:r w:rsidRPr="00A95D68">
        <w:t xml:space="preserve"> tahi </w:t>
      </w:r>
      <w:r w:rsidRPr="00592109">
        <w:rPr>
          <w:i/>
        </w:rPr>
        <w:t>r</w:t>
      </w:r>
      <w:r w:rsidRPr="00A95D68">
        <w:t xml:space="preserve">. Lyhykäinen </w:t>
      </w:r>
      <w:r w:rsidRPr="00592109">
        <w:rPr>
          <w:i/>
        </w:rPr>
        <w:t xml:space="preserve">k </w:t>
      </w:r>
      <w:r w:rsidRPr="00A95D68">
        <w:t xml:space="preserve">ja </w:t>
      </w:r>
      <w:r w:rsidRPr="00592109">
        <w:rPr>
          <w:i/>
        </w:rPr>
        <w:t>t</w:t>
      </w:r>
      <w:r w:rsidRPr="00A95D68">
        <w:t xml:space="preserve"> vaihettelhaan kans, ko niitten eđelä oon </w:t>
      </w:r>
      <w:r w:rsidRPr="00EA096B">
        <w:rPr>
          <w:i/>
        </w:rPr>
        <w:t>h</w:t>
      </w:r>
      <w:r w:rsidRPr="00A95D68">
        <w:t>. Muunlaiset äänettömät konsonantti</w:t>
      </w:r>
      <w:r w:rsidR="005C5428" w:rsidRPr="00A95D68">
        <w:t>kombina</w:t>
      </w:r>
      <w:r w:rsidR="00C02997">
        <w:t>s</w:t>
      </w:r>
      <w:r w:rsidR="005C5428" w:rsidRPr="00A95D68">
        <w:t>uu</w:t>
      </w:r>
      <w:r w:rsidRPr="00A95D68">
        <w:t xml:space="preserve">nit niin ko </w:t>
      </w:r>
      <w:r w:rsidR="00B57209" w:rsidRPr="00EA096B">
        <w:rPr>
          <w:i/>
        </w:rPr>
        <w:t>ks</w:t>
      </w:r>
      <w:r w:rsidR="0075485B" w:rsidRPr="0075485B">
        <w:t>,</w:t>
      </w:r>
      <w:r w:rsidR="00B57209" w:rsidRPr="00EA096B">
        <w:rPr>
          <w:i/>
        </w:rPr>
        <w:t xml:space="preserve"> ps</w:t>
      </w:r>
      <w:r w:rsidR="00B57209" w:rsidRPr="00A95D68">
        <w:t xml:space="preserve"> tahi</w:t>
      </w:r>
      <w:r w:rsidRPr="00A95D68">
        <w:t xml:space="preserve"> </w:t>
      </w:r>
      <w:r w:rsidRPr="00EA096B">
        <w:rPr>
          <w:i/>
        </w:rPr>
        <w:t>tk</w:t>
      </w:r>
      <w:r w:rsidRPr="00A95D68">
        <w:t xml:space="preserve"> ei vaihettele.</w:t>
      </w:r>
    </w:p>
    <w:p w14:paraId="59683413" w14:textId="77777777" w:rsidR="00F904D4" w:rsidRDefault="00B30251" w:rsidP="00BD2A19">
      <w:pPr>
        <w:pStyle w:val="Brdtekst"/>
        <w:spacing w:before="120"/>
      </w:pPr>
      <w:r w:rsidRPr="00A95D68">
        <w:t>Graadii oon si</w:t>
      </w:r>
      <w:r w:rsidR="00C64E54">
        <w:t>tte</w:t>
      </w:r>
      <w:r w:rsidRPr="00A95D68">
        <w:t xml:space="preserve"> kolme: II-graadi, I-graadi ja 0-graadi. I- ja II-graadiila meinathaan tässä semmoissii graadii, missä kummassaki oon sama konsonantti, I-graadissa yksi ja II-graadissa kaksi. Niin ko </w:t>
      </w:r>
      <w:r w:rsidRPr="00EA096B">
        <w:rPr>
          <w:i/>
        </w:rPr>
        <w:t xml:space="preserve">k </w:t>
      </w:r>
      <w:r w:rsidR="0075485B" w:rsidRPr="0075485B">
        <w:t>:</w:t>
      </w:r>
      <w:r w:rsidRPr="00EA096B">
        <w:rPr>
          <w:i/>
        </w:rPr>
        <w:t xml:space="preserve"> kk</w:t>
      </w:r>
      <w:r w:rsidRPr="00A95D68">
        <w:t xml:space="preserve">, </w:t>
      </w:r>
      <w:r w:rsidRPr="00EA096B">
        <w:rPr>
          <w:i/>
        </w:rPr>
        <w:t xml:space="preserve">t </w:t>
      </w:r>
      <w:r w:rsidR="0075485B" w:rsidRPr="0075485B">
        <w:t>:</w:t>
      </w:r>
      <w:r w:rsidRPr="00EA096B">
        <w:rPr>
          <w:i/>
        </w:rPr>
        <w:t xml:space="preserve"> tt</w:t>
      </w:r>
      <w:r w:rsidRPr="00A95D68">
        <w:t xml:space="preserve">, </w:t>
      </w:r>
      <w:r w:rsidRPr="00EA096B">
        <w:rPr>
          <w:i/>
        </w:rPr>
        <w:t xml:space="preserve">p </w:t>
      </w:r>
      <w:r w:rsidR="0075485B" w:rsidRPr="0075485B">
        <w:t>:</w:t>
      </w:r>
      <w:r w:rsidRPr="00EA096B">
        <w:rPr>
          <w:i/>
        </w:rPr>
        <w:t xml:space="preserve"> pp</w:t>
      </w:r>
      <w:r w:rsidRPr="00A95D68">
        <w:t xml:space="preserve">, </w:t>
      </w:r>
      <w:r w:rsidRPr="00EA096B">
        <w:rPr>
          <w:i/>
        </w:rPr>
        <w:t xml:space="preserve">s </w:t>
      </w:r>
      <w:r w:rsidR="0075485B" w:rsidRPr="0075485B">
        <w:t>:</w:t>
      </w:r>
      <w:r w:rsidRPr="00EA096B">
        <w:rPr>
          <w:i/>
        </w:rPr>
        <w:t xml:space="preserve"> ss</w:t>
      </w:r>
      <w:r w:rsidRPr="00A95D68">
        <w:t xml:space="preserve"> jne. 0-graadila meinathaan taas semmoista graadii, jossa konsonantti oon kokonhansa erilainen ko I- ja II-graadissa</w:t>
      </w:r>
      <w:r w:rsidR="00C64E54">
        <w:t>,</w:t>
      </w:r>
      <w:r w:rsidRPr="00A95D68">
        <w:t xml:space="preserve"> tahi sitten 0-</w:t>
      </w:r>
      <w:r w:rsidR="00994ED5">
        <w:t>graadi</w:t>
      </w:r>
      <w:r w:rsidRPr="00A95D68">
        <w:t xml:space="preserve">ssa ei ole ollenkhaan mithään konsonanttii </w:t>
      </w:r>
      <w:r w:rsidR="0075485B">
        <w:t>(</w:t>
      </w:r>
      <w:r w:rsidRPr="00A95D68">
        <w:t xml:space="preserve">sanoma siinä oon </w:t>
      </w:r>
      <w:r w:rsidRPr="00D418FF">
        <w:rPr>
          <w:smallCaps/>
        </w:rPr>
        <w:t>kato</w:t>
      </w:r>
      <w:r w:rsidR="00977AB5" w:rsidRPr="00A95D68">
        <w:t xml:space="preserve"> ja sitä </w:t>
      </w:r>
      <w:r w:rsidR="00BF5B0D">
        <w:t>m</w:t>
      </w:r>
      <w:r w:rsidR="00137DA2" w:rsidRPr="00A95D68">
        <w:t>erkittemmä</w:t>
      </w:r>
      <w:r w:rsidR="00977AB5" w:rsidRPr="00A95D68">
        <w:t xml:space="preserve"> merki</w:t>
      </w:r>
      <w:r w:rsidRPr="00A95D68">
        <w:t xml:space="preserve">lä Ø). Niin ko ette I-graadin </w:t>
      </w:r>
      <w:r w:rsidRPr="00F31704">
        <w:rPr>
          <w:i/>
        </w:rPr>
        <w:t xml:space="preserve">t </w:t>
      </w:r>
      <w:r w:rsidRPr="00A95D68">
        <w:t xml:space="preserve">vaihettellee </w:t>
      </w:r>
      <w:r w:rsidR="00F10850" w:rsidRPr="00A95D68">
        <w:t xml:space="preserve">Porsangin </w:t>
      </w:r>
      <w:r w:rsidR="00D54F97">
        <w:t>varieteet</w:t>
      </w:r>
      <w:r w:rsidR="00F10850" w:rsidRPr="00A95D68">
        <w:t xml:space="preserve">issa </w:t>
      </w:r>
      <w:r w:rsidRPr="00A95D68">
        <w:t xml:space="preserve">0-graadin </w:t>
      </w:r>
      <w:r w:rsidRPr="00EA096B">
        <w:rPr>
          <w:i/>
        </w:rPr>
        <w:t>đ</w:t>
      </w:r>
      <w:r w:rsidRPr="00A95D68">
        <w:t xml:space="preserve">:n kans </w:t>
      </w:r>
      <w:r w:rsidR="00F10850" w:rsidRPr="00A95D68">
        <w:t xml:space="preserve">ja muitten </w:t>
      </w:r>
      <w:r w:rsidR="00D54F97">
        <w:t>varieteet</w:t>
      </w:r>
      <w:r w:rsidR="00F10850" w:rsidRPr="00A95D68">
        <w:t>iitten kađon kans</w:t>
      </w:r>
      <w:r w:rsidRPr="00A95D68">
        <w:t xml:space="preserve">) ja I-graadin </w:t>
      </w:r>
      <w:r w:rsidRPr="00C64E54">
        <w:rPr>
          <w:i/>
        </w:rPr>
        <w:t>k</w:t>
      </w:r>
      <w:r w:rsidRPr="00A95D68">
        <w:t xml:space="preserve"> vaihettellee 0-graadin </w:t>
      </w:r>
      <w:r w:rsidRPr="00EA096B">
        <w:rPr>
          <w:i/>
        </w:rPr>
        <w:t>j</w:t>
      </w:r>
      <w:r w:rsidRPr="00A95D68">
        <w:t xml:space="preserve">:n eli </w:t>
      </w:r>
      <w:r w:rsidRPr="00EA096B">
        <w:rPr>
          <w:i/>
        </w:rPr>
        <w:t>v</w:t>
      </w:r>
      <w:r w:rsidRPr="00A95D68">
        <w:t>:n eli Ø:n kans</w:t>
      </w:r>
      <w:r w:rsidR="00F904D4">
        <w:t>.</w:t>
      </w:r>
    </w:p>
    <w:p w14:paraId="5D6570F7" w14:textId="348B25D5" w:rsidR="004348E4" w:rsidRPr="00A95D68" w:rsidRDefault="004348E4" w:rsidP="00BD2A19">
      <w:pPr>
        <w:pStyle w:val="Brdtekst"/>
        <w:spacing w:before="120"/>
      </w:pPr>
      <w:r w:rsidRPr="00A95D68">
        <w:t xml:space="preserve">Nyt ei kainun kielen kaikki sanat ole myötä graadivaihettelussa. Semmoiset sanat oon </w:t>
      </w:r>
      <w:r w:rsidR="00D86FAC" w:rsidRPr="00A95D68">
        <w:t>esimerkiksi sanat</w:t>
      </w:r>
      <w:r w:rsidRPr="00A95D68">
        <w:t xml:space="preserve">, millä kaikissa haamuissa oon konsonantiitten </w:t>
      </w:r>
      <w:r w:rsidRPr="00EA096B">
        <w:rPr>
          <w:i/>
        </w:rPr>
        <w:t>f</w:t>
      </w:r>
      <w:r w:rsidR="0075485B" w:rsidRPr="0075485B">
        <w:t>,</w:t>
      </w:r>
      <w:r w:rsidRPr="00EA096B">
        <w:rPr>
          <w:i/>
        </w:rPr>
        <w:t xml:space="preserve"> h</w:t>
      </w:r>
      <w:r w:rsidR="0075485B" w:rsidRPr="0075485B">
        <w:t>,</w:t>
      </w:r>
      <w:r w:rsidRPr="00EA096B">
        <w:rPr>
          <w:i/>
        </w:rPr>
        <w:t xml:space="preserve"> l</w:t>
      </w:r>
      <w:r w:rsidR="0075485B" w:rsidRPr="0075485B">
        <w:t>,</w:t>
      </w:r>
      <w:r w:rsidRPr="00EA096B">
        <w:rPr>
          <w:i/>
        </w:rPr>
        <w:t xml:space="preserve"> m</w:t>
      </w:r>
      <w:r w:rsidR="0075485B" w:rsidRPr="0075485B">
        <w:t>,</w:t>
      </w:r>
      <w:r w:rsidRPr="00EA096B">
        <w:rPr>
          <w:i/>
        </w:rPr>
        <w:t xml:space="preserve"> n</w:t>
      </w:r>
      <w:r w:rsidR="0075485B" w:rsidRPr="0075485B">
        <w:t>,</w:t>
      </w:r>
      <w:r w:rsidRPr="00EA096B">
        <w:rPr>
          <w:i/>
        </w:rPr>
        <w:t xml:space="preserve"> r</w:t>
      </w:r>
      <w:r w:rsidR="0075485B" w:rsidRPr="0075485B">
        <w:t>,</w:t>
      </w:r>
      <w:r w:rsidRPr="00EA096B">
        <w:rPr>
          <w:i/>
        </w:rPr>
        <w:t xml:space="preserve"> s</w:t>
      </w:r>
      <w:r w:rsidRPr="00A95D68">
        <w:t xml:space="preserve"> tahi </w:t>
      </w:r>
      <w:r w:rsidRPr="00EA096B">
        <w:rPr>
          <w:i/>
        </w:rPr>
        <w:t>v</w:t>
      </w:r>
      <w:r w:rsidRPr="00A95D68">
        <w:t xml:space="preserve"> II-graadi. Niin ko </w:t>
      </w:r>
      <w:r w:rsidR="007B52FF">
        <w:t xml:space="preserve">(sg.nom. : sg.gen.) </w:t>
      </w:r>
      <w:r w:rsidRPr="00EA096B">
        <w:rPr>
          <w:i/>
        </w:rPr>
        <w:t xml:space="preserve">kumma </w:t>
      </w:r>
      <w:r w:rsidR="0075485B" w:rsidRPr="0075485B">
        <w:t>:</w:t>
      </w:r>
      <w:r w:rsidRPr="00EA096B">
        <w:rPr>
          <w:i/>
        </w:rPr>
        <w:t xml:space="preserve"> kumma</w:t>
      </w:r>
      <w:r w:rsidR="0098090B" w:rsidRPr="0098090B">
        <w:t>/</w:t>
      </w:r>
      <w:r w:rsidRPr="00EA096B">
        <w:rPr>
          <w:i/>
        </w:rPr>
        <w:t>n</w:t>
      </w:r>
      <w:r w:rsidR="0075485B" w:rsidRPr="0075485B">
        <w:t>,</w:t>
      </w:r>
      <w:r w:rsidRPr="00EA096B">
        <w:rPr>
          <w:i/>
        </w:rPr>
        <w:t xml:space="preserve"> Tromssa </w:t>
      </w:r>
      <w:r w:rsidR="0075485B" w:rsidRPr="0075485B">
        <w:t>:</w:t>
      </w:r>
      <w:r w:rsidRPr="00EA096B">
        <w:rPr>
          <w:i/>
        </w:rPr>
        <w:t xml:space="preserve"> Tromssa</w:t>
      </w:r>
      <w:r w:rsidR="0098090B" w:rsidRPr="0098090B">
        <w:t>/</w:t>
      </w:r>
      <w:r w:rsidRPr="00EA096B">
        <w:rPr>
          <w:i/>
        </w:rPr>
        <w:t>n</w:t>
      </w:r>
      <w:r w:rsidR="0075485B" w:rsidRPr="0075485B">
        <w:t>,</w:t>
      </w:r>
      <w:r w:rsidRPr="00EA096B">
        <w:rPr>
          <w:i/>
        </w:rPr>
        <w:t xml:space="preserve"> herra </w:t>
      </w:r>
      <w:r w:rsidR="0075485B" w:rsidRPr="0075485B">
        <w:t>:</w:t>
      </w:r>
      <w:r w:rsidRPr="00EA096B">
        <w:rPr>
          <w:i/>
        </w:rPr>
        <w:t xml:space="preserve"> herra</w:t>
      </w:r>
      <w:r w:rsidR="0098090B" w:rsidRPr="0098090B">
        <w:t>/</w:t>
      </w:r>
      <w:r w:rsidRPr="00EA096B">
        <w:rPr>
          <w:i/>
        </w:rPr>
        <w:t>n</w:t>
      </w:r>
      <w:r w:rsidR="0075485B" w:rsidRPr="0075485B">
        <w:t>,</w:t>
      </w:r>
      <w:r w:rsidRPr="00EA096B">
        <w:rPr>
          <w:i/>
        </w:rPr>
        <w:t xml:space="preserve"> kaffi </w:t>
      </w:r>
      <w:r w:rsidR="0075485B" w:rsidRPr="0075485B">
        <w:t>:</w:t>
      </w:r>
      <w:r w:rsidRPr="00EA096B">
        <w:rPr>
          <w:i/>
        </w:rPr>
        <w:t xml:space="preserve"> kaffin</w:t>
      </w:r>
      <w:r w:rsidRPr="00A95D68">
        <w:t xml:space="preserve">. Sitte oon vielä joukko sannoi, joissa </w:t>
      </w:r>
      <w:r w:rsidR="0069576C">
        <w:t xml:space="preserve">rankakonsonanttina </w:t>
      </w:r>
      <w:r w:rsidRPr="00A95D68">
        <w:t>oon vaihettelematon</w:t>
      </w:r>
      <w:r w:rsidR="000A4B27">
        <w:t xml:space="preserve"> </w:t>
      </w:r>
      <w:r w:rsidRPr="00976C2D">
        <w:rPr>
          <w:i/>
        </w:rPr>
        <w:t>tt</w:t>
      </w:r>
      <w:r w:rsidR="0051596A" w:rsidRPr="00A95D68">
        <w:t xml:space="preserve">, niin ko </w:t>
      </w:r>
      <w:r w:rsidR="0075485B">
        <w:t>(</w:t>
      </w:r>
      <w:r w:rsidR="0051596A" w:rsidRPr="00A95D68">
        <w:t>1.inf. : prees.</w:t>
      </w:r>
      <w:r w:rsidR="001337F6">
        <w:t>sg3</w:t>
      </w:r>
      <w:r w:rsidR="0051596A" w:rsidRPr="00A95D68">
        <w:t xml:space="preserve"> </w:t>
      </w:r>
      <w:r w:rsidRPr="00A95D68">
        <w:t>: prees.</w:t>
      </w:r>
      <w:r w:rsidR="001337F6">
        <w:t>sg1</w:t>
      </w:r>
      <w:r w:rsidRPr="00A95D68">
        <w:t xml:space="preserve">) </w:t>
      </w:r>
      <w:r w:rsidRPr="00976C2D">
        <w:rPr>
          <w:i/>
        </w:rPr>
        <w:t>katto</w:t>
      </w:r>
      <w:r w:rsidR="0098090B" w:rsidRPr="0098090B">
        <w:t>/</w:t>
      </w:r>
      <w:r w:rsidRPr="00976C2D">
        <w:rPr>
          <w:i/>
        </w:rPr>
        <w:t xml:space="preserve">ot </w:t>
      </w:r>
      <w:r w:rsidR="0075485B" w:rsidRPr="0075485B">
        <w:t>:</w:t>
      </w:r>
      <w:r w:rsidRPr="00976C2D">
        <w:rPr>
          <w:i/>
        </w:rPr>
        <w:t xml:space="preserve"> katto</w:t>
      </w:r>
      <w:r w:rsidR="0098090B" w:rsidRPr="0098090B">
        <w:t>/</w:t>
      </w:r>
      <w:r w:rsidR="0051596A" w:rsidRPr="00976C2D">
        <w:rPr>
          <w:i/>
        </w:rPr>
        <w:t>o</w:t>
      </w:r>
      <w:r w:rsidRPr="00976C2D">
        <w:rPr>
          <w:i/>
        </w:rPr>
        <w:t xml:space="preserve"> </w:t>
      </w:r>
      <w:r w:rsidR="0075485B" w:rsidRPr="0075485B">
        <w:t>:</w:t>
      </w:r>
      <w:r w:rsidRPr="00976C2D">
        <w:rPr>
          <w:i/>
        </w:rPr>
        <w:t xml:space="preserve"> katto</w:t>
      </w:r>
      <w:r w:rsidR="0098090B" w:rsidRPr="0098090B">
        <w:t>/</w:t>
      </w:r>
      <w:r w:rsidRPr="00976C2D">
        <w:rPr>
          <w:i/>
        </w:rPr>
        <w:t>n</w:t>
      </w:r>
      <w:r w:rsidR="0075485B" w:rsidRPr="0075485B">
        <w:t>,</w:t>
      </w:r>
      <w:r w:rsidRPr="00976C2D">
        <w:rPr>
          <w:i/>
        </w:rPr>
        <w:t xml:space="preserve"> nukatta</w:t>
      </w:r>
      <w:r w:rsidR="0098090B" w:rsidRPr="0098090B">
        <w:t>/</w:t>
      </w:r>
      <w:r w:rsidRPr="00976C2D">
        <w:rPr>
          <w:i/>
        </w:rPr>
        <w:t xml:space="preserve">at </w:t>
      </w:r>
      <w:r w:rsidR="0075485B" w:rsidRPr="0075485B">
        <w:t>:</w:t>
      </w:r>
      <w:r w:rsidRPr="00976C2D">
        <w:rPr>
          <w:i/>
        </w:rPr>
        <w:t xml:space="preserve"> nukatta</w:t>
      </w:r>
      <w:r w:rsidR="0098090B" w:rsidRPr="0098090B">
        <w:t>/</w:t>
      </w:r>
      <w:r w:rsidRPr="00976C2D">
        <w:rPr>
          <w:i/>
        </w:rPr>
        <w:t xml:space="preserve">a </w:t>
      </w:r>
      <w:r w:rsidR="0075485B" w:rsidRPr="0075485B">
        <w:t>:</w:t>
      </w:r>
      <w:r w:rsidRPr="00976C2D">
        <w:rPr>
          <w:i/>
        </w:rPr>
        <w:t xml:space="preserve"> nukatta</w:t>
      </w:r>
      <w:r w:rsidR="0098090B" w:rsidRPr="0098090B">
        <w:t>/</w:t>
      </w:r>
      <w:r w:rsidRPr="00976C2D">
        <w:rPr>
          <w:i/>
        </w:rPr>
        <w:t>n</w:t>
      </w:r>
      <w:r w:rsidR="00FB45B6" w:rsidRPr="00A95D68">
        <w:t>.</w:t>
      </w:r>
      <w:r w:rsidRPr="00A95D68">
        <w:t xml:space="preserve"> </w:t>
      </w:r>
      <w:r w:rsidR="00FB45B6" w:rsidRPr="00A95D68">
        <w:t>Esimerkiist</w:t>
      </w:r>
      <w:r w:rsidR="009B2F75" w:rsidRPr="00A95D68">
        <w:t>ä</w:t>
      </w:r>
      <w:r w:rsidR="00FB45B6" w:rsidRPr="00A95D68">
        <w:t xml:space="preserve"> ensi taphauksessa oon kysymys alkupöräisestä </w:t>
      </w:r>
      <w:r w:rsidR="00FB45B6" w:rsidRPr="0031581E">
        <w:rPr>
          <w:i/>
        </w:rPr>
        <w:t>*ts</w:t>
      </w:r>
      <w:r w:rsidR="009B2F75" w:rsidRPr="00A95D68">
        <w:t>-</w:t>
      </w:r>
      <w:r w:rsidR="00252643" w:rsidRPr="00A95D68">
        <w:t>kombinasuunista</w:t>
      </w:r>
      <w:r w:rsidR="009B2F75" w:rsidRPr="00A95D68">
        <w:t xml:space="preserve">, mikä </w:t>
      </w:r>
      <w:r w:rsidR="000F30EF">
        <w:t>kirjasuomessa</w:t>
      </w:r>
      <w:r w:rsidR="009B2F75" w:rsidRPr="00A95D68">
        <w:t xml:space="preserve"> kirjoitet</w:t>
      </w:r>
      <w:r w:rsidR="0031581E">
        <w:t>h</w:t>
      </w:r>
      <w:r w:rsidR="009B2F75" w:rsidRPr="00A95D68">
        <w:t xml:space="preserve">aanki </w:t>
      </w:r>
      <w:r w:rsidR="009B2F75" w:rsidRPr="0031581E">
        <w:rPr>
          <w:i/>
        </w:rPr>
        <w:t>ts</w:t>
      </w:r>
      <w:r w:rsidR="009B2F75" w:rsidRPr="00A95D68">
        <w:t xml:space="preserve">. Toisessa </w:t>
      </w:r>
      <w:r w:rsidR="00252643" w:rsidRPr="00A95D68">
        <w:t xml:space="preserve">oon </w:t>
      </w:r>
      <w:r w:rsidR="009B2F75" w:rsidRPr="00A95D68">
        <w:t xml:space="preserve">kysymyksessä alkupöräinen </w:t>
      </w:r>
      <w:r w:rsidR="009B2F75" w:rsidRPr="0031581E">
        <w:rPr>
          <w:i/>
        </w:rPr>
        <w:t>*ht</w:t>
      </w:r>
      <w:r w:rsidR="009B2F75" w:rsidRPr="00A95D68">
        <w:t xml:space="preserve">-yhtymä, mikä Porsangin </w:t>
      </w:r>
      <w:r w:rsidR="00D54F97">
        <w:t>varieteet</w:t>
      </w:r>
      <w:r w:rsidR="009B2F75" w:rsidRPr="00A95D68">
        <w:t xml:space="preserve">issa oon muuttunu </w:t>
      </w:r>
      <w:r w:rsidR="009B2F75" w:rsidRPr="0031581E">
        <w:rPr>
          <w:i/>
        </w:rPr>
        <w:t>tt</w:t>
      </w:r>
      <w:r w:rsidR="00CB09CC" w:rsidRPr="00A95D68">
        <w:t>:ksi –</w:t>
      </w:r>
      <w:r w:rsidR="009B2F75" w:rsidRPr="00A95D68">
        <w:t xml:space="preserve"> muissa </w:t>
      </w:r>
      <w:r w:rsidR="00D54F97">
        <w:t>varieteet</w:t>
      </w:r>
      <w:r w:rsidR="009B2F75" w:rsidRPr="00A95D68">
        <w:t>iissa kirjoitet</w:t>
      </w:r>
      <w:r w:rsidR="000538A4">
        <w:t>h</w:t>
      </w:r>
      <w:r w:rsidR="009B2F75" w:rsidRPr="00A95D68">
        <w:t xml:space="preserve">aan niin ko </w:t>
      </w:r>
      <w:r w:rsidR="000538A4">
        <w:t>kirjasuomessaki</w:t>
      </w:r>
      <w:r w:rsidR="009B2F75" w:rsidRPr="00A95D68">
        <w:t xml:space="preserve"> </w:t>
      </w:r>
      <w:r w:rsidR="009B2F75" w:rsidRPr="0031581E">
        <w:rPr>
          <w:i/>
        </w:rPr>
        <w:t>ht</w:t>
      </w:r>
      <w:r w:rsidR="009B2F75" w:rsidRPr="00A95D68">
        <w:t>. V</w:t>
      </w:r>
      <w:r w:rsidRPr="00A95D68">
        <w:t>aihettelematon</w:t>
      </w:r>
      <w:r w:rsidRPr="0031581E">
        <w:rPr>
          <w:i/>
        </w:rPr>
        <w:t xml:space="preserve"> tt</w:t>
      </w:r>
      <w:r w:rsidRPr="00A95D68">
        <w:t xml:space="preserve"> oon aina </w:t>
      </w:r>
      <w:r w:rsidR="00F51EC1" w:rsidRPr="00A95D68">
        <w:t>tuplavokaalirankaisissa verbi</w:t>
      </w:r>
      <w:r w:rsidR="00576962" w:rsidRPr="00A95D68">
        <w:t>issä</w:t>
      </w:r>
      <w:r w:rsidR="00A20961">
        <w:t xml:space="preserve"> (verbityypit 4.1 ja 4.2)</w:t>
      </w:r>
      <w:r w:rsidR="00576962" w:rsidRPr="00A95D68">
        <w:t>.</w:t>
      </w:r>
      <w:r w:rsidRPr="00A95D68">
        <w:t xml:space="preserve"> </w:t>
      </w:r>
      <w:r w:rsidR="00576962" w:rsidRPr="00A95D68">
        <w:t>Niitten</w:t>
      </w:r>
      <w:r w:rsidRPr="00A95D68">
        <w:t xml:space="preserve"> pitkä vokaaliranka loppuu </w:t>
      </w:r>
      <w:r w:rsidRPr="0031581E">
        <w:rPr>
          <w:i/>
        </w:rPr>
        <w:t>itte</w:t>
      </w:r>
      <w:r w:rsidRPr="00A95D68">
        <w:t xml:space="preserve">, niin ko </w:t>
      </w:r>
      <w:r w:rsidR="0075485B">
        <w:t>(</w:t>
      </w:r>
      <w:r w:rsidRPr="00A95D68">
        <w:t>1.inf. : prees.</w:t>
      </w:r>
      <w:r w:rsidR="001337F6">
        <w:t>sg3</w:t>
      </w:r>
      <w:r w:rsidRPr="00A95D68">
        <w:t xml:space="preserve"> : prees.</w:t>
      </w:r>
      <w:r w:rsidR="001337F6">
        <w:t>sg1</w:t>
      </w:r>
      <w:r w:rsidR="0075485B" w:rsidRPr="0075485B">
        <w:t>)</w:t>
      </w:r>
      <w:r w:rsidRPr="0031581E">
        <w:rPr>
          <w:i/>
        </w:rPr>
        <w:t xml:space="preserve"> kyyti</w:t>
      </w:r>
      <w:r w:rsidR="0098090B" w:rsidRPr="0098090B">
        <w:t>/</w:t>
      </w:r>
      <w:r w:rsidRPr="0031581E">
        <w:rPr>
          <w:i/>
        </w:rPr>
        <w:t xml:space="preserve">tä </w:t>
      </w:r>
      <w:r w:rsidR="00BA1173" w:rsidRPr="00BA1173">
        <w:t>~</w:t>
      </w:r>
      <w:r w:rsidR="00F51EC1" w:rsidRPr="0031581E">
        <w:rPr>
          <w:i/>
        </w:rPr>
        <w:t xml:space="preserve"> kyytitteä</w:t>
      </w:r>
      <w:r w:rsidR="0075485B" w:rsidRPr="0075485B">
        <w:t>(</w:t>
      </w:r>
      <w:r w:rsidR="00F51EC1" w:rsidRPr="0031581E">
        <w:rPr>
          <w:i/>
        </w:rPr>
        <w:t>t</w:t>
      </w:r>
      <w:r w:rsidR="0075485B" w:rsidRPr="0075485B">
        <w:t>)</w:t>
      </w:r>
      <w:r w:rsidR="00F51EC1" w:rsidRPr="0031581E">
        <w:rPr>
          <w:i/>
        </w:rPr>
        <w:t xml:space="preserve"> </w:t>
      </w:r>
      <w:r w:rsidR="0075485B" w:rsidRPr="0075485B">
        <w:t>:</w:t>
      </w:r>
      <w:r w:rsidRPr="0031581E">
        <w:rPr>
          <w:i/>
        </w:rPr>
        <w:t xml:space="preserve"> kyytitte</w:t>
      </w:r>
      <w:r w:rsidR="0098090B" w:rsidRPr="0098090B">
        <w:t>/</w:t>
      </w:r>
      <w:r w:rsidRPr="0031581E">
        <w:rPr>
          <w:i/>
        </w:rPr>
        <w:t xml:space="preserve">e </w:t>
      </w:r>
      <w:r w:rsidR="0075485B" w:rsidRPr="0075485B">
        <w:t>:</w:t>
      </w:r>
      <w:r w:rsidRPr="0031581E">
        <w:rPr>
          <w:i/>
        </w:rPr>
        <w:t xml:space="preserve"> kyytitte</w:t>
      </w:r>
      <w:r w:rsidR="0098090B" w:rsidRPr="0098090B">
        <w:t>/</w:t>
      </w:r>
      <w:r w:rsidRPr="0031581E">
        <w:rPr>
          <w:i/>
        </w:rPr>
        <w:t>n</w:t>
      </w:r>
      <w:r w:rsidR="0075485B" w:rsidRPr="0075485B">
        <w:t>,</w:t>
      </w:r>
      <w:r w:rsidR="007A4C31" w:rsidRPr="0031581E">
        <w:rPr>
          <w:i/>
        </w:rPr>
        <w:t xml:space="preserve"> piikaroi</w:t>
      </w:r>
      <w:r w:rsidR="0098090B" w:rsidRPr="0098090B">
        <w:t>/</w:t>
      </w:r>
      <w:r w:rsidR="007E2475" w:rsidRPr="0031581E">
        <w:rPr>
          <w:i/>
        </w:rPr>
        <w:t>ta</w:t>
      </w:r>
      <w:r w:rsidR="007A4C31" w:rsidRPr="0031581E">
        <w:rPr>
          <w:i/>
        </w:rPr>
        <w:t xml:space="preserve"> </w:t>
      </w:r>
      <w:r w:rsidR="00BA1173" w:rsidRPr="00BA1173">
        <w:t>~</w:t>
      </w:r>
      <w:r w:rsidR="00F51EC1" w:rsidRPr="0031581E">
        <w:rPr>
          <w:i/>
        </w:rPr>
        <w:t xml:space="preserve"> piikaroitte</w:t>
      </w:r>
      <w:r w:rsidR="0098090B" w:rsidRPr="0098090B">
        <w:t>/</w:t>
      </w:r>
      <w:r w:rsidR="00F51EC1" w:rsidRPr="0031581E">
        <w:rPr>
          <w:i/>
        </w:rPr>
        <w:t>a</w:t>
      </w:r>
      <w:r w:rsidR="0075485B" w:rsidRPr="0075485B">
        <w:t>(</w:t>
      </w:r>
      <w:r w:rsidR="00F51EC1" w:rsidRPr="0031581E">
        <w:rPr>
          <w:i/>
        </w:rPr>
        <w:t>t</w:t>
      </w:r>
      <w:r w:rsidR="0075485B" w:rsidRPr="0075485B">
        <w:t>)</w:t>
      </w:r>
      <w:r w:rsidR="00F51EC1" w:rsidRPr="0031581E">
        <w:rPr>
          <w:i/>
        </w:rPr>
        <w:t xml:space="preserve"> </w:t>
      </w:r>
      <w:r w:rsidR="0075485B" w:rsidRPr="0075485B">
        <w:t>:</w:t>
      </w:r>
      <w:r w:rsidR="007A4C31" w:rsidRPr="0031581E">
        <w:rPr>
          <w:i/>
        </w:rPr>
        <w:t xml:space="preserve"> piikaroitte</w:t>
      </w:r>
      <w:r w:rsidR="0098090B" w:rsidRPr="0098090B">
        <w:t>/</w:t>
      </w:r>
      <w:r w:rsidR="007A4C31" w:rsidRPr="0031581E">
        <w:rPr>
          <w:i/>
        </w:rPr>
        <w:t xml:space="preserve">e </w:t>
      </w:r>
      <w:r w:rsidR="0075485B" w:rsidRPr="0075485B">
        <w:t>:</w:t>
      </w:r>
      <w:r w:rsidR="007A4C31" w:rsidRPr="0031581E">
        <w:rPr>
          <w:i/>
        </w:rPr>
        <w:t xml:space="preserve"> piikaroitte</w:t>
      </w:r>
      <w:r w:rsidR="0098090B" w:rsidRPr="0098090B">
        <w:t>/</w:t>
      </w:r>
      <w:r w:rsidR="007A4C31" w:rsidRPr="0031581E">
        <w:rPr>
          <w:i/>
        </w:rPr>
        <w:t>n</w:t>
      </w:r>
      <w:r w:rsidRPr="00A95D68">
        <w:t>.</w:t>
      </w:r>
    </w:p>
    <w:p w14:paraId="17AB9D9B" w14:textId="0FAF5AC5" w:rsidR="004348E4" w:rsidRPr="00A95D68" w:rsidRDefault="004348E4" w:rsidP="00BD2A19">
      <w:pPr>
        <w:pStyle w:val="Brdtekst"/>
        <w:spacing w:before="120"/>
      </w:pPr>
      <w:r w:rsidRPr="00A95D68">
        <w:t>Ko alapuolela san</w:t>
      </w:r>
      <w:r w:rsidR="00404B3F" w:rsidRPr="00A95D68">
        <w:t>n</w:t>
      </w:r>
      <w:r w:rsidRPr="00A95D68">
        <w:t xml:space="preserve">oin taivutuksen </w:t>
      </w:r>
      <w:r w:rsidR="005F05C3">
        <w:t>alla</w:t>
      </w:r>
      <w:r w:rsidRPr="00A95D68">
        <w:t xml:space="preserve"> puhu</w:t>
      </w:r>
      <w:r w:rsidR="00890EE8">
        <w:t>t</w:t>
      </w:r>
      <w:r w:rsidR="00404B3F" w:rsidRPr="00A95D68">
        <w:t>haan</w:t>
      </w:r>
      <w:r w:rsidRPr="00A95D68">
        <w:t xml:space="preserve"> erilaisten rankkoin graadivaihettelusta, se </w:t>
      </w:r>
      <w:r w:rsidR="00404B3F" w:rsidRPr="00A95D68">
        <w:t>silloin</w:t>
      </w:r>
      <w:r w:rsidRPr="00A95D68">
        <w:t xml:space="preserve"> tietenki </w:t>
      </w:r>
      <w:r w:rsidR="00404B3F" w:rsidRPr="00A95D68">
        <w:t>meinathaan</w:t>
      </w:r>
      <w:r w:rsidRPr="00A95D68">
        <w:t xml:space="preserve"> tyhä semmoissii </w:t>
      </w:r>
      <w:r w:rsidR="00EC39D8" w:rsidRPr="00A95D68">
        <w:t>taphau</w:t>
      </w:r>
      <w:r w:rsidRPr="00A95D68">
        <w:t xml:space="preserve">ksii, missä oon graadivaihettelluu, tahi semmoissii </w:t>
      </w:r>
      <w:r w:rsidR="00EC39D8" w:rsidRPr="00A95D68">
        <w:t>taphau</w:t>
      </w:r>
      <w:r w:rsidRPr="00A95D68">
        <w:t>ksii, mistä puhheena olleeva graadi löyttyy.</w:t>
      </w:r>
    </w:p>
    <w:p w14:paraId="34636755" w14:textId="77777777" w:rsidR="00F904D4" w:rsidRDefault="004348E4" w:rsidP="00BD2A19">
      <w:pPr>
        <w:pStyle w:val="Brdtekst"/>
        <w:spacing w:before="120"/>
      </w:pPr>
      <w:r w:rsidRPr="00A95D68">
        <w:t xml:space="preserve">Se, minkä graadin koskaki häyttyy käyttäät, </w:t>
      </w:r>
      <w:r w:rsidR="007637B0" w:rsidRPr="00A95D68">
        <w:t>oon sen jälkhiin</w:t>
      </w:r>
      <w:r w:rsidRPr="00A95D68">
        <w:t xml:space="preserve">, </w:t>
      </w:r>
      <w:r w:rsidR="007637B0" w:rsidRPr="00A95D68">
        <w:t xml:space="preserve">mistä taivutustyypistä </w:t>
      </w:r>
      <w:r w:rsidRPr="00A95D68">
        <w:t>ja mistä haamusta oon kysymys. Missä kohđassa ja haamussa oon mikäki graadi, siitä puhuma aina jokhaisen eri taivutuskategoriin kohđala</w:t>
      </w:r>
      <w:r w:rsidR="00F904D4">
        <w:t>.</w:t>
      </w:r>
    </w:p>
    <w:p w14:paraId="2DCA1009" w14:textId="0DA2AA14" w:rsidR="001B2359" w:rsidRPr="00A95D68" w:rsidRDefault="001B2359" w:rsidP="00BD2A19">
      <w:pPr>
        <w:pStyle w:val="Brdtekst"/>
        <w:spacing w:before="120"/>
      </w:pPr>
      <w:r w:rsidRPr="00A95D68">
        <w:t>Saatama kuitenki anttaat seuraavan reekelin</w:t>
      </w:r>
      <w:r w:rsidR="001453E5" w:rsidRPr="00A95D68">
        <w:t>, mikä usheimissa taphauksissa oon tosi</w:t>
      </w:r>
      <w:r w:rsidRPr="00A95D68">
        <w:t>:</w:t>
      </w:r>
    </w:p>
    <w:tbl>
      <w:tblPr>
        <w:tblStyle w:val="Tabellrutenett"/>
        <w:tblW w:w="0" w:type="auto"/>
        <w:tblLook w:val="04A0" w:firstRow="1" w:lastRow="0" w:firstColumn="1" w:lastColumn="0" w:noHBand="0" w:noVBand="1"/>
      </w:tblPr>
      <w:tblGrid>
        <w:gridCol w:w="9242"/>
      </w:tblGrid>
      <w:tr w:rsidR="00295AD4" w:rsidRPr="00A95D68" w14:paraId="259038E2" w14:textId="77777777" w:rsidTr="00295AD4">
        <w:tc>
          <w:tcPr>
            <w:tcW w:w="9279" w:type="dxa"/>
          </w:tcPr>
          <w:p w14:paraId="28E2F74A" w14:textId="2635ACC6" w:rsidR="00295AD4" w:rsidRPr="00A95D68" w:rsidRDefault="00295AD4" w:rsidP="00BD2A19">
            <w:pPr>
              <w:pStyle w:val="Brdtekst"/>
              <w:spacing w:before="120"/>
            </w:pPr>
            <w:r w:rsidRPr="00A95D68">
              <w:t>Graadivaihettelureekeli:</w:t>
            </w:r>
          </w:p>
          <w:p w14:paraId="5A666727" w14:textId="4C610930" w:rsidR="00295AD4" w:rsidRPr="00A95D68" w:rsidRDefault="00295AD4" w:rsidP="00F860EF">
            <w:pPr>
              <w:spacing w:before="120" w:after="120"/>
            </w:pPr>
            <w:r w:rsidRPr="00A95D68">
              <w:rPr>
                <w:color w:val="000000"/>
              </w:rPr>
              <w:t xml:space="preserve">Ko rangan konsonanttii seuraa pitkä vokaali </w:t>
            </w:r>
            <w:r w:rsidR="00F860EF">
              <w:rPr>
                <w:color w:val="000000"/>
              </w:rPr>
              <w:t>– muutamisti kans jos sitä seuraa</w:t>
            </w:r>
            <w:r w:rsidR="00C76267">
              <w:rPr>
                <w:color w:val="000000"/>
              </w:rPr>
              <w:t xml:space="preserve"> diftongi</w:t>
            </w:r>
            <w:r w:rsidR="00F860EF">
              <w:rPr>
                <w:color w:val="000000"/>
              </w:rPr>
              <w:t xml:space="preserve"> –</w:t>
            </w:r>
            <w:r w:rsidRPr="00A95D68">
              <w:rPr>
                <w:color w:val="000000"/>
              </w:rPr>
              <w:t xml:space="preserve"> se </w:t>
            </w:r>
            <w:r w:rsidR="005464C1" w:rsidRPr="00A95D68">
              <w:rPr>
                <w:color w:val="000000"/>
              </w:rPr>
              <w:t>usheimitten</w:t>
            </w:r>
            <w:r w:rsidRPr="00A95D68">
              <w:rPr>
                <w:color w:val="000000"/>
              </w:rPr>
              <w:t xml:space="preserve"> sen eđelä oon II-graadi. Mutta ko rangan konsonanttii seuraa lyhykäinen vokaali ja</w:t>
            </w:r>
            <w:r w:rsidR="006678A0">
              <w:rPr>
                <w:color w:val="000000"/>
              </w:rPr>
              <w:t xml:space="preserve"> tav</w:t>
            </w:r>
            <w:r w:rsidRPr="00A95D68">
              <w:rPr>
                <w:color w:val="000000"/>
              </w:rPr>
              <w:t>u loppuu konsonantthiin, silloin sen e</w:t>
            </w:r>
            <w:r w:rsidRPr="00A95D68">
              <w:rPr>
                <w:color w:val="000000"/>
                <w:lang w:val="en-US"/>
              </w:rPr>
              <w:t>đ</w:t>
            </w:r>
            <w:r w:rsidRPr="00A95D68">
              <w:rPr>
                <w:color w:val="000000"/>
              </w:rPr>
              <w:t>elä tavalisesti oon alempi</w:t>
            </w:r>
            <w:r w:rsidR="007E2475">
              <w:rPr>
                <w:color w:val="000000"/>
              </w:rPr>
              <w:t xml:space="preserve"> graadi, vaihettelutyypiissä II:I:0 ja I</w:t>
            </w:r>
            <w:r w:rsidRPr="00A95D68">
              <w:rPr>
                <w:color w:val="000000"/>
              </w:rPr>
              <w:t>:</w:t>
            </w:r>
            <w:r w:rsidR="007E2475">
              <w:rPr>
                <w:color w:val="000000"/>
              </w:rPr>
              <w:t xml:space="preserve">0 </w:t>
            </w:r>
            <w:r w:rsidR="00890EE8">
              <w:rPr>
                <w:color w:val="000000"/>
              </w:rPr>
              <w:t xml:space="preserve">sitte </w:t>
            </w:r>
            <w:r w:rsidR="007E2475">
              <w:rPr>
                <w:color w:val="000000"/>
              </w:rPr>
              <w:t>0-graadi, II:I</w:t>
            </w:r>
            <w:r w:rsidRPr="00A95D68">
              <w:rPr>
                <w:color w:val="000000"/>
              </w:rPr>
              <w:t>-tyypissä I-graadi.</w:t>
            </w:r>
          </w:p>
        </w:tc>
      </w:tr>
    </w:tbl>
    <w:p w14:paraId="6290082B" w14:textId="7A77890A" w:rsidR="001453E5" w:rsidRPr="00A95D68" w:rsidRDefault="009A7B2E" w:rsidP="00BD2A19">
      <w:pPr>
        <w:pStyle w:val="Brdtekstinnrykk"/>
        <w:spacing w:before="120"/>
        <w:ind w:left="0"/>
      </w:pPr>
      <w:r w:rsidRPr="00A95D68">
        <w:lastRenderedPageBreak/>
        <w:t>Graadivaihettelu oon kahđenlaista, ja se oon</w:t>
      </w:r>
      <w:r w:rsidR="00A55BDC">
        <w:t xml:space="preserve"> sen jälkhiin, minkä kirjakainun</w:t>
      </w:r>
      <w:r w:rsidRPr="00A95D68">
        <w:t xml:space="preserve"> </w:t>
      </w:r>
      <w:r w:rsidR="00D54F97">
        <w:t>varieteet</w:t>
      </w:r>
      <w:r w:rsidRPr="00A95D68">
        <w:t xml:space="preserve">in kirjoittaaja valittee, kumppaa </w:t>
      </w:r>
      <w:r w:rsidR="00A015A1" w:rsidRPr="00A95D68">
        <w:t>reekelii paremin</w:t>
      </w:r>
      <w:r w:rsidRPr="00A95D68">
        <w:t xml:space="preserve"> passaa käyttäät</w:t>
      </w:r>
      <w:r w:rsidR="00A015A1" w:rsidRPr="00A95D68">
        <w:t xml:space="preserve">. Kuttuma niitä tässä kainun kielen </w:t>
      </w:r>
      <w:r w:rsidR="00871C10" w:rsidRPr="008C0C4A">
        <w:rPr>
          <w:smallCaps/>
        </w:rPr>
        <w:t>spesiaali</w:t>
      </w:r>
      <w:r w:rsidR="008C10E4" w:rsidRPr="008C0C4A">
        <w:rPr>
          <w:smallCaps/>
        </w:rPr>
        <w:t xml:space="preserve">vaihetteluksi </w:t>
      </w:r>
      <w:r w:rsidR="008C10E4" w:rsidRPr="00A95D68">
        <w:t xml:space="preserve">ja kainun kielen </w:t>
      </w:r>
      <w:r w:rsidR="008C10E4" w:rsidRPr="008C0C4A">
        <w:rPr>
          <w:smallCaps/>
        </w:rPr>
        <w:t>ylheisvaihetteluksi</w:t>
      </w:r>
      <w:r w:rsidR="008C10E4" w:rsidRPr="00A95D68">
        <w:t xml:space="preserve">. </w:t>
      </w:r>
      <w:r w:rsidR="007637B0" w:rsidRPr="00A95D68">
        <w:t xml:space="preserve">Spesiaalivaihettelluu käytethään Porsangin </w:t>
      </w:r>
      <w:r w:rsidR="005464C1" w:rsidRPr="00A95D68">
        <w:t xml:space="preserve">ja Raisin </w:t>
      </w:r>
      <w:r w:rsidR="00D54F97">
        <w:t>varieteet</w:t>
      </w:r>
      <w:r w:rsidR="007637B0" w:rsidRPr="00A95D68">
        <w:t>issa</w:t>
      </w:r>
      <w:r w:rsidR="00AF146D" w:rsidRPr="00A95D68">
        <w:t>, muutoin passaa paremin käyttäät ylheisvaihettellu</w:t>
      </w:r>
      <w:r w:rsidR="00B83A8A" w:rsidRPr="00A95D68">
        <w:t>u</w:t>
      </w:r>
      <w:r w:rsidR="00AF146D" w:rsidRPr="00A95D68">
        <w:t>. Näilä vaihet</w:t>
      </w:r>
      <w:r w:rsidR="005F79AF" w:rsidRPr="00A95D68">
        <w:t>t</w:t>
      </w:r>
      <w:r w:rsidR="00AF146D" w:rsidRPr="00A95D68">
        <w:t xml:space="preserve">eluila oon vähäsen erilaiset reekelit. </w:t>
      </w:r>
      <w:r w:rsidR="00CE68EB" w:rsidRPr="00A95D68">
        <w:t xml:space="preserve">Tämän takia graadivaihettelu kuuluis kapittelin </w:t>
      </w:r>
      <w:r w:rsidR="00890EE8">
        <w:t xml:space="preserve">3.2 </w:t>
      </w:r>
      <w:r w:rsidR="00F03C22">
        <w:rPr>
          <w:noProof/>
        </w:rPr>
        <w:t>Äänenvaihettelluu kirjakainun</w:t>
      </w:r>
      <w:r w:rsidR="00CE68EB" w:rsidRPr="00A95D68">
        <w:rPr>
          <w:noProof/>
        </w:rPr>
        <w:t xml:space="preserve"> </w:t>
      </w:r>
      <w:r w:rsidR="00B406BB" w:rsidRPr="00A95D68">
        <w:rPr>
          <w:noProof/>
        </w:rPr>
        <w:t xml:space="preserve">eri </w:t>
      </w:r>
      <w:r w:rsidR="00D54F97">
        <w:rPr>
          <w:noProof/>
        </w:rPr>
        <w:t>varieteet</w:t>
      </w:r>
      <w:r w:rsidR="00CE68EB" w:rsidRPr="00A95D68">
        <w:rPr>
          <w:noProof/>
        </w:rPr>
        <w:t>iitten välissä all</w:t>
      </w:r>
      <w:r w:rsidR="00436D41">
        <w:rPr>
          <w:noProof/>
        </w:rPr>
        <w:t>e. Mutta ko se oon yksi tyypilin</w:t>
      </w:r>
      <w:r w:rsidR="00CE68EB" w:rsidRPr="00A95D68">
        <w:rPr>
          <w:noProof/>
        </w:rPr>
        <w:t xml:space="preserve">en morfofonologisen vaihettelun </w:t>
      </w:r>
      <w:r w:rsidR="003C4E7F">
        <w:rPr>
          <w:noProof/>
        </w:rPr>
        <w:t xml:space="preserve">laji, </w:t>
      </w:r>
      <w:r w:rsidR="00E82C95">
        <w:rPr>
          <w:noProof/>
        </w:rPr>
        <w:t>käsittelemä</w:t>
      </w:r>
      <w:r w:rsidR="003C4E7F">
        <w:rPr>
          <w:noProof/>
        </w:rPr>
        <w:t xml:space="preserve"> sen kuitenki</w:t>
      </w:r>
      <w:r w:rsidR="00CE68EB" w:rsidRPr="00A95D68">
        <w:rPr>
          <w:noProof/>
        </w:rPr>
        <w:t xml:space="preserve"> tässä.</w:t>
      </w:r>
    </w:p>
    <w:p w14:paraId="027A026D" w14:textId="27CE065A" w:rsidR="001453E5" w:rsidRPr="00A95D68" w:rsidRDefault="001453E5" w:rsidP="00BD2A19">
      <w:pPr>
        <w:pStyle w:val="Brdtekst"/>
        <w:spacing w:before="120"/>
      </w:pPr>
      <w:r w:rsidRPr="00A95D68">
        <w:t xml:space="preserve">Sitä oon kans sannoi, mikkä vaihetelhaan kokonhansa epäreekelimäisesti. Tämmöinen oon esimerkiksi sana </w:t>
      </w:r>
      <w:r w:rsidR="0075485B">
        <w:t>(</w:t>
      </w:r>
      <w:r w:rsidRPr="00A95D68">
        <w:t xml:space="preserve">sg.nom. : pl.nom.) </w:t>
      </w:r>
      <w:r w:rsidRPr="009C363C">
        <w:rPr>
          <w:i/>
        </w:rPr>
        <w:t xml:space="preserve">vapaa </w:t>
      </w:r>
      <w:r w:rsidR="0075485B" w:rsidRPr="0075485B">
        <w:t>:</w:t>
      </w:r>
      <w:r w:rsidRPr="009C363C">
        <w:rPr>
          <w:i/>
        </w:rPr>
        <w:t xml:space="preserve"> vaphaat</w:t>
      </w:r>
      <w:r w:rsidR="0075485B" w:rsidRPr="0075485B">
        <w:t>,</w:t>
      </w:r>
      <w:r w:rsidRPr="00A95D68">
        <w:t xml:space="preserve"> missä ođottais pitkää </w:t>
      </w:r>
      <w:r w:rsidRPr="009C363C">
        <w:rPr>
          <w:i/>
        </w:rPr>
        <w:t>pp</w:t>
      </w:r>
      <w:r w:rsidRPr="00A95D68">
        <w:t>:tä ensimäisen</w:t>
      </w:r>
      <w:r w:rsidR="006678A0">
        <w:t xml:space="preserve"> tav</w:t>
      </w:r>
      <w:r w:rsidRPr="00A95D68">
        <w:t xml:space="preserve">un jälkhiin, ja se ette sana </w:t>
      </w:r>
      <w:r w:rsidRPr="009C363C">
        <w:rPr>
          <w:i/>
        </w:rPr>
        <w:t>poika</w:t>
      </w:r>
      <w:r w:rsidRPr="00A95D68">
        <w:t xml:space="preserve"> taippuu </w:t>
      </w:r>
      <w:r w:rsidR="0075485B">
        <w:t>(</w:t>
      </w:r>
      <w:r w:rsidRPr="00A95D68">
        <w:t xml:space="preserve">sg.nom. : sg.gen.) </w:t>
      </w:r>
      <w:r w:rsidRPr="009C363C">
        <w:rPr>
          <w:i/>
        </w:rPr>
        <w:t xml:space="preserve">poika </w:t>
      </w:r>
      <w:r w:rsidR="0075485B" w:rsidRPr="0075485B">
        <w:t>:</w:t>
      </w:r>
      <w:r w:rsidRPr="009C363C">
        <w:rPr>
          <w:i/>
        </w:rPr>
        <w:t xml:space="preserve"> pojan</w:t>
      </w:r>
      <w:r w:rsidRPr="00A95D68">
        <w:t xml:space="preserve"> pro </w:t>
      </w:r>
      <w:r w:rsidRPr="009C363C">
        <w:rPr>
          <w:i/>
        </w:rPr>
        <w:t xml:space="preserve">poika </w:t>
      </w:r>
      <w:r w:rsidR="0075485B" w:rsidRPr="0075485B">
        <w:t>:</w:t>
      </w:r>
      <w:r w:rsidRPr="009C363C">
        <w:rPr>
          <w:i/>
        </w:rPr>
        <w:t xml:space="preserve"> *poijan</w:t>
      </w:r>
      <w:r w:rsidRPr="00A95D68">
        <w:t>. Erinomhainen oon kans se fenomeeni, ette spesiaalivaihettelussa substantiivin ja verbin taivutuksessa oon semmoinen graadi</w:t>
      </w:r>
      <w:r w:rsidR="001C053C">
        <w:t>eroitu</w:t>
      </w:r>
      <w:r w:rsidRPr="00A95D68">
        <w:t>s, ette esimerkiksi substanti</w:t>
      </w:r>
      <w:r w:rsidR="00C76267">
        <w:t>i</w:t>
      </w:r>
      <w:r w:rsidRPr="00A95D68">
        <w:t xml:space="preserve">vin </w:t>
      </w:r>
      <w:r w:rsidRPr="00446DA1">
        <w:rPr>
          <w:i/>
        </w:rPr>
        <w:t>sana</w:t>
      </w:r>
      <w:r w:rsidRPr="00A95D68">
        <w:t xml:space="preserve"> pluraalin partitiivi oon </w:t>
      </w:r>
      <w:r w:rsidRPr="00446DA1">
        <w:rPr>
          <w:i/>
        </w:rPr>
        <w:t>sannoi</w:t>
      </w:r>
      <w:r w:rsidRPr="00A95D68">
        <w:t xml:space="preserve">, mutta verbin </w:t>
      </w:r>
      <w:r w:rsidRPr="00446DA1">
        <w:rPr>
          <w:i/>
        </w:rPr>
        <w:t>sannoot</w:t>
      </w:r>
      <w:r w:rsidRPr="00A95D68">
        <w:t xml:space="preserve"> preteritin singulaarin 3. persoonan haamu oon </w:t>
      </w:r>
      <w:r w:rsidRPr="00446DA1">
        <w:rPr>
          <w:i/>
        </w:rPr>
        <w:t>sanoi</w:t>
      </w:r>
      <w:r w:rsidRPr="00A95D68">
        <w:t>.</w:t>
      </w:r>
    </w:p>
    <w:p w14:paraId="1C421AD9" w14:textId="4A9648F7" w:rsidR="00B30251" w:rsidRPr="00A95D68" w:rsidRDefault="00AF146D" w:rsidP="00BD2A19">
      <w:pPr>
        <w:pStyle w:val="Brdtekstinnrykk"/>
        <w:spacing w:before="120"/>
        <w:ind w:left="0"/>
      </w:pPr>
      <w:r w:rsidRPr="00A95D68">
        <w:t>Kattoma ensistä spesiaalivaihettelluu.</w:t>
      </w:r>
    </w:p>
    <w:p w14:paraId="2F0CA9DC" w14:textId="77777777" w:rsidR="00731A83" w:rsidRPr="00A95D68" w:rsidRDefault="00731A83" w:rsidP="00BD2A19">
      <w:pPr>
        <w:pStyle w:val="Overskrift4"/>
      </w:pPr>
      <w:bookmarkStart w:id="250" w:name="_Toc209168572"/>
      <w:bookmarkStart w:id="251" w:name="_Toc311273727"/>
      <w:r w:rsidRPr="00A95D68">
        <w:t>Spesiaalivaihettelu</w:t>
      </w:r>
      <w:bookmarkEnd w:id="250"/>
      <w:bookmarkEnd w:id="251"/>
    </w:p>
    <w:p w14:paraId="4BC73CA1" w14:textId="356DD28B" w:rsidR="005464C1" w:rsidRPr="00A95D68" w:rsidRDefault="005464C1" w:rsidP="00BD2A19">
      <w:pPr>
        <w:pStyle w:val="Brdtekstinnrykk"/>
        <w:spacing w:before="120"/>
        <w:ind w:left="0"/>
      </w:pPr>
      <w:r w:rsidRPr="00A95D68">
        <w:t>Spesiaalivaihettelun ylheinen reekeli oon tämmöinen:</w:t>
      </w:r>
    </w:p>
    <w:tbl>
      <w:tblPr>
        <w:tblStyle w:val="Tabellrutenett"/>
        <w:tblW w:w="0" w:type="auto"/>
        <w:tblLook w:val="04A0" w:firstRow="1" w:lastRow="0" w:firstColumn="1" w:lastColumn="0" w:noHBand="0" w:noVBand="1"/>
      </w:tblPr>
      <w:tblGrid>
        <w:gridCol w:w="9242"/>
      </w:tblGrid>
      <w:tr w:rsidR="003227F2" w:rsidRPr="00A95D68" w14:paraId="380C1A31" w14:textId="77777777" w:rsidTr="003227F2">
        <w:tc>
          <w:tcPr>
            <w:tcW w:w="9279" w:type="dxa"/>
          </w:tcPr>
          <w:p w14:paraId="43558D63" w14:textId="441DE2A9" w:rsidR="003227F2" w:rsidRPr="00A95D68" w:rsidRDefault="003227F2" w:rsidP="00BD2A19">
            <w:pPr>
              <w:pStyle w:val="Brdtekstinnrykk"/>
              <w:spacing w:before="120"/>
              <w:ind w:left="0"/>
            </w:pPr>
            <w:r w:rsidRPr="00996F22">
              <w:rPr>
                <w:smallCaps/>
              </w:rPr>
              <w:t>Spesiaalivaihettelu</w:t>
            </w:r>
            <w:r w:rsidRPr="00A95D68">
              <w:t>:</w:t>
            </w:r>
          </w:p>
          <w:p w14:paraId="052358A3" w14:textId="6CFBA76D" w:rsidR="003227F2" w:rsidRPr="00A95D68" w:rsidRDefault="003227F2" w:rsidP="00467731">
            <w:pPr>
              <w:pStyle w:val="Brdtekstinnrykk"/>
              <w:spacing w:before="120"/>
              <w:ind w:left="0"/>
            </w:pPr>
            <w:r w:rsidRPr="00A95D68">
              <w:t xml:space="preserve">Spesiaalivaihettelussa klusiilit </w:t>
            </w:r>
            <w:r w:rsidRPr="00821BF4">
              <w:rPr>
                <w:i/>
              </w:rPr>
              <w:t>k</w:t>
            </w:r>
            <w:r w:rsidR="0075485B" w:rsidRPr="0075485B">
              <w:t>,</w:t>
            </w:r>
            <w:r w:rsidRPr="00821BF4">
              <w:rPr>
                <w:i/>
              </w:rPr>
              <w:t xml:space="preserve"> t</w:t>
            </w:r>
            <w:r w:rsidR="00821BF4">
              <w:t xml:space="preserve"> ja </w:t>
            </w:r>
            <w:r w:rsidR="00821BF4" w:rsidRPr="00821BF4">
              <w:rPr>
                <w:i/>
              </w:rPr>
              <w:t>p</w:t>
            </w:r>
            <w:r w:rsidRPr="00A95D68">
              <w:t xml:space="preserve"> saatethaan vaihetella samassa sanassa kolmessa graadissa kaikenlaisissa</w:t>
            </w:r>
            <w:r w:rsidR="006678A0">
              <w:t xml:space="preserve"> tav</w:t>
            </w:r>
            <w:r w:rsidRPr="00A95D68">
              <w:t>upaikoissa, oli eđessä sitte painolinen eli painoton</w:t>
            </w:r>
            <w:r w:rsidR="006678A0">
              <w:t xml:space="preserve"> tav</w:t>
            </w:r>
            <w:r w:rsidRPr="00A95D68">
              <w:t>u, tahi pitkä eli lyhykäinen</w:t>
            </w:r>
            <w:r w:rsidR="006678A0">
              <w:t xml:space="preserve"> tav</w:t>
            </w:r>
            <w:r w:rsidRPr="00A95D68">
              <w:t xml:space="preserve">u. </w:t>
            </w:r>
            <w:r w:rsidR="0005341F" w:rsidRPr="00A95D68">
              <w:t>Konsonanti</w:t>
            </w:r>
            <w:r w:rsidR="007E2475">
              <w:t xml:space="preserve">la </w:t>
            </w:r>
            <w:r w:rsidR="007E2475" w:rsidRPr="00821BF4">
              <w:rPr>
                <w:i/>
              </w:rPr>
              <w:t>s</w:t>
            </w:r>
            <w:r w:rsidR="007E2475">
              <w:t xml:space="preserve"> oon tyhä kaksi graadii </w:t>
            </w:r>
            <w:r w:rsidR="0075485B">
              <w:t>(</w:t>
            </w:r>
            <w:r w:rsidR="007E2475">
              <w:t>II:</w:t>
            </w:r>
            <w:r w:rsidR="0005341F" w:rsidRPr="00A95D68">
              <w:t>I), mutta tähänkhään vaihettelhuun ei vaikuta se, minkälainen eđelinen</w:t>
            </w:r>
            <w:r w:rsidR="006678A0">
              <w:t xml:space="preserve"> tav</w:t>
            </w:r>
            <w:r w:rsidR="0005341F" w:rsidRPr="00A95D68">
              <w:t>u oon. Muut konsonantit vaihetelhaan t</w:t>
            </w:r>
            <w:r w:rsidR="006132DA" w:rsidRPr="00A95D68">
              <w:t>yhä lyhykäisen painolisen vokaalin</w:t>
            </w:r>
            <w:r w:rsidR="0005341F" w:rsidRPr="00A95D68">
              <w:t xml:space="preserve"> jälkhiin.</w:t>
            </w:r>
          </w:p>
        </w:tc>
      </w:tr>
    </w:tbl>
    <w:p w14:paraId="36B5DD9E" w14:textId="3CAA658B" w:rsidR="00625FBD" w:rsidRDefault="00625FBD" w:rsidP="00BD2A19">
      <w:pPr>
        <w:pStyle w:val="Brdtekstinnrykk"/>
        <w:spacing w:before="120"/>
        <w:ind w:left="0"/>
      </w:pPr>
      <w:r w:rsidRPr="00A95D68">
        <w:t>Seuraa</w:t>
      </w:r>
      <w:r w:rsidR="00C2545E" w:rsidRPr="00A95D68">
        <w:t xml:space="preserve">vassa erittäin klusiiliitten </w:t>
      </w:r>
      <w:r w:rsidRPr="00A95D68">
        <w:t>vaihettelutabelit, mistä näkkee</w:t>
      </w:r>
      <w:r w:rsidR="00C2545E" w:rsidRPr="00A95D68">
        <w:t>, mink</w:t>
      </w:r>
      <w:r w:rsidR="00347B96">
        <w:t>älaista vaihettelluu niilä oon.</w:t>
      </w:r>
    </w:p>
    <w:p w14:paraId="230030EA" w14:textId="6D1A4DE8" w:rsidR="00625FBD" w:rsidRPr="00940B21" w:rsidRDefault="00625FBD" w:rsidP="00780A93">
      <w:pPr>
        <w:pStyle w:val="Undertittel"/>
      </w:pPr>
      <w:bookmarkStart w:id="252" w:name="_Toc311273728"/>
      <w:bookmarkStart w:id="253" w:name="_Toc84997962"/>
      <w:bookmarkStart w:id="254" w:name="_Toc198266826"/>
      <w:bookmarkStart w:id="255" w:name="_Toc209168573"/>
      <w:r w:rsidRPr="00A95D68">
        <w:rPr>
          <w:szCs w:val="28"/>
        </w:rPr>
        <w:t>Tabeli</w:t>
      </w:r>
      <w:r w:rsidR="0088318B">
        <w:rPr>
          <w:szCs w:val="28"/>
        </w:rPr>
        <w:t xml:space="preserve"> 2</w:t>
      </w:r>
      <w:r w:rsidRPr="00A95D68">
        <w:rPr>
          <w:szCs w:val="28"/>
        </w:rPr>
        <w:t xml:space="preserve">: </w:t>
      </w:r>
      <w:r w:rsidRPr="00940B21">
        <w:t xml:space="preserve">Spesiaalivaihettelu: Klusiilin </w:t>
      </w:r>
      <w:r w:rsidRPr="00435C57">
        <w:rPr>
          <w:i/>
        </w:rPr>
        <w:t>k</w:t>
      </w:r>
      <w:r w:rsidRPr="00940B21">
        <w:t xml:space="preserve"> vaihettelu</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
        <w:gridCol w:w="1249"/>
        <w:gridCol w:w="1853"/>
        <w:gridCol w:w="1283"/>
        <w:gridCol w:w="1256"/>
        <w:gridCol w:w="1083"/>
        <w:gridCol w:w="1116"/>
      </w:tblGrid>
      <w:tr w:rsidR="00625FBD" w:rsidRPr="00EF5E94" w14:paraId="571EB6ED" w14:textId="77777777" w:rsidTr="00E1657F">
        <w:trPr>
          <w:cantSplit/>
          <w:tblHeader/>
        </w:trPr>
        <w:tc>
          <w:tcPr>
            <w:tcW w:w="1406" w:type="dxa"/>
            <w:tcBorders>
              <w:bottom w:val="single" w:sz="4" w:space="0" w:color="auto"/>
            </w:tcBorders>
          </w:tcPr>
          <w:p w14:paraId="59614AF6" w14:textId="77777777" w:rsidR="00625FBD" w:rsidRPr="00EF5E94" w:rsidRDefault="00625FBD" w:rsidP="00EF5E94">
            <w:pPr>
              <w:pStyle w:val="Topptekst"/>
              <w:spacing w:before="20" w:after="20"/>
              <w:contextualSpacing/>
            </w:pPr>
            <w:r w:rsidRPr="00EF5E94">
              <w:t>Vaihettelu</w:t>
            </w:r>
          </w:p>
        </w:tc>
        <w:tc>
          <w:tcPr>
            <w:tcW w:w="1250" w:type="dxa"/>
            <w:tcBorders>
              <w:bottom w:val="single" w:sz="4" w:space="0" w:color="auto"/>
            </w:tcBorders>
          </w:tcPr>
          <w:p w14:paraId="0485A3ED" w14:textId="77777777" w:rsidR="00625FBD" w:rsidRPr="00EF5E94" w:rsidRDefault="00625FBD" w:rsidP="00EF5E94">
            <w:pPr>
              <w:pStyle w:val="Topptekst"/>
              <w:spacing w:before="20" w:after="20"/>
              <w:contextualSpacing/>
            </w:pPr>
            <w:r w:rsidRPr="00EF5E94">
              <w:t>II-graadi</w:t>
            </w:r>
          </w:p>
        </w:tc>
        <w:tc>
          <w:tcPr>
            <w:tcW w:w="0" w:type="auto"/>
            <w:tcBorders>
              <w:bottom w:val="single" w:sz="4" w:space="0" w:color="auto"/>
            </w:tcBorders>
          </w:tcPr>
          <w:p w14:paraId="15EE656F" w14:textId="77777777" w:rsidR="00625FBD" w:rsidRPr="00EF5E94" w:rsidRDefault="00625FBD" w:rsidP="00EF5E94">
            <w:pPr>
              <w:pStyle w:val="Topptekst"/>
              <w:spacing w:before="20" w:after="20"/>
              <w:contextualSpacing/>
            </w:pPr>
            <w:r w:rsidRPr="00EF5E94">
              <w:t>Haamu-</w:t>
            </w:r>
          </w:p>
          <w:p w14:paraId="75B61ED9" w14:textId="77777777" w:rsidR="00625FBD" w:rsidRPr="00EF5E94" w:rsidRDefault="00625FBD" w:rsidP="00EF5E94">
            <w:pPr>
              <w:pStyle w:val="Topptekst"/>
              <w:spacing w:before="20" w:after="20"/>
              <w:contextualSpacing/>
            </w:pPr>
            <w:r w:rsidRPr="00EF5E94">
              <w:t>kategorii</w:t>
            </w:r>
          </w:p>
        </w:tc>
        <w:tc>
          <w:tcPr>
            <w:tcW w:w="0" w:type="auto"/>
            <w:tcBorders>
              <w:bottom w:val="single" w:sz="4" w:space="0" w:color="auto"/>
            </w:tcBorders>
          </w:tcPr>
          <w:p w14:paraId="66CA6EA1" w14:textId="77777777" w:rsidR="00625FBD" w:rsidRPr="00EF5E94" w:rsidRDefault="00625FBD" w:rsidP="00EF5E94">
            <w:pPr>
              <w:pStyle w:val="Topptekst"/>
              <w:spacing w:before="20" w:after="20"/>
              <w:contextualSpacing/>
            </w:pPr>
            <w:r w:rsidRPr="00EF5E94">
              <w:t>I-graadi</w:t>
            </w:r>
          </w:p>
        </w:tc>
        <w:tc>
          <w:tcPr>
            <w:tcW w:w="0" w:type="auto"/>
            <w:tcBorders>
              <w:bottom w:val="single" w:sz="4" w:space="0" w:color="auto"/>
            </w:tcBorders>
          </w:tcPr>
          <w:p w14:paraId="7F0303CE" w14:textId="77777777" w:rsidR="00625FBD" w:rsidRPr="00EF5E94" w:rsidRDefault="00625FBD" w:rsidP="00EF5E94">
            <w:pPr>
              <w:pStyle w:val="Topptekst"/>
              <w:spacing w:before="20" w:after="20"/>
              <w:contextualSpacing/>
            </w:pPr>
            <w:r w:rsidRPr="00EF5E94">
              <w:t>Haamu-</w:t>
            </w:r>
          </w:p>
          <w:p w14:paraId="31B5F690" w14:textId="77777777" w:rsidR="00625FBD" w:rsidRPr="00EF5E94" w:rsidRDefault="00625FBD" w:rsidP="00EF5E94">
            <w:pPr>
              <w:pStyle w:val="Topptekst"/>
              <w:spacing w:before="20" w:after="20"/>
              <w:contextualSpacing/>
            </w:pPr>
            <w:r w:rsidRPr="00EF5E94">
              <w:t>kategorii</w:t>
            </w:r>
          </w:p>
        </w:tc>
        <w:tc>
          <w:tcPr>
            <w:tcW w:w="0" w:type="auto"/>
            <w:tcBorders>
              <w:bottom w:val="single" w:sz="4" w:space="0" w:color="auto"/>
            </w:tcBorders>
          </w:tcPr>
          <w:p w14:paraId="2CC0CE8D" w14:textId="0639AE37" w:rsidR="00625FBD" w:rsidRPr="00EF5E94" w:rsidRDefault="00495F48" w:rsidP="00EF5E94">
            <w:pPr>
              <w:pStyle w:val="Topptekst"/>
              <w:spacing w:before="20" w:after="20"/>
              <w:contextualSpacing/>
            </w:pPr>
            <w:r>
              <w:t>0</w:t>
            </w:r>
            <w:r w:rsidR="00625FBD" w:rsidRPr="00EF5E94">
              <w:t>-graadi</w:t>
            </w:r>
          </w:p>
        </w:tc>
        <w:tc>
          <w:tcPr>
            <w:tcW w:w="0" w:type="auto"/>
            <w:tcBorders>
              <w:bottom w:val="single" w:sz="4" w:space="0" w:color="auto"/>
            </w:tcBorders>
          </w:tcPr>
          <w:p w14:paraId="7BC0C1B3" w14:textId="77777777" w:rsidR="00625FBD" w:rsidRPr="00EF5E94" w:rsidRDefault="00625FBD" w:rsidP="00EF5E94">
            <w:pPr>
              <w:pStyle w:val="Topptekst"/>
              <w:spacing w:before="20" w:after="20"/>
              <w:contextualSpacing/>
            </w:pPr>
            <w:r w:rsidRPr="00EF5E94">
              <w:t>Haamu-</w:t>
            </w:r>
          </w:p>
          <w:p w14:paraId="2CD3DEFF" w14:textId="77777777" w:rsidR="00625FBD" w:rsidRPr="00EF5E94" w:rsidRDefault="00625FBD" w:rsidP="00EF5E94">
            <w:pPr>
              <w:pStyle w:val="Topptekst"/>
              <w:spacing w:before="20" w:after="20"/>
              <w:contextualSpacing/>
            </w:pPr>
            <w:r w:rsidRPr="00EF5E94">
              <w:t>kategorii</w:t>
            </w:r>
          </w:p>
        </w:tc>
      </w:tr>
      <w:tr w:rsidR="00E1657F" w:rsidRPr="00EF5E94" w14:paraId="6AE9D9EF" w14:textId="77777777" w:rsidTr="00E1657F">
        <w:trPr>
          <w:cantSplit/>
          <w:tblHeader/>
        </w:trPr>
        <w:tc>
          <w:tcPr>
            <w:tcW w:w="1406" w:type="dxa"/>
            <w:vMerge w:val="restart"/>
          </w:tcPr>
          <w:p w14:paraId="505C7737" w14:textId="77777777" w:rsidR="00E1657F" w:rsidRPr="00EF5E94" w:rsidRDefault="00E1657F" w:rsidP="00EF5E94">
            <w:pPr>
              <w:spacing w:before="20" w:after="20"/>
              <w:contextualSpacing/>
            </w:pPr>
            <w:r w:rsidRPr="00EF5E94">
              <w:t>kk : k : j, v, h, Ø</w:t>
            </w:r>
          </w:p>
        </w:tc>
        <w:tc>
          <w:tcPr>
            <w:tcW w:w="1250" w:type="dxa"/>
            <w:tcBorders>
              <w:bottom w:val="nil"/>
            </w:tcBorders>
          </w:tcPr>
          <w:p w14:paraId="06566003" w14:textId="77777777" w:rsidR="00E1657F" w:rsidRPr="00EF5E94" w:rsidRDefault="00E1657F" w:rsidP="00EF5E94">
            <w:pPr>
              <w:spacing w:before="20" w:after="20"/>
              <w:contextualSpacing/>
            </w:pPr>
            <w:r w:rsidRPr="00EF5E94">
              <w:t>aikkaa</w:t>
            </w:r>
          </w:p>
        </w:tc>
        <w:tc>
          <w:tcPr>
            <w:tcW w:w="0" w:type="auto"/>
            <w:tcBorders>
              <w:bottom w:val="nil"/>
            </w:tcBorders>
          </w:tcPr>
          <w:p w14:paraId="3AADFD33" w14:textId="77777777" w:rsidR="00E1657F" w:rsidRPr="00EF5E94" w:rsidRDefault="00E1657F" w:rsidP="00EF5E94">
            <w:pPr>
              <w:spacing w:before="20" w:after="20"/>
              <w:contextualSpacing/>
            </w:pPr>
            <w:r w:rsidRPr="00EF5E94">
              <w:t>sg.part.</w:t>
            </w:r>
          </w:p>
        </w:tc>
        <w:tc>
          <w:tcPr>
            <w:tcW w:w="0" w:type="auto"/>
            <w:tcBorders>
              <w:bottom w:val="nil"/>
            </w:tcBorders>
          </w:tcPr>
          <w:p w14:paraId="3FD76A84" w14:textId="77777777" w:rsidR="00E1657F" w:rsidRPr="00EF5E94" w:rsidRDefault="00E1657F" w:rsidP="00EF5E94">
            <w:pPr>
              <w:spacing w:before="20" w:after="20"/>
              <w:contextualSpacing/>
            </w:pPr>
            <w:r w:rsidRPr="00EF5E94">
              <w:t>aika</w:t>
            </w:r>
          </w:p>
        </w:tc>
        <w:tc>
          <w:tcPr>
            <w:tcW w:w="0" w:type="auto"/>
            <w:tcBorders>
              <w:bottom w:val="nil"/>
            </w:tcBorders>
          </w:tcPr>
          <w:p w14:paraId="461E0D63" w14:textId="77777777" w:rsidR="00E1657F" w:rsidRPr="00EF5E94" w:rsidRDefault="00E1657F" w:rsidP="00EF5E94">
            <w:pPr>
              <w:spacing w:before="20" w:after="20"/>
              <w:contextualSpacing/>
            </w:pPr>
            <w:r w:rsidRPr="00EF5E94">
              <w:t>sg.nom.</w:t>
            </w:r>
          </w:p>
        </w:tc>
        <w:tc>
          <w:tcPr>
            <w:tcW w:w="0" w:type="auto"/>
            <w:tcBorders>
              <w:bottom w:val="nil"/>
            </w:tcBorders>
          </w:tcPr>
          <w:p w14:paraId="09F47B17" w14:textId="77777777" w:rsidR="00E1657F" w:rsidRPr="00EF5E94" w:rsidRDefault="00E1657F" w:rsidP="00EF5E94">
            <w:pPr>
              <w:spacing w:before="20" w:after="20"/>
              <w:contextualSpacing/>
            </w:pPr>
            <w:r w:rsidRPr="00EF5E94">
              <w:t>aijat</w:t>
            </w:r>
          </w:p>
        </w:tc>
        <w:tc>
          <w:tcPr>
            <w:tcW w:w="0" w:type="auto"/>
            <w:tcBorders>
              <w:bottom w:val="nil"/>
            </w:tcBorders>
          </w:tcPr>
          <w:p w14:paraId="0322D8F5" w14:textId="77777777" w:rsidR="00E1657F" w:rsidRPr="00EF5E94" w:rsidRDefault="00E1657F" w:rsidP="00EF5E94">
            <w:pPr>
              <w:spacing w:before="20" w:after="20"/>
              <w:contextualSpacing/>
            </w:pPr>
            <w:r w:rsidRPr="00EF5E94">
              <w:t>pl.nom.</w:t>
            </w:r>
          </w:p>
        </w:tc>
      </w:tr>
      <w:tr w:rsidR="00E1657F" w:rsidRPr="00EF5E94" w14:paraId="4E6C77B4" w14:textId="77777777" w:rsidTr="00E1657F">
        <w:trPr>
          <w:cantSplit/>
          <w:tblHeader/>
        </w:trPr>
        <w:tc>
          <w:tcPr>
            <w:tcW w:w="1406" w:type="dxa"/>
            <w:vMerge/>
          </w:tcPr>
          <w:p w14:paraId="4356E454" w14:textId="77777777" w:rsidR="00E1657F" w:rsidRPr="00EF5E94" w:rsidRDefault="00E1657F" w:rsidP="00EF5E94">
            <w:pPr>
              <w:spacing w:before="20" w:after="20"/>
              <w:contextualSpacing/>
            </w:pPr>
          </w:p>
        </w:tc>
        <w:tc>
          <w:tcPr>
            <w:tcW w:w="1250" w:type="dxa"/>
            <w:tcBorders>
              <w:top w:val="nil"/>
              <w:bottom w:val="nil"/>
            </w:tcBorders>
          </w:tcPr>
          <w:p w14:paraId="778255BC" w14:textId="323919D8" w:rsidR="00E1657F" w:rsidRPr="00EF5E94" w:rsidRDefault="00E1657F" w:rsidP="00EF5E94">
            <w:pPr>
              <w:spacing w:before="20" w:after="20"/>
              <w:contextualSpacing/>
            </w:pPr>
            <w:r w:rsidRPr="00EF5E94">
              <w:t>räkkää</w:t>
            </w:r>
          </w:p>
        </w:tc>
        <w:tc>
          <w:tcPr>
            <w:tcW w:w="0" w:type="auto"/>
            <w:tcBorders>
              <w:top w:val="nil"/>
              <w:bottom w:val="nil"/>
            </w:tcBorders>
          </w:tcPr>
          <w:p w14:paraId="5E200ABA" w14:textId="05E51024" w:rsidR="00E1657F" w:rsidRPr="00EF5E94" w:rsidRDefault="00E1657F" w:rsidP="00EF5E94">
            <w:pPr>
              <w:spacing w:before="20" w:after="20"/>
              <w:contextualSpacing/>
            </w:pPr>
            <w:r w:rsidRPr="00EF5E94">
              <w:t>sg.part.</w:t>
            </w:r>
          </w:p>
        </w:tc>
        <w:tc>
          <w:tcPr>
            <w:tcW w:w="0" w:type="auto"/>
            <w:tcBorders>
              <w:top w:val="nil"/>
              <w:bottom w:val="nil"/>
            </w:tcBorders>
          </w:tcPr>
          <w:p w14:paraId="0E485E1C" w14:textId="1A4C9088" w:rsidR="00E1657F" w:rsidRPr="00EF5E94" w:rsidRDefault="00E1657F" w:rsidP="00EF5E94">
            <w:pPr>
              <w:spacing w:before="20" w:after="20"/>
              <w:contextualSpacing/>
            </w:pPr>
            <w:r w:rsidRPr="00EF5E94">
              <w:t>räkä</w:t>
            </w:r>
          </w:p>
        </w:tc>
        <w:tc>
          <w:tcPr>
            <w:tcW w:w="0" w:type="auto"/>
            <w:tcBorders>
              <w:top w:val="nil"/>
              <w:bottom w:val="nil"/>
            </w:tcBorders>
          </w:tcPr>
          <w:p w14:paraId="094F182A" w14:textId="06517991" w:rsidR="00E1657F" w:rsidRPr="00EF5E94" w:rsidRDefault="00E1657F" w:rsidP="00EF5E94">
            <w:pPr>
              <w:spacing w:before="20" w:after="20"/>
              <w:contextualSpacing/>
            </w:pPr>
            <w:r w:rsidRPr="00EF5E94">
              <w:t>sg.nom.</w:t>
            </w:r>
          </w:p>
        </w:tc>
        <w:tc>
          <w:tcPr>
            <w:tcW w:w="0" w:type="auto"/>
            <w:tcBorders>
              <w:top w:val="nil"/>
              <w:bottom w:val="nil"/>
            </w:tcBorders>
          </w:tcPr>
          <w:p w14:paraId="3A5EBB61" w14:textId="7EB16013" w:rsidR="00E1657F" w:rsidRPr="00EF5E94" w:rsidRDefault="00E1657F" w:rsidP="00EF5E94">
            <w:pPr>
              <w:spacing w:before="20" w:after="20"/>
              <w:contextualSpacing/>
            </w:pPr>
            <w:r w:rsidRPr="00EF5E94">
              <w:t>räjät</w:t>
            </w:r>
          </w:p>
        </w:tc>
        <w:tc>
          <w:tcPr>
            <w:tcW w:w="0" w:type="auto"/>
            <w:tcBorders>
              <w:top w:val="nil"/>
              <w:bottom w:val="nil"/>
            </w:tcBorders>
          </w:tcPr>
          <w:p w14:paraId="5F4753F3" w14:textId="75BFC624" w:rsidR="00E1657F" w:rsidRPr="00EF5E94" w:rsidRDefault="00E1657F" w:rsidP="00EF5E94">
            <w:pPr>
              <w:spacing w:before="20" w:after="20"/>
              <w:contextualSpacing/>
            </w:pPr>
            <w:r w:rsidRPr="00EF5E94">
              <w:t>pl.nom.</w:t>
            </w:r>
          </w:p>
        </w:tc>
      </w:tr>
      <w:tr w:rsidR="00E1657F" w:rsidRPr="00EF5E94" w14:paraId="5FFA24C1" w14:textId="77777777" w:rsidTr="00E1657F">
        <w:trPr>
          <w:cantSplit/>
          <w:tblHeader/>
        </w:trPr>
        <w:tc>
          <w:tcPr>
            <w:tcW w:w="1406" w:type="dxa"/>
            <w:vMerge/>
          </w:tcPr>
          <w:p w14:paraId="0985172F" w14:textId="77777777" w:rsidR="00E1657F" w:rsidRPr="00EF5E94" w:rsidRDefault="00E1657F" w:rsidP="00EF5E94">
            <w:pPr>
              <w:spacing w:before="20" w:after="20"/>
              <w:contextualSpacing/>
            </w:pPr>
          </w:p>
        </w:tc>
        <w:tc>
          <w:tcPr>
            <w:tcW w:w="1250" w:type="dxa"/>
            <w:tcBorders>
              <w:top w:val="nil"/>
              <w:bottom w:val="nil"/>
            </w:tcBorders>
          </w:tcPr>
          <w:p w14:paraId="51D72025" w14:textId="18BDE3F3" w:rsidR="00E1657F" w:rsidRPr="00EF5E94" w:rsidRDefault="00E1657F" w:rsidP="00EF5E94">
            <w:pPr>
              <w:spacing w:before="20" w:after="20"/>
              <w:contextualSpacing/>
            </w:pPr>
            <w:r w:rsidRPr="00EF5E94">
              <w:t xml:space="preserve">jakkaat </w:t>
            </w:r>
          </w:p>
        </w:tc>
        <w:tc>
          <w:tcPr>
            <w:tcW w:w="0" w:type="auto"/>
            <w:tcBorders>
              <w:top w:val="nil"/>
              <w:bottom w:val="nil"/>
            </w:tcBorders>
          </w:tcPr>
          <w:p w14:paraId="44F8FC84" w14:textId="6F595526" w:rsidR="00E1657F" w:rsidRPr="00EF5E94" w:rsidRDefault="00E1657F" w:rsidP="00EF5E94">
            <w:pPr>
              <w:spacing w:before="20" w:after="20"/>
              <w:contextualSpacing/>
            </w:pPr>
            <w:r>
              <w:t>1.</w:t>
            </w:r>
            <w:r w:rsidRPr="00EF5E94">
              <w:t>inf.</w:t>
            </w:r>
          </w:p>
        </w:tc>
        <w:tc>
          <w:tcPr>
            <w:tcW w:w="0" w:type="auto"/>
            <w:tcBorders>
              <w:top w:val="nil"/>
              <w:bottom w:val="nil"/>
            </w:tcBorders>
          </w:tcPr>
          <w:p w14:paraId="1EFC1BF6" w14:textId="437E84F2" w:rsidR="00E1657F" w:rsidRPr="00EF5E94" w:rsidRDefault="00E1657F" w:rsidP="00EF5E94">
            <w:pPr>
              <w:spacing w:before="20" w:after="20"/>
              <w:contextualSpacing/>
            </w:pPr>
            <w:r w:rsidRPr="00EF5E94">
              <w:t>jakanu</w:t>
            </w:r>
          </w:p>
        </w:tc>
        <w:tc>
          <w:tcPr>
            <w:tcW w:w="0" w:type="auto"/>
            <w:tcBorders>
              <w:top w:val="nil"/>
              <w:bottom w:val="nil"/>
            </w:tcBorders>
          </w:tcPr>
          <w:p w14:paraId="48C97533" w14:textId="0D2BBBD2" w:rsidR="00E1657F" w:rsidRPr="00EF5E94" w:rsidRDefault="00E1657F" w:rsidP="00EF5E94">
            <w:pPr>
              <w:spacing w:before="20" w:after="20"/>
              <w:contextualSpacing/>
            </w:pPr>
            <w:r>
              <w:t>partis.perf</w:t>
            </w:r>
            <w:r w:rsidRPr="00EF5E94">
              <w:t>.</w:t>
            </w:r>
          </w:p>
        </w:tc>
        <w:tc>
          <w:tcPr>
            <w:tcW w:w="0" w:type="auto"/>
            <w:tcBorders>
              <w:top w:val="nil"/>
              <w:bottom w:val="nil"/>
            </w:tcBorders>
          </w:tcPr>
          <w:p w14:paraId="73A1EE48" w14:textId="2849C897" w:rsidR="00E1657F" w:rsidRPr="00EF5E94" w:rsidRDefault="00E1657F" w:rsidP="00EF5E94">
            <w:pPr>
              <w:spacing w:before="20" w:after="20"/>
              <w:contextualSpacing/>
            </w:pPr>
            <w:r w:rsidRPr="00EF5E94">
              <w:t>jajan</w:t>
            </w:r>
          </w:p>
        </w:tc>
        <w:tc>
          <w:tcPr>
            <w:tcW w:w="0" w:type="auto"/>
            <w:tcBorders>
              <w:top w:val="nil"/>
              <w:bottom w:val="nil"/>
            </w:tcBorders>
          </w:tcPr>
          <w:p w14:paraId="263F284F" w14:textId="2E042996" w:rsidR="00E1657F" w:rsidRPr="00EF5E94" w:rsidRDefault="00E1657F" w:rsidP="00EF5E94">
            <w:pPr>
              <w:spacing w:before="20" w:after="20"/>
              <w:contextualSpacing/>
            </w:pPr>
            <w:r w:rsidRPr="00EF5E94">
              <w:t>prees.</w:t>
            </w:r>
            <w:r>
              <w:t>sg1</w:t>
            </w:r>
          </w:p>
        </w:tc>
      </w:tr>
      <w:tr w:rsidR="00E1657F" w:rsidRPr="00EF5E94" w14:paraId="3323D7EB" w14:textId="77777777" w:rsidTr="00E1657F">
        <w:trPr>
          <w:cantSplit/>
          <w:tblHeader/>
        </w:trPr>
        <w:tc>
          <w:tcPr>
            <w:tcW w:w="1406" w:type="dxa"/>
            <w:vMerge/>
          </w:tcPr>
          <w:p w14:paraId="00983A9E" w14:textId="77777777" w:rsidR="00E1657F" w:rsidRPr="00EF5E94" w:rsidRDefault="00E1657F" w:rsidP="00EF5E94">
            <w:pPr>
              <w:spacing w:before="20" w:after="20"/>
              <w:contextualSpacing/>
            </w:pPr>
          </w:p>
        </w:tc>
        <w:tc>
          <w:tcPr>
            <w:tcW w:w="1250" w:type="dxa"/>
            <w:tcBorders>
              <w:top w:val="nil"/>
              <w:bottom w:val="nil"/>
            </w:tcBorders>
          </w:tcPr>
          <w:p w14:paraId="6B0D8168" w14:textId="77777777" w:rsidR="00E1657F" w:rsidRPr="00EF5E94" w:rsidRDefault="00E1657F" w:rsidP="00EF5E94">
            <w:pPr>
              <w:spacing w:before="20" w:after="20"/>
              <w:contextualSpacing/>
            </w:pPr>
            <w:r w:rsidRPr="00EF5E94">
              <w:t>kokkoo</w:t>
            </w:r>
          </w:p>
        </w:tc>
        <w:tc>
          <w:tcPr>
            <w:tcW w:w="0" w:type="auto"/>
            <w:tcBorders>
              <w:top w:val="nil"/>
              <w:bottom w:val="nil"/>
            </w:tcBorders>
          </w:tcPr>
          <w:p w14:paraId="002A73F7" w14:textId="7586ED01" w:rsidR="00E1657F" w:rsidRPr="00EF5E94" w:rsidRDefault="00E1657F" w:rsidP="00EF5E94">
            <w:pPr>
              <w:spacing w:before="20" w:after="20"/>
              <w:contextualSpacing/>
            </w:pPr>
            <w:r w:rsidRPr="00EF5E94">
              <w:t>prees.</w:t>
            </w:r>
            <w:r>
              <w:t>sg3</w:t>
            </w:r>
          </w:p>
        </w:tc>
        <w:tc>
          <w:tcPr>
            <w:tcW w:w="0" w:type="auto"/>
            <w:tcBorders>
              <w:top w:val="nil"/>
              <w:bottom w:val="nil"/>
            </w:tcBorders>
          </w:tcPr>
          <w:p w14:paraId="77AF6913" w14:textId="77777777" w:rsidR="00E1657F" w:rsidRPr="00EF5E94" w:rsidRDefault="00E1657F" w:rsidP="00EF5E94">
            <w:pPr>
              <w:spacing w:before="20" w:after="20"/>
              <w:contextualSpacing/>
            </w:pPr>
            <w:r w:rsidRPr="00EF5E94">
              <w:t>kokosin</w:t>
            </w:r>
          </w:p>
        </w:tc>
        <w:tc>
          <w:tcPr>
            <w:tcW w:w="0" w:type="auto"/>
            <w:tcBorders>
              <w:top w:val="nil"/>
              <w:bottom w:val="nil"/>
            </w:tcBorders>
          </w:tcPr>
          <w:p w14:paraId="1F5EED66" w14:textId="7B025C52" w:rsidR="00E1657F" w:rsidRPr="00EF5E94" w:rsidRDefault="00E1657F" w:rsidP="00EF5E94">
            <w:pPr>
              <w:spacing w:before="20" w:after="20"/>
              <w:contextualSpacing/>
            </w:pPr>
            <w:r w:rsidRPr="00EF5E94">
              <w:t>pret.</w:t>
            </w:r>
            <w:r>
              <w:t>sg1</w:t>
            </w:r>
          </w:p>
        </w:tc>
        <w:tc>
          <w:tcPr>
            <w:tcW w:w="0" w:type="auto"/>
            <w:tcBorders>
              <w:top w:val="nil"/>
              <w:bottom w:val="nil"/>
            </w:tcBorders>
          </w:tcPr>
          <w:p w14:paraId="17C62EB6" w14:textId="77777777" w:rsidR="00E1657F" w:rsidRPr="00EF5E94" w:rsidRDefault="00E1657F" w:rsidP="00EF5E94">
            <w:pPr>
              <w:spacing w:before="20" w:after="20"/>
              <w:contextualSpacing/>
            </w:pPr>
            <w:r w:rsidRPr="00EF5E94">
              <w:t>kovota</w:t>
            </w:r>
          </w:p>
        </w:tc>
        <w:tc>
          <w:tcPr>
            <w:tcW w:w="0" w:type="auto"/>
            <w:tcBorders>
              <w:top w:val="nil"/>
              <w:bottom w:val="nil"/>
            </w:tcBorders>
          </w:tcPr>
          <w:p w14:paraId="28FAA8A0" w14:textId="006B2508" w:rsidR="00E1657F" w:rsidRPr="00EF5E94" w:rsidRDefault="00E1657F" w:rsidP="00EF5E94">
            <w:pPr>
              <w:spacing w:before="20" w:after="20"/>
              <w:contextualSpacing/>
            </w:pPr>
            <w:r>
              <w:t>1.</w:t>
            </w:r>
            <w:r w:rsidRPr="00EF5E94">
              <w:t>inf.</w:t>
            </w:r>
          </w:p>
        </w:tc>
      </w:tr>
      <w:tr w:rsidR="00E1657F" w:rsidRPr="00EF5E94" w14:paraId="10E83B31" w14:textId="77777777" w:rsidTr="00E1657F">
        <w:trPr>
          <w:cantSplit/>
          <w:tblHeader/>
        </w:trPr>
        <w:tc>
          <w:tcPr>
            <w:tcW w:w="1406" w:type="dxa"/>
            <w:vMerge/>
          </w:tcPr>
          <w:p w14:paraId="011F2B64" w14:textId="77777777" w:rsidR="00E1657F" w:rsidRPr="00EF5E94" w:rsidRDefault="00E1657F" w:rsidP="00EF5E94">
            <w:pPr>
              <w:spacing w:before="20" w:after="20"/>
              <w:contextualSpacing/>
            </w:pPr>
          </w:p>
        </w:tc>
        <w:tc>
          <w:tcPr>
            <w:tcW w:w="1250" w:type="dxa"/>
            <w:tcBorders>
              <w:top w:val="nil"/>
              <w:bottom w:val="nil"/>
            </w:tcBorders>
          </w:tcPr>
          <w:p w14:paraId="23D046B7" w14:textId="77777777" w:rsidR="00E1657F" w:rsidRPr="00EF5E94" w:rsidRDefault="00E1657F" w:rsidP="00EF5E94">
            <w:pPr>
              <w:spacing w:before="20" w:after="20"/>
              <w:contextualSpacing/>
            </w:pPr>
            <w:r w:rsidRPr="00EF5E94">
              <w:t>pukkuu</w:t>
            </w:r>
          </w:p>
        </w:tc>
        <w:tc>
          <w:tcPr>
            <w:tcW w:w="0" w:type="auto"/>
            <w:tcBorders>
              <w:top w:val="nil"/>
              <w:bottom w:val="nil"/>
            </w:tcBorders>
          </w:tcPr>
          <w:p w14:paraId="0835947B" w14:textId="77777777" w:rsidR="00E1657F" w:rsidRPr="00EF5E94" w:rsidRDefault="00E1657F" w:rsidP="00EF5E94">
            <w:pPr>
              <w:spacing w:before="20" w:after="20"/>
              <w:contextualSpacing/>
            </w:pPr>
            <w:r w:rsidRPr="00EF5E94">
              <w:t>sg.part.</w:t>
            </w:r>
          </w:p>
        </w:tc>
        <w:tc>
          <w:tcPr>
            <w:tcW w:w="0" w:type="auto"/>
            <w:tcBorders>
              <w:top w:val="nil"/>
              <w:bottom w:val="nil"/>
            </w:tcBorders>
          </w:tcPr>
          <w:p w14:paraId="0A8DE1EE" w14:textId="77777777" w:rsidR="00E1657F" w:rsidRPr="00EF5E94" w:rsidRDefault="00E1657F" w:rsidP="00EF5E94">
            <w:pPr>
              <w:spacing w:before="20" w:after="20"/>
              <w:contextualSpacing/>
            </w:pPr>
            <w:r w:rsidRPr="00EF5E94">
              <w:t>puku</w:t>
            </w:r>
          </w:p>
        </w:tc>
        <w:tc>
          <w:tcPr>
            <w:tcW w:w="0" w:type="auto"/>
            <w:tcBorders>
              <w:top w:val="nil"/>
              <w:bottom w:val="nil"/>
            </w:tcBorders>
          </w:tcPr>
          <w:p w14:paraId="00211BE1" w14:textId="77777777" w:rsidR="00E1657F" w:rsidRPr="00EF5E94" w:rsidRDefault="00E1657F" w:rsidP="00EF5E94">
            <w:pPr>
              <w:spacing w:before="20" w:after="20"/>
              <w:contextualSpacing/>
            </w:pPr>
            <w:r w:rsidRPr="00EF5E94">
              <w:t>sg.nom.</w:t>
            </w:r>
          </w:p>
        </w:tc>
        <w:tc>
          <w:tcPr>
            <w:tcW w:w="0" w:type="auto"/>
            <w:tcBorders>
              <w:top w:val="nil"/>
              <w:bottom w:val="nil"/>
            </w:tcBorders>
          </w:tcPr>
          <w:p w14:paraId="1137293F" w14:textId="77777777" w:rsidR="00E1657F" w:rsidRPr="00EF5E94" w:rsidRDefault="00E1657F" w:rsidP="00EF5E94">
            <w:pPr>
              <w:spacing w:before="20" w:after="20"/>
              <w:contextualSpacing/>
            </w:pPr>
            <w:r w:rsidRPr="00EF5E94">
              <w:t>puvut</w:t>
            </w:r>
          </w:p>
        </w:tc>
        <w:tc>
          <w:tcPr>
            <w:tcW w:w="0" w:type="auto"/>
            <w:tcBorders>
              <w:top w:val="nil"/>
              <w:bottom w:val="nil"/>
            </w:tcBorders>
          </w:tcPr>
          <w:p w14:paraId="0C360EF3" w14:textId="77777777" w:rsidR="00E1657F" w:rsidRPr="00EF5E94" w:rsidRDefault="00E1657F" w:rsidP="00EF5E94">
            <w:pPr>
              <w:spacing w:before="20" w:after="20"/>
              <w:contextualSpacing/>
            </w:pPr>
            <w:r w:rsidRPr="00EF5E94">
              <w:t>pl.nom.</w:t>
            </w:r>
          </w:p>
        </w:tc>
      </w:tr>
      <w:tr w:rsidR="00E1657F" w:rsidRPr="00EF5E94" w14:paraId="38C48F62" w14:textId="77777777" w:rsidTr="00E1657F">
        <w:trPr>
          <w:cantSplit/>
          <w:tblHeader/>
        </w:trPr>
        <w:tc>
          <w:tcPr>
            <w:tcW w:w="1406" w:type="dxa"/>
            <w:vMerge/>
          </w:tcPr>
          <w:p w14:paraId="38338FF3" w14:textId="77777777" w:rsidR="00E1657F" w:rsidRPr="00EF5E94" w:rsidRDefault="00E1657F" w:rsidP="00EF5E94">
            <w:pPr>
              <w:spacing w:before="20" w:after="20"/>
              <w:contextualSpacing/>
            </w:pPr>
          </w:p>
        </w:tc>
        <w:tc>
          <w:tcPr>
            <w:tcW w:w="1250" w:type="dxa"/>
            <w:tcBorders>
              <w:top w:val="nil"/>
              <w:bottom w:val="nil"/>
            </w:tcBorders>
          </w:tcPr>
          <w:p w14:paraId="2D263A0F" w14:textId="77777777" w:rsidR="00E1657F" w:rsidRPr="00EF5E94" w:rsidRDefault="00E1657F" w:rsidP="00EF5E94">
            <w:pPr>
              <w:spacing w:before="20" w:after="20"/>
              <w:contextualSpacing/>
            </w:pPr>
            <w:r w:rsidRPr="00EF5E94">
              <w:t>makkaa</w:t>
            </w:r>
          </w:p>
        </w:tc>
        <w:tc>
          <w:tcPr>
            <w:tcW w:w="0" w:type="auto"/>
            <w:tcBorders>
              <w:top w:val="nil"/>
              <w:bottom w:val="nil"/>
            </w:tcBorders>
          </w:tcPr>
          <w:p w14:paraId="2E8E1E7A" w14:textId="15EFD809" w:rsidR="00E1657F" w:rsidRPr="00EF5E94" w:rsidRDefault="00E1657F" w:rsidP="00EF5E94">
            <w:pPr>
              <w:spacing w:before="20" w:after="20"/>
              <w:contextualSpacing/>
            </w:pPr>
            <w:r w:rsidRPr="00EF5E94">
              <w:t>prees.</w:t>
            </w:r>
            <w:r>
              <w:t>sg3</w:t>
            </w:r>
          </w:p>
        </w:tc>
        <w:tc>
          <w:tcPr>
            <w:tcW w:w="0" w:type="auto"/>
            <w:tcBorders>
              <w:top w:val="nil"/>
              <w:bottom w:val="nil"/>
            </w:tcBorders>
          </w:tcPr>
          <w:p w14:paraId="1D33FDAC" w14:textId="77777777" w:rsidR="00E1657F" w:rsidRPr="00EF5E94" w:rsidRDefault="00E1657F" w:rsidP="00EF5E94">
            <w:pPr>
              <w:spacing w:before="20" w:after="20"/>
              <w:contextualSpacing/>
            </w:pPr>
            <w:r w:rsidRPr="00EF5E94">
              <w:t>makas</w:t>
            </w:r>
          </w:p>
        </w:tc>
        <w:tc>
          <w:tcPr>
            <w:tcW w:w="0" w:type="auto"/>
            <w:tcBorders>
              <w:top w:val="nil"/>
              <w:bottom w:val="nil"/>
            </w:tcBorders>
          </w:tcPr>
          <w:p w14:paraId="6E9770AB" w14:textId="0854BDF5" w:rsidR="00E1657F" w:rsidRPr="00EF5E94" w:rsidRDefault="00E1657F" w:rsidP="00EF5E94">
            <w:pPr>
              <w:spacing w:before="20" w:after="20"/>
              <w:contextualSpacing/>
            </w:pPr>
            <w:r w:rsidRPr="00EF5E94">
              <w:t>pret.sg3</w:t>
            </w:r>
          </w:p>
        </w:tc>
        <w:tc>
          <w:tcPr>
            <w:tcW w:w="0" w:type="auto"/>
            <w:tcBorders>
              <w:top w:val="nil"/>
              <w:bottom w:val="nil"/>
            </w:tcBorders>
          </w:tcPr>
          <w:p w14:paraId="42CA515F" w14:textId="77777777" w:rsidR="00E1657F" w:rsidRPr="00EF5E94" w:rsidRDefault="00E1657F" w:rsidP="00EF5E94">
            <w:pPr>
              <w:spacing w:before="20" w:after="20"/>
              <w:contextualSpacing/>
            </w:pPr>
            <w:r w:rsidRPr="00EF5E94">
              <w:t>maata</w:t>
            </w:r>
          </w:p>
        </w:tc>
        <w:tc>
          <w:tcPr>
            <w:tcW w:w="0" w:type="auto"/>
            <w:tcBorders>
              <w:top w:val="nil"/>
              <w:bottom w:val="nil"/>
            </w:tcBorders>
          </w:tcPr>
          <w:p w14:paraId="66A09016" w14:textId="77777777" w:rsidR="00E1657F" w:rsidRPr="00EF5E94" w:rsidRDefault="00E1657F" w:rsidP="00EF5E94">
            <w:pPr>
              <w:spacing w:before="20" w:after="20"/>
              <w:contextualSpacing/>
            </w:pPr>
            <w:r w:rsidRPr="00EF5E94">
              <w:t>1.inf.</w:t>
            </w:r>
          </w:p>
        </w:tc>
      </w:tr>
      <w:tr w:rsidR="00E1657F" w:rsidRPr="00EF5E94" w14:paraId="09161A56" w14:textId="77777777" w:rsidTr="00E1657F">
        <w:trPr>
          <w:cantSplit/>
          <w:tblHeader/>
        </w:trPr>
        <w:tc>
          <w:tcPr>
            <w:tcW w:w="1406" w:type="dxa"/>
            <w:vMerge/>
          </w:tcPr>
          <w:p w14:paraId="67BD71F3" w14:textId="77777777" w:rsidR="00E1657F" w:rsidRPr="00EF5E94" w:rsidRDefault="00E1657F" w:rsidP="00EF5E94">
            <w:pPr>
              <w:spacing w:before="20" w:after="20"/>
              <w:contextualSpacing/>
            </w:pPr>
          </w:p>
        </w:tc>
        <w:tc>
          <w:tcPr>
            <w:tcW w:w="1250" w:type="dxa"/>
            <w:tcBorders>
              <w:top w:val="nil"/>
              <w:bottom w:val="nil"/>
            </w:tcBorders>
          </w:tcPr>
          <w:p w14:paraId="69C95ED3" w14:textId="77777777" w:rsidR="00E1657F" w:rsidRPr="00EF5E94" w:rsidRDefault="00E1657F" w:rsidP="00EF5E94">
            <w:pPr>
              <w:spacing w:before="20" w:after="20"/>
              <w:contextualSpacing/>
            </w:pPr>
            <w:r w:rsidRPr="00EF5E94">
              <w:t>tekkee</w:t>
            </w:r>
          </w:p>
        </w:tc>
        <w:tc>
          <w:tcPr>
            <w:tcW w:w="0" w:type="auto"/>
            <w:tcBorders>
              <w:top w:val="nil"/>
              <w:bottom w:val="nil"/>
            </w:tcBorders>
          </w:tcPr>
          <w:p w14:paraId="6D47C5E7" w14:textId="7841CBA7" w:rsidR="00E1657F" w:rsidRPr="00EF5E94" w:rsidRDefault="00E1657F" w:rsidP="00EF5E94">
            <w:pPr>
              <w:spacing w:before="20" w:after="20"/>
              <w:contextualSpacing/>
            </w:pPr>
            <w:r w:rsidRPr="00EF5E94">
              <w:t xml:space="preserve">prees. </w:t>
            </w:r>
            <w:r>
              <w:t>sg3</w:t>
            </w:r>
            <w:r w:rsidRPr="00EF5E94">
              <w:t xml:space="preserve"> </w:t>
            </w:r>
          </w:p>
        </w:tc>
        <w:tc>
          <w:tcPr>
            <w:tcW w:w="0" w:type="auto"/>
            <w:tcBorders>
              <w:top w:val="nil"/>
              <w:bottom w:val="nil"/>
            </w:tcBorders>
          </w:tcPr>
          <w:p w14:paraId="7580156B" w14:textId="77777777" w:rsidR="00E1657F" w:rsidRPr="00EF5E94" w:rsidRDefault="00E1657F" w:rsidP="00EF5E94">
            <w:pPr>
              <w:spacing w:before="20" w:after="20"/>
              <w:contextualSpacing/>
            </w:pPr>
            <w:r w:rsidRPr="00EF5E94">
              <w:t>teki</w:t>
            </w:r>
          </w:p>
        </w:tc>
        <w:tc>
          <w:tcPr>
            <w:tcW w:w="0" w:type="auto"/>
            <w:tcBorders>
              <w:top w:val="nil"/>
              <w:bottom w:val="nil"/>
            </w:tcBorders>
          </w:tcPr>
          <w:p w14:paraId="4DC2964B" w14:textId="0D591125" w:rsidR="00E1657F" w:rsidRPr="00EF5E94" w:rsidRDefault="00E1657F" w:rsidP="00EF5E94">
            <w:pPr>
              <w:spacing w:before="20" w:after="20"/>
              <w:contextualSpacing/>
            </w:pPr>
            <w:r w:rsidRPr="00EF5E94">
              <w:t>pret.</w:t>
            </w:r>
            <w:r>
              <w:t>sg3</w:t>
            </w:r>
          </w:p>
        </w:tc>
        <w:tc>
          <w:tcPr>
            <w:tcW w:w="0" w:type="auto"/>
            <w:tcBorders>
              <w:top w:val="nil"/>
              <w:bottom w:val="nil"/>
            </w:tcBorders>
          </w:tcPr>
          <w:p w14:paraId="3D0C8ECB" w14:textId="77777777" w:rsidR="00E1657F" w:rsidRPr="00EF5E94" w:rsidRDefault="00E1657F" w:rsidP="00EF5E94">
            <w:pPr>
              <w:spacing w:before="20" w:after="20"/>
              <w:contextualSpacing/>
            </w:pPr>
            <w:r w:rsidRPr="00EF5E94">
              <w:t>tehen</w:t>
            </w:r>
          </w:p>
        </w:tc>
        <w:tc>
          <w:tcPr>
            <w:tcW w:w="0" w:type="auto"/>
            <w:tcBorders>
              <w:top w:val="nil"/>
              <w:bottom w:val="nil"/>
            </w:tcBorders>
          </w:tcPr>
          <w:p w14:paraId="25CEC988" w14:textId="2BD91931" w:rsidR="00E1657F" w:rsidRPr="00EF5E94" w:rsidRDefault="00E1657F" w:rsidP="00EF5E94">
            <w:pPr>
              <w:spacing w:before="20" w:after="20"/>
              <w:contextualSpacing/>
            </w:pPr>
            <w:r w:rsidRPr="00EF5E94">
              <w:t>prees.</w:t>
            </w:r>
            <w:r>
              <w:t>sg1</w:t>
            </w:r>
          </w:p>
        </w:tc>
      </w:tr>
      <w:tr w:rsidR="00E1657F" w:rsidRPr="00EF5E94" w14:paraId="0D924B99" w14:textId="77777777" w:rsidTr="00E1657F">
        <w:trPr>
          <w:cantSplit/>
          <w:tblHeader/>
        </w:trPr>
        <w:tc>
          <w:tcPr>
            <w:tcW w:w="1406" w:type="dxa"/>
            <w:vMerge/>
          </w:tcPr>
          <w:p w14:paraId="1DA67633" w14:textId="77777777" w:rsidR="00E1657F" w:rsidRPr="00EF5E94" w:rsidRDefault="00E1657F" w:rsidP="00EF5E94">
            <w:pPr>
              <w:spacing w:before="20" w:after="20"/>
              <w:contextualSpacing/>
            </w:pPr>
          </w:p>
        </w:tc>
        <w:tc>
          <w:tcPr>
            <w:tcW w:w="1250" w:type="dxa"/>
            <w:tcBorders>
              <w:top w:val="nil"/>
              <w:bottom w:val="nil"/>
            </w:tcBorders>
          </w:tcPr>
          <w:p w14:paraId="16114BE3" w14:textId="5CB8181E" w:rsidR="00E1657F" w:rsidRPr="00EF5E94" w:rsidRDefault="00E1657F" w:rsidP="00EF5E94">
            <w:pPr>
              <w:spacing w:before="20" w:after="20"/>
              <w:contextualSpacing/>
            </w:pPr>
            <w:r w:rsidRPr="00EF5E94">
              <w:t>poikkaa</w:t>
            </w:r>
          </w:p>
        </w:tc>
        <w:tc>
          <w:tcPr>
            <w:tcW w:w="0" w:type="auto"/>
            <w:tcBorders>
              <w:top w:val="nil"/>
              <w:bottom w:val="nil"/>
            </w:tcBorders>
          </w:tcPr>
          <w:p w14:paraId="3098F046" w14:textId="1D822F03" w:rsidR="00E1657F" w:rsidRPr="00EF5E94" w:rsidRDefault="00E1657F" w:rsidP="00EF5E94">
            <w:pPr>
              <w:spacing w:before="20" w:after="20"/>
              <w:contextualSpacing/>
            </w:pPr>
            <w:r w:rsidRPr="00EF5E94">
              <w:t>sg.part.</w:t>
            </w:r>
          </w:p>
        </w:tc>
        <w:tc>
          <w:tcPr>
            <w:tcW w:w="0" w:type="auto"/>
            <w:tcBorders>
              <w:top w:val="nil"/>
              <w:bottom w:val="nil"/>
            </w:tcBorders>
          </w:tcPr>
          <w:p w14:paraId="764678BB" w14:textId="26524016" w:rsidR="00E1657F" w:rsidRPr="00EF5E94" w:rsidRDefault="00E1657F" w:rsidP="00EF5E94">
            <w:pPr>
              <w:spacing w:before="20" w:after="20"/>
              <w:contextualSpacing/>
            </w:pPr>
            <w:r w:rsidRPr="00EF5E94">
              <w:t>poika</w:t>
            </w:r>
          </w:p>
        </w:tc>
        <w:tc>
          <w:tcPr>
            <w:tcW w:w="0" w:type="auto"/>
            <w:tcBorders>
              <w:top w:val="nil"/>
              <w:bottom w:val="nil"/>
            </w:tcBorders>
          </w:tcPr>
          <w:p w14:paraId="08928CD5" w14:textId="3C715619" w:rsidR="00E1657F" w:rsidRPr="00EF5E94" w:rsidRDefault="00E1657F" w:rsidP="00EF5E94">
            <w:pPr>
              <w:spacing w:before="20" w:after="20"/>
              <w:contextualSpacing/>
            </w:pPr>
            <w:r w:rsidRPr="00EF5E94">
              <w:t>sg.nom.</w:t>
            </w:r>
          </w:p>
        </w:tc>
        <w:tc>
          <w:tcPr>
            <w:tcW w:w="0" w:type="auto"/>
            <w:tcBorders>
              <w:top w:val="nil"/>
              <w:bottom w:val="nil"/>
            </w:tcBorders>
          </w:tcPr>
          <w:p w14:paraId="79317442" w14:textId="6300C935" w:rsidR="00E1657F" w:rsidRPr="00EF5E94" w:rsidRDefault="00E1657F" w:rsidP="00EF5E94">
            <w:pPr>
              <w:spacing w:before="20" w:after="20"/>
              <w:contextualSpacing/>
            </w:pPr>
            <w:r w:rsidRPr="00EF5E94">
              <w:t>pojat</w:t>
            </w:r>
          </w:p>
        </w:tc>
        <w:tc>
          <w:tcPr>
            <w:tcW w:w="0" w:type="auto"/>
            <w:tcBorders>
              <w:top w:val="nil"/>
              <w:bottom w:val="nil"/>
            </w:tcBorders>
          </w:tcPr>
          <w:p w14:paraId="7946009C" w14:textId="3033E513" w:rsidR="00E1657F" w:rsidRPr="00EF5E94" w:rsidRDefault="00E1657F" w:rsidP="00EF5E94">
            <w:pPr>
              <w:spacing w:before="20" w:after="20"/>
              <w:contextualSpacing/>
            </w:pPr>
            <w:r w:rsidRPr="00EF5E94">
              <w:t>pl.nom.</w:t>
            </w:r>
          </w:p>
        </w:tc>
      </w:tr>
      <w:tr w:rsidR="00E1657F" w:rsidRPr="00EF5E94" w14:paraId="225927B5" w14:textId="77777777" w:rsidTr="00E1657F">
        <w:trPr>
          <w:cantSplit/>
          <w:tblHeader/>
        </w:trPr>
        <w:tc>
          <w:tcPr>
            <w:tcW w:w="1406" w:type="dxa"/>
            <w:vMerge/>
            <w:tcBorders>
              <w:bottom w:val="single" w:sz="4" w:space="0" w:color="auto"/>
            </w:tcBorders>
          </w:tcPr>
          <w:p w14:paraId="1F2A0A11" w14:textId="77777777" w:rsidR="00E1657F" w:rsidRPr="00EF5E94" w:rsidRDefault="00E1657F" w:rsidP="00EF5E94">
            <w:pPr>
              <w:spacing w:before="20" w:after="20"/>
              <w:contextualSpacing/>
            </w:pPr>
          </w:p>
        </w:tc>
        <w:tc>
          <w:tcPr>
            <w:tcW w:w="1250" w:type="dxa"/>
            <w:tcBorders>
              <w:top w:val="nil"/>
              <w:bottom w:val="single" w:sz="4" w:space="0" w:color="auto"/>
            </w:tcBorders>
          </w:tcPr>
          <w:p w14:paraId="2AD0F429" w14:textId="6CC3F2EE" w:rsidR="00E1657F" w:rsidRPr="00EF5E94" w:rsidRDefault="00E1657F" w:rsidP="00EF5E94">
            <w:pPr>
              <w:spacing w:before="20" w:after="20"/>
              <w:contextualSpacing/>
            </w:pPr>
            <w:r>
              <w:t>lakkii</w:t>
            </w:r>
          </w:p>
        </w:tc>
        <w:tc>
          <w:tcPr>
            <w:tcW w:w="0" w:type="auto"/>
            <w:tcBorders>
              <w:top w:val="nil"/>
              <w:bottom w:val="single" w:sz="4" w:space="0" w:color="auto"/>
            </w:tcBorders>
          </w:tcPr>
          <w:p w14:paraId="2D339566" w14:textId="344B75DE" w:rsidR="00E1657F" w:rsidRPr="00EF5E94" w:rsidRDefault="00E1657F" w:rsidP="00EF5E94">
            <w:pPr>
              <w:spacing w:before="20" w:after="20"/>
              <w:contextualSpacing/>
            </w:pPr>
            <w:r>
              <w:t>sg.part.</w:t>
            </w:r>
          </w:p>
        </w:tc>
        <w:tc>
          <w:tcPr>
            <w:tcW w:w="0" w:type="auto"/>
            <w:tcBorders>
              <w:top w:val="nil"/>
              <w:bottom w:val="dotted" w:sz="4" w:space="0" w:color="auto"/>
            </w:tcBorders>
          </w:tcPr>
          <w:p w14:paraId="2EF72EFD" w14:textId="4DF5A495" w:rsidR="00E1657F" w:rsidRPr="00EF5E94" w:rsidRDefault="00E1657F" w:rsidP="00EF5E94">
            <w:pPr>
              <w:spacing w:before="20" w:after="20"/>
              <w:contextualSpacing/>
            </w:pPr>
            <w:r>
              <w:t>laki</w:t>
            </w:r>
          </w:p>
        </w:tc>
        <w:tc>
          <w:tcPr>
            <w:tcW w:w="0" w:type="auto"/>
            <w:tcBorders>
              <w:top w:val="nil"/>
              <w:bottom w:val="dotted" w:sz="4" w:space="0" w:color="auto"/>
            </w:tcBorders>
          </w:tcPr>
          <w:p w14:paraId="5BD27DF2" w14:textId="63B7C749" w:rsidR="00E1657F" w:rsidRPr="00EF5E94" w:rsidRDefault="00E1657F" w:rsidP="00EF5E94">
            <w:pPr>
              <w:spacing w:before="20" w:after="20"/>
              <w:contextualSpacing/>
            </w:pPr>
            <w:r>
              <w:t>sg.nom.</w:t>
            </w:r>
          </w:p>
        </w:tc>
        <w:tc>
          <w:tcPr>
            <w:tcW w:w="0" w:type="auto"/>
            <w:tcBorders>
              <w:top w:val="nil"/>
              <w:bottom w:val="dotted" w:sz="4" w:space="0" w:color="auto"/>
            </w:tcBorders>
          </w:tcPr>
          <w:p w14:paraId="3536852E" w14:textId="1C652F96" w:rsidR="00E1657F" w:rsidRPr="00EF5E94" w:rsidRDefault="00E1657F" w:rsidP="00EF5E94">
            <w:pPr>
              <w:spacing w:before="20" w:after="20"/>
              <w:contextualSpacing/>
            </w:pPr>
            <w:r>
              <w:t>lait</w:t>
            </w:r>
          </w:p>
        </w:tc>
        <w:tc>
          <w:tcPr>
            <w:tcW w:w="0" w:type="auto"/>
            <w:tcBorders>
              <w:top w:val="nil"/>
              <w:bottom w:val="dotted" w:sz="4" w:space="0" w:color="auto"/>
            </w:tcBorders>
          </w:tcPr>
          <w:p w14:paraId="07A00E81" w14:textId="70DF4ED4" w:rsidR="00E1657F" w:rsidRPr="00EF5E94" w:rsidRDefault="00E1657F" w:rsidP="00EF5E94">
            <w:pPr>
              <w:spacing w:before="20" w:after="20"/>
              <w:contextualSpacing/>
            </w:pPr>
            <w:r>
              <w:t>pl.nom.</w:t>
            </w:r>
          </w:p>
        </w:tc>
      </w:tr>
      <w:tr w:rsidR="00CE7F1A" w:rsidRPr="00EF5E94" w14:paraId="3A871E7F" w14:textId="77777777" w:rsidTr="00E1657F">
        <w:trPr>
          <w:cantSplit/>
          <w:tblHeader/>
        </w:trPr>
        <w:tc>
          <w:tcPr>
            <w:tcW w:w="1406" w:type="dxa"/>
            <w:vMerge w:val="restart"/>
            <w:tcBorders>
              <w:top w:val="dotted" w:sz="4" w:space="0" w:color="auto"/>
            </w:tcBorders>
          </w:tcPr>
          <w:p w14:paraId="2FFD0400" w14:textId="20CD20F6" w:rsidR="00CE7F1A" w:rsidRPr="00EF5E94" w:rsidRDefault="00D03605" w:rsidP="00EF5E94">
            <w:pPr>
              <w:spacing w:before="20" w:after="20"/>
              <w:contextualSpacing/>
            </w:pPr>
            <w:r>
              <w:t>k : j, v</w:t>
            </w:r>
          </w:p>
        </w:tc>
        <w:tc>
          <w:tcPr>
            <w:tcW w:w="3098" w:type="dxa"/>
            <w:gridSpan w:val="2"/>
            <w:vMerge w:val="restart"/>
            <w:tcBorders>
              <w:top w:val="dotted" w:sz="4" w:space="0" w:color="auto"/>
            </w:tcBorders>
          </w:tcPr>
          <w:p w14:paraId="48E42E3B" w14:textId="77777777" w:rsidR="00CE7F1A" w:rsidRPr="00EF5E94" w:rsidRDefault="00CE7F1A" w:rsidP="00EF5E94">
            <w:pPr>
              <w:spacing w:before="20" w:after="20"/>
              <w:contextualSpacing/>
            </w:pPr>
          </w:p>
        </w:tc>
        <w:tc>
          <w:tcPr>
            <w:tcW w:w="0" w:type="auto"/>
            <w:tcBorders>
              <w:top w:val="dotted" w:sz="4" w:space="0" w:color="auto"/>
              <w:bottom w:val="nil"/>
            </w:tcBorders>
          </w:tcPr>
          <w:p w14:paraId="74CE6A6B" w14:textId="77777777" w:rsidR="00CE7F1A" w:rsidRPr="00EF5E94" w:rsidRDefault="00CE7F1A" w:rsidP="00EF5E94">
            <w:pPr>
              <w:spacing w:before="20" w:after="20"/>
              <w:contextualSpacing/>
            </w:pPr>
            <w:r w:rsidRPr="00EF5E94">
              <w:t>pakenee</w:t>
            </w:r>
          </w:p>
        </w:tc>
        <w:tc>
          <w:tcPr>
            <w:tcW w:w="0" w:type="auto"/>
            <w:tcBorders>
              <w:top w:val="dotted" w:sz="4" w:space="0" w:color="auto"/>
              <w:bottom w:val="nil"/>
            </w:tcBorders>
          </w:tcPr>
          <w:p w14:paraId="2DD574AC" w14:textId="0FA59D63" w:rsidR="00CE7F1A" w:rsidRPr="00EF5E94" w:rsidRDefault="00CE7F1A" w:rsidP="00EF5E94">
            <w:pPr>
              <w:spacing w:before="20" w:after="20"/>
              <w:contextualSpacing/>
            </w:pPr>
            <w:r w:rsidRPr="00EF5E94">
              <w:t>prees.</w:t>
            </w:r>
            <w:r w:rsidR="001337F6">
              <w:t>sg3</w:t>
            </w:r>
          </w:p>
        </w:tc>
        <w:tc>
          <w:tcPr>
            <w:tcW w:w="0" w:type="auto"/>
            <w:tcBorders>
              <w:top w:val="dotted" w:sz="4" w:space="0" w:color="auto"/>
              <w:bottom w:val="nil"/>
            </w:tcBorders>
          </w:tcPr>
          <w:p w14:paraId="70E9B03D" w14:textId="77777777" w:rsidR="00CE7F1A" w:rsidRPr="00EF5E94" w:rsidRDefault="00CE7F1A" w:rsidP="00EF5E94">
            <w:pPr>
              <w:spacing w:before="20" w:after="20"/>
              <w:contextualSpacing/>
            </w:pPr>
            <w:r w:rsidRPr="00EF5E94">
              <w:t>pajeta</w:t>
            </w:r>
          </w:p>
        </w:tc>
        <w:tc>
          <w:tcPr>
            <w:tcW w:w="0" w:type="auto"/>
            <w:tcBorders>
              <w:top w:val="dotted" w:sz="4" w:space="0" w:color="auto"/>
              <w:bottom w:val="nil"/>
            </w:tcBorders>
          </w:tcPr>
          <w:p w14:paraId="501B187C" w14:textId="0AEDA30F" w:rsidR="00CE7F1A" w:rsidRPr="00EF5E94" w:rsidRDefault="00CE7F1A" w:rsidP="00EF5E94">
            <w:pPr>
              <w:spacing w:before="20" w:after="20"/>
              <w:contextualSpacing/>
            </w:pPr>
            <w:r>
              <w:t>1.</w:t>
            </w:r>
            <w:r w:rsidRPr="00EF5E94">
              <w:t>inf.</w:t>
            </w:r>
          </w:p>
        </w:tc>
      </w:tr>
      <w:tr w:rsidR="00CE7F1A" w:rsidRPr="00EF5E94" w14:paraId="55CCE4C6" w14:textId="77777777" w:rsidTr="00E1657F">
        <w:trPr>
          <w:cantSplit/>
          <w:tblHeader/>
        </w:trPr>
        <w:tc>
          <w:tcPr>
            <w:tcW w:w="1406" w:type="dxa"/>
            <w:vMerge/>
            <w:tcBorders>
              <w:bottom w:val="single" w:sz="4" w:space="0" w:color="auto"/>
            </w:tcBorders>
          </w:tcPr>
          <w:p w14:paraId="6CA9B29E" w14:textId="77777777" w:rsidR="00CE7F1A" w:rsidRPr="00EF5E94" w:rsidRDefault="00CE7F1A" w:rsidP="00EF5E94">
            <w:pPr>
              <w:spacing w:before="20" w:after="20"/>
              <w:contextualSpacing/>
            </w:pPr>
          </w:p>
        </w:tc>
        <w:tc>
          <w:tcPr>
            <w:tcW w:w="3098" w:type="dxa"/>
            <w:gridSpan w:val="2"/>
            <w:vMerge/>
            <w:tcBorders>
              <w:bottom w:val="single" w:sz="4" w:space="0" w:color="auto"/>
            </w:tcBorders>
          </w:tcPr>
          <w:p w14:paraId="50E83F66" w14:textId="77777777" w:rsidR="00CE7F1A" w:rsidRPr="00EF5E94" w:rsidRDefault="00CE7F1A" w:rsidP="00EF5E94">
            <w:pPr>
              <w:spacing w:before="20" w:after="20"/>
              <w:contextualSpacing/>
            </w:pPr>
          </w:p>
        </w:tc>
        <w:tc>
          <w:tcPr>
            <w:tcW w:w="0" w:type="auto"/>
            <w:tcBorders>
              <w:top w:val="nil"/>
              <w:bottom w:val="single" w:sz="4" w:space="0" w:color="auto"/>
            </w:tcBorders>
          </w:tcPr>
          <w:p w14:paraId="78D50990" w14:textId="77777777" w:rsidR="00CE7F1A" w:rsidRPr="00EF5E94" w:rsidRDefault="00CE7F1A" w:rsidP="00EF5E94">
            <w:pPr>
              <w:spacing w:before="20" w:after="20"/>
              <w:contextualSpacing/>
            </w:pPr>
            <w:r w:rsidRPr="00EF5E94">
              <w:t>rukhiit</w:t>
            </w:r>
          </w:p>
        </w:tc>
        <w:tc>
          <w:tcPr>
            <w:tcW w:w="0" w:type="auto"/>
            <w:tcBorders>
              <w:top w:val="nil"/>
              <w:bottom w:val="single" w:sz="4" w:space="0" w:color="auto"/>
            </w:tcBorders>
          </w:tcPr>
          <w:p w14:paraId="1FDCCD87" w14:textId="77777777" w:rsidR="00CE7F1A" w:rsidRPr="00EF5E94" w:rsidRDefault="00CE7F1A" w:rsidP="00EF5E94">
            <w:pPr>
              <w:spacing w:before="20" w:after="20"/>
              <w:contextualSpacing/>
            </w:pPr>
            <w:r w:rsidRPr="00EF5E94">
              <w:t>pl.nom.</w:t>
            </w:r>
          </w:p>
        </w:tc>
        <w:tc>
          <w:tcPr>
            <w:tcW w:w="0" w:type="auto"/>
            <w:tcBorders>
              <w:top w:val="nil"/>
              <w:bottom w:val="single" w:sz="4" w:space="0" w:color="auto"/>
            </w:tcBorders>
          </w:tcPr>
          <w:p w14:paraId="74C58364" w14:textId="77777777" w:rsidR="00CE7F1A" w:rsidRPr="00EF5E94" w:rsidRDefault="00CE7F1A" w:rsidP="00EF5E94">
            <w:pPr>
              <w:spacing w:before="20" w:after="20"/>
              <w:contextualSpacing/>
            </w:pPr>
            <w:r w:rsidRPr="00EF5E94">
              <w:t>ruvis</w:t>
            </w:r>
          </w:p>
        </w:tc>
        <w:tc>
          <w:tcPr>
            <w:tcW w:w="0" w:type="auto"/>
            <w:tcBorders>
              <w:top w:val="nil"/>
              <w:bottom w:val="single" w:sz="4" w:space="0" w:color="auto"/>
            </w:tcBorders>
          </w:tcPr>
          <w:p w14:paraId="584E7AE1" w14:textId="77777777" w:rsidR="00CE7F1A" w:rsidRPr="00EF5E94" w:rsidRDefault="00CE7F1A" w:rsidP="00EF5E94">
            <w:pPr>
              <w:spacing w:before="20" w:after="20"/>
              <w:contextualSpacing/>
            </w:pPr>
            <w:r w:rsidRPr="00EF5E94">
              <w:t>sg.nom.</w:t>
            </w:r>
          </w:p>
        </w:tc>
      </w:tr>
      <w:tr w:rsidR="00A24D56" w:rsidRPr="00EF5E94" w14:paraId="542D2144" w14:textId="77777777" w:rsidTr="00E1657F">
        <w:trPr>
          <w:cantSplit/>
          <w:tblHeader/>
        </w:trPr>
        <w:tc>
          <w:tcPr>
            <w:tcW w:w="1406" w:type="dxa"/>
            <w:vMerge w:val="restart"/>
            <w:tcBorders>
              <w:top w:val="single" w:sz="4" w:space="0" w:color="auto"/>
            </w:tcBorders>
          </w:tcPr>
          <w:p w14:paraId="3071745F" w14:textId="77777777" w:rsidR="00A24D56" w:rsidRPr="00EF5E94" w:rsidRDefault="00A24D56" w:rsidP="00EF5E94">
            <w:pPr>
              <w:spacing w:before="20" w:after="20"/>
              <w:contextualSpacing/>
            </w:pPr>
            <w:r w:rsidRPr="00EF5E94">
              <w:t>kk : k</w:t>
            </w:r>
          </w:p>
        </w:tc>
        <w:tc>
          <w:tcPr>
            <w:tcW w:w="1250" w:type="dxa"/>
            <w:tcBorders>
              <w:top w:val="single" w:sz="4" w:space="0" w:color="auto"/>
              <w:bottom w:val="nil"/>
            </w:tcBorders>
          </w:tcPr>
          <w:p w14:paraId="0B8A1E55" w14:textId="77777777" w:rsidR="00A24D56" w:rsidRPr="00EF5E94" w:rsidRDefault="00A24D56" w:rsidP="00EF5E94">
            <w:pPr>
              <w:spacing w:before="20" w:after="20"/>
              <w:contextualSpacing/>
            </w:pPr>
            <w:r w:rsidRPr="00EF5E94">
              <w:t>akka : akkaa</w:t>
            </w:r>
          </w:p>
        </w:tc>
        <w:tc>
          <w:tcPr>
            <w:tcW w:w="0" w:type="auto"/>
            <w:tcBorders>
              <w:top w:val="single" w:sz="4" w:space="0" w:color="auto"/>
              <w:bottom w:val="nil"/>
            </w:tcBorders>
          </w:tcPr>
          <w:p w14:paraId="4CBA50BC" w14:textId="77777777" w:rsidR="00A24D56" w:rsidRPr="00EF5E94" w:rsidRDefault="00A24D56" w:rsidP="00EF5E94">
            <w:pPr>
              <w:spacing w:before="20" w:after="20"/>
              <w:contextualSpacing/>
            </w:pPr>
            <w:r w:rsidRPr="00EF5E94">
              <w:t>sg.nom. : sg.part.</w:t>
            </w:r>
          </w:p>
        </w:tc>
        <w:tc>
          <w:tcPr>
            <w:tcW w:w="0" w:type="auto"/>
            <w:tcBorders>
              <w:top w:val="single" w:sz="4" w:space="0" w:color="auto"/>
              <w:bottom w:val="nil"/>
            </w:tcBorders>
          </w:tcPr>
          <w:p w14:paraId="22B81C6F" w14:textId="77777777" w:rsidR="00A24D56" w:rsidRPr="00EF5E94" w:rsidRDefault="00A24D56" w:rsidP="00EF5E94">
            <w:pPr>
              <w:spacing w:before="20" w:after="20"/>
              <w:contextualSpacing/>
            </w:pPr>
            <w:r w:rsidRPr="00EF5E94">
              <w:t>akat</w:t>
            </w:r>
          </w:p>
        </w:tc>
        <w:tc>
          <w:tcPr>
            <w:tcW w:w="0" w:type="auto"/>
            <w:tcBorders>
              <w:top w:val="single" w:sz="4" w:space="0" w:color="auto"/>
              <w:bottom w:val="nil"/>
            </w:tcBorders>
          </w:tcPr>
          <w:p w14:paraId="0C278387" w14:textId="77777777" w:rsidR="00A24D56" w:rsidRPr="00EF5E94" w:rsidRDefault="00A24D56" w:rsidP="00EF5E94">
            <w:pPr>
              <w:spacing w:before="20" w:after="20"/>
              <w:contextualSpacing/>
            </w:pPr>
            <w:r w:rsidRPr="00EF5E94">
              <w:t>pl.nom.</w:t>
            </w:r>
          </w:p>
        </w:tc>
        <w:tc>
          <w:tcPr>
            <w:tcW w:w="0" w:type="auto"/>
            <w:gridSpan w:val="2"/>
            <w:vMerge w:val="restart"/>
            <w:tcBorders>
              <w:top w:val="single" w:sz="4" w:space="0" w:color="auto"/>
            </w:tcBorders>
          </w:tcPr>
          <w:p w14:paraId="4CF45351" w14:textId="77777777" w:rsidR="00A24D56" w:rsidRPr="00EF5E94" w:rsidRDefault="00A24D56" w:rsidP="00EF5E94">
            <w:pPr>
              <w:spacing w:before="20" w:after="20"/>
              <w:contextualSpacing/>
            </w:pPr>
          </w:p>
        </w:tc>
      </w:tr>
      <w:tr w:rsidR="00A24D56" w:rsidRPr="00EF5E94" w14:paraId="7E280B46" w14:textId="77777777" w:rsidTr="00E1657F">
        <w:trPr>
          <w:cantSplit/>
          <w:tblHeader/>
        </w:trPr>
        <w:tc>
          <w:tcPr>
            <w:tcW w:w="1406" w:type="dxa"/>
            <w:vMerge/>
          </w:tcPr>
          <w:p w14:paraId="62621B8C" w14:textId="77777777" w:rsidR="00A24D56" w:rsidRPr="00EF5E94" w:rsidRDefault="00A24D56" w:rsidP="00EF5E94">
            <w:pPr>
              <w:spacing w:before="20" w:after="20"/>
              <w:contextualSpacing/>
            </w:pPr>
          </w:p>
        </w:tc>
        <w:tc>
          <w:tcPr>
            <w:tcW w:w="1250" w:type="dxa"/>
            <w:tcBorders>
              <w:top w:val="nil"/>
              <w:bottom w:val="nil"/>
            </w:tcBorders>
          </w:tcPr>
          <w:p w14:paraId="68C7AEA3" w14:textId="77777777" w:rsidR="00A24D56" w:rsidRPr="00EF5E94" w:rsidRDefault="00A24D56" w:rsidP="00EF5E94">
            <w:pPr>
              <w:spacing w:before="20" w:after="20"/>
              <w:contextualSpacing/>
            </w:pPr>
            <w:r w:rsidRPr="00EF5E94">
              <w:t>rikkhaat</w:t>
            </w:r>
          </w:p>
        </w:tc>
        <w:tc>
          <w:tcPr>
            <w:tcW w:w="0" w:type="auto"/>
            <w:tcBorders>
              <w:top w:val="nil"/>
              <w:bottom w:val="nil"/>
            </w:tcBorders>
          </w:tcPr>
          <w:p w14:paraId="4F8388D1" w14:textId="77777777" w:rsidR="00A24D56" w:rsidRPr="00EF5E94" w:rsidRDefault="00A24D56" w:rsidP="00EF5E94">
            <w:pPr>
              <w:spacing w:before="20" w:after="20"/>
              <w:contextualSpacing/>
            </w:pPr>
            <w:r w:rsidRPr="00EF5E94">
              <w:t>pl.nom.</w:t>
            </w:r>
          </w:p>
        </w:tc>
        <w:tc>
          <w:tcPr>
            <w:tcW w:w="0" w:type="auto"/>
            <w:tcBorders>
              <w:top w:val="nil"/>
              <w:bottom w:val="nil"/>
            </w:tcBorders>
          </w:tcPr>
          <w:p w14:paraId="04249F75" w14:textId="77777777" w:rsidR="00A24D56" w:rsidRPr="00EF5E94" w:rsidRDefault="00A24D56" w:rsidP="00EF5E94">
            <w:pPr>
              <w:spacing w:before="20" w:after="20"/>
              <w:contextualSpacing/>
            </w:pPr>
            <w:r w:rsidRPr="00EF5E94">
              <w:t>rikas</w:t>
            </w:r>
          </w:p>
        </w:tc>
        <w:tc>
          <w:tcPr>
            <w:tcW w:w="0" w:type="auto"/>
            <w:tcBorders>
              <w:top w:val="nil"/>
              <w:bottom w:val="nil"/>
            </w:tcBorders>
          </w:tcPr>
          <w:p w14:paraId="0C0603B4" w14:textId="77777777" w:rsidR="00A24D56" w:rsidRPr="00EF5E94" w:rsidRDefault="00A24D56" w:rsidP="00EF5E94">
            <w:pPr>
              <w:spacing w:before="20" w:after="20"/>
              <w:contextualSpacing/>
            </w:pPr>
            <w:r w:rsidRPr="00EF5E94">
              <w:t>sg.nom.</w:t>
            </w:r>
          </w:p>
        </w:tc>
        <w:tc>
          <w:tcPr>
            <w:tcW w:w="0" w:type="auto"/>
            <w:gridSpan w:val="2"/>
            <w:vMerge/>
          </w:tcPr>
          <w:p w14:paraId="7B621E0E" w14:textId="77777777" w:rsidR="00A24D56" w:rsidRPr="00EF5E94" w:rsidRDefault="00A24D56" w:rsidP="00EF5E94">
            <w:pPr>
              <w:spacing w:before="20" w:after="20"/>
              <w:contextualSpacing/>
            </w:pPr>
          </w:p>
        </w:tc>
      </w:tr>
      <w:tr w:rsidR="00A24D56" w:rsidRPr="00EF5E94" w14:paraId="51F4B8C7" w14:textId="77777777" w:rsidTr="00E1657F">
        <w:trPr>
          <w:cantSplit/>
          <w:tblHeader/>
        </w:trPr>
        <w:tc>
          <w:tcPr>
            <w:tcW w:w="1406" w:type="dxa"/>
            <w:vMerge/>
            <w:tcBorders>
              <w:bottom w:val="single" w:sz="4" w:space="0" w:color="auto"/>
            </w:tcBorders>
          </w:tcPr>
          <w:p w14:paraId="015CBA25" w14:textId="77777777" w:rsidR="00A24D56" w:rsidRPr="00EF5E94" w:rsidRDefault="00A24D56" w:rsidP="00EF5E94">
            <w:pPr>
              <w:spacing w:before="20" w:after="20"/>
              <w:contextualSpacing/>
            </w:pPr>
          </w:p>
        </w:tc>
        <w:tc>
          <w:tcPr>
            <w:tcW w:w="1250" w:type="dxa"/>
            <w:tcBorders>
              <w:top w:val="nil"/>
              <w:bottom w:val="dotted" w:sz="4" w:space="0" w:color="auto"/>
            </w:tcBorders>
          </w:tcPr>
          <w:p w14:paraId="5D5DD32A" w14:textId="1F8C4DB8" w:rsidR="00A24D56" w:rsidRPr="00EF5E94" w:rsidRDefault="00A24D56" w:rsidP="00EF5E94">
            <w:pPr>
              <w:spacing w:before="20" w:after="20"/>
              <w:contextualSpacing/>
            </w:pPr>
            <w:r>
              <w:t>lykkään</w:t>
            </w:r>
          </w:p>
        </w:tc>
        <w:tc>
          <w:tcPr>
            <w:tcW w:w="0" w:type="auto"/>
            <w:tcBorders>
              <w:top w:val="nil"/>
              <w:bottom w:val="dotted" w:sz="4" w:space="0" w:color="auto"/>
            </w:tcBorders>
          </w:tcPr>
          <w:p w14:paraId="737AD529" w14:textId="648E54D2" w:rsidR="00A24D56" w:rsidRPr="00EF5E94" w:rsidRDefault="00A24D56" w:rsidP="00EF5E94">
            <w:pPr>
              <w:spacing w:before="20" w:after="20"/>
              <w:contextualSpacing/>
            </w:pPr>
            <w:r>
              <w:t>prees.sg1</w:t>
            </w:r>
          </w:p>
        </w:tc>
        <w:tc>
          <w:tcPr>
            <w:tcW w:w="0" w:type="auto"/>
            <w:tcBorders>
              <w:top w:val="nil"/>
              <w:bottom w:val="dotted" w:sz="4" w:space="0" w:color="auto"/>
            </w:tcBorders>
          </w:tcPr>
          <w:p w14:paraId="4A508892" w14:textId="105897C4" w:rsidR="00A24D56" w:rsidRPr="00EF5E94" w:rsidRDefault="00A24D56" w:rsidP="00EF5E94">
            <w:pPr>
              <w:spacing w:before="20" w:after="20"/>
              <w:contextualSpacing/>
            </w:pPr>
            <w:r>
              <w:t>lykätä</w:t>
            </w:r>
          </w:p>
        </w:tc>
        <w:tc>
          <w:tcPr>
            <w:tcW w:w="0" w:type="auto"/>
            <w:tcBorders>
              <w:top w:val="nil"/>
              <w:bottom w:val="dotted" w:sz="4" w:space="0" w:color="auto"/>
            </w:tcBorders>
          </w:tcPr>
          <w:p w14:paraId="0E941A7D" w14:textId="31C2F70C" w:rsidR="00A24D56" w:rsidRPr="00EF5E94" w:rsidRDefault="00A24D56" w:rsidP="00EF5E94">
            <w:pPr>
              <w:spacing w:before="20" w:after="20"/>
              <w:contextualSpacing/>
            </w:pPr>
            <w:r>
              <w:t>1.inf.</w:t>
            </w:r>
          </w:p>
        </w:tc>
        <w:tc>
          <w:tcPr>
            <w:tcW w:w="0" w:type="auto"/>
            <w:gridSpan w:val="2"/>
            <w:vMerge/>
            <w:tcBorders>
              <w:bottom w:val="dotted" w:sz="4" w:space="0" w:color="auto"/>
            </w:tcBorders>
          </w:tcPr>
          <w:p w14:paraId="62C8F1E5" w14:textId="77777777" w:rsidR="00A24D56" w:rsidRPr="00EF5E94" w:rsidRDefault="00A24D56" w:rsidP="00EF5E94">
            <w:pPr>
              <w:spacing w:before="20" w:after="20"/>
              <w:contextualSpacing/>
            </w:pPr>
          </w:p>
        </w:tc>
      </w:tr>
      <w:tr w:rsidR="00A24D56" w:rsidRPr="00EF5E94" w14:paraId="3ED31EE6" w14:textId="77777777" w:rsidTr="00E1657F">
        <w:trPr>
          <w:cantSplit/>
          <w:tblHeader/>
        </w:trPr>
        <w:tc>
          <w:tcPr>
            <w:tcW w:w="1406" w:type="dxa"/>
            <w:vMerge w:val="restart"/>
            <w:tcBorders>
              <w:top w:val="dotted" w:sz="4" w:space="0" w:color="auto"/>
            </w:tcBorders>
          </w:tcPr>
          <w:p w14:paraId="614576F0" w14:textId="4BAC43E3" w:rsidR="00A24D56" w:rsidRPr="00EF5E94" w:rsidRDefault="00A24D56" w:rsidP="00EF5E94">
            <w:pPr>
              <w:spacing w:before="20" w:after="20"/>
              <w:contextualSpacing/>
            </w:pPr>
            <w:r w:rsidRPr="00EF5E94">
              <w:lastRenderedPageBreak/>
              <w:t xml:space="preserve">nkk : </w:t>
            </w:r>
            <w:r w:rsidR="00CA45B2">
              <w:t>nk : ng</w:t>
            </w:r>
          </w:p>
        </w:tc>
        <w:tc>
          <w:tcPr>
            <w:tcW w:w="1250" w:type="dxa"/>
            <w:tcBorders>
              <w:top w:val="dotted" w:sz="4" w:space="0" w:color="auto"/>
              <w:bottom w:val="nil"/>
            </w:tcBorders>
          </w:tcPr>
          <w:p w14:paraId="40F0AE6D" w14:textId="77777777" w:rsidR="00A24D56" w:rsidRPr="00EF5E94" w:rsidRDefault="00A24D56" w:rsidP="00EF5E94">
            <w:pPr>
              <w:spacing w:before="20" w:after="20"/>
              <w:contextualSpacing/>
            </w:pPr>
            <w:r w:rsidRPr="00EF5E94">
              <w:t>aurinkkoo</w:t>
            </w:r>
          </w:p>
        </w:tc>
        <w:tc>
          <w:tcPr>
            <w:tcW w:w="0" w:type="auto"/>
            <w:tcBorders>
              <w:top w:val="dotted" w:sz="4" w:space="0" w:color="auto"/>
              <w:bottom w:val="nil"/>
            </w:tcBorders>
          </w:tcPr>
          <w:p w14:paraId="6C60723F" w14:textId="77777777" w:rsidR="00A24D56" w:rsidRPr="00EF5E94" w:rsidRDefault="00A24D56" w:rsidP="00EF5E94">
            <w:pPr>
              <w:spacing w:before="20" w:after="20"/>
              <w:contextualSpacing/>
            </w:pPr>
            <w:r w:rsidRPr="00EF5E94">
              <w:t>sg.part.</w:t>
            </w:r>
          </w:p>
        </w:tc>
        <w:tc>
          <w:tcPr>
            <w:tcW w:w="0" w:type="auto"/>
            <w:tcBorders>
              <w:top w:val="dotted" w:sz="4" w:space="0" w:color="auto"/>
              <w:bottom w:val="nil"/>
            </w:tcBorders>
          </w:tcPr>
          <w:p w14:paraId="4B0BD53F" w14:textId="77777777" w:rsidR="00A24D56" w:rsidRPr="00EF5E94" w:rsidRDefault="00A24D56" w:rsidP="00EF5E94">
            <w:pPr>
              <w:spacing w:before="20" w:after="20"/>
              <w:contextualSpacing/>
            </w:pPr>
            <w:r w:rsidRPr="00EF5E94">
              <w:t>aurinko</w:t>
            </w:r>
          </w:p>
        </w:tc>
        <w:tc>
          <w:tcPr>
            <w:tcW w:w="0" w:type="auto"/>
            <w:tcBorders>
              <w:top w:val="dotted" w:sz="4" w:space="0" w:color="auto"/>
              <w:bottom w:val="nil"/>
            </w:tcBorders>
          </w:tcPr>
          <w:p w14:paraId="20009D31" w14:textId="77777777" w:rsidR="00A24D56" w:rsidRPr="00EF5E94" w:rsidRDefault="00A24D56" w:rsidP="00EF5E94">
            <w:pPr>
              <w:spacing w:before="20" w:after="20"/>
              <w:contextualSpacing/>
            </w:pPr>
            <w:r w:rsidRPr="00EF5E94">
              <w:t>sg.nom.</w:t>
            </w:r>
          </w:p>
        </w:tc>
        <w:tc>
          <w:tcPr>
            <w:tcW w:w="0" w:type="auto"/>
            <w:tcBorders>
              <w:top w:val="dotted" w:sz="4" w:space="0" w:color="auto"/>
              <w:bottom w:val="nil"/>
            </w:tcBorders>
          </w:tcPr>
          <w:p w14:paraId="529B2955" w14:textId="77777777" w:rsidR="00A24D56" w:rsidRPr="00EF5E94" w:rsidRDefault="00A24D56" w:rsidP="00EF5E94">
            <w:pPr>
              <w:spacing w:before="20" w:after="20"/>
              <w:contextualSpacing/>
            </w:pPr>
            <w:r w:rsidRPr="00EF5E94">
              <w:t>auringon</w:t>
            </w:r>
          </w:p>
        </w:tc>
        <w:tc>
          <w:tcPr>
            <w:tcW w:w="0" w:type="auto"/>
            <w:tcBorders>
              <w:top w:val="dotted" w:sz="4" w:space="0" w:color="auto"/>
              <w:bottom w:val="nil"/>
            </w:tcBorders>
          </w:tcPr>
          <w:p w14:paraId="258D7520" w14:textId="77777777" w:rsidR="00A24D56" w:rsidRPr="00EF5E94" w:rsidRDefault="00A24D56" w:rsidP="00EF5E94">
            <w:pPr>
              <w:spacing w:before="20" w:after="20"/>
              <w:contextualSpacing/>
            </w:pPr>
            <w:r w:rsidRPr="00EF5E94">
              <w:t>sg.gen.</w:t>
            </w:r>
          </w:p>
        </w:tc>
      </w:tr>
      <w:tr w:rsidR="00A24D56" w:rsidRPr="00EF5E94" w14:paraId="09A4D0BD" w14:textId="77777777" w:rsidTr="00E1657F">
        <w:trPr>
          <w:cantSplit/>
          <w:tblHeader/>
        </w:trPr>
        <w:tc>
          <w:tcPr>
            <w:tcW w:w="1406" w:type="dxa"/>
            <w:vMerge/>
          </w:tcPr>
          <w:p w14:paraId="445521F7" w14:textId="77777777" w:rsidR="00A24D56" w:rsidRPr="00EF5E94" w:rsidRDefault="00A24D56" w:rsidP="00EF5E94">
            <w:pPr>
              <w:spacing w:before="20" w:after="20"/>
              <w:contextualSpacing/>
            </w:pPr>
          </w:p>
        </w:tc>
        <w:tc>
          <w:tcPr>
            <w:tcW w:w="1250" w:type="dxa"/>
            <w:tcBorders>
              <w:top w:val="nil"/>
              <w:bottom w:val="nil"/>
            </w:tcBorders>
          </w:tcPr>
          <w:p w14:paraId="1104D45B" w14:textId="77777777" w:rsidR="00A24D56" w:rsidRPr="00EF5E94" w:rsidRDefault="00A24D56" w:rsidP="00EF5E94">
            <w:pPr>
              <w:spacing w:before="20" w:after="20"/>
              <w:contextualSpacing/>
            </w:pPr>
            <w:r w:rsidRPr="00EF5E94">
              <w:t>kenkkää</w:t>
            </w:r>
          </w:p>
        </w:tc>
        <w:tc>
          <w:tcPr>
            <w:tcW w:w="0" w:type="auto"/>
            <w:tcBorders>
              <w:top w:val="nil"/>
              <w:bottom w:val="nil"/>
            </w:tcBorders>
          </w:tcPr>
          <w:p w14:paraId="01534F73" w14:textId="77777777" w:rsidR="00A24D56" w:rsidRPr="00EF5E94" w:rsidRDefault="00A24D56" w:rsidP="00EF5E94">
            <w:pPr>
              <w:spacing w:before="20" w:after="20"/>
              <w:contextualSpacing/>
            </w:pPr>
            <w:r w:rsidRPr="00EF5E94">
              <w:t>sg.part.</w:t>
            </w:r>
          </w:p>
        </w:tc>
        <w:tc>
          <w:tcPr>
            <w:tcW w:w="0" w:type="auto"/>
            <w:tcBorders>
              <w:top w:val="nil"/>
              <w:bottom w:val="nil"/>
            </w:tcBorders>
          </w:tcPr>
          <w:p w14:paraId="741B9E94" w14:textId="77777777" w:rsidR="00A24D56" w:rsidRPr="00EF5E94" w:rsidRDefault="00A24D56" w:rsidP="00EF5E94">
            <w:pPr>
              <w:spacing w:before="20" w:after="20"/>
              <w:contextualSpacing/>
            </w:pPr>
            <w:r w:rsidRPr="00EF5E94">
              <w:t>kenkä</w:t>
            </w:r>
          </w:p>
        </w:tc>
        <w:tc>
          <w:tcPr>
            <w:tcW w:w="0" w:type="auto"/>
            <w:tcBorders>
              <w:top w:val="nil"/>
              <w:bottom w:val="nil"/>
            </w:tcBorders>
          </w:tcPr>
          <w:p w14:paraId="629F8F9F" w14:textId="77777777" w:rsidR="00A24D56" w:rsidRPr="00EF5E94" w:rsidRDefault="00A24D56" w:rsidP="00EF5E94">
            <w:pPr>
              <w:spacing w:before="20" w:after="20"/>
              <w:contextualSpacing/>
            </w:pPr>
            <w:r w:rsidRPr="00EF5E94">
              <w:t>sg.nom.</w:t>
            </w:r>
          </w:p>
        </w:tc>
        <w:tc>
          <w:tcPr>
            <w:tcW w:w="0" w:type="auto"/>
            <w:tcBorders>
              <w:top w:val="nil"/>
              <w:bottom w:val="nil"/>
            </w:tcBorders>
          </w:tcPr>
          <w:p w14:paraId="1E55B5E2" w14:textId="77777777" w:rsidR="00A24D56" w:rsidRPr="00EF5E94" w:rsidRDefault="00A24D56" w:rsidP="00EF5E94">
            <w:pPr>
              <w:spacing w:before="20" w:after="20"/>
              <w:contextualSpacing/>
            </w:pPr>
            <w:r w:rsidRPr="00EF5E94">
              <w:t>kengät</w:t>
            </w:r>
          </w:p>
        </w:tc>
        <w:tc>
          <w:tcPr>
            <w:tcW w:w="0" w:type="auto"/>
            <w:tcBorders>
              <w:top w:val="nil"/>
              <w:bottom w:val="nil"/>
            </w:tcBorders>
          </w:tcPr>
          <w:p w14:paraId="592F60E3" w14:textId="77777777" w:rsidR="00A24D56" w:rsidRPr="00EF5E94" w:rsidRDefault="00A24D56" w:rsidP="00EF5E94">
            <w:pPr>
              <w:spacing w:before="20" w:after="20"/>
              <w:contextualSpacing/>
            </w:pPr>
            <w:r w:rsidRPr="00EF5E94">
              <w:t>pl.nom.</w:t>
            </w:r>
          </w:p>
        </w:tc>
      </w:tr>
      <w:tr w:rsidR="00A24D56" w:rsidRPr="00EF5E94" w14:paraId="782503BB" w14:textId="77777777" w:rsidTr="00E1657F">
        <w:trPr>
          <w:cantSplit/>
          <w:tblHeader/>
        </w:trPr>
        <w:tc>
          <w:tcPr>
            <w:tcW w:w="1406" w:type="dxa"/>
            <w:vMerge/>
            <w:tcBorders>
              <w:bottom w:val="single" w:sz="4" w:space="0" w:color="auto"/>
            </w:tcBorders>
          </w:tcPr>
          <w:p w14:paraId="12E8A832" w14:textId="77777777" w:rsidR="00A24D56" w:rsidRPr="00EF5E94" w:rsidRDefault="00A24D56" w:rsidP="00EF5E94">
            <w:pPr>
              <w:spacing w:before="20" w:after="20"/>
              <w:contextualSpacing/>
            </w:pPr>
          </w:p>
        </w:tc>
        <w:tc>
          <w:tcPr>
            <w:tcW w:w="1250" w:type="dxa"/>
            <w:tcBorders>
              <w:top w:val="nil"/>
              <w:bottom w:val="single" w:sz="4" w:space="0" w:color="auto"/>
            </w:tcBorders>
          </w:tcPr>
          <w:p w14:paraId="02894F39" w14:textId="77777777" w:rsidR="00A24D56" w:rsidRPr="00EF5E94" w:rsidRDefault="00A24D56" w:rsidP="00EF5E94">
            <w:pPr>
              <w:spacing w:before="20" w:after="20"/>
              <w:contextualSpacing/>
            </w:pPr>
            <w:r w:rsidRPr="00EF5E94">
              <w:t>lankkee</w:t>
            </w:r>
          </w:p>
        </w:tc>
        <w:tc>
          <w:tcPr>
            <w:tcW w:w="0" w:type="auto"/>
            <w:tcBorders>
              <w:top w:val="nil"/>
              <w:bottom w:val="single" w:sz="4" w:space="0" w:color="auto"/>
            </w:tcBorders>
          </w:tcPr>
          <w:p w14:paraId="68B0F501" w14:textId="39BF3DBC" w:rsidR="00A24D56" w:rsidRPr="00EF5E94" w:rsidRDefault="00A24D56" w:rsidP="00EF5E94">
            <w:pPr>
              <w:spacing w:before="20" w:after="20"/>
              <w:contextualSpacing/>
            </w:pPr>
            <w:r>
              <w:t>prees.sg3</w:t>
            </w:r>
          </w:p>
        </w:tc>
        <w:tc>
          <w:tcPr>
            <w:tcW w:w="0" w:type="auto"/>
            <w:tcBorders>
              <w:top w:val="nil"/>
              <w:bottom w:val="single" w:sz="4" w:space="0" w:color="auto"/>
            </w:tcBorders>
          </w:tcPr>
          <w:p w14:paraId="67B40327" w14:textId="77777777" w:rsidR="00A24D56" w:rsidRPr="00EF5E94" w:rsidRDefault="00A24D56" w:rsidP="00EF5E94">
            <w:pPr>
              <w:spacing w:before="20" w:after="20"/>
              <w:contextualSpacing/>
            </w:pPr>
            <w:r w:rsidRPr="00EF5E94">
              <w:t>lankes</w:t>
            </w:r>
          </w:p>
        </w:tc>
        <w:tc>
          <w:tcPr>
            <w:tcW w:w="0" w:type="auto"/>
            <w:tcBorders>
              <w:top w:val="nil"/>
              <w:bottom w:val="single" w:sz="4" w:space="0" w:color="auto"/>
            </w:tcBorders>
          </w:tcPr>
          <w:p w14:paraId="7FE9CD33" w14:textId="18C85201" w:rsidR="00A24D56" w:rsidRPr="00EF5E94" w:rsidRDefault="00A24D56" w:rsidP="00EF5E94">
            <w:pPr>
              <w:spacing w:before="20" w:after="20"/>
              <w:contextualSpacing/>
            </w:pPr>
            <w:r w:rsidRPr="00EF5E94">
              <w:t>pret.</w:t>
            </w:r>
            <w:r>
              <w:t>sg3</w:t>
            </w:r>
          </w:p>
        </w:tc>
        <w:tc>
          <w:tcPr>
            <w:tcW w:w="0" w:type="auto"/>
            <w:tcBorders>
              <w:top w:val="nil"/>
              <w:bottom w:val="single" w:sz="4" w:space="0" w:color="auto"/>
            </w:tcBorders>
          </w:tcPr>
          <w:p w14:paraId="47721C28" w14:textId="77777777" w:rsidR="00A24D56" w:rsidRPr="00EF5E94" w:rsidRDefault="00A24D56" w:rsidP="00EF5E94">
            <w:pPr>
              <w:spacing w:before="20" w:after="20"/>
              <w:contextualSpacing/>
            </w:pPr>
            <w:r w:rsidRPr="00EF5E94">
              <w:t>langeta</w:t>
            </w:r>
          </w:p>
        </w:tc>
        <w:tc>
          <w:tcPr>
            <w:tcW w:w="0" w:type="auto"/>
            <w:tcBorders>
              <w:top w:val="nil"/>
              <w:bottom w:val="single" w:sz="4" w:space="0" w:color="auto"/>
            </w:tcBorders>
          </w:tcPr>
          <w:p w14:paraId="7FAF0378" w14:textId="77777777" w:rsidR="00A24D56" w:rsidRPr="00EF5E94" w:rsidRDefault="00A24D56" w:rsidP="00EF5E94">
            <w:pPr>
              <w:spacing w:before="20" w:after="20"/>
              <w:contextualSpacing/>
            </w:pPr>
            <w:r w:rsidRPr="00EF5E94">
              <w:t>1.inf.</w:t>
            </w:r>
          </w:p>
        </w:tc>
      </w:tr>
      <w:tr w:rsidR="00A24D56" w:rsidRPr="00EF5E94" w14:paraId="02F5624E" w14:textId="77777777" w:rsidTr="00E1657F">
        <w:trPr>
          <w:cantSplit/>
          <w:tblHeader/>
        </w:trPr>
        <w:tc>
          <w:tcPr>
            <w:tcW w:w="1406" w:type="dxa"/>
            <w:tcBorders>
              <w:top w:val="dotted" w:sz="4" w:space="0" w:color="auto"/>
              <w:bottom w:val="dotted" w:sz="4" w:space="0" w:color="auto"/>
            </w:tcBorders>
          </w:tcPr>
          <w:p w14:paraId="3F0D27ED" w14:textId="77777777" w:rsidR="00A24D56" w:rsidRPr="00EF5E94" w:rsidRDefault="00A24D56" w:rsidP="00EF5E94">
            <w:pPr>
              <w:spacing w:before="20" w:after="20"/>
              <w:contextualSpacing/>
            </w:pPr>
            <w:r w:rsidRPr="00EF5E94">
              <w:t>nk : ng</w:t>
            </w:r>
          </w:p>
        </w:tc>
        <w:tc>
          <w:tcPr>
            <w:tcW w:w="3098" w:type="dxa"/>
            <w:gridSpan w:val="2"/>
            <w:tcBorders>
              <w:top w:val="dotted" w:sz="4" w:space="0" w:color="auto"/>
              <w:bottom w:val="dotted" w:sz="4" w:space="0" w:color="auto"/>
            </w:tcBorders>
          </w:tcPr>
          <w:p w14:paraId="795EB47A" w14:textId="77777777" w:rsidR="00A24D56" w:rsidRPr="00EF5E94" w:rsidRDefault="00A24D56" w:rsidP="00EF5E94">
            <w:pPr>
              <w:spacing w:before="20" w:after="20"/>
              <w:contextualSpacing/>
            </w:pPr>
          </w:p>
        </w:tc>
        <w:tc>
          <w:tcPr>
            <w:tcW w:w="0" w:type="auto"/>
            <w:tcBorders>
              <w:top w:val="dotted" w:sz="4" w:space="0" w:color="auto"/>
              <w:bottom w:val="dotted" w:sz="4" w:space="0" w:color="auto"/>
            </w:tcBorders>
          </w:tcPr>
          <w:p w14:paraId="413EAC86" w14:textId="77777777" w:rsidR="00A24D56" w:rsidRPr="00EF5E94" w:rsidRDefault="00A24D56" w:rsidP="00EF5E94">
            <w:pPr>
              <w:spacing w:before="20" w:after="20"/>
              <w:contextualSpacing/>
            </w:pPr>
            <w:r w:rsidRPr="00EF5E94">
              <w:t>kuninkhaat</w:t>
            </w:r>
          </w:p>
        </w:tc>
        <w:tc>
          <w:tcPr>
            <w:tcW w:w="0" w:type="auto"/>
            <w:tcBorders>
              <w:top w:val="dotted" w:sz="4" w:space="0" w:color="auto"/>
              <w:bottom w:val="dotted" w:sz="4" w:space="0" w:color="auto"/>
            </w:tcBorders>
          </w:tcPr>
          <w:p w14:paraId="1C6D626E" w14:textId="77777777" w:rsidR="00A24D56" w:rsidRPr="00EF5E94" w:rsidRDefault="00A24D56" w:rsidP="00EF5E94">
            <w:pPr>
              <w:spacing w:before="20" w:after="20"/>
              <w:contextualSpacing/>
            </w:pPr>
            <w:r w:rsidRPr="00EF5E94">
              <w:t>pl.nom.</w:t>
            </w:r>
          </w:p>
        </w:tc>
        <w:tc>
          <w:tcPr>
            <w:tcW w:w="0" w:type="auto"/>
            <w:tcBorders>
              <w:top w:val="dotted" w:sz="4" w:space="0" w:color="auto"/>
              <w:bottom w:val="dotted" w:sz="4" w:space="0" w:color="auto"/>
            </w:tcBorders>
          </w:tcPr>
          <w:p w14:paraId="2B65CFF5" w14:textId="77777777" w:rsidR="00A24D56" w:rsidRPr="00EF5E94" w:rsidRDefault="00A24D56" w:rsidP="00EF5E94">
            <w:pPr>
              <w:spacing w:before="20" w:after="20"/>
              <w:contextualSpacing/>
            </w:pPr>
            <w:r w:rsidRPr="00EF5E94">
              <w:t>kuningas</w:t>
            </w:r>
          </w:p>
        </w:tc>
        <w:tc>
          <w:tcPr>
            <w:tcW w:w="0" w:type="auto"/>
            <w:tcBorders>
              <w:top w:val="dotted" w:sz="4" w:space="0" w:color="auto"/>
              <w:bottom w:val="dotted" w:sz="4" w:space="0" w:color="auto"/>
            </w:tcBorders>
          </w:tcPr>
          <w:p w14:paraId="7BE7B41B" w14:textId="77777777" w:rsidR="00A24D56" w:rsidRPr="00EF5E94" w:rsidRDefault="00A24D56" w:rsidP="00EF5E94">
            <w:pPr>
              <w:spacing w:before="20" w:after="20"/>
              <w:contextualSpacing/>
            </w:pPr>
            <w:r w:rsidRPr="00EF5E94">
              <w:t>sg.nom.</w:t>
            </w:r>
          </w:p>
        </w:tc>
      </w:tr>
      <w:tr w:rsidR="00A24D56" w:rsidRPr="00EF5E94" w14:paraId="172DB597" w14:textId="77777777" w:rsidTr="00E1657F">
        <w:trPr>
          <w:cantSplit/>
          <w:tblHeader/>
        </w:trPr>
        <w:tc>
          <w:tcPr>
            <w:tcW w:w="1406" w:type="dxa"/>
            <w:tcBorders>
              <w:top w:val="single" w:sz="4" w:space="0" w:color="auto"/>
              <w:bottom w:val="single" w:sz="4" w:space="0" w:color="000000"/>
            </w:tcBorders>
          </w:tcPr>
          <w:p w14:paraId="1AC8EC6E" w14:textId="77777777" w:rsidR="00A24D56" w:rsidRPr="00EF5E94" w:rsidRDefault="00A24D56" w:rsidP="00EF5E94">
            <w:pPr>
              <w:spacing w:before="20" w:after="20"/>
              <w:contextualSpacing/>
            </w:pPr>
            <w:r w:rsidRPr="00EF5E94">
              <w:t>nkk : nk</w:t>
            </w:r>
          </w:p>
        </w:tc>
        <w:tc>
          <w:tcPr>
            <w:tcW w:w="1250" w:type="dxa"/>
            <w:tcBorders>
              <w:top w:val="single" w:sz="4" w:space="0" w:color="auto"/>
              <w:bottom w:val="single" w:sz="4" w:space="0" w:color="auto"/>
            </w:tcBorders>
          </w:tcPr>
          <w:p w14:paraId="2923043E" w14:textId="77777777" w:rsidR="00A24D56" w:rsidRPr="00EF5E94" w:rsidRDefault="00A24D56" w:rsidP="00EF5E94">
            <w:pPr>
              <w:spacing w:before="20" w:after="20"/>
              <w:contextualSpacing/>
            </w:pPr>
            <w:r w:rsidRPr="00EF5E94">
              <w:t xml:space="preserve">vankka : vankkaa </w:t>
            </w:r>
          </w:p>
        </w:tc>
        <w:tc>
          <w:tcPr>
            <w:tcW w:w="0" w:type="auto"/>
            <w:tcBorders>
              <w:top w:val="single" w:sz="4" w:space="0" w:color="auto"/>
              <w:bottom w:val="single" w:sz="4" w:space="0" w:color="auto"/>
            </w:tcBorders>
          </w:tcPr>
          <w:p w14:paraId="3F66858E" w14:textId="77777777" w:rsidR="00A24D56" w:rsidRPr="00EF5E94" w:rsidRDefault="00A24D56" w:rsidP="00EF5E94">
            <w:pPr>
              <w:spacing w:before="20" w:after="20"/>
              <w:contextualSpacing/>
            </w:pPr>
            <w:r w:rsidRPr="00EF5E94">
              <w:t>sg.nom. : sg.part.</w:t>
            </w:r>
          </w:p>
        </w:tc>
        <w:tc>
          <w:tcPr>
            <w:tcW w:w="0" w:type="auto"/>
            <w:tcBorders>
              <w:top w:val="single" w:sz="4" w:space="0" w:color="auto"/>
              <w:bottom w:val="single" w:sz="4" w:space="0" w:color="auto"/>
            </w:tcBorders>
          </w:tcPr>
          <w:p w14:paraId="5B1E79EB" w14:textId="77777777" w:rsidR="00A24D56" w:rsidRPr="00EF5E94" w:rsidRDefault="00A24D56" w:rsidP="00EF5E94">
            <w:pPr>
              <w:spacing w:before="20" w:after="20"/>
              <w:contextualSpacing/>
            </w:pPr>
            <w:r w:rsidRPr="00EF5E94">
              <w:t>vankat</w:t>
            </w:r>
          </w:p>
        </w:tc>
        <w:tc>
          <w:tcPr>
            <w:tcW w:w="0" w:type="auto"/>
            <w:tcBorders>
              <w:top w:val="single" w:sz="4" w:space="0" w:color="auto"/>
              <w:bottom w:val="single" w:sz="4" w:space="0" w:color="auto"/>
            </w:tcBorders>
          </w:tcPr>
          <w:p w14:paraId="3B380456" w14:textId="77777777" w:rsidR="00A24D56" w:rsidRPr="00EF5E94" w:rsidRDefault="00A24D56" w:rsidP="00EF5E94">
            <w:pPr>
              <w:spacing w:before="20" w:after="20"/>
              <w:contextualSpacing/>
            </w:pPr>
            <w:r w:rsidRPr="00EF5E94">
              <w:t>pl.nom.</w:t>
            </w:r>
          </w:p>
        </w:tc>
        <w:tc>
          <w:tcPr>
            <w:tcW w:w="0" w:type="auto"/>
            <w:gridSpan w:val="2"/>
            <w:tcBorders>
              <w:top w:val="single" w:sz="4" w:space="0" w:color="auto"/>
              <w:bottom w:val="single" w:sz="4" w:space="0" w:color="auto"/>
            </w:tcBorders>
          </w:tcPr>
          <w:p w14:paraId="1CD0F402" w14:textId="77777777" w:rsidR="00A24D56" w:rsidRPr="00EF5E94" w:rsidRDefault="00A24D56" w:rsidP="00EF5E94">
            <w:pPr>
              <w:spacing w:before="20" w:after="20"/>
              <w:contextualSpacing/>
            </w:pPr>
          </w:p>
        </w:tc>
      </w:tr>
      <w:tr w:rsidR="00A24D56" w:rsidRPr="00C21AEE" w14:paraId="571BFE01" w14:textId="77777777" w:rsidTr="00E1657F">
        <w:trPr>
          <w:cantSplit/>
          <w:tblHeader/>
        </w:trPr>
        <w:tc>
          <w:tcPr>
            <w:tcW w:w="1406" w:type="dxa"/>
            <w:vMerge w:val="restart"/>
            <w:tcBorders>
              <w:top w:val="single" w:sz="4" w:space="0" w:color="auto"/>
            </w:tcBorders>
          </w:tcPr>
          <w:p w14:paraId="4F9C128F" w14:textId="28166A97" w:rsidR="00A24D56" w:rsidRPr="00C21AEE" w:rsidRDefault="00A24D56" w:rsidP="00EF5E94">
            <w:pPr>
              <w:spacing w:before="20" w:after="20"/>
              <w:contextualSpacing/>
            </w:pPr>
            <w:r w:rsidRPr="00C21AEE">
              <w:t>rkk : rk : r, rj, rv</w:t>
            </w:r>
          </w:p>
        </w:tc>
        <w:tc>
          <w:tcPr>
            <w:tcW w:w="1250" w:type="dxa"/>
            <w:tcBorders>
              <w:top w:val="single" w:sz="4" w:space="0" w:color="auto"/>
              <w:bottom w:val="nil"/>
            </w:tcBorders>
          </w:tcPr>
          <w:p w14:paraId="3180D456" w14:textId="77777777" w:rsidR="00A24D56" w:rsidRPr="00C21AEE" w:rsidRDefault="00A24D56" w:rsidP="00EF5E94">
            <w:pPr>
              <w:spacing w:before="20" w:after="20"/>
              <w:contextualSpacing/>
            </w:pPr>
            <w:r w:rsidRPr="00C21AEE">
              <w:t>märkkää</w:t>
            </w:r>
          </w:p>
        </w:tc>
        <w:tc>
          <w:tcPr>
            <w:tcW w:w="0" w:type="auto"/>
            <w:tcBorders>
              <w:top w:val="single" w:sz="4" w:space="0" w:color="auto"/>
              <w:bottom w:val="nil"/>
            </w:tcBorders>
          </w:tcPr>
          <w:p w14:paraId="365EBFA9" w14:textId="77777777" w:rsidR="00A24D56" w:rsidRPr="00C21AEE" w:rsidRDefault="00A24D56" w:rsidP="00EF5E94">
            <w:pPr>
              <w:spacing w:before="20" w:after="20"/>
              <w:contextualSpacing/>
            </w:pPr>
            <w:r w:rsidRPr="00C21AEE">
              <w:t>sg.part.</w:t>
            </w:r>
          </w:p>
        </w:tc>
        <w:tc>
          <w:tcPr>
            <w:tcW w:w="0" w:type="auto"/>
            <w:tcBorders>
              <w:top w:val="single" w:sz="4" w:space="0" w:color="auto"/>
              <w:bottom w:val="nil"/>
            </w:tcBorders>
          </w:tcPr>
          <w:p w14:paraId="6BEB76C1" w14:textId="77777777" w:rsidR="00A24D56" w:rsidRPr="00C21AEE" w:rsidRDefault="00A24D56" w:rsidP="00EF5E94">
            <w:pPr>
              <w:spacing w:before="20" w:after="20"/>
              <w:contextualSpacing/>
            </w:pPr>
            <w:r w:rsidRPr="00C21AEE">
              <w:t>märkä</w:t>
            </w:r>
          </w:p>
        </w:tc>
        <w:tc>
          <w:tcPr>
            <w:tcW w:w="0" w:type="auto"/>
            <w:tcBorders>
              <w:top w:val="single" w:sz="4" w:space="0" w:color="auto"/>
              <w:bottom w:val="nil"/>
            </w:tcBorders>
          </w:tcPr>
          <w:p w14:paraId="4337CB71" w14:textId="77777777" w:rsidR="00A24D56" w:rsidRPr="00C21AEE" w:rsidRDefault="00A24D56" w:rsidP="00EF5E94">
            <w:pPr>
              <w:spacing w:before="20" w:after="20"/>
              <w:contextualSpacing/>
            </w:pPr>
            <w:r w:rsidRPr="00C21AEE">
              <w:t>sg.nom.</w:t>
            </w:r>
          </w:p>
        </w:tc>
        <w:tc>
          <w:tcPr>
            <w:tcW w:w="0" w:type="auto"/>
            <w:tcBorders>
              <w:top w:val="single" w:sz="4" w:space="0" w:color="auto"/>
              <w:bottom w:val="nil"/>
            </w:tcBorders>
          </w:tcPr>
          <w:p w14:paraId="4E84754F" w14:textId="77777777" w:rsidR="00A24D56" w:rsidRPr="00C21AEE" w:rsidRDefault="00A24D56" w:rsidP="00EF5E94">
            <w:pPr>
              <w:spacing w:before="20" w:after="20"/>
              <w:contextualSpacing/>
            </w:pPr>
            <w:r w:rsidRPr="00C21AEE">
              <w:t>märät</w:t>
            </w:r>
          </w:p>
        </w:tc>
        <w:tc>
          <w:tcPr>
            <w:tcW w:w="0" w:type="auto"/>
            <w:tcBorders>
              <w:top w:val="single" w:sz="4" w:space="0" w:color="auto"/>
              <w:bottom w:val="nil"/>
            </w:tcBorders>
          </w:tcPr>
          <w:p w14:paraId="4A952793" w14:textId="77777777" w:rsidR="00A24D56" w:rsidRPr="00C21AEE" w:rsidRDefault="00A24D56" w:rsidP="00EF5E94">
            <w:pPr>
              <w:spacing w:before="20" w:after="20"/>
              <w:contextualSpacing/>
            </w:pPr>
            <w:r w:rsidRPr="00C21AEE">
              <w:t>pl.nom.</w:t>
            </w:r>
          </w:p>
        </w:tc>
      </w:tr>
      <w:tr w:rsidR="00A24D56" w:rsidRPr="00C21AEE" w14:paraId="38178DBC" w14:textId="77777777" w:rsidTr="00E1657F">
        <w:trPr>
          <w:cantSplit/>
          <w:tblHeader/>
        </w:trPr>
        <w:tc>
          <w:tcPr>
            <w:tcW w:w="1406" w:type="dxa"/>
            <w:vMerge/>
          </w:tcPr>
          <w:p w14:paraId="67EC50C4" w14:textId="77777777" w:rsidR="00A24D56" w:rsidRPr="00C21AEE" w:rsidRDefault="00A24D56" w:rsidP="00EF5E94">
            <w:pPr>
              <w:spacing w:before="20" w:after="20"/>
              <w:contextualSpacing/>
            </w:pPr>
          </w:p>
        </w:tc>
        <w:tc>
          <w:tcPr>
            <w:tcW w:w="1250" w:type="dxa"/>
            <w:tcBorders>
              <w:top w:val="nil"/>
              <w:bottom w:val="nil"/>
            </w:tcBorders>
          </w:tcPr>
          <w:p w14:paraId="6FE35853" w14:textId="77777777" w:rsidR="00A24D56" w:rsidRPr="00C21AEE" w:rsidRDefault="00A24D56" w:rsidP="00EF5E94">
            <w:pPr>
              <w:spacing w:before="20" w:after="20"/>
              <w:contextualSpacing/>
            </w:pPr>
            <w:r w:rsidRPr="00C21AEE">
              <w:t>särkkeet</w:t>
            </w:r>
          </w:p>
        </w:tc>
        <w:tc>
          <w:tcPr>
            <w:tcW w:w="0" w:type="auto"/>
            <w:tcBorders>
              <w:top w:val="nil"/>
              <w:bottom w:val="nil"/>
            </w:tcBorders>
          </w:tcPr>
          <w:p w14:paraId="7FC06248" w14:textId="77777777" w:rsidR="00A24D56" w:rsidRPr="00C21AEE" w:rsidRDefault="00A24D56" w:rsidP="00EF5E94">
            <w:pPr>
              <w:spacing w:before="20" w:after="20"/>
              <w:contextualSpacing/>
            </w:pPr>
            <w:r w:rsidRPr="00C21AEE">
              <w:t>1.inf.</w:t>
            </w:r>
          </w:p>
        </w:tc>
        <w:tc>
          <w:tcPr>
            <w:tcW w:w="0" w:type="auto"/>
            <w:tcBorders>
              <w:top w:val="nil"/>
              <w:bottom w:val="nil"/>
            </w:tcBorders>
          </w:tcPr>
          <w:p w14:paraId="1287675C" w14:textId="77777777" w:rsidR="00A24D56" w:rsidRPr="00C21AEE" w:rsidRDefault="00A24D56" w:rsidP="00EF5E94">
            <w:pPr>
              <w:spacing w:before="20" w:after="20"/>
              <w:contextualSpacing/>
            </w:pPr>
            <w:r w:rsidRPr="00C21AEE">
              <w:t>särkeny</w:t>
            </w:r>
          </w:p>
        </w:tc>
        <w:tc>
          <w:tcPr>
            <w:tcW w:w="0" w:type="auto"/>
            <w:tcBorders>
              <w:top w:val="nil"/>
              <w:bottom w:val="nil"/>
            </w:tcBorders>
          </w:tcPr>
          <w:p w14:paraId="6F94E9FE" w14:textId="315DDBF3" w:rsidR="00A24D56" w:rsidRPr="00C21AEE" w:rsidRDefault="00A24D56" w:rsidP="00EF5E94">
            <w:pPr>
              <w:spacing w:before="20" w:after="20"/>
              <w:contextualSpacing/>
            </w:pPr>
            <w:r>
              <w:t>partis.perf</w:t>
            </w:r>
            <w:r w:rsidRPr="00C21AEE">
              <w:t>.</w:t>
            </w:r>
          </w:p>
          <w:p w14:paraId="3EE1B09B" w14:textId="77777777" w:rsidR="00A24D56" w:rsidRPr="00C21AEE" w:rsidRDefault="00A24D56" w:rsidP="00EF5E94">
            <w:pPr>
              <w:spacing w:before="20" w:after="20"/>
              <w:contextualSpacing/>
            </w:pPr>
            <w:r w:rsidRPr="00C21AEE">
              <w:t>sg.nom.</w:t>
            </w:r>
          </w:p>
        </w:tc>
        <w:tc>
          <w:tcPr>
            <w:tcW w:w="0" w:type="auto"/>
            <w:tcBorders>
              <w:top w:val="nil"/>
              <w:bottom w:val="nil"/>
            </w:tcBorders>
          </w:tcPr>
          <w:p w14:paraId="7341038C" w14:textId="77777777" w:rsidR="00A24D56" w:rsidRPr="00C21AEE" w:rsidRDefault="00A24D56" w:rsidP="00EF5E94">
            <w:pPr>
              <w:spacing w:before="20" w:after="20"/>
              <w:contextualSpacing/>
            </w:pPr>
            <w:r w:rsidRPr="00C21AEE">
              <w:t>särjen</w:t>
            </w:r>
          </w:p>
        </w:tc>
        <w:tc>
          <w:tcPr>
            <w:tcW w:w="0" w:type="auto"/>
            <w:tcBorders>
              <w:top w:val="nil"/>
              <w:bottom w:val="nil"/>
            </w:tcBorders>
          </w:tcPr>
          <w:p w14:paraId="2031F883" w14:textId="4CB372DD" w:rsidR="00A24D56" w:rsidRPr="00C21AEE" w:rsidRDefault="00A24D56" w:rsidP="00EF5E94">
            <w:pPr>
              <w:spacing w:before="20" w:after="20"/>
              <w:contextualSpacing/>
            </w:pPr>
            <w:r w:rsidRPr="00C21AEE">
              <w:t>prees.</w:t>
            </w:r>
            <w:r>
              <w:t>sg1</w:t>
            </w:r>
          </w:p>
        </w:tc>
      </w:tr>
      <w:tr w:rsidR="00A24D56" w:rsidRPr="00EF5E94" w14:paraId="395356E0" w14:textId="77777777" w:rsidTr="00E1657F">
        <w:trPr>
          <w:cantSplit/>
          <w:tblHeader/>
        </w:trPr>
        <w:tc>
          <w:tcPr>
            <w:tcW w:w="1406" w:type="dxa"/>
            <w:vMerge/>
          </w:tcPr>
          <w:p w14:paraId="7AA53E75" w14:textId="77777777" w:rsidR="00A24D56" w:rsidRPr="00EF5E94" w:rsidRDefault="00A24D56" w:rsidP="00EF5E94">
            <w:pPr>
              <w:spacing w:before="20" w:after="20"/>
              <w:contextualSpacing/>
            </w:pPr>
          </w:p>
        </w:tc>
        <w:tc>
          <w:tcPr>
            <w:tcW w:w="1250" w:type="dxa"/>
            <w:tcBorders>
              <w:top w:val="nil"/>
              <w:bottom w:val="nil"/>
            </w:tcBorders>
          </w:tcPr>
          <w:p w14:paraId="305A148D" w14:textId="77777777" w:rsidR="00A24D56" w:rsidRPr="00EF5E94" w:rsidRDefault="00A24D56" w:rsidP="00EF5E94">
            <w:pPr>
              <w:spacing w:before="20" w:after="20"/>
              <w:contextualSpacing/>
            </w:pPr>
            <w:r w:rsidRPr="00EF5E94">
              <w:t>parkkuut</w:t>
            </w:r>
          </w:p>
        </w:tc>
        <w:tc>
          <w:tcPr>
            <w:tcW w:w="0" w:type="auto"/>
            <w:tcBorders>
              <w:top w:val="nil"/>
              <w:bottom w:val="nil"/>
            </w:tcBorders>
          </w:tcPr>
          <w:p w14:paraId="0AD33D6B" w14:textId="60CD545A" w:rsidR="00A24D56" w:rsidRPr="00EF5E94" w:rsidRDefault="00A24D56" w:rsidP="00EF5E94">
            <w:pPr>
              <w:spacing w:before="20" w:after="20"/>
              <w:contextualSpacing/>
            </w:pPr>
            <w:r>
              <w:t>1.inf.</w:t>
            </w:r>
          </w:p>
        </w:tc>
        <w:tc>
          <w:tcPr>
            <w:tcW w:w="0" w:type="auto"/>
            <w:tcBorders>
              <w:top w:val="nil"/>
              <w:bottom w:val="nil"/>
            </w:tcBorders>
          </w:tcPr>
          <w:p w14:paraId="64E7DD54" w14:textId="77777777" w:rsidR="00A24D56" w:rsidRPr="00EF5E94" w:rsidRDefault="00A24D56" w:rsidP="00EF5E94">
            <w:pPr>
              <w:spacing w:before="20" w:after="20"/>
              <w:contextualSpacing/>
            </w:pPr>
            <w:r w:rsidRPr="00EF5E94">
              <w:t>parkunu</w:t>
            </w:r>
          </w:p>
        </w:tc>
        <w:tc>
          <w:tcPr>
            <w:tcW w:w="0" w:type="auto"/>
            <w:tcBorders>
              <w:top w:val="nil"/>
              <w:bottom w:val="nil"/>
            </w:tcBorders>
          </w:tcPr>
          <w:p w14:paraId="2E22C6D8" w14:textId="3C722E76" w:rsidR="00A24D56" w:rsidRPr="00EF5E94" w:rsidRDefault="00A24D56" w:rsidP="00EF5E94">
            <w:pPr>
              <w:spacing w:before="20" w:after="20"/>
              <w:contextualSpacing/>
            </w:pPr>
            <w:r>
              <w:t>partis.perf</w:t>
            </w:r>
            <w:r w:rsidRPr="00EF5E94">
              <w:t>.</w:t>
            </w:r>
          </w:p>
        </w:tc>
        <w:tc>
          <w:tcPr>
            <w:tcW w:w="0" w:type="auto"/>
            <w:tcBorders>
              <w:top w:val="nil"/>
              <w:bottom w:val="nil"/>
            </w:tcBorders>
          </w:tcPr>
          <w:p w14:paraId="07331275" w14:textId="54C4C189" w:rsidR="00A24D56" w:rsidRPr="00EF5E94" w:rsidRDefault="00A24D56" w:rsidP="00EF5E94">
            <w:pPr>
              <w:spacing w:before="20" w:after="20"/>
              <w:contextualSpacing/>
            </w:pPr>
            <w:r w:rsidRPr="00EF5E94">
              <w:t>parvun</w:t>
            </w:r>
          </w:p>
        </w:tc>
        <w:tc>
          <w:tcPr>
            <w:tcW w:w="0" w:type="auto"/>
            <w:tcBorders>
              <w:top w:val="nil"/>
              <w:bottom w:val="nil"/>
            </w:tcBorders>
          </w:tcPr>
          <w:p w14:paraId="4D57B8A4" w14:textId="0DB7AD6A" w:rsidR="00A24D56" w:rsidRPr="00EF5E94" w:rsidRDefault="00A24D56" w:rsidP="00EF5E94">
            <w:pPr>
              <w:spacing w:before="20" w:after="20"/>
              <w:contextualSpacing/>
            </w:pPr>
            <w:r w:rsidRPr="00EF5E94">
              <w:t>prees.</w:t>
            </w:r>
            <w:r>
              <w:t>sg1</w:t>
            </w:r>
          </w:p>
        </w:tc>
      </w:tr>
      <w:tr w:rsidR="00A24D56" w:rsidRPr="00EF5E94" w14:paraId="76E756DC" w14:textId="77777777" w:rsidTr="00E1657F">
        <w:trPr>
          <w:cantSplit/>
          <w:tblHeader/>
        </w:trPr>
        <w:tc>
          <w:tcPr>
            <w:tcW w:w="1406" w:type="dxa"/>
            <w:vMerge/>
          </w:tcPr>
          <w:p w14:paraId="6FE88094" w14:textId="77777777" w:rsidR="00A24D56" w:rsidRPr="00EF5E94" w:rsidRDefault="00A24D56" w:rsidP="00EF5E94">
            <w:pPr>
              <w:spacing w:before="20" w:after="20"/>
              <w:contextualSpacing/>
            </w:pPr>
          </w:p>
        </w:tc>
        <w:tc>
          <w:tcPr>
            <w:tcW w:w="1250" w:type="dxa"/>
            <w:tcBorders>
              <w:top w:val="nil"/>
              <w:bottom w:val="nil"/>
            </w:tcBorders>
          </w:tcPr>
          <w:p w14:paraId="4599B396" w14:textId="556797ED" w:rsidR="00A24D56" w:rsidRPr="00EF5E94" w:rsidRDefault="00A24D56" w:rsidP="00EF5E94">
            <w:pPr>
              <w:spacing w:before="20" w:after="20"/>
              <w:contextualSpacing/>
            </w:pPr>
            <w:r>
              <w:t>kerkkii</w:t>
            </w:r>
          </w:p>
        </w:tc>
        <w:tc>
          <w:tcPr>
            <w:tcW w:w="0" w:type="auto"/>
            <w:tcBorders>
              <w:top w:val="nil"/>
              <w:bottom w:val="nil"/>
            </w:tcBorders>
          </w:tcPr>
          <w:p w14:paraId="348B6B38" w14:textId="5F9DF83D" w:rsidR="00A24D56" w:rsidRPr="00EF5E94" w:rsidRDefault="00A24D56" w:rsidP="00EF5E94">
            <w:pPr>
              <w:spacing w:before="20" w:after="20"/>
              <w:contextualSpacing/>
            </w:pPr>
            <w:r>
              <w:t>prees.sg3</w:t>
            </w:r>
          </w:p>
        </w:tc>
        <w:tc>
          <w:tcPr>
            <w:tcW w:w="0" w:type="auto"/>
            <w:tcBorders>
              <w:top w:val="nil"/>
              <w:bottom w:val="nil"/>
            </w:tcBorders>
          </w:tcPr>
          <w:p w14:paraId="639D0222" w14:textId="7320D55E" w:rsidR="00A24D56" w:rsidRPr="00EF5E94" w:rsidRDefault="00A24D56" w:rsidP="00EF5E94">
            <w:pPr>
              <w:spacing w:before="20" w:after="20"/>
              <w:contextualSpacing/>
            </w:pPr>
            <w:r>
              <w:t>kerkis</w:t>
            </w:r>
          </w:p>
        </w:tc>
        <w:tc>
          <w:tcPr>
            <w:tcW w:w="0" w:type="auto"/>
            <w:tcBorders>
              <w:top w:val="nil"/>
              <w:bottom w:val="nil"/>
            </w:tcBorders>
          </w:tcPr>
          <w:p w14:paraId="1967B46F" w14:textId="7608142E" w:rsidR="00A24D56" w:rsidRPr="00EF5E94" w:rsidRDefault="00A24D56" w:rsidP="00EF5E94">
            <w:pPr>
              <w:spacing w:before="20" w:after="20"/>
              <w:contextualSpacing/>
            </w:pPr>
            <w:r>
              <w:t>pret.sg3</w:t>
            </w:r>
          </w:p>
        </w:tc>
        <w:tc>
          <w:tcPr>
            <w:tcW w:w="0" w:type="auto"/>
            <w:tcBorders>
              <w:top w:val="nil"/>
              <w:bottom w:val="nil"/>
            </w:tcBorders>
          </w:tcPr>
          <w:p w14:paraId="3A81D73F" w14:textId="7FAC8C86" w:rsidR="00A24D56" w:rsidRPr="00EF5E94" w:rsidRDefault="00A24D56" w:rsidP="00EF5E94">
            <w:pPr>
              <w:spacing w:before="20" w:after="20"/>
              <w:contextualSpacing/>
            </w:pPr>
            <w:r>
              <w:t>keritä</w:t>
            </w:r>
          </w:p>
        </w:tc>
        <w:tc>
          <w:tcPr>
            <w:tcW w:w="0" w:type="auto"/>
            <w:tcBorders>
              <w:top w:val="nil"/>
              <w:bottom w:val="nil"/>
            </w:tcBorders>
          </w:tcPr>
          <w:p w14:paraId="222B6C52" w14:textId="1997E45F" w:rsidR="00A24D56" w:rsidRPr="00EF5E94" w:rsidRDefault="00A24D56" w:rsidP="00EF5E94">
            <w:pPr>
              <w:spacing w:before="20" w:after="20"/>
              <w:contextualSpacing/>
            </w:pPr>
            <w:r>
              <w:t>1.inf.</w:t>
            </w:r>
          </w:p>
        </w:tc>
      </w:tr>
      <w:tr w:rsidR="00A24D56" w:rsidRPr="00EF5E94" w14:paraId="04D67A7E" w14:textId="77777777" w:rsidTr="00E1657F">
        <w:trPr>
          <w:cantSplit/>
          <w:tblHeader/>
        </w:trPr>
        <w:tc>
          <w:tcPr>
            <w:tcW w:w="1406" w:type="dxa"/>
            <w:vMerge/>
            <w:tcBorders>
              <w:bottom w:val="single" w:sz="4" w:space="0" w:color="auto"/>
            </w:tcBorders>
          </w:tcPr>
          <w:p w14:paraId="23FC244B" w14:textId="77777777" w:rsidR="00A24D56" w:rsidRPr="00EF5E94" w:rsidRDefault="00A24D56" w:rsidP="00EF5E94">
            <w:pPr>
              <w:spacing w:before="20" w:after="20"/>
              <w:contextualSpacing/>
            </w:pPr>
          </w:p>
        </w:tc>
        <w:tc>
          <w:tcPr>
            <w:tcW w:w="1250" w:type="dxa"/>
            <w:tcBorders>
              <w:top w:val="nil"/>
              <w:bottom w:val="single" w:sz="4" w:space="0" w:color="auto"/>
            </w:tcBorders>
          </w:tcPr>
          <w:p w14:paraId="1B091A27" w14:textId="05D32E4E" w:rsidR="00A24D56" w:rsidRPr="00EF5E94" w:rsidRDefault="00A24D56" w:rsidP="00EF5E94">
            <w:pPr>
              <w:spacing w:before="20" w:after="20"/>
              <w:contextualSpacing/>
            </w:pPr>
            <w:r>
              <w:t>kerkkee</w:t>
            </w:r>
          </w:p>
        </w:tc>
        <w:tc>
          <w:tcPr>
            <w:tcW w:w="0" w:type="auto"/>
            <w:tcBorders>
              <w:top w:val="nil"/>
              <w:bottom w:val="single" w:sz="4" w:space="0" w:color="auto"/>
            </w:tcBorders>
          </w:tcPr>
          <w:p w14:paraId="473D19E4" w14:textId="71EAC6F2" w:rsidR="00A24D56" w:rsidRPr="00EF5E94" w:rsidRDefault="00A24D56" w:rsidP="00EF5E94">
            <w:pPr>
              <w:spacing w:before="20" w:after="20"/>
              <w:contextualSpacing/>
            </w:pPr>
            <w:r>
              <w:t>prees.sg3</w:t>
            </w:r>
          </w:p>
        </w:tc>
        <w:tc>
          <w:tcPr>
            <w:tcW w:w="0" w:type="auto"/>
            <w:tcBorders>
              <w:top w:val="nil"/>
              <w:bottom w:val="single" w:sz="4" w:space="0" w:color="auto"/>
            </w:tcBorders>
          </w:tcPr>
          <w:p w14:paraId="0E1723DC" w14:textId="0FC48E87" w:rsidR="00A24D56" w:rsidRPr="00EF5E94" w:rsidRDefault="00A24D56" w:rsidP="00EF5E94">
            <w:pPr>
              <w:spacing w:before="20" w:after="20"/>
              <w:contextualSpacing/>
            </w:pPr>
            <w:r>
              <w:t>kerkes</w:t>
            </w:r>
          </w:p>
        </w:tc>
        <w:tc>
          <w:tcPr>
            <w:tcW w:w="0" w:type="auto"/>
            <w:tcBorders>
              <w:top w:val="nil"/>
              <w:bottom w:val="single" w:sz="4" w:space="0" w:color="auto"/>
            </w:tcBorders>
          </w:tcPr>
          <w:p w14:paraId="28C77535" w14:textId="4933F5DC" w:rsidR="00A24D56" w:rsidRPr="00EF5E94" w:rsidRDefault="00A24D56" w:rsidP="00EF5E94">
            <w:pPr>
              <w:spacing w:before="20" w:after="20"/>
              <w:contextualSpacing/>
            </w:pPr>
            <w:r>
              <w:t>pret.sg3</w:t>
            </w:r>
          </w:p>
        </w:tc>
        <w:tc>
          <w:tcPr>
            <w:tcW w:w="0" w:type="auto"/>
            <w:tcBorders>
              <w:top w:val="nil"/>
              <w:bottom w:val="single" w:sz="4" w:space="0" w:color="auto"/>
            </w:tcBorders>
          </w:tcPr>
          <w:p w14:paraId="06E83445" w14:textId="1F9760A2" w:rsidR="00A24D56" w:rsidRPr="00EF5E94" w:rsidRDefault="00A24D56" w:rsidP="00EF5E94">
            <w:pPr>
              <w:spacing w:before="20" w:after="20"/>
              <w:contextualSpacing/>
            </w:pPr>
            <w:r>
              <w:t>kerjetä</w:t>
            </w:r>
          </w:p>
        </w:tc>
        <w:tc>
          <w:tcPr>
            <w:tcW w:w="0" w:type="auto"/>
            <w:tcBorders>
              <w:top w:val="nil"/>
              <w:bottom w:val="single" w:sz="4" w:space="0" w:color="auto"/>
            </w:tcBorders>
          </w:tcPr>
          <w:p w14:paraId="1529EF85" w14:textId="0D62E0C6" w:rsidR="00A24D56" w:rsidRPr="00EF5E94" w:rsidRDefault="00A24D56" w:rsidP="00EF5E94">
            <w:pPr>
              <w:spacing w:before="20" w:after="20"/>
              <w:contextualSpacing/>
            </w:pPr>
            <w:r>
              <w:t>1.inf.</w:t>
            </w:r>
          </w:p>
        </w:tc>
      </w:tr>
      <w:tr w:rsidR="00A24D56" w:rsidRPr="00EF5E94" w14:paraId="01BBDB9E" w14:textId="77777777" w:rsidTr="00E1657F">
        <w:trPr>
          <w:cantSplit/>
          <w:tblHeader/>
        </w:trPr>
        <w:tc>
          <w:tcPr>
            <w:tcW w:w="1406" w:type="dxa"/>
            <w:tcBorders>
              <w:top w:val="single" w:sz="4" w:space="0" w:color="auto"/>
              <w:bottom w:val="single" w:sz="4" w:space="0" w:color="auto"/>
            </w:tcBorders>
          </w:tcPr>
          <w:p w14:paraId="4D38AD69" w14:textId="77777777" w:rsidR="00A24D56" w:rsidRPr="00EF5E94" w:rsidRDefault="00A24D56" w:rsidP="00EF5E94">
            <w:pPr>
              <w:spacing w:before="20" w:after="20"/>
              <w:contextualSpacing/>
            </w:pPr>
            <w:r w:rsidRPr="00EF5E94">
              <w:t>rk : r</w:t>
            </w:r>
          </w:p>
        </w:tc>
        <w:tc>
          <w:tcPr>
            <w:tcW w:w="3098" w:type="dxa"/>
            <w:gridSpan w:val="2"/>
            <w:tcBorders>
              <w:top w:val="single" w:sz="4" w:space="0" w:color="auto"/>
              <w:bottom w:val="single" w:sz="4" w:space="0" w:color="auto"/>
            </w:tcBorders>
          </w:tcPr>
          <w:p w14:paraId="3EAF2DEF" w14:textId="77777777" w:rsidR="00A24D56" w:rsidRPr="00EF5E94" w:rsidRDefault="00A24D56" w:rsidP="00EF5E94">
            <w:pPr>
              <w:spacing w:before="20" w:after="20"/>
              <w:contextualSpacing/>
            </w:pPr>
          </w:p>
        </w:tc>
        <w:tc>
          <w:tcPr>
            <w:tcW w:w="0" w:type="auto"/>
            <w:tcBorders>
              <w:top w:val="single" w:sz="4" w:space="0" w:color="auto"/>
              <w:bottom w:val="single" w:sz="4" w:space="0" w:color="auto"/>
            </w:tcBorders>
          </w:tcPr>
          <w:p w14:paraId="61820D07" w14:textId="77777777" w:rsidR="00A24D56" w:rsidRPr="00EF5E94" w:rsidRDefault="00A24D56" w:rsidP="00EF5E94">
            <w:pPr>
              <w:spacing w:before="20" w:after="20"/>
              <w:contextualSpacing/>
            </w:pPr>
            <w:r w:rsidRPr="00EF5E94">
              <w:t>varkhaat</w:t>
            </w:r>
          </w:p>
        </w:tc>
        <w:tc>
          <w:tcPr>
            <w:tcW w:w="0" w:type="auto"/>
            <w:tcBorders>
              <w:top w:val="single" w:sz="4" w:space="0" w:color="auto"/>
              <w:bottom w:val="single" w:sz="4" w:space="0" w:color="auto"/>
            </w:tcBorders>
          </w:tcPr>
          <w:p w14:paraId="553AB243" w14:textId="77777777" w:rsidR="00A24D56" w:rsidRPr="00EF5E94" w:rsidRDefault="00A24D56" w:rsidP="00EF5E94">
            <w:pPr>
              <w:spacing w:before="20" w:after="20"/>
              <w:contextualSpacing/>
            </w:pPr>
            <w:r w:rsidRPr="00EF5E94">
              <w:t>pl.nom.</w:t>
            </w:r>
          </w:p>
        </w:tc>
        <w:tc>
          <w:tcPr>
            <w:tcW w:w="0" w:type="auto"/>
            <w:tcBorders>
              <w:top w:val="single" w:sz="4" w:space="0" w:color="auto"/>
              <w:bottom w:val="single" w:sz="4" w:space="0" w:color="auto"/>
            </w:tcBorders>
          </w:tcPr>
          <w:p w14:paraId="47D5A3AF" w14:textId="77777777" w:rsidR="00A24D56" w:rsidRPr="00EF5E94" w:rsidRDefault="00A24D56" w:rsidP="00EF5E94">
            <w:pPr>
              <w:spacing w:before="20" w:after="20"/>
              <w:contextualSpacing/>
            </w:pPr>
            <w:r w:rsidRPr="00EF5E94">
              <w:t>varas</w:t>
            </w:r>
          </w:p>
        </w:tc>
        <w:tc>
          <w:tcPr>
            <w:tcW w:w="0" w:type="auto"/>
            <w:tcBorders>
              <w:top w:val="single" w:sz="4" w:space="0" w:color="auto"/>
              <w:bottom w:val="single" w:sz="4" w:space="0" w:color="auto"/>
            </w:tcBorders>
          </w:tcPr>
          <w:p w14:paraId="69F54744" w14:textId="77777777" w:rsidR="00A24D56" w:rsidRPr="00EF5E94" w:rsidRDefault="00A24D56" w:rsidP="00EF5E94">
            <w:pPr>
              <w:spacing w:before="20" w:after="20"/>
              <w:contextualSpacing/>
            </w:pPr>
            <w:r w:rsidRPr="00EF5E94">
              <w:t>sg.nom.</w:t>
            </w:r>
          </w:p>
        </w:tc>
      </w:tr>
      <w:tr w:rsidR="00A24D56" w:rsidRPr="00EF5E94" w14:paraId="1BB62A9E" w14:textId="77777777" w:rsidTr="00E1657F">
        <w:trPr>
          <w:cantSplit/>
          <w:tblHeader/>
        </w:trPr>
        <w:tc>
          <w:tcPr>
            <w:tcW w:w="1406" w:type="dxa"/>
            <w:vMerge w:val="restart"/>
            <w:tcBorders>
              <w:top w:val="single" w:sz="4" w:space="0" w:color="auto"/>
            </w:tcBorders>
          </w:tcPr>
          <w:p w14:paraId="1EE4DCB2" w14:textId="77777777" w:rsidR="00A24D56" w:rsidRPr="00EF5E94" w:rsidRDefault="00A24D56" w:rsidP="00EF5E94">
            <w:pPr>
              <w:spacing w:before="20" w:after="20"/>
              <w:contextualSpacing/>
            </w:pPr>
            <w:r w:rsidRPr="00EF5E94">
              <w:t xml:space="preserve">rkk : rk </w:t>
            </w:r>
          </w:p>
        </w:tc>
        <w:tc>
          <w:tcPr>
            <w:tcW w:w="1250" w:type="dxa"/>
            <w:tcBorders>
              <w:top w:val="single" w:sz="4" w:space="0" w:color="auto"/>
              <w:bottom w:val="nil"/>
            </w:tcBorders>
          </w:tcPr>
          <w:p w14:paraId="4CF35728" w14:textId="77777777" w:rsidR="00A24D56" w:rsidRPr="00EF5E94" w:rsidRDefault="00A24D56" w:rsidP="00EF5E94">
            <w:pPr>
              <w:spacing w:before="20" w:after="20"/>
              <w:contextualSpacing/>
            </w:pPr>
            <w:r w:rsidRPr="00EF5E94">
              <w:t xml:space="preserve">tarkka : tarkkaa </w:t>
            </w:r>
          </w:p>
        </w:tc>
        <w:tc>
          <w:tcPr>
            <w:tcW w:w="0" w:type="auto"/>
            <w:tcBorders>
              <w:top w:val="single" w:sz="4" w:space="0" w:color="auto"/>
              <w:bottom w:val="nil"/>
            </w:tcBorders>
          </w:tcPr>
          <w:p w14:paraId="2E6376BE" w14:textId="77777777" w:rsidR="00A24D56" w:rsidRPr="00EF5E94" w:rsidRDefault="00A24D56" w:rsidP="00EF5E94">
            <w:pPr>
              <w:spacing w:before="20" w:after="20"/>
              <w:contextualSpacing/>
            </w:pPr>
            <w:r w:rsidRPr="00EF5E94">
              <w:t>sg.nom. : sg.part.</w:t>
            </w:r>
          </w:p>
        </w:tc>
        <w:tc>
          <w:tcPr>
            <w:tcW w:w="0" w:type="auto"/>
            <w:tcBorders>
              <w:top w:val="single" w:sz="4" w:space="0" w:color="auto"/>
              <w:bottom w:val="nil"/>
            </w:tcBorders>
          </w:tcPr>
          <w:p w14:paraId="38CF2F5D" w14:textId="77777777" w:rsidR="00A24D56" w:rsidRPr="00EF5E94" w:rsidRDefault="00A24D56" w:rsidP="00EF5E94">
            <w:pPr>
              <w:spacing w:before="20" w:after="20"/>
              <w:contextualSpacing/>
            </w:pPr>
            <w:r w:rsidRPr="00EF5E94">
              <w:t>tarkat</w:t>
            </w:r>
          </w:p>
        </w:tc>
        <w:tc>
          <w:tcPr>
            <w:tcW w:w="0" w:type="auto"/>
            <w:tcBorders>
              <w:top w:val="single" w:sz="4" w:space="0" w:color="auto"/>
              <w:bottom w:val="nil"/>
            </w:tcBorders>
          </w:tcPr>
          <w:p w14:paraId="7F58E28A" w14:textId="77777777" w:rsidR="00A24D56" w:rsidRPr="00EF5E94" w:rsidRDefault="00A24D56" w:rsidP="00EF5E94">
            <w:pPr>
              <w:spacing w:before="20" w:after="20"/>
              <w:contextualSpacing/>
            </w:pPr>
            <w:r w:rsidRPr="00EF5E94">
              <w:t>pl.nom.</w:t>
            </w:r>
          </w:p>
        </w:tc>
        <w:tc>
          <w:tcPr>
            <w:tcW w:w="0" w:type="auto"/>
            <w:gridSpan w:val="2"/>
            <w:vMerge w:val="restart"/>
            <w:tcBorders>
              <w:top w:val="single" w:sz="4" w:space="0" w:color="auto"/>
            </w:tcBorders>
          </w:tcPr>
          <w:p w14:paraId="309693F0" w14:textId="77777777" w:rsidR="00A24D56" w:rsidRPr="00EF5E94" w:rsidRDefault="00A24D56" w:rsidP="00EF5E94">
            <w:pPr>
              <w:spacing w:before="20" w:after="20"/>
              <w:contextualSpacing/>
            </w:pPr>
          </w:p>
        </w:tc>
      </w:tr>
      <w:tr w:rsidR="00A24D56" w:rsidRPr="00EF5E94" w14:paraId="54D47D62" w14:textId="77777777" w:rsidTr="00E1657F">
        <w:trPr>
          <w:cantSplit/>
          <w:tblHeader/>
        </w:trPr>
        <w:tc>
          <w:tcPr>
            <w:tcW w:w="1406" w:type="dxa"/>
            <w:vMerge/>
            <w:tcBorders>
              <w:bottom w:val="single" w:sz="4" w:space="0" w:color="auto"/>
            </w:tcBorders>
          </w:tcPr>
          <w:p w14:paraId="4CCBE873" w14:textId="77777777" w:rsidR="00A24D56" w:rsidRPr="00EF5E94" w:rsidRDefault="00A24D56" w:rsidP="00EF5E94">
            <w:pPr>
              <w:spacing w:before="20" w:after="20"/>
              <w:contextualSpacing/>
            </w:pPr>
          </w:p>
        </w:tc>
        <w:tc>
          <w:tcPr>
            <w:tcW w:w="1250" w:type="dxa"/>
            <w:tcBorders>
              <w:top w:val="nil"/>
              <w:bottom w:val="dotted" w:sz="4" w:space="0" w:color="auto"/>
            </w:tcBorders>
          </w:tcPr>
          <w:p w14:paraId="45A155C0" w14:textId="76DAF8BB" w:rsidR="00A24D56" w:rsidRPr="00EF5E94" w:rsidRDefault="00A24D56" w:rsidP="00EF5E94">
            <w:pPr>
              <w:spacing w:before="20" w:after="20"/>
              <w:contextualSpacing/>
            </w:pPr>
            <w:r>
              <w:t>kirkkhaat</w:t>
            </w:r>
          </w:p>
        </w:tc>
        <w:tc>
          <w:tcPr>
            <w:tcW w:w="0" w:type="auto"/>
            <w:tcBorders>
              <w:top w:val="nil"/>
              <w:bottom w:val="dotted" w:sz="4" w:space="0" w:color="auto"/>
            </w:tcBorders>
          </w:tcPr>
          <w:p w14:paraId="59638CA7" w14:textId="49851FDC" w:rsidR="00A24D56" w:rsidRPr="00EF5E94" w:rsidRDefault="00A24D56" w:rsidP="00EF5E94">
            <w:pPr>
              <w:spacing w:before="20" w:after="20"/>
              <w:contextualSpacing/>
            </w:pPr>
            <w:r>
              <w:t>pl.nom.</w:t>
            </w:r>
          </w:p>
        </w:tc>
        <w:tc>
          <w:tcPr>
            <w:tcW w:w="0" w:type="auto"/>
            <w:tcBorders>
              <w:top w:val="nil"/>
              <w:bottom w:val="dotted" w:sz="4" w:space="0" w:color="auto"/>
            </w:tcBorders>
          </w:tcPr>
          <w:p w14:paraId="5B17BDB4" w14:textId="13241391" w:rsidR="00A24D56" w:rsidRPr="00EF5E94" w:rsidRDefault="00A24D56" w:rsidP="00EF5E94">
            <w:pPr>
              <w:spacing w:before="20" w:after="20"/>
              <w:contextualSpacing/>
            </w:pPr>
            <w:r>
              <w:t>kirkas</w:t>
            </w:r>
          </w:p>
        </w:tc>
        <w:tc>
          <w:tcPr>
            <w:tcW w:w="0" w:type="auto"/>
            <w:tcBorders>
              <w:top w:val="nil"/>
              <w:bottom w:val="dotted" w:sz="4" w:space="0" w:color="auto"/>
            </w:tcBorders>
          </w:tcPr>
          <w:p w14:paraId="38D596D4" w14:textId="6A0F5094" w:rsidR="00A24D56" w:rsidRPr="00EF5E94" w:rsidRDefault="00A24D56" w:rsidP="00EF5E94">
            <w:pPr>
              <w:spacing w:before="20" w:after="20"/>
              <w:contextualSpacing/>
            </w:pPr>
            <w:r>
              <w:t>sg.nom.</w:t>
            </w:r>
          </w:p>
        </w:tc>
        <w:tc>
          <w:tcPr>
            <w:tcW w:w="0" w:type="auto"/>
            <w:gridSpan w:val="2"/>
            <w:vMerge/>
            <w:tcBorders>
              <w:bottom w:val="dotted" w:sz="4" w:space="0" w:color="auto"/>
            </w:tcBorders>
          </w:tcPr>
          <w:p w14:paraId="75082731" w14:textId="77777777" w:rsidR="00A24D56" w:rsidRPr="00EF5E94" w:rsidRDefault="00A24D56" w:rsidP="00EF5E94">
            <w:pPr>
              <w:spacing w:before="20" w:after="20"/>
              <w:contextualSpacing/>
            </w:pPr>
          </w:p>
        </w:tc>
      </w:tr>
      <w:tr w:rsidR="00A24D56" w:rsidRPr="00EF5E94" w14:paraId="6F5162A9" w14:textId="77777777" w:rsidTr="00E1657F">
        <w:trPr>
          <w:cantSplit/>
          <w:tblHeader/>
        </w:trPr>
        <w:tc>
          <w:tcPr>
            <w:tcW w:w="1406" w:type="dxa"/>
            <w:vMerge w:val="restart"/>
            <w:tcBorders>
              <w:top w:val="dotted" w:sz="4" w:space="0" w:color="auto"/>
            </w:tcBorders>
          </w:tcPr>
          <w:p w14:paraId="368DAD5D" w14:textId="77777777" w:rsidR="00A24D56" w:rsidRPr="00EF5E94" w:rsidRDefault="00A24D56" w:rsidP="00EF5E94">
            <w:pPr>
              <w:spacing w:before="20" w:after="20"/>
              <w:contextualSpacing/>
            </w:pPr>
            <w:r w:rsidRPr="00EF5E94">
              <w:t>lkk : lk : l, lj, lv</w:t>
            </w:r>
          </w:p>
        </w:tc>
        <w:tc>
          <w:tcPr>
            <w:tcW w:w="1250" w:type="dxa"/>
            <w:tcBorders>
              <w:top w:val="dotted" w:sz="4" w:space="0" w:color="auto"/>
              <w:bottom w:val="nil"/>
            </w:tcBorders>
          </w:tcPr>
          <w:p w14:paraId="7440AAF0" w14:textId="77777777" w:rsidR="00A24D56" w:rsidRPr="00EF5E94" w:rsidRDefault="00A24D56" w:rsidP="00EF5E94">
            <w:pPr>
              <w:spacing w:before="20" w:after="20"/>
              <w:contextualSpacing/>
            </w:pPr>
            <w:r w:rsidRPr="00EF5E94">
              <w:t>pölkkää</w:t>
            </w:r>
          </w:p>
        </w:tc>
        <w:tc>
          <w:tcPr>
            <w:tcW w:w="0" w:type="auto"/>
            <w:tcBorders>
              <w:top w:val="dotted" w:sz="4" w:space="0" w:color="auto"/>
              <w:bottom w:val="nil"/>
            </w:tcBorders>
          </w:tcPr>
          <w:p w14:paraId="6FEAB770" w14:textId="66848B66" w:rsidR="00A24D56" w:rsidRPr="00EF5E94" w:rsidRDefault="00A24D56" w:rsidP="00EF5E94">
            <w:pPr>
              <w:spacing w:before="20" w:after="20"/>
              <w:contextualSpacing/>
            </w:pPr>
            <w:r>
              <w:t>sg3</w:t>
            </w:r>
          </w:p>
        </w:tc>
        <w:tc>
          <w:tcPr>
            <w:tcW w:w="0" w:type="auto"/>
            <w:tcBorders>
              <w:top w:val="dotted" w:sz="4" w:space="0" w:color="auto"/>
              <w:bottom w:val="nil"/>
            </w:tcBorders>
          </w:tcPr>
          <w:p w14:paraId="1A8C4671" w14:textId="18A1ACEF" w:rsidR="00A24D56" w:rsidRPr="00EF5E94" w:rsidRDefault="00A24D56" w:rsidP="00EF5E94">
            <w:pPr>
              <w:spacing w:before="20" w:after="20"/>
              <w:contextualSpacing/>
            </w:pPr>
            <w:r w:rsidRPr="00EF5E94">
              <w:t>pölkäs</w:t>
            </w:r>
          </w:p>
        </w:tc>
        <w:tc>
          <w:tcPr>
            <w:tcW w:w="0" w:type="auto"/>
            <w:tcBorders>
              <w:top w:val="dotted" w:sz="4" w:space="0" w:color="auto"/>
              <w:bottom w:val="nil"/>
            </w:tcBorders>
          </w:tcPr>
          <w:p w14:paraId="12770F2E" w14:textId="34E63D85" w:rsidR="00A24D56" w:rsidRPr="00EF5E94" w:rsidRDefault="00A24D56" w:rsidP="00EF5E94">
            <w:pPr>
              <w:spacing w:before="20" w:after="20"/>
              <w:contextualSpacing/>
            </w:pPr>
            <w:r w:rsidRPr="00EF5E94">
              <w:t>pret.</w:t>
            </w:r>
            <w:r>
              <w:t>sg3</w:t>
            </w:r>
          </w:p>
        </w:tc>
        <w:tc>
          <w:tcPr>
            <w:tcW w:w="0" w:type="auto"/>
            <w:tcBorders>
              <w:top w:val="dotted" w:sz="4" w:space="0" w:color="auto"/>
              <w:bottom w:val="nil"/>
            </w:tcBorders>
          </w:tcPr>
          <w:p w14:paraId="7C8E1F0A" w14:textId="517A7ADA" w:rsidR="00A24D56" w:rsidRPr="00EF5E94" w:rsidRDefault="00A24D56" w:rsidP="00EF5E94">
            <w:pPr>
              <w:spacing w:before="20" w:after="20"/>
              <w:contextualSpacing/>
            </w:pPr>
            <w:r w:rsidRPr="00EF5E94">
              <w:t>pölätä</w:t>
            </w:r>
          </w:p>
        </w:tc>
        <w:tc>
          <w:tcPr>
            <w:tcW w:w="0" w:type="auto"/>
            <w:tcBorders>
              <w:top w:val="dotted" w:sz="4" w:space="0" w:color="auto"/>
              <w:bottom w:val="nil"/>
            </w:tcBorders>
          </w:tcPr>
          <w:p w14:paraId="7349BFD6" w14:textId="77777777" w:rsidR="00A24D56" w:rsidRPr="00EF5E94" w:rsidRDefault="00A24D56" w:rsidP="00EF5E94">
            <w:pPr>
              <w:spacing w:before="20" w:after="20"/>
              <w:contextualSpacing/>
            </w:pPr>
            <w:r w:rsidRPr="00EF5E94">
              <w:t>1.inf.</w:t>
            </w:r>
          </w:p>
        </w:tc>
      </w:tr>
      <w:tr w:rsidR="00A24D56" w:rsidRPr="00EF5E94" w14:paraId="2EACE707" w14:textId="77777777" w:rsidTr="00E1657F">
        <w:trPr>
          <w:cantSplit/>
          <w:tblHeader/>
        </w:trPr>
        <w:tc>
          <w:tcPr>
            <w:tcW w:w="1406" w:type="dxa"/>
            <w:vMerge/>
          </w:tcPr>
          <w:p w14:paraId="2042D938" w14:textId="77777777" w:rsidR="00A24D56" w:rsidRPr="00EF5E94" w:rsidRDefault="00A24D56" w:rsidP="00EF5E94">
            <w:pPr>
              <w:spacing w:before="20" w:after="20"/>
              <w:contextualSpacing/>
            </w:pPr>
          </w:p>
        </w:tc>
        <w:tc>
          <w:tcPr>
            <w:tcW w:w="1250" w:type="dxa"/>
            <w:tcBorders>
              <w:top w:val="nil"/>
              <w:bottom w:val="nil"/>
            </w:tcBorders>
          </w:tcPr>
          <w:p w14:paraId="3F93FB81" w14:textId="77777777" w:rsidR="00A24D56" w:rsidRPr="00EF5E94" w:rsidRDefault="00A24D56" w:rsidP="00EF5E94">
            <w:pPr>
              <w:spacing w:before="20" w:after="20"/>
              <w:contextualSpacing/>
            </w:pPr>
            <w:r w:rsidRPr="00EF5E94">
              <w:t>jälkkee</w:t>
            </w:r>
          </w:p>
        </w:tc>
        <w:tc>
          <w:tcPr>
            <w:tcW w:w="0" w:type="auto"/>
            <w:tcBorders>
              <w:top w:val="nil"/>
              <w:bottom w:val="nil"/>
            </w:tcBorders>
          </w:tcPr>
          <w:p w14:paraId="2B246C9D" w14:textId="77777777" w:rsidR="00A24D56" w:rsidRPr="00EF5E94" w:rsidRDefault="00A24D56" w:rsidP="00EF5E94">
            <w:pPr>
              <w:spacing w:before="20" w:after="20"/>
              <w:contextualSpacing/>
            </w:pPr>
            <w:r w:rsidRPr="00EF5E94">
              <w:t>sg.part.</w:t>
            </w:r>
          </w:p>
        </w:tc>
        <w:tc>
          <w:tcPr>
            <w:tcW w:w="0" w:type="auto"/>
            <w:tcBorders>
              <w:top w:val="nil"/>
              <w:bottom w:val="nil"/>
            </w:tcBorders>
          </w:tcPr>
          <w:p w14:paraId="2F679A54" w14:textId="77777777" w:rsidR="00A24D56" w:rsidRPr="00EF5E94" w:rsidRDefault="00A24D56" w:rsidP="00EF5E94">
            <w:pPr>
              <w:spacing w:before="20" w:after="20"/>
              <w:contextualSpacing/>
            </w:pPr>
            <w:r w:rsidRPr="00EF5E94">
              <w:t>jälki</w:t>
            </w:r>
          </w:p>
        </w:tc>
        <w:tc>
          <w:tcPr>
            <w:tcW w:w="0" w:type="auto"/>
            <w:tcBorders>
              <w:top w:val="nil"/>
              <w:bottom w:val="nil"/>
            </w:tcBorders>
          </w:tcPr>
          <w:p w14:paraId="34985372" w14:textId="77777777" w:rsidR="00A24D56" w:rsidRPr="00EF5E94" w:rsidRDefault="00A24D56" w:rsidP="00EF5E94">
            <w:pPr>
              <w:spacing w:before="20" w:after="20"/>
              <w:contextualSpacing/>
            </w:pPr>
            <w:r w:rsidRPr="00EF5E94">
              <w:t>sg.nom.</w:t>
            </w:r>
          </w:p>
        </w:tc>
        <w:tc>
          <w:tcPr>
            <w:tcW w:w="0" w:type="auto"/>
            <w:tcBorders>
              <w:top w:val="nil"/>
              <w:bottom w:val="nil"/>
            </w:tcBorders>
          </w:tcPr>
          <w:p w14:paraId="52C60877" w14:textId="77777777" w:rsidR="00A24D56" w:rsidRPr="00EF5E94" w:rsidRDefault="00A24D56" w:rsidP="00EF5E94">
            <w:pPr>
              <w:spacing w:before="20" w:after="20"/>
              <w:contextualSpacing/>
            </w:pPr>
            <w:r w:rsidRPr="00EF5E94">
              <w:t>jäljet</w:t>
            </w:r>
          </w:p>
        </w:tc>
        <w:tc>
          <w:tcPr>
            <w:tcW w:w="0" w:type="auto"/>
            <w:tcBorders>
              <w:top w:val="nil"/>
              <w:bottom w:val="nil"/>
            </w:tcBorders>
          </w:tcPr>
          <w:p w14:paraId="123FA516" w14:textId="77777777" w:rsidR="00A24D56" w:rsidRPr="00EF5E94" w:rsidRDefault="00A24D56" w:rsidP="00EF5E94">
            <w:pPr>
              <w:spacing w:before="20" w:after="20"/>
              <w:contextualSpacing/>
            </w:pPr>
            <w:r w:rsidRPr="00EF5E94">
              <w:t>pl.nom.</w:t>
            </w:r>
          </w:p>
        </w:tc>
      </w:tr>
      <w:tr w:rsidR="00A24D56" w:rsidRPr="00EF5E94" w14:paraId="57B2255E" w14:textId="77777777" w:rsidTr="00E1657F">
        <w:trPr>
          <w:cantSplit/>
          <w:tblHeader/>
        </w:trPr>
        <w:tc>
          <w:tcPr>
            <w:tcW w:w="1406" w:type="dxa"/>
            <w:vMerge/>
          </w:tcPr>
          <w:p w14:paraId="3A27CD90" w14:textId="77777777" w:rsidR="00A24D56" w:rsidRPr="00EF5E94" w:rsidRDefault="00A24D56" w:rsidP="00EF5E94">
            <w:pPr>
              <w:spacing w:before="20" w:after="20"/>
              <w:contextualSpacing/>
            </w:pPr>
          </w:p>
        </w:tc>
        <w:tc>
          <w:tcPr>
            <w:tcW w:w="1250" w:type="dxa"/>
            <w:tcBorders>
              <w:top w:val="nil"/>
              <w:bottom w:val="nil"/>
            </w:tcBorders>
          </w:tcPr>
          <w:p w14:paraId="2405D4DF" w14:textId="77777777" w:rsidR="00A24D56" w:rsidRPr="00EF5E94" w:rsidRDefault="00A24D56" w:rsidP="00EF5E94">
            <w:pPr>
              <w:spacing w:before="20" w:after="20"/>
              <w:contextualSpacing/>
            </w:pPr>
            <w:r w:rsidRPr="00EF5E94">
              <w:t>kulkkeet</w:t>
            </w:r>
          </w:p>
        </w:tc>
        <w:tc>
          <w:tcPr>
            <w:tcW w:w="0" w:type="auto"/>
            <w:tcBorders>
              <w:top w:val="nil"/>
              <w:bottom w:val="nil"/>
            </w:tcBorders>
          </w:tcPr>
          <w:p w14:paraId="0EC43466" w14:textId="77777777" w:rsidR="00A24D56" w:rsidRPr="00EF5E94" w:rsidRDefault="00A24D56" w:rsidP="00EF5E94">
            <w:pPr>
              <w:spacing w:before="20" w:after="20"/>
              <w:contextualSpacing/>
            </w:pPr>
            <w:r w:rsidRPr="00EF5E94">
              <w:t>1.inf.</w:t>
            </w:r>
          </w:p>
        </w:tc>
        <w:tc>
          <w:tcPr>
            <w:tcW w:w="0" w:type="auto"/>
            <w:tcBorders>
              <w:top w:val="nil"/>
              <w:bottom w:val="nil"/>
            </w:tcBorders>
          </w:tcPr>
          <w:p w14:paraId="181AE82D" w14:textId="77777777" w:rsidR="00A24D56" w:rsidRPr="00EF5E94" w:rsidRDefault="00A24D56" w:rsidP="00EF5E94">
            <w:pPr>
              <w:spacing w:before="20" w:after="20"/>
              <w:contextualSpacing/>
            </w:pPr>
            <w:r w:rsidRPr="00EF5E94">
              <w:t>kulki</w:t>
            </w:r>
          </w:p>
        </w:tc>
        <w:tc>
          <w:tcPr>
            <w:tcW w:w="0" w:type="auto"/>
            <w:tcBorders>
              <w:top w:val="nil"/>
              <w:bottom w:val="nil"/>
            </w:tcBorders>
          </w:tcPr>
          <w:p w14:paraId="5B49C5E3" w14:textId="59CB0517" w:rsidR="00A24D56" w:rsidRPr="00EF5E94" w:rsidRDefault="00A24D56" w:rsidP="00EF5E94">
            <w:pPr>
              <w:spacing w:before="20" w:after="20"/>
              <w:contextualSpacing/>
            </w:pPr>
            <w:r w:rsidRPr="00EF5E94">
              <w:t>pret.</w:t>
            </w:r>
            <w:r>
              <w:t>sg3</w:t>
            </w:r>
          </w:p>
        </w:tc>
        <w:tc>
          <w:tcPr>
            <w:tcW w:w="0" w:type="auto"/>
            <w:tcBorders>
              <w:top w:val="nil"/>
              <w:bottom w:val="nil"/>
            </w:tcBorders>
          </w:tcPr>
          <w:p w14:paraId="38397081" w14:textId="77777777" w:rsidR="00A24D56" w:rsidRPr="00EF5E94" w:rsidRDefault="00A24D56" w:rsidP="00EF5E94">
            <w:pPr>
              <w:spacing w:before="20" w:after="20"/>
              <w:contextualSpacing/>
            </w:pPr>
            <w:r w:rsidRPr="00EF5E94">
              <w:t>kuljen : kuljin</w:t>
            </w:r>
          </w:p>
        </w:tc>
        <w:tc>
          <w:tcPr>
            <w:tcW w:w="0" w:type="auto"/>
            <w:tcBorders>
              <w:top w:val="nil"/>
              <w:bottom w:val="nil"/>
            </w:tcBorders>
          </w:tcPr>
          <w:p w14:paraId="0E9DD2F1" w14:textId="36B99BA1" w:rsidR="00A24D56" w:rsidRPr="00EF5E94" w:rsidRDefault="00A24D56" w:rsidP="00EF5E94">
            <w:pPr>
              <w:spacing w:before="20" w:after="20"/>
              <w:contextualSpacing/>
            </w:pPr>
            <w:r w:rsidRPr="00EF5E94">
              <w:t>prees.</w:t>
            </w:r>
            <w:r>
              <w:t xml:space="preserve">sg1 </w:t>
            </w:r>
            <w:r w:rsidRPr="00EF5E94">
              <w:t>: pret.</w:t>
            </w:r>
            <w:r>
              <w:t>sg1</w:t>
            </w:r>
          </w:p>
        </w:tc>
      </w:tr>
      <w:tr w:rsidR="00A24D56" w:rsidRPr="00EF5E94" w14:paraId="4B5948D8" w14:textId="77777777" w:rsidTr="00E1657F">
        <w:trPr>
          <w:cantSplit/>
          <w:tblHeader/>
        </w:trPr>
        <w:tc>
          <w:tcPr>
            <w:tcW w:w="1406" w:type="dxa"/>
            <w:vMerge/>
          </w:tcPr>
          <w:p w14:paraId="68505B5E" w14:textId="77777777" w:rsidR="00A24D56" w:rsidRPr="00EF5E94" w:rsidRDefault="00A24D56" w:rsidP="00EF5E94">
            <w:pPr>
              <w:spacing w:before="20" w:after="20"/>
              <w:contextualSpacing/>
            </w:pPr>
          </w:p>
        </w:tc>
        <w:tc>
          <w:tcPr>
            <w:tcW w:w="1250" w:type="dxa"/>
            <w:tcBorders>
              <w:top w:val="nil"/>
              <w:bottom w:val="nil"/>
            </w:tcBorders>
          </w:tcPr>
          <w:p w14:paraId="6DCE0547" w14:textId="77777777" w:rsidR="00A24D56" w:rsidRPr="00EF5E94" w:rsidRDefault="00A24D56" w:rsidP="00EF5E94">
            <w:pPr>
              <w:spacing w:before="20" w:after="20"/>
              <w:contextualSpacing/>
            </w:pPr>
            <w:r w:rsidRPr="00EF5E94">
              <w:t>jalkkaa</w:t>
            </w:r>
          </w:p>
        </w:tc>
        <w:tc>
          <w:tcPr>
            <w:tcW w:w="0" w:type="auto"/>
            <w:tcBorders>
              <w:top w:val="nil"/>
              <w:bottom w:val="nil"/>
            </w:tcBorders>
          </w:tcPr>
          <w:p w14:paraId="13AD76B9" w14:textId="77777777" w:rsidR="00A24D56" w:rsidRPr="00EF5E94" w:rsidRDefault="00A24D56" w:rsidP="00EF5E94">
            <w:pPr>
              <w:spacing w:before="20" w:after="20"/>
              <w:contextualSpacing/>
            </w:pPr>
            <w:r w:rsidRPr="00EF5E94">
              <w:t>sg.part.</w:t>
            </w:r>
          </w:p>
        </w:tc>
        <w:tc>
          <w:tcPr>
            <w:tcW w:w="0" w:type="auto"/>
            <w:tcBorders>
              <w:top w:val="nil"/>
              <w:bottom w:val="nil"/>
            </w:tcBorders>
          </w:tcPr>
          <w:p w14:paraId="00B0497D" w14:textId="77777777" w:rsidR="00A24D56" w:rsidRPr="00EF5E94" w:rsidRDefault="00A24D56" w:rsidP="00EF5E94">
            <w:pPr>
              <w:spacing w:before="20" w:after="20"/>
              <w:contextualSpacing/>
            </w:pPr>
            <w:r w:rsidRPr="00EF5E94">
              <w:t>jalka</w:t>
            </w:r>
          </w:p>
        </w:tc>
        <w:tc>
          <w:tcPr>
            <w:tcW w:w="0" w:type="auto"/>
            <w:tcBorders>
              <w:top w:val="nil"/>
              <w:bottom w:val="nil"/>
            </w:tcBorders>
          </w:tcPr>
          <w:p w14:paraId="05FFEF52" w14:textId="77777777" w:rsidR="00A24D56" w:rsidRPr="00EF5E94" w:rsidRDefault="00A24D56" w:rsidP="00EF5E94">
            <w:pPr>
              <w:spacing w:before="20" w:after="20"/>
              <w:contextualSpacing/>
            </w:pPr>
            <w:r w:rsidRPr="00EF5E94">
              <w:t>sg.nom.</w:t>
            </w:r>
          </w:p>
        </w:tc>
        <w:tc>
          <w:tcPr>
            <w:tcW w:w="0" w:type="auto"/>
            <w:tcBorders>
              <w:top w:val="nil"/>
              <w:bottom w:val="nil"/>
            </w:tcBorders>
          </w:tcPr>
          <w:p w14:paraId="468CC507" w14:textId="77777777" w:rsidR="00A24D56" w:rsidRPr="00EF5E94" w:rsidRDefault="00A24D56" w:rsidP="00EF5E94">
            <w:pPr>
              <w:spacing w:before="20" w:after="20"/>
              <w:contextualSpacing/>
            </w:pPr>
            <w:r w:rsidRPr="00EF5E94">
              <w:t>jalvoissa</w:t>
            </w:r>
          </w:p>
        </w:tc>
        <w:tc>
          <w:tcPr>
            <w:tcW w:w="0" w:type="auto"/>
            <w:tcBorders>
              <w:top w:val="nil"/>
              <w:bottom w:val="nil"/>
            </w:tcBorders>
          </w:tcPr>
          <w:p w14:paraId="216F7146" w14:textId="77777777" w:rsidR="00A24D56" w:rsidRPr="00EF5E94" w:rsidRDefault="00A24D56" w:rsidP="00EF5E94">
            <w:pPr>
              <w:spacing w:before="20" w:after="20"/>
              <w:contextualSpacing/>
            </w:pPr>
            <w:r w:rsidRPr="00EF5E94">
              <w:t>pl.iness.</w:t>
            </w:r>
          </w:p>
        </w:tc>
      </w:tr>
      <w:tr w:rsidR="00A24D56" w:rsidRPr="00EF5E94" w14:paraId="2D4E106C" w14:textId="77777777" w:rsidTr="00E1657F">
        <w:trPr>
          <w:cantSplit/>
          <w:tblHeader/>
        </w:trPr>
        <w:tc>
          <w:tcPr>
            <w:tcW w:w="1406" w:type="dxa"/>
            <w:vMerge/>
            <w:tcBorders>
              <w:bottom w:val="single" w:sz="4" w:space="0" w:color="auto"/>
            </w:tcBorders>
          </w:tcPr>
          <w:p w14:paraId="3B4C6C12" w14:textId="77777777" w:rsidR="00A24D56" w:rsidRPr="00EF5E94" w:rsidRDefault="00A24D56" w:rsidP="00EF5E94">
            <w:pPr>
              <w:spacing w:before="20" w:after="20"/>
              <w:contextualSpacing/>
            </w:pPr>
          </w:p>
        </w:tc>
        <w:tc>
          <w:tcPr>
            <w:tcW w:w="1250" w:type="dxa"/>
            <w:tcBorders>
              <w:top w:val="nil"/>
              <w:bottom w:val="single" w:sz="4" w:space="0" w:color="auto"/>
            </w:tcBorders>
          </w:tcPr>
          <w:p w14:paraId="7DDAD410" w14:textId="77777777" w:rsidR="00A24D56" w:rsidRPr="00EF5E94" w:rsidRDefault="00A24D56" w:rsidP="00EF5E94">
            <w:pPr>
              <w:spacing w:before="20" w:after="20"/>
              <w:contextualSpacing/>
            </w:pPr>
            <w:r w:rsidRPr="00EF5E94">
              <w:t>nälkkyyt</w:t>
            </w:r>
          </w:p>
        </w:tc>
        <w:tc>
          <w:tcPr>
            <w:tcW w:w="0" w:type="auto"/>
            <w:tcBorders>
              <w:top w:val="nil"/>
              <w:bottom w:val="single" w:sz="4" w:space="0" w:color="auto"/>
            </w:tcBorders>
          </w:tcPr>
          <w:p w14:paraId="4F066EBC" w14:textId="77777777" w:rsidR="00A24D56" w:rsidRPr="00EF5E94" w:rsidRDefault="00A24D56" w:rsidP="00EF5E94">
            <w:pPr>
              <w:spacing w:before="20" w:after="20"/>
              <w:contextualSpacing/>
            </w:pPr>
            <w:r w:rsidRPr="00EF5E94">
              <w:t>1.inf.</w:t>
            </w:r>
          </w:p>
        </w:tc>
        <w:tc>
          <w:tcPr>
            <w:tcW w:w="0" w:type="auto"/>
            <w:tcBorders>
              <w:top w:val="nil"/>
              <w:bottom w:val="single" w:sz="4" w:space="0" w:color="auto"/>
            </w:tcBorders>
          </w:tcPr>
          <w:p w14:paraId="44D30521" w14:textId="77777777" w:rsidR="00A24D56" w:rsidRPr="00EF5E94" w:rsidRDefault="00A24D56" w:rsidP="00EF5E94">
            <w:pPr>
              <w:spacing w:before="20" w:after="20"/>
              <w:contextualSpacing/>
            </w:pPr>
            <w:r w:rsidRPr="00EF5E94">
              <w:t>nälkyi</w:t>
            </w:r>
          </w:p>
        </w:tc>
        <w:tc>
          <w:tcPr>
            <w:tcW w:w="0" w:type="auto"/>
            <w:tcBorders>
              <w:top w:val="nil"/>
              <w:bottom w:val="single" w:sz="4" w:space="0" w:color="auto"/>
            </w:tcBorders>
          </w:tcPr>
          <w:p w14:paraId="6E788CDD" w14:textId="7C7EF4E1" w:rsidR="00A24D56" w:rsidRPr="00EF5E94" w:rsidRDefault="00A24D56" w:rsidP="00EF5E94">
            <w:pPr>
              <w:spacing w:before="20" w:after="20"/>
              <w:contextualSpacing/>
            </w:pPr>
            <w:r w:rsidRPr="00EF5E94">
              <w:t>pret.</w:t>
            </w:r>
            <w:r>
              <w:t>sg3</w:t>
            </w:r>
          </w:p>
        </w:tc>
        <w:tc>
          <w:tcPr>
            <w:tcW w:w="0" w:type="auto"/>
            <w:tcBorders>
              <w:top w:val="nil"/>
              <w:bottom w:val="single" w:sz="4" w:space="0" w:color="auto"/>
            </w:tcBorders>
          </w:tcPr>
          <w:p w14:paraId="21C0FE3C" w14:textId="77777777" w:rsidR="00A24D56" w:rsidRPr="00EF5E94" w:rsidRDefault="00A24D56" w:rsidP="00EF5E94">
            <w:pPr>
              <w:spacing w:before="20" w:after="20"/>
              <w:contextualSpacing/>
            </w:pPr>
            <w:r w:rsidRPr="00EF5E94">
              <w:t>nälvyn</w:t>
            </w:r>
          </w:p>
        </w:tc>
        <w:tc>
          <w:tcPr>
            <w:tcW w:w="0" w:type="auto"/>
            <w:tcBorders>
              <w:top w:val="nil"/>
              <w:bottom w:val="single" w:sz="4" w:space="0" w:color="auto"/>
            </w:tcBorders>
          </w:tcPr>
          <w:p w14:paraId="03E618B2" w14:textId="17D9982F" w:rsidR="00A24D56" w:rsidRPr="00EF5E94" w:rsidRDefault="00A24D56" w:rsidP="00EF5E94">
            <w:pPr>
              <w:spacing w:before="20" w:after="20"/>
              <w:contextualSpacing/>
            </w:pPr>
            <w:r w:rsidRPr="00EF5E94">
              <w:t>prees.</w:t>
            </w:r>
            <w:r>
              <w:t>sg1</w:t>
            </w:r>
          </w:p>
        </w:tc>
      </w:tr>
      <w:tr w:rsidR="00A24D56" w:rsidRPr="00EF5E94" w14:paraId="43A9DDE3" w14:textId="77777777" w:rsidTr="00E1657F">
        <w:trPr>
          <w:cantSplit/>
          <w:tblHeader/>
        </w:trPr>
        <w:tc>
          <w:tcPr>
            <w:tcW w:w="1406" w:type="dxa"/>
            <w:vMerge w:val="restart"/>
            <w:tcBorders>
              <w:top w:val="single" w:sz="4" w:space="0" w:color="auto"/>
            </w:tcBorders>
          </w:tcPr>
          <w:p w14:paraId="26D8DC13" w14:textId="77777777" w:rsidR="00A24D56" w:rsidRPr="00EF5E94" w:rsidRDefault="00A24D56" w:rsidP="00EF5E94">
            <w:pPr>
              <w:spacing w:before="20" w:after="20"/>
              <w:contextualSpacing/>
            </w:pPr>
            <w:r w:rsidRPr="00EF5E94">
              <w:t>lk : lj</w:t>
            </w:r>
          </w:p>
        </w:tc>
        <w:tc>
          <w:tcPr>
            <w:tcW w:w="3098" w:type="dxa"/>
            <w:gridSpan w:val="2"/>
            <w:vMerge w:val="restart"/>
            <w:tcBorders>
              <w:top w:val="single" w:sz="4" w:space="0" w:color="auto"/>
            </w:tcBorders>
          </w:tcPr>
          <w:p w14:paraId="7D878F6A" w14:textId="77777777" w:rsidR="00A24D56" w:rsidRPr="00EF5E94" w:rsidRDefault="00A24D56" w:rsidP="00EF5E94">
            <w:pPr>
              <w:spacing w:before="20" w:after="20"/>
              <w:contextualSpacing/>
            </w:pPr>
          </w:p>
        </w:tc>
        <w:tc>
          <w:tcPr>
            <w:tcW w:w="0" w:type="auto"/>
            <w:tcBorders>
              <w:top w:val="single" w:sz="4" w:space="0" w:color="auto"/>
              <w:bottom w:val="nil"/>
            </w:tcBorders>
          </w:tcPr>
          <w:p w14:paraId="5495D915" w14:textId="77777777" w:rsidR="00A24D56" w:rsidRPr="00EF5E94" w:rsidRDefault="00A24D56" w:rsidP="00EF5E94">
            <w:pPr>
              <w:spacing w:before="20" w:after="20"/>
              <w:contextualSpacing/>
            </w:pPr>
            <w:r w:rsidRPr="00EF5E94">
              <w:t>palkheet</w:t>
            </w:r>
          </w:p>
        </w:tc>
        <w:tc>
          <w:tcPr>
            <w:tcW w:w="0" w:type="auto"/>
            <w:tcBorders>
              <w:top w:val="single" w:sz="4" w:space="0" w:color="auto"/>
              <w:bottom w:val="nil"/>
            </w:tcBorders>
          </w:tcPr>
          <w:p w14:paraId="13B5D2F9" w14:textId="77777777" w:rsidR="00A24D56" w:rsidRPr="00EF5E94" w:rsidRDefault="00A24D56" w:rsidP="00EF5E94">
            <w:pPr>
              <w:spacing w:before="20" w:after="20"/>
              <w:contextualSpacing/>
            </w:pPr>
            <w:r w:rsidRPr="00EF5E94">
              <w:t>pl.nom.</w:t>
            </w:r>
          </w:p>
        </w:tc>
        <w:tc>
          <w:tcPr>
            <w:tcW w:w="0" w:type="auto"/>
            <w:tcBorders>
              <w:top w:val="single" w:sz="4" w:space="0" w:color="auto"/>
              <w:bottom w:val="nil"/>
            </w:tcBorders>
          </w:tcPr>
          <w:p w14:paraId="416B53DA" w14:textId="77777777" w:rsidR="00A24D56" w:rsidRPr="00EF5E94" w:rsidRDefault="00A24D56" w:rsidP="00EF5E94">
            <w:pPr>
              <w:spacing w:before="20" w:after="20"/>
              <w:contextualSpacing/>
            </w:pPr>
            <w:r w:rsidRPr="00EF5E94">
              <w:t>paljet</w:t>
            </w:r>
          </w:p>
        </w:tc>
        <w:tc>
          <w:tcPr>
            <w:tcW w:w="0" w:type="auto"/>
            <w:tcBorders>
              <w:top w:val="single" w:sz="4" w:space="0" w:color="auto"/>
              <w:bottom w:val="nil"/>
            </w:tcBorders>
          </w:tcPr>
          <w:p w14:paraId="4D7CB147" w14:textId="77777777" w:rsidR="00A24D56" w:rsidRPr="00EF5E94" w:rsidRDefault="00A24D56" w:rsidP="00EF5E94">
            <w:pPr>
              <w:spacing w:before="20" w:after="20"/>
              <w:contextualSpacing/>
            </w:pPr>
            <w:r w:rsidRPr="00EF5E94">
              <w:t>sg.nom.</w:t>
            </w:r>
          </w:p>
        </w:tc>
      </w:tr>
      <w:tr w:rsidR="00A24D56" w:rsidRPr="00EF5E94" w14:paraId="44609659" w14:textId="77777777" w:rsidTr="00E1657F">
        <w:trPr>
          <w:cantSplit/>
          <w:tblHeader/>
        </w:trPr>
        <w:tc>
          <w:tcPr>
            <w:tcW w:w="1406" w:type="dxa"/>
            <w:vMerge/>
            <w:tcBorders>
              <w:bottom w:val="single" w:sz="4" w:space="0" w:color="auto"/>
            </w:tcBorders>
          </w:tcPr>
          <w:p w14:paraId="66B23949" w14:textId="77777777" w:rsidR="00A24D56" w:rsidRPr="00EF5E94" w:rsidRDefault="00A24D56" w:rsidP="00EF5E94">
            <w:pPr>
              <w:spacing w:before="20" w:after="20"/>
              <w:contextualSpacing/>
            </w:pPr>
          </w:p>
        </w:tc>
        <w:tc>
          <w:tcPr>
            <w:tcW w:w="3098" w:type="dxa"/>
            <w:gridSpan w:val="2"/>
            <w:vMerge/>
            <w:tcBorders>
              <w:bottom w:val="single" w:sz="4" w:space="0" w:color="auto"/>
            </w:tcBorders>
          </w:tcPr>
          <w:p w14:paraId="39EF44E0" w14:textId="77777777" w:rsidR="00A24D56" w:rsidRPr="00EF5E94" w:rsidRDefault="00A24D56" w:rsidP="00EF5E94">
            <w:pPr>
              <w:spacing w:before="20" w:after="20"/>
              <w:contextualSpacing/>
            </w:pPr>
          </w:p>
        </w:tc>
        <w:tc>
          <w:tcPr>
            <w:tcW w:w="0" w:type="auto"/>
            <w:tcBorders>
              <w:top w:val="nil"/>
              <w:bottom w:val="single" w:sz="4" w:space="0" w:color="auto"/>
            </w:tcBorders>
          </w:tcPr>
          <w:p w14:paraId="2B3220CA" w14:textId="73FC8BFB" w:rsidR="00A24D56" w:rsidRPr="00EF5E94" w:rsidRDefault="00A24D56" w:rsidP="00EF5E94">
            <w:pPr>
              <w:spacing w:before="20" w:after="20"/>
              <w:contextualSpacing/>
            </w:pPr>
            <w:r w:rsidRPr="00EF5E94">
              <w:t>valkene</w:t>
            </w:r>
            <w:r>
              <w:t>e</w:t>
            </w:r>
          </w:p>
        </w:tc>
        <w:tc>
          <w:tcPr>
            <w:tcW w:w="0" w:type="auto"/>
            <w:tcBorders>
              <w:top w:val="nil"/>
              <w:bottom w:val="single" w:sz="4" w:space="0" w:color="auto"/>
            </w:tcBorders>
          </w:tcPr>
          <w:p w14:paraId="3D20AFF0" w14:textId="70DCF605" w:rsidR="00A24D56" w:rsidRPr="00EF5E94" w:rsidRDefault="00A24D56" w:rsidP="00EF5E94">
            <w:pPr>
              <w:spacing w:before="20" w:after="20"/>
              <w:contextualSpacing/>
            </w:pPr>
            <w:r w:rsidRPr="00EF5E94">
              <w:t>prees.</w:t>
            </w:r>
            <w:r>
              <w:t>sg3</w:t>
            </w:r>
          </w:p>
        </w:tc>
        <w:tc>
          <w:tcPr>
            <w:tcW w:w="0" w:type="auto"/>
            <w:tcBorders>
              <w:top w:val="nil"/>
              <w:bottom w:val="single" w:sz="4" w:space="0" w:color="auto"/>
            </w:tcBorders>
          </w:tcPr>
          <w:p w14:paraId="2A0A59C3" w14:textId="77777777" w:rsidR="00A24D56" w:rsidRPr="00EF5E94" w:rsidRDefault="00A24D56" w:rsidP="00EF5E94">
            <w:pPr>
              <w:spacing w:before="20" w:after="20"/>
              <w:contextualSpacing/>
            </w:pPr>
            <w:r w:rsidRPr="00EF5E94">
              <w:t>valjeta</w:t>
            </w:r>
          </w:p>
        </w:tc>
        <w:tc>
          <w:tcPr>
            <w:tcW w:w="0" w:type="auto"/>
            <w:tcBorders>
              <w:top w:val="nil"/>
              <w:bottom w:val="single" w:sz="4" w:space="0" w:color="auto"/>
            </w:tcBorders>
          </w:tcPr>
          <w:p w14:paraId="6A2263EE" w14:textId="207AEDE7" w:rsidR="00A24D56" w:rsidRPr="00EF5E94" w:rsidRDefault="00A24D56" w:rsidP="00EF5E94">
            <w:pPr>
              <w:spacing w:before="20" w:after="20"/>
              <w:contextualSpacing/>
            </w:pPr>
            <w:r>
              <w:t>1.inf.</w:t>
            </w:r>
          </w:p>
        </w:tc>
      </w:tr>
      <w:tr w:rsidR="00A24D56" w:rsidRPr="00EF5E94" w14:paraId="628C149B" w14:textId="77777777" w:rsidTr="00E1657F">
        <w:trPr>
          <w:cantSplit/>
          <w:tblHeader/>
        </w:trPr>
        <w:tc>
          <w:tcPr>
            <w:tcW w:w="1406" w:type="dxa"/>
            <w:tcBorders>
              <w:top w:val="single" w:sz="4" w:space="0" w:color="auto"/>
              <w:bottom w:val="dotted" w:sz="4" w:space="0" w:color="auto"/>
            </w:tcBorders>
          </w:tcPr>
          <w:p w14:paraId="4874BBF5" w14:textId="77777777" w:rsidR="00A24D56" w:rsidRPr="00EF5E94" w:rsidRDefault="00A24D56" w:rsidP="00EF5E94">
            <w:pPr>
              <w:spacing w:before="20" w:after="20"/>
              <w:contextualSpacing/>
            </w:pPr>
            <w:r w:rsidRPr="00EF5E94">
              <w:t>lkk : lk</w:t>
            </w:r>
          </w:p>
        </w:tc>
        <w:tc>
          <w:tcPr>
            <w:tcW w:w="1250" w:type="dxa"/>
            <w:tcBorders>
              <w:top w:val="single" w:sz="4" w:space="0" w:color="auto"/>
              <w:bottom w:val="dotted" w:sz="4" w:space="0" w:color="auto"/>
            </w:tcBorders>
          </w:tcPr>
          <w:p w14:paraId="415B87DC" w14:textId="77777777" w:rsidR="00A24D56" w:rsidRPr="00EF5E94" w:rsidRDefault="00A24D56" w:rsidP="00EF5E94">
            <w:pPr>
              <w:spacing w:before="20" w:after="20"/>
              <w:contextualSpacing/>
            </w:pPr>
            <w:r w:rsidRPr="00EF5E94">
              <w:t>pulkka : pulkkaa</w:t>
            </w:r>
          </w:p>
        </w:tc>
        <w:tc>
          <w:tcPr>
            <w:tcW w:w="0" w:type="auto"/>
            <w:tcBorders>
              <w:top w:val="single" w:sz="4" w:space="0" w:color="auto"/>
              <w:bottom w:val="dotted" w:sz="4" w:space="0" w:color="auto"/>
            </w:tcBorders>
          </w:tcPr>
          <w:p w14:paraId="6F77E54D" w14:textId="77777777" w:rsidR="00A24D56" w:rsidRPr="00EF5E94" w:rsidRDefault="00A24D56" w:rsidP="00EF5E94">
            <w:pPr>
              <w:spacing w:before="20" w:after="20"/>
              <w:contextualSpacing/>
            </w:pPr>
            <w:r w:rsidRPr="00EF5E94">
              <w:t>sg.nom. : sg.part.</w:t>
            </w:r>
          </w:p>
        </w:tc>
        <w:tc>
          <w:tcPr>
            <w:tcW w:w="0" w:type="auto"/>
            <w:tcBorders>
              <w:top w:val="single" w:sz="4" w:space="0" w:color="auto"/>
              <w:bottom w:val="single" w:sz="4" w:space="0" w:color="auto"/>
            </w:tcBorders>
          </w:tcPr>
          <w:p w14:paraId="65A4A7C4" w14:textId="77777777" w:rsidR="00A24D56" w:rsidRPr="00EF5E94" w:rsidRDefault="00A24D56" w:rsidP="00EF5E94">
            <w:pPr>
              <w:spacing w:before="20" w:after="20"/>
              <w:contextualSpacing/>
            </w:pPr>
            <w:r w:rsidRPr="00EF5E94">
              <w:t>pulkat</w:t>
            </w:r>
          </w:p>
        </w:tc>
        <w:tc>
          <w:tcPr>
            <w:tcW w:w="0" w:type="auto"/>
            <w:tcBorders>
              <w:top w:val="single" w:sz="4" w:space="0" w:color="auto"/>
              <w:bottom w:val="single" w:sz="4" w:space="0" w:color="auto"/>
            </w:tcBorders>
          </w:tcPr>
          <w:p w14:paraId="78C50083" w14:textId="77777777" w:rsidR="00A24D56" w:rsidRPr="00EF5E94" w:rsidRDefault="00A24D56" w:rsidP="00EF5E94">
            <w:pPr>
              <w:spacing w:before="20" w:after="20"/>
              <w:contextualSpacing/>
            </w:pPr>
            <w:r w:rsidRPr="00EF5E94">
              <w:t>pl.nom.</w:t>
            </w:r>
          </w:p>
        </w:tc>
        <w:tc>
          <w:tcPr>
            <w:tcW w:w="0" w:type="auto"/>
            <w:gridSpan w:val="2"/>
            <w:tcBorders>
              <w:top w:val="single" w:sz="4" w:space="0" w:color="auto"/>
              <w:bottom w:val="single" w:sz="4" w:space="0" w:color="auto"/>
            </w:tcBorders>
          </w:tcPr>
          <w:p w14:paraId="1081E71E" w14:textId="77777777" w:rsidR="00A24D56" w:rsidRPr="00EF5E94" w:rsidRDefault="00A24D56" w:rsidP="00EF5E94">
            <w:pPr>
              <w:spacing w:before="20" w:after="20"/>
              <w:contextualSpacing/>
            </w:pPr>
          </w:p>
        </w:tc>
      </w:tr>
      <w:tr w:rsidR="00A24D56" w:rsidRPr="00EF5E94" w14:paraId="4AE2020F" w14:textId="77777777" w:rsidTr="00E1657F">
        <w:trPr>
          <w:cantSplit/>
          <w:trHeight w:val="363"/>
          <w:tblHeader/>
        </w:trPr>
        <w:tc>
          <w:tcPr>
            <w:tcW w:w="1406" w:type="dxa"/>
            <w:vMerge w:val="restart"/>
          </w:tcPr>
          <w:p w14:paraId="32FF6CAE" w14:textId="77777777" w:rsidR="00A24D56" w:rsidRPr="00EF5E94" w:rsidRDefault="00A24D56" w:rsidP="00EF5E94">
            <w:pPr>
              <w:spacing w:before="20" w:after="20"/>
              <w:contextualSpacing/>
            </w:pPr>
            <w:r w:rsidRPr="00EF5E94">
              <w:t>hk : h</w:t>
            </w:r>
          </w:p>
        </w:tc>
        <w:tc>
          <w:tcPr>
            <w:tcW w:w="3098" w:type="dxa"/>
            <w:gridSpan w:val="2"/>
            <w:vMerge w:val="restart"/>
          </w:tcPr>
          <w:p w14:paraId="0BF9180B" w14:textId="29E4F68B" w:rsidR="00A24D56" w:rsidRPr="00EF5E94" w:rsidRDefault="00A24D56" w:rsidP="00EF5E94">
            <w:pPr>
              <w:spacing w:before="20" w:after="20"/>
              <w:contextualSpacing/>
            </w:pPr>
            <w:r w:rsidRPr="00EF5E94">
              <w:t>II-graadii</w:t>
            </w:r>
            <w:r>
              <w:t xml:space="preserve"> ei ole</w:t>
            </w:r>
          </w:p>
        </w:tc>
        <w:tc>
          <w:tcPr>
            <w:tcW w:w="0" w:type="auto"/>
            <w:tcBorders>
              <w:bottom w:val="nil"/>
              <w:right w:val="single" w:sz="4" w:space="0" w:color="auto"/>
            </w:tcBorders>
          </w:tcPr>
          <w:p w14:paraId="6E1C26C0" w14:textId="77777777" w:rsidR="00A24D56" w:rsidRPr="00EF5E94" w:rsidRDefault="00A24D56" w:rsidP="00EF5E94">
            <w:pPr>
              <w:spacing w:before="20" w:after="20"/>
              <w:contextualSpacing/>
            </w:pPr>
            <w:r w:rsidRPr="00EF5E94">
              <w:t>pahka</w:t>
            </w:r>
          </w:p>
        </w:tc>
        <w:tc>
          <w:tcPr>
            <w:tcW w:w="0" w:type="auto"/>
            <w:tcBorders>
              <w:left w:val="single" w:sz="4" w:space="0" w:color="auto"/>
              <w:bottom w:val="nil"/>
              <w:right w:val="single" w:sz="4" w:space="0" w:color="auto"/>
            </w:tcBorders>
          </w:tcPr>
          <w:p w14:paraId="49077BE6" w14:textId="77777777" w:rsidR="00A24D56" w:rsidRPr="00EF5E94" w:rsidRDefault="00A24D56" w:rsidP="00EF5E94">
            <w:pPr>
              <w:spacing w:before="20" w:after="20"/>
              <w:contextualSpacing/>
            </w:pPr>
            <w:r w:rsidRPr="00EF5E94">
              <w:t>sg.nom.</w:t>
            </w:r>
          </w:p>
        </w:tc>
        <w:tc>
          <w:tcPr>
            <w:tcW w:w="0" w:type="auto"/>
            <w:tcBorders>
              <w:left w:val="single" w:sz="4" w:space="0" w:color="auto"/>
              <w:bottom w:val="nil"/>
              <w:right w:val="single" w:sz="4" w:space="0" w:color="auto"/>
            </w:tcBorders>
          </w:tcPr>
          <w:p w14:paraId="3F2912FA" w14:textId="77777777" w:rsidR="00A24D56" w:rsidRPr="00EF5E94" w:rsidRDefault="00A24D56" w:rsidP="00EF5E94">
            <w:pPr>
              <w:spacing w:before="20" w:after="20"/>
              <w:contextualSpacing/>
            </w:pPr>
            <w:r w:rsidRPr="00EF5E94">
              <w:t>pahat</w:t>
            </w:r>
          </w:p>
        </w:tc>
        <w:tc>
          <w:tcPr>
            <w:tcW w:w="0" w:type="auto"/>
            <w:tcBorders>
              <w:left w:val="single" w:sz="4" w:space="0" w:color="auto"/>
              <w:bottom w:val="nil"/>
            </w:tcBorders>
          </w:tcPr>
          <w:p w14:paraId="25C9D44B" w14:textId="77777777" w:rsidR="00A24D56" w:rsidRPr="00EF5E94" w:rsidRDefault="00A24D56" w:rsidP="00EF5E94">
            <w:pPr>
              <w:spacing w:before="20" w:after="20"/>
              <w:contextualSpacing/>
            </w:pPr>
            <w:r w:rsidRPr="00EF5E94">
              <w:t>pl.nom.</w:t>
            </w:r>
          </w:p>
        </w:tc>
      </w:tr>
      <w:tr w:rsidR="00A24D56" w:rsidRPr="00EF5E94" w14:paraId="55AAFDC9" w14:textId="77777777" w:rsidTr="00E1657F">
        <w:trPr>
          <w:cantSplit/>
          <w:tblHeader/>
        </w:trPr>
        <w:tc>
          <w:tcPr>
            <w:tcW w:w="1406" w:type="dxa"/>
            <w:vMerge/>
          </w:tcPr>
          <w:p w14:paraId="5B75D7DC" w14:textId="77777777" w:rsidR="00A24D56" w:rsidRPr="00EF5E94" w:rsidRDefault="00A24D56" w:rsidP="00EF5E94">
            <w:pPr>
              <w:spacing w:before="20" w:after="20"/>
              <w:contextualSpacing/>
            </w:pPr>
          </w:p>
        </w:tc>
        <w:tc>
          <w:tcPr>
            <w:tcW w:w="3098" w:type="dxa"/>
            <w:gridSpan w:val="2"/>
            <w:vMerge/>
          </w:tcPr>
          <w:p w14:paraId="52E6E7AA" w14:textId="77777777" w:rsidR="00A24D56" w:rsidRPr="00EF5E94" w:rsidRDefault="00A24D56" w:rsidP="00EF5E94">
            <w:pPr>
              <w:spacing w:before="20" w:after="20"/>
              <w:contextualSpacing/>
            </w:pPr>
          </w:p>
        </w:tc>
        <w:tc>
          <w:tcPr>
            <w:tcW w:w="0" w:type="auto"/>
            <w:tcBorders>
              <w:top w:val="nil"/>
              <w:bottom w:val="nil"/>
              <w:right w:val="single" w:sz="4" w:space="0" w:color="auto"/>
            </w:tcBorders>
          </w:tcPr>
          <w:p w14:paraId="7F524F4D" w14:textId="77777777" w:rsidR="00A24D56" w:rsidRPr="00EF5E94" w:rsidRDefault="00A24D56" w:rsidP="00EF5E94">
            <w:pPr>
              <w:spacing w:before="20" w:after="20"/>
              <w:contextualSpacing/>
            </w:pPr>
            <w:r w:rsidRPr="00EF5E94">
              <w:t>tuhka</w:t>
            </w:r>
          </w:p>
        </w:tc>
        <w:tc>
          <w:tcPr>
            <w:tcW w:w="0" w:type="auto"/>
            <w:tcBorders>
              <w:top w:val="nil"/>
              <w:left w:val="single" w:sz="4" w:space="0" w:color="auto"/>
              <w:bottom w:val="nil"/>
              <w:right w:val="single" w:sz="4" w:space="0" w:color="auto"/>
            </w:tcBorders>
          </w:tcPr>
          <w:p w14:paraId="13B9486B" w14:textId="77777777" w:rsidR="00A24D56" w:rsidRPr="00EF5E94" w:rsidRDefault="00A24D56" w:rsidP="00EF5E94">
            <w:pPr>
              <w:spacing w:before="20" w:after="20"/>
              <w:contextualSpacing/>
            </w:pPr>
            <w:r w:rsidRPr="00EF5E94">
              <w:t>sg.nom.</w:t>
            </w:r>
          </w:p>
        </w:tc>
        <w:tc>
          <w:tcPr>
            <w:tcW w:w="0" w:type="auto"/>
            <w:tcBorders>
              <w:top w:val="nil"/>
              <w:left w:val="single" w:sz="4" w:space="0" w:color="auto"/>
              <w:bottom w:val="nil"/>
              <w:right w:val="single" w:sz="4" w:space="0" w:color="auto"/>
            </w:tcBorders>
          </w:tcPr>
          <w:p w14:paraId="461BE5B2" w14:textId="77777777" w:rsidR="00A24D56" w:rsidRPr="00EF5E94" w:rsidRDefault="00A24D56" w:rsidP="00EF5E94">
            <w:pPr>
              <w:spacing w:before="20" w:after="20"/>
              <w:contextualSpacing/>
            </w:pPr>
            <w:r w:rsidRPr="00EF5E94">
              <w:t>tuhat</w:t>
            </w:r>
          </w:p>
        </w:tc>
        <w:tc>
          <w:tcPr>
            <w:tcW w:w="0" w:type="auto"/>
            <w:tcBorders>
              <w:top w:val="nil"/>
              <w:left w:val="single" w:sz="4" w:space="0" w:color="auto"/>
              <w:bottom w:val="nil"/>
            </w:tcBorders>
          </w:tcPr>
          <w:p w14:paraId="3747B9AD" w14:textId="77777777" w:rsidR="00A24D56" w:rsidRPr="00EF5E94" w:rsidRDefault="00A24D56" w:rsidP="00EF5E94">
            <w:pPr>
              <w:spacing w:before="20" w:after="20"/>
              <w:contextualSpacing/>
            </w:pPr>
            <w:r w:rsidRPr="00EF5E94">
              <w:t>pl.nom.</w:t>
            </w:r>
          </w:p>
        </w:tc>
      </w:tr>
      <w:tr w:rsidR="00A24D56" w:rsidRPr="00EF5E94" w14:paraId="62590CB0" w14:textId="77777777" w:rsidTr="00E1657F">
        <w:trPr>
          <w:cantSplit/>
          <w:tblHeader/>
        </w:trPr>
        <w:tc>
          <w:tcPr>
            <w:tcW w:w="1406" w:type="dxa"/>
            <w:vMerge/>
          </w:tcPr>
          <w:p w14:paraId="1BD6DCFE" w14:textId="77777777" w:rsidR="00A24D56" w:rsidRPr="00EF5E94" w:rsidRDefault="00A24D56" w:rsidP="00EF5E94">
            <w:pPr>
              <w:spacing w:before="20" w:after="20"/>
              <w:contextualSpacing/>
            </w:pPr>
          </w:p>
        </w:tc>
        <w:tc>
          <w:tcPr>
            <w:tcW w:w="3098" w:type="dxa"/>
            <w:gridSpan w:val="2"/>
            <w:vMerge/>
          </w:tcPr>
          <w:p w14:paraId="1CE8AF01" w14:textId="77777777" w:rsidR="00A24D56" w:rsidRPr="00EF5E94" w:rsidRDefault="00A24D56" w:rsidP="00EF5E94">
            <w:pPr>
              <w:spacing w:before="20" w:after="20"/>
              <w:contextualSpacing/>
            </w:pPr>
          </w:p>
        </w:tc>
        <w:tc>
          <w:tcPr>
            <w:tcW w:w="0" w:type="auto"/>
            <w:tcBorders>
              <w:top w:val="nil"/>
              <w:bottom w:val="nil"/>
              <w:right w:val="single" w:sz="4" w:space="0" w:color="auto"/>
            </w:tcBorders>
          </w:tcPr>
          <w:p w14:paraId="258E6BB8" w14:textId="77777777" w:rsidR="00A24D56" w:rsidRPr="00EF5E94" w:rsidRDefault="00A24D56" w:rsidP="00EF5E94">
            <w:pPr>
              <w:spacing w:before="20" w:after="20"/>
              <w:contextualSpacing/>
            </w:pPr>
            <w:r w:rsidRPr="00EF5E94">
              <w:t>pohkheet</w:t>
            </w:r>
          </w:p>
        </w:tc>
        <w:tc>
          <w:tcPr>
            <w:tcW w:w="0" w:type="auto"/>
            <w:tcBorders>
              <w:top w:val="nil"/>
              <w:left w:val="single" w:sz="4" w:space="0" w:color="auto"/>
              <w:bottom w:val="nil"/>
              <w:right w:val="single" w:sz="4" w:space="0" w:color="auto"/>
            </w:tcBorders>
          </w:tcPr>
          <w:p w14:paraId="63C727B7" w14:textId="77777777" w:rsidR="00A24D56" w:rsidRPr="00EF5E94" w:rsidRDefault="00A24D56" w:rsidP="00EF5E94">
            <w:pPr>
              <w:spacing w:before="20" w:after="20"/>
              <w:contextualSpacing/>
            </w:pPr>
            <w:r w:rsidRPr="00EF5E94">
              <w:t>pl.nom.</w:t>
            </w:r>
          </w:p>
        </w:tc>
        <w:tc>
          <w:tcPr>
            <w:tcW w:w="0" w:type="auto"/>
            <w:tcBorders>
              <w:top w:val="nil"/>
              <w:left w:val="single" w:sz="4" w:space="0" w:color="auto"/>
              <w:bottom w:val="nil"/>
              <w:right w:val="single" w:sz="4" w:space="0" w:color="auto"/>
            </w:tcBorders>
          </w:tcPr>
          <w:p w14:paraId="6A4B8852" w14:textId="77777777" w:rsidR="00A24D56" w:rsidRPr="00EF5E94" w:rsidRDefault="00A24D56" w:rsidP="00EF5E94">
            <w:pPr>
              <w:spacing w:before="20" w:after="20"/>
              <w:contextualSpacing/>
            </w:pPr>
            <w:r w:rsidRPr="00EF5E94">
              <w:t>pohet</w:t>
            </w:r>
          </w:p>
        </w:tc>
        <w:tc>
          <w:tcPr>
            <w:tcW w:w="0" w:type="auto"/>
            <w:tcBorders>
              <w:top w:val="nil"/>
              <w:left w:val="single" w:sz="4" w:space="0" w:color="auto"/>
              <w:bottom w:val="nil"/>
            </w:tcBorders>
          </w:tcPr>
          <w:p w14:paraId="6EB9A0C1" w14:textId="77777777" w:rsidR="00A24D56" w:rsidRPr="00EF5E94" w:rsidRDefault="00A24D56" w:rsidP="00EF5E94">
            <w:pPr>
              <w:spacing w:before="20" w:after="20"/>
              <w:contextualSpacing/>
            </w:pPr>
            <w:r w:rsidRPr="00EF5E94">
              <w:t>sg.nom.</w:t>
            </w:r>
          </w:p>
        </w:tc>
      </w:tr>
      <w:tr w:rsidR="00A24D56" w:rsidRPr="00EF5E94" w14:paraId="7ED98FAA" w14:textId="77777777" w:rsidTr="00E1657F">
        <w:trPr>
          <w:cantSplit/>
          <w:tblHeader/>
        </w:trPr>
        <w:tc>
          <w:tcPr>
            <w:tcW w:w="1406" w:type="dxa"/>
            <w:vMerge/>
            <w:tcBorders>
              <w:bottom w:val="single" w:sz="4" w:space="0" w:color="auto"/>
            </w:tcBorders>
          </w:tcPr>
          <w:p w14:paraId="0D48B074" w14:textId="77777777" w:rsidR="00A24D56" w:rsidRPr="00EF5E94" w:rsidRDefault="00A24D56" w:rsidP="00EF5E94">
            <w:pPr>
              <w:spacing w:before="20" w:after="20"/>
              <w:contextualSpacing/>
            </w:pPr>
          </w:p>
        </w:tc>
        <w:tc>
          <w:tcPr>
            <w:tcW w:w="3098" w:type="dxa"/>
            <w:gridSpan w:val="2"/>
            <w:vMerge/>
            <w:tcBorders>
              <w:bottom w:val="single" w:sz="4" w:space="0" w:color="auto"/>
            </w:tcBorders>
          </w:tcPr>
          <w:p w14:paraId="38A616ED" w14:textId="77777777" w:rsidR="00A24D56" w:rsidRPr="00EF5E94" w:rsidRDefault="00A24D56" w:rsidP="00EF5E94">
            <w:pPr>
              <w:spacing w:before="20" w:after="20"/>
              <w:contextualSpacing/>
            </w:pPr>
          </w:p>
        </w:tc>
        <w:tc>
          <w:tcPr>
            <w:tcW w:w="0" w:type="auto"/>
            <w:tcBorders>
              <w:top w:val="nil"/>
              <w:bottom w:val="single" w:sz="4" w:space="0" w:color="auto"/>
              <w:right w:val="single" w:sz="4" w:space="0" w:color="auto"/>
            </w:tcBorders>
          </w:tcPr>
          <w:p w14:paraId="56CA5232" w14:textId="77777777" w:rsidR="00A24D56" w:rsidRPr="00EF5E94" w:rsidRDefault="00A24D56" w:rsidP="00EF5E94">
            <w:pPr>
              <w:spacing w:before="20" w:after="20"/>
              <w:contextualSpacing/>
            </w:pPr>
            <w:r w:rsidRPr="00EF5E94">
              <w:t>puhkee</w:t>
            </w:r>
          </w:p>
        </w:tc>
        <w:tc>
          <w:tcPr>
            <w:tcW w:w="0" w:type="auto"/>
            <w:tcBorders>
              <w:top w:val="nil"/>
              <w:left w:val="single" w:sz="4" w:space="0" w:color="auto"/>
              <w:bottom w:val="single" w:sz="4" w:space="0" w:color="auto"/>
              <w:right w:val="single" w:sz="4" w:space="0" w:color="auto"/>
            </w:tcBorders>
          </w:tcPr>
          <w:p w14:paraId="2AC028AC" w14:textId="3E99C653" w:rsidR="00A24D56" w:rsidRPr="00EF5E94" w:rsidRDefault="00A24D56" w:rsidP="00EF5E94">
            <w:pPr>
              <w:spacing w:before="20" w:after="20"/>
              <w:contextualSpacing/>
            </w:pPr>
            <w:r w:rsidRPr="00EF5E94">
              <w:t>prees.</w:t>
            </w:r>
            <w:r>
              <w:t>sg3</w:t>
            </w:r>
          </w:p>
        </w:tc>
        <w:tc>
          <w:tcPr>
            <w:tcW w:w="0" w:type="auto"/>
            <w:tcBorders>
              <w:top w:val="nil"/>
              <w:left w:val="single" w:sz="4" w:space="0" w:color="auto"/>
              <w:bottom w:val="single" w:sz="4" w:space="0" w:color="auto"/>
              <w:right w:val="single" w:sz="4" w:space="0" w:color="auto"/>
            </w:tcBorders>
          </w:tcPr>
          <w:p w14:paraId="28E52687" w14:textId="77777777" w:rsidR="00A24D56" w:rsidRPr="00EF5E94" w:rsidRDefault="00A24D56" w:rsidP="00EF5E94">
            <w:pPr>
              <w:spacing w:before="20" w:after="20"/>
              <w:contextualSpacing/>
            </w:pPr>
            <w:r w:rsidRPr="00EF5E94">
              <w:t>puheta</w:t>
            </w:r>
          </w:p>
        </w:tc>
        <w:tc>
          <w:tcPr>
            <w:tcW w:w="0" w:type="auto"/>
            <w:tcBorders>
              <w:top w:val="nil"/>
              <w:left w:val="single" w:sz="4" w:space="0" w:color="auto"/>
              <w:bottom w:val="single" w:sz="4" w:space="0" w:color="auto"/>
            </w:tcBorders>
          </w:tcPr>
          <w:p w14:paraId="7A03CCED" w14:textId="15FA946D" w:rsidR="00A24D56" w:rsidRPr="00EF5E94" w:rsidRDefault="00A24D56" w:rsidP="00EF5E94">
            <w:pPr>
              <w:spacing w:before="20" w:after="20"/>
              <w:contextualSpacing/>
            </w:pPr>
            <w:r>
              <w:t>1.inf.</w:t>
            </w:r>
          </w:p>
        </w:tc>
      </w:tr>
    </w:tbl>
    <w:p w14:paraId="65213494" w14:textId="241008BE" w:rsidR="00566C8F" w:rsidRPr="000B0CBB" w:rsidRDefault="00566C8F" w:rsidP="00566C8F">
      <w:pPr>
        <w:rPr>
          <w:i/>
        </w:rPr>
      </w:pPr>
      <w:r>
        <w:t xml:space="preserve">Ko halluu kirjoittaa semmoista kirjakainuu, mikä oon likelä Raisin dialektii, se </w:t>
      </w:r>
      <w:r>
        <w:rPr>
          <w:i/>
        </w:rPr>
        <w:t>k</w:t>
      </w:r>
      <w:r>
        <w:t xml:space="preserve">:n 0-graadissa saattaa </w:t>
      </w:r>
      <w:r w:rsidR="00777114">
        <w:t xml:space="preserve">jättäät </w:t>
      </w:r>
      <w:r w:rsidR="00777114">
        <w:rPr>
          <w:i/>
        </w:rPr>
        <w:t>k</w:t>
      </w:r>
      <w:r w:rsidR="00777114">
        <w:t xml:space="preserve">:n representantin </w:t>
      </w:r>
      <w:r w:rsidR="00777114">
        <w:rPr>
          <w:i/>
        </w:rPr>
        <w:t>j</w:t>
      </w:r>
      <w:r w:rsidR="00777114">
        <w:t xml:space="preserve"> eli </w:t>
      </w:r>
      <w:r w:rsidR="00777114">
        <w:rPr>
          <w:i/>
        </w:rPr>
        <w:t>v</w:t>
      </w:r>
      <w:r w:rsidR="00777114">
        <w:t xml:space="preserve"> poiski ja kirjoittaat </w:t>
      </w:r>
      <w:r w:rsidR="00777114">
        <w:rPr>
          <w:i/>
        </w:rPr>
        <w:t xml:space="preserve">räät </w:t>
      </w:r>
      <w:r w:rsidR="00777114">
        <w:t xml:space="preserve">pro </w:t>
      </w:r>
      <w:r w:rsidR="00777114">
        <w:rPr>
          <w:i/>
        </w:rPr>
        <w:t>räjät</w:t>
      </w:r>
      <w:r w:rsidR="00777114">
        <w:t xml:space="preserve">, </w:t>
      </w:r>
      <w:r w:rsidR="00777114">
        <w:rPr>
          <w:i/>
        </w:rPr>
        <w:t xml:space="preserve">jaan </w:t>
      </w:r>
      <w:r w:rsidR="00777114">
        <w:t xml:space="preserve">pro </w:t>
      </w:r>
      <w:r w:rsidR="00777114">
        <w:rPr>
          <w:i/>
        </w:rPr>
        <w:t>jajan</w:t>
      </w:r>
      <w:r w:rsidR="00777114">
        <w:t xml:space="preserve">, </w:t>
      </w:r>
      <w:r w:rsidR="000B0CBB">
        <w:rPr>
          <w:i/>
        </w:rPr>
        <w:t xml:space="preserve">koota </w:t>
      </w:r>
      <w:r w:rsidR="000B0CBB">
        <w:t xml:space="preserve">pro </w:t>
      </w:r>
      <w:r w:rsidR="000B0CBB">
        <w:rPr>
          <w:i/>
        </w:rPr>
        <w:t>kovota</w:t>
      </w:r>
      <w:r w:rsidR="000B0CBB">
        <w:t xml:space="preserve">, </w:t>
      </w:r>
      <w:r w:rsidR="000B0CBB">
        <w:rPr>
          <w:i/>
        </w:rPr>
        <w:t xml:space="preserve">paeta </w:t>
      </w:r>
      <w:r w:rsidR="000B0CBB">
        <w:t xml:space="preserve">pro </w:t>
      </w:r>
      <w:r w:rsidR="000B0CBB">
        <w:rPr>
          <w:i/>
        </w:rPr>
        <w:t>pajeta</w:t>
      </w:r>
      <w:r w:rsidR="000B0CBB">
        <w:t xml:space="preserve">, </w:t>
      </w:r>
      <w:r w:rsidR="000B0CBB">
        <w:rPr>
          <w:i/>
        </w:rPr>
        <w:t xml:space="preserve">ruis </w:t>
      </w:r>
      <w:r w:rsidR="000B0CBB">
        <w:t xml:space="preserve">pro </w:t>
      </w:r>
      <w:r w:rsidR="00E928B8">
        <w:rPr>
          <w:i/>
        </w:rPr>
        <w:t>ruvis</w:t>
      </w:r>
      <w:r w:rsidR="00A83669" w:rsidRPr="00A83669">
        <w:t>,</w:t>
      </w:r>
      <w:r w:rsidR="00E928B8">
        <w:rPr>
          <w:i/>
        </w:rPr>
        <w:t xml:space="preserve"> paru</w:t>
      </w:r>
      <w:r w:rsidR="000B0CBB">
        <w:rPr>
          <w:i/>
        </w:rPr>
        <w:t xml:space="preserve">n </w:t>
      </w:r>
      <w:r w:rsidR="000B0CBB">
        <w:t xml:space="preserve">pro </w:t>
      </w:r>
      <w:r w:rsidR="000B0CBB">
        <w:rPr>
          <w:i/>
        </w:rPr>
        <w:t>parvu</w:t>
      </w:r>
      <w:r w:rsidR="0083434A">
        <w:rPr>
          <w:i/>
        </w:rPr>
        <w:t>n.</w:t>
      </w:r>
    </w:p>
    <w:p w14:paraId="13724E8D" w14:textId="252BB94A" w:rsidR="00625FBD" w:rsidRPr="00A95D68" w:rsidRDefault="00625FBD" w:rsidP="00780A93">
      <w:pPr>
        <w:pStyle w:val="Undertittel"/>
      </w:pPr>
      <w:bookmarkStart w:id="256" w:name="_Toc311273729"/>
      <w:r w:rsidRPr="00A95D68">
        <w:t>Tabeli</w:t>
      </w:r>
      <w:r w:rsidR="0088318B">
        <w:t xml:space="preserve"> 3</w:t>
      </w:r>
      <w:r w:rsidRPr="00A95D68">
        <w:t xml:space="preserve">: Spesiaalivaihettelu: Klusiilin </w:t>
      </w:r>
      <w:r w:rsidRPr="00435C57">
        <w:rPr>
          <w:i/>
        </w:rPr>
        <w:t>t</w:t>
      </w:r>
      <w:r w:rsidRPr="00A95D68">
        <w:t xml:space="preserve"> vaihettelu</w:t>
      </w:r>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1"/>
        <w:gridCol w:w="1435"/>
        <w:gridCol w:w="1531"/>
        <w:gridCol w:w="1299"/>
        <w:gridCol w:w="1499"/>
        <w:gridCol w:w="1061"/>
        <w:gridCol w:w="1116"/>
      </w:tblGrid>
      <w:tr w:rsidR="00625FBD" w:rsidRPr="00EF5E94" w14:paraId="344E7F29" w14:textId="77777777" w:rsidTr="000B0CBB">
        <w:trPr>
          <w:cantSplit/>
          <w:tblHeader/>
        </w:trPr>
        <w:tc>
          <w:tcPr>
            <w:tcW w:w="0" w:type="auto"/>
            <w:tcBorders>
              <w:bottom w:val="single" w:sz="4" w:space="0" w:color="auto"/>
            </w:tcBorders>
          </w:tcPr>
          <w:p w14:paraId="233C41EE" w14:textId="77777777" w:rsidR="00625FBD" w:rsidRPr="00EF5E94" w:rsidRDefault="00625FBD" w:rsidP="00EF5E94">
            <w:pPr>
              <w:pStyle w:val="Topptekst"/>
              <w:keepNext/>
              <w:spacing w:before="20" w:after="20"/>
              <w:contextualSpacing/>
            </w:pPr>
            <w:r w:rsidRPr="00EF5E94">
              <w:t>Vaihettelu</w:t>
            </w:r>
          </w:p>
        </w:tc>
        <w:tc>
          <w:tcPr>
            <w:tcW w:w="0" w:type="auto"/>
            <w:tcBorders>
              <w:bottom w:val="single" w:sz="4" w:space="0" w:color="auto"/>
            </w:tcBorders>
          </w:tcPr>
          <w:p w14:paraId="59B9FE9B" w14:textId="77777777" w:rsidR="00625FBD" w:rsidRPr="00EF5E94" w:rsidRDefault="00625FBD" w:rsidP="00EF5E94">
            <w:pPr>
              <w:pStyle w:val="Topptekst"/>
              <w:keepNext/>
              <w:spacing w:before="20" w:after="20"/>
              <w:contextualSpacing/>
            </w:pPr>
            <w:r w:rsidRPr="00EF5E94">
              <w:t>II-graadi</w:t>
            </w:r>
          </w:p>
        </w:tc>
        <w:tc>
          <w:tcPr>
            <w:tcW w:w="0" w:type="auto"/>
            <w:tcBorders>
              <w:bottom w:val="single" w:sz="4" w:space="0" w:color="auto"/>
            </w:tcBorders>
          </w:tcPr>
          <w:p w14:paraId="4F697486" w14:textId="77777777" w:rsidR="00625FBD" w:rsidRPr="00EF5E94" w:rsidRDefault="00625FBD" w:rsidP="00EF5E94">
            <w:pPr>
              <w:pStyle w:val="Topptekst"/>
              <w:keepNext/>
              <w:spacing w:before="20" w:after="20"/>
              <w:contextualSpacing/>
            </w:pPr>
            <w:r w:rsidRPr="00EF5E94">
              <w:t>Haamu-</w:t>
            </w:r>
          </w:p>
          <w:p w14:paraId="1BA807F5" w14:textId="77777777" w:rsidR="00625FBD" w:rsidRPr="00EF5E94" w:rsidRDefault="00625FBD" w:rsidP="00EF5E94">
            <w:pPr>
              <w:pStyle w:val="Topptekst"/>
              <w:keepNext/>
              <w:spacing w:before="20" w:after="20"/>
              <w:contextualSpacing/>
            </w:pPr>
            <w:r w:rsidRPr="00EF5E94">
              <w:t>kategorii</w:t>
            </w:r>
          </w:p>
        </w:tc>
        <w:tc>
          <w:tcPr>
            <w:tcW w:w="0" w:type="auto"/>
            <w:tcBorders>
              <w:bottom w:val="single" w:sz="4" w:space="0" w:color="auto"/>
            </w:tcBorders>
          </w:tcPr>
          <w:p w14:paraId="1845FC3A" w14:textId="77777777" w:rsidR="00625FBD" w:rsidRPr="00EF5E94" w:rsidRDefault="00625FBD" w:rsidP="00EF5E94">
            <w:pPr>
              <w:pStyle w:val="Topptekst"/>
              <w:keepNext/>
              <w:spacing w:before="20" w:after="20"/>
              <w:contextualSpacing/>
            </w:pPr>
            <w:r w:rsidRPr="00EF5E94">
              <w:t>I-graadi</w:t>
            </w:r>
          </w:p>
        </w:tc>
        <w:tc>
          <w:tcPr>
            <w:tcW w:w="0" w:type="auto"/>
            <w:tcBorders>
              <w:bottom w:val="single" w:sz="4" w:space="0" w:color="auto"/>
            </w:tcBorders>
          </w:tcPr>
          <w:p w14:paraId="4FE9F5B7" w14:textId="77777777" w:rsidR="00625FBD" w:rsidRPr="00EF5E94" w:rsidRDefault="00625FBD" w:rsidP="00EF5E94">
            <w:pPr>
              <w:pStyle w:val="Topptekst"/>
              <w:keepNext/>
              <w:spacing w:before="20" w:after="20"/>
              <w:contextualSpacing/>
            </w:pPr>
            <w:r w:rsidRPr="00EF5E94">
              <w:t>Haamu-</w:t>
            </w:r>
          </w:p>
          <w:p w14:paraId="5D84539B" w14:textId="77777777" w:rsidR="00625FBD" w:rsidRPr="00EF5E94" w:rsidRDefault="00625FBD" w:rsidP="00EF5E94">
            <w:pPr>
              <w:pStyle w:val="Topptekst"/>
              <w:keepNext/>
              <w:spacing w:before="20" w:after="20"/>
              <w:contextualSpacing/>
            </w:pPr>
            <w:r w:rsidRPr="00EF5E94">
              <w:t>kategorii</w:t>
            </w:r>
          </w:p>
        </w:tc>
        <w:tc>
          <w:tcPr>
            <w:tcW w:w="0" w:type="auto"/>
            <w:tcBorders>
              <w:bottom w:val="single" w:sz="4" w:space="0" w:color="auto"/>
            </w:tcBorders>
          </w:tcPr>
          <w:p w14:paraId="38885141" w14:textId="77777777" w:rsidR="00625FBD" w:rsidRPr="00EF5E94" w:rsidRDefault="00625FBD" w:rsidP="00EF5E94">
            <w:pPr>
              <w:pStyle w:val="Topptekst"/>
              <w:keepNext/>
              <w:spacing w:before="20" w:after="20"/>
              <w:contextualSpacing/>
            </w:pPr>
            <w:r w:rsidRPr="00EF5E94">
              <w:t>O-graadi</w:t>
            </w:r>
          </w:p>
        </w:tc>
        <w:tc>
          <w:tcPr>
            <w:tcW w:w="0" w:type="auto"/>
            <w:tcBorders>
              <w:bottom w:val="single" w:sz="4" w:space="0" w:color="auto"/>
            </w:tcBorders>
          </w:tcPr>
          <w:p w14:paraId="60A1EC53" w14:textId="77777777" w:rsidR="00625FBD" w:rsidRPr="00EF5E94" w:rsidRDefault="00625FBD" w:rsidP="00EF5E94">
            <w:pPr>
              <w:pStyle w:val="Topptekst"/>
              <w:keepNext/>
              <w:spacing w:before="20" w:after="20"/>
              <w:contextualSpacing/>
            </w:pPr>
            <w:r w:rsidRPr="00EF5E94">
              <w:t>Haamu-</w:t>
            </w:r>
          </w:p>
          <w:p w14:paraId="3EF41175" w14:textId="77777777" w:rsidR="00625FBD" w:rsidRPr="00EF5E94" w:rsidRDefault="00625FBD" w:rsidP="00EF5E94">
            <w:pPr>
              <w:pStyle w:val="Topptekst"/>
              <w:keepNext/>
              <w:spacing w:before="20" w:after="20"/>
              <w:contextualSpacing/>
            </w:pPr>
            <w:r w:rsidRPr="00EF5E94">
              <w:t>kategorii</w:t>
            </w:r>
          </w:p>
        </w:tc>
      </w:tr>
      <w:tr w:rsidR="00625FBD" w:rsidRPr="00EF5E94" w14:paraId="5EEA0BF4" w14:textId="77777777" w:rsidTr="000B0CBB">
        <w:trPr>
          <w:cantSplit/>
          <w:tblHeader/>
        </w:trPr>
        <w:tc>
          <w:tcPr>
            <w:tcW w:w="0" w:type="auto"/>
            <w:vMerge w:val="restart"/>
            <w:tcBorders>
              <w:top w:val="dotted" w:sz="4" w:space="0" w:color="auto"/>
            </w:tcBorders>
          </w:tcPr>
          <w:p w14:paraId="42711093" w14:textId="6B5933F6" w:rsidR="00625FBD" w:rsidRPr="00EF5E94" w:rsidRDefault="00625FBD" w:rsidP="00EF5E94">
            <w:pPr>
              <w:spacing w:before="20" w:after="20"/>
              <w:contextualSpacing/>
            </w:pPr>
            <w:r w:rsidRPr="00EF5E94">
              <w:t xml:space="preserve">tt : t : </w:t>
            </w:r>
            <w:r w:rsidRPr="00EF5E94">
              <w:rPr>
                <w:lang w:val="en-US"/>
              </w:rPr>
              <w:t>đ</w:t>
            </w:r>
            <w:r w:rsidR="00DC5789">
              <w:rPr>
                <w:lang w:val="en-US"/>
              </w:rPr>
              <w:t xml:space="preserve"> ~</w:t>
            </w:r>
            <w:r w:rsidR="003841CD">
              <w:rPr>
                <w:lang w:val="en-US"/>
              </w:rPr>
              <w:t xml:space="preserve"> Ø</w:t>
            </w:r>
          </w:p>
        </w:tc>
        <w:tc>
          <w:tcPr>
            <w:tcW w:w="0" w:type="auto"/>
            <w:tcBorders>
              <w:top w:val="single" w:sz="4" w:space="0" w:color="auto"/>
              <w:bottom w:val="nil"/>
            </w:tcBorders>
          </w:tcPr>
          <w:p w14:paraId="0695B897" w14:textId="77777777" w:rsidR="00625FBD" w:rsidRPr="00EF5E94" w:rsidRDefault="00625FBD" w:rsidP="00EF5E94">
            <w:pPr>
              <w:spacing w:before="20" w:after="20"/>
              <w:contextualSpacing/>
            </w:pPr>
            <w:r w:rsidRPr="00EF5E94">
              <w:t>tiettäät</w:t>
            </w:r>
          </w:p>
        </w:tc>
        <w:tc>
          <w:tcPr>
            <w:tcW w:w="0" w:type="auto"/>
            <w:tcBorders>
              <w:top w:val="single" w:sz="4" w:space="0" w:color="auto"/>
              <w:bottom w:val="nil"/>
            </w:tcBorders>
          </w:tcPr>
          <w:p w14:paraId="38D71C86" w14:textId="77777777" w:rsidR="00625FBD" w:rsidRPr="00EF5E94" w:rsidRDefault="00625FBD" w:rsidP="00EF5E94">
            <w:pPr>
              <w:spacing w:before="20" w:after="20"/>
              <w:contextualSpacing/>
            </w:pPr>
            <w:r w:rsidRPr="00EF5E94">
              <w:t>1.inf.</w:t>
            </w:r>
          </w:p>
        </w:tc>
        <w:tc>
          <w:tcPr>
            <w:tcW w:w="0" w:type="auto"/>
            <w:tcBorders>
              <w:top w:val="single" w:sz="4" w:space="0" w:color="auto"/>
              <w:bottom w:val="nil"/>
            </w:tcBorders>
          </w:tcPr>
          <w:p w14:paraId="2F6E05D7" w14:textId="77777777" w:rsidR="00625FBD" w:rsidRPr="00EF5E94" w:rsidRDefault="00625FBD" w:rsidP="00EF5E94">
            <w:pPr>
              <w:spacing w:before="20" w:after="20"/>
              <w:contextualSpacing/>
            </w:pPr>
            <w:r w:rsidRPr="00EF5E94">
              <w:t>tietäny</w:t>
            </w:r>
          </w:p>
        </w:tc>
        <w:tc>
          <w:tcPr>
            <w:tcW w:w="0" w:type="auto"/>
            <w:tcBorders>
              <w:top w:val="single" w:sz="4" w:space="0" w:color="auto"/>
              <w:bottom w:val="nil"/>
            </w:tcBorders>
          </w:tcPr>
          <w:p w14:paraId="2AE2D5AF" w14:textId="1111372C" w:rsidR="00625FBD" w:rsidRPr="00EF5E94" w:rsidRDefault="0066711E" w:rsidP="00EF5E94">
            <w:pPr>
              <w:spacing w:before="20" w:after="20"/>
              <w:contextualSpacing/>
            </w:pPr>
            <w:r>
              <w:t>partis.perf</w:t>
            </w:r>
            <w:r w:rsidR="00625FBD" w:rsidRPr="00EF5E94">
              <w:t>.</w:t>
            </w:r>
          </w:p>
          <w:p w14:paraId="5B2C667A" w14:textId="77777777" w:rsidR="00625FBD" w:rsidRPr="00EF5E94" w:rsidRDefault="00625FBD" w:rsidP="00EF5E94">
            <w:pPr>
              <w:spacing w:before="20" w:after="20"/>
              <w:contextualSpacing/>
            </w:pPr>
            <w:r w:rsidRPr="00EF5E94">
              <w:t>sg.nom.</w:t>
            </w:r>
          </w:p>
        </w:tc>
        <w:tc>
          <w:tcPr>
            <w:tcW w:w="0" w:type="auto"/>
            <w:tcBorders>
              <w:top w:val="single" w:sz="4" w:space="0" w:color="auto"/>
              <w:bottom w:val="nil"/>
            </w:tcBorders>
          </w:tcPr>
          <w:p w14:paraId="5164303C" w14:textId="21C40F11" w:rsidR="00625FBD" w:rsidRPr="00EF5E94" w:rsidRDefault="00625FBD" w:rsidP="00EF5E94">
            <w:pPr>
              <w:spacing w:before="20" w:after="20"/>
              <w:contextualSpacing/>
            </w:pPr>
            <w:r w:rsidRPr="00EF5E94">
              <w:t>ti</w:t>
            </w:r>
            <w:r w:rsidR="000E4B74">
              <w:t>(</w:t>
            </w:r>
            <w:r w:rsidRPr="00EF5E94">
              <w:t>eđ</w:t>
            </w:r>
            <w:r w:rsidR="000E4B74">
              <w:t>)</w:t>
            </w:r>
            <w:r w:rsidRPr="00EF5E94">
              <w:t>än</w:t>
            </w:r>
          </w:p>
        </w:tc>
        <w:tc>
          <w:tcPr>
            <w:tcW w:w="0" w:type="auto"/>
            <w:tcBorders>
              <w:top w:val="single" w:sz="4" w:space="0" w:color="auto"/>
              <w:bottom w:val="nil"/>
            </w:tcBorders>
          </w:tcPr>
          <w:p w14:paraId="0B9B4671" w14:textId="2741A902" w:rsidR="00625FBD" w:rsidRPr="00EF5E94" w:rsidRDefault="00625FBD" w:rsidP="00EF5E94">
            <w:pPr>
              <w:spacing w:before="20" w:after="20"/>
              <w:contextualSpacing/>
            </w:pPr>
            <w:r w:rsidRPr="00EF5E94">
              <w:t>prees.</w:t>
            </w:r>
            <w:r w:rsidR="001337F6">
              <w:t>sg1</w:t>
            </w:r>
          </w:p>
        </w:tc>
      </w:tr>
      <w:tr w:rsidR="00625FBD" w:rsidRPr="00EF5E94" w14:paraId="66FD4FBB" w14:textId="77777777" w:rsidTr="00B0591A">
        <w:trPr>
          <w:cantSplit/>
          <w:tblHeader/>
        </w:trPr>
        <w:tc>
          <w:tcPr>
            <w:tcW w:w="0" w:type="auto"/>
            <w:vMerge/>
          </w:tcPr>
          <w:p w14:paraId="53D9849A" w14:textId="77777777" w:rsidR="00625FBD" w:rsidRPr="00EF5E94" w:rsidRDefault="00625FBD" w:rsidP="00EF5E94">
            <w:pPr>
              <w:spacing w:before="20" w:after="20"/>
              <w:contextualSpacing/>
            </w:pPr>
          </w:p>
        </w:tc>
        <w:tc>
          <w:tcPr>
            <w:tcW w:w="0" w:type="auto"/>
            <w:tcBorders>
              <w:top w:val="nil"/>
              <w:bottom w:val="nil"/>
            </w:tcBorders>
          </w:tcPr>
          <w:p w14:paraId="5AC0F68A" w14:textId="77777777" w:rsidR="00625FBD" w:rsidRPr="00EF5E94" w:rsidRDefault="00625FBD" w:rsidP="00EF5E94">
            <w:pPr>
              <w:spacing w:before="20" w:after="20"/>
              <w:contextualSpacing/>
            </w:pPr>
            <w:r w:rsidRPr="00EF5E94">
              <w:t>pattoo</w:t>
            </w:r>
          </w:p>
        </w:tc>
        <w:tc>
          <w:tcPr>
            <w:tcW w:w="0" w:type="auto"/>
            <w:tcBorders>
              <w:top w:val="nil"/>
              <w:bottom w:val="nil"/>
            </w:tcBorders>
          </w:tcPr>
          <w:p w14:paraId="37BEE9DE" w14:textId="77777777" w:rsidR="00625FBD" w:rsidRPr="00EF5E94" w:rsidRDefault="00625FBD" w:rsidP="00EF5E94">
            <w:pPr>
              <w:spacing w:before="20" w:after="20"/>
              <w:contextualSpacing/>
            </w:pPr>
            <w:r w:rsidRPr="00EF5E94">
              <w:t>sg.part.</w:t>
            </w:r>
          </w:p>
        </w:tc>
        <w:tc>
          <w:tcPr>
            <w:tcW w:w="0" w:type="auto"/>
            <w:tcBorders>
              <w:top w:val="nil"/>
              <w:bottom w:val="nil"/>
            </w:tcBorders>
          </w:tcPr>
          <w:p w14:paraId="321ECC68" w14:textId="77777777" w:rsidR="00625FBD" w:rsidRPr="00EF5E94" w:rsidRDefault="00625FBD" w:rsidP="00EF5E94">
            <w:pPr>
              <w:spacing w:before="20" w:after="20"/>
              <w:contextualSpacing/>
            </w:pPr>
            <w:r w:rsidRPr="00EF5E94">
              <w:t>pato</w:t>
            </w:r>
          </w:p>
        </w:tc>
        <w:tc>
          <w:tcPr>
            <w:tcW w:w="0" w:type="auto"/>
            <w:tcBorders>
              <w:top w:val="nil"/>
              <w:bottom w:val="nil"/>
            </w:tcBorders>
          </w:tcPr>
          <w:p w14:paraId="629474B1" w14:textId="77777777" w:rsidR="00625FBD" w:rsidRPr="00EF5E94" w:rsidRDefault="00625FBD" w:rsidP="00EF5E94">
            <w:pPr>
              <w:spacing w:before="20" w:after="20"/>
              <w:contextualSpacing/>
            </w:pPr>
            <w:r w:rsidRPr="00EF5E94">
              <w:t>sg.nom.</w:t>
            </w:r>
          </w:p>
        </w:tc>
        <w:tc>
          <w:tcPr>
            <w:tcW w:w="0" w:type="auto"/>
            <w:tcBorders>
              <w:top w:val="nil"/>
              <w:bottom w:val="nil"/>
            </w:tcBorders>
          </w:tcPr>
          <w:p w14:paraId="744D8C01" w14:textId="2981DA82" w:rsidR="00625FBD" w:rsidRPr="00EF5E94" w:rsidRDefault="00625FBD" w:rsidP="00EF5E94">
            <w:pPr>
              <w:spacing w:before="20" w:after="20"/>
              <w:contextualSpacing/>
            </w:pPr>
            <w:r w:rsidRPr="00EF5E94">
              <w:t>pa</w:t>
            </w:r>
            <w:r w:rsidR="000E4B74">
              <w:t>(</w:t>
            </w:r>
            <w:r w:rsidRPr="00EF5E94">
              <w:t>đ</w:t>
            </w:r>
            <w:r w:rsidR="000E4B74">
              <w:t>)</w:t>
            </w:r>
            <w:r w:rsidRPr="00EF5E94">
              <w:t>ot</w:t>
            </w:r>
          </w:p>
        </w:tc>
        <w:tc>
          <w:tcPr>
            <w:tcW w:w="0" w:type="auto"/>
            <w:tcBorders>
              <w:top w:val="nil"/>
              <w:bottom w:val="nil"/>
            </w:tcBorders>
          </w:tcPr>
          <w:p w14:paraId="5E00FD2B" w14:textId="77777777" w:rsidR="00625FBD" w:rsidRPr="00EF5E94" w:rsidRDefault="00625FBD" w:rsidP="00EF5E94">
            <w:pPr>
              <w:spacing w:before="20" w:after="20"/>
              <w:contextualSpacing/>
            </w:pPr>
            <w:r w:rsidRPr="00EF5E94">
              <w:t>pl.nom.</w:t>
            </w:r>
          </w:p>
        </w:tc>
      </w:tr>
      <w:tr w:rsidR="00625FBD" w:rsidRPr="00EF5E94" w14:paraId="02A9110D" w14:textId="77777777" w:rsidTr="00B0591A">
        <w:trPr>
          <w:cantSplit/>
          <w:tblHeader/>
        </w:trPr>
        <w:tc>
          <w:tcPr>
            <w:tcW w:w="0" w:type="auto"/>
            <w:vMerge/>
            <w:tcBorders>
              <w:bottom w:val="single" w:sz="4" w:space="0" w:color="auto"/>
            </w:tcBorders>
          </w:tcPr>
          <w:p w14:paraId="1EE8B577" w14:textId="77777777" w:rsidR="00625FBD" w:rsidRPr="00EF5E94" w:rsidRDefault="00625FBD" w:rsidP="00EF5E94">
            <w:pPr>
              <w:spacing w:before="20" w:after="20"/>
              <w:contextualSpacing/>
            </w:pPr>
          </w:p>
        </w:tc>
        <w:tc>
          <w:tcPr>
            <w:tcW w:w="0" w:type="auto"/>
            <w:tcBorders>
              <w:top w:val="nil"/>
              <w:bottom w:val="single" w:sz="4" w:space="0" w:color="auto"/>
            </w:tcBorders>
          </w:tcPr>
          <w:p w14:paraId="60866BB9" w14:textId="77777777" w:rsidR="00625FBD" w:rsidRPr="00EF5E94" w:rsidRDefault="00625FBD" w:rsidP="00EF5E94">
            <w:pPr>
              <w:spacing w:before="20" w:after="20"/>
              <w:contextualSpacing/>
            </w:pPr>
            <w:r w:rsidRPr="00EF5E94">
              <w:t>kattoo</w:t>
            </w:r>
          </w:p>
        </w:tc>
        <w:tc>
          <w:tcPr>
            <w:tcW w:w="0" w:type="auto"/>
            <w:tcBorders>
              <w:top w:val="nil"/>
              <w:bottom w:val="single" w:sz="4" w:space="0" w:color="auto"/>
            </w:tcBorders>
          </w:tcPr>
          <w:p w14:paraId="1FDF7BB7" w14:textId="1CE37448" w:rsidR="00625FBD" w:rsidRPr="00EF5E94" w:rsidRDefault="00625FBD" w:rsidP="00EF5E94">
            <w:pPr>
              <w:spacing w:before="20" w:after="20"/>
              <w:contextualSpacing/>
            </w:pPr>
            <w:r w:rsidRPr="00EF5E94">
              <w:t>prees.</w:t>
            </w:r>
            <w:r w:rsidR="001337F6">
              <w:t>sg3</w:t>
            </w:r>
          </w:p>
        </w:tc>
        <w:tc>
          <w:tcPr>
            <w:tcW w:w="0" w:type="auto"/>
            <w:tcBorders>
              <w:top w:val="nil"/>
              <w:bottom w:val="single" w:sz="4" w:space="0" w:color="auto"/>
            </w:tcBorders>
          </w:tcPr>
          <w:p w14:paraId="5B99D759" w14:textId="3FB8D251" w:rsidR="00625FBD" w:rsidRPr="00EF5E94" w:rsidRDefault="00625FBD" w:rsidP="00EF5E94">
            <w:pPr>
              <w:spacing w:before="20" w:after="20"/>
              <w:contextualSpacing/>
            </w:pPr>
            <w:r w:rsidRPr="00EF5E94">
              <w:t>katos</w:t>
            </w:r>
          </w:p>
        </w:tc>
        <w:tc>
          <w:tcPr>
            <w:tcW w:w="0" w:type="auto"/>
            <w:tcBorders>
              <w:top w:val="nil"/>
              <w:bottom w:val="single" w:sz="4" w:space="0" w:color="auto"/>
            </w:tcBorders>
          </w:tcPr>
          <w:p w14:paraId="37E75031" w14:textId="1B01C126" w:rsidR="00625FBD" w:rsidRPr="00EF5E94" w:rsidRDefault="00625FBD" w:rsidP="00EF5E94">
            <w:pPr>
              <w:spacing w:before="20" w:after="20"/>
              <w:contextualSpacing/>
            </w:pPr>
            <w:r w:rsidRPr="00EF5E94">
              <w:t>pret.</w:t>
            </w:r>
            <w:r w:rsidR="001337F6">
              <w:t>sg3</w:t>
            </w:r>
          </w:p>
        </w:tc>
        <w:tc>
          <w:tcPr>
            <w:tcW w:w="0" w:type="auto"/>
            <w:tcBorders>
              <w:top w:val="nil"/>
              <w:bottom w:val="single" w:sz="4" w:space="0" w:color="auto"/>
            </w:tcBorders>
          </w:tcPr>
          <w:p w14:paraId="3FFC3FFE" w14:textId="5CC86F0E" w:rsidR="00625FBD" w:rsidRPr="00EF5E94" w:rsidRDefault="00625FBD" w:rsidP="00EF5E94">
            <w:pPr>
              <w:spacing w:before="20" w:after="20"/>
              <w:contextualSpacing/>
            </w:pPr>
            <w:r w:rsidRPr="00EF5E94">
              <w:t>ka</w:t>
            </w:r>
            <w:r w:rsidR="000E4B74">
              <w:t>(</w:t>
            </w:r>
            <w:r w:rsidRPr="00EF5E94">
              <w:t>đ</w:t>
            </w:r>
            <w:r w:rsidR="000E4B74">
              <w:t>)</w:t>
            </w:r>
            <w:r w:rsidRPr="00EF5E94">
              <w:t>ota</w:t>
            </w:r>
          </w:p>
        </w:tc>
        <w:tc>
          <w:tcPr>
            <w:tcW w:w="0" w:type="auto"/>
            <w:tcBorders>
              <w:top w:val="nil"/>
              <w:bottom w:val="single" w:sz="4" w:space="0" w:color="auto"/>
            </w:tcBorders>
          </w:tcPr>
          <w:p w14:paraId="4B2FC518" w14:textId="77777777" w:rsidR="00625FBD" w:rsidRPr="00EF5E94" w:rsidRDefault="00625FBD" w:rsidP="00EF5E94">
            <w:pPr>
              <w:spacing w:before="20" w:after="20"/>
              <w:contextualSpacing/>
            </w:pPr>
            <w:r w:rsidRPr="00EF5E94">
              <w:t>1.inf.</w:t>
            </w:r>
          </w:p>
        </w:tc>
      </w:tr>
      <w:tr w:rsidR="00B0591A" w:rsidRPr="00EF5E94" w14:paraId="3701793F" w14:textId="77777777" w:rsidTr="00B0591A">
        <w:trPr>
          <w:cantSplit/>
          <w:tblHeader/>
        </w:trPr>
        <w:tc>
          <w:tcPr>
            <w:tcW w:w="0" w:type="auto"/>
            <w:tcBorders>
              <w:top w:val="dotted" w:sz="4" w:space="0" w:color="auto"/>
              <w:bottom w:val="single" w:sz="4" w:space="0" w:color="auto"/>
            </w:tcBorders>
          </w:tcPr>
          <w:p w14:paraId="2AFFBF58" w14:textId="08B7A8D5" w:rsidR="00B0591A" w:rsidRPr="00EF5E94" w:rsidRDefault="00B0591A" w:rsidP="00EF5E94">
            <w:pPr>
              <w:spacing w:before="20" w:after="20"/>
              <w:contextualSpacing/>
            </w:pPr>
            <w:r w:rsidRPr="00EF5E94">
              <w:t>t : đ</w:t>
            </w:r>
            <w:r>
              <w:t xml:space="preserve"> ~ Ø</w:t>
            </w:r>
          </w:p>
        </w:tc>
        <w:tc>
          <w:tcPr>
            <w:tcW w:w="0" w:type="auto"/>
            <w:gridSpan w:val="2"/>
            <w:tcBorders>
              <w:top w:val="single" w:sz="4" w:space="0" w:color="auto"/>
              <w:bottom w:val="single" w:sz="4" w:space="0" w:color="auto"/>
            </w:tcBorders>
          </w:tcPr>
          <w:p w14:paraId="62C780E4" w14:textId="77777777" w:rsidR="00B0591A" w:rsidRPr="00EF5E94" w:rsidRDefault="00B0591A" w:rsidP="00EF5E94">
            <w:pPr>
              <w:spacing w:before="20" w:after="20"/>
              <w:contextualSpacing/>
            </w:pPr>
          </w:p>
        </w:tc>
        <w:tc>
          <w:tcPr>
            <w:tcW w:w="0" w:type="auto"/>
            <w:tcBorders>
              <w:top w:val="single" w:sz="4" w:space="0" w:color="auto"/>
              <w:bottom w:val="single" w:sz="4" w:space="0" w:color="auto"/>
            </w:tcBorders>
          </w:tcPr>
          <w:p w14:paraId="1AA8A62A" w14:textId="77777777" w:rsidR="00B0591A" w:rsidRPr="00EF5E94" w:rsidRDefault="00B0591A" w:rsidP="00EF5E94">
            <w:pPr>
              <w:spacing w:before="20" w:after="20"/>
              <w:contextualSpacing/>
            </w:pPr>
            <w:r w:rsidRPr="00EF5E94">
              <w:t>puthaat</w:t>
            </w:r>
          </w:p>
        </w:tc>
        <w:tc>
          <w:tcPr>
            <w:tcW w:w="0" w:type="auto"/>
            <w:tcBorders>
              <w:top w:val="single" w:sz="4" w:space="0" w:color="auto"/>
              <w:bottom w:val="single" w:sz="4" w:space="0" w:color="auto"/>
            </w:tcBorders>
          </w:tcPr>
          <w:p w14:paraId="52FB4BFC" w14:textId="77777777" w:rsidR="00B0591A" w:rsidRPr="00EF5E94" w:rsidRDefault="00B0591A" w:rsidP="00EF5E94">
            <w:pPr>
              <w:spacing w:before="20" w:after="20"/>
              <w:contextualSpacing/>
            </w:pPr>
            <w:r w:rsidRPr="00EF5E94">
              <w:t>pl.nom.</w:t>
            </w:r>
          </w:p>
        </w:tc>
        <w:tc>
          <w:tcPr>
            <w:tcW w:w="0" w:type="auto"/>
            <w:tcBorders>
              <w:top w:val="single" w:sz="4" w:space="0" w:color="auto"/>
              <w:bottom w:val="single" w:sz="4" w:space="0" w:color="auto"/>
            </w:tcBorders>
          </w:tcPr>
          <w:p w14:paraId="0D9EDB44" w14:textId="4CB6DCF1" w:rsidR="00B0591A" w:rsidRPr="00EF5E94" w:rsidRDefault="00B0591A" w:rsidP="00EF5E94">
            <w:pPr>
              <w:spacing w:before="20" w:after="20"/>
              <w:contextualSpacing/>
            </w:pPr>
            <w:r w:rsidRPr="00EF5E94">
              <w:t>pu</w:t>
            </w:r>
            <w:r>
              <w:t>(</w:t>
            </w:r>
            <w:r w:rsidRPr="00EF5E94">
              <w:t>đ</w:t>
            </w:r>
            <w:r>
              <w:t>)</w:t>
            </w:r>
            <w:r w:rsidRPr="00EF5E94">
              <w:t>as</w:t>
            </w:r>
          </w:p>
        </w:tc>
        <w:tc>
          <w:tcPr>
            <w:tcW w:w="0" w:type="auto"/>
            <w:tcBorders>
              <w:top w:val="single" w:sz="4" w:space="0" w:color="auto"/>
              <w:bottom w:val="single" w:sz="4" w:space="0" w:color="auto"/>
            </w:tcBorders>
          </w:tcPr>
          <w:p w14:paraId="224E7594" w14:textId="77777777" w:rsidR="00B0591A" w:rsidRPr="00EF5E94" w:rsidRDefault="00B0591A" w:rsidP="00EF5E94">
            <w:pPr>
              <w:spacing w:before="20" w:after="20"/>
              <w:contextualSpacing/>
            </w:pPr>
            <w:r w:rsidRPr="00EF5E94">
              <w:t>sg.nom</w:t>
            </w:r>
          </w:p>
        </w:tc>
      </w:tr>
      <w:tr w:rsidR="00CE7F1A" w:rsidRPr="00EF5E94" w14:paraId="11C3715A" w14:textId="77777777" w:rsidTr="00CE7F1A">
        <w:trPr>
          <w:cantSplit/>
          <w:tblHeader/>
        </w:trPr>
        <w:tc>
          <w:tcPr>
            <w:tcW w:w="0" w:type="auto"/>
            <w:vMerge w:val="restart"/>
            <w:tcBorders>
              <w:top w:val="dotted" w:sz="4" w:space="0" w:color="auto"/>
            </w:tcBorders>
          </w:tcPr>
          <w:p w14:paraId="4E952E7E" w14:textId="77777777" w:rsidR="00CE7F1A" w:rsidRPr="00EF5E94" w:rsidRDefault="00CE7F1A" w:rsidP="00EF5E94">
            <w:pPr>
              <w:spacing w:before="20" w:after="20"/>
              <w:contextualSpacing/>
            </w:pPr>
            <w:r w:rsidRPr="00EF5E94">
              <w:t>tt : t</w:t>
            </w:r>
          </w:p>
        </w:tc>
        <w:tc>
          <w:tcPr>
            <w:tcW w:w="0" w:type="auto"/>
            <w:tcBorders>
              <w:top w:val="dotted" w:sz="4" w:space="0" w:color="auto"/>
              <w:bottom w:val="nil"/>
            </w:tcBorders>
          </w:tcPr>
          <w:p w14:paraId="4C2571FD" w14:textId="77777777" w:rsidR="00CE7F1A" w:rsidRPr="00EF5E94" w:rsidRDefault="00CE7F1A" w:rsidP="00EF5E94">
            <w:pPr>
              <w:spacing w:before="20" w:after="20"/>
              <w:contextualSpacing/>
            </w:pPr>
            <w:r w:rsidRPr="00EF5E94">
              <w:t>ratthaat</w:t>
            </w:r>
          </w:p>
        </w:tc>
        <w:tc>
          <w:tcPr>
            <w:tcW w:w="0" w:type="auto"/>
            <w:tcBorders>
              <w:top w:val="dotted" w:sz="4" w:space="0" w:color="auto"/>
              <w:bottom w:val="nil"/>
            </w:tcBorders>
          </w:tcPr>
          <w:p w14:paraId="5392C50F" w14:textId="77777777" w:rsidR="00CE7F1A" w:rsidRPr="00EF5E94" w:rsidRDefault="00CE7F1A" w:rsidP="00EF5E94">
            <w:pPr>
              <w:spacing w:before="20" w:after="20"/>
              <w:contextualSpacing/>
            </w:pPr>
            <w:r w:rsidRPr="00EF5E94">
              <w:t>pl.nom.</w:t>
            </w:r>
          </w:p>
        </w:tc>
        <w:tc>
          <w:tcPr>
            <w:tcW w:w="0" w:type="auto"/>
            <w:tcBorders>
              <w:top w:val="dotted" w:sz="4" w:space="0" w:color="auto"/>
              <w:bottom w:val="nil"/>
            </w:tcBorders>
          </w:tcPr>
          <w:p w14:paraId="409EBB99" w14:textId="77777777" w:rsidR="00CE7F1A" w:rsidRPr="00EF5E94" w:rsidRDefault="00CE7F1A" w:rsidP="00EF5E94">
            <w:pPr>
              <w:spacing w:before="20" w:after="20"/>
              <w:contextualSpacing/>
            </w:pPr>
            <w:r w:rsidRPr="00EF5E94">
              <w:t>ratas</w:t>
            </w:r>
          </w:p>
        </w:tc>
        <w:tc>
          <w:tcPr>
            <w:tcW w:w="0" w:type="auto"/>
            <w:tcBorders>
              <w:top w:val="dotted" w:sz="4" w:space="0" w:color="auto"/>
              <w:bottom w:val="nil"/>
            </w:tcBorders>
          </w:tcPr>
          <w:p w14:paraId="248FACAF" w14:textId="77777777" w:rsidR="00CE7F1A" w:rsidRPr="00EF5E94" w:rsidRDefault="00CE7F1A" w:rsidP="00EF5E94">
            <w:pPr>
              <w:spacing w:before="20" w:after="20"/>
              <w:contextualSpacing/>
            </w:pPr>
            <w:r w:rsidRPr="00EF5E94">
              <w:t>sg.nom</w:t>
            </w:r>
          </w:p>
        </w:tc>
        <w:tc>
          <w:tcPr>
            <w:tcW w:w="0" w:type="auto"/>
            <w:gridSpan w:val="2"/>
            <w:vMerge w:val="restart"/>
            <w:tcBorders>
              <w:top w:val="dotted" w:sz="4" w:space="0" w:color="auto"/>
            </w:tcBorders>
          </w:tcPr>
          <w:p w14:paraId="5B2ABDE2" w14:textId="77777777" w:rsidR="00CE7F1A" w:rsidRPr="00EF5E94" w:rsidRDefault="00CE7F1A" w:rsidP="00EF5E94">
            <w:pPr>
              <w:spacing w:before="20" w:after="20"/>
              <w:contextualSpacing/>
            </w:pPr>
          </w:p>
        </w:tc>
      </w:tr>
      <w:tr w:rsidR="00CE7F1A" w:rsidRPr="00EF5E94" w14:paraId="2DF7A9B7" w14:textId="77777777" w:rsidTr="000B0CBB">
        <w:trPr>
          <w:cantSplit/>
          <w:tblHeader/>
        </w:trPr>
        <w:tc>
          <w:tcPr>
            <w:tcW w:w="0" w:type="auto"/>
            <w:vMerge/>
            <w:tcBorders>
              <w:bottom w:val="single" w:sz="4" w:space="0" w:color="auto"/>
            </w:tcBorders>
          </w:tcPr>
          <w:p w14:paraId="11E052E7" w14:textId="77777777" w:rsidR="00CE7F1A" w:rsidRPr="00EF5E94" w:rsidRDefault="00CE7F1A" w:rsidP="00EF5E94">
            <w:pPr>
              <w:spacing w:before="20" w:after="20"/>
              <w:contextualSpacing/>
            </w:pPr>
          </w:p>
        </w:tc>
        <w:tc>
          <w:tcPr>
            <w:tcW w:w="0" w:type="auto"/>
            <w:tcBorders>
              <w:top w:val="nil"/>
              <w:bottom w:val="single" w:sz="4" w:space="0" w:color="auto"/>
            </w:tcBorders>
          </w:tcPr>
          <w:p w14:paraId="65D92D26" w14:textId="77777777" w:rsidR="00CE7F1A" w:rsidRPr="00EF5E94" w:rsidRDefault="00CE7F1A" w:rsidP="00EF5E94">
            <w:pPr>
              <w:spacing w:before="20" w:after="20"/>
              <w:contextualSpacing/>
            </w:pPr>
            <w:r w:rsidRPr="00EF5E94">
              <w:t>katto : kattoo</w:t>
            </w:r>
          </w:p>
        </w:tc>
        <w:tc>
          <w:tcPr>
            <w:tcW w:w="0" w:type="auto"/>
            <w:tcBorders>
              <w:top w:val="nil"/>
              <w:bottom w:val="single" w:sz="4" w:space="0" w:color="auto"/>
            </w:tcBorders>
          </w:tcPr>
          <w:p w14:paraId="57A604B6" w14:textId="77777777" w:rsidR="00CE7F1A" w:rsidRPr="00EF5E94" w:rsidRDefault="00CE7F1A" w:rsidP="00EF5E94">
            <w:pPr>
              <w:spacing w:before="20" w:after="20"/>
              <w:contextualSpacing/>
            </w:pPr>
            <w:r w:rsidRPr="00EF5E94">
              <w:t>sg.nom. : sg.part.</w:t>
            </w:r>
          </w:p>
        </w:tc>
        <w:tc>
          <w:tcPr>
            <w:tcW w:w="0" w:type="auto"/>
            <w:tcBorders>
              <w:top w:val="nil"/>
              <w:bottom w:val="single" w:sz="4" w:space="0" w:color="auto"/>
            </w:tcBorders>
          </w:tcPr>
          <w:p w14:paraId="170FA844" w14:textId="77777777" w:rsidR="00CE7F1A" w:rsidRPr="00EF5E94" w:rsidRDefault="00CE7F1A" w:rsidP="00EF5E94">
            <w:pPr>
              <w:spacing w:before="20" w:after="20"/>
              <w:contextualSpacing/>
            </w:pPr>
            <w:r w:rsidRPr="00EF5E94">
              <w:t>katot</w:t>
            </w:r>
          </w:p>
        </w:tc>
        <w:tc>
          <w:tcPr>
            <w:tcW w:w="0" w:type="auto"/>
            <w:tcBorders>
              <w:top w:val="nil"/>
              <w:bottom w:val="single" w:sz="4" w:space="0" w:color="auto"/>
            </w:tcBorders>
          </w:tcPr>
          <w:p w14:paraId="4EB6ECA1" w14:textId="77777777" w:rsidR="00CE7F1A" w:rsidRPr="00EF5E94" w:rsidRDefault="00CE7F1A" w:rsidP="00EF5E94">
            <w:pPr>
              <w:spacing w:before="20" w:after="20"/>
              <w:contextualSpacing/>
            </w:pPr>
            <w:r w:rsidRPr="00EF5E94">
              <w:t>pl.nom.</w:t>
            </w:r>
          </w:p>
        </w:tc>
        <w:tc>
          <w:tcPr>
            <w:tcW w:w="0" w:type="auto"/>
            <w:gridSpan w:val="2"/>
            <w:vMerge/>
            <w:tcBorders>
              <w:bottom w:val="single" w:sz="4" w:space="0" w:color="auto"/>
            </w:tcBorders>
          </w:tcPr>
          <w:p w14:paraId="61CA6E55" w14:textId="77777777" w:rsidR="00CE7F1A" w:rsidRPr="00EF5E94" w:rsidRDefault="00CE7F1A" w:rsidP="00EF5E94">
            <w:pPr>
              <w:spacing w:before="20" w:after="20"/>
              <w:contextualSpacing/>
            </w:pPr>
          </w:p>
        </w:tc>
      </w:tr>
      <w:tr w:rsidR="00625FBD" w:rsidRPr="00EF5E94" w14:paraId="2438D39F" w14:textId="77777777" w:rsidTr="000B0CBB">
        <w:trPr>
          <w:cantSplit/>
          <w:tblHeader/>
        </w:trPr>
        <w:tc>
          <w:tcPr>
            <w:tcW w:w="0" w:type="auto"/>
            <w:vMerge w:val="restart"/>
          </w:tcPr>
          <w:p w14:paraId="41DC2350" w14:textId="2C004083" w:rsidR="00625FBD" w:rsidRPr="00EF5E94" w:rsidRDefault="00625FBD" w:rsidP="00EF5E94">
            <w:pPr>
              <w:spacing w:before="20" w:after="20"/>
              <w:contextualSpacing/>
            </w:pPr>
            <w:r w:rsidRPr="00EF5E94">
              <w:t>ntt : nt : n</w:t>
            </w:r>
            <w:r w:rsidR="0075485B">
              <w:t>(</w:t>
            </w:r>
            <w:r w:rsidRPr="00EF5E94">
              <w:t>n)</w:t>
            </w:r>
          </w:p>
        </w:tc>
        <w:tc>
          <w:tcPr>
            <w:tcW w:w="0" w:type="auto"/>
            <w:tcBorders>
              <w:bottom w:val="nil"/>
            </w:tcBorders>
          </w:tcPr>
          <w:p w14:paraId="35437E18" w14:textId="77777777" w:rsidR="00625FBD" w:rsidRPr="00EF5E94" w:rsidRDefault="00625FBD" w:rsidP="00EF5E94">
            <w:pPr>
              <w:spacing w:before="20" w:after="20"/>
              <w:contextualSpacing/>
            </w:pPr>
            <w:r w:rsidRPr="00EF5E94">
              <w:t>ranttaa</w:t>
            </w:r>
          </w:p>
        </w:tc>
        <w:tc>
          <w:tcPr>
            <w:tcW w:w="0" w:type="auto"/>
            <w:tcBorders>
              <w:bottom w:val="nil"/>
            </w:tcBorders>
          </w:tcPr>
          <w:p w14:paraId="794923E0" w14:textId="77777777" w:rsidR="00625FBD" w:rsidRPr="00EF5E94" w:rsidRDefault="00625FBD" w:rsidP="00EF5E94">
            <w:pPr>
              <w:spacing w:before="20" w:after="20"/>
              <w:contextualSpacing/>
            </w:pPr>
            <w:r w:rsidRPr="00EF5E94">
              <w:t>sg.part.</w:t>
            </w:r>
          </w:p>
        </w:tc>
        <w:tc>
          <w:tcPr>
            <w:tcW w:w="0" w:type="auto"/>
            <w:tcBorders>
              <w:bottom w:val="nil"/>
            </w:tcBorders>
          </w:tcPr>
          <w:p w14:paraId="05F23B52" w14:textId="77777777" w:rsidR="00625FBD" w:rsidRPr="00EF5E94" w:rsidRDefault="00625FBD" w:rsidP="00EF5E94">
            <w:pPr>
              <w:spacing w:before="20" w:after="20"/>
              <w:contextualSpacing/>
            </w:pPr>
            <w:r w:rsidRPr="00EF5E94">
              <w:t>ranta</w:t>
            </w:r>
          </w:p>
        </w:tc>
        <w:tc>
          <w:tcPr>
            <w:tcW w:w="0" w:type="auto"/>
            <w:tcBorders>
              <w:bottom w:val="nil"/>
            </w:tcBorders>
          </w:tcPr>
          <w:p w14:paraId="38DA5E7B" w14:textId="77777777" w:rsidR="00625FBD" w:rsidRPr="00EF5E94" w:rsidRDefault="00625FBD" w:rsidP="00EF5E94">
            <w:pPr>
              <w:spacing w:before="20" w:after="20"/>
              <w:contextualSpacing/>
            </w:pPr>
            <w:r w:rsidRPr="00EF5E94">
              <w:t>sg.nom.</w:t>
            </w:r>
          </w:p>
        </w:tc>
        <w:tc>
          <w:tcPr>
            <w:tcW w:w="0" w:type="auto"/>
            <w:tcBorders>
              <w:bottom w:val="nil"/>
            </w:tcBorders>
          </w:tcPr>
          <w:p w14:paraId="2C67562C" w14:textId="77777777" w:rsidR="00625FBD" w:rsidRPr="00EF5E94" w:rsidRDefault="00625FBD" w:rsidP="00EF5E94">
            <w:pPr>
              <w:spacing w:before="20" w:after="20"/>
              <w:contextualSpacing/>
            </w:pPr>
            <w:r w:rsidRPr="00EF5E94">
              <w:t>rannan</w:t>
            </w:r>
          </w:p>
        </w:tc>
        <w:tc>
          <w:tcPr>
            <w:tcW w:w="0" w:type="auto"/>
            <w:tcBorders>
              <w:bottom w:val="nil"/>
            </w:tcBorders>
          </w:tcPr>
          <w:p w14:paraId="1361A663" w14:textId="77777777" w:rsidR="00625FBD" w:rsidRPr="00EF5E94" w:rsidRDefault="00625FBD" w:rsidP="00EF5E94">
            <w:pPr>
              <w:spacing w:before="20" w:after="20"/>
              <w:contextualSpacing/>
            </w:pPr>
            <w:r w:rsidRPr="00EF5E94">
              <w:t>sg.gen.</w:t>
            </w:r>
          </w:p>
        </w:tc>
      </w:tr>
      <w:tr w:rsidR="00625FBD" w:rsidRPr="00EF5E94" w14:paraId="549F3CB1" w14:textId="77777777" w:rsidTr="00C1260E">
        <w:trPr>
          <w:cantSplit/>
          <w:tblHeader/>
        </w:trPr>
        <w:tc>
          <w:tcPr>
            <w:tcW w:w="0" w:type="auto"/>
            <w:vMerge/>
          </w:tcPr>
          <w:p w14:paraId="331B4252" w14:textId="77777777" w:rsidR="00625FBD" w:rsidRPr="00EF5E94" w:rsidRDefault="00625FBD" w:rsidP="00EF5E94">
            <w:pPr>
              <w:spacing w:before="20" w:after="20"/>
              <w:contextualSpacing/>
            </w:pPr>
          </w:p>
        </w:tc>
        <w:tc>
          <w:tcPr>
            <w:tcW w:w="0" w:type="auto"/>
            <w:tcBorders>
              <w:top w:val="nil"/>
              <w:bottom w:val="nil"/>
            </w:tcBorders>
          </w:tcPr>
          <w:p w14:paraId="37CC092C" w14:textId="77777777" w:rsidR="00625FBD" w:rsidRPr="00EF5E94" w:rsidRDefault="00625FBD" w:rsidP="00EF5E94">
            <w:pPr>
              <w:spacing w:before="20" w:after="20"/>
              <w:contextualSpacing/>
            </w:pPr>
            <w:r w:rsidRPr="00EF5E94">
              <w:t>emänttää</w:t>
            </w:r>
          </w:p>
        </w:tc>
        <w:tc>
          <w:tcPr>
            <w:tcW w:w="0" w:type="auto"/>
            <w:tcBorders>
              <w:top w:val="nil"/>
              <w:bottom w:val="nil"/>
            </w:tcBorders>
          </w:tcPr>
          <w:p w14:paraId="2988BE78" w14:textId="77777777" w:rsidR="00625FBD" w:rsidRPr="00EF5E94" w:rsidRDefault="00625FBD" w:rsidP="00EF5E94">
            <w:pPr>
              <w:spacing w:before="20" w:after="20"/>
              <w:contextualSpacing/>
            </w:pPr>
            <w:r w:rsidRPr="00EF5E94">
              <w:t>sg.part.</w:t>
            </w:r>
          </w:p>
        </w:tc>
        <w:tc>
          <w:tcPr>
            <w:tcW w:w="0" w:type="auto"/>
            <w:tcBorders>
              <w:top w:val="nil"/>
              <w:bottom w:val="nil"/>
            </w:tcBorders>
          </w:tcPr>
          <w:p w14:paraId="7DFFC121" w14:textId="77777777" w:rsidR="00625FBD" w:rsidRPr="00EF5E94" w:rsidRDefault="00625FBD" w:rsidP="00EF5E94">
            <w:pPr>
              <w:spacing w:before="20" w:after="20"/>
              <w:contextualSpacing/>
            </w:pPr>
            <w:r w:rsidRPr="00EF5E94">
              <w:t>emäntä</w:t>
            </w:r>
          </w:p>
        </w:tc>
        <w:tc>
          <w:tcPr>
            <w:tcW w:w="0" w:type="auto"/>
            <w:tcBorders>
              <w:top w:val="nil"/>
              <w:bottom w:val="nil"/>
            </w:tcBorders>
          </w:tcPr>
          <w:p w14:paraId="57A11063" w14:textId="77777777" w:rsidR="00625FBD" w:rsidRPr="00EF5E94" w:rsidRDefault="00625FBD" w:rsidP="00EF5E94">
            <w:pPr>
              <w:spacing w:before="20" w:after="20"/>
              <w:contextualSpacing/>
            </w:pPr>
            <w:r w:rsidRPr="00EF5E94">
              <w:t>sg.nom.</w:t>
            </w:r>
          </w:p>
        </w:tc>
        <w:tc>
          <w:tcPr>
            <w:tcW w:w="0" w:type="auto"/>
            <w:tcBorders>
              <w:top w:val="nil"/>
              <w:bottom w:val="nil"/>
            </w:tcBorders>
          </w:tcPr>
          <w:p w14:paraId="58FE9A7A" w14:textId="77777777" w:rsidR="00625FBD" w:rsidRPr="00EF5E94" w:rsidRDefault="00625FBD" w:rsidP="00EF5E94">
            <w:pPr>
              <w:spacing w:before="20" w:after="20"/>
              <w:contextualSpacing/>
            </w:pPr>
            <w:r w:rsidRPr="00EF5E94">
              <w:t>emänän</w:t>
            </w:r>
          </w:p>
        </w:tc>
        <w:tc>
          <w:tcPr>
            <w:tcW w:w="0" w:type="auto"/>
            <w:tcBorders>
              <w:top w:val="nil"/>
              <w:bottom w:val="nil"/>
            </w:tcBorders>
          </w:tcPr>
          <w:p w14:paraId="3A792578" w14:textId="77777777" w:rsidR="00625FBD" w:rsidRPr="00EF5E94" w:rsidRDefault="00625FBD" w:rsidP="00EF5E94">
            <w:pPr>
              <w:spacing w:before="20" w:after="20"/>
              <w:contextualSpacing/>
            </w:pPr>
            <w:r w:rsidRPr="00EF5E94">
              <w:t>sg.gen.</w:t>
            </w:r>
          </w:p>
        </w:tc>
      </w:tr>
      <w:tr w:rsidR="00625FBD" w:rsidRPr="00EF5E94" w14:paraId="60CD7A3F" w14:textId="77777777" w:rsidTr="00C1260E">
        <w:trPr>
          <w:cantSplit/>
          <w:tblHeader/>
        </w:trPr>
        <w:tc>
          <w:tcPr>
            <w:tcW w:w="0" w:type="auto"/>
            <w:vMerge/>
            <w:tcBorders>
              <w:bottom w:val="single" w:sz="4" w:space="0" w:color="auto"/>
            </w:tcBorders>
          </w:tcPr>
          <w:p w14:paraId="7BE832CE" w14:textId="77777777" w:rsidR="00625FBD" w:rsidRPr="00EF5E94" w:rsidRDefault="00625FBD" w:rsidP="00EF5E94">
            <w:pPr>
              <w:spacing w:before="20" w:after="20"/>
              <w:contextualSpacing/>
            </w:pPr>
          </w:p>
        </w:tc>
        <w:tc>
          <w:tcPr>
            <w:tcW w:w="0" w:type="auto"/>
            <w:tcBorders>
              <w:top w:val="nil"/>
              <w:bottom w:val="single" w:sz="4" w:space="0" w:color="auto"/>
            </w:tcBorders>
          </w:tcPr>
          <w:p w14:paraId="15F2073E" w14:textId="77777777" w:rsidR="00625FBD" w:rsidRPr="00EF5E94" w:rsidRDefault="00625FBD" w:rsidP="00EF5E94">
            <w:pPr>
              <w:spacing w:before="20" w:after="20"/>
              <w:contextualSpacing/>
            </w:pPr>
            <w:r w:rsidRPr="00EF5E94">
              <w:t>lenttäät</w:t>
            </w:r>
          </w:p>
        </w:tc>
        <w:tc>
          <w:tcPr>
            <w:tcW w:w="0" w:type="auto"/>
            <w:tcBorders>
              <w:top w:val="nil"/>
              <w:bottom w:val="single" w:sz="4" w:space="0" w:color="auto"/>
            </w:tcBorders>
          </w:tcPr>
          <w:p w14:paraId="010C997D" w14:textId="77777777" w:rsidR="00625FBD" w:rsidRPr="00EF5E94" w:rsidRDefault="00625FBD" w:rsidP="00EF5E94">
            <w:pPr>
              <w:spacing w:before="20" w:after="20"/>
              <w:contextualSpacing/>
            </w:pPr>
            <w:r w:rsidRPr="00EF5E94">
              <w:t>1.inf.</w:t>
            </w:r>
          </w:p>
        </w:tc>
        <w:tc>
          <w:tcPr>
            <w:tcW w:w="0" w:type="auto"/>
            <w:tcBorders>
              <w:top w:val="nil"/>
              <w:bottom w:val="single" w:sz="4" w:space="0" w:color="auto"/>
            </w:tcBorders>
          </w:tcPr>
          <w:p w14:paraId="5B68FA38" w14:textId="77777777" w:rsidR="00625FBD" w:rsidRPr="00EF5E94" w:rsidRDefault="00625FBD" w:rsidP="00EF5E94">
            <w:pPr>
              <w:spacing w:before="20" w:after="20"/>
              <w:contextualSpacing/>
            </w:pPr>
            <w:r w:rsidRPr="00EF5E94">
              <w:t>lentäny</w:t>
            </w:r>
          </w:p>
        </w:tc>
        <w:tc>
          <w:tcPr>
            <w:tcW w:w="0" w:type="auto"/>
            <w:tcBorders>
              <w:top w:val="nil"/>
              <w:bottom w:val="single" w:sz="4" w:space="0" w:color="auto"/>
            </w:tcBorders>
          </w:tcPr>
          <w:p w14:paraId="65541DD2" w14:textId="72147D8A" w:rsidR="00625FBD" w:rsidRPr="00EF5E94" w:rsidRDefault="0066711E" w:rsidP="00EF5E94">
            <w:pPr>
              <w:spacing w:before="20" w:after="20"/>
              <w:contextualSpacing/>
            </w:pPr>
            <w:r>
              <w:t>partis.perf</w:t>
            </w:r>
            <w:r w:rsidR="00625FBD" w:rsidRPr="00EF5E94">
              <w:t>.</w:t>
            </w:r>
          </w:p>
          <w:p w14:paraId="6708E0AC" w14:textId="77777777" w:rsidR="00625FBD" w:rsidRPr="00EF5E94" w:rsidRDefault="00625FBD" w:rsidP="00EF5E94">
            <w:pPr>
              <w:spacing w:before="20" w:after="20"/>
              <w:contextualSpacing/>
            </w:pPr>
            <w:r w:rsidRPr="00EF5E94">
              <w:t>sg.nom.</w:t>
            </w:r>
          </w:p>
        </w:tc>
        <w:tc>
          <w:tcPr>
            <w:tcW w:w="0" w:type="auto"/>
            <w:tcBorders>
              <w:top w:val="nil"/>
              <w:bottom w:val="single" w:sz="4" w:space="0" w:color="auto"/>
            </w:tcBorders>
          </w:tcPr>
          <w:p w14:paraId="5AA00917" w14:textId="77777777" w:rsidR="00625FBD" w:rsidRPr="00EF5E94" w:rsidRDefault="00625FBD" w:rsidP="00EF5E94">
            <w:pPr>
              <w:spacing w:before="20" w:after="20"/>
              <w:contextualSpacing/>
            </w:pPr>
            <w:r w:rsidRPr="00EF5E94">
              <w:t>lennän</w:t>
            </w:r>
          </w:p>
        </w:tc>
        <w:tc>
          <w:tcPr>
            <w:tcW w:w="0" w:type="auto"/>
            <w:tcBorders>
              <w:top w:val="nil"/>
              <w:bottom w:val="single" w:sz="4" w:space="0" w:color="auto"/>
            </w:tcBorders>
          </w:tcPr>
          <w:p w14:paraId="488992B1" w14:textId="42A150B9" w:rsidR="00625FBD" w:rsidRPr="00EF5E94" w:rsidRDefault="00625FBD" w:rsidP="00EF5E94">
            <w:pPr>
              <w:spacing w:before="20" w:after="20"/>
              <w:contextualSpacing/>
            </w:pPr>
            <w:r w:rsidRPr="00EF5E94">
              <w:t>prees.</w:t>
            </w:r>
            <w:r w:rsidR="001337F6">
              <w:t>sg1</w:t>
            </w:r>
          </w:p>
        </w:tc>
      </w:tr>
      <w:tr w:rsidR="00B0591A" w:rsidRPr="00EF5E94" w14:paraId="119DC02F" w14:textId="77777777" w:rsidTr="005F0A6F">
        <w:trPr>
          <w:cantSplit/>
          <w:tblHeader/>
        </w:trPr>
        <w:tc>
          <w:tcPr>
            <w:tcW w:w="0" w:type="auto"/>
            <w:tcBorders>
              <w:top w:val="dotted" w:sz="4" w:space="0" w:color="auto"/>
              <w:bottom w:val="single" w:sz="4" w:space="0" w:color="auto"/>
            </w:tcBorders>
          </w:tcPr>
          <w:p w14:paraId="54DDC7A9" w14:textId="6BE28EF5" w:rsidR="00B0591A" w:rsidRPr="00EF5E94" w:rsidRDefault="00B0591A" w:rsidP="00EF5E94">
            <w:pPr>
              <w:spacing w:before="20" w:after="20"/>
              <w:contextualSpacing/>
            </w:pPr>
            <w:r>
              <w:t>nt : nn</w:t>
            </w:r>
          </w:p>
        </w:tc>
        <w:tc>
          <w:tcPr>
            <w:tcW w:w="0" w:type="auto"/>
            <w:gridSpan w:val="2"/>
            <w:tcBorders>
              <w:top w:val="single" w:sz="4" w:space="0" w:color="auto"/>
              <w:bottom w:val="single" w:sz="4" w:space="0" w:color="auto"/>
            </w:tcBorders>
          </w:tcPr>
          <w:p w14:paraId="7A57FFD6" w14:textId="77777777" w:rsidR="00B0591A" w:rsidRPr="00EF5E94" w:rsidRDefault="00B0591A" w:rsidP="00EF5E94">
            <w:pPr>
              <w:spacing w:before="20" w:after="20"/>
              <w:contextualSpacing/>
            </w:pPr>
          </w:p>
        </w:tc>
        <w:tc>
          <w:tcPr>
            <w:tcW w:w="0" w:type="auto"/>
            <w:tcBorders>
              <w:top w:val="single" w:sz="4" w:space="0" w:color="auto"/>
              <w:bottom w:val="single" w:sz="4" w:space="0" w:color="auto"/>
            </w:tcBorders>
          </w:tcPr>
          <w:p w14:paraId="1CFEA789" w14:textId="6D933C92" w:rsidR="00B0591A" w:rsidRPr="00EF5E94" w:rsidRDefault="00B0591A" w:rsidP="00EF5E94">
            <w:pPr>
              <w:spacing w:before="20" w:after="20"/>
              <w:contextualSpacing/>
            </w:pPr>
            <w:r>
              <w:t>kinthaat</w:t>
            </w:r>
          </w:p>
        </w:tc>
        <w:tc>
          <w:tcPr>
            <w:tcW w:w="0" w:type="auto"/>
            <w:tcBorders>
              <w:top w:val="single" w:sz="4" w:space="0" w:color="auto"/>
              <w:bottom w:val="single" w:sz="4" w:space="0" w:color="auto"/>
            </w:tcBorders>
          </w:tcPr>
          <w:p w14:paraId="706DF0BC" w14:textId="448798B6" w:rsidR="00B0591A" w:rsidRPr="00EF5E94" w:rsidRDefault="00B0591A" w:rsidP="00EF5E94">
            <w:pPr>
              <w:spacing w:before="20" w:after="20"/>
              <w:contextualSpacing/>
            </w:pPr>
            <w:r>
              <w:t>pl.nom.</w:t>
            </w:r>
          </w:p>
        </w:tc>
        <w:tc>
          <w:tcPr>
            <w:tcW w:w="0" w:type="auto"/>
            <w:tcBorders>
              <w:top w:val="single" w:sz="4" w:space="0" w:color="auto"/>
              <w:bottom w:val="single" w:sz="4" w:space="0" w:color="auto"/>
            </w:tcBorders>
          </w:tcPr>
          <w:p w14:paraId="0F3BEBE4" w14:textId="08D530B8" w:rsidR="00B0591A" w:rsidRPr="00EF5E94" w:rsidRDefault="00B0591A" w:rsidP="00EF5E94">
            <w:pPr>
              <w:spacing w:before="20" w:after="20"/>
              <w:contextualSpacing/>
            </w:pPr>
            <w:r>
              <w:t>kinnas</w:t>
            </w:r>
          </w:p>
        </w:tc>
        <w:tc>
          <w:tcPr>
            <w:tcW w:w="0" w:type="auto"/>
            <w:tcBorders>
              <w:top w:val="single" w:sz="4" w:space="0" w:color="auto"/>
              <w:bottom w:val="single" w:sz="4" w:space="0" w:color="auto"/>
            </w:tcBorders>
          </w:tcPr>
          <w:p w14:paraId="44B93E74" w14:textId="75BAC0BB" w:rsidR="00B0591A" w:rsidRPr="00EF5E94" w:rsidRDefault="00B0591A" w:rsidP="00EF5E94">
            <w:pPr>
              <w:spacing w:before="20" w:after="20"/>
              <w:contextualSpacing/>
            </w:pPr>
            <w:r>
              <w:t>sg.nom.</w:t>
            </w:r>
          </w:p>
        </w:tc>
      </w:tr>
      <w:tr w:rsidR="005F0A6F" w:rsidRPr="00EF5E94" w14:paraId="13956AA9" w14:textId="77777777" w:rsidTr="005F0A6F">
        <w:trPr>
          <w:cantSplit/>
          <w:tblHeader/>
        </w:trPr>
        <w:tc>
          <w:tcPr>
            <w:tcW w:w="0" w:type="auto"/>
            <w:vMerge w:val="restart"/>
            <w:tcBorders>
              <w:top w:val="single" w:sz="4" w:space="0" w:color="auto"/>
            </w:tcBorders>
          </w:tcPr>
          <w:p w14:paraId="45D7BCF2" w14:textId="77777777" w:rsidR="005F0A6F" w:rsidRPr="00EF5E94" w:rsidRDefault="005F0A6F" w:rsidP="00EF5E94">
            <w:pPr>
              <w:spacing w:before="20" w:after="20"/>
              <w:contextualSpacing/>
            </w:pPr>
            <w:r w:rsidRPr="00EF5E94">
              <w:t>ntt : nt</w:t>
            </w:r>
          </w:p>
        </w:tc>
        <w:tc>
          <w:tcPr>
            <w:tcW w:w="0" w:type="auto"/>
            <w:tcBorders>
              <w:top w:val="single" w:sz="4" w:space="0" w:color="auto"/>
              <w:bottom w:val="nil"/>
            </w:tcBorders>
          </w:tcPr>
          <w:p w14:paraId="007865A3" w14:textId="77777777" w:rsidR="005F0A6F" w:rsidRPr="00EF5E94" w:rsidRDefault="005F0A6F" w:rsidP="00EF5E94">
            <w:pPr>
              <w:spacing w:before="20" w:after="20"/>
              <w:contextualSpacing/>
            </w:pPr>
            <w:r w:rsidRPr="00EF5E94">
              <w:t>kontti</w:t>
            </w:r>
          </w:p>
        </w:tc>
        <w:tc>
          <w:tcPr>
            <w:tcW w:w="0" w:type="auto"/>
            <w:tcBorders>
              <w:top w:val="single" w:sz="4" w:space="0" w:color="auto"/>
              <w:bottom w:val="nil"/>
            </w:tcBorders>
          </w:tcPr>
          <w:p w14:paraId="25DFC9E6" w14:textId="77777777" w:rsidR="005F0A6F" w:rsidRPr="00EF5E94" w:rsidRDefault="005F0A6F" w:rsidP="00EF5E94">
            <w:pPr>
              <w:spacing w:before="20" w:after="20"/>
              <w:contextualSpacing/>
            </w:pPr>
            <w:r w:rsidRPr="00EF5E94">
              <w:t>sg.nom.</w:t>
            </w:r>
          </w:p>
        </w:tc>
        <w:tc>
          <w:tcPr>
            <w:tcW w:w="0" w:type="auto"/>
            <w:tcBorders>
              <w:top w:val="single" w:sz="4" w:space="0" w:color="auto"/>
              <w:bottom w:val="nil"/>
            </w:tcBorders>
          </w:tcPr>
          <w:p w14:paraId="1551526D" w14:textId="77777777" w:rsidR="005F0A6F" w:rsidRPr="00EF5E94" w:rsidRDefault="005F0A6F" w:rsidP="00EF5E94">
            <w:pPr>
              <w:spacing w:before="20" w:after="20"/>
              <w:contextualSpacing/>
            </w:pPr>
            <w:r w:rsidRPr="00EF5E94">
              <w:t>kontit</w:t>
            </w:r>
          </w:p>
        </w:tc>
        <w:tc>
          <w:tcPr>
            <w:tcW w:w="0" w:type="auto"/>
            <w:tcBorders>
              <w:top w:val="single" w:sz="4" w:space="0" w:color="auto"/>
              <w:bottom w:val="nil"/>
            </w:tcBorders>
          </w:tcPr>
          <w:p w14:paraId="6BD3E4B7" w14:textId="77777777" w:rsidR="005F0A6F" w:rsidRPr="00EF5E94" w:rsidRDefault="005F0A6F" w:rsidP="00EF5E94">
            <w:pPr>
              <w:spacing w:before="20" w:after="20"/>
              <w:contextualSpacing/>
            </w:pPr>
            <w:r w:rsidRPr="00EF5E94">
              <w:t>pl.nom.</w:t>
            </w:r>
          </w:p>
        </w:tc>
        <w:tc>
          <w:tcPr>
            <w:tcW w:w="0" w:type="auto"/>
            <w:gridSpan w:val="2"/>
            <w:tcBorders>
              <w:top w:val="single" w:sz="4" w:space="0" w:color="auto"/>
              <w:bottom w:val="nil"/>
            </w:tcBorders>
          </w:tcPr>
          <w:p w14:paraId="2DEDB715" w14:textId="77777777" w:rsidR="005F0A6F" w:rsidRPr="00EF5E94" w:rsidRDefault="005F0A6F" w:rsidP="00EF5E94">
            <w:pPr>
              <w:spacing w:before="20" w:after="20"/>
              <w:contextualSpacing/>
            </w:pPr>
          </w:p>
        </w:tc>
      </w:tr>
      <w:tr w:rsidR="005F0A6F" w:rsidRPr="00EF5E94" w14:paraId="30A15ECC" w14:textId="77777777" w:rsidTr="005F0A6F">
        <w:trPr>
          <w:cantSplit/>
          <w:tblHeader/>
        </w:trPr>
        <w:tc>
          <w:tcPr>
            <w:tcW w:w="0" w:type="auto"/>
            <w:vMerge/>
            <w:tcBorders>
              <w:bottom w:val="dotted" w:sz="4" w:space="0" w:color="auto"/>
            </w:tcBorders>
          </w:tcPr>
          <w:p w14:paraId="094C8B25" w14:textId="77777777" w:rsidR="005F0A6F" w:rsidRPr="00EF5E94" w:rsidRDefault="005F0A6F" w:rsidP="00EF5E94">
            <w:pPr>
              <w:spacing w:before="20" w:after="20"/>
              <w:contextualSpacing/>
            </w:pPr>
          </w:p>
        </w:tc>
        <w:tc>
          <w:tcPr>
            <w:tcW w:w="0" w:type="auto"/>
            <w:tcBorders>
              <w:top w:val="nil"/>
              <w:bottom w:val="single" w:sz="4" w:space="0" w:color="auto"/>
            </w:tcBorders>
          </w:tcPr>
          <w:p w14:paraId="5882B90C" w14:textId="2B744F06" w:rsidR="005F0A6F" w:rsidRPr="00EF5E94" w:rsidRDefault="005F0A6F" w:rsidP="00EF5E94">
            <w:pPr>
              <w:spacing w:before="20" w:after="20"/>
              <w:contextualSpacing/>
            </w:pPr>
            <w:r>
              <w:t>ranttheet</w:t>
            </w:r>
          </w:p>
        </w:tc>
        <w:tc>
          <w:tcPr>
            <w:tcW w:w="0" w:type="auto"/>
            <w:tcBorders>
              <w:top w:val="nil"/>
              <w:bottom w:val="single" w:sz="4" w:space="0" w:color="auto"/>
            </w:tcBorders>
          </w:tcPr>
          <w:p w14:paraId="2A01DA73" w14:textId="28087126" w:rsidR="005F0A6F" w:rsidRPr="00EF5E94" w:rsidRDefault="005F0A6F" w:rsidP="00EF5E94">
            <w:pPr>
              <w:spacing w:before="20" w:after="20"/>
              <w:contextualSpacing/>
            </w:pPr>
            <w:r>
              <w:t>pl.nom.</w:t>
            </w:r>
          </w:p>
        </w:tc>
        <w:tc>
          <w:tcPr>
            <w:tcW w:w="0" w:type="auto"/>
            <w:tcBorders>
              <w:top w:val="nil"/>
              <w:bottom w:val="single" w:sz="4" w:space="0" w:color="auto"/>
            </w:tcBorders>
          </w:tcPr>
          <w:p w14:paraId="2426467F" w14:textId="66E97BB8" w:rsidR="005F0A6F" w:rsidRPr="00EF5E94" w:rsidRDefault="005F0A6F" w:rsidP="00EF5E94">
            <w:pPr>
              <w:spacing w:before="20" w:after="20"/>
              <w:contextualSpacing/>
            </w:pPr>
            <w:r>
              <w:t>rantet</w:t>
            </w:r>
          </w:p>
        </w:tc>
        <w:tc>
          <w:tcPr>
            <w:tcW w:w="0" w:type="auto"/>
            <w:tcBorders>
              <w:top w:val="nil"/>
              <w:bottom w:val="single" w:sz="4" w:space="0" w:color="auto"/>
            </w:tcBorders>
          </w:tcPr>
          <w:p w14:paraId="6B6B2C02" w14:textId="263C3589" w:rsidR="005F0A6F" w:rsidRPr="00EF5E94" w:rsidRDefault="005F0A6F" w:rsidP="00EF5E94">
            <w:pPr>
              <w:spacing w:before="20" w:after="20"/>
              <w:contextualSpacing/>
            </w:pPr>
            <w:r>
              <w:t>sg.nom.</w:t>
            </w:r>
          </w:p>
        </w:tc>
        <w:tc>
          <w:tcPr>
            <w:tcW w:w="0" w:type="auto"/>
            <w:gridSpan w:val="2"/>
            <w:tcBorders>
              <w:top w:val="nil"/>
              <w:bottom w:val="single" w:sz="4" w:space="0" w:color="auto"/>
            </w:tcBorders>
          </w:tcPr>
          <w:p w14:paraId="09843992" w14:textId="77777777" w:rsidR="005F0A6F" w:rsidRPr="00EF5E94" w:rsidRDefault="005F0A6F" w:rsidP="00EF5E94">
            <w:pPr>
              <w:spacing w:before="20" w:after="20"/>
              <w:contextualSpacing/>
            </w:pPr>
          </w:p>
        </w:tc>
      </w:tr>
      <w:tr w:rsidR="00625FBD" w:rsidRPr="00EF5E94" w14:paraId="6588A28D" w14:textId="77777777" w:rsidTr="00B0591A">
        <w:trPr>
          <w:cantSplit/>
          <w:tblHeader/>
        </w:trPr>
        <w:tc>
          <w:tcPr>
            <w:tcW w:w="0" w:type="auto"/>
            <w:vMerge w:val="restart"/>
          </w:tcPr>
          <w:p w14:paraId="66299A8D" w14:textId="3F9C0ACD" w:rsidR="00625FBD" w:rsidRPr="00EF5E94" w:rsidRDefault="00625FBD" w:rsidP="00EF5E94">
            <w:pPr>
              <w:spacing w:before="20" w:after="20"/>
              <w:contextualSpacing/>
            </w:pPr>
            <w:r w:rsidRPr="00EF5E94">
              <w:t>rtt : rt : r</w:t>
            </w:r>
            <w:r w:rsidR="0075485B">
              <w:t>(</w:t>
            </w:r>
            <w:r w:rsidRPr="00EF5E94">
              <w:t>r)</w:t>
            </w:r>
          </w:p>
        </w:tc>
        <w:tc>
          <w:tcPr>
            <w:tcW w:w="0" w:type="auto"/>
            <w:tcBorders>
              <w:top w:val="single" w:sz="4" w:space="0" w:color="auto"/>
              <w:bottom w:val="nil"/>
            </w:tcBorders>
          </w:tcPr>
          <w:p w14:paraId="651B0629" w14:textId="77777777" w:rsidR="00625FBD" w:rsidRPr="00EF5E94" w:rsidRDefault="00625FBD" w:rsidP="00EF5E94">
            <w:pPr>
              <w:spacing w:before="20" w:after="20"/>
              <w:contextualSpacing/>
            </w:pPr>
            <w:r w:rsidRPr="00EF5E94">
              <w:t>parttaa</w:t>
            </w:r>
          </w:p>
        </w:tc>
        <w:tc>
          <w:tcPr>
            <w:tcW w:w="0" w:type="auto"/>
            <w:tcBorders>
              <w:top w:val="single" w:sz="4" w:space="0" w:color="auto"/>
              <w:bottom w:val="nil"/>
            </w:tcBorders>
          </w:tcPr>
          <w:p w14:paraId="58C84529" w14:textId="77777777" w:rsidR="00625FBD" w:rsidRPr="00EF5E94" w:rsidRDefault="00625FBD" w:rsidP="00EF5E94">
            <w:pPr>
              <w:spacing w:before="20" w:after="20"/>
              <w:contextualSpacing/>
            </w:pPr>
            <w:r w:rsidRPr="00EF5E94">
              <w:t>sg.part.</w:t>
            </w:r>
          </w:p>
        </w:tc>
        <w:tc>
          <w:tcPr>
            <w:tcW w:w="0" w:type="auto"/>
            <w:tcBorders>
              <w:top w:val="single" w:sz="4" w:space="0" w:color="auto"/>
              <w:bottom w:val="nil"/>
            </w:tcBorders>
          </w:tcPr>
          <w:p w14:paraId="16120FD0" w14:textId="77777777" w:rsidR="00625FBD" w:rsidRPr="00EF5E94" w:rsidRDefault="00625FBD" w:rsidP="00EF5E94">
            <w:pPr>
              <w:spacing w:before="20" w:after="20"/>
              <w:contextualSpacing/>
            </w:pPr>
            <w:r w:rsidRPr="00EF5E94">
              <w:t>parta</w:t>
            </w:r>
          </w:p>
        </w:tc>
        <w:tc>
          <w:tcPr>
            <w:tcW w:w="0" w:type="auto"/>
            <w:tcBorders>
              <w:top w:val="single" w:sz="4" w:space="0" w:color="auto"/>
              <w:bottom w:val="nil"/>
            </w:tcBorders>
          </w:tcPr>
          <w:p w14:paraId="4DF550D7" w14:textId="77777777" w:rsidR="00625FBD" w:rsidRPr="00EF5E94" w:rsidRDefault="00625FBD" w:rsidP="00EF5E94">
            <w:pPr>
              <w:spacing w:before="20" w:after="20"/>
              <w:contextualSpacing/>
            </w:pPr>
            <w:r w:rsidRPr="00EF5E94">
              <w:t>sg.nom.</w:t>
            </w:r>
          </w:p>
        </w:tc>
        <w:tc>
          <w:tcPr>
            <w:tcW w:w="0" w:type="auto"/>
            <w:tcBorders>
              <w:top w:val="single" w:sz="4" w:space="0" w:color="auto"/>
              <w:bottom w:val="nil"/>
            </w:tcBorders>
          </w:tcPr>
          <w:p w14:paraId="572B1D5F" w14:textId="77777777" w:rsidR="00625FBD" w:rsidRPr="00EF5E94" w:rsidRDefault="00625FBD" w:rsidP="00EF5E94">
            <w:pPr>
              <w:spacing w:before="20" w:after="20"/>
              <w:contextualSpacing/>
            </w:pPr>
            <w:r w:rsidRPr="00EF5E94">
              <w:t>parran</w:t>
            </w:r>
          </w:p>
        </w:tc>
        <w:tc>
          <w:tcPr>
            <w:tcW w:w="0" w:type="auto"/>
            <w:tcBorders>
              <w:top w:val="single" w:sz="4" w:space="0" w:color="auto"/>
              <w:bottom w:val="nil"/>
            </w:tcBorders>
          </w:tcPr>
          <w:p w14:paraId="2C12BA7A" w14:textId="77777777" w:rsidR="00625FBD" w:rsidRPr="00EF5E94" w:rsidRDefault="00625FBD" w:rsidP="00EF5E94">
            <w:pPr>
              <w:spacing w:before="20" w:after="20"/>
              <w:contextualSpacing/>
            </w:pPr>
            <w:r w:rsidRPr="00EF5E94">
              <w:t>sg.gen.</w:t>
            </w:r>
          </w:p>
        </w:tc>
      </w:tr>
      <w:tr w:rsidR="00625FBD" w:rsidRPr="00EF5E94" w14:paraId="409722E7" w14:textId="77777777" w:rsidTr="000B0CBB">
        <w:trPr>
          <w:cantSplit/>
          <w:tblHeader/>
        </w:trPr>
        <w:tc>
          <w:tcPr>
            <w:tcW w:w="0" w:type="auto"/>
            <w:vMerge/>
          </w:tcPr>
          <w:p w14:paraId="45D0D8F5" w14:textId="77777777" w:rsidR="00625FBD" w:rsidRPr="00EF5E94" w:rsidRDefault="00625FBD" w:rsidP="00EF5E94">
            <w:pPr>
              <w:spacing w:before="20" w:after="20"/>
              <w:contextualSpacing/>
            </w:pPr>
          </w:p>
        </w:tc>
        <w:tc>
          <w:tcPr>
            <w:tcW w:w="0" w:type="auto"/>
            <w:tcBorders>
              <w:top w:val="nil"/>
              <w:bottom w:val="nil"/>
            </w:tcBorders>
          </w:tcPr>
          <w:p w14:paraId="782011C2" w14:textId="77777777" w:rsidR="00625FBD" w:rsidRPr="00EF5E94" w:rsidRDefault="00625FBD" w:rsidP="00EF5E94">
            <w:pPr>
              <w:spacing w:before="20" w:after="20"/>
              <w:contextualSpacing/>
            </w:pPr>
            <w:r w:rsidRPr="00EF5E94">
              <w:t>siirttyyt</w:t>
            </w:r>
          </w:p>
        </w:tc>
        <w:tc>
          <w:tcPr>
            <w:tcW w:w="0" w:type="auto"/>
            <w:tcBorders>
              <w:top w:val="nil"/>
              <w:bottom w:val="nil"/>
            </w:tcBorders>
          </w:tcPr>
          <w:p w14:paraId="015628C1" w14:textId="77777777" w:rsidR="00625FBD" w:rsidRPr="00EF5E94" w:rsidRDefault="00625FBD" w:rsidP="00EF5E94">
            <w:pPr>
              <w:spacing w:before="20" w:after="20"/>
              <w:contextualSpacing/>
            </w:pPr>
            <w:r w:rsidRPr="00EF5E94">
              <w:t>1.inf.</w:t>
            </w:r>
          </w:p>
        </w:tc>
        <w:tc>
          <w:tcPr>
            <w:tcW w:w="0" w:type="auto"/>
            <w:tcBorders>
              <w:top w:val="nil"/>
              <w:bottom w:val="nil"/>
            </w:tcBorders>
          </w:tcPr>
          <w:p w14:paraId="61662F88" w14:textId="77777777" w:rsidR="00625FBD" w:rsidRPr="00EF5E94" w:rsidRDefault="00625FBD" w:rsidP="00EF5E94">
            <w:pPr>
              <w:spacing w:before="20" w:after="20"/>
              <w:contextualSpacing/>
            </w:pPr>
            <w:r w:rsidRPr="00EF5E94">
              <w:t>siirtyny</w:t>
            </w:r>
          </w:p>
        </w:tc>
        <w:tc>
          <w:tcPr>
            <w:tcW w:w="0" w:type="auto"/>
            <w:tcBorders>
              <w:top w:val="nil"/>
              <w:bottom w:val="nil"/>
            </w:tcBorders>
          </w:tcPr>
          <w:p w14:paraId="283A4FD2" w14:textId="685E7475" w:rsidR="00625FBD" w:rsidRPr="00EF5E94" w:rsidRDefault="0066711E" w:rsidP="00EF5E94">
            <w:pPr>
              <w:spacing w:before="20" w:after="20"/>
              <w:contextualSpacing/>
            </w:pPr>
            <w:r>
              <w:t>partis.perf</w:t>
            </w:r>
            <w:r w:rsidR="00625FBD" w:rsidRPr="00EF5E94">
              <w:t>.</w:t>
            </w:r>
          </w:p>
          <w:p w14:paraId="6015014E" w14:textId="77777777" w:rsidR="00625FBD" w:rsidRPr="00EF5E94" w:rsidRDefault="00625FBD" w:rsidP="00EF5E94">
            <w:pPr>
              <w:spacing w:before="20" w:after="20"/>
              <w:contextualSpacing/>
            </w:pPr>
            <w:r w:rsidRPr="00EF5E94">
              <w:t>sg.nom.</w:t>
            </w:r>
          </w:p>
        </w:tc>
        <w:tc>
          <w:tcPr>
            <w:tcW w:w="0" w:type="auto"/>
            <w:tcBorders>
              <w:top w:val="nil"/>
              <w:bottom w:val="nil"/>
            </w:tcBorders>
          </w:tcPr>
          <w:p w14:paraId="20DFFB42" w14:textId="77777777" w:rsidR="00625FBD" w:rsidRPr="00EF5E94" w:rsidRDefault="00625FBD" w:rsidP="00EF5E94">
            <w:pPr>
              <w:spacing w:before="20" w:after="20"/>
              <w:contextualSpacing/>
            </w:pPr>
            <w:r w:rsidRPr="00EF5E94">
              <w:t>siiryn</w:t>
            </w:r>
          </w:p>
        </w:tc>
        <w:tc>
          <w:tcPr>
            <w:tcW w:w="0" w:type="auto"/>
            <w:tcBorders>
              <w:top w:val="nil"/>
              <w:bottom w:val="nil"/>
            </w:tcBorders>
          </w:tcPr>
          <w:p w14:paraId="4BB6D85C" w14:textId="1786B2D6" w:rsidR="00625FBD" w:rsidRPr="00EF5E94" w:rsidRDefault="00625FBD" w:rsidP="00EF5E94">
            <w:pPr>
              <w:spacing w:before="20" w:after="20"/>
              <w:contextualSpacing/>
            </w:pPr>
            <w:r w:rsidRPr="00EF5E94">
              <w:t>prees.</w:t>
            </w:r>
            <w:r w:rsidR="001337F6">
              <w:t>sg1</w:t>
            </w:r>
          </w:p>
        </w:tc>
      </w:tr>
      <w:tr w:rsidR="00625FBD" w:rsidRPr="00EF5E94" w14:paraId="51D3241E" w14:textId="77777777" w:rsidTr="00EF5E94">
        <w:trPr>
          <w:cantSplit/>
          <w:tblHeader/>
        </w:trPr>
        <w:tc>
          <w:tcPr>
            <w:tcW w:w="0" w:type="auto"/>
            <w:vMerge/>
            <w:tcBorders>
              <w:bottom w:val="single" w:sz="4" w:space="0" w:color="auto"/>
            </w:tcBorders>
          </w:tcPr>
          <w:p w14:paraId="0122DDD3" w14:textId="77777777" w:rsidR="00625FBD" w:rsidRPr="00EF5E94" w:rsidRDefault="00625FBD" w:rsidP="00EF5E94">
            <w:pPr>
              <w:spacing w:before="20" w:after="20"/>
              <w:contextualSpacing/>
            </w:pPr>
          </w:p>
        </w:tc>
        <w:tc>
          <w:tcPr>
            <w:tcW w:w="0" w:type="auto"/>
            <w:tcBorders>
              <w:top w:val="nil"/>
              <w:bottom w:val="single" w:sz="4" w:space="0" w:color="auto"/>
            </w:tcBorders>
          </w:tcPr>
          <w:p w14:paraId="31A49C54" w14:textId="77777777" w:rsidR="00625FBD" w:rsidRPr="00EF5E94" w:rsidRDefault="00625FBD" w:rsidP="00EF5E94">
            <w:pPr>
              <w:spacing w:before="20" w:after="20"/>
              <w:contextualSpacing/>
            </w:pPr>
            <w:r w:rsidRPr="00EF5E94">
              <w:t>kuurttoo</w:t>
            </w:r>
          </w:p>
        </w:tc>
        <w:tc>
          <w:tcPr>
            <w:tcW w:w="0" w:type="auto"/>
            <w:tcBorders>
              <w:top w:val="nil"/>
              <w:bottom w:val="single" w:sz="4" w:space="0" w:color="auto"/>
            </w:tcBorders>
          </w:tcPr>
          <w:p w14:paraId="130E1098" w14:textId="2D67D5E3" w:rsidR="00625FBD" w:rsidRPr="00EF5E94" w:rsidRDefault="00E240D8" w:rsidP="00EF5E94">
            <w:pPr>
              <w:spacing w:before="20" w:after="20"/>
              <w:contextualSpacing/>
            </w:pPr>
            <w:r>
              <w:t>prees.</w:t>
            </w:r>
            <w:r w:rsidR="001337F6">
              <w:t>sg3</w:t>
            </w:r>
          </w:p>
        </w:tc>
        <w:tc>
          <w:tcPr>
            <w:tcW w:w="0" w:type="auto"/>
            <w:tcBorders>
              <w:top w:val="nil"/>
              <w:bottom w:val="single" w:sz="4" w:space="0" w:color="auto"/>
            </w:tcBorders>
          </w:tcPr>
          <w:p w14:paraId="1D9F608A" w14:textId="77777777" w:rsidR="00625FBD" w:rsidRPr="00EF5E94" w:rsidRDefault="00625FBD" w:rsidP="00EF5E94">
            <w:pPr>
              <w:spacing w:before="20" w:after="20"/>
              <w:contextualSpacing/>
            </w:pPr>
            <w:r w:rsidRPr="00EF5E94">
              <w:t>kuurtosin</w:t>
            </w:r>
          </w:p>
        </w:tc>
        <w:tc>
          <w:tcPr>
            <w:tcW w:w="0" w:type="auto"/>
            <w:tcBorders>
              <w:top w:val="nil"/>
              <w:bottom w:val="single" w:sz="4" w:space="0" w:color="auto"/>
            </w:tcBorders>
          </w:tcPr>
          <w:p w14:paraId="06474AA4" w14:textId="58B11E48" w:rsidR="00625FBD" w:rsidRPr="00EF5E94" w:rsidRDefault="00625FBD" w:rsidP="00EF5E94">
            <w:pPr>
              <w:spacing w:before="20" w:after="20"/>
              <w:contextualSpacing/>
            </w:pPr>
            <w:r w:rsidRPr="00EF5E94">
              <w:t>pret.</w:t>
            </w:r>
            <w:r w:rsidR="001337F6">
              <w:t>sg1</w:t>
            </w:r>
          </w:p>
        </w:tc>
        <w:tc>
          <w:tcPr>
            <w:tcW w:w="0" w:type="auto"/>
            <w:tcBorders>
              <w:top w:val="nil"/>
              <w:bottom w:val="single" w:sz="4" w:space="0" w:color="auto"/>
            </w:tcBorders>
          </w:tcPr>
          <w:p w14:paraId="78072FC2" w14:textId="77777777" w:rsidR="00625FBD" w:rsidRPr="00EF5E94" w:rsidRDefault="00625FBD" w:rsidP="00EF5E94">
            <w:pPr>
              <w:spacing w:before="20" w:after="20"/>
              <w:contextualSpacing/>
            </w:pPr>
            <w:r w:rsidRPr="00EF5E94">
              <w:t>kuurota</w:t>
            </w:r>
          </w:p>
        </w:tc>
        <w:tc>
          <w:tcPr>
            <w:tcW w:w="0" w:type="auto"/>
            <w:tcBorders>
              <w:top w:val="nil"/>
              <w:bottom w:val="single" w:sz="4" w:space="0" w:color="auto"/>
            </w:tcBorders>
          </w:tcPr>
          <w:p w14:paraId="46C0142F" w14:textId="731EEA9D" w:rsidR="00625FBD" w:rsidRPr="00EF5E94" w:rsidRDefault="00F84AA8" w:rsidP="00EF5E94">
            <w:pPr>
              <w:spacing w:before="20" w:after="20"/>
              <w:contextualSpacing/>
            </w:pPr>
            <w:r>
              <w:t>1.inf.</w:t>
            </w:r>
          </w:p>
        </w:tc>
      </w:tr>
      <w:tr w:rsidR="00C1260E" w:rsidRPr="00EF5E94" w14:paraId="675D3204" w14:textId="77777777" w:rsidTr="003457B5">
        <w:trPr>
          <w:cantSplit/>
          <w:tblHeader/>
        </w:trPr>
        <w:tc>
          <w:tcPr>
            <w:tcW w:w="0" w:type="auto"/>
            <w:tcBorders>
              <w:top w:val="single" w:sz="4" w:space="0" w:color="auto"/>
              <w:bottom w:val="single" w:sz="4" w:space="0" w:color="auto"/>
            </w:tcBorders>
          </w:tcPr>
          <w:p w14:paraId="6DB38E95" w14:textId="7D54B8CA" w:rsidR="00C1260E" w:rsidRPr="00EF5E94" w:rsidRDefault="00C1260E" w:rsidP="00EF5E94">
            <w:pPr>
              <w:spacing w:before="20" w:after="20"/>
              <w:contextualSpacing/>
            </w:pPr>
            <w:r>
              <w:t>rt : rr</w:t>
            </w:r>
          </w:p>
        </w:tc>
        <w:tc>
          <w:tcPr>
            <w:tcW w:w="0" w:type="auto"/>
            <w:gridSpan w:val="2"/>
            <w:tcBorders>
              <w:top w:val="single" w:sz="4" w:space="0" w:color="auto"/>
              <w:bottom w:val="single" w:sz="4" w:space="0" w:color="auto"/>
            </w:tcBorders>
          </w:tcPr>
          <w:p w14:paraId="58AAB709" w14:textId="77777777" w:rsidR="00C1260E" w:rsidRPr="00EF5E94" w:rsidRDefault="00C1260E" w:rsidP="00EF5E94">
            <w:pPr>
              <w:spacing w:before="20" w:after="20"/>
              <w:contextualSpacing/>
            </w:pPr>
          </w:p>
        </w:tc>
        <w:tc>
          <w:tcPr>
            <w:tcW w:w="0" w:type="auto"/>
            <w:tcBorders>
              <w:top w:val="single" w:sz="4" w:space="0" w:color="auto"/>
              <w:bottom w:val="single" w:sz="4" w:space="0" w:color="auto"/>
            </w:tcBorders>
          </w:tcPr>
          <w:p w14:paraId="283CC5B6" w14:textId="1E3AA4A0" w:rsidR="00C1260E" w:rsidRPr="00EF5E94" w:rsidRDefault="00C1260E" w:rsidP="00EF5E94">
            <w:pPr>
              <w:spacing w:before="20" w:after="20"/>
              <w:contextualSpacing/>
            </w:pPr>
            <w:r>
              <w:t>harthaat</w:t>
            </w:r>
          </w:p>
        </w:tc>
        <w:tc>
          <w:tcPr>
            <w:tcW w:w="0" w:type="auto"/>
            <w:tcBorders>
              <w:top w:val="single" w:sz="4" w:space="0" w:color="auto"/>
              <w:bottom w:val="single" w:sz="4" w:space="0" w:color="auto"/>
            </w:tcBorders>
          </w:tcPr>
          <w:p w14:paraId="3E79B11B" w14:textId="4ACA633E" w:rsidR="00C1260E" w:rsidRPr="00EF5E94" w:rsidRDefault="00C1260E" w:rsidP="00EF5E94">
            <w:pPr>
              <w:spacing w:before="20" w:after="20"/>
              <w:contextualSpacing/>
            </w:pPr>
            <w:r>
              <w:t>pl.nom.</w:t>
            </w:r>
          </w:p>
        </w:tc>
        <w:tc>
          <w:tcPr>
            <w:tcW w:w="0" w:type="auto"/>
            <w:tcBorders>
              <w:top w:val="single" w:sz="4" w:space="0" w:color="auto"/>
              <w:bottom w:val="single" w:sz="4" w:space="0" w:color="auto"/>
            </w:tcBorders>
          </w:tcPr>
          <w:p w14:paraId="4E110193" w14:textId="7D764E33" w:rsidR="00C1260E" w:rsidRPr="00EF5E94" w:rsidRDefault="00C1260E" w:rsidP="00EF5E94">
            <w:pPr>
              <w:spacing w:before="20" w:after="20"/>
              <w:contextualSpacing/>
            </w:pPr>
            <w:r>
              <w:t>harras</w:t>
            </w:r>
          </w:p>
        </w:tc>
        <w:tc>
          <w:tcPr>
            <w:tcW w:w="0" w:type="auto"/>
            <w:tcBorders>
              <w:top w:val="single" w:sz="4" w:space="0" w:color="auto"/>
              <w:bottom w:val="single" w:sz="4" w:space="0" w:color="auto"/>
            </w:tcBorders>
          </w:tcPr>
          <w:p w14:paraId="5D8C386A" w14:textId="3EA2E6A6" w:rsidR="00C1260E" w:rsidRPr="00EF5E94" w:rsidRDefault="00C1260E" w:rsidP="00EF5E94">
            <w:pPr>
              <w:spacing w:before="20" w:after="20"/>
              <w:contextualSpacing/>
            </w:pPr>
            <w:r>
              <w:t>sg.nom.</w:t>
            </w:r>
          </w:p>
        </w:tc>
      </w:tr>
      <w:tr w:rsidR="00C742E8" w:rsidRPr="00EF5E94" w14:paraId="7F196B8C" w14:textId="77777777" w:rsidTr="00C742E8">
        <w:trPr>
          <w:cantSplit/>
          <w:tblHeader/>
        </w:trPr>
        <w:tc>
          <w:tcPr>
            <w:tcW w:w="0" w:type="auto"/>
            <w:tcBorders>
              <w:top w:val="single" w:sz="4" w:space="0" w:color="auto"/>
              <w:bottom w:val="single" w:sz="4" w:space="0" w:color="auto"/>
            </w:tcBorders>
          </w:tcPr>
          <w:p w14:paraId="2C1D72F5" w14:textId="77777777" w:rsidR="00C742E8" w:rsidRPr="00EF5E94" w:rsidRDefault="00C742E8" w:rsidP="00EF5E94">
            <w:pPr>
              <w:spacing w:before="20" w:after="20"/>
              <w:contextualSpacing/>
            </w:pPr>
            <w:r w:rsidRPr="00EF5E94">
              <w:t>rtt : rt</w:t>
            </w:r>
          </w:p>
        </w:tc>
        <w:tc>
          <w:tcPr>
            <w:tcW w:w="0" w:type="auto"/>
            <w:tcBorders>
              <w:top w:val="single" w:sz="4" w:space="0" w:color="auto"/>
              <w:bottom w:val="single" w:sz="4" w:space="0" w:color="auto"/>
            </w:tcBorders>
          </w:tcPr>
          <w:p w14:paraId="00CFF59A" w14:textId="77777777" w:rsidR="00C742E8" w:rsidRPr="00EF5E94" w:rsidRDefault="00C742E8" w:rsidP="00EF5E94">
            <w:pPr>
              <w:spacing w:before="20" w:after="20"/>
              <w:contextualSpacing/>
            </w:pPr>
            <w:r w:rsidRPr="00EF5E94">
              <w:t>hurtta : hurttaa</w:t>
            </w:r>
          </w:p>
        </w:tc>
        <w:tc>
          <w:tcPr>
            <w:tcW w:w="0" w:type="auto"/>
            <w:tcBorders>
              <w:top w:val="single" w:sz="4" w:space="0" w:color="auto"/>
              <w:bottom w:val="single" w:sz="4" w:space="0" w:color="auto"/>
            </w:tcBorders>
          </w:tcPr>
          <w:p w14:paraId="450DCB32" w14:textId="77777777" w:rsidR="00C742E8" w:rsidRPr="00EF5E94" w:rsidRDefault="00C742E8" w:rsidP="00EF5E94">
            <w:pPr>
              <w:spacing w:before="20" w:after="20"/>
              <w:contextualSpacing/>
            </w:pPr>
            <w:r w:rsidRPr="00EF5E94">
              <w:t>sg.nom. : sg.part.</w:t>
            </w:r>
          </w:p>
        </w:tc>
        <w:tc>
          <w:tcPr>
            <w:tcW w:w="0" w:type="auto"/>
            <w:tcBorders>
              <w:top w:val="single" w:sz="4" w:space="0" w:color="auto"/>
              <w:bottom w:val="single" w:sz="4" w:space="0" w:color="auto"/>
            </w:tcBorders>
          </w:tcPr>
          <w:p w14:paraId="3D39041F" w14:textId="77777777" w:rsidR="00C742E8" w:rsidRPr="00EF5E94" w:rsidRDefault="00C742E8" w:rsidP="00EF5E94">
            <w:pPr>
              <w:spacing w:before="20" w:after="20"/>
              <w:contextualSpacing/>
            </w:pPr>
            <w:r w:rsidRPr="00EF5E94">
              <w:t>hurtan</w:t>
            </w:r>
          </w:p>
        </w:tc>
        <w:tc>
          <w:tcPr>
            <w:tcW w:w="0" w:type="auto"/>
            <w:tcBorders>
              <w:top w:val="single" w:sz="4" w:space="0" w:color="auto"/>
              <w:bottom w:val="single" w:sz="4" w:space="0" w:color="auto"/>
            </w:tcBorders>
          </w:tcPr>
          <w:p w14:paraId="4F5FFF17" w14:textId="77777777" w:rsidR="00C742E8" w:rsidRPr="00EF5E94" w:rsidRDefault="00C742E8" w:rsidP="00EF5E94">
            <w:pPr>
              <w:spacing w:before="20" w:after="20"/>
              <w:contextualSpacing/>
            </w:pPr>
            <w:r w:rsidRPr="00EF5E94">
              <w:t>sg.gen.</w:t>
            </w:r>
          </w:p>
        </w:tc>
        <w:tc>
          <w:tcPr>
            <w:tcW w:w="0" w:type="auto"/>
            <w:gridSpan w:val="2"/>
            <w:tcBorders>
              <w:top w:val="single" w:sz="4" w:space="0" w:color="auto"/>
              <w:bottom w:val="single" w:sz="4" w:space="0" w:color="auto"/>
            </w:tcBorders>
          </w:tcPr>
          <w:p w14:paraId="4D0CCCCB" w14:textId="77777777" w:rsidR="00C742E8" w:rsidRPr="00EF5E94" w:rsidRDefault="00C742E8" w:rsidP="00EF5E94">
            <w:pPr>
              <w:spacing w:before="20" w:after="20"/>
              <w:contextualSpacing/>
            </w:pPr>
          </w:p>
        </w:tc>
      </w:tr>
      <w:tr w:rsidR="00625FBD" w:rsidRPr="00EF5E94" w14:paraId="01D5D708" w14:textId="77777777" w:rsidTr="00EF5E94">
        <w:trPr>
          <w:cantSplit/>
          <w:tblHeader/>
        </w:trPr>
        <w:tc>
          <w:tcPr>
            <w:tcW w:w="0" w:type="auto"/>
            <w:vMerge w:val="restart"/>
          </w:tcPr>
          <w:p w14:paraId="0D3FD7F8" w14:textId="0E6FFC5D" w:rsidR="00625FBD" w:rsidRPr="00EF5E94" w:rsidRDefault="00625FBD" w:rsidP="00EF5E94">
            <w:pPr>
              <w:spacing w:before="20" w:after="20"/>
              <w:contextualSpacing/>
            </w:pPr>
            <w:r w:rsidRPr="00EF5E94">
              <w:t>ltt : lt : l</w:t>
            </w:r>
            <w:r w:rsidR="0075485B">
              <w:t>(</w:t>
            </w:r>
            <w:r w:rsidRPr="00EF5E94">
              <w:t>l)</w:t>
            </w:r>
          </w:p>
        </w:tc>
        <w:tc>
          <w:tcPr>
            <w:tcW w:w="0" w:type="auto"/>
            <w:tcBorders>
              <w:bottom w:val="nil"/>
            </w:tcBorders>
          </w:tcPr>
          <w:p w14:paraId="654CED2E" w14:textId="77777777" w:rsidR="00625FBD" w:rsidRPr="00EF5E94" w:rsidRDefault="00625FBD" w:rsidP="00EF5E94">
            <w:pPr>
              <w:spacing w:before="20" w:after="20"/>
              <w:contextualSpacing/>
            </w:pPr>
            <w:r w:rsidRPr="00EF5E94">
              <w:t>ilttaa</w:t>
            </w:r>
          </w:p>
        </w:tc>
        <w:tc>
          <w:tcPr>
            <w:tcW w:w="0" w:type="auto"/>
            <w:tcBorders>
              <w:bottom w:val="nil"/>
            </w:tcBorders>
          </w:tcPr>
          <w:p w14:paraId="5333DE5E" w14:textId="77777777" w:rsidR="00625FBD" w:rsidRPr="00EF5E94" w:rsidRDefault="00625FBD" w:rsidP="00EF5E94">
            <w:pPr>
              <w:spacing w:before="20" w:after="20"/>
              <w:contextualSpacing/>
            </w:pPr>
            <w:r w:rsidRPr="00EF5E94">
              <w:t>sg.part.</w:t>
            </w:r>
          </w:p>
        </w:tc>
        <w:tc>
          <w:tcPr>
            <w:tcW w:w="0" w:type="auto"/>
            <w:tcBorders>
              <w:bottom w:val="nil"/>
            </w:tcBorders>
          </w:tcPr>
          <w:p w14:paraId="07E6A221" w14:textId="77777777" w:rsidR="00625FBD" w:rsidRPr="00EF5E94" w:rsidRDefault="00625FBD" w:rsidP="00EF5E94">
            <w:pPr>
              <w:spacing w:before="20" w:after="20"/>
              <w:contextualSpacing/>
            </w:pPr>
            <w:r w:rsidRPr="00EF5E94">
              <w:t>ilta</w:t>
            </w:r>
          </w:p>
        </w:tc>
        <w:tc>
          <w:tcPr>
            <w:tcW w:w="0" w:type="auto"/>
            <w:tcBorders>
              <w:bottom w:val="nil"/>
            </w:tcBorders>
          </w:tcPr>
          <w:p w14:paraId="35E687A2" w14:textId="77777777" w:rsidR="00625FBD" w:rsidRPr="00EF5E94" w:rsidRDefault="00625FBD" w:rsidP="00EF5E94">
            <w:pPr>
              <w:spacing w:before="20" w:after="20"/>
              <w:contextualSpacing/>
            </w:pPr>
            <w:r w:rsidRPr="00EF5E94">
              <w:t>sg.nom.</w:t>
            </w:r>
          </w:p>
        </w:tc>
        <w:tc>
          <w:tcPr>
            <w:tcW w:w="0" w:type="auto"/>
            <w:tcBorders>
              <w:bottom w:val="nil"/>
            </w:tcBorders>
          </w:tcPr>
          <w:p w14:paraId="67EE1BCE" w14:textId="77777777" w:rsidR="00625FBD" w:rsidRPr="00EF5E94" w:rsidRDefault="00625FBD" w:rsidP="00EF5E94">
            <w:pPr>
              <w:spacing w:before="20" w:after="20"/>
              <w:contextualSpacing/>
            </w:pPr>
            <w:r w:rsidRPr="00EF5E94">
              <w:t>illan</w:t>
            </w:r>
          </w:p>
        </w:tc>
        <w:tc>
          <w:tcPr>
            <w:tcW w:w="0" w:type="auto"/>
            <w:tcBorders>
              <w:bottom w:val="nil"/>
            </w:tcBorders>
          </w:tcPr>
          <w:p w14:paraId="34AD9264" w14:textId="77777777" w:rsidR="00625FBD" w:rsidRPr="00EF5E94" w:rsidRDefault="00625FBD" w:rsidP="00EF5E94">
            <w:pPr>
              <w:spacing w:before="20" w:after="20"/>
              <w:contextualSpacing/>
            </w:pPr>
            <w:r w:rsidRPr="00EF5E94">
              <w:t>nom.gen.</w:t>
            </w:r>
          </w:p>
        </w:tc>
      </w:tr>
      <w:tr w:rsidR="00625FBD" w:rsidRPr="00EF5E94" w14:paraId="1977A749" w14:textId="77777777" w:rsidTr="00EF5E94">
        <w:trPr>
          <w:cantSplit/>
          <w:tblHeader/>
        </w:trPr>
        <w:tc>
          <w:tcPr>
            <w:tcW w:w="0" w:type="auto"/>
            <w:vMerge/>
            <w:tcBorders>
              <w:bottom w:val="single" w:sz="4" w:space="0" w:color="auto"/>
            </w:tcBorders>
          </w:tcPr>
          <w:p w14:paraId="03A6F313" w14:textId="77777777" w:rsidR="00625FBD" w:rsidRPr="00EF5E94" w:rsidRDefault="00625FBD" w:rsidP="00EF5E94">
            <w:pPr>
              <w:spacing w:before="20" w:after="20"/>
              <w:contextualSpacing/>
            </w:pPr>
          </w:p>
        </w:tc>
        <w:tc>
          <w:tcPr>
            <w:tcW w:w="0" w:type="auto"/>
            <w:tcBorders>
              <w:top w:val="nil"/>
              <w:bottom w:val="single" w:sz="4" w:space="0" w:color="auto"/>
            </w:tcBorders>
          </w:tcPr>
          <w:p w14:paraId="36C7D6FA" w14:textId="77777777" w:rsidR="00625FBD" w:rsidRPr="00EF5E94" w:rsidRDefault="00625FBD" w:rsidP="00EF5E94">
            <w:pPr>
              <w:spacing w:before="20" w:after="20"/>
              <w:contextualSpacing/>
            </w:pPr>
            <w:r w:rsidRPr="00EF5E94">
              <w:t>palelttuut</w:t>
            </w:r>
          </w:p>
        </w:tc>
        <w:tc>
          <w:tcPr>
            <w:tcW w:w="0" w:type="auto"/>
            <w:tcBorders>
              <w:top w:val="nil"/>
              <w:bottom w:val="single" w:sz="4" w:space="0" w:color="auto"/>
            </w:tcBorders>
          </w:tcPr>
          <w:p w14:paraId="2B8F12B3" w14:textId="2B258C42" w:rsidR="00625FBD" w:rsidRPr="00EF5E94" w:rsidRDefault="00F84AA8" w:rsidP="00EF5E94">
            <w:pPr>
              <w:spacing w:before="20" w:after="20"/>
              <w:contextualSpacing/>
            </w:pPr>
            <w:r>
              <w:t>1.inf.</w:t>
            </w:r>
          </w:p>
        </w:tc>
        <w:tc>
          <w:tcPr>
            <w:tcW w:w="0" w:type="auto"/>
            <w:tcBorders>
              <w:top w:val="nil"/>
              <w:bottom w:val="single" w:sz="4" w:space="0" w:color="auto"/>
            </w:tcBorders>
          </w:tcPr>
          <w:p w14:paraId="2ACD1813" w14:textId="77777777" w:rsidR="00625FBD" w:rsidRPr="00EF5E94" w:rsidRDefault="00625FBD" w:rsidP="00EF5E94">
            <w:pPr>
              <w:spacing w:before="20" w:after="20"/>
              <w:contextualSpacing/>
            </w:pPr>
            <w:r w:rsidRPr="00EF5E94">
              <w:t>paleltunnu</w:t>
            </w:r>
          </w:p>
        </w:tc>
        <w:tc>
          <w:tcPr>
            <w:tcW w:w="0" w:type="auto"/>
            <w:tcBorders>
              <w:top w:val="nil"/>
              <w:bottom w:val="single" w:sz="4" w:space="0" w:color="auto"/>
            </w:tcBorders>
          </w:tcPr>
          <w:p w14:paraId="0E875F70" w14:textId="0A3A9B43" w:rsidR="00625FBD" w:rsidRDefault="00625FBD" w:rsidP="00EF5E94">
            <w:pPr>
              <w:spacing w:before="20" w:after="20"/>
              <w:contextualSpacing/>
            </w:pPr>
            <w:r w:rsidRPr="00EF5E94">
              <w:t>partis.p</w:t>
            </w:r>
            <w:r w:rsidR="00E240D8">
              <w:t>erf</w:t>
            </w:r>
            <w:r w:rsidRPr="00EF5E94">
              <w:t>.</w:t>
            </w:r>
          </w:p>
          <w:p w14:paraId="1921497A" w14:textId="7A650887" w:rsidR="00E240D8" w:rsidRPr="00EF5E94" w:rsidRDefault="00E240D8" w:rsidP="00EF5E94">
            <w:pPr>
              <w:spacing w:before="20" w:after="20"/>
              <w:contextualSpacing/>
            </w:pPr>
            <w:r>
              <w:t>sg.nom.</w:t>
            </w:r>
          </w:p>
        </w:tc>
        <w:tc>
          <w:tcPr>
            <w:tcW w:w="0" w:type="auto"/>
            <w:tcBorders>
              <w:top w:val="nil"/>
              <w:bottom w:val="single" w:sz="4" w:space="0" w:color="auto"/>
            </w:tcBorders>
          </w:tcPr>
          <w:p w14:paraId="2D0C861E" w14:textId="77777777" w:rsidR="00625FBD" w:rsidRPr="00EF5E94" w:rsidRDefault="00625FBD" w:rsidP="00EF5E94">
            <w:pPr>
              <w:spacing w:before="20" w:after="20"/>
              <w:contextualSpacing/>
            </w:pPr>
            <w:r w:rsidRPr="00EF5E94">
              <w:t>palelun</w:t>
            </w:r>
          </w:p>
        </w:tc>
        <w:tc>
          <w:tcPr>
            <w:tcW w:w="0" w:type="auto"/>
            <w:tcBorders>
              <w:top w:val="nil"/>
              <w:bottom w:val="single" w:sz="4" w:space="0" w:color="auto"/>
            </w:tcBorders>
          </w:tcPr>
          <w:p w14:paraId="5481FA99" w14:textId="3D9C2886" w:rsidR="00625FBD" w:rsidRPr="00EF5E94" w:rsidRDefault="00625FBD" w:rsidP="00EF5E94">
            <w:pPr>
              <w:spacing w:before="20" w:after="20"/>
              <w:contextualSpacing/>
            </w:pPr>
            <w:r w:rsidRPr="00EF5E94">
              <w:t>prees.</w:t>
            </w:r>
            <w:r w:rsidR="001337F6">
              <w:t>sg1</w:t>
            </w:r>
          </w:p>
        </w:tc>
      </w:tr>
      <w:tr w:rsidR="00251B8D" w:rsidRPr="00EF5E94" w14:paraId="0AFE6598" w14:textId="77777777" w:rsidTr="003457B5">
        <w:trPr>
          <w:cantSplit/>
          <w:tblHeader/>
        </w:trPr>
        <w:tc>
          <w:tcPr>
            <w:tcW w:w="0" w:type="auto"/>
            <w:tcBorders>
              <w:top w:val="single" w:sz="4" w:space="0" w:color="auto"/>
            </w:tcBorders>
          </w:tcPr>
          <w:p w14:paraId="26EF68BE" w14:textId="5C8C2DF1" w:rsidR="00251B8D" w:rsidRPr="00EF5E94" w:rsidRDefault="00251B8D" w:rsidP="00EF5E94">
            <w:pPr>
              <w:spacing w:before="20" w:after="20"/>
              <w:contextualSpacing/>
            </w:pPr>
            <w:r>
              <w:t>lt : ll</w:t>
            </w:r>
          </w:p>
        </w:tc>
        <w:tc>
          <w:tcPr>
            <w:tcW w:w="0" w:type="auto"/>
            <w:gridSpan w:val="2"/>
            <w:tcBorders>
              <w:top w:val="single" w:sz="4" w:space="0" w:color="auto"/>
            </w:tcBorders>
          </w:tcPr>
          <w:p w14:paraId="04656A3D" w14:textId="77777777" w:rsidR="00251B8D" w:rsidRPr="00EF5E94" w:rsidRDefault="00251B8D" w:rsidP="00EF5E94">
            <w:pPr>
              <w:spacing w:before="20" w:after="20"/>
              <w:contextualSpacing/>
            </w:pPr>
          </w:p>
        </w:tc>
        <w:tc>
          <w:tcPr>
            <w:tcW w:w="0" w:type="auto"/>
            <w:tcBorders>
              <w:top w:val="single" w:sz="4" w:space="0" w:color="auto"/>
              <w:bottom w:val="single" w:sz="4" w:space="0" w:color="auto"/>
            </w:tcBorders>
          </w:tcPr>
          <w:p w14:paraId="41A95464" w14:textId="08CB5976" w:rsidR="00251B8D" w:rsidRPr="00EF5E94" w:rsidRDefault="00251B8D" w:rsidP="00EF5E94">
            <w:pPr>
              <w:spacing w:before="20" w:after="20"/>
              <w:contextualSpacing/>
            </w:pPr>
            <w:r>
              <w:t>mallas</w:t>
            </w:r>
          </w:p>
        </w:tc>
        <w:tc>
          <w:tcPr>
            <w:tcW w:w="0" w:type="auto"/>
            <w:tcBorders>
              <w:top w:val="single" w:sz="4" w:space="0" w:color="auto"/>
              <w:bottom w:val="single" w:sz="4" w:space="0" w:color="auto"/>
            </w:tcBorders>
          </w:tcPr>
          <w:p w14:paraId="18175CF1" w14:textId="7C33AE59" w:rsidR="00251B8D" w:rsidRPr="00EF5E94" w:rsidRDefault="00251B8D" w:rsidP="00EF5E94">
            <w:pPr>
              <w:spacing w:before="20" w:after="20"/>
              <w:contextualSpacing/>
            </w:pPr>
            <w:r>
              <w:t>sg.nom.</w:t>
            </w:r>
          </w:p>
        </w:tc>
        <w:tc>
          <w:tcPr>
            <w:tcW w:w="0" w:type="auto"/>
            <w:tcBorders>
              <w:top w:val="single" w:sz="4" w:space="0" w:color="auto"/>
              <w:bottom w:val="single" w:sz="4" w:space="0" w:color="auto"/>
            </w:tcBorders>
          </w:tcPr>
          <w:p w14:paraId="0E170C0C" w14:textId="2535D6AB" w:rsidR="00251B8D" w:rsidRPr="00EF5E94" w:rsidRDefault="00251B8D" w:rsidP="00EF5E94">
            <w:pPr>
              <w:spacing w:before="20" w:after="20"/>
              <w:contextualSpacing/>
            </w:pPr>
            <w:r>
              <w:t>malthaat</w:t>
            </w:r>
          </w:p>
        </w:tc>
        <w:tc>
          <w:tcPr>
            <w:tcW w:w="0" w:type="auto"/>
            <w:tcBorders>
              <w:top w:val="single" w:sz="4" w:space="0" w:color="auto"/>
              <w:bottom w:val="single" w:sz="4" w:space="0" w:color="auto"/>
            </w:tcBorders>
          </w:tcPr>
          <w:p w14:paraId="53555082" w14:textId="1D791B57" w:rsidR="00251B8D" w:rsidRPr="00EF5E94" w:rsidRDefault="00251B8D" w:rsidP="00EF5E94">
            <w:pPr>
              <w:spacing w:before="20" w:after="20"/>
              <w:contextualSpacing/>
            </w:pPr>
            <w:r>
              <w:t>pl.nom.</w:t>
            </w:r>
          </w:p>
        </w:tc>
      </w:tr>
      <w:tr w:rsidR="00CE7F1A" w:rsidRPr="00EF5E94" w14:paraId="3F17225D" w14:textId="77777777" w:rsidTr="000B0CBB">
        <w:trPr>
          <w:cantSplit/>
          <w:tblHeader/>
        </w:trPr>
        <w:tc>
          <w:tcPr>
            <w:tcW w:w="0" w:type="auto"/>
            <w:tcBorders>
              <w:top w:val="single" w:sz="4" w:space="0" w:color="auto"/>
            </w:tcBorders>
          </w:tcPr>
          <w:p w14:paraId="1E595DFC" w14:textId="77777777" w:rsidR="00CE7F1A" w:rsidRPr="00EF5E94" w:rsidRDefault="00CE7F1A" w:rsidP="00EF5E94">
            <w:pPr>
              <w:spacing w:before="20" w:after="20"/>
              <w:contextualSpacing/>
            </w:pPr>
            <w:r w:rsidRPr="00EF5E94">
              <w:t>ltt : lt</w:t>
            </w:r>
          </w:p>
        </w:tc>
        <w:tc>
          <w:tcPr>
            <w:tcW w:w="0" w:type="auto"/>
            <w:tcBorders>
              <w:top w:val="single" w:sz="4" w:space="0" w:color="auto"/>
            </w:tcBorders>
          </w:tcPr>
          <w:p w14:paraId="65774471" w14:textId="77777777" w:rsidR="00CE7F1A" w:rsidRPr="00EF5E94" w:rsidRDefault="00CE7F1A" w:rsidP="00EF5E94">
            <w:pPr>
              <w:spacing w:before="20" w:after="20"/>
              <w:contextualSpacing/>
            </w:pPr>
            <w:r w:rsidRPr="00EF5E94">
              <w:t>polttaat : polttanu</w:t>
            </w:r>
          </w:p>
        </w:tc>
        <w:tc>
          <w:tcPr>
            <w:tcW w:w="0" w:type="auto"/>
            <w:tcBorders>
              <w:top w:val="single" w:sz="4" w:space="0" w:color="auto"/>
            </w:tcBorders>
          </w:tcPr>
          <w:p w14:paraId="2B899039" w14:textId="3425F0FE" w:rsidR="00CE7F1A" w:rsidRPr="00EF5E94" w:rsidRDefault="00CE7F1A" w:rsidP="00EF5E94">
            <w:pPr>
              <w:spacing w:before="20" w:after="20"/>
              <w:contextualSpacing/>
            </w:pPr>
            <w:r w:rsidRPr="00EF5E94">
              <w:t xml:space="preserve">1.inf. : </w:t>
            </w:r>
            <w:r>
              <w:t>partis.perf</w:t>
            </w:r>
            <w:r w:rsidRPr="00EF5E94">
              <w:t>.</w:t>
            </w:r>
          </w:p>
          <w:p w14:paraId="576EA722" w14:textId="77777777" w:rsidR="00CE7F1A" w:rsidRPr="00EF5E94" w:rsidRDefault="00CE7F1A" w:rsidP="00EF5E94">
            <w:pPr>
              <w:spacing w:before="20" w:after="20"/>
              <w:contextualSpacing/>
            </w:pPr>
            <w:r w:rsidRPr="00EF5E94">
              <w:t>sg.nom</w:t>
            </w:r>
          </w:p>
        </w:tc>
        <w:tc>
          <w:tcPr>
            <w:tcW w:w="0" w:type="auto"/>
            <w:tcBorders>
              <w:top w:val="single" w:sz="4" w:space="0" w:color="auto"/>
              <w:bottom w:val="single" w:sz="4" w:space="0" w:color="auto"/>
            </w:tcBorders>
          </w:tcPr>
          <w:p w14:paraId="4B0EA7AE" w14:textId="77777777" w:rsidR="00CE7F1A" w:rsidRPr="00EF5E94" w:rsidRDefault="00CE7F1A" w:rsidP="00EF5E94">
            <w:pPr>
              <w:spacing w:before="20" w:after="20"/>
              <w:contextualSpacing/>
            </w:pPr>
            <w:r w:rsidRPr="00EF5E94">
              <w:t>poltan</w:t>
            </w:r>
          </w:p>
        </w:tc>
        <w:tc>
          <w:tcPr>
            <w:tcW w:w="0" w:type="auto"/>
            <w:tcBorders>
              <w:top w:val="single" w:sz="4" w:space="0" w:color="auto"/>
              <w:bottom w:val="single" w:sz="4" w:space="0" w:color="auto"/>
            </w:tcBorders>
          </w:tcPr>
          <w:p w14:paraId="0C43A05F" w14:textId="5AA2BD15" w:rsidR="00CE7F1A" w:rsidRPr="00EF5E94" w:rsidRDefault="00CE7F1A" w:rsidP="00EF5E94">
            <w:pPr>
              <w:spacing w:before="20" w:after="20"/>
              <w:contextualSpacing/>
            </w:pPr>
            <w:r w:rsidRPr="00EF5E94">
              <w:t>prees.</w:t>
            </w:r>
            <w:r w:rsidR="001337F6">
              <w:t>sg1</w:t>
            </w:r>
          </w:p>
        </w:tc>
        <w:tc>
          <w:tcPr>
            <w:tcW w:w="0" w:type="auto"/>
            <w:gridSpan w:val="2"/>
            <w:tcBorders>
              <w:top w:val="single" w:sz="4" w:space="0" w:color="auto"/>
              <w:bottom w:val="single" w:sz="4" w:space="0" w:color="auto"/>
            </w:tcBorders>
          </w:tcPr>
          <w:p w14:paraId="616371F1" w14:textId="77777777" w:rsidR="00CE7F1A" w:rsidRPr="00EF5E94" w:rsidRDefault="00CE7F1A" w:rsidP="00EF5E94">
            <w:pPr>
              <w:spacing w:before="20" w:after="20"/>
              <w:contextualSpacing/>
            </w:pPr>
          </w:p>
        </w:tc>
      </w:tr>
      <w:tr w:rsidR="00C2545E" w:rsidRPr="00EF5E94" w14:paraId="29BFE685" w14:textId="77777777" w:rsidTr="000B0CBB">
        <w:trPr>
          <w:cantSplit/>
          <w:tblHeader/>
        </w:trPr>
        <w:tc>
          <w:tcPr>
            <w:tcW w:w="0" w:type="auto"/>
            <w:vMerge w:val="restart"/>
          </w:tcPr>
          <w:p w14:paraId="758E0E44" w14:textId="6B2033FF" w:rsidR="00C2545E" w:rsidRPr="00EF5E94" w:rsidRDefault="00A44F54" w:rsidP="00EF5E94">
            <w:pPr>
              <w:spacing w:before="20" w:after="20"/>
              <w:contextualSpacing/>
            </w:pPr>
            <w:r>
              <w:t xml:space="preserve">ht : hđ ~ </w:t>
            </w:r>
            <w:r w:rsidR="005451C3">
              <w:t>h</w:t>
            </w:r>
          </w:p>
        </w:tc>
        <w:tc>
          <w:tcPr>
            <w:tcW w:w="0" w:type="auto"/>
            <w:gridSpan w:val="2"/>
            <w:vMerge w:val="restart"/>
          </w:tcPr>
          <w:p w14:paraId="65C647A7" w14:textId="1BFDB41D" w:rsidR="00C2545E" w:rsidRPr="00EF5E94" w:rsidRDefault="00C2545E" w:rsidP="00EF5E94">
            <w:pPr>
              <w:spacing w:before="20" w:after="20"/>
              <w:contextualSpacing/>
            </w:pPr>
            <w:r w:rsidRPr="00EF5E94">
              <w:t>II-graadii</w:t>
            </w:r>
            <w:r w:rsidR="00CE7F1A">
              <w:t xml:space="preserve"> ei ole</w:t>
            </w:r>
          </w:p>
        </w:tc>
        <w:tc>
          <w:tcPr>
            <w:tcW w:w="0" w:type="auto"/>
            <w:tcBorders>
              <w:bottom w:val="nil"/>
            </w:tcBorders>
          </w:tcPr>
          <w:p w14:paraId="02B7C2BD" w14:textId="77777777" w:rsidR="00C2545E" w:rsidRPr="00EF5E94" w:rsidRDefault="00C2545E" w:rsidP="00EF5E94">
            <w:pPr>
              <w:spacing w:before="20" w:after="20"/>
              <w:contextualSpacing/>
            </w:pPr>
            <w:r w:rsidRPr="00EF5E94">
              <w:t>lähteet</w:t>
            </w:r>
          </w:p>
        </w:tc>
        <w:tc>
          <w:tcPr>
            <w:tcW w:w="0" w:type="auto"/>
            <w:tcBorders>
              <w:bottom w:val="nil"/>
            </w:tcBorders>
          </w:tcPr>
          <w:p w14:paraId="5EB683CE" w14:textId="77777777" w:rsidR="00C2545E" w:rsidRPr="00EF5E94" w:rsidRDefault="00C2545E" w:rsidP="00EF5E94">
            <w:pPr>
              <w:spacing w:before="20" w:after="20"/>
              <w:contextualSpacing/>
            </w:pPr>
            <w:r w:rsidRPr="00EF5E94">
              <w:t>1.inf.</w:t>
            </w:r>
          </w:p>
        </w:tc>
        <w:tc>
          <w:tcPr>
            <w:tcW w:w="0" w:type="auto"/>
            <w:tcBorders>
              <w:bottom w:val="nil"/>
            </w:tcBorders>
          </w:tcPr>
          <w:p w14:paraId="1AEB6A0E" w14:textId="572E42FE" w:rsidR="00C2545E" w:rsidRPr="00EF5E94" w:rsidRDefault="00C2545E" w:rsidP="00EF5E94">
            <w:pPr>
              <w:spacing w:before="20" w:after="20"/>
              <w:contextualSpacing/>
            </w:pPr>
            <w:r w:rsidRPr="00EF5E94">
              <w:t>läh</w:t>
            </w:r>
            <w:r w:rsidR="005451C3">
              <w:t>(</w:t>
            </w:r>
            <w:r w:rsidRPr="00EF5E94">
              <w:t>đ</w:t>
            </w:r>
            <w:r w:rsidR="005451C3">
              <w:t>)</w:t>
            </w:r>
            <w:r w:rsidRPr="00EF5E94">
              <w:t>en</w:t>
            </w:r>
          </w:p>
        </w:tc>
        <w:tc>
          <w:tcPr>
            <w:tcW w:w="0" w:type="auto"/>
            <w:tcBorders>
              <w:bottom w:val="nil"/>
            </w:tcBorders>
          </w:tcPr>
          <w:p w14:paraId="54505B00" w14:textId="2373A59F" w:rsidR="00C2545E" w:rsidRPr="00EF5E94" w:rsidRDefault="00C2545E" w:rsidP="00EF5E94">
            <w:pPr>
              <w:spacing w:before="20" w:after="20"/>
              <w:contextualSpacing/>
            </w:pPr>
            <w:r w:rsidRPr="00EF5E94">
              <w:t>prees.</w:t>
            </w:r>
            <w:r w:rsidR="001337F6">
              <w:t>sg1</w:t>
            </w:r>
          </w:p>
        </w:tc>
      </w:tr>
      <w:tr w:rsidR="00C2545E" w:rsidRPr="00EF5E94" w14:paraId="4322AF6D" w14:textId="77777777" w:rsidTr="000B0CBB">
        <w:trPr>
          <w:cantSplit/>
          <w:tblHeader/>
        </w:trPr>
        <w:tc>
          <w:tcPr>
            <w:tcW w:w="0" w:type="auto"/>
            <w:vMerge/>
          </w:tcPr>
          <w:p w14:paraId="41FB35C9" w14:textId="77777777" w:rsidR="00C2545E" w:rsidRPr="00EF5E94" w:rsidRDefault="00C2545E" w:rsidP="00EF5E94">
            <w:pPr>
              <w:spacing w:before="20" w:after="20"/>
              <w:contextualSpacing/>
            </w:pPr>
          </w:p>
        </w:tc>
        <w:tc>
          <w:tcPr>
            <w:tcW w:w="0" w:type="auto"/>
            <w:gridSpan w:val="2"/>
            <w:vMerge/>
          </w:tcPr>
          <w:p w14:paraId="5D4B4612" w14:textId="77777777" w:rsidR="00C2545E" w:rsidRPr="00EF5E94" w:rsidRDefault="00C2545E" w:rsidP="00EF5E94">
            <w:pPr>
              <w:spacing w:before="20" w:after="20"/>
              <w:contextualSpacing/>
            </w:pPr>
          </w:p>
        </w:tc>
        <w:tc>
          <w:tcPr>
            <w:tcW w:w="0" w:type="auto"/>
            <w:tcBorders>
              <w:top w:val="nil"/>
              <w:bottom w:val="nil"/>
            </w:tcBorders>
          </w:tcPr>
          <w:p w14:paraId="2BCC0984" w14:textId="77777777" w:rsidR="00C2545E" w:rsidRPr="00EF5E94" w:rsidRDefault="00C2545E" w:rsidP="00EF5E94">
            <w:pPr>
              <w:spacing w:before="20" w:after="20"/>
              <w:contextualSpacing/>
            </w:pPr>
            <w:r w:rsidRPr="00EF5E94">
              <w:t>lehti : lehtee</w:t>
            </w:r>
          </w:p>
        </w:tc>
        <w:tc>
          <w:tcPr>
            <w:tcW w:w="0" w:type="auto"/>
            <w:tcBorders>
              <w:top w:val="nil"/>
              <w:bottom w:val="nil"/>
            </w:tcBorders>
          </w:tcPr>
          <w:p w14:paraId="4D95D2C9" w14:textId="77777777" w:rsidR="00C2545E" w:rsidRPr="00EF5E94" w:rsidRDefault="00C2545E" w:rsidP="00EF5E94">
            <w:pPr>
              <w:spacing w:before="20" w:after="20"/>
              <w:contextualSpacing/>
            </w:pPr>
            <w:r w:rsidRPr="00EF5E94">
              <w:t>sg.nom. : sg.part.</w:t>
            </w:r>
          </w:p>
        </w:tc>
        <w:tc>
          <w:tcPr>
            <w:tcW w:w="0" w:type="auto"/>
            <w:tcBorders>
              <w:top w:val="nil"/>
              <w:bottom w:val="nil"/>
            </w:tcBorders>
          </w:tcPr>
          <w:p w14:paraId="07C44DF4" w14:textId="0C35F700" w:rsidR="00C2545E" w:rsidRPr="00EF5E94" w:rsidRDefault="00C2545E" w:rsidP="00EF5E94">
            <w:pPr>
              <w:spacing w:before="20" w:after="20"/>
              <w:contextualSpacing/>
            </w:pPr>
            <w:r w:rsidRPr="00EF5E94">
              <w:t>leh</w:t>
            </w:r>
            <w:r w:rsidR="005451C3">
              <w:t>(</w:t>
            </w:r>
            <w:r w:rsidRPr="00EF5E94">
              <w:t>đ</w:t>
            </w:r>
            <w:r w:rsidR="005451C3">
              <w:t>)</w:t>
            </w:r>
            <w:r w:rsidRPr="00EF5E94">
              <w:t>en</w:t>
            </w:r>
          </w:p>
        </w:tc>
        <w:tc>
          <w:tcPr>
            <w:tcW w:w="0" w:type="auto"/>
            <w:tcBorders>
              <w:top w:val="nil"/>
              <w:bottom w:val="nil"/>
            </w:tcBorders>
          </w:tcPr>
          <w:p w14:paraId="10EF3075" w14:textId="77777777" w:rsidR="00C2545E" w:rsidRPr="00EF5E94" w:rsidRDefault="00C2545E" w:rsidP="00EF5E94">
            <w:pPr>
              <w:spacing w:before="20" w:after="20"/>
              <w:contextualSpacing/>
            </w:pPr>
            <w:r w:rsidRPr="00EF5E94">
              <w:t>sg.gen.</w:t>
            </w:r>
          </w:p>
        </w:tc>
      </w:tr>
      <w:tr w:rsidR="00C2545E" w:rsidRPr="00EF5E94" w14:paraId="3C2BD076" w14:textId="77777777" w:rsidTr="000B0CBB">
        <w:trPr>
          <w:cantSplit/>
          <w:tblHeader/>
        </w:trPr>
        <w:tc>
          <w:tcPr>
            <w:tcW w:w="0" w:type="auto"/>
            <w:vMerge/>
            <w:tcBorders>
              <w:bottom w:val="single" w:sz="4" w:space="0" w:color="auto"/>
            </w:tcBorders>
          </w:tcPr>
          <w:p w14:paraId="24B0C7E9" w14:textId="77777777" w:rsidR="00C2545E" w:rsidRPr="00EF5E94" w:rsidRDefault="00C2545E" w:rsidP="00EF5E94">
            <w:pPr>
              <w:spacing w:before="20" w:after="20"/>
              <w:contextualSpacing/>
            </w:pPr>
          </w:p>
        </w:tc>
        <w:tc>
          <w:tcPr>
            <w:tcW w:w="0" w:type="auto"/>
            <w:gridSpan w:val="2"/>
            <w:vMerge/>
            <w:tcBorders>
              <w:bottom w:val="single" w:sz="4" w:space="0" w:color="auto"/>
            </w:tcBorders>
          </w:tcPr>
          <w:p w14:paraId="2CF1EAEC" w14:textId="77777777" w:rsidR="00C2545E" w:rsidRPr="00EF5E94" w:rsidRDefault="00C2545E" w:rsidP="00EF5E94">
            <w:pPr>
              <w:spacing w:before="20" w:after="20"/>
              <w:contextualSpacing/>
            </w:pPr>
          </w:p>
        </w:tc>
        <w:tc>
          <w:tcPr>
            <w:tcW w:w="0" w:type="auto"/>
            <w:tcBorders>
              <w:top w:val="nil"/>
              <w:bottom w:val="single" w:sz="4" w:space="0" w:color="auto"/>
            </w:tcBorders>
          </w:tcPr>
          <w:p w14:paraId="57CE18D4" w14:textId="77777777" w:rsidR="00C2545E" w:rsidRPr="00EF5E94" w:rsidRDefault="00C2545E" w:rsidP="00EF5E94">
            <w:pPr>
              <w:spacing w:before="20" w:after="20"/>
              <w:contextualSpacing/>
            </w:pPr>
            <w:r w:rsidRPr="00EF5E94">
              <w:t>puhthaat</w:t>
            </w:r>
          </w:p>
        </w:tc>
        <w:tc>
          <w:tcPr>
            <w:tcW w:w="0" w:type="auto"/>
            <w:tcBorders>
              <w:top w:val="nil"/>
              <w:bottom w:val="single" w:sz="4" w:space="0" w:color="auto"/>
            </w:tcBorders>
          </w:tcPr>
          <w:p w14:paraId="189B6698" w14:textId="77777777" w:rsidR="00C2545E" w:rsidRPr="00EF5E94" w:rsidRDefault="00C2545E" w:rsidP="00EF5E94">
            <w:pPr>
              <w:spacing w:before="20" w:after="20"/>
              <w:contextualSpacing/>
            </w:pPr>
            <w:r w:rsidRPr="00EF5E94">
              <w:t>pl.nom.</w:t>
            </w:r>
          </w:p>
        </w:tc>
        <w:tc>
          <w:tcPr>
            <w:tcW w:w="0" w:type="auto"/>
            <w:tcBorders>
              <w:top w:val="nil"/>
              <w:bottom w:val="single" w:sz="4" w:space="0" w:color="auto"/>
            </w:tcBorders>
          </w:tcPr>
          <w:p w14:paraId="1CBB8613" w14:textId="05E8C870" w:rsidR="00C2545E" w:rsidRPr="00EF5E94" w:rsidRDefault="00C2545E" w:rsidP="00EF5E94">
            <w:pPr>
              <w:spacing w:before="20" w:after="20"/>
              <w:contextualSpacing/>
            </w:pPr>
            <w:r w:rsidRPr="00EF5E94">
              <w:t>puh</w:t>
            </w:r>
            <w:r w:rsidR="005451C3">
              <w:t>(</w:t>
            </w:r>
            <w:r w:rsidRPr="00EF5E94">
              <w:t>đ</w:t>
            </w:r>
            <w:r w:rsidR="005451C3">
              <w:t>)</w:t>
            </w:r>
            <w:r w:rsidRPr="00EF5E94">
              <w:t>as</w:t>
            </w:r>
          </w:p>
        </w:tc>
        <w:tc>
          <w:tcPr>
            <w:tcW w:w="0" w:type="auto"/>
            <w:tcBorders>
              <w:top w:val="nil"/>
              <w:bottom w:val="single" w:sz="4" w:space="0" w:color="auto"/>
            </w:tcBorders>
          </w:tcPr>
          <w:p w14:paraId="61134ADC" w14:textId="77777777" w:rsidR="00C2545E" w:rsidRPr="00EF5E94" w:rsidRDefault="00C2545E" w:rsidP="00EF5E94">
            <w:pPr>
              <w:spacing w:before="20" w:after="20"/>
              <w:contextualSpacing/>
            </w:pPr>
            <w:r w:rsidRPr="00EF5E94">
              <w:t>sg.nom.</w:t>
            </w:r>
          </w:p>
        </w:tc>
      </w:tr>
    </w:tbl>
    <w:p w14:paraId="645D1411" w14:textId="2FE4188C" w:rsidR="00625FBD" w:rsidRPr="00A95D68" w:rsidRDefault="00625FBD" w:rsidP="00780A93">
      <w:pPr>
        <w:pStyle w:val="Undertittel"/>
      </w:pPr>
      <w:bookmarkStart w:id="257" w:name="_Toc311273730"/>
      <w:r w:rsidRPr="00A95D68">
        <w:t>Tabeli</w:t>
      </w:r>
      <w:r w:rsidR="0088318B">
        <w:t xml:space="preserve"> 4</w:t>
      </w:r>
      <w:r w:rsidRPr="00A95D68">
        <w:t xml:space="preserve">: Spesiaalivaihettelu: Klusiilin </w:t>
      </w:r>
      <w:r w:rsidRPr="00416F16">
        <w:rPr>
          <w:i/>
        </w:rPr>
        <w:t>p</w:t>
      </w:r>
      <w:r w:rsidRPr="00A95D68">
        <w:t xml:space="preserve"> vaihettelu</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1549"/>
        <w:gridCol w:w="1116"/>
        <w:gridCol w:w="1043"/>
        <w:gridCol w:w="1070"/>
        <w:gridCol w:w="1069"/>
        <w:gridCol w:w="1116"/>
      </w:tblGrid>
      <w:tr w:rsidR="00625FBD" w:rsidRPr="00EF5E94" w14:paraId="33AC0F20" w14:textId="77777777" w:rsidTr="00B23AB0">
        <w:trPr>
          <w:cantSplit/>
          <w:tblHeader/>
        </w:trPr>
        <w:tc>
          <w:tcPr>
            <w:tcW w:w="0" w:type="auto"/>
            <w:tcBorders>
              <w:bottom w:val="single" w:sz="4" w:space="0" w:color="auto"/>
            </w:tcBorders>
          </w:tcPr>
          <w:p w14:paraId="61D7BC38" w14:textId="77777777" w:rsidR="00625FBD" w:rsidRPr="00EF5E94" w:rsidRDefault="00625FBD" w:rsidP="00EF5E94">
            <w:pPr>
              <w:pStyle w:val="Topptekst"/>
              <w:keepNext/>
              <w:spacing w:before="20" w:after="20"/>
              <w:contextualSpacing/>
            </w:pPr>
            <w:r w:rsidRPr="00EF5E94">
              <w:t>Vaihettelu</w:t>
            </w:r>
          </w:p>
        </w:tc>
        <w:tc>
          <w:tcPr>
            <w:tcW w:w="0" w:type="auto"/>
            <w:tcBorders>
              <w:bottom w:val="single" w:sz="4" w:space="0" w:color="auto"/>
            </w:tcBorders>
          </w:tcPr>
          <w:p w14:paraId="2C5CADB3" w14:textId="77777777" w:rsidR="00625FBD" w:rsidRPr="00EF5E94" w:rsidRDefault="00625FBD" w:rsidP="00EF5E94">
            <w:pPr>
              <w:pStyle w:val="Topptekst"/>
              <w:keepNext/>
              <w:spacing w:before="20" w:after="20"/>
              <w:contextualSpacing/>
            </w:pPr>
            <w:r w:rsidRPr="00EF5E94">
              <w:t>II-graadi</w:t>
            </w:r>
          </w:p>
        </w:tc>
        <w:tc>
          <w:tcPr>
            <w:tcW w:w="0" w:type="auto"/>
            <w:tcBorders>
              <w:bottom w:val="single" w:sz="4" w:space="0" w:color="auto"/>
            </w:tcBorders>
          </w:tcPr>
          <w:p w14:paraId="7A808171" w14:textId="77777777" w:rsidR="00625FBD" w:rsidRPr="00EF5E94" w:rsidRDefault="00625FBD" w:rsidP="00EF5E94">
            <w:pPr>
              <w:pStyle w:val="Topptekst"/>
              <w:keepNext/>
              <w:spacing w:before="20" w:after="20"/>
              <w:contextualSpacing/>
            </w:pPr>
            <w:r w:rsidRPr="00EF5E94">
              <w:t>Haamu-</w:t>
            </w:r>
          </w:p>
          <w:p w14:paraId="2EF2CEF4" w14:textId="77777777" w:rsidR="00625FBD" w:rsidRPr="00EF5E94" w:rsidRDefault="00625FBD" w:rsidP="00EF5E94">
            <w:pPr>
              <w:pStyle w:val="Topptekst"/>
              <w:keepNext/>
              <w:spacing w:before="20" w:after="20"/>
              <w:contextualSpacing/>
            </w:pPr>
            <w:r w:rsidRPr="00EF5E94">
              <w:t>kategorii</w:t>
            </w:r>
          </w:p>
        </w:tc>
        <w:tc>
          <w:tcPr>
            <w:tcW w:w="0" w:type="auto"/>
            <w:tcBorders>
              <w:bottom w:val="single" w:sz="4" w:space="0" w:color="auto"/>
            </w:tcBorders>
          </w:tcPr>
          <w:p w14:paraId="33FA26B5" w14:textId="77777777" w:rsidR="00625FBD" w:rsidRPr="00EF5E94" w:rsidRDefault="00625FBD" w:rsidP="00EF5E94">
            <w:pPr>
              <w:pStyle w:val="Topptekst"/>
              <w:keepNext/>
              <w:spacing w:before="20" w:after="20"/>
              <w:contextualSpacing/>
            </w:pPr>
            <w:r w:rsidRPr="00EF5E94">
              <w:t>I-graadi</w:t>
            </w:r>
          </w:p>
        </w:tc>
        <w:tc>
          <w:tcPr>
            <w:tcW w:w="0" w:type="auto"/>
            <w:tcBorders>
              <w:bottom w:val="single" w:sz="4" w:space="0" w:color="auto"/>
            </w:tcBorders>
          </w:tcPr>
          <w:p w14:paraId="1EABACD9" w14:textId="77777777" w:rsidR="00625FBD" w:rsidRPr="00EF5E94" w:rsidRDefault="00625FBD" w:rsidP="00EF5E94">
            <w:pPr>
              <w:pStyle w:val="Topptekst"/>
              <w:keepNext/>
              <w:spacing w:before="20" w:after="20"/>
              <w:contextualSpacing/>
            </w:pPr>
            <w:r w:rsidRPr="00EF5E94">
              <w:t>Haamu-</w:t>
            </w:r>
          </w:p>
          <w:p w14:paraId="3B12B210" w14:textId="77777777" w:rsidR="00625FBD" w:rsidRPr="00EF5E94" w:rsidRDefault="00625FBD" w:rsidP="00EF5E94">
            <w:pPr>
              <w:pStyle w:val="Topptekst"/>
              <w:keepNext/>
              <w:spacing w:before="20" w:after="20"/>
              <w:contextualSpacing/>
            </w:pPr>
            <w:r w:rsidRPr="00EF5E94">
              <w:t>kategorii</w:t>
            </w:r>
          </w:p>
        </w:tc>
        <w:tc>
          <w:tcPr>
            <w:tcW w:w="0" w:type="auto"/>
            <w:tcBorders>
              <w:bottom w:val="single" w:sz="4" w:space="0" w:color="auto"/>
            </w:tcBorders>
          </w:tcPr>
          <w:p w14:paraId="5745D040" w14:textId="77777777" w:rsidR="00625FBD" w:rsidRPr="00EF5E94" w:rsidRDefault="00625FBD" w:rsidP="00EF5E94">
            <w:pPr>
              <w:pStyle w:val="Topptekst"/>
              <w:keepNext/>
              <w:spacing w:before="20" w:after="20"/>
              <w:contextualSpacing/>
            </w:pPr>
            <w:r w:rsidRPr="00EF5E94">
              <w:t>O-graadi</w:t>
            </w:r>
          </w:p>
        </w:tc>
        <w:tc>
          <w:tcPr>
            <w:tcW w:w="0" w:type="auto"/>
            <w:tcBorders>
              <w:bottom w:val="single" w:sz="4" w:space="0" w:color="auto"/>
            </w:tcBorders>
          </w:tcPr>
          <w:p w14:paraId="2C53092F" w14:textId="77777777" w:rsidR="00625FBD" w:rsidRPr="00EF5E94" w:rsidRDefault="00625FBD" w:rsidP="00EF5E94">
            <w:pPr>
              <w:pStyle w:val="Topptekst"/>
              <w:keepNext/>
              <w:spacing w:before="20" w:after="20"/>
              <w:contextualSpacing/>
            </w:pPr>
            <w:r w:rsidRPr="00EF5E94">
              <w:t>Haamu-</w:t>
            </w:r>
          </w:p>
          <w:p w14:paraId="08941310" w14:textId="77777777" w:rsidR="00625FBD" w:rsidRPr="00EF5E94" w:rsidRDefault="00625FBD" w:rsidP="00EF5E94">
            <w:pPr>
              <w:pStyle w:val="Topptekst"/>
              <w:keepNext/>
              <w:spacing w:before="20" w:after="20"/>
              <w:contextualSpacing/>
            </w:pPr>
            <w:r w:rsidRPr="00EF5E94">
              <w:t>kategorii</w:t>
            </w:r>
          </w:p>
        </w:tc>
      </w:tr>
      <w:tr w:rsidR="00625FBD" w:rsidRPr="00EF5E94" w14:paraId="440DC1FD" w14:textId="77777777" w:rsidTr="00B23AB0">
        <w:trPr>
          <w:cantSplit/>
          <w:tblHeader/>
        </w:trPr>
        <w:tc>
          <w:tcPr>
            <w:tcW w:w="0" w:type="auto"/>
            <w:vMerge w:val="restart"/>
          </w:tcPr>
          <w:p w14:paraId="6ACD0EF2" w14:textId="77777777" w:rsidR="00625FBD" w:rsidRPr="00EF5E94" w:rsidRDefault="00625FBD" w:rsidP="00EF5E94">
            <w:pPr>
              <w:spacing w:before="20" w:after="20"/>
              <w:contextualSpacing/>
            </w:pPr>
            <w:r w:rsidRPr="00EF5E94">
              <w:t>pp : p : v</w:t>
            </w:r>
          </w:p>
        </w:tc>
        <w:tc>
          <w:tcPr>
            <w:tcW w:w="0" w:type="auto"/>
            <w:tcBorders>
              <w:bottom w:val="nil"/>
            </w:tcBorders>
          </w:tcPr>
          <w:p w14:paraId="57C34F53" w14:textId="77777777" w:rsidR="00625FBD" w:rsidRPr="00EF5E94" w:rsidRDefault="00625FBD" w:rsidP="00EF5E94">
            <w:pPr>
              <w:spacing w:before="20" w:after="20"/>
              <w:contextualSpacing/>
            </w:pPr>
            <w:r w:rsidRPr="00EF5E94">
              <w:t>appuu</w:t>
            </w:r>
          </w:p>
        </w:tc>
        <w:tc>
          <w:tcPr>
            <w:tcW w:w="0" w:type="auto"/>
            <w:tcBorders>
              <w:bottom w:val="nil"/>
            </w:tcBorders>
          </w:tcPr>
          <w:p w14:paraId="7AC71544" w14:textId="77777777" w:rsidR="00625FBD" w:rsidRPr="00EF5E94" w:rsidRDefault="00625FBD" w:rsidP="00EF5E94">
            <w:pPr>
              <w:spacing w:before="20" w:after="20"/>
              <w:contextualSpacing/>
            </w:pPr>
            <w:r w:rsidRPr="00EF5E94">
              <w:t>sg.part.</w:t>
            </w:r>
          </w:p>
        </w:tc>
        <w:tc>
          <w:tcPr>
            <w:tcW w:w="0" w:type="auto"/>
            <w:tcBorders>
              <w:bottom w:val="nil"/>
            </w:tcBorders>
          </w:tcPr>
          <w:p w14:paraId="4287C40B" w14:textId="77777777" w:rsidR="00625FBD" w:rsidRPr="00EF5E94" w:rsidRDefault="00625FBD" w:rsidP="00EF5E94">
            <w:pPr>
              <w:spacing w:before="20" w:after="20"/>
              <w:contextualSpacing/>
            </w:pPr>
            <w:r w:rsidRPr="00EF5E94">
              <w:t>apu</w:t>
            </w:r>
          </w:p>
        </w:tc>
        <w:tc>
          <w:tcPr>
            <w:tcW w:w="0" w:type="auto"/>
            <w:tcBorders>
              <w:bottom w:val="nil"/>
            </w:tcBorders>
          </w:tcPr>
          <w:p w14:paraId="6D78BB07" w14:textId="77777777" w:rsidR="00625FBD" w:rsidRPr="00EF5E94" w:rsidRDefault="00625FBD" w:rsidP="00EF5E94">
            <w:pPr>
              <w:spacing w:before="20" w:after="20"/>
              <w:contextualSpacing/>
            </w:pPr>
            <w:r w:rsidRPr="00EF5E94">
              <w:t>sg.nom.</w:t>
            </w:r>
          </w:p>
        </w:tc>
        <w:tc>
          <w:tcPr>
            <w:tcW w:w="0" w:type="auto"/>
            <w:tcBorders>
              <w:bottom w:val="nil"/>
            </w:tcBorders>
          </w:tcPr>
          <w:p w14:paraId="4BABDE00" w14:textId="77777777" w:rsidR="00625FBD" w:rsidRPr="00EF5E94" w:rsidRDefault="00625FBD" w:rsidP="00EF5E94">
            <w:pPr>
              <w:spacing w:before="20" w:after="20"/>
              <w:contextualSpacing/>
            </w:pPr>
            <w:r w:rsidRPr="00EF5E94">
              <w:t>avut</w:t>
            </w:r>
          </w:p>
        </w:tc>
        <w:tc>
          <w:tcPr>
            <w:tcW w:w="0" w:type="auto"/>
            <w:tcBorders>
              <w:bottom w:val="nil"/>
            </w:tcBorders>
          </w:tcPr>
          <w:p w14:paraId="1B70738E" w14:textId="77777777" w:rsidR="00625FBD" w:rsidRPr="00EF5E94" w:rsidRDefault="00625FBD" w:rsidP="00EF5E94">
            <w:pPr>
              <w:spacing w:before="20" w:after="20"/>
              <w:contextualSpacing/>
            </w:pPr>
            <w:r w:rsidRPr="00EF5E94">
              <w:t>pl.nom.</w:t>
            </w:r>
          </w:p>
        </w:tc>
      </w:tr>
      <w:tr w:rsidR="00625FBD" w:rsidRPr="00EF5E94" w14:paraId="13E8D495" w14:textId="77777777" w:rsidTr="00B23AB0">
        <w:trPr>
          <w:cantSplit/>
          <w:tblHeader/>
        </w:trPr>
        <w:tc>
          <w:tcPr>
            <w:tcW w:w="0" w:type="auto"/>
            <w:vMerge/>
          </w:tcPr>
          <w:p w14:paraId="5ED7D19D" w14:textId="77777777" w:rsidR="00625FBD" w:rsidRPr="00EF5E94" w:rsidRDefault="00625FBD" w:rsidP="00EF5E94">
            <w:pPr>
              <w:spacing w:before="20" w:after="20"/>
              <w:contextualSpacing/>
            </w:pPr>
          </w:p>
        </w:tc>
        <w:tc>
          <w:tcPr>
            <w:tcW w:w="0" w:type="auto"/>
            <w:tcBorders>
              <w:top w:val="nil"/>
              <w:bottom w:val="nil"/>
            </w:tcBorders>
          </w:tcPr>
          <w:p w14:paraId="1891518C" w14:textId="77777777" w:rsidR="00625FBD" w:rsidRPr="00EF5E94" w:rsidRDefault="00625FBD" w:rsidP="00EF5E94">
            <w:pPr>
              <w:spacing w:before="20" w:after="20"/>
              <w:contextualSpacing/>
            </w:pPr>
            <w:r w:rsidRPr="00EF5E94">
              <w:t>leippää</w:t>
            </w:r>
          </w:p>
        </w:tc>
        <w:tc>
          <w:tcPr>
            <w:tcW w:w="0" w:type="auto"/>
            <w:tcBorders>
              <w:top w:val="nil"/>
              <w:bottom w:val="nil"/>
            </w:tcBorders>
          </w:tcPr>
          <w:p w14:paraId="19F235B6" w14:textId="77777777" w:rsidR="00625FBD" w:rsidRPr="00EF5E94" w:rsidRDefault="00625FBD" w:rsidP="00EF5E94">
            <w:pPr>
              <w:spacing w:before="20" w:after="20"/>
              <w:contextualSpacing/>
            </w:pPr>
            <w:r w:rsidRPr="00EF5E94">
              <w:t>sg.part.</w:t>
            </w:r>
          </w:p>
        </w:tc>
        <w:tc>
          <w:tcPr>
            <w:tcW w:w="0" w:type="auto"/>
            <w:tcBorders>
              <w:top w:val="nil"/>
              <w:bottom w:val="nil"/>
            </w:tcBorders>
          </w:tcPr>
          <w:p w14:paraId="7C035663" w14:textId="77777777" w:rsidR="00625FBD" w:rsidRPr="00EF5E94" w:rsidRDefault="00625FBD" w:rsidP="00EF5E94">
            <w:pPr>
              <w:spacing w:before="20" w:after="20"/>
              <w:contextualSpacing/>
            </w:pPr>
            <w:r w:rsidRPr="00EF5E94">
              <w:t>leipä</w:t>
            </w:r>
          </w:p>
        </w:tc>
        <w:tc>
          <w:tcPr>
            <w:tcW w:w="0" w:type="auto"/>
            <w:tcBorders>
              <w:top w:val="nil"/>
              <w:bottom w:val="nil"/>
            </w:tcBorders>
          </w:tcPr>
          <w:p w14:paraId="27161AEA" w14:textId="77777777" w:rsidR="00625FBD" w:rsidRPr="00EF5E94" w:rsidRDefault="00625FBD" w:rsidP="00EF5E94">
            <w:pPr>
              <w:spacing w:before="20" w:after="20"/>
              <w:contextualSpacing/>
            </w:pPr>
            <w:r w:rsidRPr="00EF5E94">
              <w:t>sg.nom.</w:t>
            </w:r>
          </w:p>
        </w:tc>
        <w:tc>
          <w:tcPr>
            <w:tcW w:w="0" w:type="auto"/>
            <w:tcBorders>
              <w:top w:val="nil"/>
              <w:bottom w:val="nil"/>
            </w:tcBorders>
          </w:tcPr>
          <w:p w14:paraId="16133BBB" w14:textId="77777777" w:rsidR="00625FBD" w:rsidRPr="00EF5E94" w:rsidRDefault="00625FBD" w:rsidP="00EF5E94">
            <w:pPr>
              <w:spacing w:before="20" w:after="20"/>
              <w:contextualSpacing/>
            </w:pPr>
            <w:r w:rsidRPr="00EF5E94">
              <w:t>leivät</w:t>
            </w:r>
          </w:p>
        </w:tc>
        <w:tc>
          <w:tcPr>
            <w:tcW w:w="0" w:type="auto"/>
            <w:tcBorders>
              <w:top w:val="nil"/>
              <w:bottom w:val="nil"/>
            </w:tcBorders>
          </w:tcPr>
          <w:p w14:paraId="7AE73BAA" w14:textId="77777777" w:rsidR="00625FBD" w:rsidRPr="00EF5E94" w:rsidRDefault="00625FBD" w:rsidP="00EF5E94">
            <w:pPr>
              <w:spacing w:before="20" w:after="20"/>
              <w:contextualSpacing/>
            </w:pPr>
            <w:r w:rsidRPr="00EF5E94">
              <w:t>pl.nom.</w:t>
            </w:r>
          </w:p>
        </w:tc>
      </w:tr>
      <w:tr w:rsidR="00625FBD" w:rsidRPr="00EF5E94" w14:paraId="27F65B20" w14:textId="77777777" w:rsidTr="003457B5">
        <w:trPr>
          <w:cantSplit/>
          <w:tblHeader/>
        </w:trPr>
        <w:tc>
          <w:tcPr>
            <w:tcW w:w="0" w:type="auto"/>
            <w:vMerge/>
            <w:tcBorders>
              <w:bottom w:val="single" w:sz="4" w:space="0" w:color="auto"/>
            </w:tcBorders>
          </w:tcPr>
          <w:p w14:paraId="66301A4A" w14:textId="77777777" w:rsidR="00625FBD" w:rsidRPr="00EF5E94" w:rsidRDefault="00625FBD" w:rsidP="00EF5E94">
            <w:pPr>
              <w:spacing w:before="20" w:after="20"/>
              <w:contextualSpacing/>
            </w:pPr>
          </w:p>
        </w:tc>
        <w:tc>
          <w:tcPr>
            <w:tcW w:w="0" w:type="auto"/>
            <w:tcBorders>
              <w:top w:val="nil"/>
              <w:bottom w:val="single" w:sz="4" w:space="0" w:color="auto"/>
            </w:tcBorders>
          </w:tcPr>
          <w:p w14:paraId="5E6D71A2" w14:textId="77777777" w:rsidR="00625FBD" w:rsidRPr="00EF5E94" w:rsidRDefault="00625FBD" w:rsidP="00EF5E94">
            <w:pPr>
              <w:spacing w:before="20" w:after="20"/>
              <w:contextualSpacing/>
            </w:pPr>
            <w:r w:rsidRPr="00EF5E94">
              <w:t>leppää</w:t>
            </w:r>
          </w:p>
        </w:tc>
        <w:tc>
          <w:tcPr>
            <w:tcW w:w="0" w:type="auto"/>
            <w:tcBorders>
              <w:top w:val="nil"/>
              <w:bottom w:val="single" w:sz="4" w:space="0" w:color="auto"/>
            </w:tcBorders>
          </w:tcPr>
          <w:p w14:paraId="27AD2B25" w14:textId="26B86917" w:rsidR="00625FBD" w:rsidRPr="00EF5E94" w:rsidRDefault="00625FBD" w:rsidP="00EF5E94">
            <w:pPr>
              <w:spacing w:before="20" w:after="20"/>
              <w:contextualSpacing/>
            </w:pPr>
            <w:r w:rsidRPr="00EF5E94">
              <w:t>prees.</w:t>
            </w:r>
            <w:r w:rsidR="001337F6">
              <w:t>sg3</w:t>
            </w:r>
          </w:p>
        </w:tc>
        <w:tc>
          <w:tcPr>
            <w:tcW w:w="0" w:type="auto"/>
            <w:tcBorders>
              <w:top w:val="nil"/>
              <w:bottom w:val="single" w:sz="4" w:space="0" w:color="auto"/>
            </w:tcBorders>
          </w:tcPr>
          <w:p w14:paraId="395CF55F" w14:textId="77777777" w:rsidR="00625FBD" w:rsidRPr="00EF5E94" w:rsidRDefault="00625FBD" w:rsidP="00EF5E94">
            <w:pPr>
              <w:spacing w:before="20" w:after="20"/>
              <w:contextualSpacing/>
            </w:pPr>
            <w:r w:rsidRPr="00EF5E94">
              <w:t>lepäs</w:t>
            </w:r>
          </w:p>
        </w:tc>
        <w:tc>
          <w:tcPr>
            <w:tcW w:w="0" w:type="auto"/>
            <w:tcBorders>
              <w:top w:val="nil"/>
              <w:bottom w:val="single" w:sz="4" w:space="0" w:color="auto"/>
            </w:tcBorders>
          </w:tcPr>
          <w:p w14:paraId="3E3E0990" w14:textId="3E5AFF8D" w:rsidR="00625FBD" w:rsidRPr="00EF5E94" w:rsidRDefault="00625FBD" w:rsidP="00EF5E94">
            <w:pPr>
              <w:spacing w:before="20" w:after="20"/>
              <w:contextualSpacing/>
            </w:pPr>
            <w:r w:rsidRPr="00EF5E94">
              <w:t>pret.</w:t>
            </w:r>
            <w:r w:rsidR="001337F6">
              <w:t>sg3</w:t>
            </w:r>
          </w:p>
        </w:tc>
        <w:tc>
          <w:tcPr>
            <w:tcW w:w="0" w:type="auto"/>
            <w:tcBorders>
              <w:top w:val="nil"/>
              <w:bottom w:val="single" w:sz="4" w:space="0" w:color="auto"/>
            </w:tcBorders>
          </w:tcPr>
          <w:p w14:paraId="6D01C129" w14:textId="77777777" w:rsidR="00625FBD" w:rsidRPr="00EF5E94" w:rsidRDefault="00625FBD" w:rsidP="00EF5E94">
            <w:pPr>
              <w:spacing w:before="20" w:after="20"/>
              <w:contextualSpacing/>
            </w:pPr>
            <w:r w:rsidRPr="00EF5E94">
              <w:t>levätä</w:t>
            </w:r>
          </w:p>
        </w:tc>
        <w:tc>
          <w:tcPr>
            <w:tcW w:w="0" w:type="auto"/>
            <w:tcBorders>
              <w:top w:val="nil"/>
              <w:bottom w:val="single" w:sz="4" w:space="0" w:color="auto"/>
            </w:tcBorders>
          </w:tcPr>
          <w:p w14:paraId="775C38A7" w14:textId="77777777" w:rsidR="00625FBD" w:rsidRPr="00EF5E94" w:rsidRDefault="00625FBD" w:rsidP="00EF5E94">
            <w:pPr>
              <w:spacing w:before="20" w:after="20"/>
              <w:contextualSpacing/>
            </w:pPr>
            <w:r w:rsidRPr="00EF5E94">
              <w:t>1.inf.</w:t>
            </w:r>
          </w:p>
        </w:tc>
      </w:tr>
      <w:tr w:rsidR="00C742E8" w:rsidRPr="00EF5E94" w14:paraId="7305E575" w14:textId="77777777" w:rsidTr="000B0CBB">
        <w:trPr>
          <w:cantSplit/>
          <w:tblHeader/>
        </w:trPr>
        <w:tc>
          <w:tcPr>
            <w:tcW w:w="0" w:type="auto"/>
            <w:vMerge w:val="restart"/>
            <w:tcBorders>
              <w:top w:val="single" w:sz="4" w:space="0" w:color="auto"/>
            </w:tcBorders>
          </w:tcPr>
          <w:p w14:paraId="3112A93A" w14:textId="77777777" w:rsidR="00C742E8" w:rsidRPr="00EF5E94" w:rsidRDefault="00C742E8" w:rsidP="00EF5E94">
            <w:pPr>
              <w:spacing w:before="20" w:after="20"/>
              <w:contextualSpacing/>
            </w:pPr>
            <w:r w:rsidRPr="00EF5E94">
              <w:t>pp : p</w:t>
            </w:r>
          </w:p>
        </w:tc>
        <w:tc>
          <w:tcPr>
            <w:tcW w:w="0" w:type="auto"/>
            <w:tcBorders>
              <w:top w:val="nil"/>
              <w:bottom w:val="nil"/>
            </w:tcBorders>
          </w:tcPr>
          <w:p w14:paraId="33F2DE4D" w14:textId="77777777" w:rsidR="00C742E8" w:rsidRPr="00EF5E94" w:rsidRDefault="00C742E8" w:rsidP="00EF5E94">
            <w:pPr>
              <w:spacing w:before="20" w:after="20"/>
              <w:contextualSpacing/>
            </w:pPr>
            <w:r w:rsidRPr="00EF5E94">
              <w:t>leppä : leppää</w:t>
            </w:r>
          </w:p>
        </w:tc>
        <w:tc>
          <w:tcPr>
            <w:tcW w:w="0" w:type="auto"/>
            <w:tcBorders>
              <w:top w:val="nil"/>
              <w:bottom w:val="nil"/>
            </w:tcBorders>
          </w:tcPr>
          <w:p w14:paraId="65CB96C2" w14:textId="77777777" w:rsidR="00F904D4" w:rsidRDefault="00C742E8" w:rsidP="00EF5E94">
            <w:pPr>
              <w:spacing w:before="20" w:after="20"/>
              <w:contextualSpacing/>
            </w:pPr>
            <w:r w:rsidRPr="00EF5E94">
              <w:t>sg.nom. :</w:t>
            </w:r>
          </w:p>
          <w:p w14:paraId="4BE5BB82" w14:textId="70C8E379" w:rsidR="00C742E8" w:rsidRPr="00EF5E94" w:rsidRDefault="00C742E8" w:rsidP="00EF5E94">
            <w:pPr>
              <w:spacing w:before="20" w:after="20"/>
              <w:contextualSpacing/>
            </w:pPr>
            <w:r w:rsidRPr="00EF5E94">
              <w:t>sg.part.</w:t>
            </w:r>
          </w:p>
        </w:tc>
        <w:tc>
          <w:tcPr>
            <w:tcW w:w="0" w:type="auto"/>
            <w:tcBorders>
              <w:top w:val="nil"/>
              <w:bottom w:val="nil"/>
            </w:tcBorders>
          </w:tcPr>
          <w:p w14:paraId="47575380" w14:textId="77777777" w:rsidR="00C742E8" w:rsidRPr="00EF5E94" w:rsidRDefault="00C742E8" w:rsidP="00EF5E94">
            <w:pPr>
              <w:spacing w:before="20" w:after="20"/>
              <w:contextualSpacing/>
            </w:pPr>
            <w:r w:rsidRPr="00EF5E94">
              <w:t>lepän</w:t>
            </w:r>
          </w:p>
        </w:tc>
        <w:tc>
          <w:tcPr>
            <w:tcW w:w="0" w:type="auto"/>
            <w:tcBorders>
              <w:top w:val="nil"/>
              <w:bottom w:val="nil"/>
            </w:tcBorders>
          </w:tcPr>
          <w:p w14:paraId="7C2B3734" w14:textId="77777777" w:rsidR="00C742E8" w:rsidRPr="00EF5E94" w:rsidRDefault="00C742E8" w:rsidP="00EF5E94">
            <w:pPr>
              <w:spacing w:before="20" w:after="20"/>
              <w:contextualSpacing/>
            </w:pPr>
            <w:r w:rsidRPr="00EF5E94">
              <w:t>sg.gen.</w:t>
            </w:r>
          </w:p>
        </w:tc>
        <w:tc>
          <w:tcPr>
            <w:tcW w:w="0" w:type="auto"/>
            <w:gridSpan w:val="2"/>
            <w:vMerge w:val="restart"/>
            <w:tcBorders>
              <w:top w:val="nil"/>
              <w:bottom w:val="nil"/>
            </w:tcBorders>
          </w:tcPr>
          <w:p w14:paraId="757A61C6" w14:textId="77777777" w:rsidR="00C742E8" w:rsidRPr="00EF5E94" w:rsidRDefault="00C742E8" w:rsidP="00EF5E94">
            <w:pPr>
              <w:spacing w:before="20" w:after="20"/>
              <w:contextualSpacing/>
            </w:pPr>
          </w:p>
        </w:tc>
      </w:tr>
      <w:tr w:rsidR="00C742E8" w:rsidRPr="00EF5E94" w14:paraId="127B4482" w14:textId="77777777" w:rsidTr="000B0CBB">
        <w:trPr>
          <w:cantSplit/>
          <w:tblHeader/>
        </w:trPr>
        <w:tc>
          <w:tcPr>
            <w:tcW w:w="0" w:type="auto"/>
            <w:vMerge/>
          </w:tcPr>
          <w:p w14:paraId="4440B583" w14:textId="77777777" w:rsidR="00C742E8" w:rsidRPr="00EF5E94" w:rsidRDefault="00C742E8" w:rsidP="00EF5E94">
            <w:pPr>
              <w:spacing w:before="20" w:after="20"/>
              <w:contextualSpacing/>
            </w:pPr>
          </w:p>
        </w:tc>
        <w:tc>
          <w:tcPr>
            <w:tcW w:w="0" w:type="auto"/>
            <w:tcBorders>
              <w:top w:val="nil"/>
              <w:bottom w:val="nil"/>
            </w:tcBorders>
          </w:tcPr>
          <w:p w14:paraId="01802DBF" w14:textId="77777777" w:rsidR="00C742E8" w:rsidRPr="00EF5E94" w:rsidRDefault="00C742E8" w:rsidP="00EF5E94">
            <w:pPr>
              <w:spacing w:before="20" w:after="20"/>
              <w:contextualSpacing/>
            </w:pPr>
            <w:r w:rsidRPr="00EF5E94">
              <w:t>pappi : pappii</w:t>
            </w:r>
          </w:p>
        </w:tc>
        <w:tc>
          <w:tcPr>
            <w:tcW w:w="0" w:type="auto"/>
            <w:tcBorders>
              <w:top w:val="nil"/>
              <w:bottom w:val="nil"/>
            </w:tcBorders>
          </w:tcPr>
          <w:p w14:paraId="5C8FB66F" w14:textId="77777777" w:rsidR="00F904D4" w:rsidRDefault="00C742E8" w:rsidP="00EF5E94">
            <w:pPr>
              <w:spacing w:before="20" w:after="20"/>
              <w:contextualSpacing/>
            </w:pPr>
            <w:r w:rsidRPr="00EF5E94">
              <w:t>sg.nom. :</w:t>
            </w:r>
          </w:p>
          <w:p w14:paraId="7E4A22AB" w14:textId="4E638FC7" w:rsidR="00C742E8" w:rsidRPr="00EF5E94" w:rsidRDefault="00C742E8" w:rsidP="00EF5E94">
            <w:pPr>
              <w:spacing w:before="20" w:after="20"/>
              <w:contextualSpacing/>
            </w:pPr>
            <w:r w:rsidRPr="00EF5E94">
              <w:t>sg.part.</w:t>
            </w:r>
          </w:p>
        </w:tc>
        <w:tc>
          <w:tcPr>
            <w:tcW w:w="0" w:type="auto"/>
            <w:tcBorders>
              <w:top w:val="nil"/>
              <w:bottom w:val="nil"/>
            </w:tcBorders>
          </w:tcPr>
          <w:p w14:paraId="7D20FD81" w14:textId="77777777" w:rsidR="00C742E8" w:rsidRPr="00EF5E94" w:rsidRDefault="00C742E8" w:rsidP="00EF5E94">
            <w:pPr>
              <w:spacing w:before="20" w:after="20"/>
              <w:contextualSpacing/>
            </w:pPr>
            <w:r w:rsidRPr="00EF5E94">
              <w:t>papin</w:t>
            </w:r>
          </w:p>
        </w:tc>
        <w:tc>
          <w:tcPr>
            <w:tcW w:w="0" w:type="auto"/>
            <w:tcBorders>
              <w:top w:val="nil"/>
              <w:bottom w:val="nil"/>
            </w:tcBorders>
          </w:tcPr>
          <w:p w14:paraId="75AA3E5D" w14:textId="77777777" w:rsidR="00C742E8" w:rsidRPr="00EF5E94" w:rsidRDefault="00C742E8" w:rsidP="00EF5E94">
            <w:pPr>
              <w:spacing w:before="20" w:after="20"/>
              <w:contextualSpacing/>
            </w:pPr>
            <w:r w:rsidRPr="00EF5E94">
              <w:t>sg.gen.</w:t>
            </w:r>
          </w:p>
        </w:tc>
        <w:tc>
          <w:tcPr>
            <w:tcW w:w="0" w:type="auto"/>
            <w:gridSpan w:val="2"/>
            <w:vMerge/>
            <w:tcBorders>
              <w:top w:val="nil"/>
              <w:bottom w:val="nil"/>
            </w:tcBorders>
          </w:tcPr>
          <w:p w14:paraId="451D5CBB" w14:textId="77777777" w:rsidR="00C742E8" w:rsidRPr="00EF5E94" w:rsidRDefault="00C742E8" w:rsidP="00EF5E94">
            <w:pPr>
              <w:spacing w:before="20" w:after="20"/>
              <w:contextualSpacing/>
            </w:pPr>
          </w:p>
        </w:tc>
      </w:tr>
      <w:tr w:rsidR="00C742E8" w:rsidRPr="00EF5E94" w14:paraId="1807D3FA" w14:textId="77777777" w:rsidTr="000B0CBB">
        <w:trPr>
          <w:cantSplit/>
          <w:tblHeader/>
        </w:trPr>
        <w:tc>
          <w:tcPr>
            <w:tcW w:w="0" w:type="auto"/>
            <w:vMerge/>
            <w:tcBorders>
              <w:bottom w:val="dotted" w:sz="4" w:space="0" w:color="auto"/>
            </w:tcBorders>
          </w:tcPr>
          <w:p w14:paraId="73EF0201" w14:textId="77777777" w:rsidR="00C742E8" w:rsidRPr="00EF5E94" w:rsidRDefault="00C742E8" w:rsidP="00EF5E94">
            <w:pPr>
              <w:spacing w:before="20" w:after="20"/>
              <w:contextualSpacing/>
            </w:pPr>
          </w:p>
        </w:tc>
        <w:tc>
          <w:tcPr>
            <w:tcW w:w="0" w:type="auto"/>
            <w:tcBorders>
              <w:top w:val="nil"/>
              <w:bottom w:val="single" w:sz="4" w:space="0" w:color="auto"/>
            </w:tcBorders>
          </w:tcPr>
          <w:p w14:paraId="332CDF98" w14:textId="7F5BCAB3" w:rsidR="00C742E8" w:rsidRPr="00EF5E94" w:rsidRDefault="00C742E8" w:rsidP="00EF5E94">
            <w:pPr>
              <w:spacing w:before="20" w:after="20"/>
              <w:contextualSpacing/>
            </w:pPr>
            <w:r w:rsidRPr="00EF5E94">
              <w:t>saapphaat</w:t>
            </w:r>
          </w:p>
        </w:tc>
        <w:tc>
          <w:tcPr>
            <w:tcW w:w="0" w:type="auto"/>
            <w:tcBorders>
              <w:top w:val="nil"/>
              <w:bottom w:val="single" w:sz="4" w:space="0" w:color="auto"/>
            </w:tcBorders>
          </w:tcPr>
          <w:p w14:paraId="5B8A8E2D" w14:textId="1AA58C5F" w:rsidR="00C742E8" w:rsidRPr="00EF5E94" w:rsidRDefault="00C742E8" w:rsidP="00EF5E94">
            <w:pPr>
              <w:spacing w:before="20" w:after="20"/>
              <w:contextualSpacing/>
            </w:pPr>
            <w:r w:rsidRPr="00EF5E94">
              <w:t>pl.nom.</w:t>
            </w:r>
          </w:p>
        </w:tc>
        <w:tc>
          <w:tcPr>
            <w:tcW w:w="0" w:type="auto"/>
            <w:tcBorders>
              <w:top w:val="nil"/>
              <w:bottom w:val="single" w:sz="4" w:space="0" w:color="auto"/>
            </w:tcBorders>
          </w:tcPr>
          <w:p w14:paraId="6D7D4AE2" w14:textId="7F7C2DA9" w:rsidR="00C742E8" w:rsidRPr="00EF5E94" w:rsidRDefault="00C742E8" w:rsidP="00EF5E94">
            <w:pPr>
              <w:spacing w:before="20" w:after="20"/>
              <w:contextualSpacing/>
            </w:pPr>
            <w:r w:rsidRPr="00EF5E94">
              <w:t>saapas</w:t>
            </w:r>
          </w:p>
        </w:tc>
        <w:tc>
          <w:tcPr>
            <w:tcW w:w="0" w:type="auto"/>
            <w:tcBorders>
              <w:top w:val="nil"/>
              <w:bottom w:val="single" w:sz="4" w:space="0" w:color="auto"/>
            </w:tcBorders>
          </w:tcPr>
          <w:p w14:paraId="7AAEA793" w14:textId="59F09751" w:rsidR="00C742E8" w:rsidRPr="00EF5E94" w:rsidRDefault="00C742E8" w:rsidP="00EF5E94">
            <w:pPr>
              <w:spacing w:before="20" w:after="20"/>
              <w:contextualSpacing/>
            </w:pPr>
            <w:r w:rsidRPr="00EF5E94">
              <w:t>sg.nom.</w:t>
            </w:r>
          </w:p>
        </w:tc>
        <w:tc>
          <w:tcPr>
            <w:tcW w:w="0" w:type="auto"/>
            <w:gridSpan w:val="2"/>
            <w:vMerge/>
            <w:tcBorders>
              <w:top w:val="nil"/>
              <w:bottom w:val="single" w:sz="4" w:space="0" w:color="auto"/>
            </w:tcBorders>
          </w:tcPr>
          <w:p w14:paraId="06738026" w14:textId="77777777" w:rsidR="00C742E8" w:rsidRPr="00EF5E94" w:rsidRDefault="00C742E8" w:rsidP="00EF5E94">
            <w:pPr>
              <w:spacing w:before="20" w:after="20"/>
              <w:contextualSpacing/>
            </w:pPr>
          </w:p>
        </w:tc>
      </w:tr>
      <w:tr w:rsidR="00625FBD" w:rsidRPr="00EF5E94" w14:paraId="71393D5C" w14:textId="77777777" w:rsidTr="000B0CBB">
        <w:trPr>
          <w:cantSplit/>
          <w:tblHeader/>
        </w:trPr>
        <w:tc>
          <w:tcPr>
            <w:tcW w:w="0" w:type="auto"/>
            <w:vMerge w:val="restart"/>
          </w:tcPr>
          <w:p w14:paraId="1DFFE926" w14:textId="7141F43D" w:rsidR="00625FBD" w:rsidRPr="00EF5E94" w:rsidRDefault="00625FBD" w:rsidP="00EF5E94">
            <w:pPr>
              <w:spacing w:before="20" w:after="20"/>
              <w:contextualSpacing/>
            </w:pPr>
            <w:r w:rsidRPr="00EF5E94">
              <w:t>mpp : mp : m</w:t>
            </w:r>
            <w:r w:rsidR="0075485B">
              <w:t>(</w:t>
            </w:r>
            <w:r w:rsidRPr="00EF5E94">
              <w:t>m)</w:t>
            </w:r>
          </w:p>
        </w:tc>
        <w:tc>
          <w:tcPr>
            <w:tcW w:w="0" w:type="auto"/>
            <w:tcBorders>
              <w:top w:val="single" w:sz="4" w:space="0" w:color="auto"/>
              <w:bottom w:val="nil"/>
            </w:tcBorders>
          </w:tcPr>
          <w:p w14:paraId="7DA019F0" w14:textId="77777777" w:rsidR="00625FBD" w:rsidRPr="00EF5E94" w:rsidRDefault="00625FBD" w:rsidP="00EF5E94">
            <w:pPr>
              <w:spacing w:before="20" w:after="20"/>
              <w:contextualSpacing/>
            </w:pPr>
            <w:r w:rsidRPr="00EF5E94">
              <w:t>amppuut</w:t>
            </w:r>
          </w:p>
        </w:tc>
        <w:tc>
          <w:tcPr>
            <w:tcW w:w="0" w:type="auto"/>
            <w:tcBorders>
              <w:top w:val="single" w:sz="4" w:space="0" w:color="auto"/>
              <w:bottom w:val="nil"/>
            </w:tcBorders>
          </w:tcPr>
          <w:p w14:paraId="021002CE" w14:textId="77777777" w:rsidR="00625FBD" w:rsidRPr="00EF5E94" w:rsidRDefault="00625FBD" w:rsidP="00EF5E94">
            <w:pPr>
              <w:spacing w:before="20" w:after="20"/>
              <w:contextualSpacing/>
            </w:pPr>
            <w:r w:rsidRPr="00EF5E94">
              <w:t>1.inf.</w:t>
            </w:r>
          </w:p>
        </w:tc>
        <w:tc>
          <w:tcPr>
            <w:tcW w:w="0" w:type="auto"/>
            <w:tcBorders>
              <w:top w:val="single" w:sz="4" w:space="0" w:color="auto"/>
              <w:bottom w:val="nil"/>
            </w:tcBorders>
          </w:tcPr>
          <w:p w14:paraId="3B483AA1" w14:textId="77777777" w:rsidR="00625FBD" w:rsidRPr="00EF5E94" w:rsidRDefault="00625FBD" w:rsidP="00EF5E94">
            <w:pPr>
              <w:spacing w:before="20" w:after="20"/>
              <w:contextualSpacing/>
            </w:pPr>
            <w:r w:rsidRPr="00EF5E94">
              <w:t>ampui</w:t>
            </w:r>
          </w:p>
        </w:tc>
        <w:tc>
          <w:tcPr>
            <w:tcW w:w="0" w:type="auto"/>
            <w:tcBorders>
              <w:top w:val="single" w:sz="4" w:space="0" w:color="auto"/>
              <w:bottom w:val="nil"/>
            </w:tcBorders>
          </w:tcPr>
          <w:p w14:paraId="5CFE0942" w14:textId="67C5ED51" w:rsidR="00625FBD" w:rsidRPr="00EF5E94" w:rsidRDefault="00625FBD" w:rsidP="00EF5E94">
            <w:pPr>
              <w:spacing w:before="20" w:after="20"/>
              <w:contextualSpacing/>
            </w:pPr>
            <w:r w:rsidRPr="00EF5E94">
              <w:t>pret.</w:t>
            </w:r>
            <w:r w:rsidR="001337F6">
              <w:t>sg3</w:t>
            </w:r>
          </w:p>
        </w:tc>
        <w:tc>
          <w:tcPr>
            <w:tcW w:w="0" w:type="auto"/>
            <w:tcBorders>
              <w:top w:val="single" w:sz="4" w:space="0" w:color="auto"/>
              <w:bottom w:val="nil"/>
            </w:tcBorders>
          </w:tcPr>
          <w:p w14:paraId="18B6007F" w14:textId="77777777" w:rsidR="00625FBD" w:rsidRPr="00EF5E94" w:rsidRDefault="00625FBD" w:rsidP="00EF5E94">
            <w:pPr>
              <w:spacing w:before="20" w:after="20"/>
              <w:contextualSpacing/>
            </w:pPr>
            <w:r w:rsidRPr="00EF5E94">
              <w:t>ammun</w:t>
            </w:r>
          </w:p>
        </w:tc>
        <w:tc>
          <w:tcPr>
            <w:tcW w:w="0" w:type="auto"/>
            <w:tcBorders>
              <w:bottom w:val="nil"/>
            </w:tcBorders>
          </w:tcPr>
          <w:p w14:paraId="193DC19C" w14:textId="34F42E7B" w:rsidR="00625FBD" w:rsidRPr="00EF5E94" w:rsidRDefault="00625FBD" w:rsidP="00EF5E94">
            <w:pPr>
              <w:spacing w:before="20" w:after="20"/>
              <w:contextualSpacing/>
            </w:pPr>
            <w:r w:rsidRPr="00EF5E94">
              <w:t>prees.</w:t>
            </w:r>
            <w:r w:rsidR="001337F6">
              <w:t>sg1</w:t>
            </w:r>
          </w:p>
        </w:tc>
      </w:tr>
      <w:tr w:rsidR="00625FBD" w:rsidRPr="00EF5E94" w14:paraId="14A39ABD" w14:textId="77777777" w:rsidTr="000B0CBB">
        <w:trPr>
          <w:cantSplit/>
          <w:trHeight w:val="314"/>
          <w:tblHeader/>
        </w:trPr>
        <w:tc>
          <w:tcPr>
            <w:tcW w:w="0" w:type="auto"/>
            <w:vMerge/>
          </w:tcPr>
          <w:p w14:paraId="3BF3DB66" w14:textId="77777777" w:rsidR="00625FBD" w:rsidRPr="00EF5E94" w:rsidRDefault="00625FBD" w:rsidP="00EF5E94">
            <w:pPr>
              <w:spacing w:before="20" w:after="20"/>
              <w:contextualSpacing/>
            </w:pPr>
          </w:p>
        </w:tc>
        <w:tc>
          <w:tcPr>
            <w:tcW w:w="0" w:type="auto"/>
            <w:tcBorders>
              <w:top w:val="nil"/>
              <w:bottom w:val="nil"/>
            </w:tcBorders>
          </w:tcPr>
          <w:p w14:paraId="15349DF7" w14:textId="77777777" w:rsidR="00625FBD" w:rsidRPr="00EF5E94" w:rsidRDefault="00625FBD" w:rsidP="00EF5E94">
            <w:pPr>
              <w:spacing w:before="20" w:after="20"/>
              <w:contextualSpacing/>
            </w:pPr>
            <w:r w:rsidRPr="00EF5E94">
              <w:t>temppaa</w:t>
            </w:r>
          </w:p>
        </w:tc>
        <w:tc>
          <w:tcPr>
            <w:tcW w:w="0" w:type="auto"/>
            <w:tcBorders>
              <w:top w:val="nil"/>
              <w:bottom w:val="nil"/>
            </w:tcBorders>
          </w:tcPr>
          <w:p w14:paraId="1E9CD244" w14:textId="1951FB43" w:rsidR="00625FBD" w:rsidRPr="00EF5E94" w:rsidRDefault="00625FBD" w:rsidP="00EF5E94">
            <w:pPr>
              <w:spacing w:before="20" w:after="20"/>
              <w:contextualSpacing/>
            </w:pPr>
            <w:r w:rsidRPr="00EF5E94">
              <w:t>prees.</w:t>
            </w:r>
            <w:r w:rsidR="001337F6">
              <w:t>sg3</w:t>
            </w:r>
          </w:p>
        </w:tc>
        <w:tc>
          <w:tcPr>
            <w:tcW w:w="0" w:type="auto"/>
            <w:tcBorders>
              <w:top w:val="nil"/>
              <w:bottom w:val="nil"/>
            </w:tcBorders>
          </w:tcPr>
          <w:p w14:paraId="013B43C3" w14:textId="77777777" w:rsidR="00625FBD" w:rsidRPr="00EF5E94" w:rsidRDefault="00625FBD" w:rsidP="00EF5E94">
            <w:pPr>
              <w:spacing w:before="20" w:after="20"/>
              <w:contextualSpacing/>
            </w:pPr>
            <w:r w:rsidRPr="00EF5E94">
              <w:t>tempas</w:t>
            </w:r>
          </w:p>
        </w:tc>
        <w:tc>
          <w:tcPr>
            <w:tcW w:w="0" w:type="auto"/>
            <w:tcBorders>
              <w:top w:val="nil"/>
              <w:bottom w:val="nil"/>
            </w:tcBorders>
          </w:tcPr>
          <w:p w14:paraId="59A34723" w14:textId="0012B520" w:rsidR="00625FBD" w:rsidRPr="00EF5E94" w:rsidRDefault="00625FBD" w:rsidP="00EF5E94">
            <w:pPr>
              <w:spacing w:before="20" w:after="20"/>
              <w:contextualSpacing/>
            </w:pPr>
            <w:r w:rsidRPr="00EF5E94">
              <w:t>pret.</w:t>
            </w:r>
            <w:r w:rsidR="001337F6">
              <w:t>sg3</w:t>
            </w:r>
          </w:p>
        </w:tc>
        <w:tc>
          <w:tcPr>
            <w:tcW w:w="0" w:type="auto"/>
            <w:tcBorders>
              <w:top w:val="nil"/>
              <w:bottom w:val="nil"/>
            </w:tcBorders>
          </w:tcPr>
          <w:p w14:paraId="67ECE580" w14:textId="77777777" w:rsidR="00625FBD" w:rsidRPr="00EF5E94" w:rsidRDefault="00625FBD" w:rsidP="00EF5E94">
            <w:pPr>
              <w:spacing w:before="20" w:after="20"/>
              <w:contextualSpacing/>
            </w:pPr>
            <w:r w:rsidRPr="00EF5E94">
              <w:t>temmata</w:t>
            </w:r>
          </w:p>
        </w:tc>
        <w:tc>
          <w:tcPr>
            <w:tcW w:w="0" w:type="auto"/>
            <w:tcBorders>
              <w:top w:val="nil"/>
              <w:bottom w:val="nil"/>
            </w:tcBorders>
          </w:tcPr>
          <w:p w14:paraId="062D585D" w14:textId="77777777" w:rsidR="00625FBD" w:rsidRPr="00EF5E94" w:rsidRDefault="00625FBD" w:rsidP="00EF5E94">
            <w:pPr>
              <w:spacing w:before="20" w:after="20"/>
              <w:contextualSpacing/>
            </w:pPr>
            <w:r w:rsidRPr="00EF5E94">
              <w:t>1.inf.</w:t>
            </w:r>
          </w:p>
        </w:tc>
      </w:tr>
      <w:tr w:rsidR="00625FBD" w:rsidRPr="00EF5E94" w14:paraId="67518058" w14:textId="77777777" w:rsidTr="000B0CBB">
        <w:trPr>
          <w:cantSplit/>
          <w:trHeight w:val="108"/>
          <w:tblHeader/>
        </w:trPr>
        <w:tc>
          <w:tcPr>
            <w:tcW w:w="0" w:type="auto"/>
            <w:vMerge/>
            <w:tcBorders>
              <w:bottom w:val="single" w:sz="4" w:space="0" w:color="auto"/>
            </w:tcBorders>
          </w:tcPr>
          <w:p w14:paraId="63740BEA" w14:textId="77777777" w:rsidR="00625FBD" w:rsidRPr="00EF5E94" w:rsidRDefault="00625FBD" w:rsidP="00EF5E94">
            <w:pPr>
              <w:spacing w:before="20" w:after="20"/>
              <w:contextualSpacing/>
            </w:pPr>
          </w:p>
        </w:tc>
        <w:tc>
          <w:tcPr>
            <w:tcW w:w="0" w:type="auto"/>
            <w:tcBorders>
              <w:top w:val="nil"/>
              <w:bottom w:val="single" w:sz="4" w:space="0" w:color="auto"/>
            </w:tcBorders>
          </w:tcPr>
          <w:p w14:paraId="75FA063E" w14:textId="77777777" w:rsidR="00625FBD" w:rsidRPr="00EF5E94" w:rsidRDefault="00625FBD" w:rsidP="00EF5E94">
            <w:pPr>
              <w:spacing w:before="20" w:after="20"/>
              <w:contextualSpacing/>
            </w:pPr>
            <w:r w:rsidRPr="00EF5E94">
              <w:t>kumppaa</w:t>
            </w:r>
          </w:p>
        </w:tc>
        <w:tc>
          <w:tcPr>
            <w:tcW w:w="0" w:type="auto"/>
            <w:tcBorders>
              <w:top w:val="nil"/>
              <w:bottom w:val="single" w:sz="4" w:space="0" w:color="auto"/>
            </w:tcBorders>
          </w:tcPr>
          <w:p w14:paraId="13CE6A7E" w14:textId="77777777" w:rsidR="00625FBD" w:rsidRPr="00EF5E94" w:rsidRDefault="00625FBD" w:rsidP="00EF5E94">
            <w:pPr>
              <w:spacing w:before="20" w:after="20"/>
              <w:contextualSpacing/>
            </w:pPr>
            <w:r w:rsidRPr="00EF5E94">
              <w:t>sg.part.</w:t>
            </w:r>
          </w:p>
        </w:tc>
        <w:tc>
          <w:tcPr>
            <w:tcW w:w="0" w:type="auto"/>
            <w:tcBorders>
              <w:top w:val="nil"/>
              <w:bottom w:val="single" w:sz="4" w:space="0" w:color="auto"/>
            </w:tcBorders>
          </w:tcPr>
          <w:p w14:paraId="70D821E3" w14:textId="77777777" w:rsidR="00625FBD" w:rsidRPr="00EF5E94" w:rsidRDefault="00625FBD" w:rsidP="00EF5E94">
            <w:pPr>
              <w:spacing w:before="20" w:after="20"/>
              <w:contextualSpacing/>
            </w:pPr>
            <w:r w:rsidRPr="00EF5E94">
              <w:t>kumpi</w:t>
            </w:r>
          </w:p>
        </w:tc>
        <w:tc>
          <w:tcPr>
            <w:tcW w:w="0" w:type="auto"/>
            <w:tcBorders>
              <w:top w:val="nil"/>
              <w:bottom w:val="single" w:sz="4" w:space="0" w:color="auto"/>
            </w:tcBorders>
          </w:tcPr>
          <w:p w14:paraId="2E98F18F" w14:textId="77777777" w:rsidR="00625FBD" w:rsidRPr="00EF5E94" w:rsidRDefault="00625FBD" w:rsidP="00EF5E94">
            <w:pPr>
              <w:spacing w:before="20" w:after="20"/>
              <w:contextualSpacing/>
            </w:pPr>
            <w:r w:rsidRPr="00EF5E94">
              <w:t>sg.nom.</w:t>
            </w:r>
          </w:p>
        </w:tc>
        <w:tc>
          <w:tcPr>
            <w:tcW w:w="0" w:type="auto"/>
            <w:tcBorders>
              <w:top w:val="nil"/>
              <w:bottom w:val="single" w:sz="4" w:space="0" w:color="auto"/>
            </w:tcBorders>
          </w:tcPr>
          <w:p w14:paraId="3C77CA99" w14:textId="77777777" w:rsidR="00625FBD" w:rsidRPr="00EF5E94" w:rsidRDefault="00625FBD" w:rsidP="00EF5E94">
            <w:pPr>
              <w:spacing w:before="20" w:after="20"/>
              <w:contextualSpacing/>
            </w:pPr>
            <w:r w:rsidRPr="00EF5E94">
              <w:t>kummat</w:t>
            </w:r>
          </w:p>
        </w:tc>
        <w:tc>
          <w:tcPr>
            <w:tcW w:w="0" w:type="auto"/>
            <w:tcBorders>
              <w:top w:val="nil"/>
              <w:bottom w:val="single" w:sz="4" w:space="0" w:color="auto"/>
            </w:tcBorders>
          </w:tcPr>
          <w:p w14:paraId="5AA42CA4" w14:textId="77777777" w:rsidR="00625FBD" w:rsidRPr="00EF5E94" w:rsidRDefault="00625FBD" w:rsidP="00EF5E94">
            <w:pPr>
              <w:spacing w:before="20" w:after="20"/>
              <w:contextualSpacing/>
            </w:pPr>
            <w:r w:rsidRPr="00EF5E94">
              <w:t>pl.nom.</w:t>
            </w:r>
          </w:p>
        </w:tc>
      </w:tr>
      <w:tr w:rsidR="00CE7F1A" w:rsidRPr="00EF5E94" w14:paraId="536E06DA" w14:textId="77777777" w:rsidTr="00CE7F1A">
        <w:trPr>
          <w:cantSplit/>
          <w:tblHeader/>
        </w:trPr>
        <w:tc>
          <w:tcPr>
            <w:tcW w:w="0" w:type="auto"/>
            <w:tcBorders>
              <w:top w:val="single" w:sz="4" w:space="0" w:color="auto"/>
              <w:bottom w:val="single" w:sz="4" w:space="0" w:color="auto"/>
            </w:tcBorders>
          </w:tcPr>
          <w:p w14:paraId="3CB597F8" w14:textId="2D0CE425" w:rsidR="00CE7F1A" w:rsidRPr="00EF5E94" w:rsidRDefault="00CE7F1A" w:rsidP="00EF5E94">
            <w:pPr>
              <w:spacing w:before="20" w:after="20"/>
              <w:contextualSpacing/>
            </w:pPr>
            <w:r w:rsidRPr="00EF5E94">
              <w:t>mpp : mp</w:t>
            </w:r>
          </w:p>
        </w:tc>
        <w:tc>
          <w:tcPr>
            <w:tcW w:w="0" w:type="auto"/>
            <w:tcBorders>
              <w:top w:val="single" w:sz="4" w:space="0" w:color="auto"/>
              <w:bottom w:val="single" w:sz="4" w:space="0" w:color="auto"/>
            </w:tcBorders>
          </w:tcPr>
          <w:p w14:paraId="1D93E36E" w14:textId="77777777" w:rsidR="00CE7F1A" w:rsidRPr="00EF5E94" w:rsidRDefault="00CE7F1A" w:rsidP="00EF5E94">
            <w:pPr>
              <w:spacing w:before="20" w:after="20"/>
              <w:contextualSpacing/>
            </w:pPr>
            <w:r w:rsidRPr="00EF5E94">
              <w:t>tumppu</w:t>
            </w:r>
          </w:p>
        </w:tc>
        <w:tc>
          <w:tcPr>
            <w:tcW w:w="0" w:type="auto"/>
            <w:tcBorders>
              <w:top w:val="single" w:sz="4" w:space="0" w:color="auto"/>
              <w:bottom w:val="single" w:sz="4" w:space="0" w:color="auto"/>
            </w:tcBorders>
          </w:tcPr>
          <w:p w14:paraId="4D88C0BC" w14:textId="77777777" w:rsidR="00CE7F1A" w:rsidRPr="00EF5E94" w:rsidRDefault="00CE7F1A" w:rsidP="00EF5E94">
            <w:pPr>
              <w:spacing w:before="20" w:after="20"/>
              <w:contextualSpacing/>
            </w:pPr>
            <w:r w:rsidRPr="00EF5E94">
              <w:t>sg.nom.</w:t>
            </w:r>
          </w:p>
        </w:tc>
        <w:tc>
          <w:tcPr>
            <w:tcW w:w="0" w:type="auto"/>
            <w:tcBorders>
              <w:top w:val="single" w:sz="4" w:space="0" w:color="auto"/>
              <w:bottom w:val="single" w:sz="4" w:space="0" w:color="auto"/>
            </w:tcBorders>
          </w:tcPr>
          <w:p w14:paraId="1256DAF8" w14:textId="77777777" w:rsidR="00CE7F1A" w:rsidRPr="00EF5E94" w:rsidRDefault="00CE7F1A" w:rsidP="00EF5E94">
            <w:pPr>
              <w:spacing w:before="20" w:after="20"/>
              <w:contextualSpacing/>
            </w:pPr>
            <w:r w:rsidRPr="00EF5E94">
              <w:t>tumput</w:t>
            </w:r>
          </w:p>
        </w:tc>
        <w:tc>
          <w:tcPr>
            <w:tcW w:w="0" w:type="auto"/>
            <w:tcBorders>
              <w:top w:val="single" w:sz="4" w:space="0" w:color="auto"/>
              <w:bottom w:val="single" w:sz="4" w:space="0" w:color="auto"/>
            </w:tcBorders>
          </w:tcPr>
          <w:p w14:paraId="291B1A70" w14:textId="77777777" w:rsidR="00CE7F1A" w:rsidRPr="00EF5E94" w:rsidRDefault="00CE7F1A" w:rsidP="00EF5E94">
            <w:pPr>
              <w:spacing w:before="20" w:after="20"/>
              <w:contextualSpacing/>
            </w:pPr>
            <w:r w:rsidRPr="00EF5E94">
              <w:t>pl.nom.</w:t>
            </w:r>
          </w:p>
        </w:tc>
        <w:tc>
          <w:tcPr>
            <w:tcW w:w="0" w:type="auto"/>
            <w:gridSpan w:val="2"/>
            <w:tcBorders>
              <w:top w:val="single" w:sz="4" w:space="0" w:color="auto"/>
              <w:bottom w:val="single" w:sz="4" w:space="0" w:color="auto"/>
            </w:tcBorders>
          </w:tcPr>
          <w:p w14:paraId="04628AA8" w14:textId="77777777" w:rsidR="00CE7F1A" w:rsidRPr="00EF5E94" w:rsidRDefault="00CE7F1A" w:rsidP="00EF5E94">
            <w:pPr>
              <w:spacing w:before="20" w:after="20"/>
              <w:contextualSpacing/>
            </w:pPr>
          </w:p>
        </w:tc>
      </w:tr>
      <w:tr w:rsidR="00625FBD" w:rsidRPr="00EF5E94" w14:paraId="67D7D2A8" w14:textId="77777777" w:rsidTr="000B0CBB">
        <w:trPr>
          <w:cantSplit/>
          <w:tblHeader/>
        </w:trPr>
        <w:tc>
          <w:tcPr>
            <w:tcW w:w="0" w:type="auto"/>
            <w:tcBorders>
              <w:top w:val="single" w:sz="4" w:space="0" w:color="auto"/>
              <w:bottom w:val="dotted" w:sz="4" w:space="0" w:color="auto"/>
            </w:tcBorders>
          </w:tcPr>
          <w:p w14:paraId="3F09BF66" w14:textId="77777777" w:rsidR="00625FBD" w:rsidRPr="00EF5E94" w:rsidRDefault="00625FBD" w:rsidP="00EF5E94">
            <w:pPr>
              <w:spacing w:before="20" w:after="20"/>
              <w:contextualSpacing/>
            </w:pPr>
            <w:r w:rsidRPr="00EF5E94">
              <w:t>rpp : rp : rv</w:t>
            </w:r>
          </w:p>
        </w:tc>
        <w:tc>
          <w:tcPr>
            <w:tcW w:w="0" w:type="auto"/>
            <w:tcBorders>
              <w:top w:val="single" w:sz="4" w:space="0" w:color="auto"/>
              <w:bottom w:val="dotted" w:sz="4" w:space="0" w:color="auto"/>
            </w:tcBorders>
          </w:tcPr>
          <w:p w14:paraId="74007C9A" w14:textId="77777777" w:rsidR="00625FBD" w:rsidRPr="00EF5E94" w:rsidRDefault="00625FBD" w:rsidP="00EF5E94">
            <w:pPr>
              <w:spacing w:before="20" w:after="20"/>
              <w:contextualSpacing/>
            </w:pPr>
            <w:r w:rsidRPr="00EF5E94">
              <w:t>turppaa</w:t>
            </w:r>
          </w:p>
        </w:tc>
        <w:tc>
          <w:tcPr>
            <w:tcW w:w="0" w:type="auto"/>
            <w:tcBorders>
              <w:top w:val="single" w:sz="4" w:space="0" w:color="auto"/>
              <w:bottom w:val="dotted" w:sz="4" w:space="0" w:color="auto"/>
            </w:tcBorders>
          </w:tcPr>
          <w:p w14:paraId="51B903E6" w14:textId="77777777" w:rsidR="00625FBD" w:rsidRPr="00EF5E94" w:rsidRDefault="00625FBD" w:rsidP="00EF5E94">
            <w:pPr>
              <w:spacing w:before="20" w:after="20"/>
              <w:contextualSpacing/>
            </w:pPr>
            <w:r w:rsidRPr="00EF5E94">
              <w:t>sg.part.</w:t>
            </w:r>
          </w:p>
        </w:tc>
        <w:tc>
          <w:tcPr>
            <w:tcW w:w="0" w:type="auto"/>
            <w:tcBorders>
              <w:top w:val="single" w:sz="4" w:space="0" w:color="auto"/>
              <w:bottom w:val="single" w:sz="4" w:space="0" w:color="auto"/>
            </w:tcBorders>
          </w:tcPr>
          <w:p w14:paraId="41D77462" w14:textId="77777777" w:rsidR="00625FBD" w:rsidRPr="00EF5E94" w:rsidRDefault="00625FBD" w:rsidP="00EF5E94">
            <w:pPr>
              <w:spacing w:before="20" w:after="20"/>
              <w:contextualSpacing/>
            </w:pPr>
            <w:r w:rsidRPr="00EF5E94">
              <w:t>turpa</w:t>
            </w:r>
          </w:p>
        </w:tc>
        <w:tc>
          <w:tcPr>
            <w:tcW w:w="0" w:type="auto"/>
            <w:tcBorders>
              <w:top w:val="single" w:sz="4" w:space="0" w:color="auto"/>
              <w:bottom w:val="single" w:sz="4" w:space="0" w:color="auto"/>
            </w:tcBorders>
          </w:tcPr>
          <w:p w14:paraId="0198A7AD" w14:textId="77777777" w:rsidR="00625FBD" w:rsidRPr="00EF5E94" w:rsidRDefault="00625FBD" w:rsidP="00EF5E94">
            <w:pPr>
              <w:spacing w:before="20" w:after="20"/>
              <w:contextualSpacing/>
            </w:pPr>
            <w:r w:rsidRPr="00EF5E94">
              <w:t>sg.nom.</w:t>
            </w:r>
          </w:p>
        </w:tc>
        <w:tc>
          <w:tcPr>
            <w:tcW w:w="0" w:type="auto"/>
            <w:tcBorders>
              <w:top w:val="single" w:sz="4" w:space="0" w:color="auto"/>
              <w:bottom w:val="single" w:sz="4" w:space="0" w:color="auto"/>
            </w:tcBorders>
          </w:tcPr>
          <w:p w14:paraId="586543AE" w14:textId="77777777" w:rsidR="00625FBD" w:rsidRPr="00EF5E94" w:rsidRDefault="00625FBD" w:rsidP="00EF5E94">
            <w:pPr>
              <w:spacing w:before="20" w:after="20"/>
              <w:contextualSpacing/>
            </w:pPr>
            <w:r w:rsidRPr="00EF5E94">
              <w:t>turvat</w:t>
            </w:r>
          </w:p>
        </w:tc>
        <w:tc>
          <w:tcPr>
            <w:tcW w:w="0" w:type="auto"/>
            <w:tcBorders>
              <w:top w:val="single" w:sz="4" w:space="0" w:color="auto"/>
              <w:bottom w:val="single" w:sz="4" w:space="0" w:color="auto"/>
            </w:tcBorders>
          </w:tcPr>
          <w:p w14:paraId="3FE24E04" w14:textId="77777777" w:rsidR="00625FBD" w:rsidRPr="00EF5E94" w:rsidRDefault="00625FBD" w:rsidP="00EF5E94">
            <w:pPr>
              <w:spacing w:before="20" w:after="20"/>
              <w:contextualSpacing/>
            </w:pPr>
            <w:r w:rsidRPr="00EF5E94">
              <w:t>pl.nom.</w:t>
            </w:r>
          </w:p>
        </w:tc>
      </w:tr>
      <w:tr w:rsidR="00CE7F1A" w:rsidRPr="00EF5E94" w14:paraId="4406D952" w14:textId="77777777" w:rsidTr="000B0CBB">
        <w:trPr>
          <w:cantSplit/>
          <w:tblHeader/>
        </w:trPr>
        <w:tc>
          <w:tcPr>
            <w:tcW w:w="0" w:type="auto"/>
            <w:vMerge w:val="restart"/>
          </w:tcPr>
          <w:p w14:paraId="5DB963C0" w14:textId="77777777" w:rsidR="00CE7F1A" w:rsidRPr="00EF5E94" w:rsidRDefault="00CE7F1A" w:rsidP="00EF5E94">
            <w:pPr>
              <w:spacing w:before="20" w:after="20"/>
              <w:contextualSpacing/>
            </w:pPr>
            <w:r w:rsidRPr="00EF5E94">
              <w:t>rp : rv</w:t>
            </w:r>
          </w:p>
        </w:tc>
        <w:tc>
          <w:tcPr>
            <w:tcW w:w="0" w:type="auto"/>
            <w:gridSpan w:val="2"/>
            <w:vMerge w:val="restart"/>
          </w:tcPr>
          <w:p w14:paraId="7BBAEB68" w14:textId="77777777" w:rsidR="00CE7F1A" w:rsidRPr="00EF5E94" w:rsidRDefault="00CE7F1A" w:rsidP="00EF5E94">
            <w:pPr>
              <w:spacing w:before="20" w:after="20"/>
              <w:contextualSpacing/>
            </w:pPr>
          </w:p>
        </w:tc>
        <w:tc>
          <w:tcPr>
            <w:tcW w:w="0" w:type="auto"/>
            <w:tcBorders>
              <w:bottom w:val="nil"/>
            </w:tcBorders>
          </w:tcPr>
          <w:p w14:paraId="4CE5FB0D" w14:textId="77777777" w:rsidR="00CE7F1A" w:rsidRPr="00EF5E94" w:rsidRDefault="00CE7F1A" w:rsidP="00EF5E94">
            <w:pPr>
              <w:spacing w:before="20" w:after="20"/>
              <w:contextualSpacing/>
            </w:pPr>
            <w:r w:rsidRPr="00EF5E94">
              <w:t>turpheet</w:t>
            </w:r>
          </w:p>
        </w:tc>
        <w:tc>
          <w:tcPr>
            <w:tcW w:w="0" w:type="auto"/>
            <w:tcBorders>
              <w:bottom w:val="nil"/>
            </w:tcBorders>
          </w:tcPr>
          <w:p w14:paraId="2DDD0EBF" w14:textId="77777777" w:rsidR="00CE7F1A" w:rsidRPr="00EF5E94" w:rsidRDefault="00CE7F1A" w:rsidP="00EF5E94">
            <w:pPr>
              <w:spacing w:before="20" w:after="20"/>
              <w:contextualSpacing/>
            </w:pPr>
            <w:r w:rsidRPr="00EF5E94">
              <w:t>pl.nom.</w:t>
            </w:r>
          </w:p>
        </w:tc>
        <w:tc>
          <w:tcPr>
            <w:tcW w:w="0" w:type="auto"/>
            <w:tcBorders>
              <w:bottom w:val="nil"/>
            </w:tcBorders>
          </w:tcPr>
          <w:p w14:paraId="148B73E1" w14:textId="77777777" w:rsidR="00CE7F1A" w:rsidRPr="00EF5E94" w:rsidRDefault="00CE7F1A" w:rsidP="00EF5E94">
            <w:pPr>
              <w:spacing w:before="20" w:after="20"/>
              <w:contextualSpacing/>
            </w:pPr>
            <w:r w:rsidRPr="00EF5E94">
              <w:t>turvet</w:t>
            </w:r>
          </w:p>
        </w:tc>
        <w:tc>
          <w:tcPr>
            <w:tcW w:w="0" w:type="auto"/>
            <w:tcBorders>
              <w:bottom w:val="nil"/>
            </w:tcBorders>
          </w:tcPr>
          <w:p w14:paraId="44E944F2" w14:textId="77777777" w:rsidR="00CE7F1A" w:rsidRPr="00EF5E94" w:rsidRDefault="00CE7F1A" w:rsidP="00EF5E94">
            <w:pPr>
              <w:spacing w:before="20" w:after="20"/>
              <w:contextualSpacing/>
            </w:pPr>
            <w:r w:rsidRPr="00EF5E94">
              <w:t>sg.nom.</w:t>
            </w:r>
          </w:p>
        </w:tc>
      </w:tr>
      <w:tr w:rsidR="00CE7F1A" w:rsidRPr="00EF5E94" w14:paraId="5F14F020" w14:textId="77777777" w:rsidTr="00DC2D3D">
        <w:trPr>
          <w:cantSplit/>
          <w:tblHeader/>
        </w:trPr>
        <w:tc>
          <w:tcPr>
            <w:tcW w:w="0" w:type="auto"/>
            <w:vMerge/>
            <w:tcBorders>
              <w:bottom w:val="single" w:sz="4" w:space="0" w:color="auto"/>
            </w:tcBorders>
          </w:tcPr>
          <w:p w14:paraId="55CBFDB9" w14:textId="77777777" w:rsidR="00CE7F1A" w:rsidRPr="00EF5E94" w:rsidRDefault="00CE7F1A" w:rsidP="00EF5E94">
            <w:pPr>
              <w:spacing w:before="20" w:after="20"/>
              <w:contextualSpacing/>
            </w:pPr>
          </w:p>
        </w:tc>
        <w:tc>
          <w:tcPr>
            <w:tcW w:w="0" w:type="auto"/>
            <w:gridSpan w:val="2"/>
            <w:vMerge/>
            <w:tcBorders>
              <w:bottom w:val="single" w:sz="4" w:space="0" w:color="auto"/>
            </w:tcBorders>
          </w:tcPr>
          <w:p w14:paraId="395CC0DA" w14:textId="77777777" w:rsidR="00CE7F1A" w:rsidRPr="00EF5E94" w:rsidRDefault="00CE7F1A" w:rsidP="00EF5E94">
            <w:pPr>
              <w:spacing w:before="20" w:after="20"/>
              <w:contextualSpacing/>
            </w:pPr>
          </w:p>
        </w:tc>
        <w:tc>
          <w:tcPr>
            <w:tcW w:w="0" w:type="auto"/>
            <w:tcBorders>
              <w:top w:val="nil"/>
              <w:bottom w:val="single" w:sz="4" w:space="0" w:color="auto"/>
            </w:tcBorders>
          </w:tcPr>
          <w:p w14:paraId="365F2C89" w14:textId="77777777" w:rsidR="00CE7F1A" w:rsidRPr="00EF5E94" w:rsidRDefault="00CE7F1A" w:rsidP="00EF5E94">
            <w:pPr>
              <w:spacing w:before="20" w:after="20"/>
              <w:contextualSpacing/>
            </w:pPr>
            <w:r w:rsidRPr="00EF5E94">
              <w:t>varphaat</w:t>
            </w:r>
          </w:p>
        </w:tc>
        <w:tc>
          <w:tcPr>
            <w:tcW w:w="0" w:type="auto"/>
            <w:tcBorders>
              <w:top w:val="nil"/>
              <w:bottom w:val="single" w:sz="4" w:space="0" w:color="auto"/>
            </w:tcBorders>
          </w:tcPr>
          <w:p w14:paraId="7C3C463A" w14:textId="77777777" w:rsidR="00CE7F1A" w:rsidRPr="00EF5E94" w:rsidRDefault="00CE7F1A" w:rsidP="00EF5E94">
            <w:pPr>
              <w:spacing w:before="20" w:after="20"/>
              <w:contextualSpacing/>
            </w:pPr>
            <w:r w:rsidRPr="00EF5E94">
              <w:t>pl.nom.</w:t>
            </w:r>
          </w:p>
        </w:tc>
        <w:tc>
          <w:tcPr>
            <w:tcW w:w="0" w:type="auto"/>
            <w:tcBorders>
              <w:top w:val="nil"/>
              <w:bottom w:val="single" w:sz="4" w:space="0" w:color="auto"/>
            </w:tcBorders>
          </w:tcPr>
          <w:p w14:paraId="2F5F23B2" w14:textId="77777777" w:rsidR="00CE7F1A" w:rsidRPr="00EF5E94" w:rsidRDefault="00CE7F1A" w:rsidP="00EF5E94">
            <w:pPr>
              <w:spacing w:before="20" w:after="20"/>
              <w:contextualSpacing/>
            </w:pPr>
            <w:r w:rsidRPr="00EF5E94">
              <w:t>varvas</w:t>
            </w:r>
          </w:p>
        </w:tc>
        <w:tc>
          <w:tcPr>
            <w:tcW w:w="0" w:type="auto"/>
            <w:tcBorders>
              <w:top w:val="nil"/>
              <w:bottom w:val="single" w:sz="4" w:space="0" w:color="auto"/>
            </w:tcBorders>
          </w:tcPr>
          <w:p w14:paraId="6FE92A9E" w14:textId="77777777" w:rsidR="00CE7F1A" w:rsidRPr="00EF5E94" w:rsidRDefault="00CE7F1A" w:rsidP="00EF5E94">
            <w:pPr>
              <w:spacing w:before="20" w:after="20"/>
              <w:contextualSpacing/>
            </w:pPr>
            <w:r w:rsidRPr="00EF5E94">
              <w:t>sg.nom.</w:t>
            </w:r>
          </w:p>
        </w:tc>
      </w:tr>
      <w:tr w:rsidR="00625FBD" w:rsidRPr="00EF5E94" w14:paraId="179306B6" w14:textId="77777777" w:rsidTr="00DC2D3D">
        <w:trPr>
          <w:cantSplit/>
          <w:tblHeader/>
        </w:trPr>
        <w:tc>
          <w:tcPr>
            <w:tcW w:w="0" w:type="auto"/>
            <w:tcBorders>
              <w:top w:val="single" w:sz="4" w:space="0" w:color="auto"/>
              <w:bottom w:val="single" w:sz="4" w:space="0" w:color="auto"/>
            </w:tcBorders>
          </w:tcPr>
          <w:p w14:paraId="414CD7DD" w14:textId="77777777" w:rsidR="00625FBD" w:rsidRPr="00EF5E94" w:rsidRDefault="00625FBD" w:rsidP="00EF5E94">
            <w:pPr>
              <w:spacing w:before="20" w:after="20"/>
              <w:contextualSpacing/>
            </w:pPr>
            <w:r w:rsidRPr="00EF5E94">
              <w:t>rpp : rp</w:t>
            </w:r>
          </w:p>
        </w:tc>
        <w:tc>
          <w:tcPr>
            <w:tcW w:w="0" w:type="auto"/>
            <w:tcBorders>
              <w:top w:val="single" w:sz="4" w:space="0" w:color="auto"/>
              <w:bottom w:val="single" w:sz="4" w:space="0" w:color="auto"/>
            </w:tcBorders>
          </w:tcPr>
          <w:p w14:paraId="3C0203C4" w14:textId="77777777" w:rsidR="00625FBD" w:rsidRPr="00EF5E94" w:rsidRDefault="00625FBD" w:rsidP="00EF5E94">
            <w:pPr>
              <w:spacing w:before="20" w:after="20"/>
              <w:contextualSpacing/>
            </w:pPr>
            <w:r w:rsidRPr="00EF5E94">
              <w:t>korppi</w:t>
            </w:r>
          </w:p>
        </w:tc>
        <w:tc>
          <w:tcPr>
            <w:tcW w:w="0" w:type="auto"/>
            <w:tcBorders>
              <w:top w:val="single" w:sz="4" w:space="0" w:color="auto"/>
              <w:bottom w:val="single" w:sz="4" w:space="0" w:color="auto"/>
            </w:tcBorders>
          </w:tcPr>
          <w:p w14:paraId="34573ECF" w14:textId="77777777" w:rsidR="00625FBD" w:rsidRPr="00EF5E94" w:rsidRDefault="00625FBD" w:rsidP="00EF5E94">
            <w:pPr>
              <w:spacing w:before="20" w:after="20"/>
              <w:contextualSpacing/>
            </w:pPr>
            <w:r w:rsidRPr="00EF5E94">
              <w:t>sg.nom.</w:t>
            </w:r>
          </w:p>
        </w:tc>
        <w:tc>
          <w:tcPr>
            <w:tcW w:w="0" w:type="auto"/>
            <w:tcBorders>
              <w:top w:val="single" w:sz="4" w:space="0" w:color="auto"/>
              <w:bottom w:val="single" w:sz="4" w:space="0" w:color="auto"/>
            </w:tcBorders>
          </w:tcPr>
          <w:p w14:paraId="1211656A" w14:textId="77777777" w:rsidR="00625FBD" w:rsidRPr="00EF5E94" w:rsidRDefault="00625FBD" w:rsidP="00EF5E94">
            <w:pPr>
              <w:spacing w:before="20" w:after="20"/>
              <w:contextualSpacing/>
            </w:pPr>
            <w:r w:rsidRPr="00EF5E94">
              <w:t>korpit</w:t>
            </w:r>
          </w:p>
        </w:tc>
        <w:tc>
          <w:tcPr>
            <w:tcW w:w="0" w:type="auto"/>
            <w:tcBorders>
              <w:top w:val="single" w:sz="4" w:space="0" w:color="auto"/>
              <w:bottom w:val="single" w:sz="4" w:space="0" w:color="auto"/>
            </w:tcBorders>
          </w:tcPr>
          <w:p w14:paraId="406C61A9" w14:textId="77777777" w:rsidR="00625FBD" w:rsidRPr="00EF5E94" w:rsidRDefault="00625FBD" w:rsidP="00EF5E94">
            <w:pPr>
              <w:spacing w:before="20" w:after="20"/>
              <w:contextualSpacing/>
            </w:pPr>
            <w:r w:rsidRPr="00EF5E94">
              <w:t>pl.nom.</w:t>
            </w:r>
          </w:p>
        </w:tc>
        <w:tc>
          <w:tcPr>
            <w:tcW w:w="0" w:type="auto"/>
            <w:tcBorders>
              <w:top w:val="single" w:sz="4" w:space="0" w:color="auto"/>
              <w:bottom w:val="single" w:sz="4" w:space="0" w:color="auto"/>
              <w:right w:val="nil"/>
            </w:tcBorders>
          </w:tcPr>
          <w:p w14:paraId="18EB552E" w14:textId="77777777" w:rsidR="00625FBD" w:rsidRPr="00EF5E94" w:rsidRDefault="00625FBD" w:rsidP="00EF5E94">
            <w:pPr>
              <w:spacing w:before="20" w:after="20"/>
              <w:contextualSpacing/>
            </w:pPr>
          </w:p>
        </w:tc>
        <w:tc>
          <w:tcPr>
            <w:tcW w:w="0" w:type="auto"/>
            <w:tcBorders>
              <w:top w:val="single" w:sz="4" w:space="0" w:color="auto"/>
              <w:left w:val="nil"/>
              <w:bottom w:val="single" w:sz="4" w:space="0" w:color="auto"/>
            </w:tcBorders>
          </w:tcPr>
          <w:p w14:paraId="172F95D0" w14:textId="77777777" w:rsidR="00625FBD" w:rsidRPr="00EF5E94" w:rsidRDefault="00625FBD" w:rsidP="00EF5E94">
            <w:pPr>
              <w:spacing w:before="20" w:after="20"/>
              <w:contextualSpacing/>
            </w:pPr>
          </w:p>
        </w:tc>
      </w:tr>
      <w:tr w:rsidR="00F91D76" w:rsidRPr="00EF5E94" w14:paraId="12B97BE8" w14:textId="77777777" w:rsidTr="008127FD">
        <w:trPr>
          <w:cantSplit/>
          <w:tblHeader/>
        </w:trPr>
        <w:tc>
          <w:tcPr>
            <w:tcW w:w="0" w:type="auto"/>
            <w:tcBorders>
              <w:top w:val="single" w:sz="4" w:space="0" w:color="auto"/>
              <w:bottom w:val="nil"/>
            </w:tcBorders>
          </w:tcPr>
          <w:p w14:paraId="7E7525CB" w14:textId="77777777" w:rsidR="00F91D76" w:rsidRPr="00EF5E94" w:rsidRDefault="00F91D76" w:rsidP="00EF5E94">
            <w:pPr>
              <w:spacing w:before="20" w:after="20"/>
              <w:contextualSpacing/>
            </w:pPr>
            <w:r w:rsidRPr="00EF5E94">
              <w:t>lpp : lp : lv</w:t>
            </w:r>
          </w:p>
        </w:tc>
        <w:tc>
          <w:tcPr>
            <w:tcW w:w="0" w:type="auto"/>
            <w:tcBorders>
              <w:top w:val="single" w:sz="4" w:space="0" w:color="auto"/>
              <w:bottom w:val="nil"/>
            </w:tcBorders>
          </w:tcPr>
          <w:p w14:paraId="6F37C6FE" w14:textId="77777777" w:rsidR="00F91D76" w:rsidRPr="00EF5E94" w:rsidRDefault="00F91D76" w:rsidP="00EF5E94">
            <w:pPr>
              <w:spacing w:before="20" w:after="20"/>
              <w:contextualSpacing/>
            </w:pPr>
            <w:r w:rsidRPr="00EF5E94">
              <w:t>kelppaa</w:t>
            </w:r>
          </w:p>
        </w:tc>
        <w:tc>
          <w:tcPr>
            <w:tcW w:w="0" w:type="auto"/>
            <w:tcBorders>
              <w:top w:val="single" w:sz="4" w:space="0" w:color="auto"/>
              <w:bottom w:val="nil"/>
            </w:tcBorders>
          </w:tcPr>
          <w:p w14:paraId="49D9EDFE" w14:textId="744063FA" w:rsidR="00F91D76" w:rsidRPr="00EF5E94" w:rsidRDefault="00F91D76" w:rsidP="00EF5E94">
            <w:pPr>
              <w:spacing w:before="20" w:after="20"/>
              <w:contextualSpacing/>
            </w:pPr>
            <w:r w:rsidRPr="00EF5E94">
              <w:t>prees.</w:t>
            </w:r>
            <w:r>
              <w:t>sg3</w:t>
            </w:r>
          </w:p>
        </w:tc>
        <w:tc>
          <w:tcPr>
            <w:tcW w:w="0" w:type="auto"/>
            <w:tcBorders>
              <w:top w:val="single" w:sz="4" w:space="0" w:color="auto"/>
              <w:bottom w:val="nil"/>
            </w:tcBorders>
          </w:tcPr>
          <w:p w14:paraId="488BFC85" w14:textId="77777777" w:rsidR="00F91D76" w:rsidRPr="00EF5E94" w:rsidRDefault="00F91D76" w:rsidP="00EF5E94">
            <w:pPr>
              <w:spacing w:before="20" w:after="20"/>
              <w:contextualSpacing/>
            </w:pPr>
            <w:r w:rsidRPr="00EF5E94">
              <w:t>kelpas</w:t>
            </w:r>
          </w:p>
        </w:tc>
        <w:tc>
          <w:tcPr>
            <w:tcW w:w="0" w:type="auto"/>
            <w:tcBorders>
              <w:top w:val="single" w:sz="4" w:space="0" w:color="auto"/>
              <w:bottom w:val="nil"/>
            </w:tcBorders>
          </w:tcPr>
          <w:p w14:paraId="3D634C97" w14:textId="238152A8" w:rsidR="00F91D76" w:rsidRPr="00EF5E94" w:rsidRDefault="00F91D76" w:rsidP="00EF5E94">
            <w:pPr>
              <w:spacing w:before="20" w:after="20"/>
              <w:contextualSpacing/>
            </w:pPr>
            <w:r w:rsidRPr="00EF5E94">
              <w:t>pret.</w:t>
            </w:r>
            <w:r>
              <w:t>sg3</w:t>
            </w:r>
          </w:p>
        </w:tc>
        <w:tc>
          <w:tcPr>
            <w:tcW w:w="0" w:type="auto"/>
            <w:tcBorders>
              <w:top w:val="single" w:sz="4" w:space="0" w:color="auto"/>
              <w:bottom w:val="nil"/>
            </w:tcBorders>
          </w:tcPr>
          <w:p w14:paraId="257E0144" w14:textId="77777777" w:rsidR="00F91D76" w:rsidRPr="00EF5E94" w:rsidRDefault="00F91D76" w:rsidP="00EF5E94">
            <w:pPr>
              <w:spacing w:before="20" w:after="20"/>
              <w:contextualSpacing/>
            </w:pPr>
            <w:r w:rsidRPr="00EF5E94">
              <w:t>kelvata</w:t>
            </w:r>
          </w:p>
        </w:tc>
        <w:tc>
          <w:tcPr>
            <w:tcW w:w="0" w:type="auto"/>
            <w:tcBorders>
              <w:top w:val="single" w:sz="4" w:space="0" w:color="auto"/>
              <w:bottom w:val="nil"/>
            </w:tcBorders>
          </w:tcPr>
          <w:p w14:paraId="6E036152" w14:textId="77777777" w:rsidR="00F91D76" w:rsidRPr="00EF5E94" w:rsidRDefault="00F91D76" w:rsidP="00EF5E94">
            <w:pPr>
              <w:spacing w:before="20" w:after="20"/>
              <w:contextualSpacing/>
            </w:pPr>
            <w:r w:rsidRPr="00EF5E94">
              <w:t>1.inf.</w:t>
            </w:r>
          </w:p>
        </w:tc>
      </w:tr>
      <w:tr w:rsidR="00F91D76" w:rsidRPr="00EF5E94" w14:paraId="1841FDFA" w14:textId="77777777" w:rsidTr="00A91171">
        <w:trPr>
          <w:cantSplit/>
          <w:tblHeader/>
        </w:trPr>
        <w:tc>
          <w:tcPr>
            <w:tcW w:w="0" w:type="auto"/>
            <w:tcBorders>
              <w:top w:val="nil"/>
              <w:bottom w:val="single" w:sz="4" w:space="0" w:color="auto"/>
            </w:tcBorders>
          </w:tcPr>
          <w:p w14:paraId="70D32328" w14:textId="77777777" w:rsidR="00F91D76" w:rsidRPr="00EF5E94" w:rsidRDefault="00F91D76" w:rsidP="00EF5E94">
            <w:pPr>
              <w:spacing w:before="20" w:after="20"/>
              <w:contextualSpacing/>
            </w:pPr>
          </w:p>
        </w:tc>
        <w:tc>
          <w:tcPr>
            <w:tcW w:w="0" w:type="auto"/>
            <w:tcBorders>
              <w:top w:val="nil"/>
              <w:bottom w:val="single" w:sz="4" w:space="0" w:color="auto"/>
            </w:tcBorders>
          </w:tcPr>
          <w:p w14:paraId="6EF8B85B" w14:textId="77777777" w:rsidR="00F91D76" w:rsidRPr="00EF5E94" w:rsidRDefault="00F91D76" w:rsidP="00EF5E94">
            <w:pPr>
              <w:spacing w:before="20" w:after="20"/>
              <w:contextualSpacing/>
            </w:pPr>
            <w:r w:rsidRPr="00EF5E94">
              <w:t>halppaa</w:t>
            </w:r>
          </w:p>
        </w:tc>
        <w:tc>
          <w:tcPr>
            <w:tcW w:w="0" w:type="auto"/>
            <w:tcBorders>
              <w:top w:val="nil"/>
              <w:bottom w:val="single" w:sz="4" w:space="0" w:color="auto"/>
            </w:tcBorders>
          </w:tcPr>
          <w:p w14:paraId="56C55A97" w14:textId="77777777" w:rsidR="00F91D76" w:rsidRPr="00EF5E94" w:rsidRDefault="00F91D76" w:rsidP="00EF5E94">
            <w:pPr>
              <w:spacing w:before="20" w:after="20"/>
              <w:contextualSpacing/>
            </w:pPr>
            <w:r w:rsidRPr="00EF5E94">
              <w:t>sg.part.</w:t>
            </w:r>
          </w:p>
        </w:tc>
        <w:tc>
          <w:tcPr>
            <w:tcW w:w="0" w:type="auto"/>
            <w:tcBorders>
              <w:top w:val="nil"/>
              <w:bottom w:val="single" w:sz="4" w:space="0" w:color="auto"/>
            </w:tcBorders>
          </w:tcPr>
          <w:p w14:paraId="6C314378" w14:textId="77777777" w:rsidR="00F91D76" w:rsidRPr="00EF5E94" w:rsidRDefault="00F91D76" w:rsidP="00EF5E94">
            <w:pPr>
              <w:spacing w:before="20" w:after="20"/>
              <w:contextualSpacing/>
            </w:pPr>
            <w:r w:rsidRPr="00EF5E94">
              <w:t>halpa</w:t>
            </w:r>
          </w:p>
        </w:tc>
        <w:tc>
          <w:tcPr>
            <w:tcW w:w="0" w:type="auto"/>
            <w:tcBorders>
              <w:top w:val="nil"/>
              <w:bottom w:val="single" w:sz="4" w:space="0" w:color="auto"/>
            </w:tcBorders>
          </w:tcPr>
          <w:p w14:paraId="38F65306" w14:textId="77777777" w:rsidR="00F91D76" w:rsidRPr="00EF5E94" w:rsidRDefault="00F91D76" w:rsidP="00EF5E94">
            <w:pPr>
              <w:spacing w:before="20" w:after="20"/>
              <w:contextualSpacing/>
            </w:pPr>
            <w:r w:rsidRPr="00EF5E94">
              <w:t>sg.nom.</w:t>
            </w:r>
          </w:p>
        </w:tc>
        <w:tc>
          <w:tcPr>
            <w:tcW w:w="0" w:type="auto"/>
            <w:tcBorders>
              <w:top w:val="nil"/>
              <w:bottom w:val="single" w:sz="4" w:space="0" w:color="auto"/>
            </w:tcBorders>
          </w:tcPr>
          <w:p w14:paraId="5CDBCD8B" w14:textId="77777777" w:rsidR="00F91D76" w:rsidRPr="00EF5E94" w:rsidRDefault="00F91D76" w:rsidP="00EF5E94">
            <w:pPr>
              <w:spacing w:before="20" w:after="20"/>
              <w:contextualSpacing/>
            </w:pPr>
            <w:r w:rsidRPr="00EF5E94">
              <w:t>halvat</w:t>
            </w:r>
          </w:p>
        </w:tc>
        <w:tc>
          <w:tcPr>
            <w:tcW w:w="0" w:type="auto"/>
            <w:tcBorders>
              <w:top w:val="nil"/>
              <w:bottom w:val="single" w:sz="4" w:space="0" w:color="auto"/>
            </w:tcBorders>
          </w:tcPr>
          <w:p w14:paraId="77692875" w14:textId="77777777" w:rsidR="00F91D76" w:rsidRPr="00EF5E94" w:rsidRDefault="00F91D76" w:rsidP="00EF5E94">
            <w:pPr>
              <w:spacing w:before="20" w:after="20"/>
              <w:contextualSpacing/>
            </w:pPr>
            <w:r w:rsidRPr="00EF5E94">
              <w:t>pl.nom.</w:t>
            </w:r>
          </w:p>
        </w:tc>
      </w:tr>
      <w:tr w:rsidR="00E7522E" w:rsidRPr="00EF5E94" w14:paraId="6D468A84" w14:textId="77777777" w:rsidTr="00E1657F">
        <w:trPr>
          <w:cantSplit/>
          <w:trHeight w:val="77"/>
          <w:tblHeader/>
        </w:trPr>
        <w:tc>
          <w:tcPr>
            <w:tcW w:w="0" w:type="auto"/>
            <w:tcBorders>
              <w:top w:val="single" w:sz="4" w:space="0" w:color="auto"/>
              <w:bottom w:val="single" w:sz="4" w:space="0" w:color="auto"/>
            </w:tcBorders>
          </w:tcPr>
          <w:p w14:paraId="413B9C48" w14:textId="77777777" w:rsidR="00E7522E" w:rsidRPr="00EF5E94" w:rsidRDefault="00E7522E" w:rsidP="00E7522E">
            <w:pPr>
              <w:spacing w:before="20" w:after="20"/>
              <w:contextualSpacing/>
            </w:pPr>
            <w:r>
              <w:t>lp : lv</w:t>
            </w:r>
          </w:p>
        </w:tc>
        <w:tc>
          <w:tcPr>
            <w:tcW w:w="0" w:type="auto"/>
            <w:gridSpan w:val="2"/>
            <w:tcBorders>
              <w:top w:val="single" w:sz="4" w:space="0" w:color="auto"/>
              <w:bottom w:val="single" w:sz="4" w:space="0" w:color="auto"/>
            </w:tcBorders>
          </w:tcPr>
          <w:p w14:paraId="26E75D42" w14:textId="77777777" w:rsidR="00E7522E" w:rsidRPr="00EF5E94" w:rsidRDefault="00E7522E" w:rsidP="00E7522E">
            <w:pPr>
              <w:spacing w:before="20" w:after="20"/>
              <w:contextualSpacing/>
            </w:pPr>
          </w:p>
        </w:tc>
        <w:tc>
          <w:tcPr>
            <w:tcW w:w="0" w:type="auto"/>
            <w:tcBorders>
              <w:top w:val="single" w:sz="4" w:space="0" w:color="auto"/>
              <w:bottom w:val="single" w:sz="4" w:space="0" w:color="auto"/>
            </w:tcBorders>
          </w:tcPr>
          <w:p w14:paraId="14F1846C" w14:textId="77777777" w:rsidR="00E7522E" w:rsidRPr="00EF5E94" w:rsidRDefault="00E7522E" w:rsidP="00E7522E">
            <w:pPr>
              <w:spacing w:before="20" w:after="20"/>
              <w:contextualSpacing/>
            </w:pPr>
            <w:r>
              <w:t>helpheet</w:t>
            </w:r>
          </w:p>
        </w:tc>
        <w:tc>
          <w:tcPr>
            <w:tcW w:w="0" w:type="auto"/>
            <w:tcBorders>
              <w:top w:val="single" w:sz="4" w:space="0" w:color="auto"/>
              <w:bottom w:val="single" w:sz="4" w:space="0" w:color="auto"/>
            </w:tcBorders>
          </w:tcPr>
          <w:p w14:paraId="1071D5BD" w14:textId="77777777" w:rsidR="00E7522E" w:rsidRPr="00EF5E94" w:rsidRDefault="00E7522E" w:rsidP="00E7522E">
            <w:pPr>
              <w:spacing w:before="20" w:after="20"/>
              <w:contextualSpacing/>
            </w:pPr>
            <w:r>
              <w:t>pl.nom.</w:t>
            </w:r>
          </w:p>
        </w:tc>
        <w:tc>
          <w:tcPr>
            <w:tcW w:w="0" w:type="auto"/>
            <w:tcBorders>
              <w:top w:val="single" w:sz="4" w:space="0" w:color="auto"/>
              <w:bottom w:val="single" w:sz="4" w:space="0" w:color="auto"/>
            </w:tcBorders>
          </w:tcPr>
          <w:p w14:paraId="7A217778" w14:textId="77777777" w:rsidR="00E7522E" w:rsidRPr="00EF5E94" w:rsidRDefault="00E7522E" w:rsidP="00E7522E">
            <w:pPr>
              <w:spacing w:before="20" w:after="20"/>
              <w:contextualSpacing/>
            </w:pPr>
            <w:r>
              <w:t>helvet</w:t>
            </w:r>
          </w:p>
        </w:tc>
        <w:tc>
          <w:tcPr>
            <w:tcW w:w="0" w:type="auto"/>
            <w:tcBorders>
              <w:top w:val="single" w:sz="4" w:space="0" w:color="auto"/>
              <w:bottom w:val="single" w:sz="4" w:space="0" w:color="auto"/>
            </w:tcBorders>
          </w:tcPr>
          <w:p w14:paraId="70F11F31" w14:textId="77777777" w:rsidR="00E7522E" w:rsidRPr="00EF5E94" w:rsidRDefault="00E7522E" w:rsidP="00E7522E">
            <w:pPr>
              <w:spacing w:before="20" w:after="20"/>
              <w:contextualSpacing/>
            </w:pPr>
            <w:r>
              <w:t>sg.nom.</w:t>
            </w:r>
          </w:p>
        </w:tc>
      </w:tr>
      <w:tr w:rsidR="00F91D76" w:rsidRPr="00EF5E94" w14:paraId="1B1E5DB7" w14:textId="77777777" w:rsidTr="00E1657F">
        <w:trPr>
          <w:cantSplit/>
          <w:tblHeader/>
        </w:trPr>
        <w:tc>
          <w:tcPr>
            <w:tcW w:w="0" w:type="auto"/>
            <w:tcBorders>
              <w:bottom w:val="nil"/>
            </w:tcBorders>
          </w:tcPr>
          <w:p w14:paraId="4E4555B0" w14:textId="47BF8FCD" w:rsidR="00F91D76" w:rsidRPr="00EF5E94" w:rsidRDefault="008127FD" w:rsidP="00EF5E94">
            <w:pPr>
              <w:spacing w:before="20" w:after="20"/>
              <w:contextualSpacing/>
            </w:pPr>
            <w:r>
              <w:t>lpp : lp</w:t>
            </w:r>
          </w:p>
        </w:tc>
        <w:tc>
          <w:tcPr>
            <w:tcW w:w="0" w:type="auto"/>
            <w:tcBorders>
              <w:top w:val="single" w:sz="4" w:space="0" w:color="auto"/>
              <w:bottom w:val="nil"/>
            </w:tcBorders>
          </w:tcPr>
          <w:p w14:paraId="54F51EAC" w14:textId="7E788FFA" w:rsidR="00F91D76" w:rsidRPr="00EF5E94" w:rsidRDefault="00F91D76" w:rsidP="00EF5E94">
            <w:pPr>
              <w:spacing w:before="20" w:after="20"/>
              <w:contextualSpacing/>
            </w:pPr>
            <w:r>
              <w:t>valpphaat</w:t>
            </w:r>
          </w:p>
        </w:tc>
        <w:tc>
          <w:tcPr>
            <w:tcW w:w="0" w:type="auto"/>
            <w:tcBorders>
              <w:top w:val="single" w:sz="4" w:space="0" w:color="auto"/>
              <w:bottom w:val="nil"/>
            </w:tcBorders>
          </w:tcPr>
          <w:p w14:paraId="5AA68F3D" w14:textId="72386320" w:rsidR="00F91D76" w:rsidRPr="00EF5E94" w:rsidRDefault="00F91D76" w:rsidP="00EF5E94">
            <w:pPr>
              <w:spacing w:before="20" w:after="20"/>
              <w:contextualSpacing/>
            </w:pPr>
            <w:r>
              <w:t>pl.nom.</w:t>
            </w:r>
          </w:p>
        </w:tc>
        <w:tc>
          <w:tcPr>
            <w:tcW w:w="0" w:type="auto"/>
            <w:tcBorders>
              <w:top w:val="single" w:sz="4" w:space="0" w:color="auto"/>
              <w:bottom w:val="nil"/>
            </w:tcBorders>
          </w:tcPr>
          <w:p w14:paraId="42D2006F" w14:textId="783FC5D2" w:rsidR="00F91D76" w:rsidRPr="00EF5E94" w:rsidRDefault="00F91D76" w:rsidP="00EF5E94">
            <w:pPr>
              <w:spacing w:before="20" w:after="20"/>
              <w:contextualSpacing/>
            </w:pPr>
            <w:r>
              <w:t>valpas</w:t>
            </w:r>
          </w:p>
        </w:tc>
        <w:tc>
          <w:tcPr>
            <w:tcW w:w="0" w:type="auto"/>
            <w:tcBorders>
              <w:top w:val="single" w:sz="4" w:space="0" w:color="auto"/>
              <w:bottom w:val="nil"/>
            </w:tcBorders>
          </w:tcPr>
          <w:p w14:paraId="0D678409" w14:textId="41950B97" w:rsidR="00F91D76" w:rsidRPr="00EF5E94" w:rsidRDefault="00F91D76" w:rsidP="00EF5E94">
            <w:pPr>
              <w:spacing w:before="20" w:after="20"/>
              <w:contextualSpacing/>
            </w:pPr>
            <w:r>
              <w:t>sg.nom.</w:t>
            </w:r>
          </w:p>
        </w:tc>
        <w:tc>
          <w:tcPr>
            <w:tcW w:w="0" w:type="auto"/>
            <w:tcBorders>
              <w:top w:val="single" w:sz="4" w:space="0" w:color="auto"/>
              <w:bottom w:val="nil"/>
              <w:right w:val="nil"/>
            </w:tcBorders>
          </w:tcPr>
          <w:p w14:paraId="5740FB59" w14:textId="77777777" w:rsidR="00F91D76" w:rsidRPr="00EF5E94" w:rsidRDefault="00F91D76" w:rsidP="00EF5E94">
            <w:pPr>
              <w:spacing w:before="20" w:after="20"/>
              <w:contextualSpacing/>
            </w:pPr>
          </w:p>
        </w:tc>
        <w:tc>
          <w:tcPr>
            <w:tcW w:w="0" w:type="auto"/>
            <w:tcBorders>
              <w:top w:val="single" w:sz="4" w:space="0" w:color="auto"/>
              <w:left w:val="nil"/>
              <w:bottom w:val="nil"/>
            </w:tcBorders>
          </w:tcPr>
          <w:p w14:paraId="72F77A5E" w14:textId="77777777" w:rsidR="00F91D76" w:rsidRPr="00EF5E94" w:rsidRDefault="00F91D76" w:rsidP="00EF5E94">
            <w:pPr>
              <w:spacing w:before="20" w:after="20"/>
              <w:contextualSpacing/>
            </w:pPr>
          </w:p>
        </w:tc>
      </w:tr>
      <w:tr w:rsidR="00A91171" w:rsidRPr="00EF5E94" w14:paraId="03D39CD2" w14:textId="77777777" w:rsidTr="00E1657F">
        <w:trPr>
          <w:cantSplit/>
          <w:trHeight w:val="77"/>
          <w:tblHeader/>
        </w:trPr>
        <w:tc>
          <w:tcPr>
            <w:tcW w:w="0" w:type="auto"/>
            <w:tcBorders>
              <w:top w:val="nil"/>
              <w:bottom w:val="single" w:sz="4" w:space="0" w:color="auto"/>
            </w:tcBorders>
          </w:tcPr>
          <w:p w14:paraId="70EE8977" w14:textId="6833CEEC" w:rsidR="00A91171" w:rsidRPr="00EF5E94" w:rsidRDefault="00A91171" w:rsidP="00A91171">
            <w:pPr>
              <w:spacing w:before="20" w:after="20"/>
              <w:contextualSpacing/>
            </w:pPr>
          </w:p>
        </w:tc>
        <w:tc>
          <w:tcPr>
            <w:tcW w:w="0" w:type="auto"/>
            <w:tcBorders>
              <w:top w:val="nil"/>
              <w:bottom w:val="single" w:sz="4" w:space="0" w:color="auto"/>
            </w:tcBorders>
          </w:tcPr>
          <w:p w14:paraId="0A1C7B31" w14:textId="77777777" w:rsidR="00A91171" w:rsidRPr="00EF5E94" w:rsidRDefault="00A91171" w:rsidP="00A91171">
            <w:pPr>
              <w:spacing w:before="20" w:after="20"/>
              <w:contextualSpacing/>
            </w:pPr>
            <w:r w:rsidRPr="00EF5E94">
              <w:t>helppo</w:t>
            </w:r>
          </w:p>
        </w:tc>
        <w:tc>
          <w:tcPr>
            <w:tcW w:w="0" w:type="auto"/>
            <w:tcBorders>
              <w:top w:val="nil"/>
              <w:bottom w:val="single" w:sz="4" w:space="0" w:color="auto"/>
            </w:tcBorders>
          </w:tcPr>
          <w:p w14:paraId="01AEBC14" w14:textId="77777777" w:rsidR="00A91171" w:rsidRPr="00EF5E94" w:rsidRDefault="00A91171" w:rsidP="00A91171">
            <w:pPr>
              <w:spacing w:before="20" w:after="20"/>
              <w:contextualSpacing/>
            </w:pPr>
            <w:r w:rsidRPr="00EF5E94">
              <w:t>sg.nom.</w:t>
            </w:r>
          </w:p>
        </w:tc>
        <w:tc>
          <w:tcPr>
            <w:tcW w:w="0" w:type="auto"/>
            <w:tcBorders>
              <w:top w:val="nil"/>
              <w:bottom w:val="single" w:sz="4" w:space="0" w:color="auto"/>
            </w:tcBorders>
          </w:tcPr>
          <w:p w14:paraId="2772045D" w14:textId="77777777" w:rsidR="00A91171" w:rsidRPr="00EF5E94" w:rsidRDefault="00A91171" w:rsidP="00A91171">
            <w:pPr>
              <w:spacing w:before="20" w:after="20"/>
              <w:contextualSpacing/>
            </w:pPr>
            <w:r w:rsidRPr="00EF5E94">
              <w:t>helpot</w:t>
            </w:r>
          </w:p>
        </w:tc>
        <w:tc>
          <w:tcPr>
            <w:tcW w:w="0" w:type="auto"/>
            <w:tcBorders>
              <w:top w:val="nil"/>
              <w:bottom w:val="single" w:sz="4" w:space="0" w:color="auto"/>
            </w:tcBorders>
          </w:tcPr>
          <w:p w14:paraId="5C1E26FF" w14:textId="77777777" w:rsidR="00A91171" w:rsidRPr="00EF5E94" w:rsidRDefault="00A91171" w:rsidP="00A91171">
            <w:pPr>
              <w:spacing w:before="20" w:after="20"/>
              <w:contextualSpacing/>
            </w:pPr>
            <w:r w:rsidRPr="00EF5E94">
              <w:t>pl.nom.</w:t>
            </w:r>
          </w:p>
        </w:tc>
        <w:tc>
          <w:tcPr>
            <w:tcW w:w="0" w:type="auto"/>
            <w:gridSpan w:val="2"/>
            <w:tcBorders>
              <w:top w:val="nil"/>
              <w:bottom w:val="single" w:sz="4" w:space="0" w:color="auto"/>
            </w:tcBorders>
          </w:tcPr>
          <w:p w14:paraId="0BCAF2DC" w14:textId="77777777" w:rsidR="00A91171" w:rsidRPr="00EF5E94" w:rsidRDefault="00A91171" w:rsidP="00A91171">
            <w:pPr>
              <w:spacing w:before="20" w:after="20"/>
              <w:contextualSpacing/>
            </w:pPr>
          </w:p>
        </w:tc>
      </w:tr>
    </w:tbl>
    <w:p w14:paraId="3B69941C" w14:textId="1B0D5D1E" w:rsidR="00625FBD" w:rsidRPr="00A95D68" w:rsidRDefault="00625FBD" w:rsidP="00780A93">
      <w:pPr>
        <w:pStyle w:val="Undertittel"/>
      </w:pPr>
      <w:bookmarkStart w:id="258" w:name="_Toc311273731"/>
      <w:r w:rsidRPr="00A95D68">
        <w:lastRenderedPageBreak/>
        <w:t>Tabeli</w:t>
      </w:r>
      <w:r w:rsidR="0088318B">
        <w:t xml:space="preserve"> 5</w:t>
      </w:r>
      <w:r w:rsidRPr="00A95D68">
        <w:t xml:space="preserve">: Spesiaalivaihettelu: </w:t>
      </w:r>
      <w:r w:rsidR="00A83291">
        <w:t xml:space="preserve">konsonantin </w:t>
      </w:r>
      <w:r w:rsidRPr="009413A2">
        <w:rPr>
          <w:i/>
        </w:rPr>
        <w:t>s</w:t>
      </w:r>
      <w:r w:rsidR="00B05D4C">
        <w:t>:</w:t>
      </w:r>
      <w:r w:rsidRPr="00A95D68">
        <w:t>n vaihettelu</w:t>
      </w:r>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16"/>
        <w:gridCol w:w="1109"/>
        <w:gridCol w:w="1176"/>
        <w:gridCol w:w="976"/>
        <w:gridCol w:w="1616"/>
      </w:tblGrid>
      <w:tr w:rsidR="00625FBD" w:rsidRPr="00EF5E94" w14:paraId="27F6F1EE" w14:textId="77777777" w:rsidTr="00DF6334">
        <w:trPr>
          <w:cantSplit/>
          <w:trHeight w:val="77"/>
          <w:tblHeader/>
        </w:trPr>
        <w:tc>
          <w:tcPr>
            <w:tcW w:w="0" w:type="auto"/>
            <w:tcBorders>
              <w:top w:val="single" w:sz="4" w:space="0" w:color="auto"/>
              <w:bottom w:val="nil"/>
            </w:tcBorders>
          </w:tcPr>
          <w:p w14:paraId="5C63D64E" w14:textId="77777777" w:rsidR="00625FBD" w:rsidRPr="00EF5E94" w:rsidRDefault="00625FBD" w:rsidP="00EF5E94">
            <w:pPr>
              <w:keepNext/>
              <w:spacing w:before="20" w:after="20"/>
              <w:contextualSpacing/>
            </w:pPr>
            <w:r w:rsidRPr="00EF5E94">
              <w:t>Vaihettelu</w:t>
            </w:r>
          </w:p>
        </w:tc>
        <w:tc>
          <w:tcPr>
            <w:tcW w:w="0" w:type="auto"/>
            <w:tcBorders>
              <w:top w:val="single" w:sz="4" w:space="0" w:color="auto"/>
              <w:bottom w:val="single" w:sz="4" w:space="0" w:color="auto"/>
            </w:tcBorders>
          </w:tcPr>
          <w:p w14:paraId="7D2149E5" w14:textId="77777777" w:rsidR="00625FBD" w:rsidRPr="00EF5E94" w:rsidRDefault="00625FBD" w:rsidP="00EF5E94">
            <w:pPr>
              <w:keepNext/>
              <w:spacing w:before="20" w:after="20"/>
              <w:contextualSpacing/>
            </w:pPr>
            <w:r w:rsidRPr="00EF5E94">
              <w:t>II-graadi</w:t>
            </w:r>
          </w:p>
        </w:tc>
        <w:tc>
          <w:tcPr>
            <w:tcW w:w="0" w:type="auto"/>
            <w:tcBorders>
              <w:top w:val="single" w:sz="4" w:space="0" w:color="auto"/>
              <w:bottom w:val="single" w:sz="4" w:space="0" w:color="auto"/>
            </w:tcBorders>
          </w:tcPr>
          <w:p w14:paraId="011CD50D" w14:textId="77777777" w:rsidR="00625FBD" w:rsidRPr="00EF5E94" w:rsidRDefault="00625FBD" w:rsidP="00EF5E94">
            <w:pPr>
              <w:pStyle w:val="Topptekst"/>
              <w:keepNext/>
              <w:spacing w:before="20" w:after="20"/>
              <w:contextualSpacing/>
            </w:pPr>
            <w:r w:rsidRPr="00EF5E94">
              <w:t>Haamu-</w:t>
            </w:r>
          </w:p>
          <w:p w14:paraId="4A25F4C4" w14:textId="77777777" w:rsidR="00625FBD" w:rsidRPr="00EF5E94" w:rsidRDefault="00625FBD" w:rsidP="00EF5E94">
            <w:pPr>
              <w:keepNext/>
              <w:spacing w:before="20" w:after="20"/>
              <w:contextualSpacing/>
            </w:pPr>
            <w:r w:rsidRPr="00EF5E94">
              <w:t>kategorii</w:t>
            </w:r>
          </w:p>
        </w:tc>
        <w:tc>
          <w:tcPr>
            <w:tcW w:w="0" w:type="auto"/>
            <w:tcBorders>
              <w:top w:val="single" w:sz="4" w:space="0" w:color="auto"/>
              <w:bottom w:val="single" w:sz="4" w:space="0" w:color="auto"/>
            </w:tcBorders>
          </w:tcPr>
          <w:p w14:paraId="2D2BE104" w14:textId="77777777" w:rsidR="00625FBD" w:rsidRPr="00EF5E94" w:rsidRDefault="00625FBD" w:rsidP="00EF5E94">
            <w:pPr>
              <w:keepNext/>
              <w:spacing w:before="20" w:after="20"/>
              <w:contextualSpacing/>
            </w:pPr>
            <w:r w:rsidRPr="00EF5E94">
              <w:t>I-graadi</w:t>
            </w:r>
          </w:p>
        </w:tc>
        <w:tc>
          <w:tcPr>
            <w:tcW w:w="0" w:type="auto"/>
            <w:tcBorders>
              <w:top w:val="single" w:sz="4" w:space="0" w:color="auto"/>
              <w:bottom w:val="single" w:sz="4" w:space="0" w:color="auto"/>
            </w:tcBorders>
          </w:tcPr>
          <w:p w14:paraId="11147DF3" w14:textId="77777777" w:rsidR="00C742E8" w:rsidRPr="00EF5E94" w:rsidRDefault="00C742E8" w:rsidP="00C742E8">
            <w:pPr>
              <w:pStyle w:val="Topptekst"/>
              <w:keepNext/>
              <w:spacing w:before="20" w:after="20"/>
              <w:contextualSpacing/>
            </w:pPr>
            <w:r w:rsidRPr="00EF5E94">
              <w:t>Haamu-</w:t>
            </w:r>
          </w:p>
          <w:p w14:paraId="07642548" w14:textId="5A30985C" w:rsidR="00625FBD" w:rsidRPr="00EF5E94" w:rsidRDefault="00C742E8" w:rsidP="00C742E8">
            <w:pPr>
              <w:keepNext/>
              <w:spacing w:before="20" w:after="20"/>
              <w:contextualSpacing/>
            </w:pPr>
            <w:r w:rsidRPr="00EF5E94">
              <w:t>kategorii</w:t>
            </w:r>
          </w:p>
        </w:tc>
      </w:tr>
      <w:tr w:rsidR="00DF6334" w:rsidRPr="00EF5E94" w14:paraId="6E8EFCDC" w14:textId="77777777" w:rsidTr="00DF6334">
        <w:trPr>
          <w:cantSplit/>
          <w:tblHeader/>
        </w:trPr>
        <w:tc>
          <w:tcPr>
            <w:tcW w:w="0" w:type="auto"/>
            <w:vMerge w:val="restart"/>
          </w:tcPr>
          <w:p w14:paraId="47AC08D5" w14:textId="77777777" w:rsidR="00DF6334" w:rsidRPr="00EF5E94" w:rsidRDefault="00DF6334" w:rsidP="00EF5E94">
            <w:pPr>
              <w:spacing w:before="20" w:after="20"/>
              <w:contextualSpacing/>
            </w:pPr>
            <w:r w:rsidRPr="00EF5E94">
              <w:t>ss : s</w:t>
            </w:r>
          </w:p>
        </w:tc>
        <w:tc>
          <w:tcPr>
            <w:tcW w:w="0" w:type="auto"/>
            <w:tcBorders>
              <w:bottom w:val="nil"/>
            </w:tcBorders>
          </w:tcPr>
          <w:p w14:paraId="2DDBB742" w14:textId="77777777" w:rsidR="00DF6334" w:rsidRPr="00EF5E94" w:rsidRDefault="00DF6334" w:rsidP="00EF5E94">
            <w:pPr>
              <w:spacing w:before="20" w:after="20"/>
              <w:contextualSpacing/>
            </w:pPr>
            <w:r w:rsidRPr="00EF5E94">
              <w:t>kiussaa</w:t>
            </w:r>
          </w:p>
        </w:tc>
        <w:tc>
          <w:tcPr>
            <w:tcW w:w="0" w:type="auto"/>
            <w:tcBorders>
              <w:bottom w:val="nil"/>
            </w:tcBorders>
          </w:tcPr>
          <w:p w14:paraId="61123DAF" w14:textId="231B8206" w:rsidR="00DF6334" w:rsidRPr="00EF5E94" w:rsidRDefault="00DF6334" w:rsidP="00EF5E94">
            <w:pPr>
              <w:spacing w:before="20" w:after="20"/>
              <w:contextualSpacing/>
            </w:pPr>
            <w:r w:rsidRPr="00EF5E94">
              <w:t>prees.</w:t>
            </w:r>
            <w:r>
              <w:t>sg3</w:t>
            </w:r>
          </w:p>
        </w:tc>
        <w:tc>
          <w:tcPr>
            <w:tcW w:w="0" w:type="auto"/>
            <w:tcBorders>
              <w:bottom w:val="nil"/>
            </w:tcBorders>
          </w:tcPr>
          <w:p w14:paraId="13D55332" w14:textId="77777777" w:rsidR="00DF6334" w:rsidRPr="00EF5E94" w:rsidRDefault="00DF6334" w:rsidP="00EF5E94">
            <w:pPr>
              <w:spacing w:before="20" w:after="20"/>
              <w:contextualSpacing/>
            </w:pPr>
            <w:r w:rsidRPr="00EF5E94">
              <w:t>kiusata</w:t>
            </w:r>
          </w:p>
        </w:tc>
        <w:tc>
          <w:tcPr>
            <w:tcW w:w="0" w:type="auto"/>
            <w:tcBorders>
              <w:bottom w:val="nil"/>
            </w:tcBorders>
          </w:tcPr>
          <w:p w14:paraId="79E558DD" w14:textId="77777777" w:rsidR="00DF6334" w:rsidRPr="00EF5E94" w:rsidRDefault="00DF6334" w:rsidP="00EF5E94">
            <w:pPr>
              <w:spacing w:before="20" w:after="20"/>
              <w:contextualSpacing/>
            </w:pPr>
            <w:r w:rsidRPr="00EF5E94">
              <w:t>1.inf.</w:t>
            </w:r>
          </w:p>
        </w:tc>
      </w:tr>
      <w:tr w:rsidR="00DF6334" w:rsidRPr="00EF5E94" w14:paraId="699D801B" w14:textId="77777777" w:rsidTr="00DF6334">
        <w:trPr>
          <w:cantSplit/>
          <w:trHeight w:val="345"/>
          <w:tblHeader/>
        </w:trPr>
        <w:tc>
          <w:tcPr>
            <w:tcW w:w="0" w:type="auto"/>
            <w:vMerge/>
          </w:tcPr>
          <w:p w14:paraId="7E877762" w14:textId="77777777" w:rsidR="00DF6334" w:rsidRPr="00EF5E94" w:rsidRDefault="00DF6334" w:rsidP="00EF5E94">
            <w:pPr>
              <w:spacing w:before="20" w:after="20"/>
              <w:contextualSpacing/>
            </w:pPr>
          </w:p>
        </w:tc>
        <w:tc>
          <w:tcPr>
            <w:tcW w:w="0" w:type="auto"/>
            <w:tcBorders>
              <w:top w:val="nil"/>
              <w:bottom w:val="nil"/>
            </w:tcBorders>
          </w:tcPr>
          <w:p w14:paraId="2DFBE75C" w14:textId="77777777" w:rsidR="00DF6334" w:rsidRPr="00EF5E94" w:rsidRDefault="00DF6334" w:rsidP="00EF5E94">
            <w:pPr>
              <w:spacing w:before="20" w:after="20"/>
              <w:contextualSpacing/>
            </w:pPr>
            <w:r w:rsidRPr="00EF5E94">
              <w:t>kiussaa</w:t>
            </w:r>
          </w:p>
        </w:tc>
        <w:tc>
          <w:tcPr>
            <w:tcW w:w="0" w:type="auto"/>
            <w:tcBorders>
              <w:top w:val="nil"/>
              <w:bottom w:val="nil"/>
            </w:tcBorders>
          </w:tcPr>
          <w:p w14:paraId="33E77888" w14:textId="77777777" w:rsidR="00DF6334" w:rsidRPr="00EF5E94" w:rsidRDefault="00DF6334" w:rsidP="00EF5E94">
            <w:pPr>
              <w:spacing w:before="20" w:after="20"/>
              <w:contextualSpacing/>
            </w:pPr>
            <w:r w:rsidRPr="00EF5E94">
              <w:t>sg.part.</w:t>
            </w:r>
          </w:p>
        </w:tc>
        <w:tc>
          <w:tcPr>
            <w:tcW w:w="0" w:type="auto"/>
            <w:tcBorders>
              <w:top w:val="nil"/>
              <w:bottom w:val="nil"/>
            </w:tcBorders>
          </w:tcPr>
          <w:p w14:paraId="5207D784" w14:textId="77777777" w:rsidR="00DF6334" w:rsidRPr="00EF5E94" w:rsidRDefault="00DF6334" w:rsidP="00EF5E94">
            <w:pPr>
              <w:spacing w:before="20" w:after="20"/>
              <w:contextualSpacing/>
            </w:pPr>
            <w:r w:rsidRPr="00EF5E94">
              <w:t>kiusa</w:t>
            </w:r>
          </w:p>
        </w:tc>
        <w:tc>
          <w:tcPr>
            <w:tcW w:w="0" w:type="auto"/>
            <w:tcBorders>
              <w:top w:val="nil"/>
              <w:bottom w:val="nil"/>
            </w:tcBorders>
          </w:tcPr>
          <w:p w14:paraId="11E3C231" w14:textId="77777777" w:rsidR="00DF6334" w:rsidRPr="00EF5E94" w:rsidRDefault="00DF6334" w:rsidP="00EF5E94">
            <w:pPr>
              <w:spacing w:before="20" w:after="20"/>
              <w:contextualSpacing/>
            </w:pPr>
            <w:r w:rsidRPr="00EF5E94">
              <w:t>sg.nom.</w:t>
            </w:r>
          </w:p>
        </w:tc>
      </w:tr>
      <w:tr w:rsidR="00DF6334" w:rsidRPr="00EF5E94" w14:paraId="393EFCC3" w14:textId="77777777" w:rsidTr="00DF6334">
        <w:trPr>
          <w:cantSplit/>
          <w:trHeight w:val="287"/>
          <w:tblHeader/>
        </w:trPr>
        <w:tc>
          <w:tcPr>
            <w:tcW w:w="0" w:type="auto"/>
            <w:vMerge/>
          </w:tcPr>
          <w:p w14:paraId="45540F43" w14:textId="77777777" w:rsidR="00DF6334" w:rsidRPr="00EF5E94" w:rsidRDefault="00DF6334" w:rsidP="007C500E">
            <w:pPr>
              <w:tabs>
                <w:tab w:val="left" w:pos="-90"/>
              </w:tabs>
              <w:spacing w:before="20" w:after="20"/>
              <w:contextualSpacing/>
            </w:pPr>
          </w:p>
        </w:tc>
        <w:tc>
          <w:tcPr>
            <w:tcW w:w="0" w:type="auto"/>
            <w:tcBorders>
              <w:top w:val="nil"/>
              <w:bottom w:val="nil"/>
            </w:tcBorders>
          </w:tcPr>
          <w:p w14:paraId="44DA4DBD" w14:textId="77777777" w:rsidR="00DF6334" w:rsidRPr="00EF5E94" w:rsidRDefault="00DF6334" w:rsidP="007C500E">
            <w:pPr>
              <w:tabs>
                <w:tab w:val="left" w:pos="-90"/>
              </w:tabs>
              <w:spacing w:before="20" w:after="20"/>
              <w:contextualSpacing/>
            </w:pPr>
            <w:r w:rsidRPr="00EF5E94">
              <w:t>ossaa</w:t>
            </w:r>
          </w:p>
        </w:tc>
        <w:tc>
          <w:tcPr>
            <w:tcW w:w="0" w:type="auto"/>
            <w:tcBorders>
              <w:top w:val="nil"/>
              <w:bottom w:val="nil"/>
            </w:tcBorders>
          </w:tcPr>
          <w:p w14:paraId="05E521AF" w14:textId="5578D680" w:rsidR="00DF6334" w:rsidRPr="00EF5E94" w:rsidRDefault="00DF6334" w:rsidP="007C500E">
            <w:pPr>
              <w:tabs>
                <w:tab w:val="left" w:pos="-90"/>
              </w:tabs>
              <w:spacing w:before="20" w:after="20"/>
              <w:contextualSpacing/>
            </w:pPr>
            <w:r>
              <w:t>sg3</w:t>
            </w:r>
            <w:r w:rsidRPr="00EF5E94">
              <w:t xml:space="preserve"> prees.</w:t>
            </w:r>
          </w:p>
        </w:tc>
        <w:tc>
          <w:tcPr>
            <w:tcW w:w="0" w:type="auto"/>
            <w:tcBorders>
              <w:top w:val="nil"/>
              <w:bottom w:val="nil"/>
            </w:tcBorders>
          </w:tcPr>
          <w:p w14:paraId="4249D7C5" w14:textId="77777777" w:rsidR="00DF6334" w:rsidRPr="00EF5E94" w:rsidRDefault="00DF6334" w:rsidP="007C500E">
            <w:pPr>
              <w:tabs>
                <w:tab w:val="left" w:pos="-90"/>
              </w:tabs>
              <w:spacing w:before="20" w:after="20"/>
              <w:contextualSpacing/>
            </w:pPr>
            <w:r w:rsidRPr="00EF5E94">
              <w:t>osata</w:t>
            </w:r>
          </w:p>
        </w:tc>
        <w:tc>
          <w:tcPr>
            <w:tcW w:w="0" w:type="auto"/>
            <w:tcBorders>
              <w:top w:val="nil"/>
              <w:bottom w:val="nil"/>
            </w:tcBorders>
          </w:tcPr>
          <w:p w14:paraId="25E765F4" w14:textId="77777777" w:rsidR="00DF6334" w:rsidRPr="00EF5E94" w:rsidRDefault="00DF6334" w:rsidP="007C500E">
            <w:pPr>
              <w:tabs>
                <w:tab w:val="left" w:pos="-90"/>
              </w:tabs>
              <w:spacing w:before="20" w:after="20"/>
              <w:contextualSpacing/>
            </w:pPr>
            <w:r w:rsidRPr="00EF5E94">
              <w:t>1.inf.</w:t>
            </w:r>
          </w:p>
        </w:tc>
      </w:tr>
      <w:tr w:rsidR="00DF6334" w:rsidRPr="00EF5E94" w14:paraId="34FBE7EE" w14:textId="77777777" w:rsidTr="00DF6334">
        <w:trPr>
          <w:cantSplit/>
          <w:tblHeader/>
        </w:trPr>
        <w:tc>
          <w:tcPr>
            <w:tcW w:w="0" w:type="auto"/>
            <w:vMerge/>
          </w:tcPr>
          <w:p w14:paraId="40738461" w14:textId="77777777" w:rsidR="00DF6334" w:rsidRPr="00EF5E94" w:rsidRDefault="00DF6334" w:rsidP="007C500E">
            <w:pPr>
              <w:tabs>
                <w:tab w:val="left" w:pos="-90"/>
              </w:tabs>
              <w:spacing w:before="20" w:after="20"/>
              <w:contextualSpacing/>
            </w:pPr>
          </w:p>
        </w:tc>
        <w:tc>
          <w:tcPr>
            <w:tcW w:w="0" w:type="auto"/>
            <w:tcBorders>
              <w:top w:val="nil"/>
              <w:bottom w:val="single" w:sz="4" w:space="0" w:color="auto"/>
            </w:tcBorders>
          </w:tcPr>
          <w:p w14:paraId="2AAA5847" w14:textId="77777777" w:rsidR="00DF6334" w:rsidRPr="00EF5E94" w:rsidRDefault="00DF6334" w:rsidP="007C500E">
            <w:pPr>
              <w:tabs>
                <w:tab w:val="left" w:pos="-90"/>
              </w:tabs>
              <w:spacing w:before="20" w:after="20"/>
              <w:contextualSpacing/>
            </w:pPr>
            <w:r w:rsidRPr="00EF5E94">
              <w:t>ossaa</w:t>
            </w:r>
          </w:p>
        </w:tc>
        <w:tc>
          <w:tcPr>
            <w:tcW w:w="0" w:type="auto"/>
            <w:tcBorders>
              <w:top w:val="nil"/>
              <w:bottom w:val="single" w:sz="4" w:space="0" w:color="auto"/>
            </w:tcBorders>
          </w:tcPr>
          <w:p w14:paraId="640969DE" w14:textId="77777777" w:rsidR="00DF6334" w:rsidRPr="00EF5E94" w:rsidRDefault="00DF6334" w:rsidP="007C500E">
            <w:pPr>
              <w:tabs>
                <w:tab w:val="left" w:pos="-90"/>
              </w:tabs>
              <w:spacing w:before="20" w:after="20"/>
              <w:contextualSpacing/>
            </w:pPr>
            <w:r w:rsidRPr="00EF5E94">
              <w:t>sg.part.</w:t>
            </w:r>
          </w:p>
        </w:tc>
        <w:tc>
          <w:tcPr>
            <w:tcW w:w="0" w:type="auto"/>
            <w:tcBorders>
              <w:top w:val="nil"/>
              <w:bottom w:val="single" w:sz="4" w:space="0" w:color="auto"/>
            </w:tcBorders>
          </w:tcPr>
          <w:p w14:paraId="582F4DD4" w14:textId="77777777" w:rsidR="00DF6334" w:rsidRPr="00EF5E94" w:rsidRDefault="00DF6334" w:rsidP="007C500E">
            <w:pPr>
              <w:tabs>
                <w:tab w:val="left" w:pos="-90"/>
              </w:tabs>
              <w:spacing w:before="20" w:after="20"/>
              <w:contextualSpacing/>
            </w:pPr>
            <w:r w:rsidRPr="00EF5E94">
              <w:t>osa</w:t>
            </w:r>
          </w:p>
        </w:tc>
        <w:tc>
          <w:tcPr>
            <w:tcW w:w="0" w:type="auto"/>
            <w:tcBorders>
              <w:top w:val="nil"/>
              <w:bottom w:val="single" w:sz="4" w:space="0" w:color="auto"/>
            </w:tcBorders>
          </w:tcPr>
          <w:p w14:paraId="29C9923D" w14:textId="77777777" w:rsidR="00DF6334" w:rsidRPr="00EF5E94" w:rsidRDefault="00DF6334" w:rsidP="007C500E">
            <w:pPr>
              <w:tabs>
                <w:tab w:val="left" w:pos="-90"/>
              </w:tabs>
              <w:spacing w:before="20" w:after="20"/>
              <w:contextualSpacing/>
            </w:pPr>
            <w:r w:rsidRPr="00EF5E94">
              <w:t>sg.nom.</w:t>
            </w:r>
          </w:p>
        </w:tc>
      </w:tr>
      <w:tr w:rsidR="00DF6334" w:rsidRPr="00EF5E94" w14:paraId="740E1F6C" w14:textId="77777777" w:rsidTr="00DF6334">
        <w:trPr>
          <w:cantSplit/>
          <w:tblHeader/>
        </w:trPr>
        <w:tc>
          <w:tcPr>
            <w:tcW w:w="0" w:type="auto"/>
            <w:vMerge/>
          </w:tcPr>
          <w:p w14:paraId="366E5486" w14:textId="77777777" w:rsidR="00DF6334" w:rsidRPr="00EF5E94" w:rsidRDefault="00DF6334" w:rsidP="00EF5E94">
            <w:pPr>
              <w:tabs>
                <w:tab w:val="left" w:pos="-90"/>
              </w:tabs>
              <w:spacing w:before="20" w:after="20"/>
              <w:contextualSpacing/>
            </w:pPr>
          </w:p>
        </w:tc>
        <w:tc>
          <w:tcPr>
            <w:tcW w:w="0" w:type="auto"/>
            <w:tcBorders>
              <w:top w:val="single" w:sz="4" w:space="0" w:color="auto"/>
              <w:bottom w:val="nil"/>
            </w:tcBorders>
          </w:tcPr>
          <w:p w14:paraId="41AD70B8" w14:textId="5CD86074" w:rsidR="00DF6334" w:rsidRDefault="00DF6334" w:rsidP="00EF5E94">
            <w:pPr>
              <w:tabs>
                <w:tab w:val="left" w:pos="-90"/>
              </w:tabs>
              <w:spacing w:before="20" w:after="20"/>
              <w:contextualSpacing/>
            </w:pPr>
            <w:r>
              <w:t>tylssää</w:t>
            </w:r>
          </w:p>
        </w:tc>
        <w:tc>
          <w:tcPr>
            <w:tcW w:w="0" w:type="auto"/>
            <w:tcBorders>
              <w:top w:val="single" w:sz="4" w:space="0" w:color="auto"/>
              <w:bottom w:val="nil"/>
            </w:tcBorders>
          </w:tcPr>
          <w:p w14:paraId="35CA2D18" w14:textId="73F92378" w:rsidR="00DF6334" w:rsidRDefault="00DF6334" w:rsidP="00EF5E94">
            <w:pPr>
              <w:tabs>
                <w:tab w:val="left" w:pos="-90"/>
              </w:tabs>
              <w:spacing w:before="20" w:after="20"/>
              <w:contextualSpacing/>
            </w:pPr>
            <w:r>
              <w:t>sg.part.</w:t>
            </w:r>
          </w:p>
        </w:tc>
        <w:tc>
          <w:tcPr>
            <w:tcW w:w="0" w:type="auto"/>
            <w:tcBorders>
              <w:top w:val="single" w:sz="4" w:space="0" w:color="auto"/>
              <w:bottom w:val="nil"/>
            </w:tcBorders>
          </w:tcPr>
          <w:p w14:paraId="2830BAED" w14:textId="37D2B0EC" w:rsidR="00DF6334" w:rsidRDefault="00DF6334" w:rsidP="00EF5E94">
            <w:pPr>
              <w:tabs>
                <w:tab w:val="left" w:pos="-90"/>
              </w:tabs>
              <w:spacing w:before="20" w:after="20"/>
              <w:contextualSpacing/>
            </w:pPr>
            <w:r>
              <w:t>tylsä</w:t>
            </w:r>
          </w:p>
        </w:tc>
        <w:tc>
          <w:tcPr>
            <w:tcW w:w="0" w:type="auto"/>
            <w:tcBorders>
              <w:top w:val="single" w:sz="4" w:space="0" w:color="auto"/>
              <w:bottom w:val="nil"/>
            </w:tcBorders>
          </w:tcPr>
          <w:p w14:paraId="707FDB54" w14:textId="28DA312A" w:rsidR="00DF6334" w:rsidRDefault="00DF6334" w:rsidP="00EF5E94">
            <w:pPr>
              <w:tabs>
                <w:tab w:val="left" w:pos="-90"/>
              </w:tabs>
              <w:spacing w:before="20" w:after="20"/>
              <w:contextualSpacing/>
            </w:pPr>
            <w:r>
              <w:t>sg.nom.</w:t>
            </w:r>
          </w:p>
        </w:tc>
      </w:tr>
      <w:tr w:rsidR="00DF6334" w:rsidRPr="00EF5E94" w14:paraId="42323E3A" w14:textId="77777777" w:rsidTr="00DF6334">
        <w:trPr>
          <w:cantSplit/>
          <w:tblHeader/>
        </w:trPr>
        <w:tc>
          <w:tcPr>
            <w:tcW w:w="0" w:type="auto"/>
            <w:vMerge/>
          </w:tcPr>
          <w:p w14:paraId="4A7788E5" w14:textId="77777777" w:rsidR="00DF6334" w:rsidRPr="00EF5E94" w:rsidRDefault="00DF6334" w:rsidP="008F220C">
            <w:pPr>
              <w:tabs>
                <w:tab w:val="left" w:pos="-90"/>
              </w:tabs>
              <w:spacing w:before="20" w:after="20"/>
              <w:contextualSpacing/>
            </w:pPr>
          </w:p>
        </w:tc>
        <w:tc>
          <w:tcPr>
            <w:tcW w:w="0" w:type="auto"/>
            <w:tcBorders>
              <w:top w:val="nil"/>
              <w:bottom w:val="nil"/>
            </w:tcBorders>
          </w:tcPr>
          <w:p w14:paraId="66CB8504" w14:textId="77777777" w:rsidR="00DF6334" w:rsidRPr="00EF5E94" w:rsidRDefault="00DF6334" w:rsidP="008F220C">
            <w:pPr>
              <w:tabs>
                <w:tab w:val="left" w:pos="-90"/>
              </w:tabs>
              <w:spacing w:before="20" w:after="20"/>
              <w:contextualSpacing/>
            </w:pPr>
            <w:r w:rsidRPr="00EF5E94">
              <w:t>kanssaa</w:t>
            </w:r>
          </w:p>
        </w:tc>
        <w:tc>
          <w:tcPr>
            <w:tcW w:w="0" w:type="auto"/>
            <w:tcBorders>
              <w:top w:val="nil"/>
              <w:bottom w:val="nil"/>
            </w:tcBorders>
          </w:tcPr>
          <w:p w14:paraId="28BAE3C4" w14:textId="77777777" w:rsidR="00DF6334" w:rsidRPr="00EF5E94" w:rsidRDefault="00DF6334" w:rsidP="008F220C">
            <w:pPr>
              <w:tabs>
                <w:tab w:val="left" w:pos="-90"/>
              </w:tabs>
              <w:spacing w:before="20" w:after="20"/>
              <w:contextualSpacing/>
            </w:pPr>
            <w:r w:rsidRPr="00EF5E94">
              <w:t>sg.part.</w:t>
            </w:r>
          </w:p>
        </w:tc>
        <w:tc>
          <w:tcPr>
            <w:tcW w:w="0" w:type="auto"/>
            <w:tcBorders>
              <w:top w:val="nil"/>
              <w:bottom w:val="nil"/>
            </w:tcBorders>
          </w:tcPr>
          <w:p w14:paraId="24C08C9A" w14:textId="77777777" w:rsidR="00DF6334" w:rsidRPr="00EF5E94" w:rsidRDefault="00DF6334" w:rsidP="008F220C">
            <w:pPr>
              <w:tabs>
                <w:tab w:val="left" w:pos="-90"/>
              </w:tabs>
              <w:spacing w:before="20" w:after="20"/>
              <w:contextualSpacing/>
            </w:pPr>
            <w:r w:rsidRPr="00EF5E94">
              <w:t>kansa</w:t>
            </w:r>
          </w:p>
        </w:tc>
        <w:tc>
          <w:tcPr>
            <w:tcW w:w="0" w:type="auto"/>
            <w:tcBorders>
              <w:top w:val="nil"/>
              <w:bottom w:val="nil"/>
            </w:tcBorders>
          </w:tcPr>
          <w:p w14:paraId="09DEC4D8" w14:textId="77777777" w:rsidR="00DF6334" w:rsidRPr="00EF5E94" w:rsidRDefault="00DF6334" w:rsidP="008F220C">
            <w:pPr>
              <w:tabs>
                <w:tab w:val="left" w:pos="-90"/>
              </w:tabs>
              <w:spacing w:before="20" w:after="20"/>
              <w:contextualSpacing/>
            </w:pPr>
            <w:r w:rsidRPr="00EF5E94">
              <w:t>sg.nom.</w:t>
            </w:r>
          </w:p>
        </w:tc>
      </w:tr>
      <w:tr w:rsidR="00DF6334" w:rsidRPr="00EF5E94" w14:paraId="2E407CDF" w14:textId="77777777" w:rsidTr="00DF6334">
        <w:trPr>
          <w:cantSplit/>
          <w:tblHeader/>
        </w:trPr>
        <w:tc>
          <w:tcPr>
            <w:tcW w:w="0" w:type="auto"/>
            <w:vMerge/>
          </w:tcPr>
          <w:p w14:paraId="154764F8" w14:textId="77777777" w:rsidR="00DF6334" w:rsidRPr="00EF5E94" w:rsidRDefault="00DF6334" w:rsidP="00EF5E94">
            <w:pPr>
              <w:tabs>
                <w:tab w:val="left" w:pos="-90"/>
              </w:tabs>
              <w:spacing w:before="20" w:after="20"/>
              <w:contextualSpacing/>
            </w:pPr>
          </w:p>
        </w:tc>
        <w:tc>
          <w:tcPr>
            <w:tcW w:w="0" w:type="auto"/>
            <w:tcBorders>
              <w:top w:val="nil"/>
              <w:bottom w:val="nil"/>
            </w:tcBorders>
          </w:tcPr>
          <w:p w14:paraId="6EF92EF2" w14:textId="4616F156" w:rsidR="00DF6334" w:rsidRPr="00EF5E94" w:rsidRDefault="00DF6334" w:rsidP="00EF5E94">
            <w:pPr>
              <w:tabs>
                <w:tab w:val="left" w:pos="-90"/>
              </w:tabs>
              <w:spacing w:before="20" w:after="20"/>
              <w:contextualSpacing/>
            </w:pPr>
            <w:r>
              <w:t>anssoot</w:t>
            </w:r>
          </w:p>
        </w:tc>
        <w:tc>
          <w:tcPr>
            <w:tcW w:w="0" w:type="auto"/>
            <w:tcBorders>
              <w:top w:val="nil"/>
              <w:bottom w:val="nil"/>
            </w:tcBorders>
          </w:tcPr>
          <w:p w14:paraId="688AE43C" w14:textId="793554DE" w:rsidR="00DF6334" w:rsidRPr="00EF5E94" w:rsidRDefault="00DF6334" w:rsidP="00EF5E94">
            <w:pPr>
              <w:tabs>
                <w:tab w:val="left" w:pos="-90"/>
              </w:tabs>
              <w:spacing w:before="20" w:after="20"/>
              <w:contextualSpacing/>
            </w:pPr>
            <w:r>
              <w:t>1.inf.</w:t>
            </w:r>
          </w:p>
        </w:tc>
        <w:tc>
          <w:tcPr>
            <w:tcW w:w="0" w:type="auto"/>
            <w:tcBorders>
              <w:top w:val="nil"/>
              <w:bottom w:val="nil"/>
            </w:tcBorders>
          </w:tcPr>
          <w:p w14:paraId="3362C869" w14:textId="0E05C6AE" w:rsidR="00DF6334" w:rsidRPr="00EF5E94" w:rsidRDefault="00DF6334" w:rsidP="00EF5E94">
            <w:pPr>
              <w:tabs>
                <w:tab w:val="left" w:pos="-90"/>
              </w:tabs>
              <w:spacing w:before="20" w:after="20"/>
              <w:contextualSpacing/>
            </w:pPr>
            <w:r>
              <w:t>ansoi</w:t>
            </w:r>
          </w:p>
        </w:tc>
        <w:tc>
          <w:tcPr>
            <w:tcW w:w="0" w:type="auto"/>
            <w:tcBorders>
              <w:top w:val="nil"/>
              <w:bottom w:val="nil"/>
            </w:tcBorders>
          </w:tcPr>
          <w:p w14:paraId="6FAF2C39" w14:textId="3188D7C3" w:rsidR="00DF6334" w:rsidRPr="00EF5E94" w:rsidRDefault="00DF6334" w:rsidP="00EF5E94">
            <w:pPr>
              <w:tabs>
                <w:tab w:val="left" w:pos="-90"/>
              </w:tabs>
              <w:spacing w:before="20" w:after="20"/>
              <w:contextualSpacing/>
            </w:pPr>
            <w:r>
              <w:t>pret.sg3</w:t>
            </w:r>
          </w:p>
        </w:tc>
      </w:tr>
      <w:tr w:rsidR="00DF6334" w:rsidRPr="00EF5E94" w14:paraId="3DB601BD" w14:textId="77777777" w:rsidTr="00DF6334">
        <w:trPr>
          <w:cantSplit/>
          <w:trHeight w:val="71"/>
          <w:tblHeader/>
        </w:trPr>
        <w:tc>
          <w:tcPr>
            <w:tcW w:w="0" w:type="auto"/>
            <w:vMerge/>
          </w:tcPr>
          <w:p w14:paraId="205849FE" w14:textId="77777777" w:rsidR="00DF6334" w:rsidRPr="00EF5E94" w:rsidRDefault="00DF6334" w:rsidP="00EF5E94">
            <w:pPr>
              <w:tabs>
                <w:tab w:val="left" w:pos="-90"/>
              </w:tabs>
              <w:spacing w:before="20" w:after="20"/>
              <w:contextualSpacing/>
            </w:pPr>
          </w:p>
        </w:tc>
        <w:tc>
          <w:tcPr>
            <w:tcW w:w="0" w:type="auto"/>
            <w:tcBorders>
              <w:top w:val="nil"/>
              <w:bottom w:val="nil"/>
            </w:tcBorders>
          </w:tcPr>
          <w:p w14:paraId="761B697D" w14:textId="0A6D94D1" w:rsidR="00DF6334" w:rsidRDefault="00DF6334" w:rsidP="00EF5E94">
            <w:pPr>
              <w:tabs>
                <w:tab w:val="left" w:pos="-90"/>
              </w:tabs>
              <w:spacing w:before="20" w:after="20"/>
              <w:contextualSpacing/>
            </w:pPr>
            <w:r>
              <w:t>kärssiit</w:t>
            </w:r>
          </w:p>
        </w:tc>
        <w:tc>
          <w:tcPr>
            <w:tcW w:w="0" w:type="auto"/>
            <w:tcBorders>
              <w:top w:val="nil"/>
              <w:bottom w:val="nil"/>
            </w:tcBorders>
          </w:tcPr>
          <w:p w14:paraId="14AAE6E9" w14:textId="28F2D1A5" w:rsidR="00DF6334" w:rsidRDefault="00DF6334" w:rsidP="00EF5E94">
            <w:pPr>
              <w:tabs>
                <w:tab w:val="left" w:pos="-90"/>
              </w:tabs>
              <w:spacing w:before="20" w:after="20"/>
              <w:contextualSpacing/>
            </w:pPr>
            <w:r>
              <w:t>1.inf.</w:t>
            </w:r>
          </w:p>
        </w:tc>
        <w:tc>
          <w:tcPr>
            <w:tcW w:w="0" w:type="auto"/>
            <w:tcBorders>
              <w:top w:val="nil"/>
              <w:bottom w:val="nil"/>
            </w:tcBorders>
          </w:tcPr>
          <w:p w14:paraId="7B692DEA" w14:textId="066177DE" w:rsidR="00DF6334" w:rsidRDefault="00DF6334" w:rsidP="00EF5E94">
            <w:pPr>
              <w:tabs>
                <w:tab w:val="left" w:pos="-90"/>
              </w:tabs>
              <w:spacing w:before="20" w:after="20"/>
              <w:contextualSpacing/>
            </w:pPr>
            <w:r>
              <w:t>kärsin</w:t>
            </w:r>
          </w:p>
        </w:tc>
        <w:tc>
          <w:tcPr>
            <w:tcW w:w="0" w:type="auto"/>
            <w:tcBorders>
              <w:top w:val="nil"/>
              <w:bottom w:val="nil"/>
            </w:tcBorders>
          </w:tcPr>
          <w:p w14:paraId="0D136FD5" w14:textId="4321ABC7" w:rsidR="00DF6334" w:rsidRDefault="00DF6334" w:rsidP="00EF5E94">
            <w:pPr>
              <w:tabs>
                <w:tab w:val="left" w:pos="-90"/>
              </w:tabs>
              <w:spacing w:before="20" w:after="20"/>
              <w:contextualSpacing/>
            </w:pPr>
            <w:r>
              <w:t>prees./pret.sg1</w:t>
            </w:r>
          </w:p>
        </w:tc>
      </w:tr>
      <w:tr w:rsidR="00DF6334" w:rsidRPr="00EF5E94" w14:paraId="1C39C2A9" w14:textId="77777777" w:rsidTr="00DF6334">
        <w:trPr>
          <w:cantSplit/>
          <w:tblHeader/>
        </w:trPr>
        <w:tc>
          <w:tcPr>
            <w:tcW w:w="0" w:type="auto"/>
            <w:vMerge/>
            <w:tcBorders>
              <w:bottom w:val="single" w:sz="4" w:space="0" w:color="auto"/>
            </w:tcBorders>
          </w:tcPr>
          <w:p w14:paraId="4F1C32B3" w14:textId="77777777" w:rsidR="00DF6334" w:rsidRPr="00EF5E94" w:rsidRDefault="00DF6334" w:rsidP="00EF5E94">
            <w:pPr>
              <w:tabs>
                <w:tab w:val="left" w:pos="-90"/>
              </w:tabs>
              <w:spacing w:before="20" w:after="20"/>
              <w:contextualSpacing/>
            </w:pPr>
          </w:p>
        </w:tc>
        <w:tc>
          <w:tcPr>
            <w:tcW w:w="0" w:type="auto"/>
            <w:tcBorders>
              <w:top w:val="nil"/>
              <w:bottom w:val="single" w:sz="4" w:space="0" w:color="auto"/>
            </w:tcBorders>
          </w:tcPr>
          <w:p w14:paraId="07D1D42C" w14:textId="367AB368" w:rsidR="00DF6334" w:rsidRDefault="00DF6334" w:rsidP="00EF5E94">
            <w:pPr>
              <w:tabs>
                <w:tab w:val="left" w:pos="-90"/>
              </w:tabs>
              <w:spacing w:before="20" w:after="20"/>
              <w:contextualSpacing/>
            </w:pPr>
            <w:r>
              <w:t>karsshaat</w:t>
            </w:r>
          </w:p>
        </w:tc>
        <w:tc>
          <w:tcPr>
            <w:tcW w:w="0" w:type="auto"/>
            <w:tcBorders>
              <w:top w:val="nil"/>
              <w:bottom w:val="single" w:sz="4" w:space="0" w:color="auto"/>
            </w:tcBorders>
          </w:tcPr>
          <w:p w14:paraId="17C558FB" w14:textId="1C416DC8" w:rsidR="00DF6334" w:rsidRDefault="00DF6334" w:rsidP="00EF5E94">
            <w:pPr>
              <w:tabs>
                <w:tab w:val="left" w:pos="-90"/>
              </w:tabs>
              <w:spacing w:before="20" w:after="20"/>
              <w:contextualSpacing/>
            </w:pPr>
            <w:r>
              <w:t>pl.nom.</w:t>
            </w:r>
          </w:p>
        </w:tc>
        <w:tc>
          <w:tcPr>
            <w:tcW w:w="0" w:type="auto"/>
            <w:tcBorders>
              <w:top w:val="nil"/>
              <w:bottom w:val="single" w:sz="4" w:space="0" w:color="auto"/>
            </w:tcBorders>
          </w:tcPr>
          <w:p w14:paraId="08F3431E" w14:textId="151D52B2" w:rsidR="00DF6334" w:rsidRDefault="00DF6334" w:rsidP="00EF5E94">
            <w:pPr>
              <w:tabs>
                <w:tab w:val="left" w:pos="-90"/>
              </w:tabs>
              <w:spacing w:before="20" w:after="20"/>
              <w:contextualSpacing/>
            </w:pPr>
            <w:r>
              <w:t>karsas</w:t>
            </w:r>
          </w:p>
        </w:tc>
        <w:tc>
          <w:tcPr>
            <w:tcW w:w="0" w:type="auto"/>
            <w:tcBorders>
              <w:top w:val="nil"/>
              <w:bottom w:val="single" w:sz="4" w:space="0" w:color="auto"/>
            </w:tcBorders>
          </w:tcPr>
          <w:p w14:paraId="776296A2" w14:textId="20FA439E" w:rsidR="00DF6334" w:rsidRDefault="00DF6334" w:rsidP="00EF5E94">
            <w:pPr>
              <w:tabs>
                <w:tab w:val="left" w:pos="-90"/>
              </w:tabs>
              <w:spacing w:before="20" w:after="20"/>
              <w:contextualSpacing/>
            </w:pPr>
            <w:r>
              <w:t>sg.nom.</w:t>
            </w:r>
          </w:p>
        </w:tc>
      </w:tr>
    </w:tbl>
    <w:bookmarkEnd w:id="253"/>
    <w:bookmarkEnd w:id="254"/>
    <w:bookmarkEnd w:id="255"/>
    <w:p w14:paraId="7D86E1F0" w14:textId="055F9C06" w:rsidR="005C2411" w:rsidRPr="00A95D68" w:rsidRDefault="005C2411" w:rsidP="00BD2A19">
      <w:pPr>
        <w:tabs>
          <w:tab w:val="left" w:pos="-90"/>
        </w:tabs>
        <w:spacing w:before="120" w:after="120"/>
      </w:pPr>
      <w:r w:rsidRPr="00A95D68">
        <w:t xml:space="preserve">Konsonantit </w:t>
      </w:r>
      <w:r w:rsidRPr="00821BF4">
        <w:rPr>
          <w:i/>
        </w:rPr>
        <w:t>h</w:t>
      </w:r>
      <w:r w:rsidR="0075485B" w:rsidRPr="0075485B">
        <w:t>,</w:t>
      </w:r>
      <w:r w:rsidRPr="00821BF4">
        <w:rPr>
          <w:i/>
        </w:rPr>
        <w:t xml:space="preserve"> j</w:t>
      </w:r>
      <w:r w:rsidR="0075485B" w:rsidRPr="0075485B">
        <w:t>,</w:t>
      </w:r>
      <w:r w:rsidRPr="00821BF4">
        <w:rPr>
          <w:i/>
        </w:rPr>
        <w:t xml:space="preserve"> l</w:t>
      </w:r>
      <w:r w:rsidR="0075485B" w:rsidRPr="0075485B">
        <w:t>,</w:t>
      </w:r>
      <w:r w:rsidRPr="00821BF4">
        <w:rPr>
          <w:i/>
        </w:rPr>
        <w:t xml:space="preserve"> m</w:t>
      </w:r>
      <w:r w:rsidR="0075485B" w:rsidRPr="0075485B">
        <w:t>,</w:t>
      </w:r>
      <w:r w:rsidRPr="00821BF4">
        <w:rPr>
          <w:i/>
        </w:rPr>
        <w:t xml:space="preserve"> n</w:t>
      </w:r>
      <w:r w:rsidR="0075485B" w:rsidRPr="0075485B">
        <w:t>,</w:t>
      </w:r>
      <w:r w:rsidRPr="00821BF4">
        <w:rPr>
          <w:i/>
        </w:rPr>
        <w:t xml:space="preserve"> r</w:t>
      </w:r>
      <w:r w:rsidRPr="00A95D68">
        <w:t xml:space="preserve"> ja </w:t>
      </w:r>
      <w:r w:rsidRPr="00821BF4">
        <w:rPr>
          <w:i/>
        </w:rPr>
        <w:t>v</w:t>
      </w:r>
      <w:r w:rsidRPr="00A95D68">
        <w:t xml:space="preserve"> vaihetellaan vain silloin, ko niitten eđessä oon painolinen</w:t>
      </w:r>
      <w:r w:rsidR="006678A0">
        <w:t xml:space="preserve"> tav</w:t>
      </w:r>
      <w:r w:rsidRPr="00A95D68">
        <w:t>u</w:t>
      </w:r>
      <w:r w:rsidR="00717C44" w:rsidRPr="00A95D68">
        <w:t xml:space="preserve"> ja lyhykäinen vokaali</w:t>
      </w:r>
      <w:ins w:id="259" w:author="Information Services" w:date="2015-11-12T13:11:00Z">
        <w:r w:rsidR="005F35D8">
          <w:t xml:space="preserve"> eikä eđessä ole muuta konsonanttii.</w:t>
        </w:r>
      </w:ins>
      <w:del w:id="260" w:author="Information Services" w:date="2015-11-12T13:11:00Z">
        <w:r w:rsidRPr="00A95D68" w:rsidDel="005F35D8">
          <w:delText>;</w:delText>
        </w:r>
      </w:del>
      <w:r w:rsidRPr="00A95D68">
        <w:t xml:space="preserve"> </w:t>
      </w:r>
      <w:ins w:id="261" w:author="Information Services" w:date="2015-11-12T13:12:00Z">
        <w:r w:rsidR="005F35D8">
          <w:t>M</w:t>
        </w:r>
      </w:ins>
      <w:del w:id="262" w:author="Information Services" w:date="2015-11-12T13:12:00Z">
        <w:r w:rsidRPr="00A95D68" w:rsidDel="005F35D8">
          <w:delText>m</w:delText>
        </w:r>
      </w:del>
      <w:del w:id="263" w:author="Information Services" w:date="2015-11-12T13:13:00Z">
        <w:r w:rsidRPr="00A95D68" w:rsidDel="005F35D8">
          <w:delText>uutoin</w:delText>
        </w:r>
      </w:del>
      <w:ins w:id="264" w:author="Information Services" w:date="2015-11-12T13:13:00Z">
        <w:r w:rsidR="005F35D8">
          <w:t>uissa taphauksissa</w:t>
        </w:r>
      </w:ins>
      <w:r w:rsidRPr="00A95D68">
        <w:t xml:space="preserve"> net oon sanassa tasan joko kaikissa haamuissa II-graadissa tahi kaikissa h</w:t>
      </w:r>
      <w:r w:rsidR="007049ED" w:rsidRPr="00A95D68">
        <w:t xml:space="preserve">aamuissa I-graadissa. </w:t>
      </w:r>
      <w:r w:rsidR="00AC27FD" w:rsidRPr="00A95D68">
        <w:t>Nämät konsonantit vaihetelhaan sitte</w:t>
      </w:r>
      <w:r w:rsidR="009C3916" w:rsidRPr="00A95D68">
        <w:t xml:space="preserve"> </w:t>
      </w:r>
      <w:r w:rsidR="00BC3062" w:rsidRPr="00A95D68">
        <w:t>sammoin reekeliitten jälkhiin</w:t>
      </w:r>
      <w:r w:rsidR="00AC27FD" w:rsidRPr="00A95D68">
        <w:t xml:space="preserve"> ko ylheisvaihettelussaki.</w:t>
      </w:r>
    </w:p>
    <w:p w14:paraId="3A96AE9F" w14:textId="4E1DB789" w:rsidR="00E9464B" w:rsidRPr="00A95D68" w:rsidRDefault="00C859F6" w:rsidP="00780A93">
      <w:pPr>
        <w:pStyle w:val="Undertittel"/>
      </w:pPr>
      <w:bookmarkStart w:id="265" w:name="_Toc209168574"/>
      <w:bookmarkStart w:id="266" w:name="_Toc311273732"/>
      <w:r w:rsidRPr="00A95D68">
        <w:t>Tabeli</w:t>
      </w:r>
      <w:r w:rsidR="00DA0649">
        <w:t xml:space="preserve"> 6</w:t>
      </w:r>
      <w:r w:rsidRPr="00A95D68">
        <w:t>: Spesiaalivai</w:t>
      </w:r>
      <w:r w:rsidR="00E027E0" w:rsidRPr="00A95D68">
        <w:t>h</w:t>
      </w:r>
      <w:r w:rsidR="005206A1" w:rsidRPr="00A95D68">
        <w:t>ettelu:</w:t>
      </w:r>
      <w:r w:rsidR="007049ED" w:rsidRPr="00A95D68">
        <w:t xml:space="preserve"> K</w:t>
      </w:r>
      <w:r w:rsidR="00FD1D70" w:rsidRPr="00A95D68">
        <w:t>onsonantit</w:t>
      </w:r>
      <w:r w:rsidR="007049ED" w:rsidRPr="00A95D68">
        <w:t xml:space="preserve"> </w:t>
      </w:r>
      <w:r w:rsidR="004433F7" w:rsidRPr="00780A93">
        <w:rPr>
          <w:i/>
        </w:rPr>
        <w:t>h</w:t>
      </w:r>
      <w:r w:rsidR="0075485B" w:rsidRPr="0075485B">
        <w:t>,</w:t>
      </w:r>
      <w:r w:rsidR="004433F7" w:rsidRPr="00780A93">
        <w:rPr>
          <w:i/>
        </w:rPr>
        <w:t xml:space="preserve"> j</w:t>
      </w:r>
      <w:r w:rsidR="0075485B" w:rsidRPr="0075485B">
        <w:t>,</w:t>
      </w:r>
      <w:r w:rsidR="004433F7" w:rsidRPr="00780A93">
        <w:rPr>
          <w:i/>
        </w:rPr>
        <w:t xml:space="preserve"> l</w:t>
      </w:r>
      <w:r w:rsidR="0075485B" w:rsidRPr="0075485B">
        <w:t>,</w:t>
      </w:r>
      <w:r w:rsidR="004433F7" w:rsidRPr="00780A93">
        <w:rPr>
          <w:i/>
        </w:rPr>
        <w:t xml:space="preserve"> m</w:t>
      </w:r>
      <w:r w:rsidR="0075485B" w:rsidRPr="0075485B">
        <w:t>,</w:t>
      </w:r>
      <w:r w:rsidR="004433F7" w:rsidRPr="00780A93">
        <w:rPr>
          <w:i/>
        </w:rPr>
        <w:t xml:space="preserve"> n</w:t>
      </w:r>
      <w:r w:rsidR="0075485B" w:rsidRPr="0075485B">
        <w:t>,</w:t>
      </w:r>
      <w:r w:rsidR="004433F7" w:rsidRPr="00780A93">
        <w:rPr>
          <w:i/>
        </w:rPr>
        <w:t xml:space="preserve"> r</w:t>
      </w:r>
      <w:r w:rsidR="004433F7" w:rsidRPr="00A95D68">
        <w:t xml:space="preserve"> ja </w:t>
      </w:r>
      <w:r w:rsidR="004433F7" w:rsidRPr="00780A93">
        <w:rPr>
          <w:i/>
        </w:rPr>
        <w:t>v</w:t>
      </w:r>
      <w:bookmarkEnd w:id="265"/>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16"/>
        <w:gridCol w:w="1070"/>
        <w:gridCol w:w="1116"/>
        <w:gridCol w:w="976"/>
        <w:gridCol w:w="1116"/>
      </w:tblGrid>
      <w:tr w:rsidR="007F407B" w:rsidRPr="00EF5E94" w14:paraId="0DE5FA4E" w14:textId="77777777" w:rsidTr="00E7522E">
        <w:trPr>
          <w:cantSplit/>
          <w:tblHeader/>
        </w:trPr>
        <w:tc>
          <w:tcPr>
            <w:tcW w:w="0" w:type="auto"/>
            <w:tcBorders>
              <w:bottom w:val="single" w:sz="4" w:space="0" w:color="auto"/>
            </w:tcBorders>
          </w:tcPr>
          <w:p w14:paraId="41B5DC1C" w14:textId="7AAE8E19" w:rsidR="00B30251" w:rsidRPr="00EF5E94" w:rsidRDefault="00C5088D" w:rsidP="00EF5E94">
            <w:pPr>
              <w:pStyle w:val="Topptekst"/>
              <w:keepNext/>
              <w:tabs>
                <w:tab w:val="left" w:pos="-90"/>
              </w:tabs>
              <w:spacing w:before="20" w:after="20"/>
              <w:contextualSpacing/>
            </w:pPr>
            <w:r w:rsidRPr="00EF5E94">
              <w:t>Vaihettelu</w:t>
            </w:r>
          </w:p>
        </w:tc>
        <w:tc>
          <w:tcPr>
            <w:tcW w:w="0" w:type="auto"/>
            <w:tcBorders>
              <w:bottom w:val="single" w:sz="4" w:space="0" w:color="auto"/>
            </w:tcBorders>
          </w:tcPr>
          <w:p w14:paraId="78C9E98C" w14:textId="77777777" w:rsidR="00B30251" w:rsidRPr="00EF5E94" w:rsidRDefault="00B30251" w:rsidP="00EF5E94">
            <w:pPr>
              <w:pStyle w:val="Topptekst"/>
              <w:keepNext/>
              <w:tabs>
                <w:tab w:val="left" w:pos="-90"/>
              </w:tabs>
              <w:spacing w:before="20" w:after="20"/>
              <w:contextualSpacing/>
            </w:pPr>
            <w:r w:rsidRPr="00EF5E94">
              <w:t>II-graadi</w:t>
            </w:r>
          </w:p>
        </w:tc>
        <w:tc>
          <w:tcPr>
            <w:tcW w:w="0" w:type="auto"/>
            <w:tcBorders>
              <w:bottom w:val="single" w:sz="4" w:space="0" w:color="auto"/>
            </w:tcBorders>
          </w:tcPr>
          <w:p w14:paraId="751195B8" w14:textId="77777777" w:rsidR="00B30251" w:rsidRPr="00EF5E94" w:rsidRDefault="00B30251" w:rsidP="00EF5E94">
            <w:pPr>
              <w:pStyle w:val="Topptekst"/>
              <w:keepNext/>
              <w:tabs>
                <w:tab w:val="left" w:pos="-90"/>
              </w:tabs>
              <w:spacing w:before="20" w:after="20"/>
              <w:contextualSpacing/>
            </w:pPr>
            <w:r w:rsidRPr="00EF5E94">
              <w:t>Haamu-</w:t>
            </w:r>
          </w:p>
          <w:p w14:paraId="3EA9A968" w14:textId="77777777" w:rsidR="00B30251" w:rsidRPr="00EF5E94" w:rsidRDefault="00B30251" w:rsidP="00EF5E94">
            <w:pPr>
              <w:pStyle w:val="Topptekst"/>
              <w:keepNext/>
              <w:tabs>
                <w:tab w:val="left" w:pos="-90"/>
              </w:tabs>
              <w:spacing w:before="20" w:after="20"/>
              <w:contextualSpacing/>
            </w:pPr>
            <w:r w:rsidRPr="00EF5E94">
              <w:t>kategorii</w:t>
            </w:r>
          </w:p>
        </w:tc>
        <w:tc>
          <w:tcPr>
            <w:tcW w:w="0" w:type="auto"/>
            <w:tcBorders>
              <w:bottom w:val="single" w:sz="4" w:space="0" w:color="auto"/>
            </w:tcBorders>
          </w:tcPr>
          <w:p w14:paraId="0DD4D479" w14:textId="77777777" w:rsidR="00B30251" w:rsidRPr="00EF5E94" w:rsidRDefault="00B30251" w:rsidP="00EF5E94">
            <w:pPr>
              <w:pStyle w:val="Topptekst"/>
              <w:keepNext/>
              <w:tabs>
                <w:tab w:val="left" w:pos="-90"/>
              </w:tabs>
              <w:spacing w:before="20" w:after="20"/>
              <w:contextualSpacing/>
            </w:pPr>
            <w:r w:rsidRPr="00EF5E94">
              <w:t>I-graadi</w:t>
            </w:r>
          </w:p>
        </w:tc>
        <w:tc>
          <w:tcPr>
            <w:tcW w:w="0" w:type="auto"/>
            <w:tcBorders>
              <w:bottom w:val="single" w:sz="4" w:space="0" w:color="auto"/>
            </w:tcBorders>
          </w:tcPr>
          <w:p w14:paraId="38E7E9B1" w14:textId="77777777" w:rsidR="00B30251" w:rsidRPr="00EF5E94" w:rsidRDefault="00B30251" w:rsidP="00EF5E94">
            <w:pPr>
              <w:pStyle w:val="Topptekst"/>
              <w:keepNext/>
              <w:tabs>
                <w:tab w:val="left" w:pos="-90"/>
              </w:tabs>
              <w:spacing w:before="20" w:after="20"/>
              <w:contextualSpacing/>
            </w:pPr>
            <w:r w:rsidRPr="00EF5E94">
              <w:t>Haamu-</w:t>
            </w:r>
          </w:p>
          <w:p w14:paraId="33FD0CEF" w14:textId="77777777" w:rsidR="00B30251" w:rsidRPr="00EF5E94" w:rsidRDefault="00B30251" w:rsidP="00EF5E94">
            <w:pPr>
              <w:pStyle w:val="Topptekst"/>
              <w:keepNext/>
              <w:tabs>
                <w:tab w:val="left" w:pos="-90"/>
              </w:tabs>
              <w:spacing w:before="20" w:after="20"/>
              <w:contextualSpacing/>
            </w:pPr>
            <w:r w:rsidRPr="00EF5E94">
              <w:t>kategorii</w:t>
            </w:r>
          </w:p>
        </w:tc>
      </w:tr>
      <w:tr w:rsidR="00C742E8" w:rsidRPr="00EF5E94" w14:paraId="06A5F55E" w14:textId="77777777" w:rsidTr="00E7522E">
        <w:trPr>
          <w:cantSplit/>
          <w:tblHeader/>
        </w:trPr>
        <w:tc>
          <w:tcPr>
            <w:tcW w:w="0" w:type="auto"/>
            <w:vMerge w:val="restart"/>
          </w:tcPr>
          <w:p w14:paraId="4AC02EC5" w14:textId="77777777" w:rsidR="00C742E8" w:rsidRPr="00EF5E94" w:rsidRDefault="00C742E8" w:rsidP="00EF5E94">
            <w:pPr>
              <w:tabs>
                <w:tab w:val="left" w:pos="-90"/>
              </w:tabs>
              <w:spacing w:before="20" w:after="20"/>
              <w:contextualSpacing/>
            </w:pPr>
            <w:r w:rsidRPr="00EF5E94">
              <w:t>hh : h</w:t>
            </w:r>
          </w:p>
        </w:tc>
        <w:tc>
          <w:tcPr>
            <w:tcW w:w="0" w:type="auto"/>
            <w:tcBorders>
              <w:bottom w:val="nil"/>
            </w:tcBorders>
          </w:tcPr>
          <w:p w14:paraId="49CF0A64" w14:textId="77777777" w:rsidR="00C742E8" w:rsidRPr="00EF5E94" w:rsidRDefault="00C742E8" w:rsidP="00EF5E94">
            <w:pPr>
              <w:tabs>
                <w:tab w:val="left" w:pos="-90"/>
              </w:tabs>
              <w:spacing w:before="20" w:after="20"/>
              <w:contextualSpacing/>
            </w:pPr>
            <w:r w:rsidRPr="00EF5E94">
              <w:t>puhhuut</w:t>
            </w:r>
          </w:p>
        </w:tc>
        <w:tc>
          <w:tcPr>
            <w:tcW w:w="0" w:type="auto"/>
            <w:tcBorders>
              <w:bottom w:val="nil"/>
            </w:tcBorders>
          </w:tcPr>
          <w:p w14:paraId="26CE7B77" w14:textId="77777777" w:rsidR="00C742E8" w:rsidRPr="00EF5E94" w:rsidRDefault="00C742E8" w:rsidP="00EF5E94">
            <w:pPr>
              <w:tabs>
                <w:tab w:val="left" w:pos="-90"/>
              </w:tabs>
              <w:spacing w:before="20" w:after="20"/>
              <w:contextualSpacing/>
            </w:pPr>
            <w:r w:rsidRPr="00EF5E94">
              <w:t>1.inf.</w:t>
            </w:r>
          </w:p>
        </w:tc>
        <w:tc>
          <w:tcPr>
            <w:tcW w:w="0" w:type="auto"/>
            <w:tcBorders>
              <w:bottom w:val="nil"/>
            </w:tcBorders>
          </w:tcPr>
          <w:p w14:paraId="5A63559A" w14:textId="77777777" w:rsidR="00C742E8" w:rsidRPr="00EF5E94" w:rsidRDefault="00C742E8" w:rsidP="00EF5E94">
            <w:pPr>
              <w:tabs>
                <w:tab w:val="left" w:pos="-90"/>
              </w:tabs>
              <w:spacing w:before="20" w:after="20"/>
              <w:contextualSpacing/>
            </w:pPr>
            <w:r w:rsidRPr="00EF5E94">
              <w:t>puhun</w:t>
            </w:r>
          </w:p>
        </w:tc>
        <w:tc>
          <w:tcPr>
            <w:tcW w:w="0" w:type="auto"/>
            <w:tcBorders>
              <w:bottom w:val="nil"/>
            </w:tcBorders>
          </w:tcPr>
          <w:p w14:paraId="2FD7D8D3" w14:textId="754FC2F1" w:rsidR="00C742E8" w:rsidRPr="00EF5E94" w:rsidRDefault="00C742E8" w:rsidP="00EF5E94">
            <w:pPr>
              <w:tabs>
                <w:tab w:val="left" w:pos="-90"/>
              </w:tabs>
              <w:spacing w:before="20" w:after="20"/>
              <w:contextualSpacing/>
            </w:pPr>
            <w:r w:rsidRPr="00EF5E94">
              <w:t>prees.</w:t>
            </w:r>
            <w:r w:rsidR="001337F6">
              <w:t>sg1</w:t>
            </w:r>
          </w:p>
        </w:tc>
      </w:tr>
      <w:tr w:rsidR="00C742E8" w:rsidRPr="00EF5E94" w14:paraId="2D6F187B" w14:textId="77777777" w:rsidTr="00E7522E">
        <w:trPr>
          <w:cantSplit/>
          <w:tblHeader/>
        </w:trPr>
        <w:tc>
          <w:tcPr>
            <w:tcW w:w="0" w:type="auto"/>
            <w:vMerge/>
          </w:tcPr>
          <w:p w14:paraId="27C2BB0A" w14:textId="77777777" w:rsidR="00C742E8" w:rsidRPr="00EF5E94" w:rsidRDefault="00C742E8" w:rsidP="00EF5E94">
            <w:pPr>
              <w:tabs>
                <w:tab w:val="left" w:pos="-90"/>
              </w:tabs>
              <w:spacing w:before="20" w:after="20"/>
              <w:contextualSpacing/>
            </w:pPr>
          </w:p>
        </w:tc>
        <w:tc>
          <w:tcPr>
            <w:tcW w:w="0" w:type="auto"/>
            <w:tcBorders>
              <w:top w:val="nil"/>
              <w:bottom w:val="nil"/>
            </w:tcBorders>
          </w:tcPr>
          <w:p w14:paraId="748E48B2" w14:textId="77777777" w:rsidR="00C742E8" w:rsidRPr="00EF5E94" w:rsidRDefault="00C742E8" w:rsidP="00EF5E94">
            <w:pPr>
              <w:tabs>
                <w:tab w:val="left" w:pos="-90"/>
              </w:tabs>
              <w:spacing w:before="20" w:after="20"/>
              <w:contextualSpacing/>
            </w:pPr>
            <w:r w:rsidRPr="00EF5E94">
              <w:t>lihhaa</w:t>
            </w:r>
          </w:p>
        </w:tc>
        <w:tc>
          <w:tcPr>
            <w:tcW w:w="0" w:type="auto"/>
            <w:tcBorders>
              <w:top w:val="nil"/>
              <w:bottom w:val="nil"/>
            </w:tcBorders>
          </w:tcPr>
          <w:p w14:paraId="1187BB3E" w14:textId="77777777" w:rsidR="00C742E8" w:rsidRPr="00EF5E94" w:rsidRDefault="00C742E8" w:rsidP="00EF5E94">
            <w:pPr>
              <w:tabs>
                <w:tab w:val="left" w:pos="-90"/>
              </w:tabs>
              <w:spacing w:before="20" w:after="20"/>
              <w:contextualSpacing/>
            </w:pPr>
            <w:r w:rsidRPr="00EF5E94">
              <w:t>sg.part.</w:t>
            </w:r>
          </w:p>
        </w:tc>
        <w:tc>
          <w:tcPr>
            <w:tcW w:w="0" w:type="auto"/>
            <w:tcBorders>
              <w:top w:val="nil"/>
              <w:bottom w:val="nil"/>
            </w:tcBorders>
          </w:tcPr>
          <w:p w14:paraId="1F2706A1" w14:textId="77777777" w:rsidR="00C742E8" w:rsidRPr="00EF5E94" w:rsidRDefault="00C742E8" w:rsidP="00EF5E94">
            <w:pPr>
              <w:tabs>
                <w:tab w:val="left" w:pos="-90"/>
              </w:tabs>
              <w:spacing w:before="20" w:after="20"/>
              <w:contextualSpacing/>
            </w:pPr>
            <w:r w:rsidRPr="00EF5E94">
              <w:t>liha</w:t>
            </w:r>
          </w:p>
        </w:tc>
        <w:tc>
          <w:tcPr>
            <w:tcW w:w="0" w:type="auto"/>
            <w:tcBorders>
              <w:top w:val="nil"/>
              <w:bottom w:val="nil"/>
            </w:tcBorders>
          </w:tcPr>
          <w:p w14:paraId="3735FE71" w14:textId="77777777" w:rsidR="00C742E8" w:rsidRPr="00EF5E94" w:rsidRDefault="00C742E8" w:rsidP="00EF5E94">
            <w:pPr>
              <w:tabs>
                <w:tab w:val="left" w:pos="-90"/>
              </w:tabs>
              <w:spacing w:before="20" w:after="20"/>
              <w:contextualSpacing/>
            </w:pPr>
            <w:r w:rsidRPr="00EF5E94">
              <w:t>sg.nom.</w:t>
            </w:r>
          </w:p>
        </w:tc>
      </w:tr>
      <w:tr w:rsidR="00C742E8" w:rsidRPr="00EF5E94" w14:paraId="577B3844" w14:textId="77777777" w:rsidTr="00E7522E">
        <w:trPr>
          <w:cantSplit/>
          <w:tblHeader/>
        </w:trPr>
        <w:tc>
          <w:tcPr>
            <w:tcW w:w="0" w:type="auto"/>
            <w:vMerge/>
            <w:tcBorders>
              <w:bottom w:val="single" w:sz="4" w:space="0" w:color="auto"/>
            </w:tcBorders>
          </w:tcPr>
          <w:p w14:paraId="1A0B01F3" w14:textId="77777777" w:rsidR="00C742E8" w:rsidRPr="00EF5E94" w:rsidRDefault="00C742E8" w:rsidP="00EF5E94">
            <w:pPr>
              <w:spacing w:before="20" w:after="20"/>
              <w:contextualSpacing/>
            </w:pPr>
          </w:p>
        </w:tc>
        <w:tc>
          <w:tcPr>
            <w:tcW w:w="0" w:type="auto"/>
            <w:tcBorders>
              <w:top w:val="nil"/>
              <w:bottom w:val="single" w:sz="4" w:space="0" w:color="auto"/>
            </w:tcBorders>
          </w:tcPr>
          <w:p w14:paraId="335683E5" w14:textId="77777777" w:rsidR="00C742E8" w:rsidRPr="00EF5E94" w:rsidRDefault="00C742E8" w:rsidP="00EF5E94">
            <w:pPr>
              <w:spacing w:before="20" w:after="20"/>
              <w:contextualSpacing/>
            </w:pPr>
            <w:r w:rsidRPr="00EF5E94">
              <w:t>sahhaa</w:t>
            </w:r>
          </w:p>
        </w:tc>
        <w:tc>
          <w:tcPr>
            <w:tcW w:w="0" w:type="auto"/>
            <w:tcBorders>
              <w:top w:val="nil"/>
              <w:bottom w:val="single" w:sz="4" w:space="0" w:color="auto"/>
            </w:tcBorders>
          </w:tcPr>
          <w:p w14:paraId="65E8E211" w14:textId="0C63FC98" w:rsidR="00C742E8" w:rsidRPr="00EF5E94" w:rsidRDefault="00C742E8" w:rsidP="00EF5E94">
            <w:pPr>
              <w:spacing w:before="20" w:after="20"/>
              <w:contextualSpacing/>
            </w:pPr>
            <w:r w:rsidRPr="00EF5E94">
              <w:t>prees.</w:t>
            </w:r>
            <w:r w:rsidR="001337F6">
              <w:t>sg3</w:t>
            </w:r>
          </w:p>
        </w:tc>
        <w:tc>
          <w:tcPr>
            <w:tcW w:w="0" w:type="auto"/>
            <w:tcBorders>
              <w:top w:val="nil"/>
              <w:bottom w:val="single" w:sz="4" w:space="0" w:color="auto"/>
            </w:tcBorders>
          </w:tcPr>
          <w:p w14:paraId="3235A21C" w14:textId="77777777" w:rsidR="00C742E8" w:rsidRPr="00EF5E94" w:rsidRDefault="00C742E8" w:rsidP="00EF5E94">
            <w:pPr>
              <w:spacing w:before="20" w:after="20"/>
              <w:contextualSpacing/>
            </w:pPr>
            <w:r w:rsidRPr="00EF5E94">
              <w:t>sahata</w:t>
            </w:r>
          </w:p>
        </w:tc>
        <w:tc>
          <w:tcPr>
            <w:tcW w:w="0" w:type="auto"/>
            <w:tcBorders>
              <w:top w:val="nil"/>
              <w:bottom w:val="single" w:sz="4" w:space="0" w:color="auto"/>
            </w:tcBorders>
          </w:tcPr>
          <w:p w14:paraId="4E98D048" w14:textId="77777777" w:rsidR="00C742E8" w:rsidRPr="00EF5E94" w:rsidRDefault="00C742E8" w:rsidP="00EF5E94">
            <w:pPr>
              <w:spacing w:before="20" w:after="20"/>
              <w:contextualSpacing/>
            </w:pPr>
            <w:r w:rsidRPr="00EF5E94">
              <w:t>1.inf.</w:t>
            </w:r>
          </w:p>
        </w:tc>
      </w:tr>
      <w:tr w:rsidR="00C742E8" w:rsidRPr="00EF5E94" w14:paraId="70341506" w14:textId="77777777" w:rsidTr="00E7522E">
        <w:trPr>
          <w:cantSplit/>
          <w:tblHeader/>
        </w:trPr>
        <w:tc>
          <w:tcPr>
            <w:tcW w:w="0" w:type="auto"/>
            <w:vMerge w:val="restart"/>
          </w:tcPr>
          <w:p w14:paraId="2D2A67F0" w14:textId="77777777" w:rsidR="00C742E8" w:rsidRPr="00EF5E94" w:rsidRDefault="00C742E8" w:rsidP="00EF5E94">
            <w:pPr>
              <w:spacing w:before="20" w:after="20"/>
              <w:contextualSpacing/>
            </w:pPr>
            <w:r w:rsidRPr="00EF5E94">
              <w:t>jj : j</w:t>
            </w:r>
          </w:p>
        </w:tc>
        <w:tc>
          <w:tcPr>
            <w:tcW w:w="0" w:type="auto"/>
            <w:tcBorders>
              <w:bottom w:val="nil"/>
            </w:tcBorders>
          </w:tcPr>
          <w:p w14:paraId="4EE236DB" w14:textId="77777777" w:rsidR="00C742E8" w:rsidRPr="00EF5E94" w:rsidRDefault="00C742E8" w:rsidP="00EF5E94">
            <w:pPr>
              <w:spacing w:before="20" w:after="20"/>
              <w:contextualSpacing/>
            </w:pPr>
            <w:r w:rsidRPr="00EF5E94">
              <w:t>ajjaat</w:t>
            </w:r>
          </w:p>
        </w:tc>
        <w:tc>
          <w:tcPr>
            <w:tcW w:w="0" w:type="auto"/>
            <w:tcBorders>
              <w:bottom w:val="nil"/>
            </w:tcBorders>
          </w:tcPr>
          <w:p w14:paraId="575F5323" w14:textId="77777777" w:rsidR="00C742E8" w:rsidRPr="00EF5E94" w:rsidRDefault="00C742E8" w:rsidP="00EF5E94">
            <w:pPr>
              <w:spacing w:before="20" w:after="20"/>
              <w:contextualSpacing/>
            </w:pPr>
            <w:r w:rsidRPr="00EF5E94">
              <w:t>1.inf.</w:t>
            </w:r>
          </w:p>
        </w:tc>
        <w:tc>
          <w:tcPr>
            <w:tcW w:w="0" w:type="auto"/>
            <w:tcBorders>
              <w:bottom w:val="nil"/>
            </w:tcBorders>
          </w:tcPr>
          <w:p w14:paraId="7F054EE9" w14:textId="77777777" w:rsidR="00C742E8" w:rsidRPr="00EF5E94" w:rsidRDefault="00C742E8" w:rsidP="00EF5E94">
            <w:pPr>
              <w:spacing w:before="20" w:after="20"/>
              <w:contextualSpacing/>
            </w:pPr>
            <w:r w:rsidRPr="00EF5E94">
              <w:t>ajan</w:t>
            </w:r>
          </w:p>
        </w:tc>
        <w:tc>
          <w:tcPr>
            <w:tcW w:w="0" w:type="auto"/>
            <w:tcBorders>
              <w:bottom w:val="nil"/>
            </w:tcBorders>
          </w:tcPr>
          <w:p w14:paraId="09B141C0" w14:textId="01D25CBE" w:rsidR="00C742E8" w:rsidRPr="00EF5E94" w:rsidRDefault="00C742E8" w:rsidP="00EF5E94">
            <w:pPr>
              <w:spacing w:before="20" w:after="20"/>
              <w:contextualSpacing/>
            </w:pPr>
            <w:r w:rsidRPr="00EF5E94">
              <w:t>prees.</w:t>
            </w:r>
            <w:r w:rsidR="001337F6">
              <w:t>sg1</w:t>
            </w:r>
          </w:p>
        </w:tc>
      </w:tr>
      <w:tr w:rsidR="00C742E8" w:rsidRPr="00EF5E94" w14:paraId="1310002E" w14:textId="77777777" w:rsidTr="00E7522E">
        <w:trPr>
          <w:cantSplit/>
          <w:tblHeader/>
        </w:trPr>
        <w:tc>
          <w:tcPr>
            <w:tcW w:w="0" w:type="auto"/>
            <w:vMerge/>
          </w:tcPr>
          <w:p w14:paraId="191782D0" w14:textId="77777777" w:rsidR="00C742E8" w:rsidRPr="00EF5E94" w:rsidRDefault="00C742E8" w:rsidP="00EF5E94">
            <w:pPr>
              <w:spacing w:before="20" w:after="20"/>
              <w:contextualSpacing/>
            </w:pPr>
          </w:p>
        </w:tc>
        <w:tc>
          <w:tcPr>
            <w:tcW w:w="0" w:type="auto"/>
            <w:tcBorders>
              <w:top w:val="nil"/>
              <w:bottom w:val="nil"/>
            </w:tcBorders>
          </w:tcPr>
          <w:p w14:paraId="36023450" w14:textId="77777777" w:rsidR="00C742E8" w:rsidRPr="00EF5E94" w:rsidRDefault="00C742E8" w:rsidP="00EF5E94">
            <w:pPr>
              <w:spacing w:before="20" w:after="20"/>
              <w:contextualSpacing/>
            </w:pPr>
            <w:r w:rsidRPr="00EF5E94">
              <w:t>rajjaa</w:t>
            </w:r>
          </w:p>
        </w:tc>
        <w:tc>
          <w:tcPr>
            <w:tcW w:w="0" w:type="auto"/>
            <w:tcBorders>
              <w:top w:val="nil"/>
              <w:bottom w:val="nil"/>
            </w:tcBorders>
          </w:tcPr>
          <w:p w14:paraId="0D9DB73C" w14:textId="77777777" w:rsidR="00C742E8" w:rsidRPr="00EF5E94" w:rsidRDefault="00C742E8" w:rsidP="00EF5E94">
            <w:pPr>
              <w:spacing w:before="20" w:after="20"/>
              <w:contextualSpacing/>
            </w:pPr>
            <w:r w:rsidRPr="00EF5E94">
              <w:t>sg.part.</w:t>
            </w:r>
          </w:p>
        </w:tc>
        <w:tc>
          <w:tcPr>
            <w:tcW w:w="0" w:type="auto"/>
            <w:tcBorders>
              <w:top w:val="nil"/>
              <w:bottom w:val="nil"/>
            </w:tcBorders>
          </w:tcPr>
          <w:p w14:paraId="768B27EC" w14:textId="77777777" w:rsidR="00C742E8" w:rsidRPr="00EF5E94" w:rsidRDefault="00C742E8" w:rsidP="00EF5E94">
            <w:pPr>
              <w:spacing w:before="20" w:after="20"/>
              <w:contextualSpacing/>
            </w:pPr>
            <w:r w:rsidRPr="00EF5E94">
              <w:t>raja</w:t>
            </w:r>
          </w:p>
        </w:tc>
        <w:tc>
          <w:tcPr>
            <w:tcW w:w="0" w:type="auto"/>
            <w:tcBorders>
              <w:top w:val="nil"/>
              <w:bottom w:val="nil"/>
            </w:tcBorders>
          </w:tcPr>
          <w:p w14:paraId="5387929A" w14:textId="77777777" w:rsidR="00C742E8" w:rsidRPr="00EF5E94" w:rsidRDefault="00C742E8" w:rsidP="00EF5E94">
            <w:pPr>
              <w:spacing w:before="20" w:after="20"/>
              <w:contextualSpacing/>
            </w:pPr>
            <w:r w:rsidRPr="00EF5E94">
              <w:t>sg.nom.</w:t>
            </w:r>
          </w:p>
        </w:tc>
      </w:tr>
      <w:tr w:rsidR="00C742E8" w:rsidRPr="00EF5E94" w14:paraId="44122F48" w14:textId="77777777" w:rsidTr="00E7522E">
        <w:trPr>
          <w:cantSplit/>
          <w:tblHeader/>
        </w:trPr>
        <w:tc>
          <w:tcPr>
            <w:tcW w:w="0" w:type="auto"/>
            <w:vMerge/>
            <w:tcBorders>
              <w:bottom w:val="single" w:sz="4" w:space="0" w:color="auto"/>
            </w:tcBorders>
          </w:tcPr>
          <w:p w14:paraId="67E39D34" w14:textId="77777777" w:rsidR="00C742E8" w:rsidRPr="00EF5E94" w:rsidRDefault="00C742E8" w:rsidP="00EF5E94">
            <w:pPr>
              <w:spacing w:before="20" w:after="20"/>
              <w:contextualSpacing/>
            </w:pPr>
          </w:p>
        </w:tc>
        <w:tc>
          <w:tcPr>
            <w:tcW w:w="0" w:type="auto"/>
            <w:tcBorders>
              <w:top w:val="nil"/>
              <w:bottom w:val="single" w:sz="4" w:space="0" w:color="auto"/>
            </w:tcBorders>
          </w:tcPr>
          <w:p w14:paraId="2212D272" w14:textId="77777777" w:rsidR="00C742E8" w:rsidRPr="00EF5E94" w:rsidRDefault="00C742E8" w:rsidP="00EF5E94">
            <w:pPr>
              <w:spacing w:before="20" w:after="20"/>
              <w:contextualSpacing/>
            </w:pPr>
            <w:r w:rsidRPr="00EF5E94">
              <w:t>vajjoo</w:t>
            </w:r>
          </w:p>
        </w:tc>
        <w:tc>
          <w:tcPr>
            <w:tcW w:w="0" w:type="auto"/>
            <w:tcBorders>
              <w:top w:val="nil"/>
              <w:bottom w:val="single" w:sz="4" w:space="0" w:color="auto"/>
            </w:tcBorders>
          </w:tcPr>
          <w:p w14:paraId="390DB220" w14:textId="4A353207" w:rsidR="00C742E8" w:rsidRPr="00EF5E94" w:rsidRDefault="00C742E8" w:rsidP="00EF5E94">
            <w:pPr>
              <w:spacing w:before="20" w:after="20"/>
              <w:contextualSpacing/>
            </w:pPr>
            <w:r w:rsidRPr="00EF5E94">
              <w:t>prees.</w:t>
            </w:r>
            <w:r w:rsidR="001337F6">
              <w:t>sg3</w:t>
            </w:r>
          </w:p>
        </w:tc>
        <w:tc>
          <w:tcPr>
            <w:tcW w:w="0" w:type="auto"/>
            <w:tcBorders>
              <w:top w:val="nil"/>
              <w:bottom w:val="single" w:sz="4" w:space="0" w:color="auto"/>
            </w:tcBorders>
          </w:tcPr>
          <w:p w14:paraId="5D773B9B" w14:textId="77777777" w:rsidR="00C742E8" w:rsidRPr="00EF5E94" w:rsidRDefault="00C742E8" w:rsidP="00EF5E94">
            <w:pPr>
              <w:spacing w:before="20" w:after="20"/>
              <w:contextualSpacing/>
            </w:pPr>
            <w:r w:rsidRPr="00EF5E94">
              <w:t>vajota</w:t>
            </w:r>
          </w:p>
        </w:tc>
        <w:tc>
          <w:tcPr>
            <w:tcW w:w="0" w:type="auto"/>
            <w:tcBorders>
              <w:top w:val="nil"/>
              <w:bottom w:val="single" w:sz="4" w:space="0" w:color="auto"/>
            </w:tcBorders>
          </w:tcPr>
          <w:p w14:paraId="42369C2D" w14:textId="77777777" w:rsidR="00C742E8" w:rsidRPr="00EF5E94" w:rsidRDefault="00C742E8" w:rsidP="00EF5E94">
            <w:pPr>
              <w:spacing w:before="20" w:after="20"/>
              <w:contextualSpacing/>
            </w:pPr>
            <w:r w:rsidRPr="00EF5E94">
              <w:t>1.inf.</w:t>
            </w:r>
          </w:p>
        </w:tc>
      </w:tr>
      <w:tr w:rsidR="00C742E8" w:rsidRPr="00EF5E94" w14:paraId="325545EA" w14:textId="77777777" w:rsidTr="00E7522E">
        <w:trPr>
          <w:cantSplit/>
          <w:tblHeader/>
        </w:trPr>
        <w:tc>
          <w:tcPr>
            <w:tcW w:w="0" w:type="auto"/>
            <w:vMerge w:val="restart"/>
          </w:tcPr>
          <w:p w14:paraId="08ACBB32" w14:textId="77777777" w:rsidR="00C742E8" w:rsidRPr="00EF5E94" w:rsidRDefault="00C742E8" w:rsidP="00EF5E94">
            <w:pPr>
              <w:spacing w:before="20" w:after="20"/>
              <w:contextualSpacing/>
            </w:pPr>
            <w:r w:rsidRPr="00EF5E94">
              <w:t>ll : l</w:t>
            </w:r>
          </w:p>
        </w:tc>
        <w:tc>
          <w:tcPr>
            <w:tcW w:w="0" w:type="auto"/>
            <w:tcBorders>
              <w:bottom w:val="nil"/>
            </w:tcBorders>
          </w:tcPr>
          <w:p w14:paraId="65961F10" w14:textId="77777777" w:rsidR="00C742E8" w:rsidRPr="00EF5E94" w:rsidRDefault="00C742E8" w:rsidP="00EF5E94">
            <w:pPr>
              <w:spacing w:before="20" w:after="20"/>
              <w:contextualSpacing/>
            </w:pPr>
            <w:r w:rsidRPr="00EF5E94">
              <w:t>kallaa</w:t>
            </w:r>
          </w:p>
        </w:tc>
        <w:tc>
          <w:tcPr>
            <w:tcW w:w="0" w:type="auto"/>
            <w:tcBorders>
              <w:bottom w:val="nil"/>
            </w:tcBorders>
          </w:tcPr>
          <w:p w14:paraId="4B32A7F7" w14:textId="77777777" w:rsidR="00C742E8" w:rsidRPr="00EF5E94" w:rsidRDefault="00C742E8" w:rsidP="00EF5E94">
            <w:pPr>
              <w:spacing w:before="20" w:after="20"/>
              <w:contextualSpacing/>
            </w:pPr>
            <w:r w:rsidRPr="00EF5E94">
              <w:t>sg.part.</w:t>
            </w:r>
          </w:p>
        </w:tc>
        <w:tc>
          <w:tcPr>
            <w:tcW w:w="0" w:type="auto"/>
            <w:tcBorders>
              <w:bottom w:val="nil"/>
            </w:tcBorders>
          </w:tcPr>
          <w:p w14:paraId="716291EF" w14:textId="77777777" w:rsidR="00C742E8" w:rsidRPr="00EF5E94" w:rsidRDefault="00C742E8" w:rsidP="00EF5E94">
            <w:pPr>
              <w:spacing w:before="20" w:after="20"/>
              <w:contextualSpacing/>
            </w:pPr>
            <w:r w:rsidRPr="00EF5E94">
              <w:t>kala</w:t>
            </w:r>
          </w:p>
        </w:tc>
        <w:tc>
          <w:tcPr>
            <w:tcW w:w="0" w:type="auto"/>
            <w:tcBorders>
              <w:bottom w:val="nil"/>
            </w:tcBorders>
          </w:tcPr>
          <w:p w14:paraId="6D856A8B" w14:textId="77777777" w:rsidR="00C742E8" w:rsidRPr="00EF5E94" w:rsidRDefault="00C742E8" w:rsidP="00EF5E94">
            <w:pPr>
              <w:spacing w:before="20" w:after="20"/>
              <w:contextualSpacing/>
            </w:pPr>
            <w:r w:rsidRPr="00EF5E94">
              <w:t>sg.nom.</w:t>
            </w:r>
          </w:p>
        </w:tc>
      </w:tr>
      <w:tr w:rsidR="00C742E8" w:rsidRPr="00EF5E94" w14:paraId="228EF879" w14:textId="77777777" w:rsidTr="00E7522E">
        <w:trPr>
          <w:cantSplit/>
          <w:tblHeader/>
        </w:trPr>
        <w:tc>
          <w:tcPr>
            <w:tcW w:w="0" w:type="auto"/>
            <w:vMerge/>
          </w:tcPr>
          <w:p w14:paraId="0C67FFBF" w14:textId="77777777" w:rsidR="00C742E8" w:rsidRPr="00EF5E94" w:rsidRDefault="00C742E8" w:rsidP="00EF5E94">
            <w:pPr>
              <w:spacing w:before="20" w:after="20"/>
              <w:contextualSpacing/>
            </w:pPr>
          </w:p>
        </w:tc>
        <w:tc>
          <w:tcPr>
            <w:tcW w:w="0" w:type="auto"/>
            <w:tcBorders>
              <w:top w:val="nil"/>
              <w:bottom w:val="nil"/>
            </w:tcBorders>
          </w:tcPr>
          <w:p w14:paraId="0CCAFEC8" w14:textId="77777777" w:rsidR="00C742E8" w:rsidRPr="00EF5E94" w:rsidRDefault="00C742E8" w:rsidP="00EF5E94">
            <w:pPr>
              <w:spacing w:before="20" w:after="20"/>
              <w:contextualSpacing/>
            </w:pPr>
            <w:r w:rsidRPr="00EF5E94">
              <w:t>sullaa</w:t>
            </w:r>
          </w:p>
        </w:tc>
        <w:tc>
          <w:tcPr>
            <w:tcW w:w="0" w:type="auto"/>
            <w:tcBorders>
              <w:top w:val="nil"/>
              <w:bottom w:val="nil"/>
            </w:tcBorders>
          </w:tcPr>
          <w:p w14:paraId="3C51F962" w14:textId="555C63E5" w:rsidR="00C742E8" w:rsidRPr="00EF5E94" w:rsidRDefault="00C742E8" w:rsidP="00EF5E94">
            <w:pPr>
              <w:spacing w:before="20" w:after="20"/>
              <w:contextualSpacing/>
            </w:pPr>
            <w:r w:rsidRPr="00EF5E94">
              <w:t>prees.</w:t>
            </w:r>
            <w:r w:rsidR="001337F6">
              <w:t>sg3</w:t>
            </w:r>
          </w:p>
        </w:tc>
        <w:tc>
          <w:tcPr>
            <w:tcW w:w="0" w:type="auto"/>
            <w:tcBorders>
              <w:top w:val="nil"/>
              <w:bottom w:val="nil"/>
            </w:tcBorders>
          </w:tcPr>
          <w:p w14:paraId="2FD8F90C" w14:textId="77777777" w:rsidR="00C742E8" w:rsidRPr="00EF5E94" w:rsidRDefault="00C742E8" w:rsidP="00EF5E94">
            <w:pPr>
              <w:spacing w:before="20" w:after="20"/>
              <w:contextualSpacing/>
            </w:pPr>
            <w:r w:rsidRPr="00EF5E94">
              <w:t>sulata</w:t>
            </w:r>
          </w:p>
        </w:tc>
        <w:tc>
          <w:tcPr>
            <w:tcW w:w="0" w:type="auto"/>
            <w:tcBorders>
              <w:top w:val="nil"/>
              <w:bottom w:val="nil"/>
            </w:tcBorders>
          </w:tcPr>
          <w:p w14:paraId="31D71009" w14:textId="77777777" w:rsidR="00C742E8" w:rsidRPr="00EF5E94" w:rsidRDefault="00C742E8" w:rsidP="00EF5E94">
            <w:pPr>
              <w:spacing w:before="20" w:after="20"/>
              <w:contextualSpacing/>
            </w:pPr>
            <w:r w:rsidRPr="00EF5E94">
              <w:t>1.inf.</w:t>
            </w:r>
          </w:p>
        </w:tc>
      </w:tr>
      <w:tr w:rsidR="00C742E8" w:rsidRPr="00EF5E94" w14:paraId="38EF27B3" w14:textId="77777777" w:rsidTr="00E7522E">
        <w:trPr>
          <w:cantSplit/>
          <w:tblHeader/>
        </w:trPr>
        <w:tc>
          <w:tcPr>
            <w:tcW w:w="0" w:type="auto"/>
            <w:vMerge/>
            <w:tcBorders>
              <w:bottom w:val="single" w:sz="4" w:space="0" w:color="auto"/>
            </w:tcBorders>
          </w:tcPr>
          <w:p w14:paraId="61DEED35" w14:textId="77777777" w:rsidR="00C742E8" w:rsidRPr="00EF5E94" w:rsidRDefault="00C742E8" w:rsidP="00EF5E94">
            <w:pPr>
              <w:spacing w:before="20" w:after="20"/>
              <w:contextualSpacing/>
            </w:pPr>
          </w:p>
        </w:tc>
        <w:tc>
          <w:tcPr>
            <w:tcW w:w="0" w:type="auto"/>
            <w:tcBorders>
              <w:top w:val="nil"/>
              <w:bottom w:val="single" w:sz="4" w:space="0" w:color="auto"/>
            </w:tcBorders>
          </w:tcPr>
          <w:p w14:paraId="403EED62" w14:textId="77777777" w:rsidR="00C742E8" w:rsidRPr="00EF5E94" w:rsidRDefault="00C742E8" w:rsidP="00EF5E94">
            <w:pPr>
              <w:spacing w:before="20" w:after="20"/>
              <w:contextualSpacing/>
            </w:pPr>
            <w:r w:rsidRPr="00EF5E94">
              <w:t>pillaa</w:t>
            </w:r>
          </w:p>
        </w:tc>
        <w:tc>
          <w:tcPr>
            <w:tcW w:w="0" w:type="auto"/>
            <w:tcBorders>
              <w:top w:val="nil"/>
              <w:bottom w:val="single" w:sz="4" w:space="0" w:color="auto"/>
            </w:tcBorders>
          </w:tcPr>
          <w:p w14:paraId="459EA629" w14:textId="15D9C00F" w:rsidR="00C742E8" w:rsidRPr="00EF5E94" w:rsidRDefault="00C742E8" w:rsidP="00EF5E94">
            <w:pPr>
              <w:spacing w:before="20" w:after="20"/>
              <w:contextualSpacing/>
            </w:pPr>
            <w:r w:rsidRPr="00EF5E94">
              <w:t>prees.</w:t>
            </w:r>
            <w:r w:rsidR="001337F6">
              <w:t>sg3</w:t>
            </w:r>
          </w:p>
        </w:tc>
        <w:tc>
          <w:tcPr>
            <w:tcW w:w="0" w:type="auto"/>
            <w:tcBorders>
              <w:top w:val="nil"/>
              <w:bottom w:val="single" w:sz="4" w:space="0" w:color="auto"/>
            </w:tcBorders>
          </w:tcPr>
          <w:p w14:paraId="72594936" w14:textId="77777777" w:rsidR="00C742E8" w:rsidRPr="00EF5E94" w:rsidRDefault="00C742E8" w:rsidP="00EF5E94">
            <w:pPr>
              <w:spacing w:before="20" w:after="20"/>
              <w:contextualSpacing/>
            </w:pPr>
            <w:r w:rsidRPr="00EF5E94">
              <w:t>pilata</w:t>
            </w:r>
          </w:p>
        </w:tc>
        <w:tc>
          <w:tcPr>
            <w:tcW w:w="0" w:type="auto"/>
            <w:tcBorders>
              <w:top w:val="nil"/>
              <w:bottom w:val="single" w:sz="4" w:space="0" w:color="auto"/>
            </w:tcBorders>
          </w:tcPr>
          <w:p w14:paraId="665A800C" w14:textId="77777777" w:rsidR="00C742E8" w:rsidRPr="00EF5E94" w:rsidRDefault="00C742E8" w:rsidP="00EF5E94">
            <w:pPr>
              <w:spacing w:before="20" w:after="20"/>
              <w:contextualSpacing/>
            </w:pPr>
            <w:r w:rsidRPr="00EF5E94">
              <w:t>1.inf.</w:t>
            </w:r>
          </w:p>
        </w:tc>
      </w:tr>
      <w:tr w:rsidR="00C742E8" w:rsidRPr="00EF5E94" w14:paraId="24553652" w14:textId="77777777" w:rsidTr="00E7522E">
        <w:trPr>
          <w:cantSplit/>
          <w:tblHeader/>
        </w:trPr>
        <w:tc>
          <w:tcPr>
            <w:tcW w:w="0" w:type="auto"/>
            <w:vMerge w:val="restart"/>
          </w:tcPr>
          <w:p w14:paraId="49D2C19D" w14:textId="77777777" w:rsidR="00C742E8" w:rsidRPr="00EF5E94" w:rsidRDefault="00C742E8" w:rsidP="00EF5E94">
            <w:pPr>
              <w:spacing w:before="20" w:after="20"/>
              <w:contextualSpacing/>
            </w:pPr>
            <w:r w:rsidRPr="00EF5E94">
              <w:t>mm : m</w:t>
            </w:r>
          </w:p>
        </w:tc>
        <w:tc>
          <w:tcPr>
            <w:tcW w:w="0" w:type="auto"/>
            <w:tcBorders>
              <w:bottom w:val="nil"/>
            </w:tcBorders>
          </w:tcPr>
          <w:p w14:paraId="355A77BB" w14:textId="77777777" w:rsidR="00C742E8" w:rsidRPr="00EF5E94" w:rsidRDefault="00C742E8" w:rsidP="00EF5E94">
            <w:pPr>
              <w:spacing w:before="20" w:after="20"/>
              <w:contextualSpacing/>
            </w:pPr>
            <w:r w:rsidRPr="00EF5E94">
              <w:t>rummaa</w:t>
            </w:r>
          </w:p>
        </w:tc>
        <w:tc>
          <w:tcPr>
            <w:tcW w:w="0" w:type="auto"/>
            <w:tcBorders>
              <w:bottom w:val="nil"/>
            </w:tcBorders>
          </w:tcPr>
          <w:p w14:paraId="6AB016A6" w14:textId="77777777" w:rsidR="00C742E8" w:rsidRPr="00EF5E94" w:rsidRDefault="00C742E8" w:rsidP="00EF5E94">
            <w:pPr>
              <w:spacing w:before="20" w:after="20"/>
              <w:contextualSpacing/>
            </w:pPr>
            <w:r w:rsidRPr="00EF5E94">
              <w:t>sg.part.</w:t>
            </w:r>
          </w:p>
        </w:tc>
        <w:tc>
          <w:tcPr>
            <w:tcW w:w="0" w:type="auto"/>
            <w:tcBorders>
              <w:bottom w:val="nil"/>
            </w:tcBorders>
          </w:tcPr>
          <w:p w14:paraId="0061D6B8" w14:textId="77777777" w:rsidR="00C742E8" w:rsidRPr="00EF5E94" w:rsidRDefault="00C742E8" w:rsidP="00EF5E94">
            <w:pPr>
              <w:spacing w:before="20" w:after="20"/>
              <w:contextualSpacing/>
            </w:pPr>
            <w:r w:rsidRPr="00EF5E94">
              <w:t>ruma</w:t>
            </w:r>
          </w:p>
        </w:tc>
        <w:tc>
          <w:tcPr>
            <w:tcW w:w="0" w:type="auto"/>
            <w:tcBorders>
              <w:bottom w:val="nil"/>
            </w:tcBorders>
          </w:tcPr>
          <w:p w14:paraId="44770059" w14:textId="77777777" w:rsidR="00C742E8" w:rsidRPr="00EF5E94" w:rsidRDefault="00C742E8" w:rsidP="00EF5E94">
            <w:pPr>
              <w:spacing w:before="20" w:after="20"/>
              <w:contextualSpacing/>
            </w:pPr>
            <w:r w:rsidRPr="00EF5E94">
              <w:t>sg.nom.</w:t>
            </w:r>
          </w:p>
        </w:tc>
      </w:tr>
      <w:tr w:rsidR="00C742E8" w:rsidRPr="00EF5E94" w14:paraId="22010DBD" w14:textId="77777777" w:rsidTr="00E7522E">
        <w:trPr>
          <w:cantSplit/>
          <w:tblHeader/>
        </w:trPr>
        <w:tc>
          <w:tcPr>
            <w:tcW w:w="0" w:type="auto"/>
            <w:vMerge/>
            <w:tcBorders>
              <w:bottom w:val="single" w:sz="4" w:space="0" w:color="auto"/>
            </w:tcBorders>
          </w:tcPr>
          <w:p w14:paraId="74119D6F" w14:textId="77777777" w:rsidR="00C742E8" w:rsidRPr="00EF5E94" w:rsidRDefault="00C742E8" w:rsidP="00EF5E94">
            <w:pPr>
              <w:spacing w:before="20" w:after="20"/>
              <w:contextualSpacing/>
            </w:pPr>
          </w:p>
        </w:tc>
        <w:tc>
          <w:tcPr>
            <w:tcW w:w="0" w:type="auto"/>
            <w:tcBorders>
              <w:top w:val="nil"/>
              <w:bottom w:val="single" w:sz="4" w:space="0" w:color="auto"/>
            </w:tcBorders>
          </w:tcPr>
          <w:p w14:paraId="62D1AD9F" w14:textId="77777777" w:rsidR="00C742E8" w:rsidRPr="00EF5E94" w:rsidRDefault="00C742E8" w:rsidP="00EF5E94">
            <w:pPr>
              <w:spacing w:before="20" w:after="20"/>
              <w:contextualSpacing/>
            </w:pPr>
            <w:r w:rsidRPr="00EF5E94">
              <w:t>kummoo</w:t>
            </w:r>
          </w:p>
        </w:tc>
        <w:tc>
          <w:tcPr>
            <w:tcW w:w="0" w:type="auto"/>
            <w:tcBorders>
              <w:top w:val="nil"/>
              <w:bottom w:val="single" w:sz="4" w:space="0" w:color="auto"/>
            </w:tcBorders>
          </w:tcPr>
          <w:p w14:paraId="648659AD" w14:textId="55EB159C" w:rsidR="00C742E8" w:rsidRPr="00EF5E94" w:rsidRDefault="00C742E8" w:rsidP="00EF5E94">
            <w:pPr>
              <w:spacing w:before="20" w:after="20"/>
              <w:contextualSpacing/>
            </w:pPr>
            <w:r w:rsidRPr="00EF5E94">
              <w:t>prees.</w:t>
            </w:r>
            <w:r w:rsidR="001337F6">
              <w:t>sg3</w:t>
            </w:r>
          </w:p>
        </w:tc>
        <w:tc>
          <w:tcPr>
            <w:tcW w:w="0" w:type="auto"/>
            <w:tcBorders>
              <w:top w:val="nil"/>
              <w:bottom w:val="single" w:sz="4" w:space="0" w:color="auto"/>
            </w:tcBorders>
          </w:tcPr>
          <w:p w14:paraId="112B3CCF" w14:textId="77777777" w:rsidR="00C742E8" w:rsidRPr="00EF5E94" w:rsidRDefault="00C742E8" w:rsidP="00EF5E94">
            <w:pPr>
              <w:spacing w:before="20" w:after="20"/>
              <w:contextualSpacing/>
            </w:pPr>
            <w:r w:rsidRPr="00EF5E94">
              <w:t>kumota</w:t>
            </w:r>
          </w:p>
        </w:tc>
        <w:tc>
          <w:tcPr>
            <w:tcW w:w="0" w:type="auto"/>
            <w:tcBorders>
              <w:top w:val="nil"/>
              <w:bottom w:val="single" w:sz="4" w:space="0" w:color="auto"/>
            </w:tcBorders>
          </w:tcPr>
          <w:p w14:paraId="42C88773" w14:textId="77777777" w:rsidR="00C742E8" w:rsidRPr="00EF5E94" w:rsidRDefault="00C742E8" w:rsidP="00EF5E94">
            <w:pPr>
              <w:spacing w:before="20" w:after="20"/>
              <w:contextualSpacing/>
            </w:pPr>
            <w:r w:rsidRPr="00EF5E94">
              <w:t>1.inf.</w:t>
            </w:r>
          </w:p>
        </w:tc>
      </w:tr>
      <w:tr w:rsidR="00C742E8" w:rsidRPr="00EF5E94" w14:paraId="1A1B50A0" w14:textId="77777777" w:rsidTr="00E7522E">
        <w:trPr>
          <w:cantSplit/>
          <w:tblHeader/>
        </w:trPr>
        <w:tc>
          <w:tcPr>
            <w:tcW w:w="0" w:type="auto"/>
            <w:vMerge w:val="restart"/>
          </w:tcPr>
          <w:p w14:paraId="1D78BFAA" w14:textId="77777777" w:rsidR="00C742E8" w:rsidRPr="00EF5E94" w:rsidRDefault="00C742E8" w:rsidP="00EF5E94">
            <w:pPr>
              <w:spacing w:before="20" w:after="20"/>
              <w:contextualSpacing/>
            </w:pPr>
            <w:r w:rsidRPr="00EF5E94">
              <w:t>nn : n</w:t>
            </w:r>
          </w:p>
        </w:tc>
        <w:tc>
          <w:tcPr>
            <w:tcW w:w="0" w:type="auto"/>
            <w:tcBorders>
              <w:bottom w:val="nil"/>
            </w:tcBorders>
          </w:tcPr>
          <w:p w14:paraId="3C5D927B" w14:textId="77777777" w:rsidR="00C742E8" w:rsidRPr="00EF5E94" w:rsidRDefault="00C742E8" w:rsidP="00EF5E94">
            <w:pPr>
              <w:spacing w:before="20" w:after="20"/>
              <w:contextualSpacing/>
            </w:pPr>
            <w:r w:rsidRPr="00EF5E94">
              <w:t>ennoo</w:t>
            </w:r>
          </w:p>
        </w:tc>
        <w:tc>
          <w:tcPr>
            <w:tcW w:w="0" w:type="auto"/>
            <w:tcBorders>
              <w:bottom w:val="nil"/>
            </w:tcBorders>
          </w:tcPr>
          <w:p w14:paraId="6CC95B96" w14:textId="77777777" w:rsidR="00C742E8" w:rsidRPr="00EF5E94" w:rsidRDefault="00C742E8" w:rsidP="00EF5E94">
            <w:pPr>
              <w:spacing w:before="20" w:after="20"/>
              <w:contextualSpacing/>
            </w:pPr>
            <w:r w:rsidRPr="00EF5E94">
              <w:t>sg.part.</w:t>
            </w:r>
          </w:p>
        </w:tc>
        <w:tc>
          <w:tcPr>
            <w:tcW w:w="0" w:type="auto"/>
            <w:tcBorders>
              <w:bottom w:val="nil"/>
            </w:tcBorders>
          </w:tcPr>
          <w:p w14:paraId="03CB80B5" w14:textId="77777777" w:rsidR="00C742E8" w:rsidRPr="00EF5E94" w:rsidRDefault="00C742E8" w:rsidP="00EF5E94">
            <w:pPr>
              <w:spacing w:before="20" w:after="20"/>
              <w:contextualSpacing/>
            </w:pPr>
            <w:r w:rsidRPr="00EF5E94">
              <w:t>eno</w:t>
            </w:r>
          </w:p>
        </w:tc>
        <w:tc>
          <w:tcPr>
            <w:tcW w:w="0" w:type="auto"/>
            <w:tcBorders>
              <w:bottom w:val="nil"/>
            </w:tcBorders>
          </w:tcPr>
          <w:p w14:paraId="311552EE" w14:textId="77777777" w:rsidR="00C742E8" w:rsidRPr="00EF5E94" w:rsidRDefault="00C742E8" w:rsidP="00EF5E94">
            <w:pPr>
              <w:spacing w:before="20" w:after="20"/>
              <w:contextualSpacing/>
            </w:pPr>
            <w:r w:rsidRPr="00EF5E94">
              <w:t>sg.nom.</w:t>
            </w:r>
          </w:p>
        </w:tc>
      </w:tr>
      <w:tr w:rsidR="00C742E8" w:rsidRPr="00EF5E94" w14:paraId="59A0828D" w14:textId="77777777" w:rsidTr="00E7522E">
        <w:trPr>
          <w:cantSplit/>
          <w:tblHeader/>
        </w:trPr>
        <w:tc>
          <w:tcPr>
            <w:tcW w:w="0" w:type="auto"/>
            <w:vMerge/>
          </w:tcPr>
          <w:p w14:paraId="24F0CDA3" w14:textId="77777777" w:rsidR="00C742E8" w:rsidRPr="00EF5E94" w:rsidRDefault="00C742E8" w:rsidP="00EF5E94">
            <w:pPr>
              <w:spacing w:before="20" w:after="20"/>
              <w:contextualSpacing/>
            </w:pPr>
          </w:p>
        </w:tc>
        <w:tc>
          <w:tcPr>
            <w:tcW w:w="0" w:type="auto"/>
            <w:tcBorders>
              <w:top w:val="nil"/>
              <w:bottom w:val="nil"/>
            </w:tcBorders>
          </w:tcPr>
          <w:p w14:paraId="450DB2F1" w14:textId="77777777" w:rsidR="00C742E8" w:rsidRPr="00EF5E94" w:rsidRDefault="00C742E8" w:rsidP="00EF5E94">
            <w:pPr>
              <w:spacing w:before="20" w:after="20"/>
              <w:contextualSpacing/>
            </w:pPr>
            <w:r w:rsidRPr="00EF5E94">
              <w:t>sannoot</w:t>
            </w:r>
          </w:p>
        </w:tc>
        <w:tc>
          <w:tcPr>
            <w:tcW w:w="0" w:type="auto"/>
            <w:tcBorders>
              <w:top w:val="nil"/>
              <w:bottom w:val="nil"/>
            </w:tcBorders>
          </w:tcPr>
          <w:p w14:paraId="3996A164" w14:textId="77777777" w:rsidR="00C742E8" w:rsidRPr="00EF5E94" w:rsidRDefault="00C742E8" w:rsidP="00EF5E94">
            <w:pPr>
              <w:spacing w:before="20" w:after="20"/>
              <w:contextualSpacing/>
            </w:pPr>
            <w:r w:rsidRPr="00EF5E94">
              <w:t>1.inf.</w:t>
            </w:r>
          </w:p>
        </w:tc>
        <w:tc>
          <w:tcPr>
            <w:tcW w:w="0" w:type="auto"/>
            <w:tcBorders>
              <w:top w:val="nil"/>
              <w:bottom w:val="nil"/>
            </w:tcBorders>
          </w:tcPr>
          <w:p w14:paraId="62BA4B00" w14:textId="77777777" w:rsidR="00C742E8" w:rsidRPr="00EF5E94" w:rsidRDefault="00C742E8" w:rsidP="00EF5E94">
            <w:pPr>
              <w:spacing w:before="20" w:after="20"/>
              <w:contextualSpacing/>
            </w:pPr>
            <w:r w:rsidRPr="00EF5E94">
              <w:t>sanoi</w:t>
            </w:r>
          </w:p>
        </w:tc>
        <w:tc>
          <w:tcPr>
            <w:tcW w:w="0" w:type="auto"/>
            <w:tcBorders>
              <w:top w:val="nil"/>
              <w:bottom w:val="nil"/>
            </w:tcBorders>
          </w:tcPr>
          <w:p w14:paraId="1FDC1864" w14:textId="06CC0456" w:rsidR="00C742E8" w:rsidRPr="00EF5E94" w:rsidRDefault="00C742E8" w:rsidP="00EF5E94">
            <w:pPr>
              <w:spacing w:before="20" w:after="20"/>
              <w:contextualSpacing/>
            </w:pPr>
            <w:r w:rsidRPr="00EF5E94">
              <w:t>pret.</w:t>
            </w:r>
            <w:r w:rsidR="001337F6">
              <w:t>sg3</w:t>
            </w:r>
          </w:p>
        </w:tc>
      </w:tr>
      <w:tr w:rsidR="00C742E8" w:rsidRPr="00EF5E94" w14:paraId="533F1797" w14:textId="77777777" w:rsidTr="00E7522E">
        <w:trPr>
          <w:cantSplit/>
          <w:tblHeader/>
        </w:trPr>
        <w:tc>
          <w:tcPr>
            <w:tcW w:w="0" w:type="auto"/>
            <w:vMerge/>
            <w:tcBorders>
              <w:bottom w:val="single" w:sz="4" w:space="0" w:color="auto"/>
            </w:tcBorders>
          </w:tcPr>
          <w:p w14:paraId="7DBD4D56" w14:textId="77777777" w:rsidR="00C742E8" w:rsidRPr="00EF5E94" w:rsidRDefault="00C742E8" w:rsidP="00EF5E94">
            <w:pPr>
              <w:spacing w:before="20" w:after="20"/>
              <w:contextualSpacing/>
            </w:pPr>
          </w:p>
        </w:tc>
        <w:tc>
          <w:tcPr>
            <w:tcW w:w="0" w:type="auto"/>
            <w:tcBorders>
              <w:top w:val="nil"/>
              <w:bottom w:val="single" w:sz="4" w:space="0" w:color="auto"/>
            </w:tcBorders>
          </w:tcPr>
          <w:p w14:paraId="624CCE95" w14:textId="77777777" w:rsidR="00C742E8" w:rsidRPr="00EF5E94" w:rsidRDefault="00C742E8" w:rsidP="00EF5E94">
            <w:pPr>
              <w:spacing w:before="20" w:after="20"/>
              <w:contextualSpacing/>
            </w:pPr>
            <w:r w:rsidRPr="00EF5E94">
              <w:t>sannaa :</w:t>
            </w:r>
          </w:p>
          <w:p w14:paraId="379E0B29" w14:textId="77777777" w:rsidR="00C742E8" w:rsidRPr="00EF5E94" w:rsidRDefault="00C742E8" w:rsidP="00EF5E94">
            <w:pPr>
              <w:spacing w:before="20" w:after="20"/>
              <w:contextualSpacing/>
            </w:pPr>
            <w:r w:rsidRPr="00EF5E94">
              <w:t>sannoi</w:t>
            </w:r>
          </w:p>
        </w:tc>
        <w:tc>
          <w:tcPr>
            <w:tcW w:w="0" w:type="auto"/>
            <w:tcBorders>
              <w:top w:val="nil"/>
              <w:bottom w:val="single" w:sz="4" w:space="0" w:color="auto"/>
            </w:tcBorders>
          </w:tcPr>
          <w:p w14:paraId="66FD3C90" w14:textId="77777777" w:rsidR="00F904D4" w:rsidRDefault="00C742E8" w:rsidP="00EF5E94">
            <w:pPr>
              <w:spacing w:before="20" w:after="20"/>
              <w:contextualSpacing/>
            </w:pPr>
            <w:r w:rsidRPr="00EF5E94">
              <w:t>sg.part. :</w:t>
            </w:r>
          </w:p>
          <w:p w14:paraId="451F065A" w14:textId="1056A4CE" w:rsidR="00C742E8" w:rsidRPr="00EF5E94" w:rsidRDefault="00C742E8" w:rsidP="00EF5E94">
            <w:pPr>
              <w:spacing w:before="20" w:after="20"/>
              <w:contextualSpacing/>
            </w:pPr>
            <w:r w:rsidRPr="00EF5E94">
              <w:t>pl.part.</w:t>
            </w:r>
          </w:p>
        </w:tc>
        <w:tc>
          <w:tcPr>
            <w:tcW w:w="0" w:type="auto"/>
            <w:tcBorders>
              <w:top w:val="nil"/>
              <w:bottom w:val="single" w:sz="4" w:space="0" w:color="auto"/>
            </w:tcBorders>
          </w:tcPr>
          <w:p w14:paraId="52437818" w14:textId="77777777" w:rsidR="00C742E8" w:rsidRPr="00EF5E94" w:rsidRDefault="00C742E8" w:rsidP="00EF5E94">
            <w:pPr>
              <w:spacing w:before="20" w:after="20"/>
              <w:contextualSpacing/>
            </w:pPr>
            <w:r w:rsidRPr="00EF5E94">
              <w:t>sana</w:t>
            </w:r>
          </w:p>
        </w:tc>
        <w:tc>
          <w:tcPr>
            <w:tcW w:w="0" w:type="auto"/>
            <w:tcBorders>
              <w:top w:val="nil"/>
              <w:bottom w:val="single" w:sz="4" w:space="0" w:color="auto"/>
            </w:tcBorders>
          </w:tcPr>
          <w:p w14:paraId="016322EA" w14:textId="77777777" w:rsidR="00C742E8" w:rsidRPr="00EF5E94" w:rsidRDefault="00C742E8" w:rsidP="00EF5E94">
            <w:pPr>
              <w:spacing w:before="20" w:after="20"/>
              <w:contextualSpacing/>
            </w:pPr>
            <w:r w:rsidRPr="00EF5E94">
              <w:t>sg.nom.</w:t>
            </w:r>
          </w:p>
        </w:tc>
      </w:tr>
      <w:tr w:rsidR="00C742E8" w:rsidRPr="00EF5E94" w14:paraId="0E01C97E" w14:textId="77777777" w:rsidTr="00E7522E">
        <w:trPr>
          <w:cantSplit/>
          <w:tblHeader/>
        </w:trPr>
        <w:tc>
          <w:tcPr>
            <w:tcW w:w="0" w:type="auto"/>
            <w:vMerge w:val="restart"/>
          </w:tcPr>
          <w:p w14:paraId="3678D89E" w14:textId="77777777" w:rsidR="00C742E8" w:rsidRPr="00EF5E94" w:rsidRDefault="00C742E8" w:rsidP="00EF5E94">
            <w:pPr>
              <w:spacing w:before="20" w:after="20"/>
              <w:contextualSpacing/>
            </w:pPr>
            <w:r w:rsidRPr="00EF5E94">
              <w:t>rr : r</w:t>
            </w:r>
          </w:p>
        </w:tc>
        <w:tc>
          <w:tcPr>
            <w:tcW w:w="0" w:type="auto"/>
            <w:tcBorders>
              <w:bottom w:val="nil"/>
            </w:tcBorders>
          </w:tcPr>
          <w:p w14:paraId="551B05C1" w14:textId="77777777" w:rsidR="00C742E8" w:rsidRPr="00EF5E94" w:rsidRDefault="00C742E8" w:rsidP="00EF5E94">
            <w:pPr>
              <w:spacing w:before="20" w:after="20"/>
              <w:contextualSpacing/>
            </w:pPr>
            <w:r w:rsidRPr="00EF5E94">
              <w:t>kirroo</w:t>
            </w:r>
          </w:p>
        </w:tc>
        <w:tc>
          <w:tcPr>
            <w:tcW w:w="0" w:type="auto"/>
            <w:tcBorders>
              <w:bottom w:val="nil"/>
            </w:tcBorders>
          </w:tcPr>
          <w:p w14:paraId="2FE7F942" w14:textId="2F2BD9EA" w:rsidR="00C742E8" w:rsidRPr="00EF5E94" w:rsidRDefault="00C742E8" w:rsidP="00EF5E94">
            <w:pPr>
              <w:spacing w:before="20" w:after="20"/>
              <w:contextualSpacing/>
            </w:pPr>
            <w:r w:rsidRPr="00EF5E94">
              <w:t>prees.</w:t>
            </w:r>
            <w:r w:rsidR="001337F6">
              <w:t>sg3</w:t>
            </w:r>
          </w:p>
        </w:tc>
        <w:tc>
          <w:tcPr>
            <w:tcW w:w="0" w:type="auto"/>
            <w:tcBorders>
              <w:bottom w:val="nil"/>
            </w:tcBorders>
          </w:tcPr>
          <w:p w14:paraId="7152216E" w14:textId="77777777" w:rsidR="00C742E8" w:rsidRPr="00EF5E94" w:rsidRDefault="00C742E8" w:rsidP="00EF5E94">
            <w:pPr>
              <w:spacing w:before="20" w:after="20"/>
              <w:contextualSpacing/>
            </w:pPr>
            <w:r w:rsidRPr="00EF5E94">
              <w:t>kirota</w:t>
            </w:r>
          </w:p>
        </w:tc>
        <w:tc>
          <w:tcPr>
            <w:tcW w:w="0" w:type="auto"/>
            <w:tcBorders>
              <w:bottom w:val="nil"/>
            </w:tcBorders>
          </w:tcPr>
          <w:p w14:paraId="76D96B99" w14:textId="77777777" w:rsidR="00C742E8" w:rsidRPr="00EF5E94" w:rsidRDefault="00C742E8" w:rsidP="00EF5E94">
            <w:pPr>
              <w:spacing w:before="20" w:after="20"/>
              <w:contextualSpacing/>
            </w:pPr>
            <w:r w:rsidRPr="00EF5E94">
              <w:t>1.inf.</w:t>
            </w:r>
          </w:p>
        </w:tc>
      </w:tr>
      <w:tr w:rsidR="00C742E8" w:rsidRPr="00EF5E94" w14:paraId="48BEC71D" w14:textId="77777777" w:rsidTr="00E7522E">
        <w:trPr>
          <w:cantSplit/>
          <w:tblHeader/>
        </w:trPr>
        <w:tc>
          <w:tcPr>
            <w:tcW w:w="0" w:type="auto"/>
            <w:vMerge/>
          </w:tcPr>
          <w:p w14:paraId="759B9274" w14:textId="77777777" w:rsidR="00C742E8" w:rsidRPr="00EF5E94" w:rsidRDefault="00C742E8" w:rsidP="00EF5E94">
            <w:pPr>
              <w:spacing w:before="20" w:after="20"/>
              <w:contextualSpacing/>
            </w:pPr>
          </w:p>
        </w:tc>
        <w:tc>
          <w:tcPr>
            <w:tcW w:w="0" w:type="auto"/>
            <w:tcBorders>
              <w:top w:val="nil"/>
              <w:bottom w:val="nil"/>
            </w:tcBorders>
          </w:tcPr>
          <w:p w14:paraId="6C4E685F" w14:textId="77777777" w:rsidR="00C742E8" w:rsidRPr="00EF5E94" w:rsidRDefault="00C742E8" w:rsidP="00EF5E94">
            <w:pPr>
              <w:spacing w:before="20" w:after="20"/>
              <w:contextualSpacing/>
            </w:pPr>
            <w:r w:rsidRPr="00EF5E94">
              <w:t>herrää</w:t>
            </w:r>
          </w:p>
        </w:tc>
        <w:tc>
          <w:tcPr>
            <w:tcW w:w="0" w:type="auto"/>
            <w:tcBorders>
              <w:top w:val="nil"/>
              <w:bottom w:val="nil"/>
            </w:tcBorders>
          </w:tcPr>
          <w:p w14:paraId="7E7E6993" w14:textId="688932C7" w:rsidR="00C742E8" w:rsidRPr="00EF5E94" w:rsidRDefault="00C742E8" w:rsidP="00EF5E94">
            <w:pPr>
              <w:spacing w:before="20" w:after="20"/>
              <w:contextualSpacing/>
            </w:pPr>
            <w:r w:rsidRPr="00EF5E94">
              <w:t>prees.</w:t>
            </w:r>
            <w:r w:rsidR="001337F6">
              <w:t>sg3</w:t>
            </w:r>
          </w:p>
        </w:tc>
        <w:tc>
          <w:tcPr>
            <w:tcW w:w="0" w:type="auto"/>
            <w:tcBorders>
              <w:top w:val="nil"/>
              <w:bottom w:val="nil"/>
            </w:tcBorders>
          </w:tcPr>
          <w:p w14:paraId="52A53239" w14:textId="77777777" w:rsidR="00C742E8" w:rsidRPr="00EF5E94" w:rsidRDefault="00C742E8" w:rsidP="00EF5E94">
            <w:pPr>
              <w:spacing w:before="20" w:after="20"/>
              <w:contextualSpacing/>
            </w:pPr>
            <w:r w:rsidRPr="00EF5E94">
              <w:t>herätä</w:t>
            </w:r>
          </w:p>
        </w:tc>
        <w:tc>
          <w:tcPr>
            <w:tcW w:w="0" w:type="auto"/>
            <w:tcBorders>
              <w:top w:val="nil"/>
              <w:bottom w:val="nil"/>
            </w:tcBorders>
          </w:tcPr>
          <w:p w14:paraId="26849E6F" w14:textId="77777777" w:rsidR="00C742E8" w:rsidRPr="00EF5E94" w:rsidRDefault="00C742E8" w:rsidP="00EF5E94">
            <w:pPr>
              <w:spacing w:before="20" w:after="20"/>
              <w:contextualSpacing/>
            </w:pPr>
            <w:r w:rsidRPr="00EF5E94">
              <w:t>1.inf.</w:t>
            </w:r>
          </w:p>
        </w:tc>
      </w:tr>
      <w:tr w:rsidR="00C742E8" w:rsidRPr="00EF5E94" w14:paraId="340EB07B" w14:textId="77777777" w:rsidTr="00E7522E">
        <w:trPr>
          <w:cantSplit/>
          <w:tblHeader/>
        </w:trPr>
        <w:tc>
          <w:tcPr>
            <w:tcW w:w="0" w:type="auto"/>
            <w:vMerge/>
            <w:tcBorders>
              <w:bottom w:val="single" w:sz="4" w:space="0" w:color="auto"/>
            </w:tcBorders>
          </w:tcPr>
          <w:p w14:paraId="59E9859D" w14:textId="77777777" w:rsidR="00C742E8" w:rsidRPr="00EF5E94" w:rsidRDefault="00C742E8" w:rsidP="00EF5E94">
            <w:pPr>
              <w:spacing w:before="20" w:after="20"/>
              <w:contextualSpacing/>
            </w:pPr>
          </w:p>
        </w:tc>
        <w:tc>
          <w:tcPr>
            <w:tcW w:w="0" w:type="auto"/>
            <w:tcBorders>
              <w:top w:val="nil"/>
              <w:bottom w:val="single" w:sz="4" w:space="0" w:color="auto"/>
            </w:tcBorders>
          </w:tcPr>
          <w:p w14:paraId="6EB7CF52" w14:textId="77777777" w:rsidR="00C742E8" w:rsidRPr="00EF5E94" w:rsidRDefault="00C742E8" w:rsidP="00EF5E94">
            <w:pPr>
              <w:spacing w:before="20" w:after="20"/>
              <w:contextualSpacing/>
            </w:pPr>
            <w:r w:rsidRPr="00EF5E94">
              <w:t>pirruu</w:t>
            </w:r>
          </w:p>
        </w:tc>
        <w:tc>
          <w:tcPr>
            <w:tcW w:w="0" w:type="auto"/>
            <w:tcBorders>
              <w:top w:val="nil"/>
              <w:bottom w:val="single" w:sz="4" w:space="0" w:color="auto"/>
            </w:tcBorders>
          </w:tcPr>
          <w:p w14:paraId="1C995D39" w14:textId="77777777" w:rsidR="00C742E8" w:rsidRPr="00EF5E94" w:rsidRDefault="00C742E8" w:rsidP="00EF5E94">
            <w:pPr>
              <w:spacing w:before="20" w:after="20"/>
              <w:contextualSpacing/>
            </w:pPr>
            <w:r w:rsidRPr="00EF5E94">
              <w:t>sg.part.</w:t>
            </w:r>
          </w:p>
        </w:tc>
        <w:tc>
          <w:tcPr>
            <w:tcW w:w="0" w:type="auto"/>
            <w:tcBorders>
              <w:top w:val="nil"/>
              <w:bottom w:val="single" w:sz="4" w:space="0" w:color="auto"/>
            </w:tcBorders>
          </w:tcPr>
          <w:p w14:paraId="429A24DB" w14:textId="77777777" w:rsidR="00C742E8" w:rsidRPr="00EF5E94" w:rsidRDefault="00C742E8" w:rsidP="00EF5E94">
            <w:pPr>
              <w:spacing w:before="20" w:after="20"/>
              <w:contextualSpacing/>
            </w:pPr>
            <w:r w:rsidRPr="00EF5E94">
              <w:t>piru</w:t>
            </w:r>
          </w:p>
        </w:tc>
        <w:tc>
          <w:tcPr>
            <w:tcW w:w="0" w:type="auto"/>
            <w:tcBorders>
              <w:top w:val="nil"/>
              <w:bottom w:val="single" w:sz="4" w:space="0" w:color="auto"/>
            </w:tcBorders>
          </w:tcPr>
          <w:p w14:paraId="2E84B489" w14:textId="77777777" w:rsidR="00C742E8" w:rsidRPr="00EF5E94" w:rsidRDefault="00C742E8" w:rsidP="00EF5E94">
            <w:pPr>
              <w:spacing w:before="20" w:after="20"/>
              <w:contextualSpacing/>
            </w:pPr>
            <w:r w:rsidRPr="00EF5E94">
              <w:t>sg.nom.</w:t>
            </w:r>
          </w:p>
        </w:tc>
      </w:tr>
      <w:tr w:rsidR="00C742E8" w:rsidRPr="00EF5E94" w14:paraId="270648CC" w14:textId="77777777" w:rsidTr="00C742E8">
        <w:trPr>
          <w:cantSplit/>
          <w:tblHeader/>
        </w:trPr>
        <w:tc>
          <w:tcPr>
            <w:tcW w:w="0" w:type="auto"/>
            <w:vMerge w:val="restart"/>
            <w:tcBorders>
              <w:top w:val="single" w:sz="4" w:space="0" w:color="auto"/>
            </w:tcBorders>
          </w:tcPr>
          <w:p w14:paraId="329527D1" w14:textId="77777777" w:rsidR="00C742E8" w:rsidRPr="00EF5E94" w:rsidRDefault="00C742E8" w:rsidP="00EF5E94">
            <w:pPr>
              <w:spacing w:before="20" w:after="20"/>
              <w:contextualSpacing/>
            </w:pPr>
            <w:r w:rsidRPr="00EF5E94">
              <w:t>vv : v</w:t>
            </w:r>
          </w:p>
        </w:tc>
        <w:tc>
          <w:tcPr>
            <w:tcW w:w="0" w:type="auto"/>
            <w:tcBorders>
              <w:top w:val="single" w:sz="4" w:space="0" w:color="auto"/>
              <w:bottom w:val="nil"/>
            </w:tcBorders>
          </w:tcPr>
          <w:p w14:paraId="1F253B32" w14:textId="77777777" w:rsidR="00C742E8" w:rsidRPr="00EF5E94" w:rsidRDefault="00C742E8" w:rsidP="00EF5E94">
            <w:pPr>
              <w:spacing w:before="20" w:after="20"/>
              <w:contextualSpacing/>
            </w:pPr>
            <w:r w:rsidRPr="00EF5E94">
              <w:t>hyvvää</w:t>
            </w:r>
          </w:p>
        </w:tc>
        <w:tc>
          <w:tcPr>
            <w:tcW w:w="0" w:type="auto"/>
            <w:tcBorders>
              <w:top w:val="single" w:sz="4" w:space="0" w:color="auto"/>
              <w:bottom w:val="nil"/>
            </w:tcBorders>
          </w:tcPr>
          <w:p w14:paraId="725C9E77" w14:textId="77777777" w:rsidR="00C742E8" w:rsidRPr="00EF5E94" w:rsidRDefault="00C742E8" w:rsidP="00EF5E94">
            <w:pPr>
              <w:spacing w:before="20" w:after="20"/>
              <w:contextualSpacing/>
            </w:pPr>
            <w:r w:rsidRPr="00EF5E94">
              <w:t>sg.part.</w:t>
            </w:r>
          </w:p>
        </w:tc>
        <w:tc>
          <w:tcPr>
            <w:tcW w:w="0" w:type="auto"/>
            <w:tcBorders>
              <w:top w:val="single" w:sz="4" w:space="0" w:color="auto"/>
              <w:bottom w:val="nil"/>
            </w:tcBorders>
          </w:tcPr>
          <w:p w14:paraId="66382900" w14:textId="77777777" w:rsidR="00C742E8" w:rsidRPr="00EF5E94" w:rsidRDefault="00C742E8" w:rsidP="00EF5E94">
            <w:pPr>
              <w:spacing w:before="20" w:after="20"/>
              <w:contextualSpacing/>
            </w:pPr>
            <w:r w:rsidRPr="00EF5E94">
              <w:t>hyvä</w:t>
            </w:r>
          </w:p>
        </w:tc>
        <w:tc>
          <w:tcPr>
            <w:tcW w:w="0" w:type="auto"/>
            <w:tcBorders>
              <w:top w:val="single" w:sz="4" w:space="0" w:color="auto"/>
              <w:bottom w:val="nil"/>
            </w:tcBorders>
          </w:tcPr>
          <w:p w14:paraId="1389C2E3" w14:textId="77777777" w:rsidR="00C742E8" w:rsidRPr="00EF5E94" w:rsidRDefault="00C742E8" w:rsidP="00EF5E94">
            <w:pPr>
              <w:spacing w:before="20" w:after="20"/>
              <w:contextualSpacing/>
            </w:pPr>
            <w:r w:rsidRPr="00EF5E94">
              <w:t>sg.nom.</w:t>
            </w:r>
          </w:p>
        </w:tc>
      </w:tr>
      <w:tr w:rsidR="00C742E8" w:rsidRPr="00EF5E94" w14:paraId="7608AADE" w14:textId="77777777" w:rsidTr="00C742E8">
        <w:trPr>
          <w:cantSplit/>
          <w:tblHeader/>
        </w:trPr>
        <w:tc>
          <w:tcPr>
            <w:tcW w:w="0" w:type="auto"/>
            <w:vMerge/>
          </w:tcPr>
          <w:p w14:paraId="372374C7" w14:textId="77777777" w:rsidR="00C742E8" w:rsidRPr="00EF5E94" w:rsidRDefault="00C742E8" w:rsidP="00EF5E94">
            <w:pPr>
              <w:spacing w:before="20" w:after="20"/>
              <w:contextualSpacing/>
            </w:pPr>
          </w:p>
        </w:tc>
        <w:tc>
          <w:tcPr>
            <w:tcW w:w="0" w:type="auto"/>
            <w:tcBorders>
              <w:top w:val="nil"/>
            </w:tcBorders>
          </w:tcPr>
          <w:p w14:paraId="6643D8BF" w14:textId="77777777" w:rsidR="00C742E8" w:rsidRPr="00EF5E94" w:rsidRDefault="00C742E8" w:rsidP="00EF5E94">
            <w:pPr>
              <w:spacing w:before="20" w:after="20"/>
              <w:contextualSpacing/>
            </w:pPr>
            <w:r w:rsidRPr="00EF5E94">
              <w:t>levvii</w:t>
            </w:r>
          </w:p>
        </w:tc>
        <w:tc>
          <w:tcPr>
            <w:tcW w:w="0" w:type="auto"/>
            <w:tcBorders>
              <w:top w:val="nil"/>
            </w:tcBorders>
          </w:tcPr>
          <w:p w14:paraId="2EBBA2FF" w14:textId="7D0CCD61" w:rsidR="00C742E8" w:rsidRPr="00EF5E94" w:rsidRDefault="00C742E8" w:rsidP="00EF5E94">
            <w:pPr>
              <w:spacing w:before="20" w:after="20"/>
              <w:contextualSpacing/>
            </w:pPr>
            <w:r w:rsidRPr="00EF5E94">
              <w:t>prees.</w:t>
            </w:r>
            <w:r w:rsidR="001337F6">
              <w:t>sg3</w:t>
            </w:r>
          </w:p>
        </w:tc>
        <w:tc>
          <w:tcPr>
            <w:tcW w:w="0" w:type="auto"/>
            <w:tcBorders>
              <w:top w:val="nil"/>
            </w:tcBorders>
          </w:tcPr>
          <w:p w14:paraId="6F68E394" w14:textId="77777777" w:rsidR="00C742E8" w:rsidRPr="00EF5E94" w:rsidRDefault="00C742E8" w:rsidP="00EF5E94">
            <w:pPr>
              <w:spacing w:before="20" w:after="20"/>
              <w:contextualSpacing/>
            </w:pPr>
            <w:r w:rsidRPr="00EF5E94">
              <w:t>levitä</w:t>
            </w:r>
          </w:p>
        </w:tc>
        <w:tc>
          <w:tcPr>
            <w:tcW w:w="0" w:type="auto"/>
            <w:tcBorders>
              <w:top w:val="nil"/>
            </w:tcBorders>
          </w:tcPr>
          <w:p w14:paraId="25EFA7E4" w14:textId="77777777" w:rsidR="00C742E8" w:rsidRPr="00EF5E94" w:rsidRDefault="00C742E8" w:rsidP="00EF5E94">
            <w:pPr>
              <w:spacing w:before="20" w:after="20"/>
              <w:contextualSpacing/>
            </w:pPr>
            <w:r w:rsidRPr="00EF5E94">
              <w:t>1.inf.</w:t>
            </w:r>
          </w:p>
        </w:tc>
      </w:tr>
    </w:tbl>
    <w:p w14:paraId="45900D12" w14:textId="77777777" w:rsidR="002427DE" w:rsidRPr="00A95D68" w:rsidRDefault="002427DE" w:rsidP="00BD2A19">
      <w:pPr>
        <w:pStyle w:val="Overskrift4"/>
      </w:pPr>
      <w:bookmarkStart w:id="267" w:name="_Toc209168575"/>
      <w:bookmarkStart w:id="268" w:name="_Toc311273733"/>
      <w:r w:rsidRPr="00A95D68">
        <w:t>Ylheisvaihettelu</w:t>
      </w:r>
      <w:bookmarkEnd w:id="267"/>
      <w:bookmarkEnd w:id="268"/>
    </w:p>
    <w:p w14:paraId="0999A6A8" w14:textId="2AC1D856" w:rsidR="006420C2" w:rsidRPr="00A95D68" w:rsidRDefault="004818D0" w:rsidP="00BD2A19">
      <w:pPr>
        <w:pStyle w:val="Brdtekstinnrykk"/>
        <w:spacing w:before="120"/>
        <w:ind w:left="0"/>
      </w:pPr>
      <w:r w:rsidRPr="00A95D68">
        <w:t>Konsonantiitten ylheisvaihettelu</w:t>
      </w:r>
      <w:r w:rsidR="00491195">
        <w:t xml:space="preserve"> oon </w:t>
      </w:r>
      <w:r w:rsidR="004B2B88" w:rsidRPr="00A95D68">
        <w:t xml:space="preserve">käytössä muissa ko Porsangin </w:t>
      </w:r>
      <w:r w:rsidR="001303D4" w:rsidRPr="00A95D68">
        <w:t xml:space="preserve">ja Raisin </w:t>
      </w:r>
      <w:r w:rsidR="00D54F97">
        <w:t>varieteet</w:t>
      </w:r>
      <w:r w:rsidR="004B2B88" w:rsidRPr="00A95D68">
        <w:t>issa</w:t>
      </w:r>
      <w:r w:rsidR="00423321">
        <w:t>.</w:t>
      </w:r>
    </w:p>
    <w:tbl>
      <w:tblPr>
        <w:tblStyle w:val="Tabellrutenett"/>
        <w:tblW w:w="0" w:type="auto"/>
        <w:tblLook w:val="04A0" w:firstRow="1" w:lastRow="0" w:firstColumn="1" w:lastColumn="0" w:noHBand="0" w:noVBand="1"/>
      </w:tblPr>
      <w:tblGrid>
        <w:gridCol w:w="9242"/>
      </w:tblGrid>
      <w:tr w:rsidR="00325BD1" w:rsidRPr="00A95D68" w14:paraId="4976FCAC" w14:textId="77777777" w:rsidTr="00325BD1">
        <w:tc>
          <w:tcPr>
            <w:tcW w:w="9279" w:type="dxa"/>
          </w:tcPr>
          <w:p w14:paraId="74C82222" w14:textId="3CD2666A" w:rsidR="00325BD1" w:rsidRPr="00A95D68" w:rsidRDefault="00325BD1" w:rsidP="00BD2A19">
            <w:pPr>
              <w:pStyle w:val="Brdtekstinnrykk"/>
              <w:spacing w:before="120"/>
              <w:ind w:left="0"/>
            </w:pPr>
            <w:r w:rsidRPr="00996F22">
              <w:rPr>
                <w:smallCaps/>
              </w:rPr>
              <w:t>Ylheisvaihettelu</w:t>
            </w:r>
            <w:r w:rsidRPr="00A95D68">
              <w:t>:</w:t>
            </w:r>
          </w:p>
          <w:p w14:paraId="026DCDA6" w14:textId="7946CD13" w:rsidR="00325BD1" w:rsidRPr="00A95D68" w:rsidRDefault="00325BD1" w:rsidP="00A76904">
            <w:pPr>
              <w:pStyle w:val="Brdtekstinnrykk"/>
              <w:spacing w:before="120"/>
              <w:ind w:left="0"/>
            </w:pPr>
            <w:r w:rsidRPr="00A95D68">
              <w:t xml:space="preserve">Ylheisvaihettelussa konsonantit </w:t>
            </w:r>
            <w:r w:rsidRPr="00821BF4">
              <w:rPr>
                <w:i/>
              </w:rPr>
              <w:t>k</w:t>
            </w:r>
            <w:r w:rsidR="0075485B" w:rsidRPr="0075485B">
              <w:t>,</w:t>
            </w:r>
            <w:r w:rsidRPr="00821BF4">
              <w:rPr>
                <w:i/>
              </w:rPr>
              <w:t xml:space="preserve"> t</w:t>
            </w:r>
            <w:r w:rsidR="0075485B" w:rsidRPr="0075485B">
              <w:t>,</w:t>
            </w:r>
            <w:r w:rsidRPr="00821BF4">
              <w:rPr>
                <w:i/>
              </w:rPr>
              <w:t xml:space="preserve"> p</w:t>
            </w:r>
            <w:r w:rsidRPr="00A95D68">
              <w:t xml:space="preserve"> ja </w:t>
            </w:r>
            <w:r w:rsidRPr="00821BF4">
              <w:rPr>
                <w:i/>
              </w:rPr>
              <w:t xml:space="preserve">s </w:t>
            </w:r>
            <w:r w:rsidRPr="00A95D68">
              <w:t>saatethaan vaihetella samassa</w:t>
            </w:r>
            <w:r w:rsidR="000B085A">
              <w:t xml:space="preserve"> sanassa kolmessa graadissa </w:t>
            </w:r>
            <w:r w:rsidR="0075485B">
              <w:t>(</w:t>
            </w:r>
            <w:r w:rsidR="000B085A">
              <w:t>II:I:</w:t>
            </w:r>
            <w:r w:rsidRPr="00A95D68">
              <w:t>0), jos eđelinen</w:t>
            </w:r>
            <w:r w:rsidR="006678A0">
              <w:t xml:space="preserve"> tav</w:t>
            </w:r>
            <w:r w:rsidRPr="00A95D68">
              <w:t xml:space="preserve">u oon painolinen ja siinä oon lyhykäinen vokaali. Muutoin </w:t>
            </w:r>
            <w:r w:rsidRPr="00A95D68">
              <w:lastRenderedPageBreak/>
              <w:t>klusi</w:t>
            </w:r>
            <w:r w:rsidR="000B085A">
              <w:t>iliitten vaihettelu oon joko II:I tahi I</w:t>
            </w:r>
            <w:r w:rsidR="005A0716">
              <w:t>:0. K</w:t>
            </w:r>
            <w:r w:rsidRPr="00A95D68">
              <w:t>onsonanttikombina</w:t>
            </w:r>
            <w:r w:rsidR="00C02997">
              <w:t>s</w:t>
            </w:r>
            <w:r w:rsidRPr="00A95D68">
              <w:t>uuniila</w:t>
            </w:r>
            <w:r w:rsidR="005A0716">
              <w:t xml:space="preserve">, missä toisena komponenttina oon </w:t>
            </w:r>
            <w:r w:rsidR="005A0716">
              <w:rPr>
                <w:i/>
              </w:rPr>
              <w:t>k</w:t>
            </w:r>
            <w:r w:rsidR="005A0716">
              <w:t xml:space="preserve">, </w:t>
            </w:r>
            <w:r w:rsidR="005A0716">
              <w:rPr>
                <w:i/>
              </w:rPr>
              <w:t xml:space="preserve">t </w:t>
            </w:r>
            <w:r w:rsidR="005A0716">
              <w:t xml:space="preserve">eli </w:t>
            </w:r>
            <w:r w:rsidR="005A0716">
              <w:rPr>
                <w:i/>
              </w:rPr>
              <w:t>p</w:t>
            </w:r>
            <w:r w:rsidR="005A0716">
              <w:t>,</w:t>
            </w:r>
            <w:r w:rsidRPr="00A95D68">
              <w:t xml:space="preserve"> oon samassa sanassa mahđoli</w:t>
            </w:r>
            <w:r w:rsidR="000B085A">
              <w:t>nen tyhä kaksi graadii, joko II:I tahi I:</w:t>
            </w:r>
            <w:r w:rsidRPr="00A95D68">
              <w:t>0. Muut konsonantit v</w:t>
            </w:r>
            <w:r w:rsidR="000B085A">
              <w:t>aihetelhaan tyhä graadiissa II</w:t>
            </w:r>
            <w:r w:rsidRPr="00A95D68">
              <w:t>:I, ja tyhä painolisen lyhykäisen vokaalin jälkhiin.</w:t>
            </w:r>
          </w:p>
        </w:tc>
      </w:tr>
    </w:tbl>
    <w:p w14:paraId="6838FDEA" w14:textId="53B069A1" w:rsidR="00B11712" w:rsidRPr="00A95D68" w:rsidRDefault="00B11712" w:rsidP="00BD2A19">
      <w:pPr>
        <w:spacing w:before="120" w:after="120"/>
      </w:pPr>
      <w:bookmarkStart w:id="269" w:name="_Toc209168576"/>
      <w:r w:rsidRPr="00A95D68">
        <w:lastRenderedPageBreak/>
        <w:t xml:space="preserve">Kattoma tässä ensin erittäin klusiiliitten </w:t>
      </w:r>
      <w:r w:rsidRPr="00821BF4">
        <w:rPr>
          <w:i/>
        </w:rPr>
        <w:t>k</w:t>
      </w:r>
      <w:r w:rsidRPr="00A95D68">
        <w:t xml:space="preserve">, </w:t>
      </w:r>
      <w:r w:rsidRPr="00821BF4">
        <w:rPr>
          <w:i/>
        </w:rPr>
        <w:t xml:space="preserve">t </w:t>
      </w:r>
      <w:r w:rsidRPr="00A95D68">
        <w:t xml:space="preserve">ja </w:t>
      </w:r>
      <w:r w:rsidRPr="00821BF4">
        <w:rPr>
          <w:i/>
        </w:rPr>
        <w:t>p</w:t>
      </w:r>
      <w:r w:rsidRPr="00A95D68">
        <w:t xml:space="preserve"> vaihettelluu.</w:t>
      </w:r>
    </w:p>
    <w:p w14:paraId="39B5111D" w14:textId="3FADCC98" w:rsidR="00B11712" w:rsidRPr="00A95D68" w:rsidRDefault="00B11712" w:rsidP="00780A93">
      <w:pPr>
        <w:pStyle w:val="Undertittel"/>
      </w:pPr>
      <w:bookmarkStart w:id="270" w:name="_Toc311273734"/>
      <w:bookmarkEnd w:id="269"/>
      <w:r w:rsidRPr="00A95D68">
        <w:t>Tabeli</w:t>
      </w:r>
      <w:r w:rsidR="00DA0649">
        <w:t xml:space="preserve"> 7</w:t>
      </w:r>
      <w:r w:rsidRPr="00A95D68">
        <w:t xml:space="preserve">: Ylheisvaihettelu: Klusiilin </w:t>
      </w:r>
      <w:r w:rsidRPr="00780A93">
        <w:rPr>
          <w:i/>
        </w:rPr>
        <w:t>k</w:t>
      </w:r>
      <w:r w:rsidRPr="00A95D68">
        <w:t xml:space="preserve"> vaihettelu</w:t>
      </w:r>
      <w:bookmarkEnd w:id="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0"/>
        <w:gridCol w:w="1301"/>
        <w:gridCol w:w="1400"/>
        <w:gridCol w:w="1422"/>
        <w:gridCol w:w="1393"/>
        <w:gridCol w:w="991"/>
        <w:gridCol w:w="1465"/>
      </w:tblGrid>
      <w:tr w:rsidR="0044443C" w:rsidRPr="00EF5E94" w14:paraId="2E05F115" w14:textId="77777777" w:rsidTr="00E7522E">
        <w:trPr>
          <w:cantSplit/>
          <w:tblHeader/>
        </w:trPr>
        <w:tc>
          <w:tcPr>
            <w:tcW w:w="0" w:type="auto"/>
            <w:tcBorders>
              <w:bottom w:val="single" w:sz="4" w:space="0" w:color="auto"/>
            </w:tcBorders>
          </w:tcPr>
          <w:p w14:paraId="725E5C4D" w14:textId="77777777" w:rsidR="00B11712" w:rsidRPr="00EF5E94" w:rsidRDefault="00B11712" w:rsidP="00EF5E94">
            <w:pPr>
              <w:keepLines/>
              <w:spacing w:before="20" w:after="20"/>
              <w:contextualSpacing/>
            </w:pPr>
            <w:r w:rsidRPr="00EF5E94">
              <w:t>Vaihettelu</w:t>
            </w:r>
          </w:p>
        </w:tc>
        <w:tc>
          <w:tcPr>
            <w:tcW w:w="0" w:type="auto"/>
            <w:tcBorders>
              <w:bottom w:val="single" w:sz="4" w:space="0" w:color="auto"/>
              <w:right w:val="single" w:sz="4" w:space="0" w:color="auto"/>
            </w:tcBorders>
          </w:tcPr>
          <w:p w14:paraId="2907DCDA" w14:textId="77777777" w:rsidR="00B11712" w:rsidRPr="00EF5E94" w:rsidRDefault="00B11712" w:rsidP="00EF5E94">
            <w:pPr>
              <w:keepLines/>
              <w:spacing w:before="20" w:after="20"/>
              <w:contextualSpacing/>
            </w:pPr>
            <w:r w:rsidRPr="00EF5E94">
              <w:t>II-graadi</w:t>
            </w:r>
          </w:p>
        </w:tc>
        <w:tc>
          <w:tcPr>
            <w:tcW w:w="0" w:type="auto"/>
            <w:tcBorders>
              <w:left w:val="single" w:sz="4" w:space="0" w:color="auto"/>
              <w:bottom w:val="single" w:sz="4" w:space="0" w:color="auto"/>
            </w:tcBorders>
          </w:tcPr>
          <w:p w14:paraId="2DB059CF" w14:textId="77777777" w:rsidR="00B11712" w:rsidRPr="00EF5E94" w:rsidRDefault="00B11712" w:rsidP="00EF5E94">
            <w:pPr>
              <w:keepLines/>
              <w:spacing w:before="20" w:after="20"/>
              <w:contextualSpacing/>
            </w:pPr>
            <w:r w:rsidRPr="00EF5E94">
              <w:t>Haamu</w:t>
            </w:r>
          </w:p>
        </w:tc>
        <w:tc>
          <w:tcPr>
            <w:tcW w:w="0" w:type="auto"/>
            <w:tcBorders>
              <w:bottom w:val="single" w:sz="4" w:space="0" w:color="auto"/>
              <w:right w:val="single" w:sz="4" w:space="0" w:color="auto"/>
            </w:tcBorders>
          </w:tcPr>
          <w:p w14:paraId="61722008" w14:textId="77777777" w:rsidR="00B11712" w:rsidRPr="00EF5E94" w:rsidRDefault="00B11712" w:rsidP="00EF5E94">
            <w:pPr>
              <w:keepLines/>
              <w:spacing w:before="20" w:after="20"/>
              <w:contextualSpacing/>
            </w:pPr>
            <w:r w:rsidRPr="00EF5E94">
              <w:t>I-graadi</w:t>
            </w:r>
          </w:p>
        </w:tc>
        <w:tc>
          <w:tcPr>
            <w:tcW w:w="0" w:type="auto"/>
            <w:tcBorders>
              <w:left w:val="single" w:sz="4" w:space="0" w:color="auto"/>
              <w:bottom w:val="single" w:sz="4" w:space="0" w:color="auto"/>
            </w:tcBorders>
          </w:tcPr>
          <w:p w14:paraId="7243B7D5" w14:textId="77777777" w:rsidR="00B11712" w:rsidRPr="00EF5E94" w:rsidRDefault="00B11712" w:rsidP="00EF5E94">
            <w:pPr>
              <w:keepLines/>
              <w:spacing w:before="20" w:after="20"/>
              <w:contextualSpacing/>
            </w:pPr>
            <w:r w:rsidRPr="00EF5E94">
              <w:t>Haamu</w:t>
            </w:r>
          </w:p>
        </w:tc>
        <w:tc>
          <w:tcPr>
            <w:tcW w:w="0" w:type="auto"/>
            <w:tcBorders>
              <w:bottom w:val="single" w:sz="4" w:space="0" w:color="auto"/>
              <w:right w:val="single" w:sz="4" w:space="0" w:color="auto"/>
            </w:tcBorders>
          </w:tcPr>
          <w:p w14:paraId="2AF059EC" w14:textId="77777777" w:rsidR="00B11712" w:rsidRPr="00EF5E94" w:rsidRDefault="00B11712" w:rsidP="00EF5E94">
            <w:pPr>
              <w:keepLines/>
              <w:spacing w:before="20" w:after="20"/>
              <w:contextualSpacing/>
            </w:pPr>
            <w:r w:rsidRPr="00EF5E94">
              <w:t>0-graadi</w:t>
            </w:r>
          </w:p>
        </w:tc>
        <w:tc>
          <w:tcPr>
            <w:tcW w:w="0" w:type="auto"/>
            <w:tcBorders>
              <w:left w:val="single" w:sz="4" w:space="0" w:color="auto"/>
              <w:bottom w:val="single" w:sz="4" w:space="0" w:color="auto"/>
            </w:tcBorders>
          </w:tcPr>
          <w:p w14:paraId="61B669CE" w14:textId="77777777" w:rsidR="00B11712" w:rsidRPr="00EF5E94" w:rsidRDefault="00B11712" w:rsidP="00EF5E94">
            <w:pPr>
              <w:keepLines/>
              <w:spacing w:before="20" w:after="20"/>
              <w:contextualSpacing/>
            </w:pPr>
            <w:r w:rsidRPr="00EF5E94">
              <w:t>Haamu</w:t>
            </w:r>
          </w:p>
        </w:tc>
      </w:tr>
      <w:tr w:rsidR="0044443C" w:rsidRPr="00EF5E94" w14:paraId="037F4459" w14:textId="77777777" w:rsidTr="00E7522E">
        <w:trPr>
          <w:cantSplit/>
          <w:tblHeader/>
        </w:trPr>
        <w:tc>
          <w:tcPr>
            <w:tcW w:w="0" w:type="auto"/>
            <w:vMerge w:val="restart"/>
            <w:tcBorders>
              <w:top w:val="nil"/>
            </w:tcBorders>
          </w:tcPr>
          <w:p w14:paraId="34FE8606" w14:textId="77777777" w:rsidR="00B11712" w:rsidRPr="00EF5E94" w:rsidRDefault="00B11712" w:rsidP="00DF07BB">
            <w:pPr>
              <w:spacing w:before="20" w:after="20"/>
              <w:contextualSpacing/>
            </w:pPr>
            <w:r w:rsidRPr="00EF5E94">
              <w:t>kk : k : Ø, h</w:t>
            </w:r>
          </w:p>
        </w:tc>
        <w:tc>
          <w:tcPr>
            <w:tcW w:w="0" w:type="auto"/>
            <w:tcBorders>
              <w:top w:val="nil"/>
              <w:bottom w:val="nil"/>
              <w:right w:val="single" w:sz="4" w:space="0" w:color="auto"/>
            </w:tcBorders>
          </w:tcPr>
          <w:p w14:paraId="23687464" w14:textId="77777777" w:rsidR="00B11712" w:rsidRPr="00EF5E94" w:rsidRDefault="00B11712" w:rsidP="00DF07BB">
            <w:pPr>
              <w:spacing w:before="20" w:after="20"/>
              <w:contextualSpacing/>
            </w:pPr>
            <w:r w:rsidRPr="00EF5E94">
              <w:t>makkaa</w:t>
            </w:r>
          </w:p>
        </w:tc>
        <w:tc>
          <w:tcPr>
            <w:tcW w:w="0" w:type="auto"/>
            <w:tcBorders>
              <w:top w:val="nil"/>
              <w:left w:val="single" w:sz="4" w:space="0" w:color="auto"/>
              <w:bottom w:val="nil"/>
            </w:tcBorders>
          </w:tcPr>
          <w:p w14:paraId="7945DC7E" w14:textId="48486837" w:rsidR="00B11712" w:rsidRPr="00EF5E94" w:rsidRDefault="003032C1" w:rsidP="00DF07BB">
            <w:pPr>
              <w:spacing w:before="20" w:after="20"/>
              <w:contextualSpacing/>
            </w:pPr>
            <w:r>
              <w:t>prees.</w:t>
            </w:r>
            <w:r w:rsidR="001337F6">
              <w:t>sg3</w:t>
            </w:r>
          </w:p>
        </w:tc>
        <w:tc>
          <w:tcPr>
            <w:tcW w:w="0" w:type="auto"/>
            <w:tcBorders>
              <w:top w:val="nil"/>
              <w:bottom w:val="nil"/>
              <w:right w:val="single" w:sz="4" w:space="0" w:color="auto"/>
            </w:tcBorders>
          </w:tcPr>
          <w:p w14:paraId="0828C882" w14:textId="62BBF672" w:rsidR="00B11712" w:rsidRPr="00EF5E94" w:rsidRDefault="008739DD" w:rsidP="00DF07BB">
            <w:pPr>
              <w:spacing w:before="20" w:after="20"/>
              <w:contextualSpacing/>
            </w:pPr>
            <w:r w:rsidRPr="00EF5E94">
              <w:t>makas</w:t>
            </w:r>
          </w:p>
        </w:tc>
        <w:tc>
          <w:tcPr>
            <w:tcW w:w="0" w:type="auto"/>
            <w:tcBorders>
              <w:top w:val="nil"/>
              <w:left w:val="single" w:sz="4" w:space="0" w:color="auto"/>
              <w:bottom w:val="nil"/>
            </w:tcBorders>
          </w:tcPr>
          <w:p w14:paraId="1FA0EB16" w14:textId="53FB4AF8" w:rsidR="00B11712" w:rsidRPr="00EF5E94" w:rsidRDefault="00B11712" w:rsidP="00DF07BB">
            <w:pPr>
              <w:spacing w:before="20" w:after="20"/>
              <w:contextualSpacing/>
            </w:pPr>
            <w:r w:rsidRPr="00EF5E94">
              <w:t>pret.</w:t>
            </w:r>
            <w:r w:rsidR="001337F6">
              <w:t>sg3</w:t>
            </w:r>
          </w:p>
        </w:tc>
        <w:tc>
          <w:tcPr>
            <w:tcW w:w="0" w:type="auto"/>
            <w:tcBorders>
              <w:top w:val="nil"/>
              <w:bottom w:val="nil"/>
              <w:right w:val="single" w:sz="4" w:space="0" w:color="auto"/>
            </w:tcBorders>
          </w:tcPr>
          <w:p w14:paraId="7B6765E2" w14:textId="77777777" w:rsidR="00B11712" w:rsidRPr="00EF5E94" w:rsidRDefault="00B11712" w:rsidP="00DF07BB">
            <w:pPr>
              <w:spacing w:before="20" w:after="20"/>
              <w:contextualSpacing/>
            </w:pPr>
            <w:r w:rsidRPr="00EF5E94">
              <w:t>maata</w:t>
            </w:r>
          </w:p>
        </w:tc>
        <w:tc>
          <w:tcPr>
            <w:tcW w:w="0" w:type="auto"/>
            <w:tcBorders>
              <w:top w:val="nil"/>
              <w:left w:val="single" w:sz="4" w:space="0" w:color="auto"/>
              <w:bottom w:val="nil"/>
            </w:tcBorders>
          </w:tcPr>
          <w:p w14:paraId="48BC8676" w14:textId="77777777" w:rsidR="00B11712" w:rsidRPr="00EF5E94" w:rsidRDefault="00B11712" w:rsidP="00DF07BB">
            <w:pPr>
              <w:spacing w:before="20" w:after="20"/>
              <w:contextualSpacing/>
            </w:pPr>
            <w:r w:rsidRPr="00EF5E94">
              <w:t>1.inf.</w:t>
            </w:r>
          </w:p>
        </w:tc>
      </w:tr>
      <w:tr w:rsidR="0044443C" w:rsidRPr="00EF5E94" w14:paraId="392D4376" w14:textId="77777777" w:rsidTr="00E7522E">
        <w:trPr>
          <w:cantSplit/>
          <w:tblHeader/>
        </w:trPr>
        <w:tc>
          <w:tcPr>
            <w:tcW w:w="0" w:type="auto"/>
            <w:vMerge/>
          </w:tcPr>
          <w:p w14:paraId="446DB7E3" w14:textId="77777777" w:rsidR="00B11712" w:rsidRPr="00EF5E94" w:rsidRDefault="00B11712" w:rsidP="00DF07BB">
            <w:pPr>
              <w:spacing w:before="20" w:after="20"/>
              <w:contextualSpacing/>
            </w:pPr>
          </w:p>
        </w:tc>
        <w:tc>
          <w:tcPr>
            <w:tcW w:w="0" w:type="auto"/>
            <w:tcBorders>
              <w:top w:val="nil"/>
              <w:bottom w:val="nil"/>
              <w:right w:val="single" w:sz="4" w:space="0" w:color="auto"/>
            </w:tcBorders>
          </w:tcPr>
          <w:p w14:paraId="40346A17" w14:textId="77777777" w:rsidR="00B11712" w:rsidRPr="00EF5E94" w:rsidRDefault="00B11712" w:rsidP="00DF07BB">
            <w:pPr>
              <w:spacing w:before="20" w:after="20"/>
              <w:contextualSpacing/>
            </w:pPr>
            <w:r w:rsidRPr="00EF5E94">
              <w:t>räkkää</w:t>
            </w:r>
          </w:p>
        </w:tc>
        <w:tc>
          <w:tcPr>
            <w:tcW w:w="0" w:type="auto"/>
            <w:tcBorders>
              <w:top w:val="nil"/>
              <w:left w:val="single" w:sz="4" w:space="0" w:color="auto"/>
              <w:bottom w:val="nil"/>
            </w:tcBorders>
          </w:tcPr>
          <w:p w14:paraId="35D6BA0A" w14:textId="77777777" w:rsidR="00B11712" w:rsidRPr="00EF5E94" w:rsidRDefault="00B11712" w:rsidP="00DF07BB">
            <w:pPr>
              <w:spacing w:before="20" w:after="20"/>
              <w:contextualSpacing/>
            </w:pPr>
            <w:r w:rsidRPr="00EF5E94">
              <w:t>sg.part.</w:t>
            </w:r>
          </w:p>
        </w:tc>
        <w:tc>
          <w:tcPr>
            <w:tcW w:w="0" w:type="auto"/>
            <w:tcBorders>
              <w:top w:val="nil"/>
              <w:bottom w:val="nil"/>
              <w:right w:val="single" w:sz="4" w:space="0" w:color="auto"/>
            </w:tcBorders>
          </w:tcPr>
          <w:p w14:paraId="09ABE8A1" w14:textId="77777777" w:rsidR="00B11712" w:rsidRPr="00EF5E94" w:rsidRDefault="00B11712" w:rsidP="00DF07BB">
            <w:pPr>
              <w:spacing w:before="20" w:after="20"/>
              <w:contextualSpacing/>
            </w:pPr>
            <w:r w:rsidRPr="00EF5E94">
              <w:t>räkä</w:t>
            </w:r>
          </w:p>
        </w:tc>
        <w:tc>
          <w:tcPr>
            <w:tcW w:w="0" w:type="auto"/>
            <w:tcBorders>
              <w:top w:val="nil"/>
              <w:left w:val="single" w:sz="4" w:space="0" w:color="auto"/>
              <w:bottom w:val="nil"/>
            </w:tcBorders>
          </w:tcPr>
          <w:p w14:paraId="2308178C" w14:textId="77777777" w:rsidR="00B11712" w:rsidRPr="00EF5E94" w:rsidRDefault="00B11712" w:rsidP="00DF07BB">
            <w:pPr>
              <w:spacing w:before="20" w:after="20"/>
              <w:contextualSpacing/>
            </w:pPr>
            <w:r w:rsidRPr="00EF5E94">
              <w:t>sg.nom.</w:t>
            </w:r>
          </w:p>
        </w:tc>
        <w:tc>
          <w:tcPr>
            <w:tcW w:w="0" w:type="auto"/>
            <w:tcBorders>
              <w:top w:val="nil"/>
              <w:bottom w:val="nil"/>
              <w:right w:val="single" w:sz="4" w:space="0" w:color="auto"/>
            </w:tcBorders>
          </w:tcPr>
          <w:p w14:paraId="087C0C09" w14:textId="77777777" w:rsidR="00B11712" w:rsidRPr="00EF5E94" w:rsidRDefault="00B11712" w:rsidP="00DF07BB">
            <w:pPr>
              <w:spacing w:before="20" w:after="20"/>
              <w:contextualSpacing/>
            </w:pPr>
            <w:r w:rsidRPr="00EF5E94">
              <w:t>räät</w:t>
            </w:r>
          </w:p>
        </w:tc>
        <w:tc>
          <w:tcPr>
            <w:tcW w:w="0" w:type="auto"/>
            <w:tcBorders>
              <w:top w:val="nil"/>
              <w:left w:val="single" w:sz="4" w:space="0" w:color="auto"/>
              <w:bottom w:val="nil"/>
            </w:tcBorders>
          </w:tcPr>
          <w:p w14:paraId="19E67543" w14:textId="77777777" w:rsidR="00B11712" w:rsidRPr="00EF5E94" w:rsidRDefault="00B11712" w:rsidP="00DF07BB">
            <w:pPr>
              <w:spacing w:before="20" w:after="20"/>
              <w:contextualSpacing/>
            </w:pPr>
            <w:r w:rsidRPr="00EF5E94">
              <w:t>pl.nom.</w:t>
            </w:r>
          </w:p>
        </w:tc>
      </w:tr>
      <w:tr w:rsidR="0044443C" w:rsidRPr="00EF5E94" w14:paraId="1CA84556" w14:textId="77777777" w:rsidTr="00E7522E">
        <w:trPr>
          <w:cantSplit/>
          <w:tblHeader/>
        </w:trPr>
        <w:tc>
          <w:tcPr>
            <w:tcW w:w="0" w:type="auto"/>
            <w:vMerge/>
          </w:tcPr>
          <w:p w14:paraId="1881E195" w14:textId="77777777" w:rsidR="00B11712" w:rsidRPr="00EF5E94" w:rsidRDefault="00B11712" w:rsidP="00DF07BB">
            <w:pPr>
              <w:spacing w:before="20" w:after="20"/>
              <w:contextualSpacing/>
            </w:pPr>
          </w:p>
        </w:tc>
        <w:tc>
          <w:tcPr>
            <w:tcW w:w="0" w:type="auto"/>
            <w:tcBorders>
              <w:top w:val="nil"/>
              <w:bottom w:val="nil"/>
              <w:right w:val="single" w:sz="4" w:space="0" w:color="auto"/>
            </w:tcBorders>
          </w:tcPr>
          <w:p w14:paraId="49B7D131" w14:textId="77777777" w:rsidR="00B11712" w:rsidRPr="00EF5E94" w:rsidRDefault="00B11712" w:rsidP="00DF07BB">
            <w:pPr>
              <w:spacing w:before="20" w:after="20"/>
              <w:contextualSpacing/>
            </w:pPr>
            <w:r w:rsidRPr="00EF5E94">
              <w:t>lukkee</w:t>
            </w:r>
          </w:p>
        </w:tc>
        <w:tc>
          <w:tcPr>
            <w:tcW w:w="0" w:type="auto"/>
            <w:tcBorders>
              <w:top w:val="nil"/>
              <w:left w:val="single" w:sz="4" w:space="0" w:color="auto"/>
              <w:bottom w:val="nil"/>
            </w:tcBorders>
          </w:tcPr>
          <w:p w14:paraId="2BE12A41" w14:textId="159189EE" w:rsidR="00B11712" w:rsidRPr="00EF5E94" w:rsidRDefault="00B11712" w:rsidP="00DF07BB">
            <w:pPr>
              <w:spacing w:before="20" w:after="20"/>
              <w:contextualSpacing/>
            </w:pPr>
            <w:r w:rsidRPr="00EF5E94">
              <w:t>prees.</w:t>
            </w:r>
            <w:r w:rsidR="001337F6">
              <w:t>sg3</w:t>
            </w:r>
          </w:p>
        </w:tc>
        <w:tc>
          <w:tcPr>
            <w:tcW w:w="0" w:type="auto"/>
            <w:tcBorders>
              <w:top w:val="nil"/>
              <w:bottom w:val="nil"/>
              <w:right w:val="single" w:sz="4" w:space="0" w:color="auto"/>
            </w:tcBorders>
          </w:tcPr>
          <w:p w14:paraId="781ED734" w14:textId="77777777" w:rsidR="00B11712" w:rsidRPr="00EF5E94" w:rsidRDefault="00B11712" w:rsidP="00DF07BB">
            <w:pPr>
              <w:spacing w:before="20" w:after="20"/>
              <w:contextualSpacing/>
            </w:pPr>
            <w:r w:rsidRPr="00EF5E94">
              <w:t>luki</w:t>
            </w:r>
          </w:p>
        </w:tc>
        <w:tc>
          <w:tcPr>
            <w:tcW w:w="0" w:type="auto"/>
            <w:tcBorders>
              <w:top w:val="nil"/>
              <w:left w:val="single" w:sz="4" w:space="0" w:color="auto"/>
              <w:bottom w:val="nil"/>
            </w:tcBorders>
          </w:tcPr>
          <w:p w14:paraId="5232CCB1" w14:textId="4233A046" w:rsidR="00B11712" w:rsidRPr="00EF5E94" w:rsidRDefault="00B11712" w:rsidP="00DF07BB">
            <w:pPr>
              <w:spacing w:before="20" w:after="20"/>
              <w:contextualSpacing/>
            </w:pPr>
            <w:r w:rsidRPr="00EF5E94">
              <w:t>pret.</w:t>
            </w:r>
            <w:r w:rsidR="001337F6">
              <w:t>sg3</w:t>
            </w:r>
          </w:p>
        </w:tc>
        <w:tc>
          <w:tcPr>
            <w:tcW w:w="0" w:type="auto"/>
            <w:tcBorders>
              <w:top w:val="nil"/>
              <w:bottom w:val="nil"/>
              <w:right w:val="single" w:sz="4" w:space="0" w:color="auto"/>
            </w:tcBorders>
          </w:tcPr>
          <w:p w14:paraId="01E3843C" w14:textId="77777777" w:rsidR="00B11712" w:rsidRPr="00EF5E94" w:rsidRDefault="00B11712" w:rsidP="00DF07BB">
            <w:pPr>
              <w:spacing w:before="20" w:after="20"/>
              <w:contextualSpacing/>
            </w:pPr>
            <w:r w:rsidRPr="00EF5E94">
              <w:t>luen</w:t>
            </w:r>
          </w:p>
        </w:tc>
        <w:tc>
          <w:tcPr>
            <w:tcW w:w="0" w:type="auto"/>
            <w:tcBorders>
              <w:top w:val="nil"/>
              <w:left w:val="single" w:sz="4" w:space="0" w:color="auto"/>
              <w:bottom w:val="nil"/>
            </w:tcBorders>
          </w:tcPr>
          <w:p w14:paraId="1054B4C9" w14:textId="77F4FE2D" w:rsidR="00B11712" w:rsidRPr="00EF5E94" w:rsidRDefault="00B11712" w:rsidP="00DF07BB">
            <w:pPr>
              <w:spacing w:before="20" w:after="20"/>
              <w:contextualSpacing/>
            </w:pPr>
            <w:r w:rsidRPr="00EF5E94">
              <w:t>prees.</w:t>
            </w:r>
            <w:r w:rsidR="001337F6">
              <w:t>sg1</w:t>
            </w:r>
          </w:p>
        </w:tc>
      </w:tr>
      <w:tr w:rsidR="0044443C" w:rsidRPr="00EF5E94" w14:paraId="2B56FB0B" w14:textId="77777777" w:rsidTr="00E7522E">
        <w:trPr>
          <w:cantSplit/>
          <w:tblHeader/>
        </w:trPr>
        <w:tc>
          <w:tcPr>
            <w:tcW w:w="0" w:type="auto"/>
            <w:vMerge/>
            <w:tcBorders>
              <w:bottom w:val="single" w:sz="4" w:space="0" w:color="auto"/>
            </w:tcBorders>
          </w:tcPr>
          <w:p w14:paraId="7E78B534" w14:textId="77777777" w:rsidR="00B11712" w:rsidRPr="00EF5E94" w:rsidRDefault="00B11712" w:rsidP="00DF07BB">
            <w:pPr>
              <w:spacing w:before="20" w:after="20"/>
              <w:contextualSpacing/>
            </w:pPr>
          </w:p>
        </w:tc>
        <w:tc>
          <w:tcPr>
            <w:tcW w:w="0" w:type="auto"/>
            <w:tcBorders>
              <w:top w:val="nil"/>
              <w:bottom w:val="single" w:sz="4" w:space="0" w:color="auto"/>
              <w:right w:val="single" w:sz="4" w:space="0" w:color="auto"/>
            </w:tcBorders>
          </w:tcPr>
          <w:p w14:paraId="77CC783C" w14:textId="77777777" w:rsidR="00B11712" w:rsidRPr="00EF5E94" w:rsidRDefault="00B11712" w:rsidP="00DF07BB">
            <w:pPr>
              <w:spacing w:before="20" w:after="20"/>
              <w:contextualSpacing/>
            </w:pPr>
            <w:r w:rsidRPr="00EF5E94">
              <w:t>tekkee</w:t>
            </w:r>
          </w:p>
        </w:tc>
        <w:tc>
          <w:tcPr>
            <w:tcW w:w="0" w:type="auto"/>
            <w:tcBorders>
              <w:top w:val="nil"/>
              <w:left w:val="single" w:sz="4" w:space="0" w:color="auto"/>
              <w:bottom w:val="single" w:sz="4" w:space="0" w:color="auto"/>
            </w:tcBorders>
          </w:tcPr>
          <w:p w14:paraId="7A2D88CF" w14:textId="6038AE57" w:rsidR="00B11712" w:rsidRPr="00EF5E94" w:rsidRDefault="00B11712" w:rsidP="00DF07BB">
            <w:pPr>
              <w:spacing w:before="20" w:after="20"/>
              <w:contextualSpacing/>
            </w:pPr>
            <w:r w:rsidRPr="00EF5E94">
              <w:t>prees.</w:t>
            </w:r>
            <w:r w:rsidR="001337F6">
              <w:t>sg3</w:t>
            </w:r>
          </w:p>
        </w:tc>
        <w:tc>
          <w:tcPr>
            <w:tcW w:w="0" w:type="auto"/>
            <w:tcBorders>
              <w:top w:val="nil"/>
              <w:bottom w:val="single" w:sz="4" w:space="0" w:color="auto"/>
              <w:right w:val="single" w:sz="4" w:space="0" w:color="auto"/>
            </w:tcBorders>
          </w:tcPr>
          <w:p w14:paraId="3FE66682" w14:textId="77777777" w:rsidR="00B11712" w:rsidRPr="00EF5E94" w:rsidRDefault="00B11712" w:rsidP="00DF07BB">
            <w:pPr>
              <w:spacing w:before="20" w:after="20"/>
              <w:contextualSpacing/>
            </w:pPr>
            <w:r w:rsidRPr="00EF5E94">
              <w:t>teki</w:t>
            </w:r>
          </w:p>
        </w:tc>
        <w:tc>
          <w:tcPr>
            <w:tcW w:w="0" w:type="auto"/>
            <w:tcBorders>
              <w:top w:val="nil"/>
              <w:left w:val="single" w:sz="4" w:space="0" w:color="auto"/>
              <w:bottom w:val="single" w:sz="4" w:space="0" w:color="auto"/>
            </w:tcBorders>
          </w:tcPr>
          <w:p w14:paraId="04F76611" w14:textId="06C2C753" w:rsidR="00B11712" w:rsidRPr="00EF5E94" w:rsidRDefault="00B11712" w:rsidP="00DF07BB">
            <w:pPr>
              <w:spacing w:before="20" w:after="20"/>
              <w:contextualSpacing/>
            </w:pPr>
            <w:r w:rsidRPr="00EF5E94">
              <w:t>pret.</w:t>
            </w:r>
            <w:r w:rsidR="001337F6">
              <w:t>sg3</w:t>
            </w:r>
          </w:p>
        </w:tc>
        <w:tc>
          <w:tcPr>
            <w:tcW w:w="0" w:type="auto"/>
            <w:tcBorders>
              <w:top w:val="nil"/>
              <w:bottom w:val="single" w:sz="4" w:space="0" w:color="auto"/>
              <w:right w:val="single" w:sz="4" w:space="0" w:color="auto"/>
            </w:tcBorders>
          </w:tcPr>
          <w:p w14:paraId="22134FAD" w14:textId="77777777" w:rsidR="00B11712" w:rsidRPr="00EF5E94" w:rsidRDefault="00B11712" w:rsidP="00DF07BB">
            <w:pPr>
              <w:spacing w:before="20" w:after="20"/>
              <w:contextualSpacing/>
            </w:pPr>
            <w:r w:rsidRPr="00EF5E94">
              <w:t>tehen</w:t>
            </w:r>
          </w:p>
        </w:tc>
        <w:tc>
          <w:tcPr>
            <w:tcW w:w="0" w:type="auto"/>
            <w:tcBorders>
              <w:top w:val="nil"/>
              <w:left w:val="single" w:sz="4" w:space="0" w:color="auto"/>
              <w:bottom w:val="single" w:sz="4" w:space="0" w:color="auto"/>
            </w:tcBorders>
          </w:tcPr>
          <w:p w14:paraId="59E46DD9" w14:textId="705DA73A" w:rsidR="00B11712" w:rsidRPr="00EF5E94" w:rsidRDefault="00B11712" w:rsidP="00DF07BB">
            <w:pPr>
              <w:spacing w:before="20" w:after="20"/>
              <w:contextualSpacing/>
            </w:pPr>
            <w:r w:rsidRPr="00EF5E94">
              <w:t>prees.</w:t>
            </w:r>
            <w:r w:rsidR="001337F6">
              <w:t>sg1</w:t>
            </w:r>
          </w:p>
        </w:tc>
      </w:tr>
      <w:tr w:rsidR="00C742E8" w:rsidRPr="00EF5E94" w14:paraId="04D4338E" w14:textId="77777777" w:rsidTr="00E7522E">
        <w:trPr>
          <w:cantSplit/>
          <w:tblHeader/>
        </w:trPr>
        <w:tc>
          <w:tcPr>
            <w:tcW w:w="0" w:type="auto"/>
            <w:vMerge w:val="restart"/>
            <w:tcBorders>
              <w:top w:val="single" w:sz="4" w:space="0" w:color="auto"/>
            </w:tcBorders>
          </w:tcPr>
          <w:p w14:paraId="42E9AD56" w14:textId="060B1CB7" w:rsidR="00C742E8" w:rsidRPr="00040AE9" w:rsidRDefault="00C742E8" w:rsidP="00040AE9">
            <w:pPr>
              <w:spacing w:before="20" w:after="20"/>
              <w:contextualSpacing/>
            </w:pPr>
            <w:r w:rsidRPr="00EF5E94">
              <w:t>k : Ø, v</w:t>
            </w:r>
          </w:p>
        </w:tc>
        <w:tc>
          <w:tcPr>
            <w:tcW w:w="0" w:type="auto"/>
            <w:gridSpan w:val="2"/>
            <w:vMerge w:val="restart"/>
            <w:tcBorders>
              <w:top w:val="single" w:sz="4" w:space="0" w:color="auto"/>
              <w:bottom w:val="single" w:sz="4" w:space="0" w:color="auto"/>
            </w:tcBorders>
          </w:tcPr>
          <w:p w14:paraId="678C8B15" w14:textId="77777777" w:rsidR="00C742E8" w:rsidRPr="00EF5E94" w:rsidRDefault="00C742E8" w:rsidP="00DF07BB">
            <w:pPr>
              <w:spacing w:before="20" w:after="20"/>
              <w:contextualSpacing/>
            </w:pPr>
          </w:p>
        </w:tc>
        <w:tc>
          <w:tcPr>
            <w:tcW w:w="0" w:type="auto"/>
            <w:tcBorders>
              <w:top w:val="single" w:sz="4" w:space="0" w:color="auto"/>
              <w:bottom w:val="nil"/>
              <w:right w:val="single" w:sz="4" w:space="0" w:color="auto"/>
            </w:tcBorders>
          </w:tcPr>
          <w:p w14:paraId="17A35208" w14:textId="33FF6C76" w:rsidR="00C742E8" w:rsidRPr="00EF5E94" w:rsidRDefault="00C742E8" w:rsidP="00DF07BB">
            <w:pPr>
              <w:spacing w:before="20" w:after="20"/>
              <w:contextualSpacing/>
            </w:pPr>
            <w:r w:rsidRPr="00EF5E94">
              <w:t>laki : lakea ~ lakia</w:t>
            </w:r>
          </w:p>
        </w:tc>
        <w:tc>
          <w:tcPr>
            <w:tcW w:w="0" w:type="auto"/>
            <w:tcBorders>
              <w:top w:val="single" w:sz="4" w:space="0" w:color="auto"/>
              <w:left w:val="single" w:sz="4" w:space="0" w:color="auto"/>
              <w:bottom w:val="nil"/>
            </w:tcBorders>
          </w:tcPr>
          <w:p w14:paraId="2D418B37" w14:textId="77777777" w:rsidR="00F904D4" w:rsidRDefault="00C742E8" w:rsidP="00DF07BB">
            <w:pPr>
              <w:spacing w:before="20" w:after="20"/>
              <w:contextualSpacing/>
            </w:pPr>
            <w:r w:rsidRPr="00EF5E94">
              <w:t>sg.nom. :</w:t>
            </w:r>
          </w:p>
          <w:p w14:paraId="5241F80E" w14:textId="1C095654" w:rsidR="00C742E8" w:rsidRPr="00EF5E94" w:rsidRDefault="00C742E8" w:rsidP="00DF07BB">
            <w:pPr>
              <w:spacing w:before="20" w:after="20"/>
              <w:contextualSpacing/>
            </w:pPr>
            <w:r w:rsidRPr="00EF5E94">
              <w:t>sg.part.</w:t>
            </w:r>
          </w:p>
        </w:tc>
        <w:tc>
          <w:tcPr>
            <w:tcW w:w="0" w:type="auto"/>
            <w:tcBorders>
              <w:top w:val="single" w:sz="4" w:space="0" w:color="auto"/>
              <w:bottom w:val="nil"/>
              <w:right w:val="single" w:sz="4" w:space="0" w:color="auto"/>
            </w:tcBorders>
          </w:tcPr>
          <w:p w14:paraId="47D60C93" w14:textId="77777777" w:rsidR="00C742E8" w:rsidRPr="00EF5E94" w:rsidRDefault="00C742E8" w:rsidP="00DF07BB">
            <w:pPr>
              <w:spacing w:before="20" w:after="20"/>
              <w:contextualSpacing/>
            </w:pPr>
            <w:r w:rsidRPr="00EF5E94">
              <w:t>laen</w:t>
            </w:r>
          </w:p>
        </w:tc>
        <w:tc>
          <w:tcPr>
            <w:tcW w:w="0" w:type="auto"/>
            <w:tcBorders>
              <w:top w:val="single" w:sz="4" w:space="0" w:color="auto"/>
              <w:left w:val="single" w:sz="4" w:space="0" w:color="auto"/>
              <w:bottom w:val="nil"/>
            </w:tcBorders>
          </w:tcPr>
          <w:p w14:paraId="79AD34EC" w14:textId="77777777" w:rsidR="00C742E8" w:rsidRPr="00EF5E94" w:rsidRDefault="00C742E8" w:rsidP="00DF07BB">
            <w:pPr>
              <w:spacing w:before="20" w:after="20"/>
              <w:contextualSpacing/>
            </w:pPr>
            <w:r w:rsidRPr="00EF5E94">
              <w:t>sg.gen.</w:t>
            </w:r>
          </w:p>
        </w:tc>
      </w:tr>
      <w:tr w:rsidR="00C742E8" w:rsidRPr="00EF5E94" w14:paraId="709ED7A9" w14:textId="77777777" w:rsidTr="00E7522E">
        <w:trPr>
          <w:cantSplit/>
          <w:tblHeader/>
        </w:trPr>
        <w:tc>
          <w:tcPr>
            <w:tcW w:w="0" w:type="auto"/>
            <w:vMerge/>
          </w:tcPr>
          <w:p w14:paraId="5BCA7EC3" w14:textId="77777777" w:rsidR="00C742E8" w:rsidRPr="00EF5E94" w:rsidRDefault="00C742E8" w:rsidP="00DF07BB">
            <w:pPr>
              <w:spacing w:before="20" w:after="20"/>
              <w:contextualSpacing/>
            </w:pPr>
          </w:p>
        </w:tc>
        <w:tc>
          <w:tcPr>
            <w:tcW w:w="0" w:type="auto"/>
            <w:gridSpan w:val="2"/>
            <w:vMerge/>
            <w:tcBorders>
              <w:top w:val="single" w:sz="4" w:space="0" w:color="auto"/>
              <w:bottom w:val="single" w:sz="4" w:space="0" w:color="auto"/>
            </w:tcBorders>
          </w:tcPr>
          <w:p w14:paraId="4FB0483F"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38D07CFE" w14:textId="77777777" w:rsidR="00C742E8" w:rsidRPr="00EF5E94" w:rsidRDefault="00C742E8" w:rsidP="00DF07BB">
            <w:pPr>
              <w:spacing w:before="20" w:after="20"/>
              <w:contextualSpacing/>
            </w:pPr>
            <w:r w:rsidRPr="00EF5E94">
              <w:t>koko : kokoa</w:t>
            </w:r>
          </w:p>
        </w:tc>
        <w:tc>
          <w:tcPr>
            <w:tcW w:w="0" w:type="auto"/>
            <w:tcBorders>
              <w:top w:val="nil"/>
              <w:left w:val="single" w:sz="4" w:space="0" w:color="auto"/>
              <w:bottom w:val="nil"/>
            </w:tcBorders>
          </w:tcPr>
          <w:p w14:paraId="3204A29A" w14:textId="77777777" w:rsidR="00F904D4" w:rsidRDefault="00C742E8" w:rsidP="00DF07BB">
            <w:pPr>
              <w:spacing w:before="20" w:after="20"/>
              <w:contextualSpacing/>
            </w:pPr>
            <w:r w:rsidRPr="00EF5E94">
              <w:t>sg.nom. :</w:t>
            </w:r>
          </w:p>
          <w:p w14:paraId="1819163C" w14:textId="46868762" w:rsidR="00C742E8" w:rsidRPr="00EF5E94" w:rsidRDefault="00C742E8" w:rsidP="00DF07BB">
            <w:pPr>
              <w:spacing w:before="20" w:after="20"/>
              <w:contextualSpacing/>
            </w:pPr>
            <w:r w:rsidRPr="00EF5E94">
              <w:t>sg.part.</w:t>
            </w:r>
          </w:p>
        </w:tc>
        <w:tc>
          <w:tcPr>
            <w:tcW w:w="0" w:type="auto"/>
            <w:tcBorders>
              <w:top w:val="nil"/>
              <w:bottom w:val="nil"/>
              <w:right w:val="single" w:sz="4" w:space="0" w:color="auto"/>
            </w:tcBorders>
          </w:tcPr>
          <w:p w14:paraId="1576B173" w14:textId="77777777" w:rsidR="00C742E8" w:rsidRPr="00EF5E94" w:rsidRDefault="00C742E8" w:rsidP="00DF07BB">
            <w:pPr>
              <w:spacing w:before="20" w:after="20"/>
              <w:contextualSpacing/>
            </w:pPr>
            <w:r w:rsidRPr="00EF5E94">
              <w:t>koot</w:t>
            </w:r>
          </w:p>
        </w:tc>
        <w:tc>
          <w:tcPr>
            <w:tcW w:w="0" w:type="auto"/>
            <w:tcBorders>
              <w:top w:val="nil"/>
              <w:left w:val="single" w:sz="4" w:space="0" w:color="auto"/>
              <w:bottom w:val="nil"/>
            </w:tcBorders>
          </w:tcPr>
          <w:p w14:paraId="05823E5B" w14:textId="77777777" w:rsidR="00C742E8" w:rsidRPr="00EF5E94" w:rsidRDefault="00C742E8" w:rsidP="00DF07BB">
            <w:pPr>
              <w:spacing w:before="20" w:after="20"/>
              <w:contextualSpacing/>
            </w:pPr>
            <w:r w:rsidRPr="00EF5E94">
              <w:t>pl.nom.</w:t>
            </w:r>
          </w:p>
        </w:tc>
      </w:tr>
      <w:tr w:rsidR="00C742E8" w:rsidRPr="00EF5E94" w14:paraId="0EF5E0E4" w14:textId="77777777" w:rsidTr="00E7522E">
        <w:trPr>
          <w:cantSplit/>
          <w:tblHeader/>
        </w:trPr>
        <w:tc>
          <w:tcPr>
            <w:tcW w:w="0" w:type="auto"/>
            <w:vMerge/>
          </w:tcPr>
          <w:p w14:paraId="18C46DDA" w14:textId="77777777" w:rsidR="00C742E8" w:rsidRPr="00EF5E94" w:rsidRDefault="00C742E8" w:rsidP="00DF07BB">
            <w:pPr>
              <w:spacing w:before="20" w:after="20"/>
              <w:contextualSpacing/>
            </w:pPr>
          </w:p>
        </w:tc>
        <w:tc>
          <w:tcPr>
            <w:tcW w:w="0" w:type="auto"/>
            <w:gridSpan w:val="2"/>
            <w:vMerge/>
            <w:tcBorders>
              <w:top w:val="single" w:sz="4" w:space="0" w:color="auto"/>
              <w:bottom w:val="single" w:sz="4" w:space="0" w:color="auto"/>
            </w:tcBorders>
          </w:tcPr>
          <w:p w14:paraId="002014F9"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69D13473" w14:textId="77777777" w:rsidR="00C742E8" w:rsidRPr="00EF5E94" w:rsidRDefault="00C742E8" w:rsidP="00DF07BB">
            <w:pPr>
              <w:spacing w:before="20" w:after="20"/>
              <w:contextualSpacing/>
            </w:pPr>
            <w:r w:rsidRPr="00EF5E94">
              <w:t>rukhiit</w:t>
            </w:r>
          </w:p>
        </w:tc>
        <w:tc>
          <w:tcPr>
            <w:tcW w:w="0" w:type="auto"/>
            <w:tcBorders>
              <w:top w:val="nil"/>
              <w:left w:val="single" w:sz="4" w:space="0" w:color="auto"/>
              <w:bottom w:val="nil"/>
            </w:tcBorders>
          </w:tcPr>
          <w:p w14:paraId="19D60F20" w14:textId="77777777" w:rsidR="00C742E8" w:rsidRPr="00EF5E94" w:rsidRDefault="00C742E8" w:rsidP="00DF07BB">
            <w:pPr>
              <w:spacing w:before="20" w:after="20"/>
              <w:contextualSpacing/>
            </w:pPr>
            <w:r w:rsidRPr="00EF5E94">
              <w:t>pl.nom.</w:t>
            </w:r>
          </w:p>
        </w:tc>
        <w:tc>
          <w:tcPr>
            <w:tcW w:w="0" w:type="auto"/>
            <w:tcBorders>
              <w:top w:val="nil"/>
              <w:bottom w:val="nil"/>
              <w:right w:val="single" w:sz="4" w:space="0" w:color="auto"/>
            </w:tcBorders>
          </w:tcPr>
          <w:p w14:paraId="440EFD57" w14:textId="77777777" w:rsidR="00C742E8" w:rsidRPr="00EF5E94" w:rsidRDefault="00C742E8" w:rsidP="00DF07BB">
            <w:pPr>
              <w:spacing w:before="20" w:after="20"/>
              <w:contextualSpacing/>
            </w:pPr>
            <w:r w:rsidRPr="00EF5E94">
              <w:t>ruis</w:t>
            </w:r>
          </w:p>
        </w:tc>
        <w:tc>
          <w:tcPr>
            <w:tcW w:w="0" w:type="auto"/>
            <w:tcBorders>
              <w:top w:val="nil"/>
              <w:left w:val="single" w:sz="4" w:space="0" w:color="auto"/>
              <w:bottom w:val="nil"/>
            </w:tcBorders>
          </w:tcPr>
          <w:p w14:paraId="0E19CDB9" w14:textId="77777777" w:rsidR="00C742E8" w:rsidRPr="00EF5E94" w:rsidRDefault="00C742E8" w:rsidP="00DF07BB">
            <w:pPr>
              <w:spacing w:before="20" w:after="20"/>
              <w:contextualSpacing/>
            </w:pPr>
            <w:r w:rsidRPr="00EF5E94">
              <w:t>sg.nom.</w:t>
            </w:r>
          </w:p>
        </w:tc>
      </w:tr>
      <w:tr w:rsidR="00C742E8" w:rsidRPr="00EF5E94" w14:paraId="211B007C" w14:textId="77777777" w:rsidTr="00E7522E">
        <w:trPr>
          <w:cantSplit/>
          <w:tblHeader/>
        </w:trPr>
        <w:tc>
          <w:tcPr>
            <w:tcW w:w="0" w:type="auto"/>
            <w:vMerge/>
          </w:tcPr>
          <w:p w14:paraId="5B4558F6" w14:textId="77777777" w:rsidR="00C742E8" w:rsidRPr="00EF5E94" w:rsidRDefault="00C742E8" w:rsidP="00DF07BB">
            <w:pPr>
              <w:spacing w:before="20" w:after="20"/>
              <w:contextualSpacing/>
            </w:pPr>
          </w:p>
        </w:tc>
        <w:tc>
          <w:tcPr>
            <w:tcW w:w="0" w:type="auto"/>
            <w:gridSpan w:val="2"/>
            <w:vMerge/>
            <w:tcBorders>
              <w:top w:val="single" w:sz="4" w:space="0" w:color="auto"/>
              <w:bottom w:val="single" w:sz="4" w:space="0" w:color="auto"/>
            </w:tcBorders>
          </w:tcPr>
          <w:p w14:paraId="625EE2EA"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6D340C6A" w14:textId="3F5D2706" w:rsidR="00C742E8" w:rsidRPr="00EF5E94" w:rsidRDefault="00C742E8" w:rsidP="00DF07BB">
            <w:pPr>
              <w:spacing w:before="20" w:after="20"/>
              <w:contextualSpacing/>
            </w:pPr>
            <w:r w:rsidRPr="00EF5E94">
              <w:t>aika : aikaa</w:t>
            </w:r>
          </w:p>
        </w:tc>
        <w:tc>
          <w:tcPr>
            <w:tcW w:w="0" w:type="auto"/>
            <w:tcBorders>
              <w:top w:val="nil"/>
              <w:left w:val="single" w:sz="4" w:space="0" w:color="auto"/>
              <w:bottom w:val="nil"/>
            </w:tcBorders>
          </w:tcPr>
          <w:p w14:paraId="00CD1D72" w14:textId="73AEF8BA" w:rsidR="00C742E8" w:rsidRPr="00EF5E94" w:rsidRDefault="00C742E8" w:rsidP="00DF07BB">
            <w:pPr>
              <w:spacing w:before="20" w:after="20"/>
              <w:contextualSpacing/>
            </w:pPr>
            <w:r w:rsidRPr="00EF5E94">
              <w:t>sg.nom. : sg.part.</w:t>
            </w:r>
          </w:p>
        </w:tc>
        <w:tc>
          <w:tcPr>
            <w:tcW w:w="0" w:type="auto"/>
            <w:tcBorders>
              <w:top w:val="nil"/>
              <w:bottom w:val="nil"/>
              <w:right w:val="single" w:sz="4" w:space="0" w:color="auto"/>
            </w:tcBorders>
          </w:tcPr>
          <w:p w14:paraId="57EF5749" w14:textId="19C741F6" w:rsidR="00C742E8" w:rsidRPr="00EF5E94" w:rsidRDefault="00C742E8" w:rsidP="00DF07BB">
            <w:pPr>
              <w:spacing w:before="20" w:after="20"/>
              <w:contextualSpacing/>
            </w:pPr>
            <w:r w:rsidRPr="00EF5E94">
              <w:t>aiat</w:t>
            </w:r>
          </w:p>
        </w:tc>
        <w:tc>
          <w:tcPr>
            <w:tcW w:w="0" w:type="auto"/>
            <w:tcBorders>
              <w:top w:val="nil"/>
              <w:left w:val="single" w:sz="4" w:space="0" w:color="auto"/>
              <w:bottom w:val="nil"/>
            </w:tcBorders>
          </w:tcPr>
          <w:p w14:paraId="13F46031" w14:textId="13BE76DE" w:rsidR="00C742E8" w:rsidRPr="00EF5E94" w:rsidRDefault="00C742E8" w:rsidP="00DF07BB">
            <w:pPr>
              <w:spacing w:before="20" w:after="20"/>
              <w:contextualSpacing/>
            </w:pPr>
            <w:r w:rsidRPr="00EF5E94">
              <w:t>pl.nom.</w:t>
            </w:r>
          </w:p>
        </w:tc>
      </w:tr>
      <w:tr w:rsidR="00C742E8" w:rsidRPr="00EF5E94" w14:paraId="4B44E8E3" w14:textId="77777777" w:rsidTr="00E7522E">
        <w:trPr>
          <w:cantSplit/>
          <w:tblHeader/>
        </w:trPr>
        <w:tc>
          <w:tcPr>
            <w:tcW w:w="0" w:type="auto"/>
            <w:vMerge/>
          </w:tcPr>
          <w:p w14:paraId="09C14487" w14:textId="77777777" w:rsidR="00C742E8" w:rsidRPr="00EF5E94" w:rsidRDefault="00C742E8" w:rsidP="00DF07BB">
            <w:pPr>
              <w:spacing w:before="20" w:after="20"/>
              <w:contextualSpacing/>
            </w:pPr>
          </w:p>
        </w:tc>
        <w:tc>
          <w:tcPr>
            <w:tcW w:w="0" w:type="auto"/>
            <w:gridSpan w:val="2"/>
            <w:vMerge/>
            <w:tcBorders>
              <w:top w:val="single" w:sz="4" w:space="0" w:color="auto"/>
              <w:bottom w:val="single" w:sz="4" w:space="0" w:color="auto"/>
            </w:tcBorders>
          </w:tcPr>
          <w:p w14:paraId="6C94630A"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13A863F5" w14:textId="77777777" w:rsidR="00C742E8" w:rsidRPr="00EF5E94" w:rsidRDefault="00C742E8" w:rsidP="00DF07BB">
            <w:pPr>
              <w:spacing w:before="20" w:after="20"/>
              <w:contextualSpacing/>
            </w:pPr>
            <w:r w:rsidRPr="00EF5E94">
              <w:t>puku :</w:t>
            </w:r>
          </w:p>
          <w:p w14:paraId="3E0F6214" w14:textId="77777777" w:rsidR="00C742E8" w:rsidRPr="00EF5E94" w:rsidRDefault="00C742E8" w:rsidP="00DF07BB">
            <w:pPr>
              <w:spacing w:before="20" w:after="20"/>
              <w:contextualSpacing/>
            </w:pPr>
            <w:r w:rsidRPr="00EF5E94">
              <w:t>pukua</w:t>
            </w:r>
          </w:p>
        </w:tc>
        <w:tc>
          <w:tcPr>
            <w:tcW w:w="0" w:type="auto"/>
            <w:tcBorders>
              <w:top w:val="nil"/>
              <w:left w:val="single" w:sz="4" w:space="0" w:color="auto"/>
              <w:bottom w:val="nil"/>
            </w:tcBorders>
          </w:tcPr>
          <w:p w14:paraId="6F327C51" w14:textId="77777777" w:rsidR="00C742E8" w:rsidRPr="00EF5E94" w:rsidRDefault="00C742E8" w:rsidP="00DF07BB">
            <w:pPr>
              <w:spacing w:before="20" w:after="20"/>
              <w:contextualSpacing/>
            </w:pPr>
            <w:r w:rsidRPr="00EF5E94">
              <w:t>sg.nom. :</w:t>
            </w:r>
          </w:p>
          <w:p w14:paraId="7ED83492" w14:textId="77777777" w:rsidR="00C742E8" w:rsidRPr="00EF5E94" w:rsidRDefault="00C742E8" w:rsidP="00DF07BB">
            <w:pPr>
              <w:spacing w:before="20" w:after="20"/>
              <w:contextualSpacing/>
            </w:pPr>
            <w:r w:rsidRPr="00EF5E94">
              <w:t>sg.part.</w:t>
            </w:r>
          </w:p>
        </w:tc>
        <w:tc>
          <w:tcPr>
            <w:tcW w:w="0" w:type="auto"/>
            <w:tcBorders>
              <w:top w:val="nil"/>
              <w:bottom w:val="nil"/>
              <w:right w:val="single" w:sz="4" w:space="0" w:color="auto"/>
            </w:tcBorders>
          </w:tcPr>
          <w:p w14:paraId="4765BCB3" w14:textId="77777777" w:rsidR="00C742E8" w:rsidRPr="00EF5E94" w:rsidRDefault="00C742E8" w:rsidP="00DF07BB">
            <w:pPr>
              <w:spacing w:before="20" w:after="20"/>
              <w:contextualSpacing/>
            </w:pPr>
            <w:r w:rsidRPr="00EF5E94">
              <w:t>puvut</w:t>
            </w:r>
          </w:p>
        </w:tc>
        <w:tc>
          <w:tcPr>
            <w:tcW w:w="0" w:type="auto"/>
            <w:tcBorders>
              <w:top w:val="nil"/>
              <w:left w:val="single" w:sz="4" w:space="0" w:color="auto"/>
              <w:bottom w:val="nil"/>
            </w:tcBorders>
          </w:tcPr>
          <w:p w14:paraId="2504FC04" w14:textId="77777777" w:rsidR="00C742E8" w:rsidRPr="00EF5E94" w:rsidRDefault="00C742E8" w:rsidP="00DF07BB">
            <w:pPr>
              <w:spacing w:before="20" w:after="20"/>
              <w:contextualSpacing/>
            </w:pPr>
            <w:r w:rsidRPr="00EF5E94">
              <w:t>pl.nom.</w:t>
            </w:r>
          </w:p>
        </w:tc>
      </w:tr>
      <w:tr w:rsidR="00C742E8" w:rsidRPr="00EF5E94" w14:paraId="51ED634A" w14:textId="77777777" w:rsidTr="00E7522E">
        <w:trPr>
          <w:cantSplit/>
          <w:tblHeader/>
        </w:trPr>
        <w:tc>
          <w:tcPr>
            <w:tcW w:w="0" w:type="auto"/>
            <w:vMerge/>
            <w:tcBorders>
              <w:bottom w:val="single" w:sz="4" w:space="0" w:color="auto"/>
            </w:tcBorders>
          </w:tcPr>
          <w:p w14:paraId="2DA73896" w14:textId="77777777" w:rsidR="00C742E8" w:rsidRPr="00EF5E94" w:rsidRDefault="00C742E8" w:rsidP="00DF07BB">
            <w:pPr>
              <w:spacing w:before="20" w:after="20"/>
              <w:contextualSpacing/>
            </w:pPr>
          </w:p>
        </w:tc>
        <w:tc>
          <w:tcPr>
            <w:tcW w:w="0" w:type="auto"/>
            <w:gridSpan w:val="2"/>
            <w:vMerge/>
            <w:tcBorders>
              <w:top w:val="single" w:sz="4" w:space="0" w:color="auto"/>
              <w:bottom w:val="single" w:sz="4" w:space="0" w:color="auto"/>
            </w:tcBorders>
          </w:tcPr>
          <w:p w14:paraId="4AA82370"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2F645C9A" w14:textId="0CE2EFAE" w:rsidR="00C742E8" w:rsidRPr="00EF5E94" w:rsidRDefault="00C742E8" w:rsidP="00DF07BB">
            <w:pPr>
              <w:spacing w:before="20" w:after="20"/>
              <w:contextualSpacing/>
            </w:pPr>
            <w:r w:rsidRPr="00EF5E94">
              <w:t>poika : poikaa</w:t>
            </w:r>
          </w:p>
        </w:tc>
        <w:tc>
          <w:tcPr>
            <w:tcW w:w="0" w:type="auto"/>
            <w:tcBorders>
              <w:top w:val="nil"/>
              <w:left w:val="single" w:sz="4" w:space="0" w:color="auto"/>
              <w:bottom w:val="single" w:sz="4" w:space="0" w:color="auto"/>
            </w:tcBorders>
          </w:tcPr>
          <w:p w14:paraId="2EEB3F85" w14:textId="77777777" w:rsidR="00C742E8" w:rsidRPr="00EF5E94" w:rsidRDefault="00C742E8" w:rsidP="00DF07BB">
            <w:pPr>
              <w:spacing w:before="20" w:after="20"/>
              <w:contextualSpacing/>
            </w:pPr>
            <w:r w:rsidRPr="00EF5E94">
              <w:t>sg.nom. :</w:t>
            </w:r>
          </w:p>
          <w:p w14:paraId="3841536B" w14:textId="11F09F65" w:rsidR="00C742E8" w:rsidRPr="00EF5E94" w:rsidRDefault="00C742E8" w:rsidP="00DF07BB">
            <w:pPr>
              <w:spacing w:before="20" w:after="20"/>
              <w:contextualSpacing/>
            </w:pPr>
            <w:r w:rsidRPr="00EF5E94">
              <w:t>sg.part.</w:t>
            </w:r>
          </w:p>
        </w:tc>
        <w:tc>
          <w:tcPr>
            <w:tcW w:w="0" w:type="auto"/>
            <w:tcBorders>
              <w:top w:val="nil"/>
              <w:bottom w:val="single" w:sz="4" w:space="0" w:color="auto"/>
              <w:right w:val="single" w:sz="4" w:space="0" w:color="auto"/>
            </w:tcBorders>
          </w:tcPr>
          <w:p w14:paraId="3D29F0AF" w14:textId="7CF6663D" w:rsidR="00C742E8" w:rsidRPr="00040AE9" w:rsidRDefault="00C742E8" w:rsidP="00D02D6D">
            <w:pPr>
              <w:spacing w:before="20" w:after="20"/>
              <w:contextualSpacing/>
            </w:pPr>
            <w:r w:rsidRPr="00EF5E94">
              <w:t>pojat</w:t>
            </w:r>
            <w:r>
              <w:t xml:space="preserve"> </w:t>
            </w:r>
          </w:p>
        </w:tc>
        <w:tc>
          <w:tcPr>
            <w:tcW w:w="0" w:type="auto"/>
            <w:tcBorders>
              <w:top w:val="nil"/>
              <w:left w:val="single" w:sz="4" w:space="0" w:color="auto"/>
              <w:bottom w:val="single" w:sz="4" w:space="0" w:color="auto"/>
            </w:tcBorders>
          </w:tcPr>
          <w:p w14:paraId="0D0347FD" w14:textId="43090D7F" w:rsidR="00C742E8" w:rsidRPr="00EF5E94" w:rsidRDefault="00C742E8" w:rsidP="00DF07BB">
            <w:pPr>
              <w:spacing w:before="20" w:after="20"/>
              <w:contextualSpacing/>
            </w:pPr>
            <w:r w:rsidRPr="00EF5E94">
              <w:t>pl.nom.</w:t>
            </w:r>
          </w:p>
        </w:tc>
      </w:tr>
      <w:tr w:rsidR="00C742E8" w:rsidRPr="00EF5E94" w14:paraId="132AE870" w14:textId="77777777" w:rsidTr="00E7522E">
        <w:trPr>
          <w:cantSplit/>
          <w:tblHeader/>
        </w:trPr>
        <w:tc>
          <w:tcPr>
            <w:tcW w:w="0" w:type="auto"/>
            <w:vMerge w:val="restart"/>
            <w:tcBorders>
              <w:top w:val="single" w:sz="4" w:space="0" w:color="auto"/>
            </w:tcBorders>
          </w:tcPr>
          <w:p w14:paraId="1B06F86F" w14:textId="1B80DA03" w:rsidR="00C742E8" w:rsidRPr="00EF5E94" w:rsidRDefault="00C742E8" w:rsidP="00DF07BB">
            <w:pPr>
              <w:spacing w:before="20" w:after="20"/>
              <w:contextualSpacing/>
            </w:pPr>
            <w:r>
              <w:t>kk : k</w:t>
            </w:r>
          </w:p>
        </w:tc>
        <w:tc>
          <w:tcPr>
            <w:tcW w:w="0" w:type="auto"/>
            <w:tcBorders>
              <w:top w:val="single" w:sz="4" w:space="0" w:color="auto"/>
              <w:bottom w:val="nil"/>
              <w:right w:val="single" w:sz="4" w:space="0" w:color="auto"/>
            </w:tcBorders>
          </w:tcPr>
          <w:p w14:paraId="75757909" w14:textId="77777777" w:rsidR="00C742E8" w:rsidRPr="00EF5E94" w:rsidRDefault="00C742E8" w:rsidP="00DF07BB">
            <w:pPr>
              <w:spacing w:before="20" w:after="20"/>
              <w:contextualSpacing/>
            </w:pPr>
            <w:r w:rsidRPr="00EF5E94">
              <w:t xml:space="preserve">akka </w:t>
            </w:r>
          </w:p>
        </w:tc>
        <w:tc>
          <w:tcPr>
            <w:tcW w:w="0" w:type="auto"/>
            <w:tcBorders>
              <w:top w:val="single" w:sz="4" w:space="0" w:color="auto"/>
              <w:left w:val="single" w:sz="4" w:space="0" w:color="auto"/>
              <w:bottom w:val="nil"/>
            </w:tcBorders>
          </w:tcPr>
          <w:p w14:paraId="36B14FBF" w14:textId="77777777" w:rsidR="00C742E8" w:rsidRPr="00EF5E94" w:rsidRDefault="00C742E8" w:rsidP="00DF07BB">
            <w:pPr>
              <w:spacing w:before="20" w:after="20"/>
              <w:contextualSpacing/>
            </w:pPr>
            <w:r w:rsidRPr="00EF5E94">
              <w:t>sg.nom.</w:t>
            </w:r>
          </w:p>
        </w:tc>
        <w:tc>
          <w:tcPr>
            <w:tcW w:w="0" w:type="auto"/>
            <w:tcBorders>
              <w:top w:val="single" w:sz="4" w:space="0" w:color="auto"/>
              <w:bottom w:val="nil"/>
              <w:right w:val="single" w:sz="4" w:space="0" w:color="auto"/>
            </w:tcBorders>
          </w:tcPr>
          <w:p w14:paraId="4B4D276E" w14:textId="77777777" w:rsidR="00C742E8" w:rsidRPr="00EF5E94" w:rsidRDefault="00C742E8" w:rsidP="00DF07BB">
            <w:pPr>
              <w:spacing w:before="20" w:after="20"/>
              <w:contextualSpacing/>
            </w:pPr>
            <w:r w:rsidRPr="00EF5E94">
              <w:t>akat</w:t>
            </w:r>
          </w:p>
        </w:tc>
        <w:tc>
          <w:tcPr>
            <w:tcW w:w="0" w:type="auto"/>
            <w:tcBorders>
              <w:top w:val="single" w:sz="4" w:space="0" w:color="auto"/>
              <w:left w:val="single" w:sz="4" w:space="0" w:color="auto"/>
              <w:bottom w:val="nil"/>
            </w:tcBorders>
          </w:tcPr>
          <w:p w14:paraId="69EE8704" w14:textId="77777777" w:rsidR="00C742E8" w:rsidRPr="00EF5E94" w:rsidRDefault="00C742E8" w:rsidP="00DF07BB">
            <w:pPr>
              <w:spacing w:before="20" w:after="20"/>
              <w:contextualSpacing/>
            </w:pPr>
            <w:r w:rsidRPr="00EF5E94">
              <w:t>pl.nom.</w:t>
            </w:r>
          </w:p>
        </w:tc>
        <w:tc>
          <w:tcPr>
            <w:tcW w:w="0" w:type="auto"/>
            <w:gridSpan w:val="2"/>
            <w:vMerge w:val="restart"/>
            <w:tcBorders>
              <w:top w:val="single" w:sz="4" w:space="0" w:color="auto"/>
            </w:tcBorders>
          </w:tcPr>
          <w:p w14:paraId="71F65BC1" w14:textId="77777777" w:rsidR="00C742E8" w:rsidRPr="00EF5E94" w:rsidRDefault="00C742E8" w:rsidP="00DF07BB">
            <w:pPr>
              <w:spacing w:before="20" w:after="20"/>
              <w:contextualSpacing/>
            </w:pPr>
          </w:p>
        </w:tc>
      </w:tr>
      <w:tr w:rsidR="00C742E8" w:rsidRPr="00EF5E94" w14:paraId="4EB2280C" w14:textId="77777777" w:rsidTr="00E7522E">
        <w:trPr>
          <w:cantSplit/>
          <w:tblHeader/>
        </w:trPr>
        <w:tc>
          <w:tcPr>
            <w:tcW w:w="0" w:type="auto"/>
            <w:vMerge/>
            <w:tcBorders>
              <w:bottom w:val="single" w:sz="4" w:space="0" w:color="auto"/>
            </w:tcBorders>
          </w:tcPr>
          <w:p w14:paraId="7023C4C3"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27404FE6" w14:textId="77777777" w:rsidR="00C742E8" w:rsidRPr="00EF5E94" w:rsidRDefault="00C742E8" w:rsidP="00DF07BB">
            <w:pPr>
              <w:spacing w:before="20" w:after="20"/>
              <w:contextualSpacing/>
            </w:pPr>
            <w:r w:rsidRPr="00EF5E94">
              <w:t>rikkhaat</w:t>
            </w:r>
          </w:p>
        </w:tc>
        <w:tc>
          <w:tcPr>
            <w:tcW w:w="0" w:type="auto"/>
            <w:tcBorders>
              <w:top w:val="nil"/>
              <w:left w:val="single" w:sz="4" w:space="0" w:color="auto"/>
              <w:bottom w:val="single" w:sz="4" w:space="0" w:color="auto"/>
            </w:tcBorders>
          </w:tcPr>
          <w:p w14:paraId="6945E320" w14:textId="77777777" w:rsidR="00C742E8" w:rsidRPr="00EF5E94" w:rsidRDefault="00C742E8" w:rsidP="00DF07BB">
            <w:pPr>
              <w:spacing w:before="20" w:after="20"/>
              <w:contextualSpacing/>
            </w:pPr>
            <w:r w:rsidRPr="00EF5E94">
              <w:t>pl.nom.</w:t>
            </w:r>
          </w:p>
        </w:tc>
        <w:tc>
          <w:tcPr>
            <w:tcW w:w="0" w:type="auto"/>
            <w:tcBorders>
              <w:top w:val="nil"/>
              <w:bottom w:val="single" w:sz="4" w:space="0" w:color="auto"/>
              <w:right w:val="single" w:sz="4" w:space="0" w:color="auto"/>
            </w:tcBorders>
          </w:tcPr>
          <w:p w14:paraId="392721C9" w14:textId="77777777" w:rsidR="00C742E8" w:rsidRPr="00EF5E94" w:rsidRDefault="00C742E8" w:rsidP="00DF07BB">
            <w:pPr>
              <w:spacing w:before="20" w:after="20"/>
              <w:contextualSpacing/>
            </w:pPr>
            <w:r w:rsidRPr="00EF5E94">
              <w:t>rikas</w:t>
            </w:r>
          </w:p>
        </w:tc>
        <w:tc>
          <w:tcPr>
            <w:tcW w:w="0" w:type="auto"/>
            <w:tcBorders>
              <w:top w:val="nil"/>
              <w:left w:val="single" w:sz="4" w:space="0" w:color="auto"/>
              <w:bottom w:val="single" w:sz="4" w:space="0" w:color="auto"/>
            </w:tcBorders>
          </w:tcPr>
          <w:p w14:paraId="2D47E9B9" w14:textId="77777777" w:rsidR="00C742E8" w:rsidRPr="00EF5E94" w:rsidRDefault="00C742E8" w:rsidP="00DF07BB">
            <w:pPr>
              <w:spacing w:before="20" w:after="20"/>
              <w:contextualSpacing/>
            </w:pPr>
            <w:r w:rsidRPr="00EF5E94">
              <w:t>sg.nom.</w:t>
            </w:r>
          </w:p>
        </w:tc>
        <w:tc>
          <w:tcPr>
            <w:tcW w:w="0" w:type="auto"/>
            <w:gridSpan w:val="2"/>
            <w:vMerge/>
            <w:tcBorders>
              <w:bottom w:val="single" w:sz="4" w:space="0" w:color="auto"/>
            </w:tcBorders>
          </w:tcPr>
          <w:p w14:paraId="766D0051" w14:textId="77777777" w:rsidR="00C742E8" w:rsidRPr="00EF5E94" w:rsidRDefault="00C742E8" w:rsidP="00DF07BB">
            <w:pPr>
              <w:spacing w:before="20" w:after="20"/>
              <w:contextualSpacing/>
            </w:pPr>
          </w:p>
        </w:tc>
      </w:tr>
      <w:tr w:rsidR="00C742E8" w:rsidRPr="00EF5E94" w14:paraId="3DEABE7D" w14:textId="77777777" w:rsidTr="00E7522E">
        <w:trPr>
          <w:cantSplit/>
          <w:tblHeader/>
        </w:trPr>
        <w:tc>
          <w:tcPr>
            <w:tcW w:w="0" w:type="auto"/>
            <w:vMerge w:val="restart"/>
            <w:tcBorders>
              <w:top w:val="single" w:sz="4" w:space="0" w:color="auto"/>
            </w:tcBorders>
          </w:tcPr>
          <w:p w14:paraId="23B741AF" w14:textId="77777777" w:rsidR="00C742E8" w:rsidRPr="00EF5E94" w:rsidRDefault="00C742E8" w:rsidP="00DF07BB">
            <w:pPr>
              <w:spacing w:before="20" w:after="20"/>
              <w:contextualSpacing/>
            </w:pPr>
            <w:r w:rsidRPr="00EF5E94">
              <w:t>nk : ng</w:t>
            </w:r>
          </w:p>
        </w:tc>
        <w:tc>
          <w:tcPr>
            <w:tcW w:w="0" w:type="auto"/>
            <w:gridSpan w:val="2"/>
            <w:vMerge w:val="restart"/>
            <w:tcBorders>
              <w:top w:val="single" w:sz="4" w:space="0" w:color="auto"/>
            </w:tcBorders>
          </w:tcPr>
          <w:p w14:paraId="1454057E" w14:textId="77777777" w:rsidR="00C742E8" w:rsidRPr="00EF5E94" w:rsidRDefault="00C742E8" w:rsidP="00DF07BB">
            <w:pPr>
              <w:spacing w:before="20" w:after="20"/>
              <w:contextualSpacing/>
            </w:pPr>
          </w:p>
        </w:tc>
        <w:tc>
          <w:tcPr>
            <w:tcW w:w="0" w:type="auto"/>
            <w:tcBorders>
              <w:top w:val="single" w:sz="4" w:space="0" w:color="auto"/>
              <w:bottom w:val="nil"/>
              <w:right w:val="single" w:sz="4" w:space="0" w:color="auto"/>
            </w:tcBorders>
          </w:tcPr>
          <w:p w14:paraId="76636F50" w14:textId="2F104417" w:rsidR="00C742E8" w:rsidRPr="00EF5E94" w:rsidRDefault="00C742E8" w:rsidP="00DF07BB">
            <w:pPr>
              <w:spacing w:before="20" w:after="20"/>
              <w:contextualSpacing/>
            </w:pPr>
            <w:r w:rsidRPr="00EF5E94">
              <w:t>kenkä</w:t>
            </w:r>
            <w:r>
              <w:t xml:space="preserve"> : kenkää</w:t>
            </w:r>
          </w:p>
        </w:tc>
        <w:tc>
          <w:tcPr>
            <w:tcW w:w="0" w:type="auto"/>
            <w:tcBorders>
              <w:top w:val="single" w:sz="4" w:space="0" w:color="auto"/>
              <w:left w:val="single" w:sz="4" w:space="0" w:color="auto"/>
              <w:bottom w:val="nil"/>
            </w:tcBorders>
          </w:tcPr>
          <w:p w14:paraId="5FB24746" w14:textId="1792831E" w:rsidR="00C742E8" w:rsidRPr="00EF5E94" w:rsidRDefault="00C742E8" w:rsidP="00C947A4">
            <w:pPr>
              <w:spacing w:before="20" w:after="20"/>
              <w:contextualSpacing/>
            </w:pPr>
            <w:r w:rsidRPr="00EF5E94">
              <w:t>sg.nom.</w:t>
            </w:r>
            <w:r>
              <w:t xml:space="preserve"> : sg.part.</w:t>
            </w:r>
          </w:p>
        </w:tc>
        <w:tc>
          <w:tcPr>
            <w:tcW w:w="0" w:type="auto"/>
            <w:tcBorders>
              <w:top w:val="single" w:sz="4" w:space="0" w:color="auto"/>
              <w:bottom w:val="nil"/>
              <w:right w:val="single" w:sz="4" w:space="0" w:color="auto"/>
            </w:tcBorders>
          </w:tcPr>
          <w:p w14:paraId="556521F8" w14:textId="77777777" w:rsidR="00C742E8" w:rsidRPr="00EF5E94" w:rsidRDefault="00C742E8" w:rsidP="00DF07BB">
            <w:pPr>
              <w:spacing w:before="20" w:after="20"/>
              <w:contextualSpacing/>
            </w:pPr>
            <w:r w:rsidRPr="00EF5E94">
              <w:t>kengät</w:t>
            </w:r>
          </w:p>
        </w:tc>
        <w:tc>
          <w:tcPr>
            <w:tcW w:w="0" w:type="auto"/>
            <w:tcBorders>
              <w:top w:val="single" w:sz="4" w:space="0" w:color="auto"/>
              <w:left w:val="single" w:sz="4" w:space="0" w:color="auto"/>
              <w:bottom w:val="nil"/>
            </w:tcBorders>
          </w:tcPr>
          <w:p w14:paraId="23D50342" w14:textId="77777777" w:rsidR="00C742E8" w:rsidRPr="00EF5E94" w:rsidRDefault="00C742E8" w:rsidP="00DF07BB">
            <w:pPr>
              <w:spacing w:before="20" w:after="20"/>
              <w:contextualSpacing/>
            </w:pPr>
            <w:r w:rsidRPr="00EF5E94">
              <w:t>pl.nom.</w:t>
            </w:r>
          </w:p>
        </w:tc>
      </w:tr>
      <w:tr w:rsidR="00C742E8" w:rsidRPr="00EF5E94" w14:paraId="3A36CE06" w14:textId="77777777" w:rsidTr="00E7522E">
        <w:trPr>
          <w:cantSplit/>
          <w:tblHeader/>
        </w:trPr>
        <w:tc>
          <w:tcPr>
            <w:tcW w:w="0" w:type="auto"/>
            <w:vMerge/>
            <w:tcBorders>
              <w:bottom w:val="single" w:sz="4" w:space="0" w:color="auto"/>
            </w:tcBorders>
          </w:tcPr>
          <w:p w14:paraId="719A8E22" w14:textId="77777777" w:rsidR="00C742E8" w:rsidRPr="00EF5E94" w:rsidRDefault="00C742E8" w:rsidP="00DF07BB">
            <w:pPr>
              <w:spacing w:before="20" w:after="20"/>
              <w:contextualSpacing/>
            </w:pPr>
          </w:p>
        </w:tc>
        <w:tc>
          <w:tcPr>
            <w:tcW w:w="0" w:type="auto"/>
            <w:gridSpan w:val="2"/>
            <w:vMerge/>
            <w:tcBorders>
              <w:bottom w:val="single" w:sz="4" w:space="0" w:color="auto"/>
            </w:tcBorders>
          </w:tcPr>
          <w:p w14:paraId="5F744F55"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0C14503D" w14:textId="77777777" w:rsidR="00C742E8" w:rsidRPr="00EF5E94" w:rsidRDefault="00C742E8" w:rsidP="00DF07BB">
            <w:pPr>
              <w:spacing w:before="20" w:after="20"/>
              <w:contextualSpacing/>
            </w:pPr>
            <w:r w:rsidRPr="00EF5E94">
              <w:t>lankeaa ~ lankiaa</w:t>
            </w:r>
          </w:p>
        </w:tc>
        <w:tc>
          <w:tcPr>
            <w:tcW w:w="0" w:type="auto"/>
            <w:tcBorders>
              <w:top w:val="nil"/>
              <w:left w:val="single" w:sz="4" w:space="0" w:color="auto"/>
              <w:bottom w:val="single" w:sz="4" w:space="0" w:color="auto"/>
            </w:tcBorders>
          </w:tcPr>
          <w:p w14:paraId="0256FE45" w14:textId="44435D4C" w:rsidR="00C742E8" w:rsidRPr="00EF5E94" w:rsidRDefault="00C742E8" w:rsidP="00DF07BB">
            <w:pPr>
              <w:spacing w:before="20" w:after="20"/>
              <w:contextualSpacing/>
            </w:pPr>
            <w:r>
              <w:t>prees.</w:t>
            </w:r>
            <w:r w:rsidR="001337F6">
              <w:t>sg3</w:t>
            </w:r>
            <w:r w:rsidRPr="00EF5E94">
              <w:t xml:space="preserve"> </w:t>
            </w:r>
          </w:p>
        </w:tc>
        <w:tc>
          <w:tcPr>
            <w:tcW w:w="0" w:type="auto"/>
            <w:tcBorders>
              <w:top w:val="nil"/>
              <w:bottom w:val="single" w:sz="4" w:space="0" w:color="auto"/>
              <w:right w:val="single" w:sz="4" w:space="0" w:color="auto"/>
            </w:tcBorders>
          </w:tcPr>
          <w:p w14:paraId="5E6542D4" w14:textId="77777777" w:rsidR="00C742E8" w:rsidRPr="00EF5E94" w:rsidRDefault="00C742E8" w:rsidP="00DF07BB">
            <w:pPr>
              <w:spacing w:before="20" w:after="20"/>
              <w:contextualSpacing/>
            </w:pPr>
            <w:r w:rsidRPr="00EF5E94">
              <w:t>langeta</w:t>
            </w:r>
          </w:p>
        </w:tc>
        <w:tc>
          <w:tcPr>
            <w:tcW w:w="0" w:type="auto"/>
            <w:tcBorders>
              <w:top w:val="nil"/>
              <w:left w:val="single" w:sz="4" w:space="0" w:color="auto"/>
              <w:bottom w:val="single" w:sz="4" w:space="0" w:color="auto"/>
            </w:tcBorders>
          </w:tcPr>
          <w:p w14:paraId="6DC1ADD6" w14:textId="77777777" w:rsidR="00C742E8" w:rsidRPr="00EF5E94" w:rsidRDefault="00C742E8" w:rsidP="00DF07BB">
            <w:pPr>
              <w:spacing w:before="20" w:after="20"/>
              <w:contextualSpacing/>
            </w:pPr>
            <w:r w:rsidRPr="00EF5E94">
              <w:t>1.inf.</w:t>
            </w:r>
          </w:p>
        </w:tc>
      </w:tr>
      <w:tr w:rsidR="00C742E8" w:rsidRPr="00EF5E94" w14:paraId="6DB98505" w14:textId="77777777" w:rsidTr="00E7522E">
        <w:trPr>
          <w:cantSplit/>
          <w:tblHeader/>
        </w:trPr>
        <w:tc>
          <w:tcPr>
            <w:tcW w:w="0" w:type="auto"/>
            <w:vMerge w:val="restart"/>
          </w:tcPr>
          <w:p w14:paraId="0F2A2DCC" w14:textId="77777777" w:rsidR="00C742E8" w:rsidRPr="00EF5E94" w:rsidRDefault="00C742E8" w:rsidP="00DF07BB">
            <w:pPr>
              <w:spacing w:before="20" w:after="20"/>
              <w:contextualSpacing/>
            </w:pPr>
            <w:r w:rsidRPr="00EF5E94">
              <w:t xml:space="preserve">nkk : nk </w:t>
            </w:r>
          </w:p>
        </w:tc>
        <w:tc>
          <w:tcPr>
            <w:tcW w:w="0" w:type="auto"/>
            <w:tcBorders>
              <w:bottom w:val="nil"/>
              <w:right w:val="single" w:sz="4" w:space="0" w:color="auto"/>
            </w:tcBorders>
          </w:tcPr>
          <w:p w14:paraId="602BAE2B" w14:textId="77777777" w:rsidR="00C742E8" w:rsidRPr="00EF5E94" w:rsidRDefault="00C742E8" w:rsidP="00DF07BB">
            <w:pPr>
              <w:spacing w:before="20" w:after="20"/>
              <w:contextualSpacing/>
            </w:pPr>
            <w:r w:rsidRPr="00EF5E94">
              <w:t xml:space="preserve">vankka </w:t>
            </w:r>
          </w:p>
        </w:tc>
        <w:tc>
          <w:tcPr>
            <w:tcW w:w="0" w:type="auto"/>
            <w:tcBorders>
              <w:left w:val="single" w:sz="4" w:space="0" w:color="auto"/>
              <w:bottom w:val="nil"/>
            </w:tcBorders>
          </w:tcPr>
          <w:p w14:paraId="06C59745" w14:textId="7D4CCC60" w:rsidR="00C742E8" w:rsidRPr="00EF5E94" w:rsidRDefault="009E29AE" w:rsidP="00DF07BB">
            <w:pPr>
              <w:spacing w:before="20" w:after="20"/>
              <w:contextualSpacing/>
            </w:pPr>
            <w:r>
              <w:t>sg.nom.</w:t>
            </w:r>
          </w:p>
        </w:tc>
        <w:tc>
          <w:tcPr>
            <w:tcW w:w="0" w:type="auto"/>
            <w:tcBorders>
              <w:bottom w:val="nil"/>
              <w:right w:val="single" w:sz="4" w:space="0" w:color="auto"/>
            </w:tcBorders>
          </w:tcPr>
          <w:p w14:paraId="6548D7E7" w14:textId="77777777" w:rsidR="00C742E8" w:rsidRPr="00EF5E94" w:rsidRDefault="00C742E8" w:rsidP="00DF07BB">
            <w:pPr>
              <w:spacing w:before="20" w:after="20"/>
              <w:contextualSpacing/>
            </w:pPr>
            <w:r w:rsidRPr="00EF5E94">
              <w:t>vankat</w:t>
            </w:r>
          </w:p>
        </w:tc>
        <w:tc>
          <w:tcPr>
            <w:tcW w:w="0" w:type="auto"/>
            <w:tcBorders>
              <w:left w:val="single" w:sz="4" w:space="0" w:color="auto"/>
              <w:bottom w:val="nil"/>
            </w:tcBorders>
          </w:tcPr>
          <w:p w14:paraId="368FAEB5" w14:textId="77777777" w:rsidR="00C742E8" w:rsidRPr="00EF5E94" w:rsidRDefault="00C742E8" w:rsidP="00DF07BB">
            <w:pPr>
              <w:spacing w:before="20" w:after="20"/>
              <w:contextualSpacing/>
            </w:pPr>
            <w:r w:rsidRPr="00EF5E94">
              <w:t>pl.nom.</w:t>
            </w:r>
          </w:p>
        </w:tc>
        <w:tc>
          <w:tcPr>
            <w:tcW w:w="0" w:type="auto"/>
            <w:gridSpan w:val="2"/>
            <w:vMerge w:val="restart"/>
          </w:tcPr>
          <w:p w14:paraId="213E4A6A" w14:textId="77777777" w:rsidR="00C742E8" w:rsidRPr="00EF5E94" w:rsidRDefault="00C742E8" w:rsidP="00DF07BB">
            <w:pPr>
              <w:spacing w:before="20" w:after="20"/>
              <w:contextualSpacing/>
            </w:pPr>
          </w:p>
        </w:tc>
      </w:tr>
      <w:tr w:rsidR="00C742E8" w:rsidRPr="00EF5E94" w14:paraId="1B132C15" w14:textId="77777777" w:rsidTr="00E7522E">
        <w:trPr>
          <w:cantSplit/>
          <w:tblHeader/>
        </w:trPr>
        <w:tc>
          <w:tcPr>
            <w:tcW w:w="0" w:type="auto"/>
            <w:vMerge/>
          </w:tcPr>
          <w:p w14:paraId="0130F9B8"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4EE8C6B5" w14:textId="77777777" w:rsidR="00C742E8" w:rsidRPr="00EF5E94" w:rsidRDefault="00C742E8" w:rsidP="00DF07BB">
            <w:pPr>
              <w:spacing w:before="20" w:after="20"/>
              <w:contextualSpacing/>
            </w:pPr>
            <w:r w:rsidRPr="00EF5E94">
              <w:t xml:space="preserve">krenkku </w:t>
            </w:r>
          </w:p>
        </w:tc>
        <w:tc>
          <w:tcPr>
            <w:tcW w:w="0" w:type="auto"/>
            <w:tcBorders>
              <w:top w:val="nil"/>
              <w:left w:val="single" w:sz="4" w:space="0" w:color="auto"/>
              <w:bottom w:val="nil"/>
            </w:tcBorders>
          </w:tcPr>
          <w:p w14:paraId="531BF6CE" w14:textId="77777777" w:rsidR="00C742E8" w:rsidRPr="00EF5E94" w:rsidRDefault="00C742E8" w:rsidP="00DF07BB">
            <w:pPr>
              <w:spacing w:before="20" w:after="20"/>
              <w:contextualSpacing/>
            </w:pPr>
            <w:r w:rsidRPr="00EF5E94">
              <w:t xml:space="preserve">sg.nom. </w:t>
            </w:r>
          </w:p>
        </w:tc>
        <w:tc>
          <w:tcPr>
            <w:tcW w:w="0" w:type="auto"/>
            <w:tcBorders>
              <w:top w:val="nil"/>
              <w:bottom w:val="nil"/>
              <w:right w:val="single" w:sz="4" w:space="0" w:color="auto"/>
            </w:tcBorders>
          </w:tcPr>
          <w:p w14:paraId="72D81519" w14:textId="77777777" w:rsidR="00C742E8" w:rsidRPr="00EF5E94" w:rsidRDefault="00C742E8" w:rsidP="00DF07BB">
            <w:pPr>
              <w:spacing w:before="20" w:after="20"/>
              <w:contextualSpacing/>
            </w:pPr>
            <w:r w:rsidRPr="00EF5E94">
              <w:t>krenkut</w:t>
            </w:r>
          </w:p>
        </w:tc>
        <w:tc>
          <w:tcPr>
            <w:tcW w:w="0" w:type="auto"/>
            <w:tcBorders>
              <w:top w:val="nil"/>
              <w:left w:val="single" w:sz="4" w:space="0" w:color="auto"/>
              <w:bottom w:val="nil"/>
            </w:tcBorders>
          </w:tcPr>
          <w:p w14:paraId="66AE5F3C" w14:textId="77777777" w:rsidR="00C742E8" w:rsidRPr="00EF5E94" w:rsidRDefault="00C742E8" w:rsidP="00DF07BB">
            <w:pPr>
              <w:spacing w:before="20" w:after="20"/>
              <w:contextualSpacing/>
            </w:pPr>
            <w:r w:rsidRPr="00EF5E94">
              <w:t>pl.nom.</w:t>
            </w:r>
          </w:p>
        </w:tc>
        <w:tc>
          <w:tcPr>
            <w:tcW w:w="0" w:type="auto"/>
            <w:gridSpan w:val="2"/>
            <w:vMerge/>
          </w:tcPr>
          <w:p w14:paraId="6D742097" w14:textId="77777777" w:rsidR="00C742E8" w:rsidRPr="00EF5E94" w:rsidRDefault="00C742E8" w:rsidP="00DF07BB">
            <w:pPr>
              <w:spacing w:before="20" w:after="20"/>
              <w:contextualSpacing/>
            </w:pPr>
          </w:p>
        </w:tc>
      </w:tr>
      <w:tr w:rsidR="00C742E8" w:rsidRPr="00EF5E94" w14:paraId="6539EAEB" w14:textId="77777777" w:rsidTr="00E7522E">
        <w:trPr>
          <w:cantSplit/>
          <w:tblHeader/>
        </w:trPr>
        <w:tc>
          <w:tcPr>
            <w:tcW w:w="0" w:type="auto"/>
            <w:vMerge/>
            <w:tcBorders>
              <w:bottom w:val="single" w:sz="4" w:space="0" w:color="auto"/>
            </w:tcBorders>
          </w:tcPr>
          <w:p w14:paraId="12B6AB87"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04DF1D2F" w14:textId="79F62FFB" w:rsidR="00C742E8" w:rsidRPr="00EF5E94" w:rsidRDefault="00C742E8" w:rsidP="00DF07BB">
            <w:pPr>
              <w:spacing w:before="20" w:after="20"/>
              <w:contextualSpacing/>
            </w:pPr>
            <w:r>
              <w:t>tankkaa</w:t>
            </w:r>
          </w:p>
        </w:tc>
        <w:tc>
          <w:tcPr>
            <w:tcW w:w="0" w:type="auto"/>
            <w:tcBorders>
              <w:top w:val="nil"/>
              <w:left w:val="single" w:sz="4" w:space="0" w:color="auto"/>
              <w:bottom w:val="single" w:sz="4" w:space="0" w:color="auto"/>
            </w:tcBorders>
          </w:tcPr>
          <w:p w14:paraId="7E6F3DF5" w14:textId="43593D85" w:rsidR="00C742E8" w:rsidRPr="00EF5E94" w:rsidRDefault="00C742E8" w:rsidP="00DF07BB">
            <w:pPr>
              <w:spacing w:before="20" w:after="20"/>
              <w:contextualSpacing/>
            </w:pPr>
            <w:r>
              <w:t>prees.</w:t>
            </w:r>
            <w:r w:rsidR="001337F6">
              <w:t>sg3</w:t>
            </w:r>
          </w:p>
        </w:tc>
        <w:tc>
          <w:tcPr>
            <w:tcW w:w="0" w:type="auto"/>
            <w:tcBorders>
              <w:top w:val="nil"/>
              <w:bottom w:val="single" w:sz="4" w:space="0" w:color="auto"/>
              <w:right w:val="single" w:sz="4" w:space="0" w:color="auto"/>
            </w:tcBorders>
          </w:tcPr>
          <w:p w14:paraId="0CA8CE74" w14:textId="11215671" w:rsidR="00C742E8" w:rsidRPr="00EF5E94" w:rsidRDefault="00C742E8" w:rsidP="00DF07BB">
            <w:pPr>
              <w:spacing w:before="20" w:after="20"/>
              <w:contextualSpacing/>
            </w:pPr>
            <w:r>
              <w:t>tankata</w:t>
            </w:r>
          </w:p>
        </w:tc>
        <w:tc>
          <w:tcPr>
            <w:tcW w:w="0" w:type="auto"/>
            <w:tcBorders>
              <w:top w:val="nil"/>
              <w:left w:val="single" w:sz="4" w:space="0" w:color="auto"/>
              <w:bottom w:val="single" w:sz="4" w:space="0" w:color="auto"/>
            </w:tcBorders>
          </w:tcPr>
          <w:p w14:paraId="4304E1BA" w14:textId="5E447475" w:rsidR="00C742E8" w:rsidRPr="00EF5E94" w:rsidRDefault="00D02D6D" w:rsidP="00DF07BB">
            <w:pPr>
              <w:spacing w:before="20" w:after="20"/>
              <w:contextualSpacing/>
            </w:pPr>
            <w:r>
              <w:t>1.inf.</w:t>
            </w:r>
          </w:p>
        </w:tc>
        <w:tc>
          <w:tcPr>
            <w:tcW w:w="0" w:type="auto"/>
            <w:gridSpan w:val="2"/>
            <w:vMerge/>
            <w:tcBorders>
              <w:bottom w:val="single" w:sz="4" w:space="0" w:color="auto"/>
            </w:tcBorders>
          </w:tcPr>
          <w:p w14:paraId="1B38985D" w14:textId="77777777" w:rsidR="00C742E8" w:rsidRPr="00EF5E94" w:rsidRDefault="00C742E8" w:rsidP="00DF07BB">
            <w:pPr>
              <w:spacing w:before="20" w:after="20"/>
              <w:contextualSpacing/>
            </w:pPr>
          </w:p>
        </w:tc>
      </w:tr>
      <w:tr w:rsidR="00C742E8" w:rsidRPr="00EF5E94" w14:paraId="48BC6C21" w14:textId="77777777" w:rsidTr="00E7522E">
        <w:trPr>
          <w:cantSplit/>
          <w:tblHeader/>
        </w:trPr>
        <w:tc>
          <w:tcPr>
            <w:tcW w:w="0" w:type="auto"/>
            <w:vMerge w:val="restart"/>
            <w:tcBorders>
              <w:top w:val="single" w:sz="4" w:space="0" w:color="auto"/>
            </w:tcBorders>
          </w:tcPr>
          <w:p w14:paraId="498ED268" w14:textId="77777777" w:rsidR="00C742E8" w:rsidRPr="00EF5E94" w:rsidRDefault="00C742E8" w:rsidP="00DF07BB">
            <w:pPr>
              <w:spacing w:before="20" w:after="20"/>
              <w:contextualSpacing/>
            </w:pPr>
            <w:r w:rsidRPr="00EF5E94">
              <w:t>rk : r, rj</w:t>
            </w:r>
          </w:p>
        </w:tc>
        <w:tc>
          <w:tcPr>
            <w:tcW w:w="0" w:type="auto"/>
            <w:gridSpan w:val="2"/>
            <w:vMerge w:val="restart"/>
            <w:tcBorders>
              <w:top w:val="single" w:sz="4" w:space="0" w:color="auto"/>
            </w:tcBorders>
          </w:tcPr>
          <w:p w14:paraId="0E8CEA03" w14:textId="0985E541" w:rsidR="00C742E8" w:rsidRPr="00EF5E94" w:rsidRDefault="00C742E8" w:rsidP="00DF07BB">
            <w:pPr>
              <w:spacing w:before="20" w:after="20"/>
              <w:contextualSpacing/>
            </w:pPr>
          </w:p>
        </w:tc>
        <w:tc>
          <w:tcPr>
            <w:tcW w:w="0" w:type="auto"/>
            <w:tcBorders>
              <w:top w:val="single" w:sz="4" w:space="0" w:color="auto"/>
              <w:bottom w:val="nil"/>
              <w:right w:val="single" w:sz="4" w:space="0" w:color="auto"/>
            </w:tcBorders>
          </w:tcPr>
          <w:p w14:paraId="4EFA35D4" w14:textId="77777777" w:rsidR="00C742E8" w:rsidRPr="00EF5E94" w:rsidRDefault="00C742E8" w:rsidP="00DF07BB">
            <w:pPr>
              <w:spacing w:before="20" w:after="20"/>
              <w:contextualSpacing/>
            </w:pPr>
            <w:r w:rsidRPr="00EF5E94">
              <w:t>varkhaat</w:t>
            </w:r>
          </w:p>
        </w:tc>
        <w:tc>
          <w:tcPr>
            <w:tcW w:w="0" w:type="auto"/>
            <w:tcBorders>
              <w:top w:val="single" w:sz="4" w:space="0" w:color="auto"/>
              <w:left w:val="single" w:sz="4" w:space="0" w:color="auto"/>
              <w:bottom w:val="nil"/>
            </w:tcBorders>
          </w:tcPr>
          <w:p w14:paraId="6FEFDD74" w14:textId="77777777" w:rsidR="00C742E8" w:rsidRPr="00EF5E94" w:rsidRDefault="00C742E8" w:rsidP="00DF07BB">
            <w:pPr>
              <w:spacing w:before="20" w:after="20"/>
              <w:contextualSpacing/>
            </w:pPr>
            <w:r w:rsidRPr="00EF5E94">
              <w:t>pl.nom.</w:t>
            </w:r>
          </w:p>
        </w:tc>
        <w:tc>
          <w:tcPr>
            <w:tcW w:w="0" w:type="auto"/>
            <w:tcBorders>
              <w:top w:val="single" w:sz="4" w:space="0" w:color="auto"/>
              <w:bottom w:val="nil"/>
              <w:right w:val="single" w:sz="4" w:space="0" w:color="auto"/>
            </w:tcBorders>
          </w:tcPr>
          <w:p w14:paraId="600FAA5E" w14:textId="77777777" w:rsidR="00C742E8" w:rsidRPr="00EF5E94" w:rsidRDefault="00C742E8" w:rsidP="00DF07BB">
            <w:pPr>
              <w:spacing w:before="20" w:after="20"/>
              <w:contextualSpacing/>
            </w:pPr>
            <w:r w:rsidRPr="00EF5E94">
              <w:t>varas</w:t>
            </w:r>
          </w:p>
        </w:tc>
        <w:tc>
          <w:tcPr>
            <w:tcW w:w="0" w:type="auto"/>
            <w:tcBorders>
              <w:top w:val="single" w:sz="4" w:space="0" w:color="auto"/>
              <w:left w:val="single" w:sz="4" w:space="0" w:color="auto"/>
              <w:bottom w:val="nil"/>
            </w:tcBorders>
          </w:tcPr>
          <w:p w14:paraId="5407C279" w14:textId="77777777" w:rsidR="00C742E8" w:rsidRPr="00EF5E94" w:rsidRDefault="00C742E8" w:rsidP="00DF07BB">
            <w:pPr>
              <w:spacing w:before="20" w:after="20"/>
              <w:contextualSpacing/>
            </w:pPr>
            <w:r w:rsidRPr="00EF5E94">
              <w:t>sg.nom.</w:t>
            </w:r>
          </w:p>
        </w:tc>
      </w:tr>
      <w:tr w:rsidR="00C742E8" w:rsidRPr="00EF5E94" w14:paraId="17AF8DF3" w14:textId="77777777" w:rsidTr="00E7522E">
        <w:trPr>
          <w:cantSplit/>
          <w:tblHeader/>
        </w:trPr>
        <w:tc>
          <w:tcPr>
            <w:tcW w:w="0" w:type="auto"/>
            <w:vMerge/>
          </w:tcPr>
          <w:p w14:paraId="7F8D1576" w14:textId="77777777" w:rsidR="00C742E8" w:rsidRPr="00EF5E94" w:rsidRDefault="00C742E8" w:rsidP="00DF07BB">
            <w:pPr>
              <w:spacing w:before="20" w:after="20"/>
              <w:contextualSpacing/>
            </w:pPr>
          </w:p>
        </w:tc>
        <w:tc>
          <w:tcPr>
            <w:tcW w:w="0" w:type="auto"/>
            <w:gridSpan w:val="2"/>
            <w:vMerge/>
          </w:tcPr>
          <w:p w14:paraId="7B927E6D" w14:textId="080BEECB" w:rsidR="00C742E8" w:rsidRPr="00EF5E94" w:rsidRDefault="00C742E8" w:rsidP="00DF07BB">
            <w:pPr>
              <w:spacing w:before="20" w:after="20"/>
              <w:contextualSpacing/>
            </w:pPr>
          </w:p>
        </w:tc>
        <w:tc>
          <w:tcPr>
            <w:tcW w:w="0" w:type="auto"/>
            <w:tcBorders>
              <w:top w:val="nil"/>
              <w:bottom w:val="nil"/>
              <w:right w:val="single" w:sz="4" w:space="0" w:color="auto"/>
            </w:tcBorders>
          </w:tcPr>
          <w:p w14:paraId="3E0907A5" w14:textId="55C58821" w:rsidR="00C742E8" w:rsidRPr="00EF5E94" w:rsidRDefault="00C742E8" w:rsidP="00DF07BB">
            <w:pPr>
              <w:spacing w:before="20" w:after="20"/>
              <w:contextualSpacing/>
            </w:pPr>
            <w:r w:rsidRPr="00EF5E94">
              <w:t>parkua</w:t>
            </w:r>
            <w:r>
              <w:t>(</w:t>
            </w:r>
            <w:r w:rsidRPr="00EF5E94">
              <w:t>t)</w:t>
            </w:r>
          </w:p>
        </w:tc>
        <w:tc>
          <w:tcPr>
            <w:tcW w:w="0" w:type="auto"/>
            <w:tcBorders>
              <w:top w:val="nil"/>
              <w:left w:val="single" w:sz="4" w:space="0" w:color="auto"/>
              <w:bottom w:val="nil"/>
            </w:tcBorders>
          </w:tcPr>
          <w:p w14:paraId="7B771C14" w14:textId="5B2F0851" w:rsidR="00C742E8" w:rsidRPr="00EF5E94" w:rsidRDefault="00C742E8" w:rsidP="00DF07BB">
            <w:pPr>
              <w:spacing w:before="20" w:after="20"/>
              <w:contextualSpacing/>
            </w:pPr>
            <w:r>
              <w:t>1.inf.</w:t>
            </w:r>
          </w:p>
        </w:tc>
        <w:tc>
          <w:tcPr>
            <w:tcW w:w="0" w:type="auto"/>
            <w:tcBorders>
              <w:top w:val="nil"/>
              <w:bottom w:val="nil"/>
              <w:right w:val="single" w:sz="4" w:space="0" w:color="auto"/>
            </w:tcBorders>
          </w:tcPr>
          <w:p w14:paraId="237D34FC" w14:textId="77777777" w:rsidR="00C742E8" w:rsidRPr="00EF5E94" w:rsidRDefault="00C742E8" w:rsidP="00DF07BB">
            <w:pPr>
              <w:spacing w:before="20" w:after="20"/>
              <w:contextualSpacing/>
            </w:pPr>
            <w:r w:rsidRPr="00EF5E94">
              <w:t>parun</w:t>
            </w:r>
          </w:p>
        </w:tc>
        <w:tc>
          <w:tcPr>
            <w:tcW w:w="0" w:type="auto"/>
            <w:tcBorders>
              <w:top w:val="nil"/>
              <w:left w:val="single" w:sz="4" w:space="0" w:color="auto"/>
              <w:bottom w:val="nil"/>
            </w:tcBorders>
          </w:tcPr>
          <w:p w14:paraId="15667BFE" w14:textId="1D8843D7" w:rsidR="00C742E8" w:rsidRPr="00EF5E94" w:rsidRDefault="00C742E8" w:rsidP="00DF07BB">
            <w:pPr>
              <w:spacing w:before="20" w:after="20"/>
              <w:contextualSpacing/>
            </w:pPr>
            <w:r w:rsidRPr="00EF5E94">
              <w:t>prees.</w:t>
            </w:r>
            <w:r w:rsidR="001337F6">
              <w:t>sg1</w:t>
            </w:r>
          </w:p>
        </w:tc>
      </w:tr>
      <w:tr w:rsidR="00C742E8" w:rsidRPr="00EF5E94" w14:paraId="155A908F" w14:textId="77777777" w:rsidTr="00E7522E">
        <w:trPr>
          <w:cantSplit/>
          <w:tblHeader/>
        </w:trPr>
        <w:tc>
          <w:tcPr>
            <w:tcW w:w="0" w:type="auto"/>
            <w:vMerge/>
          </w:tcPr>
          <w:p w14:paraId="44E5727A" w14:textId="77777777" w:rsidR="00C742E8" w:rsidRPr="00EF5E94" w:rsidRDefault="00C742E8" w:rsidP="00DF07BB">
            <w:pPr>
              <w:spacing w:before="20" w:after="20"/>
              <w:contextualSpacing/>
            </w:pPr>
          </w:p>
        </w:tc>
        <w:tc>
          <w:tcPr>
            <w:tcW w:w="0" w:type="auto"/>
            <w:gridSpan w:val="2"/>
            <w:vMerge/>
          </w:tcPr>
          <w:p w14:paraId="1FB632F5" w14:textId="38DC5F37" w:rsidR="00C742E8" w:rsidRPr="00EF5E94" w:rsidRDefault="00C742E8" w:rsidP="00DF07BB">
            <w:pPr>
              <w:spacing w:before="20" w:after="20"/>
              <w:contextualSpacing/>
            </w:pPr>
          </w:p>
        </w:tc>
        <w:tc>
          <w:tcPr>
            <w:tcW w:w="0" w:type="auto"/>
            <w:tcBorders>
              <w:top w:val="nil"/>
              <w:bottom w:val="nil"/>
              <w:right w:val="single" w:sz="4" w:space="0" w:color="auto"/>
            </w:tcBorders>
          </w:tcPr>
          <w:p w14:paraId="2BCDA065" w14:textId="77777777" w:rsidR="00C742E8" w:rsidRPr="00EF5E94" w:rsidRDefault="00C742E8" w:rsidP="00DF07BB">
            <w:pPr>
              <w:spacing w:before="20" w:after="20"/>
              <w:contextualSpacing/>
            </w:pPr>
            <w:r w:rsidRPr="00EF5E94">
              <w:t>märkä :</w:t>
            </w:r>
          </w:p>
          <w:p w14:paraId="0A8F0FCC" w14:textId="77777777" w:rsidR="00C742E8" w:rsidRPr="00EF5E94" w:rsidRDefault="00C742E8" w:rsidP="00DF07BB">
            <w:pPr>
              <w:spacing w:before="20" w:after="20"/>
              <w:contextualSpacing/>
            </w:pPr>
            <w:r w:rsidRPr="00EF5E94">
              <w:t>märkää</w:t>
            </w:r>
          </w:p>
        </w:tc>
        <w:tc>
          <w:tcPr>
            <w:tcW w:w="0" w:type="auto"/>
            <w:tcBorders>
              <w:top w:val="nil"/>
              <w:left w:val="single" w:sz="4" w:space="0" w:color="auto"/>
              <w:bottom w:val="nil"/>
            </w:tcBorders>
          </w:tcPr>
          <w:p w14:paraId="2D5DB511" w14:textId="77777777" w:rsidR="00C742E8" w:rsidRPr="00EF5E94" w:rsidRDefault="00C742E8" w:rsidP="00DF07BB">
            <w:pPr>
              <w:spacing w:before="20" w:after="20"/>
              <w:contextualSpacing/>
            </w:pPr>
            <w:r w:rsidRPr="00EF5E94">
              <w:t>sg.nom. :</w:t>
            </w:r>
          </w:p>
          <w:p w14:paraId="7EF80A3D" w14:textId="77777777" w:rsidR="00C742E8" w:rsidRPr="00EF5E94" w:rsidRDefault="00C742E8" w:rsidP="00DF07BB">
            <w:pPr>
              <w:spacing w:before="20" w:after="20"/>
              <w:contextualSpacing/>
            </w:pPr>
            <w:r w:rsidRPr="00EF5E94">
              <w:t>sg.part.</w:t>
            </w:r>
          </w:p>
        </w:tc>
        <w:tc>
          <w:tcPr>
            <w:tcW w:w="0" w:type="auto"/>
            <w:tcBorders>
              <w:top w:val="nil"/>
              <w:bottom w:val="nil"/>
              <w:right w:val="single" w:sz="4" w:space="0" w:color="auto"/>
            </w:tcBorders>
          </w:tcPr>
          <w:p w14:paraId="0CADC7CA" w14:textId="77777777" w:rsidR="00C742E8" w:rsidRPr="00EF5E94" w:rsidRDefault="00C742E8" w:rsidP="00DF07BB">
            <w:pPr>
              <w:spacing w:before="20" w:after="20"/>
              <w:contextualSpacing/>
            </w:pPr>
            <w:r w:rsidRPr="00EF5E94">
              <w:t>märjät</w:t>
            </w:r>
          </w:p>
        </w:tc>
        <w:tc>
          <w:tcPr>
            <w:tcW w:w="0" w:type="auto"/>
            <w:tcBorders>
              <w:top w:val="nil"/>
              <w:left w:val="single" w:sz="4" w:space="0" w:color="auto"/>
              <w:bottom w:val="nil"/>
            </w:tcBorders>
          </w:tcPr>
          <w:p w14:paraId="01D64D27" w14:textId="77777777" w:rsidR="00C742E8" w:rsidRPr="00EF5E94" w:rsidRDefault="00C742E8" w:rsidP="00DF07BB">
            <w:pPr>
              <w:spacing w:before="20" w:after="20"/>
              <w:contextualSpacing/>
            </w:pPr>
            <w:r w:rsidRPr="00EF5E94">
              <w:t>pl.nom.</w:t>
            </w:r>
          </w:p>
        </w:tc>
      </w:tr>
      <w:tr w:rsidR="00C742E8" w:rsidRPr="00EF5E94" w14:paraId="0F3A703A" w14:textId="77777777" w:rsidTr="00E7522E">
        <w:trPr>
          <w:cantSplit/>
          <w:tblHeader/>
        </w:trPr>
        <w:tc>
          <w:tcPr>
            <w:tcW w:w="0" w:type="auto"/>
            <w:vMerge/>
            <w:tcBorders>
              <w:bottom w:val="single" w:sz="4" w:space="0" w:color="auto"/>
            </w:tcBorders>
          </w:tcPr>
          <w:p w14:paraId="4E688B0D" w14:textId="77777777" w:rsidR="00C742E8" w:rsidRPr="00EF5E94" w:rsidRDefault="00C742E8" w:rsidP="00DF07BB">
            <w:pPr>
              <w:spacing w:before="20" w:after="20"/>
              <w:contextualSpacing/>
            </w:pPr>
          </w:p>
        </w:tc>
        <w:tc>
          <w:tcPr>
            <w:tcW w:w="0" w:type="auto"/>
            <w:gridSpan w:val="2"/>
            <w:vMerge/>
            <w:tcBorders>
              <w:bottom w:val="single" w:sz="4" w:space="0" w:color="auto"/>
            </w:tcBorders>
          </w:tcPr>
          <w:p w14:paraId="186A035D" w14:textId="4F4061D9"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360FBC82" w14:textId="11C7C77F" w:rsidR="00C742E8" w:rsidRPr="00EF5E94" w:rsidRDefault="00C742E8" w:rsidP="00DF07BB">
            <w:pPr>
              <w:spacing w:before="20" w:after="20"/>
              <w:contextualSpacing/>
            </w:pPr>
            <w:r w:rsidRPr="00EF5E94">
              <w:t>särkeä</w:t>
            </w:r>
            <w:r>
              <w:t>(</w:t>
            </w:r>
            <w:r w:rsidR="00D02D6D">
              <w:t>t) ~ särkiä</w:t>
            </w:r>
            <w:r w:rsidRPr="00EF5E94">
              <w:t xml:space="preserve"> </w:t>
            </w:r>
          </w:p>
        </w:tc>
        <w:tc>
          <w:tcPr>
            <w:tcW w:w="0" w:type="auto"/>
            <w:tcBorders>
              <w:top w:val="nil"/>
              <w:left w:val="single" w:sz="4" w:space="0" w:color="auto"/>
              <w:bottom w:val="single" w:sz="4" w:space="0" w:color="auto"/>
            </w:tcBorders>
          </w:tcPr>
          <w:p w14:paraId="14BFAA23" w14:textId="7528E9DC" w:rsidR="00C742E8" w:rsidRPr="00EF5E94" w:rsidRDefault="00C742E8" w:rsidP="00DF07BB">
            <w:pPr>
              <w:spacing w:before="20" w:after="20"/>
              <w:contextualSpacing/>
            </w:pPr>
            <w:r>
              <w:t>1.inf.</w:t>
            </w:r>
            <w:r w:rsidRPr="00EF5E94">
              <w:t xml:space="preserve"> :</w:t>
            </w:r>
          </w:p>
        </w:tc>
        <w:tc>
          <w:tcPr>
            <w:tcW w:w="0" w:type="auto"/>
            <w:tcBorders>
              <w:top w:val="nil"/>
              <w:bottom w:val="single" w:sz="4" w:space="0" w:color="auto"/>
              <w:right w:val="single" w:sz="4" w:space="0" w:color="auto"/>
            </w:tcBorders>
          </w:tcPr>
          <w:p w14:paraId="5C4FB3EE" w14:textId="77777777" w:rsidR="00F904D4" w:rsidRDefault="00C742E8" w:rsidP="00DF07BB">
            <w:pPr>
              <w:spacing w:before="20" w:after="20"/>
              <w:contextualSpacing/>
            </w:pPr>
            <w:r w:rsidRPr="00EF5E94">
              <w:t>särjen :</w:t>
            </w:r>
          </w:p>
          <w:p w14:paraId="3A2A9CFE" w14:textId="76DECC47" w:rsidR="00C742E8" w:rsidRPr="00EF5E94" w:rsidRDefault="00C742E8" w:rsidP="00DF07BB">
            <w:pPr>
              <w:spacing w:before="20" w:after="20"/>
              <w:contextualSpacing/>
            </w:pPr>
            <w:r w:rsidRPr="00EF5E94">
              <w:t>särjin</w:t>
            </w:r>
          </w:p>
        </w:tc>
        <w:tc>
          <w:tcPr>
            <w:tcW w:w="0" w:type="auto"/>
            <w:tcBorders>
              <w:top w:val="nil"/>
              <w:left w:val="single" w:sz="4" w:space="0" w:color="auto"/>
              <w:bottom w:val="single" w:sz="4" w:space="0" w:color="auto"/>
            </w:tcBorders>
          </w:tcPr>
          <w:p w14:paraId="0FD59178" w14:textId="60357647" w:rsidR="00C742E8" w:rsidRPr="00EF5E94" w:rsidRDefault="00C742E8" w:rsidP="00DF07BB">
            <w:pPr>
              <w:spacing w:before="20" w:after="20"/>
              <w:contextualSpacing/>
            </w:pPr>
            <w:r w:rsidRPr="00EF5E94">
              <w:t>prees.</w:t>
            </w:r>
            <w:r w:rsidR="001337F6">
              <w:t>sg1</w:t>
            </w:r>
            <w:r w:rsidRPr="00EF5E94">
              <w:t xml:space="preserve"> : pret.</w:t>
            </w:r>
            <w:r w:rsidR="001337F6">
              <w:t>sg1</w:t>
            </w:r>
          </w:p>
        </w:tc>
      </w:tr>
      <w:tr w:rsidR="00C742E8" w:rsidRPr="00EF5E94" w14:paraId="7683D559" w14:textId="77777777" w:rsidTr="00E7522E">
        <w:trPr>
          <w:cantSplit/>
          <w:tblHeader/>
        </w:trPr>
        <w:tc>
          <w:tcPr>
            <w:tcW w:w="0" w:type="auto"/>
            <w:vMerge w:val="restart"/>
          </w:tcPr>
          <w:p w14:paraId="4FF02D6C" w14:textId="77777777" w:rsidR="00C742E8" w:rsidRPr="00EF5E94" w:rsidRDefault="00C742E8" w:rsidP="00DF07BB">
            <w:pPr>
              <w:spacing w:before="20" w:after="20"/>
              <w:contextualSpacing/>
            </w:pPr>
            <w:r w:rsidRPr="00EF5E94">
              <w:t>rkk : rk</w:t>
            </w:r>
          </w:p>
        </w:tc>
        <w:tc>
          <w:tcPr>
            <w:tcW w:w="0" w:type="auto"/>
            <w:tcBorders>
              <w:bottom w:val="nil"/>
              <w:right w:val="single" w:sz="4" w:space="0" w:color="auto"/>
            </w:tcBorders>
          </w:tcPr>
          <w:p w14:paraId="4C0B6598" w14:textId="77777777" w:rsidR="00C742E8" w:rsidRPr="00EF5E94" w:rsidRDefault="00C742E8" w:rsidP="00DF07BB">
            <w:pPr>
              <w:spacing w:before="20" w:after="20"/>
              <w:contextualSpacing/>
            </w:pPr>
            <w:r w:rsidRPr="00EF5E94">
              <w:t xml:space="preserve">tarkka : tarkkaa </w:t>
            </w:r>
          </w:p>
        </w:tc>
        <w:tc>
          <w:tcPr>
            <w:tcW w:w="0" w:type="auto"/>
            <w:tcBorders>
              <w:left w:val="single" w:sz="4" w:space="0" w:color="auto"/>
              <w:bottom w:val="nil"/>
            </w:tcBorders>
          </w:tcPr>
          <w:p w14:paraId="112FB670" w14:textId="77777777" w:rsidR="00F904D4" w:rsidRDefault="00C742E8" w:rsidP="00DF07BB">
            <w:pPr>
              <w:spacing w:before="20" w:after="20"/>
              <w:contextualSpacing/>
            </w:pPr>
            <w:r w:rsidRPr="00EF5E94">
              <w:t>sg.nom. :</w:t>
            </w:r>
          </w:p>
          <w:p w14:paraId="3C4705A7" w14:textId="78B6A047" w:rsidR="00C742E8" w:rsidRPr="00EF5E94" w:rsidRDefault="00C742E8" w:rsidP="00DF07BB">
            <w:pPr>
              <w:spacing w:before="20" w:after="20"/>
              <w:contextualSpacing/>
            </w:pPr>
            <w:r w:rsidRPr="00EF5E94">
              <w:t>sg.part.</w:t>
            </w:r>
          </w:p>
        </w:tc>
        <w:tc>
          <w:tcPr>
            <w:tcW w:w="0" w:type="auto"/>
            <w:tcBorders>
              <w:bottom w:val="nil"/>
              <w:right w:val="single" w:sz="4" w:space="0" w:color="auto"/>
            </w:tcBorders>
          </w:tcPr>
          <w:p w14:paraId="0BB0B781" w14:textId="77777777" w:rsidR="00C742E8" w:rsidRPr="00EF5E94" w:rsidRDefault="00C742E8" w:rsidP="00DF07BB">
            <w:pPr>
              <w:spacing w:before="20" w:after="20"/>
              <w:contextualSpacing/>
            </w:pPr>
            <w:r w:rsidRPr="00EF5E94">
              <w:t>tarkat</w:t>
            </w:r>
          </w:p>
        </w:tc>
        <w:tc>
          <w:tcPr>
            <w:tcW w:w="0" w:type="auto"/>
            <w:tcBorders>
              <w:left w:val="single" w:sz="4" w:space="0" w:color="auto"/>
              <w:bottom w:val="nil"/>
            </w:tcBorders>
          </w:tcPr>
          <w:p w14:paraId="157C8F8E" w14:textId="77777777" w:rsidR="00C742E8" w:rsidRPr="00EF5E94" w:rsidRDefault="00C742E8" w:rsidP="00DF07BB">
            <w:pPr>
              <w:spacing w:before="20" w:after="20"/>
              <w:contextualSpacing/>
            </w:pPr>
            <w:r w:rsidRPr="00EF5E94">
              <w:t>pl.nom.</w:t>
            </w:r>
          </w:p>
        </w:tc>
        <w:tc>
          <w:tcPr>
            <w:tcW w:w="0" w:type="auto"/>
            <w:gridSpan w:val="2"/>
            <w:vMerge w:val="restart"/>
          </w:tcPr>
          <w:p w14:paraId="094D535D" w14:textId="77777777" w:rsidR="00C742E8" w:rsidRPr="00EF5E94" w:rsidRDefault="00C742E8" w:rsidP="00DF07BB">
            <w:pPr>
              <w:spacing w:before="20" w:after="20"/>
              <w:contextualSpacing/>
            </w:pPr>
          </w:p>
        </w:tc>
      </w:tr>
      <w:tr w:rsidR="00C742E8" w:rsidRPr="00EF5E94" w14:paraId="23BEDAF4" w14:textId="77777777" w:rsidTr="00E7522E">
        <w:trPr>
          <w:cantSplit/>
          <w:tblHeader/>
        </w:trPr>
        <w:tc>
          <w:tcPr>
            <w:tcW w:w="0" w:type="auto"/>
            <w:vMerge/>
            <w:tcBorders>
              <w:bottom w:val="single" w:sz="4" w:space="0" w:color="auto"/>
            </w:tcBorders>
          </w:tcPr>
          <w:p w14:paraId="3A9CAADF"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27540A73" w14:textId="77777777" w:rsidR="00C742E8" w:rsidRPr="00EF5E94" w:rsidRDefault="00C742E8" w:rsidP="00DF07BB">
            <w:pPr>
              <w:spacing w:before="20" w:after="20"/>
              <w:contextualSpacing/>
            </w:pPr>
            <w:r w:rsidRPr="00EF5E94">
              <w:t>värkkää</w:t>
            </w:r>
          </w:p>
        </w:tc>
        <w:tc>
          <w:tcPr>
            <w:tcW w:w="0" w:type="auto"/>
            <w:tcBorders>
              <w:top w:val="nil"/>
              <w:left w:val="single" w:sz="4" w:space="0" w:color="auto"/>
              <w:bottom w:val="single" w:sz="4" w:space="0" w:color="auto"/>
            </w:tcBorders>
          </w:tcPr>
          <w:p w14:paraId="5E21A4A8" w14:textId="67D732F7" w:rsidR="00C742E8" w:rsidRPr="00EF5E94" w:rsidRDefault="00C742E8" w:rsidP="00DF07BB">
            <w:pPr>
              <w:spacing w:before="20" w:after="20"/>
              <w:contextualSpacing/>
            </w:pPr>
            <w:r w:rsidRPr="00EF5E94">
              <w:t>prees.</w:t>
            </w:r>
            <w:r w:rsidR="001337F6">
              <w:t>sg3</w:t>
            </w:r>
          </w:p>
        </w:tc>
        <w:tc>
          <w:tcPr>
            <w:tcW w:w="0" w:type="auto"/>
            <w:tcBorders>
              <w:top w:val="nil"/>
              <w:bottom w:val="single" w:sz="4" w:space="0" w:color="auto"/>
              <w:right w:val="single" w:sz="4" w:space="0" w:color="auto"/>
            </w:tcBorders>
          </w:tcPr>
          <w:p w14:paraId="4BB6BACA" w14:textId="77777777" w:rsidR="00C742E8" w:rsidRPr="00EF5E94" w:rsidRDefault="00C742E8" w:rsidP="00DF07BB">
            <w:pPr>
              <w:spacing w:before="20" w:after="20"/>
              <w:contextualSpacing/>
            </w:pPr>
            <w:r w:rsidRPr="00EF5E94">
              <w:t>värkätä</w:t>
            </w:r>
          </w:p>
        </w:tc>
        <w:tc>
          <w:tcPr>
            <w:tcW w:w="0" w:type="auto"/>
            <w:tcBorders>
              <w:top w:val="nil"/>
              <w:left w:val="single" w:sz="4" w:space="0" w:color="auto"/>
              <w:bottom w:val="single" w:sz="4" w:space="0" w:color="auto"/>
            </w:tcBorders>
          </w:tcPr>
          <w:p w14:paraId="3C28B797" w14:textId="77777777" w:rsidR="00C742E8" w:rsidRPr="00EF5E94" w:rsidRDefault="00C742E8" w:rsidP="00DF07BB">
            <w:pPr>
              <w:spacing w:before="20" w:after="20"/>
              <w:contextualSpacing/>
            </w:pPr>
            <w:r w:rsidRPr="00EF5E94">
              <w:t>1.inf.</w:t>
            </w:r>
          </w:p>
        </w:tc>
        <w:tc>
          <w:tcPr>
            <w:tcW w:w="0" w:type="auto"/>
            <w:gridSpan w:val="2"/>
            <w:vMerge/>
            <w:tcBorders>
              <w:bottom w:val="single" w:sz="4" w:space="0" w:color="auto"/>
            </w:tcBorders>
          </w:tcPr>
          <w:p w14:paraId="1086F056" w14:textId="77777777" w:rsidR="00C742E8" w:rsidRPr="00EF5E94" w:rsidRDefault="00C742E8" w:rsidP="00DF07BB">
            <w:pPr>
              <w:spacing w:before="20" w:after="20"/>
              <w:contextualSpacing/>
            </w:pPr>
          </w:p>
        </w:tc>
      </w:tr>
      <w:tr w:rsidR="00C742E8" w:rsidRPr="00EF5E94" w14:paraId="1F22EF9D" w14:textId="77777777" w:rsidTr="00E7522E">
        <w:trPr>
          <w:cantSplit/>
          <w:tblHeader/>
        </w:trPr>
        <w:tc>
          <w:tcPr>
            <w:tcW w:w="0" w:type="auto"/>
            <w:vMerge w:val="restart"/>
            <w:tcBorders>
              <w:top w:val="nil"/>
            </w:tcBorders>
          </w:tcPr>
          <w:p w14:paraId="6BE27B19" w14:textId="77777777" w:rsidR="00C742E8" w:rsidRPr="00EF5E94" w:rsidRDefault="00C742E8" w:rsidP="00DF07BB">
            <w:pPr>
              <w:spacing w:before="20" w:after="20"/>
              <w:contextualSpacing/>
            </w:pPr>
            <w:r w:rsidRPr="00EF5E94">
              <w:t>lk : Ø, lj</w:t>
            </w:r>
          </w:p>
        </w:tc>
        <w:tc>
          <w:tcPr>
            <w:tcW w:w="0" w:type="auto"/>
            <w:gridSpan w:val="2"/>
            <w:vMerge w:val="restart"/>
            <w:tcBorders>
              <w:top w:val="nil"/>
            </w:tcBorders>
          </w:tcPr>
          <w:p w14:paraId="1783F246"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3BF21F7A" w14:textId="77777777" w:rsidR="00C742E8" w:rsidRPr="00EF5E94" w:rsidRDefault="00C742E8" w:rsidP="00DF07BB">
            <w:pPr>
              <w:spacing w:before="20" w:after="20"/>
              <w:contextualSpacing/>
            </w:pPr>
            <w:r w:rsidRPr="00EF5E94">
              <w:t>jalka</w:t>
            </w:r>
          </w:p>
        </w:tc>
        <w:tc>
          <w:tcPr>
            <w:tcW w:w="0" w:type="auto"/>
            <w:tcBorders>
              <w:top w:val="nil"/>
              <w:left w:val="single" w:sz="4" w:space="0" w:color="auto"/>
              <w:bottom w:val="nil"/>
            </w:tcBorders>
          </w:tcPr>
          <w:p w14:paraId="52AE6010" w14:textId="77777777" w:rsidR="00C742E8" w:rsidRPr="00EF5E94" w:rsidRDefault="00C742E8" w:rsidP="00DF07BB">
            <w:pPr>
              <w:spacing w:before="20" w:after="20"/>
              <w:contextualSpacing/>
            </w:pPr>
            <w:r w:rsidRPr="00EF5E94">
              <w:t>sg.nom.</w:t>
            </w:r>
          </w:p>
        </w:tc>
        <w:tc>
          <w:tcPr>
            <w:tcW w:w="0" w:type="auto"/>
            <w:tcBorders>
              <w:top w:val="nil"/>
              <w:bottom w:val="nil"/>
              <w:right w:val="single" w:sz="4" w:space="0" w:color="auto"/>
            </w:tcBorders>
          </w:tcPr>
          <w:p w14:paraId="06A8305D" w14:textId="77777777" w:rsidR="00C742E8" w:rsidRPr="00EF5E94" w:rsidRDefault="00C742E8" w:rsidP="00DF07BB">
            <w:pPr>
              <w:spacing w:before="20" w:after="20"/>
              <w:contextualSpacing/>
            </w:pPr>
            <w:r w:rsidRPr="00EF5E94">
              <w:t>jalat</w:t>
            </w:r>
          </w:p>
        </w:tc>
        <w:tc>
          <w:tcPr>
            <w:tcW w:w="0" w:type="auto"/>
            <w:tcBorders>
              <w:top w:val="nil"/>
              <w:left w:val="single" w:sz="4" w:space="0" w:color="auto"/>
              <w:bottom w:val="nil"/>
            </w:tcBorders>
          </w:tcPr>
          <w:p w14:paraId="7D541E7F" w14:textId="77777777" w:rsidR="00C742E8" w:rsidRPr="00EF5E94" w:rsidRDefault="00C742E8" w:rsidP="00DF07BB">
            <w:pPr>
              <w:spacing w:before="20" w:after="20"/>
              <w:contextualSpacing/>
            </w:pPr>
            <w:r w:rsidRPr="00EF5E94">
              <w:t>pl.nom.</w:t>
            </w:r>
          </w:p>
        </w:tc>
      </w:tr>
      <w:tr w:rsidR="00C742E8" w:rsidRPr="00EF5E94" w14:paraId="09737B47" w14:textId="77777777" w:rsidTr="00E7522E">
        <w:trPr>
          <w:cantSplit/>
          <w:tblHeader/>
        </w:trPr>
        <w:tc>
          <w:tcPr>
            <w:tcW w:w="0" w:type="auto"/>
            <w:vMerge/>
          </w:tcPr>
          <w:p w14:paraId="1A4F2F15" w14:textId="77777777" w:rsidR="00C742E8" w:rsidRPr="00EF5E94" w:rsidRDefault="00C742E8" w:rsidP="00DF07BB">
            <w:pPr>
              <w:spacing w:before="20" w:after="20"/>
              <w:contextualSpacing/>
            </w:pPr>
          </w:p>
        </w:tc>
        <w:tc>
          <w:tcPr>
            <w:tcW w:w="0" w:type="auto"/>
            <w:gridSpan w:val="2"/>
            <w:vMerge/>
          </w:tcPr>
          <w:p w14:paraId="79D62EBE"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28CC3213" w14:textId="481A874B" w:rsidR="00C742E8" w:rsidRPr="00EF5E94" w:rsidRDefault="00C742E8" w:rsidP="00DF07BB">
            <w:pPr>
              <w:spacing w:before="20" w:after="20"/>
              <w:contextualSpacing/>
            </w:pPr>
            <w:r w:rsidRPr="00EF5E94">
              <w:t>nälkyä</w:t>
            </w:r>
            <w:r>
              <w:t>(</w:t>
            </w:r>
            <w:r w:rsidRPr="00EF5E94">
              <w:t>t)</w:t>
            </w:r>
          </w:p>
        </w:tc>
        <w:tc>
          <w:tcPr>
            <w:tcW w:w="0" w:type="auto"/>
            <w:tcBorders>
              <w:top w:val="nil"/>
              <w:left w:val="single" w:sz="4" w:space="0" w:color="auto"/>
              <w:bottom w:val="nil"/>
            </w:tcBorders>
          </w:tcPr>
          <w:p w14:paraId="3CA9D0E7" w14:textId="52E1672A" w:rsidR="00C742E8" w:rsidRPr="00EF5E94" w:rsidRDefault="00C742E8" w:rsidP="00DF07BB">
            <w:pPr>
              <w:spacing w:before="20" w:after="20"/>
              <w:contextualSpacing/>
            </w:pPr>
            <w:r>
              <w:t>1.inf.</w:t>
            </w:r>
          </w:p>
        </w:tc>
        <w:tc>
          <w:tcPr>
            <w:tcW w:w="0" w:type="auto"/>
            <w:tcBorders>
              <w:top w:val="nil"/>
              <w:bottom w:val="nil"/>
              <w:right w:val="single" w:sz="4" w:space="0" w:color="auto"/>
            </w:tcBorders>
          </w:tcPr>
          <w:p w14:paraId="59C00B21" w14:textId="77777777" w:rsidR="00C742E8" w:rsidRPr="00EF5E94" w:rsidRDefault="00C742E8" w:rsidP="00DF07BB">
            <w:pPr>
              <w:spacing w:before="20" w:after="20"/>
              <w:contextualSpacing/>
            </w:pPr>
            <w:r w:rsidRPr="00EF5E94">
              <w:t>nälyn</w:t>
            </w:r>
          </w:p>
        </w:tc>
        <w:tc>
          <w:tcPr>
            <w:tcW w:w="0" w:type="auto"/>
            <w:tcBorders>
              <w:top w:val="nil"/>
              <w:left w:val="single" w:sz="4" w:space="0" w:color="auto"/>
              <w:bottom w:val="nil"/>
            </w:tcBorders>
          </w:tcPr>
          <w:p w14:paraId="3777C954" w14:textId="7FF3723D" w:rsidR="00C742E8" w:rsidRPr="00EF5E94" w:rsidRDefault="00C742E8" w:rsidP="00DF07BB">
            <w:pPr>
              <w:spacing w:before="20" w:after="20"/>
              <w:contextualSpacing/>
            </w:pPr>
            <w:r w:rsidRPr="00EF5E94">
              <w:t>prees.</w:t>
            </w:r>
            <w:r w:rsidR="001337F6">
              <w:t>sg1</w:t>
            </w:r>
          </w:p>
        </w:tc>
      </w:tr>
      <w:tr w:rsidR="00C742E8" w:rsidRPr="00EF5E94" w14:paraId="294445A6" w14:textId="77777777" w:rsidTr="00E7522E">
        <w:trPr>
          <w:cantSplit/>
          <w:tblHeader/>
        </w:trPr>
        <w:tc>
          <w:tcPr>
            <w:tcW w:w="0" w:type="auto"/>
            <w:vMerge/>
          </w:tcPr>
          <w:p w14:paraId="2E4D0B84" w14:textId="77777777" w:rsidR="00C742E8" w:rsidRPr="00EF5E94" w:rsidRDefault="00C742E8" w:rsidP="00DF07BB">
            <w:pPr>
              <w:spacing w:before="20" w:after="20"/>
              <w:contextualSpacing/>
            </w:pPr>
          </w:p>
        </w:tc>
        <w:tc>
          <w:tcPr>
            <w:tcW w:w="0" w:type="auto"/>
            <w:gridSpan w:val="2"/>
            <w:vMerge/>
          </w:tcPr>
          <w:p w14:paraId="3BAB5E66"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38513124" w14:textId="383D0F15" w:rsidR="00C742E8" w:rsidRPr="00EF5E94" w:rsidRDefault="00C742E8" w:rsidP="00DF07BB">
            <w:pPr>
              <w:spacing w:before="20" w:after="20"/>
              <w:contextualSpacing/>
            </w:pPr>
            <w:r w:rsidRPr="00EF5E94">
              <w:t>kulke</w:t>
            </w:r>
            <w:r w:rsidR="00D02D6D">
              <w:t>a</w:t>
            </w:r>
            <w:r>
              <w:t>(</w:t>
            </w:r>
            <w:r w:rsidRPr="00EF5E94">
              <w:t>t) ~ kulkia</w:t>
            </w:r>
          </w:p>
        </w:tc>
        <w:tc>
          <w:tcPr>
            <w:tcW w:w="0" w:type="auto"/>
            <w:tcBorders>
              <w:top w:val="nil"/>
              <w:left w:val="single" w:sz="4" w:space="0" w:color="auto"/>
              <w:bottom w:val="nil"/>
            </w:tcBorders>
          </w:tcPr>
          <w:p w14:paraId="1DD713DD" w14:textId="2092DDB5" w:rsidR="00C742E8" w:rsidRPr="00EF5E94" w:rsidRDefault="00C742E8" w:rsidP="00DF07BB">
            <w:pPr>
              <w:spacing w:before="20" w:after="20"/>
              <w:contextualSpacing/>
            </w:pPr>
            <w:r>
              <w:t>1.inf.</w:t>
            </w:r>
          </w:p>
          <w:p w14:paraId="5F21BA55" w14:textId="77777777" w:rsidR="00C742E8" w:rsidRPr="00EF5E94" w:rsidRDefault="00C742E8" w:rsidP="00DF07BB">
            <w:pPr>
              <w:spacing w:before="20" w:after="20"/>
              <w:contextualSpacing/>
            </w:pPr>
          </w:p>
        </w:tc>
        <w:tc>
          <w:tcPr>
            <w:tcW w:w="0" w:type="auto"/>
            <w:tcBorders>
              <w:top w:val="nil"/>
              <w:bottom w:val="nil"/>
              <w:right w:val="single" w:sz="4" w:space="0" w:color="auto"/>
            </w:tcBorders>
          </w:tcPr>
          <w:p w14:paraId="2BF63FCC" w14:textId="77777777" w:rsidR="00C742E8" w:rsidRPr="00EF5E94" w:rsidRDefault="00C742E8" w:rsidP="00DF07BB">
            <w:pPr>
              <w:spacing w:before="20" w:after="20"/>
              <w:contextualSpacing/>
            </w:pPr>
            <w:r w:rsidRPr="00EF5E94">
              <w:t>kuljen :</w:t>
            </w:r>
          </w:p>
          <w:p w14:paraId="20FA44AF" w14:textId="77777777" w:rsidR="00C742E8" w:rsidRPr="00EF5E94" w:rsidRDefault="00C742E8" w:rsidP="00DF07BB">
            <w:pPr>
              <w:spacing w:before="20" w:after="20"/>
              <w:contextualSpacing/>
            </w:pPr>
            <w:r w:rsidRPr="00EF5E94">
              <w:t>kuljin</w:t>
            </w:r>
          </w:p>
        </w:tc>
        <w:tc>
          <w:tcPr>
            <w:tcW w:w="0" w:type="auto"/>
            <w:tcBorders>
              <w:top w:val="nil"/>
              <w:left w:val="single" w:sz="4" w:space="0" w:color="auto"/>
              <w:bottom w:val="nil"/>
            </w:tcBorders>
          </w:tcPr>
          <w:p w14:paraId="3C29C3AB" w14:textId="550579E1" w:rsidR="00C742E8" w:rsidRPr="00EF5E94" w:rsidRDefault="00C742E8" w:rsidP="00DF07BB">
            <w:pPr>
              <w:spacing w:before="20" w:after="20"/>
              <w:contextualSpacing/>
            </w:pPr>
            <w:r w:rsidRPr="00EF5E94">
              <w:t>prees.</w:t>
            </w:r>
            <w:r w:rsidR="001337F6">
              <w:t>sg1</w:t>
            </w:r>
            <w:r w:rsidRPr="00EF5E94">
              <w:t xml:space="preserve"> : pret.</w:t>
            </w:r>
            <w:r w:rsidR="001337F6">
              <w:t>sg1</w:t>
            </w:r>
          </w:p>
        </w:tc>
      </w:tr>
      <w:tr w:rsidR="00C742E8" w:rsidRPr="00EF5E94" w14:paraId="170BB3AA" w14:textId="77777777" w:rsidTr="00E7522E">
        <w:trPr>
          <w:cantSplit/>
          <w:tblHeader/>
        </w:trPr>
        <w:tc>
          <w:tcPr>
            <w:tcW w:w="0" w:type="auto"/>
            <w:vMerge/>
            <w:tcBorders>
              <w:bottom w:val="single" w:sz="4" w:space="0" w:color="auto"/>
            </w:tcBorders>
          </w:tcPr>
          <w:p w14:paraId="3B30B291" w14:textId="77777777" w:rsidR="00C742E8" w:rsidRPr="00EF5E94" w:rsidRDefault="00C742E8" w:rsidP="00DF07BB">
            <w:pPr>
              <w:spacing w:before="20" w:after="20"/>
              <w:contextualSpacing/>
            </w:pPr>
          </w:p>
        </w:tc>
        <w:tc>
          <w:tcPr>
            <w:tcW w:w="0" w:type="auto"/>
            <w:gridSpan w:val="2"/>
            <w:vMerge/>
            <w:tcBorders>
              <w:bottom w:val="single" w:sz="4" w:space="0" w:color="auto"/>
            </w:tcBorders>
          </w:tcPr>
          <w:p w14:paraId="5481B1C9"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0E8E58D2" w14:textId="71844B4E" w:rsidR="00C742E8" w:rsidRPr="00EF5E94" w:rsidRDefault="00105372" w:rsidP="00DF07BB">
            <w:pPr>
              <w:spacing w:before="20" w:after="20"/>
              <w:contextualSpacing/>
            </w:pPr>
            <w:r>
              <w:t>pölkää</w:t>
            </w:r>
          </w:p>
        </w:tc>
        <w:tc>
          <w:tcPr>
            <w:tcW w:w="0" w:type="auto"/>
            <w:tcBorders>
              <w:top w:val="nil"/>
              <w:left w:val="single" w:sz="4" w:space="0" w:color="auto"/>
              <w:bottom w:val="single" w:sz="4" w:space="0" w:color="auto"/>
            </w:tcBorders>
          </w:tcPr>
          <w:p w14:paraId="05F219E1" w14:textId="1B3E6313" w:rsidR="00C742E8" w:rsidRPr="00EF5E94" w:rsidRDefault="00C742E8" w:rsidP="00DF07BB">
            <w:pPr>
              <w:spacing w:before="20" w:after="20"/>
              <w:contextualSpacing/>
            </w:pPr>
            <w:r w:rsidRPr="00EF5E94">
              <w:t>prees.</w:t>
            </w:r>
            <w:r w:rsidR="001337F6">
              <w:t>sg3</w:t>
            </w:r>
            <w:r w:rsidRPr="00EF5E94">
              <w:t xml:space="preserve"> </w:t>
            </w:r>
          </w:p>
        </w:tc>
        <w:tc>
          <w:tcPr>
            <w:tcW w:w="0" w:type="auto"/>
            <w:tcBorders>
              <w:top w:val="nil"/>
              <w:bottom w:val="single" w:sz="4" w:space="0" w:color="auto"/>
              <w:right w:val="single" w:sz="4" w:space="0" w:color="auto"/>
            </w:tcBorders>
          </w:tcPr>
          <w:p w14:paraId="33D778F2" w14:textId="77777777" w:rsidR="00C742E8" w:rsidRPr="00EF5E94" w:rsidRDefault="00C742E8" w:rsidP="00DF07BB">
            <w:pPr>
              <w:spacing w:before="20" w:after="20"/>
              <w:contextualSpacing/>
              <w:rPr>
                <w:highlight w:val="yellow"/>
              </w:rPr>
            </w:pPr>
            <w:r w:rsidRPr="00EF5E94">
              <w:t>pöljätä</w:t>
            </w:r>
          </w:p>
        </w:tc>
        <w:tc>
          <w:tcPr>
            <w:tcW w:w="0" w:type="auto"/>
            <w:tcBorders>
              <w:top w:val="nil"/>
              <w:left w:val="single" w:sz="4" w:space="0" w:color="auto"/>
              <w:bottom w:val="single" w:sz="4" w:space="0" w:color="auto"/>
            </w:tcBorders>
          </w:tcPr>
          <w:p w14:paraId="6C47BC32" w14:textId="77777777" w:rsidR="00C742E8" w:rsidRPr="00EF5E94" w:rsidRDefault="00C742E8" w:rsidP="00DF07BB">
            <w:pPr>
              <w:spacing w:before="20" w:after="20"/>
              <w:contextualSpacing/>
            </w:pPr>
            <w:r w:rsidRPr="00EF5E94">
              <w:t>1.inf.</w:t>
            </w:r>
          </w:p>
        </w:tc>
      </w:tr>
      <w:tr w:rsidR="00C742E8" w:rsidRPr="00EF5E94" w14:paraId="2CD1336F" w14:textId="77777777" w:rsidTr="00E7522E">
        <w:trPr>
          <w:cantSplit/>
          <w:tblHeader/>
        </w:trPr>
        <w:tc>
          <w:tcPr>
            <w:tcW w:w="0" w:type="auto"/>
            <w:tcBorders>
              <w:top w:val="single" w:sz="4" w:space="0" w:color="auto"/>
              <w:bottom w:val="single" w:sz="4" w:space="0" w:color="auto"/>
            </w:tcBorders>
          </w:tcPr>
          <w:p w14:paraId="36F85102" w14:textId="77777777" w:rsidR="00C742E8" w:rsidRPr="00EF5E94" w:rsidRDefault="00C742E8" w:rsidP="00DF07BB">
            <w:pPr>
              <w:spacing w:before="20" w:after="20"/>
              <w:contextualSpacing/>
            </w:pPr>
            <w:r w:rsidRPr="00EF5E94">
              <w:lastRenderedPageBreak/>
              <w:t xml:space="preserve">lkk : lk </w:t>
            </w:r>
          </w:p>
        </w:tc>
        <w:tc>
          <w:tcPr>
            <w:tcW w:w="0" w:type="auto"/>
            <w:tcBorders>
              <w:top w:val="single" w:sz="4" w:space="0" w:color="auto"/>
              <w:bottom w:val="single" w:sz="4" w:space="0" w:color="auto"/>
              <w:right w:val="single" w:sz="4" w:space="0" w:color="auto"/>
            </w:tcBorders>
          </w:tcPr>
          <w:p w14:paraId="6F4881CE" w14:textId="77777777" w:rsidR="00C742E8" w:rsidRPr="00EF5E94" w:rsidRDefault="00C742E8" w:rsidP="00DF07BB">
            <w:pPr>
              <w:spacing w:before="20" w:after="20"/>
              <w:contextualSpacing/>
            </w:pPr>
            <w:r w:rsidRPr="00EF5E94">
              <w:t>pulkka : pulkkaa</w:t>
            </w:r>
          </w:p>
        </w:tc>
        <w:tc>
          <w:tcPr>
            <w:tcW w:w="0" w:type="auto"/>
            <w:tcBorders>
              <w:top w:val="single" w:sz="4" w:space="0" w:color="auto"/>
              <w:left w:val="single" w:sz="4" w:space="0" w:color="auto"/>
              <w:bottom w:val="single" w:sz="4" w:space="0" w:color="auto"/>
            </w:tcBorders>
          </w:tcPr>
          <w:p w14:paraId="21C16EB6" w14:textId="7B49EF03" w:rsidR="00C742E8" w:rsidRPr="00EF5E94" w:rsidRDefault="00C742E8" w:rsidP="00DF07BB">
            <w:pPr>
              <w:spacing w:before="20" w:after="20"/>
              <w:contextualSpacing/>
            </w:pPr>
            <w:r w:rsidRPr="00EF5E94">
              <w:t>nom.ent : sg.part.</w:t>
            </w:r>
          </w:p>
        </w:tc>
        <w:tc>
          <w:tcPr>
            <w:tcW w:w="0" w:type="auto"/>
            <w:tcBorders>
              <w:top w:val="single" w:sz="4" w:space="0" w:color="auto"/>
              <w:bottom w:val="single" w:sz="4" w:space="0" w:color="auto"/>
              <w:right w:val="single" w:sz="4" w:space="0" w:color="auto"/>
            </w:tcBorders>
          </w:tcPr>
          <w:p w14:paraId="14C10540" w14:textId="77777777" w:rsidR="00C742E8" w:rsidRPr="00EF5E94" w:rsidRDefault="00C742E8" w:rsidP="00DF07BB">
            <w:pPr>
              <w:spacing w:before="20" w:after="20"/>
              <w:contextualSpacing/>
            </w:pPr>
            <w:r w:rsidRPr="00EF5E94">
              <w:t>pulkat</w:t>
            </w:r>
          </w:p>
        </w:tc>
        <w:tc>
          <w:tcPr>
            <w:tcW w:w="0" w:type="auto"/>
            <w:tcBorders>
              <w:top w:val="single" w:sz="4" w:space="0" w:color="auto"/>
              <w:left w:val="single" w:sz="4" w:space="0" w:color="auto"/>
              <w:bottom w:val="single" w:sz="4" w:space="0" w:color="auto"/>
            </w:tcBorders>
          </w:tcPr>
          <w:p w14:paraId="4BF32684" w14:textId="77777777" w:rsidR="00C742E8" w:rsidRPr="00EF5E94" w:rsidRDefault="00C742E8" w:rsidP="00DF07BB">
            <w:pPr>
              <w:spacing w:before="20" w:after="20"/>
              <w:contextualSpacing/>
            </w:pPr>
            <w:r w:rsidRPr="00EF5E94">
              <w:t>pl.nom.</w:t>
            </w:r>
          </w:p>
        </w:tc>
        <w:tc>
          <w:tcPr>
            <w:tcW w:w="0" w:type="auto"/>
            <w:gridSpan w:val="2"/>
            <w:tcBorders>
              <w:top w:val="single" w:sz="4" w:space="0" w:color="auto"/>
              <w:bottom w:val="single" w:sz="4" w:space="0" w:color="auto"/>
            </w:tcBorders>
          </w:tcPr>
          <w:p w14:paraId="4C8F342B" w14:textId="77777777" w:rsidR="00C742E8" w:rsidRPr="00EF5E94" w:rsidRDefault="00C742E8" w:rsidP="00DF07BB">
            <w:pPr>
              <w:spacing w:before="20" w:after="20"/>
              <w:contextualSpacing/>
            </w:pPr>
          </w:p>
        </w:tc>
      </w:tr>
      <w:tr w:rsidR="00C742E8" w:rsidRPr="00EF5E94" w14:paraId="79F93DF1" w14:textId="77777777" w:rsidTr="00E7522E">
        <w:trPr>
          <w:cantSplit/>
          <w:tblHeader/>
        </w:trPr>
        <w:tc>
          <w:tcPr>
            <w:tcW w:w="0" w:type="auto"/>
            <w:vMerge w:val="restart"/>
          </w:tcPr>
          <w:p w14:paraId="70AEECAF" w14:textId="77777777" w:rsidR="00C742E8" w:rsidRPr="00EF5E94" w:rsidRDefault="00C742E8" w:rsidP="00DF07BB">
            <w:pPr>
              <w:spacing w:before="20" w:after="20"/>
              <w:contextualSpacing/>
            </w:pPr>
            <w:r w:rsidRPr="00EF5E94">
              <w:t>hk : h, hj</w:t>
            </w:r>
          </w:p>
        </w:tc>
        <w:tc>
          <w:tcPr>
            <w:tcW w:w="0" w:type="auto"/>
            <w:gridSpan w:val="2"/>
            <w:vMerge w:val="restart"/>
          </w:tcPr>
          <w:p w14:paraId="01BADABB" w14:textId="7690C649" w:rsidR="00C742E8" w:rsidRPr="00EF5E94" w:rsidRDefault="00C742E8" w:rsidP="00DF07BB">
            <w:pPr>
              <w:spacing w:before="20" w:after="20"/>
              <w:contextualSpacing/>
            </w:pPr>
            <w:r>
              <w:t>II-</w:t>
            </w:r>
            <w:r w:rsidR="00994ED5">
              <w:t>graadi</w:t>
            </w:r>
            <w:r>
              <w:t>i ei ole</w:t>
            </w:r>
          </w:p>
        </w:tc>
        <w:tc>
          <w:tcPr>
            <w:tcW w:w="0" w:type="auto"/>
            <w:tcBorders>
              <w:top w:val="single" w:sz="4" w:space="0" w:color="auto"/>
              <w:bottom w:val="nil"/>
              <w:right w:val="single" w:sz="4" w:space="0" w:color="auto"/>
            </w:tcBorders>
          </w:tcPr>
          <w:p w14:paraId="7865F3CC" w14:textId="77777777" w:rsidR="00C742E8" w:rsidRPr="00EF5E94" w:rsidRDefault="00C742E8" w:rsidP="00DF07BB">
            <w:pPr>
              <w:spacing w:before="20" w:after="20"/>
              <w:contextualSpacing/>
            </w:pPr>
            <w:r w:rsidRPr="00EF5E94">
              <w:t>tuhka</w:t>
            </w:r>
          </w:p>
        </w:tc>
        <w:tc>
          <w:tcPr>
            <w:tcW w:w="0" w:type="auto"/>
            <w:tcBorders>
              <w:top w:val="single" w:sz="4" w:space="0" w:color="auto"/>
              <w:left w:val="single" w:sz="4" w:space="0" w:color="auto"/>
              <w:bottom w:val="nil"/>
            </w:tcBorders>
          </w:tcPr>
          <w:p w14:paraId="7A46DE55" w14:textId="77777777" w:rsidR="00C742E8" w:rsidRPr="00EF5E94" w:rsidRDefault="00C742E8" w:rsidP="00DF07BB">
            <w:pPr>
              <w:spacing w:before="20" w:after="20"/>
              <w:contextualSpacing/>
            </w:pPr>
            <w:r w:rsidRPr="00EF5E94">
              <w:t>sg.nom.</w:t>
            </w:r>
          </w:p>
        </w:tc>
        <w:tc>
          <w:tcPr>
            <w:tcW w:w="0" w:type="auto"/>
            <w:tcBorders>
              <w:top w:val="single" w:sz="4" w:space="0" w:color="auto"/>
              <w:bottom w:val="nil"/>
              <w:right w:val="single" w:sz="4" w:space="0" w:color="auto"/>
            </w:tcBorders>
          </w:tcPr>
          <w:p w14:paraId="0BCC5227" w14:textId="77777777" w:rsidR="00C742E8" w:rsidRPr="00EF5E94" w:rsidRDefault="00C742E8" w:rsidP="00DF07BB">
            <w:pPr>
              <w:spacing w:before="20" w:after="20"/>
              <w:contextualSpacing/>
            </w:pPr>
            <w:r w:rsidRPr="00EF5E94">
              <w:t>tuhat</w:t>
            </w:r>
          </w:p>
        </w:tc>
        <w:tc>
          <w:tcPr>
            <w:tcW w:w="0" w:type="auto"/>
            <w:tcBorders>
              <w:top w:val="single" w:sz="4" w:space="0" w:color="auto"/>
              <w:left w:val="single" w:sz="4" w:space="0" w:color="auto"/>
              <w:bottom w:val="nil"/>
            </w:tcBorders>
          </w:tcPr>
          <w:p w14:paraId="38784B9B" w14:textId="77777777" w:rsidR="00C742E8" w:rsidRPr="00EF5E94" w:rsidRDefault="00C742E8" w:rsidP="00DF07BB">
            <w:pPr>
              <w:spacing w:before="20" w:after="20"/>
              <w:contextualSpacing/>
            </w:pPr>
            <w:r w:rsidRPr="00EF5E94">
              <w:t>pl.nom.</w:t>
            </w:r>
          </w:p>
        </w:tc>
      </w:tr>
      <w:tr w:rsidR="00C742E8" w:rsidRPr="00EF5E94" w14:paraId="431ED331" w14:textId="77777777" w:rsidTr="00E7522E">
        <w:trPr>
          <w:cantSplit/>
          <w:tblHeader/>
        </w:trPr>
        <w:tc>
          <w:tcPr>
            <w:tcW w:w="0" w:type="auto"/>
            <w:vMerge/>
            <w:tcBorders>
              <w:bottom w:val="single" w:sz="4" w:space="0" w:color="auto"/>
            </w:tcBorders>
          </w:tcPr>
          <w:p w14:paraId="69CA2F13" w14:textId="77777777" w:rsidR="00C742E8" w:rsidRPr="00EF5E94" w:rsidRDefault="00C742E8" w:rsidP="00DF07BB">
            <w:pPr>
              <w:spacing w:before="20" w:after="20"/>
              <w:contextualSpacing/>
            </w:pPr>
          </w:p>
        </w:tc>
        <w:tc>
          <w:tcPr>
            <w:tcW w:w="0" w:type="auto"/>
            <w:gridSpan w:val="2"/>
            <w:vMerge/>
            <w:tcBorders>
              <w:bottom w:val="single" w:sz="4" w:space="0" w:color="auto"/>
            </w:tcBorders>
          </w:tcPr>
          <w:p w14:paraId="0C7CD4BB"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2BF9C1D5" w14:textId="77777777" w:rsidR="00C742E8" w:rsidRPr="00EF5E94" w:rsidRDefault="00C742E8" w:rsidP="00DF07BB">
            <w:pPr>
              <w:spacing w:before="20" w:after="20"/>
              <w:contextualSpacing/>
            </w:pPr>
            <w:r w:rsidRPr="00EF5E94">
              <w:t>pohkheet</w:t>
            </w:r>
          </w:p>
        </w:tc>
        <w:tc>
          <w:tcPr>
            <w:tcW w:w="0" w:type="auto"/>
            <w:tcBorders>
              <w:top w:val="nil"/>
              <w:left w:val="single" w:sz="4" w:space="0" w:color="auto"/>
              <w:bottom w:val="single" w:sz="4" w:space="0" w:color="auto"/>
            </w:tcBorders>
          </w:tcPr>
          <w:p w14:paraId="278DCF30" w14:textId="77777777" w:rsidR="00C742E8" w:rsidRPr="00EF5E94" w:rsidRDefault="00C742E8" w:rsidP="00DF07BB">
            <w:pPr>
              <w:spacing w:before="20" w:after="20"/>
              <w:contextualSpacing/>
            </w:pPr>
            <w:r w:rsidRPr="00EF5E94">
              <w:t>pl.nom.</w:t>
            </w:r>
          </w:p>
        </w:tc>
        <w:tc>
          <w:tcPr>
            <w:tcW w:w="0" w:type="auto"/>
            <w:tcBorders>
              <w:top w:val="nil"/>
              <w:bottom w:val="single" w:sz="4" w:space="0" w:color="auto"/>
              <w:right w:val="single" w:sz="4" w:space="0" w:color="auto"/>
            </w:tcBorders>
          </w:tcPr>
          <w:p w14:paraId="065230DE" w14:textId="7685F27D" w:rsidR="00C742E8" w:rsidRPr="00EF5E94" w:rsidRDefault="00C742E8" w:rsidP="00DF07BB">
            <w:pPr>
              <w:spacing w:before="20" w:after="20"/>
              <w:contextualSpacing/>
            </w:pPr>
            <w:r w:rsidRPr="00EF5E94">
              <w:t>pohje</w:t>
            </w:r>
            <w:r>
              <w:t>(</w:t>
            </w:r>
            <w:r w:rsidRPr="00EF5E94">
              <w:t>t)</w:t>
            </w:r>
          </w:p>
        </w:tc>
        <w:tc>
          <w:tcPr>
            <w:tcW w:w="0" w:type="auto"/>
            <w:tcBorders>
              <w:top w:val="nil"/>
              <w:left w:val="single" w:sz="4" w:space="0" w:color="auto"/>
              <w:bottom w:val="single" w:sz="4" w:space="0" w:color="auto"/>
            </w:tcBorders>
          </w:tcPr>
          <w:p w14:paraId="1A29729E" w14:textId="77777777" w:rsidR="00C742E8" w:rsidRPr="00EF5E94" w:rsidRDefault="00C742E8" w:rsidP="00DF07BB">
            <w:pPr>
              <w:spacing w:before="20" w:after="20"/>
              <w:contextualSpacing/>
            </w:pPr>
            <w:r w:rsidRPr="00EF5E94">
              <w:t>sg.nom.</w:t>
            </w:r>
          </w:p>
        </w:tc>
      </w:tr>
    </w:tbl>
    <w:p w14:paraId="0B8CB67F" w14:textId="182B3F9E" w:rsidR="00FD199D" w:rsidRPr="00F441F8" w:rsidRDefault="00FD199D" w:rsidP="00FD199D">
      <w:pPr>
        <w:tabs>
          <w:tab w:val="left" w:pos="1368"/>
          <w:tab w:val="left" w:pos="3978"/>
          <w:tab w:val="left" w:pos="5328"/>
          <w:tab w:val="left" w:pos="6678"/>
          <w:tab w:val="left" w:pos="7758"/>
        </w:tabs>
        <w:spacing w:before="120"/>
        <w:rPr>
          <w:i/>
        </w:rPr>
      </w:pPr>
      <w:r>
        <w:t xml:space="preserve">Ylheisvaihettelussa </w:t>
      </w:r>
      <w:r>
        <w:rPr>
          <w:i/>
        </w:rPr>
        <w:t>nk</w:t>
      </w:r>
      <w:r>
        <w:t xml:space="preserve"> oon vaihettelussa tyhä ensimäisen ja toisen</w:t>
      </w:r>
      <w:r w:rsidR="006678A0">
        <w:t xml:space="preserve"> tav</w:t>
      </w:r>
      <w:r>
        <w:t xml:space="preserve">un välissä, muutoin se oon vaihettelematon. Kirjoitamma sitte </w:t>
      </w:r>
      <w:r>
        <w:rPr>
          <w:i/>
        </w:rPr>
        <w:t xml:space="preserve">aurinko </w:t>
      </w:r>
      <w:r>
        <w:t xml:space="preserve">: </w:t>
      </w:r>
      <w:r>
        <w:rPr>
          <w:i/>
        </w:rPr>
        <w:t>aurinkon</w:t>
      </w:r>
      <w:r w:rsidR="00F441F8">
        <w:t xml:space="preserve">, </w:t>
      </w:r>
      <w:r w:rsidR="00F441F8">
        <w:rPr>
          <w:i/>
        </w:rPr>
        <w:t xml:space="preserve">kuninkas </w:t>
      </w:r>
      <w:r w:rsidR="00F441F8">
        <w:t xml:space="preserve">: </w:t>
      </w:r>
      <w:r w:rsidR="00F441F8">
        <w:rPr>
          <w:i/>
        </w:rPr>
        <w:t>kuninkhaan</w:t>
      </w:r>
      <w:r w:rsidR="001B127A" w:rsidRPr="001B127A">
        <w:t>.</w:t>
      </w:r>
    </w:p>
    <w:p w14:paraId="1098D6B2" w14:textId="575DD63A" w:rsidR="00B11712" w:rsidRPr="00A95D68" w:rsidRDefault="00B11712" w:rsidP="00780A93">
      <w:pPr>
        <w:pStyle w:val="Undertittel"/>
      </w:pPr>
      <w:bookmarkStart w:id="271" w:name="_Toc311273735"/>
      <w:r w:rsidRPr="00A95D68">
        <w:t>Tabeli</w:t>
      </w:r>
      <w:r w:rsidR="00DA0649">
        <w:t xml:space="preserve"> 8</w:t>
      </w:r>
      <w:r w:rsidRPr="00A95D68">
        <w:t xml:space="preserve">: Ylheisvaihettelu: Klusiilin </w:t>
      </w:r>
      <w:r w:rsidRPr="00780A93">
        <w:rPr>
          <w:i/>
        </w:rPr>
        <w:t>t</w:t>
      </w:r>
      <w:r w:rsidRPr="00A95D68">
        <w:t xml:space="preserve"> vaihettelu</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A0" w:firstRow="1" w:lastRow="0" w:firstColumn="1" w:lastColumn="0" w:noHBand="0" w:noVBand="0"/>
      </w:tblPr>
      <w:tblGrid>
        <w:gridCol w:w="1230"/>
        <w:gridCol w:w="1323"/>
        <w:gridCol w:w="1270"/>
        <w:gridCol w:w="1254"/>
        <w:gridCol w:w="1405"/>
        <w:gridCol w:w="1031"/>
        <w:gridCol w:w="1743"/>
      </w:tblGrid>
      <w:tr w:rsidR="002560CD" w:rsidRPr="00EF5E94" w14:paraId="0BD67408" w14:textId="77777777" w:rsidTr="003C28F2">
        <w:trPr>
          <w:cantSplit/>
        </w:trPr>
        <w:tc>
          <w:tcPr>
            <w:tcW w:w="0" w:type="auto"/>
            <w:tcBorders>
              <w:bottom w:val="single" w:sz="4" w:space="0" w:color="auto"/>
            </w:tcBorders>
          </w:tcPr>
          <w:p w14:paraId="5271209D" w14:textId="77777777" w:rsidR="00B11712" w:rsidRPr="00EF5E94" w:rsidRDefault="00B11712" w:rsidP="00EF5E94">
            <w:pPr>
              <w:keepNext/>
              <w:spacing w:before="20" w:after="20"/>
              <w:contextualSpacing/>
            </w:pPr>
            <w:r w:rsidRPr="00EF5E94">
              <w:t>Vaihettelu</w:t>
            </w:r>
          </w:p>
        </w:tc>
        <w:tc>
          <w:tcPr>
            <w:tcW w:w="0" w:type="auto"/>
            <w:tcBorders>
              <w:bottom w:val="single" w:sz="4" w:space="0" w:color="auto"/>
              <w:right w:val="single" w:sz="4" w:space="0" w:color="auto"/>
            </w:tcBorders>
          </w:tcPr>
          <w:p w14:paraId="58FCF87B" w14:textId="77777777" w:rsidR="00B11712" w:rsidRPr="00EF5E94" w:rsidRDefault="00B11712" w:rsidP="00EF5E94">
            <w:pPr>
              <w:keepNext/>
              <w:spacing w:before="20" w:after="20"/>
              <w:contextualSpacing/>
            </w:pPr>
            <w:r w:rsidRPr="00EF5E94">
              <w:t>II-graadi</w:t>
            </w:r>
          </w:p>
        </w:tc>
        <w:tc>
          <w:tcPr>
            <w:tcW w:w="0" w:type="auto"/>
            <w:tcBorders>
              <w:left w:val="single" w:sz="4" w:space="0" w:color="auto"/>
              <w:bottom w:val="single" w:sz="4" w:space="0" w:color="auto"/>
            </w:tcBorders>
          </w:tcPr>
          <w:p w14:paraId="7BD57187" w14:textId="77777777" w:rsidR="00B11712" w:rsidRPr="00EF5E94" w:rsidRDefault="00B11712" w:rsidP="00EF5E94">
            <w:pPr>
              <w:keepNext/>
              <w:spacing w:before="20" w:after="20"/>
              <w:contextualSpacing/>
            </w:pPr>
            <w:r w:rsidRPr="00EF5E94">
              <w:t>Haamu</w:t>
            </w:r>
          </w:p>
        </w:tc>
        <w:tc>
          <w:tcPr>
            <w:tcW w:w="0" w:type="auto"/>
            <w:tcBorders>
              <w:bottom w:val="single" w:sz="4" w:space="0" w:color="auto"/>
              <w:right w:val="dashSmallGap" w:sz="4" w:space="0" w:color="auto"/>
            </w:tcBorders>
          </w:tcPr>
          <w:p w14:paraId="467148FF" w14:textId="77777777" w:rsidR="00B11712" w:rsidRPr="00EF5E94" w:rsidRDefault="00B11712" w:rsidP="00EF5E94">
            <w:pPr>
              <w:keepNext/>
              <w:spacing w:before="20" w:after="20"/>
              <w:contextualSpacing/>
            </w:pPr>
            <w:r w:rsidRPr="00EF5E94">
              <w:t>I-graadi</w:t>
            </w:r>
          </w:p>
        </w:tc>
        <w:tc>
          <w:tcPr>
            <w:tcW w:w="0" w:type="auto"/>
            <w:tcBorders>
              <w:left w:val="dashSmallGap" w:sz="4" w:space="0" w:color="auto"/>
              <w:bottom w:val="single" w:sz="4" w:space="0" w:color="auto"/>
            </w:tcBorders>
          </w:tcPr>
          <w:p w14:paraId="030A2958" w14:textId="77777777" w:rsidR="00B11712" w:rsidRPr="00EF5E94" w:rsidRDefault="00B11712" w:rsidP="00EF5E94">
            <w:pPr>
              <w:keepNext/>
              <w:spacing w:before="20" w:after="20"/>
              <w:contextualSpacing/>
            </w:pPr>
            <w:r w:rsidRPr="00EF5E94">
              <w:t>Haamu</w:t>
            </w:r>
          </w:p>
        </w:tc>
        <w:tc>
          <w:tcPr>
            <w:tcW w:w="0" w:type="auto"/>
            <w:tcBorders>
              <w:bottom w:val="single" w:sz="4" w:space="0" w:color="auto"/>
              <w:right w:val="dashSmallGap" w:sz="4" w:space="0" w:color="auto"/>
            </w:tcBorders>
          </w:tcPr>
          <w:p w14:paraId="37E0CC1E" w14:textId="77777777" w:rsidR="00B11712" w:rsidRPr="00EF5E94" w:rsidRDefault="00B11712" w:rsidP="00EF5E94">
            <w:pPr>
              <w:keepNext/>
              <w:spacing w:before="20" w:after="20"/>
              <w:contextualSpacing/>
            </w:pPr>
            <w:r w:rsidRPr="00EF5E94">
              <w:t>0-graadi</w:t>
            </w:r>
          </w:p>
        </w:tc>
        <w:tc>
          <w:tcPr>
            <w:tcW w:w="0" w:type="auto"/>
            <w:tcBorders>
              <w:left w:val="dashSmallGap" w:sz="4" w:space="0" w:color="auto"/>
              <w:bottom w:val="single" w:sz="4" w:space="0" w:color="auto"/>
            </w:tcBorders>
          </w:tcPr>
          <w:p w14:paraId="460368C0" w14:textId="77777777" w:rsidR="00B11712" w:rsidRPr="00EF5E94" w:rsidRDefault="00B11712" w:rsidP="00EF5E94">
            <w:pPr>
              <w:keepNext/>
              <w:spacing w:before="20" w:after="20"/>
              <w:contextualSpacing/>
            </w:pPr>
            <w:r w:rsidRPr="00EF5E94">
              <w:t>Haamu</w:t>
            </w:r>
          </w:p>
        </w:tc>
      </w:tr>
      <w:tr w:rsidR="002560CD" w:rsidRPr="00EF5E94" w14:paraId="600834C6" w14:textId="77777777" w:rsidTr="003C28F2">
        <w:trPr>
          <w:cantSplit/>
        </w:trPr>
        <w:tc>
          <w:tcPr>
            <w:tcW w:w="0" w:type="auto"/>
            <w:tcBorders>
              <w:bottom w:val="nil"/>
            </w:tcBorders>
          </w:tcPr>
          <w:p w14:paraId="3D2E080F" w14:textId="77777777" w:rsidR="00B11712" w:rsidRPr="00EF5E94" w:rsidRDefault="00B11712" w:rsidP="00EF5E94">
            <w:pPr>
              <w:keepNext/>
              <w:keepLines/>
              <w:spacing w:before="20" w:after="20"/>
              <w:contextualSpacing/>
            </w:pPr>
            <w:r w:rsidRPr="00EF5E94">
              <w:t>tt : t : Ø</w:t>
            </w:r>
          </w:p>
        </w:tc>
        <w:tc>
          <w:tcPr>
            <w:tcW w:w="0" w:type="auto"/>
            <w:tcBorders>
              <w:bottom w:val="nil"/>
              <w:right w:val="single" w:sz="4" w:space="0" w:color="auto"/>
            </w:tcBorders>
          </w:tcPr>
          <w:p w14:paraId="29F80749" w14:textId="77777777" w:rsidR="00B11712" w:rsidRPr="00EF5E94" w:rsidRDefault="00B11712" w:rsidP="00EF5E94">
            <w:pPr>
              <w:keepNext/>
              <w:keepLines/>
              <w:spacing w:before="20" w:after="20"/>
              <w:contextualSpacing/>
            </w:pPr>
            <w:r w:rsidRPr="00EF5E94">
              <w:t>pattaa</w:t>
            </w:r>
          </w:p>
        </w:tc>
        <w:tc>
          <w:tcPr>
            <w:tcW w:w="0" w:type="auto"/>
            <w:tcBorders>
              <w:left w:val="single" w:sz="4" w:space="0" w:color="auto"/>
              <w:bottom w:val="nil"/>
            </w:tcBorders>
          </w:tcPr>
          <w:p w14:paraId="2B3C3B36" w14:textId="77777777" w:rsidR="00B11712" w:rsidRPr="00EF5E94" w:rsidRDefault="00B11712" w:rsidP="00EF5E94">
            <w:pPr>
              <w:keepNext/>
              <w:keepLines/>
              <w:spacing w:before="20" w:after="20"/>
              <w:contextualSpacing/>
            </w:pPr>
            <w:r w:rsidRPr="00EF5E94">
              <w:t>sg.part.</w:t>
            </w:r>
          </w:p>
        </w:tc>
        <w:tc>
          <w:tcPr>
            <w:tcW w:w="0" w:type="auto"/>
            <w:tcBorders>
              <w:bottom w:val="nil"/>
              <w:right w:val="single" w:sz="4" w:space="0" w:color="auto"/>
            </w:tcBorders>
          </w:tcPr>
          <w:p w14:paraId="40B8493B" w14:textId="77777777" w:rsidR="00B11712" w:rsidRPr="00EF5E94" w:rsidRDefault="00B11712" w:rsidP="00EF5E94">
            <w:pPr>
              <w:keepNext/>
              <w:keepLines/>
              <w:spacing w:before="20" w:after="20"/>
              <w:contextualSpacing/>
            </w:pPr>
            <w:r w:rsidRPr="00EF5E94">
              <w:t>pata</w:t>
            </w:r>
          </w:p>
        </w:tc>
        <w:tc>
          <w:tcPr>
            <w:tcW w:w="0" w:type="auto"/>
            <w:tcBorders>
              <w:left w:val="single" w:sz="4" w:space="0" w:color="auto"/>
              <w:bottom w:val="nil"/>
              <w:right w:val="single" w:sz="4" w:space="0" w:color="auto"/>
            </w:tcBorders>
          </w:tcPr>
          <w:p w14:paraId="78DE2243" w14:textId="77777777" w:rsidR="00B11712" w:rsidRPr="00EF5E94" w:rsidRDefault="00B11712" w:rsidP="00EF5E94">
            <w:pPr>
              <w:keepNext/>
              <w:keepLines/>
              <w:spacing w:before="20" w:after="20"/>
              <w:contextualSpacing/>
            </w:pPr>
            <w:r w:rsidRPr="00EF5E94">
              <w:t>sg.nom.</w:t>
            </w:r>
          </w:p>
        </w:tc>
        <w:tc>
          <w:tcPr>
            <w:tcW w:w="0" w:type="auto"/>
            <w:tcBorders>
              <w:left w:val="single" w:sz="4" w:space="0" w:color="auto"/>
              <w:bottom w:val="nil"/>
              <w:right w:val="single" w:sz="4" w:space="0" w:color="auto"/>
            </w:tcBorders>
          </w:tcPr>
          <w:p w14:paraId="7CD56FA1" w14:textId="77777777" w:rsidR="00B11712" w:rsidRPr="00EF5E94" w:rsidRDefault="00B11712" w:rsidP="00EF5E94">
            <w:pPr>
              <w:keepNext/>
              <w:keepLines/>
              <w:spacing w:before="20" w:after="20"/>
              <w:contextualSpacing/>
            </w:pPr>
            <w:r w:rsidRPr="00EF5E94">
              <w:t>paat</w:t>
            </w:r>
          </w:p>
        </w:tc>
        <w:tc>
          <w:tcPr>
            <w:tcW w:w="0" w:type="auto"/>
            <w:tcBorders>
              <w:left w:val="single" w:sz="4" w:space="0" w:color="auto"/>
              <w:bottom w:val="nil"/>
            </w:tcBorders>
          </w:tcPr>
          <w:p w14:paraId="2328671B" w14:textId="77777777" w:rsidR="00B11712" w:rsidRPr="00EF5E94" w:rsidRDefault="00B11712" w:rsidP="00EF5E94">
            <w:pPr>
              <w:keepNext/>
              <w:keepLines/>
              <w:spacing w:before="20" w:after="20"/>
              <w:contextualSpacing/>
            </w:pPr>
            <w:r w:rsidRPr="00EF5E94">
              <w:t>pl.nom.</w:t>
            </w:r>
          </w:p>
        </w:tc>
      </w:tr>
      <w:tr w:rsidR="002560CD" w:rsidRPr="00EF5E94" w14:paraId="5AE6577A" w14:textId="77777777" w:rsidTr="003C28F2">
        <w:trPr>
          <w:cantSplit/>
        </w:trPr>
        <w:tc>
          <w:tcPr>
            <w:tcW w:w="0" w:type="auto"/>
            <w:tcBorders>
              <w:top w:val="nil"/>
              <w:bottom w:val="nil"/>
            </w:tcBorders>
          </w:tcPr>
          <w:p w14:paraId="45AA60DD" w14:textId="77777777" w:rsidR="000B5700" w:rsidRPr="00EF5E94" w:rsidRDefault="000B5700" w:rsidP="00EF5E94">
            <w:pPr>
              <w:keepNext/>
              <w:keepLines/>
              <w:spacing w:before="20" w:after="20"/>
              <w:contextualSpacing/>
            </w:pPr>
          </w:p>
        </w:tc>
        <w:tc>
          <w:tcPr>
            <w:tcW w:w="0" w:type="auto"/>
            <w:tcBorders>
              <w:top w:val="nil"/>
              <w:bottom w:val="nil"/>
              <w:right w:val="single" w:sz="4" w:space="0" w:color="auto"/>
            </w:tcBorders>
          </w:tcPr>
          <w:p w14:paraId="3452D25B" w14:textId="51B6C4F3" w:rsidR="000B5700" w:rsidRPr="00EF5E94" w:rsidRDefault="000B5700" w:rsidP="00EF5E94">
            <w:pPr>
              <w:keepNext/>
              <w:keepLines/>
              <w:spacing w:before="20" w:after="20"/>
              <w:contextualSpacing/>
            </w:pPr>
            <w:r>
              <w:t>ittää(t)</w:t>
            </w:r>
          </w:p>
        </w:tc>
        <w:tc>
          <w:tcPr>
            <w:tcW w:w="0" w:type="auto"/>
            <w:tcBorders>
              <w:top w:val="nil"/>
              <w:left w:val="single" w:sz="4" w:space="0" w:color="auto"/>
              <w:bottom w:val="nil"/>
            </w:tcBorders>
          </w:tcPr>
          <w:p w14:paraId="685CBF41" w14:textId="6BAE921D" w:rsidR="000B5700" w:rsidRPr="00EF5E94" w:rsidRDefault="000B5700" w:rsidP="00EF5E94">
            <w:pPr>
              <w:keepNext/>
              <w:keepLines/>
              <w:spacing w:before="20" w:after="20"/>
              <w:contextualSpacing/>
            </w:pPr>
            <w:r>
              <w:t>1.inf.</w:t>
            </w:r>
          </w:p>
        </w:tc>
        <w:tc>
          <w:tcPr>
            <w:tcW w:w="0" w:type="auto"/>
            <w:tcBorders>
              <w:top w:val="nil"/>
              <w:bottom w:val="nil"/>
              <w:right w:val="single" w:sz="4" w:space="0" w:color="auto"/>
            </w:tcBorders>
          </w:tcPr>
          <w:p w14:paraId="4922046B" w14:textId="23285BB2" w:rsidR="000B5700" w:rsidRPr="00EF5E94" w:rsidRDefault="000B5700" w:rsidP="00EF5E94">
            <w:pPr>
              <w:keepNext/>
              <w:keepLines/>
              <w:spacing w:before="20" w:after="20"/>
              <w:contextualSpacing/>
            </w:pPr>
            <w:r>
              <w:t>itäny</w:t>
            </w:r>
          </w:p>
        </w:tc>
        <w:tc>
          <w:tcPr>
            <w:tcW w:w="0" w:type="auto"/>
            <w:tcBorders>
              <w:top w:val="nil"/>
              <w:left w:val="single" w:sz="4" w:space="0" w:color="auto"/>
              <w:bottom w:val="nil"/>
              <w:right w:val="single" w:sz="4" w:space="0" w:color="auto"/>
            </w:tcBorders>
          </w:tcPr>
          <w:p w14:paraId="0922C820" w14:textId="77777777" w:rsidR="000B5700" w:rsidRPr="00EF5E94" w:rsidRDefault="000B5700" w:rsidP="000B5700">
            <w:pPr>
              <w:spacing w:before="20" w:after="20"/>
              <w:contextualSpacing/>
            </w:pPr>
            <w:r w:rsidRPr="00EF5E94">
              <w:t>partis.perf.</w:t>
            </w:r>
          </w:p>
          <w:p w14:paraId="3910549D" w14:textId="16643185" w:rsidR="000B5700" w:rsidRPr="00EF5E94" w:rsidRDefault="000B5700" w:rsidP="000B5700">
            <w:pPr>
              <w:keepNext/>
              <w:keepLines/>
              <w:spacing w:before="20" w:after="20"/>
              <w:contextualSpacing/>
            </w:pPr>
            <w:r w:rsidRPr="00EF5E94">
              <w:t>sg.nom.</w:t>
            </w:r>
          </w:p>
        </w:tc>
        <w:tc>
          <w:tcPr>
            <w:tcW w:w="0" w:type="auto"/>
            <w:tcBorders>
              <w:top w:val="nil"/>
              <w:left w:val="single" w:sz="4" w:space="0" w:color="auto"/>
              <w:bottom w:val="nil"/>
              <w:right w:val="single" w:sz="4" w:space="0" w:color="auto"/>
            </w:tcBorders>
          </w:tcPr>
          <w:p w14:paraId="428AD969" w14:textId="1CCC7025" w:rsidR="000B5700" w:rsidRPr="00EF5E94" w:rsidRDefault="000B5700" w:rsidP="00EF5E94">
            <w:pPr>
              <w:keepNext/>
              <w:keepLines/>
              <w:spacing w:before="20" w:after="20"/>
              <w:contextualSpacing/>
            </w:pPr>
            <w:r>
              <w:t>ietty</w:t>
            </w:r>
          </w:p>
        </w:tc>
        <w:tc>
          <w:tcPr>
            <w:tcW w:w="0" w:type="auto"/>
            <w:tcBorders>
              <w:top w:val="nil"/>
              <w:left w:val="single" w:sz="4" w:space="0" w:color="auto"/>
              <w:bottom w:val="nil"/>
            </w:tcBorders>
          </w:tcPr>
          <w:p w14:paraId="63C36AD5" w14:textId="3BDD89FB" w:rsidR="000B5700" w:rsidRPr="00EF5E94" w:rsidRDefault="000B5700" w:rsidP="000B5700">
            <w:pPr>
              <w:keepNext/>
              <w:keepLines/>
              <w:spacing w:before="20" w:after="20"/>
              <w:contextualSpacing/>
            </w:pPr>
            <w:r>
              <w:t>pass.partis</w:t>
            </w:r>
            <w:r w:rsidR="002560CD">
              <w:t>.perf</w:t>
            </w:r>
            <w:r>
              <w:t>.</w:t>
            </w:r>
          </w:p>
        </w:tc>
      </w:tr>
      <w:tr w:rsidR="002560CD" w:rsidRPr="00EF5E94" w14:paraId="3A8C9AA3" w14:textId="77777777" w:rsidTr="003C28F2">
        <w:trPr>
          <w:cantSplit/>
        </w:trPr>
        <w:tc>
          <w:tcPr>
            <w:tcW w:w="0" w:type="auto"/>
            <w:vMerge w:val="restart"/>
            <w:tcBorders>
              <w:top w:val="single" w:sz="4" w:space="0" w:color="auto"/>
            </w:tcBorders>
          </w:tcPr>
          <w:p w14:paraId="35DD7216" w14:textId="77777777" w:rsidR="00B11712" w:rsidRPr="00EF5E94" w:rsidRDefault="00B11712" w:rsidP="00DF07BB">
            <w:pPr>
              <w:spacing w:before="20" w:after="20"/>
              <w:contextualSpacing/>
            </w:pPr>
            <w:r w:rsidRPr="00EF5E94">
              <w:t>t : Ø</w:t>
            </w:r>
          </w:p>
        </w:tc>
        <w:tc>
          <w:tcPr>
            <w:tcW w:w="0" w:type="auto"/>
            <w:gridSpan w:val="2"/>
            <w:vMerge w:val="restart"/>
            <w:tcBorders>
              <w:top w:val="single" w:sz="4" w:space="0" w:color="auto"/>
            </w:tcBorders>
          </w:tcPr>
          <w:p w14:paraId="0B6E8DE3" w14:textId="54744E64" w:rsidR="00B11712" w:rsidRPr="00EF5E94" w:rsidRDefault="00B11712" w:rsidP="00DF07BB">
            <w:pPr>
              <w:spacing w:before="20" w:after="20"/>
              <w:contextualSpacing/>
            </w:pPr>
          </w:p>
        </w:tc>
        <w:tc>
          <w:tcPr>
            <w:tcW w:w="0" w:type="auto"/>
            <w:tcBorders>
              <w:top w:val="single" w:sz="4" w:space="0" w:color="auto"/>
              <w:bottom w:val="nil"/>
              <w:right w:val="single" w:sz="4" w:space="0" w:color="auto"/>
            </w:tcBorders>
          </w:tcPr>
          <w:p w14:paraId="2B45F36A" w14:textId="44BA7355" w:rsidR="00B11712" w:rsidRPr="00EF5E94" w:rsidRDefault="00B11712" w:rsidP="00DF07BB">
            <w:pPr>
              <w:spacing w:before="20" w:after="20"/>
              <w:contextualSpacing/>
            </w:pPr>
            <w:r w:rsidRPr="00EF5E94">
              <w:t>tietää</w:t>
            </w:r>
            <w:r w:rsidR="00737CF0">
              <w:t>(t)</w:t>
            </w:r>
            <w:r w:rsidRPr="00EF5E94">
              <w:t xml:space="preserve"> :</w:t>
            </w:r>
          </w:p>
          <w:p w14:paraId="3597FAF5" w14:textId="77777777" w:rsidR="00B11712" w:rsidRPr="00EF5E94" w:rsidRDefault="00B11712" w:rsidP="00DF07BB">
            <w:pPr>
              <w:spacing w:before="20" w:after="20"/>
              <w:contextualSpacing/>
            </w:pPr>
            <w:r w:rsidRPr="00EF5E94">
              <w:t>tietäny</w:t>
            </w:r>
          </w:p>
        </w:tc>
        <w:tc>
          <w:tcPr>
            <w:tcW w:w="0" w:type="auto"/>
            <w:tcBorders>
              <w:top w:val="single" w:sz="4" w:space="0" w:color="auto"/>
              <w:left w:val="single" w:sz="4" w:space="0" w:color="auto"/>
              <w:bottom w:val="nil"/>
              <w:right w:val="single" w:sz="4" w:space="0" w:color="auto"/>
            </w:tcBorders>
          </w:tcPr>
          <w:p w14:paraId="22834D7E" w14:textId="77777777" w:rsidR="00B11712" w:rsidRPr="00EF5E94" w:rsidRDefault="00B11712" w:rsidP="00DF07BB">
            <w:pPr>
              <w:spacing w:before="20" w:after="20"/>
              <w:contextualSpacing/>
            </w:pPr>
            <w:r w:rsidRPr="00EF5E94">
              <w:t>1. inf :</w:t>
            </w:r>
          </w:p>
          <w:p w14:paraId="22408F00" w14:textId="77777777" w:rsidR="00B11712" w:rsidRPr="00EF5E94" w:rsidRDefault="00B11712" w:rsidP="00DF07BB">
            <w:pPr>
              <w:spacing w:before="20" w:after="20"/>
              <w:contextualSpacing/>
            </w:pPr>
            <w:r w:rsidRPr="00EF5E94">
              <w:t>partis.perf.</w:t>
            </w:r>
          </w:p>
          <w:p w14:paraId="21BABDA1" w14:textId="77777777" w:rsidR="00B11712" w:rsidRPr="00EF5E94" w:rsidRDefault="00B11712" w:rsidP="00DF07BB">
            <w:pPr>
              <w:spacing w:before="20" w:after="20"/>
              <w:contextualSpacing/>
            </w:pPr>
            <w:r w:rsidRPr="00EF5E94">
              <w:t>sg.nom.</w:t>
            </w:r>
          </w:p>
        </w:tc>
        <w:tc>
          <w:tcPr>
            <w:tcW w:w="0" w:type="auto"/>
            <w:tcBorders>
              <w:top w:val="single" w:sz="4" w:space="0" w:color="auto"/>
              <w:left w:val="single" w:sz="4" w:space="0" w:color="auto"/>
              <w:bottom w:val="nil"/>
              <w:right w:val="single" w:sz="4" w:space="0" w:color="auto"/>
            </w:tcBorders>
          </w:tcPr>
          <w:p w14:paraId="1409A009" w14:textId="2C0BAC2A" w:rsidR="00B11712" w:rsidRPr="00EF5E94" w:rsidRDefault="00B11712" w:rsidP="00DF07BB">
            <w:pPr>
              <w:spacing w:before="20" w:after="20"/>
              <w:contextualSpacing/>
            </w:pPr>
            <w:r w:rsidRPr="00EF5E94">
              <w:t>ti</w:t>
            </w:r>
            <w:r w:rsidR="000D73E9" w:rsidRPr="00EF5E94">
              <w:t>i</w:t>
            </w:r>
            <w:r w:rsidRPr="00EF5E94">
              <w:t>än</w:t>
            </w:r>
            <w:r w:rsidR="000D73E9" w:rsidRPr="00EF5E94">
              <w:t xml:space="preserve"> </w:t>
            </w:r>
            <w:r w:rsidR="0075485B">
              <w:t>(</w:t>
            </w:r>
            <w:r w:rsidR="000D73E9" w:rsidRPr="00EF5E94">
              <w:t>sic!)</w:t>
            </w:r>
          </w:p>
        </w:tc>
        <w:tc>
          <w:tcPr>
            <w:tcW w:w="0" w:type="auto"/>
            <w:tcBorders>
              <w:top w:val="single" w:sz="4" w:space="0" w:color="auto"/>
              <w:left w:val="single" w:sz="4" w:space="0" w:color="auto"/>
              <w:bottom w:val="nil"/>
            </w:tcBorders>
          </w:tcPr>
          <w:p w14:paraId="504D24E1" w14:textId="7A090CD8" w:rsidR="00B11712" w:rsidRPr="00EF5E94" w:rsidRDefault="00C742E8" w:rsidP="00DF07BB">
            <w:pPr>
              <w:spacing w:before="20" w:after="20"/>
              <w:contextualSpacing/>
            </w:pPr>
            <w:r>
              <w:t>prees</w:t>
            </w:r>
            <w:r w:rsidR="00B11712" w:rsidRPr="00EF5E94">
              <w:t>.</w:t>
            </w:r>
            <w:r w:rsidR="001337F6">
              <w:t>sg1</w:t>
            </w:r>
          </w:p>
        </w:tc>
      </w:tr>
      <w:tr w:rsidR="002560CD" w:rsidRPr="00EF5E94" w14:paraId="14223047" w14:textId="77777777" w:rsidTr="003C28F2">
        <w:trPr>
          <w:cantSplit/>
        </w:trPr>
        <w:tc>
          <w:tcPr>
            <w:tcW w:w="0" w:type="auto"/>
            <w:vMerge/>
          </w:tcPr>
          <w:p w14:paraId="3F154352" w14:textId="77777777" w:rsidR="00B11712" w:rsidRPr="00EF5E94" w:rsidRDefault="00B11712" w:rsidP="00DF07BB">
            <w:pPr>
              <w:spacing w:before="20" w:after="20"/>
              <w:contextualSpacing/>
            </w:pPr>
          </w:p>
        </w:tc>
        <w:tc>
          <w:tcPr>
            <w:tcW w:w="0" w:type="auto"/>
            <w:gridSpan w:val="2"/>
            <w:vMerge/>
          </w:tcPr>
          <w:p w14:paraId="2DC46E0B" w14:textId="77777777" w:rsidR="00B11712" w:rsidRPr="00EF5E94" w:rsidRDefault="00B11712" w:rsidP="00DF07BB">
            <w:pPr>
              <w:spacing w:before="20" w:after="20"/>
              <w:contextualSpacing/>
            </w:pPr>
          </w:p>
        </w:tc>
        <w:tc>
          <w:tcPr>
            <w:tcW w:w="0" w:type="auto"/>
            <w:tcBorders>
              <w:top w:val="nil"/>
              <w:bottom w:val="nil"/>
              <w:right w:val="single" w:sz="4" w:space="0" w:color="auto"/>
            </w:tcBorders>
          </w:tcPr>
          <w:p w14:paraId="63BE59E3" w14:textId="77777777" w:rsidR="00B11712" w:rsidRPr="00EF5E94" w:rsidRDefault="00B11712" w:rsidP="00DF07BB">
            <w:pPr>
              <w:spacing w:before="20" w:after="20"/>
              <w:contextualSpacing/>
            </w:pPr>
            <w:r w:rsidRPr="00EF5E94">
              <w:t>pato :</w:t>
            </w:r>
          </w:p>
          <w:p w14:paraId="188B34A8" w14:textId="77777777" w:rsidR="00B11712" w:rsidRPr="00EF5E94" w:rsidRDefault="00B11712" w:rsidP="00DF07BB">
            <w:pPr>
              <w:spacing w:before="20" w:after="20"/>
              <w:contextualSpacing/>
            </w:pPr>
            <w:r w:rsidRPr="00EF5E94">
              <w:t>patoa</w:t>
            </w:r>
          </w:p>
        </w:tc>
        <w:tc>
          <w:tcPr>
            <w:tcW w:w="0" w:type="auto"/>
            <w:tcBorders>
              <w:top w:val="nil"/>
              <w:left w:val="single" w:sz="4" w:space="0" w:color="auto"/>
              <w:bottom w:val="nil"/>
              <w:right w:val="single" w:sz="4" w:space="0" w:color="auto"/>
            </w:tcBorders>
          </w:tcPr>
          <w:p w14:paraId="2F6FC6AE" w14:textId="77777777" w:rsidR="00B11712" w:rsidRPr="00EF5E94" w:rsidRDefault="00B11712" w:rsidP="00DF07BB">
            <w:pPr>
              <w:spacing w:before="20" w:after="20"/>
              <w:contextualSpacing/>
            </w:pPr>
            <w:r w:rsidRPr="00EF5E94">
              <w:t>sg.nom. :</w:t>
            </w:r>
          </w:p>
          <w:p w14:paraId="6E25DD25" w14:textId="77777777" w:rsidR="00B11712" w:rsidRPr="00EF5E94" w:rsidRDefault="00B11712" w:rsidP="00DF07BB">
            <w:pPr>
              <w:spacing w:before="20" w:after="20"/>
              <w:contextualSpacing/>
            </w:pPr>
            <w:r w:rsidRPr="00EF5E94">
              <w:t>sg.part.</w:t>
            </w:r>
          </w:p>
        </w:tc>
        <w:tc>
          <w:tcPr>
            <w:tcW w:w="0" w:type="auto"/>
            <w:tcBorders>
              <w:top w:val="nil"/>
              <w:left w:val="single" w:sz="4" w:space="0" w:color="auto"/>
              <w:bottom w:val="nil"/>
              <w:right w:val="single" w:sz="4" w:space="0" w:color="auto"/>
            </w:tcBorders>
          </w:tcPr>
          <w:p w14:paraId="3DA1CFC6" w14:textId="77777777" w:rsidR="00B11712" w:rsidRPr="00EF5E94" w:rsidRDefault="00B11712" w:rsidP="00DF07BB">
            <w:pPr>
              <w:spacing w:before="20" w:after="20"/>
              <w:contextualSpacing/>
            </w:pPr>
            <w:r w:rsidRPr="00EF5E94">
              <w:t>paot</w:t>
            </w:r>
          </w:p>
        </w:tc>
        <w:tc>
          <w:tcPr>
            <w:tcW w:w="0" w:type="auto"/>
            <w:tcBorders>
              <w:top w:val="nil"/>
              <w:left w:val="single" w:sz="4" w:space="0" w:color="auto"/>
              <w:bottom w:val="nil"/>
            </w:tcBorders>
          </w:tcPr>
          <w:p w14:paraId="03ACB82C" w14:textId="77777777" w:rsidR="00B11712" w:rsidRPr="00EF5E94" w:rsidRDefault="00B11712" w:rsidP="00DF07BB">
            <w:pPr>
              <w:spacing w:before="20" w:after="20"/>
              <w:contextualSpacing/>
            </w:pPr>
            <w:r w:rsidRPr="00EF5E94">
              <w:t>pl.nom.</w:t>
            </w:r>
          </w:p>
        </w:tc>
      </w:tr>
      <w:tr w:rsidR="002560CD" w:rsidRPr="00EF5E94" w14:paraId="11CE04AF" w14:textId="77777777" w:rsidTr="00067DB1">
        <w:trPr>
          <w:cantSplit/>
        </w:trPr>
        <w:tc>
          <w:tcPr>
            <w:tcW w:w="0" w:type="auto"/>
            <w:vMerge/>
            <w:tcBorders>
              <w:bottom w:val="single" w:sz="4" w:space="0" w:color="auto"/>
            </w:tcBorders>
          </w:tcPr>
          <w:p w14:paraId="7EA2C16C" w14:textId="77777777" w:rsidR="00B11712" w:rsidRPr="00EF5E94" w:rsidRDefault="00B11712" w:rsidP="00DF07BB">
            <w:pPr>
              <w:spacing w:before="20" w:after="20"/>
              <w:contextualSpacing/>
            </w:pPr>
          </w:p>
        </w:tc>
        <w:tc>
          <w:tcPr>
            <w:tcW w:w="0" w:type="auto"/>
            <w:gridSpan w:val="2"/>
            <w:vMerge/>
            <w:tcBorders>
              <w:bottom w:val="single" w:sz="4" w:space="0" w:color="auto"/>
            </w:tcBorders>
          </w:tcPr>
          <w:p w14:paraId="44E33DD3" w14:textId="77777777" w:rsidR="00B11712" w:rsidRPr="00EF5E94" w:rsidRDefault="00B11712" w:rsidP="00DF07BB">
            <w:pPr>
              <w:spacing w:before="20" w:after="20"/>
              <w:contextualSpacing/>
            </w:pPr>
          </w:p>
        </w:tc>
        <w:tc>
          <w:tcPr>
            <w:tcW w:w="0" w:type="auto"/>
            <w:tcBorders>
              <w:top w:val="nil"/>
              <w:bottom w:val="single" w:sz="4" w:space="0" w:color="auto"/>
              <w:right w:val="single" w:sz="4" w:space="0" w:color="auto"/>
            </w:tcBorders>
          </w:tcPr>
          <w:p w14:paraId="5CC7AF94" w14:textId="77777777" w:rsidR="00B11712" w:rsidRPr="00EF5E94" w:rsidRDefault="00B11712" w:rsidP="00DF07BB">
            <w:pPr>
              <w:spacing w:before="20" w:after="20"/>
              <w:contextualSpacing/>
            </w:pPr>
            <w:r w:rsidRPr="00EF5E94">
              <w:t>katoaa :</w:t>
            </w:r>
          </w:p>
          <w:p w14:paraId="73A79821" w14:textId="71D2EAD0" w:rsidR="00B11712" w:rsidRPr="00EF5E94" w:rsidRDefault="00B11712" w:rsidP="00DF07BB">
            <w:pPr>
              <w:spacing w:before="20" w:after="20"/>
              <w:contextualSpacing/>
            </w:pPr>
            <w:r w:rsidRPr="00EF5E94">
              <w:t>katos</w:t>
            </w:r>
          </w:p>
        </w:tc>
        <w:tc>
          <w:tcPr>
            <w:tcW w:w="0" w:type="auto"/>
            <w:tcBorders>
              <w:top w:val="nil"/>
              <w:left w:val="single" w:sz="4" w:space="0" w:color="auto"/>
              <w:bottom w:val="single" w:sz="4" w:space="0" w:color="auto"/>
              <w:right w:val="single" w:sz="4" w:space="0" w:color="auto"/>
            </w:tcBorders>
          </w:tcPr>
          <w:p w14:paraId="7F84223F" w14:textId="482C4872" w:rsidR="00B11712" w:rsidRPr="00EF5E94" w:rsidRDefault="00B11712" w:rsidP="00DF07BB">
            <w:pPr>
              <w:spacing w:before="20" w:after="20"/>
              <w:contextualSpacing/>
            </w:pPr>
            <w:r w:rsidRPr="00EF5E94">
              <w:t>prees.</w:t>
            </w:r>
            <w:r w:rsidR="001337F6">
              <w:t>sg3</w:t>
            </w:r>
            <w:r w:rsidR="005A5DB0">
              <w:t xml:space="preserve"> :</w:t>
            </w:r>
          </w:p>
          <w:p w14:paraId="0B22B942" w14:textId="0D6705E6" w:rsidR="00B11712" w:rsidRPr="00EF5E94" w:rsidRDefault="00B11712" w:rsidP="00DF07BB">
            <w:pPr>
              <w:spacing w:before="20" w:after="20"/>
              <w:contextualSpacing/>
            </w:pPr>
            <w:r w:rsidRPr="00EF5E94">
              <w:t>pret.</w:t>
            </w:r>
            <w:r w:rsidR="001337F6">
              <w:t>sg3</w:t>
            </w:r>
          </w:p>
        </w:tc>
        <w:tc>
          <w:tcPr>
            <w:tcW w:w="0" w:type="auto"/>
            <w:tcBorders>
              <w:top w:val="nil"/>
              <w:left w:val="single" w:sz="4" w:space="0" w:color="auto"/>
              <w:bottom w:val="single" w:sz="4" w:space="0" w:color="auto"/>
              <w:right w:val="single" w:sz="4" w:space="0" w:color="auto"/>
            </w:tcBorders>
          </w:tcPr>
          <w:p w14:paraId="4E29E1E2" w14:textId="77777777" w:rsidR="00B11712" w:rsidRPr="00EF5E94" w:rsidRDefault="00B11712" w:rsidP="00DF07BB">
            <w:pPr>
              <w:spacing w:before="20" w:after="20"/>
              <w:contextualSpacing/>
            </w:pPr>
            <w:r w:rsidRPr="00EF5E94">
              <w:t>kaota</w:t>
            </w:r>
          </w:p>
        </w:tc>
        <w:tc>
          <w:tcPr>
            <w:tcW w:w="0" w:type="auto"/>
            <w:tcBorders>
              <w:top w:val="nil"/>
              <w:left w:val="single" w:sz="4" w:space="0" w:color="auto"/>
              <w:bottom w:val="single" w:sz="4" w:space="0" w:color="auto"/>
            </w:tcBorders>
          </w:tcPr>
          <w:p w14:paraId="37CB6AD3" w14:textId="77777777" w:rsidR="00B11712" w:rsidRPr="00EF5E94" w:rsidRDefault="00B11712" w:rsidP="00DF07BB">
            <w:pPr>
              <w:spacing w:before="20" w:after="20"/>
              <w:contextualSpacing/>
            </w:pPr>
            <w:r w:rsidRPr="00EF5E94">
              <w:t>1.inf.</w:t>
            </w:r>
          </w:p>
        </w:tc>
      </w:tr>
      <w:tr w:rsidR="005A5DB0" w:rsidRPr="00EF5E94" w14:paraId="5C3D9A17" w14:textId="77777777" w:rsidTr="00067DB1">
        <w:trPr>
          <w:cantSplit/>
        </w:trPr>
        <w:tc>
          <w:tcPr>
            <w:tcW w:w="0" w:type="auto"/>
            <w:vMerge w:val="restart"/>
            <w:tcBorders>
              <w:top w:val="nil"/>
            </w:tcBorders>
          </w:tcPr>
          <w:p w14:paraId="279673DC" w14:textId="77777777" w:rsidR="00C742E8" w:rsidRPr="00EF5E94" w:rsidRDefault="00C742E8" w:rsidP="00DF07BB">
            <w:pPr>
              <w:spacing w:before="20" w:after="20"/>
              <w:contextualSpacing/>
            </w:pPr>
            <w:r w:rsidRPr="00EF5E94">
              <w:t>tt : t</w:t>
            </w:r>
          </w:p>
        </w:tc>
        <w:tc>
          <w:tcPr>
            <w:tcW w:w="0" w:type="auto"/>
            <w:tcBorders>
              <w:top w:val="single" w:sz="4" w:space="0" w:color="auto"/>
              <w:bottom w:val="nil"/>
              <w:right w:val="single" w:sz="4" w:space="0" w:color="auto"/>
            </w:tcBorders>
          </w:tcPr>
          <w:p w14:paraId="5686949E" w14:textId="77777777" w:rsidR="00F904D4" w:rsidRDefault="00C742E8" w:rsidP="00DF07BB">
            <w:pPr>
              <w:spacing w:before="20" w:after="20"/>
              <w:contextualSpacing/>
            </w:pPr>
            <w:r w:rsidRPr="00EF5E94">
              <w:t>katto :</w:t>
            </w:r>
          </w:p>
          <w:p w14:paraId="394A2BA3" w14:textId="6E7696DD" w:rsidR="00C742E8" w:rsidRPr="00EF5E94" w:rsidRDefault="00C742E8" w:rsidP="00DF07BB">
            <w:pPr>
              <w:spacing w:before="20" w:after="20"/>
              <w:contextualSpacing/>
            </w:pPr>
            <w:r w:rsidRPr="00EF5E94">
              <w:t>kattoa</w:t>
            </w:r>
          </w:p>
        </w:tc>
        <w:tc>
          <w:tcPr>
            <w:tcW w:w="0" w:type="auto"/>
            <w:tcBorders>
              <w:top w:val="single" w:sz="4" w:space="0" w:color="auto"/>
              <w:left w:val="single" w:sz="4" w:space="0" w:color="auto"/>
              <w:bottom w:val="nil"/>
              <w:right w:val="single" w:sz="4" w:space="0" w:color="auto"/>
            </w:tcBorders>
          </w:tcPr>
          <w:p w14:paraId="1E75053E" w14:textId="77777777" w:rsidR="00F904D4" w:rsidRDefault="00C742E8" w:rsidP="00DF07BB">
            <w:pPr>
              <w:spacing w:before="20" w:after="20"/>
              <w:contextualSpacing/>
            </w:pPr>
            <w:r w:rsidRPr="00EF5E94">
              <w:t>sg.nom. :</w:t>
            </w:r>
          </w:p>
          <w:p w14:paraId="52F8EEEE" w14:textId="040066D1" w:rsidR="00C742E8" w:rsidRPr="00EF5E94" w:rsidRDefault="00C742E8" w:rsidP="00DF07BB">
            <w:pPr>
              <w:spacing w:before="20" w:after="20"/>
              <w:contextualSpacing/>
            </w:pPr>
            <w:r w:rsidRPr="00EF5E94">
              <w:t>sg.part.</w:t>
            </w:r>
          </w:p>
        </w:tc>
        <w:tc>
          <w:tcPr>
            <w:tcW w:w="0" w:type="auto"/>
            <w:tcBorders>
              <w:top w:val="single" w:sz="4" w:space="0" w:color="auto"/>
              <w:left w:val="single" w:sz="4" w:space="0" w:color="auto"/>
              <w:bottom w:val="nil"/>
              <w:right w:val="single" w:sz="4" w:space="0" w:color="auto"/>
            </w:tcBorders>
          </w:tcPr>
          <w:p w14:paraId="32F2F3B5" w14:textId="77777777" w:rsidR="00C742E8" w:rsidRPr="00EF5E94" w:rsidRDefault="00C742E8" w:rsidP="00DF07BB">
            <w:pPr>
              <w:spacing w:before="20" w:after="20"/>
              <w:contextualSpacing/>
            </w:pPr>
            <w:r w:rsidRPr="00EF5E94">
              <w:t>katot</w:t>
            </w:r>
          </w:p>
        </w:tc>
        <w:tc>
          <w:tcPr>
            <w:tcW w:w="0" w:type="auto"/>
            <w:tcBorders>
              <w:top w:val="single" w:sz="4" w:space="0" w:color="auto"/>
              <w:left w:val="single" w:sz="4" w:space="0" w:color="auto"/>
              <w:bottom w:val="nil"/>
            </w:tcBorders>
          </w:tcPr>
          <w:p w14:paraId="2D7C3907" w14:textId="77777777" w:rsidR="00C742E8" w:rsidRPr="00EF5E94" w:rsidRDefault="00C742E8" w:rsidP="00DF07BB">
            <w:pPr>
              <w:spacing w:before="20" w:after="20"/>
              <w:contextualSpacing/>
            </w:pPr>
            <w:r w:rsidRPr="00EF5E94">
              <w:t>pl.nom.</w:t>
            </w:r>
          </w:p>
        </w:tc>
        <w:tc>
          <w:tcPr>
            <w:tcW w:w="0" w:type="auto"/>
            <w:gridSpan w:val="2"/>
            <w:vMerge w:val="restart"/>
            <w:tcBorders>
              <w:top w:val="nil"/>
            </w:tcBorders>
          </w:tcPr>
          <w:p w14:paraId="6FB3B542" w14:textId="77777777" w:rsidR="00C742E8" w:rsidRPr="00EF5E94" w:rsidRDefault="00C742E8" w:rsidP="00DF07BB">
            <w:pPr>
              <w:spacing w:before="20" w:after="20"/>
              <w:contextualSpacing/>
            </w:pPr>
          </w:p>
        </w:tc>
      </w:tr>
      <w:tr w:rsidR="005A5DB0" w:rsidRPr="00EF5E94" w14:paraId="16CDB318" w14:textId="77777777" w:rsidTr="003C28F2">
        <w:trPr>
          <w:cantSplit/>
        </w:trPr>
        <w:tc>
          <w:tcPr>
            <w:tcW w:w="0" w:type="auto"/>
            <w:vMerge/>
            <w:tcBorders>
              <w:bottom w:val="single" w:sz="4" w:space="0" w:color="auto"/>
            </w:tcBorders>
          </w:tcPr>
          <w:p w14:paraId="424D3A99"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27CDDC0C" w14:textId="243305DA" w:rsidR="00C742E8" w:rsidRPr="00EF5E94" w:rsidRDefault="00C742E8" w:rsidP="00DF07BB">
            <w:pPr>
              <w:spacing w:before="20" w:after="20"/>
              <w:contextualSpacing/>
            </w:pPr>
            <w:r w:rsidRPr="00EF5E94">
              <w:t>keittää</w:t>
            </w:r>
            <w:r>
              <w:t>(t)</w:t>
            </w:r>
          </w:p>
        </w:tc>
        <w:tc>
          <w:tcPr>
            <w:tcW w:w="0" w:type="auto"/>
            <w:tcBorders>
              <w:top w:val="nil"/>
              <w:left w:val="single" w:sz="4" w:space="0" w:color="auto"/>
              <w:bottom w:val="single" w:sz="4" w:space="0" w:color="auto"/>
              <w:right w:val="single" w:sz="4" w:space="0" w:color="auto"/>
            </w:tcBorders>
          </w:tcPr>
          <w:p w14:paraId="1F7F7162" w14:textId="77777777" w:rsidR="00C742E8" w:rsidRPr="00EF5E94" w:rsidRDefault="00C742E8" w:rsidP="00DF07BB">
            <w:pPr>
              <w:spacing w:before="20" w:after="20"/>
              <w:contextualSpacing/>
            </w:pPr>
            <w:r w:rsidRPr="00EF5E94">
              <w:t>1.inf.</w:t>
            </w:r>
          </w:p>
        </w:tc>
        <w:tc>
          <w:tcPr>
            <w:tcW w:w="0" w:type="auto"/>
            <w:tcBorders>
              <w:top w:val="nil"/>
              <w:left w:val="single" w:sz="4" w:space="0" w:color="auto"/>
              <w:bottom w:val="single" w:sz="4" w:space="0" w:color="auto"/>
              <w:right w:val="single" w:sz="4" w:space="0" w:color="auto"/>
            </w:tcBorders>
          </w:tcPr>
          <w:p w14:paraId="772D78D7" w14:textId="77777777" w:rsidR="00C742E8" w:rsidRPr="00EF5E94" w:rsidRDefault="00C742E8" w:rsidP="00DF07BB">
            <w:pPr>
              <w:spacing w:before="20" w:after="20"/>
              <w:contextualSpacing/>
            </w:pPr>
            <w:r w:rsidRPr="00EF5E94">
              <w:t>keitän</w:t>
            </w:r>
          </w:p>
        </w:tc>
        <w:tc>
          <w:tcPr>
            <w:tcW w:w="0" w:type="auto"/>
            <w:tcBorders>
              <w:top w:val="nil"/>
              <w:left w:val="single" w:sz="4" w:space="0" w:color="auto"/>
              <w:bottom w:val="single" w:sz="4" w:space="0" w:color="auto"/>
            </w:tcBorders>
          </w:tcPr>
          <w:p w14:paraId="2681D1CF" w14:textId="29136FAA" w:rsidR="00C742E8" w:rsidRPr="00EF5E94" w:rsidRDefault="00C742E8" w:rsidP="00DF07BB">
            <w:pPr>
              <w:spacing w:before="20" w:after="20"/>
              <w:contextualSpacing/>
            </w:pPr>
            <w:r w:rsidRPr="00EF5E94">
              <w:t>prees.</w:t>
            </w:r>
            <w:r w:rsidR="001337F6">
              <w:t>sg1</w:t>
            </w:r>
          </w:p>
        </w:tc>
        <w:tc>
          <w:tcPr>
            <w:tcW w:w="0" w:type="auto"/>
            <w:gridSpan w:val="2"/>
            <w:vMerge/>
            <w:tcBorders>
              <w:bottom w:val="single" w:sz="4" w:space="0" w:color="auto"/>
            </w:tcBorders>
          </w:tcPr>
          <w:p w14:paraId="7BFF9395" w14:textId="77777777" w:rsidR="00C742E8" w:rsidRPr="00EF5E94" w:rsidRDefault="00C742E8" w:rsidP="00DF07BB">
            <w:pPr>
              <w:spacing w:before="20" w:after="20"/>
              <w:contextualSpacing/>
            </w:pPr>
          </w:p>
        </w:tc>
      </w:tr>
      <w:tr w:rsidR="002560CD" w:rsidRPr="00EF5E94" w14:paraId="4C8CD5CC" w14:textId="77777777" w:rsidTr="003C28F2">
        <w:trPr>
          <w:cantSplit/>
        </w:trPr>
        <w:tc>
          <w:tcPr>
            <w:tcW w:w="0" w:type="auto"/>
            <w:vMerge w:val="restart"/>
            <w:tcBorders>
              <w:top w:val="single" w:sz="4" w:space="0" w:color="auto"/>
            </w:tcBorders>
          </w:tcPr>
          <w:p w14:paraId="6C5C4BD9" w14:textId="4FD42BD0" w:rsidR="00C742E8" w:rsidRPr="00EF5E94" w:rsidRDefault="00C742E8" w:rsidP="00DF07BB">
            <w:pPr>
              <w:spacing w:before="20" w:after="20"/>
              <w:contextualSpacing/>
            </w:pPr>
            <w:r w:rsidRPr="00EF5E94">
              <w:t>nt : n</w:t>
            </w:r>
            <w:r>
              <w:t>(</w:t>
            </w:r>
            <w:r w:rsidRPr="00EF5E94">
              <w:t>n)</w:t>
            </w:r>
          </w:p>
        </w:tc>
        <w:tc>
          <w:tcPr>
            <w:tcW w:w="0" w:type="auto"/>
            <w:gridSpan w:val="2"/>
            <w:vMerge w:val="restart"/>
            <w:tcBorders>
              <w:top w:val="single" w:sz="4" w:space="0" w:color="auto"/>
            </w:tcBorders>
          </w:tcPr>
          <w:p w14:paraId="69173FD8" w14:textId="37D9068C" w:rsidR="00C742E8" w:rsidRPr="00EF5E94" w:rsidRDefault="00C742E8" w:rsidP="00DF07BB">
            <w:pPr>
              <w:spacing w:before="20" w:after="20"/>
              <w:contextualSpacing/>
            </w:pPr>
          </w:p>
        </w:tc>
        <w:tc>
          <w:tcPr>
            <w:tcW w:w="0" w:type="auto"/>
            <w:tcBorders>
              <w:top w:val="single" w:sz="4" w:space="0" w:color="auto"/>
              <w:bottom w:val="nil"/>
              <w:right w:val="single" w:sz="4" w:space="0" w:color="auto"/>
            </w:tcBorders>
          </w:tcPr>
          <w:p w14:paraId="3BF937B5" w14:textId="77777777" w:rsidR="00C742E8" w:rsidRPr="00EF5E94" w:rsidRDefault="00C742E8" w:rsidP="00DF07BB">
            <w:pPr>
              <w:spacing w:before="20" w:after="20"/>
              <w:contextualSpacing/>
            </w:pPr>
            <w:r w:rsidRPr="00EF5E94">
              <w:t>ranta :</w:t>
            </w:r>
          </w:p>
          <w:p w14:paraId="62DAE65B" w14:textId="77777777" w:rsidR="00C742E8" w:rsidRPr="00EF5E94" w:rsidRDefault="00C742E8" w:rsidP="00DF07BB">
            <w:pPr>
              <w:spacing w:before="20" w:after="20"/>
              <w:contextualSpacing/>
            </w:pPr>
            <w:r w:rsidRPr="00EF5E94">
              <w:t>rantaa</w:t>
            </w:r>
          </w:p>
        </w:tc>
        <w:tc>
          <w:tcPr>
            <w:tcW w:w="0" w:type="auto"/>
            <w:tcBorders>
              <w:top w:val="single" w:sz="4" w:space="0" w:color="auto"/>
              <w:left w:val="single" w:sz="4" w:space="0" w:color="auto"/>
              <w:bottom w:val="nil"/>
              <w:right w:val="single" w:sz="4" w:space="0" w:color="auto"/>
            </w:tcBorders>
          </w:tcPr>
          <w:p w14:paraId="02C41577" w14:textId="77777777" w:rsidR="00C742E8" w:rsidRPr="00EF5E94" w:rsidRDefault="00C742E8" w:rsidP="00DF07BB">
            <w:pPr>
              <w:spacing w:before="20" w:after="20"/>
              <w:contextualSpacing/>
            </w:pPr>
            <w:r w:rsidRPr="00EF5E94">
              <w:t>sg.nom. :</w:t>
            </w:r>
          </w:p>
          <w:p w14:paraId="377838FE" w14:textId="77777777" w:rsidR="00C742E8" w:rsidRPr="00EF5E94" w:rsidRDefault="00C742E8" w:rsidP="00DF07BB">
            <w:pPr>
              <w:spacing w:before="20" w:after="20"/>
              <w:contextualSpacing/>
            </w:pPr>
            <w:r w:rsidRPr="00EF5E94">
              <w:t>sg.part.</w:t>
            </w:r>
          </w:p>
        </w:tc>
        <w:tc>
          <w:tcPr>
            <w:tcW w:w="0" w:type="auto"/>
            <w:tcBorders>
              <w:top w:val="single" w:sz="4" w:space="0" w:color="auto"/>
              <w:left w:val="single" w:sz="4" w:space="0" w:color="auto"/>
              <w:bottom w:val="nil"/>
              <w:right w:val="single" w:sz="4" w:space="0" w:color="auto"/>
            </w:tcBorders>
          </w:tcPr>
          <w:p w14:paraId="1A2F3C0C" w14:textId="77777777" w:rsidR="00C742E8" w:rsidRPr="00EF5E94" w:rsidRDefault="00C742E8" w:rsidP="00DF07BB">
            <w:pPr>
              <w:spacing w:before="20" w:after="20"/>
              <w:contextualSpacing/>
            </w:pPr>
            <w:r w:rsidRPr="00EF5E94">
              <w:t>rannan</w:t>
            </w:r>
          </w:p>
        </w:tc>
        <w:tc>
          <w:tcPr>
            <w:tcW w:w="0" w:type="auto"/>
            <w:tcBorders>
              <w:top w:val="single" w:sz="4" w:space="0" w:color="auto"/>
              <w:left w:val="single" w:sz="4" w:space="0" w:color="auto"/>
              <w:bottom w:val="nil"/>
            </w:tcBorders>
          </w:tcPr>
          <w:p w14:paraId="211F65B0" w14:textId="77777777" w:rsidR="00C742E8" w:rsidRPr="00EF5E94" w:rsidRDefault="00C742E8" w:rsidP="00DF07BB">
            <w:pPr>
              <w:spacing w:before="20" w:after="20"/>
              <w:contextualSpacing/>
            </w:pPr>
            <w:r w:rsidRPr="00EF5E94">
              <w:t>sg.gen.</w:t>
            </w:r>
          </w:p>
        </w:tc>
      </w:tr>
      <w:tr w:rsidR="002560CD" w:rsidRPr="00EF5E94" w14:paraId="598AD07A" w14:textId="77777777" w:rsidTr="003C28F2">
        <w:trPr>
          <w:cantSplit/>
        </w:trPr>
        <w:tc>
          <w:tcPr>
            <w:tcW w:w="0" w:type="auto"/>
            <w:vMerge/>
          </w:tcPr>
          <w:p w14:paraId="51F2CA2D" w14:textId="77777777" w:rsidR="00C742E8" w:rsidRPr="00EF5E94" w:rsidRDefault="00C742E8" w:rsidP="00DF07BB">
            <w:pPr>
              <w:spacing w:before="20" w:after="20"/>
              <w:contextualSpacing/>
            </w:pPr>
          </w:p>
        </w:tc>
        <w:tc>
          <w:tcPr>
            <w:tcW w:w="0" w:type="auto"/>
            <w:gridSpan w:val="2"/>
            <w:vMerge/>
          </w:tcPr>
          <w:p w14:paraId="26E690B7" w14:textId="62FA8509" w:rsidR="00C742E8" w:rsidRPr="00EF5E94" w:rsidRDefault="00C742E8" w:rsidP="00DF07BB">
            <w:pPr>
              <w:spacing w:before="20" w:after="20"/>
              <w:contextualSpacing/>
            </w:pPr>
          </w:p>
        </w:tc>
        <w:tc>
          <w:tcPr>
            <w:tcW w:w="0" w:type="auto"/>
            <w:tcBorders>
              <w:top w:val="nil"/>
              <w:bottom w:val="nil"/>
              <w:right w:val="single" w:sz="4" w:space="0" w:color="auto"/>
            </w:tcBorders>
          </w:tcPr>
          <w:p w14:paraId="764A7CD7" w14:textId="77777777" w:rsidR="00C742E8" w:rsidRPr="00EF5E94" w:rsidRDefault="00C742E8" w:rsidP="00DF07BB">
            <w:pPr>
              <w:spacing w:before="20" w:after="20"/>
              <w:contextualSpacing/>
            </w:pPr>
            <w:r w:rsidRPr="00EF5E94">
              <w:t>emäntä :</w:t>
            </w:r>
          </w:p>
          <w:p w14:paraId="22A4456F" w14:textId="77777777" w:rsidR="00C742E8" w:rsidRPr="00EF5E94" w:rsidRDefault="00C742E8" w:rsidP="00DF07BB">
            <w:pPr>
              <w:spacing w:before="20" w:after="20"/>
              <w:contextualSpacing/>
            </w:pPr>
            <w:r w:rsidRPr="00EF5E94">
              <w:t>emäntää</w:t>
            </w:r>
          </w:p>
        </w:tc>
        <w:tc>
          <w:tcPr>
            <w:tcW w:w="0" w:type="auto"/>
            <w:tcBorders>
              <w:top w:val="nil"/>
              <w:left w:val="single" w:sz="4" w:space="0" w:color="auto"/>
              <w:bottom w:val="nil"/>
              <w:right w:val="single" w:sz="4" w:space="0" w:color="auto"/>
            </w:tcBorders>
          </w:tcPr>
          <w:p w14:paraId="13087A96" w14:textId="77777777" w:rsidR="00C742E8" w:rsidRPr="00EF5E94" w:rsidRDefault="00C742E8" w:rsidP="00DF07BB">
            <w:pPr>
              <w:spacing w:before="20" w:after="20"/>
              <w:contextualSpacing/>
            </w:pPr>
            <w:r w:rsidRPr="00EF5E94">
              <w:t>sg.nom. :</w:t>
            </w:r>
          </w:p>
          <w:p w14:paraId="47537601" w14:textId="77777777" w:rsidR="00C742E8" w:rsidRPr="00EF5E94" w:rsidRDefault="00C742E8" w:rsidP="00DF07BB">
            <w:pPr>
              <w:spacing w:before="20" w:after="20"/>
              <w:contextualSpacing/>
            </w:pPr>
            <w:r w:rsidRPr="00EF5E94">
              <w:t>sg.part.</w:t>
            </w:r>
          </w:p>
        </w:tc>
        <w:tc>
          <w:tcPr>
            <w:tcW w:w="0" w:type="auto"/>
            <w:tcBorders>
              <w:top w:val="nil"/>
              <w:left w:val="single" w:sz="4" w:space="0" w:color="auto"/>
              <w:bottom w:val="nil"/>
              <w:right w:val="single" w:sz="4" w:space="0" w:color="auto"/>
            </w:tcBorders>
          </w:tcPr>
          <w:p w14:paraId="67E2CFF7" w14:textId="77777777" w:rsidR="00C742E8" w:rsidRPr="00EF5E94" w:rsidRDefault="00C742E8" w:rsidP="00DF07BB">
            <w:pPr>
              <w:spacing w:before="20" w:after="20"/>
              <w:contextualSpacing/>
            </w:pPr>
            <w:r w:rsidRPr="00EF5E94">
              <w:t>emänän</w:t>
            </w:r>
          </w:p>
        </w:tc>
        <w:tc>
          <w:tcPr>
            <w:tcW w:w="0" w:type="auto"/>
            <w:tcBorders>
              <w:top w:val="nil"/>
              <w:left w:val="single" w:sz="4" w:space="0" w:color="auto"/>
              <w:bottom w:val="nil"/>
            </w:tcBorders>
          </w:tcPr>
          <w:p w14:paraId="03511B23" w14:textId="77777777" w:rsidR="00C742E8" w:rsidRPr="00EF5E94" w:rsidRDefault="00C742E8" w:rsidP="00DF07BB">
            <w:pPr>
              <w:spacing w:before="20" w:after="20"/>
              <w:contextualSpacing/>
            </w:pPr>
            <w:r w:rsidRPr="00EF5E94">
              <w:t>sg.gen.</w:t>
            </w:r>
          </w:p>
        </w:tc>
      </w:tr>
      <w:tr w:rsidR="002560CD" w:rsidRPr="00EF5E94" w14:paraId="02F9637E" w14:textId="77777777" w:rsidTr="003C28F2">
        <w:trPr>
          <w:cantSplit/>
        </w:trPr>
        <w:tc>
          <w:tcPr>
            <w:tcW w:w="0" w:type="auto"/>
            <w:vMerge/>
            <w:tcBorders>
              <w:bottom w:val="single" w:sz="4" w:space="0" w:color="auto"/>
            </w:tcBorders>
          </w:tcPr>
          <w:p w14:paraId="3D6CAC18" w14:textId="77777777" w:rsidR="00C742E8" w:rsidRPr="00EF5E94" w:rsidRDefault="00C742E8" w:rsidP="00DF07BB">
            <w:pPr>
              <w:spacing w:before="20" w:after="20"/>
              <w:contextualSpacing/>
            </w:pPr>
          </w:p>
        </w:tc>
        <w:tc>
          <w:tcPr>
            <w:tcW w:w="0" w:type="auto"/>
            <w:gridSpan w:val="2"/>
            <w:vMerge/>
            <w:tcBorders>
              <w:bottom w:val="single" w:sz="4" w:space="0" w:color="auto"/>
            </w:tcBorders>
          </w:tcPr>
          <w:p w14:paraId="2876AB38" w14:textId="77777777" w:rsidR="00C742E8" w:rsidRPr="00EF5E94" w:rsidRDefault="00C742E8" w:rsidP="00DF07BB">
            <w:pPr>
              <w:spacing w:before="20" w:after="20"/>
              <w:contextualSpacing/>
            </w:pPr>
          </w:p>
        </w:tc>
        <w:tc>
          <w:tcPr>
            <w:tcW w:w="0" w:type="auto"/>
            <w:tcBorders>
              <w:top w:val="nil"/>
              <w:bottom w:val="single" w:sz="4" w:space="0" w:color="auto"/>
              <w:right w:val="single" w:sz="4" w:space="0" w:color="auto"/>
            </w:tcBorders>
          </w:tcPr>
          <w:p w14:paraId="6B935A68" w14:textId="0CF03623" w:rsidR="00C742E8" w:rsidRPr="00EF5E94" w:rsidRDefault="00C742E8" w:rsidP="00DF07BB">
            <w:pPr>
              <w:spacing w:before="20" w:after="20"/>
              <w:contextualSpacing/>
            </w:pPr>
            <w:r w:rsidRPr="00EF5E94">
              <w:t>lentää</w:t>
            </w:r>
            <w:r>
              <w:t>(t)</w:t>
            </w:r>
            <w:r w:rsidRPr="00EF5E94">
              <w:t xml:space="preserve"> :</w:t>
            </w:r>
          </w:p>
          <w:p w14:paraId="0F004A89" w14:textId="77777777" w:rsidR="00C742E8" w:rsidRPr="00EF5E94" w:rsidRDefault="00C742E8" w:rsidP="00DF07BB">
            <w:pPr>
              <w:spacing w:before="20" w:after="20"/>
              <w:contextualSpacing/>
            </w:pPr>
            <w:r w:rsidRPr="00EF5E94">
              <w:t>lentäny</w:t>
            </w:r>
          </w:p>
        </w:tc>
        <w:tc>
          <w:tcPr>
            <w:tcW w:w="0" w:type="auto"/>
            <w:tcBorders>
              <w:top w:val="nil"/>
              <w:left w:val="single" w:sz="4" w:space="0" w:color="auto"/>
              <w:bottom w:val="single" w:sz="4" w:space="0" w:color="auto"/>
              <w:right w:val="single" w:sz="4" w:space="0" w:color="auto"/>
            </w:tcBorders>
          </w:tcPr>
          <w:p w14:paraId="19381BE6" w14:textId="3C0C8A8E" w:rsidR="00C742E8" w:rsidRPr="00EF5E94" w:rsidRDefault="00C742E8" w:rsidP="00DF07BB">
            <w:pPr>
              <w:spacing w:before="20" w:after="20"/>
              <w:contextualSpacing/>
            </w:pPr>
            <w:r>
              <w:t>1.inf.</w:t>
            </w:r>
            <w:r w:rsidR="005A5DB0">
              <w:t xml:space="preserve"> :</w:t>
            </w:r>
          </w:p>
          <w:p w14:paraId="539A5147" w14:textId="77777777" w:rsidR="009C3C0C" w:rsidRDefault="00C742E8" w:rsidP="00DF07BB">
            <w:pPr>
              <w:spacing w:before="20" w:after="20"/>
              <w:contextualSpacing/>
            </w:pPr>
            <w:r w:rsidRPr="00EF5E94">
              <w:t>partis.perf.</w:t>
            </w:r>
          </w:p>
          <w:p w14:paraId="18930DE4" w14:textId="622CEAC8" w:rsidR="00C742E8" w:rsidRPr="00EF5E94" w:rsidRDefault="009C3C0C" w:rsidP="00DF07BB">
            <w:pPr>
              <w:spacing w:before="20" w:after="20"/>
              <w:contextualSpacing/>
            </w:pPr>
            <w:r>
              <w:t>sg.nom.</w:t>
            </w:r>
          </w:p>
        </w:tc>
        <w:tc>
          <w:tcPr>
            <w:tcW w:w="0" w:type="auto"/>
            <w:tcBorders>
              <w:top w:val="nil"/>
              <w:left w:val="single" w:sz="4" w:space="0" w:color="auto"/>
              <w:bottom w:val="single" w:sz="4" w:space="0" w:color="auto"/>
              <w:right w:val="single" w:sz="4" w:space="0" w:color="auto"/>
            </w:tcBorders>
          </w:tcPr>
          <w:p w14:paraId="5C88944E" w14:textId="77777777" w:rsidR="00C742E8" w:rsidRPr="00EF5E94" w:rsidRDefault="00C742E8" w:rsidP="00DF07BB">
            <w:pPr>
              <w:spacing w:before="20" w:after="20"/>
              <w:contextualSpacing/>
            </w:pPr>
            <w:r w:rsidRPr="00EF5E94">
              <w:t>lennän</w:t>
            </w:r>
          </w:p>
        </w:tc>
        <w:tc>
          <w:tcPr>
            <w:tcW w:w="0" w:type="auto"/>
            <w:tcBorders>
              <w:top w:val="nil"/>
              <w:left w:val="single" w:sz="4" w:space="0" w:color="auto"/>
              <w:bottom w:val="single" w:sz="4" w:space="0" w:color="auto"/>
            </w:tcBorders>
          </w:tcPr>
          <w:p w14:paraId="7EAE622D" w14:textId="10C28256" w:rsidR="00C742E8" w:rsidRPr="00EF5E94" w:rsidRDefault="00C742E8" w:rsidP="00DF07BB">
            <w:pPr>
              <w:spacing w:before="20" w:after="20"/>
              <w:contextualSpacing/>
            </w:pPr>
            <w:r w:rsidRPr="00EF5E94">
              <w:t>prees.</w:t>
            </w:r>
            <w:r w:rsidR="001337F6">
              <w:t>sg1</w:t>
            </w:r>
          </w:p>
        </w:tc>
      </w:tr>
      <w:tr w:rsidR="005A5DB0" w:rsidRPr="00EF5E94" w14:paraId="1BC8E2BF" w14:textId="77777777" w:rsidTr="003C28F2">
        <w:trPr>
          <w:cantSplit/>
        </w:trPr>
        <w:tc>
          <w:tcPr>
            <w:tcW w:w="0" w:type="auto"/>
            <w:tcBorders>
              <w:top w:val="single" w:sz="4" w:space="0" w:color="auto"/>
              <w:bottom w:val="single" w:sz="4" w:space="0" w:color="auto"/>
            </w:tcBorders>
          </w:tcPr>
          <w:p w14:paraId="346A9817" w14:textId="77777777" w:rsidR="009C3C0C" w:rsidRPr="00EF5E94" w:rsidRDefault="009C3C0C" w:rsidP="00DF07BB">
            <w:pPr>
              <w:spacing w:before="20" w:after="20"/>
              <w:contextualSpacing/>
            </w:pPr>
            <w:r w:rsidRPr="00EF5E94">
              <w:t>ntt : nt</w:t>
            </w:r>
          </w:p>
        </w:tc>
        <w:tc>
          <w:tcPr>
            <w:tcW w:w="0" w:type="auto"/>
            <w:tcBorders>
              <w:top w:val="single" w:sz="4" w:space="0" w:color="auto"/>
              <w:bottom w:val="single" w:sz="4" w:space="0" w:color="auto"/>
              <w:right w:val="single" w:sz="4" w:space="0" w:color="auto"/>
            </w:tcBorders>
          </w:tcPr>
          <w:p w14:paraId="7859707D" w14:textId="77777777" w:rsidR="009C3C0C" w:rsidRPr="00EF5E94" w:rsidRDefault="009C3C0C" w:rsidP="00DF07BB">
            <w:pPr>
              <w:spacing w:before="20" w:after="20"/>
              <w:contextualSpacing/>
            </w:pPr>
            <w:r w:rsidRPr="00EF5E94">
              <w:t>kontti :</w:t>
            </w:r>
          </w:p>
          <w:p w14:paraId="1A3D5CDB" w14:textId="77777777" w:rsidR="009C3C0C" w:rsidRPr="00EF5E94" w:rsidRDefault="009C3C0C" w:rsidP="00DF07BB">
            <w:pPr>
              <w:spacing w:before="20" w:after="20"/>
              <w:contextualSpacing/>
            </w:pPr>
            <w:r w:rsidRPr="00EF5E94">
              <w:t>konttia</w:t>
            </w:r>
          </w:p>
        </w:tc>
        <w:tc>
          <w:tcPr>
            <w:tcW w:w="0" w:type="auto"/>
            <w:tcBorders>
              <w:top w:val="single" w:sz="4" w:space="0" w:color="auto"/>
              <w:left w:val="single" w:sz="4" w:space="0" w:color="auto"/>
              <w:bottom w:val="single" w:sz="4" w:space="0" w:color="auto"/>
              <w:right w:val="single" w:sz="4" w:space="0" w:color="auto"/>
            </w:tcBorders>
          </w:tcPr>
          <w:p w14:paraId="3F1FF156" w14:textId="77777777" w:rsidR="009C3C0C" w:rsidRPr="00EF5E94" w:rsidRDefault="009C3C0C" w:rsidP="00DF07BB">
            <w:pPr>
              <w:spacing w:before="20" w:after="20"/>
              <w:contextualSpacing/>
            </w:pPr>
            <w:r w:rsidRPr="00EF5E94">
              <w:t>sg.nom.:</w:t>
            </w:r>
          </w:p>
          <w:p w14:paraId="477A376D" w14:textId="17E09D63" w:rsidR="009C3C0C" w:rsidRPr="00EF5E94" w:rsidRDefault="009C3C0C" w:rsidP="00DF07BB">
            <w:pPr>
              <w:spacing w:before="20" w:after="20"/>
              <w:contextualSpacing/>
            </w:pPr>
            <w:r>
              <w:t>sg./pl.part.</w:t>
            </w:r>
          </w:p>
        </w:tc>
        <w:tc>
          <w:tcPr>
            <w:tcW w:w="0" w:type="auto"/>
            <w:tcBorders>
              <w:top w:val="single" w:sz="4" w:space="0" w:color="auto"/>
              <w:left w:val="single" w:sz="4" w:space="0" w:color="auto"/>
              <w:bottom w:val="single" w:sz="4" w:space="0" w:color="auto"/>
              <w:right w:val="single" w:sz="4" w:space="0" w:color="auto"/>
            </w:tcBorders>
          </w:tcPr>
          <w:p w14:paraId="36AD1981" w14:textId="77777777" w:rsidR="009C3C0C" w:rsidRPr="00EF5E94" w:rsidRDefault="009C3C0C" w:rsidP="00DF07BB">
            <w:pPr>
              <w:spacing w:before="20" w:after="20"/>
              <w:contextualSpacing/>
            </w:pPr>
            <w:r w:rsidRPr="00EF5E94">
              <w:t>kontit</w:t>
            </w:r>
          </w:p>
        </w:tc>
        <w:tc>
          <w:tcPr>
            <w:tcW w:w="0" w:type="auto"/>
            <w:tcBorders>
              <w:top w:val="single" w:sz="4" w:space="0" w:color="auto"/>
              <w:left w:val="single" w:sz="4" w:space="0" w:color="auto"/>
              <w:bottom w:val="single" w:sz="4" w:space="0" w:color="auto"/>
            </w:tcBorders>
          </w:tcPr>
          <w:p w14:paraId="29B83997" w14:textId="77777777" w:rsidR="009C3C0C" w:rsidRPr="00EF5E94" w:rsidRDefault="009C3C0C" w:rsidP="00DF07BB">
            <w:pPr>
              <w:spacing w:before="20" w:after="20"/>
              <w:contextualSpacing/>
            </w:pPr>
            <w:r w:rsidRPr="00EF5E94">
              <w:t>pl.nom.</w:t>
            </w:r>
          </w:p>
        </w:tc>
        <w:tc>
          <w:tcPr>
            <w:tcW w:w="0" w:type="auto"/>
            <w:gridSpan w:val="2"/>
            <w:tcBorders>
              <w:top w:val="single" w:sz="4" w:space="0" w:color="auto"/>
              <w:bottom w:val="single" w:sz="4" w:space="0" w:color="auto"/>
            </w:tcBorders>
          </w:tcPr>
          <w:p w14:paraId="01A7C1F7" w14:textId="77777777" w:rsidR="009C3C0C" w:rsidRPr="00EF5E94" w:rsidRDefault="009C3C0C" w:rsidP="00DF07BB">
            <w:pPr>
              <w:spacing w:before="20" w:after="20"/>
              <w:contextualSpacing/>
            </w:pPr>
          </w:p>
        </w:tc>
      </w:tr>
      <w:tr w:rsidR="002560CD" w:rsidRPr="00EF5E94" w14:paraId="58FB80A8" w14:textId="77777777" w:rsidTr="003C28F2">
        <w:trPr>
          <w:cantSplit/>
        </w:trPr>
        <w:tc>
          <w:tcPr>
            <w:tcW w:w="0" w:type="auto"/>
            <w:vMerge w:val="restart"/>
            <w:tcBorders>
              <w:top w:val="single" w:sz="4" w:space="0" w:color="auto"/>
            </w:tcBorders>
          </w:tcPr>
          <w:p w14:paraId="04AF6DD7" w14:textId="6B579C21" w:rsidR="009C3C0C" w:rsidRPr="00EF5E94" w:rsidRDefault="009C3C0C" w:rsidP="00DF07BB">
            <w:pPr>
              <w:spacing w:before="20" w:after="20"/>
              <w:contextualSpacing/>
            </w:pPr>
            <w:r w:rsidRPr="00EF5E94">
              <w:t>rt : r</w:t>
            </w:r>
            <w:r>
              <w:t>(</w:t>
            </w:r>
            <w:r w:rsidRPr="00EF5E94">
              <w:t>r)</w:t>
            </w:r>
          </w:p>
        </w:tc>
        <w:tc>
          <w:tcPr>
            <w:tcW w:w="0" w:type="auto"/>
            <w:gridSpan w:val="2"/>
            <w:vMerge w:val="restart"/>
            <w:tcBorders>
              <w:top w:val="single" w:sz="4" w:space="0" w:color="auto"/>
            </w:tcBorders>
          </w:tcPr>
          <w:p w14:paraId="2C1FCC1F" w14:textId="77777777" w:rsidR="009C3C0C" w:rsidRPr="00EF5E94" w:rsidRDefault="009C3C0C" w:rsidP="00DF07BB">
            <w:pPr>
              <w:spacing w:before="20" w:after="20"/>
              <w:contextualSpacing/>
            </w:pPr>
          </w:p>
        </w:tc>
        <w:tc>
          <w:tcPr>
            <w:tcW w:w="0" w:type="auto"/>
            <w:tcBorders>
              <w:top w:val="single" w:sz="4" w:space="0" w:color="auto"/>
              <w:bottom w:val="nil"/>
              <w:right w:val="single" w:sz="4" w:space="0" w:color="auto"/>
            </w:tcBorders>
          </w:tcPr>
          <w:p w14:paraId="5AE694BB" w14:textId="76598E17" w:rsidR="009C3C0C" w:rsidRPr="00EF5E94" w:rsidRDefault="009C3C0C" w:rsidP="00DF07BB">
            <w:pPr>
              <w:spacing w:before="20" w:after="20"/>
              <w:contextualSpacing/>
            </w:pPr>
            <w:r w:rsidRPr="00EF5E94">
              <w:t>siirtyä</w:t>
            </w:r>
            <w:r>
              <w:t>(t)</w:t>
            </w:r>
            <w:r w:rsidRPr="00EF5E94">
              <w:t xml:space="preserve"> :</w:t>
            </w:r>
          </w:p>
          <w:p w14:paraId="5AE4B11C" w14:textId="77777777" w:rsidR="009C3C0C" w:rsidRPr="00EF5E94" w:rsidRDefault="009C3C0C" w:rsidP="00DF07BB">
            <w:pPr>
              <w:spacing w:before="20" w:after="20"/>
              <w:contextualSpacing/>
            </w:pPr>
            <w:r w:rsidRPr="00EF5E94">
              <w:t>siirtyny</w:t>
            </w:r>
          </w:p>
        </w:tc>
        <w:tc>
          <w:tcPr>
            <w:tcW w:w="0" w:type="auto"/>
            <w:tcBorders>
              <w:top w:val="single" w:sz="4" w:space="0" w:color="auto"/>
              <w:left w:val="single" w:sz="4" w:space="0" w:color="auto"/>
              <w:bottom w:val="nil"/>
              <w:right w:val="single" w:sz="4" w:space="0" w:color="auto"/>
            </w:tcBorders>
          </w:tcPr>
          <w:p w14:paraId="126B5D96" w14:textId="22EEBE70" w:rsidR="009C3C0C" w:rsidRPr="00EF5E94" w:rsidRDefault="009C3C0C" w:rsidP="00DF07BB">
            <w:pPr>
              <w:spacing w:before="20" w:after="20"/>
              <w:contextualSpacing/>
            </w:pPr>
            <w:r>
              <w:t>1.inf.</w:t>
            </w:r>
            <w:r w:rsidR="005A5DB0">
              <w:t xml:space="preserve"> :</w:t>
            </w:r>
          </w:p>
          <w:p w14:paraId="3BF1F1E0" w14:textId="77777777" w:rsidR="009C3C0C" w:rsidRPr="00EF5E94" w:rsidRDefault="009C3C0C" w:rsidP="00DF07BB">
            <w:pPr>
              <w:spacing w:before="20" w:after="20"/>
              <w:contextualSpacing/>
            </w:pPr>
            <w:r w:rsidRPr="00EF5E94">
              <w:t>partis.perf.</w:t>
            </w:r>
          </w:p>
        </w:tc>
        <w:tc>
          <w:tcPr>
            <w:tcW w:w="0" w:type="auto"/>
            <w:tcBorders>
              <w:top w:val="single" w:sz="4" w:space="0" w:color="auto"/>
              <w:left w:val="single" w:sz="4" w:space="0" w:color="auto"/>
              <w:bottom w:val="nil"/>
              <w:right w:val="single" w:sz="4" w:space="0" w:color="auto"/>
            </w:tcBorders>
          </w:tcPr>
          <w:p w14:paraId="4BD8E28F" w14:textId="77777777" w:rsidR="009C3C0C" w:rsidRPr="00EF5E94" w:rsidRDefault="009C3C0C" w:rsidP="00DF07BB">
            <w:pPr>
              <w:spacing w:before="20" w:after="20"/>
              <w:contextualSpacing/>
            </w:pPr>
            <w:r w:rsidRPr="00EF5E94">
              <w:t>siiryn</w:t>
            </w:r>
          </w:p>
        </w:tc>
        <w:tc>
          <w:tcPr>
            <w:tcW w:w="0" w:type="auto"/>
            <w:tcBorders>
              <w:top w:val="single" w:sz="4" w:space="0" w:color="auto"/>
              <w:left w:val="single" w:sz="4" w:space="0" w:color="auto"/>
              <w:bottom w:val="nil"/>
            </w:tcBorders>
          </w:tcPr>
          <w:p w14:paraId="5A786D07" w14:textId="0346F38B" w:rsidR="009C3C0C" w:rsidRPr="00EF5E94" w:rsidRDefault="009C3C0C" w:rsidP="00DF07BB">
            <w:pPr>
              <w:spacing w:before="20" w:after="20"/>
              <w:contextualSpacing/>
            </w:pPr>
            <w:r w:rsidRPr="00EF5E94">
              <w:t>prees.</w:t>
            </w:r>
            <w:r w:rsidR="001337F6">
              <w:t>sg1</w:t>
            </w:r>
          </w:p>
        </w:tc>
      </w:tr>
      <w:tr w:rsidR="002560CD" w:rsidRPr="00EF5E94" w14:paraId="604D7922" w14:textId="77777777" w:rsidTr="00067DB1">
        <w:trPr>
          <w:cantSplit/>
        </w:trPr>
        <w:tc>
          <w:tcPr>
            <w:tcW w:w="0" w:type="auto"/>
            <w:vMerge/>
            <w:tcBorders>
              <w:bottom w:val="single" w:sz="4" w:space="0" w:color="auto"/>
            </w:tcBorders>
          </w:tcPr>
          <w:p w14:paraId="43838213" w14:textId="77777777" w:rsidR="009C3C0C" w:rsidRPr="00EF5E94" w:rsidRDefault="009C3C0C" w:rsidP="00DF07BB">
            <w:pPr>
              <w:spacing w:before="20" w:after="20"/>
              <w:contextualSpacing/>
            </w:pPr>
          </w:p>
        </w:tc>
        <w:tc>
          <w:tcPr>
            <w:tcW w:w="0" w:type="auto"/>
            <w:gridSpan w:val="2"/>
            <w:vMerge/>
            <w:tcBorders>
              <w:bottom w:val="single" w:sz="4" w:space="0" w:color="auto"/>
            </w:tcBorders>
          </w:tcPr>
          <w:p w14:paraId="5C729BF6" w14:textId="77777777" w:rsidR="009C3C0C" w:rsidRPr="00EF5E94" w:rsidRDefault="009C3C0C" w:rsidP="00DF07BB">
            <w:pPr>
              <w:spacing w:before="20" w:after="20"/>
              <w:contextualSpacing/>
            </w:pPr>
          </w:p>
        </w:tc>
        <w:tc>
          <w:tcPr>
            <w:tcW w:w="0" w:type="auto"/>
            <w:tcBorders>
              <w:top w:val="nil"/>
              <w:bottom w:val="single" w:sz="4" w:space="0" w:color="auto"/>
              <w:right w:val="single" w:sz="4" w:space="0" w:color="auto"/>
            </w:tcBorders>
          </w:tcPr>
          <w:p w14:paraId="33D608FB" w14:textId="77777777" w:rsidR="009C3C0C" w:rsidRPr="00EF5E94" w:rsidRDefault="009C3C0C" w:rsidP="00DF07BB">
            <w:pPr>
              <w:spacing w:before="20" w:after="20"/>
              <w:contextualSpacing/>
            </w:pPr>
            <w:r w:rsidRPr="00EF5E94">
              <w:t>parta :</w:t>
            </w:r>
          </w:p>
          <w:p w14:paraId="35234C24" w14:textId="77777777" w:rsidR="009C3C0C" w:rsidRPr="00EF5E94" w:rsidRDefault="009C3C0C" w:rsidP="00DF07BB">
            <w:pPr>
              <w:spacing w:before="20" w:after="20"/>
              <w:contextualSpacing/>
            </w:pPr>
            <w:r w:rsidRPr="00EF5E94">
              <w:t>partaa</w:t>
            </w:r>
          </w:p>
        </w:tc>
        <w:tc>
          <w:tcPr>
            <w:tcW w:w="0" w:type="auto"/>
            <w:tcBorders>
              <w:top w:val="nil"/>
              <w:left w:val="single" w:sz="4" w:space="0" w:color="auto"/>
              <w:bottom w:val="single" w:sz="4" w:space="0" w:color="auto"/>
              <w:right w:val="single" w:sz="4" w:space="0" w:color="auto"/>
            </w:tcBorders>
          </w:tcPr>
          <w:p w14:paraId="262CDB72" w14:textId="77777777" w:rsidR="009C3C0C" w:rsidRPr="00EF5E94" w:rsidRDefault="009C3C0C" w:rsidP="00DF07BB">
            <w:pPr>
              <w:spacing w:before="20" w:after="20"/>
              <w:contextualSpacing/>
            </w:pPr>
            <w:r w:rsidRPr="00EF5E94">
              <w:t>sg.nom. :</w:t>
            </w:r>
          </w:p>
          <w:p w14:paraId="21EB5A24" w14:textId="77777777" w:rsidR="009C3C0C" w:rsidRPr="00EF5E94" w:rsidRDefault="009C3C0C" w:rsidP="00DF07BB">
            <w:pPr>
              <w:spacing w:before="20" w:after="20"/>
              <w:contextualSpacing/>
            </w:pPr>
            <w:r w:rsidRPr="00EF5E94">
              <w:t>sg.part.</w:t>
            </w:r>
          </w:p>
        </w:tc>
        <w:tc>
          <w:tcPr>
            <w:tcW w:w="0" w:type="auto"/>
            <w:tcBorders>
              <w:top w:val="nil"/>
              <w:left w:val="single" w:sz="4" w:space="0" w:color="auto"/>
              <w:bottom w:val="single" w:sz="4" w:space="0" w:color="auto"/>
              <w:right w:val="single" w:sz="4" w:space="0" w:color="auto"/>
            </w:tcBorders>
          </w:tcPr>
          <w:p w14:paraId="5CEDD39E" w14:textId="77777777" w:rsidR="009C3C0C" w:rsidRPr="00EF5E94" w:rsidRDefault="009C3C0C" w:rsidP="00DF07BB">
            <w:pPr>
              <w:spacing w:before="20" w:after="20"/>
              <w:contextualSpacing/>
            </w:pPr>
            <w:r w:rsidRPr="00EF5E94">
              <w:t>parran</w:t>
            </w:r>
          </w:p>
        </w:tc>
        <w:tc>
          <w:tcPr>
            <w:tcW w:w="0" w:type="auto"/>
            <w:tcBorders>
              <w:top w:val="nil"/>
              <w:left w:val="single" w:sz="4" w:space="0" w:color="auto"/>
              <w:bottom w:val="single" w:sz="4" w:space="0" w:color="auto"/>
            </w:tcBorders>
          </w:tcPr>
          <w:p w14:paraId="2ADC4B9C" w14:textId="77777777" w:rsidR="009C3C0C" w:rsidRPr="00EF5E94" w:rsidRDefault="009C3C0C" w:rsidP="00DF07BB">
            <w:pPr>
              <w:spacing w:before="20" w:after="20"/>
              <w:contextualSpacing/>
            </w:pPr>
            <w:r w:rsidRPr="00EF5E94">
              <w:t>sg.gen.</w:t>
            </w:r>
          </w:p>
        </w:tc>
      </w:tr>
      <w:tr w:rsidR="00067DB1" w:rsidRPr="00EF5E94" w14:paraId="7E554358" w14:textId="77777777" w:rsidTr="00067DB1">
        <w:trPr>
          <w:cantSplit/>
        </w:trPr>
        <w:tc>
          <w:tcPr>
            <w:tcW w:w="0" w:type="auto"/>
            <w:tcBorders>
              <w:bottom w:val="single" w:sz="4" w:space="0" w:color="auto"/>
            </w:tcBorders>
          </w:tcPr>
          <w:p w14:paraId="172D08E9" w14:textId="77777777" w:rsidR="00067DB1" w:rsidRPr="00EF5E94" w:rsidRDefault="00067DB1" w:rsidP="00DF07BB">
            <w:pPr>
              <w:spacing w:before="20" w:after="20"/>
              <w:contextualSpacing/>
            </w:pPr>
            <w:r w:rsidRPr="00EF5E94">
              <w:t xml:space="preserve">rtt : rt </w:t>
            </w:r>
          </w:p>
        </w:tc>
        <w:tc>
          <w:tcPr>
            <w:tcW w:w="0" w:type="auto"/>
            <w:tcBorders>
              <w:bottom w:val="single" w:sz="4" w:space="0" w:color="auto"/>
              <w:right w:val="single" w:sz="4" w:space="0" w:color="auto"/>
            </w:tcBorders>
          </w:tcPr>
          <w:p w14:paraId="41F0A669" w14:textId="77777777" w:rsidR="00067DB1" w:rsidRDefault="00067DB1" w:rsidP="00DF07BB">
            <w:pPr>
              <w:spacing w:before="20" w:after="20"/>
              <w:contextualSpacing/>
            </w:pPr>
            <w:r w:rsidRPr="00EF5E94">
              <w:t>hurtta :</w:t>
            </w:r>
          </w:p>
          <w:p w14:paraId="791A6224" w14:textId="0A56E089" w:rsidR="00067DB1" w:rsidRPr="00EF5E94" w:rsidRDefault="00067DB1" w:rsidP="00DF07BB">
            <w:pPr>
              <w:spacing w:before="20" w:after="20"/>
              <w:contextualSpacing/>
            </w:pPr>
            <w:r w:rsidRPr="00EF5E94">
              <w:t>hurttaa</w:t>
            </w:r>
          </w:p>
        </w:tc>
        <w:tc>
          <w:tcPr>
            <w:tcW w:w="0" w:type="auto"/>
            <w:tcBorders>
              <w:left w:val="single" w:sz="4" w:space="0" w:color="auto"/>
              <w:bottom w:val="single" w:sz="4" w:space="0" w:color="auto"/>
              <w:right w:val="single" w:sz="4" w:space="0" w:color="auto"/>
            </w:tcBorders>
          </w:tcPr>
          <w:p w14:paraId="7C58960B" w14:textId="77777777" w:rsidR="00067DB1" w:rsidRDefault="00067DB1" w:rsidP="00DF07BB">
            <w:pPr>
              <w:spacing w:before="20" w:after="20"/>
              <w:contextualSpacing/>
            </w:pPr>
            <w:r w:rsidRPr="00EF5E94">
              <w:t>sg.nom. :</w:t>
            </w:r>
          </w:p>
          <w:p w14:paraId="5A5C58E6" w14:textId="482CDE4A" w:rsidR="00067DB1" w:rsidRPr="00EF5E94" w:rsidRDefault="00067DB1" w:rsidP="00DF07BB">
            <w:pPr>
              <w:spacing w:before="20" w:after="20"/>
              <w:contextualSpacing/>
            </w:pPr>
            <w:r w:rsidRPr="00EF5E94">
              <w:t>sg.part.</w:t>
            </w:r>
          </w:p>
        </w:tc>
        <w:tc>
          <w:tcPr>
            <w:tcW w:w="0" w:type="auto"/>
            <w:tcBorders>
              <w:left w:val="single" w:sz="4" w:space="0" w:color="auto"/>
              <w:bottom w:val="single" w:sz="4" w:space="0" w:color="auto"/>
              <w:right w:val="single" w:sz="4" w:space="0" w:color="auto"/>
            </w:tcBorders>
          </w:tcPr>
          <w:p w14:paraId="23CB5502" w14:textId="77777777" w:rsidR="00067DB1" w:rsidRPr="00EF5E94" w:rsidRDefault="00067DB1" w:rsidP="00DF07BB">
            <w:pPr>
              <w:spacing w:before="20" w:after="20"/>
              <w:contextualSpacing/>
            </w:pPr>
            <w:r w:rsidRPr="00EF5E94">
              <w:t>hurtan</w:t>
            </w:r>
          </w:p>
        </w:tc>
        <w:tc>
          <w:tcPr>
            <w:tcW w:w="0" w:type="auto"/>
            <w:tcBorders>
              <w:left w:val="single" w:sz="4" w:space="0" w:color="auto"/>
              <w:bottom w:val="single" w:sz="4" w:space="0" w:color="auto"/>
              <w:right w:val="single" w:sz="4" w:space="0" w:color="auto"/>
            </w:tcBorders>
          </w:tcPr>
          <w:p w14:paraId="4A890551" w14:textId="77777777" w:rsidR="00067DB1" w:rsidRPr="00EF5E94" w:rsidRDefault="00067DB1" w:rsidP="00DF07BB">
            <w:pPr>
              <w:spacing w:before="20" w:after="20"/>
              <w:contextualSpacing/>
            </w:pPr>
            <w:r w:rsidRPr="00EF5E94">
              <w:t>sg.gen.</w:t>
            </w:r>
          </w:p>
        </w:tc>
        <w:tc>
          <w:tcPr>
            <w:tcW w:w="0" w:type="auto"/>
            <w:gridSpan w:val="2"/>
            <w:tcBorders>
              <w:left w:val="single" w:sz="4" w:space="0" w:color="auto"/>
              <w:bottom w:val="single" w:sz="4" w:space="0" w:color="auto"/>
            </w:tcBorders>
          </w:tcPr>
          <w:p w14:paraId="13F02201" w14:textId="77777777" w:rsidR="00067DB1" w:rsidRPr="00EF5E94" w:rsidRDefault="00067DB1" w:rsidP="00DF07BB">
            <w:pPr>
              <w:spacing w:before="20" w:after="20"/>
              <w:contextualSpacing/>
            </w:pPr>
          </w:p>
        </w:tc>
      </w:tr>
      <w:tr w:rsidR="002560CD" w:rsidRPr="00EF5E94" w14:paraId="51548117" w14:textId="77777777" w:rsidTr="003C28F2">
        <w:trPr>
          <w:cantSplit/>
        </w:trPr>
        <w:tc>
          <w:tcPr>
            <w:tcW w:w="0" w:type="auto"/>
            <w:vMerge w:val="restart"/>
            <w:tcBorders>
              <w:top w:val="single" w:sz="4" w:space="0" w:color="auto"/>
            </w:tcBorders>
          </w:tcPr>
          <w:p w14:paraId="28059602" w14:textId="703360E5" w:rsidR="009C3C0C" w:rsidRPr="00EF5E94" w:rsidRDefault="009C3C0C" w:rsidP="00DF07BB">
            <w:pPr>
              <w:spacing w:before="20" w:after="20"/>
              <w:contextualSpacing/>
            </w:pPr>
            <w:r w:rsidRPr="00EF5E94">
              <w:t>lt : l</w:t>
            </w:r>
            <w:r>
              <w:t>(</w:t>
            </w:r>
            <w:r w:rsidRPr="00EF5E94">
              <w:t>l)</w:t>
            </w:r>
          </w:p>
        </w:tc>
        <w:tc>
          <w:tcPr>
            <w:tcW w:w="0" w:type="auto"/>
            <w:gridSpan w:val="2"/>
            <w:vMerge w:val="restart"/>
            <w:tcBorders>
              <w:top w:val="single" w:sz="4" w:space="0" w:color="auto"/>
            </w:tcBorders>
          </w:tcPr>
          <w:p w14:paraId="5743F0A4" w14:textId="77777777" w:rsidR="009C3C0C" w:rsidRPr="00EF5E94" w:rsidRDefault="009C3C0C" w:rsidP="00DF07BB">
            <w:pPr>
              <w:spacing w:before="20" w:after="20"/>
              <w:contextualSpacing/>
            </w:pPr>
          </w:p>
        </w:tc>
        <w:tc>
          <w:tcPr>
            <w:tcW w:w="0" w:type="auto"/>
            <w:tcBorders>
              <w:top w:val="single" w:sz="4" w:space="0" w:color="auto"/>
              <w:bottom w:val="nil"/>
              <w:right w:val="single" w:sz="4" w:space="0" w:color="auto"/>
            </w:tcBorders>
          </w:tcPr>
          <w:p w14:paraId="6473B17F" w14:textId="77777777" w:rsidR="009C3C0C" w:rsidRPr="00EF5E94" w:rsidRDefault="009C3C0C" w:rsidP="00DF07BB">
            <w:pPr>
              <w:spacing w:before="20" w:after="20"/>
              <w:contextualSpacing/>
            </w:pPr>
            <w:r w:rsidRPr="00EF5E94">
              <w:t>ilta :</w:t>
            </w:r>
          </w:p>
          <w:p w14:paraId="456D40E2" w14:textId="77777777" w:rsidR="009C3C0C" w:rsidRPr="00EF5E94" w:rsidRDefault="009C3C0C" w:rsidP="00DF07BB">
            <w:pPr>
              <w:spacing w:before="20" w:after="20"/>
              <w:contextualSpacing/>
            </w:pPr>
            <w:r w:rsidRPr="00EF5E94">
              <w:t>iltaa</w:t>
            </w:r>
          </w:p>
        </w:tc>
        <w:tc>
          <w:tcPr>
            <w:tcW w:w="0" w:type="auto"/>
            <w:tcBorders>
              <w:top w:val="single" w:sz="4" w:space="0" w:color="auto"/>
              <w:left w:val="single" w:sz="4" w:space="0" w:color="auto"/>
              <w:bottom w:val="nil"/>
              <w:right w:val="single" w:sz="4" w:space="0" w:color="auto"/>
            </w:tcBorders>
          </w:tcPr>
          <w:p w14:paraId="0B5EFF96" w14:textId="77777777" w:rsidR="009C3C0C" w:rsidRPr="00EF5E94" w:rsidRDefault="009C3C0C" w:rsidP="00DF07BB">
            <w:pPr>
              <w:spacing w:before="20" w:after="20"/>
              <w:contextualSpacing/>
            </w:pPr>
            <w:r w:rsidRPr="00EF5E94">
              <w:t>sg.nom. :</w:t>
            </w:r>
          </w:p>
          <w:p w14:paraId="567FDD08" w14:textId="77777777" w:rsidR="009C3C0C" w:rsidRPr="00EF5E94" w:rsidRDefault="009C3C0C" w:rsidP="00DF07BB">
            <w:pPr>
              <w:spacing w:before="20" w:after="20"/>
              <w:contextualSpacing/>
            </w:pPr>
            <w:r w:rsidRPr="00EF5E94">
              <w:t>sg.part.</w:t>
            </w:r>
          </w:p>
        </w:tc>
        <w:tc>
          <w:tcPr>
            <w:tcW w:w="0" w:type="auto"/>
            <w:tcBorders>
              <w:top w:val="single" w:sz="4" w:space="0" w:color="auto"/>
              <w:left w:val="single" w:sz="4" w:space="0" w:color="auto"/>
              <w:bottom w:val="nil"/>
              <w:right w:val="single" w:sz="4" w:space="0" w:color="auto"/>
            </w:tcBorders>
          </w:tcPr>
          <w:p w14:paraId="024F56F3" w14:textId="77777777" w:rsidR="009C3C0C" w:rsidRPr="00EF5E94" w:rsidRDefault="009C3C0C" w:rsidP="00DF07BB">
            <w:pPr>
              <w:spacing w:before="20" w:after="20"/>
              <w:contextualSpacing/>
            </w:pPr>
            <w:r w:rsidRPr="00EF5E94">
              <w:t>illan</w:t>
            </w:r>
          </w:p>
        </w:tc>
        <w:tc>
          <w:tcPr>
            <w:tcW w:w="0" w:type="auto"/>
            <w:tcBorders>
              <w:top w:val="single" w:sz="4" w:space="0" w:color="auto"/>
              <w:left w:val="single" w:sz="4" w:space="0" w:color="auto"/>
              <w:bottom w:val="nil"/>
            </w:tcBorders>
          </w:tcPr>
          <w:p w14:paraId="38C74FFD" w14:textId="77777777" w:rsidR="009C3C0C" w:rsidRPr="00EF5E94" w:rsidRDefault="009C3C0C" w:rsidP="00DF07BB">
            <w:pPr>
              <w:spacing w:before="20" w:after="20"/>
              <w:contextualSpacing/>
            </w:pPr>
            <w:r w:rsidRPr="00EF5E94">
              <w:t>sg.gen.</w:t>
            </w:r>
          </w:p>
        </w:tc>
      </w:tr>
      <w:tr w:rsidR="002560CD" w:rsidRPr="00EF5E94" w14:paraId="06FBB2AC" w14:textId="77777777" w:rsidTr="003C28F2">
        <w:trPr>
          <w:cantSplit/>
        </w:trPr>
        <w:tc>
          <w:tcPr>
            <w:tcW w:w="0" w:type="auto"/>
            <w:vMerge/>
            <w:tcBorders>
              <w:bottom w:val="single" w:sz="4" w:space="0" w:color="auto"/>
            </w:tcBorders>
          </w:tcPr>
          <w:p w14:paraId="31E93A94" w14:textId="77777777" w:rsidR="009C3C0C" w:rsidRPr="00EF5E94" w:rsidRDefault="009C3C0C" w:rsidP="00DF07BB">
            <w:pPr>
              <w:spacing w:before="20" w:after="20"/>
              <w:contextualSpacing/>
            </w:pPr>
          </w:p>
        </w:tc>
        <w:tc>
          <w:tcPr>
            <w:tcW w:w="0" w:type="auto"/>
            <w:gridSpan w:val="2"/>
            <w:vMerge/>
            <w:tcBorders>
              <w:bottom w:val="single" w:sz="4" w:space="0" w:color="auto"/>
            </w:tcBorders>
          </w:tcPr>
          <w:p w14:paraId="4F6DC5C4" w14:textId="77777777" w:rsidR="009C3C0C" w:rsidRPr="00EF5E94" w:rsidRDefault="009C3C0C" w:rsidP="00DF07BB">
            <w:pPr>
              <w:spacing w:before="20" w:after="20"/>
              <w:contextualSpacing/>
              <w:rPr>
                <w:lang w:val="en-GB"/>
              </w:rPr>
            </w:pPr>
          </w:p>
        </w:tc>
        <w:tc>
          <w:tcPr>
            <w:tcW w:w="0" w:type="auto"/>
            <w:tcBorders>
              <w:top w:val="nil"/>
              <w:bottom w:val="single" w:sz="4" w:space="0" w:color="auto"/>
              <w:right w:val="single" w:sz="4" w:space="0" w:color="auto"/>
            </w:tcBorders>
          </w:tcPr>
          <w:p w14:paraId="4148C89E" w14:textId="64ACFD18" w:rsidR="009C3C0C" w:rsidRPr="00EF5E94" w:rsidRDefault="009C3C0C" w:rsidP="00DF07BB">
            <w:pPr>
              <w:spacing w:before="20" w:after="20"/>
              <w:contextualSpacing/>
            </w:pPr>
            <w:r w:rsidRPr="00EF5E94">
              <w:t>kieltää</w:t>
            </w:r>
            <w:r>
              <w:t>(t)</w:t>
            </w:r>
          </w:p>
        </w:tc>
        <w:tc>
          <w:tcPr>
            <w:tcW w:w="0" w:type="auto"/>
            <w:tcBorders>
              <w:top w:val="nil"/>
              <w:left w:val="single" w:sz="4" w:space="0" w:color="auto"/>
              <w:bottom w:val="single" w:sz="4" w:space="0" w:color="auto"/>
              <w:right w:val="single" w:sz="4" w:space="0" w:color="auto"/>
            </w:tcBorders>
          </w:tcPr>
          <w:p w14:paraId="20453C21" w14:textId="1BB6C49F" w:rsidR="009C3C0C" w:rsidRPr="00EF5E94" w:rsidRDefault="009C3C0C" w:rsidP="00DF07BB">
            <w:pPr>
              <w:spacing w:before="20" w:after="20"/>
              <w:contextualSpacing/>
            </w:pPr>
            <w:r>
              <w:t>1.inf.</w:t>
            </w:r>
          </w:p>
        </w:tc>
        <w:tc>
          <w:tcPr>
            <w:tcW w:w="0" w:type="auto"/>
            <w:tcBorders>
              <w:top w:val="nil"/>
              <w:left w:val="single" w:sz="4" w:space="0" w:color="auto"/>
              <w:bottom w:val="single" w:sz="4" w:space="0" w:color="auto"/>
              <w:right w:val="single" w:sz="4" w:space="0" w:color="auto"/>
            </w:tcBorders>
          </w:tcPr>
          <w:p w14:paraId="1B207297" w14:textId="77777777" w:rsidR="009C3C0C" w:rsidRPr="00EF5E94" w:rsidRDefault="009C3C0C" w:rsidP="00DF07BB">
            <w:pPr>
              <w:spacing w:before="20" w:after="20"/>
              <w:contextualSpacing/>
            </w:pPr>
            <w:r w:rsidRPr="00EF5E94">
              <w:t>kielän</w:t>
            </w:r>
          </w:p>
        </w:tc>
        <w:tc>
          <w:tcPr>
            <w:tcW w:w="0" w:type="auto"/>
            <w:tcBorders>
              <w:top w:val="nil"/>
              <w:left w:val="single" w:sz="4" w:space="0" w:color="auto"/>
              <w:bottom w:val="single" w:sz="4" w:space="0" w:color="auto"/>
            </w:tcBorders>
          </w:tcPr>
          <w:p w14:paraId="46D8D1F6" w14:textId="2F32F2E7" w:rsidR="009C3C0C" w:rsidRPr="00EF5E94" w:rsidRDefault="009C3C0C" w:rsidP="00DF07BB">
            <w:pPr>
              <w:spacing w:before="20" w:after="20"/>
              <w:contextualSpacing/>
            </w:pPr>
            <w:r w:rsidRPr="00EF5E94">
              <w:t>prees.</w:t>
            </w:r>
            <w:r w:rsidR="001337F6">
              <w:t>sg1</w:t>
            </w:r>
          </w:p>
        </w:tc>
      </w:tr>
      <w:tr w:rsidR="00067DB1" w:rsidRPr="00EF5E94" w14:paraId="164CE565" w14:textId="77777777" w:rsidTr="00067DB1">
        <w:trPr>
          <w:cantSplit/>
        </w:trPr>
        <w:tc>
          <w:tcPr>
            <w:tcW w:w="0" w:type="auto"/>
            <w:tcBorders>
              <w:top w:val="single" w:sz="4" w:space="0" w:color="auto"/>
              <w:bottom w:val="nil"/>
            </w:tcBorders>
          </w:tcPr>
          <w:p w14:paraId="0F36C031" w14:textId="77777777" w:rsidR="00067DB1" w:rsidRDefault="00067DB1" w:rsidP="00DF07BB">
            <w:pPr>
              <w:spacing w:before="20" w:after="20"/>
              <w:contextualSpacing/>
            </w:pPr>
            <w:r w:rsidRPr="00EF5E94">
              <w:t>ltt : lt</w:t>
            </w:r>
          </w:p>
          <w:p w14:paraId="49447063" w14:textId="6D812A0A" w:rsidR="00067DB1" w:rsidRPr="00EF5E94" w:rsidRDefault="00067DB1" w:rsidP="00DF07BB">
            <w:pPr>
              <w:spacing w:before="20" w:after="20"/>
              <w:contextualSpacing/>
            </w:pPr>
          </w:p>
        </w:tc>
        <w:tc>
          <w:tcPr>
            <w:tcW w:w="0" w:type="auto"/>
            <w:tcBorders>
              <w:top w:val="single" w:sz="4" w:space="0" w:color="auto"/>
              <w:bottom w:val="nil"/>
              <w:right w:val="single" w:sz="4" w:space="0" w:color="auto"/>
            </w:tcBorders>
          </w:tcPr>
          <w:p w14:paraId="61984FC5" w14:textId="5B765B8E" w:rsidR="00067DB1" w:rsidRPr="00EF5E94" w:rsidRDefault="00067DB1" w:rsidP="00DF07BB">
            <w:pPr>
              <w:spacing w:before="20" w:after="20"/>
              <w:contextualSpacing/>
            </w:pPr>
            <w:r w:rsidRPr="00EF5E94">
              <w:t>polttaa</w:t>
            </w:r>
            <w:r>
              <w:t>(t)</w:t>
            </w:r>
            <w:r w:rsidRPr="00EF5E94">
              <w:t xml:space="preserve"> : polttanu</w:t>
            </w:r>
          </w:p>
        </w:tc>
        <w:tc>
          <w:tcPr>
            <w:tcW w:w="0" w:type="auto"/>
            <w:tcBorders>
              <w:top w:val="single" w:sz="4" w:space="0" w:color="auto"/>
              <w:left w:val="single" w:sz="4" w:space="0" w:color="auto"/>
              <w:bottom w:val="nil"/>
              <w:right w:val="single" w:sz="4" w:space="0" w:color="auto"/>
            </w:tcBorders>
          </w:tcPr>
          <w:p w14:paraId="078D822D" w14:textId="77777777" w:rsidR="00067DB1" w:rsidRDefault="00067DB1" w:rsidP="00DF07BB">
            <w:pPr>
              <w:spacing w:before="20" w:after="20"/>
              <w:contextualSpacing/>
              <w:rPr>
                <w:lang w:val="en-GB"/>
              </w:rPr>
            </w:pPr>
            <w:r w:rsidRPr="00EF5E94">
              <w:rPr>
                <w:lang w:val="en-GB"/>
              </w:rPr>
              <w:t>1.inf. :</w:t>
            </w:r>
          </w:p>
          <w:p w14:paraId="5EC5A909" w14:textId="4277C356" w:rsidR="00067DB1" w:rsidRDefault="00067DB1" w:rsidP="00DF07BB">
            <w:pPr>
              <w:spacing w:before="20" w:after="20"/>
              <w:contextualSpacing/>
              <w:rPr>
                <w:lang w:val="en-GB"/>
              </w:rPr>
            </w:pPr>
            <w:r w:rsidRPr="00EF5E94">
              <w:rPr>
                <w:lang w:val="en-GB"/>
              </w:rPr>
              <w:t>partis.perf.</w:t>
            </w:r>
          </w:p>
          <w:p w14:paraId="48C0233A" w14:textId="5FF2B388" w:rsidR="00067DB1" w:rsidRPr="00EF5E94" w:rsidRDefault="00067DB1" w:rsidP="00DF07BB">
            <w:pPr>
              <w:spacing w:before="20" w:after="20"/>
              <w:contextualSpacing/>
              <w:rPr>
                <w:lang w:val="en-GB"/>
              </w:rPr>
            </w:pPr>
            <w:r>
              <w:rPr>
                <w:lang w:val="en-GB"/>
              </w:rPr>
              <w:t>sg.nom.</w:t>
            </w:r>
          </w:p>
        </w:tc>
        <w:tc>
          <w:tcPr>
            <w:tcW w:w="0" w:type="auto"/>
            <w:tcBorders>
              <w:top w:val="single" w:sz="4" w:space="0" w:color="auto"/>
              <w:left w:val="single" w:sz="4" w:space="0" w:color="auto"/>
              <w:bottom w:val="single" w:sz="4" w:space="0" w:color="auto"/>
              <w:right w:val="single" w:sz="4" w:space="0" w:color="auto"/>
            </w:tcBorders>
          </w:tcPr>
          <w:p w14:paraId="0E144882" w14:textId="77777777" w:rsidR="00067DB1" w:rsidRPr="00EF5E94" w:rsidRDefault="00067DB1" w:rsidP="00DF07BB">
            <w:pPr>
              <w:spacing w:before="20" w:after="20"/>
              <w:contextualSpacing/>
            </w:pPr>
            <w:r w:rsidRPr="00EF5E94">
              <w:t>poltan</w:t>
            </w:r>
          </w:p>
        </w:tc>
        <w:tc>
          <w:tcPr>
            <w:tcW w:w="0" w:type="auto"/>
            <w:tcBorders>
              <w:top w:val="single" w:sz="4" w:space="0" w:color="auto"/>
              <w:left w:val="single" w:sz="4" w:space="0" w:color="auto"/>
              <w:bottom w:val="single" w:sz="4" w:space="0" w:color="auto"/>
              <w:right w:val="single" w:sz="4" w:space="0" w:color="auto"/>
            </w:tcBorders>
          </w:tcPr>
          <w:p w14:paraId="3B2E4DF0" w14:textId="3FB96CCA" w:rsidR="00067DB1" w:rsidRPr="00EF5E94" w:rsidRDefault="00067DB1" w:rsidP="00DF07BB">
            <w:pPr>
              <w:spacing w:before="20" w:after="20"/>
              <w:contextualSpacing/>
            </w:pPr>
            <w:r w:rsidRPr="00EF5E94">
              <w:t>prees.</w:t>
            </w:r>
            <w:r>
              <w:t>sg1</w:t>
            </w:r>
          </w:p>
        </w:tc>
        <w:tc>
          <w:tcPr>
            <w:tcW w:w="0" w:type="auto"/>
            <w:gridSpan w:val="2"/>
            <w:tcBorders>
              <w:top w:val="single" w:sz="4" w:space="0" w:color="auto"/>
              <w:left w:val="single" w:sz="4" w:space="0" w:color="auto"/>
              <w:bottom w:val="single" w:sz="4" w:space="0" w:color="auto"/>
            </w:tcBorders>
          </w:tcPr>
          <w:p w14:paraId="51571EFE" w14:textId="77777777" w:rsidR="00067DB1" w:rsidRPr="00EF5E94" w:rsidRDefault="00067DB1" w:rsidP="00DF07BB">
            <w:pPr>
              <w:spacing w:before="20" w:after="20"/>
              <w:contextualSpacing/>
            </w:pPr>
          </w:p>
        </w:tc>
      </w:tr>
      <w:tr w:rsidR="002560CD" w:rsidRPr="00EF5E94" w14:paraId="710701DA" w14:textId="77777777" w:rsidTr="003C28F2">
        <w:trPr>
          <w:cantSplit/>
        </w:trPr>
        <w:tc>
          <w:tcPr>
            <w:tcW w:w="0" w:type="auto"/>
            <w:vMerge w:val="restart"/>
          </w:tcPr>
          <w:p w14:paraId="1F09157B" w14:textId="77777777" w:rsidR="009C3C0C" w:rsidRPr="00EF5E94" w:rsidRDefault="009C3C0C" w:rsidP="00DF07BB">
            <w:pPr>
              <w:spacing w:before="20" w:after="20"/>
              <w:contextualSpacing/>
            </w:pPr>
            <w:r w:rsidRPr="00EF5E94">
              <w:t>ht : h</w:t>
            </w:r>
          </w:p>
        </w:tc>
        <w:tc>
          <w:tcPr>
            <w:tcW w:w="0" w:type="auto"/>
            <w:gridSpan w:val="2"/>
            <w:vMerge w:val="restart"/>
          </w:tcPr>
          <w:p w14:paraId="3A89D598" w14:textId="77777777" w:rsidR="009C3C0C" w:rsidRPr="00EF5E94" w:rsidRDefault="009C3C0C" w:rsidP="00DF07BB">
            <w:pPr>
              <w:spacing w:before="20" w:after="20"/>
              <w:contextualSpacing/>
            </w:pPr>
          </w:p>
        </w:tc>
        <w:tc>
          <w:tcPr>
            <w:tcW w:w="0" w:type="auto"/>
            <w:tcBorders>
              <w:bottom w:val="nil"/>
              <w:right w:val="single" w:sz="4" w:space="0" w:color="auto"/>
            </w:tcBorders>
          </w:tcPr>
          <w:p w14:paraId="6154CE2B" w14:textId="7F5DBC63" w:rsidR="009C3C0C" w:rsidRPr="00EF5E94" w:rsidRDefault="009C3C0C" w:rsidP="00DF07BB">
            <w:pPr>
              <w:spacing w:before="20" w:after="20"/>
              <w:contextualSpacing/>
            </w:pPr>
            <w:r>
              <w:t>lähte</w:t>
            </w:r>
            <w:r w:rsidRPr="00EF5E94">
              <w:t>ä</w:t>
            </w:r>
            <w:r>
              <w:t>(t) ~ lähti</w:t>
            </w:r>
            <w:r w:rsidRPr="00EF5E94">
              <w:t xml:space="preserve">ä </w:t>
            </w:r>
          </w:p>
        </w:tc>
        <w:tc>
          <w:tcPr>
            <w:tcW w:w="0" w:type="auto"/>
            <w:tcBorders>
              <w:left w:val="single" w:sz="4" w:space="0" w:color="auto"/>
              <w:bottom w:val="nil"/>
              <w:right w:val="single" w:sz="4" w:space="0" w:color="auto"/>
            </w:tcBorders>
          </w:tcPr>
          <w:p w14:paraId="088116F2" w14:textId="772A0AD6" w:rsidR="009C3C0C" w:rsidRPr="00EF5E94" w:rsidRDefault="005A5DB0" w:rsidP="00DF07BB">
            <w:pPr>
              <w:spacing w:before="20" w:after="20"/>
              <w:contextualSpacing/>
            </w:pPr>
            <w:r>
              <w:t>1.inf.</w:t>
            </w:r>
          </w:p>
        </w:tc>
        <w:tc>
          <w:tcPr>
            <w:tcW w:w="0" w:type="auto"/>
            <w:tcBorders>
              <w:left w:val="single" w:sz="4" w:space="0" w:color="auto"/>
              <w:bottom w:val="nil"/>
              <w:right w:val="single" w:sz="4" w:space="0" w:color="auto"/>
            </w:tcBorders>
          </w:tcPr>
          <w:p w14:paraId="5B5A08F2" w14:textId="77777777" w:rsidR="009C3C0C" w:rsidRPr="00EF5E94" w:rsidRDefault="009C3C0C" w:rsidP="00DF07BB">
            <w:pPr>
              <w:spacing w:before="20" w:after="20"/>
              <w:contextualSpacing/>
            </w:pPr>
            <w:r w:rsidRPr="00EF5E94">
              <w:t>lähen</w:t>
            </w:r>
          </w:p>
        </w:tc>
        <w:tc>
          <w:tcPr>
            <w:tcW w:w="0" w:type="auto"/>
            <w:tcBorders>
              <w:left w:val="single" w:sz="4" w:space="0" w:color="auto"/>
              <w:bottom w:val="nil"/>
            </w:tcBorders>
          </w:tcPr>
          <w:p w14:paraId="28160D3F" w14:textId="5FB18223" w:rsidR="009C3C0C" w:rsidRPr="00EF5E94" w:rsidRDefault="009C3C0C" w:rsidP="00DF07BB">
            <w:pPr>
              <w:spacing w:before="20" w:after="20"/>
              <w:contextualSpacing/>
            </w:pPr>
            <w:r w:rsidRPr="00EF5E94">
              <w:t>prees.</w:t>
            </w:r>
            <w:r w:rsidR="001337F6">
              <w:t>sg1</w:t>
            </w:r>
          </w:p>
        </w:tc>
      </w:tr>
      <w:tr w:rsidR="002560CD" w:rsidRPr="00EF5E94" w14:paraId="52CEAB62" w14:textId="77777777" w:rsidTr="003C28F2">
        <w:trPr>
          <w:cantSplit/>
        </w:trPr>
        <w:tc>
          <w:tcPr>
            <w:tcW w:w="0" w:type="auto"/>
            <w:vMerge/>
            <w:tcBorders>
              <w:bottom w:val="single" w:sz="4" w:space="0" w:color="auto"/>
            </w:tcBorders>
          </w:tcPr>
          <w:p w14:paraId="34DEEB7A" w14:textId="77777777" w:rsidR="009C3C0C" w:rsidRPr="00EF5E94" w:rsidRDefault="009C3C0C" w:rsidP="00DF07BB">
            <w:pPr>
              <w:spacing w:before="20" w:after="20"/>
              <w:contextualSpacing/>
            </w:pPr>
          </w:p>
        </w:tc>
        <w:tc>
          <w:tcPr>
            <w:tcW w:w="0" w:type="auto"/>
            <w:gridSpan w:val="2"/>
            <w:vMerge/>
            <w:tcBorders>
              <w:bottom w:val="single" w:sz="4" w:space="0" w:color="auto"/>
            </w:tcBorders>
          </w:tcPr>
          <w:p w14:paraId="66FC74B8" w14:textId="77777777" w:rsidR="009C3C0C" w:rsidRPr="00EF5E94" w:rsidRDefault="009C3C0C" w:rsidP="00DF07BB">
            <w:pPr>
              <w:spacing w:before="20" w:after="20"/>
              <w:contextualSpacing/>
            </w:pPr>
          </w:p>
        </w:tc>
        <w:tc>
          <w:tcPr>
            <w:tcW w:w="0" w:type="auto"/>
            <w:tcBorders>
              <w:top w:val="nil"/>
              <w:bottom w:val="single" w:sz="4" w:space="0" w:color="auto"/>
              <w:right w:val="single" w:sz="4" w:space="0" w:color="auto"/>
            </w:tcBorders>
          </w:tcPr>
          <w:p w14:paraId="7E16A908" w14:textId="77777777" w:rsidR="009C3C0C" w:rsidRPr="00EF5E94" w:rsidRDefault="009C3C0C" w:rsidP="00DF07BB">
            <w:pPr>
              <w:spacing w:before="20" w:after="20"/>
              <w:contextualSpacing/>
            </w:pPr>
            <w:r w:rsidRPr="00EF5E94">
              <w:t>lehti : lehtiä</w:t>
            </w:r>
          </w:p>
        </w:tc>
        <w:tc>
          <w:tcPr>
            <w:tcW w:w="0" w:type="auto"/>
            <w:tcBorders>
              <w:top w:val="nil"/>
              <w:left w:val="single" w:sz="4" w:space="0" w:color="auto"/>
              <w:bottom w:val="single" w:sz="4" w:space="0" w:color="auto"/>
              <w:right w:val="single" w:sz="4" w:space="0" w:color="auto"/>
            </w:tcBorders>
          </w:tcPr>
          <w:p w14:paraId="465F9137" w14:textId="77777777" w:rsidR="009C3C0C" w:rsidRPr="00EF5E94" w:rsidRDefault="009C3C0C" w:rsidP="00DF07BB">
            <w:pPr>
              <w:spacing w:before="20" w:after="20"/>
              <w:contextualSpacing/>
            </w:pPr>
            <w:r w:rsidRPr="00EF5E94">
              <w:t>sg.nom. : sg.part.</w:t>
            </w:r>
          </w:p>
        </w:tc>
        <w:tc>
          <w:tcPr>
            <w:tcW w:w="0" w:type="auto"/>
            <w:tcBorders>
              <w:top w:val="nil"/>
              <w:left w:val="single" w:sz="4" w:space="0" w:color="auto"/>
              <w:bottom w:val="single" w:sz="4" w:space="0" w:color="auto"/>
              <w:right w:val="single" w:sz="4" w:space="0" w:color="auto"/>
            </w:tcBorders>
          </w:tcPr>
          <w:p w14:paraId="5B52C7D1" w14:textId="77777777" w:rsidR="009C3C0C" w:rsidRPr="00EF5E94" w:rsidRDefault="009C3C0C" w:rsidP="00DF07BB">
            <w:pPr>
              <w:spacing w:before="20" w:after="20"/>
              <w:contextualSpacing/>
            </w:pPr>
            <w:r w:rsidRPr="00EF5E94">
              <w:t>lehen</w:t>
            </w:r>
          </w:p>
        </w:tc>
        <w:tc>
          <w:tcPr>
            <w:tcW w:w="0" w:type="auto"/>
            <w:tcBorders>
              <w:top w:val="nil"/>
              <w:left w:val="single" w:sz="4" w:space="0" w:color="auto"/>
              <w:bottom w:val="single" w:sz="4" w:space="0" w:color="auto"/>
            </w:tcBorders>
          </w:tcPr>
          <w:p w14:paraId="11C878CA" w14:textId="77777777" w:rsidR="009C3C0C" w:rsidRPr="00EF5E94" w:rsidRDefault="009C3C0C" w:rsidP="00DF07BB">
            <w:pPr>
              <w:spacing w:before="20" w:after="20"/>
              <w:contextualSpacing/>
            </w:pPr>
            <w:r w:rsidRPr="00EF5E94">
              <w:t>sg.gen.</w:t>
            </w:r>
          </w:p>
        </w:tc>
      </w:tr>
    </w:tbl>
    <w:p w14:paraId="5D91ABD0" w14:textId="77777777" w:rsidR="00B11712" w:rsidRPr="00A95D68" w:rsidRDefault="00B11712" w:rsidP="00BD2A19">
      <w:pPr>
        <w:tabs>
          <w:tab w:val="left" w:pos="1368"/>
          <w:tab w:val="left" w:pos="2718"/>
          <w:tab w:val="left" w:pos="3888"/>
          <w:tab w:val="left" w:pos="5058"/>
          <w:tab w:val="left" w:pos="6498"/>
          <w:tab w:val="left" w:pos="7668"/>
        </w:tabs>
        <w:spacing w:before="120" w:after="120"/>
        <w:sectPr w:rsidR="00B11712" w:rsidRPr="00A95D68" w:rsidSect="00A57D5A">
          <w:pgSz w:w="11906" w:h="16838"/>
          <w:pgMar w:top="1440" w:right="1440" w:bottom="1440" w:left="1440" w:header="706" w:footer="706" w:gutter="0"/>
          <w:cols w:space="708"/>
        </w:sectPr>
      </w:pPr>
    </w:p>
    <w:p w14:paraId="387922E7" w14:textId="4601F652" w:rsidR="00B11712" w:rsidRPr="00A95D68" w:rsidRDefault="00B11712" w:rsidP="00B749BA">
      <w:pPr>
        <w:pStyle w:val="Undertittel"/>
      </w:pPr>
      <w:bookmarkStart w:id="272" w:name="_Toc311273736"/>
      <w:r w:rsidRPr="00A95D68">
        <w:lastRenderedPageBreak/>
        <w:t>Tabeli</w:t>
      </w:r>
      <w:r w:rsidR="00DA0649">
        <w:t xml:space="preserve"> 9</w:t>
      </w:r>
      <w:r w:rsidRPr="00A95D68">
        <w:t>:</w:t>
      </w:r>
      <w:r w:rsidR="000A4B27">
        <w:t xml:space="preserve"> </w:t>
      </w:r>
      <w:r w:rsidRPr="00A95D68">
        <w:t xml:space="preserve">Ylheisvaihettelu: Klusiilin </w:t>
      </w:r>
      <w:r w:rsidR="00C25B34" w:rsidRPr="00C25B34">
        <w:rPr>
          <w:i/>
        </w:rPr>
        <w:t>p</w:t>
      </w:r>
      <w:r w:rsidRPr="00A95D68">
        <w:t xml:space="preserve"> vaihettelu</w:t>
      </w:r>
      <w:bookmarkEnd w:id="272"/>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9"/>
        <w:gridCol w:w="1305"/>
        <w:gridCol w:w="1713"/>
        <w:gridCol w:w="1363"/>
        <w:gridCol w:w="1596"/>
        <w:gridCol w:w="1043"/>
        <w:gridCol w:w="1116"/>
      </w:tblGrid>
      <w:tr w:rsidR="00B11712" w:rsidRPr="00EF5E94" w14:paraId="627E9D3E" w14:textId="77777777" w:rsidTr="009C3C0C">
        <w:trPr>
          <w:cantSplit/>
          <w:trHeight w:val="316"/>
        </w:trPr>
        <w:tc>
          <w:tcPr>
            <w:tcW w:w="0" w:type="auto"/>
            <w:tcBorders>
              <w:bottom w:val="single" w:sz="4" w:space="0" w:color="auto"/>
            </w:tcBorders>
          </w:tcPr>
          <w:p w14:paraId="1A3CD7AE" w14:textId="77777777" w:rsidR="00B11712" w:rsidRPr="00EF5E94" w:rsidRDefault="00B11712" w:rsidP="009C3C0C">
            <w:pPr>
              <w:spacing w:before="20" w:after="20"/>
              <w:contextualSpacing/>
            </w:pPr>
            <w:r w:rsidRPr="00EF5E94">
              <w:t>Vaihettelu</w:t>
            </w:r>
          </w:p>
        </w:tc>
        <w:tc>
          <w:tcPr>
            <w:tcW w:w="0" w:type="auto"/>
            <w:tcBorders>
              <w:bottom w:val="single" w:sz="4" w:space="0" w:color="auto"/>
              <w:right w:val="dashSmallGap" w:sz="4" w:space="0" w:color="auto"/>
            </w:tcBorders>
          </w:tcPr>
          <w:p w14:paraId="2B2AE6EF" w14:textId="77777777" w:rsidR="00B11712" w:rsidRPr="00EF5E94" w:rsidRDefault="00B11712" w:rsidP="009C3C0C">
            <w:pPr>
              <w:spacing w:before="20" w:after="20"/>
              <w:contextualSpacing/>
            </w:pPr>
            <w:r w:rsidRPr="00EF5E94">
              <w:t>II-graadi</w:t>
            </w:r>
          </w:p>
        </w:tc>
        <w:tc>
          <w:tcPr>
            <w:tcW w:w="0" w:type="auto"/>
            <w:tcBorders>
              <w:left w:val="dashSmallGap" w:sz="4" w:space="0" w:color="auto"/>
              <w:bottom w:val="single" w:sz="4" w:space="0" w:color="auto"/>
            </w:tcBorders>
          </w:tcPr>
          <w:p w14:paraId="27EA258F" w14:textId="77777777" w:rsidR="00B11712" w:rsidRPr="00EF5E94" w:rsidRDefault="00B11712" w:rsidP="009C3C0C">
            <w:pPr>
              <w:spacing w:before="20" w:after="20"/>
              <w:contextualSpacing/>
            </w:pPr>
            <w:r w:rsidRPr="00EF5E94">
              <w:t>Haamu</w:t>
            </w:r>
          </w:p>
        </w:tc>
        <w:tc>
          <w:tcPr>
            <w:tcW w:w="0" w:type="auto"/>
            <w:tcBorders>
              <w:bottom w:val="single" w:sz="4" w:space="0" w:color="auto"/>
              <w:right w:val="dashSmallGap" w:sz="4" w:space="0" w:color="auto"/>
            </w:tcBorders>
          </w:tcPr>
          <w:p w14:paraId="5CAFA468" w14:textId="77777777" w:rsidR="00B11712" w:rsidRPr="00EF5E94" w:rsidRDefault="00B11712" w:rsidP="009C3C0C">
            <w:pPr>
              <w:spacing w:before="20" w:after="20"/>
              <w:contextualSpacing/>
            </w:pPr>
            <w:r w:rsidRPr="00EF5E94">
              <w:t>I-graadi</w:t>
            </w:r>
          </w:p>
        </w:tc>
        <w:tc>
          <w:tcPr>
            <w:tcW w:w="0" w:type="auto"/>
            <w:tcBorders>
              <w:left w:val="dashSmallGap" w:sz="4" w:space="0" w:color="auto"/>
              <w:bottom w:val="single" w:sz="4" w:space="0" w:color="auto"/>
            </w:tcBorders>
          </w:tcPr>
          <w:p w14:paraId="5943123B" w14:textId="77777777" w:rsidR="00B11712" w:rsidRPr="00EF5E94" w:rsidRDefault="00B11712" w:rsidP="009C3C0C">
            <w:pPr>
              <w:spacing w:before="20" w:after="20"/>
              <w:contextualSpacing/>
            </w:pPr>
            <w:r w:rsidRPr="00EF5E94">
              <w:t>Haamu</w:t>
            </w:r>
          </w:p>
        </w:tc>
        <w:tc>
          <w:tcPr>
            <w:tcW w:w="0" w:type="auto"/>
            <w:tcBorders>
              <w:bottom w:val="single" w:sz="4" w:space="0" w:color="auto"/>
              <w:right w:val="dashSmallGap" w:sz="4" w:space="0" w:color="auto"/>
            </w:tcBorders>
          </w:tcPr>
          <w:p w14:paraId="7D1F4336" w14:textId="77777777" w:rsidR="00B11712" w:rsidRPr="00EF5E94" w:rsidRDefault="00B11712" w:rsidP="009C3C0C">
            <w:pPr>
              <w:spacing w:before="20" w:after="20"/>
              <w:contextualSpacing/>
            </w:pPr>
            <w:r w:rsidRPr="00EF5E94">
              <w:t>0-graadi</w:t>
            </w:r>
          </w:p>
        </w:tc>
        <w:tc>
          <w:tcPr>
            <w:tcW w:w="0" w:type="auto"/>
            <w:tcBorders>
              <w:left w:val="dashSmallGap" w:sz="4" w:space="0" w:color="auto"/>
              <w:bottom w:val="single" w:sz="4" w:space="0" w:color="auto"/>
            </w:tcBorders>
          </w:tcPr>
          <w:p w14:paraId="33627065" w14:textId="77777777" w:rsidR="00B11712" w:rsidRPr="00EF5E94" w:rsidRDefault="00B11712" w:rsidP="009C3C0C">
            <w:pPr>
              <w:spacing w:before="20" w:after="20"/>
              <w:contextualSpacing/>
            </w:pPr>
            <w:r w:rsidRPr="00EF5E94">
              <w:t>Haamu</w:t>
            </w:r>
          </w:p>
        </w:tc>
      </w:tr>
      <w:tr w:rsidR="00B11712" w:rsidRPr="00EF5E94" w14:paraId="4A88E733" w14:textId="77777777" w:rsidTr="009C3C0C">
        <w:trPr>
          <w:cantSplit/>
          <w:trHeight w:val="262"/>
        </w:trPr>
        <w:tc>
          <w:tcPr>
            <w:tcW w:w="0" w:type="auto"/>
            <w:vMerge w:val="restart"/>
          </w:tcPr>
          <w:p w14:paraId="2E634976" w14:textId="77777777" w:rsidR="00B11712" w:rsidRPr="00EF5E94" w:rsidRDefault="00B11712" w:rsidP="009C3C0C">
            <w:pPr>
              <w:spacing w:before="20" w:after="20"/>
              <w:contextualSpacing/>
            </w:pPr>
            <w:r w:rsidRPr="00EF5E94">
              <w:t>pp : p : v</w:t>
            </w:r>
          </w:p>
        </w:tc>
        <w:tc>
          <w:tcPr>
            <w:tcW w:w="0" w:type="auto"/>
            <w:tcBorders>
              <w:bottom w:val="nil"/>
              <w:right w:val="dashSmallGap" w:sz="4" w:space="0" w:color="auto"/>
            </w:tcBorders>
          </w:tcPr>
          <w:p w14:paraId="320609F6" w14:textId="77777777" w:rsidR="00B11712" w:rsidRPr="00EF5E94" w:rsidRDefault="00B11712" w:rsidP="009C3C0C">
            <w:pPr>
              <w:spacing w:before="20" w:after="20"/>
              <w:contextualSpacing/>
            </w:pPr>
            <w:r w:rsidRPr="00EF5E94">
              <w:t>tuppaa</w:t>
            </w:r>
          </w:p>
        </w:tc>
        <w:tc>
          <w:tcPr>
            <w:tcW w:w="0" w:type="auto"/>
            <w:tcBorders>
              <w:left w:val="dashSmallGap" w:sz="4" w:space="0" w:color="auto"/>
              <w:bottom w:val="nil"/>
            </w:tcBorders>
          </w:tcPr>
          <w:p w14:paraId="2CB8F0E5" w14:textId="77777777" w:rsidR="00B11712" w:rsidRPr="00EF5E94" w:rsidRDefault="00B11712" w:rsidP="009C3C0C">
            <w:pPr>
              <w:spacing w:before="20" w:after="20"/>
              <w:contextualSpacing/>
            </w:pPr>
            <w:r w:rsidRPr="00EF5E94">
              <w:t>sg.part.</w:t>
            </w:r>
          </w:p>
        </w:tc>
        <w:tc>
          <w:tcPr>
            <w:tcW w:w="0" w:type="auto"/>
            <w:tcBorders>
              <w:bottom w:val="nil"/>
              <w:right w:val="dashSmallGap" w:sz="4" w:space="0" w:color="auto"/>
            </w:tcBorders>
          </w:tcPr>
          <w:p w14:paraId="4DFE4274" w14:textId="77777777" w:rsidR="00B11712" w:rsidRPr="00EF5E94" w:rsidRDefault="00B11712" w:rsidP="009C3C0C">
            <w:pPr>
              <w:spacing w:before="20" w:after="20"/>
              <w:contextualSpacing/>
            </w:pPr>
            <w:r w:rsidRPr="00EF5E94">
              <w:t>tupa</w:t>
            </w:r>
          </w:p>
        </w:tc>
        <w:tc>
          <w:tcPr>
            <w:tcW w:w="0" w:type="auto"/>
            <w:tcBorders>
              <w:left w:val="dashSmallGap" w:sz="4" w:space="0" w:color="auto"/>
              <w:bottom w:val="nil"/>
            </w:tcBorders>
          </w:tcPr>
          <w:p w14:paraId="2E483E00" w14:textId="77777777" w:rsidR="00B11712" w:rsidRPr="00EF5E94" w:rsidRDefault="00B11712" w:rsidP="009C3C0C">
            <w:pPr>
              <w:spacing w:before="20" w:after="20"/>
              <w:contextualSpacing/>
            </w:pPr>
            <w:r w:rsidRPr="00EF5E94">
              <w:t>sg.nom.</w:t>
            </w:r>
          </w:p>
        </w:tc>
        <w:tc>
          <w:tcPr>
            <w:tcW w:w="0" w:type="auto"/>
            <w:tcBorders>
              <w:bottom w:val="nil"/>
              <w:right w:val="dashSmallGap" w:sz="4" w:space="0" w:color="auto"/>
            </w:tcBorders>
          </w:tcPr>
          <w:p w14:paraId="247F4205" w14:textId="77777777" w:rsidR="00B11712" w:rsidRPr="00EF5E94" w:rsidRDefault="00B11712" w:rsidP="009C3C0C">
            <w:pPr>
              <w:spacing w:before="20" w:after="20"/>
              <w:contextualSpacing/>
            </w:pPr>
            <w:r w:rsidRPr="00EF5E94">
              <w:t>tuvassa</w:t>
            </w:r>
          </w:p>
        </w:tc>
        <w:tc>
          <w:tcPr>
            <w:tcW w:w="0" w:type="auto"/>
            <w:tcBorders>
              <w:left w:val="dashSmallGap" w:sz="4" w:space="0" w:color="auto"/>
              <w:bottom w:val="nil"/>
            </w:tcBorders>
          </w:tcPr>
          <w:p w14:paraId="41148040" w14:textId="77777777" w:rsidR="00B11712" w:rsidRPr="00EF5E94" w:rsidRDefault="00B11712" w:rsidP="009C3C0C">
            <w:pPr>
              <w:spacing w:before="20" w:after="20"/>
              <w:contextualSpacing/>
            </w:pPr>
            <w:r w:rsidRPr="00EF5E94">
              <w:t>sg.iness.</w:t>
            </w:r>
          </w:p>
        </w:tc>
      </w:tr>
      <w:tr w:rsidR="00B11712" w:rsidRPr="00EF5E94" w14:paraId="606FDD66" w14:textId="77777777" w:rsidTr="009C3C0C">
        <w:trPr>
          <w:cantSplit/>
          <w:trHeight w:val="145"/>
        </w:trPr>
        <w:tc>
          <w:tcPr>
            <w:tcW w:w="0" w:type="auto"/>
            <w:vMerge/>
            <w:tcBorders>
              <w:bottom w:val="single" w:sz="4" w:space="0" w:color="auto"/>
            </w:tcBorders>
          </w:tcPr>
          <w:p w14:paraId="011A621A" w14:textId="77777777" w:rsidR="00B11712" w:rsidRPr="00EF5E94" w:rsidRDefault="00B11712" w:rsidP="009C3C0C">
            <w:pPr>
              <w:spacing w:before="20" w:after="20"/>
              <w:contextualSpacing/>
            </w:pPr>
          </w:p>
        </w:tc>
        <w:tc>
          <w:tcPr>
            <w:tcW w:w="0" w:type="auto"/>
            <w:tcBorders>
              <w:top w:val="nil"/>
              <w:bottom w:val="single" w:sz="4" w:space="0" w:color="auto"/>
              <w:right w:val="dashSmallGap" w:sz="4" w:space="0" w:color="auto"/>
            </w:tcBorders>
          </w:tcPr>
          <w:p w14:paraId="6C32395D" w14:textId="77777777" w:rsidR="00B11712" w:rsidRPr="00EF5E94" w:rsidRDefault="00B11712" w:rsidP="009C3C0C">
            <w:pPr>
              <w:spacing w:before="20" w:after="20"/>
              <w:contextualSpacing/>
            </w:pPr>
            <w:r w:rsidRPr="00EF5E94">
              <w:t>leppää</w:t>
            </w:r>
          </w:p>
        </w:tc>
        <w:tc>
          <w:tcPr>
            <w:tcW w:w="0" w:type="auto"/>
            <w:tcBorders>
              <w:top w:val="nil"/>
              <w:left w:val="dashSmallGap" w:sz="4" w:space="0" w:color="auto"/>
              <w:bottom w:val="single" w:sz="4" w:space="0" w:color="auto"/>
            </w:tcBorders>
          </w:tcPr>
          <w:p w14:paraId="5DCF8E49" w14:textId="4C8B008B" w:rsidR="00B11712" w:rsidRPr="00EF5E94" w:rsidRDefault="00B11712" w:rsidP="009C3C0C">
            <w:pPr>
              <w:spacing w:before="20" w:after="20"/>
              <w:contextualSpacing/>
            </w:pPr>
            <w:r w:rsidRPr="00EF5E94">
              <w:t>prees.</w:t>
            </w:r>
            <w:r w:rsidR="001337F6">
              <w:t>sg3</w:t>
            </w:r>
          </w:p>
        </w:tc>
        <w:tc>
          <w:tcPr>
            <w:tcW w:w="0" w:type="auto"/>
            <w:tcBorders>
              <w:top w:val="nil"/>
              <w:bottom w:val="single" w:sz="4" w:space="0" w:color="auto"/>
              <w:right w:val="dashSmallGap" w:sz="4" w:space="0" w:color="auto"/>
            </w:tcBorders>
          </w:tcPr>
          <w:p w14:paraId="7E92624E" w14:textId="388D6F0B" w:rsidR="00B11712" w:rsidRPr="00EF5E94" w:rsidRDefault="00B11712" w:rsidP="009C3C0C">
            <w:pPr>
              <w:spacing w:before="20" w:after="20"/>
              <w:contextualSpacing/>
            </w:pPr>
            <w:r w:rsidRPr="00EF5E94">
              <w:t>lepäs</w:t>
            </w:r>
          </w:p>
        </w:tc>
        <w:tc>
          <w:tcPr>
            <w:tcW w:w="0" w:type="auto"/>
            <w:tcBorders>
              <w:top w:val="nil"/>
              <w:left w:val="dashSmallGap" w:sz="4" w:space="0" w:color="auto"/>
              <w:bottom w:val="single" w:sz="4" w:space="0" w:color="auto"/>
            </w:tcBorders>
          </w:tcPr>
          <w:p w14:paraId="50D237BB" w14:textId="2C6440E7" w:rsidR="00B11712" w:rsidRPr="00EF5E94" w:rsidRDefault="00B11712" w:rsidP="009C3C0C">
            <w:pPr>
              <w:spacing w:before="20" w:after="20"/>
              <w:contextualSpacing/>
            </w:pPr>
            <w:r w:rsidRPr="00EF5E94">
              <w:t>pret.</w:t>
            </w:r>
            <w:r w:rsidR="001337F6">
              <w:t>sg3</w:t>
            </w:r>
          </w:p>
        </w:tc>
        <w:tc>
          <w:tcPr>
            <w:tcW w:w="0" w:type="auto"/>
            <w:tcBorders>
              <w:top w:val="nil"/>
              <w:bottom w:val="single" w:sz="4" w:space="0" w:color="auto"/>
              <w:right w:val="dashSmallGap" w:sz="4" w:space="0" w:color="auto"/>
            </w:tcBorders>
          </w:tcPr>
          <w:p w14:paraId="2BB0E244" w14:textId="77777777" w:rsidR="00B11712" w:rsidRPr="00EF5E94" w:rsidRDefault="00B11712" w:rsidP="009C3C0C">
            <w:pPr>
              <w:spacing w:before="20" w:after="20"/>
              <w:contextualSpacing/>
            </w:pPr>
            <w:r w:rsidRPr="00EF5E94">
              <w:t>levätä</w:t>
            </w:r>
          </w:p>
        </w:tc>
        <w:tc>
          <w:tcPr>
            <w:tcW w:w="0" w:type="auto"/>
            <w:tcBorders>
              <w:top w:val="nil"/>
              <w:left w:val="dashSmallGap" w:sz="4" w:space="0" w:color="auto"/>
              <w:bottom w:val="single" w:sz="4" w:space="0" w:color="auto"/>
            </w:tcBorders>
          </w:tcPr>
          <w:p w14:paraId="3BE522AB" w14:textId="77777777" w:rsidR="00B11712" w:rsidRPr="00EF5E94" w:rsidRDefault="00B11712" w:rsidP="009C3C0C">
            <w:pPr>
              <w:spacing w:before="20" w:after="20"/>
              <w:contextualSpacing/>
            </w:pPr>
            <w:r w:rsidRPr="00EF5E94">
              <w:t>1.inf.</w:t>
            </w:r>
          </w:p>
        </w:tc>
      </w:tr>
      <w:tr w:rsidR="009C3C0C" w:rsidRPr="00EF5E94" w14:paraId="586FCE6A" w14:textId="77777777" w:rsidTr="009C3C0C">
        <w:trPr>
          <w:cantSplit/>
          <w:trHeight w:val="554"/>
        </w:trPr>
        <w:tc>
          <w:tcPr>
            <w:tcW w:w="0" w:type="auto"/>
            <w:vMerge w:val="restart"/>
            <w:tcBorders>
              <w:top w:val="single" w:sz="4" w:space="0" w:color="auto"/>
            </w:tcBorders>
          </w:tcPr>
          <w:p w14:paraId="3E8D85BF" w14:textId="77777777" w:rsidR="009C3C0C" w:rsidRPr="00EF5E94" w:rsidRDefault="009C3C0C" w:rsidP="009C3C0C">
            <w:pPr>
              <w:spacing w:before="20" w:after="20"/>
              <w:contextualSpacing/>
            </w:pPr>
            <w:r w:rsidRPr="00EF5E94">
              <w:t>p : v</w:t>
            </w:r>
          </w:p>
        </w:tc>
        <w:tc>
          <w:tcPr>
            <w:tcW w:w="0" w:type="auto"/>
            <w:gridSpan w:val="2"/>
            <w:vMerge w:val="restart"/>
            <w:tcBorders>
              <w:top w:val="single" w:sz="4" w:space="0" w:color="auto"/>
            </w:tcBorders>
          </w:tcPr>
          <w:p w14:paraId="714608F3" w14:textId="77777777" w:rsidR="009C3C0C" w:rsidRPr="00EF5E94" w:rsidRDefault="009C3C0C" w:rsidP="009C3C0C">
            <w:pPr>
              <w:spacing w:before="20" w:after="20"/>
              <w:contextualSpacing/>
            </w:pPr>
          </w:p>
        </w:tc>
        <w:tc>
          <w:tcPr>
            <w:tcW w:w="0" w:type="auto"/>
            <w:tcBorders>
              <w:top w:val="single" w:sz="4" w:space="0" w:color="auto"/>
              <w:bottom w:val="nil"/>
              <w:right w:val="dashSmallGap" w:sz="4" w:space="0" w:color="auto"/>
            </w:tcBorders>
          </w:tcPr>
          <w:p w14:paraId="26D25507" w14:textId="77777777" w:rsidR="009C3C0C" w:rsidRPr="00EF5E94" w:rsidRDefault="009C3C0C" w:rsidP="009C3C0C">
            <w:pPr>
              <w:spacing w:before="20" w:after="20"/>
              <w:contextualSpacing/>
            </w:pPr>
            <w:r w:rsidRPr="00EF5E94">
              <w:t>apu :</w:t>
            </w:r>
          </w:p>
          <w:p w14:paraId="6E14C608" w14:textId="77777777" w:rsidR="009C3C0C" w:rsidRPr="00EF5E94" w:rsidRDefault="009C3C0C" w:rsidP="009C3C0C">
            <w:pPr>
              <w:spacing w:before="20" w:after="20"/>
              <w:contextualSpacing/>
            </w:pPr>
            <w:r w:rsidRPr="00EF5E94">
              <w:t>apua</w:t>
            </w:r>
          </w:p>
        </w:tc>
        <w:tc>
          <w:tcPr>
            <w:tcW w:w="0" w:type="auto"/>
            <w:tcBorders>
              <w:top w:val="single" w:sz="4" w:space="0" w:color="auto"/>
              <w:left w:val="dashSmallGap" w:sz="4" w:space="0" w:color="auto"/>
              <w:bottom w:val="nil"/>
            </w:tcBorders>
          </w:tcPr>
          <w:p w14:paraId="2DFE0E9A" w14:textId="77777777" w:rsidR="009C3C0C" w:rsidRPr="00EF5E94" w:rsidRDefault="009C3C0C" w:rsidP="009C3C0C">
            <w:pPr>
              <w:spacing w:before="20" w:after="20"/>
              <w:contextualSpacing/>
            </w:pPr>
            <w:r w:rsidRPr="00EF5E94">
              <w:t>sg.nom. :</w:t>
            </w:r>
          </w:p>
          <w:p w14:paraId="068300CB" w14:textId="77777777" w:rsidR="009C3C0C" w:rsidRPr="00EF5E94" w:rsidRDefault="009C3C0C" w:rsidP="009C3C0C">
            <w:pPr>
              <w:spacing w:before="20" w:after="20"/>
              <w:contextualSpacing/>
            </w:pPr>
            <w:r w:rsidRPr="00EF5E94">
              <w:t>sg.part.</w:t>
            </w:r>
          </w:p>
        </w:tc>
        <w:tc>
          <w:tcPr>
            <w:tcW w:w="0" w:type="auto"/>
            <w:tcBorders>
              <w:top w:val="single" w:sz="4" w:space="0" w:color="auto"/>
              <w:bottom w:val="nil"/>
              <w:right w:val="dashSmallGap" w:sz="4" w:space="0" w:color="auto"/>
            </w:tcBorders>
          </w:tcPr>
          <w:p w14:paraId="6AC20CDD" w14:textId="77777777" w:rsidR="009C3C0C" w:rsidRPr="00EF5E94" w:rsidRDefault="009C3C0C" w:rsidP="009C3C0C">
            <w:pPr>
              <w:spacing w:before="20" w:after="20"/>
              <w:contextualSpacing/>
            </w:pPr>
            <w:r w:rsidRPr="00EF5E94">
              <w:t>avut</w:t>
            </w:r>
          </w:p>
        </w:tc>
        <w:tc>
          <w:tcPr>
            <w:tcW w:w="0" w:type="auto"/>
            <w:tcBorders>
              <w:top w:val="single" w:sz="4" w:space="0" w:color="auto"/>
              <w:left w:val="dashSmallGap" w:sz="4" w:space="0" w:color="auto"/>
              <w:bottom w:val="nil"/>
            </w:tcBorders>
          </w:tcPr>
          <w:p w14:paraId="31745F11" w14:textId="77777777" w:rsidR="009C3C0C" w:rsidRPr="00EF5E94" w:rsidRDefault="009C3C0C" w:rsidP="009C3C0C">
            <w:pPr>
              <w:spacing w:before="20" w:after="20"/>
              <w:contextualSpacing/>
            </w:pPr>
            <w:r w:rsidRPr="00EF5E94">
              <w:t>pl.nom.</w:t>
            </w:r>
          </w:p>
        </w:tc>
      </w:tr>
      <w:tr w:rsidR="009C3C0C" w:rsidRPr="00EF5E94" w14:paraId="3D7CDCB4" w14:textId="77777777" w:rsidTr="009C3C0C">
        <w:trPr>
          <w:cantSplit/>
          <w:trHeight w:val="145"/>
        </w:trPr>
        <w:tc>
          <w:tcPr>
            <w:tcW w:w="0" w:type="auto"/>
            <w:vMerge/>
          </w:tcPr>
          <w:p w14:paraId="544E9E09" w14:textId="77777777" w:rsidR="009C3C0C" w:rsidRPr="00EF5E94" w:rsidRDefault="009C3C0C" w:rsidP="009C3C0C">
            <w:pPr>
              <w:spacing w:before="20" w:after="20"/>
              <w:contextualSpacing/>
            </w:pPr>
          </w:p>
        </w:tc>
        <w:tc>
          <w:tcPr>
            <w:tcW w:w="0" w:type="auto"/>
            <w:gridSpan w:val="2"/>
            <w:vMerge/>
          </w:tcPr>
          <w:p w14:paraId="29E0B0B3" w14:textId="77777777" w:rsidR="009C3C0C" w:rsidRPr="00EF5E94" w:rsidRDefault="009C3C0C" w:rsidP="009C3C0C">
            <w:pPr>
              <w:spacing w:before="20" w:after="20"/>
              <w:contextualSpacing/>
            </w:pPr>
          </w:p>
        </w:tc>
        <w:tc>
          <w:tcPr>
            <w:tcW w:w="0" w:type="auto"/>
            <w:tcBorders>
              <w:top w:val="nil"/>
              <w:bottom w:val="nil"/>
              <w:right w:val="dashSmallGap" w:sz="4" w:space="0" w:color="auto"/>
            </w:tcBorders>
          </w:tcPr>
          <w:p w14:paraId="2BE77EF9" w14:textId="77777777" w:rsidR="009C3C0C" w:rsidRPr="00EF5E94" w:rsidRDefault="009C3C0C" w:rsidP="009C3C0C">
            <w:pPr>
              <w:spacing w:before="20" w:after="20"/>
              <w:contextualSpacing/>
            </w:pPr>
            <w:r w:rsidRPr="00EF5E94">
              <w:t>leipä :</w:t>
            </w:r>
          </w:p>
          <w:p w14:paraId="6AFED5EB" w14:textId="77777777" w:rsidR="009C3C0C" w:rsidRPr="00EF5E94" w:rsidRDefault="009C3C0C" w:rsidP="009C3C0C">
            <w:pPr>
              <w:spacing w:before="20" w:after="20"/>
              <w:contextualSpacing/>
            </w:pPr>
            <w:r w:rsidRPr="00EF5E94">
              <w:t>leipää</w:t>
            </w:r>
          </w:p>
        </w:tc>
        <w:tc>
          <w:tcPr>
            <w:tcW w:w="0" w:type="auto"/>
            <w:tcBorders>
              <w:top w:val="nil"/>
              <w:left w:val="dashSmallGap" w:sz="4" w:space="0" w:color="auto"/>
              <w:bottom w:val="nil"/>
            </w:tcBorders>
          </w:tcPr>
          <w:p w14:paraId="4D6192CE" w14:textId="77777777" w:rsidR="009C3C0C" w:rsidRPr="00EF5E94" w:rsidRDefault="009C3C0C" w:rsidP="009C3C0C">
            <w:pPr>
              <w:spacing w:before="20" w:after="20"/>
              <w:contextualSpacing/>
            </w:pPr>
            <w:r w:rsidRPr="00EF5E94">
              <w:t>sg.nom. :</w:t>
            </w:r>
          </w:p>
          <w:p w14:paraId="3349BB2F" w14:textId="77777777" w:rsidR="009C3C0C" w:rsidRPr="00EF5E94" w:rsidRDefault="009C3C0C" w:rsidP="009C3C0C">
            <w:pPr>
              <w:spacing w:before="20" w:after="20"/>
              <w:contextualSpacing/>
            </w:pPr>
            <w:r w:rsidRPr="00EF5E94">
              <w:t>sg.part.</w:t>
            </w:r>
          </w:p>
        </w:tc>
        <w:tc>
          <w:tcPr>
            <w:tcW w:w="0" w:type="auto"/>
            <w:tcBorders>
              <w:top w:val="nil"/>
              <w:bottom w:val="nil"/>
              <w:right w:val="dashSmallGap" w:sz="4" w:space="0" w:color="auto"/>
            </w:tcBorders>
          </w:tcPr>
          <w:p w14:paraId="2E9EC574" w14:textId="77777777" w:rsidR="009C3C0C" w:rsidRPr="00EF5E94" w:rsidRDefault="009C3C0C" w:rsidP="009C3C0C">
            <w:pPr>
              <w:spacing w:before="20" w:after="20"/>
              <w:contextualSpacing/>
            </w:pPr>
            <w:r w:rsidRPr="00EF5E94">
              <w:t>leivät</w:t>
            </w:r>
          </w:p>
        </w:tc>
        <w:tc>
          <w:tcPr>
            <w:tcW w:w="0" w:type="auto"/>
            <w:tcBorders>
              <w:top w:val="nil"/>
              <w:left w:val="dashSmallGap" w:sz="4" w:space="0" w:color="auto"/>
              <w:bottom w:val="nil"/>
            </w:tcBorders>
          </w:tcPr>
          <w:p w14:paraId="1C09C2A4" w14:textId="77777777" w:rsidR="009C3C0C" w:rsidRPr="00EF5E94" w:rsidRDefault="009C3C0C" w:rsidP="009C3C0C">
            <w:pPr>
              <w:spacing w:before="20" w:after="20"/>
              <w:contextualSpacing/>
            </w:pPr>
            <w:r w:rsidRPr="00EF5E94">
              <w:t>pl.nom.</w:t>
            </w:r>
          </w:p>
        </w:tc>
      </w:tr>
      <w:tr w:rsidR="009C3C0C" w:rsidRPr="00EF5E94" w14:paraId="619696CF" w14:textId="77777777" w:rsidTr="009C3C0C">
        <w:trPr>
          <w:cantSplit/>
          <w:trHeight w:val="145"/>
        </w:trPr>
        <w:tc>
          <w:tcPr>
            <w:tcW w:w="0" w:type="auto"/>
            <w:vMerge/>
            <w:tcBorders>
              <w:bottom w:val="single" w:sz="4" w:space="0" w:color="auto"/>
            </w:tcBorders>
          </w:tcPr>
          <w:p w14:paraId="7A2BB809" w14:textId="77777777" w:rsidR="009C3C0C" w:rsidRPr="00EF5E94" w:rsidRDefault="009C3C0C" w:rsidP="009C3C0C">
            <w:pPr>
              <w:spacing w:before="20" w:after="20"/>
              <w:contextualSpacing/>
            </w:pPr>
          </w:p>
        </w:tc>
        <w:tc>
          <w:tcPr>
            <w:tcW w:w="0" w:type="auto"/>
            <w:gridSpan w:val="2"/>
            <w:vMerge/>
            <w:tcBorders>
              <w:bottom w:val="single" w:sz="4" w:space="0" w:color="auto"/>
            </w:tcBorders>
          </w:tcPr>
          <w:p w14:paraId="07F98BD9" w14:textId="77777777" w:rsidR="009C3C0C" w:rsidRPr="00EF5E94" w:rsidRDefault="009C3C0C" w:rsidP="009C3C0C">
            <w:pPr>
              <w:spacing w:before="20" w:after="20"/>
              <w:contextualSpacing/>
            </w:pPr>
          </w:p>
        </w:tc>
        <w:tc>
          <w:tcPr>
            <w:tcW w:w="0" w:type="auto"/>
            <w:tcBorders>
              <w:top w:val="nil"/>
              <w:bottom w:val="single" w:sz="4" w:space="0" w:color="auto"/>
              <w:right w:val="dashSmallGap" w:sz="4" w:space="0" w:color="auto"/>
            </w:tcBorders>
          </w:tcPr>
          <w:p w14:paraId="0B76BC1B" w14:textId="41F7A06F" w:rsidR="009C3C0C" w:rsidRPr="00EF5E94" w:rsidRDefault="009C3C0C" w:rsidP="009C3C0C">
            <w:pPr>
              <w:spacing w:before="20" w:after="20"/>
              <w:contextualSpacing/>
            </w:pPr>
            <w:r>
              <w:t>repeää ~</w:t>
            </w:r>
            <w:r w:rsidRPr="00EF5E94">
              <w:t xml:space="preserve"> repiää</w:t>
            </w:r>
          </w:p>
        </w:tc>
        <w:tc>
          <w:tcPr>
            <w:tcW w:w="0" w:type="auto"/>
            <w:tcBorders>
              <w:top w:val="nil"/>
              <w:left w:val="dashSmallGap" w:sz="4" w:space="0" w:color="auto"/>
              <w:bottom w:val="single" w:sz="4" w:space="0" w:color="auto"/>
            </w:tcBorders>
          </w:tcPr>
          <w:p w14:paraId="651B1B18" w14:textId="20B890D0" w:rsidR="009C3C0C" w:rsidRPr="00EF5E94" w:rsidRDefault="009C3C0C" w:rsidP="009C3C0C">
            <w:pPr>
              <w:spacing w:before="20" w:after="20"/>
              <w:contextualSpacing/>
            </w:pPr>
            <w:r w:rsidRPr="00EF5E94">
              <w:t>prees.</w:t>
            </w:r>
            <w:r w:rsidR="001337F6">
              <w:t>sg3</w:t>
            </w:r>
          </w:p>
        </w:tc>
        <w:tc>
          <w:tcPr>
            <w:tcW w:w="0" w:type="auto"/>
            <w:tcBorders>
              <w:top w:val="nil"/>
              <w:bottom w:val="single" w:sz="4" w:space="0" w:color="auto"/>
              <w:right w:val="dashSmallGap" w:sz="4" w:space="0" w:color="auto"/>
            </w:tcBorders>
          </w:tcPr>
          <w:p w14:paraId="5BEB45E7" w14:textId="77777777" w:rsidR="009C3C0C" w:rsidRPr="00EF5E94" w:rsidRDefault="009C3C0C" w:rsidP="009C3C0C">
            <w:pPr>
              <w:spacing w:before="20" w:after="20"/>
              <w:contextualSpacing/>
            </w:pPr>
            <w:r w:rsidRPr="00EF5E94">
              <w:t>revetä</w:t>
            </w:r>
          </w:p>
        </w:tc>
        <w:tc>
          <w:tcPr>
            <w:tcW w:w="0" w:type="auto"/>
            <w:tcBorders>
              <w:top w:val="nil"/>
              <w:left w:val="dashSmallGap" w:sz="4" w:space="0" w:color="auto"/>
              <w:bottom w:val="single" w:sz="4" w:space="0" w:color="auto"/>
            </w:tcBorders>
          </w:tcPr>
          <w:p w14:paraId="6BE5951E" w14:textId="77777777" w:rsidR="009C3C0C" w:rsidRPr="00EF5E94" w:rsidRDefault="009C3C0C" w:rsidP="009C3C0C">
            <w:pPr>
              <w:spacing w:before="20" w:after="20"/>
              <w:contextualSpacing/>
            </w:pPr>
            <w:r w:rsidRPr="00EF5E94">
              <w:t>1.inf.</w:t>
            </w:r>
          </w:p>
        </w:tc>
      </w:tr>
      <w:tr w:rsidR="00E37A1C" w:rsidRPr="00EF5E94" w14:paraId="3C3DCC38" w14:textId="77777777" w:rsidTr="00E37A1C">
        <w:trPr>
          <w:cantSplit/>
          <w:trHeight w:val="554"/>
        </w:trPr>
        <w:tc>
          <w:tcPr>
            <w:tcW w:w="0" w:type="auto"/>
            <w:vMerge w:val="restart"/>
            <w:tcBorders>
              <w:top w:val="single" w:sz="4" w:space="0" w:color="auto"/>
            </w:tcBorders>
          </w:tcPr>
          <w:p w14:paraId="6924673A" w14:textId="77777777" w:rsidR="00E37A1C" w:rsidRPr="00EF5E94" w:rsidRDefault="00E37A1C" w:rsidP="009C3C0C">
            <w:pPr>
              <w:spacing w:before="20" w:after="20"/>
              <w:contextualSpacing/>
            </w:pPr>
            <w:r w:rsidRPr="00EF5E94">
              <w:t>pp : p</w:t>
            </w:r>
          </w:p>
        </w:tc>
        <w:tc>
          <w:tcPr>
            <w:tcW w:w="0" w:type="auto"/>
            <w:tcBorders>
              <w:top w:val="single" w:sz="4" w:space="0" w:color="auto"/>
              <w:bottom w:val="nil"/>
              <w:right w:val="dashSmallGap" w:sz="4" w:space="0" w:color="auto"/>
            </w:tcBorders>
          </w:tcPr>
          <w:p w14:paraId="349908B8" w14:textId="77777777" w:rsidR="00E37A1C" w:rsidRPr="00EF5E94" w:rsidRDefault="00E37A1C" w:rsidP="009C3C0C">
            <w:pPr>
              <w:spacing w:before="20" w:after="20"/>
              <w:contextualSpacing/>
            </w:pPr>
            <w:r w:rsidRPr="00EF5E94">
              <w:t>leppä : leppää</w:t>
            </w:r>
          </w:p>
        </w:tc>
        <w:tc>
          <w:tcPr>
            <w:tcW w:w="0" w:type="auto"/>
            <w:tcBorders>
              <w:top w:val="single" w:sz="4" w:space="0" w:color="auto"/>
              <w:left w:val="dashSmallGap" w:sz="4" w:space="0" w:color="auto"/>
              <w:bottom w:val="nil"/>
            </w:tcBorders>
          </w:tcPr>
          <w:p w14:paraId="3B3F767F" w14:textId="77777777" w:rsidR="00F904D4" w:rsidRDefault="00E37A1C" w:rsidP="009C3C0C">
            <w:pPr>
              <w:spacing w:before="20" w:after="20"/>
              <w:contextualSpacing/>
            </w:pPr>
            <w:r w:rsidRPr="00EF5E94">
              <w:t>sg.nom. :</w:t>
            </w:r>
          </w:p>
          <w:p w14:paraId="345B785F" w14:textId="5AC7BA35" w:rsidR="00E37A1C" w:rsidRPr="00EF5E94" w:rsidRDefault="00E37A1C" w:rsidP="009C3C0C">
            <w:pPr>
              <w:spacing w:before="20" w:after="20"/>
              <w:contextualSpacing/>
            </w:pPr>
            <w:r w:rsidRPr="00EF5E94">
              <w:t>sg.part.</w:t>
            </w:r>
          </w:p>
        </w:tc>
        <w:tc>
          <w:tcPr>
            <w:tcW w:w="0" w:type="auto"/>
            <w:tcBorders>
              <w:top w:val="single" w:sz="4" w:space="0" w:color="auto"/>
              <w:bottom w:val="nil"/>
              <w:right w:val="dashSmallGap" w:sz="4" w:space="0" w:color="auto"/>
            </w:tcBorders>
          </w:tcPr>
          <w:p w14:paraId="3425B40C" w14:textId="77777777" w:rsidR="00E37A1C" w:rsidRPr="00EF5E94" w:rsidRDefault="00E37A1C" w:rsidP="009C3C0C">
            <w:pPr>
              <w:spacing w:before="20" w:after="20"/>
              <w:contextualSpacing/>
            </w:pPr>
            <w:r w:rsidRPr="00EF5E94">
              <w:t>lepän</w:t>
            </w:r>
          </w:p>
        </w:tc>
        <w:tc>
          <w:tcPr>
            <w:tcW w:w="0" w:type="auto"/>
            <w:tcBorders>
              <w:top w:val="single" w:sz="4" w:space="0" w:color="auto"/>
              <w:left w:val="dashSmallGap" w:sz="4" w:space="0" w:color="auto"/>
              <w:bottom w:val="nil"/>
            </w:tcBorders>
          </w:tcPr>
          <w:p w14:paraId="2578FA8A" w14:textId="77777777" w:rsidR="00E37A1C" w:rsidRPr="00EF5E94" w:rsidRDefault="00E37A1C" w:rsidP="009C3C0C">
            <w:pPr>
              <w:spacing w:before="20" w:after="20"/>
              <w:contextualSpacing/>
            </w:pPr>
            <w:r w:rsidRPr="00EF5E94">
              <w:t>sg.gen.</w:t>
            </w:r>
          </w:p>
        </w:tc>
        <w:tc>
          <w:tcPr>
            <w:tcW w:w="0" w:type="auto"/>
            <w:gridSpan w:val="2"/>
            <w:vMerge w:val="restart"/>
            <w:tcBorders>
              <w:top w:val="single" w:sz="4" w:space="0" w:color="auto"/>
            </w:tcBorders>
          </w:tcPr>
          <w:p w14:paraId="31F5C2C5" w14:textId="77777777" w:rsidR="00E37A1C" w:rsidRPr="00EF5E94" w:rsidRDefault="00E37A1C" w:rsidP="009C3C0C">
            <w:pPr>
              <w:spacing w:before="20" w:after="20"/>
              <w:contextualSpacing/>
            </w:pPr>
          </w:p>
        </w:tc>
      </w:tr>
      <w:tr w:rsidR="00E37A1C" w:rsidRPr="00EF5E94" w14:paraId="6DAD2249" w14:textId="77777777" w:rsidTr="00E37A1C">
        <w:trPr>
          <w:cantSplit/>
          <w:trHeight w:val="145"/>
        </w:trPr>
        <w:tc>
          <w:tcPr>
            <w:tcW w:w="0" w:type="auto"/>
            <w:vMerge/>
          </w:tcPr>
          <w:p w14:paraId="29D05337" w14:textId="77777777" w:rsidR="00E37A1C" w:rsidRPr="00EF5E94" w:rsidRDefault="00E37A1C" w:rsidP="009C3C0C">
            <w:pPr>
              <w:spacing w:before="20" w:after="20"/>
              <w:contextualSpacing/>
            </w:pPr>
          </w:p>
        </w:tc>
        <w:tc>
          <w:tcPr>
            <w:tcW w:w="0" w:type="auto"/>
            <w:tcBorders>
              <w:top w:val="nil"/>
              <w:bottom w:val="nil"/>
              <w:right w:val="dashSmallGap" w:sz="4" w:space="0" w:color="auto"/>
            </w:tcBorders>
          </w:tcPr>
          <w:p w14:paraId="38153AC6" w14:textId="77777777" w:rsidR="00E37A1C" w:rsidRPr="00EF5E94" w:rsidRDefault="00E37A1C" w:rsidP="009C3C0C">
            <w:pPr>
              <w:spacing w:before="20" w:after="20"/>
              <w:contextualSpacing/>
            </w:pPr>
            <w:r w:rsidRPr="00EF5E94">
              <w:t>pappi : pappia</w:t>
            </w:r>
          </w:p>
        </w:tc>
        <w:tc>
          <w:tcPr>
            <w:tcW w:w="0" w:type="auto"/>
            <w:tcBorders>
              <w:top w:val="nil"/>
              <w:left w:val="dashSmallGap" w:sz="4" w:space="0" w:color="auto"/>
              <w:bottom w:val="nil"/>
            </w:tcBorders>
          </w:tcPr>
          <w:p w14:paraId="217C96F2" w14:textId="77777777" w:rsidR="00E37A1C" w:rsidRPr="00EF5E94" w:rsidRDefault="00E37A1C" w:rsidP="009C3C0C">
            <w:pPr>
              <w:spacing w:before="20" w:after="20"/>
              <w:contextualSpacing/>
            </w:pPr>
            <w:r w:rsidRPr="00EF5E94">
              <w:t>sg.nom. : sg./pl.part.</w:t>
            </w:r>
          </w:p>
        </w:tc>
        <w:tc>
          <w:tcPr>
            <w:tcW w:w="0" w:type="auto"/>
            <w:tcBorders>
              <w:top w:val="nil"/>
              <w:bottom w:val="nil"/>
              <w:right w:val="dashSmallGap" w:sz="4" w:space="0" w:color="auto"/>
            </w:tcBorders>
          </w:tcPr>
          <w:p w14:paraId="43B793A9" w14:textId="77777777" w:rsidR="00E37A1C" w:rsidRPr="00EF5E94" w:rsidRDefault="00E37A1C" w:rsidP="009C3C0C">
            <w:pPr>
              <w:spacing w:before="20" w:after="20"/>
              <w:contextualSpacing/>
            </w:pPr>
            <w:r w:rsidRPr="00EF5E94">
              <w:t>papin</w:t>
            </w:r>
          </w:p>
        </w:tc>
        <w:tc>
          <w:tcPr>
            <w:tcW w:w="0" w:type="auto"/>
            <w:tcBorders>
              <w:top w:val="nil"/>
              <w:left w:val="dashSmallGap" w:sz="4" w:space="0" w:color="auto"/>
              <w:bottom w:val="nil"/>
            </w:tcBorders>
          </w:tcPr>
          <w:p w14:paraId="74A89AC0" w14:textId="77777777" w:rsidR="00E37A1C" w:rsidRPr="00EF5E94" w:rsidRDefault="00E37A1C" w:rsidP="009C3C0C">
            <w:pPr>
              <w:spacing w:before="20" w:after="20"/>
              <w:contextualSpacing/>
            </w:pPr>
            <w:r w:rsidRPr="00EF5E94">
              <w:t>sg.gen.</w:t>
            </w:r>
          </w:p>
        </w:tc>
        <w:tc>
          <w:tcPr>
            <w:tcW w:w="0" w:type="auto"/>
            <w:gridSpan w:val="2"/>
            <w:vMerge/>
          </w:tcPr>
          <w:p w14:paraId="2253388C" w14:textId="77777777" w:rsidR="00E37A1C" w:rsidRPr="00EF5E94" w:rsidRDefault="00E37A1C" w:rsidP="009C3C0C">
            <w:pPr>
              <w:spacing w:before="20" w:after="20"/>
              <w:contextualSpacing/>
            </w:pPr>
          </w:p>
        </w:tc>
      </w:tr>
      <w:tr w:rsidR="00E37A1C" w:rsidRPr="00EF5E94" w14:paraId="0560F344" w14:textId="77777777" w:rsidTr="009C3C0C">
        <w:trPr>
          <w:cantSplit/>
          <w:trHeight w:val="145"/>
        </w:trPr>
        <w:tc>
          <w:tcPr>
            <w:tcW w:w="0" w:type="auto"/>
            <w:vMerge/>
            <w:tcBorders>
              <w:bottom w:val="single" w:sz="4" w:space="0" w:color="auto"/>
            </w:tcBorders>
          </w:tcPr>
          <w:p w14:paraId="21B86011" w14:textId="77777777" w:rsidR="00E37A1C" w:rsidRPr="00EF5E94" w:rsidRDefault="00E37A1C" w:rsidP="009C3C0C">
            <w:pPr>
              <w:spacing w:before="20" w:after="20"/>
              <w:contextualSpacing/>
            </w:pPr>
          </w:p>
        </w:tc>
        <w:tc>
          <w:tcPr>
            <w:tcW w:w="0" w:type="auto"/>
            <w:tcBorders>
              <w:top w:val="nil"/>
              <w:bottom w:val="single" w:sz="4" w:space="0" w:color="auto"/>
              <w:right w:val="dashSmallGap" w:sz="4" w:space="0" w:color="auto"/>
            </w:tcBorders>
          </w:tcPr>
          <w:p w14:paraId="30CCDA96" w14:textId="77777777" w:rsidR="00E37A1C" w:rsidRDefault="00E37A1C" w:rsidP="009C3C0C">
            <w:pPr>
              <w:spacing w:before="20" w:after="20"/>
              <w:contextualSpacing/>
            </w:pPr>
            <w:r>
              <w:t>kuoppa :</w:t>
            </w:r>
          </w:p>
          <w:p w14:paraId="394A23D9" w14:textId="69051E7D" w:rsidR="00E37A1C" w:rsidRPr="00EF5E94" w:rsidRDefault="00E37A1C" w:rsidP="009C3C0C">
            <w:pPr>
              <w:spacing w:before="20" w:after="20"/>
              <w:contextualSpacing/>
            </w:pPr>
            <w:r>
              <w:t>kuoppaa</w:t>
            </w:r>
          </w:p>
        </w:tc>
        <w:tc>
          <w:tcPr>
            <w:tcW w:w="0" w:type="auto"/>
            <w:tcBorders>
              <w:top w:val="nil"/>
              <w:left w:val="dashSmallGap" w:sz="4" w:space="0" w:color="auto"/>
              <w:bottom w:val="single" w:sz="4" w:space="0" w:color="auto"/>
            </w:tcBorders>
          </w:tcPr>
          <w:p w14:paraId="6C4E1418" w14:textId="128B8E8F" w:rsidR="00E37A1C" w:rsidRPr="00EF5E94" w:rsidRDefault="00E37A1C" w:rsidP="009C3C0C">
            <w:pPr>
              <w:spacing w:before="20" w:after="20"/>
              <w:contextualSpacing/>
            </w:pPr>
            <w:r w:rsidRPr="00EF5E94">
              <w:t>sg.nom. : sg./pl.part.</w:t>
            </w:r>
          </w:p>
        </w:tc>
        <w:tc>
          <w:tcPr>
            <w:tcW w:w="0" w:type="auto"/>
            <w:tcBorders>
              <w:top w:val="nil"/>
              <w:bottom w:val="single" w:sz="4" w:space="0" w:color="auto"/>
              <w:right w:val="dashSmallGap" w:sz="4" w:space="0" w:color="auto"/>
            </w:tcBorders>
          </w:tcPr>
          <w:p w14:paraId="0A65DBE0" w14:textId="0EE8D21A" w:rsidR="00E37A1C" w:rsidRPr="00EF5E94" w:rsidRDefault="00E37A1C" w:rsidP="009C3C0C">
            <w:pPr>
              <w:spacing w:before="20" w:after="20"/>
              <w:contextualSpacing/>
            </w:pPr>
            <w:r>
              <w:t>kuopan</w:t>
            </w:r>
          </w:p>
        </w:tc>
        <w:tc>
          <w:tcPr>
            <w:tcW w:w="0" w:type="auto"/>
            <w:tcBorders>
              <w:top w:val="nil"/>
              <w:left w:val="dashSmallGap" w:sz="4" w:space="0" w:color="auto"/>
              <w:bottom w:val="single" w:sz="4" w:space="0" w:color="auto"/>
            </w:tcBorders>
          </w:tcPr>
          <w:p w14:paraId="00B0DD4C" w14:textId="50FC80EA" w:rsidR="00E37A1C" w:rsidRPr="00EF5E94" w:rsidRDefault="00E37A1C" w:rsidP="009C3C0C">
            <w:pPr>
              <w:spacing w:before="20" w:after="20"/>
              <w:contextualSpacing/>
            </w:pPr>
            <w:r w:rsidRPr="00EF5E94">
              <w:t>sg.gen.</w:t>
            </w:r>
          </w:p>
        </w:tc>
        <w:tc>
          <w:tcPr>
            <w:tcW w:w="0" w:type="auto"/>
            <w:gridSpan w:val="2"/>
            <w:vMerge/>
            <w:tcBorders>
              <w:bottom w:val="single" w:sz="4" w:space="0" w:color="auto"/>
            </w:tcBorders>
          </w:tcPr>
          <w:p w14:paraId="1C265393" w14:textId="77777777" w:rsidR="00E37A1C" w:rsidRPr="00EF5E94" w:rsidRDefault="00E37A1C" w:rsidP="009C3C0C">
            <w:pPr>
              <w:spacing w:before="20" w:after="20"/>
              <w:contextualSpacing/>
            </w:pPr>
          </w:p>
        </w:tc>
      </w:tr>
      <w:tr w:rsidR="009C3C0C" w:rsidRPr="00EF5E94" w14:paraId="587BE3E5" w14:textId="77777777" w:rsidTr="009C3C0C">
        <w:trPr>
          <w:cantSplit/>
          <w:trHeight w:val="554"/>
        </w:trPr>
        <w:tc>
          <w:tcPr>
            <w:tcW w:w="0" w:type="auto"/>
            <w:vMerge w:val="restart"/>
            <w:tcBorders>
              <w:top w:val="nil"/>
            </w:tcBorders>
          </w:tcPr>
          <w:p w14:paraId="260929AE" w14:textId="3DEA8535" w:rsidR="009C3C0C" w:rsidRPr="00EF5E94" w:rsidRDefault="009C3C0C" w:rsidP="009C3C0C">
            <w:pPr>
              <w:spacing w:before="20" w:after="20"/>
              <w:contextualSpacing/>
            </w:pPr>
            <w:r w:rsidRPr="00EF5E94">
              <w:t>mp : m</w:t>
            </w:r>
            <w:r>
              <w:t>(</w:t>
            </w:r>
            <w:r w:rsidRPr="00EF5E94">
              <w:t>m)</w:t>
            </w:r>
          </w:p>
        </w:tc>
        <w:tc>
          <w:tcPr>
            <w:tcW w:w="0" w:type="auto"/>
            <w:gridSpan w:val="2"/>
            <w:vMerge w:val="restart"/>
            <w:tcBorders>
              <w:top w:val="nil"/>
            </w:tcBorders>
          </w:tcPr>
          <w:p w14:paraId="750B2315" w14:textId="77777777" w:rsidR="009C3C0C" w:rsidRPr="00EF5E94" w:rsidRDefault="009C3C0C" w:rsidP="009C3C0C">
            <w:pPr>
              <w:spacing w:before="20" w:after="20"/>
              <w:contextualSpacing/>
            </w:pPr>
          </w:p>
        </w:tc>
        <w:tc>
          <w:tcPr>
            <w:tcW w:w="0" w:type="auto"/>
            <w:tcBorders>
              <w:top w:val="nil"/>
              <w:bottom w:val="nil"/>
              <w:right w:val="dashSmallGap" w:sz="4" w:space="0" w:color="auto"/>
            </w:tcBorders>
          </w:tcPr>
          <w:p w14:paraId="167595A8" w14:textId="77777777" w:rsidR="00F904D4" w:rsidRDefault="009C3C0C" w:rsidP="009C3C0C">
            <w:pPr>
              <w:spacing w:before="20" w:after="20"/>
              <w:contextualSpacing/>
            </w:pPr>
            <w:r w:rsidRPr="00EF5E94">
              <w:t>tempaa :</w:t>
            </w:r>
          </w:p>
          <w:p w14:paraId="12205D7D" w14:textId="0CB1A78D" w:rsidR="009C3C0C" w:rsidRPr="00EF5E94" w:rsidRDefault="009C3C0C" w:rsidP="009C3C0C">
            <w:pPr>
              <w:spacing w:before="20" w:after="20"/>
              <w:contextualSpacing/>
            </w:pPr>
            <w:r w:rsidRPr="00EF5E94">
              <w:t>tempas</w:t>
            </w:r>
          </w:p>
        </w:tc>
        <w:tc>
          <w:tcPr>
            <w:tcW w:w="0" w:type="auto"/>
            <w:tcBorders>
              <w:top w:val="nil"/>
              <w:left w:val="dashSmallGap" w:sz="4" w:space="0" w:color="auto"/>
              <w:bottom w:val="nil"/>
            </w:tcBorders>
          </w:tcPr>
          <w:p w14:paraId="25E28FE7" w14:textId="7C822F88" w:rsidR="009C3C0C" w:rsidRPr="00EF5E94" w:rsidRDefault="009C3C0C" w:rsidP="009C3C0C">
            <w:pPr>
              <w:spacing w:before="20" w:after="20"/>
              <w:contextualSpacing/>
            </w:pPr>
            <w:r w:rsidRPr="00EF5E94">
              <w:t>prees.</w:t>
            </w:r>
            <w:r w:rsidR="001337F6">
              <w:t>sg3</w:t>
            </w:r>
            <w:r w:rsidRPr="00EF5E94">
              <w:t xml:space="preserve"> :</w:t>
            </w:r>
            <w:r>
              <w:t xml:space="preserve"> </w:t>
            </w:r>
            <w:r w:rsidRPr="00EF5E94">
              <w:t>pret.</w:t>
            </w:r>
            <w:r w:rsidR="001337F6">
              <w:t>sg3</w:t>
            </w:r>
          </w:p>
        </w:tc>
        <w:tc>
          <w:tcPr>
            <w:tcW w:w="0" w:type="auto"/>
            <w:tcBorders>
              <w:top w:val="nil"/>
              <w:bottom w:val="nil"/>
              <w:right w:val="dashSmallGap" w:sz="4" w:space="0" w:color="auto"/>
            </w:tcBorders>
          </w:tcPr>
          <w:p w14:paraId="7FB75313" w14:textId="77777777" w:rsidR="009C3C0C" w:rsidRPr="00EF5E94" w:rsidRDefault="009C3C0C" w:rsidP="009C3C0C">
            <w:pPr>
              <w:spacing w:before="20" w:after="20"/>
              <w:contextualSpacing/>
            </w:pPr>
            <w:r w:rsidRPr="00EF5E94">
              <w:t>temmata</w:t>
            </w:r>
          </w:p>
        </w:tc>
        <w:tc>
          <w:tcPr>
            <w:tcW w:w="0" w:type="auto"/>
            <w:tcBorders>
              <w:top w:val="nil"/>
              <w:left w:val="dashSmallGap" w:sz="4" w:space="0" w:color="auto"/>
              <w:bottom w:val="nil"/>
            </w:tcBorders>
          </w:tcPr>
          <w:p w14:paraId="36FB0F04" w14:textId="77777777" w:rsidR="009C3C0C" w:rsidRPr="00EF5E94" w:rsidRDefault="009C3C0C" w:rsidP="009C3C0C">
            <w:pPr>
              <w:spacing w:before="20" w:after="20"/>
              <w:contextualSpacing/>
            </w:pPr>
            <w:r w:rsidRPr="00EF5E94">
              <w:t>1.inf.</w:t>
            </w:r>
          </w:p>
        </w:tc>
      </w:tr>
      <w:tr w:rsidR="009C3C0C" w:rsidRPr="00EF5E94" w14:paraId="37E40C83" w14:textId="77777777" w:rsidTr="009C3C0C">
        <w:trPr>
          <w:cantSplit/>
          <w:trHeight w:val="145"/>
        </w:trPr>
        <w:tc>
          <w:tcPr>
            <w:tcW w:w="0" w:type="auto"/>
            <w:vMerge/>
          </w:tcPr>
          <w:p w14:paraId="23E2A10F" w14:textId="4FB4EA30" w:rsidR="009C3C0C" w:rsidRPr="00EF5E94" w:rsidRDefault="009C3C0C" w:rsidP="009C3C0C">
            <w:pPr>
              <w:spacing w:before="20" w:after="20"/>
              <w:contextualSpacing/>
            </w:pPr>
          </w:p>
        </w:tc>
        <w:tc>
          <w:tcPr>
            <w:tcW w:w="0" w:type="auto"/>
            <w:gridSpan w:val="2"/>
            <w:vMerge/>
          </w:tcPr>
          <w:p w14:paraId="46CA4C94" w14:textId="77777777" w:rsidR="009C3C0C" w:rsidRPr="00EF5E94" w:rsidRDefault="009C3C0C" w:rsidP="009C3C0C">
            <w:pPr>
              <w:spacing w:before="20" w:after="20"/>
              <w:contextualSpacing/>
            </w:pPr>
          </w:p>
        </w:tc>
        <w:tc>
          <w:tcPr>
            <w:tcW w:w="0" w:type="auto"/>
            <w:tcBorders>
              <w:top w:val="nil"/>
              <w:bottom w:val="nil"/>
              <w:right w:val="dashSmallGap" w:sz="4" w:space="0" w:color="auto"/>
            </w:tcBorders>
          </w:tcPr>
          <w:p w14:paraId="59E8931F" w14:textId="77777777" w:rsidR="009C3C0C" w:rsidRPr="00EF5E94" w:rsidRDefault="009C3C0C" w:rsidP="009C3C0C">
            <w:pPr>
              <w:spacing w:before="20" w:after="20"/>
              <w:contextualSpacing/>
            </w:pPr>
            <w:r w:rsidRPr="00EF5E94">
              <w:t>ampua :</w:t>
            </w:r>
          </w:p>
          <w:p w14:paraId="4A60DF6F" w14:textId="77777777" w:rsidR="009C3C0C" w:rsidRPr="00EF5E94" w:rsidRDefault="009C3C0C" w:rsidP="009C3C0C">
            <w:pPr>
              <w:spacing w:before="20" w:after="20"/>
              <w:contextualSpacing/>
            </w:pPr>
            <w:r w:rsidRPr="00EF5E94">
              <w:t>ampui</w:t>
            </w:r>
          </w:p>
        </w:tc>
        <w:tc>
          <w:tcPr>
            <w:tcW w:w="0" w:type="auto"/>
            <w:tcBorders>
              <w:top w:val="nil"/>
              <w:left w:val="dashSmallGap" w:sz="4" w:space="0" w:color="auto"/>
              <w:bottom w:val="nil"/>
            </w:tcBorders>
          </w:tcPr>
          <w:p w14:paraId="016870A2" w14:textId="5136FDB8" w:rsidR="009C3C0C" w:rsidRPr="00EF5E94" w:rsidRDefault="009C3C0C" w:rsidP="009C3C0C">
            <w:pPr>
              <w:spacing w:before="20" w:after="20"/>
              <w:contextualSpacing/>
            </w:pPr>
            <w:r>
              <w:t>1.inf.</w:t>
            </w:r>
            <w:r w:rsidRPr="00EF5E94">
              <w:t xml:space="preserve"> :</w:t>
            </w:r>
          </w:p>
          <w:p w14:paraId="1EB59905" w14:textId="5752BBEC" w:rsidR="009C3C0C" w:rsidRPr="00EF5E94" w:rsidRDefault="009C3C0C" w:rsidP="009C3C0C">
            <w:pPr>
              <w:spacing w:before="20" w:after="20"/>
              <w:contextualSpacing/>
            </w:pPr>
            <w:r w:rsidRPr="00EF5E94">
              <w:t>pret.</w:t>
            </w:r>
            <w:r w:rsidR="001337F6">
              <w:t>sg3</w:t>
            </w:r>
          </w:p>
        </w:tc>
        <w:tc>
          <w:tcPr>
            <w:tcW w:w="0" w:type="auto"/>
            <w:tcBorders>
              <w:top w:val="nil"/>
              <w:bottom w:val="nil"/>
              <w:right w:val="dashSmallGap" w:sz="4" w:space="0" w:color="auto"/>
            </w:tcBorders>
          </w:tcPr>
          <w:p w14:paraId="37BC2810" w14:textId="77777777" w:rsidR="009C3C0C" w:rsidRPr="00EF5E94" w:rsidRDefault="009C3C0C" w:rsidP="009C3C0C">
            <w:pPr>
              <w:spacing w:before="20" w:after="20"/>
              <w:contextualSpacing/>
            </w:pPr>
            <w:r w:rsidRPr="00EF5E94">
              <w:t>ammun</w:t>
            </w:r>
          </w:p>
        </w:tc>
        <w:tc>
          <w:tcPr>
            <w:tcW w:w="0" w:type="auto"/>
            <w:tcBorders>
              <w:top w:val="nil"/>
              <w:left w:val="dashSmallGap" w:sz="4" w:space="0" w:color="auto"/>
              <w:bottom w:val="nil"/>
            </w:tcBorders>
          </w:tcPr>
          <w:p w14:paraId="4859CB96" w14:textId="52C26807" w:rsidR="009C3C0C" w:rsidRPr="00EF5E94" w:rsidRDefault="009C3C0C" w:rsidP="009C3C0C">
            <w:pPr>
              <w:spacing w:before="20" w:after="20"/>
              <w:contextualSpacing/>
            </w:pPr>
            <w:r w:rsidRPr="00EF5E94">
              <w:t>prees.</w:t>
            </w:r>
            <w:r w:rsidR="001337F6">
              <w:t>sg1</w:t>
            </w:r>
          </w:p>
        </w:tc>
      </w:tr>
      <w:tr w:rsidR="009C3C0C" w:rsidRPr="00EF5E94" w14:paraId="10D7E42B" w14:textId="77777777" w:rsidTr="009C3C0C">
        <w:trPr>
          <w:cantSplit/>
          <w:trHeight w:val="145"/>
        </w:trPr>
        <w:tc>
          <w:tcPr>
            <w:tcW w:w="0" w:type="auto"/>
            <w:vMerge/>
            <w:tcBorders>
              <w:bottom w:val="single" w:sz="4" w:space="0" w:color="auto"/>
            </w:tcBorders>
          </w:tcPr>
          <w:p w14:paraId="42C0E152" w14:textId="77777777" w:rsidR="009C3C0C" w:rsidRPr="00EF5E94" w:rsidRDefault="009C3C0C" w:rsidP="009C3C0C">
            <w:pPr>
              <w:spacing w:before="20" w:after="20"/>
              <w:contextualSpacing/>
            </w:pPr>
          </w:p>
        </w:tc>
        <w:tc>
          <w:tcPr>
            <w:tcW w:w="0" w:type="auto"/>
            <w:gridSpan w:val="2"/>
            <w:vMerge/>
            <w:tcBorders>
              <w:bottom w:val="single" w:sz="4" w:space="0" w:color="auto"/>
            </w:tcBorders>
          </w:tcPr>
          <w:p w14:paraId="5BAA81CF" w14:textId="77777777" w:rsidR="009C3C0C" w:rsidRPr="00EF5E94" w:rsidRDefault="009C3C0C" w:rsidP="009C3C0C">
            <w:pPr>
              <w:spacing w:before="20" w:after="20"/>
              <w:contextualSpacing/>
            </w:pPr>
          </w:p>
        </w:tc>
        <w:tc>
          <w:tcPr>
            <w:tcW w:w="0" w:type="auto"/>
            <w:tcBorders>
              <w:top w:val="nil"/>
              <w:bottom w:val="single" w:sz="4" w:space="0" w:color="auto"/>
              <w:right w:val="dashSmallGap" w:sz="4" w:space="0" w:color="auto"/>
            </w:tcBorders>
          </w:tcPr>
          <w:p w14:paraId="3742BB97" w14:textId="77777777" w:rsidR="009C3C0C" w:rsidRPr="00EF5E94" w:rsidRDefault="009C3C0C" w:rsidP="009C3C0C">
            <w:pPr>
              <w:spacing w:before="20" w:after="20"/>
              <w:contextualSpacing/>
            </w:pPr>
            <w:r w:rsidRPr="00EF5E94">
              <w:t>kumpi :</w:t>
            </w:r>
          </w:p>
          <w:p w14:paraId="16235E15" w14:textId="77777777" w:rsidR="009C3C0C" w:rsidRPr="00EF5E94" w:rsidRDefault="009C3C0C" w:rsidP="009C3C0C">
            <w:pPr>
              <w:spacing w:before="20" w:after="20"/>
              <w:contextualSpacing/>
            </w:pPr>
            <w:r w:rsidRPr="00EF5E94">
              <w:t>kumpaa</w:t>
            </w:r>
          </w:p>
        </w:tc>
        <w:tc>
          <w:tcPr>
            <w:tcW w:w="0" w:type="auto"/>
            <w:tcBorders>
              <w:top w:val="nil"/>
              <w:left w:val="dashSmallGap" w:sz="4" w:space="0" w:color="auto"/>
              <w:bottom w:val="single" w:sz="4" w:space="0" w:color="auto"/>
            </w:tcBorders>
          </w:tcPr>
          <w:p w14:paraId="65DD1761" w14:textId="77777777" w:rsidR="009C3C0C" w:rsidRPr="00EF5E94" w:rsidRDefault="009C3C0C" w:rsidP="009C3C0C">
            <w:pPr>
              <w:spacing w:before="20" w:after="20"/>
              <w:contextualSpacing/>
            </w:pPr>
            <w:r w:rsidRPr="00EF5E94">
              <w:t>sg.nom. :</w:t>
            </w:r>
          </w:p>
          <w:p w14:paraId="6DD6D694" w14:textId="77777777" w:rsidR="009C3C0C" w:rsidRPr="00EF5E94" w:rsidRDefault="009C3C0C" w:rsidP="009C3C0C">
            <w:pPr>
              <w:spacing w:before="20" w:after="20"/>
              <w:contextualSpacing/>
            </w:pPr>
            <w:r w:rsidRPr="00EF5E94">
              <w:t>sg.part.</w:t>
            </w:r>
          </w:p>
        </w:tc>
        <w:tc>
          <w:tcPr>
            <w:tcW w:w="0" w:type="auto"/>
            <w:tcBorders>
              <w:top w:val="nil"/>
              <w:bottom w:val="single" w:sz="4" w:space="0" w:color="auto"/>
              <w:right w:val="dashSmallGap" w:sz="4" w:space="0" w:color="auto"/>
            </w:tcBorders>
          </w:tcPr>
          <w:p w14:paraId="65F2CCA5" w14:textId="77777777" w:rsidR="009C3C0C" w:rsidRPr="00EF5E94" w:rsidRDefault="009C3C0C" w:rsidP="009C3C0C">
            <w:pPr>
              <w:spacing w:before="20" w:after="20"/>
              <w:contextualSpacing/>
            </w:pPr>
            <w:r w:rsidRPr="00EF5E94">
              <w:t>kummat</w:t>
            </w:r>
          </w:p>
        </w:tc>
        <w:tc>
          <w:tcPr>
            <w:tcW w:w="0" w:type="auto"/>
            <w:tcBorders>
              <w:top w:val="nil"/>
              <w:left w:val="dashSmallGap" w:sz="4" w:space="0" w:color="auto"/>
              <w:bottom w:val="single" w:sz="4" w:space="0" w:color="auto"/>
            </w:tcBorders>
          </w:tcPr>
          <w:p w14:paraId="2EA1D0E6" w14:textId="77777777" w:rsidR="009C3C0C" w:rsidRPr="00EF5E94" w:rsidRDefault="009C3C0C" w:rsidP="009C3C0C">
            <w:pPr>
              <w:spacing w:before="20" w:after="20"/>
              <w:contextualSpacing/>
            </w:pPr>
            <w:r w:rsidRPr="00EF5E94">
              <w:t>pl.nom.</w:t>
            </w:r>
          </w:p>
        </w:tc>
      </w:tr>
      <w:tr w:rsidR="00067DB1" w:rsidRPr="00EF5E94" w14:paraId="4886F377" w14:textId="77777777" w:rsidTr="00067DB1">
        <w:trPr>
          <w:cantSplit/>
          <w:trHeight w:val="278"/>
        </w:trPr>
        <w:tc>
          <w:tcPr>
            <w:tcW w:w="0" w:type="auto"/>
            <w:tcBorders>
              <w:top w:val="single" w:sz="4" w:space="0" w:color="auto"/>
              <w:bottom w:val="single" w:sz="4" w:space="0" w:color="auto"/>
            </w:tcBorders>
          </w:tcPr>
          <w:p w14:paraId="45590C94" w14:textId="77777777" w:rsidR="00067DB1" w:rsidRPr="00EF5E94" w:rsidRDefault="00067DB1" w:rsidP="009C3C0C">
            <w:pPr>
              <w:spacing w:before="20" w:after="20"/>
              <w:contextualSpacing/>
            </w:pPr>
            <w:r w:rsidRPr="00EF5E94">
              <w:t xml:space="preserve">mpp : mp </w:t>
            </w:r>
          </w:p>
        </w:tc>
        <w:tc>
          <w:tcPr>
            <w:tcW w:w="0" w:type="auto"/>
            <w:tcBorders>
              <w:top w:val="single" w:sz="4" w:space="0" w:color="auto"/>
              <w:bottom w:val="single" w:sz="4" w:space="0" w:color="auto"/>
              <w:right w:val="dashSmallGap" w:sz="4" w:space="0" w:color="auto"/>
            </w:tcBorders>
          </w:tcPr>
          <w:p w14:paraId="04446422" w14:textId="77777777" w:rsidR="00067DB1" w:rsidRPr="00EF5E94" w:rsidRDefault="00067DB1" w:rsidP="009C3C0C">
            <w:pPr>
              <w:spacing w:before="20" w:after="20"/>
              <w:contextualSpacing/>
            </w:pPr>
            <w:r w:rsidRPr="00EF5E94">
              <w:t>tumppu</w:t>
            </w:r>
          </w:p>
        </w:tc>
        <w:tc>
          <w:tcPr>
            <w:tcW w:w="0" w:type="auto"/>
            <w:tcBorders>
              <w:top w:val="single" w:sz="4" w:space="0" w:color="auto"/>
              <w:left w:val="dashSmallGap" w:sz="4" w:space="0" w:color="auto"/>
              <w:bottom w:val="single" w:sz="4" w:space="0" w:color="auto"/>
            </w:tcBorders>
          </w:tcPr>
          <w:p w14:paraId="4EC22213" w14:textId="77777777" w:rsidR="00067DB1" w:rsidRPr="00EF5E94" w:rsidRDefault="00067DB1" w:rsidP="009C3C0C">
            <w:pPr>
              <w:spacing w:before="20" w:after="20"/>
              <w:contextualSpacing/>
            </w:pPr>
            <w:r w:rsidRPr="00EF5E94">
              <w:t>sg.nom.</w:t>
            </w:r>
          </w:p>
        </w:tc>
        <w:tc>
          <w:tcPr>
            <w:tcW w:w="0" w:type="auto"/>
            <w:tcBorders>
              <w:top w:val="single" w:sz="4" w:space="0" w:color="auto"/>
              <w:bottom w:val="single" w:sz="4" w:space="0" w:color="auto"/>
              <w:right w:val="dashSmallGap" w:sz="4" w:space="0" w:color="auto"/>
            </w:tcBorders>
          </w:tcPr>
          <w:p w14:paraId="08A215D0" w14:textId="77777777" w:rsidR="00067DB1" w:rsidRPr="00EF5E94" w:rsidRDefault="00067DB1" w:rsidP="009C3C0C">
            <w:pPr>
              <w:spacing w:before="20" w:after="20"/>
              <w:contextualSpacing/>
            </w:pPr>
            <w:r w:rsidRPr="00EF5E94">
              <w:t>tumput</w:t>
            </w:r>
          </w:p>
        </w:tc>
        <w:tc>
          <w:tcPr>
            <w:tcW w:w="0" w:type="auto"/>
            <w:tcBorders>
              <w:top w:val="single" w:sz="4" w:space="0" w:color="auto"/>
              <w:left w:val="dashSmallGap" w:sz="4" w:space="0" w:color="auto"/>
              <w:bottom w:val="single" w:sz="4" w:space="0" w:color="auto"/>
            </w:tcBorders>
          </w:tcPr>
          <w:p w14:paraId="4D2B770C" w14:textId="77777777" w:rsidR="00067DB1" w:rsidRPr="00EF5E94" w:rsidRDefault="00067DB1" w:rsidP="009C3C0C">
            <w:pPr>
              <w:spacing w:before="20" w:after="20"/>
              <w:contextualSpacing/>
            </w:pPr>
            <w:r w:rsidRPr="00EF5E94">
              <w:t>pl.nom.</w:t>
            </w:r>
          </w:p>
        </w:tc>
        <w:tc>
          <w:tcPr>
            <w:tcW w:w="0" w:type="auto"/>
            <w:gridSpan w:val="2"/>
            <w:tcBorders>
              <w:top w:val="single" w:sz="4" w:space="0" w:color="auto"/>
              <w:bottom w:val="single" w:sz="4" w:space="0" w:color="auto"/>
            </w:tcBorders>
          </w:tcPr>
          <w:p w14:paraId="12F7D3D9" w14:textId="77777777" w:rsidR="00067DB1" w:rsidRPr="00EF5E94" w:rsidRDefault="00067DB1" w:rsidP="009C3C0C">
            <w:pPr>
              <w:spacing w:before="20" w:after="20"/>
              <w:contextualSpacing/>
            </w:pPr>
          </w:p>
        </w:tc>
      </w:tr>
      <w:tr w:rsidR="009C3C0C" w:rsidRPr="00EF5E94" w14:paraId="78E8BFBC" w14:textId="77777777" w:rsidTr="009C3C0C">
        <w:trPr>
          <w:cantSplit/>
          <w:trHeight w:val="554"/>
        </w:trPr>
        <w:tc>
          <w:tcPr>
            <w:tcW w:w="0" w:type="auto"/>
            <w:vMerge w:val="restart"/>
            <w:tcBorders>
              <w:top w:val="single" w:sz="4" w:space="0" w:color="auto"/>
            </w:tcBorders>
          </w:tcPr>
          <w:p w14:paraId="7C36E894" w14:textId="0058F498" w:rsidR="009C3C0C" w:rsidRPr="00EF5E94" w:rsidRDefault="009C3C0C" w:rsidP="009C3C0C">
            <w:pPr>
              <w:spacing w:before="20" w:after="20"/>
              <w:contextualSpacing/>
            </w:pPr>
            <w:r w:rsidRPr="00EF5E94">
              <w:t>rp :</w:t>
            </w:r>
            <w:r w:rsidR="000A4B27">
              <w:t xml:space="preserve"> </w:t>
            </w:r>
            <w:r w:rsidRPr="00EF5E94">
              <w:t>rv</w:t>
            </w:r>
          </w:p>
        </w:tc>
        <w:tc>
          <w:tcPr>
            <w:tcW w:w="0" w:type="auto"/>
            <w:gridSpan w:val="2"/>
            <w:vMerge w:val="restart"/>
            <w:tcBorders>
              <w:top w:val="single" w:sz="4" w:space="0" w:color="auto"/>
            </w:tcBorders>
          </w:tcPr>
          <w:p w14:paraId="589296D6" w14:textId="77777777" w:rsidR="009C3C0C" w:rsidRPr="00EF5E94" w:rsidRDefault="009C3C0C" w:rsidP="009C3C0C">
            <w:pPr>
              <w:spacing w:before="20" w:after="20"/>
              <w:contextualSpacing/>
            </w:pPr>
          </w:p>
        </w:tc>
        <w:tc>
          <w:tcPr>
            <w:tcW w:w="0" w:type="auto"/>
            <w:tcBorders>
              <w:top w:val="single" w:sz="4" w:space="0" w:color="auto"/>
              <w:bottom w:val="nil"/>
              <w:right w:val="dashSmallGap" w:sz="4" w:space="0" w:color="auto"/>
            </w:tcBorders>
          </w:tcPr>
          <w:p w14:paraId="0AB17533" w14:textId="77777777" w:rsidR="009C3C0C" w:rsidRPr="00EF5E94" w:rsidRDefault="009C3C0C" w:rsidP="009C3C0C">
            <w:pPr>
              <w:spacing w:before="20" w:after="20"/>
              <w:contextualSpacing/>
            </w:pPr>
            <w:r w:rsidRPr="00EF5E94">
              <w:t>arpa :</w:t>
            </w:r>
          </w:p>
          <w:p w14:paraId="54E9D6C1" w14:textId="77777777" w:rsidR="009C3C0C" w:rsidRPr="00EF5E94" w:rsidRDefault="009C3C0C" w:rsidP="009C3C0C">
            <w:pPr>
              <w:spacing w:before="20" w:after="20"/>
              <w:contextualSpacing/>
            </w:pPr>
            <w:r w:rsidRPr="00EF5E94">
              <w:t>arpaa</w:t>
            </w:r>
          </w:p>
        </w:tc>
        <w:tc>
          <w:tcPr>
            <w:tcW w:w="0" w:type="auto"/>
            <w:tcBorders>
              <w:top w:val="single" w:sz="4" w:space="0" w:color="auto"/>
              <w:left w:val="dashSmallGap" w:sz="4" w:space="0" w:color="auto"/>
              <w:bottom w:val="nil"/>
            </w:tcBorders>
          </w:tcPr>
          <w:p w14:paraId="29E090EB" w14:textId="79ECA902" w:rsidR="009C3C0C" w:rsidRPr="00EF5E94" w:rsidRDefault="009C3C0C" w:rsidP="009C3C0C">
            <w:pPr>
              <w:spacing w:before="20" w:after="20"/>
              <w:contextualSpacing/>
            </w:pPr>
            <w:r w:rsidRPr="00EF5E94">
              <w:t>sg.nom</w:t>
            </w:r>
            <w:r w:rsidR="007F6C63">
              <w:t>.</w:t>
            </w:r>
            <w:r w:rsidRPr="00EF5E94">
              <w:t xml:space="preserve"> :</w:t>
            </w:r>
          </w:p>
          <w:p w14:paraId="272442F1" w14:textId="77777777" w:rsidR="009C3C0C" w:rsidRPr="00EF5E94" w:rsidRDefault="009C3C0C" w:rsidP="009C3C0C">
            <w:pPr>
              <w:spacing w:before="20" w:after="20"/>
              <w:contextualSpacing/>
            </w:pPr>
            <w:r w:rsidRPr="00EF5E94">
              <w:t>sg.part.</w:t>
            </w:r>
          </w:p>
        </w:tc>
        <w:tc>
          <w:tcPr>
            <w:tcW w:w="0" w:type="auto"/>
            <w:tcBorders>
              <w:top w:val="single" w:sz="4" w:space="0" w:color="auto"/>
              <w:bottom w:val="nil"/>
              <w:right w:val="dashSmallGap" w:sz="4" w:space="0" w:color="auto"/>
            </w:tcBorders>
          </w:tcPr>
          <w:p w14:paraId="3528DA8A" w14:textId="77777777" w:rsidR="009C3C0C" w:rsidRPr="00EF5E94" w:rsidRDefault="009C3C0C" w:rsidP="009C3C0C">
            <w:pPr>
              <w:spacing w:before="20" w:after="20"/>
              <w:contextualSpacing/>
            </w:pPr>
            <w:r w:rsidRPr="00EF5E94">
              <w:t>arvat</w:t>
            </w:r>
          </w:p>
        </w:tc>
        <w:tc>
          <w:tcPr>
            <w:tcW w:w="0" w:type="auto"/>
            <w:tcBorders>
              <w:top w:val="single" w:sz="4" w:space="0" w:color="auto"/>
              <w:left w:val="dashSmallGap" w:sz="4" w:space="0" w:color="auto"/>
              <w:bottom w:val="nil"/>
            </w:tcBorders>
          </w:tcPr>
          <w:p w14:paraId="7B54A271" w14:textId="77777777" w:rsidR="009C3C0C" w:rsidRPr="00EF5E94" w:rsidRDefault="009C3C0C" w:rsidP="009C3C0C">
            <w:pPr>
              <w:spacing w:before="20" w:after="20"/>
              <w:contextualSpacing/>
            </w:pPr>
            <w:r w:rsidRPr="00EF5E94">
              <w:t>pl.nom.</w:t>
            </w:r>
          </w:p>
        </w:tc>
      </w:tr>
      <w:tr w:rsidR="009C3C0C" w:rsidRPr="00EF5E94" w14:paraId="1DD7EE49" w14:textId="77777777" w:rsidTr="009C3C0C">
        <w:trPr>
          <w:cantSplit/>
          <w:trHeight w:val="145"/>
        </w:trPr>
        <w:tc>
          <w:tcPr>
            <w:tcW w:w="0" w:type="auto"/>
            <w:vMerge/>
          </w:tcPr>
          <w:p w14:paraId="141084B6" w14:textId="77777777" w:rsidR="009C3C0C" w:rsidRPr="00EF5E94" w:rsidRDefault="009C3C0C" w:rsidP="009C3C0C">
            <w:pPr>
              <w:spacing w:before="20" w:after="20"/>
              <w:contextualSpacing/>
            </w:pPr>
          </w:p>
        </w:tc>
        <w:tc>
          <w:tcPr>
            <w:tcW w:w="0" w:type="auto"/>
            <w:gridSpan w:val="2"/>
            <w:vMerge/>
          </w:tcPr>
          <w:p w14:paraId="59AE07FD" w14:textId="77777777" w:rsidR="009C3C0C" w:rsidRPr="00EF5E94" w:rsidRDefault="009C3C0C" w:rsidP="009C3C0C">
            <w:pPr>
              <w:spacing w:before="20" w:after="20"/>
              <w:contextualSpacing/>
            </w:pPr>
          </w:p>
        </w:tc>
        <w:tc>
          <w:tcPr>
            <w:tcW w:w="0" w:type="auto"/>
            <w:tcBorders>
              <w:top w:val="nil"/>
              <w:bottom w:val="nil"/>
              <w:right w:val="dashSmallGap" w:sz="4" w:space="0" w:color="auto"/>
            </w:tcBorders>
          </w:tcPr>
          <w:p w14:paraId="047555CC" w14:textId="77777777" w:rsidR="009C3C0C" w:rsidRPr="00EF5E94" w:rsidRDefault="009C3C0C" w:rsidP="009C3C0C">
            <w:pPr>
              <w:spacing w:before="20" w:after="20"/>
              <w:contextualSpacing/>
            </w:pPr>
            <w:r w:rsidRPr="00EF5E94">
              <w:t>turpheet</w:t>
            </w:r>
          </w:p>
        </w:tc>
        <w:tc>
          <w:tcPr>
            <w:tcW w:w="0" w:type="auto"/>
            <w:tcBorders>
              <w:top w:val="nil"/>
              <w:left w:val="dashSmallGap" w:sz="4" w:space="0" w:color="auto"/>
              <w:bottom w:val="nil"/>
            </w:tcBorders>
          </w:tcPr>
          <w:p w14:paraId="24692144" w14:textId="77777777" w:rsidR="009C3C0C" w:rsidRPr="00EF5E94" w:rsidRDefault="009C3C0C" w:rsidP="009C3C0C">
            <w:pPr>
              <w:spacing w:before="20" w:after="20"/>
              <w:contextualSpacing/>
            </w:pPr>
            <w:r w:rsidRPr="00EF5E94">
              <w:t>pl.nom.</w:t>
            </w:r>
          </w:p>
        </w:tc>
        <w:tc>
          <w:tcPr>
            <w:tcW w:w="0" w:type="auto"/>
            <w:tcBorders>
              <w:top w:val="nil"/>
              <w:bottom w:val="nil"/>
              <w:right w:val="dashSmallGap" w:sz="4" w:space="0" w:color="auto"/>
            </w:tcBorders>
          </w:tcPr>
          <w:p w14:paraId="702E0358" w14:textId="65228BA2" w:rsidR="009C3C0C" w:rsidRPr="00EF5E94" w:rsidRDefault="009C3C0C" w:rsidP="009C3C0C">
            <w:pPr>
              <w:spacing w:before="20" w:after="20"/>
              <w:contextualSpacing/>
            </w:pPr>
            <w:r w:rsidRPr="00EF5E94">
              <w:t>turve</w:t>
            </w:r>
            <w:r w:rsidR="00236501">
              <w:t>(t)</w:t>
            </w:r>
          </w:p>
        </w:tc>
        <w:tc>
          <w:tcPr>
            <w:tcW w:w="0" w:type="auto"/>
            <w:tcBorders>
              <w:top w:val="nil"/>
              <w:left w:val="dashSmallGap" w:sz="4" w:space="0" w:color="auto"/>
              <w:bottom w:val="nil"/>
            </w:tcBorders>
          </w:tcPr>
          <w:p w14:paraId="30433869" w14:textId="77777777" w:rsidR="009C3C0C" w:rsidRPr="00EF5E94" w:rsidRDefault="009C3C0C" w:rsidP="009C3C0C">
            <w:pPr>
              <w:spacing w:before="20" w:after="20"/>
              <w:contextualSpacing/>
            </w:pPr>
            <w:r w:rsidRPr="00EF5E94">
              <w:t>sg.nom.</w:t>
            </w:r>
          </w:p>
        </w:tc>
      </w:tr>
      <w:tr w:rsidR="009C3C0C" w:rsidRPr="00EF5E94" w14:paraId="4E19EA15" w14:textId="77777777" w:rsidTr="009C3C0C">
        <w:trPr>
          <w:cantSplit/>
          <w:trHeight w:val="145"/>
        </w:trPr>
        <w:tc>
          <w:tcPr>
            <w:tcW w:w="0" w:type="auto"/>
            <w:vMerge/>
            <w:tcBorders>
              <w:bottom w:val="single" w:sz="4" w:space="0" w:color="auto"/>
            </w:tcBorders>
          </w:tcPr>
          <w:p w14:paraId="7FDD2DB3" w14:textId="77777777" w:rsidR="009C3C0C" w:rsidRPr="00EF5E94" w:rsidRDefault="009C3C0C" w:rsidP="009C3C0C">
            <w:pPr>
              <w:spacing w:before="20" w:after="20"/>
              <w:contextualSpacing/>
            </w:pPr>
          </w:p>
        </w:tc>
        <w:tc>
          <w:tcPr>
            <w:tcW w:w="0" w:type="auto"/>
            <w:gridSpan w:val="2"/>
            <w:vMerge/>
            <w:tcBorders>
              <w:bottom w:val="single" w:sz="4" w:space="0" w:color="auto"/>
            </w:tcBorders>
          </w:tcPr>
          <w:p w14:paraId="21370269" w14:textId="77777777" w:rsidR="009C3C0C" w:rsidRPr="00EF5E94" w:rsidRDefault="009C3C0C" w:rsidP="009C3C0C">
            <w:pPr>
              <w:spacing w:before="20" w:after="20"/>
              <w:contextualSpacing/>
            </w:pPr>
          </w:p>
        </w:tc>
        <w:tc>
          <w:tcPr>
            <w:tcW w:w="0" w:type="auto"/>
            <w:tcBorders>
              <w:top w:val="nil"/>
              <w:bottom w:val="single" w:sz="4" w:space="0" w:color="auto"/>
              <w:right w:val="dashSmallGap" w:sz="4" w:space="0" w:color="auto"/>
            </w:tcBorders>
          </w:tcPr>
          <w:p w14:paraId="56643AC7" w14:textId="77777777" w:rsidR="009C3C0C" w:rsidRPr="00EF5E94" w:rsidRDefault="009C3C0C" w:rsidP="009C3C0C">
            <w:pPr>
              <w:spacing w:before="20" w:after="20"/>
              <w:contextualSpacing/>
            </w:pPr>
            <w:r w:rsidRPr="00EF5E94">
              <w:t>varphaat</w:t>
            </w:r>
          </w:p>
        </w:tc>
        <w:tc>
          <w:tcPr>
            <w:tcW w:w="0" w:type="auto"/>
            <w:tcBorders>
              <w:top w:val="nil"/>
              <w:left w:val="dashSmallGap" w:sz="4" w:space="0" w:color="auto"/>
              <w:bottom w:val="single" w:sz="4" w:space="0" w:color="auto"/>
            </w:tcBorders>
          </w:tcPr>
          <w:p w14:paraId="5E2FCCD1" w14:textId="77777777" w:rsidR="009C3C0C" w:rsidRPr="00EF5E94" w:rsidRDefault="009C3C0C" w:rsidP="009C3C0C">
            <w:pPr>
              <w:spacing w:before="20" w:after="20"/>
              <w:contextualSpacing/>
            </w:pPr>
            <w:r w:rsidRPr="00EF5E94">
              <w:t>pl.nom.</w:t>
            </w:r>
          </w:p>
        </w:tc>
        <w:tc>
          <w:tcPr>
            <w:tcW w:w="0" w:type="auto"/>
            <w:tcBorders>
              <w:top w:val="nil"/>
              <w:bottom w:val="single" w:sz="4" w:space="0" w:color="auto"/>
              <w:right w:val="dashSmallGap" w:sz="4" w:space="0" w:color="auto"/>
            </w:tcBorders>
          </w:tcPr>
          <w:p w14:paraId="6AD156AC" w14:textId="77777777" w:rsidR="009C3C0C" w:rsidRPr="00EF5E94" w:rsidRDefault="009C3C0C" w:rsidP="009C3C0C">
            <w:pPr>
              <w:spacing w:before="20" w:after="20"/>
              <w:contextualSpacing/>
            </w:pPr>
            <w:r w:rsidRPr="00EF5E94">
              <w:t>varvas</w:t>
            </w:r>
          </w:p>
        </w:tc>
        <w:tc>
          <w:tcPr>
            <w:tcW w:w="0" w:type="auto"/>
            <w:tcBorders>
              <w:top w:val="nil"/>
              <w:left w:val="dashSmallGap" w:sz="4" w:space="0" w:color="auto"/>
              <w:bottom w:val="single" w:sz="4" w:space="0" w:color="auto"/>
            </w:tcBorders>
          </w:tcPr>
          <w:p w14:paraId="7BF70223" w14:textId="77777777" w:rsidR="009C3C0C" w:rsidRPr="00EF5E94" w:rsidRDefault="009C3C0C" w:rsidP="009C3C0C">
            <w:pPr>
              <w:spacing w:before="20" w:after="20"/>
              <w:contextualSpacing/>
            </w:pPr>
            <w:r w:rsidRPr="00EF5E94">
              <w:t>sg.nom.</w:t>
            </w:r>
          </w:p>
        </w:tc>
      </w:tr>
      <w:tr w:rsidR="009C3C0C" w:rsidRPr="00EF5E94" w14:paraId="684F892B" w14:textId="77777777" w:rsidTr="009C3C0C">
        <w:trPr>
          <w:cantSplit/>
          <w:trHeight w:val="278"/>
        </w:trPr>
        <w:tc>
          <w:tcPr>
            <w:tcW w:w="0" w:type="auto"/>
            <w:tcBorders>
              <w:top w:val="single" w:sz="4" w:space="0" w:color="auto"/>
              <w:bottom w:val="single" w:sz="4" w:space="0" w:color="auto"/>
            </w:tcBorders>
          </w:tcPr>
          <w:p w14:paraId="5335FAB9" w14:textId="77777777" w:rsidR="009C3C0C" w:rsidRPr="00EF5E94" w:rsidRDefault="009C3C0C" w:rsidP="009C3C0C">
            <w:pPr>
              <w:spacing w:before="20" w:after="20"/>
              <w:contextualSpacing/>
            </w:pPr>
            <w:r w:rsidRPr="00EF5E94">
              <w:t>rpp : rp</w:t>
            </w:r>
          </w:p>
        </w:tc>
        <w:tc>
          <w:tcPr>
            <w:tcW w:w="0" w:type="auto"/>
            <w:tcBorders>
              <w:top w:val="single" w:sz="4" w:space="0" w:color="auto"/>
              <w:bottom w:val="single" w:sz="4" w:space="0" w:color="auto"/>
              <w:right w:val="dashSmallGap" w:sz="4" w:space="0" w:color="auto"/>
            </w:tcBorders>
          </w:tcPr>
          <w:p w14:paraId="58E075E7" w14:textId="77777777" w:rsidR="009C3C0C" w:rsidRPr="00EF5E94" w:rsidRDefault="009C3C0C" w:rsidP="009C3C0C">
            <w:pPr>
              <w:spacing w:before="20" w:after="20"/>
              <w:contextualSpacing/>
            </w:pPr>
            <w:r w:rsidRPr="00EF5E94">
              <w:t>korppi</w:t>
            </w:r>
          </w:p>
        </w:tc>
        <w:tc>
          <w:tcPr>
            <w:tcW w:w="0" w:type="auto"/>
            <w:tcBorders>
              <w:top w:val="single" w:sz="4" w:space="0" w:color="auto"/>
              <w:left w:val="dashSmallGap" w:sz="4" w:space="0" w:color="auto"/>
              <w:bottom w:val="single" w:sz="4" w:space="0" w:color="auto"/>
            </w:tcBorders>
          </w:tcPr>
          <w:p w14:paraId="361811EF" w14:textId="77777777" w:rsidR="009C3C0C" w:rsidRPr="00EF5E94" w:rsidRDefault="009C3C0C" w:rsidP="009C3C0C">
            <w:pPr>
              <w:spacing w:before="20" w:after="20"/>
              <w:contextualSpacing/>
            </w:pPr>
            <w:r w:rsidRPr="00EF5E94">
              <w:t>sg.nom.</w:t>
            </w:r>
          </w:p>
        </w:tc>
        <w:tc>
          <w:tcPr>
            <w:tcW w:w="0" w:type="auto"/>
            <w:tcBorders>
              <w:top w:val="single" w:sz="4" w:space="0" w:color="auto"/>
              <w:bottom w:val="single" w:sz="4" w:space="0" w:color="auto"/>
              <w:right w:val="dashSmallGap" w:sz="4" w:space="0" w:color="auto"/>
            </w:tcBorders>
          </w:tcPr>
          <w:p w14:paraId="5474D0B2" w14:textId="77777777" w:rsidR="009C3C0C" w:rsidRPr="00EF5E94" w:rsidRDefault="009C3C0C" w:rsidP="009C3C0C">
            <w:pPr>
              <w:spacing w:before="20" w:after="20"/>
              <w:contextualSpacing/>
            </w:pPr>
            <w:r w:rsidRPr="00EF5E94">
              <w:t>korpit</w:t>
            </w:r>
          </w:p>
        </w:tc>
        <w:tc>
          <w:tcPr>
            <w:tcW w:w="0" w:type="auto"/>
            <w:tcBorders>
              <w:top w:val="single" w:sz="4" w:space="0" w:color="auto"/>
              <w:left w:val="dashSmallGap" w:sz="4" w:space="0" w:color="auto"/>
              <w:bottom w:val="single" w:sz="4" w:space="0" w:color="auto"/>
            </w:tcBorders>
          </w:tcPr>
          <w:p w14:paraId="20771276" w14:textId="7C1CA69B" w:rsidR="009C3C0C" w:rsidRPr="00EF5E94" w:rsidRDefault="009C3C0C" w:rsidP="009C3C0C">
            <w:pPr>
              <w:spacing w:before="20" w:after="20"/>
              <w:contextualSpacing/>
            </w:pPr>
            <w:r>
              <w:t>pl.nom.</w:t>
            </w:r>
          </w:p>
        </w:tc>
        <w:tc>
          <w:tcPr>
            <w:tcW w:w="0" w:type="auto"/>
            <w:gridSpan w:val="2"/>
            <w:tcBorders>
              <w:top w:val="single" w:sz="4" w:space="0" w:color="auto"/>
              <w:bottom w:val="single" w:sz="4" w:space="0" w:color="auto"/>
            </w:tcBorders>
          </w:tcPr>
          <w:p w14:paraId="4B571F10" w14:textId="77777777" w:rsidR="009C3C0C" w:rsidRPr="00EF5E94" w:rsidRDefault="009C3C0C" w:rsidP="009C3C0C">
            <w:pPr>
              <w:spacing w:before="20" w:after="20"/>
              <w:contextualSpacing/>
            </w:pPr>
          </w:p>
        </w:tc>
      </w:tr>
      <w:tr w:rsidR="009C3C0C" w:rsidRPr="00EF5E94" w14:paraId="0AE9EFDE" w14:textId="77777777" w:rsidTr="009C3C0C">
        <w:trPr>
          <w:cantSplit/>
          <w:trHeight w:val="262"/>
        </w:trPr>
        <w:tc>
          <w:tcPr>
            <w:tcW w:w="0" w:type="auto"/>
            <w:vMerge w:val="restart"/>
            <w:tcBorders>
              <w:top w:val="nil"/>
            </w:tcBorders>
          </w:tcPr>
          <w:p w14:paraId="4E4E2717" w14:textId="77777777" w:rsidR="009C3C0C" w:rsidRPr="00EF5E94" w:rsidRDefault="009C3C0C" w:rsidP="009C3C0C">
            <w:pPr>
              <w:spacing w:before="20" w:after="20"/>
              <w:contextualSpacing/>
            </w:pPr>
            <w:r w:rsidRPr="00EF5E94">
              <w:t>lp : lv</w:t>
            </w:r>
          </w:p>
        </w:tc>
        <w:tc>
          <w:tcPr>
            <w:tcW w:w="0" w:type="auto"/>
            <w:gridSpan w:val="2"/>
            <w:vMerge w:val="restart"/>
            <w:tcBorders>
              <w:top w:val="nil"/>
            </w:tcBorders>
          </w:tcPr>
          <w:p w14:paraId="20618281" w14:textId="77777777" w:rsidR="009C3C0C" w:rsidRPr="00EF5E94" w:rsidRDefault="009C3C0C" w:rsidP="009C3C0C">
            <w:pPr>
              <w:spacing w:before="20" w:after="20"/>
              <w:contextualSpacing/>
            </w:pPr>
          </w:p>
        </w:tc>
        <w:tc>
          <w:tcPr>
            <w:tcW w:w="0" w:type="auto"/>
            <w:tcBorders>
              <w:top w:val="nil"/>
              <w:bottom w:val="nil"/>
              <w:right w:val="dashSmallGap" w:sz="4" w:space="0" w:color="auto"/>
            </w:tcBorders>
          </w:tcPr>
          <w:p w14:paraId="57D85B24" w14:textId="77777777" w:rsidR="009C3C0C" w:rsidRPr="00EF5E94" w:rsidRDefault="009C3C0C" w:rsidP="009C3C0C">
            <w:pPr>
              <w:spacing w:before="20" w:after="20"/>
              <w:contextualSpacing/>
            </w:pPr>
            <w:r w:rsidRPr="00EF5E94">
              <w:t>kelpaa</w:t>
            </w:r>
          </w:p>
        </w:tc>
        <w:tc>
          <w:tcPr>
            <w:tcW w:w="0" w:type="auto"/>
            <w:tcBorders>
              <w:top w:val="nil"/>
              <w:left w:val="dashSmallGap" w:sz="4" w:space="0" w:color="auto"/>
              <w:bottom w:val="nil"/>
            </w:tcBorders>
          </w:tcPr>
          <w:p w14:paraId="222D4A79" w14:textId="4EAEF1BC" w:rsidR="009C3C0C" w:rsidRPr="00EF5E94" w:rsidRDefault="009C3C0C" w:rsidP="009C3C0C">
            <w:pPr>
              <w:spacing w:before="20" w:after="20"/>
              <w:contextualSpacing/>
            </w:pPr>
            <w:r w:rsidRPr="00EF5E94">
              <w:t>prees.</w:t>
            </w:r>
            <w:r w:rsidR="001337F6">
              <w:t>sg3</w:t>
            </w:r>
          </w:p>
        </w:tc>
        <w:tc>
          <w:tcPr>
            <w:tcW w:w="0" w:type="auto"/>
            <w:tcBorders>
              <w:top w:val="nil"/>
              <w:bottom w:val="nil"/>
              <w:right w:val="dashSmallGap" w:sz="4" w:space="0" w:color="auto"/>
            </w:tcBorders>
          </w:tcPr>
          <w:p w14:paraId="3E8EC7FE" w14:textId="77777777" w:rsidR="009C3C0C" w:rsidRPr="00EF5E94" w:rsidRDefault="009C3C0C" w:rsidP="009C3C0C">
            <w:pPr>
              <w:spacing w:before="20" w:after="20"/>
              <w:contextualSpacing/>
            </w:pPr>
            <w:r w:rsidRPr="00EF5E94">
              <w:t>kelvata</w:t>
            </w:r>
          </w:p>
        </w:tc>
        <w:tc>
          <w:tcPr>
            <w:tcW w:w="0" w:type="auto"/>
            <w:tcBorders>
              <w:top w:val="nil"/>
              <w:left w:val="dashSmallGap" w:sz="4" w:space="0" w:color="auto"/>
              <w:bottom w:val="nil"/>
            </w:tcBorders>
          </w:tcPr>
          <w:p w14:paraId="069B326B" w14:textId="77777777" w:rsidR="009C3C0C" w:rsidRPr="00EF5E94" w:rsidRDefault="009C3C0C" w:rsidP="009C3C0C">
            <w:pPr>
              <w:spacing w:before="20" w:after="20"/>
              <w:contextualSpacing/>
            </w:pPr>
            <w:r w:rsidRPr="00EF5E94">
              <w:t>1.inf.</w:t>
            </w:r>
          </w:p>
        </w:tc>
      </w:tr>
      <w:tr w:rsidR="009C3C0C" w:rsidRPr="00EF5E94" w14:paraId="31A037B2" w14:textId="77777777" w:rsidTr="009C3C0C">
        <w:trPr>
          <w:cantSplit/>
          <w:trHeight w:val="145"/>
        </w:trPr>
        <w:tc>
          <w:tcPr>
            <w:tcW w:w="0" w:type="auto"/>
            <w:vMerge/>
            <w:tcBorders>
              <w:bottom w:val="single" w:sz="4" w:space="0" w:color="auto"/>
            </w:tcBorders>
          </w:tcPr>
          <w:p w14:paraId="4BA3C594" w14:textId="77777777" w:rsidR="009C3C0C" w:rsidRPr="00EF5E94" w:rsidRDefault="009C3C0C" w:rsidP="009C3C0C">
            <w:pPr>
              <w:spacing w:before="20" w:after="20"/>
              <w:contextualSpacing/>
            </w:pPr>
          </w:p>
        </w:tc>
        <w:tc>
          <w:tcPr>
            <w:tcW w:w="0" w:type="auto"/>
            <w:gridSpan w:val="2"/>
            <w:vMerge/>
            <w:tcBorders>
              <w:bottom w:val="single" w:sz="4" w:space="0" w:color="auto"/>
            </w:tcBorders>
          </w:tcPr>
          <w:p w14:paraId="72EB0D16" w14:textId="77777777" w:rsidR="009C3C0C" w:rsidRPr="00EF5E94" w:rsidRDefault="009C3C0C" w:rsidP="009C3C0C">
            <w:pPr>
              <w:spacing w:before="20" w:after="20"/>
              <w:contextualSpacing/>
            </w:pPr>
          </w:p>
        </w:tc>
        <w:tc>
          <w:tcPr>
            <w:tcW w:w="0" w:type="auto"/>
            <w:tcBorders>
              <w:top w:val="nil"/>
              <w:bottom w:val="single" w:sz="4" w:space="0" w:color="auto"/>
              <w:right w:val="dashSmallGap" w:sz="4" w:space="0" w:color="auto"/>
            </w:tcBorders>
          </w:tcPr>
          <w:p w14:paraId="3E620439" w14:textId="77777777" w:rsidR="009C3C0C" w:rsidRPr="00EF5E94" w:rsidRDefault="009C3C0C" w:rsidP="009C3C0C">
            <w:pPr>
              <w:spacing w:before="20" w:after="20"/>
              <w:contextualSpacing/>
            </w:pPr>
            <w:r w:rsidRPr="00EF5E94">
              <w:t>halpa :</w:t>
            </w:r>
          </w:p>
          <w:p w14:paraId="5148C2AB" w14:textId="77777777" w:rsidR="009C3C0C" w:rsidRPr="00EF5E94" w:rsidRDefault="009C3C0C" w:rsidP="009C3C0C">
            <w:pPr>
              <w:spacing w:before="20" w:after="20"/>
              <w:contextualSpacing/>
            </w:pPr>
            <w:r w:rsidRPr="00EF5E94">
              <w:t>halpaa</w:t>
            </w:r>
          </w:p>
        </w:tc>
        <w:tc>
          <w:tcPr>
            <w:tcW w:w="0" w:type="auto"/>
            <w:tcBorders>
              <w:top w:val="nil"/>
              <w:left w:val="dashSmallGap" w:sz="4" w:space="0" w:color="auto"/>
              <w:bottom w:val="single" w:sz="4" w:space="0" w:color="auto"/>
            </w:tcBorders>
          </w:tcPr>
          <w:p w14:paraId="6F60EA4B" w14:textId="77777777" w:rsidR="009C3C0C" w:rsidRPr="00EF5E94" w:rsidRDefault="009C3C0C" w:rsidP="009C3C0C">
            <w:pPr>
              <w:spacing w:before="20" w:after="20"/>
              <w:contextualSpacing/>
            </w:pPr>
            <w:r w:rsidRPr="00EF5E94">
              <w:t>sg.nom. :</w:t>
            </w:r>
          </w:p>
          <w:p w14:paraId="740926B8" w14:textId="77777777" w:rsidR="009C3C0C" w:rsidRPr="00EF5E94" w:rsidRDefault="009C3C0C" w:rsidP="009C3C0C">
            <w:pPr>
              <w:spacing w:before="20" w:after="20"/>
              <w:contextualSpacing/>
            </w:pPr>
            <w:r w:rsidRPr="00EF5E94">
              <w:t>sg.part.</w:t>
            </w:r>
          </w:p>
        </w:tc>
        <w:tc>
          <w:tcPr>
            <w:tcW w:w="0" w:type="auto"/>
            <w:tcBorders>
              <w:top w:val="nil"/>
              <w:bottom w:val="single" w:sz="4" w:space="0" w:color="auto"/>
              <w:right w:val="dashSmallGap" w:sz="4" w:space="0" w:color="auto"/>
            </w:tcBorders>
          </w:tcPr>
          <w:p w14:paraId="1E1F5B34" w14:textId="77777777" w:rsidR="009C3C0C" w:rsidRPr="00EF5E94" w:rsidRDefault="009C3C0C" w:rsidP="009C3C0C">
            <w:pPr>
              <w:spacing w:before="20" w:after="20"/>
              <w:contextualSpacing/>
            </w:pPr>
            <w:r w:rsidRPr="00EF5E94">
              <w:t>halvat</w:t>
            </w:r>
          </w:p>
        </w:tc>
        <w:tc>
          <w:tcPr>
            <w:tcW w:w="0" w:type="auto"/>
            <w:tcBorders>
              <w:top w:val="nil"/>
              <w:left w:val="dashSmallGap" w:sz="4" w:space="0" w:color="auto"/>
              <w:bottom w:val="single" w:sz="4" w:space="0" w:color="auto"/>
            </w:tcBorders>
          </w:tcPr>
          <w:p w14:paraId="33FAA532" w14:textId="77777777" w:rsidR="009C3C0C" w:rsidRPr="00EF5E94" w:rsidRDefault="009C3C0C" w:rsidP="009C3C0C">
            <w:pPr>
              <w:spacing w:before="20" w:after="20"/>
              <w:contextualSpacing/>
            </w:pPr>
            <w:r w:rsidRPr="00EF5E94">
              <w:t>pl.nom.</w:t>
            </w:r>
          </w:p>
        </w:tc>
      </w:tr>
      <w:tr w:rsidR="009C3C0C" w:rsidRPr="00EF5E94" w14:paraId="65F72AC1" w14:textId="77777777" w:rsidTr="009C3C0C">
        <w:trPr>
          <w:cantSplit/>
          <w:trHeight w:val="278"/>
        </w:trPr>
        <w:tc>
          <w:tcPr>
            <w:tcW w:w="0" w:type="auto"/>
            <w:tcBorders>
              <w:top w:val="single" w:sz="4" w:space="0" w:color="auto"/>
              <w:bottom w:val="single" w:sz="4" w:space="0" w:color="auto"/>
            </w:tcBorders>
          </w:tcPr>
          <w:p w14:paraId="6A857AE8" w14:textId="77777777" w:rsidR="009C3C0C" w:rsidRPr="00EF5E94" w:rsidRDefault="009C3C0C" w:rsidP="009C3C0C">
            <w:pPr>
              <w:spacing w:before="20" w:after="20"/>
              <w:contextualSpacing/>
            </w:pPr>
            <w:r w:rsidRPr="00EF5E94">
              <w:t>lpp : lp</w:t>
            </w:r>
          </w:p>
        </w:tc>
        <w:tc>
          <w:tcPr>
            <w:tcW w:w="0" w:type="auto"/>
            <w:tcBorders>
              <w:top w:val="single" w:sz="4" w:space="0" w:color="auto"/>
              <w:bottom w:val="single" w:sz="4" w:space="0" w:color="auto"/>
              <w:right w:val="dashSmallGap" w:sz="4" w:space="0" w:color="auto"/>
            </w:tcBorders>
          </w:tcPr>
          <w:p w14:paraId="1DC90EEB" w14:textId="77777777" w:rsidR="009C3C0C" w:rsidRPr="00EF5E94" w:rsidRDefault="009C3C0C" w:rsidP="009C3C0C">
            <w:pPr>
              <w:spacing w:before="20" w:after="20"/>
              <w:contextualSpacing/>
            </w:pPr>
            <w:r w:rsidRPr="00EF5E94">
              <w:t>helppo</w:t>
            </w:r>
          </w:p>
        </w:tc>
        <w:tc>
          <w:tcPr>
            <w:tcW w:w="0" w:type="auto"/>
            <w:tcBorders>
              <w:top w:val="single" w:sz="4" w:space="0" w:color="auto"/>
              <w:left w:val="dashSmallGap" w:sz="4" w:space="0" w:color="auto"/>
              <w:bottom w:val="single" w:sz="4" w:space="0" w:color="auto"/>
            </w:tcBorders>
          </w:tcPr>
          <w:p w14:paraId="454E11C8" w14:textId="77777777" w:rsidR="009C3C0C" w:rsidRPr="00EF5E94" w:rsidRDefault="009C3C0C" w:rsidP="009C3C0C">
            <w:pPr>
              <w:spacing w:before="20" w:after="20"/>
              <w:contextualSpacing/>
            </w:pPr>
            <w:r w:rsidRPr="00EF5E94">
              <w:t>sg.nom.</w:t>
            </w:r>
          </w:p>
        </w:tc>
        <w:tc>
          <w:tcPr>
            <w:tcW w:w="0" w:type="auto"/>
            <w:tcBorders>
              <w:top w:val="single" w:sz="4" w:space="0" w:color="auto"/>
              <w:bottom w:val="single" w:sz="4" w:space="0" w:color="auto"/>
              <w:right w:val="dashSmallGap" w:sz="4" w:space="0" w:color="auto"/>
            </w:tcBorders>
          </w:tcPr>
          <w:p w14:paraId="5F0CF946" w14:textId="77777777" w:rsidR="009C3C0C" w:rsidRPr="00EF5E94" w:rsidRDefault="009C3C0C" w:rsidP="009C3C0C">
            <w:pPr>
              <w:spacing w:before="20" w:after="20"/>
              <w:contextualSpacing/>
            </w:pPr>
            <w:r w:rsidRPr="00EF5E94">
              <w:t>helpot</w:t>
            </w:r>
          </w:p>
        </w:tc>
        <w:tc>
          <w:tcPr>
            <w:tcW w:w="0" w:type="auto"/>
            <w:tcBorders>
              <w:top w:val="single" w:sz="4" w:space="0" w:color="auto"/>
              <w:left w:val="dashSmallGap" w:sz="4" w:space="0" w:color="auto"/>
              <w:bottom w:val="single" w:sz="4" w:space="0" w:color="auto"/>
            </w:tcBorders>
          </w:tcPr>
          <w:p w14:paraId="0FC3E78C" w14:textId="77777777" w:rsidR="009C3C0C" w:rsidRPr="00EF5E94" w:rsidRDefault="009C3C0C" w:rsidP="009C3C0C">
            <w:pPr>
              <w:spacing w:before="20" w:after="20"/>
              <w:contextualSpacing/>
            </w:pPr>
            <w:r w:rsidRPr="00EF5E94">
              <w:t>pl.nom.</w:t>
            </w:r>
          </w:p>
        </w:tc>
        <w:tc>
          <w:tcPr>
            <w:tcW w:w="0" w:type="auto"/>
            <w:gridSpan w:val="2"/>
            <w:tcBorders>
              <w:top w:val="single" w:sz="4" w:space="0" w:color="auto"/>
              <w:bottom w:val="single" w:sz="4" w:space="0" w:color="auto"/>
            </w:tcBorders>
          </w:tcPr>
          <w:p w14:paraId="50F87040" w14:textId="77777777" w:rsidR="009C3C0C" w:rsidRPr="00EF5E94" w:rsidRDefault="009C3C0C" w:rsidP="009C3C0C">
            <w:pPr>
              <w:spacing w:before="20" w:after="20"/>
              <w:contextualSpacing/>
            </w:pPr>
          </w:p>
        </w:tc>
      </w:tr>
    </w:tbl>
    <w:p w14:paraId="26CF128A" w14:textId="77777777" w:rsidR="006B3946" w:rsidRPr="00A95D68" w:rsidRDefault="006B3946" w:rsidP="00BD2A19">
      <w:pPr>
        <w:spacing w:before="120" w:after="120"/>
        <w:sectPr w:rsidR="006B3946" w:rsidRPr="00A95D68" w:rsidSect="00A57D5A">
          <w:pgSz w:w="11899" w:h="16838"/>
          <w:pgMar w:top="1440" w:right="1440" w:bottom="1440" w:left="1440" w:header="709" w:footer="709" w:gutter="0"/>
          <w:cols w:space="708"/>
        </w:sectPr>
      </w:pPr>
    </w:p>
    <w:p w14:paraId="389BD02D" w14:textId="46FC8FCB" w:rsidR="00F367CE" w:rsidRPr="00A95D68" w:rsidRDefault="001B2359" w:rsidP="00BD2A19">
      <w:pPr>
        <w:spacing w:before="120" w:after="120"/>
      </w:pPr>
      <w:r w:rsidRPr="00A95D68">
        <w:lastRenderedPageBreak/>
        <w:t xml:space="preserve">Konsonantiila </w:t>
      </w:r>
      <w:r w:rsidRPr="00780A93">
        <w:rPr>
          <w:i/>
        </w:rPr>
        <w:t>h</w:t>
      </w:r>
      <w:r w:rsidR="0075485B" w:rsidRPr="0075485B">
        <w:t>,</w:t>
      </w:r>
      <w:r w:rsidRPr="00780A93">
        <w:rPr>
          <w:i/>
        </w:rPr>
        <w:t xml:space="preserve"> j</w:t>
      </w:r>
      <w:r w:rsidR="0075485B" w:rsidRPr="0075485B">
        <w:t>,</w:t>
      </w:r>
      <w:r w:rsidRPr="00780A93">
        <w:rPr>
          <w:i/>
        </w:rPr>
        <w:t xml:space="preserve"> l</w:t>
      </w:r>
      <w:r w:rsidR="0075485B" w:rsidRPr="0075485B">
        <w:t>,</w:t>
      </w:r>
      <w:r w:rsidRPr="00780A93">
        <w:rPr>
          <w:i/>
        </w:rPr>
        <w:t xml:space="preserve"> m</w:t>
      </w:r>
      <w:r w:rsidR="0075485B" w:rsidRPr="0075485B">
        <w:t>,</w:t>
      </w:r>
      <w:r w:rsidRPr="00780A93">
        <w:rPr>
          <w:i/>
        </w:rPr>
        <w:t xml:space="preserve"> n</w:t>
      </w:r>
      <w:r w:rsidR="0075485B" w:rsidRPr="0075485B">
        <w:t>,</w:t>
      </w:r>
      <w:r w:rsidRPr="00780A93">
        <w:rPr>
          <w:i/>
        </w:rPr>
        <w:t xml:space="preserve"> r</w:t>
      </w:r>
      <w:r w:rsidR="0075485B" w:rsidRPr="0075485B">
        <w:t>,</w:t>
      </w:r>
      <w:r w:rsidRPr="00780A93">
        <w:rPr>
          <w:i/>
        </w:rPr>
        <w:t xml:space="preserve"> v</w:t>
      </w:r>
      <w:r w:rsidRPr="00A95D68">
        <w:t xml:space="preserve"> ja </w:t>
      </w:r>
      <w:r w:rsidRPr="00780A93">
        <w:rPr>
          <w:i/>
        </w:rPr>
        <w:t xml:space="preserve">s </w:t>
      </w:r>
      <w:r w:rsidRPr="00A95D68">
        <w:t>oon t</w:t>
      </w:r>
      <w:r w:rsidR="000B04FA" w:rsidRPr="00A95D68">
        <w:t xml:space="preserve">yhä kaksi graadii </w:t>
      </w:r>
      <w:r w:rsidR="0075485B">
        <w:t>(</w:t>
      </w:r>
      <w:r w:rsidR="00B94D12">
        <w:t>II:I</w:t>
      </w:r>
      <w:r w:rsidR="000B04FA" w:rsidRPr="00A95D68">
        <w:t>). N</w:t>
      </w:r>
      <w:r w:rsidR="002D3D62" w:rsidRPr="00A95D68">
        <w:t>et vaihetelhaan</w:t>
      </w:r>
      <w:r w:rsidRPr="00A95D68">
        <w:t>, ko niitten eđessä oon lyhykäinen ja painolinen</w:t>
      </w:r>
      <w:r w:rsidR="006678A0">
        <w:t xml:space="preserve"> tav</w:t>
      </w:r>
      <w:r w:rsidRPr="00A95D68">
        <w:t>u; muutoin net oon sanassa tasan joko kaikissa haamuissa II-graadissa tahi kaikissa haamuissa I-graadissa.</w:t>
      </w:r>
    </w:p>
    <w:p w14:paraId="4C8E3214" w14:textId="7B35E19F" w:rsidR="00FD1D70" w:rsidRPr="00A95D68" w:rsidRDefault="00FD1D70" w:rsidP="00780A93">
      <w:pPr>
        <w:pStyle w:val="Undertittel"/>
      </w:pPr>
      <w:bookmarkStart w:id="273" w:name="_Toc209168577"/>
      <w:bookmarkStart w:id="274" w:name="_Toc311273737"/>
      <w:r w:rsidRPr="00A95D68">
        <w:t>Tabeli</w:t>
      </w:r>
      <w:r w:rsidR="00DA0649">
        <w:t xml:space="preserve"> 10</w:t>
      </w:r>
      <w:r w:rsidRPr="00A95D68">
        <w:t xml:space="preserve">: </w:t>
      </w:r>
      <w:r w:rsidR="00B83A8A" w:rsidRPr="00A95D68">
        <w:t>Ylheisvaihettelu</w:t>
      </w:r>
      <w:r w:rsidRPr="00A95D68">
        <w:t>: Muut konsonantit</w:t>
      </w:r>
      <w:bookmarkEnd w:id="273"/>
      <w:bookmarkEnd w:id="2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16"/>
        <w:gridCol w:w="1056"/>
        <w:gridCol w:w="1116"/>
        <w:gridCol w:w="989"/>
        <w:gridCol w:w="1116"/>
      </w:tblGrid>
      <w:tr w:rsidR="00063480" w:rsidRPr="00EF5E94" w14:paraId="614317DE" w14:textId="77777777" w:rsidTr="00EF5E94">
        <w:trPr>
          <w:cantSplit/>
          <w:tblHeader/>
        </w:trPr>
        <w:tc>
          <w:tcPr>
            <w:tcW w:w="0" w:type="auto"/>
            <w:tcBorders>
              <w:bottom w:val="single" w:sz="4" w:space="0" w:color="auto"/>
            </w:tcBorders>
          </w:tcPr>
          <w:p w14:paraId="0623FA0B" w14:textId="43B15A41" w:rsidR="00FD1D70" w:rsidRPr="00EF5E94" w:rsidRDefault="00063480" w:rsidP="00EF5E94">
            <w:pPr>
              <w:pStyle w:val="Topptekst"/>
              <w:keepNext/>
              <w:spacing w:before="20" w:after="20"/>
              <w:contextualSpacing/>
            </w:pPr>
            <w:r w:rsidRPr="00EF5E94">
              <w:t>Vaihettelu</w:t>
            </w:r>
          </w:p>
        </w:tc>
        <w:tc>
          <w:tcPr>
            <w:tcW w:w="0" w:type="auto"/>
            <w:tcBorders>
              <w:bottom w:val="single" w:sz="4" w:space="0" w:color="auto"/>
            </w:tcBorders>
          </w:tcPr>
          <w:p w14:paraId="2D3C2421" w14:textId="77777777" w:rsidR="00FD1D70" w:rsidRPr="00EF5E94" w:rsidRDefault="00FD1D70" w:rsidP="00EF5E94">
            <w:pPr>
              <w:pStyle w:val="Topptekst"/>
              <w:keepNext/>
              <w:spacing w:before="20" w:after="20"/>
              <w:contextualSpacing/>
            </w:pPr>
            <w:r w:rsidRPr="00EF5E94">
              <w:t>II-graadi</w:t>
            </w:r>
          </w:p>
        </w:tc>
        <w:tc>
          <w:tcPr>
            <w:tcW w:w="0" w:type="auto"/>
            <w:tcBorders>
              <w:bottom w:val="single" w:sz="4" w:space="0" w:color="auto"/>
            </w:tcBorders>
          </w:tcPr>
          <w:p w14:paraId="7742DF4D" w14:textId="77777777" w:rsidR="00FD1D70" w:rsidRPr="00EF5E94" w:rsidRDefault="00FD1D70" w:rsidP="00EF5E94">
            <w:pPr>
              <w:pStyle w:val="Topptekst"/>
              <w:keepNext/>
              <w:spacing w:before="20" w:after="20"/>
              <w:contextualSpacing/>
            </w:pPr>
            <w:r w:rsidRPr="00EF5E94">
              <w:t>Haamu-</w:t>
            </w:r>
          </w:p>
          <w:p w14:paraId="5B7D7A97" w14:textId="77777777" w:rsidR="00FD1D70" w:rsidRPr="00EF5E94" w:rsidRDefault="00FD1D70" w:rsidP="00EF5E94">
            <w:pPr>
              <w:pStyle w:val="Topptekst"/>
              <w:keepNext/>
              <w:spacing w:before="20" w:after="20"/>
              <w:contextualSpacing/>
            </w:pPr>
            <w:r w:rsidRPr="00EF5E94">
              <w:t>kategorii</w:t>
            </w:r>
          </w:p>
        </w:tc>
        <w:tc>
          <w:tcPr>
            <w:tcW w:w="0" w:type="auto"/>
            <w:tcBorders>
              <w:bottom w:val="single" w:sz="4" w:space="0" w:color="auto"/>
            </w:tcBorders>
          </w:tcPr>
          <w:p w14:paraId="77D4E92A" w14:textId="77777777" w:rsidR="00FD1D70" w:rsidRPr="00EF5E94" w:rsidRDefault="00FD1D70" w:rsidP="00EF5E94">
            <w:pPr>
              <w:pStyle w:val="Topptekst"/>
              <w:keepNext/>
              <w:spacing w:before="20" w:after="20"/>
              <w:contextualSpacing/>
            </w:pPr>
            <w:r w:rsidRPr="00EF5E94">
              <w:t>I-graadi</w:t>
            </w:r>
          </w:p>
        </w:tc>
        <w:tc>
          <w:tcPr>
            <w:tcW w:w="0" w:type="auto"/>
            <w:tcBorders>
              <w:bottom w:val="single" w:sz="4" w:space="0" w:color="auto"/>
            </w:tcBorders>
          </w:tcPr>
          <w:p w14:paraId="3E01E931" w14:textId="77777777" w:rsidR="00FD1D70" w:rsidRPr="00EF5E94" w:rsidRDefault="00FD1D70" w:rsidP="00EF5E94">
            <w:pPr>
              <w:pStyle w:val="Topptekst"/>
              <w:keepNext/>
              <w:spacing w:before="20" w:after="20"/>
              <w:contextualSpacing/>
            </w:pPr>
            <w:r w:rsidRPr="00EF5E94">
              <w:t>Haamu-</w:t>
            </w:r>
          </w:p>
          <w:p w14:paraId="6A5BDD3B" w14:textId="77777777" w:rsidR="00FD1D70" w:rsidRPr="00EF5E94" w:rsidRDefault="00FD1D70" w:rsidP="00EF5E94">
            <w:pPr>
              <w:pStyle w:val="Topptekst"/>
              <w:keepNext/>
              <w:spacing w:before="20" w:after="20"/>
              <w:contextualSpacing/>
            </w:pPr>
            <w:r w:rsidRPr="00EF5E94">
              <w:t>kategorii</w:t>
            </w:r>
          </w:p>
        </w:tc>
      </w:tr>
      <w:tr w:rsidR="009C3C0C" w:rsidRPr="00EF5E94" w14:paraId="4E18D617" w14:textId="77777777" w:rsidTr="009C3C0C">
        <w:trPr>
          <w:cantSplit/>
          <w:tblHeader/>
        </w:trPr>
        <w:tc>
          <w:tcPr>
            <w:tcW w:w="0" w:type="auto"/>
            <w:vMerge w:val="restart"/>
          </w:tcPr>
          <w:p w14:paraId="65F78E04" w14:textId="77777777" w:rsidR="009C3C0C" w:rsidRPr="00EF5E94" w:rsidRDefault="009C3C0C" w:rsidP="00DF07BB">
            <w:pPr>
              <w:spacing w:before="20" w:after="20"/>
              <w:contextualSpacing/>
            </w:pPr>
            <w:r w:rsidRPr="00EF5E94">
              <w:t>hh : h</w:t>
            </w:r>
          </w:p>
        </w:tc>
        <w:tc>
          <w:tcPr>
            <w:tcW w:w="0" w:type="auto"/>
            <w:tcBorders>
              <w:bottom w:val="nil"/>
            </w:tcBorders>
          </w:tcPr>
          <w:p w14:paraId="65101EA5" w14:textId="62C3CA50" w:rsidR="009C3C0C" w:rsidRPr="00EF5E94" w:rsidRDefault="009C3C0C" w:rsidP="00DF07BB">
            <w:pPr>
              <w:spacing w:before="20" w:after="20"/>
              <w:contextualSpacing/>
            </w:pPr>
            <w:r w:rsidRPr="00EF5E94">
              <w:t>puhhuu</w:t>
            </w:r>
          </w:p>
        </w:tc>
        <w:tc>
          <w:tcPr>
            <w:tcW w:w="0" w:type="auto"/>
            <w:tcBorders>
              <w:bottom w:val="nil"/>
            </w:tcBorders>
          </w:tcPr>
          <w:p w14:paraId="36748F10" w14:textId="4FA985ED" w:rsidR="009C3C0C" w:rsidRPr="00EF5E94" w:rsidRDefault="009C3C0C" w:rsidP="00DF07BB">
            <w:pPr>
              <w:spacing w:before="20" w:after="20"/>
              <w:contextualSpacing/>
            </w:pPr>
            <w:r w:rsidRPr="00EF5E94">
              <w:t>prees.</w:t>
            </w:r>
            <w:r w:rsidR="001337F6">
              <w:t>sg3</w:t>
            </w:r>
          </w:p>
        </w:tc>
        <w:tc>
          <w:tcPr>
            <w:tcW w:w="0" w:type="auto"/>
            <w:tcBorders>
              <w:bottom w:val="nil"/>
            </w:tcBorders>
          </w:tcPr>
          <w:p w14:paraId="30A11A9A" w14:textId="77777777" w:rsidR="009C3C0C" w:rsidRPr="00EF5E94" w:rsidRDefault="009C3C0C" w:rsidP="00DF07BB">
            <w:pPr>
              <w:spacing w:before="20" w:after="20"/>
              <w:contextualSpacing/>
            </w:pPr>
            <w:r w:rsidRPr="00EF5E94">
              <w:t>puhun</w:t>
            </w:r>
          </w:p>
        </w:tc>
        <w:tc>
          <w:tcPr>
            <w:tcW w:w="0" w:type="auto"/>
            <w:tcBorders>
              <w:bottom w:val="nil"/>
            </w:tcBorders>
          </w:tcPr>
          <w:p w14:paraId="2F864BDB" w14:textId="1781453E" w:rsidR="009C3C0C" w:rsidRPr="00EF5E94" w:rsidRDefault="009C3C0C" w:rsidP="00DF07BB">
            <w:pPr>
              <w:spacing w:before="20" w:after="20"/>
              <w:contextualSpacing/>
            </w:pPr>
            <w:r w:rsidRPr="00EF5E94">
              <w:t>prees.</w:t>
            </w:r>
            <w:r w:rsidR="001337F6">
              <w:t>sg1</w:t>
            </w:r>
          </w:p>
        </w:tc>
      </w:tr>
      <w:tr w:rsidR="009C3C0C" w:rsidRPr="00EF5E94" w14:paraId="4EBB626C" w14:textId="77777777" w:rsidTr="009C3C0C">
        <w:trPr>
          <w:cantSplit/>
          <w:tblHeader/>
        </w:trPr>
        <w:tc>
          <w:tcPr>
            <w:tcW w:w="0" w:type="auto"/>
            <w:vMerge/>
          </w:tcPr>
          <w:p w14:paraId="29DA1FC7" w14:textId="77777777" w:rsidR="009C3C0C" w:rsidRPr="00EF5E94" w:rsidRDefault="009C3C0C" w:rsidP="00DF07BB">
            <w:pPr>
              <w:spacing w:before="20" w:after="20"/>
              <w:contextualSpacing/>
            </w:pPr>
          </w:p>
        </w:tc>
        <w:tc>
          <w:tcPr>
            <w:tcW w:w="0" w:type="auto"/>
            <w:tcBorders>
              <w:top w:val="nil"/>
              <w:bottom w:val="nil"/>
            </w:tcBorders>
          </w:tcPr>
          <w:p w14:paraId="3001CC97" w14:textId="77777777" w:rsidR="009C3C0C" w:rsidRPr="00EF5E94" w:rsidRDefault="009C3C0C" w:rsidP="00DF07BB">
            <w:pPr>
              <w:spacing w:before="20" w:after="20"/>
              <w:contextualSpacing/>
            </w:pPr>
            <w:r w:rsidRPr="00EF5E94">
              <w:t>lihhaa</w:t>
            </w:r>
          </w:p>
        </w:tc>
        <w:tc>
          <w:tcPr>
            <w:tcW w:w="0" w:type="auto"/>
            <w:tcBorders>
              <w:top w:val="nil"/>
              <w:bottom w:val="nil"/>
            </w:tcBorders>
          </w:tcPr>
          <w:p w14:paraId="501298A4" w14:textId="77777777" w:rsidR="009C3C0C" w:rsidRPr="00EF5E94" w:rsidRDefault="009C3C0C" w:rsidP="00DF07BB">
            <w:pPr>
              <w:spacing w:before="20" w:after="20"/>
              <w:contextualSpacing/>
            </w:pPr>
            <w:r w:rsidRPr="00EF5E94">
              <w:t>sg.part.</w:t>
            </w:r>
          </w:p>
        </w:tc>
        <w:tc>
          <w:tcPr>
            <w:tcW w:w="0" w:type="auto"/>
            <w:tcBorders>
              <w:top w:val="nil"/>
              <w:bottom w:val="nil"/>
            </w:tcBorders>
          </w:tcPr>
          <w:p w14:paraId="7476B8F8" w14:textId="77777777" w:rsidR="009C3C0C" w:rsidRPr="00EF5E94" w:rsidRDefault="009C3C0C" w:rsidP="00DF07BB">
            <w:pPr>
              <w:spacing w:before="20" w:after="20"/>
              <w:contextualSpacing/>
            </w:pPr>
            <w:r w:rsidRPr="00EF5E94">
              <w:t>liha</w:t>
            </w:r>
          </w:p>
        </w:tc>
        <w:tc>
          <w:tcPr>
            <w:tcW w:w="0" w:type="auto"/>
            <w:tcBorders>
              <w:top w:val="nil"/>
              <w:bottom w:val="nil"/>
            </w:tcBorders>
          </w:tcPr>
          <w:p w14:paraId="09A309CB" w14:textId="77777777" w:rsidR="009C3C0C" w:rsidRPr="00EF5E94" w:rsidRDefault="009C3C0C" w:rsidP="00DF07BB">
            <w:pPr>
              <w:spacing w:before="20" w:after="20"/>
              <w:contextualSpacing/>
            </w:pPr>
            <w:r w:rsidRPr="00EF5E94">
              <w:t>sg.nom.</w:t>
            </w:r>
          </w:p>
        </w:tc>
      </w:tr>
      <w:tr w:rsidR="009C3C0C" w:rsidRPr="00EF5E94" w14:paraId="5744C6ED" w14:textId="77777777" w:rsidTr="009C3C0C">
        <w:trPr>
          <w:cantSplit/>
          <w:tblHeader/>
        </w:trPr>
        <w:tc>
          <w:tcPr>
            <w:tcW w:w="0" w:type="auto"/>
            <w:vMerge/>
            <w:tcBorders>
              <w:bottom w:val="single" w:sz="4" w:space="0" w:color="auto"/>
            </w:tcBorders>
          </w:tcPr>
          <w:p w14:paraId="05BBB37D" w14:textId="77777777" w:rsidR="009C3C0C" w:rsidRPr="00EF5E94" w:rsidRDefault="009C3C0C" w:rsidP="00DF07BB">
            <w:pPr>
              <w:spacing w:before="20" w:after="20"/>
              <w:contextualSpacing/>
            </w:pPr>
          </w:p>
        </w:tc>
        <w:tc>
          <w:tcPr>
            <w:tcW w:w="0" w:type="auto"/>
            <w:tcBorders>
              <w:top w:val="nil"/>
              <w:bottom w:val="single" w:sz="4" w:space="0" w:color="auto"/>
            </w:tcBorders>
          </w:tcPr>
          <w:p w14:paraId="0CE16541" w14:textId="77777777" w:rsidR="009C3C0C" w:rsidRPr="00EF5E94" w:rsidRDefault="009C3C0C" w:rsidP="00DF07BB">
            <w:pPr>
              <w:spacing w:before="20" w:after="20"/>
              <w:contextualSpacing/>
            </w:pPr>
            <w:r w:rsidRPr="00EF5E94">
              <w:t>sahhaa</w:t>
            </w:r>
          </w:p>
        </w:tc>
        <w:tc>
          <w:tcPr>
            <w:tcW w:w="0" w:type="auto"/>
            <w:tcBorders>
              <w:top w:val="nil"/>
              <w:bottom w:val="single" w:sz="4" w:space="0" w:color="auto"/>
            </w:tcBorders>
          </w:tcPr>
          <w:p w14:paraId="292FDF61" w14:textId="1AA6BEA9" w:rsidR="009C3C0C" w:rsidRPr="00EF5E94" w:rsidRDefault="009C3C0C" w:rsidP="00DF07BB">
            <w:pPr>
              <w:spacing w:before="20" w:after="20"/>
              <w:contextualSpacing/>
            </w:pPr>
            <w:r w:rsidRPr="00EF5E94">
              <w:t>prees.</w:t>
            </w:r>
            <w:r w:rsidR="001337F6">
              <w:t>sg3</w:t>
            </w:r>
          </w:p>
        </w:tc>
        <w:tc>
          <w:tcPr>
            <w:tcW w:w="0" w:type="auto"/>
            <w:tcBorders>
              <w:top w:val="nil"/>
              <w:bottom w:val="single" w:sz="4" w:space="0" w:color="auto"/>
            </w:tcBorders>
          </w:tcPr>
          <w:p w14:paraId="2C995405" w14:textId="77777777" w:rsidR="009C3C0C" w:rsidRPr="00EF5E94" w:rsidRDefault="009C3C0C" w:rsidP="00DF07BB">
            <w:pPr>
              <w:spacing w:before="20" w:after="20"/>
              <w:contextualSpacing/>
            </w:pPr>
            <w:r w:rsidRPr="00EF5E94">
              <w:t>sahata</w:t>
            </w:r>
          </w:p>
        </w:tc>
        <w:tc>
          <w:tcPr>
            <w:tcW w:w="0" w:type="auto"/>
            <w:tcBorders>
              <w:top w:val="nil"/>
              <w:bottom w:val="single" w:sz="4" w:space="0" w:color="auto"/>
            </w:tcBorders>
          </w:tcPr>
          <w:p w14:paraId="11391E1C" w14:textId="77777777" w:rsidR="009C3C0C" w:rsidRPr="00EF5E94" w:rsidRDefault="009C3C0C" w:rsidP="00DF07BB">
            <w:pPr>
              <w:spacing w:before="20" w:after="20"/>
              <w:contextualSpacing/>
            </w:pPr>
            <w:r w:rsidRPr="00EF5E94">
              <w:t>1.inf.</w:t>
            </w:r>
          </w:p>
        </w:tc>
      </w:tr>
      <w:tr w:rsidR="009C3C0C" w:rsidRPr="00EF5E94" w14:paraId="622481B9" w14:textId="77777777" w:rsidTr="009C3C0C">
        <w:trPr>
          <w:cantSplit/>
          <w:tblHeader/>
        </w:trPr>
        <w:tc>
          <w:tcPr>
            <w:tcW w:w="0" w:type="auto"/>
            <w:vMerge w:val="restart"/>
          </w:tcPr>
          <w:p w14:paraId="04905921" w14:textId="77777777" w:rsidR="009C3C0C" w:rsidRPr="00EF5E94" w:rsidRDefault="009C3C0C" w:rsidP="00DF07BB">
            <w:pPr>
              <w:spacing w:before="20" w:after="20"/>
              <w:contextualSpacing/>
            </w:pPr>
            <w:r w:rsidRPr="00EF5E94">
              <w:t>jj : j</w:t>
            </w:r>
          </w:p>
        </w:tc>
        <w:tc>
          <w:tcPr>
            <w:tcW w:w="0" w:type="auto"/>
            <w:tcBorders>
              <w:bottom w:val="nil"/>
            </w:tcBorders>
          </w:tcPr>
          <w:p w14:paraId="30B7F119" w14:textId="29CE2816" w:rsidR="009C3C0C" w:rsidRPr="00EF5E94" w:rsidRDefault="009C3C0C" w:rsidP="00DF07BB">
            <w:pPr>
              <w:spacing w:before="20" w:after="20"/>
              <w:contextualSpacing/>
            </w:pPr>
            <w:r w:rsidRPr="00EF5E94">
              <w:t>ajjaa</w:t>
            </w:r>
            <w:r>
              <w:t>(</w:t>
            </w:r>
            <w:r w:rsidRPr="00EF5E94">
              <w:t>t)</w:t>
            </w:r>
          </w:p>
        </w:tc>
        <w:tc>
          <w:tcPr>
            <w:tcW w:w="0" w:type="auto"/>
            <w:tcBorders>
              <w:bottom w:val="nil"/>
            </w:tcBorders>
          </w:tcPr>
          <w:p w14:paraId="1BA92912" w14:textId="77777777" w:rsidR="009C3C0C" w:rsidRPr="00EF5E94" w:rsidRDefault="009C3C0C" w:rsidP="00DF07BB">
            <w:pPr>
              <w:spacing w:before="20" w:after="20"/>
              <w:contextualSpacing/>
            </w:pPr>
            <w:r w:rsidRPr="00EF5E94">
              <w:t>1.inf.</w:t>
            </w:r>
          </w:p>
        </w:tc>
        <w:tc>
          <w:tcPr>
            <w:tcW w:w="0" w:type="auto"/>
            <w:tcBorders>
              <w:bottom w:val="nil"/>
            </w:tcBorders>
          </w:tcPr>
          <w:p w14:paraId="43995AFA" w14:textId="77777777" w:rsidR="009C3C0C" w:rsidRPr="00EF5E94" w:rsidRDefault="009C3C0C" w:rsidP="00DF07BB">
            <w:pPr>
              <w:spacing w:before="20" w:after="20"/>
              <w:contextualSpacing/>
            </w:pPr>
            <w:r w:rsidRPr="00EF5E94">
              <w:t>ajan</w:t>
            </w:r>
          </w:p>
        </w:tc>
        <w:tc>
          <w:tcPr>
            <w:tcW w:w="0" w:type="auto"/>
            <w:tcBorders>
              <w:bottom w:val="nil"/>
            </w:tcBorders>
          </w:tcPr>
          <w:p w14:paraId="6D43EE93" w14:textId="18925D9E" w:rsidR="009C3C0C" w:rsidRPr="00EF5E94" w:rsidRDefault="009C3C0C" w:rsidP="00DF07BB">
            <w:pPr>
              <w:spacing w:before="20" w:after="20"/>
              <w:contextualSpacing/>
            </w:pPr>
            <w:r w:rsidRPr="00EF5E94">
              <w:t>prees.</w:t>
            </w:r>
            <w:r w:rsidR="001337F6">
              <w:t>sg1</w:t>
            </w:r>
          </w:p>
        </w:tc>
      </w:tr>
      <w:tr w:rsidR="009C3C0C" w:rsidRPr="00EF5E94" w14:paraId="2F3A0AB1" w14:textId="77777777" w:rsidTr="009C3C0C">
        <w:trPr>
          <w:cantSplit/>
          <w:tblHeader/>
        </w:trPr>
        <w:tc>
          <w:tcPr>
            <w:tcW w:w="0" w:type="auto"/>
            <w:vMerge/>
            <w:tcBorders>
              <w:bottom w:val="nil"/>
            </w:tcBorders>
          </w:tcPr>
          <w:p w14:paraId="2D918E05" w14:textId="77777777" w:rsidR="009C3C0C" w:rsidRPr="00EF5E94" w:rsidRDefault="009C3C0C" w:rsidP="00DF07BB">
            <w:pPr>
              <w:spacing w:before="20" w:after="20"/>
              <w:contextualSpacing/>
            </w:pPr>
          </w:p>
        </w:tc>
        <w:tc>
          <w:tcPr>
            <w:tcW w:w="0" w:type="auto"/>
            <w:tcBorders>
              <w:top w:val="nil"/>
              <w:bottom w:val="nil"/>
            </w:tcBorders>
          </w:tcPr>
          <w:p w14:paraId="44021A4D" w14:textId="77777777" w:rsidR="009C3C0C" w:rsidRPr="00EF5E94" w:rsidRDefault="009C3C0C" w:rsidP="00DF07BB">
            <w:pPr>
              <w:spacing w:before="20" w:after="20"/>
              <w:contextualSpacing/>
            </w:pPr>
            <w:r w:rsidRPr="00EF5E94">
              <w:t>rajjaa</w:t>
            </w:r>
          </w:p>
        </w:tc>
        <w:tc>
          <w:tcPr>
            <w:tcW w:w="0" w:type="auto"/>
            <w:tcBorders>
              <w:top w:val="nil"/>
              <w:bottom w:val="nil"/>
            </w:tcBorders>
          </w:tcPr>
          <w:p w14:paraId="1FB7D690" w14:textId="77777777" w:rsidR="009C3C0C" w:rsidRPr="00EF5E94" w:rsidRDefault="009C3C0C" w:rsidP="00DF07BB">
            <w:pPr>
              <w:spacing w:before="20" w:after="20"/>
              <w:contextualSpacing/>
            </w:pPr>
            <w:r w:rsidRPr="00EF5E94">
              <w:t>sg.part.</w:t>
            </w:r>
          </w:p>
        </w:tc>
        <w:tc>
          <w:tcPr>
            <w:tcW w:w="0" w:type="auto"/>
            <w:tcBorders>
              <w:top w:val="nil"/>
              <w:bottom w:val="nil"/>
            </w:tcBorders>
          </w:tcPr>
          <w:p w14:paraId="6AAF1CF0" w14:textId="77777777" w:rsidR="009C3C0C" w:rsidRPr="00EF5E94" w:rsidRDefault="009C3C0C" w:rsidP="00DF07BB">
            <w:pPr>
              <w:spacing w:before="20" w:after="20"/>
              <w:contextualSpacing/>
            </w:pPr>
            <w:r w:rsidRPr="00EF5E94">
              <w:t>raja</w:t>
            </w:r>
          </w:p>
        </w:tc>
        <w:tc>
          <w:tcPr>
            <w:tcW w:w="0" w:type="auto"/>
            <w:tcBorders>
              <w:top w:val="nil"/>
              <w:bottom w:val="nil"/>
            </w:tcBorders>
          </w:tcPr>
          <w:p w14:paraId="5AF62017" w14:textId="77777777" w:rsidR="009C3C0C" w:rsidRPr="00EF5E94" w:rsidRDefault="009C3C0C" w:rsidP="00DF07BB">
            <w:pPr>
              <w:spacing w:before="20" w:after="20"/>
              <w:contextualSpacing/>
            </w:pPr>
            <w:r w:rsidRPr="00EF5E94">
              <w:t>sg.nom.</w:t>
            </w:r>
          </w:p>
        </w:tc>
      </w:tr>
      <w:tr w:rsidR="009C3C0C" w:rsidRPr="00EF5E94" w14:paraId="36CDFC67" w14:textId="77777777" w:rsidTr="009C3C0C">
        <w:trPr>
          <w:cantSplit/>
          <w:tblHeader/>
        </w:trPr>
        <w:tc>
          <w:tcPr>
            <w:tcW w:w="0" w:type="auto"/>
            <w:vMerge w:val="restart"/>
          </w:tcPr>
          <w:p w14:paraId="67D5D795" w14:textId="77777777" w:rsidR="009C3C0C" w:rsidRPr="00EF5E94" w:rsidRDefault="009C3C0C" w:rsidP="00DF07BB">
            <w:pPr>
              <w:spacing w:before="20" w:after="20"/>
              <w:contextualSpacing/>
            </w:pPr>
            <w:r w:rsidRPr="00EF5E94">
              <w:t>ll : l</w:t>
            </w:r>
          </w:p>
        </w:tc>
        <w:tc>
          <w:tcPr>
            <w:tcW w:w="0" w:type="auto"/>
            <w:tcBorders>
              <w:bottom w:val="nil"/>
            </w:tcBorders>
          </w:tcPr>
          <w:p w14:paraId="11BC6E96" w14:textId="77777777" w:rsidR="009C3C0C" w:rsidRPr="00EF5E94" w:rsidRDefault="009C3C0C" w:rsidP="00DF07BB">
            <w:pPr>
              <w:spacing w:before="20" w:after="20"/>
              <w:contextualSpacing/>
            </w:pPr>
            <w:r w:rsidRPr="00EF5E94">
              <w:t>kallaa</w:t>
            </w:r>
          </w:p>
        </w:tc>
        <w:tc>
          <w:tcPr>
            <w:tcW w:w="0" w:type="auto"/>
            <w:tcBorders>
              <w:bottom w:val="nil"/>
            </w:tcBorders>
          </w:tcPr>
          <w:p w14:paraId="04EB22D9" w14:textId="77777777" w:rsidR="009C3C0C" w:rsidRPr="00EF5E94" w:rsidRDefault="009C3C0C" w:rsidP="00DF07BB">
            <w:pPr>
              <w:spacing w:before="20" w:after="20"/>
              <w:contextualSpacing/>
            </w:pPr>
            <w:r w:rsidRPr="00EF5E94">
              <w:t>sg.part.</w:t>
            </w:r>
          </w:p>
        </w:tc>
        <w:tc>
          <w:tcPr>
            <w:tcW w:w="0" w:type="auto"/>
            <w:tcBorders>
              <w:bottom w:val="nil"/>
            </w:tcBorders>
          </w:tcPr>
          <w:p w14:paraId="4BA494B5" w14:textId="77777777" w:rsidR="009C3C0C" w:rsidRPr="00EF5E94" w:rsidRDefault="009C3C0C" w:rsidP="00DF07BB">
            <w:pPr>
              <w:spacing w:before="20" w:after="20"/>
              <w:contextualSpacing/>
            </w:pPr>
            <w:r w:rsidRPr="00EF5E94">
              <w:t>kala</w:t>
            </w:r>
          </w:p>
        </w:tc>
        <w:tc>
          <w:tcPr>
            <w:tcW w:w="0" w:type="auto"/>
            <w:tcBorders>
              <w:bottom w:val="nil"/>
            </w:tcBorders>
          </w:tcPr>
          <w:p w14:paraId="03E9AE3D" w14:textId="77777777" w:rsidR="009C3C0C" w:rsidRPr="00EF5E94" w:rsidRDefault="009C3C0C" w:rsidP="00DF07BB">
            <w:pPr>
              <w:spacing w:before="20" w:after="20"/>
              <w:contextualSpacing/>
            </w:pPr>
            <w:r w:rsidRPr="00EF5E94">
              <w:t>sg.nom.</w:t>
            </w:r>
          </w:p>
        </w:tc>
      </w:tr>
      <w:tr w:rsidR="009C3C0C" w:rsidRPr="00EF5E94" w14:paraId="6B773C76" w14:textId="77777777" w:rsidTr="009C3C0C">
        <w:trPr>
          <w:cantSplit/>
          <w:tblHeader/>
        </w:trPr>
        <w:tc>
          <w:tcPr>
            <w:tcW w:w="0" w:type="auto"/>
            <w:vMerge/>
            <w:tcBorders>
              <w:bottom w:val="nil"/>
            </w:tcBorders>
          </w:tcPr>
          <w:p w14:paraId="1758D5A2" w14:textId="77777777" w:rsidR="009C3C0C" w:rsidRPr="00EF5E94" w:rsidRDefault="009C3C0C" w:rsidP="00DF07BB">
            <w:pPr>
              <w:spacing w:before="20" w:after="20"/>
              <w:contextualSpacing/>
            </w:pPr>
          </w:p>
        </w:tc>
        <w:tc>
          <w:tcPr>
            <w:tcW w:w="0" w:type="auto"/>
            <w:tcBorders>
              <w:top w:val="nil"/>
              <w:bottom w:val="nil"/>
            </w:tcBorders>
          </w:tcPr>
          <w:p w14:paraId="46087600" w14:textId="77777777" w:rsidR="009C3C0C" w:rsidRPr="00EF5E94" w:rsidRDefault="009C3C0C" w:rsidP="00DF07BB">
            <w:pPr>
              <w:spacing w:before="20" w:after="20"/>
              <w:contextualSpacing/>
            </w:pPr>
            <w:r w:rsidRPr="00EF5E94">
              <w:t>sullaa</w:t>
            </w:r>
          </w:p>
        </w:tc>
        <w:tc>
          <w:tcPr>
            <w:tcW w:w="0" w:type="auto"/>
            <w:tcBorders>
              <w:top w:val="nil"/>
              <w:bottom w:val="nil"/>
            </w:tcBorders>
          </w:tcPr>
          <w:p w14:paraId="1F6886E8" w14:textId="677528C6" w:rsidR="009C3C0C" w:rsidRPr="00EF5E94" w:rsidRDefault="009C3C0C" w:rsidP="00DF07BB">
            <w:pPr>
              <w:spacing w:before="20" w:after="20"/>
              <w:contextualSpacing/>
            </w:pPr>
            <w:r w:rsidRPr="00EF5E94">
              <w:t>prees.</w:t>
            </w:r>
            <w:r w:rsidR="001337F6">
              <w:t>sg3</w:t>
            </w:r>
          </w:p>
        </w:tc>
        <w:tc>
          <w:tcPr>
            <w:tcW w:w="0" w:type="auto"/>
            <w:tcBorders>
              <w:top w:val="nil"/>
              <w:bottom w:val="nil"/>
            </w:tcBorders>
          </w:tcPr>
          <w:p w14:paraId="080C2C6E" w14:textId="77777777" w:rsidR="009C3C0C" w:rsidRPr="00EF5E94" w:rsidRDefault="009C3C0C" w:rsidP="00DF07BB">
            <w:pPr>
              <w:spacing w:before="20" w:after="20"/>
              <w:contextualSpacing/>
            </w:pPr>
            <w:r w:rsidRPr="00EF5E94">
              <w:t>sulata</w:t>
            </w:r>
          </w:p>
        </w:tc>
        <w:tc>
          <w:tcPr>
            <w:tcW w:w="0" w:type="auto"/>
            <w:tcBorders>
              <w:top w:val="nil"/>
              <w:bottom w:val="nil"/>
            </w:tcBorders>
          </w:tcPr>
          <w:p w14:paraId="561129A3" w14:textId="77777777" w:rsidR="009C3C0C" w:rsidRPr="00EF5E94" w:rsidRDefault="009C3C0C" w:rsidP="00DF07BB">
            <w:pPr>
              <w:spacing w:before="20" w:after="20"/>
              <w:contextualSpacing/>
            </w:pPr>
            <w:r w:rsidRPr="00EF5E94">
              <w:t>1.inf.</w:t>
            </w:r>
          </w:p>
        </w:tc>
      </w:tr>
      <w:tr w:rsidR="00063480" w:rsidRPr="00EF5E94" w14:paraId="7C5390D1" w14:textId="77777777" w:rsidTr="00EF5E94">
        <w:trPr>
          <w:cantSplit/>
          <w:tblHeader/>
        </w:trPr>
        <w:tc>
          <w:tcPr>
            <w:tcW w:w="0" w:type="auto"/>
            <w:tcBorders>
              <w:bottom w:val="nil"/>
            </w:tcBorders>
          </w:tcPr>
          <w:p w14:paraId="66949F1B" w14:textId="77777777" w:rsidR="00FD1D70" w:rsidRPr="00EF5E94" w:rsidRDefault="00FD1D70" w:rsidP="00DF07BB">
            <w:pPr>
              <w:spacing w:before="20" w:after="20"/>
              <w:contextualSpacing/>
            </w:pPr>
            <w:r w:rsidRPr="00EF5E94">
              <w:t>mm : m</w:t>
            </w:r>
          </w:p>
        </w:tc>
        <w:tc>
          <w:tcPr>
            <w:tcW w:w="0" w:type="auto"/>
            <w:tcBorders>
              <w:bottom w:val="nil"/>
            </w:tcBorders>
          </w:tcPr>
          <w:p w14:paraId="6EA8C08C" w14:textId="77777777" w:rsidR="00FD1D70" w:rsidRPr="00EF5E94" w:rsidRDefault="00FD1D70" w:rsidP="00DF07BB">
            <w:pPr>
              <w:spacing w:before="20" w:after="20"/>
              <w:contextualSpacing/>
            </w:pPr>
            <w:r w:rsidRPr="00EF5E94">
              <w:t>rummaa</w:t>
            </w:r>
          </w:p>
        </w:tc>
        <w:tc>
          <w:tcPr>
            <w:tcW w:w="0" w:type="auto"/>
            <w:tcBorders>
              <w:bottom w:val="nil"/>
            </w:tcBorders>
          </w:tcPr>
          <w:p w14:paraId="5AEFB0B8" w14:textId="77777777" w:rsidR="00FD1D70" w:rsidRPr="00EF5E94" w:rsidRDefault="00FD1D70" w:rsidP="00DF07BB">
            <w:pPr>
              <w:spacing w:before="20" w:after="20"/>
              <w:contextualSpacing/>
            </w:pPr>
            <w:r w:rsidRPr="00EF5E94">
              <w:t>sg.part.</w:t>
            </w:r>
          </w:p>
        </w:tc>
        <w:tc>
          <w:tcPr>
            <w:tcW w:w="0" w:type="auto"/>
            <w:tcBorders>
              <w:bottom w:val="nil"/>
            </w:tcBorders>
          </w:tcPr>
          <w:p w14:paraId="385B7868" w14:textId="77777777" w:rsidR="00FD1D70" w:rsidRPr="00EF5E94" w:rsidRDefault="00FD1D70" w:rsidP="00DF07BB">
            <w:pPr>
              <w:spacing w:before="20" w:after="20"/>
              <w:contextualSpacing/>
            </w:pPr>
            <w:r w:rsidRPr="00EF5E94">
              <w:t>ruma</w:t>
            </w:r>
          </w:p>
        </w:tc>
        <w:tc>
          <w:tcPr>
            <w:tcW w:w="0" w:type="auto"/>
            <w:tcBorders>
              <w:bottom w:val="nil"/>
            </w:tcBorders>
          </w:tcPr>
          <w:p w14:paraId="28270766" w14:textId="77777777" w:rsidR="00FD1D70" w:rsidRPr="00EF5E94" w:rsidRDefault="00FD1D70" w:rsidP="00DF07BB">
            <w:pPr>
              <w:spacing w:before="20" w:after="20"/>
              <w:contextualSpacing/>
            </w:pPr>
            <w:r w:rsidRPr="00EF5E94">
              <w:t>sg.nom.</w:t>
            </w:r>
          </w:p>
        </w:tc>
      </w:tr>
      <w:tr w:rsidR="00CE59FE" w:rsidRPr="00EF5E94" w14:paraId="53D756FB" w14:textId="77777777" w:rsidTr="006D6848">
        <w:trPr>
          <w:cantSplit/>
          <w:tblHeader/>
        </w:trPr>
        <w:tc>
          <w:tcPr>
            <w:tcW w:w="0" w:type="auto"/>
            <w:vMerge w:val="restart"/>
          </w:tcPr>
          <w:p w14:paraId="725E9031" w14:textId="77777777" w:rsidR="00CE59FE" w:rsidRPr="00EF5E94" w:rsidRDefault="00CE59FE" w:rsidP="00DF07BB">
            <w:pPr>
              <w:spacing w:before="20" w:after="20"/>
              <w:contextualSpacing/>
            </w:pPr>
            <w:r w:rsidRPr="00EF5E94">
              <w:t>nn : n</w:t>
            </w:r>
          </w:p>
        </w:tc>
        <w:tc>
          <w:tcPr>
            <w:tcW w:w="0" w:type="auto"/>
            <w:tcBorders>
              <w:bottom w:val="nil"/>
            </w:tcBorders>
          </w:tcPr>
          <w:p w14:paraId="30CEA6E1" w14:textId="57F41214" w:rsidR="00CE59FE" w:rsidRPr="00EF5E94" w:rsidRDefault="00CE59FE" w:rsidP="00DF07BB">
            <w:pPr>
              <w:spacing w:before="20" w:after="20"/>
              <w:contextualSpacing/>
            </w:pPr>
            <w:r w:rsidRPr="00EF5E94">
              <w:t>sannoo</w:t>
            </w:r>
          </w:p>
        </w:tc>
        <w:tc>
          <w:tcPr>
            <w:tcW w:w="0" w:type="auto"/>
            <w:tcBorders>
              <w:bottom w:val="nil"/>
            </w:tcBorders>
          </w:tcPr>
          <w:p w14:paraId="02E4E1FB" w14:textId="5F543CE5" w:rsidR="00CE59FE" w:rsidRPr="00EF5E94" w:rsidRDefault="00CE59FE" w:rsidP="00DF07BB">
            <w:pPr>
              <w:spacing w:before="20" w:after="20"/>
              <w:contextualSpacing/>
            </w:pPr>
            <w:r>
              <w:t>prees.</w:t>
            </w:r>
            <w:r w:rsidR="001337F6">
              <w:t>sg3</w:t>
            </w:r>
          </w:p>
        </w:tc>
        <w:tc>
          <w:tcPr>
            <w:tcW w:w="0" w:type="auto"/>
            <w:tcBorders>
              <w:bottom w:val="nil"/>
            </w:tcBorders>
          </w:tcPr>
          <w:p w14:paraId="21BDFE4D" w14:textId="31D12E5D" w:rsidR="00CE59FE" w:rsidRPr="00EF5E94" w:rsidRDefault="00CE59FE" w:rsidP="00DF07BB">
            <w:pPr>
              <w:spacing w:before="20" w:after="20"/>
              <w:contextualSpacing/>
            </w:pPr>
            <w:r w:rsidRPr="00EF5E94">
              <w:t>sanoa</w:t>
            </w:r>
            <w:r>
              <w:t>(</w:t>
            </w:r>
            <w:r w:rsidRPr="00EF5E94">
              <w:t>t)</w:t>
            </w:r>
          </w:p>
        </w:tc>
        <w:tc>
          <w:tcPr>
            <w:tcW w:w="0" w:type="auto"/>
            <w:tcBorders>
              <w:bottom w:val="nil"/>
            </w:tcBorders>
          </w:tcPr>
          <w:p w14:paraId="10D19895" w14:textId="18687010" w:rsidR="00CE59FE" w:rsidRPr="00EF5E94" w:rsidRDefault="00CE59FE" w:rsidP="00DF07BB">
            <w:pPr>
              <w:spacing w:before="20" w:after="20"/>
              <w:contextualSpacing/>
            </w:pPr>
            <w:r w:rsidRPr="00EF5E94">
              <w:t>1.inf.</w:t>
            </w:r>
          </w:p>
        </w:tc>
      </w:tr>
      <w:tr w:rsidR="00CE59FE" w:rsidRPr="00EF5E94" w14:paraId="50575E92" w14:textId="77777777" w:rsidTr="006D6848">
        <w:trPr>
          <w:cantSplit/>
          <w:tblHeader/>
        </w:trPr>
        <w:tc>
          <w:tcPr>
            <w:tcW w:w="0" w:type="auto"/>
            <w:vMerge/>
            <w:tcBorders>
              <w:bottom w:val="nil"/>
            </w:tcBorders>
          </w:tcPr>
          <w:p w14:paraId="0730C6A2" w14:textId="77777777" w:rsidR="00CE59FE" w:rsidRPr="00EF5E94" w:rsidRDefault="00CE59FE" w:rsidP="00DF07BB">
            <w:pPr>
              <w:spacing w:before="20" w:after="20"/>
              <w:contextualSpacing/>
            </w:pPr>
          </w:p>
        </w:tc>
        <w:tc>
          <w:tcPr>
            <w:tcW w:w="0" w:type="auto"/>
            <w:tcBorders>
              <w:top w:val="nil"/>
              <w:bottom w:val="nil"/>
            </w:tcBorders>
          </w:tcPr>
          <w:p w14:paraId="7540FA75" w14:textId="799FD3ED" w:rsidR="00CE59FE" w:rsidRPr="00EF5E94" w:rsidRDefault="00CE59FE" w:rsidP="00DF07BB">
            <w:pPr>
              <w:spacing w:before="20" w:after="20"/>
              <w:contextualSpacing/>
            </w:pPr>
            <w:r w:rsidRPr="00EF5E94">
              <w:t>sannaa</w:t>
            </w:r>
          </w:p>
        </w:tc>
        <w:tc>
          <w:tcPr>
            <w:tcW w:w="0" w:type="auto"/>
            <w:tcBorders>
              <w:top w:val="nil"/>
              <w:bottom w:val="nil"/>
            </w:tcBorders>
          </w:tcPr>
          <w:p w14:paraId="58D550E4" w14:textId="03921B32" w:rsidR="00CE59FE" w:rsidRPr="00EF5E94" w:rsidRDefault="00CE59FE" w:rsidP="00DF07BB">
            <w:pPr>
              <w:spacing w:before="20" w:after="20"/>
              <w:contextualSpacing/>
            </w:pPr>
            <w:r w:rsidRPr="00EF5E94">
              <w:t>sg.part.</w:t>
            </w:r>
          </w:p>
        </w:tc>
        <w:tc>
          <w:tcPr>
            <w:tcW w:w="0" w:type="auto"/>
            <w:tcBorders>
              <w:top w:val="nil"/>
              <w:bottom w:val="nil"/>
            </w:tcBorders>
          </w:tcPr>
          <w:p w14:paraId="0A8D145F" w14:textId="1729F674" w:rsidR="00CE59FE" w:rsidRPr="00EF5E94" w:rsidRDefault="00CE59FE" w:rsidP="00DF07BB">
            <w:pPr>
              <w:spacing w:before="20" w:after="20"/>
              <w:contextualSpacing/>
            </w:pPr>
            <w:r w:rsidRPr="00EF5E94">
              <w:t>sana</w:t>
            </w:r>
          </w:p>
        </w:tc>
        <w:tc>
          <w:tcPr>
            <w:tcW w:w="0" w:type="auto"/>
            <w:tcBorders>
              <w:top w:val="nil"/>
              <w:bottom w:val="nil"/>
            </w:tcBorders>
          </w:tcPr>
          <w:p w14:paraId="6153364F" w14:textId="3FE076D7" w:rsidR="00CE59FE" w:rsidRPr="00EF5E94" w:rsidRDefault="00CE59FE" w:rsidP="00DF07BB">
            <w:pPr>
              <w:spacing w:before="20" w:after="20"/>
              <w:contextualSpacing/>
            </w:pPr>
            <w:r w:rsidRPr="00EF5E94">
              <w:t>sg.nom.</w:t>
            </w:r>
          </w:p>
        </w:tc>
      </w:tr>
      <w:tr w:rsidR="00CE59FE" w:rsidRPr="00EF5E94" w14:paraId="5A926EA0" w14:textId="77777777" w:rsidTr="006D6848">
        <w:trPr>
          <w:cantSplit/>
          <w:tblHeader/>
        </w:trPr>
        <w:tc>
          <w:tcPr>
            <w:tcW w:w="0" w:type="auto"/>
            <w:vMerge w:val="restart"/>
          </w:tcPr>
          <w:p w14:paraId="0070C246" w14:textId="77777777" w:rsidR="00CE59FE" w:rsidRPr="00EF5E94" w:rsidRDefault="00CE59FE" w:rsidP="00DF07BB">
            <w:pPr>
              <w:spacing w:before="20" w:after="20"/>
              <w:contextualSpacing/>
            </w:pPr>
            <w:r w:rsidRPr="00EF5E94">
              <w:t>rr : r</w:t>
            </w:r>
          </w:p>
        </w:tc>
        <w:tc>
          <w:tcPr>
            <w:tcW w:w="0" w:type="auto"/>
            <w:tcBorders>
              <w:bottom w:val="nil"/>
            </w:tcBorders>
          </w:tcPr>
          <w:p w14:paraId="00D9B1F4" w14:textId="00109C13" w:rsidR="00CE59FE" w:rsidRPr="00EF5E94" w:rsidRDefault="00CE59FE" w:rsidP="00DF07BB">
            <w:pPr>
              <w:spacing w:before="20" w:after="20"/>
              <w:contextualSpacing/>
            </w:pPr>
            <w:r w:rsidRPr="00EF5E94">
              <w:t>herrää</w:t>
            </w:r>
          </w:p>
        </w:tc>
        <w:tc>
          <w:tcPr>
            <w:tcW w:w="0" w:type="auto"/>
            <w:tcBorders>
              <w:bottom w:val="nil"/>
            </w:tcBorders>
          </w:tcPr>
          <w:p w14:paraId="3CDBF241" w14:textId="4AF8C8F2" w:rsidR="00CE59FE" w:rsidRPr="00EF5E94" w:rsidRDefault="00CE59FE" w:rsidP="00DF07BB">
            <w:pPr>
              <w:spacing w:before="20" w:after="20"/>
              <w:contextualSpacing/>
            </w:pPr>
            <w:r w:rsidRPr="00EF5E94">
              <w:t>prees.</w:t>
            </w:r>
            <w:r w:rsidR="001337F6">
              <w:t>sg3</w:t>
            </w:r>
          </w:p>
        </w:tc>
        <w:tc>
          <w:tcPr>
            <w:tcW w:w="0" w:type="auto"/>
            <w:tcBorders>
              <w:bottom w:val="nil"/>
            </w:tcBorders>
          </w:tcPr>
          <w:p w14:paraId="5CE96A5F" w14:textId="5ACE63DE" w:rsidR="00CE59FE" w:rsidRPr="00EF5E94" w:rsidRDefault="00CE59FE" w:rsidP="00DF07BB">
            <w:pPr>
              <w:spacing w:before="20" w:after="20"/>
              <w:contextualSpacing/>
            </w:pPr>
            <w:r w:rsidRPr="00EF5E94">
              <w:t>herätä</w:t>
            </w:r>
          </w:p>
        </w:tc>
        <w:tc>
          <w:tcPr>
            <w:tcW w:w="0" w:type="auto"/>
            <w:tcBorders>
              <w:bottom w:val="nil"/>
            </w:tcBorders>
          </w:tcPr>
          <w:p w14:paraId="01A2B8A6" w14:textId="5F87BF44" w:rsidR="00CE59FE" w:rsidRPr="00EF5E94" w:rsidRDefault="00CE59FE" w:rsidP="00DF07BB">
            <w:pPr>
              <w:spacing w:before="20" w:after="20"/>
              <w:contextualSpacing/>
            </w:pPr>
            <w:r w:rsidRPr="00EF5E94">
              <w:t>1.inf.</w:t>
            </w:r>
          </w:p>
        </w:tc>
      </w:tr>
      <w:tr w:rsidR="00CE59FE" w:rsidRPr="00EF5E94" w14:paraId="7C019688" w14:textId="77777777" w:rsidTr="006D6848">
        <w:trPr>
          <w:cantSplit/>
          <w:tblHeader/>
        </w:trPr>
        <w:tc>
          <w:tcPr>
            <w:tcW w:w="0" w:type="auto"/>
            <w:vMerge/>
            <w:tcBorders>
              <w:bottom w:val="single" w:sz="4" w:space="0" w:color="auto"/>
            </w:tcBorders>
          </w:tcPr>
          <w:p w14:paraId="3B138AEB" w14:textId="77777777" w:rsidR="00CE59FE" w:rsidRPr="00EF5E94" w:rsidRDefault="00CE59FE" w:rsidP="00DF07BB">
            <w:pPr>
              <w:spacing w:before="20" w:after="20"/>
              <w:contextualSpacing/>
            </w:pPr>
          </w:p>
        </w:tc>
        <w:tc>
          <w:tcPr>
            <w:tcW w:w="0" w:type="auto"/>
            <w:tcBorders>
              <w:top w:val="nil"/>
              <w:bottom w:val="single" w:sz="4" w:space="0" w:color="auto"/>
            </w:tcBorders>
          </w:tcPr>
          <w:p w14:paraId="77C522B9" w14:textId="11BACD61" w:rsidR="00CE59FE" w:rsidRPr="00EF5E94" w:rsidRDefault="00CE59FE" w:rsidP="00DF07BB">
            <w:pPr>
              <w:spacing w:before="20" w:after="20"/>
              <w:contextualSpacing/>
            </w:pPr>
            <w:r w:rsidRPr="00EF5E94">
              <w:t>porraa</w:t>
            </w:r>
          </w:p>
        </w:tc>
        <w:tc>
          <w:tcPr>
            <w:tcW w:w="0" w:type="auto"/>
            <w:tcBorders>
              <w:top w:val="nil"/>
              <w:bottom w:val="single" w:sz="4" w:space="0" w:color="auto"/>
            </w:tcBorders>
          </w:tcPr>
          <w:p w14:paraId="60D20CBD" w14:textId="77777777" w:rsidR="00CE59FE" w:rsidRPr="00EF5E94" w:rsidRDefault="00CE59FE" w:rsidP="00DF07BB">
            <w:pPr>
              <w:spacing w:before="20" w:after="20"/>
              <w:contextualSpacing/>
            </w:pPr>
            <w:r w:rsidRPr="00EF5E94">
              <w:t>sg.part.</w:t>
            </w:r>
          </w:p>
        </w:tc>
        <w:tc>
          <w:tcPr>
            <w:tcW w:w="0" w:type="auto"/>
            <w:tcBorders>
              <w:top w:val="nil"/>
              <w:bottom w:val="single" w:sz="4" w:space="0" w:color="auto"/>
            </w:tcBorders>
          </w:tcPr>
          <w:p w14:paraId="753FA079" w14:textId="1F8CD13A" w:rsidR="00CE59FE" w:rsidRPr="00EF5E94" w:rsidRDefault="00CE59FE" w:rsidP="00DF07BB">
            <w:pPr>
              <w:spacing w:before="20" w:after="20"/>
              <w:contextualSpacing/>
            </w:pPr>
            <w:r w:rsidRPr="00EF5E94">
              <w:t>pora</w:t>
            </w:r>
          </w:p>
        </w:tc>
        <w:tc>
          <w:tcPr>
            <w:tcW w:w="0" w:type="auto"/>
            <w:tcBorders>
              <w:top w:val="nil"/>
              <w:bottom w:val="single" w:sz="4" w:space="0" w:color="auto"/>
            </w:tcBorders>
          </w:tcPr>
          <w:p w14:paraId="24FC3ECA" w14:textId="77777777" w:rsidR="00CE59FE" w:rsidRPr="00EF5E94" w:rsidRDefault="00CE59FE" w:rsidP="00DF07BB">
            <w:pPr>
              <w:spacing w:before="20" w:after="20"/>
              <w:contextualSpacing/>
            </w:pPr>
            <w:r w:rsidRPr="00EF5E94">
              <w:t>sg.nom.</w:t>
            </w:r>
          </w:p>
        </w:tc>
      </w:tr>
      <w:tr w:rsidR="00CE59FE" w:rsidRPr="00EF5E94" w14:paraId="5E5B72F7" w14:textId="77777777" w:rsidTr="006D6848">
        <w:trPr>
          <w:cantSplit/>
          <w:tblHeader/>
        </w:trPr>
        <w:tc>
          <w:tcPr>
            <w:tcW w:w="0" w:type="auto"/>
            <w:vMerge w:val="restart"/>
            <w:tcBorders>
              <w:top w:val="single" w:sz="4" w:space="0" w:color="auto"/>
            </w:tcBorders>
          </w:tcPr>
          <w:p w14:paraId="63F8E6BA" w14:textId="77777777" w:rsidR="00CE59FE" w:rsidRPr="00EF5E94" w:rsidRDefault="00CE59FE" w:rsidP="00DF07BB">
            <w:pPr>
              <w:spacing w:before="20" w:after="20"/>
              <w:contextualSpacing/>
            </w:pPr>
            <w:r w:rsidRPr="00EF5E94">
              <w:t>ss : s</w:t>
            </w:r>
          </w:p>
        </w:tc>
        <w:tc>
          <w:tcPr>
            <w:tcW w:w="0" w:type="auto"/>
            <w:tcBorders>
              <w:top w:val="single" w:sz="4" w:space="0" w:color="auto"/>
              <w:bottom w:val="nil"/>
            </w:tcBorders>
          </w:tcPr>
          <w:p w14:paraId="5EB84935" w14:textId="77777777" w:rsidR="00CE59FE" w:rsidRPr="00EF5E94" w:rsidRDefault="00CE59FE" w:rsidP="00DF07BB">
            <w:pPr>
              <w:spacing w:before="20" w:after="20"/>
              <w:contextualSpacing/>
            </w:pPr>
            <w:r w:rsidRPr="00EF5E94">
              <w:t>ossaa</w:t>
            </w:r>
          </w:p>
        </w:tc>
        <w:tc>
          <w:tcPr>
            <w:tcW w:w="0" w:type="auto"/>
            <w:tcBorders>
              <w:top w:val="single" w:sz="4" w:space="0" w:color="auto"/>
              <w:bottom w:val="nil"/>
            </w:tcBorders>
          </w:tcPr>
          <w:p w14:paraId="6C2E10B0" w14:textId="0863223F" w:rsidR="00CE59FE" w:rsidRPr="00EF5E94" w:rsidRDefault="00CE59FE" w:rsidP="00DF07BB">
            <w:pPr>
              <w:spacing w:before="20" w:after="20"/>
              <w:contextualSpacing/>
            </w:pPr>
            <w:r w:rsidRPr="00EF5E94">
              <w:t>prees.</w:t>
            </w:r>
            <w:r w:rsidR="001337F6">
              <w:t>sg3</w:t>
            </w:r>
          </w:p>
        </w:tc>
        <w:tc>
          <w:tcPr>
            <w:tcW w:w="0" w:type="auto"/>
            <w:tcBorders>
              <w:top w:val="single" w:sz="4" w:space="0" w:color="auto"/>
              <w:bottom w:val="nil"/>
            </w:tcBorders>
          </w:tcPr>
          <w:p w14:paraId="3E432D85" w14:textId="77777777" w:rsidR="00CE59FE" w:rsidRPr="00EF5E94" w:rsidRDefault="00CE59FE" w:rsidP="00DF07BB">
            <w:pPr>
              <w:spacing w:before="20" w:after="20"/>
              <w:contextualSpacing/>
            </w:pPr>
            <w:r w:rsidRPr="00EF5E94">
              <w:t>osata</w:t>
            </w:r>
          </w:p>
        </w:tc>
        <w:tc>
          <w:tcPr>
            <w:tcW w:w="0" w:type="auto"/>
            <w:tcBorders>
              <w:top w:val="single" w:sz="4" w:space="0" w:color="auto"/>
              <w:bottom w:val="nil"/>
            </w:tcBorders>
          </w:tcPr>
          <w:p w14:paraId="32360B47" w14:textId="77777777" w:rsidR="00CE59FE" w:rsidRPr="00EF5E94" w:rsidRDefault="00CE59FE" w:rsidP="00DF07BB">
            <w:pPr>
              <w:spacing w:before="20" w:after="20"/>
              <w:contextualSpacing/>
            </w:pPr>
            <w:r w:rsidRPr="00EF5E94">
              <w:t>1.inf.</w:t>
            </w:r>
          </w:p>
        </w:tc>
      </w:tr>
      <w:tr w:rsidR="00CE59FE" w:rsidRPr="00EF5E94" w14:paraId="0ABB0025" w14:textId="77777777" w:rsidTr="00CE59FE">
        <w:trPr>
          <w:cantSplit/>
          <w:tblHeader/>
        </w:trPr>
        <w:tc>
          <w:tcPr>
            <w:tcW w:w="0" w:type="auto"/>
            <w:vMerge/>
            <w:tcBorders>
              <w:bottom w:val="single" w:sz="4" w:space="0" w:color="auto"/>
            </w:tcBorders>
          </w:tcPr>
          <w:p w14:paraId="75565534" w14:textId="77777777" w:rsidR="00CE59FE" w:rsidRPr="00EF5E94" w:rsidRDefault="00CE59FE" w:rsidP="00DF07BB">
            <w:pPr>
              <w:spacing w:before="20" w:after="20"/>
              <w:contextualSpacing/>
            </w:pPr>
          </w:p>
        </w:tc>
        <w:tc>
          <w:tcPr>
            <w:tcW w:w="0" w:type="auto"/>
            <w:tcBorders>
              <w:top w:val="nil"/>
              <w:bottom w:val="single" w:sz="4" w:space="0" w:color="auto"/>
            </w:tcBorders>
          </w:tcPr>
          <w:p w14:paraId="0C0FA62D" w14:textId="77777777" w:rsidR="00CE59FE" w:rsidRPr="00EF5E94" w:rsidRDefault="00CE59FE" w:rsidP="00DF07BB">
            <w:pPr>
              <w:spacing w:before="20" w:after="20"/>
              <w:contextualSpacing/>
            </w:pPr>
            <w:r w:rsidRPr="00EF5E94">
              <w:t>ossaa</w:t>
            </w:r>
          </w:p>
        </w:tc>
        <w:tc>
          <w:tcPr>
            <w:tcW w:w="0" w:type="auto"/>
            <w:tcBorders>
              <w:top w:val="nil"/>
              <w:bottom w:val="single" w:sz="4" w:space="0" w:color="auto"/>
            </w:tcBorders>
          </w:tcPr>
          <w:p w14:paraId="4F66D09B" w14:textId="77777777" w:rsidR="00CE59FE" w:rsidRPr="00EF5E94" w:rsidRDefault="00CE59FE" w:rsidP="00DF07BB">
            <w:pPr>
              <w:spacing w:before="20" w:after="20"/>
              <w:contextualSpacing/>
            </w:pPr>
            <w:r w:rsidRPr="00EF5E94">
              <w:t>sg.part.</w:t>
            </w:r>
          </w:p>
        </w:tc>
        <w:tc>
          <w:tcPr>
            <w:tcW w:w="0" w:type="auto"/>
            <w:tcBorders>
              <w:top w:val="nil"/>
              <w:bottom w:val="single" w:sz="4" w:space="0" w:color="auto"/>
            </w:tcBorders>
          </w:tcPr>
          <w:p w14:paraId="365DB65B" w14:textId="77777777" w:rsidR="00CE59FE" w:rsidRPr="00EF5E94" w:rsidRDefault="00CE59FE" w:rsidP="00DF07BB">
            <w:pPr>
              <w:spacing w:before="20" w:after="20"/>
              <w:contextualSpacing/>
            </w:pPr>
            <w:r w:rsidRPr="00EF5E94">
              <w:t>osa</w:t>
            </w:r>
          </w:p>
        </w:tc>
        <w:tc>
          <w:tcPr>
            <w:tcW w:w="0" w:type="auto"/>
            <w:tcBorders>
              <w:top w:val="nil"/>
              <w:bottom w:val="single" w:sz="4" w:space="0" w:color="auto"/>
            </w:tcBorders>
          </w:tcPr>
          <w:p w14:paraId="4429980D" w14:textId="77777777" w:rsidR="00CE59FE" w:rsidRPr="00EF5E94" w:rsidRDefault="00CE59FE" w:rsidP="00DF07BB">
            <w:pPr>
              <w:spacing w:before="20" w:after="20"/>
              <w:contextualSpacing/>
            </w:pPr>
            <w:r w:rsidRPr="00EF5E94">
              <w:t>sg.nom.</w:t>
            </w:r>
          </w:p>
        </w:tc>
      </w:tr>
      <w:tr w:rsidR="00CE59FE" w:rsidRPr="00EF5E94" w14:paraId="6CD33145" w14:textId="77777777" w:rsidTr="00CE59FE">
        <w:trPr>
          <w:cantSplit/>
          <w:tblHeader/>
        </w:trPr>
        <w:tc>
          <w:tcPr>
            <w:tcW w:w="0" w:type="auto"/>
            <w:vMerge w:val="restart"/>
            <w:tcBorders>
              <w:top w:val="single" w:sz="4" w:space="0" w:color="auto"/>
            </w:tcBorders>
          </w:tcPr>
          <w:p w14:paraId="4301419D" w14:textId="77777777" w:rsidR="00CE59FE" w:rsidRPr="00EF5E94" w:rsidRDefault="00CE59FE" w:rsidP="00DF07BB">
            <w:pPr>
              <w:spacing w:before="20" w:after="20"/>
              <w:contextualSpacing/>
            </w:pPr>
            <w:r w:rsidRPr="00EF5E94">
              <w:t>vv : v</w:t>
            </w:r>
          </w:p>
        </w:tc>
        <w:tc>
          <w:tcPr>
            <w:tcW w:w="0" w:type="auto"/>
            <w:tcBorders>
              <w:top w:val="single" w:sz="4" w:space="0" w:color="auto"/>
              <w:bottom w:val="nil"/>
            </w:tcBorders>
          </w:tcPr>
          <w:p w14:paraId="223F0A64" w14:textId="77777777" w:rsidR="00CE59FE" w:rsidRPr="00EF5E94" w:rsidRDefault="00CE59FE" w:rsidP="00DF07BB">
            <w:pPr>
              <w:spacing w:before="20" w:after="20"/>
              <w:contextualSpacing/>
            </w:pPr>
            <w:r w:rsidRPr="00EF5E94">
              <w:t>hyvvää</w:t>
            </w:r>
          </w:p>
        </w:tc>
        <w:tc>
          <w:tcPr>
            <w:tcW w:w="0" w:type="auto"/>
            <w:tcBorders>
              <w:top w:val="single" w:sz="4" w:space="0" w:color="auto"/>
              <w:bottom w:val="nil"/>
            </w:tcBorders>
          </w:tcPr>
          <w:p w14:paraId="677E5673" w14:textId="77777777" w:rsidR="00CE59FE" w:rsidRPr="00EF5E94" w:rsidRDefault="00CE59FE" w:rsidP="00DF07BB">
            <w:pPr>
              <w:spacing w:before="20" w:after="20"/>
              <w:contextualSpacing/>
            </w:pPr>
            <w:r w:rsidRPr="00EF5E94">
              <w:t>sg.part.</w:t>
            </w:r>
          </w:p>
        </w:tc>
        <w:tc>
          <w:tcPr>
            <w:tcW w:w="0" w:type="auto"/>
            <w:tcBorders>
              <w:top w:val="single" w:sz="4" w:space="0" w:color="auto"/>
              <w:bottom w:val="nil"/>
            </w:tcBorders>
          </w:tcPr>
          <w:p w14:paraId="74C7557D" w14:textId="77777777" w:rsidR="00CE59FE" w:rsidRPr="00EF5E94" w:rsidRDefault="00CE59FE" w:rsidP="00DF07BB">
            <w:pPr>
              <w:spacing w:before="20" w:after="20"/>
              <w:contextualSpacing/>
            </w:pPr>
            <w:r w:rsidRPr="00EF5E94">
              <w:t>hyvä</w:t>
            </w:r>
          </w:p>
        </w:tc>
        <w:tc>
          <w:tcPr>
            <w:tcW w:w="0" w:type="auto"/>
            <w:tcBorders>
              <w:top w:val="single" w:sz="4" w:space="0" w:color="auto"/>
              <w:bottom w:val="nil"/>
            </w:tcBorders>
          </w:tcPr>
          <w:p w14:paraId="1E2782D7" w14:textId="77777777" w:rsidR="00CE59FE" w:rsidRPr="00EF5E94" w:rsidRDefault="00CE59FE" w:rsidP="00DF07BB">
            <w:pPr>
              <w:spacing w:before="20" w:after="20"/>
              <w:contextualSpacing/>
            </w:pPr>
            <w:r w:rsidRPr="00EF5E94">
              <w:t>sg.nom.</w:t>
            </w:r>
          </w:p>
        </w:tc>
      </w:tr>
      <w:tr w:rsidR="00CE59FE" w:rsidRPr="00EF5E94" w14:paraId="24168D59" w14:textId="77777777" w:rsidTr="00CE59FE">
        <w:trPr>
          <w:cantSplit/>
          <w:tblHeader/>
        </w:trPr>
        <w:tc>
          <w:tcPr>
            <w:tcW w:w="0" w:type="auto"/>
            <w:vMerge/>
            <w:tcBorders>
              <w:bottom w:val="single" w:sz="4" w:space="0" w:color="auto"/>
            </w:tcBorders>
          </w:tcPr>
          <w:p w14:paraId="670B9CA1" w14:textId="77777777" w:rsidR="00CE59FE" w:rsidRPr="00EF5E94" w:rsidRDefault="00CE59FE" w:rsidP="00DF07BB">
            <w:pPr>
              <w:spacing w:before="20" w:after="20"/>
              <w:contextualSpacing/>
            </w:pPr>
          </w:p>
        </w:tc>
        <w:tc>
          <w:tcPr>
            <w:tcW w:w="0" w:type="auto"/>
            <w:tcBorders>
              <w:top w:val="nil"/>
              <w:bottom w:val="single" w:sz="4" w:space="0" w:color="auto"/>
            </w:tcBorders>
          </w:tcPr>
          <w:p w14:paraId="4384C0ED" w14:textId="1039486E" w:rsidR="00CE59FE" w:rsidRPr="00EF5E94" w:rsidRDefault="00CE59FE" w:rsidP="00DF07BB">
            <w:pPr>
              <w:spacing w:before="20" w:after="20"/>
              <w:contextualSpacing/>
            </w:pPr>
            <w:r>
              <w:t>kuvvaa</w:t>
            </w:r>
          </w:p>
        </w:tc>
        <w:tc>
          <w:tcPr>
            <w:tcW w:w="0" w:type="auto"/>
            <w:tcBorders>
              <w:top w:val="nil"/>
              <w:bottom w:val="single" w:sz="4" w:space="0" w:color="auto"/>
            </w:tcBorders>
          </w:tcPr>
          <w:p w14:paraId="56EA2847" w14:textId="5CF24409" w:rsidR="00CE59FE" w:rsidRPr="00EF5E94" w:rsidRDefault="00CE59FE" w:rsidP="00DF07BB">
            <w:pPr>
              <w:spacing w:before="20" w:after="20"/>
              <w:contextualSpacing/>
            </w:pPr>
            <w:r>
              <w:t>prees.</w:t>
            </w:r>
            <w:r w:rsidR="001337F6">
              <w:t>sg3</w:t>
            </w:r>
          </w:p>
        </w:tc>
        <w:tc>
          <w:tcPr>
            <w:tcW w:w="0" w:type="auto"/>
            <w:tcBorders>
              <w:top w:val="nil"/>
              <w:bottom w:val="single" w:sz="4" w:space="0" w:color="auto"/>
            </w:tcBorders>
          </w:tcPr>
          <w:p w14:paraId="70180002" w14:textId="0B2EDA34" w:rsidR="00CE59FE" w:rsidRPr="00EF5E94" w:rsidRDefault="00CE59FE" w:rsidP="00DF07BB">
            <w:pPr>
              <w:spacing w:before="20" w:after="20"/>
              <w:contextualSpacing/>
            </w:pPr>
            <w:r>
              <w:t>kuvata</w:t>
            </w:r>
          </w:p>
        </w:tc>
        <w:tc>
          <w:tcPr>
            <w:tcW w:w="0" w:type="auto"/>
            <w:tcBorders>
              <w:top w:val="nil"/>
              <w:bottom w:val="single" w:sz="4" w:space="0" w:color="auto"/>
            </w:tcBorders>
          </w:tcPr>
          <w:p w14:paraId="63C55339" w14:textId="1F75C0DB" w:rsidR="00CE59FE" w:rsidRPr="00EF5E94" w:rsidRDefault="00CE59FE" w:rsidP="00DF07BB">
            <w:pPr>
              <w:spacing w:before="20" w:after="20"/>
              <w:contextualSpacing/>
            </w:pPr>
            <w:r>
              <w:t>1.inf.</w:t>
            </w:r>
          </w:p>
        </w:tc>
      </w:tr>
    </w:tbl>
    <w:p w14:paraId="2179D84B" w14:textId="45B30C10" w:rsidR="00226730" w:rsidRPr="00A95D68" w:rsidRDefault="00B83A8A" w:rsidP="00BD2A19">
      <w:pPr>
        <w:spacing w:before="120" w:after="120"/>
      </w:pPr>
      <w:r w:rsidRPr="00A95D68">
        <w:t>Näjem</w:t>
      </w:r>
      <w:r w:rsidR="004471E3" w:rsidRPr="00A95D68">
        <w:t>ä</w:t>
      </w:r>
      <w:r w:rsidRPr="00A95D68">
        <w:t xml:space="preserve"> ette muitten </w:t>
      </w:r>
      <w:r w:rsidR="009E6A9F" w:rsidRPr="00A95D68">
        <w:t xml:space="preserve">konsonantiitten </w:t>
      </w:r>
      <w:r w:rsidR="00B4724A">
        <w:t>ko klu</w:t>
      </w:r>
      <w:r w:rsidRPr="00A95D68">
        <w:t xml:space="preserve">siiliitten ja </w:t>
      </w:r>
      <w:r w:rsidRPr="005D5F05">
        <w:rPr>
          <w:i/>
        </w:rPr>
        <w:t>s</w:t>
      </w:r>
      <w:r w:rsidRPr="00A95D68">
        <w:t>:n vaihettelu oon samanlainen spesiaalivaihettelussa ja ylheisvaihettelussa.</w:t>
      </w:r>
    </w:p>
    <w:p w14:paraId="5A6B72B0" w14:textId="24CECFC2" w:rsidR="00B30251" w:rsidRPr="00A95D68" w:rsidRDefault="00B30251" w:rsidP="00BD2A19">
      <w:pPr>
        <w:pStyle w:val="Overskrift3"/>
        <w:rPr>
          <w:sz w:val="24"/>
        </w:rPr>
      </w:pPr>
      <w:bookmarkStart w:id="275" w:name="aanelisten"/>
      <w:bookmarkStart w:id="276" w:name="_3.2._Äänelisten_konsonantiitten_1"/>
      <w:bookmarkStart w:id="277" w:name="_3.2._Äänelisten_konsonantiitten_2"/>
      <w:bookmarkStart w:id="278" w:name="_3.2._Äänelisten_konsonantiitten"/>
      <w:bookmarkStart w:id="279" w:name="_Toc81192453"/>
      <w:bookmarkStart w:id="280" w:name="_Toc84997963"/>
      <w:bookmarkStart w:id="281" w:name="_Toc198266830"/>
      <w:bookmarkStart w:id="282" w:name="_Toc209168578"/>
      <w:bookmarkStart w:id="283" w:name="_Toc241129221"/>
      <w:bookmarkStart w:id="284" w:name="_Toc311273738"/>
      <w:bookmarkStart w:id="285" w:name="konsonantiittenlyheneminen"/>
      <w:bookmarkEnd w:id="275"/>
      <w:bookmarkEnd w:id="276"/>
      <w:bookmarkEnd w:id="277"/>
      <w:bookmarkEnd w:id="278"/>
      <w:r w:rsidRPr="00A95D68">
        <w:t xml:space="preserve">Äänelisten konsonantiitten </w:t>
      </w:r>
      <w:r w:rsidRPr="005D5F05">
        <w:rPr>
          <w:i/>
        </w:rPr>
        <w:t>l</w:t>
      </w:r>
      <w:r w:rsidR="0075485B" w:rsidRPr="0075485B">
        <w:t>,</w:t>
      </w:r>
      <w:r w:rsidRPr="005D5F05">
        <w:rPr>
          <w:i/>
        </w:rPr>
        <w:t xml:space="preserve"> r</w:t>
      </w:r>
      <w:r w:rsidR="0075485B" w:rsidRPr="0075485B">
        <w:t>,</w:t>
      </w:r>
      <w:r w:rsidRPr="005D5F05">
        <w:rPr>
          <w:i/>
        </w:rPr>
        <w:t xml:space="preserve"> m</w:t>
      </w:r>
      <w:r w:rsidRPr="00A95D68">
        <w:t xml:space="preserve"> ja </w:t>
      </w:r>
      <w:r w:rsidRPr="005D5F05">
        <w:rPr>
          <w:i/>
        </w:rPr>
        <w:t>n</w:t>
      </w:r>
      <w:r w:rsidRPr="00A95D68">
        <w:t xml:space="preserve"> pittuus</w:t>
      </w:r>
      <w:bookmarkEnd w:id="279"/>
      <w:bookmarkEnd w:id="280"/>
      <w:bookmarkEnd w:id="281"/>
      <w:bookmarkEnd w:id="282"/>
      <w:bookmarkEnd w:id="283"/>
      <w:bookmarkEnd w:id="284"/>
    </w:p>
    <w:bookmarkEnd w:id="285"/>
    <w:p w14:paraId="671BA1AD" w14:textId="16339BD2" w:rsidR="00B30251" w:rsidRPr="00A95D68" w:rsidRDefault="006D6848" w:rsidP="00BD2A19">
      <w:pPr>
        <w:pStyle w:val="Brdtekst"/>
        <w:spacing w:before="120"/>
      </w:pPr>
      <w:r w:rsidRPr="004D3B0E">
        <w:rPr>
          <w:smallCaps/>
        </w:rPr>
        <w:t>Ääne</w:t>
      </w:r>
      <w:r w:rsidR="00B30251" w:rsidRPr="004D3B0E">
        <w:rPr>
          <w:smallCaps/>
        </w:rPr>
        <w:t>lis</w:t>
      </w:r>
      <w:r w:rsidR="004471E3" w:rsidRPr="004D3B0E">
        <w:rPr>
          <w:smallCaps/>
        </w:rPr>
        <w:t>et</w:t>
      </w:r>
      <w:r w:rsidR="00B30251" w:rsidRPr="004D3B0E">
        <w:rPr>
          <w:smallCaps/>
        </w:rPr>
        <w:t xml:space="preserve"> konsonant</w:t>
      </w:r>
      <w:r w:rsidR="004471E3" w:rsidRPr="004D3B0E">
        <w:rPr>
          <w:smallCaps/>
        </w:rPr>
        <w:t>it</w:t>
      </w:r>
      <w:r w:rsidR="00B30251" w:rsidRPr="00A95D68">
        <w:t xml:space="preserve"> </w:t>
      </w:r>
      <w:r w:rsidR="00B30251" w:rsidRPr="002F405F">
        <w:rPr>
          <w:i/>
        </w:rPr>
        <w:t>l</w:t>
      </w:r>
      <w:r w:rsidR="0075485B" w:rsidRPr="0075485B">
        <w:t>,</w:t>
      </w:r>
      <w:r w:rsidR="00B30251" w:rsidRPr="002F405F">
        <w:rPr>
          <w:i/>
        </w:rPr>
        <w:t xml:space="preserve"> r</w:t>
      </w:r>
      <w:r w:rsidR="0075485B" w:rsidRPr="0075485B">
        <w:t>,</w:t>
      </w:r>
      <w:r w:rsidR="00B30251" w:rsidRPr="002F405F">
        <w:rPr>
          <w:i/>
        </w:rPr>
        <w:t xml:space="preserve"> m</w:t>
      </w:r>
      <w:r w:rsidR="00B30251" w:rsidRPr="00A95D68">
        <w:t xml:space="preserve"> ja </w:t>
      </w:r>
      <w:r w:rsidR="00B30251" w:rsidRPr="002F405F">
        <w:rPr>
          <w:i/>
        </w:rPr>
        <w:t>n</w:t>
      </w:r>
      <w:r w:rsidR="00B30251" w:rsidRPr="00A95D68">
        <w:t xml:space="preserve"> </w:t>
      </w:r>
      <w:r w:rsidR="004471E3" w:rsidRPr="00A95D68">
        <w:t>oon</w:t>
      </w:r>
      <w:r w:rsidR="00B30251" w:rsidRPr="00A95D68">
        <w:t xml:space="preserve"> kans </w:t>
      </w:r>
      <w:r w:rsidR="004471E3" w:rsidRPr="00A95D68">
        <w:t>muussaki</w:t>
      </w:r>
      <w:r w:rsidR="00B30251" w:rsidRPr="00A95D68">
        <w:t xml:space="preserve"> vaihettelu</w:t>
      </w:r>
      <w:r w:rsidR="004471E3" w:rsidRPr="00A95D68">
        <w:t>ssa</w:t>
      </w:r>
      <w:r w:rsidR="00B30251" w:rsidRPr="00A95D68">
        <w:t xml:space="preserve"> ko graadivaihettelu</w:t>
      </w:r>
      <w:r w:rsidR="004471E3" w:rsidRPr="00A95D68">
        <w:t>ssa</w:t>
      </w:r>
      <w:r w:rsidR="00B30251" w:rsidRPr="00A95D68">
        <w:t xml:space="preserve">. Kainun kielessä oon tavalisesti niin, ette pitkä eli gemineerattu </w:t>
      </w:r>
      <w:r w:rsidR="00B30251" w:rsidRPr="002F405F">
        <w:rPr>
          <w:i/>
        </w:rPr>
        <w:t>ll</w:t>
      </w:r>
      <w:r w:rsidR="0075485B" w:rsidRPr="0075485B">
        <w:t>,</w:t>
      </w:r>
      <w:r w:rsidR="00B30251" w:rsidRPr="002F405F">
        <w:rPr>
          <w:i/>
        </w:rPr>
        <w:t xml:space="preserve"> rr</w:t>
      </w:r>
      <w:r w:rsidR="0075485B" w:rsidRPr="0075485B">
        <w:t>,</w:t>
      </w:r>
      <w:r w:rsidR="00B30251" w:rsidRPr="002F405F">
        <w:rPr>
          <w:i/>
        </w:rPr>
        <w:t xml:space="preserve"> mm</w:t>
      </w:r>
      <w:r w:rsidR="00B30251" w:rsidRPr="00A95D68">
        <w:t xml:space="preserve"> ja </w:t>
      </w:r>
      <w:r w:rsidR="00B30251" w:rsidRPr="002F405F">
        <w:rPr>
          <w:i/>
        </w:rPr>
        <w:t>nn</w:t>
      </w:r>
      <w:r w:rsidR="00B30251" w:rsidRPr="00A95D68">
        <w:t xml:space="preserve"> lyhethään tahi piđethään joissaki aivan vissiissä paikoissa. </w:t>
      </w:r>
      <w:r w:rsidR="009E6A9F" w:rsidRPr="00A95D68">
        <w:t>Reekeli oon yksinkertainen</w:t>
      </w:r>
      <w:r w:rsidR="00B30251" w:rsidRPr="00A95D68">
        <w:t>:</w:t>
      </w:r>
    </w:p>
    <w:tbl>
      <w:tblPr>
        <w:tblStyle w:val="Tabellrutenett"/>
        <w:tblW w:w="0" w:type="auto"/>
        <w:tblLook w:val="04A0" w:firstRow="1" w:lastRow="0" w:firstColumn="1" w:lastColumn="0" w:noHBand="0" w:noVBand="1"/>
      </w:tblPr>
      <w:tblGrid>
        <w:gridCol w:w="8522"/>
      </w:tblGrid>
      <w:tr w:rsidR="004471E3" w:rsidRPr="00A95D68" w14:paraId="75ED1866" w14:textId="77777777" w:rsidTr="004471E3">
        <w:tc>
          <w:tcPr>
            <w:tcW w:w="9279" w:type="dxa"/>
          </w:tcPr>
          <w:p w14:paraId="36006068" w14:textId="19B9CBA6" w:rsidR="004471E3" w:rsidRPr="00A95D68" w:rsidRDefault="004471E3" w:rsidP="00BD2A19">
            <w:pPr>
              <w:spacing w:before="120" w:after="120"/>
            </w:pPr>
            <w:r w:rsidRPr="002F0E2A">
              <w:rPr>
                <w:smallCaps/>
              </w:rPr>
              <w:t>Äänelisten konsonantiitten</w:t>
            </w:r>
            <w:r w:rsidRPr="00A95D68">
              <w:t xml:space="preserve"> </w:t>
            </w:r>
            <w:r w:rsidRPr="00762414">
              <w:rPr>
                <w:i/>
              </w:rPr>
              <w:t>l</w:t>
            </w:r>
            <w:r w:rsidR="0075485B" w:rsidRPr="0075485B">
              <w:t>,</w:t>
            </w:r>
            <w:r w:rsidRPr="00762414">
              <w:rPr>
                <w:i/>
              </w:rPr>
              <w:t xml:space="preserve"> r</w:t>
            </w:r>
            <w:r w:rsidR="0075485B" w:rsidRPr="0075485B">
              <w:t>,</w:t>
            </w:r>
            <w:r w:rsidRPr="00762414">
              <w:rPr>
                <w:i/>
              </w:rPr>
              <w:t xml:space="preserve"> m</w:t>
            </w:r>
            <w:r w:rsidRPr="00A95D68">
              <w:t xml:space="preserve"> </w:t>
            </w:r>
            <w:r w:rsidRPr="004D3B0E">
              <w:rPr>
                <w:smallCaps/>
              </w:rPr>
              <w:t>ja</w:t>
            </w:r>
            <w:r w:rsidRPr="00A95D68">
              <w:t xml:space="preserve"> </w:t>
            </w:r>
            <w:r w:rsidRPr="00762414">
              <w:rPr>
                <w:i/>
              </w:rPr>
              <w:t>n</w:t>
            </w:r>
            <w:r w:rsidRPr="00A95D68">
              <w:t xml:space="preserve"> </w:t>
            </w:r>
            <w:r w:rsidRPr="002F0E2A">
              <w:rPr>
                <w:smallCaps/>
              </w:rPr>
              <w:t>pittuus</w:t>
            </w:r>
            <w:r w:rsidRPr="00A95D68">
              <w:t>:</w:t>
            </w:r>
          </w:p>
          <w:p w14:paraId="74C2F2E4" w14:textId="624DAAF6" w:rsidR="004471E3" w:rsidRPr="00A95D68" w:rsidRDefault="004471E3" w:rsidP="00BD2A19">
            <w:pPr>
              <w:spacing w:before="120" w:after="120"/>
            </w:pPr>
            <w:r w:rsidRPr="00A95D68">
              <w:t xml:space="preserve">Pitkän vokaalin – oli se painolinen eli painoton – ja lyhykäisenki painottoman vokaalin jälkhiin tullee lyhykäinen </w:t>
            </w:r>
            <w:r w:rsidRPr="00762414">
              <w:rPr>
                <w:i/>
              </w:rPr>
              <w:t>l</w:t>
            </w:r>
            <w:r w:rsidR="0075485B" w:rsidRPr="0075485B">
              <w:t>,</w:t>
            </w:r>
            <w:r w:rsidRPr="00762414">
              <w:rPr>
                <w:i/>
              </w:rPr>
              <w:t xml:space="preserve"> r</w:t>
            </w:r>
            <w:r w:rsidR="0075485B" w:rsidRPr="0075485B">
              <w:t>,</w:t>
            </w:r>
            <w:r w:rsidRPr="00762414">
              <w:rPr>
                <w:i/>
              </w:rPr>
              <w:t xml:space="preserve"> m</w:t>
            </w:r>
            <w:r w:rsidRPr="00A95D68">
              <w:t xml:space="preserve"> ja </w:t>
            </w:r>
            <w:r w:rsidRPr="00762414">
              <w:rPr>
                <w:i/>
              </w:rPr>
              <w:t>n</w:t>
            </w:r>
            <w:r w:rsidRPr="00A95D68">
              <w:t xml:space="preserve">, muutoin pitkä </w:t>
            </w:r>
            <w:r w:rsidRPr="00762414">
              <w:rPr>
                <w:i/>
              </w:rPr>
              <w:t>ll</w:t>
            </w:r>
            <w:r w:rsidR="0075485B" w:rsidRPr="0075485B">
              <w:t>,</w:t>
            </w:r>
            <w:r w:rsidRPr="00762414">
              <w:rPr>
                <w:i/>
              </w:rPr>
              <w:t xml:space="preserve"> rr</w:t>
            </w:r>
            <w:r w:rsidR="0075485B" w:rsidRPr="0075485B">
              <w:t>,</w:t>
            </w:r>
            <w:r w:rsidRPr="00762414">
              <w:rPr>
                <w:i/>
              </w:rPr>
              <w:t xml:space="preserve"> mm</w:t>
            </w:r>
            <w:r w:rsidRPr="00A95D68">
              <w:t xml:space="preserve"> ja </w:t>
            </w:r>
            <w:r w:rsidRPr="00762414">
              <w:rPr>
                <w:i/>
              </w:rPr>
              <w:t>nn</w:t>
            </w:r>
            <w:r w:rsidRPr="00A95D68">
              <w:t>.</w:t>
            </w:r>
          </w:p>
        </w:tc>
      </w:tr>
    </w:tbl>
    <w:p w14:paraId="379286D5" w14:textId="22F10440" w:rsidR="00B30251" w:rsidRPr="00A95D68" w:rsidRDefault="00B30251" w:rsidP="00BD2A19">
      <w:pPr>
        <w:pStyle w:val="Brdtekst"/>
        <w:spacing w:before="120"/>
      </w:pPr>
      <w:r w:rsidRPr="00A95D68">
        <w:t xml:space="preserve">Tämä pittuuden vaihettelu oon semmoinen, ette se voittaa </w:t>
      </w:r>
      <w:r w:rsidR="00762414">
        <w:t xml:space="preserve">yli </w:t>
      </w:r>
      <w:r w:rsidRPr="00A95D68">
        <w:t xml:space="preserve">graadivaihettelunki. Esimerkiksi vaikka </w:t>
      </w:r>
      <w:r w:rsidR="00CC6528" w:rsidRPr="00A95D68">
        <w:t>spesiaali</w:t>
      </w:r>
      <w:r w:rsidRPr="00A95D68">
        <w:t xml:space="preserve">vaihettelureekelin </w:t>
      </w:r>
      <w:r w:rsidR="0075485B">
        <w:t>(</w:t>
      </w:r>
      <w:r w:rsidRPr="00A95D68">
        <w:t>katto ylipuolela</w:t>
      </w:r>
      <w:r w:rsidR="002F405F">
        <w:t xml:space="preserve"> kohđasta 3.1.</w:t>
      </w:r>
      <w:r w:rsidR="00597AE6">
        <w:t>1</w:t>
      </w:r>
      <w:r w:rsidR="002F405F">
        <w:t>.1</w:t>
      </w:r>
      <w:r w:rsidRPr="00A95D68">
        <w:t>) jälkhiin ođottais, ette preesensin singulaarin 3.</w:t>
      </w:r>
      <w:r w:rsidR="00DA7B7A" w:rsidRPr="00A95D68">
        <w:t xml:space="preserve"> </w:t>
      </w:r>
      <w:r w:rsidRPr="00A95D68">
        <w:t xml:space="preserve">persoona verbistä </w:t>
      </w:r>
      <w:r w:rsidRPr="002F405F">
        <w:rPr>
          <w:i/>
        </w:rPr>
        <w:t xml:space="preserve">ajela </w:t>
      </w:r>
      <w:r w:rsidRPr="00A95D68">
        <w:t xml:space="preserve">olis </w:t>
      </w:r>
      <w:r w:rsidRPr="002F405F">
        <w:rPr>
          <w:i/>
        </w:rPr>
        <w:t>*ajellee</w:t>
      </w:r>
      <w:r w:rsidRPr="00A95D68">
        <w:t xml:space="preserve"> </w:t>
      </w:r>
      <w:r w:rsidR="0075485B">
        <w:t>(</w:t>
      </w:r>
      <w:r w:rsidRPr="00A95D68">
        <w:t xml:space="preserve">siinä rangan konsonanttii seuraa pitkä vokaali), se </w:t>
      </w:r>
      <w:r w:rsidRPr="00745482">
        <w:rPr>
          <w:i/>
        </w:rPr>
        <w:t xml:space="preserve">ll </w:t>
      </w:r>
      <w:r w:rsidRPr="00A95D68">
        <w:t xml:space="preserve">kuitenki lyhenee eli kirjoitamma </w:t>
      </w:r>
      <w:r w:rsidRPr="00745482">
        <w:rPr>
          <w:i/>
        </w:rPr>
        <w:t>ajelee</w:t>
      </w:r>
      <w:r w:rsidRPr="00A95D68">
        <w:t xml:space="preserve">. Verbin </w:t>
      </w:r>
      <w:r w:rsidRPr="00745482">
        <w:rPr>
          <w:i/>
        </w:rPr>
        <w:t>ajatella</w:t>
      </w:r>
      <w:r w:rsidRPr="00A95D68">
        <w:t xml:space="preserve"> preesensin </w:t>
      </w:r>
      <w:r w:rsidR="00C545BE">
        <w:t>singulaar</w:t>
      </w:r>
      <w:r w:rsidRPr="00A95D68">
        <w:t xml:space="preserve">in 3. persoona oon kuitenki </w:t>
      </w:r>
      <w:r w:rsidRPr="00745482">
        <w:rPr>
          <w:i/>
        </w:rPr>
        <w:t>ajattellee</w:t>
      </w:r>
      <w:r w:rsidRPr="00A95D68">
        <w:t>, taas pittuusreekelin jälkhiin.</w:t>
      </w:r>
    </w:p>
    <w:p w14:paraId="3AC3447B" w14:textId="6B61AC7C" w:rsidR="00946D32" w:rsidRPr="00A95D68" w:rsidRDefault="00946D32" w:rsidP="00BD2A19">
      <w:pPr>
        <w:spacing w:before="120" w:after="120"/>
        <w:rPr>
          <w:sz w:val="28"/>
          <w:szCs w:val="28"/>
        </w:rPr>
      </w:pPr>
      <w:bookmarkStart w:id="286" w:name="_Toc84997964"/>
      <w:bookmarkStart w:id="287" w:name="_Toc198266831"/>
      <w:bookmarkStart w:id="288" w:name="_Toc209168579"/>
      <w:r w:rsidRPr="00A95D68">
        <w:t>Tämän saattaa nähđä kans eri suffiksiitten vaihetteluna:</w:t>
      </w:r>
    </w:p>
    <w:p w14:paraId="63881BE2" w14:textId="3AF59ADC" w:rsidR="00B30251" w:rsidRPr="00A95D68" w:rsidRDefault="00B30251" w:rsidP="00780A93">
      <w:pPr>
        <w:pStyle w:val="Undertittel"/>
      </w:pPr>
      <w:bookmarkStart w:id="289" w:name="_Toc311273739"/>
      <w:r w:rsidRPr="00A95D68">
        <w:lastRenderedPageBreak/>
        <w:t>Tabeli</w:t>
      </w:r>
      <w:r w:rsidR="00DA0649">
        <w:t xml:space="preserve"> 11</w:t>
      </w:r>
      <w:r w:rsidRPr="00A95D68">
        <w:t xml:space="preserve">: Äänelisten konsonantiitten </w:t>
      </w:r>
      <w:r w:rsidR="00780A93" w:rsidRPr="00780A93">
        <w:rPr>
          <w:i/>
        </w:rPr>
        <w:t>r</w:t>
      </w:r>
      <w:r w:rsidR="0075485B" w:rsidRPr="0075485B">
        <w:t>,</w:t>
      </w:r>
      <w:r w:rsidR="00780A93" w:rsidRPr="00780A93">
        <w:rPr>
          <w:i/>
        </w:rPr>
        <w:t xml:space="preserve"> l</w:t>
      </w:r>
      <w:r w:rsidR="0075485B" w:rsidRPr="0075485B">
        <w:t>,</w:t>
      </w:r>
      <w:r w:rsidR="00780A93" w:rsidRPr="00780A93">
        <w:rPr>
          <w:i/>
        </w:rPr>
        <w:t xml:space="preserve"> m</w:t>
      </w:r>
      <w:r w:rsidR="00780A93">
        <w:t xml:space="preserve"> ja </w:t>
      </w:r>
      <w:r w:rsidR="00780A93" w:rsidRPr="00780A93">
        <w:rPr>
          <w:i/>
        </w:rPr>
        <w:t>n</w:t>
      </w:r>
      <w:r w:rsidR="00780A93">
        <w:t xml:space="preserve"> </w:t>
      </w:r>
      <w:r w:rsidRPr="00A95D68">
        <w:t>pittuus</w:t>
      </w:r>
      <w:bookmarkEnd w:id="286"/>
      <w:bookmarkEnd w:id="287"/>
      <w:bookmarkEnd w:id="288"/>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8"/>
        <w:gridCol w:w="1314"/>
        <w:gridCol w:w="1355"/>
        <w:gridCol w:w="1047"/>
        <w:gridCol w:w="1176"/>
        <w:gridCol w:w="1277"/>
        <w:gridCol w:w="1355"/>
      </w:tblGrid>
      <w:tr w:rsidR="00174F66" w:rsidRPr="00EF5E94" w14:paraId="08087E8E" w14:textId="77777777" w:rsidTr="00D944A6">
        <w:trPr>
          <w:trHeight w:val="1502"/>
        </w:trPr>
        <w:tc>
          <w:tcPr>
            <w:tcW w:w="583" w:type="pct"/>
          </w:tcPr>
          <w:p w14:paraId="77A28A3C" w14:textId="77777777" w:rsidR="0052421C" w:rsidRPr="00EF5E94" w:rsidRDefault="0052421C" w:rsidP="00EF5E94">
            <w:pPr>
              <w:spacing w:before="20" w:after="20"/>
            </w:pPr>
          </w:p>
        </w:tc>
        <w:tc>
          <w:tcPr>
            <w:tcW w:w="772" w:type="pct"/>
          </w:tcPr>
          <w:p w14:paraId="319E1789" w14:textId="1A54FDA9" w:rsidR="0052421C" w:rsidRPr="00EF5E94" w:rsidRDefault="0052421C" w:rsidP="00D944A6">
            <w:pPr>
              <w:spacing w:before="20" w:after="20"/>
            </w:pPr>
            <w:r w:rsidRPr="00EF5E94">
              <w:t xml:space="preserve">Eđessä pitkä valtapainolinen vokaali → </w:t>
            </w:r>
            <w:r w:rsidRPr="002772E1">
              <w:rPr>
                <w:i/>
              </w:rPr>
              <w:t>l</w:t>
            </w:r>
            <w:r w:rsidR="0075485B" w:rsidRPr="0075485B">
              <w:t>,</w:t>
            </w:r>
            <w:r w:rsidRPr="002772E1">
              <w:rPr>
                <w:i/>
              </w:rPr>
              <w:t xml:space="preserve"> r</w:t>
            </w:r>
            <w:r w:rsidR="0075485B" w:rsidRPr="0075485B">
              <w:t>,</w:t>
            </w:r>
            <w:r w:rsidRPr="002772E1">
              <w:rPr>
                <w:i/>
              </w:rPr>
              <w:t xml:space="preserve"> m</w:t>
            </w:r>
            <w:r w:rsidR="0075485B" w:rsidRPr="0075485B">
              <w:t>,</w:t>
            </w:r>
            <w:r w:rsidRPr="002772E1">
              <w:rPr>
                <w:i/>
              </w:rPr>
              <w:t xml:space="preserve"> n</w:t>
            </w:r>
          </w:p>
        </w:tc>
        <w:tc>
          <w:tcPr>
            <w:tcW w:w="796" w:type="pct"/>
          </w:tcPr>
          <w:p w14:paraId="3B8CAEF9" w14:textId="4993F471" w:rsidR="0052421C" w:rsidRPr="00EF5E94" w:rsidRDefault="0052421C" w:rsidP="00D944A6">
            <w:pPr>
              <w:spacing w:before="20" w:after="20"/>
            </w:pPr>
            <w:r w:rsidRPr="00EF5E94">
              <w:t>E</w:t>
            </w:r>
            <w:r w:rsidRPr="00EF5E94">
              <w:rPr>
                <w:lang w:val="en-US"/>
              </w:rPr>
              <w:t>đ</w:t>
            </w:r>
            <w:r w:rsidRPr="00EF5E94">
              <w:t xml:space="preserve">essä pitkä sivvupainolinen vokaali → </w:t>
            </w:r>
            <w:r w:rsidRPr="002772E1">
              <w:rPr>
                <w:i/>
              </w:rPr>
              <w:t>l</w:t>
            </w:r>
            <w:r w:rsidR="0075485B" w:rsidRPr="0075485B">
              <w:t>,</w:t>
            </w:r>
            <w:r w:rsidRPr="002772E1">
              <w:rPr>
                <w:i/>
              </w:rPr>
              <w:t xml:space="preserve"> r</w:t>
            </w:r>
            <w:r w:rsidR="0075485B" w:rsidRPr="0075485B">
              <w:t>,</w:t>
            </w:r>
            <w:r w:rsidRPr="002772E1">
              <w:rPr>
                <w:i/>
              </w:rPr>
              <w:t xml:space="preserve"> m</w:t>
            </w:r>
            <w:r w:rsidR="0075485B" w:rsidRPr="0075485B">
              <w:t>,</w:t>
            </w:r>
            <w:r w:rsidRPr="002772E1">
              <w:rPr>
                <w:i/>
              </w:rPr>
              <w:t xml:space="preserve"> n</w:t>
            </w:r>
          </w:p>
        </w:tc>
        <w:tc>
          <w:tcPr>
            <w:tcW w:w="613" w:type="pct"/>
          </w:tcPr>
          <w:p w14:paraId="5AE5FE68" w14:textId="4C1567CB" w:rsidR="0052421C" w:rsidRPr="00EF5E94" w:rsidRDefault="0052421C" w:rsidP="00D944A6">
            <w:pPr>
              <w:spacing w:before="20" w:after="20"/>
            </w:pPr>
            <w:r w:rsidRPr="00EF5E94">
              <w:t>E</w:t>
            </w:r>
            <w:r w:rsidRPr="00EF5E94">
              <w:rPr>
                <w:lang w:val="en-US"/>
              </w:rPr>
              <w:t>đ</w:t>
            </w:r>
            <w:r w:rsidRPr="00EF5E94">
              <w:t>essä pitkä painoton vokaali →</w:t>
            </w:r>
            <w:r w:rsidR="00625743">
              <w:t xml:space="preserve"> </w:t>
            </w:r>
            <w:r w:rsidRPr="002772E1">
              <w:rPr>
                <w:i/>
              </w:rPr>
              <w:t>l</w:t>
            </w:r>
            <w:r w:rsidR="0075485B" w:rsidRPr="0075485B">
              <w:t>,</w:t>
            </w:r>
            <w:r w:rsidRPr="002772E1">
              <w:rPr>
                <w:i/>
              </w:rPr>
              <w:t xml:space="preserve"> r</w:t>
            </w:r>
            <w:r w:rsidR="0075485B" w:rsidRPr="0075485B">
              <w:t>,</w:t>
            </w:r>
            <w:r w:rsidRPr="002772E1">
              <w:rPr>
                <w:i/>
              </w:rPr>
              <w:t xml:space="preserve"> m</w:t>
            </w:r>
            <w:r w:rsidR="0075485B" w:rsidRPr="0075485B">
              <w:t>,</w:t>
            </w:r>
            <w:r w:rsidRPr="002772E1">
              <w:rPr>
                <w:i/>
              </w:rPr>
              <w:t xml:space="preserve"> n</w:t>
            </w:r>
          </w:p>
        </w:tc>
        <w:tc>
          <w:tcPr>
            <w:tcW w:w="690" w:type="pct"/>
          </w:tcPr>
          <w:p w14:paraId="5AE7DC9A" w14:textId="6C3BC14B" w:rsidR="0052421C" w:rsidRPr="00EF5E94" w:rsidRDefault="0052421C" w:rsidP="00D944A6">
            <w:pPr>
              <w:spacing w:before="20" w:after="20"/>
            </w:pPr>
            <w:r w:rsidRPr="00EF5E94">
              <w:t>Eđessä lyhykäinen painoton vokaali</w:t>
            </w:r>
            <w:r w:rsidR="00187C88">
              <w:t xml:space="preserve"> </w:t>
            </w:r>
            <w:r w:rsidRPr="00EF5E94">
              <w:t xml:space="preserve">→ </w:t>
            </w:r>
            <w:r w:rsidRPr="002772E1">
              <w:rPr>
                <w:i/>
              </w:rPr>
              <w:t>l</w:t>
            </w:r>
            <w:r w:rsidR="0075485B" w:rsidRPr="0075485B">
              <w:t>,</w:t>
            </w:r>
            <w:r w:rsidRPr="002772E1">
              <w:rPr>
                <w:i/>
              </w:rPr>
              <w:t xml:space="preserve"> r</w:t>
            </w:r>
            <w:r w:rsidR="0075485B" w:rsidRPr="0075485B">
              <w:t>,</w:t>
            </w:r>
            <w:r w:rsidRPr="002772E1">
              <w:rPr>
                <w:i/>
              </w:rPr>
              <w:t xml:space="preserve"> m</w:t>
            </w:r>
            <w:r w:rsidR="0075485B" w:rsidRPr="0075485B">
              <w:t>,</w:t>
            </w:r>
            <w:r w:rsidRPr="002772E1">
              <w:rPr>
                <w:i/>
              </w:rPr>
              <w:t xml:space="preserve"> n</w:t>
            </w:r>
          </w:p>
        </w:tc>
        <w:tc>
          <w:tcPr>
            <w:tcW w:w="750" w:type="pct"/>
          </w:tcPr>
          <w:p w14:paraId="0C06F968" w14:textId="2E80B2B8" w:rsidR="0052421C" w:rsidRPr="00EF5E94" w:rsidRDefault="0052421C" w:rsidP="00D944A6">
            <w:pPr>
              <w:spacing w:before="20" w:after="20"/>
              <w:ind w:right="-50"/>
            </w:pPr>
            <w:r w:rsidRPr="00EF5E94">
              <w:t xml:space="preserve">Eđessä lyhykäinen valtapainolinen vokaali → </w:t>
            </w:r>
            <w:r w:rsidR="00D944A6" w:rsidRPr="002772E1">
              <w:rPr>
                <w:i/>
              </w:rPr>
              <w:t>l</w:t>
            </w:r>
            <w:r w:rsidR="00D944A6">
              <w:rPr>
                <w:i/>
              </w:rPr>
              <w:t>l</w:t>
            </w:r>
            <w:r w:rsidR="00D944A6" w:rsidRPr="0075485B">
              <w:t>,</w:t>
            </w:r>
            <w:r w:rsidR="00D944A6" w:rsidRPr="002772E1">
              <w:rPr>
                <w:i/>
              </w:rPr>
              <w:t xml:space="preserve"> r</w:t>
            </w:r>
            <w:r w:rsidR="00D944A6">
              <w:rPr>
                <w:i/>
              </w:rPr>
              <w:t>r</w:t>
            </w:r>
            <w:r w:rsidR="00D944A6" w:rsidRPr="0075485B">
              <w:t>,</w:t>
            </w:r>
            <w:r w:rsidR="00D944A6" w:rsidRPr="002772E1">
              <w:rPr>
                <w:i/>
              </w:rPr>
              <w:t xml:space="preserve"> m</w:t>
            </w:r>
            <w:r w:rsidR="00D944A6">
              <w:rPr>
                <w:i/>
              </w:rPr>
              <w:t>m</w:t>
            </w:r>
            <w:r w:rsidR="00D944A6" w:rsidRPr="0075485B">
              <w:t>,</w:t>
            </w:r>
            <w:r w:rsidR="00D944A6" w:rsidRPr="002772E1">
              <w:rPr>
                <w:i/>
              </w:rPr>
              <w:t xml:space="preserve"> n</w:t>
            </w:r>
            <w:r w:rsidR="00D944A6">
              <w:rPr>
                <w:i/>
              </w:rPr>
              <w:t>n</w:t>
            </w:r>
          </w:p>
        </w:tc>
        <w:tc>
          <w:tcPr>
            <w:tcW w:w="796" w:type="pct"/>
          </w:tcPr>
          <w:p w14:paraId="029ACF1F" w14:textId="233DD856" w:rsidR="0052421C" w:rsidRPr="00EF5E94" w:rsidRDefault="0052421C" w:rsidP="00EF5E94">
            <w:pPr>
              <w:spacing w:before="20" w:after="20"/>
            </w:pPr>
            <w:r w:rsidRPr="00EF5E94">
              <w:t xml:space="preserve">Eđessä lyhykäinen sivvupainolinen vokaali → </w:t>
            </w:r>
            <w:r w:rsidR="00D944A6" w:rsidRPr="002772E1">
              <w:rPr>
                <w:i/>
              </w:rPr>
              <w:t>l</w:t>
            </w:r>
            <w:r w:rsidR="00D944A6">
              <w:rPr>
                <w:i/>
              </w:rPr>
              <w:t>l</w:t>
            </w:r>
            <w:r w:rsidR="00D944A6" w:rsidRPr="0075485B">
              <w:t>,</w:t>
            </w:r>
            <w:r w:rsidR="00D944A6" w:rsidRPr="002772E1">
              <w:rPr>
                <w:i/>
              </w:rPr>
              <w:t xml:space="preserve"> r</w:t>
            </w:r>
            <w:r w:rsidR="00D944A6">
              <w:rPr>
                <w:i/>
              </w:rPr>
              <w:t>r</w:t>
            </w:r>
            <w:r w:rsidR="00D944A6" w:rsidRPr="0075485B">
              <w:t>,</w:t>
            </w:r>
            <w:r w:rsidR="00D944A6" w:rsidRPr="002772E1">
              <w:rPr>
                <w:i/>
              </w:rPr>
              <w:t xml:space="preserve"> m</w:t>
            </w:r>
            <w:r w:rsidR="00D944A6">
              <w:rPr>
                <w:i/>
              </w:rPr>
              <w:t>m</w:t>
            </w:r>
            <w:r w:rsidR="00D944A6" w:rsidRPr="0075485B">
              <w:t>,</w:t>
            </w:r>
            <w:r w:rsidR="00D944A6" w:rsidRPr="002772E1">
              <w:rPr>
                <w:i/>
              </w:rPr>
              <w:t xml:space="preserve"> n</w:t>
            </w:r>
            <w:r w:rsidR="00D944A6">
              <w:rPr>
                <w:i/>
              </w:rPr>
              <w:t>n</w:t>
            </w:r>
          </w:p>
        </w:tc>
      </w:tr>
      <w:tr w:rsidR="00174F66" w:rsidRPr="00EF5E94" w14:paraId="74936A32" w14:textId="77777777" w:rsidTr="00D944A6">
        <w:tc>
          <w:tcPr>
            <w:tcW w:w="583" w:type="pct"/>
          </w:tcPr>
          <w:p w14:paraId="48EBBA18" w14:textId="53A49FD2" w:rsidR="0052421C" w:rsidRPr="00EF5E94" w:rsidRDefault="001337F6" w:rsidP="00EF5E94">
            <w:pPr>
              <w:keepNext/>
              <w:keepLines/>
              <w:spacing w:before="20" w:after="20"/>
            </w:pPr>
            <w:r>
              <w:t>Pl1</w:t>
            </w:r>
            <w:r w:rsidR="00C10AF8" w:rsidRPr="00EF5E94">
              <w:t xml:space="preserve"> </w:t>
            </w:r>
            <w:r w:rsidR="0052421C" w:rsidRPr="00EF5E94">
              <w:t>pers.suff.</w:t>
            </w:r>
          </w:p>
          <w:p w14:paraId="164F1782" w14:textId="2A26B4A2" w:rsidR="0052421C" w:rsidRPr="00F014D9" w:rsidRDefault="0052421C" w:rsidP="00EF5E94">
            <w:pPr>
              <w:keepNext/>
              <w:keepLines/>
              <w:spacing w:before="20" w:after="20"/>
              <w:rPr>
                <w:i/>
              </w:rPr>
            </w:pPr>
            <w:r w:rsidRPr="00F014D9">
              <w:rPr>
                <w:i/>
              </w:rPr>
              <w:t>mmA</w:t>
            </w:r>
            <w:r w:rsidR="000A6FC4" w:rsidRPr="00F014D9">
              <w:rPr>
                <w:i/>
              </w:rPr>
              <w:t xml:space="preserve"> </w:t>
            </w:r>
            <w:r w:rsidR="0098090B" w:rsidRPr="0098090B">
              <w:t>/</w:t>
            </w:r>
            <w:r w:rsidR="000A6FC4" w:rsidRPr="00F014D9">
              <w:rPr>
                <w:i/>
              </w:rPr>
              <w:t xml:space="preserve"> </w:t>
            </w:r>
            <w:r w:rsidRPr="00F014D9">
              <w:rPr>
                <w:i/>
              </w:rPr>
              <w:t>mA</w:t>
            </w:r>
          </w:p>
        </w:tc>
        <w:tc>
          <w:tcPr>
            <w:tcW w:w="772" w:type="pct"/>
          </w:tcPr>
          <w:p w14:paraId="734596E3" w14:textId="77777777" w:rsidR="0052421C" w:rsidRPr="00EF5E94" w:rsidRDefault="0052421C" w:rsidP="00EF5E94">
            <w:pPr>
              <w:keepNext/>
              <w:keepLines/>
              <w:spacing w:before="20" w:after="20"/>
            </w:pPr>
            <w:r w:rsidRPr="00EF5E94">
              <w:t>saa/ma</w:t>
            </w:r>
          </w:p>
          <w:p w14:paraId="4FBA794D" w14:textId="77777777" w:rsidR="0052421C" w:rsidRPr="00EF5E94" w:rsidRDefault="0052421C" w:rsidP="00EF5E94">
            <w:pPr>
              <w:keepNext/>
              <w:keepLines/>
              <w:spacing w:before="20" w:after="20"/>
            </w:pPr>
            <w:r w:rsidRPr="00EF5E94">
              <w:t>sai/ma</w:t>
            </w:r>
          </w:p>
          <w:p w14:paraId="3FCC5C1C" w14:textId="77777777" w:rsidR="0052421C" w:rsidRPr="00EF5E94" w:rsidRDefault="0052421C" w:rsidP="00EF5E94">
            <w:pPr>
              <w:keepNext/>
              <w:keepLines/>
              <w:spacing w:before="20" w:after="20"/>
            </w:pPr>
            <w:r w:rsidRPr="00EF5E94">
              <w:t>juo/ma</w:t>
            </w:r>
          </w:p>
          <w:p w14:paraId="1DF66F8C" w14:textId="77777777" w:rsidR="0052421C" w:rsidRPr="00EF5E94" w:rsidRDefault="0052421C" w:rsidP="00EF5E94">
            <w:pPr>
              <w:keepNext/>
              <w:keepLines/>
              <w:spacing w:before="20" w:after="20"/>
            </w:pPr>
            <w:r w:rsidRPr="00EF5E94">
              <w:t>joi/ma</w:t>
            </w:r>
          </w:p>
        </w:tc>
        <w:tc>
          <w:tcPr>
            <w:tcW w:w="796" w:type="pct"/>
          </w:tcPr>
          <w:p w14:paraId="12220B61" w14:textId="20E76D4C" w:rsidR="0052421C" w:rsidRPr="00EF5E94" w:rsidRDefault="002170CC" w:rsidP="00EF5E94">
            <w:pPr>
              <w:keepNext/>
              <w:keepLines/>
              <w:spacing w:before="20" w:after="20"/>
            </w:pPr>
            <w:r w:rsidRPr="00EF5E94">
              <w:t>piikaroi</w:t>
            </w:r>
            <w:r w:rsidR="0052421C" w:rsidRPr="00EF5E94">
              <w:t>/ma</w:t>
            </w:r>
          </w:p>
          <w:p w14:paraId="3F1B4096" w14:textId="77777777" w:rsidR="0052421C" w:rsidRPr="00EF5E94" w:rsidRDefault="0052421C" w:rsidP="00EF5E94">
            <w:pPr>
              <w:keepNext/>
              <w:keepLines/>
              <w:spacing w:before="20" w:after="20"/>
            </w:pPr>
            <w:r w:rsidRPr="00EF5E94">
              <w:t>haravoi/ma</w:t>
            </w:r>
          </w:p>
        </w:tc>
        <w:tc>
          <w:tcPr>
            <w:tcW w:w="613" w:type="pct"/>
          </w:tcPr>
          <w:p w14:paraId="138984C0" w14:textId="77777777" w:rsidR="0052421C" w:rsidRPr="00EF5E94" w:rsidRDefault="0052421C" w:rsidP="00EF5E94">
            <w:pPr>
              <w:keepNext/>
              <w:keepLines/>
              <w:spacing w:before="20" w:after="20"/>
            </w:pPr>
            <w:r w:rsidRPr="00EF5E94">
              <w:t>sanoi/ma</w:t>
            </w:r>
          </w:p>
          <w:p w14:paraId="1DB66D74" w14:textId="77777777" w:rsidR="0052421C" w:rsidRPr="00EF5E94" w:rsidRDefault="0052421C" w:rsidP="00EF5E94">
            <w:pPr>
              <w:keepNext/>
              <w:keepLines/>
              <w:spacing w:before="20" w:after="20"/>
            </w:pPr>
            <w:r w:rsidRPr="00EF5E94">
              <w:t>puhui/ma</w:t>
            </w:r>
          </w:p>
          <w:p w14:paraId="7A91BB5A" w14:textId="77777777" w:rsidR="0052421C" w:rsidRPr="00EF5E94" w:rsidRDefault="0052421C" w:rsidP="00EF5E94">
            <w:pPr>
              <w:keepNext/>
              <w:keepLines/>
              <w:spacing w:before="20" w:after="20"/>
            </w:pPr>
            <w:r w:rsidRPr="00EF5E94">
              <w:t>halluu/ma</w:t>
            </w:r>
          </w:p>
          <w:p w14:paraId="43CD5F16" w14:textId="77777777" w:rsidR="0052421C" w:rsidRPr="00EF5E94" w:rsidRDefault="0052421C" w:rsidP="00EF5E94">
            <w:pPr>
              <w:keepNext/>
              <w:keepLines/>
              <w:spacing w:before="20" w:after="20"/>
            </w:pPr>
            <w:r w:rsidRPr="00EF5E94">
              <w:t>pölkkää/mä</w:t>
            </w:r>
          </w:p>
        </w:tc>
        <w:tc>
          <w:tcPr>
            <w:tcW w:w="690" w:type="pct"/>
          </w:tcPr>
          <w:p w14:paraId="38C59E58" w14:textId="77777777" w:rsidR="0052421C" w:rsidRPr="00EF5E94" w:rsidRDefault="0052421C" w:rsidP="00EF5E94">
            <w:pPr>
              <w:keepNext/>
              <w:keepLines/>
              <w:spacing w:before="20" w:after="20"/>
            </w:pPr>
            <w:r w:rsidRPr="00EF5E94">
              <w:t>lähđe/mä</w:t>
            </w:r>
          </w:p>
          <w:p w14:paraId="10585729" w14:textId="77777777" w:rsidR="0052421C" w:rsidRPr="00EF5E94" w:rsidRDefault="0052421C" w:rsidP="00EF5E94">
            <w:pPr>
              <w:keepNext/>
              <w:keepLines/>
              <w:spacing w:before="20" w:after="20"/>
            </w:pPr>
            <w:r w:rsidRPr="00EF5E94">
              <w:t>lähđi/mä</w:t>
            </w:r>
          </w:p>
          <w:p w14:paraId="2814746C" w14:textId="77777777" w:rsidR="0052421C" w:rsidRPr="00EF5E94" w:rsidRDefault="0052421C" w:rsidP="00EF5E94">
            <w:pPr>
              <w:keepNext/>
              <w:keepLines/>
              <w:spacing w:before="20" w:after="20"/>
            </w:pPr>
            <w:r w:rsidRPr="00EF5E94">
              <w:t>kirjoittele/ma</w:t>
            </w:r>
          </w:p>
          <w:p w14:paraId="33C31360" w14:textId="77777777" w:rsidR="0052421C" w:rsidRPr="00EF5E94" w:rsidRDefault="0052421C" w:rsidP="00EF5E94">
            <w:pPr>
              <w:keepNext/>
              <w:keepLines/>
              <w:spacing w:before="20" w:after="20"/>
            </w:pPr>
            <w:r w:rsidRPr="00EF5E94">
              <w:t>kirjoitteli/ma</w:t>
            </w:r>
          </w:p>
        </w:tc>
        <w:tc>
          <w:tcPr>
            <w:tcW w:w="750" w:type="pct"/>
          </w:tcPr>
          <w:p w14:paraId="5DCB0FEE" w14:textId="77777777" w:rsidR="0052421C" w:rsidRPr="00EF5E94" w:rsidRDefault="0052421C" w:rsidP="00EF5E94">
            <w:pPr>
              <w:keepNext/>
              <w:keepLines/>
              <w:spacing w:before="20" w:after="20"/>
              <w:ind w:right="-50"/>
            </w:pPr>
            <w:r w:rsidRPr="00EF5E94">
              <w:t>e/mmä</w:t>
            </w:r>
          </w:p>
        </w:tc>
        <w:tc>
          <w:tcPr>
            <w:tcW w:w="796" w:type="pct"/>
          </w:tcPr>
          <w:p w14:paraId="522F174B" w14:textId="77777777" w:rsidR="0052421C" w:rsidRPr="00EF5E94" w:rsidRDefault="0052421C" w:rsidP="00EF5E94">
            <w:pPr>
              <w:keepNext/>
              <w:keepLines/>
              <w:spacing w:before="20" w:after="20"/>
            </w:pPr>
            <w:r w:rsidRPr="00EF5E94">
              <w:t>kirjoita/mma</w:t>
            </w:r>
          </w:p>
          <w:p w14:paraId="739D7F6B" w14:textId="77777777" w:rsidR="0052421C" w:rsidRPr="00EF5E94" w:rsidRDefault="0052421C" w:rsidP="00EF5E94">
            <w:pPr>
              <w:keepNext/>
              <w:keepLines/>
              <w:spacing w:before="20" w:after="20"/>
            </w:pPr>
            <w:r w:rsidRPr="00EF5E94">
              <w:t>kirjoiti/mma</w:t>
            </w:r>
          </w:p>
          <w:p w14:paraId="7C2E30A4" w14:textId="77777777" w:rsidR="0052421C" w:rsidRPr="00EF5E94" w:rsidRDefault="0052421C" w:rsidP="00EF5E94">
            <w:pPr>
              <w:keepNext/>
              <w:keepLines/>
              <w:spacing w:before="20" w:after="20"/>
            </w:pPr>
            <w:r w:rsidRPr="00EF5E94">
              <w:t>puhele/mma</w:t>
            </w:r>
          </w:p>
          <w:p w14:paraId="130CFEB0" w14:textId="77777777" w:rsidR="0052421C" w:rsidRPr="00EF5E94" w:rsidRDefault="0052421C" w:rsidP="00EF5E94">
            <w:pPr>
              <w:keepNext/>
              <w:keepLines/>
              <w:spacing w:before="20" w:after="20"/>
            </w:pPr>
            <w:r w:rsidRPr="00EF5E94">
              <w:t>puheli/mma</w:t>
            </w:r>
          </w:p>
        </w:tc>
      </w:tr>
      <w:tr w:rsidR="009372DC" w:rsidRPr="00EF5E94" w14:paraId="3E76011C" w14:textId="77777777" w:rsidTr="00D944A6">
        <w:trPr>
          <w:cantSplit/>
        </w:trPr>
        <w:tc>
          <w:tcPr>
            <w:tcW w:w="583" w:type="pct"/>
          </w:tcPr>
          <w:p w14:paraId="565DEC36" w14:textId="0CB83FDB" w:rsidR="0052421C" w:rsidRPr="00EF5E94" w:rsidRDefault="0066711E" w:rsidP="00EF5E94">
            <w:pPr>
              <w:spacing w:before="20" w:after="20"/>
            </w:pPr>
            <w:r>
              <w:t>Partis.perf</w:t>
            </w:r>
            <w:r w:rsidR="0052421C" w:rsidRPr="00EF5E94">
              <w:t>.</w:t>
            </w:r>
          </w:p>
          <w:p w14:paraId="6C3BAAC2" w14:textId="7112F2D3" w:rsidR="0052421C" w:rsidRPr="00F014D9" w:rsidRDefault="000A6FC4" w:rsidP="00EF5E94">
            <w:pPr>
              <w:spacing w:before="20" w:after="20"/>
              <w:rPr>
                <w:i/>
              </w:rPr>
            </w:pPr>
            <w:r w:rsidRPr="00F014D9">
              <w:rPr>
                <w:i/>
              </w:rPr>
              <w:t xml:space="preserve">nnU </w:t>
            </w:r>
            <w:r w:rsidR="0098090B" w:rsidRPr="0098090B">
              <w:t>/</w:t>
            </w:r>
            <w:r w:rsidR="0052421C" w:rsidRPr="00F014D9">
              <w:rPr>
                <w:i/>
              </w:rPr>
              <w:t xml:space="preserve"> nU</w:t>
            </w:r>
          </w:p>
          <w:p w14:paraId="4812B7D5" w14:textId="71D73234" w:rsidR="00FC5443" w:rsidRPr="00FC5443" w:rsidRDefault="000A6FC4" w:rsidP="00EF5E94">
            <w:pPr>
              <w:spacing w:before="20" w:after="20"/>
              <w:rPr>
                <w:i/>
              </w:rPr>
            </w:pPr>
            <w:r w:rsidRPr="00F014D9">
              <w:rPr>
                <w:i/>
              </w:rPr>
              <w:t>l</w:t>
            </w:r>
            <w:r w:rsidR="0098090B" w:rsidRPr="0098090B">
              <w:t>/</w:t>
            </w:r>
            <w:r w:rsidRPr="00F014D9">
              <w:rPr>
                <w:i/>
              </w:rPr>
              <w:t xml:space="preserve">lU </w:t>
            </w:r>
            <w:r w:rsidR="0098090B" w:rsidRPr="0098090B">
              <w:t>/</w:t>
            </w:r>
            <w:r w:rsidR="0052421C" w:rsidRPr="00F014D9">
              <w:rPr>
                <w:i/>
              </w:rPr>
              <w:t xml:space="preserve"> l</w:t>
            </w:r>
            <w:r w:rsidR="0098090B" w:rsidRPr="0098090B">
              <w:t>/</w:t>
            </w:r>
            <w:r w:rsidR="0052421C" w:rsidRPr="00F014D9">
              <w:rPr>
                <w:i/>
              </w:rPr>
              <w:t>U</w:t>
            </w:r>
          </w:p>
        </w:tc>
        <w:tc>
          <w:tcPr>
            <w:tcW w:w="772" w:type="pct"/>
          </w:tcPr>
          <w:p w14:paraId="11233AD4" w14:textId="77777777" w:rsidR="0052421C" w:rsidRPr="00EF5E94" w:rsidRDefault="0052421C" w:rsidP="00EF5E94">
            <w:pPr>
              <w:spacing w:before="20" w:after="20"/>
            </w:pPr>
            <w:r w:rsidRPr="00EF5E94">
              <w:t>saa/nu</w:t>
            </w:r>
          </w:p>
          <w:p w14:paraId="0F947F55" w14:textId="77777777" w:rsidR="0052421C" w:rsidRPr="00EF5E94" w:rsidRDefault="0052421C" w:rsidP="00EF5E94">
            <w:pPr>
              <w:spacing w:before="20" w:after="20"/>
            </w:pPr>
            <w:r w:rsidRPr="00EF5E94">
              <w:t>juo/nu</w:t>
            </w:r>
          </w:p>
          <w:p w14:paraId="4EE588B7" w14:textId="77777777" w:rsidR="0052421C" w:rsidRPr="00EF5E94" w:rsidRDefault="0052421C" w:rsidP="00EF5E94">
            <w:pPr>
              <w:spacing w:before="20" w:after="20"/>
            </w:pPr>
            <w:r w:rsidRPr="00EF5E94">
              <w:t>maa/nu</w:t>
            </w:r>
          </w:p>
          <w:p w14:paraId="56BAAE18" w14:textId="77777777" w:rsidR="0052421C" w:rsidRPr="00EF5E94" w:rsidRDefault="0052421C" w:rsidP="00EF5E94">
            <w:pPr>
              <w:spacing w:before="20" w:after="20"/>
            </w:pPr>
            <w:r w:rsidRPr="00EF5E94">
              <w:t>kuul/u</w:t>
            </w:r>
          </w:p>
        </w:tc>
        <w:tc>
          <w:tcPr>
            <w:tcW w:w="796" w:type="pct"/>
          </w:tcPr>
          <w:p w14:paraId="52B5B1D9" w14:textId="0EF1596B" w:rsidR="0052421C" w:rsidRPr="00EF5E94" w:rsidRDefault="002170CC" w:rsidP="00EF5E94">
            <w:pPr>
              <w:spacing w:before="20" w:after="20"/>
            </w:pPr>
            <w:r w:rsidRPr="00EF5E94">
              <w:t>piikaroi</w:t>
            </w:r>
            <w:r w:rsidR="0052421C" w:rsidRPr="00EF5E94">
              <w:t>/nu</w:t>
            </w:r>
          </w:p>
          <w:p w14:paraId="1F74B796" w14:textId="77777777" w:rsidR="0052421C" w:rsidRPr="00EF5E94" w:rsidRDefault="0052421C" w:rsidP="00EF5E94">
            <w:pPr>
              <w:spacing w:before="20" w:after="20"/>
            </w:pPr>
            <w:r w:rsidRPr="00EF5E94">
              <w:t>haravoi/nu</w:t>
            </w:r>
          </w:p>
        </w:tc>
        <w:tc>
          <w:tcPr>
            <w:tcW w:w="613" w:type="pct"/>
          </w:tcPr>
          <w:p w14:paraId="5BB3C298" w14:textId="77777777" w:rsidR="0052421C" w:rsidRPr="00EF5E94" w:rsidRDefault="0052421C" w:rsidP="00EF5E94">
            <w:pPr>
              <w:spacing w:before="20" w:after="20"/>
            </w:pPr>
            <w:r w:rsidRPr="00EF5E94">
              <w:t>havai/nu</w:t>
            </w:r>
          </w:p>
          <w:p w14:paraId="1A3D178A" w14:textId="77777777" w:rsidR="0052421C" w:rsidRPr="00EF5E94" w:rsidRDefault="0052421C" w:rsidP="00EF5E94">
            <w:pPr>
              <w:spacing w:before="20" w:after="20"/>
            </w:pPr>
            <w:r w:rsidRPr="00EF5E94">
              <w:t>kirroil/u</w:t>
            </w:r>
          </w:p>
        </w:tc>
        <w:tc>
          <w:tcPr>
            <w:tcW w:w="690" w:type="pct"/>
          </w:tcPr>
          <w:p w14:paraId="34BCC633" w14:textId="77777777" w:rsidR="0052421C" w:rsidRPr="00EF5E94" w:rsidRDefault="0052421C" w:rsidP="00EF5E94">
            <w:pPr>
              <w:spacing w:before="20" w:after="20"/>
            </w:pPr>
            <w:r w:rsidRPr="00EF5E94">
              <w:t>lähte/ny</w:t>
            </w:r>
          </w:p>
          <w:p w14:paraId="490C6DCA" w14:textId="77777777" w:rsidR="0052421C" w:rsidRPr="00EF5E94" w:rsidRDefault="0052421C" w:rsidP="00EF5E94">
            <w:pPr>
              <w:spacing w:before="20" w:after="20"/>
            </w:pPr>
            <w:r w:rsidRPr="00EF5E94">
              <w:t>kirjoitutta/nu</w:t>
            </w:r>
          </w:p>
          <w:p w14:paraId="7CDCC15C" w14:textId="77777777" w:rsidR="0052421C" w:rsidRPr="00EF5E94" w:rsidRDefault="0052421C" w:rsidP="00EF5E94">
            <w:pPr>
              <w:spacing w:before="20" w:after="20"/>
            </w:pPr>
            <w:r w:rsidRPr="00EF5E94">
              <w:t>puhel/u</w:t>
            </w:r>
          </w:p>
        </w:tc>
        <w:tc>
          <w:tcPr>
            <w:tcW w:w="750" w:type="pct"/>
          </w:tcPr>
          <w:p w14:paraId="3BF2E49A" w14:textId="77777777" w:rsidR="0052421C" w:rsidRPr="00EF5E94" w:rsidRDefault="0052421C" w:rsidP="00EF5E94">
            <w:pPr>
              <w:spacing w:before="20" w:after="20"/>
              <w:ind w:right="-50"/>
            </w:pPr>
            <w:r w:rsidRPr="00EF5E94">
              <w:t>men/ny</w:t>
            </w:r>
          </w:p>
          <w:p w14:paraId="7038BD49" w14:textId="77777777" w:rsidR="0052421C" w:rsidRPr="00EF5E94" w:rsidRDefault="0052421C" w:rsidP="00EF5E94">
            <w:pPr>
              <w:spacing w:before="20" w:after="20"/>
              <w:ind w:right="-50"/>
            </w:pPr>
            <w:r w:rsidRPr="00EF5E94">
              <w:t>ol/lu</w:t>
            </w:r>
          </w:p>
          <w:p w14:paraId="4BC29573" w14:textId="77777777" w:rsidR="0052421C" w:rsidRPr="00EF5E94" w:rsidRDefault="0052421C" w:rsidP="00EF5E94">
            <w:pPr>
              <w:spacing w:before="20" w:after="20"/>
              <w:ind w:right="-50"/>
            </w:pPr>
            <w:r w:rsidRPr="00EF5E94">
              <w:t>tul/lu</w:t>
            </w:r>
          </w:p>
        </w:tc>
        <w:tc>
          <w:tcPr>
            <w:tcW w:w="796" w:type="pct"/>
          </w:tcPr>
          <w:p w14:paraId="02EC4768" w14:textId="77777777" w:rsidR="0052421C" w:rsidRPr="00EF5E94" w:rsidRDefault="0052421C" w:rsidP="00EF5E94">
            <w:pPr>
              <w:spacing w:before="20" w:after="20"/>
            </w:pPr>
            <w:r w:rsidRPr="00EF5E94">
              <w:t>kirjoitta/nnu</w:t>
            </w:r>
          </w:p>
          <w:p w14:paraId="3D7C001A" w14:textId="77777777" w:rsidR="0052421C" w:rsidRPr="00EF5E94" w:rsidRDefault="0052421C" w:rsidP="00EF5E94">
            <w:pPr>
              <w:spacing w:before="20" w:after="20"/>
            </w:pPr>
            <w:r w:rsidRPr="00EF5E94">
              <w:t>ajatel/lu</w:t>
            </w:r>
          </w:p>
          <w:p w14:paraId="591CBC70" w14:textId="77777777" w:rsidR="0052421C" w:rsidRPr="00EF5E94" w:rsidRDefault="0052421C" w:rsidP="00EF5E94">
            <w:pPr>
              <w:spacing w:before="20" w:after="20"/>
            </w:pPr>
          </w:p>
        </w:tc>
      </w:tr>
      <w:tr w:rsidR="009372DC" w:rsidRPr="00EF5E94" w14:paraId="369F1A05" w14:textId="77777777" w:rsidTr="00D944A6">
        <w:trPr>
          <w:cantSplit/>
          <w:trHeight w:val="683"/>
        </w:trPr>
        <w:tc>
          <w:tcPr>
            <w:tcW w:w="583" w:type="pct"/>
          </w:tcPr>
          <w:p w14:paraId="501562A4" w14:textId="1949C6F2" w:rsidR="0052421C" w:rsidRPr="00EF5E94" w:rsidRDefault="00F84AA8" w:rsidP="00EF5E94">
            <w:pPr>
              <w:spacing w:before="20" w:after="20"/>
            </w:pPr>
            <w:r>
              <w:t>1.inf.</w:t>
            </w:r>
          </w:p>
          <w:p w14:paraId="5F7614C1" w14:textId="16403CBA" w:rsidR="0052421C" w:rsidRPr="00F014D9" w:rsidRDefault="0052421C" w:rsidP="00EF5E94">
            <w:pPr>
              <w:spacing w:before="20" w:after="20"/>
              <w:rPr>
                <w:i/>
              </w:rPr>
            </w:pPr>
            <w:r w:rsidRPr="00F014D9">
              <w:rPr>
                <w:i/>
              </w:rPr>
              <w:t>l</w:t>
            </w:r>
            <w:r w:rsidR="0098090B" w:rsidRPr="0098090B">
              <w:t>/</w:t>
            </w:r>
            <w:r w:rsidRPr="00F014D9">
              <w:rPr>
                <w:i/>
              </w:rPr>
              <w:t xml:space="preserve">lA </w:t>
            </w:r>
            <w:r w:rsidR="0098090B" w:rsidRPr="0098090B">
              <w:t>/</w:t>
            </w:r>
            <w:r w:rsidRPr="00F014D9">
              <w:rPr>
                <w:i/>
              </w:rPr>
              <w:t xml:space="preserve"> l</w:t>
            </w:r>
            <w:r w:rsidR="0098090B" w:rsidRPr="0098090B">
              <w:t>/</w:t>
            </w:r>
            <w:r w:rsidRPr="00F014D9">
              <w:rPr>
                <w:i/>
              </w:rPr>
              <w:t>A</w:t>
            </w:r>
          </w:p>
        </w:tc>
        <w:tc>
          <w:tcPr>
            <w:tcW w:w="772" w:type="pct"/>
          </w:tcPr>
          <w:p w14:paraId="50070E86" w14:textId="77777777" w:rsidR="0052421C" w:rsidRPr="00EF5E94" w:rsidRDefault="0052421C" w:rsidP="00EF5E94">
            <w:pPr>
              <w:spacing w:before="20" w:after="20"/>
            </w:pPr>
            <w:r w:rsidRPr="00EF5E94">
              <w:t>kuul/a</w:t>
            </w:r>
          </w:p>
          <w:p w14:paraId="39C4FF6D" w14:textId="77777777" w:rsidR="0052421C" w:rsidRPr="00EF5E94" w:rsidRDefault="0052421C" w:rsidP="00EF5E94">
            <w:pPr>
              <w:spacing w:before="20" w:after="20"/>
            </w:pPr>
            <w:r w:rsidRPr="00EF5E94">
              <w:t>luul/a</w:t>
            </w:r>
          </w:p>
        </w:tc>
        <w:tc>
          <w:tcPr>
            <w:tcW w:w="796" w:type="pct"/>
          </w:tcPr>
          <w:p w14:paraId="5587BCC8" w14:textId="77777777" w:rsidR="0052421C" w:rsidRPr="00EF5E94" w:rsidRDefault="0052421C" w:rsidP="00EF5E94">
            <w:pPr>
              <w:spacing w:before="20" w:after="20"/>
            </w:pPr>
          </w:p>
        </w:tc>
        <w:tc>
          <w:tcPr>
            <w:tcW w:w="613" w:type="pct"/>
          </w:tcPr>
          <w:p w14:paraId="536229BC" w14:textId="77777777" w:rsidR="0052421C" w:rsidRPr="00EF5E94" w:rsidRDefault="0052421C" w:rsidP="00EF5E94">
            <w:pPr>
              <w:spacing w:before="20" w:after="20"/>
            </w:pPr>
            <w:r w:rsidRPr="00EF5E94">
              <w:t>kirroil/a</w:t>
            </w:r>
          </w:p>
        </w:tc>
        <w:tc>
          <w:tcPr>
            <w:tcW w:w="690" w:type="pct"/>
          </w:tcPr>
          <w:p w14:paraId="77E7EC68" w14:textId="77777777" w:rsidR="0052421C" w:rsidRPr="00EF5E94" w:rsidRDefault="0052421C" w:rsidP="00EF5E94">
            <w:pPr>
              <w:spacing w:before="20" w:after="20"/>
            </w:pPr>
            <w:r w:rsidRPr="00EF5E94">
              <w:t>puhel/a</w:t>
            </w:r>
          </w:p>
          <w:p w14:paraId="17654D31" w14:textId="77777777" w:rsidR="0052421C" w:rsidRPr="00EF5E94" w:rsidRDefault="0052421C" w:rsidP="00EF5E94">
            <w:pPr>
              <w:spacing w:before="20" w:after="20"/>
            </w:pPr>
            <w:r w:rsidRPr="00EF5E94">
              <w:t>muistel/a</w:t>
            </w:r>
          </w:p>
        </w:tc>
        <w:tc>
          <w:tcPr>
            <w:tcW w:w="750" w:type="pct"/>
          </w:tcPr>
          <w:p w14:paraId="244F0A93" w14:textId="77777777" w:rsidR="0052421C" w:rsidRPr="00EF5E94" w:rsidRDefault="0052421C" w:rsidP="00EF5E94">
            <w:pPr>
              <w:spacing w:before="20" w:after="20"/>
              <w:ind w:right="-50"/>
            </w:pPr>
            <w:r w:rsidRPr="00EF5E94">
              <w:t>tul/la</w:t>
            </w:r>
          </w:p>
        </w:tc>
        <w:tc>
          <w:tcPr>
            <w:tcW w:w="796" w:type="pct"/>
          </w:tcPr>
          <w:p w14:paraId="74DF3157" w14:textId="7730F2BA" w:rsidR="009372DC" w:rsidRPr="00EF5E94" w:rsidRDefault="009372DC" w:rsidP="00EF5E94">
            <w:pPr>
              <w:spacing w:before="20" w:after="20"/>
            </w:pPr>
            <w:r w:rsidRPr="00EF5E94">
              <w:t>kohđatel/la</w:t>
            </w:r>
          </w:p>
          <w:p w14:paraId="711B126F" w14:textId="59A1EDAA" w:rsidR="009372DC" w:rsidRPr="00EF5E94" w:rsidRDefault="009372DC" w:rsidP="00EF5E94">
            <w:pPr>
              <w:spacing w:before="20" w:after="20"/>
            </w:pPr>
            <w:r w:rsidRPr="00EF5E94">
              <w:t>kylästel</w:t>
            </w:r>
            <w:r w:rsidR="004F26E5">
              <w:t>/</w:t>
            </w:r>
            <w:r w:rsidRPr="00EF5E94">
              <w:t>lä</w:t>
            </w:r>
          </w:p>
        </w:tc>
      </w:tr>
      <w:tr w:rsidR="00174F66" w:rsidRPr="00EF5E94" w14:paraId="7B9F6629" w14:textId="77777777" w:rsidTr="00D944A6">
        <w:trPr>
          <w:cantSplit/>
        </w:trPr>
        <w:tc>
          <w:tcPr>
            <w:tcW w:w="583" w:type="pct"/>
          </w:tcPr>
          <w:p w14:paraId="10B608A9" w14:textId="2A306050" w:rsidR="0052421C" w:rsidRPr="00EF5E94" w:rsidRDefault="0052421C" w:rsidP="00EF5E94">
            <w:pPr>
              <w:spacing w:before="20" w:after="20"/>
            </w:pPr>
            <w:r w:rsidRPr="00EF5E94">
              <w:t xml:space="preserve">Ess. </w:t>
            </w:r>
            <w:r w:rsidRPr="00F014D9">
              <w:rPr>
                <w:i/>
              </w:rPr>
              <w:t xml:space="preserve">nnA </w:t>
            </w:r>
            <w:r w:rsidR="0098090B" w:rsidRPr="0098090B">
              <w:t>/</w:t>
            </w:r>
            <w:r w:rsidRPr="00F014D9">
              <w:rPr>
                <w:i/>
              </w:rPr>
              <w:t xml:space="preserve"> nA</w:t>
            </w:r>
          </w:p>
        </w:tc>
        <w:tc>
          <w:tcPr>
            <w:tcW w:w="772" w:type="pct"/>
          </w:tcPr>
          <w:p w14:paraId="327702E1" w14:textId="77777777" w:rsidR="0052421C" w:rsidRPr="00EF5E94" w:rsidRDefault="0052421C" w:rsidP="00EF5E94">
            <w:pPr>
              <w:spacing w:before="20" w:after="20"/>
            </w:pPr>
            <w:r w:rsidRPr="00EF5E94">
              <w:t>yö/nä</w:t>
            </w:r>
          </w:p>
          <w:p w14:paraId="1AB63028" w14:textId="77777777" w:rsidR="0052421C" w:rsidRPr="00EF5E94" w:rsidRDefault="0052421C" w:rsidP="00EF5E94">
            <w:pPr>
              <w:spacing w:before="20" w:after="20"/>
            </w:pPr>
            <w:r w:rsidRPr="00EF5E94">
              <w:t>pää/nä</w:t>
            </w:r>
          </w:p>
        </w:tc>
        <w:tc>
          <w:tcPr>
            <w:tcW w:w="796" w:type="pct"/>
          </w:tcPr>
          <w:p w14:paraId="5A622DC5" w14:textId="5DB7B7A4" w:rsidR="0052421C" w:rsidRPr="00EF5E94" w:rsidRDefault="00187C88" w:rsidP="00EF5E94">
            <w:pPr>
              <w:spacing w:before="20" w:after="20"/>
            </w:pPr>
            <w:r>
              <w:t>kuni</w:t>
            </w:r>
            <w:r w:rsidR="0052421C" w:rsidRPr="00EF5E94">
              <w:t>nkhaa/na</w:t>
            </w:r>
          </w:p>
          <w:p w14:paraId="0382C419" w14:textId="6C0CFFB8" w:rsidR="0052421C" w:rsidRPr="00EF5E94" w:rsidRDefault="0052421C" w:rsidP="00EF5E94">
            <w:pPr>
              <w:spacing w:before="20" w:after="20"/>
            </w:pPr>
            <w:r w:rsidRPr="00EF5E94">
              <w:t>pra</w:t>
            </w:r>
            <w:r w:rsidR="00187C88">
              <w:t>a</w:t>
            </w:r>
            <w:r w:rsidRPr="00EF5E94">
              <w:t>tikkhaa/na</w:t>
            </w:r>
          </w:p>
        </w:tc>
        <w:tc>
          <w:tcPr>
            <w:tcW w:w="613" w:type="pct"/>
          </w:tcPr>
          <w:p w14:paraId="4AA9AB47" w14:textId="77777777" w:rsidR="0052421C" w:rsidRPr="00EF5E94" w:rsidRDefault="0052421C" w:rsidP="00EF5E94">
            <w:pPr>
              <w:spacing w:before="20" w:after="20"/>
            </w:pPr>
            <w:r w:rsidRPr="00EF5E94">
              <w:t>rikkhaa/na</w:t>
            </w:r>
          </w:p>
          <w:p w14:paraId="6A1CA579" w14:textId="77777777" w:rsidR="0052421C" w:rsidRPr="00EF5E94" w:rsidRDefault="0052421C" w:rsidP="00EF5E94">
            <w:pPr>
              <w:spacing w:before="20" w:after="20"/>
            </w:pPr>
            <w:r w:rsidRPr="00EF5E94">
              <w:t>vaphaa/na</w:t>
            </w:r>
          </w:p>
        </w:tc>
        <w:tc>
          <w:tcPr>
            <w:tcW w:w="690" w:type="pct"/>
          </w:tcPr>
          <w:p w14:paraId="6804F543" w14:textId="77777777" w:rsidR="0052421C" w:rsidRPr="00EF5E94" w:rsidRDefault="0052421C" w:rsidP="00EF5E94">
            <w:pPr>
              <w:spacing w:before="20" w:after="20"/>
            </w:pPr>
            <w:r w:rsidRPr="00EF5E94">
              <w:t>poika/na</w:t>
            </w:r>
          </w:p>
          <w:p w14:paraId="2141F12B" w14:textId="77777777" w:rsidR="0052421C" w:rsidRPr="00EF5E94" w:rsidRDefault="0052421C" w:rsidP="00EF5E94">
            <w:pPr>
              <w:spacing w:before="20" w:after="20"/>
            </w:pPr>
            <w:r w:rsidRPr="00EF5E94">
              <w:t>ruijalaise/na</w:t>
            </w:r>
          </w:p>
        </w:tc>
        <w:tc>
          <w:tcPr>
            <w:tcW w:w="750" w:type="pct"/>
          </w:tcPr>
          <w:p w14:paraId="4BC88AE5" w14:textId="14944780" w:rsidR="0052421C" w:rsidRPr="00EF5E94" w:rsidRDefault="00774E6A" w:rsidP="00EF5E94">
            <w:pPr>
              <w:spacing w:before="20" w:after="20"/>
              <w:ind w:right="-50"/>
            </w:pPr>
            <w:r>
              <w:t xml:space="preserve">[Sic! </w:t>
            </w:r>
            <w:r w:rsidR="00EA4EEC">
              <w:t>si</w:t>
            </w:r>
            <w:r w:rsidR="00B94083">
              <w:t>/</w:t>
            </w:r>
            <w:r w:rsidR="00EA4EEC">
              <w:t>nä</w:t>
            </w:r>
          </w:p>
          <w:p w14:paraId="79CDD2B0" w14:textId="1787C076" w:rsidR="00C7337F" w:rsidRPr="00EF5E94" w:rsidRDefault="00EA4EEC" w:rsidP="00EF5E94">
            <w:pPr>
              <w:spacing w:before="20" w:after="20"/>
              <w:ind w:right="-50"/>
            </w:pPr>
            <w:r>
              <w:t>tä</w:t>
            </w:r>
            <w:r w:rsidR="00B94083">
              <w:t>/</w:t>
            </w:r>
            <w:r>
              <w:t>nä</w:t>
            </w:r>
            <w:r w:rsidR="00774E6A">
              <w:t>]</w:t>
            </w:r>
          </w:p>
        </w:tc>
        <w:tc>
          <w:tcPr>
            <w:tcW w:w="796" w:type="pct"/>
          </w:tcPr>
          <w:p w14:paraId="6818A27F" w14:textId="77777777" w:rsidR="0052421C" w:rsidRPr="00EF5E94" w:rsidRDefault="0052421C" w:rsidP="00EF5E94">
            <w:pPr>
              <w:spacing w:before="20" w:after="20"/>
            </w:pPr>
            <w:r w:rsidRPr="00EF5E94">
              <w:t>kaupunki/nna</w:t>
            </w:r>
          </w:p>
          <w:p w14:paraId="141EC605" w14:textId="77777777" w:rsidR="0052421C" w:rsidRPr="00EF5E94" w:rsidRDefault="0052421C" w:rsidP="00EF5E94">
            <w:pPr>
              <w:spacing w:before="20" w:after="20"/>
            </w:pPr>
            <w:r w:rsidRPr="00EF5E94">
              <w:t>tyttäre/nnä</w:t>
            </w:r>
          </w:p>
        </w:tc>
      </w:tr>
      <w:tr w:rsidR="00174F66" w:rsidRPr="00EF5E94" w14:paraId="7DAE33F2" w14:textId="77777777" w:rsidTr="00D944A6">
        <w:tc>
          <w:tcPr>
            <w:tcW w:w="583" w:type="pct"/>
          </w:tcPr>
          <w:p w14:paraId="2D1F2383" w14:textId="67855DE3" w:rsidR="0052421C" w:rsidRPr="00EF5E94" w:rsidRDefault="0052421C" w:rsidP="00EF5E94">
            <w:pPr>
              <w:spacing w:before="20" w:after="20"/>
            </w:pPr>
            <w:r w:rsidRPr="00EF5E94">
              <w:t>Adess.</w:t>
            </w:r>
          </w:p>
          <w:p w14:paraId="1EA232BB" w14:textId="18BDBA23" w:rsidR="0052421C" w:rsidRPr="00F014D9" w:rsidRDefault="0052421C" w:rsidP="00EF5E94">
            <w:pPr>
              <w:spacing w:before="20" w:after="20"/>
              <w:rPr>
                <w:i/>
              </w:rPr>
            </w:pPr>
            <w:r w:rsidRPr="00F014D9">
              <w:rPr>
                <w:i/>
              </w:rPr>
              <w:t xml:space="preserve">llA </w:t>
            </w:r>
            <w:r w:rsidR="0098090B" w:rsidRPr="0098090B">
              <w:t>/</w:t>
            </w:r>
            <w:r w:rsidRPr="00F014D9">
              <w:rPr>
                <w:i/>
              </w:rPr>
              <w:t xml:space="preserve"> lA</w:t>
            </w:r>
          </w:p>
        </w:tc>
        <w:tc>
          <w:tcPr>
            <w:tcW w:w="772" w:type="pct"/>
          </w:tcPr>
          <w:p w14:paraId="4F80F71D" w14:textId="77777777" w:rsidR="0052421C" w:rsidRPr="00EF5E94" w:rsidRDefault="0052421C" w:rsidP="00EF5E94">
            <w:pPr>
              <w:spacing w:before="20" w:after="20"/>
            </w:pPr>
            <w:r w:rsidRPr="00EF5E94">
              <w:t>jää/lä</w:t>
            </w:r>
          </w:p>
          <w:p w14:paraId="219502CE" w14:textId="77777777" w:rsidR="0052421C" w:rsidRPr="00EF5E94" w:rsidRDefault="0052421C" w:rsidP="00EF5E94">
            <w:pPr>
              <w:spacing w:before="20" w:after="20"/>
            </w:pPr>
            <w:r w:rsidRPr="00EF5E94">
              <w:t>tuo/la</w:t>
            </w:r>
          </w:p>
        </w:tc>
        <w:tc>
          <w:tcPr>
            <w:tcW w:w="796" w:type="pct"/>
          </w:tcPr>
          <w:p w14:paraId="6C99688F" w14:textId="77777777" w:rsidR="0052421C" w:rsidRPr="00EF5E94" w:rsidRDefault="0052421C" w:rsidP="00EF5E94">
            <w:pPr>
              <w:spacing w:before="20" w:after="20"/>
            </w:pPr>
            <w:r w:rsidRPr="00EF5E94">
              <w:t>kiikarii/la</w:t>
            </w:r>
          </w:p>
          <w:p w14:paraId="544D19FA" w14:textId="77777777" w:rsidR="0052421C" w:rsidRPr="00EF5E94" w:rsidRDefault="0052421C" w:rsidP="00EF5E94">
            <w:pPr>
              <w:spacing w:before="20" w:after="20"/>
            </w:pPr>
            <w:r w:rsidRPr="00EF5E94">
              <w:t>kantelhee/la</w:t>
            </w:r>
          </w:p>
        </w:tc>
        <w:tc>
          <w:tcPr>
            <w:tcW w:w="613" w:type="pct"/>
          </w:tcPr>
          <w:p w14:paraId="2CEA788B" w14:textId="77777777" w:rsidR="0052421C" w:rsidRPr="00EF5E94" w:rsidRDefault="0052421C" w:rsidP="00EF5E94">
            <w:pPr>
              <w:spacing w:before="20" w:after="20"/>
            </w:pPr>
            <w:r w:rsidRPr="00EF5E94">
              <w:t>faarii/la</w:t>
            </w:r>
          </w:p>
          <w:p w14:paraId="3A1F357A" w14:textId="77777777" w:rsidR="0052421C" w:rsidRPr="00EF5E94" w:rsidRDefault="0052421C" w:rsidP="00EF5E94">
            <w:pPr>
              <w:spacing w:before="20" w:after="20"/>
            </w:pPr>
            <w:r w:rsidRPr="00EF5E94">
              <w:t>valkkee/la</w:t>
            </w:r>
          </w:p>
          <w:p w14:paraId="5A536003" w14:textId="77777777" w:rsidR="0052421C" w:rsidRPr="00EF5E94" w:rsidRDefault="0052421C" w:rsidP="00EF5E94">
            <w:pPr>
              <w:spacing w:before="20" w:after="20"/>
            </w:pPr>
            <w:r w:rsidRPr="00EF5E94">
              <w:t>varkhaa/la</w:t>
            </w:r>
          </w:p>
        </w:tc>
        <w:tc>
          <w:tcPr>
            <w:tcW w:w="690" w:type="pct"/>
          </w:tcPr>
          <w:p w14:paraId="4B9732FF" w14:textId="77777777" w:rsidR="0052421C" w:rsidRPr="00EF5E94" w:rsidRDefault="0052421C" w:rsidP="00EF5E94">
            <w:pPr>
              <w:spacing w:before="20" w:after="20"/>
            </w:pPr>
            <w:r w:rsidRPr="00EF5E94">
              <w:t>siljo/la</w:t>
            </w:r>
          </w:p>
          <w:p w14:paraId="028C4DA9" w14:textId="77777777" w:rsidR="0052421C" w:rsidRPr="00EF5E94" w:rsidRDefault="0052421C" w:rsidP="00EF5E94">
            <w:pPr>
              <w:spacing w:before="20" w:after="20"/>
            </w:pPr>
            <w:r w:rsidRPr="00EF5E94">
              <w:t>kainulaise/la</w:t>
            </w:r>
          </w:p>
        </w:tc>
        <w:tc>
          <w:tcPr>
            <w:tcW w:w="750" w:type="pct"/>
          </w:tcPr>
          <w:p w14:paraId="5B8C0AE2" w14:textId="77777777" w:rsidR="0052421C" w:rsidRPr="00EF5E94" w:rsidRDefault="0052421C" w:rsidP="00EF5E94">
            <w:pPr>
              <w:spacing w:before="20" w:after="20"/>
              <w:ind w:right="-50"/>
            </w:pPr>
            <w:r w:rsidRPr="00EF5E94">
              <w:t>jo/lla</w:t>
            </w:r>
          </w:p>
          <w:p w14:paraId="268A6CAD" w14:textId="77777777" w:rsidR="0052421C" w:rsidRPr="00EF5E94" w:rsidRDefault="0052421C" w:rsidP="00EF5E94">
            <w:pPr>
              <w:spacing w:before="20" w:after="20"/>
              <w:ind w:right="-50"/>
            </w:pPr>
            <w:r w:rsidRPr="00EF5E94">
              <w:t>si/llä</w:t>
            </w:r>
          </w:p>
        </w:tc>
        <w:tc>
          <w:tcPr>
            <w:tcW w:w="796" w:type="pct"/>
          </w:tcPr>
          <w:p w14:paraId="2777FAE5" w14:textId="77777777" w:rsidR="0052421C" w:rsidRPr="00EF5E94" w:rsidRDefault="0052421C" w:rsidP="00EF5E94">
            <w:pPr>
              <w:spacing w:before="20" w:after="20"/>
            </w:pPr>
            <w:r w:rsidRPr="00EF5E94">
              <w:t>hevose/lla</w:t>
            </w:r>
          </w:p>
          <w:p w14:paraId="40E0F90F" w14:textId="77777777" w:rsidR="0052421C" w:rsidRPr="00EF5E94" w:rsidRDefault="0052421C" w:rsidP="00EF5E94">
            <w:pPr>
              <w:spacing w:before="20" w:after="20"/>
            </w:pPr>
            <w:r w:rsidRPr="00EF5E94">
              <w:t>amtmani/lla</w:t>
            </w:r>
          </w:p>
          <w:p w14:paraId="11BF946F" w14:textId="77777777" w:rsidR="0052421C" w:rsidRPr="00EF5E94" w:rsidRDefault="0052421C" w:rsidP="00EF5E94">
            <w:pPr>
              <w:spacing w:before="20" w:after="20"/>
            </w:pPr>
            <w:r w:rsidRPr="00EF5E94">
              <w:t>harav/i/lla</w:t>
            </w:r>
          </w:p>
        </w:tc>
      </w:tr>
      <w:tr w:rsidR="00174F66" w:rsidRPr="00EF5E94" w14:paraId="26C7AEE1" w14:textId="77777777" w:rsidTr="00D944A6">
        <w:tc>
          <w:tcPr>
            <w:tcW w:w="583" w:type="pct"/>
          </w:tcPr>
          <w:p w14:paraId="1F0BD203" w14:textId="733F5C84" w:rsidR="0052421C" w:rsidRPr="00EF5E94" w:rsidRDefault="00F3714A" w:rsidP="00EF5E94">
            <w:pPr>
              <w:spacing w:before="20" w:after="20"/>
            </w:pPr>
            <w:r>
              <w:t>All.</w:t>
            </w:r>
          </w:p>
          <w:p w14:paraId="238483C0" w14:textId="6226E271" w:rsidR="0052421C" w:rsidRPr="00F014D9" w:rsidRDefault="0052421C" w:rsidP="00EF5E94">
            <w:pPr>
              <w:spacing w:before="20" w:after="20"/>
              <w:rPr>
                <w:i/>
              </w:rPr>
            </w:pPr>
            <w:r w:rsidRPr="00F014D9">
              <w:rPr>
                <w:i/>
              </w:rPr>
              <w:t>lle</w:t>
            </w:r>
            <w:r w:rsidR="0075485B" w:rsidRPr="0075485B">
              <w:t>(</w:t>
            </w:r>
            <w:r w:rsidR="000A6FC4" w:rsidRPr="00F014D9">
              <w:rPr>
                <w:i/>
              </w:rPr>
              <w:t>t</w:t>
            </w:r>
            <w:r w:rsidR="0075485B" w:rsidRPr="0075485B">
              <w:t>)</w:t>
            </w:r>
            <w:r w:rsidRPr="00F014D9">
              <w:rPr>
                <w:i/>
              </w:rPr>
              <w:t xml:space="preserve"> </w:t>
            </w:r>
            <w:r w:rsidR="0098090B" w:rsidRPr="0098090B">
              <w:t>/</w:t>
            </w:r>
            <w:r w:rsidRPr="00F014D9">
              <w:rPr>
                <w:i/>
              </w:rPr>
              <w:t xml:space="preserve"> le</w:t>
            </w:r>
            <w:r w:rsidR="0075485B" w:rsidRPr="0075485B">
              <w:t>(</w:t>
            </w:r>
            <w:r w:rsidR="000A6FC4" w:rsidRPr="00F014D9">
              <w:rPr>
                <w:i/>
              </w:rPr>
              <w:t>t</w:t>
            </w:r>
            <w:r w:rsidR="0075485B" w:rsidRPr="0075485B">
              <w:t>)</w:t>
            </w:r>
          </w:p>
        </w:tc>
        <w:tc>
          <w:tcPr>
            <w:tcW w:w="772" w:type="pct"/>
          </w:tcPr>
          <w:p w14:paraId="2DBF1B3E" w14:textId="77777777" w:rsidR="0052421C" w:rsidRPr="00EF5E94" w:rsidRDefault="0052421C" w:rsidP="00EF5E94">
            <w:pPr>
              <w:spacing w:before="20" w:after="20"/>
            </w:pPr>
            <w:r w:rsidRPr="00EF5E94">
              <w:t>tei/le</w:t>
            </w:r>
          </w:p>
          <w:p w14:paraId="1784DFBC" w14:textId="77777777" w:rsidR="0052421C" w:rsidRPr="00EF5E94" w:rsidRDefault="0052421C" w:rsidP="00EF5E94">
            <w:pPr>
              <w:spacing w:before="20" w:after="20"/>
            </w:pPr>
            <w:r w:rsidRPr="00EF5E94">
              <w:t>mui/le</w:t>
            </w:r>
          </w:p>
        </w:tc>
        <w:tc>
          <w:tcPr>
            <w:tcW w:w="796" w:type="pct"/>
          </w:tcPr>
          <w:p w14:paraId="5F87EA57" w14:textId="77777777" w:rsidR="0052421C" w:rsidRPr="00EF5E94" w:rsidRDefault="0052421C" w:rsidP="00EF5E94">
            <w:pPr>
              <w:spacing w:before="20" w:after="20"/>
            </w:pPr>
            <w:r w:rsidRPr="00EF5E94">
              <w:t>kiikarii/le</w:t>
            </w:r>
          </w:p>
          <w:p w14:paraId="7C35EA89" w14:textId="77777777" w:rsidR="0052421C" w:rsidRPr="00EF5E94" w:rsidRDefault="0052421C" w:rsidP="00EF5E94">
            <w:pPr>
              <w:spacing w:before="20" w:after="20"/>
            </w:pPr>
            <w:r w:rsidRPr="00EF5E94">
              <w:t>kantelhee/le</w:t>
            </w:r>
          </w:p>
          <w:p w14:paraId="3B738F4B" w14:textId="77777777" w:rsidR="0052421C" w:rsidRPr="00EF5E94" w:rsidRDefault="0052421C" w:rsidP="00EF5E94">
            <w:pPr>
              <w:spacing w:before="20" w:after="20"/>
            </w:pPr>
            <w:r w:rsidRPr="00EF5E94">
              <w:t>kuninkhaa/le</w:t>
            </w:r>
          </w:p>
        </w:tc>
        <w:tc>
          <w:tcPr>
            <w:tcW w:w="613" w:type="pct"/>
          </w:tcPr>
          <w:p w14:paraId="5B4CFE18" w14:textId="77777777" w:rsidR="0052421C" w:rsidRPr="00EF5E94" w:rsidRDefault="0052421C" w:rsidP="00EF5E94">
            <w:pPr>
              <w:spacing w:before="20" w:after="20"/>
            </w:pPr>
            <w:r w:rsidRPr="00EF5E94">
              <w:t>faarii/le</w:t>
            </w:r>
          </w:p>
          <w:p w14:paraId="33BCD45B" w14:textId="77777777" w:rsidR="0052421C" w:rsidRPr="00EF5E94" w:rsidRDefault="0052421C" w:rsidP="00EF5E94">
            <w:pPr>
              <w:spacing w:before="20" w:after="20"/>
            </w:pPr>
            <w:r w:rsidRPr="00EF5E94">
              <w:t>valkkee/le</w:t>
            </w:r>
          </w:p>
          <w:p w14:paraId="6E2B87A3" w14:textId="77777777" w:rsidR="0052421C" w:rsidRPr="00EF5E94" w:rsidRDefault="0052421C" w:rsidP="00EF5E94">
            <w:pPr>
              <w:spacing w:before="20" w:after="20"/>
            </w:pPr>
            <w:r w:rsidRPr="00EF5E94">
              <w:t>varkhaa/le</w:t>
            </w:r>
          </w:p>
        </w:tc>
        <w:tc>
          <w:tcPr>
            <w:tcW w:w="690" w:type="pct"/>
          </w:tcPr>
          <w:p w14:paraId="16FF7D97" w14:textId="77777777" w:rsidR="0052421C" w:rsidRPr="00EF5E94" w:rsidRDefault="0052421C" w:rsidP="00EF5E94">
            <w:pPr>
              <w:spacing w:before="20" w:after="20"/>
            </w:pPr>
            <w:r w:rsidRPr="00EF5E94">
              <w:t>matka/le</w:t>
            </w:r>
          </w:p>
          <w:p w14:paraId="6281C99E" w14:textId="77777777" w:rsidR="0052421C" w:rsidRPr="00EF5E94" w:rsidRDefault="0052421C" w:rsidP="00EF5E94">
            <w:pPr>
              <w:spacing w:before="20" w:after="20"/>
            </w:pPr>
            <w:r w:rsidRPr="00EF5E94">
              <w:t>minu/le</w:t>
            </w:r>
          </w:p>
        </w:tc>
        <w:tc>
          <w:tcPr>
            <w:tcW w:w="750" w:type="pct"/>
          </w:tcPr>
          <w:p w14:paraId="2820A258" w14:textId="77777777" w:rsidR="0052421C" w:rsidRPr="00EF5E94" w:rsidRDefault="0052421C" w:rsidP="00EF5E94">
            <w:pPr>
              <w:spacing w:before="20" w:after="20"/>
              <w:ind w:right="-50"/>
            </w:pPr>
            <w:r w:rsidRPr="00EF5E94">
              <w:t>si/lle</w:t>
            </w:r>
          </w:p>
          <w:p w14:paraId="0700CBAF" w14:textId="77777777" w:rsidR="0052421C" w:rsidRPr="00EF5E94" w:rsidRDefault="0052421C" w:rsidP="00EF5E94">
            <w:pPr>
              <w:spacing w:before="20" w:after="20"/>
              <w:ind w:right="-50"/>
            </w:pPr>
            <w:r w:rsidRPr="00EF5E94">
              <w:t>tä/lle</w:t>
            </w:r>
          </w:p>
        </w:tc>
        <w:tc>
          <w:tcPr>
            <w:tcW w:w="796" w:type="pct"/>
          </w:tcPr>
          <w:p w14:paraId="4492B784" w14:textId="77777777" w:rsidR="0052421C" w:rsidRPr="00EF5E94" w:rsidRDefault="0052421C" w:rsidP="00EF5E94">
            <w:pPr>
              <w:spacing w:before="20" w:after="20"/>
            </w:pPr>
            <w:r w:rsidRPr="00EF5E94">
              <w:t>hevose/lle</w:t>
            </w:r>
          </w:p>
          <w:p w14:paraId="4B970C9B" w14:textId="77777777" w:rsidR="0052421C" w:rsidRPr="00EF5E94" w:rsidRDefault="0052421C" w:rsidP="00EF5E94">
            <w:pPr>
              <w:spacing w:before="20" w:after="20"/>
            </w:pPr>
            <w:r w:rsidRPr="00EF5E94">
              <w:t>amtmani/lle</w:t>
            </w:r>
          </w:p>
          <w:p w14:paraId="7CCB8559" w14:textId="77777777" w:rsidR="0052421C" w:rsidRPr="00EF5E94" w:rsidRDefault="0052421C" w:rsidP="00EF5E94">
            <w:pPr>
              <w:spacing w:before="20" w:after="20"/>
            </w:pPr>
            <w:r w:rsidRPr="00EF5E94">
              <w:t>harav/i/lle</w:t>
            </w:r>
          </w:p>
        </w:tc>
      </w:tr>
    </w:tbl>
    <w:p w14:paraId="1275A599" w14:textId="2A7D3406" w:rsidR="00B30251" w:rsidRPr="00A95D68" w:rsidRDefault="00B30251" w:rsidP="00BD2A19">
      <w:pPr>
        <w:pStyle w:val="Brdtekst"/>
        <w:spacing w:before="120"/>
      </w:pPr>
      <w:r w:rsidRPr="00A95D68">
        <w:t xml:space="preserve">Tämä tämmöinen pittuuđen vaihettelu näkkyy kans rangan sisälä ja </w:t>
      </w:r>
      <w:r w:rsidR="00957F7C">
        <w:t>derivas</w:t>
      </w:r>
      <w:r w:rsidR="00186508" w:rsidRPr="00A95D68">
        <w:t>uuni</w:t>
      </w:r>
      <w:r w:rsidRPr="00A95D68">
        <w:t xml:space="preserve">suffiksiissa. </w:t>
      </w:r>
      <w:r w:rsidR="00F93C4B" w:rsidRPr="00A95D68">
        <w:t>Esimerkiksi</w:t>
      </w:r>
      <w:r w:rsidRPr="00A95D68">
        <w:t xml:space="preserve"> </w:t>
      </w:r>
      <w:r w:rsidR="00774E6A">
        <w:rPr>
          <w:i/>
        </w:rPr>
        <w:t>kuunel</w:t>
      </w:r>
      <w:r w:rsidR="0098090B" w:rsidRPr="0098090B">
        <w:t>/</w:t>
      </w:r>
      <w:r w:rsidRPr="007D4C54">
        <w:rPr>
          <w:i/>
        </w:rPr>
        <w:t xml:space="preserve">a </w:t>
      </w:r>
      <w:r w:rsidR="0075485B" w:rsidRPr="0075485B">
        <w:t>:</w:t>
      </w:r>
      <w:r w:rsidRPr="007D4C54">
        <w:rPr>
          <w:i/>
        </w:rPr>
        <w:t xml:space="preserve"> kuuntele</w:t>
      </w:r>
      <w:r w:rsidR="0098090B" w:rsidRPr="0098090B">
        <w:t>/</w:t>
      </w:r>
      <w:r w:rsidRPr="007D4C54">
        <w:rPr>
          <w:i/>
        </w:rPr>
        <w:t>e</w:t>
      </w:r>
      <w:r w:rsidRPr="00A95D68">
        <w:t xml:space="preserve"> pro </w:t>
      </w:r>
      <w:r w:rsidRPr="007D4C54">
        <w:rPr>
          <w:i/>
        </w:rPr>
        <w:t>kannel</w:t>
      </w:r>
      <w:r w:rsidR="0098090B" w:rsidRPr="0098090B">
        <w:t>/</w:t>
      </w:r>
      <w:r w:rsidRPr="007D4C54">
        <w:rPr>
          <w:i/>
        </w:rPr>
        <w:t xml:space="preserve">a </w:t>
      </w:r>
      <w:r w:rsidR="0075485B" w:rsidRPr="0075485B">
        <w:t>:</w:t>
      </w:r>
      <w:r w:rsidRPr="007D4C54">
        <w:rPr>
          <w:i/>
        </w:rPr>
        <w:t xml:space="preserve"> kantele</w:t>
      </w:r>
      <w:r w:rsidR="0098090B" w:rsidRPr="0098090B">
        <w:t>/</w:t>
      </w:r>
      <w:r w:rsidRPr="007D4C54">
        <w:rPr>
          <w:i/>
        </w:rPr>
        <w:t>e</w:t>
      </w:r>
      <w:r w:rsidR="007D4C54">
        <w:t>,</w:t>
      </w:r>
      <w:r w:rsidRPr="00A95D68">
        <w:t xml:space="preserve"> </w:t>
      </w:r>
      <w:r w:rsidRPr="007D4C54">
        <w:rPr>
          <w:i/>
        </w:rPr>
        <w:t xml:space="preserve">tavalinen </w:t>
      </w:r>
      <w:r w:rsidRPr="00A95D68">
        <w:t xml:space="preserve">pro </w:t>
      </w:r>
      <w:r w:rsidRPr="007D4C54">
        <w:rPr>
          <w:i/>
        </w:rPr>
        <w:t>tynnyrillinen</w:t>
      </w:r>
      <w:r w:rsidRPr="00A95D68">
        <w:t xml:space="preserve">. </w:t>
      </w:r>
      <w:ins w:id="290" w:author="Information Services" w:date="2015-11-12T14:22:00Z">
        <w:r w:rsidR="000B69A6">
          <w:t xml:space="preserve">Sana </w:t>
        </w:r>
      </w:ins>
      <w:del w:id="291" w:author="Information Services" w:date="2015-11-12T14:22:00Z">
        <w:r w:rsidR="00C87C0B" w:rsidDel="000B69A6">
          <w:delText>R</w:delText>
        </w:r>
      </w:del>
      <w:ins w:id="292" w:author="Information Services" w:date="2015-11-12T14:22:00Z">
        <w:r w:rsidR="000B69A6">
          <w:t>r</w:t>
        </w:r>
      </w:ins>
      <w:r w:rsidR="00C87C0B">
        <w:t xml:space="preserve">angan </w:t>
      </w:r>
      <w:del w:id="293" w:author="Information Services" w:date="2015-11-12T14:17:00Z">
        <w:r w:rsidR="00891824" w:rsidDel="000B69A6">
          <w:delText>yđin</w:delText>
        </w:r>
      </w:del>
      <w:r w:rsidR="00891824">
        <w:t>kons</w:t>
      </w:r>
      <w:r w:rsidR="004D4AFB">
        <w:t>onant</w:t>
      </w:r>
      <w:del w:id="294" w:author="Information Services" w:date="2015-11-12T14:17:00Z">
        <w:r w:rsidR="004D4AFB" w:rsidDel="000B69A6">
          <w:delText>t</w:delText>
        </w:r>
      </w:del>
      <w:r w:rsidR="004D4AFB">
        <w:t>i</w:t>
      </w:r>
      <w:ins w:id="295" w:author="Information Services" w:date="2015-11-12T14:17:00Z">
        <w:r w:rsidR="000B69A6">
          <w:t>t</w:t>
        </w:r>
      </w:ins>
      <w:r w:rsidR="004D4AFB">
        <w:t xml:space="preserve"> l</w:t>
      </w:r>
      <w:r w:rsidR="00DB1A2B" w:rsidRPr="00A95D68">
        <w:t xml:space="preserve">yhykäisen </w:t>
      </w:r>
      <w:del w:id="296" w:author="Information Services" w:date="2015-11-12T14:17:00Z">
        <w:r w:rsidR="00DB1A2B" w:rsidRPr="00A95D68" w:rsidDel="000B69A6">
          <w:delText>valta</w:delText>
        </w:r>
      </w:del>
      <w:r w:rsidR="00DB1A2B" w:rsidRPr="00A95D68">
        <w:t>painollisen</w:t>
      </w:r>
      <w:r w:rsidR="006678A0">
        <w:t xml:space="preserve"> tav</w:t>
      </w:r>
      <w:r w:rsidR="00DB1A2B" w:rsidRPr="00A95D68">
        <w:t>un jälkhiin ei kuitenkhaan seuraa tätä reekelii</w:t>
      </w:r>
      <w:r w:rsidR="004D4AFB">
        <w:t xml:space="preserve">. Meilä oon esimerkiksi olemassa </w:t>
      </w:r>
      <w:r w:rsidR="007D4C54">
        <w:t>nomenihaamui niin</w:t>
      </w:r>
      <w:r w:rsidR="004D4AFB">
        <w:t xml:space="preserve"> ko </w:t>
      </w:r>
      <w:r w:rsidR="004D4AFB">
        <w:rPr>
          <w:i/>
        </w:rPr>
        <w:t>pala</w:t>
      </w:r>
      <w:r w:rsidR="0075485B" w:rsidRPr="0075485B">
        <w:t>,</w:t>
      </w:r>
      <w:r w:rsidR="004D4AFB">
        <w:rPr>
          <w:i/>
        </w:rPr>
        <w:t xml:space="preserve"> tora</w:t>
      </w:r>
      <w:r w:rsidR="0075485B" w:rsidRPr="0075485B">
        <w:t>,</w:t>
      </w:r>
      <w:r w:rsidR="004D4AFB">
        <w:rPr>
          <w:i/>
        </w:rPr>
        <w:t xml:space="preserve"> nenä</w:t>
      </w:r>
      <w:r w:rsidR="0075485B" w:rsidRPr="0075485B">
        <w:t>,</w:t>
      </w:r>
      <w:r w:rsidR="004D4AFB">
        <w:rPr>
          <w:i/>
        </w:rPr>
        <w:t xml:space="preserve"> tuli</w:t>
      </w:r>
      <w:ins w:id="297" w:author="Information Services" w:date="2015-11-22T15:47:00Z">
        <w:r w:rsidR="00911554" w:rsidRPr="00911554">
          <w:rPr>
            <w:rPrChange w:id="298" w:author="Information Services" w:date="2015-11-22T15:47:00Z">
              <w:rPr>
                <w:i/>
              </w:rPr>
            </w:rPrChange>
          </w:rPr>
          <w:t>,</w:t>
        </w:r>
      </w:ins>
      <w:ins w:id="299" w:author="Information Services" w:date="2015-11-12T14:22:00Z">
        <w:r w:rsidR="000B69A6">
          <w:rPr>
            <w:i/>
          </w:rPr>
          <w:t xml:space="preserve"> ajattelu</w:t>
        </w:r>
      </w:ins>
      <w:r w:rsidR="004D4AFB">
        <w:rPr>
          <w:i/>
        </w:rPr>
        <w:t xml:space="preserve"> </w:t>
      </w:r>
      <w:r w:rsidR="004D4AFB">
        <w:t xml:space="preserve">pro </w:t>
      </w:r>
      <w:r w:rsidR="004D4AFB">
        <w:rPr>
          <w:i/>
        </w:rPr>
        <w:t>*pal</w:t>
      </w:r>
      <w:r w:rsidR="007F03C7">
        <w:rPr>
          <w:i/>
        </w:rPr>
        <w:t>l</w:t>
      </w:r>
      <w:r w:rsidR="004D4AFB">
        <w:rPr>
          <w:i/>
        </w:rPr>
        <w:t>a</w:t>
      </w:r>
      <w:r w:rsidR="0075485B" w:rsidRPr="0075485B">
        <w:t>,</w:t>
      </w:r>
      <w:r w:rsidR="004D4AFB">
        <w:rPr>
          <w:i/>
        </w:rPr>
        <w:t xml:space="preserve"> </w:t>
      </w:r>
      <w:r w:rsidR="007F03C7">
        <w:rPr>
          <w:i/>
        </w:rPr>
        <w:t>*</w:t>
      </w:r>
      <w:r w:rsidR="004D4AFB">
        <w:rPr>
          <w:i/>
        </w:rPr>
        <w:t>to</w:t>
      </w:r>
      <w:r w:rsidR="007F03C7">
        <w:rPr>
          <w:i/>
        </w:rPr>
        <w:t>r</w:t>
      </w:r>
      <w:r w:rsidR="004D4AFB">
        <w:rPr>
          <w:i/>
        </w:rPr>
        <w:t>ra</w:t>
      </w:r>
      <w:r w:rsidR="0075485B" w:rsidRPr="0075485B">
        <w:t>,</w:t>
      </w:r>
      <w:r w:rsidR="004D4AFB">
        <w:rPr>
          <w:i/>
        </w:rPr>
        <w:t xml:space="preserve"> *nen</w:t>
      </w:r>
      <w:r w:rsidR="007F03C7">
        <w:rPr>
          <w:i/>
        </w:rPr>
        <w:t>n</w:t>
      </w:r>
      <w:r w:rsidR="004D4AFB">
        <w:rPr>
          <w:i/>
        </w:rPr>
        <w:t>ä</w:t>
      </w:r>
      <w:r w:rsidR="0075485B" w:rsidRPr="0075485B">
        <w:t>,</w:t>
      </w:r>
      <w:r w:rsidR="004D4AFB">
        <w:rPr>
          <w:i/>
        </w:rPr>
        <w:t xml:space="preserve"> *tu</w:t>
      </w:r>
      <w:r w:rsidR="007F03C7">
        <w:rPr>
          <w:i/>
        </w:rPr>
        <w:t>l</w:t>
      </w:r>
      <w:r w:rsidR="004D4AFB">
        <w:rPr>
          <w:i/>
        </w:rPr>
        <w:t>li</w:t>
      </w:r>
      <w:ins w:id="300" w:author="Information Services" w:date="2015-11-22T15:47:00Z">
        <w:r w:rsidR="00911554" w:rsidRPr="00911554">
          <w:rPr>
            <w:rPrChange w:id="301" w:author="Information Services" w:date="2015-11-22T15:47:00Z">
              <w:rPr>
                <w:i/>
              </w:rPr>
            </w:rPrChange>
          </w:rPr>
          <w:t>,</w:t>
        </w:r>
      </w:ins>
      <w:ins w:id="302" w:author="Information Services" w:date="2015-11-12T14:23:00Z">
        <w:r w:rsidR="000B69A6">
          <w:rPr>
            <w:i/>
          </w:rPr>
          <w:t xml:space="preserve"> *ajat</w:t>
        </w:r>
        <w:r w:rsidR="004614AF">
          <w:rPr>
            <w:i/>
          </w:rPr>
          <w:t>tellu</w:t>
        </w:r>
      </w:ins>
      <w:r w:rsidR="00DB1A2B" w:rsidRPr="00A95D68">
        <w:t xml:space="preserve"> </w:t>
      </w:r>
      <w:r w:rsidR="007F03C7">
        <w:t xml:space="preserve">ja verbihaamui </w:t>
      </w:r>
      <w:r w:rsidR="007F03C7">
        <w:rPr>
          <w:i/>
        </w:rPr>
        <w:t>mene</w:t>
      </w:r>
      <w:r w:rsidR="0075485B" w:rsidRPr="0075485B">
        <w:t>,</w:t>
      </w:r>
      <w:r w:rsidR="007F03C7">
        <w:rPr>
          <w:i/>
        </w:rPr>
        <w:t xml:space="preserve"> puri</w:t>
      </w:r>
      <w:r w:rsidR="0075485B" w:rsidRPr="0075485B">
        <w:t>,</w:t>
      </w:r>
      <w:r w:rsidR="007F03C7">
        <w:rPr>
          <w:i/>
        </w:rPr>
        <w:t xml:space="preserve"> tuli</w:t>
      </w:r>
      <w:ins w:id="303" w:author="Information Services" w:date="2015-11-22T15:47:00Z">
        <w:r w:rsidR="00911554" w:rsidRPr="00911554">
          <w:rPr>
            <w:rPrChange w:id="304" w:author="Information Services" w:date="2015-11-22T15:47:00Z">
              <w:rPr>
                <w:i/>
              </w:rPr>
            </w:rPrChange>
          </w:rPr>
          <w:t>,</w:t>
        </w:r>
      </w:ins>
      <w:ins w:id="305" w:author="Information Services" w:date="2015-11-12T14:24:00Z">
        <w:r w:rsidR="004614AF">
          <w:rPr>
            <w:i/>
          </w:rPr>
          <w:t xml:space="preserve"> kirota</w:t>
        </w:r>
      </w:ins>
      <w:ins w:id="306" w:author="Information Services" w:date="2015-11-22T15:47:00Z">
        <w:r w:rsidR="00911554" w:rsidRPr="00911554">
          <w:rPr>
            <w:rPrChange w:id="307" w:author="Information Services" w:date="2015-11-22T15:47:00Z">
              <w:rPr>
                <w:i/>
              </w:rPr>
            </w:rPrChange>
          </w:rPr>
          <w:t>,</w:t>
        </w:r>
      </w:ins>
      <w:ins w:id="308" w:author="Information Services" w:date="2015-11-12T14:24:00Z">
        <w:r w:rsidR="004614AF">
          <w:rPr>
            <w:i/>
          </w:rPr>
          <w:t xml:space="preserve"> haluta</w:t>
        </w:r>
      </w:ins>
      <w:ins w:id="309" w:author="Information Services" w:date="2015-11-22T15:47:00Z">
        <w:r w:rsidR="00911554" w:rsidRPr="00911554">
          <w:rPr>
            <w:rPrChange w:id="310" w:author="Information Services" w:date="2015-11-22T15:47:00Z">
              <w:rPr>
                <w:i/>
              </w:rPr>
            </w:rPrChange>
          </w:rPr>
          <w:t>,</w:t>
        </w:r>
      </w:ins>
      <w:ins w:id="311" w:author="Information Services" w:date="2015-11-12T14:28:00Z">
        <w:r w:rsidR="000F7A54">
          <w:rPr>
            <w:i/>
          </w:rPr>
          <w:t xml:space="preserve"> ajattelen</w:t>
        </w:r>
      </w:ins>
      <w:r w:rsidR="007F03C7">
        <w:rPr>
          <w:i/>
        </w:rPr>
        <w:t xml:space="preserve"> </w:t>
      </w:r>
      <w:r w:rsidR="007F03C7">
        <w:t xml:space="preserve">pro </w:t>
      </w:r>
      <w:r w:rsidR="007F03C7">
        <w:rPr>
          <w:i/>
        </w:rPr>
        <w:t>*menne</w:t>
      </w:r>
      <w:r w:rsidR="0075485B" w:rsidRPr="0075485B">
        <w:t>,</w:t>
      </w:r>
      <w:r w:rsidR="007F03C7">
        <w:rPr>
          <w:i/>
        </w:rPr>
        <w:t xml:space="preserve"> *purri</w:t>
      </w:r>
      <w:r w:rsidR="0075485B" w:rsidRPr="0075485B">
        <w:t>,</w:t>
      </w:r>
      <w:r w:rsidR="007F03C7">
        <w:rPr>
          <w:i/>
        </w:rPr>
        <w:t xml:space="preserve"> *tulli</w:t>
      </w:r>
      <w:ins w:id="312" w:author="Information Services" w:date="2015-11-22T15:47:00Z">
        <w:r w:rsidR="00911554" w:rsidRPr="00911554">
          <w:rPr>
            <w:rPrChange w:id="313" w:author="Information Services" w:date="2015-11-22T15:47:00Z">
              <w:rPr>
                <w:i/>
              </w:rPr>
            </w:rPrChange>
          </w:rPr>
          <w:t>,</w:t>
        </w:r>
      </w:ins>
      <w:ins w:id="314" w:author="Information Services" w:date="2015-11-12T14:24:00Z">
        <w:r w:rsidR="004614AF">
          <w:rPr>
            <w:i/>
          </w:rPr>
          <w:t xml:space="preserve"> *kirrota</w:t>
        </w:r>
      </w:ins>
      <w:ins w:id="315" w:author="Information Services" w:date="2015-11-22T15:47:00Z">
        <w:r w:rsidR="00911554" w:rsidRPr="00911554">
          <w:rPr>
            <w:rPrChange w:id="316" w:author="Information Services" w:date="2015-11-22T15:47:00Z">
              <w:rPr>
                <w:i/>
              </w:rPr>
            </w:rPrChange>
          </w:rPr>
          <w:t>,</w:t>
        </w:r>
      </w:ins>
      <w:ins w:id="317" w:author="Information Services" w:date="2015-11-12T14:24:00Z">
        <w:r w:rsidR="004614AF">
          <w:rPr>
            <w:i/>
          </w:rPr>
          <w:t xml:space="preserve"> *halluta</w:t>
        </w:r>
      </w:ins>
      <w:ins w:id="318" w:author="Information Services" w:date="2015-11-22T15:47:00Z">
        <w:r w:rsidR="00911554" w:rsidRPr="00911554">
          <w:rPr>
            <w:rPrChange w:id="319" w:author="Information Services" w:date="2015-11-22T15:47:00Z">
              <w:rPr>
                <w:i/>
              </w:rPr>
            </w:rPrChange>
          </w:rPr>
          <w:t>,</w:t>
        </w:r>
      </w:ins>
      <w:ins w:id="320" w:author="Information Services" w:date="2015-11-12T14:28:00Z">
        <w:r w:rsidR="000F7A54">
          <w:rPr>
            <w:i/>
          </w:rPr>
          <w:t xml:space="preserve"> *ajattellen</w:t>
        </w:r>
      </w:ins>
      <w:r w:rsidR="001B127A" w:rsidRPr="001B127A">
        <w:t>.</w:t>
      </w:r>
      <w:r w:rsidR="007D4C54">
        <w:rPr>
          <w:i/>
        </w:rPr>
        <w:t xml:space="preserve"> </w:t>
      </w:r>
      <w:r w:rsidR="00C00B8D" w:rsidRPr="00A95D68">
        <w:t>Mutta g</w:t>
      </w:r>
      <w:r w:rsidRPr="00A95D68">
        <w:t xml:space="preserve">raadivaihettelireekeliitten jäkhiin </w:t>
      </w:r>
      <w:r w:rsidR="00DB1A2B" w:rsidRPr="00A95D68">
        <w:t>konsonantti</w:t>
      </w:r>
      <w:r w:rsidRPr="00A95D68">
        <w:t xml:space="preserve"> kyllä tietenki saattaa pi</w:t>
      </w:r>
      <w:r w:rsidRPr="00A95D68">
        <w:rPr>
          <w:lang w:val="en-US"/>
        </w:rPr>
        <w:t>đ</w:t>
      </w:r>
      <w:r w:rsidRPr="00A95D68">
        <w:t xml:space="preserve">etä. </w:t>
      </w:r>
      <w:r w:rsidR="00F93C4B" w:rsidRPr="00A95D68">
        <w:t>Esimerkiksi</w:t>
      </w:r>
      <w:r w:rsidRPr="00A95D68">
        <w:t xml:space="preserve"> </w:t>
      </w:r>
      <w:r w:rsidR="0075485B">
        <w:t>(</w:t>
      </w:r>
      <w:r w:rsidR="00721A82">
        <w:t>sg.nom.</w:t>
      </w:r>
      <w:r w:rsidR="00774E6A">
        <w:t xml:space="preserve"> </w:t>
      </w:r>
      <w:r w:rsidR="00721A82">
        <w:t>: sg.part.</w:t>
      </w:r>
      <w:r w:rsidRPr="00A95D68">
        <w:t xml:space="preserve">) </w:t>
      </w:r>
      <w:r w:rsidRPr="007D4C54">
        <w:rPr>
          <w:i/>
        </w:rPr>
        <w:t>pala</w:t>
      </w:r>
      <w:r w:rsidRPr="00A95D68">
        <w:t xml:space="preserve"> mutta </w:t>
      </w:r>
      <w:r w:rsidRPr="007D4C54">
        <w:rPr>
          <w:i/>
        </w:rPr>
        <w:lastRenderedPageBreak/>
        <w:t>pallaa</w:t>
      </w:r>
      <w:r w:rsidR="0075485B" w:rsidRPr="0075485B">
        <w:t>,</w:t>
      </w:r>
      <w:r w:rsidRPr="007D4C54">
        <w:rPr>
          <w:i/>
        </w:rPr>
        <w:t xml:space="preserve"> tora</w:t>
      </w:r>
      <w:r w:rsidRPr="00A95D68">
        <w:t xml:space="preserve"> mutta </w:t>
      </w:r>
      <w:r w:rsidRPr="007D4C54">
        <w:rPr>
          <w:i/>
        </w:rPr>
        <w:t>torraa</w:t>
      </w:r>
      <w:r w:rsidR="0075485B" w:rsidRPr="0075485B">
        <w:t>,</w:t>
      </w:r>
      <w:r w:rsidRPr="00A95D68">
        <w:t xml:space="preserve"> </w:t>
      </w:r>
      <w:r w:rsidR="005E4C43">
        <w:rPr>
          <w:i/>
        </w:rPr>
        <w:t xml:space="preserve">nenä </w:t>
      </w:r>
      <w:r w:rsidR="005E4C43">
        <w:t xml:space="preserve">mutta </w:t>
      </w:r>
      <w:r w:rsidR="005E4C43">
        <w:rPr>
          <w:i/>
        </w:rPr>
        <w:t>nennää</w:t>
      </w:r>
      <w:ins w:id="321" w:author="Information Services" w:date="2015-11-22T15:47:00Z">
        <w:r w:rsidR="00911554" w:rsidRPr="00911554">
          <w:rPr>
            <w:rPrChange w:id="322" w:author="Information Services" w:date="2015-11-22T15:47:00Z">
              <w:rPr>
                <w:i/>
              </w:rPr>
            </w:rPrChange>
          </w:rPr>
          <w:t>,</w:t>
        </w:r>
      </w:ins>
      <w:ins w:id="323" w:author="Information Services" w:date="2015-11-12T14:29:00Z">
        <w:r w:rsidR="000F7A54">
          <w:rPr>
            <w:i/>
          </w:rPr>
          <w:t xml:space="preserve"> ajattelu </w:t>
        </w:r>
        <w:r w:rsidR="000F7A54">
          <w:t>mutta</w:t>
        </w:r>
        <w:r w:rsidR="000F7A54">
          <w:rPr>
            <w:i/>
          </w:rPr>
          <w:t xml:space="preserve"> ajattelluu</w:t>
        </w:r>
      </w:ins>
      <w:r w:rsidR="005E4C43">
        <w:t xml:space="preserve">, </w:t>
      </w:r>
      <w:r w:rsidR="0075485B">
        <w:t>(</w:t>
      </w:r>
      <w:r w:rsidR="00721A82">
        <w:t>imp.</w:t>
      </w:r>
      <w:r w:rsidR="001337F6">
        <w:t>sg2</w:t>
      </w:r>
      <w:r w:rsidR="00721A82">
        <w:t xml:space="preserve"> : prees.</w:t>
      </w:r>
      <w:r w:rsidR="001337F6">
        <w:t>sg3</w:t>
      </w:r>
      <w:r w:rsidRPr="00A95D68">
        <w:t xml:space="preserve">) </w:t>
      </w:r>
      <w:r w:rsidRPr="007D4C54">
        <w:rPr>
          <w:i/>
        </w:rPr>
        <w:t xml:space="preserve">mene </w:t>
      </w:r>
      <w:r w:rsidRPr="00A95D68">
        <w:t xml:space="preserve">mutta </w:t>
      </w:r>
      <w:r w:rsidRPr="007D4C54">
        <w:rPr>
          <w:i/>
        </w:rPr>
        <w:t>mennee</w:t>
      </w:r>
      <w:r w:rsidR="0075485B" w:rsidRPr="0075485B">
        <w:t>,</w:t>
      </w:r>
      <w:r w:rsidRPr="00A95D68">
        <w:t xml:space="preserve"> </w:t>
      </w:r>
      <w:r w:rsidRPr="007D4C54">
        <w:rPr>
          <w:i/>
        </w:rPr>
        <w:t>pure</w:t>
      </w:r>
      <w:r w:rsidRPr="00A95D68">
        <w:t xml:space="preserve"> mutta </w:t>
      </w:r>
      <w:r w:rsidRPr="007D4C54">
        <w:rPr>
          <w:i/>
        </w:rPr>
        <w:t>purre</w:t>
      </w:r>
      <w:r w:rsidRPr="003836AE">
        <w:rPr>
          <w:b/>
          <w:i/>
          <w:rPrChange w:id="324" w:author="Information Services" w:date="2015-11-12T14:30:00Z">
            <w:rPr/>
          </w:rPrChange>
        </w:rPr>
        <w:t>e</w:t>
      </w:r>
      <w:r w:rsidR="005E4C43">
        <w:t>,</w:t>
      </w:r>
      <w:r w:rsidR="005E4C43" w:rsidRPr="005E4C43">
        <w:rPr>
          <w:i/>
        </w:rPr>
        <w:t xml:space="preserve"> </w:t>
      </w:r>
      <w:r w:rsidR="005E4C43" w:rsidRPr="007D4C54">
        <w:rPr>
          <w:i/>
        </w:rPr>
        <w:t>tule</w:t>
      </w:r>
      <w:r w:rsidR="005E4C43" w:rsidRPr="00A95D68">
        <w:t xml:space="preserve"> mutta </w:t>
      </w:r>
      <w:r w:rsidR="005E4C43" w:rsidRPr="007D4C54">
        <w:rPr>
          <w:i/>
        </w:rPr>
        <w:t>tullee</w:t>
      </w:r>
      <w:ins w:id="325" w:author="Information Services" w:date="2015-11-22T15:47:00Z">
        <w:r w:rsidR="00911554" w:rsidRPr="00911554">
          <w:rPr>
            <w:rPrChange w:id="326" w:author="Information Services" w:date="2015-11-22T15:47:00Z">
              <w:rPr>
                <w:i/>
              </w:rPr>
            </w:rPrChange>
          </w:rPr>
          <w:t>,</w:t>
        </w:r>
      </w:ins>
      <w:ins w:id="327" w:author="Information Services" w:date="2015-11-12T14:30:00Z">
        <w:r w:rsidR="003836AE">
          <w:rPr>
            <w:i/>
          </w:rPr>
          <w:t xml:space="preserve"> kirota </w:t>
        </w:r>
        <w:r w:rsidR="003836AE">
          <w:t xml:space="preserve">mutta </w:t>
        </w:r>
        <w:r w:rsidR="003836AE">
          <w:rPr>
            <w:i/>
          </w:rPr>
          <w:t>kirroo</w:t>
        </w:r>
        <w:r w:rsidR="003836AE">
          <w:t xml:space="preserve">, </w:t>
        </w:r>
        <w:r w:rsidR="003836AE">
          <w:rPr>
            <w:i/>
          </w:rPr>
          <w:t xml:space="preserve">ajattele </w:t>
        </w:r>
      </w:ins>
      <w:ins w:id="328" w:author="Information Services" w:date="2015-11-12T14:31:00Z">
        <w:r w:rsidR="003836AE">
          <w:t xml:space="preserve">mutta </w:t>
        </w:r>
        <w:r w:rsidR="003836AE">
          <w:rPr>
            <w:i/>
          </w:rPr>
          <w:t>ajattellee</w:t>
        </w:r>
      </w:ins>
      <w:r w:rsidRPr="00A95D68">
        <w:t>.</w:t>
      </w:r>
    </w:p>
    <w:p w14:paraId="3B375EB2" w14:textId="27085030" w:rsidR="00532C5B" w:rsidRPr="00A95D68" w:rsidRDefault="000860A8" w:rsidP="00BD2A19">
      <w:pPr>
        <w:pStyle w:val="Overskrift3"/>
      </w:pPr>
      <w:bookmarkStart w:id="329" w:name="_3.3._Vokaalinvaihettelu_suffiksin"/>
      <w:bookmarkStart w:id="330" w:name="_3.3._Vokaalinvaihettelu_suffiksin_1"/>
      <w:bookmarkStart w:id="331" w:name="_3.3._Vokaalinvaihettelu_suffiksin_2"/>
      <w:bookmarkStart w:id="332" w:name="_3.3._Vokaalinvaihettelu_suffiksin_3"/>
      <w:bookmarkStart w:id="333" w:name="_3.3._Vokaalinvaihettelu_suffiksin_4"/>
      <w:bookmarkStart w:id="334" w:name="_3.3._Vokaalinvaihettelu_suffiksin_5"/>
      <w:bookmarkStart w:id="335" w:name="_Vokaaliitten_välistä_siirtyny"/>
      <w:bookmarkStart w:id="336" w:name="_Vokaaliitten_välistä_siirttyyvä"/>
      <w:bookmarkStart w:id="337" w:name="_Toc209168581"/>
      <w:bookmarkStart w:id="338" w:name="_Toc241129222"/>
      <w:bookmarkStart w:id="339" w:name="_Toc311273740"/>
      <w:bookmarkStart w:id="340" w:name="_Toc84997965"/>
      <w:bookmarkStart w:id="341" w:name="_Toc198266833"/>
      <w:bookmarkStart w:id="342" w:name="vokaalinvaihttelu"/>
      <w:bookmarkEnd w:id="329"/>
      <w:bookmarkEnd w:id="330"/>
      <w:bookmarkEnd w:id="331"/>
      <w:bookmarkEnd w:id="332"/>
      <w:bookmarkEnd w:id="333"/>
      <w:bookmarkEnd w:id="334"/>
      <w:bookmarkEnd w:id="335"/>
      <w:bookmarkEnd w:id="336"/>
      <w:r>
        <w:t>Siirtymä-</w:t>
      </w:r>
      <w:r w:rsidR="00532C5B" w:rsidRPr="007D1A78">
        <w:rPr>
          <w:i/>
        </w:rPr>
        <w:t>h</w:t>
      </w:r>
      <w:bookmarkEnd w:id="337"/>
      <w:bookmarkEnd w:id="338"/>
      <w:bookmarkEnd w:id="339"/>
    </w:p>
    <w:p w14:paraId="5638A6F5" w14:textId="7ECCD266" w:rsidR="00532C5B" w:rsidRPr="00A95D68" w:rsidRDefault="00532C5B" w:rsidP="00BD2A19">
      <w:pPr>
        <w:spacing w:before="120" w:after="120"/>
      </w:pPr>
      <w:r w:rsidRPr="00A95D68">
        <w:t xml:space="preserve">Kainun kielessä </w:t>
      </w:r>
      <w:r w:rsidR="000D26A7" w:rsidRPr="00A95D68">
        <w:t>ensialusta</w:t>
      </w:r>
      <w:r w:rsidRPr="00A95D68">
        <w:t xml:space="preserve"> vokaaliitten välissä ollu</w:t>
      </w:r>
      <w:r w:rsidR="000D26A7" w:rsidRPr="00A95D68">
        <w:t xml:space="preserve"> </w:t>
      </w:r>
      <w:r w:rsidR="000D26A7" w:rsidRPr="008617D8">
        <w:rPr>
          <w:i/>
        </w:rPr>
        <w:t>h</w:t>
      </w:r>
      <w:r w:rsidR="00680299" w:rsidRPr="00A95D68">
        <w:t xml:space="preserve"> </w:t>
      </w:r>
      <w:r w:rsidR="008617D8">
        <w:t>siirttyy</w:t>
      </w:r>
      <w:r w:rsidR="00680299" w:rsidRPr="00A95D68">
        <w:t xml:space="preserve"> sanassa taka</w:t>
      </w:r>
      <w:r w:rsidR="000D26A7" w:rsidRPr="00A95D68">
        <w:t>päin.</w:t>
      </w:r>
      <w:r w:rsidR="00A62DBF" w:rsidRPr="00A95D68">
        <w:t xml:space="preserve"> Saatama käskeet tämmöistä </w:t>
      </w:r>
      <w:r w:rsidR="00A62DBF" w:rsidRPr="00BD46CA">
        <w:rPr>
          <w:i/>
        </w:rPr>
        <w:t>h</w:t>
      </w:r>
      <w:r w:rsidR="00A62DBF" w:rsidRPr="00A95D68">
        <w:t xml:space="preserve">:ta </w:t>
      </w:r>
      <w:r w:rsidR="00A84689">
        <w:rPr>
          <w:smallCaps/>
        </w:rPr>
        <w:t>siirtymä-</w:t>
      </w:r>
      <w:r w:rsidR="00A62DBF" w:rsidRPr="00BD46CA">
        <w:rPr>
          <w:i/>
        </w:rPr>
        <w:t>h</w:t>
      </w:r>
      <w:r w:rsidR="00A62DBF" w:rsidRPr="00A95D68">
        <w:rPr>
          <w:b/>
        </w:rPr>
        <w:t>:</w:t>
      </w:r>
      <w:r w:rsidR="00A62DBF" w:rsidRPr="00A95D68">
        <w:t>ksi</w:t>
      </w:r>
      <w:r w:rsidR="0059060A">
        <w:t>.</w:t>
      </w:r>
      <w:r w:rsidR="00A62DBF" w:rsidRPr="00A95D68">
        <w:t xml:space="preserve"> Dialektiissa siinä oon vaihettelluu, </w:t>
      </w:r>
      <w:r w:rsidR="00553A55" w:rsidRPr="00A95D68">
        <w:t xml:space="preserve">kunka kauvas takapäin </w:t>
      </w:r>
      <w:r w:rsidR="00553A55" w:rsidRPr="006C4F30">
        <w:rPr>
          <w:i/>
        </w:rPr>
        <w:t>h</w:t>
      </w:r>
      <w:r w:rsidR="00553A55" w:rsidRPr="00A95D68">
        <w:t xml:space="preserve"> </w:t>
      </w:r>
      <w:r w:rsidR="008617D8">
        <w:t>siirttyy</w:t>
      </w:r>
      <w:r w:rsidR="00553A55" w:rsidRPr="00A95D68">
        <w:t xml:space="preserve">, </w:t>
      </w:r>
      <w:r w:rsidR="00A62DBF" w:rsidRPr="00A95D68">
        <w:t xml:space="preserve">mutta kirjoitamma aina niin, ette se </w:t>
      </w:r>
      <w:r w:rsidR="00164DBC">
        <w:t>siirttyy</w:t>
      </w:r>
      <w:r w:rsidR="00553A55" w:rsidRPr="00A95D68">
        <w:t xml:space="preserve"> tyhä yhđen pykälän.</w:t>
      </w:r>
      <w:r w:rsidR="00FA62A6" w:rsidRPr="00A95D68">
        <w:rPr>
          <w:rStyle w:val="Fotnotereferanse"/>
        </w:rPr>
        <w:footnoteReference w:id="3"/>
      </w:r>
      <w:r w:rsidR="00553A55" w:rsidRPr="00A95D68">
        <w:t xml:space="preserve"> Kattoma eri tap</w:t>
      </w:r>
      <w:r w:rsidR="00EC39D8" w:rsidRPr="00A95D68">
        <w:t>h</w:t>
      </w:r>
      <w:r w:rsidR="004A1F90" w:rsidRPr="00A95D68">
        <w:t>auksii:</w:t>
      </w:r>
    </w:p>
    <w:p w14:paraId="5669EC1B" w14:textId="10629A42" w:rsidR="004A1F90" w:rsidRPr="00A95D68" w:rsidRDefault="00355C1F" w:rsidP="002A40D8">
      <w:pPr>
        <w:pStyle w:val="Listeavsnitt"/>
        <w:numPr>
          <w:ilvl w:val="0"/>
          <w:numId w:val="10"/>
        </w:numPr>
        <w:spacing w:before="120" w:after="120"/>
      </w:pPr>
      <w:r w:rsidRPr="00A95D68">
        <w:t>Nomeniitten i</w:t>
      </w:r>
      <w:r w:rsidR="004A1F90" w:rsidRPr="00A95D68">
        <w:t>llatiivi</w:t>
      </w:r>
      <w:r w:rsidR="000930D6" w:rsidRPr="00A95D68">
        <w:t>ssa</w:t>
      </w:r>
      <w:r w:rsidR="004A1F90" w:rsidRPr="00A95D68">
        <w:t xml:space="preserve"> </w:t>
      </w:r>
      <w:r w:rsidR="004A1F90" w:rsidRPr="00164DBC">
        <w:rPr>
          <w:i/>
        </w:rPr>
        <w:t>VhV</w:t>
      </w:r>
      <w:r w:rsidR="006934E7" w:rsidRPr="00164DBC">
        <w:rPr>
          <w:i/>
        </w:rPr>
        <w:t>n</w:t>
      </w:r>
      <w:r w:rsidR="004A1F90" w:rsidRPr="00A95D68">
        <w:t xml:space="preserve"> &gt; </w:t>
      </w:r>
      <w:r w:rsidR="004A1F90" w:rsidRPr="00164DBC">
        <w:rPr>
          <w:i/>
        </w:rPr>
        <w:t>hVV</w:t>
      </w:r>
      <w:r w:rsidR="006934E7" w:rsidRPr="00164DBC">
        <w:rPr>
          <w:i/>
        </w:rPr>
        <w:t>n</w:t>
      </w:r>
      <w:r w:rsidR="004A1F90" w:rsidRPr="00A95D68">
        <w:t xml:space="preserve">. Esimerkkii: </w:t>
      </w:r>
      <w:r w:rsidR="004A1F90" w:rsidRPr="00164DBC">
        <w:rPr>
          <w:i/>
        </w:rPr>
        <w:t>sauna + hVn &gt; saun</w:t>
      </w:r>
      <w:r w:rsidR="0098090B" w:rsidRPr="0098090B">
        <w:t>/</w:t>
      </w:r>
      <w:r w:rsidR="004A1F90" w:rsidRPr="00164DBC">
        <w:rPr>
          <w:i/>
        </w:rPr>
        <w:t>haan</w:t>
      </w:r>
      <w:r w:rsidR="0075485B" w:rsidRPr="0075485B">
        <w:t>,</w:t>
      </w:r>
      <w:r w:rsidR="004A1F90" w:rsidRPr="00164DBC">
        <w:rPr>
          <w:i/>
        </w:rPr>
        <w:t xml:space="preserve"> </w:t>
      </w:r>
      <w:r w:rsidR="00CD7E92" w:rsidRPr="00164DBC">
        <w:rPr>
          <w:i/>
        </w:rPr>
        <w:t>koivukko + hVn &gt; koivukk</w:t>
      </w:r>
      <w:r w:rsidR="0098090B" w:rsidRPr="0098090B">
        <w:t>/</w:t>
      </w:r>
      <w:r w:rsidR="00CD7E92" w:rsidRPr="00164DBC">
        <w:rPr>
          <w:i/>
        </w:rPr>
        <w:t>hoon</w:t>
      </w:r>
      <w:r w:rsidR="0075485B" w:rsidRPr="0075485B">
        <w:t>,</w:t>
      </w:r>
      <w:r w:rsidR="00CD7E92" w:rsidRPr="00164DBC">
        <w:rPr>
          <w:i/>
        </w:rPr>
        <w:t xml:space="preserve"> </w:t>
      </w:r>
      <w:r w:rsidR="0075485B" w:rsidRPr="0075485B">
        <w:t>(</w:t>
      </w:r>
      <w:r w:rsidR="00CD7E92" w:rsidRPr="00164DBC">
        <w:rPr>
          <w:i/>
        </w:rPr>
        <w:t xml:space="preserve">vares </w:t>
      </w:r>
      <w:r w:rsidR="0075485B" w:rsidRPr="0075485B">
        <w:t>:)</w:t>
      </w:r>
      <w:r w:rsidR="00CD7E92" w:rsidRPr="00164DBC">
        <w:rPr>
          <w:i/>
        </w:rPr>
        <w:t xml:space="preserve"> varekse</w:t>
      </w:r>
      <w:r w:rsidR="00417164" w:rsidRPr="00164DBC">
        <w:rPr>
          <w:i/>
        </w:rPr>
        <w:t>-</w:t>
      </w:r>
      <w:r w:rsidR="00CD7E92" w:rsidRPr="00164DBC">
        <w:rPr>
          <w:i/>
        </w:rPr>
        <w:t xml:space="preserve"> + hVn &gt; vareks</w:t>
      </w:r>
      <w:r w:rsidR="0098090B" w:rsidRPr="0098090B">
        <w:t>/</w:t>
      </w:r>
      <w:r w:rsidR="00CD7E92" w:rsidRPr="00164DBC">
        <w:rPr>
          <w:i/>
        </w:rPr>
        <w:t>heen</w:t>
      </w:r>
      <w:r w:rsidR="0075485B" w:rsidRPr="0075485B">
        <w:t>,</w:t>
      </w:r>
      <w:r w:rsidR="00DD2B04" w:rsidRPr="00164DBC">
        <w:rPr>
          <w:i/>
        </w:rPr>
        <w:t xml:space="preserve"> Alattio + hVn &gt; Alatti</w:t>
      </w:r>
      <w:r w:rsidR="0098090B" w:rsidRPr="0098090B">
        <w:t>/</w:t>
      </w:r>
      <w:r w:rsidR="00DD2B04" w:rsidRPr="00164DBC">
        <w:rPr>
          <w:i/>
        </w:rPr>
        <w:t>hoon</w:t>
      </w:r>
      <w:r w:rsidR="0075485B" w:rsidRPr="0075485B">
        <w:t>,</w:t>
      </w:r>
      <w:r w:rsidR="000930D6" w:rsidRPr="00164DBC">
        <w:rPr>
          <w:i/>
        </w:rPr>
        <w:t xml:space="preserve"> </w:t>
      </w:r>
      <w:r w:rsidR="0075485B" w:rsidRPr="0075485B">
        <w:t>(</w:t>
      </w:r>
      <w:r w:rsidR="000930D6" w:rsidRPr="00164DBC">
        <w:rPr>
          <w:i/>
        </w:rPr>
        <w:t>hevo</w:t>
      </w:r>
      <w:r w:rsidR="001B127A" w:rsidRPr="001B127A">
        <w:t>(</w:t>
      </w:r>
      <w:r w:rsidR="000930D6" w:rsidRPr="00164DBC">
        <w:rPr>
          <w:i/>
        </w:rPr>
        <w:t>i</w:t>
      </w:r>
      <w:r w:rsidR="001B127A" w:rsidRPr="001B127A">
        <w:t>)</w:t>
      </w:r>
      <w:r w:rsidR="000930D6" w:rsidRPr="00164DBC">
        <w:rPr>
          <w:i/>
        </w:rPr>
        <w:t xml:space="preserve">nen </w:t>
      </w:r>
      <w:r w:rsidR="0075485B" w:rsidRPr="0075485B">
        <w:t>:)</w:t>
      </w:r>
      <w:r w:rsidR="000930D6" w:rsidRPr="00164DBC">
        <w:rPr>
          <w:i/>
        </w:rPr>
        <w:t xml:space="preserve"> hevo</w:t>
      </w:r>
      <w:r w:rsidR="0075485B" w:rsidRPr="0075485B">
        <w:t>(</w:t>
      </w:r>
      <w:r w:rsidR="000930D6" w:rsidRPr="00164DBC">
        <w:rPr>
          <w:i/>
        </w:rPr>
        <w:t>i</w:t>
      </w:r>
      <w:r w:rsidR="0075485B" w:rsidRPr="0075485B">
        <w:t>)</w:t>
      </w:r>
      <w:r w:rsidR="000930D6" w:rsidRPr="00164DBC">
        <w:rPr>
          <w:i/>
        </w:rPr>
        <w:t>se- + hVn &gt; hevo</w:t>
      </w:r>
      <w:r w:rsidR="0075485B" w:rsidRPr="0075485B">
        <w:t>(</w:t>
      </w:r>
      <w:r w:rsidR="000930D6" w:rsidRPr="00164DBC">
        <w:rPr>
          <w:i/>
        </w:rPr>
        <w:t>i</w:t>
      </w:r>
      <w:r w:rsidR="0075485B" w:rsidRPr="0075485B">
        <w:t>)</w:t>
      </w:r>
      <w:r w:rsidR="000930D6" w:rsidRPr="00164DBC">
        <w:rPr>
          <w:i/>
        </w:rPr>
        <w:t>s</w:t>
      </w:r>
      <w:r w:rsidR="0098090B" w:rsidRPr="0098090B">
        <w:t>/</w:t>
      </w:r>
      <w:r w:rsidR="000930D6" w:rsidRPr="00164DBC">
        <w:rPr>
          <w:i/>
        </w:rPr>
        <w:t>heen</w:t>
      </w:r>
      <w:r w:rsidR="001B127A" w:rsidRPr="001B127A">
        <w:t>.</w:t>
      </w:r>
    </w:p>
    <w:p w14:paraId="38939F40" w14:textId="4033EEF7" w:rsidR="00CD7E92" w:rsidRPr="00A95D68" w:rsidRDefault="00D92A93" w:rsidP="002A40D8">
      <w:pPr>
        <w:pStyle w:val="Listeavsnitt"/>
        <w:numPr>
          <w:ilvl w:val="0"/>
          <w:numId w:val="10"/>
        </w:numPr>
        <w:spacing w:before="120" w:after="120"/>
      </w:pPr>
      <w:r>
        <w:t>3. inf</w:t>
      </w:r>
      <w:r w:rsidR="00CD7E92" w:rsidRPr="00A95D68">
        <w:t>initiivin illatiivi</w:t>
      </w:r>
      <w:r w:rsidR="00355C1F" w:rsidRPr="00A95D68">
        <w:t>ssa</w:t>
      </w:r>
      <w:r w:rsidR="001C3744" w:rsidRPr="00A95D68">
        <w:t xml:space="preserve"> </w:t>
      </w:r>
      <w:r w:rsidR="001C3744" w:rsidRPr="00164DBC">
        <w:rPr>
          <w:i/>
        </w:rPr>
        <w:t>mA + hVn &gt; mhAAn</w:t>
      </w:r>
      <w:r w:rsidR="001C3744" w:rsidRPr="00A95D68">
        <w:t xml:space="preserve">. Esimerkkii: </w:t>
      </w:r>
      <w:r w:rsidR="0075485B" w:rsidRPr="0075485B">
        <w:t>(</w:t>
      </w:r>
      <w:r w:rsidR="00417164" w:rsidRPr="00164DBC">
        <w:rPr>
          <w:i/>
        </w:rPr>
        <w:t>syö</w:t>
      </w:r>
      <w:r w:rsidR="0098090B" w:rsidRPr="0098090B">
        <w:t>/</w:t>
      </w:r>
      <w:r w:rsidR="00417164" w:rsidRPr="00164DBC">
        <w:rPr>
          <w:i/>
        </w:rPr>
        <w:t>đä</w:t>
      </w:r>
      <w:r w:rsidR="00355C1F" w:rsidRPr="00164DBC">
        <w:rPr>
          <w:i/>
        </w:rPr>
        <w:t xml:space="preserve"> </w:t>
      </w:r>
      <w:r w:rsidR="0075485B" w:rsidRPr="0075485B">
        <w:t>:)</w:t>
      </w:r>
      <w:r w:rsidR="00417164" w:rsidRPr="00164DBC">
        <w:rPr>
          <w:i/>
        </w:rPr>
        <w:t xml:space="preserve"> syö</w:t>
      </w:r>
      <w:r w:rsidR="0098090B" w:rsidRPr="0098090B">
        <w:t>/</w:t>
      </w:r>
      <w:r w:rsidR="00417164" w:rsidRPr="00164DBC">
        <w:rPr>
          <w:i/>
        </w:rPr>
        <w:t>mä- + hVn &gt; syö</w:t>
      </w:r>
      <w:r w:rsidR="0098090B" w:rsidRPr="0098090B">
        <w:t>/</w:t>
      </w:r>
      <w:r w:rsidR="00417164" w:rsidRPr="00164DBC">
        <w:rPr>
          <w:i/>
        </w:rPr>
        <w:t>m</w:t>
      </w:r>
      <w:r w:rsidR="0098090B" w:rsidRPr="0098090B">
        <w:t>/</w:t>
      </w:r>
      <w:r w:rsidR="00417164" w:rsidRPr="00164DBC">
        <w:rPr>
          <w:i/>
        </w:rPr>
        <w:t>hään</w:t>
      </w:r>
      <w:r w:rsidR="0075485B" w:rsidRPr="0075485B">
        <w:t>,</w:t>
      </w:r>
      <w:r w:rsidR="00417164" w:rsidRPr="00164DBC">
        <w:rPr>
          <w:i/>
        </w:rPr>
        <w:t xml:space="preserve"> </w:t>
      </w:r>
      <w:r w:rsidR="0075485B" w:rsidRPr="0075485B">
        <w:t>(</w:t>
      </w:r>
      <w:r w:rsidR="00484FE9" w:rsidRPr="00164DBC">
        <w:rPr>
          <w:i/>
        </w:rPr>
        <w:t>ajja</w:t>
      </w:r>
      <w:r w:rsidR="0098090B" w:rsidRPr="0098090B">
        <w:t>/</w:t>
      </w:r>
      <w:r w:rsidR="00484FE9" w:rsidRPr="00164DBC">
        <w:rPr>
          <w:i/>
        </w:rPr>
        <w:t xml:space="preserve">at </w:t>
      </w:r>
      <w:r w:rsidR="0075485B" w:rsidRPr="0075485B">
        <w:t>:)</w:t>
      </w:r>
      <w:r w:rsidR="00484FE9" w:rsidRPr="00164DBC">
        <w:rPr>
          <w:i/>
        </w:rPr>
        <w:t xml:space="preserve"> aja</w:t>
      </w:r>
      <w:r w:rsidR="0098090B" w:rsidRPr="0098090B">
        <w:t>/</w:t>
      </w:r>
      <w:r w:rsidR="00484FE9" w:rsidRPr="00164DBC">
        <w:rPr>
          <w:i/>
        </w:rPr>
        <w:t>ma</w:t>
      </w:r>
      <w:r w:rsidR="00417164" w:rsidRPr="00164DBC">
        <w:rPr>
          <w:i/>
        </w:rPr>
        <w:t>-</w:t>
      </w:r>
      <w:r w:rsidR="00484FE9" w:rsidRPr="00164DBC">
        <w:rPr>
          <w:i/>
        </w:rPr>
        <w:t xml:space="preserve"> + hVn &gt; aja</w:t>
      </w:r>
      <w:r w:rsidR="0098090B" w:rsidRPr="0098090B">
        <w:t>/</w:t>
      </w:r>
      <w:r w:rsidR="00484FE9" w:rsidRPr="00164DBC">
        <w:rPr>
          <w:i/>
        </w:rPr>
        <w:t>m</w:t>
      </w:r>
      <w:r w:rsidR="0098090B" w:rsidRPr="0098090B">
        <w:t>/</w:t>
      </w:r>
      <w:r w:rsidR="00484FE9" w:rsidRPr="00164DBC">
        <w:rPr>
          <w:i/>
        </w:rPr>
        <w:t>haan</w:t>
      </w:r>
      <w:r w:rsidR="001B127A" w:rsidRPr="001B127A">
        <w:t>,</w:t>
      </w:r>
      <w:r w:rsidR="00417164" w:rsidRPr="00164DBC">
        <w:rPr>
          <w:i/>
        </w:rPr>
        <w:t xml:space="preserve"> </w:t>
      </w:r>
      <w:r w:rsidR="0075485B" w:rsidRPr="0075485B">
        <w:t>(</w:t>
      </w:r>
      <w:r w:rsidR="00417164" w:rsidRPr="00164DBC">
        <w:rPr>
          <w:i/>
        </w:rPr>
        <w:t>räknä</w:t>
      </w:r>
      <w:r w:rsidR="0098090B" w:rsidRPr="0098090B">
        <w:t>/</w:t>
      </w:r>
      <w:r w:rsidR="00417164" w:rsidRPr="00164DBC">
        <w:rPr>
          <w:i/>
        </w:rPr>
        <w:t xml:space="preserve">tä </w:t>
      </w:r>
      <w:r w:rsidR="0075485B" w:rsidRPr="0075485B">
        <w:t>:)</w:t>
      </w:r>
      <w:r w:rsidR="00822119" w:rsidRPr="00164DBC">
        <w:rPr>
          <w:i/>
        </w:rPr>
        <w:t xml:space="preserve"> r</w:t>
      </w:r>
      <w:r w:rsidR="00417164" w:rsidRPr="00164DBC">
        <w:rPr>
          <w:i/>
        </w:rPr>
        <w:t>äknää</w:t>
      </w:r>
      <w:r w:rsidR="0098090B" w:rsidRPr="0098090B">
        <w:t>/</w:t>
      </w:r>
      <w:r w:rsidR="00417164" w:rsidRPr="00164DBC">
        <w:rPr>
          <w:i/>
        </w:rPr>
        <w:t>mä- + hVn &gt; räknää</w:t>
      </w:r>
      <w:r w:rsidR="0098090B" w:rsidRPr="0098090B">
        <w:t>/</w:t>
      </w:r>
      <w:r w:rsidR="00417164" w:rsidRPr="00164DBC">
        <w:rPr>
          <w:i/>
        </w:rPr>
        <w:t>m</w:t>
      </w:r>
      <w:r w:rsidR="0098090B" w:rsidRPr="0098090B">
        <w:t>/</w:t>
      </w:r>
      <w:r w:rsidR="00417164" w:rsidRPr="00164DBC">
        <w:rPr>
          <w:i/>
        </w:rPr>
        <w:t>hään</w:t>
      </w:r>
      <w:r w:rsidR="00417164" w:rsidRPr="00A95D68">
        <w:t>.</w:t>
      </w:r>
    </w:p>
    <w:p w14:paraId="1251331E" w14:textId="36F9AA93" w:rsidR="000734E5" w:rsidRPr="00A95D68" w:rsidRDefault="000734E5" w:rsidP="002A40D8">
      <w:pPr>
        <w:pStyle w:val="Listeavsnitt"/>
        <w:numPr>
          <w:ilvl w:val="0"/>
          <w:numId w:val="10"/>
        </w:numPr>
        <w:spacing w:before="120" w:after="120"/>
      </w:pPr>
      <w:r w:rsidRPr="00164DBC">
        <w:rPr>
          <w:i/>
        </w:rPr>
        <w:t xml:space="preserve">Vs </w:t>
      </w:r>
      <w:r w:rsidR="0075485B" w:rsidRPr="0075485B">
        <w:t>:</w:t>
      </w:r>
      <w:r w:rsidRPr="00164DBC">
        <w:rPr>
          <w:i/>
        </w:rPr>
        <w:t xml:space="preserve"> hVV</w:t>
      </w:r>
      <w:r w:rsidRPr="00A95D68">
        <w:t xml:space="preserve"> -rankaiset nomenit.</w:t>
      </w:r>
      <w:r w:rsidR="00833381" w:rsidRPr="00A95D68">
        <w:t xml:space="preserve"> E</w:t>
      </w:r>
      <w:r w:rsidR="00BE7ECB" w:rsidRPr="00A95D68">
        <w:t>s</w:t>
      </w:r>
      <w:r w:rsidR="00833381" w:rsidRPr="00A95D68">
        <w:t xml:space="preserve">imerkkii: </w:t>
      </w:r>
      <w:r w:rsidR="00833381" w:rsidRPr="00164DBC">
        <w:rPr>
          <w:i/>
        </w:rPr>
        <w:t xml:space="preserve">rikas </w:t>
      </w:r>
      <w:r w:rsidR="0075485B" w:rsidRPr="0075485B">
        <w:t>:</w:t>
      </w:r>
      <w:r w:rsidR="00833381" w:rsidRPr="00164DBC">
        <w:rPr>
          <w:i/>
        </w:rPr>
        <w:t xml:space="preserve"> rikkhaa</w:t>
      </w:r>
      <w:r w:rsidR="0098090B" w:rsidRPr="0098090B">
        <w:t>/</w:t>
      </w:r>
      <w:r w:rsidR="00833381" w:rsidRPr="00164DBC">
        <w:rPr>
          <w:i/>
        </w:rPr>
        <w:t>n</w:t>
      </w:r>
      <w:r w:rsidR="0075485B" w:rsidRPr="0075485B">
        <w:t>,</w:t>
      </w:r>
      <w:r w:rsidR="00833381" w:rsidRPr="00164DBC">
        <w:rPr>
          <w:i/>
        </w:rPr>
        <w:t xml:space="preserve"> </w:t>
      </w:r>
      <w:r w:rsidR="00BE7ECB" w:rsidRPr="00164DBC">
        <w:rPr>
          <w:i/>
        </w:rPr>
        <w:t xml:space="preserve">lammas </w:t>
      </w:r>
      <w:r w:rsidR="0075485B" w:rsidRPr="0075485B">
        <w:t>:</w:t>
      </w:r>
      <w:r w:rsidR="00BE7ECB" w:rsidRPr="00164DBC">
        <w:rPr>
          <w:i/>
        </w:rPr>
        <w:t xml:space="preserve"> lamph</w:t>
      </w:r>
      <w:r w:rsidR="00F429CF" w:rsidRPr="00164DBC">
        <w:rPr>
          <w:i/>
        </w:rPr>
        <w:t>a</w:t>
      </w:r>
      <w:r w:rsidR="00BE7ECB" w:rsidRPr="00164DBC">
        <w:rPr>
          <w:i/>
        </w:rPr>
        <w:t>a</w:t>
      </w:r>
      <w:r w:rsidR="0098090B" w:rsidRPr="0098090B">
        <w:t>/</w:t>
      </w:r>
      <w:r w:rsidR="00BE7ECB" w:rsidRPr="00164DBC">
        <w:rPr>
          <w:i/>
        </w:rPr>
        <w:t>t</w:t>
      </w:r>
      <w:r w:rsidR="0075485B" w:rsidRPr="0075485B">
        <w:t>,</w:t>
      </w:r>
      <w:r w:rsidR="00BE7ECB" w:rsidRPr="00164DBC">
        <w:rPr>
          <w:i/>
        </w:rPr>
        <w:t xml:space="preserve"> </w:t>
      </w:r>
      <w:r w:rsidR="00833381" w:rsidRPr="00164DBC">
        <w:rPr>
          <w:i/>
        </w:rPr>
        <w:t xml:space="preserve">kuningas </w:t>
      </w:r>
      <w:r w:rsidR="00BA1173" w:rsidRPr="00BA1173">
        <w:t>~</w:t>
      </w:r>
      <w:r w:rsidR="00822119" w:rsidRPr="00164DBC">
        <w:rPr>
          <w:i/>
        </w:rPr>
        <w:t xml:space="preserve"> kuninkas </w:t>
      </w:r>
      <w:r w:rsidR="0075485B" w:rsidRPr="0075485B">
        <w:t>:</w:t>
      </w:r>
      <w:r w:rsidR="00833381" w:rsidRPr="00164DBC">
        <w:rPr>
          <w:i/>
        </w:rPr>
        <w:t xml:space="preserve"> kuninkhaa</w:t>
      </w:r>
      <w:r w:rsidR="0098090B" w:rsidRPr="0098090B">
        <w:t>/</w:t>
      </w:r>
      <w:r w:rsidR="00833381" w:rsidRPr="00164DBC">
        <w:rPr>
          <w:i/>
        </w:rPr>
        <w:t>n</w:t>
      </w:r>
      <w:r w:rsidR="00833381" w:rsidRPr="00A95D68">
        <w:t>.</w:t>
      </w:r>
    </w:p>
    <w:p w14:paraId="5022C9B5" w14:textId="47837642" w:rsidR="006B1911" w:rsidRPr="00A95D68" w:rsidRDefault="006B1911" w:rsidP="002A40D8">
      <w:pPr>
        <w:pStyle w:val="Listeavsnitt"/>
        <w:numPr>
          <w:ilvl w:val="0"/>
          <w:numId w:val="10"/>
        </w:numPr>
        <w:spacing w:before="120" w:after="120"/>
      </w:pPr>
      <w:r w:rsidRPr="00164DBC">
        <w:rPr>
          <w:i/>
        </w:rPr>
        <w:t>e</w:t>
      </w:r>
      <w:r w:rsidR="0075485B" w:rsidRPr="0075485B">
        <w:t>(</w:t>
      </w:r>
      <w:r w:rsidRPr="00164DBC">
        <w:rPr>
          <w:i/>
        </w:rPr>
        <w:t>t</w:t>
      </w:r>
      <w:r w:rsidR="0075485B" w:rsidRPr="0075485B">
        <w:t>)</w:t>
      </w:r>
      <w:r w:rsidRPr="00164DBC">
        <w:rPr>
          <w:i/>
        </w:rPr>
        <w:t xml:space="preserve"> </w:t>
      </w:r>
      <w:r w:rsidR="0075485B" w:rsidRPr="0075485B">
        <w:t>:</w:t>
      </w:r>
      <w:r w:rsidRPr="00164DBC">
        <w:rPr>
          <w:i/>
        </w:rPr>
        <w:t xml:space="preserve"> hee</w:t>
      </w:r>
      <w:r w:rsidRPr="00A95D68">
        <w:t xml:space="preserve"> -nomenit. Esimerkkii: </w:t>
      </w:r>
      <w:r w:rsidRPr="00164DBC">
        <w:rPr>
          <w:i/>
        </w:rPr>
        <w:t>vene</w:t>
      </w:r>
      <w:r w:rsidR="0075485B" w:rsidRPr="0075485B">
        <w:t>(</w:t>
      </w:r>
      <w:r w:rsidRPr="00164DBC">
        <w:rPr>
          <w:i/>
        </w:rPr>
        <w:t>t</w:t>
      </w:r>
      <w:r w:rsidR="0075485B" w:rsidRPr="0075485B">
        <w:t>)</w:t>
      </w:r>
      <w:r w:rsidRPr="00164DBC">
        <w:rPr>
          <w:i/>
        </w:rPr>
        <w:t xml:space="preserve"> </w:t>
      </w:r>
      <w:r w:rsidR="0075485B" w:rsidRPr="0075485B">
        <w:t>:</w:t>
      </w:r>
      <w:r w:rsidRPr="00164DBC">
        <w:rPr>
          <w:i/>
        </w:rPr>
        <w:t xml:space="preserve"> venhee</w:t>
      </w:r>
      <w:r w:rsidR="0098090B" w:rsidRPr="0098090B">
        <w:t>/</w:t>
      </w:r>
      <w:r w:rsidRPr="00164DBC">
        <w:rPr>
          <w:i/>
        </w:rPr>
        <w:t>t</w:t>
      </w:r>
      <w:r w:rsidR="0075485B" w:rsidRPr="0075485B">
        <w:t>,</w:t>
      </w:r>
      <w:r w:rsidRPr="00164DBC">
        <w:rPr>
          <w:i/>
        </w:rPr>
        <w:t xml:space="preserve"> liike</w:t>
      </w:r>
      <w:r w:rsidR="0075485B" w:rsidRPr="0075485B">
        <w:t>(</w:t>
      </w:r>
      <w:r w:rsidRPr="00164DBC">
        <w:rPr>
          <w:i/>
        </w:rPr>
        <w:t>t</w:t>
      </w:r>
      <w:r w:rsidR="0075485B" w:rsidRPr="0075485B">
        <w:t>)</w:t>
      </w:r>
      <w:r w:rsidRPr="00164DBC">
        <w:rPr>
          <w:i/>
        </w:rPr>
        <w:t xml:space="preserve"> </w:t>
      </w:r>
      <w:r w:rsidR="0075485B" w:rsidRPr="0075485B">
        <w:t>:</w:t>
      </w:r>
      <w:r w:rsidRPr="00164DBC">
        <w:rPr>
          <w:i/>
        </w:rPr>
        <w:t xml:space="preserve"> liikkhee</w:t>
      </w:r>
      <w:r w:rsidR="0098090B" w:rsidRPr="0098090B">
        <w:t>/</w:t>
      </w:r>
      <w:r w:rsidRPr="00164DBC">
        <w:rPr>
          <w:i/>
        </w:rPr>
        <w:t>t</w:t>
      </w:r>
      <w:r w:rsidR="0075485B" w:rsidRPr="0075485B">
        <w:t>,</w:t>
      </w:r>
      <w:r w:rsidR="00AD28D1" w:rsidRPr="00164DBC">
        <w:rPr>
          <w:i/>
        </w:rPr>
        <w:t xml:space="preserve"> vastale</w:t>
      </w:r>
      <w:r w:rsidR="0075485B" w:rsidRPr="0075485B">
        <w:t>(</w:t>
      </w:r>
      <w:r w:rsidR="00AD28D1" w:rsidRPr="00164DBC">
        <w:rPr>
          <w:i/>
        </w:rPr>
        <w:t>t</w:t>
      </w:r>
      <w:r w:rsidR="0075485B" w:rsidRPr="0075485B">
        <w:t>)</w:t>
      </w:r>
      <w:r w:rsidR="00AD28D1" w:rsidRPr="00164DBC">
        <w:rPr>
          <w:i/>
        </w:rPr>
        <w:t xml:space="preserve"> </w:t>
      </w:r>
      <w:r w:rsidR="0075485B" w:rsidRPr="0075485B">
        <w:t>:</w:t>
      </w:r>
      <w:r w:rsidR="00AD28D1" w:rsidRPr="00164DBC">
        <w:rPr>
          <w:i/>
        </w:rPr>
        <w:t xml:space="preserve"> vastalhee</w:t>
      </w:r>
      <w:r w:rsidR="0098090B" w:rsidRPr="0098090B">
        <w:t>/</w:t>
      </w:r>
      <w:r w:rsidR="00AD28D1" w:rsidRPr="00164DBC">
        <w:rPr>
          <w:i/>
        </w:rPr>
        <w:t>t</w:t>
      </w:r>
      <w:r w:rsidR="001B127A" w:rsidRPr="001B127A">
        <w:t>.</w:t>
      </w:r>
    </w:p>
    <w:p w14:paraId="33812962" w14:textId="1A64AC59" w:rsidR="00F904D4" w:rsidRDefault="00C0203C" w:rsidP="002A40D8">
      <w:pPr>
        <w:pStyle w:val="Listeavsnitt"/>
        <w:numPr>
          <w:ilvl w:val="0"/>
          <w:numId w:val="10"/>
        </w:numPr>
        <w:spacing w:before="120" w:after="120"/>
      </w:pPr>
      <w:r w:rsidRPr="00A95D68">
        <w:t>Joukko n</w:t>
      </w:r>
      <w:r w:rsidR="00355C1F" w:rsidRPr="00A95D68">
        <w:t>o</w:t>
      </w:r>
      <w:r w:rsidRPr="00A95D68">
        <w:t>meniita, mikkä</w:t>
      </w:r>
      <w:r w:rsidR="00491195">
        <w:t xml:space="preserve"> oon </w:t>
      </w:r>
      <w:r w:rsidRPr="00A95D68">
        <w:t xml:space="preserve">deriveerattu </w:t>
      </w:r>
      <w:r w:rsidR="00A0365A" w:rsidRPr="00164DBC">
        <w:rPr>
          <w:i/>
        </w:rPr>
        <w:t>h</w:t>
      </w:r>
      <w:r w:rsidRPr="00164DBC">
        <w:rPr>
          <w:i/>
        </w:rPr>
        <w:t>inen</w:t>
      </w:r>
      <w:r w:rsidR="00A0365A" w:rsidRPr="00A95D68">
        <w:t xml:space="preserve">-suffiksilla. Esimerkkii: </w:t>
      </w:r>
      <w:r w:rsidR="00A0365A" w:rsidRPr="00164DBC">
        <w:rPr>
          <w:i/>
        </w:rPr>
        <w:t>jokhainen</w:t>
      </w:r>
      <w:r w:rsidR="0075485B" w:rsidRPr="0075485B">
        <w:t>,</w:t>
      </w:r>
      <w:r w:rsidR="00A0365A" w:rsidRPr="00164DBC">
        <w:rPr>
          <w:i/>
        </w:rPr>
        <w:t xml:space="preserve"> ikhäinen</w:t>
      </w:r>
      <w:r w:rsidR="0075485B" w:rsidRPr="0075485B">
        <w:t>,</w:t>
      </w:r>
      <w:r w:rsidR="00A0365A" w:rsidRPr="00164DBC">
        <w:rPr>
          <w:i/>
        </w:rPr>
        <w:t xml:space="preserve"> joukhainen</w:t>
      </w:r>
      <w:r w:rsidR="0075485B" w:rsidRPr="0075485B">
        <w:t>,</w:t>
      </w:r>
      <w:r w:rsidR="00A0365A" w:rsidRPr="00164DBC">
        <w:rPr>
          <w:i/>
        </w:rPr>
        <w:t xml:space="preserve"> </w:t>
      </w:r>
      <w:r w:rsidR="009C5FC6" w:rsidRPr="00164DBC">
        <w:rPr>
          <w:i/>
        </w:rPr>
        <w:t>alhainen</w:t>
      </w:r>
      <w:r w:rsidR="0075485B" w:rsidRPr="0075485B">
        <w:t>,</w:t>
      </w:r>
      <w:r w:rsidR="009C5FC6" w:rsidRPr="00164DBC">
        <w:rPr>
          <w:i/>
        </w:rPr>
        <w:t xml:space="preserve"> munhainen</w:t>
      </w:r>
      <w:r w:rsidR="0075485B" w:rsidRPr="0075485B">
        <w:t>,</w:t>
      </w:r>
      <w:r w:rsidR="009C5FC6" w:rsidRPr="00164DBC">
        <w:rPr>
          <w:i/>
        </w:rPr>
        <w:t xml:space="preserve"> </w:t>
      </w:r>
      <w:r w:rsidR="00D467B5" w:rsidRPr="00164DBC">
        <w:rPr>
          <w:i/>
        </w:rPr>
        <w:t>muurhainen</w:t>
      </w:r>
      <w:r w:rsidR="0075485B" w:rsidRPr="0075485B">
        <w:t>,</w:t>
      </w:r>
      <w:r w:rsidR="00D467B5" w:rsidRPr="00164DBC">
        <w:rPr>
          <w:i/>
        </w:rPr>
        <w:t xml:space="preserve"> </w:t>
      </w:r>
      <w:r w:rsidR="00CC6E16">
        <w:rPr>
          <w:i/>
        </w:rPr>
        <w:t>me</w:t>
      </w:r>
      <w:r w:rsidR="00A0365A" w:rsidRPr="00164DBC">
        <w:rPr>
          <w:i/>
        </w:rPr>
        <w:t>lkheinen</w:t>
      </w:r>
      <w:r w:rsidR="0075485B" w:rsidRPr="0075485B">
        <w:t>,</w:t>
      </w:r>
      <w:r w:rsidR="00E1416C" w:rsidRPr="00164DBC">
        <w:rPr>
          <w:i/>
        </w:rPr>
        <w:t xml:space="preserve"> yhtheinen</w:t>
      </w:r>
      <w:r w:rsidR="0075485B" w:rsidRPr="0075485B">
        <w:t>,</w:t>
      </w:r>
      <w:r w:rsidR="00E1416C" w:rsidRPr="00164DBC">
        <w:rPr>
          <w:i/>
        </w:rPr>
        <w:t xml:space="preserve"> ylheinen</w:t>
      </w:r>
      <w:r w:rsidR="0075485B" w:rsidRPr="0075485B">
        <w:t>,</w:t>
      </w:r>
      <w:r w:rsidR="00A0365A" w:rsidRPr="00164DBC">
        <w:rPr>
          <w:i/>
        </w:rPr>
        <w:t xml:space="preserve"> mielhuinen</w:t>
      </w:r>
    </w:p>
    <w:p w14:paraId="7A8A2569" w14:textId="37FB01CF" w:rsidR="00532C5B" w:rsidRPr="00A95D68" w:rsidRDefault="00960A34" w:rsidP="00BD2A19">
      <w:pPr>
        <w:spacing w:before="120" w:after="120"/>
      </w:pPr>
      <w:r>
        <w:t>Näjemä ette</w:t>
      </w:r>
      <w:r w:rsidR="00480BC4" w:rsidRPr="00A95D68">
        <w:t xml:space="preserve"> tämä </w:t>
      </w:r>
      <w:r w:rsidR="00480BC4" w:rsidRPr="00A56729">
        <w:rPr>
          <w:i/>
        </w:rPr>
        <w:t>h</w:t>
      </w:r>
      <w:r w:rsidR="00480BC4" w:rsidRPr="00A95D68">
        <w:t>:n siirtymä muuttaa morfeemiitten rajjoi niin, ette rangan vokaali saattaaki jouttuu</w:t>
      </w:r>
      <w:r w:rsidR="002A44D3" w:rsidRPr="00A95D68">
        <w:t>t</w:t>
      </w:r>
      <w:r w:rsidR="00480BC4" w:rsidRPr="00A95D68">
        <w:t xml:space="preserve"> suffiksin sisäle</w:t>
      </w:r>
      <w:r w:rsidR="002A44D3" w:rsidRPr="00A95D68">
        <w:t>. Niin käy esimerkiksi illatiivissa.</w:t>
      </w:r>
    </w:p>
    <w:p w14:paraId="20CA26AE" w14:textId="77777777" w:rsidR="00B30251" w:rsidRPr="00A95D68" w:rsidRDefault="00B30251" w:rsidP="00BD2A19">
      <w:pPr>
        <w:pStyle w:val="Overskrift3"/>
      </w:pPr>
      <w:bookmarkStart w:id="343" w:name="_Vokaalinvaihettelu_suffiksin_i:n"/>
      <w:bookmarkStart w:id="344" w:name="_Vokaalinvaihettelu_suffiksin_i:n_1"/>
      <w:bookmarkStart w:id="345" w:name="_Vokaalinvaihettelu_suffiksin_i:n_2"/>
      <w:bookmarkStart w:id="346" w:name="_Vokaalinvaihettelu_suffiksin_i:n_3"/>
      <w:bookmarkStart w:id="347" w:name="_Toc209168582"/>
      <w:bookmarkStart w:id="348" w:name="_Toc241129223"/>
      <w:bookmarkStart w:id="349" w:name="_Toc311273741"/>
      <w:bookmarkEnd w:id="343"/>
      <w:bookmarkEnd w:id="344"/>
      <w:bookmarkEnd w:id="345"/>
      <w:bookmarkEnd w:id="346"/>
      <w:r w:rsidRPr="00A95D68">
        <w:t xml:space="preserve">Vokaalinvaihettelu suffiksin </w:t>
      </w:r>
      <w:r w:rsidRPr="00CF57E2">
        <w:rPr>
          <w:i/>
        </w:rPr>
        <w:t>i</w:t>
      </w:r>
      <w:r w:rsidRPr="00A95D68">
        <w:t>:n eđelä</w:t>
      </w:r>
      <w:bookmarkEnd w:id="340"/>
      <w:bookmarkEnd w:id="341"/>
      <w:bookmarkEnd w:id="347"/>
      <w:bookmarkEnd w:id="348"/>
      <w:bookmarkEnd w:id="349"/>
    </w:p>
    <w:bookmarkEnd w:id="342"/>
    <w:p w14:paraId="063AACAB" w14:textId="20327CD2" w:rsidR="00B30251" w:rsidRPr="00A95D68" w:rsidRDefault="00B30251" w:rsidP="00BD2A19">
      <w:pPr>
        <w:pStyle w:val="Brdtekst"/>
        <w:spacing w:before="120"/>
      </w:pPr>
      <w:r w:rsidRPr="00A95D68">
        <w:t xml:space="preserve">Kainun kielessä oon muutama suffiksi, missä suffiksi oon </w:t>
      </w:r>
      <w:r w:rsidRPr="00CF57E2">
        <w:rPr>
          <w:i/>
        </w:rPr>
        <w:t>i</w:t>
      </w:r>
      <w:r w:rsidRPr="00A95D68">
        <w:t xml:space="preserve"> eli se alkkaa </w:t>
      </w:r>
      <w:r w:rsidRPr="00CF57E2">
        <w:rPr>
          <w:i/>
        </w:rPr>
        <w:t>i</w:t>
      </w:r>
      <w:r w:rsidR="0075485B" w:rsidRPr="0075485B">
        <w:t>:</w:t>
      </w:r>
      <w:r w:rsidRPr="00A95D68">
        <w:t xml:space="preserve">lä. Semmoisten suffiksiitten eđelä oon ushein vaihettelluu rangan loppuvokaalissa. Tärkkeimät semmoiset suffiksit oon </w:t>
      </w:r>
      <w:r w:rsidRPr="00ED281E">
        <w:rPr>
          <w:smallCaps/>
        </w:rPr>
        <w:t>pluraalin</w:t>
      </w:r>
      <w:r w:rsidRPr="00A95D68">
        <w:t xml:space="preserve"> </w:t>
      </w:r>
      <w:r w:rsidRPr="004B3219">
        <w:rPr>
          <w:i/>
        </w:rPr>
        <w:t>i</w:t>
      </w:r>
      <w:r w:rsidRPr="00A95D68">
        <w:t xml:space="preserve"> ja </w:t>
      </w:r>
      <w:r w:rsidRPr="00ED281E">
        <w:rPr>
          <w:smallCaps/>
        </w:rPr>
        <w:t>preteritin</w:t>
      </w:r>
      <w:r w:rsidRPr="00A95D68">
        <w:t xml:space="preserve"> </w:t>
      </w:r>
      <w:r w:rsidRPr="004B3219">
        <w:rPr>
          <w:i/>
        </w:rPr>
        <w:t>i</w:t>
      </w:r>
      <w:r w:rsidRPr="00A95D68">
        <w:t>. Kattoma tässä, mihin</w:t>
      </w:r>
      <w:r w:rsidR="00982B86" w:rsidRPr="00A95D68">
        <w:t xml:space="preserve"> laihi</w:t>
      </w:r>
      <w:r w:rsidR="004B3219">
        <w:t>i</w:t>
      </w:r>
      <w:r w:rsidR="00982B86" w:rsidRPr="00A95D68">
        <w:t>n</w:t>
      </w:r>
      <w:r w:rsidRPr="00A95D68">
        <w:t xml:space="preserve"> rangan loppuvokaali vaihettellee näitten eđelä.</w:t>
      </w:r>
    </w:p>
    <w:p w14:paraId="13FECC3A" w14:textId="2FF930D1" w:rsidR="00B30251" w:rsidRPr="00A95D68" w:rsidRDefault="00B30251" w:rsidP="00811C52">
      <w:pPr>
        <w:pStyle w:val="Undertittel"/>
      </w:pPr>
      <w:bookmarkStart w:id="350" w:name="_Toc84997966"/>
      <w:bookmarkStart w:id="351" w:name="_Toc198266834"/>
      <w:bookmarkStart w:id="352" w:name="_Toc209168583"/>
      <w:bookmarkStart w:id="353" w:name="_Toc311273742"/>
      <w:r w:rsidRPr="00A95D68">
        <w:t>Tabeli</w:t>
      </w:r>
      <w:r w:rsidR="00787065">
        <w:t xml:space="preserve"> 12</w:t>
      </w:r>
      <w:r w:rsidRPr="00A95D68">
        <w:t xml:space="preserve">: </w:t>
      </w:r>
      <w:bookmarkStart w:id="354" w:name="Vokaalinvaihettelu"/>
      <w:bookmarkEnd w:id="354"/>
      <w:r w:rsidRPr="00A95D68">
        <w:t xml:space="preserve">Vokaalinvaihettelu pluraalin </w:t>
      </w:r>
      <w:r w:rsidRPr="00596E58">
        <w:rPr>
          <w:i/>
        </w:rPr>
        <w:t>i</w:t>
      </w:r>
      <w:r w:rsidRPr="00A95D68">
        <w:t xml:space="preserve">:n ja preteritin </w:t>
      </w:r>
      <w:r w:rsidRPr="00596E58">
        <w:rPr>
          <w:i/>
        </w:rPr>
        <w:t>i</w:t>
      </w:r>
      <w:r w:rsidRPr="00A95D68">
        <w:t>:n eđelä</w:t>
      </w:r>
      <w:bookmarkEnd w:id="350"/>
      <w:bookmarkEnd w:id="351"/>
      <w:bookmarkEnd w:id="352"/>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29"/>
        <w:gridCol w:w="2552"/>
        <w:gridCol w:w="2541"/>
      </w:tblGrid>
      <w:tr w:rsidR="00C22F45" w:rsidRPr="00014976" w14:paraId="472B1B7F" w14:textId="77777777" w:rsidTr="00014976">
        <w:tc>
          <w:tcPr>
            <w:tcW w:w="0" w:type="auto"/>
          </w:tcPr>
          <w:p w14:paraId="237A209E" w14:textId="77777777" w:rsidR="00C22F45" w:rsidRPr="00014976" w:rsidRDefault="00C22F45" w:rsidP="00014976">
            <w:pPr>
              <w:spacing w:before="20" w:after="20"/>
            </w:pPr>
            <w:bookmarkStart w:id="355" w:name="Pitkävokaalisetrangati"/>
            <w:bookmarkEnd w:id="355"/>
            <w:r w:rsidRPr="00014976">
              <w:t>Rangan loppuvokaali</w:t>
            </w:r>
          </w:p>
        </w:tc>
        <w:tc>
          <w:tcPr>
            <w:tcW w:w="0" w:type="auto"/>
          </w:tcPr>
          <w:p w14:paraId="1F421BC7" w14:textId="20B678B0" w:rsidR="00C22F45" w:rsidRPr="00014976" w:rsidRDefault="00C22F45" w:rsidP="00014976">
            <w:pPr>
              <w:spacing w:before="20" w:after="20"/>
            </w:pPr>
            <w:r w:rsidRPr="00014976">
              <w:t xml:space="preserve">Pluraalin </w:t>
            </w:r>
            <w:r w:rsidRPr="00014976">
              <w:rPr>
                <w:i/>
              </w:rPr>
              <w:t>i</w:t>
            </w:r>
            <w:r w:rsidRPr="00014976">
              <w:t xml:space="preserve"> </w:t>
            </w:r>
            <w:r w:rsidR="0075485B">
              <w:t>(</w:t>
            </w:r>
            <w:r w:rsidRPr="00014976">
              <w:t xml:space="preserve">sg.nom. : </w:t>
            </w:r>
            <w:r w:rsidR="00FF1F23" w:rsidRPr="00014976">
              <w:t>[</w:t>
            </w:r>
            <w:r w:rsidR="00EF0A77" w:rsidRPr="00014976">
              <w:t>sg.essiivi :</w:t>
            </w:r>
            <w:r w:rsidR="00FF1F23" w:rsidRPr="00014976">
              <w:t>]</w:t>
            </w:r>
            <w:r w:rsidRPr="00014976">
              <w:t xml:space="preserve"> pl.</w:t>
            </w:r>
            <w:r w:rsidR="00EF0A77" w:rsidRPr="00014976">
              <w:t>essiivi)</w:t>
            </w:r>
          </w:p>
        </w:tc>
        <w:tc>
          <w:tcPr>
            <w:tcW w:w="0" w:type="auto"/>
          </w:tcPr>
          <w:p w14:paraId="4630549E" w14:textId="20909CEF" w:rsidR="00C22F45" w:rsidRPr="00014976" w:rsidRDefault="00C22F45" w:rsidP="00014976">
            <w:pPr>
              <w:spacing w:before="20" w:after="20"/>
            </w:pPr>
            <w:r w:rsidRPr="00014976">
              <w:t xml:space="preserve">Preteritin </w:t>
            </w:r>
            <w:r w:rsidRPr="00014976">
              <w:rPr>
                <w:i/>
              </w:rPr>
              <w:t>i</w:t>
            </w:r>
            <w:r w:rsidRPr="00014976">
              <w:t xml:space="preserve"> </w:t>
            </w:r>
            <w:r w:rsidR="0075485B">
              <w:t>(</w:t>
            </w:r>
            <w:r w:rsidRPr="00014976">
              <w:t xml:space="preserve">1.inf : </w:t>
            </w:r>
            <w:r w:rsidR="00135A61">
              <w:t>[prees.</w:t>
            </w:r>
            <w:r w:rsidR="001337F6">
              <w:t>sg3</w:t>
            </w:r>
            <w:r w:rsidR="00135A61">
              <w:t xml:space="preserve"> :]</w:t>
            </w:r>
            <w:r w:rsidRPr="00014976">
              <w:t xml:space="preserve"> pret.</w:t>
            </w:r>
            <w:r w:rsidR="001337F6">
              <w:t>sg3</w:t>
            </w:r>
            <w:r w:rsidR="009822AE">
              <w:t>)</w:t>
            </w:r>
          </w:p>
        </w:tc>
      </w:tr>
      <w:tr w:rsidR="00C22F45" w:rsidRPr="00014976" w14:paraId="5F7092B8" w14:textId="77777777" w:rsidTr="00014976">
        <w:tc>
          <w:tcPr>
            <w:tcW w:w="0" w:type="auto"/>
          </w:tcPr>
          <w:p w14:paraId="5BCAB8C4" w14:textId="27349240" w:rsidR="00C22F45" w:rsidRPr="00014976" w:rsidRDefault="00C22F45" w:rsidP="00014976">
            <w:pPr>
              <w:spacing w:before="20" w:after="20"/>
            </w:pPr>
            <w:r w:rsidRPr="00014976">
              <w:t>1</w:t>
            </w:r>
            <w:r w:rsidRPr="00A736DA">
              <w:rPr>
                <w:i/>
              </w:rPr>
              <w:t xml:space="preserve"> V</w:t>
            </w:r>
            <w:r w:rsidR="00A929B7" w:rsidRPr="00A929B7">
              <w:rPr>
                <w:vertAlign w:val="subscript"/>
              </w:rPr>
              <w:t>1</w:t>
            </w:r>
            <w:r w:rsidRPr="00A736DA">
              <w:rPr>
                <w:i/>
              </w:rPr>
              <w:t>V</w:t>
            </w:r>
            <w:r w:rsidR="00A929B7" w:rsidRPr="00A929B7">
              <w:rPr>
                <w:vertAlign w:val="subscript"/>
              </w:rPr>
              <w:t>1</w:t>
            </w:r>
            <w:r w:rsidRPr="00A736DA">
              <w:rPr>
                <w:i/>
              </w:rPr>
              <w:t xml:space="preserve"> + i &gt; V</w:t>
            </w:r>
            <w:r w:rsidR="00A929B7" w:rsidRPr="00A929B7">
              <w:rPr>
                <w:vertAlign w:val="subscript"/>
              </w:rPr>
              <w:t>1</w:t>
            </w:r>
            <w:r w:rsidRPr="00A736DA">
              <w:rPr>
                <w:i/>
              </w:rPr>
              <w:t>i</w:t>
            </w:r>
          </w:p>
        </w:tc>
        <w:tc>
          <w:tcPr>
            <w:tcW w:w="0" w:type="auto"/>
          </w:tcPr>
          <w:p w14:paraId="0B1F2B0C" w14:textId="39F43AE6" w:rsidR="00C22F45" w:rsidRPr="00014976" w:rsidRDefault="00C22F45" w:rsidP="00014976">
            <w:pPr>
              <w:spacing w:before="20" w:after="20"/>
            </w:pPr>
            <w:r w:rsidRPr="00014976">
              <w:t>pää :</w:t>
            </w:r>
            <w:r w:rsidR="000A4B27">
              <w:t xml:space="preserve"> </w:t>
            </w:r>
            <w:r w:rsidR="00FF1F23" w:rsidRPr="00014976">
              <w:t>pä/i/nä</w:t>
            </w:r>
          </w:p>
          <w:p w14:paraId="45C317CB" w14:textId="57DF7311" w:rsidR="00C22F45" w:rsidRPr="00014976" w:rsidRDefault="00C22F45" w:rsidP="00014976">
            <w:pPr>
              <w:spacing w:before="20" w:after="20"/>
            </w:pPr>
            <w:r w:rsidRPr="00014976">
              <w:t>korkkee : korkke/i/</w:t>
            </w:r>
            <w:r w:rsidR="00FF1F23" w:rsidRPr="00014976">
              <w:t>na</w:t>
            </w:r>
          </w:p>
        </w:tc>
        <w:tc>
          <w:tcPr>
            <w:tcW w:w="0" w:type="auto"/>
          </w:tcPr>
          <w:p w14:paraId="68749592" w14:textId="4235F2C6" w:rsidR="00C22F45" w:rsidRPr="00014976" w:rsidRDefault="00C22F45" w:rsidP="00014976">
            <w:pPr>
              <w:spacing w:before="20" w:after="20"/>
            </w:pPr>
            <w:r w:rsidRPr="00014976">
              <w:t>saa/</w:t>
            </w:r>
            <w:r w:rsidR="004B3219">
              <w:t>đ</w:t>
            </w:r>
            <w:r w:rsidRPr="00014976">
              <w:t>a</w:t>
            </w:r>
            <w:r w:rsidR="004B3219">
              <w:t xml:space="preserve"> ~ saa/ha</w:t>
            </w:r>
            <w:r w:rsidRPr="00014976">
              <w:t xml:space="preserve"> : sa/i</w:t>
            </w:r>
          </w:p>
          <w:p w14:paraId="5B9ADF2C" w14:textId="4F281677" w:rsidR="00C22F45" w:rsidRPr="00014976" w:rsidRDefault="00C22F45" w:rsidP="00014976">
            <w:pPr>
              <w:spacing w:before="20" w:after="20"/>
            </w:pPr>
            <w:r w:rsidRPr="00014976">
              <w:t>jää/</w:t>
            </w:r>
            <w:r w:rsidR="004B3219">
              <w:t>đ</w:t>
            </w:r>
            <w:r w:rsidRPr="00014976">
              <w:t xml:space="preserve">ä </w:t>
            </w:r>
            <w:r w:rsidR="004B3219">
              <w:t xml:space="preserve">~ jää/hä </w:t>
            </w:r>
            <w:r w:rsidRPr="00014976">
              <w:t>: jä/i</w:t>
            </w:r>
          </w:p>
        </w:tc>
      </w:tr>
      <w:tr w:rsidR="00C22F45" w:rsidRPr="00014976" w14:paraId="6AB44043" w14:textId="77777777" w:rsidTr="00014976">
        <w:tc>
          <w:tcPr>
            <w:tcW w:w="0" w:type="auto"/>
          </w:tcPr>
          <w:p w14:paraId="7CB980B8" w14:textId="4F6B39A9" w:rsidR="00C22F45" w:rsidRPr="00014976" w:rsidRDefault="00C22F45" w:rsidP="00014976">
            <w:pPr>
              <w:spacing w:before="20" w:after="20"/>
            </w:pPr>
            <w:r w:rsidRPr="00014976">
              <w:t>2</w:t>
            </w:r>
            <w:r w:rsidRPr="00A736DA">
              <w:rPr>
                <w:i/>
              </w:rPr>
              <w:t xml:space="preserve"> V</w:t>
            </w:r>
            <w:r w:rsidR="00A929B7" w:rsidRPr="00A929B7">
              <w:rPr>
                <w:vertAlign w:val="subscript"/>
              </w:rPr>
              <w:t>1</w:t>
            </w:r>
            <w:r w:rsidRPr="00A736DA">
              <w:rPr>
                <w:i/>
              </w:rPr>
              <w:t>V</w:t>
            </w:r>
            <w:r w:rsidR="00A929B7" w:rsidRPr="00A929B7">
              <w:rPr>
                <w:vertAlign w:val="subscript"/>
              </w:rPr>
              <w:t>2</w:t>
            </w:r>
            <w:r w:rsidRPr="00A736DA">
              <w:rPr>
                <w:i/>
              </w:rPr>
              <w:t xml:space="preserve"> + i &gt; V</w:t>
            </w:r>
            <w:r w:rsidR="00A929B7" w:rsidRPr="00A929B7">
              <w:rPr>
                <w:vertAlign w:val="subscript"/>
              </w:rPr>
              <w:t>2</w:t>
            </w:r>
            <w:r w:rsidRPr="00A736DA">
              <w:rPr>
                <w:i/>
              </w:rPr>
              <w:t>i</w:t>
            </w:r>
          </w:p>
        </w:tc>
        <w:tc>
          <w:tcPr>
            <w:tcW w:w="0" w:type="auto"/>
          </w:tcPr>
          <w:p w14:paraId="0C58D734" w14:textId="7E1E8D3B" w:rsidR="00C22F45" w:rsidRPr="00014976" w:rsidRDefault="00C22F45" w:rsidP="00014976">
            <w:pPr>
              <w:spacing w:before="20" w:after="20"/>
            </w:pPr>
            <w:r w:rsidRPr="00014976">
              <w:t>tie : te/i/</w:t>
            </w:r>
            <w:r w:rsidR="00FF1F23" w:rsidRPr="00014976">
              <w:t>nä</w:t>
            </w:r>
          </w:p>
          <w:p w14:paraId="738C17EA" w14:textId="3DFE5318" w:rsidR="00EA4F72" w:rsidRPr="00014976" w:rsidRDefault="00FF1F23" w:rsidP="00014976">
            <w:pPr>
              <w:spacing w:before="20" w:after="20"/>
            </w:pPr>
            <w:r w:rsidRPr="00014976">
              <w:t>työ : tö/i/nä</w:t>
            </w:r>
          </w:p>
        </w:tc>
        <w:tc>
          <w:tcPr>
            <w:tcW w:w="0" w:type="auto"/>
          </w:tcPr>
          <w:p w14:paraId="01AE637B" w14:textId="77BE15FA" w:rsidR="00C22F45" w:rsidRPr="00014976" w:rsidRDefault="00EA4F72" w:rsidP="00014976">
            <w:pPr>
              <w:spacing w:before="20" w:after="20"/>
            </w:pPr>
            <w:r w:rsidRPr="00014976">
              <w:t>vie/</w:t>
            </w:r>
            <w:r w:rsidR="00EE76DD">
              <w:t>đ</w:t>
            </w:r>
            <w:r w:rsidRPr="00014976">
              <w:t xml:space="preserve">ä </w:t>
            </w:r>
            <w:r w:rsidR="00EE76DD">
              <w:t xml:space="preserve">~ vii/ä </w:t>
            </w:r>
            <w:r w:rsidRPr="00014976">
              <w:t xml:space="preserve">: </w:t>
            </w:r>
            <w:r w:rsidR="00135A61">
              <w:t xml:space="preserve">vie : </w:t>
            </w:r>
            <w:r w:rsidRPr="00014976">
              <w:t>ve/i</w:t>
            </w:r>
          </w:p>
          <w:p w14:paraId="607E5CA0" w14:textId="525E0A76" w:rsidR="00EA4F72" w:rsidRPr="00014976" w:rsidRDefault="00EE76DD" w:rsidP="00014976">
            <w:pPr>
              <w:spacing w:before="20" w:after="20"/>
            </w:pPr>
            <w:r>
              <w:t>syö/đä ~ syy/ä</w:t>
            </w:r>
            <w:r w:rsidR="00EA4F72" w:rsidRPr="00014976">
              <w:t xml:space="preserve"> : </w:t>
            </w:r>
            <w:r w:rsidR="00135A61">
              <w:t xml:space="preserve">syö : </w:t>
            </w:r>
            <w:r w:rsidR="00EA4F72" w:rsidRPr="00014976">
              <w:t>sö/i</w:t>
            </w:r>
          </w:p>
        </w:tc>
      </w:tr>
      <w:tr w:rsidR="00C22F45" w:rsidRPr="00014976" w14:paraId="001C45D5" w14:textId="77777777" w:rsidTr="00014976">
        <w:tc>
          <w:tcPr>
            <w:tcW w:w="0" w:type="auto"/>
          </w:tcPr>
          <w:p w14:paraId="201237E3" w14:textId="619DF652" w:rsidR="00C22F45" w:rsidRPr="00014976" w:rsidRDefault="00505180" w:rsidP="00014976">
            <w:pPr>
              <w:spacing w:before="20" w:after="20"/>
            </w:pPr>
            <w:r>
              <w:t>3</w:t>
            </w:r>
            <w:r w:rsidR="00C22F45" w:rsidRPr="00014976">
              <w:t xml:space="preserve"> </w:t>
            </w:r>
            <w:r w:rsidR="00C22F45" w:rsidRPr="00A736DA">
              <w:rPr>
                <w:i/>
              </w:rPr>
              <w:t>Vi + i &gt; Vi</w:t>
            </w:r>
          </w:p>
        </w:tc>
        <w:tc>
          <w:tcPr>
            <w:tcW w:w="0" w:type="auto"/>
          </w:tcPr>
          <w:p w14:paraId="0C28B91F" w14:textId="115282F3" w:rsidR="00135A61" w:rsidRDefault="00135A61" w:rsidP="00014976">
            <w:pPr>
              <w:spacing w:before="20" w:after="20"/>
            </w:pPr>
            <w:r>
              <w:t>täi : täi/nä : tä/i/nä</w:t>
            </w:r>
          </w:p>
          <w:p w14:paraId="75F6C85E" w14:textId="3B577324" w:rsidR="00C22F45" w:rsidRPr="00014976" w:rsidRDefault="00C22F45" w:rsidP="00014976">
            <w:pPr>
              <w:spacing w:before="20" w:after="20"/>
            </w:pPr>
            <w:r w:rsidRPr="00014976">
              <w:t>maanantai : maananta/i/</w:t>
            </w:r>
            <w:r w:rsidR="00FF1F23" w:rsidRPr="00014976">
              <w:t>na</w:t>
            </w:r>
          </w:p>
        </w:tc>
        <w:tc>
          <w:tcPr>
            <w:tcW w:w="0" w:type="auto"/>
          </w:tcPr>
          <w:p w14:paraId="1771B43D" w14:textId="7CC42768" w:rsidR="00C22F45" w:rsidRPr="00014976" w:rsidRDefault="00C22F45" w:rsidP="00014976">
            <w:pPr>
              <w:spacing w:before="20" w:after="20"/>
            </w:pPr>
            <w:r w:rsidRPr="00014976">
              <w:t>ui/</w:t>
            </w:r>
            <w:r w:rsidR="0075485B">
              <w:t>(</w:t>
            </w:r>
            <w:r w:rsidRPr="00014976">
              <w:t xml:space="preserve">đ)a : </w:t>
            </w:r>
            <w:r w:rsidR="00135A61">
              <w:t xml:space="preserve">ui : </w:t>
            </w:r>
            <w:r w:rsidRPr="00014976">
              <w:t>u/i</w:t>
            </w:r>
          </w:p>
        </w:tc>
      </w:tr>
      <w:tr w:rsidR="00C22F45" w:rsidRPr="00014976" w14:paraId="5AFD66F8" w14:textId="77777777" w:rsidTr="00014976">
        <w:tc>
          <w:tcPr>
            <w:tcW w:w="0" w:type="auto"/>
          </w:tcPr>
          <w:p w14:paraId="57AF9C4C" w14:textId="0052BEAB" w:rsidR="00C22F45" w:rsidRPr="00014976" w:rsidRDefault="00505180" w:rsidP="00014976">
            <w:pPr>
              <w:spacing w:before="20" w:after="20"/>
            </w:pPr>
            <w:r>
              <w:lastRenderedPageBreak/>
              <w:t>4</w:t>
            </w:r>
            <w:r w:rsidR="00C22F45" w:rsidRPr="00014976">
              <w:t xml:space="preserve"> </w:t>
            </w:r>
            <w:r w:rsidR="00C22F45" w:rsidRPr="00A736DA">
              <w:rPr>
                <w:i/>
              </w:rPr>
              <w:t>O</w:t>
            </w:r>
            <w:r w:rsidR="0075485B" w:rsidRPr="0075485B">
              <w:t>,</w:t>
            </w:r>
            <w:r w:rsidR="00C22F45" w:rsidRPr="00A736DA">
              <w:rPr>
                <w:i/>
              </w:rPr>
              <w:t xml:space="preserve"> U + i &gt; Oi</w:t>
            </w:r>
            <w:r w:rsidR="0075485B" w:rsidRPr="0075485B">
              <w:t>,</w:t>
            </w:r>
            <w:r w:rsidR="00C22F45" w:rsidRPr="00A736DA">
              <w:rPr>
                <w:i/>
              </w:rPr>
              <w:t xml:space="preserve"> Ui</w:t>
            </w:r>
          </w:p>
        </w:tc>
        <w:tc>
          <w:tcPr>
            <w:tcW w:w="0" w:type="auto"/>
          </w:tcPr>
          <w:p w14:paraId="070BF7FD" w14:textId="1C89038B" w:rsidR="00C22F45" w:rsidRPr="00014976" w:rsidRDefault="00C22F45" w:rsidP="00014976">
            <w:pPr>
              <w:spacing w:before="20" w:after="20"/>
            </w:pPr>
            <w:r w:rsidRPr="00014976">
              <w:t>poro : poro/i/</w:t>
            </w:r>
            <w:r w:rsidR="00FF1F23" w:rsidRPr="00014976">
              <w:t>na</w:t>
            </w:r>
          </w:p>
          <w:p w14:paraId="713567BE" w14:textId="3DE97479" w:rsidR="00C22F45" w:rsidRPr="00014976" w:rsidRDefault="00C22F45" w:rsidP="00014976">
            <w:pPr>
              <w:spacing w:before="20" w:after="20"/>
            </w:pPr>
            <w:r w:rsidRPr="00014976">
              <w:t>koivu : koivu/i/</w:t>
            </w:r>
            <w:r w:rsidR="00FF1F23" w:rsidRPr="00014976">
              <w:t>na</w:t>
            </w:r>
          </w:p>
        </w:tc>
        <w:tc>
          <w:tcPr>
            <w:tcW w:w="0" w:type="auto"/>
          </w:tcPr>
          <w:p w14:paraId="28D9E520" w14:textId="6D7C8D35" w:rsidR="00C22F45" w:rsidRPr="00014976" w:rsidRDefault="00C22F45" w:rsidP="00014976">
            <w:pPr>
              <w:spacing w:before="20" w:after="20"/>
            </w:pPr>
            <w:r w:rsidRPr="00014976">
              <w:t>usko/ot ~ usko/a</w:t>
            </w:r>
            <w:r w:rsidR="0075485B">
              <w:t>(</w:t>
            </w:r>
            <w:r w:rsidRPr="00014976">
              <w:t>t) : usko/i</w:t>
            </w:r>
          </w:p>
          <w:p w14:paraId="4A37D544" w14:textId="28CE79FF" w:rsidR="00C22F45" w:rsidRPr="00014976" w:rsidRDefault="00C22F45" w:rsidP="00014976">
            <w:pPr>
              <w:spacing w:before="20" w:after="20"/>
            </w:pPr>
            <w:r w:rsidRPr="00014976">
              <w:t>häytty/yt ~ häyty/ä</w:t>
            </w:r>
            <w:r w:rsidR="0075485B">
              <w:t>(</w:t>
            </w:r>
            <w:r w:rsidRPr="00014976">
              <w:t>t) : häyty/i</w:t>
            </w:r>
          </w:p>
        </w:tc>
      </w:tr>
      <w:tr w:rsidR="00C22F45" w:rsidRPr="00014976" w14:paraId="453E6F24" w14:textId="77777777" w:rsidTr="00014976">
        <w:tc>
          <w:tcPr>
            <w:tcW w:w="0" w:type="auto"/>
          </w:tcPr>
          <w:p w14:paraId="46642D0F" w14:textId="3FED07C9" w:rsidR="00C22F45" w:rsidRPr="00014976" w:rsidRDefault="00505180" w:rsidP="00014976">
            <w:pPr>
              <w:spacing w:before="20" w:after="20"/>
            </w:pPr>
            <w:r>
              <w:t>5</w:t>
            </w:r>
            <w:r w:rsidR="00C22F45" w:rsidRPr="00014976">
              <w:t xml:space="preserve"> </w:t>
            </w:r>
            <w:r w:rsidR="00C22F45" w:rsidRPr="00A736DA">
              <w:rPr>
                <w:i/>
              </w:rPr>
              <w:t>e + i &gt; i</w:t>
            </w:r>
          </w:p>
        </w:tc>
        <w:tc>
          <w:tcPr>
            <w:tcW w:w="0" w:type="auto"/>
          </w:tcPr>
          <w:p w14:paraId="0C2160AF" w14:textId="6708B74D" w:rsidR="00C22F45" w:rsidRPr="00014976" w:rsidRDefault="00EF0A77" w:rsidP="00014976">
            <w:pPr>
              <w:spacing w:before="20" w:after="20"/>
            </w:pPr>
            <w:r w:rsidRPr="00014976">
              <w:t>pieni : piene/</w:t>
            </w:r>
            <w:r w:rsidR="00FF1F23" w:rsidRPr="00014976">
              <w:t>nä</w:t>
            </w:r>
            <w:r w:rsidRPr="00014976">
              <w:t xml:space="preserve"> :</w:t>
            </w:r>
            <w:r w:rsidR="00C22F45" w:rsidRPr="00014976">
              <w:t xml:space="preserve"> pien/i/</w:t>
            </w:r>
            <w:r w:rsidR="00FF1F23" w:rsidRPr="00014976">
              <w:t>nä</w:t>
            </w:r>
          </w:p>
          <w:p w14:paraId="7786D0F1" w14:textId="6E393498" w:rsidR="00C22F45" w:rsidRPr="00014976" w:rsidRDefault="00C22F45" w:rsidP="00014976">
            <w:pPr>
              <w:spacing w:before="20" w:after="20"/>
            </w:pPr>
            <w:r w:rsidRPr="00014976">
              <w:t>kainulainen : kainulaise/</w:t>
            </w:r>
            <w:r w:rsidR="00FF1F23" w:rsidRPr="00014976">
              <w:t>na</w:t>
            </w:r>
            <w:r w:rsidRPr="00014976">
              <w:t xml:space="preserve"> : kainulais/i/</w:t>
            </w:r>
            <w:r w:rsidR="00FF1F23" w:rsidRPr="00014976">
              <w:t>na</w:t>
            </w:r>
          </w:p>
        </w:tc>
        <w:tc>
          <w:tcPr>
            <w:tcW w:w="0" w:type="auto"/>
          </w:tcPr>
          <w:p w14:paraId="0A0AB6AC" w14:textId="77777777" w:rsidR="00C22F45" w:rsidRPr="00014976" w:rsidRDefault="00C22F45" w:rsidP="00014976">
            <w:pPr>
              <w:spacing w:before="20" w:after="20"/>
            </w:pPr>
            <w:r w:rsidRPr="00014976">
              <w:t>tul/la : tulle/e : tul/i</w:t>
            </w:r>
          </w:p>
          <w:p w14:paraId="580EA78B" w14:textId="77777777" w:rsidR="00C22F45" w:rsidRPr="00014976" w:rsidRDefault="00C22F45" w:rsidP="00014976">
            <w:pPr>
              <w:spacing w:before="20" w:after="20"/>
            </w:pPr>
            <w:r w:rsidRPr="00014976">
              <w:t>kuunel/a : kuuntele/e : kuuntel/i</w:t>
            </w:r>
          </w:p>
        </w:tc>
      </w:tr>
      <w:tr w:rsidR="00C22F45" w:rsidRPr="00014976" w14:paraId="01857E0E" w14:textId="77777777" w:rsidTr="00014976">
        <w:tc>
          <w:tcPr>
            <w:tcW w:w="0" w:type="auto"/>
            <w:tcBorders>
              <w:bottom w:val="single" w:sz="4" w:space="0" w:color="auto"/>
            </w:tcBorders>
          </w:tcPr>
          <w:p w14:paraId="073A8449" w14:textId="407A9DA9" w:rsidR="00C22F45" w:rsidRPr="00014976" w:rsidRDefault="00505180" w:rsidP="00014976">
            <w:pPr>
              <w:tabs>
                <w:tab w:val="left" w:pos="720"/>
              </w:tabs>
              <w:spacing w:before="20" w:after="20"/>
            </w:pPr>
            <w:r>
              <w:t>6</w:t>
            </w:r>
            <w:r w:rsidR="00C22F45" w:rsidRPr="00014976">
              <w:t xml:space="preserve"> </w:t>
            </w:r>
            <w:r w:rsidR="00C22F45" w:rsidRPr="00A736DA">
              <w:rPr>
                <w:i/>
              </w:rPr>
              <w:t>i + i &gt;</w:t>
            </w:r>
            <w:r w:rsidR="00C22F45" w:rsidRPr="00014976">
              <w:t xml:space="preserve"> </w:t>
            </w:r>
            <w:r w:rsidR="0075485B">
              <w:t>(</w:t>
            </w:r>
            <w:r w:rsidR="00B44B5B">
              <w:t>nomeniissa</w:t>
            </w:r>
            <w:r w:rsidR="00C22F45" w:rsidRPr="00014976">
              <w:t>)</w:t>
            </w:r>
          </w:p>
          <w:p w14:paraId="4FD15549" w14:textId="119452E3" w:rsidR="00C22F45" w:rsidRPr="00014976" w:rsidRDefault="00C22F45" w:rsidP="00014976">
            <w:pPr>
              <w:tabs>
                <w:tab w:val="left" w:pos="720"/>
              </w:tabs>
              <w:spacing w:before="20" w:after="20"/>
            </w:pPr>
            <w:r w:rsidRPr="00014976">
              <w:t xml:space="preserve">Porsanki: </w:t>
            </w:r>
            <w:r w:rsidRPr="00A736DA">
              <w:rPr>
                <w:i/>
              </w:rPr>
              <w:t>ii</w:t>
            </w:r>
            <w:r w:rsidR="00FF1F23" w:rsidRPr="00014976">
              <w:t>, m</w:t>
            </w:r>
            <w:r w:rsidRPr="00014976">
              <w:t>uissa:</w:t>
            </w:r>
            <w:r w:rsidRPr="00A736DA">
              <w:rPr>
                <w:i/>
              </w:rPr>
              <w:t xml:space="preserve"> i</w:t>
            </w:r>
          </w:p>
          <w:p w14:paraId="2CC1A85D" w14:textId="4311EA35" w:rsidR="00C22F45" w:rsidRPr="00014976" w:rsidRDefault="00C22F45" w:rsidP="00014976">
            <w:pPr>
              <w:spacing w:before="20" w:after="20"/>
            </w:pPr>
            <w:r w:rsidRPr="00014976">
              <w:t xml:space="preserve">&gt; </w:t>
            </w:r>
            <w:r w:rsidR="0075485B">
              <w:t>(</w:t>
            </w:r>
            <w:r w:rsidRPr="00014976">
              <w:t xml:space="preserve">verbiissä) </w:t>
            </w:r>
            <w:r w:rsidRPr="00A736DA">
              <w:rPr>
                <w:i/>
              </w:rPr>
              <w:t xml:space="preserve">i </w:t>
            </w:r>
          </w:p>
        </w:tc>
        <w:tc>
          <w:tcPr>
            <w:tcW w:w="0" w:type="auto"/>
            <w:tcBorders>
              <w:bottom w:val="single" w:sz="4" w:space="0" w:color="auto"/>
            </w:tcBorders>
          </w:tcPr>
          <w:p w14:paraId="1C64BF45" w14:textId="14288AEC" w:rsidR="00C22F45" w:rsidRPr="00014976" w:rsidRDefault="00C22F45" w:rsidP="00014976">
            <w:pPr>
              <w:spacing w:before="20" w:after="20"/>
            </w:pPr>
            <w:r w:rsidRPr="00014976">
              <w:t>pappi</w:t>
            </w:r>
            <w:r w:rsidR="000A4B27">
              <w:t xml:space="preserve"> </w:t>
            </w:r>
            <w:r w:rsidRPr="00014976">
              <w:t xml:space="preserve">: </w:t>
            </w:r>
            <w:r w:rsidR="00FF1F23" w:rsidRPr="00014976">
              <w:t xml:space="preserve">pappi/na : </w:t>
            </w:r>
            <w:r w:rsidRPr="00014976">
              <w:t>pap</w:t>
            </w:r>
            <w:r w:rsidR="00FF1F23" w:rsidRPr="00014976">
              <w:t>p</w:t>
            </w:r>
            <w:r w:rsidRPr="00014976">
              <w:t>i/i/</w:t>
            </w:r>
            <w:r w:rsidR="00FF1F23" w:rsidRPr="00014976">
              <w:t>n</w:t>
            </w:r>
            <w:r w:rsidRPr="00014976">
              <w:t>a ~ pa</w:t>
            </w:r>
            <w:r w:rsidR="00CD1946">
              <w:t>p</w:t>
            </w:r>
            <w:r w:rsidRPr="00014976">
              <w:t>p</w:t>
            </w:r>
            <w:r w:rsidR="00FF1F23" w:rsidRPr="00014976">
              <w:t>/i/n</w:t>
            </w:r>
            <w:r w:rsidRPr="00014976">
              <w:t>a</w:t>
            </w:r>
          </w:p>
          <w:p w14:paraId="600A787B" w14:textId="493F3645" w:rsidR="00C22F45" w:rsidRPr="00014976" w:rsidRDefault="00C22F45" w:rsidP="00014976">
            <w:pPr>
              <w:spacing w:before="20" w:after="20"/>
            </w:pPr>
            <w:r w:rsidRPr="00014976">
              <w:t xml:space="preserve">kläppi : </w:t>
            </w:r>
            <w:r w:rsidR="00FF1F23" w:rsidRPr="00014976">
              <w:t>kläppi/nä : kläppi/i/n</w:t>
            </w:r>
            <w:r w:rsidRPr="00014976">
              <w:t>ä ~ kläp</w:t>
            </w:r>
            <w:r w:rsidR="00FF1F23" w:rsidRPr="00014976">
              <w:t>p/i/n</w:t>
            </w:r>
            <w:r w:rsidRPr="00014976">
              <w:t>ä</w:t>
            </w:r>
          </w:p>
          <w:p w14:paraId="0CBCEC4A" w14:textId="16862D07" w:rsidR="00C22F45" w:rsidRPr="00014976" w:rsidRDefault="00FF1F23" w:rsidP="00014976">
            <w:pPr>
              <w:spacing w:before="20" w:after="20"/>
            </w:pPr>
            <w:r w:rsidRPr="00014976">
              <w:t>tunturi : tunturi/i/na ~ tuntur/i/nn</w:t>
            </w:r>
            <w:r w:rsidR="00C22F45" w:rsidRPr="00014976">
              <w:t>a</w:t>
            </w:r>
          </w:p>
        </w:tc>
        <w:tc>
          <w:tcPr>
            <w:tcW w:w="0" w:type="auto"/>
            <w:tcBorders>
              <w:bottom w:val="single" w:sz="4" w:space="0" w:color="auto"/>
            </w:tcBorders>
          </w:tcPr>
          <w:p w14:paraId="46C1920C" w14:textId="164CB843" w:rsidR="00C22F45" w:rsidRPr="00014976" w:rsidRDefault="00C22F45" w:rsidP="00014976">
            <w:pPr>
              <w:spacing w:before="20" w:after="20"/>
            </w:pPr>
            <w:r w:rsidRPr="00014976">
              <w:t>soppi/i</w:t>
            </w:r>
            <w:r w:rsidR="0075485B">
              <w:t>(</w:t>
            </w:r>
            <w:r w:rsidRPr="00014976">
              <w:t>t) ~ sopi/a/</w:t>
            </w:r>
            <w:r w:rsidR="0075485B">
              <w:t>(</w:t>
            </w:r>
            <w:r w:rsidRPr="00014976">
              <w:t>t) : sop/i</w:t>
            </w:r>
          </w:p>
          <w:p w14:paraId="0B0CB4EC" w14:textId="699B202C" w:rsidR="00C22F45" w:rsidRPr="00014976" w:rsidRDefault="00C22F45" w:rsidP="00014976">
            <w:pPr>
              <w:spacing w:before="20" w:after="20"/>
            </w:pPr>
            <w:r w:rsidRPr="00014976">
              <w:t>pu</w:t>
            </w:r>
            <w:r w:rsidR="00DC4C9A">
              <w:t>r</w:t>
            </w:r>
            <w:r w:rsidRPr="00014976">
              <w:t>jetti/i</w:t>
            </w:r>
            <w:r w:rsidR="0075485B">
              <w:t>(</w:t>
            </w:r>
            <w:r w:rsidRPr="00014976">
              <w:t>t) ~ purjehti/a</w:t>
            </w:r>
            <w:r w:rsidR="0075485B">
              <w:t>(</w:t>
            </w:r>
            <w:r w:rsidRPr="00014976">
              <w:t>t) : purjett/i ~ purjeht/i</w:t>
            </w:r>
          </w:p>
        </w:tc>
      </w:tr>
      <w:tr w:rsidR="00C22F45" w:rsidRPr="00014976" w14:paraId="68EA7C3F" w14:textId="77777777" w:rsidTr="00014976">
        <w:tc>
          <w:tcPr>
            <w:tcW w:w="0" w:type="auto"/>
            <w:tcBorders>
              <w:bottom w:val="nil"/>
              <w:right w:val="single" w:sz="4" w:space="0" w:color="auto"/>
            </w:tcBorders>
          </w:tcPr>
          <w:p w14:paraId="79419B07" w14:textId="6D4ED345" w:rsidR="00C22F45" w:rsidRPr="00014976" w:rsidRDefault="00505180" w:rsidP="00014976">
            <w:pPr>
              <w:keepNext/>
              <w:spacing w:before="20" w:after="20"/>
            </w:pPr>
            <w:r>
              <w:t>7.1</w:t>
            </w:r>
            <w:r w:rsidR="00C22F45" w:rsidRPr="00014976">
              <w:t xml:space="preserve"> Kaksi</w:t>
            </w:r>
            <w:r w:rsidR="006678A0">
              <w:t>tav</w:t>
            </w:r>
            <w:r w:rsidR="00C22F45" w:rsidRPr="00014976">
              <w:t xml:space="preserve">uiset </w:t>
            </w:r>
            <w:r w:rsidR="00B44B5B">
              <w:t xml:space="preserve">sanat </w:t>
            </w:r>
            <w:r w:rsidR="00C22F45" w:rsidRPr="00014976">
              <w:rPr>
                <w:i/>
              </w:rPr>
              <w:t>a + i &gt; i</w:t>
            </w:r>
            <w:r w:rsidR="00C22F45" w:rsidRPr="00014976">
              <w:t xml:space="preserve"> </w:t>
            </w:r>
            <w:r w:rsidR="0075485B">
              <w:t>(</w:t>
            </w:r>
            <w:r w:rsidR="00EC6CFF" w:rsidRPr="00014976">
              <w:t>ensi</w:t>
            </w:r>
            <w:r w:rsidR="006678A0">
              <w:t>tav</w:t>
            </w:r>
            <w:r w:rsidR="00EC6CFF" w:rsidRPr="00014976">
              <w:t>u</w:t>
            </w:r>
            <w:r w:rsidR="00A60F1E" w:rsidRPr="00014976">
              <w:t>n ensi vokaali</w:t>
            </w:r>
            <w:r w:rsidR="00EC6CFF" w:rsidRPr="00014976">
              <w:t xml:space="preserve"> </w:t>
            </w:r>
            <w:r w:rsidR="00EC6CFF" w:rsidRPr="00014976">
              <w:rPr>
                <w:i/>
              </w:rPr>
              <w:t>o</w:t>
            </w:r>
            <w:r w:rsidR="00EC6CFF" w:rsidRPr="00014976">
              <w:t xml:space="preserve"> eli </w:t>
            </w:r>
            <w:r w:rsidR="00EC6CFF" w:rsidRPr="00014976">
              <w:rPr>
                <w:i/>
              </w:rPr>
              <w:t>u</w:t>
            </w:r>
            <w:r w:rsidR="00EC6CFF" w:rsidRPr="00014976">
              <w:t>)</w:t>
            </w:r>
          </w:p>
        </w:tc>
        <w:tc>
          <w:tcPr>
            <w:tcW w:w="0" w:type="auto"/>
            <w:tcBorders>
              <w:left w:val="single" w:sz="4" w:space="0" w:color="auto"/>
              <w:bottom w:val="nil"/>
              <w:right w:val="single" w:sz="4" w:space="0" w:color="auto"/>
            </w:tcBorders>
          </w:tcPr>
          <w:p w14:paraId="64E5415F" w14:textId="00B586C5" w:rsidR="00C22F45" w:rsidRPr="00014976" w:rsidRDefault="00F57B53" w:rsidP="00014976">
            <w:pPr>
              <w:keepNext/>
              <w:spacing w:before="20" w:after="20"/>
            </w:pPr>
            <w:r w:rsidRPr="00014976">
              <w:t>poika : poik/i/n</w:t>
            </w:r>
            <w:r w:rsidR="00C22F45" w:rsidRPr="00014976">
              <w:t>a</w:t>
            </w:r>
          </w:p>
          <w:p w14:paraId="4A09B932" w14:textId="159638DE" w:rsidR="00C22F45" w:rsidRPr="00014976" w:rsidRDefault="00C22F45" w:rsidP="00014976">
            <w:pPr>
              <w:keepNext/>
              <w:spacing w:before="20" w:after="20"/>
            </w:pPr>
            <w:r w:rsidRPr="00014976">
              <w:t>hukka : huk</w:t>
            </w:r>
            <w:r w:rsidR="00F57B53" w:rsidRPr="00014976">
              <w:t>k/i/n</w:t>
            </w:r>
            <w:r w:rsidRPr="00014976">
              <w:t>a</w:t>
            </w:r>
          </w:p>
        </w:tc>
        <w:tc>
          <w:tcPr>
            <w:tcW w:w="0" w:type="auto"/>
            <w:tcBorders>
              <w:left w:val="single" w:sz="4" w:space="0" w:color="auto"/>
              <w:bottom w:val="nil"/>
            </w:tcBorders>
          </w:tcPr>
          <w:p w14:paraId="72128B47" w14:textId="44E9BC0E" w:rsidR="00C22F45" w:rsidRPr="00014976" w:rsidRDefault="00C22F45" w:rsidP="00014976">
            <w:pPr>
              <w:keepNext/>
              <w:spacing w:before="20" w:after="20"/>
            </w:pPr>
            <w:r w:rsidRPr="00014976">
              <w:t>otta/a</w:t>
            </w:r>
            <w:r w:rsidR="0075485B">
              <w:t>(</w:t>
            </w:r>
            <w:r w:rsidRPr="00014976">
              <w:t>t) : ott/i</w:t>
            </w:r>
          </w:p>
          <w:p w14:paraId="4C761402" w14:textId="74326089" w:rsidR="00C22F45" w:rsidRPr="00014976" w:rsidRDefault="00C22F45" w:rsidP="00014976">
            <w:pPr>
              <w:keepNext/>
              <w:spacing w:before="20" w:after="20"/>
            </w:pPr>
            <w:r w:rsidRPr="00014976">
              <w:t>jutta/a</w:t>
            </w:r>
            <w:r w:rsidR="0075485B">
              <w:t>(</w:t>
            </w:r>
            <w:r w:rsidRPr="00014976">
              <w:t>t) : jut/i</w:t>
            </w:r>
          </w:p>
        </w:tc>
      </w:tr>
      <w:tr w:rsidR="00C22F45" w:rsidRPr="00014976" w14:paraId="41C364DC" w14:textId="77777777" w:rsidTr="00014976">
        <w:tc>
          <w:tcPr>
            <w:tcW w:w="0" w:type="auto"/>
            <w:tcBorders>
              <w:top w:val="nil"/>
              <w:bottom w:val="nil"/>
              <w:right w:val="single" w:sz="4" w:space="0" w:color="auto"/>
            </w:tcBorders>
          </w:tcPr>
          <w:p w14:paraId="06AD6FD5" w14:textId="5812D23F" w:rsidR="00C22F45" w:rsidRPr="00014976" w:rsidRDefault="00505180" w:rsidP="00014976">
            <w:pPr>
              <w:keepNext/>
              <w:spacing w:before="20" w:after="20"/>
            </w:pPr>
            <w:r>
              <w:t>7.2</w:t>
            </w:r>
            <w:r w:rsidR="00C22F45" w:rsidRPr="00014976">
              <w:t xml:space="preserve"> Kaksi</w:t>
            </w:r>
            <w:r w:rsidR="006678A0">
              <w:t>tav</w:t>
            </w:r>
            <w:r w:rsidR="00C22F45" w:rsidRPr="00014976">
              <w:t xml:space="preserve">uiset </w:t>
            </w:r>
            <w:r w:rsidR="00B44B5B">
              <w:t xml:space="preserve">sanat </w:t>
            </w:r>
            <w:r w:rsidR="00C22F45" w:rsidRPr="00014976">
              <w:rPr>
                <w:i/>
              </w:rPr>
              <w:t>a + i &gt; oi</w:t>
            </w:r>
            <w:r w:rsidR="00EC6CFF" w:rsidRPr="00014976">
              <w:rPr>
                <w:i/>
              </w:rPr>
              <w:t xml:space="preserve"> </w:t>
            </w:r>
            <w:r w:rsidR="0075485B">
              <w:t>(</w:t>
            </w:r>
            <w:r w:rsidR="00EC6CFF" w:rsidRPr="00014976">
              <w:t>ensi</w:t>
            </w:r>
            <w:r w:rsidR="006678A0">
              <w:t>tav</w:t>
            </w:r>
            <w:r w:rsidR="00EC6CFF" w:rsidRPr="00014976">
              <w:t>u</w:t>
            </w:r>
            <w:r w:rsidR="00B84315" w:rsidRPr="00014976">
              <w:t>n ensivokaali</w:t>
            </w:r>
            <w:r w:rsidR="00096C9D" w:rsidRPr="00014976">
              <w:t xml:space="preserve"> ei </w:t>
            </w:r>
            <w:r w:rsidR="00096C9D" w:rsidRPr="00014976">
              <w:rPr>
                <w:i/>
              </w:rPr>
              <w:t>o</w:t>
            </w:r>
            <w:r w:rsidR="00CD1946">
              <w:t xml:space="preserve"> eikä</w:t>
            </w:r>
            <w:r w:rsidR="00096C9D" w:rsidRPr="00014976">
              <w:t xml:space="preserve"> </w:t>
            </w:r>
            <w:r w:rsidR="00096C9D" w:rsidRPr="00014976">
              <w:rPr>
                <w:i/>
              </w:rPr>
              <w:t>u</w:t>
            </w:r>
            <w:r w:rsidR="00EC6CFF" w:rsidRPr="00014976">
              <w:t>)</w:t>
            </w:r>
          </w:p>
        </w:tc>
        <w:tc>
          <w:tcPr>
            <w:tcW w:w="0" w:type="auto"/>
            <w:tcBorders>
              <w:top w:val="nil"/>
              <w:left w:val="single" w:sz="4" w:space="0" w:color="auto"/>
              <w:bottom w:val="nil"/>
              <w:right w:val="single" w:sz="4" w:space="0" w:color="auto"/>
            </w:tcBorders>
          </w:tcPr>
          <w:p w14:paraId="46A7E3EB" w14:textId="4EFFEA6A" w:rsidR="00C22F45" w:rsidRPr="00014976" w:rsidRDefault="00C22F45" w:rsidP="00014976">
            <w:pPr>
              <w:keepNext/>
              <w:spacing w:before="20" w:after="20"/>
            </w:pPr>
            <w:r w:rsidRPr="00014976">
              <w:t>ranta : ran</w:t>
            </w:r>
            <w:r w:rsidR="00F57B53" w:rsidRPr="00014976">
              <w:t>to/i/n</w:t>
            </w:r>
            <w:r w:rsidRPr="00014976">
              <w:t>a</w:t>
            </w:r>
          </w:p>
          <w:p w14:paraId="5662A3B0" w14:textId="26D7545A" w:rsidR="00C22F45" w:rsidRPr="00014976" w:rsidRDefault="00EC6CFF" w:rsidP="00014976">
            <w:pPr>
              <w:keepNext/>
              <w:spacing w:before="20" w:after="20"/>
            </w:pPr>
            <w:r w:rsidRPr="00014976">
              <w:t>kelkka : kel</w:t>
            </w:r>
            <w:r w:rsidR="00F57B53" w:rsidRPr="00014976">
              <w:t>kko/i/n</w:t>
            </w:r>
            <w:r w:rsidRPr="00014976">
              <w:t>a</w:t>
            </w:r>
          </w:p>
          <w:p w14:paraId="31DF8849" w14:textId="7E3B6614" w:rsidR="00414F0C" w:rsidRPr="00014976" w:rsidRDefault="00F57B53" w:rsidP="00014976">
            <w:pPr>
              <w:keepNext/>
              <w:spacing w:before="20" w:after="20"/>
            </w:pPr>
            <w:r w:rsidRPr="00014976">
              <w:t>kaula : kaulo/i/n</w:t>
            </w:r>
            <w:r w:rsidR="00414F0C" w:rsidRPr="00014976">
              <w:t>a</w:t>
            </w:r>
          </w:p>
        </w:tc>
        <w:tc>
          <w:tcPr>
            <w:tcW w:w="0" w:type="auto"/>
            <w:tcBorders>
              <w:top w:val="nil"/>
              <w:left w:val="single" w:sz="4" w:space="0" w:color="auto"/>
              <w:bottom w:val="nil"/>
            </w:tcBorders>
          </w:tcPr>
          <w:p w14:paraId="677C3128" w14:textId="55E03C27" w:rsidR="00C22F45" w:rsidRPr="00014976" w:rsidRDefault="00C22F45" w:rsidP="00014976">
            <w:pPr>
              <w:keepNext/>
              <w:spacing w:before="20" w:after="20"/>
            </w:pPr>
            <w:r w:rsidRPr="00014976">
              <w:t>saat</w:t>
            </w:r>
            <w:r w:rsidR="00AD1DE6">
              <w:t>t</w:t>
            </w:r>
            <w:r w:rsidRPr="00014976">
              <w:t>a</w:t>
            </w:r>
            <w:r w:rsidR="00B84315" w:rsidRPr="00014976">
              <w:t>/</w:t>
            </w:r>
            <w:r w:rsidRPr="00014976">
              <w:t>a</w:t>
            </w:r>
            <w:r w:rsidR="00AD1DE6">
              <w:t>(</w:t>
            </w:r>
            <w:r w:rsidRPr="00014976">
              <w:t>t</w:t>
            </w:r>
            <w:r w:rsidR="00AD1DE6">
              <w:t>)</w:t>
            </w:r>
            <w:r w:rsidRPr="00014976">
              <w:t xml:space="preserve"> : saatto/i</w:t>
            </w:r>
          </w:p>
          <w:p w14:paraId="2276C72A" w14:textId="1BBAB701" w:rsidR="00C22F45" w:rsidRPr="00014976" w:rsidRDefault="00B84315" w:rsidP="00014976">
            <w:pPr>
              <w:keepNext/>
              <w:spacing w:before="20" w:after="20"/>
            </w:pPr>
            <w:r w:rsidRPr="00014976">
              <w:t>laula/a</w:t>
            </w:r>
            <w:r w:rsidR="00081225">
              <w:t>(</w:t>
            </w:r>
            <w:r w:rsidRPr="00014976">
              <w:t>t</w:t>
            </w:r>
            <w:r w:rsidR="00081225">
              <w:t>)</w:t>
            </w:r>
            <w:r w:rsidRPr="00014976">
              <w:t xml:space="preserve"> : laulo/i</w:t>
            </w:r>
          </w:p>
        </w:tc>
      </w:tr>
      <w:tr w:rsidR="00C22F45" w:rsidRPr="00014976" w14:paraId="28E66409" w14:textId="77777777" w:rsidTr="00014976">
        <w:tc>
          <w:tcPr>
            <w:tcW w:w="0" w:type="auto"/>
            <w:tcBorders>
              <w:top w:val="nil"/>
              <w:bottom w:val="nil"/>
              <w:right w:val="single" w:sz="4" w:space="0" w:color="auto"/>
            </w:tcBorders>
          </w:tcPr>
          <w:p w14:paraId="6A9913F3" w14:textId="77777777" w:rsidR="00F904D4" w:rsidRDefault="00505180" w:rsidP="00014976">
            <w:pPr>
              <w:keepNext/>
              <w:spacing w:before="20" w:after="20"/>
            </w:pPr>
            <w:r>
              <w:t>7.3</w:t>
            </w:r>
            <w:r w:rsidR="00AC219D">
              <w:t xml:space="preserve"> U</w:t>
            </w:r>
            <w:r w:rsidR="00C22F45" w:rsidRPr="00014976">
              <w:t xml:space="preserve">sheempitavuiset </w:t>
            </w:r>
            <w:r w:rsidR="00AC219D">
              <w:t xml:space="preserve">sanat </w:t>
            </w:r>
            <w:r w:rsidR="00825D07">
              <w:rPr>
                <w:i/>
              </w:rPr>
              <w:t>a</w:t>
            </w:r>
            <w:r w:rsidR="00C22F45" w:rsidRPr="0016736A">
              <w:rPr>
                <w:i/>
              </w:rPr>
              <w:t xml:space="preserve"> + i</w:t>
            </w:r>
          </w:p>
          <w:p w14:paraId="446EF9E7" w14:textId="7D1D5D81" w:rsidR="00C22F45" w:rsidRPr="00014976" w:rsidRDefault="00C22F45" w:rsidP="00014976">
            <w:pPr>
              <w:keepNext/>
              <w:spacing w:before="20" w:after="20"/>
            </w:pPr>
            <w:r w:rsidRPr="00014976">
              <w:t xml:space="preserve">&gt; </w:t>
            </w:r>
            <w:r w:rsidRPr="0016736A">
              <w:rPr>
                <w:i/>
              </w:rPr>
              <w:t>i</w:t>
            </w:r>
            <w:r w:rsidRPr="00014976">
              <w:t xml:space="preserve"> </w:t>
            </w:r>
            <w:r w:rsidR="0075485B">
              <w:t>(</w:t>
            </w:r>
            <w:r w:rsidR="00CD1946">
              <w:t>verbiissä ja</w:t>
            </w:r>
            <w:r w:rsidRPr="00014976">
              <w:t xml:space="preserve"> osassa nomeniita)</w:t>
            </w:r>
          </w:p>
        </w:tc>
        <w:tc>
          <w:tcPr>
            <w:tcW w:w="0" w:type="auto"/>
            <w:tcBorders>
              <w:top w:val="nil"/>
              <w:left w:val="single" w:sz="4" w:space="0" w:color="auto"/>
              <w:bottom w:val="nil"/>
              <w:right w:val="single" w:sz="4" w:space="0" w:color="auto"/>
            </w:tcBorders>
          </w:tcPr>
          <w:p w14:paraId="7075F5AC" w14:textId="4AD0BCD9" w:rsidR="00C22F45" w:rsidRPr="00014976" w:rsidRDefault="00F57B53" w:rsidP="00014976">
            <w:pPr>
              <w:keepNext/>
              <w:spacing w:before="20" w:after="20"/>
              <w:rPr>
                <w:highlight w:val="green"/>
              </w:rPr>
            </w:pPr>
            <w:r w:rsidRPr="00014976">
              <w:t>saarnaaja : saarnaaj/i/nn</w:t>
            </w:r>
            <w:r w:rsidR="00C22F45" w:rsidRPr="00014976">
              <w:t>a</w:t>
            </w:r>
          </w:p>
          <w:p w14:paraId="785EBE9E" w14:textId="5DDD3F6E" w:rsidR="00C22F45" w:rsidRPr="00014976" w:rsidRDefault="00F57B53" w:rsidP="00014976">
            <w:pPr>
              <w:keepNext/>
              <w:spacing w:before="20" w:after="20"/>
            </w:pPr>
            <w:r w:rsidRPr="00014976">
              <w:t>jout</w:t>
            </w:r>
            <w:r w:rsidR="0075485B">
              <w:t>(</w:t>
            </w:r>
            <w:r w:rsidRPr="00014976">
              <w:t>ta)ava : jout</w:t>
            </w:r>
            <w:r w:rsidR="0075485B">
              <w:t>(</w:t>
            </w:r>
            <w:r w:rsidRPr="00014976">
              <w:t>ta)av/i/nn</w:t>
            </w:r>
            <w:r w:rsidR="00C22F45" w:rsidRPr="00014976">
              <w:t>a</w:t>
            </w:r>
          </w:p>
          <w:p w14:paraId="65C3AC68" w14:textId="599D12DA" w:rsidR="00C22F45" w:rsidRPr="00014976" w:rsidRDefault="00F57B53" w:rsidP="00014976">
            <w:pPr>
              <w:keepNext/>
              <w:spacing w:before="20" w:after="20"/>
            </w:pPr>
            <w:r w:rsidRPr="00014976">
              <w:t>korkea ~ korkia : korke/i/n</w:t>
            </w:r>
            <w:r w:rsidR="00C22F45" w:rsidRPr="00014976">
              <w:t>a</w:t>
            </w:r>
          </w:p>
        </w:tc>
        <w:tc>
          <w:tcPr>
            <w:tcW w:w="0" w:type="auto"/>
            <w:tcBorders>
              <w:top w:val="nil"/>
              <w:left w:val="single" w:sz="4" w:space="0" w:color="auto"/>
              <w:bottom w:val="nil"/>
            </w:tcBorders>
          </w:tcPr>
          <w:p w14:paraId="1EB9F91C" w14:textId="1670808F" w:rsidR="00C22F45" w:rsidRPr="00014976" w:rsidRDefault="00C22F45" w:rsidP="00014976">
            <w:pPr>
              <w:keepNext/>
              <w:spacing w:before="20" w:after="20"/>
            </w:pPr>
            <w:r w:rsidRPr="00014976">
              <w:t>upotta/a</w:t>
            </w:r>
            <w:r w:rsidR="0075485B">
              <w:t>(</w:t>
            </w:r>
            <w:r w:rsidRPr="00014976">
              <w:t>t) : upott/i</w:t>
            </w:r>
          </w:p>
          <w:p w14:paraId="5F966D27" w14:textId="51851A5A" w:rsidR="00C22F45" w:rsidRPr="00014976" w:rsidRDefault="00C22F45" w:rsidP="00014976">
            <w:pPr>
              <w:keepNext/>
              <w:spacing w:before="20" w:after="20"/>
            </w:pPr>
            <w:r w:rsidRPr="00014976">
              <w:t>rakasta/a</w:t>
            </w:r>
            <w:r w:rsidR="0075485B">
              <w:t>(</w:t>
            </w:r>
            <w:r w:rsidRPr="00014976">
              <w:t>t) : rakast/i</w:t>
            </w:r>
          </w:p>
        </w:tc>
      </w:tr>
      <w:tr w:rsidR="00C22F45" w:rsidRPr="00014976" w14:paraId="6C5EAF07" w14:textId="77777777" w:rsidTr="00014976">
        <w:tc>
          <w:tcPr>
            <w:tcW w:w="0" w:type="auto"/>
            <w:tcBorders>
              <w:top w:val="nil"/>
              <w:bottom w:val="single" w:sz="4" w:space="0" w:color="auto"/>
              <w:right w:val="single" w:sz="4" w:space="0" w:color="auto"/>
            </w:tcBorders>
          </w:tcPr>
          <w:p w14:paraId="29987235" w14:textId="623E0793" w:rsidR="00C22F45" w:rsidRPr="00014976" w:rsidRDefault="00825D07" w:rsidP="00014976">
            <w:pPr>
              <w:spacing w:before="20" w:after="20"/>
            </w:pPr>
            <w:r>
              <w:rPr>
                <w:i/>
              </w:rPr>
              <w:t>&gt;</w:t>
            </w:r>
            <w:r w:rsidR="00C22F45" w:rsidRPr="0016736A">
              <w:rPr>
                <w:i/>
              </w:rPr>
              <w:t xml:space="preserve"> Oi</w:t>
            </w:r>
            <w:r w:rsidR="00C22F45" w:rsidRPr="00014976">
              <w:t xml:space="preserve"> </w:t>
            </w:r>
            <w:r w:rsidR="0075485B">
              <w:t>(</w:t>
            </w:r>
            <w:r w:rsidR="00C22F45" w:rsidRPr="00014976">
              <w:t>osassa nomeniita)</w:t>
            </w:r>
          </w:p>
        </w:tc>
        <w:tc>
          <w:tcPr>
            <w:tcW w:w="0" w:type="auto"/>
            <w:tcBorders>
              <w:top w:val="nil"/>
              <w:left w:val="single" w:sz="4" w:space="0" w:color="auto"/>
              <w:bottom w:val="single" w:sz="4" w:space="0" w:color="auto"/>
              <w:right w:val="single" w:sz="4" w:space="0" w:color="auto"/>
            </w:tcBorders>
          </w:tcPr>
          <w:p w14:paraId="586212ED" w14:textId="5F4B6E2C" w:rsidR="00C22F45" w:rsidRPr="00014976" w:rsidRDefault="00F57B53" w:rsidP="00014976">
            <w:pPr>
              <w:spacing w:before="20" w:after="20"/>
            </w:pPr>
            <w:r w:rsidRPr="00014976">
              <w:t>kulk</w:t>
            </w:r>
            <w:r w:rsidR="0075485B">
              <w:t>(</w:t>
            </w:r>
            <w:r w:rsidRPr="00014976">
              <w:t>ki)ija : kulk</w:t>
            </w:r>
            <w:r w:rsidR="0075485B">
              <w:t>(</w:t>
            </w:r>
            <w:r w:rsidRPr="00014976">
              <w:t>ki)ijo/i/n</w:t>
            </w:r>
            <w:r w:rsidR="00C22F45" w:rsidRPr="00014976">
              <w:t>a</w:t>
            </w:r>
          </w:p>
          <w:p w14:paraId="457CE65D" w14:textId="68DD25AD" w:rsidR="00C22F45" w:rsidRPr="00014976" w:rsidRDefault="00F57B53" w:rsidP="00014976">
            <w:pPr>
              <w:spacing w:before="20" w:after="20"/>
            </w:pPr>
            <w:r w:rsidRPr="00014976">
              <w:t>nutukka : nutuko/i/n</w:t>
            </w:r>
            <w:r w:rsidR="00C22F45" w:rsidRPr="00014976">
              <w:t>a</w:t>
            </w:r>
          </w:p>
          <w:p w14:paraId="639E5693" w14:textId="71D5C71A" w:rsidR="00C22F45" w:rsidRPr="00014976" w:rsidRDefault="00F57B53" w:rsidP="00014976">
            <w:pPr>
              <w:spacing w:before="20" w:after="20"/>
            </w:pPr>
            <w:r w:rsidRPr="00014976">
              <w:t>makkara : makkaro/i/n</w:t>
            </w:r>
            <w:r w:rsidR="00C22F45" w:rsidRPr="00014976">
              <w:t>a</w:t>
            </w:r>
          </w:p>
        </w:tc>
        <w:tc>
          <w:tcPr>
            <w:tcW w:w="0" w:type="auto"/>
            <w:tcBorders>
              <w:top w:val="nil"/>
              <w:left w:val="single" w:sz="4" w:space="0" w:color="auto"/>
              <w:bottom w:val="single" w:sz="4" w:space="0" w:color="auto"/>
            </w:tcBorders>
          </w:tcPr>
          <w:p w14:paraId="4C6C289B" w14:textId="77777777" w:rsidR="00C22F45" w:rsidRPr="00014976" w:rsidRDefault="00C22F45" w:rsidP="00014976">
            <w:pPr>
              <w:spacing w:before="20" w:after="20"/>
            </w:pPr>
          </w:p>
        </w:tc>
      </w:tr>
      <w:tr w:rsidR="00C22F45" w:rsidRPr="00014976" w14:paraId="3D5BFD9E" w14:textId="77777777" w:rsidTr="00014976">
        <w:tc>
          <w:tcPr>
            <w:tcW w:w="0" w:type="auto"/>
            <w:tcBorders>
              <w:bottom w:val="nil"/>
            </w:tcBorders>
          </w:tcPr>
          <w:p w14:paraId="076D8EE4" w14:textId="4C44420A" w:rsidR="00C22F45" w:rsidRPr="00014976" w:rsidRDefault="00505180" w:rsidP="00014976">
            <w:pPr>
              <w:spacing w:before="20" w:after="20"/>
            </w:pPr>
            <w:r>
              <w:t>8.1</w:t>
            </w:r>
            <w:r w:rsidR="00C22F45" w:rsidRPr="00014976">
              <w:t xml:space="preserve"> Kaksi</w:t>
            </w:r>
            <w:r w:rsidR="006678A0">
              <w:t>tav</w:t>
            </w:r>
            <w:r w:rsidR="00C22F45" w:rsidRPr="00014976">
              <w:t xml:space="preserve">uiset </w:t>
            </w:r>
            <w:r w:rsidR="00C22F45" w:rsidRPr="00307491">
              <w:rPr>
                <w:i/>
              </w:rPr>
              <w:t>ä + i &gt; i</w:t>
            </w:r>
            <w:r w:rsidR="00C22F45" w:rsidRPr="00014976">
              <w:t xml:space="preserve"> </w:t>
            </w:r>
            <w:r w:rsidR="0075485B">
              <w:t>(</w:t>
            </w:r>
            <w:r w:rsidR="00C22F45" w:rsidRPr="00014976">
              <w:t>nomenit ja verbit)</w:t>
            </w:r>
          </w:p>
        </w:tc>
        <w:tc>
          <w:tcPr>
            <w:tcW w:w="0" w:type="auto"/>
            <w:tcBorders>
              <w:bottom w:val="nil"/>
            </w:tcBorders>
          </w:tcPr>
          <w:p w14:paraId="110F714F" w14:textId="1F19ACEB" w:rsidR="00C22F45" w:rsidRPr="00014976" w:rsidRDefault="00F57B53" w:rsidP="00014976">
            <w:pPr>
              <w:spacing w:before="20" w:after="20"/>
            </w:pPr>
            <w:r w:rsidRPr="00014976">
              <w:t>lehmä : lehm/i/n</w:t>
            </w:r>
            <w:r w:rsidR="00C22F45" w:rsidRPr="00014976">
              <w:t>ä</w:t>
            </w:r>
          </w:p>
          <w:p w14:paraId="187AAB2F" w14:textId="4C91F7B3" w:rsidR="00C22F45" w:rsidRPr="00014976" w:rsidRDefault="00F57B53" w:rsidP="00014976">
            <w:pPr>
              <w:spacing w:before="20" w:after="20"/>
            </w:pPr>
            <w:r w:rsidRPr="00014976">
              <w:t>tyhmä : tyhm/i/n</w:t>
            </w:r>
            <w:r w:rsidR="00C22F45" w:rsidRPr="00014976">
              <w:t>ä</w:t>
            </w:r>
          </w:p>
        </w:tc>
        <w:tc>
          <w:tcPr>
            <w:tcW w:w="0" w:type="auto"/>
            <w:tcBorders>
              <w:bottom w:val="nil"/>
            </w:tcBorders>
          </w:tcPr>
          <w:p w14:paraId="3505E87E" w14:textId="164C871E" w:rsidR="00C22F45" w:rsidRPr="00014976" w:rsidRDefault="00C22F45" w:rsidP="00014976">
            <w:pPr>
              <w:spacing w:before="20" w:after="20"/>
            </w:pPr>
            <w:r w:rsidRPr="00014976">
              <w:t>lent</w:t>
            </w:r>
            <w:r w:rsidR="0075485B">
              <w:t>(</w:t>
            </w:r>
            <w:r w:rsidRPr="00014976">
              <w:t>t)ä/ä</w:t>
            </w:r>
            <w:r w:rsidR="0075485B">
              <w:t>(</w:t>
            </w:r>
            <w:r w:rsidRPr="00014976">
              <w:t>t) : lens/i</w:t>
            </w:r>
          </w:p>
          <w:p w14:paraId="3EB4E903" w14:textId="439CA675" w:rsidR="00C22F45" w:rsidRPr="00014976" w:rsidRDefault="00C22F45" w:rsidP="00014976">
            <w:pPr>
              <w:spacing w:before="20" w:after="20"/>
            </w:pPr>
            <w:r w:rsidRPr="00014976">
              <w:t>pyyt</w:t>
            </w:r>
            <w:r w:rsidR="0075485B">
              <w:t>(</w:t>
            </w:r>
            <w:r w:rsidRPr="00014976">
              <w:t>t)ä/ä</w:t>
            </w:r>
            <w:r w:rsidR="0075485B">
              <w:t>(</w:t>
            </w:r>
            <w:r w:rsidRPr="00014976">
              <w:t>t) : pyys/i</w:t>
            </w:r>
          </w:p>
        </w:tc>
      </w:tr>
      <w:tr w:rsidR="00C22F45" w:rsidRPr="00014976" w14:paraId="62A513C4" w14:textId="77777777" w:rsidTr="00CD1946">
        <w:tc>
          <w:tcPr>
            <w:tcW w:w="0" w:type="auto"/>
            <w:tcBorders>
              <w:top w:val="nil"/>
              <w:bottom w:val="nil"/>
            </w:tcBorders>
          </w:tcPr>
          <w:p w14:paraId="3E1CBDAF" w14:textId="12BDD313" w:rsidR="00C22F45" w:rsidRPr="00014976" w:rsidRDefault="00505180" w:rsidP="00014976">
            <w:pPr>
              <w:spacing w:before="20" w:after="20"/>
            </w:pPr>
            <w:r>
              <w:t>8.2</w:t>
            </w:r>
            <w:r w:rsidR="00CD1946">
              <w:t xml:space="preserve"> U</w:t>
            </w:r>
            <w:r w:rsidR="00C22F45" w:rsidRPr="00014976">
              <w:t>sheempi</w:t>
            </w:r>
            <w:r w:rsidR="006678A0">
              <w:t>tav</w:t>
            </w:r>
            <w:r w:rsidR="00C22F45" w:rsidRPr="00014976">
              <w:t xml:space="preserve">uiset </w:t>
            </w:r>
            <w:r w:rsidR="00CD1946">
              <w:t xml:space="preserve">sanat </w:t>
            </w:r>
            <w:r w:rsidR="00C22F45" w:rsidRPr="00307491">
              <w:rPr>
                <w:i/>
              </w:rPr>
              <w:t>ä + i &gt; i</w:t>
            </w:r>
            <w:r w:rsidR="00C22F45" w:rsidRPr="00014976">
              <w:t xml:space="preserve"> </w:t>
            </w:r>
            <w:r w:rsidR="0075485B">
              <w:t>(</w:t>
            </w:r>
            <w:r w:rsidR="00CD1946">
              <w:t>verbiissä ja</w:t>
            </w:r>
            <w:r w:rsidR="00C22F45" w:rsidRPr="00014976">
              <w:t xml:space="preserve"> osassa nomeniita)</w:t>
            </w:r>
          </w:p>
        </w:tc>
        <w:tc>
          <w:tcPr>
            <w:tcW w:w="0" w:type="auto"/>
            <w:tcBorders>
              <w:top w:val="nil"/>
              <w:bottom w:val="nil"/>
            </w:tcBorders>
          </w:tcPr>
          <w:p w14:paraId="1BA3E073" w14:textId="78E66E1F" w:rsidR="005B10D3" w:rsidRPr="00014976" w:rsidRDefault="005B10D3" w:rsidP="00014976">
            <w:pPr>
              <w:spacing w:before="20" w:after="20"/>
            </w:pPr>
            <w:r w:rsidRPr="00014976">
              <w:t>näppärä : näppär/i/nnä</w:t>
            </w:r>
          </w:p>
          <w:p w14:paraId="2D3A7BD2" w14:textId="5464474D" w:rsidR="00C22F45" w:rsidRPr="00014976" w:rsidRDefault="00002645" w:rsidP="00014976">
            <w:pPr>
              <w:spacing w:before="20" w:after="20"/>
            </w:pPr>
            <w:r w:rsidRPr="00014976">
              <w:t>terävä : teräv/i/nnä</w:t>
            </w:r>
          </w:p>
        </w:tc>
        <w:tc>
          <w:tcPr>
            <w:tcW w:w="0" w:type="auto"/>
            <w:tcBorders>
              <w:top w:val="nil"/>
              <w:bottom w:val="nil"/>
            </w:tcBorders>
          </w:tcPr>
          <w:p w14:paraId="37AD0074" w14:textId="1C2E2987" w:rsidR="00C22F45" w:rsidRPr="00014976" w:rsidRDefault="00C22F45" w:rsidP="00014976">
            <w:pPr>
              <w:spacing w:before="20" w:after="20"/>
            </w:pPr>
            <w:r w:rsidRPr="00014976">
              <w:t>lähättä/ä</w:t>
            </w:r>
            <w:r w:rsidR="0075485B">
              <w:t>(</w:t>
            </w:r>
            <w:r w:rsidRPr="00014976">
              <w:t>t) : lähätt/i</w:t>
            </w:r>
          </w:p>
          <w:p w14:paraId="02F741D4" w14:textId="0AC1BB81" w:rsidR="00C22F45" w:rsidRPr="00014976" w:rsidRDefault="00C22F45" w:rsidP="00014976">
            <w:pPr>
              <w:spacing w:before="20" w:after="20"/>
            </w:pPr>
            <w:r w:rsidRPr="00014976">
              <w:t>vähent</w:t>
            </w:r>
            <w:r w:rsidR="0075485B">
              <w:t>(</w:t>
            </w:r>
            <w:r w:rsidRPr="00014976">
              <w:t>t)ä/ä</w:t>
            </w:r>
            <w:r w:rsidR="0075485B">
              <w:t>(</w:t>
            </w:r>
            <w:r w:rsidRPr="00014976">
              <w:t>t) : vähens/i</w:t>
            </w:r>
          </w:p>
        </w:tc>
      </w:tr>
      <w:tr w:rsidR="00CD1946" w:rsidRPr="00014976" w14:paraId="65B85C15" w14:textId="77777777" w:rsidTr="00014976">
        <w:tc>
          <w:tcPr>
            <w:tcW w:w="0" w:type="auto"/>
            <w:tcBorders>
              <w:top w:val="nil"/>
            </w:tcBorders>
          </w:tcPr>
          <w:p w14:paraId="511D4EE0" w14:textId="50379B25" w:rsidR="00CD1946" w:rsidRPr="00014976" w:rsidRDefault="00CD1946" w:rsidP="00014976">
            <w:pPr>
              <w:spacing w:before="20" w:after="20"/>
            </w:pPr>
            <w:r w:rsidRPr="00014976">
              <w:t xml:space="preserve">&gt; </w:t>
            </w:r>
            <w:r w:rsidRPr="00307491">
              <w:rPr>
                <w:i/>
              </w:rPr>
              <w:t>öi</w:t>
            </w:r>
            <w:r w:rsidRPr="00014976">
              <w:t xml:space="preserve"> </w:t>
            </w:r>
            <w:r>
              <w:t>(</w:t>
            </w:r>
            <w:r w:rsidRPr="00014976">
              <w:t>osassa nomeniita)</w:t>
            </w:r>
          </w:p>
        </w:tc>
        <w:tc>
          <w:tcPr>
            <w:tcW w:w="0" w:type="auto"/>
            <w:tcBorders>
              <w:top w:val="nil"/>
            </w:tcBorders>
          </w:tcPr>
          <w:p w14:paraId="6C67B8F8" w14:textId="26102C0B" w:rsidR="00CD1946" w:rsidRPr="00014976" w:rsidRDefault="00CD1946" w:rsidP="00014976">
            <w:pPr>
              <w:spacing w:before="20" w:after="20"/>
            </w:pPr>
            <w:r w:rsidRPr="00014976">
              <w:t>penikkä : penikö/i/nä</w:t>
            </w:r>
          </w:p>
        </w:tc>
        <w:tc>
          <w:tcPr>
            <w:tcW w:w="0" w:type="auto"/>
            <w:tcBorders>
              <w:top w:val="nil"/>
            </w:tcBorders>
          </w:tcPr>
          <w:p w14:paraId="622FFAE0" w14:textId="77777777" w:rsidR="00CD1946" w:rsidRPr="00014976" w:rsidRDefault="00CD1946" w:rsidP="00014976">
            <w:pPr>
              <w:spacing w:before="20" w:after="20"/>
            </w:pPr>
          </w:p>
        </w:tc>
      </w:tr>
    </w:tbl>
    <w:p w14:paraId="0CC29ABB" w14:textId="18C12501" w:rsidR="007F3CFB" w:rsidRPr="00A95D68" w:rsidRDefault="007F3CFB" w:rsidP="00BD2A19">
      <w:pPr>
        <w:pStyle w:val="Brdtekst"/>
        <w:spacing w:before="120"/>
      </w:pPr>
      <w:r w:rsidRPr="00A95D68">
        <w:t>Vokaalin vaihettelut pluraalin ja preteritin eđessä oon sitte seuraavat:</w:t>
      </w:r>
    </w:p>
    <w:p w14:paraId="2407AE88" w14:textId="2FBE5443" w:rsidR="00B30251" w:rsidRPr="00A95D68" w:rsidRDefault="0075485B" w:rsidP="00BD2A19">
      <w:pPr>
        <w:pStyle w:val="Brdtekst"/>
        <w:spacing w:before="120"/>
      </w:pPr>
      <w:r>
        <w:t>(</w:t>
      </w:r>
      <w:r w:rsidR="00B30251" w:rsidRPr="00A95D68">
        <w:t xml:space="preserve">1) </w:t>
      </w:r>
      <w:r w:rsidR="000A54A2" w:rsidRPr="00A95D68">
        <w:t>K</w:t>
      </w:r>
      <w:r w:rsidR="00B30251" w:rsidRPr="00A95D68">
        <w:t xml:space="preserve">o rangassa oon kaksi samanlaista vokaalii, se toinen niistä kattoo pluraalin ja preteritin </w:t>
      </w:r>
      <w:r w:rsidR="00B30251" w:rsidRPr="00B90C69">
        <w:rPr>
          <w:i/>
        </w:rPr>
        <w:t>i</w:t>
      </w:r>
      <w:r w:rsidR="00B30251" w:rsidRPr="00A95D68">
        <w:t xml:space="preserve">:n eđestä. Ko </w:t>
      </w:r>
      <w:r>
        <w:t>(</w:t>
      </w:r>
      <w:r w:rsidR="00B30251" w:rsidRPr="00A95D68">
        <w:t xml:space="preserve">2) rangassa oon </w:t>
      </w:r>
      <w:r w:rsidR="005D4898" w:rsidRPr="00A95D68">
        <w:t>diftongi</w:t>
      </w:r>
      <w:r w:rsidR="00B30251" w:rsidRPr="00A95D68">
        <w:t xml:space="preserve">, se </w:t>
      </w:r>
      <w:r w:rsidR="00DD2DFE" w:rsidRPr="00A95D68">
        <w:t>d</w:t>
      </w:r>
      <w:r w:rsidR="00B30251" w:rsidRPr="00A95D68">
        <w:t xml:space="preserve">iftongin ensimäinen vokaali kattoo ja </w:t>
      </w:r>
      <w:r w:rsidR="00B30251" w:rsidRPr="00307491">
        <w:rPr>
          <w:i/>
        </w:rPr>
        <w:t xml:space="preserve">i </w:t>
      </w:r>
      <w:r w:rsidR="00B30251" w:rsidRPr="00A95D68">
        <w:t xml:space="preserve">haamustaa diftongin toisen vokaalin kans </w:t>
      </w:r>
      <w:r>
        <w:t>(</w:t>
      </w:r>
      <w:r w:rsidR="00B30251" w:rsidRPr="00307491">
        <w:rPr>
          <w:i/>
        </w:rPr>
        <w:t>V</w:t>
      </w:r>
      <w:r w:rsidR="00A929B7" w:rsidRPr="00A929B7">
        <w:rPr>
          <w:vertAlign w:val="subscript"/>
        </w:rPr>
        <w:t>2</w:t>
      </w:r>
      <w:r w:rsidR="00B30251" w:rsidRPr="00307491">
        <w:rPr>
          <w:i/>
        </w:rPr>
        <w:t>i</w:t>
      </w:r>
      <w:r w:rsidR="00B30251" w:rsidRPr="00A95D68">
        <w:t xml:space="preserve">). Mutta jos </w:t>
      </w:r>
      <w:r>
        <w:t>(</w:t>
      </w:r>
      <w:r w:rsidR="00B30251" w:rsidRPr="00A95D68">
        <w:t xml:space="preserve">3) sen originaalidiftongin toinen vokaali oon </w:t>
      </w:r>
      <w:r w:rsidR="00B30251" w:rsidRPr="00307491">
        <w:rPr>
          <w:i/>
        </w:rPr>
        <w:t>i</w:t>
      </w:r>
      <w:r w:rsidR="00B30251" w:rsidRPr="00A95D68">
        <w:t xml:space="preserve">, se </w:t>
      </w:r>
      <w:r w:rsidR="00B30251" w:rsidRPr="00307491">
        <w:rPr>
          <w:i/>
        </w:rPr>
        <w:t>i</w:t>
      </w:r>
      <w:r w:rsidR="00B30251" w:rsidRPr="00A95D68">
        <w:t xml:space="preserve"> kuitenki aina kattoo. </w:t>
      </w:r>
      <w:r w:rsidR="00825D07">
        <w:t>(</w:t>
      </w:r>
      <w:r w:rsidR="00825D07" w:rsidRPr="00A95D68">
        <w:t xml:space="preserve">4) </w:t>
      </w:r>
      <w:r w:rsidR="00B30251" w:rsidRPr="00A95D68">
        <w:t xml:space="preserve">Yksinkertaiset vokaalit </w:t>
      </w:r>
      <w:r w:rsidR="00B30251" w:rsidRPr="00307491">
        <w:rPr>
          <w:i/>
        </w:rPr>
        <w:t>o</w:t>
      </w:r>
      <w:r w:rsidRPr="0075485B">
        <w:t>,</w:t>
      </w:r>
      <w:r w:rsidR="00B30251" w:rsidRPr="00307491">
        <w:rPr>
          <w:i/>
        </w:rPr>
        <w:t xml:space="preserve"> ö</w:t>
      </w:r>
      <w:r w:rsidRPr="0075485B">
        <w:t>,</w:t>
      </w:r>
      <w:r w:rsidR="00B30251" w:rsidRPr="00307491">
        <w:rPr>
          <w:i/>
        </w:rPr>
        <w:t xml:space="preserve"> u</w:t>
      </w:r>
      <w:r w:rsidR="00B30251" w:rsidRPr="00A95D68">
        <w:t xml:space="preserve"> ja </w:t>
      </w:r>
      <w:r w:rsidR="00B30251" w:rsidRPr="00307491">
        <w:rPr>
          <w:i/>
        </w:rPr>
        <w:t>y</w:t>
      </w:r>
      <w:r w:rsidR="00B30251" w:rsidRPr="00A95D68">
        <w:t xml:space="preserve"> säilythään aina suffiksin </w:t>
      </w:r>
      <w:r w:rsidR="00B30251" w:rsidRPr="00307491">
        <w:rPr>
          <w:i/>
        </w:rPr>
        <w:t>i</w:t>
      </w:r>
      <w:r w:rsidR="00B30251" w:rsidRPr="00A95D68">
        <w:t xml:space="preserve">:n eđessä, ko taas </w:t>
      </w:r>
      <w:r>
        <w:t>(</w:t>
      </w:r>
      <w:r w:rsidR="00EB4551" w:rsidRPr="00A95D68">
        <w:t xml:space="preserve">5) rangan </w:t>
      </w:r>
      <w:r w:rsidR="00B30251" w:rsidRPr="00307491">
        <w:rPr>
          <w:i/>
        </w:rPr>
        <w:t>e</w:t>
      </w:r>
      <w:r w:rsidR="00B30251" w:rsidRPr="00A95D68">
        <w:t xml:space="preserve"> aina kattoo. Ko rangan vokaali oon </w:t>
      </w:r>
      <w:r w:rsidR="00B30251" w:rsidRPr="00307491">
        <w:rPr>
          <w:i/>
        </w:rPr>
        <w:t>i</w:t>
      </w:r>
      <w:r w:rsidR="00B30251" w:rsidRPr="00A95D68">
        <w:t xml:space="preserve"> </w:t>
      </w:r>
      <w:r>
        <w:t>(</w:t>
      </w:r>
      <w:r w:rsidR="00B30251" w:rsidRPr="00A95D68">
        <w:t xml:space="preserve">6), se siinä oon </w:t>
      </w:r>
      <w:r w:rsidR="00F573C8" w:rsidRPr="00A95D68">
        <w:t xml:space="preserve">Porsangin </w:t>
      </w:r>
      <w:r w:rsidR="00D54F97">
        <w:t>varieteet</w:t>
      </w:r>
      <w:r w:rsidR="00F573C8" w:rsidRPr="00A95D68">
        <w:t xml:space="preserve">issa </w:t>
      </w:r>
      <w:r w:rsidR="001C053C">
        <w:t>eroitu</w:t>
      </w:r>
      <w:r w:rsidR="00B30251" w:rsidRPr="00A95D68">
        <w:t xml:space="preserve">s nomeniitten ja verbiin välilä: Pluraalin </w:t>
      </w:r>
      <w:r w:rsidR="00B30251" w:rsidRPr="00307491">
        <w:rPr>
          <w:i/>
        </w:rPr>
        <w:t>i</w:t>
      </w:r>
      <w:r w:rsidR="00B30251" w:rsidRPr="00A95D68">
        <w:t xml:space="preserve">:n eđessä se säilyy, mutta preteritin </w:t>
      </w:r>
      <w:r w:rsidR="00B30251" w:rsidRPr="00307491">
        <w:rPr>
          <w:i/>
        </w:rPr>
        <w:t>i</w:t>
      </w:r>
      <w:r w:rsidR="00B30251" w:rsidRPr="00A95D68">
        <w:t xml:space="preserve">:n eđestä se kattoo. </w:t>
      </w:r>
      <w:r w:rsidR="00F573C8" w:rsidRPr="00A95D68">
        <w:t xml:space="preserve">Muissa </w:t>
      </w:r>
      <w:r w:rsidR="00D54F97">
        <w:t>varieteet</w:t>
      </w:r>
      <w:r w:rsidR="00F573C8" w:rsidRPr="00A95D68">
        <w:t>iissa rangan</w:t>
      </w:r>
      <w:r w:rsidR="00F573C8" w:rsidRPr="00307491">
        <w:rPr>
          <w:i/>
        </w:rPr>
        <w:t xml:space="preserve"> i</w:t>
      </w:r>
      <w:r w:rsidR="00F573C8" w:rsidRPr="00A95D68">
        <w:t xml:space="preserve"> kattoo aina suffiksin </w:t>
      </w:r>
      <w:r w:rsidR="00F573C8" w:rsidRPr="00307491">
        <w:rPr>
          <w:i/>
        </w:rPr>
        <w:t>i</w:t>
      </w:r>
      <w:r w:rsidR="00F573C8" w:rsidRPr="00A95D68">
        <w:t>:n eđestä.</w:t>
      </w:r>
    </w:p>
    <w:p w14:paraId="19A171A1" w14:textId="77777777" w:rsidR="00F904D4" w:rsidRDefault="00B30251" w:rsidP="00BD2A19">
      <w:pPr>
        <w:pStyle w:val="Brdtekst"/>
        <w:spacing w:before="120"/>
      </w:pPr>
      <w:r w:rsidRPr="00A95D68">
        <w:lastRenderedPageBreak/>
        <w:t xml:space="preserve">Hankaliimat oon rankavokaalit </w:t>
      </w:r>
      <w:r w:rsidRPr="007002EC">
        <w:rPr>
          <w:i/>
        </w:rPr>
        <w:t>a</w:t>
      </w:r>
      <w:r w:rsidRPr="00A95D68">
        <w:t xml:space="preserve"> ja</w:t>
      </w:r>
      <w:r w:rsidRPr="007002EC">
        <w:rPr>
          <w:i/>
        </w:rPr>
        <w:t xml:space="preserve"> ä</w:t>
      </w:r>
      <w:r w:rsidRPr="00A95D68">
        <w:t>. Ko oon kysymys kaksi</w:t>
      </w:r>
      <w:r w:rsidR="006678A0">
        <w:t>tav</w:t>
      </w:r>
      <w:r w:rsidRPr="00A95D68">
        <w:t xml:space="preserve">uisista rangoista, se kuitenki oon olemassa selvät reekelit: </w:t>
      </w:r>
      <w:r w:rsidRPr="007002EC">
        <w:rPr>
          <w:i/>
        </w:rPr>
        <w:t>a</w:t>
      </w:r>
      <w:r w:rsidRPr="00A95D68">
        <w:t xml:space="preserve">-rankaisissa </w:t>
      </w:r>
      <w:r w:rsidR="0075485B">
        <w:t>(</w:t>
      </w:r>
      <w:r w:rsidRPr="00A95D68">
        <w:t xml:space="preserve">7) </w:t>
      </w:r>
      <w:r w:rsidRPr="007002EC">
        <w:rPr>
          <w:i/>
        </w:rPr>
        <w:t>a + i &gt; i</w:t>
      </w:r>
      <w:r w:rsidRPr="00A95D68">
        <w:t>, ko ensi</w:t>
      </w:r>
      <w:r w:rsidR="006678A0">
        <w:t xml:space="preserve"> tav</w:t>
      </w:r>
      <w:r w:rsidRPr="00A95D68">
        <w:t xml:space="preserve">un ensi vokaali oon </w:t>
      </w:r>
      <w:r w:rsidRPr="007002EC">
        <w:rPr>
          <w:i/>
        </w:rPr>
        <w:t>o</w:t>
      </w:r>
      <w:r w:rsidRPr="00A95D68">
        <w:t xml:space="preserve"> eli </w:t>
      </w:r>
      <w:r w:rsidRPr="007002EC">
        <w:rPr>
          <w:i/>
        </w:rPr>
        <w:t>u</w:t>
      </w:r>
      <w:r w:rsidRPr="00A95D68">
        <w:t xml:space="preserve"> </w:t>
      </w:r>
      <w:r w:rsidR="0075485B">
        <w:t>(</w:t>
      </w:r>
      <w:r w:rsidR="00FE0A48" w:rsidRPr="00A95D68">
        <w:t>7.1</w:t>
      </w:r>
      <w:r w:rsidRPr="00A95D68">
        <w:t xml:space="preserve">), siis ymmyräinen vokaali, muutoin </w:t>
      </w:r>
      <w:r w:rsidRPr="007002EC">
        <w:rPr>
          <w:i/>
        </w:rPr>
        <w:t>a</w:t>
      </w:r>
      <w:r w:rsidR="005D4898" w:rsidRPr="007002EC">
        <w:rPr>
          <w:i/>
        </w:rPr>
        <w:t xml:space="preserve"> </w:t>
      </w:r>
      <w:r w:rsidRPr="007002EC">
        <w:rPr>
          <w:i/>
        </w:rPr>
        <w:t>+ i &gt; oi</w:t>
      </w:r>
      <w:r w:rsidRPr="00A95D68">
        <w:t xml:space="preserve"> </w:t>
      </w:r>
      <w:r w:rsidR="0075485B">
        <w:t>(</w:t>
      </w:r>
      <w:r w:rsidR="00505180">
        <w:t>7.2</w:t>
      </w:r>
      <w:r w:rsidRPr="00A95D68">
        <w:t>)</w:t>
      </w:r>
      <w:r w:rsidR="00F904D4">
        <w:t>.</w:t>
      </w:r>
    </w:p>
    <w:p w14:paraId="0DC878C5" w14:textId="77777777" w:rsidR="00F904D4" w:rsidRDefault="00B30251" w:rsidP="00BD2A19">
      <w:pPr>
        <w:pStyle w:val="Brdtekst"/>
        <w:spacing w:before="120"/>
      </w:pPr>
      <w:r w:rsidRPr="00A95D68">
        <w:t xml:space="preserve">Rangan </w:t>
      </w:r>
      <w:r w:rsidRPr="007002EC">
        <w:rPr>
          <w:i/>
        </w:rPr>
        <w:t>ä</w:t>
      </w:r>
      <w:r w:rsidRPr="00A95D68">
        <w:t xml:space="preserve"> </w:t>
      </w:r>
      <w:r w:rsidR="0075485B">
        <w:t>(</w:t>
      </w:r>
      <w:r w:rsidR="00505180">
        <w:t>8.1</w:t>
      </w:r>
      <w:r w:rsidRPr="00A95D68">
        <w:t>) kattoo kaksi</w:t>
      </w:r>
      <w:r w:rsidR="006678A0">
        <w:t>tav</w:t>
      </w:r>
      <w:r w:rsidR="00263494">
        <w:t>uisista rangoist</w:t>
      </w:r>
      <w:r w:rsidRPr="00A95D68">
        <w:t xml:space="preserve">a aina pluraalin ja preteritin </w:t>
      </w:r>
      <w:r w:rsidRPr="007002EC">
        <w:rPr>
          <w:i/>
        </w:rPr>
        <w:t>i</w:t>
      </w:r>
      <w:r w:rsidRPr="00A95D68">
        <w:t>:n eđestä</w:t>
      </w:r>
      <w:r w:rsidR="00F904D4">
        <w:t>.</w:t>
      </w:r>
    </w:p>
    <w:p w14:paraId="17977328" w14:textId="77777777" w:rsidR="00F904D4" w:rsidRDefault="00B30251" w:rsidP="00BD2A19">
      <w:pPr>
        <w:pStyle w:val="Brdtekst"/>
        <w:spacing w:before="120"/>
      </w:pPr>
      <w:r w:rsidRPr="007002EC">
        <w:rPr>
          <w:i/>
        </w:rPr>
        <w:t>a</w:t>
      </w:r>
      <w:r w:rsidRPr="00A95D68">
        <w:t>:la ja</w:t>
      </w:r>
      <w:r w:rsidRPr="007002EC">
        <w:rPr>
          <w:i/>
        </w:rPr>
        <w:t xml:space="preserve"> ä</w:t>
      </w:r>
      <w:r w:rsidRPr="00A95D68">
        <w:t>:lä loppuuvista</w:t>
      </w:r>
      <w:r w:rsidR="002C2EA8" w:rsidRPr="00A95D68">
        <w:t xml:space="preserve"> usheem</w:t>
      </w:r>
      <w:r w:rsidRPr="00A95D68">
        <w:t>pi</w:t>
      </w:r>
      <w:r w:rsidR="006678A0">
        <w:t>tav</w:t>
      </w:r>
      <w:r w:rsidRPr="00A95D68">
        <w:t xml:space="preserve">uisista nomenirangoista </w:t>
      </w:r>
      <w:r w:rsidR="0075485B">
        <w:t>(</w:t>
      </w:r>
      <w:r w:rsidR="00505180">
        <w:t>7.3 ja 8.2</w:t>
      </w:r>
      <w:r w:rsidRPr="00A95D68">
        <w:t xml:space="preserve">) oon vähän </w:t>
      </w:r>
      <w:r w:rsidR="00B6100B" w:rsidRPr="00A95D68">
        <w:t>huonompi</w:t>
      </w:r>
      <w:r w:rsidRPr="00A95D68">
        <w:t xml:space="preserve"> anttaat mithään selvää reek</w:t>
      </w:r>
      <w:r w:rsidR="00B6100B" w:rsidRPr="00A95D68">
        <w:t xml:space="preserve">elii. Yksi oon kuitenki </w:t>
      </w:r>
      <w:r w:rsidR="00505180">
        <w:t>sikkari</w:t>
      </w:r>
      <w:r w:rsidR="00B6100B" w:rsidRPr="00A95D68">
        <w:t>: K</w:t>
      </w:r>
      <w:r w:rsidRPr="00A95D68">
        <w:t xml:space="preserve">o ranka loppuu </w:t>
      </w:r>
      <w:r w:rsidRPr="007002EC">
        <w:rPr>
          <w:i/>
        </w:rPr>
        <w:t>va</w:t>
      </w:r>
      <w:r w:rsidRPr="00A95D68">
        <w:t xml:space="preserve"> eli </w:t>
      </w:r>
      <w:r w:rsidRPr="007002EC">
        <w:rPr>
          <w:i/>
        </w:rPr>
        <w:t>vä</w:t>
      </w:r>
      <w:r w:rsidRPr="00A95D68">
        <w:t xml:space="preserve">, se </w:t>
      </w:r>
      <w:r w:rsidR="00814D77">
        <w:t>tuloksenna</w:t>
      </w:r>
      <w:r w:rsidRPr="00A95D68">
        <w:t xml:space="preserve"> oon aina </w:t>
      </w:r>
      <w:r w:rsidRPr="007002EC">
        <w:rPr>
          <w:i/>
        </w:rPr>
        <w:t>vi</w:t>
      </w:r>
      <w:r w:rsidRPr="00A95D68">
        <w:t>.</w:t>
      </w:r>
      <w:r w:rsidR="005F752F" w:rsidRPr="00A95D68">
        <w:t xml:space="preserve"> U</w:t>
      </w:r>
      <w:r w:rsidR="002C2EA8" w:rsidRPr="00A95D68">
        <w:t>sheem</w:t>
      </w:r>
      <w:r w:rsidRPr="00A95D68">
        <w:t>pi</w:t>
      </w:r>
      <w:r w:rsidR="006678A0">
        <w:t>tav</w:t>
      </w:r>
      <w:r w:rsidRPr="00A95D68">
        <w:t xml:space="preserve">uisista verbirangoista </w:t>
      </w:r>
      <w:r w:rsidRPr="007002EC">
        <w:rPr>
          <w:i/>
        </w:rPr>
        <w:t>a</w:t>
      </w:r>
      <w:r w:rsidR="0098090B" w:rsidRPr="0098090B">
        <w:t>/</w:t>
      </w:r>
      <w:r w:rsidRPr="007002EC">
        <w:rPr>
          <w:i/>
        </w:rPr>
        <w:t>ä</w:t>
      </w:r>
      <w:r w:rsidRPr="00A95D68">
        <w:t xml:space="preserve"> aina kattoo preteritin </w:t>
      </w:r>
      <w:r w:rsidRPr="007002EC">
        <w:rPr>
          <w:i/>
        </w:rPr>
        <w:t>i</w:t>
      </w:r>
      <w:r w:rsidRPr="00A95D68">
        <w:t>:n eđestä</w:t>
      </w:r>
      <w:r w:rsidR="00263494">
        <w:t xml:space="preserve"> (8.2)</w:t>
      </w:r>
      <w:r w:rsidR="00F904D4">
        <w:t>.</w:t>
      </w:r>
    </w:p>
    <w:p w14:paraId="24D74EB5" w14:textId="5ECDC8A6" w:rsidR="00B30251" w:rsidRDefault="00263494" w:rsidP="00BD2A19">
      <w:pPr>
        <w:spacing w:before="120" w:after="120"/>
      </w:pPr>
      <w:r>
        <w:t>Saatama sitte</w:t>
      </w:r>
      <w:r w:rsidR="008F1404" w:rsidRPr="00A95D68">
        <w:t xml:space="preserve"> sannoot, ette usheimissa taphauksissa oon sama reekeli, oli sitte kysymys nomenirangan loppuvokaalista ja pluraalin </w:t>
      </w:r>
      <w:r w:rsidR="008F1404" w:rsidRPr="007002EC">
        <w:rPr>
          <w:i/>
        </w:rPr>
        <w:t>i</w:t>
      </w:r>
      <w:r w:rsidR="008F1404" w:rsidRPr="00A95D68">
        <w:t>:stä eli sitte verbirangan loppuvokaalista ja preteritin</w:t>
      </w:r>
      <w:r w:rsidR="008F1404" w:rsidRPr="007002EC">
        <w:rPr>
          <w:i/>
        </w:rPr>
        <w:t xml:space="preserve"> i</w:t>
      </w:r>
      <w:r w:rsidR="008F1404" w:rsidRPr="00A95D68">
        <w:t>:stä.</w:t>
      </w:r>
    </w:p>
    <w:p w14:paraId="379508E1" w14:textId="3E714255" w:rsidR="00B90C69" w:rsidRPr="00EA3E10" w:rsidRDefault="00B90C69" w:rsidP="00BD2A19">
      <w:pPr>
        <w:spacing w:before="120" w:after="120"/>
        <w:rPr>
          <w:smallCaps/>
        </w:rPr>
      </w:pPr>
      <w:r>
        <w:t>Sitä nomenirankkaa, missä oon myötä</w:t>
      </w:r>
      <w:r w:rsidR="00DA4BBB">
        <w:t xml:space="preserve"> pluraalin </w:t>
      </w:r>
      <w:r w:rsidR="00DA4BBB">
        <w:rPr>
          <w:i/>
        </w:rPr>
        <w:t>i</w:t>
      </w:r>
      <w:r w:rsidR="0075485B" w:rsidRPr="0075485B">
        <w:t>,</w:t>
      </w:r>
      <w:r w:rsidR="00DA4BBB">
        <w:rPr>
          <w:i/>
        </w:rPr>
        <w:t xml:space="preserve"> </w:t>
      </w:r>
      <w:r w:rsidR="00DA4BBB">
        <w:t xml:space="preserve">kuttuma </w:t>
      </w:r>
      <w:r w:rsidR="00DA4BBB" w:rsidRPr="00B81774">
        <w:rPr>
          <w:smallCaps/>
        </w:rPr>
        <w:t>pluraalin rangaksi</w:t>
      </w:r>
      <w:r w:rsidR="00EA3E10">
        <w:t xml:space="preserve">, ja sitä verbirankkaa, missä oon myötä preteritin </w:t>
      </w:r>
      <w:r w:rsidR="00EA3E10">
        <w:rPr>
          <w:i/>
        </w:rPr>
        <w:t>i</w:t>
      </w:r>
      <w:r w:rsidR="00EA3E10">
        <w:t xml:space="preserve">, kuttuma </w:t>
      </w:r>
      <w:r w:rsidR="00EA3E10">
        <w:rPr>
          <w:smallCaps/>
        </w:rPr>
        <w:t>preteriti</w:t>
      </w:r>
      <w:r w:rsidR="002C072B">
        <w:rPr>
          <w:smallCaps/>
        </w:rPr>
        <w:t xml:space="preserve">n </w:t>
      </w:r>
      <w:r w:rsidR="00EA3E10">
        <w:rPr>
          <w:smallCaps/>
        </w:rPr>
        <w:t>rangaksi.</w:t>
      </w:r>
    </w:p>
    <w:p w14:paraId="49EA3D3E" w14:textId="6B581A65" w:rsidR="00B30251" w:rsidRPr="00A95D68" w:rsidRDefault="00557486" w:rsidP="00BD2A19">
      <w:pPr>
        <w:pStyle w:val="Overskrift3"/>
      </w:pPr>
      <w:bookmarkStart w:id="356" w:name="_Rangan_vokaali_ja"/>
      <w:bookmarkStart w:id="357" w:name="_3.4._ti_&gt;_1"/>
      <w:bookmarkStart w:id="358" w:name="_3.4._ti_&gt;_2"/>
      <w:bookmarkStart w:id="359" w:name="_3.4._ti_&gt;"/>
      <w:bookmarkStart w:id="360" w:name="_ti_&gt;_si"/>
      <w:bookmarkStart w:id="361" w:name="_ti_&gt;_si_1"/>
      <w:bookmarkStart w:id="362" w:name="_Toc81192454"/>
      <w:bookmarkStart w:id="363" w:name="_Toc84997967"/>
      <w:bookmarkStart w:id="364" w:name="_Toc198266836"/>
      <w:bookmarkStart w:id="365" w:name="_Toc209168585"/>
      <w:bookmarkStart w:id="366" w:name="_Toc241129224"/>
      <w:bookmarkStart w:id="367" w:name="_Toc311273743"/>
      <w:bookmarkEnd w:id="356"/>
      <w:bookmarkEnd w:id="357"/>
      <w:bookmarkEnd w:id="358"/>
      <w:bookmarkEnd w:id="359"/>
      <w:bookmarkEnd w:id="360"/>
      <w:bookmarkEnd w:id="361"/>
      <w:r>
        <w:rPr>
          <w:i/>
        </w:rPr>
        <w:t>t</w:t>
      </w:r>
      <w:r w:rsidR="00D27219">
        <w:rPr>
          <w:i/>
        </w:rPr>
        <w:t>V</w:t>
      </w:r>
      <w:r w:rsidR="00193498">
        <w:rPr>
          <w:i/>
        </w:rPr>
        <w:t xml:space="preserve"> </w:t>
      </w:r>
      <w:r w:rsidR="00193498">
        <w:t>:</w:t>
      </w:r>
      <w:r w:rsidR="00B30251" w:rsidRPr="00850AFF">
        <w:rPr>
          <w:i/>
        </w:rPr>
        <w:t xml:space="preserve"> si</w:t>
      </w:r>
      <w:r w:rsidR="00B30251" w:rsidRPr="00A95D68">
        <w:t xml:space="preserve"> –</w:t>
      </w:r>
      <w:bookmarkEnd w:id="362"/>
      <w:bookmarkEnd w:id="363"/>
      <w:bookmarkEnd w:id="364"/>
      <w:bookmarkEnd w:id="365"/>
      <w:bookmarkEnd w:id="366"/>
      <w:r w:rsidR="002C072B">
        <w:t>vaihettelu</w:t>
      </w:r>
      <w:bookmarkEnd w:id="367"/>
    </w:p>
    <w:p w14:paraId="3A3C5E7C" w14:textId="10F2D0D5" w:rsidR="00B30251" w:rsidRPr="00A95D68" w:rsidRDefault="00882B68" w:rsidP="00BD2A19">
      <w:pPr>
        <w:pStyle w:val="Brdtekst"/>
        <w:spacing w:before="120"/>
      </w:pPr>
      <w:r>
        <w:t>Graadivaihettelussa met näje</w:t>
      </w:r>
      <w:r w:rsidR="00B30251" w:rsidRPr="00A95D68">
        <w:t xml:space="preserve">mä, ette </w:t>
      </w:r>
      <w:r w:rsidR="00B30251" w:rsidRPr="00882B68">
        <w:rPr>
          <w:i/>
        </w:rPr>
        <w:t>t</w:t>
      </w:r>
      <w:r w:rsidR="00F92A4A">
        <w:t>:</w:t>
      </w:r>
      <w:r w:rsidR="00B30251" w:rsidRPr="00A95D68">
        <w:t xml:space="preserve">lä oon vaihettelu </w:t>
      </w:r>
      <w:r w:rsidR="00B30251" w:rsidRPr="00882B68">
        <w:rPr>
          <w:i/>
        </w:rPr>
        <w:t xml:space="preserve">tt </w:t>
      </w:r>
      <w:r w:rsidR="0075485B" w:rsidRPr="0075485B">
        <w:t>:</w:t>
      </w:r>
      <w:r w:rsidR="00B30251" w:rsidRPr="00882B68">
        <w:rPr>
          <w:i/>
        </w:rPr>
        <w:t xml:space="preserve"> t </w:t>
      </w:r>
      <w:r w:rsidR="0075485B" w:rsidRPr="0075485B">
        <w:t>:</w:t>
      </w:r>
      <w:r w:rsidR="00B30251" w:rsidRPr="00882B68">
        <w:rPr>
          <w:i/>
        </w:rPr>
        <w:t xml:space="preserve"> đ</w:t>
      </w:r>
      <w:r w:rsidR="00B350F5">
        <w:rPr>
          <w:i/>
        </w:rPr>
        <w:t xml:space="preserve"> </w:t>
      </w:r>
      <w:r w:rsidR="00B350F5">
        <w:t>~</w:t>
      </w:r>
      <w:r w:rsidR="004C6213" w:rsidRPr="00A95D68">
        <w:t xml:space="preserve"> Ø</w:t>
      </w:r>
      <w:r w:rsidR="00B30251" w:rsidRPr="00A95D68">
        <w:t>. Kuitenki meilä oon aivan frekventi</w:t>
      </w:r>
      <w:r w:rsidR="00A775A6" w:rsidRPr="00A95D68">
        <w:t>llissii</w:t>
      </w:r>
      <w:r w:rsidR="00B30251" w:rsidRPr="00A95D68">
        <w:t xml:space="preserve"> sannoi, joissa </w:t>
      </w:r>
      <w:r w:rsidR="00B30251" w:rsidRPr="00882B68">
        <w:rPr>
          <w:i/>
        </w:rPr>
        <w:t>t</w:t>
      </w:r>
      <w:r w:rsidR="00B30251" w:rsidRPr="00A95D68">
        <w:t xml:space="preserve">:n sijasta oonki </w:t>
      </w:r>
      <w:r w:rsidR="00B30251" w:rsidRPr="00882B68">
        <w:rPr>
          <w:i/>
        </w:rPr>
        <w:t>s</w:t>
      </w:r>
      <w:r w:rsidR="00B30251" w:rsidRPr="00A95D68">
        <w:t xml:space="preserve">. Niin ko </w:t>
      </w:r>
      <w:r w:rsidR="0075485B">
        <w:t>(</w:t>
      </w:r>
      <w:r w:rsidR="00B30251" w:rsidRPr="00A95D68">
        <w:t>verbii</w:t>
      </w:r>
      <w:r w:rsidR="00691348" w:rsidRPr="00A95D68">
        <w:t xml:space="preserve">: 1.inf. : </w:t>
      </w:r>
      <w:r w:rsidR="00205CA9" w:rsidRPr="00A95D68">
        <w:t xml:space="preserve">partis.perf. : </w:t>
      </w:r>
      <w:r w:rsidR="002D276D">
        <w:t xml:space="preserve">prees.sg1 : </w:t>
      </w:r>
      <w:r w:rsidR="00691348" w:rsidRPr="00A95D68">
        <w:t>pret.</w:t>
      </w:r>
      <w:r w:rsidR="001337F6">
        <w:t>sg3</w:t>
      </w:r>
      <w:r w:rsidR="00691348" w:rsidRPr="00A95D68">
        <w:t xml:space="preserve"> : pret.</w:t>
      </w:r>
      <w:r w:rsidR="001337F6">
        <w:t>sg1</w:t>
      </w:r>
      <w:r w:rsidR="00B30251" w:rsidRPr="00A95D68">
        <w:t xml:space="preserve">) </w:t>
      </w:r>
      <w:r w:rsidR="00B30251" w:rsidRPr="00882B68">
        <w:rPr>
          <w:i/>
        </w:rPr>
        <w:t>tiet</w:t>
      </w:r>
      <w:r w:rsidR="0075485B" w:rsidRPr="0075485B">
        <w:t>(</w:t>
      </w:r>
      <w:r w:rsidR="00B30251" w:rsidRPr="00882B68">
        <w:rPr>
          <w:i/>
        </w:rPr>
        <w:t>t</w:t>
      </w:r>
      <w:r w:rsidR="0075485B" w:rsidRPr="0075485B">
        <w:t>)</w:t>
      </w:r>
      <w:r w:rsidR="00B30251" w:rsidRPr="00882B68">
        <w:rPr>
          <w:i/>
        </w:rPr>
        <w:t>ä</w:t>
      </w:r>
      <w:r w:rsidR="0098090B" w:rsidRPr="0098090B">
        <w:t>/</w:t>
      </w:r>
      <w:r w:rsidR="00B30251" w:rsidRPr="00882B68">
        <w:rPr>
          <w:i/>
        </w:rPr>
        <w:t>ä</w:t>
      </w:r>
      <w:r w:rsidR="0075485B" w:rsidRPr="0075485B">
        <w:t>(</w:t>
      </w:r>
      <w:r w:rsidR="00B30251" w:rsidRPr="00882B68">
        <w:rPr>
          <w:i/>
        </w:rPr>
        <w:t>t</w:t>
      </w:r>
      <w:r w:rsidR="0075485B" w:rsidRPr="0075485B">
        <w:t>)</w:t>
      </w:r>
      <w:r w:rsidR="00B30251" w:rsidRPr="00882B68">
        <w:rPr>
          <w:i/>
        </w:rPr>
        <w:t xml:space="preserve"> </w:t>
      </w:r>
      <w:r w:rsidR="0075485B" w:rsidRPr="0075485B">
        <w:t>:</w:t>
      </w:r>
      <w:r w:rsidR="00B30251" w:rsidRPr="00882B68">
        <w:rPr>
          <w:i/>
        </w:rPr>
        <w:t xml:space="preserve"> tietä</w:t>
      </w:r>
      <w:r w:rsidR="0098090B" w:rsidRPr="0098090B">
        <w:t>/</w:t>
      </w:r>
      <w:r w:rsidR="00B30251" w:rsidRPr="00882B68">
        <w:rPr>
          <w:i/>
        </w:rPr>
        <w:t xml:space="preserve">ny </w:t>
      </w:r>
      <w:r w:rsidR="0075485B" w:rsidRPr="0075485B">
        <w:t>:</w:t>
      </w:r>
      <w:r w:rsidR="002D276D">
        <w:t xml:space="preserve"> </w:t>
      </w:r>
      <w:r w:rsidR="002D276D" w:rsidRPr="002D276D">
        <w:rPr>
          <w:i/>
        </w:rPr>
        <w:t>tieđä</w:t>
      </w:r>
      <w:r w:rsidR="00BA1173" w:rsidRPr="00BA1173">
        <w:t>/</w:t>
      </w:r>
      <w:r w:rsidR="002D276D" w:rsidRPr="002D276D">
        <w:rPr>
          <w:i/>
        </w:rPr>
        <w:t>n</w:t>
      </w:r>
      <w:r w:rsidR="002D276D">
        <w:t xml:space="preserve"> </w:t>
      </w:r>
      <w:r w:rsidR="00417DE0">
        <w:t>~</w:t>
      </w:r>
      <w:r w:rsidR="002D276D">
        <w:t xml:space="preserve"> </w:t>
      </w:r>
      <w:r w:rsidR="002D276D">
        <w:rPr>
          <w:i/>
        </w:rPr>
        <w:t>ti</w:t>
      </w:r>
      <w:r w:rsidR="00417DE0">
        <w:rPr>
          <w:i/>
        </w:rPr>
        <w:t>i</w:t>
      </w:r>
      <w:r w:rsidR="002D276D">
        <w:rPr>
          <w:i/>
        </w:rPr>
        <w:t>ä</w:t>
      </w:r>
      <w:r w:rsidR="00BA1173" w:rsidRPr="00BA1173">
        <w:t>/</w:t>
      </w:r>
      <w:r w:rsidR="002D276D">
        <w:rPr>
          <w:i/>
        </w:rPr>
        <w:t>n</w:t>
      </w:r>
      <w:r w:rsidR="00417DE0">
        <w:rPr>
          <w:i/>
        </w:rPr>
        <w:t xml:space="preserve"> </w:t>
      </w:r>
      <w:r w:rsidR="00417DE0">
        <w:t>:</w:t>
      </w:r>
      <w:r w:rsidR="00B30251" w:rsidRPr="00882B68">
        <w:rPr>
          <w:i/>
        </w:rPr>
        <w:t xml:space="preserve"> ties</w:t>
      </w:r>
      <w:r w:rsidR="0098090B" w:rsidRPr="0098090B">
        <w:t>/</w:t>
      </w:r>
      <w:r w:rsidR="00B30251" w:rsidRPr="00882B68">
        <w:rPr>
          <w:i/>
        </w:rPr>
        <w:t xml:space="preserve">i </w:t>
      </w:r>
      <w:r w:rsidR="0075485B" w:rsidRPr="0075485B">
        <w:t>:</w:t>
      </w:r>
      <w:r w:rsidR="00B30251" w:rsidRPr="00882B68">
        <w:rPr>
          <w:i/>
        </w:rPr>
        <w:t xml:space="preserve"> ties</w:t>
      </w:r>
      <w:r w:rsidR="0098090B" w:rsidRPr="0098090B">
        <w:t>/</w:t>
      </w:r>
      <w:r w:rsidR="00B30251" w:rsidRPr="00882B68">
        <w:rPr>
          <w:i/>
        </w:rPr>
        <w:t>i</w:t>
      </w:r>
      <w:r w:rsidR="0098090B" w:rsidRPr="0098090B">
        <w:t>/</w:t>
      </w:r>
      <w:r w:rsidR="00B30251" w:rsidRPr="00882B68">
        <w:rPr>
          <w:i/>
        </w:rPr>
        <w:t>n</w:t>
      </w:r>
      <w:r w:rsidR="0075485B" w:rsidRPr="0075485B">
        <w:t>,</w:t>
      </w:r>
      <w:r w:rsidR="00B30251" w:rsidRPr="00882B68">
        <w:rPr>
          <w:i/>
        </w:rPr>
        <w:t xml:space="preserve"> huut</w:t>
      </w:r>
      <w:r w:rsidR="0075485B" w:rsidRPr="0075485B">
        <w:t>(</w:t>
      </w:r>
      <w:r w:rsidR="00B30251" w:rsidRPr="00882B68">
        <w:rPr>
          <w:i/>
        </w:rPr>
        <w:t>t</w:t>
      </w:r>
      <w:r w:rsidR="0075485B" w:rsidRPr="0075485B">
        <w:t>)</w:t>
      </w:r>
      <w:r w:rsidR="00B30251" w:rsidRPr="00882B68">
        <w:rPr>
          <w:i/>
        </w:rPr>
        <w:t>a</w:t>
      </w:r>
      <w:r w:rsidR="0098090B" w:rsidRPr="0098090B">
        <w:t>/</w:t>
      </w:r>
      <w:r w:rsidR="00B30251" w:rsidRPr="00882B68">
        <w:rPr>
          <w:i/>
        </w:rPr>
        <w:t>a</w:t>
      </w:r>
      <w:r w:rsidR="0075485B" w:rsidRPr="0075485B">
        <w:t>(</w:t>
      </w:r>
      <w:r w:rsidR="00B30251" w:rsidRPr="00882B68">
        <w:rPr>
          <w:i/>
        </w:rPr>
        <w:t>t</w:t>
      </w:r>
      <w:r w:rsidR="0075485B" w:rsidRPr="0075485B">
        <w:t>)</w:t>
      </w:r>
      <w:r w:rsidR="00263494">
        <w:t xml:space="preserve"> :</w:t>
      </w:r>
      <w:r w:rsidR="00B30251" w:rsidRPr="00882B68">
        <w:rPr>
          <w:i/>
        </w:rPr>
        <w:t xml:space="preserve"> huuta</w:t>
      </w:r>
      <w:r w:rsidR="0098090B" w:rsidRPr="0098090B">
        <w:t>/</w:t>
      </w:r>
      <w:r w:rsidR="00B30251" w:rsidRPr="00882B68">
        <w:rPr>
          <w:i/>
        </w:rPr>
        <w:t xml:space="preserve">nu </w:t>
      </w:r>
      <w:r w:rsidR="0075485B" w:rsidRPr="0075485B">
        <w:t>:</w:t>
      </w:r>
      <w:r w:rsidR="00417DE0">
        <w:t xml:space="preserve"> </w:t>
      </w:r>
      <w:r w:rsidR="00417DE0">
        <w:rPr>
          <w:i/>
        </w:rPr>
        <w:t>huu</w:t>
      </w:r>
      <w:r w:rsidR="00BA1173" w:rsidRPr="00BA1173">
        <w:t>(</w:t>
      </w:r>
      <w:r w:rsidR="00417DE0">
        <w:rPr>
          <w:i/>
        </w:rPr>
        <w:t>đ</w:t>
      </w:r>
      <w:r w:rsidR="00BA1173" w:rsidRPr="00BA1173">
        <w:t>)</w:t>
      </w:r>
      <w:r w:rsidR="00417DE0">
        <w:rPr>
          <w:i/>
        </w:rPr>
        <w:t>a</w:t>
      </w:r>
      <w:r w:rsidR="00BA1173" w:rsidRPr="00BA1173">
        <w:t>/</w:t>
      </w:r>
      <w:r w:rsidR="00417DE0">
        <w:rPr>
          <w:i/>
        </w:rPr>
        <w:t xml:space="preserve">n </w:t>
      </w:r>
      <w:r w:rsidR="00BA1173" w:rsidRPr="00BA1173">
        <w:t>~</w:t>
      </w:r>
      <w:r w:rsidR="00B30251" w:rsidRPr="00882B68">
        <w:rPr>
          <w:i/>
        </w:rPr>
        <w:t xml:space="preserve"> huus</w:t>
      </w:r>
      <w:r w:rsidR="0098090B" w:rsidRPr="0098090B">
        <w:t>/</w:t>
      </w:r>
      <w:r w:rsidR="00B30251" w:rsidRPr="00882B68">
        <w:rPr>
          <w:i/>
        </w:rPr>
        <w:t xml:space="preserve">i </w:t>
      </w:r>
      <w:r w:rsidR="0075485B" w:rsidRPr="0075485B">
        <w:t>:</w:t>
      </w:r>
      <w:r w:rsidR="00B30251" w:rsidRPr="00882B68">
        <w:rPr>
          <w:i/>
        </w:rPr>
        <w:t xml:space="preserve"> huus</w:t>
      </w:r>
      <w:r w:rsidR="0098090B" w:rsidRPr="0098090B">
        <w:t>/</w:t>
      </w:r>
      <w:r w:rsidR="00B30251" w:rsidRPr="00882B68">
        <w:rPr>
          <w:i/>
        </w:rPr>
        <w:t>i</w:t>
      </w:r>
      <w:r w:rsidR="0098090B" w:rsidRPr="0098090B">
        <w:t>/</w:t>
      </w:r>
      <w:r w:rsidR="00B30251" w:rsidRPr="00882B68">
        <w:rPr>
          <w:i/>
        </w:rPr>
        <w:t>n</w:t>
      </w:r>
      <w:r w:rsidR="0075485B" w:rsidRPr="0075485B">
        <w:t>,</w:t>
      </w:r>
      <w:r w:rsidR="00B30251" w:rsidRPr="00882B68">
        <w:rPr>
          <w:i/>
        </w:rPr>
        <w:t xml:space="preserve"> ymmärt</w:t>
      </w:r>
      <w:r w:rsidR="0075485B" w:rsidRPr="0075485B">
        <w:t>(</w:t>
      </w:r>
      <w:r w:rsidR="00B30251" w:rsidRPr="00882B68">
        <w:rPr>
          <w:i/>
        </w:rPr>
        <w:t>t</w:t>
      </w:r>
      <w:r w:rsidR="0075485B" w:rsidRPr="0075485B">
        <w:t>)</w:t>
      </w:r>
      <w:r w:rsidR="00B30251" w:rsidRPr="00882B68">
        <w:rPr>
          <w:i/>
        </w:rPr>
        <w:t>ä</w:t>
      </w:r>
      <w:r w:rsidR="0098090B" w:rsidRPr="0098090B">
        <w:t>/</w:t>
      </w:r>
      <w:r w:rsidR="00B30251" w:rsidRPr="00882B68">
        <w:rPr>
          <w:i/>
        </w:rPr>
        <w:t>ä</w:t>
      </w:r>
      <w:r w:rsidR="0075485B" w:rsidRPr="0075485B">
        <w:t>(</w:t>
      </w:r>
      <w:r w:rsidR="00B30251" w:rsidRPr="00882B68">
        <w:rPr>
          <w:i/>
        </w:rPr>
        <w:t>t</w:t>
      </w:r>
      <w:r w:rsidR="0075485B" w:rsidRPr="0075485B">
        <w:t>))</w:t>
      </w:r>
      <w:r w:rsidR="00CB4B8C" w:rsidRPr="00882B68">
        <w:rPr>
          <w:i/>
        </w:rPr>
        <w:t xml:space="preserve"> </w:t>
      </w:r>
      <w:r w:rsidR="0075485B" w:rsidRPr="0075485B">
        <w:t>:</w:t>
      </w:r>
      <w:r w:rsidR="00B30251" w:rsidRPr="00882B68">
        <w:rPr>
          <w:i/>
        </w:rPr>
        <w:t xml:space="preserve"> ymmärtä</w:t>
      </w:r>
      <w:r w:rsidR="0098090B" w:rsidRPr="0098090B">
        <w:t>/</w:t>
      </w:r>
      <w:r w:rsidR="00B30251" w:rsidRPr="00882B68">
        <w:rPr>
          <w:i/>
        </w:rPr>
        <w:t xml:space="preserve">nny </w:t>
      </w:r>
      <w:r w:rsidR="0075485B" w:rsidRPr="0075485B">
        <w:t>:</w:t>
      </w:r>
      <w:r w:rsidR="00B30251" w:rsidRPr="00882B68">
        <w:rPr>
          <w:i/>
        </w:rPr>
        <w:t xml:space="preserve"> </w:t>
      </w:r>
      <w:r w:rsidR="003F0953">
        <w:rPr>
          <w:i/>
        </w:rPr>
        <w:t>ymmärä</w:t>
      </w:r>
      <w:r w:rsidR="00BA1173" w:rsidRPr="00BA1173">
        <w:t>/</w:t>
      </w:r>
      <w:r w:rsidR="003F0953">
        <w:rPr>
          <w:i/>
        </w:rPr>
        <w:t xml:space="preserve">n </w:t>
      </w:r>
      <w:r w:rsidR="00BA1173" w:rsidRPr="00BA1173">
        <w:t>~</w:t>
      </w:r>
      <w:r w:rsidR="003F0953">
        <w:rPr>
          <w:i/>
        </w:rPr>
        <w:t xml:space="preserve"> </w:t>
      </w:r>
      <w:r w:rsidR="00B30251" w:rsidRPr="00882B68">
        <w:rPr>
          <w:i/>
        </w:rPr>
        <w:t>ymmärs</w:t>
      </w:r>
      <w:r w:rsidR="0098090B" w:rsidRPr="0098090B">
        <w:t>/</w:t>
      </w:r>
      <w:r w:rsidR="00B30251" w:rsidRPr="00882B68">
        <w:rPr>
          <w:i/>
        </w:rPr>
        <w:t xml:space="preserve">i </w:t>
      </w:r>
      <w:r w:rsidR="0075485B" w:rsidRPr="0075485B">
        <w:t>:</w:t>
      </w:r>
      <w:r w:rsidR="00B30251" w:rsidRPr="00882B68">
        <w:rPr>
          <w:i/>
        </w:rPr>
        <w:t xml:space="preserve"> ymmärs</w:t>
      </w:r>
      <w:r w:rsidR="0098090B" w:rsidRPr="0098090B">
        <w:t>/</w:t>
      </w:r>
      <w:r w:rsidR="00B30251" w:rsidRPr="00882B68">
        <w:rPr>
          <w:i/>
        </w:rPr>
        <w:t>i</w:t>
      </w:r>
      <w:r w:rsidR="0098090B" w:rsidRPr="0098090B">
        <w:t>/</w:t>
      </w:r>
      <w:r w:rsidR="00B30251" w:rsidRPr="00882B68">
        <w:rPr>
          <w:i/>
        </w:rPr>
        <w:t>n</w:t>
      </w:r>
      <w:r w:rsidR="00B30251" w:rsidRPr="00A95D68">
        <w:t xml:space="preserve">; </w:t>
      </w:r>
      <w:r w:rsidR="0075485B">
        <w:t>(</w:t>
      </w:r>
      <w:r w:rsidR="00B30251" w:rsidRPr="00A95D68">
        <w:t>nomeniita</w:t>
      </w:r>
      <w:r w:rsidR="002F1425">
        <w:t>: sg.nom. : s</w:t>
      </w:r>
      <w:r w:rsidR="00BE73F0" w:rsidRPr="00A95D68">
        <w:t>g.ess. : sg.part</w:t>
      </w:r>
      <w:r w:rsidR="00EB201F">
        <w:t>.</w:t>
      </w:r>
      <w:r w:rsidR="00BE73F0" w:rsidRPr="00A95D68">
        <w:t xml:space="preserve"> : </w:t>
      </w:r>
      <w:r w:rsidR="00C40F80">
        <w:t>pl.nom</w:t>
      </w:r>
      <w:r w:rsidR="00C40F80" w:rsidRPr="00EF5E94">
        <w:t>.</w:t>
      </w:r>
      <w:r w:rsidR="00C40F80">
        <w:t xml:space="preserve"> : </w:t>
      </w:r>
      <w:r w:rsidR="00BE73F0" w:rsidRPr="00A95D68">
        <w:t>pl.part.</w:t>
      </w:r>
      <w:r w:rsidR="00B30251" w:rsidRPr="00A95D68">
        <w:t xml:space="preserve">) </w:t>
      </w:r>
      <w:r w:rsidR="00B30251" w:rsidRPr="00882B68">
        <w:rPr>
          <w:i/>
        </w:rPr>
        <w:t xml:space="preserve">vuosi </w:t>
      </w:r>
      <w:r w:rsidR="0075485B" w:rsidRPr="0075485B">
        <w:t>:</w:t>
      </w:r>
      <w:r w:rsidR="000A4B27">
        <w:rPr>
          <w:i/>
        </w:rPr>
        <w:t xml:space="preserve"> </w:t>
      </w:r>
      <w:r w:rsidR="00B30251" w:rsidRPr="00882B68">
        <w:rPr>
          <w:i/>
        </w:rPr>
        <w:t>vuote</w:t>
      </w:r>
      <w:r w:rsidR="0098090B" w:rsidRPr="0098090B">
        <w:t>/</w:t>
      </w:r>
      <w:r w:rsidR="00B30251" w:rsidRPr="00882B68">
        <w:rPr>
          <w:i/>
        </w:rPr>
        <w:t xml:space="preserve">na </w:t>
      </w:r>
      <w:r w:rsidR="0075485B" w:rsidRPr="0075485B">
        <w:t>:</w:t>
      </w:r>
      <w:r w:rsidR="00B30251" w:rsidRPr="00882B68">
        <w:rPr>
          <w:i/>
        </w:rPr>
        <w:t xml:space="preserve"> vuot</w:t>
      </w:r>
      <w:r w:rsidR="0098090B" w:rsidRPr="0098090B">
        <w:t>/</w:t>
      </w:r>
      <w:r w:rsidR="00B30251" w:rsidRPr="00882B68">
        <w:rPr>
          <w:i/>
        </w:rPr>
        <w:t xml:space="preserve">ta </w:t>
      </w:r>
      <w:r w:rsidR="0075485B" w:rsidRPr="0075485B">
        <w:t>:</w:t>
      </w:r>
      <w:r w:rsidR="00C40F80" w:rsidRPr="00C40F80">
        <w:t xml:space="preserve"> </w:t>
      </w:r>
      <w:r w:rsidR="00B64AC6" w:rsidRPr="000846D6">
        <w:rPr>
          <w:i/>
        </w:rPr>
        <w:t>vuo</w:t>
      </w:r>
      <w:r w:rsidR="00BA1173" w:rsidRPr="00BA1173">
        <w:t>(</w:t>
      </w:r>
      <w:r w:rsidR="00B64AC6" w:rsidRPr="000846D6">
        <w:rPr>
          <w:i/>
        </w:rPr>
        <w:t>đ</w:t>
      </w:r>
      <w:r w:rsidR="00BA1173" w:rsidRPr="00BA1173">
        <w:t>)</w:t>
      </w:r>
      <w:r w:rsidR="00B64AC6" w:rsidRPr="000846D6">
        <w:rPr>
          <w:i/>
        </w:rPr>
        <w:t>e</w:t>
      </w:r>
      <w:r w:rsidR="00BA1173" w:rsidRPr="00BA1173">
        <w:t>/</w:t>
      </w:r>
      <w:r w:rsidR="00B64AC6" w:rsidRPr="000846D6">
        <w:rPr>
          <w:i/>
        </w:rPr>
        <w:t>t</w:t>
      </w:r>
      <w:r w:rsidR="00B64AC6">
        <w:t xml:space="preserve"> :</w:t>
      </w:r>
      <w:r w:rsidR="00B64AC6">
        <w:rPr>
          <w:i/>
        </w:rPr>
        <w:t xml:space="preserve"> </w:t>
      </w:r>
      <w:r w:rsidR="00B30251" w:rsidRPr="00882B68">
        <w:rPr>
          <w:i/>
        </w:rPr>
        <w:t>vuoss</w:t>
      </w:r>
      <w:r w:rsidR="0098090B" w:rsidRPr="0098090B">
        <w:t>/</w:t>
      </w:r>
      <w:r w:rsidR="00B30251" w:rsidRPr="00882B68">
        <w:rPr>
          <w:i/>
        </w:rPr>
        <w:t>i</w:t>
      </w:r>
      <w:r w:rsidR="0098090B" w:rsidRPr="0098090B">
        <w:t>/</w:t>
      </w:r>
      <w:r w:rsidR="00B30251" w:rsidRPr="00882B68">
        <w:rPr>
          <w:i/>
        </w:rPr>
        <w:t>i</w:t>
      </w:r>
      <w:r w:rsidR="00CB4B8C" w:rsidRPr="00882B68">
        <w:rPr>
          <w:i/>
        </w:rPr>
        <w:t xml:space="preserve"> </w:t>
      </w:r>
      <w:r w:rsidR="00BA1173" w:rsidRPr="00BA1173">
        <w:t>~</w:t>
      </w:r>
      <w:r w:rsidR="00CB4B8C" w:rsidRPr="00882B68">
        <w:rPr>
          <w:i/>
        </w:rPr>
        <w:t xml:space="preserve"> vuos</w:t>
      </w:r>
      <w:r w:rsidR="0098090B" w:rsidRPr="0098090B">
        <w:t>/</w:t>
      </w:r>
      <w:r w:rsidR="00CB4B8C" w:rsidRPr="00882B68">
        <w:rPr>
          <w:i/>
        </w:rPr>
        <w:t>i</w:t>
      </w:r>
      <w:r w:rsidR="0098090B" w:rsidRPr="0098090B">
        <w:t>/</w:t>
      </w:r>
      <w:r w:rsidR="00CB4B8C" w:rsidRPr="00882B68">
        <w:rPr>
          <w:i/>
        </w:rPr>
        <w:t>a</w:t>
      </w:r>
      <w:r w:rsidR="0075485B" w:rsidRPr="0075485B">
        <w:t>,</w:t>
      </w:r>
      <w:r w:rsidR="00B30251" w:rsidRPr="00882B68">
        <w:rPr>
          <w:i/>
        </w:rPr>
        <w:t xml:space="preserve"> uusi </w:t>
      </w:r>
      <w:r w:rsidR="0075485B" w:rsidRPr="0075485B">
        <w:t>:</w:t>
      </w:r>
      <w:r w:rsidR="00B30251" w:rsidRPr="00882B68">
        <w:rPr>
          <w:i/>
        </w:rPr>
        <w:t xml:space="preserve"> uute</w:t>
      </w:r>
      <w:r w:rsidR="0098090B" w:rsidRPr="0098090B">
        <w:t>/</w:t>
      </w:r>
      <w:r w:rsidR="00B30251" w:rsidRPr="00882B68">
        <w:rPr>
          <w:i/>
        </w:rPr>
        <w:t xml:space="preserve">na </w:t>
      </w:r>
      <w:r w:rsidR="0075485B" w:rsidRPr="0075485B">
        <w:t>:</w:t>
      </w:r>
      <w:r w:rsidR="00B30251" w:rsidRPr="00882B68">
        <w:rPr>
          <w:i/>
        </w:rPr>
        <w:t xml:space="preserve"> uut</w:t>
      </w:r>
      <w:r w:rsidR="0098090B" w:rsidRPr="0098090B">
        <w:t>/</w:t>
      </w:r>
      <w:r w:rsidR="00B30251" w:rsidRPr="00882B68">
        <w:rPr>
          <w:i/>
        </w:rPr>
        <w:t xml:space="preserve">ta </w:t>
      </w:r>
      <w:r w:rsidR="0075485B" w:rsidRPr="0075485B">
        <w:t>:</w:t>
      </w:r>
      <w:r w:rsidR="005F0340">
        <w:t xml:space="preserve"> </w:t>
      </w:r>
      <w:r w:rsidR="005F0340">
        <w:rPr>
          <w:i/>
        </w:rPr>
        <w:t>uu</w:t>
      </w:r>
      <w:r w:rsidR="00BA1173" w:rsidRPr="00BA1173">
        <w:t>(</w:t>
      </w:r>
      <w:r w:rsidR="005F0340">
        <w:rPr>
          <w:i/>
        </w:rPr>
        <w:t>đ</w:t>
      </w:r>
      <w:r w:rsidR="00BA1173" w:rsidRPr="00BA1173">
        <w:t>)</w:t>
      </w:r>
      <w:r w:rsidR="005F0340">
        <w:rPr>
          <w:i/>
        </w:rPr>
        <w:t>e</w:t>
      </w:r>
      <w:r w:rsidR="00BA1173" w:rsidRPr="00BA1173">
        <w:t>/</w:t>
      </w:r>
      <w:r w:rsidR="005F0340">
        <w:rPr>
          <w:i/>
        </w:rPr>
        <w:t>t</w:t>
      </w:r>
      <w:r w:rsidR="004C2FD7">
        <w:rPr>
          <w:i/>
        </w:rPr>
        <w:t xml:space="preserve"> </w:t>
      </w:r>
      <w:r w:rsidR="004C2FD7">
        <w:t>:</w:t>
      </w:r>
      <w:r w:rsidR="00B30251" w:rsidRPr="00882B68">
        <w:rPr>
          <w:i/>
        </w:rPr>
        <w:t xml:space="preserve"> uuss</w:t>
      </w:r>
      <w:r w:rsidR="0098090B" w:rsidRPr="0098090B">
        <w:t>/</w:t>
      </w:r>
      <w:r w:rsidR="00B30251" w:rsidRPr="00882B68">
        <w:rPr>
          <w:i/>
        </w:rPr>
        <w:t>i</w:t>
      </w:r>
      <w:r w:rsidR="0098090B" w:rsidRPr="0098090B">
        <w:t>/</w:t>
      </w:r>
      <w:r w:rsidR="00B30251" w:rsidRPr="00882B68">
        <w:rPr>
          <w:i/>
        </w:rPr>
        <w:t>i</w:t>
      </w:r>
      <w:r w:rsidR="00CB4B8C" w:rsidRPr="00882B68">
        <w:rPr>
          <w:i/>
        </w:rPr>
        <w:t xml:space="preserve"> </w:t>
      </w:r>
      <w:r w:rsidR="00BA1173" w:rsidRPr="00BA1173">
        <w:t>~</w:t>
      </w:r>
      <w:r w:rsidR="00CB4B8C" w:rsidRPr="00882B68">
        <w:rPr>
          <w:i/>
        </w:rPr>
        <w:t xml:space="preserve"> uus</w:t>
      </w:r>
      <w:r w:rsidR="0098090B" w:rsidRPr="0098090B">
        <w:t>/</w:t>
      </w:r>
      <w:r w:rsidR="00CB4B8C" w:rsidRPr="00882B68">
        <w:rPr>
          <w:i/>
        </w:rPr>
        <w:t>i</w:t>
      </w:r>
      <w:r w:rsidR="0098090B" w:rsidRPr="0098090B">
        <w:t>/</w:t>
      </w:r>
      <w:r w:rsidR="00CB4B8C" w:rsidRPr="00882B68">
        <w:rPr>
          <w:i/>
        </w:rPr>
        <w:t>a</w:t>
      </w:r>
      <w:r w:rsidR="0075485B" w:rsidRPr="0075485B">
        <w:t>,</w:t>
      </w:r>
      <w:r w:rsidR="00B30251" w:rsidRPr="00882B68">
        <w:rPr>
          <w:i/>
        </w:rPr>
        <w:t xml:space="preserve"> hirsi </w:t>
      </w:r>
      <w:r w:rsidR="0075485B" w:rsidRPr="0075485B">
        <w:t>:</w:t>
      </w:r>
      <w:r w:rsidR="00B30251" w:rsidRPr="00882B68">
        <w:rPr>
          <w:i/>
        </w:rPr>
        <w:t xml:space="preserve"> hirte</w:t>
      </w:r>
      <w:r w:rsidR="0098090B" w:rsidRPr="0098090B">
        <w:t>/</w:t>
      </w:r>
      <w:r w:rsidR="00B30251" w:rsidRPr="00882B68">
        <w:rPr>
          <w:i/>
        </w:rPr>
        <w:t xml:space="preserve">nä </w:t>
      </w:r>
      <w:r w:rsidR="0075485B" w:rsidRPr="0075485B">
        <w:t>:</w:t>
      </w:r>
      <w:r w:rsidR="00B30251" w:rsidRPr="00882B68">
        <w:rPr>
          <w:i/>
        </w:rPr>
        <w:t xml:space="preserve"> hirt</w:t>
      </w:r>
      <w:r w:rsidR="0098090B" w:rsidRPr="0098090B">
        <w:t>/</w:t>
      </w:r>
      <w:r w:rsidR="00B30251" w:rsidRPr="00882B68">
        <w:rPr>
          <w:i/>
        </w:rPr>
        <w:t xml:space="preserve">tä </w:t>
      </w:r>
      <w:r w:rsidR="0075485B" w:rsidRPr="0075485B">
        <w:t>:</w:t>
      </w:r>
      <w:r w:rsidR="00A06C04">
        <w:t xml:space="preserve"> </w:t>
      </w:r>
      <w:r w:rsidR="00A06C04">
        <w:rPr>
          <w:i/>
        </w:rPr>
        <w:t>hirre</w:t>
      </w:r>
      <w:r w:rsidR="00BA1173" w:rsidRPr="00BA1173">
        <w:t>/</w:t>
      </w:r>
      <w:r w:rsidR="00A06C04">
        <w:rPr>
          <w:i/>
        </w:rPr>
        <w:t>t</w:t>
      </w:r>
      <w:r w:rsidR="00A06C04">
        <w:t xml:space="preserve"> :</w:t>
      </w:r>
      <w:r w:rsidR="00B30251" w:rsidRPr="00882B68">
        <w:rPr>
          <w:i/>
        </w:rPr>
        <w:t xml:space="preserve"> hirss</w:t>
      </w:r>
      <w:r w:rsidR="0098090B" w:rsidRPr="0098090B">
        <w:t>/</w:t>
      </w:r>
      <w:r w:rsidR="00B30251" w:rsidRPr="00882B68">
        <w:rPr>
          <w:i/>
        </w:rPr>
        <w:t>i</w:t>
      </w:r>
      <w:r w:rsidR="0098090B" w:rsidRPr="0098090B">
        <w:t>/</w:t>
      </w:r>
      <w:r w:rsidR="00B30251" w:rsidRPr="00882B68">
        <w:rPr>
          <w:i/>
        </w:rPr>
        <w:t>i</w:t>
      </w:r>
      <w:r w:rsidR="00205CA9" w:rsidRPr="00882B68">
        <w:rPr>
          <w:i/>
        </w:rPr>
        <w:t xml:space="preserve"> </w:t>
      </w:r>
      <w:r w:rsidR="00BA1173" w:rsidRPr="00BA1173">
        <w:t>~</w:t>
      </w:r>
      <w:r w:rsidR="00CB4B8C" w:rsidRPr="00882B68">
        <w:rPr>
          <w:i/>
        </w:rPr>
        <w:t xml:space="preserve"> hirs</w:t>
      </w:r>
      <w:r w:rsidR="0098090B" w:rsidRPr="0098090B">
        <w:t>/</w:t>
      </w:r>
      <w:r w:rsidR="00CB4B8C" w:rsidRPr="00882B68">
        <w:rPr>
          <w:i/>
        </w:rPr>
        <w:t>i</w:t>
      </w:r>
      <w:r w:rsidR="0098090B" w:rsidRPr="0098090B">
        <w:t>/</w:t>
      </w:r>
      <w:r w:rsidR="00CB4B8C" w:rsidRPr="00882B68">
        <w:rPr>
          <w:i/>
        </w:rPr>
        <w:t>ä</w:t>
      </w:r>
      <w:r w:rsidR="001B127A" w:rsidRPr="001B127A">
        <w:t>.</w:t>
      </w:r>
    </w:p>
    <w:p w14:paraId="55E95931" w14:textId="57A6F65A" w:rsidR="007643BC" w:rsidRPr="00A95D68" w:rsidRDefault="006A3EA8" w:rsidP="00BD2A19">
      <w:pPr>
        <w:pStyle w:val="Brdtekst"/>
        <w:spacing w:before="120"/>
      </w:pPr>
      <w:r>
        <w:rPr>
          <w:i/>
        </w:rPr>
        <w:t>tV</w:t>
      </w:r>
      <w:r w:rsidR="0098019F">
        <w:rPr>
          <w:i/>
        </w:rPr>
        <w:t xml:space="preserve"> </w:t>
      </w:r>
      <w:r w:rsidR="0098019F">
        <w:t>:</w:t>
      </w:r>
      <w:r w:rsidR="00B30251" w:rsidRPr="00882B68">
        <w:rPr>
          <w:i/>
        </w:rPr>
        <w:t xml:space="preserve"> si</w:t>
      </w:r>
      <w:r w:rsidR="00B30251" w:rsidRPr="00A95D68">
        <w:t xml:space="preserve"> </w:t>
      </w:r>
      <w:r w:rsidR="00B636B8" w:rsidRPr="00A95D68">
        <w:t>-</w:t>
      </w:r>
      <w:r w:rsidR="00D27219">
        <w:t xml:space="preserve">vaihettelluu </w:t>
      </w:r>
      <w:r w:rsidR="00B636B8" w:rsidRPr="00A95D68">
        <w:t xml:space="preserve">löyttyy </w:t>
      </w:r>
      <w:r w:rsidR="00D27219">
        <w:t xml:space="preserve">taphauksista, missä rangan viimi vokaali, </w:t>
      </w:r>
      <w:r w:rsidR="00D27219">
        <w:rPr>
          <w:i/>
        </w:rPr>
        <w:t xml:space="preserve">e </w:t>
      </w:r>
      <w:r w:rsidR="00D27219">
        <w:t xml:space="preserve">eli </w:t>
      </w:r>
      <w:r w:rsidR="00D27219">
        <w:rPr>
          <w:i/>
        </w:rPr>
        <w:t>A</w:t>
      </w:r>
      <w:r w:rsidR="001B127A" w:rsidRPr="001B127A">
        <w:t>,</w:t>
      </w:r>
      <w:r w:rsidR="00D27219">
        <w:rPr>
          <w:i/>
        </w:rPr>
        <w:t xml:space="preserve"> </w:t>
      </w:r>
      <w:r w:rsidR="00D27219">
        <w:t xml:space="preserve">kattoo pluraalin tahi preteritin </w:t>
      </w:r>
      <w:r w:rsidR="00D27219">
        <w:rPr>
          <w:i/>
        </w:rPr>
        <w:t>i</w:t>
      </w:r>
      <w:r w:rsidR="00D27219">
        <w:t>:n edestä</w:t>
      </w:r>
      <w:r w:rsidR="00B636B8" w:rsidRPr="00A95D68">
        <w:t>:</w:t>
      </w:r>
    </w:p>
    <w:p w14:paraId="5A30D21B" w14:textId="107D8E28" w:rsidR="00F904D4" w:rsidRDefault="00B636B8" w:rsidP="00526687">
      <w:pPr>
        <w:pStyle w:val="Punktliste"/>
      </w:pPr>
      <w:r w:rsidRPr="00A95D68">
        <w:t>S</w:t>
      </w:r>
      <w:r w:rsidR="00B30251" w:rsidRPr="00A95D68">
        <w:t xml:space="preserve">emmoisten </w:t>
      </w:r>
      <w:r w:rsidR="00B3148C" w:rsidRPr="00A95D68">
        <w:t>kaksi</w:t>
      </w:r>
      <w:r w:rsidR="006678A0">
        <w:t>tav</w:t>
      </w:r>
      <w:r w:rsidR="00B3148C" w:rsidRPr="00A95D68">
        <w:t xml:space="preserve">uisten </w:t>
      </w:r>
      <w:r w:rsidR="002C072B">
        <w:t>verbiin preteritin rangasta</w:t>
      </w:r>
      <w:r w:rsidR="00B30251" w:rsidRPr="00A95D68">
        <w:t xml:space="preserve">, missä </w:t>
      </w:r>
      <w:r w:rsidR="00D6256F" w:rsidRPr="00B37FAB">
        <w:rPr>
          <w:color w:val="008000"/>
        </w:rPr>
        <w:t>ensimäi</w:t>
      </w:r>
      <w:r w:rsidR="00B37FAB" w:rsidRPr="00B37FAB">
        <w:rPr>
          <w:color w:val="008000"/>
        </w:rPr>
        <w:t xml:space="preserve">nen tavu </w:t>
      </w:r>
      <w:r w:rsidR="00D6256F" w:rsidRPr="00B37FAB">
        <w:rPr>
          <w:color w:val="008000"/>
        </w:rPr>
        <w:t>oon pitkä</w:t>
      </w:r>
      <w:r w:rsidR="00D6256F">
        <w:t xml:space="preserve"> ja missä </w:t>
      </w:r>
      <w:r w:rsidR="00104BF6" w:rsidRPr="00A95D68">
        <w:t xml:space="preserve">spesiaalivaihettelussa </w:t>
      </w:r>
      <w:r w:rsidR="00B30251" w:rsidRPr="00A95D68">
        <w:t>oon II:I:</w:t>
      </w:r>
      <w:r w:rsidR="00CE2B0B">
        <w:t>0-</w:t>
      </w:r>
      <w:r w:rsidR="007731C1" w:rsidRPr="00A95D68">
        <w:t>vaihettelu</w:t>
      </w:r>
      <w:r w:rsidR="00C6558E" w:rsidRPr="00A95D68">
        <w:t xml:space="preserve">, ylheisvaihettelussa </w:t>
      </w:r>
      <w:r w:rsidR="00CE2B0B">
        <w:t>I:0</w:t>
      </w:r>
      <w:r w:rsidR="00C6558E" w:rsidRPr="00A95D68">
        <w:t>-vaihettelu</w:t>
      </w:r>
      <w:r w:rsidR="007731C1" w:rsidRPr="00A95D68">
        <w:t>, esimerkiksi</w:t>
      </w:r>
      <w:r w:rsidR="002C072B">
        <w:t xml:space="preserve"> (1.inf. : partis.perf. : prees.</w:t>
      </w:r>
      <w:r w:rsidR="001337F6">
        <w:t>sg1</w:t>
      </w:r>
      <w:r w:rsidR="002C072B">
        <w:t xml:space="preserve"> : pret.</w:t>
      </w:r>
      <w:r w:rsidR="001337F6">
        <w:t>sg3</w:t>
      </w:r>
      <w:r w:rsidR="002C072B">
        <w:t>)</w:t>
      </w:r>
      <w:r w:rsidR="00434BCC">
        <w:t xml:space="preserve"> </w:t>
      </w:r>
      <w:r w:rsidR="00434BCC" w:rsidRPr="003B1830">
        <w:rPr>
          <w:i/>
          <w:color w:val="008000"/>
        </w:rPr>
        <w:t>tunt</w:t>
      </w:r>
      <w:del w:id="368" w:author="Information Services" w:date="2015-11-22T15:46:00Z">
        <w:r w:rsidR="00434BCC" w:rsidRPr="003B1830" w:rsidDel="00911554">
          <w:rPr>
            <w:i/>
            <w:color w:val="008000"/>
          </w:rPr>
          <w:delText>(</w:delText>
        </w:r>
      </w:del>
      <w:ins w:id="369" w:author="Information Services" w:date="2015-11-22T15:46:00Z">
        <w:r w:rsidR="00911554" w:rsidRPr="00911554">
          <w:rPr>
            <w:color w:val="008000"/>
            <w:rPrChange w:id="370" w:author="Information Services" w:date="2015-11-22T15:46:00Z">
              <w:rPr>
                <w:i/>
                <w:color w:val="008000"/>
              </w:rPr>
            </w:rPrChange>
          </w:rPr>
          <w:t>(</w:t>
        </w:r>
      </w:ins>
      <w:r w:rsidR="00434BCC" w:rsidRPr="003B1830">
        <w:rPr>
          <w:i/>
          <w:color w:val="008000"/>
        </w:rPr>
        <w:t>t</w:t>
      </w:r>
      <w:del w:id="371" w:author="Information Services" w:date="2015-11-22T15:47:00Z">
        <w:r w:rsidR="00434BCC" w:rsidRPr="003B1830" w:rsidDel="00911554">
          <w:rPr>
            <w:i/>
            <w:color w:val="008000"/>
          </w:rPr>
          <w:delText>)</w:delText>
        </w:r>
      </w:del>
      <w:ins w:id="372" w:author="Information Services" w:date="2015-11-22T15:47:00Z">
        <w:r w:rsidR="00911554" w:rsidRPr="00911554">
          <w:rPr>
            <w:color w:val="008000"/>
            <w:rPrChange w:id="373" w:author="Information Services" w:date="2015-11-22T15:47:00Z">
              <w:rPr>
                <w:i/>
                <w:color w:val="008000"/>
              </w:rPr>
            </w:rPrChange>
          </w:rPr>
          <w:t>)</w:t>
        </w:r>
      </w:ins>
      <w:r w:rsidR="00434BCC" w:rsidRPr="003B1830">
        <w:rPr>
          <w:i/>
          <w:color w:val="008000"/>
        </w:rPr>
        <w:t>e</w:t>
      </w:r>
      <w:del w:id="374" w:author="Information Services" w:date="2015-11-22T15:47:00Z">
        <w:r w:rsidR="00434BCC" w:rsidRPr="003B1830" w:rsidDel="00911554">
          <w:rPr>
            <w:i/>
            <w:color w:val="008000"/>
          </w:rPr>
          <w:delText>/</w:delText>
        </w:r>
      </w:del>
      <w:ins w:id="375" w:author="Information Services" w:date="2015-11-22T15:47:00Z">
        <w:r w:rsidR="00911554" w:rsidRPr="00911554">
          <w:rPr>
            <w:color w:val="008000"/>
            <w:rPrChange w:id="376" w:author="Information Services" w:date="2015-11-22T15:47:00Z">
              <w:rPr>
                <w:i/>
                <w:color w:val="008000"/>
              </w:rPr>
            </w:rPrChange>
          </w:rPr>
          <w:t>/</w:t>
        </w:r>
      </w:ins>
      <w:r w:rsidR="00434BCC" w:rsidRPr="003B1830">
        <w:rPr>
          <w:i/>
          <w:color w:val="008000"/>
        </w:rPr>
        <w:t>e</w:t>
      </w:r>
      <w:del w:id="377" w:author="Information Services" w:date="2015-11-22T15:46:00Z">
        <w:r w:rsidR="00434BCC" w:rsidRPr="003B1830" w:rsidDel="00911554">
          <w:rPr>
            <w:i/>
            <w:color w:val="008000"/>
          </w:rPr>
          <w:delText>(</w:delText>
        </w:r>
      </w:del>
      <w:ins w:id="378" w:author="Information Services" w:date="2015-11-22T15:46:00Z">
        <w:r w:rsidR="00911554" w:rsidRPr="00911554">
          <w:rPr>
            <w:color w:val="008000"/>
            <w:rPrChange w:id="379" w:author="Information Services" w:date="2015-11-22T15:46:00Z">
              <w:rPr>
                <w:i/>
                <w:color w:val="008000"/>
              </w:rPr>
            </w:rPrChange>
          </w:rPr>
          <w:t>(</w:t>
        </w:r>
      </w:ins>
      <w:r w:rsidR="00434BCC" w:rsidRPr="003B1830">
        <w:rPr>
          <w:i/>
          <w:color w:val="008000"/>
        </w:rPr>
        <w:t>t</w:t>
      </w:r>
      <w:del w:id="380" w:author="Information Services" w:date="2015-11-22T15:47:00Z">
        <w:r w:rsidR="00434BCC" w:rsidRPr="003B1830" w:rsidDel="00911554">
          <w:rPr>
            <w:i/>
            <w:color w:val="008000"/>
          </w:rPr>
          <w:delText>)</w:delText>
        </w:r>
      </w:del>
      <w:ins w:id="381" w:author="Information Services" w:date="2015-11-22T15:47:00Z">
        <w:r w:rsidR="00911554" w:rsidRPr="00911554">
          <w:rPr>
            <w:color w:val="008000"/>
            <w:rPrChange w:id="382" w:author="Information Services" w:date="2015-11-22T15:47:00Z">
              <w:rPr>
                <w:i/>
                <w:color w:val="008000"/>
              </w:rPr>
            </w:rPrChange>
          </w:rPr>
          <w:t>)</w:t>
        </w:r>
      </w:ins>
      <w:r w:rsidR="00434BCC" w:rsidRPr="003B1830">
        <w:rPr>
          <w:i/>
          <w:color w:val="008000"/>
        </w:rPr>
        <w:t xml:space="preserve"> </w:t>
      </w:r>
      <w:r w:rsidR="00434BCC" w:rsidRPr="003B1830">
        <w:rPr>
          <w:color w:val="008000"/>
        </w:rPr>
        <w:t xml:space="preserve">: </w:t>
      </w:r>
      <w:r w:rsidR="00434BCC" w:rsidRPr="003B1830">
        <w:rPr>
          <w:i/>
          <w:color w:val="008000"/>
        </w:rPr>
        <w:t>tunte</w:t>
      </w:r>
      <w:del w:id="383" w:author="Information Services" w:date="2015-11-22T15:47:00Z">
        <w:r w:rsidR="00434BCC" w:rsidRPr="003B1830" w:rsidDel="00911554">
          <w:rPr>
            <w:i/>
            <w:color w:val="008000"/>
          </w:rPr>
          <w:delText>/</w:delText>
        </w:r>
      </w:del>
      <w:ins w:id="384" w:author="Information Services" w:date="2015-11-22T15:47:00Z">
        <w:r w:rsidR="00911554" w:rsidRPr="00911554">
          <w:rPr>
            <w:color w:val="008000"/>
            <w:rPrChange w:id="385" w:author="Information Services" w:date="2015-11-22T15:47:00Z">
              <w:rPr>
                <w:i/>
                <w:color w:val="008000"/>
              </w:rPr>
            </w:rPrChange>
          </w:rPr>
          <w:t>/</w:t>
        </w:r>
      </w:ins>
      <w:r w:rsidR="00434BCC" w:rsidRPr="003B1830">
        <w:rPr>
          <w:i/>
          <w:color w:val="008000"/>
        </w:rPr>
        <w:t xml:space="preserve">nu </w:t>
      </w:r>
      <w:r w:rsidR="00434BCC" w:rsidRPr="003B1830">
        <w:rPr>
          <w:color w:val="008000"/>
        </w:rPr>
        <w:t xml:space="preserve">: </w:t>
      </w:r>
      <w:r w:rsidR="00434BCC" w:rsidRPr="003B1830">
        <w:rPr>
          <w:i/>
          <w:color w:val="008000"/>
        </w:rPr>
        <w:t>tunne</w:t>
      </w:r>
      <w:del w:id="386" w:author="Information Services" w:date="2015-11-22T15:47:00Z">
        <w:r w:rsidR="00434BCC" w:rsidRPr="003B1830" w:rsidDel="00911554">
          <w:rPr>
            <w:i/>
            <w:color w:val="008000"/>
          </w:rPr>
          <w:delText>/</w:delText>
        </w:r>
      </w:del>
      <w:ins w:id="387" w:author="Information Services" w:date="2015-11-22T15:47:00Z">
        <w:r w:rsidR="00911554" w:rsidRPr="00911554">
          <w:rPr>
            <w:color w:val="008000"/>
            <w:rPrChange w:id="388" w:author="Information Services" w:date="2015-11-22T15:47:00Z">
              <w:rPr>
                <w:i/>
                <w:color w:val="008000"/>
              </w:rPr>
            </w:rPrChange>
          </w:rPr>
          <w:t>/</w:t>
        </w:r>
      </w:ins>
      <w:r w:rsidR="00434BCC" w:rsidRPr="003B1830">
        <w:rPr>
          <w:i/>
          <w:color w:val="008000"/>
        </w:rPr>
        <w:t>n</w:t>
      </w:r>
      <w:r w:rsidR="00434BCC" w:rsidRPr="003B1830">
        <w:rPr>
          <w:color w:val="008000"/>
        </w:rPr>
        <w:t xml:space="preserve"> : </w:t>
      </w:r>
      <w:r w:rsidR="00434BCC" w:rsidRPr="003B1830">
        <w:rPr>
          <w:i/>
          <w:color w:val="008000"/>
        </w:rPr>
        <w:t>tunsi</w:t>
      </w:r>
      <w:r w:rsidR="00434BCC">
        <w:t>,</w:t>
      </w:r>
      <w:r w:rsidR="00B30251" w:rsidRPr="00A95D68">
        <w:t xml:space="preserve"> </w:t>
      </w:r>
      <w:r w:rsidR="00B30251" w:rsidRPr="00882B68">
        <w:rPr>
          <w:i/>
        </w:rPr>
        <w:t>lent</w:t>
      </w:r>
      <w:r w:rsidR="0075485B" w:rsidRPr="0075485B">
        <w:t>(</w:t>
      </w:r>
      <w:r w:rsidR="00B30251" w:rsidRPr="00882B68">
        <w:rPr>
          <w:i/>
        </w:rPr>
        <w:t>t</w:t>
      </w:r>
      <w:r w:rsidR="0075485B" w:rsidRPr="0075485B">
        <w:t>)</w:t>
      </w:r>
      <w:r w:rsidR="00B30251" w:rsidRPr="00882B68">
        <w:rPr>
          <w:i/>
        </w:rPr>
        <w:t>ä</w:t>
      </w:r>
      <w:r w:rsidR="0098090B" w:rsidRPr="0098090B">
        <w:t>/</w:t>
      </w:r>
      <w:r w:rsidR="00B30251" w:rsidRPr="00882B68">
        <w:rPr>
          <w:i/>
        </w:rPr>
        <w:t>ä</w:t>
      </w:r>
      <w:r w:rsidR="0075485B" w:rsidRPr="0075485B">
        <w:t>(</w:t>
      </w:r>
      <w:r w:rsidR="00B30251" w:rsidRPr="00882B68">
        <w:rPr>
          <w:i/>
        </w:rPr>
        <w:t>t</w:t>
      </w:r>
      <w:r w:rsidR="0075485B" w:rsidRPr="0075485B">
        <w:t>):</w:t>
      </w:r>
      <w:r w:rsidR="00B30251" w:rsidRPr="00882B68">
        <w:rPr>
          <w:i/>
        </w:rPr>
        <w:t xml:space="preserve"> lentä</w:t>
      </w:r>
      <w:r w:rsidR="0098090B" w:rsidRPr="0098090B">
        <w:t>/</w:t>
      </w:r>
      <w:r w:rsidR="00B30251" w:rsidRPr="00882B68">
        <w:rPr>
          <w:i/>
        </w:rPr>
        <w:t xml:space="preserve">ny </w:t>
      </w:r>
      <w:r w:rsidR="0075485B" w:rsidRPr="0075485B">
        <w:t>:</w:t>
      </w:r>
      <w:r w:rsidR="00B30251" w:rsidRPr="00882B68">
        <w:rPr>
          <w:i/>
        </w:rPr>
        <w:t xml:space="preserve"> lennä</w:t>
      </w:r>
      <w:r w:rsidR="0098090B" w:rsidRPr="0098090B">
        <w:t>/</w:t>
      </w:r>
      <w:r w:rsidR="00B30251" w:rsidRPr="00882B68">
        <w:rPr>
          <w:i/>
        </w:rPr>
        <w:t xml:space="preserve">n </w:t>
      </w:r>
      <w:r w:rsidR="0075485B" w:rsidRPr="0075485B">
        <w:t>:</w:t>
      </w:r>
      <w:r w:rsidR="00B30251" w:rsidRPr="00882B68">
        <w:rPr>
          <w:i/>
        </w:rPr>
        <w:t xml:space="preserve"> lens</w:t>
      </w:r>
      <w:r w:rsidR="0098090B" w:rsidRPr="0098090B">
        <w:t>/</w:t>
      </w:r>
      <w:r w:rsidR="00B30251" w:rsidRPr="00882B68">
        <w:rPr>
          <w:i/>
        </w:rPr>
        <w:t>i</w:t>
      </w:r>
      <w:del w:id="389" w:author="Information Services" w:date="2015-11-22T15:47:00Z">
        <w:r w:rsidR="00B37FAB" w:rsidRPr="003B1830" w:rsidDel="00911554">
          <w:rPr>
            <w:i/>
            <w:color w:val="008000"/>
          </w:rPr>
          <w:delText>,</w:delText>
        </w:r>
      </w:del>
      <w:ins w:id="390" w:author="Information Services" w:date="2015-11-22T15:47:00Z">
        <w:r w:rsidR="00911554" w:rsidRPr="00911554">
          <w:rPr>
            <w:color w:val="008000"/>
            <w:rPrChange w:id="391" w:author="Information Services" w:date="2015-11-22T15:47:00Z">
              <w:rPr>
                <w:i/>
                <w:color w:val="008000"/>
              </w:rPr>
            </w:rPrChange>
          </w:rPr>
          <w:t>,</w:t>
        </w:r>
      </w:ins>
      <w:r w:rsidR="00B37FAB" w:rsidRPr="003B1830">
        <w:rPr>
          <w:i/>
          <w:color w:val="008000"/>
        </w:rPr>
        <w:t xml:space="preserve"> huut</w:t>
      </w:r>
      <w:del w:id="392" w:author="Information Services" w:date="2015-11-22T15:46:00Z">
        <w:r w:rsidR="00B37FAB" w:rsidRPr="003B1830" w:rsidDel="00911554">
          <w:rPr>
            <w:i/>
            <w:color w:val="008000"/>
          </w:rPr>
          <w:delText>(</w:delText>
        </w:r>
      </w:del>
      <w:ins w:id="393" w:author="Information Services" w:date="2015-11-22T15:46:00Z">
        <w:r w:rsidR="00911554" w:rsidRPr="00911554">
          <w:rPr>
            <w:color w:val="008000"/>
            <w:rPrChange w:id="394" w:author="Information Services" w:date="2015-11-22T15:46:00Z">
              <w:rPr>
                <w:i/>
                <w:color w:val="008000"/>
              </w:rPr>
            </w:rPrChange>
          </w:rPr>
          <w:t>(</w:t>
        </w:r>
      </w:ins>
      <w:r w:rsidR="00B37FAB" w:rsidRPr="003B1830">
        <w:rPr>
          <w:i/>
          <w:color w:val="008000"/>
        </w:rPr>
        <w:t>t</w:t>
      </w:r>
      <w:del w:id="395" w:author="Information Services" w:date="2015-11-22T15:47:00Z">
        <w:r w:rsidR="00B37FAB" w:rsidRPr="003B1830" w:rsidDel="00911554">
          <w:rPr>
            <w:i/>
            <w:color w:val="008000"/>
          </w:rPr>
          <w:delText>)</w:delText>
        </w:r>
      </w:del>
      <w:ins w:id="396" w:author="Information Services" w:date="2015-11-22T15:47:00Z">
        <w:r w:rsidR="00911554" w:rsidRPr="00911554">
          <w:rPr>
            <w:color w:val="008000"/>
            <w:rPrChange w:id="397" w:author="Information Services" w:date="2015-11-22T15:47:00Z">
              <w:rPr>
                <w:i/>
                <w:color w:val="008000"/>
              </w:rPr>
            </w:rPrChange>
          </w:rPr>
          <w:t>)</w:t>
        </w:r>
      </w:ins>
      <w:r w:rsidR="00B37FAB" w:rsidRPr="003B1830">
        <w:rPr>
          <w:i/>
          <w:color w:val="008000"/>
        </w:rPr>
        <w:t>a</w:t>
      </w:r>
      <w:del w:id="398" w:author="Information Services" w:date="2015-11-22T15:47:00Z">
        <w:r w:rsidR="00B37FAB" w:rsidRPr="003B1830" w:rsidDel="00911554">
          <w:rPr>
            <w:i/>
            <w:color w:val="008000"/>
          </w:rPr>
          <w:delText>/</w:delText>
        </w:r>
      </w:del>
      <w:ins w:id="399" w:author="Information Services" w:date="2015-11-22T15:47:00Z">
        <w:r w:rsidR="00911554" w:rsidRPr="00911554">
          <w:rPr>
            <w:color w:val="008000"/>
            <w:rPrChange w:id="400" w:author="Information Services" w:date="2015-11-22T15:47:00Z">
              <w:rPr>
                <w:i/>
                <w:color w:val="008000"/>
              </w:rPr>
            </w:rPrChange>
          </w:rPr>
          <w:t>/</w:t>
        </w:r>
      </w:ins>
      <w:r w:rsidR="00B37FAB" w:rsidRPr="003B1830">
        <w:rPr>
          <w:i/>
          <w:color w:val="008000"/>
        </w:rPr>
        <w:t>a</w:t>
      </w:r>
      <w:del w:id="401" w:author="Information Services" w:date="2015-11-22T15:46:00Z">
        <w:r w:rsidR="00B37FAB" w:rsidRPr="003B1830" w:rsidDel="00911554">
          <w:rPr>
            <w:i/>
            <w:color w:val="008000"/>
          </w:rPr>
          <w:delText>(</w:delText>
        </w:r>
      </w:del>
      <w:ins w:id="402" w:author="Information Services" w:date="2015-11-22T15:46:00Z">
        <w:r w:rsidR="00911554" w:rsidRPr="00911554">
          <w:rPr>
            <w:color w:val="008000"/>
            <w:rPrChange w:id="403" w:author="Information Services" w:date="2015-11-22T15:46:00Z">
              <w:rPr>
                <w:i/>
                <w:color w:val="008000"/>
              </w:rPr>
            </w:rPrChange>
          </w:rPr>
          <w:t>(</w:t>
        </w:r>
      </w:ins>
      <w:r w:rsidR="00B37FAB" w:rsidRPr="003B1830">
        <w:rPr>
          <w:i/>
          <w:color w:val="008000"/>
        </w:rPr>
        <w:t>t</w:t>
      </w:r>
      <w:del w:id="404" w:author="Information Services" w:date="2015-11-22T15:47:00Z">
        <w:r w:rsidR="00B37FAB" w:rsidRPr="003B1830" w:rsidDel="00911554">
          <w:rPr>
            <w:i/>
            <w:color w:val="008000"/>
          </w:rPr>
          <w:delText>)</w:delText>
        </w:r>
      </w:del>
      <w:ins w:id="405" w:author="Information Services" w:date="2015-11-22T15:47:00Z">
        <w:r w:rsidR="00911554" w:rsidRPr="00911554">
          <w:rPr>
            <w:color w:val="008000"/>
            <w:rPrChange w:id="406" w:author="Information Services" w:date="2015-11-22T15:47:00Z">
              <w:rPr>
                <w:i/>
                <w:color w:val="008000"/>
              </w:rPr>
            </w:rPrChange>
          </w:rPr>
          <w:t>)</w:t>
        </w:r>
      </w:ins>
      <w:r w:rsidR="00B37FAB" w:rsidRPr="003B1830">
        <w:rPr>
          <w:color w:val="008000"/>
        </w:rPr>
        <w:t xml:space="preserve"> : </w:t>
      </w:r>
      <w:r w:rsidR="00B37FAB" w:rsidRPr="003B1830">
        <w:rPr>
          <w:i/>
          <w:color w:val="008000"/>
        </w:rPr>
        <w:t>huuta</w:t>
      </w:r>
      <w:del w:id="407" w:author="Information Services" w:date="2015-11-22T15:47:00Z">
        <w:r w:rsidR="00B37FAB" w:rsidRPr="003B1830" w:rsidDel="00911554">
          <w:rPr>
            <w:i/>
            <w:color w:val="008000"/>
          </w:rPr>
          <w:delText>/</w:delText>
        </w:r>
      </w:del>
      <w:ins w:id="408" w:author="Information Services" w:date="2015-11-22T15:47:00Z">
        <w:r w:rsidR="00911554" w:rsidRPr="00911554">
          <w:rPr>
            <w:color w:val="008000"/>
            <w:rPrChange w:id="409" w:author="Information Services" w:date="2015-11-22T15:47:00Z">
              <w:rPr>
                <w:i/>
                <w:color w:val="008000"/>
              </w:rPr>
            </w:rPrChange>
          </w:rPr>
          <w:t>/</w:t>
        </w:r>
      </w:ins>
      <w:r w:rsidR="00B37FAB" w:rsidRPr="003B1830">
        <w:rPr>
          <w:i/>
          <w:color w:val="008000"/>
        </w:rPr>
        <w:t>nu</w:t>
      </w:r>
      <w:r w:rsidR="00B37FAB" w:rsidRPr="003B1830">
        <w:rPr>
          <w:color w:val="008000"/>
        </w:rPr>
        <w:t xml:space="preserve"> : </w:t>
      </w:r>
      <w:r w:rsidR="00B37FAB" w:rsidRPr="003B1830">
        <w:rPr>
          <w:i/>
          <w:color w:val="008000"/>
        </w:rPr>
        <w:t>huu</w:t>
      </w:r>
      <w:del w:id="410" w:author="Information Services" w:date="2015-11-22T15:46:00Z">
        <w:r w:rsidR="00B37FAB" w:rsidRPr="003B1830" w:rsidDel="00911554">
          <w:rPr>
            <w:i/>
            <w:color w:val="008000"/>
          </w:rPr>
          <w:delText>(</w:delText>
        </w:r>
      </w:del>
      <w:ins w:id="411" w:author="Information Services" w:date="2015-11-22T15:46:00Z">
        <w:r w:rsidR="00911554" w:rsidRPr="00911554">
          <w:rPr>
            <w:color w:val="008000"/>
            <w:rPrChange w:id="412" w:author="Information Services" w:date="2015-11-22T15:46:00Z">
              <w:rPr>
                <w:i/>
                <w:color w:val="008000"/>
              </w:rPr>
            </w:rPrChange>
          </w:rPr>
          <w:t>(</w:t>
        </w:r>
      </w:ins>
      <w:r w:rsidR="00B37FAB" w:rsidRPr="003B1830">
        <w:rPr>
          <w:i/>
          <w:color w:val="008000"/>
        </w:rPr>
        <w:t>đ</w:t>
      </w:r>
      <w:del w:id="413" w:author="Information Services" w:date="2015-11-22T15:47:00Z">
        <w:r w:rsidR="00B37FAB" w:rsidRPr="003B1830" w:rsidDel="00911554">
          <w:rPr>
            <w:i/>
            <w:color w:val="008000"/>
          </w:rPr>
          <w:delText>)</w:delText>
        </w:r>
      </w:del>
      <w:ins w:id="414" w:author="Information Services" w:date="2015-11-22T15:47:00Z">
        <w:r w:rsidR="00911554" w:rsidRPr="00911554">
          <w:rPr>
            <w:color w:val="008000"/>
            <w:rPrChange w:id="415" w:author="Information Services" w:date="2015-11-22T15:47:00Z">
              <w:rPr>
                <w:i/>
                <w:color w:val="008000"/>
              </w:rPr>
            </w:rPrChange>
          </w:rPr>
          <w:t>)</w:t>
        </w:r>
      </w:ins>
      <w:r w:rsidR="00B37FAB" w:rsidRPr="003B1830">
        <w:rPr>
          <w:i/>
          <w:color w:val="008000"/>
        </w:rPr>
        <w:t>a</w:t>
      </w:r>
      <w:del w:id="416" w:author="Information Services" w:date="2015-11-22T15:47:00Z">
        <w:r w:rsidR="00B37FAB" w:rsidRPr="003B1830" w:rsidDel="00911554">
          <w:rPr>
            <w:i/>
            <w:color w:val="008000"/>
          </w:rPr>
          <w:delText>/</w:delText>
        </w:r>
      </w:del>
      <w:ins w:id="417" w:author="Information Services" w:date="2015-11-22T15:47:00Z">
        <w:r w:rsidR="00911554" w:rsidRPr="00911554">
          <w:rPr>
            <w:color w:val="008000"/>
            <w:rPrChange w:id="418" w:author="Information Services" w:date="2015-11-22T15:47:00Z">
              <w:rPr>
                <w:i/>
                <w:color w:val="008000"/>
              </w:rPr>
            </w:rPrChange>
          </w:rPr>
          <w:t>/</w:t>
        </w:r>
      </w:ins>
      <w:r w:rsidR="00B37FAB" w:rsidRPr="003B1830">
        <w:rPr>
          <w:i/>
          <w:color w:val="008000"/>
        </w:rPr>
        <w:t xml:space="preserve">n </w:t>
      </w:r>
      <w:r w:rsidR="00B37FAB" w:rsidRPr="003B1830">
        <w:rPr>
          <w:color w:val="008000"/>
        </w:rPr>
        <w:t xml:space="preserve">: </w:t>
      </w:r>
      <w:r w:rsidR="003B1830" w:rsidRPr="003B1830">
        <w:rPr>
          <w:i/>
          <w:color w:val="008000"/>
        </w:rPr>
        <w:t>huus</w:t>
      </w:r>
      <w:del w:id="419" w:author="Information Services" w:date="2015-11-22T15:47:00Z">
        <w:r w:rsidR="003B1830" w:rsidRPr="003B1830" w:rsidDel="00911554">
          <w:rPr>
            <w:i/>
            <w:color w:val="008000"/>
          </w:rPr>
          <w:delText>/</w:delText>
        </w:r>
      </w:del>
      <w:ins w:id="420" w:author="Information Services" w:date="2015-11-22T15:47:00Z">
        <w:r w:rsidR="00911554" w:rsidRPr="00911554">
          <w:rPr>
            <w:color w:val="008000"/>
            <w:rPrChange w:id="421" w:author="Information Services" w:date="2015-11-22T15:47:00Z">
              <w:rPr>
                <w:i/>
                <w:color w:val="008000"/>
              </w:rPr>
            </w:rPrChange>
          </w:rPr>
          <w:t>/</w:t>
        </w:r>
      </w:ins>
      <w:r w:rsidR="003B1830" w:rsidRPr="003B1830">
        <w:rPr>
          <w:i/>
          <w:color w:val="008000"/>
        </w:rPr>
        <w:t>i</w:t>
      </w:r>
      <w:r w:rsidR="003B1830" w:rsidRPr="003B1830">
        <w:rPr>
          <w:color w:val="008000"/>
        </w:rPr>
        <w:t xml:space="preserve">, </w:t>
      </w:r>
      <w:r w:rsidR="003B1830" w:rsidRPr="003B1830">
        <w:rPr>
          <w:i/>
          <w:color w:val="008000"/>
        </w:rPr>
        <w:t>pyyt</w:t>
      </w:r>
      <w:del w:id="422" w:author="Information Services" w:date="2015-11-22T15:46:00Z">
        <w:r w:rsidR="003B1830" w:rsidRPr="003B1830" w:rsidDel="00911554">
          <w:rPr>
            <w:i/>
            <w:color w:val="008000"/>
          </w:rPr>
          <w:delText>(</w:delText>
        </w:r>
      </w:del>
      <w:ins w:id="423" w:author="Information Services" w:date="2015-11-22T15:46:00Z">
        <w:r w:rsidR="00911554" w:rsidRPr="00911554">
          <w:rPr>
            <w:color w:val="008000"/>
            <w:rPrChange w:id="424" w:author="Information Services" w:date="2015-11-22T15:46:00Z">
              <w:rPr>
                <w:i/>
                <w:color w:val="008000"/>
              </w:rPr>
            </w:rPrChange>
          </w:rPr>
          <w:t>(</w:t>
        </w:r>
      </w:ins>
      <w:r w:rsidR="003B1830" w:rsidRPr="003B1830">
        <w:rPr>
          <w:i/>
          <w:color w:val="008000"/>
        </w:rPr>
        <w:t>t</w:t>
      </w:r>
      <w:del w:id="425" w:author="Information Services" w:date="2015-11-22T15:47:00Z">
        <w:r w:rsidR="003B1830" w:rsidRPr="003B1830" w:rsidDel="00911554">
          <w:rPr>
            <w:i/>
            <w:color w:val="008000"/>
          </w:rPr>
          <w:delText>)</w:delText>
        </w:r>
      </w:del>
      <w:ins w:id="426" w:author="Information Services" w:date="2015-11-22T15:47:00Z">
        <w:r w:rsidR="00911554" w:rsidRPr="00911554">
          <w:rPr>
            <w:color w:val="008000"/>
            <w:rPrChange w:id="427" w:author="Information Services" w:date="2015-11-22T15:47:00Z">
              <w:rPr>
                <w:i/>
                <w:color w:val="008000"/>
              </w:rPr>
            </w:rPrChange>
          </w:rPr>
          <w:t>)</w:t>
        </w:r>
      </w:ins>
      <w:r w:rsidR="003B1830" w:rsidRPr="003B1830">
        <w:rPr>
          <w:i/>
          <w:color w:val="008000"/>
        </w:rPr>
        <w:t>ä</w:t>
      </w:r>
      <w:del w:id="428" w:author="Information Services" w:date="2015-11-22T15:47:00Z">
        <w:r w:rsidR="003B1830" w:rsidRPr="003B1830" w:rsidDel="00911554">
          <w:rPr>
            <w:i/>
            <w:color w:val="008000"/>
          </w:rPr>
          <w:delText>/</w:delText>
        </w:r>
      </w:del>
      <w:ins w:id="429" w:author="Information Services" w:date="2015-11-22T15:47:00Z">
        <w:r w:rsidR="00911554" w:rsidRPr="00911554">
          <w:rPr>
            <w:color w:val="008000"/>
            <w:rPrChange w:id="430" w:author="Information Services" w:date="2015-11-22T15:47:00Z">
              <w:rPr>
                <w:i/>
                <w:color w:val="008000"/>
              </w:rPr>
            </w:rPrChange>
          </w:rPr>
          <w:t>/</w:t>
        </w:r>
      </w:ins>
      <w:r w:rsidR="003B1830" w:rsidRPr="003B1830">
        <w:rPr>
          <w:i/>
          <w:color w:val="008000"/>
        </w:rPr>
        <w:t>ä</w:t>
      </w:r>
      <w:del w:id="431" w:author="Information Services" w:date="2015-11-22T15:46:00Z">
        <w:r w:rsidR="003B1830" w:rsidRPr="003B1830" w:rsidDel="00911554">
          <w:rPr>
            <w:i/>
            <w:color w:val="008000"/>
          </w:rPr>
          <w:delText>(</w:delText>
        </w:r>
      </w:del>
      <w:ins w:id="432" w:author="Information Services" w:date="2015-11-22T15:46:00Z">
        <w:r w:rsidR="00911554" w:rsidRPr="00911554">
          <w:rPr>
            <w:color w:val="008000"/>
            <w:rPrChange w:id="433" w:author="Information Services" w:date="2015-11-22T15:46:00Z">
              <w:rPr>
                <w:i/>
                <w:color w:val="008000"/>
              </w:rPr>
            </w:rPrChange>
          </w:rPr>
          <w:t>(</w:t>
        </w:r>
      </w:ins>
      <w:r w:rsidR="003B1830" w:rsidRPr="003B1830">
        <w:rPr>
          <w:i/>
          <w:color w:val="008000"/>
        </w:rPr>
        <w:t>t</w:t>
      </w:r>
      <w:del w:id="434" w:author="Information Services" w:date="2015-11-22T15:47:00Z">
        <w:r w:rsidR="003B1830" w:rsidRPr="003B1830" w:rsidDel="00911554">
          <w:rPr>
            <w:i/>
            <w:color w:val="008000"/>
          </w:rPr>
          <w:delText>)</w:delText>
        </w:r>
      </w:del>
      <w:ins w:id="435" w:author="Information Services" w:date="2015-11-22T15:47:00Z">
        <w:r w:rsidR="00911554" w:rsidRPr="00911554">
          <w:rPr>
            <w:color w:val="008000"/>
            <w:rPrChange w:id="436" w:author="Information Services" w:date="2015-11-22T15:47:00Z">
              <w:rPr>
                <w:i/>
                <w:color w:val="008000"/>
              </w:rPr>
            </w:rPrChange>
          </w:rPr>
          <w:t>)</w:t>
        </w:r>
      </w:ins>
      <w:r w:rsidR="003B1830" w:rsidRPr="003B1830">
        <w:rPr>
          <w:color w:val="008000"/>
        </w:rPr>
        <w:t xml:space="preserve"> : </w:t>
      </w:r>
      <w:r w:rsidR="003B1830" w:rsidRPr="003B1830">
        <w:rPr>
          <w:i/>
          <w:color w:val="008000"/>
        </w:rPr>
        <w:t>pyytä</w:t>
      </w:r>
      <w:del w:id="437" w:author="Information Services" w:date="2015-11-22T15:47:00Z">
        <w:r w:rsidR="003B1830" w:rsidRPr="003B1830" w:rsidDel="00911554">
          <w:rPr>
            <w:i/>
            <w:color w:val="008000"/>
          </w:rPr>
          <w:delText>/</w:delText>
        </w:r>
      </w:del>
      <w:ins w:id="438" w:author="Information Services" w:date="2015-11-22T15:47:00Z">
        <w:r w:rsidR="00911554" w:rsidRPr="00911554">
          <w:rPr>
            <w:color w:val="008000"/>
            <w:rPrChange w:id="439" w:author="Information Services" w:date="2015-11-22T15:47:00Z">
              <w:rPr>
                <w:i/>
                <w:color w:val="008000"/>
              </w:rPr>
            </w:rPrChange>
          </w:rPr>
          <w:t>/</w:t>
        </w:r>
      </w:ins>
      <w:r w:rsidR="003B1830" w:rsidRPr="003B1830">
        <w:rPr>
          <w:i/>
          <w:color w:val="008000"/>
        </w:rPr>
        <w:t xml:space="preserve">ny </w:t>
      </w:r>
      <w:r w:rsidR="003B1830" w:rsidRPr="003B1830">
        <w:rPr>
          <w:color w:val="008000"/>
        </w:rPr>
        <w:t xml:space="preserve">: </w:t>
      </w:r>
      <w:r w:rsidR="003B1830" w:rsidRPr="003B1830">
        <w:rPr>
          <w:i/>
          <w:color w:val="008000"/>
        </w:rPr>
        <w:t>pyy</w:t>
      </w:r>
      <w:del w:id="440" w:author="Information Services" w:date="2015-11-22T15:46:00Z">
        <w:r w:rsidR="003B1830" w:rsidRPr="003B1830" w:rsidDel="00911554">
          <w:rPr>
            <w:i/>
            <w:color w:val="008000"/>
          </w:rPr>
          <w:delText>(</w:delText>
        </w:r>
      </w:del>
      <w:ins w:id="441" w:author="Information Services" w:date="2015-11-22T15:46:00Z">
        <w:r w:rsidR="00911554" w:rsidRPr="00911554">
          <w:rPr>
            <w:color w:val="008000"/>
            <w:rPrChange w:id="442" w:author="Information Services" w:date="2015-11-22T15:46:00Z">
              <w:rPr>
                <w:i/>
                <w:color w:val="008000"/>
              </w:rPr>
            </w:rPrChange>
          </w:rPr>
          <w:t>(</w:t>
        </w:r>
      </w:ins>
      <w:r w:rsidR="003B1830" w:rsidRPr="003B1830">
        <w:rPr>
          <w:i/>
          <w:color w:val="008000"/>
        </w:rPr>
        <w:t>đ</w:t>
      </w:r>
      <w:del w:id="443" w:author="Information Services" w:date="2015-11-22T15:47:00Z">
        <w:r w:rsidR="003B1830" w:rsidRPr="003B1830" w:rsidDel="00911554">
          <w:rPr>
            <w:i/>
            <w:color w:val="008000"/>
          </w:rPr>
          <w:delText>)</w:delText>
        </w:r>
      </w:del>
      <w:ins w:id="444" w:author="Information Services" w:date="2015-11-22T15:47:00Z">
        <w:r w:rsidR="00911554" w:rsidRPr="00911554">
          <w:rPr>
            <w:color w:val="008000"/>
            <w:rPrChange w:id="445" w:author="Information Services" w:date="2015-11-22T15:47:00Z">
              <w:rPr>
                <w:i/>
                <w:color w:val="008000"/>
              </w:rPr>
            </w:rPrChange>
          </w:rPr>
          <w:t>)</w:t>
        </w:r>
      </w:ins>
      <w:r w:rsidR="003B1830" w:rsidRPr="003B1830">
        <w:rPr>
          <w:i/>
          <w:color w:val="008000"/>
        </w:rPr>
        <w:t xml:space="preserve">än </w:t>
      </w:r>
      <w:r w:rsidR="003B1830" w:rsidRPr="003B1830">
        <w:rPr>
          <w:color w:val="008000"/>
        </w:rPr>
        <w:t xml:space="preserve">: </w:t>
      </w:r>
      <w:r w:rsidR="003B1830" w:rsidRPr="003B1830">
        <w:rPr>
          <w:i/>
          <w:color w:val="008000"/>
        </w:rPr>
        <w:t>pyys</w:t>
      </w:r>
      <w:del w:id="446" w:author="Information Services" w:date="2015-11-22T15:47:00Z">
        <w:r w:rsidR="003B1830" w:rsidRPr="003B1830" w:rsidDel="00911554">
          <w:rPr>
            <w:i/>
            <w:color w:val="008000"/>
          </w:rPr>
          <w:delText>/</w:delText>
        </w:r>
      </w:del>
      <w:ins w:id="447" w:author="Information Services" w:date="2015-11-22T15:47:00Z">
        <w:r w:rsidR="00911554" w:rsidRPr="00911554">
          <w:rPr>
            <w:color w:val="008000"/>
            <w:rPrChange w:id="448" w:author="Information Services" w:date="2015-11-22T15:47:00Z">
              <w:rPr>
                <w:i/>
                <w:color w:val="008000"/>
              </w:rPr>
            </w:rPrChange>
          </w:rPr>
          <w:t>/</w:t>
        </w:r>
      </w:ins>
      <w:r w:rsidR="003B1830" w:rsidRPr="003B1830">
        <w:rPr>
          <w:i/>
          <w:color w:val="008000"/>
        </w:rPr>
        <w:t>i</w:t>
      </w:r>
      <w:del w:id="449" w:author="Information Services" w:date="2015-11-22T15:47:00Z">
        <w:r w:rsidR="003B1830" w:rsidRPr="003B1830" w:rsidDel="00911554">
          <w:rPr>
            <w:i/>
            <w:color w:val="008000"/>
          </w:rPr>
          <w:delText>,</w:delText>
        </w:r>
      </w:del>
      <w:ins w:id="450" w:author="Information Services" w:date="2015-11-22T15:47:00Z">
        <w:r w:rsidR="00911554" w:rsidRPr="00911554">
          <w:rPr>
            <w:color w:val="008000"/>
            <w:rPrChange w:id="451" w:author="Information Services" w:date="2015-11-22T15:47:00Z">
              <w:rPr>
                <w:i/>
                <w:color w:val="008000"/>
              </w:rPr>
            </w:rPrChange>
          </w:rPr>
          <w:t>,</w:t>
        </w:r>
      </w:ins>
      <w:r w:rsidR="003B1830" w:rsidRPr="003B1830">
        <w:rPr>
          <w:i/>
          <w:color w:val="008000"/>
        </w:rPr>
        <w:t xml:space="preserve"> löyt</w:t>
      </w:r>
      <w:del w:id="452" w:author="Information Services" w:date="2015-11-22T15:46:00Z">
        <w:r w:rsidR="003B1830" w:rsidRPr="003B1830" w:rsidDel="00911554">
          <w:rPr>
            <w:i/>
            <w:color w:val="008000"/>
          </w:rPr>
          <w:delText>(</w:delText>
        </w:r>
      </w:del>
      <w:ins w:id="453" w:author="Information Services" w:date="2015-11-22T15:46:00Z">
        <w:r w:rsidR="00911554" w:rsidRPr="00911554">
          <w:rPr>
            <w:color w:val="008000"/>
            <w:rPrChange w:id="454" w:author="Information Services" w:date="2015-11-22T15:46:00Z">
              <w:rPr>
                <w:i/>
                <w:color w:val="008000"/>
              </w:rPr>
            </w:rPrChange>
          </w:rPr>
          <w:t>(</w:t>
        </w:r>
      </w:ins>
      <w:r w:rsidR="003B1830" w:rsidRPr="003B1830">
        <w:rPr>
          <w:i/>
          <w:color w:val="008000"/>
        </w:rPr>
        <w:t>t</w:t>
      </w:r>
      <w:del w:id="455" w:author="Information Services" w:date="2015-11-22T15:47:00Z">
        <w:r w:rsidR="003B1830" w:rsidRPr="003B1830" w:rsidDel="00911554">
          <w:rPr>
            <w:i/>
            <w:color w:val="008000"/>
          </w:rPr>
          <w:delText>)</w:delText>
        </w:r>
      </w:del>
      <w:ins w:id="456" w:author="Information Services" w:date="2015-11-22T15:47:00Z">
        <w:r w:rsidR="00911554" w:rsidRPr="00911554">
          <w:rPr>
            <w:color w:val="008000"/>
            <w:rPrChange w:id="457" w:author="Information Services" w:date="2015-11-22T15:47:00Z">
              <w:rPr>
                <w:i/>
                <w:color w:val="008000"/>
              </w:rPr>
            </w:rPrChange>
          </w:rPr>
          <w:t>)</w:t>
        </w:r>
      </w:ins>
      <w:r w:rsidR="003B1830" w:rsidRPr="003B1830">
        <w:rPr>
          <w:i/>
          <w:color w:val="008000"/>
        </w:rPr>
        <w:t>ä</w:t>
      </w:r>
      <w:del w:id="458" w:author="Information Services" w:date="2015-11-22T15:47:00Z">
        <w:r w:rsidR="003B1830" w:rsidRPr="003B1830" w:rsidDel="00911554">
          <w:rPr>
            <w:i/>
            <w:color w:val="008000"/>
          </w:rPr>
          <w:delText>/</w:delText>
        </w:r>
      </w:del>
      <w:ins w:id="459" w:author="Information Services" w:date="2015-11-22T15:47:00Z">
        <w:r w:rsidR="00911554" w:rsidRPr="00911554">
          <w:rPr>
            <w:color w:val="008000"/>
            <w:rPrChange w:id="460" w:author="Information Services" w:date="2015-11-22T15:47:00Z">
              <w:rPr>
                <w:i/>
                <w:color w:val="008000"/>
              </w:rPr>
            </w:rPrChange>
          </w:rPr>
          <w:t>/</w:t>
        </w:r>
      </w:ins>
      <w:r w:rsidR="003B1830" w:rsidRPr="003B1830">
        <w:rPr>
          <w:i/>
          <w:color w:val="008000"/>
        </w:rPr>
        <w:t>ä</w:t>
      </w:r>
      <w:del w:id="461" w:author="Information Services" w:date="2015-11-22T15:46:00Z">
        <w:r w:rsidR="003B1830" w:rsidRPr="003B1830" w:rsidDel="00911554">
          <w:rPr>
            <w:i/>
            <w:color w:val="008000"/>
          </w:rPr>
          <w:delText>(</w:delText>
        </w:r>
      </w:del>
      <w:ins w:id="462" w:author="Information Services" w:date="2015-11-22T15:46:00Z">
        <w:r w:rsidR="00911554" w:rsidRPr="00911554">
          <w:rPr>
            <w:color w:val="008000"/>
            <w:rPrChange w:id="463" w:author="Information Services" w:date="2015-11-22T15:46:00Z">
              <w:rPr>
                <w:i/>
                <w:color w:val="008000"/>
              </w:rPr>
            </w:rPrChange>
          </w:rPr>
          <w:t>(</w:t>
        </w:r>
      </w:ins>
      <w:r w:rsidR="003B1830" w:rsidRPr="003B1830">
        <w:rPr>
          <w:i/>
          <w:color w:val="008000"/>
        </w:rPr>
        <w:t>t</w:t>
      </w:r>
      <w:del w:id="464" w:author="Information Services" w:date="2015-11-22T15:47:00Z">
        <w:r w:rsidR="003B1830" w:rsidRPr="003B1830" w:rsidDel="00911554">
          <w:rPr>
            <w:i/>
            <w:color w:val="008000"/>
          </w:rPr>
          <w:delText>)</w:delText>
        </w:r>
      </w:del>
      <w:ins w:id="465" w:author="Information Services" w:date="2015-11-22T15:47:00Z">
        <w:r w:rsidR="00911554" w:rsidRPr="00911554">
          <w:rPr>
            <w:color w:val="008000"/>
            <w:rPrChange w:id="466" w:author="Information Services" w:date="2015-11-22T15:47:00Z">
              <w:rPr>
                <w:i/>
                <w:color w:val="008000"/>
              </w:rPr>
            </w:rPrChange>
          </w:rPr>
          <w:t>)</w:t>
        </w:r>
      </w:ins>
      <w:r w:rsidR="003B1830" w:rsidRPr="003B1830">
        <w:rPr>
          <w:color w:val="008000"/>
        </w:rPr>
        <w:t xml:space="preserve"> : </w:t>
      </w:r>
      <w:r w:rsidR="003B1830" w:rsidRPr="003B1830">
        <w:rPr>
          <w:i/>
          <w:color w:val="008000"/>
        </w:rPr>
        <w:t>löytä</w:t>
      </w:r>
      <w:del w:id="467" w:author="Information Services" w:date="2015-11-22T15:47:00Z">
        <w:r w:rsidR="003B1830" w:rsidRPr="003B1830" w:rsidDel="00911554">
          <w:rPr>
            <w:i/>
            <w:color w:val="008000"/>
          </w:rPr>
          <w:delText>/</w:delText>
        </w:r>
      </w:del>
      <w:ins w:id="468" w:author="Information Services" w:date="2015-11-22T15:47:00Z">
        <w:r w:rsidR="00911554" w:rsidRPr="00911554">
          <w:rPr>
            <w:color w:val="008000"/>
            <w:rPrChange w:id="469" w:author="Information Services" w:date="2015-11-22T15:47:00Z">
              <w:rPr>
                <w:i/>
                <w:color w:val="008000"/>
              </w:rPr>
            </w:rPrChange>
          </w:rPr>
          <w:t>/</w:t>
        </w:r>
      </w:ins>
      <w:r w:rsidR="003B1830" w:rsidRPr="003B1830">
        <w:rPr>
          <w:i/>
          <w:color w:val="008000"/>
        </w:rPr>
        <w:t xml:space="preserve">ny </w:t>
      </w:r>
      <w:r w:rsidR="003B1830" w:rsidRPr="003B1830">
        <w:rPr>
          <w:color w:val="008000"/>
        </w:rPr>
        <w:t xml:space="preserve">: </w:t>
      </w:r>
      <w:r w:rsidR="003B1830" w:rsidRPr="003B1830">
        <w:rPr>
          <w:i/>
          <w:color w:val="008000"/>
        </w:rPr>
        <w:t>löy</w:t>
      </w:r>
      <w:del w:id="470" w:author="Information Services" w:date="2015-11-22T15:46:00Z">
        <w:r w:rsidR="003B1830" w:rsidRPr="003B1830" w:rsidDel="00911554">
          <w:rPr>
            <w:i/>
            <w:color w:val="008000"/>
          </w:rPr>
          <w:delText>(</w:delText>
        </w:r>
      </w:del>
      <w:ins w:id="471" w:author="Information Services" w:date="2015-11-22T15:46:00Z">
        <w:r w:rsidR="00911554" w:rsidRPr="00911554">
          <w:rPr>
            <w:color w:val="008000"/>
            <w:rPrChange w:id="472" w:author="Information Services" w:date="2015-11-22T15:46:00Z">
              <w:rPr>
                <w:i/>
                <w:color w:val="008000"/>
              </w:rPr>
            </w:rPrChange>
          </w:rPr>
          <w:t>(</w:t>
        </w:r>
      </w:ins>
      <w:r w:rsidR="003B1830" w:rsidRPr="003B1830">
        <w:rPr>
          <w:i/>
          <w:color w:val="008000"/>
        </w:rPr>
        <w:t>đ</w:t>
      </w:r>
      <w:del w:id="473" w:author="Information Services" w:date="2015-11-22T15:47:00Z">
        <w:r w:rsidR="003B1830" w:rsidRPr="003B1830" w:rsidDel="00911554">
          <w:rPr>
            <w:i/>
            <w:color w:val="008000"/>
          </w:rPr>
          <w:delText>)</w:delText>
        </w:r>
      </w:del>
      <w:ins w:id="474" w:author="Information Services" w:date="2015-11-22T15:47:00Z">
        <w:r w:rsidR="00911554" w:rsidRPr="00911554">
          <w:rPr>
            <w:color w:val="008000"/>
            <w:rPrChange w:id="475" w:author="Information Services" w:date="2015-11-22T15:47:00Z">
              <w:rPr>
                <w:i/>
                <w:color w:val="008000"/>
              </w:rPr>
            </w:rPrChange>
          </w:rPr>
          <w:t>)</w:t>
        </w:r>
      </w:ins>
      <w:r w:rsidR="003B1830" w:rsidRPr="003B1830">
        <w:rPr>
          <w:i/>
          <w:color w:val="008000"/>
        </w:rPr>
        <w:t>ä</w:t>
      </w:r>
      <w:del w:id="476" w:author="Information Services" w:date="2015-11-22T15:47:00Z">
        <w:r w:rsidR="003B1830" w:rsidRPr="003B1830" w:rsidDel="00911554">
          <w:rPr>
            <w:i/>
            <w:color w:val="008000"/>
          </w:rPr>
          <w:delText>/</w:delText>
        </w:r>
      </w:del>
      <w:ins w:id="477" w:author="Information Services" w:date="2015-11-22T15:47:00Z">
        <w:r w:rsidR="00911554" w:rsidRPr="00911554">
          <w:rPr>
            <w:color w:val="008000"/>
            <w:rPrChange w:id="478" w:author="Information Services" w:date="2015-11-22T15:47:00Z">
              <w:rPr>
                <w:i/>
                <w:color w:val="008000"/>
              </w:rPr>
            </w:rPrChange>
          </w:rPr>
          <w:t>/</w:t>
        </w:r>
      </w:ins>
      <w:r w:rsidR="003B1830" w:rsidRPr="003B1830">
        <w:rPr>
          <w:i/>
          <w:color w:val="008000"/>
        </w:rPr>
        <w:t xml:space="preserve">n </w:t>
      </w:r>
      <w:r w:rsidR="003B1830" w:rsidRPr="003B1830">
        <w:rPr>
          <w:color w:val="008000"/>
        </w:rPr>
        <w:t xml:space="preserve">: </w:t>
      </w:r>
      <w:r w:rsidR="003B1830" w:rsidRPr="003B1830">
        <w:rPr>
          <w:i/>
          <w:color w:val="008000"/>
        </w:rPr>
        <w:t>löys</w:t>
      </w:r>
      <w:del w:id="479" w:author="Information Services" w:date="2015-11-22T15:47:00Z">
        <w:r w:rsidR="003B1830" w:rsidRPr="003B1830" w:rsidDel="00911554">
          <w:rPr>
            <w:i/>
            <w:color w:val="008000"/>
          </w:rPr>
          <w:delText>/</w:delText>
        </w:r>
      </w:del>
      <w:ins w:id="480" w:author="Information Services" w:date="2015-11-22T15:47:00Z">
        <w:r w:rsidR="00911554" w:rsidRPr="00911554">
          <w:rPr>
            <w:color w:val="008000"/>
            <w:rPrChange w:id="481" w:author="Information Services" w:date="2015-11-22T15:47:00Z">
              <w:rPr>
                <w:i/>
                <w:color w:val="008000"/>
              </w:rPr>
            </w:rPrChange>
          </w:rPr>
          <w:t>/</w:t>
        </w:r>
      </w:ins>
      <w:r w:rsidR="003B1830" w:rsidRPr="003B1830">
        <w:rPr>
          <w:i/>
          <w:color w:val="008000"/>
        </w:rPr>
        <w:t>i</w:t>
      </w:r>
      <w:r w:rsidR="00F904D4" w:rsidRPr="003B1830">
        <w:rPr>
          <w:color w:val="008000"/>
        </w:rPr>
        <w:t>.</w:t>
      </w:r>
    </w:p>
    <w:p w14:paraId="05F9DEA6" w14:textId="3BC34F20" w:rsidR="007643BC" w:rsidRDefault="005C0E64" w:rsidP="00526687">
      <w:pPr>
        <w:pStyle w:val="Punktliste"/>
        <w:rPr>
          <w:i/>
        </w:rPr>
      </w:pPr>
      <w:r w:rsidRPr="00A95D68">
        <w:t>Kauvempan</w:t>
      </w:r>
      <w:r w:rsidR="00745D95">
        <w:t>n</w:t>
      </w:r>
      <w:r w:rsidRPr="00A95D68">
        <w:t xml:space="preserve">a sanassa </w:t>
      </w:r>
      <w:r w:rsidR="00D27219">
        <w:t>vaihettelu</w:t>
      </w:r>
      <w:r w:rsidRPr="00A95D68">
        <w:t xml:space="preserve"> oon reekelimäinen </w:t>
      </w:r>
      <w:r w:rsidRPr="000539DC">
        <w:rPr>
          <w:i/>
          <w:color w:val="008000"/>
        </w:rPr>
        <w:t>rtA</w:t>
      </w:r>
      <w:r w:rsidR="000539DC" w:rsidRPr="000539DC">
        <w:rPr>
          <w:i/>
          <w:color w:val="008000"/>
        </w:rPr>
        <w:t>-</w:t>
      </w:r>
      <w:del w:id="482" w:author="Information Services" w:date="2015-11-22T15:47:00Z">
        <w:r w:rsidR="000539DC" w:rsidRPr="000539DC" w:rsidDel="00911554">
          <w:rPr>
            <w:i/>
            <w:color w:val="008000"/>
          </w:rPr>
          <w:delText>,</w:delText>
        </w:r>
      </w:del>
      <w:ins w:id="483" w:author="Information Services" w:date="2015-11-22T15:47:00Z">
        <w:r w:rsidR="00911554" w:rsidRPr="00911554">
          <w:rPr>
            <w:color w:val="008000"/>
            <w:rPrChange w:id="484" w:author="Information Services" w:date="2015-11-22T15:47:00Z">
              <w:rPr>
                <w:i/>
                <w:color w:val="008000"/>
              </w:rPr>
            </w:rPrChange>
          </w:rPr>
          <w:t>,</w:t>
        </w:r>
      </w:ins>
      <w:r w:rsidR="000539DC" w:rsidRPr="000539DC">
        <w:rPr>
          <w:i/>
          <w:color w:val="008000"/>
        </w:rPr>
        <w:t xml:space="preserve"> </w:t>
      </w:r>
      <w:r w:rsidRPr="000539DC">
        <w:rPr>
          <w:i/>
          <w:color w:val="008000"/>
        </w:rPr>
        <w:t>ltA</w:t>
      </w:r>
      <w:r w:rsidRPr="000539DC">
        <w:rPr>
          <w:color w:val="008000"/>
        </w:rPr>
        <w:t>-</w:t>
      </w:r>
      <w:r w:rsidR="000539DC" w:rsidRPr="000539DC">
        <w:rPr>
          <w:color w:val="008000"/>
        </w:rPr>
        <w:t xml:space="preserve"> ja </w:t>
      </w:r>
      <w:r w:rsidR="000539DC" w:rsidRPr="000539DC">
        <w:rPr>
          <w:i/>
          <w:color w:val="008000"/>
        </w:rPr>
        <w:t>ntA</w:t>
      </w:r>
      <w:r w:rsidR="000539DC">
        <w:rPr>
          <w:i/>
        </w:rPr>
        <w:t>-</w:t>
      </w:r>
      <w:r w:rsidRPr="00A95D68">
        <w:t>rankaisissa verbiissä</w:t>
      </w:r>
      <w:r w:rsidR="007731C1" w:rsidRPr="00A95D68">
        <w:t>, esimerkiksi</w:t>
      </w:r>
      <w:r w:rsidR="00F93C4B" w:rsidRPr="00A95D68">
        <w:t xml:space="preserve"> </w:t>
      </w:r>
      <w:r w:rsidR="00D579B6">
        <w:t>(1.inf. : partis.perf. : prees.</w:t>
      </w:r>
      <w:r w:rsidR="001337F6">
        <w:t>sg1</w:t>
      </w:r>
      <w:r w:rsidR="00D579B6">
        <w:t xml:space="preserve"> : pret.</w:t>
      </w:r>
      <w:r w:rsidR="001337F6">
        <w:t>sg3</w:t>
      </w:r>
      <w:r w:rsidR="00D579B6">
        <w:t xml:space="preserve">) </w:t>
      </w:r>
      <w:r w:rsidR="00811635" w:rsidRPr="00882B68">
        <w:rPr>
          <w:i/>
        </w:rPr>
        <w:t>pu</w:t>
      </w:r>
      <w:r w:rsidR="00F93C4B" w:rsidRPr="00882B68">
        <w:rPr>
          <w:i/>
        </w:rPr>
        <w:t>halt</w:t>
      </w:r>
      <w:r w:rsidR="0075485B" w:rsidRPr="0075485B">
        <w:t>(</w:t>
      </w:r>
      <w:r w:rsidR="00F93C4B" w:rsidRPr="00882B68">
        <w:rPr>
          <w:i/>
        </w:rPr>
        <w:t>t</w:t>
      </w:r>
      <w:r w:rsidR="0075485B" w:rsidRPr="0075485B">
        <w:t>)</w:t>
      </w:r>
      <w:r w:rsidR="00F93C4B" w:rsidRPr="00882B68">
        <w:rPr>
          <w:i/>
        </w:rPr>
        <w:t>a</w:t>
      </w:r>
      <w:r w:rsidR="0098090B" w:rsidRPr="0098090B">
        <w:t>/</w:t>
      </w:r>
      <w:r w:rsidR="00F93C4B" w:rsidRPr="00882B68">
        <w:rPr>
          <w:i/>
        </w:rPr>
        <w:t>a</w:t>
      </w:r>
      <w:r w:rsidR="0075485B" w:rsidRPr="0075485B">
        <w:t>(</w:t>
      </w:r>
      <w:r w:rsidR="00F93C4B" w:rsidRPr="00882B68">
        <w:rPr>
          <w:i/>
        </w:rPr>
        <w:t>t</w:t>
      </w:r>
      <w:r w:rsidR="0075485B" w:rsidRPr="0075485B">
        <w:t>)</w:t>
      </w:r>
      <w:r w:rsidR="007D063D" w:rsidRPr="00882B68">
        <w:rPr>
          <w:i/>
        </w:rPr>
        <w:t xml:space="preserve"> </w:t>
      </w:r>
      <w:r w:rsidR="0075485B" w:rsidRPr="0075485B">
        <w:t>:</w:t>
      </w:r>
      <w:r w:rsidR="00F93C4B" w:rsidRPr="00882B68">
        <w:rPr>
          <w:i/>
        </w:rPr>
        <w:t xml:space="preserve"> </w:t>
      </w:r>
      <w:r w:rsidR="007D063D" w:rsidRPr="00882B68">
        <w:rPr>
          <w:i/>
        </w:rPr>
        <w:t>puhalta</w:t>
      </w:r>
      <w:r w:rsidR="0098090B" w:rsidRPr="0098090B">
        <w:t>/</w:t>
      </w:r>
      <w:r w:rsidR="007D063D" w:rsidRPr="00882B68">
        <w:rPr>
          <w:i/>
        </w:rPr>
        <w:t xml:space="preserve">nnu </w:t>
      </w:r>
      <w:r w:rsidR="0075485B" w:rsidRPr="0075485B">
        <w:t>:</w:t>
      </w:r>
      <w:r w:rsidR="007D063D" w:rsidRPr="00882B68">
        <w:rPr>
          <w:i/>
        </w:rPr>
        <w:t xml:space="preserve"> puhala</w:t>
      </w:r>
      <w:r w:rsidR="0098090B" w:rsidRPr="0098090B">
        <w:t>/</w:t>
      </w:r>
      <w:r w:rsidR="007D063D" w:rsidRPr="00882B68">
        <w:rPr>
          <w:i/>
        </w:rPr>
        <w:t xml:space="preserve">n </w:t>
      </w:r>
      <w:r w:rsidR="0075485B" w:rsidRPr="0075485B">
        <w:t>:</w:t>
      </w:r>
      <w:r w:rsidR="007D063D" w:rsidRPr="00882B68">
        <w:rPr>
          <w:i/>
        </w:rPr>
        <w:t xml:space="preserve"> </w:t>
      </w:r>
      <w:r w:rsidR="00F93C4B" w:rsidRPr="00882B68">
        <w:rPr>
          <w:i/>
        </w:rPr>
        <w:t>puhals</w:t>
      </w:r>
      <w:r w:rsidR="0098090B" w:rsidRPr="0098090B">
        <w:t>/</w:t>
      </w:r>
      <w:r w:rsidR="00F93C4B" w:rsidRPr="00882B68">
        <w:rPr>
          <w:i/>
        </w:rPr>
        <w:t>i</w:t>
      </w:r>
      <w:r w:rsidR="0075485B" w:rsidRPr="0075485B">
        <w:t>,</w:t>
      </w:r>
      <w:r w:rsidR="00F93C4B" w:rsidRPr="00882B68">
        <w:rPr>
          <w:i/>
        </w:rPr>
        <w:t xml:space="preserve"> </w:t>
      </w:r>
      <w:r w:rsidR="00C856DD" w:rsidRPr="00882B68">
        <w:rPr>
          <w:i/>
        </w:rPr>
        <w:t>ymmärt</w:t>
      </w:r>
      <w:r w:rsidR="0075485B" w:rsidRPr="0075485B">
        <w:t>(</w:t>
      </w:r>
      <w:r w:rsidR="00C856DD" w:rsidRPr="00882B68">
        <w:rPr>
          <w:i/>
        </w:rPr>
        <w:t>t</w:t>
      </w:r>
      <w:r w:rsidR="0075485B" w:rsidRPr="0075485B">
        <w:t>)</w:t>
      </w:r>
      <w:r w:rsidR="00C856DD" w:rsidRPr="00882B68">
        <w:rPr>
          <w:i/>
        </w:rPr>
        <w:t>ä</w:t>
      </w:r>
      <w:r w:rsidR="0098090B" w:rsidRPr="0098090B">
        <w:t>/</w:t>
      </w:r>
      <w:r w:rsidR="0075485B" w:rsidRPr="0075485B">
        <w:t>(</w:t>
      </w:r>
      <w:r w:rsidR="00C856DD" w:rsidRPr="00882B68">
        <w:rPr>
          <w:i/>
        </w:rPr>
        <w:t>ä</w:t>
      </w:r>
      <w:r w:rsidR="0075485B" w:rsidRPr="0075485B">
        <w:t>)</w:t>
      </w:r>
      <w:r w:rsidR="00C856DD" w:rsidRPr="00882B68">
        <w:rPr>
          <w:i/>
        </w:rPr>
        <w:t>t</w:t>
      </w:r>
      <w:r w:rsidR="002F5988">
        <w:rPr>
          <w:i/>
        </w:rPr>
        <w:t xml:space="preserve"> </w:t>
      </w:r>
      <w:r w:rsidR="00334FEB">
        <w:t>:</w:t>
      </w:r>
      <w:r w:rsidR="00811635" w:rsidRPr="00882B68">
        <w:rPr>
          <w:i/>
        </w:rPr>
        <w:t xml:space="preserve"> </w:t>
      </w:r>
      <w:r w:rsidR="007D063D" w:rsidRPr="00882B68">
        <w:rPr>
          <w:i/>
        </w:rPr>
        <w:t>ymmärtä</w:t>
      </w:r>
      <w:r w:rsidR="0098090B" w:rsidRPr="0098090B">
        <w:t>/</w:t>
      </w:r>
      <w:r w:rsidR="007D063D" w:rsidRPr="00882B68">
        <w:rPr>
          <w:i/>
        </w:rPr>
        <w:t>nny</w:t>
      </w:r>
      <w:r w:rsidR="00811635" w:rsidRPr="00882B68">
        <w:rPr>
          <w:i/>
        </w:rPr>
        <w:t xml:space="preserve"> </w:t>
      </w:r>
      <w:r w:rsidR="0075485B" w:rsidRPr="0075485B">
        <w:t>:</w:t>
      </w:r>
      <w:r w:rsidR="00C856DD" w:rsidRPr="00882B68">
        <w:rPr>
          <w:i/>
        </w:rPr>
        <w:t xml:space="preserve"> </w:t>
      </w:r>
      <w:r w:rsidR="007D063D" w:rsidRPr="00882B68">
        <w:rPr>
          <w:i/>
        </w:rPr>
        <w:t>ymmärä</w:t>
      </w:r>
      <w:r w:rsidR="0098090B" w:rsidRPr="0098090B">
        <w:t>/</w:t>
      </w:r>
      <w:r w:rsidR="007D063D" w:rsidRPr="00882B68">
        <w:rPr>
          <w:i/>
        </w:rPr>
        <w:t xml:space="preserve">n </w:t>
      </w:r>
      <w:r w:rsidR="0075485B" w:rsidRPr="0075485B">
        <w:t>:</w:t>
      </w:r>
      <w:r w:rsidR="007D063D" w:rsidRPr="00882B68">
        <w:rPr>
          <w:i/>
        </w:rPr>
        <w:t xml:space="preserve"> </w:t>
      </w:r>
      <w:r w:rsidR="00C856DD" w:rsidRPr="00882B68">
        <w:rPr>
          <w:i/>
        </w:rPr>
        <w:t>ymmärs</w:t>
      </w:r>
      <w:r w:rsidR="0098090B" w:rsidRPr="0098090B">
        <w:t>/</w:t>
      </w:r>
      <w:r w:rsidR="00C856DD" w:rsidRPr="00882B68">
        <w:rPr>
          <w:i/>
        </w:rPr>
        <w:t>i</w:t>
      </w:r>
      <w:r w:rsidR="00536A09">
        <w:t xml:space="preserve">, </w:t>
      </w:r>
      <w:r w:rsidR="00536A09" w:rsidRPr="00EE4F19">
        <w:rPr>
          <w:i/>
          <w:color w:val="008000"/>
        </w:rPr>
        <w:t>vai</w:t>
      </w:r>
      <w:del w:id="485" w:author="Information Services" w:date="2015-11-22T15:46:00Z">
        <w:r w:rsidR="00536A09" w:rsidRPr="00EE4F19" w:rsidDel="00911554">
          <w:rPr>
            <w:i/>
            <w:color w:val="008000"/>
          </w:rPr>
          <w:delText>(</w:delText>
        </w:r>
      </w:del>
      <w:ins w:id="486" w:author="Information Services" w:date="2015-11-22T15:46:00Z">
        <w:r w:rsidR="00911554" w:rsidRPr="00911554">
          <w:rPr>
            <w:color w:val="008000"/>
            <w:rPrChange w:id="487" w:author="Information Services" w:date="2015-11-22T15:46:00Z">
              <w:rPr>
                <w:i/>
                <w:color w:val="008000"/>
              </w:rPr>
            </w:rPrChange>
          </w:rPr>
          <w:t>(</w:t>
        </w:r>
      </w:ins>
      <w:r w:rsidR="00536A09" w:rsidRPr="00EE4F19">
        <w:rPr>
          <w:i/>
          <w:color w:val="008000"/>
        </w:rPr>
        <w:t>j</w:t>
      </w:r>
      <w:del w:id="488" w:author="Information Services" w:date="2015-11-22T15:47:00Z">
        <w:r w:rsidR="00536A09" w:rsidRPr="00EE4F19" w:rsidDel="00911554">
          <w:rPr>
            <w:i/>
            <w:color w:val="008000"/>
          </w:rPr>
          <w:delText>)</w:delText>
        </w:r>
      </w:del>
      <w:ins w:id="489" w:author="Information Services" w:date="2015-11-22T15:47:00Z">
        <w:r w:rsidR="00911554" w:rsidRPr="00911554">
          <w:rPr>
            <w:color w:val="008000"/>
            <w:rPrChange w:id="490" w:author="Information Services" w:date="2015-11-22T15:47:00Z">
              <w:rPr>
                <w:i/>
                <w:color w:val="008000"/>
              </w:rPr>
            </w:rPrChange>
          </w:rPr>
          <w:t>)</w:t>
        </w:r>
      </w:ins>
      <w:r w:rsidR="00536A09" w:rsidRPr="00EE4F19">
        <w:rPr>
          <w:i/>
          <w:color w:val="008000"/>
        </w:rPr>
        <w:t>ent</w:t>
      </w:r>
      <w:del w:id="491" w:author="Information Services" w:date="2015-11-22T15:46:00Z">
        <w:r w:rsidR="00536A09" w:rsidRPr="00EE4F19" w:rsidDel="00911554">
          <w:rPr>
            <w:i/>
            <w:color w:val="008000"/>
          </w:rPr>
          <w:delText>(</w:delText>
        </w:r>
      </w:del>
      <w:ins w:id="492" w:author="Information Services" w:date="2015-11-22T15:46:00Z">
        <w:r w:rsidR="00911554" w:rsidRPr="00911554">
          <w:rPr>
            <w:color w:val="008000"/>
            <w:rPrChange w:id="493" w:author="Information Services" w:date="2015-11-22T15:46:00Z">
              <w:rPr>
                <w:i/>
                <w:color w:val="008000"/>
              </w:rPr>
            </w:rPrChange>
          </w:rPr>
          <w:t>(</w:t>
        </w:r>
      </w:ins>
      <w:r w:rsidR="00536A09" w:rsidRPr="00EE4F19">
        <w:rPr>
          <w:i/>
          <w:color w:val="008000"/>
        </w:rPr>
        <w:t>t</w:t>
      </w:r>
      <w:del w:id="494" w:author="Information Services" w:date="2015-11-22T15:47:00Z">
        <w:r w:rsidR="00536A09" w:rsidRPr="00EE4F19" w:rsidDel="00911554">
          <w:rPr>
            <w:i/>
            <w:color w:val="008000"/>
          </w:rPr>
          <w:delText>)</w:delText>
        </w:r>
      </w:del>
      <w:ins w:id="495" w:author="Information Services" w:date="2015-11-22T15:47:00Z">
        <w:r w:rsidR="00911554" w:rsidRPr="00911554">
          <w:rPr>
            <w:color w:val="008000"/>
            <w:rPrChange w:id="496" w:author="Information Services" w:date="2015-11-22T15:47:00Z">
              <w:rPr>
                <w:i/>
                <w:color w:val="008000"/>
              </w:rPr>
            </w:rPrChange>
          </w:rPr>
          <w:t>)</w:t>
        </w:r>
      </w:ins>
      <w:r w:rsidR="00536A09" w:rsidRPr="00EE4F19">
        <w:rPr>
          <w:i/>
          <w:color w:val="008000"/>
        </w:rPr>
        <w:t>a</w:t>
      </w:r>
      <w:del w:id="497" w:author="Information Services" w:date="2015-11-22T15:47:00Z">
        <w:r w:rsidR="00536A09" w:rsidRPr="00EE4F19" w:rsidDel="00911554">
          <w:rPr>
            <w:i/>
            <w:color w:val="008000"/>
          </w:rPr>
          <w:delText>/</w:delText>
        </w:r>
      </w:del>
      <w:ins w:id="498" w:author="Information Services" w:date="2015-11-22T15:47:00Z">
        <w:r w:rsidR="00911554" w:rsidRPr="00911554">
          <w:rPr>
            <w:color w:val="008000"/>
            <w:rPrChange w:id="499" w:author="Information Services" w:date="2015-11-22T15:47:00Z">
              <w:rPr>
                <w:i/>
                <w:color w:val="008000"/>
              </w:rPr>
            </w:rPrChange>
          </w:rPr>
          <w:t>/</w:t>
        </w:r>
      </w:ins>
      <w:r w:rsidR="00536A09" w:rsidRPr="00EE4F19">
        <w:rPr>
          <w:i/>
          <w:color w:val="008000"/>
        </w:rPr>
        <w:t>a</w:t>
      </w:r>
      <w:del w:id="500" w:author="Information Services" w:date="2015-11-22T15:46:00Z">
        <w:r w:rsidR="00536A09" w:rsidRPr="00EE4F19" w:rsidDel="00911554">
          <w:rPr>
            <w:i/>
            <w:color w:val="008000"/>
          </w:rPr>
          <w:delText>(</w:delText>
        </w:r>
      </w:del>
      <w:ins w:id="501" w:author="Information Services" w:date="2015-11-22T15:46:00Z">
        <w:r w:rsidR="00911554" w:rsidRPr="00911554">
          <w:rPr>
            <w:color w:val="008000"/>
            <w:rPrChange w:id="502" w:author="Information Services" w:date="2015-11-22T15:46:00Z">
              <w:rPr>
                <w:i/>
                <w:color w:val="008000"/>
              </w:rPr>
            </w:rPrChange>
          </w:rPr>
          <w:t>(</w:t>
        </w:r>
      </w:ins>
      <w:r w:rsidR="00536A09" w:rsidRPr="00EE4F19">
        <w:rPr>
          <w:i/>
          <w:color w:val="008000"/>
        </w:rPr>
        <w:t>t</w:t>
      </w:r>
      <w:del w:id="503" w:author="Information Services" w:date="2015-11-22T15:47:00Z">
        <w:r w:rsidR="00536A09" w:rsidRPr="00EE4F19" w:rsidDel="00911554">
          <w:rPr>
            <w:i/>
            <w:color w:val="008000"/>
          </w:rPr>
          <w:delText>)</w:delText>
        </w:r>
      </w:del>
      <w:ins w:id="504" w:author="Information Services" w:date="2015-11-22T15:47:00Z">
        <w:r w:rsidR="00911554" w:rsidRPr="00911554">
          <w:rPr>
            <w:color w:val="008000"/>
            <w:rPrChange w:id="505" w:author="Information Services" w:date="2015-11-22T15:47:00Z">
              <w:rPr>
                <w:i/>
                <w:color w:val="008000"/>
              </w:rPr>
            </w:rPrChange>
          </w:rPr>
          <w:t>)</w:t>
        </w:r>
      </w:ins>
      <w:r w:rsidR="00536A09" w:rsidRPr="00EE4F19">
        <w:rPr>
          <w:i/>
          <w:color w:val="008000"/>
        </w:rPr>
        <w:t xml:space="preserve"> </w:t>
      </w:r>
      <w:r w:rsidR="00536A09" w:rsidRPr="00EE4F19">
        <w:rPr>
          <w:color w:val="008000"/>
        </w:rPr>
        <w:t xml:space="preserve">: </w:t>
      </w:r>
      <w:r w:rsidR="00536A09" w:rsidRPr="00EE4F19">
        <w:rPr>
          <w:i/>
          <w:color w:val="008000"/>
        </w:rPr>
        <w:t>vai</w:t>
      </w:r>
      <w:del w:id="506" w:author="Information Services" w:date="2015-11-22T15:46:00Z">
        <w:r w:rsidR="00536A09" w:rsidRPr="00EE4F19" w:rsidDel="00911554">
          <w:rPr>
            <w:i/>
            <w:color w:val="008000"/>
          </w:rPr>
          <w:delText>(</w:delText>
        </w:r>
      </w:del>
      <w:ins w:id="507" w:author="Information Services" w:date="2015-11-22T15:46:00Z">
        <w:r w:rsidR="00911554" w:rsidRPr="00911554">
          <w:rPr>
            <w:color w:val="008000"/>
            <w:rPrChange w:id="508" w:author="Information Services" w:date="2015-11-22T15:46:00Z">
              <w:rPr>
                <w:i/>
                <w:color w:val="008000"/>
              </w:rPr>
            </w:rPrChange>
          </w:rPr>
          <w:t>(</w:t>
        </w:r>
      </w:ins>
      <w:r w:rsidR="00536A09" w:rsidRPr="00EE4F19">
        <w:rPr>
          <w:i/>
          <w:color w:val="008000"/>
        </w:rPr>
        <w:t>j</w:t>
      </w:r>
      <w:del w:id="509" w:author="Information Services" w:date="2015-11-22T15:47:00Z">
        <w:r w:rsidR="00536A09" w:rsidRPr="00EE4F19" w:rsidDel="00911554">
          <w:rPr>
            <w:i/>
            <w:color w:val="008000"/>
          </w:rPr>
          <w:delText>)</w:delText>
        </w:r>
      </w:del>
      <w:ins w:id="510" w:author="Information Services" w:date="2015-11-22T15:47:00Z">
        <w:r w:rsidR="00911554" w:rsidRPr="00911554">
          <w:rPr>
            <w:color w:val="008000"/>
            <w:rPrChange w:id="511" w:author="Information Services" w:date="2015-11-22T15:47:00Z">
              <w:rPr>
                <w:i/>
                <w:color w:val="008000"/>
              </w:rPr>
            </w:rPrChange>
          </w:rPr>
          <w:t>)</w:t>
        </w:r>
      </w:ins>
      <w:r w:rsidR="00536A09" w:rsidRPr="00EE4F19">
        <w:rPr>
          <w:i/>
          <w:color w:val="008000"/>
        </w:rPr>
        <w:t>enta</w:t>
      </w:r>
      <w:del w:id="512" w:author="Information Services" w:date="2015-11-22T15:47:00Z">
        <w:r w:rsidR="00536A09" w:rsidRPr="00EE4F19" w:rsidDel="00911554">
          <w:rPr>
            <w:i/>
            <w:color w:val="008000"/>
          </w:rPr>
          <w:delText>/</w:delText>
        </w:r>
      </w:del>
      <w:ins w:id="513" w:author="Information Services" w:date="2015-11-22T15:47:00Z">
        <w:r w:rsidR="00911554" w:rsidRPr="00911554">
          <w:rPr>
            <w:color w:val="008000"/>
            <w:rPrChange w:id="514" w:author="Information Services" w:date="2015-11-22T15:47:00Z">
              <w:rPr>
                <w:i/>
                <w:color w:val="008000"/>
              </w:rPr>
            </w:rPrChange>
          </w:rPr>
          <w:t>/</w:t>
        </w:r>
      </w:ins>
      <w:r w:rsidR="00536A09" w:rsidRPr="00EE4F19">
        <w:rPr>
          <w:i/>
          <w:color w:val="008000"/>
        </w:rPr>
        <w:t>nnu</w:t>
      </w:r>
      <w:r w:rsidR="00536A09" w:rsidRPr="00EE4F19">
        <w:rPr>
          <w:color w:val="008000"/>
        </w:rPr>
        <w:t xml:space="preserve"> : </w:t>
      </w:r>
      <w:r w:rsidR="00536A09" w:rsidRPr="00EE4F19">
        <w:rPr>
          <w:i/>
          <w:color w:val="008000"/>
        </w:rPr>
        <w:t>vai</w:t>
      </w:r>
      <w:del w:id="515" w:author="Information Services" w:date="2015-11-22T15:46:00Z">
        <w:r w:rsidR="00536A09" w:rsidRPr="00EE4F19" w:rsidDel="00911554">
          <w:rPr>
            <w:i/>
            <w:color w:val="008000"/>
          </w:rPr>
          <w:delText>(</w:delText>
        </w:r>
      </w:del>
      <w:ins w:id="516" w:author="Information Services" w:date="2015-11-22T15:46:00Z">
        <w:r w:rsidR="00911554" w:rsidRPr="00911554">
          <w:rPr>
            <w:color w:val="008000"/>
            <w:rPrChange w:id="517" w:author="Information Services" w:date="2015-11-22T15:46:00Z">
              <w:rPr>
                <w:i/>
                <w:color w:val="008000"/>
              </w:rPr>
            </w:rPrChange>
          </w:rPr>
          <w:t>(</w:t>
        </w:r>
      </w:ins>
      <w:r w:rsidR="00536A09" w:rsidRPr="00EE4F19">
        <w:rPr>
          <w:i/>
          <w:color w:val="008000"/>
        </w:rPr>
        <w:t>j</w:t>
      </w:r>
      <w:del w:id="518" w:author="Information Services" w:date="2015-11-22T15:47:00Z">
        <w:r w:rsidR="00536A09" w:rsidRPr="00EE4F19" w:rsidDel="00911554">
          <w:rPr>
            <w:i/>
            <w:color w:val="008000"/>
          </w:rPr>
          <w:delText>)</w:delText>
        </w:r>
      </w:del>
      <w:ins w:id="519" w:author="Information Services" w:date="2015-11-22T15:47:00Z">
        <w:r w:rsidR="00911554" w:rsidRPr="00911554">
          <w:rPr>
            <w:color w:val="008000"/>
            <w:rPrChange w:id="520" w:author="Information Services" w:date="2015-11-22T15:47:00Z">
              <w:rPr>
                <w:i/>
                <w:color w:val="008000"/>
              </w:rPr>
            </w:rPrChange>
          </w:rPr>
          <w:t>)</w:t>
        </w:r>
      </w:ins>
      <w:r w:rsidR="00536A09" w:rsidRPr="00EE4F19">
        <w:rPr>
          <w:i/>
          <w:color w:val="008000"/>
        </w:rPr>
        <w:t>ena</w:t>
      </w:r>
      <w:del w:id="521" w:author="Information Services" w:date="2015-11-22T15:47:00Z">
        <w:r w:rsidR="00536A09" w:rsidRPr="00EE4F19" w:rsidDel="00911554">
          <w:rPr>
            <w:i/>
            <w:color w:val="008000"/>
          </w:rPr>
          <w:delText>/</w:delText>
        </w:r>
      </w:del>
      <w:ins w:id="522" w:author="Information Services" w:date="2015-11-22T15:47:00Z">
        <w:r w:rsidR="00911554" w:rsidRPr="00911554">
          <w:rPr>
            <w:color w:val="008000"/>
            <w:rPrChange w:id="523" w:author="Information Services" w:date="2015-11-22T15:47:00Z">
              <w:rPr>
                <w:i/>
                <w:color w:val="008000"/>
              </w:rPr>
            </w:rPrChange>
          </w:rPr>
          <w:t>/</w:t>
        </w:r>
      </w:ins>
      <w:r w:rsidR="00536A09" w:rsidRPr="00EE4F19">
        <w:rPr>
          <w:i/>
          <w:color w:val="008000"/>
        </w:rPr>
        <w:t xml:space="preserve">n </w:t>
      </w:r>
      <w:r w:rsidR="00536A09" w:rsidRPr="00EE4F19">
        <w:rPr>
          <w:color w:val="008000"/>
        </w:rPr>
        <w:t xml:space="preserve">: </w:t>
      </w:r>
      <w:r w:rsidR="00536A09" w:rsidRPr="00EE4F19">
        <w:rPr>
          <w:i/>
          <w:color w:val="008000"/>
        </w:rPr>
        <w:t>vai</w:t>
      </w:r>
      <w:del w:id="524" w:author="Information Services" w:date="2015-11-22T15:46:00Z">
        <w:r w:rsidR="00536A09" w:rsidRPr="00EE4F19" w:rsidDel="00911554">
          <w:rPr>
            <w:i/>
            <w:color w:val="008000"/>
          </w:rPr>
          <w:delText>(</w:delText>
        </w:r>
      </w:del>
      <w:ins w:id="525" w:author="Information Services" w:date="2015-11-22T15:46:00Z">
        <w:r w:rsidR="00911554" w:rsidRPr="00911554">
          <w:rPr>
            <w:color w:val="008000"/>
            <w:rPrChange w:id="526" w:author="Information Services" w:date="2015-11-22T15:46:00Z">
              <w:rPr>
                <w:i/>
                <w:color w:val="008000"/>
              </w:rPr>
            </w:rPrChange>
          </w:rPr>
          <w:t>(</w:t>
        </w:r>
      </w:ins>
      <w:r w:rsidR="00536A09" w:rsidRPr="00EE4F19">
        <w:rPr>
          <w:i/>
          <w:color w:val="008000"/>
        </w:rPr>
        <w:t>j</w:t>
      </w:r>
      <w:del w:id="527" w:author="Information Services" w:date="2015-11-22T15:47:00Z">
        <w:r w:rsidR="00536A09" w:rsidRPr="00EE4F19" w:rsidDel="00911554">
          <w:rPr>
            <w:i/>
            <w:color w:val="008000"/>
          </w:rPr>
          <w:delText>)</w:delText>
        </w:r>
      </w:del>
      <w:ins w:id="528" w:author="Information Services" w:date="2015-11-22T15:47:00Z">
        <w:r w:rsidR="00911554" w:rsidRPr="00911554">
          <w:rPr>
            <w:color w:val="008000"/>
            <w:rPrChange w:id="529" w:author="Information Services" w:date="2015-11-22T15:47:00Z">
              <w:rPr>
                <w:i/>
                <w:color w:val="008000"/>
              </w:rPr>
            </w:rPrChange>
          </w:rPr>
          <w:t>)</w:t>
        </w:r>
      </w:ins>
      <w:r w:rsidR="00536A09" w:rsidRPr="00EE4F19">
        <w:rPr>
          <w:i/>
          <w:color w:val="008000"/>
        </w:rPr>
        <w:t>ens</w:t>
      </w:r>
      <w:del w:id="530" w:author="Information Services" w:date="2015-11-22T15:47:00Z">
        <w:r w:rsidR="00536A09" w:rsidRPr="00EE4F19" w:rsidDel="00911554">
          <w:rPr>
            <w:i/>
            <w:color w:val="008000"/>
          </w:rPr>
          <w:delText>/</w:delText>
        </w:r>
      </w:del>
      <w:ins w:id="531" w:author="Information Services" w:date="2015-11-22T15:47:00Z">
        <w:r w:rsidR="00911554" w:rsidRPr="00911554">
          <w:rPr>
            <w:color w:val="008000"/>
            <w:rPrChange w:id="532" w:author="Information Services" w:date="2015-11-22T15:47:00Z">
              <w:rPr>
                <w:i/>
                <w:color w:val="008000"/>
              </w:rPr>
            </w:rPrChange>
          </w:rPr>
          <w:t>/</w:t>
        </w:r>
      </w:ins>
      <w:r w:rsidR="00536A09">
        <w:rPr>
          <w:i/>
        </w:rPr>
        <w:t>i</w:t>
      </w:r>
      <w:r w:rsidR="001B127A" w:rsidRPr="001B127A">
        <w:t>.</w:t>
      </w:r>
    </w:p>
    <w:p w14:paraId="70630F03" w14:textId="1C1D2BEE" w:rsidR="000B7098" w:rsidRPr="000B7098" w:rsidRDefault="00166093" w:rsidP="000B7098">
      <w:r>
        <w:t>Tämmöiset verbit, mist</w:t>
      </w:r>
      <w:r w:rsidR="000B7098">
        <w:t xml:space="preserve">ä </w:t>
      </w:r>
      <w:r w:rsidR="00E56319">
        <w:rPr>
          <w:i/>
        </w:rPr>
        <w:t xml:space="preserve">tV </w:t>
      </w:r>
      <w:r w:rsidR="00E56319">
        <w:t>:</w:t>
      </w:r>
      <w:r w:rsidR="000B7098">
        <w:rPr>
          <w:i/>
        </w:rPr>
        <w:t xml:space="preserve"> si </w:t>
      </w:r>
      <w:r w:rsidR="000B7098">
        <w:t>-vaihettelluu</w:t>
      </w:r>
      <w:r>
        <w:t xml:space="preserve"> löyttyy</w:t>
      </w:r>
      <w:r w:rsidR="005D4198">
        <w:t>, kuuluthaan kaikin verbi</w:t>
      </w:r>
      <w:r w:rsidR="00DE2C27">
        <w:t xml:space="preserve">tyypphiin </w:t>
      </w:r>
      <w:r w:rsidR="00DE2C27" w:rsidRPr="00DE2C27">
        <w:rPr>
          <w:color w:val="008000"/>
        </w:rPr>
        <w:t>2</w:t>
      </w:r>
      <w:r w:rsidR="00B04E5A" w:rsidRPr="00DE2C27">
        <w:rPr>
          <w:color w:val="008000"/>
        </w:rPr>
        <w:t xml:space="preserve"> </w:t>
      </w:r>
      <w:r w:rsidR="00B04E5A">
        <w:t xml:space="preserve">(katto kohtaa </w:t>
      </w:r>
      <w:r w:rsidR="007D5D63">
        <w:t>6.2.2)</w:t>
      </w:r>
      <w:r w:rsidR="000B7098">
        <w:t>.</w:t>
      </w:r>
    </w:p>
    <w:p w14:paraId="7B274AAA" w14:textId="07F802D8" w:rsidR="00F904D4" w:rsidRDefault="00D27219" w:rsidP="00526687">
      <w:pPr>
        <w:pStyle w:val="Punktliste"/>
      </w:pPr>
      <w:r>
        <w:t>Vaihettelu</w:t>
      </w:r>
      <w:r w:rsidR="00811635" w:rsidRPr="00A95D68">
        <w:t xml:space="preserve"> oon</w:t>
      </w:r>
      <w:r w:rsidR="00AF5867" w:rsidRPr="00A95D68">
        <w:t xml:space="preserve"> kans </w:t>
      </w:r>
      <w:r w:rsidR="00B30251" w:rsidRPr="00A95D68">
        <w:t>aivan reekeli</w:t>
      </w:r>
      <w:r w:rsidR="00811635" w:rsidRPr="00A95D68">
        <w:t xml:space="preserve">mäinen </w:t>
      </w:r>
      <w:r w:rsidR="00B30251" w:rsidRPr="00A95D68">
        <w:t xml:space="preserve">semmoisissa nomeniissa, joissa nominatiivin viimi vokaali oon </w:t>
      </w:r>
      <w:r w:rsidR="00B30251" w:rsidRPr="00882B68">
        <w:rPr>
          <w:i/>
        </w:rPr>
        <w:t xml:space="preserve">i </w:t>
      </w:r>
      <w:r w:rsidR="00B30251" w:rsidRPr="00A95D68">
        <w:t xml:space="preserve">ja joila taivutusrangassa oon </w:t>
      </w:r>
      <w:r w:rsidR="00B30251" w:rsidRPr="00882B68">
        <w:rPr>
          <w:i/>
        </w:rPr>
        <w:t>e</w:t>
      </w:r>
      <w:r w:rsidR="00B30251" w:rsidRPr="00A95D68">
        <w:t xml:space="preserve">; niin ko </w:t>
      </w:r>
      <w:r w:rsidR="006C5132">
        <w:t xml:space="preserve">(sg.nom. : sg.ess. : sg.part. : pl.iness.) </w:t>
      </w:r>
      <w:r w:rsidR="00B30251" w:rsidRPr="00882B68">
        <w:rPr>
          <w:i/>
        </w:rPr>
        <w:t xml:space="preserve">käsi </w:t>
      </w:r>
      <w:r w:rsidR="0075485B" w:rsidRPr="0075485B">
        <w:t>:</w:t>
      </w:r>
      <w:r w:rsidR="00B30251" w:rsidRPr="00882B68">
        <w:rPr>
          <w:i/>
        </w:rPr>
        <w:t xml:space="preserve"> </w:t>
      </w:r>
      <w:r w:rsidR="00B30251" w:rsidRPr="00882B68">
        <w:rPr>
          <w:i/>
          <w:lang w:val="en-US"/>
        </w:rPr>
        <w:t>k</w:t>
      </w:r>
      <w:r w:rsidR="00B30251" w:rsidRPr="00882B68">
        <w:rPr>
          <w:i/>
        </w:rPr>
        <w:t>äte</w:t>
      </w:r>
      <w:r w:rsidR="0098090B" w:rsidRPr="0098090B">
        <w:t>/</w:t>
      </w:r>
      <w:r w:rsidR="00B30251" w:rsidRPr="00882B68">
        <w:rPr>
          <w:i/>
        </w:rPr>
        <w:t xml:space="preserve">nä </w:t>
      </w:r>
      <w:r w:rsidR="0075485B" w:rsidRPr="0075485B">
        <w:t>:</w:t>
      </w:r>
      <w:r w:rsidR="00B30251" w:rsidRPr="00882B68">
        <w:rPr>
          <w:i/>
        </w:rPr>
        <w:t xml:space="preserve"> kät</w:t>
      </w:r>
      <w:r w:rsidR="0098090B" w:rsidRPr="0098090B">
        <w:t>/</w:t>
      </w:r>
      <w:r w:rsidR="00B30251" w:rsidRPr="00882B68">
        <w:rPr>
          <w:i/>
        </w:rPr>
        <w:t xml:space="preserve">tä </w:t>
      </w:r>
      <w:r w:rsidR="0075485B" w:rsidRPr="0075485B">
        <w:t>:</w:t>
      </w:r>
      <w:r w:rsidR="00B30251" w:rsidRPr="00882B68">
        <w:rPr>
          <w:i/>
        </w:rPr>
        <w:t xml:space="preserve"> käs</w:t>
      </w:r>
      <w:r w:rsidR="0098090B" w:rsidRPr="0098090B">
        <w:t>/</w:t>
      </w:r>
      <w:r w:rsidR="00B30251" w:rsidRPr="00882B68">
        <w:rPr>
          <w:i/>
        </w:rPr>
        <w:t>i</w:t>
      </w:r>
      <w:r w:rsidR="0098090B" w:rsidRPr="0098090B">
        <w:t>/</w:t>
      </w:r>
      <w:r w:rsidR="00B30251" w:rsidRPr="00882B68">
        <w:rPr>
          <w:i/>
        </w:rPr>
        <w:t>ssä</w:t>
      </w:r>
      <w:r w:rsidR="0075485B" w:rsidRPr="0075485B">
        <w:t>,</w:t>
      </w:r>
      <w:r w:rsidR="00882B68">
        <w:rPr>
          <w:i/>
        </w:rPr>
        <w:t xml:space="preserve"> viisi </w:t>
      </w:r>
      <w:r w:rsidR="0075485B" w:rsidRPr="0075485B">
        <w:t>:</w:t>
      </w:r>
      <w:r w:rsidR="00882B68">
        <w:rPr>
          <w:i/>
        </w:rPr>
        <w:t xml:space="preserve"> viite</w:t>
      </w:r>
      <w:r w:rsidR="0098090B" w:rsidRPr="0098090B">
        <w:t>/</w:t>
      </w:r>
      <w:r w:rsidR="00882B68">
        <w:rPr>
          <w:i/>
        </w:rPr>
        <w:t xml:space="preserve">nä </w:t>
      </w:r>
      <w:r w:rsidR="0075485B" w:rsidRPr="0075485B">
        <w:t>:</w:t>
      </w:r>
      <w:r w:rsidR="00F029B7">
        <w:t xml:space="preserve"> </w:t>
      </w:r>
      <w:r w:rsidR="009F70DE">
        <w:rPr>
          <w:i/>
        </w:rPr>
        <w:t>viit</w:t>
      </w:r>
      <w:r w:rsidR="0098090B" w:rsidRPr="0098090B">
        <w:t>/</w:t>
      </w:r>
      <w:r w:rsidR="009F70DE">
        <w:rPr>
          <w:i/>
        </w:rPr>
        <w:t xml:space="preserve">tä </w:t>
      </w:r>
      <w:r w:rsidR="009F70DE">
        <w:t>:</w:t>
      </w:r>
      <w:r w:rsidR="00882B68">
        <w:rPr>
          <w:i/>
        </w:rPr>
        <w:t xml:space="preserve"> viis</w:t>
      </w:r>
      <w:r w:rsidR="0098090B" w:rsidRPr="0098090B">
        <w:t>/</w:t>
      </w:r>
      <w:r w:rsidR="00882B68">
        <w:rPr>
          <w:i/>
        </w:rPr>
        <w:t>i</w:t>
      </w:r>
      <w:r w:rsidR="0098090B" w:rsidRPr="0098090B">
        <w:t>/</w:t>
      </w:r>
      <w:r w:rsidR="00882B68">
        <w:rPr>
          <w:i/>
        </w:rPr>
        <w:t>ssä</w:t>
      </w:r>
      <w:r w:rsidR="00B30251" w:rsidRPr="00A95D68">
        <w:t xml:space="preserve">. Nämät oon </w:t>
      </w:r>
      <w:r w:rsidR="000D0FAF" w:rsidRPr="00A95D68">
        <w:t>niin käsketyitä</w:t>
      </w:r>
      <w:r w:rsidR="00B30251" w:rsidRPr="00A95D68">
        <w:t xml:space="preserve"> </w:t>
      </w:r>
      <w:r w:rsidR="00677E5D">
        <w:t>konsonanttirank</w:t>
      </w:r>
      <w:r w:rsidR="00B92BEA">
        <w:t>ai</w:t>
      </w:r>
      <w:r w:rsidR="00B30251" w:rsidRPr="00A95D68">
        <w:t>ssii nomeniita</w:t>
      </w:r>
      <w:r w:rsidR="003A471D">
        <w:t xml:space="preserve"> (</w:t>
      </w:r>
      <w:r w:rsidR="0062555C">
        <w:t>nomenityyp</w:t>
      </w:r>
      <w:r w:rsidR="003A471D">
        <w:t>pi 1.2</w:t>
      </w:r>
      <w:r w:rsidR="00E56575">
        <w:t>, kat</w:t>
      </w:r>
      <w:r w:rsidR="000C74A6">
        <w:t>t</w:t>
      </w:r>
      <w:r w:rsidR="00E56575">
        <w:t>o kohtaa 5.1.1.2</w:t>
      </w:r>
      <w:r w:rsidR="003A471D">
        <w:t>)</w:t>
      </w:r>
      <w:r w:rsidR="00F904D4">
        <w:t>.</w:t>
      </w:r>
    </w:p>
    <w:p w14:paraId="366288DE" w14:textId="1DF92C5A" w:rsidR="00D27219" w:rsidRPr="00A95D68" w:rsidRDefault="00D27219" w:rsidP="00526687">
      <w:pPr>
        <w:pStyle w:val="Punktliste"/>
      </w:pPr>
      <w:r>
        <w:t xml:space="preserve">Ordinaaliissa rangan </w:t>
      </w:r>
      <w:r>
        <w:rPr>
          <w:i/>
        </w:rPr>
        <w:t xml:space="preserve">nte </w:t>
      </w:r>
      <w:r>
        <w:t xml:space="preserve">vaihetellee pluraalin rangan </w:t>
      </w:r>
      <w:r>
        <w:rPr>
          <w:i/>
        </w:rPr>
        <w:t>nsi</w:t>
      </w:r>
      <w:r>
        <w:t xml:space="preserve">:n kans niin ko (sg.nom. : sg.ess. : pl.iness.) </w:t>
      </w:r>
      <w:r>
        <w:rPr>
          <w:i/>
        </w:rPr>
        <w:t xml:space="preserve">kolmas </w:t>
      </w:r>
      <w:r>
        <w:t xml:space="preserve">: </w:t>
      </w:r>
      <w:r>
        <w:rPr>
          <w:i/>
        </w:rPr>
        <w:t>kolmante</w:t>
      </w:r>
      <w:r w:rsidR="0098090B" w:rsidRPr="0098090B">
        <w:t>/</w:t>
      </w:r>
      <w:r>
        <w:rPr>
          <w:i/>
        </w:rPr>
        <w:t xml:space="preserve">nna </w:t>
      </w:r>
      <w:r>
        <w:t xml:space="preserve">: </w:t>
      </w:r>
      <w:r>
        <w:rPr>
          <w:i/>
        </w:rPr>
        <w:t>kolmans</w:t>
      </w:r>
      <w:r w:rsidR="0098090B" w:rsidRPr="0098090B">
        <w:t>/</w:t>
      </w:r>
      <w:r>
        <w:rPr>
          <w:i/>
        </w:rPr>
        <w:t>i</w:t>
      </w:r>
      <w:r w:rsidR="0098090B" w:rsidRPr="0098090B">
        <w:t>/</w:t>
      </w:r>
      <w:r>
        <w:rPr>
          <w:i/>
        </w:rPr>
        <w:t>ssa</w:t>
      </w:r>
      <w:r w:rsidR="001B127A" w:rsidRPr="001B127A">
        <w:t>.</w:t>
      </w:r>
      <w:r>
        <w:rPr>
          <w:i/>
        </w:rPr>
        <w:t xml:space="preserve"> </w:t>
      </w:r>
      <w:r>
        <w:t>Katto näistä enämen kohđasta 8.2.</w:t>
      </w:r>
    </w:p>
    <w:tbl>
      <w:tblPr>
        <w:tblStyle w:val="Tabellrutenett"/>
        <w:tblW w:w="0" w:type="auto"/>
        <w:tblLook w:val="04A0" w:firstRow="1" w:lastRow="0" w:firstColumn="1" w:lastColumn="0" w:noHBand="0" w:noVBand="1"/>
      </w:tblPr>
      <w:tblGrid>
        <w:gridCol w:w="8522"/>
      </w:tblGrid>
      <w:tr w:rsidR="003F103C" w:rsidRPr="00A95D68" w14:paraId="37399A2D" w14:textId="77777777" w:rsidTr="003F103C">
        <w:tc>
          <w:tcPr>
            <w:tcW w:w="9279" w:type="dxa"/>
          </w:tcPr>
          <w:p w14:paraId="1FCE4638" w14:textId="7FDDE68D" w:rsidR="003F103C" w:rsidRPr="00A95D68" w:rsidRDefault="003711F1" w:rsidP="00BD2A19">
            <w:pPr>
              <w:pStyle w:val="Brdtekst"/>
              <w:spacing w:before="120"/>
            </w:pPr>
            <w:r>
              <w:rPr>
                <w:i/>
              </w:rPr>
              <w:lastRenderedPageBreak/>
              <w:t xml:space="preserve">tV </w:t>
            </w:r>
            <w:r>
              <w:t>:</w:t>
            </w:r>
            <w:r w:rsidR="003F103C" w:rsidRPr="00811C52">
              <w:rPr>
                <w:i/>
              </w:rPr>
              <w:t xml:space="preserve"> si</w:t>
            </w:r>
            <w:r w:rsidR="003F103C" w:rsidRPr="00A95D68">
              <w:t xml:space="preserve"> -</w:t>
            </w:r>
            <w:r w:rsidR="001E6467">
              <w:rPr>
                <w:smallCaps/>
              </w:rPr>
              <w:t>vaihettelu</w:t>
            </w:r>
            <w:r w:rsidR="003F103C" w:rsidRPr="00A95D68">
              <w:t>:</w:t>
            </w:r>
          </w:p>
          <w:p w14:paraId="555EF714" w14:textId="0A3AC4BE" w:rsidR="003F103C" w:rsidRPr="00A95D68" w:rsidRDefault="003F103C" w:rsidP="001E6467">
            <w:pPr>
              <w:pStyle w:val="Brdtekst"/>
              <w:spacing w:before="120"/>
            </w:pPr>
            <w:r w:rsidRPr="00811C52">
              <w:rPr>
                <w:i/>
              </w:rPr>
              <w:t>i</w:t>
            </w:r>
            <w:r w:rsidRPr="00A95D68">
              <w:t xml:space="preserve">:n eđessä </w:t>
            </w:r>
            <w:r w:rsidRPr="00811C52">
              <w:rPr>
                <w:i/>
              </w:rPr>
              <w:t>t</w:t>
            </w:r>
            <w:r w:rsidRPr="00A95D68">
              <w:t xml:space="preserve"> ushein muuttuu </w:t>
            </w:r>
            <w:r w:rsidRPr="00811C52">
              <w:rPr>
                <w:i/>
              </w:rPr>
              <w:t>s</w:t>
            </w:r>
            <w:r w:rsidRPr="00A95D68">
              <w:t xml:space="preserve">:ksi. Mutta silloin ko sanan graadivaihettelu oon tyyppii </w:t>
            </w:r>
            <w:r w:rsidR="00B94D12">
              <w:t>II:I</w:t>
            </w:r>
            <w:r w:rsidRPr="00A95D68">
              <w:t xml:space="preserve">, ei tämmöistä </w:t>
            </w:r>
            <w:r w:rsidRPr="00811C52">
              <w:rPr>
                <w:i/>
              </w:rPr>
              <w:t>ti &gt; si</w:t>
            </w:r>
            <w:r w:rsidRPr="00A95D68">
              <w:t xml:space="preserve"> </w:t>
            </w:r>
            <w:r w:rsidR="001E6467">
              <w:t>-vaihettelluu</w:t>
            </w:r>
            <w:r w:rsidRPr="00A95D68">
              <w:t xml:space="preserve"> ollenkhaan essiiny.</w:t>
            </w:r>
          </w:p>
        </w:tc>
      </w:tr>
    </w:tbl>
    <w:p w14:paraId="68548C01" w14:textId="77777777" w:rsidR="00C51EAF" w:rsidRPr="00BB7450" w:rsidRDefault="00C51EAF" w:rsidP="00641B14">
      <w:pPr>
        <w:pStyle w:val="Overskrift3"/>
        <w:rPr>
          <w:color w:val="008000"/>
        </w:rPr>
      </w:pPr>
      <w:bookmarkStart w:id="533" w:name="_Toc311273744"/>
      <w:bookmarkStart w:id="534" w:name="_Toc241129225"/>
      <w:r w:rsidRPr="00BB7450">
        <w:rPr>
          <w:color w:val="008000"/>
        </w:rPr>
        <w:t>Muita morfofonologissii vaihettelluit</w:t>
      </w:r>
      <w:bookmarkEnd w:id="533"/>
    </w:p>
    <w:bookmarkEnd w:id="534"/>
    <w:p w14:paraId="5D8252E8" w14:textId="5225D2B3" w:rsidR="00C51EAF" w:rsidRPr="00BB7450" w:rsidRDefault="00C51EAF" w:rsidP="00BD2A19">
      <w:pPr>
        <w:spacing w:before="120" w:after="120"/>
        <w:rPr>
          <w:color w:val="008000"/>
        </w:rPr>
      </w:pPr>
      <w:r w:rsidRPr="00BB7450">
        <w:rPr>
          <w:color w:val="008000"/>
        </w:rPr>
        <w:t xml:space="preserve">Kainun kielessä oon kohta </w:t>
      </w:r>
      <w:r w:rsidR="005E2A9A" w:rsidRPr="00BB7450">
        <w:rPr>
          <w:color w:val="008000"/>
        </w:rPr>
        <w:t xml:space="preserve">ahthaat reekelit sille, mikkä </w:t>
      </w:r>
      <w:r w:rsidR="00641B14" w:rsidRPr="00BB7450">
        <w:rPr>
          <w:color w:val="008000"/>
        </w:rPr>
        <w:t xml:space="preserve">konsonantit </w:t>
      </w:r>
      <w:r w:rsidR="005E2A9A" w:rsidRPr="00BB7450">
        <w:rPr>
          <w:color w:val="008000"/>
        </w:rPr>
        <w:t xml:space="preserve">saatethaan </w:t>
      </w:r>
      <w:r w:rsidR="00641B14" w:rsidRPr="00BB7450">
        <w:rPr>
          <w:color w:val="008000"/>
        </w:rPr>
        <w:t>olla sanassa</w:t>
      </w:r>
      <w:r w:rsidR="002D5C97" w:rsidRPr="00BB7450">
        <w:rPr>
          <w:color w:val="008000"/>
        </w:rPr>
        <w:t xml:space="preserve"> pörätysten (katto kohđasta </w:t>
      </w:r>
      <w:r w:rsidR="00344A04" w:rsidRPr="00BB7450">
        <w:rPr>
          <w:color w:val="008000"/>
        </w:rPr>
        <w:t>2.3.1)</w:t>
      </w:r>
      <w:r w:rsidR="002D5C97" w:rsidRPr="00BB7450">
        <w:rPr>
          <w:color w:val="008000"/>
        </w:rPr>
        <w:t>. Siitä seuraa kans joukko morfofonologista vaihettelluu. Otama tässä myötä tärkkeimät.</w:t>
      </w:r>
    </w:p>
    <w:p w14:paraId="2AEAE65E" w14:textId="5B362959" w:rsidR="00344A04" w:rsidRPr="00BB7450" w:rsidRDefault="00344A04" w:rsidP="00641B14">
      <w:pPr>
        <w:pStyle w:val="Listeavsnitt"/>
        <w:numPr>
          <w:ilvl w:val="0"/>
          <w:numId w:val="3"/>
        </w:numPr>
        <w:spacing w:before="120" w:after="120"/>
        <w:rPr>
          <w:color w:val="008000"/>
        </w:rPr>
      </w:pPr>
      <w:r w:rsidRPr="00BB7450">
        <w:rPr>
          <w:color w:val="008000"/>
        </w:rPr>
        <w:t xml:space="preserve">Meilä oon kohta paljon fenomeniita, missä sananloppuinen </w:t>
      </w:r>
      <w:r w:rsidRPr="00BB7450">
        <w:rPr>
          <w:i/>
          <w:color w:val="008000"/>
        </w:rPr>
        <w:t xml:space="preserve">n </w:t>
      </w:r>
      <w:r w:rsidRPr="00BB7450">
        <w:rPr>
          <w:color w:val="008000"/>
        </w:rPr>
        <w:t xml:space="preserve"> vaihettellee sanansisäisen </w:t>
      </w:r>
      <w:r w:rsidRPr="00BB7450">
        <w:rPr>
          <w:i/>
          <w:color w:val="008000"/>
        </w:rPr>
        <w:t>m</w:t>
      </w:r>
      <w:r w:rsidRPr="00BB7450">
        <w:rPr>
          <w:color w:val="008000"/>
        </w:rPr>
        <w:t>:n kans</w:t>
      </w:r>
      <w:r w:rsidR="0005230A" w:rsidRPr="00BB7450">
        <w:rPr>
          <w:color w:val="008000"/>
        </w:rPr>
        <w:t xml:space="preserve">. Tämä tullee siitä, ette kainun sanat ei olheen saata loppuut </w:t>
      </w:r>
      <w:r w:rsidR="00DE2C27">
        <w:rPr>
          <w:color w:val="008000"/>
        </w:rPr>
        <w:t>konsonantthiin</w:t>
      </w:r>
      <w:r w:rsidR="0005230A" w:rsidRPr="00BB7450">
        <w:rPr>
          <w:color w:val="008000"/>
        </w:rPr>
        <w:t xml:space="preserve"> </w:t>
      </w:r>
      <w:r w:rsidR="0005230A" w:rsidRPr="00BB7450">
        <w:rPr>
          <w:i/>
          <w:color w:val="008000"/>
        </w:rPr>
        <w:t xml:space="preserve">m. </w:t>
      </w:r>
      <w:r w:rsidR="0005230A" w:rsidRPr="00BB7450">
        <w:rPr>
          <w:color w:val="008000"/>
        </w:rPr>
        <w:t>Esimerkkii tästä:</w:t>
      </w:r>
    </w:p>
    <w:p w14:paraId="6B86E600" w14:textId="3FFAFB1F" w:rsidR="00AA017C" w:rsidRPr="00BB7450" w:rsidRDefault="00C87513" w:rsidP="00641B14">
      <w:pPr>
        <w:spacing w:before="120" w:after="120"/>
        <w:rPr>
          <w:color w:val="008000"/>
        </w:rPr>
      </w:pPr>
      <w:r w:rsidRPr="00BB7450">
        <w:rPr>
          <w:color w:val="008000"/>
        </w:rPr>
        <w:t>K</w:t>
      </w:r>
      <w:r w:rsidR="00AA017C" w:rsidRPr="00BB7450">
        <w:rPr>
          <w:color w:val="008000"/>
        </w:rPr>
        <w:t xml:space="preserve">aikki niin käsketyt </w:t>
      </w:r>
      <w:r w:rsidR="00C37954" w:rsidRPr="00BB7450">
        <w:rPr>
          <w:color w:val="008000"/>
        </w:rPr>
        <w:t>instrumentin</w:t>
      </w:r>
      <w:r w:rsidR="00AA017C" w:rsidRPr="00BB7450">
        <w:rPr>
          <w:color w:val="008000"/>
        </w:rPr>
        <w:t>nimet</w:t>
      </w:r>
      <w:r w:rsidR="00653F7D" w:rsidRPr="00BB7450">
        <w:rPr>
          <w:color w:val="008000"/>
        </w:rPr>
        <w:t xml:space="preserve">, mikkä oon laittettu </w:t>
      </w:r>
      <w:r w:rsidR="00C37954" w:rsidRPr="00BB7450">
        <w:rPr>
          <w:color w:val="008000"/>
        </w:rPr>
        <w:t xml:space="preserve">verbistä </w:t>
      </w:r>
      <w:r w:rsidR="00653F7D" w:rsidRPr="00BB7450">
        <w:rPr>
          <w:i/>
          <w:color w:val="008000"/>
        </w:rPr>
        <w:t>in</w:t>
      </w:r>
      <w:r w:rsidR="00653F7D" w:rsidRPr="00BB7450">
        <w:rPr>
          <w:color w:val="008000"/>
        </w:rPr>
        <w:t>-derivasuunisuffiksilla</w:t>
      </w:r>
      <w:r w:rsidR="00651A1E" w:rsidRPr="00BB7450">
        <w:rPr>
          <w:color w:val="008000"/>
        </w:rPr>
        <w:t>.</w:t>
      </w:r>
      <w:r w:rsidR="00C37954" w:rsidRPr="00BB7450">
        <w:rPr>
          <w:color w:val="008000"/>
        </w:rPr>
        <w:t xml:space="preserve"> Esimerkkii: </w:t>
      </w:r>
      <w:r w:rsidR="00DE2C27">
        <w:rPr>
          <w:color w:val="008000"/>
        </w:rPr>
        <w:t xml:space="preserve">(sg.nom. : sg.part. : pl.nom.) </w:t>
      </w:r>
      <w:r w:rsidR="0075485B" w:rsidRPr="00BB7450">
        <w:rPr>
          <w:color w:val="008000"/>
        </w:rPr>
        <w:t>(</w:t>
      </w:r>
      <w:r w:rsidR="00951C97" w:rsidRPr="00BB7450">
        <w:rPr>
          <w:i/>
          <w:color w:val="008000"/>
        </w:rPr>
        <w:t>avata</w:t>
      </w:r>
      <w:r w:rsidR="00A00C13" w:rsidRPr="00BB7450">
        <w:rPr>
          <w:color w:val="008000"/>
        </w:rPr>
        <w:t xml:space="preserve"> →</w:t>
      </w:r>
      <w:r w:rsidR="00951C97" w:rsidRPr="00BB7450">
        <w:rPr>
          <w:color w:val="008000"/>
        </w:rPr>
        <w:t xml:space="preserve">) </w:t>
      </w:r>
      <w:r w:rsidR="00951C97" w:rsidRPr="00BB7450">
        <w:rPr>
          <w:i/>
          <w:color w:val="008000"/>
        </w:rPr>
        <w:t xml:space="preserve">avvain </w:t>
      </w:r>
      <w:r w:rsidR="00951C97" w:rsidRPr="00BB7450">
        <w:rPr>
          <w:color w:val="008000"/>
        </w:rPr>
        <w:t xml:space="preserve">: </w:t>
      </w:r>
      <w:r w:rsidR="00951C97" w:rsidRPr="00BB7450">
        <w:rPr>
          <w:i/>
          <w:color w:val="008000"/>
        </w:rPr>
        <w:t>avvain</w:t>
      </w:r>
      <w:r w:rsidR="0098090B" w:rsidRPr="00BB7450">
        <w:rPr>
          <w:color w:val="008000"/>
        </w:rPr>
        <w:t>/</w:t>
      </w:r>
      <w:r w:rsidR="00951C97" w:rsidRPr="00BB7450">
        <w:rPr>
          <w:i/>
          <w:color w:val="008000"/>
        </w:rPr>
        <w:t>ta</w:t>
      </w:r>
      <w:r w:rsidR="00951C97" w:rsidRPr="00BB7450">
        <w:rPr>
          <w:color w:val="008000"/>
        </w:rPr>
        <w:t xml:space="preserve"> : </w:t>
      </w:r>
      <w:r w:rsidR="00951C97" w:rsidRPr="00BB7450">
        <w:rPr>
          <w:i/>
          <w:color w:val="008000"/>
        </w:rPr>
        <w:t>avvaime</w:t>
      </w:r>
      <w:r w:rsidR="0098090B" w:rsidRPr="00BB7450">
        <w:rPr>
          <w:color w:val="008000"/>
        </w:rPr>
        <w:t>/</w:t>
      </w:r>
      <w:r w:rsidR="00951C97" w:rsidRPr="00BB7450">
        <w:rPr>
          <w:i/>
          <w:color w:val="008000"/>
        </w:rPr>
        <w:t>t</w:t>
      </w:r>
      <w:r w:rsidR="00951C97" w:rsidRPr="00BB7450">
        <w:rPr>
          <w:color w:val="008000"/>
        </w:rPr>
        <w:t xml:space="preserve">, </w:t>
      </w:r>
      <w:r w:rsidR="0075485B" w:rsidRPr="00BB7450">
        <w:rPr>
          <w:color w:val="008000"/>
        </w:rPr>
        <w:t>(</w:t>
      </w:r>
      <w:r w:rsidR="00951C97" w:rsidRPr="00BB7450">
        <w:rPr>
          <w:i/>
          <w:color w:val="008000"/>
        </w:rPr>
        <w:t xml:space="preserve">istuut </w:t>
      </w:r>
      <w:r w:rsidR="00A00C13" w:rsidRPr="00BB7450">
        <w:rPr>
          <w:i/>
          <w:color w:val="008000"/>
        </w:rPr>
        <w:t>→</w:t>
      </w:r>
      <w:r w:rsidR="00951C97" w:rsidRPr="00BB7450">
        <w:rPr>
          <w:color w:val="008000"/>
        </w:rPr>
        <w:t xml:space="preserve">) </w:t>
      </w:r>
      <w:r w:rsidR="00951C97" w:rsidRPr="00BB7450">
        <w:rPr>
          <w:i/>
          <w:color w:val="008000"/>
        </w:rPr>
        <w:t>istuin</w:t>
      </w:r>
      <w:r w:rsidR="00951C97" w:rsidRPr="00BB7450">
        <w:rPr>
          <w:color w:val="008000"/>
        </w:rPr>
        <w:t xml:space="preserve"> : </w:t>
      </w:r>
      <w:r w:rsidR="00951C97" w:rsidRPr="00BB7450">
        <w:rPr>
          <w:i/>
          <w:color w:val="008000"/>
        </w:rPr>
        <w:t>istuin</w:t>
      </w:r>
      <w:r w:rsidR="0098090B" w:rsidRPr="00BB7450">
        <w:rPr>
          <w:color w:val="008000"/>
        </w:rPr>
        <w:t>/</w:t>
      </w:r>
      <w:r w:rsidR="00951C97" w:rsidRPr="00BB7450">
        <w:rPr>
          <w:i/>
          <w:color w:val="008000"/>
        </w:rPr>
        <w:t>ta</w:t>
      </w:r>
      <w:r w:rsidR="00951C97" w:rsidRPr="00BB7450">
        <w:rPr>
          <w:color w:val="008000"/>
        </w:rPr>
        <w:t xml:space="preserve"> : </w:t>
      </w:r>
      <w:r w:rsidR="00951C97" w:rsidRPr="00BB7450">
        <w:rPr>
          <w:i/>
          <w:color w:val="008000"/>
        </w:rPr>
        <w:t>istuime</w:t>
      </w:r>
      <w:r w:rsidR="0098090B" w:rsidRPr="00BB7450">
        <w:rPr>
          <w:color w:val="008000"/>
        </w:rPr>
        <w:t>/</w:t>
      </w:r>
      <w:r w:rsidR="00951C97" w:rsidRPr="00BB7450">
        <w:rPr>
          <w:i/>
          <w:color w:val="008000"/>
        </w:rPr>
        <w:t>t</w:t>
      </w:r>
      <w:r w:rsidR="00951C97" w:rsidRPr="00BB7450">
        <w:rPr>
          <w:color w:val="008000"/>
        </w:rPr>
        <w:t xml:space="preserve">, </w:t>
      </w:r>
      <w:r w:rsidR="0075485B" w:rsidRPr="00BB7450">
        <w:rPr>
          <w:color w:val="008000"/>
        </w:rPr>
        <w:t>(</w:t>
      </w:r>
      <w:r w:rsidR="00951C97" w:rsidRPr="00BB7450">
        <w:rPr>
          <w:i/>
          <w:color w:val="008000"/>
        </w:rPr>
        <w:t>luistaat</w:t>
      </w:r>
      <w:r w:rsidR="00951C97" w:rsidRPr="00BB7450">
        <w:rPr>
          <w:color w:val="008000"/>
        </w:rPr>
        <w:t xml:space="preserve"> </w:t>
      </w:r>
      <w:r w:rsidR="00A00C13" w:rsidRPr="00BB7450">
        <w:rPr>
          <w:i/>
          <w:color w:val="008000"/>
        </w:rPr>
        <w:t>→</w:t>
      </w:r>
      <w:r w:rsidR="00951C97" w:rsidRPr="00BB7450">
        <w:rPr>
          <w:color w:val="008000"/>
        </w:rPr>
        <w:t xml:space="preserve">) </w:t>
      </w:r>
      <w:r w:rsidR="00951C97" w:rsidRPr="00BB7450">
        <w:rPr>
          <w:i/>
          <w:color w:val="008000"/>
        </w:rPr>
        <w:t>luistin</w:t>
      </w:r>
      <w:r w:rsidR="00951C97" w:rsidRPr="00BB7450">
        <w:rPr>
          <w:color w:val="008000"/>
        </w:rPr>
        <w:t xml:space="preserve"> : </w:t>
      </w:r>
      <w:r w:rsidR="00951C97" w:rsidRPr="00BB7450">
        <w:rPr>
          <w:i/>
          <w:color w:val="008000"/>
        </w:rPr>
        <w:t>luistin</w:t>
      </w:r>
      <w:r w:rsidR="0098090B" w:rsidRPr="00BB7450">
        <w:rPr>
          <w:color w:val="008000"/>
        </w:rPr>
        <w:t>/</w:t>
      </w:r>
      <w:r w:rsidR="00951C97" w:rsidRPr="00BB7450">
        <w:rPr>
          <w:i/>
          <w:color w:val="008000"/>
        </w:rPr>
        <w:t>ta</w:t>
      </w:r>
      <w:r w:rsidR="00951C97" w:rsidRPr="00BB7450">
        <w:rPr>
          <w:color w:val="008000"/>
        </w:rPr>
        <w:t xml:space="preserve"> : </w:t>
      </w:r>
      <w:r w:rsidR="00951C97" w:rsidRPr="00BB7450">
        <w:rPr>
          <w:i/>
          <w:color w:val="008000"/>
        </w:rPr>
        <w:t>luistime</w:t>
      </w:r>
      <w:r w:rsidR="0098090B" w:rsidRPr="00BB7450">
        <w:rPr>
          <w:color w:val="008000"/>
        </w:rPr>
        <w:t>/</w:t>
      </w:r>
      <w:r w:rsidR="00951C97" w:rsidRPr="00BB7450">
        <w:rPr>
          <w:i/>
          <w:color w:val="008000"/>
        </w:rPr>
        <w:t>t</w:t>
      </w:r>
      <w:r w:rsidR="00DE2C27">
        <w:rPr>
          <w:i/>
          <w:color w:val="008000"/>
        </w:rPr>
        <w:t>.</w:t>
      </w:r>
    </w:p>
    <w:p w14:paraId="476CA3E2" w14:textId="1A80A543" w:rsidR="00BD3E59" w:rsidRPr="00BB7450" w:rsidRDefault="00D77AD3" w:rsidP="00641B14">
      <w:pPr>
        <w:spacing w:before="120" w:after="120"/>
        <w:rPr>
          <w:color w:val="008000"/>
        </w:rPr>
      </w:pPr>
      <w:r w:rsidRPr="00BB7450">
        <w:rPr>
          <w:color w:val="008000"/>
        </w:rPr>
        <w:t xml:space="preserve">Joukko muita sannoi. Esimerkkii: </w:t>
      </w:r>
      <w:r w:rsidR="00DE2C27">
        <w:rPr>
          <w:color w:val="008000"/>
        </w:rPr>
        <w:t xml:space="preserve">(sg.nom. : sg.part. : pl.nom.) </w:t>
      </w:r>
      <w:r w:rsidRPr="00BB7450">
        <w:rPr>
          <w:i/>
          <w:color w:val="008000"/>
        </w:rPr>
        <w:t xml:space="preserve">elläin </w:t>
      </w:r>
      <w:r w:rsidR="001B127A" w:rsidRPr="00BB7450">
        <w:rPr>
          <w:color w:val="008000"/>
        </w:rPr>
        <w:t>:</w:t>
      </w:r>
      <w:r w:rsidRPr="00BB7450">
        <w:rPr>
          <w:i/>
          <w:color w:val="008000"/>
        </w:rPr>
        <w:t xml:space="preserve"> elläin</w:t>
      </w:r>
      <w:r w:rsidR="0098090B" w:rsidRPr="00BB7450">
        <w:rPr>
          <w:color w:val="008000"/>
        </w:rPr>
        <w:t>/</w:t>
      </w:r>
      <w:r w:rsidRPr="00BB7450">
        <w:rPr>
          <w:i/>
          <w:color w:val="008000"/>
        </w:rPr>
        <w:t xml:space="preserve">tä </w:t>
      </w:r>
      <w:r w:rsidR="001B127A" w:rsidRPr="00BB7450">
        <w:rPr>
          <w:color w:val="008000"/>
        </w:rPr>
        <w:t>:</w:t>
      </w:r>
      <w:r w:rsidRPr="00BB7450">
        <w:rPr>
          <w:i/>
          <w:color w:val="008000"/>
        </w:rPr>
        <w:t xml:space="preserve"> elläime</w:t>
      </w:r>
      <w:r w:rsidR="0098090B" w:rsidRPr="00BB7450">
        <w:rPr>
          <w:color w:val="008000"/>
        </w:rPr>
        <w:t>/</w:t>
      </w:r>
      <w:r w:rsidRPr="00BB7450">
        <w:rPr>
          <w:i/>
          <w:color w:val="008000"/>
        </w:rPr>
        <w:t>t</w:t>
      </w:r>
      <w:r w:rsidR="001B127A" w:rsidRPr="00BB7450">
        <w:rPr>
          <w:color w:val="008000"/>
        </w:rPr>
        <w:t>,</w:t>
      </w:r>
      <w:r w:rsidRPr="00BB7450">
        <w:rPr>
          <w:i/>
          <w:color w:val="008000"/>
        </w:rPr>
        <w:t xml:space="preserve"> </w:t>
      </w:r>
      <w:r w:rsidR="00563625" w:rsidRPr="00BB7450">
        <w:rPr>
          <w:i/>
          <w:color w:val="008000"/>
        </w:rPr>
        <w:t xml:space="preserve">höyhen </w:t>
      </w:r>
      <w:r w:rsidR="001B127A" w:rsidRPr="00BB7450">
        <w:rPr>
          <w:color w:val="008000"/>
        </w:rPr>
        <w:t>:</w:t>
      </w:r>
      <w:r w:rsidR="00563625" w:rsidRPr="00BB7450">
        <w:rPr>
          <w:i/>
          <w:color w:val="008000"/>
        </w:rPr>
        <w:t xml:space="preserve"> höyhen</w:t>
      </w:r>
      <w:r w:rsidR="0098090B" w:rsidRPr="00BB7450">
        <w:rPr>
          <w:color w:val="008000"/>
        </w:rPr>
        <w:t>/</w:t>
      </w:r>
      <w:r w:rsidR="00563625" w:rsidRPr="00BB7450">
        <w:rPr>
          <w:i/>
          <w:color w:val="008000"/>
        </w:rPr>
        <w:t xml:space="preserve">tä </w:t>
      </w:r>
      <w:r w:rsidR="001B127A" w:rsidRPr="00BB7450">
        <w:rPr>
          <w:color w:val="008000"/>
        </w:rPr>
        <w:t>:</w:t>
      </w:r>
      <w:r w:rsidR="00563625" w:rsidRPr="00BB7450">
        <w:rPr>
          <w:i/>
          <w:color w:val="008000"/>
        </w:rPr>
        <w:t xml:space="preserve"> höyheme</w:t>
      </w:r>
      <w:r w:rsidR="0098090B" w:rsidRPr="00BB7450">
        <w:rPr>
          <w:color w:val="008000"/>
        </w:rPr>
        <w:t>/</w:t>
      </w:r>
      <w:r w:rsidR="00563625" w:rsidRPr="00BB7450">
        <w:rPr>
          <w:i/>
          <w:color w:val="008000"/>
        </w:rPr>
        <w:t>t</w:t>
      </w:r>
      <w:r w:rsidR="001B127A" w:rsidRPr="00BB7450">
        <w:rPr>
          <w:color w:val="008000"/>
        </w:rPr>
        <w:t>,</w:t>
      </w:r>
      <w:r w:rsidR="00563625" w:rsidRPr="00BB7450">
        <w:rPr>
          <w:i/>
          <w:color w:val="008000"/>
        </w:rPr>
        <w:t xml:space="preserve"> </w:t>
      </w:r>
      <w:r w:rsidRPr="00BB7450">
        <w:rPr>
          <w:i/>
          <w:color w:val="008000"/>
        </w:rPr>
        <w:t>lai</w:t>
      </w:r>
      <w:r w:rsidR="001B127A" w:rsidRPr="00BB7450">
        <w:rPr>
          <w:color w:val="008000"/>
        </w:rPr>
        <w:t>(</w:t>
      </w:r>
      <w:r w:rsidRPr="00BB7450">
        <w:rPr>
          <w:i/>
          <w:color w:val="008000"/>
        </w:rPr>
        <w:t>đ</w:t>
      </w:r>
      <w:r w:rsidR="001B127A" w:rsidRPr="00BB7450">
        <w:rPr>
          <w:color w:val="008000"/>
        </w:rPr>
        <w:t>)</w:t>
      </w:r>
      <w:r w:rsidRPr="00BB7450">
        <w:rPr>
          <w:i/>
          <w:color w:val="008000"/>
        </w:rPr>
        <w:t>u</w:t>
      </w:r>
      <w:r w:rsidR="001B127A" w:rsidRPr="00BB7450">
        <w:rPr>
          <w:color w:val="008000"/>
        </w:rPr>
        <w:t>(</w:t>
      </w:r>
      <w:r w:rsidRPr="00BB7450">
        <w:rPr>
          <w:i/>
          <w:color w:val="008000"/>
        </w:rPr>
        <w:t>i</w:t>
      </w:r>
      <w:r w:rsidR="001B127A" w:rsidRPr="00BB7450">
        <w:rPr>
          <w:color w:val="008000"/>
        </w:rPr>
        <w:t>)</w:t>
      </w:r>
      <w:r w:rsidRPr="00BB7450">
        <w:rPr>
          <w:i/>
          <w:color w:val="008000"/>
        </w:rPr>
        <w:t xml:space="preserve">n </w:t>
      </w:r>
      <w:r w:rsidR="001B127A" w:rsidRPr="00BB7450">
        <w:rPr>
          <w:color w:val="008000"/>
        </w:rPr>
        <w:t>:</w:t>
      </w:r>
      <w:r w:rsidRPr="00BB7450">
        <w:rPr>
          <w:i/>
          <w:color w:val="008000"/>
        </w:rPr>
        <w:t xml:space="preserve"> lai</w:t>
      </w:r>
      <w:r w:rsidR="001B127A" w:rsidRPr="00BB7450">
        <w:rPr>
          <w:color w:val="008000"/>
        </w:rPr>
        <w:t>(</w:t>
      </w:r>
      <w:r w:rsidRPr="00BB7450">
        <w:rPr>
          <w:i/>
          <w:color w:val="008000"/>
        </w:rPr>
        <w:t>đ</w:t>
      </w:r>
      <w:r w:rsidR="001B127A" w:rsidRPr="00BB7450">
        <w:rPr>
          <w:color w:val="008000"/>
        </w:rPr>
        <w:t>)</w:t>
      </w:r>
      <w:r w:rsidRPr="00BB7450">
        <w:rPr>
          <w:i/>
          <w:color w:val="008000"/>
        </w:rPr>
        <w:t>u</w:t>
      </w:r>
      <w:r w:rsidR="001B127A" w:rsidRPr="00BB7450">
        <w:rPr>
          <w:color w:val="008000"/>
        </w:rPr>
        <w:t>(</w:t>
      </w:r>
      <w:r w:rsidRPr="00BB7450">
        <w:rPr>
          <w:i/>
          <w:color w:val="008000"/>
        </w:rPr>
        <w:t>i</w:t>
      </w:r>
      <w:r w:rsidR="001B127A" w:rsidRPr="00BB7450">
        <w:rPr>
          <w:color w:val="008000"/>
        </w:rPr>
        <w:t>)</w:t>
      </w:r>
      <w:r w:rsidRPr="00BB7450">
        <w:rPr>
          <w:i/>
          <w:color w:val="008000"/>
        </w:rPr>
        <w:t>n</w:t>
      </w:r>
      <w:r w:rsidR="0098090B" w:rsidRPr="00BB7450">
        <w:rPr>
          <w:color w:val="008000"/>
        </w:rPr>
        <w:t>/</w:t>
      </w:r>
      <w:r w:rsidRPr="00BB7450">
        <w:rPr>
          <w:i/>
          <w:color w:val="008000"/>
        </w:rPr>
        <w:t xml:space="preserve">ta </w:t>
      </w:r>
      <w:r w:rsidR="001B127A" w:rsidRPr="00BB7450">
        <w:rPr>
          <w:color w:val="008000"/>
        </w:rPr>
        <w:t>:</w:t>
      </w:r>
      <w:r w:rsidRPr="00BB7450">
        <w:rPr>
          <w:i/>
          <w:color w:val="008000"/>
        </w:rPr>
        <w:t xml:space="preserve"> laitu</w:t>
      </w:r>
      <w:r w:rsidR="001B127A" w:rsidRPr="00BB7450">
        <w:rPr>
          <w:color w:val="008000"/>
        </w:rPr>
        <w:t>(</w:t>
      </w:r>
      <w:r w:rsidRPr="00BB7450">
        <w:rPr>
          <w:i/>
          <w:color w:val="008000"/>
        </w:rPr>
        <w:t>i</w:t>
      </w:r>
      <w:r w:rsidR="001B127A" w:rsidRPr="00BB7450">
        <w:rPr>
          <w:color w:val="008000"/>
        </w:rPr>
        <w:t>)</w:t>
      </w:r>
      <w:r w:rsidRPr="00BB7450">
        <w:rPr>
          <w:i/>
          <w:color w:val="008000"/>
        </w:rPr>
        <w:t>me</w:t>
      </w:r>
      <w:r w:rsidR="0098090B" w:rsidRPr="00BB7450">
        <w:rPr>
          <w:color w:val="008000"/>
        </w:rPr>
        <w:t>/</w:t>
      </w:r>
      <w:r w:rsidRPr="00BB7450">
        <w:rPr>
          <w:i/>
          <w:color w:val="008000"/>
        </w:rPr>
        <w:t>t</w:t>
      </w:r>
      <w:r w:rsidR="001B127A" w:rsidRPr="00BB7450">
        <w:rPr>
          <w:color w:val="008000"/>
        </w:rPr>
        <w:t>,</w:t>
      </w:r>
      <w:r w:rsidRPr="00BB7450">
        <w:rPr>
          <w:i/>
          <w:color w:val="008000"/>
        </w:rPr>
        <w:t xml:space="preserve"> </w:t>
      </w:r>
      <w:r w:rsidR="00F075BA" w:rsidRPr="00BB7450">
        <w:rPr>
          <w:i/>
          <w:color w:val="008000"/>
        </w:rPr>
        <w:t xml:space="preserve">morssiin </w:t>
      </w:r>
      <w:r w:rsidR="00BA1173" w:rsidRPr="00BB7450">
        <w:rPr>
          <w:color w:val="008000"/>
        </w:rPr>
        <w:t>~</w:t>
      </w:r>
      <w:r w:rsidR="00843BE8" w:rsidRPr="00BB7450">
        <w:rPr>
          <w:i/>
          <w:color w:val="008000"/>
        </w:rPr>
        <w:t xml:space="preserve"> </w:t>
      </w:r>
      <w:r w:rsidR="00F075BA" w:rsidRPr="00BB7450">
        <w:rPr>
          <w:i/>
          <w:color w:val="008000"/>
        </w:rPr>
        <w:t xml:space="preserve">morsian </w:t>
      </w:r>
      <w:r w:rsidR="001B127A" w:rsidRPr="00BB7450">
        <w:rPr>
          <w:color w:val="008000"/>
        </w:rPr>
        <w:t>:</w:t>
      </w:r>
      <w:r w:rsidR="00F075BA" w:rsidRPr="00BB7450">
        <w:rPr>
          <w:i/>
          <w:color w:val="008000"/>
        </w:rPr>
        <w:t xml:space="preserve"> morssiin</w:t>
      </w:r>
      <w:r w:rsidR="0098090B" w:rsidRPr="00BB7450">
        <w:rPr>
          <w:color w:val="008000"/>
        </w:rPr>
        <w:t>/</w:t>
      </w:r>
      <w:r w:rsidR="00F075BA" w:rsidRPr="00BB7450">
        <w:rPr>
          <w:i/>
          <w:color w:val="008000"/>
        </w:rPr>
        <w:t xml:space="preserve">ta </w:t>
      </w:r>
      <w:r w:rsidR="00BA1173" w:rsidRPr="00BB7450">
        <w:rPr>
          <w:color w:val="008000"/>
        </w:rPr>
        <w:t>~</w:t>
      </w:r>
      <w:r w:rsidR="00F075BA" w:rsidRPr="00BB7450">
        <w:rPr>
          <w:i/>
          <w:color w:val="008000"/>
        </w:rPr>
        <w:t xml:space="preserve"> morsian</w:t>
      </w:r>
      <w:r w:rsidR="0098090B" w:rsidRPr="00BB7450">
        <w:rPr>
          <w:color w:val="008000"/>
        </w:rPr>
        <w:t>/</w:t>
      </w:r>
      <w:r w:rsidR="00F075BA" w:rsidRPr="00BB7450">
        <w:rPr>
          <w:i/>
          <w:color w:val="008000"/>
        </w:rPr>
        <w:t xml:space="preserve">ta </w:t>
      </w:r>
      <w:r w:rsidR="001B127A" w:rsidRPr="00BB7450">
        <w:rPr>
          <w:color w:val="008000"/>
        </w:rPr>
        <w:t>:</w:t>
      </w:r>
      <w:r w:rsidR="00F075BA" w:rsidRPr="00BB7450">
        <w:rPr>
          <w:i/>
          <w:color w:val="008000"/>
        </w:rPr>
        <w:t xml:space="preserve"> morssiime</w:t>
      </w:r>
      <w:r w:rsidR="0098090B" w:rsidRPr="00BB7450">
        <w:rPr>
          <w:color w:val="008000"/>
        </w:rPr>
        <w:t>/</w:t>
      </w:r>
      <w:r w:rsidR="00F075BA" w:rsidRPr="00BB7450">
        <w:rPr>
          <w:i/>
          <w:color w:val="008000"/>
        </w:rPr>
        <w:t xml:space="preserve">t </w:t>
      </w:r>
      <w:r w:rsidR="00BA1173" w:rsidRPr="00BB7450">
        <w:rPr>
          <w:color w:val="008000"/>
        </w:rPr>
        <w:t>~</w:t>
      </w:r>
      <w:r w:rsidR="00F075BA" w:rsidRPr="00BB7450">
        <w:rPr>
          <w:i/>
          <w:color w:val="008000"/>
        </w:rPr>
        <w:t xml:space="preserve"> morsiamet</w:t>
      </w:r>
      <w:r w:rsidR="001B127A" w:rsidRPr="00BB7450">
        <w:rPr>
          <w:color w:val="008000"/>
        </w:rPr>
        <w:t>,</w:t>
      </w:r>
      <w:r w:rsidR="00F075BA" w:rsidRPr="00BB7450">
        <w:rPr>
          <w:i/>
          <w:color w:val="008000"/>
        </w:rPr>
        <w:t xml:space="preserve"> vaa</w:t>
      </w:r>
      <w:r w:rsidR="001B127A" w:rsidRPr="00BB7450">
        <w:rPr>
          <w:color w:val="008000"/>
        </w:rPr>
        <w:t>(</w:t>
      </w:r>
      <w:r w:rsidR="00F075BA" w:rsidRPr="00BB7450">
        <w:rPr>
          <w:i/>
          <w:color w:val="008000"/>
        </w:rPr>
        <w:t>đ</w:t>
      </w:r>
      <w:r w:rsidR="001B127A" w:rsidRPr="00BB7450">
        <w:rPr>
          <w:color w:val="008000"/>
        </w:rPr>
        <w:t>)</w:t>
      </w:r>
      <w:r w:rsidR="00F075BA" w:rsidRPr="00BB7450">
        <w:rPr>
          <w:i/>
          <w:color w:val="008000"/>
        </w:rPr>
        <w:t xml:space="preserve">in </w:t>
      </w:r>
      <w:r w:rsidR="001B127A" w:rsidRPr="00BB7450">
        <w:rPr>
          <w:color w:val="008000"/>
        </w:rPr>
        <w:t>:</w:t>
      </w:r>
      <w:r w:rsidR="00F075BA" w:rsidRPr="00BB7450">
        <w:rPr>
          <w:i/>
          <w:color w:val="008000"/>
        </w:rPr>
        <w:t xml:space="preserve"> </w:t>
      </w:r>
      <w:r w:rsidR="00907DE0" w:rsidRPr="00BB7450">
        <w:rPr>
          <w:i/>
          <w:color w:val="008000"/>
        </w:rPr>
        <w:t>vaa</w:t>
      </w:r>
      <w:r w:rsidR="001B127A" w:rsidRPr="00BB7450">
        <w:rPr>
          <w:color w:val="008000"/>
        </w:rPr>
        <w:t>(</w:t>
      </w:r>
      <w:r w:rsidR="00907DE0" w:rsidRPr="00BB7450">
        <w:rPr>
          <w:i/>
          <w:color w:val="008000"/>
        </w:rPr>
        <w:t>đ</w:t>
      </w:r>
      <w:r w:rsidR="001B127A" w:rsidRPr="00BB7450">
        <w:rPr>
          <w:color w:val="008000"/>
        </w:rPr>
        <w:t>)</w:t>
      </w:r>
      <w:r w:rsidR="00907DE0" w:rsidRPr="00BB7450">
        <w:rPr>
          <w:i/>
          <w:color w:val="008000"/>
        </w:rPr>
        <w:t>in</w:t>
      </w:r>
      <w:r w:rsidR="0098090B" w:rsidRPr="00BB7450">
        <w:rPr>
          <w:color w:val="008000"/>
        </w:rPr>
        <w:t>/</w:t>
      </w:r>
      <w:r w:rsidR="00907DE0" w:rsidRPr="00BB7450">
        <w:rPr>
          <w:i/>
          <w:color w:val="008000"/>
        </w:rPr>
        <w:t xml:space="preserve">ta </w:t>
      </w:r>
      <w:r w:rsidR="001B127A" w:rsidRPr="00BB7450">
        <w:rPr>
          <w:color w:val="008000"/>
        </w:rPr>
        <w:t>:</w:t>
      </w:r>
      <w:r w:rsidR="00907DE0" w:rsidRPr="00BB7450">
        <w:rPr>
          <w:i/>
          <w:color w:val="008000"/>
        </w:rPr>
        <w:t xml:space="preserve"> </w:t>
      </w:r>
      <w:r w:rsidR="00F075BA" w:rsidRPr="00BB7450">
        <w:rPr>
          <w:i/>
          <w:color w:val="008000"/>
        </w:rPr>
        <w:t>vaatime</w:t>
      </w:r>
      <w:r w:rsidR="0098090B" w:rsidRPr="00BB7450">
        <w:rPr>
          <w:color w:val="008000"/>
        </w:rPr>
        <w:t>/</w:t>
      </w:r>
      <w:r w:rsidR="00F075BA" w:rsidRPr="00BB7450">
        <w:rPr>
          <w:i/>
          <w:color w:val="008000"/>
        </w:rPr>
        <w:t>t</w:t>
      </w:r>
      <w:r w:rsidR="001B127A" w:rsidRPr="00BB7450">
        <w:rPr>
          <w:color w:val="008000"/>
        </w:rPr>
        <w:t>,</w:t>
      </w:r>
      <w:r w:rsidR="00F075BA" w:rsidRPr="00BB7450">
        <w:rPr>
          <w:i/>
          <w:color w:val="008000"/>
        </w:rPr>
        <w:t xml:space="preserve"> sy</w:t>
      </w:r>
      <w:r w:rsidR="001B127A" w:rsidRPr="00BB7450">
        <w:rPr>
          <w:color w:val="008000"/>
        </w:rPr>
        <w:t>(</w:t>
      </w:r>
      <w:r w:rsidR="00F075BA" w:rsidRPr="00BB7450">
        <w:rPr>
          <w:i/>
          <w:color w:val="008000"/>
        </w:rPr>
        <w:t>đ</w:t>
      </w:r>
      <w:r w:rsidR="001B127A" w:rsidRPr="00BB7450">
        <w:rPr>
          <w:color w:val="008000"/>
        </w:rPr>
        <w:t>)</w:t>
      </w:r>
      <w:r w:rsidR="00F075BA" w:rsidRPr="00BB7450">
        <w:rPr>
          <w:i/>
          <w:color w:val="008000"/>
        </w:rPr>
        <w:t xml:space="preserve">än </w:t>
      </w:r>
      <w:r w:rsidR="001B127A" w:rsidRPr="00BB7450">
        <w:rPr>
          <w:color w:val="008000"/>
        </w:rPr>
        <w:t>:</w:t>
      </w:r>
      <w:r w:rsidR="00F075BA" w:rsidRPr="00BB7450">
        <w:rPr>
          <w:i/>
          <w:color w:val="008000"/>
        </w:rPr>
        <w:t xml:space="preserve"> sy</w:t>
      </w:r>
      <w:r w:rsidR="001B127A" w:rsidRPr="00BB7450">
        <w:rPr>
          <w:color w:val="008000"/>
        </w:rPr>
        <w:t>(</w:t>
      </w:r>
      <w:r w:rsidR="00F075BA" w:rsidRPr="00BB7450">
        <w:rPr>
          <w:i/>
          <w:color w:val="008000"/>
        </w:rPr>
        <w:t>đ</w:t>
      </w:r>
      <w:r w:rsidR="001B127A" w:rsidRPr="00BB7450">
        <w:rPr>
          <w:color w:val="008000"/>
        </w:rPr>
        <w:t>)</w:t>
      </w:r>
      <w:r w:rsidR="00F075BA" w:rsidRPr="00BB7450">
        <w:rPr>
          <w:i/>
          <w:color w:val="008000"/>
        </w:rPr>
        <w:t>än</w:t>
      </w:r>
      <w:r w:rsidR="0098090B" w:rsidRPr="00BB7450">
        <w:rPr>
          <w:color w:val="008000"/>
        </w:rPr>
        <w:t>/</w:t>
      </w:r>
      <w:r w:rsidR="00F075BA" w:rsidRPr="00BB7450">
        <w:rPr>
          <w:i/>
          <w:color w:val="008000"/>
        </w:rPr>
        <w:t xml:space="preserve">tä </w:t>
      </w:r>
      <w:r w:rsidR="001B127A" w:rsidRPr="00BB7450">
        <w:rPr>
          <w:color w:val="008000"/>
        </w:rPr>
        <w:t>:</w:t>
      </w:r>
      <w:r w:rsidR="00F075BA" w:rsidRPr="00BB7450">
        <w:rPr>
          <w:i/>
          <w:color w:val="008000"/>
        </w:rPr>
        <w:t xml:space="preserve"> sy</w:t>
      </w:r>
      <w:r w:rsidR="001B127A" w:rsidRPr="00BB7450">
        <w:rPr>
          <w:color w:val="008000"/>
        </w:rPr>
        <w:t>(</w:t>
      </w:r>
      <w:r w:rsidR="00F075BA" w:rsidRPr="00BB7450">
        <w:rPr>
          <w:i/>
          <w:color w:val="008000"/>
        </w:rPr>
        <w:t>đ</w:t>
      </w:r>
      <w:r w:rsidR="001B127A" w:rsidRPr="00BB7450">
        <w:rPr>
          <w:color w:val="008000"/>
        </w:rPr>
        <w:t>)</w:t>
      </w:r>
      <w:r w:rsidR="00F075BA" w:rsidRPr="00BB7450">
        <w:rPr>
          <w:i/>
          <w:color w:val="008000"/>
        </w:rPr>
        <w:t>äme</w:t>
      </w:r>
      <w:r w:rsidR="0098090B" w:rsidRPr="00BB7450">
        <w:rPr>
          <w:color w:val="008000"/>
        </w:rPr>
        <w:t>/</w:t>
      </w:r>
      <w:r w:rsidR="00F075BA" w:rsidRPr="00BB7450">
        <w:rPr>
          <w:i/>
          <w:color w:val="008000"/>
        </w:rPr>
        <w:t>t</w:t>
      </w:r>
      <w:r w:rsidR="001B127A" w:rsidRPr="00BB7450">
        <w:rPr>
          <w:color w:val="008000"/>
        </w:rPr>
        <w:t>.</w:t>
      </w:r>
    </w:p>
    <w:p w14:paraId="7E567016" w14:textId="77777777" w:rsidR="00641B14" w:rsidRPr="00BB7450" w:rsidRDefault="00A6327A" w:rsidP="00641B14">
      <w:pPr>
        <w:spacing w:before="120" w:after="120"/>
        <w:rPr>
          <w:color w:val="008000"/>
        </w:rPr>
      </w:pPr>
      <w:r w:rsidRPr="00BB7450">
        <w:rPr>
          <w:color w:val="008000"/>
        </w:rPr>
        <w:t>Tavalisempi oon kuitenki,</w:t>
      </w:r>
      <w:r w:rsidR="000A4B27" w:rsidRPr="00BB7450">
        <w:rPr>
          <w:color w:val="008000"/>
        </w:rPr>
        <w:t xml:space="preserve"> </w:t>
      </w:r>
      <w:r w:rsidRPr="00BB7450">
        <w:rPr>
          <w:color w:val="008000"/>
        </w:rPr>
        <w:t>ette</w:t>
      </w:r>
      <w:r w:rsidR="00B93717" w:rsidRPr="00BB7450">
        <w:rPr>
          <w:color w:val="008000"/>
        </w:rPr>
        <w:t xml:space="preserve"> -</w:t>
      </w:r>
      <w:r w:rsidR="00B93717" w:rsidRPr="00BB7450">
        <w:rPr>
          <w:i/>
          <w:color w:val="008000"/>
        </w:rPr>
        <w:t>en</w:t>
      </w:r>
      <w:r w:rsidR="00B93717" w:rsidRPr="00BB7450">
        <w:rPr>
          <w:color w:val="008000"/>
        </w:rPr>
        <w:t>-loppuisissa sanoissa -</w:t>
      </w:r>
      <w:r w:rsidR="00B93717" w:rsidRPr="00BB7450">
        <w:rPr>
          <w:i/>
          <w:color w:val="008000"/>
        </w:rPr>
        <w:t>n</w:t>
      </w:r>
      <w:r w:rsidR="00B93717" w:rsidRPr="00BB7450">
        <w:rPr>
          <w:color w:val="008000"/>
        </w:rPr>
        <w:t xml:space="preserve"> </w:t>
      </w:r>
      <w:r w:rsidR="00907DE0" w:rsidRPr="00BB7450">
        <w:rPr>
          <w:color w:val="008000"/>
        </w:rPr>
        <w:t>säilyy vokaalirangassaki</w:t>
      </w:r>
      <w:r w:rsidR="00B93717" w:rsidRPr="00BB7450">
        <w:rPr>
          <w:color w:val="008000"/>
        </w:rPr>
        <w:t xml:space="preserve">. Esimerkkii </w:t>
      </w:r>
      <w:r w:rsidR="00B93717" w:rsidRPr="00BB7450">
        <w:rPr>
          <w:i/>
          <w:color w:val="008000"/>
        </w:rPr>
        <w:t xml:space="preserve">ahven </w:t>
      </w:r>
      <w:r w:rsidR="001B127A" w:rsidRPr="00BB7450">
        <w:rPr>
          <w:color w:val="008000"/>
        </w:rPr>
        <w:t>:</w:t>
      </w:r>
      <w:r w:rsidR="00B93717" w:rsidRPr="00BB7450">
        <w:rPr>
          <w:i/>
          <w:color w:val="008000"/>
        </w:rPr>
        <w:t xml:space="preserve"> ahvene</w:t>
      </w:r>
      <w:r w:rsidR="0098090B" w:rsidRPr="00BB7450">
        <w:rPr>
          <w:color w:val="008000"/>
        </w:rPr>
        <w:t>/</w:t>
      </w:r>
      <w:r w:rsidR="00B93717" w:rsidRPr="00BB7450">
        <w:rPr>
          <w:i/>
          <w:color w:val="008000"/>
        </w:rPr>
        <w:t>t</w:t>
      </w:r>
      <w:r w:rsidR="001B127A" w:rsidRPr="00BB7450">
        <w:rPr>
          <w:color w:val="008000"/>
        </w:rPr>
        <w:t>,</w:t>
      </w:r>
      <w:r w:rsidR="00B93717" w:rsidRPr="00BB7450">
        <w:rPr>
          <w:i/>
          <w:color w:val="008000"/>
        </w:rPr>
        <w:t xml:space="preserve"> jäsen </w:t>
      </w:r>
      <w:r w:rsidR="001B127A" w:rsidRPr="00BB7450">
        <w:rPr>
          <w:color w:val="008000"/>
        </w:rPr>
        <w:t>:</w:t>
      </w:r>
      <w:r w:rsidR="00B93717" w:rsidRPr="00BB7450">
        <w:rPr>
          <w:i/>
          <w:color w:val="008000"/>
        </w:rPr>
        <w:t xml:space="preserve"> jäsene</w:t>
      </w:r>
      <w:r w:rsidR="0098090B" w:rsidRPr="00BB7450">
        <w:rPr>
          <w:color w:val="008000"/>
        </w:rPr>
        <w:t>/</w:t>
      </w:r>
      <w:r w:rsidR="00B93717" w:rsidRPr="00BB7450">
        <w:rPr>
          <w:i/>
          <w:color w:val="008000"/>
        </w:rPr>
        <w:t>t</w:t>
      </w:r>
      <w:r w:rsidR="001B127A" w:rsidRPr="00BB7450">
        <w:rPr>
          <w:color w:val="008000"/>
        </w:rPr>
        <w:t>,</w:t>
      </w:r>
      <w:r w:rsidR="00B93717" w:rsidRPr="00BB7450">
        <w:rPr>
          <w:i/>
          <w:color w:val="008000"/>
        </w:rPr>
        <w:t xml:space="preserve"> paimen </w:t>
      </w:r>
      <w:r w:rsidR="001B127A" w:rsidRPr="00BB7450">
        <w:rPr>
          <w:color w:val="008000"/>
        </w:rPr>
        <w:t>:</w:t>
      </w:r>
      <w:r w:rsidR="00B93717" w:rsidRPr="00BB7450">
        <w:rPr>
          <w:i/>
          <w:color w:val="008000"/>
        </w:rPr>
        <w:t xml:space="preserve"> paimene</w:t>
      </w:r>
      <w:r w:rsidR="0098090B" w:rsidRPr="00BB7450">
        <w:rPr>
          <w:color w:val="008000"/>
        </w:rPr>
        <w:t>/</w:t>
      </w:r>
      <w:r w:rsidR="00B93717" w:rsidRPr="00BB7450">
        <w:rPr>
          <w:i/>
          <w:color w:val="008000"/>
        </w:rPr>
        <w:t>t</w:t>
      </w:r>
      <w:r w:rsidR="001B127A" w:rsidRPr="00BB7450">
        <w:rPr>
          <w:color w:val="008000"/>
        </w:rPr>
        <w:t>,</w:t>
      </w:r>
      <w:r w:rsidR="00B93717" w:rsidRPr="00BB7450">
        <w:rPr>
          <w:i/>
          <w:color w:val="008000"/>
        </w:rPr>
        <w:t xml:space="preserve"> siemen </w:t>
      </w:r>
      <w:r w:rsidR="001B127A" w:rsidRPr="00BB7450">
        <w:rPr>
          <w:color w:val="008000"/>
        </w:rPr>
        <w:t>:</w:t>
      </w:r>
      <w:r w:rsidR="00B93717" w:rsidRPr="00BB7450">
        <w:rPr>
          <w:i/>
          <w:color w:val="008000"/>
        </w:rPr>
        <w:t xml:space="preserve"> siemene</w:t>
      </w:r>
      <w:r w:rsidR="0098090B" w:rsidRPr="00BB7450">
        <w:rPr>
          <w:color w:val="008000"/>
        </w:rPr>
        <w:t>/</w:t>
      </w:r>
      <w:r w:rsidR="00B93717" w:rsidRPr="00BB7450">
        <w:rPr>
          <w:i/>
          <w:color w:val="008000"/>
        </w:rPr>
        <w:t>t</w:t>
      </w:r>
      <w:r w:rsidR="00B93717" w:rsidRPr="00BB7450">
        <w:rPr>
          <w:color w:val="008000"/>
        </w:rPr>
        <w:t>.</w:t>
      </w:r>
      <w:r w:rsidR="00DF5539" w:rsidRPr="00BB7450">
        <w:rPr>
          <w:color w:val="008000"/>
        </w:rPr>
        <w:t xml:space="preserve"> Lisäksi tietenkhään </w:t>
      </w:r>
      <w:r w:rsidR="00DF5539" w:rsidRPr="00BB7450">
        <w:rPr>
          <w:i/>
          <w:color w:val="008000"/>
        </w:rPr>
        <w:t>-</w:t>
      </w:r>
      <w:r w:rsidR="001B127A" w:rsidRPr="00BB7450">
        <w:rPr>
          <w:color w:val="008000"/>
        </w:rPr>
        <w:t>(</w:t>
      </w:r>
      <w:r w:rsidR="00DF5539" w:rsidRPr="00BB7450">
        <w:rPr>
          <w:i/>
          <w:color w:val="008000"/>
        </w:rPr>
        <w:t>i</w:t>
      </w:r>
      <w:r w:rsidR="001B127A" w:rsidRPr="00BB7450">
        <w:rPr>
          <w:color w:val="008000"/>
        </w:rPr>
        <w:t>)</w:t>
      </w:r>
      <w:r w:rsidR="00DF5539" w:rsidRPr="00BB7450">
        <w:rPr>
          <w:i/>
          <w:color w:val="008000"/>
        </w:rPr>
        <w:t>nen</w:t>
      </w:r>
      <w:r w:rsidRPr="00BB7450">
        <w:rPr>
          <w:color w:val="008000"/>
        </w:rPr>
        <w:t>-</w:t>
      </w:r>
      <w:r w:rsidR="007B47AA" w:rsidRPr="00BB7450">
        <w:rPr>
          <w:color w:val="008000"/>
        </w:rPr>
        <w:t>nomeni</w:t>
      </w:r>
      <w:r w:rsidR="00DF5539" w:rsidRPr="00BB7450">
        <w:rPr>
          <w:color w:val="008000"/>
        </w:rPr>
        <w:t>issa ei tämmöistä vaihettelluu ole.</w:t>
      </w:r>
    </w:p>
    <w:p w14:paraId="62ADCFEF" w14:textId="01D297B4" w:rsidR="005460FA" w:rsidRPr="00BB7450" w:rsidRDefault="005A3FF3" w:rsidP="00641B14">
      <w:pPr>
        <w:spacing w:before="120" w:after="120"/>
        <w:rPr>
          <w:color w:val="008000"/>
        </w:rPr>
      </w:pPr>
      <w:r w:rsidRPr="00BB7450">
        <w:rPr>
          <w:color w:val="008000"/>
        </w:rPr>
        <w:t>Samantapainen fenomeeni oon, ko s</w:t>
      </w:r>
      <w:r w:rsidR="00BD3E59" w:rsidRPr="00BB7450">
        <w:rPr>
          <w:color w:val="008000"/>
        </w:rPr>
        <w:t xml:space="preserve">uperlatiivihaamuissa konsonanttirangan </w:t>
      </w:r>
      <w:r w:rsidR="001B127A" w:rsidRPr="00BB7450">
        <w:rPr>
          <w:color w:val="008000"/>
        </w:rPr>
        <w:t>(</w:t>
      </w:r>
      <w:r w:rsidR="0048300E" w:rsidRPr="00BB7450">
        <w:rPr>
          <w:i/>
          <w:color w:val="008000"/>
        </w:rPr>
        <w:t>i</w:t>
      </w:r>
      <w:r w:rsidR="001B127A" w:rsidRPr="00BB7450">
        <w:rPr>
          <w:color w:val="008000"/>
        </w:rPr>
        <w:t>)</w:t>
      </w:r>
      <w:r w:rsidR="00BD3E59" w:rsidRPr="00BB7450">
        <w:rPr>
          <w:i/>
          <w:color w:val="008000"/>
        </w:rPr>
        <w:t xml:space="preserve">in </w:t>
      </w:r>
      <w:r w:rsidR="00BD3E59" w:rsidRPr="00BB7450">
        <w:rPr>
          <w:color w:val="008000"/>
        </w:rPr>
        <w:t>vaihettel</w:t>
      </w:r>
      <w:r w:rsidR="00843BE8" w:rsidRPr="00BB7450">
        <w:rPr>
          <w:color w:val="008000"/>
        </w:rPr>
        <w:t>l</w:t>
      </w:r>
      <w:r w:rsidR="00BD3E59" w:rsidRPr="00BB7450">
        <w:rPr>
          <w:color w:val="008000"/>
        </w:rPr>
        <w:t xml:space="preserve">ee vokaalirangan suffiksin </w:t>
      </w:r>
      <w:r w:rsidR="00F53B8B">
        <w:rPr>
          <w:color w:val="008000"/>
        </w:rPr>
        <w:t>(</w:t>
      </w:r>
      <w:r w:rsidR="001E0E9D" w:rsidRPr="00BB7450">
        <w:rPr>
          <w:i/>
          <w:color w:val="008000"/>
        </w:rPr>
        <w:t>i</w:t>
      </w:r>
      <w:del w:id="535" w:author="Information Services" w:date="2015-11-22T15:47:00Z">
        <w:r w:rsidR="00F53B8B" w:rsidDel="00911554">
          <w:rPr>
            <w:i/>
            <w:color w:val="008000"/>
          </w:rPr>
          <w:delText>)</w:delText>
        </w:r>
      </w:del>
      <w:ins w:id="536" w:author="Information Services" w:date="2015-11-22T15:47:00Z">
        <w:r w:rsidR="00911554" w:rsidRPr="00911554">
          <w:rPr>
            <w:color w:val="008000"/>
            <w:rPrChange w:id="537" w:author="Information Services" w:date="2015-11-22T15:47:00Z">
              <w:rPr>
                <w:i/>
                <w:color w:val="008000"/>
              </w:rPr>
            </w:rPrChange>
          </w:rPr>
          <w:t>)</w:t>
        </w:r>
      </w:ins>
      <w:r w:rsidR="001E0E9D" w:rsidRPr="00BB7450">
        <w:rPr>
          <w:i/>
          <w:color w:val="008000"/>
        </w:rPr>
        <w:t>i</w:t>
      </w:r>
      <w:r w:rsidR="00BD3E59" w:rsidRPr="00BB7450">
        <w:rPr>
          <w:i/>
          <w:color w:val="008000"/>
        </w:rPr>
        <w:t>mpA</w:t>
      </w:r>
      <w:r w:rsidR="0048300E" w:rsidRPr="00BB7450">
        <w:rPr>
          <w:i/>
          <w:color w:val="008000"/>
        </w:rPr>
        <w:t>-</w:t>
      </w:r>
      <w:r w:rsidR="00BD3E59" w:rsidRPr="00BB7450">
        <w:rPr>
          <w:i/>
          <w:color w:val="008000"/>
        </w:rPr>
        <w:t xml:space="preserve"> </w:t>
      </w:r>
      <w:r w:rsidR="00BD3E59" w:rsidRPr="00BB7450">
        <w:rPr>
          <w:color w:val="008000"/>
        </w:rPr>
        <w:t xml:space="preserve">: </w:t>
      </w:r>
      <w:r w:rsidR="00F53B8B">
        <w:rPr>
          <w:color w:val="008000"/>
        </w:rPr>
        <w:t>(</w:t>
      </w:r>
      <w:r w:rsidR="001E0E9D" w:rsidRPr="00BB7450">
        <w:rPr>
          <w:i/>
          <w:color w:val="008000"/>
        </w:rPr>
        <w:t>i</w:t>
      </w:r>
      <w:r w:rsidR="00F53B8B" w:rsidRPr="00F53B8B">
        <w:rPr>
          <w:color w:val="008000"/>
        </w:rPr>
        <w:t>)</w:t>
      </w:r>
      <w:r w:rsidR="001E0E9D" w:rsidRPr="00BB7450">
        <w:rPr>
          <w:i/>
          <w:color w:val="008000"/>
        </w:rPr>
        <w:t>i</w:t>
      </w:r>
      <w:r w:rsidR="00BD3E59" w:rsidRPr="00BB7450">
        <w:rPr>
          <w:i/>
          <w:color w:val="008000"/>
        </w:rPr>
        <w:t>mA</w:t>
      </w:r>
      <w:r w:rsidR="0048300E" w:rsidRPr="00BB7450">
        <w:rPr>
          <w:i/>
          <w:color w:val="008000"/>
        </w:rPr>
        <w:t>-</w:t>
      </w:r>
      <w:r w:rsidR="00BD3E59" w:rsidRPr="00BB7450">
        <w:rPr>
          <w:i/>
          <w:color w:val="008000"/>
        </w:rPr>
        <w:t xml:space="preserve"> </w:t>
      </w:r>
      <w:r w:rsidR="00BD3E59" w:rsidRPr="00BB7450">
        <w:rPr>
          <w:color w:val="008000"/>
        </w:rPr>
        <w:t xml:space="preserve">kans. Esimerkkii: </w:t>
      </w:r>
      <w:r w:rsidR="00BD3E59" w:rsidRPr="00BB7450">
        <w:rPr>
          <w:i/>
          <w:color w:val="008000"/>
        </w:rPr>
        <w:t xml:space="preserve">vanhiin </w:t>
      </w:r>
      <w:r w:rsidR="001B127A" w:rsidRPr="00BB7450">
        <w:rPr>
          <w:color w:val="008000"/>
        </w:rPr>
        <w:t>:</w:t>
      </w:r>
      <w:r w:rsidR="00BD3E59" w:rsidRPr="00BB7450">
        <w:rPr>
          <w:i/>
          <w:color w:val="008000"/>
        </w:rPr>
        <w:t xml:space="preserve"> vanhiin</w:t>
      </w:r>
      <w:r w:rsidR="0098090B" w:rsidRPr="00BB7450">
        <w:rPr>
          <w:color w:val="008000"/>
        </w:rPr>
        <w:t>/</w:t>
      </w:r>
      <w:r w:rsidR="00BD3E59" w:rsidRPr="00BB7450">
        <w:rPr>
          <w:i/>
          <w:color w:val="008000"/>
        </w:rPr>
        <w:t>t</w:t>
      </w:r>
      <w:r w:rsidR="00AA4E20" w:rsidRPr="00BB7450">
        <w:rPr>
          <w:i/>
          <w:color w:val="008000"/>
        </w:rPr>
        <w:t xml:space="preserve">a </w:t>
      </w:r>
      <w:r w:rsidR="001B127A" w:rsidRPr="00BB7450">
        <w:rPr>
          <w:color w:val="008000"/>
        </w:rPr>
        <w:t>:</w:t>
      </w:r>
      <w:r w:rsidR="00AA4E20" w:rsidRPr="00BB7450">
        <w:rPr>
          <w:i/>
          <w:color w:val="008000"/>
        </w:rPr>
        <w:t xml:space="preserve"> vanhiimp</w:t>
      </w:r>
      <w:r w:rsidR="0098090B" w:rsidRPr="00BB7450">
        <w:rPr>
          <w:color w:val="008000"/>
        </w:rPr>
        <w:t>/</w:t>
      </w:r>
      <w:r w:rsidR="00AA4E20" w:rsidRPr="00BB7450">
        <w:rPr>
          <w:i/>
          <w:color w:val="008000"/>
        </w:rPr>
        <w:t xml:space="preserve">haan </w:t>
      </w:r>
      <w:r w:rsidR="00AA4E20" w:rsidRPr="00BB7450">
        <w:rPr>
          <w:color w:val="008000"/>
        </w:rPr>
        <w:t>:</w:t>
      </w:r>
      <w:r w:rsidR="00AA4E20" w:rsidRPr="00BB7450">
        <w:rPr>
          <w:i/>
          <w:color w:val="008000"/>
        </w:rPr>
        <w:t xml:space="preserve"> vanhiima</w:t>
      </w:r>
      <w:r w:rsidR="0098090B" w:rsidRPr="00BB7450">
        <w:rPr>
          <w:color w:val="008000"/>
        </w:rPr>
        <w:t>/</w:t>
      </w:r>
      <w:r w:rsidR="00AA4E20" w:rsidRPr="00BB7450">
        <w:rPr>
          <w:i/>
          <w:color w:val="008000"/>
        </w:rPr>
        <w:t>t</w:t>
      </w:r>
      <w:r w:rsidR="001B127A" w:rsidRPr="00BB7450">
        <w:rPr>
          <w:color w:val="008000"/>
        </w:rPr>
        <w:t>,</w:t>
      </w:r>
      <w:r w:rsidR="00BD3E59" w:rsidRPr="00BB7450">
        <w:rPr>
          <w:i/>
          <w:color w:val="008000"/>
        </w:rPr>
        <w:t xml:space="preserve"> issoin </w:t>
      </w:r>
      <w:r w:rsidR="001B127A" w:rsidRPr="00BB7450">
        <w:rPr>
          <w:color w:val="008000"/>
        </w:rPr>
        <w:t>:</w:t>
      </w:r>
      <w:r w:rsidR="00BD3E59" w:rsidRPr="00BB7450">
        <w:rPr>
          <w:i/>
          <w:color w:val="008000"/>
        </w:rPr>
        <w:t xml:space="preserve"> issoin</w:t>
      </w:r>
      <w:r w:rsidR="0098090B" w:rsidRPr="00BB7450">
        <w:rPr>
          <w:color w:val="008000"/>
        </w:rPr>
        <w:t>/</w:t>
      </w:r>
      <w:r w:rsidR="00AA4E20" w:rsidRPr="00BB7450">
        <w:rPr>
          <w:i/>
          <w:color w:val="008000"/>
        </w:rPr>
        <w:t xml:space="preserve">ta </w:t>
      </w:r>
      <w:r w:rsidR="001B127A" w:rsidRPr="00BB7450">
        <w:rPr>
          <w:color w:val="008000"/>
        </w:rPr>
        <w:t>:</w:t>
      </w:r>
      <w:r w:rsidR="00AA4E20" w:rsidRPr="00BB7450">
        <w:rPr>
          <w:i/>
          <w:color w:val="008000"/>
        </w:rPr>
        <w:t xml:space="preserve"> issoimp</w:t>
      </w:r>
      <w:r w:rsidR="0098090B" w:rsidRPr="00BB7450">
        <w:rPr>
          <w:color w:val="008000"/>
        </w:rPr>
        <w:t>/</w:t>
      </w:r>
      <w:r w:rsidR="00AA4E20" w:rsidRPr="00BB7450">
        <w:rPr>
          <w:i/>
          <w:color w:val="008000"/>
        </w:rPr>
        <w:t xml:space="preserve">haan </w:t>
      </w:r>
      <w:r w:rsidR="001B127A" w:rsidRPr="00BB7450">
        <w:rPr>
          <w:color w:val="008000"/>
        </w:rPr>
        <w:t>:</w:t>
      </w:r>
      <w:r w:rsidR="00AA4E20" w:rsidRPr="00BB7450">
        <w:rPr>
          <w:i/>
          <w:color w:val="008000"/>
        </w:rPr>
        <w:t xml:space="preserve"> issoima</w:t>
      </w:r>
      <w:r w:rsidR="0098090B" w:rsidRPr="00BB7450">
        <w:rPr>
          <w:color w:val="008000"/>
        </w:rPr>
        <w:t>/</w:t>
      </w:r>
      <w:r w:rsidR="00AA4E20" w:rsidRPr="00BB7450">
        <w:rPr>
          <w:i/>
          <w:color w:val="008000"/>
        </w:rPr>
        <w:t>t</w:t>
      </w:r>
      <w:r w:rsidR="00BD3E59" w:rsidRPr="00BB7450">
        <w:rPr>
          <w:color w:val="008000"/>
        </w:rPr>
        <w:t xml:space="preserve"> (katto tarkemin superlatiivista kohđasta </w:t>
      </w:r>
      <w:r w:rsidR="0012247E" w:rsidRPr="00BB7450">
        <w:rPr>
          <w:color w:val="008000"/>
        </w:rPr>
        <w:t>5</w:t>
      </w:r>
      <w:r w:rsidR="00BD3E59" w:rsidRPr="00BB7450">
        <w:rPr>
          <w:color w:val="008000"/>
        </w:rPr>
        <w:t>.5.2).</w:t>
      </w:r>
    </w:p>
    <w:p w14:paraId="410EDE30" w14:textId="0E186071" w:rsidR="005460FA" w:rsidRPr="00BB7450" w:rsidRDefault="005460FA" w:rsidP="00641B14">
      <w:pPr>
        <w:pStyle w:val="Listeavsnitt"/>
        <w:numPr>
          <w:ilvl w:val="0"/>
          <w:numId w:val="3"/>
        </w:numPr>
        <w:spacing w:before="120" w:after="120"/>
        <w:rPr>
          <w:color w:val="008000"/>
        </w:rPr>
      </w:pPr>
      <w:r w:rsidRPr="00BB7450">
        <w:rPr>
          <w:color w:val="008000"/>
        </w:rPr>
        <w:t>Kainun kielessä oon kans tendensi homorga</w:t>
      </w:r>
      <w:r w:rsidR="00FD25B0" w:rsidRPr="00BB7450">
        <w:rPr>
          <w:color w:val="008000"/>
        </w:rPr>
        <w:t>a</w:t>
      </w:r>
      <w:r w:rsidRPr="00BB7450">
        <w:rPr>
          <w:color w:val="008000"/>
        </w:rPr>
        <w:t>nisuutheen. Se meinaa ette ei passaa panna pörätysten konsonanttii</w:t>
      </w:r>
      <w:r w:rsidR="00B60319" w:rsidRPr="00BB7450">
        <w:rPr>
          <w:color w:val="008000"/>
        </w:rPr>
        <w:t>ta</w:t>
      </w:r>
      <w:r w:rsidRPr="00BB7450">
        <w:rPr>
          <w:color w:val="008000"/>
        </w:rPr>
        <w:t>, mikkä äänethään aivan eri paikoissa suussa. Sillä rangan konsonantti saattaa vaihtuut suffiksin eđessä. Esimerkkii</w:t>
      </w:r>
      <w:r w:rsidR="005C44DB" w:rsidRPr="00BB7450">
        <w:rPr>
          <w:color w:val="008000"/>
        </w:rPr>
        <w:t>:</w:t>
      </w:r>
    </w:p>
    <w:p w14:paraId="248D66D5" w14:textId="4EBF5A1D" w:rsidR="005460FA" w:rsidRPr="00BB7450" w:rsidRDefault="005C44DB" w:rsidP="005460FA">
      <w:pPr>
        <w:rPr>
          <w:color w:val="008000"/>
        </w:rPr>
      </w:pPr>
      <w:r w:rsidRPr="00BB7450">
        <w:rPr>
          <w:i/>
          <w:color w:val="008000"/>
        </w:rPr>
        <w:t xml:space="preserve">lumi </w:t>
      </w:r>
      <w:r w:rsidRPr="00BB7450">
        <w:rPr>
          <w:color w:val="008000"/>
        </w:rPr>
        <w:t xml:space="preserve">: </w:t>
      </w:r>
      <w:r w:rsidRPr="00BB7450">
        <w:rPr>
          <w:i/>
          <w:color w:val="008000"/>
        </w:rPr>
        <w:t>lume</w:t>
      </w:r>
      <w:del w:id="538" w:author="Information Services" w:date="2015-11-22T15:47:00Z">
        <w:r w:rsidRPr="00BB7450" w:rsidDel="00911554">
          <w:rPr>
            <w:i/>
            <w:color w:val="008000"/>
          </w:rPr>
          <w:delText>/</w:delText>
        </w:r>
      </w:del>
      <w:ins w:id="539" w:author="Information Services" w:date="2015-11-22T15:47:00Z">
        <w:r w:rsidR="00911554" w:rsidRPr="00911554">
          <w:rPr>
            <w:color w:val="008000"/>
            <w:rPrChange w:id="540" w:author="Information Services" w:date="2015-11-22T15:47:00Z">
              <w:rPr>
                <w:i/>
                <w:color w:val="008000"/>
              </w:rPr>
            </w:rPrChange>
          </w:rPr>
          <w:t>/</w:t>
        </w:r>
      </w:ins>
      <w:r w:rsidRPr="00BB7450">
        <w:rPr>
          <w:i/>
          <w:color w:val="008000"/>
        </w:rPr>
        <w:t xml:space="preserve">n </w:t>
      </w:r>
      <w:r w:rsidRPr="00BB7450">
        <w:rPr>
          <w:color w:val="008000"/>
        </w:rPr>
        <w:t xml:space="preserve">: </w:t>
      </w:r>
      <w:r w:rsidRPr="00BB7450">
        <w:rPr>
          <w:i/>
          <w:color w:val="008000"/>
        </w:rPr>
        <w:t>lun</w:t>
      </w:r>
      <w:del w:id="541" w:author="Information Services" w:date="2015-11-22T15:47:00Z">
        <w:r w:rsidRPr="00BB7450" w:rsidDel="00911554">
          <w:rPr>
            <w:i/>
            <w:color w:val="008000"/>
          </w:rPr>
          <w:delText>/</w:delText>
        </w:r>
      </w:del>
      <w:ins w:id="542" w:author="Information Services" w:date="2015-11-22T15:47:00Z">
        <w:r w:rsidR="00911554" w:rsidRPr="00911554">
          <w:rPr>
            <w:color w:val="008000"/>
            <w:rPrChange w:id="543" w:author="Information Services" w:date="2015-11-22T15:47:00Z">
              <w:rPr>
                <w:i/>
                <w:color w:val="008000"/>
              </w:rPr>
            </w:rPrChange>
          </w:rPr>
          <w:t>/</w:t>
        </w:r>
      </w:ins>
      <w:r w:rsidRPr="00BB7450">
        <w:rPr>
          <w:i/>
          <w:color w:val="008000"/>
        </w:rPr>
        <w:t>ta</w:t>
      </w:r>
      <w:r w:rsidRPr="00BB7450">
        <w:rPr>
          <w:color w:val="008000"/>
        </w:rPr>
        <w:t xml:space="preserve">, </w:t>
      </w:r>
      <w:r w:rsidRPr="00BB7450">
        <w:rPr>
          <w:i/>
          <w:color w:val="008000"/>
        </w:rPr>
        <w:t xml:space="preserve">liemi </w:t>
      </w:r>
      <w:r w:rsidRPr="00BB7450">
        <w:rPr>
          <w:color w:val="008000"/>
        </w:rPr>
        <w:t xml:space="preserve">: </w:t>
      </w:r>
      <w:r w:rsidRPr="00BB7450">
        <w:rPr>
          <w:i/>
          <w:color w:val="008000"/>
        </w:rPr>
        <w:t>lieme</w:t>
      </w:r>
      <w:del w:id="544" w:author="Information Services" w:date="2015-11-22T15:47:00Z">
        <w:r w:rsidRPr="00BB7450" w:rsidDel="00911554">
          <w:rPr>
            <w:i/>
            <w:color w:val="008000"/>
          </w:rPr>
          <w:delText>/</w:delText>
        </w:r>
      </w:del>
      <w:ins w:id="545" w:author="Information Services" w:date="2015-11-22T15:47:00Z">
        <w:r w:rsidR="00911554" w:rsidRPr="00911554">
          <w:rPr>
            <w:color w:val="008000"/>
            <w:rPrChange w:id="546" w:author="Information Services" w:date="2015-11-22T15:47:00Z">
              <w:rPr>
                <w:i/>
                <w:color w:val="008000"/>
              </w:rPr>
            </w:rPrChange>
          </w:rPr>
          <w:t>/</w:t>
        </w:r>
      </w:ins>
      <w:r w:rsidRPr="00BB7450">
        <w:rPr>
          <w:i/>
          <w:color w:val="008000"/>
        </w:rPr>
        <w:t xml:space="preserve">n </w:t>
      </w:r>
      <w:r w:rsidRPr="00BB7450">
        <w:rPr>
          <w:color w:val="008000"/>
        </w:rPr>
        <w:t xml:space="preserve">: </w:t>
      </w:r>
      <w:r w:rsidRPr="00BB7450">
        <w:rPr>
          <w:i/>
          <w:color w:val="008000"/>
        </w:rPr>
        <w:t>lien</w:t>
      </w:r>
      <w:del w:id="547" w:author="Information Services" w:date="2015-11-22T15:47:00Z">
        <w:r w:rsidRPr="00BB7450" w:rsidDel="00911554">
          <w:rPr>
            <w:i/>
            <w:color w:val="008000"/>
          </w:rPr>
          <w:delText>/</w:delText>
        </w:r>
      </w:del>
      <w:ins w:id="548" w:author="Information Services" w:date="2015-11-22T15:47:00Z">
        <w:r w:rsidR="00911554" w:rsidRPr="00911554">
          <w:rPr>
            <w:color w:val="008000"/>
            <w:rPrChange w:id="549" w:author="Information Services" w:date="2015-11-22T15:47:00Z">
              <w:rPr>
                <w:i/>
                <w:color w:val="008000"/>
              </w:rPr>
            </w:rPrChange>
          </w:rPr>
          <w:t>/</w:t>
        </w:r>
      </w:ins>
      <w:r w:rsidRPr="00BB7450">
        <w:rPr>
          <w:i/>
          <w:color w:val="008000"/>
        </w:rPr>
        <w:t>tä</w:t>
      </w:r>
      <w:r w:rsidRPr="00BB7450">
        <w:rPr>
          <w:color w:val="008000"/>
        </w:rPr>
        <w:t xml:space="preserve">, </w:t>
      </w:r>
      <w:r w:rsidRPr="00BB7450">
        <w:rPr>
          <w:i/>
          <w:color w:val="008000"/>
        </w:rPr>
        <w:t>niemi</w:t>
      </w:r>
      <w:r w:rsidRPr="00BB7450">
        <w:rPr>
          <w:color w:val="008000"/>
        </w:rPr>
        <w:t xml:space="preserve"> : </w:t>
      </w:r>
      <w:r w:rsidRPr="00BB7450">
        <w:rPr>
          <w:i/>
          <w:color w:val="008000"/>
        </w:rPr>
        <w:t>nieme</w:t>
      </w:r>
      <w:del w:id="550" w:author="Information Services" w:date="2015-11-22T15:47:00Z">
        <w:r w:rsidRPr="00BB7450" w:rsidDel="00911554">
          <w:rPr>
            <w:i/>
            <w:color w:val="008000"/>
          </w:rPr>
          <w:delText>/</w:delText>
        </w:r>
      </w:del>
      <w:ins w:id="551" w:author="Information Services" w:date="2015-11-22T15:47:00Z">
        <w:r w:rsidR="00911554" w:rsidRPr="00911554">
          <w:rPr>
            <w:color w:val="008000"/>
            <w:rPrChange w:id="552" w:author="Information Services" w:date="2015-11-22T15:47:00Z">
              <w:rPr>
                <w:i/>
                <w:color w:val="008000"/>
              </w:rPr>
            </w:rPrChange>
          </w:rPr>
          <w:t>/</w:t>
        </w:r>
      </w:ins>
      <w:r w:rsidRPr="00BB7450">
        <w:rPr>
          <w:i/>
          <w:color w:val="008000"/>
        </w:rPr>
        <w:t xml:space="preserve">n </w:t>
      </w:r>
      <w:r w:rsidRPr="00BB7450">
        <w:rPr>
          <w:color w:val="008000"/>
        </w:rPr>
        <w:t xml:space="preserve">: </w:t>
      </w:r>
      <w:r w:rsidRPr="00BB7450">
        <w:rPr>
          <w:i/>
          <w:color w:val="008000"/>
        </w:rPr>
        <w:t>nien</w:t>
      </w:r>
      <w:del w:id="553" w:author="Information Services" w:date="2015-11-22T15:47:00Z">
        <w:r w:rsidRPr="00BB7450" w:rsidDel="00911554">
          <w:rPr>
            <w:i/>
            <w:color w:val="008000"/>
          </w:rPr>
          <w:delText>/</w:delText>
        </w:r>
      </w:del>
      <w:ins w:id="554" w:author="Information Services" w:date="2015-11-22T15:47:00Z">
        <w:r w:rsidR="00911554" w:rsidRPr="00911554">
          <w:rPr>
            <w:color w:val="008000"/>
            <w:rPrChange w:id="555" w:author="Information Services" w:date="2015-11-22T15:47:00Z">
              <w:rPr>
                <w:i/>
                <w:color w:val="008000"/>
              </w:rPr>
            </w:rPrChange>
          </w:rPr>
          <w:t>/</w:t>
        </w:r>
      </w:ins>
      <w:r w:rsidRPr="00BB7450">
        <w:rPr>
          <w:i/>
          <w:color w:val="008000"/>
        </w:rPr>
        <w:t>tä</w:t>
      </w:r>
      <w:r w:rsidR="00575AA9" w:rsidRPr="00BB7450">
        <w:rPr>
          <w:color w:val="008000"/>
        </w:rPr>
        <w:t xml:space="preserve">; </w:t>
      </w:r>
      <w:r w:rsidR="00575AA9" w:rsidRPr="00BB7450">
        <w:rPr>
          <w:i/>
          <w:color w:val="008000"/>
        </w:rPr>
        <w:t xml:space="preserve">yksi </w:t>
      </w:r>
      <w:r w:rsidR="00575AA9" w:rsidRPr="00BB7450">
        <w:rPr>
          <w:color w:val="008000"/>
        </w:rPr>
        <w:t>:</w:t>
      </w:r>
      <w:r w:rsidR="00575AA9" w:rsidRPr="00BB7450">
        <w:rPr>
          <w:i/>
          <w:color w:val="008000"/>
        </w:rPr>
        <w:t xml:space="preserve"> yh</w:t>
      </w:r>
      <w:del w:id="556" w:author="Information Services" w:date="2015-11-22T15:47:00Z">
        <w:r w:rsidR="00575AA9" w:rsidRPr="00BB7450" w:rsidDel="00911554">
          <w:rPr>
            <w:i/>
            <w:color w:val="008000"/>
          </w:rPr>
          <w:delText>/</w:delText>
        </w:r>
      </w:del>
      <w:ins w:id="557" w:author="Information Services" w:date="2015-11-22T15:47:00Z">
        <w:r w:rsidR="00911554" w:rsidRPr="00911554">
          <w:rPr>
            <w:color w:val="008000"/>
            <w:rPrChange w:id="558" w:author="Information Services" w:date="2015-11-22T15:47:00Z">
              <w:rPr>
                <w:i/>
                <w:color w:val="008000"/>
              </w:rPr>
            </w:rPrChange>
          </w:rPr>
          <w:t>/</w:t>
        </w:r>
      </w:ins>
      <w:r w:rsidR="00575AA9" w:rsidRPr="00BB7450">
        <w:rPr>
          <w:i/>
          <w:color w:val="008000"/>
        </w:rPr>
        <w:t>tä</w:t>
      </w:r>
      <w:del w:id="559" w:author="Information Services" w:date="2015-11-22T15:47:00Z">
        <w:r w:rsidR="002374E9" w:rsidRPr="00BB7450" w:rsidDel="00911554">
          <w:rPr>
            <w:i/>
            <w:color w:val="008000"/>
          </w:rPr>
          <w:delText>,</w:delText>
        </w:r>
      </w:del>
      <w:ins w:id="560" w:author="Information Services" w:date="2015-11-22T15:47:00Z">
        <w:r w:rsidR="00911554" w:rsidRPr="00911554">
          <w:rPr>
            <w:color w:val="008000"/>
            <w:rPrChange w:id="561" w:author="Information Services" w:date="2015-11-22T15:47:00Z">
              <w:rPr>
                <w:i/>
                <w:color w:val="008000"/>
              </w:rPr>
            </w:rPrChange>
          </w:rPr>
          <w:t>,</w:t>
        </w:r>
      </w:ins>
      <w:r w:rsidR="002374E9" w:rsidRPr="00BB7450">
        <w:rPr>
          <w:i/>
          <w:color w:val="008000"/>
        </w:rPr>
        <w:t xml:space="preserve"> </w:t>
      </w:r>
      <w:r w:rsidR="00B60319" w:rsidRPr="00BB7450">
        <w:rPr>
          <w:i/>
          <w:color w:val="008000"/>
        </w:rPr>
        <w:t>kaksi : kah</w:t>
      </w:r>
      <w:del w:id="562" w:author="Information Services" w:date="2015-11-22T15:47:00Z">
        <w:r w:rsidR="00B60319" w:rsidRPr="00BB7450" w:rsidDel="00911554">
          <w:rPr>
            <w:i/>
            <w:color w:val="008000"/>
          </w:rPr>
          <w:delText>/</w:delText>
        </w:r>
      </w:del>
      <w:ins w:id="563" w:author="Information Services" w:date="2015-11-22T15:47:00Z">
        <w:r w:rsidR="00911554" w:rsidRPr="00911554">
          <w:rPr>
            <w:color w:val="008000"/>
            <w:rPrChange w:id="564" w:author="Information Services" w:date="2015-11-22T15:47:00Z">
              <w:rPr>
                <w:i/>
                <w:color w:val="008000"/>
              </w:rPr>
            </w:rPrChange>
          </w:rPr>
          <w:t>/</w:t>
        </w:r>
      </w:ins>
      <w:r w:rsidR="00B60319" w:rsidRPr="00BB7450">
        <w:rPr>
          <w:i/>
          <w:color w:val="008000"/>
        </w:rPr>
        <w:t>ta.</w:t>
      </w:r>
    </w:p>
    <w:p w14:paraId="19D0D06B" w14:textId="1DF0DC0F" w:rsidR="00B60319" w:rsidRPr="00BB7450" w:rsidRDefault="00ED7BC7" w:rsidP="005460FA">
      <w:pPr>
        <w:rPr>
          <w:i/>
          <w:color w:val="008000"/>
        </w:rPr>
      </w:pPr>
      <w:r w:rsidRPr="00BB7450">
        <w:rPr>
          <w:color w:val="008000"/>
        </w:rPr>
        <w:t>(</w:t>
      </w:r>
      <w:r w:rsidR="00B60319" w:rsidRPr="00BB7450">
        <w:rPr>
          <w:color w:val="008000"/>
        </w:rPr>
        <w:t>Samasta a</w:t>
      </w:r>
      <w:r w:rsidR="00130A53" w:rsidRPr="00BB7450">
        <w:rPr>
          <w:color w:val="008000"/>
        </w:rPr>
        <w:t>ssiista oon kys</w:t>
      </w:r>
      <w:r w:rsidR="000771D9">
        <w:rPr>
          <w:color w:val="008000"/>
        </w:rPr>
        <w:t>y</w:t>
      </w:r>
      <w:r w:rsidR="00130A53" w:rsidRPr="00BB7450">
        <w:rPr>
          <w:color w:val="008000"/>
        </w:rPr>
        <w:t>mys, ko kuiten va</w:t>
      </w:r>
      <w:r w:rsidR="00B60319" w:rsidRPr="00BB7450">
        <w:rPr>
          <w:color w:val="008000"/>
        </w:rPr>
        <w:t xml:space="preserve">nhemissa lainasanoissa </w:t>
      </w:r>
      <w:r w:rsidR="00B60319" w:rsidRPr="00BB7450">
        <w:rPr>
          <w:i/>
          <w:color w:val="008000"/>
        </w:rPr>
        <w:t>kt &gt; ht</w:t>
      </w:r>
      <w:del w:id="565" w:author="Information Services" w:date="2015-11-22T15:47:00Z">
        <w:r w:rsidR="00B60319" w:rsidRPr="00BB7450" w:rsidDel="00911554">
          <w:rPr>
            <w:i/>
            <w:color w:val="008000"/>
          </w:rPr>
          <w:delText>,</w:delText>
        </w:r>
      </w:del>
      <w:ins w:id="566" w:author="Information Services" w:date="2015-11-22T15:47:00Z">
        <w:r w:rsidR="00911554" w:rsidRPr="00911554">
          <w:rPr>
            <w:color w:val="008000"/>
            <w:rPrChange w:id="567" w:author="Information Services" w:date="2015-11-22T15:47:00Z">
              <w:rPr>
                <w:i/>
                <w:color w:val="008000"/>
              </w:rPr>
            </w:rPrChange>
          </w:rPr>
          <w:t>,</w:t>
        </w:r>
      </w:ins>
      <w:r w:rsidR="00B60319" w:rsidRPr="00BB7450">
        <w:rPr>
          <w:i/>
          <w:color w:val="008000"/>
        </w:rPr>
        <w:t xml:space="preserve"> </w:t>
      </w:r>
      <w:r w:rsidR="00B60319" w:rsidRPr="00BB7450">
        <w:rPr>
          <w:color w:val="008000"/>
        </w:rPr>
        <w:t>niin ko</w:t>
      </w:r>
      <w:r w:rsidR="00B85D5E" w:rsidRPr="00BB7450">
        <w:rPr>
          <w:i/>
          <w:color w:val="008000"/>
        </w:rPr>
        <w:t xml:space="preserve"> lyhty </w:t>
      </w:r>
      <w:r w:rsidR="00B85D5E" w:rsidRPr="00BB7450">
        <w:rPr>
          <w:color w:val="008000"/>
        </w:rPr>
        <w:t xml:space="preserve">(&lt; </w:t>
      </w:r>
      <w:r w:rsidR="00B85D5E" w:rsidRPr="00BB7450">
        <w:rPr>
          <w:i/>
          <w:color w:val="008000"/>
        </w:rPr>
        <w:t>lykt</w:t>
      </w:r>
      <w:r w:rsidR="00B85D5E" w:rsidRPr="00BB7450">
        <w:rPr>
          <w:color w:val="008000"/>
        </w:rPr>
        <w:t>),</w:t>
      </w:r>
      <w:r w:rsidR="00B60319" w:rsidRPr="00BB7450">
        <w:rPr>
          <w:color w:val="008000"/>
        </w:rPr>
        <w:t xml:space="preserve"> </w:t>
      </w:r>
      <w:r w:rsidR="00B60319" w:rsidRPr="00BB7450">
        <w:rPr>
          <w:i/>
          <w:color w:val="008000"/>
        </w:rPr>
        <w:t xml:space="preserve">rehtori </w:t>
      </w:r>
      <w:r w:rsidR="00B60319" w:rsidRPr="00BB7450">
        <w:rPr>
          <w:color w:val="008000"/>
        </w:rPr>
        <w:t xml:space="preserve">(&lt; </w:t>
      </w:r>
      <w:r w:rsidR="00B60319" w:rsidRPr="00BB7450">
        <w:rPr>
          <w:i/>
          <w:color w:val="008000"/>
        </w:rPr>
        <w:t>rektor</w:t>
      </w:r>
      <w:r w:rsidR="00B60319" w:rsidRPr="00BB7450">
        <w:rPr>
          <w:color w:val="008000"/>
        </w:rPr>
        <w:t xml:space="preserve">), </w:t>
      </w:r>
      <w:r w:rsidR="00B60319" w:rsidRPr="00BB7450">
        <w:rPr>
          <w:i/>
          <w:color w:val="008000"/>
        </w:rPr>
        <w:t xml:space="preserve">tohtori </w:t>
      </w:r>
      <w:r w:rsidR="00B60319" w:rsidRPr="00BB7450">
        <w:rPr>
          <w:color w:val="008000"/>
        </w:rPr>
        <w:t xml:space="preserve">(&lt; </w:t>
      </w:r>
      <w:r w:rsidR="00B60319" w:rsidRPr="00BB7450">
        <w:rPr>
          <w:i/>
          <w:color w:val="008000"/>
        </w:rPr>
        <w:t>doktor</w:t>
      </w:r>
      <w:r w:rsidR="00B60319" w:rsidRPr="00BB7450">
        <w:rPr>
          <w:color w:val="008000"/>
        </w:rPr>
        <w:t xml:space="preserve">), </w:t>
      </w:r>
      <w:r w:rsidR="00B60319" w:rsidRPr="00BB7450">
        <w:rPr>
          <w:i/>
          <w:color w:val="008000"/>
        </w:rPr>
        <w:t xml:space="preserve">tirehtööri </w:t>
      </w:r>
      <w:r w:rsidR="00B60319" w:rsidRPr="00BB7450">
        <w:rPr>
          <w:color w:val="008000"/>
        </w:rPr>
        <w:t xml:space="preserve">(&lt; </w:t>
      </w:r>
      <w:r w:rsidR="00B60319" w:rsidRPr="00BB7450">
        <w:rPr>
          <w:i/>
          <w:color w:val="008000"/>
        </w:rPr>
        <w:t>direktör</w:t>
      </w:r>
      <w:r w:rsidR="00B60319" w:rsidRPr="00BB7450">
        <w:rPr>
          <w:color w:val="008000"/>
        </w:rPr>
        <w:t>)</w:t>
      </w:r>
      <w:r w:rsidR="006546E4" w:rsidRPr="00BB7450">
        <w:rPr>
          <w:color w:val="008000"/>
        </w:rPr>
        <w:t>.</w:t>
      </w:r>
      <w:r w:rsidRPr="00BB7450">
        <w:rPr>
          <w:color w:val="008000"/>
        </w:rPr>
        <w:t>)</w:t>
      </w:r>
    </w:p>
    <w:p w14:paraId="6E48886B" w14:textId="52F764E3" w:rsidR="005460FA" w:rsidRPr="004425A0" w:rsidRDefault="00B60319" w:rsidP="00641B14">
      <w:pPr>
        <w:pStyle w:val="Listeavsnitt"/>
        <w:numPr>
          <w:ilvl w:val="0"/>
          <w:numId w:val="3"/>
        </w:numPr>
        <w:spacing w:before="120" w:after="120"/>
        <w:rPr>
          <w:i/>
          <w:color w:val="008000"/>
        </w:rPr>
      </w:pPr>
      <w:r w:rsidRPr="00BB7450">
        <w:rPr>
          <w:color w:val="008000"/>
        </w:rPr>
        <w:t>Sanan lopussa ei saata olla ko yksi kons</w:t>
      </w:r>
      <w:r w:rsidR="00B85D5E" w:rsidRPr="00BB7450">
        <w:rPr>
          <w:color w:val="008000"/>
        </w:rPr>
        <w:t xml:space="preserve">onantti. </w:t>
      </w:r>
      <w:r w:rsidR="00ED7BC7" w:rsidRPr="00BB7450">
        <w:rPr>
          <w:color w:val="008000"/>
        </w:rPr>
        <w:t xml:space="preserve">Samoten </w:t>
      </w:r>
      <w:r w:rsidR="00E31979">
        <w:rPr>
          <w:color w:val="008000"/>
        </w:rPr>
        <w:t>oon rajoituksii siinä, minkälai</w:t>
      </w:r>
      <w:r w:rsidR="00ED7BC7" w:rsidRPr="00BB7450">
        <w:rPr>
          <w:color w:val="008000"/>
        </w:rPr>
        <w:t xml:space="preserve">set konsonanttikomposisuunit oon mahđoliset. </w:t>
      </w:r>
      <w:r w:rsidR="00B85D5E" w:rsidRPr="00BB7450">
        <w:rPr>
          <w:color w:val="008000"/>
        </w:rPr>
        <w:t>Saama sitte vaihettelluu niin ko</w:t>
      </w:r>
      <w:r w:rsidR="00ED7BC7" w:rsidRPr="00BB7450">
        <w:rPr>
          <w:color w:val="008000"/>
        </w:rPr>
        <w:t xml:space="preserve"> </w:t>
      </w:r>
      <w:r w:rsidR="00ED7BC7" w:rsidRPr="00BB7450">
        <w:rPr>
          <w:i/>
          <w:color w:val="008000"/>
        </w:rPr>
        <w:t xml:space="preserve">varis ~ vares </w:t>
      </w:r>
      <w:r w:rsidR="00ED7BC7" w:rsidRPr="00BB7450">
        <w:rPr>
          <w:color w:val="008000"/>
        </w:rPr>
        <w:t xml:space="preserve">: </w:t>
      </w:r>
      <w:r w:rsidR="00ED7BC7" w:rsidRPr="00BB7450">
        <w:rPr>
          <w:i/>
          <w:color w:val="008000"/>
        </w:rPr>
        <w:t>varikse</w:t>
      </w:r>
      <w:del w:id="568" w:author="Information Services" w:date="2015-11-22T15:47:00Z">
        <w:r w:rsidR="00ED7BC7" w:rsidRPr="00BB7450" w:rsidDel="00911554">
          <w:rPr>
            <w:i/>
            <w:color w:val="008000"/>
          </w:rPr>
          <w:delText>/</w:delText>
        </w:r>
      </w:del>
      <w:ins w:id="569" w:author="Information Services" w:date="2015-11-22T15:47:00Z">
        <w:r w:rsidR="00911554" w:rsidRPr="00911554">
          <w:rPr>
            <w:color w:val="008000"/>
            <w:rPrChange w:id="570" w:author="Information Services" w:date="2015-11-22T15:47:00Z">
              <w:rPr>
                <w:i/>
                <w:color w:val="008000"/>
              </w:rPr>
            </w:rPrChange>
          </w:rPr>
          <w:t>/</w:t>
        </w:r>
      </w:ins>
      <w:r w:rsidR="00ED7BC7" w:rsidRPr="00BB7450">
        <w:rPr>
          <w:i/>
          <w:color w:val="008000"/>
        </w:rPr>
        <w:t xml:space="preserve">t </w:t>
      </w:r>
      <w:r w:rsidR="00ED7BC7" w:rsidRPr="00BB7450">
        <w:rPr>
          <w:color w:val="008000"/>
        </w:rPr>
        <w:t xml:space="preserve">~ </w:t>
      </w:r>
      <w:r w:rsidR="00ED7BC7" w:rsidRPr="00BB7450">
        <w:rPr>
          <w:i/>
          <w:color w:val="008000"/>
        </w:rPr>
        <w:t>varekse</w:t>
      </w:r>
      <w:del w:id="571" w:author="Information Services" w:date="2015-11-22T15:47:00Z">
        <w:r w:rsidR="00ED7BC7" w:rsidRPr="00BB7450" w:rsidDel="00911554">
          <w:rPr>
            <w:i/>
            <w:color w:val="008000"/>
          </w:rPr>
          <w:delText>/</w:delText>
        </w:r>
      </w:del>
      <w:ins w:id="572" w:author="Information Services" w:date="2015-11-22T15:47:00Z">
        <w:r w:rsidR="00911554" w:rsidRPr="00911554">
          <w:rPr>
            <w:color w:val="008000"/>
            <w:rPrChange w:id="573" w:author="Information Services" w:date="2015-11-22T15:47:00Z">
              <w:rPr>
                <w:i/>
                <w:color w:val="008000"/>
              </w:rPr>
            </w:rPrChange>
          </w:rPr>
          <w:t>/</w:t>
        </w:r>
      </w:ins>
      <w:r w:rsidR="00ED7BC7" w:rsidRPr="00BB7450">
        <w:rPr>
          <w:i/>
          <w:color w:val="008000"/>
        </w:rPr>
        <w:t xml:space="preserve">t </w:t>
      </w:r>
      <w:r w:rsidR="00ED7BC7" w:rsidRPr="00BB7450">
        <w:rPr>
          <w:color w:val="008000"/>
        </w:rPr>
        <w:t xml:space="preserve">: </w:t>
      </w:r>
      <w:r w:rsidR="00ED7BC7" w:rsidRPr="00BB7450">
        <w:rPr>
          <w:i/>
          <w:color w:val="008000"/>
        </w:rPr>
        <w:t>varis</w:t>
      </w:r>
      <w:del w:id="574" w:author="Information Services" w:date="2015-11-22T15:47:00Z">
        <w:r w:rsidR="00ED7BC7" w:rsidRPr="00BB7450" w:rsidDel="00911554">
          <w:rPr>
            <w:i/>
            <w:color w:val="008000"/>
          </w:rPr>
          <w:delText>/</w:delText>
        </w:r>
      </w:del>
      <w:ins w:id="575" w:author="Information Services" w:date="2015-11-22T15:47:00Z">
        <w:r w:rsidR="00911554" w:rsidRPr="00911554">
          <w:rPr>
            <w:color w:val="008000"/>
            <w:rPrChange w:id="576" w:author="Information Services" w:date="2015-11-22T15:47:00Z">
              <w:rPr>
                <w:i/>
                <w:color w:val="008000"/>
              </w:rPr>
            </w:rPrChange>
          </w:rPr>
          <w:t>/</w:t>
        </w:r>
      </w:ins>
      <w:r w:rsidR="00ED7BC7" w:rsidRPr="00BB7450">
        <w:rPr>
          <w:i/>
          <w:color w:val="008000"/>
        </w:rPr>
        <w:t xml:space="preserve">ta </w:t>
      </w:r>
      <w:r w:rsidR="00ED7BC7" w:rsidRPr="00BB7450">
        <w:rPr>
          <w:color w:val="008000"/>
        </w:rPr>
        <w:t xml:space="preserve">~ </w:t>
      </w:r>
      <w:r w:rsidR="00ED7BC7" w:rsidRPr="00BB7450">
        <w:rPr>
          <w:i/>
          <w:color w:val="008000"/>
        </w:rPr>
        <w:t>vares</w:t>
      </w:r>
      <w:del w:id="577" w:author="Information Services" w:date="2015-11-22T15:47:00Z">
        <w:r w:rsidR="00ED7BC7" w:rsidRPr="00BB7450" w:rsidDel="00911554">
          <w:rPr>
            <w:i/>
            <w:color w:val="008000"/>
          </w:rPr>
          <w:delText>/</w:delText>
        </w:r>
      </w:del>
      <w:ins w:id="578" w:author="Information Services" w:date="2015-11-22T15:47:00Z">
        <w:r w:rsidR="00911554" w:rsidRPr="00911554">
          <w:rPr>
            <w:color w:val="008000"/>
            <w:rPrChange w:id="579" w:author="Information Services" w:date="2015-11-22T15:47:00Z">
              <w:rPr>
                <w:i/>
                <w:color w:val="008000"/>
              </w:rPr>
            </w:rPrChange>
          </w:rPr>
          <w:t>/</w:t>
        </w:r>
      </w:ins>
      <w:r w:rsidR="00ED7BC7" w:rsidRPr="00BB7450">
        <w:rPr>
          <w:i/>
          <w:color w:val="008000"/>
        </w:rPr>
        <w:t>ta</w:t>
      </w:r>
      <w:r w:rsidR="00ED7BC7" w:rsidRPr="00BB7450">
        <w:rPr>
          <w:color w:val="008000"/>
        </w:rPr>
        <w:t>,</w:t>
      </w:r>
      <w:r w:rsidR="00B85D5E" w:rsidRPr="00BB7450">
        <w:rPr>
          <w:color w:val="008000"/>
        </w:rPr>
        <w:t xml:space="preserve"> </w:t>
      </w:r>
      <w:r w:rsidR="00ED7BC7" w:rsidRPr="00BB7450">
        <w:rPr>
          <w:i/>
          <w:color w:val="008000"/>
        </w:rPr>
        <w:t xml:space="preserve">ajos </w:t>
      </w:r>
      <w:r w:rsidR="00ED7BC7" w:rsidRPr="00BB7450">
        <w:rPr>
          <w:color w:val="008000"/>
        </w:rPr>
        <w:t xml:space="preserve">: </w:t>
      </w:r>
      <w:r w:rsidR="00ED7BC7" w:rsidRPr="00BB7450">
        <w:rPr>
          <w:i/>
          <w:color w:val="008000"/>
        </w:rPr>
        <w:t>ajokse</w:t>
      </w:r>
      <w:del w:id="580" w:author="Information Services" w:date="2015-11-22T15:47:00Z">
        <w:r w:rsidR="00ED7BC7" w:rsidRPr="00BB7450" w:rsidDel="00911554">
          <w:rPr>
            <w:i/>
            <w:color w:val="008000"/>
          </w:rPr>
          <w:delText>/</w:delText>
        </w:r>
      </w:del>
      <w:ins w:id="581" w:author="Information Services" w:date="2015-11-22T15:47:00Z">
        <w:r w:rsidR="00911554" w:rsidRPr="00911554">
          <w:rPr>
            <w:color w:val="008000"/>
            <w:rPrChange w:id="582" w:author="Information Services" w:date="2015-11-22T15:47:00Z">
              <w:rPr>
                <w:i/>
                <w:color w:val="008000"/>
              </w:rPr>
            </w:rPrChange>
          </w:rPr>
          <w:t>/</w:t>
        </w:r>
      </w:ins>
      <w:r w:rsidR="00ED7BC7" w:rsidRPr="00BB7450">
        <w:rPr>
          <w:i/>
          <w:color w:val="008000"/>
        </w:rPr>
        <w:t xml:space="preserve">t </w:t>
      </w:r>
      <w:r w:rsidR="00ED7BC7" w:rsidRPr="00BB7450">
        <w:rPr>
          <w:color w:val="008000"/>
        </w:rPr>
        <w:t xml:space="preserve">: </w:t>
      </w:r>
      <w:r w:rsidR="00ED7BC7" w:rsidRPr="00BB7450">
        <w:rPr>
          <w:i/>
          <w:color w:val="008000"/>
        </w:rPr>
        <w:t>ajos</w:t>
      </w:r>
      <w:del w:id="583" w:author="Information Services" w:date="2015-11-22T15:47:00Z">
        <w:r w:rsidR="00ED7BC7" w:rsidRPr="00BB7450" w:rsidDel="00911554">
          <w:rPr>
            <w:i/>
            <w:color w:val="008000"/>
          </w:rPr>
          <w:delText>/</w:delText>
        </w:r>
      </w:del>
      <w:ins w:id="584" w:author="Information Services" w:date="2015-11-22T15:47:00Z">
        <w:r w:rsidR="00911554" w:rsidRPr="00911554">
          <w:rPr>
            <w:color w:val="008000"/>
            <w:rPrChange w:id="585" w:author="Information Services" w:date="2015-11-22T15:47:00Z">
              <w:rPr>
                <w:i/>
                <w:color w:val="008000"/>
              </w:rPr>
            </w:rPrChange>
          </w:rPr>
          <w:t>/</w:t>
        </w:r>
      </w:ins>
      <w:r w:rsidR="00ED7BC7" w:rsidRPr="00BB7450">
        <w:rPr>
          <w:i/>
          <w:color w:val="008000"/>
        </w:rPr>
        <w:t>ta</w:t>
      </w:r>
      <w:r w:rsidR="00ED7BC7" w:rsidRPr="00BB7450">
        <w:rPr>
          <w:color w:val="008000"/>
        </w:rPr>
        <w:t xml:space="preserve">, </w:t>
      </w:r>
      <w:r w:rsidR="00ED7BC7" w:rsidRPr="00BB7450">
        <w:rPr>
          <w:i/>
          <w:color w:val="008000"/>
        </w:rPr>
        <w:t xml:space="preserve">hiilos </w:t>
      </w:r>
      <w:r w:rsidR="00ED7BC7" w:rsidRPr="00BB7450">
        <w:rPr>
          <w:color w:val="008000"/>
        </w:rPr>
        <w:t xml:space="preserve">: </w:t>
      </w:r>
      <w:r w:rsidR="00ED7BC7" w:rsidRPr="00BB7450">
        <w:rPr>
          <w:i/>
          <w:color w:val="008000"/>
        </w:rPr>
        <w:t>hiilokse</w:t>
      </w:r>
      <w:del w:id="586" w:author="Information Services" w:date="2015-11-22T15:47:00Z">
        <w:r w:rsidR="00ED7BC7" w:rsidRPr="00BB7450" w:rsidDel="00911554">
          <w:rPr>
            <w:i/>
            <w:color w:val="008000"/>
          </w:rPr>
          <w:delText>/</w:delText>
        </w:r>
      </w:del>
      <w:ins w:id="587" w:author="Information Services" w:date="2015-11-22T15:47:00Z">
        <w:r w:rsidR="00911554" w:rsidRPr="00911554">
          <w:rPr>
            <w:color w:val="008000"/>
            <w:rPrChange w:id="588" w:author="Information Services" w:date="2015-11-22T15:47:00Z">
              <w:rPr>
                <w:i/>
                <w:color w:val="008000"/>
              </w:rPr>
            </w:rPrChange>
          </w:rPr>
          <w:t>/</w:t>
        </w:r>
      </w:ins>
      <w:r w:rsidR="00ED7BC7" w:rsidRPr="00BB7450">
        <w:rPr>
          <w:i/>
          <w:color w:val="008000"/>
        </w:rPr>
        <w:t xml:space="preserve">t </w:t>
      </w:r>
      <w:r w:rsidR="00ED7BC7" w:rsidRPr="00BB7450">
        <w:rPr>
          <w:color w:val="008000"/>
        </w:rPr>
        <w:t xml:space="preserve">: </w:t>
      </w:r>
      <w:r w:rsidR="00ED7BC7" w:rsidRPr="00BB7450">
        <w:rPr>
          <w:i/>
          <w:color w:val="008000"/>
        </w:rPr>
        <w:t>hiilos</w:t>
      </w:r>
      <w:del w:id="589" w:author="Information Services" w:date="2015-11-22T15:47:00Z">
        <w:r w:rsidR="00ED7BC7" w:rsidRPr="00BB7450" w:rsidDel="00911554">
          <w:rPr>
            <w:i/>
            <w:color w:val="008000"/>
          </w:rPr>
          <w:delText>/</w:delText>
        </w:r>
      </w:del>
      <w:ins w:id="590" w:author="Information Services" w:date="2015-11-22T15:47:00Z">
        <w:r w:rsidR="00911554" w:rsidRPr="00911554">
          <w:rPr>
            <w:color w:val="008000"/>
            <w:rPrChange w:id="591" w:author="Information Services" w:date="2015-11-22T15:47:00Z">
              <w:rPr>
                <w:i/>
                <w:color w:val="008000"/>
              </w:rPr>
            </w:rPrChange>
          </w:rPr>
          <w:t>/</w:t>
        </w:r>
      </w:ins>
      <w:r w:rsidR="00ED7BC7" w:rsidRPr="00BB7450">
        <w:rPr>
          <w:i/>
          <w:color w:val="008000"/>
        </w:rPr>
        <w:t>ta</w:t>
      </w:r>
      <w:r w:rsidR="00ED7BC7" w:rsidRPr="00BB7450">
        <w:rPr>
          <w:color w:val="008000"/>
        </w:rPr>
        <w:t xml:space="preserve">, </w:t>
      </w:r>
      <w:r w:rsidR="00ED7BC7" w:rsidRPr="00BB7450">
        <w:rPr>
          <w:i/>
          <w:color w:val="008000"/>
        </w:rPr>
        <w:t xml:space="preserve">sormus </w:t>
      </w:r>
      <w:r w:rsidR="00ED7BC7" w:rsidRPr="00BB7450">
        <w:rPr>
          <w:color w:val="008000"/>
        </w:rPr>
        <w:t xml:space="preserve">: </w:t>
      </w:r>
      <w:r w:rsidR="00ED7BC7" w:rsidRPr="00BB7450">
        <w:rPr>
          <w:i/>
          <w:color w:val="008000"/>
        </w:rPr>
        <w:t>sormukse</w:t>
      </w:r>
      <w:del w:id="592" w:author="Information Services" w:date="2015-11-22T15:47:00Z">
        <w:r w:rsidR="00ED7BC7" w:rsidRPr="00BB7450" w:rsidDel="00911554">
          <w:rPr>
            <w:i/>
            <w:color w:val="008000"/>
          </w:rPr>
          <w:delText>/</w:delText>
        </w:r>
      </w:del>
      <w:ins w:id="593" w:author="Information Services" w:date="2015-11-22T15:47:00Z">
        <w:r w:rsidR="00911554" w:rsidRPr="00911554">
          <w:rPr>
            <w:color w:val="008000"/>
            <w:rPrChange w:id="594" w:author="Information Services" w:date="2015-11-22T15:47:00Z">
              <w:rPr>
                <w:i/>
                <w:color w:val="008000"/>
              </w:rPr>
            </w:rPrChange>
          </w:rPr>
          <w:t>/</w:t>
        </w:r>
      </w:ins>
      <w:r w:rsidR="00ED7BC7" w:rsidRPr="00BB7450">
        <w:rPr>
          <w:i/>
          <w:color w:val="008000"/>
        </w:rPr>
        <w:t xml:space="preserve">t </w:t>
      </w:r>
      <w:r w:rsidR="00ED7BC7" w:rsidRPr="00BB7450">
        <w:rPr>
          <w:color w:val="008000"/>
        </w:rPr>
        <w:t xml:space="preserve">: </w:t>
      </w:r>
      <w:r w:rsidR="00ED7BC7" w:rsidRPr="00BB7450">
        <w:rPr>
          <w:i/>
          <w:color w:val="008000"/>
        </w:rPr>
        <w:t>sormus</w:t>
      </w:r>
      <w:del w:id="595" w:author="Information Services" w:date="2015-11-22T15:47:00Z">
        <w:r w:rsidR="00ED7BC7" w:rsidRPr="00BB7450" w:rsidDel="00911554">
          <w:rPr>
            <w:i/>
            <w:color w:val="008000"/>
          </w:rPr>
          <w:delText>/</w:delText>
        </w:r>
      </w:del>
      <w:ins w:id="596" w:author="Information Services" w:date="2015-11-22T15:47:00Z">
        <w:r w:rsidR="00911554" w:rsidRPr="00911554">
          <w:rPr>
            <w:color w:val="008000"/>
            <w:rPrChange w:id="597" w:author="Information Services" w:date="2015-11-22T15:47:00Z">
              <w:rPr>
                <w:i/>
                <w:color w:val="008000"/>
              </w:rPr>
            </w:rPrChange>
          </w:rPr>
          <w:t>/</w:t>
        </w:r>
      </w:ins>
      <w:r w:rsidR="00ED7BC7" w:rsidRPr="00BB7450">
        <w:rPr>
          <w:i/>
          <w:color w:val="008000"/>
        </w:rPr>
        <w:t>ta</w:t>
      </w:r>
      <w:r w:rsidR="00ED7BC7" w:rsidRPr="00BB7450">
        <w:rPr>
          <w:color w:val="008000"/>
        </w:rPr>
        <w:t xml:space="preserve">, </w:t>
      </w:r>
      <w:r w:rsidR="00ED7BC7" w:rsidRPr="00BB7450">
        <w:rPr>
          <w:i/>
          <w:color w:val="008000"/>
        </w:rPr>
        <w:t xml:space="preserve">selitys </w:t>
      </w:r>
      <w:r w:rsidR="00ED7BC7" w:rsidRPr="00BB7450">
        <w:rPr>
          <w:color w:val="008000"/>
        </w:rPr>
        <w:t xml:space="preserve">: </w:t>
      </w:r>
      <w:r w:rsidR="00ED7BC7" w:rsidRPr="00BB7450">
        <w:rPr>
          <w:i/>
          <w:color w:val="008000"/>
        </w:rPr>
        <w:t>selitykse</w:t>
      </w:r>
      <w:del w:id="598" w:author="Information Services" w:date="2015-11-22T15:47:00Z">
        <w:r w:rsidR="00ED7BC7" w:rsidRPr="00BB7450" w:rsidDel="00911554">
          <w:rPr>
            <w:i/>
            <w:color w:val="008000"/>
          </w:rPr>
          <w:delText>/</w:delText>
        </w:r>
      </w:del>
      <w:ins w:id="599" w:author="Information Services" w:date="2015-11-22T15:47:00Z">
        <w:r w:rsidR="00911554" w:rsidRPr="00911554">
          <w:rPr>
            <w:color w:val="008000"/>
            <w:rPrChange w:id="600" w:author="Information Services" w:date="2015-11-22T15:47:00Z">
              <w:rPr>
                <w:i/>
                <w:color w:val="008000"/>
              </w:rPr>
            </w:rPrChange>
          </w:rPr>
          <w:t>/</w:t>
        </w:r>
      </w:ins>
      <w:r w:rsidR="00ED7BC7" w:rsidRPr="00BB7450">
        <w:rPr>
          <w:i/>
          <w:color w:val="008000"/>
        </w:rPr>
        <w:t>t</w:t>
      </w:r>
      <w:r w:rsidR="00ED7BC7" w:rsidRPr="00BB7450">
        <w:rPr>
          <w:color w:val="008000"/>
        </w:rPr>
        <w:t xml:space="preserve"> : </w:t>
      </w:r>
      <w:r w:rsidR="00ED7BC7" w:rsidRPr="00BB7450">
        <w:rPr>
          <w:i/>
          <w:color w:val="008000"/>
        </w:rPr>
        <w:t>selitys</w:t>
      </w:r>
      <w:del w:id="601" w:author="Information Services" w:date="2015-11-22T15:47:00Z">
        <w:r w:rsidR="00ED7BC7" w:rsidRPr="00BB7450" w:rsidDel="00911554">
          <w:rPr>
            <w:i/>
            <w:color w:val="008000"/>
          </w:rPr>
          <w:delText>/</w:delText>
        </w:r>
      </w:del>
      <w:ins w:id="602" w:author="Information Services" w:date="2015-11-22T15:47:00Z">
        <w:r w:rsidR="00911554" w:rsidRPr="00911554">
          <w:rPr>
            <w:color w:val="008000"/>
            <w:rPrChange w:id="603" w:author="Information Services" w:date="2015-11-22T15:47:00Z">
              <w:rPr>
                <w:i/>
                <w:color w:val="008000"/>
              </w:rPr>
            </w:rPrChange>
          </w:rPr>
          <w:t>/</w:t>
        </w:r>
      </w:ins>
      <w:r w:rsidR="00ED7BC7" w:rsidRPr="00BB7450">
        <w:rPr>
          <w:i/>
          <w:color w:val="008000"/>
        </w:rPr>
        <w:t>tä</w:t>
      </w:r>
      <w:r w:rsidR="00ED7BC7" w:rsidRPr="00BB7450">
        <w:rPr>
          <w:color w:val="008000"/>
        </w:rPr>
        <w:t xml:space="preserve">; </w:t>
      </w:r>
      <w:r w:rsidR="00ED7BC7" w:rsidRPr="00BB7450">
        <w:rPr>
          <w:i/>
          <w:color w:val="008000"/>
        </w:rPr>
        <w:t>rakkhaus</w:t>
      </w:r>
      <w:r w:rsidR="00ED7BC7" w:rsidRPr="00BB7450">
        <w:rPr>
          <w:color w:val="008000"/>
        </w:rPr>
        <w:t xml:space="preserve"> : (</w:t>
      </w:r>
      <w:r w:rsidR="00ED7BC7" w:rsidRPr="00BB7450">
        <w:rPr>
          <w:i/>
          <w:color w:val="008000"/>
        </w:rPr>
        <w:t>rakkhauđe</w:t>
      </w:r>
      <w:del w:id="604" w:author="Information Services" w:date="2015-11-22T15:47:00Z">
        <w:r w:rsidR="00ED7BC7" w:rsidRPr="00BB7450" w:rsidDel="00911554">
          <w:rPr>
            <w:i/>
            <w:color w:val="008000"/>
          </w:rPr>
          <w:delText>/</w:delText>
        </w:r>
      </w:del>
      <w:ins w:id="605" w:author="Information Services" w:date="2015-11-22T15:47:00Z">
        <w:r w:rsidR="00911554" w:rsidRPr="00911554">
          <w:rPr>
            <w:color w:val="008000"/>
            <w:rPrChange w:id="606" w:author="Information Services" w:date="2015-11-22T15:47:00Z">
              <w:rPr>
                <w:i/>
                <w:color w:val="008000"/>
              </w:rPr>
            </w:rPrChange>
          </w:rPr>
          <w:t>/</w:t>
        </w:r>
      </w:ins>
      <w:r w:rsidR="00ED7BC7" w:rsidRPr="00BB7450">
        <w:rPr>
          <w:i/>
          <w:color w:val="008000"/>
        </w:rPr>
        <w:t>t</w:t>
      </w:r>
      <w:r w:rsidR="00ED7BC7" w:rsidRPr="00BB7450">
        <w:rPr>
          <w:color w:val="008000"/>
        </w:rPr>
        <w:t xml:space="preserve"> : </w:t>
      </w:r>
      <w:r w:rsidR="00ED7BC7" w:rsidRPr="00BB7450">
        <w:rPr>
          <w:i/>
          <w:color w:val="008000"/>
        </w:rPr>
        <w:t>rakkhaut</w:t>
      </w:r>
      <w:del w:id="607" w:author="Information Services" w:date="2015-11-22T15:47:00Z">
        <w:r w:rsidR="00ED7BC7" w:rsidRPr="00BB7450" w:rsidDel="00911554">
          <w:rPr>
            <w:i/>
            <w:color w:val="008000"/>
          </w:rPr>
          <w:delText>/</w:delText>
        </w:r>
      </w:del>
      <w:ins w:id="608" w:author="Information Services" w:date="2015-11-22T15:47:00Z">
        <w:r w:rsidR="00911554" w:rsidRPr="00911554">
          <w:rPr>
            <w:color w:val="008000"/>
            <w:rPrChange w:id="609" w:author="Information Services" w:date="2015-11-22T15:47:00Z">
              <w:rPr>
                <w:i/>
                <w:color w:val="008000"/>
              </w:rPr>
            </w:rPrChange>
          </w:rPr>
          <w:t>/</w:t>
        </w:r>
      </w:ins>
      <w:r w:rsidR="00ED7BC7" w:rsidRPr="00BB7450">
        <w:rPr>
          <w:i/>
          <w:color w:val="008000"/>
        </w:rPr>
        <w:t xml:space="preserve">ta </w:t>
      </w:r>
      <w:r w:rsidR="00ED7BC7" w:rsidRPr="00BB7450">
        <w:rPr>
          <w:color w:val="008000"/>
        </w:rPr>
        <w:t xml:space="preserve">:) </w:t>
      </w:r>
      <w:r w:rsidR="00ED7BC7" w:rsidRPr="00BB7450">
        <w:rPr>
          <w:i/>
          <w:color w:val="008000"/>
        </w:rPr>
        <w:t>rakkhauks</w:t>
      </w:r>
      <w:del w:id="610" w:author="Information Services" w:date="2015-11-22T15:47:00Z">
        <w:r w:rsidR="00ED7BC7" w:rsidRPr="00BB7450" w:rsidDel="00911554">
          <w:rPr>
            <w:i/>
            <w:color w:val="008000"/>
          </w:rPr>
          <w:delText>/</w:delText>
        </w:r>
      </w:del>
      <w:ins w:id="611" w:author="Information Services" w:date="2015-11-22T15:47:00Z">
        <w:r w:rsidR="00911554" w:rsidRPr="00911554">
          <w:rPr>
            <w:color w:val="008000"/>
            <w:rPrChange w:id="612" w:author="Information Services" w:date="2015-11-22T15:47:00Z">
              <w:rPr>
                <w:i/>
                <w:color w:val="008000"/>
              </w:rPr>
            </w:rPrChange>
          </w:rPr>
          <w:t>/</w:t>
        </w:r>
      </w:ins>
      <w:r w:rsidR="00ED7BC7" w:rsidRPr="00BB7450">
        <w:rPr>
          <w:i/>
          <w:color w:val="008000"/>
        </w:rPr>
        <w:t>i</w:t>
      </w:r>
      <w:del w:id="613" w:author="Information Services" w:date="2015-11-22T15:47:00Z">
        <w:r w:rsidR="00ED7BC7" w:rsidRPr="00BB7450" w:rsidDel="00911554">
          <w:rPr>
            <w:i/>
            <w:color w:val="008000"/>
          </w:rPr>
          <w:delText>/</w:delText>
        </w:r>
      </w:del>
      <w:ins w:id="614" w:author="Information Services" w:date="2015-11-22T15:47:00Z">
        <w:r w:rsidR="00911554" w:rsidRPr="00911554">
          <w:rPr>
            <w:color w:val="008000"/>
            <w:rPrChange w:id="615" w:author="Information Services" w:date="2015-11-22T15:47:00Z">
              <w:rPr>
                <w:i/>
                <w:color w:val="008000"/>
              </w:rPr>
            </w:rPrChange>
          </w:rPr>
          <w:t>/</w:t>
        </w:r>
      </w:ins>
      <w:r w:rsidR="00ED7BC7" w:rsidRPr="00BB7450">
        <w:rPr>
          <w:i/>
          <w:color w:val="008000"/>
        </w:rPr>
        <w:t>ssa</w:t>
      </w:r>
      <w:r w:rsidR="00ED7BC7" w:rsidRPr="00BB7450">
        <w:rPr>
          <w:color w:val="008000"/>
        </w:rPr>
        <w:t xml:space="preserve">, </w:t>
      </w:r>
      <w:r w:rsidR="00ED7BC7" w:rsidRPr="00BB7450">
        <w:rPr>
          <w:i/>
          <w:color w:val="008000"/>
        </w:rPr>
        <w:t>tottuus</w:t>
      </w:r>
      <w:r w:rsidR="00ED7BC7" w:rsidRPr="00BB7450">
        <w:rPr>
          <w:color w:val="008000"/>
        </w:rPr>
        <w:t>: (</w:t>
      </w:r>
      <w:r w:rsidR="00ED7BC7" w:rsidRPr="00BB7450">
        <w:rPr>
          <w:i/>
          <w:color w:val="008000"/>
        </w:rPr>
        <w:t>tottuuuđe</w:t>
      </w:r>
      <w:del w:id="616" w:author="Information Services" w:date="2015-11-22T15:47:00Z">
        <w:r w:rsidR="00ED7BC7" w:rsidRPr="00BB7450" w:rsidDel="00911554">
          <w:rPr>
            <w:i/>
            <w:color w:val="008000"/>
          </w:rPr>
          <w:delText>/</w:delText>
        </w:r>
      </w:del>
      <w:ins w:id="617" w:author="Information Services" w:date="2015-11-22T15:47:00Z">
        <w:r w:rsidR="00911554" w:rsidRPr="00911554">
          <w:rPr>
            <w:color w:val="008000"/>
            <w:rPrChange w:id="618" w:author="Information Services" w:date="2015-11-22T15:47:00Z">
              <w:rPr>
                <w:i/>
                <w:color w:val="008000"/>
              </w:rPr>
            </w:rPrChange>
          </w:rPr>
          <w:t>/</w:t>
        </w:r>
      </w:ins>
      <w:r w:rsidR="00ED7BC7" w:rsidRPr="00BB7450">
        <w:rPr>
          <w:i/>
          <w:color w:val="008000"/>
        </w:rPr>
        <w:t>t</w:t>
      </w:r>
      <w:r w:rsidR="00ED7BC7" w:rsidRPr="00BB7450">
        <w:rPr>
          <w:color w:val="008000"/>
        </w:rPr>
        <w:t xml:space="preserve"> : </w:t>
      </w:r>
      <w:r w:rsidR="00ED7BC7" w:rsidRPr="00BB7450">
        <w:rPr>
          <w:i/>
          <w:color w:val="008000"/>
        </w:rPr>
        <w:t>tottuut</w:t>
      </w:r>
      <w:del w:id="619" w:author="Information Services" w:date="2015-11-22T15:47:00Z">
        <w:r w:rsidR="00ED7BC7" w:rsidRPr="00BB7450" w:rsidDel="00911554">
          <w:rPr>
            <w:i/>
            <w:color w:val="008000"/>
          </w:rPr>
          <w:delText>/</w:delText>
        </w:r>
      </w:del>
      <w:ins w:id="620" w:author="Information Services" w:date="2015-11-22T15:47:00Z">
        <w:r w:rsidR="00911554" w:rsidRPr="00911554">
          <w:rPr>
            <w:color w:val="008000"/>
            <w:rPrChange w:id="621" w:author="Information Services" w:date="2015-11-22T15:47:00Z">
              <w:rPr>
                <w:i/>
                <w:color w:val="008000"/>
              </w:rPr>
            </w:rPrChange>
          </w:rPr>
          <w:t>/</w:t>
        </w:r>
      </w:ins>
      <w:r w:rsidR="00ED7BC7" w:rsidRPr="00BB7450">
        <w:rPr>
          <w:i/>
          <w:color w:val="008000"/>
        </w:rPr>
        <w:t xml:space="preserve">ta </w:t>
      </w:r>
      <w:r w:rsidR="00ED7BC7" w:rsidRPr="00BB7450">
        <w:rPr>
          <w:color w:val="008000"/>
        </w:rPr>
        <w:t xml:space="preserve">:) </w:t>
      </w:r>
      <w:r w:rsidR="00ED7BC7" w:rsidRPr="00BB7450">
        <w:rPr>
          <w:i/>
          <w:color w:val="008000"/>
        </w:rPr>
        <w:t>tottuuks</w:t>
      </w:r>
      <w:del w:id="622" w:author="Information Services" w:date="2015-11-22T15:47:00Z">
        <w:r w:rsidR="00ED7BC7" w:rsidRPr="00BB7450" w:rsidDel="00911554">
          <w:rPr>
            <w:i/>
            <w:color w:val="008000"/>
          </w:rPr>
          <w:delText>/</w:delText>
        </w:r>
      </w:del>
      <w:ins w:id="623" w:author="Information Services" w:date="2015-11-22T15:47:00Z">
        <w:r w:rsidR="00911554" w:rsidRPr="00911554">
          <w:rPr>
            <w:color w:val="008000"/>
            <w:rPrChange w:id="624" w:author="Information Services" w:date="2015-11-22T15:47:00Z">
              <w:rPr>
                <w:i/>
                <w:color w:val="008000"/>
              </w:rPr>
            </w:rPrChange>
          </w:rPr>
          <w:t>/</w:t>
        </w:r>
      </w:ins>
      <w:r w:rsidR="00ED7BC7" w:rsidRPr="00BB7450">
        <w:rPr>
          <w:i/>
          <w:color w:val="008000"/>
        </w:rPr>
        <w:t>i</w:t>
      </w:r>
      <w:del w:id="625" w:author="Information Services" w:date="2015-11-22T15:47:00Z">
        <w:r w:rsidR="00ED7BC7" w:rsidRPr="00BB7450" w:rsidDel="00911554">
          <w:rPr>
            <w:i/>
            <w:color w:val="008000"/>
          </w:rPr>
          <w:delText>/</w:delText>
        </w:r>
      </w:del>
      <w:ins w:id="626" w:author="Information Services" w:date="2015-11-22T15:47:00Z">
        <w:r w:rsidR="00911554" w:rsidRPr="00911554">
          <w:rPr>
            <w:color w:val="008000"/>
            <w:rPrChange w:id="627" w:author="Information Services" w:date="2015-11-22T15:47:00Z">
              <w:rPr>
                <w:i/>
                <w:color w:val="008000"/>
              </w:rPr>
            </w:rPrChange>
          </w:rPr>
          <w:t>/</w:t>
        </w:r>
      </w:ins>
      <w:r w:rsidR="00ED7BC7" w:rsidRPr="00BB7450">
        <w:rPr>
          <w:i/>
          <w:color w:val="008000"/>
        </w:rPr>
        <w:t>ssa</w:t>
      </w:r>
      <w:r w:rsidR="00ED7BC7" w:rsidRPr="00BB7450">
        <w:rPr>
          <w:color w:val="008000"/>
        </w:rPr>
        <w:t xml:space="preserve">; </w:t>
      </w:r>
      <w:r w:rsidR="00ED7BC7" w:rsidRPr="00BB7450">
        <w:rPr>
          <w:i/>
          <w:color w:val="008000"/>
        </w:rPr>
        <w:t xml:space="preserve">lapsi </w:t>
      </w:r>
      <w:r w:rsidR="00ED7BC7" w:rsidRPr="00BB7450">
        <w:rPr>
          <w:color w:val="008000"/>
        </w:rPr>
        <w:t xml:space="preserve">: </w:t>
      </w:r>
      <w:r w:rsidR="00ED7BC7" w:rsidRPr="00BB7450">
        <w:rPr>
          <w:i/>
          <w:color w:val="008000"/>
        </w:rPr>
        <w:t>lapse</w:t>
      </w:r>
      <w:del w:id="628" w:author="Information Services" w:date="2015-11-22T15:47:00Z">
        <w:r w:rsidR="00ED7BC7" w:rsidRPr="00BB7450" w:rsidDel="00911554">
          <w:rPr>
            <w:i/>
            <w:color w:val="008000"/>
          </w:rPr>
          <w:delText>/</w:delText>
        </w:r>
      </w:del>
      <w:ins w:id="629" w:author="Information Services" w:date="2015-11-22T15:47:00Z">
        <w:r w:rsidR="00911554" w:rsidRPr="00911554">
          <w:rPr>
            <w:color w:val="008000"/>
            <w:rPrChange w:id="630" w:author="Information Services" w:date="2015-11-22T15:47:00Z">
              <w:rPr>
                <w:i/>
                <w:color w:val="008000"/>
              </w:rPr>
            </w:rPrChange>
          </w:rPr>
          <w:t>/</w:t>
        </w:r>
      </w:ins>
      <w:r w:rsidR="00ED7BC7" w:rsidRPr="00BB7450">
        <w:rPr>
          <w:i/>
          <w:color w:val="008000"/>
        </w:rPr>
        <w:t xml:space="preserve">n </w:t>
      </w:r>
      <w:r w:rsidR="00ED7BC7" w:rsidRPr="00BB7450">
        <w:rPr>
          <w:color w:val="008000"/>
        </w:rPr>
        <w:t xml:space="preserve">: </w:t>
      </w:r>
      <w:r w:rsidR="00ED7BC7" w:rsidRPr="00BB7450">
        <w:rPr>
          <w:i/>
          <w:color w:val="008000"/>
        </w:rPr>
        <w:t>las</w:t>
      </w:r>
      <w:del w:id="631" w:author="Information Services" w:date="2015-11-22T15:47:00Z">
        <w:r w:rsidR="00ED7BC7" w:rsidRPr="00BB7450" w:rsidDel="00911554">
          <w:rPr>
            <w:i/>
            <w:color w:val="008000"/>
          </w:rPr>
          <w:delText>/</w:delText>
        </w:r>
      </w:del>
      <w:ins w:id="632" w:author="Information Services" w:date="2015-11-22T15:47:00Z">
        <w:r w:rsidR="00911554" w:rsidRPr="00911554">
          <w:rPr>
            <w:color w:val="008000"/>
            <w:rPrChange w:id="633" w:author="Information Services" w:date="2015-11-22T15:47:00Z">
              <w:rPr>
                <w:i/>
                <w:color w:val="008000"/>
              </w:rPr>
            </w:rPrChange>
          </w:rPr>
          <w:t>/</w:t>
        </w:r>
      </w:ins>
      <w:r w:rsidR="00ED7BC7" w:rsidRPr="00BB7450">
        <w:rPr>
          <w:i/>
          <w:color w:val="008000"/>
        </w:rPr>
        <w:t>ta</w:t>
      </w:r>
      <w:r w:rsidR="00ED7BC7" w:rsidRPr="00BB7450">
        <w:rPr>
          <w:color w:val="008000"/>
        </w:rPr>
        <w:t xml:space="preserve">, </w:t>
      </w:r>
      <w:r w:rsidR="00ED7BC7" w:rsidRPr="00BB7450">
        <w:rPr>
          <w:i/>
          <w:color w:val="008000"/>
        </w:rPr>
        <w:t>juos</w:t>
      </w:r>
      <w:del w:id="634" w:author="Information Services" w:date="2015-11-22T15:47:00Z">
        <w:r w:rsidR="00ED7BC7" w:rsidRPr="00BB7450" w:rsidDel="00911554">
          <w:rPr>
            <w:i/>
            <w:color w:val="008000"/>
          </w:rPr>
          <w:delText>/</w:delText>
        </w:r>
      </w:del>
      <w:ins w:id="635" w:author="Information Services" w:date="2015-11-22T15:47:00Z">
        <w:r w:rsidR="00911554" w:rsidRPr="00911554">
          <w:rPr>
            <w:color w:val="008000"/>
            <w:rPrChange w:id="636" w:author="Information Services" w:date="2015-11-22T15:47:00Z">
              <w:rPr>
                <w:i/>
                <w:color w:val="008000"/>
              </w:rPr>
            </w:rPrChange>
          </w:rPr>
          <w:t>/</w:t>
        </w:r>
      </w:ins>
      <w:r w:rsidR="00ED7BC7" w:rsidRPr="00BB7450">
        <w:rPr>
          <w:i/>
          <w:color w:val="008000"/>
        </w:rPr>
        <w:t xml:space="preserve">ta </w:t>
      </w:r>
      <w:r w:rsidR="00ED7BC7" w:rsidRPr="00BB7450">
        <w:rPr>
          <w:color w:val="008000"/>
        </w:rPr>
        <w:t xml:space="preserve">: </w:t>
      </w:r>
      <w:r w:rsidR="00ED7BC7" w:rsidRPr="00BB7450">
        <w:rPr>
          <w:i/>
          <w:color w:val="008000"/>
        </w:rPr>
        <w:t>jukse</w:t>
      </w:r>
      <w:del w:id="637" w:author="Information Services" w:date="2015-11-22T15:47:00Z">
        <w:r w:rsidR="00ED7BC7" w:rsidRPr="00BB7450" w:rsidDel="00911554">
          <w:rPr>
            <w:i/>
            <w:color w:val="008000"/>
          </w:rPr>
          <w:delText>/</w:delText>
        </w:r>
      </w:del>
      <w:ins w:id="638" w:author="Information Services" w:date="2015-11-22T15:47:00Z">
        <w:r w:rsidR="00911554" w:rsidRPr="00911554">
          <w:rPr>
            <w:color w:val="008000"/>
            <w:rPrChange w:id="639" w:author="Information Services" w:date="2015-11-22T15:47:00Z">
              <w:rPr>
                <w:i/>
                <w:color w:val="008000"/>
              </w:rPr>
            </w:rPrChange>
          </w:rPr>
          <w:t>/</w:t>
        </w:r>
      </w:ins>
      <w:r w:rsidR="00ED7BC7" w:rsidRPr="00BB7450">
        <w:rPr>
          <w:i/>
          <w:color w:val="008000"/>
        </w:rPr>
        <w:t>n.</w:t>
      </w:r>
    </w:p>
    <w:p w14:paraId="30985A2E" w14:textId="614A63C4" w:rsidR="004425A0" w:rsidRPr="00686253" w:rsidRDefault="004425A0" w:rsidP="004425A0">
      <w:pPr>
        <w:rPr>
          <w:color w:val="008000"/>
        </w:rPr>
      </w:pPr>
      <w:r>
        <w:rPr>
          <w:color w:val="008000"/>
        </w:rPr>
        <w:t>Mofofonologiseks</w:t>
      </w:r>
      <w:r w:rsidR="00686253">
        <w:rPr>
          <w:color w:val="008000"/>
        </w:rPr>
        <w:t>i</w:t>
      </w:r>
      <w:r>
        <w:rPr>
          <w:color w:val="008000"/>
        </w:rPr>
        <w:t xml:space="preserve"> saattaisimma käskeet kans semmosta vaihettelluu ko verbiilä oon eripitukaissii vokaalirankkoi (esimerkiksi </w:t>
      </w:r>
      <w:r w:rsidR="00686253">
        <w:rPr>
          <w:i/>
          <w:color w:val="008000"/>
        </w:rPr>
        <w:t>pime</w:t>
      </w:r>
      <w:del w:id="640" w:author="Information Services" w:date="2015-11-22T15:47:00Z">
        <w:r w:rsidR="00686253" w:rsidDel="00911554">
          <w:rPr>
            <w:i/>
            <w:color w:val="008000"/>
          </w:rPr>
          <w:delText>/</w:delText>
        </w:r>
      </w:del>
      <w:ins w:id="641" w:author="Information Services" w:date="2015-11-22T15:47:00Z">
        <w:r w:rsidR="00911554" w:rsidRPr="00911554">
          <w:rPr>
            <w:color w:val="008000"/>
            <w:rPrChange w:id="642" w:author="Information Services" w:date="2015-11-22T15:47:00Z">
              <w:rPr>
                <w:i/>
                <w:color w:val="008000"/>
              </w:rPr>
            </w:rPrChange>
          </w:rPr>
          <w:t>/</w:t>
        </w:r>
      </w:ins>
      <w:r w:rsidR="00686253">
        <w:rPr>
          <w:i/>
          <w:color w:val="008000"/>
        </w:rPr>
        <w:t>tä</w:t>
      </w:r>
      <w:r w:rsidR="00686253">
        <w:rPr>
          <w:color w:val="008000"/>
        </w:rPr>
        <w:t xml:space="preserve"> : </w:t>
      </w:r>
      <w:r w:rsidR="00686253">
        <w:rPr>
          <w:i/>
          <w:color w:val="008000"/>
        </w:rPr>
        <w:t>pimene</w:t>
      </w:r>
      <w:del w:id="643" w:author="Information Services" w:date="2015-11-22T15:47:00Z">
        <w:r w:rsidR="00686253" w:rsidDel="00911554">
          <w:rPr>
            <w:i/>
            <w:color w:val="008000"/>
          </w:rPr>
          <w:delText>/</w:delText>
        </w:r>
      </w:del>
      <w:ins w:id="644" w:author="Information Services" w:date="2015-11-22T15:47:00Z">
        <w:r w:rsidR="00911554" w:rsidRPr="00911554">
          <w:rPr>
            <w:color w:val="008000"/>
            <w:rPrChange w:id="645" w:author="Information Services" w:date="2015-11-22T15:47:00Z">
              <w:rPr>
                <w:i/>
                <w:color w:val="008000"/>
              </w:rPr>
            </w:rPrChange>
          </w:rPr>
          <w:t>/</w:t>
        </w:r>
      </w:ins>
      <w:r w:rsidR="00686253">
        <w:rPr>
          <w:i/>
          <w:color w:val="008000"/>
        </w:rPr>
        <w:t>e</w:t>
      </w:r>
      <w:r w:rsidR="00686253">
        <w:rPr>
          <w:color w:val="008000"/>
        </w:rPr>
        <w:t xml:space="preserve">, </w:t>
      </w:r>
      <w:r w:rsidR="00686253">
        <w:rPr>
          <w:i/>
          <w:color w:val="008000"/>
        </w:rPr>
        <w:t>hypä</w:t>
      </w:r>
      <w:del w:id="646" w:author="Information Services" w:date="2015-11-22T15:47:00Z">
        <w:r w:rsidR="00686253" w:rsidDel="00911554">
          <w:rPr>
            <w:i/>
            <w:color w:val="008000"/>
          </w:rPr>
          <w:delText>/</w:delText>
        </w:r>
      </w:del>
      <w:ins w:id="647" w:author="Information Services" w:date="2015-11-22T15:47:00Z">
        <w:r w:rsidR="00911554" w:rsidRPr="00911554">
          <w:rPr>
            <w:color w:val="008000"/>
            <w:rPrChange w:id="648" w:author="Information Services" w:date="2015-11-22T15:47:00Z">
              <w:rPr>
                <w:i/>
                <w:color w:val="008000"/>
              </w:rPr>
            </w:rPrChange>
          </w:rPr>
          <w:t>/</w:t>
        </w:r>
      </w:ins>
      <w:r w:rsidR="00686253">
        <w:rPr>
          <w:i/>
          <w:color w:val="008000"/>
        </w:rPr>
        <w:t xml:space="preserve">tä </w:t>
      </w:r>
      <w:r w:rsidR="00686253">
        <w:rPr>
          <w:color w:val="008000"/>
        </w:rPr>
        <w:t xml:space="preserve">: </w:t>
      </w:r>
      <w:r w:rsidR="00686253">
        <w:rPr>
          <w:i/>
          <w:color w:val="008000"/>
        </w:rPr>
        <w:t>hyppää</w:t>
      </w:r>
      <w:r w:rsidR="00686253">
        <w:rPr>
          <w:color w:val="008000"/>
        </w:rPr>
        <w:t xml:space="preserve">) tahi  ko </w:t>
      </w:r>
      <w:r w:rsidR="00686253">
        <w:rPr>
          <w:i/>
          <w:color w:val="008000"/>
        </w:rPr>
        <w:t>inen</w:t>
      </w:r>
      <w:r w:rsidR="00686253">
        <w:rPr>
          <w:color w:val="008000"/>
        </w:rPr>
        <w:t xml:space="preserve">-nomeniila oon kokonhansa eri derivasuunisuffiksi singulaarin nominatiivissa ko muissa kaasuksissa (esimerkiksi </w:t>
      </w:r>
      <w:r w:rsidR="00686253">
        <w:rPr>
          <w:i/>
          <w:color w:val="008000"/>
        </w:rPr>
        <w:t xml:space="preserve">punainen </w:t>
      </w:r>
      <w:r w:rsidR="00686253">
        <w:rPr>
          <w:color w:val="008000"/>
        </w:rPr>
        <w:t xml:space="preserve">: </w:t>
      </w:r>
      <w:r w:rsidR="00686253">
        <w:rPr>
          <w:i/>
          <w:color w:val="008000"/>
        </w:rPr>
        <w:t>punase</w:t>
      </w:r>
      <w:del w:id="649" w:author="Information Services" w:date="2015-11-22T15:47:00Z">
        <w:r w:rsidR="00686253" w:rsidDel="00911554">
          <w:rPr>
            <w:i/>
            <w:color w:val="008000"/>
          </w:rPr>
          <w:delText>/</w:delText>
        </w:r>
      </w:del>
      <w:ins w:id="650" w:author="Information Services" w:date="2015-11-22T15:47:00Z">
        <w:r w:rsidR="00911554" w:rsidRPr="00911554">
          <w:rPr>
            <w:color w:val="008000"/>
            <w:rPrChange w:id="651" w:author="Information Services" w:date="2015-11-22T15:47:00Z">
              <w:rPr>
                <w:i/>
                <w:color w:val="008000"/>
              </w:rPr>
            </w:rPrChange>
          </w:rPr>
          <w:t>/</w:t>
        </w:r>
      </w:ins>
      <w:r w:rsidR="00686253">
        <w:rPr>
          <w:i/>
          <w:color w:val="008000"/>
        </w:rPr>
        <w:t xml:space="preserve">t </w:t>
      </w:r>
      <w:r w:rsidR="00686253">
        <w:rPr>
          <w:color w:val="008000"/>
        </w:rPr>
        <w:t xml:space="preserve">: </w:t>
      </w:r>
      <w:r w:rsidR="00686253">
        <w:rPr>
          <w:i/>
          <w:color w:val="008000"/>
        </w:rPr>
        <w:t>punais</w:t>
      </w:r>
      <w:del w:id="652" w:author="Information Services" w:date="2015-11-22T15:47:00Z">
        <w:r w:rsidR="00686253" w:rsidDel="00911554">
          <w:rPr>
            <w:i/>
            <w:color w:val="008000"/>
          </w:rPr>
          <w:delText>/</w:delText>
        </w:r>
      </w:del>
      <w:ins w:id="653" w:author="Information Services" w:date="2015-11-22T15:47:00Z">
        <w:r w:rsidR="00911554" w:rsidRPr="00911554">
          <w:rPr>
            <w:color w:val="008000"/>
            <w:rPrChange w:id="654" w:author="Information Services" w:date="2015-11-22T15:47:00Z">
              <w:rPr>
                <w:i/>
                <w:color w:val="008000"/>
              </w:rPr>
            </w:rPrChange>
          </w:rPr>
          <w:t>/</w:t>
        </w:r>
      </w:ins>
      <w:r w:rsidR="00686253">
        <w:rPr>
          <w:i/>
          <w:color w:val="008000"/>
        </w:rPr>
        <w:t>ta</w:t>
      </w:r>
      <w:r w:rsidR="00686253">
        <w:rPr>
          <w:color w:val="008000"/>
        </w:rPr>
        <w:t xml:space="preserve">) eli usheitten </w:t>
      </w:r>
      <w:r w:rsidR="00686253">
        <w:rPr>
          <w:color w:val="008000"/>
        </w:rPr>
        <w:lastRenderedPageBreak/>
        <w:t>nomeniitten konsonanttirangan (ja singulaarin nominatiivin) loppukonsonantti kattoo ja sijhaan tullee siitymä-</w:t>
      </w:r>
      <w:r w:rsidR="00686253">
        <w:rPr>
          <w:i/>
          <w:color w:val="008000"/>
        </w:rPr>
        <w:t xml:space="preserve">h </w:t>
      </w:r>
      <w:r w:rsidR="00686253">
        <w:rPr>
          <w:color w:val="008000"/>
        </w:rPr>
        <w:t xml:space="preserve">(esimerkiksi </w:t>
      </w:r>
      <w:r w:rsidR="00686253">
        <w:rPr>
          <w:i/>
          <w:color w:val="008000"/>
        </w:rPr>
        <w:t xml:space="preserve">pallas </w:t>
      </w:r>
      <w:r w:rsidR="00686253">
        <w:rPr>
          <w:color w:val="008000"/>
        </w:rPr>
        <w:t xml:space="preserve">: </w:t>
      </w:r>
      <w:r w:rsidR="00686253">
        <w:rPr>
          <w:i/>
          <w:color w:val="008000"/>
        </w:rPr>
        <w:t>palthaa</w:t>
      </w:r>
      <w:del w:id="655" w:author="Information Services" w:date="2015-11-22T15:47:00Z">
        <w:r w:rsidR="00686253" w:rsidDel="00911554">
          <w:rPr>
            <w:i/>
            <w:color w:val="008000"/>
          </w:rPr>
          <w:delText>/</w:delText>
        </w:r>
      </w:del>
      <w:ins w:id="656" w:author="Information Services" w:date="2015-11-22T15:47:00Z">
        <w:r w:rsidR="00911554" w:rsidRPr="00911554">
          <w:rPr>
            <w:color w:val="008000"/>
            <w:rPrChange w:id="657" w:author="Information Services" w:date="2015-11-22T15:47:00Z">
              <w:rPr>
                <w:i/>
                <w:color w:val="008000"/>
              </w:rPr>
            </w:rPrChange>
          </w:rPr>
          <w:t>/</w:t>
        </w:r>
      </w:ins>
      <w:r w:rsidR="00686253">
        <w:rPr>
          <w:i/>
          <w:color w:val="008000"/>
        </w:rPr>
        <w:t xml:space="preserve">t </w:t>
      </w:r>
      <w:r w:rsidR="00686253">
        <w:rPr>
          <w:color w:val="008000"/>
        </w:rPr>
        <w:t xml:space="preserve">: </w:t>
      </w:r>
      <w:r w:rsidR="00686253">
        <w:rPr>
          <w:i/>
          <w:color w:val="008000"/>
        </w:rPr>
        <w:t>pallas</w:t>
      </w:r>
      <w:del w:id="658" w:author="Information Services" w:date="2015-11-22T15:47:00Z">
        <w:r w:rsidR="00686253" w:rsidDel="00911554">
          <w:rPr>
            <w:i/>
            <w:color w:val="008000"/>
          </w:rPr>
          <w:delText>/</w:delText>
        </w:r>
      </w:del>
      <w:ins w:id="659" w:author="Information Services" w:date="2015-11-22T15:47:00Z">
        <w:r w:rsidR="00911554" w:rsidRPr="00911554">
          <w:rPr>
            <w:color w:val="008000"/>
            <w:rPrChange w:id="660" w:author="Information Services" w:date="2015-11-22T15:47:00Z">
              <w:rPr>
                <w:i/>
                <w:color w:val="008000"/>
              </w:rPr>
            </w:rPrChange>
          </w:rPr>
          <w:t>/</w:t>
        </w:r>
      </w:ins>
      <w:r w:rsidR="00686253">
        <w:rPr>
          <w:i/>
          <w:color w:val="008000"/>
        </w:rPr>
        <w:t>ta</w:t>
      </w:r>
      <w:r w:rsidR="00686253">
        <w:rPr>
          <w:color w:val="008000"/>
        </w:rPr>
        <w:t xml:space="preserve">, </w:t>
      </w:r>
      <w:r w:rsidR="00686253">
        <w:rPr>
          <w:i/>
          <w:color w:val="008000"/>
        </w:rPr>
        <w:t>vene</w:t>
      </w:r>
      <w:del w:id="661" w:author="Information Services" w:date="2015-11-22T15:46:00Z">
        <w:r w:rsidR="00686253" w:rsidDel="00911554">
          <w:rPr>
            <w:i/>
            <w:color w:val="008000"/>
          </w:rPr>
          <w:delText>(</w:delText>
        </w:r>
      </w:del>
      <w:ins w:id="662" w:author="Information Services" w:date="2015-11-22T15:46:00Z">
        <w:r w:rsidR="00911554" w:rsidRPr="00911554">
          <w:rPr>
            <w:color w:val="008000"/>
            <w:rPrChange w:id="663" w:author="Information Services" w:date="2015-11-22T15:46:00Z">
              <w:rPr>
                <w:i/>
                <w:color w:val="008000"/>
              </w:rPr>
            </w:rPrChange>
          </w:rPr>
          <w:t>(</w:t>
        </w:r>
      </w:ins>
      <w:r w:rsidR="00686253">
        <w:rPr>
          <w:i/>
          <w:color w:val="008000"/>
        </w:rPr>
        <w:t>t</w:t>
      </w:r>
      <w:del w:id="664" w:author="Information Services" w:date="2015-11-22T15:47:00Z">
        <w:r w:rsidR="00686253" w:rsidDel="00911554">
          <w:rPr>
            <w:i/>
            <w:color w:val="008000"/>
          </w:rPr>
          <w:delText>)</w:delText>
        </w:r>
      </w:del>
      <w:ins w:id="665" w:author="Information Services" w:date="2015-11-22T15:47:00Z">
        <w:r w:rsidR="00911554" w:rsidRPr="00911554">
          <w:rPr>
            <w:color w:val="008000"/>
            <w:rPrChange w:id="666" w:author="Information Services" w:date="2015-11-22T15:47:00Z">
              <w:rPr>
                <w:i/>
                <w:color w:val="008000"/>
              </w:rPr>
            </w:rPrChange>
          </w:rPr>
          <w:t>)</w:t>
        </w:r>
      </w:ins>
      <w:r w:rsidR="00686253">
        <w:rPr>
          <w:i/>
          <w:color w:val="008000"/>
        </w:rPr>
        <w:t xml:space="preserve"> </w:t>
      </w:r>
      <w:r w:rsidR="00686253">
        <w:rPr>
          <w:color w:val="008000"/>
        </w:rPr>
        <w:t xml:space="preserve">: </w:t>
      </w:r>
      <w:r w:rsidR="00686253">
        <w:rPr>
          <w:i/>
          <w:color w:val="008000"/>
        </w:rPr>
        <w:t>venhee</w:t>
      </w:r>
      <w:del w:id="667" w:author="Information Services" w:date="2015-11-22T15:47:00Z">
        <w:r w:rsidR="00686253" w:rsidDel="00911554">
          <w:rPr>
            <w:i/>
            <w:color w:val="008000"/>
          </w:rPr>
          <w:delText>/</w:delText>
        </w:r>
      </w:del>
      <w:ins w:id="668" w:author="Information Services" w:date="2015-11-22T15:47:00Z">
        <w:r w:rsidR="00911554" w:rsidRPr="00911554">
          <w:rPr>
            <w:color w:val="008000"/>
            <w:rPrChange w:id="669" w:author="Information Services" w:date="2015-11-22T15:47:00Z">
              <w:rPr>
                <w:i/>
                <w:color w:val="008000"/>
              </w:rPr>
            </w:rPrChange>
          </w:rPr>
          <w:t>/</w:t>
        </w:r>
      </w:ins>
      <w:r w:rsidR="00686253">
        <w:rPr>
          <w:i/>
          <w:color w:val="008000"/>
        </w:rPr>
        <w:t xml:space="preserve">t </w:t>
      </w:r>
      <w:r w:rsidR="00686253">
        <w:rPr>
          <w:color w:val="008000"/>
        </w:rPr>
        <w:t xml:space="preserve">: </w:t>
      </w:r>
      <w:r w:rsidR="00686253">
        <w:rPr>
          <w:i/>
          <w:color w:val="008000"/>
        </w:rPr>
        <w:t>venhet</w:t>
      </w:r>
      <w:del w:id="670" w:author="Information Services" w:date="2015-11-22T15:47:00Z">
        <w:r w:rsidR="00686253" w:rsidDel="00911554">
          <w:rPr>
            <w:i/>
            <w:color w:val="008000"/>
          </w:rPr>
          <w:delText>/</w:delText>
        </w:r>
      </w:del>
      <w:ins w:id="671" w:author="Information Services" w:date="2015-11-22T15:47:00Z">
        <w:r w:rsidR="00911554" w:rsidRPr="00911554">
          <w:rPr>
            <w:color w:val="008000"/>
            <w:rPrChange w:id="672" w:author="Information Services" w:date="2015-11-22T15:47:00Z">
              <w:rPr>
                <w:i/>
                <w:color w:val="008000"/>
              </w:rPr>
            </w:rPrChange>
          </w:rPr>
          <w:t>/</w:t>
        </w:r>
      </w:ins>
      <w:r w:rsidR="00686253">
        <w:rPr>
          <w:i/>
          <w:color w:val="008000"/>
        </w:rPr>
        <w:t>tä.</w:t>
      </w:r>
      <w:r w:rsidR="00FE576E">
        <w:rPr>
          <w:i/>
          <w:color w:val="008000"/>
        </w:rPr>
        <w:t xml:space="preserve"> </w:t>
      </w:r>
      <w:r w:rsidR="00686253">
        <w:rPr>
          <w:color w:val="008000"/>
        </w:rPr>
        <w:t>Semmoiset taphaukset käsittelemä ko puhuma nomeniitten ja verbiin rankatyypiistä.</w:t>
      </w:r>
    </w:p>
    <w:p w14:paraId="4095D741" w14:textId="2981EA6A" w:rsidR="00853489" w:rsidRPr="00A95D68" w:rsidRDefault="00E13A23" w:rsidP="00BD2A19">
      <w:pPr>
        <w:pStyle w:val="Overskrift2"/>
      </w:pPr>
      <w:bookmarkStart w:id="673" w:name="_Toc241129226"/>
      <w:bookmarkStart w:id="674" w:name="_Toc311273745"/>
      <w:bookmarkStart w:id="675" w:name="_Toc209168587"/>
      <w:r w:rsidRPr="00A95D68">
        <w:t>Äänenv</w:t>
      </w:r>
      <w:r w:rsidR="00CE68EB" w:rsidRPr="00A95D68">
        <w:t>aihettelluu kirjak</w:t>
      </w:r>
      <w:r w:rsidR="007211DE">
        <w:t>ainun</w:t>
      </w:r>
      <w:r w:rsidR="00853489" w:rsidRPr="00A95D68">
        <w:t xml:space="preserve"> </w:t>
      </w:r>
      <w:r w:rsidR="009307AA" w:rsidRPr="00A95D68">
        <w:t xml:space="preserve">eri </w:t>
      </w:r>
      <w:r w:rsidR="00D54F97">
        <w:t>varieteet</w:t>
      </w:r>
      <w:r w:rsidR="00853489" w:rsidRPr="00A95D68">
        <w:t>iitten välissä</w:t>
      </w:r>
      <w:bookmarkEnd w:id="673"/>
      <w:bookmarkEnd w:id="674"/>
    </w:p>
    <w:p w14:paraId="4F6FB7EC" w14:textId="58FB744B" w:rsidR="00853489" w:rsidRDefault="00087666" w:rsidP="00BD2A19">
      <w:r w:rsidRPr="00A95D68">
        <w:t>Ylipuolela oon esitetty tap</w:t>
      </w:r>
      <w:r w:rsidR="0012247E">
        <w:t>h</w:t>
      </w:r>
      <w:r w:rsidRPr="00A95D68">
        <w:t>auksii, missä sanan sisälä oon morfofonologista vaihettelluu.</w:t>
      </w:r>
      <w:r w:rsidR="007378BB" w:rsidRPr="00A95D68">
        <w:t>Tässä selvitethään äänenvaihettellu</w:t>
      </w:r>
      <w:r w:rsidR="007344BD">
        <w:t>u</w:t>
      </w:r>
      <w:r w:rsidR="00227C1F" w:rsidRPr="00A95D68">
        <w:t xml:space="preserve">, missä </w:t>
      </w:r>
      <w:r w:rsidR="00B40098">
        <w:t>kirjakainun</w:t>
      </w:r>
      <w:r w:rsidR="00227C1F" w:rsidRPr="00A95D68">
        <w:t xml:space="preserve"> eri </w:t>
      </w:r>
      <w:r w:rsidR="00D54F97">
        <w:t>varieteet</w:t>
      </w:r>
      <w:r w:rsidR="007378BB" w:rsidRPr="00A95D68">
        <w:t>iitten välissä oon ero</w:t>
      </w:r>
      <w:r w:rsidR="0012247E">
        <w:t>i</w:t>
      </w:r>
      <w:r w:rsidR="007378BB" w:rsidRPr="00A95D68">
        <w:t xml:space="preserve">tus. Graadivaihettelu kuuluis </w:t>
      </w:r>
      <w:r w:rsidR="00CE68EB" w:rsidRPr="00A95D68">
        <w:t>oikheestansa kans tähän, sillä ko siinä oon variasuunii eri kirjak</w:t>
      </w:r>
      <w:r w:rsidR="00B40098">
        <w:t>ainun</w:t>
      </w:r>
      <w:r w:rsidR="00CE68EB" w:rsidRPr="00A95D68">
        <w:t xml:space="preserve"> </w:t>
      </w:r>
      <w:r w:rsidR="00D54F97">
        <w:t>varieteet</w:t>
      </w:r>
      <w:r w:rsidR="00CE68EB" w:rsidRPr="00A95D68">
        <w:t xml:space="preserve">iitten välissä. Se oon kuitenki käsitelty morfofonologisten vaihetteluitten alla </w:t>
      </w:r>
      <w:r w:rsidR="0075485B">
        <w:t>(</w:t>
      </w:r>
      <w:r w:rsidR="00CE68EB" w:rsidRPr="00A95D68">
        <w:t xml:space="preserve">katto </w:t>
      </w:r>
      <w:r w:rsidR="00204CDE">
        <w:t>kohđasta 3.1.1</w:t>
      </w:r>
      <w:r w:rsidR="00CE68EB" w:rsidRPr="00A95D68">
        <w:t>).</w:t>
      </w:r>
    </w:p>
    <w:p w14:paraId="65CAFB3E" w14:textId="34AA1D95" w:rsidR="006D0160" w:rsidRPr="00766D65" w:rsidRDefault="006D0160" w:rsidP="00BD2A19">
      <w:r>
        <w:t>Tässä grammatikissa saman sanan eli haamun eri varian</w:t>
      </w:r>
      <w:r w:rsidR="00412E6D">
        <w:t>tiitten välhiin</w:t>
      </w:r>
      <w:r w:rsidR="00491195">
        <w:t xml:space="preserve"> oon </w:t>
      </w:r>
      <w:r w:rsidR="00412E6D">
        <w:t xml:space="preserve">pantu aaltopriimun ~. Jos oon kolme varianttii, se ensimäinen oon Porsangin (ja Raisin) variantti, viiminen Varengin variantti, ja keskimäistä passaa sitte käyttäät muissa </w:t>
      </w:r>
      <w:r w:rsidR="00D54F97">
        <w:t>varieteet</w:t>
      </w:r>
      <w:r w:rsidR="00412E6D">
        <w:t xml:space="preserve">iissa. Jos oon tyhä kaksi varianttii, se ensimäinen oon Porsangin variantti ja jälkimäinen passaa muihin </w:t>
      </w:r>
      <w:r w:rsidR="00D54F97">
        <w:t>varieteet</w:t>
      </w:r>
      <w:r w:rsidR="00412E6D">
        <w:t>thiin.</w:t>
      </w:r>
      <w:r w:rsidR="009732AC">
        <w:t xml:space="preserve"> Ushein oon varianti</w:t>
      </w:r>
      <w:r w:rsidR="00FA7FBF">
        <w:t xml:space="preserve">t </w:t>
      </w:r>
      <w:r w:rsidR="00B61D30">
        <w:t xml:space="preserve">lyhykäisyyđen takia </w:t>
      </w:r>
      <w:r w:rsidR="00FA7FBF">
        <w:t xml:space="preserve">merkitty parenteesimerkkiin avula. </w:t>
      </w:r>
      <w:r w:rsidR="00992969">
        <w:t xml:space="preserve">Eli sitte </w:t>
      </w:r>
      <w:r w:rsidR="00992969">
        <w:rPr>
          <w:i/>
        </w:rPr>
        <w:t>puna</w:t>
      </w:r>
      <w:r w:rsidR="001B127A" w:rsidRPr="001B127A">
        <w:t>(</w:t>
      </w:r>
      <w:r w:rsidR="00992969">
        <w:rPr>
          <w:i/>
        </w:rPr>
        <w:t>i</w:t>
      </w:r>
      <w:r w:rsidR="001B127A" w:rsidRPr="001B127A">
        <w:t>)</w:t>
      </w:r>
      <w:r w:rsidR="00992969">
        <w:rPr>
          <w:i/>
        </w:rPr>
        <w:t xml:space="preserve">nen </w:t>
      </w:r>
      <w:r w:rsidR="00992969">
        <w:t xml:space="preserve">meinaa, ette sanasta oon kaksi varianttii, </w:t>
      </w:r>
      <w:r w:rsidR="00992969">
        <w:rPr>
          <w:i/>
        </w:rPr>
        <w:t xml:space="preserve">punainen </w:t>
      </w:r>
      <w:r w:rsidR="00992969">
        <w:t xml:space="preserve">ja </w:t>
      </w:r>
      <w:r w:rsidR="00992969">
        <w:rPr>
          <w:i/>
        </w:rPr>
        <w:t>punanen</w:t>
      </w:r>
      <w:r w:rsidR="001B127A" w:rsidRPr="001B127A">
        <w:t>.</w:t>
      </w:r>
      <w:r w:rsidR="00766D65">
        <w:rPr>
          <w:i/>
        </w:rPr>
        <w:t xml:space="preserve"> </w:t>
      </w:r>
      <w:r w:rsidR="001B292B">
        <w:t>Silloin s</w:t>
      </w:r>
      <w:r w:rsidR="00766D65">
        <w:t xml:space="preserve">e pittää grammatikin avula tiettäät, kumpi </w:t>
      </w:r>
      <w:r w:rsidR="001B292B">
        <w:t xml:space="preserve">eli mikä </w:t>
      </w:r>
      <w:r w:rsidR="00766D65">
        <w:t xml:space="preserve">variantti kuuluu mihinki </w:t>
      </w:r>
      <w:r w:rsidR="001B292B">
        <w:t xml:space="preserve">kainun </w:t>
      </w:r>
      <w:r w:rsidR="00766D65">
        <w:t xml:space="preserve">kielen </w:t>
      </w:r>
      <w:r w:rsidR="001B292B">
        <w:t>varieteetthiin</w:t>
      </w:r>
      <w:r w:rsidR="00766D65">
        <w:t>.</w:t>
      </w:r>
    </w:p>
    <w:p w14:paraId="0BEFB460" w14:textId="7A211461" w:rsidR="005032D8" w:rsidRPr="00A95D68" w:rsidRDefault="006F2080" w:rsidP="00BD2A19">
      <w:pPr>
        <w:pStyle w:val="Overskrift3"/>
      </w:pPr>
      <w:bookmarkStart w:id="676" w:name="_Toc241129227"/>
      <w:bookmarkStart w:id="677" w:name="_Toc311273746"/>
      <w:r w:rsidRPr="00850AFF">
        <w:rPr>
          <w:i/>
        </w:rPr>
        <w:t xml:space="preserve">ee </w:t>
      </w:r>
      <w:r w:rsidR="00BA1173" w:rsidRPr="00BA1173">
        <w:t>~</w:t>
      </w:r>
      <w:r w:rsidRPr="00850AFF">
        <w:rPr>
          <w:i/>
        </w:rPr>
        <w:t xml:space="preserve"> eA </w:t>
      </w:r>
      <w:r w:rsidR="00BA1173" w:rsidRPr="00BA1173">
        <w:t>~</w:t>
      </w:r>
      <w:r w:rsidRPr="00850AFF">
        <w:rPr>
          <w:i/>
        </w:rPr>
        <w:t xml:space="preserve"> iA</w:t>
      </w:r>
      <w:r w:rsidRPr="00A95D68">
        <w:t xml:space="preserve"> -vaihettelu</w:t>
      </w:r>
      <w:bookmarkEnd w:id="675"/>
      <w:r w:rsidR="00F82510" w:rsidRPr="00A95D68">
        <w:t xml:space="preserve"> ja vokaaliitten </w:t>
      </w:r>
      <w:r w:rsidR="005D1BCD" w:rsidRPr="00A95D68">
        <w:t>oikene</w:t>
      </w:r>
      <w:r w:rsidR="00F82510" w:rsidRPr="00A95D68">
        <w:t>minen</w:t>
      </w:r>
      <w:bookmarkEnd w:id="676"/>
      <w:bookmarkEnd w:id="677"/>
    </w:p>
    <w:p w14:paraId="05E77FF9" w14:textId="77401123" w:rsidR="006F2080" w:rsidRPr="00A95D68" w:rsidRDefault="006F2080" w:rsidP="00BD2A19">
      <w:pPr>
        <w:spacing w:before="120" w:after="120"/>
      </w:pPr>
      <w:r w:rsidRPr="00A95D68">
        <w:t xml:space="preserve">Graadivaihettelun lisäksi toinen kainun </w:t>
      </w:r>
      <w:r w:rsidR="00D54F97">
        <w:t>varieteet</w:t>
      </w:r>
      <w:r w:rsidRPr="00A95D68">
        <w:t xml:space="preserve">tiita eriliikaisesti </w:t>
      </w:r>
      <w:r w:rsidR="00227C1F" w:rsidRPr="00A95D68">
        <w:t>ja näkkyyvästi ero</w:t>
      </w:r>
      <w:r w:rsidR="0068228D" w:rsidRPr="00A95D68">
        <w:t>i</w:t>
      </w:r>
      <w:r w:rsidR="00227C1F" w:rsidRPr="00A95D68">
        <w:t>ttaava vaihettelu</w:t>
      </w:r>
      <w:r w:rsidRPr="00A95D68">
        <w:t xml:space="preserve"> oon </w:t>
      </w:r>
      <w:r w:rsidRPr="004B7335">
        <w:rPr>
          <w:bCs/>
          <w:i/>
        </w:rPr>
        <w:t xml:space="preserve">ee </w:t>
      </w:r>
      <w:r w:rsidR="00BA1173" w:rsidRPr="00BA1173">
        <w:rPr>
          <w:bCs/>
        </w:rPr>
        <w:t>~</w:t>
      </w:r>
      <w:r w:rsidRPr="004B7335">
        <w:rPr>
          <w:bCs/>
          <w:i/>
        </w:rPr>
        <w:t xml:space="preserve"> eA </w:t>
      </w:r>
      <w:r w:rsidR="00BA1173" w:rsidRPr="00BA1173">
        <w:rPr>
          <w:bCs/>
        </w:rPr>
        <w:t>~</w:t>
      </w:r>
      <w:r w:rsidRPr="004B7335">
        <w:rPr>
          <w:bCs/>
          <w:i/>
        </w:rPr>
        <w:t xml:space="preserve"> iA</w:t>
      </w:r>
      <w:r w:rsidRPr="00A95D68">
        <w:rPr>
          <w:bCs/>
        </w:rPr>
        <w:t xml:space="preserve"> -</w:t>
      </w:r>
      <w:r w:rsidRPr="00A95D68">
        <w:t xml:space="preserve">vaihettelu. Se meinaa sitä, ette ko muutamassa </w:t>
      </w:r>
      <w:r w:rsidR="00E46A35">
        <w:t>varieteet</w:t>
      </w:r>
      <w:r w:rsidRPr="00A95D68">
        <w:t>issa kirjoitethaan</w:t>
      </w:r>
      <w:r w:rsidR="005E792F" w:rsidRPr="00A95D68">
        <w:t xml:space="preserve"> </w:t>
      </w:r>
      <w:r w:rsidR="005E792F" w:rsidRPr="004B7335">
        <w:rPr>
          <w:i/>
        </w:rPr>
        <w:t>ee</w:t>
      </w:r>
      <w:r w:rsidR="005E792F" w:rsidRPr="00A95D68">
        <w:t xml:space="preserve">, se toisissa </w:t>
      </w:r>
      <w:r w:rsidR="00E46A35">
        <w:t>varieteet</w:t>
      </w:r>
      <w:r w:rsidR="005E792F" w:rsidRPr="00A95D68">
        <w:t xml:space="preserve">iissa saatethaan kirjoittaat </w:t>
      </w:r>
      <w:r w:rsidR="005E792F" w:rsidRPr="004B7335">
        <w:rPr>
          <w:i/>
        </w:rPr>
        <w:t>eA</w:t>
      </w:r>
      <w:r w:rsidR="005E792F" w:rsidRPr="00A95D68">
        <w:t xml:space="preserve"> eli </w:t>
      </w:r>
      <w:r w:rsidR="005E792F" w:rsidRPr="004B7335">
        <w:rPr>
          <w:i/>
        </w:rPr>
        <w:t>iA</w:t>
      </w:r>
      <w:r w:rsidR="005E792F" w:rsidRPr="00A95D68">
        <w:t xml:space="preserve">. </w:t>
      </w:r>
      <w:r w:rsidR="000102E6" w:rsidRPr="00A95D68">
        <w:t>Mutta se oon tyhä vissit kategoriit, missä tämä vaihettelu näkkyy. Nämät kategoriit oon:</w:t>
      </w:r>
    </w:p>
    <w:p w14:paraId="1D2536AC" w14:textId="249F1EBE" w:rsidR="00967353" w:rsidRPr="00A95D68" w:rsidRDefault="00B608DD" w:rsidP="004B7335">
      <w:pPr>
        <w:pStyle w:val="Punktliste"/>
      </w:pPr>
      <w:r w:rsidRPr="00A95D68">
        <w:t xml:space="preserve">Niin käsketyt </w:t>
      </w:r>
      <w:r w:rsidRPr="004B7335">
        <w:rPr>
          <w:i/>
        </w:rPr>
        <w:t>eA</w:t>
      </w:r>
      <w:r w:rsidRPr="00A95D68">
        <w:t>-</w:t>
      </w:r>
      <w:r w:rsidR="00193F74">
        <w:t>nomeni</w:t>
      </w:r>
      <w:r w:rsidRPr="00A95D68">
        <w:t>t</w:t>
      </w:r>
      <w:r w:rsidRPr="00A95D68">
        <w:rPr>
          <w:rStyle w:val="Fotnotereferanse"/>
        </w:rPr>
        <w:footnoteReference w:id="4"/>
      </w:r>
      <w:r w:rsidRPr="00A95D68">
        <w:t>.</w:t>
      </w:r>
      <w:r w:rsidR="00967353" w:rsidRPr="00A95D68">
        <w:t xml:space="preserve"> Näis</w:t>
      </w:r>
      <w:r w:rsidR="00227C1F" w:rsidRPr="00A95D68">
        <w:t>t</w:t>
      </w:r>
      <w:r w:rsidR="00967353" w:rsidRPr="00A95D68">
        <w:t>ä issoin osa oon adjektiiviita, mutta kyllä niitä löyttyy substant</w:t>
      </w:r>
      <w:r w:rsidR="00175028">
        <w:t>t</w:t>
      </w:r>
      <w:r w:rsidR="00967353" w:rsidRPr="00A95D68">
        <w:t>ii</w:t>
      </w:r>
      <w:r w:rsidR="00227C1F" w:rsidRPr="00A95D68">
        <w:t>vii</w:t>
      </w:r>
      <w:r w:rsidR="00967353" w:rsidRPr="00A95D68">
        <w:t xml:space="preserve">ta ja </w:t>
      </w:r>
      <w:r w:rsidR="00651DC9">
        <w:t>pronomenniita</w:t>
      </w:r>
      <w:r w:rsidR="00967353" w:rsidRPr="00A95D68">
        <w:t xml:space="preserve">ki. Esimerkkii </w:t>
      </w:r>
      <w:r w:rsidR="00967353" w:rsidRPr="004B7335">
        <w:rPr>
          <w:i/>
        </w:rPr>
        <w:t xml:space="preserve">korkkee </w:t>
      </w:r>
      <w:r w:rsidR="00BA1173" w:rsidRPr="00BA1173">
        <w:t>~</w:t>
      </w:r>
      <w:r w:rsidR="00967353" w:rsidRPr="004B7335">
        <w:rPr>
          <w:i/>
        </w:rPr>
        <w:t xml:space="preserve"> korkea </w:t>
      </w:r>
      <w:r w:rsidR="00BA1173" w:rsidRPr="00BA1173">
        <w:t>~</w:t>
      </w:r>
      <w:r w:rsidR="00967353" w:rsidRPr="004B7335">
        <w:rPr>
          <w:i/>
        </w:rPr>
        <w:t xml:space="preserve"> korkia</w:t>
      </w:r>
      <w:r w:rsidR="0075485B" w:rsidRPr="0075485B">
        <w:t>,</w:t>
      </w:r>
      <w:r w:rsidR="00967353" w:rsidRPr="004B7335">
        <w:rPr>
          <w:i/>
        </w:rPr>
        <w:t xml:space="preserve"> valkkee </w:t>
      </w:r>
      <w:r w:rsidR="00BA1173" w:rsidRPr="00BA1173">
        <w:t>~</w:t>
      </w:r>
      <w:r w:rsidR="00967353" w:rsidRPr="004B7335">
        <w:rPr>
          <w:i/>
        </w:rPr>
        <w:t xml:space="preserve"> valkea </w:t>
      </w:r>
      <w:r w:rsidR="00BA1173" w:rsidRPr="00BA1173">
        <w:t>~</w:t>
      </w:r>
      <w:r w:rsidR="00967353" w:rsidRPr="004B7335">
        <w:rPr>
          <w:i/>
        </w:rPr>
        <w:t xml:space="preserve"> valkia</w:t>
      </w:r>
      <w:r w:rsidR="0075485B" w:rsidRPr="0075485B">
        <w:t>,</w:t>
      </w:r>
      <w:r w:rsidR="007A5DC8" w:rsidRPr="004B7335">
        <w:rPr>
          <w:i/>
        </w:rPr>
        <w:t xml:space="preserve"> hoppee </w:t>
      </w:r>
      <w:r w:rsidR="00BA1173" w:rsidRPr="00BA1173">
        <w:t>~</w:t>
      </w:r>
      <w:r w:rsidR="007A5DC8" w:rsidRPr="004B7335">
        <w:rPr>
          <w:i/>
        </w:rPr>
        <w:t xml:space="preserve"> hopea </w:t>
      </w:r>
      <w:r w:rsidR="00BA1173" w:rsidRPr="00BA1173">
        <w:t>~</w:t>
      </w:r>
      <w:r w:rsidR="007A5DC8" w:rsidRPr="004B7335">
        <w:rPr>
          <w:i/>
        </w:rPr>
        <w:t xml:space="preserve"> hopia</w:t>
      </w:r>
      <w:r w:rsidR="0075485B" w:rsidRPr="0075485B">
        <w:t>,</w:t>
      </w:r>
      <w:r w:rsidR="0068228D" w:rsidRPr="004B7335">
        <w:rPr>
          <w:i/>
        </w:rPr>
        <w:t xml:space="preserve"> </w:t>
      </w:r>
      <w:r w:rsidR="00E74855">
        <w:rPr>
          <w:i/>
        </w:rPr>
        <w:t>uss</w:t>
      </w:r>
      <w:r w:rsidR="001D0A78" w:rsidRPr="004B7335">
        <w:rPr>
          <w:i/>
        </w:rPr>
        <w:t>ee</w:t>
      </w:r>
      <w:r w:rsidR="0068228D" w:rsidRPr="004B7335">
        <w:rPr>
          <w:i/>
        </w:rPr>
        <w:t xml:space="preserve"> </w:t>
      </w:r>
      <w:r w:rsidR="00BA1173" w:rsidRPr="00BA1173">
        <w:t>~</w:t>
      </w:r>
      <w:r w:rsidR="0068228D" w:rsidRPr="004B7335">
        <w:rPr>
          <w:i/>
        </w:rPr>
        <w:t xml:space="preserve"> usea </w:t>
      </w:r>
      <w:r w:rsidR="00BA1173" w:rsidRPr="00BA1173">
        <w:t>~</w:t>
      </w:r>
      <w:r w:rsidR="0068228D" w:rsidRPr="004B7335">
        <w:rPr>
          <w:i/>
        </w:rPr>
        <w:t xml:space="preserve"> usia</w:t>
      </w:r>
      <w:r w:rsidR="00967353" w:rsidRPr="00A95D68">
        <w:t>.</w:t>
      </w:r>
      <w:r w:rsidR="00FE576E">
        <w:t xml:space="preserve"> </w:t>
      </w:r>
      <w:r w:rsidR="00FE576E" w:rsidRPr="002B3D55">
        <w:rPr>
          <w:color w:val="008000"/>
        </w:rPr>
        <w:t xml:space="preserve">Havaitte kuitenki ette </w:t>
      </w:r>
      <w:r w:rsidR="0020698B" w:rsidRPr="002B3D55">
        <w:rPr>
          <w:i/>
          <w:color w:val="008000"/>
        </w:rPr>
        <w:t>iA-</w:t>
      </w:r>
      <w:r w:rsidR="00FE576E" w:rsidRPr="002B3D55">
        <w:rPr>
          <w:color w:val="008000"/>
        </w:rPr>
        <w:t xml:space="preserve">taphauksissa </w:t>
      </w:r>
      <w:r w:rsidR="00A858D7" w:rsidRPr="002B3D55">
        <w:rPr>
          <w:color w:val="008000"/>
        </w:rPr>
        <w:t>näkkyy</w:t>
      </w:r>
      <w:r w:rsidR="00FE576E" w:rsidRPr="002B3D55">
        <w:rPr>
          <w:color w:val="008000"/>
        </w:rPr>
        <w:t xml:space="preserve"> semmoinen morfofonologinen vaihettelu, ette singulaarin </w:t>
      </w:r>
      <w:r w:rsidR="00FE576E" w:rsidRPr="002B3D55">
        <w:rPr>
          <w:i/>
          <w:color w:val="008000"/>
        </w:rPr>
        <w:t xml:space="preserve">iA </w:t>
      </w:r>
      <w:r w:rsidR="00FE576E" w:rsidRPr="002B3D55">
        <w:rPr>
          <w:color w:val="008000"/>
        </w:rPr>
        <w:t xml:space="preserve">+ pluraalin suffiksi </w:t>
      </w:r>
      <w:r w:rsidR="00FE576E" w:rsidRPr="002B3D55">
        <w:rPr>
          <w:i/>
          <w:color w:val="008000"/>
        </w:rPr>
        <w:t xml:space="preserve">i </w:t>
      </w:r>
      <w:r w:rsidR="00FE576E" w:rsidRPr="002B3D55">
        <w:rPr>
          <w:color w:val="008000"/>
        </w:rPr>
        <w:t xml:space="preserve">&gt; </w:t>
      </w:r>
      <w:r w:rsidR="00FE576E" w:rsidRPr="002B3D55">
        <w:rPr>
          <w:i/>
          <w:color w:val="008000"/>
        </w:rPr>
        <w:t xml:space="preserve">ei. </w:t>
      </w:r>
      <w:r w:rsidR="00FE576E" w:rsidRPr="002B3D55">
        <w:rPr>
          <w:color w:val="008000"/>
        </w:rPr>
        <w:t>Esimerkiksi (sg.nom. : sg.gen. : pl.</w:t>
      </w:r>
      <w:r w:rsidR="002328E1" w:rsidRPr="002B3D55">
        <w:rPr>
          <w:color w:val="008000"/>
        </w:rPr>
        <w:t>iness</w:t>
      </w:r>
      <w:r w:rsidR="00FE576E" w:rsidRPr="002B3D55">
        <w:rPr>
          <w:color w:val="008000"/>
        </w:rPr>
        <w:t xml:space="preserve">. </w:t>
      </w:r>
      <w:r w:rsidR="00FE576E" w:rsidRPr="002B3D55">
        <w:rPr>
          <w:i/>
          <w:color w:val="008000"/>
        </w:rPr>
        <w:t xml:space="preserve">korkia </w:t>
      </w:r>
      <w:r w:rsidR="00FE576E" w:rsidRPr="002B3D55">
        <w:rPr>
          <w:color w:val="008000"/>
        </w:rPr>
        <w:t xml:space="preserve">: </w:t>
      </w:r>
      <w:r w:rsidR="002328E1" w:rsidRPr="002B3D55">
        <w:rPr>
          <w:i/>
          <w:color w:val="008000"/>
        </w:rPr>
        <w:t>korkia</w:t>
      </w:r>
      <w:del w:id="678" w:author="Information Services" w:date="2015-11-22T15:47:00Z">
        <w:r w:rsidR="002328E1" w:rsidRPr="002B3D55" w:rsidDel="00911554">
          <w:rPr>
            <w:i/>
            <w:color w:val="008000"/>
          </w:rPr>
          <w:delText>/</w:delText>
        </w:r>
      </w:del>
      <w:ins w:id="679" w:author="Information Services" w:date="2015-11-22T15:47:00Z">
        <w:r w:rsidR="00911554" w:rsidRPr="00911554">
          <w:rPr>
            <w:color w:val="008000"/>
            <w:rPrChange w:id="680" w:author="Information Services" w:date="2015-11-22T15:47:00Z">
              <w:rPr>
                <w:i/>
                <w:color w:val="008000"/>
              </w:rPr>
            </w:rPrChange>
          </w:rPr>
          <w:t>/</w:t>
        </w:r>
      </w:ins>
      <w:r w:rsidR="002328E1" w:rsidRPr="002B3D55">
        <w:rPr>
          <w:i/>
          <w:color w:val="008000"/>
        </w:rPr>
        <w:t>n</w:t>
      </w:r>
      <w:r w:rsidR="002328E1" w:rsidRPr="002B3D55">
        <w:rPr>
          <w:color w:val="008000"/>
        </w:rPr>
        <w:t xml:space="preserve"> : </w:t>
      </w:r>
      <w:r w:rsidR="00FE576E" w:rsidRPr="002B3D55">
        <w:rPr>
          <w:i/>
          <w:color w:val="008000"/>
        </w:rPr>
        <w:t>korke</w:t>
      </w:r>
      <w:del w:id="681" w:author="Information Services" w:date="2015-11-22T15:47:00Z">
        <w:r w:rsidR="00FE576E" w:rsidRPr="002B3D55" w:rsidDel="00911554">
          <w:rPr>
            <w:i/>
            <w:color w:val="008000"/>
          </w:rPr>
          <w:delText>/</w:delText>
        </w:r>
      </w:del>
      <w:ins w:id="682" w:author="Information Services" w:date="2015-11-22T15:47:00Z">
        <w:r w:rsidR="00911554" w:rsidRPr="00911554">
          <w:rPr>
            <w:color w:val="008000"/>
            <w:rPrChange w:id="683" w:author="Information Services" w:date="2015-11-22T15:47:00Z">
              <w:rPr>
                <w:i/>
                <w:color w:val="008000"/>
              </w:rPr>
            </w:rPrChange>
          </w:rPr>
          <w:t>/</w:t>
        </w:r>
      </w:ins>
      <w:r w:rsidR="00FE576E" w:rsidRPr="002B3D55">
        <w:rPr>
          <w:i/>
          <w:color w:val="008000"/>
        </w:rPr>
        <w:t>i</w:t>
      </w:r>
      <w:del w:id="684" w:author="Information Services" w:date="2015-11-22T15:47:00Z">
        <w:r w:rsidR="00FE576E" w:rsidRPr="002B3D55" w:rsidDel="00911554">
          <w:rPr>
            <w:i/>
            <w:color w:val="008000"/>
          </w:rPr>
          <w:delText>/</w:delText>
        </w:r>
      </w:del>
      <w:ins w:id="685" w:author="Information Services" w:date="2015-11-22T15:47:00Z">
        <w:r w:rsidR="00911554" w:rsidRPr="00911554">
          <w:rPr>
            <w:color w:val="008000"/>
            <w:rPrChange w:id="686" w:author="Information Services" w:date="2015-11-22T15:47:00Z">
              <w:rPr>
                <w:i/>
                <w:color w:val="008000"/>
              </w:rPr>
            </w:rPrChange>
          </w:rPr>
          <w:t>/</w:t>
        </w:r>
      </w:ins>
      <w:r w:rsidR="00FE576E" w:rsidRPr="002B3D55">
        <w:rPr>
          <w:i/>
          <w:color w:val="008000"/>
        </w:rPr>
        <w:t>ssa.</w:t>
      </w:r>
    </w:p>
    <w:p w14:paraId="37AF1557" w14:textId="66740E5E" w:rsidR="00967353" w:rsidRPr="00E74855" w:rsidRDefault="00C545BE" w:rsidP="004B7335">
      <w:pPr>
        <w:pStyle w:val="Punktliste"/>
        <w:rPr>
          <w:i/>
        </w:rPr>
      </w:pPr>
      <w:r>
        <w:t>Singulaar</w:t>
      </w:r>
      <w:r w:rsidR="00967353" w:rsidRPr="00A95D68">
        <w:t>in partitiivi, ko yksirankaisen nomenin ran</w:t>
      </w:r>
      <w:r w:rsidR="00227C1F" w:rsidRPr="00A95D68">
        <w:t>k</w:t>
      </w:r>
      <w:r w:rsidR="00967353" w:rsidRPr="00A95D68">
        <w:t xml:space="preserve">a loppuu </w:t>
      </w:r>
      <w:r w:rsidR="00967353" w:rsidRPr="00E74855">
        <w:rPr>
          <w:i/>
        </w:rPr>
        <w:t>e</w:t>
      </w:r>
      <w:r w:rsidR="00725E6C" w:rsidRPr="00A95D68">
        <w:t>:hen. Esimerkkii</w:t>
      </w:r>
      <w:r w:rsidR="00967353" w:rsidRPr="00A95D68">
        <w:t xml:space="preserve"> </w:t>
      </w:r>
      <w:r w:rsidR="0075485B">
        <w:t>(</w:t>
      </w:r>
      <w:r w:rsidR="0012247E">
        <w:t>sg.nom. : sg.gen. : sg.part.)</w:t>
      </w:r>
      <w:r w:rsidR="00725E6C" w:rsidRPr="00A95D68">
        <w:t xml:space="preserve"> </w:t>
      </w:r>
      <w:r w:rsidR="003675B8" w:rsidRPr="00E74855">
        <w:rPr>
          <w:i/>
        </w:rPr>
        <w:t>järvi</w:t>
      </w:r>
      <w:r w:rsidR="00725E6C" w:rsidRPr="00E74855">
        <w:rPr>
          <w:i/>
        </w:rPr>
        <w:t xml:space="preserve"> </w:t>
      </w:r>
      <w:r w:rsidR="0075485B" w:rsidRPr="0075485B">
        <w:t>:</w:t>
      </w:r>
      <w:r w:rsidR="003675B8" w:rsidRPr="00E74855">
        <w:rPr>
          <w:i/>
        </w:rPr>
        <w:t xml:space="preserve"> järve</w:t>
      </w:r>
      <w:r w:rsidR="0098090B" w:rsidRPr="0098090B">
        <w:t>/</w:t>
      </w:r>
      <w:r w:rsidR="003675B8" w:rsidRPr="00E74855">
        <w:rPr>
          <w:i/>
        </w:rPr>
        <w:t xml:space="preserve">n </w:t>
      </w:r>
      <w:r w:rsidR="0075485B" w:rsidRPr="0075485B">
        <w:t>:</w:t>
      </w:r>
      <w:r w:rsidR="003675B8" w:rsidRPr="00E74855">
        <w:rPr>
          <w:i/>
        </w:rPr>
        <w:t xml:space="preserve"> järve</w:t>
      </w:r>
      <w:r w:rsidR="0098090B" w:rsidRPr="0098090B">
        <w:t>/</w:t>
      </w:r>
      <w:r w:rsidR="003675B8" w:rsidRPr="00E74855">
        <w:rPr>
          <w:i/>
        </w:rPr>
        <w:t xml:space="preserve">e </w:t>
      </w:r>
      <w:r w:rsidR="00BA1173" w:rsidRPr="00BA1173">
        <w:t>~</w:t>
      </w:r>
      <w:r w:rsidR="003675B8" w:rsidRPr="00E74855">
        <w:rPr>
          <w:i/>
        </w:rPr>
        <w:t xml:space="preserve"> järve</w:t>
      </w:r>
      <w:r w:rsidR="0098090B" w:rsidRPr="0098090B">
        <w:t>/</w:t>
      </w:r>
      <w:r w:rsidR="003675B8" w:rsidRPr="00E74855">
        <w:rPr>
          <w:i/>
        </w:rPr>
        <w:t xml:space="preserve">ä </w:t>
      </w:r>
      <w:r w:rsidR="00BA1173" w:rsidRPr="00BA1173">
        <w:t>~</w:t>
      </w:r>
      <w:r w:rsidR="003675B8" w:rsidRPr="00E74855">
        <w:rPr>
          <w:i/>
        </w:rPr>
        <w:t xml:space="preserve"> järvi</w:t>
      </w:r>
      <w:r w:rsidR="0098090B" w:rsidRPr="0098090B">
        <w:t>/</w:t>
      </w:r>
      <w:r w:rsidR="003675B8" w:rsidRPr="00E74855">
        <w:rPr>
          <w:i/>
        </w:rPr>
        <w:t>ä</w:t>
      </w:r>
      <w:r w:rsidR="0075485B" w:rsidRPr="0075485B">
        <w:t>,</w:t>
      </w:r>
      <w:r w:rsidR="003675B8" w:rsidRPr="00E74855">
        <w:rPr>
          <w:i/>
        </w:rPr>
        <w:t xml:space="preserve"> </w:t>
      </w:r>
      <w:r w:rsidR="00F17D3B" w:rsidRPr="00E74855">
        <w:rPr>
          <w:i/>
        </w:rPr>
        <w:t xml:space="preserve">salmi </w:t>
      </w:r>
      <w:r w:rsidR="0075485B" w:rsidRPr="0075485B">
        <w:t>:</w:t>
      </w:r>
      <w:r w:rsidR="00F17D3B" w:rsidRPr="00E74855">
        <w:rPr>
          <w:i/>
        </w:rPr>
        <w:t xml:space="preserve"> salme</w:t>
      </w:r>
      <w:r w:rsidR="0098090B" w:rsidRPr="0098090B">
        <w:t>/</w:t>
      </w:r>
      <w:r w:rsidR="00F17D3B" w:rsidRPr="00E74855">
        <w:rPr>
          <w:i/>
        </w:rPr>
        <w:t xml:space="preserve">n </w:t>
      </w:r>
      <w:r w:rsidR="0075485B" w:rsidRPr="0075485B">
        <w:t>:</w:t>
      </w:r>
      <w:r w:rsidR="00F17D3B" w:rsidRPr="00E74855">
        <w:rPr>
          <w:i/>
        </w:rPr>
        <w:t xml:space="preserve"> salme</w:t>
      </w:r>
      <w:r w:rsidR="0098090B" w:rsidRPr="0098090B">
        <w:t>/</w:t>
      </w:r>
      <w:r w:rsidR="00F17D3B" w:rsidRPr="00E74855">
        <w:rPr>
          <w:i/>
        </w:rPr>
        <w:t xml:space="preserve">e </w:t>
      </w:r>
      <w:r w:rsidR="00BA1173" w:rsidRPr="00BA1173">
        <w:t>~</w:t>
      </w:r>
      <w:r w:rsidR="00F17D3B" w:rsidRPr="00E74855">
        <w:rPr>
          <w:i/>
        </w:rPr>
        <w:t xml:space="preserve"> salme</w:t>
      </w:r>
      <w:r w:rsidR="0098090B" w:rsidRPr="0098090B">
        <w:t>/</w:t>
      </w:r>
      <w:r w:rsidR="00F17D3B" w:rsidRPr="00E74855">
        <w:rPr>
          <w:i/>
        </w:rPr>
        <w:t xml:space="preserve">a </w:t>
      </w:r>
      <w:r w:rsidR="00BA1173" w:rsidRPr="00BA1173">
        <w:t>~</w:t>
      </w:r>
      <w:r w:rsidR="00F17D3B" w:rsidRPr="00E74855">
        <w:rPr>
          <w:i/>
        </w:rPr>
        <w:t xml:space="preserve"> salmi</w:t>
      </w:r>
      <w:r w:rsidR="0098090B" w:rsidRPr="0098090B">
        <w:t>/</w:t>
      </w:r>
      <w:r w:rsidR="00F17D3B" w:rsidRPr="00E74855">
        <w:rPr>
          <w:i/>
        </w:rPr>
        <w:t>a</w:t>
      </w:r>
      <w:r w:rsidR="001B127A" w:rsidRPr="001B127A">
        <w:t>.</w:t>
      </w:r>
    </w:p>
    <w:p w14:paraId="52D26E91" w14:textId="7FDB5B71" w:rsidR="00967353" w:rsidRPr="00E74855" w:rsidRDefault="00F17D3B" w:rsidP="004B7335">
      <w:pPr>
        <w:pStyle w:val="Punktliste"/>
        <w:rPr>
          <w:i/>
        </w:rPr>
      </w:pPr>
      <w:r w:rsidRPr="00A95D68">
        <w:t xml:space="preserve">Yksirankaisten </w:t>
      </w:r>
      <w:r w:rsidRPr="00E74855">
        <w:rPr>
          <w:i/>
        </w:rPr>
        <w:t>e</w:t>
      </w:r>
      <w:r w:rsidRPr="00A95D68">
        <w:t xml:space="preserve">-rankaisten verbiin 1. </w:t>
      </w:r>
      <w:r w:rsidR="00043498">
        <w:t>infinit</w:t>
      </w:r>
      <w:r w:rsidRPr="00A95D68">
        <w:t>i</w:t>
      </w:r>
      <w:r w:rsidR="00004B0E">
        <w:t>i</w:t>
      </w:r>
      <w:r w:rsidRPr="00A95D68">
        <w:t xml:space="preserve">vi. Esimerkkii: </w:t>
      </w:r>
      <w:r w:rsidR="00D0761E" w:rsidRPr="00E74855">
        <w:rPr>
          <w:i/>
        </w:rPr>
        <w:t>lähte</w:t>
      </w:r>
      <w:r w:rsidR="0098090B" w:rsidRPr="0098090B">
        <w:t>/</w:t>
      </w:r>
      <w:r w:rsidR="00D0761E" w:rsidRPr="00E74855">
        <w:rPr>
          <w:i/>
        </w:rPr>
        <w:t xml:space="preserve">et </w:t>
      </w:r>
      <w:r w:rsidR="00BA1173" w:rsidRPr="00BA1173">
        <w:t>~</w:t>
      </w:r>
      <w:r w:rsidR="00D0761E" w:rsidRPr="00E74855">
        <w:rPr>
          <w:i/>
        </w:rPr>
        <w:t xml:space="preserve"> lähte</w:t>
      </w:r>
      <w:r w:rsidR="0098090B" w:rsidRPr="0098090B">
        <w:t>/</w:t>
      </w:r>
      <w:r w:rsidR="00D0761E" w:rsidRPr="00E74855">
        <w:rPr>
          <w:i/>
        </w:rPr>
        <w:t>ä</w:t>
      </w:r>
      <w:r w:rsidR="0075485B" w:rsidRPr="0075485B">
        <w:t>(</w:t>
      </w:r>
      <w:r w:rsidR="0068228D" w:rsidRPr="00E74855">
        <w:rPr>
          <w:i/>
        </w:rPr>
        <w:t>t</w:t>
      </w:r>
      <w:r w:rsidR="0075485B" w:rsidRPr="0075485B">
        <w:t>)</w:t>
      </w:r>
      <w:r w:rsidR="00D0761E" w:rsidRPr="00E74855">
        <w:rPr>
          <w:i/>
        </w:rPr>
        <w:t xml:space="preserve"> </w:t>
      </w:r>
      <w:r w:rsidR="00BA1173" w:rsidRPr="00BA1173">
        <w:t>~</w:t>
      </w:r>
      <w:r w:rsidR="00D0761E" w:rsidRPr="00E74855">
        <w:rPr>
          <w:i/>
        </w:rPr>
        <w:t xml:space="preserve"> lähti</w:t>
      </w:r>
      <w:r w:rsidR="0098090B" w:rsidRPr="0098090B">
        <w:t>/</w:t>
      </w:r>
      <w:r w:rsidR="00D0761E" w:rsidRPr="00E74855">
        <w:rPr>
          <w:i/>
        </w:rPr>
        <w:t>ä</w:t>
      </w:r>
      <w:r w:rsidR="0075485B" w:rsidRPr="0075485B">
        <w:t>,</w:t>
      </w:r>
      <w:r w:rsidR="00FB2319" w:rsidRPr="00E74855">
        <w:rPr>
          <w:i/>
        </w:rPr>
        <w:t xml:space="preserve"> lukke</w:t>
      </w:r>
      <w:r w:rsidR="0098090B" w:rsidRPr="0098090B">
        <w:t>/</w:t>
      </w:r>
      <w:r w:rsidR="00FB2319" w:rsidRPr="00E74855">
        <w:rPr>
          <w:i/>
        </w:rPr>
        <w:t xml:space="preserve">et </w:t>
      </w:r>
      <w:r w:rsidR="00BA1173" w:rsidRPr="00BA1173">
        <w:t>~</w:t>
      </w:r>
      <w:r w:rsidR="00FB2319" w:rsidRPr="00E74855">
        <w:rPr>
          <w:i/>
        </w:rPr>
        <w:t xml:space="preserve"> luke</w:t>
      </w:r>
      <w:r w:rsidR="0098090B" w:rsidRPr="0098090B">
        <w:t>/</w:t>
      </w:r>
      <w:r w:rsidR="00FB2319" w:rsidRPr="00E74855">
        <w:rPr>
          <w:i/>
        </w:rPr>
        <w:t>a</w:t>
      </w:r>
      <w:r w:rsidR="0075485B" w:rsidRPr="0075485B">
        <w:t>(</w:t>
      </w:r>
      <w:r w:rsidR="00FB2319" w:rsidRPr="00E74855">
        <w:rPr>
          <w:i/>
        </w:rPr>
        <w:t>t</w:t>
      </w:r>
      <w:r w:rsidR="0075485B" w:rsidRPr="0075485B">
        <w:t>)</w:t>
      </w:r>
      <w:r w:rsidR="00FB2319" w:rsidRPr="00E74855">
        <w:rPr>
          <w:i/>
        </w:rPr>
        <w:t xml:space="preserve"> </w:t>
      </w:r>
      <w:r w:rsidR="00BA1173" w:rsidRPr="00BA1173">
        <w:t>~</w:t>
      </w:r>
      <w:r w:rsidR="00FB2319" w:rsidRPr="00E74855">
        <w:rPr>
          <w:i/>
        </w:rPr>
        <w:t xml:space="preserve"> luki</w:t>
      </w:r>
      <w:r w:rsidR="0098090B" w:rsidRPr="0098090B">
        <w:t>/</w:t>
      </w:r>
      <w:r w:rsidR="00FB2319" w:rsidRPr="00E74855">
        <w:rPr>
          <w:i/>
        </w:rPr>
        <w:t>a</w:t>
      </w:r>
      <w:r w:rsidR="001B127A" w:rsidRPr="001B127A">
        <w:t>.</w:t>
      </w:r>
    </w:p>
    <w:p w14:paraId="6DE880D9" w14:textId="32A2FF4F" w:rsidR="007E7704" w:rsidRPr="00E74855" w:rsidRDefault="007E7704" w:rsidP="004B7335">
      <w:pPr>
        <w:pStyle w:val="Punktliste"/>
        <w:rPr>
          <w:i/>
        </w:rPr>
      </w:pPr>
      <w:r w:rsidRPr="00A95D68">
        <w:t xml:space="preserve">Kokkoontumaverbiin pitemppii rankkoi: </w:t>
      </w:r>
      <w:r w:rsidR="0075485B">
        <w:t>(</w:t>
      </w:r>
      <w:r w:rsidR="00725E6C" w:rsidRPr="00A95D68">
        <w:t>1.inf. : prees.</w:t>
      </w:r>
      <w:r w:rsidR="001337F6">
        <w:t>sg3</w:t>
      </w:r>
      <w:r w:rsidR="00725E6C" w:rsidRPr="00A95D68">
        <w:t xml:space="preserve">) </w:t>
      </w:r>
      <w:r w:rsidRPr="00E74855">
        <w:rPr>
          <w:i/>
        </w:rPr>
        <w:t>lange</w:t>
      </w:r>
      <w:r w:rsidR="0098090B" w:rsidRPr="0098090B">
        <w:t>/</w:t>
      </w:r>
      <w:r w:rsidRPr="00E74855">
        <w:rPr>
          <w:i/>
        </w:rPr>
        <w:t>ta</w:t>
      </w:r>
      <w:r w:rsidR="00725E6C" w:rsidRPr="00E74855">
        <w:rPr>
          <w:i/>
        </w:rPr>
        <w:t xml:space="preserve"> </w:t>
      </w:r>
      <w:r w:rsidR="0075485B" w:rsidRPr="0075485B">
        <w:t>:</w:t>
      </w:r>
      <w:r w:rsidRPr="00E74855">
        <w:rPr>
          <w:i/>
        </w:rPr>
        <w:t xml:space="preserve"> lankkee </w:t>
      </w:r>
      <w:r w:rsidR="00BA1173" w:rsidRPr="00BA1173">
        <w:t>~</w:t>
      </w:r>
      <w:r w:rsidRPr="00E74855">
        <w:rPr>
          <w:i/>
        </w:rPr>
        <w:t xml:space="preserve"> lankea</w:t>
      </w:r>
      <w:r w:rsidR="0098090B" w:rsidRPr="0098090B">
        <w:t>/</w:t>
      </w:r>
      <w:r w:rsidRPr="00E74855">
        <w:rPr>
          <w:i/>
        </w:rPr>
        <w:t xml:space="preserve">a </w:t>
      </w:r>
      <w:r w:rsidR="00BA1173" w:rsidRPr="00BA1173">
        <w:t>~</w:t>
      </w:r>
      <w:r w:rsidR="0012247E">
        <w:rPr>
          <w:i/>
        </w:rPr>
        <w:t xml:space="preserve"> lankia</w:t>
      </w:r>
      <w:r w:rsidR="0098090B" w:rsidRPr="0098090B">
        <w:t>/</w:t>
      </w:r>
      <w:r w:rsidR="0012247E">
        <w:rPr>
          <w:i/>
        </w:rPr>
        <w:t>a</w:t>
      </w:r>
      <w:r w:rsidR="001B127A" w:rsidRPr="001B127A">
        <w:t>,</w:t>
      </w:r>
      <w:r w:rsidR="0012247E">
        <w:rPr>
          <w:i/>
        </w:rPr>
        <w:t xml:space="preserve"> ilje</w:t>
      </w:r>
      <w:r w:rsidR="0098090B" w:rsidRPr="0098090B">
        <w:t>/</w:t>
      </w:r>
      <w:r w:rsidR="0012247E">
        <w:rPr>
          <w:i/>
        </w:rPr>
        <w:t xml:space="preserve">tä </w:t>
      </w:r>
      <w:r w:rsidR="0012247E">
        <w:t xml:space="preserve">: </w:t>
      </w:r>
      <w:r w:rsidR="0012247E">
        <w:rPr>
          <w:i/>
        </w:rPr>
        <w:t xml:space="preserve">ilkkee </w:t>
      </w:r>
      <w:r w:rsidR="00BA1173" w:rsidRPr="00BA1173">
        <w:t>~</w:t>
      </w:r>
      <w:r w:rsidR="0012247E">
        <w:rPr>
          <w:i/>
        </w:rPr>
        <w:t xml:space="preserve"> ilkeä</w:t>
      </w:r>
      <w:r w:rsidR="0098090B" w:rsidRPr="0098090B">
        <w:t>/</w:t>
      </w:r>
      <w:r w:rsidR="0012247E">
        <w:rPr>
          <w:i/>
        </w:rPr>
        <w:t xml:space="preserve">ä </w:t>
      </w:r>
      <w:r w:rsidR="00BA1173" w:rsidRPr="00BA1173">
        <w:t>~</w:t>
      </w:r>
      <w:r w:rsidR="0012247E">
        <w:rPr>
          <w:i/>
        </w:rPr>
        <w:t xml:space="preserve"> ilkiä</w:t>
      </w:r>
      <w:r w:rsidR="0098090B" w:rsidRPr="0098090B">
        <w:t>/</w:t>
      </w:r>
      <w:r w:rsidR="0012247E">
        <w:rPr>
          <w:i/>
        </w:rPr>
        <w:t>ä</w:t>
      </w:r>
      <w:r w:rsidR="005B4B78">
        <w:t xml:space="preserve">, </w:t>
      </w:r>
      <w:r w:rsidR="005B4B78">
        <w:rPr>
          <w:i/>
        </w:rPr>
        <w:t>halu</w:t>
      </w:r>
      <w:del w:id="687" w:author="Information Services" w:date="2015-11-22T15:47:00Z">
        <w:r w:rsidR="005B4B78" w:rsidDel="00911554">
          <w:rPr>
            <w:i/>
          </w:rPr>
          <w:delText>/</w:delText>
        </w:r>
      </w:del>
      <w:ins w:id="688" w:author="Information Services" w:date="2015-11-22T15:47:00Z">
        <w:r w:rsidR="00911554" w:rsidRPr="00911554">
          <w:rPr>
            <w:rPrChange w:id="689" w:author="Information Services" w:date="2015-11-22T15:47:00Z">
              <w:rPr>
                <w:i/>
              </w:rPr>
            </w:rPrChange>
          </w:rPr>
          <w:t>/</w:t>
        </w:r>
      </w:ins>
      <w:r w:rsidR="005B4B78">
        <w:rPr>
          <w:i/>
        </w:rPr>
        <w:t xml:space="preserve">ta </w:t>
      </w:r>
      <w:r w:rsidR="005B4B78">
        <w:t xml:space="preserve">: </w:t>
      </w:r>
      <w:r w:rsidR="005B4B78">
        <w:rPr>
          <w:i/>
        </w:rPr>
        <w:t xml:space="preserve">halluu </w:t>
      </w:r>
      <w:r w:rsidR="005B4B78">
        <w:t xml:space="preserve">: </w:t>
      </w:r>
      <w:r w:rsidR="005B4B78">
        <w:rPr>
          <w:i/>
        </w:rPr>
        <w:t>halua</w:t>
      </w:r>
      <w:del w:id="690" w:author="Information Services" w:date="2015-11-22T15:47:00Z">
        <w:r w:rsidR="005B4B78" w:rsidDel="00911554">
          <w:rPr>
            <w:i/>
          </w:rPr>
          <w:delText>/</w:delText>
        </w:r>
      </w:del>
      <w:ins w:id="691" w:author="Information Services" w:date="2015-11-22T15:47:00Z">
        <w:r w:rsidR="00911554" w:rsidRPr="00911554">
          <w:rPr>
            <w:rPrChange w:id="692" w:author="Information Services" w:date="2015-11-22T15:47:00Z">
              <w:rPr>
                <w:i/>
              </w:rPr>
            </w:rPrChange>
          </w:rPr>
          <w:t>/</w:t>
        </w:r>
      </w:ins>
      <w:r w:rsidR="005B4B78">
        <w:rPr>
          <w:i/>
        </w:rPr>
        <w:t>a.</w:t>
      </w:r>
    </w:p>
    <w:p w14:paraId="0BA3EC50" w14:textId="3210D4A8" w:rsidR="00967353" w:rsidRPr="00FE576E" w:rsidRDefault="00FB2319" w:rsidP="00BD2A19">
      <w:pPr>
        <w:spacing w:before="120" w:after="120"/>
        <w:rPr>
          <w:i/>
        </w:rPr>
      </w:pPr>
      <w:r w:rsidRPr="00A95D68">
        <w:lastRenderedPageBreak/>
        <w:t xml:space="preserve">Eri </w:t>
      </w:r>
      <w:r w:rsidR="00E46A35">
        <w:t>varieteet</w:t>
      </w:r>
      <w:r w:rsidRPr="00A95D68">
        <w:t>iitten välissä nämät jakkaan</w:t>
      </w:r>
      <w:r w:rsidR="00227C1F" w:rsidRPr="00A95D68">
        <w:t>t</w:t>
      </w:r>
      <w:r w:rsidR="00E401EC">
        <w:t>t</w:t>
      </w:r>
      <w:r w:rsidR="00227C1F" w:rsidRPr="00A95D68">
        <w:t>uuvat</w:t>
      </w:r>
      <w:r w:rsidRPr="00A95D68">
        <w:t xml:space="preserve"> siihen laihi</w:t>
      </w:r>
      <w:r w:rsidR="00E401EC">
        <w:t>i</w:t>
      </w:r>
      <w:r w:rsidRPr="00A95D68">
        <w:t xml:space="preserve">n, ette </w:t>
      </w:r>
      <w:r w:rsidRPr="00515E5A">
        <w:rPr>
          <w:i/>
        </w:rPr>
        <w:t>ee</w:t>
      </w:r>
      <w:r w:rsidR="000D3FD0" w:rsidRPr="00A95D68">
        <w:t>-variantti</w:t>
      </w:r>
      <w:r w:rsidRPr="00A95D68">
        <w:t xml:space="preserve"> oon enniimitten käytetty Porsangi</w:t>
      </w:r>
      <w:r w:rsidR="000D3FD0" w:rsidRPr="00A95D68">
        <w:t>n</w:t>
      </w:r>
      <w:r w:rsidRPr="00A95D68">
        <w:t xml:space="preserve"> </w:t>
      </w:r>
      <w:r w:rsidR="00B7072E">
        <w:t xml:space="preserve">ja Raisin </w:t>
      </w:r>
      <w:r w:rsidR="00E46A35">
        <w:t>varieteet</w:t>
      </w:r>
      <w:r w:rsidR="000D3FD0" w:rsidRPr="00A95D68">
        <w:t>i</w:t>
      </w:r>
      <w:r w:rsidR="00B7072E">
        <w:t>i</w:t>
      </w:r>
      <w:r w:rsidR="000D3FD0" w:rsidRPr="00A95D68">
        <w:t>ssa</w:t>
      </w:r>
      <w:r w:rsidRPr="00A95D68">
        <w:t xml:space="preserve">, </w:t>
      </w:r>
      <w:r w:rsidRPr="00AF6F4E">
        <w:rPr>
          <w:i/>
        </w:rPr>
        <w:t>i</w:t>
      </w:r>
      <w:r w:rsidR="00204AAE" w:rsidRPr="00AF6F4E">
        <w:rPr>
          <w:i/>
        </w:rPr>
        <w:t>A</w:t>
      </w:r>
      <w:r w:rsidR="000D3FD0" w:rsidRPr="00A95D68">
        <w:t>-variantti</w:t>
      </w:r>
      <w:r w:rsidRPr="00A95D68">
        <w:t xml:space="preserve"> </w:t>
      </w:r>
      <w:r w:rsidR="00C970A2">
        <w:t>Varengin</w:t>
      </w:r>
      <w:r w:rsidR="000D3FD0" w:rsidRPr="00A95D68">
        <w:t xml:space="preserve"> </w:t>
      </w:r>
      <w:r w:rsidR="00E46A35">
        <w:t>varieteet</w:t>
      </w:r>
      <w:r w:rsidR="000D3FD0" w:rsidRPr="00A95D68">
        <w:t>issa</w:t>
      </w:r>
      <w:r w:rsidRPr="00A95D68">
        <w:t xml:space="preserve"> ja </w:t>
      </w:r>
      <w:r w:rsidRPr="009D11C0">
        <w:rPr>
          <w:i/>
        </w:rPr>
        <w:t>e</w:t>
      </w:r>
      <w:r w:rsidR="00204AAE" w:rsidRPr="009D11C0">
        <w:rPr>
          <w:i/>
        </w:rPr>
        <w:t>A</w:t>
      </w:r>
      <w:r w:rsidR="000D3FD0" w:rsidRPr="00A95D68">
        <w:t xml:space="preserve">-variantti </w:t>
      </w:r>
      <w:r w:rsidR="009D11C0">
        <w:t>muissa</w:t>
      </w:r>
      <w:r w:rsidR="000D3FD0" w:rsidRPr="00A95D68">
        <w:t xml:space="preserve"> </w:t>
      </w:r>
      <w:r w:rsidR="00E46A35">
        <w:t>varieteet</w:t>
      </w:r>
      <w:r w:rsidR="000D3FD0" w:rsidRPr="00A95D68">
        <w:t>i</w:t>
      </w:r>
      <w:r w:rsidR="001E48C6">
        <w:t>i</w:t>
      </w:r>
      <w:r w:rsidR="000D3FD0" w:rsidRPr="00A95D68">
        <w:t>ssa</w:t>
      </w:r>
      <w:r w:rsidR="00227C1F" w:rsidRPr="00A95D68">
        <w:t>.</w:t>
      </w:r>
      <w:r w:rsidR="00FE576E">
        <w:t xml:space="preserve"> </w:t>
      </w:r>
    </w:p>
    <w:p w14:paraId="2AAD66B2" w14:textId="4CD3D10A" w:rsidR="00967353" w:rsidRPr="00A95D68" w:rsidRDefault="00FB2319" w:rsidP="00BD2A19">
      <w:pPr>
        <w:spacing w:before="120" w:after="120"/>
      </w:pPr>
      <w:r w:rsidRPr="00A95D68">
        <w:t>Kohta samasta fenome</w:t>
      </w:r>
      <w:r w:rsidR="00E401EC">
        <w:t>e</w:t>
      </w:r>
      <w:r w:rsidRPr="00A95D68">
        <w:t xml:space="preserve">nista oon kysymys siinä, ko </w:t>
      </w:r>
      <w:r w:rsidR="00D72F07" w:rsidRPr="00A95D68">
        <w:t>Porsangi</w:t>
      </w:r>
      <w:r w:rsidR="009E6227" w:rsidRPr="00A95D68">
        <w:t xml:space="preserve">n </w:t>
      </w:r>
      <w:r w:rsidR="00B7072E">
        <w:t xml:space="preserve">ja Raisin </w:t>
      </w:r>
      <w:r w:rsidR="00E46A35">
        <w:t>varieteet</w:t>
      </w:r>
      <w:r w:rsidR="009E6227" w:rsidRPr="00A95D68">
        <w:t>i</w:t>
      </w:r>
      <w:r w:rsidR="00B7072E">
        <w:t>i</w:t>
      </w:r>
      <w:r w:rsidR="009E6227" w:rsidRPr="00A95D68">
        <w:t>s</w:t>
      </w:r>
      <w:r w:rsidR="00D15D92" w:rsidRPr="00A95D68">
        <w:t>s</w:t>
      </w:r>
      <w:r w:rsidR="009E6227" w:rsidRPr="00A95D68">
        <w:t xml:space="preserve">a kans muut kahđen vokaalin </w:t>
      </w:r>
      <w:r w:rsidR="00227C1F" w:rsidRPr="00A95D68">
        <w:t>raiđot, mikkä kuuluuvat</w:t>
      </w:r>
      <w:r w:rsidR="00D72F07" w:rsidRPr="00A95D68">
        <w:t xml:space="preserve"> eri</w:t>
      </w:r>
      <w:r w:rsidR="006678A0">
        <w:t xml:space="preserve"> tav</w:t>
      </w:r>
      <w:r w:rsidR="00D72F07" w:rsidRPr="00A95D68">
        <w:t xml:space="preserve">huin, oon </w:t>
      </w:r>
      <w:r w:rsidR="00997A89" w:rsidRPr="00A95D68">
        <w:t>oije</w:t>
      </w:r>
      <w:r w:rsidR="00D72F07" w:rsidRPr="00A95D68">
        <w:t>nheet yhđeksi pitkäksi vokaaliksi. Saama sitten tämmöissii varianttiita:</w:t>
      </w:r>
    </w:p>
    <w:p w14:paraId="594985E4" w14:textId="6CEB918D" w:rsidR="00D72F07" w:rsidRPr="00AC66CC" w:rsidRDefault="008D488E" w:rsidP="003760BB">
      <w:pPr>
        <w:pStyle w:val="Punktliste"/>
      </w:pPr>
      <w:r>
        <w:t>Nomeniitten rankkoi</w:t>
      </w:r>
      <w:r w:rsidR="00793807" w:rsidRPr="00A95D68">
        <w:t xml:space="preserve">: </w:t>
      </w:r>
      <w:r w:rsidR="00793807" w:rsidRPr="00772D83">
        <w:rPr>
          <w:i/>
        </w:rPr>
        <w:t xml:space="preserve">laattii </w:t>
      </w:r>
      <w:r w:rsidR="00BA1173" w:rsidRPr="00BA1173">
        <w:t>~</w:t>
      </w:r>
      <w:r w:rsidR="00793807" w:rsidRPr="00772D83">
        <w:rPr>
          <w:i/>
        </w:rPr>
        <w:t xml:space="preserve"> laattia</w:t>
      </w:r>
      <w:r w:rsidR="001B127A" w:rsidRPr="001B127A">
        <w:t>,</w:t>
      </w:r>
      <w:r w:rsidR="00793807" w:rsidRPr="00772D83">
        <w:rPr>
          <w:i/>
        </w:rPr>
        <w:t xml:space="preserve"> </w:t>
      </w:r>
      <w:r w:rsidR="004E551F" w:rsidRPr="00772D83">
        <w:rPr>
          <w:i/>
        </w:rPr>
        <w:t xml:space="preserve">astii </w:t>
      </w:r>
      <w:r w:rsidR="00BA1173" w:rsidRPr="00BA1173">
        <w:t>~</w:t>
      </w:r>
      <w:r w:rsidR="004E551F" w:rsidRPr="00772D83">
        <w:rPr>
          <w:i/>
        </w:rPr>
        <w:t xml:space="preserve"> astia</w:t>
      </w:r>
      <w:r w:rsidR="001B127A" w:rsidRPr="001B127A">
        <w:t>,</w:t>
      </w:r>
      <w:r w:rsidR="004E551F" w:rsidRPr="00772D83">
        <w:rPr>
          <w:i/>
        </w:rPr>
        <w:t xml:space="preserve"> kalttii </w:t>
      </w:r>
      <w:r w:rsidR="00BA1173" w:rsidRPr="00BA1173">
        <w:t>~</w:t>
      </w:r>
      <w:r w:rsidR="004E551F" w:rsidRPr="00772D83">
        <w:rPr>
          <w:i/>
        </w:rPr>
        <w:t xml:space="preserve"> kaltio</w:t>
      </w:r>
      <w:r w:rsidR="001B127A" w:rsidRPr="001B127A">
        <w:t>,</w:t>
      </w:r>
      <w:r w:rsidR="00E2719A" w:rsidRPr="00772D83">
        <w:rPr>
          <w:i/>
        </w:rPr>
        <w:t xml:space="preserve"> rauttii </w:t>
      </w:r>
      <w:r w:rsidR="00BA1173" w:rsidRPr="00BA1173">
        <w:t>~</w:t>
      </w:r>
      <w:r w:rsidR="00E2719A" w:rsidRPr="00772D83">
        <w:rPr>
          <w:i/>
        </w:rPr>
        <w:t xml:space="preserve"> rautio</w:t>
      </w:r>
      <w:r w:rsidR="00BA1173" w:rsidRPr="00BA1173">
        <w:t>,</w:t>
      </w:r>
      <w:r w:rsidR="00091EBE">
        <w:rPr>
          <w:i/>
        </w:rPr>
        <w:t xml:space="preserve"> porstuu </w:t>
      </w:r>
      <w:r w:rsidR="00BA1173" w:rsidRPr="00BA1173">
        <w:t>~</w:t>
      </w:r>
      <w:r w:rsidR="00091EBE">
        <w:rPr>
          <w:i/>
        </w:rPr>
        <w:t xml:space="preserve"> porstua</w:t>
      </w:r>
      <w:r w:rsidR="001B127A" w:rsidRPr="001B127A">
        <w:t>.</w:t>
      </w:r>
    </w:p>
    <w:p w14:paraId="74A263C0" w14:textId="71A59E77" w:rsidR="004E551F" w:rsidRPr="00A95D68" w:rsidRDefault="004E551F" w:rsidP="003760BB">
      <w:pPr>
        <w:pStyle w:val="Punktliste"/>
      </w:pPr>
      <w:r w:rsidRPr="00A95D68">
        <w:t xml:space="preserve">Singulaarin partitiivi: </w:t>
      </w:r>
      <w:r w:rsidR="008D488E">
        <w:t xml:space="preserve">(sg.nom. : sg.part.) </w:t>
      </w:r>
      <w:r w:rsidRPr="00772D83">
        <w:rPr>
          <w:i/>
        </w:rPr>
        <w:t xml:space="preserve">pappi </w:t>
      </w:r>
      <w:r w:rsidR="001B127A" w:rsidRPr="001B127A">
        <w:t>:</w:t>
      </w:r>
      <w:r w:rsidRPr="00772D83">
        <w:rPr>
          <w:i/>
        </w:rPr>
        <w:t xml:space="preserve"> pappi</w:t>
      </w:r>
      <w:r w:rsidR="0098090B" w:rsidRPr="0098090B">
        <w:t>/</w:t>
      </w:r>
      <w:r w:rsidRPr="00772D83">
        <w:rPr>
          <w:i/>
        </w:rPr>
        <w:t xml:space="preserve">i </w:t>
      </w:r>
      <w:r w:rsidR="00BA1173" w:rsidRPr="00BA1173">
        <w:t>~</w:t>
      </w:r>
      <w:r w:rsidRPr="00772D83">
        <w:rPr>
          <w:i/>
        </w:rPr>
        <w:t xml:space="preserve"> pappi</w:t>
      </w:r>
      <w:r w:rsidR="0098090B" w:rsidRPr="0098090B">
        <w:t>/</w:t>
      </w:r>
      <w:r w:rsidRPr="00772D83">
        <w:rPr>
          <w:i/>
        </w:rPr>
        <w:t>a</w:t>
      </w:r>
      <w:r w:rsidR="001B127A" w:rsidRPr="001B127A">
        <w:t>,</w:t>
      </w:r>
      <w:r w:rsidRPr="00772D83">
        <w:rPr>
          <w:i/>
        </w:rPr>
        <w:t xml:space="preserve"> ukko </w:t>
      </w:r>
      <w:r w:rsidR="001B127A" w:rsidRPr="001B127A">
        <w:t>:</w:t>
      </w:r>
      <w:r w:rsidRPr="00772D83">
        <w:rPr>
          <w:i/>
        </w:rPr>
        <w:t xml:space="preserve"> ukko</w:t>
      </w:r>
      <w:r w:rsidR="0098090B" w:rsidRPr="0098090B">
        <w:t>/</w:t>
      </w:r>
      <w:r w:rsidRPr="00772D83">
        <w:rPr>
          <w:i/>
        </w:rPr>
        <w:t xml:space="preserve">o </w:t>
      </w:r>
      <w:r w:rsidR="00BA1173" w:rsidRPr="00BA1173">
        <w:t>~</w:t>
      </w:r>
      <w:r w:rsidRPr="00772D83">
        <w:rPr>
          <w:i/>
        </w:rPr>
        <w:t xml:space="preserve"> ukko</w:t>
      </w:r>
      <w:r w:rsidR="0098090B" w:rsidRPr="0098090B">
        <w:t>/</w:t>
      </w:r>
      <w:r w:rsidRPr="00772D83">
        <w:rPr>
          <w:i/>
        </w:rPr>
        <w:t>a</w:t>
      </w:r>
      <w:r w:rsidR="001B127A" w:rsidRPr="001B127A">
        <w:t>.</w:t>
      </w:r>
    </w:p>
    <w:p w14:paraId="14D9BA7C" w14:textId="5971CC96" w:rsidR="004E551F" w:rsidRPr="00A95D68" w:rsidRDefault="004E551F" w:rsidP="003760BB">
      <w:pPr>
        <w:pStyle w:val="Punktliste"/>
      </w:pPr>
      <w:r w:rsidRPr="00A95D68">
        <w:t xml:space="preserve">1. infinitiivin haamui: </w:t>
      </w:r>
      <w:r w:rsidR="00ED70E5">
        <w:rPr>
          <w:i/>
        </w:rPr>
        <w:t>soppi</w:t>
      </w:r>
      <w:r w:rsidR="0098090B" w:rsidRPr="0098090B">
        <w:t>/</w:t>
      </w:r>
      <w:r w:rsidR="00ED70E5">
        <w:rPr>
          <w:i/>
        </w:rPr>
        <w:t xml:space="preserve">it </w:t>
      </w:r>
      <w:r w:rsidR="00BA1173" w:rsidRPr="00BA1173">
        <w:t>~</w:t>
      </w:r>
      <w:r w:rsidRPr="00772D83">
        <w:rPr>
          <w:i/>
        </w:rPr>
        <w:t xml:space="preserve"> sopi</w:t>
      </w:r>
      <w:r w:rsidR="0098090B" w:rsidRPr="0098090B">
        <w:t>/</w:t>
      </w:r>
      <w:r w:rsidRPr="00772D83">
        <w:rPr>
          <w:i/>
        </w:rPr>
        <w:t>a</w:t>
      </w:r>
      <w:r w:rsidR="001B127A" w:rsidRPr="001B127A">
        <w:t>(</w:t>
      </w:r>
      <w:r w:rsidR="00457C24">
        <w:rPr>
          <w:i/>
        </w:rPr>
        <w:t>t</w:t>
      </w:r>
      <w:r w:rsidR="001B127A" w:rsidRPr="001B127A">
        <w:t>),</w:t>
      </w:r>
      <w:r w:rsidRPr="00772D83">
        <w:rPr>
          <w:i/>
        </w:rPr>
        <w:t xml:space="preserve"> usko</w:t>
      </w:r>
      <w:r w:rsidR="0098090B" w:rsidRPr="0098090B">
        <w:t>/</w:t>
      </w:r>
      <w:r w:rsidRPr="00772D83">
        <w:rPr>
          <w:i/>
        </w:rPr>
        <w:t xml:space="preserve">ot </w:t>
      </w:r>
      <w:r w:rsidR="00BA1173" w:rsidRPr="00BA1173">
        <w:t>~</w:t>
      </w:r>
      <w:r w:rsidRPr="00772D83">
        <w:rPr>
          <w:i/>
        </w:rPr>
        <w:t xml:space="preserve"> usko</w:t>
      </w:r>
      <w:r w:rsidR="0098090B" w:rsidRPr="0098090B">
        <w:t>/</w:t>
      </w:r>
      <w:r w:rsidRPr="00772D83">
        <w:rPr>
          <w:i/>
        </w:rPr>
        <w:t>a</w:t>
      </w:r>
      <w:r w:rsidR="001B127A" w:rsidRPr="001B127A">
        <w:t>(</w:t>
      </w:r>
      <w:r w:rsidR="00457C24">
        <w:rPr>
          <w:i/>
        </w:rPr>
        <w:t>t</w:t>
      </w:r>
      <w:r w:rsidR="001B127A" w:rsidRPr="001B127A">
        <w:t>),</w:t>
      </w:r>
      <w:r w:rsidRPr="00772D83">
        <w:rPr>
          <w:i/>
        </w:rPr>
        <w:t xml:space="preserve"> kyssy</w:t>
      </w:r>
      <w:r w:rsidR="0098090B" w:rsidRPr="0098090B">
        <w:t>/</w:t>
      </w:r>
      <w:r w:rsidRPr="00772D83">
        <w:rPr>
          <w:i/>
        </w:rPr>
        <w:t xml:space="preserve">yt </w:t>
      </w:r>
      <w:r w:rsidR="00BA1173" w:rsidRPr="00BA1173">
        <w:t>~</w:t>
      </w:r>
      <w:r w:rsidRPr="00772D83">
        <w:rPr>
          <w:i/>
        </w:rPr>
        <w:t xml:space="preserve"> kysy</w:t>
      </w:r>
      <w:r w:rsidR="0098090B" w:rsidRPr="0098090B">
        <w:t>/</w:t>
      </w:r>
      <w:r w:rsidRPr="00772D83">
        <w:rPr>
          <w:i/>
        </w:rPr>
        <w:t>ä</w:t>
      </w:r>
      <w:r w:rsidR="001B127A" w:rsidRPr="001B127A">
        <w:t>(</w:t>
      </w:r>
      <w:r w:rsidR="00457C24">
        <w:rPr>
          <w:i/>
        </w:rPr>
        <w:t>t</w:t>
      </w:r>
      <w:r w:rsidR="001B127A" w:rsidRPr="001B127A">
        <w:t>).</w:t>
      </w:r>
    </w:p>
    <w:p w14:paraId="7FD3D2BA" w14:textId="3E0CBBEF" w:rsidR="009B0C31" w:rsidRPr="00772D83" w:rsidRDefault="009B0C31" w:rsidP="003760BB">
      <w:pPr>
        <w:pStyle w:val="Punktliste"/>
        <w:rPr>
          <w:i/>
        </w:rPr>
      </w:pPr>
      <w:r w:rsidRPr="00A95D68">
        <w:t>Kokkoo</w:t>
      </w:r>
      <w:r w:rsidR="008D488E">
        <w:t>ntumaverbiin pitemppii rankkoi: (1.inf. : prees.</w:t>
      </w:r>
      <w:r w:rsidR="001337F6">
        <w:t>sg3</w:t>
      </w:r>
      <w:r w:rsidR="008D488E">
        <w:t xml:space="preserve">) </w:t>
      </w:r>
      <w:r w:rsidRPr="00772D83">
        <w:rPr>
          <w:i/>
        </w:rPr>
        <w:t>keri</w:t>
      </w:r>
      <w:r w:rsidR="0098090B" w:rsidRPr="0098090B">
        <w:t>/</w:t>
      </w:r>
      <w:r w:rsidRPr="00772D83">
        <w:rPr>
          <w:i/>
        </w:rPr>
        <w:t xml:space="preserve">tä </w:t>
      </w:r>
      <w:r w:rsidR="001B127A" w:rsidRPr="001B127A">
        <w:t>:</w:t>
      </w:r>
      <w:r w:rsidRPr="00772D83">
        <w:rPr>
          <w:i/>
        </w:rPr>
        <w:t xml:space="preserve"> kerkkii </w:t>
      </w:r>
      <w:r w:rsidR="00BA1173" w:rsidRPr="00BA1173">
        <w:t>~</w:t>
      </w:r>
      <w:r w:rsidRPr="00772D83">
        <w:rPr>
          <w:i/>
        </w:rPr>
        <w:t xml:space="preserve"> kerkiä</w:t>
      </w:r>
      <w:r w:rsidR="0098090B" w:rsidRPr="0098090B">
        <w:t>/</w:t>
      </w:r>
      <w:r w:rsidRPr="00772D83">
        <w:rPr>
          <w:i/>
        </w:rPr>
        <w:t>ä</w:t>
      </w:r>
      <w:r w:rsidR="001B127A" w:rsidRPr="001B127A">
        <w:t>,</w:t>
      </w:r>
      <w:r w:rsidRPr="00772D83">
        <w:rPr>
          <w:i/>
        </w:rPr>
        <w:t xml:space="preserve"> halu</w:t>
      </w:r>
      <w:r w:rsidR="0098090B" w:rsidRPr="0098090B">
        <w:t>/</w:t>
      </w:r>
      <w:r w:rsidRPr="00772D83">
        <w:rPr>
          <w:i/>
        </w:rPr>
        <w:t xml:space="preserve">ta </w:t>
      </w:r>
      <w:r w:rsidR="001B127A" w:rsidRPr="001B127A">
        <w:t>:</w:t>
      </w:r>
      <w:r w:rsidRPr="00772D83">
        <w:rPr>
          <w:i/>
        </w:rPr>
        <w:t xml:space="preserve"> halluu </w:t>
      </w:r>
      <w:r w:rsidR="00BA1173" w:rsidRPr="00BA1173">
        <w:t>~</w:t>
      </w:r>
      <w:r w:rsidRPr="00772D83">
        <w:rPr>
          <w:i/>
        </w:rPr>
        <w:t xml:space="preserve"> halua</w:t>
      </w:r>
      <w:r w:rsidR="0098090B" w:rsidRPr="0098090B">
        <w:t>/</w:t>
      </w:r>
      <w:r w:rsidRPr="00772D83">
        <w:rPr>
          <w:i/>
        </w:rPr>
        <w:t>a</w:t>
      </w:r>
      <w:r w:rsidR="001B127A" w:rsidRPr="001B127A">
        <w:t>.</w:t>
      </w:r>
    </w:p>
    <w:p w14:paraId="7C4825CC" w14:textId="40BBA24A" w:rsidR="006F2080" w:rsidRPr="00A95D68" w:rsidRDefault="00D341B4" w:rsidP="00BD2A19">
      <w:pPr>
        <w:spacing w:before="120" w:after="120"/>
      </w:pPr>
      <w:r w:rsidRPr="00A95D68">
        <w:t>Näjemä, ette tämä vaihettelu oon tärk</w:t>
      </w:r>
      <w:r w:rsidR="00E36B1A">
        <w:t>k</w:t>
      </w:r>
      <w:r w:rsidR="00483612">
        <w:t>ee sillä</w:t>
      </w:r>
      <w:r w:rsidRPr="00A95D68">
        <w:t xml:space="preserve"> ko se </w:t>
      </w:r>
      <w:r w:rsidR="00B7072E">
        <w:t xml:space="preserve">ushein </w:t>
      </w:r>
      <w:r w:rsidRPr="00A95D68">
        <w:t xml:space="preserve">vaikuttaa graadivaihettelhuun. Vielä se saattaa muuttaa sannoin taivutustaki, verttaa esimerkiksi </w:t>
      </w:r>
      <w:r w:rsidR="00483612">
        <w:t xml:space="preserve">(sg.nom. : sg.ill.) </w:t>
      </w:r>
      <w:r w:rsidR="00C37470" w:rsidRPr="00AC66CC">
        <w:rPr>
          <w:i/>
        </w:rPr>
        <w:t>laattii</w:t>
      </w:r>
      <w:r w:rsidR="000E3F70" w:rsidRPr="00AC66CC">
        <w:rPr>
          <w:i/>
        </w:rPr>
        <w:t xml:space="preserve"> </w:t>
      </w:r>
      <w:r w:rsidR="00BA1173" w:rsidRPr="00BA1173">
        <w:t>~</w:t>
      </w:r>
      <w:r w:rsidR="000E3F70" w:rsidRPr="00AC66CC">
        <w:rPr>
          <w:i/>
        </w:rPr>
        <w:t xml:space="preserve"> laattia </w:t>
      </w:r>
      <w:r w:rsidR="0075485B" w:rsidRPr="0075485B">
        <w:t>:</w:t>
      </w:r>
      <w:r w:rsidR="00AC66CC">
        <w:rPr>
          <w:i/>
        </w:rPr>
        <w:t xml:space="preserve"> laa</w:t>
      </w:r>
      <w:r w:rsidR="00204CDE">
        <w:rPr>
          <w:i/>
        </w:rPr>
        <w:t>t</w:t>
      </w:r>
      <w:r w:rsidR="00AC66CC">
        <w:rPr>
          <w:i/>
        </w:rPr>
        <w:t>tii</w:t>
      </w:r>
      <w:r w:rsidR="0098090B" w:rsidRPr="0098090B">
        <w:t>/</w:t>
      </w:r>
      <w:r w:rsidR="00227C1F" w:rsidRPr="00AC66CC">
        <w:rPr>
          <w:i/>
        </w:rPr>
        <w:t>sseen</w:t>
      </w:r>
      <w:r w:rsidR="00C37470" w:rsidRPr="00AC66CC">
        <w:rPr>
          <w:i/>
        </w:rPr>
        <w:t xml:space="preserve"> </w:t>
      </w:r>
      <w:r w:rsidR="00BA1173" w:rsidRPr="00BA1173">
        <w:t>~</w:t>
      </w:r>
      <w:r w:rsidR="00C37470" w:rsidRPr="00AC66CC">
        <w:rPr>
          <w:i/>
        </w:rPr>
        <w:t xml:space="preserve"> l</w:t>
      </w:r>
      <w:r w:rsidR="00227C1F" w:rsidRPr="00AC66CC">
        <w:rPr>
          <w:i/>
        </w:rPr>
        <w:t>aatti</w:t>
      </w:r>
      <w:r w:rsidR="0098090B" w:rsidRPr="0098090B">
        <w:t>/</w:t>
      </w:r>
      <w:r w:rsidR="00227C1F" w:rsidRPr="00AC66CC">
        <w:rPr>
          <w:i/>
        </w:rPr>
        <w:t>haan</w:t>
      </w:r>
      <w:r w:rsidR="0075485B" w:rsidRPr="0075485B">
        <w:t>,</w:t>
      </w:r>
      <w:r w:rsidR="00227C1F" w:rsidRPr="00AC66CC">
        <w:rPr>
          <w:i/>
        </w:rPr>
        <w:t xml:space="preserve"> </w:t>
      </w:r>
      <w:r w:rsidR="000E3F70" w:rsidRPr="00AC66CC">
        <w:rPr>
          <w:i/>
        </w:rPr>
        <w:t xml:space="preserve">valkkee </w:t>
      </w:r>
      <w:r w:rsidR="00BA1173" w:rsidRPr="00BA1173">
        <w:t>~</w:t>
      </w:r>
      <w:r w:rsidR="000E3F70" w:rsidRPr="00AC66CC">
        <w:rPr>
          <w:i/>
        </w:rPr>
        <w:t xml:space="preserve"> </w:t>
      </w:r>
      <w:r w:rsidR="007A26E6" w:rsidRPr="00AC66CC">
        <w:rPr>
          <w:i/>
        </w:rPr>
        <w:t xml:space="preserve">valkea </w:t>
      </w:r>
      <w:r w:rsidR="00BA1173" w:rsidRPr="00BA1173">
        <w:t>~</w:t>
      </w:r>
      <w:r w:rsidR="007A26E6" w:rsidRPr="00AC66CC">
        <w:rPr>
          <w:i/>
        </w:rPr>
        <w:t xml:space="preserve"> valkia </w:t>
      </w:r>
      <w:r w:rsidR="0075485B" w:rsidRPr="0075485B">
        <w:t>:</w:t>
      </w:r>
      <w:r w:rsidR="007A26E6" w:rsidRPr="00AC66CC">
        <w:rPr>
          <w:i/>
        </w:rPr>
        <w:t xml:space="preserve"> valkkee</w:t>
      </w:r>
      <w:r w:rsidR="0098090B" w:rsidRPr="0098090B">
        <w:t>/</w:t>
      </w:r>
      <w:r w:rsidR="007A26E6" w:rsidRPr="00AC66CC">
        <w:rPr>
          <w:i/>
        </w:rPr>
        <w:t xml:space="preserve">sseen </w:t>
      </w:r>
      <w:r w:rsidR="00BA1173" w:rsidRPr="00BA1173">
        <w:t>~</w:t>
      </w:r>
      <w:r w:rsidR="000E3F70" w:rsidRPr="00AC66CC">
        <w:rPr>
          <w:i/>
        </w:rPr>
        <w:t xml:space="preserve"> valke</w:t>
      </w:r>
      <w:r w:rsidR="0098090B" w:rsidRPr="0098090B">
        <w:t>/</w:t>
      </w:r>
      <w:r w:rsidR="000E3F70" w:rsidRPr="00AC66CC">
        <w:rPr>
          <w:i/>
        </w:rPr>
        <w:t>haan</w:t>
      </w:r>
      <w:r w:rsidR="007A26E6" w:rsidRPr="00AC66CC">
        <w:rPr>
          <w:i/>
        </w:rPr>
        <w:t xml:space="preserve"> </w:t>
      </w:r>
      <w:r w:rsidR="0075485B" w:rsidRPr="0075485B">
        <w:t>:</w:t>
      </w:r>
      <w:r w:rsidR="007A26E6" w:rsidRPr="00AC66CC">
        <w:rPr>
          <w:i/>
        </w:rPr>
        <w:t xml:space="preserve"> valki</w:t>
      </w:r>
      <w:r w:rsidR="0098090B" w:rsidRPr="0098090B">
        <w:t>/</w:t>
      </w:r>
      <w:r w:rsidR="007A26E6" w:rsidRPr="00AC66CC">
        <w:rPr>
          <w:i/>
        </w:rPr>
        <w:t>haan</w:t>
      </w:r>
      <w:r w:rsidR="000E3F70" w:rsidRPr="00A95D68">
        <w:t>.</w:t>
      </w:r>
    </w:p>
    <w:p w14:paraId="76DF099A" w14:textId="39EDDB4B" w:rsidR="006819A6" w:rsidRPr="00A95D68" w:rsidRDefault="00C312F4" w:rsidP="00DB5689">
      <w:pPr>
        <w:pStyle w:val="Undertittel"/>
      </w:pPr>
      <w:bookmarkStart w:id="693" w:name="_Toc209168588"/>
      <w:bookmarkStart w:id="694" w:name="_Toc311273747"/>
      <w:r>
        <w:t>Tabeli</w:t>
      </w:r>
      <w:r w:rsidR="00787065">
        <w:t xml:space="preserve"> 13</w:t>
      </w:r>
      <w:r>
        <w:t>: Varias</w:t>
      </w:r>
      <w:r w:rsidR="000C7864" w:rsidRPr="00A95D68">
        <w:t xml:space="preserve">uuni </w:t>
      </w:r>
      <w:r w:rsidR="000C7864" w:rsidRPr="005367F4">
        <w:rPr>
          <w:i/>
        </w:rPr>
        <w:t xml:space="preserve">VV </w:t>
      </w:r>
      <w:r w:rsidR="00BA1173" w:rsidRPr="00BA1173">
        <w:t>~</w:t>
      </w:r>
      <w:r w:rsidR="000C7864" w:rsidRPr="005367F4">
        <w:rPr>
          <w:i/>
        </w:rPr>
        <w:t xml:space="preserve"> V</w:t>
      </w:r>
      <w:r w:rsidR="00A929B7" w:rsidRPr="00A929B7">
        <w:rPr>
          <w:iCs/>
          <w:vertAlign w:val="subscript"/>
        </w:rPr>
        <w:t>1</w:t>
      </w:r>
      <w:r w:rsidR="000C7864" w:rsidRPr="005367F4">
        <w:rPr>
          <w:i/>
        </w:rPr>
        <w:t>V</w:t>
      </w:r>
      <w:r w:rsidR="00A929B7" w:rsidRPr="00A929B7">
        <w:rPr>
          <w:iCs/>
          <w:vertAlign w:val="subscript"/>
        </w:rPr>
        <w:t>2</w:t>
      </w:r>
      <w:bookmarkEnd w:id="693"/>
      <w:bookmarkEnd w:id="694"/>
      <w:r w:rsidR="000C7864" w:rsidRPr="00A95D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033"/>
        <w:gridCol w:w="2091"/>
        <w:gridCol w:w="2158"/>
      </w:tblGrid>
      <w:tr w:rsidR="000C7864" w:rsidRPr="00E624B8" w14:paraId="0C1BE1C9" w14:textId="77777777" w:rsidTr="00E624B8">
        <w:trPr>
          <w:cantSplit/>
        </w:trPr>
        <w:tc>
          <w:tcPr>
            <w:tcW w:w="0" w:type="auto"/>
            <w:shd w:val="clear" w:color="auto" w:fill="auto"/>
          </w:tcPr>
          <w:p w14:paraId="65805AF2" w14:textId="77777777" w:rsidR="000C7864" w:rsidRPr="00E624B8" w:rsidRDefault="000C7864" w:rsidP="00E624B8">
            <w:pPr>
              <w:keepNext/>
              <w:keepLines/>
              <w:spacing w:before="20" w:after="20"/>
              <w:contextualSpacing/>
            </w:pPr>
          </w:p>
        </w:tc>
        <w:tc>
          <w:tcPr>
            <w:tcW w:w="0" w:type="auto"/>
            <w:shd w:val="clear" w:color="auto" w:fill="auto"/>
          </w:tcPr>
          <w:p w14:paraId="082DD574" w14:textId="091ED564" w:rsidR="000C7864" w:rsidRPr="00E624B8" w:rsidRDefault="000C7864" w:rsidP="00E624B8">
            <w:pPr>
              <w:keepNext/>
              <w:keepLines/>
              <w:spacing w:before="20" w:after="20"/>
              <w:contextualSpacing/>
            </w:pPr>
            <w:r w:rsidRPr="00E624B8">
              <w:t xml:space="preserve">Porsanki ja Raisi: </w:t>
            </w:r>
            <w:r w:rsidRPr="001E48C6">
              <w:rPr>
                <w:i/>
              </w:rPr>
              <w:t>ee</w:t>
            </w:r>
            <w:r w:rsidR="0075485B" w:rsidRPr="0075485B">
              <w:t>,</w:t>
            </w:r>
            <w:r w:rsidRPr="001E48C6">
              <w:rPr>
                <w:i/>
              </w:rPr>
              <w:t xml:space="preserve"> ii</w:t>
            </w:r>
            <w:r w:rsidR="0075485B" w:rsidRPr="0075485B">
              <w:t>,</w:t>
            </w:r>
            <w:r w:rsidRPr="001E48C6">
              <w:rPr>
                <w:i/>
              </w:rPr>
              <w:t xml:space="preserve"> OO</w:t>
            </w:r>
            <w:r w:rsidR="0075485B" w:rsidRPr="0075485B">
              <w:t>,</w:t>
            </w:r>
            <w:r w:rsidRPr="001E48C6">
              <w:rPr>
                <w:i/>
              </w:rPr>
              <w:t xml:space="preserve"> UU</w:t>
            </w:r>
          </w:p>
        </w:tc>
        <w:tc>
          <w:tcPr>
            <w:tcW w:w="0" w:type="auto"/>
            <w:shd w:val="clear" w:color="auto" w:fill="auto"/>
          </w:tcPr>
          <w:p w14:paraId="616266F4" w14:textId="55A9EF84" w:rsidR="000C7864" w:rsidRPr="00E624B8" w:rsidRDefault="000C7864" w:rsidP="00E624B8">
            <w:pPr>
              <w:keepNext/>
              <w:keepLines/>
              <w:spacing w:before="20" w:after="20"/>
              <w:contextualSpacing/>
            </w:pPr>
            <w:r w:rsidRPr="00E624B8">
              <w:t xml:space="preserve">Varenki: </w:t>
            </w:r>
            <w:r w:rsidRPr="001E48C6">
              <w:rPr>
                <w:i/>
              </w:rPr>
              <w:t>iA</w:t>
            </w:r>
            <w:r w:rsidR="0075485B" w:rsidRPr="0075485B">
              <w:t>,</w:t>
            </w:r>
            <w:r w:rsidRPr="001E48C6">
              <w:rPr>
                <w:i/>
              </w:rPr>
              <w:t xml:space="preserve"> OA</w:t>
            </w:r>
            <w:r w:rsidR="0075485B" w:rsidRPr="0075485B">
              <w:t>,</w:t>
            </w:r>
            <w:r w:rsidRPr="001E48C6">
              <w:rPr>
                <w:i/>
              </w:rPr>
              <w:t xml:space="preserve"> UA</w:t>
            </w:r>
            <w:r w:rsidR="001B127A" w:rsidRPr="001B127A">
              <w:t>,</w:t>
            </w:r>
            <w:r w:rsidR="00A27312">
              <w:rPr>
                <w:i/>
              </w:rPr>
              <w:t xml:space="preserve"> iO</w:t>
            </w:r>
          </w:p>
        </w:tc>
        <w:tc>
          <w:tcPr>
            <w:tcW w:w="0" w:type="auto"/>
            <w:shd w:val="clear" w:color="auto" w:fill="auto"/>
          </w:tcPr>
          <w:p w14:paraId="1714981A" w14:textId="57105E50" w:rsidR="000C7864" w:rsidRPr="00E624B8" w:rsidRDefault="000C7864" w:rsidP="00E624B8">
            <w:pPr>
              <w:keepNext/>
              <w:keepLines/>
              <w:spacing w:before="20" w:after="20"/>
              <w:contextualSpacing/>
            </w:pPr>
            <w:r w:rsidRPr="00E624B8">
              <w:t xml:space="preserve">Muut: </w:t>
            </w:r>
            <w:r w:rsidRPr="001E48C6">
              <w:rPr>
                <w:i/>
              </w:rPr>
              <w:t>eA</w:t>
            </w:r>
            <w:r w:rsidR="0075485B" w:rsidRPr="0075485B">
              <w:t>,</w:t>
            </w:r>
            <w:r w:rsidRPr="001E48C6">
              <w:rPr>
                <w:i/>
              </w:rPr>
              <w:t xml:space="preserve"> </w:t>
            </w:r>
            <w:r w:rsidR="007344BD">
              <w:rPr>
                <w:i/>
              </w:rPr>
              <w:t>iA</w:t>
            </w:r>
            <w:r w:rsidR="001B127A" w:rsidRPr="001B127A">
              <w:t>,</w:t>
            </w:r>
            <w:r w:rsidR="007344BD">
              <w:t xml:space="preserve"> </w:t>
            </w:r>
            <w:r w:rsidRPr="001E48C6">
              <w:rPr>
                <w:i/>
              </w:rPr>
              <w:t>OA</w:t>
            </w:r>
            <w:r w:rsidR="0075485B" w:rsidRPr="0075485B">
              <w:t>,</w:t>
            </w:r>
            <w:r w:rsidRPr="001E48C6">
              <w:rPr>
                <w:i/>
              </w:rPr>
              <w:t xml:space="preserve"> UA</w:t>
            </w:r>
          </w:p>
        </w:tc>
      </w:tr>
      <w:tr w:rsidR="000C7864" w:rsidRPr="00E624B8" w14:paraId="0ED27D71" w14:textId="77777777" w:rsidTr="00E624B8">
        <w:trPr>
          <w:cantSplit/>
        </w:trPr>
        <w:tc>
          <w:tcPr>
            <w:tcW w:w="0" w:type="auto"/>
            <w:shd w:val="clear" w:color="auto" w:fill="auto"/>
          </w:tcPr>
          <w:p w14:paraId="24B1824F" w14:textId="7D43653A" w:rsidR="000C7864" w:rsidRPr="00E624B8" w:rsidRDefault="000C7864" w:rsidP="00483612">
            <w:pPr>
              <w:spacing w:before="20" w:after="20"/>
              <w:contextualSpacing/>
            </w:pPr>
            <w:r w:rsidRPr="001E48C6">
              <w:rPr>
                <w:i/>
              </w:rPr>
              <w:t>eA</w:t>
            </w:r>
            <w:r w:rsidR="005B696C" w:rsidRPr="001E48C6">
              <w:rPr>
                <w:i/>
              </w:rPr>
              <w:t>-</w:t>
            </w:r>
            <w:r w:rsidR="0075485B" w:rsidRPr="0075485B">
              <w:t>,</w:t>
            </w:r>
            <w:r w:rsidR="005B696C" w:rsidRPr="001E48C6">
              <w:rPr>
                <w:i/>
              </w:rPr>
              <w:t xml:space="preserve"> iA</w:t>
            </w:r>
            <w:r w:rsidR="00742516" w:rsidRPr="00E624B8">
              <w:t>-</w:t>
            </w:r>
            <w:r w:rsidRPr="00E624B8">
              <w:t xml:space="preserve"> ja </w:t>
            </w:r>
            <w:r w:rsidRPr="001E48C6">
              <w:rPr>
                <w:i/>
              </w:rPr>
              <w:t>iO</w:t>
            </w:r>
            <w:r w:rsidRPr="00E624B8">
              <w:t>-</w:t>
            </w:r>
            <w:r w:rsidR="00193F74" w:rsidRPr="00E624B8">
              <w:t>nomeni</w:t>
            </w:r>
            <w:r w:rsidRPr="00E624B8">
              <w:t>t</w:t>
            </w:r>
          </w:p>
        </w:tc>
        <w:tc>
          <w:tcPr>
            <w:tcW w:w="0" w:type="auto"/>
            <w:shd w:val="clear" w:color="auto" w:fill="auto"/>
          </w:tcPr>
          <w:p w14:paraId="48E0E392" w14:textId="1F82F213" w:rsidR="000C7864" w:rsidRPr="00E624B8" w:rsidRDefault="000C7864" w:rsidP="00483612">
            <w:pPr>
              <w:spacing w:before="20" w:after="20"/>
              <w:contextualSpacing/>
            </w:pPr>
            <w:r w:rsidRPr="00E624B8">
              <w:t xml:space="preserve">valkkee, laattii, </w:t>
            </w:r>
            <w:r w:rsidR="00521058" w:rsidRPr="00E624B8">
              <w:t>kurkkii</w:t>
            </w:r>
          </w:p>
        </w:tc>
        <w:tc>
          <w:tcPr>
            <w:tcW w:w="0" w:type="auto"/>
            <w:shd w:val="clear" w:color="auto" w:fill="auto"/>
          </w:tcPr>
          <w:p w14:paraId="76872DD4" w14:textId="77777777" w:rsidR="000C7864" w:rsidRPr="00E624B8" w:rsidRDefault="000C7864" w:rsidP="00483612">
            <w:pPr>
              <w:spacing w:before="20" w:after="20"/>
              <w:contextualSpacing/>
            </w:pPr>
            <w:r w:rsidRPr="00E624B8">
              <w:t>valkia, laattia, kurkkio</w:t>
            </w:r>
          </w:p>
        </w:tc>
        <w:tc>
          <w:tcPr>
            <w:tcW w:w="0" w:type="auto"/>
            <w:shd w:val="clear" w:color="auto" w:fill="auto"/>
          </w:tcPr>
          <w:p w14:paraId="3AF61D65" w14:textId="77777777" w:rsidR="000C7864" w:rsidRPr="00E624B8" w:rsidRDefault="000C7864" w:rsidP="00483612">
            <w:pPr>
              <w:spacing w:before="20" w:after="20"/>
              <w:contextualSpacing/>
            </w:pPr>
            <w:r w:rsidRPr="00E624B8">
              <w:t>valkea, laattia, kurkkio</w:t>
            </w:r>
          </w:p>
        </w:tc>
      </w:tr>
      <w:tr w:rsidR="000C7864" w:rsidRPr="00E624B8" w14:paraId="6F9D3A03" w14:textId="77777777" w:rsidTr="00E624B8">
        <w:trPr>
          <w:cantSplit/>
        </w:trPr>
        <w:tc>
          <w:tcPr>
            <w:tcW w:w="0" w:type="auto"/>
            <w:shd w:val="clear" w:color="auto" w:fill="auto"/>
          </w:tcPr>
          <w:p w14:paraId="3C23120C" w14:textId="714CB2EC" w:rsidR="000C7864" w:rsidRPr="00E624B8" w:rsidRDefault="006C1D44" w:rsidP="00483612">
            <w:pPr>
              <w:spacing w:before="20" w:after="20"/>
              <w:contextualSpacing/>
            </w:pPr>
            <w:r>
              <w:t>Sg.</w:t>
            </w:r>
            <w:r w:rsidR="000C7864" w:rsidRPr="00E624B8">
              <w:t>partitiivi</w:t>
            </w:r>
          </w:p>
        </w:tc>
        <w:tc>
          <w:tcPr>
            <w:tcW w:w="0" w:type="auto"/>
            <w:shd w:val="clear" w:color="auto" w:fill="auto"/>
          </w:tcPr>
          <w:p w14:paraId="28782077" w14:textId="1BB62520" w:rsidR="000C7864" w:rsidRPr="00E624B8" w:rsidRDefault="000C7864" w:rsidP="00483612">
            <w:pPr>
              <w:spacing w:before="20" w:after="20"/>
              <w:contextualSpacing/>
            </w:pPr>
            <w:r w:rsidRPr="00E624B8">
              <w:t>lehte</w:t>
            </w:r>
            <w:r w:rsidR="00A27312">
              <w:t>/</w:t>
            </w:r>
            <w:r w:rsidRPr="00E624B8">
              <w:t>e, ukko</w:t>
            </w:r>
            <w:r w:rsidR="00A27312">
              <w:t>/</w:t>
            </w:r>
            <w:r w:rsidRPr="00E624B8">
              <w:t>o, syksy</w:t>
            </w:r>
            <w:r w:rsidR="00A27312">
              <w:t>/</w:t>
            </w:r>
            <w:r w:rsidRPr="00E624B8">
              <w:t>y</w:t>
            </w:r>
          </w:p>
        </w:tc>
        <w:tc>
          <w:tcPr>
            <w:tcW w:w="0" w:type="auto"/>
            <w:shd w:val="clear" w:color="auto" w:fill="auto"/>
          </w:tcPr>
          <w:p w14:paraId="2382415C" w14:textId="300C0A3F" w:rsidR="000C7864" w:rsidRPr="00E624B8" w:rsidRDefault="000C7864" w:rsidP="00483612">
            <w:pPr>
              <w:spacing w:before="20" w:after="20"/>
              <w:contextualSpacing/>
            </w:pPr>
            <w:r w:rsidRPr="00E624B8">
              <w:t>lehti</w:t>
            </w:r>
            <w:r w:rsidR="00A27312">
              <w:t>/</w:t>
            </w:r>
            <w:r w:rsidRPr="00E624B8">
              <w:t>ä, ukko</w:t>
            </w:r>
            <w:r w:rsidR="00A27312">
              <w:t>/</w:t>
            </w:r>
            <w:r w:rsidRPr="00E624B8">
              <w:t>a, syksy</w:t>
            </w:r>
            <w:r w:rsidR="00A27312">
              <w:t>/</w:t>
            </w:r>
            <w:r w:rsidRPr="00E624B8">
              <w:t>ä</w:t>
            </w:r>
          </w:p>
        </w:tc>
        <w:tc>
          <w:tcPr>
            <w:tcW w:w="0" w:type="auto"/>
            <w:shd w:val="clear" w:color="auto" w:fill="auto"/>
          </w:tcPr>
          <w:p w14:paraId="57122EE0" w14:textId="3FC3BAA0" w:rsidR="000C7864" w:rsidRPr="00E624B8" w:rsidRDefault="000C7864" w:rsidP="00483612">
            <w:pPr>
              <w:spacing w:before="20" w:after="20"/>
              <w:contextualSpacing/>
            </w:pPr>
            <w:r w:rsidRPr="00E624B8">
              <w:t>lehte</w:t>
            </w:r>
            <w:r w:rsidR="00A27312">
              <w:t>/</w:t>
            </w:r>
            <w:r w:rsidRPr="00E624B8">
              <w:t>ä, ukko</w:t>
            </w:r>
            <w:r w:rsidR="00A27312">
              <w:t>/</w:t>
            </w:r>
            <w:r w:rsidRPr="00E624B8">
              <w:t>a syksy</w:t>
            </w:r>
            <w:r w:rsidR="00A27312">
              <w:t>/</w:t>
            </w:r>
            <w:r w:rsidRPr="00E624B8">
              <w:t>ä</w:t>
            </w:r>
          </w:p>
        </w:tc>
      </w:tr>
      <w:tr w:rsidR="000C7864" w:rsidRPr="00E624B8" w14:paraId="2E65550D" w14:textId="77777777" w:rsidTr="00E624B8">
        <w:trPr>
          <w:cantSplit/>
        </w:trPr>
        <w:tc>
          <w:tcPr>
            <w:tcW w:w="0" w:type="auto"/>
            <w:shd w:val="clear" w:color="auto" w:fill="auto"/>
          </w:tcPr>
          <w:p w14:paraId="7DC781D8" w14:textId="77777777" w:rsidR="000C7864" w:rsidRPr="00E624B8" w:rsidRDefault="000C7864" w:rsidP="00483612">
            <w:pPr>
              <w:spacing w:before="20" w:after="20"/>
              <w:contextualSpacing/>
            </w:pPr>
            <w:r w:rsidRPr="00E624B8">
              <w:t>1. infinitiivi</w:t>
            </w:r>
          </w:p>
        </w:tc>
        <w:tc>
          <w:tcPr>
            <w:tcW w:w="0" w:type="auto"/>
            <w:shd w:val="clear" w:color="auto" w:fill="auto"/>
          </w:tcPr>
          <w:p w14:paraId="69CD25F1" w14:textId="2EE25E5C" w:rsidR="000C7864" w:rsidRPr="00E624B8" w:rsidRDefault="000C7864" w:rsidP="00483612">
            <w:pPr>
              <w:spacing w:before="20" w:after="20"/>
              <w:contextualSpacing/>
            </w:pPr>
            <w:r w:rsidRPr="00E624B8">
              <w:t>lähte</w:t>
            </w:r>
            <w:r w:rsidR="00A27312">
              <w:t>/</w:t>
            </w:r>
            <w:r w:rsidRPr="00E624B8">
              <w:t>et, usko</w:t>
            </w:r>
            <w:r w:rsidR="00A27312">
              <w:t>/</w:t>
            </w:r>
            <w:r w:rsidRPr="00E624B8">
              <w:t>ot, kyssy</w:t>
            </w:r>
            <w:r w:rsidR="00A27312">
              <w:t>/</w:t>
            </w:r>
            <w:r w:rsidRPr="00E624B8">
              <w:t>yt</w:t>
            </w:r>
          </w:p>
        </w:tc>
        <w:tc>
          <w:tcPr>
            <w:tcW w:w="0" w:type="auto"/>
            <w:shd w:val="clear" w:color="auto" w:fill="auto"/>
          </w:tcPr>
          <w:p w14:paraId="7E356CBB" w14:textId="65CE2A27" w:rsidR="000C7864" w:rsidRPr="00E624B8" w:rsidRDefault="000C7864" w:rsidP="00483612">
            <w:pPr>
              <w:spacing w:before="20" w:after="20"/>
              <w:contextualSpacing/>
            </w:pPr>
            <w:r w:rsidRPr="00E624B8">
              <w:t>lähti</w:t>
            </w:r>
            <w:r w:rsidR="00A27312">
              <w:t>/</w:t>
            </w:r>
            <w:r w:rsidRPr="00E624B8">
              <w:t>ä, usko</w:t>
            </w:r>
            <w:r w:rsidR="00A27312">
              <w:t>/</w:t>
            </w:r>
            <w:r w:rsidRPr="00E624B8">
              <w:t>a, kysy</w:t>
            </w:r>
            <w:r w:rsidR="00A27312">
              <w:t>/</w:t>
            </w:r>
            <w:r w:rsidRPr="00E624B8">
              <w:t>ä</w:t>
            </w:r>
          </w:p>
        </w:tc>
        <w:tc>
          <w:tcPr>
            <w:tcW w:w="0" w:type="auto"/>
            <w:shd w:val="clear" w:color="auto" w:fill="auto"/>
          </w:tcPr>
          <w:p w14:paraId="62994E7F" w14:textId="0F9CACBB" w:rsidR="000C7864" w:rsidRPr="00E624B8" w:rsidRDefault="000C7864" w:rsidP="00483612">
            <w:pPr>
              <w:spacing w:before="20" w:after="20"/>
              <w:contextualSpacing/>
            </w:pPr>
            <w:r w:rsidRPr="00E624B8">
              <w:t>lähte</w:t>
            </w:r>
            <w:r w:rsidR="00A27312">
              <w:t>/</w:t>
            </w:r>
            <w:r w:rsidRPr="00E624B8">
              <w:t>ä</w:t>
            </w:r>
            <w:r w:rsidR="0075485B">
              <w:t>(</w:t>
            </w:r>
            <w:r w:rsidRPr="00E624B8">
              <w:t>t), usko</w:t>
            </w:r>
            <w:r w:rsidR="00A27312">
              <w:t>/</w:t>
            </w:r>
            <w:r w:rsidRPr="00E624B8">
              <w:t>a</w:t>
            </w:r>
            <w:r w:rsidR="0075485B">
              <w:t>(</w:t>
            </w:r>
            <w:r w:rsidRPr="00E624B8">
              <w:t>t), kysy</w:t>
            </w:r>
            <w:r w:rsidR="00A27312">
              <w:t>/</w:t>
            </w:r>
            <w:r w:rsidRPr="00E624B8">
              <w:t>ä</w:t>
            </w:r>
            <w:r w:rsidR="0075485B">
              <w:t>(</w:t>
            </w:r>
            <w:r w:rsidRPr="00E624B8">
              <w:t>t)</w:t>
            </w:r>
          </w:p>
        </w:tc>
      </w:tr>
      <w:tr w:rsidR="000C7864" w:rsidRPr="00E624B8" w14:paraId="68CD935C" w14:textId="77777777" w:rsidTr="00E624B8">
        <w:trPr>
          <w:cantSplit/>
        </w:trPr>
        <w:tc>
          <w:tcPr>
            <w:tcW w:w="0" w:type="auto"/>
            <w:shd w:val="clear" w:color="auto" w:fill="auto"/>
          </w:tcPr>
          <w:p w14:paraId="007C9151" w14:textId="77777777" w:rsidR="000C7864" w:rsidRPr="00E624B8" w:rsidRDefault="000C7864" w:rsidP="00483612">
            <w:pPr>
              <w:spacing w:before="20" w:after="20"/>
              <w:contextualSpacing/>
            </w:pPr>
            <w:r w:rsidRPr="00E624B8">
              <w:t>Kokkoontumaverbit</w:t>
            </w:r>
          </w:p>
        </w:tc>
        <w:tc>
          <w:tcPr>
            <w:tcW w:w="0" w:type="auto"/>
            <w:shd w:val="clear" w:color="auto" w:fill="auto"/>
          </w:tcPr>
          <w:p w14:paraId="45DF8FBD" w14:textId="77777777" w:rsidR="000C7864" w:rsidRPr="00E624B8" w:rsidRDefault="000C7864" w:rsidP="00483612">
            <w:pPr>
              <w:spacing w:before="20" w:after="20"/>
              <w:contextualSpacing/>
            </w:pPr>
            <w:r w:rsidRPr="00E624B8">
              <w:t>lankkee, kerkkii, puttoo, halluu</w:t>
            </w:r>
          </w:p>
        </w:tc>
        <w:tc>
          <w:tcPr>
            <w:tcW w:w="0" w:type="auto"/>
            <w:shd w:val="clear" w:color="auto" w:fill="auto"/>
          </w:tcPr>
          <w:p w14:paraId="2C9A3229" w14:textId="04A16ED0" w:rsidR="000C7864" w:rsidRPr="00E624B8" w:rsidRDefault="000C7864" w:rsidP="00483612">
            <w:pPr>
              <w:spacing w:before="20" w:after="20"/>
              <w:contextualSpacing/>
            </w:pPr>
            <w:r w:rsidRPr="00E624B8">
              <w:t>lankia</w:t>
            </w:r>
            <w:r w:rsidR="00A27312">
              <w:t>/</w:t>
            </w:r>
            <w:r w:rsidRPr="00E624B8">
              <w:t>a, kerkiä</w:t>
            </w:r>
            <w:r w:rsidR="00A27312">
              <w:t>/</w:t>
            </w:r>
            <w:r w:rsidRPr="00E624B8">
              <w:t>ä, putoa</w:t>
            </w:r>
            <w:r w:rsidR="00A27312">
              <w:t>/</w:t>
            </w:r>
            <w:r w:rsidRPr="00E624B8">
              <w:t>a, halua</w:t>
            </w:r>
            <w:r w:rsidR="00A27312">
              <w:t>/</w:t>
            </w:r>
            <w:r w:rsidRPr="00E624B8">
              <w:t>a</w:t>
            </w:r>
          </w:p>
        </w:tc>
        <w:tc>
          <w:tcPr>
            <w:tcW w:w="0" w:type="auto"/>
            <w:shd w:val="clear" w:color="auto" w:fill="auto"/>
          </w:tcPr>
          <w:p w14:paraId="32830E6F" w14:textId="5EC1BC13" w:rsidR="000C7864" w:rsidRPr="00E624B8" w:rsidRDefault="000C7864" w:rsidP="00483612">
            <w:pPr>
              <w:spacing w:before="20" w:after="20"/>
              <w:contextualSpacing/>
            </w:pPr>
            <w:r w:rsidRPr="00E624B8">
              <w:t>lankea</w:t>
            </w:r>
            <w:r w:rsidR="00A27312">
              <w:t>/</w:t>
            </w:r>
            <w:r w:rsidRPr="00E624B8">
              <w:t>a, kerkiä</w:t>
            </w:r>
            <w:r w:rsidR="00A27312">
              <w:t>/</w:t>
            </w:r>
            <w:r w:rsidRPr="00E624B8">
              <w:t>ä, putoa</w:t>
            </w:r>
            <w:r w:rsidR="00A27312">
              <w:t>/</w:t>
            </w:r>
            <w:r w:rsidRPr="00E624B8">
              <w:t>a, halua</w:t>
            </w:r>
            <w:r w:rsidR="00A27312">
              <w:t>/</w:t>
            </w:r>
            <w:r w:rsidRPr="00E624B8">
              <w:t>a</w:t>
            </w:r>
          </w:p>
        </w:tc>
      </w:tr>
    </w:tbl>
    <w:p w14:paraId="319B24DD" w14:textId="77777777" w:rsidR="0009744E" w:rsidRPr="00A95D68" w:rsidRDefault="0009744E" w:rsidP="00BD2A19">
      <w:pPr>
        <w:pStyle w:val="Overskrift3"/>
      </w:pPr>
      <w:bookmarkStart w:id="695" w:name="_Toc209168589"/>
      <w:bookmarkStart w:id="696" w:name="_Toc241129228"/>
      <w:bookmarkStart w:id="697" w:name="_Toc311273748"/>
      <w:r w:rsidRPr="00A95D68">
        <w:t xml:space="preserve">Sananloppuinen </w:t>
      </w:r>
      <w:r w:rsidRPr="006415A4">
        <w:rPr>
          <w:i/>
        </w:rPr>
        <w:t>t</w:t>
      </w:r>
      <w:bookmarkEnd w:id="695"/>
      <w:bookmarkEnd w:id="696"/>
      <w:bookmarkEnd w:id="697"/>
    </w:p>
    <w:p w14:paraId="27E1F01A" w14:textId="77A64D42" w:rsidR="0009744E" w:rsidRPr="00A95D68" w:rsidRDefault="0009744E" w:rsidP="00BD2A19">
      <w:pPr>
        <w:spacing w:before="120" w:after="120"/>
      </w:pPr>
      <w:r w:rsidRPr="00A95D68">
        <w:t xml:space="preserve">Kainun kielen </w:t>
      </w:r>
      <w:r w:rsidR="00E46A35">
        <w:t>varieteet</w:t>
      </w:r>
      <w:r w:rsidRPr="00A95D68">
        <w:t xml:space="preserve">iitten välilä oon </w:t>
      </w:r>
      <w:r w:rsidR="001C053C">
        <w:t>eroitu</w:t>
      </w:r>
      <w:r w:rsidR="004B187F" w:rsidRPr="00A95D68">
        <w:t>s</w:t>
      </w:r>
      <w:r w:rsidRPr="00A95D68">
        <w:t xml:space="preserve"> siinä, missä kategoriissa alun alkkain sanan lopussa ollu </w:t>
      </w:r>
      <w:r w:rsidRPr="00957789">
        <w:rPr>
          <w:i/>
        </w:rPr>
        <w:t>t</w:t>
      </w:r>
      <w:r w:rsidRPr="00A95D68">
        <w:t xml:space="preserve"> oon myötä eli ei. Tässä kattoma seuraavii kategoriita:</w:t>
      </w:r>
    </w:p>
    <w:p w14:paraId="21C4E9AB" w14:textId="77777777" w:rsidR="0009744E" w:rsidRPr="00A95D68" w:rsidRDefault="0009744E" w:rsidP="00BD2A19">
      <w:pPr>
        <w:spacing w:before="120" w:after="120"/>
      </w:pPr>
      <w:r w:rsidRPr="00A95D68">
        <w:t xml:space="preserve">Sananloppuinen </w:t>
      </w:r>
      <w:r w:rsidRPr="00957789">
        <w:rPr>
          <w:i/>
        </w:rPr>
        <w:t>t</w:t>
      </w:r>
      <w:r w:rsidRPr="00A95D68">
        <w:t xml:space="preserve"> löyttyy tahi saattaa olla löytymättä kuitenki seuraavista kategoriista</w:t>
      </w:r>
      <w:r w:rsidR="00F032C0" w:rsidRPr="00A95D68">
        <w:t>:</w:t>
      </w:r>
    </w:p>
    <w:p w14:paraId="1A44FEE5" w14:textId="3260533C" w:rsidR="0009744E" w:rsidRPr="00A95D68" w:rsidRDefault="00F032C0" w:rsidP="002A40D8">
      <w:pPr>
        <w:pStyle w:val="Listeavsnitt"/>
        <w:numPr>
          <w:ilvl w:val="0"/>
          <w:numId w:val="4"/>
        </w:numPr>
        <w:spacing w:before="120" w:after="120"/>
        <w:contextualSpacing w:val="0"/>
      </w:pPr>
      <w:r w:rsidRPr="00A95D68">
        <w:t xml:space="preserve">Nomenit, minkä singulaarin nominatiivi loppuu </w:t>
      </w:r>
      <w:r w:rsidRPr="001E48C6">
        <w:rPr>
          <w:i/>
        </w:rPr>
        <w:t xml:space="preserve">et </w:t>
      </w:r>
      <w:r w:rsidR="00BA1173" w:rsidRPr="00BA1173">
        <w:t>~</w:t>
      </w:r>
      <w:r w:rsidRPr="001E48C6">
        <w:rPr>
          <w:i/>
        </w:rPr>
        <w:t xml:space="preserve"> e</w:t>
      </w:r>
      <w:r w:rsidRPr="00A95D68">
        <w:t>. Esimerkkii</w:t>
      </w:r>
      <w:r w:rsidR="00A27312">
        <w:t>:</w:t>
      </w:r>
      <w:r w:rsidRPr="00A95D68">
        <w:t xml:space="preserve"> </w:t>
      </w:r>
      <w:r w:rsidRPr="001E48C6">
        <w:rPr>
          <w:i/>
        </w:rPr>
        <w:t xml:space="preserve">venet </w:t>
      </w:r>
      <w:r w:rsidR="00BA1173" w:rsidRPr="00BA1173">
        <w:t>~</w:t>
      </w:r>
      <w:r w:rsidRPr="001E48C6">
        <w:rPr>
          <w:i/>
        </w:rPr>
        <w:t xml:space="preserve"> vene</w:t>
      </w:r>
      <w:r w:rsidR="0075485B" w:rsidRPr="0075485B">
        <w:t>,</w:t>
      </w:r>
      <w:r w:rsidRPr="001E48C6">
        <w:rPr>
          <w:i/>
        </w:rPr>
        <w:t xml:space="preserve"> myötälet </w:t>
      </w:r>
      <w:r w:rsidR="00BA1173" w:rsidRPr="00BA1173">
        <w:t>~</w:t>
      </w:r>
      <w:r w:rsidRPr="001E48C6">
        <w:rPr>
          <w:i/>
        </w:rPr>
        <w:t xml:space="preserve"> myötäle</w:t>
      </w:r>
      <w:r w:rsidR="001B127A" w:rsidRPr="001B127A">
        <w:t>.</w:t>
      </w:r>
      <w:r w:rsidRPr="00A95D68">
        <w:t xml:space="preserve"> Muissa haamuissa näitten taivutuksessa ei ole erroo.</w:t>
      </w:r>
    </w:p>
    <w:p w14:paraId="63F34C63" w14:textId="02382377" w:rsidR="00F032C0" w:rsidRPr="00A95D68" w:rsidRDefault="00C27095" w:rsidP="002A40D8">
      <w:pPr>
        <w:pStyle w:val="Listeavsnitt"/>
        <w:numPr>
          <w:ilvl w:val="0"/>
          <w:numId w:val="4"/>
        </w:numPr>
        <w:spacing w:before="120" w:after="120"/>
        <w:contextualSpacing w:val="0"/>
      </w:pPr>
      <w:r w:rsidRPr="00A95D68">
        <w:t>Yksi</w:t>
      </w:r>
      <w:r w:rsidR="005367F4">
        <w:t>rankaisten</w:t>
      </w:r>
      <w:r w:rsidRPr="00A95D68">
        <w:t xml:space="preserve"> v</w:t>
      </w:r>
      <w:r w:rsidR="00F032C0" w:rsidRPr="00A95D68">
        <w:t xml:space="preserve">erbiin 1. infinitiivin suffiksi </w:t>
      </w:r>
      <w:r w:rsidR="00F032C0" w:rsidRPr="001E48C6">
        <w:rPr>
          <w:i/>
        </w:rPr>
        <w:t xml:space="preserve">Vt </w:t>
      </w:r>
      <w:r w:rsidR="00BA1173" w:rsidRPr="00BA1173">
        <w:t>~</w:t>
      </w:r>
      <w:r w:rsidR="00F032C0" w:rsidRPr="001E48C6">
        <w:rPr>
          <w:i/>
        </w:rPr>
        <w:t xml:space="preserve"> V</w:t>
      </w:r>
      <w:r w:rsidR="00A27312">
        <w:rPr>
          <w:i/>
        </w:rPr>
        <w:t xml:space="preserve"> </w:t>
      </w:r>
      <w:r w:rsidR="0062555C">
        <w:t>(verbi</w:t>
      </w:r>
      <w:r w:rsidR="00A27312">
        <w:t>tyyppi</w:t>
      </w:r>
      <w:r w:rsidR="00827C5A">
        <w:t xml:space="preserve"> 2)</w:t>
      </w:r>
      <w:r w:rsidR="00F032C0" w:rsidRPr="00A95D68">
        <w:t xml:space="preserve">. Esimerkkii </w:t>
      </w:r>
      <w:r w:rsidR="00F032C0" w:rsidRPr="001E48C6">
        <w:rPr>
          <w:i/>
        </w:rPr>
        <w:t>jakka</w:t>
      </w:r>
      <w:r w:rsidR="0098090B" w:rsidRPr="0098090B">
        <w:t>/</w:t>
      </w:r>
      <w:r w:rsidR="00F032C0" w:rsidRPr="001E48C6">
        <w:rPr>
          <w:i/>
        </w:rPr>
        <w:t xml:space="preserve">at </w:t>
      </w:r>
      <w:r w:rsidR="00BA1173" w:rsidRPr="00BA1173">
        <w:t>~</w:t>
      </w:r>
      <w:r w:rsidR="00F032C0" w:rsidRPr="001E48C6">
        <w:rPr>
          <w:i/>
        </w:rPr>
        <w:t xml:space="preserve"> jakka</w:t>
      </w:r>
      <w:r w:rsidR="0098090B" w:rsidRPr="0098090B">
        <w:t>/</w:t>
      </w:r>
      <w:r w:rsidR="00F032C0" w:rsidRPr="001E48C6">
        <w:rPr>
          <w:i/>
        </w:rPr>
        <w:t>a</w:t>
      </w:r>
      <w:r w:rsidR="0075485B" w:rsidRPr="0075485B">
        <w:t>,</w:t>
      </w:r>
      <w:r w:rsidR="00F032C0" w:rsidRPr="001E48C6">
        <w:rPr>
          <w:i/>
        </w:rPr>
        <w:t xml:space="preserve"> puhhu</w:t>
      </w:r>
      <w:r w:rsidR="0098090B" w:rsidRPr="0098090B">
        <w:t>/</w:t>
      </w:r>
      <w:r w:rsidR="00F032C0" w:rsidRPr="001E48C6">
        <w:rPr>
          <w:i/>
        </w:rPr>
        <w:t xml:space="preserve">ut </w:t>
      </w:r>
      <w:r w:rsidR="00BA1173" w:rsidRPr="00BA1173">
        <w:t>~</w:t>
      </w:r>
      <w:r w:rsidR="00F032C0" w:rsidRPr="001E48C6">
        <w:rPr>
          <w:i/>
        </w:rPr>
        <w:t xml:space="preserve"> puhu</w:t>
      </w:r>
      <w:r w:rsidR="0098090B" w:rsidRPr="0098090B">
        <w:t>/</w:t>
      </w:r>
      <w:r w:rsidR="00F032C0" w:rsidRPr="001E48C6">
        <w:rPr>
          <w:i/>
        </w:rPr>
        <w:t>a</w:t>
      </w:r>
      <w:r w:rsidR="0075485B" w:rsidRPr="0075485B">
        <w:t>(</w:t>
      </w:r>
      <w:r w:rsidR="004B187F" w:rsidRPr="001E48C6">
        <w:rPr>
          <w:i/>
        </w:rPr>
        <w:t>t</w:t>
      </w:r>
      <w:r w:rsidR="0075485B" w:rsidRPr="0075485B">
        <w:t>),</w:t>
      </w:r>
      <w:r w:rsidR="00F032C0" w:rsidRPr="001E48C6">
        <w:rPr>
          <w:i/>
        </w:rPr>
        <w:t xml:space="preserve"> ymmärttä</w:t>
      </w:r>
      <w:r w:rsidR="0098090B" w:rsidRPr="0098090B">
        <w:t>/</w:t>
      </w:r>
      <w:r w:rsidR="00F032C0" w:rsidRPr="001E48C6">
        <w:rPr>
          <w:i/>
        </w:rPr>
        <w:t>ä</w:t>
      </w:r>
      <w:r w:rsidR="00BA1173" w:rsidRPr="00BA1173">
        <w:t>(</w:t>
      </w:r>
      <w:r w:rsidR="00F032C0" w:rsidRPr="001E48C6">
        <w:rPr>
          <w:i/>
        </w:rPr>
        <w:t>t</w:t>
      </w:r>
      <w:r w:rsidR="00BA1173" w:rsidRPr="00BA1173">
        <w:t>)</w:t>
      </w:r>
      <w:r w:rsidR="00F032C0" w:rsidRPr="001E48C6">
        <w:rPr>
          <w:i/>
        </w:rPr>
        <w:t xml:space="preserve"> </w:t>
      </w:r>
      <w:r w:rsidR="00BA1173" w:rsidRPr="00BA1173">
        <w:t>~</w:t>
      </w:r>
      <w:r w:rsidR="00F032C0" w:rsidRPr="001E48C6">
        <w:rPr>
          <w:i/>
        </w:rPr>
        <w:t xml:space="preserve"> ymmärtä</w:t>
      </w:r>
      <w:r w:rsidR="0098090B" w:rsidRPr="0098090B">
        <w:t>/</w:t>
      </w:r>
      <w:r w:rsidR="00F032C0" w:rsidRPr="001E48C6">
        <w:rPr>
          <w:i/>
        </w:rPr>
        <w:t>ä</w:t>
      </w:r>
      <w:r w:rsidR="0075485B" w:rsidRPr="0075485B">
        <w:t>(</w:t>
      </w:r>
      <w:r w:rsidR="004B187F" w:rsidRPr="001E48C6">
        <w:rPr>
          <w:i/>
        </w:rPr>
        <w:t>t</w:t>
      </w:r>
      <w:r w:rsidR="0075485B" w:rsidRPr="0075485B">
        <w:t>)</w:t>
      </w:r>
      <w:r w:rsidR="001B127A" w:rsidRPr="001B127A">
        <w:t>.</w:t>
      </w:r>
    </w:p>
    <w:p w14:paraId="07C670D2" w14:textId="5093E85F" w:rsidR="00D606D6" w:rsidRPr="00A95D68" w:rsidRDefault="00D606D6" w:rsidP="002A40D8">
      <w:pPr>
        <w:pStyle w:val="Listeavsnitt"/>
        <w:numPr>
          <w:ilvl w:val="0"/>
          <w:numId w:val="4"/>
        </w:numPr>
        <w:spacing w:before="120" w:after="120"/>
        <w:contextualSpacing w:val="0"/>
      </w:pPr>
      <w:r w:rsidRPr="00A95D68">
        <w:t xml:space="preserve">Allatiivin suffiksi </w:t>
      </w:r>
      <w:r w:rsidR="0075485B" w:rsidRPr="0075485B">
        <w:t>(</w:t>
      </w:r>
      <w:r w:rsidRPr="001E48C6">
        <w:rPr>
          <w:i/>
        </w:rPr>
        <w:t>l</w:t>
      </w:r>
      <w:r w:rsidR="0075485B" w:rsidRPr="0075485B">
        <w:t>)</w:t>
      </w:r>
      <w:r w:rsidRPr="001E48C6">
        <w:rPr>
          <w:i/>
        </w:rPr>
        <w:t>l</w:t>
      </w:r>
      <w:r w:rsidR="00A928C2" w:rsidRPr="001E48C6">
        <w:rPr>
          <w:i/>
        </w:rPr>
        <w:t>e</w:t>
      </w:r>
      <w:r w:rsidRPr="001E48C6">
        <w:rPr>
          <w:i/>
        </w:rPr>
        <w:t xml:space="preserve"> </w:t>
      </w:r>
      <w:r w:rsidR="00BA1173" w:rsidRPr="00BA1173">
        <w:t>~</w:t>
      </w:r>
      <w:r w:rsidRPr="001E48C6">
        <w:rPr>
          <w:i/>
        </w:rPr>
        <w:t xml:space="preserve"> </w:t>
      </w:r>
      <w:r w:rsidR="0075485B" w:rsidRPr="0075485B">
        <w:t>(</w:t>
      </w:r>
      <w:r w:rsidRPr="001E48C6">
        <w:rPr>
          <w:i/>
        </w:rPr>
        <w:t>l</w:t>
      </w:r>
      <w:r w:rsidR="0075485B" w:rsidRPr="0075485B">
        <w:t>)</w:t>
      </w:r>
      <w:r w:rsidRPr="001E48C6">
        <w:rPr>
          <w:i/>
        </w:rPr>
        <w:t>let</w:t>
      </w:r>
      <w:r w:rsidRPr="00A95D68">
        <w:t xml:space="preserve">. Esimerkkii </w:t>
      </w:r>
      <w:r w:rsidR="0075485B" w:rsidRPr="0075485B">
        <w:t>(</w:t>
      </w:r>
      <w:r w:rsidRPr="001E48C6">
        <w:rPr>
          <w:i/>
        </w:rPr>
        <w:t xml:space="preserve">äiti </w:t>
      </w:r>
      <w:r w:rsidR="0075485B" w:rsidRPr="0075485B">
        <w:t>:)</w:t>
      </w:r>
      <w:r w:rsidRPr="001E48C6">
        <w:rPr>
          <w:i/>
        </w:rPr>
        <w:t xml:space="preserve"> äiti</w:t>
      </w:r>
      <w:r w:rsidR="0098090B" w:rsidRPr="0098090B">
        <w:t>/</w:t>
      </w:r>
      <w:r w:rsidRPr="001E48C6">
        <w:rPr>
          <w:i/>
        </w:rPr>
        <w:t xml:space="preserve">le </w:t>
      </w:r>
      <w:r w:rsidR="00BA1173" w:rsidRPr="00BA1173">
        <w:t>~</w:t>
      </w:r>
      <w:r w:rsidRPr="001E48C6">
        <w:rPr>
          <w:i/>
        </w:rPr>
        <w:t xml:space="preserve"> äiti</w:t>
      </w:r>
      <w:r w:rsidR="0098090B" w:rsidRPr="0098090B">
        <w:t>/</w:t>
      </w:r>
      <w:r w:rsidRPr="001E48C6">
        <w:rPr>
          <w:i/>
        </w:rPr>
        <w:t>le</w:t>
      </w:r>
      <w:r w:rsidR="00A928C2" w:rsidRPr="001E48C6">
        <w:rPr>
          <w:i/>
        </w:rPr>
        <w:t>t</w:t>
      </w:r>
      <w:r w:rsidRPr="00A95D68">
        <w:t xml:space="preserve">, </w:t>
      </w:r>
      <w:r w:rsidR="0075485B">
        <w:t>(</w:t>
      </w:r>
      <w:r w:rsidRPr="001E48C6">
        <w:rPr>
          <w:i/>
        </w:rPr>
        <w:t xml:space="preserve">tytär </w:t>
      </w:r>
      <w:r w:rsidR="00BA1173" w:rsidRPr="00BA1173">
        <w:t>~</w:t>
      </w:r>
      <w:r w:rsidR="000E3F70" w:rsidRPr="001E48C6">
        <w:rPr>
          <w:i/>
        </w:rPr>
        <w:t xml:space="preserve"> tyär </w:t>
      </w:r>
      <w:r w:rsidR="0075485B" w:rsidRPr="0075485B">
        <w:t>:)</w:t>
      </w:r>
      <w:r w:rsidRPr="001E48C6">
        <w:rPr>
          <w:i/>
        </w:rPr>
        <w:t xml:space="preserve"> tyttäre</w:t>
      </w:r>
      <w:r w:rsidR="0098090B" w:rsidRPr="0098090B">
        <w:t>/</w:t>
      </w:r>
      <w:r w:rsidRPr="001E48C6">
        <w:rPr>
          <w:i/>
        </w:rPr>
        <w:t xml:space="preserve">lle </w:t>
      </w:r>
      <w:r w:rsidR="00BA1173" w:rsidRPr="00BA1173">
        <w:t>~</w:t>
      </w:r>
      <w:r w:rsidRPr="001E48C6">
        <w:rPr>
          <w:i/>
        </w:rPr>
        <w:t xml:space="preserve"> tyttäre</w:t>
      </w:r>
      <w:r w:rsidR="0098090B" w:rsidRPr="0098090B">
        <w:t>/</w:t>
      </w:r>
      <w:r w:rsidRPr="001E48C6">
        <w:rPr>
          <w:i/>
        </w:rPr>
        <w:t>llet</w:t>
      </w:r>
      <w:r w:rsidRPr="00A95D68">
        <w:t>.</w:t>
      </w:r>
    </w:p>
    <w:p w14:paraId="62E2EF9E" w14:textId="17E198FF" w:rsidR="00232AA9" w:rsidRPr="001E48C6" w:rsidRDefault="003802BE" w:rsidP="002A40D8">
      <w:pPr>
        <w:pStyle w:val="Listeavsnitt"/>
        <w:numPr>
          <w:ilvl w:val="0"/>
          <w:numId w:val="4"/>
        </w:numPr>
        <w:spacing w:before="120" w:after="120"/>
        <w:contextualSpacing w:val="0"/>
        <w:rPr>
          <w:i/>
        </w:rPr>
      </w:pPr>
      <w:r w:rsidRPr="00A95D68">
        <w:t xml:space="preserve">Adverbiita ja </w:t>
      </w:r>
      <w:r w:rsidR="00F15426" w:rsidRPr="00A95D68">
        <w:t>adposisuuni</w:t>
      </w:r>
      <w:r w:rsidR="00E55C3C" w:rsidRPr="00A95D68">
        <w:t>i</w:t>
      </w:r>
      <w:r w:rsidRPr="00A95D68">
        <w:t xml:space="preserve">ta, esimerkiksi </w:t>
      </w:r>
      <w:r w:rsidRPr="001E48C6">
        <w:rPr>
          <w:i/>
        </w:rPr>
        <w:t xml:space="preserve">läpi </w:t>
      </w:r>
      <w:r w:rsidR="00BA1173" w:rsidRPr="00BA1173">
        <w:t>~</w:t>
      </w:r>
      <w:r w:rsidRPr="001E48C6">
        <w:rPr>
          <w:i/>
        </w:rPr>
        <w:t xml:space="preserve"> läpit</w:t>
      </w:r>
      <w:r w:rsidR="0075485B" w:rsidRPr="0075485B">
        <w:t>,</w:t>
      </w:r>
      <w:r w:rsidRPr="001E48C6">
        <w:rPr>
          <w:i/>
        </w:rPr>
        <w:t xml:space="preserve"> </w:t>
      </w:r>
      <w:r w:rsidR="00D606D6" w:rsidRPr="001E48C6">
        <w:rPr>
          <w:i/>
        </w:rPr>
        <w:t xml:space="preserve">sinne </w:t>
      </w:r>
      <w:r w:rsidR="00BA1173" w:rsidRPr="00BA1173">
        <w:t>~</w:t>
      </w:r>
      <w:r w:rsidR="00D606D6" w:rsidRPr="001E48C6">
        <w:rPr>
          <w:i/>
        </w:rPr>
        <w:t xml:space="preserve"> sinnet</w:t>
      </w:r>
      <w:r w:rsidR="0075485B" w:rsidRPr="0075485B">
        <w:t>,</w:t>
      </w:r>
      <w:r w:rsidR="00D606D6" w:rsidRPr="001E48C6">
        <w:rPr>
          <w:i/>
        </w:rPr>
        <w:t xml:space="preserve"> asti </w:t>
      </w:r>
      <w:r w:rsidR="00BA1173" w:rsidRPr="00BA1173">
        <w:t>~</w:t>
      </w:r>
      <w:r w:rsidR="00D606D6" w:rsidRPr="001E48C6">
        <w:rPr>
          <w:i/>
        </w:rPr>
        <w:t xml:space="preserve"> astit</w:t>
      </w:r>
      <w:r w:rsidR="0075485B" w:rsidRPr="0075485B">
        <w:t>,</w:t>
      </w:r>
      <w:r w:rsidR="00D606D6" w:rsidRPr="001E48C6">
        <w:rPr>
          <w:i/>
        </w:rPr>
        <w:t xml:space="preserve"> pääle </w:t>
      </w:r>
      <w:r w:rsidR="00BA1173" w:rsidRPr="00BA1173">
        <w:t>~</w:t>
      </w:r>
      <w:r w:rsidR="00D606D6" w:rsidRPr="001E48C6">
        <w:rPr>
          <w:i/>
        </w:rPr>
        <w:t xml:space="preserve"> päälet</w:t>
      </w:r>
      <w:r w:rsidR="001B127A" w:rsidRPr="001B127A">
        <w:t>.</w:t>
      </w:r>
    </w:p>
    <w:p w14:paraId="370F7D9B" w14:textId="3107AE88" w:rsidR="00D606D6" w:rsidRPr="00A95D68" w:rsidRDefault="00D606D6" w:rsidP="001E48C6">
      <w:pPr>
        <w:pStyle w:val="Listeavsnitt"/>
        <w:spacing w:before="120" w:after="120"/>
        <w:ind w:left="0"/>
        <w:contextualSpacing w:val="0"/>
      </w:pPr>
      <w:r w:rsidRPr="00A95D68">
        <w:t xml:space="preserve">Varengin </w:t>
      </w:r>
      <w:r w:rsidR="00E46A35">
        <w:t>varieteet</w:t>
      </w:r>
      <w:r w:rsidRPr="00A95D68">
        <w:t>issa näissä ei ole mishään loppu-</w:t>
      </w:r>
      <w:r w:rsidRPr="001E48C6">
        <w:rPr>
          <w:i/>
        </w:rPr>
        <w:t>t</w:t>
      </w:r>
      <w:r w:rsidR="0075485B" w:rsidRPr="0075485B">
        <w:t>:</w:t>
      </w:r>
      <w:r w:rsidRPr="00A95D68">
        <w:t xml:space="preserve">tä. </w:t>
      </w:r>
      <w:r w:rsidR="001E48C6">
        <w:t>Harvinainen loppu-</w:t>
      </w:r>
      <w:r w:rsidR="001E48C6">
        <w:rPr>
          <w:i/>
        </w:rPr>
        <w:t xml:space="preserve">t </w:t>
      </w:r>
      <w:r w:rsidR="00827C5A">
        <w:t xml:space="preserve">oon kans Tenon </w:t>
      </w:r>
      <w:r w:rsidR="00E46A35">
        <w:t>varieteet</w:t>
      </w:r>
      <w:r w:rsidR="00827C5A">
        <w:t xml:space="preserve">issa, ja kohta harvinainen Raisinki </w:t>
      </w:r>
      <w:r w:rsidR="00E46A35">
        <w:t>varieteet</w:t>
      </w:r>
      <w:r w:rsidR="00827C5A">
        <w:t>issa.</w:t>
      </w:r>
      <w:r w:rsidR="001E48C6">
        <w:t xml:space="preserve"> </w:t>
      </w:r>
      <w:r w:rsidRPr="00A95D68">
        <w:t xml:space="preserve">Porsangin </w:t>
      </w:r>
      <w:r w:rsidR="00E46A35">
        <w:lastRenderedPageBreak/>
        <w:t>varieteet</w:t>
      </w:r>
      <w:r w:rsidRPr="00A95D68">
        <w:t>issa loppu-</w:t>
      </w:r>
      <w:r w:rsidRPr="001E48C6">
        <w:rPr>
          <w:i/>
        </w:rPr>
        <w:t>t</w:t>
      </w:r>
      <w:r w:rsidRPr="00A95D68">
        <w:t xml:space="preserve"> oon tavalinen kahđessa ensimäisessä joukossa, kahđessa jälkimäisessä ei. </w:t>
      </w:r>
      <w:r w:rsidR="001E48C6">
        <w:t xml:space="preserve">Muissa </w:t>
      </w:r>
      <w:r w:rsidR="00E46A35">
        <w:t>varieteet</w:t>
      </w:r>
      <w:r w:rsidR="001E48C6">
        <w:t>iissa</w:t>
      </w:r>
      <w:r w:rsidR="00E55C3C" w:rsidRPr="00A95D68">
        <w:t xml:space="preserve"> </w:t>
      </w:r>
      <w:r w:rsidR="00827C5A">
        <w:t xml:space="preserve">se </w:t>
      </w:r>
      <w:r w:rsidRPr="00A95D68">
        <w:t>oon tavalinen käyttäät tätä loppu-</w:t>
      </w:r>
      <w:r w:rsidRPr="001E48C6">
        <w:rPr>
          <w:i/>
        </w:rPr>
        <w:t>t</w:t>
      </w:r>
      <w:r w:rsidRPr="00A95D68">
        <w:t>:tä</w:t>
      </w:r>
      <w:r w:rsidR="00E55C3C" w:rsidRPr="00A95D68">
        <w:t xml:space="preserve"> jok</w:t>
      </w:r>
      <w:r w:rsidR="003441F7" w:rsidRPr="00A95D68">
        <w:t>h</w:t>
      </w:r>
      <w:r w:rsidR="00E55C3C" w:rsidRPr="00A95D68">
        <w:t>aisessa</w:t>
      </w:r>
      <w:r w:rsidR="000A4B27">
        <w:t xml:space="preserve"> </w:t>
      </w:r>
      <w:r w:rsidR="00E55C3C" w:rsidRPr="00A95D68">
        <w:t>ylipuolen joukoista</w:t>
      </w:r>
      <w:r w:rsidRPr="00A95D68">
        <w:t>, mutta saattaa sen jättäät poiski.</w:t>
      </w:r>
    </w:p>
    <w:p w14:paraId="15F91100" w14:textId="6140492D" w:rsidR="00F904D4" w:rsidRDefault="00AE2DFE" w:rsidP="000A38EB">
      <w:pPr>
        <w:pStyle w:val="Punktliste"/>
      </w:pPr>
      <w:r>
        <w:t>Partisip</w:t>
      </w:r>
      <w:r w:rsidR="005664C2">
        <w:t xml:space="preserve">in perfektin singulaarin nominatiivin haamu saattaa </w:t>
      </w:r>
      <w:r w:rsidR="00AE35D5" w:rsidRPr="00A95D68">
        <w:t xml:space="preserve">kans olla </w:t>
      </w:r>
      <w:r w:rsidR="00AE35D5" w:rsidRPr="001E48C6">
        <w:rPr>
          <w:i/>
        </w:rPr>
        <w:t>t</w:t>
      </w:r>
      <w:r w:rsidR="00AE35D5" w:rsidRPr="00A95D68">
        <w:t xml:space="preserve">:linen tahi ilman </w:t>
      </w:r>
      <w:r w:rsidR="00AE35D5" w:rsidRPr="001E48C6">
        <w:rPr>
          <w:i/>
        </w:rPr>
        <w:t>t</w:t>
      </w:r>
      <w:r w:rsidR="00AE35D5" w:rsidRPr="00A95D68">
        <w:t xml:space="preserve">:ttä. Esimerkkii </w:t>
      </w:r>
      <w:r w:rsidR="00AE35D5" w:rsidRPr="001E48C6">
        <w:rPr>
          <w:i/>
        </w:rPr>
        <w:t>syö</w:t>
      </w:r>
      <w:r w:rsidR="0098090B" w:rsidRPr="0098090B">
        <w:t>/</w:t>
      </w:r>
      <w:r w:rsidR="00AE35D5" w:rsidRPr="001E48C6">
        <w:rPr>
          <w:i/>
        </w:rPr>
        <w:t xml:space="preserve">ny </w:t>
      </w:r>
      <w:r w:rsidR="00BA1173" w:rsidRPr="00BA1173">
        <w:t>~</w:t>
      </w:r>
      <w:r w:rsidR="00AE35D5" w:rsidRPr="001E48C6">
        <w:rPr>
          <w:i/>
        </w:rPr>
        <w:t xml:space="preserve"> syö</w:t>
      </w:r>
      <w:r w:rsidR="0098090B" w:rsidRPr="0098090B">
        <w:t>/</w:t>
      </w:r>
      <w:r w:rsidR="00AE35D5" w:rsidRPr="001E48C6">
        <w:rPr>
          <w:i/>
        </w:rPr>
        <w:t>nyt</w:t>
      </w:r>
      <w:r w:rsidR="0075485B" w:rsidRPr="0075485B">
        <w:t>,</w:t>
      </w:r>
      <w:r w:rsidR="00AE35D5" w:rsidRPr="001E48C6">
        <w:rPr>
          <w:i/>
        </w:rPr>
        <w:t xml:space="preserve"> lähte</w:t>
      </w:r>
      <w:r w:rsidR="0098090B" w:rsidRPr="0098090B">
        <w:t>/</w:t>
      </w:r>
      <w:r w:rsidR="00AE35D5" w:rsidRPr="001E48C6">
        <w:rPr>
          <w:i/>
        </w:rPr>
        <w:t xml:space="preserve">ny </w:t>
      </w:r>
      <w:r w:rsidR="00BA1173" w:rsidRPr="00BA1173">
        <w:t>~</w:t>
      </w:r>
      <w:r w:rsidR="00AE35D5" w:rsidRPr="001E48C6">
        <w:rPr>
          <w:i/>
        </w:rPr>
        <w:t xml:space="preserve"> lähte</w:t>
      </w:r>
      <w:r w:rsidR="0098090B" w:rsidRPr="0098090B">
        <w:t>/</w:t>
      </w:r>
      <w:r w:rsidR="00AE35D5" w:rsidRPr="001E48C6">
        <w:rPr>
          <w:i/>
        </w:rPr>
        <w:t>nyt</w:t>
      </w:r>
      <w:r w:rsidR="0075485B" w:rsidRPr="0075485B">
        <w:t>,</w:t>
      </w:r>
      <w:r w:rsidR="00AE35D5" w:rsidRPr="001E48C6">
        <w:rPr>
          <w:i/>
        </w:rPr>
        <w:t xml:space="preserve"> halu</w:t>
      </w:r>
      <w:r w:rsidR="0098090B" w:rsidRPr="0098090B">
        <w:t>/</w:t>
      </w:r>
      <w:r w:rsidR="00AE35D5" w:rsidRPr="001E48C6">
        <w:rPr>
          <w:i/>
        </w:rPr>
        <w:t xml:space="preserve">nu </w:t>
      </w:r>
      <w:r w:rsidR="00BA1173" w:rsidRPr="00BA1173">
        <w:t>~</w:t>
      </w:r>
      <w:r w:rsidR="00AE35D5" w:rsidRPr="001E48C6">
        <w:rPr>
          <w:i/>
        </w:rPr>
        <w:t xml:space="preserve"> halu</w:t>
      </w:r>
      <w:r w:rsidR="0098090B" w:rsidRPr="0098090B">
        <w:t>/</w:t>
      </w:r>
      <w:r w:rsidR="00AE35D5" w:rsidRPr="001E48C6">
        <w:rPr>
          <w:i/>
        </w:rPr>
        <w:t>nut</w:t>
      </w:r>
      <w:r w:rsidR="00AE35D5" w:rsidRPr="00A95D68">
        <w:t xml:space="preserve">. Tavalisempi oon käyttäät </w:t>
      </w:r>
      <w:r w:rsidR="00AE35D5" w:rsidRPr="001E48C6">
        <w:rPr>
          <w:i/>
        </w:rPr>
        <w:t>t</w:t>
      </w:r>
      <w:r w:rsidR="00AE35D5" w:rsidRPr="00A95D68">
        <w:t>:</w:t>
      </w:r>
      <w:r w:rsidR="003441F7" w:rsidRPr="00A95D68">
        <w:t>tö</w:t>
      </w:r>
      <w:r w:rsidR="00AE35D5" w:rsidRPr="00A95D68">
        <w:t xml:space="preserve">ntä varianttii, ja sen oon parempi jättäät pois kaikista </w:t>
      </w:r>
      <w:r w:rsidR="00E46A35">
        <w:t>varieteet</w:t>
      </w:r>
      <w:r w:rsidR="00AE35D5" w:rsidRPr="00A95D68">
        <w:t>iista</w:t>
      </w:r>
      <w:r w:rsidR="00F904D4">
        <w:t>.</w:t>
      </w:r>
    </w:p>
    <w:p w14:paraId="68526ACA" w14:textId="5AB28394" w:rsidR="00AE35D5" w:rsidRPr="000A38EB" w:rsidRDefault="007064ED" w:rsidP="000A38EB">
      <w:pPr>
        <w:pStyle w:val="Punktliste"/>
        <w:rPr>
          <w:i/>
        </w:rPr>
      </w:pPr>
      <w:r w:rsidRPr="00A95D68">
        <w:t xml:space="preserve">Toinen samanlajinen oon </w:t>
      </w:r>
      <w:r w:rsidR="0025528A" w:rsidRPr="00A95D68">
        <w:t xml:space="preserve">preesensin </w:t>
      </w:r>
      <w:r w:rsidRPr="00A95D68">
        <w:t xml:space="preserve">pluraalin 3. persoonan </w:t>
      </w:r>
      <w:r w:rsidR="00AE2DFE">
        <w:t>partisip</w:t>
      </w:r>
      <w:r w:rsidRPr="00A95D68">
        <w:t xml:space="preserve">in </w:t>
      </w:r>
      <w:r w:rsidR="0025528A" w:rsidRPr="00A95D68">
        <w:t>pree</w:t>
      </w:r>
      <w:r w:rsidR="005065CA">
        <w:t>s</w:t>
      </w:r>
      <w:r w:rsidR="0025528A" w:rsidRPr="00A95D68">
        <w:t xml:space="preserve">ensin </w:t>
      </w:r>
      <w:r w:rsidRPr="00A95D68">
        <w:t xml:space="preserve">kans identtinen haamu </w:t>
      </w:r>
      <w:r w:rsidRPr="001E48C6">
        <w:rPr>
          <w:i/>
        </w:rPr>
        <w:t xml:space="preserve">vA </w:t>
      </w:r>
      <w:r w:rsidR="00BA1173" w:rsidRPr="00BA1173">
        <w:t>~</w:t>
      </w:r>
      <w:r w:rsidRPr="001E48C6">
        <w:rPr>
          <w:i/>
        </w:rPr>
        <w:t xml:space="preserve"> vAt</w:t>
      </w:r>
      <w:r w:rsidRPr="00A95D68">
        <w:t xml:space="preserve">, missä </w:t>
      </w:r>
      <w:r w:rsidRPr="001E48C6">
        <w:rPr>
          <w:i/>
        </w:rPr>
        <w:t>t</w:t>
      </w:r>
      <w:r w:rsidRPr="00A95D68">
        <w:t xml:space="preserve"> saattaa olla myötä </w:t>
      </w:r>
      <w:r w:rsidR="004471C9" w:rsidRPr="00A95D68">
        <w:t xml:space="preserve">mutta sen </w:t>
      </w:r>
      <w:r w:rsidRPr="00A95D68">
        <w:t>saattaa jä</w:t>
      </w:r>
      <w:r w:rsidR="004471C9" w:rsidRPr="00A95D68">
        <w:t>ttäät</w:t>
      </w:r>
      <w:r w:rsidRPr="00A95D68">
        <w:t xml:space="preserve"> poiski. Esimerkiksi </w:t>
      </w:r>
      <w:r w:rsidRPr="000A38EB">
        <w:rPr>
          <w:i/>
        </w:rPr>
        <w:t>syö</w:t>
      </w:r>
      <w:r w:rsidR="0098090B" w:rsidRPr="0098090B">
        <w:t>/</w:t>
      </w:r>
      <w:r w:rsidRPr="000A38EB">
        <w:rPr>
          <w:i/>
        </w:rPr>
        <w:t xml:space="preserve">vä </w:t>
      </w:r>
      <w:r w:rsidR="00BA1173" w:rsidRPr="00BA1173">
        <w:t>~</w:t>
      </w:r>
      <w:r w:rsidRPr="000A38EB">
        <w:rPr>
          <w:i/>
        </w:rPr>
        <w:t xml:space="preserve"> syö</w:t>
      </w:r>
      <w:r w:rsidR="0098090B" w:rsidRPr="0098090B">
        <w:t>/</w:t>
      </w:r>
      <w:r w:rsidRPr="000A38EB">
        <w:rPr>
          <w:i/>
        </w:rPr>
        <w:t>vät</w:t>
      </w:r>
      <w:r w:rsidR="0075485B" w:rsidRPr="0075485B">
        <w:t>,</w:t>
      </w:r>
      <w:r w:rsidRPr="000A38EB">
        <w:rPr>
          <w:i/>
        </w:rPr>
        <w:t xml:space="preserve"> lähte</w:t>
      </w:r>
      <w:r w:rsidR="0098090B" w:rsidRPr="0098090B">
        <w:t>/</w:t>
      </w:r>
      <w:r w:rsidRPr="000A38EB">
        <w:rPr>
          <w:i/>
        </w:rPr>
        <w:t xml:space="preserve">vä </w:t>
      </w:r>
      <w:r w:rsidR="00BA1173" w:rsidRPr="00BA1173">
        <w:t>~</w:t>
      </w:r>
      <w:r w:rsidRPr="000A38EB">
        <w:rPr>
          <w:i/>
        </w:rPr>
        <w:t xml:space="preserve"> lähte</w:t>
      </w:r>
      <w:r w:rsidR="0098090B" w:rsidRPr="0098090B">
        <w:t>/</w:t>
      </w:r>
      <w:r w:rsidRPr="000A38EB">
        <w:rPr>
          <w:i/>
        </w:rPr>
        <w:t>vät</w:t>
      </w:r>
      <w:r w:rsidR="0075485B" w:rsidRPr="0075485B">
        <w:t>,</w:t>
      </w:r>
      <w:r w:rsidRPr="000A38EB">
        <w:rPr>
          <w:i/>
        </w:rPr>
        <w:t xml:space="preserve"> likene</w:t>
      </w:r>
      <w:r w:rsidR="0098090B" w:rsidRPr="0098090B">
        <w:t>/</w:t>
      </w:r>
      <w:r w:rsidRPr="000A38EB">
        <w:rPr>
          <w:i/>
        </w:rPr>
        <w:t xml:space="preserve">vä </w:t>
      </w:r>
      <w:r w:rsidR="00BA1173" w:rsidRPr="00BA1173">
        <w:t>~</w:t>
      </w:r>
      <w:r w:rsidRPr="000A38EB">
        <w:rPr>
          <w:i/>
        </w:rPr>
        <w:t xml:space="preserve"> likene</w:t>
      </w:r>
      <w:r w:rsidR="0098090B" w:rsidRPr="0098090B">
        <w:t>/</w:t>
      </w:r>
      <w:r w:rsidRPr="000A38EB">
        <w:rPr>
          <w:i/>
        </w:rPr>
        <w:t>vät</w:t>
      </w:r>
      <w:r w:rsidR="001B127A" w:rsidRPr="001B127A">
        <w:t>.</w:t>
      </w:r>
    </w:p>
    <w:p w14:paraId="3CD7AC29" w14:textId="4C9667CE" w:rsidR="0009744E" w:rsidRPr="00A95D68" w:rsidRDefault="001409DB" w:rsidP="00BD2A19">
      <w:pPr>
        <w:pStyle w:val="Overskrift3"/>
      </w:pPr>
      <w:bookmarkStart w:id="698" w:name="_Toc241129229"/>
      <w:bookmarkStart w:id="699" w:name="_Toc311273749"/>
      <w:r w:rsidRPr="00A95D68">
        <w:t>Derivasuuni</w:t>
      </w:r>
      <w:r w:rsidR="001B5752" w:rsidRPr="00A95D68">
        <w:t xml:space="preserve">suffiksiitten </w:t>
      </w:r>
      <w:r w:rsidR="001B5752" w:rsidRPr="00850AFF">
        <w:rPr>
          <w:i/>
        </w:rPr>
        <w:t>i</w:t>
      </w:r>
      <w:bookmarkEnd w:id="698"/>
      <w:bookmarkEnd w:id="699"/>
    </w:p>
    <w:p w14:paraId="38F48680" w14:textId="1978B6F3" w:rsidR="0009744E" w:rsidRPr="00A95D68" w:rsidRDefault="001B5752" w:rsidP="00BD2A19">
      <w:pPr>
        <w:spacing w:before="120" w:after="120"/>
      </w:pPr>
      <w:r w:rsidRPr="00A95D68">
        <w:t xml:space="preserve">Sitä oon koko joukko </w:t>
      </w:r>
      <w:r w:rsidR="001409DB" w:rsidRPr="00A95D68">
        <w:t>derivasuuni</w:t>
      </w:r>
      <w:r w:rsidRPr="00A95D68">
        <w:t xml:space="preserve">suffiksiita, missä alunalkkain oon ollu myötä </w:t>
      </w:r>
      <w:r w:rsidRPr="00A518C9">
        <w:rPr>
          <w:i/>
        </w:rPr>
        <w:t>i</w:t>
      </w:r>
      <w:r w:rsidRPr="00A95D68">
        <w:t>, joka sitte ushein kuitenki oon dialektiissa jääny pois</w:t>
      </w:r>
      <w:r w:rsidR="0062194A" w:rsidRPr="00A95D68">
        <w:t xml:space="preserve"> sanan toisesta</w:t>
      </w:r>
      <w:r w:rsidR="006678A0">
        <w:t xml:space="preserve"> tav</w:t>
      </w:r>
      <w:r w:rsidR="0062194A" w:rsidRPr="00A95D68">
        <w:t>usta</w:t>
      </w:r>
      <w:r w:rsidRPr="00A95D68">
        <w:t>. Kainun kielessä saatama kirjoittaa</w:t>
      </w:r>
      <w:r w:rsidR="000D7D4B" w:rsidRPr="00A95D68">
        <w:t>t</w:t>
      </w:r>
      <w:r w:rsidRPr="00A95D68">
        <w:t xml:space="preserve"> tämän suffiksiitten </w:t>
      </w:r>
      <w:r w:rsidR="00952261" w:rsidRPr="00A518C9">
        <w:rPr>
          <w:i/>
        </w:rPr>
        <w:t>i</w:t>
      </w:r>
      <w:r w:rsidR="00952261" w:rsidRPr="00A95D68">
        <w:t xml:space="preserve">:n </w:t>
      </w:r>
      <w:r w:rsidRPr="00A95D68">
        <w:t xml:space="preserve">eli </w:t>
      </w:r>
      <w:r w:rsidR="00952261" w:rsidRPr="00A95D68">
        <w:t>jättäät</w:t>
      </w:r>
      <w:r w:rsidR="001409DB" w:rsidRPr="00A95D68">
        <w:t xml:space="preserve"> kirjoittamatta, </w:t>
      </w:r>
      <w:r w:rsidR="005065CA">
        <w:t>mutta</w:t>
      </w:r>
      <w:r w:rsidR="001409DB" w:rsidRPr="00A95D68">
        <w:t xml:space="preserve"> </w:t>
      </w:r>
      <w:r w:rsidR="00BC2931" w:rsidRPr="00A95D68">
        <w:t xml:space="preserve">tavalinen </w:t>
      </w:r>
      <w:r w:rsidR="001409DB" w:rsidRPr="00A95D68">
        <w:t xml:space="preserve">se oon </w:t>
      </w:r>
      <w:r w:rsidR="00BC2931" w:rsidRPr="00A95D68">
        <w:t xml:space="preserve">käytössä </w:t>
      </w:r>
      <w:r w:rsidR="001409DB" w:rsidRPr="00A95D68">
        <w:t xml:space="preserve">tyhä Porsangin </w:t>
      </w:r>
      <w:r w:rsidR="00E46A35">
        <w:t>varieteet</w:t>
      </w:r>
      <w:r w:rsidR="001409DB" w:rsidRPr="00A95D68">
        <w:t xml:space="preserve">issa. </w:t>
      </w:r>
      <w:r w:rsidRPr="00A95D68">
        <w:t>Tämmöissii suffiksiita oon:</w:t>
      </w:r>
    </w:p>
    <w:p w14:paraId="17D89BAB" w14:textId="514B4607" w:rsidR="0009744E" w:rsidRPr="00A95D68" w:rsidRDefault="00ED3678" w:rsidP="002A40D8">
      <w:pPr>
        <w:numPr>
          <w:ilvl w:val="0"/>
          <w:numId w:val="11"/>
        </w:numPr>
        <w:spacing w:before="120" w:after="120"/>
      </w:pPr>
      <w:r w:rsidRPr="00A95D68">
        <w:t>Nomeni</w:t>
      </w:r>
      <w:r w:rsidR="001409DB" w:rsidRPr="00A95D68">
        <w:t>derivasuuni</w:t>
      </w:r>
      <w:r w:rsidR="00952261" w:rsidRPr="00A95D68">
        <w:t xml:space="preserve">suffiksi </w:t>
      </w:r>
      <w:r w:rsidR="00952261" w:rsidRPr="009B2805">
        <w:rPr>
          <w:i/>
        </w:rPr>
        <w:t xml:space="preserve">inen </w:t>
      </w:r>
      <w:r w:rsidR="00BA1173" w:rsidRPr="00BA1173">
        <w:t>~</w:t>
      </w:r>
      <w:r w:rsidR="00952261" w:rsidRPr="009B2805">
        <w:rPr>
          <w:i/>
        </w:rPr>
        <w:t xml:space="preserve"> nen</w:t>
      </w:r>
      <w:r w:rsidR="00952261" w:rsidRPr="00A95D68">
        <w:t xml:space="preserve">. </w:t>
      </w:r>
      <w:r w:rsidR="00D455A5">
        <w:t>Esimerkiksi</w:t>
      </w:r>
      <w:r w:rsidR="00F24A08" w:rsidRPr="00A95D68">
        <w:t xml:space="preserve"> </w:t>
      </w:r>
      <w:r w:rsidR="0075485B">
        <w:t>(</w:t>
      </w:r>
      <w:r w:rsidR="00F24A08" w:rsidRPr="00A95D68">
        <w:t>a</w:t>
      </w:r>
      <w:r w:rsidR="00952261" w:rsidRPr="00A95D68">
        <w:t>djektiiviita</w:t>
      </w:r>
      <w:r w:rsidR="00F24A08" w:rsidRPr="00A95D68">
        <w:t xml:space="preserve">:) </w:t>
      </w:r>
      <w:r w:rsidR="00F24A08" w:rsidRPr="009B2805">
        <w:rPr>
          <w:i/>
        </w:rPr>
        <w:t>puna</w:t>
      </w:r>
      <w:r w:rsidR="0098090B" w:rsidRPr="0098090B">
        <w:t>/</w:t>
      </w:r>
      <w:r w:rsidR="00F24A08" w:rsidRPr="009B2805">
        <w:rPr>
          <w:i/>
        </w:rPr>
        <w:t xml:space="preserve">inen </w:t>
      </w:r>
      <w:r w:rsidR="00BA1173" w:rsidRPr="00BA1173">
        <w:t>~</w:t>
      </w:r>
      <w:r w:rsidR="00F24A08" w:rsidRPr="009B2805">
        <w:rPr>
          <w:i/>
        </w:rPr>
        <w:t xml:space="preserve"> puna</w:t>
      </w:r>
      <w:r w:rsidR="0098090B" w:rsidRPr="0098090B">
        <w:t>/</w:t>
      </w:r>
      <w:r w:rsidR="00F24A08" w:rsidRPr="009B2805">
        <w:rPr>
          <w:i/>
        </w:rPr>
        <w:t>nen</w:t>
      </w:r>
      <w:r w:rsidR="0075485B" w:rsidRPr="0075485B">
        <w:t>,</w:t>
      </w:r>
      <w:r w:rsidR="00F24A08" w:rsidRPr="009B2805">
        <w:rPr>
          <w:i/>
        </w:rPr>
        <w:t xml:space="preserve"> kelta</w:t>
      </w:r>
      <w:r w:rsidR="0098090B" w:rsidRPr="0098090B">
        <w:t>/</w:t>
      </w:r>
      <w:r w:rsidR="00F24A08" w:rsidRPr="009B2805">
        <w:rPr>
          <w:i/>
        </w:rPr>
        <w:t xml:space="preserve">inen </w:t>
      </w:r>
      <w:r w:rsidR="00BA1173" w:rsidRPr="00BA1173">
        <w:t>~</w:t>
      </w:r>
      <w:r w:rsidR="00F24A08" w:rsidRPr="009B2805">
        <w:rPr>
          <w:i/>
        </w:rPr>
        <w:t xml:space="preserve"> kelta</w:t>
      </w:r>
      <w:r w:rsidR="0098090B" w:rsidRPr="0098090B">
        <w:t>/</w:t>
      </w:r>
      <w:r w:rsidR="00F24A08" w:rsidRPr="009B2805">
        <w:rPr>
          <w:i/>
        </w:rPr>
        <w:t>nen</w:t>
      </w:r>
      <w:r w:rsidR="0075485B" w:rsidRPr="0075485B">
        <w:t>,</w:t>
      </w:r>
      <w:r w:rsidRPr="009B2805">
        <w:rPr>
          <w:i/>
        </w:rPr>
        <w:t xml:space="preserve"> näkö</w:t>
      </w:r>
      <w:r w:rsidR="0098090B" w:rsidRPr="0098090B">
        <w:t>/</w:t>
      </w:r>
      <w:r w:rsidRPr="009B2805">
        <w:rPr>
          <w:i/>
        </w:rPr>
        <w:t xml:space="preserve">inen </w:t>
      </w:r>
      <w:r w:rsidR="00BA1173" w:rsidRPr="00BA1173">
        <w:t>~</w:t>
      </w:r>
      <w:r w:rsidRPr="009B2805">
        <w:rPr>
          <w:i/>
        </w:rPr>
        <w:t xml:space="preserve"> näkö</w:t>
      </w:r>
      <w:r w:rsidR="0098090B" w:rsidRPr="0098090B">
        <w:t>/</w:t>
      </w:r>
      <w:r w:rsidRPr="009B2805">
        <w:rPr>
          <w:i/>
        </w:rPr>
        <w:t>nen</w:t>
      </w:r>
      <w:r w:rsidR="0075485B" w:rsidRPr="0075485B">
        <w:t>,</w:t>
      </w:r>
      <w:r w:rsidR="00F24A08" w:rsidRPr="009B2805">
        <w:rPr>
          <w:i/>
        </w:rPr>
        <w:t xml:space="preserve"> ikhu</w:t>
      </w:r>
      <w:r w:rsidR="0098090B" w:rsidRPr="0098090B">
        <w:t>/</w:t>
      </w:r>
      <w:r w:rsidR="00F24A08" w:rsidRPr="009B2805">
        <w:rPr>
          <w:i/>
        </w:rPr>
        <w:t xml:space="preserve">inen </w:t>
      </w:r>
      <w:r w:rsidR="00BA1173" w:rsidRPr="00BA1173">
        <w:t>~</w:t>
      </w:r>
      <w:r w:rsidR="00F24A08" w:rsidRPr="009B2805">
        <w:rPr>
          <w:i/>
        </w:rPr>
        <w:t xml:space="preserve"> ikhu</w:t>
      </w:r>
      <w:r w:rsidR="0098090B" w:rsidRPr="0098090B">
        <w:t>/</w:t>
      </w:r>
      <w:r w:rsidR="00F24A08" w:rsidRPr="009B2805">
        <w:rPr>
          <w:i/>
        </w:rPr>
        <w:t>nen</w:t>
      </w:r>
      <w:r w:rsidR="00F24A08" w:rsidRPr="00A95D68">
        <w:t xml:space="preserve">; </w:t>
      </w:r>
      <w:r w:rsidR="0075485B">
        <w:t>(</w:t>
      </w:r>
      <w:r w:rsidR="00F24A08" w:rsidRPr="00A95D68">
        <w:t xml:space="preserve">substantiiviita:) </w:t>
      </w:r>
      <w:r w:rsidR="00F24A08" w:rsidRPr="009B2805">
        <w:rPr>
          <w:i/>
        </w:rPr>
        <w:t>hevo</w:t>
      </w:r>
      <w:r w:rsidR="0098090B" w:rsidRPr="0098090B">
        <w:t>/</w:t>
      </w:r>
      <w:r w:rsidR="00F24A08" w:rsidRPr="009B2805">
        <w:rPr>
          <w:i/>
        </w:rPr>
        <w:t xml:space="preserve">inen </w:t>
      </w:r>
      <w:r w:rsidR="00BA1173" w:rsidRPr="00BA1173">
        <w:t>~</w:t>
      </w:r>
      <w:r w:rsidR="00F24A08" w:rsidRPr="009B2805">
        <w:rPr>
          <w:i/>
        </w:rPr>
        <w:t xml:space="preserve"> hevo</w:t>
      </w:r>
      <w:r w:rsidR="0098090B" w:rsidRPr="0098090B">
        <w:t>/</w:t>
      </w:r>
      <w:r w:rsidR="00F24A08" w:rsidRPr="009B2805">
        <w:rPr>
          <w:i/>
        </w:rPr>
        <w:t>nen</w:t>
      </w:r>
      <w:r w:rsidR="0075485B" w:rsidRPr="0075485B">
        <w:t>,</w:t>
      </w:r>
      <w:r w:rsidR="00F24A08" w:rsidRPr="009B2805">
        <w:rPr>
          <w:i/>
        </w:rPr>
        <w:t xml:space="preserve"> </w:t>
      </w:r>
      <w:r w:rsidRPr="009B2805">
        <w:rPr>
          <w:i/>
        </w:rPr>
        <w:t>kukka</w:t>
      </w:r>
      <w:r w:rsidR="0098090B" w:rsidRPr="0098090B">
        <w:t>/</w:t>
      </w:r>
      <w:r w:rsidRPr="009B2805">
        <w:rPr>
          <w:i/>
        </w:rPr>
        <w:t xml:space="preserve">inen </w:t>
      </w:r>
      <w:r w:rsidR="00BA1173" w:rsidRPr="00BA1173">
        <w:t>~</w:t>
      </w:r>
      <w:r w:rsidRPr="009B2805">
        <w:rPr>
          <w:i/>
        </w:rPr>
        <w:t xml:space="preserve"> kukka</w:t>
      </w:r>
      <w:r w:rsidR="0098090B" w:rsidRPr="0098090B">
        <w:t>/</w:t>
      </w:r>
      <w:r w:rsidRPr="009B2805">
        <w:rPr>
          <w:i/>
        </w:rPr>
        <w:t>nen</w:t>
      </w:r>
      <w:r w:rsidR="0075485B" w:rsidRPr="0075485B">
        <w:t>,</w:t>
      </w:r>
      <w:r w:rsidRPr="009B2805">
        <w:rPr>
          <w:i/>
        </w:rPr>
        <w:t xml:space="preserve"> kylä</w:t>
      </w:r>
      <w:r w:rsidR="0098090B" w:rsidRPr="0098090B">
        <w:t>/</w:t>
      </w:r>
      <w:r w:rsidRPr="009B2805">
        <w:rPr>
          <w:i/>
        </w:rPr>
        <w:t xml:space="preserve">inen </w:t>
      </w:r>
      <w:r w:rsidR="00BA1173" w:rsidRPr="00BA1173">
        <w:t>~</w:t>
      </w:r>
      <w:r w:rsidRPr="009B2805">
        <w:rPr>
          <w:i/>
        </w:rPr>
        <w:t xml:space="preserve"> kylä</w:t>
      </w:r>
      <w:r w:rsidR="0098090B" w:rsidRPr="0098090B">
        <w:t>/</w:t>
      </w:r>
      <w:r w:rsidRPr="009B2805">
        <w:rPr>
          <w:i/>
        </w:rPr>
        <w:t>nen</w:t>
      </w:r>
      <w:r w:rsidR="00D455A5">
        <w:t>;</w:t>
      </w:r>
      <w:r w:rsidRPr="009B2805">
        <w:rPr>
          <w:i/>
        </w:rPr>
        <w:t xml:space="preserve"> </w:t>
      </w:r>
      <w:r w:rsidR="0075485B" w:rsidRPr="0075485B">
        <w:t>(</w:t>
      </w:r>
      <w:r w:rsidRPr="009B2805">
        <w:rPr>
          <w:i/>
        </w:rPr>
        <w:t>pronomeni</w:t>
      </w:r>
      <w:r w:rsidR="0075485B" w:rsidRPr="0075485B">
        <w:t>:)</w:t>
      </w:r>
      <w:r w:rsidRPr="009B2805">
        <w:rPr>
          <w:i/>
        </w:rPr>
        <w:t xml:space="preserve"> jokha</w:t>
      </w:r>
      <w:r w:rsidR="0098090B" w:rsidRPr="0098090B">
        <w:t>/</w:t>
      </w:r>
      <w:r w:rsidRPr="009B2805">
        <w:rPr>
          <w:i/>
        </w:rPr>
        <w:t xml:space="preserve">inen </w:t>
      </w:r>
      <w:r w:rsidR="00BA1173" w:rsidRPr="00BA1173">
        <w:t>~</w:t>
      </w:r>
      <w:r w:rsidRPr="009B2805">
        <w:rPr>
          <w:i/>
        </w:rPr>
        <w:t xml:space="preserve"> jokha</w:t>
      </w:r>
      <w:r w:rsidR="0098090B" w:rsidRPr="0098090B">
        <w:t>/</w:t>
      </w:r>
      <w:r w:rsidRPr="009B2805">
        <w:rPr>
          <w:i/>
        </w:rPr>
        <w:t>nen</w:t>
      </w:r>
      <w:r w:rsidR="0062194A" w:rsidRPr="00A95D68">
        <w:t>.</w:t>
      </w:r>
    </w:p>
    <w:p w14:paraId="6BD8A751" w14:textId="7F5FD2A7" w:rsidR="00ED3678" w:rsidRPr="00A95D68" w:rsidRDefault="00ED3678" w:rsidP="002A40D8">
      <w:pPr>
        <w:numPr>
          <w:ilvl w:val="0"/>
          <w:numId w:val="11"/>
        </w:numPr>
        <w:spacing w:before="120" w:after="120"/>
      </w:pPr>
      <w:r w:rsidRPr="00A95D68">
        <w:t>Verbi</w:t>
      </w:r>
      <w:r w:rsidR="001409DB" w:rsidRPr="00A95D68">
        <w:t>derivasuuni</w:t>
      </w:r>
      <w:r w:rsidRPr="00A95D68">
        <w:t xml:space="preserve">suffiksi </w:t>
      </w:r>
      <w:r w:rsidR="00F67912" w:rsidRPr="00C2583B">
        <w:rPr>
          <w:i/>
        </w:rPr>
        <w:t xml:space="preserve">OittA </w:t>
      </w:r>
      <w:r w:rsidR="00BA1173" w:rsidRPr="00BA1173">
        <w:t>~</w:t>
      </w:r>
      <w:r w:rsidR="00F67912" w:rsidRPr="00C2583B">
        <w:rPr>
          <w:i/>
        </w:rPr>
        <w:t xml:space="preserve"> OttA</w:t>
      </w:r>
      <w:r w:rsidR="00D455A5">
        <w:t>. Esimerkiksi</w:t>
      </w:r>
      <w:r w:rsidR="00F67912" w:rsidRPr="00A95D68">
        <w:t xml:space="preserve"> </w:t>
      </w:r>
      <w:r w:rsidR="00F67912" w:rsidRPr="00C2583B">
        <w:rPr>
          <w:i/>
        </w:rPr>
        <w:t>kirj</w:t>
      </w:r>
      <w:r w:rsidR="0098090B" w:rsidRPr="0098090B">
        <w:t>/</w:t>
      </w:r>
      <w:r w:rsidR="00F67912" w:rsidRPr="00C2583B">
        <w:rPr>
          <w:i/>
        </w:rPr>
        <w:t>oitta</w:t>
      </w:r>
      <w:r w:rsidR="0098090B" w:rsidRPr="0098090B">
        <w:t>/</w:t>
      </w:r>
      <w:r w:rsidR="00F67912" w:rsidRPr="00C2583B">
        <w:rPr>
          <w:i/>
        </w:rPr>
        <w:t>a</w:t>
      </w:r>
      <w:r w:rsidR="0075485B" w:rsidRPr="0075485B">
        <w:t>(</w:t>
      </w:r>
      <w:r w:rsidR="00F67912" w:rsidRPr="00C2583B">
        <w:rPr>
          <w:i/>
        </w:rPr>
        <w:t>t</w:t>
      </w:r>
      <w:r w:rsidR="0075485B" w:rsidRPr="0075485B">
        <w:t>)</w:t>
      </w:r>
      <w:r w:rsidR="00F67912" w:rsidRPr="00C2583B">
        <w:rPr>
          <w:i/>
        </w:rPr>
        <w:t xml:space="preserve"> </w:t>
      </w:r>
      <w:r w:rsidR="00BA1173" w:rsidRPr="00BA1173">
        <w:t>~</w:t>
      </w:r>
      <w:r w:rsidR="00F67912" w:rsidRPr="00C2583B">
        <w:rPr>
          <w:i/>
        </w:rPr>
        <w:t xml:space="preserve"> kirj</w:t>
      </w:r>
      <w:r w:rsidR="0098090B" w:rsidRPr="0098090B">
        <w:t>/</w:t>
      </w:r>
      <w:r w:rsidR="00F67912" w:rsidRPr="00C2583B">
        <w:rPr>
          <w:i/>
        </w:rPr>
        <w:t>otta</w:t>
      </w:r>
      <w:r w:rsidR="0098090B" w:rsidRPr="0098090B">
        <w:t>/</w:t>
      </w:r>
      <w:r w:rsidR="00F67912" w:rsidRPr="00C2583B">
        <w:rPr>
          <w:i/>
        </w:rPr>
        <w:t>a</w:t>
      </w:r>
      <w:r w:rsidR="0075485B" w:rsidRPr="0075485B">
        <w:t>(</w:t>
      </w:r>
      <w:r w:rsidR="00F67912" w:rsidRPr="00C2583B">
        <w:rPr>
          <w:i/>
        </w:rPr>
        <w:t>t</w:t>
      </w:r>
      <w:r w:rsidR="0075485B" w:rsidRPr="0075485B">
        <w:t>),</w:t>
      </w:r>
      <w:r w:rsidR="00F67912" w:rsidRPr="00C2583B">
        <w:rPr>
          <w:i/>
        </w:rPr>
        <w:t xml:space="preserve"> var</w:t>
      </w:r>
      <w:r w:rsidR="0098090B" w:rsidRPr="0098090B">
        <w:t>/</w:t>
      </w:r>
      <w:r w:rsidR="00F67912" w:rsidRPr="00C2583B">
        <w:rPr>
          <w:i/>
        </w:rPr>
        <w:t>oitta</w:t>
      </w:r>
      <w:r w:rsidR="0098090B" w:rsidRPr="0098090B">
        <w:t>/</w:t>
      </w:r>
      <w:r w:rsidR="00F67912" w:rsidRPr="00C2583B">
        <w:rPr>
          <w:i/>
        </w:rPr>
        <w:t>a</w:t>
      </w:r>
      <w:r w:rsidR="0075485B" w:rsidRPr="0075485B">
        <w:t>(</w:t>
      </w:r>
      <w:r w:rsidR="00F67912" w:rsidRPr="00C2583B">
        <w:rPr>
          <w:i/>
        </w:rPr>
        <w:t>t</w:t>
      </w:r>
      <w:r w:rsidR="0075485B" w:rsidRPr="0075485B">
        <w:t>)</w:t>
      </w:r>
      <w:r w:rsidR="00F67912" w:rsidRPr="00C2583B">
        <w:rPr>
          <w:i/>
        </w:rPr>
        <w:t xml:space="preserve"> </w:t>
      </w:r>
      <w:r w:rsidR="00BA1173" w:rsidRPr="00BA1173">
        <w:t>~</w:t>
      </w:r>
      <w:r w:rsidR="00F67912" w:rsidRPr="00C2583B">
        <w:rPr>
          <w:i/>
        </w:rPr>
        <w:t xml:space="preserve"> var</w:t>
      </w:r>
      <w:r w:rsidR="0098090B" w:rsidRPr="0098090B">
        <w:t>/</w:t>
      </w:r>
      <w:r w:rsidR="00F67912" w:rsidRPr="00C2583B">
        <w:rPr>
          <w:i/>
        </w:rPr>
        <w:t>otta</w:t>
      </w:r>
      <w:r w:rsidR="0098090B" w:rsidRPr="0098090B">
        <w:t>/</w:t>
      </w:r>
      <w:r w:rsidR="00F67912" w:rsidRPr="00C2583B">
        <w:rPr>
          <w:i/>
        </w:rPr>
        <w:t>a</w:t>
      </w:r>
      <w:r w:rsidR="0075485B" w:rsidRPr="0075485B">
        <w:t>(</w:t>
      </w:r>
      <w:r w:rsidR="00F67912" w:rsidRPr="00C2583B">
        <w:rPr>
          <w:i/>
        </w:rPr>
        <w:t>t</w:t>
      </w:r>
      <w:r w:rsidR="0075485B" w:rsidRPr="0075485B">
        <w:t>),</w:t>
      </w:r>
      <w:r w:rsidR="00F67912" w:rsidRPr="00C2583B">
        <w:rPr>
          <w:i/>
        </w:rPr>
        <w:t xml:space="preserve"> </w:t>
      </w:r>
      <w:r w:rsidR="00BF0E4C" w:rsidRPr="00C2583B">
        <w:rPr>
          <w:i/>
        </w:rPr>
        <w:t>miin</w:t>
      </w:r>
      <w:r w:rsidR="0098090B" w:rsidRPr="0098090B">
        <w:t>/</w:t>
      </w:r>
      <w:r w:rsidR="00BF0E4C" w:rsidRPr="00C2583B">
        <w:rPr>
          <w:i/>
        </w:rPr>
        <w:t>oitta</w:t>
      </w:r>
      <w:r w:rsidR="0098090B" w:rsidRPr="0098090B">
        <w:t>/</w:t>
      </w:r>
      <w:r w:rsidR="00BF0E4C" w:rsidRPr="00C2583B">
        <w:rPr>
          <w:i/>
        </w:rPr>
        <w:t>a</w:t>
      </w:r>
      <w:r w:rsidR="0075485B" w:rsidRPr="0075485B">
        <w:t>(</w:t>
      </w:r>
      <w:r w:rsidR="00BF0E4C" w:rsidRPr="00C2583B">
        <w:rPr>
          <w:i/>
        </w:rPr>
        <w:t>t</w:t>
      </w:r>
      <w:r w:rsidR="0075485B" w:rsidRPr="0075485B">
        <w:t>)</w:t>
      </w:r>
      <w:r w:rsidR="00BF0E4C" w:rsidRPr="00C2583B">
        <w:rPr>
          <w:i/>
        </w:rPr>
        <w:t xml:space="preserve"> </w:t>
      </w:r>
      <w:r w:rsidR="00BA1173" w:rsidRPr="00BA1173">
        <w:t>~</w:t>
      </w:r>
      <w:r w:rsidR="00BF0E4C" w:rsidRPr="00C2583B">
        <w:rPr>
          <w:i/>
        </w:rPr>
        <w:t xml:space="preserve"> miin</w:t>
      </w:r>
      <w:r w:rsidR="0098090B" w:rsidRPr="0098090B">
        <w:t>/</w:t>
      </w:r>
      <w:r w:rsidR="00BF0E4C" w:rsidRPr="00C2583B">
        <w:rPr>
          <w:i/>
        </w:rPr>
        <w:t>otta</w:t>
      </w:r>
      <w:r w:rsidR="0098090B" w:rsidRPr="0098090B">
        <w:t>/</w:t>
      </w:r>
      <w:r w:rsidR="00BF0E4C" w:rsidRPr="00C2583B">
        <w:rPr>
          <w:i/>
        </w:rPr>
        <w:t>a</w:t>
      </w:r>
      <w:r w:rsidR="0075485B" w:rsidRPr="0075485B">
        <w:t>(</w:t>
      </w:r>
      <w:r w:rsidR="00BF0E4C" w:rsidRPr="00C2583B">
        <w:rPr>
          <w:i/>
        </w:rPr>
        <w:t>t</w:t>
      </w:r>
      <w:r w:rsidR="0075485B" w:rsidRPr="0075485B">
        <w:t>)</w:t>
      </w:r>
      <w:r w:rsidR="007D1F2A">
        <w:t>.</w:t>
      </w:r>
      <w:r w:rsidR="00E5737C">
        <w:t xml:space="preserve"> Näistä deriveeratuita </w:t>
      </w:r>
      <w:r w:rsidR="006B3A7A">
        <w:t>tevonnimmii</w:t>
      </w:r>
      <w:r w:rsidR="00E5737C">
        <w:t xml:space="preserve">: </w:t>
      </w:r>
      <w:r w:rsidR="00E5737C">
        <w:rPr>
          <w:i/>
        </w:rPr>
        <w:t xml:space="preserve">kirjoitus </w:t>
      </w:r>
      <w:r w:rsidR="00BA1173" w:rsidRPr="00BA1173">
        <w:t>~</w:t>
      </w:r>
      <w:r w:rsidR="00E5737C">
        <w:rPr>
          <w:i/>
        </w:rPr>
        <w:t xml:space="preserve"> kirjotus</w:t>
      </w:r>
      <w:r w:rsidR="001B127A" w:rsidRPr="001B127A">
        <w:t>,</w:t>
      </w:r>
      <w:r w:rsidR="00E5737C">
        <w:rPr>
          <w:i/>
        </w:rPr>
        <w:t xml:space="preserve"> varoitus </w:t>
      </w:r>
      <w:r w:rsidR="00BA1173" w:rsidRPr="00BA1173">
        <w:t>~</w:t>
      </w:r>
      <w:r w:rsidR="00E5737C">
        <w:rPr>
          <w:i/>
        </w:rPr>
        <w:t xml:space="preserve"> varotus</w:t>
      </w:r>
      <w:r w:rsidR="001B127A" w:rsidRPr="001B127A">
        <w:t>,</w:t>
      </w:r>
      <w:r w:rsidR="00E5737C">
        <w:rPr>
          <w:i/>
        </w:rPr>
        <w:t xml:space="preserve"> miinoitus </w:t>
      </w:r>
      <w:r w:rsidR="00BA1173" w:rsidRPr="00BA1173">
        <w:t>~</w:t>
      </w:r>
      <w:r w:rsidR="00E5737C">
        <w:rPr>
          <w:i/>
        </w:rPr>
        <w:t xml:space="preserve"> miinotus</w:t>
      </w:r>
      <w:r w:rsidR="001B127A" w:rsidRPr="001B127A">
        <w:t>.</w:t>
      </w:r>
    </w:p>
    <w:p w14:paraId="7197B11B" w14:textId="4EFFB8C2" w:rsidR="00BF0E4C" w:rsidRPr="00A95D68" w:rsidRDefault="00BF0E4C" w:rsidP="002A40D8">
      <w:pPr>
        <w:numPr>
          <w:ilvl w:val="0"/>
          <w:numId w:val="11"/>
        </w:numPr>
        <w:spacing w:before="120" w:after="120"/>
      </w:pPr>
      <w:r w:rsidRPr="00A95D68">
        <w:t>Verbi</w:t>
      </w:r>
      <w:r w:rsidR="001409DB" w:rsidRPr="00A95D68">
        <w:t>derivasuuni</w:t>
      </w:r>
      <w:r w:rsidRPr="00A95D68">
        <w:t xml:space="preserve">suffiksi </w:t>
      </w:r>
      <w:r w:rsidRPr="00C2583B">
        <w:rPr>
          <w:i/>
        </w:rPr>
        <w:t xml:space="preserve">Aise </w:t>
      </w:r>
      <w:r w:rsidR="00BA1173" w:rsidRPr="00BA1173">
        <w:t>~</w:t>
      </w:r>
      <w:r w:rsidRPr="00C2583B">
        <w:rPr>
          <w:i/>
        </w:rPr>
        <w:t xml:space="preserve"> Ase</w:t>
      </w:r>
      <w:r w:rsidRPr="00A95D68">
        <w:t xml:space="preserve">. </w:t>
      </w:r>
      <w:r w:rsidR="00D455A5">
        <w:t>Esimerkiksi</w:t>
      </w:r>
      <w:r w:rsidR="00A401BC" w:rsidRPr="00A95D68">
        <w:t xml:space="preserve"> </w:t>
      </w:r>
      <w:r w:rsidR="00474550">
        <w:rPr>
          <w:i/>
        </w:rPr>
        <w:t>auk</w:t>
      </w:r>
      <w:r w:rsidR="0098090B" w:rsidRPr="0098090B">
        <w:t>/</w:t>
      </w:r>
      <w:r w:rsidR="00474550">
        <w:rPr>
          <w:i/>
        </w:rPr>
        <w:t>ais</w:t>
      </w:r>
      <w:r w:rsidR="0098090B" w:rsidRPr="0098090B">
        <w:t>/</w:t>
      </w:r>
      <w:r w:rsidR="00474550">
        <w:rPr>
          <w:i/>
        </w:rPr>
        <w:t xml:space="preserve">ta </w:t>
      </w:r>
      <w:r w:rsidR="00BA1173" w:rsidRPr="00BA1173">
        <w:t>~</w:t>
      </w:r>
      <w:r w:rsidR="00474550">
        <w:rPr>
          <w:i/>
        </w:rPr>
        <w:t xml:space="preserve"> auk</w:t>
      </w:r>
      <w:r w:rsidR="0098090B" w:rsidRPr="0098090B">
        <w:t>/</w:t>
      </w:r>
      <w:r w:rsidR="00474550">
        <w:rPr>
          <w:i/>
        </w:rPr>
        <w:t>as</w:t>
      </w:r>
      <w:r w:rsidR="0098090B" w:rsidRPr="0098090B">
        <w:t>/</w:t>
      </w:r>
      <w:r w:rsidR="00474550">
        <w:rPr>
          <w:i/>
        </w:rPr>
        <w:t>ta</w:t>
      </w:r>
      <w:r w:rsidR="0075485B" w:rsidRPr="0075485B">
        <w:t>,</w:t>
      </w:r>
      <w:r w:rsidR="00474550">
        <w:rPr>
          <w:i/>
        </w:rPr>
        <w:t xml:space="preserve"> halk</w:t>
      </w:r>
      <w:r w:rsidR="0098090B" w:rsidRPr="0098090B">
        <w:t>/</w:t>
      </w:r>
      <w:r w:rsidR="00474550">
        <w:rPr>
          <w:i/>
        </w:rPr>
        <w:t>ais</w:t>
      </w:r>
      <w:r w:rsidR="0098090B" w:rsidRPr="0098090B">
        <w:t>/</w:t>
      </w:r>
      <w:r w:rsidR="00474550">
        <w:rPr>
          <w:i/>
        </w:rPr>
        <w:t xml:space="preserve">ta </w:t>
      </w:r>
      <w:r w:rsidR="00BA1173" w:rsidRPr="00BA1173">
        <w:t>~</w:t>
      </w:r>
      <w:r w:rsidR="00474550">
        <w:rPr>
          <w:i/>
        </w:rPr>
        <w:t xml:space="preserve"> halk</w:t>
      </w:r>
      <w:r w:rsidR="0098090B" w:rsidRPr="0098090B">
        <w:t>/</w:t>
      </w:r>
      <w:r w:rsidR="00474550">
        <w:rPr>
          <w:i/>
        </w:rPr>
        <w:t>as</w:t>
      </w:r>
      <w:r w:rsidR="0098090B" w:rsidRPr="0098090B">
        <w:t>/</w:t>
      </w:r>
      <w:r w:rsidR="00474550">
        <w:rPr>
          <w:i/>
        </w:rPr>
        <w:t>ta</w:t>
      </w:r>
      <w:r w:rsidR="0075485B" w:rsidRPr="0075485B">
        <w:t>,</w:t>
      </w:r>
      <w:r w:rsidR="00474550">
        <w:rPr>
          <w:i/>
        </w:rPr>
        <w:t xml:space="preserve"> ratk</w:t>
      </w:r>
      <w:r w:rsidR="0098090B" w:rsidRPr="0098090B">
        <w:t>/</w:t>
      </w:r>
      <w:r w:rsidR="00474550">
        <w:rPr>
          <w:i/>
        </w:rPr>
        <w:t>ais</w:t>
      </w:r>
      <w:r w:rsidR="0098090B" w:rsidRPr="0098090B">
        <w:t>/</w:t>
      </w:r>
      <w:r w:rsidR="00474550">
        <w:rPr>
          <w:i/>
        </w:rPr>
        <w:t>ta</w:t>
      </w:r>
      <w:r w:rsidR="00474550">
        <w:t xml:space="preserve"> ~</w:t>
      </w:r>
      <w:r w:rsidR="00474550">
        <w:rPr>
          <w:i/>
        </w:rPr>
        <w:t xml:space="preserve"> ratk</w:t>
      </w:r>
      <w:r w:rsidR="0098090B" w:rsidRPr="0098090B">
        <w:t>/</w:t>
      </w:r>
      <w:r w:rsidR="00474550">
        <w:rPr>
          <w:i/>
        </w:rPr>
        <w:t>as</w:t>
      </w:r>
      <w:r w:rsidR="0098090B" w:rsidRPr="0098090B">
        <w:t>/</w:t>
      </w:r>
      <w:r w:rsidR="00474550">
        <w:rPr>
          <w:i/>
        </w:rPr>
        <w:t>ta</w:t>
      </w:r>
      <w:r w:rsidR="0075485B" w:rsidRPr="0075485B">
        <w:t>,</w:t>
      </w:r>
      <w:r w:rsidR="00474550">
        <w:rPr>
          <w:i/>
        </w:rPr>
        <w:t xml:space="preserve"> sylk</w:t>
      </w:r>
      <w:r w:rsidR="0098090B" w:rsidRPr="0098090B">
        <w:t>/</w:t>
      </w:r>
      <w:r w:rsidR="00474550">
        <w:rPr>
          <w:i/>
        </w:rPr>
        <w:t>äis</w:t>
      </w:r>
      <w:r w:rsidR="0098090B" w:rsidRPr="0098090B">
        <w:t>/</w:t>
      </w:r>
      <w:r w:rsidR="00474550">
        <w:rPr>
          <w:i/>
        </w:rPr>
        <w:t xml:space="preserve">tä </w:t>
      </w:r>
      <w:r w:rsidR="00BA1173" w:rsidRPr="00BA1173">
        <w:t>~</w:t>
      </w:r>
      <w:r w:rsidR="00474550">
        <w:rPr>
          <w:i/>
        </w:rPr>
        <w:t xml:space="preserve"> sylk</w:t>
      </w:r>
      <w:r w:rsidR="0098090B" w:rsidRPr="0098090B">
        <w:t>/</w:t>
      </w:r>
      <w:r w:rsidR="00474550">
        <w:rPr>
          <w:i/>
        </w:rPr>
        <w:t>äs</w:t>
      </w:r>
      <w:r w:rsidR="0098090B" w:rsidRPr="0098090B">
        <w:t>/</w:t>
      </w:r>
      <w:r w:rsidR="00474550">
        <w:rPr>
          <w:i/>
        </w:rPr>
        <w:t>tä</w:t>
      </w:r>
      <w:r w:rsidR="007D7AC8" w:rsidRPr="00A95D68">
        <w:t>.</w:t>
      </w:r>
      <w:r w:rsidR="007D1F2A">
        <w:t xml:space="preserve"> Näistä deriveeratuita </w:t>
      </w:r>
      <w:r w:rsidR="006B3A7A">
        <w:t>tevonnimmii</w:t>
      </w:r>
      <w:r w:rsidR="007D1F2A">
        <w:t xml:space="preserve">: </w:t>
      </w:r>
      <w:r w:rsidR="007D1F2A">
        <w:rPr>
          <w:i/>
        </w:rPr>
        <w:t xml:space="preserve">aukaisu </w:t>
      </w:r>
      <w:r w:rsidR="00BA1173" w:rsidRPr="00BA1173">
        <w:t>~</w:t>
      </w:r>
      <w:r w:rsidR="007D1F2A">
        <w:rPr>
          <w:i/>
        </w:rPr>
        <w:t xml:space="preserve"> aukasu</w:t>
      </w:r>
      <w:r w:rsidR="001B127A" w:rsidRPr="001B127A">
        <w:t>,</w:t>
      </w:r>
      <w:r w:rsidR="007D1F2A">
        <w:rPr>
          <w:i/>
        </w:rPr>
        <w:t xml:space="preserve"> </w:t>
      </w:r>
      <w:r w:rsidR="008D0107">
        <w:rPr>
          <w:i/>
        </w:rPr>
        <w:t xml:space="preserve">halkaisu </w:t>
      </w:r>
      <w:r w:rsidR="00BA1173" w:rsidRPr="00BA1173">
        <w:t>~</w:t>
      </w:r>
      <w:r w:rsidR="00474550">
        <w:rPr>
          <w:i/>
        </w:rPr>
        <w:t xml:space="preserve"> halkasu</w:t>
      </w:r>
      <w:r w:rsidR="001B127A" w:rsidRPr="001B127A">
        <w:t>,</w:t>
      </w:r>
      <w:r w:rsidR="00474550">
        <w:rPr>
          <w:i/>
        </w:rPr>
        <w:t xml:space="preserve"> </w:t>
      </w:r>
      <w:r w:rsidR="007D1F2A">
        <w:rPr>
          <w:i/>
        </w:rPr>
        <w:t xml:space="preserve">ratkaisu </w:t>
      </w:r>
      <w:r w:rsidR="00BA1173" w:rsidRPr="00BA1173">
        <w:t>~</w:t>
      </w:r>
      <w:r w:rsidR="007D1F2A">
        <w:rPr>
          <w:i/>
        </w:rPr>
        <w:t xml:space="preserve"> ratkasu</w:t>
      </w:r>
      <w:r w:rsidR="001B127A" w:rsidRPr="001B127A">
        <w:t>,</w:t>
      </w:r>
      <w:r w:rsidR="00474550">
        <w:rPr>
          <w:i/>
        </w:rPr>
        <w:t xml:space="preserve"> sylkäisy </w:t>
      </w:r>
      <w:r w:rsidR="00BA1173" w:rsidRPr="00BA1173">
        <w:t>~</w:t>
      </w:r>
      <w:r w:rsidR="00474550">
        <w:rPr>
          <w:i/>
        </w:rPr>
        <w:t xml:space="preserve"> sylkäsy</w:t>
      </w:r>
      <w:r w:rsidR="001B127A" w:rsidRPr="001B127A">
        <w:t>.</w:t>
      </w:r>
    </w:p>
    <w:p w14:paraId="4B6192BE" w14:textId="76939FE3" w:rsidR="00B30251" w:rsidRPr="00A95D68" w:rsidRDefault="00957789" w:rsidP="00BD2A19">
      <w:pPr>
        <w:spacing w:before="120" w:after="120"/>
        <w:rPr>
          <w:u w:val="single"/>
        </w:rPr>
      </w:pPr>
      <w:r>
        <w:t>Muuvala ko toisessa</w:t>
      </w:r>
      <w:r w:rsidR="006678A0">
        <w:t xml:space="preserve"> tav</w:t>
      </w:r>
      <w:r>
        <w:t>ussa tämä</w:t>
      </w:r>
      <w:r w:rsidR="0062194A" w:rsidRPr="00A95D68">
        <w:t xml:space="preserve"> </w:t>
      </w:r>
      <w:r>
        <w:t xml:space="preserve">derivasuunisuffiksiitten </w:t>
      </w:r>
      <w:r w:rsidR="0062194A" w:rsidRPr="00957789">
        <w:rPr>
          <w:i/>
        </w:rPr>
        <w:t>i</w:t>
      </w:r>
      <w:r w:rsidR="0062194A" w:rsidRPr="00A95D68">
        <w:t xml:space="preserve"> oon aina </w:t>
      </w:r>
      <w:r w:rsidR="009C17AB">
        <w:t>myötä</w:t>
      </w:r>
      <w:r w:rsidR="0062194A" w:rsidRPr="00A95D68">
        <w:t>.</w:t>
      </w:r>
      <w:r w:rsidR="00A9592B" w:rsidRPr="00A95D68">
        <w:t xml:space="preserve"> Niin ko </w:t>
      </w:r>
      <w:r w:rsidR="00A9592B" w:rsidRPr="00021193">
        <w:rPr>
          <w:i/>
        </w:rPr>
        <w:t>toinen</w:t>
      </w:r>
      <w:r w:rsidR="0075485B" w:rsidRPr="0075485B">
        <w:t>,</w:t>
      </w:r>
      <w:r w:rsidR="00A9592B" w:rsidRPr="00021193">
        <w:rPr>
          <w:i/>
        </w:rPr>
        <w:t xml:space="preserve"> puinen</w:t>
      </w:r>
      <w:r w:rsidR="0075485B" w:rsidRPr="0075485B">
        <w:t>,</w:t>
      </w:r>
      <w:r w:rsidR="00A9592B" w:rsidRPr="00021193">
        <w:rPr>
          <w:i/>
        </w:rPr>
        <w:t xml:space="preserve"> aurinkoinen</w:t>
      </w:r>
      <w:r w:rsidR="0075485B" w:rsidRPr="0075485B">
        <w:t>,</w:t>
      </w:r>
      <w:r w:rsidR="00A9592B" w:rsidRPr="00021193">
        <w:rPr>
          <w:i/>
        </w:rPr>
        <w:t xml:space="preserve"> </w:t>
      </w:r>
      <w:r w:rsidR="00E82816" w:rsidRPr="00021193">
        <w:rPr>
          <w:i/>
        </w:rPr>
        <w:t>k</w:t>
      </w:r>
      <w:r w:rsidR="00ED7F28" w:rsidRPr="00021193">
        <w:rPr>
          <w:i/>
        </w:rPr>
        <w:t>u</w:t>
      </w:r>
      <w:r w:rsidR="00E82816" w:rsidRPr="00021193">
        <w:rPr>
          <w:i/>
        </w:rPr>
        <w:t>nnioittaa</w:t>
      </w:r>
      <w:r w:rsidR="0075485B" w:rsidRPr="0075485B">
        <w:t>(</w:t>
      </w:r>
      <w:r w:rsidR="00E82816" w:rsidRPr="00021193">
        <w:rPr>
          <w:i/>
        </w:rPr>
        <w:t>t</w:t>
      </w:r>
      <w:r w:rsidR="0075485B" w:rsidRPr="0075485B">
        <w:t>)</w:t>
      </w:r>
      <w:r w:rsidR="00E82816" w:rsidRPr="00A95D68">
        <w:t>.</w:t>
      </w:r>
    </w:p>
    <w:p w14:paraId="79474F26" w14:textId="77777777" w:rsidR="00B30251" w:rsidRPr="00A95D68" w:rsidRDefault="00B30251" w:rsidP="00BD2A19">
      <w:pPr>
        <w:pStyle w:val="Overskrift1"/>
      </w:pPr>
      <w:bookmarkStart w:id="700" w:name="_Syntaksii"/>
      <w:bookmarkStart w:id="701" w:name="_Toc81192456"/>
      <w:bookmarkStart w:id="702" w:name="_Toc84997969"/>
      <w:bookmarkStart w:id="703" w:name="_Toc198266839"/>
      <w:bookmarkStart w:id="704" w:name="_Toc209168591"/>
      <w:bookmarkStart w:id="705" w:name="_Toc241129230"/>
      <w:bookmarkStart w:id="706" w:name="_Toc311273750"/>
      <w:bookmarkEnd w:id="700"/>
      <w:r w:rsidRPr="00A95D68">
        <w:lastRenderedPageBreak/>
        <w:t>Syntaksii</w:t>
      </w:r>
      <w:bookmarkEnd w:id="701"/>
      <w:bookmarkEnd w:id="702"/>
      <w:bookmarkEnd w:id="703"/>
      <w:bookmarkEnd w:id="704"/>
      <w:bookmarkEnd w:id="705"/>
      <w:bookmarkEnd w:id="706"/>
    </w:p>
    <w:p w14:paraId="3FB453A0" w14:textId="21287425" w:rsidR="00B30251" w:rsidRPr="00A95D68" w:rsidRDefault="00B97B69" w:rsidP="00BD2A19">
      <w:pPr>
        <w:pStyle w:val="Brdtekst"/>
        <w:spacing w:before="120"/>
      </w:pPr>
      <w:r w:rsidRPr="00A95D68">
        <w:t xml:space="preserve">Syntaktin valtarakenus oon kuvattu kapittelissa </w:t>
      </w:r>
      <w:r w:rsidRPr="00BD2E95">
        <w:t>2.</w:t>
      </w:r>
      <w:r w:rsidR="00F47C40">
        <w:t xml:space="preserve">4 </w:t>
      </w:r>
      <w:r w:rsidRPr="00BD2E95">
        <w:t>Syntaktin rakenus</w:t>
      </w:r>
      <w:r w:rsidRPr="00A95D68">
        <w:t xml:space="preserve">. </w:t>
      </w:r>
      <w:r w:rsidR="00B30251" w:rsidRPr="00A95D68">
        <w:t>Tässä kapittelissa kattoma, kunka sannoi panhaan yhtheen</w:t>
      </w:r>
      <w:r w:rsidRPr="00A95D68">
        <w:t xml:space="preserve"> eli </w:t>
      </w:r>
      <w:r w:rsidR="00B30251" w:rsidRPr="00A95D68">
        <w:t>minkälaissii syntaktii</w:t>
      </w:r>
      <w:r w:rsidRPr="00A95D68">
        <w:t>tyyppii</w:t>
      </w:r>
      <w:r w:rsidR="00502923" w:rsidRPr="00A95D68">
        <w:t xml:space="preserve"> kainun kielessä oon ja missä haamussa syntaktin jäsenet oo</w:t>
      </w:r>
      <w:r w:rsidR="003E4B73" w:rsidRPr="00A95D68">
        <w:t>n</w:t>
      </w:r>
      <w:r w:rsidR="00502923" w:rsidRPr="00A95D68">
        <w:t xml:space="preserve"> erilaisissa syntaktityypiissä.</w:t>
      </w:r>
    </w:p>
    <w:p w14:paraId="03F8ED7B" w14:textId="77777777" w:rsidR="00B30251" w:rsidRPr="00A95D68" w:rsidRDefault="00B30251" w:rsidP="00BD2A19">
      <w:pPr>
        <w:pStyle w:val="Overskrift2"/>
      </w:pPr>
      <w:bookmarkStart w:id="707" w:name="_Toc81192457"/>
      <w:bookmarkStart w:id="708" w:name="_Toc84997970"/>
      <w:bookmarkStart w:id="709" w:name="_Toc198266840"/>
      <w:bookmarkStart w:id="710" w:name="_Toc209168592"/>
      <w:bookmarkStart w:id="711" w:name="_Toc241129231"/>
      <w:bookmarkStart w:id="712" w:name="_Toc311273751"/>
      <w:r w:rsidRPr="00A95D68">
        <w:t>Syntakti</w:t>
      </w:r>
      <w:bookmarkEnd w:id="707"/>
      <w:bookmarkEnd w:id="708"/>
      <w:bookmarkEnd w:id="709"/>
      <w:bookmarkEnd w:id="710"/>
      <w:r w:rsidR="00EF7E5C" w:rsidRPr="00A95D68">
        <w:t xml:space="preserve"> ja syntaktityypit</w:t>
      </w:r>
      <w:bookmarkEnd w:id="711"/>
      <w:bookmarkEnd w:id="712"/>
    </w:p>
    <w:p w14:paraId="7FBB3EAD" w14:textId="5A0EC20D" w:rsidR="00B30251" w:rsidRPr="00303527" w:rsidRDefault="00B30251" w:rsidP="00BD2A19">
      <w:pPr>
        <w:pStyle w:val="Brdtekst"/>
        <w:spacing w:before="120"/>
        <w:rPr>
          <w:smallCaps/>
        </w:rPr>
      </w:pPr>
      <w:r w:rsidRPr="008C46F0">
        <w:rPr>
          <w:smallCaps/>
        </w:rPr>
        <w:t>Syntaktilla</w:t>
      </w:r>
      <w:r w:rsidRPr="00A95D68">
        <w:t xml:space="preserve"> meinathaan tässä semmoista sannoin raittoo, missä ytimessä oon </w:t>
      </w:r>
      <w:r w:rsidR="00AD0613">
        <w:t>finit</w:t>
      </w:r>
      <w:r w:rsidRPr="00A95D68">
        <w:t xml:space="preserve">tiverbi. Niin ko </w:t>
      </w:r>
      <w:r w:rsidR="00E13CFD" w:rsidRPr="00A95D68">
        <w:t xml:space="preserve">lausumissa </w:t>
      </w:r>
      <w:r w:rsidRPr="00C16F16">
        <w:rPr>
          <w:i/>
        </w:rPr>
        <w:t>Met lähđemä aikamatkale</w:t>
      </w:r>
      <w:r w:rsidRPr="00A95D68">
        <w:t xml:space="preserve"> tahi </w:t>
      </w:r>
      <w:r w:rsidRPr="00C16F16">
        <w:rPr>
          <w:i/>
        </w:rPr>
        <w:t xml:space="preserve">Nilla antoi </w:t>
      </w:r>
      <w:r w:rsidR="007A7A8C" w:rsidRPr="00C16F16">
        <w:rPr>
          <w:i/>
        </w:rPr>
        <w:t>preivi</w:t>
      </w:r>
      <w:r w:rsidRPr="00C16F16">
        <w:rPr>
          <w:i/>
        </w:rPr>
        <w:t>n kuninkhaale</w:t>
      </w:r>
      <w:r w:rsidRPr="00A95D68">
        <w:t xml:space="preserve"> oon kum</w:t>
      </w:r>
      <w:r w:rsidR="009D43C2" w:rsidRPr="00A95D68">
        <w:t>massaki</w:t>
      </w:r>
      <w:r w:rsidRPr="00A95D68">
        <w:t xml:space="preserve"> yksi syntakti. Niissä oon kummassaki yksi </w:t>
      </w:r>
      <w:r w:rsidR="00AD0613">
        <w:t>finit</w:t>
      </w:r>
      <w:r w:rsidRPr="00A95D68">
        <w:t xml:space="preserve">tiverbi eli verbin persoonahaamu, ensimäisessä </w:t>
      </w:r>
      <w:r w:rsidRPr="002954F9">
        <w:rPr>
          <w:i/>
        </w:rPr>
        <w:t>lähđemä</w:t>
      </w:r>
      <w:r w:rsidRPr="00A95D68">
        <w:t xml:space="preserve"> ja toisessa </w:t>
      </w:r>
      <w:r w:rsidRPr="002954F9">
        <w:rPr>
          <w:i/>
        </w:rPr>
        <w:t>antoi</w:t>
      </w:r>
      <w:r w:rsidRPr="00A95D68">
        <w:t xml:space="preserve">. </w:t>
      </w:r>
      <w:r w:rsidR="00673BCD">
        <w:t>Syntaktin finittiverbii kä</w:t>
      </w:r>
      <w:r w:rsidR="00303527">
        <w:t xml:space="preserve">skemä syntaktin </w:t>
      </w:r>
      <w:r w:rsidR="00303527">
        <w:rPr>
          <w:smallCaps/>
        </w:rPr>
        <w:t>verbaaliksi.</w:t>
      </w:r>
    </w:p>
    <w:p w14:paraId="4D607F7D" w14:textId="1869CEF0" w:rsidR="00B30251" w:rsidRPr="00A95D68" w:rsidRDefault="00B30251" w:rsidP="00BD2A19">
      <w:pPr>
        <w:pStyle w:val="Brdtekst"/>
        <w:spacing w:before="120"/>
      </w:pPr>
      <w:r w:rsidRPr="00A95D68">
        <w:t xml:space="preserve">Syntaktiita oon kans </w:t>
      </w:r>
      <w:r w:rsidRPr="008C46F0">
        <w:rPr>
          <w:smallCaps/>
        </w:rPr>
        <w:t>joukkosyntaktiita</w:t>
      </w:r>
      <w:r w:rsidRPr="00A95D68">
        <w:t xml:space="preserve">, mikä meinaa sitä, ette kaksi </w:t>
      </w:r>
      <w:r w:rsidR="0093279D">
        <w:t xml:space="preserve">syntaktii </w:t>
      </w:r>
      <w:r w:rsidRPr="00A95D68">
        <w:t>eli us</w:t>
      </w:r>
      <w:r w:rsidR="002C2EA8" w:rsidRPr="00A95D68">
        <w:t>h</w:t>
      </w:r>
      <w:r w:rsidRPr="00A95D68">
        <w:t>eem</w:t>
      </w:r>
      <w:r w:rsidR="002954F9">
        <w:t>an</w:t>
      </w:r>
      <w:r w:rsidR="0093279D">
        <w:t>ki</w:t>
      </w:r>
      <w:r w:rsidRPr="00A95D68">
        <w:t xml:space="preserve"> syntakti</w:t>
      </w:r>
      <w:r w:rsidR="002954F9">
        <w:t>n</w:t>
      </w:r>
      <w:r w:rsidRPr="00A95D68">
        <w:t xml:space="preserve"> oon pantu yhtheen joukkhoon eli liitetty jollaki laila toinen toisheen. Esimerkiksi syntaktit </w:t>
      </w:r>
      <w:r w:rsidR="0075485B">
        <w:t>(</w:t>
      </w:r>
      <w:r w:rsidRPr="00A95D68">
        <w:t xml:space="preserve">1) </w:t>
      </w:r>
      <w:r w:rsidRPr="005644BE">
        <w:rPr>
          <w:i/>
        </w:rPr>
        <w:t>Met lähđemä aikamatkale ja tulema kohta takaisin</w:t>
      </w:r>
      <w:r w:rsidRPr="00A95D68">
        <w:t xml:space="preserve"> ja </w:t>
      </w:r>
      <w:r w:rsidR="0075485B">
        <w:t>(</w:t>
      </w:r>
      <w:r w:rsidRPr="00A95D68">
        <w:t xml:space="preserve">2) </w:t>
      </w:r>
      <w:r w:rsidRPr="005644BE">
        <w:rPr>
          <w:i/>
        </w:rPr>
        <w:t>Nilla sanoi emänälle</w:t>
      </w:r>
      <w:r w:rsidR="0075485B" w:rsidRPr="0075485B">
        <w:t>,</w:t>
      </w:r>
      <w:r w:rsidRPr="005644BE">
        <w:rPr>
          <w:i/>
        </w:rPr>
        <w:t xml:space="preserve"> ette hän oon kauheen vaipunu</w:t>
      </w:r>
      <w:r w:rsidRPr="00A95D68">
        <w:t xml:space="preserve"> oon kumpiki joukkosyntaktiita. Kummassaki oon kaksi syntaktii. Mutta siinä net oon erilaiset, ette joukkosyntaktissa </w:t>
      </w:r>
      <w:r w:rsidR="0075485B">
        <w:t>(</w:t>
      </w:r>
      <w:r w:rsidRPr="00A95D68">
        <w:t xml:space="preserve">1) syntaktit oon </w:t>
      </w:r>
      <w:r w:rsidRPr="008C46F0">
        <w:rPr>
          <w:smallCaps/>
        </w:rPr>
        <w:t>paralelli</w:t>
      </w:r>
      <w:r w:rsidR="00326877" w:rsidRPr="008C46F0">
        <w:rPr>
          <w:smallCaps/>
        </w:rPr>
        <w:t>se</w:t>
      </w:r>
      <w:r w:rsidRPr="008C46F0">
        <w:rPr>
          <w:smallCaps/>
        </w:rPr>
        <w:t>t</w:t>
      </w:r>
      <w:r w:rsidRPr="00A95D68">
        <w:t xml:space="preserve"> eli samala tasala: Kumpiki oon </w:t>
      </w:r>
      <w:r w:rsidR="00B45E82">
        <w:rPr>
          <w:smallCaps/>
        </w:rPr>
        <w:t>valtasyntakti</w:t>
      </w:r>
      <w:r w:rsidR="00B5092B" w:rsidRPr="00A95D68">
        <w:t>.</w:t>
      </w:r>
      <w:r w:rsidR="00B45E82">
        <w:t xml:space="preserve"> J</w:t>
      </w:r>
      <w:r w:rsidRPr="00A95D68">
        <w:t xml:space="preserve">oukkosyntaktissa </w:t>
      </w:r>
      <w:r w:rsidR="0075485B">
        <w:t>(</w:t>
      </w:r>
      <w:r w:rsidRPr="00A95D68">
        <w:t xml:space="preserve">2) ensimäinen osa oon valtasyntakti ja toinen eli </w:t>
      </w:r>
      <w:r w:rsidRPr="00C53CD5">
        <w:rPr>
          <w:i/>
        </w:rPr>
        <w:t>ette</w:t>
      </w:r>
      <w:r w:rsidRPr="00A95D68">
        <w:t xml:space="preserve">-syntakti oon siinä </w:t>
      </w:r>
      <w:r w:rsidR="007E0B5B">
        <w:t>jäsenennä</w:t>
      </w:r>
      <w:r w:rsidRPr="00A95D68">
        <w:t xml:space="preserve">, eli se oon </w:t>
      </w:r>
      <w:r w:rsidR="001E0CB8" w:rsidRPr="00FE6EC1">
        <w:rPr>
          <w:smallCaps/>
        </w:rPr>
        <w:t>ala</w:t>
      </w:r>
      <w:r w:rsidRPr="00FE6EC1">
        <w:rPr>
          <w:smallCaps/>
        </w:rPr>
        <w:t>syntakti</w:t>
      </w:r>
      <w:r w:rsidR="001E0CB8" w:rsidRPr="00A95D68">
        <w:t xml:space="preserve">, minkä </w:t>
      </w:r>
      <w:r w:rsidR="001E0CB8" w:rsidRPr="00FE6EC1">
        <w:rPr>
          <w:smallCaps/>
        </w:rPr>
        <w:t>ylisyntakti</w:t>
      </w:r>
      <w:r w:rsidR="001E0CB8" w:rsidRPr="00A95D68">
        <w:t xml:space="preserve"> </w:t>
      </w:r>
      <w:r w:rsidR="0096117C" w:rsidRPr="00A95D68">
        <w:t xml:space="preserve">taas </w:t>
      </w:r>
      <w:r w:rsidR="001E0CB8" w:rsidRPr="00A95D68">
        <w:t>valtasyntakti oon</w:t>
      </w:r>
      <w:r w:rsidRPr="00A95D68">
        <w:t>.</w:t>
      </w:r>
    </w:p>
    <w:p w14:paraId="0A07B601" w14:textId="02E49DC5" w:rsidR="000D51A6" w:rsidRPr="00C96910" w:rsidRDefault="0093279D" w:rsidP="00BD2A19">
      <w:pPr>
        <w:pStyle w:val="Brdtekst"/>
        <w:spacing w:before="120"/>
      </w:pPr>
      <w:r>
        <w:t>A</w:t>
      </w:r>
      <w:r w:rsidR="000D51A6" w:rsidRPr="00A95D68">
        <w:t>lasyntakti</w:t>
      </w:r>
      <w:r>
        <w:t>t</w:t>
      </w:r>
      <w:r w:rsidR="000D51A6" w:rsidRPr="00A95D68">
        <w:t xml:space="preserve"> saatehaan kans olla paralelliset </w:t>
      </w:r>
      <w:r w:rsidR="00D158F5">
        <w:t>toinen toisen suhtheen</w:t>
      </w:r>
      <w:r w:rsidR="000D51A6" w:rsidRPr="00A95D68">
        <w:t xml:space="preserve">. Esimerkiksi joukkosyntaktissa </w:t>
      </w:r>
      <w:r w:rsidR="000D51A6" w:rsidRPr="0078699B">
        <w:rPr>
          <w:i/>
        </w:rPr>
        <w:t>Mie en tahđo lähteet koulhuun</w:t>
      </w:r>
      <w:r w:rsidR="001B127A" w:rsidRPr="001B127A">
        <w:t>,</w:t>
      </w:r>
      <w:r w:rsidR="000D51A6" w:rsidRPr="0078699B">
        <w:rPr>
          <w:i/>
        </w:rPr>
        <w:t xml:space="preserve"> ko mie olen kippee ja ko ei Liisakhaan lähđe </w:t>
      </w:r>
      <w:r w:rsidR="000D51A6" w:rsidRPr="00A95D68">
        <w:t xml:space="preserve">oon kaksi </w:t>
      </w:r>
      <w:r w:rsidR="000D51A6" w:rsidRPr="00F35FCD">
        <w:rPr>
          <w:i/>
        </w:rPr>
        <w:t>ko</w:t>
      </w:r>
      <w:r w:rsidR="000D51A6" w:rsidRPr="00A95D68">
        <w:t xml:space="preserve">-syntaktii, mikkä oon alasyntaktit valtasyntaktille </w:t>
      </w:r>
      <w:r w:rsidR="000D51A6" w:rsidRPr="0078699B">
        <w:rPr>
          <w:i/>
        </w:rPr>
        <w:t>Mie en tahđo lähteet koulhuun</w:t>
      </w:r>
      <w:r w:rsidR="000D51A6" w:rsidRPr="00A95D68">
        <w:t xml:space="preserve">, mutta keskenänsä </w:t>
      </w:r>
      <w:r>
        <w:t xml:space="preserve">net </w:t>
      </w:r>
      <w:r w:rsidR="000D51A6" w:rsidRPr="00A95D68">
        <w:t>oon paralelliset syntaktit.</w:t>
      </w:r>
      <w:r w:rsidR="00C96910">
        <w:t xml:space="preserve"> Mutta alasyntakti saattaa kans olla toisen alasyntaktin ylisyntakti. Niin </w:t>
      </w:r>
      <w:r>
        <w:t xml:space="preserve">ko </w:t>
      </w:r>
      <w:r w:rsidR="00C96910">
        <w:t xml:space="preserve">esimerkiksi joukkosyntaktissa </w:t>
      </w:r>
      <w:r w:rsidR="00D757DA">
        <w:rPr>
          <w:i/>
        </w:rPr>
        <w:t>Mie en pö</w:t>
      </w:r>
      <w:r w:rsidR="00C96910">
        <w:rPr>
          <w:i/>
        </w:rPr>
        <w:t>lkkää hukkaa</w:t>
      </w:r>
      <w:r w:rsidR="001B127A" w:rsidRPr="001B127A">
        <w:t>,</w:t>
      </w:r>
      <w:r w:rsidR="00C96910">
        <w:rPr>
          <w:i/>
        </w:rPr>
        <w:t xml:space="preserve"> ko mie en usko</w:t>
      </w:r>
      <w:r w:rsidR="001B127A" w:rsidRPr="001B127A">
        <w:t>,</w:t>
      </w:r>
      <w:r w:rsidR="00C96910">
        <w:rPr>
          <w:i/>
        </w:rPr>
        <w:t xml:space="preserve"> ette se oon vaaralinen </w:t>
      </w:r>
      <w:r w:rsidR="00C96910">
        <w:t xml:space="preserve">alasyntakti </w:t>
      </w:r>
      <w:r w:rsidR="00C96910">
        <w:rPr>
          <w:i/>
        </w:rPr>
        <w:t xml:space="preserve">ko mie en </w:t>
      </w:r>
      <w:r w:rsidR="00C96910" w:rsidRPr="00C96910">
        <w:rPr>
          <w:i/>
        </w:rPr>
        <w:t>usko</w:t>
      </w:r>
      <w:r w:rsidR="00C96910">
        <w:rPr>
          <w:i/>
        </w:rPr>
        <w:t xml:space="preserve"> </w:t>
      </w:r>
      <w:r w:rsidR="00C96910">
        <w:t xml:space="preserve">oon alasyntaktin </w:t>
      </w:r>
      <w:r w:rsidR="00C96910">
        <w:rPr>
          <w:i/>
        </w:rPr>
        <w:t xml:space="preserve">ette se oon vaaralinen </w:t>
      </w:r>
      <w:r w:rsidR="00C96910">
        <w:t>ylisyntakti.</w:t>
      </w:r>
    </w:p>
    <w:p w14:paraId="2191E3B2" w14:textId="77777777" w:rsidR="00F904D4" w:rsidRDefault="00EF7E5C" w:rsidP="00BD2A19">
      <w:pPr>
        <w:pStyle w:val="Brdtekst"/>
        <w:spacing w:before="120"/>
      </w:pPr>
      <w:r w:rsidRPr="00A95D68">
        <w:t xml:space="preserve">Kaikkiin syntaktiitten tärkkein ja hallitteeviin jäsen oon syntaktin </w:t>
      </w:r>
      <w:r w:rsidR="00080EAA">
        <w:t>verbaali</w:t>
      </w:r>
      <w:r w:rsidRPr="00A95D68">
        <w:t xml:space="preserve">. </w:t>
      </w:r>
      <w:r w:rsidR="00080EAA">
        <w:t>Se</w:t>
      </w:r>
      <w:r w:rsidR="00534771" w:rsidRPr="00A95D68">
        <w:t xml:space="preserve"> saattaa vaattiit er</w:t>
      </w:r>
      <w:r w:rsidR="00E740E6" w:rsidRPr="00A95D68">
        <w:t>ilaisen määrän</w:t>
      </w:r>
      <w:r w:rsidR="0024673C" w:rsidRPr="00A95D68">
        <w:t xml:space="preserve"> pakolissii jäseniitä eli</w:t>
      </w:r>
      <w:r w:rsidR="00E740E6" w:rsidRPr="00A95D68">
        <w:t xml:space="preserve"> </w:t>
      </w:r>
      <w:r w:rsidR="002B27B2" w:rsidRPr="00D757DA">
        <w:rPr>
          <w:smallCaps/>
        </w:rPr>
        <w:t>komplement</w:t>
      </w:r>
      <w:r w:rsidR="00E740E6" w:rsidRPr="00D757DA">
        <w:rPr>
          <w:smallCaps/>
        </w:rPr>
        <w:t>tiita</w:t>
      </w:r>
      <w:r w:rsidR="00E740E6" w:rsidRPr="00A95D68">
        <w:t xml:space="preserve">, mitä oon subjekti, objekti, predikatiivi ja adverbiaali. </w:t>
      </w:r>
      <w:r w:rsidR="005B5EEE" w:rsidRPr="00A95D68">
        <w:t xml:space="preserve">Sen jälkhiin, kunka monta </w:t>
      </w:r>
      <w:r w:rsidR="002B27B2">
        <w:t>komplement</w:t>
      </w:r>
      <w:r w:rsidR="005B5EEE" w:rsidRPr="00A95D68">
        <w:t>tii verbi vaatti</w:t>
      </w:r>
      <w:r w:rsidR="00D757DA">
        <w:t>i</w:t>
      </w:r>
      <w:r w:rsidR="005B5EEE" w:rsidRPr="00A95D68">
        <w:t>, s</w:t>
      </w:r>
      <w:r w:rsidR="00E740E6" w:rsidRPr="00A95D68">
        <w:t xml:space="preserve">anoma ette verbi oon </w:t>
      </w:r>
      <w:r w:rsidR="00E740E6" w:rsidRPr="00D757DA">
        <w:rPr>
          <w:smallCaps/>
        </w:rPr>
        <w:t>nollapaikkainen</w:t>
      </w:r>
      <w:r w:rsidR="00E740E6" w:rsidRPr="00A95D68">
        <w:t xml:space="preserve">, </w:t>
      </w:r>
      <w:r w:rsidR="00E740E6" w:rsidRPr="00D757DA">
        <w:rPr>
          <w:smallCaps/>
        </w:rPr>
        <w:t>yksipaikkainen</w:t>
      </w:r>
      <w:r w:rsidR="00E740E6" w:rsidRPr="00A95D68">
        <w:t xml:space="preserve">, </w:t>
      </w:r>
      <w:r w:rsidR="00E740E6" w:rsidRPr="00D757DA">
        <w:rPr>
          <w:smallCaps/>
        </w:rPr>
        <w:t>kaksipaikkainen</w:t>
      </w:r>
      <w:r w:rsidR="00E740E6" w:rsidRPr="00A95D68">
        <w:t xml:space="preserve"> eli </w:t>
      </w:r>
      <w:r w:rsidR="00E740E6" w:rsidRPr="00D757DA">
        <w:rPr>
          <w:smallCaps/>
        </w:rPr>
        <w:t>kolmipaikkainen</w:t>
      </w:r>
      <w:r w:rsidR="00F904D4">
        <w:t>.</w:t>
      </w:r>
    </w:p>
    <w:p w14:paraId="346B0E68" w14:textId="0F0DDADC" w:rsidR="00E740E6" w:rsidRPr="00A95D68" w:rsidRDefault="005B5EEE" w:rsidP="00B37462">
      <w:pPr>
        <w:pStyle w:val="Punktliste"/>
      </w:pPr>
      <w:r w:rsidRPr="00A95D68">
        <w:t xml:space="preserve">Nollapaikkaiset </w:t>
      </w:r>
      <w:r w:rsidR="00534771" w:rsidRPr="00A95D68">
        <w:t xml:space="preserve">oon eriliikaisesti sääverbit, semmoiset ko </w:t>
      </w:r>
      <w:r w:rsidR="00534771" w:rsidRPr="00080EAA">
        <w:rPr>
          <w:i/>
        </w:rPr>
        <w:t>sattaat</w:t>
      </w:r>
      <w:r w:rsidR="00534771" w:rsidRPr="00A95D68">
        <w:t xml:space="preserve"> ja </w:t>
      </w:r>
      <w:r w:rsidR="00534771" w:rsidRPr="00080EAA">
        <w:rPr>
          <w:i/>
        </w:rPr>
        <w:t>tuula</w:t>
      </w:r>
      <w:r w:rsidR="00534771" w:rsidRPr="00A95D68">
        <w:t>. Saatama sitte sannoot ette</w:t>
      </w:r>
      <w:r w:rsidR="00E740E6" w:rsidRPr="00A95D68">
        <w:t xml:space="preserve"> </w:t>
      </w:r>
      <w:r w:rsidRPr="00D158EB">
        <w:rPr>
          <w:i/>
        </w:rPr>
        <w:t>Sattaa</w:t>
      </w:r>
      <w:r w:rsidRPr="00A95D68">
        <w:t>,</w:t>
      </w:r>
      <w:r w:rsidR="00E740E6" w:rsidRPr="00A95D68">
        <w:t xml:space="preserve"> </w:t>
      </w:r>
      <w:r w:rsidRPr="00D158EB">
        <w:rPr>
          <w:i/>
        </w:rPr>
        <w:t>Tuulee</w:t>
      </w:r>
      <w:r w:rsidR="00BE483F">
        <w:t xml:space="preserve"> eli</w:t>
      </w:r>
      <w:r w:rsidR="00E740E6" w:rsidRPr="00A95D68">
        <w:t xml:space="preserve"> </w:t>
      </w:r>
      <w:r w:rsidR="00E740E6" w:rsidRPr="00D158EB">
        <w:rPr>
          <w:i/>
        </w:rPr>
        <w:t>Tuiskuu</w:t>
      </w:r>
      <w:r w:rsidRPr="00A95D68">
        <w:t>, ja syntaktit oon aivan täyđet.</w:t>
      </w:r>
    </w:p>
    <w:p w14:paraId="0A146EC5" w14:textId="2018514A" w:rsidR="005B5EEE" w:rsidRPr="00A95D68" w:rsidRDefault="005B5EEE" w:rsidP="00B37462">
      <w:pPr>
        <w:pStyle w:val="Punktliste"/>
      </w:pPr>
      <w:r w:rsidRPr="00A95D68">
        <w:t xml:space="preserve">Yksipaikkaisilla verbiilä </w:t>
      </w:r>
      <w:r w:rsidR="002B27B2">
        <w:t>komplement</w:t>
      </w:r>
      <w:r w:rsidRPr="00A95D68">
        <w:t xml:space="preserve">tina oon ylheensä subjekti. Esimerkiksi </w:t>
      </w:r>
      <w:r w:rsidRPr="00954A6A">
        <w:rPr>
          <w:i/>
        </w:rPr>
        <w:t>Terje laulaa</w:t>
      </w:r>
      <w:r w:rsidRPr="00A95D68">
        <w:t xml:space="preserve"> ja </w:t>
      </w:r>
      <w:r w:rsidRPr="00954A6A">
        <w:rPr>
          <w:i/>
        </w:rPr>
        <w:t>Matti nukkuu</w:t>
      </w:r>
      <w:r w:rsidRPr="00A95D68">
        <w:t xml:space="preserve"> oon täyđeliset syntaktit.</w:t>
      </w:r>
    </w:p>
    <w:p w14:paraId="4CEA3DE1" w14:textId="6BE23C37" w:rsidR="005B5EEE" w:rsidRPr="00A95D68" w:rsidRDefault="005B5EEE" w:rsidP="00D77E58">
      <w:pPr>
        <w:pStyle w:val="Punktliste"/>
      </w:pPr>
      <w:r w:rsidRPr="00A95D68">
        <w:t>Kaksipaikkaisilla verbiilä oon s</w:t>
      </w:r>
      <w:r w:rsidR="000D7FEA" w:rsidRPr="00A95D68">
        <w:t>u</w:t>
      </w:r>
      <w:r w:rsidRPr="00A95D68">
        <w:t xml:space="preserve">bjektin </w:t>
      </w:r>
      <w:r w:rsidR="00864EF6" w:rsidRPr="00A95D68">
        <w:t xml:space="preserve">– </w:t>
      </w:r>
      <w:r w:rsidR="00FC5528">
        <w:t>harvotellen</w:t>
      </w:r>
      <w:r w:rsidR="00864EF6" w:rsidRPr="00A95D68">
        <w:t xml:space="preserve"> jonku muun </w:t>
      </w:r>
      <w:r w:rsidR="002B27B2">
        <w:t>komplement</w:t>
      </w:r>
      <w:r w:rsidR="00864EF6" w:rsidRPr="00A95D68">
        <w:t xml:space="preserve">in – </w:t>
      </w:r>
      <w:r w:rsidR="009C17AB">
        <w:t xml:space="preserve">lisäksi objekti, predikatiivi, </w:t>
      </w:r>
      <w:r w:rsidRPr="00A95D68">
        <w:t>adverbiaali</w:t>
      </w:r>
      <w:r w:rsidR="009C17AB">
        <w:t xml:space="preserve"> eli objektiadverbiaali</w:t>
      </w:r>
      <w:r w:rsidRPr="00A95D68">
        <w:t xml:space="preserve">. Esimerkkinä syntaktit </w:t>
      </w:r>
      <w:r w:rsidRPr="00954A6A">
        <w:rPr>
          <w:i/>
        </w:rPr>
        <w:t>Nilla hakkas mettää</w:t>
      </w:r>
      <w:r w:rsidRPr="00A95D68">
        <w:t xml:space="preserve"> </w:t>
      </w:r>
      <w:r w:rsidR="0075485B">
        <w:t>(</w:t>
      </w:r>
      <w:r w:rsidRPr="00A95D68">
        <w:t xml:space="preserve">toisena </w:t>
      </w:r>
      <w:r w:rsidR="002B27B2">
        <w:t>komplement</w:t>
      </w:r>
      <w:r w:rsidRPr="00A95D68">
        <w:t xml:space="preserve">tina objekti), </w:t>
      </w:r>
      <w:r w:rsidRPr="00954A6A">
        <w:rPr>
          <w:i/>
        </w:rPr>
        <w:t>Nilla oli kainulainen</w:t>
      </w:r>
      <w:r w:rsidRPr="00A95D68">
        <w:t xml:space="preserve"> </w:t>
      </w:r>
      <w:r w:rsidR="0075485B">
        <w:t>(</w:t>
      </w:r>
      <w:r w:rsidRPr="00A95D68">
        <w:t xml:space="preserve">toisena </w:t>
      </w:r>
      <w:r w:rsidR="002B27B2">
        <w:t>komplement</w:t>
      </w:r>
      <w:r w:rsidRPr="00A95D68">
        <w:t>tina pred</w:t>
      </w:r>
      <w:r w:rsidR="006F0109" w:rsidRPr="00A95D68">
        <w:t>i</w:t>
      </w:r>
      <w:r w:rsidR="009C17AB">
        <w:t>katiivi),</w:t>
      </w:r>
      <w:r w:rsidRPr="00A95D68">
        <w:t xml:space="preserve"> </w:t>
      </w:r>
      <w:r w:rsidRPr="00954A6A">
        <w:rPr>
          <w:i/>
        </w:rPr>
        <w:t>Nilla kävi Kööpenhaminassa</w:t>
      </w:r>
      <w:r w:rsidRPr="00A95D68">
        <w:t xml:space="preserve"> </w:t>
      </w:r>
      <w:r w:rsidR="0075485B">
        <w:t>(</w:t>
      </w:r>
      <w:r w:rsidRPr="00A95D68">
        <w:t xml:space="preserve">toisena </w:t>
      </w:r>
      <w:r w:rsidR="002B27B2">
        <w:t>komplement</w:t>
      </w:r>
      <w:r w:rsidRPr="00A95D68">
        <w:t>tina adverbiaali)</w:t>
      </w:r>
      <w:r w:rsidR="00954A6A">
        <w:t xml:space="preserve"> </w:t>
      </w:r>
      <w:r w:rsidR="009C17AB">
        <w:t xml:space="preserve">ja </w:t>
      </w:r>
      <w:r w:rsidR="009C17AB">
        <w:rPr>
          <w:i/>
        </w:rPr>
        <w:t>Met kiikuima vaaran laittaa</w:t>
      </w:r>
      <w:r w:rsidR="007F742A">
        <w:rPr>
          <w:i/>
        </w:rPr>
        <w:t xml:space="preserve"> </w:t>
      </w:r>
      <w:r w:rsidR="007F742A">
        <w:t>(toisena komplementtina objektiadverbiaali)</w:t>
      </w:r>
      <w:r w:rsidR="009C17AB">
        <w:t xml:space="preserve"> </w:t>
      </w:r>
      <w:r w:rsidR="00954A6A">
        <w:t>oon kaksipaikkaiset syntaktit</w:t>
      </w:r>
      <w:r w:rsidRPr="00A95D68">
        <w:t>.</w:t>
      </w:r>
    </w:p>
    <w:p w14:paraId="5154B110" w14:textId="5C1C8C3D" w:rsidR="00534771" w:rsidRPr="00A95D68" w:rsidRDefault="00B611E3" w:rsidP="00B37462">
      <w:pPr>
        <w:pStyle w:val="Punktliste"/>
      </w:pPr>
      <w:r w:rsidRPr="00A95D68">
        <w:lastRenderedPageBreak/>
        <w:t xml:space="preserve">Kolmipaikkaisilla verbiilä </w:t>
      </w:r>
      <w:r w:rsidR="006F0109" w:rsidRPr="00A95D68">
        <w:t xml:space="preserve">oon </w:t>
      </w:r>
      <w:r w:rsidRPr="00A95D68">
        <w:t>subjektin lisäksi objekti ja adverbiaali</w:t>
      </w:r>
      <w:r w:rsidR="00377D65">
        <w:t xml:space="preserve">. </w:t>
      </w:r>
      <w:r w:rsidRPr="00A95D68">
        <w:t xml:space="preserve">Esimerkikiksi </w:t>
      </w:r>
      <w:r w:rsidRPr="00846D11">
        <w:rPr>
          <w:i/>
        </w:rPr>
        <w:t>Mie ostan sinule piilin</w:t>
      </w:r>
      <w:r w:rsidRPr="00A95D68">
        <w:t xml:space="preserve"> ja </w:t>
      </w:r>
      <w:r w:rsidRPr="00846D11">
        <w:rPr>
          <w:i/>
        </w:rPr>
        <w:t>Liisa viskas kiven merheen</w:t>
      </w:r>
      <w:r w:rsidRPr="00A95D68">
        <w:t>.</w:t>
      </w:r>
      <w:r w:rsidR="00377D65">
        <w:t xml:space="preserve"> Kolmas komplementti saattaa olla kans predikatiivi niin ko syntaktissa </w:t>
      </w:r>
      <w:r w:rsidR="00377D65">
        <w:rPr>
          <w:i/>
        </w:rPr>
        <w:t>Joonas käski valasta kalaksi</w:t>
      </w:r>
      <w:r w:rsidR="001B127A" w:rsidRPr="001B127A">
        <w:t>.</w:t>
      </w:r>
    </w:p>
    <w:p w14:paraId="5636A1EE" w14:textId="5F7FAF0F" w:rsidR="00CC5BDF" w:rsidRDefault="00CC5BDF" w:rsidP="000166CE">
      <w:pPr>
        <w:pStyle w:val="Brdtekst"/>
        <w:spacing w:before="120"/>
      </w:pPr>
      <w:r>
        <w:t xml:space="preserve">Silloin ko syntakti oon passiivinen tahi sen persoonanna oon geneerinen 0-persoona, sen </w:t>
      </w:r>
      <w:r w:rsidR="00641820">
        <w:t>subjektin paikka oon tyyhä</w:t>
      </w:r>
      <w:r>
        <w:t xml:space="preserve"> </w:t>
      </w:r>
      <w:r w:rsidR="006E7DB0">
        <w:t>(katto kohđasta</w:t>
      </w:r>
      <w:r w:rsidR="001C6863">
        <w:t xml:space="preserve"> 2.4.5)</w:t>
      </w:r>
      <w:r>
        <w:t xml:space="preserve">. Tämmöisille verbiile oon kuitenki aina mahđolinen ajatella </w:t>
      </w:r>
      <w:r w:rsidR="00063763">
        <w:t>tekkiijän</w:t>
      </w:r>
      <w:r>
        <w:t xml:space="preserve">, vaikka sen paikka </w:t>
      </w:r>
      <w:r w:rsidR="00CA069B">
        <w:t xml:space="preserve">syntaktissa </w:t>
      </w:r>
      <w:r>
        <w:t>oon tyyhä</w:t>
      </w:r>
      <w:r w:rsidR="009C04D9">
        <w:t xml:space="preserve"> ja </w:t>
      </w:r>
      <w:r w:rsidR="006A4B4F">
        <w:t xml:space="preserve">sillä </w:t>
      </w:r>
      <w:r w:rsidR="009C04D9">
        <w:t>sen ykköskomplementti vailuu</w:t>
      </w:r>
      <w:r>
        <w:t>.</w:t>
      </w:r>
      <w:r w:rsidR="009C7FBD">
        <w:t xml:space="preserve"> </w:t>
      </w:r>
      <w:r w:rsidR="00D71CBE">
        <w:t xml:space="preserve">Subjekti vailuu kans semmoisista syntaktiista, minkä syntaktikaavana oon käsky (katto kohđasta </w:t>
      </w:r>
      <w:r w:rsidR="00B4709A">
        <w:t xml:space="preserve">2.4.6.3); verbin imperatiivihaamun kans ei </w:t>
      </w:r>
      <w:r w:rsidR="007F742A">
        <w:t>tekkiijää</w:t>
      </w:r>
      <w:r w:rsidR="00B4709A">
        <w:t xml:space="preserve"> panna fr</w:t>
      </w:r>
      <w:r w:rsidR="004F7AC8">
        <w:t>amile</w:t>
      </w:r>
      <w:r w:rsidR="00565DEC">
        <w:t xml:space="preserve"> eli </w:t>
      </w:r>
      <w:r w:rsidR="005469D5">
        <w:t xml:space="preserve">tässäki </w:t>
      </w:r>
      <w:r w:rsidR="00565DEC">
        <w:t>sen paikka oon tyyhä</w:t>
      </w:r>
      <w:r w:rsidR="004F7AC8">
        <w:t xml:space="preserve">, vaikka se </w:t>
      </w:r>
      <w:r w:rsidR="00F9514E">
        <w:t>konstateerauksessa eli kysym</w:t>
      </w:r>
      <w:r w:rsidR="002C5EFE">
        <w:t>ä</w:t>
      </w:r>
      <w:r w:rsidR="00F9514E">
        <w:t>syntaktissa olis</w:t>
      </w:r>
      <w:r w:rsidR="004F7AC8">
        <w:t xml:space="preserve"> verbin </w:t>
      </w:r>
      <w:r w:rsidR="00E51443">
        <w:t>ykköskomplementti</w:t>
      </w:r>
      <w:r w:rsidR="004F7AC8">
        <w:t xml:space="preserve">. </w:t>
      </w:r>
      <w:r w:rsidR="00565DEC">
        <w:t xml:space="preserve">Katton, ette </w:t>
      </w:r>
      <w:r w:rsidR="00F3551D">
        <w:t xml:space="preserve">tämmöisissäki syntaktiissa, missä </w:t>
      </w:r>
      <w:r w:rsidR="00641820">
        <w:t>subjektin</w:t>
      </w:r>
      <w:r w:rsidR="00F3551D">
        <w:t xml:space="preserve"> paikka oon tyyhä, </w:t>
      </w:r>
      <w:r w:rsidR="00565DEC">
        <w:t xml:space="preserve">verbin paikkaluku </w:t>
      </w:r>
      <w:r w:rsidR="00F3551D">
        <w:t>kuitenki</w:t>
      </w:r>
      <w:r w:rsidR="00565DEC">
        <w:t xml:space="preserve"> pyssyy samana.</w:t>
      </w:r>
      <w:r w:rsidR="00313D4A">
        <w:t xml:space="preserve"> Paikkaluvun määrää sitte verbityyppi, eikä se, kunka </w:t>
      </w:r>
      <w:r w:rsidR="00226453">
        <w:t>verbin</w:t>
      </w:r>
      <w:r w:rsidR="00313D4A">
        <w:t xml:space="preserve"> komplementit ittessä kussaki syntaktikaavassa panhaan framile.</w:t>
      </w:r>
    </w:p>
    <w:p w14:paraId="3E046EC7" w14:textId="77777777" w:rsidR="00F904D4" w:rsidRDefault="000166CE" w:rsidP="000166CE">
      <w:pPr>
        <w:pStyle w:val="Brdtekst"/>
        <w:spacing w:before="120"/>
      </w:pPr>
      <w:r>
        <w:t xml:space="preserve">Semmoissii verbii, mikkä </w:t>
      </w:r>
      <w:r w:rsidR="00BD25BD">
        <w:t>vaađithaan objektin</w:t>
      </w:r>
      <w:r w:rsidR="00A32CB5">
        <w:t xml:space="preserve"> eli </w:t>
      </w:r>
      <w:r w:rsidR="00BD25BD">
        <w:t>mihin kuitenki saatethaan lisätä</w:t>
      </w:r>
      <w:r>
        <w:t xml:space="preserve"> objektin, kuttuthaan </w:t>
      </w:r>
      <w:r w:rsidR="00863185">
        <w:rPr>
          <w:smallCaps/>
        </w:rPr>
        <w:t>transitiiviverbi</w:t>
      </w:r>
      <w:r w:rsidRPr="000166CE">
        <w:rPr>
          <w:smallCaps/>
        </w:rPr>
        <w:t>ksi</w:t>
      </w:r>
      <w:r>
        <w:t xml:space="preserve">. </w:t>
      </w:r>
      <w:r w:rsidR="006124BA">
        <w:t>Ylheensä nämät oon kaks</w:t>
      </w:r>
      <w:r w:rsidR="00BD25BD">
        <w:t>ipaikkaiset eli kolmipaikkaiset. M</w:t>
      </w:r>
      <w:r w:rsidR="006124BA">
        <w:t xml:space="preserve">uutamisti transitiiviverbiki saattaa </w:t>
      </w:r>
      <w:r w:rsidR="00BD25BD">
        <w:t xml:space="preserve">essiinttyyt </w:t>
      </w:r>
      <w:r w:rsidR="006124BA">
        <w:t>yksipaikkai</w:t>
      </w:r>
      <w:r w:rsidR="00BD25BD">
        <w:t>sena</w:t>
      </w:r>
      <w:r w:rsidR="006124BA">
        <w:t xml:space="preserve"> niin ko verbi </w:t>
      </w:r>
      <w:r w:rsidR="006124BA">
        <w:rPr>
          <w:i/>
        </w:rPr>
        <w:t>laulaa</w:t>
      </w:r>
      <w:r w:rsidR="00BD25BD">
        <w:rPr>
          <w:i/>
        </w:rPr>
        <w:t>t</w:t>
      </w:r>
      <w:r w:rsidR="006124BA">
        <w:rPr>
          <w:i/>
        </w:rPr>
        <w:t xml:space="preserve">. </w:t>
      </w:r>
      <w:r w:rsidR="006124BA">
        <w:t xml:space="preserve">Esimerkiksi syntakti </w:t>
      </w:r>
      <w:r w:rsidR="006124BA">
        <w:rPr>
          <w:i/>
        </w:rPr>
        <w:t>Terje laulaa</w:t>
      </w:r>
      <w:r w:rsidR="006124BA">
        <w:t xml:space="preserve"> </w:t>
      </w:r>
      <w:r w:rsidR="009E46CA">
        <w:t>oon täyđelinen ilman objektiiki, m</w:t>
      </w:r>
      <w:r w:rsidR="006124BA">
        <w:t xml:space="preserve">utta siihen saattaa panna lisäjäsenen niin ko syntaktissa </w:t>
      </w:r>
      <w:r w:rsidR="006124BA">
        <w:rPr>
          <w:i/>
        </w:rPr>
        <w:t xml:space="preserve">Terje laulaa virttä. </w:t>
      </w:r>
      <w:r w:rsidR="006124BA">
        <w:t xml:space="preserve">Näjemä siis, ette vaikka objekti tavalisesti oon verbin pakolinen jäsen eli komplementti, se muutamisti saattaa täyđelisestäki </w:t>
      </w:r>
      <w:r w:rsidR="00226453">
        <w:t>transitiivi</w:t>
      </w:r>
      <w:r w:rsidR="006124BA">
        <w:t>syntaktista vailuut</w:t>
      </w:r>
      <w:r w:rsidR="00F904D4">
        <w:t>.</w:t>
      </w:r>
    </w:p>
    <w:p w14:paraId="3BFC8C99" w14:textId="74D8D8DC" w:rsidR="000166CE" w:rsidRPr="00E27D05" w:rsidRDefault="00495FEF" w:rsidP="000166CE">
      <w:pPr>
        <w:pStyle w:val="Brdtekst"/>
        <w:spacing w:before="120"/>
      </w:pPr>
      <w:r>
        <w:rPr>
          <w:smallCaps/>
        </w:rPr>
        <w:t>V</w:t>
      </w:r>
      <w:r>
        <w:t xml:space="preserve">astakohtana </w:t>
      </w:r>
      <w:r w:rsidR="00485BAA">
        <w:t>transitiiviverbiile kuttuthaan verbii</w:t>
      </w:r>
      <w:r w:rsidR="000166CE">
        <w:t xml:space="preserve">, mikkä ei </w:t>
      </w:r>
      <w:r w:rsidR="00485BAA">
        <w:t xml:space="preserve">olheen </w:t>
      </w:r>
      <w:r w:rsidR="000166CE">
        <w:t xml:space="preserve">saata saađa objektii, </w:t>
      </w:r>
      <w:r w:rsidR="00863185">
        <w:rPr>
          <w:smallCaps/>
        </w:rPr>
        <w:t>intransitiiviverbi</w:t>
      </w:r>
      <w:r w:rsidR="000166CE" w:rsidRPr="000166CE">
        <w:rPr>
          <w:smallCaps/>
        </w:rPr>
        <w:t>ksi</w:t>
      </w:r>
      <w:r w:rsidR="000166CE">
        <w:t xml:space="preserve">. </w:t>
      </w:r>
      <w:r w:rsidR="00485BAA">
        <w:t xml:space="preserve">Jos intransitiiviverbi ei vaađi muutakhaan pakolista </w:t>
      </w:r>
      <w:r w:rsidR="00E27D05">
        <w:t xml:space="preserve">jäsentä, se oon nollapaikkainen niin ko verbi </w:t>
      </w:r>
      <w:r w:rsidR="00E27D05">
        <w:rPr>
          <w:i/>
        </w:rPr>
        <w:t>tuula</w:t>
      </w:r>
      <w:r w:rsidR="00E27D05">
        <w:t xml:space="preserve"> syntaktissa </w:t>
      </w:r>
      <w:r w:rsidR="00E27D05">
        <w:rPr>
          <w:i/>
        </w:rPr>
        <w:t xml:space="preserve">Tuulee. </w:t>
      </w:r>
      <w:r w:rsidR="00E27D05">
        <w:t>Muutoin intransiti</w:t>
      </w:r>
      <w:r w:rsidR="00016E88">
        <w:t>i</w:t>
      </w:r>
      <w:r w:rsidR="00E27D05">
        <w:t>viverbi saattaa olla yksi- eli kaksipaikkain</w:t>
      </w:r>
      <w:r w:rsidR="00016E88">
        <w:t>en, mutta ei koskhaan kolmipaikk</w:t>
      </w:r>
      <w:r w:rsidR="00E27D05">
        <w:t>ainen.</w:t>
      </w:r>
    </w:p>
    <w:p w14:paraId="391981DD" w14:textId="10EF2F9F" w:rsidR="00EF7E5C" w:rsidRPr="00A95D68" w:rsidRDefault="00EF7E5C" w:rsidP="00BD2A19">
      <w:pPr>
        <w:pStyle w:val="Brdtekst"/>
        <w:spacing w:before="120"/>
      </w:pPr>
      <w:r w:rsidRPr="00A95D68">
        <w:t xml:space="preserve">Kattelemma tässä syntaktiita sen </w:t>
      </w:r>
      <w:r w:rsidR="009333AF">
        <w:t>jälkhiin, ette minkälainen verbaali</w:t>
      </w:r>
      <w:r w:rsidRPr="00A95D68">
        <w:t xml:space="preserve"> niissä oon ja minkälaisissa syntaktityypiissä eri verbit essiinythään. Se, missä haamussa syntaktin muut jäsenet, subjektit, objektit ja muut </w:t>
      </w:r>
      <w:r w:rsidR="002B27B2">
        <w:t>komplement</w:t>
      </w:r>
      <w:r w:rsidRPr="00A95D68">
        <w:t>it oon syntaktissa, seuraa</w:t>
      </w:r>
      <w:r w:rsidR="00EB2921" w:rsidRPr="00A95D68">
        <w:t xml:space="preserve"> näistä kahđesta assiista.</w:t>
      </w:r>
    </w:p>
    <w:p w14:paraId="0D95FBB7" w14:textId="0151C601" w:rsidR="000721CF" w:rsidRPr="00A95D68" w:rsidRDefault="00EF7E5C" w:rsidP="00BD2A19">
      <w:pPr>
        <w:pStyle w:val="Brdtekst"/>
        <w:spacing w:before="120"/>
      </w:pPr>
      <w:r w:rsidRPr="00A95D68">
        <w:t xml:space="preserve">Syntaktityypit oon hyvä jakkaat kahtheen eri valtajoukkhoon. Käytämä niistä tässä termii </w:t>
      </w:r>
      <w:r w:rsidRPr="00863185">
        <w:rPr>
          <w:smallCaps/>
        </w:rPr>
        <w:t>suorat syntaktit</w:t>
      </w:r>
      <w:r w:rsidRPr="00A95D68">
        <w:t xml:space="preserve"> ja </w:t>
      </w:r>
      <w:r w:rsidRPr="00863185">
        <w:rPr>
          <w:smallCaps/>
        </w:rPr>
        <w:t>referatiiviset syntaktit</w:t>
      </w:r>
      <w:r w:rsidRPr="00A95D68">
        <w:t>. Suorat syntaktit oon semmoiset, mikkä suorhaan muistelhaan jostaki assiintilasta</w:t>
      </w:r>
      <w:r w:rsidR="00C97117" w:rsidRPr="00A95D68">
        <w:t xml:space="preserve"> </w:t>
      </w:r>
      <w:r w:rsidR="0075485B">
        <w:t>(</w:t>
      </w:r>
      <w:r w:rsidR="00C97117" w:rsidRPr="00A95D68">
        <w:t>1–5)</w:t>
      </w:r>
      <w:r w:rsidRPr="00A95D68">
        <w:t xml:space="preserve">, referatiiviset oon semmoiset, mikkä refereerathaan </w:t>
      </w:r>
      <w:r w:rsidR="001949BB">
        <w:t>jonku</w:t>
      </w:r>
      <w:r w:rsidR="00C97117" w:rsidRPr="00A95D68">
        <w:t xml:space="preserve"> sannoi eli ajatuksii eli san</w:t>
      </w:r>
      <w:r w:rsidRPr="00A95D68">
        <w:t>sihavaittemmii</w:t>
      </w:r>
      <w:r w:rsidR="003C6612" w:rsidRPr="00A95D68">
        <w:t xml:space="preserve"> </w:t>
      </w:r>
      <w:r w:rsidR="0075485B">
        <w:t>(</w:t>
      </w:r>
      <w:r w:rsidR="003C6612" w:rsidRPr="00A95D68">
        <w:t>6–8)</w:t>
      </w:r>
      <w:r w:rsidRPr="00A95D68">
        <w:t xml:space="preserve">. </w:t>
      </w:r>
      <w:r w:rsidR="00C97117" w:rsidRPr="00A95D68">
        <w:t>Esimerkkii:</w:t>
      </w:r>
    </w:p>
    <w:p w14:paraId="504755AA" w14:textId="70F2FDEE" w:rsidR="00EF7E5C" w:rsidRPr="00A95D68" w:rsidRDefault="0075485B" w:rsidP="00BD2A19">
      <w:pPr>
        <w:pStyle w:val="Liste"/>
        <w:spacing w:before="120" w:after="120"/>
        <w:ind w:left="0" w:firstLine="0"/>
        <w:contextualSpacing w:val="0"/>
      </w:pPr>
      <w:r>
        <w:t>(</w:t>
      </w:r>
      <w:r w:rsidR="00C97117" w:rsidRPr="00A95D68">
        <w:t xml:space="preserve">1) </w:t>
      </w:r>
      <w:r w:rsidR="00EF7E5C" w:rsidRPr="00A95D68">
        <w:t>Mie lähđen Alattihoon.</w:t>
      </w:r>
    </w:p>
    <w:p w14:paraId="5BAE2EE7" w14:textId="090C9041" w:rsidR="00EF7E5C" w:rsidRPr="00A95D68" w:rsidRDefault="0075485B" w:rsidP="00BD2A19">
      <w:pPr>
        <w:pStyle w:val="Liste"/>
        <w:spacing w:before="120" w:after="120"/>
        <w:ind w:left="0" w:firstLine="0"/>
        <w:contextualSpacing w:val="0"/>
      </w:pPr>
      <w:r>
        <w:t>(</w:t>
      </w:r>
      <w:r w:rsidR="00C97117" w:rsidRPr="00A95D68">
        <w:t xml:space="preserve">2) </w:t>
      </w:r>
      <w:r w:rsidR="00EF7E5C" w:rsidRPr="00A95D68">
        <w:t>Mistä sie olet pois?</w:t>
      </w:r>
    </w:p>
    <w:p w14:paraId="444A2D15" w14:textId="1775492D" w:rsidR="00EF7E5C" w:rsidRPr="00A95D68" w:rsidRDefault="0075485B" w:rsidP="00BD2A19">
      <w:pPr>
        <w:pStyle w:val="Liste"/>
        <w:spacing w:before="120" w:after="120"/>
        <w:ind w:left="0" w:firstLine="0"/>
        <w:contextualSpacing w:val="0"/>
      </w:pPr>
      <w:r>
        <w:t>(</w:t>
      </w:r>
      <w:r w:rsidR="00C97117" w:rsidRPr="00A95D68">
        <w:t xml:space="preserve">3) </w:t>
      </w:r>
      <w:r w:rsidR="00EF7E5C" w:rsidRPr="00A95D68">
        <w:t xml:space="preserve">Pappi kirjoitti </w:t>
      </w:r>
      <w:r w:rsidR="007A7A8C" w:rsidRPr="00A95D68">
        <w:t>preivi</w:t>
      </w:r>
      <w:r w:rsidR="00EF7E5C" w:rsidRPr="00A95D68">
        <w:t>n.</w:t>
      </w:r>
    </w:p>
    <w:p w14:paraId="6CB05E4F" w14:textId="51563C46" w:rsidR="00EF7E5C" w:rsidRPr="00A95D68" w:rsidRDefault="0075485B" w:rsidP="00BD2A19">
      <w:pPr>
        <w:pStyle w:val="Liste"/>
        <w:spacing w:before="120" w:after="120"/>
        <w:ind w:left="0" w:firstLine="0"/>
        <w:contextualSpacing w:val="0"/>
      </w:pPr>
      <w:r>
        <w:t>(</w:t>
      </w:r>
      <w:r w:rsidR="00C97117" w:rsidRPr="00A95D68">
        <w:t xml:space="preserve">4) </w:t>
      </w:r>
      <w:r w:rsidR="00EF7E5C" w:rsidRPr="00A95D68">
        <w:t>Nilla vihas amtmanii.</w:t>
      </w:r>
    </w:p>
    <w:p w14:paraId="451EFB2E" w14:textId="36E12431" w:rsidR="00EF7E5C" w:rsidRPr="00A95D68" w:rsidRDefault="0075485B" w:rsidP="00BD2A19">
      <w:pPr>
        <w:pStyle w:val="Liste"/>
        <w:spacing w:before="120" w:after="120"/>
        <w:ind w:left="0" w:firstLine="0"/>
        <w:contextualSpacing w:val="0"/>
      </w:pPr>
      <w:r>
        <w:t>(</w:t>
      </w:r>
      <w:r w:rsidR="00C97117" w:rsidRPr="00A95D68">
        <w:t xml:space="preserve">5) </w:t>
      </w:r>
      <w:r w:rsidR="00EF7E5C" w:rsidRPr="00A95D68">
        <w:t>Tullee sađet.</w:t>
      </w:r>
    </w:p>
    <w:p w14:paraId="46E525C2" w14:textId="1BBB6F03" w:rsidR="00EF7E5C" w:rsidRPr="00A95D68" w:rsidRDefault="0075485B" w:rsidP="00BD2A19">
      <w:pPr>
        <w:pStyle w:val="Liste"/>
        <w:spacing w:before="120" w:after="120"/>
        <w:ind w:left="0" w:firstLine="0"/>
        <w:contextualSpacing w:val="0"/>
      </w:pPr>
      <w:r>
        <w:t>(</w:t>
      </w:r>
      <w:r w:rsidR="00C97117" w:rsidRPr="00A95D68">
        <w:t xml:space="preserve">6) </w:t>
      </w:r>
      <w:r w:rsidR="00EF7E5C" w:rsidRPr="00A95D68">
        <w:t>Kreeta näki, ette Nuutti tuli takaisin.</w:t>
      </w:r>
    </w:p>
    <w:p w14:paraId="5FE66F72" w14:textId="5A8802E6" w:rsidR="00EF7E5C" w:rsidRPr="00A95D68" w:rsidRDefault="0075485B" w:rsidP="00BD2A19">
      <w:pPr>
        <w:pStyle w:val="Liste"/>
        <w:spacing w:before="120" w:after="120"/>
        <w:ind w:left="0" w:firstLine="0"/>
        <w:contextualSpacing w:val="0"/>
      </w:pPr>
      <w:r>
        <w:t>(</w:t>
      </w:r>
      <w:r w:rsidR="00C97117" w:rsidRPr="00A95D68">
        <w:t xml:space="preserve">7) </w:t>
      </w:r>
      <w:r w:rsidR="00EF7E5C" w:rsidRPr="00A95D68">
        <w:t>Kuningas ajatteli, ette kainulaiset oon sepät ihmiset.</w:t>
      </w:r>
    </w:p>
    <w:p w14:paraId="264E5ECD" w14:textId="4BA2252B" w:rsidR="00EF7E5C" w:rsidRPr="00A95D68" w:rsidRDefault="0075485B" w:rsidP="00BD2A19">
      <w:pPr>
        <w:pStyle w:val="Liste"/>
        <w:spacing w:before="120" w:after="120"/>
        <w:ind w:left="0" w:firstLine="0"/>
        <w:contextualSpacing w:val="0"/>
      </w:pPr>
      <w:r>
        <w:t>(</w:t>
      </w:r>
      <w:r w:rsidR="00C97117" w:rsidRPr="00A95D68">
        <w:t xml:space="preserve">8) </w:t>
      </w:r>
      <w:r w:rsidR="00EF7E5C" w:rsidRPr="00A95D68">
        <w:t xml:space="preserve">Mie </w:t>
      </w:r>
      <w:r w:rsidR="00D81CA0">
        <w:t>luulen</w:t>
      </w:r>
      <w:r w:rsidR="00EF7E5C" w:rsidRPr="00A95D68">
        <w:t>, ette nyt tullee sađet.</w:t>
      </w:r>
    </w:p>
    <w:p w14:paraId="2797B804" w14:textId="03585038" w:rsidR="00EF7E5C" w:rsidRDefault="00EF7E5C" w:rsidP="00BD2A19">
      <w:pPr>
        <w:pStyle w:val="Brdtekst"/>
        <w:spacing w:before="120"/>
      </w:pPr>
      <w:r w:rsidRPr="00A95D68">
        <w:lastRenderedPageBreak/>
        <w:t>Näilä kahđela valtajoukola oon yksi suurempi ero</w:t>
      </w:r>
      <w:r w:rsidR="00743787">
        <w:t>i</w:t>
      </w:r>
      <w:r w:rsidR="00A434ED" w:rsidRPr="00A95D68">
        <w:t>tus</w:t>
      </w:r>
      <w:r w:rsidRPr="00A95D68">
        <w:t xml:space="preserve">, ko kattoma niitten struktuurii: Suorat verbit </w:t>
      </w:r>
      <w:r w:rsidR="00D81CA0">
        <w:t>oon semmoiset verbit</w:t>
      </w:r>
      <w:r w:rsidR="00BA0A26">
        <w:t xml:space="preserve">, mikkä prototyyppisesti </w:t>
      </w:r>
      <w:r w:rsidRPr="00A95D68">
        <w:t xml:space="preserve">ei saa </w:t>
      </w:r>
      <w:r w:rsidR="002B27B2">
        <w:t>komplement</w:t>
      </w:r>
      <w:r w:rsidRPr="00A95D68">
        <w:t xml:space="preserve">iksi eli obligatooriseksi jäseneksi </w:t>
      </w:r>
      <w:r w:rsidRPr="00743787">
        <w:rPr>
          <w:i/>
        </w:rPr>
        <w:t>ette</w:t>
      </w:r>
      <w:r w:rsidRPr="00A95D68">
        <w:t>-</w:t>
      </w:r>
      <w:r w:rsidR="001D3759" w:rsidRPr="00A95D68">
        <w:t>alasyn</w:t>
      </w:r>
      <w:r w:rsidRPr="00A95D68">
        <w:t xml:space="preserve">taktii </w:t>
      </w:r>
      <w:r w:rsidR="00E10F69" w:rsidRPr="00A95D68">
        <w:t>tahi</w:t>
      </w:r>
      <w:r w:rsidRPr="00A95D68">
        <w:t xml:space="preserve"> muutakhaan</w:t>
      </w:r>
      <w:r w:rsidR="000B77BB" w:rsidRPr="00A95D68">
        <w:t xml:space="preserve"> ala</w:t>
      </w:r>
      <w:r w:rsidRPr="00A95D68">
        <w:t>syntaktii tahi verbifraassii. Referatiivisil</w:t>
      </w:r>
      <w:r w:rsidR="00EE397D" w:rsidRPr="00A95D68">
        <w:t>lä verbiilä verbifraasi ja ala</w:t>
      </w:r>
      <w:r w:rsidRPr="00A95D68">
        <w:t xml:space="preserve">syntakti oon tavaliset </w:t>
      </w:r>
      <w:r w:rsidR="002B27B2">
        <w:t>komplement</w:t>
      </w:r>
      <w:r w:rsidRPr="00A95D68">
        <w:t>it.</w:t>
      </w:r>
    </w:p>
    <w:p w14:paraId="4DA6AE0F" w14:textId="12F0BC3B" w:rsidR="00496BF8" w:rsidRDefault="00496BF8" w:rsidP="00BD2A19">
      <w:pPr>
        <w:pStyle w:val="Brdtekst"/>
        <w:spacing w:before="120"/>
      </w:pPr>
      <w:r>
        <w:t xml:space="preserve">Oon kans verbii, mikkä toimithaan sekä suoran ette referatiivisen syntaktin </w:t>
      </w:r>
      <w:r w:rsidR="00562C0F">
        <w:t>verbaalinna</w:t>
      </w:r>
      <w:r>
        <w:t xml:space="preserve">. Tämmöiset oon esimerkiksi verbit </w:t>
      </w:r>
      <w:r>
        <w:rPr>
          <w:i/>
        </w:rPr>
        <w:t>puhhuut</w:t>
      </w:r>
      <w:r w:rsidR="0075485B" w:rsidRPr="0075485B">
        <w:t>,</w:t>
      </w:r>
      <w:r>
        <w:rPr>
          <w:i/>
        </w:rPr>
        <w:t xml:space="preserve"> kirjoittaat</w:t>
      </w:r>
      <w:r w:rsidR="0075485B" w:rsidRPr="0075485B">
        <w:t>,</w:t>
      </w:r>
      <w:r w:rsidR="00071FA3">
        <w:rPr>
          <w:i/>
        </w:rPr>
        <w:t xml:space="preserve"> lukkeet</w:t>
      </w:r>
      <w:r>
        <w:rPr>
          <w:i/>
        </w:rPr>
        <w:t xml:space="preserve"> </w:t>
      </w:r>
      <w:r>
        <w:t xml:space="preserve">ja </w:t>
      </w:r>
      <w:r>
        <w:rPr>
          <w:i/>
        </w:rPr>
        <w:t>tutkiit</w:t>
      </w:r>
      <w:r w:rsidR="001B127A" w:rsidRPr="001B127A">
        <w:t>.</w:t>
      </w:r>
      <w:r>
        <w:rPr>
          <w:i/>
        </w:rPr>
        <w:t xml:space="preserve"> </w:t>
      </w:r>
      <w:r w:rsidR="007A6702">
        <w:t>Niin ko ette ylipuolen syntakti</w:t>
      </w:r>
      <w:r>
        <w:t xml:space="preserve"> </w:t>
      </w:r>
      <w:r w:rsidR="0075485B">
        <w:t>(</w:t>
      </w:r>
      <w:r w:rsidR="007A6702">
        <w:t>3</w:t>
      </w:r>
      <w:r>
        <w:t>)</w:t>
      </w:r>
      <w:r w:rsidR="007A6702">
        <w:t xml:space="preserve"> oon suora, mutta syntakti</w:t>
      </w:r>
      <w:r>
        <w:t xml:space="preserve"> </w:t>
      </w:r>
      <w:r w:rsidR="0075485B">
        <w:t>(</w:t>
      </w:r>
      <w:r w:rsidR="007A6702">
        <w:t>9</w:t>
      </w:r>
      <w:r>
        <w:t>) oo</w:t>
      </w:r>
      <w:r w:rsidR="007A6702">
        <w:t>n referatiivinen</w:t>
      </w:r>
      <w:r>
        <w:t>.</w:t>
      </w:r>
      <w:r w:rsidR="004A7B98">
        <w:t xml:space="preserve"> Samoten syntakti </w:t>
      </w:r>
      <w:r w:rsidR="0075485B">
        <w:t>(</w:t>
      </w:r>
      <w:r w:rsidR="00324B23">
        <w:t>10</w:t>
      </w:r>
      <w:r w:rsidR="004A7B98">
        <w:t xml:space="preserve">) oon suora, mutta </w:t>
      </w:r>
      <w:r w:rsidR="00025836">
        <w:t xml:space="preserve">syntakti </w:t>
      </w:r>
      <w:r w:rsidR="0075485B">
        <w:t>(</w:t>
      </w:r>
      <w:r w:rsidR="00324B23">
        <w:t>11</w:t>
      </w:r>
      <w:r w:rsidR="004A7B98">
        <w:t xml:space="preserve">) </w:t>
      </w:r>
      <w:r w:rsidR="002F17DD">
        <w:t xml:space="preserve">oon </w:t>
      </w:r>
      <w:r w:rsidR="004A7B98">
        <w:t>referatiivinen.</w:t>
      </w:r>
    </w:p>
    <w:p w14:paraId="5131AED4" w14:textId="10AFC539" w:rsidR="00496BF8" w:rsidRDefault="0075485B" w:rsidP="00BD2A19">
      <w:pPr>
        <w:pStyle w:val="Brdtekst"/>
        <w:spacing w:before="120"/>
      </w:pPr>
      <w:r>
        <w:t>(</w:t>
      </w:r>
      <w:r w:rsidR="007A6702">
        <w:t xml:space="preserve">9) Pappi </w:t>
      </w:r>
      <w:r w:rsidR="007A6702" w:rsidRPr="00071FA3">
        <w:t>kirjoitti</w:t>
      </w:r>
      <w:r w:rsidR="007A6702">
        <w:t>, ette amtmani kiussaa kainulaissii.</w:t>
      </w:r>
    </w:p>
    <w:p w14:paraId="298B5F9F" w14:textId="71107FA7" w:rsidR="004A7B98" w:rsidRDefault="0075485B" w:rsidP="00BD2A19">
      <w:pPr>
        <w:pStyle w:val="Brdtekst"/>
        <w:spacing w:before="120"/>
      </w:pPr>
      <w:r>
        <w:t>(</w:t>
      </w:r>
      <w:r w:rsidR="004A7B98">
        <w:t>10) Äiji luki aviissii.</w:t>
      </w:r>
    </w:p>
    <w:p w14:paraId="62E01301" w14:textId="4D0176BA" w:rsidR="004A7B98" w:rsidRDefault="0075485B" w:rsidP="00BD2A19">
      <w:pPr>
        <w:pStyle w:val="Brdtekst"/>
        <w:spacing w:before="120"/>
      </w:pPr>
      <w:r>
        <w:t>(</w:t>
      </w:r>
      <w:r w:rsidR="004A7B98">
        <w:t>11) Äiji luki aviisista, ette huomena tullee kova sää.</w:t>
      </w:r>
    </w:p>
    <w:p w14:paraId="027B2741" w14:textId="2FF5E430" w:rsidR="00EF7E5C" w:rsidRPr="00A95D68" w:rsidRDefault="00EF7E5C" w:rsidP="00BD2A19">
      <w:pPr>
        <w:pStyle w:val="Brdtekst"/>
        <w:spacing w:before="120"/>
      </w:pPr>
      <w:r w:rsidRPr="00A95D68">
        <w:t xml:space="preserve">Vielä oon kolmaski syntaktityyppi: </w:t>
      </w:r>
      <w:r w:rsidRPr="00743787">
        <w:rPr>
          <w:smallCaps/>
        </w:rPr>
        <w:t>Mo</w:t>
      </w:r>
      <w:r w:rsidR="00743787" w:rsidRPr="00743787">
        <w:rPr>
          <w:smallCaps/>
        </w:rPr>
        <w:t>difiseeraavat</w:t>
      </w:r>
      <w:r w:rsidRPr="00743787">
        <w:rPr>
          <w:smallCaps/>
        </w:rPr>
        <w:t xml:space="preserve"> syntaktit</w:t>
      </w:r>
      <w:r w:rsidRPr="00A95D68">
        <w:t xml:space="preserve">, </w:t>
      </w:r>
      <w:r w:rsidR="00E46B3E">
        <w:t>minkä verbaali ei tuo syntakthiin mithään uutta</w:t>
      </w:r>
      <w:r w:rsidRPr="00A95D68">
        <w:t xml:space="preserve"> </w:t>
      </w:r>
      <w:r w:rsidR="00E46B3E">
        <w:t>assiintillaa eikä</w:t>
      </w:r>
      <w:r w:rsidRPr="00A95D68">
        <w:t xml:space="preserve"> refereeraa mihinkhään ajatuksheen eli puhheesseen tahi mihinkhään muuhunkhaan. Net tyhä modifiseerathaan syntaktin muistelemmaa assiintillaa</w:t>
      </w:r>
      <w:r w:rsidR="00E46B3E">
        <w:t xml:space="preserve"> tahi rajathaan sitä aikkaa, missä syntakti oon tosi</w:t>
      </w:r>
      <w:r w:rsidRPr="00A95D68">
        <w:t>.</w:t>
      </w:r>
    </w:p>
    <w:p w14:paraId="22868647" w14:textId="0DFFB235" w:rsidR="008C5944" w:rsidRPr="00A95D68" w:rsidRDefault="008C5944" w:rsidP="00BD2A19">
      <w:pPr>
        <w:pStyle w:val="Brdtekst"/>
        <w:spacing w:before="120"/>
      </w:pPr>
      <w:r w:rsidRPr="00A95D68">
        <w:t xml:space="preserve">Tämän </w:t>
      </w:r>
      <w:r w:rsidR="00116B1E">
        <w:t>grammatik</w:t>
      </w:r>
      <w:r w:rsidRPr="00A95D68">
        <w:t xml:space="preserve">in moolina ei ole </w:t>
      </w:r>
      <w:r w:rsidR="004A6BB4" w:rsidRPr="00A95D68">
        <w:t>esitellä kaikkii mahđolissii kainun kielen syntaktityyppii, mutta tärkkeimät ja frekventatiivis</w:t>
      </w:r>
      <w:r w:rsidR="004E0B13">
        <w:t>s</w:t>
      </w:r>
      <w:r w:rsidR="004A6BB4" w:rsidRPr="00A95D68">
        <w:t>iimat</w:t>
      </w:r>
      <w:r w:rsidR="006105A7" w:rsidRPr="00A95D68">
        <w:t>.</w:t>
      </w:r>
      <w:r w:rsidR="00B01639">
        <w:t xml:space="preserve"> Syntaktin jäsenista käsittelemä</w:t>
      </w:r>
      <w:r w:rsidR="00991BE7" w:rsidRPr="00A95D68">
        <w:t xml:space="preserve"> tässä </w:t>
      </w:r>
      <w:r w:rsidR="004E0B13">
        <w:t>enniimitten</w:t>
      </w:r>
      <w:r w:rsidR="00991BE7" w:rsidRPr="00A95D68">
        <w:t xml:space="preserve"> verbii ja sen </w:t>
      </w:r>
      <w:r w:rsidR="002B27B2">
        <w:t>komplement</w:t>
      </w:r>
      <w:r w:rsidR="00991BE7" w:rsidRPr="00A95D68">
        <w:t xml:space="preserve">tiita eli </w:t>
      </w:r>
      <w:r w:rsidR="004E0B13">
        <w:t>yđinsyntaktiita, ja kohta ei ollenkhaan</w:t>
      </w:r>
      <w:r w:rsidR="00991BE7" w:rsidRPr="00A95D68">
        <w:t xml:space="preserve"> </w:t>
      </w:r>
      <w:r w:rsidR="004E0B13">
        <w:t>s</w:t>
      </w:r>
      <w:r w:rsidR="00991BE7" w:rsidRPr="00A95D68">
        <w:t>yntaktin vaphaita adverbiaaliita niin ko raamiadverbiaaliita, konnektiiviita tahi kommenttiita.</w:t>
      </w:r>
      <w:r w:rsidR="00092325">
        <w:t xml:space="preserve"> Adverbiin ja </w:t>
      </w:r>
      <w:r w:rsidR="00092325" w:rsidRPr="00B37462">
        <w:t xml:space="preserve">junksuuniitten </w:t>
      </w:r>
      <w:r w:rsidR="005F05C3">
        <w:t>alla</w:t>
      </w:r>
      <w:r w:rsidR="00092325" w:rsidRPr="00B37462">
        <w:t xml:space="preserve"> kuitenki semmoissiiki tullee esile.</w:t>
      </w:r>
      <w:r w:rsidR="00941CA7" w:rsidRPr="00B37462">
        <w:t xml:space="preserve"> Samote</w:t>
      </w:r>
      <w:r w:rsidR="00114A6B">
        <w:t>n fraassiin sisälä olleevat liika</w:t>
      </w:r>
      <w:r w:rsidR="00941CA7" w:rsidRPr="00B37462">
        <w:t>jäsenet eli defineeraukset jäädhään tässä kohta kokonhansa ilman käsittelemättä</w:t>
      </w:r>
      <w:r w:rsidR="008204F8" w:rsidRPr="00B37462">
        <w:t>.</w:t>
      </w:r>
    </w:p>
    <w:p w14:paraId="499DAC20" w14:textId="533E3C99" w:rsidR="00EE2EC9" w:rsidRPr="00A95D68" w:rsidRDefault="00EE2EC9" w:rsidP="00BD2A19">
      <w:pPr>
        <w:pStyle w:val="Brdtekst"/>
        <w:spacing w:before="120"/>
      </w:pPr>
      <w:r w:rsidRPr="00A95D68">
        <w:t xml:space="preserve">Syntaktissa oon tyhä vähäsen vaihettelluu eri kainun kielen </w:t>
      </w:r>
      <w:r w:rsidR="00E46A35">
        <w:t>varieteet</w:t>
      </w:r>
      <w:r w:rsidRPr="00A95D68">
        <w:t>iitten väli</w:t>
      </w:r>
      <w:r w:rsidR="005E313A" w:rsidRPr="00A95D68">
        <w:t xml:space="preserve">ssä. Tässä </w:t>
      </w:r>
      <w:r w:rsidR="00116B1E">
        <w:t>grammatik</w:t>
      </w:r>
      <w:r w:rsidR="005E313A" w:rsidRPr="00A95D68">
        <w:t>issa ei tehđäkhään syntaktista er</w:t>
      </w:r>
      <w:r w:rsidR="00E22D60" w:rsidRPr="00A95D68">
        <w:t>o</w:t>
      </w:r>
      <w:r w:rsidR="00D95A3E">
        <w:t>i</w:t>
      </w:r>
      <w:r w:rsidR="00E22D60" w:rsidRPr="00A95D68">
        <w:t>tusta</w:t>
      </w:r>
      <w:r w:rsidR="005E313A" w:rsidRPr="00A95D68">
        <w:t xml:space="preserve"> </w:t>
      </w:r>
      <w:r w:rsidR="00716E34" w:rsidRPr="00A95D68">
        <w:t>er</w:t>
      </w:r>
      <w:r w:rsidR="00864EF6" w:rsidRPr="00A95D68">
        <w:t>i</w:t>
      </w:r>
      <w:r w:rsidR="00716E34" w:rsidRPr="00A95D68">
        <w:t xml:space="preserve"> </w:t>
      </w:r>
      <w:r w:rsidR="00E46A35">
        <w:t>varieteet</w:t>
      </w:r>
      <w:r w:rsidR="005E313A" w:rsidRPr="00A95D68">
        <w:t>iitten välissä</w:t>
      </w:r>
      <w:r w:rsidR="002849F7" w:rsidRPr="00A95D68">
        <w:t xml:space="preserve">. </w:t>
      </w:r>
      <w:r w:rsidR="005E313A" w:rsidRPr="00A95D68">
        <w:t xml:space="preserve">Esimerkit oon enimästi kirjoitettu Porsangin morfoloogisella ja äänelisellä </w:t>
      </w:r>
      <w:r w:rsidR="00E46A35">
        <w:t>vari</w:t>
      </w:r>
      <w:r w:rsidR="00D95A3E">
        <w:t>antila</w:t>
      </w:r>
      <w:r w:rsidR="00700C01" w:rsidRPr="00A95D68">
        <w:t>, mutta net saattaa ti</w:t>
      </w:r>
      <w:r w:rsidR="00B91672" w:rsidRPr="00A95D68">
        <w:t>e</w:t>
      </w:r>
      <w:r w:rsidR="00700C01" w:rsidRPr="00A95D68">
        <w:t xml:space="preserve">tenki muuttaat muiksiki </w:t>
      </w:r>
      <w:r w:rsidR="00D95A3E">
        <w:t>variantiiksi</w:t>
      </w:r>
      <w:r w:rsidR="00700C01" w:rsidRPr="00A95D68">
        <w:t>, ko</w:t>
      </w:r>
      <w:r w:rsidR="008D0F58">
        <w:t xml:space="preserve"> muuttaa net niitten morfoloog</w:t>
      </w:r>
      <w:r w:rsidR="00700C01" w:rsidRPr="00A95D68">
        <w:t xml:space="preserve">isten ja äänelisten reekeliitten jälkhiin, mitä tässä </w:t>
      </w:r>
      <w:r w:rsidR="00116B1E">
        <w:t>grammatik</w:t>
      </w:r>
      <w:r w:rsidR="00700C01" w:rsidRPr="00A95D68">
        <w:t>issa muuvala oon selvitetty.</w:t>
      </w:r>
    </w:p>
    <w:p w14:paraId="40E1145B" w14:textId="77777777" w:rsidR="00B30251" w:rsidRPr="00A95D68" w:rsidRDefault="00B30251" w:rsidP="00BD2A19">
      <w:pPr>
        <w:pStyle w:val="Overskrift2"/>
      </w:pPr>
      <w:bookmarkStart w:id="713" w:name="_4.2._Syntaktityyppii_1"/>
      <w:bookmarkStart w:id="714" w:name="_Toc81192459"/>
      <w:bookmarkStart w:id="715" w:name="_Toc84997972"/>
      <w:bookmarkStart w:id="716" w:name="_Toc198266842"/>
      <w:bookmarkStart w:id="717" w:name="_Toc209168594"/>
      <w:bookmarkStart w:id="718" w:name="_Toc241129232"/>
      <w:bookmarkStart w:id="719" w:name="_Toc311273752"/>
      <w:bookmarkEnd w:id="713"/>
      <w:r w:rsidRPr="00A95D68">
        <w:t>Suorat syntaktityypit</w:t>
      </w:r>
      <w:bookmarkEnd w:id="714"/>
      <w:bookmarkEnd w:id="715"/>
      <w:bookmarkEnd w:id="716"/>
      <w:bookmarkEnd w:id="717"/>
      <w:bookmarkEnd w:id="718"/>
      <w:bookmarkEnd w:id="719"/>
    </w:p>
    <w:p w14:paraId="7F1EDEF3" w14:textId="3A775D34" w:rsidR="00FC52EE" w:rsidRDefault="00FC52EE" w:rsidP="00BD2A19">
      <w:pPr>
        <w:spacing w:before="120" w:after="120"/>
      </w:pPr>
      <w:r w:rsidRPr="0009643E">
        <w:rPr>
          <w:smallCaps/>
        </w:rPr>
        <w:t>Suorat syntaktityypit</w:t>
      </w:r>
      <w:r w:rsidRPr="000A5981">
        <w:t xml:space="preserve"> oon syntaktiita, mikkä ilmoitethaan assiin tilan niin ko se oon ja mikkä ei refereeraa kenenkhään puhheita, kirjoituksii, ajatu</w:t>
      </w:r>
      <w:r w:rsidR="00E33421">
        <w:t xml:space="preserve">ksii </w:t>
      </w:r>
      <w:r w:rsidR="00F44C93">
        <w:t>eikä san</w:t>
      </w:r>
      <w:r w:rsidRPr="000A5981">
        <w:t>sihavaittem</w:t>
      </w:r>
      <w:r w:rsidR="006A5004">
        <w:t>mm</w:t>
      </w:r>
      <w:r w:rsidRPr="000A5981">
        <w:t>ii</w:t>
      </w:r>
      <w:r w:rsidR="006741D5">
        <w:t>ta</w:t>
      </w:r>
      <w:r w:rsidRPr="000A5981">
        <w:t>.</w:t>
      </w:r>
      <w:r w:rsidR="00E90480">
        <w:t xml:space="preserve"> Suoran syntaktityypin kriteerinnä oon sen verbaalinna olleevan verbin tyyppi, ei </w:t>
      </w:r>
      <w:r w:rsidR="00E90480" w:rsidRPr="00415183">
        <w:t>sen haamu. Sillä</w:t>
      </w:r>
      <w:r w:rsidR="00E90480">
        <w:t xml:space="preserve"> käskemä suoraksi kans semmoista käskysyntaktii</w:t>
      </w:r>
      <w:r w:rsidR="00270043">
        <w:t xml:space="preserve"> eli kysymyssyntaktii</w:t>
      </w:r>
      <w:r w:rsidR="00E90480">
        <w:t>, minkä verb</w:t>
      </w:r>
      <w:r w:rsidR="005E0396">
        <w:t>aali</w:t>
      </w:r>
      <w:r w:rsidR="00E90480">
        <w:t xml:space="preserve"> </w:t>
      </w:r>
      <w:r w:rsidR="005E0396">
        <w:t xml:space="preserve">oon </w:t>
      </w:r>
      <w:r w:rsidR="00D81D61">
        <w:t>esimerkiksi tyyppi</w:t>
      </w:r>
      <w:r w:rsidR="005E0396">
        <w:t>i</w:t>
      </w:r>
      <w:r w:rsidR="00D81D61">
        <w:t xml:space="preserve"> </w:t>
      </w:r>
      <w:r w:rsidR="00D81D61">
        <w:rPr>
          <w:smallCaps/>
        </w:rPr>
        <w:t>liiketverbi</w:t>
      </w:r>
      <w:r w:rsidR="00D81D61">
        <w:t xml:space="preserve"> eli </w:t>
      </w:r>
      <w:r w:rsidR="00D81D61">
        <w:rPr>
          <w:smallCaps/>
        </w:rPr>
        <w:t>ol</w:t>
      </w:r>
      <w:r w:rsidR="005E0396">
        <w:rPr>
          <w:smallCaps/>
        </w:rPr>
        <w:t>o</w:t>
      </w:r>
      <w:r w:rsidR="00D81D61">
        <w:rPr>
          <w:smallCaps/>
        </w:rPr>
        <w:t>verbi</w:t>
      </w:r>
      <w:r w:rsidR="005E0396">
        <w:rPr>
          <w:smallCaps/>
        </w:rPr>
        <w:t xml:space="preserve">. </w:t>
      </w:r>
      <w:r w:rsidR="005E0396" w:rsidRPr="005E0396">
        <w:t xml:space="preserve">Niin </w:t>
      </w:r>
      <w:r w:rsidR="005E0396">
        <w:t>ko syntakti</w:t>
      </w:r>
      <w:r w:rsidR="00867550">
        <w:t>t</w:t>
      </w:r>
      <w:r w:rsidR="005E0396">
        <w:t xml:space="preserve"> </w:t>
      </w:r>
      <w:r w:rsidR="00E33421">
        <w:t xml:space="preserve">(1, 2) </w:t>
      </w:r>
      <w:r w:rsidR="005E0396">
        <w:t>oon suora</w:t>
      </w:r>
      <w:r w:rsidR="00867550">
        <w:t>t</w:t>
      </w:r>
      <w:r w:rsidR="005E0396">
        <w:t xml:space="preserve">, sillä ko </w:t>
      </w:r>
      <w:r w:rsidR="00867550">
        <w:t>ni</w:t>
      </w:r>
      <w:r w:rsidR="0009194F">
        <w:t>i</w:t>
      </w:r>
      <w:r w:rsidR="00867550">
        <w:t>ssä oon verbaalin</w:t>
      </w:r>
      <w:r w:rsidR="0009194F">
        <w:t>n</w:t>
      </w:r>
      <w:r w:rsidR="00867550">
        <w:t>a liiketverbi, vaikka net itte ei vielä ilmoita mithään assiin fakti</w:t>
      </w:r>
      <w:r w:rsidR="00F9514E">
        <w:t>li</w:t>
      </w:r>
      <w:r w:rsidR="00867550">
        <w:t>sta tillaa, mutta käskethään, ette se tulis tođeksi (1) eli kysythään sen ympäri (2).</w:t>
      </w:r>
    </w:p>
    <w:p w14:paraId="3E563D64" w14:textId="1F0ECA42" w:rsidR="005E0396" w:rsidRDefault="005E0396" w:rsidP="00BD2A19">
      <w:pPr>
        <w:spacing w:before="120" w:after="120"/>
      </w:pPr>
      <w:r>
        <w:t>(1) Lähđe</w:t>
      </w:r>
      <w:r w:rsidR="00867550">
        <w:t xml:space="preserve"> kothiin!</w:t>
      </w:r>
    </w:p>
    <w:p w14:paraId="1B0FD51F" w14:textId="373BF605" w:rsidR="00270043" w:rsidRDefault="00270043" w:rsidP="00BD2A19">
      <w:pPr>
        <w:spacing w:before="120" w:after="120"/>
      </w:pPr>
      <w:r>
        <w:t>(2)</w:t>
      </w:r>
      <w:r w:rsidR="00867550">
        <w:t xml:space="preserve"> Lähteekö Matti kothiin?</w:t>
      </w:r>
    </w:p>
    <w:p w14:paraId="29B89EF2" w14:textId="2C1C47BB" w:rsidR="00EB6500" w:rsidRDefault="00DC33C3" w:rsidP="00EB6500">
      <w:pPr>
        <w:spacing w:before="120" w:after="120"/>
      </w:pPr>
      <w:r w:rsidRPr="00A95D68">
        <w:t xml:space="preserve">Tässä – ja muissaki syntaktityyppii kuvvaavissa kapitteliissa </w:t>
      </w:r>
      <w:r w:rsidR="0022148E" w:rsidRPr="00A95D68">
        <w:t>–</w:t>
      </w:r>
      <w:r w:rsidR="00D95A3E">
        <w:t xml:space="preserve"> analyysie</w:t>
      </w:r>
      <w:r w:rsidR="00816896" w:rsidRPr="00A95D68">
        <w:t>simerkit</w:t>
      </w:r>
      <w:r w:rsidRPr="00A95D68">
        <w:t xml:space="preserve"> </w:t>
      </w:r>
      <w:r w:rsidR="00816896" w:rsidRPr="00A95D68">
        <w:t xml:space="preserve">oon annettu </w:t>
      </w:r>
      <w:r w:rsidRPr="00A95D68">
        <w:t>siihen laihi</w:t>
      </w:r>
      <w:r w:rsidR="00857615" w:rsidRPr="00A95D68">
        <w:t>i</w:t>
      </w:r>
      <w:r w:rsidRPr="00A95D68">
        <w:t xml:space="preserve">n, ette ylipuolela oon syntakti niin ko sen kirjoitethaan, sen </w:t>
      </w:r>
      <w:r w:rsidRPr="00A95D68">
        <w:lastRenderedPageBreak/>
        <w:t xml:space="preserve">alapuolela oon </w:t>
      </w:r>
      <w:r w:rsidRPr="00D67BAF">
        <w:t>morfolo</w:t>
      </w:r>
      <w:r w:rsidR="00D95A3E" w:rsidRPr="00D67BAF">
        <w:t>o</w:t>
      </w:r>
      <w:r w:rsidRPr="00D67BAF">
        <w:t xml:space="preserve">ginen analyysi </w:t>
      </w:r>
      <w:r w:rsidR="0075485B" w:rsidRPr="00D67BAF">
        <w:t>(</w:t>
      </w:r>
      <w:r w:rsidRPr="00D67BAF">
        <w:t>sanaklassi, sanan haamu)</w:t>
      </w:r>
      <w:r w:rsidR="00D67BAF">
        <w:t>, muutamisti kans fraasianalyysi,</w:t>
      </w:r>
      <w:r w:rsidRPr="00D67BAF">
        <w:t xml:space="preserve"> ja sitte </w:t>
      </w:r>
      <w:r w:rsidR="005F714F" w:rsidRPr="00D67BAF">
        <w:t>alimai</w:t>
      </w:r>
      <w:r w:rsidRPr="00D67BAF">
        <w:t>sena syntaktinen analyysi.</w:t>
      </w:r>
    </w:p>
    <w:p w14:paraId="6F44D308" w14:textId="4FC3C652" w:rsidR="00DC33C3" w:rsidRDefault="000F2869" w:rsidP="00BD2A19">
      <w:pPr>
        <w:spacing w:before="120" w:after="120"/>
      </w:pPr>
      <w:r w:rsidRPr="00D67BAF">
        <w:t>Ko sannoin eli grammatikaalisten lyhenysten ympärillä oon haka</w:t>
      </w:r>
      <w:r w:rsidR="009469A2" w:rsidRPr="00D67BAF">
        <w:t>parente</w:t>
      </w:r>
      <w:r w:rsidR="00D95A3E" w:rsidRPr="00D67BAF">
        <w:t>e</w:t>
      </w:r>
      <w:r w:rsidR="009469A2" w:rsidRPr="00D67BAF">
        <w:t>si</w:t>
      </w:r>
      <w:r w:rsidR="00D95A3E" w:rsidRPr="00D67BAF">
        <w:t>t</w:t>
      </w:r>
      <w:r w:rsidR="009469A2" w:rsidRPr="00D67BAF">
        <w:t xml:space="preserve"> [], se meinaa, ette net kuulut</w:t>
      </w:r>
      <w:r w:rsidR="00E4658A">
        <w:t xml:space="preserve">haan </w:t>
      </w:r>
      <w:r w:rsidR="009469A2" w:rsidRPr="00D67BAF">
        <w:t>syntaktissa samhaan fraashiin.</w:t>
      </w:r>
    </w:p>
    <w:p w14:paraId="1A8C7B7F" w14:textId="0043B24E" w:rsidR="004171CB" w:rsidRDefault="004171CB" w:rsidP="00BD2A19">
      <w:pPr>
        <w:spacing w:before="120" w:after="120"/>
      </w:pPr>
      <w:r>
        <w:t>Jajama suorat syntaktit tässä kuutheen alajoukkhoon, joila sitte vielä oon ommii alajoukkoi.</w:t>
      </w:r>
    </w:p>
    <w:p w14:paraId="2B7C36A0" w14:textId="57486E37" w:rsidR="00113000" w:rsidRDefault="00113000" w:rsidP="00113000">
      <w:pPr>
        <w:pStyle w:val="Overskrift3"/>
      </w:pPr>
      <w:bookmarkStart w:id="720" w:name="_Toc311273753"/>
      <w:r>
        <w:t>Lokatiivis-habitiiviset syntaktit</w:t>
      </w:r>
      <w:bookmarkEnd w:id="720"/>
    </w:p>
    <w:p w14:paraId="01E2F4A0" w14:textId="5E192C85" w:rsidR="00913E02" w:rsidRPr="00913E02" w:rsidRDefault="00913E02" w:rsidP="00913E02">
      <w:r w:rsidRPr="00913E02">
        <w:rPr>
          <w:smallCaps/>
        </w:rPr>
        <w:t>Lokatiiviset</w:t>
      </w:r>
      <w:r>
        <w:t xml:space="preserve"> syntaktit oon semmoiset syntaktit, mikkä muistelhaan </w:t>
      </w:r>
      <w:r w:rsidR="00A44796">
        <w:t>jostaki</w:t>
      </w:r>
      <w:r w:rsidR="00970061">
        <w:t xml:space="preserve"> </w:t>
      </w:r>
      <w:r w:rsidR="00862F8A">
        <w:t>jotaki jonku paikan suhtheen</w:t>
      </w:r>
      <w:r>
        <w:t xml:space="preserve">. </w:t>
      </w:r>
      <w:r w:rsidR="00D95A3E">
        <w:rPr>
          <w:smallCaps/>
        </w:rPr>
        <w:t>Habi</w:t>
      </w:r>
      <w:r w:rsidRPr="00913E02">
        <w:rPr>
          <w:smallCaps/>
        </w:rPr>
        <w:t>tiiviset</w:t>
      </w:r>
      <w:r>
        <w:rPr>
          <w:smallCaps/>
        </w:rPr>
        <w:t xml:space="preserve"> </w:t>
      </w:r>
      <w:r w:rsidR="00E3254D">
        <w:t xml:space="preserve">oon semmoiset, mikkä muistelhaan siitä, kenelä </w:t>
      </w:r>
      <w:r w:rsidR="00A44796">
        <w:t xml:space="preserve">eli millä </w:t>
      </w:r>
      <w:r w:rsidR="00E3254D">
        <w:t>jotaki oon. Tässä kohđassa puh</w:t>
      </w:r>
      <w:r w:rsidR="000A357A">
        <w:t>u</w:t>
      </w:r>
      <w:r w:rsidR="00E3254D">
        <w:t>ma tyhä k</w:t>
      </w:r>
      <w:r w:rsidR="00D95A3E">
        <w:t>aksipaikkaisista syntaktiista. Kolmipaikkaiset lokatiivis-habitiiviset syntaktit käsittele</w:t>
      </w:r>
      <w:r w:rsidR="00E3254D">
        <w:t>mä tekemissyntaktiitten joukossa</w:t>
      </w:r>
      <w:r w:rsidR="000A357A">
        <w:t xml:space="preserve"> (kohta 4</w:t>
      </w:r>
      <w:r w:rsidR="00E3254D">
        <w:t>.</w:t>
      </w:r>
      <w:r w:rsidR="000A357A">
        <w:t>2.5).</w:t>
      </w:r>
    </w:p>
    <w:p w14:paraId="15D6B18A" w14:textId="3CF98FC6" w:rsidR="00B30251" w:rsidRPr="00A95D68" w:rsidRDefault="00AD3FF4" w:rsidP="00113000">
      <w:pPr>
        <w:pStyle w:val="Overskrift4"/>
      </w:pPr>
      <w:bookmarkStart w:id="721" w:name="_4.2.1.1._Lokattii"/>
      <w:bookmarkStart w:id="722" w:name="_4.2.1.1._Lokattii_1"/>
      <w:bookmarkStart w:id="723" w:name="_Paikka-syntakti"/>
      <w:bookmarkStart w:id="724" w:name="_Toc241129233"/>
      <w:bookmarkStart w:id="725" w:name="_Toc311273754"/>
      <w:bookmarkEnd w:id="721"/>
      <w:bookmarkEnd w:id="722"/>
      <w:bookmarkEnd w:id="723"/>
      <w:r w:rsidRPr="00A95D68">
        <w:rPr>
          <w:smallCaps/>
        </w:rPr>
        <w:t>P</w:t>
      </w:r>
      <w:r w:rsidRPr="00113000">
        <w:rPr>
          <w:caps/>
        </w:rPr>
        <w:t>aikk</w:t>
      </w:r>
      <w:bookmarkEnd w:id="724"/>
      <w:r w:rsidR="009C7CBA">
        <w:rPr>
          <w:caps/>
        </w:rPr>
        <w:t>a</w:t>
      </w:r>
      <w:bookmarkEnd w:id="725"/>
    </w:p>
    <w:p w14:paraId="6865C3BC" w14:textId="6DADF8EA" w:rsidR="00B30251" w:rsidRPr="00A95D68" w:rsidRDefault="00AD3FF4" w:rsidP="00BD2A19">
      <w:pPr>
        <w:pStyle w:val="Brdtekst"/>
        <w:spacing w:before="120"/>
      </w:pPr>
      <w:r w:rsidRPr="00EF546C">
        <w:rPr>
          <w:caps/>
        </w:rPr>
        <w:t>Paikka</w:t>
      </w:r>
      <w:r w:rsidR="00312C24" w:rsidRPr="00A95D68">
        <w:t>-</w:t>
      </w:r>
      <w:r w:rsidR="00B30251" w:rsidRPr="00A95D68">
        <w:t>syntakti</w:t>
      </w:r>
      <w:r w:rsidR="00B30251" w:rsidRPr="00A95D68">
        <w:rPr>
          <w:b/>
        </w:rPr>
        <w:t xml:space="preserve"> </w:t>
      </w:r>
      <w:r w:rsidR="001F0495" w:rsidRPr="001F0495">
        <w:t>oon lokatiivinen syntakti , mikä</w:t>
      </w:r>
      <w:r w:rsidR="001F0495">
        <w:rPr>
          <w:b/>
        </w:rPr>
        <w:t xml:space="preserve"> </w:t>
      </w:r>
      <w:r w:rsidR="00B30251" w:rsidRPr="00A95D68">
        <w:t>muistelee, että joku oon jossaki. Tavalis</w:t>
      </w:r>
      <w:r w:rsidR="00015AD6" w:rsidRPr="00A95D68">
        <w:t>s</w:t>
      </w:r>
      <w:r w:rsidR="00B30251" w:rsidRPr="00A95D68">
        <w:t xml:space="preserve">iin verbi oon </w:t>
      </w:r>
      <w:r w:rsidR="00B30251" w:rsidRPr="00B37462">
        <w:rPr>
          <w:i/>
        </w:rPr>
        <w:t>olla</w:t>
      </w:r>
      <w:r w:rsidR="00B30251" w:rsidRPr="00A95D68">
        <w:t xml:space="preserve">, mutta kaikki muutki </w:t>
      </w:r>
      <w:r w:rsidR="00B30251" w:rsidRPr="00652F4F">
        <w:rPr>
          <w:smallCaps/>
        </w:rPr>
        <w:t>ol</w:t>
      </w:r>
      <w:r w:rsidR="00B91672" w:rsidRPr="00652F4F">
        <w:rPr>
          <w:smallCaps/>
        </w:rPr>
        <w:t>o</w:t>
      </w:r>
      <w:r w:rsidR="00B30251" w:rsidRPr="00652F4F">
        <w:rPr>
          <w:smallCaps/>
        </w:rPr>
        <w:t>verbit</w:t>
      </w:r>
      <w:r w:rsidR="00B30251" w:rsidRPr="00A95D68">
        <w:t xml:space="preserve"> niin ko </w:t>
      </w:r>
      <w:r w:rsidR="00B30251" w:rsidRPr="00B37462">
        <w:rPr>
          <w:i/>
        </w:rPr>
        <w:t>seissoot</w:t>
      </w:r>
      <w:r w:rsidR="00CC6815" w:rsidRPr="00B37462">
        <w:rPr>
          <w:i/>
        </w:rPr>
        <w:t xml:space="preserve"> </w:t>
      </w:r>
      <w:r w:rsidR="00BA1173" w:rsidRPr="00BA1173">
        <w:t>~</w:t>
      </w:r>
      <w:r w:rsidR="00CC6815" w:rsidRPr="00B37462">
        <w:rPr>
          <w:i/>
        </w:rPr>
        <w:t xml:space="preserve"> seisoa</w:t>
      </w:r>
      <w:r w:rsidR="0075485B" w:rsidRPr="0075485B">
        <w:t>(</w:t>
      </w:r>
      <w:r w:rsidR="00CC6815" w:rsidRPr="00B37462">
        <w:rPr>
          <w:i/>
        </w:rPr>
        <w:t>t</w:t>
      </w:r>
      <w:r w:rsidR="0075485B" w:rsidRPr="0075485B">
        <w:t>),</w:t>
      </w:r>
      <w:r w:rsidR="00B30251" w:rsidRPr="00B37462">
        <w:rPr>
          <w:i/>
        </w:rPr>
        <w:t xml:space="preserve"> istuut</w:t>
      </w:r>
      <w:r w:rsidR="00CC6815" w:rsidRPr="00B37462">
        <w:rPr>
          <w:i/>
        </w:rPr>
        <w:t xml:space="preserve"> </w:t>
      </w:r>
      <w:r w:rsidR="00BA1173" w:rsidRPr="00BA1173">
        <w:t>~</w:t>
      </w:r>
      <w:r w:rsidR="00CC6815" w:rsidRPr="00B37462">
        <w:rPr>
          <w:i/>
        </w:rPr>
        <w:t xml:space="preserve"> istua</w:t>
      </w:r>
      <w:r w:rsidR="0075485B" w:rsidRPr="0075485B">
        <w:t>(</w:t>
      </w:r>
      <w:r w:rsidR="00CC6815" w:rsidRPr="00B37462">
        <w:rPr>
          <w:i/>
        </w:rPr>
        <w:t>t</w:t>
      </w:r>
      <w:r w:rsidR="0075485B" w:rsidRPr="0075485B">
        <w:t>),</w:t>
      </w:r>
      <w:r w:rsidR="00B30251" w:rsidRPr="00B37462">
        <w:rPr>
          <w:i/>
        </w:rPr>
        <w:t xml:space="preserve"> maata</w:t>
      </w:r>
      <w:r w:rsidR="00E73D1D">
        <w:t>,</w:t>
      </w:r>
      <w:r w:rsidR="00B30251" w:rsidRPr="00A95D68">
        <w:t xml:space="preserve"> </w:t>
      </w:r>
      <w:r w:rsidR="00B30251" w:rsidRPr="00B37462">
        <w:rPr>
          <w:i/>
        </w:rPr>
        <w:t>assuut</w:t>
      </w:r>
      <w:r w:rsidR="00CC6815" w:rsidRPr="00B37462">
        <w:rPr>
          <w:i/>
        </w:rPr>
        <w:t xml:space="preserve"> </w:t>
      </w:r>
      <w:r w:rsidR="00BA1173" w:rsidRPr="00BA1173">
        <w:t>~</w:t>
      </w:r>
      <w:r w:rsidR="00CC6815" w:rsidRPr="00B37462">
        <w:rPr>
          <w:i/>
        </w:rPr>
        <w:t xml:space="preserve"> asua</w:t>
      </w:r>
      <w:r w:rsidR="0075485B" w:rsidRPr="0075485B">
        <w:t>(</w:t>
      </w:r>
      <w:r w:rsidR="00CC6815" w:rsidRPr="00B37462">
        <w:rPr>
          <w:i/>
        </w:rPr>
        <w:t>t</w:t>
      </w:r>
      <w:r w:rsidR="0075485B" w:rsidRPr="0075485B">
        <w:t>)</w:t>
      </w:r>
      <w:r w:rsidR="00E73D1D">
        <w:t xml:space="preserve"> ja </w:t>
      </w:r>
      <w:r w:rsidR="00E73D1D" w:rsidRPr="00DD20B9">
        <w:rPr>
          <w:i/>
          <w:color w:val="008000"/>
        </w:rPr>
        <w:t>ellää</w:t>
      </w:r>
      <w:del w:id="726" w:author="Information Services" w:date="2015-11-22T15:46:00Z">
        <w:r w:rsidR="00E73D1D" w:rsidRPr="00DD20B9" w:rsidDel="00911554">
          <w:rPr>
            <w:i/>
            <w:color w:val="008000"/>
          </w:rPr>
          <w:delText>(</w:delText>
        </w:r>
      </w:del>
      <w:ins w:id="727" w:author="Information Services" w:date="2015-11-22T15:46:00Z">
        <w:r w:rsidR="00911554" w:rsidRPr="00911554">
          <w:rPr>
            <w:color w:val="008000"/>
            <w:rPrChange w:id="728" w:author="Information Services" w:date="2015-11-22T15:46:00Z">
              <w:rPr>
                <w:i/>
                <w:color w:val="008000"/>
              </w:rPr>
            </w:rPrChange>
          </w:rPr>
          <w:t>(</w:t>
        </w:r>
      </w:ins>
      <w:r w:rsidR="00E73D1D" w:rsidRPr="00DD20B9">
        <w:rPr>
          <w:i/>
          <w:color w:val="008000"/>
        </w:rPr>
        <w:t>t</w:t>
      </w:r>
      <w:del w:id="729" w:author="Information Services" w:date="2015-11-22T15:47:00Z">
        <w:r w:rsidR="00E73D1D" w:rsidRPr="00DD20B9" w:rsidDel="00911554">
          <w:rPr>
            <w:i/>
            <w:color w:val="008000"/>
          </w:rPr>
          <w:delText>)</w:delText>
        </w:r>
      </w:del>
      <w:ins w:id="730" w:author="Information Services" w:date="2015-11-22T15:47:00Z">
        <w:r w:rsidR="00911554" w:rsidRPr="00911554">
          <w:rPr>
            <w:color w:val="008000"/>
            <w:rPrChange w:id="731" w:author="Information Services" w:date="2015-11-22T15:47:00Z">
              <w:rPr>
                <w:i/>
                <w:color w:val="008000"/>
              </w:rPr>
            </w:rPrChange>
          </w:rPr>
          <w:t>)</w:t>
        </w:r>
      </w:ins>
      <w:r w:rsidR="00B30251" w:rsidRPr="00A95D68">
        <w:t xml:space="preserve"> oon mahđoliset. </w:t>
      </w:r>
      <w:r w:rsidR="00F93C4B" w:rsidRPr="00A95D68">
        <w:t>Esimerkiksi</w:t>
      </w:r>
      <w:r w:rsidR="00652F4F">
        <w:t>:</w:t>
      </w:r>
    </w:p>
    <w:p w14:paraId="231303E0" w14:textId="262C04FC" w:rsidR="00B30251" w:rsidRPr="00A95D68" w:rsidRDefault="0075485B" w:rsidP="00BD2A19">
      <w:pPr>
        <w:keepNext/>
        <w:tabs>
          <w:tab w:val="left" w:pos="2268"/>
          <w:tab w:val="left" w:pos="4678"/>
        </w:tabs>
        <w:spacing w:before="120" w:after="40"/>
      </w:pPr>
      <w:r>
        <w:t>(</w:t>
      </w:r>
      <w:r w:rsidR="007C530F" w:rsidRPr="00A95D68">
        <w:t xml:space="preserve">1) </w:t>
      </w:r>
      <w:r w:rsidR="00B30251" w:rsidRPr="00A95D68">
        <w:t>Met</w:t>
      </w:r>
      <w:r w:rsidR="00B30251" w:rsidRPr="00A95D68">
        <w:tab/>
        <w:t>olema</w:t>
      </w:r>
      <w:r w:rsidR="00B30251" w:rsidRPr="00A95D68">
        <w:tab/>
        <w:t>[siinä lomassa].</w:t>
      </w:r>
    </w:p>
    <w:p w14:paraId="2B887687" w14:textId="2D5A5605" w:rsidR="00B30251" w:rsidRPr="00A95D68" w:rsidRDefault="00A56B4C" w:rsidP="00BD2A19">
      <w:pPr>
        <w:keepNext/>
        <w:tabs>
          <w:tab w:val="left" w:pos="2268"/>
          <w:tab w:val="left" w:pos="4678"/>
        </w:tabs>
        <w:spacing w:before="40" w:after="40"/>
      </w:pPr>
      <w:r w:rsidRPr="00A56B4C">
        <w:t>Pron</w:t>
      </w:r>
      <w:r w:rsidR="00B30251" w:rsidRPr="00A95D68">
        <w:t>[</w:t>
      </w:r>
      <w:r w:rsidR="001337F6">
        <w:t>pl1</w:t>
      </w:r>
      <w:r w:rsidR="00B30251" w:rsidRPr="00A95D68">
        <w:t>, nom.]</w:t>
      </w:r>
      <w:r w:rsidR="00B30251" w:rsidRPr="00A95D68">
        <w:tab/>
        <w:t>V[</w:t>
      </w:r>
      <w:r w:rsidR="00B30251" w:rsidRPr="005D219D">
        <w:rPr>
          <w:i/>
        </w:rPr>
        <w:t>olla</w:t>
      </w:r>
      <w:r w:rsidR="00B30251" w:rsidRPr="00A95D68">
        <w:t xml:space="preserve">, </w:t>
      </w:r>
      <w:r w:rsidR="001337F6">
        <w:t>pl1</w:t>
      </w:r>
      <w:r w:rsidR="00B30251" w:rsidRPr="00A95D68">
        <w:t>]</w:t>
      </w:r>
      <w:r w:rsidR="00B30251" w:rsidRPr="00A95D68">
        <w:tab/>
        <w:t>N[</w:t>
      </w:r>
      <w:r w:rsidR="00782EA5">
        <w:t>sg.</w:t>
      </w:r>
      <w:r w:rsidR="00B30251" w:rsidRPr="00A95D68">
        <w:t>iness.]</w:t>
      </w:r>
    </w:p>
    <w:p w14:paraId="2D37DDD4" w14:textId="77777777" w:rsidR="00B30251" w:rsidRPr="00A95D68" w:rsidRDefault="00B30251" w:rsidP="00BD2A19">
      <w:pPr>
        <w:tabs>
          <w:tab w:val="left" w:pos="2268"/>
          <w:tab w:val="left" w:pos="4678"/>
        </w:tabs>
        <w:spacing w:before="40" w:after="120"/>
      </w:pPr>
      <w:r w:rsidRPr="00A95D68">
        <w:t>SUBJ</w:t>
      </w:r>
      <w:r w:rsidRPr="00A95D68">
        <w:tab/>
        <w:t>V</w:t>
      </w:r>
      <w:r w:rsidRPr="00A95D68">
        <w:tab/>
        <w:t>ADVLI</w:t>
      </w:r>
    </w:p>
    <w:p w14:paraId="5345DE1D" w14:textId="6DA435F2" w:rsidR="00B30251" w:rsidRPr="00A95D68" w:rsidRDefault="0075485B" w:rsidP="00BD2A19">
      <w:pPr>
        <w:keepNext/>
        <w:tabs>
          <w:tab w:val="left" w:pos="2268"/>
          <w:tab w:val="left" w:pos="4678"/>
        </w:tabs>
        <w:spacing w:before="120" w:after="40"/>
      </w:pPr>
      <w:r>
        <w:t>(</w:t>
      </w:r>
      <w:r w:rsidR="007C530F" w:rsidRPr="00A95D68">
        <w:t xml:space="preserve">2) </w:t>
      </w:r>
      <w:r w:rsidR="00B30251" w:rsidRPr="00A95D68">
        <w:t>Het</w:t>
      </w:r>
      <w:r w:rsidR="00B30251" w:rsidRPr="00A95D68">
        <w:tab/>
        <w:t>seisothaan</w:t>
      </w:r>
      <w:r w:rsidR="00B30251" w:rsidRPr="00A95D68">
        <w:tab/>
        <w:t>[vaaran laiđala].</w:t>
      </w:r>
    </w:p>
    <w:p w14:paraId="3A66DF0B" w14:textId="5EE3158A" w:rsidR="00B30251" w:rsidRPr="00A95D68" w:rsidRDefault="00A56B4C" w:rsidP="00BD2A19">
      <w:pPr>
        <w:keepNext/>
        <w:tabs>
          <w:tab w:val="left" w:pos="2268"/>
          <w:tab w:val="left" w:pos="4678"/>
        </w:tabs>
        <w:spacing w:before="40" w:after="40"/>
      </w:pPr>
      <w:r w:rsidRPr="00A56B4C">
        <w:t>Pron</w:t>
      </w:r>
      <w:r w:rsidR="00B30251" w:rsidRPr="00A95D68">
        <w:t>[</w:t>
      </w:r>
      <w:r w:rsidR="001337F6">
        <w:t>pl3</w:t>
      </w:r>
      <w:r w:rsidR="00B30251" w:rsidRPr="00A95D68">
        <w:t>, nom.]</w:t>
      </w:r>
      <w:r w:rsidR="00B30251" w:rsidRPr="00A95D68">
        <w:tab/>
        <w:t>V[</w:t>
      </w:r>
      <w:r w:rsidR="00B30251" w:rsidRPr="005D219D">
        <w:rPr>
          <w:i/>
        </w:rPr>
        <w:t>seissoot</w:t>
      </w:r>
      <w:r w:rsidR="00B30251" w:rsidRPr="00A95D68">
        <w:t xml:space="preserve">, </w:t>
      </w:r>
      <w:r w:rsidR="001337F6">
        <w:t>pl3</w:t>
      </w:r>
      <w:r w:rsidR="00B30251" w:rsidRPr="00A95D68">
        <w:t>]</w:t>
      </w:r>
      <w:r w:rsidR="00B30251" w:rsidRPr="00A95D68">
        <w:tab/>
        <w:t>N[</w:t>
      </w:r>
      <w:r w:rsidR="00782EA5">
        <w:t>sg.</w:t>
      </w:r>
      <w:r w:rsidR="00B30251" w:rsidRPr="00A95D68">
        <w:t>adess.]</w:t>
      </w:r>
    </w:p>
    <w:p w14:paraId="1787810A" w14:textId="77777777" w:rsidR="00B30251" w:rsidRDefault="00B30251" w:rsidP="00BD2A19">
      <w:pPr>
        <w:tabs>
          <w:tab w:val="left" w:pos="2268"/>
          <w:tab w:val="left" w:pos="4678"/>
        </w:tabs>
        <w:spacing w:before="40" w:after="120"/>
      </w:pPr>
      <w:r w:rsidRPr="00A95D68">
        <w:t>SUBJ</w:t>
      </w:r>
      <w:r w:rsidRPr="00A95D68">
        <w:tab/>
        <w:t>V</w:t>
      </w:r>
      <w:r w:rsidRPr="00A95D68">
        <w:tab/>
        <w:t>ADVLI</w:t>
      </w:r>
    </w:p>
    <w:p w14:paraId="07F0FDCB" w14:textId="2CC15E6E" w:rsidR="00BE010B" w:rsidRDefault="00BE010B" w:rsidP="00BD2A19">
      <w:pPr>
        <w:tabs>
          <w:tab w:val="left" w:pos="2268"/>
          <w:tab w:val="left" w:pos="4678"/>
        </w:tabs>
        <w:spacing w:before="40" w:after="120"/>
      </w:pPr>
      <w:r>
        <w:t>(3) [Kainun institutti]</w:t>
      </w:r>
      <w:r>
        <w:tab/>
        <w:t>oon</w:t>
      </w:r>
      <w:r>
        <w:tab/>
        <w:t>Pyssyjovessa.</w:t>
      </w:r>
    </w:p>
    <w:p w14:paraId="26CBAA74" w14:textId="5BCEC3A8" w:rsidR="00BE010B" w:rsidRDefault="00BE010B" w:rsidP="00BD2A19">
      <w:pPr>
        <w:tabs>
          <w:tab w:val="left" w:pos="2268"/>
          <w:tab w:val="left" w:pos="4678"/>
        </w:tabs>
        <w:spacing w:before="40" w:after="120"/>
      </w:pPr>
      <w:r>
        <w:t>N[sg.nom.]</w:t>
      </w:r>
      <w:r>
        <w:tab/>
        <w:t>V[</w:t>
      </w:r>
      <w:r>
        <w:rPr>
          <w:i/>
        </w:rPr>
        <w:t>olla</w:t>
      </w:r>
      <w:r>
        <w:t xml:space="preserve">, </w:t>
      </w:r>
      <w:r w:rsidR="001337F6">
        <w:t>sg3</w:t>
      </w:r>
      <w:r>
        <w:t>]</w:t>
      </w:r>
      <w:r>
        <w:tab/>
        <w:t>N[sg.iness.]</w:t>
      </w:r>
    </w:p>
    <w:p w14:paraId="1F25DDCB" w14:textId="0ABA6BAC" w:rsidR="00BE010B" w:rsidRPr="00BE010B" w:rsidRDefault="00BE010B" w:rsidP="00BD2A19">
      <w:pPr>
        <w:tabs>
          <w:tab w:val="left" w:pos="2268"/>
          <w:tab w:val="left" w:pos="4678"/>
        </w:tabs>
        <w:spacing w:before="40" w:after="120"/>
        <w:rPr>
          <w:caps/>
        </w:rPr>
      </w:pPr>
      <w:r>
        <w:rPr>
          <w:caps/>
        </w:rPr>
        <w:t>subj</w:t>
      </w:r>
      <w:r>
        <w:rPr>
          <w:caps/>
        </w:rPr>
        <w:tab/>
        <w:t>v</w:t>
      </w:r>
      <w:r>
        <w:rPr>
          <w:caps/>
        </w:rPr>
        <w:tab/>
        <w:t>advli</w:t>
      </w:r>
    </w:p>
    <w:p w14:paraId="446E2085" w14:textId="70DB1D2C" w:rsidR="00B30251" w:rsidRPr="00A95D68" w:rsidRDefault="003E3257" w:rsidP="00BD2A19">
      <w:pPr>
        <w:keepNext/>
        <w:tabs>
          <w:tab w:val="left" w:pos="2268"/>
          <w:tab w:val="left" w:pos="4678"/>
        </w:tabs>
        <w:spacing w:before="120" w:after="40"/>
      </w:pPr>
      <w:r>
        <w:t xml:space="preserve"> </w:t>
      </w:r>
      <w:r w:rsidR="0075485B">
        <w:t>(</w:t>
      </w:r>
      <w:r w:rsidR="00E369F1">
        <w:t>4</w:t>
      </w:r>
      <w:r w:rsidR="007C530F" w:rsidRPr="00A95D68">
        <w:t xml:space="preserve">) </w:t>
      </w:r>
      <w:r w:rsidR="009B74E5">
        <w:t>Trygg</w:t>
      </w:r>
      <w:r w:rsidR="00B30251" w:rsidRPr="00A95D68">
        <w:tab/>
        <w:t>assuu</w:t>
      </w:r>
      <w:r w:rsidR="00B30251" w:rsidRPr="00A95D68">
        <w:tab/>
      </w:r>
      <w:r w:rsidR="00BE010B">
        <w:t>Annijoel</w:t>
      </w:r>
      <w:r w:rsidR="009B74E5">
        <w:t>a</w:t>
      </w:r>
      <w:r w:rsidR="00B30251" w:rsidRPr="00A95D68">
        <w:t>.</w:t>
      </w:r>
    </w:p>
    <w:p w14:paraId="4FE25785" w14:textId="519BF24D" w:rsidR="00B30251" w:rsidRPr="00A95D68" w:rsidRDefault="00B30251" w:rsidP="00BD2A19">
      <w:pPr>
        <w:keepNext/>
        <w:tabs>
          <w:tab w:val="left" w:pos="2268"/>
          <w:tab w:val="left" w:pos="4678"/>
        </w:tabs>
        <w:spacing w:before="40" w:after="40"/>
      </w:pPr>
      <w:r w:rsidRPr="00A95D68">
        <w:t>N[</w:t>
      </w:r>
      <w:r w:rsidR="00581645" w:rsidRPr="00A95D68">
        <w:t>sg.nom.</w:t>
      </w:r>
      <w:r w:rsidR="00F02B03">
        <w:t>]</w:t>
      </w:r>
      <w:r w:rsidR="00F02B03">
        <w:tab/>
      </w:r>
      <w:r w:rsidRPr="00A95D68">
        <w:t>V[</w:t>
      </w:r>
      <w:r w:rsidRPr="00782EA5">
        <w:rPr>
          <w:i/>
        </w:rPr>
        <w:t>assuut</w:t>
      </w:r>
      <w:r w:rsidRPr="00A95D68">
        <w:t xml:space="preserve">, </w:t>
      </w:r>
      <w:r w:rsidR="001337F6">
        <w:t>sg3</w:t>
      </w:r>
      <w:r w:rsidRPr="00A95D68">
        <w:t>]</w:t>
      </w:r>
      <w:r w:rsidRPr="00A95D68">
        <w:tab/>
        <w:t>N[</w:t>
      </w:r>
      <w:r w:rsidR="00782EA5">
        <w:t>sg.</w:t>
      </w:r>
      <w:r w:rsidR="003B1FA4">
        <w:t>adess</w:t>
      </w:r>
      <w:r w:rsidRPr="00A95D68">
        <w:t>.]</w:t>
      </w:r>
    </w:p>
    <w:p w14:paraId="394474EA" w14:textId="77777777" w:rsidR="00B30251" w:rsidRPr="00A95D68" w:rsidRDefault="00B30251" w:rsidP="00BD2A19">
      <w:pPr>
        <w:tabs>
          <w:tab w:val="left" w:pos="2268"/>
          <w:tab w:val="left" w:pos="4678"/>
        </w:tabs>
        <w:spacing w:before="40" w:after="120"/>
      </w:pPr>
      <w:r w:rsidRPr="00A95D68">
        <w:t>SUBJ</w:t>
      </w:r>
      <w:r w:rsidRPr="00A95D68">
        <w:tab/>
        <w:t>V</w:t>
      </w:r>
      <w:r w:rsidRPr="00A95D68">
        <w:tab/>
        <w:t>ADVLI</w:t>
      </w:r>
    </w:p>
    <w:p w14:paraId="1246088E" w14:textId="5DE45838" w:rsidR="00B30251" w:rsidRPr="00A95D68" w:rsidRDefault="0075485B" w:rsidP="00BD2A19">
      <w:pPr>
        <w:keepNext/>
        <w:tabs>
          <w:tab w:val="left" w:pos="2268"/>
          <w:tab w:val="left" w:pos="4678"/>
        </w:tabs>
        <w:spacing w:before="120" w:after="40"/>
      </w:pPr>
      <w:r>
        <w:t>(</w:t>
      </w:r>
      <w:r w:rsidR="00E369F1">
        <w:t>5</w:t>
      </w:r>
      <w:r w:rsidR="007C530F" w:rsidRPr="00A95D68">
        <w:t xml:space="preserve">) </w:t>
      </w:r>
      <w:r w:rsidR="00B30251" w:rsidRPr="00A95D68">
        <w:t>Aaroni</w:t>
      </w:r>
      <w:r w:rsidR="00B30251" w:rsidRPr="00A95D68">
        <w:tab/>
        <w:t>assuu</w:t>
      </w:r>
      <w:r w:rsidR="00B30251" w:rsidRPr="00A95D68">
        <w:tab/>
        <w:t>[vaaran takana].</w:t>
      </w:r>
    </w:p>
    <w:p w14:paraId="23C2F75F" w14:textId="55BDCBC2" w:rsidR="00B30251" w:rsidRPr="00A95D68" w:rsidRDefault="00B30251" w:rsidP="00BD2A19">
      <w:pPr>
        <w:keepNext/>
        <w:tabs>
          <w:tab w:val="left" w:pos="2268"/>
          <w:tab w:val="left" w:pos="4678"/>
        </w:tabs>
        <w:spacing w:before="40" w:after="40"/>
      </w:pPr>
      <w:r w:rsidRPr="00A95D68">
        <w:t>N[</w:t>
      </w:r>
      <w:r w:rsidR="00581645" w:rsidRPr="00A95D68">
        <w:t>sg.nom.</w:t>
      </w:r>
      <w:r w:rsidRPr="00A95D68">
        <w:t>]</w:t>
      </w:r>
      <w:r w:rsidRPr="00A95D68">
        <w:tab/>
        <w:t>V[</w:t>
      </w:r>
      <w:r w:rsidRPr="00F02B03">
        <w:rPr>
          <w:i/>
        </w:rPr>
        <w:t>assuut</w:t>
      </w:r>
      <w:r w:rsidRPr="00A95D68">
        <w:t xml:space="preserve">, </w:t>
      </w:r>
      <w:r w:rsidR="001337F6">
        <w:t>sg3</w:t>
      </w:r>
      <w:r w:rsidRPr="00A95D68">
        <w:t>]</w:t>
      </w:r>
      <w:r w:rsidRPr="00A95D68">
        <w:tab/>
      </w:r>
      <w:r w:rsidR="00A56B4C">
        <w:t>PP</w:t>
      </w:r>
      <w:r w:rsidRPr="00A95D68">
        <w:t>[N + adposi</w:t>
      </w:r>
      <w:r w:rsidR="001D4258" w:rsidRPr="00A95D68">
        <w:t>suuni</w:t>
      </w:r>
      <w:r w:rsidRPr="00A95D68">
        <w:t>]</w:t>
      </w:r>
    </w:p>
    <w:p w14:paraId="0998AB71" w14:textId="77777777" w:rsidR="00B30251" w:rsidRPr="00A95D68" w:rsidRDefault="00B30251" w:rsidP="00BD2A19">
      <w:pPr>
        <w:tabs>
          <w:tab w:val="left" w:pos="2268"/>
          <w:tab w:val="left" w:pos="4678"/>
        </w:tabs>
        <w:spacing w:before="40" w:after="120"/>
      </w:pPr>
      <w:r w:rsidRPr="00A95D68">
        <w:t>SUBJ</w:t>
      </w:r>
      <w:r w:rsidRPr="00A95D68">
        <w:tab/>
        <w:t>V</w:t>
      </w:r>
      <w:r w:rsidRPr="00A95D68">
        <w:tab/>
        <w:t>ADVLI</w:t>
      </w:r>
    </w:p>
    <w:p w14:paraId="40F5BCCE" w14:textId="10C17DE9" w:rsidR="00B30251" w:rsidRPr="00A95D68" w:rsidRDefault="0075485B" w:rsidP="00BD2A19">
      <w:pPr>
        <w:keepNext/>
        <w:tabs>
          <w:tab w:val="left" w:pos="2268"/>
          <w:tab w:val="left" w:pos="4678"/>
        </w:tabs>
        <w:spacing w:before="120" w:after="40"/>
      </w:pPr>
      <w:r>
        <w:t>(</w:t>
      </w:r>
      <w:r w:rsidR="00E369F1">
        <w:t>6</w:t>
      </w:r>
      <w:r w:rsidR="007C530F" w:rsidRPr="00A95D68">
        <w:t xml:space="preserve">) </w:t>
      </w:r>
      <w:r w:rsidR="00B30251" w:rsidRPr="00A95D68">
        <w:t>Mie</w:t>
      </w:r>
      <w:r w:rsidR="00B30251" w:rsidRPr="00A95D68">
        <w:tab/>
        <w:t>istun</w:t>
      </w:r>
      <w:r w:rsidR="00B30251" w:rsidRPr="00A95D68">
        <w:tab/>
        <w:t>täälä.</w:t>
      </w:r>
    </w:p>
    <w:p w14:paraId="2E5911DD" w14:textId="2CBD832C" w:rsidR="00B30251" w:rsidRPr="00A95D68" w:rsidRDefault="00A56B4C" w:rsidP="00BD2A19">
      <w:pPr>
        <w:keepNext/>
        <w:tabs>
          <w:tab w:val="left" w:pos="2268"/>
          <w:tab w:val="left" w:pos="4678"/>
        </w:tabs>
        <w:spacing w:before="40" w:after="40"/>
      </w:pPr>
      <w:r w:rsidRPr="00A56B4C">
        <w:t>Pron</w:t>
      </w:r>
      <w:r w:rsidR="00822F1D">
        <w:t>[</w:t>
      </w:r>
      <w:r w:rsidR="001337F6">
        <w:t>sg1</w:t>
      </w:r>
      <w:r w:rsidR="005E7E7A">
        <w:t>, nom.]</w:t>
      </w:r>
      <w:r w:rsidR="005E7E7A">
        <w:tab/>
        <w:t>V[</w:t>
      </w:r>
      <w:r w:rsidR="005E7E7A" w:rsidRPr="00F02B03">
        <w:rPr>
          <w:i/>
        </w:rPr>
        <w:t>istuut</w:t>
      </w:r>
      <w:r w:rsidR="005E7E7A">
        <w:t xml:space="preserve">, </w:t>
      </w:r>
      <w:r w:rsidR="001337F6">
        <w:t>sg1</w:t>
      </w:r>
      <w:r w:rsidR="005E7E7A">
        <w:t>]</w:t>
      </w:r>
      <w:r w:rsidR="005E7E7A">
        <w:tab/>
      </w:r>
      <w:r w:rsidR="00B30251" w:rsidRPr="00A95D68">
        <w:t>A</w:t>
      </w:r>
      <w:r w:rsidR="00F02B03">
        <w:t>dv</w:t>
      </w:r>
    </w:p>
    <w:p w14:paraId="1205214A" w14:textId="2BEDE556" w:rsidR="003F5428" w:rsidRDefault="00B30251" w:rsidP="00996BAE">
      <w:pPr>
        <w:tabs>
          <w:tab w:val="left" w:pos="2268"/>
          <w:tab w:val="left" w:pos="4678"/>
        </w:tabs>
        <w:spacing w:before="40" w:after="120"/>
      </w:pPr>
      <w:r w:rsidRPr="00A95D68">
        <w:t>SUBJ</w:t>
      </w:r>
      <w:r w:rsidRPr="00A95D68">
        <w:tab/>
        <w:t>V</w:t>
      </w:r>
      <w:r w:rsidRPr="00A95D68">
        <w:tab/>
        <w:t>ADVLI</w:t>
      </w:r>
    </w:p>
    <w:p w14:paraId="69DAC290" w14:textId="3C36F6E7" w:rsidR="003F5428" w:rsidRPr="00996BAE" w:rsidRDefault="00646B08" w:rsidP="00BD2A19">
      <w:pPr>
        <w:pStyle w:val="Brdtekst"/>
        <w:spacing w:before="120"/>
        <w:rPr>
          <w:color w:val="008000"/>
        </w:rPr>
      </w:pPr>
      <w:r w:rsidRPr="00996BAE">
        <w:rPr>
          <w:caps/>
          <w:color w:val="008000"/>
        </w:rPr>
        <w:t xml:space="preserve">paikka-syntaktiksi </w:t>
      </w:r>
      <w:r w:rsidRPr="00996BAE">
        <w:rPr>
          <w:color w:val="008000"/>
        </w:rPr>
        <w:t xml:space="preserve">käskemä </w:t>
      </w:r>
      <w:r w:rsidR="00996BAE">
        <w:rPr>
          <w:color w:val="008000"/>
        </w:rPr>
        <w:t xml:space="preserve">tässä </w:t>
      </w:r>
      <w:r w:rsidRPr="00996BAE">
        <w:rPr>
          <w:color w:val="008000"/>
        </w:rPr>
        <w:t xml:space="preserve">kans syntaktiita, mikkä muistelhaan missä jotaki tapattuu. </w:t>
      </w:r>
      <w:r w:rsidR="000C1682" w:rsidRPr="00996BAE">
        <w:rPr>
          <w:smallCaps/>
          <w:color w:val="008000"/>
        </w:rPr>
        <w:t>T</w:t>
      </w:r>
      <w:r w:rsidRPr="00996BAE">
        <w:rPr>
          <w:smallCaps/>
          <w:color w:val="008000"/>
        </w:rPr>
        <w:t xml:space="preserve">apattumaverbiitä </w:t>
      </w:r>
      <w:r w:rsidRPr="00996BAE">
        <w:rPr>
          <w:color w:val="008000"/>
        </w:rPr>
        <w:t xml:space="preserve">oon esimerkiksi </w:t>
      </w:r>
      <w:r w:rsidR="00941442" w:rsidRPr="00996BAE">
        <w:rPr>
          <w:i/>
          <w:color w:val="008000"/>
        </w:rPr>
        <w:t>työtelä</w:t>
      </w:r>
      <w:del w:id="732" w:author="Information Services" w:date="2015-11-22T15:47:00Z">
        <w:r w:rsidR="00941442" w:rsidRPr="00996BAE" w:rsidDel="00911554">
          <w:rPr>
            <w:i/>
            <w:color w:val="008000"/>
          </w:rPr>
          <w:delText>,</w:delText>
        </w:r>
      </w:del>
      <w:ins w:id="733" w:author="Information Services" w:date="2015-11-22T15:47:00Z">
        <w:r w:rsidR="00911554" w:rsidRPr="00911554">
          <w:rPr>
            <w:color w:val="008000"/>
            <w:rPrChange w:id="734" w:author="Information Services" w:date="2015-11-22T15:47:00Z">
              <w:rPr>
                <w:i/>
                <w:color w:val="008000"/>
              </w:rPr>
            </w:rPrChange>
          </w:rPr>
          <w:t>,</w:t>
        </w:r>
      </w:ins>
      <w:r w:rsidR="00941442" w:rsidRPr="00996BAE">
        <w:rPr>
          <w:i/>
          <w:color w:val="008000"/>
        </w:rPr>
        <w:t xml:space="preserve"> kuola </w:t>
      </w:r>
      <w:r w:rsidR="00941442" w:rsidRPr="00996BAE">
        <w:rPr>
          <w:color w:val="008000"/>
        </w:rPr>
        <w:t>ja</w:t>
      </w:r>
      <w:r w:rsidR="00941442" w:rsidRPr="00996BAE">
        <w:rPr>
          <w:i/>
          <w:color w:val="008000"/>
        </w:rPr>
        <w:t xml:space="preserve"> synttyyt </w:t>
      </w:r>
      <w:r w:rsidR="00941442" w:rsidRPr="00996BAE">
        <w:rPr>
          <w:color w:val="008000"/>
        </w:rPr>
        <w:t xml:space="preserve">~ </w:t>
      </w:r>
      <w:r w:rsidR="00941442" w:rsidRPr="00996BAE">
        <w:rPr>
          <w:i/>
          <w:color w:val="008000"/>
        </w:rPr>
        <w:t>syntyä</w:t>
      </w:r>
      <w:r w:rsidR="00941442" w:rsidRPr="00996BAE">
        <w:rPr>
          <w:color w:val="008000"/>
        </w:rPr>
        <w:t>(</w:t>
      </w:r>
      <w:r w:rsidR="00941442" w:rsidRPr="00996BAE">
        <w:rPr>
          <w:i/>
          <w:color w:val="008000"/>
        </w:rPr>
        <w:t>t</w:t>
      </w:r>
      <w:r w:rsidR="00941442" w:rsidRPr="00996BAE">
        <w:rPr>
          <w:color w:val="008000"/>
        </w:rPr>
        <w:t>)</w:t>
      </w:r>
      <w:r w:rsidR="003E3257" w:rsidRPr="00996BAE">
        <w:rPr>
          <w:i/>
          <w:color w:val="008000"/>
        </w:rPr>
        <w:t>.</w:t>
      </w:r>
    </w:p>
    <w:p w14:paraId="3087A254" w14:textId="5136DFBC" w:rsidR="003E3257" w:rsidRPr="00996BAE" w:rsidRDefault="00E369F1" w:rsidP="003E3257">
      <w:pPr>
        <w:tabs>
          <w:tab w:val="left" w:pos="2268"/>
          <w:tab w:val="left" w:pos="4678"/>
        </w:tabs>
        <w:spacing w:before="40" w:after="120"/>
        <w:rPr>
          <w:color w:val="008000"/>
        </w:rPr>
      </w:pPr>
      <w:r>
        <w:rPr>
          <w:color w:val="008000"/>
        </w:rPr>
        <w:t>(7</w:t>
      </w:r>
      <w:r w:rsidR="003E3257" w:rsidRPr="00996BAE">
        <w:rPr>
          <w:color w:val="008000"/>
        </w:rPr>
        <w:t>) Hilde</w:t>
      </w:r>
      <w:r w:rsidR="003E3257" w:rsidRPr="00996BAE">
        <w:rPr>
          <w:color w:val="008000"/>
        </w:rPr>
        <w:tab/>
        <w:t>työtelee</w:t>
      </w:r>
      <w:r w:rsidR="003E3257" w:rsidRPr="00996BAE">
        <w:rPr>
          <w:color w:val="008000"/>
        </w:rPr>
        <w:tab/>
        <w:t>[Kainun institutissa].</w:t>
      </w:r>
    </w:p>
    <w:p w14:paraId="5E6B4675" w14:textId="77777777" w:rsidR="003E3257" w:rsidRPr="00996BAE" w:rsidRDefault="003E3257" w:rsidP="003E3257">
      <w:pPr>
        <w:tabs>
          <w:tab w:val="left" w:pos="2268"/>
          <w:tab w:val="left" w:pos="4678"/>
        </w:tabs>
        <w:spacing w:before="40" w:after="120"/>
        <w:rPr>
          <w:color w:val="008000"/>
        </w:rPr>
      </w:pPr>
      <w:r w:rsidRPr="00996BAE">
        <w:rPr>
          <w:color w:val="008000"/>
        </w:rPr>
        <w:t>N[sg.nom.]</w:t>
      </w:r>
      <w:r w:rsidRPr="00996BAE">
        <w:rPr>
          <w:color w:val="008000"/>
        </w:rPr>
        <w:tab/>
        <w:t>V[</w:t>
      </w:r>
      <w:r w:rsidRPr="00996BAE">
        <w:rPr>
          <w:i/>
          <w:color w:val="008000"/>
        </w:rPr>
        <w:t>työtelä</w:t>
      </w:r>
      <w:r w:rsidRPr="00996BAE">
        <w:rPr>
          <w:color w:val="008000"/>
        </w:rPr>
        <w:t>, sg3]</w:t>
      </w:r>
      <w:r w:rsidRPr="00996BAE">
        <w:rPr>
          <w:color w:val="008000"/>
        </w:rPr>
        <w:tab/>
        <w:t>N[sg.iness.]</w:t>
      </w:r>
    </w:p>
    <w:p w14:paraId="574AA37D" w14:textId="088E9B03" w:rsidR="003E3257" w:rsidRPr="00996BAE" w:rsidRDefault="003E3257" w:rsidP="003E3257">
      <w:pPr>
        <w:tabs>
          <w:tab w:val="left" w:pos="2268"/>
          <w:tab w:val="left" w:pos="4678"/>
        </w:tabs>
        <w:spacing w:before="40" w:after="120"/>
        <w:rPr>
          <w:caps/>
          <w:color w:val="008000"/>
        </w:rPr>
      </w:pPr>
      <w:r w:rsidRPr="00996BAE">
        <w:rPr>
          <w:caps/>
          <w:color w:val="008000"/>
        </w:rPr>
        <w:lastRenderedPageBreak/>
        <w:t>subj</w:t>
      </w:r>
      <w:r w:rsidRPr="00996BAE">
        <w:rPr>
          <w:caps/>
          <w:color w:val="008000"/>
        </w:rPr>
        <w:tab/>
        <w:t>V</w:t>
      </w:r>
      <w:r w:rsidRPr="00996BAE">
        <w:rPr>
          <w:caps/>
          <w:color w:val="008000"/>
        </w:rPr>
        <w:tab/>
        <w:t>advli</w:t>
      </w:r>
    </w:p>
    <w:p w14:paraId="61DD7CD5" w14:textId="41320F5B" w:rsidR="003E3257" w:rsidRPr="00996BAE" w:rsidRDefault="00E369F1" w:rsidP="003E3257">
      <w:pPr>
        <w:tabs>
          <w:tab w:val="left" w:pos="2268"/>
          <w:tab w:val="left" w:pos="4678"/>
        </w:tabs>
        <w:spacing w:before="40" w:after="120"/>
        <w:rPr>
          <w:color w:val="008000"/>
        </w:rPr>
      </w:pPr>
      <w:r>
        <w:rPr>
          <w:caps/>
          <w:color w:val="008000"/>
        </w:rPr>
        <w:t xml:space="preserve">(8) </w:t>
      </w:r>
      <w:r w:rsidR="00C635FF" w:rsidRPr="00996BAE">
        <w:rPr>
          <w:caps/>
          <w:color w:val="008000"/>
        </w:rPr>
        <w:t>A</w:t>
      </w:r>
      <w:r w:rsidR="00C635FF" w:rsidRPr="00996BAE">
        <w:rPr>
          <w:color w:val="008000"/>
        </w:rPr>
        <w:t>apo-faari</w:t>
      </w:r>
      <w:r w:rsidR="00C635FF" w:rsidRPr="00996BAE">
        <w:rPr>
          <w:color w:val="008000"/>
        </w:rPr>
        <w:tab/>
        <w:t>syntyi</w:t>
      </w:r>
      <w:r w:rsidR="00C635FF" w:rsidRPr="00996BAE">
        <w:rPr>
          <w:color w:val="008000"/>
        </w:rPr>
        <w:tab/>
        <w:t>Alattiossa.</w:t>
      </w:r>
    </w:p>
    <w:p w14:paraId="61717586" w14:textId="26EBBE95" w:rsidR="00C635FF" w:rsidRPr="00996BAE" w:rsidRDefault="00C635FF" w:rsidP="00C635FF">
      <w:pPr>
        <w:tabs>
          <w:tab w:val="left" w:pos="2268"/>
          <w:tab w:val="left" w:pos="4678"/>
        </w:tabs>
        <w:spacing w:before="40" w:after="120"/>
        <w:rPr>
          <w:color w:val="008000"/>
        </w:rPr>
      </w:pPr>
      <w:r w:rsidRPr="00996BAE">
        <w:rPr>
          <w:color w:val="008000"/>
        </w:rPr>
        <w:t>N[sg.nom.]</w:t>
      </w:r>
      <w:r w:rsidRPr="00996BAE">
        <w:rPr>
          <w:color w:val="008000"/>
        </w:rPr>
        <w:tab/>
        <w:t>V[</w:t>
      </w:r>
      <w:r w:rsidR="00AA65D0" w:rsidRPr="00996BAE">
        <w:rPr>
          <w:i/>
          <w:color w:val="008000"/>
        </w:rPr>
        <w:t>synttyyt</w:t>
      </w:r>
      <w:r w:rsidRPr="00996BAE">
        <w:rPr>
          <w:color w:val="008000"/>
        </w:rPr>
        <w:t>, sg3]</w:t>
      </w:r>
      <w:r w:rsidRPr="00996BAE">
        <w:rPr>
          <w:color w:val="008000"/>
        </w:rPr>
        <w:tab/>
        <w:t>N[sg.iness.]</w:t>
      </w:r>
    </w:p>
    <w:p w14:paraId="07A8CBDE" w14:textId="77777777" w:rsidR="00C635FF" w:rsidRPr="00996BAE" w:rsidRDefault="00C635FF" w:rsidP="00C635FF">
      <w:pPr>
        <w:tabs>
          <w:tab w:val="left" w:pos="2268"/>
          <w:tab w:val="left" w:pos="4678"/>
        </w:tabs>
        <w:spacing w:before="40" w:after="120"/>
        <w:rPr>
          <w:caps/>
          <w:color w:val="008000"/>
        </w:rPr>
      </w:pPr>
      <w:r w:rsidRPr="00996BAE">
        <w:rPr>
          <w:caps/>
          <w:color w:val="008000"/>
        </w:rPr>
        <w:t>subj</w:t>
      </w:r>
      <w:r w:rsidRPr="00996BAE">
        <w:rPr>
          <w:caps/>
          <w:color w:val="008000"/>
        </w:rPr>
        <w:tab/>
        <w:t>V</w:t>
      </w:r>
      <w:r w:rsidRPr="00996BAE">
        <w:rPr>
          <w:caps/>
          <w:color w:val="008000"/>
        </w:rPr>
        <w:tab/>
        <w:t>advli</w:t>
      </w:r>
    </w:p>
    <w:p w14:paraId="0478C5CB" w14:textId="3883EAA7" w:rsidR="00C635FF" w:rsidRPr="00996BAE" w:rsidRDefault="00E369F1" w:rsidP="003E3257">
      <w:pPr>
        <w:tabs>
          <w:tab w:val="left" w:pos="2268"/>
          <w:tab w:val="left" w:pos="4678"/>
        </w:tabs>
        <w:spacing w:before="40" w:after="120"/>
        <w:rPr>
          <w:color w:val="008000"/>
        </w:rPr>
      </w:pPr>
      <w:r>
        <w:rPr>
          <w:color w:val="008000"/>
        </w:rPr>
        <w:t xml:space="preserve">(9) </w:t>
      </w:r>
      <w:r w:rsidR="006664D5" w:rsidRPr="00996BAE">
        <w:rPr>
          <w:color w:val="008000"/>
        </w:rPr>
        <w:t xml:space="preserve">Hän </w:t>
      </w:r>
      <w:r w:rsidR="006664D5" w:rsidRPr="00996BAE">
        <w:rPr>
          <w:color w:val="008000"/>
        </w:rPr>
        <w:tab/>
        <w:t>kuoli</w:t>
      </w:r>
      <w:r w:rsidR="006664D5" w:rsidRPr="00996BAE">
        <w:rPr>
          <w:color w:val="008000"/>
        </w:rPr>
        <w:tab/>
        <w:t>kotona.</w:t>
      </w:r>
    </w:p>
    <w:p w14:paraId="030C5431" w14:textId="7839E913" w:rsidR="006664D5" w:rsidRPr="00996BAE" w:rsidRDefault="006664D5" w:rsidP="006664D5">
      <w:pPr>
        <w:tabs>
          <w:tab w:val="left" w:pos="2268"/>
          <w:tab w:val="left" w:pos="4678"/>
        </w:tabs>
        <w:spacing w:before="40" w:after="120"/>
        <w:rPr>
          <w:color w:val="008000"/>
        </w:rPr>
      </w:pPr>
      <w:r w:rsidRPr="00996BAE">
        <w:rPr>
          <w:color w:val="008000"/>
        </w:rPr>
        <w:t>N[</w:t>
      </w:r>
      <w:r w:rsidR="006A64D5">
        <w:rPr>
          <w:color w:val="008000"/>
        </w:rPr>
        <w:t>pron.sg3]</w:t>
      </w:r>
      <w:r w:rsidRPr="00996BAE">
        <w:rPr>
          <w:color w:val="008000"/>
        </w:rPr>
        <w:tab/>
        <w:t>V[</w:t>
      </w:r>
      <w:r w:rsidRPr="00996BAE">
        <w:rPr>
          <w:i/>
          <w:color w:val="008000"/>
        </w:rPr>
        <w:t>kuola</w:t>
      </w:r>
      <w:r w:rsidRPr="00996BAE">
        <w:rPr>
          <w:color w:val="008000"/>
        </w:rPr>
        <w:t>, sg3]</w:t>
      </w:r>
      <w:r w:rsidRPr="00996BAE">
        <w:rPr>
          <w:color w:val="008000"/>
        </w:rPr>
        <w:tab/>
      </w:r>
      <w:r w:rsidR="00BA7512">
        <w:rPr>
          <w:color w:val="008000"/>
        </w:rPr>
        <w:t>Adv</w:t>
      </w:r>
    </w:p>
    <w:p w14:paraId="0B069640" w14:textId="77777777" w:rsidR="006664D5" w:rsidRPr="00996BAE" w:rsidRDefault="006664D5" w:rsidP="006664D5">
      <w:pPr>
        <w:tabs>
          <w:tab w:val="left" w:pos="2268"/>
          <w:tab w:val="left" w:pos="4678"/>
        </w:tabs>
        <w:spacing w:before="40" w:after="120"/>
        <w:rPr>
          <w:caps/>
          <w:color w:val="008000"/>
        </w:rPr>
      </w:pPr>
      <w:r w:rsidRPr="00996BAE">
        <w:rPr>
          <w:caps/>
          <w:color w:val="008000"/>
        </w:rPr>
        <w:t>subj</w:t>
      </w:r>
      <w:r w:rsidRPr="00996BAE">
        <w:rPr>
          <w:caps/>
          <w:color w:val="008000"/>
        </w:rPr>
        <w:tab/>
        <w:t>V</w:t>
      </w:r>
      <w:r w:rsidRPr="00996BAE">
        <w:rPr>
          <w:caps/>
          <w:color w:val="008000"/>
        </w:rPr>
        <w:tab/>
        <w:t>advli</w:t>
      </w:r>
    </w:p>
    <w:p w14:paraId="7FF96701" w14:textId="4A297546" w:rsidR="006664D5" w:rsidRPr="00996BAE" w:rsidRDefault="00C36228" w:rsidP="003E3257">
      <w:pPr>
        <w:tabs>
          <w:tab w:val="left" w:pos="2268"/>
          <w:tab w:val="left" w:pos="4678"/>
        </w:tabs>
        <w:spacing w:before="40" w:after="120"/>
        <w:rPr>
          <w:color w:val="008000"/>
        </w:rPr>
      </w:pPr>
      <w:r w:rsidRPr="00996BAE">
        <w:rPr>
          <w:color w:val="008000"/>
        </w:rPr>
        <w:t xml:space="preserve">Silloin ko liiket ymmärethään tapattumana eikä ette joku liikkuu jostaki eli johonki, kans </w:t>
      </w:r>
      <w:r w:rsidRPr="00321550">
        <w:rPr>
          <w:color w:val="008000"/>
        </w:rPr>
        <w:t xml:space="preserve">liiketverbi </w:t>
      </w:r>
      <w:r w:rsidR="00321550">
        <w:rPr>
          <w:color w:val="008000"/>
        </w:rPr>
        <w:t xml:space="preserve">(katto näistä kohđasta 4.2.1.2) </w:t>
      </w:r>
      <w:r w:rsidRPr="00996BAE">
        <w:rPr>
          <w:color w:val="008000"/>
        </w:rPr>
        <w:t xml:space="preserve">oon mahđolinen </w:t>
      </w:r>
      <w:r w:rsidRPr="00996BAE">
        <w:rPr>
          <w:caps/>
          <w:color w:val="008000"/>
        </w:rPr>
        <w:t>paikka-syntaktin</w:t>
      </w:r>
      <w:r w:rsidRPr="00996BAE">
        <w:rPr>
          <w:color w:val="008000"/>
        </w:rPr>
        <w:t xml:space="preserve"> verbaalinna.</w:t>
      </w:r>
    </w:p>
    <w:p w14:paraId="6FCFBE68" w14:textId="36EA9BB1" w:rsidR="00C36228" w:rsidRPr="00996BAE" w:rsidRDefault="00900903" w:rsidP="003E3257">
      <w:pPr>
        <w:tabs>
          <w:tab w:val="left" w:pos="2268"/>
          <w:tab w:val="left" w:pos="4678"/>
        </w:tabs>
        <w:spacing w:before="40" w:after="120"/>
        <w:rPr>
          <w:color w:val="008000"/>
        </w:rPr>
      </w:pPr>
      <w:r>
        <w:rPr>
          <w:color w:val="008000"/>
        </w:rPr>
        <w:t>(10</w:t>
      </w:r>
      <w:r w:rsidR="00E369F1">
        <w:rPr>
          <w:color w:val="008000"/>
        </w:rPr>
        <w:t xml:space="preserve">) </w:t>
      </w:r>
      <w:r w:rsidR="00C36228" w:rsidRPr="00996BAE">
        <w:rPr>
          <w:color w:val="008000"/>
        </w:rPr>
        <w:t>Iisakki</w:t>
      </w:r>
      <w:r w:rsidR="00C36228" w:rsidRPr="00996BAE">
        <w:rPr>
          <w:color w:val="008000"/>
        </w:rPr>
        <w:tab/>
        <w:t>naakkii</w:t>
      </w:r>
      <w:r w:rsidR="00C36228" w:rsidRPr="00996BAE">
        <w:rPr>
          <w:color w:val="008000"/>
        </w:rPr>
        <w:tab/>
        <w:t>klasin takana.</w:t>
      </w:r>
    </w:p>
    <w:p w14:paraId="39BB863B" w14:textId="4E7A09C1" w:rsidR="00C36228" w:rsidRPr="00996BAE" w:rsidRDefault="00C36228" w:rsidP="00C36228">
      <w:pPr>
        <w:tabs>
          <w:tab w:val="left" w:pos="2268"/>
          <w:tab w:val="left" w:pos="4678"/>
        </w:tabs>
        <w:spacing w:before="40" w:after="120"/>
        <w:rPr>
          <w:color w:val="008000"/>
        </w:rPr>
      </w:pPr>
      <w:r w:rsidRPr="00996BAE">
        <w:rPr>
          <w:color w:val="008000"/>
        </w:rPr>
        <w:t>N[sg.nom.]</w:t>
      </w:r>
      <w:r w:rsidRPr="00996BAE">
        <w:rPr>
          <w:color w:val="008000"/>
        </w:rPr>
        <w:tab/>
        <w:t>V[</w:t>
      </w:r>
      <w:r w:rsidRPr="00996BAE">
        <w:rPr>
          <w:i/>
          <w:color w:val="008000"/>
        </w:rPr>
        <w:t>naakkiit</w:t>
      </w:r>
      <w:r w:rsidRPr="00996BAE">
        <w:rPr>
          <w:color w:val="008000"/>
        </w:rPr>
        <w:t>, sg3]</w:t>
      </w:r>
      <w:r w:rsidRPr="00996BAE">
        <w:rPr>
          <w:color w:val="008000"/>
        </w:rPr>
        <w:tab/>
        <w:t>N[</w:t>
      </w:r>
      <w:r w:rsidR="00FA42FC" w:rsidRPr="00996BAE">
        <w:rPr>
          <w:color w:val="008000"/>
        </w:rPr>
        <w:t>N + adposisuuni</w:t>
      </w:r>
      <w:r w:rsidRPr="00996BAE">
        <w:rPr>
          <w:color w:val="008000"/>
        </w:rPr>
        <w:t>]</w:t>
      </w:r>
    </w:p>
    <w:p w14:paraId="02AE5F35" w14:textId="3050EF02" w:rsidR="00C36228" w:rsidRDefault="00C36228" w:rsidP="003E3257">
      <w:pPr>
        <w:tabs>
          <w:tab w:val="left" w:pos="2268"/>
          <w:tab w:val="left" w:pos="4678"/>
        </w:tabs>
        <w:spacing w:before="40" w:after="120"/>
        <w:rPr>
          <w:caps/>
          <w:color w:val="008000"/>
        </w:rPr>
      </w:pPr>
      <w:r w:rsidRPr="00996BAE">
        <w:rPr>
          <w:caps/>
          <w:color w:val="008000"/>
        </w:rPr>
        <w:t>subj</w:t>
      </w:r>
      <w:r w:rsidRPr="00996BAE">
        <w:rPr>
          <w:caps/>
          <w:color w:val="008000"/>
        </w:rPr>
        <w:tab/>
        <w:t>V</w:t>
      </w:r>
      <w:r w:rsidRPr="00996BAE">
        <w:rPr>
          <w:caps/>
          <w:color w:val="008000"/>
        </w:rPr>
        <w:tab/>
        <w:t>advli</w:t>
      </w:r>
    </w:p>
    <w:p w14:paraId="462D4E48" w14:textId="2BCEBE5F" w:rsidR="006A64D5" w:rsidRDefault="00624690" w:rsidP="003E3257">
      <w:pPr>
        <w:tabs>
          <w:tab w:val="left" w:pos="2268"/>
          <w:tab w:val="left" w:pos="4678"/>
        </w:tabs>
        <w:spacing w:before="40" w:after="120"/>
        <w:rPr>
          <w:color w:val="008000"/>
        </w:rPr>
      </w:pPr>
      <w:r>
        <w:rPr>
          <w:color w:val="008000"/>
        </w:rPr>
        <w:t>(11</w:t>
      </w:r>
      <w:r w:rsidR="00E369F1">
        <w:rPr>
          <w:color w:val="008000"/>
        </w:rPr>
        <w:t xml:space="preserve">) </w:t>
      </w:r>
      <w:r w:rsidR="006A64D5">
        <w:rPr>
          <w:color w:val="008000"/>
        </w:rPr>
        <w:t>Eira</w:t>
      </w:r>
      <w:r w:rsidR="006A64D5">
        <w:rPr>
          <w:color w:val="008000"/>
        </w:rPr>
        <w:tab/>
        <w:t>ui</w:t>
      </w:r>
      <w:r>
        <w:rPr>
          <w:color w:val="008000"/>
        </w:rPr>
        <w:t>pi</w:t>
      </w:r>
      <w:r w:rsidR="006A64D5">
        <w:rPr>
          <w:color w:val="008000"/>
        </w:rPr>
        <w:tab/>
        <w:t>lantossa.</w:t>
      </w:r>
    </w:p>
    <w:p w14:paraId="104AD172" w14:textId="7240F01D" w:rsidR="006A64D5" w:rsidRPr="00996BAE" w:rsidRDefault="006A64D5" w:rsidP="006A64D5">
      <w:pPr>
        <w:tabs>
          <w:tab w:val="left" w:pos="2268"/>
          <w:tab w:val="left" w:pos="4678"/>
        </w:tabs>
        <w:spacing w:before="40" w:after="120"/>
        <w:rPr>
          <w:color w:val="008000"/>
        </w:rPr>
      </w:pPr>
      <w:r w:rsidRPr="00996BAE">
        <w:rPr>
          <w:color w:val="008000"/>
        </w:rPr>
        <w:t>N[sg.nom.]</w:t>
      </w:r>
      <w:r w:rsidRPr="00996BAE">
        <w:rPr>
          <w:color w:val="008000"/>
        </w:rPr>
        <w:tab/>
        <w:t>V[</w:t>
      </w:r>
      <w:r>
        <w:rPr>
          <w:i/>
          <w:color w:val="008000"/>
        </w:rPr>
        <w:t>uiđa</w:t>
      </w:r>
      <w:r w:rsidRPr="00996BAE">
        <w:rPr>
          <w:color w:val="008000"/>
        </w:rPr>
        <w:t>, sg3]</w:t>
      </w:r>
      <w:r w:rsidRPr="00996BAE">
        <w:rPr>
          <w:color w:val="008000"/>
        </w:rPr>
        <w:tab/>
        <w:t>N[sg.iness.]</w:t>
      </w:r>
    </w:p>
    <w:p w14:paraId="0F9CE04A" w14:textId="5964FED9" w:rsidR="006A64D5" w:rsidRPr="006A64D5" w:rsidRDefault="006A64D5" w:rsidP="003E3257">
      <w:pPr>
        <w:tabs>
          <w:tab w:val="left" w:pos="2268"/>
          <w:tab w:val="left" w:pos="4678"/>
        </w:tabs>
        <w:spacing w:before="40" w:after="120"/>
        <w:rPr>
          <w:caps/>
          <w:color w:val="008000"/>
        </w:rPr>
      </w:pPr>
      <w:r w:rsidRPr="00996BAE">
        <w:rPr>
          <w:caps/>
          <w:color w:val="008000"/>
        </w:rPr>
        <w:t>subj</w:t>
      </w:r>
      <w:r w:rsidRPr="00996BAE">
        <w:rPr>
          <w:caps/>
          <w:color w:val="008000"/>
        </w:rPr>
        <w:tab/>
        <w:t>V</w:t>
      </w:r>
      <w:r w:rsidRPr="00996BAE">
        <w:rPr>
          <w:caps/>
          <w:color w:val="008000"/>
        </w:rPr>
        <w:tab/>
        <w:t>advli</w:t>
      </w:r>
    </w:p>
    <w:p w14:paraId="20A8BE77" w14:textId="267B0C7B" w:rsidR="00B30251" w:rsidRDefault="00B30251" w:rsidP="00BD2A19">
      <w:pPr>
        <w:pStyle w:val="Brdtekst"/>
        <w:spacing w:before="120"/>
      </w:pPr>
      <w:r w:rsidRPr="00A95D68">
        <w:t xml:space="preserve">Näjemä, ette </w:t>
      </w:r>
      <w:r w:rsidR="00313840" w:rsidRPr="00A95D68">
        <w:t>paikka</w:t>
      </w:r>
      <w:r w:rsidRPr="00A95D68">
        <w:t xml:space="preserve">syntaktissa subjekti </w:t>
      </w:r>
      <w:r w:rsidR="0075485B">
        <w:t>(</w:t>
      </w:r>
      <w:r w:rsidRPr="00A95D68">
        <w:t xml:space="preserve">SUBJ) oon syntaktin alussa, sitte tullee verbi </w:t>
      </w:r>
      <w:r w:rsidR="0075485B">
        <w:t>(</w:t>
      </w:r>
      <w:r w:rsidRPr="00A95D68">
        <w:t xml:space="preserve">V) ja </w:t>
      </w:r>
      <w:r w:rsidR="0043564B">
        <w:t>viimisennä</w:t>
      </w:r>
      <w:r w:rsidRPr="00A95D68">
        <w:t xml:space="preserve"> adverbiaali </w:t>
      </w:r>
      <w:r w:rsidR="0075485B">
        <w:t>(</w:t>
      </w:r>
      <w:r w:rsidRPr="00A95D68">
        <w:t xml:space="preserve">ADVLI), </w:t>
      </w:r>
      <w:r w:rsidR="00C57567" w:rsidRPr="00A95D68">
        <w:t>mikä</w:t>
      </w:r>
      <w:r w:rsidRPr="00A95D68">
        <w:t xml:space="preserve"> muistelee, missä paikassa subjekti oon. Subjekti oon syntaktissa nominatiivissa, ja se oon verbin kans kongruensissa eli samassa luvussa ja persoonassa. Adverbiaali oon nomeni </w:t>
      </w:r>
      <w:r w:rsidRPr="007607BE">
        <w:rPr>
          <w:smallCaps/>
        </w:rPr>
        <w:t>ol</w:t>
      </w:r>
      <w:r w:rsidR="006D0345" w:rsidRPr="007607BE">
        <w:rPr>
          <w:smallCaps/>
        </w:rPr>
        <w:t>o</w:t>
      </w:r>
      <w:r w:rsidRPr="007607BE">
        <w:rPr>
          <w:smallCaps/>
        </w:rPr>
        <w:t>kaasuks</w:t>
      </w:r>
      <w:r w:rsidR="007C530F" w:rsidRPr="007607BE">
        <w:rPr>
          <w:smallCaps/>
        </w:rPr>
        <w:t>essa</w:t>
      </w:r>
      <w:r w:rsidR="007C530F" w:rsidRPr="00A95D68">
        <w:t xml:space="preserve"> eli inessiivissä </w:t>
      </w:r>
      <w:r w:rsidR="0075485B">
        <w:t>(</w:t>
      </w:r>
      <w:r w:rsidR="007C530F" w:rsidRPr="00A95D68">
        <w:t>1, 3</w:t>
      </w:r>
      <w:r w:rsidR="00BE010B">
        <w:t>, 4</w:t>
      </w:r>
      <w:r w:rsidR="00624690">
        <w:rPr>
          <w:color w:val="008000"/>
        </w:rPr>
        <w:t>, 7, 8, 11</w:t>
      </w:r>
      <w:r w:rsidR="007C530F" w:rsidRPr="00A95D68">
        <w:t xml:space="preserve">) tahi adessiivissa </w:t>
      </w:r>
      <w:r w:rsidR="0075485B">
        <w:t>(</w:t>
      </w:r>
      <w:r w:rsidR="007C530F" w:rsidRPr="00A95D68">
        <w:t>2</w:t>
      </w:r>
      <w:del w:id="735" w:author="Information Services" w:date="2015-11-10T18:23:00Z">
        <w:r w:rsidR="00624690" w:rsidDel="00624690">
          <w:delText>, 5</w:delText>
        </w:r>
      </w:del>
      <w:r w:rsidR="007C530F" w:rsidRPr="00A95D68">
        <w:t>)</w:t>
      </w:r>
      <w:r w:rsidRPr="00A95D68">
        <w:t>, adposi</w:t>
      </w:r>
      <w:r w:rsidR="00C57567" w:rsidRPr="00A95D68">
        <w:t>suuni</w:t>
      </w:r>
      <w:r w:rsidRPr="00A95D68">
        <w:t>fr</w:t>
      </w:r>
      <w:r w:rsidR="00C57567" w:rsidRPr="00A95D68">
        <w:t>a</w:t>
      </w:r>
      <w:r w:rsidRPr="00A95D68">
        <w:t xml:space="preserve">asi </w:t>
      </w:r>
      <w:r w:rsidR="0075485B">
        <w:t>(</w:t>
      </w:r>
      <w:r w:rsidR="00F850E3">
        <w:t>P</w:t>
      </w:r>
      <w:r w:rsidRPr="00A95D68">
        <w:t>P</w:t>
      </w:r>
      <w:r w:rsidR="006F3256" w:rsidRPr="00A95D68">
        <w:t xml:space="preserve">; </w:t>
      </w:r>
      <w:r w:rsidR="00624690">
        <w:rPr>
          <w:color w:val="008000"/>
        </w:rPr>
        <w:t xml:space="preserve">5, </w:t>
      </w:r>
      <w:r w:rsidR="00BE010B">
        <w:t>6</w:t>
      </w:r>
      <w:r w:rsidR="00624690">
        <w:rPr>
          <w:color w:val="008000"/>
        </w:rPr>
        <w:t>, 10</w:t>
      </w:r>
      <w:r w:rsidR="006F3256" w:rsidRPr="00A95D68">
        <w:t>)</w:t>
      </w:r>
      <w:r w:rsidRPr="00A95D68">
        <w:t xml:space="preserve"> tahi paikkaa ilmoitta</w:t>
      </w:r>
      <w:r w:rsidR="001D4258" w:rsidRPr="00A95D68">
        <w:t>a</w:t>
      </w:r>
      <w:r w:rsidRPr="00A95D68">
        <w:t xml:space="preserve">va adverbi </w:t>
      </w:r>
      <w:r w:rsidR="0075485B">
        <w:t>(</w:t>
      </w:r>
      <w:r w:rsidRPr="00A95D68">
        <w:t>A</w:t>
      </w:r>
      <w:r w:rsidR="00822F1D">
        <w:t>dv</w:t>
      </w:r>
      <w:r w:rsidR="006F3256" w:rsidRPr="00A95D68">
        <w:t xml:space="preserve">; </w:t>
      </w:r>
      <w:r w:rsidR="00BE010B">
        <w:t>7</w:t>
      </w:r>
      <w:r w:rsidR="00624690">
        <w:rPr>
          <w:color w:val="008000"/>
        </w:rPr>
        <w:t>, 9</w:t>
      </w:r>
      <w:r w:rsidR="008E66C3">
        <w:t>).</w:t>
      </w:r>
    </w:p>
    <w:p w14:paraId="2A41FDDB" w14:textId="3220BC8C" w:rsidR="008E66C3" w:rsidRPr="008E66C3" w:rsidRDefault="008E66C3" w:rsidP="00BD2A19">
      <w:pPr>
        <w:pStyle w:val="Brdtekst"/>
        <w:spacing w:before="120"/>
      </w:pPr>
      <w:r>
        <w:t xml:space="preserve">Ko muistelhaan, missä paikassa joku oon, se paikannimet taivutethaan ylheisesti sisäisissä paikkakaasuksissa, ja </w:t>
      </w:r>
      <w:r>
        <w:rPr>
          <w:caps/>
        </w:rPr>
        <w:t>paikka</w:t>
      </w:r>
      <w:r>
        <w:t>-syntaktissa sitte inessiivissä</w:t>
      </w:r>
      <w:r w:rsidR="00BE010B">
        <w:t xml:space="preserve"> (3,</w:t>
      </w:r>
      <w:del w:id="736" w:author="Information Services" w:date="2015-11-10T18:23:00Z">
        <w:r w:rsidR="00BE010B" w:rsidDel="00624690">
          <w:delText xml:space="preserve"> 4</w:delText>
        </w:r>
        <w:r w:rsidR="00624690" w:rsidDel="00624690">
          <w:rPr>
            <w:color w:val="008000"/>
          </w:rPr>
          <w:delText>,</w:delText>
        </w:r>
      </w:del>
      <w:r w:rsidR="00624690">
        <w:rPr>
          <w:color w:val="008000"/>
        </w:rPr>
        <w:t xml:space="preserve"> 8</w:t>
      </w:r>
      <w:r w:rsidR="00BE010B">
        <w:t>)</w:t>
      </w:r>
      <w:r>
        <w:t xml:space="preserve">. </w:t>
      </w:r>
      <w:r w:rsidR="00BE010B">
        <w:t>Muutamista paik</w:t>
      </w:r>
      <w:r w:rsidR="003B1FA4">
        <w:t>an</w:t>
      </w:r>
      <w:r w:rsidR="00BE010B">
        <w:t>nimistä oon kuitenki tavalisempi käyttää</w:t>
      </w:r>
      <w:r w:rsidR="006507B0">
        <w:t>t</w:t>
      </w:r>
      <w:r w:rsidR="00624690">
        <w:t xml:space="preserve"> ulkoissii paikkakaasuksii (</w:t>
      </w:r>
      <w:r w:rsidR="00624690">
        <w:rPr>
          <w:color w:val="008000"/>
        </w:rPr>
        <w:t>4</w:t>
      </w:r>
      <w:r w:rsidR="00BE010B">
        <w:t>).</w:t>
      </w:r>
      <w:r w:rsidR="003B1FA4">
        <w:t xml:space="preserve"> Se pittää aina </w:t>
      </w:r>
      <w:r w:rsidR="00470A0D">
        <w:t>selvittäät</w:t>
      </w:r>
      <w:r w:rsidR="003B1FA4">
        <w:t>, kumppaa paikan ihmiset käytethään, ja sitte kirjoittaat sen jälkhiin. Mutta jos ei tieđä, se oon parempi käyttäät sisäissii paikkakaasuksii.</w:t>
      </w:r>
    </w:p>
    <w:p w14:paraId="2C20BC31" w14:textId="12E99825" w:rsidR="00957EB8" w:rsidRPr="00A95D68" w:rsidRDefault="00AE1D51" w:rsidP="00BD2A19">
      <w:pPr>
        <w:pStyle w:val="Brdtekstinnrykk"/>
        <w:spacing w:before="120"/>
        <w:ind w:left="0"/>
      </w:pPr>
      <w:r w:rsidRPr="00A95D68">
        <w:t>Paikkasyntakti</w:t>
      </w:r>
      <w:r w:rsidR="00B30251" w:rsidRPr="00A95D68">
        <w:t xml:space="preserve"> oon sitte tyyppii:</w:t>
      </w:r>
    </w:p>
    <w:tbl>
      <w:tblPr>
        <w:tblStyle w:val="Tabellrutenett"/>
        <w:tblW w:w="0" w:type="auto"/>
        <w:tblLook w:val="04A0" w:firstRow="1" w:lastRow="0" w:firstColumn="1" w:lastColumn="0" w:noHBand="0" w:noVBand="1"/>
      </w:tblPr>
      <w:tblGrid>
        <w:gridCol w:w="8522"/>
      </w:tblGrid>
      <w:tr w:rsidR="0054778C" w:rsidRPr="00A95D68" w14:paraId="1BEB68AA" w14:textId="77777777" w:rsidTr="0054778C">
        <w:tc>
          <w:tcPr>
            <w:tcW w:w="9279" w:type="dxa"/>
          </w:tcPr>
          <w:p w14:paraId="2FCCDDFC" w14:textId="77777777" w:rsidR="00F904D4" w:rsidRDefault="0054778C" w:rsidP="00BD2A19">
            <w:pPr>
              <w:pStyle w:val="Brdtekstinnrykk"/>
              <w:spacing w:before="120"/>
              <w:ind w:left="0"/>
              <w:rPr>
                <w:smallCaps/>
              </w:rPr>
            </w:pPr>
            <w:r w:rsidRPr="007E6C32">
              <w:rPr>
                <w:caps/>
              </w:rPr>
              <w:t>Paikka</w:t>
            </w:r>
            <w:r w:rsidRPr="00A95D68">
              <w:rPr>
                <w:smallCaps/>
              </w:rPr>
              <w:t>:</w:t>
            </w:r>
          </w:p>
          <w:p w14:paraId="7802BBCC" w14:textId="0D9F354F" w:rsidR="0054778C" w:rsidRPr="00A95D68" w:rsidRDefault="0054778C" w:rsidP="00F850E3">
            <w:pPr>
              <w:pStyle w:val="Brdtekstinnrykk"/>
              <w:spacing w:before="120"/>
              <w:ind w:left="0"/>
            </w:pPr>
            <w:r w:rsidRPr="00A95D68">
              <w:t>SUBJ</w:t>
            </w:r>
            <w:r w:rsidR="000D58D6">
              <w:t>[</w:t>
            </w:r>
            <w:r w:rsidRPr="00A95D68">
              <w:t>N</w:t>
            </w:r>
            <w:r w:rsidR="00F850E3">
              <w:t>P</w:t>
            </w:r>
            <w:r w:rsidR="0040383F">
              <w:t>[nom.]]</w:t>
            </w:r>
            <w:r w:rsidRPr="00A95D68">
              <w:t>+ V</w:t>
            </w:r>
            <w:r w:rsidR="000D58D6">
              <w:t>[oloverbi, subjektikongruensi]</w:t>
            </w:r>
            <w:r w:rsidRPr="00A95D68">
              <w:t xml:space="preserve"> + ADVLI</w:t>
            </w:r>
            <w:r w:rsidR="000D58D6">
              <w:t>[</w:t>
            </w:r>
            <w:r w:rsidRPr="00A95D68">
              <w:t>N</w:t>
            </w:r>
            <w:r w:rsidR="00F850E3">
              <w:t>P[iness./adess.]/P</w:t>
            </w:r>
            <w:r w:rsidRPr="00A95D68">
              <w:t>P/A</w:t>
            </w:r>
            <w:r w:rsidR="00F850E3">
              <w:t>dvP</w:t>
            </w:r>
            <w:r w:rsidR="000D58D6">
              <w:rPr>
                <w:b/>
              </w:rPr>
              <w:t>]</w:t>
            </w:r>
          </w:p>
        </w:tc>
      </w:tr>
    </w:tbl>
    <w:p w14:paraId="6E762879" w14:textId="026C6AC2" w:rsidR="00B30251" w:rsidRPr="00A95D68" w:rsidRDefault="00B30251" w:rsidP="00BD2A19">
      <w:pPr>
        <w:pStyle w:val="Brdtekst"/>
        <w:spacing w:before="120"/>
      </w:pPr>
      <w:bookmarkStart w:id="737" w:name="_4.2.1.2._Eksistenssi"/>
      <w:bookmarkStart w:id="738" w:name="_4.2.1.2._Eksistenssi_1"/>
      <w:bookmarkStart w:id="739" w:name="_4.2.1.2._Eksistenssi_2"/>
      <w:bookmarkStart w:id="740" w:name="verbifraasilokattii"/>
      <w:bookmarkStart w:id="741" w:name="_Toc84997974"/>
      <w:bookmarkEnd w:id="737"/>
      <w:bookmarkEnd w:id="738"/>
      <w:bookmarkEnd w:id="739"/>
      <w:bookmarkEnd w:id="740"/>
      <w:r w:rsidRPr="00A95D68">
        <w:t xml:space="preserve">Sammaa kaavaa oon kans semmoiset syntaktit, missä verbinä oon </w:t>
      </w:r>
      <w:r w:rsidR="0064475E" w:rsidRPr="00A95D68">
        <w:t>oloverb</w:t>
      </w:r>
      <w:r w:rsidRPr="00A95D68">
        <w:t xml:space="preserve">i ja toisena </w:t>
      </w:r>
      <w:r w:rsidR="002B27B2">
        <w:t>komplement</w:t>
      </w:r>
      <w:r w:rsidRPr="00A95D68">
        <w:t xml:space="preserve">tina eli </w:t>
      </w:r>
      <w:r w:rsidR="000F0DCA">
        <w:t>adverbiaalinna</w:t>
      </w:r>
      <w:r w:rsidR="00BA3CD8" w:rsidRPr="00A95D68">
        <w:t xml:space="preserve"> </w:t>
      </w:r>
      <w:r w:rsidR="00D92A93">
        <w:t>3. inf</w:t>
      </w:r>
      <w:r w:rsidR="00F877EE">
        <w:t xml:space="preserve">initiivin inessiivi </w:t>
      </w:r>
      <w:r w:rsidR="0075485B">
        <w:t>(</w:t>
      </w:r>
      <w:r w:rsidR="00321550">
        <w:rPr>
          <w:color w:val="008000"/>
        </w:rPr>
        <w:t>13</w:t>
      </w:r>
      <w:r w:rsidR="00BA3CD8" w:rsidRPr="00A95D68">
        <w:t>).</w:t>
      </w:r>
    </w:p>
    <w:p w14:paraId="45FB94CE" w14:textId="0955CFCC" w:rsidR="00B30251" w:rsidRPr="00A95D68" w:rsidRDefault="0075485B" w:rsidP="00B72281">
      <w:pPr>
        <w:tabs>
          <w:tab w:val="left" w:pos="2268"/>
          <w:tab w:val="left" w:pos="4678"/>
        </w:tabs>
        <w:spacing w:before="120" w:after="40"/>
      </w:pPr>
      <w:r>
        <w:t>(</w:t>
      </w:r>
      <w:r w:rsidR="00E369F1" w:rsidRPr="007608DB">
        <w:rPr>
          <w:color w:val="008000"/>
        </w:rPr>
        <w:t>13</w:t>
      </w:r>
      <w:r w:rsidR="00AD3145" w:rsidRPr="00A95D68">
        <w:t xml:space="preserve">) </w:t>
      </w:r>
      <w:r w:rsidR="00B30251" w:rsidRPr="00A95D68">
        <w:t>Perunka</w:t>
      </w:r>
      <w:r w:rsidR="00B30251" w:rsidRPr="00A95D68">
        <w:tab/>
        <w:t>istui</w:t>
      </w:r>
      <w:r w:rsidR="00B30251" w:rsidRPr="00A95D68">
        <w:tab/>
        <w:t>[lukemassa Bibliaa].</w:t>
      </w:r>
    </w:p>
    <w:p w14:paraId="5F887D93" w14:textId="19E5A117" w:rsidR="00B30251" w:rsidRPr="00A95D68" w:rsidRDefault="0040383F" w:rsidP="00B72281">
      <w:pPr>
        <w:tabs>
          <w:tab w:val="left" w:pos="2268"/>
          <w:tab w:val="left" w:pos="4678"/>
        </w:tabs>
        <w:spacing w:before="40" w:after="40"/>
      </w:pPr>
      <w:r>
        <w:t>N</w:t>
      </w:r>
      <w:r w:rsidR="00B30251" w:rsidRPr="00A95D68">
        <w:t>[sg.nom.]</w:t>
      </w:r>
      <w:r w:rsidR="00B30251" w:rsidRPr="00A95D68">
        <w:tab/>
        <w:t>V[</w:t>
      </w:r>
      <w:r w:rsidR="00B30251" w:rsidRPr="00141306">
        <w:rPr>
          <w:i/>
        </w:rPr>
        <w:t>istuut</w:t>
      </w:r>
      <w:r w:rsidR="00B30251" w:rsidRPr="00A95D68">
        <w:t xml:space="preserve">, </w:t>
      </w:r>
      <w:r w:rsidR="001337F6">
        <w:t>sg3</w:t>
      </w:r>
      <w:r w:rsidR="00B30251" w:rsidRPr="00A95D68">
        <w:t>]</w:t>
      </w:r>
      <w:r w:rsidR="00B30251" w:rsidRPr="00A95D68">
        <w:tab/>
        <w:t>VP[</w:t>
      </w:r>
      <w:r w:rsidR="00F84AA8">
        <w:t>3.inf.</w:t>
      </w:r>
      <w:r w:rsidR="00B30251" w:rsidRPr="00A95D68">
        <w:t xml:space="preserve"> iness. + N]</w:t>
      </w:r>
    </w:p>
    <w:p w14:paraId="2D6A2065" w14:textId="3BCDD606" w:rsidR="00B30251" w:rsidRDefault="00B30251" w:rsidP="00B72281">
      <w:pPr>
        <w:tabs>
          <w:tab w:val="left" w:pos="2268"/>
          <w:tab w:val="left" w:pos="4678"/>
        </w:tabs>
        <w:spacing w:before="40" w:after="120"/>
      </w:pPr>
      <w:r w:rsidRPr="00A95D68">
        <w:t>SUBJ</w:t>
      </w:r>
      <w:r w:rsidRPr="00A95D68">
        <w:tab/>
        <w:t>V</w:t>
      </w:r>
      <w:r w:rsidRPr="00A95D68">
        <w:tab/>
        <w:t>ADVLI[V + OBJ]</w:t>
      </w:r>
    </w:p>
    <w:p w14:paraId="63578A50" w14:textId="5F85FA0F" w:rsidR="00321550" w:rsidRDefault="00321550" w:rsidP="00B72281">
      <w:pPr>
        <w:tabs>
          <w:tab w:val="left" w:pos="2268"/>
          <w:tab w:val="left" w:pos="4678"/>
        </w:tabs>
        <w:spacing w:before="40" w:after="120"/>
        <w:rPr>
          <w:color w:val="008000"/>
        </w:rPr>
      </w:pPr>
      <w:r>
        <w:rPr>
          <w:color w:val="008000"/>
        </w:rPr>
        <w:t>Tämmöisessa struktuurissaki saattaa verbinä olla liiketverbi (14):</w:t>
      </w:r>
    </w:p>
    <w:p w14:paraId="2847A4B2" w14:textId="17B00FF2" w:rsidR="00321550" w:rsidRPr="00321550" w:rsidRDefault="00321550" w:rsidP="00B72281">
      <w:pPr>
        <w:tabs>
          <w:tab w:val="left" w:pos="2268"/>
          <w:tab w:val="left" w:pos="4678"/>
        </w:tabs>
        <w:spacing w:before="40" w:after="120"/>
        <w:rPr>
          <w:color w:val="008000"/>
        </w:rPr>
      </w:pPr>
      <w:r>
        <w:rPr>
          <w:color w:val="008000"/>
        </w:rPr>
        <w:t>(14) Lantalaiset kulkivat nuottimassa Varenkinvuonossa.</w:t>
      </w:r>
    </w:p>
    <w:p w14:paraId="5EDDA56A" w14:textId="02012D06" w:rsidR="00B30251" w:rsidRDefault="00B30251" w:rsidP="00BD2A19">
      <w:pPr>
        <w:pStyle w:val="Brdtekst"/>
        <w:spacing w:before="120"/>
      </w:pPr>
      <w:r w:rsidRPr="00A95D68">
        <w:lastRenderedPageBreak/>
        <w:t xml:space="preserve">Nämät muistutethaan semmoissii modaalissii syntaktiita, mikkä </w:t>
      </w:r>
      <w:r w:rsidR="00A877A5" w:rsidRPr="00A95D68">
        <w:t>rajathaan aikkaa</w:t>
      </w:r>
      <w:r w:rsidRPr="00A95D68">
        <w:t>. Katto kohtaa</w:t>
      </w:r>
      <w:r w:rsidR="00237006" w:rsidRPr="00A95D68">
        <w:t xml:space="preserve"> 4.4.3</w:t>
      </w:r>
      <w:r w:rsidR="000A6CB4" w:rsidRPr="00A95D68">
        <w:t xml:space="preserve"> </w:t>
      </w:r>
      <w:r w:rsidR="000A6CB4" w:rsidRPr="00B72281">
        <w:t>Aspektuaaliset syntaktit</w:t>
      </w:r>
      <w:r w:rsidRPr="00A95D68">
        <w:t>.</w:t>
      </w:r>
    </w:p>
    <w:p w14:paraId="719B7929" w14:textId="4972449B" w:rsidR="008575DE" w:rsidDel="008575DE" w:rsidRDefault="008575DE" w:rsidP="008575DE">
      <w:pPr>
        <w:pStyle w:val="Brdtekst"/>
        <w:tabs>
          <w:tab w:val="left" w:pos="1350"/>
          <w:tab w:val="left" w:pos="2880"/>
        </w:tabs>
        <w:spacing w:before="120"/>
        <w:rPr>
          <w:del w:id="742" w:author="Information Services" w:date="2015-11-20T14:31:00Z"/>
        </w:rPr>
      </w:pPr>
      <w:del w:id="743" w:author="Information Services" w:date="2015-11-20T14:31:00Z">
        <w:r w:rsidDel="008575DE">
          <w:delText>(</w:delText>
        </w:r>
        <w:r w:rsidRPr="007608DB" w:rsidDel="008575DE">
          <w:rPr>
            <w:color w:val="008000"/>
          </w:rPr>
          <w:delText>15</w:delText>
        </w:r>
        <w:r w:rsidDel="008575DE">
          <w:delText>) Muori</w:delText>
        </w:r>
        <w:r w:rsidDel="008575DE">
          <w:tab/>
          <w:delText>jäi</w:delText>
        </w:r>
        <w:r w:rsidDel="008575DE">
          <w:tab/>
          <w:delText>turturhiin.</w:delText>
        </w:r>
      </w:del>
    </w:p>
    <w:p w14:paraId="7483FF32" w14:textId="1179C59B" w:rsidR="008575DE" w:rsidDel="008575DE" w:rsidRDefault="008575DE" w:rsidP="008575DE">
      <w:pPr>
        <w:pStyle w:val="Brdtekst"/>
        <w:tabs>
          <w:tab w:val="left" w:pos="1350"/>
          <w:tab w:val="left" w:pos="2880"/>
        </w:tabs>
        <w:spacing w:before="120"/>
        <w:rPr>
          <w:del w:id="744" w:author="Information Services" w:date="2015-11-20T14:31:00Z"/>
        </w:rPr>
      </w:pPr>
      <w:del w:id="745" w:author="Information Services" w:date="2015-11-20T14:31:00Z">
        <w:r w:rsidDel="008575DE">
          <w:delText>N[sg.nom.]</w:delText>
        </w:r>
        <w:r w:rsidDel="008575DE">
          <w:tab/>
          <w:delText>V[</w:delText>
        </w:r>
        <w:r w:rsidRPr="00141306" w:rsidDel="008575DE">
          <w:rPr>
            <w:i/>
          </w:rPr>
          <w:delText>jääđä</w:delText>
        </w:r>
        <w:r w:rsidDel="008575DE">
          <w:delText>, sg3]</w:delText>
        </w:r>
        <w:r w:rsidDel="008575DE">
          <w:tab/>
          <w:delText>N[sg.ill.]</w:delText>
        </w:r>
      </w:del>
    </w:p>
    <w:p w14:paraId="1006D80F" w14:textId="66085B79" w:rsidR="008575DE" w:rsidDel="008575DE" w:rsidRDefault="008575DE" w:rsidP="008575DE">
      <w:pPr>
        <w:pStyle w:val="Brdtekst"/>
        <w:tabs>
          <w:tab w:val="left" w:pos="1350"/>
          <w:tab w:val="left" w:pos="2880"/>
        </w:tabs>
        <w:spacing w:before="120"/>
        <w:rPr>
          <w:del w:id="746" w:author="Information Services" w:date="2015-11-20T14:31:00Z"/>
        </w:rPr>
      </w:pPr>
      <w:del w:id="747" w:author="Information Services" w:date="2015-11-20T14:31:00Z">
        <w:r w:rsidDel="008575DE">
          <w:delText>SUBJ</w:delText>
        </w:r>
        <w:r w:rsidDel="008575DE">
          <w:tab/>
          <w:delText>V</w:delText>
        </w:r>
        <w:r w:rsidDel="008575DE">
          <w:tab/>
          <w:delText>ADVLI</w:delText>
        </w:r>
      </w:del>
    </w:p>
    <w:p w14:paraId="781FBE94" w14:textId="43A35340" w:rsidR="00040CCD" w:rsidRPr="003557B6" w:rsidRDefault="00040CCD" w:rsidP="003557B6">
      <w:pPr>
        <w:pStyle w:val="Overskrift4"/>
        <w:rPr>
          <w:caps/>
        </w:rPr>
      </w:pPr>
      <w:bookmarkStart w:id="748" w:name="_Liiket"/>
      <w:bookmarkStart w:id="749" w:name="_Liiket_1"/>
      <w:bookmarkStart w:id="750" w:name="_Toc198266849"/>
      <w:bookmarkStart w:id="751" w:name="_Toc209168601"/>
      <w:bookmarkStart w:id="752" w:name="_Toc241129234"/>
      <w:bookmarkStart w:id="753" w:name="_Toc311273755"/>
      <w:bookmarkEnd w:id="748"/>
      <w:bookmarkEnd w:id="749"/>
      <w:r w:rsidRPr="003557B6">
        <w:rPr>
          <w:caps/>
        </w:rPr>
        <w:t>Liiket</w:t>
      </w:r>
      <w:bookmarkEnd w:id="750"/>
      <w:bookmarkEnd w:id="751"/>
      <w:bookmarkEnd w:id="752"/>
      <w:bookmarkEnd w:id="753"/>
    </w:p>
    <w:p w14:paraId="74DF2342" w14:textId="761D4A9D" w:rsidR="00040CCD" w:rsidRPr="00A95D68" w:rsidRDefault="00040CCD" w:rsidP="00BD2A19">
      <w:pPr>
        <w:pStyle w:val="Brdtekst"/>
        <w:spacing w:before="120"/>
      </w:pPr>
      <w:r w:rsidRPr="00261EB9">
        <w:rPr>
          <w:caps/>
        </w:rPr>
        <w:t>Liiket</w:t>
      </w:r>
      <w:r w:rsidR="0058739C" w:rsidRPr="00A95D68">
        <w:t>-</w:t>
      </w:r>
      <w:r w:rsidRPr="00A95D68">
        <w:t xml:space="preserve">syntakti </w:t>
      </w:r>
      <w:r w:rsidR="005D1C54">
        <w:t xml:space="preserve">oon lokatiivinen syntakti, mikä </w:t>
      </w:r>
      <w:r w:rsidRPr="00A95D68">
        <w:t xml:space="preserve">muistelee, ette joku kulkkee </w:t>
      </w:r>
      <w:r w:rsidR="005E2686">
        <w:t xml:space="preserve">eli liikkuu </w:t>
      </w:r>
      <w:r w:rsidRPr="00A95D68">
        <w:t xml:space="preserve">jostaki eli johonki. Verbiksi soppii mikä tahansa </w:t>
      </w:r>
      <w:r w:rsidRPr="001E4C42">
        <w:rPr>
          <w:smallCaps/>
        </w:rPr>
        <w:t>liik</w:t>
      </w:r>
      <w:r w:rsidR="00931559" w:rsidRPr="001E4C42">
        <w:rPr>
          <w:smallCaps/>
        </w:rPr>
        <w:t>e</w:t>
      </w:r>
      <w:r w:rsidR="002E2FEE" w:rsidRPr="001E4C42">
        <w:rPr>
          <w:smallCaps/>
        </w:rPr>
        <w:t>t</w:t>
      </w:r>
      <w:r w:rsidRPr="001E4C42">
        <w:rPr>
          <w:smallCaps/>
        </w:rPr>
        <w:t>verbi</w:t>
      </w:r>
      <w:r w:rsidR="00470A0D">
        <w:t xml:space="preserve"> eli verbi, jolla ilmoitethaan</w:t>
      </w:r>
      <w:r w:rsidRPr="00A95D68">
        <w:t xml:space="preserve"> ette joku liikkuu. Tavaliset verbit oon esimerkiksi </w:t>
      </w:r>
      <w:r w:rsidRPr="00A00E4F">
        <w:rPr>
          <w:i/>
        </w:rPr>
        <w:t>tulla</w:t>
      </w:r>
      <w:r w:rsidR="0075485B" w:rsidRPr="0075485B">
        <w:t>,</w:t>
      </w:r>
      <w:r w:rsidRPr="00A00E4F">
        <w:rPr>
          <w:i/>
        </w:rPr>
        <w:t xml:space="preserve"> mennä</w:t>
      </w:r>
      <w:r w:rsidR="001061D0">
        <w:t xml:space="preserve"> ja</w:t>
      </w:r>
      <w:r w:rsidRPr="00A00E4F">
        <w:rPr>
          <w:i/>
        </w:rPr>
        <w:t xml:space="preserve"> lähteet </w:t>
      </w:r>
      <w:r w:rsidR="00BA1173" w:rsidRPr="00BA1173">
        <w:t>~</w:t>
      </w:r>
      <w:r w:rsidR="008B5524" w:rsidRPr="00A00E4F">
        <w:rPr>
          <w:i/>
        </w:rPr>
        <w:t xml:space="preserve"> lähte</w:t>
      </w:r>
      <w:r w:rsidR="0021644E" w:rsidRPr="00A00E4F">
        <w:rPr>
          <w:i/>
        </w:rPr>
        <w:t>ä</w:t>
      </w:r>
      <w:r w:rsidR="0075485B" w:rsidRPr="0075485B">
        <w:t>(</w:t>
      </w:r>
      <w:r w:rsidR="008B5524" w:rsidRPr="00A00E4F">
        <w:rPr>
          <w:i/>
        </w:rPr>
        <w:t>t</w:t>
      </w:r>
      <w:r w:rsidR="0075485B" w:rsidRPr="0075485B">
        <w:t>)</w:t>
      </w:r>
      <w:r w:rsidR="008B5524" w:rsidRPr="00A00E4F">
        <w:rPr>
          <w:i/>
        </w:rPr>
        <w:t xml:space="preserve"> </w:t>
      </w:r>
      <w:r w:rsidR="00BA1173" w:rsidRPr="00BA1173">
        <w:t>~</w:t>
      </w:r>
      <w:r w:rsidR="008B5524" w:rsidRPr="00A00E4F">
        <w:rPr>
          <w:i/>
        </w:rPr>
        <w:t xml:space="preserve"> lähtiä</w:t>
      </w:r>
      <w:r w:rsidR="001061D0">
        <w:t>.</w:t>
      </w:r>
      <w:r w:rsidR="00470A0D">
        <w:t xml:space="preserve"> Verbi</w:t>
      </w:r>
      <w:r w:rsidRPr="00A95D68">
        <w:t xml:space="preserve">n </w:t>
      </w:r>
      <w:r w:rsidR="002B27B2">
        <w:t>komplement</w:t>
      </w:r>
      <w:r w:rsidRPr="00A95D68">
        <w:t xml:space="preserve">tina oon subjektin lisäksi adverbiaali, mikä muistelee, mistä eli mihin liikuthaan. </w:t>
      </w:r>
      <w:r w:rsidR="0064475E" w:rsidRPr="00A95D68">
        <w:t>Oloverb</w:t>
      </w:r>
      <w:r w:rsidRPr="00A95D68">
        <w:t>iki saattaa muutamisti saađa liik</w:t>
      </w:r>
      <w:r w:rsidR="002E2FEE" w:rsidRPr="00A95D68">
        <w:t>et</w:t>
      </w:r>
      <w:r w:rsidRPr="00A95D68">
        <w:t xml:space="preserve">verbin </w:t>
      </w:r>
      <w:r w:rsidR="001C5CF2" w:rsidRPr="00A95D68">
        <w:t>funksuuni</w:t>
      </w:r>
      <w:r w:rsidRPr="00A95D68">
        <w:t xml:space="preserve">n, niin ko alapuolela verbi </w:t>
      </w:r>
      <w:r w:rsidRPr="00A00E4F">
        <w:rPr>
          <w:i/>
        </w:rPr>
        <w:t>istuut</w:t>
      </w:r>
      <w:r w:rsidR="003421A9" w:rsidRPr="00A00E4F">
        <w:rPr>
          <w:i/>
        </w:rPr>
        <w:t xml:space="preserve"> </w:t>
      </w:r>
      <w:r w:rsidR="00BA1173" w:rsidRPr="00BA1173">
        <w:t>~</w:t>
      </w:r>
      <w:r w:rsidR="003421A9" w:rsidRPr="00A00E4F">
        <w:rPr>
          <w:i/>
        </w:rPr>
        <w:t xml:space="preserve"> istua</w:t>
      </w:r>
      <w:r w:rsidR="0075485B" w:rsidRPr="0075485B">
        <w:t>(</w:t>
      </w:r>
      <w:r w:rsidR="003421A9" w:rsidRPr="00A00E4F">
        <w:rPr>
          <w:i/>
        </w:rPr>
        <w:t>t</w:t>
      </w:r>
      <w:r w:rsidR="0075485B" w:rsidRPr="0075485B">
        <w:t>)</w:t>
      </w:r>
      <w:r w:rsidR="0099211B">
        <w:rPr>
          <w:i/>
        </w:rPr>
        <w:t xml:space="preserve"> </w:t>
      </w:r>
      <w:r w:rsidR="0075485B">
        <w:t>(</w:t>
      </w:r>
      <w:r w:rsidR="0099211B">
        <w:t>6)</w:t>
      </w:r>
      <w:r w:rsidR="001B127A" w:rsidRPr="001B127A">
        <w:t>.</w:t>
      </w:r>
    </w:p>
    <w:p w14:paraId="36F6F968" w14:textId="5E21AD90" w:rsidR="00040CCD" w:rsidRPr="00A95D68" w:rsidRDefault="0075485B" w:rsidP="00BD2A19">
      <w:pPr>
        <w:tabs>
          <w:tab w:val="left" w:pos="2268"/>
          <w:tab w:val="left" w:pos="4536"/>
        </w:tabs>
        <w:spacing w:before="120" w:after="40"/>
      </w:pPr>
      <w:r>
        <w:t>(</w:t>
      </w:r>
      <w:r w:rsidR="00F23E0B" w:rsidRPr="00A95D68">
        <w:t xml:space="preserve">1) </w:t>
      </w:r>
      <w:r w:rsidR="00040CCD" w:rsidRPr="00A95D68">
        <w:t>Met</w:t>
      </w:r>
      <w:r w:rsidR="00040CCD" w:rsidRPr="00A95D68">
        <w:tab/>
        <w:t>menemä</w:t>
      </w:r>
      <w:r w:rsidR="00040CCD" w:rsidRPr="00A95D68">
        <w:tab/>
      </w:r>
      <w:r w:rsidR="00C12932" w:rsidRPr="00A95D68">
        <w:t>Tromsshaan</w:t>
      </w:r>
      <w:r w:rsidR="00040CCD" w:rsidRPr="00A95D68">
        <w:t>.</w:t>
      </w:r>
    </w:p>
    <w:p w14:paraId="3BCAE42C" w14:textId="785ED85B" w:rsidR="00040CCD" w:rsidRPr="00A95D68" w:rsidRDefault="00A56B4C" w:rsidP="00BD2A19">
      <w:pPr>
        <w:tabs>
          <w:tab w:val="left" w:pos="2268"/>
          <w:tab w:val="left" w:pos="4536"/>
        </w:tabs>
        <w:spacing w:before="40" w:after="40"/>
      </w:pPr>
      <w:r w:rsidRPr="00A56B4C">
        <w:t>Pron</w:t>
      </w:r>
      <w:r w:rsidR="00040CCD" w:rsidRPr="00A95D68">
        <w:t>[</w:t>
      </w:r>
      <w:r w:rsidR="001337F6">
        <w:t>pl1</w:t>
      </w:r>
      <w:r w:rsidR="00040CCD" w:rsidRPr="00A95D68">
        <w:t>, nom.]</w:t>
      </w:r>
      <w:r w:rsidR="00040CCD" w:rsidRPr="00A95D68">
        <w:tab/>
        <w:t>V[</w:t>
      </w:r>
      <w:r w:rsidR="00040CCD" w:rsidRPr="008933BC">
        <w:rPr>
          <w:i/>
        </w:rPr>
        <w:t>mennä</w:t>
      </w:r>
      <w:r w:rsidR="00040CCD" w:rsidRPr="00A95D68">
        <w:t xml:space="preserve">, </w:t>
      </w:r>
      <w:r w:rsidR="001337F6">
        <w:t>pl1</w:t>
      </w:r>
      <w:r w:rsidR="00040CCD" w:rsidRPr="00A95D68">
        <w:t>]</w:t>
      </w:r>
      <w:r w:rsidR="00040CCD" w:rsidRPr="00A95D68">
        <w:tab/>
        <w:t>N[</w:t>
      </w:r>
      <w:r w:rsidR="006C1D44">
        <w:t>sg.</w:t>
      </w:r>
      <w:r w:rsidR="00A97B87">
        <w:t>ill.</w:t>
      </w:r>
      <w:r w:rsidR="00040CCD" w:rsidRPr="00A95D68">
        <w:t>]</w:t>
      </w:r>
    </w:p>
    <w:p w14:paraId="71A03A35" w14:textId="77777777" w:rsidR="00040CCD" w:rsidRPr="00A95D68" w:rsidRDefault="00040CCD" w:rsidP="00BD2A19">
      <w:pPr>
        <w:tabs>
          <w:tab w:val="left" w:pos="2268"/>
          <w:tab w:val="left" w:pos="4536"/>
        </w:tabs>
        <w:spacing w:before="40" w:after="120"/>
      </w:pPr>
      <w:r w:rsidRPr="00A95D68">
        <w:t>SUBJ</w:t>
      </w:r>
      <w:r w:rsidRPr="00A95D68">
        <w:tab/>
        <w:t>V</w:t>
      </w:r>
      <w:r w:rsidRPr="00A95D68">
        <w:tab/>
        <w:t>ADVLI</w:t>
      </w:r>
    </w:p>
    <w:p w14:paraId="7397ED93" w14:textId="6BF86A7E" w:rsidR="00790499" w:rsidRPr="00A95D68" w:rsidRDefault="0075485B" w:rsidP="00BD2A19">
      <w:pPr>
        <w:tabs>
          <w:tab w:val="left" w:pos="2268"/>
          <w:tab w:val="left" w:pos="4536"/>
        </w:tabs>
        <w:spacing w:before="120" w:after="40"/>
      </w:pPr>
      <w:r>
        <w:t>(</w:t>
      </w:r>
      <w:r w:rsidR="00F23E0B" w:rsidRPr="00A95D68">
        <w:t xml:space="preserve">2) </w:t>
      </w:r>
      <w:r w:rsidR="00790499" w:rsidRPr="00A95D68">
        <w:t>Met</w:t>
      </w:r>
      <w:r w:rsidR="00790499" w:rsidRPr="00A95D68">
        <w:tab/>
        <w:t>lähđemä</w:t>
      </w:r>
      <w:r w:rsidR="00790499" w:rsidRPr="00A95D68">
        <w:tab/>
      </w:r>
      <w:r w:rsidR="00C21D05" w:rsidRPr="00A95D68">
        <w:t>rannale</w:t>
      </w:r>
      <w:r w:rsidR="00790499" w:rsidRPr="00A95D68">
        <w:t>.</w:t>
      </w:r>
    </w:p>
    <w:p w14:paraId="268206E8" w14:textId="5AA4327D" w:rsidR="00790499" w:rsidRPr="00A95D68" w:rsidRDefault="00A56B4C" w:rsidP="00BD2A19">
      <w:pPr>
        <w:tabs>
          <w:tab w:val="left" w:pos="2268"/>
          <w:tab w:val="left" w:pos="4536"/>
        </w:tabs>
        <w:spacing w:before="40" w:after="40"/>
      </w:pPr>
      <w:r w:rsidRPr="00A56B4C">
        <w:t>Pron</w:t>
      </w:r>
      <w:r w:rsidR="00790499" w:rsidRPr="00A95D68">
        <w:t>[</w:t>
      </w:r>
      <w:r w:rsidR="001337F6">
        <w:t>pl1</w:t>
      </w:r>
      <w:r w:rsidR="00790499" w:rsidRPr="00A95D68">
        <w:t>, nom.]</w:t>
      </w:r>
      <w:r w:rsidR="00790499" w:rsidRPr="00A95D68">
        <w:tab/>
        <w:t>V[</w:t>
      </w:r>
      <w:r w:rsidR="00790499" w:rsidRPr="008933BC">
        <w:rPr>
          <w:i/>
        </w:rPr>
        <w:t>lähteet</w:t>
      </w:r>
      <w:r w:rsidR="00790499" w:rsidRPr="00A95D68">
        <w:t xml:space="preserve">, </w:t>
      </w:r>
      <w:r w:rsidR="001337F6">
        <w:t>pl1</w:t>
      </w:r>
      <w:r w:rsidR="00790499" w:rsidRPr="00A95D68">
        <w:t>]</w:t>
      </w:r>
      <w:r w:rsidR="00790499" w:rsidRPr="00A95D68">
        <w:tab/>
        <w:t>N[</w:t>
      </w:r>
      <w:r w:rsidR="00685298">
        <w:t>sg.all.</w:t>
      </w:r>
      <w:r w:rsidR="00790499" w:rsidRPr="00A95D68">
        <w:t>]</w:t>
      </w:r>
    </w:p>
    <w:p w14:paraId="654FB856" w14:textId="77777777" w:rsidR="00790499" w:rsidRPr="00A95D68" w:rsidRDefault="00790499" w:rsidP="00BD2A19">
      <w:pPr>
        <w:tabs>
          <w:tab w:val="left" w:pos="2268"/>
          <w:tab w:val="left" w:pos="4536"/>
        </w:tabs>
        <w:spacing w:before="40" w:after="120"/>
      </w:pPr>
      <w:r w:rsidRPr="00A95D68">
        <w:t>SUBJ</w:t>
      </w:r>
      <w:r w:rsidRPr="00A95D68">
        <w:tab/>
        <w:t>V</w:t>
      </w:r>
      <w:r w:rsidRPr="00A95D68">
        <w:tab/>
        <w:t>ADVLI</w:t>
      </w:r>
    </w:p>
    <w:p w14:paraId="2C0A949E" w14:textId="6FFF27A8" w:rsidR="00040CCD" w:rsidRPr="00A95D68" w:rsidRDefault="0075485B" w:rsidP="00BD2A19">
      <w:pPr>
        <w:tabs>
          <w:tab w:val="left" w:pos="2268"/>
          <w:tab w:val="left" w:pos="4536"/>
        </w:tabs>
        <w:spacing w:before="120" w:after="40"/>
      </w:pPr>
      <w:r>
        <w:t>(</w:t>
      </w:r>
      <w:r w:rsidR="00CB5B30" w:rsidRPr="00A95D68">
        <w:t>3</w:t>
      </w:r>
      <w:r w:rsidR="005135EC" w:rsidRPr="00A95D68">
        <w:t xml:space="preserve">) </w:t>
      </w:r>
      <w:r w:rsidR="00040CCD" w:rsidRPr="00A95D68">
        <w:t>Nilla</w:t>
      </w:r>
      <w:r w:rsidR="00040CCD" w:rsidRPr="00A95D68">
        <w:tab/>
        <w:t>likeni</w:t>
      </w:r>
      <w:r w:rsidR="00040CCD" w:rsidRPr="00A95D68">
        <w:tab/>
        <w:t>Aaronniemestä.</w:t>
      </w:r>
    </w:p>
    <w:p w14:paraId="2CF4337D" w14:textId="1E42C672" w:rsidR="00040CCD" w:rsidRPr="00A95D68" w:rsidRDefault="00040CCD" w:rsidP="00BD2A19">
      <w:pPr>
        <w:tabs>
          <w:tab w:val="left" w:pos="2268"/>
          <w:tab w:val="left" w:pos="4536"/>
        </w:tabs>
        <w:spacing w:before="40" w:after="40"/>
      </w:pPr>
      <w:r w:rsidRPr="00A95D68">
        <w:t>N[</w:t>
      </w:r>
      <w:r w:rsidR="00581645" w:rsidRPr="00A95D68">
        <w:t>sg.nom.</w:t>
      </w:r>
      <w:r w:rsidRPr="00A95D68">
        <w:t>]</w:t>
      </w:r>
      <w:r w:rsidRPr="00A95D68">
        <w:tab/>
        <w:t>V[</w:t>
      </w:r>
      <w:r w:rsidRPr="008933BC">
        <w:rPr>
          <w:i/>
        </w:rPr>
        <w:t>li</w:t>
      </w:r>
      <w:r w:rsidR="008933BC" w:rsidRPr="008933BC">
        <w:rPr>
          <w:i/>
        </w:rPr>
        <w:t>j</w:t>
      </w:r>
      <w:r w:rsidRPr="008933BC">
        <w:rPr>
          <w:i/>
        </w:rPr>
        <w:t>etä</w:t>
      </w:r>
      <w:r w:rsidRPr="00A95D68">
        <w:t xml:space="preserve">, </w:t>
      </w:r>
      <w:r w:rsidR="001337F6">
        <w:t>sg3</w:t>
      </w:r>
      <w:r w:rsidRPr="00A95D68">
        <w:t>]</w:t>
      </w:r>
      <w:r w:rsidRPr="00A95D68">
        <w:tab/>
        <w:t>N[</w:t>
      </w:r>
      <w:r w:rsidR="006C1D44">
        <w:t>sg.</w:t>
      </w:r>
      <w:r w:rsidRPr="00A95D68">
        <w:t>elat.]</w:t>
      </w:r>
    </w:p>
    <w:p w14:paraId="2F67FDD4" w14:textId="77777777" w:rsidR="00040CCD" w:rsidRPr="00A95D68" w:rsidRDefault="00040CCD" w:rsidP="00BD2A19">
      <w:pPr>
        <w:tabs>
          <w:tab w:val="left" w:pos="2268"/>
          <w:tab w:val="left" w:pos="4536"/>
        </w:tabs>
        <w:spacing w:before="40" w:after="120"/>
      </w:pPr>
      <w:r w:rsidRPr="00A95D68">
        <w:t>SUBJ</w:t>
      </w:r>
      <w:r w:rsidRPr="00A95D68">
        <w:tab/>
        <w:t>V</w:t>
      </w:r>
      <w:r w:rsidRPr="00A95D68">
        <w:tab/>
        <w:t>ADVLI</w:t>
      </w:r>
    </w:p>
    <w:p w14:paraId="4381896E" w14:textId="510FBB84" w:rsidR="00040CCD" w:rsidRPr="00A95D68" w:rsidRDefault="0075485B" w:rsidP="00BD2A19">
      <w:pPr>
        <w:tabs>
          <w:tab w:val="left" w:pos="2268"/>
          <w:tab w:val="left" w:pos="4536"/>
        </w:tabs>
        <w:spacing w:before="120" w:after="120"/>
      </w:pPr>
      <w:r>
        <w:t>(</w:t>
      </w:r>
      <w:r w:rsidR="00E369F1">
        <w:t>4</w:t>
      </w:r>
      <w:r w:rsidR="005135EC" w:rsidRPr="00A95D68">
        <w:t xml:space="preserve">) </w:t>
      </w:r>
      <w:r w:rsidR="00040CCD" w:rsidRPr="00A95D68">
        <w:t>Nilla</w:t>
      </w:r>
      <w:r w:rsidR="00CB5B30" w:rsidRPr="00A95D68">
        <w:t xml:space="preserve"> </w:t>
      </w:r>
      <w:r w:rsidR="00040CCD" w:rsidRPr="00A95D68">
        <w:t>hihtas</w:t>
      </w:r>
      <w:r w:rsidR="00CB5B30" w:rsidRPr="00A95D68">
        <w:t xml:space="preserve"> </w:t>
      </w:r>
      <w:r w:rsidR="00040CCD" w:rsidRPr="00A95D68">
        <w:t>[Alattiosta Kööpenhaminhaan].</w:t>
      </w:r>
    </w:p>
    <w:p w14:paraId="5C9B8F22" w14:textId="1845AB8A" w:rsidR="00040CCD" w:rsidRPr="00A95D68" w:rsidRDefault="0075485B" w:rsidP="00BD2A19">
      <w:pPr>
        <w:tabs>
          <w:tab w:val="left" w:pos="2268"/>
          <w:tab w:val="left" w:pos="4536"/>
        </w:tabs>
        <w:spacing w:before="120" w:after="120"/>
      </w:pPr>
      <w:r>
        <w:t>(</w:t>
      </w:r>
      <w:r w:rsidR="00E369F1">
        <w:t>5</w:t>
      </w:r>
      <w:r w:rsidR="005135EC" w:rsidRPr="00A95D68">
        <w:t xml:space="preserve">) </w:t>
      </w:r>
      <w:r w:rsidR="00040CCD" w:rsidRPr="00A95D68">
        <w:t>Ville</w:t>
      </w:r>
      <w:r w:rsidR="00CB5B30" w:rsidRPr="00A95D68">
        <w:t xml:space="preserve"> </w:t>
      </w:r>
      <w:r w:rsidR="00040CCD" w:rsidRPr="00A95D68">
        <w:t>istui</w:t>
      </w:r>
      <w:r w:rsidR="00CB5B30" w:rsidRPr="00A95D68">
        <w:t xml:space="preserve"> </w:t>
      </w:r>
      <w:r w:rsidR="00040CCD" w:rsidRPr="00A95D68">
        <w:t>[Stiinan Leenan vierheen].</w:t>
      </w:r>
    </w:p>
    <w:p w14:paraId="3355FFE1" w14:textId="7CB6BCB0" w:rsidR="00040CCD" w:rsidRPr="00A95D68" w:rsidRDefault="0075485B" w:rsidP="00BD2A19">
      <w:pPr>
        <w:tabs>
          <w:tab w:val="left" w:pos="2268"/>
          <w:tab w:val="left" w:pos="4536"/>
        </w:tabs>
        <w:spacing w:before="120" w:after="120"/>
      </w:pPr>
      <w:r>
        <w:t>(</w:t>
      </w:r>
      <w:r w:rsidR="00E369F1">
        <w:t>6</w:t>
      </w:r>
      <w:r w:rsidR="005135EC" w:rsidRPr="00A95D68">
        <w:t xml:space="preserve">) </w:t>
      </w:r>
      <w:r w:rsidR="00040CCD" w:rsidRPr="00A95D68">
        <w:t>Studentit</w:t>
      </w:r>
      <w:r w:rsidR="00CB5B30" w:rsidRPr="00A95D68">
        <w:t xml:space="preserve"> </w:t>
      </w:r>
      <w:r w:rsidR="00040CCD" w:rsidRPr="00A95D68">
        <w:t>kiikuthiin</w:t>
      </w:r>
      <w:r w:rsidR="00CB5B30" w:rsidRPr="00A95D68">
        <w:t xml:space="preserve"> </w:t>
      </w:r>
      <w:r w:rsidR="00040CCD" w:rsidRPr="00A95D68">
        <w:t>[vaaran pääle]</w:t>
      </w:r>
      <w:r w:rsidR="008933BC">
        <w:t>.</w:t>
      </w:r>
    </w:p>
    <w:p w14:paraId="7BB87897" w14:textId="667E8E80" w:rsidR="00040CCD" w:rsidRPr="00A95D68" w:rsidRDefault="0075485B" w:rsidP="00BD2A19">
      <w:pPr>
        <w:tabs>
          <w:tab w:val="left" w:pos="2268"/>
          <w:tab w:val="left" w:pos="4536"/>
        </w:tabs>
        <w:spacing w:before="120" w:after="120"/>
      </w:pPr>
      <w:r>
        <w:t>(</w:t>
      </w:r>
      <w:r w:rsidR="00E369F1">
        <w:t>7</w:t>
      </w:r>
      <w:r w:rsidR="005135EC" w:rsidRPr="00A95D68">
        <w:t xml:space="preserve">) </w:t>
      </w:r>
      <w:r w:rsidR="00040CCD" w:rsidRPr="00A95D68">
        <w:t>Kreetta</w:t>
      </w:r>
      <w:r w:rsidR="00CB5B30" w:rsidRPr="00A95D68">
        <w:t xml:space="preserve"> </w:t>
      </w:r>
      <w:r w:rsidR="00040CCD" w:rsidRPr="00A95D68">
        <w:t>laukkoi</w:t>
      </w:r>
      <w:r w:rsidR="00CB5B30" w:rsidRPr="00A95D68">
        <w:t xml:space="preserve"> </w:t>
      </w:r>
      <w:r w:rsidR="00040CCD" w:rsidRPr="00A95D68">
        <w:t>tänne.</w:t>
      </w:r>
    </w:p>
    <w:p w14:paraId="7DDC9717" w14:textId="09B26CF7" w:rsidR="00040CCD" w:rsidRDefault="00040CCD" w:rsidP="00BD2A19">
      <w:pPr>
        <w:pStyle w:val="Brdtekst"/>
        <w:spacing w:before="120"/>
      </w:pPr>
      <w:r w:rsidRPr="00A95D68">
        <w:t>Tämän tyypin syntaktiissa subjekti oon aina nominatiivissa, ja se oon verbin kans kongruensissa. Verbinä oon liik</w:t>
      </w:r>
      <w:r w:rsidR="00374117" w:rsidRPr="00A95D68">
        <w:t>et</w:t>
      </w:r>
      <w:r w:rsidRPr="00A95D68">
        <w:t xml:space="preserve">verbi, ja sen jälkhiin tullee adverbiaali, joka oon tavalisesti </w:t>
      </w:r>
      <w:r w:rsidR="008C5944" w:rsidRPr="007607BE">
        <w:rPr>
          <w:smallCaps/>
        </w:rPr>
        <w:t>tulokaa</w:t>
      </w:r>
      <w:r w:rsidRPr="007607BE">
        <w:rPr>
          <w:smallCaps/>
        </w:rPr>
        <w:t>suks</w:t>
      </w:r>
      <w:r w:rsidR="006105A7" w:rsidRPr="007607BE">
        <w:rPr>
          <w:smallCaps/>
        </w:rPr>
        <w:t>essa</w:t>
      </w:r>
      <w:r w:rsidR="006105A7" w:rsidRPr="00A95D68">
        <w:t xml:space="preserve"> </w:t>
      </w:r>
      <w:r w:rsidR="0075485B">
        <w:t>(</w:t>
      </w:r>
      <w:r w:rsidR="005C3F2C" w:rsidRPr="00A95D68">
        <w:t xml:space="preserve">1, 2, </w:t>
      </w:r>
      <w:del w:id="754" w:author="Information Services" w:date="2015-11-24T12:34:00Z">
        <w:r w:rsidR="00CB5B30" w:rsidRPr="00A95D68" w:rsidDel="0097548F">
          <w:delText>5</w:delText>
        </w:r>
      </w:del>
      <w:ins w:id="755" w:author="Information Services" w:date="2015-11-24T12:34:00Z">
        <w:r w:rsidR="0097548F">
          <w:t>4</w:t>
        </w:r>
      </w:ins>
      <w:r w:rsidR="006105A7" w:rsidRPr="00A95D68">
        <w:t>)</w:t>
      </w:r>
      <w:r w:rsidR="005C3F2C" w:rsidRPr="00A95D68">
        <w:t xml:space="preserve"> </w:t>
      </w:r>
      <w:r w:rsidR="00F866CD" w:rsidRPr="00A95D68">
        <w:t xml:space="preserve">eli </w:t>
      </w:r>
      <w:r w:rsidR="00F866CD" w:rsidRPr="007607BE">
        <w:rPr>
          <w:smallCaps/>
        </w:rPr>
        <w:t>erokaasuksessa</w:t>
      </w:r>
      <w:r w:rsidR="00F866CD" w:rsidRPr="00A95D68">
        <w:t xml:space="preserve"> </w:t>
      </w:r>
      <w:r w:rsidR="0075485B">
        <w:t>(</w:t>
      </w:r>
      <w:r w:rsidR="00CB5B30" w:rsidRPr="00A95D68">
        <w:t>3</w:t>
      </w:r>
      <w:r w:rsidR="00F866CD" w:rsidRPr="00A95D68">
        <w:t xml:space="preserve">, </w:t>
      </w:r>
      <w:ins w:id="756" w:author="Information Services" w:date="2015-11-24T12:34:00Z">
        <w:r w:rsidR="0097548F">
          <w:t>4</w:t>
        </w:r>
      </w:ins>
      <w:del w:id="757" w:author="Information Services" w:date="2015-11-24T12:34:00Z">
        <w:r w:rsidR="00CB5B30" w:rsidRPr="00A95D68" w:rsidDel="0097548F">
          <w:delText>5</w:delText>
        </w:r>
      </w:del>
      <w:r w:rsidR="00F866CD" w:rsidRPr="00A95D68">
        <w:t xml:space="preserve">) eli </w:t>
      </w:r>
      <w:r w:rsidR="005C3F2C" w:rsidRPr="00A95D68">
        <w:t xml:space="preserve">vastaava </w:t>
      </w:r>
      <w:r w:rsidRPr="00A95D68">
        <w:t xml:space="preserve">adverbi </w:t>
      </w:r>
      <w:r w:rsidR="0075485B">
        <w:t>(</w:t>
      </w:r>
      <w:del w:id="758" w:author="Information Services" w:date="2015-11-24T12:34:00Z">
        <w:r w:rsidR="00CB5B30" w:rsidRPr="00A95D68" w:rsidDel="0097548F">
          <w:delText>8</w:delText>
        </w:r>
      </w:del>
      <w:ins w:id="759" w:author="Information Services" w:date="2015-11-24T12:34:00Z">
        <w:r w:rsidR="0097548F">
          <w:t>7</w:t>
        </w:r>
      </w:ins>
      <w:r w:rsidR="005C3F2C" w:rsidRPr="00A95D68">
        <w:t xml:space="preserve">) </w:t>
      </w:r>
      <w:r w:rsidRPr="00A95D68">
        <w:t xml:space="preserve">eli sitte </w:t>
      </w:r>
      <w:r w:rsidR="006105A7" w:rsidRPr="00A95D68">
        <w:t>adposisuunifraasi</w:t>
      </w:r>
      <w:r w:rsidR="008E0AB3" w:rsidRPr="00A95D68">
        <w:t xml:space="preserve"> </w:t>
      </w:r>
      <w:r w:rsidR="0075485B">
        <w:t>(</w:t>
      </w:r>
      <w:ins w:id="760" w:author="Information Services" w:date="2015-11-24T12:35:00Z">
        <w:r w:rsidR="0097548F">
          <w:t xml:space="preserve">5, </w:t>
        </w:r>
      </w:ins>
      <w:r w:rsidR="00CB5B30" w:rsidRPr="00A95D68">
        <w:t>6</w:t>
      </w:r>
      <w:del w:id="761" w:author="Information Services" w:date="2015-11-24T12:35:00Z">
        <w:r w:rsidR="00CB5B30" w:rsidRPr="00A95D68" w:rsidDel="0097548F">
          <w:delText xml:space="preserve">, </w:delText>
        </w:r>
        <w:r w:rsidR="005C3F2C" w:rsidRPr="00A95D68" w:rsidDel="0097548F">
          <w:delText>7</w:delText>
        </w:r>
      </w:del>
      <w:r w:rsidR="005C3F2C" w:rsidRPr="00A95D68">
        <w:t>)</w:t>
      </w:r>
      <w:r w:rsidR="008E0AB3" w:rsidRPr="00A95D68">
        <w:t>.</w:t>
      </w:r>
    </w:p>
    <w:p w14:paraId="35488DB4" w14:textId="5A23FF1D" w:rsidR="000261A5" w:rsidRPr="00983805" w:rsidRDefault="000261A5" w:rsidP="00BD2A19">
      <w:pPr>
        <w:pStyle w:val="Brdtekst"/>
        <w:spacing w:before="120"/>
        <w:rPr>
          <w:color w:val="008000"/>
        </w:rPr>
      </w:pPr>
      <w:r>
        <w:rPr>
          <w:color w:val="008000"/>
        </w:rPr>
        <w:t xml:space="preserve">Yhđenlaiset </w:t>
      </w:r>
      <w:r>
        <w:rPr>
          <w:caps/>
          <w:color w:val="008000"/>
        </w:rPr>
        <w:t xml:space="preserve">liiket-syntaktit </w:t>
      </w:r>
      <w:r>
        <w:rPr>
          <w:color w:val="008000"/>
        </w:rPr>
        <w:t>oon kans semmoset syntaktit, missä verbi muistelee ette jotaki, mitä oon ollu, hävvii</w:t>
      </w:r>
      <w:r w:rsidR="007608DB">
        <w:rPr>
          <w:color w:val="008000"/>
        </w:rPr>
        <w:t>,</w:t>
      </w:r>
      <w:r>
        <w:rPr>
          <w:color w:val="008000"/>
        </w:rPr>
        <w:t xml:space="preserve"> eli jotaki uutta ittää</w:t>
      </w:r>
      <w:r w:rsidR="00624690">
        <w:rPr>
          <w:color w:val="008000"/>
        </w:rPr>
        <w:t>, ja a</w:t>
      </w:r>
      <w:r w:rsidR="004E4AFD">
        <w:rPr>
          <w:color w:val="008000"/>
        </w:rPr>
        <w:t>dverbiaali</w:t>
      </w:r>
      <w:r w:rsidR="00624690">
        <w:rPr>
          <w:color w:val="008000"/>
        </w:rPr>
        <w:t xml:space="preserve"> muistelee</w:t>
      </w:r>
      <w:r w:rsidR="004E4AFD">
        <w:rPr>
          <w:color w:val="008000"/>
        </w:rPr>
        <w:t>, mistä eli mihin joku oli kađonu eli itäny</w:t>
      </w:r>
      <w:r w:rsidR="00125268">
        <w:rPr>
          <w:color w:val="008000"/>
        </w:rPr>
        <w:t xml:space="preserve">. Verbii oon esimerkiksi </w:t>
      </w:r>
      <w:r w:rsidR="00125268">
        <w:rPr>
          <w:i/>
          <w:color w:val="008000"/>
        </w:rPr>
        <w:t>hävitä</w:t>
      </w:r>
      <w:r w:rsidR="00125268">
        <w:rPr>
          <w:color w:val="008000"/>
        </w:rPr>
        <w:t xml:space="preserve">, </w:t>
      </w:r>
      <w:r w:rsidR="00125268">
        <w:rPr>
          <w:i/>
          <w:color w:val="008000"/>
        </w:rPr>
        <w:t>ka</w:t>
      </w:r>
      <w:r w:rsidR="002A119A" w:rsidRPr="002A119A">
        <w:rPr>
          <w:color w:val="008000"/>
        </w:rPr>
        <w:t>(</w:t>
      </w:r>
      <w:r w:rsidR="00125268">
        <w:rPr>
          <w:i/>
          <w:color w:val="008000"/>
        </w:rPr>
        <w:t>đ</w:t>
      </w:r>
      <w:r w:rsidR="002A119A" w:rsidRPr="002A119A">
        <w:rPr>
          <w:color w:val="008000"/>
        </w:rPr>
        <w:t>)</w:t>
      </w:r>
      <w:r w:rsidR="00125268">
        <w:rPr>
          <w:i/>
          <w:color w:val="008000"/>
        </w:rPr>
        <w:t>ota</w:t>
      </w:r>
      <w:r w:rsidR="00125268">
        <w:rPr>
          <w:color w:val="008000"/>
        </w:rPr>
        <w:t xml:space="preserve">, </w:t>
      </w:r>
      <w:r w:rsidR="00125268">
        <w:rPr>
          <w:i/>
          <w:color w:val="008000"/>
        </w:rPr>
        <w:t>jaukkuut</w:t>
      </w:r>
      <w:r w:rsidR="002A119A">
        <w:rPr>
          <w:i/>
          <w:color w:val="008000"/>
        </w:rPr>
        <w:t xml:space="preserve"> ~ jaukkua</w:t>
      </w:r>
      <w:r w:rsidR="002A119A">
        <w:rPr>
          <w:color w:val="008000"/>
        </w:rPr>
        <w:t>(</w:t>
      </w:r>
      <w:r w:rsidR="002A119A">
        <w:rPr>
          <w:i/>
          <w:color w:val="008000"/>
        </w:rPr>
        <w:t>t</w:t>
      </w:r>
      <w:r w:rsidR="002A119A">
        <w:rPr>
          <w:color w:val="008000"/>
        </w:rPr>
        <w:t>)</w:t>
      </w:r>
      <w:del w:id="762" w:author="Information Services" w:date="2015-11-22T15:47:00Z">
        <w:r w:rsidR="00125268" w:rsidDel="00911554">
          <w:rPr>
            <w:i/>
            <w:color w:val="008000"/>
          </w:rPr>
          <w:delText>,</w:delText>
        </w:r>
      </w:del>
      <w:ins w:id="763" w:author="Information Services" w:date="2015-11-22T15:47:00Z">
        <w:r w:rsidR="00911554" w:rsidRPr="00911554">
          <w:rPr>
            <w:color w:val="008000"/>
            <w:rPrChange w:id="764" w:author="Information Services" w:date="2015-11-22T15:47:00Z">
              <w:rPr>
                <w:i/>
                <w:color w:val="008000"/>
              </w:rPr>
            </w:rPrChange>
          </w:rPr>
          <w:t>,</w:t>
        </w:r>
      </w:ins>
      <w:r w:rsidR="00125268">
        <w:rPr>
          <w:i/>
          <w:color w:val="008000"/>
        </w:rPr>
        <w:t xml:space="preserve"> </w:t>
      </w:r>
      <w:r w:rsidR="00FD0662">
        <w:rPr>
          <w:i/>
          <w:color w:val="008000"/>
        </w:rPr>
        <w:t>jää</w:t>
      </w:r>
      <w:del w:id="765" w:author="Information Services" w:date="2015-11-22T15:46:00Z">
        <w:r w:rsidR="00FD0662" w:rsidDel="00911554">
          <w:rPr>
            <w:i/>
            <w:color w:val="008000"/>
          </w:rPr>
          <w:delText>(</w:delText>
        </w:r>
      </w:del>
      <w:ins w:id="766" w:author="Information Services" w:date="2015-11-22T15:46:00Z">
        <w:r w:rsidR="00911554" w:rsidRPr="00911554">
          <w:rPr>
            <w:color w:val="008000"/>
            <w:rPrChange w:id="767" w:author="Information Services" w:date="2015-11-22T15:46:00Z">
              <w:rPr>
                <w:i/>
                <w:color w:val="008000"/>
              </w:rPr>
            </w:rPrChange>
          </w:rPr>
          <w:t>(</w:t>
        </w:r>
      </w:ins>
      <w:r w:rsidR="00FD0662">
        <w:rPr>
          <w:i/>
          <w:color w:val="008000"/>
        </w:rPr>
        <w:t>đ</w:t>
      </w:r>
      <w:del w:id="768" w:author="Information Services" w:date="2015-11-22T15:47:00Z">
        <w:r w:rsidR="00FD0662" w:rsidDel="00911554">
          <w:rPr>
            <w:i/>
            <w:color w:val="008000"/>
          </w:rPr>
          <w:delText>)</w:delText>
        </w:r>
      </w:del>
      <w:ins w:id="769" w:author="Information Services" w:date="2015-11-22T15:47:00Z">
        <w:r w:rsidR="00911554" w:rsidRPr="00911554">
          <w:rPr>
            <w:color w:val="008000"/>
            <w:rPrChange w:id="770" w:author="Information Services" w:date="2015-11-22T15:47:00Z">
              <w:rPr>
                <w:i/>
                <w:color w:val="008000"/>
              </w:rPr>
            </w:rPrChange>
          </w:rPr>
          <w:t>)</w:t>
        </w:r>
      </w:ins>
      <w:r w:rsidR="00FD0662">
        <w:rPr>
          <w:i/>
          <w:color w:val="008000"/>
        </w:rPr>
        <w:t>ä</w:t>
      </w:r>
      <w:del w:id="771" w:author="Information Services" w:date="2015-11-22T15:47:00Z">
        <w:r w:rsidR="00FD0662" w:rsidDel="00911554">
          <w:rPr>
            <w:i/>
            <w:color w:val="008000"/>
          </w:rPr>
          <w:delText>,</w:delText>
        </w:r>
      </w:del>
      <w:ins w:id="772" w:author="Information Services" w:date="2015-11-22T15:47:00Z">
        <w:r w:rsidR="00911554" w:rsidRPr="00911554">
          <w:rPr>
            <w:color w:val="008000"/>
            <w:rPrChange w:id="773" w:author="Information Services" w:date="2015-11-22T15:47:00Z">
              <w:rPr>
                <w:i/>
                <w:color w:val="008000"/>
              </w:rPr>
            </w:rPrChange>
          </w:rPr>
          <w:t>,</w:t>
        </w:r>
      </w:ins>
      <w:r w:rsidR="00FD0662">
        <w:rPr>
          <w:i/>
          <w:color w:val="008000"/>
        </w:rPr>
        <w:t xml:space="preserve"> </w:t>
      </w:r>
      <w:r w:rsidR="001E09F3">
        <w:rPr>
          <w:i/>
          <w:color w:val="008000"/>
        </w:rPr>
        <w:t>ilmestyyt</w:t>
      </w:r>
      <w:r w:rsidR="00005DAD">
        <w:rPr>
          <w:color w:val="008000"/>
        </w:rPr>
        <w:t xml:space="preserve"> </w:t>
      </w:r>
      <w:r w:rsidR="002A119A">
        <w:rPr>
          <w:color w:val="008000"/>
        </w:rPr>
        <w:t xml:space="preserve">~ </w:t>
      </w:r>
      <w:r w:rsidR="002A119A">
        <w:rPr>
          <w:i/>
          <w:color w:val="008000"/>
        </w:rPr>
        <w:t>ilmestyä</w:t>
      </w:r>
      <w:r w:rsidR="002A119A">
        <w:rPr>
          <w:color w:val="008000"/>
        </w:rPr>
        <w:t>(</w:t>
      </w:r>
      <w:r w:rsidR="002A119A" w:rsidRPr="00D86233">
        <w:rPr>
          <w:i/>
          <w:color w:val="008000"/>
        </w:rPr>
        <w:t>t</w:t>
      </w:r>
      <w:del w:id="774" w:author="Information Services" w:date="2015-11-22T15:47:00Z">
        <w:r w:rsidR="00983805" w:rsidDel="00911554">
          <w:rPr>
            <w:i/>
            <w:color w:val="008000"/>
          </w:rPr>
          <w:delText>)</w:delText>
        </w:r>
      </w:del>
      <w:ins w:id="775" w:author="Information Services" w:date="2015-11-22T15:47:00Z">
        <w:r w:rsidR="00911554" w:rsidRPr="00911554">
          <w:rPr>
            <w:color w:val="008000"/>
            <w:rPrChange w:id="776" w:author="Information Services" w:date="2015-11-22T15:47:00Z">
              <w:rPr>
                <w:i/>
                <w:color w:val="008000"/>
              </w:rPr>
            </w:rPrChange>
          </w:rPr>
          <w:t>)</w:t>
        </w:r>
      </w:ins>
      <w:del w:id="777" w:author="Information Services" w:date="2015-11-22T15:47:00Z">
        <w:r w:rsidR="00983805" w:rsidDel="00911554">
          <w:rPr>
            <w:i/>
            <w:color w:val="008000"/>
          </w:rPr>
          <w:delText>,</w:delText>
        </w:r>
      </w:del>
      <w:ins w:id="778" w:author="Information Services" w:date="2015-11-22T15:47:00Z">
        <w:r w:rsidR="00911554" w:rsidRPr="00911554">
          <w:rPr>
            <w:color w:val="008000"/>
            <w:rPrChange w:id="779" w:author="Information Services" w:date="2015-11-22T15:47:00Z">
              <w:rPr>
                <w:i/>
                <w:color w:val="008000"/>
              </w:rPr>
            </w:rPrChange>
          </w:rPr>
          <w:t>,</w:t>
        </w:r>
      </w:ins>
      <w:r w:rsidR="001E09F3">
        <w:rPr>
          <w:color w:val="008000"/>
        </w:rPr>
        <w:t xml:space="preserve"> </w:t>
      </w:r>
      <w:r w:rsidR="001E09F3" w:rsidRPr="00A579DB">
        <w:rPr>
          <w:i/>
          <w:color w:val="008000"/>
        </w:rPr>
        <w:t>ittää</w:t>
      </w:r>
      <w:r w:rsidR="002A119A">
        <w:rPr>
          <w:color w:val="008000"/>
        </w:rPr>
        <w:t>(</w:t>
      </w:r>
      <w:r w:rsidR="001E09F3" w:rsidRPr="002A119A">
        <w:rPr>
          <w:i/>
          <w:color w:val="008000"/>
        </w:rPr>
        <w:t>t</w:t>
      </w:r>
      <w:r w:rsidR="002A119A">
        <w:rPr>
          <w:color w:val="008000"/>
        </w:rPr>
        <w:t>)</w:t>
      </w:r>
      <w:r w:rsidR="00942384">
        <w:rPr>
          <w:color w:val="008000"/>
        </w:rPr>
        <w:t xml:space="preserve"> (8–1</w:t>
      </w:r>
      <w:r w:rsidR="00FD0662">
        <w:rPr>
          <w:color w:val="008000"/>
        </w:rPr>
        <w:t>1</w:t>
      </w:r>
      <w:r w:rsidR="00942384">
        <w:rPr>
          <w:color w:val="008000"/>
        </w:rPr>
        <w:t>),</w:t>
      </w:r>
      <w:r w:rsidR="00983805">
        <w:rPr>
          <w:i/>
          <w:color w:val="008000"/>
        </w:rPr>
        <w:t xml:space="preserve"> </w:t>
      </w:r>
      <w:r w:rsidR="00983805">
        <w:rPr>
          <w:color w:val="008000"/>
        </w:rPr>
        <w:t xml:space="preserve">ja kans </w:t>
      </w:r>
      <w:r w:rsidR="00983805">
        <w:rPr>
          <w:i/>
          <w:color w:val="008000"/>
        </w:rPr>
        <w:t>alk</w:t>
      </w:r>
      <w:del w:id="780" w:author="Information Services" w:date="2015-11-22T15:46:00Z">
        <w:r w:rsidR="00983805" w:rsidDel="00911554">
          <w:rPr>
            <w:i/>
            <w:color w:val="008000"/>
          </w:rPr>
          <w:delText>(</w:delText>
        </w:r>
      </w:del>
      <w:ins w:id="781" w:author="Information Services" w:date="2015-11-22T15:46:00Z">
        <w:r w:rsidR="00911554" w:rsidRPr="00911554">
          <w:rPr>
            <w:color w:val="008000"/>
            <w:rPrChange w:id="782" w:author="Information Services" w:date="2015-11-22T15:46:00Z">
              <w:rPr>
                <w:i/>
                <w:color w:val="008000"/>
              </w:rPr>
            </w:rPrChange>
          </w:rPr>
          <w:t>(</w:t>
        </w:r>
      </w:ins>
      <w:r w:rsidR="00983805">
        <w:rPr>
          <w:i/>
          <w:color w:val="008000"/>
        </w:rPr>
        <w:t>k</w:t>
      </w:r>
      <w:del w:id="783" w:author="Information Services" w:date="2015-11-22T15:47:00Z">
        <w:r w:rsidR="00983805" w:rsidDel="00911554">
          <w:rPr>
            <w:i/>
            <w:color w:val="008000"/>
          </w:rPr>
          <w:delText>)</w:delText>
        </w:r>
      </w:del>
      <w:ins w:id="784" w:author="Information Services" w:date="2015-11-22T15:47:00Z">
        <w:r w:rsidR="00911554" w:rsidRPr="00911554">
          <w:rPr>
            <w:color w:val="008000"/>
            <w:rPrChange w:id="785" w:author="Information Services" w:date="2015-11-22T15:47:00Z">
              <w:rPr>
                <w:i/>
                <w:color w:val="008000"/>
              </w:rPr>
            </w:rPrChange>
          </w:rPr>
          <w:t>)</w:t>
        </w:r>
      </w:ins>
      <w:r w:rsidR="00983805">
        <w:rPr>
          <w:i/>
          <w:color w:val="008000"/>
        </w:rPr>
        <w:t>aa</w:t>
      </w:r>
      <w:del w:id="786" w:author="Information Services" w:date="2015-11-22T15:46:00Z">
        <w:r w:rsidR="00983805" w:rsidDel="00911554">
          <w:rPr>
            <w:i/>
            <w:color w:val="008000"/>
          </w:rPr>
          <w:delText>(</w:delText>
        </w:r>
      </w:del>
      <w:ins w:id="787" w:author="Information Services" w:date="2015-11-22T15:46:00Z">
        <w:r w:rsidR="00911554" w:rsidRPr="00911554">
          <w:rPr>
            <w:color w:val="008000"/>
            <w:rPrChange w:id="788" w:author="Information Services" w:date="2015-11-22T15:46:00Z">
              <w:rPr>
                <w:i/>
                <w:color w:val="008000"/>
              </w:rPr>
            </w:rPrChange>
          </w:rPr>
          <w:t>(</w:t>
        </w:r>
      </w:ins>
      <w:r w:rsidR="00983805">
        <w:rPr>
          <w:i/>
          <w:color w:val="008000"/>
        </w:rPr>
        <w:t>t</w:t>
      </w:r>
      <w:del w:id="789" w:author="Information Services" w:date="2015-11-22T15:47:00Z">
        <w:r w:rsidR="00983805" w:rsidDel="00911554">
          <w:rPr>
            <w:i/>
            <w:color w:val="008000"/>
          </w:rPr>
          <w:delText>)</w:delText>
        </w:r>
      </w:del>
      <w:ins w:id="790" w:author="Information Services" w:date="2015-11-22T15:47:00Z">
        <w:r w:rsidR="00911554" w:rsidRPr="00911554">
          <w:rPr>
            <w:color w:val="008000"/>
            <w:rPrChange w:id="791" w:author="Information Services" w:date="2015-11-22T15:47:00Z">
              <w:rPr>
                <w:i/>
                <w:color w:val="008000"/>
              </w:rPr>
            </w:rPrChange>
          </w:rPr>
          <w:t>)</w:t>
        </w:r>
      </w:ins>
      <w:r w:rsidR="00983805">
        <w:rPr>
          <w:i/>
          <w:color w:val="008000"/>
        </w:rPr>
        <w:t xml:space="preserve"> </w:t>
      </w:r>
      <w:r w:rsidR="00983805">
        <w:rPr>
          <w:color w:val="008000"/>
        </w:rPr>
        <w:t xml:space="preserve">ja </w:t>
      </w:r>
      <w:r w:rsidR="00983805">
        <w:rPr>
          <w:i/>
          <w:color w:val="008000"/>
        </w:rPr>
        <w:t>loppuut ~ loppua</w:t>
      </w:r>
      <w:del w:id="792" w:author="Information Services" w:date="2015-11-22T15:46:00Z">
        <w:r w:rsidR="00983805" w:rsidDel="00911554">
          <w:rPr>
            <w:i/>
            <w:color w:val="008000"/>
          </w:rPr>
          <w:delText>(</w:delText>
        </w:r>
      </w:del>
      <w:ins w:id="793" w:author="Information Services" w:date="2015-11-22T15:46:00Z">
        <w:r w:rsidR="00911554" w:rsidRPr="00911554">
          <w:rPr>
            <w:color w:val="008000"/>
            <w:rPrChange w:id="794" w:author="Information Services" w:date="2015-11-22T15:46:00Z">
              <w:rPr>
                <w:i/>
                <w:color w:val="008000"/>
              </w:rPr>
            </w:rPrChange>
          </w:rPr>
          <w:t>(</w:t>
        </w:r>
      </w:ins>
      <w:r w:rsidR="00983805">
        <w:rPr>
          <w:i/>
          <w:color w:val="008000"/>
        </w:rPr>
        <w:t>t</w:t>
      </w:r>
      <w:del w:id="795" w:author="Information Services" w:date="2015-11-22T15:47:00Z">
        <w:r w:rsidR="00983805" w:rsidDel="00911554">
          <w:rPr>
            <w:i/>
            <w:color w:val="008000"/>
          </w:rPr>
          <w:delText>)</w:delText>
        </w:r>
      </w:del>
      <w:ins w:id="796" w:author="Information Services" w:date="2015-11-22T15:47:00Z">
        <w:r w:rsidR="00911554" w:rsidRPr="00911554">
          <w:rPr>
            <w:color w:val="008000"/>
            <w:rPrChange w:id="797" w:author="Information Services" w:date="2015-11-22T15:47:00Z">
              <w:rPr>
                <w:i/>
                <w:color w:val="008000"/>
              </w:rPr>
            </w:rPrChange>
          </w:rPr>
          <w:t>)</w:t>
        </w:r>
      </w:ins>
      <w:r w:rsidR="00983805">
        <w:rPr>
          <w:color w:val="008000"/>
        </w:rPr>
        <w:t>,</w:t>
      </w:r>
      <w:r w:rsidR="00983805">
        <w:rPr>
          <w:i/>
          <w:color w:val="008000"/>
        </w:rPr>
        <w:t xml:space="preserve"> </w:t>
      </w:r>
      <w:r w:rsidR="00983805">
        <w:rPr>
          <w:color w:val="008000"/>
        </w:rPr>
        <w:t>ko haluthaan muistela mistä paikasta joku alkkaa eli mihin loppuu</w:t>
      </w:r>
      <w:r w:rsidR="00FD0662">
        <w:rPr>
          <w:color w:val="008000"/>
        </w:rPr>
        <w:t xml:space="preserve"> (12</w:t>
      </w:r>
      <w:r w:rsidR="00942384">
        <w:rPr>
          <w:color w:val="008000"/>
        </w:rPr>
        <w:t>)</w:t>
      </w:r>
      <w:r w:rsidR="00983805">
        <w:rPr>
          <w:color w:val="008000"/>
        </w:rPr>
        <w:t>.</w:t>
      </w:r>
    </w:p>
    <w:p w14:paraId="153F6453" w14:textId="202DA469" w:rsidR="004E4AFD" w:rsidRPr="00361E5F" w:rsidRDefault="00E369F1" w:rsidP="004E4AFD">
      <w:pPr>
        <w:tabs>
          <w:tab w:val="left" w:pos="2268"/>
          <w:tab w:val="left" w:pos="4536"/>
        </w:tabs>
        <w:spacing w:before="40" w:after="120"/>
        <w:rPr>
          <w:color w:val="008000"/>
        </w:rPr>
      </w:pPr>
      <w:r>
        <w:rPr>
          <w:color w:val="008000"/>
        </w:rPr>
        <w:t xml:space="preserve">(8) </w:t>
      </w:r>
      <w:r w:rsidR="004E4AFD" w:rsidRPr="00361E5F">
        <w:rPr>
          <w:color w:val="008000"/>
        </w:rPr>
        <w:t>Matti</w:t>
      </w:r>
      <w:r w:rsidR="004E4AFD" w:rsidRPr="00361E5F">
        <w:rPr>
          <w:color w:val="008000"/>
        </w:rPr>
        <w:tab/>
        <w:t>katos</w:t>
      </w:r>
      <w:r w:rsidR="004E4AFD" w:rsidRPr="00361E5F">
        <w:rPr>
          <w:color w:val="008000"/>
        </w:rPr>
        <w:tab/>
        <w:t>tunturhiin.</w:t>
      </w:r>
    </w:p>
    <w:p w14:paraId="6DE170D6" w14:textId="31875714" w:rsidR="004E4AFD" w:rsidRPr="00361E5F" w:rsidRDefault="004E4AFD" w:rsidP="004E4AFD">
      <w:pPr>
        <w:tabs>
          <w:tab w:val="left" w:pos="2268"/>
          <w:tab w:val="left" w:pos="4536"/>
        </w:tabs>
        <w:spacing w:before="40" w:after="40"/>
        <w:rPr>
          <w:color w:val="008000"/>
        </w:rPr>
      </w:pPr>
      <w:r w:rsidRPr="00361E5F">
        <w:rPr>
          <w:color w:val="008000"/>
        </w:rPr>
        <w:t>N[sg.nom.]</w:t>
      </w:r>
      <w:r w:rsidRPr="00361E5F">
        <w:rPr>
          <w:color w:val="008000"/>
        </w:rPr>
        <w:tab/>
        <w:t>V[</w:t>
      </w:r>
      <w:r w:rsidRPr="00361E5F">
        <w:rPr>
          <w:i/>
          <w:color w:val="008000"/>
        </w:rPr>
        <w:t>kađota</w:t>
      </w:r>
      <w:r w:rsidRPr="00361E5F">
        <w:rPr>
          <w:color w:val="008000"/>
        </w:rPr>
        <w:t>, sg3]</w:t>
      </w:r>
      <w:r w:rsidRPr="00361E5F">
        <w:rPr>
          <w:color w:val="008000"/>
        </w:rPr>
        <w:tab/>
        <w:t>N[sg.illat.]</w:t>
      </w:r>
    </w:p>
    <w:p w14:paraId="7CB2A625" w14:textId="77777777" w:rsidR="004E4AFD" w:rsidRPr="00361E5F" w:rsidRDefault="004E4AFD" w:rsidP="004E4AFD">
      <w:pPr>
        <w:tabs>
          <w:tab w:val="left" w:pos="2268"/>
          <w:tab w:val="left" w:pos="4536"/>
        </w:tabs>
        <w:spacing w:before="40" w:after="120"/>
        <w:rPr>
          <w:color w:val="008000"/>
        </w:rPr>
      </w:pPr>
      <w:r w:rsidRPr="00361E5F">
        <w:rPr>
          <w:color w:val="008000"/>
        </w:rPr>
        <w:t>SUBJ</w:t>
      </w:r>
      <w:r w:rsidRPr="00361E5F">
        <w:rPr>
          <w:color w:val="008000"/>
        </w:rPr>
        <w:tab/>
        <w:t>V</w:t>
      </w:r>
      <w:r w:rsidRPr="00361E5F">
        <w:rPr>
          <w:color w:val="008000"/>
        </w:rPr>
        <w:tab/>
        <w:t>ADVLI</w:t>
      </w:r>
    </w:p>
    <w:p w14:paraId="3BF88F9B" w14:textId="120916CE" w:rsidR="004E4AFD" w:rsidRPr="00361E5F" w:rsidRDefault="00E369F1" w:rsidP="004E4AFD">
      <w:pPr>
        <w:tabs>
          <w:tab w:val="left" w:pos="2268"/>
          <w:tab w:val="left" w:pos="4536"/>
        </w:tabs>
        <w:spacing w:before="40" w:after="120"/>
        <w:rPr>
          <w:color w:val="008000"/>
        </w:rPr>
      </w:pPr>
      <w:r>
        <w:rPr>
          <w:color w:val="008000"/>
        </w:rPr>
        <w:t xml:space="preserve">(9) </w:t>
      </w:r>
      <w:r w:rsidR="004E4AFD" w:rsidRPr="00361E5F">
        <w:rPr>
          <w:color w:val="008000"/>
        </w:rPr>
        <w:t>Kaikki linnut</w:t>
      </w:r>
      <w:r w:rsidR="004E4AFD" w:rsidRPr="00361E5F">
        <w:rPr>
          <w:color w:val="008000"/>
        </w:rPr>
        <w:tab/>
        <w:t>jaukuthiin</w:t>
      </w:r>
      <w:r w:rsidR="004E4AFD" w:rsidRPr="00361E5F">
        <w:rPr>
          <w:color w:val="008000"/>
        </w:rPr>
        <w:tab/>
        <w:t>pois.</w:t>
      </w:r>
    </w:p>
    <w:p w14:paraId="54E10885" w14:textId="4707581D" w:rsidR="004E4AFD" w:rsidRPr="00361E5F" w:rsidRDefault="004E4AFD" w:rsidP="004E4AFD">
      <w:pPr>
        <w:tabs>
          <w:tab w:val="left" w:pos="2268"/>
          <w:tab w:val="left" w:pos="4536"/>
        </w:tabs>
        <w:spacing w:before="40" w:after="40"/>
        <w:rPr>
          <w:color w:val="008000"/>
        </w:rPr>
      </w:pPr>
      <w:r w:rsidRPr="00361E5F">
        <w:rPr>
          <w:color w:val="008000"/>
        </w:rPr>
        <w:t>N[sg.nom.]</w:t>
      </w:r>
      <w:r w:rsidRPr="00361E5F">
        <w:rPr>
          <w:color w:val="008000"/>
        </w:rPr>
        <w:tab/>
        <w:t>V[</w:t>
      </w:r>
      <w:r w:rsidR="00566F4B" w:rsidRPr="00361E5F">
        <w:rPr>
          <w:i/>
          <w:color w:val="008000"/>
        </w:rPr>
        <w:t>jaukkuut</w:t>
      </w:r>
      <w:r w:rsidRPr="00361E5F">
        <w:rPr>
          <w:color w:val="008000"/>
        </w:rPr>
        <w:t xml:space="preserve">, </w:t>
      </w:r>
      <w:r w:rsidR="006D4A91" w:rsidRPr="00361E5F">
        <w:rPr>
          <w:color w:val="008000"/>
        </w:rPr>
        <w:t>pl</w:t>
      </w:r>
      <w:r w:rsidRPr="00361E5F">
        <w:rPr>
          <w:color w:val="008000"/>
        </w:rPr>
        <w:t>3]</w:t>
      </w:r>
      <w:r w:rsidRPr="00361E5F">
        <w:rPr>
          <w:color w:val="008000"/>
        </w:rPr>
        <w:tab/>
        <w:t>N[adv.]</w:t>
      </w:r>
    </w:p>
    <w:p w14:paraId="125FA1B4" w14:textId="63BE75DC" w:rsidR="004E4AFD" w:rsidRPr="00361E5F" w:rsidRDefault="004E4AFD" w:rsidP="006D4A91">
      <w:pPr>
        <w:tabs>
          <w:tab w:val="left" w:pos="2268"/>
          <w:tab w:val="left" w:pos="4536"/>
        </w:tabs>
        <w:spacing w:before="40" w:after="120"/>
        <w:rPr>
          <w:color w:val="008000"/>
        </w:rPr>
      </w:pPr>
      <w:r w:rsidRPr="00361E5F">
        <w:rPr>
          <w:color w:val="008000"/>
        </w:rPr>
        <w:t>SUBJ</w:t>
      </w:r>
      <w:r w:rsidRPr="00361E5F">
        <w:rPr>
          <w:color w:val="008000"/>
        </w:rPr>
        <w:tab/>
        <w:t>V</w:t>
      </w:r>
      <w:r w:rsidRPr="00361E5F">
        <w:rPr>
          <w:color w:val="008000"/>
        </w:rPr>
        <w:tab/>
        <w:t>ADVLI</w:t>
      </w:r>
    </w:p>
    <w:p w14:paraId="58587E3B" w14:textId="3D91D8D9" w:rsidR="00FD0662" w:rsidRPr="008575DE" w:rsidRDefault="00FD0662" w:rsidP="00FD0662">
      <w:pPr>
        <w:pStyle w:val="Brdtekst"/>
        <w:tabs>
          <w:tab w:val="left" w:pos="1350"/>
          <w:tab w:val="left" w:pos="2880"/>
        </w:tabs>
        <w:spacing w:before="120"/>
        <w:rPr>
          <w:color w:val="008000"/>
        </w:rPr>
      </w:pPr>
      <w:r w:rsidRPr="008575DE">
        <w:rPr>
          <w:color w:val="008000"/>
        </w:rPr>
        <w:t>(10) Muori</w:t>
      </w:r>
      <w:r w:rsidRPr="008575DE">
        <w:rPr>
          <w:color w:val="008000"/>
        </w:rPr>
        <w:tab/>
        <w:t>jäi</w:t>
      </w:r>
      <w:r w:rsidRPr="008575DE">
        <w:rPr>
          <w:color w:val="008000"/>
        </w:rPr>
        <w:tab/>
        <w:t>turturhiin.</w:t>
      </w:r>
    </w:p>
    <w:p w14:paraId="55EF7746" w14:textId="77777777" w:rsidR="00FD0662" w:rsidRPr="008575DE" w:rsidRDefault="00FD0662" w:rsidP="00FD0662">
      <w:pPr>
        <w:pStyle w:val="Brdtekst"/>
        <w:tabs>
          <w:tab w:val="left" w:pos="1350"/>
          <w:tab w:val="left" w:pos="2880"/>
        </w:tabs>
        <w:spacing w:before="120"/>
        <w:rPr>
          <w:color w:val="008000"/>
        </w:rPr>
      </w:pPr>
      <w:r w:rsidRPr="008575DE">
        <w:rPr>
          <w:color w:val="008000"/>
        </w:rPr>
        <w:t>N[sg.nom.]</w:t>
      </w:r>
      <w:r w:rsidRPr="008575DE">
        <w:rPr>
          <w:color w:val="008000"/>
        </w:rPr>
        <w:tab/>
        <w:t>V[</w:t>
      </w:r>
      <w:r w:rsidRPr="008575DE">
        <w:rPr>
          <w:i/>
          <w:color w:val="008000"/>
        </w:rPr>
        <w:t>jääđä</w:t>
      </w:r>
      <w:r w:rsidRPr="008575DE">
        <w:rPr>
          <w:color w:val="008000"/>
        </w:rPr>
        <w:t>, sg3]</w:t>
      </w:r>
      <w:r w:rsidRPr="008575DE">
        <w:rPr>
          <w:color w:val="008000"/>
        </w:rPr>
        <w:tab/>
        <w:t>N[sg.ill.]</w:t>
      </w:r>
    </w:p>
    <w:p w14:paraId="5EBF8A1A" w14:textId="77777777" w:rsidR="00FD0662" w:rsidRPr="008575DE" w:rsidRDefault="00FD0662" w:rsidP="00FD0662">
      <w:pPr>
        <w:pStyle w:val="Brdtekst"/>
        <w:tabs>
          <w:tab w:val="left" w:pos="1350"/>
          <w:tab w:val="left" w:pos="2880"/>
        </w:tabs>
        <w:spacing w:before="120"/>
        <w:rPr>
          <w:color w:val="008000"/>
        </w:rPr>
      </w:pPr>
      <w:r w:rsidRPr="008575DE">
        <w:rPr>
          <w:color w:val="008000"/>
        </w:rPr>
        <w:lastRenderedPageBreak/>
        <w:t>SUBJ</w:t>
      </w:r>
      <w:r w:rsidRPr="008575DE">
        <w:rPr>
          <w:color w:val="008000"/>
        </w:rPr>
        <w:tab/>
        <w:t>V</w:t>
      </w:r>
      <w:r w:rsidRPr="008575DE">
        <w:rPr>
          <w:color w:val="008000"/>
        </w:rPr>
        <w:tab/>
        <w:t>ADVLI</w:t>
      </w:r>
    </w:p>
    <w:p w14:paraId="1CBC6D96" w14:textId="25639026" w:rsidR="006D4A91" w:rsidRDefault="00FD0662" w:rsidP="00FD0662">
      <w:pPr>
        <w:tabs>
          <w:tab w:val="left" w:pos="2268"/>
          <w:tab w:val="left" w:pos="4536"/>
        </w:tabs>
        <w:spacing w:before="40" w:after="120"/>
        <w:rPr>
          <w:color w:val="008000"/>
        </w:rPr>
      </w:pPr>
      <w:r>
        <w:rPr>
          <w:color w:val="008000"/>
        </w:rPr>
        <w:t>(11</w:t>
      </w:r>
      <w:r w:rsidR="00005DAD">
        <w:rPr>
          <w:color w:val="008000"/>
        </w:rPr>
        <w:t>)</w:t>
      </w:r>
      <w:r w:rsidR="00E369F1">
        <w:rPr>
          <w:color w:val="008000"/>
        </w:rPr>
        <w:t xml:space="preserve"> </w:t>
      </w:r>
      <w:r w:rsidR="006D4A91" w:rsidRPr="006D4A91">
        <w:rPr>
          <w:color w:val="008000"/>
        </w:rPr>
        <w:t>Aaro</w:t>
      </w:r>
      <w:r w:rsidR="00624690">
        <w:rPr>
          <w:color w:val="008000"/>
        </w:rPr>
        <w:t xml:space="preserve"> </w:t>
      </w:r>
      <w:ins w:id="798" w:author="Information Services" w:date="2015-11-10T18:40:00Z">
        <w:r w:rsidR="007A5F30">
          <w:rPr>
            <w:color w:val="008000"/>
          </w:rPr>
          <w:t>[</w:t>
        </w:r>
      </w:ins>
      <w:r w:rsidR="00624690">
        <w:rPr>
          <w:color w:val="008000"/>
        </w:rPr>
        <w:t>ei ollu itäny</w:t>
      </w:r>
      <w:ins w:id="799" w:author="Information Services" w:date="2015-11-10T18:40:00Z">
        <w:r w:rsidR="007A5F30">
          <w:rPr>
            <w:color w:val="008000"/>
          </w:rPr>
          <w:t>]</w:t>
        </w:r>
      </w:ins>
      <w:r w:rsidR="00005DAD">
        <w:rPr>
          <w:color w:val="008000"/>
        </w:rPr>
        <w:t xml:space="preserve"> </w:t>
      </w:r>
      <w:r w:rsidR="006D4A91">
        <w:rPr>
          <w:color w:val="008000"/>
        </w:rPr>
        <w:t>kođale.</w:t>
      </w:r>
    </w:p>
    <w:p w14:paraId="550D54CC" w14:textId="7D5F21DA" w:rsidR="00005DAD" w:rsidRDefault="0052409E" w:rsidP="006D4A91">
      <w:pPr>
        <w:tabs>
          <w:tab w:val="left" w:pos="2268"/>
          <w:tab w:val="left" w:pos="4536"/>
        </w:tabs>
        <w:spacing w:before="40" w:after="120"/>
        <w:rPr>
          <w:color w:val="008000"/>
        </w:rPr>
      </w:pPr>
      <w:r>
        <w:rPr>
          <w:color w:val="008000"/>
        </w:rPr>
        <w:t>(1</w:t>
      </w:r>
      <w:r w:rsidR="00FD0662">
        <w:rPr>
          <w:color w:val="008000"/>
        </w:rPr>
        <w:t>2</w:t>
      </w:r>
      <w:r>
        <w:rPr>
          <w:color w:val="008000"/>
        </w:rPr>
        <w:t xml:space="preserve">) </w:t>
      </w:r>
      <w:r w:rsidRPr="0052409E">
        <w:rPr>
          <w:color w:val="008000"/>
        </w:rPr>
        <w:t>Tie alkoi Yykeänperästä</w:t>
      </w:r>
      <w:r>
        <w:rPr>
          <w:color w:val="008000"/>
        </w:rPr>
        <w:t xml:space="preserve"> ja loppui Palovaarhaan.</w:t>
      </w:r>
    </w:p>
    <w:p w14:paraId="22B438CF" w14:textId="58C17767" w:rsidR="00FD0662" w:rsidRPr="00FD0662" w:rsidDel="000A49E0" w:rsidRDefault="00FD0662" w:rsidP="00FD0662">
      <w:pPr>
        <w:pStyle w:val="Brdtekst"/>
        <w:spacing w:before="120"/>
        <w:rPr>
          <w:del w:id="800" w:author="Information Services" w:date="2015-11-24T12:40:00Z"/>
        </w:rPr>
      </w:pPr>
      <w:del w:id="801" w:author="Information Services" w:date="2015-11-24T12:40:00Z">
        <w:r w:rsidDel="000A49E0">
          <w:delText xml:space="preserve">Erinomhainen poikkeema oon oloverbi </w:delText>
        </w:r>
        <w:r w:rsidDel="000A49E0">
          <w:rPr>
            <w:i/>
          </w:rPr>
          <w:delText xml:space="preserve">jääđä </w:delText>
        </w:r>
        <w:r w:rsidRPr="00BA1173" w:rsidDel="000A49E0">
          <w:delText>~</w:delText>
        </w:r>
        <w:r w:rsidDel="000A49E0">
          <w:rPr>
            <w:i/>
          </w:rPr>
          <w:delText xml:space="preserve"> jäähä</w:delText>
        </w:r>
        <w:r w:rsidDel="000A49E0">
          <w:delText>, mikä ottaa aina tulokaasuskomplementin (</w:delText>
        </w:r>
        <w:r w:rsidRPr="00BA7512" w:rsidDel="000A49E0">
          <w:rPr>
            <w:color w:val="008000"/>
          </w:rPr>
          <w:delText>1</w:delText>
        </w:r>
        <w:r w:rsidDel="000A49E0">
          <w:rPr>
            <w:color w:val="008000"/>
          </w:rPr>
          <w:delText>5</w:delText>
        </w:r>
        <w:r w:rsidDel="000A49E0">
          <w:delText>).</w:delText>
        </w:r>
      </w:del>
    </w:p>
    <w:p w14:paraId="36C0E3C4" w14:textId="0AA48275" w:rsidR="00040CCD" w:rsidRPr="00A95D68" w:rsidRDefault="00CB5B30" w:rsidP="00BD2A19">
      <w:pPr>
        <w:pStyle w:val="Brdtekstinnrykk"/>
        <w:spacing w:before="120"/>
        <w:ind w:left="0"/>
      </w:pPr>
      <w:r w:rsidRPr="00A95D68">
        <w:t>Syntaktin kaava oon tämmöinen</w:t>
      </w:r>
      <w:r w:rsidR="00040CCD" w:rsidRPr="00A95D68">
        <w:t>:</w:t>
      </w:r>
    </w:p>
    <w:tbl>
      <w:tblPr>
        <w:tblStyle w:val="Tabellrutenett"/>
        <w:tblW w:w="0" w:type="auto"/>
        <w:tblLook w:val="04A0" w:firstRow="1" w:lastRow="0" w:firstColumn="1" w:lastColumn="0" w:noHBand="0" w:noVBand="1"/>
      </w:tblPr>
      <w:tblGrid>
        <w:gridCol w:w="8522"/>
      </w:tblGrid>
      <w:tr w:rsidR="00F119AC" w:rsidRPr="00A95D68" w14:paraId="138534CA" w14:textId="77777777" w:rsidTr="00E369F1">
        <w:tc>
          <w:tcPr>
            <w:tcW w:w="8522" w:type="dxa"/>
          </w:tcPr>
          <w:p w14:paraId="263D1EC4" w14:textId="77777777" w:rsidR="00F904D4" w:rsidRDefault="00F119AC" w:rsidP="00BD2A19">
            <w:pPr>
              <w:spacing w:before="120" w:after="120"/>
              <w:rPr>
                <w:smallCaps/>
              </w:rPr>
            </w:pPr>
            <w:r w:rsidRPr="00DA0E57">
              <w:rPr>
                <w:caps/>
              </w:rPr>
              <w:t>Liiket</w:t>
            </w:r>
            <w:r w:rsidRPr="00A95D68">
              <w:rPr>
                <w:smallCaps/>
              </w:rPr>
              <w:t>:</w:t>
            </w:r>
          </w:p>
          <w:p w14:paraId="19314DDF" w14:textId="616CCE8F" w:rsidR="00F119AC" w:rsidRPr="00A95D68" w:rsidRDefault="00F119AC" w:rsidP="00BF231C">
            <w:pPr>
              <w:spacing w:before="120" w:after="120"/>
            </w:pPr>
            <w:r w:rsidRPr="00A95D68">
              <w:t>SUBJ</w:t>
            </w:r>
            <w:r w:rsidR="00BF231C">
              <w:t>[</w:t>
            </w:r>
            <w:r w:rsidRPr="00A95D68">
              <w:t>N</w:t>
            </w:r>
            <w:r w:rsidR="00BF231C">
              <w:t>P[nom.]]</w:t>
            </w:r>
            <w:r w:rsidRPr="00A95D68">
              <w:t xml:space="preserve"> + V[liiketverbi, subjektikongruensi] + ADVLI[N</w:t>
            </w:r>
            <w:r w:rsidR="00BF231C">
              <w:t>P</w:t>
            </w:r>
            <w:r w:rsidRPr="00A95D68">
              <w:t>[ela</w:t>
            </w:r>
            <w:r w:rsidR="00BF231C">
              <w:t>t./</w:t>
            </w:r>
            <w:r w:rsidR="00A97B87">
              <w:t>ill.</w:t>
            </w:r>
            <w:r w:rsidR="00BF231C">
              <w:t>/ablat./</w:t>
            </w:r>
            <w:r w:rsidR="00F3714A">
              <w:t>all.</w:t>
            </w:r>
            <w:r w:rsidR="00BF231C">
              <w:t>]/PP/AdvP</w:t>
            </w:r>
            <w:r w:rsidRPr="00A95D68">
              <w:t>]</w:t>
            </w:r>
          </w:p>
        </w:tc>
      </w:tr>
    </w:tbl>
    <w:p w14:paraId="01F4778F" w14:textId="7883E710" w:rsidR="00E369F1" w:rsidRDefault="00E369F1" w:rsidP="00E369F1">
      <w:pPr>
        <w:pStyle w:val="Brdtekst"/>
        <w:spacing w:before="120"/>
      </w:pPr>
      <w:r w:rsidRPr="00A95D68">
        <w:t xml:space="preserve">Erikoinen oon verbi </w:t>
      </w:r>
      <w:r w:rsidRPr="007607BE">
        <w:rPr>
          <w:i/>
        </w:rPr>
        <w:t>käyđä</w:t>
      </w:r>
      <w:r>
        <w:rPr>
          <w:i/>
        </w:rPr>
        <w:t xml:space="preserve"> </w:t>
      </w:r>
      <w:r w:rsidRPr="00BA1173">
        <w:t>~</w:t>
      </w:r>
      <w:r>
        <w:rPr>
          <w:i/>
        </w:rPr>
        <w:t xml:space="preserve"> käyvä</w:t>
      </w:r>
      <w:r w:rsidRPr="00A95D68">
        <w:t xml:space="preserve">, sillä ko sen kans oon aina olokaasus </w:t>
      </w:r>
      <w:r>
        <w:t>(</w:t>
      </w:r>
      <w:del w:id="802" w:author="Information Services" w:date="2015-11-24T12:41:00Z">
        <w:r w:rsidRPr="00A95D68" w:rsidDel="000A49E0">
          <w:delText>4</w:delText>
        </w:r>
      </w:del>
      <w:ins w:id="803" w:author="Information Services" w:date="2015-11-24T12:41:00Z">
        <w:r w:rsidR="000A49E0">
          <w:t>13</w:t>
        </w:r>
      </w:ins>
      <w:r w:rsidRPr="00A95D68">
        <w:t>), joko inessiivi tahi adessiivi.</w:t>
      </w:r>
    </w:p>
    <w:p w14:paraId="1A9B4C18" w14:textId="76C654B2" w:rsidR="00E369F1" w:rsidRPr="00A95D68" w:rsidRDefault="00E369F1" w:rsidP="00E369F1">
      <w:pPr>
        <w:tabs>
          <w:tab w:val="left" w:pos="2268"/>
          <w:tab w:val="left" w:pos="4536"/>
        </w:tabs>
        <w:spacing w:before="120" w:after="40"/>
      </w:pPr>
      <w:r>
        <w:t>(1</w:t>
      </w:r>
      <w:ins w:id="804" w:author="Information Services" w:date="2015-11-10T18:28:00Z">
        <w:r w:rsidR="000A49E0">
          <w:t>3</w:t>
        </w:r>
      </w:ins>
      <w:del w:id="805" w:author="Information Services" w:date="2015-11-10T18:28:00Z">
        <w:r w:rsidDel="00942384">
          <w:delText>1</w:delText>
        </w:r>
      </w:del>
      <w:r w:rsidRPr="00A95D68">
        <w:t>) Tet</w:t>
      </w:r>
      <w:r w:rsidRPr="00A95D68">
        <w:tab/>
        <w:t>käyttä</w:t>
      </w:r>
      <w:r w:rsidRPr="00A95D68">
        <w:tab/>
        <w:t>Alattiossa.</w:t>
      </w:r>
    </w:p>
    <w:p w14:paraId="52C2EF77" w14:textId="77777777" w:rsidR="00E369F1" w:rsidRPr="00A95D68" w:rsidRDefault="00E369F1" w:rsidP="00E369F1">
      <w:pPr>
        <w:tabs>
          <w:tab w:val="left" w:pos="2268"/>
          <w:tab w:val="left" w:pos="4536"/>
        </w:tabs>
        <w:spacing w:before="40" w:after="40"/>
      </w:pPr>
      <w:r w:rsidRPr="00A56B4C">
        <w:t>Pron</w:t>
      </w:r>
      <w:r w:rsidRPr="00A95D68">
        <w:t>[</w:t>
      </w:r>
      <w:r>
        <w:t>pl2</w:t>
      </w:r>
      <w:r w:rsidRPr="00A95D68">
        <w:t>, nom.]</w:t>
      </w:r>
      <w:r w:rsidRPr="00A95D68">
        <w:tab/>
        <w:t>V[</w:t>
      </w:r>
      <w:r w:rsidRPr="008933BC">
        <w:rPr>
          <w:i/>
        </w:rPr>
        <w:t>käyđä</w:t>
      </w:r>
      <w:r w:rsidRPr="00A95D68">
        <w:t xml:space="preserve">, </w:t>
      </w:r>
      <w:r>
        <w:t>pl2</w:t>
      </w:r>
      <w:r w:rsidRPr="00A95D68">
        <w:t>]</w:t>
      </w:r>
      <w:r w:rsidRPr="00A95D68">
        <w:tab/>
        <w:t>N[</w:t>
      </w:r>
      <w:r>
        <w:t>sg.</w:t>
      </w:r>
      <w:r w:rsidRPr="00A95D68">
        <w:t>iness.]</w:t>
      </w:r>
    </w:p>
    <w:p w14:paraId="1B69824C" w14:textId="77777777" w:rsidR="00E369F1" w:rsidRPr="00A95D68" w:rsidRDefault="00E369F1" w:rsidP="00E369F1">
      <w:pPr>
        <w:tabs>
          <w:tab w:val="left" w:pos="2268"/>
          <w:tab w:val="left" w:pos="4536"/>
        </w:tabs>
        <w:spacing w:before="40" w:after="120"/>
      </w:pPr>
      <w:r w:rsidRPr="00A95D68">
        <w:t>SUBJ</w:t>
      </w:r>
      <w:r w:rsidRPr="00A95D68">
        <w:tab/>
        <w:t>V</w:t>
      </w:r>
      <w:r w:rsidRPr="00A95D68">
        <w:tab/>
        <w:t>ADVLI</w:t>
      </w:r>
    </w:p>
    <w:p w14:paraId="5186477C" w14:textId="3B84DA20" w:rsidR="00040CCD" w:rsidRPr="00A95D68" w:rsidRDefault="00040CCD" w:rsidP="00BD2A19">
      <w:pPr>
        <w:pStyle w:val="Brdtekst"/>
        <w:spacing w:before="120"/>
      </w:pPr>
      <w:r w:rsidRPr="00A95D68">
        <w:t xml:space="preserve">Ko joku siirttyy jonku sisäpuolele, käytämä sisäistä lokaalikaasusta </w:t>
      </w:r>
      <w:r w:rsidR="0075485B">
        <w:t>(</w:t>
      </w:r>
      <w:r w:rsidR="00BB0961" w:rsidRPr="00A95D68">
        <w:t>1, 3</w:t>
      </w:r>
      <w:ins w:id="806" w:author="Information Services" w:date="2015-11-10T18:29:00Z">
        <w:r w:rsidR="00942384">
          <w:t>, 4</w:t>
        </w:r>
      </w:ins>
      <w:ins w:id="807" w:author="Information Services" w:date="2015-11-10T18:30:00Z">
        <w:r w:rsidR="00942384">
          <w:t xml:space="preserve">, </w:t>
        </w:r>
      </w:ins>
      <w:ins w:id="808" w:author="Information Services" w:date="2015-11-24T12:42:00Z">
        <w:r w:rsidR="000A49E0">
          <w:t xml:space="preserve">10, </w:t>
        </w:r>
      </w:ins>
      <w:ins w:id="809" w:author="Information Services" w:date="2015-11-10T18:30:00Z">
        <w:r w:rsidR="00942384">
          <w:t>12</w:t>
        </w:r>
      </w:ins>
      <w:del w:id="810" w:author="Information Services" w:date="2015-11-10T18:29:00Z">
        <w:r w:rsidR="00BB0961" w:rsidRPr="00A95D68" w:rsidDel="00942384">
          <w:delText>–5</w:delText>
        </w:r>
      </w:del>
      <w:r w:rsidRPr="00A95D68">
        <w:t xml:space="preserve">), </w:t>
      </w:r>
      <w:r w:rsidR="00470A0D">
        <w:t xml:space="preserve">mutta </w:t>
      </w:r>
      <w:r w:rsidRPr="00A95D68">
        <w:t xml:space="preserve">ko joku siirttyy jonku </w:t>
      </w:r>
      <w:r w:rsidR="00C21D05" w:rsidRPr="00A95D68">
        <w:t xml:space="preserve">pinnale eli </w:t>
      </w:r>
      <w:r w:rsidRPr="00A95D68">
        <w:t xml:space="preserve">ulkopuolele, </w:t>
      </w:r>
      <w:r w:rsidR="00D54A6D" w:rsidRPr="00A95D68">
        <w:t xml:space="preserve">se </w:t>
      </w:r>
      <w:r w:rsidRPr="00A95D68">
        <w:t xml:space="preserve">käytämä ulkoista lokaalikaasusta </w:t>
      </w:r>
      <w:r w:rsidR="0075485B">
        <w:t>(</w:t>
      </w:r>
      <w:r w:rsidR="00C21D05" w:rsidRPr="00A95D68">
        <w:t>2</w:t>
      </w:r>
      <w:ins w:id="811" w:author="Information Services" w:date="2015-11-10T18:41:00Z">
        <w:r w:rsidR="007A5F30">
          <w:rPr>
            <w:color w:val="008000"/>
          </w:rPr>
          <w:t>, 1</w:t>
        </w:r>
        <w:r w:rsidR="000A49E0">
          <w:rPr>
            <w:color w:val="008000"/>
          </w:rPr>
          <w:t>1</w:t>
        </w:r>
      </w:ins>
      <w:r w:rsidRPr="00A95D68">
        <w:t>). Paikannimmiin kans käytämä tavalisesti sisäistä lokaalikaasusta</w:t>
      </w:r>
      <w:r w:rsidR="008F0ED8" w:rsidRPr="00A95D68">
        <w:t xml:space="preserve"> </w:t>
      </w:r>
      <w:r w:rsidR="0075485B">
        <w:t>(</w:t>
      </w:r>
      <w:r w:rsidR="008F0ED8" w:rsidRPr="00A95D68">
        <w:t>1, 3</w:t>
      </w:r>
      <w:ins w:id="812" w:author="Information Services" w:date="2015-11-10T18:31:00Z">
        <w:r w:rsidR="00942384">
          <w:t xml:space="preserve">, 4, </w:t>
        </w:r>
      </w:ins>
      <w:ins w:id="813" w:author="Information Services" w:date="2015-11-24T12:44:00Z">
        <w:r w:rsidR="000A49E0">
          <w:t xml:space="preserve">12, </w:t>
        </w:r>
      </w:ins>
      <w:ins w:id="814" w:author="Information Services" w:date="2015-11-10T18:31:00Z">
        <w:r w:rsidR="00942384">
          <w:t>1</w:t>
        </w:r>
      </w:ins>
      <w:ins w:id="815" w:author="Information Services" w:date="2015-11-24T12:44:00Z">
        <w:r w:rsidR="000A49E0">
          <w:t>3</w:t>
        </w:r>
      </w:ins>
      <w:del w:id="816" w:author="Information Services" w:date="2015-11-10T18:31:00Z">
        <w:r w:rsidR="008F0ED8" w:rsidRPr="00A95D68" w:rsidDel="00942384">
          <w:delText>– 5</w:delText>
        </w:r>
      </w:del>
      <w:r w:rsidR="004670DC">
        <w:t xml:space="preserve">; katto tästä </w:t>
      </w:r>
      <w:r w:rsidR="00121235">
        <w:t xml:space="preserve">assiista </w:t>
      </w:r>
      <w:r w:rsidR="004670DC">
        <w:t>kohđasta</w:t>
      </w:r>
      <w:r w:rsidR="009A27A9">
        <w:t xml:space="preserve"> 4.2.1.1 </w:t>
      </w:r>
      <w:r w:rsidR="009A27A9">
        <w:rPr>
          <w:caps/>
        </w:rPr>
        <w:t>paikka</w:t>
      </w:r>
      <w:r w:rsidR="00C21D05" w:rsidRPr="00A95D68">
        <w:t>)</w:t>
      </w:r>
      <w:r w:rsidRPr="00A95D68">
        <w:t>.</w:t>
      </w:r>
    </w:p>
    <w:p w14:paraId="27713E15" w14:textId="77914F53" w:rsidR="00040CCD" w:rsidRPr="00A95D68" w:rsidRDefault="00040CCD" w:rsidP="00BD2A19">
      <w:pPr>
        <w:pStyle w:val="Brdtekst"/>
        <w:spacing w:before="120"/>
      </w:pPr>
      <w:r w:rsidRPr="00DD40F9">
        <w:rPr>
          <w:caps/>
        </w:rPr>
        <w:t>Liiket</w:t>
      </w:r>
      <w:r w:rsidR="004E0146" w:rsidRPr="00DD40F9">
        <w:rPr>
          <w:caps/>
        </w:rPr>
        <w:t>-</w:t>
      </w:r>
      <w:r w:rsidRPr="00DD40F9">
        <w:t>syntaktiita</w:t>
      </w:r>
      <w:r w:rsidRPr="00A95D68">
        <w:t xml:space="preserve"> oon kans semmoissii, missä toisena </w:t>
      </w:r>
      <w:r w:rsidR="002B27B2">
        <w:t>komplement</w:t>
      </w:r>
      <w:r w:rsidRPr="00A95D68">
        <w:t xml:space="preserve">tina eli </w:t>
      </w:r>
      <w:r w:rsidR="000F0DCA">
        <w:t>adverbiaalinna</w:t>
      </w:r>
      <w:r w:rsidRPr="00A95D68">
        <w:t xml:space="preserve"> oon verbifraasi</w:t>
      </w:r>
      <w:r w:rsidR="00C31F4B" w:rsidRPr="00A95D68">
        <w:t xml:space="preserve"> </w:t>
      </w:r>
      <w:r w:rsidR="0075485B">
        <w:t>(</w:t>
      </w:r>
      <w:ins w:id="817" w:author="Information Services" w:date="2015-11-10T18:33:00Z">
        <w:r w:rsidR="000A49E0">
          <w:t>14–16</w:t>
        </w:r>
      </w:ins>
      <w:del w:id="818" w:author="Information Services" w:date="2015-11-10T18:33:00Z">
        <w:r w:rsidR="009E1505" w:rsidDel="00942384">
          <w:delText>9–11</w:delText>
        </w:r>
      </w:del>
      <w:r w:rsidR="00C31F4B" w:rsidRPr="00A95D68">
        <w:t>)</w:t>
      </w:r>
      <w:r w:rsidRPr="00A95D68">
        <w:t xml:space="preserve">. Näissä verbifraasin verbinä oon </w:t>
      </w:r>
      <w:r w:rsidR="00D92A93">
        <w:t>3. inf</w:t>
      </w:r>
      <w:r w:rsidRPr="00A95D68">
        <w:t xml:space="preserve">initiivi. </w:t>
      </w:r>
      <w:r w:rsidR="002357E0" w:rsidRPr="00A95D68">
        <w:t xml:space="preserve">Nämät muistutethaan aspektuaalissii syntaktiita </w:t>
      </w:r>
      <w:r w:rsidR="0075485B">
        <w:t>(</w:t>
      </w:r>
      <w:r w:rsidR="002357E0" w:rsidRPr="00A95D68">
        <w:t xml:space="preserve">katto </w:t>
      </w:r>
      <w:r w:rsidR="003D7385">
        <w:t xml:space="preserve">taas </w:t>
      </w:r>
      <w:r w:rsidR="005D152D">
        <w:t>kohtaa</w:t>
      </w:r>
      <w:r w:rsidR="002357E0" w:rsidRPr="00A95D68">
        <w:t xml:space="preserve"> </w:t>
      </w:r>
      <w:r w:rsidR="00C97BB4" w:rsidRPr="00B72281">
        <w:t xml:space="preserve">4.4.3 Aspektuaaliset </w:t>
      </w:r>
      <w:r w:rsidR="00FE2BF6" w:rsidRPr="00B72281">
        <w:t>syntaktit</w:t>
      </w:r>
      <w:r w:rsidR="00470A0D">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596"/>
        <w:gridCol w:w="2755"/>
      </w:tblGrid>
      <w:tr w:rsidR="00A0623A" w14:paraId="0A243CF9" w14:textId="77777777" w:rsidTr="00A0623A">
        <w:tc>
          <w:tcPr>
            <w:tcW w:w="0" w:type="auto"/>
          </w:tcPr>
          <w:p w14:paraId="4C38F676" w14:textId="01B1CB29" w:rsidR="00A0623A" w:rsidRDefault="00A0623A">
            <w:pPr>
              <w:tabs>
                <w:tab w:val="left" w:pos="2268"/>
                <w:tab w:val="left" w:pos="4536"/>
              </w:tabs>
              <w:spacing w:before="120" w:after="120"/>
              <w:rPr>
                <w:rFonts w:eastAsia="MS Mincho"/>
                <w:lang w:val="nb-NO"/>
              </w:rPr>
            </w:pPr>
            <w:r>
              <w:t>(</w:t>
            </w:r>
            <w:r w:rsidR="00E369F1">
              <w:t>1</w:t>
            </w:r>
            <w:ins w:id="819" w:author="Information Services" w:date="2015-11-24T12:44:00Z">
              <w:r w:rsidR="000A49E0">
                <w:t>4</w:t>
              </w:r>
            </w:ins>
            <w:del w:id="820" w:author="Information Services" w:date="2015-11-10T18:33:00Z">
              <w:r w:rsidR="00E369F1" w:rsidDel="00942384">
                <w:delText>2</w:delText>
              </w:r>
            </w:del>
            <w:r w:rsidRPr="00A95D68">
              <w:t>) Met lähđemä [hihtaamhaan vaarhaan].</w:t>
            </w:r>
          </w:p>
        </w:tc>
        <w:tc>
          <w:tcPr>
            <w:tcW w:w="0" w:type="auto"/>
          </w:tcPr>
          <w:p w14:paraId="4053FD56" w14:textId="0F05901F" w:rsidR="00A0623A" w:rsidRDefault="00A0623A" w:rsidP="00BD2A19">
            <w:pPr>
              <w:tabs>
                <w:tab w:val="left" w:pos="2268"/>
                <w:tab w:val="left" w:pos="4536"/>
              </w:tabs>
              <w:spacing w:before="120" w:after="120"/>
            </w:pPr>
            <w:r>
              <w:t>Vrt.</w:t>
            </w:r>
          </w:p>
        </w:tc>
        <w:tc>
          <w:tcPr>
            <w:tcW w:w="0" w:type="auto"/>
          </w:tcPr>
          <w:p w14:paraId="712A985E" w14:textId="29AE5376" w:rsidR="00A0623A" w:rsidRDefault="00A0623A" w:rsidP="00BD2A19">
            <w:pPr>
              <w:tabs>
                <w:tab w:val="left" w:pos="2268"/>
                <w:tab w:val="left" w:pos="4536"/>
              </w:tabs>
              <w:spacing w:before="120" w:after="120"/>
            </w:pPr>
            <w:r w:rsidRPr="00A95D68">
              <w:t>Met lähđemä vaarhaan.</w:t>
            </w:r>
          </w:p>
        </w:tc>
      </w:tr>
      <w:tr w:rsidR="00A0623A" w14:paraId="6D479EC5" w14:textId="77777777" w:rsidTr="00A0623A">
        <w:tc>
          <w:tcPr>
            <w:tcW w:w="0" w:type="auto"/>
          </w:tcPr>
          <w:p w14:paraId="2B43C273" w14:textId="4AF6581D" w:rsidR="00A0623A" w:rsidRDefault="00A0623A">
            <w:pPr>
              <w:tabs>
                <w:tab w:val="left" w:pos="2268"/>
                <w:tab w:val="left" w:pos="4536"/>
              </w:tabs>
              <w:spacing w:before="120" w:after="120"/>
              <w:rPr>
                <w:rFonts w:eastAsia="MS Mincho"/>
                <w:lang w:val="nb-NO"/>
              </w:rPr>
            </w:pPr>
            <w:r>
              <w:t>(</w:t>
            </w:r>
            <w:r w:rsidRPr="00A95D68">
              <w:t>1</w:t>
            </w:r>
            <w:ins w:id="821" w:author="Information Services" w:date="2015-11-24T12:44:00Z">
              <w:r w:rsidR="000A49E0">
                <w:t>5</w:t>
              </w:r>
            </w:ins>
            <w:del w:id="822" w:author="Information Services" w:date="2015-11-10T18:33:00Z">
              <w:r w:rsidR="00E369F1" w:rsidDel="00942384">
                <w:delText>3</w:delText>
              </w:r>
            </w:del>
            <w:r w:rsidRPr="00A95D68">
              <w:t>) Tyttäret käythiin [kävelemässä tunturissa].</w:t>
            </w:r>
          </w:p>
        </w:tc>
        <w:tc>
          <w:tcPr>
            <w:tcW w:w="0" w:type="auto"/>
          </w:tcPr>
          <w:p w14:paraId="61876CC6" w14:textId="63769FE5" w:rsidR="00A0623A" w:rsidRDefault="00A0623A" w:rsidP="00BD2A19">
            <w:pPr>
              <w:tabs>
                <w:tab w:val="left" w:pos="2268"/>
                <w:tab w:val="left" w:pos="4536"/>
              </w:tabs>
              <w:spacing w:before="120" w:after="120"/>
            </w:pPr>
            <w:r>
              <w:t>Vrt.</w:t>
            </w:r>
          </w:p>
        </w:tc>
        <w:tc>
          <w:tcPr>
            <w:tcW w:w="0" w:type="auto"/>
          </w:tcPr>
          <w:p w14:paraId="2364CE35" w14:textId="4B7CDF53" w:rsidR="00A0623A" w:rsidRDefault="00A0623A" w:rsidP="00BD2A19">
            <w:pPr>
              <w:tabs>
                <w:tab w:val="left" w:pos="2268"/>
                <w:tab w:val="left" w:pos="4536"/>
              </w:tabs>
              <w:spacing w:before="120" w:after="120"/>
            </w:pPr>
            <w:r w:rsidRPr="00A95D68">
              <w:t>Tyttäret käythiin vaarassa.</w:t>
            </w:r>
          </w:p>
        </w:tc>
      </w:tr>
      <w:tr w:rsidR="00A0623A" w14:paraId="396EB09D" w14:textId="77777777" w:rsidTr="00A0623A">
        <w:tc>
          <w:tcPr>
            <w:tcW w:w="0" w:type="auto"/>
          </w:tcPr>
          <w:p w14:paraId="6FA2CB66" w14:textId="62823B84" w:rsidR="00A0623A" w:rsidRDefault="00A0623A">
            <w:pPr>
              <w:tabs>
                <w:tab w:val="left" w:pos="2268"/>
                <w:tab w:val="left" w:pos="4536"/>
              </w:tabs>
              <w:spacing w:before="120" w:after="120"/>
              <w:rPr>
                <w:rFonts w:eastAsia="MS Mincho"/>
                <w:lang w:val="nb-NO"/>
              </w:rPr>
            </w:pPr>
            <w:r>
              <w:t>(</w:t>
            </w:r>
            <w:r w:rsidRPr="00A95D68">
              <w:t>1</w:t>
            </w:r>
            <w:ins w:id="823" w:author="Information Services" w:date="2015-11-24T12:44:00Z">
              <w:r w:rsidR="000A49E0">
                <w:t>6</w:t>
              </w:r>
            </w:ins>
            <w:del w:id="824" w:author="Information Services" w:date="2015-11-10T18:33:00Z">
              <w:r w:rsidR="00E369F1" w:rsidDel="00942384">
                <w:delText>4</w:delText>
              </w:r>
            </w:del>
            <w:r w:rsidRPr="00A95D68">
              <w:t>) Tet tulitta [syömästä].</w:t>
            </w:r>
          </w:p>
        </w:tc>
        <w:tc>
          <w:tcPr>
            <w:tcW w:w="0" w:type="auto"/>
          </w:tcPr>
          <w:p w14:paraId="5361EE2E" w14:textId="58E0FB97" w:rsidR="00A0623A" w:rsidRDefault="00A0623A" w:rsidP="00BD2A19">
            <w:pPr>
              <w:tabs>
                <w:tab w:val="left" w:pos="2268"/>
                <w:tab w:val="left" w:pos="4536"/>
              </w:tabs>
              <w:spacing w:before="120" w:after="120"/>
            </w:pPr>
            <w:r>
              <w:t>Vrt.</w:t>
            </w:r>
          </w:p>
        </w:tc>
        <w:tc>
          <w:tcPr>
            <w:tcW w:w="0" w:type="auto"/>
          </w:tcPr>
          <w:p w14:paraId="6EFB4ABA" w14:textId="2F4F448D" w:rsidR="00A0623A" w:rsidRDefault="00A0623A" w:rsidP="00BD2A19">
            <w:pPr>
              <w:tabs>
                <w:tab w:val="left" w:pos="2268"/>
                <w:tab w:val="left" w:pos="4536"/>
              </w:tabs>
              <w:spacing w:before="120" w:after="120"/>
            </w:pPr>
            <w:r w:rsidRPr="00A95D68">
              <w:t>Tet tulitta Vesisaaresta.</w:t>
            </w:r>
          </w:p>
        </w:tc>
      </w:tr>
    </w:tbl>
    <w:p w14:paraId="631C6DF4" w14:textId="477986EA" w:rsidR="00040CCD" w:rsidRPr="00A95D68" w:rsidRDefault="00040CCD" w:rsidP="00BD2A19">
      <w:pPr>
        <w:pStyle w:val="Brdtekst"/>
        <w:spacing w:before="120"/>
      </w:pPr>
      <w:r w:rsidRPr="00A95D68">
        <w:t xml:space="preserve">Näjemä, ette verbifraasin </w:t>
      </w:r>
      <w:r w:rsidR="00D92A93">
        <w:t>3. inf</w:t>
      </w:r>
      <w:r w:rsidRPr="00A95D68">
        <w:t xml:space="preserve">initiivi oon samassa kaasuksessa ko nomenifraasin nomeni olis. </w:t>
      </w:r>
      <w:r w:rsidR="00D92A93">
        <w:t>3. inf</w:t>
      </w:r>
      <w:r w:rsidRPr="00A95D68">
        <w:t xml:space="preserve">initiivin kaasushaamu oon kuitenki tasan sisäinen lokaalikaasus eli elatiivi tahi illatiivi, </w:t>
      </w:r>
      <w:r w:rsidRPr="00DC2000">
        <w:rPr>
          <w:i/>
        </w:rPr>
        <w:t>käyđä</w:t>
      </w:r>
      <w:r w:rsidRPr="00A95D68">
        <w:t>-</w:t>
      </w:r>
      <w:r w:rsidR="002730D0">
        <w:t xml:space="preserve"> ~ </w:t>
      </w:r>
      <w:r w:rsidR="002730D0" w:rsidRPr="002730D0">
        <w:rPr>
          <w:i/>
        </w:rPr>
        <w:t>käyvä</w:t>
      </w:r>
      <w:r w:rsidR="002730D0">
        <w:t>-</w:t>
      </w:r>
      <w:r w:rsidRPr="00A95D68">
        <w:t xml:space="preserve">verbin </w:t>
      </w:r>
      <w:r w:rsidR="00A84FC5">
        <w:t xml:space="preserve">kans </w:t>
      </w:r>
      <w:r w:rsidRPr="00A95D68">
        <w:t>inessiivi.</w:t>
      </w:r>
    </w:p>
    <w:p w14:paraId="53162FFB" w14:textId="4FC036E2" w:rsidR="00B30251" w:rsidRPr="00655698" w:rsidRDefault="00B30251" w:rsidP="00655698">
      <w:pPr>
        <w:pStyle w:val="Overskrift4"/>
        <w:rPr>
          <w:caps/>
        </w:rPr>
      </w:pPr>
      <w:bookmarkStart w:id="825" w:name="_4.2.1.2._Eksistensi"/>
      <w:bookmarkStart w:id="826" w:name="_Toc198266844"/>
      <w:bookmarkStart w:id="827" w:name="_Toc209168596"/>
      <w:bookmarkStart w:id="828" w:name="_Toc241129235"/>
      <w:bookmarkStart w:id="829" w:name="_Toc311273756"/>
      <w:bookmarkEnd w:id="825"/>
      <w:r w:rsidRPr="00655698">
        <w:rPr>
          <w:caps/>
        </w:rPr>
        <w:t>Eksistensi</w:t>
      </w:r>
      <w:bookmarkEnd w:id="741"/>
      <w:bookmarkEnd w:id="826"/>
      <w:bookmarkEnd w:id="827"/>
      <w:bookmarkEnd w:id="828"/>
      <w:bookmarkEnd w:id="829"/>
    </w:p>
    <w:p w14:paraId="153B8767" w14:textId="7E9AA388" w:rsidR="00B30251" w:rsidRPr="00A95D68" w:rsidRDefault="00B30251" w:rsidP="00BD2A19">
      <w:pPr>
        <w:pStyle w:val="Brdtekst"/>
        <w:spacing w:before="120"/>
      </w:pPr>
      <w:r w:rsidRPr="00EF546C">
        <w:rPr>
          <w:caps/>
        </w:rPr>
        <w:t>Eksistensi</w:t>
      </w:r>
      <w:r w:rsidR="001C3A36" w:rsidRPr="00EF546C">
        <w:rPr>
          <w:caps/>
        </w:rPr>
        <w:t>-</w:t>
      </w:r>
      <w:r w:rsidRPr="00A95D68">
        <w:t>syntakti</w:t>
      </w:r>
      <w:r w:rsidR="005D1C54">
        <w:t xml:space="preserve"> oon lokatiivinen syntakti, mikä</w:t>
      </w:r>
      <w:r w:rsidR="000A4B27">
        <w:t xml:space="preserve"> </w:t>
      </w:r>
      <w:r w:rsidRPr="00A95D68">
        <w:t xml:space="preserve">muistelee, ette </w:t>
      </w:r>
      <w:r w:rsidR="00B21136" w:rsidRPr="00A95D68">
        <w:t xml:space="preserve">jossaki oon olemassa </w:t>
      </w:r>
      <w:r w:rsidRPr="00A95D68">
        <w:t xml:space="preserve">joku eli jotaki. </w:t>
      </w:r>
      <w:r w:rsidR="00313840" w:rsidRPr="00A95D68">
        <w:t>Tavalissii</w:t>
      </w:r>
      <w:r w:rsidRPr="00A95D68">
        <w:t xml:space="preserve">mat verbit </w:t>
      </w:r>
      <w:r w:rsidRPr="00891CB6">
        <w:rPr>
          <w:caps/>
        </w:rPr>
        <w:t>eksistensi</w:t>
      </w:r>
      <w:r w:rsidR="002268C4" w:rsidRPr="00891CB6">
        <w:rPr>
          <w:caps/>
        </w:rPr>
        <w:t>-</w:t>
      </w:r>
      <w:r w:rsidRPr="00A95D68">
        <w:t xml:space="preserve">syntaktissa oon </w:t>
      </w:r>
      <w:r w:rsidRPr="00877DDE">
        <w:rPr>
          <w:i/>
        </w:rPr>
        <w:t>olla</w:t>
      </w:r>
      <w:r w:rsidRPr="00A95D68">
        <w:t xml:space="preserve"> ja </w:t>
      </w:r>
      <w:r w:rsidRPr="00877DDE">
        <w:rPr>
          <w:i/>
        </w:rPr>
        <w:t>löyttyyt</w:t>
      </w:r>
      <w:r w:rsidR="00E84EA1" w:rsidRPr="00877DDE">
        <w:rPr>
          <w:i/>
        </w:rPr>
        <w:t xml:space="preserve"> </w:t>
      </w:r>
      <w:r w:rsidR="00BA1173" w:rsidRPr="00BA1173">
        <w:t>~</w:t>
      </w:r>
      <w:r w:rsidR="00E84EA1" w:rsidRPr="00877DDE">
        <w:rPr>
          <w:i/>
        </w:rPr>
        <w:t xml:space="preserve"> löytyä</w:t>
      </w:r>
      <w:r w:rsidR="0075485B" w:rsidRPr="0075485B">
        <w:t>(</w:t>
      </w:r>
      <w:r w:rsidR="00E84EA1" w:rsidRPr="00877DDE">
        <w:rPr>
          <w:i/>
        </w:rPr>
        <w:t>t</w:t>
      </w:r>
      <w:r w:rsidR="0075485B" w:rsidRPr="0075485B">
        <w:t>)</w:t>
      </w:r>
      <w:r w:rsidRPr="00A95D68">
        <w:t xml:space="preserve">. Mutta oon niitä muitaki, näjet kaikki </w:t>
      </w:r>
      <w:r w:rsidR="0064475E" w:rsidRPr="00A95D68">
        <w:t>oloverb</w:t>
      </w:r>
      <w:r w:rsidRPr="00A95D68">
        <w:t xml:space="preserve">it oon kans mahđoliset, niin ko </w:t>
      </w:r>
      <w:r w:rsidRPr="00877DDE">
        <w:rPr>
          <w:i/>
        </w:rPr>
        <w:t>maata</w:t>
      </w:r>
      <w:r w:rsidR="0075485B" w:rsidRPr="0075485B">
        <w:t>,</w:t>
      </w:r>
      <w:r w:rsidRPr="00877DDE">
        <w:rPr>
          <w:i/>
        </w:rPr>
        <w:t xml:space="preserve"> seissoot</w:t>
      </w:r>
      <w:r w:rsidR="00C252A1" w:rsidRPr="00877DDE">
        <w:rPr>
          <w:i/>
        </w:rPr>
        <w:t xml:space="preserve"> </w:t>
      </w:r>
      <w:r w:rsidR="00BA1173" w:rsidRPr="00BA1173">
        <w:t>~</w:t>
      </w:r>
      <w:r w:rsidR="00C252A1" w:rsidRPr="00877DDE">
        <w:rPr>
          <w:i/>
        </w:rPr>
        <w:t xml:space="preserve"> seisoa</w:t>
      </w:r>
      <w:r w:rsidR="0075485B" w:rsidRPr="0075485B">
        <w:t>(</w:t>
      </w:r>
      <w:r w:rsidR="00C252A1" w:rsidRPr="00877DDE">
        <w:rPr>
          <w:i/>
        </w:rPr>
        <w:t>t</w:t>
      </w:r>
      <w:r w:rsidR="0075485B" w:rsidRPr="0075485B">
        <w:t>),</w:t>
      </w:r>
      <w:r w:rsidRPr="00877DDE">
        <w:rPr>
          <w:i/>
        </w:rPr>
        <w:t xml:space="preserve"> istuut</w:t>
      </w:r>
      <w:r w:rsidR="00364D92" w:rsidRPr="00877DDE">
        <w:rPr>
          <w:i/>
        </w:rPr>
        <w:t xml:space="preserve"> </w:t>
      </w:r>
      <w:r w:rsidR="00BA1173" w:rsidRPr="00BA1173">
        <w:t>~</w:t>
      </w:r>
      <w:r w:rsidR="00C252A1" w:rsidRPr="00877DDE">
        <w:rPr>
          <w:i/>
        </w:rPr>
        <w:t xml:space="preserve"> istua</w:t>
      </w:r>
      <w:r w:rsidR="0075485B" w:rsidRPr="0075485B">
        <w:t>(</w:t>
      </w:r>
      <w:r w:rsidR="00C252A1" w:rsidRPr="00877DDE">
        <w:rPr>
          <w:i/>
        </w:rPr>
        <w:t>t</w:t>
      </w:r>
      <w:r w:rsidR="0075485B" w:rsidRPr="0075485B">
        <w:t>)</w:t>
      </w:r>
      <w:r w:rsidR="00C252A1" w:rsidRPr="00A95D68">
        <w:t xml:space="preserve"> </w:t>
      </w:r>
      <w:r w:rsidR="00364D92" w:rsidRPr="00A95D68">
        <w:t xml:space="preserve">ja </w:t>
      </w:r>
      <w:r w:rsidR="00364D92" w:rsidRPr="00877DDE">
        <w:rPr>
          <w:i/>
        </w:rPr>
        <w:t>pyssyyt</w:t>
      </w:r>
      <w:r w:rsidR="00C252A1" w:rsidRPr="00877DDE">
        <w:rPr>
          <w:i/>
        </w:rPr>
        <w:t xml:space="preserve"> </w:t>
      </w:r>
      <w:r w:rsidR="00BA1173" w:rsidRPr="00BA1173">
        <w:t>~</w:t>
      </w:r>
      <w:r w:rsidR="00C252A1" w:rsidRPr="00877DDE">
        <w:rPr>
          <w:i/>
        </w:rPr>
        <w:t xml:space="preserve"> pysyä</w:t>
      </w:r>
      <w:r w:rsidR="0075485B" w:rsidRPr="0075485B">
        <w:t>(</w:t>
      </w:r>
      <w:r w:rsidR="00C252A1" w:rsidRPr="00877DDE">
        <w:rPr>
          <w:i/>
        </w:rPr>
        <w:t>t</w:t>
      </w:r>
      <w:r w:rsidR="0075485B" w:rsidRPr="0075485B">
        <w:t>)</w:t>
      </w:r>
      <w:r w:rsidRPr="00A95D68">
        <w:t xml:space="preserve">. </w:t>
      </w:r>
      <w:r w:rsidR="00F93C4B" w:rsidRPr="00A95D68">
        <w:t>Esimerkiksi</w:t>
      </w:r>
      <w:r w:rsidR="00765613">
        <w:t>:</w:t>
      </w:r>
    </w:p>
    <w:p w14:paraId="563AF5C1" w14:textId="2E888FED" w:rsidR="00B30251" w:rsidRPr="00A95D68" w:rsidRDefault="0075485B" w:rsidP="00B34546">
      <w:pPr>
        <w:tabs>
          <w:tab w:val="left" w:pos="2340"/>
          <w:tab w:val="left" w:pos="4111"/>
        </w:tabs>
        <w:spacing w:before="120" w:after="40"/>
      </w:pPr>
      <w:r>
        <w:t>(</w:t>
      </w:r>
      <w:r w:rsidR="0076215E" w:rsidRPr="00A95D68">
        <w:t>1</w:t>
      </w:r>
      <w:r w:rsidR="000F3288" w:rsidRPr="00A95D68">
        <w:t xml:space="preserve">) </w:t>
      </w:r>
      <w:r w:rsidR="00222B04">
        <w:t>Talossa</w:t>
      </w:r>
      <w:r w:rsidR="00B30251" w:rsidRPr="00A95D68">
        <w:tab/>
        <w:t>oon</w:t>
      </w:r>
      <w:r w:rsidR="00B30251" w:rsidRPr="00A95D68">
        <w:tab/>
      </w:r>
      <w:r w:rsidR="00222B04">
        <w:t xml:space="preserve">[kaksi </w:t>
      </w:r>
      <w:r w:rsidR="00B30251" w:rsidRPr="00A95D68">
        <w:t>lom</w:t>
      </w:r>
      <w:r w:rsidR="00222B04">
        <w:t>ma</w:t>
      </w:r>
      <w:r w:rsidR="00B30251" w:rsidRPr="00A95D68">
        <w:t>a</w:t>
      </w:r>
      <w:r w:rsidR="00222B04">
        <w:t>]</w:t>
      </w:r>
      <w:r w:rsidR="00B30251" w:rsidRPr="00A95D68">
        <w:t>.</w:t>
      </w:r>
    </w:p>
    <w:p w14:paraId="2EF2DEB5" w14:textId="2CFC49AB" w:rsidR="00B30251" w:rsidRPr="00A95D68" w:rsidRDefault="001938FE" w:rsidP="00B34546">
      <w:pPr>
        <w:tabs>
          <w:tab w:val="left" w:pos="2340"/>
          <w:tab w:val="left" w:pos="4111"/>
        </w:tabs>
        <w:spacing w:before="40" w:after="40"/>
      </w:pPr>
      <w:r>
        <w:t>N[sg.</w:t>
      </w:r>
      <w:r w:rsidR="00B30251" w:rsidRPr="00A95D68">
        <w:t>iness</w:t>
      </w:r>
      <w:r w:rsidR="00765613">
        <w:t>.</w:t>
      </w:r>
      <w:r w:rsidR="00B30251" w:rsidRPr="00A95D68">
        <w:t>]</w:t>
      </w:r>
      <w:r w:rsidR="00B30251" w:rsidRPr="00A95D68">
        <w:tab/>
        <w:t>V[</w:t>
      </w:r>
      <w:r w:rsidR="00B30251" w:rsidRPr="001938FE">
        <w:rPr>
          <w:i/>
        </w:rPr>
        <w:t>olla</w:t>
      </w:r>
      <w:r w:rsidR="00B30251" w:rsidRPr="00A95D68">
        <w:t xml:space="preserve">, </w:t>
      </w:r>
      <w:r w:rsidR="001337F6">
        <w:t>sg3</w:t>
      </w:r>
      <w:r w:rsidR="00B30251" w:rsidRPr="00A95D68">
        <w:t>]</w:t>
      </w:r>
      <w:r w:rsidR="00B30251" w:rsidRPr="00A95D68">
        <w:tab/>
      </w:r>
      <w:r w:rsidR="00222B04">
        <w:t>KvaP</w:t>
      </w:r>
      <w:r w:rsidR="00B30251" w:rsidRPr="00A95D68">
        <w:t>[</w:t>
      </w:r>
      <w:r w:rsidR="00222B04">
        <w:t>kardinaali</w:t>
      </w:r>
      <w:r w:rsidR="00230069">
        <w:t>[sg.nom.]</w:t>
      </w:r>
      <w:r w:rsidR="00222B04">
        <w:t xml:space="preserve"> + N[sg.part</w:t>
      </w:r>
      <w:r w:rsidR="00765613">
        <w:t>.</w:t>
      </w:r>
      <w:r w:rsidR="00222B04">
        <w:t>]]</w:t>
      </w:r>
    </w:p>
    <w:p w14:paraId="36568751" w14:textId="77777777" w:rsidR="00B30251" w:rsidRPr="00A95D68" w:rsidRDefault="00B30251" w:rsidP="00B34546">
      <w:pPr>
        <w:tabs>
          <w:tab w:val="left" w:pos="2340"/>
          <w:tab w:val="left" w:pos="4111"/>
        </w:tabs>
        <w:spacing w:before="40" w:after="120"/>
      </w:pPr>
      <w:r w:rsidRPr="00A95D68">
        <w:t>ADVLI</w:t>
      </w:r>
      <w:r w:rsidRPr="00A95D68">
        <w:tab/>
        <w:t>V</w:t>
      </w:r>
      <w:r w:rsidRPr="00A95D68">
        <w:tab/>
        <w:t>SUBJ</w:t>
      </w:r>
    </w:p>
    <w:p w14:paraId="309205CB" w14:textId="320728FC" w:rsidR="00B30251" w:rsidRPr="00A95D68" w:rsidRDefault="0075485B" w:rsidP="00B34546">
      <w:pPr>
        <w:tabs>
          <w:tab w:val="left" w:pos="2340"/>
          <w:tab w:val="left" w:pos="4111"/>
        </w:tabs>
        <w:spacing w:before="120" w:after="40"/>
      </w:pPr>
      <w:r>
        <w:t>(</w:t>
      </w:r>
      <w:r w:rsidR="0076215E" w:rsidRPr="00A95D68">
        <w:t>2</w:t>
      </w:r>
      <w:r w:rsidR="000F3288" w:rsidRPr="00A95D68">
        <w:t xml:space="preserve">) </w:t>
      </w:r>
      <w:r w:rsidR="00B30251" w:rsidRPr="00A95D68">
        <w:t>Jovessa</w:t>
      </w:r>
      <w:r w:rsidR="00B30251" w:rsidRPr="00A95D68">
        <w:tab/>
        <w:t>oon</w:t>
      </w:r>
      <w:r w:rsidR="00B30251" w:rsidRPr="00A95D68">
        <w:tab/>
        <w:t>kallaa.</w:t>
      </w:r>
    </w:p>
    <w:p w14:paraId="6CF50EA4" w14:textId="0F58B661" w:rsidR="00B30251" w:rsidRPr="00A95D68" w:rsidRDefault="001938FE" w:rsidP="00B34546">
      <w:pPr>
        <w:tabs>
          <w:tab w:val="left" w:pos="2340"/>
          <w:tab w:val="left" w:pos="4111"/>
        </w:tabs>
        <w:spacing w:before="40" w:after="40"/>
      </w:pPr>
      <w:r>
        <w:t>N[sg.</w:t>
      </w:r>
      <w:r w:rsidR="00B30251" w:rsidRPr="00A95D68">
        <w:t>iness</w:t>
      </w:r>
      <w:r w:rsidR="00765613">
        <w:t>.</w:t>
      </w:r>
      <w:r w:rsidR="00B30251" w:rsidRPr="00A95D68">
        <w:t>]</w:t>
      </w:r>
      <w:r w:rsidR="00B30251" w:rsidRPr="00A95D68">
        <w:tab/>
        <w:t>V[</w:t>
      </w:r>
      <w:r w:rsidR="00B30251" w:rsidRPr="001938FE">
        <w:rPr>
          <w:i/>
        </w:rPr>
        <w:t>olla</w:t>
      </w:r>
      <w:r w:rsidR="00B30251" w:rsidRPr="00A95D68">
        <w:t xml:space="preserve">, </w:t>
      </w:r>
      <w:r w:rsidR="001337F6">
        <w:t>sg3</w:t>
      </w:r>
      <w:r w:rsidR="00B30251" w:rsidRPr="00A95D68">
        <w:t>]</w:t>
      </w:r>
      <w:r w:rsidR="00B30251" w:rsidRPr="00A95D68">
        <w:tab/>
        <w:t>N[sg.part.]</w:t>
      </w:r>
    </w:p>
    <w:p w14:paraId="103F97E0" w14:textId="77777777" w:rsidR="00B30251" w:rsidRPr="00A95D68" w:rsidRDefault="00B30251" w:rsidP="00B34546">
      <w:pPr>
        <w:tabs>
          <w:tab w:val="left" w:pos="2340"/>
          <w:tab w:val="left" w:pos="4111"/>
        </w:tabs>
        <w:spacing w:before="40" w:after="120"/>
      </w:pPr>
      <w:r w:rsidRPr="00A95D68">
        <w:t>ADVLI</w:t>
      </w:r>
      <w:r w:rsidRPr="00A95D68">
        <w:tab/>
        <w:t>V</w:t>
      </w:r>
      <w:r w:rsidRPr="00A95D68">
        <w:tab/>
        <w:t>SUBJ</w:t>
      </w:r>
    </w:p>
    <w:p w14:paraId="72B22E3C" w14:textId="6743C086" w:rsidR="00B30251" w:rsidRPr="00A95D68" w:rsidRDefault="0075485B" w:rsidP="00B34546">
      <w:pPr>
        <w:tabs>
          <w:tab w:val="left" w:pos="2340"/>
          <w:tab w:val="left" w:pos="4111"/>
        </w:tabs>
        <w:spacing w:before="120" w:after="40"/>
      </w:pPr>
      <w:r>
        <w:lastRenderedPageBreak/>
        <w:t>(</w:t>
      </w:r>
      <w:r w:rsidR="0076215E" w:rsidRPr="00A95D68">
        <w:t>3</w:t>
      </w:r>
      <w:r w:rsidR="000F3288" w:rsidRPr="00A95D68">
        <w:t xml:space="preserve">) </w:t>
      </w:r>
      <w:r w:rsidR="00B30251" w:rsidRPr="00A95D68">
        <w:t>Lomassa</w:t>
      </w:r>
      <w:r w:rsidR="00B30251" w:rsidRPr="00A95D68">
        <w:tab/>
        <w:t>istuu</w:t>
      </w:r>
      <w:r w:rsidR="00B30251" w:rsidRPr="00A95D68">
        <w:tab/>
        <w:t>[studenttiita, tyttäriitä ja poikkii].</w:t>
      </w:r>
    </w:p>
    <w:p w14:paraId="38A4A70A" w14:textId="59596820" w:rsidR="00B30251" w:rsidRPr="00A95D68" w:rsidRDefault="001938FE" w:rsidP="00B34546">
      <w:pPr>
        <w:tabs>
          <w:tab w:val="left" w:pos="2340"/>
          <w:tab w:val="left" w:pos="4111"/>
        </w:tabs>
        <w:spacing w:before="40" w:after="40"/>
      </w:pPr>
      <w:r>
        <w:t>N[sg.</w:t>
      </w:r>
      <w:r w:rsidR="00265419">
        <w:t>iness</w:t>
      </w:r>
      <w:r w:rsidR="00765613">
        <w:t>.</w:t>
      </w:r>
      <w:r w:rsidR="00265419">
        <w:t>]</w:t>
      </w:r>
      <w:r w:rsidR="00265419">
        <w:tab/>
        <w:t>V[</w:t>
      </w:r>
      <w:r w:rsidR="00265419" w:rsidRPr="001938FE">
        <w:rPr>
          <w:i/>
        </w:rPr>
        <w:t>istuut</w:t>
      </w:r>
      <w:r w:rsidR="00265419">
        <w:t xml:space="preserve">, </w:t>
      </w:r>
      <w:r w:rsidR="001337F6">
        <w:t>sg3</w:t>
      </w:r>
      <w:r w:rsidR="00265419">
        <w:t>]</w:t>
      </w:r>
      <w:r w:rsidR="00265419">
        <w:tab/>
        <w:t>N[</w:t>
      </w:r>
      <w:r w:rsidR="00B30251" w:rsidRPr="00A95D68">
        <w:t>pl.part</w:t>
      </w:r>
      <w:r w:rsidR="00265419">
        <w:t>.</w:t>
      </w:r>
      <w:r w:rsidR="00B30251" w:rsidRPr="00A95D68">
        <w:t>]</w:t>
      </w:r>
    </w:p>
    <w:p w14:paraId="1FA8EC33" w14:textId="77777777" w:rsidR="00B30251" w:rsidRPr="00A95D68" w:rsidRDefault="00B30251" w:rsidP="00B34546">
      <w:pPr>
        <w:tabs>
          <w:tab w:val="left" w:pos="2340"/>
          <w:tab w:val="left" w:pos="4111"/>
        </w:tabs>
        <w:spacing w:before="40" w:after="120"/>
      </w:pPr>
      <w:r w:rsidRPr="00A95D68">
        <w:t>ADVLI</w:t>
      </w:r>
      <w:r w:rsidRPr="00A95D68">
        <w:tab/>
        <w:t>V</w:t>
      </w:r>
      <w:r w:rsidRPr="00A95D68">
        <w:tab/>
        <w:t>SUBJ</w:t>
      </w:r>
    </w:p>
    <w:p w14:paraId="2E7A1188" w14:textId="3579322A" w:rsidR="00B30251" w:rsidRPr="00A95D68" w:rsidRDefault="0075485B" w:rsidP="00B34546">
      <w:pPr>
        <w:tabs>
          <w:tab w:val="left" w:pos="2340"/>
          <w:tab w:val="left" w:pos="4111"/>
        </w:tabs>
        <w:spacing w:before="120" w:after="40"/>
      </w:pPr>
      <w:r>
        <w:t>(</w:t>
      </w:r>
      <w:r w:rsidR="0076215E" w:rsidRPr="00A95D68">
        <w:t>4</w:t>
      </w:r>
      <w:r w:rsidR="000F3288" w:rsidRPr="00A95D68">
        <w:t xml:space="preserve">) </w:t>
      </w:r>
      <w:r w:rsidR="00B30251" w:rsidRPr="00A95D68">
        <w:t>Kentälä</w:t>
      </w:r>
      <w:r w:rsidR="00B30251" w:rsidRPr="00A95D68">
        <w:tab/>
        <w:t>seisoi</w:t>
      </w:r>
      <w:r w:rsidR="00B30251" w:rsidRPr="00A95D68">
        <w:tab/>
        <w:t>[paljon ihmissii/ihmistä].</w:t>
      </w:r>
    </w:p>
    <w:p w14:paraId="1BFF604E" w14:textId="5F09CAE6" w:rsidR="00B30251" w:rsidRPr="00A95D68" w:rsidRDefault="00412C85" w:rsidP="00B34546">
      <w:pPr>
        <w:tabs>
          <w:tab w:val="left" w:pos="2340"/>
          <w:tab w:val="left" w:pos="4111"/>
        </w:tabs>
        <w:spacing w:before="40" w:after="40"/>
      </w:pPr>
      <w:r>
        <w:t>N[</w:t>
      </w:r>
      <w:r w:rsidR="00685298">
        <w:t>sg</w:t>
      </w:r>
      <w:r w:rsidR="00BC1EB8">
        <w:t>.adess.</w:t>
      </w:r>
      <w:r w:rsidR="00B30251" w:rsidRPr="00A95D68">
        <w:t>]</w:t>
      </w:r>
      <w:r w:rsidR="00B30251" w:rsidRPr="00A95D68">
        <w:tab/>
        <w:t>V[</w:t>
      </w:r>
      <w:r w:rsidR="00B30251" w:rsidRPr="00412C85">
        <w:rPr>
          <w:i/>
        </w:rPr>
        <w:t>seissoot</w:t>
      </w:r>
      <w:r w:rsidR="00B30251" w:rsidRPr="00A95D68">
        <w:t xml:space="preserve">, </w:t>
      </w:r>
      <w:r w:rsidR="001337F6">
        <w:t>sg3</w:t>
      </w:r>
      <w:r w:rsidR="00B30251" w:rsidRPr="00A95D68">
        <w:t>]</w:t>
      </w:r>
      <w:r w:rsidR="00B30251" w:rsidRPr="00A95D68">
        <w:tab/>
        <w:t>K</w:t>
      </w:r>
      <w:r w:rsidR="00D5473F">
        <w:t>va</w:t>
      </w:r>
      <w:r w:rsidR="00955BDB" w:rsidRPr="00A95D68">
        <w:t>P</w:t>
      </w:r>
      <w:r w:rsidR="00B30251" w:rsidRPr="00A95D68">
        <w:t>[</w:t>
      </w:r>
      <w:r w:rsidR="00515F9B">
        <w:t>Adv</w:t>
      </w:r>
      <w:r w:rsidR="00367E6B">
        <w:t xml:space="preserve"> </w:t>
      </w:r>
      <w:r w:rsidR="00B30251" w:rsidRPr="00A95D68">
        <w:t>+</w:t>
      </w:r>
      <w:r w:rsidR="00367E6B">
        <w:t xml:space="preserve"> </w:t>
      </w:r>
      <w:r w:rsidR="00222B04">
        <w:t>N[</w:t>
      </w:r>
      <w:r w:rsidR="00B30251" w:rsidRPr="00A95D68">
        <w:t>pl.part./sg.part.</w:t>
      </w:r>
      <w:r w:rsidR="00222B04">
        <w:t>]</w:t>
      </w:r>
      <w:r w:rsidR="00B30251" w:rsidRPr="00A95D68">
        <w:t>]</w:t>
      </w:r>
    </w:p>
    <w:p w14:paraId="06ABF55B" w14:textId="77777777" w:rsidR="000F3288" w:rsidRPr="00A95D68" w:rsidRDefault="00B30251" w:rsidP="00B34546">
      <w:pPr>
        <w:tabs>
          <w:tab w:val="left" w:pos="2340"/>
          <w:tab w:val="left" w:pos="4111"/>
        </w:tabs>
        <w:spacing w:before="40" w:after="120"/>
      </w:pPr>
      <w:r w:rsidRPr="00A95D68">
        <w:t>ADVLI</w:t>
      </w:r>
      <w:r w:rsidRPr="00A95D68">
        <w:tab/>
        <w:t>V</w:t>
      </w:r>
      <w:r w:rsidRPr="00A95D68">
        <w:tab/>
        <w:t>SUBJ</w:t>
      </w:r>
    </w:p>
    <w:p w14:paraId="3A2D10EE" w14:textId="0DEB545E" w:rsidR="00B30251" w:rsidRPr="00A95D68" w:rsidRDefault="0075485B" w:rsidP="00BD2A19">
      <w:pPr>
        <w:tabs>
          <w:tab w:val="left" w:pos="2340"/>
          <w:tab w:val="left" w:pos="4111"/>
        </w:tabs>
        <w:spacing w:before="120" w:after="120"/>
      </w:pPr>
      <w:r>
        <w:t>(</w:t>
      </w:r>
      <w:r w:rsidR="00074127" w:rsidRPr="00A95D68">
        <w:t>5</w:t>
      </w:r>
      <w:r w:rsidR="000F3288" w:rsidRPr="00A95D68">
        <w:t xml:space="preserve">) </w:t>
      </w:r>
      <w:r w:rsidR="002B2207" w:rsidRPr="00A95D68">
        <w:t>[Huonheen takana]</w:t>
      </w:r>
      <w:r w:rsidR="00074127" w:rsidRPr="00A95D68">
        <w:t xml:space="preserve"> </w:t>
      </w:r>
      <w:r w:rsidR="00B30251" w:rsidRPr="00A95D68">
        <w:t>makkaa</w:t>
      </w:r>
      <w:r w:rsidR="00074127" w:rsidRPr="00A95D68">
        <w:t xml:space="preserve"> </w:t>
      </w:r>
      <w:r w:rsidR="00B30251" w:rsidRPr="00A95D68">
        <w:t>studenttijoukko.</w:t>
      </w:r>
    </w:p>
    <w:p w14:paraId="555CA5AD" w14:textId="21A2B4F3" w:rsidR="002341E7" w:rsidRDefault="0075485B" w:rsidP="00BD2A19">
      <w:pPr>
        <w:tabs>
          <w:tab w:val="left" w:pos="2340"/>
          <w:tab w:val="left" w:pos="4111"/>
        </w:tabs>
        <w:spacing w:before="120" w:after="120"/>
      </w:pPr>
      <w:r>
        <w:t>(</w:t>
      </w:r>
      <w:r w:rsidR="007A122C">
        <w:t>6</w:t>
      </w:r>
      <w:r w:rsidR="000F3288" w:rsidRPr="00A95D68">
        <w:t xml:space="preserve">) </w:t>
      </w:r>
      <w:del w:id="830" w:author="Information Services" w:date="2015-11-24T12:47:00Z">
        <w:r w:rsidR="002341E7" w:rsidRPr="00A95D68" w:rsidDel="000A49E0">
          <w:delText>Lomassa</w:delText>
        </w:r>
        <w:r w:rsidR="00074127" w:rsidRPr="00A95D68" w:rsidDel="000A49E0">
          <w:delText xml:space="preserve"> </w:delText>
        </w:r>
      </w:del>
      <w:ins w:id="831" w:author="Information Services" w:date="2015-11-24T12:47:00Z">
        <w:r w:rsidR="000A49E0">
          <w:t>Tässä</w:t>
        </w:r>
        <w:r w:rsidR="000A49E0" w:rsidRPr="00A95D68">
          <w:t xml:space="preserve"> </w:t>
        </w:r>
      </w:ins>
      <w:r w:rsidR="002341E7" w:rsidRPr="00A95D68">
        <w:t>istuthaan</w:t>
      </w:r>
      <w:r w:rsidR="00074127" w:rsidRPr="00A95D68">
        <w:t xml:space="preserve"> </w:t>
      </w:r>
      <w:r w:rsidR="00697E5B" w:rsidRPr="00A95D68">
        <w:t>[</w:t>
      </w:r>
      <w:r w:rsidR="002341E7" w:rsidRPr="00A95D68">
        <w:t>studentit, tyttäret ja pojat</w:t>
      </w:r>
      <w:r w:rsidR="00697E5B" w:rsidRPr="00A95D68">
        <w:t>]</w:t>
      </w:r>
      <w:r w:rsidR="002341E7" w:rsidRPr="00A95D68">
        <w:t>.</w:t>
      </w:r>
    </w:p>
    <w:p w14:paraId="0688D211" w14:textId="29E60D31" w:rsidR="00C0713D" w:rsidRDefault="00C0713D" w:rsidP="00BD2A19">
      <w:pPr>
        <w:pStyle w:val="Brdtekst"/>
        <w:spacing w:before="120"/>
      </w:pPr>
      <w:r>
        <w:t xml:space="preserve">Semmoisetki verbit ko esimerkiksi </w:t>
      </w:r>
      <w:r>
        <w:rPr>
          <w:i/>
        </w:rPr>
        <w:t>kasuta</w:t>
      </w:r>
      <w:r>
        <w:t xml:space="preserve"> saatethaan olla verbaalinna </w:t>
      </w:r>
      <w:r>
        <w:rPr>
          <w:caps/>
        </w:rPr>
        <w:t>esistensissä</w:t>
      </w:r>
      <w:r>
        <w:t>. Silloin sen merkitys syntaktissa oon enämen oloverbin ko muutosverbin.</w:t>
      </w:r>
    </w:p>
    <w:p w14:paraId="7994D5F5" w14:textId="5DE10AF1" w:rsidR="00C0713D" w:rsidRPr="00C0713D" w:rsidRDefault="00C0713D" w:rsidP="00BD2A19">
      <w:pPr>
        <w:pStyle w:val="Brdtekst"/>
        <w:spacing w:before="120"/>
      </w:pPr>
      <w:r>
        <w:t>(7) Laksossa kassuu koivuu, pihlajaa, paivuu ja katajaa.</w:t>
      </w:r>
    </w:p>
    <w:p w14:paraId="26C235FB" w14:textId="1E568839" w:rsidR="00B30251" w:rsidRPr="00A95D68" w:rsidRDefault="00B30251" w:rsidP="00BD2A19">
      <w:pPr>
        <w:pStyle w:val="Brdtekst"/>
        <w:spacing w:before="120"/>
      </w:pPr>
      <w:r w:rsidRPr="00A95D68">
        <w:t xml:space="preserve">Näjemä, ette </w:t>
      </w:r>
      <w:r w:rsidRPr="00891CB6">
        <w:rPr>
          <w:caps/>
        </w:rPr>
        <w:t>eksistensi</w:t>
      </w:r>
      <w:r w:rsidR="001C3A36" w:rsidRPr="00A95D68">
        <w:t>-</w:t>
      </w:r>
      <w:r w:rsidRPr="00A95D68">
        <w:t xml:space="preserve">syntaktissa subjekti oon </w:t>
      </w:r>
      <w:r w:rsidR="0043564B">
        <w:t>viimisennä</w:t>
      </w:r>
      <w:r w:rsidRPr="00A95D68">
        <w:t xml:space="preserve"> syntaktissa. Adverbiaali – joka siis muistelee</w:t>
      </w:r>
      <w:r w:rsidR="00412C85">
        <w:t>,</w:t>
      </w:r>
      <w:r w:rsidRPr="00A95D68">
        <w:t xml:space="preserve"> missä subjekti oon – oon syntaktin alussa. Adverbiaali oon </w:t>
      </w:r>
      <w:r w:rsidR="00484E95" w:rsidRPr="00A95D68">
        <w:t>olokaas</w:t>
      </w:r>
      <w:r w:rsidRPr="00A95D68">
        <w:t>uksessa</w:t>
      </w:r>
      <w:r w:rsidR="00697E5B" w:rsidRPr="00A95D68">
        <w:t xml:space="preserve"> </w:t>
      </w:r>
      <w:r w:rsidR="0075485B">
        <w:t>(</w:t>
      </w:r>
      <w:r w:rsidR="00697E5B" w:rsidRPr="00A95D68">
        <w:t>1–4</w:t>
      </w:r>
      <w:r w:rsidR="00893BAF" w:rsidRPr="00A95D68">
        <w:t xml:space="preserve">, </w:t>
      </w:r>
      <w:r w:rsidR="00697E5B" w:rsidRPr="00A95D68">
        <w:t>7</w:t>
      </w:r>
      <w:r w:rsidR="00893BAF" w:rsidRPr="00A95D68">
        <w:t>)</w:t>
      </w:r>
      <w:r w:rsidRPr="00A95D68">
        <w:t xml:space="preserve">, tahi sitte se oon </w:t>
      </w:r>
      <w:r w:rsidR="00F15426" w:rsidRPr="00A95D68">
        <w:t>adposisuuni</w:t>
      </w:r>
      <w:r w:rsidR="00F947A5" w:rsidRPr="00A95D68">
        <w:t xml:space="preserve">fraasi </w:t>
      </w:r>
      <w:r w:rsidR="0075485B">
        <w:t>(</w:t>
      </w:r>
      <w:r w:rsidR="00697E5B" w:rsidRPr="00A95D68">
        <w:t>5</w:t>
      </w:r>
      <w:r w:rsidR="00893BAF" w:rsidRPr="00A95D68">
        <w:t xml:space="preserve">) </w:t>
      </w:r>
      <w:r w:rsidR="00F947A5" w:rsidRPr="00A95D68">
        <w:t xml:space="preserve">eli </w:t>
      </w:r>
      <w:r w:rsidRPr="00A95D68">
        <w:t>adverbi</w:t>
      </w:r>
      <w:r w:rsidR="00B85E90">
        <w:t>fraasi</w:t>
      </w:r>
      <w:r w:rsidR="00893BAF" w:rsidRPr="00A95D68">
        <w:t xml:space="preserve"> </w:t>
      </w:r>
      <w:r w:rsidR="0075485B">
        <w:t>(</w:t>
      </w:r>
      <w:r w:rsidR="00697E5B" w:rsidRPr="00A95D68">
        <w:t>6</w:t>
      </w:r>
      <w:r w:rsidR="00893BAF" w:rsidRPr="00A95D68">
        <w:t>)</w:t>
      </w:r>
      <w:r w:rsidRPr="00A95D68">
        <w:t xml:space="preserve">. </w:t>
      </w:r>
    </w:p>
    <w:p w14:paraId="039DB4F4" w14:textId="4CC63F6F" w:rsidR="00B30251" w:rsidRDefault="00B30251" w:rsidP="00BD2A19">
      <w:pPr>
        <w:pStyle w:val="Brdtekst"/>
        <w:spacing w:before="120"/>
      </w:pPr>
      <w:r w:rsidRPr="00A95D68">
        <w:t xml:space="preserve">Subjekti oon joko nominatiivissa </w:t>
      </w:r>
      <w:r w:rsidR="0075485B">
        <w:t>(</w:t>
      </w:r>
      <w:r w:rsidR="00697E5B" w:rsidRPr="00A95D68">
        <w:t xml:space="preserve">5, </w:t>
      </w:r>
      <w:ins w:id="832" w:author="Information Services" w:date="2015-11-10T18:35:00Z">
        <w:r w:rsidR="00A10D10">
          <w:t>6</w:t>
        </w:r>
      </w:ins>
      <w:del w:id="833" w:author="Information Services" w:date="2015-11-10T18:35:00Z">
        <w:r w:rsidR="00697E5B" w:rsidRPr="00A95D68" w:rsidDel="00A10D10">
          <w:delText>7</w:delText>
        </w:r>
      </w:del>
      <w:r w:rsidR="00204628" w:rsidRPr="00A95D68">
        <w:t xml:space="preserve">) </w:t>
      </w:r>
      <w:r w:rsidRPr="00A95D68">
        <w:t>tahi partitiivissa</w:t>
      </w:r>
      <w:r w:rsidR="00A617EE" w:rsidRPr="00A95D68">
        <w:t xml:space="preserve"> </w:t>
      </w:r>
      <w:r w:rsidR="0075485B">
        <w:t>(</w:t>
      </w:r>
      <w:r w:rsidR="00CE2DBC" w:rsidRPr="00A95D68">
        <w:t xml:space="preserve">2, </w:t>
      </w:r>
      <w:r w:rsidR="00A617EE" w:rsidRPr="00A95D68">
        <w:t>3)</w:t>
      </w:r>
      <w:r w:rsidRPr="00A95D68">
        <w:t>. Silloin ko subjekti oon partitiivissa, syntaktissa ei ole subjektikongruenssii, mutta verbi oon aina singulaarin 3. persoonassa. Mutt</w:t>
      </w:r>
      <w:r w:rsidR="00F23E0B" w:rsidRPr="00A95D68">
        <w:t>a</w:t>
      </w:r>
      <w:r w:rsidRPr="00A95D68">
        <w:t xml:space="preserve"> ko subjekti oon nominatiivissa, syntaktissa oon tavalinen subjektikongruenssi</w:t>
      </w:r>
      <w:r w:rsidR="00CE2DBC" w:rsidRPr="00A95D68">
        <w:t xml:space="preserve"> </w:t>
      </w:r>
      <w:r w:rsidR="003C10B0">
        <w:t>– verttaa syntaktiita (3) ja (</w:t>
      </w:r>
      <w:ins w:id="834" w:author="Information Services" w:date="2015-11-10T18:36:00Z">
        <w:r w:rsidR="00A10D10">
          <w:t>6</w:t>
        </w:r>
      </w:ins>
      <w:del w:id="835" w:author="Information Services" w:date="2015-11-10T18:36:00Z">
        <w:r w:rsidR="003C10B0" w:rsidDel="00A10D10">
          <w:delText>7</w:delText>
        </w:r>
      </w:del>
      <w:r w:rsidR="00CE2DBC" w:rsidRPr="00A95D68">
        <w:t>)</w:t>
      </w:r>
      <w:r w:rsidR="003C10B0">
        <w:t>, minkä merkitys oon sama</w:t>
      </w:r>
      <w:r w:rsidRPr="00A95D68">
        <w:t xml:space="preserve">. Tavalinen oon kans semmoinen subjekti, jossa oon joku kvanttori eli paljoutta ilmoittaava sana </w:t>
      </w:r>
      <w:r w:rsidR="0075485B">
        <w:t>(</w:t>
      </w:r>
      <w:r w:rsidRPr="00A95D68">
        <w:t xml:space="preserve">niin ko </w:t>
      </w:r>
      <w:r w:rsidRPr="006E680D">
        <w:rPr>
          <w:i/>
        </w:rPr>
        <w:t>paljon</w:t>
      </w:r>
      <w:r w:rsidRPr="00A95D68">
        <w:t xml:space="preserve">, </w:t>
      </w:r>
      <w:r w:rsidRPr="006E680D">
        <w:rPr>
          <w:i/>
        </w:rPr>
        <w:t>vähä</w:t>
      </w:r>
      <w:r w:rsidRPr="00A95D68">
        <w:t xml:space="preserve">n) eli kardinaali </w:t>
      </w:r>
      <w:r w:rsidR="0075485B">
        <w:t>(</w:t>
      </w:r>
      <w:r w:rsidRPr="00A95D68">
        <w:t xml:space="preserve">niin ko </w:t>
      </w:r>
      <w:r w:rsidRPr="006E680D">
        <w:rPr>
          <w:i/>
        </w:rPr>
        <w:t>kaksi</w:t>
      </w:r>
      <w:r w:rsidRPr="00A95D68">
        <w:t xml:space="preserve">, </w:t>
      </w:r>
      <w:r w:rsidRPr="006E680D">
        <w:rPr>
          <w:i/>
        </w:rPr>
        <w:t>viisi</w:t>
      </w:r>
      <w:r w:rsidR="001B127A" w:rsidRPr="001B127A">
        <w:t>,</w:t>
      </w:r>
      <w:r w:rsidRPr="006E680D">
        <w:rPr>
          <w:i/>
        </w:rPr>
        <w:t xml:space="preserve"> tuhat</w:t>
      </w:r>
      <w:r w:rsidR="00663E8B">
        <w:t xml:space="preserve">) ja nomeni, eli </w:t>
      </w:r>
      <w:r w:rsidR="003C10B0">
        <w:t xml:space="preserve">silloin </w:t>
      </w:r>
      <w:r w:rsidR="00092B3D">
        <w:t>subjektinna</w:t>
      </w:r>
      <w:r w:rsidR="00663E8B">
        <w:t xml:space="preserve"> oon kvanttorifraasi </w:t>
      </w:r>
      <w:r w:rsidR="0075485B">
        <w:t>(</w:t>
      </w:r>
      <w:r w:rsidR="009801E2">
        <w:t xml:space="preserve">1, </w:t>
      </w:r>
      <w:r w:rsidR="00CE2DBC" w:rsidRPr="00A95D68">
        <w:t>4</w:t>
      </w:r>
      <w:del w:id="836" w:author="Information Services" w:date="2015-11-24T12:50:00Z">
        <w:r w:rsidR="00CE2DBC" w:rsidRPr="00A95D68" w:rsidDel="00B34546">
          <w:delText>,</w:delText>
        </w:r>
      </w:del>
      <w:del w:id="837" w:author="Information Services" w:date="2015-11-10T18:37:00Z">
        <w:r w:rsidR="00CE2DBC" w:rsidRPr="00A95D68" w:rsidDel="00A10D10">
          <w:delText xml:space="preserve"> 6</w:delText>
        </w:r>
      </w:del>
      <w:r w:rsidRPr="00A95D68">
        <w:t xml:space="preserve">). </w:t>
      </w:r>
      <w:r w:rsidR="00663E8B">
        <w:t>K</w:t>
      </w:r>
      <w:r w:rsidRPr="00A95D68">
        <w:t>vanttorifraasin kans verbi oon tasan singulaarin 3. persoonassa.</w:t>
      </w:r>
    </w:p>
    <w:p w14:paraId="73E4B016" w14:textId="6C7C514D" w:rsidR="004E4BFD" w:rsidRDefault="004E4BFD" w:rsidP="004E4BFD">
      <w:pPr>
        <w:tabs>
          <w:tab w:val="left" w:pos="2340"/>
          <w:tab w:val="left" w:pos="4111"/>
        </w:tabs>
        <w:spacing w:before="120" w:after="120"/>
      </w:pPr>
      <w:r>
        <w:t xml:space="preserve">Kielttäävissä syntaktiissa subjektin kaasus oon </w:t>
      </w:r>
      <w:ins w:id="838" w:author="Information Services" w:date="2015-11-24T12:50:00Z">
        <w:r w:rsidR="00B34546">
          <w:t xml:space="preserve">tasan </w:t>
        </w:r>
      </w:ins>
      <w:r>
        <w:t>partitiivi</w:t>
      </w:r>
      <w:r w:rsidR="00376F27">
        <w:t xml:space="preserve"> (8</w:t>
      </w:r>
      <w:ins w:id="839" w:author="Information Services" w:date="2015-11-10T18:38:00Z">
        <w:r w:rsidR="007A5F30">
          <w:t>, 9</w:t>
        </w:r>
      </w:ins>
      <w:del w:id="840" w:author="Information Services" w:date="2015-11-10T18:38:00Z">
        <w:r w:rsidR="00376F27" w:rsidDel="007A5F30">
          <w:delText>–10</w:delText>
        </w:r>
      </w:del>
      <w:r w:rsidR="00376F27">
        <w:t>)</w:t>
      </w:r>
      <w:r>
        <w:t>.</w:t>
      </w:r>
    </w:p>
    <w:p w14:paraId="27443E85" w14:textId="57AF37CD" w:rsidR="004E4BFD" w:rsidRPr="00A95D68" w:rsidRDefault="007A122C" w:rsidP="004E4BFD">
      <w:pPr>
        <w:tabs>
          <w:tab w:val="left" w:pos="2340"/>
          <w:tab w:val="left" w:pos="4111"/>
        </w:tabs>
        <w:spacing w:before="120" w:after="120"/>
      </w:pPr>
      <w:r>
        <w:t>(</w:t>
      </w:r>
      <w:ins w:id="841" w:author="Information Services" w:date="2015-11-10T18:34:00Z">
        <w:r w:rsidR="00A10D10">
          <w:t>8</w:t>
        </w:r>
      </w:ins>
      <w:del w:id="842" w:author="Information Services" w:date="2015-11-10T18:34:00Z">
        <w:r w:rsidDel="00A10D10">
          <w:delText>7</w:delText>
        </w:r>
      </w:del>
      <w:r w:rsidR="004E4BFD">
        <w:t xml:space="preserve">) </w:t>
      </w:r>
      <w:r w:rsidR="006267F9">
        <w:t>Talossa</w:t>
      </w:r>
      <w:r w:rsidR="00894693">
        <w:t xml:space="preserve"> [ei ole] </w:t>
      </w:r>
      <w:r w:rsidR="006267F9">
        <w:t>porstuuta</w:t>
      </w:r>
      <w:r w:rsidR="00894693">
        <w:t>.</w:t>
      </w:r>
    </w:p>
    <w:p w14:paraId="6B5AF9D2" w14:textId="59D353CD" w:rsidR="00376F27" w:rsidRPr="00A95D68" w:rsidRDefault="00376F27" w:rsidP="00BD2A19">
      <w:pPr>
        <w:pStyle w:val="Brdtekst"/>
        <w:spacing w:before="120"/>
      </w:pPr>
      <w:r>
        <w:t>(</w:t>
      </w:r>
      <w:ins w:id="843" w:author="Information Services" w:date="2015-11-10T18:34:00Z">
        <w:r w:rsidR="00A10D10">
          <w:t>9</w:t>
        </w:r>
      </w:ins>
      <w:del w:id="844" w:author="Information Services" w:date="2015-11-10T18:34:00Z">
        <w:r w:rsidR="007A122C" w:rsidDel="00A10D10">
          <w:delText>8</w:delText>
        </w:r>
      </w:del>
      <w:r>
        <w:t>) Lomassa [ei istu] studenttiita, ei tyttäriitä eikä poikkii.</w:t>
      </w:r>
    </w:p>
    <w:p w14:paraId="5433B527" w14:textId="4581CC60" w:rsidR="00B30251" w:rsidRPr="00A95D68" w:rsidRDefault="00B30251" w:rsidP="00BD2A19">
      <w:pPr>
        <w:pStyle w:val="Brdtekstinnrykk"/>
        <w:spacing w:before="120"/>
        <w:ind w:left="0"/>
      </w:pPr>
      <w:r w:rsidRPr="00621B41">
        <w:rPr>
          <w:caps/>
        </w:rPr>
        <w:t>Eksistensi</w:t>
      </w:r>
      <w:r w:rsidR="008D5C69" w:rsidRPr="00621B41">
        <w:rPr>
          <w:caps/>
        </w:rPr>
        <w:t>n</w:t>
      </w:r>
      <w:r w:rsidRPr="00A95D68">
        <w:t xml:space="preserve"> </w:t>
      </w:r>
      <w:r w:rsidR="009914A1" w:rsidRPr="00A95D68">
        <w:t>kaava oon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0B370366" w14:textId="77777777" w:rsidTr="001F2FEE">
        <w:tc>
          <w:tcPr>
            <w:tcW w:w="8522" w:type="dxa"/>
          </w:tcPr>
          <w:p w14:paraId="235A6320" w14:textId="5D997799" w:rsidR="00D376F7" w:rsidRPr="00A95D68" w:rsidRDefault="00D376F7" w:rsidP="00BD2A19">
            <w:pPr>
              <w:spacing w:before="120" w:after="120"/>
              <w:rPr>
                <w:smallCaps/>
              </w:rPr>
            </w:pPr>
            <w:r w:rsidRPr="00621B41">
              <w:rPr>
                <w:caps/>
              </w:rPr>
              <w:t>Eksistensi</w:t>
            </w:r>
            <w:r w:rsidRPr="00A95D68">
              <w:rPr>
                <w:smallCaps/>
              </w:rPr>
              <w:t>:</w:t>
            </w:r>
          </w:p>
          <w:p w14:paraId="4018730E" w14:textId="77777777" w:rsidR="00F904D4" w:rsidRDefault="00B30251" w:rsidP="00BD2A19">
            <w:pPr>
              <w:spacing w:before="120" w:after="120"/>
            </w:pPr>
            <w:r w:rsidRPr="00A95D68">
              <w:t>ADVLI</w:t>
            </w:r>
            <w:r w:rsidR="00BE1A60">
              <w:t>[N</w:t>
            </w:r>
            <w:r w:rsidR="00B85E90">
              <w:t>P</w:t>
            </w:r>
            <w:r w:rsidR="00BE1A60">
              <w:t>[iness./adess.]/PP</w:t>
            </w:r>
            <w:r w:rsidR="00B85E90">
              <w:t>/AdvP</w:t>
            </w:r>
            <w:r w:rsidR="00BE1A60">
              <w:t>]</w:t>
            </w:r>
            <w:r w:rsidRPr="00A95D68">
              <w:t xml:space="preserve"> + V</w:t>
            </w:r>
            <w:r w:rsidR="00B85E90">
              <w:t xml:space="preserve">[oloverbi, </w:t>
            </w:r>
            <w:r w:rsidR="001337F6">
              <w:t>sg3</w:t>
            </w:r>
            <w:r w:rsidR="00B85E90">
              <w:t>]</w:t>
            </w:r>
            <w:r w:rsidRPr="00A95D68">
              <w:t xml:space="preserve"> + SUBJ</w:t>
            </w:r>
            <w:r w:rsidR="00B85E90">
              <w:t>[</w:t>
            </w:r>
            <w:r w:rsidRPr="00A95D68">
              <w:t>N</w:t>
            </w:r>
            <w:r w:rsidR="00B85E90">
              <w:t>P</w:t>
            </w:r>
            <w:r w:rsidRPr="00A95D68">
              <w:t>[</w:t>
            </w:r>
            <w:r w:rsidR="008D5C69" w:rsidRPr="00A95D68">
              <w:t>part.]</w:t>
            </w:r>
            <w:r w:rsidR="00B85E90">
              <w:t>/kvanttorifraasi]</w:t>
            </w:r>
          </w:p>
          <w:p w14:paraId="53A0D668" w14:textId="77777777" w:rsidR="00F904D4" w:rsidRDefault="00B30251" w:rsidP="00BD2A19">
            <w:pPr>
              <w:spacing w:before="120" w:after="120"/>
            </w:pPr>
            <w:r w:rsidRPr="00A95D68">
              <w:t>tahi</w:t>
            </w:r>
          </w:p>
          <w:p w14:paraId="0D1F7779" w14:textId="0502B32F" w:rsidR="00B30251" w:rsidRPr="00A95D68" w:rsidRDefault="00B30251" w:rsidP="00BD2A19">
            <w:pPr>
              <w:spacing w:before="120" w:after="120"/>
            </w:pPr>
            <w:r w:rsidRPr="00A95D68">
              <w:t>ADVLI</w:t>
            </w:r>
            <w:r w:rsidR="00B85E90">
              <w:t>[</w:t>
            </w:r>
            <w:r w:rsidRPr="00A95D68">
              <w:t>N</w:t>
            </w:r>
            <w:r w:rsidR="00B85E90">
              <w:t>P</w:t>
            </w:r>
            <w:r w:rsidRPr="00A95D68">
              <w:t>[iness./adess.]/</w:t>
            </w:r>
            <w:r w:rsidR="00BE1A60">
              <w:t>PP</w:t>
            </w:r>
            <w:r w:rsidR="00B85E90">
              <w:t>/AdvP</w:t>
            </w:r>
            <w:r w:rsidR="00765613">
              <w:t>]</w:t>
            </w:r>
            <w:r w:rsidRPr="00A95D68">
              <w:t xml:space="preserve"> + V</w:t>
            </w:r>
            <w:r w:rsidR="00A877F2">
              <w:t>[</w:t>
            </w:r>
            <w:r w:rsidR="008D5C69" w:rsidRPr="00A95D68">
              <w:t>oloverbi, subjektikongruensi</w:t>
            </w:r>
            <w:r w:rsidR="00A877F2">
              <w:t>]</w:t>
            </w:r>
            <w:r w:rsidRPr="00A95D68">
              <w:t xml:space="preserve"> + SUBJ</w:t>
            </w:r>
            <w:r w:rsidR="00A877F2">
              <w:t>[</w:t>
            </w:r>
            <w:r w:rsidRPr="00A95D68">
              <w:t>N</w:t>
            </w:r>
            <w:r w:rsidR="006F4E42">
              <w:t>P</w:t>
            </w:r>
            <w:r w:rsidR="00A877F2">
              <w:t>[nom.]]</w:t>
            </w:r>
          </w:p>
        </w:tc>
      </w:tr>
    </w:tbl>
    <w:p w14:paraId="383D1A51" w14:textId="73CE9657" w:rsidR="001F2FEE" w:rsidRPr="00A95D68" w:rsidDel="00A20151" w:rsidRDefault="001F2FEE" w:rsidP="001F2FEE">
      <w:pPr>
        <w:pStyle w:val="Brdtekst"/>
        <w:spacing w:before="120"/>
        <w:rPr>
          <w:del w:id="845" w:author="Information Services" w:date="2015-11-24T13:08:00Z"/>
        </w:rPr>
      </w:pPr>
      <w:del w:id="846" w:author="Information Services" w:date="2015-11-24T13:08:00Z">
        <w:r w:rsidRPr="00A95D68" w:rsidDel="00A20151">
          <w:delText xml:space="preserve">Poikkeema oon verbi </w:delText>
        </w:r>
        <w:r w:rsidRPr="00412C85" w:rsidDel="00A20151">
          <w:rPr>
            <w:i/>
          </w:rPr>
          <w:delText>löyttyyt</w:delText>
        </w:r>
        <w:r w:rsidRPr="00A95D68" w:rsidDel="00A20151">
          <w:delText xml:space="preserve"> </w:delText>
        </w:r>
        <w:r w:rsidDel="00A20151">
          <w:delText>(</w:delText>
        </w:r>
      </w:del>
      <w:del w:id="847" w:author="Information Services" w:date="2015-11-10T18:39:00Z">
        <w:r w:rsidRPr="00A95D68" w:rsidDel="007A5F30">
          <w:delText>6</w:delText>
        </w:r>
      </w:del>
      <w:del w:id="848" w:author="Information Services" w:date="2015-11-24T13:08:00Z">
        <w:r w:rsidRPr="00A95D68" w:rsidDel="00A20151">
          <w:delText>), jonka kans adverbiaali oon nomeni erokaasuksessa tahi vastaavafunksuuninen adposisuunifraasi eli adverbi</w:delText>
        </w:r>
        <w:r w:rsidDel="00A20151">
          <w:delText>fraasi</w:delText>
        </w:r>
        <w:r w:rsidRPr="00A95D68" w:rsidDel="00A20151">
          <w:delText>.</w:delText>
        </w:r>
      </w:del>
    </w:p>
    <w:p w14:paraId="08E86D24" w14:textId="2B09A2BC" w:rsidR="001F2FEE" w:rsidRPr="007A122C" w:rsidDel="00A20151" w:rsidRDefault="001F2FEE" w:rsidP="001F2FEE">
      <w:pPr>
        <w:tabs>
          <w:tab w:val="left" w:pos="2340"/>
          <w:tab w:val="left" w:pos="4111"/>
        </w:tabs>
        <w:spacing w:before="120" w:after="120"/>
        <w:rPr>
          <w:del w:id="849" w:author="Information Services" w:date="2015-11-24T13:08:00Z"/>
          <w:color w:val="008000"/>
        </w:rPr>
      </w:pPr>
      <w:del w:id="850" w:author="Information Services" w:date="2015-11-24T13:08:00Z">
        <w:r w:rsidRPr="007A122C" w:rsidDel="00A20151">
          <w:rPr>
            <w:color w:val="008000"/>
          </w:rPr>
          <w:delText xml:space="preserve">() </w:delText>
        </w:r>
        <w:r w:rsidR="007A122C" w:rsidRPr="007A122C" w:rsidDel="00A20151">
          <w:rPr>
            <w:color w:val="008000"/>
          </w:rPr>
          <w:delText xml:space="preserve">Huonheesta </w:delText>
        </w:r>
        <w:r w:rsidR="007A122C" w:rsidDel="00A20151">
          <w:rPr>
            <w:color w:val="008000"/>
          </w:rPr>
          <w:delText>löytyi</w:delText>
        </w:r>
        <w:r w:rsidRPr="007A122C" w:rsidDel="00A20151">
          <w:rPr>
            <w:color w:val="008000"/>
          </w:rPr>
          <w:delText xml:space="preserve"> [</w:delText>
        </w:r>
        <w:r w:rsidR="00EB41C6" w:rsidRPr="007A122C" w:rsidDel="00A20151">
          <w:rPr>
            <w:color w:val="008000"/>
          </w:rPr>
          <w:delText>kymmenen tytärtä</w:delText>
        </w:r>
        <w:r w:rsidRPr="007A122C" w:rsidDel="00A20151">
          <w:rPr>
            <w:color w:val="008000"/>
          </w:rPr>
          <w:delText>].</w:delText>
        </w:r>
      </w:del>
    </w:p>
    <w:p w14:paraId="5F9D7FCF" w14:textId="001C40C0" w:rsidR="001F2FEE" w:rsidRPr="007A122C" w:rsidDel="00A20151" w:rsidRDefault="001F2FEE" w:rsidP="007A122C">
      <w:pPr>
        <w:pStyle w:val="Brdtekst"/>
        <w:spacing w:before="120"/>
        <w:rPr>
          <w:del w:id="851" w:author="Information Services" w:date="2015-11-24T13:08:00Z"/>
          <w:color w:val="008000"/>
        </w:rPr>
      </w:pPr>
      <w:del w:id="852" w:author="Information Services" w:date="2015-11-24T13:08:00Z">
        <w:r w:rsidRPr="007A122C" w:rsidDel="00A20151">
          <w:rPr>
            <w:color w:val="008000"/>
          </w:rPr>
          <w:delText>(</w:delText>
        </w:r>
        <w:r w:rsidR="007A122C" w:rsidDel="00A20151">
          <w:rPr>
            <w:color w:val="008000"/>
          </w:rPr>
          <w:delText>1</w:delText>
        </w:r>
        <w:r w:rsidR="007A5F30" w:rsidDel="00A20151">
          <w:rPr>
            <w:color w:val="008000"/>
          </w:rPr>
          <w:delText>1</w:delText>
        </w:r>
        <w:r w:rsidRPr="007A122C" w:rsidDel="00A20151">
          <w:rPr>
            <w:color w:val="008000"/>
          </w:rPr>
          <w:delText xml:space="preserve">) </w:delText>
        </w:r>
        <w:r w:rsidR="007A122C" w:rsidRPr="007A122C" w:rsidDel="00A20151">
          <w:rPr>
            <w:color w:val="008000"/>
          </w:rPr>
          <w:delText xml:space="preserve">Lomasta </w:delText>
        </w:r>
        <w:r w:rsidR="007A122C" w:rsidDel="00A20151">
          <w:rPr>
            <w:color w:val="008000"/>
          </w:rPr>
          <w:delText>[ei löyt</w:delText>
        </w:r>
        <w:r w:rsidRPr="007A122C" w:rsidDel="00A20151">
          <w:rPr>
            <w:color w:val="008000"/>
          </w:rPr>
          <w:delText>y</w:delText>
        </w:r>
        <w:r w:rsidR="007A122C" w:rsidDel="00A20151">
          <w:rPr>
            <w:color w:val="008000"/>
          </w:rPr>
          <w:delText>ny</w:delText>
        </w:r>
        <w:r w:rsidRPr="007A122C" w:rsidDel="00A20151">
          <w:rPr>
            <w:color w:val="008000"/>
          </w:rPr>
          <w:delText xml:space="preserve">] [kymmentä </w:delText>
        </w:r>
        <w:r w:rsidR="00EB41C6" w:rsidRPr="007A122C" w:rsidDel="00A20151">
          <w:rPr>
            <w:color w:val="008000"/>
          </w:rPr>
          <w:delText>tytärtä</w:delText>
        </w:r>
        <w:r w:rsidRPr="007A122C" w:rsidDel="00A20151">
          <w:rPr>
            <w:color w:val="008000"/>
          </w:rPr>
          <w:delText>].</w:delText>
        </w:r>
      </w:del>
    </w:p>
    <w:p w14:paraId="5F61D439" w14:textId="68EA2AD4" w:rsidR="00075DC0" w:rsidRPr="007A122C" w:rsidRDefault="00075DC0" w:rsidP="005F431D">
      <w:pPr>
        <w:pStyle w:val="Overskrift4"/>
        <w:rPr>
          <w:caps/>
          <w:color w:val="008000"/>
        </w:rPr>
      </w:pPr>
      <w:bookmarkStart w:id="853" w:name="_4.2.1.3._Omistus"/>
      <w:bookmarkStart w:id="854" w:name="_4.2.1.3._Omistus_1"/>
      <w:bookmarkStart w:id="855" w:name="_Omistus"/>
      <w:bookmarkStart w:id="856" w:name="_Toc311273757"/>
      <w:bookmarkStart w:id="857" w:name="_Toc84997975"/>
      <w:bookmarkStart w:id="858" w:name="_Toc198266845"/>
      <w:bookmarkStart w:id="859" w:name="_Toc209168597"/>
      <w:bookmarkStart w:id="860" w:name="_Toc241129236"/>
      <w:bookmarkEnd w:id="853"/>
      <w:bookmarkEnd w:id="854"/>
      <w:bookmarkEnd w:id="855"/>
      <w:r w:rsidRPr="007A122C">
        <w:rPr>
          <w:caps/>
          <w:color w:val="008000"/>
        </w:rPr>
        <w:t>Eksistensin muutos</w:t>
      </w:r>
      <w:bookmarkEnd w:id="856"/>
    </w:p>
    <w:p w14:paraId="561F3244" w14:textId="40292EC8" w:rsidR="00F51EC6" w:rsidRDefault="000A1C2A" w:rsidP="00075DC0">
      <w:pPr>
        <w:rPr>
          <w:color w:val="008000"/>
        </w:rPr>
      </w:pPr>
      <w:r w:rsidRPr="000A1C2A">
        <w:rPr>
          <w:color w:val="008000"/>
        </w:rPr>
        <w:t>E</w:t>
      </w:r>
      <w:r w:rsidRPr="000A1C2A">
        <w:rPr>
          <w:caps/>
          <w:color w:val="008000"/>
        </w:rPr>
        <w:t xml:space="preserve">ksistensin muutos </w:t>
      </w:r>
      <w:r w:rsidRPr="000A1C2A">
        <w:rPr>
          <w:color w:val="008000"/>
        </w:rPr>
        <w:t>oon</w:t>
      </w:r>
      <w:r>
        <w:rPr>
          <w:color w:val="008000"/>
        </w:rPr>
        <w:t xml:space="preserve"> lokatiivinen syntakti, joka muistelee ette johonki paikkhaan tullee jotaki uutta eli ette jostaki paikasta </w:t>
      </w:r>
      <w:r w:rsidR="00C0713D">
        <w:rPr>
          <w:color w:val="008000"/>
        </w:rPr>
        <w:t xml:space="preserve">jotaki </w:t>
      </w:r>
      <w:r>
        <w:rPr>
          <w:color w:val="008000"/>
        </w:rPr>
        <w:t xml:space="preserve">kattoo eli vähenee. Verbii oon esimerkiksi </w:t>
      </w:r>
      <w:r w:rsidRPr="000A1C2A">
        <w:rPr>
          <w:i/>
          <w:color w:val="008000"/>
        </w:rPr>
        <w:t>syttyy</w:t>
      </w:r>
      <w:del w:id="861" w:author="Information Services" w:date="2015-11-22T15:46:00Z">
        <w:r w:rsidDel="00911554">
          <w:rPr>
            <w:i/>
            <w:color w:val="008000"/>
          </w:rPr>
          <w:delText>(</w:delText>
        </w:r>
      </w:del>
      <w:ins w:id="862" w:author="Information Services" w:date="2015-11-22T15:46:00Z">
        <w:r w:rsidR="00911554" w:rsidRPr="00911554">
          <w:rPr>
            <w:color w:val="008000"/>
            <w:rPrChange w:id="863" w:author="Information Services" w:date="2015-11-22T15:46:00Z">
              <w:rPr>
                <w:i/>
                <w:color w:val="008000"/>
              </w:rPr>
            </w:rPrChange>
          </w:rPr>
          <w:t>(</w:t>
        </w:r>
      </w:ins>
      <w:r w:rsidRPr="000A1C2A">
        <w:rPr>
          <w:i/>
          <w:color w:val="008000"/>
        </w:rPr>
        <w:t>t</w:t>
      </w:r>
      <w:del w:id="864" w:author="Information Services" w:date="2015-11-22T15:47:00Z">
        <w:r w:rsidDel="00911554">
          <w:rPr>
            <w:i/>
            <w:color w:val="008000"/>
          </w:rPr>
          <w:delText>)</w:delText>
        </w:r>
      </w:del>
      <w:ins w:id="865" w:author="Information Services" w:date="2015-11-22T15:47:00Z">
        <w:r w:rsidR="00911554" w:rsidRPr="00911554">
          <w:rPr>
            <w:color w:val="008000"/>
            <w:rPrChange w:id="866" w:author="Information Services" w:date="2015-11-22T15:47:00Z">
              <w:rPr>
                <w:i/>
                <w:color w:val="008000"/>
              </w:rPr>
            </w:rPrChange>
          </w:rPr>
          <w:t>)</w:t>
        </w:r>
      </w:ins>
      <w:r>
        <w:rPr>
          <w:color w:val="008000"/>
        </w:rPr>
        <w:t xml:space="preserve">, </w:t>
      </w:r>
      <w:r w:rsidRPr="000A1C2A">
        <w:rPr>
          <w:i/>
          <w:color w:val="008000"/>
        </w:rPr>
        <w:t>sammuut</w:t>
      </w:r>
      <w:r>
        <w:rPr>
          <w:i/>
          <w:color w:val="008000"/>
        </w:rPr>
        <w:t xml:space="preserve"> ~ sammua</w:t>
      </w:r>
      <w:del w:id="867" w:author="Information Services" w:date="2015-11-22T15:46:00Z">
        <w:r w:rsidDel="00911554">
          <w:rPr>
            <w:i/>
            <w:color w:val="008000"/>
          </w:rPr>
          <w:delText>(</w:delText>
        </w:r>
      </w:del>
      <w:ins w:id="868" w:author="Information Services" w:date="2015-11-22T15:46:00Z">
        <w:r w:rsidR="00911554" w:rsidRPr="00911554">
          <w:rPr>
            <w:color w:val="008000"/>
            <w:rPrChange w:id="869" w:author="Information Services" w:date="2015-11-22T15:46:00Z">
              <w:rPr>
                <w:i/>
                <w:color w:val="008000"/>
              </w:rPr>
            </w:rPrChange>
          </w:rPr>
          <w:t>(</w:t>
        </w:r>
      </w:ins>
      <w:r>
        <w:rPr>
          <w:i/>
          <w:color w:val="008000"/>
        </w:rPr>
        <w:t>t</w:t>
      </w:r>
      <w:del w:id="870" w:author="Information Services" w:date="2015-11-22T15:47:00Z">
        <w:r w:rsidDel="00911554">
          <w:rPr>
            <w:i/>
            <w:color w:val="008000"/>
          </w:rPr>
          <w:delText>)</w:delText>
        </w:r>
      </w:del>
      <w:ins w:id="871" w:author="Information Services" w:date="2015-11-22T15:47:00Z">
        <w:r w:rsidR="00911554" w:rsidRPr="00911554">
          <w:rPr>
            <w:color w:val="008000"/>
            <w:rPrChange w:id="872" w:author="Information Services" w:date="2015-11-22T15:47:00Z">
              <w:rPr>
                <w:i/>
                <w:color w:val="008000"/>
              </w:rPr>
            </w:rPrChange>
          </w:rPr>
          <w:t>)</w:t>
        </w:r>
      </w:ins>
      <w:r>
        <w:rPr>
          <w:color w:val="008000"/>
        </w:rPr>
        <w:t xml:space="preserve">, </w:t>
      </w:r>
      <w:r w:rsidR="00DE3E48">
        <w:rPr>
          <w:i/>
          <w:color w:val="008000"/>
        </w:rPr>
        <w:t>tulla</w:t>
      </w:r>
      <w:del w:id="873" w:author="Information Services" w:date="2015-11-22T15:47:00Z">
        <w:r w:rsidR="00DE3E48" w:rsidDel="00911554">
          <w:rPr>
            <w:i/>
            <w:color w:val="008000"/>
          </w:rPr>
          <w:delText>,</w:delText>
        </w:r>
      </w:del>
      <w:ins w:id="874" w:author="Information Services" w:date="2015-11-22T15:47:00Z">
        <w:r w:rsidR="00911554" w:rsidRPr="00911554">
          <w:rPr>
            <w:color w:val="008000"/>
            <w:rPrChange w:id="875" w:author="Information Services" w:date="2015-11-22T15:47:00Z">
              <w:rPr>
                <w:i/>
                <w:color w:val="008000"/>
              </w:rPr>
            </w:rPrChange>
          </w:rPr>
          <w:t>,</w:t>
        </w:r>
      </w:ins>
      <w:r w:rsidR="00DE3E48">
        <w:rPr>
          <w:color w:val="008000"/>
        </w:rPr>
        <w:t xml:space="preserve"> </w:t>
      </w:r>
      <w:r w:rsidR="004B07CF">
        <w:rPr>
          <w:i/>
          <w:color w:val="008000"/>
        </w:rPr>
        <w:t>ittää</w:t>
      </w:r>
      <w:del w:id="876" w:author="Information Services" w:date="2015-11-22T15:46:00Z">
        <w:r w:rsidR="004B07CF" w:rsidDel="00911554">
          <w:rPr>
            <w:i/>
            <w:color w:val="008000"/>
          </w:rPr>
          <w:delText>(</w:delText>
        </w:r>
      </w:del>
      <w:ins w:id="877" w:author="Information Services" w:date="2015-11-22T15:46:00Z">
        <w:r w:rsidR="00911554" w:rsidRPr="00911554">
          <w:rPr>
            <w:color w:val="008000"/>
            <w:rPrChange w:id="878" w:author="Information Services" w:date="2015-11-22T15:46:00Z">
              <w:rPr>
                <w:i/>
                <w:color w:val="008000"/>
              </w:rPr>
            </w:rPrChange>
          </w:rPr>
          <w:t>(</w:t>
        </w:r>
      </w:ins>
      <w:r w:rsidR="004B07CF">
        <w:rPr>
          <w:i/>
          <w:color w:val="008000"/>
        </w:rPr>
        <w:t>t</w:t>
      </w:r>
      <w:del w:id="879" w:author="Information Services" w:date="2015-11-22T15:47:00Z">
        <w:r w:rsidR="004B07CF" w:rsidDel="00911554">
          <w:rPr>
            <w:i/>
            <w:color w:val="008000"/>
          </w:rPr>
          <w:delText>)</w:delText>
        </w:r>
      </w:del>
      <w:ins w:id="880" w:author="Information Services" w:date="2015-11-22T15:47:00Z">
        <w:r w:rsidR="00911554" w:rsidRPr="00911554">
          <w:rPr>
            <w:color w:val="008000"/>
            <w:rPrChange w:id="881" w:author="Information Services" w:date="2015-11-22T15:47:00Z">
              <w:rPr>
                <w:i/>
                <w:color w:val="008000"/>
              </w:rPr>
            </w:rPrChange>
          </w:rPr>
          <w:t>)</w:t>
        </w:r>
      </w:ins>
      <w:del w:id="882" w:author="Information Services" w:date="2015-11-22T15:47:00Z">
        <w:r w:rsidR="004B07CF" w:rsidDel="00911554">
          <w:rPr>
            <w:i/>
            <w:color w:val="008000"/>
          </w:rPr>
          <w:delText>,</w:delText>
        </w:r>
      </w:del>
      <w:ins w:id="883" w:author="Information Services" w:date="2015-11-22T15:47:00Z">
        <w:r w:rsidR="00911554" w:rsidRPr="00911554">
          <w:rPr>
            <w:color w:val="008000"/>
            <w:rPrChange w:id="884" w:author="Information Services" w:date="2015-11-22T15:47:00Z">
              <w:rPr>
                <w:i/>
                <w:color w:val="008000"/>
              </w:rPr>
            </w:rPrChange>
          </w:rPr>
          <w:t>,</w:t>
        </w:r>
      </w:ins>
      <w:r w:rsidR="004B07CF">
        <w:rPr>
          <w:i/>
          <w:color w:val="008000"/>
        </w:rPr>
        <w:t xml:space="preserve"> ilmestyyt ~ ilme</w:t>
      </w:r>
      <w:r w:rsidR="00963233">
        <w:rPr>
          <w:i/>
          <w:color w:val="008000"/>
        </w:rPr>
        <w:t>styä</w:t>
      </w:r>
      <w:del w:id="885" w:author="Information Services" w:date="2015-11-22T15:46:00Z">
        <w:r w:rsidR="00963233" w:rsidDel="00911554">
          <w:rPr>
            <w:i/>
            <w:color w:val="008000"/>
          </w:rPr>
          <w:delText>(</w:delText>
        </w:r>
      </w:del>
      <w:ins w:id="886" w:author="Information Services" w:date="2015-11-22T15:46:00Z">
        <w:r w:rsidR="00911554" w:rsidRPr="00911554">
          <w:rPr>
            <w:color w:val="008000"/>
            <w:rPrChange w:id="887" w:author="Information Services" w:date="2015-11-22T15:46:00Z">
              <w:rPr>
                <w:i/>
                <w:color w:val="008000"/>
              </w:rPr>
            </w:rPrChange>
          </w:rPr>
          <w:t>(</w:t>
        </w:r>
      </w:ins>
      <w:r w:rsidR="00963233">
        <w:rPr>
          <w:i/>
          <w:color w:val="008000"/>
        </w:rPr>
        <w:t>t</w:t>
      </w:r>
      <w:del w:id="888" w:author="Information Services" w:date="2015-11-22T15:47:00Z">
        <w:r w:rsidR="00963233" w:rsidDel="00911554">
          <w:rPr>
            <w:i/>
            <w:color w:val="008000"/>
          </w:rPr>
          <w:delText>)</w:delText>
        </w:r>
      </w:del>
      <w:ins w:id="889" w:author="Information Services" w:date="2015-11-22T15:47:00Z">
        <w:r w:rsidR="00911554" w:rsidRPr="00911554">
          <w:rPr>
            <w:color w:val="008000"/>
            <w:rPrChange w:id="890" w:author="Information Services" w:date="2015-11-22T15:47:00Z">
              <w:rPr>
                <w:i/>
                <w:color w:val="008000"/>
              </w:rPr>
            </w:rPrChange>
          </w:rPr>
          <w:t>)</w:t>
        </w:r>
      </w:ins>
      <w:del w:id="891" w:author="Information Services" w:date="2015-11-22T15:47:00Z">
        <w:r w:rsidR="009B67BC" w:rsidDel="00911554">
          <w:rPr>
            <w:i/>
            <w:color w:val="008000"/>
          </w:rPr>
          <w:delText>,</w:delText>
        </w:r>
      </w:del>
      <w:ins w:id="892" w:author="Information Services" w:date="2015-11-22T15:47:00Z">
        <w:r w:rsidR="00911554" w:rsidRPr="00911554">
          <w:rPr>
            <w:color w:val="008000"/>
            <w:rPrChange w:id="893" w:author="Information Services" w:date="2015-11-22T15:47:00Z">
              <w:rPr>
                <w:i/>
                <w:color w:val="008000"/>
              </w:rPr>
            </w:rPrChange>
          </w:rPr>
          <w:t>,</w:t>
        </w:r>
      </w:ins>
      <w:r w:rsidR="00963233">
        <w:rPr>
          <w:color w:val="008000"/>
        </w:rPr>
        <w:t xml:space="preserve"> </w:t>
      </w:r>
      <w:r w:rsidR="004B07CF">
        <w:rPr>
          <w:i/>
          <w:color w:val="008000"/>
        </w:rPr>
        <w:t>hävitä</w:t>
      </w:r>
      <w:del w:id="894" w:author="Information Services" w:date="2015-11-22T15:47:00Z">
        <w:r w:rsidR="004B07CF" w:rsidDel="00911554">
          <w:rPr>
            <w:i/>
            <w:color w:val="008000"/>
          </w:rPr>
          <w:delText>,</w:delText>
        </w:r>
      </w:del>
      <w:ins w:id="895" w:author="Information Services" w:date="2015-11-22T15:47:00Z">
        <w:r w:rsidR="00911554" w:rsidRPr="00911554">
          <w:rPr>
            <w:color w:val="008000"/>
            <w:rPrChange w:id="896" w:author="Information Services" w:date="2015-11-22T15:47:00Z">
              <w:rPr>
                <w:i/>
                <w:color w:val="008000"/>
              </w:rPr>
            </w:rPrChange>
          </w:rPr>
          <w:t>,</w:t>
        </w:r>
      </w:ins>
      <w:r w:rsidR="004B07CF">
        <w:rPr>
          <w:i/>
          <w:color w:val="008000"/>
        </w:rPr>
        <w:t xml:space="preserve"> tippuut ~ tippua</w:t>
      </w:r>
      <w:del w:id="897" w:author="Information Services" w:date="2015-11-22T15:46:00Z">
        <w:r w:rsidR="004B07CF" w:rsidDel="00911554">
          <w:rPr>
            <w:i/>
            <w:color w:val="008000"/>
          </w:rPr>
          <w:delText>(</w:delText>
        </w:r>
      </w:del>
      <w:ins w:id="898" w:author="Information Services" w:date="2015-11-22T15:46:00Z">
        <w:r w:rsidR="00911554" w:rsidRPr="00911554">
          <w:rPr>
            <w:color w:val="008000"/>
            <w:rPrChange w:id="899" w:author="Information Services" w:date="2015-11-22T15:46:00Z">
              <w:rPr>
                <w:i/>
                <w:color w:val="008000"/>
              </w:rPr>
            </w:rPrChange>
          </w:rPr>
          <w:t>(</w:t>
        </w:r>
      </w:ins>
      <w:r w:rsidR="004B07CF">
        <w:rPr>
          <w:i/>
          <w:color w:val="008000"/>
        </w:rPr>
        <w:t>t</w:t>
      </w:r>
      <w:del w:id="900" w:author="Information Services" w:date="2015-11-22T15:47:00Z">
        <w:r w:rsidR="004B07CF" w:rsidDel="00911554">
          <w:rPr>
            <w:i/>
            <w:color w:val="008000"/>
          </w:rPr>
          <w:delText>)</w:delText>
        </w:r>
      </w:del>
      <w:ins w:id="901" w:author="Information Services" w:date="2015-11-22T15:47:00Z">
        <w:r w:rsidR="00911554" w:rsidRPr="00911554">
          <w:rPr>
            <w:color w:val="008000"/>
            <w:rPrChange w:id="902" w:author="Information Services" w:date="2015-11-22T15:47:00Z">
              <w:rPr>
                <w:i/>
                <w:color w:val="008000"/>
              </w:rPr>
            </w:rPrChange>
          </w:rPr>
          <w:t>)</w:t>
        </w:r>
      </w:ins>
      <w:del w:id="903" w:author="Information Services" w:date="2015-11-22T15:47:00Z">
        <w:r w:rsidR="004B07CF" w:rsidDel="00911554">
          <w:rPr>
            <w:i/>
            <w:color w:val="008000"/>
          </w:rPr>
          <w:delText>,</w:delText>
        </w:r>
      </w:del>
      <w:ins w:id="904" w:author="Information Services" w:date="2015-11-22T15:47:00Z">
        <w:r w:rsidR="00911554" w:rsidRPr="00911554">
          <w:rPr>
            <w:color w:val="008000"/>
            <w:rPrChange w:id="905" w:author="Information Services" w:date="2015-11-22T15:47:00Z">
              <w:rPr>
                <w:i/>
                <w:color w:val="008000"/>
              </w:rPr>
            </w:rPrChange>
          </w:rPr>
          <w:t>,</w:t>
        </w:r>
      </w:ins>
      <w:r w:rsidR="004B07CF">
        <w:rPr>
          <w:i/>
          <w:color w:val="008000"/>
        </w:rPr>
        <w:t xml:space="preserve"> puđota.</w:t>
      </w:r>
    </w:p>
    <w:p w14:paraId="0DD6B9BB" w14:textId="488F6729" w:rsidR="00882C57" w:rsidRPr="00E739E3" w:rsidRDefault="00123894" w:rsidP="00882C57">
      <w:pPr>
        <w:tabs>
          <w:tab w:val="left" w:pos="2340"/>
          <w:tab w:val="left" w:pos="4111"/>
        </w:tabs>
        <w:spacing w:before="40" w:after="120"/>
        <w:rPr>
          <w:color w:val="008000"/>
        </w:rPr>
      </w:pPr>
      <w:r>
        <w:rPr>
          <w:color w:val="008000"/>
        </w:rPr>
        <w:t xml:space="preserve">(1) </w:t>
      </w:r>
      <w:r w:rsidR="00882C57" w:rsidRPr="00E739E3">
        <w:rPr>
          <w:color w:val="008000"/>
        </w:rPr>
        <w:t>Taivhaale</w:t>
      </w:r>
      <w:r w:rsidR="00882C57" w:rsidRPr="00E739E3">
        <w:rPr>
          <w:color w:val="008000"/>
        </w:rPr>
        <w:tab/>
        <w:t>syttyi</w:t>
      </w:r>
      <w:r w:rsidR="00882C57" w:rsidRPr="00E739E3">
        <w:rPr>
          <w:color w:val="008000"/>
        </w:rPr>
        <w:tab/>
        <w:t>tähti.</w:t>
      </w:r>
    </w:p>
    <w:p w14:paraId="59A947F7" w14:textId="6A5C8681" w:rsidR="00882C57" w:rsidRPr="00E739E3" w:rsidRDefault="00882C57" w:rsidP="00882C57">
      <w:pPr>
        <w:tabs>
          <w:tab w:val="left" w:pos="2340"/>
          <w:tab w:val="left" w:pos="4111"/>
        </w:tabs>
        <w:spacing w:before="40" w:after="40"/>
        <w:rPr>
          <w:color w:val="008000"/>
        </w:rPr>
      </w:pPr>
      <w:r w:rsidRPr="00E739E3">
        <w:rPr>
          <w:color w:val="008000"/>
        </w:rPr>
        <w:lastRenderedPageBreak/>
        <w:t>N[sg.allat.]</w:t>
      </w:r>
      <w:r w:rsidRPr="00E739E3">
        <w:rPr>
          <w:color w:val="008000"/>
        </w:rPr>
        <w:tab/>
        <w:t>V[</w:t>
      </w:r>
      <w:r w:rsidRPr="00E739E3">
        <w:rPr>
          <w:i/>
          <w:color w:val="008000"/>
        </w:rPr>
        <w:t>syttyyt</w:t>
      </w:r>
      <w:r w:rsidRPr="00E739E3">
        <w:rPr>
          <w:color w:val="008000"/>
        </w:rPr>
        <w:t>, sg3]</w:t>
      </w:r>
      <w:r w:rsidRPr="00E739E3">
        <w:rPr>
          <w:color w:val="008000"/>
        </w:rPr>
        <w:tab/>
        <w:t>N[pl.nom.]</w:t>
      </w:r>
    </w:p>
    <w:p w14:paraId="4E3ABBFA" w14:textId="77777777" w:rsidR="00882C57" w:rsidRPr="00E739E3" w:rsidRDefault="00882C57" w:rsidP="00882C57">
      <w:pPr>
        <w:tabs>
          <w:tab w:val="left" w:pos="2340"/>
          <w:tab w:val="left" w:pos="4111"/>
        </w:tabs>
        <w:spacing w:before="40" w:after="120"/>
        <w:rPr>
          <w:color w:val="008000"/>
        </w:rPr>
      </w:pPr>
      <w:r w:rsidRPr="00E739E3">
        <w:rPr>
          <w:color w:val="008000"/>
        </w:rPr>
        <w:t>ADVLI</w:t>
      </w:r>
      <w:r w:rsidRPr="00E739E3">
        <w:rPr>
          <w:color w:val="008000"/>
        </w:rPr>
        <w:tab/>
        <w:t>V</w:t>
      </w:r>
      <w:r w:rsidRPr="00E739E3">
        <w:rPr>
          <w:color w:val="008000"/>
        </w:rPr>
        <w:tab/>
        <w:t>SUBJ</w:t>
      </w:r>
    </w:p>
    <w:p w14:paraId="679138A0" w14:textId="3191D23D" w:rsidR="00E31771" w:rsidRPr="00E739E3" w:rsidRDefault="00123894" w:rsidP="00E31771">
      <w:pPr>
        <w:tabs>
          <w:tab w:val="left" w:pos="2340"/>
          <w:tab w:val="left" w:pos="4111"/>
        </w:tabs>
        <w:spacing w:before="120" w:after="40"/>
        <w:rPr>
          <w:color w:val="008000"/>
        </w:rPr>
      </w:pPr>
      <w:r>
        <w:rPr>
          <w:color w:val="008000"/>
        </w:rPr>
        <w:t xml:space="preserve">(2) </w:t>
      </w:r>
      <w:r w:rsidR="00E31771" w:rsidRPr="00E739E3">
        <w:rPr>
          <w:color w:val="008000"/>
        </w:rPr>
        <w:t>Särmile</w:t>
      </w:r>
      <w:r w:rsidR="00E31771" w:rsidRPr="00E739E3">
        <w:rPr>
          <w:color w:val="008000"/>
        </w:rPr>
        <w:tab/>
        <w:t>ilmestyi</w:t>
      </w:r>
      <w:r w:rsidR="00E31771" w:rsidRPr="00E739E3">
        <w:rPr>
          <w:color w:val="008000"/>
        </w:rPr>
        <w:tab/>
      </w:r>
      <w:r w:rsidR="00A20151">
        <w:rPr>
          <w:color w:val="008000"/>
        </w:rPr>
        <w:t>[</w:t>
      </w:r>
      <w:r w:rsidR="00E31771" w:rsidRPr="00E739E3">
        <w:rPr>
          <w:color w:val="008000"/>
        </w:rPr>
        <w:t>tyttäriitä ja poikkii</w:t>
      </w:r>
      <w:r w:rsidR="00A20151">
        <w:rPr>
          <w:color w:val="008000"/>
        </w:rPr>
        <w:t>]</w:t>
      </w:r>
      <w:r w:rsidR="00E31771" w:rsidRPr="00E739E3">
        <w:rPr>
          <w:color w:val="008000"/>
        </w:rPr>
        <w:t>.</w:t>
      </w:r>
    </w:p>
    <w:p w14:paraId="493636D4" w14:textId="77777777" w:rsidR="00E31771" w:rsidRPr="00E739E3" w:rsidRDefault="00E31771" w:rsidP="00E31771">
      <w:pPr>
        <w:tabs>
          <w:tab w:val="left" w:pos="2340"/>
          <w:tab w:val="left" w:pos="4111"/>
        </w:tabs>
        <w:spacing w:before="40" w:after="40"/>
        <w:rPr>
          <w:color w:val="008000"/>
        </w:rPr>
      </w:pPr>
      <w:r w:rsidRPr="00E739E3">
        <w:rPr>
          <w:color w:val="008000"/>
        </w:rPr>
        <w:t>N[sg.allat.]</w:t>
      </w:r>
      <w:r w:rsidRPr="00E739E3">
        <w:rPr>
          <w:color w:val="008000"/>
        </w:rPr>
        <w:tab/>
        <w:t>V[</w:t>
      </w:r>
      <w:r w:rsidRPr="00E739E3">
        <w:rPr>
          <w:i/>
          <w:color w:val="008000"/>
        </w:rPr>
        <w:t>ilmestyyt</w:t>
      </w:r>
      <w:r w:rsidRPr="00E739E3">
        <w:rPr>
          <w:color w:val="008000"/>
        </w:rPr>
        <w:t>, sg3]</w:t>
      </w:r>
      <w:r w:rsidRPr="00E739E3">
        <w:rPr>
          <w:color w:val="008000"/>
        </w:rPr>
        <w:tab/>
        <w:t>N[pl.part.]</w:t>
      </w:r>
    </w:p>
    <w:p w14:paraId="3FE241A6" w14:textId="77777777" w:rsidR="00E31771" w:rsidRPr="00E739E3" w:rsidRDefault="00E31771" w:rsidP="00E31771">
      <w:pPr>
        <w:tabs>
          <w:tab w:val="left" w:pos="2340"/>
          <w:tab w:val="left" w:pos="4111"/>
        </w:tabs>
        <w:spacing w:before="40" w:after="120"/>
        <w:rPr>
          <w:color w:val="008000"/>
        </w:rPr>
      </w:pPr>
      <w:r w:rsidRPr="00E739E3">
        <w:rPr>
          <w:color w:val="008000"/>
        </w:rPr>
        <w:t>ADVLI</w:t>
      </w:r>
      <w:r w:rsidRPr="00E739E3">
        <w:rPr>
          <w:color w:val="008000"/>
        </w:rPr>
        <w:tab/>
        <w:t>V</w:t>
      </w:r>
      <w:r w:rsidRPr="00E739E3">
        <w:rPr>
          <w:color w:val="008000"/>
        </w:rPr>
        <w:tab/>
        <w:t>SUBJ</w:t>
      </w:r>
    </w:p>
    <w:p w14:paraId="65FD66F4" w14:textId="593D2DCA" w:rsidR="00E31771" w:rsidRPr="00E739E3" w:rsidRDefault="00123894" w:rsidP="00E31771">
      <w:pPr>
        <w:tabs>
          <w:tab w:val="left" w:pos="2340"/>
          <w:tab w:val="left" w:pos="4111"/>
        </w:tabs>
        <w:spacing w:before="40" w:after="120"/>
        <w:rPr>
          <w:color w:val="008000"/>
        </w:rPr>
      </w:pPr>
      <w:r>
        <w:rPr>
          <w:color w:val="008000"/>
        </w:rPr>
        <w:t xml:space="preserve">(3) </w:t>
      </w:r>
      <w:r w:rsidR="00E31771" w:rsidRPr="00E739E3">
        <w:rPr>
          <w:color w:val="008000"/>
        </w:rPr>
        <w:t>Kođan suuhun</w:t>
      </w:r>
      <w:r w:rsidR="00E31771" w:rsidRPr="00E739E3">
        <w:rPr>
          <w:color w:val="008000"/>
        </w:rPr>
        <w:tab/>
        <w:t>iti</w:t>
      </w:r>
      <w:r w:rsidR="00E31771" w:rsidRPr="00E739E3">
        <w:rPr>
          <w:color w:val="008000"/>
        </w:rPr>
        <w:tab/>
      </w:r>
      <w:r w:rsidR="00A20151">
        <w:rPr>
          <w:color w:val="008000"/>
        </w:rPr>
        <w:t>[</w:t>
      </w:r>
      <w:r w:rsidR="00E31771" w:rsidRPr="00E739E3">
        <w:rPr>
          <w:color w:val="008000"/>
        </w:rPr>
        <w:t>kaksi miestä</w:t>
      </w:r>
      <w:r w:rsidR="00A20151">
        <w:rPr>
          <w:color w:val="008000"/>
        </w:rPr>
        <w:t>]</w:t>
      </w:r>
      <w:r w:rsidR="00E31771" w:rsidRPr="00E739E3">
        <w:rPr>
          <w:color w:val="008000"/>
        </w:rPr>
        <w:t>.</w:t>
      </w:r>
    </w:p>
    <w:p w14:paraId="45637CD3" w14:textId="367B534D" w:rsidR="00E31771" w:rsidRPr="00E739E3" w:rsidRDefault="00E31771" w:rsidP="00E31771">
      <w:pPr>
        <w:tabs>
          <w:tab w:val="left" w:pos="2340"/>
          <w:tab w:val="left" w:pos="4111"/>
        </w:tabs>
        <w:spacing w:before="40" w:after="40"/>
        <w:rPr>
          <w:color w:val="008000"/>
        </w:rPr>
      </w:pPr>
      <w:r>
        <w:rPr>
          <w:color w:val="008000"/>
        </w:rPr>
        <w:t>N[sg.i</w:t>
      </w:r>
      <w:r w:rsidRPr="00E739E3">
        <w:rPr>
          <w:color w:val="008000"/>
        </w:rPr>
        <w:t>llat.]</w:t>
      </w:r>
      <w:r w:rsidRPr="00E739E3">
        <w:rPr>
          <w:color w:val="008000"/>
        </w:rPr>
        <w:tab/>
        <w:t>V[</w:t>
      </w:r>
      <w:r w:rsidRPr="00E739E3">
        <w:rPr>
          <w:i/>
          <w:color w:val="008000"/>
        </w:rPr>
        <w:t>ittäät</w:t>
      </w:r>
      <w:r w:rsidRPr="00E739E3">
        <w:rPr>
          <w:color w:val="008000"/>
        </w:rPr>
        <w:t>, sg3]</w:t>
      </w:r>
      <w:r w:rsidRPr="00E739E3">
        <w:rPr>
          <w:color w:val="008000"/>
        </w:rPr>
        <w:tab/>
      </w:r>
      <w:r w:rsidR="00B34546">
        <w:rPr>
          <w:color w:val="008000"/>
        </w:rPr>
        <w:t>KvaP[</w:t>
      </w:r>
      <w:ins w:id="906" w:author="Information Services" w:date="2015-11-24T12:54:00Z">
        <w:r w:rsidR="00B34546">
          <w:rPr>
            <w:color w:val="008000"/>
          </w:rPr>
          <w:t>kardinaali[sg.nom.] + N[sg.part.]</w:t>
        </w:r>
      </w:ins>
      <w:ins w:id="907" w:author="Information Services" w:date="2015-11-24T12:55:00Z">
        <w:r w:rsidR="00B34546">
          <w:rPr>
            <w:color w:val="008000"/>
          </w:rPr>
          <w:t>]</w:t>
        </w:r>
      </w:ins>
    </w:p>
    <w:p w14:paraId="14B890DC" w14:textId="77777777" w:rsidR="00E31771" w:rsidRPr="00E739E3" w:rsidRDefault="00E31771" w:rsidP="00E31771">
      <w:pPr>
        <w:tabs>
          <w:tab w:val="left" w:pos="2340"/>
          <w:tab w:val="left" w:pos="4111"/>
        </w:tabs>
        <w:spacing w:before="40" w:after="120"/>
        <w:rPr>
          <w:color w:val="008000"/>
        </w:rPr>
      </w:pPr>
      <w:r w:rsidRPr="00E739E3">
        <w:rPr>
          <w:color w:val="008000"/>
        </w:rPr>
        <w:t>ADVLI</w:t>
      </w:r>
      <w:r w:rsidRPr="00E739E3">
        <w:rPr>
          <w:color w:val="008000"/>
        </w:rPr>
        <w:tab/>
        <w:t>V</w:t>
      </w:r>
      <w:r w:rsidRPr="00E739E3">
        <w:rPr>
          <w:color w:val="008000"/>
        </w:rPr>
        <w:tab/>
        <w:t>SUBJ</w:t>
      </w:r>
    </w:p>
    <w:p w14:paraId="0ADE8B68" w14:textId="61B757AF" w:rsidR="00E739E3" w:rsidRPr="00E739E3" w:rsidRDefault="00123894" w:rsidP="00882C57">
      <w:pPr>
        <w:tabs>
          <w:tab w:val="left" w:pos="2340"/>
          <w:tab w:val="left" w:pos="4111"/>
        </w:tabs>
        <w:spacing w:before="40" w:after="120"/>
        <w:rPr>
          <w:color w:val="008000"/>
        </w:rPr>
      </w:pPr>
      <w:r>
        <w:rPr>
          <w:color w:val="008000"/>
        </w:rPr>
        <w:t xml:space="preserve">(4) </w:t>
      </w:r>
      <w:r w:rsidR="00072F53">
        <w:rPr>
          <w:color w:val="008000"/>
        </w:rPr>
        <w:t>Puitten oksilta</w:t>
      </w:r>
      <w:r w:rsidR="00072F53">
        <w:rPr>
          <w:color w:val="008000"/>
        </w:rPr>
        <w:tab/>
        <w:t>tippuu</w:t>
      </w:r>
      <w:r w:rsidR="00072F53">
        <w:rPr>
          <w:color w:val="008000"/>
        </w:rPr>
        <w:tab/>
        <w:t>vettä.</w:t>
      </w:r>
    </w:p>
    <w:p w14:paraId="02FD9A89" w14:textId="58294F9D" w:rsidR="00072F53" w:rsidRPr="00E739E3" w:rsidRDefault="00072F53" w:rsidP="00072F53">
      <w:pPr>
        <w:tabs>
          <w:tab w:val="left" w:pos="2340"/>
          <w:tab w:val="left" w:pos="4111"/>
        </w:tabs>
        <w:spacing w:before="40" w:after="40"/>
        <w:rPr>
          <w:color w:val="008000"/>
        </w:rPr>
      </w:pPr>
      <w:r>
        <w:rPr>
          <w:color w:val="008000"/>
        </w:rPr>
        <w:t>N[sg.ab</w:t>
      </w:r>
      <w:r w:rsidRPr="00E739E3">
        <w:rPr>
          <w:color w:val="008000"/>
        </w:rPr>
        <w:t>lat.]</w:t>
      </w:r>
      <w:r w:rsidRPr="00E739E3">
        <w:rPr>
          <w:color w:val="008000"/>
        </w:rPr>
        <w:tab/>
        <w:t>V[</w:t>
      </w:r>
      <w:r>
        <w:rPr>
          <w:i/>
          <w:color w:val="008000"/>
        </w:rPr>
        <w:t>tippuu</w:t>
      </w:r>
      <w:r w:rsidRPr="00E739E3">
        <w:rPr>
          <w:i/>
          <w:color w:val="008000"/>
        </w:rPr>
        <w:t>t</w:t>
      </w:r>
      <w:r>
        <w:rPr>
          <w:color w:val="008000"/>
        </w:rPr>
        <w:t>, sg3]</w:t>
      </w:r>
      <w:r>
        <w:rPr>
          <w:color w:val="008000"/>
        </w:rPr>
        <w:tab/>
        <w:t>N[sg</w:t>
      </w:r>
      <w:r w:rsidRPr="00E739E3">
        <w:rPr>
          <w:color w:val="008000"/>
        </w:rPr>
        <w:t>.part.]</w:t>
      </w:r>
    </w:p>
    <w:p w14:paraId="561E1CE9" w14:textId="77777777" w:rsidR="00072F53" w:rsidRPr="00E739E3" w:rsidRDefault="00072F53" w:rsidP="00072F53">
      <w:pPr>
        <w:tabs>
          <w:tab w:val="left" w:pos="2340"/>
          <w:tab w:val="left" w:pos="4111"/>
        </w:tabs>
        <w:spacing w:before="40" w:after="120"/>
        <w:rPr>
          <w:color w:val="008000"/>
        </w:rPr>
      </w:pPr>
      <w:r w:rsidRPr="00E739E3">
        <w:rPr>
          <w:color w:val="008000"/>
        </w:rPr>
        <w:t>ADVLI</w:t>
      </w:r>
      <w:r w:rsidRPr="00E739E3">
        <w:rPr>
          <w:color w:val="008000"/>
        </w:rPr>
        <w:tab/>
        <w:t>V</w:t>
      </w:r>
      <w:r w:rsidRPr="00E739E3">
        <w:rPr>
          <w:color w:val="008000"/>
        </w:rPr>
        <w:tab/>
        <w:t>SUBJ</w:t>
      </w:r>
    </w:p>
    <w:p w14:paraId="43E0209D" w14:textId="51ABAD37" w:rsidR="00072F53" w:rsidRDefault="00123894" w:rsidP="00882C57">
      <w:pPr>
        <w:tabs>
          <w:tab w:val="left" w:pos="2340"/>
          <w:tab w:val="left" w:pos="4111"/>
        </w:tabs>
        <w:spacing w:before="40" w:after="120"/>
        <w:rPr>
          <w:color w:val="008000"/>
        </w:rPr>
      </w:pPr>
      <w:r>
        <w:rPr>
          <w:color w:val="008000"/>
        </w:rPr>
        <w:t xml:space="preserve">(5) </w:t>
      </w:r>
      <w:r w:rsidR="00072F53">
        <w:rPr>
          <w:color w:val="008000"/>
        </w:rPr>
        <w:t>Arinasta sammui valkkee.</w:t>
      </w:r>
    </w:p>
    <w:p w14:paraId="019FF442" w14:textId="4220EC40" w:rsidR="00882C57" w:rsidRDefault="00123894" w:rsidP="00882C57">
      <w:pPr>
        <w:tabs>
          <w:tab w:val="left" w:pos="2340"/>
          <w:tab w:val="left" w:pos="4111"/>
        </w:tabs>
        <w:spacing w:before="40" w:after="120"/>
        <w:rPr>
          <w:color w:val="008000"/>
        </w:rPr>
      </w:pPr>
      <w:r>
        <w:rPr>
          <w:color w:val="008000"/>
        </w:rPr>
        <w:t xml:space="preserve">(6) </w:t>
      </w:r>
      <w:r w:rsidR="00882C57" w:rsidRPr="00E739E3">
        <w:rPr>
          <w:color w:val="008000"/>
        </w:rPr>
        <w:t>Pörsistä hävis rahhaa.</w:t>
      </w:r>
    </w:p>
    <w:p w14:paraId="4F0D4D97" w14:textId="4C66780A" w:rsidR="0082714C" w:rsidRDefault="0082714C" w:rsidP="00882C57">
      <w:pPr>
        <w:tabs>
          <w:tab w:val="left" w:pos="2340"/>
          <w:tab w:val="left" w:pos="4111"/>
        </w:tabs>
        <w:spacing w:before="40" w:after="120"/>
        <w:rPr>
          <w:color w:val="008000"/>
        </w:rPr>
      </w:pPr>
      <w:r>
        <w:rPr>
          <w:color w:val="008000"/>
        </w:rPr>
        <w:t>(7) Talhoon tuli uusi emäntä.</w:t>
      </w:r>
    </w:p>
    <w:p w14:paraId="68F307BB" w14:textId="6EA90E60" w:rsidR="00B34546" w:rsidRDefault="00B34546" w:rsidP="00882C57">
      <w:pPr>
        <w:tabs>
          <w:tab w:val="left" w:pos="2340"/>
          <w:tab w:val="left" w:pos="4111"/>
        </w:tabs>
        <w:spacing w:before="40" w:after="120"/>
        <w:rPr>
          <w:color w:val="008000"/>
        </w:rPr>
      </w:pPr>
      <w:r>
        <w:rPr>
          <w:color w:val="008000"/>
        </w:rPr>
        <w:t>(8) Talhoon tulthiin [uuđet ihmiset].</w:t>
      </w:r>
    </w:p>
    <w:p w14:paraId="43E36C03" w14:textId="06B38B41" w:rsidR="00A20151" w:rsidRPr="00E739E3" w:rsidRDefault="00A20151" w:rsidP="00882C57">
      <w:pPr>
        <w:tabs>
          <w:tab w:val="left" w:pos="2340"/>
          <w:tab w:val="left" w:pos="4111"/>
        </w:tabs>
        <w:spacing w:before="40" w:after="120"/>
        <w:rPr>
          <w:color w:val="008000"/>
        </w:rPr>
      </w:pPr>
      <w:r>
        <w:rPr>
          <w:color w:val="008000"/>
        </w:rPr>
        <w:t>(9) Huonheesta löytyi [kymmenen tytärtä]</w:t>
      </w:r>
    </w:p>
    <w:p w14:paraId="55305EA3" w14:textId="4EFB985A" w:rsidR="000A1C2A" w:rsidRDefault="00DC7D09" w:rsidP="00075DC0">
      <w:pPr>
        <w:rPr>
          <w:color w:val="008000"/>
        </w:rPr>
      </w:pPr>
      <w:r w:rsidRPr="00DC7D09">
        <w:rPr>
          <w:color w:val="008000"/>
        </w:rPr>
        <w:t>Struktuuri muistettaa E</w:t>
      </w:r>
      <w:r w:rsidRPr="00DC7D09">
        <w:rPr>
          <w:caps/>
          <w:color w:val="008000"/>
        </w:rPr>
        <w:t>ksistenssii: F</w:t>
      </w:r>
      <w:r>
        <w:rPr>
          <w:color w:val="008000"/>
        </w:rPr>
        <w:t xml:space="preserve">raassiin oorninki oon sama, subjekti saattaa olla nominatiivin </w:t>
      </w:r>
      <w:r w:rsidR="00B34546">
        <w:rPr>
          <w:color w:val="008000"/>
        </w:rPr>
        <w:t xml:space="preserve">(1, </w:t>
      </w:r>
      <w:r w:rsidR="00A20151">
        <w:rPr>
          <w:color w:val="008000"/>
        </w:rPr>
        <w:t xml:space="preserve">5, 7, </w:t>
      </w:r>
      <w:r w:rsidR="00B34546">
        <w:rPr>
          <w:color w:val="008000"/>
        </w:rPr>
        <w:t xml:space="preserve">8) </w:t>
      </w:r>
      <w:r>
        <w:rPr>
          <w:color w:val="008000"/>
        </w:rPr>
        <w:t>lisäksi kans partitiivissa</w:t>
      </w:r>
      <w:r w:rsidR="00B34546">
        <w:rPr>
          <w:color w:val="008000"/>
        </w:rPr>
        <w:t xml:space="preserve"> (2</w:t>
      </w:r>
      <w:r w:rsidR="00A20151">
        <w:rPr>
          <w:color w:val="008000"/>
        </w:rPr>
        <w:t>, 4, 6) eli kvanttorifraasi (3, 9)</w:t>
      </w:r>
      <w:r w:rsidR="00B34546">
        <w:rPr>
          <w:color w:val="008000"/>
        </w:rPr>
        <w:t xml:space="preserve">, ja subjektikongruensi vailuu ko subjekti oon partitiivissa </w:t>
      </w:r>
      <w:r w:rsidR="00A20151">
        <w:rPr>
          <w:color w:val="008000"/>
        </w:rPr>
        <w:t xml:space="preserve">(2) </w:t>
      </w:r>
      <w:r w:rsidR="00B34546">
        <w:rPr>
          <w:color w:val="008000"/>
        </w:rPr>
        <w:t>eli se oon kvanttorifraasi</w:t>
      </w:r>
      <w:r w:rsidR="00A20151">
        <w:rPr>
          <w:color w:val="008000"/>
        </w:rPr>
        <w:t xml:space="preserve"> (3, 9)</w:t>
      </w:r>
      <w:r>
        <w:rPr>
          <w:color w:val="008000"/>
        </w:rPr>
        <w:t>.</w:t>
      </w:r>
    </w:p>
    <w:p w14:paraId="3F434553" w14:textId="4F807714" w:rsidR="00DC7D09" w:rsidRPr="00180176" w:rsidRDefault="00DC7D09" w:rsidP="00DC7D09">
      <w:pPr>
        <w:pStyle w:val="Brdtekstinnrykk"/>
        <w:spacing w:before="120"/>
        <w:ind w:left="0"/>
        <w:rPr>
          <w:color w:val="008000"/>
        </w:rPr>
      </w:pPr>
      <w:r w:rsidRPr="00180176">
        <w:rPr>
          <w:caps/>
          <w:color w:val="008000"/>
        </w:rPr>
        <w:t>Eksistensin muutoksen</w:t>
      </w:r>
      <w:r w:rsidRPr="00180176">
        <w:rPr>
          <w:color w:val="008000"/>
        </w:rPr>
        <w:t xml:space="preserve"> kaava oon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DC7D09" w:rsidRPr="00180176" w14:paraId="36FB4A03" w14:textId="77777777" w:rsidTr="00E63407">
        <w:tc>
          <w:tcPr>
            <w:tcW w:w="8522" w:type="dxa"/>
          </w:tcPr>
          <w:p w14:paraId="12C74D95" w14:textId="684FE596" w:rsidR="00DC7D09" w:rsidRPr="00180176" w:rsidRDefault="00DC7D09" w:rsidP="00E63407">
            <w:pPr>
              <w:spacing w:before="120" w:after="120"/>
              <w:rPr>
                <w:smallCaps/>
                <w:color w:val="008000"/>
              </w:rPr>
            </w:pPr>
            <w:r w:rsidRPr="00180176">
              <w:rPr>
                <w:caps/>
                <w:color w:val="008000"/>
              </w:rPr>
              <w:t>Eksistensin muutos</w:t>
            </w:r>
            <w:r w:rsidRPr="00180176">
              <w:rPr>
                <w:smallCaps/>
                <w:color w:val="008000"/>
              </w:rPr>
              <w:t>:</w:t>
            </w:r>
          </w:p>
          <w:p w14:paraId="4E492CFE" w14:textId="005E39E4" w:rsidR="00DC7D09" w:rsidRDefault="00DC7D09" w:rsidP="00E63407">
            <w:pPr>
              <w:spacing w:before="120" w:after="120"/>
              <w:rPr>
                <w:color w:val="008000"/>
              </w:rPr>
            </w:pPr>
            <w:r w:rsidRPr="00180176">
              <w:rPr>
                <w:color w:val="008000"/>
              </w:rPr>
              <w:t>ADVLI[NP[elat./ill./ablat./all.]/PP/AdvP]</w:t>
            </w:r>
            <w:r w:rsidR="00E63407" w:rsidRPr="00180176">
              <w:rPr>
                <w:color w:val="008000"/>
              </w:rPr>
              <w:t xml:space="preserve"> </w:t>
            </w:r>
            <w:r w:rsidRPr="00180176">
              <w:rPr>
                <w:color w:val="008000"/>
              </w:rPr>
              <w:t>+ V[sg3] + SUBJ[NP[part.]/kvanttorifraasi]</w:t>
            </w:r>
            <w:r w:rsidR="00A20151">
              <w:rPr>
                <w:color w:val="008000"/>
              </w:rPr>
              <w:t xml:space="preserve"> eli</w:t>
            </w:r>
          </w:p>
          <w:p w14:paraId="0C265E46" w14:textId="4ADEF3DD" w:rsidR="00A20151" w:rsidRPr="00180176" w:rsidRDefault="00A20151" w:rsidP="00A20151">
            <w:pPr>
              <w:spacing w:before="120" w:after="120"/>
              <w:rPr>
                <w:color w:val="008000"/>
              </w:rPr>
            </w:pPr>
            <w:r w:rsidRPr="00180176">
              <w:rPr>
                <w:color w:val="008000"/>
              </w:rPr>
              <w:t xml:space="preserve">ADVLI[NP[elat./ill./ablat./all.]/PP/AdvP] </w:t>
            </w:r>
            <w:r>
              <w:rPr>
                <w:color w:val="008000"/>
              </w:rPr>
              <w:t>+ V[subjektikongruensi</w:t>
            </w:r>
            <w:r w:rsidRPr="00180176">
              <w:rPr>
                <w:color w:val="008000"/>
              </w:rPr>
              <w:t>] + SUBJ[NP[nom.]</w:t>
            </w:r>
          </w:p>
        </w:tc>
      </w:tr>
    </w:tbl>
    <w:p w14:paraId="69B22D8D" w14:textId="0738EF72" w:rsidR="00B2785D" w:rsidRDefault="00B2785D" w:rsidP="00B2785D">
      <w:pPr>
        <w:spacing w:before="120" w:after="120"/>
        <w:rPr>
          <w:color w:val="008000"/>
        </w:rPr>
      </w:pPr>
      <w:r>
        <w:rPr>
          <w:color w:val="008000"/>
        </w:rPr>
        <w:t xml:space="preserve">Verbi </w:t>
      </w:r>
      <w:r>
        <w:rPr>
          <w:i/>
          <w:color w:val="008000"/>
        </w:rPr>
        <w:t>loppuut ~ loppua</w:t>
      </w:r>
      <w:del w:id="908" w:author="Information Services" w:date="2015-11-22T15:46:00Z">
        <w:r w:rsidDel="00911554">
          <w:rPr>
            <w:i/>
            <w:color w:val="008000"/>
          </w:rPr>
          <w:delText>(</w:delText>
        </w:r>
      </w:del>
      <w:ins w:id="909" w:author="Information Services" w:date="2015-11-22T15:46:00Z">
        <w:r w:rsidR="00911554" w:rsidRPr="00911554">
          <w:rPr>
            <w:color w:val="008000"/>
            <w:rPrChange w:id="910" w:author="Information Services" w:date="2015-11-22T15:46:00Z">
              <w:rPr>
                <w:i/>
                <w:color w:val="008000"/>
              </w:rPr>
            </w:rPrChange>
          </w:rPr>
          <w:t>(</w:t>
        </w:r>
      </w:ins>
      <w:r>
        <w:rPr>
          <w:i/>
          <w:color w:val="008000"/>
        </w:rPr>
        <w:t>t</w:t>
      </w:r>
      <w:del w:id="911" w:author="Information Services" w:date="2015-11-22T15:47:00Z">
        <w:r w:rsidDel="00911554">
          <w:rPr>
            <w:i/>
            <w:color w:val="008000"/>
          </w:rPr>
          <w:delText>)</w:delText>
        </w:r>
      </w:del>
      <w:ins w:id="912" w:author="Information Services" w:date="2015-11-22T15:47:00Z">
        <w:r w:rsidR="00911554" w:rsidRPr="00911554">
          <w:rPr>
            <w:color w:val="008000"/>
            <w:rPrChange w:id="913" w:author="Information Services" w:date="2015-11-22T15:47:00Z">
              <w:rPr>
                <w:i/>
                <w:color w:val="008000"/>
              </w:rPr>
            </w:rPrChange>
          </w:rPr>
          <w:t>)</w:t>
        </w:r>
      </w:ins>
      <w:r>
        <w:rPr>
          <w:i/>
          <w:color w:val="008000"/>
        </w:rPr>
        <w:t xml:space="preserve"> </w:t>
      </w:r>
      <w:r>
        <w:rPr>
          <w:color w:val="008000"/>
        </w:rPr>
        <w:t xml:space="preserve">oon erinomhainen siinä, ette ko se oon verbaalinna </w:t>
      </w:r>
      <w:r>
        <w:rPr>
          <w:caps/>
          <w:color w:val="008000"/>
        </w:rPr>
        <w:t>eksistensin muutos -</w:t>
      </w:r>
      <w:r>
        <w:rPr>
          <w:color w:val="008000"/>
        </w:rPr>
        <w:t>syntaktissa, subjekti oon tasan nominatiivissa</w:t>
      </w:r>
      <w:r w:rsidR="00A20151">
        <w:rPr>
          <w:color w:val="008000"/>
        </w:rPr>
        <w:t xml:space="preserve"> (10)</w:t>
      </w:r>
      <w:r>
        <w:rPr>
          <w:color w:val="008000"/>
        </w:rPr>
        <w:t>.</w:t>
      </w:r>
    </w:p>
    <w:p w14:paraId="3BEC9632" w14:textId="65C60C46" w:rsidR="00B2785D" w:rsidRDefault="00903835" w:rsidP="00B2785D">
      <w:pPr>
        <w:spacing w:before="120" w:after="120"/>
        <w:rPr>
          <w:color w:val="008000"/>
        </w:rPr>
      </w:pPr>
      <w:r>
        <w:rPr>
          <w:color w:val="008000"/>
        </w:rPr>
        <w:t>(</w:t>
      </w:r>
      <w:r w:rsidR="00A20151">
        <w:rPr>
          <w:color w:val="008000"/>
        </w:rPr>
        <w:t>10</w:t>
      </w:r>
      <w:r w:rsidR="00B2785D">
        <w:rPr>
          <w:color w:val="008000"/>
        </w:rPr>
        <w:t>) Vuonosta loppui kala.</w:t>
      </w:r>
    </w:p>
    <w:p w14:paraId="79D1CB8B" w14:textId="4A81CD31" w:rsidR="00A20151" w:rsidRDefault="00A20151" w:rsidP="00B2785D">
      <w:pPr>
        <w:spacing w:before="120" w:after="120"/>
        <w:rPr>
          <w:color w:val="008000"/>
        </w:rPr>
      </w:pPr>
      <w:r>
        <w:rPr>
          <w:color w:val="008000"/>
        </w:rPr>
        <w:t>Tässäki syntaktityypissä kielttävän syntaktin subjekti oon tasan partitiivissa (11, 12):</w:t>
      </w:r>
    </w:p>
    <w:p w14:paraId="776D43C5" w14:textId="2BCB9210" w:rsidR="00A20151" w:rsidRDefault="00A20151" w:rsidP="00B2785D">
      <w:pPr>
        <w:spacing w:before="120" w:after="120"/>
        <w:rPr>
          <w:color w:val="008000"/>
        </w:rPr>
      </w:pPr>
      <w:r>
        <w:rPr>
          <w:color w:val="008000"/>
        </w:rPr>
        <w:t>(11) Huonheesta [ei löytyny] [kymmentä tytärtä].</w:t>
      </w:r>
    </w:p>
    <w:p w14:paraId="36E5DFE8" w14:textId="3BAF2DEE" w:rsidR="00A20151" w:rsidRPr="00B2785D" w:rsidRDefault="00A20151" w:rsidP="00B2785D">
      <w:pPr>
        <w:spacing w:before="120" w:after="120"/>
        <w:rPr>
          <w:color w:val="008000"/>
        </w:rPr>
      </w:pPr>
      <w:r>
        <w:rPr>
          <w:color w:val="008000"/>
        </w:rPr>
        <w:t>(12) Talhoon [ei tullu] [uutta emänttää].</w:t>
      </w:r>
    </w:p>
    <w:p w14:paraId="41FED2FB" w14:textId="77777777" w:rsidR="00F904D4" w:rsidRDefault="00152252" w:rsidP="005F431D">
      <w:pPr>
        <w:pStyle w:val="Overskrift4"/>
        <w:rPr>
          <w:caps/>
        </w:rPr>
      </w:pPr>
      <w:bookmarkStart w:id="914" w:name="_Toc311273758"/>
      <w:r w:rsidRPr="005F431D">
        <w:rPr>
          <w:caps/>
        </w:rPr>
        <w:t>Omistus</w:t>
      </w:r>
      <w:bookmarkEnd w:id="914"/>
    </w:p>
    <w:p w14:paraId="593A7E39" w14:textId="5C4E46CB" w:rsidR="00152252" w:rsidRPr="00A95D68" w:rsidRDefault="00152252" w:rsidP="00152252">
      <w:pPr>
        <w:pStyle w:val="Brdtekst"/>
        <w:spacing w:before="120"/>
      </w:pPr>
      <w:r w:rsidRPr="00816D37">
        <w:rPr>
          <w:caps/>
        </w:rPr>
        <w:t>Omistus</w:t>
      </w:r>
      <w:r w:rsidRPr="00A95D68">
        <w:t xml:space="preserve">-syntakti </w:t>
      </w:r>
      <w:r w:rsidR="00310D0E">
        <w:t xml:space="preserve">oon habitiivinen syntakti, mikä </w:t>
      </w:r>
      <w:r w:rsidRPr="00A95D68">
        <w:t xml:space="preserve">muistelee, ette jollaki oon jotaki eli </w:t>
      </w:r>
      <w:r>
        <w:t xml:space="preserve">joku </w:t>
      </w:r>
      <w:r w:rsidRPr="00A95D68">
        <w:t xml:space="preserve">omistaa jotaki eli jotaki oon </w:t>
      </w:r>
      <w:r>
        <w:t>jo</w:t>
      </w:r>
      <w:r w:rsidRPr="00A95D68">
        <w:t xml:space="preserve">nku hallussa. Verbi oon aina </w:t>
      </w:r>
      <w:r w:rsidRPr="004C462E">
        <w:rPr>
          <w:i/>
        </w:rPr>
        <w:t>olla</w:t>
      </w:r>
      <w:r w:rsidRPr="00A95D68">
        <w:t>. Esimerkkii:</w:t>
      </w:r>
    </w:p>
    <w:p w14:paraId="3409303E" w14:textId="77777777" w:rsidR="00152252" w:rsidRPr="00A95D68" w:rsidRDefault="00152252" w:rsidP="00152A58">
      <w:pPr>
        <w:tabs>
          <w:tab w:val="left" w:pos="2160"/>
          <w:tab w:val="left" w:pos="3960"/>
          <w:tab w:val="left" w:pos="6237"/>
        </w:tabs>
        <w:spacing w:before="120" w:after="40"/>
      </w:pPr>
      <w:r>
        <w:t>(</w:t>
      </w:r>
      <w:r w:rsidRPr="00A95D68">
        <w:t>1) Hänelä</w:t>
      </w:r>
      <w:r w:rsidRPr="00A95D68">
        <w:tab/>
        <w:t>oon</w:t>
      </w:r>
      <w:r w:rsidRPr="00A95D68">
        <w:tab/>
        <w:t>[</w:t>
      </w:r>
      <w:r>
        <w:t>iso vatta</w:t>
      </w:r>
      <w:r w:rsidRPr="00A95D68">
        <w:t>].</w:t>
      </w:r>
    </w:p>
    <w:p w14:paraId="5F8C84B3" w14:textId="391971F0" w:rsidR="00152252" w:rsidRPr="00A95D68" w:rsidRDefault="00152252" w:rsidP="00152A58">
      <w:pPr>
        <w:tabs>
          <w:tab w:val="left" w:pos="2160"/>
          <w:tab w:val="left" w:pos="3960"/>
          <w:tab w:val="left" w:pos="6237"/>
        </w:tabs>
        <w:spacing w:before="40" w:after="40"/>
      </w:pPr>
      <w:r w:rsidRPr="00A56B4C">
        <w:t>Pron</w:t>
      </w:r>
      <w:r w:rsidRPr="00A95D68">
        <w:t>[</w:t>
      </w:r>
      <w:r w:rsidR="001337F6">
        <w:t>sg3</w:t>
      </w:r>
      <w:r w:rsidRPr="00A95D68">
        <w:t>, adess.]</w:t>
      </w:r>
      <w:r w:rsidRPr="00A95D68">
        <w:tab/>
        <w:t>V[</w:t>
      </w:r>
      <w:r w:rsidRPr="00963D7B">
        <w:rPr>
          <w:i/>
        </w:rPr>
        <w:t>olla</w:t>
      </w:r>
      <w:r w:rsidR="00645696">
        <w:t xml:space="preserve">, </w:t>
      </w:r>
      <w:r w:rsidR="001337F6">
        <w:t>sg3</w:t>
      </w:r>
      <w:r w:rsidR="00645696">
        <w:t>]</w:t>
      </w:r>
      <w:r w:rsidR="00645696">
        <w:tab/>
      </w:r>
      <w:r w:rsidRPr="00A95D68">
        <w:t>N[sg.nom.]</w:t>
      </w:r>
    </w:p>
    <w:p w14:paraId="2CCBC07D" w14:textId="77777777" w:rsidR="00152252" w:rsidRPr="00A95D68" w:rsidRDefault="00152252" w:rsidP="00152A58">
      <w:pPr>
        <w:tabs>
          <w:tab w:val="left" w:pos="2160"/>
          <w:tab w:val="left" w:pos="3960"/>
          <w:tab w:val="left" w:pos="6237"/>
        </w:tabs>
        <w:spacing w:before="40" w:after="120"/>
      </w:pPr>
      <w:r w:rsidRPr="00A95D68">
        <w:t>ADVLI</w:t>
      </w:r>
      <w:r w:rsidRPr="00A95D68">
        <w:tab/>
        <w:t>V</w:t>
      </w:r>
      <w:r w:rsidRPr="00A95D68">
        <w:tab/>
        <w:t>SUBJ</w:t>
      </w:r>
    </w:p>
    <w:p w14:paraId="1FA43FBF" w14:textId="77777777" w:rsidR="00152252" w:rsidRPr="00A95D68" w:rsidRDefault="00152252" w:rsidP="00152A58">
      <w:pPr>
        <w:tabs>
          <w:tab w:val="left" w:pos="2160"/>
          <w:tab w:val="left" w:pos="3960"/>
          <w:tab w:val="left" w:pos="6237"/>
        </w:tabs>
        <w:spacing w:before="120" w:after="40"/>
      </w:pPr>
      <w:r>
        <w:lastRenderedPageBreak/>
        <w:t>(</w:t>
      </w:r>
      <w:r w:rsidRPr="00A95D68">
        <w:t>2) Heilä</w:t>
      </w:r>
      <w:r w:rsidRPr="00A95D68">
        <w:tab/>
        <w:t>oon</w:t>
      </w:r>
      <w:r w:rsidRPr="00A95D68">
        <w:tab/>
        <w:t>lapsii.</w:t>
      </w:r>
    </w:p>
    <w:p w14:paraId="7B2E4F09" w14:textId="44F40A93" w:rsidR="00152252" w:rsidRPr="00A95D68" w:rsidRDefault="00152252" w:rsidP="00152A58">
      <w:pPr>
        <w:tabs>
          <w:tab w:val="left" w:pos="2160"/>
          <w:tab w:val="left" w:pos="3960"/>
          <w:tab w:val="left" w:pos="6237"/>
        </w:tabs>
        <w:spacing w:before="40" w:after="40"/>
      </w:pPr>
      <w:r w:rsidRPr="00A56B4C">
        <w:t>Pron</w:t>
      </w:r>
      <w:r w:rsidRPr="00A95D68">
        <w:t>[</w:t>
      </w:r>
      <w:r w:rsidR="001337F6">
        <w:t>pl3</w:t>
      </w:r>
      <w:r w:rsidRPr="00A95D68">
        <w:t>, adess.]</w:t>
      </w:r>
      <w:r w:rsidRPr="00A95D68">
        <w:tab/>
        <w:t>V[</w:t>
      </w:r>
      <w:r w:rsidRPr="00963D7B">
        <w:rPr>
          <w:i/>
        </w:rPr>
        <w:t>olla</w:t>
      </w:r>
      <w:r w:rsidRPr="00A95D68">
        <w:t xml:space="preserve">, </w:t>
      </w:r>
      <w:r w:rsidR="001337F6">
        <w:t>sg3</w:t>
      </w:r>
      <w:r w:rsidRPr="00A95D68">
        <w:t>l]</w:t>
      </w:r>
      <w:r w:rsidRPr="00A95D68">
        <w:tab/>
        <w:t>N[pl.part.]</w:t>
      </w:r>
    </w:p>
    <w:p w14:paraId="3A9B0581" w14:textId="77777777" w:rsidR="00152252" w:rsidRPr="00A95D68" w:rsidRDefault="00152252" w:rsidP="00152A58">
      <w:pPr>
        <w:tabs>
          <w:tab w:val="left" w:pos="2160"/>
          <w:tab w:val="left" w:pos="3960"/>
          <w:tab w:val="left" w:pos="6237"/>
        </w:tabs>
        <w:spacing w:before="40" w:after="120"/>
      </w:pPr>
      <w:r w:rsidRPr="00A95D68">
        <w:t>ADVLI</w:t>
      </w:r>
      <w:r w:rsidRPr="00A95D68">
        <w:tab/>
        <w:t>V</w:t>
      </w:r>
      <w:r w:rsidRPr="00A95D68">
        <w:tab/>
        <w:t>SUBJ</w:t>
      </w:r>
    </w:p>
    <w:p w14:paraId="682EFBCE" w14:textId="77777777" w:rsidR="00152252" w:rsidRPr="00A95D68" w:rsidRDefault="00152252" w:rsidP="00152A58">
      <w:pPr>
        <w:tabs>
          <w:tab w:val="left" w:pos="2160"/>
          <w:tab w:val="left" w:pos="3960"/>
          <w:tab w:val="left" w:pos="6237"/>
        </w:tabs>
        <w:spacing w:before="120" w:after="40"/>
      </w:pPr>
      <w:r>
        <w:t>(</w:t>
      </w:r>
      <w:r w:rsidRPr="00A95D68">
        <w:t>3) Ämmilä</w:t>
      </w:r>
      <w:r w:rsidRPr="00A95D68">
        <w:tab/>
        <w:t>oli</w:t>
      </w:r>
      <w:r w:rsidRPr="00A95D68">
        <w:tab/>
        <w:t>[viisi lasta]</w:t>
      </w:r>
    </w:p>
    <w:p w14:paraId="6D7EF4C9" w14:textId="59D1AE74" w:rsidR="00152252" w:rsidRPr="00A95D68" w:rsidRDefault="00152252" w:rsidP="00152A58">
      <w:pPr>
        <w:tabs>
          <w:tab w:val="left" w:pos="2160"/>
          <w:tab w:val="left" w:pos="3960"/>
          <w:tab w:val="left" w:pos="6237"/>
        </w:tabs>
        <w:spacing w:before="40" w:after="40"/>
      </w:pPr>
      <w:r>
        <w:t>N[</w:t>
      </w:r>
      <w:r w:rsidR="00685298">
        <w:t>sg</w:t>
      </w:r>
      <w:r w:rsidR="00BC1EB8">
        <w:t>.adess.</w:t>
      </w:r>
      <w:r>
        <w:t>]</w:t>
      </w:r>
      <w:r>
        <w:tab/>
        <w:t>V[</w:t>
      </w:r>
      <w:r w:rsidRPr="00963D7B">
        <w:rPr>
          <w:i/>
        </w:rPr>
        <w:t>olla</w:t>
      </w:r>
      <w:r>
        <w:t xml:space="preserve">, </w:t>
      </w:r>
      <w:r w:rsidR="001337F6">
        <w:t>sg3</w:t>
      </w:r>
      <w:r>
        <w:t>]</w:t>
      </w:r>
      <w:r>
        <w:tab/>
        <w:t>Kva</w:t>
      </w:r>
      <w:r w:rsidRPr="00A95D68">
        <w:t>P[kardinaali</w:t>
      </w:r>
      <w:r w:rsidR="00152A58">
        <w:t>[sg.nom]</w:t>
      </w:r>
      <w:r w:rsidRPr="00A95D68">
        <w:t xml:space="preserve"> + </w:t>
      </w:r>
      <w:r w:rsidR="00645696">
        <w:t>N[</w:t>
      </w:r>
      <w:r w:rsidRPr="00A95D68">
        <w:t>sg.part.</w:t>
      </w:r>
      <w:r w:rsidR="00645696">
        <w:t>]</w:t>
      </w:r>
      <w:r w:rsidRPr="00A95D68">
        <w:t>]</w:t>
      </w:r>
    </w:p>
    <w:p w14:paraId="3A81B2E3" w14:textId="77777777" w:rsidR="00152252" w:rsidRPr="00A95D68" w:rsidRDefault="00152252" w:rsidP="00152A58">
      <w:pPr>
        <w:tabs>
          <w:tab w:val="left" w:pos="2160"/>
          <w:tab w:val="left" w:pos="3960"/>
          <w:tab w:val="left" w:pos="6237"/>
        </w:tabs>
        <w:spacing w:before="40" w:after="120"/>
      </w:pPr>
      <w:r w:rsidRPr="00A95D68">
        <w:t>ADVLI</w:t>
      </w:r>
      <w:r w:rsidRPr="00A95D68">
        <w:tab/>
        <w:t>V</w:t>
      </w:r>
      <w:r w:rsidRPr="00A95D68">
        <w:tab/>
        <w:t>SUBJ</w:t>
      </w:r>
    </w:p>
    <w:p w14:paraId="1CB88FA6" w14:textId="77777777" w:rsidR="00152252" w:rsidRPr="00A95D68" w:rsidRDefault="00152252" w:rsidP="00152252">
      <w:pPr>
        <w:tabs>
          <w:tab w:val="left" w:pos="2410"/>
          <w:tab w:val="left" w:pos="4678"/>
          <w:tab w:val="left" w:pos="6237"/>
        </w:tabs>
        <w:spacing w:before="120" w:after="120"/>
      </w:pPr>
      <w:r>
        <w:t>(4</w:t>
      </w:r>
      <w:r w:rsidRPr="00A95D68">
        <w:t>) Nillala olthiin/oli sivakat myötä.</w:t>
      </w:r>
    </w:p>
    <w:p w14:paraId="6F6B9D55" w14:textId="77777777" w:rsidR="00152252" w:rsidRDefault="00152252" w:rsidP="00152252">
      <w:pPr>
        <w:tabs>
          <w:tab w:val="left" w:pos="2410"/>
          <w:tab w:val="left" w:pos="4678"/>
          <w:tab w:val="left" w:pos="6237"/>
        </w:tabs>
        <w:spacing w:before="120" w:after="120"/>
      </w:pPr>
      <w:r>
        <w:t>(5</w:t>
      </w:r>
      <w:r w:rsidRPr="00A95D68">
        <w:t>) Meilä oon [</w:t>
      </w:r>
      <w:r>
        <w:t>vanhaat</w:t>
      </w:r>
      <w:r w:rsidRPr="00A95D68">
        <w:t xml:space="preserve"> vaattheet].</w:t>
      </w:r>
    </w:p>
    <w:p w14:paraId="0E7FB168" w14:textId="77777777" w:rsidR="00152252" w:rsidRDefault="00152252" w:rsidP="00152252">
      <w:pPr>
        <w:tabs>
          <w:tab w:val="left" w:pos="2410"/>
          <w:tab w:val="left" w:pos="4678"/>
          <w:tab w:val="left" w:pos="6237"/>
        </w:tabs>
        <w:spacing w:before="120" w:after="120"/>
      </w:pPr>
      <w:r>
        <w:t>(6) Nillala [ei ollu] sivakoita myötä.</w:t>
      </w:r>
    </w:p>
    <w:p w14:paraId="53C58912" w14:textId="1AD31025" w:rsidR="00152252" w:rsidRDefault="00152252" w:rsidP="00152252">
      <w:pPr>
        <w:tabs>
          <w:tab w:val="left" w:pos="2410"/>
          <w:tab w:val="left" w:pos="4678"/>
          <w:tab w:val="left" w:pos="6237"/>
        </w:tabs>
        <w:spacing w:before="120" w:after="120"/>
      </w:pPr>
      <w:r>
        <w:t xml:space="preserve">(7) Hänelä [ei ole] </w:t>
      </w:r>
      <w:r w:rsidR="00152A58">
        <w:t>[</w:t>
      </w:r>
      <w:r>
        <w:t>issoo vattaa</w:t>
      </w:r>
      <w:r w:rsidR="00152A58">
        <w:t>]</w:t>
      </w:r>
      <w:r>
        <w:t>.</w:t>
      </w:r>
    </w:p>
    <w:p w14:paraId="5C284A69" w14:textId="2437ADD6" w:rsidR="00152252" w:rsidRPr="00A95D68" w:rsidRDefault="00152252" w:rsidP="00152252">
      <w:pPr>
        <w:pStyle w:val="Brdtekst"/>
        <w:spacing w:before="120"/>
      </w:pPr>
      <w:r w:rsidRPr="00A302A8">
        <w:rPr>
          <w:caps/>
        </w:rPr>
        <w:t>Omistus</w:t>
      </w:r>
      <w:r w:rsidR="00A302A8">
        <w:rPr>
          <w:caps/>
        </w:rPr>
        <w:t>-</w:t>
      </w:r>
      <w:r w:rsidRPr="00A95D68">
        <w:t>syntakti oon rakenukselt</w:t>
      </w:r>
      <w:r w:rsidR="00A302A8">
        <w:t xml:space="preserve">a kohta samanlainen ko </w:t>
      </w:r>
      <w:r w:rsidR="00A302A8" w:rsidRPr="00A302A8">
        <w:rPr>
          <w:caps/>
        </w:rPr>
        <w:t>eksisten</w:t>
      </w:r>
      <w:r w:rsidRPr="00A302A8">
        <w:rPr>
          <w:caps/>
        </w:rPr>
        <w:t>si</w:t>
      </w:r>
      <w:r w:rsidR="00A302A8">
        <w:rPr>
          <w:caps/>
        </w:rPr>
        <w:t>-</w:t>
      </w:r>
      <w:r w:rsidRPr="00A95D68">
        <w:t xml:space="preserve">syntakti </w:t>
      </w:r>
      <w:r>
        <w:t>(</w:t>
      </w:r>
      <w:r w:rsidRPr="00A95D68">
        <w:t>katto ylipuolela</w:t>
      </w:r>
      <w:r w:rsidR="00B842CF">
        <w:t xml:space="preserve"> kohta</w:t>
      </w:r>
      <w:r w:rsidR="00474BDD">
        <w:t>a</w:t>
      </w:r>
      <w:r w:rsidR="00B842CF">
        <w:t xml:space="preserve"> 4.2.1.3</w:t>
      </w:r>
      <w:r w:rsidRPr="00A95D68">
        <w:t xml:space="preserve">). </w:t>
      </w:r>
      <w:r w:rsidR="00A302A8">
        <w:t>Tässäki</w:t>
      </w:r>
      <w:r w:rsidRPr="00A95D68">
        <w:t xml:space="preserve"> oorninki oon semmoinen, ette syntaktin alussa oon adverbiaali, joka oon adessiivissa. Adverbiaali muistelee, kuka oon omistaaja eli kenen hallussa jotaki oon. Sitte tullee </w:t>
      </w:r>
      <w:r w:rsidRPr="004C462E">
        <w:rPr>
          <w:i/>
        </w:rPr>
        <w:t>olla</w:t>
      </w:r>
      <w:r w:rsidRPr="00A95D68">
        <w:t>-ve</w:t>
      </w:r>
      <w:r w:rsidR="00B77854">
        <w:t>rbi, jolla oon subjekti</w:t>
      </w:r>
      <w:r w:rsidR="00310D0E">
        <w:t>k</w:t>
      </w:r>
      <w:r w:rsidR="00B77854">
        <w:t>ongruen</w:t>
      </w:r>
      <w:r w:rsidRPr="00A95D68">
        <w:t xml:space="preserve">sin suhtheen samat reekelit ko </w:t>
      </w:r>
      <w:r w:rsidRPr="00B77854">
        <w:rPr>
          <w:caps/>
        </w:rPr>
        <w:t>eksistensi</w:t>
      </w:r>
      <w:r w:rsidR="00B77854">
        <w:rPr>
          <w:caps/>
        </w:rPr>
        <w:t>-</w:t>
      </w:r>
      <w:r w:rsidRPr="00A95D68">
        <w:t xml:space="preserve">syntaktissa. Verbin jälkhiin tullee subjekti, joka muistelee sen, mitä jollaki oon. Tämä subjekti oon nominatiivissa </w:t>
      </w:r>
      <w:r>
        <w:t>(</w:t>
      </w:r>
      <w:r w:rsidRPr="00A95D68">
        <w:t xml:space="preserve">1, </w:t>
      </w:r>
      <w:r>
        <w:t>4, 5</w:t>
      </w:r>
      <w:r w:rsidRPr="00A95D68">
        <w:t xml:space="preserve">) eli partitiivissa </w:t>
      </w:r>
      <w:r>
        <w:t>(2</w:t>
      </w:r>
      <w:r w:rsidRPr="00A95D68">
        <w:t xml:space="preserve">) ja ushein se saattaa olla kans kvanttorifraasi </w:t>
      </w:r>
      <w:r>
        <w:t>(</w:t>
      </w:r>
      <w:r w:rsidRPr="00A95D68">
        <w:t>3).</w:t>
      </w:r>
      <w:r>
        <w:t xml:space="preserve"> Kielttäävässä syntaktissa subjekti oon samhaan laihiin ko EKSISTENSI-synt</w:t>
      </w:r>
      <w:r w:rsidR="006267F9">
        <w:t>aktissaki partitiivissa (6, 7).</w:t>
      </w:r>
    </w:p>
    <w:p w14:paraId="10BB73F1" w14:textId="339DC89B" w:rsidR="00152252" w:rsidRPr="00A95D68" w:rsidRDefault="00152252" w:rsidP="00152252">
      <w:pPr>
        <w:pStyle w:val="Brdtekst"/>
        <w:spacing w:before="120"/>
      </w:pPr>
      <w:r w:rsidRPr="00A95D68">
        <w:t xml:space="preserve">Semmoinen </w:t>
      </w:r>
      <w:r w:rsidR="001C053C">
        <w:t>eroitu</w:t>
      </w:r>
      <w:r w:rsidRPr="00A95D68">
        <w:t xml:space="preserve">s oon </w:t>
      </w:r>
      <w:r w:rsidRPr="00B77854">
        <w:rPr>
          <w:caps/>
        </w:rPr>
        <w:t>eksistensi</w:t>
      </w:r>
      <w:r w:rsidR="00B77854">
        <w:rPr>
          <w:caps/>
        </w:rPr>
        <w:t>-</w:t>
      </w:r>
      <w:r w:rsidRPr="00A95D68">
        <w:t xml:space="preserve">syntaktin suhtheen, ette </w:t>
      </w:r>
      <w:r w:rsidRPr="002C1960">
        <w:rPr>
          <w:caps/>
        </w:rPr>
        <w:t>omistus</w:t>
      </w:r>
      <w:r w:rsidR="003E1157">
        <w:rPr>
          <w:smallCaps/>
        </w:rPr>
        <w:t>-</w:t>
      </w:r>
      <w:r w:rsidRPr="00A95D68">
        <w:t xml:space="preserve">syntaktissa </w:t>
      </w:r>
      <w:r w:rsidR="00FF2C81">
        <w:t xml:space="preserve">verbi saattaa </w:t>
      </w:r>
      <w:r w:rsidRPr="00A95D68">
        <w:t xml:space="preserve">pluraalin nominatiivissa olleevan subjektin kans </w:t>
      </w:r>
      <w:r w:rsidR="00956284">
        <w:t>olla singulaarin 3. persoonassa</w:t>
      </w:r>
      <w:r w:rsidRPr="00A95D68">
        <w:t xml:space="preserve"> </w:t>
      </w:r>
      <w:r>
        <w:t>(</w:t>
      </w:r>
      <w:r w:rsidR="00956284">
        <w:t xml:space="preserve">katto </w:t>
      </w:r>
      <w:r>
        <w:t>4</w:t>
      </w:r>
      <w:r w:rsidR="00956284">
        <w:t>); preesensissähän</w:t>
      </w:r>
      <w:r w:rsidRPr="00A95D68">
        <w:t xml:space="preserve"> ei </w:t>
      </w:r>
      <w:r w:rsidRPr="004C462E">
        <w:rPr>
          <w:i/>
        </w:rPr>
        <w:t>olla</w:t>
      </w:r>
      <w:r w:rsidRPr="00A95D68">
        <w:t xml:space="preserve">-verbissä olekhaan </w:t>
      </w:r>
      <w:r w:rsidR="001C053C">
        <w:t>eroitu</w:t>
      </w:r>
      <w:r w:rsidRPr="00A95D68">
        <w:t xml:space="preserve">sta singulaarin </w:t>
      </w:r>
      <w:r w:rsidR="0022614E">
        <w:t>3.</w:t>
      </w:r>
      <w:r w:rsidRPr="00A95D68">
        <w:t xml:space="preserve"> ja pluraalin </w:t>
      </w:r>
      <w:r w:rsidR="0022614E">
        <w:t>3.</w:t>
      </w:r>
      <w:r w:rsidRPr="00A95D68">
        <w:t xml:space="preserve"> haamun välilä </w:t>
      </w:r>
      <w:r>
        <w:t>(5</w:t>
      </w:r>
      <w:r w:rsidRPr="00A95D68">
        <w:t>).</w:t>
      </w:r>
    </w:p>
    <w:p w14:paraId="025B9735" w14:textId="624D6F50" w:rsidR="00152252" w:rsidRDefault="00152252" w:rsidP="00152252">
      <w:pPr>
        <w:pStyle w:val="Brdtekst"/>
        <w:spacing w:before="120"/>
      </w:pPr>
      <w:r w:rsidRPr="00A95D68">
        <w:t xml:space="preserve">Näjemä, ette kainun kielen </w:t>
      </w:r>
      <w:r w:rsidRPr="00956284">
        <w:rPr>
          <w:caps/>
        </w:rPr>
        <w:t>omistus</w:t>
      </w:r>
      <w:r w:rsidRPr="00A95D68">
        <w:rPr>
          <w:smallCaps/>
        </w:rPr>
        <w:t>-</w:t>
      </w:r>
      <w:r w:rsidRPr="00A95D68">
        <w:t>syntaktin</w:t>
      </w:r>
      <w:r w:rsidRPr="00A95D68">
        <w:rPr>
          <w:b/>
        </w:rPr>
        <w:t xml:space="preserve"> </w:t>
      </w:r>
      <w:r w:rsidR="005852A5">
        <w:t>haamustethaan aivan eri</w:t>
      </w:r>
      <w:r w:rsidR="00B257B7">
        <w:t xml:space="preserve"> laihiin</w:t>
      </w:r>
      <w:r w:rsidRPr="00A95D68">
        <w:t xml:space="preserve"> ko ruijan kielessä: Kainun kielessä omistaaja oon adverbiaali, ja se mi</w:t>
      </w:r>
      <w:r w:rsidR="005852A5">
        <w:t>n</w:t>
      </w:r>
      <w:r w:rsidRPr="00A95D68">
        <w:t>kä omistethaan, oon subjekti. Ruijan kielessä omistaaja oon subjekti, se mi</w:t>
      </w:r>
      <w:r w:rsidR="00AB5A61">
        <w:t>n</w:t>
      </w:r>
      <w:r w:rsidRPr="00A95D68">
        <w:t>kä omistethaan oon objekti.</w:t>
      </w:r>
    </w:p>
    <w:p w14:paraId="40CD0F12" w14:textId="7514B2D9" w:rsidR="006267F9" w:rsidRDefault="006267F9" w:rsidP="00152252">
      <w:pPr>
        <w:pStyle w:val="Brdtekst"/>
        <w:spacing w:before="120"/>
      </w:pPr>
      <w:r>
        <w:t>Kainun kieli oon erilainen ko ruijan kieli siinäki, ette sanothaan</w:t>
      </w:r>
      <w:r w:rsidR="002C43FE">
        <w:t xml:space="preserve"> (8, 9)</w:t>
      </w:r>
    </w:p>
    <w:p w14:paraId="08DFE834" w14:textId="7FF1731A" w:rsidR="006267F9" w:rsidRDefault="00B2785D" w:rsidP="00152252">
      <w:pPr>
        <w:pStyle w:val="Brdtekst"/>
        <w:spacing w:before="120"/>
      </w:pPr>
      <w:r>
        <w:t xml:space="preserve">(8) </w:t>
      </w:r>
      <w:r w:rsidRPr="00B2785D">
        <w:rPr>
          <w:color w:val="008000"/>
        </w:rPr>
        <w:t>Piilissä</w:t>
      </w:r>
      <w:r w:rsidR="006267F9">
        <w:t xml:space="preserve"> oon </w:t>
      </w:r>
      <w:r w:rsidR="002C43FE">
        <w:t>[</w:t>
      </w:r>
      <w:r w:rsidR="006267F9">
        <w:t>neljä pyörää</w:t>
      </w:r>
      <w:r w:rsidR="002C43FE">
        <w:t>]</w:t>
      </w:r>
      <w:r w:rsidR="006267F9">
        <w:t>.</w:t>
      </w:r>
    </w:p>
    <w:p w14:paraId="5B2A8C40" w14:textId="31864DDC" w:rsidR="006267F9" w:rsidRDefault="006267F9" w:rsidP="00152252">
      <w:pPr>
        <w:pStyle w:val="Brdtekst"/>
        <w:spacing w:before="120"/>
      </w:pPr>
      <w:r>
        <w:t xml:space="preserve">(9) Talossa </w:t>
      </w:r>
      <w:r w:rsidR="002C43FE">
        <w:t>[</w:t>
      </w:r>
      <w:r>
        <w:t>ei ole</w:t>
      </w:r>
      <w:r w:rsidR="002C43FE">
        <w:t>]</w:t>
      </w:r>
      <w:r>
        <w:t xml:space="preserve"> porstuuta.</w:t>
      </w:r>
    </w:p>
    <w:p w14:paraId="38FABA71" w14:textId="0C978C90" w:rsidR="006267F9" w:rsidRPr="002C43FE" w:rsidRDefault="006267F9" w:rsidP="00152252">
      <w:pPr>
        <w:pStyle w:val="Brdtekst"/>
        <w:spacing w:before="120"/>
        <w:rPr>
          <w:caps/>
        </w:rPr>
      </w:pPr>
      <w:r>
        <w:t xml:space="preserve">eli ko se, millä jotaki oon, oon </w:t>
      </w:r>
      <w:r w:rsidR="002C6D91">
        <w:t>ei-elläävä</w:t>
      </w:r>
      <w:r w:rsidR="002C43FE">
        <w:t xml:space="preserve">, se käytethään </w:t>
      </w:r>
      <w:r w:rsidR="002C43FE">
        <w:rPr>
          <w:caps/>
        </w:rPr>
        <w:t>eksistensi-</w:t>
      </w:r>
      <w:r w:rsidR="002C43FE" w:rsidRPr="002C43FE">
        <w:t xml:space="preserve">syntaktii </w:t>
      </w:r>
      <w:r w:rsidR="002C43FE">
        <w:t xml:space="preserve">eikä </w:t>
      </w:r>
      <w:r w:rsidR="00CA7481">
        <w:rPr>
          <w:caps/>
        </w:rPr>
        <w:t>omistus-</w:t>
      </w:r>
      <w:r w:rsidR="00CA7481">
        <w:t>konstruksuunii, mikä ylheensä vastaa ruijan kielen</w:t>
      </w:r>
      <w:r w:rsidR="002C43FE">
        <w:t xml:space="preserve"> </w:t>
      </w:r>
      <w:r w:rsidR="002C43FE" w:rsidRPr="002C43FE">
        <w:rPr>
          <w:i/>
        </w:rPr>
        <w:t>ha-</w:t>
      </w:r>
      <w:r w:rsidR="002C43FE">
        <w:t>konstruksuunii.</w:t>
      </w:r>
    </w:p>
    <w:p w14:paraId="0EC477A4" w14:textId="77777777" w:rsidR="00152252" w:rsidRPr="00A95D68" w:rsidRDefault="00152252" w:rsidP="00152252">
      <w:pPr>
        <w:pStyle w:val="Brdtekstinnrykk"/>
        <w:spacing w:before="120"/>
        <w:ind w:left="0"/>
      </w:pPr>
      <w:r w:rsidRPr="00AB5A61">
        <w:rPr>
          <w:caps/>
        </w:rPr>
        <w:t>Omistus</w:t>
      </w:r>
      <w:r w:rsidRPr="00A95D68">
        <w:rPr>
          <w:smallCaps/>
        </w:rPr>
        <w:t>-</w:t>
      </w:r>
      <w:r w:rsidRPr="00A95D68">
        <w:t>syntaktin</w:t>
      </w:r>
      <w:r w:rsidRPr="00A95D68">
        <w:rPr>
          <w:smallCaps/>
        </w:rPr>
        <w:t xml:space="preserve"> </w:t>
      </w:r>
      <w:r w:rsidRPr="00A95D68">
        <w:t xml:space="preserve">kaava oon tämmöinen: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152252" w:rsidRPr="00A95D68" w14:paraId="0C905D5B" w14:textId="77777777" w:rsidTr="00135B06">
        <w:tc>
          <w:tcPr>
            <w:tcW w:w="9242" w:type="dxa"/>
          </w:tcPr>
          <w:p w14:paraId="222E8894" w14:textId="77777777" w:rsidR="00152252" w:rsidRPr="00A95D68" w:rsidRDefault="00152252" w:rsidP="00135B06">
            <w:pPr>
              <w:spacing w:before="120" w:after="120"/>
              <w:rPr>
                <w:smallCaps/>
              </w:rPr>
            </w:pPr>
            <w:r w:rsidRPr="00AB5A61">
              <w:rPr>
                <w:caps/>
              </w:rPr>
              <w:t>Omistus</w:t>
            </w:r>
            <w:r w:rsidRPr="00A95D68">
              <w:rPr>
                <w:smallCaps/>
              </w:rPr>
              <w:t>:</w:t>
            </w:r>
          </w:p>
          <w:p w14:paraId="6E3A5082" w14:textId="02737A89" w:rsidR="00152252" w:rsidRPr="00A95D68" w:rsidRDefault="00152252" w:rsidP="00135B06">
            <w:pPr>
              <w:spacing w:before="120" w:after="120"/>
            </w:pPr>
            <w:r w:rsidRPr="00A95D68">
              <w:t>ADVLI</w:t>
            </w:r>
            <w:r>
              <w:t>[NP[</w:t>
            </w:r>
            <w:r w:rsidR="002A1AF7">
              <w:t>elläävä[</w:t>
            </w:r>
            <w:r>
              <w:t>adess.</w:t>
            </w:r>
            <w:r w:rsidR="002A1AF7">
              <w:t>]</w:t>
            </w:r>
            <w:r>
              <w:t>]]</w:t>
            </w:r>
            <w:r w:rsidRPr="00A95D68">
              <w:t xml:space="preserve"> + V[</w:t>
            </w:r>
            <w:r w:rsidRPr="008F49A6">
              <w:rPr>
                <w:i/>
              </w:rPr>
              <w:t>olla</w:t>
            </w:r>
            <w:r w:rsidRPr="00A95D68">
              <w:t xml:space="preserve">, </w:t>
            </w:r>
            <w:r w:rsidR="001337F6">
              <w:t>sg3</w:t>
            </w:r>
            <w:r w:rsidRPr="00A95D68">
              <w:t>] + SUBJ</w:t>
            </w:r>
            <w:r>
              <w:t>[</w:t>
            </w:r>
            <w:r w:rsidRPr="00A95D68">
              <w:t>N</w:t>
            </w:r>
            <w:r>
              <w:t>P</w:t>
            </w:r>
            <w:r w:rsidRPr="00A95D68">
              <w:t>[nom.</w:t>
            </w:r>
            <w:r>
              <w:t>/</w:t>
            </w:r>
            <w:r w:rsidRPr="00A95D68">
              <w:t>par</w:t>
            </w:r>
            <w:r>
              <w:t>t.]/KvaP]</w:t>
            </w:r>
          </w:p>
          <w:p w14:paraId="198E9BD6" w14:textId="77777777" w:rsidR="00F904D4" w:rsidRDefault="00152252" w:rsidP="00135B06">
            <w:pPr>
              <w:spacing w:before="120" w:after="120"/>
            </w:pPr>
            <w:r w:rsidRPr="00A95D68">
              <w:t>tahi</w:t>
            </w:r>
          </w:p>
          <w:p w14:paraId="0D9AF407" w14:textId="67F0BCF9" w:rsidR="00152252" w:rsidRPr="00A95D68" w:rsidRDefault="00152252" w:rsidP="00135B06">
            <w:pPr>
              <w:spacing w:before="120" w:after="120"/>
            </w:pPr>
            <w:r w:rsidRPr="00A95D68">
              <w:t>ADVLI</w:t>
            </w:r>
            <w:r>
              <w:t>[NP</w:t>
            </w:r>
            <w:r w:rsidRPr="00A95D68">
              <w:t>[</w:t>
            </w:r>
            <w:r w:rsidR="0052168D">
              <w:t>elläävä[</w:t>
            </w:r>
            <w:r w:rsidRPr="00A95D68">
              <w:t>adess.]</w:t>
            </w:r>
            <w:r w:rsidR="0052168D">
              <w:t>]</w:t>
            </w:r>
            <w:r w:rsidR="00C243FB">
              <w:t>]</w:t>
            </w:r>
            <w:r w:rsidRPr="00A95D68">
              <w:t xml:space="preserve"> + V[</w:t>
            </w:r>
            <w:r w:rsidRPr="00210AFD">
              <w:rPr>
                <w:i/>
              </w:rPr>
              <w:t>olla</w:t>
            </w:r>
            <w:r w:rsidRPr="00A95D68">
              <w:t>, subjektikongruensi</w:t>
            </w:r>
            <w:r w:rsidR="002D7F54">
              <w:t>/</w:t>
            </w:r>
            <w:r w:rsidR="001337F6">
              <w:t>sg3</w:t>
            </w:r>
            <w:r w:rsidRPr="00A95D68">
              <w:t>] + SUBJ</w:t>
            </w:r>
            <w:r>
              <w:t>[N</w:t>
            </w:r>
            <w:r w:rsidR="002D7F54">
              <w:t>P</w:t>
            </w:r>
            <w:r>
              <w:t>[nom.]]</w:t>
            </w:r>
          </w:p>
        </w:tc>
      </w:tr>
    </w:tbl>
    <w:p w14:paraId="69CEE083" w14:textId="363EC2EF" w:rsidR="002C1960" w:rsidRPr="002C1960" w:rsidRDefault="002C1960" w:rsidP="00135B06">
      <w:pPr>
        <w:spacing w:before="120" w:after="120"/>
      </w:pPr>
      <w:r w:rsidRPr="002C1960">
        <w:t xml:space="preserve">Yhđenlainen </w:t>
      </w:r>
      <w:r>
        <w:rPr>
          <w:caps/>
        </w:rPr>
        <w:t>omistus-</w:t>
      </w:r>
      <w:r>
        <w:t>syntak</w:t>
      </w:r>
      <w:r w:rsidR="00CE428C">
        <w:t>ti oon kans syntakti, missä verb</w:t>
      </w:r>
      <w:r>
        <w:t xml:space="preserve">inä oon </w:t>
      </w:r>
      <w:r>
        <w:rPr>
          <w:i/>
        </w:rPr>
        <w:t xml:space="preserve">vailuut </w:t>
      </w:r>
      <w:r w:rsidR="00BA1173" w:rsidRPr="00BA1173">
        <w:t>~</w:t>
      </w:r>
      <w:r>
        <w:rPr>
          <w:i/>
        </w:rPr>
        <w:t xml:space="preserve"> vailua</w:t>
      </w:r>
      <w:r w:rsidR="001B127A" w:rsidRPr="001B127A">
        <w:t>(</w:t>
      </w:r>
      <w:r>
        <w:rPr>
          <w:i/>
        </w:rPr>
        <w:t>t</w:t>
      </w:r>
      <w:r w:rsidR="001B127A" w:rsidRPr="001B127A">
        <w:t>)</w:t>
      </w:r>
      <w:r>
        <w:rPr>
          <w:i/>
        </w:rPr>
        <w:t xml:space="preserve"> </w:t>
      </w:r>
      <w:r>
        <w:t xml:space="preserve">eli </w:t>
      </w:r>
      <w:r>
        <w:rPr>
          <w:i/>
        </w:rPr>
        <w:t>puuttuu</w:t>
      </w:r>
      <w:r w:rsidR="001B127A" w:rsidRPr="001B127A">
        <w:t>(</w:t>
      </w:r>
      <w:r>
        <w:rPr>
          <w:i/>
        </w:rPr>
        <w:t>t</w:t>
      </w:r>
      <w:r w:rsidR="001B127A" w:rsidRPr="001B127A">
        <w:t>)</w:t>
      </w:r>
      <w:r>
        <w:rPr>
          <w:i/>
        </w:rPr>
        <w:t xml:space="preserve"> </w:t>
      </w:r>
      <w:r w:rsidR="00BA1173" w:rsidRPr="00BA1173">
        <w:t>~</w:t>
      </w:r>
      <w:r>
        <w:rPr>
          <w:i/>
        </w:rPr>
        <w:t xml:space="preserve"> puuttua</w:t>
      </w:r>
      <w:r w:rsidR="001B127A" w:rsidRPr="001B127A">
        <w:t>(</w:t>
      </w:r>
      <w:r>
        <w:rPr>
          <w:i/>
        </w:rPr>
        <w:t>t</w:t>
      </w:r>
      <w:r w:rsidR="001B127A" w:rsidRPr="001B127A">
        <w:t>)</w:t>
      </w:r>
      <w:r>
        <w:rPr>
          <w:i/>
        </w:rPr>
        <w:t xml:space="preserve"> </w:t>
      </w:r>
      <w:r w:rsidR="00CE428C">
        <w:t>(8, 9). Näilä verbiilä</w:t>
      </w:r>
      <w:r>
        <w:t xml:space="preserve"> muistelhaan, ette jollaki ei ole jotaki, ja syntaktit ha</w:t>
      </w:r>
      <w:r w:rsidR="00B34E80">
        <w:t>a</w:t>
      </w:r>
      <w:r>
        <w:t xml:space="preserve">mustethaan samhaan laihiin ko vasituisetki </w:t>
      </w:r>
      <w:r>
        <w:rPr>
          <w:caps/>
        </w:rPr>
        <w:t>omistus</w:t>
      </w:r>
      <w:r>
        <w:t>-syntaktit.</w:t>
      </w:r>
    </w:p>
    <w:p w14:paraId="774D3D10" w14:textId="3B06F5EE" w:rsidR="002C1960" w:rsidRDefault="002C1960" w:rsidP="00135B06">
      <w:pPr>
        <w:spacing w:before="120" w:after="120"/>
      </w:pPr>
      <w:r>
        <w:lastRenderedPageBreak/>
        <w:t>(8) Minula vailuu rahhaa.</w:t>
      </w:r>
    </w:p>
    <w:p w14:paraId="69558DCA" w14:textId="15158441" w:rsidR="002C1960" w:rsidRDefault="002C1960" w:rsidP="00135B06">
      <w:pPr>
        <w:spacing w:before="120" w:after="120"/>
      </w:pPr>
      <w:r>
        <w:t>(9) Muorila vailuu mies.</w:t>
      </w:r>
    </w:p>
    <w:p w14:paraId="33216F52" w14:textId="28F3AAF1" w:rsidR="00533229" w:rsidRPr="00DE3E48" w:rsidRDefault="00533229" w:rsidP="00533229">
      <w:pPr>
        <w:pStyle w:val="Overskrift4"/>
        <w:rPr>
          <w:caps/>
          <w:color w:val="008000"/>
        </w:rPr>
      </w:pPr>
      <w:bookmarkStart w:id="915" w:name="_Toc311273759"/>
      <w:r w:rsidRPr="00DE3E48">
        <w:rPr>
          <w:caps/>
          <w:color w:val="008000"/>
        </w:rPr>
        <w:t>omistuksen muutos</w:t>
      </w:r>
      <w:bookmarkEnd w:id="915"/>
    </w:p>
    <w:p w14:paraId="524B0007" w14:textId="6A7329A5" w:rsidR="00E0299B" w:rsidRPr="001D11A0" w:rsidRDefault="00E0299B" w:rsidP="00E0299B">
      <w:pPr>
        <w:rPr>
          <w:color w:val="008000"/>
        </w:rPr>
      </w:pPr>
      <w:r w:rsidRPr="00DE3E48">
        <w:rPr>
          <w:caps/>
          <w:color w:val="008000"/>
        </w:rPr>
        <w:t>omistuksen muutos</w:t>
      </w:r>
      <w:r w:rsidR="00DE3E48" w:rsidRPr="00DE3E48">
        <w:rPr>
          <w:caps/>
          <w:color w:val="008000"/>
        </w:rPr>
        <w:t xml:space="preserve"> -</w:t>
      </w:r>
      <w:r w:rsidR="00DE3E48" w:rsidRPr="00DE3E48">
        <w:rPr>
          <w:color w:val="008000"/>
        </w:rPr>
        <w:t>syntakti mui</w:t>
      </w:r>
      <w:ins w:id="916" w:author="Information Services" w:date="2015-11-20T14:32:00Z">
        <w:r w:rsidR="001D0F09">
          <w:rPr>
            <w:color w:val="008000"/>
          </w:rPr>
          <w:t>s</w:t>
        </w:r>
      </w:ins>
      <w:r w:rsidR="00DE3E48" w:rsidRPr="00DE3E48">
        <w:rPr>
          <w:color w:val="008000"/>
        </w:rPr>
        <w:t xml:space="preserve">telee ette joku mistanttaa jotaki eli sitte hänele tullee jotaki uutta. Verbaalinna syntaktissa saattaa olla esimerkiksi </w:t>
      </w:r>
      <w:r w:rsidR="0090379E">
        <w:rPr>
          <w:i/>
          <w:color w:val="008000"/>
        </w:rPr>
        <w:t>synttyyt</w:t>
      </w:r>
      <w:del w:id="917" w:author="Information Services" w:date="2015-11-22T15:47:00Z">
        <w:r w:rsidR="0090379E" w:rsidDel="00911554">
          <w:rPr>
            <w:i/>
            <w:color w:val="008000"/>
          </w:rPr>
          <w:delText>,</w:delText>
        </w:r>
      </w:del>
      <w:ins w:id="918" w:author="Information Services" w:date="2015-11-22T15:47:00Z">
        <w:r w:rsidR="00911554" w:rsidRPr="00911554">
          <w:rPr>
            <w:color w:val="008000"/>
            <w:rPrChange w:id="919" w:author="Information Services" w:date="2015-11-22T15:47:00Z">
              <w:rPr>
                <w:i/>
                <w:color w:val="008000"/>
              </w:rPr>
            </w:rPrChange>
          </w:rPr>
          <w:t>,</w:t>
        </w:r>
      </w:ins>
      <w:r w:rsidR="0090379E">
        <w:rPr>
          <w:i/>
          <w:color w:val="008000"/>
        </w:rPr>
        <w:t xml:space="preserve"> ~ syntyä</w:t>
      </w:r>
      <w:del w:id="920" w:author="Information Services" w:date="2015-11-22T15:46:00Z">
        <w:r w:rsidR="0090379E" w:rsidDel="00911554">
          <w:rPr>
            <w:i/>
            <w:color w:val="008000"/>
          </w:rPr>
          <w:delText>(</w:delText>
        </w:r>
      </w:del>
      <w:ins w:id="921" w:author="Information Services" w:date="2015-11-22T15:46:00Z">
        <w:r w:rsidR="00911554" w:rsidRPr="00911554">
          <w:rPr>
            <w:color w:val="008000"/>
            <w:rPrChange w:id="922" w:author="Information Services" w:date="2015-11-22T15:46:00Z">
              <w:rPr>
                <w:i/>
                <w:color w:val="008000"/>
              </w:rPr>
            </w:rPrChange>
          </w:rPr>
          <w:t>(</w:t>
        </w:r>
      </w:ins>
      <w:r w:rsidR="0090379E">
        <w:rPr>
          <w:i/>
          <w:color w:val="008000"/>
        </w:rPr>
        <w:t>t</w:t>
      </w:r>
      <w:del w:id="923" w:author="Information Services" w:date="2015-11-22T15:47:00Z">
        <w:r w:rsidR="0090379E" w:rsidDel="00911554">
          <w:rPr>
            <w:i/>
            <w:color w:val="008000"/>
          </w:rPr>
          <w:delText>)</w:delText>
        </w:r>
      </w:del>
      <w:ins w:id="924" w:author="Information Services" w:date="2015-11-22T15:47:00Z">
        <w:r w:rsidR="00911554" w:rsidRPr="00911554">
          <w:rPr>
            <w:color w:val="008000"/>
            <w:rPrChange w:id="925" w:author="Information Services" w:date="2015-11-22T15:47:00Z">
              <w:rPr>
                <w:i/>
                <w:color w:val="008000"/>
              </w:rPr>
            </w:rPrChange>
          </w:rPr>
          <w:t>)</w:t>
        </w:r>
      </w:ins>
      <w:del w:id="926" w:author="Information Services" w:date="2015-11-22T15:47:00Z">
        <w:r w:rsidR="0090379E" w:rsidDel="00911554">
          <w:rPr>
            <w:i/>
            <w:color w:val="008000"/>
          </w:rPr>
          <w:delText>,</w:delText>
        </w:r>
      </w:del>
      <w:ins w:id="927" w:author="Information Services" w:date="2015-11-22T15:47:00Z">
        <w:r w:rsidR="00911554" w:rsidRPr="00911554">
          <w:rPr>
            <w:color w:val="008000"/>
            <w:rPrChange w:id="928" w:author="Information Services" w:date="2015-11-22T15:47:00Z">
              <w:rPr>
                <w:i/>
                <w:color w:val="008000"/>
              </w:rPr>
            </w:rPrChange>
          </w:rPr>
          <w:t>,</w:t>
        </w:r>
      </w:ins>
      <w:r w:rsidR="0090379E">
        <w:rPr>
          <w:i/>
          <w:color w:val="008000"/>
        </w:rPr>
        <w:t xml:space="preserve"> kuola</w:t>
      </w:r>
      <w:del w:id="929" w:author="Information Services" w:date="2015-11-22T15:47:00Z">
        <w:r w:rsidR="0090379E" w:rsidDel="00911554">
          <w:rPr>
            <w:i/>
            <w:color w:val="008000"/>
          </w:rPr>
          <w:delText>,</w:delText>
        </w:r>
      </w:del>
      <w:ins w:id="930" w:author="Information Services" w:date="2015-11-22T15:47:00Z">
        <w:r w:rsidR="00911554" w:rsidRPr="00911554">
          <w:rPr>
            <w:color w:val="008000"/>
            <w:rPrChange w:id="931" w:author="Information Services" w:date="2015-11-22T15:47:00Z">
              <w:rPr>
                <w:i/>
                <w:color w:val="008000"/>
              </w:rPr>
            </w:rPrChange>
          </w:rPr>
          <w:t>,</w:t>
        </w:r>
      </w:ins>
      <w:r w:rsidR="0090379E">
        <w:rPr>
          <w:i/>
          <w:color w:val="008000"/>
        </w:rPr>
        <w:t xml:space="preserve"> loppuut ~ loppua</w:t>
      </w:r>
      <w:del w:id="932" w:author="Information Services" w:date="2015-11-22T15:46:00Z">
        <w:r w:rsidR="0090379E" w:rsidDel="00911554">
          <w:rPr>
            <w:i/>
            <w:color w:val="008000"/>
          </w:rPr>
          <w:delText>(</w:delText>
        </w:r>
      </w:del>
      <w:ins w:id="933" w:author="Information Services" w:date="2015-11-22T15:46:00Z">
        <w:r w:rsidR="00911554" w:rsidRPr="00911554">
          <w:rPr>
            <w:color w:val="008000"/>
            <w:rPrChange w:id="934" w:author="Information Services" w:date="2015-11-22T15:46:00Z">
              <w:rPr>
                <w:i/>
                <w:color w:val="008000"/>
              </w:rPr>
            </w:rPrChange>
          </w:rPr>
          <w:t>(</w:t>
        </w:r>
      </w:ins>
      <w:r w:rsidR="0090379E">
        <w:rPr>
          <w:i/>
          <w:color w:val="008000"/>
        </w:rPr>
        <w:t>t</w:t>
      </w:r>
      <w:del w:id="935" w:author="Information Services" w:date="2015-11-22T15:47:00Z">
        <w:r w:rsidR="0090379E" w:rsidDel="00911554">
          <w:rPr>
            <w:i/>
            <w:color w:val="008000"/>
          </w:rPr>
          <w:delText>)</w:delText>
        </w:r>
      </w:del>
      <w:ins w:id="936" w:author="Information Services" w:date="2015-11-22T15:47:00Z">
        <w:r w:rsidR="00911554" w:rsidRPr="00911554">
          <w:rPr>
            <w:color w:val="008000"/>
            <w:rPrChange w:id="937" w:author="Information Services" w:date="2015-11-22T15:47:00Z">
              <w:rPr>
                <w:i/>
                <w:color w:val="008000"/>
              </w:rPr>
            </w:rPrChange>
          </w:rPr>
          <w:t>)</w:t>
        </w:r>
      </w:ins>
      <w:del w:id="938" w:author="Information Services" w:date="2015-11-22T15:47:00Z">
        <w:r w:rsidR="0090379E" w:rsidDel="00911554">
          <w:rPr>
            <w:i/>
            <w:color w:val="008000"/>
          </w:rPr>
          <w:delText>,</w:delText>
        </w:r>
      </w:del>
      <w:ins w:id="939" w:author="Information Services" w:date="2015-11-22T15:47:00Z">
        <w:r w:rsidR="00911554" w:rsidRPr="00911554">
          <w:rPr>
            <w:color w:val="008000"/>
            <w:rPrChange w:id="940" w:author="Information Services" w:date="2015-11-22T15:47:00Z">
              <w:rPr>
                <w:i/>
                <w:color w:val="008000"/>
              </w:rPr>
            </w:rPrChange>
          </w:rPr>
          <w:t>,</w:t>
        </w:r>
      </w:ins>
      <w:r w:rsidR="0090379E">
        <w:rPr>
          <w:i/>
          <w:color w:val="008000"/>
        </w:rPr>
        <w:t xml:space="preserve"> tulla</w:t>
      </w:r>
      <w:del w:id="941" w:author="Information Services" w:date="2015-11-22T15:47:00Z">
        <w:r w:rsidR="0090379E" w:rsidDel="00911554">
          <w:rPr>
            <w:i/>
            <w:color w:val="008000"/>
          </w:rPr>
          <w:delText>,</w:delText>
        </w:r>
      </w:del>
      <w:ins w:id="942" w:author="Information Services" w:date="2015-11-22T15:47:00Z">
        <w:r w:rsidR="00911554" w:rsidRPr="00911554">
          <w:rPr>
            <w:color w:val="008000"/>
            <w:rPrChange w:id="943" w:author="Information Services" w:date="2015-11-22T15:47:00Z">
              <w:rPr>
                <w:i/>
                <w:color w:val="008000"/>
              </w:rPr>
            </w:rPrChange>
          </w:rPr>
          <w:t>,</w:t>
        </w:r>
      </w:ins>
      <w:r w:rsidR="0090379E">
        <w:rPr>
          <w:i/>
          <w:color w:val="008000"/>
        </w:rPr>
        <w:t xml:space="preserve"> mennä</w:t>
      </w:r>
      <w:del w:id="944" w:author="Information Services" w:date="2015-11-22T15:47:00Z">
        <w:r w:rsidR="0090379E" w:rsidDel="00911554">
          <w:rPr>
            <w:i/>
            <w:color w:val="008000"/>
          </w:rPr>
          <w:delText>,</w:delText>
        </w:r>
      </w:del>
      <w:ins w:id="945" w:author="Information Services" w:date="2015-11-22T15:47:00Z">
        <w:r w:rsidR="00911554" w:rsidRPr="00911554">
          <w:rPr>
            <w:color w:val="008000"/>
            <w:rPrChange w:id="946" w:author="Information Services" w:date="2015-11-22T15:47:00Z">
              <w:rPr>
                <w:i/>
                <w:color w:val="008000"/>
              </w:rPr>
            </w:rPrChange>
          </w:rPr>
          <w:t>,</w:t>
        </w:r>
      </w:ins>
      <w:r w:rsidR="00FA0434">
        <w:rPr>
          <w:i/>
          <w:color w:val="008000"/>
        </w:rPr>
        <w:t xml:space="preserve"> hävitä</w:t>
      </w:r>
      <w:del w:id="947" w:author="Information Services" w:date="2015-11-22T15:47:00Z">
        <w:r w:rsidR="00FA0434" w:rsidDel="00911554">
          <w:rPr>
            <w:i/>
            <w:color w:val="008000"/>
          </w:rPr>
          <w:delText>,</w:delText>
        </w:r>
      </w:del>
      <w:ins w:id="948" w:author="Information Services" w:date="2015-11-22T15:47:00Z">
        <w:r w:rsidR="00911554" w:rsidRPr="00911554">
          <w:rPr>
            <w:color w:val="008000"/>
            <w:rPrChange w:id="949" w:author="Information Services" w:date="2015-11-22T15:47:00Z">
              <w:rPr>
                <w:i/>
                <w:color w:val="008000"/>
              </w:rPr>
            </w:rPrChange>
          </w:rPr>
          <w:t>,</w:t>
        </w:r>
      </w:ins>
      <w:r w:rsidR="0090379E">
        <w:rPr>
          <w:i/>
          <w:color w:val="008000"/>
        </w:rPr>
        <w:t xml:space="preserve"> kasuta</w:t>
      </w:r>
      <w:r w:rsidR="00FA0434">
        <w:rPr>
          <w:i/>
          <w:color w:val="008000"/>
        </w:rPr>
        <w:t>.</w:t>
      </w:r>
      <w:ins w:id="950" w:author="Information Services" w:date="2015-11-20T14:38:00Z">
        <w:r w:rsidR="001D11A0">
          <w:rPr>
            <w:i/>
            <w:color w:val="008000"/>
          </w:rPr>
          <w:t xml:space="preserve"> </w:t>
        </w:r>
      </w:ins>
      <w:ins w:id="951" w:author="Information Services" w:date="2015-11-20T14:40:00Z">
        <w:r w:rsidR="001D11A0">
          <w:rPr>
            <w:color w:val="008000"/>
          </w:rPr>
          <w:t xml:space="preserve">Syntaktityypin struktuuri oon </w:t>
        </w:r>
      </w:ins>
      <w:ins w:id="952" w:author="Information Services" w:date="2015-11-20T14:43:00Z">
        <w:r w:rsidR="001D11A0">
          <w:rPr>
            <w:color w:val="008000"/>
          </w:rPr>
          <w:t>samanlainen</w:t>
        </w:r>
      </w:ins>
      <w:ins w:id="953" w:author="Information Services" w:date="2015-11-20T14:40:00Z">
        <w:r w:rsidR="001D11A0">
          <w:rPr>
            <w:color w:val="008000"/>
          </w:rPr>
          <w:t xml:space="preserve"> ko OMISTUS-syntaktissaki (katto kohtaa 4.2.1.5), mutta adverbiaali eli se</w:t>
        </w:r>
      </w:ins>
      <w:ins w:id="954" w:author="Information Services" w:date="2015-11-20T14:42:00Z">
        <w:r w:rsidR="001D11A0">
          <w:rPr>
            <w:color w:val="008000"/>
          </w:rPr>
          <w:t>,</w:t>
        </w:r>
      </w:ins>
      <w:ins w:id="955" w:author="Information Services" w:date="2015-11-20T14:40:00Z">
        <w:r w:rsidR="001D11A0">
          <w:rPr>
            <w:color w:val="008000"/>
          </w:rPr>
          <w:t xml:space="preserve"> joka mistantaa</w:t>
        </w:r>
      </w:ins>
      <w:ins w:id="956" w:author="Information Services" w:date="2015-11-20T14:43:00Z">
        <w:r w:rsidR="001D11A0">
          <w:rPr>
            <w:color w:val="008000"/>
          </w:rPr>
          <w:t>,</w:t>
        </w:r>
      </w:ins>
      <w:ins w:id="957" w:author="Information Services" w:date="2015-11-20T14:42:00Z">
        <w:r w:rsidR="001D11A0">
          <w:rPr>
            <w:color w:val="008000"/>
          </w:rPr>
          <w:t xml:space="preserve"> oon ablatiivissa</w:t>
        </w:r>
      </w:ins>
      <w:ins w:id="958" w:author="Information Services" w:date="2015-11-20T14:43:00Z">
        <w:r w:rsidR="001D11A0">
          <w:rPr>
            <w:color w:val="008000"/>
          </w:rPr>
          <w:t>,</w:t>
        </w:r>
      </w:ins>
      <w:ins w:id="959" w:author="Information Services" w:date="2015-11-20T14:40:00Z">
        <w:r w:rsidR="001D11A0">
          <w:rPr>
            <w:color w:val="008000"/>
          </w:rPr>
          <w:t xml:space="preserve"> </w:t>
        </w:r>
      </w:ins>
      <w:ins w:id="960" w:author="Information Services" w:date="2015-11-20T14:42:00Z">
        <w:r w:rsidR="001D11A0">
          <w:rPr>
            <w:color w:val="008000"/>
          </w:rPr>
          <w:t>ja se</w:t>
        </w:r>
      </w:ins>
      <w:ins w:id="961" w:author="Information Services" w:date="2015-11-24T13:10:00Z">
        <w:r w:rsidR="00EB507E">
          <w:rPr>
            <w:color w:val="008000"/>
          </w:rPr>
          <w:t>,</w:t>
        </w:r>
      </w:ins>
      <w:ins w:id="962" w:author="Information Services" w:date="2015-11-20T14:42:00Z">
        <w:r w:rsidR="001D11A0">
          <w:rPr>
            <w:color w:val="008000"/>
          </w:rPr>
          <w:t xml:space="preserve"> joka</w:t>
        </w:r>
      </w:ins>
      <w:ins w:id="963" w:author="Information Services" w:date="2015-11-20T14:40:00Z">
        <w:r w:rsidR="001D11A0">
          <w:rPr>
            <w:color w:val="008000"/>
          </w:rPr>
          <w:t xml:space="preserve"> saapi</w:t>
        </w:r>
      </w:ins>
      <w:ins w:id="964" w:author="Information Services" w:date="2015-11-20T14:43:00Z">
        <w:r w:rsidR="001D11A0">
          <w:rPr>
            <w:color w:val="008000"/>
          </w:rPr>
          <w:t>,</w:t>
        </w:r>
      </w:ins>
      <w:ins w:id="965" w:author="Information Services" w:date="2015-11-20T14:40:00Z">
        <w:r w:rsidR="00EB507E">
          <w:rPr>
            <w:color w:val="008000"/>
          </w:rPr>
          <w:t xml:space="preserve"> oon allat</w:t>
        </w:r>
      </w:ins>
      <w:ins w:id="966" w:author="Information Services" w:date="2015-11-24T13:10:00Z">
        <w:r w:rsidR="00EB507E">
          <w:rPr>
            <w:color w:val="008000"/>
          </w:rPr>
          <w:t>i</w:t>
        </w:r>
      </w:ins>
      <w:ins w:id="967" w:author="Information Services" w:date="2015-11-20T14:40:00Z">
        <w:r w:rsidR="001D11A0">
          <w:rPr>
            <w:color w:val="008000"/>
          </w:rPr>
          <w:t>ivissa</w:t>
        </w:r>
      </w:ins>
      <w:ins w:id="968" w:author="Information Services" w:date="2015-11-20T14:43:00Z">
        <w:r w:rsidR="001D11A0">
          <w:rPr>
            <w:color w:val="008000"/>
          </w:rPr>
          <w:t>.</w:t>
        </w:r>
      </w:ins>
    </w:p>
    <w:p w14:paraId="589AF278" w14:textId="76A54ED5" w:rsidR="00FA0434" w:rsidRPr="006A2930" w:rsidRDefault="00FA0434" w:rsidP="00FA0434">
      <w:pPr>
        <w:tabs>
          <w:tab w:val="left" w:pos="2160"/>
          <w:tab w:val="left" w:pos="3960"/>
          <w:tab w:val="left" w:pos="6237"/>
        </w:tabs>
        <w:spacing w:before="120" w:after="40"/>
        <w:rPr>
          <w:color w:val="008000"/>
          <w:rPrChange w:id="969" w:author="Information Services" w:date="2015-11-20T14:33:00Z">
            <w:rPr/>
          </w:rPrChange>
        </w:rPr>
      </w:pPr>
      <w:r w:rsidRPr="006A2930">
        <w:rPr>
          <w:color w:val="008000"/>
          <w:rPrChange w:id="970" w:author="Information Services" w:date="2015-11-20T14:33:00Z">
            <w:rPr/>
          </w:rPrChange>
        </w:rPr>
        <w:t>(1) Multa</w:t>
      </w:r>
      <w:r w:rsidRPr="006A2930">
        <w:rPr>
          <w:color w:val="008000"/>
          <w:rPrChange w:id="971" w:author="Information Services" w:date="2015-11-20T14:33:00Z">
            <w:rPr/>
          </w:rPrChange>
        </w:rPr>
        <w:tab/>
        <w:t>kuoli</w:t>
      </w:r>
      <w:r w:rsidRPr="006A2930">
        <w:rPr>
          <w:color w:val="008000"/>
          <w:rPrChange w:id="972" w:author="Information Services" w:date="2015-11-20T14:33:00Z">
            <w:rPr/>
          </w:rPrChange>
        </w:rPr>
        <w:tab/>
        <w:t>poika.</w:t>
      </w:r>
    </w:p>
    <w:p w14:paraId="4B54DC48" w14:textId="737D34B0" w:rsidR="00FA0434" w:rsidRPr="006A2930" w:rsidRDefault="00FA0434" w:rsidP="00FA0434">
      <w:pPr>
        <w:tabs>
          <w:tab w:val="left" w:pos="2160"/>
          <w:tab w:val="left" w:pos="3960"/>
          <w:tab w:val="left" w:pos="6237"/>
        </w:tabs>
        <w:spacing w:before="40" w:after="40"/>
        <w:rPr>
          <w:color w:val="008000"/>
          <w:rPrChange w:id="973" w:author="Information Services" w:date="2015-11-20T14:33:00Z">
            <w:rPr/>
          </w:rPrChange>
        </w:rPr>
      </w:pPr>
      <w:r w:rsidRPr="006A2930">
        <w:rPr>
          <w:color w:val="008000"/>
          <w:rPrChange w:id="974" w:author="Information Services" w:date="2015-11-20T14:33:00Z">
            <w:rPr/>
          </w:rPrChange>
        </w:rPr>
        <w:t>Pron[</w:t>
      </w:r>
      <w:r w:rsidR="000A7228" w:rsidRPr="006A2930">
        <w:rPr>
          <w:color w:val="008000"/>
          <w:rPrChange w:id="975" w:author="Information Services" w:date="2015-11-20T14:33:00Z">
            <w:rPr/>
          </w:rPrChange>
        </w:rPr>
        <w:t>sg1</w:t>
      </w:r>
      <w:r w:rsidR="00DE33CB" w:rsidRPr="006A2930">
        <w:rPr>
          <w:color w:val="008000"/>
          <w:rPrChange w:id="976" w:author="Information Services" w:date="2015-11-20T14:33:00Z">
            <w:rPr/>
          </w:rPrChange>
        </w:rPr>
        <w:t>, abla</w:t>
      </w:r>
      <w:r w:rsidR="000A7228" w:rsidRPr="006A2930">
        <w:rPr>
          <w:color w:val="008000"/>
          <w:rPrChange w:id="977" w:author="Information Services" w:date="2015-11-20T14:33:00Z">
            <w:rPr/>
          </w:rPrChange>
        </w:rPr>
        <w:t>t</w:t>
      </w:r>
      <w:r w:rsidRPr="006A2930">
        <w:rPr>
          <w:color w:val="008000"/>
          <w:rPrChange w:id="978" w:author="Information Services" w:date="2015-11-20T14:33:00Z">
            <w:rPr/>
          </w:rPrChange>
        </w:rPr>
        <w:t>.]</w:t>
      </w:r>
      <w:r w:rsidRPr="006A2930">
        <w:rPr>
          <w:color w:val="008000"/>
          <w:rPrChange w:id="979" w:author="Information Services" w:date="2015-11-20T14:33:00Z">
            <w:rPr/>
          </w:rPrChange>
        </w:rPr>
        <w:tab/>
        <w:t>V[</w:t>
      </w:r>
      <w:r w:rsidRPr="006A2930">
        <w:rPr>
          <w:i/>
          <w:color w:val="008000"/>
          <w:rPrChange w:id="980" w:author="Information Services" w:date="2015-11-20T14:33:00Z">
            <w:rPr>
              <w:i/>
            </w:rPr>
          </w:rPrChange>
        </w:rPr>
        <w:t>olla</w:t>
      </w:r>
      <w:r w:rsidRPr="006A2930">
        <w:rPr>
          <w:color w:val="008000"/>
          <w:rPrChange w:id="981" w:author="Information Services" w:date="2015-11-20T14:33:00Z">
            <w:rPr/>
          </w:rPrChange>
        </w:rPr>
        <w:t>, sg3]</w:t>
      </w:r>
      <w:r w:rsidRPr="006A2930">
        <w:rPr>
          <w:color w:val="008000"/>
          <w:rPrChange w:id="982" w:author="Information Services" w:date="2015-11-20T14:33:00Z">
            <w:rPr/>
          </w:rPrChange>
        </w:rPr>
        <w:tab/>
        <w:t>N[sg.nom.]</w:t>
      </w:r>
    </w:p>
    <w:p w14:paraId="11938535" w14:textId="77777777" w:rsidR="00FA0434" w:rsidRPr="006A2930" w:rsidRDefault="00FA0434" w:rsidP="00FA0434">
      <w:pPr>
        <w:tabs>
          <w:tab w:val="left" w:pos="2160"/>
          <w:tab w:val="left" w:pos="3960"/>
          <w:tab w:val="left" w:pos="6237"/>
        </w:tabs>
        <w:spacing w:before="40" w:after="120"/>
        <w:rPr>
          <w:color w:val="008000"/>
          <w:rPrChange w:id="983" w:author="Information Services" w:date="2015-11-20T14:33:00Z">
            <w:rPr/>
          </w:rPrChange>
        </w:rPr>
      </w:pPr>
      <w:r w:rsidRPr="006A2930">
        <w:rPr>
          <w:color w:val="008000"/>
          <w:rPrChange w:id="984" w:author="Information Services" w:date="2015-11-20T14:33:00Z">
            <w:rPr/>
          </w:rPrChange>
        </w:rPr>
        <w:t>ADVLI</w:t>
      </w:r>
      <w:r w:rsidRPr="006A2930">
        <w:rPr>
          <w:color w:val="008000"/>
          <w:rPrChange w:id="985" w:author="Information Services" w:date="2015-11-20T14:33:00Z">
            <w:rPr/>
          </w:rPrChange>
        </w:rPr>
        <w:tab/>
        <w:t>V</w:t>
      </w:r>
      <w:r w:rsidRPr="006A2930">
        <w:rPr>
          <w:color w:val="008000"/>
          <w:rPrChange w:id="986" w:author="Information Services" w:date="2015-11-20T14:33:00Z">
            <w:rPr/>
          </w:rPrChange>
        </w:rPr>
        <w:tab/>
        <w:t>SUBJ</w:t>
      </w:r>
    </w:p>
    <w:p w14:paraId="6ED758CC" w14:textId="29D4D28D" w:rsidR="00E275FB" w:rsidRPr="006A2930" w:rsidRDefault="00F649C2" w:rsidP="00FA0434">
      <w:pPr>
        <w:tabs>
          <w:tab w:val="left" w:pos="2160"/>
          <w:tab w:val="left" w:pos="3960"/>
          <w:tab w:val="left" w:pos="6237"/>
        </w:tabs>
        <w:spacing w:before="40" w:after="120"/>
        <w:rPr>
          <w:color w:val="008000"/>
          <w:rPrChange w:id="987" w:author="Information Services" w:date="2015-11-20T14:33:00Z">
            <w:rPr/>
          </w:rPrChange>
        </w:rPr>
      </w:pPr>
      <w:r w:rsidRPr="006A2930">
        <w:rPr>
          <w:color w:val="008000"/>
          <w:rPrChange w:id="988" w:author="Information Services" w:date="2015-11-20T14:33:00Z">
            <w:rPr/>
          </w:rPrChange>
        </w:rPr>
        <w:t>(2) Liisale</w:t>
      </w:r>
      <w:r w:rsidRPr="006A2930">
        <w:rPr>
          <w:color w:val="008000"/>
          <w:rPrChange w:id="989" w:author="Information Services" w:date="2015-11-20T14:33:00Z">
            <w:rPr/>
          </w:rPrChange>
        </w:rPr>
        <w:tab/>
        <w:t>syntyi</w:t>
      </w:r>
      <w:r w:rsidRPr="006A2930">
        <w:rPr>
          <w:color w:val="008000"/>
          <w:rPrChange w:id="990" w:author="Information Services" w:date="2015-11-20T14:33:00Z">
            <w:rPr/>
          </w:rPrChange>
        </w:rPr>
        <w:tab/>
        <w:t>paljon lapsii</w:t>
      </w:r>
      <w:r w:rsidR="00E275FB" w:rsidRPr="006A2930">
        <w:rPr>
          <w:color w:val="008000"/>
          <w:rPrChange w:id="991" w:author="Information Services" w:date="2015-11-20T14:33:00Z">
            <w:rPr/>
          </w:rPrChange>
        </w:rPr>
        <w:t>.</w:t>
      </w:r>
    </w:p>
    <w:p w14:paraId="389C1620" w14:textId="2E3F73A4" w:rsidR="00E275FB" w:rsidRPr="006A2930" w:rsidRDefault="00E275FB" w:rsidP="00E275FB">
      <w:pPr>
        <w:tabs>
          <w:tab w:val="left" w:pos="2160"/>
          <w:tab w:val="left" w:pos="3960"/>
          <w:tab w:val="left" w:pos="6237"/>
        </w:tabs>
        <w:spacing w:before="40" w:after="40"/>
        <w:rPr>
          <w:color w:val="008000"/>
          <w:rPrChange w:id="992" w:author="Information Services" w:date="2015-11-20T14:33:00Z">
            <w:rPr/>
          </w:rPrChange>
        </w:rPr>
      </w:pPr>
      <w:r w:rsidRPr="006A2930">
        <w:rPr>
          <w:color w:val="008000"/>
          <w:rPrChange w:id="993" w:author="Information Services" w:date="2015-11-20T14:33:00Z">
            <w:rPr/>
          </w:rPrChange>
        </w:rPr>
        <w:t>N[sg.</w:t>
      </w:r>
      <w:r w:rsidR="00DE33CB" w:rsidRPr="006A2930">
        <w:rPr>
          <w:color w:val="008000"/>
          <w:rPrChange w:id="994" w:author="Information Services" w:date="2015-11-20T14:33:00Z">
            <w:rPr/>
          </w:rPrChange>
        </w:rPr>
        <w:t xml:space="preserve"> alla</w:t>
      </w:r>
      <w:r w:rsidRPr="006A2930">
        <w:rPr>
          <w:color w:val="008000"/>
          <w:rPrChange w:id="995" w:author="Information Services" w:date="2015-11-20T14:33:00Z">
            <w:rPr/>
          </w:rPrChange>
        </w:rPr>
        <w:t>t.]</w:t>
      </w:r>
      <w:r w:rsidRPr="006A2930">
        <w:rPr>
          <w:color w:val="008000"/>
          <w:rPrChange w:id="996" w:author="Information Services" w:date="2015-11-20T14:33:00Z">
            <w:rPr/>
          </w:rPrChange>
        </w:rPr>
        <w:tab/>
        <w:t>V[</w:t>
      </w:r>
      <w:r w:rsidRPr="006A2930">
        <w:rPr>
          <w:i/>
          <w:color w:val="008000"/>
          <w:rPrChange w:id="997" w:author="Information Services" w:date="2015-11-20T14:33:00Z">
            <w:rPr>
              <w:i/>
            </w:rPr>
          </w:rPrChange>
        </w:rPr>
        <w:t>synttyyt</w:t>
      </w:r>
      <w:r w:rsidRPr="006A2930">
        <w:rPr>
          <w:color w:val="008000"/>
          <w:rPrChange w:id="998" w:author="Information Services" w:date="2015-11-20T14:33:00Z">
            <w:rPr/>
          </w:rPrChange>
        </w:rPr>
        <w:t>, sg3]</w:t>
      </w:r>
      <w:r w:rsidRPr="006A2930">
        <w:rPr>
          <w:color w:val="008000"/>
          <w:rPrChange w:id="999" w:author="Information Services" w:date="2015-11-20T14:33:00Z">
            <w:rPr/>
          </w:rPrChange>
        </w:rPr>
        <w:tab/>
        <w:t>N[</w:t>
      </w:r>
      <w:r w:rsidR="00F649C2" w:rsidRPr="006A2930">
        <w:rPr>
          <w:color w:val="008000"/>
          <w:rPrChange w:id="1000" w:author="Information Services" w:date="2015-11-20T14:33:00Z">
            <w:rPr/>
          </w:rPrChange>
        </w:rPr>
        <w:t>KvaP</w:t>
      </w:r>
      <w:r w:rsidRPr="006A2930">
        <w:rPr>
          <w:color w:val="008000"/>
          <w:rPrChange w:id="1001" w:author="Information Services" w:date="2015-11-20T14:33:00Z">
            <w:rPr/>
          </w:rPrChange>
        </w:rPr>
        <w:t>]</w:t>
      </w:r>
    </w:p>
    <w:p w14:paraId="57099B25" w14:textId="77777777" w:rsidR="00E275FB" w:rsidRPr="006A2930" w:rsidRDefault="00E275FB" w:rsidP="00E275FB">
      <w:pPr>
        <w:tabs>
          <w:tab w:val="left" w:pos="2160"/>
          <w:tab w:val="left" w:pos="3960"/>
          <w:tab w:val="left" w:pos="6237"/>
        </w:tabs>
        <w:spacing w:before="40" w:after="120"/>
        <w:rPr>
          <w:color w:val="008000"/>
          <w:rPrChange w:id="1002" w:author="Information Services" w:date="2015-11-20T14:33:00Z">
            <w:rPr/>
          </w:rPrChange>
        </w:rPr>
      </w:pPr>
      <w:r w:rsidRPr="006A2930">
        <w:rPr>
          <w:color w:val="008000"/>
          <w:rPrChange w:id="1003" w:author="Information Services" w:date="2015-11-20T14:33:00Z">
            <w:rPr/>
          </w:rPrChange>
        </w:rPr>
        <w:t>ADVLI</w:t>
      </w:r>
      <w:r w:rsidRPr="006A2930">
        <w:rPr>
          <w:color w:val="008000"/>
          <w:rPrChange w:id="1004" w:author="Information Services" w:date="2015-11-20T14:33:00Z">
            <w:rPr/>
          </w:rPrChange>
        </w:rPr>
        <w:tab/>
        <w:t>V</w:t>
      </w:r>
      <w:r w:rsidRPr="006A2930">
        <w:rPr>
          <w:color w:val="008000"/>
          <w:rPrChange w:id="1005" w:author="Information Services" w:date="2015-11-20T14:33:00Z">
            <w:rPr/>
          </w:rPrChange>
        </w:rPr>
        <w:tab/>
        <w:t>SUBJ</w:t>
      </w:r>
    </w:p>
    <w:p w14:paraId="29C75E32" w14:textId="400490F4" w:rsidR="00DE33CB" w:rsidRPr="006A2930" w:rsidRDefault="00F649C2" w:rsidP="00E275FB">
      <w:pPr>
        <w:tabs>
          <w:tab w:val="left" w:pos="2160"/>
          <w:tab w:val="left" w:pos="3960"/>
          <w:tab w:val="left" w:pos="6237"/>
        </w:tabs>
        <w:spacing w:before="40" w:after="120"/>
        <w:rPr>
          <w:color w:val="008000"/>
          <w:rPrChange w:id="1006" w:author="Information Services" w:date="2015-11-20T14:33:00Z">
            <w:rPr/>
          </w:rPrChange>
        </w:rPr>
      </w:pPr>
      <w:r w:rsidRPr="006A2930">
        <w:rPr>
          <w:color w:val="008000"/>
          <w:rPrChange w:id="1007" w:author="Information Services" w:date="2015-11-20T14:33:00Z">
            <w:rPr/>
          </w:rPrChange>
        </w:rPr>
        <w:t xml:space="preserve">(3) </w:t>
      </w:r>
      <w:r w:rsidR="00DE33CB" w:rsidRPr="006A2930">
        <w:rPr>
          <w:color w:val="008000"/>
          <w:rPrChange w:id="1008" w:author="Information Services" w:date="2015-11-20T14:33:00Z">
            <w:rPr/>
          </w:rPrChange>
        </w:rPr>
        <w:t>Muorile</w:t>
      </w:r>
      <w:r w:rsidR="00DE33CB" w:rsidRPr="006A2930">
        <w:rPr>
          <w:color w:val="008000"/>
          <w:rPrChange w:id="1009" w:author="Information Services" w:date="2015-11-20T14:33:00Z">
            <w:rPr/>
          </w:rPrChange>
        </w:rPr>
        <w:tab/>
        <w:t>kasus</w:t>
      </w:r>
      <w:r w:rsidR="00DE33CB" w:rsidRPr="006A2930">
        <w:rPr>
          <w:color w:val="008000"/>
          <w:rPrChange w:id="1010" w:author="Information Services" w:date="2015-11-20T14:33:00Z">
            <w:rPr/>
          </w:rPrChange>
        </w:rPr>
        <w:tab/>
        <w:t>hirmunen vatta.</w:t>
      </w:r>
    </w:p>
    <w:p w14:paraId="4F4B1A21" w14:textId="13258EE8" w:rsidR="00DE33CB" w:rsidRPr="006A2930" w:rsidRDefault="00DE33CB" w:rsidP="00DE33CB">
      <w:pPr>
        <w:tabs>
          <w:tab w:val="left" w:pos="2160"/>
          <w:tab w:val="left" w:pos="3960"/>
          <w:tab w:val="left" w:pos="6237"/>
        </w:tabs>
        <w:spacing w:before="40" w:after="40"/>
        <w:rPr>
          <w:color w:val="008000"/>
          <w:rPrChange w:id="1011" w:author="Information Services" w:date="2015-11-20T14:33:00Z">
            <w:rPr/>
          </w:rPrChange>
        </w:rPr>
      </w:pPr>
      <w:r w:rsidRPr="006A2930">
        <w:rPr>
          <w:color w:val="008000"/>
          <w:rPrChange w:id="1012" w:author="Information Services" w:date="2015-11-20T14:33:00Z">
            <w:rPr/>
          </w:rPrChange>
        </w:rPr>
        <w:t>N[sg. allat.]</w:t>
      </w:r>
      <w:r w:rsidRPr="006A2930">
        <w:rPr>
          <w:color w:val="008000"/>
          <w:rPrChange w:id="1013" w:author="Information Services" w:date="2015-11-20T14:33:00Z">
            <w:rPr/>
          </w:rPrChange>
        </w:rPr>
        <w:tab/>
        <w:t>V[</w:t>
      </w:r>
      <w:r w:rsidRPr="006A2930">
        <w:rPr>
          <w:i/>
          <w:color w:val="008000"/>
          <w:rPrChange w:id="1014" w:author="Information Services" w:date="2015-11-20T14:33:00Z">
            <w:rPr>
              <w:i/>
            </w:rPr>
          </w:rPrChange>
        </w:rPr>
        <w:t>kasuta</w:t>
      </w:r>
      <w:r w:rsidRPr="006A2930">
        <w:rPr>
          <w:color w:val="008000"/>
          <w:rPrChange w:id="1015" w:author="Information Services" w:date="2015-11-20T14:33:00Z">
            <w:rPr/>
          </w:rPrChange>
        </w:rPr>
        <w:t>, sg3]</w:t>
      </w:r>
      <w:r w:rsidRPr="006A2930">
        <w:rPr>
          <w:color w:val="008000"/>
          <w:rPrChange w:id="1016" w:author="Information Services" w:date="2015-11-20T14:33:00Z">
            <w:rPr/>
          </w:rPrChange>
        </w:rPr>
        <w:tab/>
        <w:t>N[</w:t>
      </w:r>
      <w:r w:rsidR="00FA0E6B" w:rsidRPr="006A2930">
        <w:rPr>
          <w:color w:val="008000"/>
          <w:rPrChange w:id="1017" w:author="Information Services" w:date="2015-11-20T14:33:00Z">
            <w:rPr/>
          </w:rPrChange>
        </w:rPr>
        <w:t>sg.nom</w:t>
      </w:r>
      <w:r w:rsidRPr="006A2930">
        <w:rPr>
          <w:color w:val="008000"/>
          <w:rPrChange w:id="1018" w:author="Information Services" w:date="2015-11-20T14:33:00Z">
            <w:rPr/>
          </w:rPrChange>
        </w:rPr>
        <w:t>.]</w:t>
      </w:r>
    </w:p>
    <w:p w14:paraId="607574C9" w14:textId="401C603A" w:rsidR="00DE33CB" w:rsidRPr="006A2930" w:rsidRDefault="00DE33CB" w:rsidP="00E275FB">
      <w:pPr>
        <w:tabs>
          <w:tab w:val="left" w:pos="2160"/>
          <w:tab w:val="left" w:pos="3960"/>
          <w:tab w:val="left" w:pos="6237"/>
        </w:tabs>
        <w:spacing w:before="40" w:after="120"/>
        <w:rPr>
          <w:color w:val="008000"/>
          <w:rPrChange w:id="1019" w:author="Information Services" w:date="2015-11-20T14:33:00Z">
            <w:rPr/>
          </w:rPrChange>
        </w:rPr>
      </w:pPr>
      <w:r w:rsidRPr="006A2930">
        <w:rPr>
          <w:color w:val="008000"/>
          <w:rPrChange w:id="1020" w:author="Information Services" w:date="2015-11-20T14:33:00Z">
            <w:rPr/>
          </w:rPrChange>
        </w:rPr>
        <w:t>ADVLI</w:t>
      </w:r>
      <w:r w:rsidRPr="006A2930">
        <w:rPr>
          <w:color w:val="008000"/>
          <w:rPrChange w:id="1021" w:author="Information Services" w:date="2015-11-20T14:33:00Z">
            <w:rPr/>
          </w:rPrChange>
        </w:rPr>
        <w:tab/>
        <w:t>V</w:t>
      </w:r>
      <w:r w:rsidRPr="006A2930">
        <w:rPr>
          <w:color w:val="008000"/>
          <w:rPrChange w:id="1022" w:author="Information Services" w:date="2015-11-20T14:33:00Z">
            <w:rPr/>
          </w:rPrChange>
        </w:rPr>
        <w:tab/>
        <w:t>SUBJ</w:t>
      </w:r>
    </w:p>
    <w:p w14:paraId="1BA47A32" w14:textId="0A39B803" w:rsidR="0050461E" w:rsidRPr="006A2930" w:rsidRDefault="00F649C2" w:rsidP="00E275FB">
      <w:pPr>
        <w:tabs>
          <w:tab w:val="left" w:pos="2160"/>
          <w:tab w:val="left" w:pos="3960"/>
          <w:tab w:val="left" w:pos="6237"/>
        </w:tabs>
        <w:spacing w:before="40" w:after="120"/>
        <w:rPr>
          <w:color w:val="008000"/>
          <w:rPrChange w:id="1023" w:author="Information Services" w:date="2015-11-20T14:33:00Z">
            <w:rPr/>
          </w:rPrChange>
        </w:rPr>
      </w:pPr>
      <w:r w:rsidRPr="006A2930">
        <w:rPr>
          <w:color w:val="008000"/>
          <w:rPrChange w:id="1024" w:author="Information Services" w:date="2015-11-20T14:33:00Z">
            <w:rPr/>
          </w:rPrChange>
        </w:rPr>
        <w:t xml:space="preserve">(4) </w:t>
      </w:r>
      <w:r w:rsidR="0050461E" w:rsidRPr="006A2930">
        <w:rPr>
          <w:color w:val="008000"/>
          <w:rPrChange w:id="1025" w:author="Information Services" w:date="2015-11-20T14:33:00Z">
            <w:rPr/>
          </w:rPrChange>
        </w:rPr>
        <w:t>Faarile</w:t>
      </w:r>
      <w:r w:rsidR="0050461E" w:rsidRPr="006A2930">
        <w:rPr>
          <w:color w:val="008000"/>
          <w:rPrChange w:id="1026" w:author="Information Services" w:date="2015-11-20T14:33:00Z">
            <w:rPr/>
          </w:rPrChange>
        </w:rPr>
        <w:tab/>
        <w:t>tullee</w:t>
      </w:r>
      <w:r w:rsidR="0050461E" w:rsidRPr="006A2930">
        <w:rPr>
          <w:color w:val="008000"/>
          <w:rPrChange w:id="1027" w:author="Information Services" w:date="2015-11-20T14:33:00Z">
            <w:rPr/>
          </w:rPrChange>
        </w:rPr>
        <w:tab/>
        <w:t>vierhaita.</w:t>
      </w:r>
    </w:p>
    <w:p w14:paraId="4157C861" w14:textId="77777777" w:rsidR="0050461E" w:rsidRPr="006A2930" w:rsidRDefault="0050461E" w:rsidP="0050461E">
      <w:pPr>
        <w:tabs>
          <w:tab w:val="left" w:pos="2160"/>
          <w:tab w:val="left" w:pos="3960"/>
          <w:tab w:val="left" w:pos="6237"/>
        </w:tabs>
        <w:spacing w:before="40" w:after="40"/>
        <w:rPr>
          <w:color w:val="008000"/>
          <w:rPrChange w:id="1028" w:author="Information Services" w:date="2015-11-20T14:33:00Z">
            <w:rPr/>
          </w:rPrChange>
        </w:rPr>
      </w:pPr>
      <w:r w:rsidRPr="006A2930">
        <w:rPr>
          <w:color w:val="008000"/>
          <w:rPrChange w:id="1029" w:author="Information Services" w:date="2015-11-20T14:33:00Z">
            <w:rPr/>
          </w:rPrChange>
        </w:rPr>
        <w:t>N[sg. allat.]</w:t>
      </w:r>
      <w:r w:rsidRPr="006A2930">
        <w:rPr>
          <w:color w:val="008000"/>
          <w:rPrChange w:id="1030" w:author="Information Services" w:date="2015-11-20T14:33:00Z">
            <w:rPr/>
          </w:rPrChange>
        </w:rPr>
        <w:tab/>
        <w:t>V[</w:t>
      </w:r>
      <w:r w:rsidRPr="006A2930">
        <w:rPr>
          <w:i/>
          <w:color w:val="008000"/>
          <w:rPrChange w:id="1031" w:author="Information Services" w:date="2015-11-20T14:33:00Z">
            <w:rPr>
              <w:i/>
            </w:rPr>
          </w:rPrChange>
        </w:rPr>
        <w:t>kasuta</w:t>
      </w:r>
      <w:r w:rsidRPr="006A2930">
        <w:rPr>
          <w:color w:val="008000"/>
          <w:rPrChange w:id="1032" w:author="Information Services" w:date="2015-11-20T14:33:00Z">
            <w:rPr/>
          </w:rPrChange>
        </w:rPr>
        <w:t>, sg3]</w:t>
      </w:r>
      <w:r w:rsidRPr="006A2930">
        <w:rPr>
          <w:color w:val="008000"/>
          <w:rPrChange w:id="1033" w:author="Information Services" w:date="2015-11-20T14:33:00Z">
            <w:rPr/>
          </w:rPrChange>
        </w:rPr>
        <w:tab/>
        <w:t>N[pl.part.]</w:t>
      </w:r>
    </w:p>
    <w:p w14:paraId="5FAF0FB9" w14:textId="77777777" w:rsidR="0050461E" w:rsidRPr="006A2930" w:rsidRDefault="0050461E" w:rsidP="0050461E">
      <w:pPr>
        <w:tabs>
          <w:tab w:val="left" w:pos="2160"/>
          <w:tab w:val="left" w:pos="3960"/>
          <w:tab w:val="left" w:pos="6237"/>
        </w:tabs>
        <w:spacing w:before="40" w:after="120"/>
        <w:rPr>
          <w:color w:val="008000"/>
          <w:rPrChange w:id="1034" w:author="Information Services" w:date="2015-11-20T14:33:00Z">
            <w:rPr/>
          </w:rPrChange>
        </w:rPr>
      </w:pPr>
      <w:r w:rsidRPr="006A2930">
        <w:rPr>
          <w:color w:val="008000"/>
          <w:rPrChange w:id="1035" w:author="Information Services" w:date="2015-11-20T14:33:00Z">
            <w:rPr/>
          </w:rPrChange>
        </w:rPr>
        <w:t>ADVLI</w:t>
      </w:r>
      <w:r w:rsidRPr="006A2930">
        <w:rPr>
          <w:color w:val="008000"/>
          <w:rPrChange w:id="1036" w:author="Information Services" w:date="2015-11-20T14:33:00Z">
            <w:rPr/>
          </w:rPrChange>
        </w:rPr>
        <w:tab/>
        <w:t>V</w:t>
      </w:r>
      <w:r w:rsidRPr="006A2930">
        <w:rPr>
          <w:color w:val="008000"/>
          <w:rPrChange w:id="1037" w:author="Information Services" w:date="2015-11-20T14:33:00Z">
            <w:rPr/>
          </w:rPrChange>
        </w:rPr>
        <w:tab/>
        <w:t>SUBJ</w:t>
      </w:r>
    </w:p>
    <w:p w14:paraId="18EA0B76" w14:textId="63550DA0" w:rsidR="00FA0434" w:rsidRDefault="00F649C2" w:rsidP="00E0299B">
      <w:pPr>
        <w:rPr>
          <w:color w:val="008000"/>
        </w:rPr>
      </w:pPr>
      <w:r>
        <w:rPr>
          <w:color w:val="008000"/>
        </w:rPr>
        <w:t xml:space="preserve">(5) </w:t>
      </w:r>
      <w:r w:rsidR="008278EC">
        <w:rPr>
          <w:color w:val="008000"/>
        </w:rPr>
        <w:t>Heiltä meni talot ja tavarat.</w:t>
      </w:r>
    </w:p>
    <w:p w14:paraId="61D02A25" w14:textId="50F8985A" w:rsidR="00F649C2" w:rsidRDefault="00F649C2" w:rsidP="00E0299B">
      <w:pPr>
        <w:rPr>
          <w:ins w:id="1038" w:author="Information Services" w:date="2015-11-24T13:11:00Z"/>
          <w:color w:val="008000"/>
        </w:rPr>
      </w:pPr>
      <w:r>
        <w:rPr>
          <w:color w:val="008000"/>
        </w:rPr>
        <w:t>(6) Maijalta loputhiin rahat.</w:t>
      </w:r>
    </w:p>
    <w:p w14:paraId="1B855246" w14:textId="64B1FA27" w:rsidR="002A0F28" w:rsidRDefault="002A0F28" w:rsidP="00E0299B">
      <w:pPr>
        <w:rPr>
          <w:ins w:id="1039" w:author="Information Services" w:date="2015-11-20T14:35:00Z"/>
          <w:color w:val="008000"/>
        </w:rPr>
      </w:pPr>
      <w:ins w:id="1040" w:author="Information Services" w:date="2015-11-24T13:11:00Z">
        <w:r>
          <w:rPr>
            <w:color w:val="008000"/>
          </w:rPr>
          <w:t>(7) Muorile [ei kasunu] [hirmuista vattaa].</w:t>
        </w:r>
      </w:ins>
    </w:p>
    <w:p w14:paraId="4BEF99C1" w14:textId="1AD6A940" w:rsidR="001D11A0" w:rsidRDefault="001D11A0">
      <w:ins w:id="1041" w:author="Information Services" w:date="2015-11-20T14:36:00Z">
        <w:r>
          <w:t>Näjemä et</w:t>
        </w:r>
      </w:ins>
      <w:ins w:id="1042" w:author="Information Services" w:date="2015-11-20T14:39:00Z">
        <w:r>
          <w:t>t</w:t>
        </w:r>
      </w:ins>
      <w:ins w:id="1043" w:author="Information Services" w:date="2015-11-20T14:36:00Z">
        <w:r>
          <w:t xml:space="preserve">e syntaktissa </w:t>
        </w:r>
      </w:ins>
      <w:ins w:id="1044" w:author="Information Services" w:date="2015-11-20T14:37:00Z">
        <w:r>
          <w:t>saattaa</w:t>
        </w:r>
      </w:ins>
      <w:ins w:id="1045" w:author="Information Services" w:date="2015-11-20T14:36:00Z">
        <w:r>
          <w:t xml:space="preserve"> samhaan laihiin </w:t>
        </w:r>
      </w:ins>
      <w:ins w:id="1046" w:author="Information Services" w:date="2015-11-20T14:37:00Z">
        <w:r>
          <w:t>ko OMISTUS-syntaktissaki olla subjektikongruensi, ja silloin subjekti oon tasan nominatiivissa</w:t>
        </w:r>
      </w:ins>
      <w:ins w:id="1047" w:author="Information Services" w:date="2015-11-20T14:43:00Z">
        <w:r w:rsidR="000074E4">
          <w:t xml:space="preserve"> (</w:t>
        </w:r>
        <w:r w:rsidR="00357370">
          <w:t>6)</w:t>
        </w:r>
      </w:ins>
      <w:ins w:id="1048" w:author="Information Services" w:date="2015-11-20T14:37:00Z">
        <w:r>
          <w:t>.</w:t>
        </w:r>
      </w:ins>
      <w:ins w:id="1049" w:author="Information Services" w:date="2015-11-24T13:12:00Z">
        <w:r w:rsidR="002A0F28">
          <w:t xml:space="preserve"> Kielttäävän syntaktin subjekti oon tasan pertitiivissa (7).</w:t>
        </w:r>
      </w:ins>
    </w:p>
    <w:p w14:paraId="0F1D88FB" w14:textId="229C5B3B" w:rsidR="00F649C2" w:rsidRPr="00B75E3A" w:rsidRDefault="00F649C2" w:rsidP="00F649C2">
      <w:pPr>
        <w:pStyle w:val="Brdtekstinnrykk"/>
        <w:spacing w:before="120"/>
        <w:ind w:left="0"/>
        <w:rPr>
          <w:color w:val="008000"/>
        </w:rPr>
      </w:pPr>
      <w:r w:rsidRPr="00B75E3A">
        <w:rPr>
          <w:caps/>
          <w:color w:val="008000"/>
        </w:rPr>
        <w:t>Omistuksen muutos -</w:t>
      </w:r>
      <w:r w:rsidRPr="00B75E3A">
        <w:rPr>
          <w:color w:val="008000"/>
        </w:rPr>
        <w:t>syntaktin</w:t>
      </w:r>
      <w:r w:rsidRPr="00B75E3A">
        <w:rPr>
          <w:smallCaps/>
          <w:color w:val="008000"/>
        </w:rPr>
        <w:t xml:space="preserve"> </w:t>
      </w:r>
      <w:r w:rsidRPr="00B75E3A">
        <w:rPr>
          <w:color w:val="008000"/>
        </w:rPr>
        <w:t xml:space="preserve">kaava oon tämmöinen: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F649C2" w:rsidRPr="00B75E3A" w14:paraId="13FB398A" w14:textId="77777777" w:rsidTr="00B75E3A">
        <w:tc>
          <w:tcPr>
            <w:tcW w:w="9242" w:type="dxa"/>
          </w:tcPr>
          <w:p w14:paraId="7B1CD02F" w14:textId="27069F15" w:rsidR="00F649C2" w:rsidRPr="00B75E3A" w:rsidRDefault="00F649C2" w:rsidP="00B75E3A">
            <w:pPr>
              <w:spacing w:before="120" w:after="120"/>
              <w:rPr>
                <w:smallCaps/>
                <w:color w:val="008000"/>
              </w:rPr>
            </w:pPr>
            <w:r w:rsidRPr="00B75E3A">
              <w:rPr>
                <w:caps/>
                <w:color w:val="008000"/>
              </w:rPr>
              <w:t>Omistuksen muutos</w:t>
            </w:r>
            <w:r w:rsidRPr="00B75E3A">
              <w:rPr>
                <w:smallCaps/>
                <w:color w:val="008000"/>
              </w:rPr>
              <w:t>:</w:t>
            </w:r>
          </w:p>
          <w:p w14:paraId="1B6B9476" w14:textId="68366785" w:rsidR="00F649C2" w:rsidRPr="00B75E3A" w:rsidRDefault="00F649C2" w:rsidP="00B75E3A">
            <w:pPr>
              <w:spacing w:before="120" w:after="120"/>
              <w:rPr>
                <w:color w:val="008000"/>
              </w:rPr>
            </w:pPr>
            <w:r w:rsidRPr="00B75E3A">
              <w:rPr>
                <w:color w:val="008000"/>
              </w:rPr>
              <w:t>ADVLI[NP[elläävä[adess.]]] + V[sg3] + SUBJ[NP[nom./part.]/KvaP]</w:t>
            </w:r>
          </w:p>
          <w:p w14:paraId="092B303D" w14:textId="77777777" w:rsidR="00F649C2" w:rsidRPr="00B75E3A" w:rsidRDefault="00F649C2" w:rsidP="00B75E3A">
            <w:pPr>
              <w:spacing w:before="120" w:after="120"/>
              <w:rPr>
                <w:color w:val="008000"/>
              </w:rPr>
            </w:pPr>
            <w:r w:rsidRPr="00B75E3A">
              <w:rPr>
                <w:color w:val="008000"/>
              </w:rPr>
              <w:t>tahi</w:t>
            </w:r>
          </w:p>
          <w:p w14:paraId="58E63E92" w14:textId="02008973" w:rsidR="00F649C2" w:rsidRPr="00B75E3A" w:rsidRDefault="00F649C2" w:rsidP="00B75E3A">
            <w:pPr>
              <w:spacing w:before="120" w:after="120"/>
              <w:rPr>
                <w:color w:val="008000"/>
              </w:rPr>
            </w:pPr>
            <w:r w:rsidRPr="00B75E3A">
              <w:rPr>
                <w:color w:val="008000"/>
              </w:rPr>
              <w:t>ADVLI[NP[elläävä[adess.]]] + V[subjektikongruensi/sg3] + SUBJ[NP[nom.]]</w:t>
            </w:r>
          </w:p>
        </w:tc>
      </w:tr>
    </w:tbl>
    <w:p w14:paraId="469D0877" w14:textId="1904F976" w:rsidR="005C2183" w:rsidRPr="002B3177" w:rsidRDefault="005C2183" w:rsidP="00152252">
      <w:pPr>
        <w:pStyle w:val="Overskrift3"/>
      </w:pPr>
      <w:bookmarkStart w:id="1050" w:name="_Toc311273760"/>
      <w:r w:rsidRPr="002B3177">
        <w:t>Kvanttorisyntakti</w:t>
      </w:r>
      <w:r w:rsidR="003A5EAE" w:rsidRPr="002B3177">
        <w:t>t</w:t>
      </w:r>
      <w:bookmarkEnd w:id="1050"/>
    </w:p>
    <w:p w14:paraId="1A5F964A" w14:textId="5143F5A6" w:rsidR="003C4753" w:rsidRDefault="00062ADE" w:rsidP="005C2183">
      <w:r>
        <w:rPr>
          <w:smallCaps/>
        </w:rPr>
        <w:t>Kvanttorisyntakti</w:t>
      </w:r>
      <w:r w:rsidR="00B811F2" w:rsidRPr="00B03B4D">
        <w:rPr>
          <w:smallCaps/>
        </w:rPr>
        <w:t>ssa</w:t>
      </w:r>
      <w:r w:rsidR="00B811F2" w:rsidRPr="002B0F33">
        <w:t xml:space="preserve"> toisena komplementtina </w:t>
      </w:r>
      <w:r w:rsidR="003519F5">
        <w:t xml:space="preserve">oon </w:t>
      </w:r>
      <w:r w:rsidR="00B811F2" w:rsidRPr="002B0F33">
        <w:t>kvant</w:t>
      </w:r>
      <w:r w:rsidR="003519F5">
        <w:t>to</w:t>
      </w:r>
      <w:r w:rsidR="00B811F2" w:rsidRPr="002B0F33">
        <w:t xml:space="preserve">rifraasi, mitä ei passaa klassifiseerata sen paremin objektiksi, predikatiiviksi ko adverbiaaliksikhaan. Kuttama sitte sitä tässä vain </w:t>
      </w:r>
      <w:r w:rsidR="00B811F2" w:rsidRPr="001D6C9D">
        <w:rPr>
          <w:smallCaps/>
        </w:rPr>
        <w:t>kvanttorifraasiksi</w:t>
      </w:r>
      <w:r w:rsidR="00B811F2" w:rsidRPr="002B0F33">
        <w:t xml:space="preserve">. </w:t>
      </w:r>
      <w:r w:rsidR="005C2183" w:rsidRPr="002B0F33">
        <w:t>Kvanttorisyntakti</w:t>
      </w:r>
      <w:r w:rsidR="00B811F2" w:rsidRPr="002B0F33">
        <w:t>ita</w:t>
      </w:r>
      <w:r w:rsidR="00B811F2" w:rsidRPr="002B0F33">
        <w:rPr>
          <w:smallCaps/>
        </w:rPr>
        <w:t xml:space="preserve"> </w:t>
      </w:r>
      <w:r w:rsidR="00B811F2" w:rsidRPr="002B0F33">
        <w:t>oon kahta lajjii</w:t>
      </w:r>
      <w:r w:rsidR="00D932E8">
        <w:t>.</w:t>
      </w:r>
    </w:p>
    <w:p w14:paraId="5D973E8A" w14:textId="085AB1B1" w:rsidR="003352AC" w:rsidRPr="00837686" w:rsidRDefault="003352AC" w:rsidP="00273838">
      <w:pPr>
        <w:pStyle w:val="Overskrift4"/>
      </w:pPr>
      <w:bookmarkStart w:id="1051" w:name="_Toc311273761"/>
      <w:r w:rsidRPr="00837686">
        <w:lastRenderedPageBreak/>
        <w:t>Luk</w:t>
      </w:r>
      <w:r w:rsidRPr="008E3A29">
        <w:t>u</w:t>
      </w:r>
      <w:r w:rsidRPr="00837686">
        <w:t>m</w:t>
      </w:r>
      <w:r w:rsidR="003F732E">
        <w:t>ää</w:t>
      </w:r>
      <w:r w:rsidRPr="00837686">
        <w:t>rä</w:t>
      </w:r>
      <w:bookmarkEnd w:id="1051"/>
    </w:p>
    <w:p w14:paraId="0BE0469D" w14:textId="4569DC8D" w:rsidR="005C2183" w:rsidRPr="002B0F33" w:rsidRDefault="00B811F2" w:rsidP="007E1E3C">
      <w:pPr>
        <w:pStyle w:val="Punktliste"/>
        <w:numPr>
          <w:ilvl w:val="0"/>
          <w:numId w:val="0"/>
        </w:numPr>
      </w:pPr>
      <w:r w:rsidRPr="002B0F33">
        <w:t xml:space="preserve">Ensimäinen </w:t>
      </w:r>
      <w:r w:rsidR="007E1E3C" w:rsidRPr="00BA2C5C">
        <w:t>kvanttorisyntakti</w:t>
      </w:r>
      <w:r w:rsidR="007E1E3C">
        <w:t xml:space="preserve">tyyppi </w:t>
      </w:r>
      <w:r w:rsidRPr="002B0F33">
        <w:t>oon</w:t>
      </w:r>
      <w:r w:rsidR="005C2183" w:rsidRPr="002B0F33">
        <w:t xml:space="preserve"> </w:t>
      </w:r>
      <w:r w:rsidR="00B34E80">
        <w:rPr>
          <w:caps/>
        </w:rPr>
        <w:t>lukumäärä-</w:t>
      </w:r>
      <w:r w:rsidR="005C2183" w:rsidRPr="002B0F33">
        <w:t>syntakti, mikä ilmoittaa</w:t>
      </w:r>
      <w:r w:rsidR="00837686">
        <w:t xml:space="preserve"> kunka paljon jotaki oon</w:t>
      </w:r>
      <w:r w:rsidR="00C12FBC" w:rsidRPr="002B0F33">
        <w:t xml:space="preserve">. Sen verbinä oon tasan </w:t>
      </w:r>
      <w:r w:rsidR="00C12FBC" w:rsidRPr="002B0F33">
        <w:rPr>
          <w:i/>
        </w:rPr>
        <w:t>olla-</w:t>
      </w:r>
      <w:r w:rsidR="00C12FBC" w:rsidRPr="002B0F33">
        <w:t xml:space="preserve">verbi, mikä oon singulaarin 3. persoonassa. Syntaktissa oon </w:t>
      </w:r>
      <w:r w:rsidR="00092B3D">
        <w:t>subjektinna</w:t>
      </w:r>
      <w:r w:rsidR="00C12FBC" w:rsidRPr="002B0F33">
        <w:t xml:space="preserve"> partitiivihaamuinen nomeni, substantiivi tahi pronomeni</w:t>
      </w:r>
      <w:r w:rsidR="00C17D80">
        <w:t>,</w:t>
      </w:r>
      <w:r w:rsidR="00C12FBC" w:rsidRPr="002B0F33">
        <w:t xml:space="preserve"> ja </w:t>
      </w:r>
      <w:r w:rsidRPr="002B0F33">
        <w:t>toisena komplementtina kvanttorifraasi</w:t>
      </w:r>
      <w:r w:rsidR="00641583" w:rsidRPr="002B0F33">
        <w:t>.</w:t>
      </w:r>
    </w:p>
    <w:p w14:paraId="4ACD65CC" w14:textId="50816B71" w:rsidR="00C12FBC" w:rsidRPr="002E0547" w:rsidRDefault="0075485B" w:rsidP="00D52358">
      <w:pPr>
        <w:tabs>
          <w:tab w:val="left" w:pos="1980"/>
          <w:tab w:val="left" w:pos="3600"/>
        </w:tabs>
      </w:pPr>
      <w:r w:rsidRPr="002B0F33">
        <w:t>(</w:t>
      </w:r>
      <w:r w:rsidR="00C5115A" w:rsidRPr="002B0F33">
        <w:t xml:space="preserve">1) </w:t>
      </w:r>
      <w:r w:rsidR="00C12FBC" w:rsidRPr="002B0F33">
        <w:t>Studenttiita</w:t>
      </w:r>
      <w:r w:rsidR="00C12FBC" w:rsidRPr="002B0F33">
        <w:tab/>
        <w:t>oli</w:t>
      </w:r>
      <w:r w:rsidR="00C12FBC" w:rsidRPr="002B0F33">
        <w:tab/>
        <w:t>viisitoista.</w:t>
      </w:r>
    </w:p>
    <w:p w14:paraId="633FAE9F" w14:textId="1144D69B" w:rsidR="00C12FBC" w:rsidRPr="002E0547" w:rsidRDefault="00E00128" w:rsidP="00D52358">
      <w:pPr>
        <w:tabs>
          <w:tab w:val="left" w:pos="1980"/>
          <w:tab w:val="left" w:pos="3600"/>
        </w:tabs>
      </w:pPr>
      <w:r w:rsidRPr="002E0547">
        <w:t>N[pl.part.]</w:t>
      </w:r>
      <w:r w:rsidRPr="002E0547">
        <w:tab/>
        <w:t>V[</w:t>
      </w:r>
      <w:r w:rsidRPr="00C17D80">
        <w:rPr>
          <w:i/>
        </w:rPr>
        <w:t>olla</w:t>
      </w:r>
      <w:r w:rsidRPr="002E0547">
        <w:t>,</w:t>
      </w:r>
      <w:r w:rsidR="00C12FBC" w:rsidRPr="002E0547">
        <w:t xml:space="preserve"> </w:t>
      </w:r>
      <w:r w:rsidR="001337F6">
        <w:t>sg3</w:t>
      </w:r>
      <w:r w:rsidR="00C12FBC" w:rsidRPr="002E0547">
        <w:t>]</w:t>
      </w:r>
      <w:r w:rsidRPr="002E0547">
        <w:tab/>
      </w:r>
      <w:r w:rsidR="00365342">
        <w:t>Kva[</w:t>
      </w:r>
      <w:r w:rsidR="007C6C64">
        <w:t>kardinaali</w:t>
      </w:r>
      <w:r w:rsidR="006B70B6">
        <w:t>[</w:t>
      </w:r>
      <w:r w:rsidR="00365342">
        <w:t>sg.nom.</w:t>
      </w:r>
      <w:r w:rsidR="006B70B6">
        <w:t>]</w:t>
      </w:r>
      <w:r w:rsidR="00365342">
        <w:t>]</w:t>
      </w:r>
    </w:p>
    <w:p w14:paraId="5A4D7F24" w14:textId="0899D844" w:rsidR="00E00128" w:rsidRPr="002E0547" w:rsidRDefault="00E00128" w:rsidP="00D52358">
      <w:pPr>
        <w:tabs>
          <w:tab w:val="left" w:pos="1980"/>
          <w:tab w:val="left" w:pos="3600"/>
        </w:tabs>
      </w:pPr>
      <w:r w:rsidRPr="002E0547">
        <w:t>SUBJ</w:t>
      </w:r>
      <w:r w:rsidRPr="002E0547">
        <w:tab/>
        <w:t>V</w:t>
      </w:r>
      <w:r w:rsidRPr="002E0547">
        <w:tab/>
        <w:t>KvaP</w:t>
      </w:r>
    </w:p>
    <w:p w14:paraId="562F527C" w14:textId="75A33AA3" w:rsidR="00C12FBC" w:rsidRPr="002E0547" w:rsidRDefault="0075485B" w:rsidP="00D52358">
      <w:pPr>
        <w:tabs>
          <w:tab w:val="left" w:pos="1980"/>
          <w:tab w:val="left" w:pos="3600"/>
        </w:tabs>
      </w:pPr>
      <w:r w:rsidRPr="002E0547">
        <w:t>(</w:t>
      </w:r>
      <w:r w:rsidR="00C5115A" w:rsidRPr="002E0547">
        <w:t xml:space="preserve">2) </w:t>
      </w:r>
      <w:r w:rsidR="00C12FBC" w:rsidRPr="002E0547">
        <w:t>Meitä</w:t>
      </w:r>
      <w:r w:rsidR="00C12FBC" w:rsidRPr="002E0547">
        <w:tab/>
        <w:t>oli</w:t>
      </w:r>
      <w:r w:rsidR="00C12FBC" w:rsidRPr="002E0547">
        <w:tab/>
        <w:t>kymmenen lasta.</w:t>
      </w:r>
    </w:p>
    <w:p w14:paraId="110A5AAF" w14:textId="13F734F4" w:rsidR="00E00128" w:rsidRPr="002E0547" w:rsidRDefault="00A56B4C" w:rsidP="00D52358">
      <w:pPr>
        <w:tabs>
          <w:tab w:val="left" w:pos="1980"/>
          <w:tab w:val="left" w:pos="3600"/>
        </w:tabs>
      </w:pPr>
      <w:r w:rsidRPr="00A56B4C">
        <w:t>Pron</w:t>
      </w:r>
      <w:r w:rsidR="00E00128" w:rsidRPr="002E0547">
        <w:t>[</w:t>
      </w:r>
      <w:r w:rsidR="001337F6">
        <w:t>pl1</w:t>
      </w:r>
      <w:r w:rsidR="00D52358" w:rsidRPr="002E0547">
        <w:t>, part.]</w:t>
      </w:r>
      <w:r w:rsidR="00D52358" w:rsidRPr="002E0547">
        <w:tab/>
        <w:t>V[</w:t>
      </w:r>
      <w:r w:rsidR="00D52358" w:rsidRPr="00C17D80">
        <w:rPr>
          <w:i/>
        </w:rPr>
        <w:t>olla</w:t>
      </w:r>
      <w:r w:rsidR="00D52358" w:rsidRPr="002E0547">
        <w:t xml:space="preserve">, </w:t>
      </w:r>
      <w:r w:rsidR="001337F6">
        <w:t>sg3</w:t>
      </w:r>
      <w:r w:rsidR="00D52358" w:rsidRPr="002E0547">
        <w:t>]</w:t>
      </w:r>
      <w:r w:rsidR="00D52358" w:rsidRPr="002E0547">
        <w:tab/>
        <w:t>KvaP[</w:t>
      </w:r>
      <w:r w:rsidR="00FC588C">
        <w:t>kardinaali</w:t>
      </w:r>
      <w:r w:rsidR="004050E8">
        <w:t>[sg.nom.]</w:t>
      </w:r>
      <w:r w:rsidR="00D52358" w:rsidRPr="002E0547">
        <w:t xml:space="preserve"> + N[sg.part.]</w:t>
      </w:r>
      <w:r w:rsidR="00141E7C" w:rsidRPr="002E0547">
        <w:t>]</w:t>
      </w:r>
    </w:p>
    <w:p w14:paraId="3FFC1FC9" w14:textId="59381233" w:rsidR="00141E7C" w:rsidRPr="002E0547" w:rsidRDefault="00141E7C" w:rsidP="00D52358">
      <w:pPr>
        <w:tabs>
          <w:tab w:val="left" w:pos="1980"/>
          <w:tab w:val="left" w:pos="3600"/>
        </w:tabs>
      </w:pPr>
      <w:r w:rsidRPr="002E0547">
        <w:t>SUBJ</w:t>
      </w:r>
      <w:r w:rsidRPr="002E0547">
        <w:tab/>
        <w:t>V</w:t>
      </w:r>
      <w:r w:rsidRPr="002E0547">
        <w:tab/>
        <w:t>KvaP</w:t>
      </w:r>
    </w:p>
    <w:p w14:paraId="36D882E7" w14:textId="2A37451F" w:rsidR="00C12FBC" w:rsidRPr="002E0547" w:rsidRDefault="0075485B" w:rsidP="00D52358">
      <w:pPr>
        <w:tabs>
          <w:tab w:val="left" w:pos="1980"/>
          <w:tab w:val="left" w:pos="3600"/>
        </w:tabs>
      </w:pPr>
      <w:r w:rsidRPr="002E0547">
        <w:t>(</w:t>
      </w:r>
      <w:r w:rsidR="00C5115A" w:rsidRPr="002E0547">
        <w:t xml:space="preserve">3) </w:t>
      </w:r>
      <w:r w:rsidR="00C12FBC" w:rsidRPr="002E0547">
        <w:t>Kallaa</w:t>
      </w:r>
      <w:r w:rsidR="00C12FBC" w:rsidRPr="002E0547">
        <w:tab/>
        <w:t>oon</w:t>
      </w:r>
      <w:r w:rsidR="00C12FBC" w:rsidRPr="002E0547">
        <w:tab/>
        <w:t>paljon.</w:t>
      </w:r>
    </w:p>
    <w:p w14:paraId="571F1241" w14:textId="3840D8B2" w:rsidR="00141E7C" w:rsidRPr="002E0547" w:rsidRDefault="00141E7C" w:rsidP="00D52358">
      <w:pPr>
        <w:tabs>
          <w:tab w:val="left" w:pos="1980"/>
          <w:tab w:val="left" w:pos="3600"/>
        </w:tabs>
      </w:pPr>
      <w:r w:rsidRPr="002E0547">
        <w:t>N[sg.part.]</w:t>
      </w:r>
      <w:r w:rsidRPr="002E0547">
        <w:tab/>
        <w:t>V[</w:t>
      </w:r>
      <w:r w:rsidRPr="00036444">
        <w:rPr>
          <w:i/>
        </w:rPr>
        <w:t>olla</w:t>
      </w:r>
      <w:r w:rsidR="00365342">
        <w:t xml:space="preserve">, </w:t>
      </w:r>
      <w:r w:rsidR="001337F6">
        <w:t>sg3</w:t>
      </w:r>
      <w:r w:rsidR="00365342">
        <w:t>]</w:t>
      </w:r>
      <w:r w:rsidR="00365342">
        <w:tab/>
        <w:t>Kva</w:t>
      </w:r>
    </w:p>
    <w:p w14:paraId="5E0C3EBF" w14:textId="49253033" w:rsidR="00141E7C" w:rsidRPr="002E0547" w:rsidRDefault="00141E7C" w:rsidP="00D52358">
      <w:pPr>
        <w:tabs>
          <w:tab w:val="left" w:pos="1980"/>
          <w:tab w:val="left" w:pos="3600"/>
        </w:tabs>
      </w:pPr>
      <w:r w:rsidRPr="002E0547">
        <w:t>SUBJ</w:t>
      </w:r>
      <w:r w:rsidRPr="002E0547">
        <w:tab/>
        <w:t>V</w:t>
      </w:r>
      <w:r w:rsidRPr="002E0547">
        <w:tab/>
        <w:t>KvaP</w:t>
      </w:r>
    </w:p>
    <w:p w14:paraId="12028539" w14:textId="74F5F7DB" w:rsidR="00B618D0" w:rsidRPr="002E0547" w:rsidRDefault="00B618D0" w:rsidP="00D52358">
      <w:pPr>
        <w:tabs>
          <w:tab w:val="left" w:pos="1980"/>
          <w:tab w:val="left" w:pos="3600"/>
        </w:tabs>
      </w:pPr>
      <w:r w:rsidRPr="002E0547">
        <w:t xml:space="preserve">Ko kysymyksessä </w:t>
      </w:r>
      <w:r w:rsidR="002E0547" w:rsidRPr="002E0547">
        <w:t xml:space="preserve">oon </w:t>
      </w:r>
      <w:r w:rsidRPr="002E0547">
        <w:t xml:space="preserve">kvanttorifraasi, missä </w:t>
      </w:r>
      <w:r w:rsidR="00365342">
        <w:t>oon kardinaali</w:t>
      </w:r>
      <w:r w:rsidR="00144BCF">
        <w:t xml:space="preserve"> myötä</w:t>
      </w:r>
      <w:r w:rsidRPr="002E0547">
        <w:t xml:space="preserve">, </w:t>
      </w:r>
      <w:r w:rsidR="002E0547" w:rsidRPr="002E0547">
        <w:t xml:space="preserve">se </w:t>
      </w:r>
      <w:r w:rsidR="00144BCF">
        <w:t xml:space="preserve">oon </w:t>
      </w:r>
      <w:r w:rsidRPr="002E0547">
        <w:t xml:space="preserve">mahdollinen </w:t>
      </w:r>
      <w:r w:rsidR="002E0547" w:rsidRPr="002E0547">
        <w:t xml:space="preserve">ette käyttäät </w:t>
      </w:r>
      <w:r w:rsidRPr="002E0547">
        <w:t>kans</w:t>
      </w:r>
      <w:r w:rsidR="002E0547" w:rsidRPr="002E0547">
        <w:t xml:space="preserve"> nominatiivisubjektii, minkä kans verbi kongrueeraa (4, 5)</w:t>
      </w:r>
      <w:r w:rsidRPr="002E0547">
        <w:t>:</w:t>
      </w:r>
    </w:p>
    <w:p w14:paraId="05BDA5E4" w14:textId="6516D906" w:rsidR="00B618D0" w:rsidRPr="002E0547" w:rsidRDefault="002E0547" w:rsidP="00D52358">
      <w:pPr>
        <w:tabs>
          <w:tab w:val="left" w:pos="1980"/>
          <w:tab w:val="left" w:pos="3600"/>
        </w:tabs>
      </w:pPr>
      <w:r w:rsidRPr="002E0547">
        <w:t xml:space="preserve">(4) </w:t>
      </w:r>
      <w:r w:rsidR="00B618D0" w:rsidRPr="002E0547">
        <w:t>Studentit olthiin viisitoista.</w:t>
      </w:r>
    </w:p>
    <w:p w14:paraId="0EC800A7" w14:textId="38909E16" w:rsidR="00B618D0" w:rsidRPr="002E0547" w:rsidRDefault="002E0547" w:rsidP="00D52358">
      <w:pPr>
        <w:tabs>
          <w:tab w:val="left" w:pos="1980"/>
          <w:tab w:val="left" w:pos="3600"/>
        </w:tabs>
      </w:pPr>
      <w:r w:rsidRPr="002E0547">
        <w:t xml:space="preserve">(5) </w:t>
      </w:r>
      <w:r w:rsidR="00B618D0" w:rsidRPr="002E0547">
        <w:t>Met olima kymmenen lasta.</w:t>
      </w:r>
    </w:p>
    <w:p w14:paraId="1F0D82D8" w14:textId="64614B91" w:rsidR="002E0547" w:rsidRDefault="002E0547" w:rsidP="00D52358">
      <w:pPr>
        <w:tabs>
          <w:tab w:val="left" w:pos="1980"/>
          <w:tab w:val="left" w:pos="3600"/>
        </w:tabs>
      </w:pPr>
      <w:r w:rsidRPr="002E0547">
        <w:t>Se oon kuitenki parempi käyttäät partitiivisubjektii niin ko eđelä oon esitetty.</w:t>
      </w:r>
    </w:p>
    <w:tbl>
      <w:tblPr>
        <w:tblStyle w:val="Tabellrutenett"/>
        <w:tblW w:w="0" w:type="auto"/>
        <w:tblLook w:val="04A0" w:firstRow="1" w:lastRow="0" w:firstColumn="1" w:lastColumn="0" w:noHBand="0" w:noVBand="1"/>
      </w:tblPr>
      <w:tblGrid>
        <w:gridCol w:w="8522"/>
      </w:tblGrid>
      <w:tr w:rsidR="005B471E" w14:paraId="52A711B0" w14:textId="77777777" w:rsidTr="005B471E">
        <w:tc>
          <w:tcPr>
            <w:tcW w:w="9242" w:type="dxa"/>
          </w:tcPr>
          <w:p w14:paraId="0069E8CF" w14:textId="7E716627" w:rsidR="005B471E" w:rsidRPr="006C65B0" w:rsidRDefault="00F25A73" w:rsidP="005B471E">
            <w:pPr>
              <w:rPr>
                <w:smallCaps/>
              </w:rPr>
            </w:pPr>
            <w:r>
              <w:rPr>
                <w:caps/>
              </w:rPr>
              <w:t>Lukumäärä</w:t>
            </w:r>
            <w:r w:rsidR="005B471E" w:rsidRPr="006C65B0">
              <w:rPr>
                <w:smallCaps/>
              </w:rPr>
              <w:t>:</w:t>
            </w:r>
          </w:p>
          <w:p w14:paraId="7A14FF53" w14:textId="051B3692" w:rsidR="005B471E" w:rsidRDefault="005B471E" w:rsidP="005B471E">
            <w:r w:rsidRPr="006C65B0">
              <w:rPr>
                <w:smallCaps/>
              </w:rPr>
              <w:t>SUBJ[N</w:t>
            </w:r>
            <w:r w:rsidR="0007100C">
              <w:rPr>
                <w:smallCaps/>
              </w:rPr>
              <w:t>P</w:t>
            </w:r>
            <w:r>
              <w:rPr>
                <w:smallCaps/>
              </w:rPr>
              <w:t>[</w:t>
            </w:r>
            <w:r>
              <w:t>part.]</w:t>
            </w:r>
            <w:r w:rsidRPr="006C65B0">
              <w:t>] + V[</w:t>
            </w:r>
            <w:r w:rsidRPr="00CF6415">
              <w:rPr>
                <w:i/>
              </w:rPr>
              <w:t>olla</w:t>
            </w:r>
            <w:r w:rsidRPr="006C65B0">
              <w:t xml:space="preserve">, </w:t>
            </w:r>
            <w:r w:rsidR="001337F6">
              <w:t>sg3</w:t>
            </w:r>
            <w:r w:rsidRPr="006C65B0">
              <w:t>] + KvaP</w:t>
            </w:r>
          </w:p>
          <w:p w14:paraId="1D8D7A45" w14:textId="579870B2" w:rsidR="00640EEB" w:rsidRPr="006C65B0" w:rsidRDefault="00640EEB" w:rsidP="005B471E">
            <w:r>
              <w:t>tahi</w:t>
            </w:r>
          </w:p>
          <w:p w14:paraId="182B5D4D" w14:textId="72FCAEBF" w:rsidR="005B471E" w:rsidRDefault="005B471E" w:rsidP="00D52358">
            <w:pPr>
              <w:tabs>
                <w:tab w:val="left" w:pos="1980"/>
                <w:tab w:val="left" w:pos="3600"/>
              </w:tabs>
            </w:pPr>
            <w:r w:rsidRPr="006C65B0">
              <w:t>SUBJ[N</w:t>
            </w:r>
            <w:r w:rsidR="0007100C">
              <w:t>P</w:t>
            </w:r>
            <w:r>
              <w:t>[nom.]</w:t>
            </w:r>
            <w:r w:rsidRPr="006C65B0">
              <w:t>] + V[</w:t>
            </w:r>
            <w:r w:rsidRPr="00CF6415">
              <w:rPr>
                <w:i/>
              </w:rPr>
              <w:t>olla</w:t>
            </w:r>
            <w:r w:rsidRPr="006C65B0">
              <w:t>, subjektikongruensi] + KvaP</w:t>
            </w:r>
            <w:r>
              <w:t>[kardinaali</w:t>
            </w:r>
            <w:r w:rsidR="000D5952">
              <w:t>[sg.nom.]</w:t>
            </w:r>
            <w:r>
              <w:t xml:space="preserve"> (+ N</w:t>
            </w:r>
            <w:r w:rsidR="00E72258">
              <w:t>[sg.part.]</w:t>
            </w:r>
            <w:r>
              <w:t>)]</w:t>
            </w:r>
          </w:p>
        </w:tc>
      </w:tr>
    </w:tbl>
    <w:p w14:paraId="671BAA8E" w14:textId="5520FD50" w:rsidR="0076115A" w:rsidRPr="00E3570D" w:rsidRDefault="00D932E8" w:rsidP="0076115A">
      <w:pPr>
        <w:pStyle w:val="Overskrift4"/>
        <w:rPr>
          <w:caps/>
        </w:rPr>
      </w:pPr>
      <w:bookmarkStart w:id="1052" w:name="_Toc311273762"/>
      <w:r>
        <w:rPr>
          <w:caps/>
        </w:rPr>
        <w:t>M</w:t>
      </w:r>
      <w:r w:rsidR="00E3570D" w:rsidRPr="00E3570D">
        <w:rPr>
          <w:caps/>
        </w:rPr>
        <w:t>äärä</w:t>
      </w:r>
      <w:bookmarkEnd w:id="1052"/>
    </w:p>
    <w:p w14:paraId="7C71E69C" w14:textId="5FD27C74" w:rsidR="00641583" w:rsidRPr="006C65B0" w:rsidRDefault="005B471E" w:rsidP="0076115A">
      <w:pPr>
        <w:pStyle w:val="Punktliste"/>
        <w:numPr>
          <w:ilvl w:val="0"/>
          <w:numId w:val="0"/>
        </w:numPr>
      </w:pPr>
      <w:r>
        <w:t>Toin</w:t>
      </w:r>
      <w:r w:rsidR="00525F35" w:rsidRPr="006C65B0">
        <w:t>en kvanttorisyntakti ilmoittaa</w:t>
      </w:r>
      <w:r w:rsidR="002E0547" w:rsidRPr="006C65B0">
        <w:t>,</w:t>
      </w:r>
      <w:r w:rsidR="00525F35" w:rsidRPr="006C65B0">
        <w:t xml:space="preserve"> kunk</w:t>
      </w:r>
      <w:r w:rsidR="00306C5F" w:rsidRPr="006C65B0">
        <w:t>a paljon joku maksaa eli painaa eli kunka monta vuotta joku täyttää</w:t>
      </w:r>
      <w:r w:rsidR="003B37E7">
        <w:t xml:space="preserve"> (</w:t>
      </w:r>
      <w:r w:rsidR="00422D50">
        <w:t>1–7</w:t>
      </w:r>
      <w:r w:rsidR="006C65B0" w:rsidRPr="006C65B0">
        <w:t>)</w:t>
      </w:r>
      <w:r w:rsidR="00306C5F" w:rsidRPr="006C65B0">
        <w:t xml:space="preserve">. </w:t>
      </w:r>
      <w:r w:rsidR="00BA7C6F" w:rsidRPr="00BA7C6F">
        <w:t xml:space="preserve">Kuttuma sitä </w:t>
      </w:r>
      <w:r w:rsidR="00791A56">
        <w:rPr>
          <w:caps/>
        </w:rPr>
        <w:t>määrä-</w:t>
      </w:r>
      <w:r w:rsidR="00BA7C6F" w:rsidRPr="00791A56">
        <w:t>syntaktiksi</w:t>
      </w:r>
      <w:r w:rsidR="00BA7C6F">
        <w:rPr>
          <w:caps/>
        </w:rPr>
        <w:t xml:space="preserve">. </w:t>
      </w:r>
      <w:r w:rsidR="00791A56">
        <w:t>Subjekti oon tavalise</w:t>
      </w:r>
      <w:r w:rsidR="00306C5F" w:rsidRPr="006C65B0">
        <w:t>la tavala nominatiivissa, verbinä oon</w:t>
      </w:r>
      <w:r w:rsidR="008031C4">
        <w:t xml:space="preserve"> </w:t>
      </w:r>
      <w:r w:rsidR="008031C4">
        <w:rPr>
          <w:smallCaps/>
        </w:rPr>
        <w:t xml:space="preserve">kvanttoriverbi </w:t>
      </w:r>
      <w:r w:rsidR="008031C4">
        <w:t>niin ko</w:t>
      </w:r>
      <w:r w:rsidR="00306C5F" w:rsidRPr="006C65B0">
        <w:t xml:space="preserve"> </w:t>
      </w:r>
      <w:r w:rsidR="00306C5F" w:rsidRPr="006C65B0">
        <w:rPr>
          <w:i/>
        </w:rPr>
        <w:t>maksaa</w:t>
      </w:r>
      <w:r w:rsidR="0075485B" w:rsidRPr="006C65B0">
        <w:t>(</w:t>
      </w:r>
      <w:r w:rsidR="00306C5F" w:rsidRPr="006C65B0">
        <w:rPr>
          <w:i/>
        </w:rPr>
        <w:t>t</w:t>
      </w:r>
      <w:r w:rsidR="0075485B" w:rsidRPr="006C65B0">
        <w:t>),</w:t>
      </w:r>
      <w:r w:rsidR="00306C5F" w:rsidRPr="006C65B0">
        <w:rPr>
          <w:i/>
        </w:rPr>
        <w:t xml:space="preserve"> </w:t>
      </w:r>
      <w:r w:rsidR="00486577" w:rsidRPr="006C65B0">
        <w:rPr>
          <w:i/>
        </w:rPr>
        <w:t>tehđä</w:t>
      </w:r>
      <w:r w:rsidR="00791A56">
        <w:rPr>
          <w:i/>
        </w:rPr>
        <w:t xml:space="preserve"> </w:t>
      </w:r>
      <w:r w:rsidR="00BA1173" w:rsidRPr="00BA1173">
        <w:t>~</w:t>
      </w:r>
      <w:r w:rsidR="00124731">
        <w:rPr>
          <w:i/>
        </w:rPr>
        <w:t xml:space="preserve"> tehhä</w:t>
      </w:r>
      <w:r w:rsidR="0075485B" w:rsidRPr="006C65B0">
        <w:t>,</w:t>
      </w:r>
      <w:r w:rsidR="00486577" w:rsidRPr="006C65B0">
        <w:rPr>
          <w:i/>
        </w:rPr>
        <w:t xml:space="preserve"> </w:t>
      </w:r>
      <w:r w:rsidR="00306C5F" w:rsidRPr="006C65B0">
        <w:rPr>
          <w:i/>
        </w:rPr>
        <w:t>painaa</w:t>
      </w:r>
      <w:r w:rsidR="0075485B" w:rsidRPr="006C65B0">
        <w:t>(</w:t>
      </w:r>
      <w:r w:rsidR="00306C5F" w:rsidRPr="006C65B0">
        <w:rPr>
          <w:i/>
        </w:rPr>
        <w:t>t</w:t>
      </w:r>
      <w:r w:rsidR="0075485B" w:rsidRPr="006C65B0">
        <w:t>),</w:t>
      </w:r>
      <w:r w:rsidR="00486577" w:rsidRPr="006C65B0">
        <w:rPr>
          <w:i/>
        </w:rPr>
        <w:t xml:space="preserve"> </w:t>
      </w:r>
      <w:r w:rsidR="00C5115A" w:rsidRPr="006C65B0">
        <w:rPr>
          <w:i/>
        </w:rPr>
        <w:t>täyttää</w:t>
      </w:r>
      <w:r w:rsidR="001B127A" w:rsidRPr="001B127A">
        <w:t>(</w:t>
      </w:r>
      <w:r w:rsidR="0055364C">
        <w:rPr>
          <w:i/>
        </w:rPr>
        <w:t>t</w:t>
      </w:r>
      <w:r w:rsidR="001B127A" w:rsidRPr="001B127A">
        <w:t>).</w:t>
      </w:r>
      <w:r w:rsidR="00486577" w:rsidRPr="006C65B0">
        <w:rPr>
          <w:i/>
        </w:rPr>
        <w:t xml:space="preserve"> </w:t>
      </w:r>
      <w:r w:rsidR="00C5115A" w:rsidRPr="006C65B0">
        <w:t>V</w:t>
      </w:r>
      <w:r w:rsidR="000A6DCF" w:rsidRPr="006C65B0">
        <w:t>erbin toisena komplementtina oon sitte kvanttorifraasi.</w:t>
      </w:r>
    </w:p>
    <w:p w14:paraId="3EFE6C12" w14:textId="0CEBA7F4" w:rsidR="003446D5" w:rsidRDefault="003446D5" w:rsidP="003446D5">
      <w:pPr>
        <w:tabs>
          <w:tab w:val="left" w:pos="1530"/>
          <w:tab w:val="left" w:pos="3510"/>
        </w:tabs>
      </w:pPr>
      <w:r>
        <w:t>(</w:t>
      </w:r>
      <w:r w:rsidR="00BD5E4D">
        <w:t>1</w:t>
      </w:r>
      <w:r>
        <w:t>) Karittat</w:t>
      </w:r>
      <w:r>
        <w:tab/>
        <w:t>painethiin</w:t>
      </w:r>
      <w:r>
        <w:tab/>
        <w:t>[viisitoista killoo].</w:t>
      </w:r>
    </w:p>
    <w:p w14:paraId="7BA30186" w14:textId="56688F62" w:rsidR="003446D5" w:rsidRDefault="003446D5" w:rsidP="003446D5">
      <w:pPr>
        <w:tabs>
          <w:tab w:val="left" w:pos="1530"/>
          <w:tab w:val="left" w:pos="3510"/>
        </w:tabs>
      </w:pPr>
      <w:r>
        <w:t>N[pl.nom.]</w:t>
      </w:r>
      <w:r>
        <w:tab/>
        <w:t>V[</w:t>
      </w:r>
      <w:r w:rsidRPr="003446D5">
        <w:rPr>
          <w:i/>
        </w:rPr>
        <w:t>painaat</w:t>
      </w:r>
      <w:r>
        <w:t xml:space="preserve">, </w:t>
      </w:r>
      <w:r w:rsidR="001337F6">
        <w:t>pl3</w:t>
      </w:r>
      <w:r>
        <w:t>]</w:t>
      </w:r>
      <w:r>
        <w:tab/>
        <w:t>KvaP[kardinaali</w:t>
      </w:r>
      <w:r w:rsidR="003D4B69">
        <w:t>[sg.nom.]</w:t>
      </w:r>
      <w:r>
        <w:t xml:space="preserve"> + N[sg.part.]]</w:t>
      </w:r>
    </w:p>
    <w:p w14:paraId="5D15F26B" w14:textId="0E5A6580" w:rsidR="003446D5" w:rsidRPr="003446D5" w:rsidRDefault="003446D5" w:rsidP="003446D5">
      <w:pPr>
        <w:tabs>
          <w:tab w:val="left" w:pos="1530"/>
          <w:tab w:val="left" w:pos="3510"/>
        </w:tabs>
      </w:pPr>
      <w:r>
        <w:t>SUBJ</w:t>
      </w:r>
      <w:r>
        <w:rPr>
          <w:caps/>
        </w:rPr>
        <w:tab/>
        <w:t>v</w:t>
      </w:r>
      <w:r>
        <w:rPr>
          <w:caps/>
        </w:rPr>
        <w:tab/>
      </w:r>
      <w:r>
        <w:t>KvaP</w:t>
      </w:r>
    </w:p>
    <w:p w14:paraId="24F29328" w14:textId="062C0EE2" w:rsidR="003446D5" w:rsidRDefault="003446D5" w:rsidP="003446D5">
      <w:pPr>
        <w:tabs>
          <w:tab w:val="left" w:pos="1530"/>
          <w:tab w:val="left" w:pos="3510"/>
        </w:tabs>
      </w:pPr>
      <w:r>
        <w:t>(</w:t>
      </w:r>
      <w:r w:rsidR="00BD5E4D">
        <w:t>2</w:t>
      </w:r>
      <w:r>
        <w:t>) Kengät</w:t>
      </w:r>
      <w:r>
        <w:tab/>
        <w:t>maksethiin</w:t>
      </w:r>
      <w:r>
        <w:tab/>
        <w:t>[liian paljon].</w:t>
      </w:r>
    </w:p>
    <w:p w14:paraId="3CF4911A" w14:textId="6F3484B1" w:rsidR="003446D5" w:rsidRDefault="003446D5" w:rsidP="003446D5">
      <w:pPr>
        <w:tabs>
          <w:tab w:val="left" w:pos="1530"/>
          <w:tab w:val="left" w:pos="3510"/>
        </w:tabs>
      </w:pPr>
      <w:r>
        <w:t>N[pl.nom.]</w:t>
      </w:r>
      <w:r>
        <w:tab/>
        <w:t>V[</w:t>
      </w:r>
      <w:r>
        <w:rPr>
          <w:i/>
        </w:rPr>
        <w:t>maksaat</w:t>
      </w:r>
      <w:r>
        <w:t xml:space="preserve">, </w:t>
      </w:r>
      <w:r w:rsidR="001337F6">
        <w:t>pl3</w:t>
      </w:r>
      <w:r>
        <w:t>]</w:t>
      </w:r>
      <w:r>
        <w:tab/>
      </w:r>
      <w:r w:rsidR="006D2DBD">
        <w:t xml:space="preserve"> </w:t>
      </w:r>
      <w:r>
        <w:t>Adv</w:t>
      </w:r>
      <w:r w:rsidR="006D2DBD">
        <w:t>P</w:t>
      </w:r>
    </w:p>
    <w:p w14:paraId="05D65EB6" w14:textId="61E1E110" w:rsidR="003446D5" w:rsidRPr="003446D5" w:rsidRDefault="003446D5" w:rsidP="003446D5">
      <w:pPr>
        <w:tabs>
          <w:tab w:val="left" w:pos="1530"/>
          <w:tab w:val="left" w:pos="3510"/>
        </w:tabs>
      </w:pPr>
      <w:r>
        <w:t>SUBJ</w:t>
      </w:r>
      <w:r>
        <w:tab/>
        <w:t>V</w:t>
      </w:r>
      <w:r>
        <w:tab/>
        <w:t>KvaP</w:t>
      </w:r>
    </w:p>
    <w:p w14:paraId="7CF5D6F6" w14:textId="345B77A1" w:rsidR="000A6DCF" w:rsidRDefault="0075485B" w:rsidP="003446D5">
      <w:r w:rsidRPr="006C65B0">
        <w:t>(</w:t>
      </w:r>
      <w:r w:rsidR="00BD5E4D">
        <w:t>3</w:t>
      </w:r>
      <w:r w:rsidR="00C5115A" w:rsidRPr="006C65B0">
        <w:t xml:space="preserve">) </w:t>
      </w:r>
      <w:r w:rsidR="000A6DCF" w:rsidRPr="006C65B0">
        <w:t xml:space="preserve">Turska maksaa </w:t>
      </w:r>
      <w:r w:rsidR="00E2767A">
        <w:t>[</w:t>
      </w:r>
      <w:r w:rsidR="000A6DCF" w:rsidRPr="006C65B0">
        <w:t xml:space="preserve">100 kruunuu </w:t>
      </w:r>
      <w:r w:rsidRPr="006C65B0">
        <w:t>(</w:t>
      </w:r>
      <w:r w:rsidR="00C5115A" w:rsidRPr="006C65B0">
        <w:t>= sata kruunuu)</w:t>
      </w:r>
      <w:r w:rsidR="00E2767A">
        <w:t>]</w:t>
      </w:r>
      <w:r w:rsidR="00C5115A" w:rsidRPr="006C65B0">
        <w:t xml:space="preserve"> </w:t>
      </w:r>
      <w:r w:rsidR="000A6DCF" w:rsidRPr="006C65B0">
        <w:t>kilo</w:t>
      </w:r>
      <w:r w:rsidR="002E0547" w:rsidRPr="006C65B0">
        <w:t>.</w:t>
      </w:r>
    </w:p>
    <w:p w14:paraId="091469B9" w14:textId="5FFF2CCF" w:rsidR="000A6DCF" w:rsidRPr="006C65B0" w:rsidRDefault="0075485B" w:rsidP="000A6DCF">
      <w:r w:rsidRPr="006C65B0">
        <w:t>(</w:t>
      </w:r>
      <w:r w:rsidR="00BD5E4D">
        <w:t>4</w:t>
      </w:r>
      <w:r w:rsidR="00C5115A" w:rsidRPr="006C65B0">
        <w:t xml:space="preserve">) </w:t>
      </w:r>
      <w:r w:rsidR="000A6DCF" w:rsidRPr="006C65B0">
        <w:t xml:space="preserve">Meiđän venet maksoi </w:t>
      </w:r>
      <w:r w:rsidR="00E2767A">
        <w:t>[</w:t>
      </w:r>
      <w:r w:rsidR="000A6DCF" w:rsidRPr="006C65B0">
        <w:t>hirmusen paljon</w:t>
      </w:r>
      <w:r w:rsidR="00E2767A">
        <w:t>]</w:t>
      </w:r>
      <w:r w:rsidR="000A6DCF" w:rsidRPr="006C65B0">
        <w:t>.</w:t>
      </w:r>
    </w:p>
    <w:p w14:paraId="03F0A6A9" w14:textId="13E82091" w:rsidR="000A6DCF" w:rsidRDefault="0075485B" w:rsidP="000A6DCF">
      <w:r w:rsidRPr="006C65B0">
        <w:t>(</w:t>
      </w:r>
      <w:r w:rsidR="00BD5E4D">
        <w:t>5</w:t>
      </w:r>
      <w:r w:rsidR="00C5115A" w:rsidRPr="006C65B0">
        <w:t xml:space="preserve">) </w:t>
      </w:r>
      <w:r w:rsidR="000A6DCF" w:rsidRPr="006C65B0">
        <w:t xml:space="preserve">Poika painoi </w:t>
      </w:r>
      <w:r w:rsidR="00E2767A">
        <w:t>[</w:t>
      </w:r>
      <w:r w:rsidR="000A6DCF" w:rsidRPr="006C65B0">
        <w:t>kolme ja puoli killoo</w:t>
      </w:r>
      <w:r w:rsidR="00E2767A">
        <w:t>]</w:t>
      </w:r>
      <w:r w:rsidR="000A6DCF" w:rsidRPr="006C65B0">
        <w:t>.</w:t>
      </w:r>
    </w:p>
    <w:p w14:paraId="3B962756" w14:textId="02AA423B" w:rsidR="000A6DCF" w:rsidRPr="006C65B0" w:rsidRDefault="0075485B" w:rsidP="000A6DCF">
      <w:r w:rsidRPr="006C65B0">
        <w:t>(</w:t>
      </w:r>
      <w:r w:rsidR="005D5442">
        <w:t>6</w:t>
      </w:r>
      <w:r w:rsidR="00C5115A" w:rsidRPr="006C65B0">
        <w:t xml:space="preserve">) Yhtheensä se tekkee </w:t>
      </w:r>
      <w:r w:rsidR="00E2767A">
        <w:t>[</w:t>
      </w:r>
      <w:r w:rsidR="00C5115A" w:rsidRPr="006C65B0">
        <w:t xml:space="preserve">1000 kruunuu </w:t>
      </w:r>
      <w:r w:rsidRPr="006C65B0">
        <w:t>(</w:t>
      </w:r>
      <w:r w:rsidR="00C5115A" w:rsidRPr="006C65B0">
        <w:t xml:space="preserve">= </w:t>
      </w:r>
      <w:r w:rsidR="007F6084">
        <w:t>tuhat/</w:t>
      </w:r>
      <w:r w:rsidR="00C5115A" w:rsidRPr="006C65B0">
        <w:t>tuhanen kruunuu)</w:t>
      </w:r>
      <w:r w:rsidR="00E2767A">
        <w:t>]</w:t>
      </w:r>
      <w:r w:rsidR="00C5115A" w:rsidRPr="006C65B0">
        <w:t>.</w:t>
      </w:r>
    </w:p>
    <w:p w14:paraId="5B1632C9" w14:textId="5CD82200" w:rsidR="00C5115A" w:rsidRPr="006C65B0" w:rsidRDefault="0075485B" w:rsidP="000A6DCF">
      <w:r w:rsidRPr="006C65B0">
        <w:lastRenderedPageBreak/>
        <w:t>(</w:t>
      </w:r>
      <w:r w:rsidR="005D5442">
        <w:t>7</w:t>
      </w:r>
      <w:r w:rsidR="00C5115A" w:rsidRPr="006C65B0">
        <w:t xml:space="preserve">) Pekka </w:t>
      </w:r>
      <w:r w:rsidR="00B9495B" w:rsidRPr="006C65B0">
        <w:t>täyttää</w:t>
      </w:r>
      <w:r w:rsidR="00C5115A" w:rsidRPr="006C65B0">
        <w:t xml:space="preserve"> heti </w:t>
      </w:r>
      <w:r w:rsidR="00E2767A">
        <w:t>[</w:t>
      </w:r>
      <w:r w:rsidR="00C5115A" w:rsidRPr="006C65B0">
        <w:t xml:space="preserve">100 vuotta </w:t>
      </w:r>
      <w:r w:rsidRPr="006C65B0">
        <w:t>(</w:t>
      </w:r>
      <w:r w:rsidR="00C5115A" w:rsidRPr="006C65B0">
        <w:t>= sata vuotta)</w:t>
      </w:r>
      <w:r w:rsidR="00E2767A">
        <w:t>]</w:t>
      </w:r>
      <w:r w:rsidR="00C5115A" w:rsidRPr="006C65B0">
        <w:t xml:space="preserve">, mutta Maija täyttää vasta </w:t>
      </w:r>
      <w:r w:rsidR="00E2767A">
        <w:t>[</w:t>
      </w:r>
      <w:r w:rsidR="00C5115A" w:rsidRPr="006C65B0">
        <w:t xml:space="preserve">50 vuotta </w:t>
      </w:r>
      <w:r w:rsidRPr="006C65B0">
        <w:t>(</w:t>
      </w:r>
      <w:r w:rsidR="00C5115A" w:rsidRPr="006C65B0">
        <w:t>= viisikymmentä vuotta)</w:t>
      </w:r>
      <w:r w:rsidR="00E2767A">
        <w:t>]</w:t>
      </w:r>
      <w:r w:rsidR="00C5115A" w:rsidRPr="006C65B0">
        <w:t>.</w:t>
      </w:r>
    </w:p>
    <w:tbl>
      <w:tblPr>
        <w:tblStyle w:val="Tabellrutenett"/>
        <w:tblW w:w="0" w:type="auto"/>
        <w:tblLook w:val="04A0" w:firstRow="1" w:lastRow="0" w:firstColumn="1" w:lastColumn="0" w:noHBand="0" w:noVBand="1"/>
      </w:tblPr>
      <w:tblGrid>
        <w:gridCol w:w="8522"/>
      </w:tblGrid>
      <w:tr w:rsidR="007969F5" w14:paraId="6F1D3C77" w14:textId="77777777" w:rsidTr="007969F5">
        <w:tc>
          <w:tcPr>
            <w:tcW w:w="9242" w:type="dxa"/>
          </w:tcPr>
          <w:p w14:paraId="26AEA6A7" w14:textId="5209125D" w:rsidR="00C94163" w:rsidRPr="00C94163" w:rsidRDefault="00504002" w:rsidP="005C2183">
            <w:pPr>
              <w:rPr>
                <w:smallCaps/>
              </w:rPr>
            </w:pPr>
            <w:r>
              <w:rPr>
                <w:caps/>
              </w:rPr>
              <w:t>Määrä</w:t>
            </w:r>
            <w:r w:rsidR="00C94163">
              <w:rPr>
                <w:smallCaps/>
              </w:rPr>
              <w:t>:</w:t>
            </w:r>
          </w:p>
          <w:p w14:paraId="271516ED" w14:textId="4767F185" w:rsidR="007969F5" w:rsidRDefault="00F33D5F" w:rsidP="005C2183">
            <w:r w:rsidRPr="006C65B0">
              <w:t>SUBJ[N</w:t>
            </w:r>
            <w:r w:rsidR="00325CD6">
              <w:t>P</w:t>
            </w:r>
            <w:r>
              <w:t>[nom.]</w:t>
            </w:r>
            <w:r w:rsidRPr="006C65B0">
              <w:t>] + V[</w:t>
            </w:r>
            <w:r w:rsidR="003B37E7">
              <w:t>kvanttoriverbi</w:t>
            </w:r>
            <w:r w:rsidRPr="006C65B0">
              <w:t>, subjektikongruensi] + KvaP</w:t>
            </w:r>
          </w:p>
        </w:tc>
      </w:tr>
    </w:tbl>
    <w:p w14:paraId="7A1433A4" w14:textId="30DA6C01" w:rsidR="00BE05F2" w:rsidRPr="00A95D68" w:rsidRDefault="00B30251" w:rsidP="00BD2A19">
      <w:pPr>
        <w:pStyle w:val="Overskrift3"/>
      </w:pPr>
      <w:bookmarkStart w:id="1053" w:name="_4.2.1.4._Predikattii"/>
      <w:bookmarkStart w:id="1054" w:name="_Toc84997976"/>
      <w:bookmarkStart w:id="1055" w:name="_Toc198266846"/>
      <w:bookmarkStart w:id="1056" w:name="_Toc209168598"/>
      <w:bookmarkStart w:id="1057" w:name="_Toc241129237"/>
      <w:bookmarkStart w:id="1058" w:name="_Toc311273763"/>
      <w:bookmarkEnd w:id="857"/>
      <w:bookmarkEnd w:id="858"/>
      <w:bookmarkEnd w:id="859"/>
      <w:bookmarkEnd w:id="860"/>
      <w:bookmarkEnd w:id="1053"/>
      <w:r w:rsidRPr="00C3019A">
        <w:t>Predika</w:t>
      </w:r>
      <w:bookmarkEnd w:id="1054"/>
      <w:bookmarkEnd w:id="1055"/>
      <w:bookmarkEnd w:id="1056"/>
      <w:r w:rsidR="001C78A1" w:rsidRPr="00C3019A">
        <w:t>suuni</w:t>
      </w:r>
      <w:r w:rsidR="00BE05F2" w:rsidRPr="00A95D68">
        <w:t>syntaktit</w:t>
      </w:r>
      <w:bookmarkEnd w:id="1057"/>
      <w:bookmarkEnd w:id="1058"/>
    </w:p>
    <w:p w14:paraId="7C0138A3" w14:textId="36907AFB" w:rsidR="00BE05F2" w:rsidRPr="00A95D68" w:rsidRDefault="00BE05F2" w:rsidP="00BD2A19">
      <w:pPr>
        <w:spacing w:before="120" w:after="120"/>
      </w:pPr>
      <w:r w:rsidRPr="004A6D2B">
        <w:rPr>
          <w:smallCaps/>
        </w:rPr>
        <w:t>Predika</w:t>
      </w:r>
      <w:r w:rsidR="001C78A1" w:rsidRPr="004A6D2B">
        <w:rPr>
          <w:smallCaps/>
        </w:rPr>
        <w:t>suuni</w:t>
      </w:r>
      <w:r w:rsidRPr="004A6D2B">
        <w:rPr>
          <w:smallCaps/>
        </w:rPr>
        <w:t>syntaktit</w:t>
      </w:r>
      <w:r w:rsidRPr="0023557C">
        <w:rPr>
          <w:smallCaps/>
        </w:rPr>
        <w:t xml:space="preserve"> </w:t>
      </w:r>
      <w:r w:rsidRPr="00A95D68">
        <w:t xml:space="preserve">oon syntaktiita, missä syntaktin subjekti </w:t>
      </w:r>
      <w:r w:rsidR="003E1C9B">
        <w:t xml:space="preserve">– ja muutamisti joku muuki jäsen – </w:t>
      </w:r>
      <w:r w:rsidRPr="00A95D68">
        <w:t xml:space="preserve">oon korrelaattina </w:t>
      </w:r>
      <w:r w:rsidRPr="003E1C9B">
        <w:t>predikatiiville,</w:t>
      </w:r>
      <w:r w:rsidR="00A77A59">
        <w:t xml:space="preserve"> mikä muistelee jonku</w:t>
      </w:r>
      <w:r w:rsidRPr="00A95D68">
        <w:t xml:space="preserve"> subjektin omituisuuđen, kenele se kuuluu, mihin joukkhoon se kuuluu eli jotaki muuta subjektista.</w:t>
      </w:r>
      <w:r w:rsidR="0059008E" w:rsidRPr="00A95D68">
        <w:t xml:space="preserve"> </w:t>
      </w:r>
      <w:r w:rsidR="0059008E" w:rsidRPr="0023557C">
        <w:t>Predika</w:t>
      </w:r>
      <w:r w:rsidR="001C78A1" w:rsidRPr="0023557C">
        <w:t>suuni</w:t>
      </w:r>
      <w:r w:rsidR="0059008E" w:rsidRPr="00A95D68">
        <w:t xml:space="preserve">syntaktin verbi oon tasan </w:t>
      </w:r>
      <w:r w:rsidR="003A08F5" w:rsidRPr="00A95D68">
        <w:t>in</w:t>
      </w:r>
      <w:r w:rsidR="0059008E" w:rsidRPr="00A95D68">
        <w:t>transitiivinen, eikä siihen sa</w:t>
      </w:r>
      <w:r w:rsidR="004D5C8B" w:rsidRPr="00A95D68">
        <w:t>a</w:t>
      </w:r>
      <w:r w:rsidR="0059008E" w:rsidRPr="00A95D68">
        <w:t>ta lisätä objektii.</w:t>
      </w:r>
    </w:p>
    <w:p w14:paraId="0DC3B324" w14:textId="2D668F15" w:rsidR="00BE05F2" w:rsidRPr="00A95D68" w:rsidRDefault="00BE05F2" w:rsidP="00BD2A19">
      <w:pPr>
        <w:spacing w:before="120" w:after="120"/>
      </w:pPr>
      <w:r w:rsidRPr="00D063D2">
        <w:t>Predika</w:t>
      </w:r>
      <w:r w:rsidR="001C78A1" w:rsidRPr="00D063D2">
        <w:t>suuni</w:t>
      </w:r>
      <w:r w:rsidR="00C55163" w:rsidRPr="00D063D2">
        <w:t>s</w:t>
      </w:r>
      <w:r w:rsidR="00C55163" w:rsidRPr="00A95D68">
        <w:t>yntakti</w:t>
      </w:r>
      <w:r w:rsidR="004B64C8" w:rsidRPr="00A95D68">
        <w:t>t</w:t>
      </w:r>
      <w:r w:rsidR="00C55163" w:rsidRPr="00A95D68">
        <w:t xml:space="preserve"> oon usheemppaa tyyppi</w:t>
      </w:r>
      <w:r w:rsidR="004B64C8" w:rsidRPr="00A95D68">
        <w:t>i</w:t>
      </w:r>
      <w:r w:rsidR="00C55163" w:rsidRPr="00A95D68">
        <w:t>. Kattoma niitä tässä erittäin.</w:t>
      </w:r>
    </w:p>
    <w:p w14:paraId="35374ACE" w14:textId="1D063F25" w:rsidR="00B30251" w:rsidRPr="004D0DBA" w:rsidRDefault="00C17F8E" w:rsidP="00BD2A19">
      <w:pPr>
        <w:pStyle w:val="Overskrift4"/>
        <w:rPr>
          <w:caps/>
        </w:rPr>
      </w:pPr>
      <w:bookmarkStart w:id="1059" w:name="_Toc311273764"/>
      <w:r>
        <w:rPr>
          <w:caps/>
        </w:rPr>
        <w:t>O</w:t>
      </w:r>
      <w:r w:rsidR="007E1110" w:rsidRPr="004D0DBA">
        <w:rPr>
          <w:caps/>
        </w:rPr>
        <w:t>mituisuus</w:t>
      </w:r>
      <w:bookmarkEnd w:id="1059"/>
    </w:p>
    <w:p w14:paraId="6D81BF3B" w14:textId="77777777" w:rsidR="00423321" w:rsidRDefault="00C55163" w:rsidP="00BD2A19">
      <w:pPr>
        <w:pStyle w:val="Brdtekst"/>
        <w:spacing w:before="120"/>
      </w:pPr>
      <w:r w:rsidRPr="004D0DBA">
        <w:rPr>
          <w:caps/>
        </w:rPr>
        <w:t>Omituisuus</w:t>
      </w:r>
      <w:r w:rsidR="00517967" w:rsidRPr="00A95D68">
        <w:t>-</w:t>
      </w:r>
      <w:r w:rsidRPr="00A95D68">
        <w:t>syntakti</w:t>
      </w:r>
      <w:r w:rsidR="006A7AB3" w:rsidRPr="00A95D68">
        <w:t xml:space="preserve"> </w:t>
      </w:r>
      <w:r w:rsidRPr="00A95D68">
        <w:t xml:space="preserve">muistelee </w:t>
      </w:r>
      <w:r w:rsidR="006A7AB3" w:rsidRPr="00A95D68">
        <w:t xml:space="preserve">jonku </w:t>
      </w:r>
      <w:r w:rsidR="006A7AB3" w:rsidRPr="005C28C0">
        <w:t>subjektin omituisuuđen</w:t>
      </w:r>
      <w:r w:rsidR="006A7AB3" w:rsidRPr="00A95D68">
        <w:t xml:space="preserve"> eli ette </w:t>
      </w:r>
      <w:r w:rsidR="00B30251" w:rsidRPr="00A95D68">
        <w:t>joku</w:t>
      </w:r>
      <w:r w:rsidR="006A7AB3" w:rsidRPr="00A95D68">
        <w:t>/</w:t>
      </w:r>
      <w:r w:rsidR="00B30251" w:rsidRPr="00A95D68">
        <w:t>jokku oon jonkulainen/jonkulaiset</w:t>
      </w:r>
      <w:r w:rsidR="006A7AB3" w:rsidRPr="00A95D68">
        <w:t xml:space="preserve"> eli joku</w:t>
      </w:r>
      <w:r w:rsidR="00B30251" w:rsidRPr="00A95D68">
        <w:t>.</w:t>
      </w:r>
      <w:r w:rsidR="00313809" w:rsidRPr="00A95D68">
        <w:t xml:space="preserve"> </w:t>
      </w:r>
      <w:r w:rsidR="006A7AB3" w:rsidRPr="00A95D68">
        <w:t>Tässä</w:t>
      </w:r>
      <w:r w:rsidR="00B30251" w:rsidRPr="00A95D68">
        <w:t xml:space="preserve"> verbi oon aina </w:t>
      </w:r>
      <w:r w:rsidR="00B30251" w:rsidRPr="00D34E23">
        <w:rPr>
          <w:i/>
        </w:rPr>
        <w:t>olla</w:t>
      </w:r>
      <w:r w:rsidR="00423321">
        <w:t>.</w:t>
      </w:r>
    </w:p>
    <w:p w14:paraId="3F3A308D" w14:textId="30C415B6" w:rsidR="00B30251" w:rsidRPr="00A95D68" w:rsidRDefault="0075485B" w:rsidP="00BD2A19">
      <w:pPr>
        <w:tabs>
          <w:tab w:val="left" w:pos="2268"/>
          <w:tab w:val="left" w:pos="4111"/>
        </w:tabs>
        <w:spacing w:before="120" w:after="40"/>
      </w:pPr>
      <w:r>
        <w:t>(</w:t>
      </w:r>
      <w:r w:rsidR="001A3B7E" w:rsidRPr="00A95D68">
        <w:t>1</w:t>
      </w:r>
      <w:r w:rsidR="004B64C8" w:rsidRPr="00A95D68">
        <w:t xml:space="preserve">) </w:t>
      </w:r>
      <w:r w:rsidR="00B30251" w:rsidRPr="00A95D68">
        <w:t>Ragnhild</w:t>
      </w:r>
      <w:r w:rsidR="00B30251" w:rsidRPr="00A95D68">
        <w:tab/>
        <w:t>oon</w:t>
      </w:r>
      <w:r w:rsidR="00B30251" w:rsidRPr="00A95D68">
        <w:tab/>
        <w:t>ruijalainen.</w:t>
      </w:r>
    </w:p>
    <w:p w14:paraId="366561FF" w14:textId="0A57CF52" w:rsidR="00B30251" w:rsidRPr="00A95D68" w:rsidRDefault="00B30251" w:rsidP="00BD2A19">
      <w:pPr>
        <w:tabs>
          <w:tab w:val="left" w:pos="2268"/>
          <w:tab w:val="left" w:pos="4111"/>
        </w:tabs>
        <w:spacing w:before="40" w:after="40"/>
      </w:pPr>
      <w:r w:rsidRPr="00A95D68">
        <w:t>N[</w:t>
      </w:r>
      <w:r w:rsidR="006C1D44">
        <w:t>sg.</w:t>
      </w:r>
      <w:r w:rsidR="00B84183">
        <w:t>nom.]</w:t>
      </w:r>
      <w:r w:rsidRPr="00A95D68">
        <w:tab/>
        <w:t>V[</w:t>
      </w:r>
      <w:r w:rsidRPr="00A77A59">
        <w:rPr>
          <w:i/>
        </w:rPr>
        <w:t>olla</w:t>
      </w:r>
      <w:r w:rsidRPr="00A95D68">
        <w:t xml:space="preserve">, </w:t>
      </w:r>
      <w:r w:rsidR="001337F6">
        <w:t>sg3</w:t>
      </w:r>
      <w:r w:rsidRPr="00A95D68">
        <w:t>]</w:t>
      </w:r>
      <w:r w:rsidRPr="00A95D68">
        <w:tab/>
      </w:r>
      <w:r w:rsidR="0080081E">
        <w:t>A</w:t>
      </w:r>
      <w:r w:rsidRPr="00A95D68">
        <w:t>[</w:t>
      </w:r>
      <w:r w:rsidR="00581645" w:rsidRPr="00A95D68">
        <w:t>sg.nom.</w:t>
      </w:r>
      <w:r w:rsidRPr="00A95D68">
        <w:t>]</w:t>
      </w:r>
    </w:p>
    <w:p w14:paraId="6A6D4621" w14:textId="0C728773" w:rsidR="00B30251" w:rsidRPr="00A95D68" w:rsidRDefault="00B30251" w:rsidP="00BD2A19">
      <w:pPr>
        <w:tabs>
          <w:tab w:val="left" w:pos="2268"/>
          <w:tab w:val="left" w:pos="4111"/>
        </w:tabs>
        <w:spacing w:before="40" w:after="120"/>
      </w:pPr>
      <w:r w:rsidRPr="00A95D68">
        <w:t>SUBJ</w:t>
      </w:r>
      <w:r w:rsidRPr="00A95D68">
        <w:tab/>
        <w:t>V</w:t>
      </w:r>
      <w:r w:rsidRPr="00A95D68">
        <w:tab/>
        <w:t>PREDVI</w:t>
      </w:r>
    </w:p>
    <w:p w14:paraId="037A4A99" w14:textId="6FABB35E" w:rsidR="001A3B7E" w:rsidRPr="00A95D68" w:rsidRDefault="0075485B" w:rsidP="00BD2A19">
      <w:pPr>
        <w:tabs>
          <w:tab w:val="left" w:pos="2268"/>
          <w:tab w:val="left" w:pos="4111"/>
        </w:tabs>
        <w:spacing w:before="120" w:after="40"/>
      </w:pPr>
      <w:r>
        <w:t>(</w:t>
      </w:r>
      <w:r w:rsidR="001A3B7E" w:rsidRPr="00A95D68">
        <w:t>2) Kalat</w:t>
      </w:r>
      <w:r w:rsidR="001A3B7E" w:rsidRPr="00A95D68">
        <w:tab/>
      </w:r>
      <w:r w:rsidR="0016380C" w:rsidRPr="00A95D68">
        <w:t>olthiin</w:t>
      </w:r>
      <w:r w:rsidR="001A3B7E" w:rsidRPr="00A95D68">
        <w:tab/>
        <w:t>[aivan verekset].</w:t>
      </w:r>
    </w:p>
    <w:p w14:paraId="058C737A" w14:textId="689F3224" w:rsidR="001A3B7E" w:rsidRPr="00A95D68" w:rsidRDefault="00407EBD" w:rsidP="00BD2A19">
      <w:pPr>
        <w:tabs>
          <w:tab w:val="left" w:pos="2268"/>
          <w:tab w:val="left" w:pos="4111"/>
        </w:tabs>
        <w:spacing w:before="40" w:after="40"/>
      </w:pPr>
      <w:r>
        <w:t>N[pl.</w:t>
      </w:r>
      <w:r w:rsidR="001A3B7E" w:rsidRPr="00A95D68">
        <w:t>nom.]</w:t>
      </w:r>
      <w:r w:rsidR="001A3B7E" w:rsidRPr="00A95D68">
        <w:tab/>
        <w:t>V[</w:t>
      </w:r>
      <w:r w:rsidR="001A3B7E" w:rsidRPr="00A77A59">
        <w:rPr>
          <w:i/>
        </w:rPr>
        <w:t>olla</w:t>
      </w:r>
      <w:r w:rsidR="001A3B7E" w:rsidRPr="00A95D68">
        <w:t xml:space="preserve">, </w:t>
      </w:r>
      <w:r w:rsidR="001337F6">
        <w:t>pl3</w:t>
      </w:r>
      <w:r w:rsidR="001A3B7E" w:rsidRPr="00A95D68">
        <w:t>]</w:t>
      </w:r>
      <w:r w:rsidR="001A3B7E" w:rsidRPr="00A95D68">
        <w:tab/>
      </w:r>
      <w:r w:rsidR="0080081E">
        <w:t>A</w:t>
      </w:r>
      <w:r w:rsidR="001A3B7E" w:rsidRPr="00A95D68">
        <w:t>[pl.nom.]</w:t>
      </w:r>
    </w:p>
    <w:p w14:paraId="7836C305" w14:textId="77777777" w:rsidR="001A3B7E" w:rsidRPr="00A95D68" w:rsidRDefault="001A3B7E" w:rsidP="00BD2A19">
      <w:pPr>
        <w:tabs>
          <w:tab w:val="left" w:pos="2268"/>
          <w:tab w:val="left" w:pos="4111"/>
        </w:tabs>
        <w:spacing w:before="40" w:after="120"/>
      </w:pPr>
      <w:r w:rsidRPr="00A95D68">
        <w:t>SUBJ</w:t>
      </w:r>
      <w:r w:rsidRPr="00A95D68">
        <w:tab/>
        <w:t>V</w:t>
      </w:r>
      <w:r w:rsidRPr="00A95D68">
        <w:tab/>
        <w:t>PREDVI</w:t>
      </w:r>
    </w:p>
    <w:p w14:paraId="7273C527" w14:textId="7437D961" w:rsidR="00D6267A" w:rsidRPr="00A95D68" w:rsidRDefault="0075485B" w:rsidP="00BD2A19">
      <w:pPr>
        <w:tabs>
          <w:tab w:val="left" w:pos="2268"/>
          <w:tab w:val="left" w:pos="4111"/>
        </w:tabs>
        <w:spacing w:before="120" w:after="40"/>
      </w:pPr>
      <w:r>
        <w:t>(</w:t>
      </w:r>
      <w:r w:rsidR="001A3B7E" w:rsidRPr="00A95D68">
        <w:t>3</w:t>
      </w:r>
      <w:r w:rsidR="004B64C8" w:rsidRPr="00A95D68">
        <w:t xml:space="preserve">) </w:t>
      </w:r>
      <w:r w:rsidR="00D6267A" w:rsidRPr="00A95D68">
        <w:t>Matkustaminen</w:t>
      </w:r>
      <w:r w:rsidR="00D6267A" w:rsidRPr="00A95D68">
        <w:tab/>
        <w:t>oon</w:t>
      </w:r>
      <w:r w:rsidR="00D6267A" w:rsidRPr="00A95D68">
        <w:tab/>
        <w:t>jännittäävä.</w:t>
      </w:r>
    </w:p>
    <w:p w14:paraId="5E5F4FD1" w14:textId="0C796489" w:rsidR="00D6267A" w:rsidRPr="00A95D68" w:rsidRDefault="00D6267A" w:rsidP="00BD2A19">
      <w:pPr>
        <w:tabs>
          <w:tab w:val="left" w:pos="2268"/>
          <w:tab w:val="left" w:pos="4111"/>
        </w:tabs>
        <w:spacing w:before="40" w:after="40"/>
      </w:pPr>
      <w:r w:rsidRPr="00A95D68">
        <w:t>N[</w:t>
      </w:r>
      <w:r w:rsidR="006C1D44">
        <w:t>sg.</w:t>
      </w:r>
      <w:r w:rsidRPr="00A95D68">
        <w:t>nom</w:t>
      </w:r>
      <w:r w:rsidR="002A3FAD">
        <w:t>.</w:t>
      </w:r>
      <w:r w:rsidRPr="00A95D68">
        <w:t>]</w:t>
      </w:r>
      <w:r w:rsidRPr="00A95D68">
        <w:tab/>
        <w:t>V[</w:t>
      </w:r>
      <w:r w:rsidRPr="00A77A59">
        <w:rPr>
          <w:i/>
        </w:rPr>
        <w:t>olla</w:t>
      </w:r>
      <w:r w:rsidRPr="00A95D68">
        <w:t xml:space="preserve">, </w:t>
      </w:r>
      <w:r w:rsidR="001337F6">
        <w:t>sg3</w:t>
      </w:r>
      <w:r w:rsidRPr="00A95D68">
        <w:t>]</w:t>
      </w:r>
      <w:r w:rsidRPr="00A95D68">
        <w:tab/>
      </w:r>
      <w:r w:rsidR="0080081E">
        <w:t>A</w:t>
      </w:r>
      <w:r w:rsidRPr="00A95D68">
        <w:t>[</w:t>
      </w:r>
      <w:r w:rsidR="00243E8D" w:rsidRPr="00A95D68">
        <w:t>sg.</w:t>
      </w:r>
      <w:r w:rsidR="00407EBD">
        <w:t>nom</w:t>
      </w:r>
      <w:r w:rsidR="00243E8D" w:rsidRPr="00A95D68">
        <w:t>.</w:t>
      </w:r>
      <w:r w:rsidRPr="00A95D68">
        <w:t>]</w:t>
      </w:r>
    </w:p>
    <w:p w14:paraId="0985FF70" w14:textId="77777777" w:rsidR="00D6267A" w:rsidRPr="00A95D68" w:rsidRDefault="00D6267A" w:rsidP="00BD2A19">
      <w:pPr>
        <w:tabs>
          <w:tab w:val="left" w:pos="2268"/>
          <w:tab w:val="left" w:pos="4111"/>
        </w:tabs>
        <w:spacing w:before="40" w:after="120"/>
      </w:pPr>
      <w:r w:rsidRPr="00A95D68">
        <w:t>SUBJ</w:t>
      </w:r>
      <w:r w:rsidRPr="00A95D68">
        <w:tab/>
        <w:t>V</w:t>
      </w:r>
      <w:r w:rsidRPr="00A95D68">
        <w:tab/>
        <w:t>PREDVI</w:t>
      </w:r>
    </w:p>
    <w:p w14:paraId="74A51E7C" w14:textId="6824B92E" w:rsidR="00D6267A" w:rsidRPr="00A95D68" w:rsidRDefault="0075485B" w:rsidP="00BD2A19">
      <w:pPr>
        <w:tabs>
          <w:tab w:val="left" w:pos="2268"/>
          <w:tab w:val="left" w:pos="4111"/>
        </w:tabs>
        <w:spacing w:before="120" w:after="40"/>
      </w:pPr>
      <w:r>
        <w:t>(</w:t>
      </w:r>
      <w:r w:rsidR="001A3B7E" w:rsidRPr="00A95D68">
        <w:t>4</w:t>
      </w:r>
      <w:r w:rsidR="00E159C4" w:rsidRPr="00A95D68">
        <w:t xml:space="preserve">) </w:t>
      </w:r>
      <w:r w:rsidR="00D6267A" w:rsidRPr="00A95D68">
        <w:t>Kaffi</w:t>
      </w:r>
      <w:r w:rsidR="00571F4A" w:rsidRPr="00A95D68">
        <w:tab/>
      </w:r>
      <w:r w:rsidR="00D6267A" w:rsidRPr="00A95D68">
        <w:t>oon</w:t>
      </w:r>
      <w:r w:rsidR="00571F4A" w:rsidRPr="00A95D68">
        <w:tab/>
      </w:r>
      <w:r w:rsidR="00D6267A" w:rsidRPr="00A95D68">
        <w:t>makkee.</w:t>
      </w:r>
    </w:p>
    <w:p w14:paraId="7D8F8117" w14:textId="56F050BB" w:rsidR="00D6267A" w:rsidRPr="00A95D68" w:rsidRDefault="00D6267A" w:rsidP="00BD2A19">
      <w:pPr>
        <w:tabs>
          <w:tab w:val="left" w:pos="2268"/>
          <w:tab w:val="left" w:pos="4111"/>
        </w:tabs>
        <w:spacing w:before="40" w:after="40"/>
      </w:pPr>
      <w:r w:rsidRPr="00A95D68">
        <w:t>N[sg.nom.]</w:t>
      </w:r>
      <w:r w:rsidRPr="00A95D68">
        <w:tab/>
        <w:t>V[</w:t>
      </w:r>
      <w:r w:rsidRPr="00A77A59">
        <w:rPr>
          <w:i/>
        </w:rPr>
        <w:t>olla</w:t>
      </w:r>
      <w:r w:rsidRPr="00A95D68">
        <w:t xml:space="preserve">, </w:t>
      </w:r>
      <w:r w:rsidR="001337F6">
        <w:t>sg3</w:t>
      </w:r>
      <w:r w:rsidRPr="00A95D68">
        <w:t>]</w:t>
      </w:r>
      <w:r w:rsidRPr="00A95D68">
        <w:tab/>
      </w:r>
      <w:r w:rsidR="0080081E">
        <w:t>A</w:t>
      </w:r>
      <w:r w:rsidRPr="00A95D68">
        <w:t>[</w:t>
      </w:r>
      <w:r w:rsidR="00581645" w:rsidRPr="00A95D68">
        <w:t>sg.nom.</w:t>
      </w:r>
      <w:r w:rsidRPr="00A95D68">
        <w:t>]</w:t>
      </w:r>
    </w:p>
    <w:p w14:paraId="05584DEA" w14:textId="77777777" w:rsidR="00D6267A" w:rsidRPr="00A95D68" w:rsidRDefault="00D6267A" w:rsidP="00BD2A19">
      <w:pPr>
        <w:tabs>
          <w:tab w:val="left" w:pos="2268"/>
          <w:tab w:val="left" w:pos="4111"/>
        </w:tabs>
        <w:spacing w:before="40" w:after="120"/>
      </w:pPr>
      <w:r w:rsidRPr="00A95D68">
        <w:t>SUBJ</w:t>
      </w:r>
      <w:r w:rsidRPr="00A95D68">
        <w:tab/>
        <w:t>V</w:t>
      </w:r>
      <w:r w:rsidRPr="00A95D68">
        <w:tab/>
        <w:t>PREDVI</w:t>
      </w:r>
    </w:p>
    <w:p w14:paraId="35A43096" w14:textId="48B850B6" w:rsidR="001A3B7E" w:rsidRPr="00A95D68" w:rsidRDefault="0075485B" w:rsidP="00BD2A19">
      <w:pPr>
        <w:tabs>
          <w:tab w:val="left" w:pos="2268"/>
          <w:tab w:val="left" w:pos="4111"/>
        </w:tabs>
        <w:spacing w:before="120" w:after="120"/>
      </w:pPr>
      <w:r>
        <w:t>(</w:t>
      </w:r>
      <w:r w:rsidR="001A3B7E" w:rsidRPr="00A95D68">
        <w:t>5) Het</w:t>
      </w:r>
      <w:r w:rsidR="00386BAE" w:rsidRPr="00A95D68">
        <w:t xml:space="preserve"> </w:t>
      </w:r>
      <w:r w:rsidR="001A3B7E" w:rsidRPr="00A95D68">
        <w:t>oon</w:t>
      </w:r>
      <w:r w:rsidR="00386BAE" w:rsidRPr="00A95D68">
        <w:t xml:space="preserve"> </w:t>
      </w:r>
      <w:r w:rsidR="001A3B7E" w:rsidRPr="00A95D68">
        <w:t>[kovin iloiset].</w:t>
      </w:r>
    </w:p>
    <w:p w14:paraId="198F349A" w14:textId="4B3963C0" w:rsidR="000721CF" w:rsidRPr="00A95D68" w:rsidRDefault="0075485B" w:rsidP="00BD2A19">
      <w:pPr>
        <w:tabs>
          <w:tab w:val="left" w:pos="2268"/>
          <w:tab w:val="left" w:pos="4111"/>
        </w:tabs>
        <w:spacing w:before="120" w:after="120"/>
      </w:pPr>
      <w:r>
        <w:t>(</w:t>
      </w:r>
      <w:r w:rsidR="001A3B7E" w:rsidRPr="00A95D68">
        <w:t>6</w:t>
      </w:r>
      <w:r w:rsidR="00E159C4" w:rsidRPr="00A95D68">
        <w:t xml:space="preserve">) </w:t>
      </w:r>
      <w:r w:rsidR="00B30251" w:rsidRPr="00A95D68">
        <w:t>Mie]</w:t>
      </w:r>
      <w:r w:rsidR="00386BAE" w:rsidRPr="00A95D68">
        <w:t xml:space="preserve"> </w:t>
      </w:r>
      <w:r w:rsidR="00B30251" w:rsidRPr="00A95D68">
        <w:t>olen</w:t>
      </w:r>
      <w:r w:rsidR="00386BAE" w:rsidRPr="00A95D68">
        <w:t xml:space="preserve"> </w:t>
      </w:r>
      <w:r w:rsidR="00B30251" w:rsidRPr="00A95D68">
        <w:t>[Maijan Kreeta].</w:t>
      </w:r>
    </w:p>
    <w:p w14:paraId="43DA7A32" w14:textId="1958F500" w:rsidR="00B30251" w:rsidRPr="00A95D68" w:rsidRDefault="0075485B" w:rsidP="00BD2A19">
      <w:pPr>
        <w:tabs>
          <w:tab w:val="left" w:pos="2268"/>
          <w:tab w:val="left" w:pos="4111"/>
        </w:tabs>
        <w:spacing w:before="120" w:after="120"/>
      </w:pPr>
      <w:r>
        <w:t>(</w:t>
      </w:r>
      <w:r w:rsidR="001A3B7E" w:rsidRPr="00A95D68">
        <w:t>7</w:t>
      </w:r>
      <w:r w:rsidR="00E159C4" w:rsidRPr="00A95D68">
        <w:t xml:space="preserve">) </w:t>
      </w:r>
      <w:r w:rsidR="00B30251" w:rsidRPr="00A95D68">
        <w:t>Tet</w:t>
      </w:r>
      <w:r w:rsidR="00386BAE" w:rsidRPr="00A95D68">
        <w:t xml:space="preserve"> </w:t>
      </w:r>
      <w:r w:rsidR="00B30251" w:rsidRPr="00A95D68">
        <w:t>oletta</w:t>
      </w:r>
      <w:r w:rsidR="00386BAE" w:rsidRPr="00A95D68">
        <w:t xml:space="preserve"> </w:t>
      </w:r>
      <w:r w:rsidR="00B30251" w:rsidRPr="00A95D68">
        <w:t>[soma</w:t>
      </w:r>
      <w:r w:rsidR="00407EBD">
        <w:t>t</w:t>
      </w:r>
      <w:r w:rsidR="00B30251" w:rsidRPr="00A95D68">
        <w:t xml:space="preserve"> </w:t>
      </w:r>
      <w:r w:rsidR="00407EBD">
        <w:t>ihmiset</w:t>
      </w:r>
      <w:r w:rsidR="00B30251" w:rsidRPr="00A95D68">
        <w:t>].</w:t>
      </w:r>
    </w:p>
    <w:p w14:paraId="16AD776E" w14:textId="67938CEC" w:rsidR="00B30251" w:rsidRPr="00A95D68" w:rsidRDefault="00B92216" w:rsidP="00BD2A19">
      <w:pPr>
        <w:pStyle w:val="Brdtekst"/>
        <w:spacing w:before="120"/>
      </w:pPr>
      <w:r w:rsidRPr="004D0DBA">
        <w:rPr>
          <w:caps/>
        </w:rPr>
        <w:t>Omituisuus</w:t>
      </w:r>
      <w:r w:rsidR="00EA467D" w:rsidRPr="00A95D68">
        <w:t>-</w:t>
      </w:r>
      <w:r w:rsidR="001A3B7E" w:rsidRPr="00A95D68">
        <w:t>syntakti</w:t>
      </w:r>
      <w:r w:rsidR="00B30251" w:rsidRPr="00A95D68">
        <w:t xml:space="preserve"> oon semmoinen, että siinä </w:t>
      </w:r>
      <w:r w:rsidR="007B26E7" w:rsidRPr="00A95D68">
        <w:t>korrelaattina</w:t>
      </w:r>
      <w:r w:rsidR="00B30251" w:rsidRPr="00A95D68">
        <w:t xml:space="preserve"> oon syntaktin nominatiivihaamuinen subjekti eli se, kenestä eli mistä jotaki muistelhaan. Sitte siinä oon </w:t>
      </w:r>
      <w:r w:rsidR="00B30251" w:rsidRPr="00D34E23">
        <w:rPr>
          <w:i/>
        </w:rPr>
        <w:t>olla-</w:t>
      </w:r>
      <w:r w:rsidR="00B30251" w:rsidRPr="00A95D68">
        <w:t xml:space="preserve">verbi, mikä kongrueeraa subjektin kans. </w:t>
      </w:r>
      <w:r w:rsidR="0043564B">
        <w:t>Viimisennä</w:t>
      </w:r>
      <w:r w:rsidR="00B30251" w:rsidRPr="00A95D68">
        <w:t xml:space="preserve"> oon predikatiivi </w:t>
      </w:r>
      <w:r w:rsidR="0075485B">
        <w:t>(</w:t>
      </w:r>
      <w:r w:rsidR="00B30251" w:rsidRPr="00A95D68">
        <w:t>PREDVI), mikä saattaa olla adjektiivi</w:t>
      </w:r>
      <w:r w:rsidR="00D84EDB" w:rsidRPr="00A95D68">
        <w:t xml:space="preserve"> </w:t>
      </w:r>
      <w:r w:rsidR="0075485B">
        <w:t>(</w:t>
      </w:r>
      <w:r w:rsidR="003C287E" w:rsidRPr="00A95D68">
        <w:t>1–</w:t>
      </w:r>
      <w:r w:rsidR="000017A2" w:rsidRPr="00A95D68">
        <w:t>5</w:t>
      </w:r>
      <w:r w:rsidR="003C287E" w:rsidRPr="00A95D68">
        <w:t xml:space="preserve">) </w:t>
      </w:r>
      <w:r w:rsidR="00D84EDB" w:rsidRPr="00A95D68">
        <w:t>eli substantiivi</w:t>
      </w:r>
      <w:r w:rsidR="003C287E" w:rsidRPr="00A95D68">
        <w:t xml:space="preserve"> </w:t>
      </w:r>
      <w:r w:rsidR="0075485B">
        <w:t>(</w:t>
      </w:r>
      <w:r w:rsidR="000017A2" w:rsidRPr="00A95D68">
        <w:t>6, 7</w:t>
      </w:r>
      <w:r w:rsidR="003C287E" w:rsidRPr="00A95D68">
        <w:t>)</w:t>
      </w:r>
      <w:r w:rsidR="00B30251" w:rsidRPr="00A95D68">
        <w:t xml:space="preserve">. Predikatiivi kongrueeraa subjektin kans luvussa. Eli jos subjekti oon singulaarissa, se </w:t>
      </w:r>
      <w:r w:rsidR="009A24DF" w:rsidRPr="00A95D68">
        <w:t>predikatiivi</w:t>
      </w:r>
      <w:r w:rsidR="00B30251" w:rsidRPr="00A95D68">
        <w:t>ki oon singulaarissa</w:t>
      </w:r>
      <w:r w:rsidR="00174FA8" w:rsidRPr="00A95D68">
        <w:t xml:space="preserve"> </w:t>
      </w:r>
      <w:r w:rsidR="0075485B">
        <w:t>(</w:t>
      </w:r>
      <w:r w:rsidR="00174FA8" w:rsidRPr="00A95D68">
        <w:t>1</w:t>
      </w:r>
      <w:r w:rsidR="00050551">
        <w:t>, 3,</w:t>
      </w:r>
      <w:r w:rsidR="00382873">
        <w:t>4, 6</w:t>
      </w:r>
      <w:r w:rsidR="00174FA8" w:rsidRPr="00A95D68">
        <w:t>)</w:t>
      </w:r>
      <w:r w:rsidR="00B30251" w:rsidRPr="00A95D68">
        <w:t>. Mutta jos subjekti oon pluraalissa, se predikatiiviki oon pluraalissa</w:t>
      </w:r>
      <w:r w:rsidR="00174FA8" w:rsidRPr="00A95D68">
        <w:t xml:space="preserve"> </w:t>
      </w:r>
      <w:r w:rsidR="0075485B">
        <w:t>(</w:t>
      </w:r>
      <w:r w:rsidR="00F130D5" w:rsidRPr="00A95D68">
        <w:t xml:space="preserve">2, </w:t>
      </w:r>
      <w:r w:rsidR="00174FA8" w:rsidRPr="00A95D68">
        <w:t>5</w:t>
      </w:r>
      <w:r w:rsidR="00382873">
        <w:t>, 7</w:t>
      </w:r>
      <w:r w:rsidR="00174FA8" w:rsidRPr="00A95D68">
        <w:t>)</w:t>
      </w:r>
      <w:r w:rsidR="00B30251" w:rsidRPr="00A95D68">
        <w:t>.</w:t>
      </w:r>
    </w:p>
    <w:p w14:paraId="17CB7C59" w14:textId="0B146FC0" w:rsidR="00B30251" w:rsidRPr="00A95D68" w:rsidRDefault="00AB57D9" w:rsidP="00BD2A19">
      <w:pPr>
        <w:pStyle w:val="Brdtekst"/>
        <w:spacing w:before="120"/>
      </w:pPr>
      <w:r w:rsidRPr="00A95D68">
        <w:t>Syntaktissa predikatiivi</w:t>
      </w:r>
      <w:r w:rsidR="00B30251" w:rsidRPr="00A95D68">
        <w:rPr>
          <w:smallCaps/>
        </w:rPr>
        <w:t xml:space="preserve"> </w:t>
      </w:r>
      <w:r w:rsidR="00B30251" w:rsidRPr="00A95D68">
        <w:t>oon</w:t>
      </w:r>
      <w:r w:rsidR="002316B4" w:rsidRPr="00A95D68">
        <w:t xml:space="preserve"> </w:t>
      </w:r>
      <w:r w:rsidR="00B30251" w:rsidRPr="00A95D68">
        <w:t>kohta aina nominatiivihaamussa. Syntaktin kaava oon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3F6CAAAE" w14:textId="77777777" w:rsidTr="0076077D">
        <w:tc>
          <w:tcPr>
            <w:tcW w:w="9242" w:type="dxa"/>
          </w:tcPr>
          <w:p w14:paraId="76E15052" w14:textId="23F2CCEC" w:rsidR="00AB57D9" w:rsidRPr="00A95D68" w:rsidRDefault="00EB0C02" w:rsidP="00BD2A19">
            <w:pPr>
              <w:spacing w:before="120" w:after="120"/>
              <w:rPr>
                <w:smallCaps/>
              </w:rPr>
            </w:pPr>
            <w:r w:rsidRPr="004D0DBA">
              <w:rPr>
                <w:caps/>
              </w:rPr>
              <w:t>omituisuus</w:t>
            </w:r>
            <w:r w:rsidRPr="00A95D68">
              <w:rPr>
                <w:smallCaps/>
              </w:rPr>
              <w:t>:</w:t>
            </w:r>
          </w:p>
          <w:p w14:paraId="746E1D73" w14:textId="6F34E2B4" w:rsidR="00B30251" w:rsidRPr="00A95D68" w:rsidRDefault="00B30251" w:rsidP="00BD2A19">
            <w:pPr>
              <w:spacing w:before="120" w:after="120"/>
            </w:pPr>
            <w:r w:rsidRPr="00A95D68">
              <w:lastRenderedPageBreak/>
              <w:t>SUBJ[N</w:t>
            </w:r>
            <w:r w:rsidR="00255443">
              <w:t>P</w:t>
            </w:r>
            <w:r w:rsidRPr="00A95D68">
              <w:t>[nom.]] + V[</w:t>
            </w:r>
            <w:r w:rsidRPr="002015F2">
              <w:rPr>
                <w:i/>
              </w:rPr>
              <w:t>olla</w:t>
            </w:r>
            <w:r w:rsidRPr="00A95D68">
              <w:t>, su</w:t>
            </w:r>
            <w:r w:rsidR="00B564AC">
              <w:t>bjektikongruensi] + PREDVI[AP/</w:t>
            </w:r>
            <w:r w:rsidR="00D87F56">
              <w:t>NP</w:t>
            </w:r>
            <w:r w:rsidR="00B564AC">
              <w:t>[nom., lukukongruensi]]</w:t>
            </w:r>
          </w:p>
        </w:tc>
      </w:tr>
    </w:tbl>
    <w:p w14:paraId="3CD60B76" w14:textId="668F898E" w:rsidR="00A21849" w:rsidRPr="00A95D68" w:rsidRDefault="007B26E7" w:rsidP="00BD2A19">
      <w:pPr>
        <w:spacing w:before="120" w:after="120"/>
      </w:pPr>
      <w:r w:rsidRPr="00A95D68">
        <w:lastRenderedPageBreak/>
        <w:t xml:space="preserve">Muutamisti, jos </w:t>
      </w:r>
      <w:r w:rsidR="0017280E" w:rsidRPr="00A95D68">
        <w:t xml:space="preserve">korrelaatti oon javolinen </w:t>
      </w:r>
      <w:r w:rsidR="006A6B43" w:rsidRPr="00A95D68">
        <w:t xml:space="preserve">substantiivi </w:t>
      </w:r>
      <w:r w:rsidR="0017280E" w:rsidRPr="00A95D68">
        <w:t>eli ainetsana</w:t>
      </w:r>
      <w:r w:rsidR="00EC4D4B" w:rsidRPr="00A95D68">
        <w:t xml:space="preserve"> singulaarissa</w:t>
      </w:r>
      <w:r w:rsidR="0017280E" w:rsidRPr="00A95D68">
        <w:t xml:space="preserve">, niin predikatiivi </w:t>
      </w:r>
      <w:r w:rsidR="00EB0C02" w:rsidRPr="00A95D68">
        <w:t>saattaa olla</w:t>
      </w:r>
      <w:r w:rsidR="0017280E" w:rsidRPr="00A95D68">
        <w:t xml:space="preserve"> partitiivissa</w:t>
      </w:r>
      <w:r w:rsidR="00EB0C02" w:rsidRPr="00A95D68">
        <w:t>ki</w:t>
      </w:r>
      <w:r w:rsidR="00161B95" w:rsidRPr="00A95D68">
        <w:t xml:space="preserve"> </w:t>
      </w:r>
      <w:r w:rsidR="0075485B">
        <w:t>(</w:t>
      </w:r>
      <w:r w:rsidR="00173EF4" w:rsidRPr="00A95D68">
        <w:t>8</w:t>
      </w:r>
      <w:r w:rsidR="00604F99" w:rsidRPr="00A95D68">
        <w:t>).</w:t>
      </w:r>
    </w:p>
    <w:p w14:paraId="1C46572D" w14:textId="4284D89E" w:rsidR="00604F99" w:rsidRPr="00A95D68" w:rsidRDefault="0075485B" w:rsidP="00BD2A19">
      <w:pPr>
        <w:tabs>
          <w:tab w:val="left" w:pos="1710"/>
          <w:tab w:val="left" w:pos="3330"/>
          <w:tab w:val="left" w:pos="5040"/>
        </w:tabs>
        <w:spacing w:before="120" w:after="40"/>
      </w:pPr>
      <w:r>
        <w:t>(</w:t>
      </w:r>
      <w:r w:rsidR="00173EF4" w:rsidRPr="00A95D68">
        <w:t>8</w:t>
      </w:r>
      <w:r w:rsidR="00161B95" w:rsidRPr="00A95D68">
        <w:t xml:space="preserve">) </w:t>
      </w:r>
      <w:r w:rsidR="00604F99" w:rsidRPr="00A95D68">
        <w:t>Se</w:t>
      </w:r>
      <w:r w:rsidR="00161B95" w:rsidRPr="00A95D68">
        <w:tab/>
        <w:t>oli</w:t>
      </w:r>
      <w:r w:rsidR="00161B95" w:rsidRPr="00A95D68">
        <w:tab/>
        <w:t>[</w:t>
      </w:r>
      <w:r w:rsidR="006A6B43" w:rsidRPr="00A95D68">
        <w:t>puhđasta vettä</w:t>
      </w:r>
      <w:r w:rsidR="00161B95" w:rsidRPr="00A95D68">
        <w:t>].</w:t>
      </w:r>
    </w:p>
    <w:p w14:paraId="52B76975" w14:textId="6A0FB740" w:rsidR="00161B95" w:rsidRPr="00A95D68" w:rsidRDefault="00A56B4C" w:rsidP="00BD2A19">
      <w:pPr>
        <w:tabs>
          <w:tab w:val="left" w:pos="1710"/>
          <w:tab w:val="left" w:pos="3330"/>
          <w:tab w:val="left" w:pos="5040"/>
        </w:tabs>
        <w:spacing w:before="40" w:after="40"/>
      </w:pPr>
      <w:r w:rsidRPr="00A56B4C">
        <w:t>Pron</w:t>
      </w:r>
      <w:r w:rsidR="00161B95" w:rsidRPr="00A95D68">
        <w:t>[sg.nom.]</w:t>
      </w:r>
      <w:r w:rsidR="00161B95" w:rsidRPr="00A95D68">
        <w:tab/>
        <w:t>V[</w:t>
      </w:r>
      <w:r w:rsidR="00161B95" w:rsidRPr="003171E4">
        <w:rPr>
          <w:i/>
        </w:rPr>
        <w:t>olla</w:t>
      </w:r>
      <w:r w:rsidR="00161B95" w:rsidRPr="00A95D68">
        <w:t>,</w:t>
      </w:r>
      <w:r w:rsidR="001337F6">
        <w:t>sg3</w:t>
      </w:r>
      <w:r w:rsidR="00161B95" w:rsidRPr="00A95D68">
        <w:t>]</w:t>
      </w:r>
      <w:r w:rsidR="00161B95" w:rsidRPr="00A95D68">
        <w:tab/>
        <w:t>N[sg.part.]</w:t>
      </w:r>
    </w:p>
    <w:p w14:paraId="505C80C8" w14:textId="4768AAF6" w:rsidR="00161B95" w:rsidRPr="00A95D68" w:rsidRDefault="00161B95" w:rsidP="00BD2A19">
      <w:pPr>
        <w:tabs>
          <w:tab w:val="left" w:pos="1710"/>
          <w:tab w:val="left" w:pos="3330"/>
          <w:tab w:val="left" w:pos="5040"/>
        </w:tabs>
        <w:spacing w:before="40" w:after="120"/>
      </w:pPr>
      <w:r w:rsidRPr="00A95D68">
        <w:t>SUBJ</w:t>
      </w:r>
      <w:r w:rsidRPr="00A95D68">
        <w:tab/>
        <w:t>V</w:t>
      </w:r>
      <w:r w:rsidRPr="00A95D68">
        <w:tab/>
        <w:t>PREDVI</w:t>
      </w:r>
    </w:p>
    <w:p w14:paraId="46DCB040" w14:textId="1134DA98" w:rsidR="00DB7838" w:rsidRPr="006A77A1" w:rsidRDefault="00C17F8E" w:rsidP="00BD2A19">
      <w:pPr>
        <w:pStyle w:val="Overskrift4"/>
        <w:rPr>
          <w:caps/>
        </w:rPr>
      </w:pPr>
      <w:bookmarkStart w:id="1060" w:name="_Toc311273765"/>
      <w:r>
        <w:rPr>
          <w:caps/>
        </w:rPr>
        <w:t>J</w:t>
      </w:r>
      <w:r w:rsidR="00DB7838" w:rsidRPr="006A77A1">
        <w:rPr>
          <w:caps/>
        </w:rPr>
        <w:t>oukko</w:t>
      </w:r>
      <w:bookmarkEnd w:id="1060"/>
    </w:p>
    <w:p w14:paraId="1B625554" w14:textId="71EE8BFE" w:rsidR="00B30251" w:rsidRPr="00A95D68" w:rsidRDefault="00793816" w:rsidP="00BD2A19">
      <w:pPr>
        <w:pStyle w:val="Brdtekst"/>
        <w:spacing w:before="120"/>
      </w:pPr>
      <w:r w:rsidRPr="000D7B0A">
        <w:t>Predika</w:t>
      </w:r>
      <w:r w:rsidR="009A6CA8" w:rsidRPr="000D7B0A">
        <w:t>suuni</w:t>
      </w:r>
      <w:r w:rsidR="00DB7838" w:rsidRPr="00A95D68">
        <w:t>syntakti</w:t>
      </w:r>
      <w:r w:rsidR="00B30251" w:rsidRPr="00A95D68">
        <w:t xml:space="preserve"> saattaa kans muistela, mihin joukkhoon</w:t>
      </w:r>
      <w:r w:rsidR="00DB7838" w:rsidRPr="00A95D68">
        <w:t xml:space="preserve"> eli alhaan </w:t>
      </w:r>
      <w:r w:rsidR="00B30251" w:rsidRPr="00A95D68">
        <w:t xml:space="preserve">joku </w:t>
      </w:r>
      <w:r w:rsidR="00761F3B" w:rsidRPr="00A95D68">
        <w:t xml:space="preserve">kuuluu </w:t>
      </w:r>
      <w:r w:rsidR="00B30251" w:rsidRPr="00A95D68">
        <w:t xml:space="preserve">eli jokku kuuluthaan eli mistä joukosta subjekti oon osa. </w:t>
      </w:r>
      <w:r w:rsidR="000A001D">
        <w:rPr>
          <w:caps/>
        </w:rPr>
        <w:t>Joukko</w:t>
      </w:r>
      <w:r w:rsidR="000A001D">
        <w:t>-syntaktin</w:t>
      </w:r>
      <w:r w:rsidR="00B30251" w:rsidRPr="00A95D68">
        <w:t xml:space="preserve"> </w:t>
      </w:r>
      <w:r w:rsidR="00E05D0C" w:rsidRPr="00A95D68">
        <w:t>verbin</w:t>
      </w:r>
      <w:r w:rsidR="00761F3B" w:rsidRPr="00A95D68">
        <w:t>ä</w:t>
      </w:r>
      <w:r w:rsidR="00E05D0C" w:rsidRPr="00A95D68">
        <w:t xml:space="preserve"> oon aina </w:t>
      </w:r>
      <w:r w:rsidR="00E05D0C" w:rsidRPr="00D34E23">
        <w:rPr>
          <w:i/>
        </w:rPr>
        <w:t>olla</w:t>
      </w:r>
      <w:r w:rsidR="00E05D0C" w:rsidRPr="00A95D68">
        <w:t xml:space="preserve"> ja </w:t>
      </w:r>
      <w:r w:rsidR="00B30251" w:rsidRPr="00A95D68">
        <w:t>predikatiivi</w:t>
      </w:r>
      <w:r w:rsidR="00E05D0C" w:rsidRPr="00A95D68">
        <w:t xml:space="preserve"> oon </w:t>
      </w:r>
      <w:r w:rsidR="00B30251" w:rsidRPr="00A95D68">
        <w:t xml:space="preserve">partitiivissa. </w:t>
      </w:r>
      <w:r w:rsidR="00253126" w:rsidRPr="00A95D68">
        <w:t xml:space="preserve">Korrelaatti ja predikatiivi ei ole lukukongruensissa; predikatiivin luku oon sen jälkhiin, oonko joukkosana </w:t>
      </w:r>
      <w:r w:rsidR="00745976" w:rsidRPr="00A95D68">
        <w:t xml:space="preserve">ittessänsä </w:t>
      </w:r>
      <w:r w:rsidR="00253126" w:rsidRPr="00A95D68">
        <w:t xml:space="preserve">singulaarinen </w:t>
      </w:r>
      <w:r w:rsidR="0075485B">
        <w:t>(</w:t>
      </w:r>
      <w:r w:rsidR="00745976" w:rsidRPr="00A95D68">
        <w:t xml:space="preserve">1–3) </w:t>
      </w:r>
      <w:r w:rsidR="00253126" w:rsidRPr="00A95D68">
        <w:t>vain pluraalinen</w:t>
      </w:r>
      <w:r w:rsidR="00745976" w:rsidRPr="00A95D68">
        <w:t xml:space="preserve"> </w:t>
      </w:r>
      <w:r w:rsidR="0075485B">
        <w:t>(</w:t>
      </w:r>
      <w:r w:rsidR="00745976" w:rsidRPr="00A95D68">
        <w:t>4)</w:t>
      </w:r>
      <w:r w:rsidR="00253126" w:rsidRPr="00A95D68">
        <w:t>.</w:t>
      </w:r>
    </w:p>
    <w:p w14:paraId="26703555" w14:textId="0B6ED47D" w:rsidR="00B30251" w:rsidRPr="00A95D68" w:rsidRDefault="0075485B" w:rsidP="00BD2A19">
      <w:pPr>
        <w:tabs>
          <w:tab w:val="left" w:pos="2268"/>
          <w:tab w:val="left" w:pos="4111"/>
        </w:tabs>
        <w:spacing w:before="120" w:after="40"/>
      </w:pPr>
      <w:r>
        <w:t>(</w:t>
      </w:r>
      <w:r w:rsidR="00253126" w:rsidRPr="00A95D68">
        <w:t xml:space="preserve">1) </w:t>
      </w:r>
      <w:r w:rsidR="00B30251" w:rsidRPr="00A95D68">
        <w:t>[Maija ja Nilla]</w:t>
      </w:r>
      <w:r w:rsidR="00B30251" w:rsidRPr="00A95D68">
        <w:tab/>
        <w:t>oon</w:t>
      </w:r>
      <w:r w:rsidR="00B30251" w:rsidRPr="00A95D68">
        <w:tab/>
        <w:t>[Niilan Oulan issoo sukkuu].</w:t>
      </w:r>
    </w:p>
    <w:p w14:paraId="39BAD219" w14:textId="25847C27" w:rsidR="00B30251" w:rsidRPr="00A95D68" w:rsidRDefault="00B30251" w:rsidP="00BD2A19">
      <w:pPr>
        <w:tabs>
          <w:tab w:val="left" w:pos="2268"/>
          <w:tab w:val="left" w:pos="4111"/>
        </w:tabs>
        <w:spacing w:before="40" w:after="40"/>
      </w:pPr>
      <w:r w:rsidRPr="00A95D68">
        <w:t>N[sg.</w:t>
      </w:r>
      <w:r w:rsidR="00867D4B" w:rsidRPr="00A95D68">
        <w:t>nom.</w:t>
      </w:r>
      <w:r w:rsidRPr="00A95D68">
        <w:t xml:space="preserve"> + </w:t>
      </w:r>
      <w:r w:rsidR="00581645" w:rsidRPr="00A95D68">
        <w:t>sg.nom.</w:t>
      </w:r>
      <w:r w:rsidRPr="00A95D68">
        <w:t>]</w:t>
      </w:r>
      <w:r w:rsidRPr="00A95D68">
        <w:tab/>
        <w:t>V[</w:t>
      </w:r>
      <w:r w:rsidRPr="00965972">
        <w:rPr>
          <w:i/>
        </w:rPr>
        <w:t>olla</w:t>
      </w:r>
      <w:r w:rsidRPr="00A95D68">
        <w:t xml:space="preserve">, </w:t>
      </w:r>
      <w:r w:rsidR="001337F6">
        <w:t>pl3</w:t>
      </w:r>
      <w:r w:rsidRPr="00A95D68">
        <w:t>]</w:t>
      </w:r>
      <w:r w:rsidRPr="00A95D68">
        <w:tab/>
        <w:t>N[</w:t>
      </w:r>
      <w:r w:rsidR="00243E8D" w:rsidRPr="00A95D68">
        <w:t>sg.part.</w:t>
      </w:r>
      <w:r w:rsidRPr="00A95D68">
        <w:t>]</w:t>
      </w:r>
    </w:p>
    <w:p w14:paraId="4F1AE937" w14:textId="77777777" w:rsidR="00B30251" w:rsidRPr="00A95D68" w:rsidRDefault="00B30251" w:rsidP="00BD2A19">
      <w:pPr>
        <w:tabs>
          <w:tab w:val="left" w:pos="2268"/>
          <w:tab w:val="left" w:pos="4111"/>
        </w:tabs>
        <w:spacing w:before="40" w:after="120"/>
      </w:pPr>
      <w:r w:rsidRPr="00A95D68">
        <w:t>SUBJ</w:t>
      </w:r>
      <w:r w:rsidRPr="00A95D68">
        <w:tab/>
        <w:t>V</w:t>
      </w:r>
      <w:r w:rsidRPr="00A95D68">
        <w:tab/>
        <w:t>PREDVI</w:t>
      </w:r>
    </w:p>
    <w:p w14:paraId="5671BE8B" w14:textId="1A0E6DC6" w:rsidR="00867D4B" w:rsidRPr="00A95D68" w:rsidRDefault="0075485B" w:rsidP="00BD2A19">
      <w:pPr>
        <w:tabs>
          <w:tab w:val="left" w:pos="2268"/>
          <w:tab w:val="left" w:pos="4111"/>
        </w:tabs>
        <w:spacing w:before="120" w:after="40"/>
      </w:pPr>
      <w:r>
        <w:t>(</w:t>
      </w:r>
      <w:r w:rsidR="00253126" w:rsidRPr="00A95D68">
        <w:t xml:space="preserve">2) </w:t>
      </w:r>
      <w:r w:rsidR="00867D4B" w:rsidRPr="00A95D68">
        <w:t>Ryssänmaa</w:t>
      </w:r>
      <w:r w:rsidR="00867D4B" w:rsidRPr="00A95D68">
        <w:tab/>
        <w:t>oon</w:t>
      </w:r>
      <w:r w:rsidR="00867D4B" w:rsidRPr="00A95D68">
        <w:tab/>
        <w:t>Eurooppaa.</w:t>
      </w:r>
    </w:p>
    <w:p w14:paraId="64A7B2FC" w14:textId="35CD0236" w:rsidR="00867D4B" w:rsidRPr="00A95D68" w:rsidRDefault="00867D4B" w:rsidP="00BD2A19">
      <w:pPr>
        <w:tabs>
          <w:tab w:val="left" w:pos="2268"/>
          <w:tab w:val="left" w:pos="4111"/>
        </w:tabs>
        <w:spacing w:before="40" w:after="40"/>
      </w:pPr>
      <w:r w:rsidRPr="00A95D68">
        <w:t>N[sg.nom.</w:t>
      </w:r>
      <w:r w:rsidR="0021143E">
        <w:t>]</w:t>
      </w:r>
      <w:r w:rsidRPr="00A95D68">
        <w:tab/>
        <w:t>V[</w:t>
      </w:r>
      <w:r w:rsidRPr="00965972">
        <w:rPr>
          <w:i/>
        </w:rPr>
        <w:t>olla</w:t>
      </w:r>
      <w:r w:rsidR="00050551">
        <w:t xml:space="preserve">, </w:t>
      </w:r>
      <w:r w:rsidR="001337F6">
        <w:t>sg3</w:t>
      </w:r>
      <w:r w:rsidRPr="00A95D68">
        <w:t>]</w:t>
      </w:r>
      <w:r w:rsidRPr="00A95D68">
        <w:tab/>
        <w:t>N[sg.part.]</w:t>
      </w:r>
    </w:p>
    <w:p w14:paraId="108A5B3F" w14:textId="77777777" w:rsidR="00867D4B" w:rsidRPr="00A95D68" w:rsidRDefault="00867D4B" w:rsidP="00BD2A19">
      <w:pPr>
        <w:tabs>
          <w:tab w:val="left" w:pos="2268"/>
          <w:tab w:val="left" w:pos="4111"/>
        </w:tabs>
        <w:spacing w:before="40" w:after="120"/>
      </w:pPr>
      <w:r w:rsidRPr="00A95D68">
        <w:t>SUBJ</w:t>
      </w:r>
      <w:r w:rsidRPr="00A95D68">
        <w:tab/>
        <w:t>V</w:t>
      </w:r>
      <w:r w:rsidRPr="00A95D68">
        <w:tab/>
        <w:t>PREDVI</w:t>
      </w:r>
    </w:p>
    <w:p w14:paraId="26DB305E" w14:textId="36A04ED4" w:rsidR="00867D4B" w:rsidRPr="00A95D68" w:rsidRDefault="0075485B" w:rsidP="00BD2A19">
      <w:pPr>
        <w:tabs>
          <w:tab w:val="left" w:pos="2268"/>
          <w:tab w:val="left" w:pos="4111"/>
        </w:tabs>
        <w:spacing w:before="120" w:after="40"/>
      </w:pPr>
      <w:r>
        <w:t>(</w:t>
      </w:r>
      <w:r w:rsidR="00253126" w:rsidRPr="00A95D68">
        <w:t xml:space="preserve">3) </w:t>
      </w:r>
      <w:r w:rsidR="00867D4B" w:rsidRPr="00A95D68">
        <w:t xml:space="preserve">Tet </w:t>
      </w:r>
      <w:r w:rsidR="00867D4B" w:rsidRPr="00A95D68">
        <w:tab/>
        <w:t>oletta</w:t>
      </w:r>
      <w:r w:rsidR="00867D4B" w:rsidRPr="00A95D68">
        <w:tab/>
        <w:t>mongooliraassii</w:t>
      </w:r>
      <w:r w:rsidR="00F40352" w:rsidRPr="00A95D68">
        <w:t>.</w:t>
      </w:r>
    </w:p>
    <w:p w14:paraId="41DB4DA1" w14:textId="15073274" w:rsidR="00867D4B" w:rsidRPr="00A95D68" w:rsidRDefault="00A56B4C" w:rsidP="00BD2A19">
      <w:pPr>
        <w:tabs>
          <w:tab w:val="left" w:pos="2268"/>
          <w:tab w:val="left" w:pos="4111"/>
        </w:tabs>
        <w:spacing w:before="40" w:after="40"/>
      </w:pPr>
      <w:r w:rsidRPr="00A56B4C">
        <w:t>Pron</w:t>
      </w:r>
      <w:r w:rsidR="00F40352" w:rsidRPr="00A95D68">
        <w:t>[</w:t>
      </w:r>
      <w:r w:rsidR="001337F6">
        <w:t>pl2</w:t>
      </w:r>
      <w:r w:rsidR="00B84183">
        <w:t>, nom.</w:t>
      </w:r>
      <w:r w:rsidR="00F40352" w:rsidRPr="00A95D68">
        <w:t>]</w:t>
      </w:r>
      <w:r w:rsidR="00F40352" w:rsidRPr="00A95D68">
        <w:tab/>
        <w:t>V[</w:t>
      </w:r>
      <w:r w:rsidR="00F40352" w:rsidRPr="00965972">
        <w:rPr>
          <w:i/>
        </w:rPr>
        <w:t>olla</w:t>
      </w:r>
      <w:r w:rsidR="00F40352" w:rsidRPr="00A95D68">
        <w:t xml:space="preserve">, </w:t>
      </w:r>
      <w:r w:rsidR="001337F6">
        <w:t>pl2</w:t>
      </w:r>
      <w:r w:rsidR="00F40352" w:rsidRPr="00A95D68">
        <w:t>]</w:t>
      </w:r>
      <w:r w:rsidR="00F40352" w:rsidRPr="00A95D68">
        <w:tab/>
        <w:t>N[sg.part.]</w:t>
      </w:r>
    </w:p>
    <w:p w14:paraId="153DFE45" w14:textId="77777777" w:rsidR="00F40352" w:rsidRPr="00A95D68" w:rsidRDefault="00F40352" w:rsidP="00BD2A19">
      <w:pPr>
        <w:tabs>
          <w:tab w:val="left" w:pos="2268"/>
          <w:tab w:val="left" w:pos="4111"/>
        </w:tabs>
        <w:spacing w:before="40" w:after="120"/>
      </w:pPr>
      <w:r w:rsidRPr="00A95D68">
        <w:t>SUBJ</w:t>
      </w:r>
      <w:r w:rsidRPr="00A95D68">
        <w:tab/>
        <w:t>V</w:t>
      </w:r>
      <w:r w:rsidRPr="00A95D68">
        <w:tab/>
        <w:t>PREDVI</w:t>
      </w:r>
    </w:p>
    <w:p w14:paraId="06505C4F" w14:textId="06FA21E0" w:rsidR="00F40352" w:rsidRPr="00A95D68" w:rsidRDefault="0075485B" w:rsidP="00BD2A19">
      <w:pPr>
        <w:tabs>
          <w:tab w:val="left" w:pos="2268"/>
          <w:tab w:val="left" w:pos="4111"/>
        </w:tabs>
        <w:spacing w:before="120" w:after="40"/>
      </w:pPr>
      <w:r>
        <w:t>(</w:t>
      </w:r>
      <w:r w:rsidR="00253126" w:rsidRPr="00A95D68">
        <w:t xml:space="preserve">4) </w:t>
      </w:r>
      <w:r w:rsidR="00B74951" w:rsidRPr="00A95D68">
        <w:t>Aaro</w:t>
      </w:r>
      <w:r w:rsidR="00B74951" w:rsidRPr="00A95D68">
        <w:tab/>
        <w:t>oli</w:t>
      </w:r>
      <w:r w:rsidR="00F40352" w:rsidRPr="00A95D68">
        <w:tab/>
        <w:t>Jaakkoloita.</w:t>
      </w:r>
    </w:p>
    <w:p w14:paraId="53F201DD" w14:textId="21DF90F9" w:rsidR="00F40352" w:rsidRPr="00A95D68" w:rsidRDefault="00B74951" w:rsidP="00BD2A19">
      <w:pPr>
        <w:tabs>
          <w:tab w:val="left" w:pos="2268"/>
          <w:tab w:val="left" w:pos="4111"/>
        </w:tabs>
        <w:spacing w:before="40" w:after="40"/>
      </w:pPr>
      <w:r w:rsidRPr="00A95D68">
        <w:t>N[sg.nom.]</w:t>
      </w:r>
      <w:r w:rsidRPr="00A95D68">
        <w:tab/>
        <w:t>V[</w:t>
      </w:r>
      <w:r w:rsidRPr="00EA10F3">
        <w:rPr>
          <w:i/>
        </w:rPr>
        <w:t>olla</w:t>
      </w:r>
      <w:r w:rsidRPr="00A95D68">
        <w:t xml:space="preserve">, </w:t>
      </w:r>
      <w:r w:rsidR="001337F6">
        <w:t>sg3</w:t>
      </w:r>
      <w:r w:rsidRPr="00A95D68">
        <w:t>]</w:t>
      </w:r>
      <w:r w:rsidRPr="00A95D68">
        <w:tab/>
        <w:t>N[pl.part.]</w:t>
      </w:r>
    </w:p>
    <w:p w14:paraId="063E59D9" w14:textId="77777777" w:rsidR="00B74951" w:rsidRPr="00A95D68" w:rsidRDefault="00B74951" w:rsidP="00BD2A19">
      <w:pPr>
        <w:tabs>
          <w:tab w:val="left" w:pos="2268"/>
          <w:tab w:val="left" w:pos="4111"/>
        </w:tabs>
        <w:spacing w:before="40" w:after="120"/>
      </w:pPr>
      <w:r w:rsidRPr="00A95D68">
        <w:t>SUBJ</w:t>
      </w:r>
      <w:r w:rsidRPr="00A95D68">
        <w:tab/>
        <w:t>V</w:t>
      </w:r>
      <w:r w:rsidRPr="00A95D68">
        <w:tab/>
        <w:t>PREDVI</w:t>
      </w:r>
    </w:p>
    <w:p w14:paraId="644AEC7B" w14:textId="525A388A" w:rsidR="004D2B75" w:rsidRPr="004D2B75" w:rsidRDefault="00761F3B" w:rsidP="00BD2A19">
      <w:pPr>
        <w:spacing w:before="120" w:after="120"/>
      </w:pPr>
      <w:r w:rsidRPr="007E5BE6">
        <w:rPr>
          <w:caps/>
        </w:rPr>
        <w:t>Joukko</w:t>
      </w:r>
      <w:r w:rsidRPr="00A95D68">
        <w:rPr>
          <w:smallCaps/>
        </w:rPr>
        <w:t>-</w:t>
      </w:r>
      <w:r w:rsidRPr="00A95D68">
        <w:t>syntakti oon tätä kaavaa</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210DA200" w14:textId="77777777" w:rsidTr="0076077D">
        <w:tc>
          <w:tcPr>
            <w:tcW w:w="9242" w:type="dxa"/>
          </w:tcPr>
          <w:p w14:paraId="3E300468" w14:textId="0CCC018D" w:rsidR="00761F3B" w:rsidRPr="00A95D68" w:rsidRDefault="00761F3B" w:rsidP="00BD2A19">
            <w:pPr>
              <w:spacing w:before="120" w:after="120"/>
              <w:rPr>
                <w:smallCaps/>
              </w:rPr>
            </w:pPr>
            <w:r w:rsidRPr="007E5BE6">
              <w:rPr>
                <w:caps/>
              </w:rPr>
              <w:t>Joukko</w:t>
            </w:r>
            <w:r w:rsidRPr="00A95D68">
              <w:rPr>
                <w:smallCaps/>
              </w:rPr>
              <w:t>:</w:t>
            </w:r>
          </w:p>
          <w:p w14:paraId="07D2121D" w14:textId="584BE58C" w:rsidR="00B30251" w:rsidRPr="00A95D68" w:rsidRDefault="00B30251" w:rsidP="00BD2A19">
            <w:pPr>
              <w:spacing w:before="120" w:after="120"/>
            </w:pPr>
            <w:r w:rsidRPr="00A95D68">
              <w:t>SUBJ[N</w:t>
            </w:r>
            <w:r w:rsidR="003E6447">
              <w:t>P</w:t>
            </w:r>
            <w:r w:rsidRPr="00A95D68">
              <w:t>[nom.]] + V[</w:t>
            </w:r>
            <w:r w:rsidRPr="003E6447">
              <w:rPr>
                <w:i/>
              </w:rPr>
              <w:t>olla</w:t>
            </w:r>
            <w:r w:rsidRPr="00A95D68">
              <w:t>, subjektikongruensi] + PREDVI[N</w:t>
            </w:r>
            <w:r w:rsidR="003E6447">
              <w:t>P</w:t>
            </w:r>
            <w:r w:rsidRPr="00A95D68">
              <w:t>[part., ei lukukongruen</w:t>
            </w:r>
            <w:r w:rsidR="00557195" w:rsidRPr="00A95D68">
              <w:t>s</w:t>
            </w:r>
            <w:r w:rsidRPr="00A95D68">
              <w:t>sii</w:t>
            </w:r>
            <w:r w:rsidR="00761F3B" w:rsidRPr="00A95D68">
              <w:t xml:space="preserve"> korrelaatin kans</w:t>
            </w:r>
            <w:r w:rsidRPr="00A95D68">
              <w:t>]]</w:t>
            </w:r>
          </w:p>
        </w:tc>
      </w:tr>
    </w:tbl>
    <w:p w14:paraId="230CAE12" w14:textId="12742A76" w:rsidR="00F40352" w:rsidRPr="00DA02F1" w:rsidRDefault="008239BB" w:rsidP="00BD2A19">
      <w:pPr>
        <w:pStyle w:val="Overskrift4"/>
        <w:rPr>
          <w:caps/>
        </w:rPr>
      </w:pPr>
      <w:bookmarkStart w:id="1061" w:name="genetiivipredikatiivi"/>
      <w:bookmarkStart w:id="1062" w:name="_Toc311273766"/>
      <w:bookmarkEnd w:id="1061"/>
      <w:r>
        <w:rPr>
          <w:caps/>
        </w:rPr>
        <w:t>Omistuspredikasuuni</w:t>
      </w:r>
      <w:bookmarkEnd w:id="1062"/>
    </w:p>
    <w:p w14:paraId="387EBABC" w14:textId="7D7499B0" w:rsidR="00B30251" w:rsidRPr="00FF2ABD" w:rsidRDefault="00152446" w:rsidP="00BD2A19">
      <w:pPr>
        <w:pStyle w:val="Brdtekst"/>
        <w:spacing w:before="120"/>
        <w:rPr>
          <w:caps/>
        </w:rPr>
      </w:pPr>
      <w:r>
        <w:t>Predikatiivinna</w:t>
      </w:r>
      <w:r w:rsidR="00B30251" w:rsidRPr="00A95D68">
        <w:t xml:space="preserve"> saattaa olla kans </w:t>
      </w:r>
      <w:r w:rsidR="00A27713">
        <w:t>genitiiv</w:t>
      </w:r>
      <w:r w:rsidR="00B30251" w:rsidRPr="00A95D68">
        <w:t>ihaamuinen substantiivi, mikä muistelee, kenen tahi minkä subjektin ilmoittama assii oon</w:t>
      </w:r>
      <w:r w:rsidR="00DF25D8" w:rsidRPr="00A95D68">
        <w:t xml:space="preserve"> </w:t>
      </w:r>
      <w:r w:rsidR="0075485B">
        <w:t>(</w:t>
      </w:r>
      <w:r w:rsidR="00DF25D8" w:rsidRPr="00A95D68">
        <w:t>1, 2)</w:t>
      </w:r>
      <w:r w:rsidR="00B30251" w:rsidRPr="00A95D68">
        <w:t xml:space="preserve">. </w:t>
      </w:r>
      <w:r w:rsidR="00FF2ABD">
        <w:t xml:space="preserve">Käskemä </w:t>
      </w:r>
      <w:r w:rsidR="00B9704D">
        <w:t>tämmöistä syntaktii</w:t>
      </w:r>
      <w:r w:rsidR="00FF2ABD">
        <w:t xml:space="preserve"> eroitukseksi </w:t>
      </w:r>
      <w:r w:rsidR="00FF2ABD">
        <w:rPr>
          <w:caps/>
        </w:rPr>
        <w:t>omistus-</w:t>
      </w:r>
      <w:r w:rsidR="00FF2ABD" w:rsidRPr="00FF2ABD">
        <w:t>syntaktista</w:t>
      </w:r>
      <w:r w:rsidR="00FF2ABD">
        <w:t xml:space="preserve"> </w:t>
      </w:r>
      <w:r w:rsidR="004F2AB2">
        <w:rPr>
          <w:caps/>
        </w:rPr>
        <w:t>omistuspredikasuuni-</w:t>
      </w:r>
      <w:r w:rsidR="004F2AB2" w:rsidRPr="004F2AB2">
        <w:t>syntaktiksi</w:t>
      </w:r>
      <w:r w:rsidR="00FF2ABD">
        <w:rPr>
          <w:caps/>
        </w:rPr>
        <w:t>.</w:t>
      </w:r>
    </w:p>
    <w:p w14:paraId="70CEA219" w14:textId="36EBA106" w:rsidR="00B30251" w:rsidRPr="00A95D68" w:rsidRDefault="0075485B" w:rsidP="00BD2A19">
      <w:pPr>
        <w:tabs>
          <w:tab w:val="left" w:pos="1530"/>
          <w:tab w:val="left" w:pos="3780"/>
        </w:tabs>
        <w:spacing w:before="120" w:after="40"/>
      </w:pPr>
      <w:r>
        <w:t>(</w:t>
      </w:r>
      <w:r w:rsidR="00DF25D8" w:rsidRPr="00A95D68">
        <w:t xml:space="preserve">1) </w:t>
      </w:r>
      <w:r w:rsidR="00B30251" w:rsidRPr="00A95D68">
        <w:t>[Net porot]</w:t>
      </w:r>
      <w:r w:rsidR="00B30251" w:rsidRPr="00A95D68">
        <w:tab/>
        <w:t>olthiin</w:t>
      </w:r>
      <w:r w:rsidR="00B30251" w:rsidRPr="00A95D68">
        <w:tab/>
        <w:t>Liisan.</w:t>
      </w:r>
    </w:p>
    <w:p w14:paraId="422D9730" w14:textId="7A63031E" w:rsidR="00B30251" w:rsidRPr="00A95D68" w:rsidRDefault="00B30251" w:rsidP="00BD2A19">
      <w:pPr>
        <w:tabs>
          <w:tab w:val="left" w:pos="1530"/>
          <w:tab w:val="left" w:pos="3780"/>
        </w:tabs>
        <w:spacing w:before="40" w:after="40"/>
      </w:pPr>
      <w:r w:rsidRPr="00A95D68">
        <w:t>N[</w:t>
      </w:r>
      <w:r w:rsidR="00062C5F" w:rsidRPr="00A95D68">
        <w:t>pl.nom.</w:t>
      </w:r>
      <w:r w:rsidRPr="00A95D68">
        <w:t>]</w:t>
      </w:r>
      <w:r w:rsidRPr="00A95D68">
        <w:tab/>
        <w:t>V[</w:t>
      </w:r>
      <w:r w:rsidRPr="004C59D2">
        <w:rPr>
          <w:i/>
        </w:rPr>
        <w:t>olla</w:t>
      </w:r>
      <w:r w:rsidRPr="00A95D68">
        <w:t xml:space="preserve">, </w:t>
      </w:r>
      <w:r w:rsidR="001337F6">
        <w:t>pl3</w:t>
      </w:r>
      <w:r w:rsidRPr="00A95D68">
        <w:t>]</w:t>
      </w:r>
      <w:r w:rsidRPr="00A95D68">
        <w:tab/>
        <w:t>N[</w:t>
      </w:r>
      <w:r w:rsidR="001D3762">
        <w:t>sg.gen.</w:t>
      </w:r>
      <w:r w:rsidRPr="00A95D68">
        <w:t>]</w:t>
      </w:r>
    </w:p>
    <w:p w14:paraId="6A0DDAE3" w14:textId="77777777" w:rsidR="00B30251" w:rsidRPr="00A95D68" w:rsidRDefault="00B30251" w:rsidP="00BD2A19">
      <w:pPr>
        <w:tabs>
          <w:tab w:val="left" w:pos="1530"/>
          <w:tab w:val="left" w:pos="3780"/>
        </w:tabs>
        <w:spacing w:before="40" w:after="120"/>
      </w:pPr>
      <w:r w:rsidRPr="00A95D68">
        <w:t>SUBJ</w:t>
      </w:r>
      <w:r w:rsidRPr="00A95D68">
        <w:tab/>
        <w:t>V</w:t>
      </w:r>
      <w:r w:rsidRPr="00A95D68">
        <w:tab/>
        <w:t>PREDVI</w:t>
      </w:r>
    </w:p>
    <w:p w14:paraId="30931720" w14:textId="2E22B236" w:rsidR="00B74951" w:rsidRPr="00A95D68" w:rsidRDefault="0075485B" w:rsidP="00BD2A19">
      <w:pPr>
        <w:tabs>
          <w:tab w:val="left" w:pos="1530"/>
          <w:tab w:val="left" w:pos="3780"/>
        </w:tabs>
        <w:spacing w:before="120" w:after="120"/>
      </w:pPr>
      <w:r>
        <w:t>(</w:t>
      </w:r>
      <w:r w:rsidR="00DF25D8" w:rsidRPr="00A95D68">
        <w:t xml:space="preserve">2) </w:t>
      </w:r>
      <w:r w:rsidR="00B74951" w:rsidRPr="00A95D68">
        <w:t>Lapset</w:t>
      </w:r>
      <w:r w:rsidR="00DF25D8" w:rsidRPr="00A95D68">
        <w:t xml:space="preserve"> [</w:t>
      </w:r>
      <w:r w:rsidR="00B74951" w:rsidRPr="00A95D68">
        <w:t>ei ole</w:t>
      </w:r>
      <w:r w:rsidR="00DF25D8" w:rsidRPr="00A95D68">
        <w:t xml:space="preserve">] </w:t>
      </w:r>
      <w:r w:rsidR="00B74951" w:rsidRPr="00A95D68">
        <w:t>meiđän.</w:t>
      </w:r>
    </w:p>
    <w:p w14:paraId="6F8F942A" w14:textId="4E7E737D" w:rsidR="00B30251" w:rsidRPr="00A95D68" w:rsidRDefault="007A4F9C" w:rsidP="00BD2A19">
      <w:pPr>
        <w:pStyle w:val="Brdtekst"/>
        <w:spacing w:before="120"/>
      </w:pPr>
      <w:r w:rsidRPr="00B626E6">
        <w:rPr>
          <w:caps/>
        </w:rPr>
        <w:t>O</w:t>
      </w:r>
      <w:r w:rsidR="00A822BC" w:rsidRPr="00B626E6">
        <w:rPr>
          <w:caps/>
        </w:rPr>
        <w:t>mistus</w:t>
      </w:r>
      <w:r w:rsidR="00B626E6" w:rsidRPr="00B626E6">
        <w:rPr>
          <w:caps/>
        </w:rPr>
        <w:t>predikasuuni</w:t>
      </w:r>
      <w:r w:rsidR="00A822BC" w:rsidRPr="00B626E6">
        <w:rPr>
          <w:caps/>
        </w:rPr>
        <w:t>-</w:t>
      </w:r>
      <w:r w:rsidR="00A822BC" w:rsidRPr="00A95D68">
        <w:t>syntaktin kaava oon 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4FE08F08" w14:textId="77777777" w:rsidTr="0076077D">
        <w:tc>
          <w:tcPr>
            <w:tcW w:w="9242" w:type="dxa"/>
          </w:tcPr>
          <w:p w14:paraId="585705C3" w14:textId="636C3A34" w:rsidR="00A822BC" w:rsidRPr="00A95D68" w:rsidRDefault="007A4F9C" w:rsidP="00BD2A19">
            <w:pPr>
              <w:spacing w:before="120" w:after="120"/>
              <w:rPr>
                <w:smallCaps/>
              </w:rPr>
            </w:pPr>
            <w:r w:rsidRPr="00B626E6">
              <w:rPr>
                <w:caps/>
              </w:rPr>
              <w:lastRenderedPageBreak/>
              <w:t>Omistuspredikasuuni</w:t>
            </w:r>
            <w:r w:rsidR="00A822BC" w:rsidRPr="00A95D68">
              <w:rPr>
                <w:smallCaps/>
              </w:rPr>
              <w:t>:</w:t>
            </w:r>
          </w:p>
          <w:p w14:paraId="7233FF93" w14:textId="79A9688F" w:rsidR="00B30251" w:rsidRPr="00A95D68" w:rsidRDefault="007A4F9C" w:rsidP="00BD2A19">
            <w:pPr>
              <w:spacing w:before="120" w:after="120"/>
            </w:pPr>
            <w:r>
              <w:t>SUBJ[N</w:t>
            </w:r>
            <w:r w:rsidR="00325CD6">
              <w:t>P</w:t>
            </w:r>
            <w:r w:rsidR="00F24618">
              <w:t>[nom</w:t>
            </w:r>
            <w:r>
              <w:t>.</w:t>
            </w:r>
            <w:r w:rsidR="00B30251" w:rsidRPr="00A95D68">
              <w:t>]] + V[</w:t>
            </w:r>
            <w:r w:rsidR="00B30251" w:rsidRPr="00F24618">
              <w:rPr>
                <w:i/>
              </w:rPr>
              <w:t>olla</w:t>
            </w:r>
            <w:r w:rsidR="00B30251" w:rsidRPr="00A95D68">
              <w:t>, subjektikongruensi]</w:t>
            </w:r>
            <w:r w:rsidR="00F24618">
              <w:t xml:space="preserve"> + PREDVI[NP[gen.]</w:t>
            </w:r>
            <w:r w:rsidR="00EC0200">
              <w:t>]</w:t>
            </w:r>
          </w:p>
        </w:tc>
      </w:tr>
    </w:tbl>
    <w:p w14:paraId="05C9EC3B" w14:textId="4A991860" w:rsidR="00917A3B" w:rsidRPr="00B626E6" w:rsidRDefault="001C0DAA" w:rsidP="00BD2A19">
      <w:pPr>
        <w:pStyle w:val="Overskrift4"/>
        <w:rPr>
          <w:caps/>
        </w:rPr>
      </w:pPr>
      <w:bookmarkStart w:id="1063" w:name="tullajoksikityyppi"/>
      <w:bookmarkStart w:id="1064" w:name="_Toc311273767"/>
      <w:bookmarkEnd w:id="1063"/>
      <w:r>
        <w:rPr>
          <w:caps/>
        </w:rPr>
        <w:t>E</w:t>
      </w:r>
      <w:r w:rsidR="00917A3B" w:rsidRPr="00B626E6">
        <w:rPr>
          <w:caps/>
        </w:rPr>
        <w:t>ksistensi</w:t>
      </w:r>
      <w:r w:rsidR="00754167">
        <w:rPr>
          <w:caps/>
        </w:rPr>
        <w:t>predikasuuni</w:t>
      </w:r>
      <w:bookmarkEnd w:id="1064"/>
    </w:p>
    <w:p w14:paraId="42C3C18F" w14:textId="1AB8F796" w:rsidR="00917A3B" w:rsidRPr="007A482B" w:rsidRDefault="00917A3B" w:rsidP="00917A3B">
      <w:r w:rsidRPr="007A482B">
        <w:t xml:space="preserve">Sitä oon kans yhđenlainen </w:t>
      </w:r>
      <w:r w:rsidRPr="00B626E6">
        <w:t>predikasuuni</w:t>
      </w:r>
      <w:r w:rsidRPr="007A482B">
        <w:t>syntaktityyppi, missä subjekti eli predikat</w:t>
      </w:r>
      <w:r w:rsidR="0030222C" w:rsidRPr="007A482B">
        <w:t>iiv</w:t>
      </w:r>
      <w:r w:rsidRPr="007A482B">
        <w:t>in korrelaatti oon par</w:t>
      </w:r>
      <w:r w:rsidR="00754167">
        <w:t>t</w:t>
      </w:r>
      <w:r w:rsidRPr="007A482B">
        <w:t>itiivissa</w:t>
      </w:r>
      <w:r w:rsidR="00404B64" w:rsidRPr="007A482B">
        <w:t xml:space="preserve"> </w:t>
      </w:r>
      <w:r w:rsidR="0075485B" w:rsidRPr="007A482B">
        <w:t>(</w:t>
      </w:r>
      <w:r w:rsidR="00404B64" w:rsidRPr="007A482B">
        <w:t>1</w:t>
      </w:r>
      <w:r w:rsidR="000B30D0" w:rsidRPr="007A482B">
        <w:t>–4</w:t>
      </w:r>
      <w:r w:rsidR="00404B64" w:rsidRPr="007A482B">
        <w:t>)</w:t>
      </w:r>
      <w:r w:rsidRPr="007A482B">
        <w:t xml:space="preserve">. Silloin muistelhaan, ette oon olemassa jonkulaissii joitaki. </w:t>
      </w:r>
      <w:r w:rsidR="001C2940">
        <w:t xml:space="preserve">Käskemä tätä </w:t>
      </w:r>
      <w:r w:rsidR="001C2940" w:rsidRPr="001C2940">
        <w:rPr>
          <w:caps/>
        </w:rPr>
        <w:t>eksistensipredikasuuni</w:t>
      </w:r>
      <w:r w:rsidR="001C2940">
        <w:t xml:space="preserve">-syntaktiksi. </w:t>
      </w:r>
      <w:r w:rsidRPr="007A482B">
        <w:t>Verbi</w:t>
      </w:r>
      <w:r w:rsidR="0061448E" w:rsidRPr="007A482B">
        <w:t>nä</w:t>
      </w:r>
      <w:r w:rsidRPr="007A482B">
        <w:t xml:space="preserve"> oo</w:t>
      </w:r>
      <w:r w:rsidR="00971F85">
        <w:t>n</w:t>
      </w:r>
      <w:r w:rsidRPr="007A482B">
        <w:t xml:space="preserve"> </w:t>
      </w:r>
      <w:r w:rsidRPr="007A482B">
        <w:rPr>
          <w:i/>
        </w:rPr>
        <w:t>olla</w:t>
      </w:r>
      <w:r w:rsidR="0061448E" w:rsidRPr="007A482B">
        <w:t xml:space="preserve"> eli </w:t>
      </w:r>
      <w:r w:rsidR="0061448E" w:rsidRPr="007A482B">
        <w:rPr>
          <w:i/>
        </w:rPr>
        <w:t>löyttyy</w:t>
      </w:r>
      <w:r w:rsidR="0034210D" w:rsidRPr="007A482B">
        <w:rPr>
          <w:i/>
        </w:rPr>
        <w:t xml:space="preserve">t </w:t>
      </w:r>
      <w:r w:rsidR="00BA1173" w:rsidRPr="00BA1173">
        <w:t>~</w:t>
      </w:r>
      <w:r w:rsidR="0034210D" w:rsidRPr="007A482B">
        <w:rPr>
          <w:i/>
        </w:rPr>
        <w:t xml:space="preserve"> löytyä</w:t>
      </w:r>
      <w:r w:rsidR="001B127A" w:rsidRPr="001B127A">
        <w:t>(</w:t>
      </w:r>
      <w:r w:rsidR="0034210D" w:rsidRPr="007A482B">
        <w:rPr>
          <w:i/>
        </w:rPr>
        <w:t>t</w:t>
      </w:r>
      <w:r w:rsidR="001B127A" w:rsidRPr="001B127A">
        <w:t>)</w:t>
      </w:r>
      <w:r w:rsidRPr="007A482B">
        <w:t>, ja se seissoo aina singulaarin 3. persoonassa.</w:t>
      </w:r>
      <w:r w:rsidR="00404B64" w:rsidRPr="007A482B">
        <w:t xml:space="preserve"> Predikatiivi</w:t>
      </w:r>
      <w:r w:rsidR="0036141F" w:rsidRPr="007A482B">
        <w:t xml:space="preserve"> seissoo partitiivissa</w:t>
      </w:r>
      <w:r w:rsidR="00404B64" w:rsidRPr="007A482B">
        <w:t xml:space="preserve"> ja oon lukukongruensissa </w:t>
      </w:r>
      <w:r w:rsidR="004F5FE2">
        <w:t>ittensä korrelaatin</w:t>
      </w:r>
      <w:r w:rsidR="00404B64" w:rsidRPr="007A482B">
        <w:t xml:space="preserve"> kans</w:t>
      </w:r>
      <w:r w:rsidR="0036141F" w:rsidRPr="007A482B">
        <w:t>.</w:t>
      </w:r>
    </w:p>
    <w:p w14:paraId="0670FDAB" w14:textId="3F7B1147" w:rsidR="0036141F" w:rsidRPr="000B30D0" w:rsidRDefault="0075485B" w:rsidP="00A356C7">
      <w:pPr>
        <w:tabs>
          <w:tab w:val="left" w:pos="1620"/>
          <w:tab w:val="left" w:pos="3330"/>
        </w:tabs>
      </w:pPr>
      <w:r w:rsidRPr="007A482B">
        <w:t>(</w:t>
      </w:r>
      <w:r w:rsidR="00404B64" w:rsidRPr="007A482B">
        <w:t xml:space="preserve">1) </w:t>
      </w:r>
      <w:r w:rsidR="0036141F" w:rsidRPr="007A482B">
        <w:t xml:space="preserve">Maittoo </w:t>
      </w:r>
      <w:r w:rsidR="0036141F" w:rsidRPr="007A482B">
        <w:tab/>
        <w:t xml:space="preserve">oon </w:t>
      </w:r>
      <w:r w:rsidR="0036141F" w:rsidRPr="007A482B">
        <w:tab/>
        <w:t xml:space="preserve">[tavalista </w:t>
      </w:r>
      <w:r w:rsidR="00404B64" w:rsidRPr="007A482B">
        <w:t xml:space="preserve">maittoo </w:t>
      </w:r>
      <w:r w:rsidR="0036141F" w:rsidRPr="007A482B">
        <w:t>ja kevveetämaitto</w:t>
      </w:r>
      <w:r w:rsidR="00B9495B" w:rsidRPr="007A482B">
        <w:t>o</w:t>
      </w:r>
      <w:r w:rsidR="0036141F" w:rsidRPr="007A482B">
        <w:t>].</w:t>
      </w:r>
    </w:p>
    <w:p w14:paraId="15EE2582" w14:textId="02FB5795" w:rsidR="00404B64" w:rsidRPr="000B30D0" w:rsidRDefault="003F1A09" w:rsidP="00A356C7">
      <w:pPr>
        <w:tabs>
          <w:tab w:val="left" w:pos="1620"/>
          <w:tab w:val="left" w:pos="3330"/>
        </w:tabs>
      </w:pPr>
      <w:r w:rsidRPr="000B30D0">
        <w:t>N[sg.part.]</w:t>
      </w:r>
      <w:r w:rsidRPr="000B30D0">
        <w:tab/>
        <w:t>V</w:t>
      </w:r>
      <w:r w:rsidR="00A356C7" w:rsidRPr="000B30D0">
        <w:t>[</w:t>
      </w:r>
      <w:r w:rsidRPr="003043D8">
        <w:rPr>
          <w:i/>
        </w:rPr>
        <w:t>olla</w:t>
      </w:r>
      <w:r w:rsidRPr="000B30D0">
        <w:t xml:space="preserve">, </w:t>
      </w:r>
      <w:r w:rsidR="001337F6">
        <w:t>sg3</w:t>
      </w:r>
      <w:r w:rsidR="00A356C7" w:rsidRPr="000B30D0">
        <w:t>]</w:t>
      </w:r>
      <w:r w:rsidR="00404B64" w:rsidRPr="000B30D0">
        <w:tab/>
        <w:t>N[sg.part.]</w:t>
      </w:r>
    </w:p>
    <w:p w14:paraId="4F692199" w14:textId="3E86ADD6" w:rsidR="00404B64" w:rsidRPr="000B30D0" w:rsidRDefault="00404B64" w:rsidP="00A356C7">
      <w:pPr>
        <w:tabs>
          <w:tab w:val="left" w:pos="1620"/>
          <w:tab w:val="left" w:pos="3330"/>
        </w:tabs>
      </w:pPr>
      <w:r w:rsidRPr="000B30D0">
        <w:t>SUBJ</w:t>
      </w:r>
      <w:r w:rsidRPr="000B30D0">
        <w:tab/>
        <w:t>V</w:t>
      </w:r>
      <w:r w:rsidRPr="000B30D0">
        <w:tab/>
        <w:t>PREDVI</w:t>
      </w:r>
    </w:p>
    <w:p w14:paraId="639CD026" w14:textId="2E3A368B" w:rsidR="007A4F9C" w:rsidRPr="000B30D0" w:rsidRDefault="0075485B" w:rsidP="00A356C7">
      <w:pPr>
        <w:tabs>
          <w:tab w:val="left" w:pos="1620"/>
          <w:tab w:val="left" w:pos="3330"/>
          <w:tab w:val="left" w:pos="3420"/>
        </w:tabs>
      </w:pPr>
      <w:r w:rsidRPr="000B30D0">
        <w:t>(</w:t>
      </w:r>
      <w:r w:rsidR="00404B64" w:rsidRPr="000B30D0">
        <w:t xml:space="preserve">2) </w:t>
      </w:r>
      <w:r w:rsidR="00917A3B" w:rsidRPr="000B30D0">
        <w:t>Ihmissii</w:t>
      </w:r>
      <w:r w:rsidR="00917A3B" w:rsidRPr="000B30D0">
        <w:tab/>
        <w:t>oon</w:t>
      </w:r>
      <w:r w:rsidR="00917A3B" w:rsidRPr="000B30D0">
        <w:tab/>
        <w:t>monenlaissii.</w:t>
      </w:r>
    </w:p>
    <w:p w14:paraId="4FC7BDE9" w14:textId="76BC8589" w:rsidR="00404B64" w:rsidRPr="000B30D0" w:rsidRDefault="003F1A09" w:rsidP="00A356C7">
      <w:pPr>
        <w:tabs>
          <w:tab w:val="left" w:pos="1620"/>
          <w:tab w:val="left" w:pos="3330"/>
          <w:tab w:val="left" w:pos="3420"/>
        </w:tabs>
      </w:pPr>
      <w:r w:rsidRPr="000B30D0">
        <w:t>N[pl.part.]</w:t>
      </w:r>
      <w:r w:rsidRPr="000B30D0">
        <w:tab/>
        <w:t>V[</w:t>
      </w:r>
      <w:r w:rsidRPr="00050F5E">
        <w:rPr>
          <w:i/>
        </w:rPr>
        <w:t>olla</w:t>
      </w:r>
      <w:r w:rsidRPr="000B30D0">
        <w:t xml:space="preserve">, </w:t>
      </w:r>
      <w:r w:rsidR="001337F6">
        <w:t>sg3</w:t>
      </w:r>
      <w:r w:rsidRPr="000B30D0">
        <w:t>]</w:t>
      </w:r>
      <w:r w:rsidRPr="000B30D0">
        <w:tab/>
      </w:r>
      <w:r w:rsidR="0080081E">
        <w:t>A</w:t>
      </w:r>
      <w:r w:rsidR="007A4F9C" w:rsidRPr="000B30D0">
        <w:t>[pl.part.]</w:t>
      </w:r>
    </w:p>
    <w:p w14:paraId="5D0B1C6C" w14:textId="0E4E47F5" w:rsidR="007A4F9C" w:rsidRPr="000B30D0" w:rsidRDefault="007A4F9C" w:rsidP="00A356C7">
      <w:pPr>
        <w:tabs>
          <w:tab w:val="left" w:pos="1620"/>
          <w:tab w:val="left" w:pos="3330"/>
          <w:tab w:val="left" w:pos="3420"/>
        </w:tabs>
      </w:pPr>
      <w:r w:rsidRPr="000B30D0">
        <w:t>SUBJ</w:t>
      </w:r>
      <w:r w:rsidRPr="000B30D0">
        <w:tab/>
        <w:t>V</w:t>
      </w:r>
      <w:r w:rsidRPr="000B30D0">
        <w:tab/>
        <w:t>PREDVI</w:t>
      </w:r>
    </w:p>
    <w:p w14:paraId="6846B269" w14:textId="067A0862" w:rsidR="00917A3B" w:rsidRPr="000B30D0" w:rsidRDefault="0075485B" w:rsidP="00A356C7">
      <w:pPr>
        <w:tabs>
          <w:tab w:val="left" w:pos="1620"/>
          <w:tab w:val="left" w:pos="3330"/>
          <w:tab w:val="left" w:pos="3420"/>
        </w:tabs>
      </w:pPr>
      <w:r w:rsidRPr="000B30D0">
        <w:t>(</w:t>
      </w:r>
      <w:r w:rsidR="00404B64" w:rsidRPr="000B30D0">
        <w:t xml:space="preserve">3) </w:t>
      </w:r>
      <w:r w:rsidR="0036141F" w:rsidRPr="000B30D0">
        <w:t xml:space="preserve">Kukkii </w:t>
      </w:r>
      <w:r w:rsidR="0036141F" w:rsidRPr="000B30D0">
        <w:tab/>
        <w:t xml:space="preserve">oli </w:t>
      </w:r>
      <w:r w:rsidR="0036141F" w:rsidRPr="000B30D0">
        <w:tab/>
        <w:t>[keltaissii ja punaissii].</w:t>
      </w:r>
    </w:p>
    <w:p w14:paraId="6C2B4AFB" w14:textId="127A6766" w:rsidR="007A4F9C" w:rsidRPr="000B30D0" w:rsidRDefault="007A4F9C" w:rsidP="00A356C7">
      <w:pPr>
        <w:tabs>
          <w:tab w:val="left" w:pos="1620"/>
          <w:tab w:val="left" w:pos="3330"/>
          <w:tab w:val="left" w:pos="3420"/>
        </w:tabs>
      </w:pPr>
      <w:r w:rsidRPr="000B30D0">
        <w:t>N[pl.part.]</w:t>
      </w:r>
      <w:r w:rsidRPr="000B30D0">
        <w:tab/>
        <w:t>V[</w:t>
      </w:r>
      <w:r w:rsidRPr="00050F5E">
        <w:rPr>
          <w:i/>
        </w:rPr>
        <w:t>olla</w:t>
      </w:r>
      <w:r w:rsidRPr="000B30D0">
        <w:t xml:space="preserve">, </w:t>
      </w:r>
      <w:r w:rsidR="001337F6">
        <w:t>sg3</w:t>
      </w:r>
      <w:r w:rsidRPr="000B30D0">
        <w:t>]</w:t>
      </w:r>
      <w:r w:rsidRPr="000B30D0">
        <w:tab/>
      </w:r>
      <w:r w:rsidR="0080081E">
        <w:t>A</w:t>
      </w:r>
      <w:r w:rsidRPr="000B30D0">
        <w:t>[pl.part.]</w:t>
      </w:r>
    </w:p>
    <w:p w14:paraId="274A74F5" w14:textId="32576EC8" w:rsidR="007A4F9C" w:rsidRPr="000B30D0" w:rsidRDefault="007A4F9C" w:rsidP="00A356C7">
      <w:pPr>
        <w:tabs>
          <w:tab w:val="left" w:pos="1620"/>
          <w:tab w:val="left" w:pos="3330"/>
          <w:tab w:val="left" w:pos="3420"/>
        </w:tabs>
      </w:pPr>
      <w:r w:rsidRPr="000B30D0">
        <w:t>SUBJ</w:t>
      </w:r>
      <w:r w:rsidRPr="000B30D0">
        <w:tab/>
        <w:t>V</w:t>
      </w:r>
      <w:r w:rsidRPr="000B30D0">
        <w:tab/>
        <w:t>PREDVI</w:t>
      </w:r>
    </w:p>
    <w:p w14:paraId="4973376F" w14:textId="09642809" w:rsidR="00A356C7" w:rsidRDefault="00A356C7" w:rsidP="00A356C7">
      <w:pPr>
        <w:tabs>
          <w:tab w:val="left" w:pos="1620"/>
          <w:tab w:val="left" w:pos="3330"/>
          <w:tab w:val="left" w:pos="3420"/>
        </w:tabs>
      </w:pPr>
      <w:r w:rsidRPr="000B30D0">
        <w:t>(4) Piilii</w:t>
      </w:r>
      <w:r w:rsidRPr="000B30D0">
        <w:tab/>
        <w:t>löyttyy</w:t>
      </w:r>
      <w:r w:rsidRPr="000B30D0">
        <w:tab/>
        <w:t>[tyyrhiitä ja halp</w:t>
      </w:r>
      <w:r w:rsidR="00183706">
        <w:t>p</w:t>
      </w:r>
      <w:r w:rsidRPr="000B30D0">
        <w:t>oi]</w:t>
      </w:r>
      <w:r w:rsidR="000B30D0">
        <w:t>.</w:t>
      </w:r>
    </w:p>
    <w:p w14:paraId="7C4E7BFC" w14:textId="559475AC" w:rsidR="001E44CF" w:rsidRPr="000B30D0" w:rsidRDefault="001E44CF" w:rsidP="00A356C7">
      <w:pPr>
        <w:tabs>
          <w:tab w:val="left" w:pos="1620"/>
          <w:tab w:val="left" w:pos="3330"/>
          <w:tab w:val="left" w:pos="3420"/>
        </w:tabs>
      </w:pPr>
      <w:r>
        <w:t>N[pl.part.]</w:t>
      </w:r>
      <w:r>
        <w:tab/>
        <w:t xml:space="preserve">V[löyttyyt, </w:t>
      </w:r>
      <w:r w:rsidR="001337F6">
        <w:t>sg3</w:t>
      </w:r>
      <w:r>
        <w:t>]</w:t>
      </w:r>
      <w:r>
        <w:tab/>
        <w:t>A[pl.part.]</w:t>
      </w:r>
    </w:p>
    <w:p w14:paraId="0D556A78" w14:textId="562960BB" w:rsidR="00A356C7" w:rsidRPr="000B30D0" w:rsidRDefault="00BB08AE" w:rsidP="00A356C7">
      <w:pPr>
        <w:tabs>
          <w:tab w:val="left" w:pos="1620"/>
          <w:tab w:val="left" w:pos="3330"/>
          <w:tab w:val="left" w:pos="3420"/>
        </w:tabs>
      </w:pPr>
      <w:r>
        <w:t>SUBJ</w:t>
      </w:r>
      <w:r>
        <w:tab/>
        <w:t>V</w:t>
      </w:r>
      <w:r>
        <w:tab/>
        <w:t>PREDVI</w:t>
      </w:r>
    </w:p>
    <w:p w14:paraId="21C97165" w14:textId="1DA3E4B2" w:rsidR="007A4F9C" w:rsidRPr="007A482B" w:rsidRDefault="00F919F4" w:rsidP="007A4F9C">
      <w:pPr>
        <w:pStyle w:val="Brdtekst"/>
        <w:spacing w:before="120"/>
      </w:pPr>
      <w:r w:rsidRPr="007A482B">
        <w:rPr>
          <w:caps/>
        </w:rPr>
        <w:t>Eksistensipredikasuuni</w:t>
      </w:r>
      <w:r w:rsidR="007A4F9C" w:rsidRPr="007A482B">
        <w:rPr>
          <w:smallCaps/>
        </w:rPr>
        <w:t>-</w:t>
      </w:r>
      <w:r w:rsidR="007A4F9C" w:rsidRPr="007A482B">
        <w:t>syntaktin kaava oon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7A4F9C" w:rsidRPr="007A482B" w14:paraId="2C022F95" w14:textId="77777777" w:rsidTr="005C2183">
        <w:tc>
          <w:tcPr>
            <w:tcW w:w="9242" w:type="dxa"/>
          </w:tcPr>
          <w:p w14:paraId="480FEEDB" w14:textId="349058FF" w:rsidR="007A4F9C" w:rsidRPr="007A482B" w:rsidRDefault="00F919F4" w:rsidP="005C2183">
            <w:pPr>
              <w:spacing w:before="120" w:after="120"/>
              <w:rPr>
                <w:smallCaps/>
              </w:rPr>
            </w:pPr>
            <w:r w:rsidRPr="007A482B">
              <w:rPr>
                <w:caps/>
              </w:rPr>
              <w:t>Eksistensipredikasuuni</w:t>
            </w:r>
            <w:r w:rsidR="007A4F9C" w:rsidRPr="007A482B">
              <w:rPr>
                <w:smallCaps/>
              </w:rPr>
              <w:t>:</w:t>
            </w:r>
          </w:p>
          <w:p w14:paraId="264B261F" w14:textId="4ADDBE4E" w:rsidR="007A4F9C" w:rsidRPr="007A482B" w:rsidRDefault="00910107" w:rsidP="00CD3A65">
            <w:pPr>
              <w:spacing w:before="120" w:after="120"/>
            </w:pPr>
            <w:r w:rsidRPr="007A482B">
              <w:t>SUBJ[N</w:t>
            </w:r>
            <w:r w:rsidR="00AD6F2B">
              <w:t>P</w:t>
            </w:r>
            <w:r w:rsidRPr="007A482B">
              <w:t>[part</w:t>
            </w:r>
            <w:r w:rsidR="007A4F9C" w:rsidRPr="007A482B">
              <w:t>.]] + V[</w:t>
            </w:r>
            <w:r w:rsidR="007A4F9C" w:rsidRPr="00AD6F2B">
              <w:rPr>
                <w:i/>
              </w:rPr>
              <w:t>olla</w:t>
            </w:r>
            <w:r w:rsidR="001B127A" w:rsidRPr="001B127A">
              <w:t>,</w:t>
            </w:r>
            <w:r w:rsidR="00AD6F2B" w:rsidRPr="00AD6F2B">
              <w:rPr>
                <w:i/>
              </w:rPr>
              <w:t xml:space="preserve"> </w:t>
            </w:r>
            <w:r w:rsidR="000B30D0" w:rsidRPr="00AD6F2B">
              <w:rPr>
                <w:i/>
              </w:rPr>
              <w:t>löyttyyt</w:t>
            </w:r>
            <w:r w:rsidR="007A4F9C" w:rsidRPr="007A482B">
              <w:t>,</w:t>
            </w:r>
            <w:r w:rsidRPr="007A482B">
              <w:t xml:space="preserve"> </w:t>
            </w:r>
            <w:r w:rsidR="001337F6">
              <w:t>sg3</w:t>
            </w:r>
            <w:r w:rsidR="00CD3063">
              <w:t>] + PREDVI[AP</w:t>
            </w:r>
            <w:r w:rsidR="00944D4D">
              <w:t>/NP</w:t>
            </w:r>
            <w:r w:rsidR="007A4F9C" w:rsidRPr="007A482B">
              <w:t>[</w:t>
            </w:r>
            <w:r w:rsidR="00CD3A65" w:rsidRPr="007A482B">
              <w:t>part.,</w:t>
            </w:r>
            <w:r w:rsidR="007A4F9C" w:rsidRPr="007A482B">
              <w:t xml:space="preserve"> </w:t>
            </w:r>
            <w:r w:rsidR="00CD3A65" w:rsidRPr="007A482B">
              <w:t>lukukongruens</w:t>
            </w:r>
            <w:r w:rsidR="00CD3063">
              <w:t>i]]</w:t>
            </w:r>
          </w:p>
        </w:tc>
      </w:tr>
    </w:tbl>
    <w:p w14:paraId="1027D9A5" w14:textId="7287159D" w:rsidR="0036141F" w:rsidRPr="007A482B" w:rsidRDefault="0036141F" w:rsidP="00404B64">
      <w:pPr>
        <w:tabs>
          <w:tab w:val="left" w:pos="1620"/>
          <w:tab w:val="left" w:pos="3240"/>
        </w:tabs>
      </w:pPr>
      <w:r w:rsidRPr="007A482B">
        <w:t>Nämät saattaa sannoot kans toisela tavala eli</w:t>
      </w:r>
      <w:r w:rsidR="000B782A" w:rsidRPr="007A482B">
        <w:t xml:space="preserve"> </w:t>
      </w:r>
      <w:r w:rsidR="0075485B" w:rsidRPr="007A482B">
        <w:t>(</w:t>
      </w:r>
      <w:r w:rsidR="000B30D0" w:rsidRPr="007A482B">
        <w:t>5–8</w:t>
      </w:r>
      <w:r w:rsidR="000B782A" w:rsidRPr="007A482B">
        <w:t>)</w:t>
      </w:r>
      <w:r w:rsidR="000B30D0" w:rsidRPr="007A482B">
        <w:t>:</w:t>
      </w:r>
    </w:p>
    <w:p w14:paraId="11545808" w14:textId="630AAA1B" w:rsidR="0036141F" w:rsidRPr="007A482B" w:rsidRDefault="0075485B" w:rsidP="00404B64">
      <w:pPr>
        <w:tabs>
          <w:tab w:val="left" w:pos="1620"/>
          <w:tab w:val="left" w:pos="3240"/>
        </w:tabs>
      </w:pPr>
      <w:r w:rsidRPr="007A482B">
        <w:t>(</w:t>
      </w:r>
      <w:r w:rsidR="000B30D0" w:rsidRPr="007A482B">
        <w:t>5</w:t>
      </w:r>
      <w:r w:rsidR="000B782A" w:rsidRPr="007A482B">
        <w:t xml:space="preserve">) </w:t>
      </w:r>
      <w:r w:rsidR="0036141F" w:rsidRPr="007A482B">
        <w:t>Sitä oon [tavalista maittoo ja kevveetämaittoo].</w:t>
      </w:r>
    </w:p>
    <w:p w14:paraId="63D541AA" w14:textId="6CBACADE" w:rsidR="0036141F" w:rsidRPr="007A482B" w:rsidRDefault="0075485B" w:rsidP="00404B64">
      <w:pPr>
        <w:tabs>
          <w:tab w:val="left" w:pos="1620"/>
          <w:tab w:val="left" w:pos="3240"/>
        </w:tabs>
      </w:pPr>
      <w:r w:rsidRPr="007A482B">
        <w:t>(</w:t>
      </w:r>
      <w:r w:rsidR="000B30D0" w:rsidRPr="007A482B">
        <w:t>6</w:t>
      </w:r>
      <w:r w:rsidR="000B782A" w:rsidRPr="007A482B">
        <w:t xml:space="preserve">) </w:t>
      </w:r>
      <w:r w:rsidR="0036141F" w:rsidRPr="007A482B">
        <w:t>Sitä oon [monenlaissii ihmissii].</w:t>
      </w:r>
    </w:p>
    <w:p w14:paraId="7F241B96" w14:textId="0100665D" w:rsidR="0036141F" w:rsidRPr="007A482B" w:rsidRDefault="0075485B" w:rsidP="00404B64">
      <w:pPr>
        <w:tabs>
          <w:tab w:val="left" w:pos="1620"/>
          <w:tab w:val="left" w:pos="3240"/>
        </w:tabs>
      </w:pPr>
      <w:r w:rsidRPr="007A482B">
        <w:t>(</w:t>
      </w:r>
      <w:r w:rsidR="000B30D0" w:rsidRPr="007A482B">
        <w:t>7</w:t>
      </w:r>
      <w:r w:rsidR="000B782A" w:rsidRPr="007A482B">
        <w:t xml:space="preserve">) </w:t>
      </w:r>
      <w:r w:rsidR="0036141F" w:rsidRPr="007A482B">
        <w:t>Si</w:t>
      </w:r>
      <w:r w:rsidR="008C18A4">
        <w:t>tä</w:t>
      </w:r>
      <w:r w:rsidR="0036141F" w:rsidRPr="007A482B">
        <w:t xml:space="preserve"> oli [keltaissii ja punaissii kukkii].</w:t>
      </w:r>
    </w:p>
    <w:p w14:paraId="29CF8274" w14:textId="62BFB4F0" w:rsidR="000B30D0" w:rsidRPr="007A482B" w:rsidRDefault="000B30D0" w:rsidP="00404B64">
      <w:pPr>
        <w:tabs>
          <w:tab w:val="left" w:pos="1620"/>
          <w:tab w:val="left" w:pos="3240"/>
        </w:tabs>
      </w:pPr>
      <w:r w:rsidRPr="007A482B">
        <w:t>(8) Sitä löyttyy [tyyrhiitä ja halp</w:t>
      </w:r>
      <w:r w:rsidR="00091BF3">
        <w:t>p</w:t>
      </w:r>
      <w:r w:rsidRPr="007A482B">
        <w:t>oi piilii].</w:t>
      </w:r>
    </w:p>
    <w:p w14:paraId="7937BEDB" w14:textId="765A513D" w:rsidR="000B782A" w:rsidRPr="007A482B" w:rsidRDefault="000B782A" w:rsidP="00404B64">
      <w:pPr>
        <w:tabs>
          <w:tab w:val="left" w:pos="1620"/>
          <w:tab w:val="left" w:pos="3240"/>
        </w:tabs>
      </w:pPr>
      <w:r w:rsidRPr="007A482B">
        <w:t xml:space="preserve">Silloin net oon yhdenlaiset </w:t>
      </w:r>
      <w:r w:rsidRPr="007A482B">
        <w:rPr>
          <w:smallCaps/>
        </w:rPr>
        <w:t>eksistensi-</w:t>
      </w:r>
      <w:r w:rsidRPr="007A482B">
        <w:t>syntaktit ilman adverbiaalitta.</w:t>
      </w:r>
    </w:p>
    <w:p w14:paraId="58436956" w14:textId="671ED447" w:rsidR="005658CF" w:rsidRPr="007A482B" w:rsidRDefault="005658CF" w:rsidP="00404B64">
      <w:pPr>
        <w:tabs>
          <w:tab w:val="left" w:pos="1620"/>
          <w:tab w:val="left" w:pos="3240"/>
        </w:tabs>
      </w:pPr>
      <w:r w:rsidRPr="007A482B">
        <w:t xml:space="preserve">Näissä syntaktiissa saattais olla kans verbiliitto </w:t>
      </w:r>
      <w:r w:rsidRPr="007A482B">
        <w:rPr>
          <w:i/>
        </w:rPr>
        <w:t>olla olemassa</w:t>
      </w:r>
      <w:r w:rsidRPr="007A482B">
        <w:t>, mikä meinais sammaa ko ylipuolen sy</w:t>
      </w:r>
      <w:r w:rsidR="008839E9" w:rsidRPr="007A482B">
        <w:t>n</w:t>
      </w:r>
      <w:r w:rsidRPr="007A482B">
        <w:t xml:space="preserve">taktit </w:t>
      </w:r>
      <w:r w:rsidR="0075485B" w:rsidRPr="007A482B">
        <w:t>(</w:t>
      </w:r>
      <w:r w:rsidR="007A482B" w:rsidRPr="007A482B">
        <w:t>1–8</w:t>
      </w:r>
      <w:r w:rsidRPr="007A482B">
        <w:t>), mut</w:t>
      </w:r>
      <w:r w:rsidR="00FE2066" w:rsidRPr="007A482B">
        <w:t>t</w:t>
      </w:r>
      <w:r w:rsidRPr="007A482B">
        <w:t xml:space="preserve">a </w:t>
      </w:r>
      <w:r w:rsidR="00F52DEE" w:rsidRPr="007A482B">
        <w:t xml:space="preserve">allepriimustais syntaktin eksistensielisuutta </w:t>
      </w:r>
      <w:r w:rsidR="0075485B" w:rsidRPr="007A482B">
        <w:t>(</w:t>
      </w:r>
      <w:r w:rsidR="007A482B" w:rsidRPr="007A482B">
        <w:t>9</w:t>
      </w:r>
      <w:r w:rsidR="00F52DEE" w:rsidRPr="007A482B">
        <w:t xml:space="preserve">, </w:t>
      </w:r>
      <w:r w:rsidR="007A482B" w:rsidRPr="007A482B">
        <w:t>10</w:t>
      </w:r>
      <w:r w:rsidR="00F52DEE" w:rsidRPr="007A482B">
        <w:t>).</w:t>
      </w:r>
    </w:p>
    <w:p w14:paraId="6B530F60" w14:textId="407E326D" w:rsidR="00F52DEE" w:rsidRPr="007A482B" w:rsidRDefault="0075485B" w:rsidP="00404B64">
      <w:pPr>
        <w:tabs>
          <w:tab w:val="left" w:pos="1620"/>
          <w:tab w:val="left" w:pos="3240"/>
        </w:tabs>
      </w:pPr>
      <w:r w:rsidRPr="007A482B">
        <w:t>(</w:t>
      </w:r>
      <w:r w:rsidR="000B30D0" w:rsidRPr="007A482B">
        <w:t>9</w:t>
      </w:r>
      <w:r w:rsidR="00F52DEE" w:rsidRPr="007A482B">
        <w:t xml:space="preserve">) Maittoo </w:t>
      </w:r>
      <w:r w:rsidR="00D34E23" w:rsidRPr="007A482B">
        <w:t>[</w:t>
      </w:r>
      <w:r w:rsidR="00F52DEE" w:rsidRPr="007A482B">
        <w:t>oon olemassa</w:t>
      </w:r>
      <w:r w:rsidR="00D34E23" w:rsidRPr="007A482B">
        <w:t>]</w:t>
      </w:r>
      <w:r w:rsidR="00F52DEE" w:rsidRPr="007A482B">
        <w:t xml:space="preserve"> [tavalista maittoo ja kevveetämaittoo].</w:t>
      </w:r>
    </w:p>
    <w:p w14:paraId="75C7F4D6" w14:textId="64CAF9B4" w:rsidR="00F52DEE" w:rsidRPr="005658CF" w:rsidRDefault="0075485B" w:rsidP="00404B64">
      <w:pPr>
        <w:tabs>
          <w:tab w:val="left" w:pos="1620"/>
          <w:tab w:val="left" w:pos="3240"/>
        </w:tabs>
      </w:pPr>
      <w:r w:rsidRPr="007A482B">
        <w:t>(</w:t>
      </w:r>
      <w:r w:rsidR="000B30D0" w:rsidRPr="007A482B">
        <w:t>10</w:t>
      </w:r>
      <w:r w:rsidR="00F52DEE" w:rsidRPr="007A482B">
        <w:t xml:space="preserve">) Sitä </w:t>
      </w:r>
      <w:r w:rsidR="00D34E23" w:rsidRPr="007A482B">
        <w:t>[</w:t>
      </w:r>
      <w:r w:rsidR="00F52DEE" w:rsidRPr="007A482B">
        <w:t>oon olemassa</w:t>
      </w:r>
      <w:r w:rsidR="00D34E23" w:rsidRPr="007A482B">
        <w:t>]</w:t>
      </w:r>
      <w:r w:rsidR="00F52DEE" w:rsidRPr="007A482B">
        <w:t xml:space="preserve"> [monenlaissii ihmissii].</w:t>
      </w:r>
    </w:p>
    <w:p w14:paraId="74DBFDA5" w14:textId="780301ED" w:rsidR="009D3B1D" w:rsidRPr="001B1F96" w:rsidRDefault="00F971C5" w:rsidP="00225A06">
      <w:pPr>
        <w:pStyle w:val="Overskrift4"/>
        <w:rPr>
          <w:caps/>
        </w:rPr>
      </w:pPr>
      <w:bookmarkStart w:id="1065" w:name="_Toc311273768"/>
      <w:r>
        <w:rPr>
          <w:caps/>
        </w:rPr>
        <w:t>M</w:t>
      </w:r>
      <w:r w:rsidR="009D3B1D" w:rsidRPr="001B1F96">
        <w:rPr>
          <w:caps/>
        </w:rPr>
        <w:t>uutos</w:t>
      </w:r>
      <w:bookmarkEnd w:id="1065"/>
    </w:p>
    <w:p w14:paraId="5507A3D6" w14:textId="6A292E95" w:rsidR="00F904D4" w:rsidRDefault="00B30251" w:rsidP="00BD2A19">
      <w:pPr>
        <w:pStyle w:val="Liste"/>
        <w:spacing w:before="120" w:after="120"/>
        <w:ind w:left="0" w:firstLine="0"/>
        <w:contextualSpacing w:val="0"/>
      </w:pPr>
      <w:r w:rsidRPr="00A95D68">
        <w:t xml:space="preserve">Yksi </w:t>
      </w:r>
      <w:r w:rsidR="00793816" w:rsidRPr="001B1F96">
        <w:t>predika</w:t>
      </w:r>
      <w:r w:rsidR="00CE1D5D" w:rsidRPr="001B1F96">
        <w:t>suuni</w:t>
      </w:r>
      <w:r w:rsidR="009D3B1D" w:rsidRPr="00A95D68">
        <w:t>synta</w:t>
      </w:r>
      <w:r w:rsidR="001B2A9A" w:rsidRPr="00A95D68">
        <w:t>k</w:t>
      </w:r>
      <w:r w:rsidR="009D3B1D" w:rsidRPr="00A95D68">
        <w:t>tiitten</w:t>
      </w:r>
      <w:r w:rsidRPr="00A95D68">
        <w:t xml:space="preserve"> valtatyyppi oon </w:t>
      </w:r>
      <w:r w:rsidR="003B5485">
        <w:rPr>
          <w:caps/>
        </w:rPr>
        <w:t>muutos-</w:t>
      </w:r>
      <w:r w:rsidR="003B5485" w:rsidRPr="003B5485">
        <w:t>syntakti</w:t>
      </w:r>
      <w:r w:rsidRPr="00A95D68">
        <w:t xml:space="preserve">, </w:t>
      </w:r>
      <w:r w:rsidR="003B5485">
        <w:t>mikä</w:t>
      </w:r>
      <w:r w:rsidRPr="00A95D68">
        <w:t xml:space="preserve"> muistelee, minkälaiseksi joku tullee eli jää</w:t>
      </w:r>
      <w:r w:rsidR="00CC6815" w:rsidRPr="00A95D68">
        <w:t>pi</w:t>
      </w:r>
      <w:r w:rsidRPr="00A95D68">
        <w:t xml:space="preserve">. </w:t>
      </w:r>
      <w:r w:rsidR="00313840" w:rsidRPr="00A95D68">
        <w:t>Tavalissii</w:t>
      </w:r>
      <w:r w:rsidRPr="00A95D68">
        <w:t xml:space="preserve">mat </w:t>
      </w:r>
      <w:r w:rsidR="00A15D26" w:rsidRPr="00A15D26">
        <w:rPr>
          <w:smallCaps/>
        </w:rPr>
        <w:t>muutos</w:t>
      </w:r>
      <w:r w:rsidRPr="00A15D26">
        <w:rPr>
          <w:smallCaps/>
        </w:rPr>
        <w:t>verbit</w:t>
      </w:r>
      <w:r w:rsidRPr="00A95D68">
        <w:t xml:space="preserve"> oon </w:t>
      </w:r>
      <w:r w:rsidRPr="00D26470">
        <w:rPr>
          <w:i/>
        </w:rPr>
        <w:t>tulla</w:t>
      </w:r>
      <w:r w:rsidR="0075485B" w:rsidRPr="0075485B">
        <w:t>,</w:t>
      </w:r>
      <w:r w:rsidR="00400E21" w:rsidRPr="00D26470">
        <w:rPr>
          <w:i/>
        </w:rPr>
        <w:t xml:space="preserve"> </w:t>
      </w:r>
      <w:r w:rsidR="004B7133" w:rsidRPr="00D26470">
        <w:rPr>
          <w:i/>
        </w:rPr>
        <w:t>muuttuu</w:t>
      </w:r>
      <w:r w:rsidR="00400E21" w:rsidRPr="00D26470">
        <w:rPr>
          <w:i/>
        </w:rPr>
        <w:t>t</w:t>
      </w:r>
      <w:r w:rsidR="00F703D7" w:rsidRPr="00D26470">
        <w:rPr>
          <w:i/>
        </w:rPr>
        <w:t xml:space="preserve"> </w:t>
      </w:r>
      <w:r w:rsidR="00BA1173" w:rsidRPr="00BA1173">
        <w:t>~</w:t>
      </w:r>
      <w:r w:rsidR="00F703D7" w:rsidRPr="00D26470">
        <w:rPr>
          <w:i/>
        </w:rPr>
        <w:t xml:space="preserve"> muuttua</w:t>
      </w:r>
      <w:r w:rsidR="0075485B" w:rsidRPr="0075485B">
        <w:t>(</w:t>
      </w:r>
      <w:r w:rsidR="00F703D7" w:rsidRPr="00D26470">
        <w:rPr>
          <w:i/>
        </w:rPr>
        <w:t>t</w:t>
      </w:r>
      <w:r w:rsidR="0075485B" w:rsidRPr="0075485B">
        <w:t>),</w:t>
      </w:r>
      <w:r w:rsidRPr="00D26470">
        <w:rPr>
          <w:i/>
        </w:rPr>
        <w:t xml:space="preserve"> kasuta</w:t>
      </w:r>
      <w:r w:rsidRPr="00A95D68">
        <w:t xml:space="preserve"> ja </w:t>
      </w:r>
      <w:r w:rsidRPr="00D26470">
        <w:rPr>
          <w:i/>
        </w:rPr>
        <w:t>jää</w:t>
      </w:r>
      <w:r w:rsidR="003B5485" w:rsidRPr="003B5485">
        <w:rPr>
          <w:i/>
        </w:rPr>
        <w:t>đ</w:t>
      </w:r>
      <w:r w:rsidRPr="00D26470">
        <w:rPr>
          <w:i/>
        </w:rPr>
        <w:t>ä</w:t>
      </w:r>
      <w:r w:rsidR="003B5485">
        <w:rPr>
          <w:i/>
        </w:rPr>
        <w:t xml:space="preserve"> </w:t>
      </w:r>
      <w:r w:rsidR="00BA1173" w:rsidRPr="00BA1173">
        <w:t>~</w:t>
      </w:r>
      <w:r w:rsidR="003B5485">
        <w:rPr>
          <w:i/>
        </w:rPr>
        <w:t xml:space="preserve"> jäähä</w:t>
      </w:r>
      <w:r w:rsidRPr="00A95D68">
        <w:t xml:space="preserve">. </w:t>
      </w:r>
      <w:r w:rsidR="00400E21" w:rsidRPr="00A95D68">
        <w:t xml:space="preserve">Predikatiivi oon translatiivissa ja se oon </w:t>
      </w:r>
      <w:r w:rsidR="00400E21" w:rsidRPr="00A95D68">
        <w:lastRenderedPageBreak/>
        <w:t>tavalis</w:t>
      </w:r>
      <w:r w:rsidR="00BD7827" w:rsidRPr="00A95D68">
        <w:t>s</w:t>
      </w:r>
      <w:r w:rsidR="00400E21" w:rsidRPr="00A95D68">
        <w:t>iimin adjektiivi</w:t>
      </w:r>
      <w:r w:rsidR="00A12EF3" w:rsidRPr="00A95D68">
        <w:t xml:space="preserve"> </w:t>
      </w:r>
      <w:r w:rsidR="0075485B">
        <w:t>(</w:t>
      </w:r>
      <w:r w:rsidR="00A12EF3" w:rsidRPr="00A95D68">
        <w:t>1–4)</w:t>
      </w:r>
      <w:r w:rsidR="00400E21" w:rsidRPr="00A95D68">
        <w:t xml:space="preserve">, mutta saattaa se olla substantiivi </w:t>
      </w:r>
      <w:r w:rsidR="0075485B">
        <w:t>(</w:t>
      </w:r>
      <w:r w:rsidR="00A12EF3" w:rsidRPr="00A95D68">
        <w:t xml:space="preserve">5) </w:t>
      </w:r>
      <w:r w:rsidR="00400E21" w:rsidRPr="00A95D68">
        <w:t xml:space="preserve">eli </w:t>
      </w:r>
      <w:r w:rsidR="00B36614">
        <w:t>pronome</w:t>
      </w:r>
      <w:r w:rsidR="00400E21" w:rsidRPr="00A95D68">
        <w:t>niki</w:t>
      </w:r>
      <w:r w:rsidR="00A12EF3" w:rsidRPr="00A95D68">
        <w:t xml:space="preserve"> </w:t>
      </w:r>
      <w:r w:rsidR="0075485B">
        <w:t>(</w:t>
      </w:r>
      <w:r w:rsidR="00A12EF3" w:rsidRPr="00A95D68">
        <w:t>6)</w:t>
      </w:r>
      <w:r w:rsidR="00F904D4">
        <w:t>.</w:t>
      </w:r>
    </w:p>
    <w:p w14:paraId="7D2DC80C" w14:textId="4B1A8FB3" w:rsidR="00B30251" w:rsidRPr="00A95D68" w:rsidRDefault="0075485B" w:rsidP="00BD2A19">
      <w:pPr>
        <w:tabs>
          <w:tab w:val="left" w:pos="2268"/>
          <w:tab w:val="left" w:pos="4590"/>
        </w:tabs>
        <w:spacing w:before="120" w:after="40"/>
      </w:pPr>
      <w:r>
        <w:t>(</w:t>
      </w:r>
      <w:r w:rsidR="00BD7827" w:rsidRPr="00A95D68">
        <w:t xml:space="preserve">1) </w:t>
      </w:r>
      <w:r w:rsidR="00B30251" w:rsidRPr="00A95D68">
        <w:t>Mie</w:t>
      </w:r>
      <w:r w:rsidR="00B30251" w:rsidRPr="00A95D68">
        <w:tab/>
        <w:t>tulen</w:t>
      </w:r>
      <w:r w:rsidR="00B30251" w:rsidRPr="00A95D68">
        <w:tab/>
        <w:t>hulluksi.</w:t>
      </w:r>
    </w:p>
    <w:p w14:paraId="60606C65" w14:textId="111E1B72" w:rsidR="00B30251" w:rsidRPr="00A95D68" w:rsidRDefault="00A56B4C" w:rsidP="00BD2A19">
      <w:pPr>
        <w:tabs>
          <w:tab w:val="left" w:pos="2268"/>
          <w:tab w:val="left" w:pos="4590"/>
        </w:tabs>
        <w:spacing w:before="40" w:after="40"/>
      </w:pPr>
      <w:r w:rsidRPr="00A56B4C">
        <w:t>Pron</w:t>
      </w:r>
      <w:r w:rsidR="00B30251" w:rsidRPr="00A95D68">
        <w:t>[</w:t>
      </w:r>
      <w:r w:rsidR="001337F6">
        <w:t>sg1</w:t>
      </w:r>
      <w:r w:rsidR="00B30251" w:rsidRPr="00A95D68">
        <w:t>, nom.]</w:t>
      </w:r>
      <w:r w:rsidR="00B30251" w:rsidRPr="00A95D68">
        <w:tab/>
        <w:t>V[</w:t>
      </w:r>
      <w:r w:rsidR="00B30251" w:rsidRPr="00A54937">
        <w:rPr>
          <w:i/>
        </w:rPr>
        <w:t>tulla</w:t>
      </w:r>
      <w:r w:rsidR="00B30251" w:rsidRPr="00A95D68">
        <w:t xml:space="preserve">, </w:t>
      </w:r>
      <w:r w:rsidR="001337F6">
        <w:t>sg1</w:t>
      </w:r>
      <w:r w:rsidR="00B30251" w:rsidRPr="00A95D68">
        <w:t>]</w:t>
      </w:r>
      <w:r w:rsidR="00B30251" w:rsidRPr="00A95D68">
        <w:tab/>
      </w:r>
      <w:r w:rsidR="0080081E">
        <w:t>A</w:t>
      </w:r>
      <w:r w:rsidR="00B30251" w:rsidRPr="00A95D68">
        <w:t>[sg.transl.]</w:t>
      </w:r>
    </w:p>
    <w:p w14:paraId="6E2B383A" w14:textId="77777777" w:rsidR="00B30251" w:rsidRPr="00A95D68" w:rsidRDefault="00B30251" w:rsidP="00BD2A19">
      <w:pPr>
        <w:tabs>
          <w:tab w:val="left" w:pos="2268"/>
          <w:tab w:val="left" w:pos="4590"/>
        </w:tabs>
        <w:spacing w:before="40" w:after="120"/>
      </w:pPr>
      <w:r w:rsidRPr="00A95D68">
        <w:t>SUBJ</w:t>
      </w:r>
      <w:r w:rsidRPr="00A95D68">
        <w:tab/>
        <w:t>V</w:t>
      </w:r>
      <w:r w:rsidRPr="00A95D68">
        <w:tab/>
        <w:t>PREDVI</w:t>
      </w:r>
    </w:p>
    <w:p w14:paraId="0B190B99" w14:textId="1B3121F1" w:rsidR="00B30251" w:rsidRPr="00A95D68" w:rsidRDefault="0075485B" w:rsidP="00BD2A19">
      <w:pPr>
        <w:tabs>
          <w:tab w:val="left" w:pos="2268"/>
          <w:tab w:val="left" w:pos="4590"/>
        </w:tabs>
        <w:spacing w:before="120" w:after="40"/>
      </w:pPr>
      <w:r>
        <w:t>(</w:t>
      </w:r>
      <w:r w:rsidR="00BD7827" w:rsidRPr="00A95D68">
        <w:t xml:space="preserve">2) </w:t>
      </w:r>
      <w:r w:rsidR="00B30251" w:rsidRPr="00A95D68">
        <w:t>Pojat</w:t>
      </w:r>
      <w:r w:rsidR="00B30251" w:rsidRPr="00A95D68">
        <w:tab/>
        <w:t>kasuthiin</w:t>
      </w:r>
      <w:r w:rsidR="00B30251" w:rsidRPr="00A95D68">
        <w:tab/>
        <w:t>isoksi.</w:t>
      </w:r>
    </w:p>
    <w:p w14:paraId="5ADEB03E" w14:textId="77BB8F4B" w:rsidR="00B30251" w:rsidRPr="00A95D68" w:rsidRDefault="00B30251" w:rsidP="00BD2A19">
      <w:pPr>
        <w:tabs>
          <w:tab w:val="left" w:pos="2268"/>
          <w:tab w:val="left" w:pos="4590"/>
        </w:tabs>
        <w:spacing w:before="40" w:after="40"/>
      </w:pPr>
      <w:r w:rsidRPr="00A95D68">
        <w:t>N[pl.nom.]</w:t>
      </w:r>
      <w:r w:rsidRPr="00A95D68">
        <w:tab/>
        <w:t>V[</w:t>
      </w:r>
      <w:r w:rsidRPr="00A54937">
        <w:rPr>
          <w:i/>
        </w:rPr>
        <w:t>kasuta</w:t>
      </w:r>
      <w:r w:rsidRPr="00A95D68">
        <w:t xml:space="preserve">, </w:t>
      </w:r>
      <w:r w:rsidR="001337F6">
        <w:t>pl3</w:t>
      </w:r>
      <w:r w:rsidRPr="00A95D68">
        <w:t>]</w:t>
      </w:r>
      <w:r w:rsidRPr="00A95D68">
        <w:tab/>
      </w:r>
      <w:r w:rsidR="0080081E">
        <w:t>A</w:t>
      </w:r>
      <w:r w:rsidRPr="00A95D68">
        <w:t>[sg.transl.]</w:t>
      </w:r>
    </w:p>
    <w:p w14:paraId="2C1C1530" w14:textId="77777777" w:rsidR="00B30251" w:rsidRPr="00A95D68" w:rsidRDefault="00B30251" w:rsidP="00BD2A19">
      <w:pPr>
        <w:tabs>
          <w:tab w:val="left" w:pos="2268"/>
          <w:tab w:val="left" w:pos="4590"/>
        </w:tabs>
        <w:spacing w:before="40" w:after="120"/>
      </w:pPr>
      <w:r w:rsidRPr="00A95D68">
        <w:t>SUBJ</w:t>
      </w:r>
      <w:r w:rsidRPr="00A95D68">
        <w:tab/>
        <w:t>V</w:t>
      </w:r>
      <w:r w:rsidRPr="00A95D68">
        <w:tab/>
        <w:t>PREDVI</w:t>
      </w:r>
    </w:p>
    <w:p w14:paraId="4C65A409" w14:textId="7CA52756" w:rsidR="00B30251" w:rsidRPr="00A95D68" w:rsidRDefault="0075485B" w:rsidP="00BD2A19">
      <w:pPr>
        <w:tabs>
          <w:tab w:val="left" w:pos="2268"/>
          <w:tab w:val="left" w:pos="4590"/>
        </w:tabs>
        <w:spacing w:before="120" w:after="40"/>
      </w:pPr>
      <w:r>
        <w:t>(</w:t>
      </w:r>
      <w:r w:rsidR="00BD7827" w:rsidRPr="00A95D68">
        <w:t xml:space="preserve">3) </w:t>
      </w:r>
      <w:r w:rsidR="00B30251" w:rsidRPr="00A95D68">
        <w:t>Saalis</w:t>
      </w:r>
      <w:r w:rsidR="00B30251" w:rsidRPr="00A95D68">
        <w:tab/>
        <w:t>jäi</w:t>
      </w:r>
      <w:r w:rsidR="00B30251" w:rsidRPr="00A95D68">
        <w:tab/>
        <w:t>pieneksi.</w:t>
      </w:r>
    </w:p>
    <w:p w14:paraId="7252BFB0" w14:textId="38B39362" w:rsidR="00B30251" w:rsidRPr="00A95D68" w:rsidRDefault="00A54937" w:rsidP="00BD2A19">
      <w:pPr>
        <w:tabs>
          <w:tab w:val="left" w:pos="2268"/>
          <w:tab w:val="left" w:pos="4590"/>
        </w:tabs>
        <w:spacing w:before="40" w:after="40"/>
      </w:pPr>
      <w:r>
        <w:t>N[sg.nom.]</w:t>
      </w:r>
      <w:r>
        <w:tab/>
        <w:t>V[</w:t>
      </w:r>
      <w:r>
        <w:rPr>
          <w:i/>
        </w:rPr>
        <w:t>jääđä</w:t>
      </w:r>
      <w:r w:rsidR="00B30251" w:rsidRPr="00A95D68">
        <w:t xml:space="preserve">, </w:t>
      </w:r>
      <w:r w:rsidR="001337F6">
        <w:t>pl3</w:t>
      </w:r>
      <w:r w:rsidR="00B30251" w:rsidRPr="00A95D68">
        <w:t>]</w:t>
      </w:r>
      <w:r w:rsidR="00B30251" w:rsidRPr="00A95D68">
        <w:tab/>
      </w:r>
      <w:r w:rsidR="0080081E">
        <w:t>A</w:t>
      </w:r>
      <w:r w:rsidR="00B30251" w:rsidRPr="00A95D68">
        <w:t>[sg.transl.]</w:t>
      </w:r>
    </w:p>
    <w:p w14:paraId="6B90BBA5" w14:textId="77777777" w:rsidR="00B30251" w:rsidRPr="00A95D68" w:rsidRDefault="00B30251" w:rsidP="00BD2A19">
      <w:pPr>
        <w:tabs>
          <w:tab w:val="left" w:pos="2268"/>
          <w:tab w:val="left" w:pos="4590"/>
        </w:tabs>
        <w:spacing w:before="40" w:after="120"/>
      </w:pPr>
      <w:r w:rsidRPr="00A95D68">
        <w:t>SUBJ</w:t>
      </w:r>
      <w:r w:rsidRPr="00A95D68">
        <w:tab/>
        <w:t>V</w:t>
      </w:r>
      <w:r w:rsidRPr="00A95D68">
        <w:tab/>
        <w:t>PREDVI</w:t>
      </w:r>
    </w:p>
    <w:p w14:paraId="61E0ED35" w14:textId="2E077019" w:rsidR="000721CF" w:rsidRPr="00A95D68" w:rsidRDefault="0075485B" w:rsidP="00BD2A19">
      <w:pPr>
        <w:tabs>
          <w:tab w:val="left" w:pos="2268"/>
          <w:tab w:val="left" w:pos="4590"/>
        </w:tabs>
        <w:spacing w:before="120" w:after="120"/>
      </w:pPr>
      <w:r>
        <w:t>(</w:t>
      </w:r>
      <w:r w:rsidR="00BD7827" w:rsidRPr="00A95D68">
        <w:t xml:space="preserve">4) </w:t>
      </w:r>
      <w:r w:rsidR="00400E21" w:rsidRPr="00A95D68">
        <w:t>Yö</w:t>
      </w:r>
      <w:r w:rsidR="00652343" w:rsidRPr="00A95D68">
        <w:t xml:space="preserve"> </w:t>
      </w:r>
      <w:r w:rsidR="00400E21" w:rsidRPr="00A95D68">
        <w:t>muuttui</w:t>
      </w:r>
      <w:r w:rsidR="00652343" w:rsidRPr="00A95D68">
        <w:t xml:space="preserve"> </w:t>
      </w:r>
      <w:r w:rsidR="00400E21" w:rsidRPr="00A95D68">
        <w:t>aamuksi.</w:t>
      </w:r>
    </w:p>
    <w:p w14:paraId="6497B4ED" w14:textId="17098606" w:rsidR="00720B42" w:rsidRPr="00A95D68" w:rsidRDefault="0075485B" w:rsidP="00BD2A19">
      <w:pPr>
        <w:tabs>
          <w:tab w:val="left" w:pos="2268"/>
          <w:tab w:val="left" w:pos="4590"/>
        </w:tabs>
        <w:spacing w:before="120" w:after="120"/>
      </w:pPr>
      <w:r>
        <w:t>(</w:t>
      </w:r>
      <w:r w:rsidR="006200FD" w:rsidRPr="00A95D68">
        <w:t xml:space="preserve">5) </w:t>
      </w:r>
      <w:r w:rsidR="00720B42" w:rsidRPr="00A95D68">
        <w:t>Kaikki</w:t>
      </w:r>
      <w:r w:rsidR="00652343" w:rsidRPr="00A95D68">
        <w:t xml:space="preserve"> </w:t>
      </w:r>
      <w:r w:rsidR="00720B42" w:rsidRPr="00A95D68">
        <w:t>muuttuu</w:t>
      </w:r>
      <w:r w:rsidR="00652343" w:rsidRPr="00A95D68">
        <w:t xml:space="preserve"> </w:t>
      </w:r>
      <w:r w:rsidR="00720B42" w:rsidRPr="00A95D68">
        <w:t>muuksi.</w:t>
      </w:r>
    </w:p>
    <w:p w14:paraId="339B20CA" w14:textId="527E0729" w:rsidR="00B30251" w:rsidRPr="00A95D68" w:rsidRDefault="00B30251" w:rsidP="00BD2A19">
      <w:pPr>
        <w:pStyle w:val="Brdtekst"/>
        <w:spacing w:before="120"/>
      </w:pPr>
      <w:r w:rsidRPr="00A95D68">
        <w:t>Syntaktissa oon subjektikongr</w:t>
      </w:r>
      <w:r w:rsidR="001C01C8">
        <w:t xml:space="preserve">uensi, mutta predikatiivi ei </w:t>
      </w:r>
      <w:r w:rsidRPr="00A95D68">
        <w:t xml:space="preserve">ole lukukongruensissa </w:t>
      </w:r>
      <w:r w:rsidR="00397478" w:rsidRPr="00A95D68">
        <w:t>ittensä korrelaatin</w:t>
      </w:r>
      <w:r w:rsidRPr="00A95D68">
        <w:t xml:space="preserve"> kans</w:t>
      </w:r>
      <w:r w:rsidR="00773169">
        <w:t>,</w:t>
      </w:r>
      <w:r w:rsidR="00CB0DBA" w:rsidRPr="00A95D68">
        <w:t xml:space="preserve"> </w:t>
      </w:r>
      <w:r w:rsidRPr="00A95D68">
        <w:t xml:space="preserve">mutta oon </w:t>
      </w:r>
      <w:r w:rsidR="009B5802" w:rsidRPr="00A95D68">
        <w:t xml:space="preserve">tasan </w:t>
      </w:r>
      <w:r w:rsidRPr="00A95D68">
        <w:t>singulaarin translatiivissa.</w:t>
      </w:r>
    </w:p>
    <w:p w14:paraId="4A221243" w14:textId="0763AC2B" w:rsidR="00B30251" w:rsidRPr="00A95D68" w:rsidRDefault="009C0035" w:rsidP="00BD2A19">
      <w:pPr>
        <w:pStyle w:val="Brdtekstinnrykk"/>
        <w:spacing w:before="120"/>
        <w:ind w:left="0"/>
      </w:pPr>
      <w:r w:rsidRPr="00891CB6">
        <w:rPr>
          <w:caps/>
        </w:rPr>
        <w:t>Muuto</w:t>
      </w:r>
      <w:r w:rsidR="001C01C8">
        <w:rPr>
          <w:caps/>
        </w:rPr>
        <w:t>s-</w:t>
      </w:r>
      <w:r w:rsidR="001C01C8">
        <w:t>syntaktin</w:t>
      </w:r>
      <w:r w:rsidRPr="00A95D68">
        <w:t xml:space="preserve"> kaava oon tämmöinen:</w:t>
      </w:r>
    </w:p>
    <w:tbl>
      <w:tblPr>
        <w:tblStyle w:val="Tabellrutenett"/>
        <w:tblW w:w="0" w:type="auto"/>
        <w:tblLook w:val="04A0" w:firstRow="1" w:lastRow="0" w:firstColumn="1" w:lastColumn="0" w:noHBand="0" w:noVBand="1"/>
      </w:tblPr>
      <w:tblGrid>
        <w:gridCol w:w="8522"/>
      </w:tblGrid>
      <w:tr w:rsidR="00DC67EC" w:rsidRPr="00A95D68" w14:paraId="3B453D29" w14:textId="77777777" w:rsidTr="00DC67EC">
        <w:tc>
          <w:tcPr>
            <w:tcW w:w="9279" w:type="dxa"/>
          </w:tcPr>
          <w:p w14:paraId="499F5A49" w14:textId="148CC41F" w:rsidR="009C0035" w:rsidRPr="00891CB6" w:rsidRDefault="009C0035" w:rsidP="00BD2A19">
            <w:pPr>
              <w:pStyle w:val="Brdtekst"/>
              <w:spacing w:before="120"/>
              <w:rPr>
                <w:caps/>
              </w:rPr>
            </w:pPr>
            <w:r w:rsidRPr="00891CB6">
              <w:rPr>
                <w:caps/>
              </w:rPr>
              <w:t>Muutos:</w:t>
            </w:r>
          </w:p>
          <w:p w14:paraId="299103A3" w14:textId="47E597F8" w:rsidR="00DC67EC" w:rsidRPr="00A95D68" w:rsidRDefault="00514FA0" w:rsidP="00BD2A19">
            <w:pPr>
              <w:pStyle w:val="Brdtekst"/>
              <w:spacing w:before="120"/>
            </w:pPr>
            <w:r w:rsidRPr="00A95D68">
              <w:t>SUBJ[</w:t>
            </w:r>
            <w:r w:rsidR="00DA1419">
              <w:t>NP</w:t>
            </w:r>
            <w:r w:rsidR="007B1CD5">
              <w:t>[</w:t>
            </w:r>
            <w:r w:rsidRPr="00A95D68">
              <w:t>nom.]</w:t>
            </w:r>
            <w:r w:rsidR="007B1CD5">
              <w:t>]</w:t>
            </w:r>
            <w:r w:rsidRPr="00A95D68">
              <w:t xml:space="preserve"> + V[</w:t>
            </w:r>
            <w:r w:rsidR="009C0035" w:rsidRPr="00A95D68">
              <w:t>muutosverbi,</w:t>
            </w:r>
            <w:r w:rsidRPr="00A95D68">
              <w:t xml:space="preserve"> subjektikongruensi] + P</w:t>
            </w:r>
            <w:r w:rsidR="007B1CD5">
              <w:t>R</w:t>
            </w:r>
            <w:r w:rsidRPr="00A95D68">
              <w:t>EDVI[</w:t>
            </w:r>
            <w:r w:rsidR="0080081E">
              <w:t>A</w:t>
            </w:r>
            <w:r w:rsidR="00FE514E">
              <w:t>P</w:t>
            </w:r>
            <w:r w:rsidR="00773169">
              <w:t>/NP</w:t>
            </w:r>
            <w:r w:rsidRPr="00A95D68">
              <w:t>[sg.transl.]</w:t>
            </w:r>
            <w:r w:rsidR="007B1CD5">
              <w:t>]</w:t>
            </w:r>
          </w:p>
        </w:tc>
      </w:tr>
    </w:tbl>
    <w:p w14:paraId="18236198" w14:textId="03F1B307" w:rsidR="00B30251" w:rsidRPr="00A95D68" w:rsidRDefault="00B30251" w:rsidP="00BD2A19">
      <w:pPr>
        <w:pStyle w:val="Brdtekst"/>
        <w:spacing w:before="120"/>
      </w:pPr>
      <w:r w:rsidRPr="00A95D68">
        <w:t>Vähäsen sammaa kaavaa oon semmo</w:t>
      </w:r>
      <w:r w:rsidR="008553B5">
        <w:t>i</w:t>
      </w:r>
      <w:r w:rsidRPr="00A95D68">
        <w:t>nen syntakti, mikä mui</w:t>
      </w:r>
      <w:r w:rsidR="00514FA0" w:rsidRPr="00A95D68">
        <w:t>s</w:t>
      </w:r>
      <w:r w:rsidRPr="00A95D68">
        <w:t xml:space="preserve">telee </w:t>
      </w:r>
      <w:r w:rsidR="00514FA0" w:rsidRPr="00A95D68">
        <w:t>mihin tarkoituksheen joku oon soppeeva</w:t>
      </w:r>
      <w:r w:rsidR="009C0035" w:rsidRPr="00A95D68">
        <w:t xml:space="preserve"> </w:t>
      </w:r>
      <w:r w:rsidR="0075485B">
        <w:t>(</w:t>
      </w:r>
      <w:r w:rsidR="009C0035" w:rsidRPr="00A95D68">
        <w:t>6, 7).</w:t>
      </w:r>
    </w:p>
    <w:p w14:paraId="5C49E9A1" w14:textId="4325EB5C" w:rsidR="009C0035" w:rsidRPr="00A95D68" w:rsidRDefault="0075485B" w:rsidP="00BD2A19">
      <w:pPr>
        <w:tabs>
          <w:tab w:val="left" w:pos="2268"/>
          <w:tab w:val="left" w:pos="4395"/>
        </w:tabs>
        <w:spacing w:before="120" w:after="120"/>
      </w:pPr>
      <w:r>
        <w:t>(</w:t>
      </w:r>
      <w:r w:rsidR="009C0035" w:rsidRPr="00A95D68">
        <w:t xml:space="preserve">6) </w:t>
      </w:r>
      <w:r w:rsidR="00B30251" w:rsidRPr="00A95D68">
        <w:t>Turska</w:t>
      </w:r>
      <w:r w:rsidR="009C0035" w:rsidRPr="00A95D68">
        <w:t xml:space="preserve"> </w:t>
      </w:r>
      <w:r w:rsidR="00B30251" w:rsidRPr="00A95D68">
        <w:t>passaa</w:t>
      </w:r>
      <w:r w:rsidR="009C0035" w:rsidRPr="00A95D68">
        <w:t xml:space="preserve"> </w:t>
      </w:r>
      <w:r w:rsidR="00B30251" w:rsidRPr="00A95D68">
        <w:t>keittokalaksi.</w:t>
      </w:r>
    </w:p>
    <w:p w14:paraId="69C86E42" w14:textId="76907B1C" w:rsidR="00B30251" w:rsidRPr="00A95D68" w:rsidRDefault="0075485B" w:rsidP="00BD2A19">
      <w:pPr>
        <w:tabs>
          <w:tab w:val="left" w:pos="2268"/>
          <w:tab w:val="left" w:pos="4395"/>
        </w:tabs>
        <w:spacing w:before="120" w:after="120"/>
      </w:pPr>
      <w:r>
        <w:t>(</w:t>
      </w:r>
      <w:r w:rsidR="009C0035" w:rsidRPr="00A95D68">
        <w:t xml:space="preserve">7) Koivuhalvot </w:t>
      </w:r>
      <w:r w:rsidR="00B30251" w:rsidRPr="00A95D68">
        <w:t>sovithaan</w:t>
      </w:r>
      <w:r w:rsidR="009C0035" w:rsidRPr="00A95D68">
        <w:t xml:space="preserve"> </w:t>
      </w:r>
      <w:r w:rsidR="00B30251" w:rsidRPr="00A95D68">
        <w:t>poltoksi.</w:t>
      </w:r>
    </w:p>
    <w:p w14:paraId="768EEE18" w14:textId="2142645C" w:rsidR="00B30251" w:rsidRPr="00A95D68" w:rsidRDefault="00B30251" w:rsidP="00BD2A19">
      <w:pPr>
        <w:pStyle w:val="Brdtekst"/>
        <w:spacing w:before="120"/>
      </w:pPr>
      <w:r w:rsidRPr="00A95D68">
        <w:t>Ero</w:t>
      </w:r>
      <w:r w:rsidR="008553B5">
        <w:t>i</w:t>
      </w:r>
      <w:r w:rsidRPr="00A95D68">
        <w:t xml:space="preserve">tuksena oon, ette tässä syntaktityypissä </w:t>
      </w:r>
      <w:r w:rsidR="00152446">
        <w:t>predikatiivinna</w:t>
      </w:r>
      <w:r w:rsidRPr="00A95D68">
        <w:t xml:space="preserve"> oon </w:t>
      </w:r>
      <w:r w:rsidR="003B06FE" w:rsidRPr="00A95D68">
        <w:t xml:space="preserve">aina </w:t>
      </w:r>
      <w:r w:rsidRPr="00A95D68">
        <w:t>substantiivi</w:t>
      </w:r>
      <w:r w:rsidR="00DF090A" w:rsidRPr="00A95D68">
        <w:t>, ei koskhaan adjektiivi</w:t>
      </w:r>
      <w:r w:rsidRPr="00A95D68">
        <w:t>.</w:t>
      </w:r>
    </w:p>
    <w:p w14:paraId="64511151" w14:textId="7EB2DD3B" w:rsidR="009D3B1D" w:rsidRPr="00E54789" w:rsidRDefault="00906C31" w:rsidP="00775F78">
      <w:pPr>
        <w:pStyle w:val="Overskrift4"/>
        <w:rPr>
          <w:caps/>
        </w:rPr>
      </w:pPr>
      <w:bookmarkStart w:id="1066" w:name="_Predikasuuni_–_tulos"/>
      <w:bookmarkStart w:id="1067" w:name="_Toc311273769"/>
      <w:bookmarkEnd w:id="1066"/>
      <w:r>
        <w:rPr>
          <w:caps/>
        </w:rPr>
        <w:t>T</w:t>
      </w:r>
      <w:r w:rsidR="009D3B1D" w:rsidRPr="00E54789">
        <w:rPr>
          <w:caps/>
        </w:rPr>
        <w:t>ulos</w:t>
      </w:r>
      <w:bookmarkEnd w:id="1067"/>
    </w:p>
    <w:p w14:paraId="12091E35" w14:textId="76F68A08" w:rsidR="00A177E4" w:rsidRPr="00A95D68" w:rsidRDefault="00B30251" w:rsidP="00BD2A19">
      <w:pPr>
        <w:pStyle w:val="Brdtekst"/>
        <w:spacing w:before="120"/>
      </w:pPr>
      <w:r w:rsidRPr="00A95D68">
        <w:t xml:space="preserve">Kohta sammaa ko </w:t>
      </w:r>
      <w:r w:rsidR="004274B0" w:rsidRPr="00891CB6">
        <w:rPr>
          <w:caps/>
        </w:rPr>
        <w:t>muutos</w:t>
      </w:r>
      <w:r w:rsidR="006E0CDA" w:rsidRPr="00A95D68">
        <w:t>-</w:t>
      </w:r>
      <w:r w:rsidRPr="00A95D68">
        <w:t xml:space="preserve">syntakti merkittee </w:t>
      </w:r>
      <w:r w:rsidR="004274B0" w:rsidRPr="00891CB6">
        <w:rPr>
          <w:caps/>
        </w:rPr>
        <w:t>tulos</w:t>
      </w:r>
      <w:r w:rsidR="00CC46BF" w:rsidRPr="00A95D68">
        <w:t>-</w:t>
      </w:r>
      <w:r w:rsidRPr="00A95D68">
        <w:t xml:space="preserve">syntakti. </w:t>
      </w:r>
      <w:r w:rsidR="004274B0" w:rsidRPr="00A95D68">
        <w:t xml:space="preserve">Mutta ko </w:t>
      </w:r>
      <w:r w:rsidR="004274B0" w:rsidRPr="00891CB6">
        <w:rPr>
          <w:caps/>
        </w:rPr>
        <w:t>muutos</w:t>
      </w:r>
      <w:r w:rsidR="00CC46BF" w:rsidRPr="00A95D68">
        <w:t>-</w:t>
      </w:r>
      <w:r w:rsidR="004274B0" w:rsidRPr="00A95D68">
        <w:t xml:space="preserve">syntakti muistelee, minkälaiseksi </w:t>
      </w:r>
      <w:r w:rsidR="00351E71" w:rsidRPr="00A95D68">
        <w:t>korrelaatti</w:t>
      </w:r>
      <w:r w:rsidR="004274B0" w:rsidRPr="00A95D68">
        <w:t xml:space="preserve"> muuttuu, </w:t>
      </w:r>
      <w:r w:rsidR="004274B0" w:rsidRPr="00891CB6">
        <w:rPr>
          <w:caps/>
        </w:rPr>
        <w:t>tulos</w:t>
      </w:r>
      <w:r w:rsidR="00CC46BF" w:rsidRPr="00A95D68">
        <w:t>-</w:t>
      </w:r>
      <w:r w:rsidR="004274B0" w:rsidRPr="00A95D68">
        <w:t xml:space="preserve">syntakti muistelee, mikä </w:t>
      </w:r>
      <w:r w:rsidR="00351E71" w:rsidRPr="00A95D68">
        <w:t>korrelaatista</w:t>
      </w:r>
      <w:r w:rsidR="004274B0" w:rsidRPr="00A95D68">
        <w:t xml:space="preserve"> tullee. </w:t>
      </w:r>
      <w:r w:rsidR="004274B0" w:rsidRPr="00891CB6">
        <w:rPr>
          <w:caps/>
        </w:rPr>
        <w:t>Tulos</w:t>
      </w:r>
      <w:r w:rsidR="00CC46BF" w:rsidRPr="00A95D68">
        <w:t>-</w:t>
      </w:r>
      <w:r w:rsidR="004274B0" w:rsidRPr="00A95D68">
        <w:t>syntakti</w:t>
      </w:r>
      <w:r w:rsidR="00A177E4" w:rsidRPr="00A95D68">
        <w:t>i oon kahta tyyppii: Toisessa</w:t>
      </w:r>
      <w:r w:rsidR="004274B0" w:rsidRPr="00A95D68">
        <w:t xml:space="preserve"> </w:t>
      </w:r>
      <w:r w:rsidRPr="00A95D68">
        <w:t>predikatiivin</w:t>
      </w:r>
      <w:r w:rsidR="00152446">
        <w:t>n</w:t>
      </w:r>
      <w:r w:rsidRPr="00A95D68">
        <w:t xml:space="preserve">a oon substantiivi, </w:t>
      </w:r>
      <w:r w:rsidR="00A177E4" w:rsidRPr="00A95D68">
        <w:t xml:space="preserve">toisessa adjektiivi. </w:t>
      </w:r>
      <w:r w:rsidR="00732FD1" w:rsidRPr="00CA7EAC">
        <w:t xml:space="preserve">Ko </w:t>
      </w:r>
      <w:r w:rsidR="00152446">
        <w:t>predikatiivinna</w:t>
      </w:r>
      <w:r w:rsidR="00732FD1" w:rsidRPr="00CA7EAC">
        <w:t xml:space="preserve"> oon substan</w:t>
      </w:r>
      <w:r w:rsidR="00A177E4" w:rsidRPr="00CA7EAC">
        <w:t>tiivi</w:t>
      </w:r>
      <w:r w:rsidR="00447140">
        <w:t>, sen korrelaatti oon elatiivihamuinen adverbiaali</w:t>
      </w:r>
      <w:r w:rsidR="00A177E4" w:rsidRPr="00CA7EAC">
        <w:t xml:space="preserve">, </w:t>
      </w:r>
      <w:r w:rsidR="00447140">
        <w:t xml:space="preserve">ja syntaktista vailuu subjekti </w:t>
      </w:r>
      <w:r w:rsidR="00447140" w:rsidRPr="00CA7EAC">
        <w:t>(1–5)</w:t>
      </w:r>
      <w:r w:rsidR="00447140">
        <w:t>. M</w:t>
      </w:r>
      <w:r w:rsidR="00A177E4" w:rsidRPr="00CA7EAC">
        <w:t xml:space="preserve">utta ko </w:t>
      </w:r>
      <w:r w:rsidR="00152446">
        <w:t>predikatiivinna</w:t>
      </w:r>
      <w:r w:rsidR="00A177E4" w:rsidRPr="00CA7EAC">
        <w:t xml:space="preserve"> oon adjektiivi, sen korrelaatt</w:t>
      </w:r>
      <w:r w:rsidR="00646F39">
        <w:t>ina oon subjekti</w:t>
      </w:r>
      <w:r w:rsidR="00085470" w:rsidRPr="00CA7EAC">
        <w:t xml:space="preserve"> </w:t>
      </w:r>
      <w:r w:rsidR="00646F39">
        <w:t xml:space="preserve">nominatiivihaamussa </w:t>
      </w:r>
      <w:r w:rsidR="0075485B" w:rsidRPr="00CA7EAC">
        <w:t>(</w:t>
      </w:r>
      <w:r w:rsidR="00085470" w:rsidRPr="00CA7EAC">
        <w:t>6</w:t>
      </w:r>
      <w:r w:rsidR="00971F85">
        <w:t>, 7</w:t>
      </w:r>
      <w:r w:rsidR="00085470" w:rsidRPr="00CA7EAC">
        <w:t>)</w:t>
      </w:r>
      <w:r w:rsidR="00A177E4" w:rsidRPr="00CA7EAC">
        <w:t>.</w:t>
      </w:r>
      <w:r w:rsidR="00C536F6" w:rsidRPr="00CA7EAC">
        <w:t xml:space="preserve"> Pr</w:t>
      </w:r>
      <w:r w:rsidR="00C536F6" w:rsidRPr="00A95D68">
        <w:t>edikatiivi oon molemissa nominatiivissa, ja se oon lukukongruensissa ittensä kor</w:t>
      </w:r>
      <w:r w:rsidR="00DA4E03">
        <w:t>r</w:t>
      </w:r>
      <w:r w:rsidR="00C536F6" w:rsidRPr="00A95D68">
        <w:t>elaatin kans.</w:t>
      </w:r>
    </w:p>
    <w:p w14:paraId="15124158" w14:textId="487CF789" w:rsidR="00B30251" w:rsidRPr="00A95D68" w:rsidRDefault="00E40EC5" w:rsidP="00BD2A19">
      <w:pPr>
        <w:pStyle w:val="Brdtekst"/>
        <w:spacing w:before="120"/>
      </w:pPr>
      <w:r w:rsidRPr="00EB442F">
        <w:rPr>
          <w:caps/>
        </w:rPr>
        <w:t>Tulos</w:t>
      </w:r>
      <w:r w:rsidR="00CC46BF" w:rsidRPr="00A95D68">
        <w:t>-</w:t>
      </w:r>
      <w:r w:rsidRPr="00A95D68">
        <w:t xml:space="preserve">syntaktin tavaliset verbit oon </w:t>
      </w:r>
      <w:r w:rsidRPr="007A1D3F">
        <w:rPr>
          <w:i/>
        </w:rPr>
        <w:t>tulla</w:t>
      </w:r>
      <w:r w:rsidRPr="00A95D68">
        <w:t xml:space="preserve"> ja </w:t>
      </w:r>
      <w:r w:rsidRPr="007A1D3F">
        <w:rPr>
          <w:i/>
        </w:rPr>
        <w:t>kasuta</w:t>
      </w:r>
      <w:r w:rsidR="00B30251" w:rsidRPr="00A95D68">
        <w:t>:</w:t>
      </w:r>
    </w:p>
    <w:p w14:paraId="78619C8A" w14:textId="1AF1D993" w:rsidR="00B30251" w:rsidRPr="00A95D68" w:rsidRDefault="0075485B" w:rsidP="00BD2A19">
      <w:pPr>
        <w:tabs>
          <w:tab w:val="left" w:pos="1530"/>
          <w:tab w:val="left" w:pos="3510"/>
        </w:tabs>
        <w:spacing w:before="120" w:after="40"/>
      </w:pPr>
      <w:r>
        <w:t>(</w:t>
      </w:r>
      <w:r w:rsidR="00A177E4" w:rsidRPr="00A95D68">
        <w:t xml:space="preserve">1) </w:t>
      </w:r>
      <w:r w:rsidR="00B30251" w:rsidRPr="00A95D68">
        <w:t xml:space="preserve">Mikosta </w:t>
      </w:r>
      <w:r w:rsidR="00B30251" w:rsidRPr="00A95D68">
        <w:tab/>
        <w:t>tuli</w:t>
      </w:r>
      <w:r w:rsidR="00B30251" w:rsidRPr="00A95D68">
        <w:tab/>
        <w:t>varas.</w:t>
      </w:r>
    </w:p>
    <w:p w14:paraId="53BF5696" w14:textId="5A0FFB08" w:rsidR="00B30251" w:rsidRPr="00A95D68" w:rsidRDefault="00B30251" w:rsidP="00BD2A19">
      <w:pPr>
        <w:tabs>
          <w:tab w:val="left" w:pos="1530"/>
          <w:tab w:val="left" w:pos="3510"/>
        </w:tabs>
        <w:spacing w:before="40" w:after="40"/>
      </w:pPr>
      <w:r w:rsidRPr="00A95D68">
        <w:t>N[sg.elat.]</w:t>
      </w:r>
      <w:r w:rsidRPr="00A95D68">
        <w:tab/>
        <w:t>V[</w:t>
      </w:r>
      <w:r w:rsidRPr="00152446">
        <w:rPr>
          <w:i/>
        </w:rPr>
        <w:t>tulla</w:t>
      </w:r>
      <w:r w:rsidRPr="00A95D68">
        <w:t xml:space="preserve">, </w:t>
      </w:r>
      <w:r w:rsidR="001337F6">
        <w:t>sg3</w:t>
      </w:r>
      <w:r w:rsidRPr="00A95D68">
        <w:t>]</w:t>
      </w:r>
      <w:r w:rsidRPr="00A95D68">
        <w:tab/>
      </w:r>
      <w:r w:rsidR="0080081E">
        <w:t>A</w:t>
      </w:r>
      <w:r w:rsidRPr="00A95D68">
        <w:t>[sg.nom.]</w:t>
      </w:r>
    </w:p>
    <w:p w14:paraId="6E69AD74" w14:textId="7B20344F" w:rsidR="00B30251" w:rsidRPr="00A95D68" w:rsidRDefault="002D116E" w:rsidP="00BD2A19">
      <w:pPr>
        <w:tabs>
          <w:tab w:val="left" w:pos="1530"/>
          <w:tab w:val="left" w:pos="3510"/>
        </w:tabs>
        <w:spacing w:before="40" w:after="120"/>
      </w:pPr>
      <w:r w:rsidRPr="00A95D68">
        <w:t>ADVLI</w:t>
      </w:r>
      <w:r w:rsidR="00B30251" w:rsidRPr="00A95D68">
        <w:tab/>
        <w:t>V</w:t>
      </w:r>
      <w:r w:rsidR="00B30251" w:rsidRPr="00A95D68">
        <w:tab/>
        <w:t>PREDVI</w:t>
      </w:r>
    </w:p>
    <w:p w14:paraId="0AF584AC" w14:textId="3EFE48AE" w:rsidR="00B30251" w:rsidRPr="00A95D68" w:rsidRDefault="0075485B" w:rsidP="00BD2A19">
      <w:pPr>
        <w:tabs>
          <w:tab w:val="left" w:pos="1530"/>
          <w:tab w:val="left" w:pos="3510"/>
        </w:tabs>
        <w:spacing w:before="120" w:after="40"/>
      </w:pPr>
      <w:r>
        <w:t>(</w:t>
      </w:r>
      <w:r w:rsidR="00A177E4" w:rsidRPr="00A95D68">
        <w:t xml:space="preserve">2) </w:t>
      </w:r>
      <w:r w:rsidR="00B30251" w:rsidRPr="00A95D68">
        <w:t>Pojista</w:t>
      </w:r>
      <w:r w:rsidR="00B30251" w:rsidRPr="00A95D68">
        <w:tab/>
        <w:t>kasus</w:t>
      </w:r>
      <w:r w:rsidR="00B30251" w:rsidRPr="00A95D68">
        <w:tab/>
        <w:t>[kommeet miehet].</w:t>
      </w:r>
    </w:p>
    <w:p w14:paraId="07EF75D5" w14:textId="4E6DCE78" w:rsidR="00B30251" w:rsidRPr="00A95D68" w:rsidRDefault="003230D8" w:rsidP="00BD2A19">
      <w:pPr>
        <w:tabs>
          <w:tab w:val="left" w:pos="1530"/>
          <w:tab w:val="left" w:pos="3510"/>
        </w:tabs>
        <w:spacing w:before="40" w:after="40"/>
      </w:pPr>
      <w:r>
        <w:lastRenderedPageBreak/>
        <w:t>N[</w:t>
      </w:r>
      <w:r w:rsidR="00B30251" w:rsidRPr="00A95D68">
        <w:t>pl.elat.]</w:t>
      </w:r>
      <w:r w:rsidR="00B30251" w:rsidRPr="00A95D68">
        <w:tab/>
        <w:t>V[</w:t>
      </w:r>
      <w:r w:rsidR="00B30251" w:rsidRPr="00152446">
        <w:rPr>
          <w:i/>
        </w:rPr>
        <w:t>kasuta</w:t>
      </w:r>
      <w:r w:rsidR="00B30251" w:rsidRPr="00A95D68">
        <w:t xml:space="preserve">, </w:t>
      </w:r>
      <w:r w:rsidR="001337F6">
        <w:t>sg3</w:t>
      </w:r>
      <w:r w:rsidR="00B30251" w:rsidRPr="00A95D68">
        <w:t>]</w:t>
      </w:r>
      <w:r w:rsidR="00B30251" w:rsidRPr="00A95D68">
        <w:tab/>
        <w:t>N[pl.nom.]</w:t>
      </w:r>
    </w:p>
    <w:p w14:paraId="08881A77" w14:textId="24F0A3A3" w:rsidR="00B30251" w:rsidRPr="00A95D68" w:rsidRDefault="002D116E" w:rsidP="00BD2A19">
      <w:pPr>
        <w:tabs>
          <w:tab w:val="left" w:pos="1530"/>
          <w:tab w:val="left" w:pos="3510"/>
        </w:tabs>
        <w:spacing w:before="40" w:after="120"/>
      </w:pPr>
      <w:r w:rsidRPr="00A95D68">
        <w:t>ADVLI</w:t>
      </w:r>
      <w:r w:rsidR="00B30251" w:rsidRPr="00A95D68">
        <w:tab/>
        <w:t>V</w:t>
      </w:r>
      <w:r w:rsidR="00B30251" w:rsidRPr="00A95D68">
        <w:tab/>
        <w:t>PREDVI</w:t>
      </w:r>
    </w:p>
    <w:p w14:paraId="760C5D4F" w14:textId="284C241A" w:rsidR="00195391" w:rsidRPr="00A95D68" w:rsidRDefault="0075485B" w:rsidP="00BD2A19">
      <w:pPr>
        <w:tabs>
          <w:tab w:val="left" w:pos="1530"/>
          <w:tab w:val="left" w:pos="3510"/>
        </w:tabs>
        <w:spacing w:before="120" w:after="120"/>
      </w:pPr>
      <w:r>
        <w:t>(</w:t>
      </w:r>
      <w:r w:rsidR="00C536F6" w:rsidRPr="00A95D68">
        <w:t>3</w:t>
      </w:r>
      <w:r w:rsidR="00A177E4" w:rsidRPr="00A95D68">
        <w:t xml:space="preserve">) </w:t>
      </w:r>
      <w:r w:rsidR="00195391" w:rsidRPr="00A95D68">
        <w:t>Minusta</w:t>
      </w:r>
      <w:r w:rsidR="00C456E4" w:rsidRPr="00A95D68">
        <w:t xml:space="preserve"> </w:t>
      </w:r>
      <w:r w:rsidR="00195391" w:rsidRPr="00A95D68">
        <w:t>tuli</w:t>
      </w:r>
      <w:r w:rsidR="00C456E4" w:rsidRPr="00A95D68">
        <w:t xml:space="preserve"> </w:t>
      </w:r>
      <w:r w:rsidR="00195391" w:rsidRPr="00A95D68">
        <w:t>opettaaja.</w:t>
      </w:r>
    </w:p>
    <w:p w14:paraId="686BEF8A" w14:textId="2264EEE2" w:rsidR="00B30251" w:rsidRPr="00A95D68" w:rsidRDefault="0075485B" w:rsidP="00BD2A19">
      <w:pPr>
        <w:tabs>
          <w:tab w:val="left" w:pos="1530"/>
          <w:tab w:val="left" w:pos="3510"/>
        </w:tabs>
        <w:spacing w:before="120" w:after="120"/>
      </w:pPr>
      <w:r>
        <w:t>(</w:t>
      </w:r>
      <w:r w:rsidR="00C536F6" w:rsidRPr="00A95D68">
        <w:t>4</w:t>
      </w:r>
      <w:r w:rsidR="00A177E4" w:rsidRPr="00A95D68">
        <w:t xml:space="preserve">) </w:t>
      </w:r>
      <w:r w:rsidR="00B30251" w:rsidRPr="00A95D68">
        <w:t>Meistä</w:t>
      </w:r>
      <w:r w:rsidR="00C456E4" w:rsidRPr="00A95D68">
        <w:t xml:space="preserve"> </w:t>
      </w:r>
      <w:r w:rsidR="00B30251" w:rsidRPr="00A95D68">
        <w:t>tuli</w:t>
      </w:r>
      <w:r w:rsidR="00C456E4" w:rsidRPr="00A95D68">
        <w:t xml:space="preserve"> </w:t>
      </w:r>
      <w:r w:rsidR="00B30251" w:rsidRPr="00A95D68">
        <w:t>krannikset.</w:t>
      </w:r>
    </w:p>
    <w:p w14:paraId="6FEADAEC" w14:textId="7FA49B1A" w:rsidR="00B30251" w:rsidRPr="00A95D68" w:rsidRDefault="0075485B" w:rsidP="00BD2A19">
      <w:pPr>
        <w:tabs>
          <w:tab w:val="left" w:pos="1530"/>
          <w:tab w:val="left" w:pos="3510"/>
        </w:tabs>
        <w:spacing w:before="120" w:after="120"/>
      </w:pPr>
      <w:r>
        <w:t>(</w:t>
      </w:r>
      <w:r w:rsidR="00C536F6" w:rsidRPr="00A95D68">
        <w:t>5</w:t>
      </w:r>
      <w:r w:rsidR="00A177E4" w:rsidRPr="00A95D68">
        <w:t xml:space="preserve">) </w:t>
      </w:r>
      <w:r w:rsidR="00B30251" w:rsidRPr="00A95D68">
        <w:t>Porosta</w:t>
      </w:r>
      <w:r w:rsidR="00C456E4" w:rsidRPr="00A95D68">
        <w:t xml:space="preserve"> </w:t>
      </w:r>
      <w:r w:rsidR="00B30251" w:rsidRPr="00A95D68">
        <w:t>tullee</w:t>
      </w:r>
      <w:r w:rsidR="00C456E4" w:rsidRPr="00A95D68">
        <w:t xml:space="preserve"> </w:t>
      </w:r>
      <w:r w:rsidR="00B30251" w:rsidRPr="00A95D68">
        <w:t>[makkee ruoka].</w:t>
      </w:r>
    </w:p>
    <w:p w14:paraId="72F59B09" w14:textId="5410ABC7" w:rsidR="00C536F6" w:rsidRPr="00B070F9" w:rsidRDefault="0075485B" w:rsidP="00BD2A19">
      <w:pPr>
        <w:tabs>
          <w:tab w:val="left" w:pos="1530"/>
          <w:tab w:val="left" w:pos="3510"/>
        </w:tabs>
        <w:spacing w:before="120" w:after="40"/>
      </w:pPr>
      <w:r>
        <w:t>(</w:t>
      </w:r>
      <w:r w:rsidR="00085470" w:rsidRPr="00B070F9">
        <w:t xml:space="preserve">6) </w:t>
      </w:r>
      <w:r w:rsidR="00C536F6" w:rsidRPr="00B070F9">
        <w:t>Housut</w:t>
      </w:r>
      <w:r w:rsidR="00C536F6" w:rsidRPr="00B070F9">
        <w:tab/>
        <w:t xml:space="preserve">tulthiin </w:t>
      </w:r>
      <w:r w:rsidR="00C536F6" w:rsidRPr="00B070F9">
        <w:tab/>
        <w:t>[liian lyhykäiset]</w:t>
      </w:r>
    </w:p>
    <w:p w14:paraId="7E2C55D1" w14:textId="52807F94" w:rsidR="00C536F6" w:rsidRPr="00B070F9" w:rsidRDefault="00261A59" w:rsidP="00BD2A19">
      <w:pPr>
        <w:tabs>
          <w:tab w:val="left" w:pos="1530"/>
          <w:tab w:val="left" w:pos="3510"/>
        </w:tabs>
        <w:spacing w:before="40" w:after="40"/>
      </w:pPr>
      <w:r w:rsidRPr="00B070F9">
        <w:t>N[pl.</w:t>
      </w:r>
      <w:r w:rsidR="00B84183">
        <w:t>nom.]</w:t>
      </w:r>
      <w:r w:rsidRPr="00B070F9">
        <w:tab/>
        <w:t>V[</w:t>
      </w:r>
      <w:r w:rsidRPr="00152446">
        <w:rPr>
          <w:i/>
        </w:rPr>
        <w:t>tulla</w:t>
      </w:r>
      <w:r w:rsidRPr="00B070F9">
        <w:t xml:space="preserve">, </w:t>
      </w:r>
      <w:r w:rsidR="001337F6">
        <w:t>pl3</w:t>
      </w:r>
      <w:r w:rsidRPr="00B070F9">
        <w:t>]</w:t>
      </w:r>
      <w:r w:rsidRPr="00B070F9">
        <w:tab/>
      </w:r>
      <w:r w:rsidR="0080081E">
        <w:t>A</w:t>
      </w:r>
      <w:r w:rsidRPr="00B070F9">
        <w:t>[pl.nom.]</w:t>
      </w:r>
    </w:p>
    <w:p w14:paraId="57201631" w14:textId="739DB355" w:rsidR="00261A59" w:rsidRDefault="00261A59" w:rsidP="00BD2A19">
      <w:pPr>
        <w:tabs>
          <w:tab w:val="left" w:pos="1530"/>
          <w:tab w:val="left" w:pos="3510"/>
        </w:tabs>
        <w:spacing w:before="40" w:after="120"/>
      </w:pPr>
      <w:r w:rsidRPr="00B070F9">
        <w:t>SUBJ</w:t>
      </w:r>
      <w:r w:rsidRPr="00B070F9">
        <w:tab/>
        <w:t>V</w:t>
      </w:r>
      <w:r w:rsidRPr="00B070F9">
        <w:tab/>
        <w:t>PREDVI</w:t>
      </w:r>
    </w:p>
    <w:p w14:paraId="26CB6C50" w14:textId="0B10D8B2" w:rsidR="00971F85" w:rsidRDefault="00971F85" w:rsidP="00BD2A19">
      <w:pPr>
        <w:tabs>
          <w:tab w:val="left" w:pos="1530"/>
          <w:tab w:val="left" w:pos="3510"/>
        </w:tabs>
        <w:spacing w:before="40" w:after="120"/>
      </w:pPr>
      <w:r>
        <w:t>(7) Hame</w:t>
      </w:r>
      <w:r w:rsidR="00752BC3">
        <w:t>t</w:t>
      </w:r>
      <w:r>
        <w:tab/>
        <w:t>ei tullu</w:t>
      </w:r>
      <w:r>
        <w:tab/>
        <w:t>[liian lyhykäinen].</w:t>
      </w:r>
    </w:p>
    <w:p w14:paraId="7B07B716" w14:textId="3E32E2D9" w:rsidR="00971F85" w:rsidRPr="00B070F9" w:rsidRDefault="00971F85" w:rsidP="00971F85">
      <w:pPr>
        <w:tabs>
          <w:tab w:val="left" w:pos="1530"/>
          <w:tab w:val="left" w:pos="3510"/>
        </w:tabs>
        <w:spacing w:before="40" w:after="40"/>
      </w:pPr>
      <w:r w:rsidRPr="00B070F9">
        <w:t>N[</w:t>
      </w:r>
      <w:r w:rsidR="00752BC3">
        <w:t>sg</w:t>
      </w:r>
      <w:r w:rsidRPr="00B070F9">
        <w:t>.</w:t>
      </w:r>
      <w:r w:rsidR="00B84183">
        <w:t>nom.]</w:t>
      </w:r>
      <w:r w:rsidRPr="00B070F9">
        <w:tab/>
        <w:t>V[</w:t>
      </w:r>
      <w:r w:rsidRPr="00152446">
        <w:rPr>
          <w:i/>
        </w:rPr>
        <w:t>tulla</w:t>
      </w:r>
      <w:r w:rsidRPr="00B070F9">
        <w:t xml:space="preserve">, </w:t>
      </w:r>
      <w:r w:rsidR="00752BC3">
        <w:t>sg</w:t>
      </w:r>
      <w:r w:rsidR="001337F6">
        <w:t>3</w:t>
      </w:r>
      <w:r w:rsidRPr="00B070F9">
        <w:t>]</w:t>
      </w:r>
      <w:r w:rsidRPr="00B070F9">
        <w:tab/>
      </w:r>
      <w:r>
        <w:t>A</w:t>
      </w:r>
      <w:r w:rsidRPr="00B070F9">
        <w:t>[</w:t>
      </w:r>
      <w:r>
        <w:t>sg</w:t>
      </w:r>
      <w:r w:rsidRPr="00B070F9">
        <w:t>.nom.]</w:t>
      </w:r>
    </w:p>
    <w:p w14:paraId="5698F133" w14:textId="30858E7F" w:rsidR="00971F85" w:rsidRPr="00A95D68" w:rsidRDefault="00971F85" w:rsidP="00BD2A19">
      <w:pPr>
        <w:tabs>
          <w:tab w:val="left" w:pos="1530"/>
          <w:tab w:val="left" w:pos="3510"/>
        </w:tabs>
        <w:spacing w:before="40" w:after="120"/>
      </w:pPr>
      <w:r w:rsidRPr="00B070F9">
        <w:t>SUBJ</w:t>
      </w:r>
      <w:r w:rsidRPr="00B070F9">
        <w:tab/>
        <w:t>V</w:t>
      </w:r>
      <w:r w:rsidRPr="00B070F9">
        <w:tab/>
        <w:t>PREDVI</w:t>
      </w:r>
    </w:p>
    <w:p w14:paraId="561CADCE" w14:textId="32610FE6" w:rsidR="00B30251" w:rsidRPr="00A95D68" w:rsidRDefault="00C456E4" w:rsidP="00BD2A19">
      <w:pPr>
        <w:pStyle w:val="Brdtekstinnrykk"/>
        <w:spacing w:before="120"/>
        <w:ind w:left="0"/>
      </w:pPr>
      <w:r w:rsidRPr="00891CB6">
        <w:rPr>
          <w:caps/>
        </w:rPr>
        <w:t>Muutos</w:t>
      </w:r>
      <w:r w:rsidRPr="00A95D68">
        <w:rPr>
          <w:smallCaps/>
        </w:rPr>
        <w:t>-</w:t>
      </w:r>
      <w:r w:rsidRPr="00A95D68">
        <w:t>syntaktin kaavat oon tämmöiset:</w:t>
      </w:r>
    </w:p>
    <w:tbl>
      <w:tblPr>
        <w:tblStyle w:val="Tabellrutenett"/>
        <w:tblW w:w="0" w:type="auto"/>
        <w:tblLook w:val="04A0" w:firstRow="1" w:lastRow="0" w:firstColumn="1" w:lastColumn="0" w:noHBand="0" w:noVBand="1"/>
      </w:tblPr>
      <w:tblGrid>
        <w:gridCol w:w="8522"/>
      </w:tblGrid>
      <w:tr w:rsidR="000F3AC2" w:rsidRPr="00A95D68" w14:paraId="2FE80569" w14:textId="77777777" w:rsidTr="00C456E4">
        <w:trPr>
          <w:cantSplit/>
        </w:trPr>
        <w:tc>
          <w:tcPr>
            <w:tcW w:w="9279" w:type="dxa"/>
          </w:tcPr>
          <w:p w14:paraId="50ABBDF3" w14:textId="1CF5ED18" w:rsidR="00C456E4" w:rsidRPr="00891CB6" w:rsidRDefault="00CE1D5D" w:rsidP="00BD2A19">
            <w:pPr>
              <w:pStyle w:val="Brdtekst"/>
              <w:spacing w:before="120"/>
              <w:rPr>
                <w:caps/>
              </w:rPr>
            </w:pPr>
            <w:r w:rsidRPr="00891CB6">
              <w:rPr>
                <w:caps/>
              </w:rPr>
              <w:t>Tulos</w:t>
            </w:r>
            <w:r w:rsidR="00C456E4" w:rsidRPr="00891CB6">
              <w:rPr>
                <w:caps/>
              </w:rPr>
              <w:t>:</w:t>
            </w:r>
          </w:p>
          <w:p w14:paraId="7163BE93" w14:textId="626939E8" w:rsidR="000F3AC2" w:rsidRPr="00A95D68" w:rsidRDefault="002960AB" w:rsidP="00BD2A19">
            <w:pPr>
              <w:pStyle w:val="Brdtekst"/>
              <w:spacing w:before="120"/>
            </w:pPr>
            <w:r w:rsidRPr="00A95D68">
              <w:t>ADVLI</w:t>
            </w:r>
            <w:r w:rsidR="000F3AC2" w:rsidRPr="00A95D68">
              <w:t>[</w:t>
            </w:r>
            <w:r w:rsidR="006F2BF9">
              <w:t>NP[</w:t>
            </w:r>
            <w:r w:rsidR="000F3AC2" w:rsidRPr="00A95D68">
              <w:t>elat.]</w:t>
            </w:r>
            <w:r w:rsidR="006F2BF9">
              <w:t>]</w:t>
            </w:r>
            <w:r w:rsidR="000F3AC2" w:rsidRPr="00A95D68">
              <w:t xml:space="preserve"> + V[</w:t>
            </w:r>
            <w:r w:rsidR="000F3AC2" w:rsidRPr="006F2BF9">
              <w:rPr>
                <w:i/>
              </w:rPr>
              <w:t>tulla</w:t>
            </w:r>
            <w:r w:rsidR="001B127A" w:rsidRPr="001B127A">
              <w:t>,</w:t>
            </w:r>
            <w:r w:rsidR="000F3AC2" w:rsidRPr="006F2BF9">
              <w:rPr>
                <w:i/>
              </w:rPr>
              <w:t xml:space="preserve"> kasuta</w:t>
            </w:r>
            <w:r w:rsidR="000F3AC2" w:rsidRPr="00A95D68">
              <w:t xml:space="preserve">, </w:t>
            </w:r>
            <w:r w:rsidR="001337F6">
              <w:t>sg3</w:t>
            </w:r>
            <w:r w:rsidR="000F3AC2" w:rsidRPr="00A95D68">
              <w:t>] + PREDVI</w:t>
            </w:r>
            <w:r w:rsidR="00C456E4" w:rsidRPr="00A95D68">
              <w:t>[</w:t>
            </w:r>
            <w:r w:rsidR="00926D1E" w:rsidRPr="00A95D68">
              <w:t>N</w:t>
            </w:r>
            <w:r w:rsidR="006F2BF9">
              <w:t>P</w:t>
            </w:r>
            <w:r w:rsidR="00926D1E" w:rsidRPr="00A95D68">
              <w:t>[nom</w:t>
            </w:r>
            <w:r w:rsidR="007B4F16">
              <w:t>.</w:t>
            </w:r>
            <w:r w:rsidR="00C456E4" w:rsidRPr="00A95D68">
              <w:t>, lukukongruen</w:t>
            </w:r>
            <w:r w:rsidR="000F3AC2" w:rsidRPr="00A95D68">
              <w:t>si</w:t>
            </w:r>
            <w:r w:rsidR="00C456E4" w:rsidRPr="00A95D68">
              <w:t xml:space="preserve"> korrelaatin kans</w:t>
            </w:r>
            <w:r w:rsidR="00926D1E" w:rsidRPr="00A95D68">
              <w:t>]</w:t>
            </w:r>
            <w:r w:rsidR="000F3AC2" w:rsidRPr="00A95D68">
              <w:t>]</w:t>
            </w:r>
          </w:p>
          <w:p w14:paraId="1A930823" w14:textId="77777777" w:rsidR="00C456E4" w:rsidRPr="00A95D68" w:rsidRDefault="00C456E4" w:rsidP="00BD2A19">
            <w:pPr>
              <w:pStyle w:val="Brdtekst"/>
              <w:spacing w:before="120"/>
            </w:pPr>
            <w:r w:rsidRPr="00A95D68">
              <w:t>tahi</w:t>
            </w:r>
          </w:p>
          <w:p w14:paraId="4FC0BB8E" w14:textId="3AA4CFC3" w:rsidR="00C456E4" w:rsidRPr="00A95D68" w:rsidRDefault="00C456E4" w:rsidP="00BD2A19">
            <w:pPr>
              <w:pStyle w:val="Brdtekst"/>
              <w:spacing w:before="120"/>
            </w:pPr>
            <w:r w:rsidRPr="00B070F9">
              <w:t>SUBJ[</w:t>
            </w:r>
            <w:r w:rsidR="006F2BF9">
              <w:t>NP[</w:t>
            </w:r>
            <w:r w:rsidRPr="00B070F9">
              <w:t xml:space="preserve">nom.] </w:t>
            </w:r>
            <w:r w:rsidR="006F2BF9">
              <w:t>]+ V[</w:t>
            </w:r>
            <w:r w:rsidRPr="00052BD7">
              <w:rPr>
                <w:i/>
              </w:rPr>
              <w:t>tulla</w:t>
            </w:r>
            <w:r w:rsidRPr="00B070F9">
              <w:t>, subjektikongruensi] + PREDVI[</w:t>
            </w:r>
            <w:r w:rsidR="0080081E">
              <w:t>A</w:t>
            </w:r>
            <w:r w:rsidR="00052BD7">
              <w:t>P</w:t>
            </w:r>
            <w:r w:rsidR="00926D1E" w:rsidRPr="00B070F9">
              <w:t>[</w:t>
            </w:r>
            <w:r w:rsidRPr="00B070F9">
              <w:t>nom.</w:t>
            </w:r>
            <w:r w:rsidR="007B4F16">
              <w:t>,</w:t>
            </w:r>
            <w:r w:rsidRPr="00B070F9">
              <w:t xml:space="preserve"> lukukongruensi korrelaatin kans</w:t>
            </w:r>
            <w:r w:rsidR="00926D1E" w:rsidRPr="00B070F9">
              <w:t>]]</w:t>
            </w:r>
          </w:p>
        </w:tc>
      </w:tr>
    </w:tbl>
    <w:p w14:paraId="60F72338" w14:textId="40EEC59E" w:rsidR="00286381" w:rsidRPr="0085057C" w:rsidRDefault="00E71C24" w:rsidP="00624DB1">
      <w:pPr>
        <w:pStyle w:val="Overskrift4"/>
        <w:rPr>
          <w:caps/>
        </w:rPr>
      </w:pPr>
      <w:bookmarkStart w:id="1068" w:name="haisseepahalta"/>
      <w:bookmarkStart w:id="1069" w:name="_Predikasuuni_–_sansi"/>
      <w:bookmarkStart w:id="1070" w:name="_Predikasuuni_–_sansi_1"/>
      <w:bookmarkStart w:id="1071" w:name="_Toc311273770"/>
      <w:bookmarkEnd w:id="1068"/>
      <w:bookmarkEnd w:id="1069"/>
      <w:bookmarkEnd w:id="1070"/>
      <w:r>
        <w:rPr>
          <w:caps/>
        </w:rPr>
        <w:t>S</w:t>
      </w:r>
      <w:r w:rsidR="00286381" w:rsidRPr="0085057C">
        <w:rPr>
          <w:caps/>
        </w:rPr>
        <w:t>ansi</w:t>
      </w:r>
      <w:bookmarkEnd w:id="1071"/>
    </w:p>
    <w:p w14:paraId="040F0752" w14:textId="13CF98B5" w:rsidR="00B30251" w:rsidRPr="00A95D68" w:rsidRDefault="00B30251" w:rsidP="00BD2A19">
      <w:pPr>
        <w:pStyle w:val="Liste"/>
        <w:spacing w:before="120" w:after="120"/>
        <w:ind w:left="0" w:firstLine="0"/>
        <w:contextualSpacing w:val="0"/>
      </w:pPr>
      <w:r w:rsidRPr="00A95D68">
        <w:t xml:space="preserve">Vielä </w:t>
      </w:r>
      <w:r w:rsidR="00891CB6" w:rsidRPr="0085057C">
        <w:t>predikasuuni</w:t>
      </w:r>
      <w:r w:rsidRPr="00A95D68">
        <w:t>syntakthiin kuuluu semmoinen syntaktityyppi, mikä muistelee, miltä joku haissee, maistuu, kuuluu</w:t>
      </w:r>
      <w:r w:rsidR="00286381" w:rsidRPr="00A95D68">
        <w:t>, näyttä</w:t>
      </w:r>
      <w:r w:rsidR="00533B83" w:rsidRPr="00A95D68">
        <w:t>ä</w:t>
      </w:r>
      <w:r w:rsidR="00286381" w:rsidRPr="00A95D68">
        <w:t>, tunttuu</w:t>
      </w:r>
      <w:r w:rsidRPr="00A95D68">
        <w:t xml:space="preserve">. </w:t>
      </w:r>
      <w:r w:rsidR="001D6C99">
        <w:t xml:space="preserve">Käskemä sitä </w:t>
      </w:r>
      <w:r w:rsidR="001D6C99" w:rsidRPr="001D6C99">
        <w:rPr>
          <w:caps/>
        </w:rPr>
        <w:t>sansi</w:t>
      </w:r>
      <w:r w:rsidR="001D6C99">
        <w:rPr>
          <w:caps/>
        </w:rPr>
        <w:t>-</w:t>
      </w:r>
      <w:r w:rsidR="001D6C99" w:rsidRPr="001D6C99">
        <w:t xml:space="preserve">syntaktiksi. </w:t>
      </w:r>
      <w:r w:rsidR="00140A03" w:rsidRPr="001D6C99">
        <w:t>Verbinä</w:t>
      </w:r>
      <w:r w:rsidR="00140A03">
        <w:t xml:space="preserve"> oon </w:t>
      </w:r>
      <w:r w:rsidR="00140A03" w:rsidRPr="00140A03">
        <w:rPr>
          <w:smallCaps/>
        </w:rPr>
        <w:t>intransitiivinen sansiverbi</w:t>
      </w:r>
      <w:r w:rsidR="00286381" w:rsidRPr="00A95D68">
        <w:t xml:space="preserve"> </w:t>
      </w:r>
      <w:r w:rsidR="00140A03">
        <w:t xml:space="preserve">niin ko </w:t>
      </w:r>
      <w:r w:rsidR="00286381" w:rsidRPr="00392BBD">
        <w:rPr>
          <w:i/>
        </w:rPr>
        <w:t>haista</w:t>
      </w:r>
      <w:r w:rsidR="0075485B" w:rsidRPr="0075485B">
        <w:t>,</w:t>
      </w:r>
      <w:r w:rsidR="00286381" w:rsidRPr="00392BBD">
        <w:rPr>
          <w:i/>
        </w:rPr>
        <w:t xml:space="preserve"> näyttää</w:t>
      </w:r>
      <w:r w:rsidR="001B127A" w:rsidRPr="001B127A">
        <w:t>(</w:t>
      </w:r>
      <w:r w:rsidR="00286381" w:rsidRPr="00392BBD">
        <w:rPr>
          <w:i/>
        </w:rPr>
        <w:t>t</w:t>
      </w:r>
      <w:r w:rsidR="001B127A" w:rsidRPr="001B127A">
        <w:t>)</w:t>
      </w:r>
      <w:r w:rsidR="0075485B" w:rsidRPr="0075485B">
        <w:t>,</w:t>
      </w:r>
      <w:r w:rsidR="00286381" w:rsidRPr="00392BBD">
        <w:rPr>
          <w:i/>
        </w:rPr>
        <w:t xml:space="preserve"> kuuluut</w:t>
      </w:r>
      <w:r w:rsidR="00265F20" w:rsidRPr="00392BBD">
        <w:rPr>
          <w:i/>
        </w:rPr>
        <w:t xml:space="preserve"> </w:t>
      </w:r>
      <w:r w:rsidR="00BA1173" w:rsidRPr="00BA1173">
        <w:t>~</w:t>
      </w:r>
      <w:r w:rsidR="00265F20" w:rsidRPr="00392BBD">
        <w:rPr>
          <w:i/>
        </w:rPr>
        <w:t xml:space="preserve"> kuulua</w:t>
      </w:r>
      <w:r w:rsidR="0075485B" w:rsidRPr="0075485B">
        <w:t>(</w:t>
      </w:r>
      <w:r w:rsidR="00265F20" w:rsidRPr="00392BBD">
        <w:rPr>
          <w:i/>
        </w:rPr>
        <w:t>t</w:t>
      </w:r>
      <w:r w:rsidR="0075485B" w:rsidRPr="0075485B">
        <w:t>),</w:t>
      </w:r>
      <w:r w:rsidR="00286381" w:rsidRPr="00392BBD">
        <w:rPr>
          <w:i/>
        </w:rPr>
        <w:t xml:space="preserve"> maistuut</w:t>
      </w:r>
      <w:r w:rsidR="00265F20" w:rsidRPr="00392BBD">
        <w:rPr>
          <w:i/>
        </w:rPr>
        <w:t xml:space="preserve"> </w:t>
      </w:r>
      <w:r w:rsidR="00BA1173" w:rsidRPr="00BA1173">
        <w:t>~</w:t>
      </w:r>
      <w:r w:rsidR="00265F20" w:rsidRPr="00392BBD">
        <w:rPr>
          <w:i/>
        </w:rPr>
        <w:t xml:space="preserve"> maistua</w:t>
      </w:r>
      <w:r w:rsidR="0075485B" w:rsidRPr="0075485B">
        <w:t>(</w:t>
      </w:r>
      <w:r w:rsidR="00265F20" w:rsidRPr="00392BBD">
        <w:rPr>
          <w:i/>
        </w:rPr>
        <w:t>t</w:t>
      </w:r>
      <w:r w:rsidR="0075485B" w:rsidRPr="0075485B">
        <w:t>),</w:t>
      </w:r>
      <w:r w:rsidR="00286381" w:rsidRPr="00392BBD">
        <w:rPr>
          <w:i/>
        </w:rPr>
        <w:t xml:space="preserve"> tunttuut</w:t>
      </w:r>
      <w:r w:rsidR="00265F20" w:rsidRPr="00392BBD">
        <w:rPr>
          <w:i/>
        </w:rPr>
        <w:t xml:space="preserve"> </w:t>
      </w:r>
      <w:r w:rsidR="00BA1173" w:rsidRPr="00BA1173">
        <w:t>~</w:t>
      </w:r>
      <w:r w:rsidR="00265F20" w:rsidRPr="00392BBD">
        <w:rPr>
          <w:i/>
        </w:rPr>
        <w:t xml:space="preserve"> tuntua</w:t>
      </w:r>
      <w:r w:rsidR="0075485B" w:rsidRPr="0075485B">
        <w:t>(</w:t>
      </w:r>
      <w:r w:rsidR="00265F20" w:rsidRPr="00392BBD">
        <w:rPr>
          <w:i/>
        </w:rPr>
        <w:t>t</w:t>
      </w:r>
      <w:r w:rsidR="0075485B" w:rsidRPr="0075485B">
        <w:t>)</w:t>
      </w:r>
      <w:r w:rsidR="00286381" w:rsidRPr="00A95D68">
        <w:t xml:space="preserve">. </w:t>
      </w:r>
      <w:r w:rsidRPr="00A95D68">
        <w:t xml:space="preserve">Tavalisesti </w:t>
      </w:r>
      <w:r w:rsidR="00152446">
        <w:t>predikatiivinna</w:t>
      </w:r>
      <w:r w:rsidRPr="00A95D68">
        <w:t xml:space="preserve"> oon silloin adjektiivi</w:t>
      </w:r>
      <w:r w:rsidR="00390AC1" w:rsidRPr="00A95D68">
        <w:t xml:space="preserve"> </w:t>
      </w:r>
      <w:r w:rsidR="0075485B">
        <w:t>(</w:t>
      </w:r>
      <w:r w:rsidR="00390AC1" w:rsidRPr="00A95D68">
        <w:t>1–4)</w:t>
      </w:r>
      <w:r w:rsidRPr="00A95D68">
        <w:t xml:space="preserve">, joka oon </w:t>
      </w:r>
      <w:r w:rsidR="00A7533E" w:rsidRPr="00A95D68">
        <w:t xml:space="preserve">tasan </w:t>
      </w:r>
      <w:r w:rsidRPr="00A95D68">
        <w:t xml:space="preserve">singulaarin ablatiivissa. Mutta </w:t>
      </w:r>
      <w:r w:rsidR="00152446">
        <w:t>predikatiivinna</w:t>
      </w:r>
      <w:r w:rsidRPr="00A95D68">
        <w:t xml:space="preserve"> saattaa olla kans substantiivi</w:t>
      </w:r>
      <w:r w:rsidR="00390AC1" w:rsidRPr="00A95D68">
        <w:t xml:space="preserve"> </w:t>
      </w:r>
      <w:r w:rsidR="0075485B">
        <w:t>(</w:t>
      </w:r>
      <w:r w:rsidR="00390AC1" w:rsidRPr="00A95D68">
        <w:t>5)</w:t>
      </w:r>
      <w:r w:rsidR="00195088" w:rsidRPr="00A95D68">
        <w:t>.</w:t>
      </w:r>
    </w:p>
    <w:p w14:paraId="4F987E73" w14:textId="784E6E47" w:rsidR="00B30251" w:rsidRPr="00A95D68" w:rsidRDefault="0075485B" w:rsidP="00BD2A19">
      <w:pPr>
        <w:tabs>
          <w:tab w:val="left" w:pos="1800"/>
          <w:tab w:val="left" w:pos="4140"/>
        </w:tabs>
        <w:spacing w:before="120" w:after="40"/>
      </w:pPr>
      <w:r>
        <w:t>(</w:t>
      </w:r>
      <w:r w:rsidR="007F51F6" w:rsidRPr="00A95D68">
        <w:t xml:space="preserve">1) </w:t>
      </w:r>
      <w:r w:rsidR="00B30251" w:rsidRPr="00A95D68">
        <w:t>Kalat</w:t>
      </w:r>
      <w:r w:rsidR="00B30251" w:rsidRPr="00A95D68">
        <w:tab/>
        <w:t>haisthiin</w:t>
      </w:r>
      <w:r w:rsidR="00B30251" w:rsidRPr="00A95D68">
        <w:tab/>
        <w:t>pahalta.</w:t>
      </w:r>
    </w:p>
    <w:p w14:paraId="2837DB52" w14:textId="5F66C40E" w:rsidR="00B30251" w:rsidRPr="00A95D68" w:rsidRDefault="00B30251" w:rsidP="00BD2A19">
      <w:pPr>
        <w:tabs>
          <w:tab w:val="left" w:pos="1800"/>
          <w:tab w:val="left" w:pos="4140"/>
        </w:tabs>
        <w:spacing w:before="40" w:after="40"/>
      </w:pPr>
      <w:r w:rsidRPr="00A95D68">
        <w:t>N[pl.nom.]</w:t>
      </w:r>
      <w:r w:rsidRPr="00A95D68">
        <w:tab/>
        <w:t>V[</w:t>
      </w:r>
      <w:r w:rsidRPr="00581717">
        <w:rPr>
          <w:i/>
        </w:rPr>
        <w:t>haista</w:t>
      </w:r>
      <w:r w:rsidRPr="00A95D68">
        <w:t xml:space="preserve">, </w:t>
      </w:r>
      <w:r w:rsidR="001337F6">
        <w:t>pl3</w:t>
      </w:r>
      <w:r w:rsidRPr="00A95D68">
        <w:t>]</w:t>
      </w:r>
      <w:r w:rsidRPr="00A95D68">
        <w:tab/>
      </w:r>
      <w:r w:rsidR="0080081E">
        <w:t>A</w:t>
      </w:r>
      <w:r w:rsidRPr="00A95D68">
        <w:t>[sg.abl.]</w:t>
      </w:r>
    </w:p>
    <w:p w14:paraId="01E58E97" w14:textId="77777777" w:rsidR="00B30251" w:rsidRPr="00A95D68" w:rsidRDefault="00B30251" w:rsidP="00BD2A19">
      <w:pPr>
        <w:tabs>
          <w:tab w:val="left" w:pos="1800"/>
          <w:tab w:val="left" w:pos="4140"/>
        </w:tabs>
        <w:spacing w:before="40" w:after="120"/>
      </w:pPr>
      <w:r w:rsidRPr="00A95D68">
        <w:t>SUBJ</w:t>
      </w:r>
      <w:r w:rsidRPr="00A95D68">
        <w:tab/>
        <w:t>V</w:t>
      </w:r>
      <w:r w:rsidRPr="00A95D68">
        <w:tab/>
        <w:t>PREDVI</w:t>
      </w:r>
    </w:p>
    <w:p w14:paraId="5E9BFA5D" w14:textId="6460D666" w:rsidR="00B30251" w:rsidRPr="00A95D68" w:rsidRDefault="0075485B" w:rsidP="00BD2A19">
      <w:pPr>
        <w:tabs>
          <w:tab w:val="left" w:pos="2340"/>
          <w:tab w:val="left" w:pos="4590"/>
        </w:tabs>
        <w:spacing w:before="120" w:after="120"/>
      </w:pPr>
      <w:r>
        <w:t>(</w:t>
      </w:r>
      <w:r w:rsidR="007F51F6" w:rsidRPr="00A95D68">
        <w:t xml:space="preserve">2) </w:t>
      </w:r>
      <w:r w:rsidR="00B30251" w:rsidRPr="00A95D68">
        <w:t>[Terjen pellaaminen]</w:t>
      </w:r>
      <w:r w:rsidR="00530F33" w:rsidRPr="00A95D68">
        <w:t xml:space="preserve"> </w:t>
      </w:r>
      <w:r w:rsidR="00B30251" w:rsidRPr="00A95D68">
        <w:t>kuului</w:t>
      </w:r>
      <w:r w:rsidR="00530F33" w:rsidRPr="00A95D68">
        <w:t xml:space="preserve"> </w:t>
      </w:r>
      <w:r w:rsidR="00B30251" w:rsidRPr="00A95D68">
        <w:t>hyvältä.</w:t>
      </w:r>
    </w:p>
    <w:p w14:paraId="6397BAF3" w14:textId="1B9BAA4B" w:rsidR="00B30251" w:rsidRPr="00A95D68" w:rsidRDefault="0075485B" w:rsidP="00BD2A19">
      <w:pPr>
        <w:tabs>
          <w:tab w:val="left" w:pos="2340"/>
          <w:tab w:val="left" w:pos="4590"/>
        </w:tabs>
        <w:spacing w:before="120" w:after="120"/>
      </w:pPr>
      <w:r>
        <w:t>(</w:t>
      </w:r>
      <w:r w:rsidR="007F51F6" w:rsidRPr="00A95D68">
        <w:t xml:space="preserve">3) </w:t>
      </w:r>
      <w:r w:rsidR="00B30251" w:rsidRPr="00A95D68">
        <w:t>Sie</w:t>
      </w:r>
      <w:r w:rsidR="00530F33" w:rsidRPr="00A95D68">
        <w:t xml:space="preserve"> </w:t>
      </w:r>
      <w:r w:rsidR="00B30251" w:rsidRPr="00A95D68">
        <w:t>näytät</w:t>
      </w:r>
      <w:r w:rsidR="00530F33" w:rsidRPr="00A95D68">
        <w:t xml:space="preserve"> </w:t>
      </w:r>
      <w:r w:rsidR="00B30251" w:rsidRPr="00A95D68">
        <w:t>kaunhiilta.</w:t>
      </w:r>
    </w:p>
    <w:p w14:paraId="67D5E1E1" w14:textId="73880E98" w:rsidR="0098797D" w:rsidRPr="00A95D68" w:rsidRDefault="0075485B" w:rsidP="00BD2A19">
      <w:pPr>
        <w:tabs>
          <w:tab w:val="left" w:pos="2340"/>
          <w:tab w:val="left" w:pos="4590"/>
        </w:tabs>
        <w:spacing w:before="120" w:after="120"/>
      </w:pPr>
      <w:r>
        <w:t>(</w:t>
      </w:r>
      <w:r w:rsidR="007F51F6" w:rsidRPr="00A95D68">
        <w:t>4)</w:t>
      </w:r>
      <w:r w:rsidR="00CC46BF" w:rsidRPr="00A95D68">
        <w:t xml:space="preserve"> </w:t>
      </w:r>
      <w:r w:rsidR="0098797D" w:rsidRPr="00A95D68">
        <w:t>[Antin kirvaaminen]</w:t>
      </w:r>
      <w:r w:rsidR="0098797D" w:rsidRPr="00A95D68">
        <w:tab/>
        <w:t>tuntui</w:t>
      </w:r>
      <w:r w:rsidR="00530F33" w:rsidRPr="00A95D68">
        <w:t xml:space="preserve"> </w:t>
      </w:r>
      <w:r w:rsidR="0098797D" w:rsidRPr="00A95D68">
        <w:t>pahalta.</w:t>
      </w:r>
    </w:p>
    <w:p w14:paraId="2F528550" w14:textId="61E8FD4E" w:rsidR="00CC46BF" w:rsidRPr="00A95D68" w:rsidRDefault="0075485B" w:rsidP="00BD2A19">
      <w:pPr>
        <w:tabs>
          <w:tab w:val="left" w:pos="1800"/>
          <w:tab w:val="left" w:pos="4050"/>
        </w:tabs>
        <w:spacing w:before="120" w:after="40"/>
      </w:pPr>
      <w:r>
        <w:t>(</w:t>
      </w:r>
      <w:r w:rsidR="007F51F6" w:rsidRPr="00A95D68">
        <w:t xml:space="preserve">5) </w:t>
      </w:r>
      <w:r w:rsidR="00CC46BF" w:rsidRPr="00A95D68">
        <w:t>Kalat</w:t>
      </w:r>
      <w:r w:rsidR="00CC46BF" w:rsidRPr="00A95D68">
        <w:tab/>
        <w:t>näytethiin</w:t>
      </w:r>
      <w:r w:rsidR="00CC46BF" w:rsidRPr="00A95D68">
        <w:tab/>
        <w:t>lohelta.</w:t>
      </w:r>
    </w:p>
    <w:p w14:paraId="0BD111F3" w14:textId="2A3040CC" w:rsidR="00CC46BF" w:rsidRPr="00A95D68" w:rsidRDefault="00CC46BF" w:rsidP="00BD2A19">
      <w:pPr>
        <w:tabs>
          <w:tab w:val="left" w:pos="1800"/>
          <w:tab w:val="left" w:pos="4050"/>
        </w:tabs>
        <w:spacing w:before="40" w:after="40"/>
      </w:pPr>
      <w:r w:rsidRPr="00A95D68">
        <w:t>N[pl.nom.]</w:t>
      </w:r>
      <w:r w:rsidRPr="00A95D68">
        <w:tab/>
        <w:t>V[</w:t>
      </w:r>
      <w:r w:rsidRPr="00581717">
        <w:rPr>
          <w:i/>
        </w:rPr>
        <w:t>näyttäät</w:t>
      </w:r>
      <w:r w:rsidRPr="00A95D68">
        <w:t xml:space="preserve">, </w:t>
      </w:r>
      <w:r w:rsidR="001337F6">
        <w:t>pl3</w:t>
      </w:r>
      <w:r w:rsidRPr="00A95D68">
        <w:t>]</w:t>
      </w:r>
      <w:r w:rsidRPr="00A95D68">
        <w:tab/>
        <w:t>N[sg.abl.]</w:t>
      </w:r>
    </w:p>
    <w:p w14:paraId="6EAA607B" w14:textId="77777777" w:rsidR="00CC46BF" w:rsidRPr="00A95D68" w:rsidRDefault="00CC46BF" w:rsidP="00BD2A19">
      <w:pPr>
        <w:tabs>
          <w:tab w:val="left" w:pos="1800"/>
          <w:tab w:val="left" w:pos="4050"/>
        </w:tabs>
        <w:spacing w:before="40" w:after="120"/>
      </w:pPr>
      <w:r w:rsidRPr="00A95D68">
        <w:t>SUBJ</w:t>
      </w:r>
      <w:r w:rsidRPr="00A95D68">
        <w:tab/>
        <w:t>V</w:t>
      </w:r>
      <w:r w:rsidRPr="00A95D68">
        <w:tab/>
        <w:t>PREDVI</w:t>
      </w:r>
    </w:p>
    <w:p w14:paraId="19443A49" w14:textId="22D1A6A2" w:rsidR="00B30251" w:rsidRPr="00A95D68" w:rsidRDefault="009D7BA4" w:rsidP="00BD2A19">
      <w:r w:rsidRPr="00891CB6">
        <w:rPr>
          <w:caps/>
        </w:rPr>
        <w:t>Sansi</w:t>
      </w:r>
      <w:r w:rsidRPr="00A95D68">
        <w:rPr>
          <w:smallCaps/>
        </w:rPr>
        <w:t>-s</w:t>
      </w:r>
      <w:r w:rsidRPr="00A95D68">
        <w:t>yntaktin kaava oon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30251" w:rsidRPr="00A95D68" w14:paraId="6F6D542B" w14:textId="77777777" w:rsidTr="008F67EA">
        <w:tc>
          <w:tcPr>
            <w:tcW w:w="9242" w:type="dxa"/>
            <w:shd w:val="clear" w:color="auto" w:fill="auto"/>
          </w:tcPr>
          <w:p w14:paraId="50281799" w14:textId="2D1E15FC" w:rsidR="00E1308D" w:rsidRPr="00891CB6" w:rsidRDefault="00E1308D" w:rsidP="00BD2A19">
            <w:pPr>
              <w:pStyle w:val="Brdtekst"/>
              <w:spacing w:before="120"/>
              <w:rPr>
                <w:caps/>
              </w:rPr>
            </w:pPr>
            <w:r w:rsidRPr="00891CB6">
              <w:rPr>
                <w:caps/>
              </w:rPr>
              <w:t>Sansi:</w:t>
            </w:r>
          </w:p>
          <w:p w14:paraId="697CAFB3" w14:textId="71286272" w:rsidR="00B30251" w:rsidRPr="00A95D68" w:rsidRDefault="0098797D" w:rsidP="00B81F67">
            <w:pPr>
              <w:pStyle w:val="Brdtekst"/>
              <w:spacing w:before="120"/>
            </w:pPr>
            <w:r w:rsidRPr="00A95D68">
              <w:t>SUBJ[</w:t>
            </w:r>
            <w:r w:rsidR="00B81F67">
              <w:t>NP[</w:t>
            </w:r>
            <w:r w:rsidRPr="00A95D68">
              <w:t>nom.]</w:t>
            </w:r>
            <w:r w:rsidR="00B81F67">
              <w:t>]</w:t>
            </w:r>
            <w:r w:rsidRPr="00A95D68">
              <w:t xml:space="preserve"> + V[</w:t>
            </w:r>
            <w:r w:rsidR="00B81F67">
              <w:t>intransitiivinen sansiverbi, subjektikongruensi</w:t>
            </w:r>
            <w:r w:rsidR="004648B8">
              <w:t>]</w:t>
            </w:r>
            <w:r w:rsidR="00B30251" w:rsidRPr="00A95D68">
              <w:t xml:space="preserve"> + PREDVI[</w:t>
            </w:r>
            <w:r w:rsidR="0080081E">
              <w:t>A</w:t>
            </w:r>
            <w:r w:rsidR="00B81F67">
              <w:t>P</w:t>
            </w:r>
            <w:r w:rsidR="00B30251" w:rsidRPr="00A95D68">
              <w:t>/N</w:t>
            </w:r>
            <w:r w:rsidR="00B81F67">
              <w:t>P[sg.abl.</w:t>
            </w:r>
            <w:r w:rsidR="00B30251" w:rsidRPr="00A95D68">
              <w:t>]]</w:t>
            </w:r>
          </w:p>
        </w:tc>
      </w:tr>
    </w:tbl>
    <w:p w14:paraId="43279DB5" w14:textId="7579268F" w:rsidR="008F67EA" w:rsidRPr="003D3F3A" w:rsidRDefault="008F67EA" w:rsidP="008F67EA">
      <w:pPr>
        <w:pStyle w:val="Overskrift3"/>
      </w:pPr>
      <w:bookmarkStart w:id="1072" w:name="_4.2.1.5._Teko"/>
      <w:bookmarkStart w:id="1073" w:name="_4.2.1.5._Teko_1"/>
      <w:bookmarkStart w:id="1074" w:name="_Teko"/>
      <w:bookmarkStart w:id="1075" w:name="_Toc241129239"/>
      <w:bookmarkStart w:id="1076" w:name="_Toc311273771"/>
      <w:bookmarkStart w:id="1077" w:name="_Toc84997977"/>
      <w:bookmarkStart w:id="1078" w:name="_Toc198266847"/>
      <w:bookmarkStart w:id="1079" w:name="_Toc209168599"/>
      <w:bookmarkStart w:id="1080" w:name="_Toc241129238"/>
      <w:bookmarkEnd w:id="1072"/>
      <w:bookmarkEnd w:id="1073"/>
      <w:bookmarkEnd w:id="1074"/>
      <w:r w:rsidRPr="003D3F3A">
        <w:lastRenderedPageBreak/>
        <w:t>Tunnet</w:t>
      </w:r>
      <w:bookmarkEnd w:id="1075"/>
      <w:bookmarkEnd w:id="1076"/>
    </w:p>
    <w:p w14:paraId="43C94272" w14:textId="02FB985E" w:rsidR="003E7179" w:rsidRDefault="003E7179" w:rsidP="003E7179">
      <w:r>
        <w:t xml:space="preserve">Tunnetsyntaktiita oon kahta tyyppii, </w:t>
      </w:r>
      <w:r w:rsidR="003D3F3A">
        <w:rPr>
          <w:caps/>
        </w:rPr>
        <w:t>vasituinen</w:t>
      </w:r>
      <w:r w:rsidR="00447888" w:rsidRPr="00447888">
        <w:rPr>
          <w:caps/>
        </w:rPr>
        <w:t xml:space="preserve"> tunnet</w:t>
      </w:r>
      <w:r w:rsidR="00447888">
        <w:t xml:space="preserve"> -syntaktit ja </w:t>
      </w:r>
      <w:r w:rsidR="00447888">
        <w:rPr>
          <w:caps/>
        </w:rPr>
        <w:t xml:space="preserve">kausatiivinen tunnet </w:t>
      </w:r>
      <w:r w:rsidR="00447888">
        <w:rPr>
          <w:i/>
          <w:caps/>
        </w:rPr>
        <w:t>-</w:t>
      </w:r>
      <w:r w:rsidR="00447888">
        <w:t>syntaktit.</w:t>
      </w:r>
    </w:p>
    <w:p w14:paraId="17039D54" w14:textId="0E48B0BD" w:rsidR="00447888" w:rsidRPr="00447888" w:rsidRDefault="00447888" w:rsidP="00447888">
      <w:pPr>
        <w:pStyle w:val="Overskrift4"/>
        <w:rPr>
          <w:caps/>
        </w:rPr>
      </w:pPr>
      <w:bookmarkStart w:id="1081" w:name="_Toc311273772"/>
      <w:r w:rsidRPr="00447888">
        <w:rPr>
          <w:caps/>
        </w:rPr>
        <w:t>Vasituinen tunnet</w:t>
      </w:r>
      <w:bookmarkEnd w:id="1081"/>
    </w:p>
    <w:p w14:paraId="61DA055D" w14:textId="63758DCE" w:rsidR="008F67EA" w:rsidRPr="00A95D68" w:rsidRDefault="00752B96" w:rsidP="008F67EA">
      <w:pPr>
        <w:pStyle w:val="Brdtekst"/>
        <w:spacing w:before="120"/>
      </w:pPr>
      <w:r w:rsidRPr="00230980">
        <w:rPr>
          <w:caps/>
        </w:rPr>
        <w:t xml:space="preserve">Vasituinen </w:t>
      </w:r>
      <w:r w:rsidR="008F67EA" w:rsidRPr="00230980">
        <w:rPr>
          <w:caps/>
        </w:rPr>
        <w:t>Tunnet</w:t>
      </w:r>
      <w:r w:rsidR="008F67EA" w:rsidRPr="00A95D68">
        <w:rPr>
          <w:b/>
        </w:rPr>
        <w:t xml:space="preserve"> </w:t>
      </w:r>
      <w:r w:rsidR="008F67EA" w:rsidRPr="00A95D68">
        <w:t xml:space="preserve">oon syntaktityyppi, joka muistelee, minkälaissii </w:t>
      </w:r>
      <w:r w:rsidR="008F67EA" w:rsidRPr="00D554BD">
        <w:t>tuntheita</w:t>
      </w:r>
      <w:r w:rsidR="008F67EA" w:rsidRPr="00A95D68">
        <w:t xml:space="preserve"> subjektilla oon. Niissä verbinä oon joku </w:t>
      </w:r>
      <w:r w:rsidR="008F67EA" w:rsidRPr="00230980">
        <w:rPr>
          <w:smallCaps/>
        </w:rPr>
        <w:t>tunnetverbi</w:t>
      </w:r>
      <w:r w:rsidR="008F67EA" w:rsidRPr="00A95D68">
        <w:t xml:space="preserve">, niin ko </w:t>
      </w:r>
      <w:r w:rsidR="008F67EA" w:rsidRPr="004F7D25">
        <w:rPr>
          <w:i/>
        </w:rPr>
        <w:t>rakastaa</w:t>
      </w:r>
      <w:r w:rsidR="008F67EA" w:rsidRPr="0075485B">
        <w:t>(</w:t>
      </w:r>
      <w:r w:rsidR="008F67EA" w:rsidRPr="004F7D25">
        <w:rPr>
          <w:i/>
        </w:rPr>
        <w:t>t</w:t>
      </w:r>
      <w:r w:rsidR="008F67EA" w:rsidRPr="0075485B">
        <w:t>),</w:t>
      </w:r>
      <w:r w:rsidR="008F67EA" w:rsidRPr="004F7D25">
        <w:rPr>
          <w:i/>
        </w:rPr>
        <w:t xml:space="preserve"> vihata</w:t>
      </w:r>
      <w:r w:rsidR="008F67EA" w:rsidRPr="0075485B">
        <w:t>,</w:t>
      </w:r>
      <w:r w:rsidR="008F67EA" w:rsidRPr="004F7D25">
        <w:rPr>
          <w:i/>
        </w:rPr>
        <w:t xml:space="preserve"> pöl</w:t>
      </w:r>
      <w:r w:rsidR="008F67EA" w:rsidRPr="0075485B">
        <w:t>(</w:t>
      </w:r>
      <w:r w:rsidR="008F67EA" w:rsidRPr="004F7D25">
        <w:rPr>
          <w:i/>
        </w:rPr>
        <w:t>j</w:t>
      </w:r>
      <w:r w:rsidR="008F67EA" w:rsidRPr="0075485B">
        <w:t>)</w:t>
      </w:r>
      <w:r w:rsidR="008F67EA" w:rsidRPr="004F7D25">
        <w:rPr>
          <w:i/>
        </w:rPr>
        <w:t>ätä</w:t>
      </w:r>
      <w:r w:rsidR="008F67EA" w:rsidRPr="0075485B">
        <w:t>,</w:t>
      </w:r>
      <w:r w:rsidR="008F67EA" w:rsidRPr="004F7D25">
        <w:rPr>
          <w:i/>
        </w:rPr>
        <w:t xml:space="preserve"> tykätä</w:t>
      </w:r>
      <w:r w:rsidR="008F67EA" w:rsidRPr="00A95D68">
        <w:t xml:space="preserve">. Verbilä oon kaksi </w:t>
      </w:r>
      <w:r w:rsidR="008F67EA">
        <w:t>komplement</w:t>
      </w:r>
      <w:r w:rsidR="008F67EA" w:rsidRPr="00A95D68">
        <w:t>tii, subjekti ja objekti.</w:t>
      </w:r>
    </w:p>
    <w:p w14:paraId="040CAE1C" w14:textId="77777777" w:rsidR="008F67EA" w:rsidRPr="00A95D68" w:rsidRDefault="008F67EA" w:rsidP="008F67EA">
      <w:pPr>
        <w:tabs>
          <w:tab w:val="left" w:pos="2268"/>
          <w:tab w:val="left" w:pos="4536"/>
        </w:tabs>
        <w:spacing w:before="120" w:after="40"/>
      </w:pPr>
      <w:r>
        <w:t>(</w:t>
      </w:r>
      <w:r w:rsidRPr="00A95D68">
        <w:t>1) Nuutti</w:t>
      </w:r>
      <w:r w:rsidRPr="00A95D68">
        <w:tab/>
        <w:t>rakastaa</w:t>
      </w:r>
      <w:r w:rsidRPr="00A95D68">
        <w:tab/>
        <w:t>Kreettaa.</w:t>
      </w:r>
    </w:p>
    <w:p w14:paraId="75801C2B" w14:textId="085F141C" w:rsidR="008F67EA" w:rsidRPr="00A95D68" w:rsidRDefault="008F67EA" w:rsidP="008F67EA">
      <w:pPr>
        <w:tabs>
          <w:tab w:val="left" w:pos="2268"/>
          <w:tab w:val="left" w:pos="4536"/>
        </w:tabs>
        <w:spacing w:before="40" w:after="40"/>
      </w:pPr>
      <w:r w:rsidRPr="00A95D68">
        <w:t>N[sg.nom.]</w:t>
      </w:r>
      <w:r w:rsidRPr="00A95D68">
        <w:tab/>
        <w:t>V[</w:t>
      </w:r>
      <w:r w:rsidRPr="0010698E">
        <w:rPr>
          <w:i/>
        </w:rPr>
        <w:t>rakastaat</w:t>
      </w:r>
      <w:r w:rsidRPr="00A95D68">
        <w:t xml:space="preserve">, </w:t>
      </w:r>
      <w:r w:rsidR="001337F6">
        <w:t>sg3</w:t>
      </w:r>
      <w:r w:rsidRPr="00A95D68">
        <w:t>]</w:t>
      </w:r>
      <w:r w:rsidRPr="00A95D68">
        <w:tab/>
        <w:t>N[sg.part.]</w:t>
      </w:r>
    </w:p>
    <w:p w14:paraId="4EC5A012" w14:textId="77777777" w:rsidR="008F67EA" w:rsidRPr="00A95D68" w:rsidRDefault="008F67EA" w:rsidP="008F67EA">
      <w:pPr>
        <w:tabs>
          <w:tab w:val="left" w:pos="2268"/>
          <w:tab w:val="left" w:pos="4536"/>
        </w:tabs>
        <w:spacing w:before="40" w:after="120"/>
      </w:pPr>
      <w:r w:rsidRPr="00A95D68">
        <w:t>SUBJ</w:t>
      </w:r>
      <w:r w:rsidRPr="00A95D68">
        <w:tab/>
        <w:t>V</w:t>
      </w:r>
      <w:r w:rsidRPr="00A95D68">
        <w:tab/>
        <w:t>OBJ</w:t>
      </w:r>
    </w:p>
    <w:p w14:paraId="0E9AB586" w14:textId="77777777" w:rsidR="008F67EA" w:rsidRPr="00A95D68" w:rsidRDefault="008F67EA" w:rsidP="008F67EA">
      <w:pPr>
        <w:tabs>
          <w:tab w:val="left" w:pos="2268"/>
          <w:tab w:val="left" w:pos="4536"/>
        </w:tabs>
        <w:spacing w:before="120" w:after="40"/>
      </w:pPr>
      <w:r>
        <w:t>(</w:t>
      </w:r>
      <w:r w:rsidRPr="00A95D68">
        <w:t>2) Kreeta</w:t>
      </w:r>
      <w:r w:rsidRPr="00A95D68">
        <w:tab/>
        <w:t>vihhaa</w:t>
      </w:r>
      <w:r w:rsidRPr="00A95D68">
        <w:tab/>
        <w:t>Nillaa.</w:t>
      </w:r>
    </w:p>
    <w:p w14:paraId="60328721" w14:textId="21B4A25C" w:rsidR="008F67EA" w:rsidRPr="00A95D68" w:rsidRDefault="008F67EA" w:rsidP="008F67EA">
      <w:pPr>
        <w:tabs>
          <w:tab w:val="left" w:pos="2268"/>
          <w:tab w:val="left" w:pos="4536"/>
        </w:tabs>
        <w:spacing w:before="40" w:after="40"/>
      </w:pPr>
      <w:r w:rsidRPr="00A95D68">
        <w:t>N[sg.nom.]</w:t>
      </w:r>
      <w:r w:rsidRPr="00A95D68">
        <w:tab/>
        <w:t>V[</w:t>
      </w:r>
      <w:r w:rsidRPr="0010698E">
        <w:rPr>
          <w:i/>
        </w:rPr>
        <w:t>vihata</w:t>
      </w:r>
      <w:r w:rsidRPr="00A95D68">
        <w:t xml:space="preserve">, </w:t>
      </w:r>
      <w:r w:rsidR="001337F6">
        <w:t>sg3</w:t>
      </w:r>
      <w:r w:rsidRPr="00A95D68">
        <w:t>]</w:t>
      </w:r>
      <w:r w:rsidRPr="00A95D68">
        <w:tab/>
        <w:t>N[sg.part.]</w:t>
      </w:r>
    </w:p>
    <w:p w14:paraId="0D76F8B3" w14:textId="77777777" w:rsidR="008F67EA" w:rsidRPr="00A95D68" w:rsidRDefault="008F67EA" w:rsidP="008F67EA">
      <w:pPr>
        <w:tabs>
          <w:tab w:val="left" w:pos="2268"/>
          <w:tab w:val="left" w:pos="4536"/>
        </w:tabs>
        <w:spacing w:before="40" w:after="120"/>
      </w:pPr>
      <w:r w:rsidRPr="00A95D68">
        <w:t>SUBJ</w:t>
      </w:r>
      <w:r w:rsidRPr="00A95D68">
        <w:tab/>
        <w:t>V</w:t>
      </w:r>
      <w:r w:rsidRPr="00A95D68">
        <w:tab/>
        <w:t>OBJ</w:t>
      </w:r>
    </w:p>
    <w:p w14:paraId="282F9A3C" w14:textId="77777777" w:rsidR="008F67EA" w:rsidRPr="00A95D68" w:rsidRDefault="008F67EA" w:rsidP="008F67EA">
      <w:pPr>
        <w:tabs>
          <w:tab w:val="left" w:pos="2268"/>
          <w:tab w:val="left" w:pos="4536"/>
        </w:tabs>
        <w:spacing w:before="120" w:after="40"/>
      </w:pPr>
      <w:r>
        <w:t>(</w:t>
      </w:r>
      <w:r w:rsidRPr="00A95D68">
        <w:t>3) Mie</w:t>
      </w:r>
      <w:r w:rsidRPr="00A95D68">
        <w:tab/>
        <w:t>tykkään</w:t>
      </w:r>
      <w:r w:rsidRPr="00A95D68">
        <w:tab/>
        <w:t>ruijalaisista.</w:t>
      </w:r>
    </w:p>
    <w:p w14:paraId="453CB3E8" w14:textId="75DCF388" w:rsidR="008F67EA" w:rsidRPr="00A95D68" w:rsidRDefault="008F67EA" w:rsidP="008F67EA">
      <w:pPr>
        <w:tabs>
          <w:tab w:val="left" w:pos="2268"/>
          <w:tab w:val="left" w:pos="4536"/>
        </w:tabs>
        <w:spacing w:before="40" w:after="40"/>
      </w:pPr>
      <w:r w:rsidRPr="00A56B4C">
        <w:t>Pron</w:t>
      </w:r>
      <w:r w:rsidRPr="00A95D68">
        <w:t>[</w:t>
      </w:r>
      <w:r w:rsidR="001337F6">
        <w:t>sg1</w:t>
      </w:r>
      <w:r w:rsidRPr="00A95D68">
        <w:t>, nom.]</w:t>
      </w:r>
      <w:r w:rsidRPr="00A95D68">
        <w:tab/>
        <w:t>V[</w:t>
      </w:r>
      <w:r w:rsidRPr="0010698E">
        <w:rPr>
          <w:i/>
        </w:rPr>
        <w:t>tykätä</w:t>
      </w:r>
      <w:r w:rsidRPr="00A95D68">
        <w:t xml:space="preserve">, </w:t>
      </w:r>
      <w:r w:rsidR="001337F6">
        <w:t>sg1</w:t>
      </w:r>
      <w:r w:rsidRPr="00A95D68">
        <w:t>]</w:t>
      </w:r>
      <w:r w:rsidRPr="00A95D68">
        <w:tab/>
        <w:t>N[</w:t>
      </w:r>
      <w:r w:rsidR="00A97B87">
        <w:t>pl.</w:t>
      </w:r>
      <w:r w:rsidRPr="00A95D68">
        <w:t>elat.]</w:t>
      </w:r>
    </w:p>
    <w:p w14:paraId="44CEA964" w14:textId="77777777" w:rsidR="008F67EA" w:rsidRPr="00A95D68" w:rsidRDefault="008F67EA" w:rsidP="008F67EA">
      <w:pPr>
        <w:tabs>
          <w:tab w:val="left" w:pos="2268"/>
          <w:tab w:val="left" w:pos="4536"/>
        </w:tabs>
        <w:spacing w:before="40" w:after="120"/>
      </w:pPr>
      <w:r w:rsidRPr="00A95D68">
        <w:t>SUBJ</w:t>
      </w:r>
      <w:r w:rsidRPr="00A95D68">
        <w:tab/>
        <w:t>V</w:t>
      </w:r>
      <w:r w:rsidRPr="00A95D68">
        <w:tab/>
        <w:t>OBJ</w:t>
      </w:r>
    </w:p>
    <w:p w14:paraId="73A16AD3" w14:textId="77777777" w:rsidR="00423321" w:rsidRDefault="008F67EA" w:rsidP="008F67EA">
      <w:pPr>
        <w:pStyle w:val="Brdtekst"/>
        <w:spacing w:before="120"/>
      </w:pPr>
      <w:r w:rsidRPr="00A95D68">
        <w:t xml:space="preserve">Näissä syntaktiissa subjekti oon aina nominatiivissa, ja se kongrueeraa verbin kans. Objekti oon tavalisesti partitiivissa </w:t>
      </w:r>
      <w:r>
        <w:t>(</w:t>
      </w:r>
      <w:r w:rsidRPr="00A95D68">
        <w:t xml:space="preserve">1, 2), mutta </w:t>
      </w:r>
      <w:r w:rsidRPr="004F7D25">
        <w:rPr>
          <w:i/>
        </w:rPr>
        <w:t>tykätä</w:t>
      </w:r>
      <w:r w:rsidRPr="00A95D68">
        <w:t xml:space="preserve">-verbin kans se oon elatiivissa </w:t>
      </w:r>
      <w:r>
        <w:t>(</w:t>
      </w:r>
      <w:r w:rsidRPr="00A95D68">
        <w:t>3)</w:t>
      </w:r>
      <w:r w:rsidR="00423321">
        <w:t>.</w:t>
      </w:r>
    </w:p>
    <w:p w14:paraId="46CAA8FB" w14:textId="25922BA7" w:rsidR="008F67EA" w:rsidRPr="00A95D68" w:rsidRDefault="00CA3556" w:rsidP="008F67EA">
      <w:pPr>
        <w:pStyle w:val="Brdtekstinnrykk"/>
        <w:spacing w:before="120"/>
        <w:ind w:left="0"/>
      </w:pPr>
      <w:r>
        <w:rPr>
          <w:caps/>
        </w:rPr>
        <w:t>N</w:t>
      </w:r>
      <w:r>
        <w:t>ormaalin</w:t>
      </w:r>
      <w:r>
        <w:rPr>
          <w:caps/>
        </w:rPr>
        <w:t xml:space="preserve"> </w:t>
      </w:r>
      <w:r w:rsidR="008F67EA" w:rsidRPr="00891CB6">
        <w:rPr>
          <w:caps/>
        </w:rPr>
        <w:t>Tunnet-</w:t>
      </w:r>
      <w:r w:rsidR="008F67EA" w:rsidRPr="00A95D68">
        <w:t>syntaktin kaava</w:t>
      </w:r>
      <w:r>
        <w:t xml:space="preserve"> oon</w:t>
      </w:r>
      <w:r w:rsidR="008F67EA"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8F67EA" w:rsidRPr="00A95D68" w14:paraId="0AC47C60" w14:textId="77777777" w:rsidTr="00135B06">
        <w:tc>
          <w:tcPr>
            <w:tcW w:w="9242" w:type="dxa"/>
          </w:tcPr>
          <w:p w14:paraId="67C188C3" w14:textId="77777777" w:rsidR="008F67EA" w:rsidRPr="00A95D68" w:rsidRDefault="008F67EA" w:rsidP="00135B06">
            <w:pPr>
              <w:spacing w:before="120" w:after="120"/>
              <w:rPr>
                <w:smallCaps/>
              </w:rPr>
            </w:pPr>
            <w:r w:rsidRPr="00687B15">
              <w:rPr>
                <w:caps/>
              </w:rPr>
              <w:t>Tunnet</w:t>
            </w:r>
            <w:r w:rsidRPr="00A95D68">
              <w:rPr>
                <w:smallCaps/>
              </w:rPr>
              <w:t>:</w:t>
            </w:r>
          </w:p>
          <w:p w14:paraId="06A88A0B" w14:textId="04A5B6CC" w:rsidR="008F67EA" w:rsidRPr="00A95D68" w:rsidRDefault="008F67EA" w:rsidP="00135B06">
            <w:pPr>
              <w:spacing w:before="120" w:after="120"/>
            </w:pPr>
            <w:r w:rsidRPr="00A95D68">
              <w:t>SUBJ</w:t>
            </w:r>
            <w:r w:rsidR="006C76DE">
              <w:t>[</w:t>
            </w:r>
            <w:r w:rsidRPr="00A95D68">
              <w:t>N[nom.] + V[tunnetverbi, subjektikongruensi] + OBJ</w:t>
            </w:r>
            <w:r w:rsidR="008C5DD6">
              <w:t>[</w:t>
            </w:r>
            <w:r w:rsidRPr="00A95D68">
              <w:t>N[part.]</w:t>
            </w:r>
            <w:r w:rsidR="008C5DD6">
              <w:t>]</w:t>
            </w:r>
          </w:p>
        </w:tc>
      </w:tr>
    </w:tbl>
    <w:p w14:paraId="2B0DE463" w14:textId="77777777" w:rsidR="00F904D4" w:rsidRDefault="008F67EA" w:rsidP="008F67EA">
      <w:pPr>
        <w:spacing w:before="120" w:after="120"/>
      </w:pPr>
      <w:r w:rsidRPr="00A95D68">
        <w:t>Ko tuntheen moolina oon joku tekeminen, silloin objektin</w:t>
      </w:r>
      <w:r w:rsidR="00092B3D">
        <w:t>n</w:t>
      </w:r>
      <w:r w:rsidRPr="00A95D68">
        <w:t xml:space="preserve">a oon tavalisesti 1. infinitiivin haamu </w:t>
      </w:r>
      <w:r>
        <w:t>(</w:t>
      </w:r>
      <w:r w:rsidRPr="00A95D68">
        <w:t>4, 5)</w:t>
      </w:r>
      <w:r w:rsidR="00F904D4">
        <w:t>.</w:t>
      </w:r>
    </w:p>
    <w:p w14:paraId="00D5CA92" w14:textId="21253278" w:rsidR="008F67EA" w:rsidRPr="00A95D68" w:rsidRDefault="008F67EA" w:rsidP="008F67EA">
      <w:pPr>
        <w:tabs>
          <w:tab w:val="left" w:pos="2268"/>
          <w:tab w:val="left" w:pos="4536"/>
        </w:tabs>
        <w:spacing w:before="120" w:after="40"/>
      </w:pPr>
      <w:r>
        <w:t>(</w:t>
      </w:r>
      <w:r w:rsidRPr="00A95D68">
        <w:t>4) Kreeta</w:t>
      </w:r>
      <w:r w:rsidRPr="00A95D68">
        <w:tab/>
        <w:t>pölkkää</w:t>
      </w:r>
      <w:r w:rsidRPr="00A95D68">
        <w:tab/>
        <w:t>hihđata.</w:t>
      </w:r>
    </w:p>
    <w:p w14:paraId="24C8EF66" w14:textId="152D2A00" w:rsidR="008F67EA" w:rsidRPr="00A95D68" w:rsidRDefault="008F67EA" w:rsidP="008F67EA">
      <w:pPr>
        <w:tabs>
          <w:tab w:val="left" w:pos="2268"/>
          <w:tab w:val="left" w:pos="4536"/>
        </w:tabs>
        <w:spacing w:before="40" w:after="40"/>
      </w:pPr>
      <w:r w:rsidRPr="00A95D68">
        <w:t>N[sg.nom.]</w:t>
      </w:r>
      <w:r w:rsidRPr="00A95D68">
        <w:tab/>
        <w:t>V[</w:t>
      </w:r>
      <w:r w:rsidR="00751E6C">
        <w:rPr>
          <w:i/>
        </w:rPr>
        <w:t>pöl</w:t>
      </w:r>
      <w:r w:rsidRPr="00751E6C">
        <w:rPr>
          <w:i/>
        </w:rPr>
        <w:t>ätä</w:t>
      </w:r>
      <w:r w:rsidRPr="00A95D68">
        <w:t xml:space="preserve">, </w:t>
      </w:r>
      <w:r w:rsidR="001337F6">
        <w:t>sg3</w:t>
      </w:r>
      <w:r w:rsidRPr="00A95D68">
        <w:t>]</w:t>
      </w:r>
      <w:r w:rsidRPr="00A95D68">
        <w:tab/>
        <w:t>V[1.inf.]</w:t>
      </w:r>
    </w:p>
    <w:p w14:paraId="4B94E3E9" w14:textId="77777777" w:rsidR="008F67EA" w:rsidRPr="00A95D68" w:rsidRDefault="008F67EA" w:rsidP="008F67EA">
      <w:pPr>
        <w:tabs>
          <w:tab w:val="left" w:pos="2268"/>
          <w:tab w:val="left" w:pos="4536"/>
        </w:tabs>
        <w:spacing w:before="40" w:after="120"/>
      </w:pPr>
      <w:r w:rsidRPr="00A95D68">
        <w:t>SUBJ</w:t>
      </w:r>
      <w:r w:rsidRPr="00A95D68">
        <w:tab/>
        <w:t>V</w:t>
      </w:r>
      <w:r w:rsidRPr="00A95D68">
        <w:tab/>
        <w:t>OBJ</w:t>
      </w:r>
    </w:p>
    <w:p w14:paraId="29F84E68" w14:textId="77777777" w:rsidR="008F67EA" w:rsidRPr="00A95D68" w:rsidRDefault="008F67EA" w:rsidP="008F67EA">
      <w:pPr>
        <w:tabs>
          <w:tab w:val="left" w:pos="2268"/>
          <w:tab w:val="left" w:pos="4536"/>
        </w:tabs>
        <w:spacing w:before="120" w:after="40"/>
      </w:pPr>
      <w:r>
        <w:t>(</w:t>
      </w:r>
      <w:r w:rsidRPr="00A95D68">
        <w:t>5) Mie</w:t>
      </w:r>
      <w:r w:rsidRPr="00A95D68">
        <w:tab/>
        <w:t xml:space="preserve">tykkäsin </w:t>
      </w:r>
      <w:r w:rsidRPr="00A95D68">
        <w:tab/>
        <w:t>[lypsäät lehmii].</w:t>
      </w:r>
    </w:p>
    <w:p w14:paraId="35E4A507" w14:textId="3B59AAC4" w:rsidR="008F67EA" w:rsidRPr="00A95D68" w:rsidRDefault="008F67EA" w:rsidP="008F67EA">
      <w:pPr>
        <w:tabs>
          <w:tab w:val="left" w:pos="2268"/>
          <w:tab w:val="left" w:pos="4536"/>
        </w:tabs>
        <w:spacing w:before="40" w:after="40"/>
      </w:pPr>
      <w:r w:rsidRPr="00A56B4C">
        <w:t>Pron</w:t>
      </w:r>
      <w:r w:rsidRPr="00A95D68">
        <w:t>[</w:t>
      </w:r>
      <w:r w:rsidR="001337F6">
        <w:t>sg1</w:t>
      </w:r>
      <w:r w:rsidRPr="00A95D68">
        <w:t>]</w:t>
      </w:r>
      <w:r w:rsidRPr="00A95D68">
        <w:tab/>
        <w:t>V[</w:t>
      </w:r>
      <w:r w:rsidRPr="00751E6C">
        <w:rPr>
          <w:i/>
        </w:rPr>
        <w:t>tykätä</w:t>
      </w:r>
      <w:r w:rsidRPr="00A95D68">
        <w:t xml:space="preserve">, </w:t>
      </w:r>
      <w:r w:rsidR="001337F6">
        <w:t>sg1</w:t>
      </w:r>
      <w:r w:rsidRPr="00A95D68">
        <w:t>]</w:t>
      </w:r>
      <w:r w:rsidRPr="00A95D68">
        <w:tab/>
        <w:t>VP[V[1.inf</w:t>
      </w:r>
      <w:r w:rsidR="00FB75CB">
        <w:t>.</w:t>
      </w:r>
      <w:r w:rsidRPr="00A95D68">
        <w:t>] + N[pl.part.]</w:t>
      </w:r>
      <w:r w:rsidR="00893EE4">
        <w:t>]</w:t>
      </w:r>
    </w:p>
    <w:p w14:paraId="1F9BCEB1" w14:textId="77777777" w:rsidR="008F67EA" w:rsidRPr="00A95D68" w:rsidRDefault="008F67EA" w:rsidP="008F67EA">
      <w:pPr>
        <w:tabs>
          <w:tab w:val="left" w:pos="2268"/>
          <w:tab w:val="left" w:pos="4536"/>
        </w:tabs>
        <w:spacing w:before="40" w:after="120"/>
      </w:pPr>
      <w:r w:rsidRPr="00A95D68">
        <w:t>SUBJ</w:t>
      </w:r>
      <w:r w:rsidRPr="00A95D68">
        <w:tab/>
        <w:t>V</w:t>
      </w:r>
      <w:r w:rsidRPr="00A95D68">
        <w:tab/>
        <w:t>OBJ</w:t>
      </w:r>
    </w:p>
    <w:p w14:paraId="509FC7B1" w14:textId="048368B7" w:rsidR="00B3179E" w:rsidRPr="00DF73E6" w:rsidRDefault="00DF73E6" w:rsidP="00DF73E6">
      <w:pPr>
        <w:pStyle w:val="Overskrift4"/>
        <w:rPr>
          <w:caps/>
        </w:rPr>
      </w:pPr>
      <w:bookmarkStart w:id="1082" w:name="_Toc311273773"/>
      <w:r w:rsidRPr="00DF73E6">
        <w:rPr>
          <w:caps/>
        </w:rPr>
        <w:t>Kausatiivinen tunnet</w:t>
      </w:r>
      <w:bookmarkEnd w:id="1082"/>
    </w:p>
    <w:p w14:paraId="36ECBB7F" w14:textId="77777777" w:rsidR="00F904D4" w:rsidRDefault="008F67EA" w:rsidP="008F67EA">
      <w:pPr>
        <w:spacing w:before="120" w:after="120"/>
      </w:pPr>
      <w:r w:rsidRPr="00B3179E">
        <w:t xml:space="preserve">Yhđenlaiset </w:t>
      </w:r>
      <w:r w:rsidRPr="0067783E">
        <w:t>tunnet</w:t>
      </w:r>
      <w:r w:rsidRPr="00B3179E">
        <w:t xml:space="preserve">syntaktit oon kans semmoiset syntaktit, missä verbinä oon </w:t>
      </w:r>
      <w:r w:rsidRPr="00894287">
        <w:rPr>
          <w:smallCaps/>
        </w:rPr>
        <w:t>kausatiiviverbi,</w:t>
      </w:r>
      <w:r w:rsidRPr="00B3179E">
        <w:t xml:space="preserve"> mikä muistelee minkälaisen tuntheen </w:t>
      </w:r>
      <w:r w:rsidR="00B3179E">
        <w:t>joku assii tekkee subjektille (</w:t>
      </w:r>
      <w:r w:rsidR="006C5251">
        <w:t>1</w:t>
      </w:r>
      <w:r w:rsidR="00B3179E">
        <w:t xml:space="preserve">). </w:t>
      </w:r>
      <w:r w:rsidR="001B2BAC">
        <w:t xml:space="preserve">Kausatiiviverbii oon esimerkiksi </w:t>
      </w:r>
      <w:r w:rsidR="001B2BAC">
        <w:rPr>
          <w:i/>
        </w:rPr>
        <w:t>oksettaa</w:t>
      </w:r>
      <w:r w:rsidR="001B127A" w:rsidRPr="001B127A">
        <w:t>(</w:t>
      </w:r>
      <w:r w:rsidR="001B2BAC">
        <w:rPr>
          <w:i/>
        </w:rPr>
        <w:t>t</w:t>
      </w:r>
      <w:r w:rsidR="001B127A" w:rsidRPr="001B127A">
        <w:t>),</w:t>
      </w:r>
      <w:r w:rsidR="001B2BAC">
        <w:rPr>
          <w:i/>
        </w:rPr>
        <w:t xml:space="preserve"> iljettää</w:t>
      </w:r>
      <w:r w:rsidR="001B127A" w:rsidRPr="001B127A">
        <w:t>(</w:t>
      </w:r>
      <w:r w:rsidR="001B2BAC">
        <w:rPr>
          <w:i/>
        </w:rPr>
        <w:t>t</w:t>
      </w:r>
      <w:r w:rsidR="001B127A" w:rsidRPr="001B127A">
        <w:t>),</w:t>
      </w:r>
      <w:r w:rsidR="001B2BAC">
        <w:rPr>
          <w:i/>
        </w:rPr>
        <w:t xml:space="preserve"> hävettää</w:t>
      </w:r>
      <w:r w:rsidR="001B127A" w:rsidRPr="001B127A">
        <w:t>(</w:t>
      </w:r>
      <w:r w:rsidR="001B2BAC">
        <w:rPr>
          <w:i/>
        </w:rPr>
        <w:t>t</w:t>
      </w:r>
      <w:r w:rsidR="001B127A" w:rsidRPr="001B127A">
        <w:t>),</w:t>
      </w:r>
      <w:r w:rsidR="001B2BAC">
        <w:rPr>
          <w:i/>
        </w:rPr>
        <w:t xml:space="preserve"> naurattaa</w:t>
      </w:r>
      <w:r w:rsidR="001B127A" w:rsidRPr="001B127A">
        <w:t>(</w:t>
      </w:r>
      <w:r w:rsidR="001B2BAC">
        <w:rPr>
          <w:i/>
        </w:rPr>
        <w:t>t</w:t>
      </w:r>
      <w:r w:rsidR="001B127A" w:rsidRPr="001B127A">
        <w:t>),</w:t>
      </w:r>
      <w:r w:rsidR="001B2BAC">
        <w:rPr>
          <w:i/>
        </w:rPr>
        <w:t xml:space="preserve"> janottaa</w:t>
      </w:r>
      <w:r w:rsidR="001B127A" w:rsidRPr="001B127A">
        <w:t>(</w:t>
      </w:r>
      <w:r w:rsidR="001B2BAC">
        <w:rPr>
          <w:i/>
        </w:rPr>
        <w:t>t</w:t>
      </w:r>
      <w:r w:rsidR="001B127A" w:rsidRPr="001B127A">
        <w:t>).</w:t>
      </w:r>
      <w:r w:rsidR="001B2BAC">
        <w:rPr>
          <w:i/>
        </w:rPr>
        <w:t xml:space="preserve"> </w:t>
      </w:r>
      <w:r w:rsidR="00CE0BE2">
        <w:t xml:space="preserve">Syntaktiissa </w:t>
      </w:r>
      <w:r w:rsidR="00092B3D">
        <w:t>objektinna</w:t>
      </w:r>
      <w:r w:rsidR="00CE0BE2">
        <w:t xml:space="preserve"> oon</w:t>
      </w:r>
      <w:r w:rsidR="009D6232">
        <w:t xml:space="preserve"> se, joka jonku tuntheen kokkee, ja tämä kokkiija oon tasan partitiivin haamussa</w:t>
      </w:r>
      <w:r w:rsidR="008E07EB">
        <w:t xml:space="preserve">. </w:t>
      </w:r>
      <w:r w:rsidR="001B2BAC">
        <w:t>Kuttuma tämmöissii syntaktiita</w:t>
      </w:r>
      <w:r w:rsidR="00B3179E">
        <w:t xml:space="preserve"> nimelä </w:t>
      </w:r>
      <w:r w:rsidR="00B3179E" w:rsidRPr="00B3179E">
        <w:rPr>
          <w:caps/>
        </w:rPr>
        <w:t>kausatiivinen tunnet</w:t>
      </w:r>
      <w:r w:rsidR="00CE0BE2">
        <w:t xml:space="preserve"> -syntakti</w:t>
      </w:r>
      <w:r w:rsidR="00F904D4">
        <w:t>.</w:t>
      </w:r>
    </w:p>
    <w:p w14:paraId="37552B47" w14:textId="4EFF65AF" w:rsidR="008F67EA" w:rsidRPr="008012EE" w:rsidRDefault="00B3179E" w:rsidP="008F67EA">
      <w:pPr>
        <w:spacing w:before="120" w:after="120"/>
        <w:rPr>
          <w:highlight w:val="green"/>
        </w:rPr>
      </w:pPr>
      <w:r>
        <w:t>Muutamisti syntaktissa</w:t>
      </w:r>
      <w:r w:rsidR="00D13C3E">
        <w:t xml:space="preserve"> oon myötä tavalinen NP-subjekti (1).</w:t>
      </w:r>
    </w:p>
    <w:p w14:paraId="596A0780" w14:textId="7E99C928" w:rsidR="008F67EA" w:rsidRPr="00B3179E" w:rsidRDefault="008F67EA" w:rsidP="008F67EA">
      <w:pPr>
        <w:tabs>
          <w:tab w:val="left" w:pos="2268"/>
          <w:tab w:val="left" w:pos="4536"/>
        </w:tabs>
        <w:spacing w:before="120" w:after="40"/>
      </w:pPr>
      <w:r w:rsidRPr="00B3179E">
        <w:t>(</w:t>
      </w:r>
      <w:r w:rsidR="00D13C3E">
        <w:t>1</w:t>
      </w:r>
      <w:r w:rsidRPr="00B3179E">
        <w:t>) Pekka</w:t>
      </w:r>
      <w:r w:rsidRPr="00B3179E">
        <w:tab/>
        <w:t>iljettää</w:t>
      </w:r>
      <w:r w:rsidRPr="00B3179E">
        <w:tab/>
        <w:t>Stiinaa.</w:t>
      </w:r>
    </w:p>
    <w:p w14:paraId="53AEA8FE" w14:textId="23DC6BEB" w:rsidR="008F67EA" w:rsidRPr="00B3179E" w:rsidRDefault="008F67EA" w:rsidP="008F67EA">
      <w:pPr>
        <w:tabs>
          <w:tab w:val="left" w:pos="2268"/>
          <w:tab w:val="left" w:pos="4536"/>
        </w:tabs>
        <w:spacing w:before="40" w:after="40"/>
      </w:pPr>
      <w:r w:rsidRPr="00B3179E">
        <w:lastRenderedPageBreak/>
        <w:t>N[sg.nom.]</w:t>
      </w:r>
      <w:r w:rsidRPr="00B3179E">
        <w:tab/>
        <w:t>V[</w:t>
      </w:r>
      <w:r w:rsidRPr="00B15B52">
        <w:rPr>
          <w:i/>
        </w:rPr>
        <w:t>iljettäät</w:t>
      </w:r>
      <w:r w:rsidRPr="00B3179E">
        <w:t xml:space="preserve">, </w:t>
      </w:r>
      <w:r w:rsidR="001337F6">
        <w:t>sg3</w:t>
      </w:r>
      <w:r w:rsidRPr="00B3179E">
        <w:t>]</w:t>
      </w:r>
      <w:r w:rsidRPr="00B3179E">
        <w:tab/>
        <w:t>N[sg.part.]</w:t>
      </w:r>
    </w:p>
    <w:p w14:paraId="6E95FCE6" w14:textId="77777777" w:rsidR="008F67EA" w:rsidRPr="00B3179E" w:rsidRDefault="008F67EA" w:rsidP="008F67EA">
      <w:pPr>
        <w:tabs>
          <w:tab w:val="left" w:pos="2268"/>
          <w:tab w:val="left" w:pos="4536"/>
        </w:tabs>
        <w:spacing w:before="40" w:after="120"/>
      </w:pPr>
      <w:r w:rsidRPr="00B3179E">
        <w:t>SUBJ</w:t>
      </w:r>
      <w:r w:rsidRPr="00B3179E">
        <w:tab/>
        <w:t>V</w:t>
      </w:r>
      <w:r w:rsidRPr="00B3179E">
        <w:tab/>
        <w:t>OBJ</w:t>
      </w:r>
    </w:p>
    <w:p w14:paraId="0B140196" w14:textId="490BBEE5" w:rsidR="008F67EA" w:rsidRPr="00B3179E" w:rsidRDefault="004C7D1A" w:rsidP="008F67EA">
      <w:pPr>
        <w:tabs>
          <w:tab w:val="left" w:pos="2268"/>
          <w:tab w:val="left" w:pos="4536"/>
        </w:tabs>
        <w:spacing w:before="120" w:after="120"/>
      </w:pPr>
      <w:r>
        <w:t>T</w:t>
      </w:r>
      <w:r w:rsidR="001B2BAC">
        <w:t xml:space="preserve">avalisempi oon kuitenki </w:t>
      </w:r>
      <w:r w:rsidR="008A1A2A">
        <w:t>semmoinen synta</w:t>
      </w:r>
      <w:r w:rsidR="006C26D4">
        <w:t>k</w:t>
      </w:r>
      <w:r w:rsidR="008A1A2A">
        <w:t xml:space="preserve">tikaava, missä </w:t>
      </w:r>
      <w:r w:rsidR="00092B3D">
        <w:t>subjektinna</w:t>
      </w:r>
      <w:r w:rsidR="008A1A2A">
        <w:t xml:space="preserve"> </w:t>
      </w:r>
      <w:r w:rsidR="00CE0BE2">
        <w:t>eli sinä,</w:t>
      </w:r>
      <w:r w:rsidR="00B15B52">
        <w:t xml:space="preserve"> mikä oon syynä tuntheess</w:t>
      </w:r>
      <w:r w:rsidR="00CE0BE2">
        <w:t xml:space="preserve">een, </w:t>
      </w:r>
      <w:r w:rsidR="008A1A2A">
        <w:t>oon 1. infinitiivin haamu (</w:t>
      </w:r>
      <w:r w:rsidR="00B15B52">
        <w:t>2, 3</w:t>
      </w:r>
      <w:r w:rsidR="008A1A2A">
        <w:t>) eli subjekti kokonhansa vailuu</w:t>
      </w:r>
      <w:r w:rsidR="00B15B52">
        <w:t xml:space="preserve"> (4, 5)</w:t>
      </w:r>
      <w:r w:rsidR="008F67EA" w:rsidRPr="00B3179E">
        <w:t>.</w:t>
      </w:r>
      <w:r w:rsidR="00CE0BE2">
        <w:t xml:space="preserve"> Silloin verbi oon tasan singulaarin 3. persoonassa.</w:t>
      </w:r>
    </w:p>
    <w:p w14:paraId="08CEA8CA" w14:textId="0080E1C0" w:rsidR="008F67EA" w:rsidRPr="00B3179E" w:rsidRDefault="00822BA8" w:rsidP="008F67EA">
      <w:pPr>
        <w:tabs>
          <w:tab w:val="left" w:pos="2268"/>
          <w:tab w:val="left" w:pos="4536"/>
        </w:tabs>
        <w:spacing w:before="120" w:after="40"/>
      </w:pPr>
      <w:r>
        <w:t>(</w:t>
      </w:r>
      <w:r w:rsidR="00CE0BE2">
        <w:t>2</w:t>
      </w:r>
      <w:r>
        <w:t>) Liissaa</w:t>
      </w:r>
      <w:r>
        <w:tab/>
        <w:t>hävetti</w:t>
      </w:r>
      <w:r w:rsidR="008F67EA" w:rsidRPr="00B3179E">
        <w:tab/>
        <w:t>[pierä äänheen]</w:t>
      </w:r>
    </w:p>
    <w:p w14:paraId="7B2E020E" w14:textId="55796C4A" w:rsidR="008F67EA" w:rsidRPr="00B3179E" w:rsidRDefault="008F67EA" w:rsidP="008F67EA">
      <w:pPr>
        <w:tabs>
          <w:tab w:val="left" w:pos="2268"/>
          <w:tab w:val="left" w:pos="4536"/>
        </w:tabs>
        <w:spacing w:before="40" w:after="40"/>
      </w:pPr>
      <w:r w:rsidRPr="00B3179E">
        <w:t>N[sg.part.]</w:t>
      </w:r>
      <w:r w:rsidRPr="00B3179E">
        <w:tab/>
        <w:t>V[</w:t>
      </w:r>
      <w:r w:rsidR="00B15B52" w:rsidRPr="00B15B52">
        <w:rPr>
          <w:i/>
        </w:rPr>
        <w:t>hävettäät</w:t>
      </w:r>
      <w:r w:rsidRPr="00B3179E">
        <w:t xml:space="preserve">, </w:t>
      </w:r>
      <w:r w:rsidR="001337F6">
        <w:t>sg3</w:t>
      </w:r>
      <w:r w:rsidRPr="00B3179E">
        <w:t>]</w:t>
      </w:r>
      <w:r w:rsidRPr="00B3179E">
        <w:tab/>
        <w:t xml:space="preserve">VP[V[1.inf.] + </w:t>
      </w:r>
      <w:r w:rsidR="00D93909">
        <w:t>Adv</w:t>
      </w:r>
      <w:r w:rsidRPr="00B3179E">
        <w:t>]</w:t>
      </w:r>
    </w:p>
    <w:p w14:paraId="2F11C787" w14:textId="77777777" w:rsidR="008F67EA" w:rsidRDefault="008F67EA" w:rsidP="008F67EA">
      <w:pPr>
        <w:tabs>
          <w:tab w:val="left" w:pos="2268"/>
          <w:tab w:val="left" w:pos="4536"/>
        </w:tabs>
        <w:spacing w:before="40" w:after="120"/>
      </w:pPr>
      <w:r w:rsidRPr="00B3179E">
        <w:t>OBJ</w:t>
      </w:r>
      <w:r w:rsidRPr="00B3179E">
        <w:tab/>
        <w:t>V</w:t>
      </w:r>
      <w:r w:rsidRPr="00B3179E">
        <w:tab/>
        <w:t>SUBJ</w:t>
      </w:r>
    </w:p>
    <w:p w14:paraId="1BA36A30" w14:textId="0A676C63" w:rsidR="00631E90" w:rsidRPr="00B3179E" w:rsidRDefault="00631E90" w:rsidP="00631E90">
      <w:pPr>
        <w:tabs>
          <w:tab w:val="left" w:pos="2268"/>
          <w:tab w:val="left" w:pos="4536"/>
        </w:tabs>
        <w:spacing w:before="120" w:after="40"/>
      </w:pPr>
      <w:r w:rsidRPr="00B3179E">
        <w:t>(</w:t>
      </w:r>
      <w:r w:rsidR="00CE0BE2">
        <w:t>3</w:t>
      </w:r>
      <w:r w:rsidRPr="00B3179E">
        <w:t>) Minnuu</w:t>
      </w:r>
      <w:r w:rsidRPr="00B3179E">
        <w:tab/>
        <w:t>iljettää</w:t>
      </w:r>
      <w:r w:rsidRPr="00B3179E">
        <w:tab/>
        <w:t>syöđä maksaa.</w:t>
      </w:r>
    </w:p>
    <w:p w14:paraId="672D7CCA" w14:textId="58FEFF2D" w:rsidR="00631E90" w:rsidRPr="00B3179E" w:rsidRDefault="00631E90" w:rsidP="00631E90">
      <w:pPr>
        <w:tabs>
          <w:tab w:val="left" w:pos="2268"/>
          <w:tab w:val="left" w:pos="4536"/>
        </w:tabs>
        <w:spacing w:before="40" w:after="40"/>
      </w:pPr>
      <w:r w:rsidRPr="00B3179E">
        <w:t>Pron[</w:t>
      </w:r>
      <w:r w:rsidR="001337F6">
        <w:t>sg1</w:t>
      </w:r>
      <w:r w:rsidRPr="00B3179E">
        <w:t>, part.]</w:t>
      </w:r>
      <w:r w:rsidRPr="00B3179E">
        <w:tab/>
        <w:t>V[</w:t>
      </w:r>
      <w:r w:rsidRPr="00B15B52">
        <w:rPr>
          <w:i/>
        </w:rPr>
        <w:t>iljettäät</w:t>
      </w:r>
      <w:r w:rsidRPr="00B3179E">
        <w:t xml:space="preserve">, </w:t>
      </w:r>
      <w:r w:rsidR="001337F6">
        <w:t>sg3</w:t>
      </w:r>
      <w:r w:rsidRPr="00B3179E">
        <w:t>]</w:t>
      </w:r>
      <w:r w:rsidRPr="00B3179E">
        <w:tab/>
        <w:t>VP[V[1.inf.] + N[sg.part.]]</w:t>
      </w:r>
    </w:p>
    <w:p w14:paraId="57194AEA" w14:textId="77777777" w:rsidR="00631E90" w:rsidRPr="00B3179E" w:rsidRDefault="00631E90" w:rsidP="00631E90">
      <w:pPr>
        <w:tabs>
          <w:tab w:val="left" w:pos="2268"/>
          <w:tab w:val="left" w:pos="4536"/>
        </w:tabs>
        <w:spacing w:before="40" w:after="120"/>
      </w:pPr>
      <w:r w:rsidRPr="00B3179E">
        <w:t>OBJ</w:t>
      </w:r>
      <w:r w:rsidRPr="00B3179E">
        <w:tab/>
        <w:t>V</w:t>
      </w:r>
      <w:r w:rsidRPr="00B3179E">
        <w:tab/>
        <w:t>SUBJ</w:t>
      </w:r>
    </w:p>
    <w:p w14:paraId="04BE828F" w14:textId="24251492" w:rsidR="00631E90" w:rsidRDefault="00CE0BE2" w:rsidP="008F67EA">
      <w:pPr>
        <w:tabs>
          <w:tab w:val="left" w:pos="2268"/>
          <w:tab w:val="left" w:pos="4536"/>
        </w:tabs>
        <w:spacing w:before="40" w:after="120"/>
      </w:pPr>
      <w:r>
        <w:t>(4) Heikkaa oksetti.</w:t>
      </w:r>
    </w:p>
    <w:p w14:paraId="3CB5C3CB" w14:textId="3FF874D6" w:rsidR="00CE0BE2" w:rsidRDefault="00CE0BE2" w:rsidP="008F67EA">
      <w:pPr>
        <w:tabs>
          <w:tab w:val="left" w:pos="2268"/>
          <w:tab w:val="left" w:pos="4536"/>
        </w:tabs>
        <w:spacing w:before="40" w:after="120"/>
      </w:pPr>
      <w:r>
        <w:t>(5) Meitä nauratti.</w:t>
      </w:r>
    </w:p>
    <w:p w14:paraId="403A3E85" w14:textId="3223B0FB" w:rsidR="00972FC2" w:rsidRPr="00972FC2" w:rsidRDefault="00972FC2" w:rsidP="008F67EA">
      <w:pPr>
        <w:tabs>
          <w:tab w:val="left" w:pos="2268"/>
          <w:tab w:val="left" w:pos="4536"/>
        </w:tabs>
        <w:spacing w:before="40" w:after="120"/>
      </w:pPr>
      <w:r>
        <w:t>Prototyyppis</w:t>
      </w:r>
      <w:r w:rsidR="00D93909">
        <w:t>en</w:t>
      </w:r>
      <w:r>
        <w:t xml:space="preserve"> </w:t>
      </w:r>
      <w:r>
        <w:rPr>
          <w:caps/>
        </w:rPr>
        <w:t xml:space="preserve">kausatiivinen tunnet </w:t>
      </w:r>
      <w:r w:rsidR="00D93909">
        <w:t>-syntaktin</w:t>
      </w:r>
      <w:r>
        <w:t xml:space="preserve"> kaava oon sitte tämmöi</w:t>
      </w:r>
      <w:r w:rsidR="00D93909">
        <w:t>nen</w:t>
      </w:r>
      <w:r>
        <w:t>:</w:t>
      </w:r>
    </w:p>
    <w:tbl>
      <w:tblPr>
        <w:tblStyle w:val="Tabellrutenett"/>
        <w:tblW w:w="0" w:type="auto"/>
        <w:tblLook w:val="04A0" w:firstRow="1" w:lastRow="0" w:firstColumn="1" w:lastColumn="0" w:noHBand="0" w:noVBand="1"/>
      </w:tblPr>
      <w:tblGrid>
        <w:gridCol w:w="8522"/>
      </w:tblGrid>
      <w:tr w:rsidR="00972FC2" w14:paraId="799BB687" w14:textId="77777777" w:rsidTr="00972FC2">
        <w:tc>
          <w:tcPr>
            <w:tcW w:w="9242" w:type="dxa"/>
          </w:tcPr>
          <w:p w14:paraId="72446974" w14:textId="1E4968F9" w:rsidR="00D93909" w:rsidRDefault="00972FC2" w:rsidP="008F67EA">
            <w:pPr>
              <w:tabs>
                <w:tab w:val="left" w:pos="2268"/>
                <w:tab w:val="left" w:pos="4536"/>
              </w:tabs>
              <w:spacing w:before="40" w:after="120"/>
              <w:rPr>
                <w:caps/>
              </w:rPr>
            </w:pPr>
            <w:r>
              <w:rPr>
                <w:caps/>
              </w:rPr>
              <w:t>Kausatiivinen tunnet:</w:t>
            </w:r>
          </w:p>
          <w:p w14:paraId="54F2971A" w14:textId="3D49D177" w:rsidR="00972FC2" w:rsidRPr="00972FC2" w:rsidRDefault="00972FC2" w:rsidP="008F67EA">
            <w:pPr>
              <w:tabs>
                <w:tab w:val="left" w:pos="2268"/>
                <w:tab w:val="left" w:pos="4536"/>
              </w:tabs>
              <w:spacing w:before="40" w:after="120"/>
            </w:pPr>
            <w:r>
              <w:rPr>
                <w:caps/>
              </w:rPr>
              <w:t>OBJ[NP[</w:t>
            </w:r>
            <w:r>
              <w:t xml:space="preserve">part.]] + V[kausatiivinen tunnetverbi, </w:t>
            </w:r>
            <w:r w:rsidR="001337F6">
              <w:t>sg3</w:t>
            </w:r>
            <w:r>
              <w:t xml:space="preserve">] </w:t>
            </w:r>
            <w:r w:rsidR="00DA55A5">
              <w:t>(</w:t>
            </w:r>
            <w:r>
              <w:t xml:space="preserve">+ </w:t>
            </w:r>
            <w:r w:rsidR="00DA55A5">
              <w:t>SUBJ[VP[</w:t>
            </w:r>
            <w:r w:rsidR="00F84AA8">
              <w:t>1.inf.</w:t>
            </w:r>
            <w:r w:rsidR="00DA55A5">
              <w:t>]])</w:t>
            </w:r>
          </w:p>
        </w:tc>
      </w:tr>
    </w:tbl>
    <w:p w14:paraId="5042F646" w14:textId="77DCB588" w:rsidR="00B30251" w:rsidRPr="00157EF2" w:rsidRDefault="00B30251" w:rsidP="005F186E">
      <w:pPr>
        <w:pStyle w:val="Overskrift3"/>
      </w:pPr>
      <w:bookmarkStart w:id="1083" w:name="_Toc311273774"/>
      <w:r w:rsidRPr="00157EF2">
        <w:t>T</w:t>
      </w:r>
      <w:bookmarkEnd w:id="1077"/>
      <w:bookmarkEnd w:id="1078"/>
      <w:bookmarkEnd w:id="1079"/>
      <w:bookmarkEnd w:id="1080"/>
      <w:r w:rsidR="00157EF2">
        <w:t>ek</w:t>
      </w:r>
      <w:r w:rsidR="00157EF2" w:rsidRPr="00157EF2">
        <w:t>emissyntaktit</w:t>
      </w:r>
      <w:bookmarkEnd w:id="1083"/>
    </w:p>
    <w:p w14:paraId="7DB40443" w14:textId="67E66F33" w:rsidR="00B56F02" w:rsidRDefault="00157EF2" w:rsidP="00BD2A19">
      <w:pPr>
        <w:pStyle w:val="Brdtekst"/>
        <w:spacing w:before="120"/>
      </w:pPr>
      <w:r w:rsidRPr="005A1C60">
        <w:rPr>
          <w:smallCaps/>
        </w:rPr>
        <w:t>Tekemis</w:t>
      </w:r>
      <w:r w:rsidR="00B30251" w:rsidRPr="005A1C60">
        <w:rPr>
          <w:smallCaps/>
        </w:rPr>
        <w:t>syntakti</w:t>
      </w:r>
      <w:r w:rsidRPr="005A1C60">
        <w:rPr>
          <w:smallCaps/>
        </w:rPr>
        <w:t xml:space="preserve">t </w:t>
      </w:r>
      <w:r>
        <w:t>muistelhaan</w:t>
      </w:r>
      <w:r w:rsidR="00B30251" w:rsidRPr="00A95D68">
        <w:t xml:space="preserve">, ette </w:t>
      </w:r>
      <w:r w:rsidR="00134364" w:rsidRPr="00A95D68">
        <w:t>subjekti</w:t>
      </w:r>
      <w:r w:rsidR="00B30251" w:rsidRPr="00A95D68">
        <w:t xml:space="preserve"> tekkee jotaki</w:t>
      </w:r>
      <w:r w:rsidR="00134364" w:rsidRPr="00A95D68">
        <w:t xml:space="preserve"> eli oon syynä siihen, ette jotaki synttyy eli tapattuu</w:t>
      </w:r>
      <w:r w:rsidR="00B30251" w:rsidRPr="00A95D68">
        <w:t xml:space="preserve">. </w:t>
      </w:r>
      <w:r w:rsidR="00092B3D">
        <w:t>Subjektinna</w:t>
      </w:r>
      <w:r w:rsidR="00134364" w:rsidRPr="00A95D68">
        <w:t xml:space="preserve"> </w:t>
      </w:r>
      <w:r w:rsidR="00B30251" w:rsidRPr="00A95D68">
        <w:t xml:space="preserve">oon usheimitten ihminen, mutta saattaa se olla elläinki ja </w:t>
      </w:r>
      <w:r w:rsidR="00E835AF" w:rsidRPr="00A95D68">
        <w:t>mikä ta</w:t>
      </w:r>
      <w:r w:rsidR="00134364" w:rsidRPr="00A95D68">
        <w:t>hansa muuki</w:t>
      </w:r>
      <w:r w:rsidR="000D3B3C">
        <w:t xml:space="preserve">, minkä saattaa ajatella olleevan </w:t>
      </w:r>
      <w:r>
        <w:t>a</w:t>
      </w:r>
      <w:r w:rsidR="000D3B3C">
        <w:t>ktiivinen toimiija</w:t>
      </w:r>
      <w:r w:rsidR="00134364" w:rsidRPr="00A95D68">
        <w:t xml:space="preserve">. Syntaktin verbi oon tasan </w:t>
      </w:r>
      <w:r w:rsidR="004C3E56">
        <w:rPr>
          <w:smallCaps/>
        </w:rPr>
        <w:t>transitiivinen tekoverbi</w:t>
      </w:r>
      <w:r w:rsidR="00134364" w:rsidRPr="00A95D68">
        <w:t>.</w:t>
      </w:r>
    </w:p>
    <w:p w14:paraId="2AB22C26" w14:textId="4DCB13FD" w:rsidR="00C44144" w:rsidRPr="009469CF" w:rsidRDefault="00C44144" w:rsidP="00BD2A19">
      <w:pPr>
        <w:pStyle w:val="Brdtekst"/>
        <w:spacing w:before="120"/>
      </w:pPr>
      <w:r>
        <w:t>Tekemissyntaktii</w:t>
      </w:r>
      <w:r w:rsidR="00B06E6D">
        <w:t>ta oon kaksipaikkaissii ja kolmi</w:t>
      </w:r>
      <w:r>
        <w:t>paikkaissii.</w:t>
      </w:r>
      <w:r w:rsidR="002F39F0">
        <w:t xml:space="preserve"> Kaksipaikkaisissa verbin komplementina oon subjekti ja objekti, kolmipaikkaisissa lisäksi vielä adverbiaali.</w:t>
      </w:r>
      <w:r w:rsidR="00A1687F">
        <w:t xml:space="preserve"> </w:t>
      </w:r>
      <w:r w:rsidR="009469CF">
        <w:t>Tekemissyntaktiitten objekti oon vaihettell</w:t>
      </w:r>
      <w:r w:rsidR="00D93909">
        <w:t>e</w:t>
      </w:r>
      <w:r w:rsidR="009469CF">
        <w:t xml:space="preserve">evassa </w:t>
      </w:r>
      <w:r w:rsidR="00D93909">
        <w:rPr>
          <w:smallCaps/>
        </w:rPr>
        <w:t>objektikaasuksessa</w:t>
      </w:r>
      <w:r w:rsidR="009469CF">
        <w:rPr>
          <w:smallCaps/>
        </w:rPr>
        <w:t xml:space="preserve"> (</w:t>
      </w:r>
      <w:r w:rsidR="009469CF">
        <w:t>katto tästä kohđasta 4.2.5.1).</w:t>
      </w:r>
    </w:p>
    <w:p w14:paraId="2286C5C5" w14:textId="77777777" w:rsidR="00F904D4" w:rsidRDefault="00B56F02" w:rsidP="00B56F02">
      <w:pPr>
        <w:pStyle w:val="Overskrift4"/>
        <w:rPr>
          <w:caps/>
        </w:rPr>
      </w:pPr>
      <w:bookmarkStart w:id="1084" w:name="_Toc311273775"/>
      <w:r w:rsidRPr="00B56F02">
        <w:rPr>
          <w:caps/>
        </w:rPr>
        <w:t>Kaksipaikkainen teko</w:t>
      </w:r>
      <w:bookmarkEnd w:id="1084"/>
    </w:p>
    <w:p w14:paraId="3A822BD4" w14:textId="0EFD327E" w:rsidR="00B30251" w:rsidRPr="00A95D68" w:rsidRDefault="00B56F02" w:rsidP="00BD2A19">
      <w:pPr>
        <w:pStyle w:val="Brdtekst"/>
        <w:spacing w:before="120"/>
      </w:pPr>
      <w:r w:rsidRPr="00B56F02">
        <w:rPr>
          <w:caps/>
        </w:rPr>
        <w:t>K</w:t>
      </w:r>
      <w:r>
        <w:rPr>
          <w:caps/>
        </w:rPr>
        <w:t>aksipaikkainen teko -</w:t>
      </w:r>
      <w:r w:rsidRPr="00B56F02">
        <w:t>syntaktiissa</w:t>
      </w:r>
      <w:r>
        <w:rPr>
          <w:caps/>
        </w:rPr>
        <w:t xml:space="preserve"> </w:t>
      </w:r>
      <w:r w:rsidR="00B30251" w:rsidRPr="00A95D68">
        <w:t xml:space="preserve">oon </w:t>
      </w:r>
      <w:r w:rsidR="00104D54">
        <w:t xml:space="preserve">usheimitten </w:t>
      </w:r>
      <w:r w:rsidR="00B30251" w:rsidRPr="00A95D68">
        <w:t xml:space="preserve">myötä objekti eli se, </w:t>
      </w:r>
      <w:r w:rsidR="00921B5E">
        <w:t>mi</w:t>
      </w:r>
      <w:r w:rsidR="00B30251" w:rsidRPr="00A95D68">
        <w:t xml:space="preserve">lle jotaki tapattuu tahi </w:t>
      </w:r>
      <w:r w:rsidR="00921B5E">
        <w:t>mikä</w:t>
      </w:r>
      <w:r w:rsidR="00B30251" w:rsidRPr="00A95D68">
        <w:t xml:space="preserve"> synttyy tevon </w:t>
      </w:r>
      <w:r w:rsidR="00814D77">
        <w:t>tuloksenna</w:t>
      </w:r>
      <w:r w:rsidR="00090E63" w:rsidRPr="00A95D68">
        <w:t xml:space="preserve"> eli </w:t>
      </w:r>
      <w:r w:rsidR="00921B5E">
        <w:t>mikä</w:t>
      </w:r>
      <w:r w:rsidR="001213E2">
        <w:t xml:space="preserve"> </w:t>
      </w:r>
      <w:r w:rsidR="00090E63" w:rsidRPr="00A95D68">
        <w:t>oon tevon moolina</w:t>
      </w:r>
      <w:r w:rsidR="00E042E7" w:rsidRPr="00A95D68">
        <w:t xml:space="preserve"> </w:t>
      </w:r>
      <w:r w:rsidR="0075485B">
        <w:t>(</w:t>
      </w:r>
      <w:r w:rsidR="00E042E7" w:rsidRPr="00A95D68">
        <w:t>1–1</w:t>
      </w:r>
      <w:r w:rsidR="00090E63" w:rsidRPr="00A95D68">
        <w:t>2</w:t>
      </w:r>
      <w:r w:rsidR="00E042E7" w:rsidRPr="00A95D68">
        <w:t>)</w:t>
      </w:r>
      <w:r w:rsidR="00B30251" w:rsidRPr="00A95D68">
        <w:t xml:space="preserve">. Mutta jos oon kysymyksessä vain </w:t>
      </w:r>
      <w:r w:rsidR="00134364" w:rsidRPr="00A95D68">
        <w:t xml:space="preserve">subjektin joku </w:t>
      </w:r>
      <w:r w:rsidR="00971D44">
        <w:t>aktiviteetti, se syntaktiss</w:t>
      </w:r>
      <w:r w:rsidR="00B30251" w:rsidRPr="00A95D68">
        <w:t>a saattaa objekti vailuutki</w:t>
      </w:r>
      <w:r w:rsidR="00E042E7" w:rsidRPr="00A95D68">
        <w:t xml:space="preserve"> </w:t>
      </w:r>
      <w:r w:rsidR="0075485B">
        <w:t>(</w:t>
      </w:r>
      <w:r w:rsidR="00E042E7" w:rsidRPr="00A95D68">
        <w:t>13</w:t>
      </w:r>
      <w:r w:rsidR="00A77C34" w:rsidRPr="00A95D68">
        <w:t>, 14</w:t>
      </w:r>
      <w:r w:rsidR="00E042E7" w:rsidRPr="00A95D68">
        <w:t>)</w:t>
      </w:r>
      <w:r w:rsidR="00B30251" w:rsidRPr="00A95D68">
        <w:t>. Kuitenki syntakthiin saattaa aina ajatella, ette siinä olis objektiki.</w:t>
      </w:r>
    </w:p>
    <w:p w14:paraId="3950E627" w14:textId="29DF9DE3" w:rsidR="00B30251" w:rsidRPr="00A95D68" w:rsidRDefault="0075485B" w:rsidP="00BD2A19">
      <w:pPr>
        <w:tabs>
          <w:tab w:val="left" w:pos="2610"/>
          <w:tab w:val="left" w:pos="4680"/>
        </w:tabs>
        <w:spacing w:before="120" w:after="40"/>
      </w:pPr>
      <w:r>
        <w:t>(</w:t>
      </w:r>
      <w:r w:rsidR="00C233C7" w:rsidRPr="00A95D68">
        <w:t xml:space="preserve">1) </w:t>
      </w:r>
      <w:r w:rsidR="00B30251" w:rsidRPr="00A95D68">
        <w:t>Pappi</w:t>
      </w:r>
      <w:r w:rsidR="00B30251" w:rsidRPr="00A95D68">
        <w:tab/>
        <w:t>kirjoitti</w:t>
      </w:r>
      <w:r w:rsidR="00B30251" w:rsidRPr="00A95D68">
        <w:tab/>
      </w:r>
      <w:r w:rsidR="007A7A8C" w:rsidRPr="00A95D68">
        <w:t>preivi</w:t>
      </w:r>
      <w:r w:rsidR="00B30251" w:rsidRPr="00A95D68">
        <w:t>n.</w:t>
      </w:r>
    </w:p>
    <w:p w14:paraId="6F9A3DAE" w14:textId="0D49748E" w:rsidR="00B30251" w:rsidRPr="00A95D68" w:rsidRDefault="00B30251" w:rsidP="00BD2A19">
      <w:pPr>
        <w:tabs>
          <w:tab w:val="left" w:pos="2610"/>
          <w:tab w:val="left" w:pos="4680"/>
        </w:tabs>
        <w:spacing w:before="40" w:after="40"/>
      </w:pPr>
      <w:r w:rsidRPr="00A95D68">
        <w:t>N[</w:t>
      </w:r>
      <w:r w:rsidR="00581645" w:rsidRPr="00A95D68">
        <w:t>sg.nom.</w:t>
      </w:r>
      <w:r w:rsidRPr="00A95D68">
        <w:t>]</w:t>
      </w:r>
      <w:r w:rsidRPr="00A95D68">
        <w:tab/>
        <w:t>V[</w:t>
      </w:r>
      <w:r w:rsidRPr="005F6684">
        <w:rPr>
          <w:i/>
        </w:rPr>
        <w:t>kirjoittaat</w:t>
      </w:r>
      <w:r w:rsidRPr="00A95D68">
        <w:t xml:space="preserve">, </w:t>
      </w:r>
      <w:r w:rsidR="001337F6">
        <w:t>sg3</w:t>
      </w:r>
      <w:r w:rsidRPr="00A95D68">
        <w:t>]</w:t>
      </w:r>
      <w:r w:rsidRPr="00A95D68">
        <w:tab/>
        <w:t>N[</w:t>
      </w:r>
      <w:r w:rsidR="001D3762">
        <w:t>sg.gen.</w:t>
      </w:r>
      <w:r w:rsidRPr="00A95D68">
        <w:t>]</w:t>
      </w:r>
    </w:p>
    <w:p w14:paraId="0B3D4269" w14:textId="77777777" w:rsidR="00B30251" w:rsidRPr="00A95D68" w:rsidRDefault="00B30251" w:rsidP="00BD2A19">
      <w:pPr>
        <w:tabs>
          <w:tab w:val="left" w:pos="2610"/>
          <w:tab w:val="left" w:pos="4680"/>
        </w:tabs>
        <w:spacing w:before="40" w:after="120"/>
      </w:pPr>
      <w:r w:rsidRPr="00A95D68">
        <w:t>SUBJ</w:t>
      </w:r>
      <w:r w:rsidRPr="00A95D68">
        <w:tab/>
        <w:t>V</w:t>
      </w:r>
      <w:r w:rsidRPr="00A95D68">
        <w:tab/>
        <w:t>OBJ</w:t>
      </w:r>
    </w:p>
    <w:p w14:paraId="5341BE36" w14:textId="063E9EAC" w:rsidR="008C01A7" w:rsidRPr="00A95D68" w:rsidRDefault="0075485B" w:rsidP="00BD2A19">
      <w:pPr>
        <w:tabs>
          <w:tab w:val="left" w:pos="2610"/>
          <w:tab w:val="left" w:pos="4680"/>
        </w:tabs>
        <w:spacing w:before="120" w:after="40"/>
      </w:pPr>
      <w:r>
        <w:t>(</w:t>
      </w:r>
      <w:r w:rsidR="008C01A7" w:rsidRPr="00A95D68">
        <w:t>2) Liisa</w:t>
      </w:r>
      <w:r w:rsidR="008C01A7" w:rsidRPr="00A95D68">
        <w:tab/>
        <w:t>lahtas</w:t>
      </w:r>
      <w:r w:rsidR="008C01A7" w:rsidRPr="00A95D68">
        <w:tab/>
        <w:t>porot.</w:t>
      </w:r>
    </w:p>
    <w:p w14:paraId="1C2B1295" w14:textId="37F94EFA" w:rsidR="008C01A7" w:rsidRPr="00A95D68" w:rsidRDefault="008C01A7" w:rsidP="00BD2A19">
      <w:pPr>
        <w:tabs>
          <w:tab w:val="left" w:pos="2610"/>
          <w:tab w:val="left" w:pos="4680"/>
        </w:tabs>
        <w:spacing w:before="40" w:after="40"/>
      </w:pPr>
      <w:r w:rsidRPr="00A95D68">
        <w:t>N[sg.nom.]</w:t>
      </w:r>
      <w:r w:rsidRPr="00A95D68">
        <w:tab/>
        <w:t>V[</w:t>
      </w:r>
      <w:r w:rsidRPr="005F6684">
        <w:rPr>
          <w:i/>
        </w:rPr>
        <w:t>lahđata</w:t>
      </w:r>
      <w:r w:rsidRPr="00A95D68">
        <w:t xml:space="preserve">, </w:t>
      </w:r>
      <w:r w:rsidR="001337F6">
        <w:t>sg3</w:t>
      </w:r>
      <w:r w:rsidRPr="00A95D68">
        <w:t>]</w:t>
      </w:r>
      <w:r w:rsidRPr="00A95D68">
        <w:tab/>
        <w:t>N[pl.nom.]</w:t>
      </w:r>
    </w:p>
    <w:p w14:paraId="3B74A65C" w14:textId="77777777" w:rsidR="008C01A7" w:rsidRPr="00A95D68" w:rsidRDefault="008C01A7" w:rsidP="00BD2A19">
      <w:pPr>
        <w:tabs>
          <w:tab w:val="left" w:pos="2610"/>
          <w:tab w:val="left" w:pos="4680"/>
        </w:tabs>
        <w:spacing w:before="40" w:after="120"/>
      </w:pPr>
      <w:r w:rsidRPr="00A95D68">
        <w:t>SUBJ</w:t>
      </w:r>
      <w:r w:rsidRPr="00A95D68">
        <w:tab/>
        <w:t>V</w:t>
      </w:r>
      <w:r w:rsidRPr="00A95D68">
        <w:tab/>
        <w:t>OBJ</w:t>
      </w:r>
    </w:p>
    <w:p w14:paraId="4DE1F24E" w14:textId="1A44B9A6" w:rsidR="00B30251" w:rsidRPr="00A95D68" w:rsidRDefault="0075485B" w:rsidP="00BD2A19">
      <w:pPr>
        <w:tabs>
          <w:tab w:val="left" w:pos="2610"/>
          <w:tab w:val="left" w:pos="4680"/>
        </w:tabs>
        <w:spacing w:before="120" w:after="40"/>
      </w:pPr>
      <w:r>
        <w:t>(</w:t>
      </w:r>
      <w:r w:rsidR="008C01A7" w:rsidRPr="00A95D68">
        <w:t>3</w:t>
      </w:r>
      <w:r w:rsidR="00C233C7" w:rsidRPr="00A95D68">
        <w:t xml:space="preserve">) </w:t>
      </w:r>
      <w:r w:rsidR="005F6684">
        <w:t>Polta</w:t>
      </w:r>
      <w:r w:rsidR="005F6684">
        <w:tab/>
      </w:r>
      <w:r w:rsidR="007A7A8C" w:rsidRPr="00A95D68">
        <w:t>preivi</w:t>
      </w:r>
      <w:r w:rsidR="00B30251" w:rsidRPr="00A95D68">
        <w:t>n!</w:t>
      </w:r>
    </w:p>
    <w:p w14:paraId="70198734" w14:textId="5CEA1C3D" w:rsidR="00B30251" w:rsidRPr="00A95D68" w:rsidRDefault="00B30251" w:rsidP="00BD2A19">
      <w:pPr>
        <w:tabs>
          <w:tab w:val="left" w:pos="2610"/>
          <w:tab w:val="left" w:pos="4680"/>
        </w:tabs>
        <w:spacing w:before="40" w:after="40"/>
      </w:pPr>
      <w:r w:rsidRPr="00A95D68">
        <w:t>V[</w:t>
      </w:r>
      <w:r w:rsidRPr="005F6684">
        <w:rPr>
          <w:i/>
        </w:rPr>
        <w:t>polttaat</w:t>
      </w:r>
      <w:r w:rsidRPr="00A95D68">
        <w:t xml:space="preserve">, </w:t>
      </w:r>
      <w:r w:rsidR="00D93909">
        <w:t>imp.</w:t>
      </w:r>
      <w:r w:rsidR="001337F6">
        <w:t>sg2</w:t>
      </w:r>
      <w:r w:rsidRPr="00A95D68">
        <w:t>]</w:t>
      </w:r>
      <w:r w:rsidRPr="00A95D68">
        <w:tab/>
        <w:t>N[sg.gen.]</w:t>
      </w:r>
    </w:p>
    <w:p w14:paraId="7AFCC9D6" w14:textId="23965359" w:rsidR="008C01A7" w:rsidRPr="00A95D68" w:rsidRDefault="008C01A7" w:rsidP="00BD2A19">
      <w:pPr>
        <w:tabs>
          <w:tab w:val="left" w:pos="2610"/>
          <w:tab w:val="left" w:pos="4680"/>
        </w:tabs>
        <w:spacing w:before="40" w:after="120"/>
      </w:pPr>
      <w:r w:rsidRPr="00A95D68">
        <w:lastRenderedPageBreak/>
        <w:t>V</w:t>
      </w:r>
      <w:r w:rsidRPr="00A95D68">
        <w:tab/>
      </w:r>
      <w:r w:rsidR="00B30251" w:rsidRPr="00A95D68">
        <w:t>OBJ</w:t>
      </w:r>
    </w:p>
    <w:p w14:paraId="1D060D70" w14:textId="48AF8F53" w:rsidR="00B30251" w:rsidRPr="00A95D68" w:rsidRDefault="0075485B" w:rsidP="00BD2A19">
      <w:pPr>
        <w:tabs>
          <w:tab w:val="left" w:pos="2610"/>
          <w:tab w:val="left" w:pos="4680"/>
        </w:tabs>
        <w:spacing w:before="120" w:after="40"/>
      </w:pPr>
      <w:r>
        <w:t>(</w:t>
      </w:r>
      <w:r w:rsidR="008C01A7" w:rsidRPr="00A95D68">
        <w:t>4</w:t>
      </w:r>
      <w:r w:rsidR="00C233C7" w:rsidRPr="00A95D68">
        <w:t xml:space="preserve">) </w:t>
      </w:r>
      <w:r w:rsidR="007A7A8C" w:rsidRPr="00A95D68">
        <w:t>Preivi</w:t>
      </w:r>
      <w:r w:rsidR="00B30251" w:rsidRPr="00A95D68">
        <w:t>n</w:t>
      </w:r>
      <w:r w:rsidR="00B30251" w:rsidRPr="00A95D68">
        <w:tab/>
        <w:t>poltethiin.</w:t>
      </w:r>
    </w:p>
    <w:p w14:paraId="0C3E3BFC" w14:textId="77777777" w:rsidR="00B30251" w:rsidRPr="00A95D68" w:rsidRDefault="00B30251" w:rsidP="00BD2A19">
      <w:pPr>
        <w:tabs>
          <w:tab w:val="left" w:pos="2610"/>
          <w:tab w:val="left" w:pos="4680"/>
        </w:tabs>
        <w:spacing w:before="40" w:after="40"/>
      </w:pPr>
      <w:r w:rsidRPr="00A95D68">
        <w:t>N[sg.gen.]</w:t>
      </w:r>
      <w:r w:rsidRPr="00A95D68">
        <w:tab/>
        <w:t>V[</w:t>
      </w:r>
      <w:r w:rsidRPr="00926F6E">
        <w:rPr>
          <w:i/>
        </w:rPr>
        <w:t>polttaat</w:t>
      </w:r>
      <w:r w:rsidRPr="00A95D68">
        <w:t>, passiivi]</w:t>
      </w:r>
    </w:p>
    <w:p w14:paraId="4A8FF229" w14:textId="77777777" w:rsidR="00B30251" w:rsidRPr="00A95D68" w:rsidRDefault="00B30251" w:rsidP="00BD2A19">
      <w:pPr>
        <w:tabs>
          <w:tab w:val="left" w:pos="2610"/>
          <w:tab w:val="left" w:pos="4680"/>
        </w:tabs>
        <w:spacing w:before="40" w:after="120"/>
      </w:pPr>
      <w:r w:rsidRPr="00A95D68">
        <w:t>OBJ</w:t>
      </w:r>
      <w:r w:rsidRPr="00A95D68">
        <w:tab/>
        <w:t>V</w:t>
      </w:r>
    </w:p>
    <w:p w14:paraId="6E129371" w14:textId="12708BC2" w:rsidR="006B6D21" w:rsidRPr="00A95D68" w:rsidRDefault="0075485B" w:rsidP="00926F6E">
      <w:pPr>
        <w:tabs>
          <w:tab w:val="left" w:pos="2610"/>
          <w:tab w:val="left" w:pos="4950"/>
        </w:tabs>
        <w:spacing w:before="120" w:after="40"/>
      </w:pPr>
      <w:r>
        <w:t>(</w:t>
      </w:r>
      <w:r w:rsidR="008C01A7" w:rsidRPr="00A95D68">
        <w:t>5</w:t>
      </w:r>
      <w:r w:rsidR="006B6D21" w:rsidRPr="00A95D68">
        <w:t>) Matti</w:t>
      </w:r>
      <w:r w:rsidR="006B6D21" w:rsidRPr="00A95D68">
        <w:tab/>
        <w:t>ei lahđanu</w:t>
      </w:r>
      <w:r w:rsidR="006B6D21" w:rsidRPr="00A95D68">
        <w:tab/>
        <w:t>porroi.</w:t>
      </w:r>
    </w:p>
    <w:p w14:paraId="59AF4DB6" w14:textId="245738F6" w:rsidR="006B6D21" w:rsidRPr="00A95D68" w:rsidRDefault="006B6D21" w:rsidP="00926F6E">
      <w:pPr>
        <w:tabs>
          <w:tab w:val="left" w:pos="2610"/>
          <w:tab w:val="left" w:pos="4950"/>
        </w:tabs>
        <w:spacing w:before="40" w:after="40"/>
      </w:pPr>
      <w:r w:rsidRPr="00A95D68">
        <w:t>N[sg.nom.]</w:t>
      </w:r>
      <w:r w:rsidRPr="00A95D68">
        <w:tab/>
        <w:t>V[</w:t>
      </w:r>
      <w:r w:rsidRPr="00926F6E">
        <w:rPr>
          <w:i/>
        </w:rPr>
        <w:t>lahđata</w:t>
      </w:r>
      <w:r w:rsidRPr="00A95D68">
        <w:t xml:space="preserve">, </w:t>
      </w:r>
      <w:r w:rsidR="005B1956">
        <w:t>kieltt.</w:t>
      </w:r>
      <w:r w:rsidR="001337F6">
        <w:t>sg3</w:t>
      </w:r>
      <w:r w:rsidR="009F2F2C">
        <w:t>]</w:t>
      </w:r>
      <w:r w:rsidRPr="00A95D68">
        <w:tab/>
        <w:t>N[pl.part.]</w:t>
      </w:r>
    </w:p>
    <w:p w14:paraId="35451C1B" w14:textId="77777777" w:rsidR="006B6D21" w:rsidRPr="00A95D68" w:rsidRDefault="006B6D21" w:rsidP="00926F6E">
      <w:pPr>
        <w:tabs>
          <w:tab w:val="left" w:pos="2610"/>
          <w:tab w:val="left" w:pos="4950"/>
        </w:tabs>
        <w:spacing w:before="40" w:after="120"/>
      </w:pPr>
      <w:r w:rsidRPr="00A95D68">
        <w:t>SUBJ</w:t>
      </w:r>
      <w:r w:rsidRPr="00A95D68">
        <w:tab/>
        <w:t>V</w:t>
      </w:r>
      <w:r w:rsidRPr="00A95D68">
        <w:tab/>
        <w:t>OBJ</w:t>
      </w:r>
    </w:p>
    <w:p w14:paraId="0BE50FD3" w14:textId="7594B3E9" w:rsidR="008C01A7" w:rsidRPr="00A95D68" w:rsidRDefault="0075485B" w:rsidP="00BD2A19">
      <w:pPr>
        <w:tabs>
          <w:tab w:val="left" w:pos="2610"/>
          <w:tab w:val="left" w:pos="4680"/>
        </w:tabs>
        <w:spacing w:before="120" w:after="40"/>
      </w:pPr>
      <w:r>
        <w:t>(</w:t>
      </w:r>
      <w:r w:rsidR="008C01A7" w:rsidRPr="00A95D68">
        <w:t>6) Kuningas</w:t>
      </w:r>
      <w:r w:rsidR="008C01A7" w:rsidRPr="00A95D68">
        <w:tab/>
        <w:t>luki</w:t>
      </w:r>
      <w:r w:rsidR="008C01A7" w:rsidRPr="00A95D68">
        <w:tab/>
        <w:t>[Nillan preivii].</w:t>
      </w:r>
    </w:p>
    <w:p w14:paraId="6D9CC4E7" w14:textId="0F0D995D" w:rsidR="008C01A7" w:rsidRPr="00A95D68" w:rsidRDefault="008C01A7" w:rsidP="00BD2A19">
      <w:pPr>
        <w:tabs>
          <w:tab w:val="left" w:pos="2610"/>
          <w:tab w:val="left" w:pos="4680"/>
        </w:tabs>
        <w:spacing w:before="40" w:after="40"/>
      </w:pPr>
      <w:r w:rsidRPr="00A95D68">
        <w:t>N[sg.nom.]</w:t>
      </w:r>
      <w:r w:rsidRPr="00A95D68">
        <w:tab/>
        <w:t>V[</w:t>
      </w:r>
      <w:r w:rsidRPr="006556D2">
        <w:rPr>
          <w:i/>
        </w:rPr>
        <w:t>lukkeet</w:t>
      </w:r>
      <w:r w:rsidR="002B654F">
        <w:t xml:space="preserve">, </w:t>
      </w:r>
      <w:r w:rsidR="001337F6">
        <w:t>sg3</w:t>
      </w:r>
      <w:r w:rsidRPr="00A95D68">
        <w:t>]</w:t>
      </w:r>
      <w:r w:rsidRPr="00A95D68">
        <w:tab/>
        <w:t>N[sg.part.]</w:t>
      </w:r>
    </w:p>
    <w:p w14:paraId="323AB50D" w14:textId="77777777" w:rsidR="008C01A7" w:rsidRPr="00A95D68" w:rsidRDefault="008C01A7" w:rsidP="00BD2A19">
      <w:pPr>
        <w:tabs>
          <w:tab w:val="left" w:pos="2610"/>
          <w:tab w:val="left" w:pos="4680"/>
        </w:tabs>
        <w:spacing w:before="40" w:after="120"/>
      </w:pPr>
      <w:r w:rsidRPr="00A95D68">
        <w:t>SUBJ</w:t>
      </w:r>
      <w:r w:rsidRPr="00A95D68">
        <w:tab/>
        <w:t>V</w:t>
      </w:r>
      <w:r w:rsidRPr="00A95D68">
        <w:tab/>
        <w:t>OBJ</w:t>
      </w:r>
    </w:p>
    <w:p w14:paraId="5141024A" w14:textId="3BDAA14E" w:rsidR="006B6D21" w:rsidRPr="00A95D68" w:rsidRDefault="0075485B" w:rsidP="00BD2A19">
      <w:pPr>
        <w:tabs>
          <w:tab w:val="left" w:pos="2268"/>
          <w:tab w:val="left" w:pos="4536"/>
        </w:tabs>
        <w:spacing w:before="120" w:after="120"/>
      </w:pPr>
      <w:r>
        <w:t>(</w:t>
      </w:r>
      <w:r w:rsidR="008C01A7" w:rsidRPr="00A95D68">
        <w:t>7</w:t>
      </w:r>
      <w:r w:rsidR="006B6D21" w:rsidRPr="00A95D68">
        <w:t>) Amtmani</w:t>
      </w:r>
      <w:r w:rsidR="008C01A7" w:rsidRPr="00A95D68">
        <w:t xml:space="preserve"> </w:t>
      </w:r>
      <w:r w:rsidR="006B6D21" w:rsidRPr="00A95D68">
        <w:t>hävitti</w:t>
      </w:r>
      <w:r w:rsidR="008C01A7" w:rsidRPr="00A95D68">
        <w:t xml:space="preserve"> </w:t>
      </w:r>
      <w:r w:rsidR="006B6D21" w:rsidRPr="00A95D68">
        <w:t>mettän.</w:t>
      </w:r>
    </w:p>
    <w:p w14:paraId="679F2E23" w14:textId="1DDF7C72" w:rsidR="008C01A7" w:rsidRPr="00A95D68" w:rsidRDefault="0075485B" w:rsidP="00BD2A19">
      <w:pPr>
        <w:tabs>
          <w:tab w:val="left" w:pos="2268"/>
          <w:tab w:val="left" w:pos="4536"/>
        </w:tabs>
        <w:spacing w:before="120" w:after="120"/>
      </w:pPr>
      <w:r>
        <w:t>(</w:t>
      </w:r>
      <w:r w:rsidR="008C01A7" w:rsidRPr="00A95D68">
        <w:t>8) Amtmani hävitti mettää.</w:t>
      </w:r>
    </w:p>
    <w:p w14:paraId="64063C4B" w14:textId="58AF153F" w:rsidR="006B6D21" w:rsidRPr="00A95D68" w:rsidRDefault="0075485B" w:rsidP="00BD2A19">
      <w:pPr>
        <w:tabs>
          <w:tab w:val="left" w:pos="2268"/>
          <w:tab w:val="left" w:pos="4536"/>
        </w:tabs>
        <w:spacing w:before="120" w:after="120"/>
      </w:pPr>
      <w:r>
        <w:t>(</w:t>
      </w:r>
      <w:r w:rsidR="008C01A7" w:rsidRPr="00A95D68">
        <w:t>9</w:t>
      </w:r>
      <w:r w:rsidR="006B6D21" w:rsidRPr="00A95D68">
        <w:t>) Mie</w:t>
      </w:r>
      <w:r w:rsidR="008C01A7" w:rsidRPr="00A95D68">
        <w:t xml:space="preserve"> </w:t>
      </w:r>
      <w:r w:rsidR="006B6D21" w:rsidRPr="00A95D68">
        <w:t>rakensin</w:t>
      </w:r>
      <w:r w:rsidR="008C01A7" w:rsidRPr="00A95D68">
        <w:t xml:space="preserve"> </w:t>
      </w:r>
      <w:r w:rsidR="006B6D21" w:rsidRPr="00A95D68">
        <w:t>huonheen.</w:t>
      </w:r>
    </w:p>
    <w:p w14:paraId="58A55371" w14:textId="53E7C5B1" w:rsidR="00B30251" w:rsidRPr="00A95D68" w:rsidRDefault="0075485B" w:rsidP="00BD2A19">
      <w:pPr>
        <w:tabs>
          <w:tab w:val="left" w:pos="2268"/>
          <w:tab w:val="left" w:pos="4536"/>
        </w:tabs>
        <w:spacing w:before="120" w:after="120"/>
      </w:pPr>
      <w:r>
        <w:t>(</w:t>
      </w:r>
      <w:r w:rsidR="008C01A7" w:rsidRPr="00A95D68">
        <w:t>10</w:t>
      </w:r>
      <w:r w:rsidR="00C233C7" w:rsidRPr="00A95D68">
        <w:t xml:space="preserve">) </w:t>
      </w:r>
      <w:r w:rsidR="00B30251" w:rsidRPr="00A95D68">
        <w:t>Pekka</w:t>
      </w:r>
      <w:r w:rsidR="008C01A7" w:rsidRPr="00A95D68">
        <w:t xml:space="preserve"> </w:t>
      </w:r>
      <w:r w:rsidR="00B30251" w:rsidRPr="00A95D68">
        <w:t>pyyttää</w:t>
      </w:r>
      <w:r w:rsidR="008C01A7" w:rsidRPr="00A95D68">
        <w:t xml:space="preserve"> </w:t>
      </w:r>
      <w:r w:rsidR="00B30251" w:rsidRPr="00A95D68">
        <w:t>kallaa.</w:t>
      </w:r>
    </w:p>
    <w:p w14:paraId="7CEF6B04" w14:textId="1C0E03A6" w:rsidR="00B30251" w:rsidRPr="00A95D68" w:rsidRDefault="0075485B" w:rsidP="00BD2A19">
      <w:pPr>
        <w:tabs>
          <w:tab w:val="left" w:pos="2268"/>
          <w:tab w:val="left" w:pos="4536"/>
        </w:tabs>
        <w:spacing w:before="120" w:after="120"/>
      </w:pPr>
      <w:r>
        <w:t>(</w:t>
      </w:r>
      <w:r w:rsidR="00E042E7" w:rsidRPr="00A95D68">
        <w:t>1</w:t>
      </w:r>
      <w:r w:rsidR="00581645" w:rsidRPr="00A95D68">
        <w:t>1</w:t>
      </w:r>
      <w:r w:rsidR="00C233C7" w:rsidRPr="00A95D68">
        <w:t xml:space="preserve">) </w:t>
      </w:r>
      <w:r w:rsidR="00B30251" w:rsidRPr="00A95D68">
        <w:t>Mie</w:t>
      </w:r>
      <w:r w:rsidR="008C01A7" w:rsidRPr="00A95D68">
        <w:t xml:space="preserve"> </w:t>
      </w:r>
      <w:r w:rsidR="00B30251" w:rsidRPr="00A95D68">
        <w:t>studeeraan</w:t>
      </w:r>
      <w:r w:rsidR="008C01A7" w:rsidRPr="00A95D68">
        <w:t xml:space="preserve"> </w:t>
      </w:r>
      <w:r w:rsidR="002B654F">
        <w:t>[</w:t>
      </w:r>
      <w:r w:rsidR="00B30251" w:rsidRPr="00A95D68">
        <w:t>kainun kieltä</w:t>
      </w:r>
      <w:r w:rsidR="006D126A">
        <w:t>]</w:t>
      </w:r>
      <w:r w:rsidR="00B30251" w:rsidRPr="00A95D68">
        <w:t>.</w:t>
      </w:r>
    </w:p>
    <w:p w14:paraId="6CBD131B" w14:textId="32E3A44A" w:rsidR="00B30251" w:rsidRPr="00A95D68" w:rsidRDefault="0075485B" w:rsidP="00BD2A19">
      <w:pPr>
        <w:tabs>
          <w:tab w:val="left" w:pos="2552"/>
          <w:tab w:val="left" w:pos="4820"/>
        </w:tabs>
        <w:spacing w:before="120" w:after="120"/>
      </w:pPr>
      <w:r>
        <w:t>(</w:t>
      </w:r>
      <w:r w:rsidR="00E042E7" w:rsidRPr="00A95D68">
        <w:t>1</w:t>
      </w:r>
      <w:r w:rsidR="00581645" w:rsidRPr="00A95D68">
        <w:t>2</w:t>
      </w:r>
      <w:r w:rsidR="00C233C7" w:rsidRPr="00A95D68">
        <w:t xml:space="preserve">) </w:t>
      </w:r>
      <w:r w:rsidR="00B30251" w:rsidRPr="00A95D68">
        <w:t>[Annan Kaisa]</w:t>
      </w:r>
      <w:r w:rsidR="008C01A7" w:rsidRPr="00A95D68">
        <w:t xml:space="preserve"> </w:t>
      </w:r>
      <w:r w:rsidR="00B30251" w:rsidRPr="00A95D68">
        <w:t>puhhuu</w:t>
      </w:r>
      <w:r w:rsidR="008C01A7" w:rsidRPr="00A95D68">
        <w:t xml:space="preserve"> </w:t>
      </w:r>
      <w:r w:rsidR="00B30251" w:rsidRPr="00A95D68">
        <w:t>[kainun kieltä].</w:t>
      </w:r>
    </w:p>
    <w:p w14:paraId="761C1FAF" w14:textId="62197591" w:rsidR="00B30251" w:rsidRPr="00A95D68" w:rsidRDefault="0075485B" w:rsidP="00BD2A19">
      <w:pPr>
        <w:tabs>
          <w:tab w:val="left" w:pos="2268"/>
          <w:tab w:val="left" w:pos="4536"/>
          <w:tab w:val="left" w:pos="5387"/>
          <w:tab w:val="left" w:pos="7230"/>
        </w:tabs>
        <w:spacing w:before="120" w:after="120"/>
      </w:pPr>
      <w:r>
        <w:t>(</w:t>
      </w:r>
      <w:r w:rsidR="00E042E7" w:rsidRPr="00A95D68">
        <w:t>1</w:t>
      </w:r>
      <w:r w:rsidR="00581645" w:rsidRPr="00A95D68">
        <w:t>3</w:t>
      </w:r>
      <w:r w:rsidR="00C233C7" w:rsidRPr="00A95D68">
        <w:t xml:space="preserve">) </w:t>
      </w:r>
      <w:r w:rsidR="00B30251" w:rsidRPr="00A95D68">
        <w:t>Terje</w:t>
      </w:r>
      <w:r w:rsidR="008C01A7" w:rsidRPr="00A95D68">
        <w:t xml:space="preserve"> </w:t>
      </w:r>
      <w:r w:rsidR="00B30251" w:rsidRPr="00A95D68">
        <w:t>laulaa.</w:t>
      </w:r>
    </w:p>
    <w:p w14:paraId="6DA26BED" w14:textId="367BE9D0" w:rsidR="00B30251" w:rsidRPr="00A95D68" w:rsidRDefault="0075485B" w:rsidP="00BD2A19">
      <w:pPr>
        <w:tabs>
          <w:tab w:val="left" w:pos="2268"/>
          <w:tab w:val="left" w:pos="4536"/>
          <w:tab w:val="left" w:pos="5387"/>
          <w:tab w:val="left" w:pos="7230"/>
        </w:tabs>
        <w:spacing w:before="120" w:after="120"/>
      </w:pPr>
      <w:r>
        <w:t>(</w:t>
      </w:r>
      <w:r w:rsidR="00E042E7" w:rsidRPr="00A95D68">
        <w:t>1</w:t>
      </w:r>
      <w:r w:rsidR="00581645" w:rsidRPr="00A95D68">
        <w:t>4</w:t>
      </w:r>
      <w:r w:rsidR="00C233C7" w:rsidRPr="00A95D68">
        <w:t xml:space="preserve">) </w:t>
      </w:r>
      <w:r w:rsidR="00B30251" w:rsidRPr="00A95D68">
        <w:t>Pojat</w:t>
      </w:r>
      <w:r w:rsidR="008C01A7" w:rsidRPr="00A95D68">
        <w:t xml:space="preserve"> </w:t>
      </w:r>
      <w:r w:rsidR="00B30251" w:rsidRPr="00A95D68">
        <w:t>piirethään.</w:t>
      </w:r>
    </w:p>
    <w:p w14:paraId="708DEBD7" w14:textId="0D189824" w:rsidR="00B30251" w:rsidRPr="00A95D68" w:rsidRDefault="00B30251" w:rsidP="00BD2A19">
      <w:pPr>
        <w:pStyle w:val="Brdtekst"/>
        <w:spacing w:before="120"/>
      </w:pPr>
      <w:r w:rsidRPr="00A95D68">
        <w:t xml:space="preserve">Tämmöisissä syntaktiissa subjekti ja verbi aina kongrueerathaan. Subjekti oon aina nominatiivissa. Jos siinä oon kans objekti, se </w:t>
      </w:r>
      <w:r w:rsidR="00915164">
        <w:t xml:space="preserve">oon </w:t>
      </w:r>
      <w:r w:rsidR="00915164">
        <w:rPr>
          <w:smallCaps/>
        </w:rPr>
        <w:t>objektikaasuksessa</w:t>
      </w:r>
      <w:r w:rsidR="00915164">
        <w:t>, mikä meinaa, ette</w:t>
      </w:r>
      <w:r w:rsidR="00915164">
        <w:rPr>
          <w:smallCaps/>
        </w:rPr>
        <w:t xml:space="preserve"> </w:t>
      </w:r>
      <w:r w:rsidR="009C3A4A" w:rsidRPr="00A95D68">
        <w:t xml:space="preserve">singulaarinen </w:t>
      </w:r>
      <w:r w:rsidRPr="00A95D68">
        <w:t xml:space="preserve">objekti saattaa olla </w:t>
      </w:r>
      <w:r w:rsidR="00A27713">
        <w:t>genitiiv</w:t>
      </w:r>
      <w:r w:rsidRPr="00A95D68">
        <w:t xml:space="preserve">issä </w:t>
      </w:r>
      <w:r w:rsidR="0075485B">
        <w:t>(</w:t>
      </w:r>
      <w:r w:rsidR="000B62B0" w:rsidRPr="00A95D68">
        <w:t>1</w:t>
      </w:r>
      <w:r w:rsidR="009931B8" w:rsidRPr="00A95D68">
        <w:t xml:space="preserve">, 3, </w:t>
      </w:r>
      <w:r w:rsidR="002B5906" w:rsidRPr="00A95D68">
        <w:t xml:space="preserve">4, </w:t>
      </w:r>
      <w:r w:rsidR="009931B8" w:rsidRPr="00A95D68">
        <w:t>7, 9</w:t>
      </w:r>
      <w:r w:rsidR="000B62B0" w:rsidRPr="00A95D68">
        <w:t xml:space="preserve">) </w:t>
      </w:r>
      <w:r w:rsidR="003C169C">
        <w:t>ja</w:t>
      </w:r>
      <w:r w:rsidRPr="00A95D68">
        <w:t xml:space="preserve"> </w:t>
      </w:r>
      <w:r w:rsidR="009C3A4A" w:rsidRPr="00A95D68">
        <w:t xml:space="preserve">pluraalinen </w:t>
      </w:r>
      <w:r w:rsidRPr="00A95D68">
        <w:t xml:space="preserve">nominatiivissa </w:t>
      </w:r>
      <w:r w:rsidR="0075485B">
        <w:t>(</w:t>
      </w:r>
      <w:r w:rsidR="008849C0" w:rsidRPr="00A95D68">
        <w:t>2</w:t>
      </w:r>
      <w:r w:rsidR="000B62B0" w:rsidRPr="00A95D68">
        <w:t>)</w:t>
      </w:r>
      <w:r w:rsidR="009F65D5">
        <w:t>,</w:t>
      </w:r>
      <w:r w:rsidR="000B62B0" w:rsidRPr="00A95D68">
        <w:t xml:space="preserve"> </w:t>
      </w:r>
      <w:r w:rsidR="003C169C">
        <w:t>ja</w:t>
      </w:r>
      <w:r w:rsidRPr="00A95D68">
        <w:t xml:space="preserve"> </w:t>
      </w:r>
      <w:r w:rsidR="009C3A4A" w:rsidRPr="00A95D68">
        <w:t xml:space="preserve">sekä singulaarinen ette pluraalinen </w:t>
      </w:r>
      <w:r w:rsidR="003C169C">
        <w:t xml:space="preserve">objekti saatethaan olla </w:t>
      </w:r>
      <w:r w:rsidRPr="00A95D68">
        <w:t>partitiivissa</w:t>
      </w:r>
      <w:r w:rsidR="00C06F41" w:rsidRPr="00A95D68">
        <w:t xml:space="preserve"> </w:t>
      </w:r>
      <w:r w:rsidR="0075485B">
        <w:t>(</w:t>
      </w:r>
      <w:r w:rsidR="008849C0" w:rsidRPr="00A95D68">
        <w:t>5, 6, 8, 10–12</w:t>
      </w:r>
      <w:r w:rsidR="00C06F41" w:rsidRPr="00A95D68">
        <w:t>)</w:t>
      </w:r>
      <w:r w:rsidRPr="00A95D68">
        <w:t>.</w:t>
      </w:r>
    </w:p>
    <w:p w14:paraId="0F9D8EEB" w14:textId="122CD71C" w:rsidR="00B30251" w:rsidRPr="004D4257" w:rsidRDefault="00B30251" w:rsidP="00BD2A19">
      <w:pPr>
        <w:pStyle w:val="Brdtekst"/>
        <w:spacing w:before="120"/>
      </w:pPr>
      <w:bookmarkStart w:id="1085" w:name="objektinkaasus"/>
      <w:bookmarkEnd w:id="1085"/>
      <w:r w:rsidRPr="00A95D68">
        <w:t xml:space="preserve">Partitiivissa objekti oon aina, jos syntakti oon kielttäävä eli siinä oon kieltoverbi </w:t>
      </w:r>
      <w:r w:rsidRPr="009F65D5">
        <w:rPr>
          <w:i/>
        </w:rPr>
        <w:t xml:space="preserve">ei </w:t>
      </w:r>
      <w:r w:rsidRPr="00A95D68">
        <w:t>eli joku sen haamu</w:t>
      </w:r>
      <w:r w:rsidR="00D97AD8" w:rsidRPr="00A95D68">
        <w:t xml:space="preserve"> </w:t>
      </w:r>
      <w:r w:rsidR="0075485B">
        <w:t>(</w:t>
      </w:r>
      <w:r w:rsidR="00AE6510" w:rsidRPr="00A95D68">
        <w:t>5</w:t>
      </w:r>
      <w:r w:rsidR="00D97AD8" w:rsidRPr="00A95D68">
        <w:t>)</w:t>
      </w:r>
      <w:r w:rsidRPr="00A95D68">
        <w:t>. Objekti saattaa olla partitiivissa kans, ko se teko, mitä tehđhään, ei vielä ole valmis eli siitä ei vielä ole keritty eli sitä vielä jatkathaan</w:t>
      </w:r>
      <w:r w:rsidR="00A971F6" w:rsidRPr="00A95D68">
        <w:t xml:space="preserve"> </w:t>
      </w:r>
      <w:r w:rsidR="0075485B">
        <w:t>(</w:t>
      </w:r>
      <w:r w:rsidR="00AE6510" w:rsidRPr="00A95D68">
        <w:t>6, 8</w:t>
      </w:r>
      <w:r w:rsidR="00A971F6" w:rsidRPr="00A95D68">
        <w:t>)</w:t>
      </w:r>
      <w:r w:rsidRPr="00A95D68">
        <w:t xml:space="preserve">. </w:t>
      </w:r>
      <w:r w:rsidR="00C25788" w:rsidRPr="00F316FA">
        <w:t xml:space="preserve">Saatama sannoot, ette kainun kielessä </w:t>
      </w:r>
      <w:r w:rsidR="00F316FA" w:rsidRPr="00F316FA">
        <w:t xml:space="preserve">objektin kaasuksella </w:t>
      </w:r>
      <w:r w:rsidR="00C25788" w:rsidRPr="00F316FA">
        <w:t xml:space="preserve">yhtheen laihiin ilmoitethaan </w:t>
      </w:r>
      <w:r w:rsidR="00C25788" w:rsidRPr="009E44F2">
        <w:rPr>
          <w:smallCaps/>
        </w:rPr>
        <w:t>aspektii</w:t>
      </w:r>
      <w:r w:rsidR="00C25788" w:rsidRPr="00F316FA">
        <w:t xml:space="preserve">, </w:t>
      </w:r>
      <w:r w:rsidR="00F316FA" w:rsidRPr="00F316FA">
        <w:t xml:space="preserve">mikä oon joko </w:t>
      </w:r>
      <w:r w:rsidR="00AC5EAE">
        <w:rPr>
          <w:smallCaps/>
        </w:rPr>
        <w:t>rajattu</w:t>
      </w:r>
      <w:r w:rsidR="00F316FA" w:rsidRPr="00F316FA">
        <w:t xml:space="preserve"> eli </w:t>
      </w:r>
      <w:r w:rsidR="00AC5EAE">
        <w:rPr>
          <w:smallCaps/>
        </w:rPr>
        <w:t>rajjaamaton</w:t>
      </w:r>
      <w:r w:rsidR="00F316FA" w:rsidRPr="00F316FA">
        <w:t>.</w:t>
      </w:r>
      <w:r w:rsidR="00D66A4B">
        <w:t xml:space="preserve"> </w:t>
      </w:r>
      <w:r w:rsidRPr="00A95D68">
        <w:t xml:space="preserve">Vielä objekti saattaa olla partitiivissa, ko sen ilmoittama assii oon </w:t>
      </w:r>
      <w:r w:rsidRPr="00D521DE">
        <w:rPr>
          <w:smallCaps/>
        </w:rPr>
        <w:t>ja</w:t>
      </w:r>
      <w:r w:rsidR="00A971F6" w:rsidRPr="00D521DE">
        <w:rPr>
          <w:smallCaps/>
        </w:rPr>
        <w:t>v</w:t>
      </w:r>
      <w:r w:rsidRPr="00D521DE">
        <w:rPr>
          <w:smallCaps/>
        </w:rPr>
        <w:t>olinen</w:t>
      </w:r>
      <w:r w:rsidRPr="00A95D68">
        <w:t xml:space="preserve"> eli sitä saattaa mitata eli ko saattaa kyssyyt, </w:t>
      </w:r>
      <w:r w:rsidRPr="004D4257">
        <w:t xml:space="preserve">ette kunka paljon </w:t>
      </w:r>
      <w:r w:rsidR="0075485B" w:rsidRPr="004D4257">
        <w:t>(</w:t>
      </w:r>
      <w:r w:rsidR="00A971F6" w:rsidRPr="004D4257">
        <w:t xml:space="preserve">8, </w:t>
      </w:r>
      <w:r w:rsidR="00A77C34" w:rsidRPr="004D4257">
        <w:t>10</w:t>
      </w:r>
      <w:r w:rsidRPr="004D4257">
        <w:t>).</w:t>
      </w:r>
      <w:r w:rsidR="00105829" w:rsidRPr="004D4257">
        <w:t xml:space="preserve"> Oon kans verbii,</w:t>
      </w:r>
      <w:r w:rsidR="00105829" w:rsidRPr="00A95D68">
        <w:rPr>
          <w:sz w:val="26"/>
        </w:rPr>
        <w:t xml:space="preserve"> </w:t>
      </w:r>
      <w:r w:rsidR="00105829" w:rsidRPr="004D4257">
        <w:t xml:space="preserve">mikkä </w:t>
      </w:r>
      <w:r w:rsidR="00931138" w:rsidRPr="004D4257">
        <w:t xml:space="preserve">kohta </w:t>
      </w:r>
      <w:r w:rsidR="00105829" w:rsidRPr="004D4257">
        <w:t xml:space="preserve">aina otethaan partitiivin niin ko verbit </w:t>
      </w:r>
      <w:r w:rsidR="00105829" w:rsidRPr="004D4257">
        <w:rPr>
          <w:i/>
        </w:rPr>
        <w:t>studeerata</w:t>
      </w:r>
      <w:r w:rsidR="00105829" w:rsidRPr="004D4257">
        <w:t xml:space="preserve"> </w:t>
      </w:r>
      <w:r w:rsidR="0075485B" w:rsidRPr="004D4257">
        <w:t>(</w:t>
      </w:r>
      <w:r w:rsidR="00105829" w:rsidRPr="004D4257">
        <w:t xml:space="preserve">11) ja </w:t>
      </w:r>
      <w:r w:rsidR="00105829" w:rsidRPr="004D4257">
        <w:rPr>
          <w:i/>
        </w:rPr>
        <w:t>puhhuut</w:t>
      </w:r>
      <w:r w:rsidR="00105829" w:rsidRPr="004D4257">
        <w:t xml:space="preserve"> </w:t>
      </w:r>
      <w:r w:rsidR="0075485B" w:rsidRPr="004D4257">
        <w:t>(</w:t>
      </w:r>
      <w:r w:rsidR="00105829" w:rsidRPr="004D4257">
        <w:t>12).</w:t>
      </w:r>
      <w:r w:rsidR="003B4C5B" w:rsidRPr="004D4257">
        <w:t xml:space="preserve"> </w:t>
      </w:r>
      <w:r w:rsidR="00BC0002" w:rsidRPr="004D4257">
        <w:t xml:space="preserve">Nämät oonki siinä </w:t>
      </w:r>
      <w:r w:rsidR="00787297" w:rsidRPr="004D4257">
        <w:t xml:space="preserve">eriskumhaiset </w:t>
      </w:r>
      <w:r w:rsidR="00787297" w:rsidRPr="004D4257">
        <w:rPr>
          <w:smallCaps/>
        </w:rPr>
        <w:t>teko</w:t>
      </w:r>
      <w:r w:rsidR="00787297" w:rsidRPr="004D4257">
        <w:t>-syntakti</w:t>
      </w:r>
      <w:r w:rsidR="00A77C34" w:rsidRPr="004D4257">
        <w:t>n</w:t>
      </w:r>
      <w:r w:rsidR="00787297" w:rsidRPr="004D4257">
        <w:t xml:space="preserve"> verbaalit, ette niissä ei subjektin toimet vaikuta, </w:t>
      </w:r>
      <w:r w:rsidR="00A77C34" w:rsidRPr="004D4257">
        <w:t>ette objektin tilassa tapattuis</w:t>
      </w:r>
      <w:r w:rsidR="00787297" w:rsidRPr="004D4257">
        <w:t xml:space="preserve"> mithään muutosta.</w:t>
      </w:r>
    </w:p>
    <w:p w14:paraId="0DFFA676" w14:textId="20FCF074" w:rsidR="00EB1CE1" w:rsidRPr="004D4257" w:rsidRDefault="00A66B62" w:rsidP="00BD2A19">
      <w:pPr>
        <w:pStyle w:val="Brdtekst"/>
        <w:spacing w:before="120"/>
      </w:pPr>
      <w:r w:rsidRPr="004D4257">
        <w:t>Saatama sa</w:t>
      </w:r>
      <w:r w:rsidR="00EB1CE1" w:rsidRPr="004D4257">
        <w:t>nno</w:t>
      </w:r>
      <w:r w:rsidRPr="004D4257">
        <w:t>o</w:t>
      </w:r>
      <w:r w:rsidR="00EB1CE1" w:rsidRPr="004D4257">
        <w:t>t, ette ko aktiviteetista seuraa, ette objektille kokonhaisuuten</w:t>
      </w:r>
      <w:r w:rsidR="00F37C3B">
        <w:t>n</w:t>
      </w:r>
      <w:r w:rsidR="00EB1CE1" w:rsidRPr="004D4257">
        <w:t>a tapat</w:t>
      </w:r>
      <w:r w:rsidR="009C3A4A" w:rsidRPr="004D4257">
        <w:t>t</w:t>
      </w:r>
      <w:r w:rsidR="00EB1CE1" w:rsidRPr="004D4257">
        <w:t xml:space="preserve">uu jotaki, silloin käytämä </w:t>
      </w:r>
      <w:r w:rsidR="00A27713">
        <w:t>genitiiv</w:t>
      </w:r>
      <w:r w:rsidR="00EB1CE1" w:rsidRPr="004D4257">
        <w:t xml:space="preserve">i/nominatiiviobjektii, </w:t>
      </w:r>
      <w:r w:rsidR="00921B5E">
        <w:t xml:space="preserve">mutta </w:t>
      </w:r>
      <w:r w:rsidR="00EB1CE1" w:rsidRPr="004D4257">
        <w:t xml:space="preserve">ko aktiviteetista ei ole seurausta objektille tahi ei kuitenkhaan sen kokonhaisuuđelle, silloin käytämä partitiiviobjektii. Kuttuma ensimäistä </w:t>
      </w:r>
      <w:r w:rsidR="00EB1CE1" w:rsidRPr="004D4257">
        <w:rPr>
          <w:smallCaps/>
        </w:rPr>
        <w:t xml:space="preserve">totaaliobjektiksi </w:t>
      </w:r>
      <w:r w:rsidR="00EB1CE1" w:rsidRPr="004D4257">
        <w:t xml:space="preserve">ja toista </w:t>
      </w:r>
      <w:r w:rsidR="00EB1CE1" w:rsidRPr="004D4257">
        <w:rPr>
          <w:smallCaps/>
        </w:rPr>
        <w:t>partiaaliobjektiksi</w:t>
      </w:r>
      <w:r w:rsidR="00EB1CE1" w:rsidRPr="004D4257">
        <w:t>.</w:t>
      </w:r>
    </w:p>
    <w:p w14:paraId="2A8091EF" w14:textId="7D5D510D" w:rsidR="00B30251" w:rsidRPr="004D4257" w:rsidRDefault="00B30251" w:rsidP="00BD2A19">
      <w:pPr>
        <w:pStyle w:val="Brdtekst"/>
        <w:spacing w:before="120"/>
      </w:pPr>
      <w:r w:rsidRPr="004D4257">
        <w:t>Persoona</w:t>
      </w:r>
      <w:r w:rsidR="00080CE6">
        <w:t>pronomenii</w:t>
      </w:r>
      <w:r w:rsidRPr="004D4257">
        <w:t>tten pluraalihaamuila oon om</w:t>
      </w:r>
      <w:r w:rsidR="00C235DB" w:rsidRPr="004D4257">
        <w:t>ituinen</w:t>
      </w:r>
      <w:r w:rsidRPr="004D4257">
        <w:t xml:space="preserve"> objektihaamu, </w:t>
      </w:r>
      <w:r w:rsidR="00F017BB">
        <w:t>mitä</w:t>
      </w:r>
      <w:r w:rsidRPr="004D4257">
        <w:t xml:space="preserve"> kans käskethään ”</w:t>
      </w:r>
      <w:r w:rsidRPr="00CE5583">
        <w:rPr>
          <w:smallCaps/>
        </w:rPr>
        <w:t>akkusatiiviksi</w:t>
      </w:r>
      <w:r w:rsidRPr="004D4257">
        <w:t xml:space="preserve">” </w:t>
      </w:r>
      <w:r w:rsidR="0075485B" w:rsidRPr="004D4257">
        <w:t>(</w:t>
      </w:r>
      <w:r w:rsidRPr="004D4257">
        <w:rPr>
          <w:i/>
        </w:rPr>
        <w:t>meiđät</w:t>
      </w:r>
      <w:r w:rsidR="00AA281E" w:rsidRPr="004D4257">
        <w:rPr>
          <w:i/>
        </w:rPr>
        <w:t xml:space="preserve"> </w:t>
      </w:r>
      <w:r w:rsidR="00BA1173" w:rsidRPr="00BA1173">
        <w:t>~</w:t>
      </w:r>
      <w:r w:rsidR="00AA281E" w:rsidRPr="004D4257">
        <w:rPr>
          <w:i/>
        </w:rPr>
        <w:t xml:space="preserve"> meät</w:t>
      </w:r>
      <w:r w:rsidR="0075485B" w:rsidRPr="004D4257">
        <w:t>,</w:t>
      </w:r>
      <w:r w:rsidRPr="004D4257">
        <w:rPr>
          <w:i/>
        </w:rPr>
        <w:t xml:space="preserve"> teiđät</w:t>
      </w:r>
      <w:r w:rsidR="00AA281E" w:rsidRPr="004D4257">
        <w:rPr>
          <w:i/>
        </w:rPr>
        <w:t xml:space="preserve"> </w:t>
      </w:r>
      <w:r w:rsidR="00BA1173" w:rsidRPr="00BA1173">
        <w:t>~</w:t>
      </w:r>
      <w:r w:rsidR="00AA281E" w:rsidRPr="004D4257">
        <w:rPr>
          <w:i/>
        </w:rPr>
        <w:t xml:space="preserve"> teät</w:t>
      </w:r>
      <w:r w:rsidR="0075485B" w:rsidRPr="004D4257">
        <w:t>,</w:t>
      </w:r>
      <w:r w:rsidRPr="004D4257">
        <w:rPr>
          <w:i/>
        </w:rPr>
        <w:t xml:space="preserve"> heiđät</w:t>
      </w:r>
      <w:r w:rsidR="00AA281E" w:rsidRPr="004D4257">
        <w:rPr>
          <w:i/>
        </w:rPr>
        <w:t xml:space="preserve"> </w:t>
      </w:r>
      <w:r w:rsidR="00BA1173" w:rsidRPr="00BA1173">
        <w:t>~</w:t>
      </w:r>
      <w:r w:rsidR="00AA281E" w:rsidRPr="004D4257">
        <w:rPr>
          <w:i/>
        </w:rPr>
        <w:t xml:space="preserve"> heät</w:t>
      </w:r>
      <w:r w:rsidRPr="004D4257">
        <w:t>)</w:t>
      </w:r>
      <w:r w:rsidR="00D602F1" w:rsidRPr="004D4257">
        <w:t>, ja mitä käytethään totaaliobjektin kaasuksena</w:t>
      </w:r>
      <w:r w:rsidRPr="004D4257">
        <w:t>.</w:t>
      </w:r>
    </w:p>
    <w:p w14:paraId="216B3905" w14:textId="40A31061" w:rsidR="00B30251" w:rsidRPr="00A95D68" w:rsidRDefault="00D55FD0" w:rsidP="00BD2A19">
      <w:pPr>
        <w:pStyle w:val="Brdtekstinnrykk"/>
        <w:keepNext/>
        <w:keepLines/>
        <w:spacing w:before="120"/>
        <w:ind w:left="0"/>
      </w:pPr>
      <w:r w:rsidRPr="00D55FD0">
        <w:rPr>
          <w:caps/>
        </w:rPr>
        <w:lastRenderedPageBreak/>
        <w:t>Kaksipaikkainen teko</w:t>
      </w:r>
      <w:r>
        <w:rPr>
          <w:smallCaps/>
        </w:rPr>
        <w:t xml:space="preserve"> </w:t>
      </w:r>
      <w:r w:rsidR="00C72F05" w:rsidRPr="00A95D68">
        <w:t>-syntaktin kaava oon 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5E2BB611" w14:textId="77777777" w:rsidTr="0076077D">
        <w:tc>
          <w:tcPr>
            <w:tcW w:w="9242" w:type="dxa"/>
          </w:tcPr>
          <w:p w14:paraId="1FB8C752" w14:textId="18AA5B1C" w:rsidR="007E735A" w:rsidRPr="00A95D68" w:rsidRDefault="00D55FD0" w:rsidP="00BD2A19">
            <w:pPr>
              <w:spacing w:before="120" w:after="120"/>
              <w:rPr>
                <w:smallCaps/>
              </w:rPr>
            </w:pPr>
            <w:r>
              <w:rPr>
                <w:caps/>
              </w:rPr>
              <w:t>Kaksipaikkainen teko</w:t>
            </w:r>
            <w:r w:rsidR="007E735A" w:rsidRPr="00A95D68">
              <w:rPr>
                <w:smallCaps/>
              </w:rPr>
              <w:t>:</w:t>
            </w:r>
          </w:p>
          <w:p w14:paraId="29773B53" w14:textId="7BA1FEAF" w:rsidR="00B30251" w:rsidRPr="00A95D68" w:rsidRDefault="00B30251" w:rsidP="000E2B94">
            <w:pPr>
              <w:spacing w:before="120" w:after="120"/>
            </w:pPr>
            <w:r w:rsidRPr="00A95D68">
              <w:t>SUBJ</w:t>
            </w:r>
            <w:r w:rsidR="000E2B94">
              <w:t>[</w:t>
            </w:r>
            <w:r w:rsidRPr="00A95D68">
              <w:t>N</w:t>
            </w:r>
            <w:r w:rsidR="000E2B94">
              <w:t>P[nom.]]</w:t>
            </w:r>
            <w:r w:rsidRPr="00A95D68">
              <w:t xml:space="preserve"> + V[tekoverbi, subje</w:t>
            </w:r>
            <w:r w:rsidR="00871765" w:rsidRPr="00A95D68">
              <w:t>ktikongruensi] + OBJ</w:t>
            </w:r>
            <w:r w:rsidR="000E2B94">
              <w:t>[</w:t>
            </w:r>
            <w:r w:rsidR="00871765" w:rsidRPr="00A95D68">
              <w:t>N</w:t>
            </w:r>
            <w:r w:rsidR="000E2B94">
              <w:t>P</w:t>
            </w:r>
            <w:r w:rsidR="00871765" w:rsidRPr="00A95D68">
              <w:t>[</w:t>
            </w:r>
            <w:r w:rsidR="004712AC">
              <w:t>objekti</w:t>
            </w:r>
            <w:r w:rsidR="000E2B94">
              <w:t>ka</w:t>
            </w:r>
            <w:r w:rsidR="00B30521">
              <w:t>a</w:t>
            </w:r>
            <w:r w:rsidR="000E2B94">
              <w:t>sus</w:t>
            </w:r>
            <w:r w:rsidRPr="00A95D68">
              <w:t>]</w:t>
            </w:r>
            <w:r w:rsidR="003F0201">
              <w:t>]</w:t>
            </w:r>
          </w:p>
        </w:tc>
      </w:tr>
    </w:tbl>
    <w:p w14:paraId="53F9669B" w14:textId="49D41B05" w:rsidR="00A07B09" w:rsidRPr="0002788B" w:rsidRDefault="003B0515" w:rsidP="0002788B">
      <w:pPr>
        <w:pStyle w:val="Overskrift4"/>
        <w:rPr>
          <w:caps/>
        </w:rPr>
      </w:pPr>
      <w:bookmarkStart w:id="1086" w:name="_Toc311273776"/>
      <w:r w:rsidRPr="0002788B">
        <w:rPr>
          <w:caps/>
        </w:rPr>
        <w:t>M</w:t>
      </w:r>
      <w:r w:rsidR="0002788B" w:rsidRPr="0002788B">
        <w:rPr>
          <w:caps/>
        </w:rPr>
        <w:t>uuttaminen</w:t>
      </w:r>
      <w:bookmarkEnd w:id="1086"/>
    </w:p>
    <w:p w14:paraId="56D85934" w14:textId="2393F605" w:rsidR="005F3B57" w:rsidRPr="00A95D68" w:rsidRDefault="00404BEC" w:rsidP="00BD2A19">
      <w:pPr>
        <w:spacing w:before="120" w:after="120"/>
      </w:pPr>
      <w:r>
        <w:rPr>
          <w:caps/>
        </w:rPr>
        <w:t xml:space="preserve">Muuttaminen </w:t>
      </w:r>
      <w:r>
        <w:t>oon</w:t>
      </w:r>
      <w:r w:rsidR="00DF37C4">
        <w:t xml:space="preserve"> kolmipaikkainen</w:t>
      </w:r>
      <w:r w:rsidR="00DF37C4">
        <w:rPr>
          <w:i/>
          <w:caps/>
        </w:rPr>
        <w:t xml:space="preserve"> </w:t>
      </w:r>
      <w:r w:rsidR="000E4569" w:rsidRPr="00A95D68">
        <w:t xml:space="preserve">syntaktityyppi, </w:t>
      </w:r>
      <w:r w:rsidR="00DF37C4">
        <w:t xml:space="preserve">mikä muistuttaa </w:t>
      </w:r>
      <w:r w:rsidR="00EC420C">
        <w:rPr>
          <w:caps/>
        </w:rPr>
        <w:t>kaksipaikkainen</w:t>
      </w:r>
      <w:r w:rsidR="00EC420C">
        <w:t xml:space="preserve"> </w:t>
      </w:r>
      <w:r w:rsidR="005E6759">
        <w:t>TEKO</w:t>
      </w:r>
      <w:r w:rsidR="00EC420C">
        <w:t xml:space="preserve"> </w:t>
      </w:r>
      <w:r w:rsidR="005E6759">
        <w:t>-syntaktii</w:t>
      </w:r>
      <w:r w:rsidR="00E87AB2">
        <w:t>.</w:t>
      </w:r>
      <w:r w:rsidR="0076507E">
        <w:t xml:space="preserve"> </w:t>
      </w:r>
      <w:r w:rsidR="00E87AB2">
        <w:t>Se</w:t>
      </w:r>
      <w:r w:rsidR="000E4569" w:rsidRPr="00A95D68">
        <w:t xml:space="preserve"> muistelee, ette </w:t>
      </w:r>
      <w:r w:rsidR="00E87AB2">
        <w:t>jo</w:t>
      </w:r>
      <w:r w:rsidR="006745FA">
        <w:t>n</w:t>
      </w:r>
      <w:r w:rsidR="00E87AB2">
        <w:t>ku, mikä jo oon, muute</w:t>
      </w:r>
      <w:r w:rsidR="006745FA">
        <w:t>t</w:t>
      </w:r>
      <w:r w:rsidR="00E87AB2">
        <w:t>haan johonki laihiin</w:t>
      </w:r>
      <w:r w:rsidR="00DC72D0" w:rsidRPr="00A95D68">
        <w:t>. Verbilä oon kolmanten</w:t>
      </w:r>
      <w:r w:rsidR="006745FA">
        <w:t>n</w:t>
      </w:r>
      <w:r w:rsidR="00DC72D0" w:rsidRPr="00A95D68">
        <w:t xml:space="preserve">a </w:t>
      </w:r>
      <w:r w:rsidR="002B27B2">
        <w:t>komplement</w:t>
      </w:r>
      <w:r w:rsidR="005645E8">
        <w:t>tina predikatiivi, ja predikatiivin korrelaattina oon syntaktin objekti.</w:t>
      </w:r>
      <w:r w:rsidR="00DC72D0" w:rsidRPr="00A95D68">
        <w:t xml:space="preserve"> </w:t>
      </w:r>
      <w:r w:rsidR="005E6759">
        <w:rPr>
          <w:smallCaps/>
        </w:rPr>
        <w:t>Muuttamis</w:t>
      </w:r>
      <w:r w:rsidR="0042524C" w:rsidRPr="005E6759">
        <w:rPr>
          <w:smallCaps/>
        </w:rPr>
        <w:t>verbii</w:t>
      </w:r>
      <w:r w:rsidR="0042524C" w:rsidRPr="00A95D68">
        <w:t xml:space="preserve"> oon esimerkiksi </w:t>
      </w:r>
      <w:r w:rsidR="00472150" w:rsidRPr="0039628F">
        <w:rPr>
          <w:i/>
        </w:rPr>
        <w:t>maalata</w:t>
      </w:r>
      <w:r w:rsidR="001B127A" w:rsidRPr="001B127A">
        <w:t>,</w:t>
      </w:r>
      <w:r w:rsidR="00472150" w:rsidRPr="0039628F">
        <w:rPr>
          <w:i/>
        </w:rPr>
        <w:t xml:space="preserve"> färjätä</w:t>
      </w:r>
      <w:r w:rsidR="004867C3">
        <w:rPr>
          <w:i/>
        </w:rPr>
        <w:t xml:space="preserve"> </w:t>
      </w:r>
      <w:r w:rsidR="004867C3">
        <w:t>ja</w:t>
      </w:r>
      <w:r w:rsidR="00027E9D">
        <w:rPr>
          <w:i/>
        </w:rPr>
        <w:t xml:space="preserve"> muuttaa</w:t>
      </w:r>
      <w:r w:rsidR="001B127A" w:rsidRPr="001B127A">
        <w:t>(</w:t>
      </w:r>
      <w:r w:rsidR="00027E9D">
        <w:rPr>
          <w:i/>
        </w:rPr>
        <w:t>t</w:t>
      </w:r>
      <w:r w:rsidR="001B127A" w:rsidRPr="001B127A">
        <w:t>)</w:t>
      </w:r>
      <w:r w:rsidR="00472150" w:rsidRPr="00A95D68">
        <w:t>.</w:t>
      </w:r>
    </w:p>
    <w:p w14:paraId="76B46EAE" w14:textId="4EF578A9" w:rsidR="00472150" w:rsidRPr="00A95D68" w:rsidRDefault="00073A05" w:rsidP="00BD2A19">
      <w:pPr>
        <w:tabs>
          <w:tab w:val="left" w:pos="1350"/>
          <w:tab w:val="left" w:pos="2970"/>
          <w:tab w:val="left" w:pos="4680"/>
        </w:tabs>
        <w:spacing w:before="120" w:after="40"/>
      </w:pPr>
      <w:r>
        <w:t xml:space="preserve">(1) </w:t>
      </w:r>
      <w:r w:rsidR="00472150" w:rsidRPr="00A95D68">
        <w:t>Anni</w:t>
      </w:r>
      <w:r w:rsidR="00472150" w:rsidRPr="00A95D68">
        <w:tab/>
        <w:t>färjäs</w:t>
      </w:r>
      <w:r w:rsidR="00472150" w:rsidRPr="00A95D68">
        <w:tab/>
        <w:t>hamheen</w:t>
      </w:r>
      <w:r w:rsidR="00472150" w:rsidRPr="00A95D68">
        <w:tab/>
        <w:t>vihriseksi.</w:t>
      </w:r>
    </w:p>
    <w:p w14:paraId="7942A05F" w14:textId="6D051813" w:rsidR="00472150" w:rsidRPr="00A95D68" w:rsidRDefault="00472150" w:rsidP="00BD2A19">
      <w:pPr>
        <w:tabs>
          <w:tab w:val="left" w:pos="1350"/>
          <w:tab w:val="left" w:pos="2970"/>
          <w:tab w:val="left" w:pos="4680"/>
        </w:tabs>
        <w:spacing w:before="40" w:after="40"/>
      </w:pPr>
      <w:r w:rsidRPr="00A95D68">
        <w:t>N[sg.nom.]</w:t>
      </w:r>
      <w:r w:rsidRPr="00A95D68">
        <w:tab/>
        <w:t>V[</w:t>
      </w:r>
      <w:r w:rsidRPr="001A73D0">
        <w:rPr>
          <w:i/>
        </w:rPr>
        <w:t>färjätä</w:t>
      </w:r>
      <w:r w:rsidRPr="00A95D68">
        <w:t xml:space="preserve">, </w:t>
      </w:r>
      <w:r w:rsidR="001337F6">
        <w:t>sg3</w:t>
      </w:r>
      <w:r w:rsidRPr="00A95D68">
        <w:t>]</w:t>
      </w:r>
      <w:r w:rsidRPr="00A95D68">
        <w:tab/>
        <w:t>N[sg.gen.]</w:t>
      </w:r>
      <w:r w:rsidRPr="00A95D68">
        <w:tab/>
      </w:r>
      <w:r w:rsidR="0080081E">
        <w:t>A</w:t>
      </w:r>
      <w:r w:rsidRPr="00A95D68">
        <w:t>[sg.transl.]</w:t>
      </w:r>
    </w:p>
    <w:p w14:paraId="796EE0DA" w14:textId="0F838844" w:rsidR="00472150" w:rsidRDefault="00472150" w:rsidP="00BD2A19">
      <w:pPr>
        <w:tabs>
          <w:tab w:val="left" w:pos="1350"/>
          <w:tab w:val="left" w:pos="2970"/>
          <w:tab w:val="left" w:pos="4680"/>
        </w:tabs>
        <w:spacing w:before="40" w:after="120"/>
      </w:pPr>
      <w:r w:rsidRPr="00A95D68">
        <w:t>SUBJ</w:t>
      </w:r>
      <w:r w:rsidRPr="00A95D68">
        <w:tab/>
        <w:t>V</w:t>
      </w:r>
      <w:r w:rsidRPr="00A95D68">
        <w:tab/>
        <w:t>OBJ</w:t>
      </w:r>
      <w:r w:rsidRPr="00A95D68">
        <w:tab/>
        <w:t>PREDVI</w:t>
      </w:r>
    </w:p>
    <w:p w14:paraId="126E4106" w14:textId="3A22C768" w:rsidR="00073A05" w:rsidRDefault="00073A05" w:rsidP="00BD2A19">
      <w:pPr>
        <w:tabs>
          <w:tab w:val="left" w:pos="1350"/>
          <w:tab w:val="left" w:pos="2970"/>
          <w:tab w:val="left" w:pos="4680"/>
        </w:tabs>
        <w:spacing w:before="40" w:after="120"/>
      </w:pPr>
      <w:r>
        <w:t>(2) Pekka muutti nimen norjalaiseksi.</w:t>
      </w:r>
    </w:p>
    <w:p w14:paraId="4BC23385" w14:textId="4D7F505B" w:rsidR="0035138C" w:rsidRPr="00A95D68" w:rsidRDefault="0035138C" w:rsidP="00BD2A19">
      <w:pPr>
        <w:tabs>
          <w:tab w:val="left" w:pos="1350"/>
          <w:tab w:val="left" w:pos="2970"/>
          <w:tab w:val="left" w:pos="4680"/>
        </w:tabs>
        <w:spacing w:before="40" w:after="120"/>
      </w:pPr>
      <w:r>
        <w:t xml:space="preserve">(3) Faari leikkas </w:t>
      </w:r>
      <w:r w:rsidR="0049394B">
        <w:t>housunsääret lyhykäisemäksi.</w:t>
      </w:r>
    </w:p>
    <w:p w14:paraId="454C664C" w14:textId="0D9B2C5E" w:rsidR="00F72E26" w:rsidRPr="00A95D68" w:rsidRDefault="0007653D" w:rsidP="00BD2A19">
      <w:pPr>
        <w:tabs>
          <w:tab w:val="left" w:pos="1350"/>
          <w:tab w:val="left" w:pos="2970"/>
          <w:tab w:val="left" w:pos="4680"/>
        </w:tabs>
        <w:spacing w:before="40" w:after="120"/>
      </w:pPr>
      <w:r>
        <w:rPr>
          <w:caps/>
        </w:rPr>
        <w:t>Muuttamis</w:t>
      </w:r>
      <w:r w:rsidR="00F72E26" w:rsidRPr="00A95D68">
        <w:rPr>
          <w:smallCaps/>
        </w:rPr>
        <w:t>-</w:t>
      </w:r>
      <w:r w:rsidR="00F72E26" w:rsidRPr="00A95D68">
        <w:t>syntaktin kaava</w:t>
      </w:r>
      <w:r w:rsidR="009A7D60">
        <w:t xml:space="preserve"> oon tämmöinen</w:t>
      </w:r>
      <w:r w:rsidR="00F72E26" w:rsidRPr="00A95D68">
        <w:t>:</w:t>
      </w:r>
    </w:p>
    <w:tbl>
      <w:tblPr>
        <w:tblStyle w:val="Tabellrutenett"/>
        <w:tblW w:w="0" w:type="auto"/>
        <w:tblLook w:val="04A0" w:firstRow="1" w:lastRow="0" w:firstColumn="1" w:lastColumn="0" w:noHBand="0" w:noVBand="1"/>
      </w:tblPr>
      <w:tblGrid>
        <w:gridCol w:w="8522"/>
      </w:tblGrid>
      <w:tr w:rsidR="00F72E26" w:rsidRPr="00A95D68" w14:paraId="629AB785" w14:textId="77777777" w:rsidTr="005B1956">
        <w:trPr>
          <w:cantSplit/>
        </w:trPr>
        <w:tc>
          <w:tcPr>
            <w:tcW w:w="9279" w:type="dxa"/>
          </w:tcPr>
          <w:p w14:paraId="22F98028" w14:textId="7F8322BE" w:rsidR="00F72E26" w:rsidRPr="00A95D68" w:rsidRDefault="009A7D60" w:rsidP="00BD2A19">
            <w:pPr>
              <w:tabs>
                <w:tab w:val="left" w:pos="1350"/>
                <w:tab w:val="left" w:pos="2970"/>
                <w:tab w:val="left" w:pos="4680"/>
              </w:tabs>
              <w:spacing w:before="40" w:after="120"/>
            </w:pPr>
            <w:r w:rsidRPr="009A7D60">
              <w:rPr>
                <w:caps/>
              </w:rPr>
              <w:t>Muuttaminen</w:t>
            </w:r>
            <w:r w:rsidR="00F72E26" w:rsidRPr="00A95D68">
              <w:rPr>
                <w:smallCaps/>
              </w:rPr>
              <w:t>:</w:t>
            </w:r>
          </w:p>
          <w:p w14:paraId="6F747ADF" w14:textId="2311EF69" w:rsidR="00F72E26" w:rsidRPr="00A95D68" w:rsidRDefault="00F72E26" w:rsidP="00657BC6">
            <w:pPr>
              <w:tabs>
                <w:tab w:val="left" w:pos="1350"/>
                <w:tab w:val="left" w:pos="2970"/>
                <w:tab w:val="left" w:pos="4680"/>
              </w:tabs>
              <w:spacing w:before="40" w:after="120"/>
            </w:pPr>
            <w:r w:rsidRPr="00A95D68">
              <w:t>SUBJ</w:t>
            </w:r>
            <w:r w:rsidR="00657BC6">
              <w:t>[</w:t>
            </w:r>
            <w:r w:rsidRPr="00A95D68">
              <w:t>N</w:t>
            </w:r>
            <w:r w:rsidR="00657BC6">
              <w:t>P[nom.]]</w:t>
            </w:r>
            <w:r w:rsidRPr="00A95D68">
              <w:t xml:space="preserve"> + V[</w:t>
            </w:r>
            <w:r w:rsidR="00657BC6">
              <w:t>muuttamis</w:t>
            </w:r>
            <w:r w:rsidRPr="00A95D68">
              <w:t>verbi, subjektikongruensi] + OBJ</w:t>
            </w:r>
            <w:r w:rsidR="00F43BC6">
              <w:t>[</w:t>
            </w:r>
            <w:r w:rsidRPr="00A95D68">
              <w:t>N</w:t>
            </w:r>
            <w:r w:rsidR="00657BC6">
              <w:t>P</w:t>
            </w:r>
            <w:r w:rsidRPr="00A95D68">
              <w:t>[</w:t>
            </w:r>
            <w:r w:rsidR="00915164">
              <w:t>objekti</w:t>
            </w:r>
            <w:r w:rsidR="00657BC6">
              <w:t>kaasus]]</w:t>
            </w:r>
            <w:r w:rsidRPr="00A95D68">
              <w:t xml:space="preserve"> + PREDVI[</w:t>
            </w:r>
            <w:r w:rsidR="0080081E">
              <w:t>A</w:t>
            </w:r>
            <w:r w:rsidR="00657BC6">
              <w:t>P</w:t>
            </w:r>
            <w:r w:rsidRPr="00A95D68">
              <w:t>[sg.trans.]]</w:t>
            </w:r>
          </w:p>
        </w:tc>
      </w:tr>
    </w:tbl>
    <w:p w14:paraId="5B2AEFF1" w14:textId="77777777" w:rsidR="00D34C9A" w:rsidRPr="002F27F0" w:rsidRDefault="00D34C9A" w:rsidP="002F27F0">
      <w:pPr>
        <w:pStyle w:val="Overskrift4"/>
        <w:rPr>
          <w:caps/>
        </w:rPr>
      </w:pPr>
      <w:bookmarkStart w:id="1087" w:name="_4.2.1.6._Liike"/>
      <w:bookmarkStart w:id="1088" w:name="_4.2.1.6._Liike_1"/>
      <w:bookmarkStart w:id="1089" w:name="_4.2.1.6._Liiket"/>
      <w:bookmarkStart w:id="1090" w:name="_4.2.1.7._Kolmen_komplementin"/>
      <w:bookmarkStart w:id="1091" w:name="_4.2.1.7._Kolmen_komplementin_1"/>
      <w:bookmarkStart w:id="1092" w:name="_Omistaajan_vaihetus"/>
      <w:bookmarkStart w:id="1093" w:name="_Omistaajan_vaihetus_1"/>
      <w:bookmarkStart w:id="1094" w:name="_Omistaajan_vaihetus_2"/>
      <w:bookmarkStart w:id="1095" w:name="_Toc241129240"/>
      <w:bookmarkStart w:id="1096" w:name="_Toc311273777"/>
      <w:bookmarkStart w:id="1097" w:name="Habitattii"/>
      <w:bookmarkEnd w:id="1087"/>
      <w:bookmarkEnd w:id="1088"/>
      <w:bookmarkEnd w:id="1089"/>
      <w:bookmarkEnd w:id="1090"/>
      <w:bookmarkEnd w:id="1091"/>
      <w:bookmarkEnd w:id="1092"/>
      <w:bookmarkEnd w:id="1093"/>
      <w:bookmarkEnd w:id="1094"/>
      <w:r w:rsidRPr="002F27F0">
        <w:rPr>
          <w:caps/>
        </w:rPr>
        <w:t>Omistaajan vaihetus</w:t>
      </w:r>
      <w:bookmarkEnd w:id="1095"/>
      <w:bookmarkEnd w:id="1096"/>
    </w:p>
    <w:p w14:paraId="1943E07F" w14:textId="6723754B" w:rsidR="00B30251" w:rsidRPr="00A95D68" w:rsidRDefault="00D34C9A" w:rsidP="00BD2A19">
      <w:pPr>
        <w:pStyle w:val="Liste"/>
        <w:spacing w:before="120" w:after="120"/>
        <w:ind w:left="0" w:firstLine="0"/>
        <w:contextualSpacing w:val="0"/>
      </w:pPr>
      <w:r w:rsidRPr="00891CB6">
        <w:rPr>
          <w:caps/>
        </w:rPr>
        <w:t>Omistaajan vaihetus</w:t>
      </w:r>
      <w:r w:rsidRPr="00A95D68">
        <w:t xml:space="preserve"> -syntakti</w:t>
      </w:r>
      <w:r w:rsidR="00D70E29" w:rsidRPr="00A95D68">
        <w:t>n verb</w:t>
      </w:r>
      <w:r w:rsidR="00564640" w:rsidRPr="00A95D68">
        <w:t>inä</w:t>
      </w:r>
      <w:r w:rsidR="00B30251" w:rsidRPr="00A95D68">
        <w:t xml:space="preserve"> </w:t>
      </w:r>
      <w:bookmarkEnd w:id="1097"/>
      <w:r w:rsidR="00935E03" w:rsidRPr="00A95D68">
        <w:t xml:space="preserve">oon kolmipaikkainen verbi ja se </w:t>
      </w:r>
      <w:r w:rsidR="00B30251" w:rsidRPr="00A95D68">
        <w:t>muistelee, ette joku</w:t>
      </w:r>
      <w:r w:rsidR="006265DA" w:rsidRPr="00A95D68">
        <w:t xml:space="preserve"> saapi </w:t>
      </w:r>
      <w:r w:rsidR="00B30251" w:rsidRPr="00A95D68">
        <w:t>tahi ottaa joltaki jotaki</w:t>
      </w:r>
      <w:r w:rsidRPr="00A95D68">
        <w:t xml:space="preserve"> tahi anttaa, myy</w:t>
      </w:r>
      <w:r w:rsidR="00564640" w:rsidRPr="00A95D68">
        <w:t>pi</w:t>
      </w:r>
      <w:r w:rsidRPr="00A95D68">
        <w:t xml:space="preserve"> tahi muutoin </w:t>
      </w:r>
      <w:r w:rsidR="00935E03" w:rsidRPr="00A95D68">
        <w:t>luovuttaa</w:t>
      </w:r>
      <w:r w:rsidR="00B30251" w:rsidRPr="00A95D68">
        <w:t xml:space="preserve"> jolleki jotaki. Saatama jakkaat verbit </w:t>
      </w:r>
      <w:r w:rsidR="00B30251" w:rsidRPr="00D554BD">
        <w:rPr>
          <w:smallCaps/>
        </w:rPr>
        <w:t>ottamisverbhiin</w:t>
      </w:r>
      <w:r w:rsidR="00B30251" w:rsidRPr="00A95D68">
        <w:t xml:space="preserve"> ja </w:t>
      </w:r>
      <w:r w:rsidR="00B30251" w:rsidRPr="00D554BD">
        <w:rPr>
          <w:smallCaps/>
        </w:rPr>
        <w:t>antamisverbhiin</w:t>
      </w:r>
      <w:r w:rsidR="002B574C">
        <w:t>. Ottamisverbii</w:t>
      </w:r>
      <w:r w:rsidR="00B30251" w:rsidRPr="00A95D68">
        <w:t xml:space="preserve"> oon </w:t>
      </w:r>
      <w:r w:rsidR="00F93C4B" w:rsidRPr="00A95D68">
        <w:t>esimerkiksi</w:t>
      </w:r>
      <w:r w:rsidR="00B30251" w:rsidRPr="00A95D68">
        <w:t xml:space="preserve"> </w:t>
      </w:r>
      <w:r w:rsidR="00B30251" w:rsidRPr="00D554BD">
        <w:rPr>
          <w:i/>
        </w:rPr>
        <w:t>saađa</w:t>
      </w:r>
      <w:r w:rsidR="002B574C">
        <w:rPr>
          <w:i/>
        </w:rPr>
        <w:t xml:space="preserve"> </w:t>
      </w:r>
      <w:r w:rsidR="00BA1173" w:rsidRPr="00BA1173">
        <w:t>~</w:t>
      </w:r>
      <w:r w:rsidR="002B574C">
        <w:rPr>
          <w:i/>
        </w:rPr>
        <w:t xml:space="preserve"> saaha</w:t>
      </w:r>
      <w:r w:rsidR="0075485B" w:rsidRPr="0075485B">
        <w:t>,</w:t>
      </w:r>
      <w:r w:rsidR="00B30251" w:rsidRPr="00D554BD">
        <w:rPr>
          <w:i/>
        </w:rPr>
        <w:t xml:space="preserve"> ottaa</w:t>
      </w:r>
      <w:r w:rsidR="0075485B" w:rsidRPr="0075485B">
        <w:t>(</w:t>
      </w:r>
      <w:r w:rsidR="00B30251" w:rsidRPr="00D554BD">
        <w:rPr>
          <w:i/>
        </w:rPr>
        <w:t>t</w:t>
      </w:r>
      <w:r w:rsidR="0075485B" w:rsidRPr="0075485B">
        <w:t>),</w:t>
      </w:r>
      <w:r w:rsidR="00B30251" w:rsidRPr="00D554BD">
        <w:rPr>
          <w:i/>
        </w:rPr>
        <w:t xml:space="preserve"> varastaa</w:t>
      </w:r>
      <w:r w:rsidR="0075485B" w:rsidRPr="0075485B">
        <w:t>(</w:t>
      </w:r>
      <w:r w:rsidR="00B30251" w:rsidRPr="00D554BD">
        <w:rPr>
          <w:i/>
        </w:rPr>
        <w:t>t</w:t>
      </w:r>
      <w:r w:rsidR="0075485B" w:rsidRPr="0075485B">
        <w:t>)</w:t>
      </w:r>
      <w:r w:rsidR="00B30251" w:rsidRPr="00A95D68">
        <w:t xml:space="preserve"> ja </w:t>
      </w:r>
      <w:r w:rsidR="00B30251" w:rsidRPr="00D554BD">
        <w:rPr>
          <w:i/>
        </w:rPr>
        <w:t>ostaa</w:t>
      </w:r>
      <w:r w:rsidR="0075485B" w:rsidRPr="0075485B">
        <w:t>(</w:t>
      </w:r>
      <w:r w:rsidR="00B30251" w:rsidRPr="00D554BD">
        <w:rPr>
          <w:i/>
        </w:rPr>
        <w:t>t</w:t>
      </w:r>
      <w:r w:rsidR="00516E50" w:rsidRPr="00A95D68">
        <w:t>)</w:t>
      </w:r>
      <w:r w:rsidR="002B574C">
        <w:t>, antamisverbii</w:t>
      </w:r>
      <w:r w:rsidR="00B30251" w:rsidRPr="00A95D68">
        <w:t xml:space="preserve"> </w:t>
      </w:r>
      <w:r w:rsidR="00F93C4B" w:rsidRPr="00A95D68">
        <w:t>esimerkiksi</w:t>
      </w:r>
      <w:r w:rsidR="00B30251" w:rsidRPr="00A95D68">
        <w:t xml:space="preserve"> </w:t>
      </w:r>
      <w:r w:rsidR="00B30251" w:rsidRPr="00D554BD">
        <w:rPr>
          <w:i/>
        </w:rPr>
        <w:t>ant</w:t>
      </w:r>
      <w:r w:rsidR="0075485B" w:rsidRPr="0075485B">
        <w:t>(</w:t>
      </w:r>
      <w:r w:rsidR="00B30251" w:rsidRPr="00D554BD">
        <w:rPr>
          <w:i/>
        </w:rPr>
        <w:t>t</w:t>
      </w:r>
      <w:r w:rsidR="0075485B" w:rsidRPr="0075485B">
        <w:t>)</w:t>
      </w:r>
      <w:r w:rsidR="00B30251" w:rsidRPr="00D554BD">
        <w:rPr>
          <w:i/>
        </w:rPr>
        <w:t>aa</w:t>
      </w:r>
      <w:r w:rsidR="0075485B" w:rsidRPr="0075485B">
        <w:t>(</w:t>
      </w:r>
      <w:r w:rsidR="00B30251" w:rsidRPr="00D554BD">
        <w:rPr>
          <w:i/>
        </w:rPr>
        <w:t>t</w:t>
      </w:r>
      <w:r w:rsidR="0075485B" w:rsidRPr="0075485B">
        <w:t>),</w:t>
      </w:r>
      <w:r w:rsidR="00B30251" w:rsidRPr="00D554BD">
        <w:rPr>
          <w:i/>
        </w:rPr>
        <w:t xml:space="preserve"> myy</w:t>
      </w:r>
      <w:r w:rsidR="0075485B" w:rsidRPr="0075485B">
        <w:t>(</w:t>
      </w:r>
      <w:r w:rsidR="00B30251" w:rsidRPr="00D554BD">
        <w:rPr>
          <w:i/>
        </w:rPr>
        <w:t>đ</w:t>
      </w:r>
      <w:r w:rsidR="002B574C">
        <w:t>)</w:t>
      </w:r>
      <w:r w:rsidR="00B30251" w:rsidRPr="00D554BD">
        <w:rPr>
          <w:i/>
        </w:rPr>
        <w:t>ä</w:t>
      </w:r>
      <w:r w:rsidR="0075485B" w:rsidRPr="0075485B">
        <w:t>,</w:t>
      </w:r>
      <w:r w:rsidR="00AA19F6" w:rsidRPr="00D554BD">
        <w:rPr>
          <w:i/>
        </w:rPr>
        <w:t xml:space="preserve"> kenkätä</w:t>
      </w:r>
      <w:r w:rsidR="009F522B">
        <w:t xml:space="preserve">, </w:t>
      </w:r>
      <w:r w:rsidR="00B30251" w:rsidRPr="00D554BD">
        <w:rPr>
          <w:i/>
        </w:rPr>
        <w:t>ojent</w:t>
      </w:r>
      <w:r w:rsidR="0075485B" w:rsidRPr="0075485B">
        <w:t>(</w:t>
      </w:r>
      <w:r w:rsidR="00B30251" w:rsidRPr="00D554BD">
        <w:rPr>
          <w:i/>
        </w:rPr>
        <w:t>t</w:t>
      </w:r>
      <w:r w:rsidR="0075485B" w:rsidRPr="0075485B">
        <w:t>)</w:t>
      </w:r>
      <w:r w:rsidR="00B30251" w:rsidRPr="00D554BD">
        <w:rPr>
          <w:i/>
        </w:rPr>
        <w:t>aa</w:t>
      </w:r>
      <w:r w:rsidR="0075485B" w:rsidRPr="0075485B">
        <w:t>(</w:t>
      </w:r>
      <w:r w:rsidR="00B30251" w:rsidRPr="00D554BD">
        <w:rPr>
          <w:i/>
        </w:rPr>
        <w:t>t</w:t>
      </w:r>
      <w:r w:rsidR="0075485B" w:rsidRPr="0075485B">
        <w:t>)</w:t>
      </w:r>
      <w:r w:rsidR="009F522B">
        <w:t xml:space="preserve"> ja kans </w:t>
      </w:r>
      <w:r w:rsidR="009F522B">
        <w:rPr>
          <w:i/>
        </w:rPr>
        <w:t>ostaa</w:t>
      </w:r>
      <w:r w:rsidR="0098330B" w:rsidRPr="0098330B">
        <w:t>(</w:t>
      </w:r>
      <w:r w:rsidR="009F522B">
        <w:rPr>
          <w:i/>
        </w:rPr>
        <w:t>t</w:t>
      </w:r>
      <w:r w:rsidR="001B127A" w:rsidRPr="001B127A">
        <w:t>).</w:t>
      </w:r>
      <w:r w:rsidR="00B30251" w:rsidRPr="00A95D68">
        <w:t xml:space="preserve"> Esimerkiksi:</w:t>
      </w:r>
    </w:p>
    <w:p w14:paraId="5C0829D9" w14:textId="529F6568" w:rsidR="00B30251" w:rsidRPr="00A95D68" w:rsidRDefault="0075485B" w:rsidP="00BD2A19">
      <w:pPr>
        <w:tabs>
          <w:tab w:val="left" w:pos="1418"/>
          <w:tab w:val="left" w:pos="3686"/>
          <w:tab w:val="left" w:pos="5529"/>
          <w:tab w:val="left" w:pos="7088"/>
        </w:tabs>
        <w:spacing w:before="120" w:after="40"/>
      </w:pPr>
      <w:r>
        <w:t>(</w:t>
      </w:r>
      <w:r w:rsidR="00ED4E18" w:rsidRPr="00A95D68">
        <w:t>1</w:t>
      </w:r>
      <w:r w:rsidR="009504FA" w:rsidRPr="00A95D68">
        <w:t xml:space="preserve">) </w:t>
      </w:r>
      <w:r w:rsidR="00B30251" w:rsidRPr="00A95D68">
        <w:t>Pekka</w:t>
      </w:r>
      <w:r w:rsidR="00B30251" w:rsidRPr="00A95D68">
        <w:tab/>
        <w:t>sai</w:t>
      </w:r>
      <w:r w:rsidR="00B30251" w:rsidRPr="00A95D68">
        <w:tab/>
        <w:t>palkinon</w:t>
      </w:r>
      <w:r w:rsidR="00B30251" w:rsidRPr="00A95D68">
        <w:tab/>
        <w:t>Kalevalaseuralta.</w:t>
      </w:r>
    </w:p>
    <w:p w14:paraId="403A4F23" w14:textId="0C3F49AF" w:rsidR="00B30251" w:rsidRPr="00A95D68" w:rsidRDefault="00230B7B" w:rsidP="00BD2A19">
      <w:pPr>
        <w:tabs>
          <w:tab w:val="left" w:pos="1418"/>
          <w:tab w:val="left" w:pos="3686"/>
          <w:tab w:val="left" w:pos="5529"/>
          <w:tab w:val="left" w:pos="7088"/>
        </w:tabs>
        <w:spacing w:before="40" w:after="40"/>
      </w:pPr>
      <w:r>
        <w:t>N[sg.nom.]</w:t>
      </w:r>
      <w:r w:rsidR="00B30251" w:rsidRPr="00A95D68">
        <w:tab/>
        <w:t>V[</w:t>
      </w:r>
      <w:r w:rsidR="00B30251" w:rsidRPr="00555AA0">
        <w:rPr>
          <w:i/>
        </w:rPr>
        <w:t>saađa</w:t>
      </w:r>
      <w:r w:rsidR="00B30251" w:rsidRPr="00A95D68">
        <w:t xml:space="preserve">, </w:t>
      </w:r>
      <w:r w:rsidR="001337F6">
        <w:t>sg3</w:t>
      </w:r>
      <w:r w:rsidR="00B30251" w:rsidRPr="00A95D68">
        <w:t>]</w:t>
      </w:r>
      <w:r w:rsidR="00B30251" w:rsidRPr="00A95D68">
        <w:tab/>
        <w:t>N[sg.gen.]</w:t>
      </w:r>
      <w:r w:rsidR="00B30251" w:rsidRPr="00A95D68">
        <w:tab/>
        <w:t>N[sg.abl.]</w:t>
      </w:r>
    </w:p>
    <w:p w14:paraId="17FABB5F" w14:textId="77777777" w:rsidR="00B30251" w:rsidRPr="00A95D68" w:rsidRDefault="00B30251" w:rsidP="00BD2A19">
      <w:pPr>
        <w:tabs>
          <w:tab w:val="left" w:pos="1418"/>
          <w:tab w:val="left" w:pos="3686"/>
          <w:tab w:val="left" w:pos="5529"/>
          <w:tab w:val="left" w:pos="7088"/>
        </w:tabs>
        <w:spacing w:before="40" w:after="120"/>
      </w:pPr>
      <w:r w:rsidRPr="00A95D68">
        <w:t>SUBJ</w:t>
      </w:r>
      <w:r w:rsidRPr="00A95D68">
        <w:tab/>
        <w:t>V</w:t>
      </w:r>
      <w:r w:rsidRPr="00A95D68">
        <w:tab/>
        <w:t>OBJ</w:t>
      </w:r>
      <w:r w:rsidRPr="00A95D68">
        <w:tab/>
        <w:t>ADVLI</w:t>
      </w:r>
    </w:p>
    <w:p w14:paraId="08F2F432" w14:textId="2344F8DA" w:rsidR="00B30251" w:rsidRPr="00A95D68" w:rsidRDefault="0075485B" w:rsidP="00BD2A19">
      <w:pPr>
        <w:tabs>
          <w:tab w:val="left" w:pos="1418"/>
          <w:tab w:val="left" w:pos="3686"/>
          <w:tab w:val="left" w:pos="5529"/>
          <w:tab w:val="left" w:pos="7088"/>
        </w:tabs>
        <w:spacing w:before="120" w:after="40"/>
      </w:pPr>
      <w:r>
        <w:t>(</w:t>
      </w:r>
      <w:r w:rsidR="00ED4E18" w:rsidRPr="00A95D68">
        <w:t>2</w:t>
      </w:r>
      <w:r w:rsidR="009504FA" w:rsidRPr="00A95D68">
        <w:t xml:space="preserve">) </w:t>
      </w:r>
      <w:r w:rsidR="00B30251" w:rsidRPr="00A95D68">
        <w:t>Pekka</w:t>
      </w:r>
      <w:r w:rsidR="00B30251" w:rsidRPr="00A95D68">
        <w:tab/>
        <w:t>[ei saanu]</w:t>
      </w:r>
      <w:r w:rsidR="00B30251" w:rsidRPr="00A95D68">
        <w:tab/>
        <w:t>palkinttoo</w:t>
      </w:r>
      <w:r w:rsidR="00B30251" w:rsidRPr="00A95D68">
        <w:tab/>
        <w:t>kruunulta.</w:t>
      </w:r>
    </w:p>
    <w:p w14:paraId="6B8EDCFB" w14:textId="05A9FC97" w:rsidR="00B30251" w:rsidRPr="00A95D68" w:rsidRDefault="00B30251" w:rsidP="00BD2A19">
      <w:pPr>
        <w:tabs>
          <w:tab w:val="left" w:pos="1418"/>
          <w:tab w:val="left" w:pos="3686"/>
          <w:tab w:val="left" w:pos="5529"/>
          <w:tab w:val="left" w:pos="7088"/>
        </w:tabs>
        <w:spacing w:before="40" w:after="40"/>
      </w:pPr>
      <w:r w:rsidRPr="00A95D68">
        <w:t>N[sg.nom.]</w:t>
      </w:r>
      <w:r w:rsidRPr="00A95D68">
        <w:tab/>
        <w:t>V[</w:t>
      </w:r>
      <w:r w:rsidRPr="00555AA0">
        <w:rPr>
          <w:i/>
        </w:rPr>
        <w:t>saađa</w:t>
      </w:r>
      <w:r w:rsidR="003B75B7">
        <w:t xml:space="preserve">, </w:t>
      </w:r>
      <w:r w:rsidR="005B1956">
        <w:t>kieltt.</w:t>
      </w:r>
      <w:r w:rsidR="001337F6">
        <w:t>sg3</w:t>
      </w:r>
      <w:r w:rsidRPr="00A95D68">
        <w:t>]</w:t>
      </w:r>
      <w:r w:rsidR="00157AA1">
        <w:tab/>
      </w:r>
      <w:r w:rsidRPr="00A95D68">
        <w:t>N[sg.part.]</w:t>
      </w:r>
      <w:r w:rsidRPr="00A95D68">
        <w:tab/>
        <w:t>N[sg.abl.]</w:t>
      </w:r>
    </w:p>
    <w:p w14:paraId="62C07993" w14:textId="77777777" w:rsidR="00B30251" w:rsidRPr="00A95D68" w:rsidRDefault="00B30251" w:rsidP="00BD2A19">
      <w:pPr>
        <w:tabs>
          <w:tab w:val="left" w:pos="1418"/>
          <w:tab w:val="left" w:pos="3686"/>
          <w:tab w:val="left" w:pos="5529"/>
          <w:tab w:val="left" w:pos="7088"/>
        </w:tabs>
        <w:spacing w:before="40" w:after="40"/>
      </w:pPr>
      <w:r w:rsidRPr="00A95D68">
        <w:t>SUBJ</w:t>
      </w:r>
      <w:r w:rsidRPr="00A95D68">
        <w:tab/>
        <w:t>V</w:t>
      </w:r>
      <w:r w:rsidRPr="00A95D68">
        <w:tab/>
        <w:t>OBJ</w:t>
      </w:r>
      <w:r w:rsidRPr="00A95D68">
        <w:tab/>
        <w:t>ADVLI</w:t>
      </w:r>
    </w:p>
    <w:p w14:paraId="0D04E7EE" w14:textId="5AD47628" w:rsidR="00B30251" w:rsidRPr="00A95D68" w:rsidRDefault="0075485B" w:rsidP="00BD2A19">
      <w:pPr>
        <w:tabs>
          <w:tab w:val="left" w:pos="1418"/>
          <w:tab w:val="left" w:pos="3686"/>
          <w:tab w:val="left" w:pos="5529"/>
          <w:tab w:val="left" w:pos="7088"/>
        </w:tabs>
        <w:spacing w:before="120" w:after="120"/>
      </w:pPr>
      <w:r>
        <w:t>(</w:t>
      </w:r>
      <w:r w:rsidR="00ED4E18" w:rsidRPr="00A95D68">
        <w:t>3</w:t>
      </w:r>
      <w:r w:rsidR="009504FA" w:rsidRPr="00A95D68">
        <w:t xml:space="preserve">) </w:t>
      </w:r>
      <w:r w:rsidR="00B30251" w:rsidRPr="00A95D68">
        <w:t>Aaro</w:t>
      </w:r>
      <w:r w:rsidR="0049677E" w:rsidRPr="00A95D68">
        <w:t xml:space="preserve"> </w:t>
      </w:r>
      <w:r w:rsidR="00B30251" w:rsidRPr="00A95D68">
        <w:t>varasti</w:t>
      </w:r>
      <w:r w:rsidR="0049677E" w:rsidRPr="00A95D68">
        <w:t xml:space="preserve"> </w:t>
      </w:r>
      <w:r w:rsidR="00B30251" w:rsidRPr="00A95D68">
        <w:t>minulta</w:t>
      </w:r>
      <w:r w:rsidR="0049677E" w:rsidRPr="00A95D68">
        <w:t xml:space="preserve"> </w:t>
      </w:r>
      <w:r w:rsidR="00B30251" w:rsidRPr="00A95D68">
        <w:t>syđämen.</w:t>
      </w:r>
    </w:p>
    <w:p w14:paraId="6619CAA9" w14:textId="72E0ECF5" w:rsidR="00B30251" w:rsidRPr="00A95D68" w:rsidRDefault="0075485B" w:rsidP="00BD2A19">
      <w:pPr>
        <w:tabs>
          <w:tab w:val="left" w:pos="1418"/>
          <w:tab w:val="left" w:pos="3686"/>
          <w:tab w:val="left" w:pos="5529"/>
          <w:tab w:val="left" w:pos="7088"/>
        </w:tabs>
        <w:spacing w:before="120" w:after="120"/>
      </w:pPr>
      <w:r>
        <w:t>(</w:t>
      </w:r>
      <w:r w:rsidR="00ED4E18" w:rsidRPr="00A95D68">
        <w:t>4</w:t>
      </w:r>
      <w:r w:rsidR="009504FA" w:rsidRPr="00A95D68">
        <w:t xml:space="preserve">) </w:t>
      </w:r>
      <w:r w:rsidR="00B30251" w:rsidRPr="00A95D68">
        <w:t>Matti</w:t>
      </w:r>
      <w:r w:rsidR="0049677E" w:rsidRPr="00A95D68">
        <w:t xml:space="preserve"> </w:t>
      </w:r>
      <w:r w:rsidR="00B30251" w:rsidRPr="00A95D68">
        <w:t>[ei ostanu]</w:t>
      </w:r>
      <w:r w:rsidR="0049677E" w:rsidRPr="00A95D68">
        <w:t xml:space="preserve"> </w:t>
      </w:r>
      <w:r w:rsidR="00B30251" w:rsidRPr="00A95D68">
        <w:t>minulta</w:t>
      </w:r>
      <w:r w:rsidR="0049677E" w:rsidRPr="00A95D68">
        <w:t xml:space="preserve"> </w:t>
      </w:r>
      <w:r w:rsidR="00B30251" w:rsidRPr="00A95D68">
        <w:t>ruokkaa.</w:t>
      </w:r>
    </w:p>
    <w:p w14:paraId="0CB578C1" w14:textId="628DCA6F" w:rsidR="00B30251" w:rsidRPr="00A95D68" w:rsidRDefault="0075485B" w:rsidP="00BD2A19">
      <w:pPr>
        <w:tabs>
          <w:tab w:val="left" w:pos="1418"/>
          <w:tab w:val="left" w:pos="3686"/>
          <w:tab w:val="left" w:pos="5529"/>
          <w:tab w:val="left" w:pos="7088"/>
        </w:tabs>
        <w:spacing w:before="120" w:after="40"/>
      </w:pPr>
      <w:r>
        <w:t>(</w:t>
      </w:r>
      <w:r w:rsidR="00ED4E18" w:rsidRPr="00A95D68">
        <w:t>5</w:t>
      </w:r>
      <w:r w:rsidR="009504FA" w:rsidRPr="00A95D68">
        <w:t xml:space="preserve">) </w:t>
      </w:r>
      <w:r w:rsidR="00B30251" w:rsidRPr="00A95D68">
        <w:t>Stiina</w:t>
      </w:r>
      <w:r w:rsidR="00B30251" w:rsidRPr="00A95D68">
        <w:tab/>
      </w:r>
      <w:r w:rsidR="005B1956">
        <w:t>kenkkäs</w:t>
      </w:r>
      <w:r w:rsidR="00B30251" w:rsidRPr="00A95D68">
        <w:tab/>
        <w:t>Mikole</w:t>
      </w:r>
      <w:r w:rsidR="00B30251" w:rsidRPr="00A95D68">
        <w:tab/>
        <w:t>piilin.</w:t>
      </w:r>
    </w:p>
    <w:p w14:paraId="28E64C59" w14:textId="28CD86DE" w:rsidR="00B30251" w:rsidRPr="00A95D68" w:rsidRDefault="00B30251" w:rsidP="00BD2A19">
      <w:pPr>
        <w:tabs>
          <w:tab w:val="left" w:pos="1418"/>
          <w:tab w:val="left" w:pos="3686"/>
          <w:tab w:val="left" w:pos="5529"/>
          <w:tab w:val="left" w:pos="7088"/>
        </w:tabs>
        <w:spacing w:before="40" w:after="40"/>
      </w:pPr>
      <w:r w:rsidRPr="00A95D68">
        <w:t>N[sg.nom.]</w:t>
      </w:r>
      <w:r w:rsidRPr="00A95D68">
        <w:tab/>
        <w:t>V[</w:t>
      </w:r>
      <w:r w:rsidR="005B1956">
        <w:rPr>
          <w:i/>
        </w:rPr>
        <w:t>kenkätä</w:t>
      </w:r>
      <w:r w:rsidRPr="00A95D68">
        <w:t xml:space="preserve">, </w:t>
      </w:r>
      <w:r w:rsidR="001337F6">
        <w:t>sg3</w:t>
      </w:r>
      <w:r w:rsidRPr="00A95D68">
        <w:t>]</w:t>
      </w:r>
      <w:r w:rsidRPr="00A95D68">
        <w:tab/>
        <w:t>N[</w:t>
      </w:r>
      <w:r w:rsidR="00685298">
        <w:t>sg.all.</w:t>
      </w:r>
      <w:r w:rsidRPr="00A95D68">
        <w:t>]</w:t>
      </w:r>
      <w:r w:rsidRPr="00A95D68">
        <w:tab/>
        <w:t>N[sg.gen.]</w:t>
      </w:r>
    </w:p>
    <w:p w14:paraId="260BA9B5" w14:textId="77777777" w:rsidR="00B30251" w:rsidRPr="00A95D68" w:rsidRDefault="00B30251" w:rsidP="00BD2A19">
      <w:pPr>
        <w:tabs>
          <w:tab w:val="left" w:pos="1418"/>
          <w:tab w:val="left" w:pos="3686"/>
          <w:tab w:val="left" w:pos="5529"/>
          <w:tab w:val="left" w:pos="7088"/>
        </w:tabs>
        <w:spacing w:before="40" w:after="40"/>
      </w:pPr>
      <w:r w:rsidRPr="00A95D68">
        <w:t>SUBJ</w:t>
      </w:r>
      <w:r w:rsidRPr="00A95D68">
        <w:tab/>
        <w:t>V</w:t>
      </w:r>
      <w:r w:rsidRPr="00A95D68">
        <w:tab/>
        <w:t>ADVLI</w:t>
      </w:r>
      <w:r w:rsidRPr="00A95D68">
        <w:tab/>
        <w:t>OBJ</w:t>
      </w:r>
    </w:p>
    <w:p w14:paraId="287A4126" w14:textId="7CC66767" w:rsidR="00B30251" w:rsidRPr="00A95D68" w:rsidRDefault="0075485B" w:rsidP="00BD2A19">
      <w:pPr>
        <w:tabs>
          <w:tab w:val="left" w:pos="1418"/>
          <w:tab w:val="left" w:pos="3686"/>
          <w:tab w:val="left" w:pos="5529"/>
          <w:tab w:val="left" w:pos="7088"/>
        </w:tabs>
        <w:spacing w:before="120" w:after="40"/>
      </w:pPr>
      <w:r>
        <w:t>(</w:t>
      </w:r>
      <w:r w:rsidR="00ED4E18" w:rsidRPr="00A95D68">
        <w:t>6</w:t>
      </w:r>
      <w:r w:rsidR="009504FA" w:rsidRPr="00A95D68">
        <w:t xml:space="preserve">) </w:t>
      </w:r>
      <w:r w:rsidR="00B30251" w:rsidRPr="00A95D68">
        <w:t>Liisale</w:t>
      </w:r>
      <w:r w:rsidR="00B30251" w:rsidRPr="00A95D68">
        <w:tab/>
        <w:t>annethiin</w:t>
      </w:r>
      <w:r w:rsidR="00B30251" w:rsidRPr="00A95D68">
        <w:tab/>
      </w:r>
      <w:r w:rsidR="007A7A8C" w:rsidRPr="00A95D68">
        <w:t>preivi</w:t>
      </w:r>
      <w:r w:rsidR="00B30251" w:rsidRPr="00A95D68">
        <w:t>t.</w:t>
      </w:r>
    </w:p>
    <w:p w14:paraId="752211B6" w14:textId="4644A278" w:rsidR="00B30251" w:rsidRPr="00A95D68" w:rsidRDefault="00B30251" w:rsidP="00BD2A19">
      <w:pPr>
        <w:tabs>
          <w:tab w:val="left" w:pos="1418"/>
          <w:tab w:val="left" w:pos="3686"/>
          <w:tab w:val="left" w:pos="5529"/>
          <w:tab w:val="left" w:pos="7088"/>
        </w:tabs>
        <w:spacing w:before="40" w:after="40"/>
      </w:pPr>
      <w:r w:rsidRPr="00A95D68">
        <w:t>N[</w:t>
      </w:r>
      <w:r w:rsidR="00685298">
        <w:t>sg.all.</w:t>
      </w:r>
      <w:r w:rsidRPr="00A95D68">
        <w:t>]</w:t>
      </w:r>
      <w:r w:rsidRPr="00A95D68">
        <w:tab/>
        <w:t>V[</w:t>
      </w:r>
      <w:r w:rsidRPr="00462652">
        <w:rPr>
          <w:i/>
        </w:rPr>
        <w:t>anttaat</w:t>
      </w:r>
      <w:r w:rsidRPr="00A95D68">
        <w:t>, pass.]</w:t>
      </w:r>
      <w:r w:rsidRPr="00A95D68">
        <w:tab/>
        <w:t>N[pl.nom.]</w:t>
      </w:r>
    </w:p>
    <w:p w14:paraId="370E7B30" w14:textId="77777777" w:rsidR="00B30251" w:rsidRPr="00A95D68" w:rsidRDefault="00B30251" w:rsidP="00BD2A19">
      <w:pPr>
        <w:tabs>
          <w:tab w:val="left" w:pos="1418"/>
          <w:tab w:val="left" w:pos="3686"/>
          <w:tab w:val="left" w:pos="5529"/>
          <w:tab w:val="left" w:pos="7088"/>
        </w:tabs>
        <w:spacing w:before="40" w:after="40"/>
      </w:pPr>
      <w:r w:rsidRPr="00A95D68">
        <w:lastRenderedPageBreak/>
        <w:t>ADVLI</w:t>
      </w:r>
      <w:r w:rsidRPr="00A95D68">
        <w:tab/>
        <w:t>V</w:t>
      </w:r>
      <w:r w:rsidRPr="00A95D68">
        <w:tab/>
        <w:t>OBJ</w:t>
      </w:r>
    </w:p>
    <w:p w14:paraId="4198B4E2" w14:textId="77323E07" w:rsidR="00B30251" w:rsidRPr="00A95D68" w:rsidRDefault="0075485B" w:rsidP="00BD2A19">
      <w:pPr>
        <w:tabs>
          <w:tab w:val="left" w:pos="1418"/>
          <w:tab w:val="left" w:pos="3686"/>
          <w:tab w:val="left" w:pos="5529"/>
          <w:tab w:val="left" w:pos="7088"/>
        </w:tabs>
        <w:spacing w:before="120" w:after="120"/>
      </w:pPr>
      <w:r>
        <w:t>(</w:t>
      </w:r>
      <w:r w:rsidR="00ED4E18" w:rsidRPr="00A95D68">
        <w:t>7</w:t>
      </w:r>
      <w:r w:rsidR="009504FA" w:rsidRPr="00A95D68">
        <w:t xml:space="preserve">) </w:t>
      </w:r>
      <w:r w:rsidR="00B30251" w:rsidRPr="00A95D68">
        <w:t>Pekale</w:t>
      </w:r>
      <w:r w:rsidR="0049677E" w:rsidRPr="00A95D68">
        <w:t xml:space="preserve"> </w:t>
      </w:r>
      <w:r w:rsidR="00B30251" w:rsidRPr="00A95D68">
        <w:t>ojenethiin</w:t>
      </w:r>
      <w:r w:rsidR="0049677E" w:rsidRPr="00A95D68">
        <w:t xml:space="preserve"> </w:t>
      </w:r>
      <w:r w:rsidR="00B30251" w:rsidRPr="00A95D68">
        <w:t>palkinon.</w:t>
      </w:r>
    </w:p>
    <w:p w14:paraId="5EBEC863" w14:textId="6BF79DE7" w:rsidR="00B30251" w:rsidRPr="00A95D68" w:rsidRDefault="00B30251" w:rsidP="00BD2A19">
      <w:pPr>
        <w:pStyle w:val="Brdtekst"/>
        <w:spacing w:before="120"/>
      </w:pPr>
      <w:r w:rsidRPr="00A95D68">
        <w:t>Ottamisverbiin kans käytämä ablatiivii</w:t>
      </w:r>
      <w:r w:rsidR="00ED4E18" w:rsidRPr="00A95D68">
        <w:t xml:space="preserve"> </w:t>
      </w:r>
      <w:r w:rsidR="0075485B">
        <w:t>(</w:t>
      </w:r>
      <w:r w:rsidR="00ED4E18" w:rsidRPr="00A95D68">
        <w:t>1–4</w:t>
      </w:r>
      <w:r w:rsidRPr="00A95D68">
        <w:t xml:space="preserve">), antamisverbiin kans allatiivii </w:t>
      </w:r>
      <w:r w:rsidR="0075485B">
        <w:t>(</w:t>
      </w:r>
      <w:r w:rsidR="00ED4E18" w:rsidRPr="00A95D68">
        <w:t>5–7</w:t>
      </w:r>
      <w:r w:rsidRPr="00A95D68">
        <w:t>). Näjemä kans, ette syntaktiissa adverbiaalin ja objektin paikka saattaa vaihetella – päinvastoin ko ruijan kielessä, missä objekti oon heti verbin p</w:t>
      </w:r>
      <w:r w:rsidR="00E60708" w:rsidRPr="00A95D68">
        <w:t>ö</w:t>
      </w:r>
      <w:r w:rsidRPr="00A95D68">
        <w:t>rässä.</w:t>
      </w:r>
    </w:p>
    <w:p w14:paraId="581A6118" w14:textId="14005353" w:rsidR="00935E03" w:rsidRPr="00A95D68" w:rsidRDefault="00935E03" w:rsidP="00BD2A19">
      <w:pPr>
        <w:pStyle w:val="Brdtekst"/>
        <w:spacing w:before="120"/>
      </w:pPr>
      <w:r w:rsidRPr="00A95D68">
        <w:t xml:space="preserve">Prototyyppinen </w:t>
      </w:r>
      <w:r w:rsidRPr="002F27F0">
        <w:rPr>
          <w:caps/>
        </w:rPr>
        <w:t>omistaajan vaihetus</w:t>
      </w:r>
      <w:r w:rsidR="00462652">
        <w:t xml:space="preserve"> -</w:t>
      </w:r>
      <w:r w:rsidRPr="00A95D68">
        <w:t>syntakti oon sitte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935E03" w:rsidRPr="00A95D68" w14:paraId="6823DE0E" w14:textId="77777777" w:rsidTr="00AA5160">
        <w:trPr>
          <w:cantSplit/>
        </w:trPr>
        <w:tc>
          <w:tcPr>
            <w:tcW w:w="9242" w:type="dxa"/>
          </w:tcPr>
          <w:p w14:paraId="4E9ED9AD" w14:textId="3F11A6ED" w:rsidR="00AA5160" w:rsidRPr="002F27F0" w:rsidRDefault="00AA5160" w:rsidP="00BD2A19">
            <w:pPr>
              <w:spacing w:before="120" w:after="120"/>
              <w:rPr>
                <w:caps/>
              </w:rPr>
            </w:pPr>
            <w:r w:rsidRPr="002F27F0">
              <w:rPr>
                <w:caps/>
              </w:rPr>
              <w:t>Omistaajan vaihetus:</w:t>
            </w:r>
          </w:p>
          <w:p w14:paraId="070BBB7A" w14:textId="5B0BA4C2" w:rsidR="00935E03" w:rsidRPr="00A95D68" w:rsidRDefault="00935E03" w:rsidP="00296302">
            <w:pPr>
              <w:spacing w:before="120" w:after="120"/>
            </w:pPr>
            <w:r w:rsidRPr="00A95D68">
              <w:t>SUBJ</w:t>
            </w:r>
            <w:r w:rsidR="0069204D">
              <w:t>[</w:t>
            </w:r>
            <w:r w:rsidRPr="00A95D68">
              <w:t>N</w:t>
            </w:r>
            <w:r w:rsidR="0069204D">
              <w:t>P</w:t>
            </w:r>
            <w:r w:rsidRPr="00A95D68">
              <w:t>[nom.]</w:t>
            </w:r>
            <w:r w:rsidR="0069204D">
              <w:t>]</w:t>
            </w:r>
            <w:r w:rsidRPr="00A95D68">
              <w:t xml:space="preserve"> + V</w:t>
            </w:r>
            <w:r w:rsidR="00296302">
              <w:t>[ottamis</w:t>
            </w:r>
            <w:r w:rsidR="00012BF3" w:rsidRPr="00A95D68">
              <w:t xml:space="preserve">- tahi </w:t>
            </w:r>
            <w:r w:rsidRPr="00A95D68">
              <w:t>antami</w:t>
            </w:r>
            <w:r w:rsidR="00012BF3" w:rsidRPr="00A95D68">
              <w:t>sverbi</w:t>
            </w:r>
            <w:r w:rsidR="00296302">
              <w:t>, subjektikongruensi]</w:t>
            </w:r>
            <w:r w:rsidRPr="00A95D68">
              <w:t xml:space="preserve"> + OBJ</w:t>
            </w:r>
            <w:r w:rsidR="00296302">
              <w:t>[</w:t>
            </w:r>
            <w:r w:rsidRPr="00A95D68">
              <w:t>N</w:t>
            </w:r>
            <w:r w:rsidR="00296302">
              <w:t>P</w:t>
            </w:r>
            <w:r w:rsidRPr="00A95D68">
              <w:t>[</w:t>
            </w:r>
            <w:r w:rsidR="00915164">
              <w:t>objekti</w:t>
            </w:r>
            <w:r w:rsidR="00296302">
              <w:t>kaasus]</w:t>
            </w:r>
            <w:r w:rsidRPr="00A95D68">
              <w:t>] + ADVLI</w:t>
            </w:r>
            <w:r w:rsidR="00B150EF">
              <w:t>[NP[abl./all.</w:t>
            </w:r>
            <w:r w:rsidR="0051021E">
              <w:t>]]</w:t>
            </w:r>
          </w:p>
        </w:tc>
      </w:tr>
    </w:tbl>
    <w:p w14:paraId="430ABBC4" w14:textId="0E094844" w:rsidR="00B30251" w:rsidRPr="00A95D68" w:rsidRDefault="00B30251" w:rsidP="00BD2A19">
      <w:pPr>
        <w:pStyle w:val="Brdtekst"/>
        <w:spacing w:before="120"/>
      </w:pPr>
      <w:r w:rsidRPr="00A95D68">
        <w:t xml:space="preserve">Saatama verrata </w:t>
      </w:r>
      <w:r w:rsidR="00137AE9" w:rsidRPr="00A95D68">
        <w:t>tätä syntaktityyppii</w:t>
      </w:r>
      <w:r w:rsidRPr="00A95D68">
        <w:t xml:space="preserve"> kans </w:t>
      </w:r>
      <w:r w:rsidR="00ED6395" w:rsidRPr="002F27F0">
        <w:rPr>
          <w:caps/>
        </w:rPr>
        <w:t>omistus</w:t>
      </w:r>
      <w:r w:rsidR="00ED6395" w:rsidRPr="00A95D68">
        <w:rPr>
          <w:b/>
          <w:smallCaps/>
        </w:rPr>
        <w:t>-</w:t>
      </w:r>
      <w:r w:rsidR="00ED6395" w:rsidRPr="00A95D68">
        <w:t>syntaktin</w:t>
      </w:r>
      <w:r w:rsidRPr="00A95D68">
        <w:t xml:space="preserve"> kans. </w:t>
      </w:r>
      <w:r w:rsidRPr="002F27F0">
        <w:rPr>
          <w:caps/>
        </w:rPr>
        <w:t>Omistus</w:t>
      </w:r>
      <w:r w:rsidR="00642FBD" w:rsidRPr="00A95D68">
        <w:t>-syntakti</w:t>
      </w:r>
      <w:r w:rsidRPr="00A95D68">
        <w:t xml:space="preserve">ssa jollaki oon jotaki, </w:t>
      </w:r>
      <w:r w:rsidR="00642FBD" w:rsidRPr="00462652">
        <w:t>ottamis</w:t>
      </w:r>
      <w:r w:rsidR="00642FBD" w:rsidRPr="00A95D68">
        <w:t>syntaktissa</w:t>
      </w:r>
      <w:r w:rsidRPr="00A95D68">
        <w:t xml:space="preserve"> joku</w:t>
      </w:r>
      <w:r w:rsidR="006265DA" w:rsidRPr="00A95D68">
        <w:t xml:space="preserve"> saapi </w:t>
      </w:r>
      <w:r w:rsidRPr="00A95D68">
        <w:t xml:space="preserve">eli ottaa joltaki jotaki, </w:t>
      </w:r>
      <w:r w:rsidRPr="00462652">
        <w:t>antamis</w:t>
      </w:r>
      <w:r w:rsidR="00642FBD" w:rsidRPr="00A95D68">
        <w:t>syntakti</w:t>
      </w:r>
      <w:r w:rsidRPr="00A95D68">
        <w:t xml:space="preserve">ssa joku anttaa jolleki jotaki. Kaikissa näissä oon ulkoinen </w:t>
      </w:r>
      <w:r w:rsidR="004B089F" w:rsidRPr="00A95D68">
        <w:t>paikka</w:t>
      </w:r>
      <w:r w:rsidRPr="00A95D68">
        <w:t xml:space="preserve">kaasus eli </w:t>
      </w:r>
      <w:r w:rsidRPr="002F27F0">
        <w:rPr>
          <w:i/>
        </w:rPr>
        <w:t>l</w:t>
      </w:r>
      <w:r w:rsidRPr="00A95D68">
        <w:t>-kaasus.</w:t>
      </w:r>
    </w:p>
    <w:p w14:paraId="0DD231A3" w14:textId="3AE00A3E" w:rsidR="00B30251" w:rsidRDefault="00642FBD" w:rsidP="00BD2A19">
      <w:pPr>
        <w:pStyle w:val="Brdtekst"/>
        <w:spacing w:before="120"/>
        <w:rPr>
          <w:b/>
        </w:rPr>
      </w:pPr>
      <w:r w:rsidRPr="00A95D68">
        <w:t xml:space="preserve">Ylipuolen </w:t>
      </w:r>
      <w:r w:rsidR="00B30251" w:rsidRPr="00A95D68">
        <w:t xml:space="preserve">esimerkiistä näjemä, ette objektin kaasuksen reekelit oon </w:t>
      </w:r>
      <w:r w:rsidR="002A637F" w:rsidRPr="00A95D68">
        <w:t>tässä</w:t>
      </w:r>
      <w:r w:rsidR="00B30251" w:rsidRPr="00A95D68">
        <w:t xml:space="preserve"> samat ko </w:t>
      </w:r>
      <w:r w:rsidR="006A640A">
        <w:rPr>
          <w:caps/>
        </w:rPr>
        <w:t xml:space="preserve">kaksipaikkainen </w:t>
      </w:r>
      <w:r w:rsidR="00B30251" w:rsidRPr="007B0294">
        <w:rPr>
          <w:caps/>
        </w:rPr>
        <w:t>teko</w:t>
      </w:r>
      <w:r w:rsidR="006A640A">
        <w:rPr>
          <w:caps/>
        </w:rPr>
        <w:t xml:space="preserve"> </w:t>
      </w:r>
      <w:r w:rsidR="002A637F" w:rsidRPr="00A95D68">
        <w:t>-</w:t>
      </w:r>
      <w:r w:rsidR="00B30251" w:rsidRPr="00A95D68">
        <w:t>syntaktiissaki</w:t>
      </w:r>
      <w:r w:rsidR="00B30251" w:rsidRPr="00A95D68">
        <w:rPr>
          <w:b/>
        </w:rPr>
        <w:t xml:space="preserve"> </w:t>
      </w:r>
      <w:r w:rsidR="0075485B">
        <w:t>(</w:t>
      </w:r>
      <w:r w:rsidR="00B30251" w:rsidRPr="00A95D68">
        <w:t>katto</w:t>
      </w:r>
      <w:r w:rsidR="00CC4AC1">
        <w:t xml:space="preserve"> kohđasta 4.2.</w:t>
      </w:r>
      <w:r w:rsidR="006A640A">
        <w:t>5.1</w:t>
      </w:r>
      <w:r w:rsidR="00B30251" w:rsidRPr="00A95D68">
        <w:t>)</w:t>
      </w:r>
      <w:r w:rsidR="00B30251" w:rsidRPr="00A95D68">
        <w:rPr>
          <w:b/>
        </w:rPr>
        <w:t>.</w:t>
      </w:r>
    </w:p>
    <w:p w14:paraId="46BAD49D" w14:textId="47CEF920" w:rsidR="0055391A" w:rsidRPr="00F316FA" w:rsidRDefault="007B0294" w:rsidP="00BD2A19">
      <w:pPr>
        <w:pStyle w:val="Brdtekst"/>
        <w:spacing w:before="120"/>
      </w:pPr>
      <w:r w:rsidRPr="00BE7DA2">
        <w:rPr>
          <w:smallCaps/>
        </w:rPr>
        <w:t>Siirtämisverbii</w:t>
      </w:r>
      <w:r>
        <w:t xml:space="preserve"> </w:t>
      </w:r>
      <w:r w:rsidR="0075485B">
        <w:t>(</w:t>
      </w:r>
      <w:r w:rsidR="00F37CA6">
        <w:t>katto alapuolela 4.2.5.4</w:t>
      </w:r>
      <w:r>
        <w:t xml:space="preserve">) saattaa kans käyttäät </w:t>
      </w:r>
      <w:r w:rsidRPr="00D5233B">
        <w:t>omistaajan vaihetus</w:t>
      </w:r>
      <w:r>
        <w:t xml:space="preserve"> -</w:t>
      </w:r>
      <w:r w:rsidR="00D5233B">
        <w:t>verbinä</w:t>
      </w:r>
      <w:r>
        <w:t xml:space="preserve"> </w:t>
      </w:r>
      <w:r w:rsidR="0075485B" w:rsidRPr="00F316FA">
        <w:t>(</w:t>
      </w:r>
      <w:r w:rsidRPr="00F316FA">
        <w:t>8, 9):</w:t>
      </w:r>
    </w:p>
    <w:p w14:paraId="73A1222D" w14:textId="7111F40F" w:rsidR="007B0294" w:rsidRPr="00F316FA" w:rsidRDefault="0075485B" w:rsidP="00BD2A19">
      <w:pPr>
        <w:pStyle w:val="Brdtekst"/>
        <w:spacing w:before="120"/>
      </w:pPr>
      <w:r w:rsidRPr="00F316FA">
        <w:t>(</w:t>
      </w:r>
      <w:r w:rsidR="007B0294" w:rsidRPr="00F316FA">
        <w:t>8) Kaisa toi minule skenkin.</w:t>
      </w:r>
    </w:p>
    <w:p w14:paraId="3C479234" w14:textId="476E8D9B" w:rsidR="007B0294" w:rsidRPr="007B0294" w:rsidRDefault="0075485B" w:rsidP="00BD2A19">
      <w:pPr>
        <w:pStyle w:val="Brdtekst"/>
        <w:spacing w:before="120"/>
      </w:pPr>
      <w:r w:rsidRPr="00F316FA">
        <w:t>(</w:t>
      </w:r>
      <w:r w:rsidR="007B0294" w:rsidRPr="00F316FA">
        <w:t xml:space="preserve">9) Muori siirsi </w:t>
      </w:r>
      <w:r w:rsidR="006C1A8E" w:rsidRPr="00F316FA">
        <w:t>[</w:t>
      </w:r>
      <w:r w:rsidR="007B0294" w:rsidRPr="00F316FA">
        <w:t>minun kontole</w:t>
      </w:r>
      <w:r w:rsidR="006C1A8E" w:rsidRPr="00F316FA">
        <w:t>]</w:t>
      </w:r>
      <w:r w:rsidR="007B0294" w:rsidRPr="00F316FA">
        <w:t xml:space="preserve"> rahhaa.</w:t>
      </w:r>
    </w:p>
    <w:p w14:paraId="11D00E85" w14:textId="7E12A061" w:rsidR="00B30251" w:rsidRPr="00A95D68" w:rsidRDefault="00B30251" w:rsidP="00374D9B">
      <w:pPr>
        <w:pStyle w:val="Brdtekst"/>
        <w:spacing w:before="120"/>
      </w:pPr>
      <w:r w:rsidRPr="00A95D68">
        <w:t>Oon kans koko joukko verbii, mi</w:t>
      </w:r>
      <w:r w:rsidR="004140F7">
        <w:t>tä</w:t>
      </w:r>
      <w:r w:rsidRPr="00A95D68">
        <w:t xml:space="preserve"> käytethään referatiivisissa syntaktiissa </w:t>
      </w:r>
      <w:r w:rsidR="0075485B">
        <w:t>(</w:t>
      </w:r>
      <w:r w:rsidRPr="00A95D68">
        <w:t xml:space="preserve">katto alapuolela </w:t>
      </w:r>
      <w:r w:rsidRPr="00490D6A">
        <w:t>kohta</w:t>
      </w:r>
      <w:r w:rsidR="00C572A8" w:rsidRPr="00490D6A">
        <w:t>a</w:t>
      </w:r>
      <w:r w:rsidRPr="00490D6A">
        <w:t xml:space="preserve"> 4.</w:t>
      </w:r>
      <w:r w:rsidR="00BA49F6" w:rsidRPr="00490D6A">
        <w:t>3</w:t>
      </w:r>
      <w:r w:rsidR="00BA49F6" w:rsidRPr="00A95D68">
        <w:t xml:space="preserve"> </w:t>
      </w:r>
      <w:r w:rsidRPr="00A95D68">
        <w:t xml:space="preserve">) ja </w:t>
      </w:r>
      <w:r w:rsidR="00E6571E" w:rsidRPr="00A95D68">
        <w:t>mille</w:t>
      </w:r>
      <w:r w:rsidRPr="00A95D68">
        <w:t xml:space="preserve"> oon tavalista saa</w:t>
      </w:r>
      <w:r w:rsidRPr="00A95D68">
        <w:rPr>
          <w:lang w:val="en-US"/>
        </w:rPr>
        <w:t>đ</w:t>
      </w:r>
      <w:r w:rsidRPr="00A95D68">
        <w:t>a sekä objektin ette adverbiaalin aivan samhaan</w:t>
      </w:r>
      <w:r w:rsidR="00982B86" w:rsidRPr="00A95D68">
        <w:t xml:space="preserve"> laihi</w:t>
      </w:r>
      <w:r w:rsidR="002E6AFA" w:rsidRPr="00A95D68">
        <w:t>i</w:t>
      </w:r>
      <w:r w:rsidR="00982B86" w:rsidRPr="00A95D68">
        <w:t>n</w:t>
      </w:r>
      <w:r w:rsidRPr="00A95D68">
        <w:t xml:space="preserve"> ko ylipuolela käsitellyile verbiile</w:t>
      </w:r>
      <w:r w:rsidR="004B5CAE">
        <w:t xml:space="preserve"> </w:t>
      </w:r>
      <w:r w:rsidR="0075485B">
        <w:t>(</w:t>
      </w:r>
      <w:r w:rsidR="004B5CAE">
        <w:t>10–16</w:t>
      </w:r>
      <w:r w:rsidR="005F2736" w:rsidRPr="00A95D68">
        <w:t>)</w:t>
      </w:r>
      <w:r w:rsidRPr="00A95D68">
        <w:t xml:space="preserve">. Verbinä saattaa olla </w:t>
      </w:r>
      <w:r w:rsidR="00F93C4B" w:rsidRPr="00A95D68">
        <w:t>esimerkiksi</w:t>
      </w:r>
      <w:r w:rsidRPr="00A95D68">
        <w:t xml:space="preserve"> </w:t>
      </w:r>
      <w:r w:rsidRPr="00BA49F6">
        <w:rPr>
          <w:i/>
        </w:rPr>
        <w:t>pyyt</w:t>
      </w:r>
      <w:r w:rsidR="0075485B" w:rsidRPr="0075485B">
        <w:t>(</w:t>
      </w:r>
      <w:r w:rsidRPr="00BA49F6">
        <w:rPr>
          <w:i/>
        </w:rPr>
        <w:t>t</w:t>
      </w:r>
      <w:r w:rsidR="0075485B" w:rsidRPr="0075485B">
        <w:t>)</w:t>
      </w:r>
      <w:r w:rsidRPr="00BA49F6">
        <w:rPr>
          <w:i/>
        </w:rPr>
        <w:t>ää</w:t>
      </w:r>
      <w:r w:rsidR="0075485B" w:rsidRPr="0075485B">
        <w:t>(</w:t>
      </w:r>
      <w:r w:rsidRPr="00BA49F6">
        <w:rPr>
          <w:i/>
        </w:rPr>
        <w:t>t</w:t>
      </w:r>
      <w:r w:rsidR="0075485B" w:rsidRPr="0075485B">
        <w:t>),</w:t>
      </w:r>
      <w:r w:rsidRPr="00BA49F6">
        <w:rPr>
          <w:i/>
        </w:rPr>
        <w:t xml:space="preserve"> puhhuut</w:t>
      </w:r>
      <w:r w:rsidR="00F9635C" w:rsidRPr="00BA49F6">
        <w:rPr>
          <w:i/>
        </w:rPr>
        <w:t xml:space="preserve"> </w:t>
      </w:r>
      <w:r w:rsidR="00BA1173" w:rsidRPr="00BA1173">
        <w:t>~</w:t>
      </w:r>
      <w:r w:rsidR="00F9635C" w:rsidRPr="00BA49F6">
        <w:rPr>
          <w:i/>
        </w:rPr>
        <w:t xml:space="preserve"> puhua</w:t>
      </w:r>
      <w:r w:rsidR="0075485B" w:rsidRPr="0075485B">
        <w:t>(</w:t>
      </w:r>
      <w:r w:rsidR="00F9635C" w:rsidRPr="00BA49F6">
        <w:rPr>
          <w:i/>
        </w:rPr>
        <w:t>t</w:t>
      </w:r>
      <w:r w:rsidR="0075485B" w:rsidRPr="0075485B">
        <w:t>),</w:t>
      </w:r>
      <w:r w:rsidRPr="00BA49F6">
        <w:rPr>
          <w:i/>
        </w:rPr>
        <w:t xml:space="preserve"> kirjoittaa</w:t>
      </w:r>
      <w:r w:rsidR="0075485B" w:rsidRPr="0075485B">
        <w:t>(</w:t>
      </w:r>
      <w:r w:rsidRPr="00BA49F6">
        <w:rPr>
          <w:i/>
        </w:rPr>
        <w:t>t</w:t>
      </w:r>
      <w:r w:rsidR="0075485B" w:rsidRPr="0075485B">
        <w:t>),</w:t>
      </w:r>
      <w:r w:rsidRPr="00BA49F6">
        <w:rPr>
          <w:i/>
        </w:rPr>
        <w:t xml:space="preserve"> näyttää</w:t>
      </w:r>
      <w:r w:rsidR="0075485B" w:rsidRPr="0075485B">
        <w:t>(</w:t>
      </w:r>
      <w:r w:rsidRPr="00BA49F6">
        <w:rPr>
          <w:i/>
        </w:rPr>
        <w:t>t</w:t>
      </w:r>
      <w:r w:rsidR="0075485B" w:rsidRPr="0075485B">
        <w:t>),</w:t>
      </w:r>
      <w:r w:rsidRPr="00BA49F6">
        <w:rPr>
          <w:i/>
        </w:rPr>
        <w:t xml:space="preserve"> muistela</w:t>
      </w:r>
      <w:r w:rsidR="000C42A5">
        <w:t xml:space="preserve"> eli</w:t>
      </w:r>
      <w:r w:rsidRPr="00A95D68">
        <w:t xml:space="preserve"> </w:t>
      </w:r>
      <w:r w:rsidRPr="00BA49F6">
        <w:rPr>
          <w:i/>
        </w:rPr>
        <w:t>opettaa</w:t>
      </w:r>
      <w:r w:rsidR="0075485B" w:rsidRPr="0075485B">
        <w:t>(</w:t>
      </w:r>
      <w:r w:rsidRPr="00BA49F6">
        <w:rPr>
          <w:i/>
        </w:rPr>
        <w:t>t</w:t>
      </w:r>
      <w:r w:rsidR="0075485B" w:rsidRPr="0075485B">
        <w:t>)</w:t>
      </w:r>
      <w:r w:rsidR="001B127A" w:rsidRPr="001B127A">
        <w:t>.</w:t>
      </w:r>
      <w:r w:rsidR="00374D9B">
        <w:rPr>
          <w:i/>
        </w:rPr>
        <w:t xml:space="preserve"> </w:t>
      </w:r>
      <w:r w:rsidRPr="00A95D68">
        <w:t>Esimerkiksi:</w:t>
      </w:r>
    </w:p>
    <w:p w14:paraId="1D546819" w14:textId="52CECB3D" w:rsidR="00781856" w:rsidRPr="00A95D68" w:rsidRDefault="0075485B" w:rsidP="00BD2A19">
      <w:pPr>
        <w:tabs>
          <w:tab w:val="left" w:pos="1418"/>
          <w:tab w:val="left" w:pos="4111"/>
          <w:tab w:val="left" w:pos="6521"/>
        </w:tabs>
        <w:spacing w:before="120" w:after="120"/>
      </w:pPr>
      <w:r>
        <w:t>(</w:t>
      </w:r>
      <w:r w:rsidR="004B5CAE">
        <w:t>10</w:t>
      </w:r>
      <w:r w:rsidR="005F2736" w:rsidRPr="00A95D68">
        <w:t xml:space="preserve">) </w:t>
      </w:r>
      <w:r w:rsidR="00781856" w:rsidRPr="00A95D68">
        <w:t>Matti</w:t>
      </w:r>
      <w:r w:rsidR="005F2736" w:rsidRPr="00A95D68">
        <w:t xml:space="preserve"> </w:t>
      </w:r>
      <w:r w:rsidR="00781856" w:rsidRPr="00A95D68">
        <w:t>pyysi</w:t>
      </w:r>
      <w:r w:rsidR="005F2736" w:rsidRPr="00A95D68">
        <w:t xml:space="preserve"> </w:t>
      </w:r>
      <w:r w:rsidR="00781856" w:rsidRPr="00A95D68">
        <w:t>minulta</w:t>
      </w:r>
      <w:r w:rsidR="005F2736" w:rsidRPr="00A95D68">
        <w:t xml:space="preserve"> </w:t>
      </w:r>
      <w:r w:rsidR="00781856" w:rsidRPr="00A95D68">
        <w:t>ruokkaa.</w:t>
      </w:r>
    </w:p>
    <w:p w14:paraId="75C9B5C4" w14:textId="5E4A7485" w:rsidR="00B30251" w:rsidRPr="00A95D68" w:rsidRDefault="0075485B" w:rsidP="00BD2A19">
      <w:pPr>
        <w:tabs>
          <w:tab w:val="left" w:pos="1418"/>
          <w:tab w:val="left" w:pos="4111"/>
          <w:tab w:val="left" w:pos="6521"/>
        </w:tabs>
        <w:spacing w:before="120" w:after="120"/>
      </w:pPr>
      <w:r>
        <w:t>(</w:t>
      </w:r>
      <w:r w:rsidR="004B5CAE">
        <w:t>11</w:t>
      </w:r>
      <w:r w:rsidR="005F2736" w:rsidRPr="00A95D68">
        <w:t xml:space="preserve">) </w:t>
      </w:r>
      <w:r w:rsidR="00B30251" w:rsidRPr="00A95D68">
        <w:t>Kaisa</w:t>
      </w:r>
      <w:r w:rsidR="005F2736" w:rsidRPr="00A95D68">
        <w:t xml:space="preserve"> </w:t>
      </w:r>
      <w:r w:rsidR="00B30251" w:rsidRPr="00A95D68">
        <w:t>sanoi</w:t>
      </w:r>
      <w:r w:rsidR="005F2736" w:rsidRPr="00A95D68">
        <w:t xml:space="preserve"> </w:t>
      </w:r>
      <w:r w:rsidR="00B30251" w:rsidRPr="00A95D68">
        <w:t>Maijale</w:t>
      </w:r>
      <w:r w:rsidR="005F2736" w:rsidRPr="00A95D68">
        <w:t xml:space="preserve"> </w:t>
      </w:r>
      <w:r w:rsidR="00B30251" w:rsidRPr="00A95D68">
        <w:t>tottuuđen.</w:t>
      </w:r>
    </w:p>
    <w:p w14:paraId="5DC27E44" w14:textId="45A2FB25" w:rsidR="00B30251" w:rsidRPr="00A95D68" w:rsidRDefault="0075485B" w:rsidP="00BD2A19">
      <w:pPr>
        <w:tabs>
          <w:tab w:val="left" w:pos="1418"/>
          <w:tab w:val="left" w:pos="4111"/>
          <w:tab w:val="left" w:pos="6521"/>
        </w:tabs>
        <w:spacing w:before="120" w:after="120"/>
      </w:pPr>
      <w:r>
        <w:t>(</w:t>
      </w:r>
      <w:r w:rsidR="004B5CAE">
        <w:t>12</w:t>
      </w:r>
      <w:r w:rsidR="005F2736" w:rsidRPr="00A95D68">
        <w:t xml:space="preserve">) </w:t>
      </w:r>
      <w:r w:rsidR="00374D9B">
        <w:t>Mie</w:t>
      </w:r>
      <w:r w:rsidR="005F2736" w:rsidRPr="00A95D68">
        <w:t xml:space="preserve"> </w:t>
      </w:r>
      <w:r w:rsidR="00B30251" w:rsidRPr="00A95D68">
        <w:t>puhuin</w:t>
      </w:r>
      <w:r w:rsidR="005F2736" w:rsidRPr="00A95D68">
        <w:t xml:space="preserve"> </w:t>
      </w:r>
      <w:r w:rsidR="00B30251" w:rsidRPr="00A95D68">
        <w:t>hänele</w:t>
      </w:r>
      <w:r w:rsidR="005F2736" w:rsidRPr="00A95D68">
        <w:t xml:space="preserve"> </w:t>
      </w:r>
      <w:r w:rsidR="00B30251" w:rsidRPr="00A95D68">
        <w:t>[kaunhiita sannoi].</w:t>
      </w:r>
    </w:p>
    <w:p w14:paraId="6A97B6E2" w14:textId="3B390768" w:rsidR="00B30251" w:rsidRPr="00A95D68" w:rsidRDefault="0075485B" w:rsidP="00BD2A19">
      <w:pPr>
        <w:tabs>
          <w:tab w:val="left" w:pos="1418"/>
          <w:tab w:val="left" w:pos="4111"/>
          <w:tab w:val="left" w:pos="6521"/>
        </w:tabs>
        <w:spacing w:before="120" w:after="120"/>
      </w:pPr>
      <w:r>
        <w:t>(</w:t>
      </w:r>
      <w:r w:rsidR="004B5CAE">
        <w:t>13</w:t>
      </w:r>
      <w:r w:rsidR="005F2736" w:rsidRPr="00A95D68">
        <w:t xml:space="preserve">) </w:t>
      </w:r>
      <w:r w:rsidR="00B30251" w:rsidRPr="00A95D68">
        <w:t>Stiina</w:t>
      </w:r>
      <w:r w:rsidR="005F2736" w:rsidRPr="00A95D68">
        <w:t xml:space="preserve"> </w:t>
      </w:r>
      <w:r w:rsidR="00B30251" w:rsidRPr="00A95D68">
        <w:t>[ei muistelu]</w:t>
      </w:r>
      <w:r w:rsidR="005F2736" w:rsidRPr="00A95D68">
        <w:t xml:space="preserve"> </w:t>
      </w:r>
      <w:r w:rsidR="00B30251" w:rsidRPr="00A95D68">
        <w:t>Mikole</w:t>
      </w:r>
      <w:r w:rsidR="005F2736" w:rsidRPr="00A95D68">
        <w:t xml:space="preserve"> </w:t>
      </w:r>
      <w:r w:rsidR="00B30251" w:rsidRPr="00A95D68">
        <w:t>tottuutta.</w:t>
      </w:r>
    </w:p>
    <w:p w14:paraId="41E1045A" w14:textId="55C282AC" w:rsidR="00B30251" w:rsidRPr="00A95D68" w:rsidRDefault="0075485B" w:rsidP="00BD2A19">
      <w:pPr>
        <w:tabs>
          <w:tab w:val="left" w:pos="1418"/>
          <w:tab w:val="left" w:pos="4111"/>
          <w:tab w:val="left" w:pos="6521"/>
        </w:tabs>
        <w:spacing w:before="120" w:after="120"/>
      </w:pPr>
      <w:r>
        <w:t>(</w:t>
      </w:r>
      <w:r w:rsidR="004B5CAE">
        <w:t>14</w:t>
      </w:r>
      <w:r w:rsidR="005F2736" w:rsidRPr="00A95D68">
        <w:t xml:space="preserve">) </w:t>
      </w:r>
      <w:r w:rsidR="00B30251" w:rsidRPr="00A95D68">
        <w:t>Lee</w:t>
      </w:r>
      <w:r w:rsidR="00374D9B">
        <w:t>na</w:t>
      </w:r>
      <w:r w:rsidR="005F2736" w:rsidRPr="00A95D68">
        <w:t xml:space="preserve"> </w:t>
      </w:r>
      <w:r w:rsidR="00B30251" w:rsidRPr="00A95D68">
        <w:t>näytti</w:t>
      </w:r>
      <w:r w:rsidR="000A4B27">
        <w:t xml:space="preserve"> </w:t>
      </w:r>
      <w:r w:rsidR="00B30251" w:rsidRPr="00A95D68">
        <w:t>studentiile</w:t>
      </w:r>
      <w:r w:rsidR="000A4B27">
        <w:t xml:space="preserve"> </w:t>
      </w:r>
      <w:r w:rsidR="00B30251" w:rsidRPr="00A95D68">
        <w:t>[uussii kuvvii].</w:t>
      </w:r>
    </w:p>
    <w:p w14:paraId="01B5A3B9" w14:textId="7FC28E32" w:rsidR="00B30251" w:rsidRPr="00A95D68" w:rsidRDefault="0075485B" w:rsidP="00BD2A19">
      <w:pPr>
        <w:tabs>
          <w:tab w:val="left" w:pos="1890"/>
          <w:tab w:val="left" w:pos="4410"/>
          <w:tab w:val="left" w:pos="6521"/>
        </w:tabs>
        <w:spacing w:before="120" w:after="120"/>
      </w:pPr>
      <w:r>
        <w:t>(</w:t>
      </w:r>
      <w:r w:rsidR="004B5CAE">
        <w:t>15</w:t>
      </w:r>
      <w:r w:rsidR="005F2736" w:rsidRPr="00A95D68">
        <w:t xml:space="preserve">) </w:t>
      </w:r>
      <w:r w:rsidR="00B30251" w:rsidRPr="00A95D68">
        <w:t>Oppiijoile</w:t>
      </w:r>
      <w:r w:rsidR="005F2736" w:rsidRPr="00A95D68">
        <w:t xml:space="preserve"> </w:t>
      </w:r>
      <w:r w:rsidR="00B30251" w:rsidRPr="00A95D68">
        <w:t>opetethiin</w:t>
      </w:r>
      <w:r w:rsidR="005F2736" w:rsidRPr="00A95D68">
        <w:t xml:space="preserve"> </w:t>
      </w:r>
      <w:r w:rsidR="00B30251" w:rsidRPr="00A95D68">
        <w:t>[suomen kieltä].</w:t>
      </w:r>
    </w:p>
    <w:p w14:paraId="3D1A5316" w14:textId="615F45E4" w:rsidR="00B30251" w:rsidRPr="00A95D68" w:rsidRDefault="0075485B" w:rsidP="00BD2A19">
      <w:pPr>
        <w:tabs>
          <w:tab w:val="left" w:pos="1890"/>
          <w:tab w:val="left" w:pos="1985"/>
          <w:tab w:val="left" w:pos="4410"/>
          <w:tab w:val="left" w:pos="5529"/>
          <w:tab w:val="left" w:pos="7088"/>
        </w:tabs>
        <w:spacing w:before="120" w:after="120"/>
      </w:pPr>
      <w:r>
        <w:t>(</w:t>
      </w:r>
      <w:r w:rsidR="004B5CAE">
        <w:t>16</w:t>
      </w:r>
      <w:r w:rsidR="005F2736" w:rsidRPr="00A95D68">
        <w:t xml:space="preserve">) </w:t>
      </w:r>
      <w:r w:rsidR="00E6571E" w:rsidRPr="00A95D68">
        <w:t>Studentii</w:t>
      </w:r>
      <w:r w:rsidR="00B30251" w:rsidRPr="00A95D68">
        <w:t>le</w:t>
      </w:r>
      <w:r w:rsidR="005F2736" w:rsidRPr="00A95D68">
        <w:t xml:space="preserve"> </w:t>
      </w:r>
      <w:r w:rsidR="00B30251" w:rsidRPr="00A95D68">
        <w:t>näytethiin</w:t>
      </w:r>
      <w:r w:rsidR="005F2736" w:rsidRPr="00A95D68">
        <w:t xml:space="preserve"> </w:t>
      </w:r>
      <w:r w:rsidR="00B30251" w:rsidRPr="00A95D68">
        <w:t>eksaamenitehtävän.</w:t>
      </w:r>
    </w:p>
    <w:p w14:paraId="0D21F5EC" w14:textId="77777777" w:rsidR="00B30251" w:rsidRPr="007B0294" w:rsidRDefault="00E6571E" w:rsidP="007B0294">
      <w:pPr>
        <w:pStyle w:val="Overskrift4"/>
        <w:rPr>
          <w:caps/>
        </w:rPr>
      </w:pPr>
      <w:bookmarkStart w:id="1098" w:name="_Toc241129241"/>
      <w:bookmarkStart w:id="1099" w:name="_Toc311273778"/>
      <w:r w:rsidRPr="007B0294">
        <w:rPr>
          <w:caps/>
        </w:rPr>
        <w:t>Siirtäminen</w:t>
      </w:r>
      <w:bookmarkEnd w:id="1098"/>
      <w:bookmarkEnd w:id="1099"/>
    </w:p>
    <w:p w14:paraId="6AE409D1" w14:textId="1C33E6DA" w:rsidR="00B30251" w:rsidRPr="00A95D68" w:rsidRDefault="00B30251" w:rsidP="00BD2A19">
      <w:pPr>
        <w:pStyle w:val="Liste"/>
        <w:spacing w:before="120" w:after="120"/>
        <w:ind w:left="0" w:firstLine="0"/>
        <w:contextualSpacing w:val="0"/>
      </w:pPr>
      <w:bookmarkStart w:id="1100" w:name="siirtäminen"/>
      <w:bookmarkEnd w:id="1100"/>
      <w:r w:rsidRPr="00B4166A">
        <w:rPr>
          <w:caps/>
        </w:rPr>
        <w:t>Siirtämi</w:t>
      </w:r>
      <w:r w:rsidR="00E6571E" w:rsidRPr="00B4166A">
        <w:rPr>
          <w:caps/>
        </w:rPr>
        <w:t>s</w:t>
      </w:r>
      <w:r w:rsidR="00E6571E" w:rsidRPr="00A95D68">
        <w:t>-syntaktissa verbi</w:t>
      </w:r>
      <w:r w:rsidRPr="00A95D68">
        <w:t xml:space="preserve"> </w:t>
      </w:r>
      <w:r w:rsidR="00E6571E" w:rsidRPr="00A95D68">
        <w:t xml:space="preserve">oon kolmipaikkainen. </w:t>
      </w:r>
      <w:r w:rsidR="00C507AD" w:rsidRPr="00A95D68">
        <w:t xml:space="preserve">Se </w:t>
      </w:r>
      <w:r w:rsidRPr="00A95D68">
        <w:t xml:space="preserve">tarkoittaa semmoista syntaktii, </w:t>
      </w:r>
      <w:r w:rsidR="00C55E6C" w:rsidRPr="00A95D68">
        <w:t>missä</w:t>
      </w:r>
      <w:r w:rsidRPr="00A95D68">
        <w:t xml:space="preserve"> joku siirttää eli liikuttaa jotaki eli jonku </w:t>
      </w:r>
      <w:r w:rsidR="00BC70DD" w:rsidRPr="00A95D68">
        <w:t>jostaki johonki</w:t>
      </w:r>
      <w:r w:rsidRPr="00A95D68">
        <w:t xml:space="preserve">. Syntaktin </w:t>
      </w:r>
      <w:r w:rsidR="00092B3D">
        <w:t>subjektinna</w:t>
      </w:r>
      <w:r w:rsidRPr="00A95D68">
        <w:t xml:space="preserve"> oon se, joka siirttää, </w:t>
      </w:r>
      <w:r w:rsidR="00092B3D">
        <w:t>objektinna</w:t>
      </w:r>
      <w:r w:rsidRPr="00A95D68">
        <w:t xml:space="preserve"> oon se, mikä siirttyy, ja </w:t>
      </w:r>
      <w:r w:rsidR="000F0DCA">
        <w:t>adverbiaalinna</w:t>
      </w:r>
      <w:r w:rsidRPr="00A95D68">
        <w:t xml:space="preserve"> paikka, </w:t>
      </w:r>
      <w:r w:rsidR="004140F7">
        <w:t>mihin</w:t>
      </w:r>
      <w:r w:rsidRPr="00A95D68">
        <w:t xml:space="preserve"> tahi </w:t>
      </w:r>
      <w:r w:rsidR="004140F7">
        <w:t>mistä</w:t>
      </w:r>
      <w:r w:rsidRPr="00A95D68">
        <w:t xml:space="preserve"> objektin siirethään. </w:t>
      </w:r>
      <w:r w:rsidR="00E72371">
        <w:rPr>
          <w:caps/>
        </w:rPr>
        <w:t>Siirtämis</w:t>
      </w:r>
      <w:r w:rsidR="00E72371">
        <w:rPr>
          <w:i/>
          <w:caps/>
        </w:rPr>
        <w:t>-</w:t>
      </w:r>
      <w:r w:rsidR="00E72371">
        <w:t>syntaktiita</w:t>
      </w:r>
      <w:r w:rsidRPr="00A95D68">
        <w:t xml:space="preserve"> saattaa verrata </w:t>
      </w:r>
      <w:r w:rsidR="00C55E6C" w:rsidRPr="00A37124">
        <w:rPr>
          <w:caps/>
        </w:rPr>
        <w:t>omista</w:t>
      </w:r>
      <w:r w:rsidR="000C42A5">
        <w:rPr>
          <w:caps/>
        </w:rPr>
        <w:t>a</w:t>
      </w:r>
      <w:r w:rsidR="00C55E6C" w:rsidRPr="00A37124">
        <w:rPr>
          <w:caps/>
        </w:rPr>
        <w:t>jan vaihetus</w:t>
      </w:r>
      <w:r w:rsidR="00C55E6C" w:rsidRPr="00A95D68">
        <w:t xml:space="preserve"> -syntakthiin</w:t>
      </w:r>
      <w:r w:rsidRPr="00A95D68">
        <w:t xml:space="preserve">: Molemissa jonku </w:t>
      </w:r>
      <w:r w:rsidR="0075485B">
        <w:t>(</w:t>
      </w:r>
      <w:r w:rsidRPr="00A95D68">
        <w:t xml:space="preserve">eli objektin) tila vaihettuu. </w:t>
      </w:r>
      <w:r w:rsidR="00A37124" w:rsidRPr="00A37124">
        <w:rPr>
          <w:caps/>
        </w:rPr>
        <w:t>Omistaajan vaihetus</w:t>
      </w:r>
      <w:r w:rsidR="00891CB6">
        <w:t xml:space="preserve"> -synta</w:t>
      </w:r>
      <w:r w:rsidR="00A37124">
        <w:t>ktissa</w:t>
      </w:r>
      <w:r w:rsidRPr="00A95D68">
        <w:t xml:space="preserve"> omistaaja vaihettuu, </w:t>
      </w:r>
      <w:r w:rsidR="00230050">
        <w:rPr>
          <w:caps/>
        </w:rPr>
        <w:t>siir</w:t>
      </w:r>
      <w:r w:rsidR="00891CB6">
        <w:rPr>
          <w:caps/>
        </w:rPr>
        <w:t>tämis-</w:t>
      </w:r>
      <w:r w:rsidR="00891CB6">
        <w:t xml:space="preserve">syntaktissa </w:t>
      </w:r>
      <w:r w:rsidRPr="00A95D68">
        <w:t>jonku paikka vaihettuu, ko joku sitä siirttää.</w:t>
      </w:r>
    </w:p>
    <w:p w14:paraId="495981C6" w14:textId="33C8E351" w:rsidR="00B30251" w:rsidRPr="00A95D68" w:rsidRDefault="005360C7" w:rsidP="00BD2A19">
      <w:pPr>
        <w:pStyle w:val="Liste-forts"/>
        <w:spacing w:before="120"/>
        <w:ind w:left="0"/>
        <w:contextualSpacing w:val="0"/>
      </w:pPr>
      <w:r w:rsidRPr="006434FB">
        <w:rPr>
          <w:smallCaps/>
        </w:rPr>
        <w:lastRenderedPageBreak/>
        <w:t>Siirtämisverbii</w:t>
      </w:r>
      <w:r w:rsidR="00B30251" w:rsidRPr="006434FB">
        <w:rPr>
          <w:smallCaps/>
        </w:rPr>
        <w:t xml:space="preserve"> </w:t>
      </w:r>
      <w:r w:rsidR="00B30251" w:rsidRPr="00A95D68">
        <w:t xml:space="preserve">oon </w:t>
      </w:r>
      <w:r w:rsidR="00F93C4B" w:rsidRPr="00A95D68">
        <w:t>esimerkiksi</w:t>
      </w:r>
      <w:r w:rsidR="00B30251" w:rsidRPr="00A95D68">
        <w:t xml:space="preserve"> </w:t>
      </w:r>
      <w:r w:rsidR="00B30251" w:rsidRPr="00393956">
        <w:rPr>
          <w:i/>
        </w:rPr>
        <w:t>siirt</w:t>
      </w:r>
      <w:r w:rsidR="0075485B" w:rsidRPr="0075485B">
        <w:t>(</w:t>
      </w:r>
      <w:r w:rsidR="00B30251" w:rsidRPr="00393956">
        <w:rPr>
          <w:i/>
        </w:rPr>
        <w:t>t</w:t>
      </w:r>
      <w:r w:rsidR="0075485B" w:rsidRPr="0075485B">
        <w:t>)</w:t>
      </w:r>
      <w:r w:rsidR="00B30251" w:rsidRPr="00393956">
        <w:rPr>
          <w:i/>
        </w:rPr>
        <w:t>ää</w:t>
      </w:r>
      <w:r w:rsidR="0075485B" w:rsidRPr="0075485B">
        <w:t>(</w:t>
      </w:r>
      <w:r w:rsidR="00B30251" w:rsidRPr="00393956">
        <w:rPr>
          <w:i/>
        </w:rPr>
        <w:t>t</w:t>
      </w:r>
      <w:r w:rsidR="0075485B" w:rsidRPr="0075485B">
        <w:t>),</w:t>
      </w:r>
      <w:r w:rsidR="00B30251" w:rsidRPr="00393956">
        <w:rPr>
          <w:i/>
        </w:rPr>
        <w:t xml:space="preserve"> liikuttaa</w:t>
      </w:r>
      <w:r w:rsidR="0075485B" w:rsidRPr="0075485B">
        <w:t>(</w:t>
      </w:r>
      <w:r w:rsidR="00B30251" w:rsidRPr="00393956">
        <w:rPr>
          <w:i/>
        </w:rPr>
        <w:t>t</w:t>
      </w:r>
      <w:r w:rsidR="0075485B" w:rsidRPr="0075485B">
        <w:t>),</w:t>
      </w:r>
      <w:r w:rsidR="00B30251" w:rsidRPr="00393956">
        <w:rPr>
          <w:i/>
        </w:rPr>
        <w:t xml:space="preserve"> tuođa</w:t>
      </w:r>
      <w:r w:rsidR="004D53BA">
        <w:rPr>
          <w:i/>
        </w:rPr>
        <w:t xml:space="preserve"> </w:t>
      </w:r>
      <w:r w:rsidR="00BA1173" w:rsidRPr="00BA1173">
        <w:t>~</w:t>
      </w:r>
      <w:r w:rsidR="004D53BA">
        <w:rPr>
          <w:i/>
        </w:rPr>
        <w:t xml:space="preserve"> tuua</w:t>
      </w:r>
      <w:r w:rsidR="0075485B" w:rsidRPr="0075485B">
        <w:t>,</w:t>
      </w:r>
      <w:r w:rsidR="00B30251" w:rsidRPr="00393956">
        <w:rPr>
          <w:i/>
        </w:rPr>
        <w:t xml:space="preserve"> vieđä</w:t>
      </w:r>
      <w:r w:rsidR="004D53BA">
        <w:rPr>
          <w:i/>
        </w:rPr>
        <w:t xml:space="preserve"> </w:t>
      </w:r>
      <w:r w:rsidR="00BA1173" w:rsidRPr="00BA1173">
        <w:t>~</w:t>
      </w:r>
      <w:r w:rsidR="004D53BA">
        <w:rPr>
          <w:i/>
        </w:rPr>
        <w:t xml:space="preserve"> viiä</w:t>
      </w:r>
      <w:r w:rsidR="0075485B" w:rsidRPr="0075485B">
        <w:t>,</w:t>
      </w:r>
      <w:r w:rsidR="00B30251" w:rsidRPr="00393956">
        <w:rPr>
          <w:i/>
        </w:rPr>
        <w:t xml:space="preserve"> panna</w:t>
      </w:r>
      <w:r w:rsidR="0075485B" w:rsidRPr="0075485B">
        <w:t>,</w:t>
      </w:r>
      <w:r w:rsidR="00B30251" w:rsidRPr="00393956">
        <w:rPr>
          <w:i/>
        </w:rPr>
        <w:t xml:space="preserve"> nout</w:t>
      </w:r>
      <w:r w:rsidR="0075485B" w:rsidRPr="0075485B">
        <w:t>(</w:t>
      </w:r>
      <w:r w:rsidR="00B30251" w:rsidRPr="00393956">
        <w:rPr>
          <w:i/>
        </w:rPr>
        <w:t>t</w:t>
      </w:r>
      <w:r w:rsidR="0075485B" w:rsidRPr="0075485B">
        <w:t>)</w:t>
      </w:r>
      <w:r w:rsidR="00B30251" w:rsidRPr="00393956">
        <w:rPr>
          <w:i/>
        </w:rPr>
        <w:t>aa</w:t>
      </w:r>
      <w:r w:rsidR="0075485B" w:rsidRPr="0075485B">
        <w:t>(</w:t>
      </w:r>
      <w:r w:rsidR="00B30251" w:rsidRPr="00393956">
        <w:rPr>
          <w:i/>
        </w:rPr>
        <w:t>t</w:t>
      </w:r>
      <w:r w:rsidR="0075485B" w:rsidRPr="0075485B">
        <w:t>)</w:t>
      </w:r>
      <w:ins w:id="1101" w:author="Information Services" w:date="2015-11-20T14:51:00Z">
        <w:r w:rsidR="00273838">
          <w:t xml:space="preserve">, </w:t>
        </w:r>
        <w:r w:rsidR="00273838">
          <w:rPr>
            <w:i/>
          </w:rPr>
          <w:t>vettää</w:t>
        </w:r>
      </w:ins>
      <w:ins w:id="1102" w:author="Information Services" w:date="2015-11-22T15:46:00Z">
        <w:r w:rsidR="00911554" w:rsidRPr="00911554">
          <w:rPr>
            <w:rPrChange w:id="1103" w:author="Information Services" w:date="2015-11-22T15:46:00Z">
              <w:rPr>
                <w:i/>
              </w:rPr>
            </w:rPrChange>
          </w:rPr>
          <w:t>(</w:t>
        </w:r>
      </w:ins>
      <w:ins w:id="1104" w:author="Information Services" w:date="2015-11-20T14:51:00Z">
        <w:r w:rsidR="00273838">
          <w:rPr>
            <w:i/>
          </w:rPr>
          <w:t>t</w:t>
        </w:r>
      </w:ins>
      <w:ins w:id="1105" w:author="Information Services" w:date="2015-11-22T15:47:00Z">
        <w:r w:rsidR="00911554" w:rsidRPr="00911554">
          <w:rPr>
            <w:rPrChange w:id="1106" w:author="Information Services" w:date="2015-11-22T15:47:00Z">
              <w:rPr>
                <w:i/>
              </w:rPr>
            </w:rPrChange>
          </w:rPr>
          <w:t>)</w:t>
        </w:r>
      </w:ins>
      <w:r w:rsidR="00B30251" w:rsidRPr="00A95D68">
        <w:t xml:space="preserve"> jne. Esimerkkii:</w:t>
      </w:r>
    </w:p>
    <w:p w14:paraId="406FD3E2" w14:textId="613D32F2" w:rsidR="00B30251" w:rsidRPr="00A95D68" w:rsidRDefault="0075485B" w:rsidP="00BD2A19">
      <w:pPr>
        <w:tabs>
          <w:tab w:val="left" w:pos="1440"/>
          <w:tab w:val="left" w:pos="3600"/>
          <w:tab w:val="left" w:pos="5040"/>
        </w:tabs>
        <w:spacing w:before="120" w:after="40"/>
      </w:pPr>
      <w:r>
        <w:t>(</w:t>
      </w:r>
      <w:r w:rsidR="001C68A4" w:rsidRPr="00A95D68">
        <w:t>1</w:t>
      </w:r>
      <w:r w:rsidR="00740F42" w:rsidRPr="00A95D68">
        <w:t xml:space="preserve">) </w:t>
      </w:r>
      <w:r w:rsidR="00B30251" w:rsidRPr="00A95D68">
        <w:t>Einari</w:t>
      </w:r>
      <w:r w:rsidR="00B30251" w:rsidRPr="00A95D68">
        <w:tab/>
        <w:t>toi</w:t>
      </w:r>
      <w:r w:rsidR="00B30251" w:rsidRPr="00A95D68">
        <w:tab/>
        <w:t>piilin</w:t>
      </w:r>
      <w:r w:rsidR="00B30251" w:rsidRPr="00A95D68">
        <w:tab/>
        <w:t>Tyskästä.</w:t>
      </w:r>
    </w:p>
    <w:p w14:paraId="1D204CF6" w14:textId="71D1B484" w:rsidR="00B30251" w:rsidRPr="00A95D68" w:rsidRDefault="00B30251" w:rsidP="00BD2A19">
      <w:pPr>
        <w:tabs>
          <w:tab w:val="left" w:pos="1440"/>
          <w:tab w:val="left" w:pos="3600"/>
          <w:tab w:val="left" w:pos="5040"/>
        </w:tabs>
        <w:spacing w:before="40" w:after="40"/>
      </w:pPr>
      <w:r w:rsidRPr="00A95D68">
        <w:t>N[sg.nom.]</w:t>
      </w:r>
      <w:r w:rsidRPr="00A95D68">
        <w:tab/>
        <w:t>V[</w:t>
      </w:r>
      <w:r w:rsidRPr="00FD7C93">
        <w:rPr>
          <w:i/>
        </w:rPr>
        <w:t>tuođa</w:t>
      </w:r>
      <w:r w:rsidRPr="00A95D68">
        <w:t xml:space="preserve">, </w:t>
      </w:r>
      <w:r w:rsidR="001337F6">
        <w:t>sg3</w:t>
      </w:r>
      <w:r w:rsidRPr="00A95D68">
        <w:t>]</w:t>
      </w:r>
      <w:r w:rsidRPr="00A95D68">
        <w:tab/>
        <w:t>N[sg.</w:t>
      </w:r>
      <w:r w:rsidR="00B84183">
        <w:t>gen.]</w:t>
      </w:r>
      <w:r w:rsidRPr="00A95D68">
        <w:tab/>
        <w:t>N[sg.elat.]</w:t>
      </w:r>
    </w:p>
    <w:p w14:paraId="7B353442" w14:textId="77777777" w:rsidR="00B30251" w:rsidRPr="00A95D68" w:rsidRDefault="00B30251" w:rsidP="00BD2A19">
      <w:pPr>
        <w:tabs>
          <w:tab w:val="left" w:pos="1440"/>
          <w:tab w:val="left" w:pos="3600"/>
          <w:tab w:val="left" w:pos="5040"/>
        </w:tabs>
        <w:spacing w:before="40" w:after="120"/>
      </w:pPr>
      <w:r w:rsidRPr="00A95D68">
        <w:t>SUBJ</w:t>
      </w:r>
      <w:r w:rsidRPr="00A95D68">
        <w:tab/>
        <w:t>V</w:t>
      </w:r>
      <w:r w:rsidRPr="00A95D68">
        <w:tab/>
        <w:t>OBJ</w:t>
      </w:r>
      <w:r w:rsidRPr="00A95D68">
        <w:tab/>
        <w:t>ADVLI</w:t>
      </w:r>
    </w:p>
    <w:p w14:paraId="4322BF56" w14:textId="1D3F7207" w:rsidR="00B30251" w:rsidRPr="00A95D68" w:rsidRDefault="0075485B" w:rsidP="00BD2A19">
      <w:pPr>
        <w:tabs>
          <w:tab w:val="left" w:pos="1440"/>
          <w:tab w:val="left" w:pos="3600"/>
          <w:tab w:val="left" w:pos="5040"/>
        </w:tabs>
        <w:spacing w:before="120" w:after="40"/>
      </w:pPr>
      <w:r>
        <w:t>(</w:t>
      </w:r>
      <w:r w:rsidR="001C68A4" w:rsidRPr="00A95D68">
        <w:t>2</w:t>
      </w:r>
      <w:r w:rsidR="00740F42" w:rsidRPr="00A95D68">
        <w:t xml:space="preserve">) </w:t>
      </w:r>
      <w:r w:rsidR="00B30251" w:rsidRPr="00A95D68">
        <w:t>Sie</w:t>
      </w:r>
      <w:r w:rsidR="00B30251" w:rsidRPr="00A95D68">
        <w:tab/>
        <w:t>[et pannu]</w:t>
      </w:r>
      <w:r w:rsidR="00B30251" w:rsidRPr="00A95D68">
        <w:tab/>
        <w:t>kuppii</w:t>
      </w:r>
      <w:r w:rsidR="00B30251" w:rsidRPr="00A95D68">
        <w:tab/>
        <w:t>hyllyle.</w:t>
      </w:r>
    </w:p>
    <w:p w14:paraId="27132DB8" w14:textId="71A49D07" w:rsidR="00B30251" w:rsidRPr="00A95D68" w:rsidRDefault="00A56B4C" w:rsidP="00BD2A19">
      <w:pPr>
        <w:tabs>
          <w:tab w:val="left" w:pos="1440"/>
          <w:tab w:val="left" w:pos="3600"/>
          <w:tab w:val="left" w:pos="5040"/>
        </w:tabs>
        <w:spacing w:before="40" w:after="40"/>
      </w:pPr>
      <w:r w:rsidRPr="00A56B4C">
        <w:t>Pron</w:t>
      </w:r>
      <w:r w:rsidR="00B30251" w:rsidRPr="00A95D68">
        <w:t>[</w:t>
      </w:r>
      <w:r w:rsidR="001337F6">
        <w:t>sg2</w:t>
      </w:r>
      <w:r w:rsidR="00B30251" w:rsidRPr="00A95D68">
        <w:t>]</w:t>
      </w:r>
      <w:r w:rsidR="00B30251" w:rsidRPr="00A95D68">
        <w:tab/>
        <w:t>V[</w:t>
      </w:r>
      <w:r w:rsidR="00B30251" w:rsidRPr="00FD7C93">
        <w:rPr>
          <w:i/>
        </w:rPr>
        <w:t>panna</w:t>
      </w:r>
      <w:r w:rsidR="00B30251" w:rsidRPr="00A95D68">
        <w:t>, kielt</w:t>
      </w:r>
      <w:r w:rsidR="00C55E6C" w:rsidRPr="00A95D68">
        <w:t>t</w:t>
      </w:r>
      <w:r w:rsidR="00B30251" w:rsidRPr="00A95D68">
        <w:t>.</w:t>
      </w:r>
      <w:r w:rsidR="001337F6">
        <w:t>sg2</w:t>
      </w:r>
      <w:r w:rsidR="00B30251" w:rsidRPr="00A95D68">
        <w:t>]</w:t>
      </w:r>
      <w:r w:rsidR="00B30251" w:rsidRPr="00A95D68">
        <w:tab/>
        <w:t>N[sg./pl.part.]</w:t>
      </w:r>
      <w:r w:rsidR="00B30251" w:rsidRPr="00A95D68">
        <w:tab/>
        <w:t>N[</w:t>
      </w:r>
      <w:r w:rsidR="00685298">
        <w:t>sg.all.</w:t>
      </w:r>
      <w:r w:rsidR="00B30251" w:rsidRPr="00A95D68">
        <w:t>]</w:t>
      </w:r>
    </w:p>
    <w:p w14:paraId="25CDBFC4" w14:textId="77777777" w:rsidR="00B30251" w:rsidRPr="00A95D68" w:rsidRDefault="00B30251" w:rsidP="00BD2A19">
      <w:pPr>
        <w:tabs>
          <w:tab w:val="left" w:pos="1440"/>
          <w:tab w:val="left" w:pos="3600"/>
          <w:tab w:val="left" w:pos="5040"/>
        </w:tabs>
        <w:spacing w:before="40" w:after="40"/>
      </w:pPr>
      <w:r w:rsidRPr="00A95D68">
        <w:t>SUBJ</w:t>
      </w:r>
      <w:r w:rsidRPr="00A95D68">
        <w:tab/>
        <w:t>V</w:t>
      </w:r>
      <w:r w:rsidRPr="00A95D68">
        <w:tab/>
        <w:t>OBJ</w:t>
      </w:r>
      <w:r w:rsidRPr="00A95D68">
        <w:tab/>
        <w:t>ADVLI</w:t>
      </w:r>
    </w:p>
    <w:p w14:paraId="61428676" w14:textId="55FF8E0E" w:rsidR="00B30251" w:rsidRPr="00A95D68" w:rsidRDefault="0075485B" w:rsidP="00BD2A19">
      <w:pPr>
        <w:tabs>
          <w:tab w:val="left" w:pos="1440"/>
          <w:tab w:val="left" w:pos="3600"/>
          <w:tab w:val="left" w:pos="5040"/>
        </w:tabs>
        <w:spacing w:before="120" w:after="40"/>
      </w:pPr>
      <w:r>
        <w:t>(</w:t>
      </w:r>
      <w:r w:rsidR="001C68A4" w:rsidRPr="00A95D68">
        <w:t>3</w:t>
      </w:r>
      <w:r w:rsidR="00740F42" w:rsidRPr="00A95D68">
        <w:t xml:space="preserve">) </w:t>
      </w:r>
      <w:r w:rsidR="00B30251" w:rsidRPr="00A95D68">
        <w:t>Miina</w:t>
      </w:r>
      <w:r w:rsidR="00B30251" w:rsidRPr="00A95D68">
        <w:tab/>
        <w:t>[oon noutanu]</w:t>
      </w:r>
      <w:r w:rsidR="00B30251" w:rsidRPr="00A95D68">
        <w:tab/>
        <w:t>minun</w:t>
      </w:r>
      <w:r w:rsidR="00B30251" w:rsidRPr="00A95D68">
        <w:tab/>
        <w:t>kothiin.</w:t>
      </w:r>
    </w:p>
    <w:p w14:paraId="502D48EA" w14:textId="4105ED49" w:rsidR="00B30251" w:rsidRPr="00A95D68" w:rsidRDefault="00B30251" w:rsidP="00BD2A19">
      <w:pPr>
        <w:tabs>
          <w:tab w:val="left" w:pos="1440"/>
          <w:tab w:val="left" w:pos="3600"/>
          <w:tab w:val="left" w:pos="5040"/>
        </w:tabs>
        <w:spacing w:before="40" w:after="40"/>
      </w:pPr>
      <w:r w:rsidRPr="00A95D68">
        <w:t>N[sg.nom.]</w:t>
      </w:r>
      <w:r w:rsidRPr="00A95D68">
        <w:tab/>
        <w:t>V[</w:t>
      </w:r>
      <w:r w:rsidRPr="00FD7C93">
        <w:rPr>
          <w:i/>
        </w:rPr>
        <w:t>nouttaat</w:t>
      </w:r>
      <w:r w:rsidRPr="00A95D68">
        <w:t xml:space="preserve">, </w:t>
      </w:r>
      <w:r w:rsidR="001337F6">
        <w:t>sg3</w:t>
      </w:r>
      <w:r w:rsidRPr="00A95D68">
        <w:t>]</w:t>
      </w:r>
      <w:r w:rsidRPr="00A95D68">
        <w:tab/>
      </w:r>
      <w:r w:rsidR="00A56B4C" w:rsidRPr="00A56B4C">
        <w:t>Pron</w:t>
      </w:r>
      <w:r w:rsidR="000C42A5">
        <w:t>[gen.]</w:t>
      </w:r>
      <w:r w:rsidR="000C42A5">
        <w:tab/>
        <w:t>Adv</w:t>
      </w:r>
    </w:p>
    <w:p w14:paraId="74530FFF" w14:textId="77777777" w:rsidR="00B30251" w:rsidRPr="00A95D68" w:rsidRDefault="00B30251" w:rsidP="00BD2A19">
      <w:pPr>
        <w:tabs>
          <w:tab w:val="left" w:pos="1440"/>
          <w:tab w:val="left" w:pos="3600"/>
          <w:tab w:val="left" w:pos="5040"/>
        </w:tabs>
        <w:spacing w:before="40" w:after="40"/>
      </w:pPr>
      <w:r w:rsidRPr="00A95D68">
        <w:t>SUBJ</w:t>
      </w:r>
      <w:r w:rsidRPr="00A95D68">
        <w:tab/>
        <w:t>V</w:t>
      </w:r>
      <w:r w:rsidRPr="00A95D68">
        <w:tab/>
        <w:t>OBJ</w:t>
      </w:r>
      <w:r w:rsidRPr="00A95D68">
        <w:tab/>
        <w:t>ADVLI</w:t>
      </w:r>
    </w:p>
    <w:p w14:paraId="4860C432" w14:textId="4DC41E37" w:rsidR="000721CF" w:rsidRPr="00A95D68" w:rsidRDefault="0075485B" w:rsidP="00BD2A19">
      <w:pPr>
        <w:tabs>
          <w:tab w:val="left" w:pos="1440"/>
          <w:tab w:val="left" w:pos="3600"/>
          <w:tab w:val="left" w:pos="5040"/>
        </w:tabs>
        <w:spacing w:before="120" w:after="120"/>
      </w:pPr>
      <w:r>
        <w:t>(</w:t>
      </w:r>
      <w:r w:rsidR="001C68A4" w:rsidRPr="00A95D68">
        <w:t>4</w:t>
      </w:r>
      <w:r w:rsidR="00740F42" w:rsidRPr="00A95D68">
        <w:t xml:space="preserve">) </w:t>
      </w:r>
      <w:r w:rsidR="0053178D" w:rsidRPr="00A95D68">
        <w:t>Muori</w:t>
      </w:r>
      <w:r w:rsidR="00502C10" w:rsidRPr="00A95D68">
        <w:t xml:space="preserve"> </w:t>
      </w:r>
      <w:r w:rsidR="0053178D" w:rsidRPr="00A95D68">
        <w:t>vei</w:t>
      </w:r>
      <w:r w:rsidR="00502C10" w:rsidRPr="00A95D68">
        <w:t xml:space="preserve"> </w:t>
      </w:r>
      <w:r w:rsidR="0053178D" w:rsidRPr="00A95D68">
        <w:t>pojan</w:t>
      </w:r>
      <w:r w:rsidR="00502C10" w:rsidRPr="00A95D68">
        <w:t xml:space="preserve"> </w:t>
      </w:r>
      <w:r w:rsidR="0053178D" w:rsidRPr="00A95D68">
        <w:t>lastentarhaass</w:t>
      </w:r>
      <w:r w:rsidR="00B30251" w:rsidRPr="00A95D68">
        <w:t>een.</w:t>
      </w:r>
    </w:p>
    <w:p w14:paraId="3A8F9C63" w14:textId="4D1981B4" w:rsidR="000721CF" w:rsidRPr="00A95D68" w:rsidRDefault="0075485B" w:rsidP="00BD2A19">
      <w:pPr>
        <w:tabs>
          <w:tab w:val="left" w:pos="1560"/>
          <w:tab w:val="left" w:pos="4253"/>
          <w:tab w:val="left" w:pos="6096"/>
        </w:tabs>
        <w:spacing w:before="120" w:after="120"/>
      </w:pPr>
      <w:r>
        <w:t>(</w:t>
      </w:r>
      <w:r w:rsidR="001C68A4" w:rsidRPr="00A95D68">
        <w:t>5</w:t>
      </w:r>
      <w:r w:rsidR="00740F42" w:rsidRPr="00A95D68">
        <w:t xml:space="preserve">) </w:t>
      </w:r>
      <w:r w:rsidR="00B30251" w:rsidRPr="00A95D68">
        <w:t>Sisaret</w:t>
      </w:r>
      <w:r w:rsidR="000721CF" w:rsidRPr="00A95D68">
        <w:t xml:space="preserve"> </w:t>
      </w:r>
      <w:r w:rsidR="00B30251" w:rsidRPr="00A95D68">
        <w:t>[olthiin viemässä]</w:t>
      </w:r>
      <w:r w:rsidR="000721CF" w:rsidRPr="00A95D68">
        <w:t xml:space="preserve"> </w:t>
      </w:r>
      <w:r w:rsidR="00B30251" w:rsidRPr="00A95D68">
        <w:t>poikkaa</w:t>
      </w:r>
      <w:r w:rsidR="000721CF" w:rsidRPr="00A95D68">
        <w:t xml:space="preserve"> </w:t>
      </w:r>
      <w:r w:rsidR="00B30251" w:rsidRPr="00A95D68">
        <w:t>lastentarhaasseen.</w:t>
      </w:r>
    </w:p>
    <w:p w14:paraId="736153AE" w14:textId="7F7B8995" w:rsidR="000721CF" w:rsidRPr="00A95D68" w:rsidRDefault="0075485B" w:rsidP="00BD2A19">
      <w:pPr>
        <w:tabs>
          <w:tab w:val="left" w:pos="1560"/>
          <w:tab w:val="left" w:pos="4253"/>
          <w:tab w:val="left" w:pos="6096"/>
        </w:tabs>
        <w:spacing w:before="120" w:after="120"/>
      </w:pPr>
      <w:r>
        <w:t>(</w:t>
      </w:r>
      <w:r w:rsidR="001C68A4" w:rsidRPr="00A95D68">
        <w:t>6</w:t>
      </w:r>
      <w:r w:rsidR="00740F42" w:rsidRPr="00A95D68">
        <w:t xml:space="preserve">) </w:t>
      </w:r>
      <w:r w:rsidR="00B30251" w:rsidRPr="00A95D68">
        <w:t>Äiji</w:t>
      </w:r>
      <w:r w:rsidR="000721CF" w:rsidRPr="00A95D68">
        <w:t xml:space="preserve"> </w:t>
      </w:r>
      <w:r w:rsidR="00B30251" w:rsidRPr="00A95D68">
        <w:t>[ei löytäny]</w:t>
      </w:r>
      <w:r w:rsidR="000721CF" w:rsidRPr="00A95D68">
        <w:t xml:space="preserve"> </w:t>
      </w:r>
      <w:r w:rsidR="00B30251" w:rsidRPr="00A95D68">
        <w:t xml:space="preserve">[kuolutta </w:t>
      </w:r>
      <w:r w:rsidR="0088370F" w:rsidRPr="00A95D68">
        <w:t>reppoo</w:t>
      </w:r>
      <w:r w:rsidR="00B30251" w:rsidRPr="00A95D68">
        <w:t>]</w:t>
      </w:r>
      <w:r w:rsidR="000721CF" w:rsidRPr="00A95D68">
        <w:t xml:space="preserve"> </w:t>
      </w:r>
      <w:r w:rsidR="00B30251" w:rsidRPr="00A95D68">
        <w:t>siljolta.</w:t>
      </w:r>
    </w:p>
    <w:p w14:paraId="225C1712" w14:textId="391A5D29" w:rsidR="000721CF" w:rsidRPr="00A95D68" w:rsidRDefault="0075485B" w:rsidP="00BD2A19">
      <w:pPr>
        <w:tabs>
          <w:tab w:val="left" w:pos="1560"/>
          <w:tab w:val="left" w:pos="4253"/>
          <w:tab w:val="left" w:pos="6096"/>
        </w:tabs>
        <w:spacing w:before="120" w:after="120"/>
      </w:pPr>
      <w:r>
        <w:t>(</w:t>
      </w:r>
      <w:r w:rsidR="001C68A4" w:rsidRPr="00A95D68">
        <w:t>7</w:t>
      </w:r>
      <w:r w:rsidR="00740F42" w:rsidRPr="00A95D68">
        <w:t xml:space="preserve">) </w:t>
      </w:r>
      <w:r w:rsidR="008D21FC" w:rsidRPr="00A95D68">
        <w:t>Pekka</w:t>
      </w:r>
      <w:r w:rsidR="000721CF" w:rsidRPr="00A95D68">
        <w:t xml:space="preserve"> </w:t>
      </w:r>
      <w:r w:rsidR="008D21FC" w:rsidRPr="00A95D68">
        <w:t>siirsi</w:t>
      </w:r>
      <w:r w:rsidR="000721CF" w:rsidRPr="00A95D68">
        <w:t xml:space="preserve"> </w:t>
      </w:r>
      <w:r w:rsidR="008D21FC" w:rsidRPr="00A95D68">
        <w:t>toolin</w:t>
      </w:r>
      <w:r w:rsidR="000721CF" w:rsidRPr="00A95D68">
        <w:t xml:space="preserve"> </w:t>
      </w:r>
      <w:r w:rsidR="008D21FC" w:rsidRPr="00A95D68">
        <w:t>siljole.</w:t>
      </w:r>
    </w:p>
    <w:p w14:paraId="59DBBF12" w14:textId="6FAF03FC" w:rsidR="000721CF" w:rsidRPr="00A95D68" w:rsidRDefault="0075485B" w:rsidP="00BD2A19">
      <w:pPr>
        <w:tabs>
          <w:tab w:val="left" w:pos="1560"/>
          <w:tab w:val="left" w:pos="4253"/>
          <w:tab w:val="left" w:pos="6096"/>
        </w:tabs>
        <w:spacing w:before="120" w:after="120"/>
      </w:pPr>
      <w:r>
        <w:t>(</w:t>
      </w:r>
      <w:r w:rsidR="001C68A4" w:rsidRPr="00A95D68">
        <w:t>8</w:t>
      </w:r>
      <w:r w:rsidR="00740F42" w:rsidRPr="00A95D68">
        <w:t xml:space="preserve">) </w:t>
      </w:r>
      <w:r w:rsidR="00B30251" w:rsidRPr="00A95D68">
        <w:t>Pekkaa</w:t>
      </w:r>
      <w:r w:rsidR="000721CF" w:rsidRPr="00A95D68">
        <w:t xml:space="preserve"> </w:t>
      </w:r>
      <w:r w:rsidR="00D5233B">
        <w:t>[ei nouđettu]</w:t>
      </w:r>
      <w:r w:rsidR="000721CF" w:rsidRPr="00A95D68">
        <w:t xml:space="preserve"> </w:t>
      </w:r>
      <w:r w:rsidR="00B30251" w:rsidRPr="00A95D68">
        <w:t>taivhaasseen.</w:t>
      </w:r>
    </w:p>
    <w:p w14:paraId="0BC70EE0" w14:textId="7FBFBD89" w:rsidR="000721CF" w:rsidRPr="00A95D68" w:rsidRDefault="0075485B" w:rsidP="00BD2A19">
      <w:pPr>
        <w:tabs>
          <w:tab w:val="left" w:pos="1560"/>
          <w:tab w:val="left" w:pos="4253"/>
          <w:tab w:val="left" w:pos="6096"/>
        </w:tabs>
        <w:spacing w:before="120" w:after="120"/>
      </w:pPr>
      <w:r>
        <w:t>(</w:t>
      </w:r>
      <w:r w:rsidR="001C68A4" w:rsidRPr="00A95D68">
        <w:t>9</w:t>
      </w:r>
      <w:r w:rsidR="00740F42" w:rsidRPr="00A95D68">
        <w:t xml:space="preserve">) </w:t>
      </w:r>
      <w:r w:rsidR="00B30251" w:rsidRPr="00A95D68">
        <w:t>Mettästä</w:t>
      </w:r>
      <w:r w:rsidR="000721CF" w:rsidRPr="00A95D68">
        <w:t xml:space="preserve"> </w:t>
      </w:r>
      <w:r w:rsidR="00B30251" w:rsidRPr="00A95D68">
        <w:t>löyđethiin</w:t>
      </w:r>
      <w:r w:rsidR="000721CF" w:rsidRPr="00A95D68">
        <w:t xml:space="preserve"> </w:t>
      </w:r>
      <w:r w:rsidR="00B30251" w:rsidRPr="00A95D68">
        <w:t xml:space="preserve">[kuolheen </w:t>
      </w:r>
      <w:r w:rsidR="0088370F" w:rsidRPr="00A95D68">
        <w:t>revo</w:t>
      </w:r>
      <w:r w:rsidR="00B30251" w:rsidRPr="00A95D68">
        <w:t>n].</w:t>
      </w:r>
    </w:p>
    <w:p w14:paraId="531189E9" w14:textId="256B0ECB" w:rsidR="00B30251" w:rsidRPr="00A95D68" w:rsidRDefault="0075485B" w:rsidP="00BD2A19">
      <w:pPr>
        <w:tabs>
          <w:tab w:val="left" w:pos="1560"/>
          <w:tab w:val="left" w:pos="4253"/>
          <w:tab w:val="left" w:pos="6096"/>
        </w:tabs>
        <w:spacing w:before="120" w:after="120"/>
      </w:pPr>
      <w:r>
        <w:t>(</w:t>
      </w:r>
      <w:r w:rsidR="001C68A4" w:rsidRPr="00A95D68">
        <w:t>10</w:t>
      </w:r>
      <w:r w:rsidR="00740F42" w:rsidRPr="00A95D68">
        <w:t xml:space="preserve">) </w:t>
      </w:r>
      <w:r w:rsidR="00B30251" w:rsidRPr="00A95D68">
        <w:t>Kaapista</w:t>
      </w:r>
      <w:r w:rsidR="000721CF" w:rsidRPr="00A95D68">
        <w:t xml:space="preserve"> </w:t>
      </w:r>
      <w:r w:rsidR="00B30251" w:rsidRPr="00A95D68">
        <w:t>viskathiin [vanhaat ruvat].</w:t>
      </w:r>
    </w:p>
    <w:p w14:paraId="2DF8CD82" w14:textId="77777777" w:rsidR="00B30251" w:rsidRPr="00A95D68" w:rsidRDefault="00B30251" w:rsidP="00BD2A19">
      <w:pPr>
        <w:pStyle w:val="Brdtekst"/>
        <w:spacing w:before="120"/>
      </w:pPr>
      <w:r w:rsidRPr="00A95D68">
        <w:t xml:space="preserve">Prototyyppinen </w:t>
      </w:r>
      <w:r w:rsidRPr="00794F8B">
        <w:rPr>
          <w:caps/>
        </w:rPr>
        <w:t xml:space="preserve">siirtäminen </w:t>
      </w:r>
      <w:r w:rsidRPr="00A95D68">
        <w:t>oon sitte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7C15BFBE" w14:textId="77777777" w:rsidTr="0076077D">
        <w:tc>
          <w:tcPr>
            <w:tcW w:w="9242" w:type="dxa"/>
          </w:tcPr>
          <w:p w14:paraId="5C5B11DB" w14:textId="198024A8" w:rsidR="00E50292" w:rsidRDefault="00E50292" w:rsidP="0087287D">
            <w:pPr>
              <w:tabs>
                <w:tab w:val="left" w:pos="1985"/>
                <w:tab w:val="left" w:pos="3686"/>
                <w:tab w:val="left" w:pos="5529"/>
                <w:tab w:val="left" w:pos="7088"/>
              </w:tabs>
              <w:spacing w:before="120" w:after="120"/>
            </w:pPr>
            <w:r w:rsidRPr="00794F8B">
              <w:rPr>
                <w:caps/>
              </w:rPr>
              <w:t>siirtäminen</w:t>
            </w:r>
            <w:r>
              <w:t>:</w:t>
            </w:r>
          </w:p>
          <w:p w14:paraId="3CF0C72C" w14:textId="782E0D8B" w:rsidR="00B30251" w:rsidRPr="00A95D68" w:rsidRDefault="00B30251" w:rsidP="0087287D">
            <w:pPr>
              <w:tabs>
                <w:tab w:val="left" w:pos="1985"/>
                <w:tab w:val="left" w:pos="3686"/>
                <w:tab w:val="left" w:pos="5529"/>
                <w:tab w:val="left" w:pos="7088"/>
              </w:tabs>
              <w:spacing w:before="120" w:after="120"/>
            </w:pPr>
            <w:r w:rsidRPr="00A95D68">
              <w:t>SUBJ[N</w:t>
            </w:r>
            <w:r w:rsidR="006F298F">
              <w:t>P[nom.]] + V[siirtä</w:t>
            </w:r>
            <w:r w:rsidR="005C5A06">
              <w:t>mi</w:t>
            </w:r>
            <w:r w:rsidR="006F298F">
              <w:t>sverbi</w:t>
            </w:r>
            <w:r w:rsidRPr="00A95D68">
              <w:t>, subjektikongruensi</w:t>
            </w:r>
            <w:r w:rsidR="00387A62">
              <w:t>]</w:t>
            </w:r>
            <w:r w:rsidRPr="00A95D68">
              <w:t xml:space="preserve"> + OBJ[N</w:t>
            </w:r>
            <w:r w:rsidR="00387A62">
              <w:t>P</w:t>
            </w:r>
            <w:r w:rsidRPr="00A95D68">
              <w:t>[</w:t>
            </w:r>
            <w:r w:rsidR="00133A64">
              <w:t>objekti</w:t>
            </w:r>
            <w:r w:rsidR="0087287D">
              <w:t>kaasus</w:t>
            </w:r>
            <w:r w:rsidRPr="00A95D68">
              <w:t>]] + ADVLI[N</w:t>
            </w:r>
            <w:r w:rsidR="0087287D">
              <w:t>P</w:t>
            </w:r>
            <w:r w:rsidRPr="00A95D68">
              <w:t>[</w:t>
            </w:r>
            <w:r w:rsidR="008C5944" w:rsidRPr="00A95D68">
              <w:t>erokaa</w:t>
            </w:r>
            <w:r w:rsidRPr="00A95D68">
              <w:t>sus/</w:t>
            </w:r>
            <w:r w:rsidR="008C5944" w:rsidRPr="00A95D68">
              <w:t>tulokaa</w:t>
            </w:r>
            <w:r w:rsidRPr="00A95D68">
              <w:t>sus]/</w:t>
            </w:r>
            <w:r w:rsidR="00A56B4C">
              <w:t>PP</w:t>
            </w:r>
            <w:r w:rsidR="008F055C">
              <w:t>/AdvP</w:t>
            </w:r>
            <w:r w:rsidR="00193A6A">
              <w:t>]</w:t>
            </w:r>
          </w:p>
        </w:tc>
      </w:tr>
    </w:tbl>
    <w:p w14:paraId="6969D747" w14:textId="6B7A38F0" w:rsidR="00B30251" w:rsidRPr="00A95D68" w:rsidRDefault="00B30251" w:rsidP="00BD2A19">
      <w:pPr>
        <w:pStyle w:val="Brdtekst"/>
        <w:spacing w:before="120"/>
      </w:pPr>
      <w:r w:rsidRPr="00A95D68">
        <w:t xml:space="preserve">Adverbiaali oon </w:t>
      </w:r>
      <w:r w:rsidR="00FC3E9D">
        <w:t>ero- eli tulokaasuksessa</w:t>
      </w:r>
      <w:r w:rsidRPr="00A95D68">
        <w:t xml:space="preserve">. Reekelit siihen, käytämäkö sisäistä eli ulkoista lokaalikaasusta </w:t>
      </w:r>
      <w:r w:rsidR="0075485B">
        <w:t>(</w:t>
      </w:r>
      <w:r w:rsidRPr="00E92F9B">
        <w:rPr>
          <w:i/>
        </w:rPr>
        <w:t>s</w:t>
      </w:r>
      <w:r w:rsidRPr="00A95D68">
        <w:t xml:space="preserve">- eli </w:t>
      </w:r>
      <w:r w:rsidRPr="00E92F9B">
        <w:rPr>
          <w:i/>
        </w:rPr>
        <w:t>l-</w:t>
      </w:r>
      <w:r w:rsidRPr="00A95D68">
        <w:t>kaasusta), oon samat ko silloinki, ko joku ittestänsä siirttyy</w:t>
      </w:r>
      <w:r w:rsidR="000F4E8B" w:rsidRPr="00A95D68">
        <w:t xml:space="preserve"> johon</w:t>
      </w:r>
      <w:r w:rsidRPr="00A95D68">
        <w:t>ki</w:t>
      </w:r>
      <w:r w:rsidR="0099201B" w:rsidRPr="00A95D68">
        <w:t>:</w:t>
      </w:r>
      <w:r w:rsidRPr="00A95D68">
        <w:t xml:space="preserve"> Ko jonku siirethään jonku </w:t>
      </w:r>
      <w:r w:rsidR="00740F42" w:rsidRPr="00A95D68">
        <w:t xml:space="preserve">sisäpuolelta eli </w:t>
      </w:r>
      <w:r w:rsidRPr="00A95D68">
        <w:t xml:space="preserve">sisäpuolele, käytämä sisäistä lokaalikaasusta </w:t>
      </w:r>
      <w:r w:rsidR="0075485B">
        <w:t>(</w:t>
      </w:r>
      <w:r w:rsidR="00CE0CB6" w:rsidRPr="00A95D68">
        <w:t>3–5</w:t>
      </w:r>
      <w:r w:rsidR="001C6AA4" w:rsidRPr="00A95D68">
        <w:t>, 8–10</w:t>
      </w:r>
      <w:r w:rsidRPr="00A95D68">
        <w:t xml:space="preserve">), ko jonku siirethään jonku </w:t>
      </w:r>
      <w:r w:rsidR="00740F42" w:rsidRPr="00A95D68">
        <w:t xml:space="preserve">ulkopuolelta eli </w:t>
      </w:r>
      <w:r w:rsidRPr="00A95D68">
        <w:t>ulkopuolele</w:t>
      </w:r>
      <w:r w:rsidR="004B0BD4" w:rsidRPr="00A95D68">
        <w:t xml:space="preserve"> tahi ulkopinnalta eli ulkopinnale</w:t>
      </w:r>
      <w:r w:rsidRPr="00A95D68">
        <w:t xml:space="preserve">, käytämä ulkoista lokaalikaasusta </w:t>
      </w:r>
      <w:r w:rsidR="0075485B">
        <w:t>(</w:t>
      </w:r>
      <w:r w:rsidR="00F446B0" w:rsidRPr="00A95D68">
        <w:t>2, 6, 7</w:t>
      </w:r>
      <w:r w:rsidRPr="00A95D68">
        <w:t>). Paikannimmiin kans käytämä tavalisesti sisäistä lokaalikaasusta</w:t>
      </w:r>
      <w:r w:rsidR="00C824A7" w:rsidRPr="00A95D68">
        <w:t xml:space="preserve"> </w:t>
      </w:r>
      <w:r w:rsidR="0075485B">
        <w:t>(</w:t>
      </w:r>
      <w:r w:rsidR="00A40046">
        <w:t>1; vrt</w:t>
      </w:r>
      <w:r w:rsidR="00490D6A" w:rsidRPr="00A95D68">
        <w:t>. eđelä kohta</w:t>
      </w:r>
      <w:r w:rsidR="00A40046">
        <w:t xml:space="preserve"> 4.2.1.1</w:t>
      </w:r>
      <w:r w:rsidR="00490D6A" w:rsidRPr="00A95D68">
        <w:t xml:space="preserve"> </w:t>
      </w:r>
      <w:r w:rsidR="00A40046">
        <w:rPr>
          <w:caps/>
        </w:rPr>
        <w:t>paikka</w:t>
      </w:r>
      <w:r w:rsidR="00A40046">
        <w:t xml:space="preserve"> ja 4.2.1</w:t>
      </w:r>
      <w:r w:rsidR="00490D6A">
        <w:rPr>
          <w:caps/>
        </w:rPr>
        <w:t>.</w:t>
      </w:r>
      <w:r w:rsidR="00A40046">
        <w:rPr>
          <w:caps/>
        </w:rPr>
        <w:t>2 liiket</w:t>
      </w:r>
      <w:r w:rsidR="00490D6A" w:rsidRPr="00A95D68">
        <w:t>)</w:t>
      </w:r>
      <w:r w:rsidR="00A40046">
        <w:t>.</w:t>
      </w:r>
    </w:p>
    <w:p w14:paraId="0D90D005" w14:textId="3173814F" w:rsidR="00CF7844" w:rsidRPr="00F316FA" w:rsidRDefault="00CF7844" w:rsidP="00BD2A19">
      <w:pPr>
        <w:pStyle w:val="Brdtekst"/>
        <w:spacing w:before="120"/>
      </w:pPr>
      <w:r w:rsidRPr="00F316FA">
        <w:rPr>
          <w:caps/>
        </w:rPr>
        <w:t>O</w:t>
      </w:r>
      <w:r w:rsidRPr="00F316FA">
        <w:t>mistaajan vaihetus -verbii saatt</w:t>
      </w:r>
      <w:r w:rsidR="0018414C">
        <w:t>aa kans käyttäät siirtämisverbi</w:t>
      </w:r>
      <w:r w:rsidRPr="00F316FA">
        <w:t>nä</w:t>
      </w:r>
      <w:r w:rsidR="00480FA4" w:rsidRPr="00F316FA">
        <w:t xml:space="preserve"> </w:t>
      </w:r>
      <w:r w:rsidR="0075485B" w:rsidRPr="00F316FA">
        <w:t>(</w:t>
      </w:r>
      <w:r w:rsidR="00480FA4" w:rsidRPr="00F316FA">
        <w:t>11, 12)</w:t>
      </w:r>
      <w:r w:rsidRPr="00F316FA">
        <w:t>.</w:t>
      </w:r>
    </w:p>
    <w:p w14:paraId="2E2227FD" w14:textId="226A5ECA" w:rsidR="00CF7844" w:rsidRPr="00F316FA" w:rsidRDefault="0075485B" w:rsidP="00BD2A19">
      <w:pPr>
        <w:pStyle w:val="Brdtekst"/>
        <w:spacing w:before="120"/>
      </w:pPr>
      <w:r w:rsidRPr="00F316FA">
        <w:t>(</w:t>
      </w:r>
      <w:r w:rsidR="00CF7844" w:rsidRPr="00F316FA">
        <w:t>11) Lassi osti sykkelin Uslusta.</w:t>
      </w:r>
    </w:p>
    <w:p w14:paraId="1455B607" w14:textId="0ED9122B" w:rsidR="00CF7844" w:rsidRPr="00CF7844" w:rsidRDefault="0075485B" w:rsidP="00BD2A19">
      <w:pPr>
        <w:pStyle w:val="Brdtekst"/>
        <w:spacing w:before="120"/>
      </w:pPr>
      <w:r w:rsidRPr="00F316FA">
        <w:t>(</w:t>
      </w:r>
      <w:r w:rsidR="00CF7844" w:rsidRPr="00F316FA">
        <w:t>12) Mie sain skenkin Suomesta.</w:t>
      </w:r>
    </w:p>
    <w:p w14:paraId="1C74B75B" w14:textId="0E70EB34" w:rsidR="00B30251" w:rsidRPr="00D120A0" w:rsidRDefault="000704CA" w:rsidP="000704CA">
      <w:pPr>
        <w:pStyle w:val="Overskrift3"/>
        <w:rPr>
          <w:b/>
          <w:caps/>
        </w:rPr>
      </w:pPr>
      <w:bookmarkStart w:id="1107" w:name="_Toc311273779"/>
      <w:r>
        <w:t>Tilasyntaktit</w:t>
      </w:r>
      <w:bookmarkEnd w:id="1107"/>
    </w:p>
    <w:p w14:paraId="227E5FED" w14:textId="3734720A" w:rsidR="00093CEC" w:rsidRDefault="00271835" w:rsidP="00BD2A19">
      <w:pPr>
        <w:pStyle w:val="Brdtekst"/>
        <w:spacing w:before="120"/>
      </w:pPr>
      <w:r w:rsidRPr="000D3F22">
        <w:rPr>
          <w:smallCaps/>
        </w:rPr>
        <w:t>Tila</w:t>
      </w:r>
      <w:r w:rsidR="00B30251" w:rsidRPr="000D3F22">
        <w:rPr>
          <w:smallCaps/>
        </w:rPr>
        <w:t xml:space="preserve">syntaktit </w:t>
      </w:r>
      <w:r w:rsidR="00B30251" w:rsidRPr="00A95D68">
        <w:t>oon semmoiset syntaktit, mikkä muistel</w:t>
      </w:r>
      <w:r w:rsidR="00124E5A" w:rsidRPr="00A95D68">
        <w:t>haan</w:t>
      </w:r>
      <w:r w:rsidR="00B30251" w:rsidRPr="00A95D68">
        <w:t xml:space="preserve"> jostaki ulkoisesta </w:t>
      </w:r>
      <w:r w:rsidR="0059405B">
        <w:t>eli subjektiivisesta o</w:t>
      </w:r>
      <w:r w:rsidR="0018414C">
        <w:t>lo</w:t>
      </w:r>
      <w:r w:rsidR="00B30251" w:rsidRPr="00A95D68">
        <w:t>tilasta</w:t>
      </w:r>
      <w:r w:rsidR="0059405B">
        <w:t xml:space="preserve"> eli olotilan muutoksesta</w:t>
      </w:r>
      <w:r w:rsidR="00B30251" w:rsidRPr="00A95D68">
        <w:t>. Tämmöissii syntaktii</w:t>
      </w:r>
      <w:r w:rsidR="00D507BA" w:rsidRPr="00A95D68">
        <w:t>ta oon</w:t>
      </w:r>
      <w:r w:rsidR="002C2EA8" w:rsidRPr="00A95D68">
        <w:t xml:space="preserve"> usheem</w:t>
      </w:r>
      <w:r w:rsidR="00D507BA" w:rsidRPr="00A95D68">
        <w:t>anlaissii</w:t>
      </w:r>
      <w:r w:rsidR="00093CEC">
        <w:t>.</w:t>
      </w:r>
    </w:p>
    <w:p w14:paraId="683A7368" w14:textId="02B38CF7" w:rsidR="00093CEC" w:rsidRPr="00D43BC9" w:rsidRDefault="006B2BA7" w:rsidP="00093CEC">
      <w:pPr>
        <w:pStyle w:val="Overskrift4"/>
        <w:rPr>
          <w:caps/>
        </w:rPr>
      </w:pPr>
      <w:bookmarkStart w:id="1108" w:name="_Toc311273780"/>
      <w:r>
        <w:rPr>
          <w:caps/>
        </w:rPr>
        <w:lastRenderedPageBreak/>
        <w:t>S</w:t>
      </w:r>
      <w:r w:rsidR="00093CEC" w:rsidRPr="00D43BC9">
        <w:rPr>
          <w:caps/>
        </w:rPr>
        <w:t>äätila</w:t>
      </w:r>
      <w:bookmarkEnd w:id="1108"/>
    </w:p>
    <w:p w14:paraId="1D17CD1D" w14:textId="77777777" w:rsidR="00F904D4" w:rsidRDefault="00824810" w:rsidP="00BD2A19">
      <w:pPr>
        <w:pStyle w:val="Brdtekst"/>
        <w:spacing w:before="120"/>
      </w:pPr>
      <w:r w:rsidRPr="00824810">
        <w:t>Tila</w:t>
      </w:r>
      <w:r w:rsidR="00093CEC">
        <w:t>syntaktiita oon esiksiki</w:t>
      </w:r>
      <w:r w:rsidR="00B30251" w:rsidRPr="00A95D68">
        <w:t xml:space="preserve"> </w:t>
      </w:r>
      <w:r w:rsidR="00B30251" w:rsidRPr="005A1FA9">
        <w:rPr>
          <w:caps/>
        </w:rPr>
        <w:t>säätila</w:t>
      </w:r>
      <w:r w:rsidR="00224440" w:rsidRPr="00A95D68">
        <w:t>-</w:t>
      </w:r>
      <w:r w:rsidR="00B30251" w:rsidRPr="00A95D68">
        <w:t xml:space="preserve">syntaktit. </w:t>
      </w:r>
      <w:r w:rsidR="00864D52" w:rsidRPr="0018414C">
        <w:rPr>
          <w:smallCaps/>
        </w:rPr>
        <w:t xml:space="preserve">Sääverbii </w:t>
      </w:r>
      <w:r w:rsidR="00864D52" w:rsidRPr="00A95D68">
        <w:t xml:space="preserve">oon esimerkiksi </w:t>
      </w:r>
      <w:r w:rsidR="00864D52" w:rsidRPr="00093CEC">
        <w:rPr>
          <w:i/>
        </w:rPr>
        <w:t>paistaa</w:t>
      </w:r>
      <w:r w:rsidR="0075485B" w:rsidRPr="0075485B">
        <w:t>(</w:t>
      </w:r>
      <w:r w:rsidR="00864D52" w:rsidRPr="00093CEC">
        <w:rPr>
          <w:i/>
        </w:rPr>
        <w:t>t</w:t>
      </w:r>
      <w:r w:rsidR="0075485B" w:rsidRPr="0075485B">
        <w:t>),</w:t>
      </w:r>
      <w:r w:rsidR="00864D52" w:rsidRPr="00093CEC">
        <w:rPr>
          <w:i/>
        </w:rPr>
        <w:t xml:space="preserve"> tuula</w:t>
      </w:r>
      <w:r w:rsidR="00864D52" w:rsidRPr="00A95D68">
        <w:t xml:space="preserve"> ja </w:t>
      </w:r>
      <w:r w:rsidR="00864D52" w:rsidRPr="00093CEC">
        <w:rPr>
          <w:i/>
        </w:rPr>
        <w:t>sattaa</w:t>
      </w:r>
      <w:r w:rsidR="0075485B" w:rsidRPr="0075485B">
        <w:t>(</w:t>
      </w:r>
      <w:r w:rsidR="00864D52" w:rsidRPr="00093CEC">
        <w:rPr>
          <w:i/>
        </w:rPr>
        <w:t>t</w:t>
      </w:r>
      <w:r w:rsidR="0075485B" w:rsidRPr="0075485B">
        <w:t>)</w:t>
      </w:r>
      <w:r w:rsidR="001B127A" w:rsidRPr="001B127A">
        <w:t>.</w:t>
      </w:r>
      <w:r w:rsidR="00864D52" w:rsidRPr="00A95D68">
        <w:t xml:space="preserve"> </w:t>
      </w:r>
      <w:r w:rsidR="00BF3AB2" w:rsidRPr="00A95D68">
        <w:t>Muutamisti</w:t>
      </w:r>
      <w:r w:rsidR="00BF3AB2" w:rsidRPr="00A95D68">
        <w:rPr>
          <w:smallCaps/>
        </w:rPr>
        <w:t xml:space="preserve"> </w:t>
      </w:r>
      <w:r w:rsidR="003D4A52">
        <w:t>säätillaa</w:t>
      </w:r>
      <w:r w:rsidR="00005E79">
        <w:rPr>
          <w:caps/>
        </w:rPr>
        <w:t xml:space="preserve"> </w:t>
      </w:r>
      <w:r w:rsidR="00005E79" w:rsidRPr="00005E79">
        <w:t>ilmoitethaan</w:t>
      </w:r>
      <w:r w:rsidR="000A4B27">
        <w:t xml:space="preserve"> </w:t>
      </w:r>
      <w:r w:rsidR="00005E79">
        <w:t>semmo</w:t>
      </w:r>
      <w:r w:rsidR="00945692">
        <w:t>i</w:t>
      </w:r>
      <w:r w:rsidR="00005E79">
        <w:t>sella</w:t>
      </w:r>
      <w:r w:rsidR="003D4A52">
        <w:t xml:space="preserve"> </w:t>
      </w:r>
      <w:r w:rsidR="00005E79">
        <w:t>syntaktilla</w:t>
      </w:r>
      <w:r w:rsidR="00BF3AB2" w:rsidRPr="00A95D68">
        <w:t xml:space="preserve">, </w:t>
      </w:r>
      <w:r w:rsidR="00005E79">
        <w:t>missä oon</w:t>
      </w:r>
      <w:r w:rsidR="00BF3AB2" w:rsidRPr="00A95D68">
        <w:t xml:space="preserve"> tavalinen </w:t>
      </w:r>
      <w:r w:rsidR="00D507BA" w:rsidRPr="00A95D68">
        <w:t xml:space="preserve">SUBJ + V -struktuuri, eli niissä oon syntaktin alussa </w:t>
      </w:r>
      <w:r w:rsidR="00BF3AB2" w:rsidRPr="00A95D68">
        <w:t xml:space="preserve">subjekti, jonka </w:t>
      </w:r>
      <w:r w:rsidR="00343C51">
        <w:t>pörä</w:t>
      </w:r>
      <w:r w:rsidR="00BF3AB2" w:rsidRPr="00A95D68">
        <w:t xml:space="preserve">ssä sitte oon </w:t>
      </w:r>
      <w:r w:rsidR="003A6BF6" w:rsidRPr="00A95D68">
        <w:t>sää</w:t>
      </w:r>
      <w:r w:rsidR="00BF3AB2" w:rsidRPr="00A95D68">
        <w:t>verbi</w:t>
      </w:r>
      <w:r w:rsidR="00AF7F07" w:rsidRPr="00A95D68">
        <w:t xml:space="preserve"> </w:t>
      </w:r>
      <w:r w:rsidR="0075485B">
        <w:t>(</w:t>
      </w:r>
      <w:r w:rsidR="00AF7F07" w:rsidRPr="00A95D68">
        <w:t>1)</w:t>
      </w:r>
      <w:r w:rsidR="00F904D4">
        <w:t>.</w:t>
      </w:r>
    </w:p>
    <w:p w14:paraId="69B3953D" w14:textId="32E1D792" w:rsidR="00B30251" w:rsidRPr="00A95D68" w:rsidRDefault="0075485B" w:rsidP="00BD2A19">
      <w:pPr>
        <w:tabs>
          <w:tab w:val="left" w:pos="1440"/>
          <w:tab w:val="left" w:pos="3600"/>
          <w:tab w:val="left" w:pos="5040"/>
        </w:tabs>
        <w:spacing w:before="120" w:after="40"/>
      </w:pPr>
      <w:r>
        <w:t>(</w:t>
      </w:r>
      <w:r w:rsidR="00AF7F07" w:rsidRPr="00A95D68">
        <w:t xml:space="preserve">1) </w:t>
      </w:r>
      <w:r w:rsidR="00B30251" w:rsidRPr="00A95D68">
        <w:t xml:space="preserve">Aurinko </w:t>
      </w:r>
      <w:r w:rsidR="00B30251" w:rsidRPr="00A95D68">
        <w:tab/>
        <w:t>paistaa.</w:t>
      </w:r>
    </w:p>
    <w:p w14:paraId="297139E6" w14:textId="3B60D1D6" w:rsidR="00B30251" w:rsidRPr="00A95D68" w:rsidRDefault="00B30251" w:rsidP="00BD2A19">
      <w:pPr>
        <w:tabs>
          <w:tab w:val="left" w:pos="1440"/>
          <w:tab w:val="left" w:pos="3600"/>
          <w:tab w:val="left" w:pos="5040"/>
        </w:tabs>
        <w:spacing w:before="40" w:after="40"/>
      </w:pPr>
      <w:r w:rsidRPr="00A95D68">
        <w:t>N[sg.nom.]</w:t>
      </w:r>
      <w:r w:rsidRPr="00A95D68">
        <w:tab/>
        <w:t>V[</w:t>
      </w:r>
      <w:r w:rsidRPr="00F020DA">
        <w:rPr>
          <w:i/>
        </w:rPr>
        <w:t>paistaat</w:t>
      </w:r>
      <w:r w:rsidRPr="00A95D68">
        <w:t xml:space="preserve">, </w:t>
      </w:r>
      <w:r w:rsidR="001337F6">
        <w:t>sg3</w:t>
      </w:r>
      <w:r w:rsidRPr="00A95D68">
        <w:t>]</w:t>
      </w:r>
    </w:p>
    <w:p w14:paraId="77C7063E" w14:textId="77777777" w:rsidR="00B30251" w:rsidRPr="00A95D68" w:rsidRDefault="00B30251" w:rsidP="00BD2A19">
      <w:pPr>
        <w:tabs>
          <w:tab w:val="left" w:pos="1440"/>
          <w:tab w:val="left" w:pos="3600"/>
          <w:tab w:val="left" w:pos="5040"/>
        </w:tabs>
        <w:spacing w:before="40" w:after="40"/>
      </w:pPr>
      <w:r w:rsidRPr="00A95D68">
        <w:t>SUBJ</w:t>
      </w:r>
      <w:r w:rsidRPr="00A95D68">
        <w:tab/>
        <w:t>V</w:t>
      </w:r>
    </w:p>
    <w:p w14:paraId="294762A0" w14:textId="7BBDD682" w:rsidR="00B30251" w:rsidRPr="00A95D68" w:rsidRDefault="00D85826" w:rsidP="00BD2A19">
      <w:pPr>
        <w:tabs>
          <w:tab w:val="left" w:pos="1985"/>
          <w:tab w:val="left" w:pos="4395"/>
        </w:tabs>
        <w:spacing w:before="120" w:after="120"/>
      </w:pPr>
      <w:r w:rsidRPr="00A95D68">
        <w:t xml:space="preserve">Tavalisempi oon kuitenki semmoinen </w:t>
      </w:r>
      <w:r w:rsidR="00005E79">
        <w:t xml:space="preserve">vasituinen </w:t>
      </w:r>
      <w:r w:rsidR="003A6BF6" w:rsidRPr="0093230A">
        <w:rPr>
          <w:caps/>
        </w:rPr>
        <w:t>säätila</w:t>
      </w:r>
      <w:r w:rsidR="009A67F0" w:rsidRPr="00A95D68">
        <w:t>-</w:t>
      </w:r>
      <w:r w:rsidRPr="00A95D68">
        <w:t>syntakti, missä subjekti kokonhansa vailuu</w:t>
      </w:r>
      <w:r w:rsidR="005D0DCA" w:rsidRPr="00A95D68">
        <w:t xml:space="preserve"> </w:t>
      </w:r>
      <w:r w:rsidR="0075485B">
        <w:t>(</w:t>
      </w:r>
      <w:r w:rsidR="005D0DCA" w:rsidRPr="00A95D68">
        <w:t xml:space="preserve">2–4). Silloin oon </w:t>
      </w:r>
      <w:r w:rsidR="00422BB1" w:rsidRPr="00A95D68">
        <w:t>syntaktin alkhuun</w:t>
      </w:r>
      <w:r w:rsidR="00422BB1">
        <w:t xml:space="preserve"> ushein siiretty vaphaan </w:t>
      </w:r>
      <w:r w:rsidR="00DD66F1">
        <w:t>adverbiaalin</w:t>
      </w:r>
      <w:r w:rsidR="00DD66F1" w:rsidRPr="00A95D68">
        <w:t xml:space="preserve"> </w:t>
      </w:r>
      <w:r w:rsidR="0075485B">
        <w:t>(</w:t>
      </w:r>
      <w:r w:rsidR="00386913" w:rsidRPr="00A95D68">
        <w:t>3, 4)</w:t>
      </w:r>
      <w:r w:rsidR="005D0DCA" w:rsidRPr="00A95D68">
        <w:t xml:space="preserve">; </w:t>
      </w:r>
      <w:r w:rsidR="00241610">
        <w:t>prinsip</w:t>
      </w:r>
      <w:r w:rsidR="005D0DCA" w:rsidRPr="00A95D68">
        <w:t>pin</w:t>
      </w:r>
      <w:r w:rsidR="00DE60B2">
        <w:t>n</w:t>
      </w:r>
      <w:r w:rsidR="00E615BD" w:rsidRPr="00A95D68">
        <w:t>ä</w:t>
      </w:r>
      <w:r w:rsidR="00386913" w:rsidRPr="00A95D68">
        <w:t>hän oon ette välttäät konstruksuunii, mi</w:t>
      </w:r>
      <w:r w:rsidR="00390292" w:rsidRPr="00A95D68">
        <w:t xml:space="preserve">ssä verbi oon syntaktin alussa. Ko muistelhaan, mitä sattaa, subjekti oon </w:t>
      </w:r>
      <w:r w:rsidRPr="00A95D68">
        <w:t xml:space="preserve">syntaktin lopussa samhaan laihiin ko </w:t>
      </w:r>
      <w:r w:rsidRPr="00664EB9">
        <w:rPr>
          <w:caps/>
        </w:rPr>
        <w:t>eksistensi</w:t>
      </w:r>
      <w:r w:rsidRPr="00A95D68">
        <w:t>-syntaktissa</w:t>
      </w:r>
      <w:r w:rsidR="00390292" w:rsidRPr="00A95D68">
        <w:t xml:space="preserve"> </w:t>
      </w:r>
      <w:r w:rsidR="0075485B">
        <w:t>(</w:t>
      </w:r>
      <w:r w:rsidR="00390292" w:rsidRPr="00A95D68">
        <w:t>5–7).</w:t>
      </w:r>
      <w:r w:rsidRPr="00A95D68">
        <w:t xml:space="preserve"> </w:t>
      </w:r>
      <w:r w:rsidR="00DD66F1">
        <w:t xml:space="preserve">Syntaktit muistutethaanki </w:t>
      </w:r>
      <w:r w:rsidR="00DD66F1">
        <w:rPr>
          <w:caps/>
        </w:rPr>
        <w:t>eksistensi</w:t>
      </w:r>
      <w:r w:rsidR="00DD66F1">
        <w:t>-syntaktiita.</w:t>
      </w:r>
      <w:r w:rsidR="00DD66F1">
        <w:rPr>
          <w:caps/>
        </w:rPr>
        <w:t xml:space="preserve"> </w:t>
      </w:r>
      <w:r w:rsidR="003A6BF6" w:rsidRPr="00A95D68">
        <w:t>Mutta subjektin paikala syntaktin alussa saattaa kans olla</w:t>
      </w:r>
      <w:r w:rsidRPr="00A95D68">
        <w:t xml:space="preserve"> </w:t>
      </w:r>
      <w:r w:rsidR="0033715A">
        <w:t>tyyhä</w:t>
      </w:r>
      <w:r w:rsidRPr="00A95D68">
        <w:t xml:space="preserve"> s</w:t>
      </w:r>
      <w:r w:rsidR="00D507BA" w:rsidRPr="00A95D68">
        <w:t>ubjekti</w:t>
      </w:r>
      <w:r w:rsidRPr="00A95D68">
        <w:t xml:space="preserve"> </w:t>
      </w:r>
      <w:r w:rsidRPr="0033715A">
        <w:rPr>
          <w:i/>
        </w:rPr>
        <w:t>se</w:t>
      </w:r>
      <w:r w:rsidR="002929A4" w:rsidRPr="00A95D68">
        <w:t xml:space="preserve"> </w:t>
      </w:r>
      <w:r w:rsidR="0075485B">
        <w:t>(</w:t>
      </w:r>
      <w:r w:rsidR="002929A4" w:rsidRPr="00A95D68">
        <w:t>8)</w:t>
      </w:r>
      <w:r w:rsidRPr="00A95D68">
        <w:t xml:space="preserve">. </w:t>
      </w:r>
      <w:r w:rsidR="00D507BA" w:rsidRPr="00A95D68">
        <w:t>Kaikki n</w:t>
      </w:r>
      <w:r w:rsidRPr="00A95D68">
        <w:t xml:space="preserve">ämät </w:t>
      </w:r>
      <w:r w:rsidR="00D507BA" w:rsidRPr="00A95D68">
        <w:t>syntaktit</w:t>
      </w:r>
      <w:r w:rsidRPr="00A95D68">
        <w:t xml:space="preserve"> käänythään </w:t>
      </w:r>
      <w:r w:rsidR="00D507BA" w:rsidRPr="00A95D68">
        <w:t xml:space="preserve">ruijan kielheen </w:t>
      </w:r>
      <w:r w:rsidRPr="00A95D68">
        <w:t xml:space="preserve">semmoisella syntaktilla, missä subjektin paikala oon </w:t>
      </w:r>
      <w:r w:rsidR="00991AEE">
        <w:t>tyyhä</w:t>
      </w:r>
      <w:r w:rsidRPr="00A95D68">
        <w:t xml:space="preserve"> subjekti </w:t>
      </w:r>
      <w:r w:rsidRPr="00991AEE">
        <w:rPr>
          <w:i/>
        </w:rPr>
        <w:t>det</w:t>
      </w:r>
      <w:r w:rsidRPr="00A95D68">
        <w:t>.</w:t>
      </w:r>
      <w:r w:rsidR="006A65B9" w:rsidRPr="00A95D68">
        <w:t xml:space="preserve"> Esimerkkii </w:t>
      </w:r>
      <w:r w:rsidR="006A65B9" w:rsidRPr="00CB5666">
        <w:rPr>
          <w:caps/>
        </w:rPr>
        <w:t>säätila</w:t>
      </w:r>
      <w:r w:rsidR="00CB2DC3" w:rsidRPr="00A95D68">
        <w:t>-</w:t>
      </w:r>
      <w:r w:rsidR="006A65B9" w:rsidRPr="00A95D68">
        <w:t>syntaktista:</w:t>
      </w:r>
    </w:p>
    <w:p w14:paraId="7B8169ED" w14:textId="44FD0D96" w:rsidR="00AF7F07" w:rsidRPr="00A95D68" w:rsidRDefault="0075485B" w:rsidP="00BD2A19">
      <w:pPr>
        <w:tabs>
          <w:tab w:val="left" w:pos="1710"/>
          <w:tab w:val="left" w:pos="3330"/>
        </w:tabs>
        <w:spacing w:before="120" w:after="40"/>
      </w:pPr>
      <w:r>
        <w:t>(</w:t>
      </w:r>
      <w:r w:rsidR="00AF7F07" w:rsidRPr="00A95D68">
        <w:t>2) Sattaa</w:t>
      </w:r>
      <w:r w:rsidR="00AF7F07" w:rsidRPr="00A95D68">
        <w:tab/>
        <w:t>ja</w:t>
      </w:r>
      <w:r w:rsidR="00AF7F07" w:rsidRPr="00A95D68">
        <w:tab/>
        <w:t>tuulee.</w:t>
      </w:r>
    </w:p>
    <w:p w14:paraId="5CED5865" w14:textId="2D7686FE" w:rsidR="00AF7F07" w:rsidRPr="00A95D68" w:rsidRDefault="00AF7F07" w:rsidP="00BD2A19">
      <w:pPr>
        <w:tabs>
          <w:tab w:val="left" w:pos="1710"/>
          <w:tab w:val="left" w:pos="1985"/>
          <w:tab w:val="left" w:pos="3330"/>
          <w:tab w:val="left" w:pos="4395"/>
        </w:tabs>
        <w:spacing w:before="40" w:after="40"/>
      </w:pPr>
      <w:r w:rsidRPr="00A95D68">
        <w:t>V[</w:t>
      </w:r>
      <w:r w:rsidRPr="00DE60B2">
        <w:rPr>
          <w:i/>
        </w:rPr>
        <w:t>sattaat</w:t>
      </w:r>
      <w:r w:rsidR="00DE60B2">
        <w:t xml:space="preserve">, </w:t>
      </w:r>
      <w:r w:rsidR="001337F6">
        <w:t>sg3</w:t>
      </w:r>
      <w:r w:rsidR="00DE60B2">
        <w:t>]</w:t>
      </w:r>
      <w:r w:rsidR="00DE60B2">
        <w:tab/>
        <w:t>Konj</w:t>
      </w:r>
      <w:r w:rsidRPr="00A95D68">
        <w:tab/>
        <w:t>V[</w:t>
      </w:r>
      <w:r w:rsidRPr="00DE60B2">
        <w:rPr>
          <w:i/>
        </w:rPr>
        <w:t>tuula</w:t>
      </w:r>
      <w:r w:rsidRPr="00A95D68">
        <w:t xml:space="preserve">, </w:t>
      </w:r>
      <w:r w:rsidR="001337F6">
        <w:t>sg3</w:t>
      </w:r>
      <w:r w:rsidRPr="00A95D68">
        <w:t>]</w:t>
      </w:r>
    </w:p>
    <w:p w14:paraId="5B814F0B" w14:textId="76FE1707" w:rsidR="00AF7F07" w:rsidRPr="00A95D68" w:rsidRDefault="00DE60B2" w:rsidP="00BD2A19">
      <w:pPr>
        <w:tabs>
          <w:tab w:val="left" w:pos="1710"/>
          <w:tab w:val="left" w:pos="1985"/>
          <w:tab w:val="left" w:pos="3330"/>
          <w:tab w:val="left" w:pos="4395"/>
        </w:tabs>
        <w:spacing w:before="40" w:after="120"/>
      </w:pPr>
      <w:r>
        <w:t>V</w:t>
      </w:r>
      <w:r>
        <w:tab/>
        <w:t>Konj</w:t>
      </w:r>
      <w:r w:rsidR="00AF7F07" w:rsidRPr="00A95D68">
        <w:tab/>
        <w:t>V</w:t>
      </w:r>
    </w:p>
    <w:p w14:paraId="329F4F65" w14:textId="63147C8E" w:rsidR="00B30251" w:rsidRPr="00A95D68" w:rsidRDefault="0075485B" w:rsidP="00BD2A19">
      <w:pPr>
        <w:tabs>
          <w:tab w:val="left" w:pos="1710"/>
          <w:tab w:val="left" w:pos="3330"/>
        </w:tabs>
        <w:spacing w:before="120" w:after="40"/>
      </w:pPr>
      <w:r>
        <w:t>(</w:t>
      </w:r>
      <w:r w:rsidR="00AF7F07" w:rsidRPr="00A95D68">
        <w:t xml:space="preserve">3) </w:t>
      </w:r>
      <w:r w:rsidR="00B30251" w:rsidRPr="00A95D68">
        <w:t>Ulkona</w:t>
      </w:r>
      <w:r w:rsidR="00B30251" w:rsidRPr="00A95D68">
        <w:tab/>
        <w:t>sattaa.</w:t>
      </w:r>
    </w:p>
    <w:p w14:paraId="24B5A32B" w14:textId="342791CD" w:rsidR="00B30251" w:rsidRPr="00A95D68" w:rsidRDefault="00B30251" w:rsidP="00BD2A19">
      <w:pPr>
        <w:tabs>
          <w:tab w:val="left" w:pos="1710"/>
          <w:tab w:val="left" w:pos="1985"/>
          <w:tab w:val="left" w:pos="3330"/>
          <w:tab w:val="left" w:pos="4395"/>
        </w:tabs>
        <w:spacing w:before="40" w:after="40"/>
      </w:pPr>
      <w:r w:rsidRPr="00A95D68">
        <w:t>ADV</w:t>
      </w:r>
      <w:r w:rsidRPr="00A95D68">
        <w:tab/>
        <w:t>V[</w:t>
      </w:r>
      <w:r w:rsidRPr="009C62D6">
        <w:rPr>
          <w:i/>
        </w:rPr>
        <w:t>sattaat</w:t>
      </w:r>
      <w:r w:rsidRPr="00A95D68">
        <w:t xml:space="preserve">, </w:t>
      </w:r>
      <w:r w:rsidR="001337F6">
        <w:t>sg3</w:t>
      </w:r>
      <w:r w:rsidRPr="00A95D68">
        <w:t>]</w:t>
      </w:r>
    </w:p>
    <w:p w14:paraId="67417B6A" w14:textId="08B9AB08" w:rsidR="00B30251" w:rsidRPr="00A95D68" w:rsidRDefault="005360B7" w:rsidP="00BD2A19">
      <w:pPr>
        <w:tabs>
          <w:tab w:val="left" w:pos="1710"/>
          <w:tab w:val="left" w:pos="1985"/>
          <w:tab w:val="left" w:pos="3330"/>
          <w:tab w:val="left" w:pos="4395"/>
        </w:tabs>
        <w:spacing w:before="40" w:after="120"/>
      </w:pPr>
      <w:r>
        <w:t>V-</w:t>
      </w:r>
      <w:r w:rsidR="00B30251" w:rsidRPr="00A95D68">
        <w:t>ADVLI</w:t>
      </w:r>
      <w:r w:rsidR="00B30251" w:rsidRPr="00A95D68">
        <w:tab/>
        <w:t>V</w:t>
      </w:r>
    </w:p>
    <w:p w14:paraId="562886B2" w14:textId="79EA33A6" w:rsidR="00B30251" w:rsidRPr="00A95D68" w:rsidRDefault="0075485B" w:rsidP="00BD2A19">
      <w:pPr>
        <w:tabs>
          <w:tab w:val="left" w:pos="1710"/>
          <w:tab w:val="left" w:pos="3330"/>
        </w:tabs>
        <w:spacing w:before="120" w:after="40"/>
      </w:pPr>
      <w:r>
        <w:t>(</w:t>
      </w:r>
      <w:r w:rsidR="00AF7F07" w:rsidRPr="00A95D68">
        <w:t xml:space="preserve">4) </w:t>
      </w:r>
      <w:r w:rsidR="00B30251" w:rsidRPr="00A95D68">
        <w:t>Merelä</w:t>
      </w:r>
      <w:r w:rsidR="00B30251" w:rsidRPr="00A95D68">
        <w:tab/>
        <w:t>tuuli.</w:t>
      </w:r>
    </w:p>
    <w:p w14:paraId="6BC437CC" w14:textId="46F3918C" w:rsidR="00B30251" w:rsidRPr="00A95D68" w:rsidRDefault="00B30251" w:rsidP="00BD2A19">
      <w:pPr>
        <w:tabs>
          <w:tab w:val="left" w:pos="1710"/>
          <w:tab w:val="left" w:pos="1985"/>
          <w:tab w:val="left" w:pos="3330"/>
          <w:tab w:val="left" w:pos="4395"/>
        </w:tabs>
        <w:spacing w:before="40" w:after="40"/>
      </w:pPr>
      <w:r w:rsidRPr="00A95D68">
        <w:t>N[</w:t>
      </w:r>
      <w:r w:rsidR="00685298">
        <w:t>sg</w:t>
      </w:r>
      <w:r w:rsidR="00BC1EB8">
        <w:t>.adess.</w:t>
      </w:r>
      <w:r w:rsidRPr="00A95D68">
        <w:t>]</w:t>
      </w:r>
      <w:r w:rsidRPr="00A95D68">
        <w:tab/>
        <w:t>V[</w:t>
      </w:r>
      <w:r w:rsidRPr="009C62D6">
        <w:rPr>
          <w:i/>
        </w:rPr>
        <w:t>tuula</w:t>
      </w:r>
      <w:r w:rsidRPr="00A95D68">
        <w:t xml:space="preserve">, </w:t>
      </w:r>
      <w:r w:rsidR="001337F6">
        <w:t>sg3</w:t>
      </w:r>
      <w:r w:rsidRPr="00A95D68">
        <w:t>]</w:t>
      </w:r>
    </w:p>
    <w:p w14:paraId="619D84D8" w14:textId="55E30D79" w:rsidR="006A65B9" w:rsidRPr="00A95D68" w:rsidRDefault="005360B7" w:rsidP="00BD2A19">
      <w:pPr>
        <w:tabs>
          <w:tab w:val="left" w:pos="1710"/>
          <w:tab w:val="left" w:pos="1985"/>
          <w:tab w:val="left" w:pos="3330"/>
          <w:tab w:val="left" w:pos="4395"/>
        </w:tabs>
        <w:spacing w:before="40" w:after="120"/>
      </w:pPr>
      <w:r>
        <w:t>V-</w:t>
      </w:r>
      <w:r w:rsidR="006A65B9" w:rsidRPr="00A95D68">
        <w:t>ADVLI</w:t>
      </w:r>
      <w:r w:rsidR="006A65B9" w:rsidRPr="00A95D68">
        <w:tab/>
        <w:t>V</w:t>
      </w:r>
    </w:p>
    <w:p w14:paraId="01DC6D45" w14:textId="44415CD5" w:rsidR="00390292" w:rsidRPr="00A95D68" w:rsidRDefault="0075485B" w:rsidP="0011363A">
      <w:pPr>
        <w:tabs>
          <w:tab w:val="left" w:pos="1710"/>
          <w:tab w:val="left" w:pos="3420"/>
        </w:tabs>
        <w:spacing w:before="120" w:after="40"/>
      </w:pPr>
      <w:r>
        <w:t>(</w:t>
      </w:r>
      <w:r w:rsidR="00390292" w:rsidRPr="00A95D68">
        <w:t>5) Tromssassa</w:t>
      </w:r>
      <w:r w:rsidR="00390292" w:rsidRPr="00A95D68">
        <w:tab/>
        <w:t>sattaa</w:t>
      </w:r>
      <w:r w:rsidR="00390292" w:rsidRPr="00A95D68">
        <w:tab/>
        <w:t>vettä.</w:t>
      </w:r>
    </w:p>
    <w:p w14:paraId="0058B382" w14:textId="0B891D5F" w:rsidR="00390292" w:rsidRPr="00A95D68" w:rsidRDefault="00390292" w:rsidP="0011363A">
      <w:pPr>
        <w:tabs>
          <w:tab w:val="left" w:pos="1710"/>
          <w:tab w:val="left" w:pos="1985"/>
          <w:tab w:val="left" w:pos="3420"/>
          <w:tab w:val="left" w:pos="4395"/>
        </w:tabs>
        <w:spacing w:before="40" w:after="40"/>
      </w:pPr>
      <w:r w:rsidRPr="00A95D68">
        <w:t>N[sg.iness.]</w:t>
      </w:r>
      <w:r w:rsidRPr="00A95D68">
        <w:tab/>
        <w:t>V[</w:t>
      </w:r>
      <w:r w:rsidRPr="009C62D6">
        <w:rPr>
          <w:i/>
        </w:rPr>
        <w:t>sattaat</w:t>
      </w:r>
      <w:r w:rsidRPr="00A95D68">
        <w:t xml:space="preserve">, </w:t>
      </w:r>
      <w:r w:rsidR="001337F6">
        <w:t>sg3</w:t>
      </w:r>
      <w:r w:rsidRPr="00A95D68">
        <w:t>]</w:t>
      </w:r>
      <w:r w:rsidRPr="00A95D68">
        <w:tab/>
        <w:t>N[sg.</w:t>
      </w:r>
      <w:r w:rsidR="00B84183">
        <w:t>part.]</w:t>
      </w:r>
    </w:p>
    <w:p w14:paraId="65EB219F" w14:textId="0288C44F" w:rsidR="00390292" w:rsidRPr="00A95D68" w:rsidRDefault="005360B7" w:rsidP="0017413F">
      <w:pPr>
        <w:tabs>
          <w:tab w:val="left" w:pos="1710"/>
          <w:tab w:val="left" w:pos="3420"/>
        </w:tabs>
        <w:spacing w:before="40" w:after="120"/>
      </w:pPr>
      <w:r>
        <w:t>V-</w:t>
      </w:r>
      <w:r w:rsidR="004F4A22" w:rsidRPr="00A95D68">
        <w:t>ADVLI</w:t>
      </w:r>
      <w:r w:rsidR="004F4A22" w:rsidRPr="00A95D68">
        <w:tab/>
        <w:t>V</w:t>
      </w:r>
      <w:r w:rsidR="004F4A22" w:rsidRPr="00A95D68">
        <w:tab/>
        <w:t>SUBJ</w:t>
      </w:r>
    </w:p>
    <w:p w14:paraId="0875C5B9" w14:textId="1DB40D6C" w:rsidR="00390292" w:rsidRPr="00A95D68" w:rsidRDefault="0075485B" w:rsidP="00BD2A19">
      <w:pPr>
        <w:tabs>
          <w:tab w:val="left" w:pos="1710"/>
          <w:tab w:val="left" w:pos="2790"/>
        </w:tabs>
        <w:spacing w:before="120" w:after="40"/>
      </w:pPr>
      <w:r>
        <w:t>(</w:t>
      </w:r>
      <w:r w:rsidR="00390292" w:rsidRPr="00A95D68">
        <w:t>6) Tunturissa</w:t>
      </w:r>
      <w:r w:rsidR="00B31A02" w:rsidRPr="00A95D68">
        <w:t xml:space="preserve"> </w:t>
      </w:r>
      <w:r w:rsidR="00390292" w:rsidRPr="00A95D68">
        <w:t>pani/satoi</w:t>
      </w:r>
      <w:r w:rsidR="00B31A02" w:rsidRPr="00A95D68">
        <w:t xml:space="preserve"> </w:t>
      </w:r>
      <w:r w:rsidR="00390292" w:rsidRPr="00A95D68">
        <w:t>lunta.</w:t>
      </w:r>
    </w:p>
    <w:p w14:paraId="6615BFB7" w14:textId="3171438F" w:rsidR="00390292" w:rsidRPr="00A95D68" w:rsidRDefault="0075485B" w:rsidP="00BD2A19">
      <w:pPr>
        <w:tabs>
          <w:tab w:val="left" w:pos="1985"/>
          <w:tab w:val="left" w:pos="4820"/>
        </w:tabs>
        <w:spacing w:before="120" w:after="120"/>
      </w:pPr>
      <w:r>
        <w:t>(</w:t>
      </w:r>
      <w:r w:rsidR="00390292" w:rsidRPr="00A95D68">
        <w:t>7) Pyssyjovessa</w:t>
      </w:r>
      <w:r w:rsidR="00B31A02" w:rsidRPr="00A95D68">
        <w:t xml:space="preserve"> </w:t>
      </w:r>
      <w:r w:rsidR="00390292" w:rsidRPr="00A95D68">
        <w:t>sattaa</w:t>
      </w:r>
      <w:r w:rsidR="00B31A02" w:rsidRPr="00A95D68">
        <w:t xml:space="preserve"> </w:t>
      </w:r>
      <w:r w:rsidR="00390292" w:rsidRPr="00A95D68">
        <w:t>rakheita.</w:t>
      </w:r>
    </w:p>
    <w:p w14:paraId="21EBDA82" w14:textId="768B4B39" w:rsidR="006D75E2" w:rsidRPr="00A95D68" w:rsidRDefault="0075485B" w:rsidP="00BD2A19">
      <w:pPr>
        <w:tabs>
          <w:tab w:val="left" w:pos="1890"/>
          <w:tab w:val="left" w:pos="3510"/>
          <w:tab w:val="left" w:pos="4770"/>
        </w:tabs>
        <w:spacing w:before="120" w:after="120"/>
      </w:pPr>
      <w:r>
        <w:t>(</w:t>
      </w:r>
      <w:r w:rsidR="006D75E2" w:rsidRPr="00A95D68">
        <w:t>8) Se</w:t>
      </w:r>
      <w:r w:rsidR="00B31A02" w:rsidRPr="00A95D68">
        <w:t xml:space="preserve"> </w:t>
      </w:r>
      <w:r w:rsidR="006D75E2" w:rsidRPr="00A95D68">
        <w:t>sattaa</w:t>
      </w:r>
      <w:r w:rsidR="00B31A02" w:rsidRPr="00A95D68">
        <w:t xml:space="preserve"> </w:t>
      </w:r>
      <w:r w:rsidR="006D75E2" w:rsidRPr="00A95D68">
        <w:t>ja</w:t>
      </w:r>
      <w:r w:rsidR="00B31A02" w:rsidRPr="00A95D68">
        <w:t xml:space="preserve"> </w:t>
      </w:r>
      <w:r w:rsidR="006D75E2" w:rsidRPr="00A95D68">
        <w:t>tuulee.</w:t>
      </w:r>
    </w:p>
    <w:p w14:paraId="407751A1" w14:textId="49B46761" w:rsidR="00094DEC" w:rsidRPr="00A95D68" w:rsidRDefault="00B30251" w:rsidP="00BD2A19">
      <w:pPr>
        <w:pStyle w:val="Brdtekst"/>
        <w:spacing w:before="120"/>
      </w:pPr>
      <w:r w:rsidRPr="00A95D68">
        <w:t>Näjemä, ette sääverbiin kans ei ole subjektikongruenssii</w:t>
      </w:r>
      <w:r w:rsidR="004365C2" w:rsidRPr="00A95D68">
        <w:t xml:space="preserve"> </w:t>
      </w:r>
      <w:r w:rsidR="0075485B">
        <w:t>(</w:t>
      </w:r>
      <w:r w:rsidR="004365C2" w:rsidRPr="00A95D68">
        <w:t>esimerkki 7)</w:t>
      </w:r>
      <w:r w:rsidRPr="00A95D68">
        <w:t>, ja syntakti</w:t>
      </w:r>
      <w:r w:rsidR="00F83599" w:rsidRPr="00A95D68">
        <w:t>tyyppi</w:t>
      </w:r>
      <w:r w:rsidRPr="00A95D68">
        <w:t xml:space="preserve"> muistuttaa </w:t>
      </w:r>
      <w:r w:rsidR="009A1594" w:rsidRPr="00A95D68">
        <w:t xml:space="preserve">siinäki </w:t>
      </w:r>
      <w:r w:rsidRPr="0017413F">
        <w:rPr>
          <w:caps/>
        </w:rPr>
        <w:t>eksistensi</w:t>
      </w:r>
      <w:r w:rsidR="003566DF" w:rsidRPr="00A95D68">
        <w:t>-</w:t>
      </w:r>
      <w:r w:rsidR="00125A61" w:rsidRPr="00A95D68">
        <w:t>syntaktii</w:t>
      </w:r>
      <w:r w:rsidRPr="00A95D68">
        <w:t>.</w:t>
      </w:r>
    </w:p>
    <w:tbl>
      <w:tblPr>
        <w:tblStyle w:val="Tabellrutenett"/>
        <w:tblW w:w="0" w:type="auto"/>
        <w:tblLook w:val="04A0" w:firstRow="1" w:lastRow="0" w:firstColumn="1" w:lastColumn="0" w:noHBand="0" w:noVBand="1"/>
      </w:tblPr>
      <w:tblGrid>
        <w:gridCol w:w="8522"/>
      </w:tblGrid>
      <w:tr w:rsidR="00107141" w:rsidRPr="00A95D68" w14:paraId="05E412D8" w14:textId="77777777" w:rsidTr="00107141">
        <w:tc>
          <w:tcPr>
            <w:tcW w:w="9279" w:type="dxa"/>
          </w:tcPr>
          <w:p w14:paraId="1C1331D6" w14:textId="406DF9CA" w:rsidR="00107141" w:rsidRPr="00A95D68" w:rsidRDefault="00FD2DB5" w:rsidP="00BD2A19">
            <w:pPr>
              <w:pStyle w:val="Brdtekst"/>
              <w:spacing w:before="120"/>
              <w:rPr>
                <w:smallCaps/>
              </w:rPr>
            </w:pPr>
            <w:r w:rsidRPr="00D43BC9">
              <w:rPr>
                <w:caps/>
              </w:rPr>
              <w:t>säätila</w:t>
            </w:r>
            <w:r w:rsidR="00107141" w:rsidRPr="00A95D68">
              <w:rPr>
                <w:smallCaps/>
              </w:rPr>
              <w:t>:</w:t>
            </w:r>
          </w:p>
          <w:p w14:paraId="08CB9A1D" w14:textId="46EE0715" w:rsidR="00107141" w:rsidRPr="00A95D68" w:rsidRDefault="003169E8" w:rsidP="00BD2A19">
            <w:pPr>
              <w:pStyle w:val="Brdtekst"/>
              <w:spacing w:before="120"/>
            </w:pPr>
            <w:r>
              <w:t>(</w:t>
            </w:r>
            <w:r w:rsidR="00FF5069">
              <w:rPr>
                <w:i/>
              </w:rPr>
              <w:t>s</w:t>
            </w:r>
            <w:r w:rsidRPr="006438F6">
              <w:rPr>
                <w:i/>
              </w:rPr>
              <w:t>e</w:t>
            </w:r>
            <w:r w:rsidRPr="006438F6">
              <w:t>/</w:t>
            </w:r>
            <w:r>
              <w:t xml:space="preserve">V-ADVLI[NP/PP/AdvP] </w:t>
            </w:r>
            <w:r w:rsidR="004F4A22" w:rsidRPr="00A95D68">
              <w:t>+</w:t>
            </w:r>
            <w:r w:rsidR="00107141" w:rsidRPr="00A95D68">
              <w:t>) V[sääverbi</w:t>
            </w:r>
            <w:r w:rsidR="004F4A22" w:rsidRPr="00A95D68">
              <w:t xml:space="preserve">, </w:t>
            </w:r>
            <w:r w:rsidR="001337F6">
              <w:t>sg3</w:t>
            </w:r>
            <w:r w:rsidR="004F4A22" w:rsidRPr="00A95D68">
              <w:t xml:space="preserve">] </w:t>
            </w:r>
            <w:r w:rsidR="0075485B">
              <w:t>(</w:t>
            </w:r>
            <w:r w:rsidR="004F4A22" w:rsidRPr="00A95D68">
              <w:t xml:space="preserve">+ </w:t>
            </w:r>
            <w:r w:rsidR="00B37FA3" w:rsidRPr="00A95D68">
              <w:t>SUBJ[</w:t>
            </w:r>
            <w:r w:rsidR="00E74809">
              <w:t>NP[</w:t>
            </w:r>
            <w:r w:rsidR="00B37FA3" w:rsidRPr="00A95D68">
              <w:t>part.]</w:t>
            </w:r>
            <w:r w:rsidR="00E74809">
              <w:t>]</w:t>
            </w:r>
            <w:r w:rsidR="00DD66F1">
              <w:t>)</w:t>
            </w:r>
          </w:p>
        </w:tc>
      </w:tr>
    </w:tbl>
    <w:p w14:paraId="78548023" w14:textId="5FC5A308" w:rsidR="00093CEC" w:rsidRPr="00D43BC9" w:rsidRDefault="00865089" w:rsidP="00093CEC">
      <w:pPr>
        <w:pStyle w:val="Overskrift4"/>
        <w:rPr>
          <w:caps/>
        </w:rPr>
      </w:pPr>
      <w:bookmarkStart w:id="1109" w:name="_Toc311273781"/>
      <w:r w:rsidRPr="00D43BC9">
        <w:rPr>
          <w:caps/>
        </w:rPr>
        <w:t>U</w:t>
      </w:r>
      <w:r w:rsidR="00D43BC9" w:rsidRPr="00D43BC9">
        <w:rPr>
          <w:caps/>
        </w:rPr>
        <w:t>lk</w:t>
      </w:r>
      <w:r w:rsidR="00093CEC" w:rsidRPr="00D43BC9">
        <w:rPr>
          <w:caps/>
        </w:rPr>
        <w:t>oinen olotila</w:t>
      </w:r>
      <w:bookmarkEnd w:id="1109"/>
    </w:p>
    <w:p w14:paraId="2430358A" w14:textId="5BEE6E57" w:rsidR="003C4753" w:rsidRDefault="00B30251" w:rsidP="00BD2A19">
      <w:pPr>
        <w:pStyle w:val="Brdtekstinnrykk"/>
        <w:spacing w:before="120"/>
        <w:ind w:left="0"/>
      </w:pPr>
      <w:r w:rsidRPr="00A95D68">
        <w:t xml:space="preserve">Oon kans olemassa </w:t>
      </w:r>
      <w:r w:rsidR="00D507BA" w:rsidRPr="00A95D68">
        <w:t>muun</w:t>
      </w:r>
      <w:r w:rsidR="00125A61" w:rsidRPr="00A95D68">
        <w:t>lainen</w:t>
      </w:r>
      <w:r w:rsidRPr="00A95D68">
        <w:t xml:space="preserve"> </w:t>
      </w:r>
      <w:r w:rsidR="00F031AE">
        <w:t>ulkoisesta olo</w:t>
      </w:r>
      <w:r w:rsidRPr="00A95D68">
        <w:t>tilasta</w:t>
      </w:r>
      <w:r w:rsidR="00F031AE">
        <w:t>,</w:t>
      </w:r>
      <w:r w:rsidRPr="00A95D68">
        <w:t xml:space="preserve"> </w:t>
      </w:r>
      <w:r w:rsidR="00F031AE">
        <w:t>niin ko esimerkiksi temperatuurista tahi muusta ilman laađusta,</w:t>
      </w:r>
      <w:r w:rsidR="00F031AE" w:rsidRPr="00A95D68">
        <w:t xml:space="preserve"> </w:t>
      </w:r>
      <w:r w:rsidRPr="00A95D68">
        <w:t>muisteleeva tyypp</w:t>
      </w:r>
      <w:r w:rsidR="00F031AE">
        <w:t>i</w:t>
      </w:r>
      <w:r w:rsidR="00B968C9">
        <w:t>. V</w:t>
      </w:r>
      <w:r w:rsidR="00C5242B" w:rsidRPr="00A95D68">
        <w:t xml:space="preserve">erbinä </w:t>
      </w:r>
      <w:r w:rsidR="00B968C9">
        <w:t xml:space="preserve">näissä </w:t>
      </w:r>
      <w:r w:rsidR="00C5242B" w:rsidRPr="00A95D68">
        <w:t xml:space="preserve">oon </w:t>
      </w:r>
      <w:r w:rsidR="00C5242B" w:rsidRPr="00B968C9">
        <w:rPr>
          <w:i/>
        </w:rPr>
        <w:t>olla</w:t>
      </w:r>
      <w:r w:rsidR="00C5242B" w:rsidRPr="00A95D68">
        <w:t xml:space="preserve"> </w:t>
      </w:r>
      <w:r w:rsidR="0075485B">
        <w:t>(</w:t>
      </w:r>
      <w:r w:rsidR="004E393B">
        <w:t>1–4</w:t>
      </w:r>
      <w:r w:rsidR="00B968C9">
        <w:t xml:space="preserve">) </w:t>
      </w:r>
      <w:r w:rsidR="00C5242B" w:rsidRPr="00A95D68">
        <w:t xml:space="preserve">eli </w:t>
      </w:r>
      <w:r w:rsidR="00C5242B" w:rsidRPr="00B968C9">
        <w:rPr>
          <w:i/>
        </w:rPr>
        <w:t>tulla</w:t>
      </w:r>
      <w:r w:rsidR="00B968C9">
        <w:rPr>
          <w:i/>
        </w:rPr>
        <w:t xml:space="preserve"> </w:t>
      </w:r>
      <w:r w:rsidR="0075485B">
        <w:t>(</w:t>
      </w:r>
      <w:r w:rsidR="00B968C9">
        <w:t>5</w:t>
      </w:r>
      <w:r w:rsidR="004E393B">
        <w:t>, 6</w:t>
      </w:r>
      <w:r w:rsidR="00B968C9">
        <w:t>)</w:t>
      </w:r>
      <w:r w:rsidR="00F031AE">
        <w:t>. Subjekti oon verbin pö</w:t>
      </w:r>
      <w:r w:rsidR="00C5242B" w:rsidRPr="00A95D68">
        <w:t xml:space="preserve">rässä, </w:t>
      </w:r>
      <w:r w:rsidR="0043564B">
        <w:t>viimisennä</w:t>
      </w:r>
      <w:r w:rsidR="00C5242B" w:rsidRPr="00A95D68">
        <w:t xml:space="preserve"> syntaktissa. Eriliikaisesti silloin ko </w:t>
      </w:r>
      <w:r w:rsidR="002B27B2">
        <w:t>komplement</w:t>
      </w:r>
      <w:r w:rsidR="00C5242B" w:rsidRPr="00A95D68">
        <w:t>tina oon adjektiivi</w:t>
      </w:r>
      <w:r w:rsidR="00B968C9">
        <w:t xml:space="preserve">fraasi </w:t>
      </w:r>
      <w:r w:rsidR="0075485B">
        <w:t>(</w:t>
      </w:r>
      <w:r w:rsidR="00B968C9">
        <w:t>2</w:t>
      </w:r>
      <w:r w:rsidR="001B4A9F" w:rsidRPr="00A95D68">
        <w:t>)</w:t>
      </w:r>
      <w:r w:rsidR="00C418CD">
        <w:t>, nämät saatta</w:t>
      </w:r>
      <w:r w:rsidR="00C5242B" w:rsidRPr="00A95D68">
        <w:t xml:space="preserve">a </w:t>
      </w:r>
      <w:r w:rsidR="00C5242B" w:rsidRPr="00A95D68">
        <w:lastRenderedPageBreak/>
        <w:t xml:space="preserve">analyseerata yhđenlaisiksi </w:t>
      </w:r>
      <w:r w:rsidR="00C5242B" w:rsidRPr="003F732E">
        <w:t>predi</w:t>
      </w:r>
      <w:r w:rsidR="00B968C9" w:rsidRPr="003F732E">
        <w:t>ka</w:t>
      </w:r>
      <w:r w:rsidR="00B31A02" w:rsidRPr="003F732E">
        <w:t>suuni</w:t>
      </w:r>
      <w:r w:rsidR="00C5242B" w:rsidRPr="00A95D68">
        <w:t xml:space="preserve">syntaktiiksi, missä </w:t>
      </w:r>
      <w:r w:rsidR="002B27B2">
        <w:t>komplement</w:t>
      </w:r>
      <w:r w:rsidR="00C5242B" w:rsidRPr="00A95D68">
        <w:t>ti</w:t>
      </w:r>
      <w:r w:rsidR="00B90B00" w:rsidRPr="00A95D68">
        <w:t>na</w:t>
      </w:r>
      <w:r w:rsidR="00C5242B" w:rsidRPr="00A95D68">
        <w:t xml:space="preserve"> oon predikatiivi</w:t>
      </w:r>
      <w:r w:rsidR="00984670">
        <w:t>.</w:t>
      </w:r>
    </w:p>
    <w:p w14:paraId="629C88ED" w14:textId="5F74F036" w:rsidR="00B30251" w:rsidRPr="00A95D68" w:rsidRDefault="0075485B" w:rsidP="00BD2A19">
      <w:pPr>
        <w:tabs>
          <w:tab w:val="left" w:pos="1620"/>
          <w:tab w:val="left" w:pos="3510"/>
        </w:tabs>
        <w:spacing w:before="120" w:after="40"/>
      </w:pPr>
      <w:r>
        <w:t>(</w:t>
      </w:r>
      <w:r w:rsidR="00B968C9">
        <w:t>1</w:t>
      </w:r>
      <w:r w:rsidR="00727F6B" w:rsidRPr="00A95D68">
        <w:t xml:space="preserve">) </w:t>
      </w:r>
      <w:r w:rsidR="00B30251" w:rsidRPr="00A95D68">
        <w:t>Oli</w:t>
      </w:r>
      <w:r w:rsidR="00B30251" w:rsidRPr="00A95D68">
        <w:tab/>
        <w:t>[kova sää].</w:t>
      </w:r>
    </w:p>
    <w:p w14:paraId="2A3DE136" w14:textId="75D3E3E2" w:rsidR="00B30251" w:rsidRPr="00A95D68" w:rsidRDefault="00B30251" w:rsidP="00BD2A19">
      <w:pPr>
        <w:tabs>
          <w:tab w:val="left" w:pos="1620"/>
          <w:tab w:val="left" w:pos="3510"/>
        </w:tabs>
        <w:spacing w:before="40" w:after="40"/>
      </w:pPr>
      <w:r w:rsidRPr="00A95D68">
        <w:t xml:space="preserve">V[olla, </w:t>
      </w:r>
      <w:r w:rsidR="001337F6">
        <w:t>sg3</w:t>
      </w:r>
      <w:r w:rsidRPr="00A95D68">
        <w:t>]</w:t>
      </w:r>
      <w:r w:rsidRPr="00A95D68">
        <w:tab/>
        <w:t>N[sg.nom.]</w:t>
      </w:r>
    </w:p>
    <w:p w14:paraId="22F5AAC9" w14:textId="77777777" w:rsidR="00B30251" w:rsidRPr="00A95D68" w:rsidRDefault="00B30251" w:rsidP="00BD2A19">
      <w:pPr>
        <w:tabs>
          <w:tab w:val="left" w:pos="1620"/>
          <w:tab w:val="left" w:pos="3510"/>
        </w:tabs>
        <w:spacing w:before="40" w:after="120"/>
      </w:pPr>
      <w:r w:rsidRPr="00A95D68">
        <w:t>V</w:t>
      </w:r>
      <w:r w:rsidRPr="00A95D68">
        <w:tab/>
      </w:r>
      <w:r w:rsidR="00C5242B" w:rsidRPr="00A95D68">
        <w:t>SUBJ</w:t>
      </w:r>
    </w:p>
    <w:p w14:paraId="0C46685A" w14:textId="2CC563B8" w:rsidR="004F3EFE" w:rsidRPr="00A95D68" w:rsidRDefault="0075485B" w:rsidP="00BD2A19">
      <w:pPr>
        <w:tabs>
          <w:tab w:val="left" w:pos="1620"/>
          <w:tab w:val="left" w:pos="3510"/>
        </w:tabs>
        <w:spacing w:before="120" w:after="40"/>
      </w:pPr>
      <w:r>
        <w:t>(</w:t>
      </w:r>
      <w:r w:rsidR="00B968C9">
        <w:t>2</w:t>
      </w:r>
      <w:r w:rsidR="00B06AF1" w:rsidRPr="00A95D68">
        <w:t xml:space="preserve">) </w:t>
      </w:r>
      <w:r w:rsidR="004F3EFE" w:rsidRPr="00A95D68">
        <w:t xml:space="preserve">Oli </w:t>
      </w:r>
      <w:r w:rsidR="004F3EFE" w:rsidRPr="00A95D68">
        <w:tab/>
        <w:t>[oikhein lämmin].</w:t>
      </w:r>
    </w:p>
    <w:p w14:paraId="041DF1E2" w14:textId="3C5B41DD" w:rsidR="004F3EFE" w:rsidRPr="00A95D68" w:rsidRDefault="004F3EFE" w:rsidP="00BD2A19">
      <w:pPr>
        <w:tabs>
          <w:tab w:val="left" w:pos="1620"/>
          <w:tab w:val="left" w:pos="3510"/>
        </w:tabs>
        <w:spacing w:before="40" w:after="40"/>
      </w:pPr>
      <w:r w:rsidRPr="00A95D68">
        <w:t xml:space="preserve">V[olla, </w:t>
      </w:r>
      <w:r w:rsidR="001337F6">
        <w:t>sg3</w:t>
      </w:r>
      <w:r w:rsidRPr="00A95D68">
        <w:t>]</w:t>
      </w:r>
      <w:r w:rsidRPr="00A95D68">
        <w:tab/>
      </w:r>
      <w:r w:rsidR="0080081E">
        <w:t>A</w:t>
      </w:r>
      <w:r w:rsidRPr="00A95D68">
        <w:t>[sg.nom.]</w:t>
      </w:r>
    </w:p>
    <w:p w14:paraId="7E7870BF" w14:textId="6D8A532F" w:rsidR="00727F6B" w:rsidRPr="00A95D68" w:rsidRDefault="004F3EFE" w:rsidP="00BD2A19">
      <w:pPr>
        <w:tabs>
          <w:tab w:val="left" w:pos="1620"/>
          <w:tab w:val="left" w:pos="3510"/>
        </w:tabs>
        <w:spacing w:before="40" w:after="120"/>
      </w:pPr>
      <w:r w:rsidRPr="00A95D68">
        <w:t>V</w:t>
      </w:r>
      <w:r w:rsidRPr="00A95D68">
        <w:tab/>
        <w:t>PREDVI</w:t>
      </w:r>
    </w:p>
    <w:p w14:paraId="3E1897E7" w14:textId="3696E642" w:rsidR="00275012" w:rsidRPr="00A95D68" w:rsidRDefault="0075485B" w:rsidP="00BD2A19">
      <w:pPr>
        <w:tabs>
          <w:tab w:val="left" w:pos="1620"/>
          <w:tab w:val="left" w:pos="3510"/>
        </w:tabs>
        <w:spacing w:before="120" w:after="120"/>
      </w:pPr>
      <w:r>
        <w:t>(</w:t>
      </w:r>
      <w:r w:rsidR="00B968C9">
        <w:t>3</w:t>
      </w:r>
      <w:r w:rsidR="00275012" w:rsidRPr="00A95D68">
        <w:t>) Oon ilta.</w:t>
      </w:r>
    </w:p>
    <w:p w14:paraId="112FE1C4" w14:textId="7357D3A5" w:rsidR="004E393B" w:rsidRPr="00A95D68" w:rsidRDefault="004E393B" w:rsidP="004E393B">
      <w:pPr>
        <w:tabs>
          <w:tab w:val="left" w:pos="1620"/>
          <w:tab w:val="left" w:pos="3510"/>
        </w:tabs>
        <w:spacing w:before="120" w:after="120"/>
      </w:pPr>
      <w:r>
        <w:t>(4) Ushein olthiin [pahat ilmat].</w:t>
      </w:r>
    </w:p>
    <w:p w14:paraId="01EC6E9D" w14:textId="0B74166C" w:rsidR="00275012" w:rsidRPr="00A95D68" w:rsidRDefault="0075485B" w:rsidP="004E393B">
      <w:pPr>
        <w:tabs>
          <w:tab w:val="left" w:pos="1620"/>
          <w:tab w:val="left" w:pos="3510"/>
        </w:tabs>
        <w:spacing w:before="120" w:after="120"/>
      </w:pPr>
      <w:r>
        <w:t>(</w:t>
      </w:r>
      <w:r w:rsidR="004E393B">
        <w:t>5</w:t>
      </w:r>
      <w:r w:rsidR="00275012" w:rsidRPr="00A95D68">
        <w:t>) Tuli [kaunis syksy].</w:t>
      </w:r>
    </w:p>
    <w:p w14:paraId="29E047CD" w14:textId="5CA0A040" w:rsidR="00275012" w:rsidRDefault="0075485B" w:rsidP="00BD2A19">
      <w:pPr>
        <w:tabs>
          <w:tab w:val="left" w:pos="1620"/>
          <w:tab w:val="left" w:pos="3510"/>
        </w:tabs>
        <w:spacing w:before="120" w:after="120"/>
      </w:pPr>
      <w:r>
        <w:t>(</w:t>
      </w:r>
      <w:r w:rsidR="004E393B">
        <w:t>6</w:t>
      </w:r>
      <w:r w:rsidR="00275012" w:rsidRPr="00A95D68">
        <w:t>) Huomena tullee [kaunis sää].</w:t>
      </w:r>
    </w:p>
    <w:p w14:paraId="0D3C2C9C" w14:textId="19695779" w:rsidR="00CA3D0C" w:rsidRPr="00A95D68" w:rsidRDefault="00CA3D0C" w:rsidP="00BD2A19">
      <w:pPr>
        <w:tabs>
          <w:tab w:val="left" w:pos="1620"/>
          <w:tab w:val="left" w:pos="3510"/>
        </w:tabs>
        <w:spacing w:before="120" w:after="120"/>
      </w:pPr>
      <w:r w:rsidRPr="00A95D68">
        <w:t>Näihinki syntakthiin saattaa lis</w:t>
      </w:r>
      <w:r w:rsidR="00991AEE">
        <w:t>ätä sen alkhuun tyyhän</w:t>
      </w:r>
      <w:r w:rsidRPr="00A95D68">
        <w:t xml:space="preserve"> subjektin </w:t>
      </w:r>
      <w:r w:rsidRPr="00991AEE">
        <w:rPr>
          <w:i/>
        </w:rPr>
        <w:t>se</w:t>
      </w:r>
      <w:r w:rsidR="00BF3C1F" w:rsidRPr="00A95D68">
        <w:t xml:space="preserve"> </w:t>
      </w:r>
      <w:r w:rsidR="0075485B">
        <w:t>(</w:t>
      </w:r>
      <w:r w:rsidR="00B968C9">
        <w:t>7</w:t>
      </w:r>
      <w:r w:rsidR="002E2F45">
        <w:t>, 8</w:t>
      </w:r>
      <w:r w:rsidR="00BF3C1F" w:rsidRPr="00A95D68">
        <w:t>)</w:t>
      </w:r>
      <w:r w:rsidRPr="00A95D68">
        <w:t>.</w:t>
      </w:r>
    </w:p>
    <w:p w14:paraId="597A4AEE" w14:textId="5997BB05" w:rsidR="00B06AF1" w:rsidRPr="00A95D68" w:rsidRDefault="0075485B" w:rsidP="00BD2A19">
      <w:pPr>
        <w:tabs>
          <w:tab w:val="left" w:pos="1620"/>
          <w:tab w:val="left" w:pos="3510"/>
        </w:tabs>
        <w:spacing w:before="120" w:after="120"/>
      </w:pPr>
      <w:r>
        <w:t>(</w:t>
      </w:r>
      <w:r w:rsidR="002E2F45">
        <w:t>7</w:t>
      </w:r>
      <w:r w:rsidR="00B06AF1" w:rsidRPr="00A95D68">
        <w:t>) Se</w:t>
      </w:r>
      <w:r w:rsidR="00275012" w:rsidRPr="00A95D68">
        <w:t xml:space="preserve"> </w:t>
      </w:r>
      <w:r w:rsidR="00B06AF1" w:rsidRPr="00A95D68">
        <w:t>oli</w:t>
      </w:r>
      <w:r w:rsidR="00275012" w:rsidRPr="00A95D68">
        <w:t xml:space="preserve"> </w:t>
      </w:r>
      <w:r w:rsidR="00B06AF1" w:rsidRPr="00A95D68">
        <w:t>[kaunis ilta].</w:t>
      </w:r>
    </w:p>
    <w:p w14:paraId="7129D04B" w14:textId="5522F088" w:rsidR="00B06AF1" w:rsidRPr="00A95D68" w:rsidRDefault="0075485B" w:rsidP="00BD2A19">
      <w:pPr>
        <w:tabs>
          <w:tab w:val="left" w:pos="1620"/>
          <w:tab w:val="left" w:pos="3510"/>
        </w:tabs>
        <w:spacing w:before="120" w:after="120"/>
      </w:pPr>
      <w:r>
        <w:t>(</w:t>
      </w:r>
      <w:r w:rsidR="002E2F45">
        <w:t>8</w:t>
      </w:r>
      <w:r w:rsidR="00B06AF1" w:rsidRPr="00A95D68">
        <w:t>) Se</w:t>
      </w:r>
      <w:r w:rsidR="00275012" w:rsidRPr="00A95D68">
        <w:t xml:space="preserve"> </w:t>
      </w:r>
      <w:r w:rsidR="00B06AF1" w:rsidRPr="00A95D68">
        <w:t>oli</w:t>
      </w:r>
      <w:r w:rsidR="00275012" w:rsidRPr="00A95D68">
        <w:t xml:space="preserve"> </w:t>
      </w:r>
      <w:r w:rsidR="00B06AF1" w:rsidRPr="00A95D68">
        <w:t>[oikhein lämmin].</w:t>
      </w:r>
    </w:p>
    <w:tbl>
      <w:tblPr>
        <w:tblStyle w:val="Tabellrutenett"/>
        <w:tblW w:w="0" w:type="auto"/>
        <w:tblLook w:val="04A0" w:firstRow="1" w:lastRow="0" w:firstColumn="1" w:lastColumn="0" w:noHBand="0" w:noVBand="1"/>
      </w:tblPr>
      <w:tblGrid>
        <w:gridCol w:w="8522"/>
      </w:tblGrid>
      <w:tr w:rsidR="00E44261" w:rsidRPr="00A95D68" w14:paraId="3AFE334E" w14:textId="77777777" w:rsidTr="00E44261">
        <w:tc>
          <w:tcPr>
            <w:tcW w:w="9279" w:type="dxa"/>
          </w:tcPr>
          <w:p w14:paraId="45031B24" w14:textId="09810627" w:rsidR="00E44261" w:rsidRPr="00A95D68" w:rsidRDefault="00D43BC9" w:rsidP="00BD2A19">
            <w:pPr>
              <w:tabs>
                <w:tab w:val="left" w:pos="1620"/>
                <w:tab w:val="left" w:pos="3510"/>
              </w:tabs>
              <w:spacing w:before="120" w:after="120"/>
              <w:rPr>
                <w:smallCaps/>
              </w:rPr>
            </w:pPr>
            <w:r w:rsidRPr="00D43BC9">
              <w:rPr>
                <w:caps/>
              </w:rPr>
              <w:t>ulk</w:t>
            </w:r>
            <w:r w:rsidR="00FD2DB5" w:rsidRPr="00D43BC9">
              <w:rPr>
                <w:caps/>
              </w:rPr>
              <w:t>oinen olotila</w:t>
            </w:r>
            <w:r w:rsidR="00E44261" w:rsidRPr="00A95D68">
              <w:rPr>
                <w:smallCaps/>
              </w:rPr>
              <w:t>:</w:t>
            </w:r>
          </w:p>
          <w:p w14:paraId="60731BCB" w14:textId="02403450" w:rsidR="00E44261" w:rsidRPr="00A95D68" w:rsidRDefault="00D42BFC" w:rsidP="002C1902">
            <w:pPr>
              <w:tabs>
                <w:tab w:val="left" w:pos="1620"/>
                <w:tab w:val="left" w:pos="3510"/>
              </w:tabs>
              <w:spacing w:before="120" w:after="120"/>
            </w:pPr>
            <w:r>
              <w:t>(</w:t>
            </w:r>
            <w:r>
              <w:rPr>
                <w:i/>
              </w:rPr>
              <w:t>s</w:t>
            </w:r>
            <w:r w:rsidRPr="006438F6">
              <w:rPr>
                <w:i/>
              </w:rPr>
              <w:t>e</w:t>
            </w:r>
            <w:r w:rsidRPr="006438F6">
              <w:t>/</w:t>
            </w:r>
            <w:r>
              <w:t>V-ADVLI[NP/PP/AdvP]</w:t>
            </w:r>
            <w:r w:rsidR="00E44261" w:rsidRPr="00A95D68">
              <w:t xml:space="preserve"> +) V[</w:t>
            </w:r>
            <w:r w:rsidR="00E44261" w:rsidRPr="00D42BFC">
              <w:rPr>
                <w:i/>
              </w:rPr>
              <w:t>tulla</w:t>
            </w:r>
            <w:r w:rsidR="001B127A" w:rsidRPr="001B127A">
              <w:t>,</w:t>
            </w:r>
            <w:r w:rsidR="00E44261" w:rsidRPr="00D42BFC">
              <w:rPr>
                <w:i/>
              </w:rPr>
              <w:t xml:space="preserve"> olla</w:t>
            </w:r>
            <w:r w:rsidR="008A7FF9">
              <w:t xml:space="preserve">, </w:t>
            </w:r>
            <w:r w:rsidR="002C1902">
              <w:t>subjektikongruensi</w:t>
            </w:r>
            <w:r w:rsidR="00E44261" w:rsidRPr="00A95D68">
              <w:t xml:space="preserve"> + </w:t>
            </w:r>
            <w:r w:rsidR="008A7FF9">
              <w:t>SUBJ</w:t>
            </w:r>
            <w:r w:rsidR="00780127">
              <w:t>[</w:t>
            </w:r>
            <w:r w:rsidR="00E44261" w:rsidRPr="00A95D68">
              <w:t>N</w:t>
            </w:r>
            <w:r w:rsidR="00D50D01">
              <w:t>P</w:t>
            </w:r>
            <w:r w:rsidR="00E44261" w:rsidRPr="00A95D68">
              <w:t>[nom.]</w:t>
            </w:r>
            <w:r w:rsidR="00C4151D">
              <w:t>]</w:t>
            </w:r>
            <w:r w:rsidR="00D50D01">
              <w:t>/PREDVI[AP[nom.]]</w:t>
            </w:r>
          </w:p>
        </w:tc>
      </w:tr>
    </w:tbl>
    <w:p w14:paraId="42A2BC6D" w14:textId="00FECEC6" w:rsidR="00B968C9" w:rsidRPr="00D43BC9" w:rsidRDefault="006B2BA7" w:rsidP="00B968C9">
      <w:pPr>
        <w:pStyle w:val="Overskrift4"/>
        <w:rPr>
          <w:caps/>
        </w:rPr>
      </w:pPr>
      <w:bookmarkStart w:id="1110" w:name="_Toc311273782"/>
      <w:r>
        <w:rPr>
          <w:caps/>
        </w:rPr>
        <w:t>S</w:t>
      </w:r>
      <w:r w:rsidR="00B968C9" w:rsidRPr="00D43BC9">
        <w:rPr>
          <w:caps/>
        </w:rPr>
        <w:t>ansi</w:t>
      </w:r>
      <w:r w:rsidR="00F031AE">
        <w:rPr>
          <w:caps/>
        </w:rPr>
        <w:t>tila</w:t>
      </w:r>
      <w:bookmarkEnd w:id="1110"/>
    </w:p>
    <w:p w14:paraId="1D8A062D" w14:textId="1578DF92" w:rsidR="00AC3F23" w:rsidRPr="0010544F" w:rsidRDefault="00CA55B2" w:rsidP="00BD2A19">
      <w:pPr>
        <w:pStyle w:val="Brdtekst"/>
        <w:spacing w:before="120"/>
      </w:pPr>
      <w:r w:rsidRPr="004124AD">
        <w:t>T</w:t>
      </w:r>
      <w:r w:rsidR="004F3EFE" w:rsidRPr="004124AD">
        <w:t>ila</w:t>
      </w:r>
      <w:r w:rsidRPr="00A95D68">
        <w:t>syntakti</w:t>
      </w:r>
      <w:r w:rsidR="00BF3C1F" w:rsidRPr="00A95D68">
        <w:t>t</w:t>
      </w:r>
      <w:r w:rsidRPr="00A95D68">
        <w:t xml:space="preserve"> oon kans semmois</w:t>
      </w:r>
      <w:r w:rsidR="00BF3C1F" w:rsidRPr="00A95D68">
        <w:t>et</w:t>
      </w:r>
      <w:r w:rsidR="004C6243" w:rsidRPr="00A95D68">
        <w:t>, missä oon predikati</w:t>
      </w:r>
      <w:r w:rsidR="00BF3C1F" w:rsidRPr="00A95D68">
        <w:t>i</w:t>
      </w:r>
      <w:r w:rsidR="004C6243" w:rsidRPr="00A95D68">
        <w:t xml:space="preserve">vi </w:t>
      </w:r>
      <w:r w:rsidR="00A86ED6" w:rsidRPr="00A95D68">
        <w:t xml:space="preserve">ablatiivissa </w:t>
      </w:r>
      <w:r w:rsidR="004C6243" w:rsidRPr="00A95D68">
        <w:t>ja mikkä</w:t>
      </w:r>
      <w:r w:rsidRPr="00A95D68">
        <w:t xml:space="preserve"> muistelhaan</w:t>
      </w:r>
      <w:r w:rsidR="004C6243" w:rsidRPr="00A95D68">
        <w:t>,</w:t>
      </w:r>
      <w:r w:rsidRPr="00A95D68">
        <w:t xml:space="preserve"> miltä jossaki paikassa eli tilassa haissee tahi näyttää. </w:t>
      </w:r>
      <w:r w:rsidR="006E1940">
        <w:t xml:space="preserve">Verbit oon </w:t>
      </w:r>
      <w:r w:rsidR="006E1940">
        <w:rPr>
          <w:i/>
        </w:rPr>
        <w:t xml:space="preserve">haista </w:t>
      </w:r>
      <w:r w:rsidR="006E1940">
        <w:t xml:space="preserve">ja </w:t>
      </w:r>
      <w:r w:rsidR="006E1940">
        <w:rPr>
          <w:i/>
        </w:rPr>
        <w:t>näyttää</w:t>
      </w:r>
      <w:r w:rsidR="0075485B" w:rsidRPr="0075485B">
        <w:t>(</w:t>
      </w:r>
      <w:r w:rsidR="006E1940">
        <w:rPr>
          <w:i/>
        </w:rPr>
        <w:t>t</w:t>
      </w:r>
      <w:r w:rsidR="0075485B" w:rsidRPr="0075485B">
        <w:t>)</w:t>
      </w:r>
      <w:r w:rsidR="001B127A" w:rsidRPr="001B127A">
        <w:t>.</w:t>
      </w:r>
      <w:r w:rsidR="006E1940">
        <w:rPr>
          <w:i/>
        </w:rPr>
        <w:t xml:space="preserve"> </w:t>
      </w:r>
      <w:r w:rsidR="00971D44">
        <w:t>Tämmöisissä syntaktiiss</w:t>
      </w:r>
      <w:r w:rsidRPr="00A95D68">
        <w:t xml:space="preserve">a </w:t>
      </w:r>
      <w:r w:rsidR="00193112" w:rsidRPr="00A95D68">
        <w:t xml:space="preserve">vailuu subjekti, mutta sen </w:t>
      </w:r>
      <w:r w:rsidR="00106443">
        <w:t>sijasta</w:t>
      </w:r>
      <w:r w:rsidR="007F01D2">
        <w:t xml:space="preserve"> korrelaattina</w:t>
      </w:r>
      <w:r w:rsidRPr="00A95D68">
        <w:t xml:space="preserve"> </w:t>
      </w:r>
      <w:r w:rsidR="00E44261" w:rsidRPr="00A95D68">
        <w:t>oon</w:t>
      </w:r>
      <w:r w:rsidRPr="00A95D68">
        <w:t xml:space="preserve"> paikan </w:t>
      </w:r>
      <w:r w:rsidR="00644140" w:rsidRPr="00A95D68">
        <w:t xml:space="preserve">adverbiaali </w:t>
      </w:r>
      <w:r w:rsidR="0075485B">
        <w:t>(</w:t>
      </w:r>
      <w:r w:rsidR="00DC227F">
        <w:t>1</w:t>
      </w:r>
      <w:r w:rsidR="00644140" w:rsidRPr="00A95D68">
        <w:t xml:space="preserve">, </w:t>
      </w:r>
      <w:r w:rsidR="00DC227F">
        <w:t>2</w:t>
      </w:r>
      <w:r w:rsidR="00644140" w:rsidRPr="00A95D68">
        <w:t>).</w:t>
      </w:r>
      <w:r w:rsidR="00AC3F23">
        <w:t xml:space="preserve"> Syntaktit oon likheistä </w:t>
      </w:r>
      <w:r w:rsidR="0010544F">
        <w:t xml:space="preserve">sukkuu </w:t>
      </w:r>
      <w:r w:rsidR="003F732E">
        <w:rPr>
          <w:caps/>
        </w:rPr>
        <w:t>sansi-</w:t>
      </w:r>
      <w:r w:rsidR="00883F92">
        <w:t>predikasuuni</w:t>
      </w:r>
      <w:r w:rsidR="0010544F">
        <w:t>syntaktiile, ja analyseeraama toisen komplementin predikatiiviksi.</w:t>
      </w:r>
    </w:p>
    <w:p w14:paraId="70C9844F" w14:textId="1D14F8F0" w:rsidR="00CA55B2" w:rsidRPr="00A95D68" w:rsidRDefault="0075485B" w:rsidP="00BD2A19">
      <w:pPr>
        <w:tabs>
          <w:tab w:val="left" w:pos="1620"/>
          <w:tab w:val="left" w:pos="3690"/>
        </w:tabs>
        <w:spacing w:before="120" w:after="40"/>
      </w:pPr>
      <w:r>
        <w:t>(</w:t>
      </w:r>
      <w:r w:rsidR="00DC227F">
        <w:t>1</w:t>
      </w:r>
      <w:r w:rsidR="00A86ED6" w:rsidRPr="00A95D68">
        <w:t xml:space="preserve">) </w:t>
      </w:r>
      <w:r w:rsidR="00CA55B2" w:rsidRPr="00A95D68">
        <w:t>Saunassa</w:t>
      </w:r>
      <w:r w:rsidR="00CA55B2" w:rsidRPr="00A95D68">
        <w:tab/>
        <w:t>haissee</w:t>
      </w:r>
      <w:r w:rsidR="00CA55B2" w:rsidRPr="00A95D68">
        <w:tab/>
        <w:t>hyvältä.</w:t>
      </w:r>
    </w:p>
    <w:p w14:paraId="7DE5D0D1" w14:textId="0DB3AFC2" w:rsidR="00CA55B2" w:rsidRPr="00A95D68" w:rsidRDefault="00CA55B2" w:rsidP="00BD2A19">
      <w:pPr>
        <w:tabs>
          <w:tab w:val="left" w:pos="1620"/>
          <w:tab w:val="left" w:pos="3690"/>
        </w:tabs>
        <w:spacing w:before="40" w:after="40"/>
      </w:pPr>
      <w:r w:rsidRPr="00A95D68">
        <w:t>N[sg.iness.]</w:t>
      </w:r>
      <w:r w:rsidRPr="00A95D68">
        <w:tab/>
        <w:t>V[</w:t>
      </w:r>
      <w:r w:rsidRPr="00F031AE">
        <w:rPr>
          <w:i/>
        </w:rPr>
        <w:t>haista</w:t>
      </w:r>
      <w:r w:rsidRPr="00A95D68">
        <w:t xml:space="preserve">, </w:t>
      </w:r>
      <w:r w:rsidR="001337F6">
        <w:t>sg3</w:t>
      </w:r>
      <w:r w:rsidRPr="00A95D68">
        <w:t>]</w:t>
      </w:r>
      <w:r w:rsidRPr="00A95D68">
        <w:tab/>
      </w:r>
      <w:r w:rsidR="0080081E">
        <w:t>A</w:t>
      </w:r>
      <w:r w:rsidRPr="00A95D68">
        <w:t>[sg.abl.]</w:t>
      </w:r>
    </w:p>
    <w:p w14:paraId="7488E785" w14:textId="77777777" w:rsidR="00CA55B2" w:rsidRPr="00A95D68" w:rsidRDefault="00CA55B2" w:rsidP="00BD2A19">
      <w:pPr>
        <w:tabs>
          <w:tab w:val="left" w:pos="1620"/>
          <w:tab w:val="left" w:pos="3690"/>
        </w:tabs>
        <w:spacing w:before="40" w:after="120"/>
      </w:pPr>
      <w:r w:rsidRPr="00A95D68">
        <w:t>ADVLI</w:t>
      </w:r>
      <w:r w:rsidRPr="00A95D68">
        <w:tab/>
        <w:t>V</w:t>
      </w:r>
      <w:r w:rsidRPr="00A95D68">
        <w:tab/>
        <w:t>PREDVI</w:t>
      </w:r>
    </w:p>
    <w:p w14:paraId="4326D46C" w14:textId="0D0C2C07" w:rsidR="00CA55B2" w:rsidRPr="00A95D68" w:rsidRDefault="0075485B" w:rsidP="00BD2A19">
      <w:pPr>
        <w:tabs>
          <w:tab w:val="left" w:pos="1620"/>
          <w:tab w:val="left" w:pos="3690"/>
        </w:tabs>
        <w:spacing w:before="120" w:after="40"/>
      </w:pPr>
      <w:r>
        <w:t>(</w:t>
      </w:r>
      <w:r w:rsidR="00DC227F">
        <w:t>2</w:t>
      </w:r>
      <w:r w:rsidR="00A86ED6" w:rsidRPr="00A95D68">
        <w:t xml:space="preserve">) </w:t>
      </w:r>
      <w:r w:rsidR="00CA55B2" w:rsidRPr="00A95D68">
        <w:t xml:space="preserve">Sielä </w:t>
      </w:r>
      <w:r w:rsidR="00CA55B2" w:rsidRPr="00A95D68">
        <w:tab/>
        <w:t xml:space="preserve">näytti </w:t>
      </w:r>
      <w:r w:rsidR="00CA55B2" w:rsidRPr="00A95D68">
        <w:tab/>
        <w:t>kaunhiilta.</w:t>
      </w:r>
    </w:p>
    <w:p w14:paraId="43B01DDC" w14:textId="2AB4D9DA" w:rsidR="00CA55B2" w:rsidRPr="00A95D68" w:rsidRDefault="00F031AE" w:rsidP="00BD2A19">
      <w:pPr>
        <w:tabs>
          <w:tab w:val="left" w:pos="1620"/>
          <w:tab w:val="left" w:pos="3690"/>
        </w:tabs>
        <w:spacing w:before="40" w:after="40"/>
      </w:pPr>
      <w:r>
        <w:t>Adv</w:t>
      </w:r>
      <w:r w:rsidR="00CA55B2" w:rsidRPr="00A95D68">
        <w:tab/>
        <w:t>V[</w:t>
      </w:r>
      <w:r w:rsidR="00CA55B2" w:rsidRPr="00F031AE">
        <w:rPr>
          <w:i/>
        </w:rPr>
        <w:t>näyttäät</w:t>
      </w:r>
      <w:r w:rsidR="00CA55B2" w:rsidRPr="00A95D68">
        <w:t xml:space="preserve">, </w:t>
      </w:r>
      <w:r w:rsidR="001337F6">
        <w:t>sg3</w:t>
      </w:r>
      <w:r w:rsidR="00CA55B2" w:rsidRPr="00A95D68">
        <w:t>]</w:t>
      </w:r>
      <w:r w:rsidR="00CA55B2" w:rsidRPr="00A95D68">
        <w:tab/>
      </w:r>
      <w:r w:rsidR="0080081E">
        <w:t>A</w:t>
      </w:r>
      <w:r w:rsidR="00CA55B2" w:rsidRPr="00A95D68">
        <w:t>[sg.abl.]</w:t>
      </w:r>
    </w:p>
    <w:p w14:paraId="5676469B" w14:textId="77777777" w:rsidR="00CA55B2" w:rsidRDefault="00CA55B2" w:rsidP="00BD2A19">
      <w:pPr>
        <w:tabs>
          <w:tab w:val="left" w:pos="1620"/>
          <w:tab w:val="left" w:pos="3690"/>
        </w:tabs>
        <w:spacing w:before="40" w:after="120"/>
      </w:pPr>
      <w:r w:rsidRPr="00A95D68">
        <w:t>ADVLI</w:t>
      </w:r>
      <w:r w:rsidRPr="00A95D68">
        <w:tab/>
        <w:t>V</w:t>
      </w:r>
      <w:r w:rsidRPr="00A95D68">
        <w:tab/>
        <w:t>PREDVI</w:t>
      </w:r>
    </w:p>
    <w:p w14:paraId="127F7F4E" w14:textId="3A3BBE8C" w:rsidR="00CA55B2" w:rsidRPr="00A95D68" w:rsidRDefault="00CA55B2" w:rsidP="00BD2A19">
      <w:pPr>
        <w:pStyle w:val="Brdtekst"/>
        <w:spacing w:before="120"/>
      </w:pPr>
      <w:r w:rsidRPr="00A95D68">
        <w:t xml:space="preserve">Näissä syntaktiissa </w:t>
      </w:r>
      <w:r w:rsidR="00AD0613">
        <w:t>finit</w:t>
      </w:r>
      <w:r w:rsidRPr="00A95D68">
        <w:t>tiverbi oon tasan singulaarin 3. persoonassa. Syntakti oon tyyppii: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CA55B2" w:rsidRPr="00A95D68" w14:paraId="78EE12DD" w14:textId="77777777" w:rsidTr="00C200F1">
        <w:tc>
          <w:tcPr>
            <w:tcW w:w="9279" w:type="dxa"/>
            <w:shd w:val="clear" w:color="auto" w:fill="auto"/>
          </w:tcPr>
          <w:p w14:paraId="4F984B2F" w14:textId="66BF06C5" w:rsidR="00E44261" w:rsidRPr="00A95D68" w:rsidRDefault="00C37437" w:rsidP="00BD2A19">
            <w:pPr>
              <w:pStyle w:val="Brdtekst"/>
              <w:spacing w:before="120"/>
              <w:rPr>
                <w:smallCaps/>
              </w:rPr>
            </w:pPr>
            <w:r w:rsidRPr="00C37437">
              <w:rPr>
                <w:caps/>
              </w:rPr>
              <w:t>S</w:t>
            </w:r>
            <w:r w:rsidR="00784BC7" w:rsidRPr="00C37437">
              <w:rPr>
                <w:caps/>
              </w:rPr>
              <w:t>ansi</w:t>
            </w:r>
            <w:r w:rsidRPr="00C37437">
              <w:rPr>
                <w:caps/>
              </w:rPr>
              <w:t>tila</w:t>
            </w:r>
            <w:r w:rsidR="00E44261" w:rsidRPr="00A95D68">
              <w:rPr>
                <w:smallCaps/>
              </w:rPr>
              <w:t>:</w:t>
            </w:r>
          </w:p>
          <w:p w14:paraId="40438264" w14:textId="2FAE3B43" w:rsidR="00CA55B2" w:rsidRPr="00A95D68" w:rsidRDefault="00A14369" w:rsidP="00BD2A19">
            <w:pPr>
              <w:pStyle w:val="Brdtekst"/>
              <w:spacing w:before="120"/>
            </w:pPr>
            <w:r w:rsidRPr="006438F6">
              <w:t>ADVLI</w:t>
            </w:r>
            <w:r>
              <w:t>[NP[olokaasus]/PP/AdvP]</w:t>
            </w:r>
            <w:r w:rsidR="00CA55B2" w:rsidRPr="00A95D68">
              <w:t>+ V[</w:t>
            </w:r>
            <w:r w:rsidR="00CA55B2" w:rsidRPr="00CF08BC">
              <w:rPr>
                <w:i/>
              </w:rPr>
              <w:t>haista</w:t>
            </w:r>
            <w:r w:rsidR="001B127A" w:rsidRPr="001B127A">
              <w:t>,</w:t>
            </w:r>
            <w:r w:rsidR="00CA55B2" w:rsidRPr="00CF08BC">
              <w:rPr>
                <w:i/>
              </w:rPr>
              <w:t xml:space="preserve"> näyttäät</w:t>
            </w:r>
            <w:r w:rsidR="00CA55B2" w:rsidRPr="00A95D68">
              <w:t>[</w:t>
            </w:r>
            <w:r w:rsidR="001337F6">
              <w:t>sg3</w:t>
            </w:r>
            <w:r w:rsidR="00CA55B2" w:rsidRPr="00A95D68">
              <w:t>]] + PREDVI[</w:t>
            </w:r>
            <w:r w:rsidR="0080081E">
              <w:t>A</w:t>
            </w:r>
            <w:r w:rsidR="008505DB">
              <w:t>P</w:t>
            </w:r>
            <w:r w:rsidR="00CA55B2" w:rsidRPr="00A95D68">
              <w:t>[sg.abl.]]</w:t>
            </w:r>
          </w:p>
        </w:tc>
      </w:tr>
    </w:tbl>
    <w:p w14:paraId="3C35F74D" w14:textId="5BEBC683" w:rsidR="00AD030B" w:rsidRPr="00866504" w:rsidRDefault="006B2BA7" w:rsidP="00AD030B">
      <w:pPr>
        <w:pStyle w:val="Overskrift4"/>
        <w:rPr>
          <w:caps/>
        </w:rPr>
      </w:pPr>
      <w:bookmarkStart w:id="1111" w:name="_4.2.2._Referatiiviset_syntaktit_1"/>
      <w:bookmarkStart w:id="1112" w:name="_4.2.2._Referatiiviset_syntaktit"/>
      <w:bookmarkStart w:id="1113" w:name="_Referatiiviset_syntaktit"/>
      <w:bookmarkStart w:id="1114" w:name="_Referatiiviset_syntaktit_1"/>
      <w:bookmarkStart w:id="1115" w:name="_Toc311273783"/>
      <w:bookmarkStart w:id="1116" w:name="_Toc81192460"/>
      <w:bookmarkStart w:id="1117" w:name="_Toc84997981"/>
      <w:bookmarkStart w:id="1118" w:name="_Toc198266852"/>
      <w:bookmarkStart w:id="1119" w:name="_Toc209168604"/>
      <w:bookmarkStart w:id="1120" w:name="_Toc241129243"/>
      <w:bookmarkEnd w:id="1111"/>
      <w:bookmarkEnd w:id="1112"/>
      <w:bookmarkEnd w:id="1113"/>
      <w:bookmarkEnd w:id="1114"/>
      <w:r>
        <w:rPr>
          <w:caps/>
        </w:rPr>
        <w:t>S</w:t>
      </w:r>
      <w:r w:rsidR="00AD030B" w:rsidRPr="00866504">
        <w:rPr>
          <w:caps/>
        </w:rPr>
        <w:t>ubjektiivinen tila</w:t>
      </w:r>
      <w:bookmarkEnd w:id="1115"/>
    </w:p>
    <w:p w14:paraId="04BB721C" w14:textId="794D87CF" w:rsidR="00470A69" w:rsidRPr="00470A69" w:rsidRDefault="002277A7" w:rsidP="0093065A">
      <w:pPr>
        <w:tabs>
          <w:tab w:val="left" w:pos="1530"/>
        </w:tabs>
      </w:pPr>
      <w:r>
        <w:t>Nelje</w:t>
      </w:r>
      <w:r w:rsidR="00AD030B">
        <w:t>ttä</w:t>
      </w:r>
      <w:r w:rsidR="00470A69">
        <w:t xml:space="preserve"> </w:t>
      </w:r>
      <w:r w:rsidR="0073220C" w:rsidRPr="0073220C">
        <w:t>tila</w:t>
      </w:r>
      <w:r w:rsidR="00470A69">
        <w:t>syntaktii k</w:t>
      </w:r>
      <w:r w:rsidR="009A5C2C">
        <w:t>äskemä</w:t>
      </w:r>
      <w:r w:rsidR="00470A69">
        <w:t xml:space="preserve"> tässä </w:t>
      </w:r>
      <w:r w:rsidR="00470A69" w:rsidRPr="00A1713B">
        <w:rPr>
          <w:caps/>
        </w:rPr>
        <w:t>subjektiiviseksi tilaksi</w:t>
      </w:r>
      <w:r w:rsidR="00470A69">
        <w:t>. Syntaktit muistelhaan jonku elläävän entiteetin, ihmisen eli elläimen</w:t>
      </w:r>
      <w:r w:rsidR="002E2F45">
        <w:t>,</w:t>
      </w:r>
      <w:r w:rsidR="00470A69">
        <w:t xml:space="preserve"> tilasta. Näissä verbinä oon </w:t>
      </w:r>
      <w:r w:rsidR="00470A69">
        <w:rPr>
          <w:i/>
        </w:rPr>
        <w:lastRenderedPageBreak/>
        <w:t>olla-</w:t>
      </w:r>
      <w:r w:rsidR="00470A69">
        <w:t xml:space="preserve">verbi. Syntaktit muistutethaan </w:t>
      </w:r>
      <w:r w:rsidR="00470A69" w:rsidRPr="00866504">
        <w:rPr>
          <w:caps/>
        </w:rPr>
        <w:t>omistus</w:t>
      </w:r>
      <w:r w:rsidR="00BD33AE">
        <w:rPr>
          <w:caps/>
        </w:rPr>
        <w:t>-</w:t>
      </w:r>
      <w:r w:rsidR="00BD33AE" w:rsidRPr="00BD33AE">
        <w:t>s</w:t>
      </w:r>
      <w:r w:rsidR="00470A69" w:rsidRPr="00BD33AE">
        <w:t>yntaktiita</w:t>
      </w:r>
      <w:r w:rsidR="00470A69">
        <w:t>, mutta niilä oon kans vaihtoehto, mikä muistelee olot</w:t>
      </w:r>
      <w:r w:rsidR="00313B88">
        <w:t>i</w:t>
      </w:r>
      <w:r w:rsidR="00470A69">
        <w:t xml:space="preserve">lan muutoksesta. Silloin verbinä oon </w:t>
      </w:r>
      <w:r w:rsidR="00470A69">
        <w:rPr>
          <w:i/>
        </w:rPr>
        <w:t>tulla</w:t>
      </w:r>
      <w:r w:rsidR="001B127A" w:rsidRPr="001B127A">
        <w:t>.</w:t>
      </w:r>
      <w:r w:rsidR="00470A69">
        <w:rPr>
          <w:i/>
        </w:rPr>
        <w:t xml:space="preserve"> </w:t>
      </w:r>
      <w:r w:rsidR="00B8241E">
        <w:t xml:space="preserve">Komplementti verbin eđessä oon </w:t>
      </w:r>
      <w:r w:rsidR="00B8241E">
        <w:rPr>
          <w:i/>
        </w:rPr>
        <w:t>olla-</w:t>
      </w:r>
      <w:r w:rsidR="00B8241E">
        <w:t>verbin kans adessiivissa</w:t>
      </w:r>
      <w:r w:rsidR="00313B88">
        <w:t xml:space="preserve"> </w:t>
      </w:r>
      <w:r w:rsidR="0075485B">
        <w:t>(</w:t>
      </w:r>
      <w:r w:rsidR="00313B88">
        <w:t>1, 3, 5, 7)</w:t>
      </w:r>
      <w:r w:rsidR="00B8241E">
        <w:t xml:space="preserve">, </w:t>
      </w:r>
      <w:r w:rsidR="00B8241E">
        <w:rPr>
          <w:i/>
        </w:rPr>
        <w:t>tulla-</w:t>
      </w:r>
      <w:r w:rsidR="00B8241E">
        <w:t>verbin kans allatiivissa</w:t>
      </w:r>
      <w:r w:rsidR="00313B88">
        <w:t xml:space="preserve"> </w:t>
      </w:r>
      <w:r w:rsidR="0075485B">
        <w:t>(</w:t>
      </w:r>
      <w:r w:rsidR="00313B88">
        <w:t>2, 4, 6)</w:t>
      </w:r>
      <w:r w:rsidR="00B8241E">
        <w:t>.</w:t>
      </w:r>
      <w:r w:rsidR="00B8241E">
        <w:rPr>
          <w:i/>
        </w:rPr>
        <w:t xml:space="preserve"> </w:t>
      </w:r>
      <w:r w:rsidR="00470A69">
        <w:t xml:space="preserve">Syntaktiitten </w:t>
      </w:r>
      <w:r w:rsidR="00B8241E">
        <w:t>toisena komplementtina</w:t>
      </w:r>
      <w:r w:rsidR="00470A69">
        <w:t xml:space="preserve"> saattaa olla olotilasta muistele</w:t>
      </w:r>
      <w:r w:rsidR="000D2B3A">
        <w:t>e</w:t>
      </w:r>
      <w:r w:rsidR="00470A69">
        <w:t>va adjektiivi</w:t>
      </w:r>
      <w:r w:rsidR="00B8241E">
        <w:t>fraasi</w:t>
      </w:r>
      <w:r w:rsidR="00927F17">
        <w:t xml:space="preserve"> </w:t>
      </w:r>
      <w:r w:rsidR="0075485B">
        <w:t>(</w:t>
      </w:r>
      <w:r w:rsidR="00927F17">
        <w:t>1, 2)</w:t>
      </w:r>
      <w:r w:rsidR="00470A69">
        <w:t xml:space="preserve"> eli kans substantiivi</w:t>
      </w:r>
      <w:r w:rsidR="00B8241E">
        <w:t>fraasi</w:t>
      </w:r>
      <w:r w:rsidR="00927F17">
        <w:t xml:space="preserve"> </w:t>
      </w:r>
      <w:r w:rsidR="0075485B">
        <w:t>(</w:t>
      </w:r>
      <w:r w:rsidR="00927F17">
        <w:t>3–7)</w:t>
      </w:r>
      <w:r w:rsidR="00470A69">
        <w:t>.</w:t>
      </w:r>
      <w:r w:rsidR="00415183">
        <w:t xml:space="preserve"> Ko se </w:t>
      </w:r>
      <w:r w:rsidR="00B8241E">
        <w:t>oon adjektiivifraasi, se muistuttaa likheises</w:t>
      </w:r>
      <w:r w:rsidR="00F316FA">
        <w:t>ti predikatiivii, ko se oon subs</w:t>
      </w:r>
      <w:r w:rsidR="00B8241E">
        <w:t>tantiivifraasi, se muistuttaa subje</w:t>
      </w:r>
      <w:r w:rsidR="00313B88">
        <w:t>ktii</w:t>
      </w:r>
      <w:r w:rsidR="00116029">
        <w:t>. M</w:t>
      </w:r>
      <w:r w:rsidR="00B8241E">
        <w:t>erkittemmä sen tässä tyhä yksinkertaisesti komplementiksi.</w:t>
      </w:r>
    </w:p>
    <w:p w14:paraId="6456AC90" w14:textId="446C00E7" w:rsidR="00470A69" w:rsidRPr="0031609B" w:rsidRDefault="0075485B" w:rsidP="0093065A">
      <w:pPr>
        <w:tabs>
          <w:tab w:val="left" w:pos="1530"/>
          <w:tab w:val="left" w:pos="3060"/>
        </w:tabs>
      </w:pPr>
      <w:r w:rsidRPr="0031609B">
        <w:t>(</w:t>
      </w:r>
      <w:r w:rsidR="00A845E9" w:rsidRPr="0031609B">
        <w:t xml:space="preserve">1) </w:t>
      </w:r>
      <w:r w:rsidR="005C4EB3">
        <w:t>Dagnylä</w:t>
      </w:r>
      <w:r w:rsidR="00470A69" w:rsidRPr="0031609B">
        <w:tab/>
        <w:t>oon</w:t>
      </w:r>
      <w:r w:rsidR="00470A69" w:rsidRPr="0031609B">
        <w:tab/>
        <w:t>kylmä.</w:t>
      </w:r>
    </w:p>
    <w:p w14:paraId="3602962C" w14:textId="6C41F848" w:rsidR="0093065A" w:rsidRPr="0031609B" w:rsidRDefault="007478A6" w:rsidP="0093065A">
      <w:pPr>
        <w:tabs>
          <w:tab w:val="left" w:pos="1530"/>
          <w:tab w:val="left" w:pos="3060"/>
        </w:tabs>
      </w:pPr>
      <w:r>
        <w:t>N</w:t>
      </w:r>
      <w:r w:rsidR="007D4080">
        <w:t>[</w:t>
      </w:r>
      <w:r w:rsidR="00685298">
        <w:t>sg</w:t>
      </w:r>
      <w:r w:rsidR="00BC1EB8">
        <w:t>.adess.</w:t>
      </w:r>
      <w:r w:rsidR="007D4080">
        <w:t>]</w:t>
      </w:r>
      <w:r w:rsidR="0093065A" w:rsidRPr="0031609B">
        <w:tab/>
        <w:t>V[</w:t>
      </w:r>
      <w:r w:rsidR="0093065A" w:rsidRPr="000D2B3A">
        <w:rPr>
          <w:i/>
        </w:rPr>
        <w:t>olla</w:t>
      </w:r>
      <w:r>
        <w:t xml:space="preserve">, </w:t>
      </w:r>
      <w:r w:rsidR="001337F6">
        <w:t>sg3</w:t>
      </w:r>
      <w:r>
        <w:t>]</w:t>
      </w:r>
      <w:r>
        <w:tab/>
        <w:t>A</w:t>
      </w:r>
      <w:r w:rsidR="007D4080">
        <w:t>[sg.nom.]</w:t>
      </w:r>
    </w:p>
    <w:p w14:paraId="0E7AA6D2" w14:textId="641EFB45" w:rsidR="0093065A" w:rsidRPr="0031609B" w:rsidRDefault="00356A4E" w:rsidP="0093065A">
      <w:pPr>
        <w:tabs>
          <w:tab w:val="left" w:pos="1530"/>
          <w:tab w:val="left" w:pos="3060"/>
        </w:tabs>
      </w:pPr>
      <w:r w:rsidRPr="0031609B">
        <w:t>ADVLI</w:t>
      </w:r>
      <w:r w:rsidRPr="0031609B">
        <w:tab/>
        <w:t>V</w:t>
      </w:r>
      <w:r w:rsidRPr="0031609B">
        <w:tab/>
      </w:r>
      <w:r w:rsidR="00D93D38">
        <w:rPr>
          <w:caps/>
        </w:rPr>
        <w:t>kompl</w:t>
      </w:r>
    </w:p>
    <w:p w14:paraId="50FA1DE9" w14:textId="56A68587" w:rsidR="00470A69" w:rsidRPr="0031609B" w:rsidRDefault="0075485B" w:rsidP="0093065A">
      <w:pPr>
        <w:tabs>
          <w:tab w:val="left" w:pos="1530"/>
          <w:tab w:val="left" w:pos="3060"/>
        </w:tabs>
      </w:pPr>
      <w:r w:rsidRPr="0031609B">
        <w:t>(</w:t>
      </w:r>
      <w:r w:rsidR="00A845E9" w:rsidRPr="0031609B">
        <w:t xml:space="preserve">2) </w:t>
      </w:r>
      <w:r w:rsidR="00470A69" w:rsidRPr="0031609B">
        <w:t>Liisale</w:t>
      </w:r>
      <w:r w:rsidR="00470A69" w:rsidRPr="0031609B">
        <w:tab/>
        <w:t>tuli</w:t>
      </w:r>
      <w:r w:rsidR="00470A69" w:rsidRPr="0031609B">
        <w:tab/>
        <w:t>kylmä.</w:t>
      </w:r>
    </w:p>
    <w:p w14:paraId="21764800" w14:textId="32C7A166" w:rsidR="0093065A" w:rsidRPr="0031609B" w:rsidRDefault="007478A6" w:rsidP="00356A4E">
      <w:pPr>
        <w:tabs>
          <w:tab w:val="left" w:pos="1530"/>
          <w:tab w:val="left" w:pos="3060"/>
        </w:tabs>
      </w:pPr>
      <w:r>
        <w:t>N</w:t>
      </w:r>
      <w:r w:rsidR="007D4080">
        <w:t>[</w:t>
      </w:r>
      <w:r w:rsidR="002277A7">
        <w:t>s</w:t>
      </w:r>
      <w:r w:rsidR="007D4080">
        <w:t>g.adess.]</w:t>
      </w:r>
      <w:r w:rsidR="0093065A" w:rsidRPr="0031609B">
        <w:tab/>
        <w:t>V[</w:t>
      </w:r>
      <w:r w:rsidR="0093065A" w:rsidRPr="000D2B3A">
        <w:rPr>
          <w:i/>
        </w:rPr>
        <w:t>tulla</w:t>
      </w:r>
      <w:r w:rsidR="0093065A" w:rsidRPr="0031609B">
        <w:t xml:space="preserve">, </w:t>
      </w:r>
      <w:r w:rsidR="001337F6">
        <w:t>sg3</w:t>
      </w:r>
      <w:r w:rsidR="0093065A" w:rsidRPr="0031609B">
        <w:t>]</w:t>
      </w:r>
      <w:r>
        <w:tab/>
        <w:t>A</w:t>
      </w:r>
      <w:r w:rsidR="00064255" w:rsidRPr="0031609B">
        <w:t>[sg.nom.]</w:t>
      </w:r>
    </w:p>
    <w:p w14:paraId="2630073D" w14:textId="215117FB" w:rsidR="00064255" w:rsidRPr="0031609B" w:rsidRDefault="00064255" w:rsidP="00356A4E">
      <w:pPr>
        <w:tabs>
          <w:tab w:val="left" w:pos="1530"/>
          <w:tab w:val="left" w:pos="3060"/>
        </w:tabs>
      </w:pPr>
      <w:r w:rsidRPr="0031609B">
        <w:t>ADVLI</w:t>
      </w:r>
      <w:r w:rsidRPr="0031609B">
        <w:tab/>
        <w:t>V</w:t>
      </w:r>
      <w:r w:rsidRPr="0031609B">
        <w:tab/>
      </w:r>
      <w:r w:rsidR="00D93D38">
        <w:rPr>
          <w:caps/>
        </w:rPr>
        <w:t>kompl</w:t>
      </w:r>
    </w:p>
    <w:p w14:paraId="6C270CEA" w14:textId="40436F14" w:rsidR="00470A69" w:rsidRPr="0031609B" w:rsidRDefault="0075485B" w:rsidP="00356A4E">
      <w:pPr>
        <w:tabs>
          <w:tab w:val="left" w:pos="1530"/>
          <w:tab w:val="left" w:pos="3060"/>
        </w:tabs>
      </w:pPr>
      <w:r w:rsidRPr="0031609B">
        <w:t>(</w:t>
      </w:r>
      <w:r w:rsidR="00A845E9" w:rsidRPr="0031609B">
        <w:t xml:space="preserve">3) </w:t>
      </w:r>
      <w:r w:rsidR="00470A69" w:rsidRPr="0031609B">
        <w:t>Minula</w:t>
      </w:r>
      <w:r w:rsidR="00470A69" w:rsidRPr="0031609B">
        <w:tab/>
        <w:t>oon</w:t>
      </w:r>
      <w:r w:rsidR="00470A69" w:rsidRPr="0031609B">
        <w:tab/>
        <w:t>palava.</w:t>
      </w:r>
    </w:p>
    <w:p w14:paraId="6B5488C8" w14:textId="0086CBF2" w:rsidR="00356A4E" w:rsidRPr="0031609B" w:rsidRDefault="00A56B4C" w:rsidP="00356A4E">
      <w:pPr>
        <w:tabs>
          <w:tab w:val="left" w:pos="1530"/>
          <w:tab w:val="left" w:pos="3060"/>
        </w:tabs>
      </w:pPr>
      <w:r w:rsidRPr="00A56B4C">
        <w:t>Pron</w:t>
      </w:r>
      <w:r w:rsidR="00356A4E" w:rsidRPr="0031609B">
        <w:t>[</w:t>
      </w:r>
      <w:r w:rsidR="001337F6">
        <w:t>sg1</w:t>
      </w:r>
      <w:r w:rsidR="00356A4E" w:rsidRPr="0031609B">
        <w:t>]</w:t>
      </w:r>
      <w:r w:rsidR="00356A4E" w:rsidRPr="0031609B">
        <w:tab/>
        <w:t>V[</w:t>
      </w:r>
      <w:r w:rsidR="00356A4E" w:rsidRPr="000D2B3A">
        <w:rPr>
          <w:i/>
        </w:rPr>
        <w:t>olla</w:t>
      </w:r>
      <w:r w:rsidR="00356A4E" w:rsidRPr="0031609B">
        <w:t xml:space="preserve">, </w:t>
      </w:r>
      <w:r w:rsidR="001337F6">
        <w:t>sg3</w:t>
      </w:r>
      <w:r w:rsidR="007478A6">
        <w:t>]</w:t>
      </w:r>
      <w:r w:rsidR="007478A6">
        <w:tab/>
        <w:t>N</w:t>
      </w:r>
      <w:r w:rsidR="00FB03B6" w:rsidRPr="0031609B">
        <w:t>[</w:t>
      </w:r>
      <w:r w:rsidR="002C6648" w:rsidRPr="0031609B">
        <w:t>sg.nom.]</w:t>
      </w:r>
    </w:p>
    <w:p w14:paraId="1BA669C0" w14:textId="6F136070" w:rsidR="002C6648" w:rsidRPr="0031609B" w:rsidRDefault="002C6648" w:rsidP="00356A4E">
      <w:pPr>
        <w:tabs>
          <w:tab w:val="left" w:pos="1530"/>
          <w:tab w:val="left" w:pos="3060"/>
        </w:tabs>
      </w:pPr>
      <w:r w:rsidRPr="0031609B">
        <w:t>ADVLI</w:t>
      </w:r>
      <w:r w:rsidRPr="0031609B">
        <w:tab/>
        <w:t>V</w:t>
      </w:r>
      <w:r w:rsidRPr="0031609B">
        <w:tab/>
      </w:r>
      <w:r w:rsidR="00D93D38">
        <w:rPr>
          <w:caps/>
        </w:rPr>
        <w:t>kompl</w:t>
      </w:r>
    </w:p>
    <w:p w14:paraId="072DF175" w14:textId="6D48DFDF" w:rsidR="00470A69" w:rsidRPr="0031609B" w:rsidRDefault="0075485B" w:rsidP="00470A69">
      <w:pPr>
        <w:tabs>
          <w:tab w:val="left" w:pos="1260"/>
          <w:tab w:val="left" w:pos="2880"/>
        </w:tabs>
      </w:pPr>
      <w:r w:rsidRPr="0031609B">
        <w:t>(</w:t>
      </w:r>
      <w:r w:rsidR="00A845E9" w:rsidRPr="0031609B">
        <w:t xml:space="preserve">4) </w:t>
      </w:r>
      <w:r w:rsidR="00470A69" w:rsidRPr="0031609B">
        <w:t>Kissale</w:t>
      </w:r>
      <w:r w:rsidR="002C6648" w:rsidRPr="0031609B">
        <w:t xml:space="preserve"> </w:t>
      </w:r>
      <w:r w:rsidR="00470A69" w:rsidRPr="0031609B">
        <w:t xml:space="preserve">tuli </w:t>
      </w:r>
      <w:r w:rsidR="00F316FA" w:rsidRPr="0031609B">
        <w:t>[</w:t>
      </w:r>
      <w:r w:rsidR="00470A69" w:rsidRPr="0031609B">
        <w:t>nälkä ja jano</w:t>
      </w:r>
      <w:r w:rsidR="00F316FA" w:rsidRPr="0031609B">
        <w:t>]</w:t>
      </w:r>
      <w:r w:rsidR="00470A69" w:rsidRPr="0031609B">
        <w:t>.</w:t>
      </w:r>
    </w:p>
    <w:p w14:paraId="6DB0B601" w14:textId="4A0D0D95" w:rsidR="00470A69" w:rsidRPr="0031609B" w:rsidRDefault="0075485B" w:rsidP="00470A69">
      <w:pPr>
        <w:tabs>
          <w:tab w:val="left" w:pos="1260"/>
          <w:tab w:val="left" w:pos="2880"/>
        </w:tabs>
      </w:pPr>
      <w:r w:rsidRPr="0031609B">
        <w:t>(</w:t>
      </w:r>
      <w:r w:rsidR="00A845E9" w:rsidRPr="0031609B">
        <w:t xml:space="preserve">5) </w:t>
      </w:r>
      <w:r w:rsidR="00470A69" w:rsidRPr="0031609B">
        <w:t>Kaikila</w:t>
      </w:r>
      <w:r w:rsidR="002C6648" w:rsidRPr="0031609B">
        <w:t xml:space="preserve"> </w:t>
      </w:r>
      <w:r w:rsidR="00470A69" w:rsidRPr="0031609B">
        <w:t>oon</w:t>
      </w:r>
      <w:r w:rsidR="002C6648" w:rsidRPr="0031609B">
        <w:t xml:space="preserve"> </w:t>
      </w:r>
      <w:r w:rsidR="00470A69" w:rsidRPr="0031609B">
        <w:t>hoppu.</w:t>
      </w:r>
    </w:p>
    <w:p w14:paraId="6EFDB0D7" w14:textId="5A662909" w:rsidR="00470A69" w:rsidRPr="0031609B" w:rsidRDefault="0075485B" w:rsidP="00470A69">
      <w:pPr>
        <w:tabs>
          <w:tab w:val="left" w:pos="1260"/>
          <w:tab w:val="left" w:pos="2880"/>
        </w:tabs>
      </w:pPr>
      <w:r w:rsidRPr="0031609B">
        <w:t>(</w:t>
      </w:r>
      <w:r w:rsidR="00A845E9" w:rsidRPr="0031609B">
        <w:t xml:space="preserve">6) </w:t>
      </w:r>
      <w:r w:rsidR="0093065A" w:rsidRPr="0031609B">
        <w:t>Äijile</w:t>
      </w:r>
      <w:r w:rsidR="002C6648" w:rsidRPr="0031609B">
        <w:t xml:space="preserve"> </w:t>
      </w:r>
      <w:r w:rsidR="0093065A" w:rsidRPr="0031609B">
        <w:t>tuli</w:t>
      </w:r>
      <w:r w:rsidR="002C6648" w:rsidRPr="0031609B">
        <w:t xml:space="preserve"> </w:t>
      </w:r>
      <w:r w:rsidR="00F316FA" w:rsidRPr="0031609B">
        <w:t>[</w:t>
      </w:r>
      <w:r w:rsidR="0093065A" w:rsidRPr="0031609B">
        <w:t>paha mieli</w:t>
      </w:r>
      <w:r w:rsidR="00F316FA" w:rsidRPr="0031609B">
        <w:t>]</w:t>
      </w:r>
      <w:r w:rsidR="0093065A" w:rsidRPr="0031609B">
        <w:t>.</w:t>
      </w:r>
    </w:p>
    <w:p w14:paraId="4105FD4C" w14:textId="2B53651E" w:rsidR="0093065A" w:rsidRPr="0031609B" w:rsidRDefault="0075485B" w:rsidP="00470A69">
      <w:pPr>
        <w:tabs>
          <w:tab w:val="left" w:pos="1260"/>
          <w:tab w:val="left" w:pos="2880"/>
        </w:tabs>
      </w:pPr>
      <w:r w:rsidRPr="0031609B">
        <w:t>(</w:t>
      </w:r>
      <w:r w:rsidR="00A845E9" w:rsidRPr="0031609B">
        <w:t xml:space="preserve">7) </w:t>
      </w:r>
      <w:r w:rsidR="0093065A" w:rsidRPr="0031609B">
        <w:t>Meilä</w:t>
      </w:r>
      <w:r w:rsidR="002C6648" w:rsidRPr="0031609B">
        <w:t xml:space="preserve"> </w:t>
      </w:r>
      <w:r w:rsidR="00411997" w:rsidRPr="0031609B">
        <w:t>oli</w:t>
      </w:r>
      <w:r w:rsidR="002C6648" w:rsidRPr="0031609B">
        <w:t xml:space="preserve"> [</w:t>
      </w:r>
      <w:r w:rsidR="0093065A" w:rsidRPr="0031609B">
        <w:t>huono tila</w:t>
      </w:r>
      <w:r w:rsidR="002C6648" w:rsidRPr="0031609B">
        <w:t>]</w:t>
      </w:r>
      <w:r w:rsidR="0093065A" w:rsidRPr="0031609B">
        <w:t xml:space="preserve"> ja </w:t>
      </w:r>
      <w:r w:rsidR="002C6648" w:rsidRPr="0031609B">
        <w:t>[</w:t>
      </w:r>
      <w:r w:rsidR="0093065A" w:rsidRPr="0031609B">
        <w:t>huono sija</w:t>
      </w:r>
      <w:r w:rsidR="002C6648" w:rsidRPr="0031609B">
        <w:t>]</w:t>
      </w:r>
      <w:r w:rsidR="0093065A" w:rsidRPr="0031609B">
        <w:t>.</w:t>
      </w:r>
    </w:p>
    <w:p w14:paraId="58233253" w14:textId="77777777" w:rsidR="00F904D4" w:rsidRDefault="00B9784E" w:rsidP="00470A69">
      <w:pPr>
        <w:tabs>
          <w:tab w:val="left" w:pos="1260"/>
          <w:tab w:val="left" w:pos="2880"/>
        </w:tabs>
      </w:pPr>
      <w:r>
        <w:t>Vaikka s</w:t>
      </w:r>
      <w:r w:rsidR="00DA2C06" w:rsidRPr="0031609B">
        <w:t xml:space="preserve">yntaktit muistutethaan </w:t>
      </w:r>
      <w:r w:rsidR="00DA2C06" w:rsidRPr="0031609B">
        <w:rPr>
          <w:caps/>
        </w:rPr>
        <w:t>omistus</w:t>
      </w:r>
      <w:r w:rsidR="00DA2C06" w:rsidRPr="0031609B">
        <w:t xml:space="preserve">-syntaktiita, net oon </w:t>
      </w:r>
      <w:r w:rsidR="007478A6">
        <w:t xml:space="preserve">siinä </w:t>
      </w:r>
      <w:r w:rsidR="00DA2C06" w:rsidRPr="0031609B">
        <w:t xml:space="preserve">erilaiset, ette ko kielttäävän </w:t>
      </w:r>
      <w:r w:rsidR="00DA2C06" w:rsidRPr="0031609B">
        <w:rPr>
          <w:caps/>
        </w:rPr>
        <w:t>omistus</w:t>
      </w:r>
      <w:r w:rsidR="00DA2C06" w:rsidRPr="0031609B">
        <w:t xml:space="preserve">-syntaktin subjekti oon partitiivissa, se </w:t>
      </w:r>
      <w:r w:rsidR="00DA2C06" w:rsidRPr="0031609B">
        <w:rPr>
          <w:caps/>
        </w:rPr>
        <w:t>subjektiivinen tila</w:t>
      </w:r>
      <w:r w:rsidR="00DA2C06" w:rsidRPr="0031609B">
        <w:t xml:space="preserve"> -syntaktin vastaava komplementti oon tasan nominatiivissa</w:t>
      </w:r>
      <w:r w:rsidR="0031609B" w:rsidRPr="0031609B">
        <w:t xml:space="preserve"> (8–12)</w:t>
      </w:r>
      <w:r w:rsidR="00F904D4">
        <w:t>.</w:t>
      </w:r>
    </w:p>
    <w:p w14:paraId="336EB1C4" w14:textId="3524998B" w:rsidR="0004768C" w:rsidRPr="0031609B" w:rsidRDefault="0031609B" w:rsidP="00470A69">
      <w:pPr>
        <w:tabs>
          <w:tab w:val="left" w:pos="1260"/>
          <w:tab w:val="left" w:pos="2880"/>
        </w:tabs>
      </w:pPr>
      <w:r w:rsidRPr="0031609B">
        <w:t xml:space="preserve">(8) </w:t>
      </w:r>
      <w:r w:rsidR="002277A7">
        <w:t>Dagnylä</w:t>
      </w:r>
      <w:r w:rsidR="0004768C" w:rsidRPr="0031609B">
        <w:t xml:space="preserve"> </w:t>
      </w:r>
      <w:r w:rsidR="005406FF">
        <w:t>[</w:t>
      </w:r>
      <w:r w:rsidR="0004768C" w:rsidRPr="0031609B">
        <w:t>ei ole</w:t>
      </w:r>
      <w:r w:rsidR="005406FF">
        <w:t>]</w:t>
      </w:r>
      <w:r w:rsidR="0004768C" w:rsidRPr="0031609B">
        <w:t xml:space="preserve"> kylmä</w:t>
      </w:r>
    </w:p>
    <w:p w14:paraId="38A6813F" w14:textId="62B2D9E5" w:rsidR="0004768C" w:rsidRPr="0031609B" w:rsidRDefault="0031609B" w:rsidP="00470A69">
      <w:pPr>
        <w:tabs>
          <w:tab w:val="left" w:pos="1260"/>
          <w:tab w:val="left" w:pos="2880"/>
        </w:tabs>
      </w:pPr>
      <w:r w:rsidRPr="0031609B">
        <w:t xml:space="preserve">(9) </w:t>
      </w:r>
      <w:r w:rsidR="0004768C" w:rsidRPr="0031609B">
        <w:t xml:space="preserve">Liisale </w:t>
      </w:r>
      <w:r w:rsidR="005406FF">
        <w:t>[</w:t>
      </w:r>
      <w:r w:rsidR="0004768C" w:rsidRPr="0031609B">
        <w:t>ei tullu</w:t>
      </w:r>
      <w:r w:rsidR="005406FF">
        <w:t>]</w:t>
      </w:r>
      <w:r w:rsidR="0004768C" w:rsidRPr="0031609B">
        <w:t xml:space="preserve"> kylmä.</w:t>
      </w:r>
    </w:p>
    <w:p w14:paraId="69247182" w14:textId="6EFCB8FE" w:rsidR="0004768C" w:rsidRPr="0031609B" w:rsidRDefault="0031609B" w:rsidP="00470A69">
      <w:pPr>
        <w:tabs>
          <w:tab w:val="left" w:pos="1260"/>
          <w:tab w:val="left" w:pos="2880"/>
        </w:tabs>
      </w:pPr>
      <w:r w:rsidRPr="0031609B">
        <w:t xml:space="preserve">(10) </w:t>
      </w:r>
      <w:r w:rsidR="0004768C" w:rsidRPr="0031609B">
        <w:t xml:space="preserve">Minula </w:t>
      </w:r>
      <w:r w:rsidR="005406FF">
        <w:t>[</w:t>
      </w:r>
      <w:r w:rsidR="0004768C" w:rsidRPr="0031609B">
        <w:t>ei ole</w:t>
      </w:r>
      <w:r w:rsidR="005406FF">
        <w:t>]</w:t>
      </w:r>
      <w:r w:rsidR="0004768C" w:rsidRPr="0031609B">
        <w:t xml:space="preserve"> palava.</w:t>
      </w:r>
    </w:p>
    <w:p w14:paraId="06E05311" w14:textId="1017272B" w:rsidR="0004768C" w:rsidRPr="0031609B" w:rsidRDefault="0031609B" w:rsidP="00470A69">
      <w:pPr>
        <w:tabs>
          <w:tab w:val="left" w:pos="1260"/>
          <w:tab w:val="left" w:pos="2880"/>
        </w:tabs>
      </w:pPr>
      <w:r w:rsidRPr="0031609B">
        <w:t xml:space="preserve">(11) </w:t>
      </w:r>
      <w:r w:rsidR="00657CB4" w:rsidRPr="0031609B">
        <w:t>Henrylä</w:t>
      </w:r>
      <w:r w:rsidR="0004768C" w:rsidRPr="0031609B">
        <w:t xml:space="preserve"> </w:t>
      </w:r>
      <w:r w:rsidR="005406FF">
        <w:t>[</w:t>
      </w:r>
      <w:r w:rsidR="0004768C" w:rsidRPr="0031609B">
        <w:t>ei ole</w:t>
      </w:r>
      <w:r w:rsidR="005406FF">
        <w:t>]</w:t>
      </w:r>
      <w:r w:rsidR="0004768C" w:rsidRPr="0031609B">
        <w:t xml:space="preserve"> </w:t>
      </w:r>
      <w:r w:rsidR="00657CB4" w:rsidRPr="0031609B">
        <w:t xml:space="preserve">koskhaan </w:t>
      </w:r>
      <w:r w:rsidR="0004768C" w:rsidRPr="0031609B">
        <w:t>hoppu.</w:t>
      </w:r>
    </w:p>
    <w:p w14:paraId="23860570" w14:textId="02A4F193" w:rsidR="0004768C" w:rsidRDefault="0031609B" w:rsidP="00470A69">
      <w:pPr>
        <w:tabs>
          <w:tab w:val="left" w:pos="1260"/>
          <w:tab w:val="left" w:pos="2880"/>
        </w:tabs>
      </w:pPr>
      <w:r w:rsidRPr="0031609B">
        <w:t xml:space="preserve">(12) </w:t>
      </w:r>
      <w:r w:rsidR="0004768C" w:rsidRPr="0031609B">
        <w:t xml:space="preserve">Äijile </w:t>
      </w:r>
      <w:r w:rsidR="005406FF">
        <w:t>[</w:t>
      </w:r>
      <w:r w:rsidR="0004768C" w:rsidRPr="0031609B">
        <w:t>ei tullu</w:t>
      </w:r>
      <w:r w:rsidR="005406FF">
        <w:t>]</w:t>
      </w:r>
      <w:r w:rsidR="0004768C" w:rsidRPr="0031609B">
        <w:t xml:space="preserve"> </w:t>
      </w:r>
      <w:r w:rsidR="005406FF">
        <w:t>[</w:t>
      </w:r>
      <w:r w:rsidR="0004768C" w:rsidRPr="0031609B">
        <w:t>paha mieli</w:t>
      </w:r>
      <w:r w:rsidR="005406FF">
        <w:t>]</w:t>
      </w:r>
      <w:r w:rsidR="0004768C" w:rsidRPr="0031609B">
        <w:t>.</w:t>
      </w:r>
    </w:p>
    <w:tbl>
      <w:tblPr>
        <w:tblStyle w:val="Tabellrutenett"/>
        <w:tblW w:w="0" w:type="auto"/>
        <w:tblLook w:val="04A0" w:firstRow="1" w:lastRow="0" w:firstColumn="1" w:lastColumn="0" w:noHBand="0" w:noVBand="1"/>
      </w:tblPr>
      <w:tblGrid>
        <w:gridCol w:w="8522"/>
      </w:tblGrid>
      <w:tr w:rsidR="00BC607F" w:rsidRPr="00BC607F" w14:paraId="266E7AAE" w14:textId="77777777" w:rsidTr="00BC607F">
        <w:tc>
          <w:tcPr>
            <w:tcW w:w="9242" w:type="dxa"/>
          </w:tcPr>
          <w:p w14:paraId="77653947" w14:textId="778645EB" w:rsidR="00BC607F" w:rsidRPr="00866504" w:rsidRDefault="00BC607F" w:rsidP="00BC607F">
            <w:pPr>
              <w:tabs>
                <w:tab w:val="left" w:pos="1260"/>
                <w:tab w:val="left" w:pos="2880"/>
              </w:tabs>
              <w:rPr>
                <w:caps/>
              </w:rPr>
            </w:pPr>
            <w:r w:rsidRPr="00866504">
              <w:rPr>
                <w:caps/>
              </w:rPr>
              <w:t>subjektiivinen tila</w:t>
            </w:r>
            <w:r w:rsidR="00B9784E">
              <w:rPr>
                <w:caps/>
              </w:rPr>
              <w:t>:</w:t>
            </w:r>
          </w:p>
          <w:p w14:paraId="0D707F28" w14:textId="237A898C" w:rsidR="00BC607F" w:rsidRDefault="005F267F" w:rsidP="00BC607F">
            <w:pPr>
              <w:tabs>
                <w:tab w:val="left" w:pos="1260"/>
                <w:tab w:val="left" w:pos="2880"/>
              </w:tabs>
            </w:pPr>
            <w:r>
              <w:t>ADVLI[</w:t>
            </w:r>
            <w:r w:rsidR="00BC607F">
              <w:t>NP[adess.]</w:t>
            </w:r>
            <w:r>
              <w:t>]</w:t>
            </w:r>
            <w:r w:rsidR="00BC607F">
              <w:t xml:space="preserve"> + V[</w:t>
            </w:r>
            <w:r w:rsidR="00BC607F" w:rsidRPr="00B9784E">
              <w:rPr>
                <w:i/>
              </w:rPr>
              <w:t>olla</w:t>
            </w:r>
            <w:r w:rsidR="001B127A" w:rsidRPr="001B127A">
              <w:t>,</w:t>
            </w:r>
            <w:r w:rsidR="00BC607F">
              <w:t xml:space="preserve"> </w:t>
            </w:r>
            <w:r w:rsidR="001337F6">
              <w:t>sg3</w:t>
            </w:r>
            <w:r w:rsidR="00BC607F">
              <w:t xml:space="preserve">] + </w:t>
            </w:r>
            <w:r>
              <w:t>KOMPL[</w:t>
            </w:r>
            <w:r w:rsidR="00BC607F">
              <w:t>NP/AP[</w:t>
            </w:r>
            <w:r>
              <w:t>sg.nom.]]</w:t>
            </w:r>
          </w:p>
          <w:p w14:paraId="169FCC5F" w14:textId="0B7018A7" w:rsidR="000110E7" w:rsidRDefault="000110E7" w:rsidP="00BC607F">
            <w:pPr>
              <w:tabs>
                <w:tab w:val="left" w:pos="1260"/>
                <w:tab w:val="left" w:pos="2880"/>
              </w:tabs>
            </w:pPr>
            <w:r>
              <w:t>eli</w:t>
            </w:r>
          </w:p>
          <w:p w14:paraId="237DA6A3" w14:textId="03206C5A" w:rsidR="005F267F" w:rsidRPr="00BC607F" w:rsidRDefault="005F267F" w:rsidP="00BC607F">
            <w:pPr>
              <w:tabs>
                <w:tab w:val="left" w:pos="1260"/>
                <w:tab w:val="left" w:pos="2880"/>
              </w:tabs>
            </w:pPr>
            <w:r>
              <w:t>ADVLI[NP[</w:t>
            </w:r>
            <w:r w:rsidR="00F3714A">
              <w:t>all.</w:t>
            </w:r>
            <w:r>
              <w:t>]] + V[</w:t>
            </w:r>
            <w:r w:rsidRPr="00B9784E">
              <w:rPr>
                <w:i/>
              </w:rPr>
              <w:t>tulla</w:t>
            </w:r>
            <w:r>
              <w:t xml:space="preserve">, </w:t>
            </w:r>
            <w:r w:rsidR="001337F6">
              <w:t>sg3</w:t>
            </w:r>
            <w:r>
              <w:t>] + KOMPL[NP/AP[sg.nom.]]</w:t>
            </w:r>
          </w:p>
        </w:tc>
      </w:tr>
    </w:tbl>
    <w:p w14:paraId="0DE413F6" w14:textId="435B05E3" w:rsidR="006F0327" w:rsidRDefault="006B2BA7" w:rsidP="006F0327">
      <w:pPr>
        <w:pStyle w:val="Overskrift4"/>
        <w:rPr>
          <w:caps/>
        </w:rPr>
      </w:pPr>
      <w:bookmarkStart w:id="1121" w:name="_Referatiiviset_syntaktit_2"/>
      <w:bookmarkStart w:id="1122" w:name="_Toc311273784"/>
      <w:bookmarkEnd w:id="1121"/>
      <w:r>
        <w:rPr>
          <w:caps/>
        </w:rPr>
        <w:t>S</w:t>
      </w:r>
      <w:r w:rsidR="006F0327" w:rsidRPr="006F0327">
        <w:rPr>
          <w:caps/>
        </w:rPr>
        <w:t>tatus</w:t>
      </w:r>
      <w:r w:rsidR="005406FF">
        <w:rPr>
          <w:caps/>
        </w:rPr>
        <w:t>tila</w:t>
      </w:r>
      <w:bookmarkEnd w:id="1122"/>
    </w:p>
    <w:p w14:paraId="62593BAE" w14:textId="4C6F0871" w:rsidR="006F0327" w:rsidRDefault="005406FF" w:rsidP="006F0327">
      <w:r>
        <w:rPr>
          <w:caps/>
        </w:rPr>
        <w:t>Statustila-</w:t>
      </w:r>
      <w:r>
        <w:t>syntaktilla</w:t>
      </w:r>
      <w:r w:rsidR="006F0327">
        <w:rPr>
          <w:caps/>
        </w:rPr>
        <w:t xml:space="preserve"> </w:t>
      </w:r>
      <w:r w:rsidR="006F0327" w:rsidRPr="006F0327">
        <w:t xml:space="preserve">meinaama </w:t>
      </w:r>
      <w:r w:rsidR="006F0327">
        <w:t xml:space="preserve">semmoista </w:t>
      </w:r>
      <w:r>
        <w:t>syntaktii</w:t>
      </w:r>
      <w:r w:rsidR="006F0327">
        <w:t>, missä subjekti oon ko</w:t>
      </w:r>
      <w:r w:rsidR="00A321EE">
        <w:t>rrelaattina olotila-</w:t>
      </w:r>
      <w:r w:rsidR="00D83F76">
        <w:t>adverbille (katto kohđasta 9.4.3).</w:t>
      </w:r>
      <w:r w:rsidR="005D5442">
        <w:t xml:space="preserve"> Verb</w:t>
      </w:r>
      <w:r w:rsidR="00201080">
        <w:t xml:space="preserve">inä oon </w:t>
      </w:r>
      <w:r w:rsidR="00201080">
        <w:rPr>
          <w:i/>
        </w:rPr>
        <w:t>olla</w:t>
      </w:r>
      <w:r w:rsidR="00084396">
        <w:t xml:space="preserve"> </w:t>
      </w:r>
      <w:r w:rsidR="00021D52">
        <w:t>(2, 4</w:t>
      </w:r>
      <w:r w:rsidR="002012FB">
        <w:t>, 5</w:t>
      </w:r>
      <w:r w:rsidR="00021D52">
        <w:t xml:space="preserve">) </w:t>
      </w:r>
      <w:r w:rsidR="00084396">
        <w:t xml:space="preserve">eli </w:t>
      </w:r>
      <w:r w:rsidR="00201080">
        <w:rPr>
          <w:i/>
        </w:rPr>
        <w:t>mennä</w:t>
      </w:r>
      <w:r w:rsidR="00021D52">
        <w:rPr>
          <w:i/>
        </w:rPr>
        <w:t xml:space="preserve"> </w:t>
      </w:r>
      <w:r w:rsidR="00021D52">
        <w:t xml:space="preserve">(1, </w:t>
      </w:r>
      <w:r w:rsidR="002012FB">
        <w:t>4</w:t>
      </w:r>
      <w:r w:rsidR="00021D52">
        <w:t>)</w:t>
      </w:r>
      <w:r w:rsidR="00084396">
        <w:t xml:space="preserve">, muutamisti kans </w:t>
      </w:r>
      <w:r w:rsidR="00084396">
        <w:rPr>
          <w:i/>
        </w:rPr>
        <w:t>tulla</w:t>
      </w:r>
      <w:r w:rsidR="00021D52">
        <w:rPr>
          <w:i/>
        </w:rPr>
        <w:t xml:space="preserve"> </w:t>
      </w:r>
      <w:r w:rsidR="00021D52">
        <w:t>(</w:t>
      </w:r>
      <w:r w:rsidR="002012FB">
        <w:t>6</w:t>
      </w:r>
      <w:r w:rsidR="00021D52">
        <w:t>)</w:t>
      </w:r>
      <w:r w:rsidR="001B127A" w:rsidRPr="001B127A">
        <w:t>.</w:t>
      </w:r>
    </w:p>
    <w:p w14:paraId="310009C1" w14:textId="58F959CB" w:rsidR="005D5442" w:rsidRDefault="0097455C" w:rsidP="002E2F45">
      <w:pPr>
        <w:tabs>
          <w:tab w:val="left" w:pos="1710"/>
          <w:tab w:val="left" w:pos="3240"/>
        </w:tabs>
      </w:pPr>
      <w:r>
        <w:t>(1) Piili</w:t>
      </w:r>
      <w:r>
        <w:tab/>
        <w:t>meni</w:t>
      </w:r>
      <w:r>
        <w:tab/>
        <w:t>rikki</w:t>
      </w:r>
      <w:r w:rsidR="00A02E97">
        <w:t>.</w:t>
      </w:r>
    </w:p>
    <w:p w14:paraId="23E6C1F2" w14:textId="664ABAFB" w:rsidR="0097455C" w:rsidRDefault="0097455C" w:rsidP="002E2F45">
      <w:pPr>
        <w:tabs>
          <w:tab w:val="left" w:pos="1710"/>
          <w:tab w:val="left" w:pos="3240"/>
        </w:tabs>
      </w:pPr>
      <w:r>
        <w:t>N[sg.nom.]</w:t>
      </w:r>
      <w:r>
        <w:tab/>
        <w:t>V[</w:t>
      </w:r>
      <w:r w:rsidRPr="008478DA">
        <w:rPr>
          <w:i/>
        </w:rPr>
        <w:t>mennä</w:t>
      </w:r>
      <w:r>
        <w:t xml:space="preserve">, </w:t>
      </w:r>
      <w:r w:rsidR="001337F6">
        <w:t>sg3</w:t>
      </w:r>
      <w:r>
        <w:t>]</w:t>
      </w:r>
      <w:r>
        <w:tab/>
        <w:t>Adv</w:t>
      </w:r>
      <w:r w:rsidR="000B6EBC">
        <w:t>s</w:t>
      </w:r>
    </w:p>
    <w:p w14:paraId="02B377A7" w14:textId="3A01E09D" w:rsidR="00A02E97" w:rsidRDefault="008478DA" w:rsidP="002E2F45">
      <w:pPr>
        <w:tabs>
          <w:tab w:val="left" w:pos="1710"/>
          <w:tab w:val="left" w:pos="3240"/>
        </w:tabs>
      </w:pPr>
      <w:r>
        <w:t>SUBJ</w:t>
      </w:r>
      <w:r>
        <w:tab/>
        <w:t>V</w:t>
      </w:r>
      <w:r>
        <w:tab/>
        <w:t>ADVLI</w:t>
      </w:r>
    </w:p>
    <w:p w14:paraId="42A8DABB" w14:textId="73ED7397" w:rsidR="00A02E97" w:rsidRDefault="00A02E97" w:rsidP="002E2F45">
      <w:pPr>
        <w:tabs>
          <w:tab w:val="left" w:pos="1710"/>
          <w:tab w:val="left" w:pos="3240"/>
        </w:tabs>
      </w:pPr>
      <w:r>
        <w:t xml:space="preserve">(2) </w:t>
      </w:r>
      <w:r w:rsidR="005406FF">
        <w:t>[</w:t>
      </w:r>
      <w:r>
        <w:t>Kaikki tiet</w:t>
      </w:r>
      <w:r w:rsidR="005406FF">
        <w:t>]</w:t>
      </w:r>
      <w:r>
        <w:tab/>
        <w:t>olthiin</w:t>
      </w:r>
      <w:r>
        <w:tab/>
        <w:t>poikki.</w:t>
      </w:r>
    </w:p>
    <w:p w14:paraId="5FA63AA4" w14:textId="68355AE4" w:rsidR="00A02E97" w:rsidRDefault="00A02E97" w:rsidP="002E2F45">
      <w:pPr>
        <w:tabs>
          <w:tab w:val="left" w:pos="1710"/>
          <w:tab w:val="left" w:pos="3240"/>
        </w:tabs>
      </w:pPr>
      <w:r>
        <w:t>N[pl.nom.]</w:t>
      </w:r>
      <w:r>
        <w:tab/>
        <w:t>V[</w:t>
      </w:r>
      <w:r>
        <w:rPr>
          <w:i/>
        </w:rPr>
        <w:t>olla</w:t>
      </w:r>
      <w:r>
        <w:t xml:space="preserve">, </w:t>
      </w:r>
      <w:r w:rsidR="001337F6">
        <w:t>pl3</w:t>
      </w:r>
      <w:r>
        <w:t>]</w:t>
      </w:r>
      <w:r>
        <w:tab/>
        <w:t>Adv</w:t>
      </w:r>
    </w:p>
    <w:p w14:paraId="57C16043" w14:textId="266972F4" w:rsidR="00A02E97" w:rsidRDefault="00A02E97" w:rsidP="002E2F45">
      <w:pPr>
        <w:tabs>
          <w:tab w:val="left" w:pos="1710"/>
          <w:tab w:val="left" w:pos="3240"/>
        </w:tabs>
      </w:pPr>
      <w:r>
        <w:t>SUBJ</w:t>
      </w:r>
      <w:r>
        <w:tab/>
        <w:t>V</w:t>
      </w:r>
      <w:r>
        <w:tab/>
        <w:t>ADVLI</w:t>
      </w:r>
    </w:p>
    <w:p w14:paraId="440817DC" w14:textId="40D9980D" w:rsidR="00134289" w:rsidRDefault="00134289" w:rsidP="002E2F45">
      <w:pPr>
        <w:tabs>
          <w:tab w:val="left" w:pos="1710"/>
          <w:tab w:val="left" w:pos="3240"/>
        </w:tabs>
      </w:pPr>
      <w:r>
        <w:lastRenderedPageBreak/>
        <w:t>(</w:t>
      </w:r>
      <w:r w:rsidR="00D924C4">
        <w:t>3</w:t>
      </w:r>
      <w:r>
        <w:t>) Talo</w:t>
      </w:r>
      <w:r>
        <w:tab/>
        <w:t>oon</w:t>
      </w:r>
      <w:r>
        <w:tab/>
      </w:r>
      <w:r w:rsidR="008478DA">
        <w:t>kaltossa.</w:t>
      </w:r>
    </w:p>
    <w:p w14:paraId="288E26E3" w14:textId="63599E0B" w:rsidR="008478DA" w:rsidRDefault="008478DA" w:rsidP="002E2F45">
      <w:pPr>
        <w:tabs>
          <w:tab w:val="left" w:pos="1710"/>
          <w:tab w:val="left" w:pos="3240"/>
        </w:tabs>
      </w:pPr>
      <w:r>
        <w:t>N[sg.nom.]</w:t>
      </w:r>
      <w:r>
        <w:tab/>
        <w:t>V[</w:t>
      </w:r>
      <w:r w:rsidRPr="008478DA">
        <w:rPr>
          <w:i/>
        </w:rPr>
        <w:t>olla</w:t>
      </w:r>
      <w:r>
        <w:t xml:space="preserve">, </w:t>
      </w:r>
      <w:r w:rsidR="001337F6">
        <w:t>sg3</w:t>
      </w:r>
      <w:r>
        <w:t>]</w:t>
      </w:r>
      <w:r>
        <w:tab/>
        <w:t>AdvP</w:t>
      </w:r>
    </w:p>
    <w:p w14:paraId="71FE2987" w14:textId="0F0B7EFF" w:rsidR="008478DA" w:rsidRDefault="008478DA" w:rsidP="002E2F45">
      <w:pPr>
        <w:tabs>
          <w:tab w:val="left" w:pos="1710"/>
          <w:tab w:val="left" w:pos="3240"/>
        </w:tabs>
      </w:pPr>
      <w:r>
        <w:t>SUBJ</w:t>
      </w:r>
      <w:r>
        <w:tab/>
        <w:t>V</w:t>
      </w:r>
      <w:r>
        <w:tab/>
      </w:r>
      <w:r w:rsidR="00011CE1">
        <w:t>ADVLI</w:t>
      </w:r>
    </w:p>
    <w:p w14:paraId="370F5D8B" w14:textId="1A92D1B6" w:rsidR="005C15C4" w:rsidRDefault="005C15C4" w:rsidP="0097455C">
      <w:pPr>
        <w:tabs>
          <w:tab w:val="left" w:pos="1440"/>
          <w:tab w:val="left" w:pos="3060"/>
        </w:tabs>
      </w:pPr>
      <w:r>
        <w:t>(</w:t>
      </w:r>
      <w:r w:rsidR="00D924C4">
        <w:t>4</w:t>
      </w:r>
      <w:r>
        <w:t>) Pekka ja Kalla menthiin naimishiin.</w:t>
      </w:r>
    </w:p>
    <w:p w14:paraId="6028A166" w14:textId="18DE9F22" w:rsidR="005C15C4" w:rsidRDefault="005C15C4" w:rsidP="0097455C">
      <w:pPr>
        <w:tabs>
          <w:tab w:val="left" w:pos="1440"/>
          <w:tab w:val="left" w:pos="3060"/>
        </w:tabs>
      </w:pPr>
      <w:r>
        <w:t>(</w:t>
      </w:r>
      <w:r w:rsidR="00D924C4">
        <w:t>5</w:t>
      </w:r>
      <w:r>
        <w:t>) Häävierhaat olthiin päissä.</w:t>
      </w:r>
    </w:p>
    <w:p w14:paraId="7512C18C" w14:textId="1B1248BD" w:rsidR="00A02E97" w:rsidRDefault="008F521B" w:rsidP="0097455C">
      <w:pPr>
        <w:tabs>
          <w:tab w:val="left" w:pos="1440"/>
          <w:tab w:val="left" w:pos="3060"/>
        </w:tabs>
      </w:pPr>
      <w:r>
        <w:t>(</w:t>
      </w:r>
      <w:r w:rsidR="00D924C4">
        <w:t>6</w:t>
      </w:r>
      <w:r>
        <w:t>) Liisaki tuli päihin.</w:t>
      </w:r>
    </w:p>
    <w:p w14:paraId="28C20A0D" w14:textId="0D96C165" w:rsidR="003F1D1D" w:rsidRPr="00D36BE5" w:rsidRDefault="003F1D1D" w:rsidP="0097455C">
      <w:pPr>
        <w:tabs>
          <w:tab w:val="left" w:pos="1440"/>
          <w:tab w:val="left" w:pos="3060"/>
        </w:tabs>
      </w:pPr>
      <w:r>
        <w:t xml:space="preserve">Vaikka </w:t>
      </w:r>
      <w:r w:rsidR="002F457A">
        <w:t>sanothaan, ette adverbit ei taivu</w:t>
      </w:r>
      <w:r>
        <w:t xml:space="preserve">, se kuitenki näjemä, ette verbit </w:t>
      </w:r>
      <w:r>
        <w:rPr>
          <w:i/>
        </w:rPr>
        <w:t xml:space="preserve">mennä </w:t>
      </w:r>
      <w:r>
        <w:t xml:space="preserve">ja </w:t>
      </w:r>
      <w:r w:rsidRPr="003F1D1D">
        <w:rPr>
          <w:i/>
        </w:rPr>
        <w:t>tulla</w:t>
      </w:r>
      <w:r>
        <w:rPr>
          <w:i/>
        </w:rPr>
        <w:t xml:space="preserve"> </w:t>
      </w:r>
      <w:r>
        <w:t>vali</w:t>
      </w:r>
      <w:r w:rsidR="006C4FEB">
        <w:t>thaan semmoisen adverbin, mik</w:t>
      </w:r>
      <w:r w:rsidR="0097261A">
        <w:t>ä histoorialisesti oon tulokaa</w:t>
      </w:r>
      <w:r w:rsidR="006C4FEB">
        <w:t>s</w:t>
      </w:r>
      <w:r w:rsidR="00D924C4">
        <w:t>u</w:t>
      </w:r>
      <w:r w:rsidR="006C4FEB">
        <w:t>ksessa (</w:t>
      </w:r>
      <w:r w:rsidR="00E46596">
        <w:t>4</w:t>
      </w:r>
      <w:r w:rsidR="006C4FEB">
        <w:t xml:space="preserve">, </w:t>
      </w:r>
      <w:r w:rsidR="00E46596">
        <w:t>6</w:t>
      </w:r>
      <w:r w:rsidR="006C4FEB">
        <w:t xml:space="preserve">), </w:t>
      </w:r>
      <w:r w:rsidR="006C4FEB">
        <w:rPr>
          <w:i/>
        </w:rPr>
        <w:t>olla</w:t>
      </w:r>
      <w:r w:rsidR="0097261A">
        <w:t>-verbi semmoisen, mikä his</w:t>
      </w:r>
      <w:r w:rsidR="006C4FEB">
        <w:t>tooriallisesti oon</w:t>
      </w:r>
      <w:r w:rsidR="00C22B07">
        <w:t xml:space="preserve"> olokaasuksessa</w:t>
      </w:r>
      <w:r w:rsidR="00E46596">
        <w:t xml:space="preserve"> (3, 5)</w:t>
      </w:r>
      <w:r w:rsidR="00C22B07">
        <w:t xml:space="preserve">. </w:t>
      </w:r>
      <w:r w:rsidR="00D36BE5">
        <w:t xml:space="preserve">Adverbityypilä </w:t>
      </w:r>
      <w:r w:rsidR="00D36BE5">
        <w:rPr>
          <w:i/>
        </w:rPr>
        <w:t>rikki</w:t>
      </w:r>
      <w:r w:rsidR="001B127A" w:rsidRPr="001B127A">
        <w:t>(</w:t>
      </w:r>
      <w:r w:rsidR="00D36BE5">
        <w:rPr>
          <w:i/>
        </w:rPr>
        <w:t>t</w:t>
      </w:r>
      <w:r w:rsidR="001B127A" w:rsidRPr="001B127A">
        <w:t>),</w:t>
      </w:r>
      <w:r w:rsidR="00D36BE5">
        <w:rPr>
          <w:i/>
        </w:rPr>
        <w:t xml:space="preserve"> poikki</w:t>
      </w:r>
      <w:r w:rsidR="001B127A" w:rsidRPr="001B127A">
        <w:t>(</w:t>
      </w:r>
      <w:r w:rsidR="00D36BE5">
        <w:rPr>
          <w:i/>
        </w:rPr>
        <w:t>t</w:t>
      </w:r>
      <w:r w:rsidR="001B127A" w:rsidRPr="001B127A">
        <w:t>),</w:t>
      </w:r>
      <w:r w:rsidR="00D36BE5">
        <w:rPr>
          <w:i/>
        </w:rPr>
        <w:t xml:space="preserve"> halki</w:t>
      </w:r>
      <w:r w:rsidR="001B127A" w:rsidRPr="001B127A">
        <w:t>(</w:t>
      </w:r>
      <w:r w:rsidR="00D36BE5">
        <w:rPr>
          <w:i/>
        </w:rPr>
        <w:t>t</w:t>
      </w:r>
      <w:r w:rsidR="001B127A" w:rsidRPr="001B127A">
        <w:t>)</w:t>
      </w:r>
      <w:r w:rsidR="00D36BE5">
        <w:rPr>
          <w:i/>
        </w:rPr>
        <w:t xml:space="preserve"> </w:t>
      </w:r>
      <w:r w:rsidR="0097261A">
        <w:t>oon tyhä yksi haamu, mit</w:t>
      </w:r>
      <w:r w:rsidR="00D36BE5">
        <w:t>ä passaa käyttä</w:t>
      </w:r>
      <w:r w:rsidR="0097261A">
        <w:t>ä</w:t>
      </w:r>
      <w:r w:rsidR="00D36BE5">
        <w:t>t kaikkiin verbiin kans</w:t>
      </w:r>
      <w:r w:rsidR="001616DA">
        <w:t xml:space="preserve"> (1, 2)</w:t>
      </w:r>
      <w:r w:rsidR="00D36BE5">
        <w:t>.</w:t>
      </w:r>
    </w:p>
    <w:tbl>
      <w:tblPr>
        <w:tblStyle w:val="Tabellrutenett"/>
        <w:tblW w:w="0" w:type="auto"/>
        <w:tblLook w:val="04A0" w:firstRow="1" w:lastRow="0" w:firstColumn="1" w:lastColumn="0" w:noHBand="0" w:noVBand="1"/>
      </w:tblPr>
      <w:tblGrid>
        <w:gridCol w:w="8522"/>
      </w:tblGrid>
      <w:tr w:rsidR="00D82D42" w14:paraId="7ABAA210" w14:textId="77777777" w:rsidTr="00D82D42">
        <w:tc>
          <w:tcPr>
            <w:tcW w:w="9242" w:type="dxa"/>
          </w:tcPr>
          <w:p w14:paraId="64E826D6" w14:textId="56E25430" w:rsidR="00D82D42" w:rsidRDefault="00D82D42" w:rsidP="0097455C">
            <w:pPr>
              <w:tabs>
                <w:tab w:val="left" w:pos="1440"/>
                <w:tab w:val="left" w:pos="3060"/>
              </w:tabs>
              <w:rPr>
                <w:caps/>
              </w:rPr>
            </w:pPr>
            <w:r>
              <w:rPr>
                <w:caps/>
              </w:rPr>
              <w:t>status</w:t>
            </w:r>
            <w:r w:rsidR="002012FB">
              <w:rPr>
                <w:caps/>
              </w:rPr>
              <w:t>tila</w:t>
            </w:r>
            <w:r>
              <w:rPr>
                <w:caps/>
              </w:rPr>
              <w:t>:</w:t>
            </w:r>
          </w:p>
          <w:p w14:paraId="6BA02BBB" w14:textId="50A509BD" w:rsidR="00D82D42" w:rsidRPr="00D82D42" w:rsidRDefault="00D82D42" w:rsidP="0097455C">
            <w:pPr>
              <w:tabs>
                <w:tab w:val="left" w:pos="1440"/>
                <w:tab w:val="left" w:pos="3060"/>
              </w:tabs>
              <w:rPr>
                <w:i/>
              </w:rPr>
            </w:pPr>
            <w:r>
              <w:t>SUBJ[NP[nom.] + V[</w:t>
            </w:r>
            <w:r>
              <w:rPr>
                <w:i/>
              </w:rPr>
              <w:t>olla</w:t>
            </w:r>
            <w:r w:rsidR="001B127A" w:rsidRPr="001B127A">
              <w:t>,</w:t>
            </w:r>
            <w:r>
              <w:rPr>
                <w:i/>
              </w:rPr>
              <w:t xml:space="preserve"> mennä</w:t>
            </w:r>
            <w:r>
              <w:t xml:space="preserve">, </w:t>
            </w:r>
            <w:r w:rsidR="002B656B">
              <w:rPr>
                <w:i/>
              </w:rPr>
              <w:t>tulla</w:t>
            </w:r>
            <w:r w:rsidR="002B656B">
              <w:t xml:space="preserve">, </w:t>
            </w:r>
            <w:r w:rsidRPr="00D82D42">
              <w:t>subjektikongruensi</w:t>
            </w:r>
            <w:r>
              <w:t>]</w:t>
            </w:r>
            <w:r w:rsidR="00A267C1">
              <w:t xml:space="preserve"> + ADVLI[AdvP[olotila]]</w:t>
            </w:r>
          </w:p>
        </w:tc>
      </w:tr>
    </w:tbl>
    <w:p w14:paraId="60568EA3" w14:textId="77777777" w:rsidR="00B30251" w:rsidRPr="00A95D68" w:rsidRDefault="00B30251" w:rsidP="00BD2A19">
      <w:pPr>
        <w:pStyle w:val="Overskrift2"/>
      </w:pPr>
      <w:bookmarkStart w:id="1123" w:name="_Toc311273785"/>
      <w:r w:rsidRPr="00A95D68">
        <w:t>Referatiiviset syntaktit</w:t>
      </w:r>
      <w:bookmarkEnd w:id="1116"/>
      <w:bookmarkEnd w:id="1117"/>
      <w:bookmarkEnd w:id="1118"/>
      <w:bookmarkEnd w:id="1119"/>
      <w:bookmarkEnd w:id="1120"/>
      <w:bookmarkEnd w:id="1123"/>
    </w:p>
    <w:p w14:paraId="73AAE1D9" w14:textId="49CEF90D" w:rsidR="00B30251" w:rsidRPr="00A95D68" w:rsidRDefault="00B30251" w:rsidP="00BD2A19">
      <w:pPr>
        <w:pStyle w:val="Brdtekst"/>
        <w:spacing w:before="120"/>
      </w:pPr>
      <w:r w:rsidRPr="00A95D68">
        <w:t>Tähän asti olema puhunheet semmoisista syntaktityypiistä ja niitten verbiistä, jokka ilmoitethaan suorhaan jotaki assiintillaa. Seuraavaksi kattoma toista syntaktityyppiin valta</w:t>
      </w:r>
      <w:r w:rsidR="00EB53F0">
        <w:t>joukkoo</w:t>
      </w:r>
      <w:r w:rsidRPr="00A95D68">
        <w:t>, referatiivissii syntaktiita.</w:t>
      </w:r>
    </w:p>
    <w:p w14:paraId="7DA72B7A" w14:textId="569FF147" w:rsidR="00B30251" w:rsidRPr="00A95D68" w:rsidRDefault="00B30251" w:rsidP="00BD2A19">
      <w:pPr>
        <w:pStyle w:val="Brdtekst"/>
        <w:spacing w:before="120"/>
      </w:pPr>
      <w:r w:rsidRPr="00167969">
        <w:rPr>
          <w:smallCaps/>
        </w:rPr>
        <w:t>Referatiiviset syntaktit</w:t>
      </w:r>
      <w:r w:rsidRPr="00A95D68">
        <w:t xml:space="preserve"> oon nimensä jälkhiin syntaktiita, joila refereerathaan johonki toisheen assiisseen eli assii</w:t>
      </w:r>
      <w:r w:rsidR="00036F99" w:rsidRPr="00A95D68">
        <w:t>n</w:t>
      </w:r>
      <w:r w:rsidRPr="00A95D68">
        <w:t xml:space="preserve">tilhaan. </w:t>
      </w:r>
      <w:r w:rsidR="00755977" w:rsidRPr="00A95D68">
        <w:t>Yli</w:t>
      </w:r>
      <w:r w:rsidRPr="00A95D68">
        <w:t>syntak</w:t>
      </w:r>
      <w:r w:rsidR="0072203B" w:rsidRPr="00A95D68">
        <w:t xml:space="preserve">tin </w:t>
      </w:r>
      <w:r w:rsidR="00092B3D">
        <w:t>subjektinna</w:t>
      </w:r>
      <w:r w:rsidR="0072203B" w:rsidRPr="00A95D68">
        <w:t xml:space="preserve"> oon joku elläävää</w:t>
      </w:r>
      <w:r w:rsidRPr="00A95D68">
        <w:t xml:space="preserve"> olent</w:t>
      </w:r>
      <w:r w:rsidR="0072203B" w:rsidRPr="00A95D68">
        <w:t>to</w:t>
      </w:r>
      <w:r w:rsidRPr="00A95D68">
        <w:t>o, ihmistä eli elläintä</w:t>
      </w:r>
      <w:r w:rsidR="0072203B" w:rsidRPr="00A95D68">
        <w:t>,</w:t>
      </w:r>
      <w:r w:rsidRPr="00A95D68">
        <w:t xml:space="preserve"> meinaava sana. </w:t>
      </w:r>
      <w:r w:rsidR="00755977" w:rsidRPr="00A95D68">
        <w:t>Yli</w:t>
      </w:r>
      <w:r w:rsidR="00BE72C5">
        <w:t>syntaktin verbaali</w:t>
      </w:r>
      <w:r w:rsidRPr="00A95D68">
        <w:t xml:space="preserve"> muistelee, mikä suhđet </w:t>
      </w:r>
      <w:r w:rsidR="007F4E0F" w:rsidRPr="00A95D68">
        <w:t>yli</w:t>
      </w:r>
      <w:r w:rsidRPr="00A95D68">
        <w:t>syntaktin subjektilla oon refereeratthuun assiisseen. Nämät verbit oon semmois</w:t>
      </w:r>
      <w:r w:rsidR="00313E61" w:rsidRPr="00A95D68">
        <w:t>et</w:t>
      </w:r>
      <w:r w:rsidRPr="00A95D68">
        <w:t>, ette niitten kans oon mahđol</w:t>
      </w:r>
      <w:r w:rsidR="00773540" w:rsidRPr="00A95D68">
        <w:t>inen semmoinen ala</w:t>
      </w:r>
      <w:r w:rsidRPr="00A95D68">
        <w:t>syntakt</w:t>
      </w:r>
      <w:r w:rsidR="00434F6B" w:rsidRPr="00A95D68">
        <w:t>i</w:t>
      </w:r>
      <w:r w:rsidR="00FB3A58">
        <w:t xml:space="preserve"> (</w:t>
      </w:r>
      <w:r w:rsidR="007A35E7">
        <w:t xml:space="preserve">syntaktikaavoissa merkitty pukstaavilla </w:t>
      </w:r>
      <w:r w:rsidR="00FB3A58">
        <w:t>S)</w:t>
      </w:r>
      <w:r w:rsidR="00434F6B" w:rsidRPr="00A95D68">
        <w:t xml:space="preserve">, mikä oon </w:t>
      </w:r>
      <w:r w:rsidR="002B27B2">
        <w:t>komplement</w:t>
      </w:r>
      <w:r w:rsidR="00434F6B" w:rsidRPr="00A95D68">
        <w:t>tina yli</w:t>
      </w:r>
      <w:r w:rsidRPr="00A95D68">
        <w:t xml:space="preserve">syntaktin verbile. Kans verbifraasi </w:t>
      </w:r>
      <w:r w:rsidR="00CE5063">
        <w:t xml:space="preserve">(VP) </w:t>
      </w:r>
      <w:r w:rsidRPr="00A95D68">
        <w:t xml:space="preserve">oon mahđolinen </w:t>
      </w:r>
      <w:r w:rsidR="002B27B2">
        <w:t>komplement</w:t>
      </w:r>
      <w:r w:rsidRPr="00A95D68">
        <w:t>ti.</w:t>
      </w:r>
      <w:r w:rsidR="004A6198">
        <w:t xml:space="preserve"> Verbifraasin verbi saattaa olla infinitiivin eli </w:t>
      </w:r>
      <w:r w:rsidR="00AE2DFE">
        <w:t>partisip</w:t>
      </w:r>
      <w:r w:rsidR="004A6198">
        <w:t>in haamui</w:t>
      </w:r>
      <w:r w:rsidR="00EC54A9">
        <w:t xml:space="preserve">nen. </w:t>
      </w:r>
      <w:r w:rsidR="00AE2DFE">
        <w:t>Partisip</w:t>
      </w:r>
      <w:r w:rsidR="00EC54A9">
        <w:t>pihaamuiset verbifraasit</w:t>
      </w:r>
      <w:r w:rsidR="004A6198">
        <w:t xml:space="preserve"> saattaa tasan korvata </w:t>
      </w:r>
      <w:r w:rsidR="00795EF2">
        <w:t xml:space="preserve">subjunksuunisyntaktilla, ja sillä niitä ei tässä oteta </w:t>
      </w:r>
      <w:r w:rsidR="001D56B9">
        <w:t xml:space="preserve">erittäin </w:t>
      </w:r>
      <w:r w:rsidR="00795EF2">
        <w:t xml:space="preserve">esile. Niistä oon kuitenki esimerkkii </w:t>
      </w:r>
      <w:r w:rsidR="00AE2DFE">
        <w:t>partisip</w:t>
      </w:r>
      <w:r w:rsidR="00EB53F0">
        <w:t>iitte</w:t>
      </w:r>
      <w:r w:rsidR="00795EF2">
        <w:t xml:space="preserve">n kohđala </w:t>
      </w:r>
      <w:r w:rsidR="0075485B">
        <w:t>(</w:t>
      </w:r>
      <w:r w:rsidR="00795EF2">
        <w:t>katto</w:t>
      </w:r>
      <w:r w:rsidR="00ED1AE8">
        <w:t xml:space="preserve"> </w:t>
      </w:r>
      <w:r w:rsidR="00B160F7">
        <w:t>kohđasta</w:t>
      </w:r>
      <w:r w:rsidR="00B765A7">
        <w:t xml:space="preserve"> </w:t>
      </w:r>
      <w:r w:rsidR="003749B4">
        <w:t>6.8</w:t>
      </w:r>
      <w:r w:rsidR="00B765A7">
        <w:t>.2.1</w:t>
      </w:r>
      <w:r w:rsidR="001003C4">
        <w:t xml:space="preserve"> </w:t>
      </w:r>
      <w:r w:rsidR="00AE2DFE" w:rsidRPr="001622E9">
        <w:t>Partisip</w:t>
      </w:r>
      <w:r w:rsidR="00ED1AE8" w:rsidRPr="001622E9">
        <w:t>in preesensin ja perfektin</w:t>
      </w:r>
      <w:r w:rsidR="001003C4" w:rsidRPr="001622E9">
        <w:t xml:space="preserve"> käyttö</w:t>
      </w:r>
      <w:r w:rsidR="008166B7">
        <w:t>, esimerkit</w:t>
      </w:r>
      <w:r w:rsidR="00A7377C">
        <w:t xml:space="preserve"> 9–15</w:t>
      </w:r>
      <w:r w:rsidR="001003C4">
        <w:t>).</w:t>
      </w:r>
    </w:p>
    <w:p w14:paraId="634F80CE" w14:textId="6D9F23C7" w:rsidR="007B10AD" w:rsidRPr="00A95D68" w:rsidRDefault="007B10AD" w:rsidP="00BD2A19">
      <w:pPr>
        <w:pStyle w:val="Brdtekst"/>
        <w:spacing w:before="120"/>
      </w:pPr>
      <w:r w:rsidRPr="00A95D68">
        <w:t>Ref</w:t>
      </w:r>
      <w:r w:rsidR="000659B3">
        <w:t>eratiivisissa syntaktiissa verbaali</w:t>
      </w:r>
      <w:r w:rsidRPr="00A95D68">
        <w:t xml:space="preserve"> o</w:t>
      </w:r>
      <w:r w:rsidR="00EB53F0">
        <w:t>on tasan luku- ja persoonakongru</w:t>
      </w:r>
      <w:r w:rsidRPr="00A95D68">
        <w:t>ensissa subjektin kans.</w:t>
      </w:r>
    </w:p>
    <w:p w14:paraId="398791C9" w14:textId="21A2CEA9" w:rsidR="00C51A65" w:rsidRPr="00A95D68" w:rsidRDefault="00C51A65" w:rsidP="00BD2A19">
      <w:pPr>
        <w:pStyle w:val="Brdtekst"/>
        <w:spacing w:before="120"/>
      </w:pPr>
      <w:r w:rsidRPr="00A95D68">
        <w:t xml:space="preserve">Referatiivisissa syntaktiissa toinen </w:t>
      </w:r>
      <w:r w:rsidR="002B27B2">
        <w:t>komplement</w:t>
      </w:r>
      <w:r w:rsidRPr="00A95D68">
        <w:t xml:space="preserve">ti oon usheimitten objekti. Alapuolela käsittelemäki juuri tämmöissii ylheissii taphauksii. </w:t>
      </w:r>
      <w:r w:rsidR="0034296A" w:rsidRPr="00A95D68">
        <w:t>Mutta oon kans referatiivissii syntaktii</w:t>
      </w:r>
      <w:r w:rsidR="00CB5A35" w:rsidRPr="00A95D68">
        <w:t>ta</w:t>
      </w:r>
      <w:r w:rsidR="0034296A" w:rsidRPr="00A95D68">
        <w:t xml:space="preserve">, missä toisena </w:t>
      </w:r>
      <w:r w:rsidR="002B27B2">
        <w:t>komplement</w:t>
      </w:r>
      <w:r w:rsidR="0034296A" w:rsidRPr="00A95D68">
        <w:t>t</w:t>
      </w:r>
      <w:r w:rsidR="004F1193" w:rsidRPr="00A95D68">
        <w:t>ina oonki adverbiaali. E</w:t>
      </w:r>
      <w:r w:rsidR="0034296A" w:rsidRPr="00A95D68">
        <w:t>simerkiksi syntakti</w:t>
      </w:r>
      <w:r w:rsidR="004F1193" w:rsidRPr="00A95D68">
        <w:t>ssa</w:t>
      </w:r>
      <w:r w:rsidR="0034296A" w:rsidRPr="00A95D68">
        <w:t xml:space="preserve"> </w:t>
      </w:r>
      <w:r w:rsidR="0034296A" w:rsidRPr="00DA3E6A">
        <w:rPr>
          <w:i/>
        </w:rPr>
        <w:t>Met luotama siihen</w:t>
      </w:r>
      <w:r w:rsidR="0075485B" w:rsidRPr="0075485B">
        <w:t>,</w:t>
      </w:r>
      <w:r w:rsidR="0034296A" w:rsidRPr="00DA3E6A">
        <w:rPr>
          <w:i/>
        </w:rPr>
        <w:t xml:space="preserve"> ette</w:t>
      </w:r>
      <w:r w:rsidR="00355BE6" w:rsidRPr="00DA3E6A">
        <w:rPr>
          <w:i/>
        </w:rPr>
        <w:t xml:space="preserve"> kainun kieli säilyy</w:t>
      </w:r>
      <w:r w:rsidR="004F1193" w:rsidRPr="00DA3E6A">
        <w:rPr>
          <w:i/>
        </w:rPr>
        <w:t xml:space="preserve"> </w:t>
      </w:r>
      <w:r w:rsidR="00355BE6" w:rsidRPr="00DA3E6A">
        <w:t>f</w:t>
      </w:r>
      <w:r w:rsidR="00355BE6" w:rsidRPr="00A95D68">
        <w:t xml:space="preserve">raasi </w:t>
      </w:r>
      <w:r w:rsidR="00355BE6" w:rsidRPr="005A3A10">
        <w:rPr>
          <w:i/>
        </w:rPr>
        <w:t>siihen</w:t>
      </w:r>
      <w:r w:rsidR="0075485B" w:rsidRPr="0075485B">
        <w:t>,</w:t>
      </w:r>
      <w:r w:rsidR="00355BE6" w:rsidRPr="005A3A10">
        <w:rPr>
          <w:i/>
        </w:rPr>
        <w:t xml:space="preserve"> ette kainun kieli</w:t>
      </w:r>
      <w:r w:rsidR="004F1193" w:rsidRPr="005A3A10">
        <w:rPr>
          <w:i/>
        </w:rPr>
        <w:t xml:space="preserve"> säilyy</w:t>
      </w:r>
      <w:r w:rsidR="004F1193" w:rsidRPr="00A95D68">
        <w:t xml:space="preserve"> oon adverbiaali </w:t>
      </w:r>
      <w:r w:rsidR="004F1193" w:rsidRPr="00E8264C">
        <w:rPr>
          <w:i/>
        </w:rPr>
        <w:t>luottaa</w:t>
      </w:r>
      <w:r w:rsidR="0075485B" w:rsidRPr="0075485B">
        <w:t>(</w:t>
      </w:r>
      <w:r w:rsidR="004F1193" w:rsidRPr="00E8264C">
        <w:rPr>
          <w:i/>
        </w:rPr>
        <w:t>t</w:t>
      </w:r>
      <w:r w:rsidR="0075485B" w:rsidRPr="0075485B">
        <w:t>)</w:t>
      </w:r>
      <w:r w:rsidR="004F1193" w:rsidRPr="00E8264C">
        <w:rPr>
          <w:i/>
        </w:rPr>
        <w:t>-</w:t>
      </w:r>
      <w:r w:rsidR="004F1193" w:rsidRPr="00A95D68">
        <w:t>verb</w:t>
      </w:r>
      <w:r w:rsidR="0072203B" w:rsidRPr="00A95D68">
        <w:t>ile. Tämmöissii syntaktityyppii</w:t>
      </w:r>
      <w:r w:rsidR="004F1193" w:rsidRPr="00A95D68">
        <w:t xml:space="preserve"> </w:t>
      </w:r>
      <w:r w:rsidR="00EA0484" w:rsidRPr="00A95D68">
        <w:t xml:space="preserve">emmä tässä käsittele erittäin, mutta niitä tullee esile esimerkiksi junksuuniitten käsittelyn </w:t>
      </w:r>
      <w:r w:rsidR="00D46A36">
        <w:t>alla</w:t>
      </w:r>
      <w:r w:rsidR="00EA0484" w:rsidRPr="00A95D68">
        <w:t xml:space="preserve"> </w:t>
      </w:r>
      <w:r w:rsidR="0075485B">
        <w:t>(</w:t>
      </w:r>
      <w:r w:rsidR="003915CA">
        <w:t xml:space="preserve">katto kohđasta </w:t>
      </w:r>
      <w:r w:rsidR="001622E9">
        <w:t xml:space="preserve">11.2.2.4 Subjunksuuni </w:t>
      </w:r>
      <w:r w:rsidR="003915CA" w:rsidRPr="001622E9">
        <w:t>adverbiaalikomplementtina</w:t>
      </w:r>
      <w:r w:rsidR="00EA0484" w:rsidRPr="00A95D68">
        <w:t>).</w:t>
      </w:r>
    </w:p>
    <w:p w14:paraId="4B48F465" w14:textId="77777777" w:rsidR="00B30251" w:rsidRPr="00866504" w:rsidRDefault="00B30251" w:rsidP="00BD2A19">
      <w:pPr>
        <w:pStyle w:val="Overskrift3"/>
        <w:rPr>
          <w:caps/>
        </w:rPr>
      </w:pPr>
      <w:bookmarkStart w:id="1124" w:name="_4.2.2.1._Emottii"/>
      <w:bookmarkStart w:id="1125" w:name="Kognittii"/>
      <w:bookmarkStart w:id="1126" w:name="_Toc84997983"/>
      <w:bookmarkStart w:id="1127" w:name="_Toc198266853"/>
      <w:bookmarkStart w:id="1128" w:name="_Toc209168605"/>
      <w:bookmarkStart w:id="1129" w:name="_Toc241129244"/>
      <w:bookmarkStart w:id="1130" w:name="_Toc311273786"/>
      <w:bookmarkEnd w:id="1124"/>
      <w:bookmarkEnd w:id="1125"/>
      <w:r w:rsidRPr="00866504">
        <w:rPr>
          <w:caps/>
        </w:rPr>
        <w:t>Kogni</w:t>
      </w:r>
      <w:bookmarkEnd w:id="1126"/>
      <w:bookmarkEnd w:id="1127"/>
      <w:bookmarkEnd w:id="1128"/>
      <w:r w:rsidR="007A7A8C" w:rsidRPr="00866504">
        <w:rPr>
          <w:caps/>
        </w:rPr>
        <w:t>suuni</w:t>
      </w:r>
      <w:bookmarkEnd w:id="1129"/>
      <w:bookmarkEnd w:id="1130"/>
    </w:p>
    <w:p w14:paraId="54A13A90" w14:textId="77777777" w:rsidR="000B6A57" w:rsidRDefault="00B30251" w:rsidP="00BD2A19">
      <w:pPr>
        <w:pStyle w:val="Brdtekst"/>
        <w:spacing w:before="120"/>
      </w:pPr>
      <w:r w:rsidRPr="00866504">
        <w:rPr>
          <w:caps/>
        </w:rPr>
        <w:t>Kogni</w:t>
      </w:r>
      <w:r w:rsidR="007A7A8C" w:rsidRPr="00866504">
        <w:rPr>
          <w:caps/>
        </w:rPr>
        <w:t>suuni</w:t>
      </w:r>
      <w:r w:rsidRPr="00866504">
        <w:rPr>
          <w:caps/>
        </w:rPr>
        <w:t xml:space="preserve"> </w:t>
      </w:r>
      <w:r w:rsidR="00EB53F0" w:rsidRPr="00EB53F0">
        <w:t>i</w:t>
      </w:r>
      <w:r w:rsidRPr="00A95D68">
        <w:t xml:space="preserve">lmoittaa jonkulaista tieđolista </w:t>
      </w:r>
      <w:r w:rsidR="00230300" w:rsidRPr="00A95D68">
        <w:t xml:space="preserve">eli kognitiivista </w:t>
      </w:r>
      <w:r w:rsidRPr="00A95D68">
        <w:t xml:space="preserve">tillaa. </w:t>
      </w:r>
      <w:r w:rsidRPr="00C66B48">
        <w:rPr>
          <w:smallCaps/>
        </w:rPr>
        <w:t>Kognitiivissii verbii</w:t>
      </w:r>
      <w:r w:rsidRPr="00A95D68">
        <w:t xml:space="preserve"> oon esimerkiksi </w:t>
      </w:r>
      <w:r w:rsidRPr="00C26C98">
        <w:rPr>
          <w:i/>
        </w:rPr>
        <w:t>muistaa</w:t>
      </w:r>
      <w:r w:rsidR="0075485B" w:rsidRPr="0075485B">
        <w:t>(</w:t>
      </w:r>
      <w:r w:rsidRPr="00C26C98">
        <w:rPr>
          <w:i/>
        </w:rPr>
        <w:t>t</w:t>
      </w:r>
      <w:r w:rsidR="0075485B" w:rsidRPr="0075485B">
        <w:t>),</w:t>
      </w:r>
      <w:r w:rsidRPr="00C26C98">
        <w:rPr>
          <w:i/>
        </w:rPr>
        <w:t xml:space="preserve"> tiet</w:t>
      </w:r>
      <w:r w:rsidR="0075485B" w:rsidRPr="0075485B">
        <w:t>(</w:t>
      </w:r>
      <w:r w:rsidRPr="00C26C98">
        <w:rPr>
          <w:i/>
        </w:rPr>
        <w:t>t</w:t>
      </w:r>
      <w:r w:rsidR="0075485B" w:rsidRPr="0075485B">
        <w:t>)</w:t>
      </w:r>
      <w:r w:rsidRPr="00C26C98">
        <w:rPr>
          <w:i/>
        </w:rPr>
        <w:t>ää</w:t>
      </w:r>
      <w:r w:rsidR="0075485B" w:rsidRPr="0075485B">
        <w:t>(</w:t>
      </w:r>
      <w:r w:rsidRPr="00C26C98">
        <w:rPr>
          <w:i/>
        </w:rPr>
        <w:t>t</w:t>
      </w:r>
      <w:r w:rsidR="0075485B" w:rsidRPr="0075485B">
        <w:t>)</w:t>
      </w:r>
      <w:r w:rsidRPr="00C26C98">
        <w:rPr>
          <w:i/>
        </w:rPr>
        <w:t xml:space="preserve"> </w:t>
      </w:r>
      <w:r w:rsidRPr="00EB53F0">
        <w:t>ja</w:t>
      </w:r>
      <w:r w:rsidRPr="00C26C98">
        <w:rPr>
          <w:i/>
        </w:rPr>
        <w:t xml:space="preserve"> ymmärt</w:t>
      </w:r>
      <w:r w:rsidR="0075485B" w:rsidRPr="0075485B">
        <w:t>(</w:t>
      </w:r>
      <w:r w:rsidRPr="00C26C98">
        <w:rPr>
          <w:i/>
        </w:rPr>
        <w:t>t</w:t>
      </w:r>
      <w:r w:rsidR="0075485B" w:rsidRPr="0075485B">
        <w:t>)</w:t>
      </w:r>
      <w:r w:rsidRPr="00C26C98">
        <w:rPr>
          <w:i/>
        </w:rPr>
        <w:t>ää</w:t>
      </w:r>
      <w:r w:rsidR="0075485B" w:rsidRPr="0075485B">
        <w:t>(</w:t>
      </w:r>
      <w:r w:rsidRPr="00C26C98">
        <w:rPr>
          <w:i/>
        </w:rPr>
        <w:t>t</w:t>
      </w:r>
      <w:r w:rsidR="0075485B" w:rsidRPr="0075485B">
        <w:t>)</w:t>
      </w:r>
      <w:r w:rsidR="001B127A" w:rsidRPr="001B127A">
        <w:t>.</w:t>
      </w:r>
      <w:r w:rsidR="009A3714">
        <w:t xml:space="preserve"> Verbil</w:t>
      </w:r>
      <w:r w:rsidRPr="00A95D68">
        <w:t xml:space="preserve">lä oon kaksi </w:t>
      </w:r>
      <w:r w:rsidR="002B27B2">
        <w:t>komplement</w:t>
      </w:r>
      <w:r w:rsidRPr="00A95D68">
        <w:t>tii, subjekti ja objekti. Tyypili</w:t>
      </w:r>
      <w:r w:rsidR="00230300" w:rsidRPr="00A95D68">
        <w:t>nen</w:t>
      </w:r>
      <w:r w:rsidRPr="00A95D68">
        <w:t xml:space="preserve"> oon, ette objekti ei olekhaan nomeni m</w:t>
      </w:r>
      <w:r w:rsidR="005A1D2E" w:rsidRPr="00A95D68">
        <w:t xml:space="preserve">utta verbifraasi </w:t>
      </w:r>
      <w:r w:rsidR="0075485B">
        <w:t>(</w:t>
      </w:r>
      <w:r w:rsidR="005308BB">
        <w:t>1, 6</w:t>
      </w:r>
      <w:r w:rsidR="005A1D2E" w:rsidRPr="00A95D68">
        <w:t>) tahi ala</w:t>
      </w:r>
      <w:r w:rsidRPr="00A95D68">
        <w:t xml:space="preserve">syntakti </w:t>
      </w:r>
      <w:r w:rsidR="0075485B">
        <w:t>(</w:t>
      </w:r>
      <w:r w:rsidR="009E1790">
        <w:t>2</w:t>
      </w:r>
      <w:r w:rsidR="005308BB">
        <w:t>–</w:t>
      </w:r>
      <w:r w:rsidR="009E1790">
        <w:t>5, 7–8</w:t>
      </w:r>
      <w:r w:rsidR="00230300" w:rsidRPr="00A95D68">
        <w:t>). Alasyntakti</w:t>
      </w:r>
      <w:r w:rsidRPr="00A95D68">
        <w:t xml:space="preserve"> oon </w:t>
      </w:r>
      <w:r w:rsidR="00230300" w:rsidRPr="00A95D68">
        <w:t xml:space="preserve">joko </w:t>
      </w:r>
      <w:r w:rsidRPr="001002C7">
        <w:rPr>
          <w:i/>
        </w:rPr>
        <w:t>ette</w:t>
      </w:r>
      <w:r w:rsidRPr="00A95D68">
        <w:t>-syntakti</w:t>
      </w:r>
      <w:r w:rsidR="00B81595" w:rsidRPr="00A95D68">
        <w:t xml:space="preserve"> </w:t>
      </w:r>
      <w:r w:rsidR="0075485B">
        <w:lastRenderedPageBreak/>
        <w:t>(</w:t>
      </w:r>
      <w:r w:rsidR="00B81595" w:rsidRPr="00A95D68">
        <w:t xml:space="preserve">2, </w:t>
      </w:r>
      <w:r w:rsidR="002746CA">
        <w:t>4, 7</w:t>
      </w:r>
      <w:r w:rsidR="00B81595" w:rsidRPr="00A95D68">
        <w:t>)</w:t>
      </w:r>
      <w:r w:rsidR="00230300" w:rsidRPr="00A95D68">
        <w:t>, tahi</w:t>
      </w:r>
      <w:r w:rsidRPr="00A95D68">
        <w:t xml:space="preserve"> </w:t>
      </w:r>
      <w:r w:rsidR="00230300" w:rsidRPr="00A95D68">
        <w:t>j</w:t>
      </w:r>
      <w:r w:rsidRPr="00A95D68">
        <w:t>oittenki verbiin kans, niin ko eriliikaisesti kielt</w:t>
      </w:r>
      <w:r w:rsidR="007A7A8C" w:rsidRPr="00A95D68">
        <w:t>täävissä</w:t>
      </w:r>
      <w:r w:rsidRPr="00A95D68">
        <w:t xml:space="preserve"> syntaktiissa </w:t>
      </w:r>
      <w:r w:rsidRPr="001002C7">
        <w:rPr>
          <w:i/>
        </w:rPr>
        <w:t>muistaat-</w:t>
      </w:r>
      <w:r w:rsidRPr="00A95D68">
        <w:t xml:space="preserve"> ja </w:t>
      </w:r>
      <w:r w:rsidRPr="001002C7">
        <w:rPr>
          <w:i/>
        </w:rPr>
        <w:t>tiettäät-</w:t>
      </w:r>
      <w:r w:rsidRPr="00A95D68">
        <w:t xml:space="preserve">verbiin kans, </w:t>
      </w:r>
      <w:r w:rsidR="00D9367C" w:rsidRPr="00A95D68">
        <w:t xml:space="preserve">se </w:t>
      </w:r>
      <w:r w:rsidRPr="00A95D68">
        <w:t>saattaa olla kans kysymäsyntakti</w:t>
      </w:r>
      <w:r w:rsidR="00B81595" w:rsidRPr="00A95D68">
        <w:t xml:space="preserve"> </w:t>
      </w:r>
      <w:r w:rsidR="0075485B">
        <w:t>(</w:t>
      </w:r>
      <w:r w:rsidR="00B81595" w:rsidRPr="00A95D68">
        <w:t xml:space="preserve">3, </w:t>
      </w:r>
      <w:r w:rsidR="002746CA">
        <w:t>5</w:t>
      </w:r>
      <w:r w:rsidR="00B81595" w:rsidRPr="00A95D68">
        <w:t xml:space="preserve">, </w:t>
      </w:r>
      <w:r w:rsidR="002746CA">
        <w:t>8</w:t>
      </w:r>
      <w:r w:rsidR="00B81595" w:rsidRPr="00A95D68">
        <w:t>)</w:t>
      </w:r>
      <w:r w:rsidR="00D9367C" w:rsidRPr="00A95D68">
        <w:t>. K</w:t>
      </w:r>
      <w:r w:rsidR="00C561BF" w:rsidRPr="00A95D68">
        <w:t>o ala</w:t>
      </w:r>
      <w:r w:rsidR="00562C0F">
        <w:t>syntaktinna</w:t>
      </w:r>
      <w:r w:rsidR="00D9367C" w:rsidRPr="00A95D68">
        <w:t xml:space="preserve"> oon kysymäsyntakti</w:t>
      </w:r>
      <w:r w:rsidR="00C17097" w:rsidRPr="00A95D68">
        <w:t xml:space="preserve">, sen eđessä saattaa olla </w:t>
      </w:r>
      <w:r w:rsidR="00C01E4D">
        <w:t>subjunksuuni</w:t>
      </w:r>
      <w:r w:rsidR="00C17097" w:rsidRPr="00A95D68">
        <w:t xml:space="preserve"> </w:t>
      </w:r>
      <w:r w:rsidR="00C17097" w:rsidRPr="001002C7">
        <w:rPr>
          <w:i/>
        </w:rPr>
        <w:t>ette</w:t>
      </w:r>
      <w:r w:rsidR="00C17097" w:rsidRPr="00A95D68">
        <w:t>, mutta se saattaa jääđä poiski.</w:t>
      </w:r>
    </w:p>
    <w:p w14:paraId="21220771" w14:textId="4A951707" w:rsidR="00B30251" w:rsidRPr="00A95D68" w:rsidRDefault="0075485B" w:rsidP="00BD2A19">
      <w:pPr>
        <w:tabs>
          <w:tab w:val="left" w:pos="1530"/>
          <w:tab w:val="left" w:pos="3870"/>
        </w:tabs>
        <w:spacing w:before="120" w:after="40"/>
      </w:pPr>
      <w:r>
        <w:t>(</w:t>
      </w:r>
      <w:r w:rsidR="00AC76BD" w:rsidRPr="00A95D68">
        <w:t xml:space="preserve">1) </w:t>
      </w:r>
      <w:r w:rsidR="00B30251" w:rsidRPr="00A95D68">
        <w:t>Pekka</w:t>
      </w:r>
      <w:r w:rsidR="00B30251" w:rsidRPr="00A95D68">
        <w:tab/>
        <w:t>muisti</w:t>
      </w:r>
      <w:r w:rsidR="00B30251" w:rsidRPr="00A95D68">
        <w:tab/>
        <w:t xml:space="preserve">[lukkeet </w:t>
      </w:r>
      <w:r w:rsidR="007A7A8C" w:rsidRPr="00A95D68">
        <w:t>preivi</w:t>
      </w:r>
      <w:r w:rsidR="00B30251" w:rsidRPr="00A95D68">
        <w:t>n].</w:t>
      </w:r>
    </w:p>
    <w:p w14:paraId="5780F29C" w14:textId="77777777" w:rsidR="00F904D4" w:rsidRDefault="00B30251" w:rsidP="00BD2A19">
      <w:pPr>
        <w:tabs>
          <w:tab w:val="left" w:pos="1530"/>
          <w:tab w:val="left" w:pos="3870"/>
        </w:tabs>
        <w:spacing w:before="40" w:after="40"/>
      </w:pPr>
      <w:r w:rsidRPr="00A95D68">
        <w:t>N[</w:t>
      </w:r>
      <w:r w:rsidR="00581645" w:rsidRPr="00A95D68">
        <w:t>sg.nom.</w:t>
      </w:r>
      <w:r w:rsidRPr="00A95D68">
        <w:t>]</w:t>
      </w:r>
      <w:r w:rsidRPr="00A95D68">
        <w:tab/>
        <w:t>V[</w:t>
      </w:r>
      <w:r w:rsidRPr="00B35FEC">
        <w:rPr>
          <w:i/>
        </w:rPr>
        <w:t>mui</w:t>
      </w:r>
      <w:r w:rsidR="00FF5546" w:rsidRPr="00B35FEC">
        <w:rPr>
          <w:i/>
        </w:rPr>
        <w:t>staat</w:t>
      </w:r>
      <w:r w:rsidR="00FF5546" w:rsidRPr="00A95D68">
        <w:t xml:space="preserve">, </w:t>
      </w:r>
      <w:r w:rsidR="001337F6">
        <w:t>sg3</w:t>
      </w:r>
      <w:r w:rsidR="00FF5546" w:rsidRPr="00A95D68">
        <w:t>]</w:t>
      </w:r>
      <w:r w:rsidR="00FF5546" w:rsidRPr="00A95D68">
        <w:tab/>
        <w:t>VP[</w:t>
      </w:r>
      <w:r w:rsidR="00F84AA8">
        <w:t>1.inf.</w:t>
      </w:r>
      <w:r w:rsidR="00FF5546" w:rsidRPr="00A95D68">
        <w:t xml:space="preserve"> + N[sg.</w:t>
      </w:r>
      <w:r w:rsidRPr="00A95D68">
        <w:t>gen</w:t>
      </w:r>
      <w:r w:rsidR="00FF5546" w:rsidRPr="00A95D68">
        <w:t>.</w:t>
      </w:r>
      <w:r w:rsidRPr="00A95D68">
        <w:t>]]</w:t>
      </w:r>
    </w:p>
    <w:p w14:paraId="38AAD082" w14:textId="275DE0AC" w:rsidR="00B30251" w:rsidRPr="00A95D68" w:rsidRDefault="00B30251" w:rsidP="00BD2A19">
      <w:pPr>
        <w:tabs>
          <w:tab w:val="left" w:pos="1530"/>
          <w:tab w:val="left" w:pos="3870"/>
        </w:tabs>
        <w:spacing w:before="40" w:after="120"/>
      </w:pPr>
      <w:r w:rsidRPr="00A95D68">
        <w:t>SUBJ</w:t>
      </w:r>
      <w:r w:rsidRPr="00A95D68">
        <w:tab/>
        <w:t>V</w:t>
      </w:r>
      <w:r w:rsidRPr="00A95D68">
        <w:tab/>
        <w:t>OBJ</w:t>
      </w:r>
    </w:p>
    <w:p w14:paraId="0C0DCCF1" w14:textId="627709A7" w:rsidR="00B30251" w:rsidRPr="00A95D68" w:rsidRDefault="0075485B" w:rsidP="00BD2A19">
      <w:pPr>
        <w:tabs>
          <w:tab w:val="left" w:pos="1530"/>
          <w:tab w:val="left" w:pos="3870"/>
        </w:tabs>
        <w:spacing w:before="120" w:after="40"/>
      </w:pPr>
      <w:r>
        <w:t>(</w:t>
      </w:r>
      <w:r w:rsidR="00AC76BD" w:rsidRPr="00A95D68">
        <w:t xml:space="preserve">2) </w:t>
      </w:r>
      <w:r w:rsidR="00C146DE">
        <w:t>Pekka</w:t>
      </w:r>
      <w:r w:rsidR="00C146DE">
        <w:tab/>
        <w:t>muisti</w:t>
      </w:r>
      <w:r w:rsidR="00B30251" w:rsidRPr="00A95D68">
        <w:tab/>
        <w:t xml:space="preserve">[ette hän häyttyy lukkeet </w:t>
      </w:r>
      <w:r w:rsidR="007A7A8C" w:rsidRPr="00A95D68">
        <w:t>preivi</w:t>
      </w:r>
      <w:r w:rsidR="00B30251" w:rsidRPr="00A95D68">
        <w:t>n].</w:t>
      </w:r>
    </w:p>
    <w:p w14:paraId="087BF87F" w14:textId="71DF63E4" w:rsidR="00B30251" w:rsidRPr="00A95D68" w:rsidRDefault="00B30251" w:rsidP="00BD2A19">
      <w:pPr>
        <w:tabs>
          <w:tab w:val="left" w:pos="1530"/>
          <w:tab w:val="left" w:pos="3870"/>
        </w:tabs>
        <w:spacing w:before="40" w:after="40"/>
      </w:pPr>
      <w:r w:rsidRPr="00A95D68">
        <w:t>N[</w:t>
      </w:r>
      <w:r w:rsidR="00581645" w:rsidRPr="00A95D68">
        <w:t>sg.nom.</w:t>
      </w:r>
      <w:r w:rsidRPr="00A95D68">
        <w:t>]</w:t>
      </w:r>
      <w:r w:rsidRPr="00A95D68">
        <w:tab/>
        <w:t>V[</w:t>
      </w:r>
      <w:r w:rsidRPr="00B35FEC">
        <w:rPr>
          <w:i/>
        </w:rPr>
        <w:t>muistaat</w:t>
      </w:r>
      <w:r w:rsidRPr="00A95D68">
        <w:t xml:space="preserve">, </w:t>
      </w:r>
      <w:r w:rsidR="001337F6">
        <w:t>sg3</w:t>
      </w:r>
      <w:r w:rsidRPr="00A95D68">
        <w:t>]</w:t>
      </w:r>
      <w:r w:rsidRPr="00A95D68">
        <w:tab/>
        <w:t>S[</w:t>
      </w:r>
      <w:r w:rsidRPr="006F173A">
        <w:rPr>
          <w:i/>
        </w:rPr>
        <w:t>ette</w:t>
      </w:r>
      <w:r w:rsidRPr="00A95D68">
        <w:t>-syntakti]</w:t>
      </w:r>
    </w:p>
    <w:p w14:paraId="16F8C36E" w14:textId="77777777" w:rsidR="00B30251" w:rsidRPr="00A95D68" w:rsidRDefault="00B30251" w:rsidP="00BD2A19">
      <w:pPr>
        <w:tabs>
          <w:tab w:val="left" w:pos="1530"/>
          <w:tab w:val="left" w:pos="3870"/>
        </w:tabs>
        <w:spacing w:before="40" w:after="120"/>
      </w:pPr>
      <w:r w:rsidRPr="00A95D68">
        <w:t>SUBJ</w:t>
      </w:r>
      <w:r w:rsidRPr="00A95D68">
        <w:tab/>
        <w:t>V</w:t>
      </w:r>
      <w:r w:rsidRPr="00A95D68">
        <w:tab/>
        <w:t>OBJ</w:t>
      </w:r>
    </w:p>
    <w:p w14:paraId="606E1BA4" w14:textId="7F493D61" w:rsidR="00B30251" w:rsidRPr="00A95D68" w:rsidRDefault="0075485B" w:rsidP="00BD2A19">
      <w:pPr>
        <w:tabs>
          <w:tab w:val="left" w:pos="1530"/>
          <w:tab w:val="left" w:pos="3870"/>
        </w:tabs>
        <w:spacing w:before="120" w:after="40"/>
      </w:pPr>
      <w:r>
        <w:t>(</w:t>
      </w:r>
      <w:r w:rsidR="00AC76BD" w:rsidRPr="00A95D68">
        <w:t xml:space="preserve">3) </w:t>
      </w:r>
      <w:r w:rsidR="00C146DE">
        <w:t>Kuningas</w:t>
      </w:r>
      <w:r w:rsidR="00C146DE">
        <w:tab/>
        <w:t>[ei muistanu]</w:t>
      </w:r>
      <w:r w:rsidR="00B30251" w:rsidRPr="00A95D68">
        <w:tab/>
        <w:t>[</w:t>
      </w:r>
      <w:r>
        <w:t>(</w:t>
      </w:r>
      <w:r w:rsidR="00B30251" w:rsidRPr="00A95D68">
        <w:t xml:space="preserve">ette) oliko hän lukenu </w:t>
      </w:r>
      <w:r w:rsidR="007A7A8C" w:rsidRPr="00A95D68">
        <w:t>preivi</w:t>
      </w:r>
      <w:r w:rsidR="00B30251" w:rsidRPr="00A95D68">
        <w:t>n].</w:t>
      </w:r>
    </w:p>
    <w:p w14:paraId="7B2743C2" w14:textId="2973A83E" w:rsidR="00B30251" w:rsidRPr="00A95D68" w:rsidRDefault="00B30251" w:rsidP="00BD2A19">
      <w:pPr>
        <w:tabs>
          <w:tab w:val="left" w:pos="1530"/>
          <w:tab w:val="left" w:pos="3870"/>
        </w:tabs>
        <w:spacing w:before="40" w:after="40"/>
      </w:pPr>
      <w:r w:rsidRPr="00A95D68">
        <w:t>N[</w:t>
      </w:r>
      <w:r w:rsidR="00581645" w:rsidRPr="00A95D68">
        <w:t>sg.nom.</w:t>
      </w:r>
      <w:r w:rsidRPr="00A95D68">
        <w:t>]</w:t>
      </w:r>
      <w:r w:rsidRPr="00A95D68">
        <w:tab/>
        <w:t>V[</w:t>
      </w:r>
      <w:r w:rsidRPr="00B35FEC">
        <w:rPr>
          <w:i/>
        </w:rPr>
        <w:t>muistaat</w:t>
      </w:r>
      <w:r w:rsidRPr="00A95D68">
        <w:t xml:space="preserve">, </w:t>
      </w:r>
      <w:r w:rsidR="005B1956">
        <w:t>kieltt.</w:t>
      </w:r>
      <w:r w:rsidR="001337F6">
        <w:t>sg3</w:t>
      </w:r>
      <w:r w:rsidRPr="00A95D68">
        <w:t>]</w:t>
      </w:r>
      <w:r w:rsidRPr="00A95D68">
        <w:tab/>
        <w:t>S[</w:t>
      </w:r>
      <w:r w:rsidR="00ED7018">
        <w:t>(</w:t>
      </w:r>
      <w:r w:rsidRPr="00ED7018">
        <w:rPr>
          <w:i/>
        </w:rPr>
        <w:t>ette</w:t>
      </w:r>
      <w:r w:rsidRPr="00A95D68">
        <w:t xml:space="preserve"> +</w:t>
      </w:r>
      <w:r w:rsidR="00ED7018">
        <w:t xml:space="preserve"> )</w:t>
      </w:r>
      <w:r w:rsidRPr="00A95D68">
        <w:t>kysymäsyntakti]</w:t>
      </w:r>
    </w:p>
    <w:p w14:paraId="2C5F59DF" w14:textId="77777777" w:rsidR="00B30251" w:rsidRPr="00A95D68" w:rsidRDefault="00B30251" w:rsidP="00BD2A19">
      <w:pPr>
        <w:tabs>
          <w:tab w:val="left" w:pos="1530"/>
          <w:tab w:val="left" w:pos="3870"/>
        </w:tabs>
        <w:spacing w:before="40" w:after="120"/>
      </w:pPr>
      <w:r w:rsidRPr="00A95D68">
        <w:t>SUBJ</w:t>
      </w:r>
      <w:r w:rsidRPr="00A95D68">
        <w:tab/>
        <w:t>V</w:t>
      </w:r>
      <w:r w:rsidRPr="00A95D68">
        <w:tab/>
        <w:t>OBJ</w:t>
      </w:r>
    </w:p>
    <w:p w14:paraId="6107852B" w14:textId="0D74C807" w:rsidR="00B30251" w:rsidRPr="00A95D68" w:rsidRDefault="0075485B" w:rsidP="00BD2A19">
      <w:pPr>
        <w:tabs>
          <w:tab w:val="left" w:pos="1530"/>
          <w:tab w:val="left" w:pos="3870"/>
        </w:tabs>
        <w:spacing w:before="40" w:after="120"/>
      </w:pPr>
      <w:r>
        <w:t>(</w:t>
      </w:r>
      <w:r w:rsidR="005308BB">
        <w:t>4</w:t>
      </w:r>
      <w:r w:rsidR="00AC76BD" w:rsidRPr="00A95D68">
        <w:t xml:space="preserve">) </w:t>
      </w:r>
      <w:r w:rsidR="00B30251" w:rsidRPr="00A95D68">
        <w:t>Sie</w:t>
      </w:r>
      <w:r w:rsidR="00D9367C" w:rsidRPr="00A95D68">
        <w:t xml:space="preserve"> </w:t>
      </w:r>
      <w:r w:rsidR="00C146DE">
        <w:t>tieđät</w:t>
      </w:r>
      <w:r w:rsidR="00D9367C" w:rsidRPr="00A95D68">
        <w:t xml:space="preserve"> </w:t>
      </w:r>
      <w:r w:rsidR="00B30251" w:rsidRPr="00A95D68">
        <w:t>[että mie olen täälä].</w:t>
      </w:r>
    </w:p>
    <w:p w14:paraId="23ED14F9" w14:textId="542A792D" w:rsidR="00B30251" w:rsidRPr="00A95D68" w:rsidRDefault="0075485B" w:rsidP="00BD2A19">
      <w:pPr>
        <w:tabs>
          <w:tab w:val="left" w:pos="1800"/>
          <w:tab w:val="left" w:pos="4320"/>
        </w:tabs>
        <w:spacing w:before="120" w:after="120"/>
      </w:pPr>
      <w:r>
        <w:t>(</w:t>
      </w:r>
      <w:r w:rsidR="005308BB">
        <w:t>5</w:t>
      </w:r>
      <w:r w:rsidR="00AC76BD" w:rsidRPr="00A95D68">
        <w:t xml:space="preserve">) </w:t>
      </w:r>
      <w:r w:rsidR="00B30251" w:rsidRPr="00A95D68">
        <w:t>Sie</w:t>
      </w:r>
      <w:r w:rsidR="00D9367C" w:rsidRPr="00A95D68">
        <w:t xml:space="preserve"> </w:t>
      </w:r>
      <w:r w:rsidR="00B30251" w:rsidRPr="00A95D68">
        <w:t>[et tieny]</w:t>
      </w:r>
      <w:r w:rsidR="00D9367C" w:rsidRPr="00A95D68">
        <w:t xml:space="preserve"> </w:t>
      </w:r>
      <w:r w:rsidR="00B30251" w:rsidRPr="00A95D68">
        <w:t>[</w:t>
      </w:r>
      <w:r>
        <w:t>(</w:t>
      </w:r>
      <w:r w:rsidR="00B30251" w:rsidRPr="00A95D68">
        <w:t>ette)</w:t>
      </w:r>
      <w:r w:rsidR="00FF5546" w:rsidRPr="00A95D68">
        <w:t xml:space="preserve"> </w:t>
      </w:r>
      <w:r w:rsidR="00B30251" w:rsidRPr="00A95D68">
        <w:t>kuka sie olit].</w:t>
      </w:r>
    </w:p>
    <w:p w14:paraId="49C1541B" w14:textId="27DD66E1" w:rsidR="00B30251" w:rsidRPr="00A95D68" w:rsidRDefault="0075485B" w:rsidP="00BD2A19">
      <w:pPr>
        <w:tabs>
          <w:tab w:val="left" w:pos="1800"/>
          <w:tab w:val="left" w:pos="4320"/>
        </w:tabs>
        <w:spacing w:before="120" w:after="120"/>
      </w:pPr>
      <w:r>
        <w:t>(</w:t>
      </w:r>
      <w:r w:rsidR="005308BB">
        <w:t>6</w:t>
      </w:r>
      <w:r w:rsidR="00AC76BD" w:rsidRPr="00A95D68">
        <w:t xml:space="preserve">) </w:t>
      </w:r>
      <w:r w:rsidR="00B30251" w:rsidRPr="00A95D68">
        <w:t>Hukka</w:t>
      </w:r>
      <w:r w:rsidR="001F15F6">
        <w:t xml:space="preserve"> </w:t>
      </w:r>
      <w:r w:rsidR="00B30251" w:rsidRPr="00A95D68">
        <w:t>ymmärsi</w:t>
      </w:r>
      <w:r w:rsidR="00D9367C" w:rsidRPr="00A95D68">
        <w:t xml:space="preserve"> </w:t>
      </w:r>
      <w:r w:rsidR="00B30251" w:rsidRPr="00A95D68">
        <w:t>[lähteet pakhoon].</w:t>
      </w:r>
    </w:p>
    <w:p w14:paraId="6E28310F" w14:textId="13A3A2C4" w:rsidR="00B30251" w:rsidRPr="00A95D68" w:rsidRDefault="0075485B" w:rsidP="00BD2A19">
      <w:pPr>
        <w:tabs>
          <w:tab w:val="left" w:pos="1800"/>
          <w:tab w:val="left" w:pos="4320"/>
        </w:tabs>
        <w:spacing w:before="120" w:after="120"/>
      </w:pPr>
      <w:r>
        <w:t>(</w:t>
      </w:r>
      <w:r w:rsidR="005308BB">
        <w:t>7</w:t>
      </w:r>
      <w:r w:rsidR="00AC76BD" w:rsidRPr="00A95D68">
        <w:t xml:space="preserve">) </w:t>
      </w:r>
      <w:r w:rsidR="00B30251" w:rsidRPr="00A95D68">
        <w:t>Hukka</w:t>
      </w:r>
      <w:r w:rsidR="00295DB0">
        <w:t xml:space="preserve"> </w:t>
      </w:r>
      <w:r w:rsidR="00C146DE">
        <w:t>ymmärsi</w:t>
      </w:r>
      <w:r w:rsidR="00D9367C" w:rsidRPr="00A95D68">
        <w:t xml:space="preserve"> </w:t>
      </w:r>
      <w:r w:rsidR="00B30251" w:rsidRPr="00A95D68">
        <w:t>[ette nyt mennee huonosti].</w:t>
      </w:r>
    </w:p>
    <w:p w14:paraId="202B118D" w14:textId="77777777" w:rsidR="002746CA" w:rsidRDefault="0075485B" w:rsidP="002746CA">
      <w:pPr>
        <w:tabs>
          <w:tab w:val="left" w:pos="1800"/>
          <w:tab w:val="left" w:pos="4320"/>
          <w:tab w:val="left" w:pos="4770"/>
        </w:tabs>
        <w:spacing w:before="120" w:after="120"/>
      </w:pPr>
      <w:r>
        <w:t>(</w:t>
      </w:r>
      <w:r w:rsidR="005308BB">
        <w:t>8</w:t>
      </w:r>
      <w:r w:rsidR="00AC76BD" w:rsidRPr="00A95D68">
        <w:t xml:space="preserve">) </w:t>
      </w:r>
      <w:r w:rsidR="00B30251" w:rsidRPr="00A95D68">
        <w:t>Hukka [ei ymmärtänny]</w:t>
      </w:r>
      <w:r w:rsidR="00D9367C" w:rsidRPr="00A95D68">
        <w:t xml:space="preserve"> </w:t>
      </w:r>
      <w:r w:rsidR="00B30251" w:rsidRPr="00A95D68">
        <w:t>[</w:t>
      </w:r>
      <w:r>
        <w:t>(</w:t>
      </w:r>
      <w:r w:rsidR="00B30251" w:rsidRPr="00A95D68">
        <w:t>ette) mitä nyt tapattuu].</w:t>
      </w:r>
    </w:p>
    <w:p w14:paraId="72067002" w14:textId="2417E291" w:rsidR="005308BB" w:rsidRPr="00A95D68" w:rsidRDefault="002746CA" w:rsidP="002746CA">
      <w:pPr>
        <w:tabs>
          <w:tab w:val="left" w:pos="1800"/>
          <w:tab w:val="left" w:pos="4320"/>
          <w:tab w:val="left" w:pos="4770"/>
        </w:tabs>
        <w:spacing w:before="120" w:after="120"/>
      </w:pPr>
      <w:r>
        <w:t>Objektinna saattaa olla</w:t>
      </w:r>
      <w:r w:rsidR="005308BB">
        <w:t xml:space="preserve"> </w:t>
      </w:r>
      <w:r>
        <w:t>kans</w:t>
      </w:r>
      <w:r w:rsidR="0085782B">
        <w:t xml:space="preserve"> nomeni, </w:t>
      </w:r>
      <w:r>
        <w:t>mutta silloin se</w:t>
      </w:r>
      <w:r w:rsidR="005308BB">
        <w:t xml:space="preserve"> yhđelä laila korvaa alasyntaktii.</w:t>
      </w:r>
      <w:r w:rsidR="0085782B">
        <w:t xml:space="preserve"> Verttaa sytaktiita (9, 10) syntakhiin (11, 12).</w:t>
      </w:r>
    </w:p>
    <w:p w14:paraId="63A8357C" w14:textId="424D892D" w:rsidR="005308BB" w:rsidRPr="00A95D68" w:rsidRDefault="005308BB" w:rsidP="005308BB">
      <w:pPr>
        <w:tabs>
          <w:tab w:val="left" w:pos="1530"/>
          <w:tab w:val="left" w:pos="3870"/>
        </w:tabs>
        <w:spacing w:before="120" w:after="40"/>
      </w:pPr>
      <w:r>
        <w:t>(</w:t>
      </w:r>
      <w:r w:rsidR="002746CA">
        <w:t>9</w:t>
      </w:r>
      <w:r w:rsidRPr="00A95D68">
        <w:t>) Met</w:t>
      </w:r>
      <w:r w:rsidRPr="00A95D68">
        <w:tab/>
        <w:t>muistama</w:t>
      </w:r>
      <w:r w:rsidRPr="00A95D68">
        <w:tab/>
        <w:t>kaiken.</w:t>
      </w:r>
    </w:p>
    <w:p w14:paraId="4718BEB9" w14:textId="4FD3A505" w:rsidR="005308BB" w:rsidRPr="00A95D68" w:rsidRDefault="005308BB" w:rsidP="005308BB">
      <w:pPr>
        <w:tabs>
          <w:tab w:val="left" w:pos="1530"/>
          <w:tab w:val="left" w:pos="3870"/>
        </w:tabs>
        <w:spacing w:before="40" w:after="40"/>
      </w:pPr>
      <w:r w:rsidRPr="00A56B4C">
        <w:t>Pron</w:t>
      </w:r>
      <w:r w:rsidRPr="00A95D68">
        <w:t>[</w:t>
      </w:r>
      <w:r w:rsidR="00C146DE">
        <w:t>pl1</w:t>
      </w:r>
      <w:r w:rsidRPr="00A95D68">
        <w:t>]</w:t>
      </w:r>
      <w:r w:rsidRPr="00A95D68">
        <w:tab/>
        <w:t>V[</w:t>
      </w:r>
      <w:r w:rsidRPr="00B35FEC">
        <w:rPr>
          <w:i/>
        </w:rPr>
        <w:t>muistaat</w:t>
      </w:r>
      <w:r w:rsidR="001B127A" w:rsidRPr="001B127A">
        <w:t>,</w:t>
      </w:r>
      <w:r w:rsidRPr="00A95D68">
        <w:t xml:space="preserve"> </w:t>
      </w:r>
      <w:r w:rsidR="001337F6">
        <w:t>pl1</w:t>
      </w:r>
      <w:r w:rsidRPr="00A95D68">
        <w:t>]</w:t>
      </w:r>
      <w:r w:rsidRPr="00A95D68">
        <w:tab/>
      </w:r>
      <w:r w:rsidRPr="00A56B4C">
        <w:t>Pron</w:t>
      </w:r>
      <w:r w:rsidRPr="00A95D68">
        <w:t>[sg.gen.]</w:t>
      </w:r>
    </w:p>
    <w:p w14:paraId="1B598F88" w14:textId="77777777" w:rsidR="005308BB" w:rsidRPr="00A95D68" w:rsidRDefault="005308BB" w:rsidP="005308BB">
      <w:pPr>
        <w:tabs>
          <w:tab w:val="left" w:pos="1530"/>
          <w:tab w:val="left" w:pos="3870"/>
        </w:tabs>
        <w:spacing w:before="40" w:after="120"/>
      </w:pPr>
      <w:r w:rsidRPr="00A95D68">
        <w:t>SUBJ</w:t>
      </w:r>
      <w:r w:rsidRPr="00A95D68">
        <w:tab/>
        <w:t>V</w:t>
      </w:r>
      <w:r w:rsidRPr="00A95D68">
        <w:tab/>
        <w:t>OBJ</w:t>
      </w:r>
    </w:p>
    <w:p w14:paraId="6488E001" w14:textId="53C82F98" w:rsidR="005308BB" w:rsidRDefault="002746CA" w:rsidP="00BD2A19">
      <w:pPr>
        <w:tabs>
          <w:tab w:val="left" w:pos="1800"/>
          <w:tab w:val="left" w:pos="4320"/>
          <w:tab w:val="left" w:pos="4770"/>
        </w:tabs>
        <w:spacing w:before="120" w:after="120"/>
      </w:pPr>
      <w:r>
        <w:t xml:space="preserve">(10) Mie muistan </w:t>
      </w:r>
      <w:r w:rsidR="00C859E2">
        <w:t>Pekan</w:t>
      </w:r>
      <w:r>
        <w:t>.</w:t>
      </w:r>
    </w:p>
    <w:p w14:paraId="74F4B548" w14:textId="01EE8C13" w:rsidR="0085782B" w:rsidRDefault="0085782B" w:rsidP="00BD2A19">
      <w:pPr>
        <w:tabs>
          <w:tab w:val="left" w:pos="1800"/>
          <w:tab w:val="left" w:pos="4320"/>
          <w:tab w:val="left" w:pos="4770"/>
        </w:tabs>
        <w:spacing w:before="120" w:after="120"/>
      </w:pPr>
      <w:r>
        <w:t>(11) Met muistama, mitä olema lukenheet ja nähnheet.</w:t>
      </w:r>
    </w:p>
    <w:p w14:paraId="6ADB80F1" w14:textId="435B8CCC" w:rsidR="0085782B" w:rsidRPr="00A95D68" w:rsidRDefault="0085782B" w:rsidP="00BD2A19">
      <w:pPr>
        <w:tabs>
          <w:tab w:val="left" w:pos="1800"/>
          <w:tab w:val="left" w:pos="4320"/>
          <w:tab w:val="left" w:pos="4770"/>
        </w:tabs>
        <w:spacing w:before="120" w:after="120"/>
      </w:pPr>
      <w:r>
        <w:t>(12) Mie muistan, ette olen kohđatellut Pekan.</w:t>
      </w:r>
    </w:p>
    <w:p w14:paraId="7041564A" w14:textId="34885DA7" w:rsidR="00B30251" w:rsidRPr="00A95D68" w:rsidRDefault="00CA6397" w:rsidP="00BD2A19">
      <w:pPr>
        <w:pStyle w:val="Brdtekstinnrykk"/>
        <w:spacing w:before="120"/>
        <w:ind w:left="0"/>
      </w:pPr>
      <w:r w:rsidRPr="00866504">
        <w:rPr>
          <w:caps/>
        </w:rPr>
        <w:t>Kognisuuni</w:t>
      </w:r>
      <w:r w:rsidR="0025323F" w:rsidRPr="00A95D68">
        <w:t>-syntaktin tavalinen kaava oon 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1083790D" w14:textId="77777777" w:rsidTr="0076077D">
        <w:tc>
          <w:tcPr>
            <w:tcW w:w="9242" w:type="dxa"/>
          </w:tcPr>
          <w:p w14:paraId="2CA837A2" w14:textId="4C6B1146" w:rsidR="00621B29" w:rsidRPr="00866504" w:rsidRDefault="00621B29" w:rsidP="00BD2A19">
            <w:pPr>
              <w:spacing w:before="120" w:after="120"/>
              <w:rPr>
                <w:caps/>
              </w:rPr>
            </w:pPr>
            <w:r w:rsidRPr="00866504">
              <w:rPr>
                <w:caps/>
              </w:rPr>
              <w:t>Kognisuuni:</w:t>
            </w:r>
          </w:p>
          <w:p w14:paraId="15985863" w14:textId="446B4027" w:rsidR="00B30251" w:rsidRPr="00A95D68" w:rsidRDefault="00B30251" w:rsidP="00BD2A19">
            <w:pPr>
              <w:spacing w:before="120" w:after="120"/>
            </w:pPr>
            <w:r w:rsidRPr="00A95D68">
              <w:t>SUBJ[N</w:t>
            </w:r>
            <w:r w:rsidR="00E509DF">
              <w:t>P</w:t>
            </w:r>
            <w:r w:rsidRPr="00A95D68">
              <w:t>[nom.]] + V[kogni</w:t>
            </w:r>
            <w:r w:rsidR="007A7A8C" w:rsidRPr="00A95D68">
              <w:t>suuni</w:t>
            </w:r>
            <w:r w:rsidRPr="00A95D68">
              <w:t>verbi, subjektikongruensi] + OBJ[VP/</w:t>
            </w:r>
            <w:r w:rsidRPr="001F15F6">
              <w:rPr>
                <w:i/>
              </w:rPr>
              <w:t>ette</w:t>
            </w:r>
            <w:r w:rsidRPr="00A95D68">
              <w:t>-syntakti/</w:t>
            </w:r>
            <w:r w:rsidR="0075485B">
              <w:t>(</w:t>
            </w:r>
            <w:r w:rsidRPr="00FB3C1D">
              <w:rPr>
                <w:i/>
              </w:rPr>
              <w:t>ette</w:t>
            </w:r>
            <w:r w:rsidR="00C17097" w:rsidRPr="00A95D68">
              <w:t xml:space="preserve"> </w:t>
            </w:r>
            <w:r w:rsidRPr="00A95D68">
              <w:t>+) kysymäsyntakti]</w:t>
            </w:r>
          </w:p>
        </w:tc>
      </w:tr>
    </w:tbl>
    <w:p w14:paraId="4FF2630D" w14:textId="77777777" w:rsidR="00F904D4" w:rsidRDefault="00B30251" w:rsidP="00BD2A19">
      <w:pPr>
        <w:pStyle w:val="Overskrift3"/>
        <w:rPr>
          <w:caps/>
        </w:rPr>
      </w:pPr>
      <w:bookmarkStart w:id="1131" w:name="_Toc198266854"/>
      <w:bookmarkStart w:id="1132" w:name="_Toc209168606"/>
      <w:bookmarkStart w:id="1133" w:name="_Toc241129245"/>
      <w:bookmarkStart w:id="1134" w:name="_Toc311273787"/>
      <w:r w:rsidRPr="00866504">
        <w:rPr>
          <w:caps/>
        </w:rPr>
        <w:t>Arvelu</w:t>
      </w:r>
      <w:bookmarkEnd w:id="1131"/>
      <w:bookmarkEnd w:id="1132"/>
      <w:bookmarkEnd w:id="1133"/>
      <w:bookmarkEnd w:id="1134"/>
    </w:p>
    <w:p w14:paraId="1D0739A0" w14:textId="09747B72" w:rsidR="00B30251" w:rsidRPr="00A95D68" w:rsidRDefault="00B30251" w:rsidP="00BD2A19">
      <w:pPr>
        <w:pStyle w:val="Liste"/>
        <w:spacing w:before="120" w:after="120"/>
        <w:ind w:left="0" w:firstLine="0"/>
        <w:contextualSpacing w:val="0"/>
      </w:pPr>
      <w:r w:rsidRPr="00866504">
        <w:rPr>
          <w:caps/>
        </w:rPr>
        <w:t xml:space="preserve">Arvelu </w:t>
      </w:r>
      <w:r w:rsidRPr="00A95D68">
        <w:t>oon semmoinen syntak</w:t>
      </w:r>
      <w:r w:rsidR="00CA6397" w:rsidRPr="00A95D68">
        <w:t>ti, missä joku arvelee jotaki: J</w:t>
      </w:r>
      <w:r w:rsidRPr="00A95D68">
        <w:t xml:space="preserve">oku pittää, </w:t>
      </w:r>
      <w:r w:rsidR="004A451C">
        <w:t>uskoo, luulee, toivoo</w:t>
      </w:r>
      <w:r w:rsidR="00C17097" w:rsidRPr="00A95D68">
        <w:t xml:space="preserve"> </w:t>
      </w:r>
      <w:r w:rsidRPr="00A95D68">
        <w:t>ette joku assii oon niin eli n</w:t>
      </w:r>
      <w:r w:rsidR="00811EED">
        <w:t>u</w:t>
      </w:r>
      <w:r w:rsidRPr="00A95D68">
        <w:t xml:space="preserve">oin. Tavaliset </w:t>
      </w:r>
      <w:r w:rsidR="00E509DF" w:rsidRPr="00E509DF">
        <w:rPr>
          <w:smallCaps/>
        </w:rPr>
        <w:t>arvelu</w:t>
      </w:r>
      <w:r w:rsidRPr="00E509DF">
        <w:rPr>
          <w:smallCaps/>
        </w:rPr>
        <w:t>verbit</w:t>
      </w:r>
      <w:r w:rsidRPr="00A95D68">
        <w:t xml:space="preserve"> oon </w:t>
      </w:r>
      <w:r w:rsidRPr="001002C7">
        <w:rPr>
          <w:i/>
        </w:rPr>
        <w:t>luula</w:t>
      </w:r>
      <w:r w:rsidR="0075485B" w:rsidRPr="0075485B">
        <w:t>,</w:t>
      </w:r>
      <w:r w:rsidRPr="001002C7">
        <w:rPr>
          <w:i/>
        </w:rPr>
        <w:t xml:space="preserve"> uskoot</w:t>
      </w:r>
      <w:r w:rsidR="003D2B50" w:rsidRPr="001002C7">
        <w:rPr>
          <w:i/>
        </w:rPr>
        <w:t xml:space="preserve"> </w:t>
      </w:r>
      <w:r w:rsidR="00BA1173" w:rsidRPr="00BA1173">
        <w:t>~</w:t>
      </w:r>
      <w:r w:rsidR="003D2B50" w:rsidRPr="001002C7">
        <w:rPr>
          <w:i/>
        </w:rPr>
        <w:t xml:space="preserve"> uskoa</w:t>
      </w:r>
      <w:r w:rsidR="0075485B" w:rsidRPr="0075485B">
        <w:t>(</w:t>
      </w:r>
      <w:r w:rsidR="003D2B50" w:rsidRPr="001002C7">
        <w:rPr>
          <w:i/>
        </w:rPr>
        <w:t>t</w:t>
      </w:r>
      <w:r w:rsidR="0075485B" w:rsidRPr="0075485B">
        <w:t>),</w:t>
      </w:r>
      <w:r w:rsidRPr="001002C7">
        <w:rPr>
          <w:i/>
        </w:rPr>
        <w:t xml:space="preserve"> pittää</w:t>
      </w:r>
      <w:r w:rsidR="0075485B" w:rsidRPr="0075485B">
        <w:t>(</w:t>
      </w:r>
      <w:r w:rsidRPr="001002C7">
        <w:rPr>
          <w:i/>
        </w:rPr>
        <w:t>t</w:t>
      </w:r>
      <w:r w:rsidR="0075485B" w:rsidRPr="0075485B">
        <w:t>)</w:t>
      </w:r>
      <w:r w:rsidRPr="00A95D68">
        <w:t xml:space="preserve"> ja </w:t>
      </w:r>
      <w:r w:rsidR="00A10F1E" w:rsidRPr="001002C7">
        <w:rPr>
          <w:i/>
        </w:rPr>
        <w:t>toivoot</w:t>
      </w:r>
      <w:r w:rsidR="003D2B50" w:rsidRPr="001002C7">
        <w:rPr>
          <w:i/>
        </w:rPr>
        <w:t xml:space="preserve"> </w:t>
      </w:r>
      <w:r w:rsidR="00BA1173" w:rsidRPr="00BA1173">
        <w:t>~</w:t>
      </w:r>
      <w:r w:rsidR="003D2B50" w:rsidRPr="001002C7">
        <w:rPr>
          <w:i/>
        </w:rPr>
        <w:t xml:space="preserve"> toivoa</w:t>
      </w:r>
      <w:r w:rsidR="0075485B" w:rsidRPr="0075485B">
        <w:t>(</w:t>
      </w:r>
      <w:r w:rsidR="003D2B50" w:rsidRPr="001002C7">
        <w:rPr>
          <w:i/>
        </w:rPr>
        <w:t>t</w:t>
      </w:r>
      <w:r w:rsidR="0075485B" w:rsidRPr="0075485B">
        <w:t>)</w:t>
      </w:r>
      <w:r w:rsidR="001B127A" w:rsidRPr="001B127A">
        <w:t>.</w:t>
      </w:r>
      <w:r w:rsidRPr="00A95D68">
        <w:t xml:space="preserve"> </w:t>
      </w:r>
      <w:r w:rsidR="00CC04DC">
        <w:t>O</w:t>
      </w:r>
      <w:r w:rsidR="00092B3D">
        <w:t>bjektinna</w:t>
      </w:r>
      <w:r w:rsidR="00CC0BDE" w:rsidRPr="00A95D68">
        <w:t xml:space="preserve"> oon tavalisesti </w:t>
      </w:r>
      <w:r w:rsidR="00CC0BDE" w:rsidRPr="001002C7">
        <w:rPr>
          <w:i/>
        </w:rPr>
        <w:t>ette</w:t>
      </w:r>
      <w:r w:rsidR="00CC0BDE" w:rsidRPr="00A95D68">
        <w:t>-syntakti</w:t>
      </w:r>
      <w:r w:rsidR="0034307F" w:rsidRPr="00A95D68">
        <w:t xml:space="preserve"> </w:t>
      </w:r>
      <w:r w:rsidR="0075485B">
        <w:t>(</w:t>
      </w:r>
      <w:r w:rsidR="0034307F" w:rsidRPr="00A95D68">
        <w:t>1–5)</w:t>
      </w:r>
      <w:r w:rsidR="00CC04DC">
        <w:t>.</w:t>
      </w:r>
    </w:p>
    <w:p w14:paraId="393A812C" w14:textId="16C57DCC" w:rsidR="00B30251" w:rsidRPr="00A95D68" w:rsidRDefault="0075485B" w:rsidP="00BD2A19">
      <w:pPr>
        <w:tabs>
          <w:tab w:val="left" w:pos="1800"/>
          <w:tab w:val="left" w:pos="3600"/>
        </w:tabs>
        <w:spacing w:before="120" w:after="40"/>
      </w:pPr>
      <w:r>
        <w:t>(</w:t>
      </w:r>
      <w:r w:rsidR="00CC0BDE" w:rsidRPr="00A95D68">
        <w:t xml:space="preserve">1) </w:t>
      </w:r>
      <w:r w:rsidR="004A451C">
        <w:t>Het</w:t>
      </w:r>
      <w:r w:rsidR="004A451C">
        <w:tab/>
        <w:t>luulthiin</w:t>
      </w:r>
      <w:r w:rsidR="00B30251" w:rsidRPr="00A95D68">
        <w:tab/>
        <w:t>[ette kainun kieltä ei ole olemassakhaan].</w:t>
      </w:r>
    </w:p>
    <w:p w14:paraId="147A4ADB" w14:textId="320B0B14" w:rsidR="00B30251" w:rsidRPr="00A95D68" w:rsidRDefault="00A56B4C" w:rsidP="00BD2A19">
      <w:pPr>
        <w:tabs>
          <w:tab w:val="left" w:pos="1800"/>
          <w:tab w:val="left" w:pos="3600"/>
        </w:tabs>
        <w:spacing w:before="40" w:after="40"/>
      </w:pPr>
      <w:r w:rsidRPr="00A56B4C">
        <w:t>Pron</w:t>
      </w:r>
      <w:r w:rsidR="00B30251" w:rsidRPr="00A95D68">
        <w:t>[</w:t>
      </w:r>
      <w:r w:rsidR="001337F6">
        <w:t>pl3</w:t>
      </w:r>
      <w:r w:rsidR="00B30251" w:rsidRPr="00A95D68">
        <w:t>]</w:t>
      </w:r>
      <w:r w:rsidR="00B30251" w:rsidRPr="00A95D68">
        <w:tab/>
        <w:t>V[</w:t>
      </w:r>
      <w:r w:rsidR="00B30251" w:rsidRPr="00B35FEC">
        <w:rPr>
          <w:i/>
        </w:rPr>
        <w:t>luula</w:t>
      </w:r>
      <w:r w:rsidR="00B30251" w:rsidRPr="00A95D68">
        <w:t xml:space="preserve">, </w:t>
      </w:r>
      <w:r w:rsidR="001337F6">
        <w:t>pl3</w:t>
      </w:r>
      <w:r w:rsidR="00B30251" w:rsidRPr="00A95D68">
        <w:t>]</w:t>
      </w:r>
      <w:r w:rsidR="00B30251" w:rsidRPr="00A95D68">
        <w:tab/>
        <w:t>S[</w:t>
      </w:r>
      <w:r w:rsidR="00B30251" w:rsidRPr="006F173A">
        <w:rPr>
          <w:i/>
        </w:rPr>
        <w:t>ette</w:t>
      </w:r>
      <w:r w:rsidR="00B30251" w:rsidRPr="00A95D68">
        <w:t>-syntakti]</w:t>
      </w:r>
    </w:p>
    <w:p w14:paraId="32966D2E" w14:textId="77777777" w:rsidR="00B30251" w:rsidRPr="00A95D68" w:rsidRDefault="00B30251" w:rsidP="00BD2A19">
      <w:pPr>
        <w:tabs>
          <w:tab w:val="left" w:pos="1800"/>
          <w:tab w:val="left" w:pos="3600"/>
        </w:tabs>
        <w:spacing w:before="40" w:after="120"/>
      </w:pPr>
      <w:r w:rsidRPr="00A95D68">
        <w:t>SUBJ</w:t>
      </w:r>
      <w:r w:rsidRPr="00A95D68">
        <w:tab/>
        <w:t>V</w:t>
      </w:r>
      <w:r w:rsidRPr="00A95D68">
        <w:tab/>
        <w:t>OBJ</w:t>
      </w:r>
    </w:p>
    <w:p w14:paraId="62F591A1" w14:textId="56E4A880" w:rsidR="005576E0" w:rsidRPr="00A95D68" w:rsidRDefault="0075485B" w:rsidP="00BD2A19">
      <w:pPr>
        <w:tabs>
          <w:tab w:val="left" w:pos="2160"/>
          <w:tab w:val="left" w:pos="4320"/>
        </w:tabs>
        <w:spacing w:before="120" w:after="120"/>
      </w:pPr>
      <w:r>
        <w:lastRenderedPageBreak/>
        <w:t>(</w:t>
      </w:r>
      <w:r w:rsidR="00CC0BDE" w:rsidRPr="00A95D68">
        <w:t xml:space="preserve">2) </w:t>
      </w:r>
      <w:r w:rsidR="00C47F26" w:rsidRPr="00A95D68">
        <w:t>Mie</w:t>
      </w:r>
      <w:r w:rsidR="005576E0" w:rsidRPr="00A95D68">
        <w:t xml:space="preserve"> </w:t>
      </w:r>
      <w:r w:rsidR="004A451C">
        <w:t>luulen</w:t>
      </w:r>
      <w:r w:rsidR="005576E0" w:rsidRPr="00A95D68">
        <w:t xml:space="preserve"> </w:t>
      </w:r>
      <w:r w:rsidR="00B30251" w:rsidRPr="00A95D68">
        <w:t>[ette Matti oon hullu].</w:t>
      </w:r>
    </w:p>
    <w:p w14:paraId="40D9E502" w14:textId="37FC24BE" w:rsidR="005576E0" w:rsidRPr="00A95D68" w:rsidRDefault="0075485B" w:rsidP="00BD2A19">
      <w:pPr>
        <w:tabs>
          <w:tab w:val="left" w:pos="2160"/>
          <w:tab w:val="left" w:pos="4320"/>
        </w:tabs>
        <w:spacing w:before="120" w:after="120"/>
      </w:pPr>
      <w:r>
        <w:t>(</w:t>
      </w:r>
      <w:r w:rsidR="00CC0BDE" w:rsidRPr="00A95D68">
        <w:t xml:space="preserve">3) </w:t>
      </w:r>
      <w:r w:rsidR="00B30251" w:rsidRPr="00A95D68">
        <w:t>Alattiolaiset</w:t>
      </w:r>
      <w:r w:rsidR="005576E0" w:rsidRPr="00A95D68">
        <w:t xml:space="preserve"> </w:t>
      </w:r>
      <w:r w:rsidR="004A451C">
        <w:t>piđethiin</w:t>
      </w:r>
      <w:r w:rsidR="00B30251" w:rsidRPr="00A95D68">
        <w:t xml:space="preserve"> [ette amtmani oli oikhein paha].</w:t>
      </w:r>
    </w:p>
    <w:p w14:paraId="07A49C7D" w14:textId="71BFEF74" w:rsidR="005576E0" w:rsidRPr="00A95D68" w:rsidRDefault="0075485B" w:rsidP="00BD2A19">
      <w:pPr>
        <w:tabs>
          <w:tab w:val="left" w:pos="2160"/>
          <w:tab w:val="left" w:pos="4320"/>
        </w:tabs>
        <w:spacing w:before="120" w:after="120"/>
      </w:pPr>
      <w:r>
        <w:t>(</w:t>
      </w:r>
      <w:r w:rsidR="00CC0BDE" w:rsidRPr="00A95D68">
        <w:t xml:space="preserve">4) </w:t>
      </w:r>
      <w:r w:rsidR="00B30251" w:rsidRPr="00A95D68">
        <w:t>Pekka</w:t>
      </w:r>
      <w:r w:rsidR="005576E0" w:rsidRPr="00A95D68">
        <w:t xml:space="preserve"> </w:t>
      </w:r>
      <w:r w:rsidR="004A451C">
        <w:t>uskoi</w:t>
      </w:r>
      <w:r w:rsidR="005576E0" w:rsidRPr="00A95D68">
        <w:t xml:space="preserve"> </w:t>
      </w:r>
      <w:r w:rsidR="00B30251" w:rsidRPr="00A95D68">
        <w:t>[ette Maija rakastaa häntä].</w:t>
      </w:r>
    </w:p>
    <w:p w14:paraId="0B24A176" w14:textId="4AA1B07A" w:rsidR="005576E0" w:rsidRPr="00A95D68" w:rsidRDefault="0075485B" w:rsidP="00BD2A19">
      <w:pPr>
        <w:tabs>
          <w:tab w:val="left" w:pos="2160"/>
          <w:tab w:val="left" w:pos="4536"/>
        </w:tabs>
        <w:spacing w:before="120" w:after="120"/>
      </w:pPr>
      <w:r>
        <w:t>(</w:t>
      </w:r>
      <w:r w:rsidR="00CC0BDE" w:rsidRPr="00A95D68">
        <w:t xml:space="preserve">5) </w:t>
      </w:r>
      <w:r w:rsidR="00B30251" w:rsidRPr="00A95D68">
        <w:t>Met</w:t>
      </w:r>
      <w:r w:rsidR="005576E0" w:rsidRPr="00A95D68">
        <w:t xml:space="preserve"> </w:t>
      </w:r>
      <w:r w:rsidR="004A451C">
        <w:t>toivoma</w:t>
      </w:r>
      <w:r w:rsidR="005576E0" w:rsidRPr="00A95D68">
        <w:t xml:space="preserve"> </w:t>
      </w:r>
      <w:r w:rsidR="00B30251" w:rsidRPr="00A95D68">
        <w:t xml:space="preserve">[ette </w:t>
      </w:r>
      <w:r w:rsidR="008D4093">
        <w:t>kissa</w:t>
      </w:r>
      <w:r w:rsidR="00B30251" w:rsidRPr="00A95D68">
        <w:t xml:space="preserve"> tullee takaisin].</w:t>
      </w:r>
    </w:p>
    <w:p w14:paraId="5EC16B52" w14:textId="112AD50C" w:rsidR="00CC04DC" w:rsidRPr="00C52503" w:rsidRDefault="00CC04DC" w:rsidP="00BD2A19">
      <w:pPr>
        <w:tabs>
          <w:tab w:val="left" w:pos="2160"/>
          <w:tab w:val="left" w:pos="4536"/>
        </w:tabs>
        <w:spacing w:before="40" w:after="120"/>
      </w:pPr>
      <w:r w:rsidRPr="00CC04DC">
        <w:t>Verbiin</w:t>
      </w:r>
      <w:r w:rsidRPr="00A95D68">
        <w:t xml:space="preserve"> </w:t>
      </w:r>
      <w:r w:rsidRPr="00CC04DC">
        <w:rPr>
          <w:i/>
        </w:rPr>
        <w:t>uskoot</w:t>
      </w:r>
      <w:r w:rsidR="00DD6CB9">
        <w:rPr>
          <w:i/>
        </w:rPr>
        <w:t xml:space="preserve"> </w:t>
      </w:r>
      <w:r w:rsidR="00BA1173" w:rsidRPr="00BA1173">
        <w:t>~</w:t>
      </w:r>
      <w:r w:rsidR="00DD6CB9">
        <w:rPr>
          <w:i/>
        </w:rPr>
        <w:t xml:space="preserve"> uskoa</w:t>
      </w:r>
      <w:r w:rsidR="001B127A" w:rsidRPr="001B127A">
        <w:t>(</w:t>
      </w:r>
      <w:r w:rsidR="00DD6CB9">
        <w:rPr>
          <w:i/>
        </w:rPr>
        <w:t>t</w:t>
      </w:r>
      <w:r w:rsidR="001B127A" w:rsidRPr="001B127A">
        <w:t>)</w:t>
      </w:r>
      <w:r>
        <w:t xml:space="preserve"> ja </w:t>
      </w:r>
      <w:r w:rsidRPr="00CC04DC">
        <w:rPr>
          <w:i/>
        </w:rPr>
        <w:t>toivoot</w:t>
      </w:r>
      <w:r>
        <w:t xml:space="preserve"> </w:t>
      </w:r>
      <w:r w:rsidR="00DD6CB9">
        <w:t xml:space="preserve">~ </w:t>
      </w:r>
      <w:r w:rsidR="00DD6CB9">
        <w:rPr>
          <w:i/>
        </w:rPr>
        <w:t>toivoa</w:t>
      </w:r>
      <w:r w:rsidR="001B127A" w:rsidRPr="001B127A">
        <w:t>(</w:t>
      </w:r>
      <w:r w:rsidR="00DD6CB9">
        <w:rPr>
          <w:i/>
        </w:rPr>
        <w:t>t</w:t>
      </w:r>
      <w:r w:rsidR="001B127A" w:rsidRPr="001B127A">
        <w:t>)</w:t>
      </w:r>
      <w:r w:rsidR="00DD6CB9">
        <w:rPr>
          <w:i/>
        </w:rPr>
        <w:t xml:space="preserve"> </w:t>
      </w:r>
      <w:r w:rsidRPr="00A95D68">
        <w:t xml:space="preserve">kans oon mahđolinen </w:t>
      </w:r>
      <w:r>
        <w:t>NP-</w:t>
      </w:r>
      <w:r w:rsidR="00C52503">
        <w:t>komplementtiki</w:t>
      </w:r>
      <w:r w:rsidRPr="00A95D68">
        <w:t>.</w:t>
      </w:r>
      <w:r w:rsidR="00C52503">
        <w:t xml:space="preserve"> </w:t>
      </w:r>
      <w:r w:rsidR="00C52503">
        <w:rPr>
          <w:i/>
        </w:rPr>
        <w:t>toivoot-</w:t>
      </w:r>
      <w:r w:rsidR="00C52503">
        <w:t xml:space="preserve">verbin kans se oon </w:t>
      </w:r>
      <w:r w:rsidR="00BB6A6E">
        <w:t>partitiiviha</w:t>
      </w:r>
      <w:r w:rsidR="004A451C">
        <w:t>a</w:t>
      </w:r>
      <w:r w:rsidR="00DD32FD">
        <w:t>s</w:t>
      </w:r>
      <w:r w:rsidR="00BB6A6E">
        <w:t xml:space="preserve">muinen </w:t>
      </w:r>
      <w:r w:rsidR="00C52503">
        <w:t>objekti</w:t>
      </w:r>
      <w:r w:rsidR="008A4F5A">
        <w:t xml:space="preserve"> (6)</w:t>
      </w:r>
      <w:r w:rsidR="00C52503">
        <w:t xml:space="preserve">, </w:t>
      </w:r>
      <w:r w:rsidR="00C52503">
        <w:rPr>
          <w:i/>
        </w:rPr>
        <w:t>uskoot-</w:t>
      </w:r>
      <w:r w:rsidR="00BB6A6E">
        <w:t>verbin kans mahđolinen oon sek</w:t>
      </w:r>
      <w:r w:rsidR="00C52503">
        <w:t xml:space="preserve">ä </w:t>
      </w:r>
      <w:r w:rsidR="00BB6A6E">
        <w:t xml:space="preserve">partitiivihaamuinen </w:t>
      </w:r>
      <w:r w:rsidR="00C52503">
        <w:t xml:space="preserve">objekti </w:t>
      </w:r>
      <w:r w:rsidR="008A4F5A">
        <w:t xml:space="preserve">(7) </w:t>
      </w:r>
      <w:r w:rsidR="00C52503">
        <w:t>ette adverbiaali</w:t>
      </w:r>
      <w:r w:rsidR="008A4F5A">
        <w:t xml:space="preserve"> (8)</w:t>
      </w:r>
      <w:r w:rsidR="00C52503">
        <w:t>.</w:t>
      </w:r>
    </w:p>
    <w:p w14:paraId="72B82F4B" w14:textId="77777777" w:rsidR="00CC04DC" w:rsidRPr="00A95D68" w:rsidRDefault="00CC04DC" w:rsidP="00CC04DC">
      <w:pPr>
        <w:keepNext/>
        <w:tabs>
          <w:tab w:val="left" w:pos="2160"/>
          <w:tab w:val="left" w:pos="4536"/>
        </w:tabs>
        <w:spacing w:before="120" w:after="40"/>
      </w:pPr>
      <w:r>
        <w:t>(</w:t>
      </w:r>
      <w:r w:rsidRPr="00A95D68">
        <w:t>6) Met</w:t>
      </w:r>
      <w:r w:rsidRPr="00A95D68">
        <w:tab/>
        <w:t>toivoma</w:t>
      </w:r>
      <w:r w:rsidRPr="00A95D68">
        <w:tab/>
        <w:t>rauhaa.</w:t>
      </w:r>
    </w:p>
    <w:p w14:paraId="1EFB577E" w14:textId="4DAC59F9" w:rsidR="00CC04DC" w:rsidRPr="00A95D68" w:rsidRDefault="00CC04DC" w:rsidP="00CC04DC">
      <w:pPr>
        <w:keepNext/>
        <w:tabs>
          <w:tab w:val="left" w:pos="2160"/>
          <w:tab w:val="left" w:pos="4536"/>
        </w:tabs>
        <w:spacing w:before="40" w:after="40"/>
      </w:pPr>
      <w:r w:rsidRPr="00A56B4C">
        <w:t>Pron</w:t>
      </w:r>
      <w:r w:rsidRPr="00A95D68">
        <w:t>[</w:t>
      </w:r>
      <w:r w:rsidR="001337F6">
        <w:t>pl1</w:t>
      </w:r>
      <w:r w:rsidRPr="00A95D68">
        <w:t>, nom.]</w:t>
      </w:r>
      <w:r w:rsidRPr="00A95D68">
        <w:tab/>
        <w:t>V[</w:t>
      </w:r>
      <w:r w:rsidRPr="00B35FEC">
        <w:rPr>
          <w:i/>
        </w:rPr>
        <w:t>toivoot</w:t>
      </w:r>
      <w:r w:rsidRPr="00A95D68">
        <w:t xml:space="preserve">, </w:t>
      </w:r>
      <w:r w:rsidR="001337F6">
        <w:t>pl1</w:t>
      </w:r>
      <w:r w:rsidRPr="00A95D68">
        <w:t>]</w:t>
      </w:r>
      <w:r w:rsidRPr="00A95D68">
        <w:tab/>
        <w:t>N[sg.part.]</w:t>
      </w:r>
    </w:p>
    <w:p w14:paraId="2B58515E" w14:textId="77777777" w:rsidR="00CC04DC" w:rsidRDefault="00CC04DC" w:rsidP="00CC04DC">
      <w:pPr>
        <w:tabs>
          <w:tab w:val="left" w:pos="2160"/>
          <w:tab w:val="left" w:pos="4536"/>
        </w:tabs>
        <w:spacing w:before="40" w:after="120"/>
      </w:pPr>
      <w:r w:rsidRPr="00A95D68">
        <w:t>SUBJ</w:t>
      </w:r>
      <w:r w:rsidRPr="00A95D68">
        <w:tab/>
        <w:t>V</w:t>
      </w:r>
      <w:r w:rsidRPr="00A95D68">
        <w:tab/>
        <w:t>OBJ</w:t>
      </w:r>
    </w:p>
    <w:p w14:paraId="3CD5D77A" w14:textId="1C115766" w:rsidR="00CC04DC" w:rsidRDefault="00C52503" w:rsidP="00BD2A19">
      <w:pPr>
        <w:tabs>
          <w:tab w:val="left" w:pos="2160"/>
          <w:tab w:val="left" w:pos="4536"/>
        </w:tabs>
        <w:spacing w:before="40" w:after="120"/>
      </w:pPr>
      <w:r>
        <w:t>(7) M</w:t>
      </w:r>
      <w:r w:rsidR="00BB6A6E">
        <w:t>ie uskon sinnuu.</w:t>
      </w:r>
    </w:p>
    <w:p w14:paraId="5ADE4531" w14:textId="6C4FB50B" w:rsidR="00BB6A6E" w:rsidRDefault="00BB6A6E" w:rsidP="00BD2A19">
      <w:pPr>
        <w:tabs>
          <w:tab w:val="left" w:pos="2160"/>
          <w:tab w:val="left" w:pos="4536"/>
        </w:tabs>
        <w:spacing w:before="40" w:after="120"/>
      </w:pPr>
      <w:r>
        <w:t>(8) Pekka uskoi [Jumalan pääle] ~ Jumalhaan.</w:t>
      </w:r>
    </w:p>
    <w:p w14:paraId="002C168A" w14:textId="3E5D743F" w:rsidR="00BB6A6E" w:rsidRDefault="00DD32FD" w:rsidP="00BD2A19">
      <w:pPr>
        <w:tabs>
          <w:tab w:val="left" w:pos="2160"/>
          <w:tab w:val="left" w:pos="4536"/>
        </w:tabs>
        <w:spacing w:before="40" w:after="120"/>
      </w:pPr>
      <w:r>
        <w:t xml:space="preserve">Näissäki syntaktiissa NP-fraasi </w:t>
      </w:r>
      <w:r w:rsidR="00AE3DCD">
        <w:t xml:space="preserve">eli PP-fraasi </w:t>
      </w:r>
      <w:r>
        <w:t xml:space="preserve">oon </w:t>
      </w:r>
      <w:r w:rsidR="00BB6A6E">
        <w:t>y</w:t>
      </w:r>
      <w:r w:rsidR="00B61D84">
        <w:t xml:space="preserve">hđela laila </w:t>
      </w:r>
      <w:r w:rsidR="00E60E8A">
        <w:rPr>
          <w:i/>
        </w:rPr>
        <w:t>ette-</w:t>
      </w:r>
      <w:r w:rsidR="00B61D84">
        <w:t>syntaktin sijassa. Verttaa</w:t>
      </w:r>
      <w:r w:rsidR="00BB6A6E">
        <w:t xml:space="preserve"> ylipuolen syntaktiita (6–8) tavalishiin </w:t>
      </w:r>
      <w:r w:rsidR="00BB6A6E" w:rsidRPr="00BB6A6E">
        <w:rPr>
          <w:caps/>
        </w:rPr>
        <w:t>arvelu</w:t>
      </w:r>
      <w:r w:rsidR="00BB6A6E">
        <w:t>-syntakthiin</w:t>
      </w:r>
      <w:r w:rsidR="00E3050C">
        <w:t xml:space="preserve"> (9–11).</w:t>
      </w:r>
    </w:p>
    <w:p w14:paraId="2E95418A" w14:textId="0C8B433C" w:rsidR="00BB6A6E" w:rsidRDefault="00B52084" w:rsidP="00BD2A19">
      <w:pPr>
        <w:tabs>
          <w:tab w:val="left" w:pos="2160"/>
          <w:tab w:val="left" w:pos="4536"/>
        </w:tabs>
        <w:spacing w:before="40" w:after="120"/>
      </w:pPr>
      <w:r>
        <w:t>(9) Met toivoma</w:t>
      </w:r>
      <w:r w:rsidR="00BB6A6E">
        <w:t xml:space="preserve"> </w:t>
      </w:r>
      <w:r>
        <w:t>[</w:t>
      </w:r>
      <w:r w:rsidR="00BB6A6E">
        <w:t>ette t</w:t>
      </w:r>
      <w:r w:rsidR="00C62E0C">
        <w:t>u</w:t>
      </w:r>
      <w:r w:rsidR="00BB6A6E">
        <w:t>lis rauha</w:t>
      </w:r>
      <w:r>
        <w:t>]</w:t>
      </w:r>
      <w:r w:rsidR="00BB6A6E">
        <w:t>.</w:t>
      </w:r>
    </w:p>
    <w:p w14:paraId="30F0D4A7" w14:textId="33A8C31B" w:rsidR="00BB6A6E" w:rsidRDefault="00B52084" w:rsidP="00BD2A19">
      <w:pPr>
        <w:tabs>
          <w:tab w:val="left" w:pos="2160"/>
          <w:tab w:val="left" w:pos="4536"/>
        </w:tabs>
        <w:spacing w:before="40" w:after="120"/>
      </w:pPr>
      <w:r>
        <w:t>(10) Mie uskon</w:t>
      </w:r>
      <w:r w:rsidR="00BB6A6E">
        <w:t xml:space="preserve"> </w:t>
      </w:r>
      <w:r>
        <w:t>[</w:t>
      </w:r>
      <w:r w:rsidR="00BB6A6E">
        <w:t>ette sie puhut totta</w:t>
      </w:r>
      <w:r>
        <w:t>]</w:t>
      </w:r>
      <w:r w:rsidR="00BB6A6E">
        <w:t>.</w:t>
      </w:r>
    </w:p>
    <w:p w14:paraId="78F18C9B" w14:textId="555286DC" w:rsidR="00BB6A6E" w:rsidRPr="00A95D68" w:rsidRDefault="00B52084" w:rsidP="00BD2A19">
      <w:pPr>
        <w:tabs>
          <w:tab w:val="left" w:pos="2160"/>
          <w:tab w:val="left" w:pos="4536"/>
        </w:tabs>
        <w:spacing w:before="40" w:after="120"/>
      </w:pPr>
      <w:r>
        <w:t>(11) Pekka uskoi</w:t>
      </w:r>
      <w:r w:rsidR="00BB6A6E">
        <w:t xml:space="preserve"> </w:t>
      </w:r>
      <w:r>
        <w:t>[</w:t>
      </w:r>
      <w:r w:rsidR="00BB6A6E">
        <w:t>ette Jumala oli olemassa</w:t>
      </w:r>
      <w:r>
        <w:t>]</w:t>
      </w:r>
      <w:r w:rsidR="00BB6A6E">
        <w:t>.</w:t>
      </w:r>
    </w:p>
    <w:p w14:paraId="319FAA3E" w14:textId="12B8A97D" w:rsidR="00B30251" w:rsidRPr="00A95D68" w:rsidRDefault="00E3050C" w:rsidP="00BD2A19">
      <w:pPr>
        <w:tabs>
          <w:tab w:val="left" w:pos="2160"/>
          <w:tab w:val="left" w:pos="4320"/>
          <w:tab w:val="left" w:pos="6237"/>
        </w:tabs>
        <w:spacing w:before="120" w:after="120"/>
      </w:pPr>
      <w:r>
        <w:t>Prototyyppisen</w:t>
      </w:r>
      <w:r>
        <w:rPr>
          <w:smallCaps/>
        </w:rPr>
        <w:t xml:space="preserve"> </w:t>
      </w:r>
      <w:r w:rsidR="00C75254" w:rsidRPr="00B61D84">
        <w:rPr>
          <w:caps/>
        </w:rPr>
        <w:t>A</w:t>
      </w:r>
      <w:r w:rsidR="00B30251" w:rsidRPr="00B61D84">
        <w:rPr>
          <w:caps/>
        </w:rPr>
        <w:t>rvelu</w:t>
      </w:r>
      <w:r w:rsidR="00AC70AF" w:rsidRPr="00A95D68">
        <w:t>-</w:t>
      </w:r>
      <w:r w:rsidR="00B30251" w:rsidRPr="00A95D68">
        <w:t>syntakti</w:t>
      </w:r>
      <w:r w:rsidR="00C75254" w:rsidRPr="00A95D68">
        <w:t xml:space="preserve">n kaava oon </w:t>
      </w:r>
      <w:r>
        <w:t xml:space="preserve">sitte </w:t>
      </w:r>
      <w:r w:rsidR="00C75254" w:rsidRPr="00A95D68">
        <w:t>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30251" w:rsidRPr="00A95D68" w14:paraId="671A5DF0" w14:textId="77777777" w:rsidTr="00241F7F">
        <w:tc>
          <w:tcPr>
            <w:tcW w:w="9279" w:type="dxa"/>
            <w:shd w:val="clear" w:color="auto" w:fill="auto"/>
          </w:tcPr>
          <w:p w14:paraId="619A24C5" w14:textId="7181744D" w:rsidR="00B61D84" w:rsidRPr="00B61D84" w:rsidRDefault="00B61D84" w:rsidP="00BD2A19">
            <w:pPr>
              <w:spacing w:before="120" w:after="120"/>
              <w:rPr>
                <w:caps/>
              </w:rPr>
            </w:pPr>
            <w:r>
              <w:rPr>
                <w:caps/>
              </w:rPr>
              <w:t>arvelu:</w:t>
            </w:r>
          </w:p>
          <w:p w14:paraId="5552DDF8" w14:textId="1B69A687" w:rsidR="00B30251" w:rsidRPr="00A95D68" w:rsidRDefault="00B30251" w:rsidP="00BD2A19">
            <w:pPr>
              <w:spacing w:before="120" w:after="120"/>
            </w:pPr>
            <w:r w:rsidRPr="00A95D68">
              <w:t>SUBJ[N</w:t>
            </w:r>
            <w:r w:rsidR="002E677A">
              <w:t>P</w:t>
            </w:r>
            <w:r w:rsidRPr="00A95D68">
              <w:t>[nom.]] + V[arveluverbi, subjektikongruensi] + OBJ[</w:t>
            </w:r>
            <w:r w:rsidRPr="001F15F6">
              <w:rPr>
                <w:i/>
              </w:rPr>
              <w:t>ette</w:t>
            </w:r>
            <w:r w:rsidR="002E677A">
              <w:t>-syntakti</w:t>
            </w:r>
            <w:r w:rsidRPr="00A95D68">
              <w:t>]</w:t>
            </w:r>
          </w:p>
        </w:tc>
      </w:tr>
    </w:tbl>
    <w:p w14:paraId="0C008117" w14:textId="1D555A4F" w:rsidR="00F916B4" w:rsidRPr="00A95D68" w:rsidRDefault="00B30251" w:rsidP="00BD2A19">
      <w:pPr>
        <w:tabs>
          <w:tab w:val="left" w:pos="2160"/>
          <w:tab w:val="left" w:pos="4320"/>
          <w:tab w:val="left" w:pos="6237"/>
        </w:tabs>
        <w:spacing w:before="120" w:after="120"/>
      </w:pPr>
      <w:r w:rsidRPr="00A95D68">
        <w:t xml:space="preserve">Ko verbinä oon </w:t>
      </w:r>
      <w:r w:rsidRPr="005A3A10">
        <w:rPr>
          <w:i/>
        </w:rPr>
        <w:t>luula</w:t>
      </w:r>
      <w:r w:rsidR="0075485B" w:rsidRPr="0075485B">
        <w:t>,</w:t>
      </w:r>
      <w:r w:rsidR="000C015A" w:rsidRPr="005A3A10">
        <w:rPr>
          <w:i/>
        </w:rPr>
        <w:t xml:space="preserve"> </w:t>
      </w:r>
      <w:r w:rsidRPr="005A3A10">
        <w:rPr>
          <w:i/>
        </w:rPr>
        <w:t>uskoot</w:t>
      </w:r>
      <w:r w:rsidRPr="00A95D68">
        <w:t xml:space="preserve"> eli </w:t>
      </w:r>
      <w:r w:rsidRPr="005A3A10">
        <w:rPr>
          <w:i/>
        </w:rPr>
        <w:t xml:space="preserve">toivoot </w:t>
      </w:r>
      <w:r w:rsidRPr="00A95D68">
        <w:t xml:space="preserve">ja </w:t>
      </w:r>
      <w:r w:rsidR="001D3759" w:rsidRPr="00A95D68">
        <w:t>alasyn</w:t>
      </w:r>
      <w:r w:rsidRPr="00A95D68">
        <w:t xml:space="preserve">taktissa oon predikatiivi, se </w:t>
      </w:r>
      <w:r w:rsidR="001D3759" w:rsidRPr="00A95D68">
        <w:t>alasyn</w:t>
      </w:r>
      <w:r w:rsidRPr="00A95D68">
        <w:t xml:space="preserve">taktin eli verbifraasin sijhaan saatama käyttäät </w:t>
      </w:r>
      <w:r w:rsidR="00C14F13" w:rsidRPr="00A95D68">
        <w:t xml:space="preserve">tämmöistä </w:t>
      </w:r>
      <w:r w:rsidRPr="00A95D68">
        <w:t>syntaktikaavaa</w:t>
      </w:r>
      <w:r w:rsidR="00C14F13" w:rsidRPr="00A95D68">
        <w:t>, missä predikatiivi oon translatiivissa</w:t>
      </w:r>
      <w:r w:rsidR="00232CDA" w:rsidRPr="00A95D68">
        <w:t xml:space="preserve"> </w:t>
      </w:r>
      <w:r w:rsidR="000B026E">
        <w:t>(</w:t>
      </w:r>
      <w:r w:rsidR="00481CB4">
        <w:t>12</w:t>
      </w:r>
      <w:r w:rsidR="00545919">
        <w:t>–17</w:t>
      </w:r>
      <w:r w:rsidR="00232CDA" w:rsidRPr="00A95D68">
        <w:t>)</w:t>
      </w:r>
      <w:r w:rsidR="00C407AC" w:rsidRPr="00A95D68">
        <w:t xml:space="preserve">. </w:t>
      </w:r>
      <w:r w:rsidR="00F916B4" w:rsidRPr="00A95D68">
        <w:t xml:space="preserve">Verbin </w:t>
      </w:r>
      <w:r w:rsidR="00F916B4" w:rsidRPr="001002C7">
        <w:rPr>
          <w:i/>
        </w:rPr>
        <w:t>pittää</w:t>
      </w:r>
      <w:r w:rsidR="0075485B" w:rsidRPr="0075485B">
        <w:t>(</w:t>
      </w:r>
      <w:r w:rsidR="00F916B4" w:rsidRPr="001002C7">
        <w:rPr>
          <w:i/>
        </w:rPr>
        <w:t>t</w:t>
      </w:r>
      <w:r w:rsidR="0075485B" w:rsidRPr="0075485B">
        <w:t>)</w:t>
      </w:r>
      <w:r w:rsidR="00F916B4" w:rsidRPr="00A95D68">
        <w:t xml:space="preserve"> kans predikatiivi oon essiivissä </w:t>
      </w:r>
      <w:r w:rsidR="0075485B">
        <w:t>(</w:t>
      </w:r>
      <w:r w:rsidR="00817881">
        <w:t>18</w:t>
      </w:r>
      <w:r w:rsidR="00F916B4" w:rsidRPr="00A95D68">
        <w:t>–</w:t>
      </w:r>
      <w:r w:rsidR="00817881">
        <w:t>20</w:t>
      </w:r>
      <w:r w:rsidR="00F916B4" w:rsidRPr="00A95D68">
        <w:t xml:space="preserve">). Objekti oon </w:t>
      </w:r>
      <w:r w:rsidR="00F916B4" w:rsidRPr="001002C7">
        <w:rPr>
          <w:i/>
        </w:rPr>
        <w:t>luula</w:t>
      </w:r>
      <w:r w:rsidR="00F916B4" w:rsidRPr="00A95D68">
        <w:t xml:space="preserve">- ja </w:t>
      </w:r>
      <w:r w:rsidR="00F916B4" w:rsidRPr="001002C7">
        <w:rPr>
          <w:i/>
        </w:rPr>
        <w:t>pittäät-</w:t>
      </w:r>
      <w:r w:rsidR="00F916B4" w:rsidRPr="00A95D68">
        <w:t xml:space="preserve">verbin kans </w:t>
      </w:r>
      <w:r w:rsidR="00481CB4">
        <w:t xml:space="preserve">tasan </w:t>
      </w:r>
      <w:r w:rsidR="00F916B4" w:rsidRPr="00A95D68">
        <w:t>partitiivissa</w:t>
      </w:r>
      <w:r w:rsidR="002C5DB5" w:rsidRPr="00A95D68">
        <w:t xml:space="preserve"> </w:t>
      </w:r>
      <w:r w:rsidR="0075485B">
        <w:t>(</w:t>
      </w:r>
      <w:r w:rsidR="00817881">
        <w:t>12–14, 18–20</w:t>
      </w:r>
      <w:r w:rsidR="00880187" w:rsidRPr="00A95D68">
        <w:t>)</w:t>
      </w:r>
      <w:r w:rsidR="00F916B4" w:rsidRPr="00A95D68">
        <w:t xml:space="preserve">, </w:t>
      </w:r>
      <w:r w:rsidR="00E157CF" w:rsidRPr="00A95D68">
        <w:t xml:space="preserve">verbiin </w:t>
      </w:r>
      <w:r w:rsidR="00E157CF" w:rsidRPr="001002C7">
        <w:rPr>
          <w:i/>
        </w:rPr>
        <w:t xml:space="preserve">uskoot </w:t>
      </w:r>
      <w:r w:rsidR="00BA1173" w:rsidRPr="00BA1173">
        <w:t>~</w:t>
      </w:r>
      <w:r w:rsidR="00E157CF" w:rsidRPr="001002C7">
        <w:rPr>
          <w:i/>
        </w:rPr>
        <w:t xml:space="preserve"> uskoa</w:t>
      </w:r>
      <w:r w:rsidR="0075485B" w:rsidRPr="0075485B">
        <w:t>(</w:t>
      </w:r>
      <w:r w:rsidR="00E157CF" w:rsidRPr="001002C7">
        <w:rPr>
          <w:i/>
        </w:rPr>
        <w:t>t</w:t>
      </w:r>
      <w:r w:rsidR="0075485B" w:rsidRPr="0075485B">
        <w:t>)</w:t>
      </w:r>
      <w:r w:rsidR="00880187" w:rsidRPr="00A95D68">
        <w:t xml:space="preserve"> ja </w:t>
      </w:r>
      <w:r w:rsidR="00880187" w:rsidRPr="001002C7">
        <w:rPr>
          <w:i/>
        </w:rPr>
        <w:t xml:space="preserve">toivoot </w:t>
      </w:r>
      <w:r w:rsidR="00BA1173" w:rsidRPr="00BA1173">
        <w:t>~</w:t>
      </w:r>
      <w:r w:rsidR="00880187" w:rsidRPr="001002C7">
        <w:rPr>
          <w:i/>
        </w:rPr>
        <w:t xml:space="preserve"> toivoa</w:t>
      </w:r>
      <w:r w:rsidR="0075485B" w:rsidRPr="0075485B">
        <w:t>(</w:t>
      </w:r>
      <w:r w:rsidR="00880187" w:rsidRPr="001002C7">
        <w:rPr>
          <w:i/>
        </w:rPr>
        <w:t>t</w:t>
      </w:r>
      <w:r w:rsidR="0075485B" w:rsidRPr="0075485B">
        <w:t>)</w:t>
      </w:r>
      <w:r w:rsidR="00E157CF" w:rsidRPr="00A95D68">
        <w:t xml:space="preserve"> kans </w:t>
      </w:r>
      <w:r w:rsidR="00481CB4">
        <w:t>objektin kaasuksissa</w:t>
      </w:r>
      <w:r w:rsidR="007767DF" w:rsidRPr="00A95D68">
        <w:t xml:space="preserve"> </w:t>
      </w:r>
      <w:r w:rsidR="0075485B">
        <w:t>(</w:t>
      </w:r>
      <w:r w:rsidR="00817881">
        <w:t>15–17</w:t>
      </w:r>
      <w:r w:rsidR="007767DF" w:rsidRPr="00A95D68">
        <w:t>)</w:t>
      </w:r>
      <w:r w:rsidR="00E157CF" w:rsidRPr="00A95D68">
        <w:t>.</w:t>
      </w:r>
    </w:p>
    <w:p w14:paraId="7992C123" w14:textId="60A3319E" w:rsidR="00B30251" w:rsidRPr="00A95D68" w:rsidRDefault="00C407AC" w:rsidP="00BD2A19">
      <w:pPr>
        <w:tabs>
          <w:tab w:val="left" w:pos="2160"/>
          <w:tab w:val="left" w:pos="4320"/>
          <w:tab w:val="left" w:pos="6237"/>
        </w:tabs>
        <w:spacing w:before="120" w:after="120"/>
      </w:pPr>
      <w:r w:rsidRPr="00A95D68">
        <w:t>Verbit oon silloin kolm</w:t>
      </w:r>
      <w:r w:rsidR="00244625" w:rsidRPr="00A95D68">
        <w:t>ipaikkaiset</w:t>
      </w:r>
      <w:r w:rsidR="00B30251" w:rsidRPr="00A95D68">
        <w:t>:</w:t>
      </w:r>
    </w:p>
    <w:p w14:paraId="0E084CB6" w14:textId="595DE3B7" w:rsidR="00B30251" w:rsidRPr="00A95D68" w:rsidRDefault="0075485B" w:rsidP="00BD2A19">
      <w:pPr>
        <w:tabs>
          <w:tab w:val="left" w:pos="1800"/>
          <w:tab w:val="left" w:pos="3690"/>
          <w:tab w:val="left" w:pos="5490"/>
        </w:tabs>
        <w:spacing w:before="120" w:after="40"/>
      </w:pPr>
      <w:r>
        <w:t>(</w:t>
      </w:r>
      <w:r w:rsidR="0085782B">
        <w:t>12</w:t>
      </w:r>
      <w:r w:rsidR="00232CDA" w:rsidRPr="00A95D68">
        <w:t xml:space="preserve">) </w:t>
      </w:r>
      <w:r w:rsidR="00B30251" w:rsidRPr="00A95D68">
        <w:t>Mie</w:t>
      </w:r>
      <w:r w:rsidR="00B30251" w:rsidRPr="00A95D68">
        <w:tab/>
        <w:t xml:space="preserve">luulin </w:t>
      </w:r>
      <w:r w:rsidR="00B30251" w:rsidRPr="00A95D68">
        <w:tab/>
        <w:t>sinnuu</w:t>
      </w:r>
      <w:r w:rsidR="00B30251" w:rsidRPr="00A95D68">
        <w:tab/>
        <w:t>viishaaksi.</w:t>
      </w:r>
    </w:p>
    <w:p w14:paraId="6F73924B" w14:textId="1A72C962" w:rsidR="00B30251" w:rsidRPr="00A95D68" w:rsidRDefault="00A56B4C" w:rsidP="00BD2A19">
      <w:pPr>
        <w:tabs>
          <w:tab w:val="left" w:pos="1800"/>
          <w:tab w:val="left" w:pos="3690"/>
          <w:tab w:val="left" w:pos="5490"/>
        </w:tabs>
        <w:spacing w:before="40" w:after="40"/>
      </w:pPr>
      <w:r w:rsidRPr="00A56B4C">
        <w:t>Pron</w:t>
      </w:r>
      <w:r w:rsidR="00B30251" w:rsidRPr="00A95D68">
        <w:t>[</w:t>
      </w:r>
      <w:r w:rsidR="001337F6">
        <w:t>sg1</w:t>
      </w:r>
      <w:r w:rsidR="00B30251" w:rsidRPr="00A95D68">
        <w:t>]</w:t>
      </w:r>
      <w:r w:rsidR="00B30251" w:rsidRPr="00A95D68">
        <w:tab/>
        <w:t>V[</w:t>
      </w:r>
      <w:r w:rsidR="00B30251" w:rsidRPr="00B35FEC">
        <w:rPr>
          <w:i/>
        </w:rPr>
        <w:t>luula</w:t>
      </w:r>
      <w:r w:rsidR="00B30251" w:rsidRPr="00A95D68">
        <w:t xml:space="preserve">, </w:t>
      </w:r>
      <w:r w:rsidR="001337F6">
        <w:t>sg1</w:t>
      </w:r>
      <w:r w:rsidR="00B30251" w:rsidRPr="00A95D68">
        <w:t>]</w:t>
      </w:r>
      <w:r w:rsidR="00B30251" w:rsidRPr="00A95D68">
        <w:tab/>
      </w:r>
      <w:r w:rsidRPr="00A56B4C">
        <w:t>Pron</w:t>
      </w:r>
      <w:r w:rsidR="00B30251" w:rsidRPr="00A95D68">
        <w:t>[sg.part.]</w:t>
      </w:r>
      <w:r w:rsidR="00B30251" w:rsidRPr="00A95D68">
        <w:tab/>
      </w:r>
      <w:r w:rsidR="0080081E">
        <w:t>A</w:t>
      </w:r>
      <w:r w:rsidR="00B30251" w:rsidRPr="00A95D68">
        <w:t>[sg.transl.]</w:t>
      </w:r>
    </w:p>
    <w:p w14:paraId="3FC03F95" w14:textId="77777777" w:rsidR="00B30251" w:rsidRPr="00A95D68" w:rsidRDefault="00B30251" w:rsidP="00BD2A19">
      <w:pPr>
        <w:tabs>
          <w:tab w:val="left" w:pos="1800"/>
          <w:tab w:val="left" w:pos="3690"/>
          <w:tab w:val="left" w:pos="5490"/>
        </w:tabs>
        <w:spacing w:before="40" w:after="120"/>
      </w:pPr>
      <w:r w:rsidRPr="00A95D68">
        <w:t>SUBJ</w:t>
      </w:r>
      <w:r w:rsidRPr="00A95D68">
        <w:tab/>
        <w:t>V</w:t>
      </w:r>
      <w:r w:rsidRPr="00A95D68">
        <w:tab/>
        <w:t>OBJ</w:t>
      </w:r>
      <w:r w:rsidRPr="00A95D68">
        <w:tab/>
        <w:t>PREDVI</w:t>
      </w:r>
    </w:p>
    <w:p w14:paraId="63BD96AF" w14:textId="4D2A506A" w:rsidR="00481CB4" w:rsidRPr="00A95D68" w:rsidRDefault="00481CB4" w:rsidP="00481CB4">
      <w:pPr>
        <w:tabs>
          <w:tab w:val="left" w:pos="1800"/>
          <w:tab w:val="left" w:pos="3690"/>
          <w:tab w:val="left" w:pos="5490"/>
        </w:tabs>
        <w:spacing w:before="120" w:after="120"/>
      </w:pPr>
      <w:r>
        <w:t>(</w:t>
      </w:r>
      <w:r w:rsidR="0085782B">
        <w:t>13</w:t>
      </w:r>
      <w:r w:rsidRPr="00A95D68">
        <w:t xml:space="preserve">) </w:t>
      </w:r>
      <w:r>
        <w:t>Perunka</w:t>
      </w:r>
      <w:r w:rsidRPr="00A95D68">
        <w:t xml:space="preserve"> luuli meitä kummitukseksi.</w:t>
      </w:r>
    </w:p>
    <w:p w14:paraId="7B4A9E5F" w14:textId="3DACA4A2" w:rsidR="00481CB4" w:rsidRPr="00A95D68" w:rsidRDefault="00481CB4" w:rsidP="00481CB4">
      <w:pPr>
        <w:tabs>
          <w:tab w:val="left" w:pos="1800"/>
          <w:tab w:val="left" w:pos="3690"/>
          <w:tab w:val="left" w:pos="5490"/>
        </w:tabs>
        <w:spacing w:before="120" w:after="120"/>
      </w:pPr>
      <w:r>
        <w:t>(</w:t>
      </w:r>
      <w:r w:rsidR="0085782B">
        <w:t>14</w:t>
      </w:r>
      <w:r w:rsidRPr="00A95D68">
        <w:t>) Meitä luulthiin tyhmäksi.</w:t>
      </w:r>
    </w:p>
    <w:p w14:paraId="4550E051" w14:textId="10E07F3A" w:rsidR="00D60586" w:rsidRPr="00A95D68" w:rsidRDefault="0075485B" w:rsidP="00481CB4">
      <w:pPr>
        <w:tabs>
          <w:tab w:val="left" w:pos="1800"/>
          <w:tab w:val="left" w:pos="3690"/>
          <w:tab w:val="left" w:pos="5490"/>
        </w:tabs>
        <w:spacing w:before="120" w:after="40"/>
      </w:pPr>
      <w:r>
        <w:t>(</w:t>
      </w:r>
      <w:r w:rsidR="0085782B">
        <w:t>15</w:t>
      </w:r>
      <w:r w:rsidR="00D60586" w:rsidRPr="00A95D68">
        <w:t>) Hukka</w:t>
      </w:r>
      <w:r w:rsidR="00D60586" w:rsidRPr="00A95D68">
        <w:tab/>
        <w:t>uskoi</w:t>
      </w:r>
      <w:r w:rsidR="00D60586" w:rsidRPr="00A95D68">
        <w:tab/>
        <w:t>ketun</w:t>
      </w:r>
      <w:r w:rsidR="00D60586" w:rsidRPr="00A95D68">
        <w:tab/>
        <w:t>tyhmäksi.</w:t>
      </w:r>
    </w:p>
    <w:p w14:paraId="4ABA5D74" w14:textId="01606874" w:rsidR="00D60586" w:rsidRPr="00A95D68" w:rsidRDefault="00D60586" w:rsidP="00BD2A19">
      <w:pPr>
        <w:tabs>
          <w:tab w:val="left" w:pos="1800"/>
          <w:tab w:val="left" w:pos="3690"/>
          <w:tab w:val="left" w:pos="5490"/>
        </w:tabs>
        <w:spacing w:before="40" w:after="40"/>
      </w:pPr>
      <w:r w:rsidRPr="00A95D68">
        <w:t>N[sg.nom.]</w:t>
      </w:r>
      <w:r w:rsidRPr="00A95D68">
        <w:tab/>
        <w:t>V[</w:t>
      </w:r>
      <w:r w:rsidRPr="00B35FEC">
        <w:rPr>
          <w:i/>
        </w:rPr>
        <w:t>uskoot</w:t>
      </w:r>
      <w:r w:rsidRPr="00A95D68">
        <w:t xml:space="preserve">, </w:t>
      </w:r>
      <w:r w:rsidR="001337F6">
        <w:t>sg3</w:t>
      </w:r>
      <w:r w:rsidRPr="00A95D68">
        <w:t>]</w:t>
      </w:r>
      <w:r w:rsidRPr="00A95D68">
        <w:tab/>
        <w:t>N[sg.gen.]</w:t>
      </w:r>
      <w:r w:rsidRPr="00A95D68">
        <w:tab/>
      </w:r>
      <w:r w:rsidR="0080081E">
        <w:t>A</w:t>
      </w:r>
      <w:r w:rsidRPr="00A95D68">
        <w:t>[sg.transl.]</w:t>
      </w:r>
    </w:p>
    <w:p w14:paraId="6A9FFB03" w14:textId="77777777" w:rsidR="00D60586" w:rsidRDefault="00D60586" w:rsidP="00BD2A19">
      <w:pPr>
        <w:tabs>
          <w:tab w:val="left" w:pos="1800"/>
          <w:tab w:val="left" w:pos="3690"/>
          <w:tab w:val="left" w:pos="5490"/>
        </w:tabs>
        <w:spacing w:before="40" w:after="120"/>
      </w:pPr>
      <w:r w:rsidRPr="00A95D68">
        <w:t>SUBJ</w:t>
      </w:r>
      <w:r w:rsidRPr="00A95D68">
        <w:tab/>
        <w:t>V</w:t>
      </w:r>
      <w:r w:rsidRPr="00A95D68">
        <w:tab/>
        <w:t>OBJ</w:t>
      </w:r>
      <w:r w:rsidRPr="00A95D68">
        <w:tab/>
        <w:t>PREDVI</w:t>
      </w:r>
    </w:p>
    <w:p w14:paraId="46678A43" w14:textId="496B819F" w:rsidR="00481CB4" w:rsidRDefault="00481CB4" w:rsidP="00BD2A19">
      <w:pPr>
        <w:tabs>
          <w:tab w:val="left" w:pos="1800"/>
          <w:tab w:val="left" w:pos="3690"/>
          <w:tab w:val="left" w:pos="5490"/>
        </w:tabs>
        <w:spacing w:before="40" w:after="120"/>
      </w:pPr>
      <w:r>
        <w:t>(1</w:t>
      </w:r>
      <w:r w:rsidR="0085782B">
        <w:t>6</w:t>
      </w:r>
      <w:r>
        <w:t xml:space="preserve">) Mie </w:t>
      </w:r>
      <w:r w:rsidR="00691518">
        <w:t>[</w:t>
      </w:r>
      <w:r>
        <w:t>en usko</w:t>
      </w:r>
      <w:r w:rsidR="00691518">
        <w:t>]</w:t>
      </w:r>
      <w:r>
        <w:t xml:space="preserve"> sinnuu viishaaksi.</w:t>
      </w:r>
    </w:p>
    <w:p w14:paraId="0EBEBE4A" w14:textId="29DF8B20" w:rsidR="00481CB4" w:rsidRPr="00A95D68" w:rsidRDefault="001F15F6" w:rsidP="00BD2A19">
      <w:pPr>
        <w:tabs>
          <w:tab w:val="left" w:pos="1800"/>
          <w:tab w:val="left" w:pos="3690"/>
          <w:tab w:val="left" w:pos="5490"/>
        </w:tabs>
        <w:spacing w:before="40" w:after="120"/>
      </w:pPr>
      <w:r>
        <w:t>(</w:t>
      </w:r>
      <w:r w:rsidR="00481CB4">
        <w:t>1</w:t>
      </w:r>
      <w:r w:rsidR="0085782B">
        <w:t>7</w:t>
      </w:r>
      <w:r>
        <w:t xml:space="preserve">) </w:t>
      </w:r>
      <w:r w:rsidR="00481CB4">
        <w:t>Kettu toivoi hukat kuolheeksi.</w:t>
      </w:r>
    </w:p>
    <w:p w14:paraId="416D3885" w14:textId="2B1DBDF4" w:rsidR="00B30251" w:rsidRPr="00A95D68" w:rsidRDefault="0075485B" w:rsidP="00BD2A19">
      <w:pPr>
        <w:tabs>
          <w:tab w:val="left" w:pos="1800"/>
          <w:tab w:val="left" w:pos="3690"/>
          <w:tab w:val="left" w:pos="5490"/>
        </w:tabs>
        <w:spacing w:before="120" w:after="40"/>
      </w:pPr>
      <w:r>
        <w:t>(</w:t>
      </w:r>
      <w:r w:rsidR="0085782B">
        <w:t>18</w:t>
      </w:r>
      <w:r w:rsidR="00603ADB" w:rsidRPr="00A95D68">
        <w:t xml:space="preserve">) </w:t>
      </w:r>
      <w:r w:rsidR="00B30251" w:rsidRPr="00A95D68">
        <w:t>Matti</w:t>
      </w:r>
      <w:r w:rsidR="00B30251" w:rsidRPr="00A95D68">
        <w:tab/>
        <w:t xml:space="preserve">pittää </w:t>
      </w:r>
      <w:r w:rsidR="00B30251" w:rsidRPr="00A95D68">
        <w:tab/>
        <w:t>minnuu</w:t>
      </w:r>
      <w:r w:rsidR="00B30251" w:rsidRPr="00A95D68">
        <w:tab/>
        <w:t>hulluna.</w:t>
      </w:r>
    </w:p>
    <w:p w14:paraId="032C057F" w14:textId="6035ABB1" w:rsidR="002C5DB5" w:rsidRPr="00A95D68" w:rsidRDefault="002C5DB5" w:rsidP="00BD2A19">
      <w:pPr>
        <w:tabs>
          <w:tab w:val="left" w:pos="1800"/>
          <w:tab w:val="left" w:pos="3690"/>
          <w:tab w:val="left" w:pos="5490"/>
        </w:tabs>
        <w:spacing w:before="40" w:after="40"/>
      </w:pPr>
      <w:r w:rsidRPr="00A95D68">
        <w:lastRenderedPageBreak/>
        <w:t>N[sg.nom.]</w:t>
      </w:r>
      <w:r w:rsidRPr="00A95D68">
        <w:tab/>
        <w:t>V[</w:t>
      </w:r>
      <w:r w:rsidRPr="00B35FEC">
        <w:rPr>
          <w:i/>
        </w:rPr>
        <w:t>pittäät</w:t>
      </w:r>
      <w:r w:rsidRPr="00A95D68">
        <w:t xml:space="preserve">, </w:t>
      </w:r>
      <w:r w:rsidR="001337F6">
        <w:t>sg3</w:t>
      </w:r>
      <w:r w:rsidRPr="00A95D68">
        <w:t>]</w:t>
      </w:r>
      <w:r w:rsidRPr="00A95D68">
        <w:tab/>
      </w:r>
      <w:r w:rsidR="00A56B4C" w:rsidRPr="00A56B4C">
        <w:t>Pron</w:t>
      </w:r>
      <w:r w:rsidRPr="00A95D68">
        <w:t>[sg.</w:t>
      </w:r>
      <w:r w:rsidR="00B84183">
        <w:t>part.]</w:t>
      </w:r>
      <w:r w:rsidRPr="00A95D68">
        <w:tab/>
      </w:r>
      <w:r w:rsidR="0080081E">
        <w:t>A</w:t>
      </w:r>
      <w:r w:rsidRPr="00A95D68">
        <w:t>[sg.ess.]</w:t>
      </w:r>
    </w:p>
    <w:p w14:paraId="4ADB9049" w14:textId="48A338CA" w:rsidR="002C5DB5" w:rsidRPr="00A95D68" w:rsidRDefault="002C5DB5" w:rsidP="00BD2A19">
      <w:pPr>
        <w:tabs>
          <w:tab w:val="left" w:pos="1800"/>
          <w:tab w:val="left" w:pos="3690"/>
          <w:tab w:val="left" w:pos="5490"/>
        </w:tabs>
        <w:spacing w:before="40" w:after="120"/>
      </w:pPr>
      <w:r w:rsidRPr="00A95D68">
        <w:t>SUBJ</w:t>
      </w:r>
      <w:r w:rsidRPr="00A95D68">
        <w:tab/>
        <w:t>V</w:t>
      </w:r>
      <w:r w:rsidRPr="00A95D68">
        <w:tab/>
        <w:t>OBJ</w:t>
      </w:r>
      <w:r w:rsidRPr="00A95D68">
        <w:tab/>
        <w:t>PREDVI</w:t>
      </w:r>
    </w:p>
    <w:p w14:paraId="2B4AA494" w14:textId="1E86E2D9" w:rsidR="00B30251" w:rsidRPr="00A95D68" w:rsidRDefault="0075485B" w:rsidP="00BD2A19">
      <w:pPr>
        <w:tabs>
          <w:tab w:val="left" w:pos="2160"/>
          <w:tab w:val="left" w:pos="4320"/>
          <w:tab w:val="left" w:pos="6237"/>
        </w:tabs>
        <w:spacing w:before="120" w:after="120"/>
      </w:pPr>
      <w:r>
        <w:t>(</w:t>
      </w:r>
      <w:r w:rsidR="00603ADB" w:rsidRPr="00A95D68">
        <w:t>1</w:t>
      </w:r>
      <w:r w:rsidR="0085782B">
        <w:t>9</w:t>
      </w:r>
      <w:r w:rsidR="00603ADB" w:rsidRPr="00A95D68">
        <w:t xml:space="preserve">) </w:t>
      </w:r>
      <w:r w:rsidR="00B30251" w:rsidRPr="00A95D68">
        <w:t>Het</w:t>
      </w:r>
      <w:r w:rsidR="00AD08EF" w:rsidRPr="00A95D68">
        <w:t xml:space="preserve"> </w:t>
      </w:r>
      <w:r w:rsidR="00B30251" w:rsidRPr="00A95D68">
        <w:t>piđethään</w:t>
      </w:r>
      <w:r w:rsidR="00AD08EF" w:rsidRPr="00A95D68">
        <w:t xml:space="preserve"> </w:t>
      </w:r>
      <w:r w:rsidR="00B30251" w:rsidRPr="00A95D68">
        <w:t>meitä</w:t>
      </w:r>
      <w:r w:rsidR="00AD08EF" w:rsidRPr="00A95D68">
        <w:t xml:space="preserve"> </w:t>
      </w:r>
      <w:r w:rsidR="00B30251" w:rsidRPr="00A95D68">
        <w:t>hulluna.</w:t>
      </w:r>
    </w:p>
    <w:p w14:paraId="09A99D01" w14:textId="5DE797BA" w:rsidR="00B30251" w:rsidRDefault="0075485B" w:rsidP="00BD2A19">
      <w:pPr>
        <w:tabs>
          <w:tab w:val="left" w:pos="2160"/>
          <w:tab w:val="left" w:pos="4320"/>
          <w:tab w:val="left" w:pos="6237"/>
        </w:tabs>
        <w:spacing w:before="120" w:after="120"/>
      </w:pPr>
      <w:r>
        <w:t>(</w:t>
      </w:r>
      <w:r w:rsidR="0085782B">
        <w:t>20</w:t>
      </w:r>
      <w:r w:rsidR="00603ADB" w:rsidRPr="00A95D68">
        <w:t xml:space="preserve">) </w:t>
      </w:r>
      <w:r w:rsidR="00B30251" w:rsidRPr="00A95D68">
        <w:t>Joonas</w:t>
      </w:r>
      <w:r w:rsidR="00AD08EF" w:rsidRPr="00A95D68">
        <w:t xml:space="preserve"> </w:t>
      </w:r>
      <w:r w:rsidR="00B30251" w:rsidRPr="00A95D68">
        <w:t>piti</w:t>
      </w:r>
      <w:r w:rsidR="00AD08EF" w:rsidRPr="00A95D68">
        <w:t xml:space="preserve"> </w:t>
      </w:r>
      <w:r w:rsidR="00B30251" w:rsidRPr="00A95D68">
        <w:t>valasta</w:t>
      </w:r>
      <w:r w:rsidR="00AD08EF" w:rsidRPr="00A95D68">
        <w:t xml:space="preserve"> </w:t>
      </w:r>
      <w:r w:rsidR="00B30251" w:rsidRPr="00A95D68">
        <w:t>kalana.</w:t>
      </w:r>
    </w:p>
    <w:p w14:paraId="134DD733" w14:textId="6974D8A1" w:rsidR="00D50763" w:rsidRDefault="00B30251" w:rsidP="00BD2A19">
      <w:pPr>
        <w:tabs>
          <w:tab w:val="left" w:pos="2160"/>
          <w:tab w:val="left" w:pos="4320"/>
        </w:tabs>
        <w:spacing w:before="120" w:after="120"/>
      </w:pPr>
      <w:r w:rsidRPr="00A95D68">
        <w:t xml:space="preserve">Se oon kuitenki </w:t>
      </w:r>
      <w:r w:rsidR="00A814CB" w:rsidRPr="00A95D68">
        <w:t xml:space="preserve">näissäki </w:t>
      </w:r>
      <w:r w:rsidRPr="00D077B7">
        <w:rPr>
          <w:caps/>
        </w:rPr>
        <w:t>arvelu</w:t>
      </w:r>
      <w:r w:rsidR="00B269B1" w:rsidRPr="007E703E">
        <w:rPr>
          <w:caps/>
        </w:rPr>
        <w:t>-</w:t>
      </w:r>
      <w:r w:rsidRPr="00A95D68">
        <w:t xml:space="preserve">syntaktiissaki tavalisempi käyttäät semmoista syntaktikaavaa, missä </w:t>
      </w:r>
      <w:r w:rsidR="002B27B2">
        <w:t>komplement</w:t>
      </w:r>
      <w:r w:rsidRPr="00A95D68">
        <w:t xml:space="preserve">tina oon </w:t>
      </w:r>
      <w:r w:rsidR="001D3759" w:rsidRPr="00A95D68">
        <w:t>alasyn</w:t>
      </w:r>
      <w:r w:rsidRPr="00A95D68">
        <w:t>takti</w:t>
      </w:r>
      <w:r w:rsidR="00C944C6">
        <w:t xml:space="preserve"> (21–</w:t>
      </w:r>
      <w:r w:rsidR="00D50763">
        <w:t>2</w:t>
      </w:r>
      <w:r w:rsidR="00C944C6">
        <w:t>3</w:t>
      </w:r>
      <w:r w:rsidR="00D50763">
        <w:t>)</w:t>
      </w:r>
      <w:r w:rsidR="007922AB" w:rsidRPr="00A95D68">
        <w:t>.</w:t>
      </w:r>
    </w:p>
    <w:p w14:paraId="7BEAE08C" w14:textId="2B570CCB" w:rsidR="007922AB" w:rsidRDefault="00D50763" w:rsidP="00BD2A19">
      <w:pPr>
        <w:tabs>
          <w:tab w:val="left" w:pos="2160"/>
          <w:tab w:val="left" w:pos="4320"/>
        </w:tabs>
        <w:spacing w:before="120" w:after="120"/>
      </w:pPr>
      <w:r>
        <w:t xml:space="preserve">(21) Peruska luuli </w:t>
      </w:r>
      <w:r w:rsidR="00691518">
        <w:t>[</w:t>
      </w:r>
      <w:r>
        <w:t>ette met olima kummitukset</w:t>
      </w:r>
      <w:r w:rsidR="00691518">
        <w:t>]</w:t>
      </w:r>
      <w:r>
        <w:t>.</w:t>
      </w:r>
    </w:p>
    <w:p w14:paraId="2A34D4A6" w14:textId="3FCEE951" w:rsidR="00D50763" w:rsidRDefault="00D50763" w:rsidP="00BD2A19">
      <w:pPr>
        <w:tabs>
          <w:tab w:val="left" w:pos="2160"/>
          <w:tab w:val="left" w:pos="4320"/>
        </w:tabs>
        <w:spacing w:before="120" w:after="120"/>
      </w:pPr>
      <w:r>
        <w:t xml:space="preserve">(22) Mie </w:t>
      </w:r>
      <w:r w:rsidR="00691518">
        <w:t>[</w:t>
      </w:r>
      <w:r>
        <w:t>en usko</w:t>
      </w:r>
      <w:r w:rsidR="00691518">
        <w:t>]</w:t>
      </w:r>
      <w:r>
        <w:t xml:space="preserve"> </w:t>
      </w:r>
      <w:r w:rsidR="00691518">
        <w:t>[</w:t>
      </w:r>
      <w:r>
        <w:t>ette sie olet viisas</w:t>
      </w:r>
      <w:r w:rsidR="00691518">
        <w:t>]</w:t>
      </w:r>
      <w:r>
        <w:t>.</w:t>
      </w:r>
    </w:p>
    <w:p w14:paraId="1FB42049" w14:textId="5C860D1D" w:rsidR="00C944C6" w:rsidRPr="00A95D68" w:rsidRDefault="00C944C6" w:rsidP="00BD2A19">
      <w:pPr>
        <w:tabs>
          <w:tab w:val="left" w:pos="2160"/>
          <w:tab w:val="left" w:pos="4320"/>
        </w:tabs>
        <w:spacing w:before="120" w:after="120"/>
      </w:pPr>
      <w:r>
        <w:t xml:space="preserve">(23) Het piđethiin </w:t>
      </w:r>
      <w:r w:rsidR="00691518">
        <w:t>[</w:t>
      </w:r>
      <w:r>
        <w:t>ette met olema hullut</w:t>
      </w:r>
      <w:r w:rsidR="00691518">
        <w:t>]</w:t>
      </w:r>
      <w:r>
        <w:t>.</w:t>
      </w:r>
    </w:p>
    <w:p w14:paraId="36AD02EF" w14:textId="77777777" w:rsidR="00F904D4" w:rsidRDefault="006872A8" w:rsidP="00BD2A19">
      <w:pPr>
        <w:pStyle w:val="Overskrift3"/>
        <w:rPr>
          <w:caps/>
        </w:rPr>
      </w:pPr>
      <w:bookmarkStart w:id="1135" w:name="_Referatiivinen_sansi"/>
      <w:bookmarkStart w:id="1136" w:name="_Toc241129246"/>
      <w:bookmarkStart w:id="1137" w:name="_Toc311273788"/>
      <w:bookmarkEnd w:id="1135"/>
      <w:r w:rsidRPr="00866504">
        <w:rPr>
          <w:caps/>
        </w:rPr>
        <w:t>Referatiivinen sansi</w:t>
      </w:r>
      <w:bookmarkEnd w:id="1136"/>
      <w:bookmarkEnd w:id="1137"/>
    </w:p>
    <w:p w14:paraId="573241D9" w14:textId="6AA9EC88" w:rsidR="00663DC9" w:rsidRPr="00363981" w:rsidRDefault="006872A8" w:rsidP="00BD2A19">
      <w:pPr>
        <w:pStyle w:val="Brdtekst"/>
        <w:spacing w:before="120"/>
        <w:rPr>
          <w:i/>
        </w:rPr>
      </w:pPr>
      <w:r w:rsidRPr="007E703E">
        <w:rPr>
          <w:caps/>
        </w:rPr>
        <w:t>Referatiivinen san</w:t>
      </w:r>
      <w:r w:rsidR="004E0420" w:rsidRPr="007E703E">
        <w:rPr>
          <w:caps/>
        </w:rPr>
        <w:t>s</w:t>
      </w:r>
      <w:r w:rsidRPr="007E703E">
        <w:rPr>
          <w:caps/>
        </w:rPr>
        <w:t>i</w:t>
      </w:r>
      <w:r w:rsidR="00B30251" w:rsidRPr="00A95D68">
        <w:rPr>
          <w:b/>
        </w:rPr>
        <w:t xml:space="preserve"> </w:t>
      </w:r>
      <w:r w:rsidR="00B30251" w:rsidRPr="00A95D68">
        <w:t>oon syntaktityyppi, j</w:t>
      </w:r>
      <w:r w:rsidR="00434360">
        <w:t>ossa verbaali</w:t>
      </w:r>
      <w:r w:rsidR="00795BA7" w:rsidRPr="00A95D68">
        <w:t xml:space="preserve"> ilmoittaa jo</w:t>
      </w:r>
      <w:r w:rsidR="005D7F1B" w:rsidRPr="00A95D68">
        <w:t>nku</w:t>
      </w:r>
      <w:r w:rsidR="00795BA7" w:rsidRPr="00A95D68">
        <w:t xml:space="preserve"> san</w:t>
      </w:r>
      <w:r w:rsidR="00B30251" w:rsidRPr="00A95D68">
        <w:t>sihavai</w:t>
      </w:r>
      <w:r w:rsidR="005D7F1B" w:rsidRPr="00A95D68">
        <w:t>non</w:t>
      </w:r>
      <w:r w:rsidR="00B30251" w:rsidRPr="00A95D68">
        <w:t xml:space="preserve">. </w:t>
      </w:r>
      <w:r w:rsidR="0077324B">
        <w:t>Verbi saattaa olla joko transi</w:t>
      </w:r>
      <w:r w:rsidR="00712C2E">
        <w:t xml:space="preserve">tiivinen eli </w:t>
      </w:r>
      <w:r w:rsidR="008358D6">
        <w:t>in</w:t>
      </w:r>
      <w:r w:rsidR="00712C2E">
        <w:t xml:space="preserve">transitiivinen. </w:t>
      </w:r>
      <w:r w:rsidR="00B30251" w:rsidRPr="00A95D68">
        <w:t xml:space="preserve">Tämmöiset </w:t>
      </w:r>
      <w:r w:rsidR="00712C2E" w:rsidRPr="00600C76">
        <w:rPr>
          <w:smallCaps/>
        </w:rPr>
        <w:t>transitiiviset</w:t>
      </w:r>
      <w:r w:rsidR="00224DE8" w:rsidRPr="00600C76">
        <w:rPr>
          <w:smallCaps/>
        </w:rPr>
        <w:t xml:space="preserve"> </w:t>
      </w:r>
      <w:r w:rsidR="00795BA7" w:rsidRPr="00600C76">
        <w:rPr>
          <w:smallCaps/>
        </w:rPr>
        <w:t>sans</w:t>
      </w:r>
      <w:r w:rsidR="00B30251" w:rsidRPr="00600C76">
        <w:rPr>
          <w:smallCaps/>
        </w:rPr>
        <w:t>iverbit</w:t>
      </w:r>
      <w:r w:rsidR="00B30251" w:rsidRPr="00A95D68">
        <w:t xml:space="preserve"> oon </w:t>
      </w:r>
      <w:r w:rsidR="00F93C4B" w:rsidRPr="00A95D68">
        <w:t>esimerkiksi</w:t>
      </w:r>
      <w:r w:rsidR="00B30251" w:rsidRPr="00A95D68">
        <w:t xml:space="preserve"> </w:t>
      </w:r>
      <w:r w:rsidR="00B30251" w:rsidRPr="008B44C5">
        <w:rPr>
          <w:i/>
        </w:rPr>
        <w:t>kuula</w:t>
      </w:r>
      <w:r w:rsidR="0075485B" w:rsidRPr="0075485B">
        <w:t>,</w:t>
      </w:r>
      <w:r w:rsidR="00B30251" w:rsidRPr="008B44C5">
        <w:rPr>
          <w:i/>
        </w:rPr>
        <w:t xml:space="preserve"> nähđä</w:t>
      </w:r>
      <w:r w:rsidR="00C62E0C">
        <w:rPr>
          <w:i/>
        </w:rPr>
        <w:t xml:space="preserve"> </w:t>
      </w:r>
      <w:r w:rsidR="00BA1173" w:rsidRPr="00BA1173">
        <w:t>~</w:t>
      </w:r>
      <w:r w:rsidR="00C62E0C">
        <w:rPr>
          <w:i/>
        </w:rPr>
        <w:t xml:space="preserve"> nähhä</w:t>
      </w:r>
      <w:r w:rsidR="0075485B" w:rsidRPr="0075485B">
        <w:t>,</w:t>
      </w:r>
      <w:r w:rsidR="00B30251" w:rsidRPr="008B44C5">
        <w:rPr>
          <w:i/>
        </w:rPr>
        <w:t xml:space="preserve"> haistaa</w:t>
      </w:r>
      <w:r w:rsidR="001B127A" w:rsidRPr="001B127A">
        <w:t>(</w:t>
      </w:r>
      <w:r w:rsidR="00B30251" w:rsidRPr="008B44C5">
        <w:rPr>
          <w:i/>
        </w:rPr>
        <w:t>t</w:t>
      </w:r>
      <w:r w:rsidR="001B127A" w:rsidRPr="001B127A">
        <w:t>)</w:t>
      </w:r>
      <w:r w:rsidR="0075485B" w:rsidRPr="0075485B">
        <w:t>,</w:t>
      </w:r>
      <w:r w:rsidR="00B30251" w:rsidRPr="008B44C5">
        <w:rPr>
          <w:i/>
        </w:rPr>
        <w:t xml:space="preserve"> maistaa</w:t>
      </w:r>
      <w:r w:rsidR="001B127A" w:rsidRPr="001B127A">
        <w:t>(</w:t>
      </w:r>
      <w:r w:rsidR="00B30251" w:rsidRPr="008B44C5">
        <w:rPr>
          <w:i/>
        </w:rPr>
        <w:t>t</w:t>
      </w:r>
      <w:r w:rsidR="001B127A" w:rsidRPr="001B127A">
        <w:t>)</w:t>
      </w:r>
      <w:r w:rsidR="00B30251" w:rsidRPr="00A95D68">
        <w:t xml:space="preserve"> ja </w:t>
      </w:r>
      <w:r w:rsidR="00B30251" w:rsidRPr="008B44C5">
        <w:rPr>
          <w:i/>
        </w:rPr>
        <w:t>tuntteet</w:t>
      </w:r>
      <w:r w:rsidR="00C62E0C">
        <w:rPr>
          <w:i/>
        </w:rPr>
        <w:t xml:space="preserve"> </w:t>
      </w:r>
      <w:r w:rsidR="00BA1173" w:rsidRPr="00BA1173">
        <w:t>~</w:t>
      </w:r>
      <w:r w:rsidR="00C62E0C">
        <w:rPr>
          <w:i/>
        </w:rPr>
        <w:t xml:space="preserve"> tuntea</w:t>
      </w:r>
      <w:r w:rsidR="001B127A" w:rsidRPr="001B127A">
        <w:t>(</w:t>
      </w:r>
      <w:r w:rsidR="00C62E0C">
        <w:rPr>
          <w:i/>
        </w:rPr>
        <w:t>t</w:t>
      </w:r>
      <w:r w:rsidR="001B127A" w:rsidRPr="001B127A">
        <w:t>)</w:t>
      </w:r>
      <w:r w:rsidR="00C62E0C">
        <w:rPr>
          <w:i/>
        </w:rPr>
        <w:t xml:space="preserve"> </w:t>
      </w:r>
      <w:r w:rsidR="00BA1173" w:rsidRPr="00BA1173">
        <w:t>~</w:t>
      </w:r>
      <w:r w:rsidR="00C62E0C">
        <w:rPr>
          <w:i/>
        </w:rPr>
        <w:t xml:space="preserve"> tuntia</w:t>
      </w:r>
      <w:r w:rsidR="00B30251" w:rsidRPr="00A95D68">
        <w:t xml:space="preserve">. Verbilä oon kaksi </w:t>
      </w:r>
      <w:r w:rsidR="002B27B2">
        <w:t>komplement</w:t>
      </w:r>
      <w:r w:rsidR="00B30251" w:rsidRPr="00A95D68">
        <w:t>tii, subjekti ja objekti. Objekti saattaa olla nomeni</w:t>
      </w:r>
      <w:r w:rsidR="004E6FE6" w:rsidRPr="00A95D68">
        <w:t xml:space="preserve"> </w:t>
      </w:r>
      <w:r w:rsidR="0075485B">
        <w:t>(</w:t>
      </w:r>
      <w:r w:rsidR="004E6FE6" w:rsidRPr="00A95D68">
        <w:t>6, 7, 11)</w:t>
      </w:r>
      <w:r w:rsidR="00B30251" w:rsidRPr="00A95D68">
        <w:t xml:space="preserve">, mutta </w:t>
      </w:r>
      <w:r w:rsidR="001F0A66">
        <w:t>tavalissiimin se oon alasyntakti</w:t>
      </w:r>
      <w:r w:rsidR="00B30251" w:rsidRPr="00A95D68">
        <w:t xml:space="preserve"> </w:t>
      </w:r>
      <w:r w:rsidR="0075485B">
        <w:t>(</w:t>
      </w:r>
      <w:r w:rsidR="006B5D2B" w:rsidRPr="00A95D68">
        <w:t xml:space="preserve">1–5, </w:t>
      </w:r>
      <w:r w:rsidR="008657B3" w:rsidRPr="00A95D68">
        <w:t>8–10)</w:t>
      </w:r>
      <w:r w:rsidR="00B30251" w:rsidRPr="00A95D68">
        <w:t xml:space="preserve">. </w:t>
      </w:r>
      <w:r w:rsidR="001D3759" w:rsidRPr="00A95D68">
        <w:t>Alasyn</w:t>
      </w:r>
      <w:r w:rsidR="00B30251" w:rsidRPr="00A95D68">
        <w:t xml:space="preserve">takti saattaa olla </w:t>
      </w:r>
      <w:r w:rsidR="00B30251" w:rsidRPr="001002C7">
        <w:rPr>
          <w:i/>
        </w:rPr>
        <w:t>ette</w:t>
      </w:r>
      <w:r w:rsidR="00B30251" w:rsidRPr="00A95D68">
        <w:t>-syntakti</w:t>
      </w:r>
      <w:r w:rsidR="008657B3" w:rsidRPr="00A95D68">
        <w:t xml:space="preserve"> </w:t>
      </w:r>
      <w:r w:rsidR="0075485B">
        <w:t>(</w:t>
      </w:r>
      <w:r w:rsidR="008657B3" w:rsidRPr="00A95D68">
        <w:t>1, 8</w:t>
      </w:r>
      <w:r w:rsidR="00FF580D" w:rsidRPr="00A95D68">
        <w:t>, 9</w:t>
      </w:r>
      <w:r w:rsidR="008657B3" w:rsidRPr="00A95D68">
        <w:t>)</w:t>
      </w:r>
      <w:r w:rsidR="00B30251" w:rsidRPr="00A95D68">
        <w:t xml:space="preserve">, </w:t>
      </w:r>
      <w:r w:rsidR="00B30251" w:rsidRPr="001002C7">
        <w:rPr>
          <w:i/>
        </w:rPr>
        <w:t>ko</w:t>
      </w:r>
      <w:r w:rsidR="00B30251" w:rsidRPr="00A95D68">
        <w:t>-syntakti</w:t>
      </w:r>
      <w:r w:rsidR="00D9728F" w:rsidRPr="00A95D68">
        <w:t xml:space="preserve"> </w:t>
      </w:r>
      <w:r w:rsidR="0075485B">
        <w:t>(</w:t>
      </w:r>
      <w:r w:rsidR="00D9728F" w:rsidRPr="00A95D68">
        <w:t xml:space="preserve">2, </w:t>
      </w:r>
      <w:r w:rsidR="00094AAC" w:rsidRPr="00A95D68">
        <w:t>10)</w:t>
      </w:r>
      <w:r w:rsidR="00B30251" w:rsidRPr="00A95D68">
        <w:t xml:space="preserve"> tahi kysymäsyntakti</w:t>
      </w:r>
      <w:r w:rsidR="00D9728F" w:rsidRPr="00A95D68">
        <w:t xml:space="preserve"> </w:t>
      </w:r>
      <w:r w:rsidR="0075485B">
        <w:t>(</w:t>
      </w:r>
      <w:r w:rsidR="00D9728F" w:rsidRPr="00A95D68">
        <w:t>3–5)</w:t>
      </w:r>
      <w:r w:rsidR="00B30251" w:rsidRPr="00A95D68">
        <w:t xml:space="preserve">. </w:t>
      </w:r>
      <w:r w:rsidR="00363981">
        <w:t>Kysymäs</w:t>
      </w:r>
      <w:r w:rsidR="007F4BEE">
        <w:t>yntaktin eđessä saattaa olla sub</w:t>
      </w:r>
      <w:r w:rsidR="00363981">
        <w:t>junksuuni</w:t>
      </w:r>
      <w:r w:rsidR="00363981">
        <w:rPr>
          <w:i/>
        </w:rPr>
        <w:t xml:space="preserve"> ette</w:t>
      </w:r>
      <w:r w:rsidR="001B127A" w:rsidRPr="001B127A">
        <w:t>.</w:t>
      </w:r>
    </w:p>
    <w:p w14:paraId="4D4A875A" w14:textId="1475018E" w:rsidR="000721CF" w:rsidRPr="00A95D68" w:rsidRDefault="00960877" w:rsidP="00BD2A19">
      <w:pPr>
        <w:pStyle w:val="Brdtekst"/>
        <w:spacing w:before="120"/>
      </w:pPr>
      <w:r w:rsidRPr="00A95D68">
        <w:t>Ko</w:t>
      </w:r>
      <w:r w:rsidR="00663DC9" w:rsidRPr="00A95D68">
        <w:t xml:space="preserve"> verbin objekti oon nomeni, sen kaasus oon tavalisten </w:t>
      </w:r>
      <w:r w:rsidR="002E6D88">
        <w:t>objekti</w:t>
      </w:r>
      <w:r w:rsidR="00663DC9" w:rsidRPr="00A95D68">
        <w:t>reekeli</w:t>
      </w:r>
      <w:r w:rsidR="002E6D88">
        <w:t>i</w:t>
      </w:r>
      <w:r w:rsidR="00663DC9" w:rsidRPr="00A95D68">
        <w:t>tten jälkhiin</w:t>
      </w:r>
      <w:r w:rsidR="00B80B3F">
        <w:t xml:space="preserve"> (6, 7, 11)</w:t>
      </w:r>
      <w:r w:rsidR="00663DC9" w:rsidRPr="00A95D68">
        <w:t>.</w:t>
      </w:r>
    </w:p>
    <w:p w14:paraId="39D90578" w14:textId="465AB63D" w:rsidR="00B30251" w:rsidRPr="00A95D68" w:rsidRDefault="0075485B" w:rsidP="00BD2A19">
      <w:pPr>
        <w:tabs>
          <w:tab w:val="left" w:pos="2268"/>
          <w:tab w:val="left" w:pos="4536"/>
        </w:tabs>
        <w:spacing w:before="120" w:after="40"/>
      </w:pPr>
      <w:r>
        <w:t>(</w:t>
      </w:r>
      <w:r w:rsidR="00853B98" w:rsidRPr="00A95D68">
        <w:t>1</w:t>
      </w:r>
      <w:r w:rsidR="004606C3" w:rsidRPr="00A95D68">
        <w:t xml:space="preserve">) </w:t>
      </w:r>
      <w:r w:rsidR="001C5643">
        <w:t>[Kylän ihmiset]</w:t>
      </w:r>
      <w:r w:rsidR="001C5643">
        <w:tab/>
        <w:t>nähthiin</w:t>
      </w:r>
      <w:r w:rsidR="00B30251" w:rsidRPr="00A95D68">
        <w:tab/>
        <w:t>[ette Nuutti tuli Aaronniemestä].</w:t>
      </w:r>
    </w:p>
    <w:p w14:paraId="55B3ABC1" w14:textId="71886D55" w:rsidR="00B30251" w:rsidRPr="00A95D68" w:rsidRDefault="00B30251" w:rsidP="00BD2A19">
      <w:pPr>
        <w:tabs>
          <w:tab w:val="left" w:pos="2268"/>
          <w:tab w:val="left" w:pos="4536"/>
        </w:tabs>
        <w:spacing w:before="40" w:after="40"/>
      </w:pPr>
      <w:r w:rsidRPr="00A95D68">
        <w:t>N[</w:t>
      </w:r>
      <w:r w:rsidR="00062C5F" w:rsidRPr="00A95D68">
        <w:t>pl.nom.</w:t>
      </w:r>
      <w:r w:rsidRPr="00A95D68">
        <w:t>]</w:t>
      </w:r>
      <w:r w:rsidRPr="00A95D68">
        <w:tab/>
        <w:t>V[</w:t>
      </w:r>
      <w:r w:rsidRPr="00B35FEC">
        <w:rPr>
          <w:i/>
        </w:rPr>
        <w:t>nähđä</w:t>
      </w:r>
      <w:r w:rsidRPr="00A95D68">
        <w:t xml:space="preserve">, </w:t>
      </w:r>
      <w:r w:rsidR="001337F6">
        <w:t>pl3</w:t>
      </w:r>
      <w:r w:rsidRPr="00A95D68">
        <w:t>]</w:t>
      </w:r>
      <w:r w:rsidRPr="00A95D68">
        <w:tab/>
        <w:t>S[</w:t>
      </w:r>
      <w:r w:rsidRPr="006F173A">
        <w:rPr>
          <w:i/>
        </w:rPr>
        <w:t>ette</w:t>
      </w:r>
      <w:r w:rsidRPr="00A95D68">
        <w:t>-</w:t>
      </w:r>
      <w:r w:rsidR="007C5A45" w:rsidRPr="00A95D68">
        <w:t>syntakti]</w:t>
      </w:r>
    </w:p>
    <w:p w14:paraId="68D0E673" w14:textId="77777777" w:rsidR="00B30251" w:rsidRPr="00A95D68" w:rsidRDefault="00B30251" w:rsidP="00BD2A19">
      <w:pPr>
        <w:tabs>
          <w:tab w:val="left" w:pos="2268"/>
          <w:tab w:val="left" w:pos="4536"/>
        </w:tabs>
        <w:spacing w:before="40" w:after="120"/>
      </w:pPr>
      <w:r w:rsidRPr="00A95D68">
        <w:t>SUBJ</w:t>
      </w:r>
      <w:r w:rsidRPr="00A95D68">
        <w:tab/>
        <w:t>V</w:t>
      </w:r>
      <w:r w:rsidRPr="00A95D68">
        <w:tab/>
        <w:t>OBJ</w:t>
      </w:r>
    </w:p>
    <w:p w14:paraId="3125B3BA" w14:textId="341E8BA4" w:rsidR="00B30251" w:rsidRPr="00A95D68" w:rsidRDefault="0075485B" w:rsidP="00BD2A19">
      <w:pPr>
        <w:tabs>
          <w:tab w:val="left" w:pos="2268"/>
          <w:tab w:val="left" w:pos="4536"/>
        </w:tabs>
        <w:spacing w:before="120" w:after="40"/>
      </w:pPr>
      <w:r>
        <w:t>(</w:t>
      </w:r>
      <w:r w:rsidR="00853B98" w:rsidRPr="00A95D68">
        <w:t>2</w:t>
      </w:r>
      <w:r w:rsidR="004606C3" w:rsidRPr="00A95D68">
        <w:t xml:space="preserve">) </w:t>
      </w:r>
      <w:r w:rsidR="001C5643">
        <w:t>[Kylän ihmiset]</w:t>
      </w:r>
      <w:r w:rsidR="001C5643">
        <w:tab/>
        <w:t>nähthiin</w:t>
      </w:r>
      <w:r w:rsidR="00B30251" w:rsidRPr="00A95D68">
        <w:tab/>
        <w:t>[ko Nuutti tuli Aaronniemestä].</w:t>
      </w:r>
    </w:p>
    <w:p w14:paraId="0E6CBA45" w14:textId="709628D8" w:rsidR="00B30251" w:rsidRPr="00A95D68" w:rsidRDefault="00B30251" w:rsidP="00BD2A19">
      <w:pPr>
        <w:tabs>
          <w:tab w:val="left" w:pos="2268"/>
          <w:tab w:val="left" w:pos="4536"/>
        </w:tabs>
        <w:spacing w:before="40" w:after="40"/>
      </w:pPr>
      <w:r w:rsidRPr="00A95D68">
        <w:t>N[</w:t>
      </w:r>
      <w:r w:rsidR="00062C5F" w:rsidRPr="00A95D68">
        <w:t>pl.nom.</w:t>
      </w:r>
      <w:r w:rsidRPr="00A95D68">
        <w:t>]</w:t>
      </w:r>
      <w:r w:rsidRPr="00A95D68">
        <w:tab/>
        <w:t>V[</w:t>
      </w:r>
      <w:r w:rsidRPr="00B35FEC">
        <w:rPr>
          <w:i/>
        </w:rPr>
        <w:t>nähđä</w:t>
      </w:r>
      <w:r w:rsidRPr="00A95D68">
        <w:t xml:space="preserve">, </w:t>
      </w:r>
      <w:r w:rsidR="001337F6">
        <w:t>pl3</w:t>
      </w:r>
      <w:r w:rsidRPr="00A95D68">
        <w:t>]</w:t>
      </w:r>
      <w:r w:rsidRPr="00A95D68">
        <w:tab/>
        <w:t>S[</w:t>
      </w:r>
      <w:r w:rsidRPr="006F173A">
        <w:rPr>
          <w:i/>
        </w:rPr>
        <w:t>ko</w:t>
      </w:r>
      <w:r w:rsidRPr="00A95D68">
        <w:t>-syntakti]</w:t>
      </w:r>
    </w:p>
    <w:p w14:paraId="7C32986B" w14:textId="77777777" w:rsidR="005D7F1B" w:rsidRPr="00A95D68" w:rsidRDefault="00B30251" w:rsidP="00BD2A19">
      <w:pPr>
        <w:tabs>
          <w:tab w:val="left" w:pos="2268"/>
          <w:tab w:val="left" w:pos="4536"/>
        </w:tabs>
        <w:spacing w:before="40" w:after="40"/>
      </w:pPr>
      <w:r w:rsidRPr="00A95D68">
        <w:t>SUBJ</w:t>
      </w:r>
      <w:r w:rsidRPr="00A95D68">
        <w:tab/>
        <w:t>V</w:t>
      </w:r>
      <w:r w:rsidRPr="00A95D68">
        <w:tab/>
        <w:t>OBJ</w:t>
      </w:r>
    </w:p>
    <w:p w14:paraId="3C0E3948" w14:textId="1F172DFD" w:rsidR="00B30251" w:rsidRPr="00A95D68" w:rsidRDefault="0075485B" w:rsidP="00BD2A19">
      <w:pPr>
        <w:tabs>
          <w:tab w:val="left" w:pos="2268"/>
          <w:tab w:val="left" w:pos="4536"/>
        </w:tabs>
        <w:spacing w:before="120" w:after="40"/>
      </w:pPr>
      <w:r>
        <w:t>(</w:t>
      </w:r>
      <w:r w:rsidR="00853B98" w:rsidRPr="00A95D68">
        <w:t>3</w:t>
      </w:r>
      <w:r w:rsidR="004606C3" w:rsidRPr="00A95D68">
        <w:t xml:space="preserve">) </w:t>
      </w:r>
      <w:r w:rsidR="00B30251" w:rsidRPr="00A95D68">
        <w:t>[Kylän ihmiset]</w:t>
      </w:r>
      <w:r w:rsidR="00B30251" w:rsidRPr="00A95D68">
        <w:tab/>
      </w:r>
      <w:r w:rsidR="00ED7A5B">
        <w:t>[</w:t>
      </w:r>
      <w:r w:rsidR="00B30251" w:rsidRPr="00A95D68">
        <w:t>ei nähnheet</w:t>
      </w:r>
      <w:r w:rsidR="00ED7A5B">
        <w:t>]</w:t>
      </w:r>
      <w:r w:rsidR="00B30251" w:rsidRPr="00A95D68">
        <w:tab/>
        <w:t>[</w:t>
      </w:r>
      <w:r>
        <w:t>(</w:t>
      </w:r>
      <w:r w:rsidR="00B30251" w:rsidRPr="00A95D68">
        <w:t>ette) tuliko Nuutti Aaroninniemestä].</w:t>
      </w:r>
    </w:p>
    <w:p w14:paraId="08B8551A" w14:textId="3121F1B4" w:rsidR="00B30251" w:rsidRPr="00A95D68" w:rsidRDefault="00B30251" w:rsidP="00BD2A19">
      <w:pPr>
        <w:tabs>
          <w:tab w:val="left" w:pos="2268"/>
          <w:tab w:val="left" w:pos="4536"/>
        </w:tabs>
        <w:spacing w:before="40" w:after="40"/>
      </w:pPr>
      <w:r w:rsidRPr="00A95D68">
        <w:t>N[</w:t>
      </w:r>
      <w:r w:rsidR="00062C5F" w:rsidRPr="00A95D68">
        <w:t>pl.nom.</w:t>
      </w:r>
      <w:r w:rsidRPr="00A95D68">
        <w:t>]</w:t>
      </w:r>
      <w:r w:rsidRPr="00A95D68">
        <w:tab/>
        <w:t>V[</w:t>
      </w:r>
      <w:r w:rsidRPr="00B35FEC">
        <w:rPr>
          <w:i/>
        </w:rPr>
        <w:t>nähđä</w:t>
      </w:r>
      <w:r w:rsidRPr="00A95D68">
        <w:t xml:space="preserve">, </w:t>
      </w:r>
      <w:r w:rsidR="005B1956">
        <w:t>kieltt.</w:t>
      </w:r>
      <w:r w:rsidR="001337F6">
        <w:t>pl3</w:t>
      </w:r>
      <w:r w:rsidR="007D32B6">
        <w:t>]</w:t>
      </w:r>
      <w:r w:rsidR="007D32B6">
        <w:tab/>
      </w:r>
      <w:r w:rsidRPr="00A95D68">
        <w:t>S[</w:t>
      </w:r>
      <w:r w:rsidR="0075485B">
        <w:t>(</w:t>
      </w:r>
      <w:r w:rsidRPr="006F173A">
        <w:rPr>
          <w:i/>
        </w:rPr>
        <w:t>ette</w:t>
      </w:r>
      <w:r w:rsidR="006F173A">
        <w:t xml:space="preserve"> +</w:t>
      </w:r>
      <w:r w:rsidRPr="00A95D68">
        <w:t xml:space="preserve"> </w:t>
      </w:r>
      <w:r w:rsidR="006F173A">
        <w:t>)</w:t>
      </w:r>
      <w:r w:rsidRPr="00CF77EA">
        <w:rPr>
          <w:i/>
        </w:rPr>
        <w:t>k</w:t>
      </w:r>
      <w:r w:rsidR="001C5643">
        <w:rPr>
          <w:i/>
        </w:rPr>
        <w:t>O</w:t>
      </w:r>
      <w:r w:rsidRPr="00A95D68">
        <w:t>-kysymäsyntakti].</w:t>
      </w:r>
    </w:p>
    <w:p w14:paraId="22A58709" w14:textId="77777777" w:rsidR="00B30251" w:rsidRPr="00A95D68" w:rsidRDefault="00B30251" w:rsidP="00BD2A19">
      <w:pPr>
        <w:tabs>
          <w:tab w:val="left" w:pos="2268"/>
          <w:tab w:val="left" w:pos="4536"/>
        </w:tabs>
        <w:spacing w:before="40" w:after="40"/>
      </w:pPr>
      <w:r w:rsidRPr="00A95D68">
        <w:t>SUBJ</w:t>
      </w:r>
      <w:r w:rsidRPr="00A95D68">
        <w:tab/>
        <w:t>V</w:t>
      </w:r>
      <w:r w:rsidRPr="00A95D68">
        <w:tab/>
        <w:t>OBJ</w:t>
      </w:r>
    </w:p>
    <w:p w14:paraId="1947E18F" w14:textId="518B1B42" w:rsidR="00C46F3F" w:rsidRPr="00A95D68" w:rsidRDefault="0075485B" w:rsidP="00BD2A19">
      <w:pPr>
        <w:tabs>
          <w:tab w:val="left" w:pos="2268"/>
          <w:tab w:val="left" w:pos="4536"/>
        </w:tabs>
        <w:spacing w:before="120" w:after="120"/>
      </w:pPr>
      <w:r>
        <w:t>(</w:t>
      </w:r>
      <w:r w:rsidR="00853B98" w:rsidRPr="00A95D68">
        <w:t>4</w:t>
      </w:r>
      <w:r w:rsidR="004606C3" w:rsidRPr="00A95D68">
        <w:t xml:space="preserve">) </w:t>
      </w:r>
      <w:r w:rsidR="00B30251" w:rsidRPr="00A95D68">
        <w:t>Met</w:t>
      </w:r>
      <w:r w:rsidR="00942A94" w:rsidRPr="00A95D68">
        <w:t xml:space="preserve"> </w:t>
      </w:r>
      <w:r w:rsidR="003C4553">
        <w:t>näjimä</w:t>
      </w:r>
      <w:r w:rsidR="00942A94" w:rsidRPr="00A95D68">
        <w:t xml:space="preserve"> </w:t>
      </w:r>
      <w:r w:rsidR="00B30251" w:rsidRPr="00A95D68">
        <w:t>[</w:t>
      </w:r>
      <w:r>
        <w:t>(</w:t>
      </w:r>
      <w:r w:rsidR="00B30251" w:rsidRPr="00A95D68">
        <w:t>ette) mitä sielä tapattui].</w:t>
      </w:r>
    </w:p>
    <w:p w14:paraId="51B6649B" w14:textId="103C771B" w:rsidR="00C46F3F" w:rsidRPr="00A95D68" w:rsidRDefault="0075485B" w:rsidP="00BD2A19">
      <w:pPr>
        <w:tabs>
          <w:tab w:val="left" w:pos="2268"/>
          <w:tab w:val="left" w:pos="4536"/>
        </w:tabs>
        <w:spacing w:before="120" w:after="120"/>
      </w:pPr>
      <w:r>
        <w:t>(</w:t>
      </w:r>
      <w:r w:rsidR="00853B98" w:rsidRPr="00A95D68">
        <w:t>5</w:t>
      </w:r>
      <w:r w:rsidR="004606C3" w:rsidRPr="00A95D68">
        <w:t xml:space="preserve">) </w:t>
      </w:r>
      <w:r w:rsidR="00B30251" w:rsidRPr="00A95D68">
        <w:t>Mie</w:t>
      </w:r>
      <w:r w:rsidR="00942A94" w:rsidRPr="00A95D68">
        <w:t xml:space="preserve"> </w:t>
      </w:r>
      <w:r w:rsidR="002552C9">
        <w:t>kuulin</w:t>
      </w:r>
      <w:r w:rsidR="00942A94" w:rsidRPr="00A95D68">
        <w:t xml:space="preserve"> </w:t>
      </w:r>
      <w:r w:rsidR="00B30251" w:rsidRPr="00A95D68">
        <w:t>[mitä sie sanoit].</w:t>
      </w:r>
    </w:p>
    <w:p w14:paraId="3CFD9930" w14:textId="15E6A4CC" w:rsidR="00C46F3F" w:rsidRPr="00A95D68" w:rsidRDefault="0075485B" w:rsidP="00BD2A19">
      <w:pPr>
        <w:tabs>
          <w:tab w:val="left" w:pos="2268"/>
          <w:tab w:val="left" w:pos="4536"/>
        </w:tabs>
        <w:spacing w:before="120" w:after="120"/>
      </w:pPr>
      <w:r>
        <w:t>(</w:t>
      </w:r>
      <w:r w:rsidR="00853B98" w:rsidRPr="00A95D68">
        <w:t>6</w:t>
      </w:r>
      <w:r w:rsidR="004606C3" w:rsidRPr="00A95D68">
        <w:t xml:space="preserve">) </w:t>
      </w:r>
      <w:r w:rsidR="00B30251" w:rsidRPr="00A95D68">
        <w:t>Mie</w:t>
      </w:r>
      <w:r w:rsidR="00942A94" w:rsidRPr="00A95D68">
        <w:t xml:space="preserve"> </w:t>
      </w:r>
      <w:r w:rsidR="00B30251" w:rsidRPr="00A95D68">
        <w:t>näjin</w:t>
      </w:r>
      <w:r w:rsidR="00942A94" w:rsidRPr="00A95D68">
        <w:t xml:space="preserve"> </w:t>
      </w:r>
      <w:r w:rsidR="00B30251" w:rsidRPr="00A95D68">
        <w:t>aikamasiinin.</w:t>
      </w:r>
    </w:p>
    <w:p w14:paraId="2B7BBEDA" w14:textId="3C4115C9" w:rsidR="00C46F3F" w:rsidRPr="00A95D68" w:rsidRDefault="0075485B" w:rsidP="00BD2A19">
      <w:pPr>
        <w:tabs>
          <w:tab w:val="left" w:pos="2268"/>
          <w:tab w:val="left" w:pos="4536"/>
        </w:tabs>
        <w:spacing w:before="120" w:after="120"/>
      </w:pPr>
      <w:r>
        <w:t>(</w:t>
      </w:r>
      <w:r w:rsidR="00853B98" w:rsidRPr="00A95D68">
        <w:t>7</w:t>
      </w:r>
      <w:r w:rsidR="004606C3" w:rsidRPr="00A95D68">
        <w:t xml:space="preserve">) </w:t>
      </w:r>
      <w:r w:rsidR="00B30251" w:rsidRPr="00A95D68">
        <w:t>Mie</w:t>
      </w:r>
      <w:r w:rsidR="00942A94" w:rsidRPr="00A95D68">
        <w:t xml:space="preserve"> </w:t>
      </w:r>
      <w:r w:rsidR="00B30251" w:rsidRPr="00A95D68">
        <w:t>[en nähny]</w:t>
      </w:r>
      <w:r w:rsidR="00942A94" w:rsidRPr="00A95D68">
        <w:t xml:space="preserve"> </w:t>
      </w:r>
      <w:r w:rsidR="00B30251" w:rsidRPr="00A95D68">
        <w:t>aikamasiinii.</w:t>
      </w:r>
    </w:p>
    <w:p w14:paraId="7A1A9419" w14:textId="1A09669D" w:rsidR="00C46F3F" w:rsidRPr="00A95D68" w:rsidRDefault="0075485B" w:rsidP="00BD2A19">
      <w:pPr>
        <w:tabs>
          <w:tab w:val="left" w:pos="2268"/>
          <w:tab w:val="left" w:pos="4536"/>
        </w:tabs>
        <w:spacing w:before="120" w:after="120"/>
      </w:pPr>
      <w:r>
        <w:t>(</w:t>
      </w:r>
      <w:r w:rsidR="00853B98" w:rsidRPr="00A95D68">
        <w:t>8</w:t>
      </w:r>
      <w:r w:rsidR="004606C3" w:rsidRPr="00A95D68">
        <w:t xml:space="preserve">) </w:t>
      </w:r>
      <w:r w:rsidR="00B30251" w:rsidRPr="00A95D68">
        <w:t>Het</w:t>
      </w:r>
      <w:r w:rsidR="00942A94" w:rsidRPr="00A95D68">
        <w:t xml:space="preserve"> </w:t>
      </w:r>
      <w:r w:rsidR="002552C9">
        <w:t>tunnethiin</w:t>
      </w:r>
      <w:r w:rsidR="00942A94" w:rsidRPr="00A95D68">
        <w:t xml:space="preserve"> </w:t>
      </w:r>
      <w:r w:rsidR="00B30251" w:rsidRPr="00A95D68">
        <w:t>[ette masiini lensi avaruuđen läpi].</w:t>
      </w:r>
    </w:p>
    <w:p w14:paraId="56B4D8BF" w14:textId="57AAEC30" w:rsidR="00C46F3F" w:rsidRPr="00A95D68" w:rsidRDefault="0075485B" w:rsidP="00BD2A19">
      <w:pPr>
        <w:tabs>
          <w:tab w:val="left" w:pos="2268"/>
          <w:tab w:val="left" w:pos="4536"/>
        </w:tabs>
        <w:spacing w:before="120" w:after="120"/>
      </w:pPr>
      <w:r>
        <w:t>(</w:t>
      </w:r>
      <w:r w:rsidR="00853B98" w:rsidRPr="00A95D68">
        <w:t>9</w:t>
      </w:r>
      <w:r w:rsidR="004606C3" w:rsidRPr="00A95D68">
        <w:t xml:space="preserve">) </w:t>
      </w:r>
      <w:r w:rsidR="00B30251" w:rsidRPr="00A95D68">
        <w:t>Ragnhild</w:t>
      </w:r>
      <w:r w:rsidR="00942A94" w:rsidRPr="00A95D68">
        <w:t xml:space="preserve"> </w:t>
      </w:r>
      <w:r w:rsidR="002552C9">
        <w:t>kuuli</w:t>
      </w:r>
      <w:r w:rsidR="00942A94" w:rsidRPr="00A95D68">
        <w:t xml:space="preserve"> </w:t>
      </w:r>
      <w:r w:rsidR="00B30251" w:rsidRPr="00A95D68">
        <w:t>[ette vielä oli sijjaa aikamasiinissa].</w:t>
      </w:r>
    </w:p>
    <w:p w14:paraId="64D37EBA" w14:textId="03CFC7B6" w:rsidR="00C46F3F" w:rsidRPr="00A95D68" w:rsidRDefault="0075485B" w:rsidP="00BD2A19">
      <w:pPr>
        <w:tabs>
          <w:tab w:val="left" w:pos="2268"/>
          <w:tab w:val="left" w:pos="4536"/>
        </w:tabs>
        <w:spacing w:before="120" w:after="120"/>
      </w:pPr>
      <w:r>
        <w:t>(</w:t>
      </w:r>
      <w:r w:rsidR="00853B98" w:rsidRPr="00A95D68">
        <w:t>10</w:t>
      </w:r>
      <w:r w:rsidR="004606C3" w:rsidRPr="00A95D68">
        <w:t xml:space="preserve">) </w:t>
      </w:r>
      <w:r w:rsidR="00BF4E3E" w:rsidRPr="00A95D68">
        <w:t>Pojat</w:t>
      </w:r>
      <w:r w:rsidR="00942A94" w:rsidRPr="00A95D68">
        <w:t xml:space="preserve"> </w:t>
      </w:r>
      <w:r w:rsidR="002552C9">
        <w:t>kuulthiin</w:t>
      </w:r>
      <w:r w:rsidR="00942A94" w:rsidRPr="00A95D68">
        <w:t xml:space="preserve"> </w:t>
      </w:r>
      <w:r w:rsidR="00BF4E3E" w:rsidRPr="00A95D68">
        <w:t>[ko tyttäret tulthiin].</w:t>
      </w:r>
    </w:p>
    <w:p w14:paraId="28657770" w14:textId="5455ECD4" w:rsidR="00B30251" w:rsidRDefault="0075485B" w:rsidP="00BD2A19">
      <w:pPr>
        <w:tabs>
          <w:tab w:val="left" w:pos="2268"/>
          <w:tab w:val="left" w:pos="4536"/>
        </w:tabs>
        <w:spacing w:before="120" w:after="120"/>
      </w:pPr>
      <w:r>
        <w:t>(</w:t>
      </w:r>
      <w:r w:rsidR="00B41B8F" w:rsidRPr="00A95D68">
        <w:t>11</w:t>
      </w:r>
      <w:r w:rsidR="004606C3" w:rsidRPr="00A95D68">
        <w:t xml:space="preserve">) </w:t>
      </w:r>
      <w:r w:rsidR="00B30251" w:rsidRPr="00A95D68">
        <w:t>Met</w:t>
      </w:r>
      <w:r w:rsidR="00942A94" w:rsidRPr="00A95D68">
        <w:t xml:space="preserve"> </w:t>
      </w:r>
      <w:r w:rsidR="00B30251" w:rsidRPr="00A95D68">
        <w:t>kuulima</w:t>
      </w:r>
      <w:r w:rsidR="00942A94" w:rsidRPr="00A95D68">
        <w:t xml:space="preserve"> </w:t>
      </w:r>
      <w:r w:rsidR="00B30251" w:rsidRPr="00A95D68">
        <w:t>kitarinpellaamista.</w:t>
      </w:r>
    </w:p>
    <w:p w14:paraId="04439ABB" w14:textId="0F3DF866" w:rsidR="00FB00B1" w:rsidRDefault="00FB00B1" w:rsidP="00BD2A19">
      <w:pPr>
        <w:tabs>
          <w:tab w:val="left" w:pos="2268"/>
          <w:tab w:val="left" w:pos="4536"/>
        </w:tabs>
        <w:spacing w:before="120" w:after="120"/>
      </w:pPr>
      <w:r>
        <w:t xml:space="preserve">Taas saattaa NP-objektit muuttaat </w:t>
      </w:r>
      <w:r>
        <w:rPr>
          <w:i/>
        </w:rPr>
        <w:t>ette-</w:t>
      </w:r>
      <w:r>
        <w:t>syntaktiksi</w:t>
      </w:r>
      <w:r w:rsidR="001F0A66">
        <w:t xml:space="preserve"> (12–14)</w:t>
      </w:r>
      <w:r>
        <w:t>.</w:t>
      </w:r>
    </w:p>
    <w:p w14:paraId="3C44ABF2" w14:textId="193D99DF" w:rsidR="00FB00B1" w:rsidRDefault="008358D6" w:rsidP="00BD2A19">
      <w:pPr>
        <w:tabs>
          <w:tab w:val="left" w:pos="2268"/>
          <w:tab w:val="left" w:pos="4536"/>
        </w:tabs>
        <w:spacing w:before="120" w:after="120"/>
      </w:pPr>
      <w:r>
        <w:t>(12) Mie näjin</w:t>
      </w:r>
      <w:r w:rsidR="00FB00B1">
        <w:t xml:space="preserve"> </w:t>
      </w:r>
      <w:r w:rsidR="00ED7A5B">
        <w:t>[</w:t>
      </w:r>
      <w:r w:rsidR="00FB00B1">
        <w:t>ette sielä oli aikamasiini</w:t>
      </w:r>
      <w:r w:rsidR="00ED7A5B">
        <w:t>]</w:t>
      </w:r>
      <w:r w:rsidR="00FB00B1">
        <w:t>.</w:t>
      </w:r>
    </w:p>
    <w:p w14:paraId="5DD1FCCB" w14:textId="4E466B03" w:rsidR="00FB00B1" w:rsidRDefault="008358D6" w:rsidP="00BD2A19">
      <w:pPr>
        <w:tabs>
          <w:tab w:val="left" w:pos="2268"/>
          <w:tab w:val="left" w:pos="4536"/>
        </w:tabs>
        <w:spacing w:before="120" w:after="120"/>
      </w:pPr>
      <w:r>
        <w:lastRenderedPageBreak/>
        <w:t xml:space="preserve">(13) Mie </w:t>
      </w:r>
      <w:r w:rsidR="00ED7A5B">
        <w:t>[</w:t>
      </w:r>
      <w:r>
        <w:t>en nähny</w:t>
      </w:r>
      <w:r w:rsidR="00ED7A5B">
        <w:t>]</w:t>
      </w:r>
      <w:r w:rsidR="00FB00B1">
        <w:t xml:space="preserve"> </w:t>
      </w:r>
      <w:r w:rsidR="00ED7A5B">
        <w:t>[</w:t>
      </w:r>
      <w:r w:rsidR="00FB00B1">
        <w:t>ette sielä oli aikamasiini</w:t>
      </w:r>
      <w:r w:rsidR="00ED7A5B">
        <w:t>]</w:t>
      </w:r>
      <w:r w:rsidR="00FB00B1">
        <w:t>.</w:t>
      </w:r>
    </w:p>
    <w:p w14:paraId="1F7F2591" w14:textId="3292B8BC" w:rsidR="00FB00B1" w:rsidRPr="00FB00B1" w:rsidRDefault="008358D6" w:rsidP="00BD2A19">
      <w:pPr>
        <w:tabs>
          <w:tab w:val="left" w:pos="2268"/>
          <w:tab w:val="left" w:pos="4536"/>
        </w:tabs>
        <w:spacing w:before="120" w:after="120"/>
      </w:pPr>
      <w:r>
        <w:t>(14) Met kuulima</w:t>
      </w:r>
      <w:r w:rsidR="00FB00B1">
        <w:t xml:space="preserve"> </w:t>
      </w:r>
      <w:r w:rsidR="00ED7A5B">
        <w:t>[</w:t>
      </w:r>
      <w:r w:rsidR="00FB00B1">
        <w:t>ette jok</w:t>
      </w:r>
      <w:r w:rsidR="00676C5F">
        <w:t>u</w:t>
      </w:r>
      <w:r w:rsidR="00FB00B1">
        <w:t xml:space="preserve"> pelas kitarilla</w:t>
      </w:r>
      <w:r w:rsidR="00ED7A5B">
        <w:t>]</w:t>
      </w:r>
      <w:r w:rsidR="00FB00B1">
        <w:t>.</w:t>
      </w:r>
    </w:p>
    <w:p w14:paraId="1F3DF32F" w14:textId="00795165" w:rsidR="00AC3489" w:rsidRPr="00A95D68" w:rsidRDefault="004E0420" w:rsidP="00BD2A19">
      <w:pPr>
        <w:pStyle w:val="Brdtekst"/>
        <w:spacing w:before="120"/>
      </w:pPr>
      <w:r w:rsidRPr="00363981">
        <w:rPr>
          <w:caps/>
        </w:rPr>
        <w:t>Referatiivisen sansin</w:t>
      </w:r>
      <w:r w:rsidR="00AC3489" w:rsidRPr="00A95D68">
        <w:t xml:space="preserve"> </w:t>
      </w:r>
      <w:r w:rsidRPr="00A95D68">
        <w:t>kaava oon tämmöinen</w:t>
      </w:r>
      <w:r w:rsidR="00AC3489"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207F3303" w14:textId="77777777" w:rsidTr="0076077D">
        <w:tc>
          <w:tcPr>
            <w:tcW w:w="9242" w:type="dxa"/>
          </w:tcPr>
          <w:p w14:paraId="182E08AD" w14:textId="390F90F1" w:rsidR="00226316" w:rsidRPr="00A95D68" w:rsidRDefault="00226316" w:rsidP="00BD2A19">
            <w:pPr>
              <w:spacing w:before="120" w:after="120"/>
              <w:rPr>
                <w:smallCaps/>
              </w:rPr>
            </w:pPr>
            <w:r w:rsidRPr="00363981">
              <w:rPr>
                <w:caps/>
              </w:rPr>
              <w:t>Referatiivinen sansi</w:t>
            </w:r>
            <w:r w:rsidRPr="00A95D68">
              <w:rPr>
                <w:smallCaps/>
              </w:rPr>
              <w:t>:</w:t>
            </w:r>
          </w:p>
          <w:p w14:paraId="359B43A7" w14:textId="08F10FB9" w:rsidR="00B30251" w:rsidRPr="00A95D68" w:rsidRDefault="00B30251" w:rsidP="00A2368C">
            <w:pPr>
              <w:spacing w:before="120" w:after="120"/>
            </w:pPr>
            <w:r w:rsidRPr="00A95D68">
              <w:t>SUBJ[N</w:t>
            </w:r>
            <w:r w:rsidR="002B339A">
              <w:t>P</w:t>
            </w:r>
            <w:r w:rsidR="002552C9">
              <w:t>[nom.]]</w:t>
            </w:r>
            <w:r w:rsidRPr="00A95D68">
              <w:t xml:space="preserve"> + V</w:t>
            </w:r>
            <w:r w:rsidR="00243EC0">
              <w:t>[</w:t>
            </w:r>
            <w:r w:rsidR="0069407C">
              <w:t>referatiivinen</w:t>
            </w:r>
            <w:r w:rsidR="00224DE8" w:rsidRPr="00A95D68">
              <w:t xml:space="preserve"> </w:t>
            </w:r>
            <w:r w:rsidR="002B339A">
              <w:t>san</w:t>
            </w:r>
            <w:r w:rsidRPr="00A95D68">
              <w:t>siverbi, subjektikongru</w:t>
            </w:r>
            <w:r w:rsidR="00B77A58" w:rsidRPr="00A95D68">
              <w:t>ensi] + OBJ[</w:t>
            </w:r>
            <w:r w:rsidRPr="00C3208E">
              <w:rPr>
                <w:i/>
              </w:rPr>
              <w:t>ette</w:t>
            </w:r>
            <w:r w:rsidRPr="00A95D68">
              <w:t>-</w:t>
            </w:r>
            <w:r w:rsidR="00C3208E">
              <w:t xml:space="preserve"> </w:t>
            </w:r>
            <w:r w:rsidRPr="00A95D68">
              <w:t xml:space="preserve">eli </w:t>
            </w:r>
            <w:r w:rsidRPr="00C3208E">
              <w:rPr>
                <w:i/>
              </w:rPr>
              <w:t>ko</w:t>
            </w:r>
            <w:r w:rsidRPr="00A95D68">
              <w:t>-syntakti/</w:t>
            </w:r>
            <w:r w:rsidR="0075485B">
              <w:t>(</w:t>
            </w:r>
            <w:r w:rsidRPr="00C3208E">
              <w:rPr>
                <w:i/>
              </w:rPr>
              <w:t>ette</w:t>
            </w:r>
            <w:r w:rsidRPr="00A95D68">
              <w:t xml:space="preserve"> +) kysymäsyntakti</w:t>
            </w:r>
            <w:r w:rsidR="00A2368C">
              <w:t>/</w:t>
            </w:r>
            <w:r w:rsidR="00A2368C" w:rsidRPr="00A95D68">
              <w:t xml:space="preserve"> N</w:t>
            </w:r>
            <w:r w:rsidR="00A2368C">
              <w:t>P</w:t>
            </w:r>
            <w:r w:rsidR="00A2368C" w:rsidRPr="00A95D68">
              <w:t>[</w:t>
            </w:r>
            <w:r w:rsidR="00A2368C">
              <w:t>objektikaasus</w:t>
            </w:r>
            <w:r w:rsidR="00A2368C" w:rsidRPr="00A95D68">
              <w:t>]</w:t>
            </w:r>
            <w:r w:rsidRPr="00A95D68">
              <w:t>]</w:t>
            </w:r>
          </w:p>
        </w:tc>
      </w:tr>
    </w:tbl>
    <w:p w14:paraId="495DAB5D" w14:textId="3098C39F" w:rsidR="00570D93" w:rsidRPr="00FF3057" w:rsidRDefault="008358D6" w:rsidP="00BD2A19">
      <w:pPr>
        <w:spacing w:before="120" w:after="120"/>
      </w:pPr>
      <w:r>
        <w:t>In</w:t>
      </w:r>
      <w:r w:rsidR="007E3A66">
        <w:t xml:space="preserve">transitiivisista </w:t>
      </w:r>
      <w:r w:rsidR="00BE2959">
        <w:t xml:space="preserve">sansiverbiistä </w:t>
      </w:r>
      <w:r w:rsidR="007E3A66">
        <w:t xml:space="preserve">referatiivisesti käytethään eriliikaisesti verbii </w:t>
      </w:r>
      <w:r w:rsidR="007E3A66">
        <w:rPr>
          <w:i/>
        </w:rPr>
        <w:t>näyttää</w:t>
      </w:r>
      <w:r w:rsidR="00BA1173" w:rsidRPr="00BA1173">
        <w:t>(</w:t>
      </w:r>
      <w:r w:rsidR="007E3A66">
        <w:rPr>
          <w:i/>
        </w:rPr>
        <w:t>t</w:t>
      </w:r>
      <w:r w:rsidR="00BA1173" w:rsidRPr="00BA1173">
        <w:t>)</w:t>
      </w:r>
      <w:r w:rsidR="007E3A66">
        <w:rPr>
          <w:i/>
        </w:rPr>
        <w:t xml:space="preserve"> </w:t>
      </w:r>
      <w:r w:rsidR="007E3A66">
        <w:t xml:space="preserve">ja </w:t>
      </w:r>
      <w:r w:rsidR="007E3A66" w:rsidRPr="007E3A66">
        <w:rPr>
          <w:i/>
        </w:rPr>
        <w:t>tunttuut</w:t>
      </w:r>
      <w:r w:rsidR="003C4553">
        <w:rPr>
          <w:i/>
        </w:rPr>
        <w:t xml:space="preserve"> </w:t>
      </w:r>
      <w:r w:rsidR="00BA1173" w:rsidRPr="00BA1173">
        <w:t>~</w:t>
      </w:r>
      <w:r w:rsidR="003C4553">
        <w:rPr>
          <w:i/>
        </w:rPr>
        <w:t xml:space="preserve"> tuntua</w:t>
      </w:r>
      <w:r w:rsidR="00BA1173" w:rsidRPr="00BA1173">
        <w:t>(</w:t>
      </w:r>
      <w:r w:rsidR="003C4553">
        <w:rPr>
          <w:i/>
        </w:rPr>
        <w:t>t</w:t>
      </w:r>
      <w:r w:rsidR="00BA1173" w:rsidRPr="00BA1173">
        <w:t>)</w:t>
      </w:r>
      <w:r w:rsidR="001B127A" w:rsidRPr="001B127A">
        <w:t>.</w:t>
      </w:r>
      <w:r w:rsidR="007E3A66">
        <w:rPr>
          <w:i/>
        </w:rPr>
        <w:t xml:space="preserve"> </w:t>
      </w:r>
      <w:r w:rsidR="007E3A66">
        <w:t xml:space="preserve">Syntaktiitten </w:t>
      </w:r>
      <w:r w:rsidR="00092B3D">
        <w:t>subjektinna</w:t>
      </w:r>
      <w:r w:rsidR="00C9756E">
        <w:t xml:space="preserve"> oon</w:t>
      </w:r>
      <w:r w:rsidR="00FF3057">
        <w:t xml:space="preserve"> </w:t>
      </w:r>
      <w:r w:rsidR="00FF3057">
        <w:rPr>
          <w:i/>
        </w:rPr>
        <w:t>ette-</w:t>
      </w:r>
      <w:r w:rsidR="00FF3057">
        <w:t>syntakti</w:t>
      </w:r>
      <w:r w:rsidR="00665F76">
        <w:t xml:space="preserve"> </w:t>
      </w:r>
      <w:r w:rsidR="0075485B">
        <w:t>(</w:t>
      </w:r>
      <w:r w:rsidR="0069091A">
        <w:t>15</w:t>
      </w:r>
      <w:r w:rsidR="00665F76">
        <w:t>, 1</w:t>
      </w:r>
      <w:r w:rsidR="0069091A">
        <w:t>6</w:t>
      </w:r>
      <w:r w:rsidR="00665F76">
        <w:t>)</w:t>
      </w:r>
      <w:r w:rsidR="00FF3057">
        <w:t xml:space="preserve">. Syntakthiin saattaa kans lisätä subjektin kohđale </w:t>
      </w:r>
      <w:r w:rsidR="001F0A66">
        <w:t>tyyhän subjektin</w:t>
      </w:r>
      <w:r w:rsidR="00FF3057">
        <w:t xml:space="preserve"> </w:t>
      </w:r>
      <w:r w:rsidR="00FF3057">
        <w:rPr>
          <w:i/>
        </w:rPr>
        <w:t>se</w:t>
      </w:r>
      <w:r w:rsidR="00665F76">
        <w:rPr>
          <w:i/>
        </w:rPr>
        <w:t xml:space="preserve"> </w:t>
      </w:r>
      <w:r w:rsidR="0075485B">
        <w:t>(</w:t>
      </w:r>
      <w:r w:rsidR="00665F76">
        <w:t>14)</w:t>
      </w:r>
      <w:r w:rsidR="00FF3057">
        <w:t xml:space="preserve"> ja vielä ablatiivisen ankkuris</w:t>
      </w:r>
      <w:r w:rsidR="00C02D1A">
        <w:t>a</w:t>
      </w:r>
      <w:r w:rsidR="00FF3057">
        <w:t xml:space="preserve">nan </w:t>
      </w:r>
      <w:r w:rsidR="00FF3057">
        <w:rPr>
          <w:i/>
        </w:rPr>
        <w:t xml:space="preserve">siltä </w:t>
      </w:r>
      <w:r w:rsidR="0075485B">
        <w:t>(</w:t>
      </w:r>
      <w:r w:rsidR="00665F76">
        <w:t>1</w:t>
      </w:r>
      <w:r w:rsidR="0069091A">
        <w:t>7</w:t>
      </w:r>
      <w:r w:rsidR="00665F76">
        <w:t>, 1</w:t>
      </w:r>
      <w:r w:rsidR="0069091A">
        <w:t>8</w:t>
      </w:r>
      <w:r w:rsidR="00665F76">
        <w:t>)</w:t>
      </w:r>
      <w:r w:rsidR="00FF3057">
        <w:t>.</w:t>
      </w:r>
    </w:p>
    <w:p w14:paraId="5E3108BF" w14:textId="37168A7D" w:rsidR="007E3A66" w:rsidRDefault="0075485B" w:rsidP="00BD2A19">
      <w:pPr>
        <w:spacing w:before="120" w:after="120"/>
      </w:pPr>
      <w:r>
        <w:t>(</w:t>
      </w:r>
      <w:r w:rsidR="0069091A">
        <w:t>15</w:t>
      </w:r>
      <w:r w:rsidR="00FF3057">
        <w:t xml:space="preserve">) </w:t>
      </w:r>
      <w:r w:rsidR="005865B7">
        <w:t>Näyttää</w:t>
      </w:r>
      <w:r w:rsidR="007E3A66">
        <w:t xml:space="preserve"> </w:t>
      </w:r>
      <w:r w:rsidR="00FF3057">
        <w:t>[</w:t>
      </w:r>
      <w:r w:rsidR="007E3A66">
        <w:t>ette huomena tullee sađet</w:t>
      </w:r>
      <w:r w:rsidR="00FF3057">
        <w:t>]</w:t>
      </w:r>
      <w:r w:rsidR="007E3A66">
        <w:t>.</w:t>
      </w:r>
    </w:p>
    <w:p w14:paraId="453DE94C" w14:textId="7F283098" w:rsidR="007E3A66" w:rsidRPr="007E3A66" w:rsidRDefault="0075485B" w:rsidP="00BD2A19">
      <w:pPr>
        <w:spacing w:before="120" w:after="120"/>
      </w:pPr>
      <w:r>
        <w:t>(</w:t>
      </w:r>
      <w:r w:rsidR="0069091A">
        <w:t>16</w:t>
      </w:r>
      <w:r w:rsidR="00FF3057">
        <w:t xml:space="preserve">) </w:t>
      </w:r>
      <w:r w:rsidR="005865B7">
        <w:t>Minusta tunttuu</w:t>
      </w:r>
      <w:r w:rsidR="007E3A66">
        <w:t xml:space="preserve"> </w:t>
      </w:r>
      <w:r w:rsidR="00FF3057">
        <w:t>[</w:t>
      </w:r>
      <w:r w:rsidR="007E3A66">
        <w:t>ette nyt alkkaa se onnelinen elämä</w:t>
      </w:r>
      <w:r w:rsidR="00FF3057">
        <w:t>]</w:t>
      </w:r>
      <w:r w:rsidR="007E3A66">
        <w:t>.</w:t>
      </w:r>
    </w:p>
    <w:p w14:paraId="2983DAEA" w14:textId="15DB1C0F" w:rsidR="00570D93" w:rsidRDefault="0075485B" w:rsidP="00BD2A19">
      <w:pPr>
        <w:spacing w:before="120" w:after="120"/>
      </w:pPr>
      <w:r>
        <w:t>(</w:t>
      </w:r>
      <w:r w:rsidR="0069091A">
        <w:t>17</w:t>
      </w:r>
      <w:r w:rsidR="00FF3057">
        <w:t xml:space="preserve">) </w:t>
      </w:r>
      <w:r w:rsidR="00FF3057" w:rsidRPr="00FF3057">
        <w:t xml:space="preserve">Se näyttää </w:t>
      </w:r>
      <w:r w:rsidR="00FF3057">
        <w:t>[</w:t>
      </w:r>
      <w:r w:rsidR="00FF3057" w:rsidRPr="00FF3057">
        <w:t>siltä</w:t>
      </w:r>
      <w:r w:rsidR="00FF3057">
        <w:t xml:space="preserve"> [ette huomena tullee sađet]].</w:t>
      </w:r>
    </w:p>
    <w:p w14:paraId="0F3BDA9E" w14:textId="77286850" w:rsidR="00FF3057" w:rsidRDefault="0075485B" w:rsidP="00BD2A19">
      <w:pPr>
        <w:spacing w:before="120" w:after="120"/>
      </w:pPr>
      <w:r>
        <w:t>(</w:t>
      </w:r>
      <w:r w:rsidR="0069091A">
        <w:t>18</w:t>
      </w:r>
      <w:r w:rsidR="005865B7">
        <w:t>) Minusta tunttuu [siltä</w:t>
      </w:r>
      <w:r w:rsidR="00FF3057">
        <w:t xml:space="preserve"> [ette nyt alkkaa se onnelinen elämä]].</w:t>
      </w:r>
    </w:p>
    <w:p w14:paraId="33D57295" w14:textId="5EF3CB88" w:rsidR="00650FA1" w:rsidRPr="00650FA1" w:rsidRDefault="00650FA1" w:rsidP="00BD2A19">
      <w:pPr>
        <w:spacing w:before="120" w:after="120"/>
      </w:pPr>
      <w:r>
        <w:t xml:space="preserve">Tämmöisistä syntaktiista, missä verbinä oon </w:t>
      </w:r>
      <w:r w:rsidR="005865B7">
        <w:t>in</w:t>
      </w:r>
      <w:r>
        <w:t>tra</w:t>
      </w:r>
      <w:r w:rsidR="009C2A4F">
        <w:t>n</w:t>
      </w:r>
      <w:r>
        <w:t xml:space="preserve">sitiivinen sansiverbi ja </w:t>
      </w:r>
      <w:r w:rsidR="00092B3D">
        <w:t>subjektinna</w:t>
      </w:r>
      <w:r>
        <w:t xml:space="preserve"> </w:t>
      </w:r>
      <w:r>
        <w:rPr>
          <w:i/>
        </w:rPr>
        <w:t>ette-</w:t>
      </w:r>
      <w:r>
        <w:t xml:space="preserve">syntakti, katto kans kohđasta </w:t>
      </w:r>
      <w:r w:rsidRPr="00E33B5D">
        <w:t xml:space="preserve">11.2.2.1 Subjunksuunisyntakti </w:t>
      </w:r>
      <w:r w:rsidR="00092B3D" w:rsidRPr="00E33B5D">
        <w:t>subjektinna</w:t>
      </w:r>
      <w:r>
        <w:t>.</w:t>
      </w:r>
    </w:p>
    <w:p w14:paraId="6E4A14F9" w14:textId="7FFBA5D7" w:rsidR="00B30251" w:rsidRPr="00866504" w:rsidRDefault="00B30251" w:rsidP="00BD2A19">
      <w:pPr>
        <w:pStyle w:val="Overskrift3"/>
        <w:rPr>
          <w:caps/>
        </w:rPr>
      </w:pPr>
      <w:bookmarkStart w:id="1138" w:name="_Sanoma-akti"/>
      <w:bookmarkStart w:id="1139" w:name="_Toc84997985"/>
      <w:bookmarkStart w:id="1140" w:name="_Toc198266856"/>
      <w:bookmarkStart w:id="1141" w:name="_Toc209168608"/>
      <w:bookmarkStart w:id="1142" w:name="_Toc241129247"/>
      <w:bookmarkStart w:id="1143" w:name="_Toc311273789"/>
      <w:bookmarkEnd w:id="1138"/>
      <w:r w:rsidRPr="00866504">
        <w:rPr>
          <w:caps/>
        </w:rPr>
        <w:t>Sanoma-akti</w:t>
      </w:r>
      <w:bookmarkEnd w:id="1139"/>
      <w:bookmarkEnd w:id="1140"/>
      <w:bookmarkEnd w:id="1141"/>
      <w:bookmarkEnd w:id="1142"/>
      <w:bookmarkEnd w:id="1143"/>
    </w:p>
    <w:p w14:paraId="5A97291B" w14:textId="5C7A0D60" w:rsidR="003C4753" w:rsidRDefault="00D33DB5" w:rsidP="00BD2A19">
      <w:pPr>
        <w:pStyle w:val="Liste"/>
        <w:spacing w:before="120" w:after="120"/>
        <w:ind w:left="0" w:firstLine="0"/>
        <w:contextualSpacing w:val="0"/>
      </w:pPr>
      <w:r w:rsidRPr="007E703E">
        <w:rPr>
          <w:caps/>
        </w:rPr>
        <w:t>Sanoma-akti</w:t>
      </w:r>
      <w:r w:rsidR="00521703" w:rsidRPr="00A95D68">
        <w:rPr>
          <w:b/>
        </w:rPr>
        <w:t xml:space="preserve"> </w:t>
      </w:r>
      <w:r w:rsidR="000153DD">
        <w:t>refereeraa jonku</w:t>
      </w:r>
      <w:r w:rsidR="00521703" w:rsidRPr="00A95D68">
        <w:t xml:space="preserve"> san</w:t>
      </w:r>
      <w:r w:rsidR="00B22F79" w:rsidRPr="00A95D68">
        <w:t>o</w:t>
      </w:r>
      <w:r w:rsidR="00521703" w:rsidRPr="00A95D68">
        <w:t>missii</w:t>
      </w:r>
      <w:r w:rsidR="00CC04DC">
        <w:t xml:space="preserve"> eli ajatuksii</w:t>
      </w:r>
      <w:r w:rsidR="00521703" w:rsidRPr="00A95D68">
        <w:t xml:space="preserve">, </w:t>
      </w:r>
      <w:r w:rsidR="00B22F79" w:rsidRPr="00A95D68">
        <w:t xml:space="preserve">ja niitä saattais käskeet kans nimelä </w:t>
      </w:r>
      <w:r w:rsidR="00B22F79" w:rsidRPr="00EF1BC1">
        <w:rPr>
          <w:smallCaps/>
        </w:rPr>
        <w:t xml:space="preserve">oratio </w:t>
      </w:r>
      <w:r w:rsidR="00DB1023" w:rsidRPr="00EF1BC1">
        <w:rPr>
          <w:rStyle w:val="oppslagsord"/>
          <w:rFonts w:eastAsia="Times New Roman"/>
          <w:smallCaps w:val="0"/>
        </w:rPr>
        <w:t>obliqua</w:t>
      </w:r>
      <w:r w:rsidR="00DB1023" w:rsidRPr="00A95D68">
        <w:rPr>
          <w:rStyle w:val="oppslagsord"/>
          <w:rFonts w:eastAsia="Times New Roman"/>
        </w:rPr>
        <w:t xml:space="preserve">. </w:t>
      </w:r>
      <w:r w:rsidR="00DB1023" w:rsidRPr="00A95D68">
        <w:t>N</w:t>
      </w:r>
      <w:r w:rsidR="00521703" w:rsidRPr="00A95D68">
        <w:t xml:space="preserve">et </w:t>
      </w:r>
      <w:r w:rsidR="00DB1023" w:rsidRPr="00A95D68">
        <w:t>oon</w:t>
      </w:r>
      <w:r w:rsidR="00521703" w:rsidRPr="00A95D68">
        <w:t xml:space="preserve"> ushe</w:t>
      </w:r>
      <w:r w:rsidR="000153DD">
        <w:t>in mahđolinen muuttaat vasituise</w:t>
      </w:r>
      <w:r w:rsidR="00521703" w:rsidRPr="00A95D68">
        <w:t xml:space="preserve">ksi </w:t>
      </w:r>
      <w:r w:rsidR="000153DD">
        <w:t>sitaati</w:t>
      </w:r>
      <w:r w:rsidR="00AC4853" w:rsidRPr="00A95D68">
        <w:t xml:space="preserve">ksi eli suoraksi referaatiksi </w:t>
      </w:r>
      <w:r w:rsidR="0075485B">
        <w:t>(</w:t>
      </w:r>
      <w:r w:rsidR="00AC4853" w:rsidRPr="006D7D90">
        <w:rPr>
          <w:smallCaps/>
        </w:rPr>
        <w:t>oratio</w:t>
      </w:r>
      <w:r w:rsidR="002C75AF" w:rsidRPr="006D7D90">
        <w:rPr>
          <w:smallCaps/>
        </w:rPr>
        <w:t xml:space="preserve"> directa</w:t>
      </w:r>
      <w:r w:rsidR="002C75AF" w:rsidRPr="00A95D68">
        <w:t>). V</w:t>
      </w:r>
      <w:r w:rsidRPr="00A95D68">
        <w:t>erbinä oon vasittu</w:t>
      </w:r>
      <w:r w:rsidR="00B30251" w:rsidRPr="00A95D68">
        <w:t xml:space="preserve"> </w:t>
      </w:r>
      <w:r w:rsidR="00B30251" w:rsidRPr="0060767D">
        <w:rPr>
          <w:smallCaps/>
        </w:rPr>
        <w:t>sanomaverbi</w:t>
      </w:r>
      <w:r w:rsidR="00B30251" w:rsidRPr="009C2A4F">
        <w:rPr>
          <w:smallCaps/>
        </w:rPr>
        <w:t>,</w:t>
      </w:r>
      <w:r w:rsidR="00B30251" w:rsidRPr="00A95D68">
        <w:t xml:space="preserve"> jo</w:t>
      </w:r>
      <w:r w:rsidR="0010481D" w:rsidRPr="00A95D68">
        <w:t>l</w:t>
      </w:r>
      <w:r w:rsidR="00B30251" w:rsidRPr="00A95D68">
        <w:t xml:space="preserve">la oon kaksi </w:t>
      </w:r>
      <w:r w:rsidR="002B27B2">
        <w:t>komplement</w:t>
      </w:r>
      <w:r w:rsidR="00B30251" w:rsidRPr="00A95D68">
        <w:t>tii, subjekti ja objekti. Subjekti oon aina aktiivinen</w:t>
      </w:r>
      <w:r w:rsidR="00E33B5D">
        <w:t xml:space="preserve"> toimiija</w:t>
      </w:r>
      <w:r w:rsidR="00636903">
        <w:t>.</w:t>
      </w:r>
    </w:p>
    <w:p w14:paraId="34F50438" w14:textId="19807D76" w:rsidR="00F904D4" w:rsidRDefault="00295DB0" w:rsidP="00BD2A19">
      <w:pPr>
        <w:pStyle w:val="Liste-forts"/>
        <w:spacing w:before="120"/>
        <w:ind w:left="0"/>
        <w:contextualSpacing w:val="0"/>
      </w:pPr>
      <w:r w:rsidRPr="00070480">
        <w:rPr>
          <w:smallCaps/>
        </w:rPr>
        <w:t>Sanoma</w:t>
      </w:r>
      <w:r w:rsidR="00B30251" w:rsidRPr="00070480">
        <w:rPr>
          <w:smallCaps/>
        </w:rPr>
        <w:t>verbii</w:t>
      </w:r>
      <w:r w:rsidR="00B30251" w:rsidRPr="00A95D68">
        <w:t xml:space="preserve"> oon </w:t>
      </w:r>
      <w:r w:rsidR="00F93C4B" w:rsidRPr="00A95D68">
        <w:t>esimerkiksi</w:t>
      </w:r>
      <w:r w:rsidR="00B30251" w:rsidRPr="00A95D68">
        <w:t xml:space="preserve"> </w:t>
      </w:r>
      <w:r w:rsidR="00B30251" w:rsidRPr="00295DB0">
        <w:rPr>
          <w:i/>
        </w:rPr>
        <w:t>sannoot</w:t>
      </w:r>
      <w:r w:rsidR="001F7497" w:rsidRPr="00295DB0">
        <w:rPr>
          <w:i/>
        </w:rPr>
        <w:t xml:space="preserve"> </w:t>
      </w:r>
      <w:r w:rsidR="00BA1173" w:rsidRPr="00BA1173">
        <w:t>~</w:t>
      </w:r>
      <w:r w:rsidR="001F7497" w:rsidRPr="00295DB0">
        <w:rPr>
          <w:i/>
        </w:rPr>
        <w:t xml:space="preserve"> sanoa</w:t>
      </w:r>
      <w:r w:rsidR="0075485B" w:rsidRPr="0075485B">
        <w:t>(</w:t>
      </w:r>
      <w:r w:rsidR="001F7497" w:rsidRPr="00295DB0">
        <w:rPr>
          <w:i/>
        </w:rPr>
        <w:t>t</w:t>
      </w:r>
      <w:r w:rsidR="0075485B" w:rsidRPr="0075485B">
        <w:t>),</w:t>
      </w:r>
      <w:r w:rsidR="00B30251" w:rsidRPr="00295DB0">
        <w:rPr>
          <w:i/>
        </w:rPr>
        <w:t xml:space="preserve"> muistela</w:t>
      </w:r>
      <w:r w:rsidR="0075485B" w:rsidRPr="0075485B">
        <w:t>,</w:t>
      </w:r>
      <w:r w:rsidR="00B30251" w:rsidRPr="00295DB0">
        <w:rPr>
          <w:i/>
        </w:rPr>
        <w:t xml:space="preserve"> ilmo</w:t>
      </w:r>
      <w:r w:rsidR="0075485B" w:rsidRPr="0075485B">
        <w:t>(</w:t>
      </w:r>
      <w:r w:rsidR="00B30251" w:rsidRPr="00295DB0">
        <w:rPr>
          <w:i/>
        </w:rPr>
        <w:t>i</w:t>
      </w:r>
      <w:r w:rsidR="0075485B" w:rsidRPr="0075485B">
        <w:t>)</w:t>
      </w:r>
      <w:r w:rsidR="00B30251" w:rsidRPr="00295DB0">
        <w:rPr>
          <w:i/>
        </w:rPr>
        <w:t>ttaa</w:t>
      </w:r>
      <w:r w:rsidR="0075485B" w:rsidRPr="0075485B">
        <w:t>(</w:t>
      </w:r>
      <w:r w:rsidR="00B30251" w:rsidRPr="00295DB0">
        <w:rPr>
          <w:i/>
        </w:rPr>
        <w:t>t</w:t>
      </w:r>
      <w:r w:rsidR="0075485B" w:rsidRPr="0075485B">
        <w:t>),</w:t>
      </w:r>
      <w:r w:rsidR="00B30251" w:rsidRPr="00295DB0">
        <w:rPr>
          <w:i/>
        </w:rPr>
        <w:t xml:space="preserve"> kirjo</w:t>
      </w:r>
      <w:r w:rsidR="0075485B" w:rsidRPr="0075485B">
        <w:t>(</w:t>
      </w:r>
      <w:r w:rsidR="00B30251" w:rsidRPr="00295DB0">
        <w:rPr>
          <w:i/>
        </w:rPr>
        <w:t>i</w:t>
      </w:r>
      <w:r w:rsidR="0075485B" w:rsidRPr="0075485B">
        <w:t>)</w:t>
      </w:r>
      <w:r w:rsidR="00B30251" w:rsidRPr="00295DB0">
        <w:rPr>
          <w:i/>
        </w:rPr>
        <w:t>ttaa</w:t>
      </w:r>
      <w:r w:rsidR="0075485B" w:rsidRPr="0075485B">
        <w:t>(</w:t>
      </w:r>
      <w:r w:rsidR="00B30251" w:rsidRPr="00295DB0">
        <w:rPr>
          <w:i/>
        </w:rPr>
        <w:t>t</w:t>
      </w:r>
      <w:r w:rsidR="0075485B" w:rsidRPr="0075485B">
        <w:t>),</w:t>
      </w:r>
      <w:r w:rsidR="00B30251" w:rsidRPr="00295DB0">
        <w:rPr>
          <w:i/>
        </w:rPr>
        <w:t xml:space="preserve"> </w:t>
      </w:r>
      <w:r w:rsidR="004F4582">
        <w:rPr>
          <w:i/>
        </w:rPr>
        <w:t>ajatella</w:t>
      </w:r>
      <w:r w:rsidR="001B127A" w:rsidRPr="001B127A">
        <w:t>,</w:t>
      </w:r>
      <w:r w:rsidR="004F4582">
        <w:rPr>
          <w:i/>
        </w:rPr>
        <w:t xml:space="preserve"> </w:t>
      </w:r>
      <w:r w:rsidR="00B30251" w:rsidRPr="00295DB0">
        <w:rPr>
          <w:i/>
        </w:rPr>
        <w:t>opettaa</w:t>
      </w:r>
      <w:r w:rsidR="0075485B" w:rsidRPr="0075485B">
        <w:t>(</w:t>
      </w:r>
      <w:r w:rsidR="00B30251" w:rsidRPr="00295DB0">
        <w:rPr>
          <w:i/>
        </w:rPr>
        <w:t>t</w:t>
      </w:r>
      <w:r w:rsidR="0075485B" w:rsidRPr="0075485B">
        <w:t>),</w:t>
      </w:r>
      <w:r w:rsidR="00B30251" w:rsidRPr="00295DB0">
        <w:rPr>
          <w:i/>
        </w:rPr>
        <w:t xml:space="preserve"> valetella</w:t>
      </w:r>
      <w:r w:rsidR="0075485B" w:rsidRPr="0075485B">
        <w:t>,</w:t>
      </w:r>
      <w:r w:rsidR="00B30251" w:rsidRPr="00295DB0">
        <w:rPr>
          <w:i/>
        </w:rPr>
        <w:t xml:space="preserve"> luvata</w:t>
      </w:r>
      <w:r w:rsidR="00B30251" w:rsidRPr="00873AD2">
        <w:t xml:space="preserve"> ja</w:t>
      </w:r>
      <w:r w:rsidR="00B30251" w:rsidRPr="00295DB0">
        <w:rPr>
          <w:i/>
        </w:rPr>
        <w:t xml:space="preserve"> kyssyyt</w:t>
      </w:r>
      <w:r w:rsidR="001F7497" w:rsidRPr="00295DB0">
        <w:rPr>
          <w:i/>
        </w:rPr>
        <w:t xml:space="preserve"> </w:t>
      </w:r>
      <w:r w:rsidR="00BA1173" w:rsidRPr="00BA1173">
        <w:t>~</w:t>
      </w:r>
      <w:r w:rsidR="001F7497" w:rsidRPr="00295DB0">
        <w:rPr>
          <w:i/>
        </w:rPr>
        <w:t xml:space="preserve"> kysyä</w:t>
      </w:r>
      <w:r w:rsidR="0075485B" w:rsidRPr="0075485B">
        <w:t>(</w:t>
      </w:r>
      <w:r w:rsidR="001F7497" w:rsidRPr="00295DB0">
        <w:rPr>
          <w:i/>
        </w:rPr>
        <w:t>t</w:t>
      </w:r>
      <w:r w:rsidR="0075485B" w:rsidRPr="0075485B">
        <w:t>)</w:t>
      </w:r>
      <w:r>
        <w:t xml:space="preserve">, </w:t>
      </w:r>
      <w:r w:rsidR="008E6282">
        <w:rPr>
          <w:i/>
        </w:rPr>
        <w:t>lukkeet</w:t>
      </w:r>
      <w:r w:rsidR="009547AE">
        <w:rPr>
          <w:i/>
        </w:rPr>
        <w:t xml:space="preserve"> </w:t>
      </w:r>
      <w:r w:rsidR="00BA1173" w:rsidRPr="00BA1173">
        <w:t>~</w:t>
      </w:r>
      <w:r w:rsidR="009547AE">
        <w:rPr>
          <w:i/>
        </w:rPr>
        <w:t xml:space="preserve"> lukea</w:t>
      </w:r>
      <w:r w:rsidR="001B127A" w:rsidRPr="001B127A">
        <w:t>(</w:t>
      </w:r>
      <w:r w:rsidR="009547AE">
        <w:rPr>
          <w:i/>
        </w:rPr>
        <w:t>t</w:t>
      </w:r>
      <w:r w:rsidR="001B127A" w:rsidRPr="001B127A">
        <w:t>)</w:t>
      </w:r>
      <w:r w:rsidR="009547AE">
        <w:rPr>
          <w:i/>
        </w:rPr>
        <w:t xml:space="preserve"> </w:t>
      </w:r>
      <w:r w:rsidR="00BA1173" w:rsidRPr="00BA1173">
        <w:t>~</w:t>
      </w:r>
      <w:r w:rsidR="009547AE">
        <w:rPr>
          <w:i/>
        </w:rPr>
        <w:t xml:space="preserve"> lukia</w:t>
      </w:r>
      <w:r>
        <w:t xml:space="preserve"> ja </w:t>
      </w:r>
      <w:r>
        <w:rPr>
          <w:i/>
        </w:rPr>
        <w:t>tutkiit</w:t>
      </w:r>
      <w:r w:rsidR="00711A93">
        <w:rPr>
          <w:i/>
        </w:rPr>
        <w:t xml:space="preserve"> </w:t>
      </w:r>
      <w:r w:rsidR="00BA1173" w:rsidRPr="00BA1173">
        <w:t>~</w:t>
      </w:r>
      <w:r w:rsidR="00711A93">
        <w:rPr>
          <w:i/>
        </w:rPr>
        <w:t xml:space="preserve"> tutkia</w:t>
      </w:r>
      <w:r w:rsidR="001B127A" w:rsidRPr="001B127A">
        <w:t>(</w:t>
      </w:r>
      <w:r w:rsidR="00711A93">
        <w:rPr>
          <w:i/>
        </w:rPr>
        <w:t>t</w:t>
      </w:r>
      <w:r w:rsidR="001B127A" w:rsidRPr="001B127A">
        <w:t>)</w:t>
      </w:r>
      <w:r w:rsidR="00B30251" w:rsidRPr="00A95D68">
        <w:t xml:space="preserve">. </w:t>
      </w:r>
      <w:r w:rsidR="00CA6F5B" w:rsidRPr="00A95D68">
        <w:t xml:space="preserve">Objekti oon usheimitten alasyntakti eli </w:t>
      </w:r>
      <w:r w:rsidR="00CA6F5B" w:rsidRPr="003E1082">
        <w:rPr>
          <w:i/>
        </w:rPr>
        <w:t>ette</w:t>
      </w:r>
      <w:r w:rsidR="00CA6F5B" w:rsidRPr="00A95D68">
        <w:t xml:space="preserve">-syntakti </w:t>
      </w:r>
      <w:r w:rsidR="0075485B">
        <w:t>(</w:t>
      </w:r>
      <w:r w:rsidR="003A31C6" w:rsidRPr="00A95D68">
        <w:t xml:space="preserve">1, 3, 4) </w:t>
      </w:r>
      <w:r w:rsidR="00CA6F5B" w:rsidRPr="00A95D68">
        <w:t>tahi kysymäsyntakti</w:t>
      </w:r>
      <w:r w:rsidR="00827C40" w:rsidRPr="00A95D68">
        <w:t xml:space="preserve"> </w:t>
      </w:r>
      <w:r w:rsidR="0075485B">
        <w:t>(</w:t>
      </w:r>
      <w:r w:rsidR="00827C40" w:rsidRPr="00A95D68">
        <w:t>2, 5, 6)</w:t>
      </w:r>
      <w:r w:rsidR="00CA6F5B" w:rsidRPr="00A95D68">
        <w:t xml:space="preserve">. </w:t>
      </w:r>
      <w:r w:rsidR="00053D82" w:rsidRPr="00A95D68">
        <w:t>Verbin l</w:t>
      </w:r>
      <w:r w:rsidR="00053D82" w:rsidRPr="005650D5">
        <w:rPr>
          <w:i/>
        </w:rPr>
        <w:t>uvata</w:t>
      </w:r>
      <w:r w:rsidR="00053D82" w:rsidRPr="00A95D68">
        <w:t xml:space="preserve"> kans se saattaa olla kans verbifraasi</w:t>
      </w:r>
      <w:r w:rsidR="00BF7627" w:rsidRPr="00A95D68">
        <w:t xml:space="preserve"> </w:t>
      </w:r>
      <w:r w:rsidR="0075485B">
        <w:t>(</w:t>
      </w:r>
      <w:r w:rsidR="00BF7627" w:rsidRPr="00A95D68">
        <w:t>7)</w:t>
      </w:r>
      <w:r w:rsidR="00F904D4">
        <w:t>.</w:t>
      </w:r>
    </w:p>
    <w:p w14:paraId="4B08EA8B" w14:textId="594E8945" w:rsidR="00B30251" w:rsidRPr="00A95D68" w:rsidRDefault="0075485B" w:rsidP="00BD2A19">
      <w:pPr>
        <w:tabs>
          <w:tab w:val="left" w:pos="2160"/>
          <w:tab w:val="left" w:pos="4320"/>
          <w:tab w:val="left" w:pos="8789"/>
        </w:tabs>
        <w:spacing w:before="120" w:after="40"/>
      </w:pPr>
      <w:r>
        <w:t>(</w:t>
      </w:r>
      <w:r w:rsidR="003F106B" w:rsidRPr="00A95D68">
        <w:t>1</w:t>
      </w:r>
      <w:r w:rsidR="006E0E10" w:rsidRPr="00A95D68">
        <w:t xml:space="preserve">) </w:t>
      </w:r>
      <w:r w:rsidR="00D367CB">
        <w:t>Perunka</w:t>
      </w:r>
      <w:r w:rsidR="00D367CB">
        <w:tab/>
        <w:t>sanoi</w:t>
      </w:r>
      <w:r w:rsidR="00B30251" w:rsidRPr="00A95D68">
        <w:t xml:space="preserve"> </w:t>
      </w:r>
      <w:r w:rsidR="00B30251" w:rsidRPr="00A95D68">
        <w:tab/>
        <w:t xml:space="preserve">[ette hän kirjoittaa </w:t>
      </w:r>
      <w:r w:rsidR="00C93CCF" w:rsidRPr="00A95D68">
        <w:t>grammatik</w:t>
      </w:r>
      <w:r w:rsidR="00B30251" w:rsidRPr="00A95D68">
        <w:t>in].</w:t>
      </w:r>
    </w:p>
    <w:p w14:paraId="301ABB93" w14:textId="4C54E844" w:rsidR="00B30251" w:rsidRPr="00A95D68" w:rsidRDefault="00B30251" w:rsidP="00BD2A19">
      <w:pPr>
        <w:tabs>
          <w:tab w:val="left" w:pos="2160"/>
          <w:tab w:val="left" w:pos="4320"/>
          <w:tab w:val="left" w:pos="8789"/>
        </w:tabs>
        <w:spacing w:before="40" w:after="40"/>
      </w:pPr>
      <w:r w:rsidRPr="00A95D68">
        <w:t>N[sg.nom.]</w:t>
      </w:r>
      <w:r w:rsidRPr="00A95D68">
        <w:tab/>
        <w:t>V[</w:t>
      </w:r>
      <w:r w:rsidRPr="00B35FEC">
        <w:rPr>
          <w:i/>
        </w:rPr>
        <w:t>sannoot</w:t>
      </w:r>
      <w:r w:rsidRPr="00A95D68">
        <w:t xml:space="preserve">, </w:t>
      </w:r>
      <w:r w:rsidR="001337F6">
        <w:t>sg3</w:t>
      </w:r>
      <w:r w:rsidRPr="00A95D68">
        <w:t>]</w:t>
      </w:r>
      <w:r w:rsidRPr="00A95D68">
        <w:tab/>
        <w:t>S[</w:t>
      </w:r>
      <w:r w:rsidRPr="00321C8A">
        <w:rPr>
          <w:i/>
        </w:rPr>
        <w:t>ette</w:t>
      </w:r>
      <w:r w:rsidRPr="00A95D68">
        <w:t>-syntaksi]</w:t>
      </w:r>
    </w:p>
    <w:p w14:paraId="0C9AD185" w14:textId="77777777" w:rsidR="00B30251" w:rsidRPr="00A95D68" w:rsidRDefault="00B30251" w:rsidP="00BD2A19">
      <w:pPr>
        <w:tabs>
          <w:tab w:val="left" w:pos="2160"/>
          <w:tab w:val="left" w:pos="4320"/>
          <w:tab w:val="left" w:pos="8789"/>
        </w:tabs>
        <w:spacing w:before="40" w:after="120"/>
      </w:pPr>
      <w:r w:rsidRPr="00A95D68">
        <w:t>SUBJ</w:t>
      </w:r>
      <w:r w:rsidRPr="00A95D68">
        <w:tab/>
        <w:t>V</w:t>
      </w:r>
      <w:r w:rsidRPr="00A95D68">
        <w:tab/>
        <w:t>OBJ</w:t>
      </w:r>
    </w:p>
    <w:p w14:paraId="2A648A00" w14:textId="179FE77A" w:rsidR="00B30251" w:rsidRPr="00A95D68" w:rsidRDefault="0075485B" w:rsidP="00BD2A19">
      <w:pPr>
        <w:tabs>
          <w:tab w:val="left" w:pos="2160"/>
          <w:tab w:val="left" w:pos="4320"/>
          <w:tab w:val="left" w:pos="8789"/>
        </w:tabs>
        <w:spacing w:before="120" w:after="40"/>
      </w:pPr>
      <w:r>
        <w:t>(</w:t>
      </w:r>
      <w:r w:rsidR="003F106B" w:rsidRPr="00A95D68">
        <w:t>2</w:t>
      </w:r>
      <w:r w:rsidR="006E0E10" w:rsidRPr="00A95D68">
        <w:t xml:space="preserve">) </w:t>
      </w:r>
      <w:r w:rsidR="00B30251" w:rsidRPr="00A95D68">
        <w:t>Äiji</w:t>
      </w:r>
      <w:r w:rsidR="00B30251" w:rsidRPr="00A95D68">
        <w:tab/>
      </w:r>
      <w:r w:rsidR="00C81200">
        <w:t>[</w:t>
      </w:r>
      <w:r w:rsidR="00B30251" w:rsidRPr="00A95D68">
        <w:t>oon muistelu</w:t>
      </w:r>
      <w:r w:rsidR="00C81200">
        <w:t>]</w:t>
      </w:r>
      <w:r w:rsidR="00B30251" w:rsidRPr="00A95D68">
        <w:tab/>
        <w:t>[</w:t>
      </w:r>
      <w:r>
        <w:t>(</w:t>
      </w:r>
      <w:r w:rsidR="00B30251" w:rsidRPr="00A95D68">
        <w:t>ette) kunka hän sai emänän].</w:t>
      </w:r>
    </w:p>
    <w:p w14:paraId="6E0EDBB1" w14:textId="175E0899" w:rsidR="00B30251" w:rsidRPr="00A95D68" w:rsidRDefault="00B30251" w:rsidP="00BD2A19">
      <w:pPr>
        <w:tabs>
          <w:tab w:val="left" w:pos="2160"/>
          <w:tab w:val="left" w:pos="4320"/>
          <w:tab w:val="left" w:pos="8789"/>
        </w:tabs>
        <w:spacing w:before="40" w:after="40"/>
      </w:pPr>
      <w:r w:rsidRPr="00A95D68">
        <w:t>N[sg.nom.]</w:t>
      </w:r>
      <w:r w:rsidRPr="00A95D68">
        <w:tab/>
        <w:t>V[</w:t>
      </w:r>
      <w:r w:rsidRPr="00B35FEC">
        <w:rPr>
          <w:i/>
        </w:rPr>
        <w:t>muistela</w:t>
      </w:r>
      <w:r w:rsidRPr="00A95D68">
        <w:t xml:space="preserve">, </w:t>
      </w:r>
      <w:r w:rsidR="001337F6">
        <w:t>sg3</w:t>
      </w:r>
      <w:r w:rsidRPr="00A95D68">
        <w:t>]</w:t>
      </w:r>
      <w:r w:rsidRPr="00A95D68">
        <w:tab/>
        <w:t>S[</w:t>
      </w:r>
      <w:r w:rsidR="0075485B">
        <w:t>(</w:t>
      </w:r>
      <w:r w:rsidRPr="007D1114">
        <w:rPr>
          <w:i/>
        </w:rPr>
        <w:t>ette</w:t>
      </w:r>
      <w:r w:rsidR="00CF77EA">
        <w:t xml:space="preserve"> +</w:t>
      </w:r>
      <w:r w:rsidR="00B9552B">
        <w:t xml:space="preserve">) </w:t>
      </w:r>
      <w:r w:rsidR="00D71010" w:rsidRPr="00A95D68">
        <w:t>kysymä</w:t>
      </w:r>
      <w:r w:rsidRPr="00A95D68">
        <w:t>syntakti</w:t>
      </w:r>
      <w:r w:rsidR="00780FFB">
        <w:t>]</w:t>
      </w:r>
    </w:p>
    <w:p w14:paraId="4B0F1042" w14:textId="77777777" w:rsidR="006C1A33" w:rsidRPr="00A95D68" w:rsidRDefault="006C1A33" w:rsidP="00BD2A19">
      <w:pPr>
        <w:tabs>
          <w:tab w:val="left" w:pos="2160"/>
          <w:tab w:val="left" w:pos="4320"/>
          <w:tab w:val="left" w:pos="8789"/>
        </w:tabs>
        <w:spacing w:before="40" w:after="120"/>
      </w:pPr>
      <w:r w:rsidRPr="00A95D68">
        <w:t>SUBJ</w:t>
      </w:r>
      <w:r w:rsidRPr="00A95D68">
        <w:tab/>
        <w:t>V</w:t>
      </w:r>
      <w:r w:rsidRPr="00A95D68">
        <w:tab/>
        <w:t>OBJ</w:t>
      </w:r>
    </w:p>
    <w:p w14:paraId="5609DE73" w14:textId="78068763" w:rsidR="00C46F3F" w:rsidRPr="00A95D68" w:rsidRDefault="0075485B" w:rsidP="00BD2A19">
      <w:pPr>
        <w:tabs>
          <w:tab w:val="left" w:pos="2160"/>
          <w:tab w:val="left" w:pos="4320"/>
          <w:tab w:val="left" w:pos="8789"/>
        </w:tabs>
        <w:spacing w:before="120" w:after="120"/>
      </w:pPr>
      <w:r>
        <w:t>(</w:t>
      </w:r>
      <w:r w:rsidR="003F106B" w:rsidRPr="00A95D68">
        <w:t>3</w:t>
      </w:r>
      <w:r w:rsidR="006E0E10" w:rsidRPr="00A95D68">
        <w:t xml:space="preserve">) </w:t>
      </w:r>
      <w:r w:rsidR="00B30251" w:rsidRPr="00A95D68">
        <w:t>[Talmulahđen pappi]</w:t>
      </w:r>
      <w:r w:rsidR="00B50772" w:rsidRPr="00A95D68">
        <w:t xml:space="preserve"> </w:t>
      </w:r>
      <w:r w:rsidR="00D367CB">
        <w:t>kirjoitti</w:t>
      </w:r>
      <w:r w:rsidR="00B50772" w:rsidRPr="00A95D68">
        <w:t xml:space="preserve"> </w:t>
      </w:r>
      <w:r w:rsidR="00B30251" w:rsidRPr="00A95D68">
        <w:t>[ette amtmani kiussaa kainulaissii].</w:t>
      </w:r>
    </w:p>
    <w:p w14:paraId="690E3D71" w14:textId="5CA54D0A" w:rsidR="00C46F3F" w:rsidRPr="00A95D68" w:rsidRDefault="0075485B" w:rsidP="00BD2A19">
      <w:pPr>
        <w:tabs>
          <w:tab w:val="left" w:pos="2160"/>
          <w:tab w:val="left" w:pos="4320"/>
        </w:tabs>
        <w:spacing w:before="120" w:after="120"/>
      </w:pPr>
      <w:r>
        <w:t>(</w:t>
      </w:r>
      <w:r w:rsidR="003F106B" w:rsidRPr="00A95D68">
        <w:t>4</w:t>
      </w:r>
      <w:r w:rsidR="006E0E10" w:rsidRPr="00A95D68">
        <w:t xml:space="preserve">) </w:t>
      </w:r>
      <w:r w:rsidR="00B30251" w:rsidRPr="00A95D68">
        <w:t>Het</w:t>
      </w:r>
      <w:r w:rsidR="00B50772" w:rsidRPr="00A95D68">
        <w:t xml:space="preserve"> </w:t>
      </w:r>
      <w:r w:rsidR="00D367CB">
        <w:t>valetelthiin</w:t>
      </w:r>
      <w:r w:rsidR="00B50772" w:rsidRPr="00A95D68">
        <w:t xml:space="preserve"> </w:t>
      </w:r>
      <w:r w:rsidR="00B30251" w:rsidRPr="00A95D68">
        <w:t>[ette heilä ei ollu sijjaa].</w:t>
      </w:r>
    </w:p>
    <w:p w14:paraId="665721ED" w14:textId="4F2FEF75" w:rsidR="00C46F3F" w:rsidRPr="00A95D68" w:rsidRDefault="0075485B" w:rsidP="00BD2A19">
      <w:pPr>
        <w:tabs>
          <w:tab w:val="left" w:pos="2160"/>
          <w:tab w:val="left" w:pos="4320"/>
        </w:tabs>
        <w:spacing w:before="120" w:after="120"/>
      </w:pPr>
      <w:r>
        <w:t>(</w:t>
      </w:r>
      <w:r w:rsidR="003F106B" w:rsidRPr="00A95D68">
        <w:t>5</w:t>
      </w:r>
      <w:r w:rsidR="006E0E10" w:rsidRPr="00A95D68">
        <w:t xml:space="preserve">) </w:t>
      </w:r>
      <w:r w:rsidR="00B30251" w:rsidRPr="00A95D68">
        <w:t>Sammeli</w:t>
      </w:r>
      <w:r w:rsidR="00B50772" w:rsidRPr="00A95D68">
        <w:t xml:space="preserve"> </w:t>
      </w:r>
      <w:r w:rsidR="00D367CB">
        <w:t>kysyi</w:t>
      </w:r>
      <w:r w:rsidR="00B50772" w:rsidRPr="00A95D68">
        <w:t xml:space="preserve"> </w:t>
      </w:r>
      <w:r w:rsidR="00B30251" w:rsidRPr="00A95D68">
        <w:t>[</w:t>
      </w:r>
      <w:r>
        <w:t>(</w:t>
      </w:r>
      <w:r w:rsidR="00B30251" w:rsidRPr="00A95D68">
        <w:t>ette) keitä tet oletta].</w:t>
      </w:r>
    </w:p>
    <w:p w14:paraId="7702F319" w14:textId="429EBA9E" w:rsidR="00C46F3F" w:rsidRPr="00A95D68" w:rsidRDefault="0075485B" w:rsidP="00BD2A19">
      <w:pPr>
        <w:tabs>
          <w:tab w:val="left" w:pos="2160"/>
          <w:tab w:val="left" w:pos="4320"/>
        </w:tabs>
        <w:spacing w:before="120" w:after="120"/>
      </w:pPr>
      <w:r>
        <w:t>(</w:t>
      </w:r>
      <w:r w:rsidR="003F106B" w:rsidRPr="00A95D68">
        <w:t>6</w:t>
      </w:r>
      <w:r w:rsidR="006E0E10" w:rsidRPr="00A95D68">
        <w:t xml:space="preserve">) </w:t>
      </w:r>
      <w:r w:rsidR="00B30251" w:rsidRPr="00A95D68">
        <w:t>Het</w:t>
      </w:r>
      <w:r w:rsidR="00B50772" w:rsidRPr="00A95D68">
        <w:t xml:space="preserve"> </w:t>
      </w:r>
      <w:r w:rsidR="00B30251" w:rsidRPr="00A95D68">
        <w:t>kysythiin</w:t>
      </w:r>
      <w:r w:rsidR="00B50772" w:rsidRPr="00A95D68">
        <w:t xml:space="preserve"> </w:t>
      </w:r>
      <w:r w:rsidR="00B30251" w:rsidRPr="00A95D68">
        <w:t>[</w:t>
      </w:r>
      <w:r>
        <w:t>(</w:t>
      </w:r>
      <w:r w:rsidR="00B30251" w:rsidRPr="00A95D68">
        <w:t>ette) mitä met nyt häyđymä tehđä].</w:t>
      </w:r>
    </w:p>
    <w:p w14:paraId="54E752AF" w14:textId="29D52E20" w:rsidR="00DC403B" w:rsidRPr="00A95D68" w:rsidRDefault="0075485B" w:rsidP="00BD2A19">
      <w:pPr>
        <w:tabs>
          <w:tab w:val="left" w:pos="2160"/>
          <w:tab w:val="left" w:pos="4320"/>
          <w:tab w:val="left" w:pos="8789"/>
        </w:tabs>
        <w:spacing w:before="120" w:after="40"/>
      </w:pPr>
      <w:r>
        <w:t>(</w:t>
      </w:r>
      <w:r w:rsidR="003F106B" w:rsidRPr="00A95D68">
        <w:t>7</w:t>
      </w:r>
      <w:r w:rsidR="006E0E10" w:rsidRPr="00A95D68">
        <w:t xml:space="preserve">) </w:t>
      </w:r>
      <w:r w:rsidR="00DC403B" w:rsidRPr="00A95D68">
        <w:t>Iisko</w:t>
      </w:r>
      <w:r w:rsidR="00DC403B" w:rsidRPr="00A95D68">
        <w:tab/>
        <w:t>lupas</w:t>
      </w:r>
      <w:r w:rsidR="00DC403B" w:rsidRPr="00A95D68">
        <w:tab/>
        <w:t>[anttaat mulle rahhaa].</w:t>
      </w:r>
    </w:p>
    <w:p w14:paraId="495BD8B1" w14:textId="7D024DD7" w:rsidR="00DC403B" w:rsidRPr="00A95D68" w:rsidRDefault="00DC403B" w:rsidP="00BD2A19">
      <w:pPr>
        <w:tabs>
          <w:tab w:val="left" w:pos="2160"/>
          <w:tab w:val="left" w:pos="4320"/>
          <w:tab w:val="left" w:pos="8789"/>
        </w:tabs>
        <w:spacing w:before="40" w:after="40"/>
      </w:pPr>
      <w:r w:rsidRPr="00A95D68">
        <w:t>N[sg.nom.]</w:t>
      </w:r>
      <w:r w:rsidRPr="00A95D68">
        <w:tab/>
        <w:t>V[</w:t>
      </w:r>
      <w:r w:rsidRPr="00B35FEC">
        <w:rPr>
          <w:i/>
        </w:rPr>
        <w:t>luvata</w:t>
      </w:r>
      <w:r w:rsidRPr="00A95D68">
        <w:t xml:space="preserve">, </w:t>
      </w:r>
      <w:r w:rsidR="001337F6">
        <w:t>sg3</w:t>
      </w:r>
      <w:r w:rsidRPr="00A95D68">
        <w:t>]</w:t>
      </w:r>
      <w:r w:rsidRPr="00A95D68">
        <w:tab/>
        <w:t>VP[</w:t>
      </w:r>
      <w:r w:rsidR="00F84AA8">
        <w:t>1.inf.</w:t>
      </w:r>
      <w:r w:rsidRPr="00A95D68">
        <w:t xml:space="preserve"> + </w:t>
      </w:r>
      <w:r w:rsidRPr="00D367CB">
        <w:rPr>
          <w:caps/>
        </w:rPr>
        <w:t>A</w:t>
      </w:r>
      <w:r w:rsidR="00D367CB">
        <w:rPr>
          <w:caps/>
        </w:rPr>
        <w:t>d</w:t>
      </w:r>
      <w:r w:rsidRPr="00D367CB">
        <w:rPr>
          <w:caps/>
        </w:rPr>
        <w:t>VLI</w:t>
      </w:r>
      <w:r w:rsidRPr="00A95D68">
        <w:t xml:space="preserve"> + OBJ]</w:t>
      </w:r>
    </w:p>
    <w:p w14:paraId="6394E553" w14:textId="77777777" w:rsidR="00DC403B" w:rsidRPr="00A95D68" w:rsidRDefault="00DC403B" w:rsidP="00BD2A19">
      <w:pPr>
        <w:tabs>
          <w:tab w:val="left" w:pos="2160"/>
          <w:tab w:val="left" w:pos="4320"/>
          <w:tab w:val="left" w:pos="8789"/>
        </w:tabs>
        <w:spacing w:before="40" w:after="120"/>
      </w:pPr>
      <w:r w:rsidRPr="00A95D68">
        <w:lastRenderedPageBreak/>
        <w:t>SUBJ</w:t>
      </w:r>
      <w:r w:rsidRPr="00A95D68">
        <w:tab/>
        <w:t>V</w:t>
      </w:r>
      <w:r w:rsidRPr="00A95D68">
        <w:tab/>
        <w:t>OBJ</w:t>
      </w:r>
    </w:p>
    <w:p w14:paraId="02A74FE7" w14:textId="70DBC293" w:rsidR="00B30251" w:rsidRPr="00A95D68" w:rsidRDefault="00D54E02" w:rsidP="00BD2A19">
      <w:pPr>
        <w:pStyle w:val="Brdtekst"/>
        <w:spacing w:before="120"/>
      </w:pPr>
      <w:r>
        <w:t>Prototyyppisen</w:t>
      </w:r>
      <w:r>
        <w:rPr>
          <w:caps/>
        </w:rPr>
        <w:t xml:space="preserve"> </w:t>
      </w:r>
      <w:r w:rsidR="008D180E">
        <w:rPr>
          <w:caps/>
        </w:rPr>
        <w:t>sanoma-</w:t>
      </w:r>
      <w:r w:rsidR="00B30251" w:rsidRPr="00866504">
        <w:rPr>
          <w:caps/>
        </w:rPr>
        <w:t>akti</w:t>
      </w:r>
      <w:r>
        <w:rPr>
          <w:caps/>
        </w:rPr>
        <w:t>-</w:t>
      </w:r>
      <w:r>
        <w:t>syntaktin</w:t>
      </w:r>
      <w:r w:rsidR="00B30251" w:rsidRPr="00866504">
        <w:rPr>
          <w:caps/>
        </w:rPr>
        <w:t xml:space="preserve"> </w:t>
      </w:r>
      <w:r w:rsidR="00335DB8" w:rsidRPr="00A95D68">
        <w:t>kaava oon 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0DBD3FF6" w14:textId="77777777" w:rsidTr="0076077D">
        <w:tc>
          <w:tcPr>
            <w:tcW w:w="9242" w:type="dxa"/>
          </w:tcPr>
          <w:p w14:paraId="74E8841A" w14:textId="593E6311" w:rsidR="00491C1B" w:rsidRPr="00866504" w:rsidRDefault="008D180E" w:rsidP="00BD2A19">
            <w:pPr>
              <w:spacing w:before="120" w:after="120"/>
              <w:rPr>
                <w:caps/>
              </w:rPr>
            </w:pPr>
            <w:r>
              <w:rPr>
                <w:caps/>
              </w:rPr>
              <w:t>sanoma-</w:t>
            </w:r>
            <w:r w:rsidR="00491C1B" w:rsidRPr="00866504">
              <w:rPr>
                <w:caps/>
              </w:rPr>
              <w:t>akti</w:t>
            </w:r>
            <w:r w:rsidR="003505C4" w:rsidRPr="00866504">
              <w:rPr>
                <w:caps/>
              </w:rPr>
              <w:t>:</w:t>
            </w:r>
          </w:p>
          <w:p w14:paraId="67B10943" w14:textId="413C07B7" w:rsidR="00B30251" w:rsidRPr="00A95D68" w:rsidRDefault="00B30251" w:rsidP="00BD2A19">
            <w:pPr>
              <w:spacing w:before="120" w:after="120"/>
            </w:pPr>
            <w:r w:rsidRPr="00A95D68">
              <w:t>SUBJ</w:t>
            </w:r>
            <w:r w:rsidR="00E35EF4">
              <w:t>[</w:t>
            </w:r>
            <w:r w:rsidRPr="00A95D68">
              <w:t>N</w:t>
            </w:r>
            <w:r w:rsidR="00E35EF4">
              <w:t>P</w:t>
            </w:r>
            <w:r w:rsidR="00E90F51">
              <w:t>[nom.]]</w:t>
            </w:r>
            <w:r w:rsidRPr="00A95D68">
              <w:t xml:space="preserve"> + V</w:t>
            </w:r>
            <w:r w:rsidR="00E35EF4">
              <w:t>[</w:t>
            </w:r>
            <w:r w:rsidR="00C73A17">
              <w:t>sanoma-</w:t>
            </w:r>
            <w:r w:rsidR="00E35EF4">
              <w:t>aktiverbi, subjektikongruensi]</w:t>
            </w:r>
            <w:r w:rsidRPr="00A95D68">
              <w:t xml:space="preserve"> + OBJ[</w:t>
            </w:r>
            <w:r w:rsidRPr="006E5FE4">
              <w:rPr>
                <w:i/>
              </w:rPr>
              <w:t>ette</w:t>
            </w:r>
            <w:r w:rsidRPr="00A95D68">
              <w:t>-syntakti/</w:t>
            </w:r>
            <w:r w:rsidR="0075485B">
              <w:t>(</w:t>
            </w:r>
            <w:r w:rsidR="00E35EF4" w:rsidRPr="006E5FE4">
              <w:rPr>
                <w:i/>
              </w:rPr>
              <w:t>ette</w:t>
            </w:r>
            <w:r w:rsidR="00E35EF4">
              <w:t xml:space="preserve"> +) kysymäsyntakti]</w:t>
            </w:r>
          </w:p>
        </w:tc>
      </w:tr>
    </w:tbl>
    <w:p w14:paraId="304B8B12" w14:textId="7043EFAF" w:rsidR="00B30251" w:rsidRPr="00A95D68" w:rsidRDefault="00A44207" w:rsidP="00BD2A19">
      <w:pPr>
        <w:pStyle w:val="Brdtekst"/>
        <w:spacing w:before="120"/>
      </w:pPr>
      <w:r w:rsidRPr="00A44207">
        <w:rPr>
          <w:caps/>
        </w:rPr>
        <w:t>Sano</w:t>
      </w:r>
      <w:r w:rsidR="000F3EA4" w:rsidRPr="00A44207">
        <w:rPr>
          <w:caps/>
        </w:rPr>
        <w:t>m</w:t>
      </w:r>
      <w:r w:rsidR="00B30251" w:rsidRPr="00A44207">
        <w:rPr>
          <w:caps/>
        </w:rPr>
        <w:t>a</w:t>
      </w:r>
      <w:r w:rsidR="00CF5F6D" w:rsidRPr="00A44207">
        <w:rPr>
          <w:caps/>
        </w:rPr>
        <w:t>-a</w:t>
      </w:r>
      <w:r w:rsidR="00B30251" w:rsidRPr="00A44207">
        <w:rPr>
          <w:caps/>
        </w:rPr>
        <w:t>kti</w:t>
      </w:r>
      <w:r w:rsidR="00866504">
        <w:t>-</w:t>
      </w:r>
      <w:r w:rsidR="00B30251" w:rsidRPr="00A95D68">
        <w:t xml:space="preserve">syntakthiin lisäthään ushein kans sen, kenele jotaki sanothaan eli kirjoitethaan jne. </w:t>
      </w:r>
      <w:r w:rsidR="00F93C4B" w:rsidRPr="00A95D68">
        <w:t>Esimerkiksi</w:t>
      </w:r>
      <w:r w:rsidR="004E5E66" w:rsidRPr="00A95D68">
        <w:t xml:space="preserve"> </w:t>
      </w:r>
      <w:r w:rsidR="0075485B">
        <w:t>(</w:t>
      </w:r>
      <w:r w:rsidR="004E5E66" w:rsidRPr="00A95D68">
        <w:t>8, 9):</w:t>
      </w:r>
    </w:p>
    <w:p w14:paraId="5D230F0C" w14:textId="5BC98E72" w:rsidR="00B30251" w:rsidRPr="00A95D68" w:rsidRDefault="0075485B" w:rsidP="00BD2A19">
      <w:pPr>
        <w:tabs>
          <w:tab w:val="left" w:pos="2070"/>
          <w:tab w:val="left" w:pos="4050"/>
          <w:tab w:val="left" w:pos="5490"/>
        </w:tabs>
        <w:spacing w:before="120" w:after="40"/>
      </w:pPr>
      <w:r>
        <w:t>(</w:t>
      </w:r>
      <w:r w:rsidR="00197C9D" w:rsidRPr="00A95D68">
        <w:t xml:space="preserve">8) </w:t>
      </w:r>
      <w:r w:rsidR="00DB4C6E" w:rsidRPr="00A95D68">
        <w:t>Het</w:t>
      </w:r>
      <w:r w:rsidR="00DB4C6E" w:rsidRPr="00A95D68">
        <w:tab/>
        <w:t>valetelthiin</w:t>
      </w:r>
      <w:r w:rsidR="00B30251" w:rsidRPr="00A95D68">
        <w:tab/>
        <w:t>meile</w:t>
      </w:r>
      <w:r w:rsidR="00DB4C6E" w:rsidRPr="00A95D68">
        <w:t>,</w:t>
      </w:r>
      <w:r w:rsidR="00B30251" w:rsidRPr="00A95D68">
        <w:tab/>
        <w:t>[ette heilä ei ollu sijjaa].</w:t>
      </w:r>
    </w:p>
    <w:p w14:paraId="25053393" w14:textId="1C60A0E4" w:rsidR="00B30251" w:rsidRPr="00A95D68" w:rsidRDefault="00A56B4C" w:rsidP="00BD2A19">
      <w:pPr>
        <w:tabs>
          <w:tab w:val="left" w:pos="2070"/>
          <w:tab w:val="left" w:pos="4050"/>
          <w:tab w:val="left" w:pos="5490"/>
        </w:tabs>
        <w:spacing w:before="40" w:after="40"/>
      </w:pPr>
      <w:r w:rsidRPr="00A56B4C">
        <w:t>Pron</w:t>
      </w:r>
      <w:r w:rsidR="00B30251" w:rsidRPr="00A95D68">
        <w:t>[</w:t>
      </w:r>
      <w:r w:rsidR="001337F6">
        <w:t>pl3</w:t>
      </w:r>
      <w:r w:rsidR="00B30251" w:rsidRPr="00A95D68">
        <w:t>, nom.]</w:t>
      </w:r>
      <w:r w:rsidR="00B30251" w:rsidRPr="00A95D68">
        <w:tab/>
        <w:t>V[</w:t>
      </w:r>
      <w:r w:rsidR="00B30251" w:rsidRPr="00B35FEC">
        <w:rPr>
          <w:i/>
        </w:rPr>
        <w:t>valetella</w:t>
      </w:r>
      <w:r w:rsidR="00B30251" w:rsidRPr="00A95D68">
        <w:t xml:space="preserve">, </w:t>
      </w:r>
      <w:r w:rsidR="001337F6">
        <w:t>pl3</w:t>
      </w:r>
      <w:r w:rsidR="00B30251" w:rsidRPr="00A95D68">
        <w:t>]</w:t>
      </w:r>
      <w:r w:rsidR="00B30251" w:rsidRPr="00A95D68">
        <w:tab/>
      </w:r>
      <w:r w:rsidRPr="00A56B4C">
        <w:t>Pron</w:t>
      </w:r>
      <w:r w:rsidR="00B30251" w:rsidRPr="00A95D68">
        <w:t>[all.]</w:t>
      </w:r>
      <w:r w:rsidR="00B30251" w:rsidRPr="00A95D68">
        <w:tab/>
        <w:t>S[</w:t>
      </w:r>
      <w:r w:rsidR="00B30251" w:rsidRPr="00892A5B">
        <w:rPr>
          <w:i/>
        </w:rPr>
        <w:t>ette</w:t>
      </w:r>
      <w:r w:rsidR="00B30251" w:rsidRPr="00A95D68">
        <w:t>-syntakti]</w:t>
      </w:r>
    </w:p>
    <w:p w14:paraId="53985DAD" w14:textId="77777777" w:rsidR="00B30251" w:rsidRPr="00A95D68" w:rsidRDefault="00B30251" w:rsidP="00BD2A19">
      <w:pPr>
        <w:tabs>
          <w:tab w:val="left" w:pos="2070"/>
          <w:tab w:val="left" w:pos="4050"/>
          <w:tab w:val="left" w:pos="5490"/>
        </w:tabs>
        <w:spacing w:before="40" w:after="120"/>
      </w:pPr>
      <w:r w:rsidRPr="00A95D68">
        <w:t>SUBJ</w:t>
      </w:r>
      <w:r w:rsidRPr="00A95D68">
        <w:tab/>
        <w:t>V</w:t>
      </w:r>
      <w:r w:rsidRPr="00A95D68">
        <w:tab/>
        <w:t>ADVLI</w:t>
      </w:r>
      <w:r w:rsidRPr="00A95D68">
        <w:tab/>
        <w:t>OBJ</w:t>
      </w:r>
    </w:p>
    <w:p w14:paraId="174E966F" w14:textId="3156C553" w:rsidR="00B30251" w:rsidRDefault="0075485B" w:rsidP="00BD2A19">
      <w:pPr>
        <w:tabs>
          <w:tab w:val="left" w:pos="2268"/>
          <w:tab w:val="left" w:pos="4536"/>
          <w:tab w:val="left" w:pos="5954"/>
        </w:tabs>
        <w:spacing w:before="120" w:after="120"/>
      </w:pPr>
      <w:r>
        <w:t>(</w:t>
      </w:r>
      <w:r w:rsidR="00197C9D" w:rsidRPr="00A95D68">
        <w:t xml:space="preserve">9) </w:t>
      </w:r>
      <w:r w:rsidR="00B30251" w:rsidRPr="00A95D68">
        <w:t>Sammeli</w:t>
      </w:r>
      <w:r w:rsidR="00BB20FF" w:rsidRPr="00A95D68">
        <w:t xml:space="preserve"> </w:t>
      </w:r>
      <w:r w:rsidR="00B30251" w:rsidRPr="00A95D68">
        <w:t>kysyi</w:t>
      </w:r>
      <w:r w:rsidR="000A4B27">
        <w:t xml:space="preserve"> </w:t>
      </w:r>
      <w:r w:rsidR="00B30251" w:rsidRPr="00A95D68">
        <w:t>meiltä,</w:t>
      </w:r>
      <w:r w:rsidR="00BB20FF" w:rsidRPr="00A95D68">
        <w:t xml:space="preserve"> </w:t>
      </w:r>
      <w:r w:rsidR="00B30251" w:rsidRPr="00A95D68">
        <w:t>[</w:t>
      </w:r>
      <w:r>
        <w:t>(</w:t>
      </w:r>
      <w:r w:rsidR="00B30251" w:rsidRPr="00A95D68">
        <w:t>ette) keitä tet oletta].</w:t>
      </w:r>
    </w:p>
    <w:p w14:paraId="4972EE88" w14:textId="45E6A021" w:rsidR="000F3EA4" w:rsidRDefault="000F3EA4" w:rsidP="00BD2A19">
      <w:pPr>
        <w:tabs>
          <w:tab w:val="left" w:pos="2268"/>
          <w:tab w:val="left" w:pos="4536"/>
          <w:tab w:val="left" w:pos="5954"/>
        </w:tabs>
        <w:spacing w:before="120" w:after="120"/>
      </w:pPr>
      <w:r>
        <w:t xml:space="preserve">Ko </w:t>
      </w:r>
      <w:r w:rsidR="00866504">
        <w:rPr>
          <w:caps/>
        </w:rPr>
        <w:t>sanoma-akti</w:t>
      </w:r>
      <w:r>
        <w:rPr>
          <w:smallCaps/>
        </w:rPr>
        <w:t>-</w:t>
      </w:r>
      <w:r w:rsidRPr="000F3EA4">
        <w:t>verbii</w:t>
      </w:r>
      <w:r>
        <w:rPr>
          <w:smallCaps/>
        </w:rPr>
        <w:t xml:space="preserve"> </w:t>
      </w:r>
      <w:r>
        <w:t>käyte</w:t>
      </w:r>
      <w:r w:rsidR="0040177A">
        <w:t>t</w:t>
      </w:r>
      <w:r>
        <w:t xml:space="preserve">hään </w:t>
      </w:r>
      <w:r w:rsidRPr="007E703E">
        <w:rPr>
          <w:caps/>
        </w:rPr>
        <w:t>ohjaama-akti</w:t>
      </w:r>
      <w:r w:rsidRPr="000F3EA4">
        <w:rPr>
          <w:smallCaps/>
        </w:rPr>
        <w:t>-</w:t>
      </w:r>
      <w:r>
        <w:t xml:space="preserve">verbin taphaan </w:t>
      </w:r>
      <w:r w:rsidR="0075485B">
        <w:t>(</w:t>
      </w:r>
      <w:r>
        <w:t xml:space="preserve">katto </w:t>
      </w:r>
      <w:r w:rsidR="00C73E6A">
        <w:t>kohtaa 4.3.6</w:t>
      </w:r>
      <w:r>
        <w:t>), se mahđoline</w:t>
      </w:r>
      <w:r w:rsidR="00992459">
        <w:t>n</w:t>
      </w:r>
      <w:r>
        <w:t xml:space="preserve"> oon kans struktuuri, missä </w:t>
      </w:r>
      <w:r>
        <w:rPr>
          <w:i/>
        </w:rPr>
        <w:t>ette-</w:t>
      </w:r>
      <w:r>
        <w:t>syntaktin sijassa oonki infinitiivifraasi, mi</w:t>
      </w:r>
      <w:r w:rsidR="00342C0E">
        <w:t>n</w:t>
      </w:r>
      <w:r>
        <w:t xml:space="preserve">kä siđothaan ylisyntakthiin </w:t>
      </w:r>
      <w:r>
        <w:rPr>
          <w:i/>
        </w:rPr>
        <w:t>ette-</w:t>
      </w:r>
      <w:r w:rsidR="00E5038A">
        <w:t>sub</w:t>
      </w:r>
      <w:r w:rsidR="00780FFB">
        <w:t>junksuuni</w:t>
      </w:r>
      <w:r>
        <w:t xml:space="preserve">la </w:t>
      </w:r>
      <w:r w:rsidR="0075485B">
        <w:t>(</w:t>
      </w:r>
      <w:r>
        <w:t>10).</w:t>
      </w:r>
    </w:p>
    <w:p w14:paraId="5EF279C8" w14:textId="3DF1EE66" w:rsidR="000F3EA4" w:rsidRDefault="0075485B" w:rsidP="00BD2A19">
      <w:pPr>
        <w:tabs>
          <w:tab w:val="left" w:pos="2268"/>
          <w:tab w:val="left" w:pos="4536"/>
          <w:tab w:val="left" w:pos="5954"/>
        </w:tabs>
        <w:spacing w:before="120" w:after="120"/>
      </w:pPr>
      <w:r>
        <w:t>(</w:t>
      </w:r>
      <w:r w:rsidR="003E1082">
        <w:t>10) Iisakki sanoi [ette lähtiä</w:t>
      </w:r>
      <w:r w:rsidR="000F3EA4">
        <w:t xml:space="preserve"> heti kothiin].</w:t>
      </w:r>
    </w:p>
    <w:p w14:paraId="3B730C32" w14:textId="5B30D1EF" w:rsidR="000F3EA4" w:rsidRPr="000F3EA4" w:rsidRDefault="009A10B7" w:rsidP="00BD2A19">
      <w:pPr>
        <w:tabs>
          <w:tab w:val="left" w:pos="2268"/>
          <w:tab w:val="left" w:pos="4536"/>
          <w:tab w:val="left" w:pos="5954"/>
        </w:tabs>
        <w:spacing w:before="120" w:after="120"/>
      </w:pPr>
      <w:r>
        <w:t>Katto kans kohđasta</w:t>
      </w:r>
      <w:r w:rsidR="000F3EA4">
        <w:t xml:space="preserve"> </w:t>
      </w:r>
      <w:r w:rsidR="000F3EA4" w:rsidRPr="00C40ABD">
        <w:t xml:space="preserve">11.2.2.2 Subjunksuunisyntakti </w:t>
      </w:r>
      <w:r w:rsidR="00092B3D" w:rsidRPr="00C40ABD">
        <w:t>objektinna</w:t>
      </w:r>
      <w:r w:rsidR="000F3EA4">
        <w:t>.</w:t>
      </w:r>
    </w:p>
    <w:p w14:paraId="0A56E926" w14:textId="1E8CCD1D" w:rsidR="00F904D4" w:rsidRDefault="004406F3" w:rsidP="00BD2A19">
      <w:pPr>
        <w:pStyle w:val="Brdtekst"/>
        <w:spacing w:before="120"/>
      </w:pPr>
      <w:r w:rsidRPr="00A95D68">
        <w:t>Y</w:t>
      </w:r>
      <w:r w:rsidR="007B10AD" w:rsidRPr="00A95D68">
        <w:t>h</w:t>
      </w:r>
      <w:r w:rsidRPr="00A95D68">
        <w:t xml:space="preserve">đenlainen </w:t>
      </w:r>
      <w:r w:rsidR="00866504" w:rsidRPr="00866504">
        <w:rPr>
          <w:caps/>
        </w:rPr>
        <w:t>sanoma-akti</w:t>
      </w:r>
      <w:r w:rsidRPr="00A95D68">
        <w:t xml:space="preserve"> oon kans syntakti, missä verbinä oon </w:t>
      </w:r>
      <w:r w:rsidRPr="003E1082">
        <w:rPr>
          <w:i/>
        </w:rPr>
        <w:t>seisoot</w:t>
      </w:r>
      <w:r w:rsidR="00016B5E" w:rsidRPr="003E1082">
        <w:rPr>
          <w:i/>
        </w:rPr>
        <w:t xml:space="preserve"> </w:t>
      </w:r>
      <w:r w:rsidR="00BA1173" w:rsidRPr="00BA1173">
        <w:t>~</w:t>
      </w:r>
      <w:r w:rsidR="00016B5E" w:rsidRPr="003E1082">
        <w:rPr>
          <w:i/>
        </w:rPr>
        <w:t xml:space="preserve"> seisoa</w:t>
      </w:r>
      <w:r w:rsidR="0075485B" w:rsidRPr="0075485B">
        <w:t>(</w:t>
      </w:r>
      <w:r w:rsidR="00016B5E" w:rsidRPr="003E1082">
        <w:rPr>
          <w:i/>
        </w:rPr>
        <w:t>t</w:t>
      </w:r>
      <w:r w:rsidR="0075485B" w:rsidRPr="0075485B">
        <w:t>)</w:t>
      </w:r>
      <w:r w:rsidR="001B127A" w:rsidRPr="001B127A">
        <w:t>.</w:t>
      </w:r>
      <w:r w:rsidRPr="00A95D68">
        <w:t xml:space="preserve"> Erilainen tämä oon siinä, ette siinä </w:t>
      </w:r>
      <w:r w:rsidR="001D3759" w:rsidRPr="00A95D68">
        <w:t>alasyn</w:t>
      </w:r>
      <w:r w:rsidRPr="00A95D68">
        <w:t>takti oonki subjektin funksuunissa</w:t>
      </w:r>
      <w:r w:rsidR="00ED28E5" w:rsidRPr="00A95D68">
        <w:t xml:space="preserve"> </w:t>
      </w:r>
      <w:r w:rsidR="0075485B">
        <w:t>(</w:t>
      </w:r>
      <w:r w:rsidR="00ED28E5" w:rsidRPr="00A95D68">
        <w:t>1</w:t>
      </w:r>
      <w:r w:rsidR="000F3EA4">
        <w:t>1</w:t>
      </w:r>
      <w:r w:rsidR="00ED28E5" w:rsidRPr="00A95D68">
        <w:t>)</w:t>
      </w:r>
      <w:r w:rsidR="00F904D4">
        <w:t>.</w:t>
      </w:r>
    </w:p>
    <w:p w14:paraId="702FC086" w14:textId="36AF9E41" w:rsidR="004406F3" w:rsidRPr="005F3E25" w:rsidRDefault="0075485B" w:rsidP="00BD2A19">
      <w:pPr>
        <w:tabs>
          <w:tab w:val="left" w:pos="1710"/>
          <w:tab w:val="left" w:pos="3600"/>
        </w:tabs>
        <w:spacing w:before="40" w:after="40"/>
      </w:pPr>
      <w:r>
        <w:t>(</w:t>
      </w:r>
      <w:r w:rsidR="00D17944" w:rsidRPr="005F3E25">
        <w:t>1</w:t>
      </w:r>
      <w:r w:rsidR="000F3EA4">
        <w:t>1</w:t>
      </w:r>
      <w:r w:rsidR="00D17944" w:rsidRPr="005F3E25">
        <w:t xml:space="preserve">) </w:t>
      </w:r>
      <w:r w:rsidR="004406F3" w:rsidRPr="005F3E25">
        <w:t>Aviisissa</w:t>
      </w:r>
      <w:r w:rsidR="004406F3" w:rsidRPr="005F3E25">
        <w:tab/>
        <w:t>seisoi,</w:t>
      </w:r>
      <w:r w:rsidR="004406F3" w:rsidRPr="005F3E25">
        <w:tab/>
        <w:t>[ette koko kylä oon myytävännä].</w:t>
      </w:r>
    </w:p>
    <w:p w14:paraId="72F9B556" w14:textId="55EF6D22" w:rsidR="004406F3" w:rsidRPr="005F3E25" w:rsidRDefault="004406F3" w:rsidP="00BD2A19">
      <w:pPr>
        <w:tabs>
          <w:tab w:val="left" w:pos="1710"/>
          <w:tab w:val="left" w:pos="3600"/>
        </w:tabs>
        <w:spacing w:before="40" w:after="40"/>
      </w:pPr>
      <w:r w:rsidRPr="005F3E25">
        <w:t>N[sg.iness.]</w:t>
      </w:r>
      <w:r w:rsidRPr="005F3E25">
        <w:tab/>
        <w:t>V[</w:t>
      </w:r>
      <w:r w:rsidRPr="00B35FEC">
        <w:rPr>
          <w:i/>
        </w:rPr>
        <w:t>seissoot</w:t>
      </w:r>
      <w:r w:rsidR="00D33DB5" w:rsidRPr="005F3E25">
        <w:t xml:space="preserve">, </w:t>
      </w:r>
      <w:r w:rsidR="001337F6">
        <w:t>sg3</w:t>
      </w:r>
      <w:r w:rsidR="00D33DB5" w:rsidRPr="005F3E25">
        <w:t>]</w:t>
      </w:r>
      <w:r w:rsidR="00D33DB5" w:rsidRPr="005F3E25">
        <w:tab/>
        <w:t>S[</w:t>
      </w:r>
      <w:r w:rsidR="00D33DB5" w:rsidRPr="00A60DBF">
        <w:rPr>
          <w:i/>
        </w:rPr>
        <w:t>ette</w:t>
      </w:r>
      <w:r w:rsidR="00D33DB5" w:rsidRPr="005F3E25">
        <w:t>-syntakti]</w:t>
      </w:r>
    </w:p>
    <w:p w14:paraId="70AE8A5E" w14:textId="77777777" w:rsidR="00D33DB5" w:rsidRPr="005F3E25" w:rsidRDefault="00D33DB5" w:rsidP="00BD2A19">
      <w:pPr>
        <w:tabs>
          <w:tab w:val="left" w:pos="1710"/>
          <w:tab w:val="left" w:pos="3600"/>
        </w:tabs>
        <w:spacing w:before="40" w:after="40"/>
      </w:pPr>
      <w:r w:rsidRPr="005F3E25">
        <w:t>ADVLI</w:t>
      </w:r>
      <w:r w:rsidRPr="005F3E25">
        <w:tab/>
        <w:t>V</w:t>
      </w:r>
      <w:r w:rsidRPr="005F3E25">
        <w:tab/>
        <w:t>SUBJ</w:t>
      </w:r>
    </w:p>
    <w:p w14:paraId="72FF282A" w14:textId="4658FD4F" w:rsidR="00D33DB5" w:rsidRPr="005F3E25" w:rsidRDefault="00DB1023" w:rsidP="00BD2A19">
      <w:pPr>
        <w:tabs>
          <w:tab w:val="left" w:pos="2552"/>
          <w:tab w:val="left" w:pos="4820"/>
        </w:tabs>
        <w:spacing w:before="120" w:after="120"/>
      </w:pPr>
      <w:r w:rsidRPr="005F3E25">
        <w:t>Tämä s</w:t>
      </w:r>
      <w:r w:rsidR="00D33DB5" w:rsidRPr="005F3E25">
        <w:t xml:space="preserve">yntakti </w:t>
      </w:r>
      <w:r w:rsidR="002820FD" w:rsidRPr="005F3E25">
        <w:t xml:space="preserve">muistuttaa </w:t>
      </w:r>
      <w:r w:rsidR="002820FD" w:rsidRPr="00C73E6A">
        <w:rPr>
          <w:caps/>
        </w:rPr>
        <w:t>eksistensi</w:t>
      </w:r>
      <w:r w:rsidR="002820FD" w:rsidRPr="005F3E25">
        <w:t>-syntaktii, ja siinä verbi oon tasan singulaarin 3. persoonassa.</w:t>
      </w:r>
    </w:p>
    <w:p w14:paraId="7113C72C" w14:textId="1ECCCBBD" w:rsidR="005E40EB" w:rsidRPr="005E40EB" w:rsidRDefault="005E40EB" w:rsidP="005E40EB">
      <w:pPr>
        <w:pStyle w:val="Overskrift3"/>
        <w:rPr>
          <w:caps/>
        </w:rPr>
      </w:pPr>
      <w:bookmarkStart w:id="1144" w:name="_Toc311273790"/>
      <w:r w:rsidRPr="005E40EB">
        <w:rPr>
          <w:caps/>
        </w:rPr>
        <w:t>Nimitysakti</w:t>
      </w:r>
      <w:bookmarkEnd w:id="1144"/>
    </w:p>
    <w:p w14:paraId="22D87A46" w14:textId="26C8C7C3" w:rsidR="00423321" w:rsidRDefault="00C40ABD" w:rsidP="00BD2A19">
      <w:pPr>
        <w:tabs>
          <w:tab w:val="left" w:pos="2552"/>
          <w:tab w:val="left" w:pos="4820"/>
        </w:tabs>
        <w:spacing w:before="120" w:after="120"/>
      </w:pPr>
      <w:r>
        <w:t>K</w:t>
      </w:r>
      <w:r w:rsidR="00E57BD4" w:rsidRPr="005F3E25">
        <w:t xml:space="preserve">olmipaikkaiset </w:t>
      </w:r>
      <w:r w:rsidR="00BA02C9" w:rsidRPr="00BA02C9">
        <w:rPr>
          <w:caps/>
        </w:rPr>
        <w:t>nimitysakti</w:t>
      </w:r>
      <w:r w:rsidR="00BA02C9">
        <w:rPr>
          <w:smallCaps/>
        </w:rPr>
        <w:t>-</w:t>
      </w:r>
      <w:r w:rsidR="00DB1023" w:rsidRPr="005F3E25">
        <w:t>syntakti</w:t>
      </w:r>
      <w:r w:rsidR="003C1466">
        <w:t>t</w:t>
      </w:r>
      <w:r>
        <w:t xml:space="preserve"> oon siinä erinomhaiset</w:t>
      </w:r>
      <w:r w:rsidR="003C1466">
        <w:t xml:space="preserve"> referatiiviset syntaktit</w:t>
      </w:r>
      <w:r>
        <w:t>, ette net ei saa komplementiksi alasyntaktii eikä verbifraassii mutta NP- ja AP-fraassii.</w:t>
      </w:r>
      <w:r w:rsidR="00DB1023" w:rsidRPr="005F3E25">
        <w:t xml:space="preserve"> </w:t>
      </w:r>
      <w:r>
        <w:t>Niitten avula muistelhaan</w:t>
      </w:r>
      <w:r w:rsidR="00E57BD4" w:rsidRPr="005F3E25">
        <w:t xml:space="preserve">, miksi jotaki käskethään eli sanothaan. </w:t>
      </w:r>
      <w:r w:rsidR="00E21168" w:rsidRPr="00E21168">
        <w:rPr>
          <w:smallCaps/>
        </w:rPr>
        <w:t>Nimitysv</w:t>
      </w:r>
      <w:r w:rsidR="006D0D73" w:rsidRPr="00E21168">
        <w:rPr>
          <w:smallCaps/>
        </w:rPr>
        <w:t>erbi</w:t>
      </w:r>
      <w:r w:rsidR="00750BC8" w:rsidRPr="00E21168">
        <w:rPr>
          <w:smallCaps/>
        </w:rPr>
        <w:t>i</w:t>
      </w:r>
      <w:r w:rsidR="00750BC8" w:rsidRPr="005F3E25">
        <w:t xml:space="preserve"> oon esimerkiksi</w:t>
      </w:r>
      <w:r w:rsidR="006D0D73" w:rsidRPr="005F3E25">
        <w:t xml:space="preserve"> </w:t>
      </w:r>
      <w:r w:rsidR="006D0D73" w:rsidRPr="003E1082">
        <w:rPr>
          <w:i/>
        </w:rPr>
        <w:t>käskeet</w:t>
      </w:r>
      <w:r w:rsidR="009823B6" w:rsidRPr="003E1082">
        <w:rPr>
          <w:i/>
        </w:rPr>
        <w:t xml:space="preserve"> </w:t>
      </w:r>
      <w:r w:rsidR="00BA1173" w:rsidRPr="00BA1173">
        <w:t>~</w:t>
      </w:r>
      <w:r w:rsidR="009823B6" w:rsidRPr="003E1082">
        <w:rPr>
          <w:i/>
        </w:rPr>
        <w:t xml:space="preserve"> käskeä</w:t>
      </w:r>
      <w:r w:rsidR="0075485B" w:rsidRPr="0075485B">
        <w:t>(</w:t>
      </w:r>
      <w:r w:rsidR="009823B6" w:rsidRPr="003E1082">
        <w:rPr>
          <w:i/>
        </w:rPr>
        <w:t>t</w:t>
      </w:r>
      <w:r w:rsidR="0075485B" w:rsidRPr="0075485B">
        <w:t>),</w:t>
      </w:r>
      <w:r w:rsidR="00E57BD4" w:rsidRPr="003E1082">
        <w:rPr>
          <w:i/>
        </w:rPr>
        <w:t xml:space="preserve"> kuttuut</w:t>
      </w:r>
      <w:r w:rsidR="009823B6" w:rsidRPr="003E1082">
        <w:rPr>
          <w:i/>
        </w:rPr>
        <w:t xml:space="preserve"> </w:t>
      </w:r>
      <w:r w:rsidR="00BA1173" w:rsidRPr="00BA1173">
        <w:t>~</w:t>
      </w:r>
      <w:r w:rsidR="009823B6" w:rsidRPr="003E1082">
        <w:rPr>
          <w:i/>
        </w:rPr>
        <w:t xml:space="preserve"> kuttua</w:t>
      </w:r>
      <w:r w:rsidR="0075485B" w:rsidRPr="0075485B">
        <w:t>(</w:t>
      </w:r>
      <w:r w:rsidR="009823B6" w:rsidRPr="003E1082">
        <w:rPr>
          <w:i/>
        </w:rPr>
        <w:t>t</w:t>
      </w:r>
      <w:r w:rsidR="0075485B" w:rsidRPr="0075485B">
        <w:t>),</w:t>
      </w:r>
      <w:r w:rsidR="00E57BD4" w:rsidRPr="003E1082">
        <w:rPr>
          <w:i/>
        </w:rPr>
        <w:t xml:space="preserve"> sannoot</w:t>
      </w:r>
      <w:r w:rsidR="009823B6" w:rsidRPr="003E1082">
        <w:rPr>
          <w:i/>
        </w:rPr>
        <w:t xml:space="preserve"> </w:t>
      </w:r>
      <w:r w:rsidR="00BA1173" w:rsidRPr="00BA1173">
        <w:t>~</w:t>
      </w:r>
      <w:r w:rsidR="009823B6" w:rsidRPr="003E1082">
        <w:rPr>
          <w:i/>
        </w:rPr>
        <w:t xml:space="preserve"> sanoa</w:t>
      </w:r>
      <w:r w:rsidR="0075485B" w:rsidRPr="0075485B">
        <w:t>(</w:t>
      </w:r>
      <w:r w:rsidR="009823B6" w:rsidRPr="003E1082">
        <w:rPr>
          <w:i/>
        </w:rPr>
        <w:t>t</w:t>
      </w:r>
      <w:r w:rsidR="0075485B" w:rsidRPr="0075485B">
        <w:t>),</w:t>
      </w:r>
      <w:r w:rsidR="00750BC8" w:rsidRPr="003E1082">
        <w:rPr>
          <w:i/>
        </w:rPr>
        <w:t xml:space="preserve"> nimittää</w:t>
      </w:r>
      <w:r w:rsidR="0075485B" w:rsidRPr="0075485B">
        <w:t>(</w:t>
      </w:r>
      <w:r w:rsidR="00750BC8" w:rsidRPr="003E1082">
        <w:rPr>
          <w:i/>
        </w:rPr>
        <w:t>t</w:t>
      </w:r>
      <w:r w:rsidR="0075485B" w:rsidRPr="0075485B">
        <w:t>)</w:t>
      </w:r>
      <w:r w:rsidR="00750BC8" w:rsidRPr="005F3E25">
        <w:t xml:space="preserve"> ja</w:t>
      </w:r>
      <w:r w:rsidR="00777868" w:rsidRPr="005F3E25">
        <w:t xml:space="preserve"> </w:t>
      </w:r>
      <w:r w:rsidR="00BB03AD" w:rsidRPr="003E1082">
        <w:rPr>
          <w:i/>
        </w:rPr>
        <w:t>haukkuut</w:t>
      </w:r>
      <w:r w:rsidR="009823B6" w:rsidRPr="003E1082">
        <w:rPr>
          <w:i/>
        </w:rPr>
        <w:t xml:space="preserve"> </w:t>
      </w:r>
      <w:r w:rsidR="00BA1173" w:rsidRPr="00BA1173">
        <w:t>~</w:t>
      </w:r>
      <w:r w:rsidR="009823B6" w:rsidRPr="003E1082">
        <w:rPr>
          <w:i/>
        </w:rPr>
        <w:t xml:space="preserve"> haukkua</w:t>
      </w:r>
      <w:r w:rsidR="0075485B" w:rsidRPr="0075485B">
        <w:t>(</w:t>
      </w:r>
      <w:r w:rsidR="009823B6" w:rsidRPr="003E1082">
        <w:rPr>
          <w:i/>
        </w:rPr>
        <w:t>t</w:t>
      </w:r>
      <w:r w:rsidR="0075485B" w:rsidRPr="0075485B">
        <w:t>)</w:t>
      </w:r>
      <w:r w:rsidR="001B127A" w:rsidRPr="001B127A">
        <w:t>.</w:t>
      </w:r>
      <w:r w:rsidR="000D4252" w:rsidRPr="005F3E25">
        <w:t xml:space="preserve"> Syntakti</w:t>
      </w:r>
      <w:r w:rsidR="009823B6" w:rsidRPr="005F3E25">
        <w:t>i</w:t>
      </w:r>
      <w:r w:rsidR="000D4252" w:rsidRPr="005F3E25">
        <w:t>ssa</w:t>
      </w:r>
      <w:r w:rsidR="00CA4C31" w:rsidRPr="005F3E25">
        <w:t xml:space="preserve"> oon subjektin lisäksi </w:t>
      </w:r>
      <w:r w:rsidR="002B27B2" w:rsidRPr="005F3E25">
        <w:t>komplement</w:t>
      </w:r>
      <w:r w:rsidR="00CA4C31" w:rsidRPr="005F3E25">
        <w:t>ti</w:t>
      </w:r>
      <w:r w:rsidR="000D4252" w:rsidRPr="005F3E25">
        <w:t xml:space="preserve">na </w:t>
      </w:r>
      <w:r w:rsidR="00193F74" w:rsidRPr="005F3E25">
        <w:t>nomeni</w:t>
      </w:r>
      <w:r w:rsidR="000D4252" w:rsidRPr="005F3E25">
        <w:t>objekti ja translatiivihaamuinen predikatiivi</w:t>
      </w:r>
      <w:r w:rsidR="00DA056C">
        <w:t>, mikä saattaa olla NP (</w:t>
      </w:r>
      <w:r w:rsidR="00574C78">
        <w:t>1</w:t>
      </w:r>
      <w:r>
        <w:t xml:space="preserve">, </w:t>
      </w:r>
      <w:r w:rsidR="00574C78">
        <w:t>3</w:t>
      </w:r>
      <w:r w:rsidR="00DA056C">
        <w:t>) eli AP (</w:t>
      </w:r>
      <w:r w:rsidR="00574C78">
        <w:t>2</w:t>
      </w:r>
      <w:r w:rsidR="00DA056C">
        <w:t>)</w:t>
      </w:r>
      <w:r w:rsidR="00423321">
        <w:t>.</w:t>
      </w:r>
    </w:p>
    <w:p w14:paraId="7CBCFB5D" w14:textId="128C1398" w:rsidR="00CA4C31" w:rsidRPr="005F3E25" w:rsidRDefault="0075485B" w:rsidP="00BD2A19">
      <w:pPr>
        <w:tabs>
          <w:tab w:val="left" w:pos="1890"/>
          <w:tab w:val="left" w:pos="3780"/>
          <w:tab w:val="left" w:pos="5760"/>
        </w:tabs>
        <w:spacing w:before="40" w:after="40"/>
      </w:pPr>
      <w:r>
        <w:t>(</w:t>
      </w:r>
      <w:r w:rsidR="00C046B6">
        <w:t>1</w:t>
      </w:r>
      <w:r w:rsidR="00CA4C31" w:rsidRPr="005F3E25">
        <w:t>) Solgunn</w:t>
      </w:r>
      <w:r w:rsidR="00CA4C31" w:rsidRPr="005F3E25">
        <w:tab/>
        <w:t>käskee</w:t>
      </w:r>
      <w:r w:rsidR="00CA4C31" w:rsidRPr="005F3E25">
        <w:tab/>
        <w:t>[kainun kieltä]</w:t>
      </w:r>
      <w:r w:rsidR="00CA4C31" w:rsidRPr="005F3E25">
        <w:tab/>
        <w:t>[syđämen kieleksi].</w:t>
      </w:r>
    </w:p>
    <w:p w14:paraId="7402D952" w14:textId="11835CEA" w:rsidR="00CA4C31" w:rsidRPr="005F3E25" w:rsidRDefault="00CA4C31" w:rsidP="00BD2A19">
      <w:pPr>
        <w:tabs>
          <w:tab w:val="left" w:pos="1890"/>
          <w:tab w:val="left" w:pos="3780"/>
          <w:tab w:val="left" w:pos="5760"/>
        </w:tabs>
        <w:spacing w:before="40" w:after="40"/>
      </w:pPr>
      <w:r w:rsidRPr="005F3E25">
        <w:t>N[sg.nom.]</w:t>
      </w:r>
      <w:r w:rsidRPr="005F3E25">
        <w:tab/>
        <w:t>V[</w:t>
      </w:r>
      <w:r w:rsidRPr="00B35FEC">
        <w:rPr>
          <w:i/>
        </w:rPr>
        <w:t>käskeet</w:t>
      </w:r>
      <w:r w:rsidRPr="005F3E25">
        <w:t xml:space="preserve">, </w:t>
      </w:r>
      <w:r w:rsidR="001337F6">
        <w:t>sg3</w:t>
      </w:r>
      <w:r w:rsidRPr="005F3E25">
        <w:t>]</w:t>
      </w:r>
      <w:r w:rsidRPr="005F3E25">
        <w:tab/>
        <w:t>N[sg.</w:t>
      </w:r>
      <w:r w:rsidR="00B84183">
        <w:t>part.]</w:t>
      </w:r>
      <w:r w:rsidRPr="005F3E25">
        <w:tab/>
        <w:t>N[</w:t>
      </w:r>
      <w:r w:rsidR="00AC77B3" w:rsidRPr="005F3E25">
        <w:t>sg.transl.]</w:t>
      </w:r>
    </w:p>
    <w:p w14:paraId="536DF258" w14:textId="6A2B5907" w:rsidR="00AC77B3" w:rsidRPr="005F3E25" w:rsidRDefault="00AC77B3" w:rsidP="00BD2A19">
      <w:pPr>
        <w:tabs>
          <w:tab w:val="left" w:pos="1890"/>
          <w:tab w:val="left" w:pos="3780"/>
          <w:tab w:val="left" w:pos="5760"/>
        </w:tabs>
        <w:spacing w:before="40" w:after="40"/>
      </w:pPr>
      <w:r w:rsidRPr="005F3E25">
        <w:t>SUBJ</w:t>
      </w:r>
      <w:r w:rsidRPr="005F3E25">
        <w:tab/>
        <w:t>V</w:t>
      </w:r>
      <w:r w:rsidRPr="005F3E25">
        <w:tab/>
        <w:t>OBJ</w:t>
      </w:r>
      <w:r w:rsidRPr="005F3E25">
        <w:tab/>
        <w:t>PREDVI</w:t>
      </w:r>
    </w:p>
    <w:p w14:paraId="559E4E87" w14:textId="0D9A7F42" w:rsidR="00C46F3F" w:rsidRPr="005F3E25" w:rsidRDefault="0075485B" w:rsidP="00BD2A19">
      <w:pPr>
        <w:tabs>
          <w:tab w:val="left" w:pos="1890"/>
          <w:tab w:val="left" w:pos="3780"/>
          <w:tab w:val="left" w:pos="5760"/>
        </w:tabs>
        <w:spacing w:before="120" w:after="120"/>
      </w:pPr>
      <w:r>
        <w:t>(</w:t>
      </w:r>
      <w:r w:rsidR="00574C78">
        <w:t>2</w:t>
      </w:r>
      <w:r w:rsidR="00AC77B3" w:rsidRPr="005F3E25">
        <w:t>) Hanna</w:t>
      </w:r>
      <w:r w:rsidR="00632FE9">
        <w:t xml:space="preserve"> </w:t>
      </w:r>
      <w:r w:rsidR="00A440AA">
        <w:t>haukkui</w:t>
      </w:r>
      <w:r w:rsidR="00967789">
        <w:t xml:space="preserve"> </w:t>
      </w:r>
      <w:r w:rsidR="00AC77B3" w:rsidRPr="005F3E25">
        <w:t>minnuu</w:t>
      </w:r>
      <w:r w:rsidR="00632FE9">
        <w:t xml:space="preserve"> </w:t>
      </w:r>
      <w:r w:rsidR="00AC77B3" w:rsidRPr="005F3E25">
        <w:t>hulluksi.</w:t>
      </w:r>
    </w:p>
    <w:p w14:paraId="4A0CCB45" w14:textId="4E5488B7" w:rsidR="00C40ABD" w:rsidRPr="005F3E25" w:rsidRDefault="0075485B" w:rsidP="00BD2A19">
      <w:pPr>
        <w:tabs>
          <w:tab w:val="left" w:pos="1890"/>
          <w:tab w:val="left" w:pos="3780"/>
          <w:tab w:val="left" w:pos="5760"/>
        </w:tabs>
        <w:spacing w:before="120" w:after="120"/>
      </w:pPr>
      <w:r>
        <w:t>(</w:t>
      </w:r>
      <w:r w:rsidR="00574C78">
        <w:t>3</w:t>
      </w:r>
      <w:r w:rsidR="00481194" w:rsidRPr="005F3E25">
        <w:t>) Rui</w:t>
      </w:r>
      <w:r w:rsidR="004F7156" w:rsidRPr="005F3E25">
        <w:t>jalaiset</w:t>
      </w:r>
      <w:r w:rsidR="00632FE9">
        <w:t xml:space="preserve"> </w:t>
      </w:r>
      <w:r w:rsidR="004F7156" w:rsidRPr="005F3E25">
        <w:t>sanothiin</w:t>
      </w:r>
      <w:r w:rsidR="00632FE9">
        <w:t xml:space="preserve"> </w:t>
      </w:r>
      <w:r w:rsidR="004F7156" w:rsidRPr="005F3E25">
        <w:t>meitä</w:t>
      </w:r>
      <w:r w:rsidR="00632FE9">
        <w:t xml:space="preserve"> </w:t>
      </w:r>
      <w:r w:rsidR="004F7156" w:rsidRPr="005F3E25">
        <w:t>kvääni</w:t>
      </w:r>
      <w:r w:rsidR="00481194" w:rsidRPr="005F3E25">
        <w:t>ksi</w:t>
      </w:r>
      <w:r w:rsidR="005065D5" w:rsidRPr="005F3E25">
        <w:t>.</w:t>
      </w:r>
    </w:p>
    <w:tbl>
      <w:tblPr>
        <w:tblStyle w:val="Tabellrutenett"/>
        <w:tblW w:w="0" w:type="auto"/>
        <w:tblLook w:val="04A0" w:firstRow="1" w:lastRow="0" w:firstColumn="1" w:lastColumn="0" w:noHBand="0" w:noVBand="1"/>
      </w:tblPr>
      <w:tblGrid>
        <w:gridCol w:w="8522"/>
      </w:tblGrid>
      <w:tr w:rsidR="001828A3" w:rsidRPr="005F3E25" w14:paraId="49D9AAD6" w14:textId="77777777" w:rsidTr="001828A3">
        <w:tc>
          <w:tcPr>
            <w:tcW w:w="9279" w:type="dxa"/>
          </w:tcPr>
          <w:p w14:paraId="38F4558C" w14:textId="0DDDA6C4" w:rsidR="001828A3" w:rsidRPr="00866504" w:rsidRDefault="001117AF" w:rsidP="00BD2A19">
            <w:pPr>
              <w:tabs>
                <w:tab w:val="left" w:pos="1890"/>
                <w:tab w:val="left" w:pos="3780"/>
                <w:tab w:val="left" w:pos="5760"/>
              </w:tabs>
              <w:spacing w:before="120" w:after="120"/>
              <w:rPr>
                <w:caps/>
              </w:rPr>
            </w:pPr>
            <w:r w:rsidRPr="00606BE5">
              <w:rPr>
                <w:caps/>
              </w:rPr>
              <w:t>Nimitysakti</w:t>
            </w:r>
            <w:r w:rsidR="001828A3" w:rsidRPr="00866504">
              <w:rPr>
                <w:caps/>
              </w:rPr>
              <w:t>:</w:t>
            </w:r>
          </w:p>
          <w:p w14:paraId="4BE5CC41" w14:textId="773268D6" w:rsidR="001828A3" w:rsidRPr="005F3E25" w:rsidRDefault="00BC383E" w:rsidP="00A34C4E">
            <w:pPr>
              <w:tabs>
                <w:tab w:val="left" w:pos="1890"/>
                <w:tab w:val="left" w:pos="3780"/>
                <w:tab w:val="left" w:pos="5760"/>
              </w:tabs>
              <w:spacing w:before="120" w:after="120"/>
              <w:rPr>
                <w:smallCaps/>
              </w:rPr>
            </w:pPr>
            <w:r>
              <w:rPr>
                <w:smallCaps/>
              </w:rPr>
              <w:lastRenderedPageBreak/>
              <w:t>SUBJ[NP</w:t>
            </w:r>
            <w:r w:rsidR="001828A3" w:rsidRPr="005F3E25">
              <w:rPr>
                <w:smallCaps/>
              </w:rPr>
              <w:t>[</w:t>
            </w:r>
            <w:r w:rsidR="001828A3" w:rsidRPr="005F3E25">
              <w:t>nom.]</w:t>
            </w:r>
            <w:r>
              <w:t>]</w:t>
            </w:r>
            <w:r w:rsidR="001828A3" w:rsidRPr="005F3E25">
              <w:t xml:space="preserve"> + V[</w:t>
            </w:r>
            <w:r w:rsidR="00A34C4E">
              <w:t>nimitys</w:t>
            </w:r>
            <w:r w:rsidR="001828A3" w:rsidRPr="005F3E25">
              <w:t>verbi, subjektikongruensi</w:t>
            </w:r>
            <w:r w:rsidR="00CD0053">
              <w:t>] + OBJ</w:t>
            </w:r>
            <w:r>
              <w:t>[NP</w:t>
            </w:r>
            <w:r w:rsidR="00CD0053">
              <w:t>[part.]</w:t>
            </w:r>
            <w:r>
              <w:t>]</w:t>
            </w:r>
            <w:r w:rsidR="000A4B27">
              <w:t xml:space="preserve"> </w:t>
            </w:r>
            <w:r w:rsidR="00CD0053">
              <w:t>+ PREDVI[</w:t>
            </w:r>
            <w:r w:rsidR="00E742D1">
              <w:t>NP/AP[</w:t>
            </w:r>
            <w:r w:rsidR="00CD0053">
              <w:t>sg.transl.</w:t>
            </w:r>
            <w:r w:rsidR="001828A3" w:rsidRPr="005F3E25">
              <w:t>]</w:t>
            </w:r>
            <w:r w:rsidR="00E742D1">
              <w:t>]</w:t>
            </w:r>
          </w:p>
        </w:tc>
      </w:tr>
    </w:tbl>
    <w:p w14:paraId="7E2E6DE4" w14:textId="70D86FC9" w:rsidR="00D9140B" w:rsidRPr="005F3E25" w:rsidRDefault="00D9140B" w:rsidP="00BD2A19">
      <w:pPr>
        <w:tabs>
          <w:tab w:val="left" w:pos="1890"/>
          <w:tab w:val="left" w:pos="3780"/>
          <w:tab w:val="left" w:pos="5760"/>
        </w:tabs>
        <w:spacing w:before="120" w:after="120"/>
      </w:pPr>
      <w:r w:rsidRPr="005F3E25">
        <w:lastRenderedPageBreak/>
        <w:t>Myönttä</w:t>
      </w:r>
      <w:r w:rsidR="006421F8">
        <w:t>ä</w:t>
      </w:r>
      <w:r w:rsidRPr="005F3E25">
        <w:t>vässä s</w:t>
      </w:r>
      <w:r w:rsidR="005270A9" w:rsidRPr="005F3E25">
        <w:t>yntakti</w:t>
      </w:r>
      <w:r w:rsidRPr="005F3E25">
        <w:t>ssa</w:t>
      </w:r>
      <w:r w:rsidR="005270A9" w:rsidRPr="005F3E25">
        <w:t xml:space="preserve"> </w:t>
      </w:r>
      <w:r w:rsidRPr="005F3E25">
        <w:t xml:space="preserve">singulaarinen </w:t>
      </w:r>
      <w:r w:rsidR="005270A9" w:rsidRPr="005F3E25">
        <w:t xml:space="preserve">objekti saattaa olla kans </w:t>
      </w:r>
      <w:r w:rsidR="00A27713">
        <w:t>genitiiv</w:t>
      </w:r>
      <w:r w:rsidRPr="005F3E25">
        <w:t xml:space="preserve">issä </w:t>
      </w:r>
      <w:r w:rsidR="0075485B">
        <w:t>(</w:t>
      </w:r>
      <w:r w:rsidR="003D0800">
        <w:t>4</w:t>
      </w:r>
      <w:r w:rsidRPr="005F3E25">
        <w:t xml:space="preserve">) ja pluraalinen nominatiivissa </w:t>
      </w:r>
      <w:r w:rsidR="0075485B">
        <w:t>(</w:t>
      </w:r>
      <w:r w:rsidR="003D0800">
        <w:t>5</w:t>
      </w:r>
      <w:r w:rsidRPr="005F3E25">
        <w:t>).</w:t>
      </w:r>
    </w:p>
    <w:p w14:paraId="07D0DEE3" w14:textId="32CDF525" w:rsidR="00D9140B" w:rsidRPr="005F3E25" w:rsidRDefault="0075485B" w:rsidP="00BD2A19">
      <w:pPr>
        <w:tabs>
          <w:tab w:val="left" w:pos="1890"/>
          <w:tab w:val="left" w:pos="3780"/>
          <w:tab w:val="left" w:pos="5760"/>
        </w:tabs>
        <w:spacing w:before="120" w:after="120"/>
      </w:pPr>
      <w:r>
        <w:t>(</w:t>
      </w:r>
      <w:r w:rsidR="00574C78">
        <w:t>4</w:t>
      </w:r>
      <w:r w:rsidR="00D9140B" w:rsidRPr="005F3E25">
        <w:t xml:space="preserve">) Solgunn käskee </w:t>
      </w:r>
      <w:r w:rsidR="00C81200">
        <w:t>[</w:t>
      </w:r>
      <w:r w:rsidR="00D9140B" w:rsidRPr="005F3E25">
        <w:t>kainun kielen</w:t>
      </w:r>
      <w:r w:rsidR="00C81200">
        <w:t>]</w:t>
      </w:r>
      <w:r w:rsidR="00D9140B" w:rsidRPr="005F3E25">
        <w:t xml:space="preserve"> </w:t>
      </w:r>
      <w:r w:rsidR="00C81200">
        <w:t>[</w:t>
      </w:r>
      <w:r w:rsidR="00D9140B" w:rsidRPr="005F3E25">
        <w:t>syđämen kieleksi</w:t>
      </w:r>
      <w:r w:rsidR="00C81200">
        <w:t>]</w:t>
      </w:r>
      <w:r w:rsidR="00D9140B" w:rsidRPr="005F3E25">
        <w:t>.</w:t>
      </w:r>
    </w:p>
    <w:p w14:paraId="4E421895" w14:textId="77777777" w:rsidR="00F904D4" w:rsidRDefault="0075485B" w:rsidP="00BD2A19">
      <w:pPr>
        <w:tabs>
          <w:tab w:val="left" w:pos="1890"/>
          <w:tab w:val="left" w:pos="3780"/>
          <w:tab w:val="left" w:pos="5760"/>
        </w:tabs>
        <w:spacing w:before="120" w:after="120"/>
      </w:pPr>
      <w:r>
        <w:t>(</w:t>
      </w:r>
      <w:r w:rsidR="00574C78">
        <w:t>5</w:t>
      </w:r>
      <w:r w:rsidR="00D9140B" w:rsidRPr="005F3E25">
        <w:t xml:space="preserve">) Ruijalaiset </w:t>
      </w:r>
      <w:r w:rsidR="00992B73" w:rsidRPr="005F3E25">
        <w:t>hauk</w:t>
      </w:r>
      <w:r w:rsidR="00D9140B" w:rsidRPr="005F3E25">
        <w:t>uthiin pojat kväänikläpiksi</w:t>
      </w:r>
      <w:r w:rsidR="00F904D4">
        <w:t>.</w:t>
      </w:r>
    </w:p>
    <w:p w14:paraId="41B4C260" w14:textId="433B1FDC" w:rsidR="00AE0159" w:rsidRPr="00866504" w:rsidRDefault="00AE0159" w:rsidP="00BD2A19">
      <w:pPr>
        <w:pStyle w:val="Overskrift3"/>
        <w:rPr>
          <w:caps/>
        </w:rPr>
      </w:pPr>
      <w:bookmarkStart w:id="1145" w:name="_Ohjaama-akti"/>
      <w:bookmarkStart w:id="1146" w:name="_Toc241129248"/>
      <w:bookmarkStart w:id="1147" w:name="_Toc311273791"/>
      <w:bookmarkEnd w:id="1145"/>
      <w:r w:rsidRPr="00866504">
        <w:rPr>
          <w:caps/>
        </w:rPr>
        <w:t>Ohjaama-akti</w:t>
      </w:r>
      <w:bookmarkEnd w:id="1146"/>
      <w:bookmarkEnd w:id="1147"/>
    </w:p>
    <w:p w14:paraId="4E91C51A" w14:textId="7B32D65F" w:rsidR="00B30251" w:rsidRPr="00A95D68" w:rsidRDefault="00AE0159" w:rsidP="00BD2A19">
      <w:pPr>
        <w:pStyle w:val="Liste"/>
        <w:spacing w:before="120" w:after="120"/>
        <w:ind w:left="0" w:firstLine="0"/>
        <w:contextualSpacing w:val="0"/>
      </w:pPr>
      <w:r w:rsidRPr="007E703E">
        <w:rPr>
          <w:caps/>
        </w:rPr>
        <w:t>Ohjaama-akti</w:t>
      </w:r>
      <w:r w:rsidR="00135897">
        <w:t>-syntaktiissa</w:t>
      </w:r>
      <w:r w:rsidRPr="00A95D68">
        <w:rPr>
          <w:b/>
        </w:rPr>
        <w:t xml:space="preserve"> </w:t>
      </w:r>
      <w:r w:rsidRPr="00A95D68">
        <w:t xml:space="preserve">verbinä oon </w:t>
      </w:r>
      <w:r w:rsidRPr="00866504">
        <w:rPr>
          <w:smallCaps/>
        </w:rPr>
        <w:t>k</w:t>
      </w:r>
      <w:r w:rsidR="00B30251" w:rsidRPr="00866504">
        <w:rPr>
          <w:smallCaps/>
        </w:rPr>
        <w:t>äskemä-, antama</w:t>
      </w:r>
      <w:r w:rsidR="00B30251" w:rsidRPr="00B070F9">
        <w:t xml:space="preserve">- </w:t>
      </w:r>
      <w:r w:rsidRPr="00B070F9">
        <w:t>eli</w:t>
      </w:r>
      <w:r w:rsidR="00B30251" w:rsidRPr="00B070F9">
        <w:t xml:space="preserve"> </w:t>
      </w:r>
      <w:r w:rsidR="00B30251" w:rsidRPr="00866504">
        <w:rPr>
          <w:smallCaps/>
        </w:rPr>
        <w:t>kieltämäverbi</w:t>
      </w:r>
      <w:r w:rsidRPr="00A95D68">
        <w:rPr>
          <w:b/>
        </w:rPr>
        <w:t>.</w:t>
      </w:r>
      <w:r w:rsidR="000A4B27">
        <w:rPr>
          <w:b/>
        </w:rPr>
        <w:t xml:space="preserve"> </w:t>
      </w:r>
      <w:r w:rsidR="00135897">
        <w:t>Niissä</w:t>
      </w:r>
      <w:r w:rsidR="00B30251" w:rsidRPr="00A95D68">
        <w:t xml:space="preserve"> jonku eli jokku käskethään eli annethaan tehđä eli kielethään tekemästä jotaki. Tavaliset </w:t>
      </w:r>
      <w:r w:rsidR="00B27CA1" w:rsidRPr="00B27CA1">
        <w:rPr>
          <w:smallCaps/>
        </w:rPr>
        <w:t>ohjaama-akti</w:t>
      </w:r>
      <w:r w:rsidR="00B30251" w:rsidRPr="00B27CA1">
        <w:rPr>
          <w:smallCaps/>
        </w:rPr>
        <w:t>verbit</w:t>
      </w:r>
      <w:r w:rsidR="00AF5995">
        <w:t xml:space="preserve"> oon </w:t>
      </w:r>
      <w:r w:rsidR="00B30251" w:rsidRPr="00B070F9">
        <w:rPr>
          <w:i/>
        </w:rPr>
        <w:t>käskeet</w:t>
      </w:r>
      <w:r w:rsidR="00FB1CFB" w:rsidRPr="00B070F9">
        <w:rPr>
          <w:i/>
        </w:rPr>
        <w:t xml:space="preserve"> </w:t>
      </w:r>
      <w:r w:rsidR="00BA1173" w:rsidRPr="00BA1173">
        <w:t>~</w:t>
      </w:r>
      <w:r w:rsidR="00FB1CFB" w:rsidRPr="00B070F9">
        <w:rPr>
          <w:i/>
        </w:rPr>
        <w:t xml:space="preserve"> käskeä</w:t>
      </w:r>
      <w:r w:rsidR="0075485B" w:rsidRPr="0075485B">
        <w:t>(</w:t>
      </w:r>
      <w:r w:rsidR="00FB1CFB" w:rsidRPr="00B070F9">
        <w:rPr>
          <w:i/>
        </w:rPr>
        <w:t>t</w:t>
      </w:r>
      <w:r w:rsidR="0075485B" w:rsidRPr="0075485B">
        <w:t>)</w:t>
      </w:r>
      <w:r w:rsidR="00906A9F">
        <w:t xml:space="preserve"> ~ </w:t>
      </w:r>
      <w:r w:rsidR="00906A9F">
        <w:rPr>
          <w:i/>
        </w:rPr>
        <w:t>käskiä</w:t>
      </w:r>
      <w:r w:rsidR="0075485B" w:rsidRPr="0075485B">
        <w:t>,</w:t>
      </w:r>
      <w:r w:rsidR="00B30251" w:rsidRPr="00B070F9">
        <w:rPr>
          <w:i/>
        </w:rPr>
        <w:t xml:space="preserve"> ant</w:t>
      </w:r>
      <w:r w:rsidR="0075485B" w:rsidRPr="0075485B">
        <w:t>(</w:t>
      </w:r>
      <w:r w:rsidR="00B30251" w:rsidRPr="00B070F9">
        <w:rPr>
          <w:i/>
        </w:rPr>
        <w:t>t</w:t>
      </w:r>
      <w:r w:rsidR="0075485B" w:rsidRPr="0075485B">
        <w:t>)</w:t>
      </w:r>
      <w:r w:rsidR="00B30251" w:rsidRPr="00B070F9">
        <w:rPr>
          <w:i/>
        </w:rPr>
        <w:t>aa</w:t>
      </w:r>
      <w:r w:rsidR="0075485B" w:rsidRPr="0075485B">
        <w:t>(</w:t>
      </w:r>
      <w:r w:rsidR="00B30251" w:rsidRPr="00B070F9">
        <w:rPr>
          <w:i/>
        </w:rPr>
        <w:t>t</w:t>
      </w:r>
      <w:r w:rsidR="0075485B" w:rsidRPr="0075485B">
        <w:t>),</w:t>
      </w:r>
      <w:r w:rsidR="00B30251" w:rsidRPr="00B070F9">
        <w:rPr>
          <w:i/>
        </w:rPr>
        <w:t xml:space="preserve"> neuvoot</w:t>
      </w:r>
      <w:r w:rsidR="00FB1CFB" w:rsidRPr="00B070F9">
        <w:rPr>
          <w:i/>
        </w:rPr>
        <w:t xml:space="preserve"> </w:t>
      </w:r>
      <w:r w:rsidR="00BA1173" w:rsidRPr="00BA1173">
        <w:t>~</w:t>
      </w:r>
      <w:r w:rsidR="00FB1CFB" w:rsidRPr="00B070F9">
        <w:rPr>
          <w:i/>
        </w:rPr>
        <w:t xml:space="preserve"> neuvoa</w:t>
      </w:r>
      <w:r w:rsidR="0075485B" w:rsidRPr="0075485B">
        <w:t>(</w:t>
      </w:r>
      <w:r w:rsidR="00FB1CFB" w:rsidRPr="00B070F9">
        <w:rPr>
          <w:i/>
        </w:rPr>
        <w:t>t</w:t>
      </w:r>
      <w:r w:rsidR="00FB1CFB" w:rsidRPr="00A95D68">
        <w:t>)</w:t>
      </w:r>
      <w:r w:rsidR="00B30251" w:rsidRPr="00A95D68">
        <w:t xml:space="preserve"> ja </w:t>
      </w:r>
      <w:r w:rsidR="00B30251" w:rsidRPr="00B070F9">
        <w:rPr>
          <w:i/>
        </w:rPr>
        <w:t>kielt</w:t>
      </w:r>
      <w:r w:rsidR="0075485B" w:rsidRPr="0075485B">
        <w:t>(</w:t>
      </w:r>
      <w:r w:rsidR="00B30251" w:rsidRPr="00B070F9">
        <w:rPr>
          <w:i/>
        </w:rPr>
        <w:t>t</w:t>
      </w:r>
      <w:r w:rsidR="0075485B" w:rsidRPr="0075485B">
        <w:t>)</w:t>
      </w:r>
      <w:r w:rsidR="00B30251" w:rsidRPr="00B070F9">
        <w:rPr>
          <w:i/>
        </w:rPr>
        <w:t>ää</w:t>
      </w:r>
      <w:r w:rsidR="0075485B" w:rsidRPr="0075485B">
        <w:t>(</w:t>
      </w:r>
      <w:r w:rsidR="00B30251" w:rsidRPr="00B070F9">
        <w:rPr>
          <w:i/>
        </w:rPr>
        <w:t>t</w:t>
      </w:r>
      <w:r w:rsidR="0075485B" w:rsidRPr="0075485B">
        <w:t>)</w:t>
      </w:r>
      <w:r w:rsidR="001B127A" w:rsidRPr="001B127A">
        <w:t>.</w:t>
      </w:r>
      <w:r w:rsidR="00B30251" w:rsidRPr="00A95D68">
        <w:t xml:space="preserve"> </w:t>
      </w:r>
      <w:r w:rsidR="00A62BF3" w:rsidRPr="00A95D68">
        <w:t>Verbit millä haluthaan</w:t>
      </w:r>
      <w:r w:rsidR="006F652E" w:rsidRPr="00A95D68">
        <w:t xml:space="preserve"> eli sallithaan</w:t>
      </w:r>
      <w:r w:rsidR="00A62BF3" w:rsidRPr="00A95D68">
        <w:t>, ette joku tekkee jotaki</w:t>
      </w:r>
      <w:r w:rsidR="00347173" w:rsidRPr="00A95D68">
        <w:t>, saađhaan objekti</w:t>
      </w:r>
      <w:r w:rsidR="006247DF" w:rsidRPr="00A95D68">
        <w:t xml:space="preserve">ksi </w:t>
      </w:r>
      <w:r w:rsidR="00347173" w:rsidRPr="00A95D68">
        <w:t xml:space="preserve">verbifraasin, minkä subjekti oon singulaarissa </w:t>
      </w:r>
      <w:r w:rsidR="00A27713">
        <w:t>genitiiv</w:t>
      </w:r>
      <w:r w:rsidR="00347173" w:rsidRPr="00A95D68">
        <w:t>issä</w:t>
      </w:r>
      <w:r w:rsidR="006F652E" w:rsidRPr="00A95D68">
        <w:t xml:space="preserve"> </w:t>
      </w:r>
      <w:r w:rsidR="0075485B">
        <w:t>(</w:t>
      </w:r>
      <w:r w:rsidR="006F652E" w:rsidRPr="00A95D68">
        <w:t>1, 4, 6)</w:t>
      </w:r>
      <w:r w:rsidR="005F3E25">
        <w:t xml:space="preserve"> ja</w:t>
      </w:r>
      <w:r w:rsidR="00347173" w:rsidRPr="00A95D68">
        <w:t xml:space="preserve"> pluraalissa nominatiivissa</w:t>
      </w:r>
      <w:r w:rsidR="006F652E" w:rsidRPr="00A95D68">
        <w:t xml:space="preserve"> </w:t>
      </w:r>
      <w:r w:rsidR="001D272B">
        <w:t>(</w:t>
      </w:r>
      <w:r w:rsidR="006F652E" w:rsidRPr="00A95D68">
        <w:t>3, 5, 7); pluraalinen persoona</w:t>
      </w:r>
      <w:r w:rsidR="00B36614">
        <w:t>pronome</w:t>
      </w:r>
      <w:r w:rsidR="006F652E" w:rsidRPr="00A95D68">
        <w:t xml:space="preserve">ni oon niin käsketyssä akkusatiivihaamussa </w:t>
      </w:r>
      <w:r w:rsidR="0075485B">
        <w:t>(</w:t>
      </w:r>
      <w:r w:rsidR="006F652E" w:rsidRPr="00A95D68">
        <w:t>2).</w:t>
      </w:r>
    </w:p>
    <w:p w14:paraId="69A3E824" w14:textId="65F4E069" w:rsidR="00ED5A93" w:rsidRPr="005F3E25" w:rsidRDefault="0075485B" w:rsidP="00D33108">
      <w:pPr>
        <w:pStyle w:val="Liste"/>
        <w:tabs>
          <w:tab w:val="left" w:pos="1530"/>
          <w:tab w:val="left" w:pos="3240"/>
          <w:tab w:val="left" w:pos="5490"/>
        </w:tabs>
        <w:spacing w:before="40" w:after="40"/>
        <w:ind w:left="0" w:firstLine="0"/>
        <w:contextualSpacing w:val="0"/>
      </w:pPr>
      <w:r>
        <w:t>(</w:t>
      </w:r>
      <w:r w:rsidR="0011139A" w:rsidRPr="005F3E25">
        <w:t xml:space="preserve">1) </w:t>
      </w:r>
      <w:r w:rsidR="00ED5A93" w:rsidRPr="005F3E25">
        <w:t>Mie</w:t>
      </w:r>
      <w:r w:rsidR="00ED5A93" w:rsidRPr="005F3E25">
        <w:tab/>
        <w:t>käskin</w:t>
      </w:r>
      <w:r w:rsidR="00ED5A93" w:rsidRPr="005F3E25">
        <w:tab/>
      </w:r>
      <w:r w:rsidR="00A62BF3" w:rsidRPr="005F3E25">
        <w:t>[</w:t>
      </w:r>
      <w:r w:rsidR="00ED5A93" w:rsidRPr="005F3E25">
        <w:t>Liisan</w:t>
      </w:r>
      <w:r w:rsidR="00ED5A93" w:rsidRPr="005F3E25">
        <w:tab/>
        <w:t>[lukkee</w:t>
      </w:r>
      <w:r w:rsidR="00781931" w:rsidRPr="005F3E25">
        <w:t>t</w:t>
      </w:r>
      <w:r w:rsidR="00ED5A93" w:rsidRPr="005F3E25">
        <w:t xml:space="preserve"> läksyt]</w:t>
      </w:r>
      <w:r w:rsidR="00A62BF3" w:rsidRPr="005F3E25">
        <w:t>]</w:t>
      </w:r>
      <w:r w:rsidR="0011139A" w:rsidRPr="005F3E25">
        <w:t>.</w:t>
      </w:r>
    </w:p>
    <w:p w14:paraId="7FB08C89" w14:textId="5AE05044" w:rsidR="0011139A" w:rsidRPr="005F3E25" w:rsidRDefault="00A56B4C" w:rsidP="00D33108">
      <w:pPr>
        <w:pStyle w:val="Liste"/>
        <w:tabs>
          <w:tab w:val="left" w:pos="1530"/>
          <w:tab w:val="left" w:pos="3240"/>
          <w:tab w:val="left" w:pos="5490"/>
        </w:tabs>
        <w:spacing w:before="40" w:after="40"/>
        <w:ind w:left="0" w:firstLine="0"/>
        <w:contextualSpacing w:val="0"/>
      </w:pPr>
      <w:r w:rsidRPr="00A56B4C">
        <w:t>Pron</w:t>
      </w:r>
      <w:r w:rsidR="00181529" w:rsidRPr="005F3E25">
        <w:t>[</w:t>
      </w:r>
      <w:r w:rsidR="001337F6">
        <w:t>sg1</w:t>
      </w:r>
      <w:r w:rsidR="00181529" w:rsidRPr="005F3E25">
        <w:t>]</w:t>
      </w:r>
      <w:r w:rsidR="00181529" w:rsidRPr="005F3E25">
        <w:tab/>
        <w:t>V[</w:t>
      </w:r>
      <w:r w:rsidR="00181529" w:rsidRPr="0069483B">
        <w:rPr>
          <w:i/>
        </w:rPr>
        <w:t>käskeet</w:t>
      </w:r>
      <w:r w:rsidR="001B127A" w:rsidRPr="001B127A">
        <w:t>,</w:t>
      </w:r>
      <w:r w:rsidR="00181529" w:rsidRPr="005F3E25">
        <w:t xml:space="preserve"> </w:t>
      </w:r>
      <w:r w:rsidR="001337F6">
        <w:t>sg1</w:t>
      </w:r>
      <w:r w:rsidR="00181529" w:rsidRPr="005F3E25">
        <w:t>]</w:t>
      </w:r>
      <w:r w:rsidR="00181529" w:rsidRPr="005F3E25">
        <w:tab/>
        <w:t>VP[N[sg.gen.]</w:t>
      </w:r>
      <w:r w:rsidR="00181529" w:rsidRPr="005F3E25">
        <w:tab/>
        <w:t>VP[</w:t>
      </w:r>
      <w:r w:rsidR="00F84AA8">
        <w:t>1.inf.</w:t>
      </w:r>
      <w:r w:rsidR="00181529" w:rsidRPr="005F3E25">
        <w:t xml:space="preserve"> + </w:t>
      </w:r>
      <w:r w:rsidR="00393047">
        <w:t>N</w:t>
      </w:r>
      <w:r w:rsidR="00181529" w:rsidRPr="005F3E25">
        <w:t>]</w:t>
      </w:r>
      <w:r w:rsidR="00787A60">
        <w:t>]</w:t>
      </w:r>
    </w:p>
    <w:p w14:paraId="4BCDA91F" w14:textId="3F81233F" w:rsidR="000721CF" w:rsidRPr="005F3E25" w:rsidRDefault="00181529" w:rsidP="00D33108">
      <w:pPr>
        <w:pStyle w:val="Liste"/>
        <w:tabs>
          <w:tab w:val="left" w:pos="1530"/>
          <w:tab w:val="left" w:pos="3240"/>
          <w:tab w:val="left" w:pos="5490"/>
        </w:tabs>
        <w:spacing w:before="40" w:after="120"/>
        <w:ind w:left="0" w:firstLine="0"/>
        <w:contextualSpacing w:val="0"/>
      </w:pPr>
      <w:r w:rsidRPr="005F3E25">
        <w:t>SUBJ</w:t>
      </w:r>
      <w:r w:rsidRPr="005F3E25">
        <w:tab/>
        <w:t>V</w:t>
      </w:r>
      <w:r w:rsidRPr="005F3E25">
        <w:tab/>
      </w:r>
      <w:r w:rsidR="007439D6" w:rsidRPr="005F3E25">
        <w:t>OBJ[SUBJ +</w:t>
      </w:r>
      <w:r w:rsidRPr="005F3E25">
        <w:t>V</w:t>
      </w:r>
      <w:r w:rsidR="004E55F3">
        <w:t xml:space="preserve"> + OBJ</w:t>
      </w:r>
      <w:r w:rsidRPr="005F3E25">
        <w:t>]</w:t>
      </w:r>
    </w:p>
    <w:p w14:paraId="4D25ADC6" w14:textId="2DA0A4D1" w:rsidR="00B30251" w:rsidRPr="005F3E25" w:rsidRDefault="0075485B" w:rsidP="00D33108">
      <w:pPr>
        <w:pStyle w:val="Liste"/>
        <w:tabs>
          <w:tab w:val="left" w:pos="1530"/>
          <w:tab w:val="left" w:pos="3240"/>
          <w:tab w:val="left" w:pos="5490"/>
        </w:tabs>
        <w:spacing w:before="40" w:after="40"/>
        <w:ind w:left="0" w:firstLine="0"/>
        <w:contextualSpacing w:val="0"/>
        <w:rPr>
          <w:lang w:val="en-US"/>
        </w:rPr>
      </w:pPr>
      <w:r>
        <w:t>(</w:t>
      </w:r>
      <w:r w:rsidR="00135D5A" w:rsidRPr="005F3E25">
        <w:t xml:space="preserve">2) </w:t>
      </w:r>
      <w:r w:rsidR="00B30251" w:rsidRPr="005F3E25">
        <w:rPr>
          <w:lang w:val="en-US"/>
        </w:rPr>
        <w:t>Perunka</w:t>
      </w:r>
      <w:r w:rsidR="00B30251" w:rsidRPr="005F3E25">
        <w:rPr>
          <w:lang w:val="en-US"/>
        </w:rPr>
        <w:tab/>
        <w:t>käski</w:t>
      </w:r>
      <w:r w:rsidR="00B30251" w:rsidRPr="005F3E25">
        <w:rPr>
          <w:lang w:val="en-US"/>
        </w:rPr>
        <w:tab/>
        <w:t>[meiđät</w:t>
      </w:r>
      <w:r w:rsidR="00B30251" w:rsidRPr="005F3E25">
        <w:rPr>
          <w:lang w:val="en-US"/>
        </w:rPr>
        <w:tab/>
        <w:t>[tulla sisäle]].</w:t>
      </w:r>
    </w:p>
    <w:p w14:paraId="398854A7" w14:textId="10A177F2" w:rsidR="00B30251" w:rsidRPr="005F3E25" w:rsidRDefault="00B30251" w:rsidP="00D33108">
      <w:pPr>
        <w:pStyle w:val="Liste"/>
        <w:tabs>
          <w:tab w:val="left" w:pos="1530"/>
          <w:tab w:val="left" w:pos="3240"/>
          <w:tab w:val="left" w:pos="5490"/>
        </w:tabs>
        <w:spacing w:before="40" w:after="40"/>
        <w:ind w:left="0" w:firstLine="0"/>
        <w:contextualSpacing w:val="0"/>
        <w:rPr>
          <w:lang w:val="en-US"/>
        </w:rPr>
      </w:pPr>
      <w:r w:rsidRPr="005F3E25">
        <w:rPr>
          <w:lang w:val="en-US"/>
        </w:rPr>
        <w:t>N[sg.</w:t>
      </w:r>
      <w:r w:rsidR="00B84183">
        <w:rPr>
          <w:lang w:val="en-US"/>
        </w:rPr>
        <w:t>nom.]</w:t>
      </w:r>
      <w:r w:rsidRPr="005F3E25">
        <w:rPr>
          <w:lang w:val="en-US"/>
        </w:rPr>
        <w:tab/>
        <w:t>V[</w:t>
      </w:r>
      <w:r w:rsidRPr="0069483B">
        <w:rPr>
          <w:i/>
          <w:lang w:val="en-US"/>
        </w:rPr>
        <w:t>käskeet</w:t>
      </w:r>
      <w:r w:rsidRPr="005F3E25">
        <w:rPr>
          <w:lang w:val="en-US"/>
        </w:rPr>
        <w:t xml:space="preserve">, </w:t>
      </w:r>
      <w:r w:rsidR="001337F6">
        <w:rPr>
          <w:lang w:val="en-US"/>
        </w:rPr>
        <w:t>sg3</w:t>
      </w:r>
      <w:r w:rsidRPr="005F3E25">
        <w:rPr>
          <w:lang w:val="en-US"/>
        </w:rPr>
        <w:t>]</w:t>
      </w:r>
      <w:r w:rsidRPr="005F3E25">
        <w:rPr>
          <w:lang w:val="en-US"/>
        </w:rPr>
        <w:tab/>
        <w:t>VP[</w:t>
      </w:r>
      <w:r w:rsidR="00A56B4C" w:rsidRPr="00A56B4C">
        <w:rPr>
          <w:lang w:val="en-US"/>
        </w:rPr>
        <w:t>Pron</w:t>
      </w:r>
      <w:r w:rsidRPr="005F3E25">
        <w:rPr>
          <w:lang w:val="en-US"/>
        </w:rPr>
        <w:t>[</w:t>
      </w:r>
      <w:r w:rsidR="001337F6">
        <w:rPr>
          <w:lang w:val="en-US"/>
        </w:rPr>
        <w:t>pl1</w:t>
      </w:r>
      <w:r w:rsidRPr="005F3E25">
        <w:rPr>
          <w:lang w:val="en-US"/>
        </w:rPr>
        <w:t>, akk.]</w:t>
      </w:r>
      <w:r w:rsidRPr="005F3E25">
        <w:rPr>
          <w:lang w:val="en-US"/>
        </w:rPr>
        <w:tab/>
        <w:t xml:space="preserve">VP[1.inf. + </w:t>
      </w:r>
      <w:r w:rsidR="004E55F3">
        <w:rPr>
          <w:lang w:val="en-US"/>
        </w:rPr>
        <w:t>Adv</w:t>
      </w:r>
      <w:r w:rsidRPr="005F3E25">
        <w:rPr>
          <w:lang w:val="en-US"/>
        </w:rPr>
        <w:t>]]</w:t>
      </w:r>
    </w:p>
    <w:p w14:paraId="7A147028" w14:textId="1D83341E" w:rsidR="000721CF" w:rsidRPr="005F3E25" w:rsidRDefault="00B30251" w:rsidP="00D33108">
      <w:pPr>
        <w:pStyle w:val="Liste"/>
        <w:tabs>
          <w:tab w:val="left" w:pos="1530"/>
          <w:tab w:val="left" w:pos="3240"/>
          <w:tab w:val="left" w:pos="5490"/>
        </w:tabs>
        <w:spacing w:before="40" w:after="40"/>
        <w:ind w:left="0" w:firstLine="0"/>
        <w:contextualSpacing w:val="0"/>
        <w:rPr>
          <w:lang w:val="en-US"/>
        </w:rPr>
      </w:pPr>
      <w:r w:rsidRPr="005F3E25">
        <w:rPr>
          <w:lang w:val="en-US"/>
        </w:rPr>
        <w:t>SUBJ</w:t>
      </w:r>
      <w:r w:rsidRPr="005F3E25">
        <w:rPr>
          <w:lang w:val="en-US"/>
        </w:rPr>
        <w:tab/>
        <w:t>V</w:t>
      </w:r>
      <w:r w:rsidRPr="005F3E25">
        <w:rPr>
          <w:lang w:val="en-US"/>
        </w:rPr>
        <w:tab/>
      </w:r>
      <w:r w:rsidR="007439D6" w:rsidRPr="005F3E25">
        <w:rPr>
          <w:lang w:val="en-US"/>
        </w:rPr>
        <w:t>OBJ</w:t>
      </w:r>
      <w:r w:rsidRPr="005F3E25">
        <w:rPr>
          <w:lang w:val="en-US"/>
        </w:rPr>
        <w:t>[SUBJ</w:t>
      </w:r>
      <w:r w:rsidR="007439D6" w:rsidRPr="005F3E25">
        <w:rPr>
          <w:lang w:val="en-US"/>
        </w:rPr>
        <w:t xml:space="preserve"> + </w:t>
      </w:r>
      <w:r w:rsidRPr="005F3E25">
        <w:rPr>
          <w:lang w:val="en-US"/>
        </w:rPr>
        <w:t>V</w:t>
      </w:r>
      <w:r w:rsidR="004E55F3">
        <w:rPr>
          <w:lang w:val="en-US"/>
        </w:rPr>
        <w:t xml:space="preserve"> + ADVLI</w:t>
      </w:r>
      <w:r w:rsidRPr="005F3E25">
        <w:rPr>
          <w:lang w:val="en-US"/>
        </w:rPr>
        <w:t>]</w:t>
      </w:r>
    </w:p>
    <w:p w14:paraId="5F643360" w14:textId="508796FA" w:rsidR="008C132A" w:rsidRPr="005F3E25" w:rsidRDefault="0075485B" w:rsidP="00D33108">
      <w:pPr>
        <w:pStyle w:val="Liste"/>
        <w:tabs>
          <w:tab w:val="left" w:pos="1530"/>
          <w:tab w:val="left" w:pos="3240"/>
          <w:tab w:val="left" w:pos="5490"/>
        </w:tabs>
        <w:spacing w:before="120" w:after="40"/>
        <w:ind w:left="0" w:firstLine="0"/>
        <w:contextualSpacing w:val="0"/>
      </w:pPr>
      <w:r>
        <w:t>(</w:t>
      </w:r>
      <w:r w:rsidR="00347173" w:rsidRPr="005F3E25">
        <w:t>3</w:t>
      </w:r>
      <w:r w:rsidR="008C132A" w:rsidRPr="005F3E25">
        <w:t>) Muori</w:t>
      </w:r>
      <w:r w:rsidR="008C132A" w:rsidRPr="005F3E25">
        <w:tab/>
        <w:t>käski</w:t>
      </w:r>
      <w:r w:rsidR="008C132A" w:rsidRPr="005F3E25">
        <w:tab/>
        <w:t>[pojat</w:t>
      </w:r>
      <w:r w:rsidR="008C132A" w:rsidRPr="005F3E25">
        <w:tab/>
      </w:r>
      <w:r w:rsidR="00C43DE6" w:rsidRPr="005F3E25">
        <w:t>[</w:t>
      </w:r>
      <w:r w:rsidR="008C132A" w:rsidRPr="005F3E25">
        <w:t>syöđä puuron</w:t>
      </w:r>
      <w:r w:rsidR="00C43DE6" w:rsidRPr="005F3E25">
        <w:t>]</w:t>
      </w:r>
      <w:r w:rsidR="008C132A" w:rsidRPr="005F3E25">
        <w:t>]</w:t>
      </w:r>
    </w:p>
    <w:p w14:paraId="240CCAC2" w14:textId="69319E07" w:rsidR="008B4C2E" w:rsidRPr="005F3E25" w:rsidRDefault="008B4C2E" w:rsidP="00D33108">
      <w:pPr>
        <w:pStyle w:val="Liste"/>
        <w:tabs>
          <w:tab w:val="left" w:pos="1530"/>
          <w:tab w:val="left" w:pos="3240"/>
          <w:tab w:val="left" w:pos="5490"/>
        </w:tabs>
        <w:spacing w:before="40" w:after="40"/>
        <w:ind w:left="0" w:firstLine="0"/>
        <w:contextualSpacing w:val="0"/>
      </w:pPr>
      <w:r w:rsidRPr="005F3E25">
        <w:t>N[sg.nom.]</w:t>
      </w:r>
      <w:r w:rsidRPr="005F3E25">
        <w:tab/>
        <w:t>V[</w:t>
      </w:r>
      <w:r w:rsidRPr="0069483B">
        <w:rPr>
          <w:i/>
        </w:rPr>
        <w:t>käskeet</w:t>
      </w:r>
      <w:r w:rsidR="001B127A" w:rsidRPr="001B127A">
        <w:t>,</w:t>
      </w:r>
      <w:r w:rsidRPr="005F3E25">
        <w:t xml:space="preserve"> </w:t>
      </w:r>
      <w:r w:rsidR="001337F6">
        <w:t>sg3</w:t>
      </w:r>
      <w:r w:rsidRPr="005F3E25">
        <w:t>]</w:t>
      </w:r>
      <w:r w:rsidRPr="005F3E25">
        <w:tab/>
        <w:t>VP[N[pl.nom.]</w:t>
      </w:r>
      <w:r w:rsidRPr="005F3E25">
        <w:tab/>
        <w:t xml:space="preserve">VP[1.inf. + </w:t>
      </w:r>
      <w:r w:rsidR="00393047">
        <w:t>N</w:t>
      </w:r>
      <w:r w:rsidRPr="005F3E25">
        <w:t>]]</w:t>
      </w:r>
    </w:p>
    <w:p w14:paraId="4484C85A" w14:textId="6D628C37" w:rsidR="000721CF" w:rsidRPr="005F3E25" w:rsidRDefault="007439D6" w:rsidP="00D33108">
      <w:pPr>
        <w:pStyle w:val="Liste"/>
        <w:tabs>
          <w:tab w:val="left" w:pos="1530"/>
          <w:tab w:val="left" w:pos="3240"/>
          <w:tab w:val="left" w:pos="5490"/>
        </w:tabs>
        <w:spacing w:before="40" w:after="40"/>
        <w:ind w:left="0" w:firstLine="0"/>
        <w:contextualSpacing w:val="0"/>
        <w:rPr>
          <w:lang w:val="en-US"/>
        </w:rPr>
      </w:pPr>
      <w:r w:rsidRPr="005F3E25">
        <w:rPr>
          <w:lang w:val="en-US"/>
        </w:rPr>
        <w:t>SUBJ</w:t>
      </w:r>
      <w:r w:rsidRPr="005F3E25">
        <w:rPr>
          <w:lang w:val="en-US"/>
        </w:rPr>
        <w:tab/>
        <w:t>V</w:t>
      </w:r>
      <w:r w:rsidRPr="005F3E25">
        <w:rPr>
          <w:lang w:val="en-US"/>
        </w:rPr>
        <w:tab/>
        <w:t>OBJ[SUBJ + V</w:t>
      </w:r>
      <w:r w:rsidR="004E55F3">
        <w:rPr>
          <w:lang w:val="en-US"/>
        </w:rPr>
        <w:t xml:space="preserve"> + OBJ</w:t>
      </w:r>
      <w:r w:rsidRPr="005F3E25">
        <w:rPr>
          <w:lang w:val="en-US"/>
        </w:rPr>
        <w:t>]</w:t>
      </w:r>
    </w:p>
    <w:p w14:paraId="2BCF7D79" w14:textId="35C19590" w:rsidR="00C46F3F" w:rsidRPr="005F3E25" w:rsidRDefault="0075485B" w:rsidP="00BD2A19">
      <w:pPr>
        <w:tabs>
          <w:tab w:val="left" w:pos="1418"/>
          <w:tab w:val="left" w:pos="3544"/>
          <w:tab w:val="left" w:pos="6096"/>
        </w:tabs>
        <w:spacing w:before="120" w:after="120"/>
      </w:pPr>
      <w:r>
        <w:t>(</w:t>
      </w:r>
      <w:r w:rsidR="00347173" w:rsidRPr="005F3E25">
        <w:t xml:space="preserve">4) </w:t>
      </w:r>
      <w:r w:rsidR="008B4C2E" w:rsidRPr="005F3E25">
        <w:t>Ämmi</w:t>
      </w:r>
      <w:r w:rsidR="006247DF" w:rsidRPr="005F3E25">
        <w:t xml:space="preserve"> </w:t>
      </w:r>
      <w:r w:rsidR="008B4C2E" w:rsidRPr="005F3E25">
        <w:t>antoi</w:t>
      </w:r>
      <w:r w:rsidR="006247DF" w:rsidRPr="005F3E25">
        <w:t xml:space="preserve"> </w:t>
      </w:r>
      <w:r w:rsidR="008B4C2E" w:rsidRPr="005F3E25">
        <w:t>[pojan</w:t>
      </w:r>
      <w:r w:rsidR="006247DF" w:rsidRPr="005F3E25">
        <w:t xml:space="preserve"> </w:t>
      </w:r>
      <w:r w:rsidR="008B4C2E" w:rsidRPr="005F3E25">
        <w:t>[summastaat kissaa]]</w:t>
      </w:r>
    </w:p>
    <w:p w14:paraId="61D611D9" w14:textId="105E3512" w:rsidR="00C46F3F" w:rsidRPr="005F3E25" w:rsidRDefault="0075485B" w:rsidP="00BD2A19">
      <w:pPr>
        <w:tabs>
          <w:tab w:val="left" w:pos="1418"/>
          <w:tab w:val="left" w:pos="3544"/>
          <w:tab w:val="left" w:pos="5812"/>
          <w:tab w:val="left" w:pos="6096"/>
        </w:tabs>
        <w:spacing w:before="120" w:after="120"/>
        <w:rPr>
          <w:lang w:val="en-US"/>
        </w:rPr>
      </w:pPr>
      <w:r>
        <w:rPr>
          <w:lang w:val="en-US"/>
        </w:rPr>
        <w:t>(</w:t>
      </w:r>
      <w:r w:rsidR="00347173" w:rsidRPr="005F3E25">
        <w:rPr>
          <w:lang w:val="en-US"/>
        </w:rPr>
        <w:t xml:space="preserve">5) </w:t>
      </w:r>
      <w:r w:rsidR="008B4C2E" w:rsidRPr="005F3E25">
        <w:rPr>
          <w:lang w:val="en-US"/>
        </w:rPr>
        <w:t>Ä</w:t>
      </w:r>
      <w:r w:rsidR="00352BCA" w:rsidRPr="005F3E25">
        <w:rPr>
          <w:lang w:val="en-US"/>
        </w:rPr>
        <w:t>iji</w:t>
      </w:r>
      <w:r w:rsidR="006247DF" w:rsidRPr="005F3E25">
        <w:rPr>
          <w:lang w:val="en-US"/>
        </w:rPr>
        <w:t xml:space="preserve"> </w:t>
      </w:r>
      <w:r w:rsidR="004A4B4A">
        <w:rPr>
          <w:lang w:val="en-US"/>
        </w:rPr>
        <w:t xml:space="preserve">antoi </w:t>
      </w:r>
      <w:r w:rsidR="008B4C2E" w:rsidRPr="005F3E25">
        <w:rPr>
          <w:lang w:val="en-US"/>
        </w:rPr>
        <w:t>[pojat</w:t>
      </w:r>
      <w:r w:rsidR="006247DF" w:rsidRPr="005F3E25">
        <w:rPr>
          <w:lang w:val="en-US"/>
        </w:rPr>
        <w:t xml:space="preserve"> </w:t>
      </w:r>
      <w:r w:rsidR="008B4C2E" w:rsidRPr="005F3E25">
        <w:rPr>
          <w:lang w:val="en-US"/>
        </w:rPr>
        <w:t>[</w:t>
      </w:r>
      <w:r w:rsidR="00352BCA" w:rsidRPr="005F3E25">
        <w:rPr>
          <w:lang w:val="en-US"/>
        </w:rPr>
        <w:t>lähteet pyythöön</w:t>
      </w:r>
      <w:r w:rsidR="008B4C2E" w:rsidRPr="005F3E25">
        <w:rPr>
          <w:lang w:val="en-US"/>
        </w:rPr>
        <w:t>]]</w:t>
      </w:r>
    </w:p>
    <w:p w14:paraId="427AE88B" w14:textId="33002E55" w:rsidR="00C46F3F" w:rsidRPr="005F3E25" w:rsidRDefault="0075485B" w:rsidP="00BD2A19">
      <w:pPr>
        <w:tabs>
          <w:tab w:val="left" w:pos="1418"/>
          <w:tab w:val="left" w:pos="3544"/>
          <w:tab w:val="left" w:pos="6096"/>
        </w:tabs>
        <w:spacing w:before="120" w:after="120"/>
      </w:pPr>
      <w:r>
        <w:t>(</w:t>
      </w:r>
      <w:r w:rsidR="00347173" w:rsidRPr="005F3E25">
        <w:t xml:space="preserve">6) </w:t>
      </w:r>
      <w:r w:rsidR="004B0706" w:rsidRPr="005F3E25">
        <w:t>Pappi</w:t>
      </w:r>
      <w:r w:rsidR="006247DF" w:rsidRPr="005F3E25">
        <w:t xml:space="preserve"> </w:t>
      </w:r>
      <w:r w:rsidR="004B0706" w:rsidRPr="005F3E25">
        <w:t>neuvoi</w:t>
      </w:r>
      <w:r w:rsidR="006247DF" w:rsidRPr="005F3E25">
        <w:t xml:space="preserve"> </w:t>
      </w:r>
      <w:r w:rsidR="004B0706" w:rsidRPr="005F3E25">
        <w:t>[Nillan</w:t>
      </w:r>
      <w:r w:rsidR="006247DF" w:rsidRPr="005F3E25">
        <w:t xml:space="preserve"> </w:t>
      </w:r>
      <w:r w:rsidR="004B0706" w:rsidRPr="005F3E25">
        <w:t>[lähteet reishuun]].</w:t>
      </w:r>
    </w:p>
    <w:p w14:paraId="50C41A58" w14:textId="3B0C2BF8" w:rsidR="008B4C2E" w:rsidRDefault="0075485B" w:rsidP="00BD2A19">
      <w:pPr>
        <w:tabs>
          <w:tab w:val="left" w:pos="1530"/>
          <w:tab w:val="left" w:pos="3544"/>
          <w:tab w:val="left" w:pos="3600"/>
          <w:tab w:val="left" w:pos="5940"/>
          <w:tab w:val="left" w:pos="6096"/>
        </w:tabs>
        <w:spacing w:before="120" w:after="120"/>
        <w:rPr>
          <w:lang w:val="en-US"/>
        </w:rPr>
      </w:pPr>
      <w:r>
        <w:rPr>
          <w:lang w:val="en-US"/>
        </w:rPr>
        <w:t>(</w:t>
      </w:r>
      <w:r w:rsidR="00347173" w:rsidRPr="005F3E25">
        <w:rPr>
          <w:lang w:val="en-US"/>
        </w:rPr>
        <w:t xml:space="preserve">7) </w:t>
      </w:r>
      <w:r w:rsidR="004B0706" w:rsidRPr="005F3E25">
        <w:rPr>
          <w:lang w:val="en-US"/>
        </w:rPr>
        <w:t>Opettaaja</w:t>
      </w:r>
      <w:r w:rsidR="006247DF" w:rsidRPr="005F3E25">
        <w:rPr>
          <w:lang w:val="en-US"/>
        </w:rPr>
        <w:t xml:space="preserve"> </w:t>
      </w:r>
      <w:r w:rsidR="004B0706" w:rsidRPr="005F3E25">
        <w:rPr>
          <w:lang w:val="en-US"/>
        </w:rPr>
        <w:t>neuvoi</w:t>
      </w:r>
      <w:r w:rsidR="006247DF" w:rsidRPr="005F3E25">
        <w:rPr>
          <w:lang w:val="en-US"/>
        </w:rPr>
        <w:t xml:space="preserve"> </w:t>
      </w:r>
      <w:r w:rsidR="00325357" w:rsidRPr="005F3E25">
        <w:rPr>
          <w:lang w:val="en-US"/>
        </w:rPr>
        <w:t>[</w:t>
      </w:r>
      <w:r w:rsidR="004B0706" w:rsidRPr="005F3E25">
        <w:rPr>
          <w:lang w:val="en-US"/>
        </w:rPr>
        <w:t>koulu</w:t>
      </w:r>
      <w:r w:rsidR="00352BCA" w:rsidRPr="005F3E25">
        <w:rPr>
          <w:lang w:val="en-US"/>
        </w:rPr>
        <w:t>lapset</w:t>
      </w:r>
      <w:r w:rsidR="006247DF" w:rsidRPr="005F3E25">
        <w:rPr>
          <w:lang w:val="en-US"/>
        </w:rPr>
        <w:t xml:space="preserve"> </w:t>
      </w:r>
      <w:r w:rsidR="00352BCA" w:rsidRPr="005F3E25">
        <w:rPr>
          <w:lang w:val="en-US"/>
        </w:rPr>
        <w:t>[lukkeet läksyt]</w:t>
      </w:r>
      <w:r w:rsidR="00325357" w:rsidRPr="005F3E25">
        <w:rPr>
          <w:lang w:val="en-US"/>
        </w:rPr>
        <w:t>]</w:t>
      </w:r>
      <w:r w:rsidR="00352BCA" w:rsidRPr="005F3E25">
        <w:rPr>
          <w:lang w:val="en-US"/>
        </w:rPr>
        <w:t>.</w:t>
      </w:r>
    </w:p>
    <w:p w14:paraId="0329962A" w14:textId="59340BFC" w:rsidR="002A64E9" w:rsidRDefault="002A64E9" w:rsidP="00BD2A19">
      <w:pPr>
        <w:tabs>
          <w:tab w:val="left" w:pos="1530"/>
          <w:tab w:val="left" w:pos="3544"/>
          <w:tab w:val="left" w:pos="3600"/>
          <w:tab w:val="left" w:pos="5940"/>
          <w:tab w:val="left" w:pos="6096"/>
        </w:tabs>
        <w:spacing w:before="120" w:after="120"/>
        <w:rPr>
          <w:lang w:val="en-US"/>
        </w:rPr>
      </w:pPr>
      <w:r>
        <w:rPr>
          <w:lang w:val="en-US"/>
        </w:rPr>
        <w:t>Syntaktiitten kaava oon:</w:t>
      </w:r>
    </w:p>
    <w:tbl>
      <w:tblPr>
        <w:tblStyle w:val="Tabellrutenett"/>
        <w:tblW w:w="0" w:type="auto"/>
        <w:tblLook w:val="04A0" w:firstRow="1" w:lastRow="0" w:firstColumn="1" w:lastColumn="0" w:noHBand="0" w:noVBand="1"/>
      </w:tblPr>
      <w:tblGrid>
        <w:gridCol w:w="8522"/>
      </w:tblGrid>
      <w:tr w:rsidR="002A64E9" w14:paraId="0FAF8293" w14:textId="77777777" w:rsidTr="002A64E9">
        <w:tc>
          <w:tcPr>
            <w:tcW w:w="9242" w:type="dxa"/>
          </w:tcPr>
          <w:p w14:paraId="5F4BA985" w14:textId="658627F6" w:rsidR="00664C96" w:rsidRPr="00664C96" w:rsidRDefault="00664C96" w:rsidP="00BD2A19">
            <w:pPr>
              <w:tabs>
                <w:tab w:val="left" w:pos="1530"/>
                <w:tab w:val="left" w:pos="3544"/>
                <w:tab w:val="left" w:pos="3600"/>
                <w:tab w:val="left" w:pos="5940"/>
                <w:tab w:val="left" w:pos="6096"/>
              </w:tabs>
              <w:spacing w:before="120" w:after="120"/>
            </w:pPr>
            <w:r>
              <w:rPr>
                <w:caps/>
              </w:rPr>
              <w:t>Ohjaama-akti</w:t>
            </w:r>
            <w:r>
              <w:t xml:space="preserve"> (muut ko </w:t>
            </w:r>
            <w:r>
              <w:rPr>
                <w:i/>
              </w:rPr>
              <w:t>kielttäät-</w:t>
            </w:r>
            <w:r>
              <w:t>verbi):</w:t>
            </w:r>
          </w:p>
          <w:p w14:paraId="29DC9E3E" w14:textId="34A17FEE" w:rsidR="002A64E9" w:rsidRDefault="002A64E9" w:rsidP="004A4B4A">
            <w:pPr>
              <w:tabs>
                <w:tab w:val="left" w:pos="1530"/>
                <w:tab w:val="left" w:pos="3544"/>
                <w:tab w:val="left" w:pos="3600"/>
                <w:tab w:val="left" w:pos="5940"/>
                <w:tab w:val="left" w:pos="6096"/>
              </w:tabs>
              <w:spacing w:before="120" w:after="120"/>
              <w:rPr>
                <w:lang w:val="en-US"/>
              </w:rPr>
            </w:pPr>
            <w:r w:rsidRPr="006438F6">
              <w:t>SUBJ[NP[nom.]</w:t>
            </w:r>
            <w:r>
              <w:t>] + V[ohjaamaverbi, subjektikongruensi] + OBJ[VP[SUBJ[NP[sg.gen./pl.nom.</w:t>
            </w:r>
            <w:r w:rsidR="004E13F0">
              <w:t>/akkus.</w:t>
            </w:r>
            <w:r w:rsidR="00DF1E7F">
              <w:t>]]</w:t>
            </w:r>
            <w:r>
              <w:t xml:space="preserve"> + </w:t>
            </w:r>
            <w:r w:rsidR="002A5FC6">
              <w:t>V[1.inf.</w:t>
            </w:r>
            <w:r w:rsidR="00CC75E5">
              <w:t xml:space="preserve"> (+ KOMPL)</w:t>
            </w:r>
            <w:r w:rsidR="002A5FC6">
              <w:t>]</w:t>
            </w:r>
            <w:r w:rsidR="004A4B4A">
              <w:t>]</w:t>
            </w:r>
          </w:p>
        </w:tc>
      </w:tr>
    </w:tbl>
    <w:p w14:paraId="26185876" w14:textId="2757E737" w:rsidR="00B81715" w:rsidRPr="00A95D68" w:rsidRDefault="000F0D8F" w:rsidP="00BD2A19">
      <w:pPr>
        <w:tabs>
          <w:tab w:val="left" w:pos="1418"/>
          <w:tab w:val="left" w:pos="3544"/>
          <w:tab w:val="left" w:pos="6096"/>
        </w:tabs>
        <w:spacing w:before="120" w:after="120"/>
        <w:rPr>
          <w:lang w:val="en-US"/>
        </w:rPr>
      </w:pPr>
      <w:r w:rsidRPr="00A95D68">
        <w:rPr>
          <w:lang w:val="en-US"/>
        </w:rPr>
        <w:t xml:space="preserve">Verbin </w:t>
      </w:r>
      <w:r w:rsidRPr="00484C62">
        <w:rPr>
          <w:i/>
          <w:lang w:val="en-US"/>
        </w:rPr>
        <w:t>kielttäät</w:t>
      </w:r>
      <w:r w:rsidRPr="00A95D68">
        <w:rPr>
          <w:lang w:val="en-US"/>
        </w:rPr>
        <w:t xml:space="preserve"> kans </w:t>
      </w:r>
      <w:r w:rsidR="00CC068E" w:rsidRPr="00A95D68">
        <w:rPr>
          <w:lang w:val="en-US"/>
        </w:rPr>
        <w:t xml:space="preserve">verbifraasin </w:t>
      </w:r>
      <w:r w:rsidR="00B81715" w:rsidRPr="00A95D68">
        <w:rPr>
          <w:lang w:val="en-US"/>
        </w:rPr>
        <w:t xml:space="preserve">verbinä oon </w:t>
      </w:r>
      <w:r w:rsidR="00D92A93">
        <w:rPr>
          <w:lang w:val="en-US"/>
        </w:rPr>
        <w:t>3. inf</w:t>
      </w:r>
      <w:r w:rsidRPr="00A95D68">
        <w:rPr>
          <w:lang w:val="en-US"/>
        </w:rPr>
        <w:t>initiivin elatiivi</w:t>
      </w:r>
      <w:r w:rsidR="00856769" w:rsidRPr="00A95D68">
        <w:rPr>
          <w:lang w:val="en-US"/>
        </w:rPr>
        <w:t xml:space="preserve"> </w:t>
      </w:r>
      <w:r w:rsidR="0075485B">
        <w:rPr>
          <w:lang w:val="en-US"/>
        </w:rPr>
        <w:t>(</w:t>
      </w:r>
      <w:r w:rsidR="00493F65">
        <w:rPr>
          <w:lang w:val="en-US"/>
        </w:rPr>
        <w:t>8–10</w:t>
      </w:r>
      <w:r w:rsidR="00856769" w:rsidRPr="00A95D68">
        <w:rPr>
          <w:lang w:val="en-US"/>
        </w:rPr>
        <w:t>)</w:t>
      </w:r>
      <w:r w:rsidR="00EA03ED">
        <w:rPr>
          <w:lang w:val="en-US"/>
        </w:rPr>
        <w:t>, ja anyseeraama sen adverbiaaliksi.</w:t>
      </w:r>
      <w:r w:rsidRPr="00A95D68">
        <w:rPr>
          <w:lang w:val="en-US"/>
        </w:rPr>
        <w:t xml:space="preserve"> </w:t>
      </w:r>
      <w:r w:rsidR="00D77C21">
        <w:rPr>
          <w:lang w:val="en-US"/>
        </w:rPr>
        <w:t>VP:n subjekti oon objektikaasuksessa, eli ko valtasyntakti oon kielttäävä, se VP:n subjekti oon partitiivissa (10).</w:t>
      </w:r>
    </w:p>
    <w:p w14:paraId="1033623B" w14:textId="67F84AC8" w:rsidR="00B30251" w:rsidRPr="00A95D68" w:rsidRDefault="0075485B" w:rsidP="0074266E">
      <w:pPr>
        <w:pStyle w:val="Liste"/>
        <w:tabs>
          <w:tab w:val="left" w:pos="1350"/>
          <w:tab w:val="left" w:pos="3510"/>
          <w:tab w:val="left" w:pos="5220"/>
        </w:tabs>
        <w:spacing w:before="120" w:after="40"/>
        <w:ind w:left="0" w:firstLine="0"/>
        <w:contextualSpacing w:val="0"/>
      </w:pPr>
      <w:r>
        <w:rPr>
          <w:lang w:val="en-US"/>
        </w:rPr>
        <w:t>(</w:t>
      </w:r>
      <w:r w:rsidR="00781931" w:rsidRPr="00A95D68">
        <w:rPr>
          <w:lang w:val="en-US"/>
        </w:rPr>
        <w:t xml:space="preserve">8) </w:t>
      </w:r>
      <w:r w:rsidR="00B30251" w:rsidRPr="00A95D68">
        <w:t>Prosti</w:t>
      </w:r>
      <w:r w:rsidR="00B30251" w:rsidRPr="00A95D68">
        <w:tab/>
        <w:t>kielsi</w:t>
      </w:r>
      <w:r w:rsidR="00B30251" w:rsidRPr="00A95D68">
        <w:tab/>
        <w:t>[Perungan</w:t>
      </w:r>
      <w:r w:rsidR="00B30251" w:rsidRPr="00A95D68">
        <w:tab/>
        <w:t>[saarnaamasta kainuksi]].</w:t>
      </w:r>
    </w:p>
    <w:p w14:paraId="1E4C3B77" w14:textId="48D65478" w:rsidR="00B30251" w:rsidRPr="00A95D68" w:rsidRDefault="00B30251" w:rsidP="0074266E">
      <w:pPr>
        <w:pStyle w:val="Liste"/>
        <w:tabs>
          <w:tab w:val="left" w:pos="1350"/>
          <w:tab w:val="left" w:pos="3510"/>
          <w:tab w:val="left" w:pos="5220"/>
        </w:tabs>
        <w:spacing w:before="40" w:after="40"/>
        <w:ind w:left="0" w:firstLine="0"/>
        <w:contextualSpacing w:val="0"/>
      </w:pPr>
      <w:r w:rsidRPr="00A95D68">
        <w:t>N[sg.nom.]</w:t>
      </w:r>
      <w:r w:rsidRPr="00A95D68">
        <w:tab/>
        <w:t>V[</w:t>
      </w:r>
      <w:r w:rsidRPr="0056107F">
        <w:rPr>
          <w:i/>
        </w:rPr>
        <w:t>kielttäät</w:t>
      </w:r>
      <w:r w:rsidRPr="00A95D68">
        <w:t xml:space="preserve">, </w:t>
      </w:r>
      <w:r w:rsidR="001337F6">
        <w:t>sg3</w:t>
      </w:r>
      <w:r w:rsidRPr="00A95D68">
        <w:t>]</w:t>
      </w:r>
      <w:r w:rsidRPr="00A95D68">
        <w:tab/>
      </w:r>
      <w:r w:rsidR="00D60CD3">
        <w:t>VP[N[sg.gen.]</w:t>
      </w:r>
      <w:r w:rsidR="00D60CD3">
        <w:tab/>
      </w:r>
      <w:r w:rsidRPr="00A95D68">
        <w:t>VP[3.inf.elat. +</w:t>
      </w:r>
      <w:r w:rsidR="007439D6" w:rsidRPr="00A95D68">
        <w:t xml:space="preserve"> </w:t>
      </w:r>
      <w:r w:rsidR="0074266E">
        <w:t>N</w:t>
      </w:r>
      <w:r w:rsidRPr="00A95D68">
        <w:t>]</w:t>
      </w:r>
    </w:p>
    <w:p w14:paraId="3C556E41" w14:textId="45081964" w:rsidR="000721CF" w:rsidRPr="00A95D68" w:rsidRDefault="00790929" w:rsidP="0074266E">
      <w:pPr>
        <w:pStyle w:val="Liste"/>
        <w:tabs>
          <w:tab w:val="left" w:pos="1350"/>
          <w:tab w:val="left" w:pos="3510"/>
          <w:tab w:val="left" w:pos="5220"/>
        </w:tabs>
        <w:spacing w:before="40" w:after="40"/>
        <w:ind w:left="0" w:firstLine="0"/>
        <w:contextualSpacing w:val="0"/>
        <w:rPr>
          <w:lang w:val="en-US"/>
        </w:rPr>
      </w:pPr>
      <w:r w:rsidRPr="00A95D68">
        <w:rPr>
          <w:lang w:val="en-US"/>
        </w:rPr>
        <w:t>SUBJ</w:t>
      </w:r>
      <w:r w:rsidRPr="00A95D68">
        <w:rPr>
          <w:lang w:val="en-US"/>
        </w:rPr>
        <w:tab/>
        <w:t>V</w:t>
      </w:r>
      <w:r w:rsidRPr="00A95D68">
        <w:rPr>
          <w:lang w:val="en-US"/>
        </w:rPr>
        <w:tab/>
      </w:r>
      <w:r w:rsidR="00B73978">
        <w:rPr>
          <w:lang w:val="en-US"/>
        </w:rPr>
        <w:t>ADVLI</w:t>
      </w:r>
      <w:r w:rsidRPr="00A95D68">
        <w:rPr>
          <w:lang w:val="en-US"/>
        </w:rPr>
        <w:t>[SUBJ + V</w:t>
      </w:r>
      <w:r w:rsidR="006B1338">
        <w:rPr>
          <w:lang w:val="en-US"/>
        </w:rPr>
        <w:t xml:space="preserve"> + ADVLI</w:t>
      </w:r>
      <w:r w:rsidRPr="00A95D68">
        <w:rPr>
          <w:lang w:val="en-US"/>
        </w:rPr>
        <w:t>]</w:t>
      </w:r>
    </w:p>
    <w:p w14:paraId="562C5796" w14:textId="7FE64A55" w:rsidR="00B81715" w:rsidRPr="00A95D68" w:rsidRDefault="0075485B" w:rsidP="0074266E">
      <w:pPr>
        <w:pStyle w:val="Liste"/>
        <w:tabs>
          <w:tab w:val="left" w:pos="1350"/>
          <w:tab w:val="left" w:pos="3510"/>
          <w:tab w:val="left" w:pos="5220"/>
        </w:tabs>
        <w:spacing w:before="120" w:after="40"/>
        <w:ind w:left="0" w:firstLine="0"/>
        <w:contextualSpacing w:val="0"/>
      </w:pPr>
      <w:r>
        <w:t>(</w:t>
      </w:r>
      <w:r w:rsidR="00781931" w:rsidRPr="00A95D68">
        <w:t xml:space="preserve">9) </w:t>
      </w:r>
      <w:r w:rsidR="00B81715" w:rsidRPr="00A95D68">
        <w:t>Faari</w:t>
      </w:r>
      <w:r w:rsidR="00B81715" w:rsidRPr="00A95D68">
        <w:tab/>
        <w:t>kielsi</w:t>
      </w:r>
      <w:r w:rsidR="00B81715" w:rsidRPr="00A95D68">
        <w:tab/>
        <w:t>pojat</w:t>
      </w:r>
      <w:r w:rsidR="00B81715" w:rsidRPr="00A95D68">
        <w:tab/>
        <w:t>[lähtemästä pyythöön].</w:t>
      </w:r>
    </w:p>
    <w:p w14:paraId="15186073" w14:textId="1F691DF3" w:rsidR="00B81715" w:rsidRPr="00A95D68" w:rsidRDefault="00B81715" w:rsidP="0074266E">
      <w:pPr>
        <w:pStyle w:val="Liste"/>
        <w:tabs>
          <w:tab w:val="left" w:pos="1350"/>
          <w:tab w:val="left" w:pos="3510"/>
          <w:tab w:val="left" w:pos="5220"/>
        </w:tabs>
        <w:spacing w:before="40" w:after="40"/>
        <w:ind w:left="0" w:firstLine="0"/>
        <w:contextualSpacing w:val="0"/>
      </w:pPr>
      <w:r w:rsidRPr="00A95D68">
        <w:lastRenderedPageBreak/>
        <w:t>N[sg.nom.]</w:t>
      </w:r>
      <w:r w:rsidRPr="00A95D68">
        <w:tab/>
        <w:t>V[</w:t>
      </w:r>
      <w:r w:rsidRPr="0056107F">
        <w:rPr>
          <w:i/>
        </w:rPr>
        <w:t>kielttäät</w:t>
      </w:r>
      <w:r w:rsidRPr="00A95D68">
        <w:t xml:space="preserve">, </w:t>
      </w:r>
      <w:r w:rsidR="001337F6">
        <w:t>sg3</w:t>
      </w:r>
      <w:r w:rsidRPr="00A95D68">
        <w:t>]</w:t>
      </w:r>
      <w:r w:rsidRPr="00A95D68">
        <w:tab/>
        <w:t>VP[N[</w:t>
      </w:r>
      <w:r w:rsidR="0028510C" w:rsidRPr="00A95D68">
        <w:t>pl.nom</w:t>
      </w:r>
      <w:r w:rsidR="00D60CD3">
        <w:t>.]</w:t>
      </w:r>
      <w:r w:rsidR="00D60CD3">
        <w:tab/>
      </w:r>
      <w:r w:rsidRPr="00A95D68">
        <w:t>VP[3.inf.elat. +</w:t>
      </w:r>
      <w:r w:rsidR="0074266E">
        <w:t>N</w:t>
      </w:r>
      <w:r w:rsidRPr="00A95D68">
        <w:t>]]</w:t>
      </w:r>
    </w:p>
    <w:p w14:paraId="3AD60B82" w14:textId="571A6D6E" w:rsidR="00790929" w:rsidRPr="00A95D68" w:rsidRDefault="00790929" w:rsidP="0074266E">
      <w:pPr>
        <w:pStyle w:val="Liste"/>
        <w:tabs>
          <w:tab w:val="left" w:pos="1350"/>
          <w:tab w:val="left" w:pos="3510"/>
          <w:tab w:val="left" w:pos="5220"/>
        </w:tabs>
        <w:spacing w:before="40" w:after="40"/>
        <w:ind w:left="0" w:firstLine="0"/>
        <w:contextualSpacing w:val="0"/>
        <w:rPr>
          <w:lang w:val="en-US"/>
        </w:rPr>
      </w:pPr>
      <w:r w:rsidRPr="00A95D68">
        <w:rPr>
          <w:lang w:val="en-US"/>
        </w:rPr>
        <w:t>SUBJ</w:t>
      </w:r>
      <w:r w:rsidRPr="00A95D68">
        <w:rPr>
          <w:lang w:val="en-US"/>
        </w:rPr>
        <w:tab/>
        <w:t>V</w:t>
      </w:r>
      <w:r w:rsidRPr="00A95D68">
        <w:rPr>
          <w:lang w:val="en-US"/>
        </w:rPr>
        <w:tab/>
      </w:r>
      <w:r w:rsidR="00B73978">
        <w:rPr>
          <w:lang w:val="en-US"/>
        </w:rPr>
        <w:t>ADVLI</w:t>
      </w:r>
      <w:r w:rsidRPr="00A95D68">
        <w:rPr>
          <w:lang w:val="en-US"/>
        </w:rPr>
        <w:t>[SUBJ + V</w:t>
      </w:r>
      <w:r w:rsidR="006675E3">
        <w:rPr>
          <w:lang w:val="en-US"/>
        </w:rPr>
        <w:t xml:space="preserve"> + ADVLI</w:t>
      </w:r>
      <w:r w:rsidRPr="00A95D68">
        <w:rPr>
          <w:lang w:val="en-US"/>
        </w:rPr>
        <w:t>]</w:t>
      </w:r>
    </w:p>
    <w:p w14:paraId="19C3DD30" w14:textId="5DA741EF" w:rsidR="00897E6A" w:rsidRPr="0056107F" w:rsidRDefault="00897E6A" w:rsidP="0074266E">
      <w:pPr>
        <w:tabs>
          <w:tab w:val="left" w:pos="1350"/>
          <w:tab w:val="left" w:pos="3510"/>
          <w:tab w:val="left" w:pos="5220"/>
          <w:tab w:val="left" w:pos="5812"/>
          <w:tab w:val="left" w:pos="6096"/>
        </w:tabs>
        <w:spacing w:before="120" w:after="120"/>
      </w:pPr>
      <w:r w:rsidRPr="0056107F">
        <w:t xml:space="preserve">(10) </w:t>
      </w:r>
      <w:r w:rsidR="00BA772F" w:rsidRPr="0056107F">
        <w:t>Papit</w:t>
      </w:r>
      <w:r w:rsidR="006F33C6" w:rsidRPr="0056107F">
        <w:tab/>
        <w:t>ei kieltän</w:t>
      </w:r>
      <w:r w:rsidR="00BA772F" w:rsidRPr="0056107F">
        <w:t>heet</w:t>
      </w:r>
      <w:r w:rsidR="00D77C21" w:rsidRPr="0056107F">
        <w:tab/>
        <w:t>[faarii</w:t>
      </w:r>
      <w:r w:rsidR="006F33C6" w:rsidRPr="0056107F">
        <w:tab/>
        <w:t>[juomasta viinaa]].</w:t>
      </w:r>
    </w:p>
    <w:p w14:paraId="2FE9B148" w14:textId="2F7EF1EC" w:rsidR="00D60CD3" w:rsidRPr="0056107F" w:rsidRDefault="009F2F2C" w:rsidP="0074266E">
      <w:pPr>
        <w:tabs>
          <w:tab w:val="left" w:pos="1350"/>
          <w:tab w:val="left" w:pos="3510"/>
          <w:tab w:val="left" w:pos="3544"/>
          <w:tab w:val="left" w:pos="5220"/>
          <w:tab w:val="left" w:pos="5812"/>
          <w:tab w:val="left" w:pos="6096"/>
        </w:tabs>
        <w:spacing w:before="120" w:after="120"/>
      </w:pPr>
      <w:r w:rsidRPr="0056107F">
        <w:t>N[pl.nom.]</w:t>
      </w:r>
      <w:r w:rsidRPr="0056107F">
        <w:tab/>
        <w:t>V[</w:t>
      </w:r>
      <w:r w:rsidRPr="0056107F">
        <w:rPr>
          <w:i/>
        </w:rPr>
        <w:t>kielttäät</w:t>
      </w:r>
      <w:r w:rsidRPr="0056107F">
        <w:t xml:space="preserve">, </w:t>
      </w:r>
      <w:r w:rsidR="005B1956">
        <w:t>kieltt.</w:t>
      </w:r>
      <w:r w:rsidR="001337F6">
        <w:t>pl3</w:t>
      </w:r>
      <w:r w:rsidR="00D01A37">
        <w:t>]</w:t>
      </w:r>
      <w:r w:rsidR="00D01A37">
        <w:tab/>
      </w:r>
      <w:r w:rsidR="00A164B6">
        <w:tab/>
      </w:r>
      <w:r w:rsidR="00D01A37">
        <w:t>VP[N[sg.part</w:t>
      </w:r>
      <w:r w:rsidR="00D60CD3" w:rsidRPr="0056107F">
        <w:t>.]</w:t>
      </w:r>
      <w:r w:rsidR="00D60CD3" w:rsidRPr="0056107F">
        <w:tab/>
        <w:t xml:space="preserve">VP[1.inf.elat. + </w:t>
      </w:r>
      <w:r w:rsidR="0074266E">
        <w:t>N</w:t>
      </w:r>
      <w:r w:rsidR="00D60CD3" w:rsidRPr="0056107F">
        <w:t>]</w:t>
      </w:r>
    </w:p>
    <w:p w14:paraId="1A1CEBEF" w14:textId="5A99E822" w:rsidR="00D60CD3" w:rsidRDefault="00D60CD3" w:rsidP="0074266E">
      <w:pPr>
        <w:tabs>
          <w:tab w:val="left" w:pos="1350"/>
          <w:tab w:val="left" w:pos="3510"/>
          <w:tab w:val="left" w:pos="5220"/>
          <w:tab w:val="left" w:pos="5812"/>
          <w:tab w:val="left" w:pos="6096"/>
        </w:tabs>
        <w:spacing w:before="120" w:after="120"/>
      </w:pPr>
      <w:r w:rsidRPr="0056107F">
        <w:t>SUBJ</w:t>
      </w:r>
      <w:r w:rsidRPr="0056107F">
        <w:tab/>
        <w:t>V</w:t>
      </w:r>
      <w:r w:rsidRPr="0056107F">
        <w:tab/>
      </w:r>
      <w:r w:rsidR="00B73978">
        <w:t>ADVLI</w:t>
      </w:r>
      <w:r w:rsidRPr="0056107F">
        <w:t>[SUBJ + V</w:t>
      </w:r>
      <w:r w:rsidR="00B96758">
        <w:t xml:space="preserve"> + OBJ</w:t>
      </w:r>
      <w:r w:rsidRPr="0056107F">
        <w:t>]</w:t>
      </w:r>
    </w:p>
    <w:tbl>
      <w:tblPr>
        <w:tblStyle w:val="Tabellrutenett"/>
        <w:tblW w:w="0" w:type="auto"/>
        <w:tblLook w:val="04A0" w:firstRow="1" w:lastRow="0" w:firstColumn="1" w:lastColumn="0" w:noHBand="0" w:noVBand="1"/>
      </w:tblPr>
      <w:tblGrid>
        <w:gridCol w:w="8522"/>
      </w:tblGrid>
      <w:tr w:rsidR="00BC39FD" w14:paraId="3034150E" w14:textId="77777777" w:rsidTr="00BC39FD">
        <w:tc>
          <w:tcPr>
            <w:tcW w:w="9242" w:type="dxa"/>
          </w:tcPr>
          <w:p w14:paraId="1B7CA2D1" w14:textId="177EF3C9" w:rsidR="00BC39FD" w:rsidRDefault="00BC39FD" w:rsidP="00D60CD3">
            <w:pPr>
              <w:tabs>
                <w:tab w:val="left" w:pos="1418"/>
                <w:tab w:val="left" w:pos="3960"/>
                <w:tab w:val="left" w:pos="5812"/>
                <w:tab w:val="left" w:pos="6096"/>
              </w:tabs>
              <w:spacing w:before="120" w:after="120"/>
            </w:pPr>
            <w:r>
              <w:rPr>
                <w:caps/>
              </w:rPr>
              <w:t xml:space="preserve">Ohjaama-akti – </w:t>
            </w:r>
            <w:r>
              <w:rPr>
                <w:i/>
              </w:rPr>
              <w:t>kielttäät-</w:t>
            </w:r>
            <w:r>
              <w:t>verbi:</w:t>
            </w:r>
          </w:p>
          <w:p w14:paraId="2013BC86" w14:textId="2F8861D0" w:rsidR="00BC39FD" w:rsidRPr="00BC39FD" w:rsidRDefault="00BC39FD" w:rsidP="00486D96">
            <w:pPr>
              <w:tabs>
                <w:tab w:val="left" w:pos="1418"/>
                <w:tab w:val="left" w:pos="3960"/>
                <w:tab w:val="left" w:pos="5812"/>
                <w:tab w:val="left" w:pos="6096"/>
              </w:tabs>
              <w:spacing w:before="120" w:after="120"/>
            </w:pPr>
            <w:r w:rsidRPr="006438F6">
              <w:t>SUBJ[NP[nom.]</w:t>
            </w:r>
            <w:r>
              <w:t>] + V[</w:t>
            </w:r>
            <w:r>
              <w:rPr>
                <w:i/>
              </w:rPr>
              <w:t>kielttäät</w:t>
            </w:r>
            <w:r>
              <w:t xml:space="preserve">, subjektikongruensi] + </w:t>
            </w:r>
            <w:r w:rsidR="000413C8">
              <w:t>ADVLI[VP[SUBJ[NP[</w:t>
            </w:r>
            <w:r w:rsidR="00125B6E">
              <w:t>objektikaasus</w:t>
            </w:r>
            <w:r w:rsidR="0059460B">
              <w:t>]]]</w:t>
            </w:r>
            <w:r w:rsidR="000413C8">
              <w:t xml:space="preserve"> + V[3.inf.elat.</w:t>
            </w:r>
            <w:r w:rsidR="00393047">
              <w:t xml:space="preserve"> (+ KOMPL)</w:t>
            </w:r>
            <w:r w:rsidR="000413C8">
              <w:t>]</w:t>
            </w:r>
            <w:r w:rsidR="00486D96">
              <w:t>]</w:t>
            </w:r>
          </w:p>
        </w:tc>
      </w:tr>
    </w:tbl>
    <w:p w14:paraId="23454956" w14:textId="020568B8" w:rsidR="00B30251" w:rsidRPr="00A95D68" w:rsidRDefault="00841D37" w:rsidP="00BD2A19">
      <w:pPr>
        <w:tabs>
          <w:tab w:val="left" w:pos="1418"/>
          <w:tab w:val="left" w:pos="3544"/>
          <w:tab w:val="left" w:pos="5812"/>
          <w:tab w:val="left" w:pos="6096"/>
        </w:tabs>
        <w:spacing w:before="120" w:after="120"/>
      </w:pPr>
      <w:r w:rsidRPr="00A95D68">
        <w:t>Silloin k</w:t>
      </w:r>
      <w:r w:rsidR="00593145" w:rsidRPr="00A95D68">
        <w:t xml:space="preserve">o saattaa ajatella, ette </w:t>
      </w:r>
      <w:r w:rsidR="00593145" w:rsidRPr="007E703E">
        <w:rPr>
          <w:caps/>
        </w:rPr>
        <w:t>ohjaama-aktin</w:t>
      </w:r>
      <w:r w:rsidR="00593145" w:rsidRPr="00A95D68">
        <w:t xml:space="preserve"> verbifraasi oon </w:t>
      </w:r>
      <w:r w:rsidR="00644B8F" w:rsidRPr="00A95D68">
        <w:t xml:space="preserve">imperatiivinen </w:t>
      </w:r>
      <w:r w:rsidR="00384F5C" w:rsidRPr="00A95D68">
        <w:t>sitaatti</w:t>
      </w:r>
      <w:r w:rsidR="00593145" w:rsidRPr="00A95D68">
        <w:t xml:space="preserve"> </w:t>
      </w:r>
      <w:r w:rsidR="001949BB">
        <w:t>jonku</w:t>
      </w:r>
      <w:r w:rsidR="00593145" w:rsidRPr="00A95D68">
        <w:t xml:space="preserve"> sanomisesta, siihen oon </w:t>
      </w:r>
      <w:r w:rsidR="00593145" w:rsidRPr="00D637FF">
        <w:t xml:space="preserve">infinitiivin etheen mahđolinen </w:t>
      </w:r>
      <w:r w:rsidR="00781931" w:rsidRPr="00D637FF">
        <w:t>lisätä</w:t>
      </w:r>
      <w:r w:rsidR="00CC5DEA" w:rsidRPr="00D637FF">
        <w:t xml:space="preserve"> sub</w:t>
      </w:r>
      <w:r w:rsidR="00E4282F" w:rsidRPr="00D637FF">
        <w:t>ju</w:t>
      </w:r>
      <w:r w:rsidR="00CC5DEA" w:rsidRPr="00D637FF">
        <w:t>nksuunin</w:t>
      </w:r>
      <w:r w:rsidR="00781931" w:rsidRPr="00D637FF">
        <w:t xml:space="preserve"> </w:t>
      </w:r>
      <w:r w:rsidR="00781931" w:rsidRPr="00D637FF">
        <w:rPr>
          <w:i/>
        </w:rPr>
        <w:t>ette</w:t>
      </w:r>
      <w:r w:rsidR="005D7079">
        <w:rPr>
          <w:i/>
        </w:rPr>
        <w:t xml:space="preserve"> </w:t>
      </w:r>
      <w:r w:rsidR="005D7079">
        <w:t>(11, 12)</w:t>
      </w:r>
      <w:r w:rsidR="00781931" w:rsidRPr="00A95D68">
        <w:t xml:space="preserve">. </w:t>
      </w:r>
      <w:r w:rsidR="00A95926">
        <w:t xml:space="preserve">Tämä oon tavalinen eriliikaisesti Varengin </w:t>
      </w:r>
      <w:r w:rsidR="00E46A35">
        <w:t>varieteet</w:t>
      </w:r>
      <w:r w:rsidR="00A95926">
        <w:t xml:space="preserve">issa. </w:t>
      </w:r>
      <w:r w:rsidR="00781931" w:rsidRPr="00A95D68">
        <w:t>Esimerkiksi:</w:t>
      </w:r>
    </w:p>
    <w:p w14:paraId="657E667D" w14:textId="15467357" w:rsidR="00781931" w:rsidRPr="00A95D68" w:rsidRDefault="0075485B" w:rsidP="00BD2A19">
      <w:pPr>
        <w:tabs>
          <w:tab w:val="left" w:pos="1418"/>
          <w:tab w:val="left" w:pos="3544"/>
          <w:tab w:val="left" w:pos="5812"/>
          <w:tab w:val="left" w:pos="6096"/>
        </w:tabs>
        <w:spacing w:before="120" w:after="120"/>
      </w:pPr>
      <w:r>
        <w:t>(</w:t>
      </w:r>
      <w:r w:rsidR="003B3A28">
        <w:t>11</w:t>
      </w:r>
      <w:r w:rsidR="00CF2B84" w:rsidRPr="00A95D68">
        <w:t xml:space="preserve">) </w:t>
      </w:r>
      <w:r w:rsidR="00781931" w:rsidRPr="00A95D68">
        <w:t xml:space="preserve">Mie käskin </w:t>
      </w:r>
      <w:r w:rsidR="009D7B1B" w:rsidRPr="00A95D68">
        <w:t>[</w:t>
      </w:r>
      <w:r w:rsidR="00781931" w:rsidRPr="00A95D68">
        <w:t>Liisan ette luk</w:t>
      </w:r>
      <w:r w:rsidR="00A95926">
        <w:t>ia</w:t>
      </w:r>
      <w:r w:rsidR="00781931" w:rsidRPr="00A95D68">
        <w:t xml:space="preserve"> läksyt</w:t>
      </w:r>
      <w:r w:rsidR="00AE27F2" w:rsidRPr="00A95D68">
        <w:t>]</w:t>
      </w:r>
      <w:r w:rsidR="00781931" w:rsidRPr="00A95D68">
        <w:t>.</w:t>
      </w:r>
    </w:p>
    <w:p w14:paraId="190AD974" w14:textId="4B7DB67B" w:rsidR="00781931" w:rsidRPr="00A95D68" w:rsidRDefault="0075485B" w:rsidP="00BD2A19">
      <w:pPr>
        <w:tabs>
          <w:tab w:val="left" w:pos="1418"/>
          <w:tab w:val="left" w:pos="3544"/>
          <w:tab w:val="left" w:pos="5812"/>
          <w:tab w:val="left" w:pos="6096"/>
        </w:tabs>
        <w:spacing w:before="120" w:after="120"/>
      </w:pPr>
      <w:r>
        <w:t>(</w:t>
      </w:r>
      <w:r w:rsidR="003B3A28">
        <w:t>12</w:t>
      </w:r>
      <w:r w:rsidR="00CF2B84" w:rsidRPr="00A95D68">
        <w:t xml:space="preserve">) </w:t>
      </w:r>
      <w:r w:rsidR="00593145" w:rsidRPr="00A95D68">
        <w:t xml:space="preserve">Pappi neuvoi </w:t>
      </w:r>
      <w:r w:rsidR="009D7B1B" w:rsidRPr="00A95D68">
        <w:t>[</w:t>
      </w:r>
      <w:r w:rsidR="00593145" w:rsidRPr="00A95D68">
        <w:t>Nillan ette läht</w:t>
      </w:r>
      <w:r w:rsidR="00A95926">
        <w:t>iä</w:t>
      </w:r>
      <w:r w:rsidR="00593145" w:rsidRPr="00A95D68">
        <w:t xml:space="preserve"> reishuun</w:t>
      </w:r>
      <w:r w:rsidR="009D7B1B" w:rsidRPr="00A95D68">
        <w:t>]</w:t>
      </w:r>
      <w:r w:rsidR="00CF2B84" w:rsidRPr="00A95D68">
        <w:t>.</w:t>
      </w:r>
    </w:p>
    <w:p w14:paraId="46CA99E3" w14:textId="53EA9B9F" w:rsidR="00781931" w:rsidRPr="00562F31" w:rsidRDefault="004C0D58" w:rsidP="00BD2A19">
      <w:pPr>
        <w:tabs>
          <w:tab w:val="left" w:pos="1418"/>
          <w:tab w:val="left" w:pos="3544"/>
          <w:tab w:val="left" w:pos="5812"/>
          <w:tab w:val="left" w:pos="6096"/>
        </w:tabs>
        <w:spacing w:before="120" w:after="120"/>
        <w:rPr>
          <w:i/>
        </w:rPr>
      </w:pPr>
      <w:r>
        <w:t xml:space="preserve">Varengin </w:t>
      </w:r>
      <w:r w:rsidR="00E46A35">
        <w:t>varieteet</w:t>
      </w:r>
      <w:r>
        <w:t>issa</w:t>
      </w:r>
      <w:r w:rsidR="004F75AA" w:rsidRPr="00A95D68">
        <w:t xml:space="preserve"> </w:t>
      </w:r>
      <w:r w:rsidR="00D637FF">
        <w:t xml:space="preserve">käytethään </w:t>
      </w:r>
      <w:r w:rsidR="00D637FF">
        <w:rPr>
          <w:i/>
        </w:rPr>
        <w:t>kieltää</w:t>
      </w:r>
      <w:r w:rsidR="00D637FF">
        <w:t>-verbinki kans sammaa kons</w:t>
      </w:r>
      <w:r w:rsidR="00601E0A">
        <w:t>t</w:t>
      </w:r>
      <w:r w:rsidR="00D637FF">
        <w:t>ruksuunii, missä</w:t>
      </w:r>
      <w:r w:rsidR="00D637FF">
        <w:rPr>
          <w:i/>
        </w:rPr>
        <w:t xml:space="preserve"> </w:t>
      </w:r>
      <w:r w:rsidR="00D637FF">
        <w:t>VP:n verbi oon</w:t>
      </w:r>
      <w:r w:rsidR="00DE55AE">
        <w:t xml:space="preserve"> </w:t>
      </w:r>
      <w:r w:rsidR="002D5B6D" w:rsidRPr="00A95D68">
        <w:t>1. infinitii</w:t>
      </w:r>
      <w:r w:rsidR="00D637FF">
        <w:t>vin haamussa</w:t>
      </w:r>
      <w:r w:rsidR="00562F31">
        <w:t xml:space="preserve"> (13)</w:t>
      </w:r>
      <w:r w:rsidR="00B81319">
        <w:t>.</w:t>
      </w:r>
      <w:r w:rsidR="00562F31">
        <w:t xml:space="preserve"> Mutta siihen häyttyy silloin lisätä kieltoverbin </w:t>
      </w:r>
      <w:r w:rsidR="00562F31">
        <w:rPr>
          <w:i/>
        </w:rPr>
        <w:t>ei</w:t>
      </w:r>
      <w:r w:rsidR="001B127A" w:rsidRPr="001B127A">
        <w:t>.</w:t>
      </w:r>
    </w:p>
    <w:p w14:paraId="341B29BB" w14:textId="777CA8A7" w:rsidR="00B30251" w:rsidRPr="007D573D" w:rsidRDefault="0075485B" w:rsidP="00DB1FC1">
      <w:pPr>
        <w:pStyle w:val="Liste"/>
        <w:tabs>
          <w:tab w:val="left" w:pos="1260"/>
          <w:tab w:val="left" w:pos="2880"/>
          <w:tab w:val="left" w:pos="4500"/>
        </w:tabs>
        <w:spacing w:before="120" w:after="40"/>
        <w:ind w:left="0" w:firstLine="0"/>
        <w:contextualSpacing w:val="0"/>
      </w:pPr>
      <w:r>
        <w:t>(</w:t>
      </w:r>
      <w:r w:rsidR="003B3A28">
        <w:t>13</w:t>
      </w:r>
      <w:r w:rsidR="007A5227" w:rsidRPr="007D573D">
        <w:t xml:space="preserve">) </w:t>
      </w:r>
      <w:r w:rsidR="00DE55AE" w:rsidRPr="007D573D">
        <w:t>Prosti</w:t>
      </w:r>
      <w:r w:rsidR="00DE55AE" w:rsidRPr="007D573D">
        <w:tab/>
        <w:t>kielsi</w:t>
      </w:r>
      <w:r w:rsidR="00DE55AE" w:rsidRPr="007D573D">
        <w:tab/>
        <w:t>[Perunk</w:t>
      </w:r>
      <w:r w:rsidR="00B30251" w:rsidRPr="007D573D">
        <w:t>aa</w:t>
      </w:r>
      <w:r w:rsidR="00B30251" w:rsidRPr="007D573D">
        <w:tab/>
        <w:t>[ette ei saarnata kainuksi]].</w:t>
      </w:r>
    </w:p>
    <w:p w14:paraId="111CBB56" w14:textId="35065670" w:rsidR="00B30251" w:rsidRPr="007D573D" w:rsidRDefault="00DE55AE" w:rsidP="00DB1FC1">
      <w:pPr>
        <w:pStyle w:val="Liste"/>
        <w:tabs>
          <w:tab w:val="left" w:pos="1260"/>
          <w:tab w:val="left" w:pos="2880"/>
          <w:tab w:val="left" w:pos="4500"/>
        </w:tabs>
        <w:spacing w:before="40" w:after="40"/>
        <w:ind w:left="0" w:firstLine="0"/>
        <w:contextualSpacing w:val="0"/>
      </w:pPr>
      <w:r w:rsidRPr="007D573D">
        <w:t>N[sg.nom.]</w:t>
      </w:r>
      <w:r w:rsidRPr="007D573D">
        <w:tab/>
        <w:t>V[</w:t>
      </w:r>
      <w:r w:rsidRPr="00601E0A">
        <w:rPr>
          <w:i/>
        </w:rPr>
        <w:t>kielt</w:t>
      </w:r>
      <w:r w:rsidR="00601E0A" w:rsidRPr="00601E0A">
        <w:rPr>
          <w:i/>
        </w:rPr>
        <w:t>ää</w:t>
      </w:r>
      <w:r w:rsidR="00B30251" w:rsidRPr="007D573D">
        <w:t xml:space="preserve">, </w:t>
      </w:r>
      <w:r w:rsidR="001337F6">
        <w:t>sg3</w:t>
      </w:r>
      <w:r w:rsidR="00B30251" w:rsidRPr="007D573D">
        <w:t>]</w:t>
      </w:r>
      <w:r w:rsidR="00B30251" w:rsidRPr="007D573D">
        <w:tab/>
        <w:t>VP[N[sg.part.]</w:t>
      </w:r>
      <w:r w:rsidR="00B30251" w:rsidRPr="007D573D">
        <w:tab/>
        <w:t>[VP[</w:t>
      </w:r>
      <w:r w:rsidR="00B30251" w:rsidRPr="00892A5B">
        <w:rPr>
          <w:i/>
        </w:rPr>
        <w:t>ette</w:t>
      </w:r>
      <w:r w:rsidR="00B30251" w:rsidRPr="007D573D">
        <w:t xml:space="preserve"> + </w:t>
      </w:r>
      <w:r w:rsidR="00B30251" w:rsidRPr="00892A5B">
        <w:rPr>
          <w:i/>
        </w:rPr>
        <w:t xml:space="preserve">ei </w:t>
      </w:r>
      <w:r w:rsidR="00B30251" w:rsidRPr="007D573D">
        <w:t>+ 1.inf. +</w:t>
      </w:r>
      <w:r w:rsidR="00972A14">
        <w:t>N</w:t>
      </w:r>
      <w:r w:rsidR="00B30251" w:rsidRPr="007D573D">
        <w:t>]]</w:t>
      </w:r>
      <w:r w:rsidR="00CD431B">
        <w:t>]</w:t>
      </w:r>
    </w:p>
    <w:p w14:paraId="1F3BAAA3" w14:textId="52A16D2A" w:rsidR="00DE3485" w:rsidRPr="007D573D" w:rsidRDefault="00DE3485" w:rsidP="00DB1FC1">
      <w:pPr>
        <w:pStyle w:val="Liste"/>
        <w:tabs>
          <w:tab w:val="left" w:pos="1260"/>
          <w:tab w:val="left" w:pos="2880"/>
          <w:tab w:val="left" w:pos="4500"/>
        </w:tabs>
        <w:spacing w:before="40" w:after="40"/>
        <w:ind w:left="0" w:firstLine="0"/>
        <w:contextualSpacing w:val="0"/>
        <w:rPr>
          <w:lang w:val="en-US"/>
        </w:rPr>
      </w:pPr>
      <w:r w:rsidRPr="007D573D">
        <w:rPr>
          <w:lang w:val="en-US"/>
        </w:rPr>
        <w:t>SUBJ</w:t>
      </w:r>
      <w:r w:rsidRPr="007D573D">
        <w:rPr>
          <w:lang w:val="en-US"/>
        </w:rPr>
        <w:tab/>
        <w:t>V</w:t>
      </w:r>
      <w:r w:rsidRPr="007D573D">
        <w:rPr>
          <w:lang w:val="en-US"/>
        </w:rPr>
        <w:tab/>
        <w:t xml:space="preserve">OBJ[SUBJ + </w:t>
      </w:r>
      <w:r w:rsidR="00D77828">
        <w:rPr>
          <w:i/>
          <w:lang w:val="en-US"/>
        </w:rPr>
        <w:t xml:space="preserve">ette </w:t>
      </w:r>
      <w:r w:rsidR="00D77828">
        <w:rPr>
          <w:lang w:val="en-US"/>
        </w:rPr>
        <w:t xml:space="preserve">+ </w:t>
      </w:r>
      <w:r w:rsidRPr="007D573D">
        <w:rPr>
          <w:lang w:val="en-US"/>
        </w:rPr>
        <w:t>V</w:t>
      </w:r>
      <w:r w:rsidR="006F1C14">
        <w:rPr>
          <w:lang w:val="en-US"/>
        </w:rPr>
        <w:t xml:space="preserve"> + ADVLI</w:t>
      </w:r>
      <w:r w:rsidRPr="007D573D">
        <w:rPr>
          <w:lang w:val="en-US"/>
        </w:rPr>
        <w:t>]</w:t>
      </w:r>
    </w:p>
    <w:p w14:paraId="7D1A49EA" w14:textId="4194B734" w:rsidR="00B30251" w:rsidRPr="007D573D" w:rsidRDefault="002D5B6D" w:rsidP="00BD2A19">
      <w:pPr>
        <w:pStyle w:val="Brdtekst"/>
        <w:spacing w:before="120"/>
      </w:pPr>
      <w:r w:rsidRPr="007D573D">
        <w:t>Eđelä kaikissa esimerkiissä oon myötä verbifraasin subjekti. Tavalinen</w:t>
      </w:r>
      <w:r w:rsidR="00DE5728">
        <w:t xml:space="preserve"> oon kuitenki </w:t>
      </w:r>
      <w:r w:rsidR="00DE5728" w:rsidRPr="00706D78">
        <w:rPr>
          <w:caps/>
        </w:rPr>
        <w:t>ohjaama-akti</w:t>
      </w:r>
      <w:r w:rsidR="00DE5728">
        <w:t>, mist</w:t>
      </w:r>
      <w:r w:rsidRPr="007D573D">
        <w:t>ä subjekti vailuu</w:t>
      </w:r>
      <w:r w:rsidR="00384F5C" w:rsidRPr="007D573D">
        <w:t xml:space="preserve"> </w:t>
      </w:r>
      <w:r w:rsidR="0075485B">
        <w:t>(</w:t>
      </w:r>
      <w:r w:rsidR="00C3738A">
        <w:t>14–16</w:t>
      </w:r>
      <w:r w:rsidR="00384F5C" w:rsidRPr="007D573D">
        <w:t>)</w:t>
      </w:r>
      <w:r w:rsidRPr="007D573D">
        <w:t>.</w:t>
      </w:r>
    </w:p>
    <w:p w14:paraId="74929DDA" w14:textId="4CF2BC62" w:rsidR="00B30251" w:rsidRPr="007D573D" w:rsidRDefault="0075485B" w:rsidP="00BD2A19">
      <w:pPr>
        <w:pStyle w:val="Liste"/>
        <w:spacing w:before="120" w:after="120"/>
        <w:ind w:left="0" w:firstLine="0"/>
        <w:contextualSpacing w:val="0"/>
      </w:pPr>
      <w:r>
        <w:t>(</w:t>
      </w:r>
      <w:r w:rsidR="003B3A28">
        <w:t>14</w:t>
      </w:r>
      <w:r w:rsidR="00E7340E" w:rsidRPr="007D573D">
        <w:t xml:space="preserve">) </w:t>
      </w:r>
      <w:r w:rsidR="00B30251" w:rsidRPr="007D573D">
        <w:t xml:space="preserve">Perunka käski </w:t>
      </w:r>
      <w:r w:rsidR="0078699B">
        <w:t>[</w:t>
      </w:r>
      <w:r>
        <w:t>(</w:t>
      </w:r>
      <w:r w:rsidR="00C534B2" w:rsidRPr="007D573D">
        <w:t>ette)</w:t>
      </w:r>
      <w:r w:rsidR="002D5B6D" w:rsidRPr="007D573D">
        <w:t xml:space="preserve"> </w:t>
      </w:r>
      <w:r w:rsidR="00B30251" w:rsidRPr="007D573D">
        <w:t>tulla sisäle</w:t>
      </w:r>
      <w:r w:rsidR="0078699B">
        <w:t>]</w:t>
      </w:r>
      <w:r w:rsidR="00B30251" w:rsidRPr="007D573D">
        <w:t>.</w:t>
      </w:r>
    </w:p>
    <w:p w14:paraId="37BE9A2C" w14:textId="5BB09334" w:rsidR="00B30251" w:rsidRPr="007D573D" w:rsidRDefault="0075485B" w:rsidP="00BD2A19">
      <w:pPr>
        <w:pStyle w:val="Liste"/>
        <w:spacing w:before="120" w:after="120"/>
        <w:ind w:left="0" w:firstLine="0"/>
        <w:contextualSpacing w:val="0"/>
      </w:pPr>
      <w:r>
        <w:t>(</w:t>
      </w:r>
      <w:r w:rsidR="003B3A28">
        <w:t>15</w:t>
      </w:r>
      <w:r w:rsidR="00E7340E" w:rsidRPr="007D573D">
        <w:t xml:space="preserve">) </w:t>
      </w:r>
      <w:r w:rsidR="00C534B2" w:rsidRPr="007D573D">
        <w:t xml:space="preserve">Pappi neuvoi </w:t>
      </w:r>
      <w:r w:rsidR="0078699B">
        <w:t>[</w:t>
      </w:r>
      <w:r>
        <w:t>(</w:t>
      </w:r>
      <w:r w:rsidR="00C534B2" w:rsidRPr="007D573D">
        <w:t>ette</w:t>
      </w:r>
      <w:r w:rsidR="00B6495A" w:rsidRPr="007D573D">
        <w:t>)</w:t>
      </w:r>
      <w:r w:rsidR="00C534B2" w:rsidRPr="007D573D">
        <w:t xml:space="preserve"> läht</w:t>
      </w:r>
      <w:r w:rsidR="006D50A2">
        <w:t>iä</w:t>
      </w:r>
      <w:r w:rsidR="00C534B2" w:rsidRPr="007D573D">
        <w:t xml:space="preserve"> sisäle</w:t>
      </w:r>
      <w:r w:rsidR="0078699B">
        <w:t>]</w:t>
      </w:r>
      <w:r w:rsidR="00B30251" w:rsidRPr="007D573D">
        <w:t>.</w:t>
      </w:r>
    </w:p>
    <w:p w14:paraId="37979919" w14:textId="3CE4E379" w:rsidR="00B30251" w:rsidRPr="007D573D" w:rsidRDefault="0075485B" w:rsidP="00BD2A19">
      <w:pPr>
        <w:tabs>
          <w:tab w:val="left" w:pos="1418"/>
          <w:tab w:val="left" w:pos="3261"/>
          <w:tab w:val="left" w:pos="5670"/>
        </w:tabs>
        <w:spacing w:before="120" w:after="120"/>
      </w:pPr>
      <w:r>
        <w:t>(</w:t>
      </w:r>
      <w:r w:rsidR="003B3A28">
        <w:t>16</w:t>
      </w:r>
      <w:r w:rsidR="00E7340E" w:rsidRPr="007D573D">
        <w:t xml:space="preserve">) </w:t>
      </w:r>
      <w:r w:rsidR="00B30251" w:rsidRPr="007D573D">
        <w:t xml:space="preserve">Prosti kielsi </w:t>
      </w:r>
      <w:r w:rsidR="0078699B">
        <w:t>[</w:t>
      </w:r>
      <w:r w:rsidR="00B30251" w:rsidRPr="007D573D">
        <w:t>ette ei saarnata kainuksi</w:t>
      </w:r>
      <w:r w:rsidR="0078699B">
        <w:t>]</w:t>
      </w:r>
      <w:r w:rsidR="00B30251" w:rsidRPr="007D573D">
        <w:t>.</w:t>
      </w:r>
    </w:p>
    <w:p w14:paraId="03B8E19C" w14:textId="3A8BE3A8" w:rsidR="00CB6F53" w:rsidRPr="007D573D" w:rsidRDefault="00CB6F53" w:rsidP="00BD2A19">
      <w:pPr>
        <w:tabs>
          <w:tab w:val="left" w:pos="1418"/>
          <w:tab w:val="left" w:pos="3261"/>
          <w:tab w:val="left" w:pos="5670"/>
        </w:tabs>
        <w:spacing w:before="120" w:after="120"/>
      </w:pPr>
      <w:r w:rsidRPr="007D573D">
        <w:t xml:space="preserve">Sammaa kaavaa olleevan </w:t>
      </w:r>
      <w:r w:rsidRPr="00866504">
        <w:rPr>
          <w:caps/>
        </w:rPr>
        <w:t>ohjaama-aktin</w:t>
      </w:r>
      <w:r w:rsidRPr="007D573D">
        <w:t xml:space="preserve"> saattaa laittaa</w:t>
      </w:r>
      <w:r w:rsidR="00110FD2" w:rsidRPr="007D573D">
        <w:t>t</w:t>
      </w:r>
      <w:r w:rsidRPr="007D573D">
        <w:t xml:space="preserve"> kans </w:t>
      </w:r>
      <w:r w:rsidR="00866504">
        <w:t>sanoma-akti</w:t>
      </w:r>
      <w:r w:rsidRPr="00866504">
        <w:t>verbiistä</w:t>
      </w:r>
      <w:r w:rsidRPr="007D573D">
        <w:t xml:space="preserve">, ko verbifraasin ymmärethään </w:t>
      </w:r>
      <w:r w:rsidR="00C5084E" w:rsidRPr="007D573D">
        <w:t>imperati</w:t>
      </w:r>
      <w:r w:rsidR="008201DB">
        <w:t>i</w:t>
      </w:r>
      <w:r w:rsidR="00C5084E" w:rsidRPr="007D573D">
        <w:t xml:space="preserve">viseksi </w:t>
      </w:r>
      <w:r w:rsidRPr="007D573D">
        <w:t>sitaatiksi</w:t>
      </w:r>
      <w:r w:rsidR="00110FD2" w:rsidRPr="007D573D">
        <w:t xml:space="preserve"> </w:t>
      </w:r>
      <w:r w:rsidR="0075485B">
        <w:t>(</w:t>
      </w:r>
      <w:r w:rsidR="00110FD2" w:rsidRPr="007D573D">
        <w:t>17</w:t>
      </w:r>
      <w:r w:rsidR="003B3A28">
        <w:t>, 18</w:t>
      </w:r>
      <w:r w:rsidR="00110FD2" w:rsidRPr="007D573D">
        <w:t>)</w:t>
      </w:r>
      <w:r w:rsidRPr="007D573D">
        <w:t>:</w:t>
      </w:r>
    </w:p>
    <w:p w14:paraId="66B3E214" w14:textId="1DB272ED" w:rsidR="00CB6F53" w:rsidRPr="007D573D" w:rsidRDefault="0075485B" w:rsidP="00BD2A19">
      <w:pPr>
        <w:tabs>
          <w:tab w:val="left" w:pos="1418"/>
          <w:tab w:val="left" w:pos="3261"/>
          <w:tab w:val="left" w:pos="5670"/>
        </w:tabs>
        <w:spacing w:before="120" w:after="120"/>
      </w:pPr>
      <w:r>
        <w:t>(</w:t>
      </w:r>
      <w:r w:rsidR="003B3A28">
        <w:t>17</w:t>
      </w:r>
      <w:r w:rsidR="00CB6F53" w:rsidRPr="007D573D">
        <w:t>) M</w:t>
      </w:r>
      <w:r w:rsidR="00D73CD2">
        <w:t>ie</w:t>
      </w:r>
      <w:r w:rsidR="00CB6F53" w:rsidRPr="007D573D">
        <w:t xml:space="preserve"> sanoi</w:t>
      </w:r>
      <w:r w:rsidR="00D73CD2">
        <w:t>n</w:t>
      </w:r>
      <w:r w:rsidR="00CB6F53" w:rsidRPr="007D573D">
        <w:t xml:space="preserve"> </w:t>
      </w:r>
      <w:r w:rsidR="00D73CD2">
        <w:t>Liisale</w:t>
      </w:r>
      <w:r w:rsidR="00CB6F53" w:rsidRPr="007D573D">
        <w:t xml:space="preserve"> </w:t>
      </w:r>
      <w:r w:rsidR="00C3738A">
        <w:t>[</w:t>
      </w:r>
      <w:r w:rsidR="00CB6F53" w:rsidRPr="007D573D">
        <w:t xml:space="preserve">ette lähtiä </w:t>
      </w:r>
      <w:r w:rsidR="00D73CD2">
        <w:t>Vesisaarheen</w:t>
      </w:r>
      <w:r w:rsidR="00CB6F53" w:rsidRPr="007D573D">
        <w:t xml:space="preserve"> </w:t>
      </w:r>
      <w:r w:rsidR="00D73CD2">
        <w:t>minun</w:t>
      </w:r>
      <w:r w:rsidR="00CB6F53" w:rsidRPr="007D573D">
        <w:t xml:space="preserve"> kansa</w:t>
      </w:r>
      <w:r w:rsidR="00C3738A">
        <w:t>]</w:t>
      </w:r>
      <w:r w:rsidR="00D73CD2">
        <w:t>.</w:t>
      </w:r>
    </w:p>
    <w:p w14:paraId="66C6CF2A" w14:textId="00D11FE3" w:rsidR="00CB6F53" w:rsidRDefault="0075485B" w:rsidP="00BD2A19">
      <w:pPr>
        <w:tabs>
          <w:tab w:val="left" w:pos="1418"/>
          <w:tab w:val="left" w:pos="3261"/>
          <w:tab w:val="left" w:pos="5670"/>
        </w:tabs>
        <w:spacing w:before="120" w:after="120"/>
      </w:pPr>
      <w:r>
        <w:t>(</w:t>
      </w:r>
      <w:r w:rsidR="003B3A28">
        <w:t>18</w:t>
      </w:r>
      <w:r w:rsidR="00CB6F53" w:rsidRPr="007D573D">
        <w:t xml:space="preserve">) </w:t>
      </w:r>
      <w:r w:rsidR="00D73CD2">
        <w:t>Faari</w:t>
      </w:r>
      <w:r w:rsidR="00CB6F53" w:rsidRPr="007D573D">
        <w:t xml:space="preserve"> huusi </w:t>
      </w:r>
      <w:r w:rsidR="00C3738A">
        <w:t>[</w:t>
      </w:r>
      <w:r w:rsidR="00CB6F53" w:rsidRPr="007D573D">
        <w:t>ette tulla aphuun</w:t>
      </w:r>
      <w:r w:rsidR="00C3738A">
        <w:t>]</w:t>
      </w:r>
      <w:r w:rsidR="00D73CD2">
        <w:t>.</w:t>
      </w:r>
    </w:p>
    <w:p w14:paraId="37BE3200" w14:textId="27362291" w:rsidR="005A3A10" w:rsidRPr="005A3A10" w:rsidRDefault="00924B3D" w:rsidP="00BD2A19">
      <w:pPr>
        <w:tabs>
          <w:tab w:val="left" w:pos="1418"/>
          <w:tab w:val="left" w:pos="3261"/>
          <w:tab w:val="left" w:pos="5670"/>
        </w:tabs>
        <w:spacing w:before="120" w:after="120"/>
      </w:pPr>
      <w:r>
        <w:t>Tä</w:t>
      </w:r>
      <w:r w:rsidR="005A3A10">
        <w:t xml:space="preserve">mmöisistä </w:t>
      </w:r>
      <w:r w:rsidR="005A3A10">
        <w:rPr>
          <w:i/>
        </w:rPr>
        <w:t>ette-</w:t>
      </w:r>
      <w:r w:rsidR="005A3A10">
        <w:t xml:space="preserve">fraasiista katto kans kohđasta </w:t>
      </w:r>
      <w:r w:rsidR="003100AB" w:rsidRPr="00DE1AD9">
        <w:t>11.2.2.2 Subjunksuuni</w:t>
      </w:r>
      <w:r w:rsidR="00DE1AD9">
        <w:t>syntakti</w:t>
      </w:r>
      <w:r w:rsidR="003100AB" w:rsidRPr="00DE1AD9">
        <w:t xml:space="preserve"> </w:t>
      </w:r>
      <w:r w:rsidR="00092B3D" w:rsidRPr="00DE1AD9">
        <w:t>objektinna</w:t>
      </w:r>
      <w:r w:rsidR="003100AB">
        <w:t>.</w:t>
      </w:r>
    </w:p>
    <w:p w14:paraId="2AE6C8D8" w14:textId="31CD9417" w:rsidR="00B30251" w:rsidRDefault="00B30251" w:rsidP="00BD2A19">
      <w:pPr>
        <w:pStyle w:val="Overskrift2"/>
      </w:pPr>
      <w:bookmarkStart w:id="1148" w:name="_4.2.3._Modaaliset_syntaktit_1"/>
      <w:bookmarkStart w:id="1149" w:name="_4.2.3._Modaaliset_syntaktit"/>
      <w:bookmarkStart w:id="1150" w:name="_Toc81192461"/>
      <w:bookmarkStart w:id="1151" w:name="_Toc84997986"/>
      <w:bookmarkStart w:id="1152" w:name="_Toc198266857"/>
      <w:bookmarkStart w:id="1153" w:name="_Toc209168609"/>
      <w:bookmarkStart w:id="1154" w:name="_Toc241129249"/>
      <w:bookmarkStart w:id="1155" w:name="_Toc311273792"/>
      <w:bookmarkEnd w:id="1148"/>
      <w:bookmarkEnd w:id="1149"/>
      <w:r w:rsidRPr="00A95D68">
        <w:t>Mod</w:t>
      </w:r>
      <w:r w:rsidR="00716A28">
        <w:t>ifiseeratut</w:t>
      </w:r>
      <w:r w:rsidRPr="00A95D68">
        <w:t xml:space="preserve"> syntaktit</w:t>
      </w:r>
      <w:bookmarkEnd w:id="1150"/>
      <w:bookmarkEnd w:id="1151"/>
      <w:bookmarkEnd w:id="1152"/>
      <w:bookmarkEnd w:id="1153"/>
      <w:bookmarkEnd w:id="1154"/>
      <w:bookmarkEnd w:id="1155"/>
    </w:p>
    <w:p w14:paraId="336060EC" w14:textId="200C152C" w:rsidR="0002009F" w:rsidRDefault="0002009F" w:rsidP="00BD2A19">
      <w:pPr>
        <w:tabs>
          <w:tab w:val="left" w:pos="2410"/>
          <w:tab w:val="left" w:pos="4820"/>
        </w:tabs>
        <w:spacing w:before="120" w:after="120"/>
      </w:pPr>
      <w:r w:rsidRPr="00D73CD2">
        <w:rPr>
          <w:smallCaps/>
        </w:rPr>
        <w:t>Mod</w:t>
      </w:r>
      <w:r w:rsidR="00716A28" w:rsidRPr="00D73CD2">
        <w:rPr>
          <w:smallCaps/>
        </w:rPr>
        <w:t>ifiseeratuksi</w:t>
      </w:r>
      <w:r w:rsidR="00D73CD2" w:rsidRPr="00D73CD2">
        <w:rPr>
          <w:smallCaps/>
        </w:rPr>
        <w:t xml:space="preserve"> syntaktiksi</w:t>
      </w:r>
      <w:r>
        <w:t xml:space="preserve"> defineerathaan </w:t>
      </w:r>
      <w:r w:rsidR="00D73CD2">
        <w:t xml:space="preserve">tässä </w:t>
      </w:r>
      <w:r>
        <w:t>syntaktit, missä oo</w:t>
      </w:r>
      <w:r w:rsidR="00451459">
        <w:t xml:space="preserve">n </w:t>
      </w:r>
      <w:r w:rsidR="00934F22">
        <w:t xml:space="preserve">semmoinen </w:t>
      </w:r>
      <w:r w:rsidR="00451459">
        <w:t xml:space="preserve">verbi eli </w:t>
      </w:r>
      <w:r w:rsidR="00F40D50">
        <w:t xml:space="preserve">verbin ja nomenin liitto eli </w:t>
      </w:r>
      <w:r w:rsidR="00451459">
        <w:t>verbikonstruksuuni</w:t>
      </w:r>
      <w:r>
        <w:t>, mikä ei tuo syntakthiin mithään vasituista uutta informasuunii, mutta modifiseerathaan syntaktin assiintillaa</w:t>
      </w:r>
      <w:r w:rsidR="00716A28">
        <w:t xml:space="preserve"> (1, 2)</w:t>
      </w:r>
      <w:r>
        <w:t xml:space="preserve"> eli sitä aikkaa</w:t>
      </w:r>
      <w:r w:rsidR="00716A28">
        <w:t xml:space="preserve"> (3, 4)</w:t>
      </w:r>
      <w:r>
        <w:t xml:space="preserve"> koska syntakti oon tosi.</w:t>
      </w:r>
      <w:r w:rsidR="005B16ED">
        <w:t xml:space="preserve"> Esimerkkii: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gridCol w:w="596"/>
        <w:gridCol w:w="2902"/>
      </w:tblGrid>
      <w:tr w:rsidR="00451459" w:rsidRPr="005B2E0C" w14:paraId="7E032116" w14:textId="77777777" w:rsidTr="00451459">
        <w:tc>
          <w:tcPr>
            <w:tcW w:w="0" w:type="auto"/>
          </w:tcPr>
          <w:p w14:paraId="2FCB7306" w14:textId="145707E7" w:rsidR="00451459" w:rsidRPr="005B2E0C" w:rsidRDefault="00917E79" w:rsidP="005B2E0C">
            <w:r w:rsidRPr="005B2E0C">
              <w:t>Modifiseerattu</w:t>
            </w:r>
            <w:r w:rsidR="00451459" w:rsidRPr="005B2E0C">
              <w:t xml:space="preserve"> syntakti</w:t>
            </w:r>
          </w:p>
        </w:tc>
        <w:tc>
          <w:tcPr>
            <w:tcW w:w="0" w:type="auto"/>
          </w:tcPr>
          <w:p w14:paraId="51974EE7" w14:textId="5000B0D2" w:rsidR="00451459" w:rsidRPr="005B2E0C" w:rsidRDefault="00451459" w:rsidP="005B2E0C"/>
        </w:tc>
        <w:tc>
          <w:tcPr>
            <w:tcW w:w="0" w:type="auto"/>
          </w:tcPr>
          <w:p w14:paraId="2B0871D1" w14:textId="50A702F6" w:rsidR="00451459" w:rsidRPr="005B2E0C" w:rsidRDefault="00917E79" w:rsidP="005B2E0C">
            <w:r w:rsidRPr="005B2E0C">
              <w:t>Modifiseeraamaton</w:t>
            </w:r>
            <w:r w:rsidR="00451459" w:rsidRPr="005B2E0C">
              <w:t xml:space="preserve"> syntakti</w:t>
            </w:r>
          </w:p>
        </w:tc>
      </w:tr>
      <w:tr w:rsidR="00451459" w14:paraId="37F53719" w14:textId="77777777" w:rsidTr="00451459">
        <w:tc>
          <w:tcPr>
            <w:tcW w:w="0" w:type="auto"/>
          </w:tcPr>
          <w:p w14:paraId="591931BE" w14:textId="405DBABE" w:rsidR="00451459" w:rsidRDefault="0075485B" w:rsidP="00BD2A19">
            <w:pPr>
              <w:tabs>
                <w:tab w:val="left" w:pos="2410"/>
                <w:tab w:val="left" w:pos="4820"/>
              </w:tabs>
              <w:spacing w:before="120" w:after="120"/>
            </w:pPr>
            <w:r>
              <w:lastRenderedPageBreak/>
              <w:t>(</w:t>
            </w:r>
            <w:r w:rsidR="00E31932">
              <w:t xml:space="preserve">1) </w:t>
            </w:r>
            <w:r w:rsidR="00451459">
              <w:t>Mie häyđyn mennä hyysikkhään.</w:t>
            </w:r>
          </w:p>
        </w:tc>
        <w:tc>
          <w:tcPr>
            <w:tcW w:w="0" w:type="auto"/>
          </w:tcPr>
          <w:p w14:paraId="7C3B0B3E" w14:textId="278CB55A" w:rsidR="00451459" w:rsidRDefault="0067429E" w:rsidP="00BD2A19">
            <w:pPr>
              <w:tabs>
                <w:tab w:val="left" w:pos="2410"/>
                <w:tab w:val="left" w:pos="4820"/>
              </w:tabs>
              <w:spacing w:before="120" w:after="120"/>
            </w:pPr>
            <w:r>
              <w:t>Vrt.</w:t>
            </w:r>
          </w:p>
        </w:tc>
        <w:tc>
          <w:tcPr>
            <w:tcW w:w="0" w:type="auto"/>
          </w:tcPr>
          <w:p w14:paraId="36961D77" w14:textId="34BAC597" w:rsidR="00451459" w:rsidRDefault="00451459" w:rsidP="00BD2A19">
            <w:pPr>
              <w:tabs>
                <w:tab w:val="left" w:pos="2410"/>
                <w:tab w:val="left" w:pos="4820"/>
              </w:tabs>
              <w:spacing w:before="120" w:after="120"/>
            </w:pPr>
            <w:r>
              <w:t>Mie menen hyysikkhään</w:t>
            </w:r>
          </w:p>
        </w:tc>
      </w:tr>
      <w:tr w:rsidR="00451459" w14:paraId="65BB5150" w14:textId="77777777" w:rsidTr="00451459">
        <w:tc>
          <w:tcPr>
            <w:tcW w:w="0" w:type="auto"/>
          </w:tcPr>
          <w:p w14:paraId="554F7DE4" w14:textId="6C256557" w:rsidR="00451459" w:rsidRDefault="0075485B" w:rsidP="005B16ED">
            <w:pPr>
              <w:tabs>
                <w:tab w:val="left" w:pos="2410"/>
                <w:tab w:val="left" w:pos="4820"/>
              </w:tabs>
              <w:spacing w:before="120" w:after="120"/>
            </w:pPr>
            <w:r>
              <w:t>(</w:t>
            </w:r>
            <w:r w:rsidR="00E31932">
              <w:t xml:space="preserve">2) </w:t>
            </w:r>
            <w:r w:rsidR="00230711">
              <w:t>Sinula oon lupa lähteet feeri</w:t>
            </w:r>
            <w:r w:rsidR="00451459">
              <w:t>älle.</w:t>
            </w:r>
          </w:p>
        </w:tc>
        <w:tc>
          <w:tcPr>
            <w:tcW w:w="0" w:type="auto"/>
          </w:tcPr>
          <w:p w14:paraId="15FAAA4A" w14:textId="568914D4" w:rsidR="00451459" w:rsidRDefault="0067429E" w:rsidP="00BD2A19">
            <w:pPr>
              <w:tabs>
                <w:tab w:val="left" w:pos="2410"/>
                <w:tab w:val="left" w:pos="4820"/>
              </w:tabs>
              <w:spacing w:before="120" w:after="120"/>
            </w:pPr>
            <w:r>
              <w:t>Vrt.</w:t>
            </w:r>
          </w:p>
        </w:tc>
        <w:tc>
          <w:tcPr>
            <w:tcW w:w="0" w:type="auto"/>
          </w:tcPr>
          <w:p w14:paraId="659D7C6D" w14:textId="002B3E1E" w:rsidR="00451459" w:rsidRDefault="00451459" w:rsidP="00BD2A19">
            <w:pPr>
              <w:tabs>
                <w:tab w:val="left" w:pos="2410"/>
                <w:tab w:val="left" w:pos="4820"/>
              </w:tabs>
              <w:spacing w:before="120" w:after="120"/>
            </w:pPr>
            <w:r>
              <w:t>Sie lähđet feeriälle.</w:t>
            </w:r>
          </w:p>
        </w:tc>
      </w:tr>
      <w:tr w:rsidR="00451459" w14:paraId="19A06000" w14:textId="77777777" w:rsidTr="00451459">
        <w:tc>
          <w:tcPr>
            <w:tcW w:w="0" w:type="auto"/>
          </w:tcPr>
          <w:p w14:paraId="5E2B6398" w14:textId="70C9D576" w:rsidR="00451459" w:rsidRDefault="0075485B" w:rsidP="00BD2A19">
            <w:pPr>
              <w:tabs>
                <w:tab w:val="left" w:pos="2410"/>
                <w:tab w:val="left" w:pos="4820"/>
              </w:tabs>
              <w:spacing w:before="120" w:after="120"/>
            </w:pPr>
            <w:r>
              <w:t>(</w:t>
            </w:r>
            <w:r w:rsidR="00E31932">
              <w:t xml:space="preserve">3) </w:t>
            </w:r>
            <w:r w:rsidR="00451459">
              <w:t>Pekka oon juomassa kaffii.</w:t>
            </w:r>
          </w:p>
        </w:tc>
        <w:tc>
          <w:tcPr>
            <w:tcW w:w="0" w:type="auto"/>
          </w:tcPr>
          <w:p w14:paraId="25B87B2C" w14:textId="2D04C8AB" w:rsidR="00451459" w:rsidRDefault="0067429E" w:rsidP="00BD2A19">
            <w:pPr>
              <w:tabs>
                <w:tab w:val="left" w:pos="2410"/>
                <w:tab w:val="left" w:pos="4820"/>
              </w:tabs>
              <w:spacing w:before="120" w:after="120"/>
            </w:pPr>
            <w:r>
              <w:t>Vrt.</w:t>
            </w:r>
          </w:p>
        </w:tc>
        <w:tc>
          <w:tcPr>
            <w:tcW w:w="0" w:type="auto"/>
          </w:tcPr>
          <w:p w14:paraId="4198AFE3" w14:textId="4C63A4DC" w:rsidR="00451459" w:rsidRDefault="00451459" w:rsidP="00BD2A19">
            <w:pPr>
              <w:tabs>
                <w:tab w:val="left" w:pos="2410"/>
                <w:tab w:val="left" w:pos="4820"/>
              </w:tabs>
              <w:spacing w:before="120" w:after="120"/>
            </w:pPr>
            <w:r>
              <w:t>Pekka juo kaffii.</w:t>
            </w:r>
          </w:p>
        </w:tc>
      </w:tr>
      <w:tr w:rsidR="009733D5" w14:paraId="3A52DF23" w14:textId="77777777" w:rsidTr="00451459">
        <w:tc>
          <w:tcPr>
            <w:tcW w:w="0" w:type="auto"/>
          </w:tcPr>
          <w:p w14:paraId="46DFAEA7" w14:textId="7F4A0FE3" w:rsidR="009733D5" w:rsidRDefault="0075485B" w:rsidP="00BD2A19">
            <w:pPr>
              <w:tabs>
                <w:tab w:val="left" w:pos="2410"/>
                <w:tab w:val="left" w:pos="4820"/>
              </w:tabs>
              <w:spacing w:before="120" w:after="120"/>
            </w:pPr>
            <w:r>
              <w:t>(</w:t>
            </w:r>
            <w:r w:rsidR="009255A5">
              <w:t>4) P</w:t>
            </w:r>
            <w:r w:rsidR="009733D5">
              <w:t>ekka kerkes juomasta kaffii.</w:t>
            </w:r>
          </w:p>
        </w:tc>
        <w:tc>
          <w:tcPr>
            <w:tcW w:w="0" w:type="auto"/>
          </w:tcPr>
          <w:p w14:paraId="0E3C1E9A" w14:textId="4603921E" w:rsidR="009733D5" w:rsidRDefault="0067429E" w:rsidP="00BD2A19">
            <w:pPr>
              <w:tabs>
                <w:tab w:val="left" w:pos="2410"/>
                <w:tab w:val="left" w:pos="4820"/>
              </w:tabs>
              <w:spacing w:before="120" w:after="120"/>
            </w:pPr>
            <w:r>
              <w:t>Vrt.</w:t>
            </w:r>
          </w:p>
        </w:tc>
        <w:tc>
          <w:tcPr>
            <w:tcW w:w="0" w:type="auto"/>
          </w:tcPr>
          <w:p w14:paraId="336EBCEF" w14:textId="05047D41" w:rsidR="009733D5" w:rsidRDefault="009733D5" w:rsidP="00BD2A19">
            <w:pPr>
              <w:tabs>
                <w:tab w:val="left" w:pos="2410"/>
                <w:tab w:val="left" w:pos="4820"/>
              </w:tabs>
              <w:spacing w:before="120" w:after="120"/>
            </w:pPr>
            <w:r>
              <w:t>Pekka joi kaffii.</w:t>
            </w:r>
          </w:p>
        </w:tc>
      </w:tr>
    </w:tbl>
    <w:p w14:paraId="0EC5AFA4" w14:textId="6DE7B851" w:rsidR="000A0D90" w:rsidRDefault="00E72E3E" w:rsidP="00BD2A19">
      <w:pPr>
        <w:pStyle w:val="Brdtekst"/>
        <w:spacing w:before="120"/>
      </w:pPr>
      <w:r>
        <w:t>Modiseeratut</w:t>
      </w:r>
      <w:r w:rsidR="000A0D90">
        <w:t xml:space="preserve"> syntaktit jajama kolmheen valtatyypphiin:</w:t>
      </w:r>
    </w:p>
    <w:p w14:paraId="74011BB8" w14:textId="6CB1C6A8" w:rsidR="003C4753" w:rsidRDefault="00E31932" w:rsidP="002A40D8">
      <w:pPr>
        <w:pStyle w:val="Punktliste"/>
        <w:numPr>
          <w:ilvl w:val="0"/>
          <w:numId w:val="9"/>
        </w:numPr>
      </w:pPr>
      <w:r>
        <w:t>Mod</w:t>
      </w:r>
      <w:r w:rsidR="00E72E3E">
        <w:t>ifiseeratun</w:t>
      </w:r>
      <w:r>
        <w:t xml:space="preserve"> sy</w:t>
      </w:r>
      <w:r w:rsidR="00224204">
        <w:t>n</w:t>
      </w:r>
      <w:r>
        <w:t xml:space="preserve">taktin </w:t>
      </w:r>
      <w:r w:rsidR="00562C0F">
        <w:t>verbaalinna</w:t>
      </w:r>
      <w:r>
        <w:t xml:space="preserve"> </w:t>
      </w:r>
      <w:r w:rsidR="009733D5">
        <w:t>oon</w:t>
      </w:r>
      <w:r>
        <w:t xml:space="preserve"> joku vasituinen modaalinen verbi, mikä modifiseeraa syntaktin tekemistä, niin ko esimerkissä </w:t>
      </w:r>
      <w:r w:rsidR="0075485B">
        <w:t>(</w:t>
      </w:r>
      <w:r>
        <w:t xml:space="preserve">1), missä verbi </w:t>
      </w:r>
      <w:r w:rsidRPr="00334032">
        <w:rPr>
          <w:i/>
        </w:rPr>
        <w:t xml:space="preserve">häyttyyt </w:t>
      </w:r>
      <w:r w:rsidR="00BA1173" w:rsidRPr="00BA1173">
        <w:t>~</w:t>
      </w:r>
      <w:r w:rsidRPr="00334032">
        <w:rPr>
          <w:i/>
        </w:rPr>
        <w:t xml:space="preserve"> häytyä</w:t>
      </w:r>
      <w:r w:rsidR="0075485B" w:rsidRPr="0075485B">
        <w:t>(</w:t>
      </w:r>
      <w:r w:rsidRPr="00334032">
        <w:rPr>
          <w:i/>
        </w:rPr>
        <w:t>t</w:t>
      </w:r>
      <w:r w:rsidR="0075485B" w:rsidRPr="0075485B">
        <w:t>)</w:t>
      </w:r>
      <w:r w:rsidRPr="00334032">
        <w:rPr>
          <w:i/>
        </w:rPr>
        <w:t xml:space="preserve"> </w:t>
      </w:r>
      <w:r>
        <w:t xml:space="preserve">ilmoittaa tekemisen </w:t>
      </w:r>
      <w:r w:rsidR="00D81622">
        <w:t>välttämättömyyttä</w:t>
      </w:r>
      <w:r w:rsidR="00ED2343">
        <w:t>.</w:t>
      </w:r>
    </w:p>
    <w:p w14:paraId="19DF57C6" w14:textId="77777777" w:rsidR="00423321" w:rsidRDefault="000A0D90" w:rsidP="009733D5">
      <w:pPr>
        <w:pStyle w:val="Punktliste"/>
      </w:pPr>
      <w:r w:rsidRPr="00554311">
        <w:t>M</w:t>
      </w:r>
      <w:r w:rsidR="005F14DF" w:rsidRPr="00554311">
        <w:t>odaalisuus</w:t>
      </w:r>
      <w:r w:rsidR="005F14DF">
        <w:t xml:space="preserve"> ilmoitethaan </w:t>
      </w:r>
      <w:r w:rsidR="005F14DF">
        <w:rPr>
          <w:i/>
        </w:rPr>
        <w:t>olla</w:t>
      </w:r>
      <w:r w:rsidR="005F14DF">
        <w:t xml:space="preserve">-verbin ja jonku </w:t>
      </w:r>
      <w:r w:rsidR="009733D5">
        <w:t>nomenin</w:t>
      </w:r>
      <w:r w:rsidR="005F14DF">
        <w:t xml:space="preserve"> liitola. Tämmöinen oon </w:t>
      </w:r>
      <w:r w:rsidR="009733D5">
        <w:t xml:space="preserve">esimerkiksi </w:t>
      </w:r>
      <w:r w:rsidR="005F14DF">
        <w:t xml:space="preserve">modaalinen </w:t>
      </w:r>
      <w:r w:rsidR="00E31932">
        <w:rPr>
          <w:i/>
        </w:rPr>
        <w:t>olla lupa</w:t>
      </w:r>
      <w:r w:rsidR="005F14DF">
        <w:rPr>
          <w:i/>
        </w:rPr>
        <w:t xml:space="preserve"> -</w:t>
      </w:r>
      <w:r w:rsidR="005F14DF">
        <w:t>konstruksuuni</w:t>
      </w:r>
      <w:r w:rsidR="00E31932">
        <w:t xml:space="preserve"> </w:t>
      </w:r>
      <w:r w:rsidR="0075485B">
        <w:t>(</w:t>
      </w:r>
      <w:r w:rsidR="00E31932">
        <w:t>2)</w:t>
      </w:r>
      <w:r w:rsidR="00423321">
        <w:t>.</w:t>
      </w:r>
    </w:p>
    <w:p w14:paraId="5F9EA00C" w14:textId="77777777" w:rsidR="00423321" w:rsidRDefault="009733D5" w:rsidP="009733D5">
      <w:pPr>
        <w:pStyle w:val="Punktliste"/>
      </w:pPr>
      <w:r>
        <w:t xml:space="preserve">Aspektisyntaktit, missä syntaktin aijankohtaa rajathaan jonku vasitun aspektiverbin eli verbikonstruksuunin avula. </w:t>
      </w:r>
      <w:r w:rsidR="00E72E3E">
        <w:t xml:space="preserve">Esimerkissä (4) oon aspektiverbi </w:t>
      </w:r>
      <w:r w:rsidR="00E72E3E">
        <w:rPr>
          <w:i/>
        </w:rPr>
        <w:t xml:space="preserve">keritä </w:t>
      </w:r>
      <w:r w:rsidR="00E72E3E">
        <w:t xml:space="preserve">ja </w:t>
      </w:r>
      <w:r w:rsidR="005F14DF">
        <w:t>esimerki</w:t>
      </w:r>
      <w:r w:rsidR="00E72E3E">
        <w:t>ssä (</w:t>
      </w:r>
      <w:r w:rsidR="009C3BCA">
        <w:t>3</w:t>
      </w:r>
      <w:r w:rsidR="00E72E3E">
        <w:t>)</w:t>
      </w:r>
      <w:r w:rsidR="000A4B27">
        <w:t xml:space="preserve"> </w:t>
      </w:r>
      <w:r w:rsidR="005F14DF">
        <w:rPr>
          <w:i/>
        </w:rPr>
        <w:t xml:space="preserve">olla tekemässä </w:t>
      </w:r>
      <w:r w:rsidR="005F14DF">
        <w:t>-</w:t>
      </w:r>
      <w:r w:rsidR="00E72E3E">
        <w:t>konstruksuuni.</w:t>
      </w:r>
      <w:r w:rsidR="005F14DF">
        <w:t xml:space="preserve"> </w:t>
      </w:r>
      <w:r w:rsidR="00E72E3E">
        <w:t>Nämätkhään</w:t>
      </w:r>
      <w:r w:rsidR="005F14DF">
        <w:t xml:space="preserve"> ei lissää syntakthiin </w:t>
      </w:r>
      <w:r w:rsidR="00224204">
        <w:t>mithään muuta informasuunii ko a</w:t>
      </w:r>
      <w:r w:rsidR="005F14DF">
        <w:t>ijan rajauksen</w:t>
      </w:r>
      <w:r w:rsidR="00423321">
        <w:t>.</w:t>
      </w:r>
    </w:p>
    <w:p w14:paraId="19E35C12" w14:textId="2836F696" w:rsidR="00B30251" w:rsidRPr="00A95D68" w:rsidRDefault="00B30251" w:rsidP="00BD2A19">
      <w:pPr>
        <w:pStyle w:val="Brdtekstinnrykk"/>
        <w:spacing w:before="120"/>
        <w:ind w:left="0"/>
      </w:pPr>
      <w:r w:rsidRPr="00A95D68">
        <w:t>Puhuma tässä näistä kolmesta jokhaisesta eri</w:t>
      </w:r>
      <w:r w:rsidR="00853645" w:rsidRPr="00A95D68">
        <w:t>ttäin</w:t>
      </w:r>
      <w:r w:rsidRPr="00A95D68">
        <w:t>.</w:t>
      </w:r>
    </w:p>
    <w:p w14:paraId="424FCBB9" w14:textId="2225EA62" w:rsidR="00B30251" w:rsidRPr="00A95D68" w:rsidRDefault="005E5217" w:rsidP="00BD2A19">
      <w:pPr>
        <w:pStyle w:val="Overskrift3"/>
      </w:pPr>
      <w:bookmarkStart w:id="1156" w:name="_Syntaktissa_vasittu_modaalinen"/>
      <w:bookmarkStart w:id="1157" w:name="_Syntaktissa_vasittu_modaalinen_1"/>
      <w:bookmarkStart w:id="1158" w:name="_Toc198266858"/>
      <w:bookmarkStart w:id="1159" w:name="_Toc209168610"/>
      <w:bookmarkStart w:id="1160" w:name="_Toc241129250"/>
      <w:bookmarkStart w:id="1161" w:name="_Toc311273793"/>
      <w:bookmarkEnd w:id="1156"/>
      <w:bookmarkEnd w:id="1157"/>
      <w:r w:rsidRPr="00A95D68">
        <w:t xml:space="preserve">Syntaktissa </w:t>
      </w:r>
      <w:r w:rsidR="00B30251" w:rsidRPr="00B070F9">
        <w:rPr>
          <w:bCs w:val="0"/>
          <w:szCs w:val="32"/>
        </w:rPr>
        <w:t>vasittu modaali</w:t>
      </w:r>
      <w:r w:rsidR="00B070F9" w:rsidRPr="00B070F9">
        <w:rPr>
          <w:bCs w:val="0"/>
          <w:szCs w:val="32"/>
        </w:rPr>
        <w:t>ne</w:t>
      </w:r>
      <w:r w:rsidR="00B30251" w:rsidRPr="00B070F9">
        <w:rPr>
          <w:bCs w:val="0"/>
          <w:szCs w:val="32"/>
        </w:rPr>
        <w:t>n verbi</w:t>
      </w:r>
      <w:bookmarkEnd w:id="1158"/>
      <w:bookmarkEnd w:id="1159"/>
      <w:bookmarkEnd w:id="1160"/>
      <w:bookmarkEnd w:id="1161"/>
    </w:p>
    <w:p w14:paraId="2E65654B" w14:textId="7EE6ABB4" w:rsidR="00423321" w:rsidRDefault="00E31932" w:rsidP="006B10A2">
      <w:pPr>
        <w:tabs>
          <w:tab w:val="left" w:pos="2410"/>
          <w:tab w:val="left" w:pos="4820"/>
        </w:tabs>
        <w:spacing w:before="120" w:after="120"/>
      </w:pPr>
      <w:r w:rsidRPr="00A95D68">
        <w:t>Mod</w:t>
      </w:r>
      <w:r w:rsidR="00E72E3E">
        <w:t>ifiseeratuitten</w:t>
      </w:r>
      <w:r w:rsidRPr="00A95D68">
        <w:t xml:space="preserve"> syntaktiit</w:t>
      </w:r>
      <w:r>
        <w:t xml:space="preserve">ten </w:t>
      </w:r>
      <w:r w:rsidR="00562C0F">
        <w:t>verbaalinna</w:t>
      </w:r>
      <w:r>
        <w:t xml:space="preserve"> saattaa</w:t>
      </w:r>
      <w:r w:rsidRPr="00A95D68">
        <w:t xml:space="preserve"> o</w:t>
      </w:r>
      <w:r>
        <w:t>lla</w:t>
      </w:r>
      <w:r w:rsidRPr="00A95D68">
        <w:t xml:space="preserve"> joku </w:t>
      </w:r>
      <w:r w:rsidR="00334032" w:rsidRPr="007E703E">
        <w:rPr>
          <w:smallCaps/>
        </w:rPr>
        <w:t xml:space="preserve">vasituinen </w:t>
      </w:r>
      <w:r w:rsidRPr="007E703E">
        <w:rPr>
          <w:smallCaps/>
        </w:rPr>
        <w:t>modaalinen verbi</w:t>
      </w:r>
      <w:r w:rsidR="000C1BC9">
        <w:t xml:space="preserve">, mikä muistelee, </w:t>
      </w:r>
      <w:r w:rsidRPr="00A95D68">
        <w:t xml:space="preserve">oonko </w:t>
      </w:r>
      <w:r w:rsidR="000C1BC9">
        <w:t xml:space="preserve">syntaktin </w:t>
      </w:r>
      <w:r w:rsidRPr="00A95D68">
        <w:t>assiintila puhhuujan mielestä tahi ylheisesti sikkari eli epäsikkari, pakolinen eli mahđolinen,</w:t>
      </w:r>
      <w:r w:rsidR="0094121F">
        <w:t xml:space="preserve"> luvalinen eli luvaton, uskotta</w:t>
      </w:r>
      <w:r w:rsidRPr="00A95D68">
        <w:t xml:space="preserve">va eli uskomaton jne. </w:t>
      </w:r>
      <w:r w:rsidR="006B10A2">
        <w:t>Tämmöissii verbii</w:t>
      </w:r>
      <w:r w:rsidR="00B30251" w:rsidRPr="00A95D68">
        <w:t xml:space="preserve"> oon esimerkiksi </w:t>
      </w:r>
      <w:r w:rsidR="00B30251" w:rsidRPr="00BE33D7">
        <w:rPr>
          <w:i/>
        </w:rPr>
        <w:t>häyttyyt</w:t>
      </w:r>
      <w:r w:rsidR="001520DA" w:rsidRPr="00BE33D7">
        <w:rPr>
          <w:i/>
        </w:rPr>
        <w:t xml:space="preserve"> </w:t>
      </w:r>
      <w:r w:rsidR="00BA1173" w:rsidRPr="00BA1173">
        <w:t>~</w:t>
      </w:r>
      <w:r w:rsidR="001520DA" w:rsidRPr="00BE33D7">
        <w:rPr>
          <w:i/>
        </w:rPr>
        <w:t xml:space="preserve"> häytyä</w:t>
      </w:r>
      <w:r w:rsidR="0075485B" w:rsidRPr="0075485B">
        <w:t>(</w:t>
      </w:r>
      <w:r w:rsidR="009D51DA" w:rsidRPr="00BE33D7">
        <w:rPr>
          <w:i/>
        </w:rPr>
        <w:t>t</w:t>
      </w:r>
      <w:r w:rsidR="0075485B" w:rsidRPr="0075485B">
        <w:t>),</w:t>
      </w:r>
      <w:r w:rsidR="009D51DA" w:rsidRPr="00BE33D7">
        <w:rPr>
          <w:i/>
        </w:rPr>
        <w:t xml:space="preserve"> häättyyt </w:t>
      </w:r>
      <w:r w:rsidR="00BA1173" w:rsidRPr="00BA1173">
        <w:t>~</w:t>
      </w:r>
      <w:r w:rsidR="009D51DA" w:rsidRPr="00BE33D7">
        <w:rPr>
          <w:i/>
        </w:rPr>
        <w:t xml:space="preserve"> häätyä</w:t>
      </w:r>
      <w:r w:rsidR="0075485B" w:rsidRPr="0075485B">
        <w:t>(</w:t>
      </w:r>
      <w:r w:rsidR="009D51DA" w:rsidRPr="00BE33D7">
        <w:rPr>
          <w:i/>
        </w:rPr>
        <w:t>t</w:t>
      </w:r>
      <w:r w:rsidR="0075485B" w:rsidRPr="0075485B">
        <w:t>),</w:t>
      </w:r>
      <w:r w:rsidR="009D51DA" w:rsidRPr="00BE33D7">
        <w:rPr>
          <w:i/>
        </w:rPr>
        <w:t xml:space="preserve"> </w:t>
      </w:r>
      <w:r w:rsidR="00B30251" w:rsidRPr="00BE33D7">
        <w:rPr>
          <w:i/>
        </w:rPr>
        <w:t>pittää</w:t>
      </w:r>
      <w:r w:rsidR="0075485B" w:rsidRPr="0075485B">
        <w:t>(</w:t>
      </w:r>
      <w:r w:rsidR="00B30251" w:rsidRPr="00BE33D7">
        <w:rPr>
          <w:i/>
        </w:rPr>
        <w:t>t</w:t>
      </w:r>
      <w:r w:rsidR="0075485B" w:rsidRPr="0075485B">
        <w:t>),</w:t>
      </w:r>
      <w:r w:rsidR="00B30251" w:rsidRPr="00BE33D7">
        <w:rPr>
          <w:i/>
        </w:rPr>
        <w:t xml:space="preserve"> jouttuut</w:t>
      </w:r>
      <w:r w:rsidR="009D51DA" w:rsidRPr="00BE33D7">
        <w:rPr>
          <w:i/>
        </w:rPr>
        <w:t xml:space="preserve"> </w:t>
      </w:r>
      <w:r w:rsidR="00BA1173" w:rsidRPr="00BA1173">
        <w:t>~</w:t>
      </w:r>
      <w:r w:rsidR="009D51DA" w:rsidRPr="00BE33D7">
        <w:rPr>
          <w:i/>
        </w:rPr>
        <w:t xml:space="preserve"> joutua</w:t>
      </w:r>
      <w:r w:rsidR="0075485B" w:rsidRPr="0075485B">
        <w:t>(</w:t>
      </w:r>
      <w:r w:rsidR="009D51DA" w:rsidRPr="00BE33D7">
        <w:rPr>
          <w:i/>
        </w:rPr>
        <w:t>t</w:t>
      </w:r>
      <w:r w:rsidR="0075485B" w:rsidRPr="0075485B">
        <w:t>),</w:t>
      </w:r>
      <w:r w:rsidR="00E2724C" w:rsidRPr="00BE33D7">
        <w:rPr>
          <w:i/>
        </w:rPr>
        <w:t xml:space="preserve"> auttaa</w:t>
      </w:r>
      <w:r w:rsidR="0075485B" w:rsidRPr="0075485B">
        <w:t>(</w:t>
      </w:r>
      <w:r w:rsidR="00E2724C" w:rsidRPr="00BE33D7">
        <w:rPr>
          <w:i/>
        </w:rPr>
        <w:t>t</w:t>
      </w:r>
      <w:r w:rsidR="0075485B" w:rsidRPr="0075485B">
        <w:t>),</w:t>
      </w:r>
      <w:r w:rsidR="00B30251" w:rsidRPr="00BE33D7">
        <w:rPr>
          <w:i/>
        </w:rPr>
        <w:t xml:space="preserve"> tarvita </w:t>
      </w:r>
      <w:r w:rsidR="0075485B">
        <w:t>(</w:t>
      </w:r>
      <w:r w:rsidR="00B30251" w:rsidRPr="00A95D68">
        <w:t xml:space="preserve">käytethään eriliikaisesti kielttäävissä syntaktiissa), </w:t>
      </w:r>
      <w:r w:rsidR="00B30251" w:rsidRPr="00BE33D7">
        <w:rPr>
          <w:i/>
        </w:rPr>
        <w:t>kannattaa</w:t>
      </w:r>
      <w:r w:rsidR="0075485B" w:rsidRPr="0075485B">
        <w:t>(</w:t>
      </w:r>
      <w:r w:rsidR="00B30251" w:rsidRPr="00BE33D7">
        <w:rPr>
          <w:i/>
        </w:rPr>
        <w:t>t</w:t>
      </w:r>
      <w:r w:rsidR="0075485B" w:rsidRPr="0075485B">
        <w:t>),</w:t>
      </w:r>
      <w:r w:rsidR="00B30251" w:rsidRPr="00BE33D7">
        <w:rPr>
          <w:i/>
        </w:rPr>
        <w:t xml:space="preserve"> saađa</w:t>
      </w:r>
      <w:r w:rsidR="009507EA">
        <w:rPr>
          <w:i/>
        </w:rPr>
        <w:t xml:space="preserve"> </w:t>
      </w:r>
      <w:r w:rsidR="00BA1173" w:rsidRPr="00BA1173">
        <w:t>~</w:t>
      </w:r>
      <w:r w:rsidR="009507EA">
        <w:rPr>
          <w:i/>
        </w:rPr>
        <w:t xml:space="preserve"> saaha</w:t>
      </w:r>
      <w:r w:rsidR="0075485B" w:rsidRPr="0075485B">
        <w:t>,</w:t>
      </w:r>
      <w:r w:rsidR="00B30251" w:rsidRPr="00BE33D7">
        <w:rPr>
          <w:i/>
        </w:rPr>
        <w:t xml:space="preserve"> aikkoot</w:t>
      </w:r>
      <w:r w:rsidR="00D34F79" w:rsidRPr="00BE33D7">
        <w:rPr>
          <w:i/>
        </w:rPr>
        <w:t xml:space="preserve"> </w:t>
      </w:r>
      <w:r w:rsidR="00BA1173" w:rsidRPr="00BA1173">
        <w:t>~</w:t>
      </w:r>
      <w:r w:rsidR="00D34F79" w:rsidRPr="00BE33D7">
        <w:rPr>
          <w:i/>
        </w:rPr>
        <w:t xml:space="preserve"> aikoa</w:t>
      </w:r>
      <w:r w:rsidR="0075485B" w:rsidRPr="0075485B">
        <w:t>(</w:t>
      </w:r>
      <w:r w:rsidR="00D34F79" w:rsidRPr="00BE33D7">
        <w:rPr>
          <w:i/>
        </w:rPr>
        <w:t>t</w:t>
      </w:r>
      <w:r w:rsidR="0075485B" w:rsidRPr="0075485B">
        <w:t>),</w:t>
      </w:r>
      <w:r w:rsidR="00B30251" w:rsidRPr="00BE33D7">
        <w:rPr>
          <w:i/>
        </w:rPr>
        <w:t xml:space="preserve"> meinata</w:t>
      </w:r>
      <w:r w:rsidR="0075485B" w:rsidRPr="0075485B">
        <w:t>,</w:t>
      </w:r>
      <w:r w:rsidR="00B30251" w:rsidRPr="00BE33D7">
        <w:rPr>
          <w:i/>
        </w:rPr>
        <w:t xml:space="preserve"> haluta</w:t>
      </w:r>
      <w:r w:rsidR="0075485B" w:rsidRPr="0075485B">
        <w:t>,</w:t>
      </w:r>
      <w:r w:rsidR="00B30251" w:rsidRPr="00BE33D7">
        <w:rPr>
          <w:i/>
        </w:rPr>
        <w:t xml:space="preserve"> saattaa</w:t>
      </w:r>
      <w:r w:rsidR="0075485B" w:rsidRPr="0075485B">
        <w:t>(</w:t>
      </w:r>
      <w:r w:rsidR="00B30251" w:rsidRPr="00BE33D7">
        <w:rPr>
          <w:i/>
        </w:rPr>
        <w:t>t</w:t>
      </w:r>
      <w:r w:rsidR="0075485B" w:rsidRPr="0075485B">
        <w:t>),</w:t>
      </w:r>
      <w:r w:rsidR="00E0554C" w:rsidRPr="00BE33D7">
        <w:rPr>
          <w:i/>
        </w:rPr>
        <w:t xml:space="preserve"> sattuut</w:t>
      </w:r>
      <w:r w:rsidR="00B30251" w:rsidRPr="00BE33D7">
        <w:rPr>
          <w:i/>
        </w:rPr>
        <w:t xml:space="preserve"> </w:t>
      </w:r>
      <w:r w:rsidR="00BA1173" w:rsidRPr="00BA1173">
        <w:t>~</w:t>
      </w:r>
      <w:r w:rsidR="00D34F79" w:rsidRPr="00BE33D7">
        <w:rPr>
          <w:i/>
        </w:rPr>
        <w:t xml:space="preserve"> sattua</w:t>
      </w:r>
      <w:r w:rsidR="0075485B" w:rsidRPr="0075485B">
        <w:t>(</w:t>
      </w:r>
      <w:r w:rsidR="00D34F79" w:rsidRPr="00BE33D7">
        <w:rPr>
          <w:i/>
        </w:rPr>
        <w:t>t</w:t>
      </w:r>
      <w:r w:rsidR="0075485B" w:rsidRPr="0075485B">
        <w:t>)</w:t>
      </w:r>
      <w:r w:rsidR="00D34F79" w:rsidRPr="00BE33D7">
        <w:rPr>
          <w:i/>
        </w:rPr>
        <w:t xml:space="preserve"> </w:t>
      </w:r>
      <w:r w:rsidR="00B30251" w:rsidRPr="009A3714">
        <w:t>ja</w:t>
      </w:r>
      <w:r w:rsidR="00B30251" w:rsidRPr="00BE33D7">
        <w:rPr>
          <w:i/>
        </w:rPr>
        <w:t xml:space="preserve"> tait</w:t>
      </w:r>
      <w:r w:rsidR="0075485B" w:rsidRPr="0075485B">
        <w:t>(</w:t>
      </w:r>
      <w:r w:rsidR="00B30251" w:rsidRPr="00BE33D7">
        <w:rPr>
          <w:i/>
        </w:rPr>
        <w:t>t</w:t>
      </w:r>
      <w:r w:rsidR="0075485B" w:rsidRPr="0075485B">
        <w:t>)</w:t>
      </w:r>
      <w:r w:rsidR="00B30251" w:rsidRPr="00BE33D7">
        <w:rPr>
          <w:i/>
        </w:rPr>
        <w:t>aa</w:t>
      </w:r>
      <w:r w:rsidR="0075485B" w:rsidRPr="0075485B">
        <w:t>(</w:t>
      </w:r>
      <w:r w:rsidR="00B30251" w:rsidRPr="00BE33D7">
        <w:rPr>
          <w:i/>
        </w:rPr>
        <w:t>t</w:t>
      </w:r>
      <w:r w:rsidR="0075485B" w:rsidRPr="0075485B">
        <w:t>)</w:t>
      </w:r>
      <w:r w:rsidR="00423321">
        <w:t>.</w:t>
      </w:r>
    </w:p>
    <w:p w14:paraId="6A6EA732" w14:textId="636ED81B" w:rsidR="00B30251" w:rsidRPr="00A95D68" w:rsidRDefault="00B30251" w:rsidP="00BD2A19">
      <w:pPr>
        <w:pStyle w:val="Brdtekst"/>
        <w:spacing w:before="120"/>
      </w:pPr>
      <w:r w:rsidRPr="00A95D68">
        <w:t xml:space="preserve">Modaalisen verbin kans oon syntaktissa aina joku muu verbi, joka </w:t>
      </w:r>
      <w:r w:rsidR="00CC3528" w:rsidRPr="00A95D68">
        <w:t>muistelee fakti</w:t>
      </w:r>
      <w:r w:rsidR="006421B6">
        <w:t>li</w:t>
      </w:r>
      <w:r w:rsidR="00CC3528" w:rsidRPr="00A95D68">
        <w:t>sen assiintilan</w:t>
      </w:r>
      <w:r w:rsidRPr="00A95D68">
        <w:t xml:space="preserve">, mikä realiseeraanttuu eli </w:t>
      </w:r>
      <w:r w:rsidR="00F25763">
        <w:t>jääpi realiseeraantumatta</w:t>
      </w:r>
      <w:r w:rsidRPr="00A95D68">
        <w:t xml:space="preserve">. Käskemä tätä verbii </w:t>
      </w:r>
      <w:r w:rsidR="002A7B4B">
        <w:rPr>
          <w:smallCaps/>
        </w:rPr>
        <w:t>valtaverbi</w:t>
      </w:r>
      <w:r w:rsidRPr="00062ADE">
        <w:rPr>
          <w:smallCaps/>
        </w:rPr>
        <w:t>ksi</w:t>
      </w:r>
      <w:r w:rsidRPr="00062ADE">
        <w:t>.</w:t>
      </w:r>
      <w:r w:rsidRPr="00A95D68">
        <w:t xml:space="preserve"> Tämä verbi oon infinitiivihaamussa, joko 1. infinitiivissä tahi </w:t>
      </w:r>
      <w:r w:rsidR="00D92A93">
        <w:t>3. inf</w:t>
      </w:r>
      <w:r w:rsidRPr="00A95D68">
        <w:t>initiivissä.</w:t>
      </w:r>
    </w:p>
    <w:p w14:paraId="321124A6" w14:textId="4A57670E" w:rsidR="00B30251" w:rsidRPr="00A95D68" w:rsidRDefault="00B30251" w:rsidP="00AE4010">
      <w:pPr>
        <w:pStyle w:val="Punktliste"/>
      </w:pPr>
      <w:r w:rsidRPr="00A95D68">
        <w:t xml:space="preserve">Usheimitten tämmöisen syntaktin </w:t>
      </w:r>
      <w:r w:rsidR="002A7B4B">
        <w:t>valtaverbi</w:t>
      </w:r>
      <w:r w:rsidRPr="00A95D68">
        <w:t xml:space="preserve"> oon 1. infinitiivi</w:t>
      </w:r>
      <w:r w:rsidR="006E5F06">
        <w:t>n haamussa</w:t>
      </w:r>
      <w:r w:rsidRPr="00A95D68">
        <w:t xml:space="preserve">. </w:t>
      </w:r>
      <w:r w:rsidR="004519C9" w:rsidRPr="00A95D68">
        <w:t>Ensimäisen infinitiivin vaađithaan</w:t>
      </w:r>
      <w:r w:rsidR="005C0F6A" w:rsidRPr="00A95D68">
        <w:t xml:space="preserve"> kuitenki </w:t>
      </w:r>
      <w:r w:rsidR="004519C9" w:rsidRPr="00A95D68">
        <w:t xml:space="preserve">verbit </w:t>
      </w:r>
      <w:r w:rsidR="005C0F6A" w:rsidRPr="008A5159">
        <w:rPr>
          <w:i/>
        </w:rPr>
        <w:t>häyttyyt</w:t>
      </w:r>
      <w:r w:rsidR="008F4838">
        <w:rPr>
          <w:i/>
        </w:rPr>
        <w:t xml:space="preserve"> </w:t>
      </w:r>
      <w:r w:rsidR="00BA1173" w:rsidRPr="00BA1173">
        <w:t>~</w:t>
      </w:r>
      <w:r w:rsidR="008F4838">
        <w:rPr>
          <w:i/>
        </w:rPr>
        <w:t xml:space="preserve"> häytyä</w:t>
      </w:r>
      <w:r w:rsidR="001B127A" w:rsidRPr="001B127A">
        <w:t>(</w:t>
      </w:r>
      <w:r w:rsidR="008F4838">
        <w:rPr>
          <w:i/>
        </w:rPr>
        <w:t>t</w:t>
      </w:r>
      <w:r w:rsidR="001B127A" w:rsidRPr="001B127A">
        <w:t>)</w:t>
      </w:r>
      <w:r w:rsidR="0075485B" w:rsidRPr="0075485B">
        <w:t>,</w:t>
      </w:r>
      <w:r w:rsidR="00E90DE6" w:rsidRPr="008A5159">
        <w:rPr>
          <w:i/>
        </w:rPr>
        <w:t xml:space="preserve"> häättyyt</w:t>
      </w:r>
      <w:r w:rsidR="008F4838">
        <w:rPr>
          <w:i/>
        </w:rPr>
        <w:t xml:space="preserve"> </w:t>
      </w:r>
      <w:r w:rsidR="00BA1173" w:rsidRPr="00BA1173">
        <w:t>~</w:t>
      </w:r>
      <w:r w:rsidR="008F4838">
        <w:rPr>
          <w:i/>
        </w:rPr>
        <w:t xml:space="preserve"> häätyä</w:t>
      </w:r>
      <w:r w:rsidR="001B127A" w:rsidRPr="001B127A">
        <w:t>(</w:t>
      </w:r>
      <w:r w:rsidR="008F4838">
        <w:rPr>
          <w:i/>
        </w:rPr>
        <w:t>t</w:t>
      </w:r>
      <w:r w:rsidR="001B127A" w:rsidRPr="001B127A">
        <w:t>)</w:t>
      </w:r>
      <w:r w:rsidR="0075485B" w:rsidRPr="0075485B">
        <w:t>,</w:t>
      </w:r>
      <w:r w:rsidR="005C0F6A" w:rsidRPr="008A5159">
        <w:rPr>
          <w:i/>
        </w:rPr>
        <w:t xml:space="preserve"> pittää</w:t>
      </w:r>
      <w:r w:rsidR="001B127A" w:rsidRPr="001B127A">
        <w:t>(</w:t>
      </w:r>
      <w:r w:rsidR="005C0F6A" w:rsidRPr="008A5159">
        <w:rPr>
          <w:i/>
        </w:rPr>
        <w:t>t</w:t>
      </w:r>
      <w:r w:rsidR="001B127A" w:rsidRPr="001B127A">
        <w:t>)</w:t>
      </w:r>
      <w:r w:rsidR="0075485B" w:rsidRPr="0075485B">
        <w:t>,</w:t>
      </w:r>
      <w:r w:rsidR="005C0F6A" w:rsidRPr="008A5159">
        <w:rPr>
          <w:i/>
        </w:rPr>
        <w:t xml:space="preserve"> tarvita</w:t>
      </w:r>
      <w:r w:rsidR="0075485B" w:rsidRPr="0075485B">
        <w:t>,</w:t>
      </w:r>
      <w:r w:rsidR="005C0F6A" w:rsidRPr="008A5159">
        <w:rPr>
          <w:i/>
        </w:rPr>
        <w:t xml:space="preserve"> kannattaa</w:t>
      </w:r>
      <w:r w:rsidR="001B127A" w:rsidRPr="001B127A">
        <w:t>(</w:t>
      </w:r>
      <w:r w:rsidR="005C0F6A" w:rsidRPr="008A5159">
        <w:rPr>
          <w:i/>
        </w:rPr>
        <w:t>t</w:t>
      </w:r>
      <w:r w:rsidR="001B127A" w:rsidRPr="001B127A">
        <w:t>)</w:t>
      </w:r>
      <w:r w:rsidR="0075485B" w:rsidRPr="0075485B">
        <w:t>,</w:t>
      </w:r>
      <w:r w:rsidR="004519C9" w:rsidRPr="008A5159">
        <w:rPr>
          <w:i/>
        </w:rPr>
        <w:t xml:space="preserve"> </w:t>
      </w:r>
      <w:r w:rsidR="00F50EE3" w:rsidRPr="008A5159">
        <w:rPr>
          <w:i/>
        </w:rPr>
        <w:t>auttaa</w:t>
      </w:r>
      <w:r w:rsidR="001B127A" w:rsidRPr="001B127A">
        <w:t>(</w:t>
      </w:r>
      <w:r w:rsidR="00F50EE3" w:rsidRPr="008A5159">
        <w:rPr>
          <w:i/>
        </w:rPr>
        <w:t>t</w:t>
      </w:r>
      <w:r w:rsidR="001B127A" w:rsidRPr="001B127A">
        <w:t>)</w:t>
      </w:r>
      <w:r w:rsidR="0075485B" w:rsidRPr="0075485B">
        <w:t>,</w:t>
      </w:r>
      <w:r w:rsidR="005C0F6A" w:rsidRPr="008A5159">
        <w:rPr>
          <w:i/>
        </w:rPr>
        <w:t xml:space="preserve"> saađa</w:t>
      </w:r>
      <w:r w:rsidR="008F4838">
        <w:rPr>
          <w:i/>
        </w:rPr>
        <w:t xml:space="preserve"> </w:t>
      </w:r>
      <w:r w:rsidR="00BA1173" w:rsidRPr="00BA1173">
        <w:t>~</w:t>
      </w:r>
      <w:r w:rsidR="008F4838">
        <w:rPr>
          <w:i/>
        </w:rPr>
        <w:t xml:space="preserve"> saaha</w:t>
      </w:r>
      <w:r w:rsidR="0075485B" w:rsidRPr="0075485B">
        <w:t>,</w:t>
      </w:r>
      <w:r w:rsidR="005C0F6A" w:rsidRPr="008A5159">
        <w:rPr>
          <w:i/>
        </w:rPr>
        <w:t xml:space="preserve"> aikkoot</w:t>
      </w:r>
      <w:r w:rsidR="000879F7">
        <w:rPr>
          <w:i/>
        </w:rPr>
        <w:t xml:space="preserve"> </w:t>
      </w:r>
      <w:r w:rsidR="00BA1173" w:rsidRPr="00BA1173">
        <w:t>~</w:t>
      </w:r>
      <w:r w:rsidR="000879F7">
        <w:rPr>
          <w:i/>
        </w:rPr>
        <w:t xml:space="preserve"> aikoa</w:t>
      </w:r>
      <w:r w:rsidR="001B127A" w:rsidRPr="001B127A">
        <w:t>(</w:t>
      </w:r>
      <w:r w:rsidR="000879F7">
        <w:rPr>
          <w:i/>
        </w:rPr>
        <w:t>t</w:t>
      </w:r>
      <w:r w:rsidR="001B127A" w:rsidRPr="001B127A">
        <w:t>)</w:t>
      </w:r>
      <w:r w:rsidR="0075485B" w:rsidRPr="0075485B">
        <w:t>,</w:t>
      </w:r>
      <w:r w:rsidR="005C0F6A" w:rsidRPr="008A5159">
        <w:rPr>
          <w:i/>
        </w:rPr>
        <w:t xml:space="preserve"> meinata</w:t>
      </w:r>
      <w:r w:rsidR="0075485B" w:rsidRPr="0075485B">
        <w:t>,</w:t>
      </w:r>
      <w:r w:rsidR="005C0F6A" w:rsidRPr="008A5159">
        <w:rPr>
          <w:i/>
        </w:rPr>
        <w:t xml:space="preserve"> haluta</w:t>
      </w:r>
      <w:r w:rsidR="0075485B" w:rsidRPr="0075485B">
        <w:t>,</w:t>
      </w:r>
      <w:r w:rsidR="005C0F6A" w:rsidRPr="008A5159">
        <w:rPr>
          <w:i/>
        </w:rPr>
        <w:t xml:space="preserve"> saattaa</w:t>
      </w:r>
      <w:r w:rsidR="001B127A" w:rsidRPr="001B127A">
        <w:t>(</w:t>
      </w:r>
      <w:r w:rsidR="005C0F6A" w:rsidRPr="008A5159">
        <w:rPr>
          <w:i/>
        </w:rPr>
        <w:t>t</w:t>
      </w:r>
      <w:r w:rsidR="001B127A" w:rsidRPr="001B127A">
        <w:t>)</w:t>
      </w:r>
      <w:r w:rsidR="0075485B" w:rsidRPr="0075485B">
        <w:t>,</w:t>
      </w:r>
      <w:r w:rsidR="005C0F6A" w:rsidRPr="008A5159">
        <w:rPr>
          <w:i/>
        </w:rPr>
        <w:t xml:space="preserve"> sattuut</w:t>
      </w:r>
      <w:r w:rsidR="000879F7">
        <w:rPr>
          <w:i/>
        </w:rPr>
        <w:t xml:space="preserve"> </w:t>
      </w:r>
      <w:r w:rsidR="00BA1173" w:rsidRPr="00BA1173">
        <w:t>~</w:t>
      </w:r>
      <w:r w:rsidR="000879F7">
        <w:rPr>
          <w:i/>
        </w:rPr>
        <w:t xml:space="preserve"> sattua</w:t>
      </w:r>
      <w:r w:rsidR="001B127A" w:rsidRPr="001B127A">
        <w:t>(</w:t>
      </w:r>
      <w:r w:rsidR="000879F7">
        <w:rPr>
          <w:i/>
        </w:rPr>
        <w:t>t</w:t>
      </w:r>
      <w:r w:rsidR="001B127A" w:rsidRPr="001B127A">
        <w:t>)</w:t>
      </w:r>
      <w:r w:rsidR="0075485B" w:rsidRPr="0075485B">
        <w:t>,</w:t>
      </w:r>
      <w:r w:rsidR="005C0F6A" w:rsidRPr="008A5159">
        <w:rPr>
          <w:i/>
        </w:rPr>
        <w:t xml:space="preserve"> jout</w:t>
      </w:r>
      <w:r w:rsidR="001B127A" w:rsidRPr="001B127A">
        <w:t>(</w:t>
      </w:r>
      <w:r w:rsidR="005C0F6A" w:rsidRPr="008A5159">
        <w:rPr>
          <w:i/>
        </w:rPr>
        <w:t>t</w:t>
      </w:r>
      <w:r w:rsidR="001B127A" w:rsidRPr="001B127A">
        <w:t>)</w:t>
      </w:r>
      <w:r w:rsidR="005C0F6A" w:rsidRPr="008A5159">
        <w:rPr>
          <w:i/>
        </w:rPr>
        <w:t>aa</w:t>
      </w:r>
      <w:r w:rsidR="001B127A" w:rsidRPr="001B127A">
        <w:t>(</w:t>
      </w:r>
      <w:r w:rsidR="005C0F6A" w:rsidRPr="008A5159">
        <w:rPr>
          <w:i/>
        </w:rPr>
        <w:t>t</w:t>
      </w:r>
      <w:r w:rsidR="001B127A" w:rsidRPr="001B127A">
        <w:t>)</w:t>
      </w:r>
      <w:r w:rsidR="005C0F6A" w:rsidRPr="00A95D68">
        <w:t xml:space="preserve"> ja </w:t>
      </w:r>
      <w:r w:rsidR="005C0F6A" w:rsidRPr="008A5159">
        <w:rPr>
          <w:i/>
        </w:rPr>
        <w:t>tait</w:t>
      </w:r>
      <w:r w:rsidR="001B127A" w:rsidRPr="001B127A">
        <w:t>(</w:t>
      </w:r>
      <w:r w:rsidR="005C0F6A" w:rsidRPr="008A5159">
        <w:rPr>
          <w:i/>
        </w:rPr>
        <w:t>t</w:t>
      </w:r>
      <w:r w:rsidR="001B127A" w:rsidRPr="001B127A">
        <w:t>)</w:t>
      </w:r>
      <w:r w:rsidR="005C0F6A" w:rsidRPr="008A5159">
        <w:rPr>
          <w:i/>
        </w:rPr>
        <w:t>aa</w:t>
      </w:r>
      <w:r w:rsidR="001B127A" w:rsidRPr="001B127A">
        <w:t>(</w:t>
      </w:r>
      <w:r w:rsidR="005C0F6A" w:rsidRPr="008A5159">
        <w:rPr>
          <w:i/>
        </w:rPr>
        <w:t>t</w:t>
      </w:r>
      <w:r w:rsidR="001B127A" w:rsidRPr="001B127A">
        <w:t>)</w:t>
      </w:r>
      <w:r w:rsidR="005C0F6A" w:rsidRPr="00A95D68">
        <w:t xml:space="preserve">. </w:t>
      </w:r>
      <w:r w:rsidRPr="00A95D68">
        <w:t>Silloin saatama ka</w:t>
      </w:r>
      <w:r w:rsidR="00FB2E89">
        <w:t>ttoot, ette modaalisen verbin pö</w:t>
      </w:r>
      <w:r w:rsidRPr="00A95D68">
        <w:t xml:space="preserve">rässä seissoova </w:t>
      </w:r>
      <w:r w:rsidR="002A7B4B">
        <w:t>valtaverbi</w:t>
      </w:r>
      <w:r w:rsidRPr="00A95D68">
        <w:t xml:space="preserve">fraasi oon objektin </w:t>
      </w:r>
      <w:r w:rsidR="001C5CF2" w:rsidRPr="00A95D68">
        <w:t>funksuuni</w:t>
      </w:r>
      <w:r w:rsidRPr="00A95D68">
        <w:t xml:space="preserve">ssa. </w:t>
      </w:r>
      <w:r w:rsidR="00F93C4B" w:rsidRPr="00A95D68">
        <w:t>Esimerk</w:t>
      </w:r>
      <w:r w:rsidR="008725C2" w:rsidRPr="00A95D68">
        <w:t xml:space="preserve">ki analyysistä </w:t>
      </w:r>
      <w:r w:rsidR="0075485B">
        <w:t>(</w:t>
      </w:r>
      <w:r w:rsidR="008725C2" w:rsidRPr="00A95D68">
        <w:t>1):</w:t>
      </w:r>
    </w:p>
    <w:p w14:paraId="56B7B4F7" w14:textId="78B0315F" w:rsidR="00B30251" w:rsidRPr="00A95D68" w:rsidRDefault="0075485B" w:rsidP="00BD2A19">
      <w:pPr>
        <w:tabs>
          <w:tab w:val="left" w:pos="1890"/>
          <w:tab w:val="left" w:pos="3870"/>
        </w:tabs>
        <w:spacing w:before="120" w:after="40"/>
      </w:pPr>
      <w:r>
        <w:t>(</w:t>
      </w:r>
      <w:r w:rsidR="008725C2" w:rsidRPr="00A95D68">
        <w:t xml:space="preserve">1) </w:t>
      </w:r>
      <w:r w:rsidR="00B30251" w:rsidRPr="00A95D68">
        <w:t xml:space="preserve">Sie </w:t>
      </w:r>
      <w:r w:rsidR="00B30251" w:rsidRPr="00A95D68">
        <w:tab/>
        <w:t>häyđyt</w:t>
      </w:r>
      <w:r w:rsidR="00B30251" w:rsidRPr="00A95D68">
        <w:tab/>
        <w:t>[lähteet Vesisaarheen].</w:t>
      </w:r>
    </w:p>
    <w:p w14:paraId="60A65E91" w14:textId="180F9242" w:rsidR="00B30251" w:rsidRPr="00A95D68" w:rsidRDefault="00A56B4C" w:rsidP="00BD2A19">
      <w:pPr>
        <w:tabs>
          <w:tab w:val="left" w:pos="1890"/>
          <w:tab w:val="left" w:pos="3870"/>
        </w:tabs>
        <w:spacing w:before="40" w:after="40"/>
      </w:pPr>
      <w:r w:rsidRPr="00A56B4C">
        <w:t>Pron</w:t>
      </w:r>
      <w:r w:rsidR="00B30251" w:rsidRPr="00A95D68">
        <w:t>[</w:t>
      </w:r>
      <w:r w:rsidR="001337F6">
        <w:t>sg2</w:t>
      </w:r>
      <w:r w:rsidR="00B30251" w:rsidRPr="00A95D68">
        <w:t>, nom.]</w:t>
      </w:r>
      <w:r w:rsidR="00B30251" w:rsidRPr="00A95D68">
        <w:tab/>
        <w:t>V</w:t>
      </w:r>
      <w:r w:rsidR="00FE22CF" w:rsidRPr="00A95D68">
        <w:t>[</w:t>
      </w:r>
      <w:r w:rsidR="00FE22CF" w:rsidRPr="00FB2E89">
        <w:rPr>
          <w:i/>
        </w:rPr>
        <w:t>häyttyyt</w:t>
      </w:r>
      <w:r w:rsidR="001B127A" w:rsidRPr="001B127A">
        <w:t>,</w:t>
      </w:r>
      <w:r w:rsidR="00FE22CF" w:rsidRPr="00A95D68">
        <w:t xml:space="preserve"> </w:t>
      </w:r>
      <w:r w:rsidR="001337F6">
        <w:t>sg2</w:t>
      </w:r>
      <w:r w:rsidR="00FE22CF" w:rsidRPr="00A95D68">
        <w:t>]</w:t>
      </w:r>
      <w:r w:rsidR="000269EF">
        <w:tab/>
        <w:t>VP[1.</w:t>
      </w:r>
      <w:r w:rsidR="007C65A0">
        <w:t>inf. + N[sg.ill.</w:t>
      </w:r>
      <w:r w:rsidR="00BF72A8">
        <w:t>]</w:t>
      </w:r>
      <w:r w:rsidR="0008798B">
        <w:t>]</w:t>
      </w:r>
    </w:p>
    <w:p w14:paraId="6986BDA9" w14:textId="53A5D8D5" w:rsidR="00B30251" w:rsidRPr="00A95D68" w:rsidRDefault="00BF72A8" w:rsidP="00BD2A19">
      <w:pPr>
        <w:tabs>
          <w:tab w:val="left" w:pos="1890"/>
          <w:tab w:val="left" w:pos="3870"/>
        </w:tabs>
        <w:spacing w:before="40" w:after="120"/>
      </w:pPr>
      <w:r>
        <w:t>SUBJ</w:t>
      </w:r>
      <w:r>
        <w:tab/>
        <w:t>V</w:t>
      </w:r>
      <w:r>
        <w:tab/>
        <w:t>OBJ[V + ADVLI]</w:t>
      </w:r>
    </w:p>
    <w:p w14:paraId="558EE967" w14:textId="77777777" w:rsidR="00F904D4" w:rsidRDefault="00241298" w:rsidP="00BD2A19">
      <w:pPr>
        <w:pStyle w:val="Liste"/>
        <w:tabs>
          <w:tab w:val="left" w:pos="1710"/>
        </w:tabs>
        <w:spacing w:before="40" w:after="120"/>
        <w:ind w:left="0" w:firstLine="0"/>
        <w:contextualSpacing w:val="0"/>
      </w:pPr>
      <w:r w:rsidRPr="00A95D68">
        <w:t>Vrt. Sie lähđet Vesisaarheen</w:t>
      </w:r>
      <w:r w:rsidR="00F904D4">
        <w:t>.</w:t>
      </w:r>
    </w:p>
    <w:p w14:paraId="0F16DA64" w14:textId="58B5E7EA" w:rsidR="00894280" w:rsidRDefault="00894280" w:rsidP="00894280">
      <w:pPr>
        <w:pStyle w:val="Liste"/>
        <w:tabs>
          <w:tab w:val="left" w:pos="1710"/>
        </w:tabs>
        <w:spacing w:before="120" w:after="120"/>
        <w:ind w:left="0" w:firstLine="0"/>
        <w:contextualSpacing w:val="0"/>
      </w:pPr>
      <w:r w:rsidRPr="00A95D68">
        <w:t xml:space="preserve">Sammaa tyyppii oon seuraavatki syntaktit </w:t>
      </w:r>
      <w:r w:rsidR="0075485B">
        <w:t>(</w:t>
      </w:r>
      <w:r w:rsidRPr="00A95D68">
        <w:t>2–9):</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596"/>
        <w:gridCol w:w="3627"/>
      </w:tblGrid>
      <w:tr w:rsidR="0067769E" w:rsidRPr="005B2E0C" w14:paraId="6EF2AD17" w14:textId="77777777" w:rsidTr="002D5912">
        <w:tc>
          <w:tcPr>
            <w:tcW w:w="0" w:type="auto"/>
          </w:tcPr>
          <w:p w14:paraId="12CCA10C" w14:textId="0D88604D" w:rsidR="0067769E" w:rsidRPr="005B2E0C" w:rsidRDefault="00894280" w:rsidP="005B2E0C">
            <w:r w:rsidRPr="005B2E0C">
              <w:t>Mod</w:t>
            </w:r>
            <w:r w:rsidR="00365C34" w:rsidRPr="005B2E0C">
              <w:t>aalinen</w:t>
            </w:r>
            <w:r w:rsidRPr="005B2E0C">
              <w:t xml:space="preserve"> syntakti</w:t>
            </w:r>
          </w:p>
        </w:tc>
        <w:tc>
          <w:tcPr>
            <w:tcW w:w="0" w:type="auto"/>
          </w:tcPr>
          <w:p w14:paraId="4F4B0E85" w14:textId="77777777" w:rsidR="0067769E" w:rsidRPr="005B2E0C" w:rsidRDefault="0067769E" w:rsidP="005B2E0C"/>
        </w:tc>
        <w:tc>
          <w:tcPr>
            <w:tcW w:w="0" w:type="auto"/>
          </w:tcPr>
          <w:p w14:paraId="0D78D0E6" w14:textId="6337AFEA" w:rsidR="0067769E" w:rsidRPr="005B2E0C" w:rsidRDefault="004F09EE" w:rsidP="005B2E0C">
            <w:r w:rsidRPr="005B2E0C">
              <w:t>Ei-modaalinen</w:t>
            </w:r>
            <w:r w:rsidR="0067429E" w:rsidRPr="005B2E0C">
              <w:t xml:space="preserve"> syntakti</w:t>
            </w:r>
          </w:p>
        </w:tc>
      </w:tr>
      <w:tr w:rsidR="0067769E" w14:paraId="31E59D78" w14:textId="77777777" w:rsidTr="002D5912">
        <w:tc>
          <w:tcPr>
            <w:tcW w:w="0" w:type="auto"/>
          </w:tcPr>
          <w:p w14:paraId="6EE74BA1" w14:textId="4DFA1972" w:rsidR="0067769E" w:rsidRDefault="0075485B" w:rsidP="00894280">
            <w:pPr>
              <w:pStyle w:val="Liste"/>
              <w:tabs>
                <w:tab w:val="left" w:pos="1710"/>
              </w:tabs>
              <w:ind w:left="0" w:firstLine="0"/>
              <w:contextualSpacing w:val="0"/>
            </w:pPr>
            <w:r>
              <w:lastRenderedPageBreak/>
              <w:t>(</w:t>
            </w:r>
            <w:r w:rsidR="0067769E" w:rsidRPr="00A95D68">
              <w:t>2) Tet [että tarvitte]</w:t>
            </w:r>
            <w:r w:rsidR="0067769E">
              <w:t xml:space="preserve"> </w:t>
            </w:r>
            <w:r w:rsidR="0067769E" w:rsidRPr="00A95D68">
              <w:t>[kirjoittaat paljon].</w:t>
            </w:r>
          </w:p>
        </w:tc>
        <w:tc>
          <w:tcPr>
            <w:tcW w:w="0" w:type="auto"/>
          </w:tcPr>
          <w:p w14:paraId="3A4D5E7E" w14:textId="0D545BE1" w:rsidR="0067769E" w:rsidRDefault="0067429E" w:rsidP="00894280">
            <w:pPr>
              <w:pStyle w:val="Liste"/>
              <w:tabs>
                <w:tab w:val="left" w:pos="1710"/>
              </w:tabs>
              <w:ind w:left="0" w:firstLine="0"/>
              <w:contextualSpacing w:val="0"/>
            </w:pPr>
            <w:r>
              <w:t>Vrt.</w:t>
            </w:r>
          </w:p>
        </w:tc>
        <w:tc>
          <w:tcPr>
            <w:tcW w:w="0" w:type="auto"/>
          </w:tcPr>
          <w:p w14:paraId="452EDD1E" w14:textId="396C90D4" w:rsidR="0067769E" w:rsidRDefault="0067769E" w:rsidP="00894280">
            <w:pPr>
              <w:pStyle w:val="Liste"/>
              <w:tabs>
                <w:tab w:val="left" w:pos="1710"/>
              </w:tabs>
              <w:ind w:left="0" w:firstLine="0"/>
              <w:contextualSpacing w:val="0"/>
            </w:pPr>
            <w:r w:rsidRPr="00A95D68">
              <w:t xml:space="preserve">Tet </w:t>
            </w:r>
            <w:r>
              <w:t>[</w:t>
            </w:r>
            <w:r w:rsidRPr="00A95D68">
              <w:t>että kirjoita</w:t>
            </w:r>
            <w:r>
              <w:t>]</w:t>
            </w:r>
            <w:r w:rsidRPr="00A95D68">
              <w:t xml:space="preserve"> paljon.</w:t>
            </w:r>
          </w:p>
        </w:tc>
      </w:tr>
      <w:tr w:rsidR="0067769E" w14:paraId="153070F8" w14:textId="77777777" w:rsidTr="002D5912">
        <w:tc>
          <w:tcPr>
            <w:tcW w:w="0" w:type="auto"/>
          </w:tcPr>
          <w:p w14:paraId="50D6C8B4" w14:textId="6A97D14A" w:rsidR="0067769E" w:rsidRDefault="0075485B" w:rsidP="00750B4A">
            <w:pPr>
              <w:tabs>
                <w:tab w:val="left" w:pos="1710"/>
                <w:tab w:val="left" w:pos="3969"/>
                <w:tab w:val="left" w:pos="4820"/>
              </w:tabs>
            </w:pPr>
            <w:r>
              <w:t>(</w:t>
            </w:r>
            <w:r w:rsidR="0067769E" w:rsidRPr="00A95D68">
              <w:t>3) Aikamatka</w:t>
            </w:r>
            <w:r w:rsidR="00C17A19">
              <w:t>la</w:t>
            </w:r>
            <w:r w:rsidR="0067769E" w:rsidRPr="00A95D68">
              <w:t>iset piđethiin [kohđat</w:t>
            </w:r>
            <w:r w:rsidR="00750B4A">
              <w:t>a</w:t>
            </w:r>
            <w:r w:rsidR="0067769E" w:rsidRPr="00A95D68">
              <w:t xml:space="preserve"> Perungan].</w:t>
            </w:r>
          </w:p>
        </w:tc>
        <w:tc>
          <w:tcPr>
            <w:tcW w:w="0" w:type="auto"/>
          </w:tcPr>
          <w:p w14:paraId="5ADE7F80" w14:textId="01F0C526" w:rsidR="0067769E" w:rsidRDefault="0067429E" w:rsidP="00894280">
            <w:pPr>
              <w:pStyle w:val="Liste"/>
              <w:tabs>
                <w:tab w:val="left" w:pos="1710"/>
              </w:tabs>
              <w:ind w:left="0" w:firstLine="0"/>
              <w:contextualSpacing w:val="0"/>
            </w:pPr>
            <w:r>
              <w:t>Vrt.</w:t>
            </w:r>
          </w:p>
        </w:tc>
        <w:tc>
          <w:tcPr>
            <w:tcW w:w="0" w:type="auto"/>
          </w:tcPr>
          <w:p w14:paraId="24CE30BC" w14:textId="39872B03" w:rsidR="0067769E" w:rsidRDefault="0067769E" w:rsidP="00750B4A">
            <w:pPr>
              <w:pStyle w:val="Liste"/>
              <w:tabs>
                <w:tab w:val="left" w:pos="1710"/>
              </w:tabs>
              <w:ind w:left="0" w:firstLine="0"/>
              <w:contextualSpacing w:val="0"/>
            </w:pPr>
            <w:r w:rsidRPr="00A95D68">
              <w:t>Aikamatkalaiset kohđat</w:t>
            </w:r>
            <w:r w:rsidR="00750B4A">
              <w:t>hiin</w:t>
            </w:r>
            <w:r w:rsidRPr="00A95D68">
              <w:t xml:space="preserve"> Perungan.</w:t>
            </w:r>
          </w:p>
        </w:tc>
      </w:tr>
      <w:tr w:rsidR="0067769E" w14:paraId="40F2C9D0" w14:textId="77777777" w:rsidTr="002D5912">
        <w:tc>
          <w:tcPr>
            <w:tcW w:w="0" w:type="auto"/>
          </w:tcPr>
          <w:p w14:paraId="7E6A974F" w14:textId="7ECFDD65" w:rsidR="00894280" w:rsidRDefault="0075485B" w:rsidP="00A152C4">
            <w:pPr>
              <w:tabs>
                <w:tab w:val="left" w:pos="1980"/>
                <w:tab w:val="left" w:pos="3969"/>
                <w:tab w:val="left" w:pos="4820"/>
              </w:tabs>
            </w:pPr>
            <w:r>
              <w:t>(</w:t>
            </w:r>
            <w:r w:rsidR="0067769E" w:rsidRPr="00A95D68">
              <w:t xml:space="preserve">4) Met [emmä saa] [muuttaat tulleevaisuutta]. </w:t>
            </w:r>
          </w:p>
        </w:tc>
        <w:tc>
          <w:tcPr>
            <w:tcW w:w="0" w:type="auto"/>
          </w:tcPr>
          <w:p w14:paraId="5A3B9AE6" w14:textId="6D9F0112" w:rsidR="0067769E" w:rsidRDefault="0067429E" w:rsidP="00894280">
            <w:pPr>
              <w:pStyle w:val="Liste"/>
              <w:tabs>
                <w:tab w:val="left" w:pos="1710"/>
              </w:tabs>
              <w:ind w:left="0" w:firstLine="0"/>
              <w:contextualSpacing w:val="0"/>
            </w:pPr>
            <w:r>
              <w:t>Vrt.</w:t>
            </w:r>
          </w:p>
        </w:tc>
        <w:tc>
          <w:tcPr>
            <w:tcW w:w="0" w:type="auto"/>
          </w:tcPr>
          <w:p w14:paraId="3BB2444B" w14:textId="65747D6E" w:rsidR="0067769E" w:rsidRDefault="0067769E" w:rsidP="00894280">
            <w:pPr>
              <w:pStyle w:val="Liste"/>
              <w:tabs>
                <w:tab w:val="left" w:pos="1710"/>
              </w:tabs>
              <w:ind w:left="0" w:firstLine="0"/>
              <w:contextualSpacing w:val="0"/>
            </w:pPr>
            <w:r w:rsidRPr="00A95D68">
              <w:t xml:space="preserve">Met </w:t>
            </w:r>
            <w:r w:rsidR="00D37E8E">
              <w:t>[</w:t>
            </w:r>
            <w:r w:rsidRPr="00A95D68">
              <w:t>emmä muuta</w:t>
            </w:r>
            <w:r w:rsidR="00D37E8E">
              <w:t>]</w:t>
            </w:r>
            <w:r w:rsidRPr="00A95D68">
              <w:t xml:space="preserve"> tul</w:t>
            </w:r>
            <w:r w:rsidR="007553E8">
              <w:t>le</w:t>
            </w:r>
            <w:r w:rsidRPr="00A95D68">
              <w:t>evaisuutta.</w:t>
            </w:r>
          </w:p>
        </w:tc>
      </w:tr>
      <w:tr w:rsidR="0067769E" w14:paraId="6353A862" w14:textId="77777777" w:rsidTr="002D5912">
        <w:tc>
          <w:tcPr>
            <w:tcW w:w="0" w:type="auto"/>
          </w:tcPr>
          <w:p w14:paraId="3D34FEDD" w14:textId="4CB61C91" w:rsidR="0067769E" w:rsidRDefault="0075485B" w:rsidP="00894280">
            <w:pPr>
              <w:tabs>
                <w:tab w:val="left" w:pos="2070"/>
                <w:tab w:val="left" w:pos="3969"/>
                <w:tab w:val="left" w:pos="4820"/>
              </w:tabs>
            </w:pPr>
            <w:r>
              <w:t>(</w:t>
            </w:r>
            <w:r w:rsidR="0067769E" w:rsidRPr="00A95D68">
              <w:t>5) Mie halluun [oppiit kainuu].</w:t>
            </w:r>
          </w:p>
        </w:tc>
        <w:tc>
          <w:tcPr>
            <w:tcW w:w="0" w:type="auto"/>
          </w:tcPr>
          <w:p w14:paraId="35223702" w14:textId="7695DC15" w:rsidR="0067769E" w:rsidRDefault="0067429E" w:rsidP="00894280">
            <w:pPr>
              <w:pStyle w:val="Liste"/>
              <w:tabs>
                <w:tab w:val="left" w:pos="1710"/>
              </w:tabs>
              <w:ind w:left="0" w:firstLine="0"/>
              <w:contextualSpacing w:val="0"/>
            </w:pPr>
            <w:r>
              <w:t>Vrt.</w:t>
            </w:r>
          </w:p>
        </w:tc>
        <w:tc>
          <w:tcPr>
            <w:tcW w:w="0" w:type="auto"/>
          </w:tcPr>
          <w:p w14:paraId="7CA50F94" w14:textId="7433371B" w:rsidR="0067769E" w:rsidRDefault="00894280" w:rsidP="00894280">
            <w:pPr>
              <w:tabs>
                <w:tab w:val="left" w:pos="2070"/>
                <w:tab w:val="left" w:pos="3969"/>
                <w:tab w:val="left" w:pos="4820"/>
              </w:tabs>
            </w:pPr>
            <w:r w:rsidRPr="00A95D68">
              <w:t>Vrt. Mie opin kainuu.</w:t>
            </w:r>
          </w:p>
        </w:tc>
      </w:tr>
      <w:tr w:rsidR="0067769E" w14:paraId="4F2A6B1A" w14:textId="77777777" w:rsidTr="002D5912">
        <w:tc>
          <w:tcPr>
            <w:tcW w:w="0" w:type="auto"/>
          </w:tcPr>
          <w:p w14:paraId="1B6FAF1D" w14:textId="076D5A84" w:rsidR="0067769E" w:rsidRDefault="0075485B" w:rsidP="00A152C4">
            <w:pPr>
              <w:tabs>
                <w:tab w:val="left" w:pos="1710"/>
                <w:tab w:val="left" w:pos="3969"/>
                <w:tab w:val="left" w:pos="4820"/>
              </w:tabs>
            </w:pPr>
            <w:r>
              <w:t>(</w:t>
            </w:r>
            <w:r w:rsidR="00894280" w:rsidRPr="00A95D68">
              <w:t>6) Aika saattaa muuttuut.</w:t>
            </w:r>
            <w:r w:rsidR="00894280">
              <w:t xml:space="preserve"> </w:t>
            </w:r>
          </w:p>
        </w:tc>
        <w:tc>
          <w:tcPr>
            <w:tcW w:w="0" w:type="auto"/>
          </w:tcPr>
          <w:p w14:paraId="269DBA83" w14:textId="39364332" w:rsidR="0067769E" w:rsidRDefault="0067429E" w:rsidP="00894280">
            <w:pPr>
              <w:pStyle w:val="Liste"/>
              <w:tabs>
                <w:tab w:val="left" w:pos="1710"/>
              </w:tabs>
              <w:ind w:left="0" w:firstLine="0"/>
              <w:contextualSpacing w:val="0"/>
            </w:pPr>
            <w:r>
              <w:t>Vrt.</w:t>
            </w:r>
          </w:p>
        </w:tc>
        <w:tc>
          <w:tcPr>
            <w:tcW w:w="0" w:type="auto"/>
          </w:tcPr>
          <w:p w14:paraId="0C08F84D" w14:textId="7E319304" w:rsidR="0067769E" w:rsidRDefault="00894280" w:rsidP="00894280">
            <w:pPr>
              <w:pStyle w:val="Liste"/>
              <w:tabs>
                <w:tab w:val="left" w:pos="1710"/>
              </w:tabs>
              <w:ind w:left="0" w:firstLine="0"/>
              <w:contextualSpacing w:val="0"/>
            </w:pPr>
            <w:r w:rsidRPr="00A95D68">
              <w:t>Aika muuttuu.</w:t>
            </w:r>
          </w:p>
        </w:tc>
      </w:tr>
      <w:tr w:rsidR="0067769E" w14:paraId="75B87839" w14:textId="77777777" w:rsidTr="002D5912">
        <w:tc>
          <w:tcPr>
            <w:tcW w:w="0" w:type="auto"/>
          </w:tcPr>
          <w:p w14:paraId="295BA913" w14:textId="2334A5A5" w:rsidR="0067769E" w:rsidRDefault="0075485B" w:rsidP="00894280">
            <w:pPr>
              <w:tabs>
                <w:tab w:val="left" w:pos="2070"/>
                <w:tab w:val="left" w:pos="4050"/>
                <w:tab w:val="left" w:pos="4820"/>
              </w:tabs>
            </w:pPr>
            <w:r>
              <w:t>(</w:t>
            </w:r>
            <w:r w:rsidR="00894280" w:rsidRPr="00A95D68">
              <w:t>7) Mie aijon [siirttyyt Suomheen].</w:t>
            </w:r>
          </w:p>
        </w:tc>
        <w:tc>
          <w:tcPr>
            <w:tcW w:w="0" w:type="auto"/>
          </w:tcPr>
          <w:p w14:paraId="3C721592" w14:textId="70477760" w:rsidR="0067769E" w:rsidRDefault="0067429E" w:rsidP="00894280">
            <w:pPr>
              <w:pStyle w:val="Liste"/>
              <w:tabs>
                <w:tab w:val="left" w:pos="1710"/>
              </w:tabs>
              <w:ind w:left="0" w:firstLine="0"/>
              <w:contextualSpacing w:val="0"/>
            </w:pPr>
            <w:r>
              <w:t>Vrt.</w:t>
            </w:r>
          </w:p>
        </w:tc>
        <w:tc>
          <w:tcPr>
            <w:tcW w:w="0" w:type="auto"/>
          </w:tcPr>
          <w:p w14:paraId="7FB24971" w14:textId="000976B3" w:rsidR="0067769E" w:rsidRDefault="00894280" w:rsidP="00894280">
            <w:pPr>
              <w:tabs>
                <w:tab w:val="left" w:pos="2070"/>
                <w:tab w:val="left" w:pos="4050"/>
                <w:tab w:val="left" w:pos="4820"/>
              </w:tabs>
            </w:pPr>
            <w:r w:rsidRPr="00A95D68">
              <w:t>Mie siiryn Suomheen.</w:t>
            </w:r>
          </w:p>
        </w:tc>
      </w:tr>
      <w:tr w:rsidR="0067769E" w14:paraId="00E45F37" w14:textId="77777777" w:rsidTr="002D5912">
        <w:tc>
          <w:tcPr>
            <w:tcW w:w="0" w:type="auto"/>
          </w:tcPr>
          <w:p w14:paraId="40E90C6E" w14:textId="7C743DE8" w:rsidR="0067769E" w:rsidRDefault="0075485B" w:rsidP="00894280">
            <w:pPr>
              <w:tabs>
                <w:tab w:val="left" w:pos="2070"/>
                <w:tab w:val="left" w:pos="4050"/>
                <w:tab w:val="left" w:pos="4820"/>
              </w:tabs>
            </w:pPr>
            <w:r>
              <w:t>(</w:t>
            </w:r>
            <w:r w:rsidR="00894280" w:rsidRPr="00A95D68">
              <w:t xml:space="preserve">8) Tet taiđatta [olla oppinheet [koko grammatikin]]. </w:t>
            </w:r>
          </w:p>
        </w:tc>
        <w:tc>
          <w:tcPr>
            <w:tcW w:w="0" w:type="auto"/>
          </w:tcPr>
          <w:p w14:paraId="478EBD30" w14:textId="36BDCD42" w:rsidR="0067769E" w:rsidRDefault="0067429E" w:rsidP="00894280">
            <w:pPr>
              <w:pStyle w:val="Liste"/>
              <w:tabs>
                <w:tab w:val="left" w:pos="1710"/>
              </w:tabs>
              <w:ind w:left="0" w:firstLine="0"/>
              <w:contextualSpacing w:val="0"/>
            </w:pPr>
            <w:r>
              <w:t>Vrt.</w:t>
            </w:r>
          </w:p>
        </w:tc>
        <w:tc>
          <w:tcPr>
            <w:tcW w:w="0" w:type="auto"/>
          </w:tcPr>
          <w:p w14:paraId="49FCC37D" w14:textId="5D2C8A4D" w:rsidR="0067769E" w:rsidRDefault="00894280" w:rsidP="00894280">
            <w:pPr>
              <w:pStyle w:val="Liste"/>
              <w:tabs>
                <w:tab w:val="left" w:pos="1710"/>
                <w:tab w:val="left" w:pos="4050"/>
              </w:tabs>
              <w:ind w:left="0" w:firstLine="0"/>
              <w:contextualSpacing w:val="0"/>
            </w:pPr>
            <w:r w:rsidRPr="00A95D68">
              <w:t xml:space="preserve">Tet </w:t>
            </w:r>
            <w:r w:rsidR="001D1757">
              <w:t>[</w:t>
            </w:r>
            <w:r w:rsidRPr="00A95D68">
              <w:t>oletta oppinheet</w:t>
            </w:r>
            <w:r w:rsidR="001D1757">
              <w:t>]</w:t>
            </w:r>
            <w:r w:rsidRPr="00A95D68">
              <w:t xml:space="preserve"> </w:t>
            </w:r>
            <w:r w:rsidR="001D1757">
              <w:t>[</w:t>
            </w:r>
            <w:r w:rsidRPr="00A95D68">
              <w:t>koko grammatikin</w:t>
            </w:r>
            <w:r w:rsidR="001D1757">
              <w:t>]</w:t>
            </w:r>
            <w:r w:rsidRPr="00A95D68">
              <w:t>.</w:t>
            </w:r>
          </w:p>
        </w:tc>
      </w:tr>
      <w:tr w:rsidR="0067769E" w14:paraId="6AC3D8F4" w14:textId="77777777" w:rsidTr="002D5912">
        <w:tc>
          <w:tcPr>
            <w:tcW w:w="0" w:type="auto"/>
          </w:tcPr>
          <w:p w14:paraId="54257B6C" w14:textId="4F76D9F0" w:rsidR="0067769E" w:rsidRDefault="0075485B" w:rsidP="00894280">
            <w:pPr>
              <w:pStyle w:val="Liste"/>
              <w:tabs>
                <w:tab w:val="left" w:pos="1710"/>
                <w:tab w:val="left" w:pos="4050"/>
              </w:tabs>
              <w:ind w:left="0" w:firstLine="0"/>
              <w:contextualSpacing w:val="0"/>
            </w:pPr>
            <w:r>
              <w:t>(</w:t>
            </w:r>
            <w:r w:rsidR="00894280" w:rsidRPr="00A95D68">
              <w:t>9) Hukka sattui [tulla vasthaan].</w:t>
            </w:r>
          </w:p>
        </w:tc>
        <w:tc>
          <w:tcPr>
            <w:tcW w:w="0" w:type="auto"/>
          </w:tcPr>
          <w:p w14:paraId="3CFCD226" w14:textId="5ED38478" w:rsidR="0067769E" w:rsidRDefault="0067429E" w:rsidP="00894280">
            <w:pPr>
              <w:pStyle w:val="Liste"/>
              <w:tabs>
                <w:tab w:val="left" w:pos="1710"/>
              </w:tabs>
              <w:ind w:left="0" w:firstLine="0"/>
              <w:contextualSpacing w:val="0"/>
            </w:pPr>
            <w:r>
              <w:t>Vrt.</w:t>
            </w:r>
          </w:p>
        </w:tc>
        <w:tc>
          <w:tcPr>
            <w:tcW w:w="0" w:type="auto"/>
          </w:tcPr>
          <w:p w14:paraId="4A16E108" w14:textId="14474376" w:rsidR="0067769E" w:rsidRDefault="00894280" w:rsidP="00894280">
            <w:pPr>
              <w:pStyle w:val="Liste"/>
              <w:tabs>
                <w:tab w:val="left" w:pos="1710"/>
                <w:tab w:val="left" w:pos="4050"/>
              </w:tabs>
              <w:ind w:left="0" w:firstLine="0"/>
              <w:contextualSpacing w:val="0"/>
            </w:pPr>
            <w:r w:rsidRPr="00A95D68">
              <w:t>Hukka tuli vasthaan.</w:t>
            </w:r>
          </w:p>
        </w:tc>
      </w:tr>
    </w:tbl>
    <w:p w14:paraId="2676D30F" w14:textId="5A02E943" w:rsidR="00423321" w:rsidRDefault="00B30251" w:rsidP="00AE4010">
      <w:pPr>
        <w:pStyle w:val="Punktliste"/>
      </w:pPr>
      <w:r w:rsidRPr="00A95D68">
        <w:t xml:space="preserve">Verbiin </w:t>
      </w:r>
      <w:r w:rsidRPr="005D28BF">
        <w:rPr>
          <w:i/>
        </w:rPr>
        <w:t>jouttuut</w:t>
      </w:r>
      <w:r w:rsidR="007553E8">
        <w:rPr>
          <w:i/>
        </w:rPr>
        <w:t xml:space="preserve"> </w:t>
      </w:r>
      <w:r w:rsidR="00BA1173" w:rsidRPr="00BA1173">
        <w:t>~</w:t>
      </w:r>
      <w:r w:rsidR="007553E8">
        <w:rPr>
          <w:i/>
        </w:rPr>
        <w:t xml:space="preserve"> joutua</w:t>
      </w:r>
      <w:r w:rsidR="001B127A" w:rsidRPr="001B127A">
        <w:t>(</w:t>
      </w:r>
      <w:r w:rsidR="007553E8">
        <w:rPr>
          <w:i/>
        </w:rPr>
        <w:t>t</w:t>
      </w:r>
      <w:r w:rsidR="001B127A" w:rsidRPr="001B127A">
        <w:t>)</w:t>
      </w:r>
      <w:r w:rsidR="0075485B" w:rsidRPr="0075485B">
        <w:t>,</w:t>
      </w:r>
      <w:r w:rsidRPr="005D28BF">
        <w:rPr>
          <w:i/>
        </w:rPr>
        <w:t xml:space="preserve"> päästä</w:t>
      </w:r>
      <w:r w:rsidR="0075485B" w:rsidRPr="0075485B">
        <w:t>,</w:t>
      </w:r>
      <w:r w:rsidR="00CD4EC1" w:rsidRPr="005D28BF">
        <w:rPr>
          <w:i/>
        </w:rPr>
        <w:t xml:space="preserve"> pakata</w:t>
      </w:r>
      <w:r w:rsidR="00981C9E" w:rsidRPr="00A95D68">
        <w:t xml:space="preserve"> ja</w:t>
      </w:r>
      <w:r w:rsidRPr="00A95D68">
        <w:t xml:space="preserve"> </w:t>
      </w:r>
      <w:r w:rsidRPr="005D28BF">
        <w:rPr>
          <w:i/>
        </w:rPr>
        <w:t>keritä</w:t>
      </w:r>
      <w:r w:rsidR="00530350" w:rsidRPr="00A95D68">
        <w:t xml:space="preserve"> </w:t>
      </w:r>
      <w:r w:rsidR="00BA1173">
        <w:t>’</w:t>
      </w:r>
      <w:r w:rsidR="00063993">
        <w:t>olla tillaa</w:t>
      </w:r>
      <w:r w:rsidR="00BA1173">
        <w:t>’</w:t>
      </w:r>
      <w:r w:rsidR="00063993">
        <w:t xml:space="preserve"> </w:t>
      </w:r>
      <w:r w:rsidRPr="00A95D68">
        <w:t xml:space="preserve">kans </w:t>
      </w:r>
      <w:r w:rsidR="00BE5108" w:rsidRPr="00A95D68">
        <w:t>infinitiivifraasi</w:t>
      </w:r>
      <w:r w:rsidR="007553E8">
        <w:t>n verbi</w:t>
      </w:r>
      <w:r w:rsidR="00BE5108" w:rsidRPr="00A95D68">
        <w:t xml:space="preserve"> oon </w:t>
      </w:r>
      <w:r w:rsidR="00D92A93">
        <w:t>3. inf</w:t>
      </w:r>
      <w:r w:rsidR="00BE5108" w:rsidRPr="00A95D68">
        <w:t>initiivin illatiivissa</w:t>
      </w:r>
      <w:r w:rsidR="005457CA" w:rsidRPr="00A95D68">
        <w:t xml:space="preserve"> </w:t>
      </w:r>
      <w:r w:rsidR="0075485B">
        <w:t>(</w:t>
      </w:r>
      <w:r w:rsidR="005457CA" w:rsidRPr="00A95D68">
        <w:t>10–13)</w:t>
      </w:r>
      <w:r w:rsidR="00423321">
        <w:t>.</w:t>
      </w:r>
    </w:p>
    <w:p w14:paraId="4B653834" w14:textId="02EBADCA" w:rsidR="00B30251" w:rsidRPr="00A95D68" w:rsidRDefault="0075485B" w:rsidP="00BD2A19">
      <w:pPr>
        <w:tabs>
          <w:tab w:val="left" w:pos="1843"/>
          <w:tab w:val="left" w:pos="3969"/>
          <w:tab w:val="left" w:pos="4820"/>
        </w:tabs>
        <w:spacing w:before="120" w:after="40"/>
      </w:pPr>
      <w:r>
        <w:t>(</w:t>
      </w:r>
      <w:r w:rsidR="00E32A99" w:rsidRPr="00A95D68">
        <w:t>10</w:t>
      </w:r>
      <w:r w:rsidR="0053184F" w:rsidRPr="00A95D68">
        <w:t xml:space="preserve">) </w:t>
      </w:r>
      <w:r w:rsidR="00B30251" w:rsidRPr="00A95D68">
        <w:t>Liisa</w:t>
      </w:r>
      <w:r w:rsidR="00B30251" w:rsidRPr="00A95D68">
        <w:tab/>
        <w:t>jouttuu</w:t>
      </w:r>
      <w:r w:rsidR="00B30251" w:rsidRPr="00A95D68">
        <w:tab/>
        <w:t>[kirjoittamhaan muisteluksen].</w:t>
      </w:r>
    </w:p>
    <w:p w14:paraId="0529F517" w14:textId="300A4151" w:rsidR="00B30251" w:rsidRPr="00A95D68" w:rsidRDefault="00B30251" w:rsidP="00BD2A19">
      <w:pPr>
        <w:tabs>
          <w:tab w:val="left" w:pos="1843"/>
          <w:tab w:val="left" w:pos="3969"/>
          <w:tab w:val="left" w:pos="4820"/>
        </w:tabs>
        <w:spacing w:before="40" w:after="40"/>
      </w:pPr>
      <w:r w:rsidRPr="00A95D68">
        <w:t>NP[sg.nom.]</w:t>
      </w:r>
      <w:r w:rsidRPr="00A95D68">
        <w:tab/>
        <w:t>V[</w:t>
      </w:r>
      <w:r w:rsidRPr="001B445A">
        <w:rPr>
          <w:i/>
        </w:rPr>
        <w:t>jouttuut</w:t>
      </w:r>
      <w:r w:rsidRPr="00A95D68">
        <w:t xml:space="preserve">, </w:t>
      </w:r>
      <w:r w:rsidR="001337F6">
        <w:t>sg3</w:t>
      </w:r>
      <w:r w:rsidRPr="00A95D68">
        <w:t>]</w:t>
      </w:r>
      <w:r w:rsidRPr="00A95D68">
        <w:tab/>
        <w:t>VP[</w:t>
      </w:r>
      <w:r w:rsidR="000269EF">
        <w:t>3.</w:t>
      </w:r>
      <w:r w:rsidR="00D92A93">
        <w:t>inf</w:t>
      </w:r>
      <w:r w:rsidR="00D137C3">
        <w:t>.</w:t>
      </w:r>
      <w:r w:rsidR="00BF72A8">
        <w:t xml:space="preserve">ill. + </w:t>
      </w:r>
      <w:r w:rsidR="007C65A0">
        <w:t>N[sg.gen.]</w:t>
      </w:r>
      <w:r w:rsidRPr="00A95D68">
        <w:t>]</w:t>
      </w:r>
    </w:p>
    <w:p w14:paraId="35AC30CC" w14:textId="357EBD3A" w:rsidR="00B30251" w:rsidRPr="00A95D68" w:rsidRDefault="00B30251" w:rsidP="00BD2A19">
      <w:pPr>
        <w:tabs>
          <w:tab w:val="left" w:pos="1843"/>
          <w:tab w:val="left" w:pos="3969"/>
          <w:tab w:val="left" w:pos="4820"/>
        </w:tabs>
        <w:spacing w:before="40" w:after="120"/>
      </w:pPr>
      <w:r w:rsidRPr="00A95D68">
        <w:t>SUBJ</w:t>
      </w:r>
      <w:r w:rsidRPr="00A95D68">
        <w:tab/>
        <w:t>V</w:t>
      </w:r>
      <w:r w:rsidRPr="00A95D68">
        <w:tab/>
        <w:t>ADVLI</w:t>
      </w:r>
      <w:r w:rsidR="007C65A0">
        <w:t>[V + OBJ]</w:t>
      </w:r>
    </w:p>
    <w:p w14:paraId="738DD1F9" w14:textId="22BD2A41" w:rsidR="0067429E" w:rsidRDefault="0067429E" w:rsidP="00BD2A19">
      <w:pPr>
        <w:pStyle w:val="Brdtekst"/>
        <w:spacing w:before="120"/>
      </w:pPr>
      <w:r>
        <w:t>Seuraavat syntaktit oon sammaa tyyppii: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596"/>
        <w:gridCol w:w="3009"/>
      </w:tblGrid>
      <w:tr w:rsidR="0067429E" w:rsidRPr="005B2E0C" w14:paraId="33D9A613" w14:textId="77777777" w:rsidTr="00681254">
        <w:tc>
          <w:tcPr>
            <w:tcW w:w="0" w:type="auto"/>
          </w:tcPr>
          <w:p w14:paraId="123E75B2" w14:textId="475600D3" w:rsidR="0067429E" w:rsidRPr="005B2E0C" w:rsidRDefault="004F09EE" w:rsidP="005B2E0C">
            <w:r w:rsidRPr="005B2E0C">
              <w:t>Modaalinen</w:t>
            </w:r>
            <w:r w:rsidR="0067429E" w:rsidRPr="005B2E0C">
              <w:t xml:space="preserve"> syntakti</w:t>
            </w:r>
          </w:p>
        </w:tc>
        <w:tc>
          <w:tcPr>
            <w:tcW w:w="0" w:type="auto"/>
          </w:tcPr>
          <w:p w14:paraId="0135F5C0" w14:textId="77777777" w:rsidR="0067429E" w:rsidRPr="005B2E0C" w:rsidRDefault="0067429E" w:rsidP="005B2E0C"/>
        </w:tc>
        <w:tc>
          <w:tcPr>
            <w:tcW w:w="0" w:type="auto"/>
          </w:tcPr>
          <w:p w14:paraId="0E217030" w14:textId="6F00F7C3" w:rsidR="0067429E" w:rsidRPr="005B2E0C" w:rsidRDefault="004F09EE" w:rsidP="005B2E0C">
            <w:r w:rsidRPr="005B2E0C">
              <w:t>Ei-modaalinen</w:t>
            </w:r>
            <w:r w:rsidR="0067429E" w:rsidRPr="005B2E0C">
              <w:t xml:space="preserve"> syntakti</w:t>
            </w:r>
          </w:p>
        </w:tc>
      </w:tr>
      <w:tr w:rsidR="0067429E" w14:paraId="2A42566E" w14:textId="77777777" w:rsidTr="00681254">
        <w:tc>
          <w:tcPr>
            <w:tcW w:w="0" w:type="auto"/>
          </w:tcPr>
          <w:p w14:paraId="3FC4F491" w14:textId="1277F9ED" w:rsidR="0067429E" w:rsidRDefault="0075485B" w:rsidP="00A152C4">
            <w:pPr>
              <w:tabs>
                <w:tab w:val="left" w:pos="1843"/>
                <w:tab w:val="left" w:pos="3969"/>
                <w:tab w:val="left" w:pos="4820"/>
              </w:tabs>
              <w:spacing w:before="120" w:after="120"/>
            </w:pPr>
            <w:r>
              <w:t>(</w:t>
            </w:r>
            <w:r w:rsidR="00B87EB4" w:rsidRPr="00A95D68">
              <w:t xml:space="preserve">11) Mie pääsin [lähtemhään kothiin]. </w:t>
            </w:r>
          </w:p>
        </w:tc>
        <w:tc>
          <w:tcPr>
            <w:tcW w:w="0" w:type="auto"/>
          </w:tcPr>
          <w:p w14:paraId="01E72FB7" w14:textId="4BCF8ED9" w:rsidR="0067429E" w:rsidRDefault="00681254" w:rsidP="00BD2A19">
            <w:pPr>
              <w:pStyle w:val="Brdtekst"/>
              <w:spacing w:before="120"/>
            </w:pPr>
            <w:r>
              <w:t>Vrt.</w:t>
            </w:r>
          </w:p>
        </w:tc>
        <w:tc>
          <w:tcPr>
            <w:tcW w:w="0" w:type="auto"/>
          </w:tcPr>
          <w:p w14:paraId="1D1E30C9" w14:textId="131CB32F" w:rsidR="0067429E" w:rsidRDefault="00B87EB4" w:rsidP="00BD2A19">
            <w:pPr>
              <w:pStyle w:val="Brdtekst"/>
              <w:spacing w:before="120"/>
            </w:pPr>
            <w:r w:rsidRPr="00A95D68">
              <w:t>Mie lähđin kothiin.</w:t>
            </w:r>
          </w:p>
        </w:tc>
      </w:tr>
      <w:tr w:rsidR="0067429E" w14:paraId="1831A7C9" w14:textId="77777777" w:rsidTr="00681254">
        <w:tc>
          <w:tcPr>
            <w:tcW w:w="0" w:type="auto"/>
          </w:tcPr>
          <w:p w14:paraId="4DFA8869" w14:textId="484C23AA" w:rsidR="0067429E" w:rsidRDefault="0075485B" w:rsidP="00A152C4">
            <w:pPr>
              <w:tabs>
                <w:tab w:val="left" w:pos="1560"/>
                <w:tab w:val="left" w:pos="3969"/>
                <w:tab w:val="left" w:pos="4820"/>
              </w:tabs>
              <w:spacing w:before="120" w:after="120"/>
            </w:pPr>
            <w:r>
              <w:t>(</w:t>
            </w:r>
            <w:r w:rsidR="00B87EB4" w:rsidRPr="00A95D68">
              <w:t>12) Pe</w:t>
            </w:r>
            <w:r w:rsidR="00D651BF">
              <w:t>runka kerkis [lukemhaan Bibliaa</w:t>
            </w:r>
            <w:r w:rsidR="00B87EB4" w:rsidRPr="00A95D68">
              <w:t>]</w:t>
            </w:r>
            <w:r w:rsidR="00D651BF">
              <w:t>.</w:t>
            </w:r>
            <w:r w:rsidR="00B87EB4" w:rsidRPr="00A95D68">
              <w:t xml:space="preserve"> </w:t>
            </w:r>
          </w:p>
        </w:tc>
        <w:tc>
          <w:tcPr>
            <w:tcW w:w="0" w:type="auto"/>
          </w:tcPr>
          <w:p w14:paraId="1F5004CE" w14:textId="04E47FEC" w:rsidR="0067429E" w:rsidRDefault="00681254" w:rsidP="00BD2A19">
            <w:pPr>
              <w:pStyle w:val="Brdtekst"/>
              <w:spacing w:before="120"/>
            </w:pPr>
            <w:r>
              <w:t>Vrt.</w:t>
            </w:r>
          </w:p>
        </w:tc>
        <w:tc>
          <w:tcPr>
            <w:tcW w:w="0" w:type="auto"/>
          </w:tcPr>
          <w:p w14:paraId="5BD51273" w14:textId="38CCADBB" w:rsidR="0067429E" w:rsidRDefault="009D7D61" w:rsidP="00BD2A19">
            <w:pPr>
              <w:pStyle w:val="Brdtekst"/>
              <w:spacing w:before="120"/>
            </w:pPr>
            <w:r w:rsidRPr="00A95D68">
              <w:t>Perunka luki Bibliaa.</w:t>
            </w:r>
          </w:p>
        </w:tc>
      </w:tr>
      <w:tr w:rsidR="0067429E" w14:paraId="3D4BE3E9" w14:textId="77777777" w:rsidTr="00681254">
        <w:tc>
          <w:tcPr>
            <w:tcW w:w="0" w:type="auto"/>
          </w:tcPr>
          <w:p w14:paraId="43FE93F9" w14:textId="5BAFEFC8" w:rsidR="0067429E" w:rsidRDefault="0075485B" w:rsidP="00BD2A19">
            <w:pPr>
              <w:pStyle w:val="Brdtekst"/>
              <w:spacing w:before="120"/>
            </w:pPr>
            <w:r>
              <w:t>(</w:t>
            </w:r>
            <w:r w:rsidR="00681254">
              <w:t xml:space="preserve">13) </w:t>
            </w:r>
            <w:r w:rsidR="009D7D61" w:rsidRPr="00A95D68">
              <w:t>Maito pakkaa [happanemhaan lämpimässä].</w:t>
            </w:r>
          </w:p>
        </w:tc>
        <w:tc>
          <w:tcPr>
            <w:tcW w:w="0" w:type="auto"/>
          </w:tcPr>
          <w:p w14:paraId="187F9C03" w14:textId="4D0C36AF" w:rsidR="0067429E" w:rsidRDefault="00681254" w:rsidP="00BD2A19">
            <w:pPr>
              <w:pStyle w:val="Brdtekst"/>
              <w:spacing w:before="120"/>
            </w:pPr>
            <w:r>
              <w:t>Vrt.</w:t>
            </w:r>
          </w:p>
        </w:tc>
        <w:tc>
          <w:tcPr>
            <w:tcW w:w="0" w:type="auto"/>
          </w:tcPr>
          <w:p w14:paraId="7290EFC9" w14:textId="665A3BFF" w:rsidR="0067429E" w:rsidRDefault="009D7D61" w:rsidP="00BD2A19">
            <w:pPr>
              <w:pStyle w:val="Brdtekst"/>
              <w:spacing w:before="120"/>
            </w:pPr>
            <w:r w:rsidRPr="00A95D68">
              <w:t>Maito happanee lämpimässä.</w:t>
            </w:r>
          </w:p>
        </w:tc>
      </w:tr>
    </w:tbl>
    <w:p w14:paraId="7BD958FA" w14:textId="18194AC0" w:rsidR="00B30251" w:rsidRPr="00A95D68" w:rsidRDefault="00B30251" w:rsidP="00BD2A19">
      <w:pPr>
        <w:pStyle w:val="Brdtekst"/>
        <w:spacing w:before="120"/>
      </w:pPr>
      <w:r w:rsidRPr="00A95D68">
        <w:t>Tämmöisissä s</w:t>
      </w:r>
      <w:r w:rsidR="00530350" w:rsidRPr="00A95D68">
        <w:t xml:space="preserve">yntaktiissa analyseeraama </w:t>
      </w:r>
      <w:r w:rsidRPr="00A95D68">
        <w:t xml:space="preserve">sen </w:t>
      </w:r>
      <w:r w:rsidR="002A7B4B">
        <w:t>valtaverbi</w:t>
      </w:r>
      <w:r w:rsidRPr="008B417B">
        <w:t>fraasin</w:t>
      </w:r>
      <w:r w:rsidRPr="00A95D68">
        <w:t xml:space="preserve"> adverbiaaliksi, sillä ko </w:t>
      </w:r>
      <w:r w:rsidR="002A7B4B">
        <w:t>valtaverbi</w:t>
      </w:r>
      <w:r w:rsidR="00530350" w:rsidRPr="00A95D68">
        <w:t xml:space="preserve"> oon siinä adverbiaalin kaasu</w:t>
      </w:r>
      <w:r w:rsidRPr="00A95D68">
        <w:t>ksessa.</w:t>
      </w:r>
    </w:p>
    <w:p w14:paraId="5C37795D" w14:textId="75083C3E" w:rsidR="00B30251" w:rsidRPr="00A95D68" w:rsidRDefault="000A5365" w:rsidP="00BD2A19">
      <w:pPr>
        <w:pStyle w:val="Brdtekst"/>
        <w:spacing w:before="120"/>
      </w:pPr>
      <w:r w:rsidRPr="00A95D68">
        <w:t>Mod</w:t>
      </w:r>
      <w:r w:rsidR="00AC6F67">
        <w:t>ifiseeratut</w:t>
      </w:r>
      <w:r w:rsidRPr="00A95D68">
        <w:t xml:space="preserve"> syntaktit </w:t>
      </w:r>
      <w:r w:rsidRPr="00A95D68">
        <w:rPr>
          <w:smallCaps/>
        </w:rPr>
        <w:t>vasitun ḿodaalisen verbin</w:t>
      </w:r>
      <w:r w:rsidRPr="00A95D68">
        <w:t xml:space="preserve"> kans oon tämmöiset</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0FC41B5F" w14:textId="77777777" w:rsidTr="0076077D">
        <w:tc>
          <w:tcPr>
            <w:tcW w:w="9242" w:type="dxa"/>
          </w:tcPr>
          <w:p w14:paraId="1C7AB8B3" w14:textId="2FB180D6" w:rsidR="000A5365" w:rsidRPr="00A95D68" w:rsidRDefault="001F2B24" w:rsidP="00BD2A19">
            <w:pPr>
              <w:spacing w:before="120" w:after="120"/>
              <w:rPr>
                <w:smallCaps/>
              </w:rPr>
            </w:pPr>
            <w:r>
              <w:rPr>
                <w:smallCaps/>
              </w:rPr>
              <w:t>Syntaktissa vasittu modaalinen verbi</w:t>
            </w:r>
            <w:r w:rsidR="000A5365" w:rsidRPr="00A95D68">
              <w:t>:</w:t>
            </w:r>
          </w:p>
          <w:p w14:paraId="5737B914" w14:textId="62052C8C" w:rsidR="000A5365" w:rsidRPr="00A95D68" w:rsidRDefault="00B30251" w:rsidP="008B417B">
            <w:pPr>
              <w:spacing w:before="120" w:after="120"/>
            </w:pPr>
            <w:r w:rsidRPr="00A95D68">
              <w:t>SUBJ[</w:t>
            </w:r>
            <w:r w:rsidR="001B75A5">
              <w:t>NP[</w:t>
            </w:r>
            <w:r w:rsidRPr="00A95D68">
              <w:t>nom.]</w:t>
            </w:r>
            <w:r w:rsidR="001B75A5">
              <w:t>]</w:t>
            </w:r>
            <w:r w:rsidRPr="00A95D68">
              <w:t xml:space="preserve"> + V[modaalinen</w:t>
            </w:r>
            <w:r w:rsidR="000A5365" w:rsidRPr="00A95D68">
              <w:t xml:space="preserve"> verbi</w:t>
            </w:r>
            <w:r w:rsidRPr="00A95D68">
              <w:t>, subjektikongruensi]</w:t>
            </w:r>
            <w:r w:rsidR="00EC53E9">
              <w:t xml:space="preserve"> </w:t>
            </w:r>
            <w:r w:rsidRPr="00A95D68">
              <w:t>+ OBJ/ADVLI[</w:t>
            </w:r>
            <w:r w:rsidR="005A323C" w:rsidRPr="00A95D68">
              <w:t>VP[</w:t>
            </w:r>
            <w:r w:rsidRPr="00A95D68">
              <w:t>1. infiniti</w:t>
            </w:r>
            <w:r w:rsidR="005457CA" w:rsidRPr="00A95D68">
              <w:t>ivi/</w:t>
            </w:r>
            <w:r w:rsidR="00D92A93">
              <w:t>3. inf</w:t>
            </w:r>
            <w:r w:rsidR="005457CA" w:rsidRPr="00A95D68">
              <w:t>initiivin illatiivi</w:t>
            </w:r>
            <w:r w:rsidR="00EB6F18" w:rsidRPr="00A95D68">
              <w:t xml:space="preserve"> </w:t>
            </w:r>
            <w:r w:rsidR="0075485B">
              <w:t>(</w:t>
            </w:r>
            <w:r w:rsidR="00EB6F18" w:rsidRPr="00A95D68">
              <w:t xml:space="preserve">+ </w:t>
            </w:r>
            <w:r w:rsidR="00393047">
              <w:t>KOMPL</w:t>
            </w:r>
            <w:r w:rsidR="005A323C" w:rsidRPr="00A95D68">
              <w:t>)</w:t>
            </w:r>
            <w:r w:rsidRPr="00A95D68">
              <w:t>]</w:t>
            </w:r>
            <w:r w:rsidR="005A323C" w:rsidRPr="00A95D68">
              <w:t>]</w:t>
            </w:r>
          </w:p>
        </w:tc>
      </w:tr>
    </w:tbl>
    <w:p w14:paraId="1363B5FE" w14:textId="6D99BD40" w:rsidR="004F09EE" w:rsidRPr="00A95D68" w:rsidRDefault="004F09EE" w:rsidP="004F09EE">
      <w:pPr>
        <w:pStyle w:val="Brdtekst"/>
        <w:spacing w:before="120"/>
      </w:pPr>
      <w:r w:rsidRPr="00A95D68">
        <w:t>Ko kattoma sem</w:t>
      </w:r>
      <w:r>
        <w:t>m</w:t>
      </w:r>
      <w:r w:rsidRPr="00A95D68">
        <w:t xml:space="preserve">oissii </w:t>
      </w:r>
      <w:r>
        <w:t xml:space="preserve">modaalissii </w:t>
      </w:r>
      <w:r w:rsidRPr="00A95D68">
        <w:t>taphauksii, missä</w:t>
      </w:r>
      <w:r>
        <w:t xml:space="preserve"> </w:t>
      </w:r>
      <w:r w:rsidR="002A7B4B">
        <w:t>valtaverbi</w:t>
      </w:r>
      <w:r>
        <w:t>nä</w:t>
      </w:r>
      <w:r w:rsidRPr="00A95D68">
        <w:t xml:space="preserve"> oon </w:t>
      </w:r>
      <w:r>
        <w:t>3. inf</w:t>
      </w:r>
      <w:r w:rsidRPr="00A95D68">
        <w:t xml:space="preserve">initiivin haamu, </w:t>
      </w:r>
      <w:r w:rsidR="00BC30A4">
        <w:t xml:space="preserve">se </w:t>
      </w:r>
      <w:r w:rsidRPr="00A95D68">
        <w:t>havaittemma, ette se oon sam</w:t>
      </w:r>
      <w:r w:rsidR="00BC30A4">
        <w:t>haan laihiin tulo</w:t>
      </w:r>
      <w:r w:rsidRPr="00A95D68">
        <w:t xml:space="preserve">kaasuksessa ko verbin NP-adverbiaali olis, jos </w:t>
      </w:r>
      <w:r>
        <w:t xml:space="preserve">sammaa </w:t>
      </w:r>
      <w:r w:rsidRPr="00A95D68">
        <w:t xml:space="preserve">verbii oliski käytetty </w:t>
      </w:r>
      <w:r>
        <w:t>suorassa syntaktissa</w:t>
      </w:r>
      <w:r w:rsidRPr="00A95D68">
        <w:t>. Esimerkiksi</w:t>
      </w:r>
      <w:r w:rsidR="009C2789">
        <w:t xml:space="preserve"> (14, 15</w:t>
      </w:r>
      <w:r w:rsidR="00C6593C">
        <w:t>)</w:t>
      </w:r>
      <w:r w:rsidRPr="00A95D68">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8"/>
        <w:gridCol w:w="770"/>
        <w:gridCol w:w="3330"/>
      </w:tblGrid>
      <w:tr w:rsidR="004F09EE" w:rsidRPr="007973C5" w14:paraId="26984669" w14:textId="77777777" w:rsidTr="00C6593C">
        <w:tc>
          <w:tcPr>
            <w:tcW w:w="0" w:type="auto"/>
          </w:tcPr>
          <w:p w14:paraId="73498BCA" w14:textId="77777777" w:rsidR="004F09EE" w:rsidRPr="007973C5" w:rsidRDefault="004F09EE" w:rsidP="007973C5">
            <w:r w:rsidRPr="007973C5">
              <w:t>Modaalinen syntakti</w:t>
            </w:r>
          </w:p>
        </w:tc>
        <w:tc>
          <w:tcPr>
            <w:tcW w:w="770" w:type="dxa"/>
          </w:tcPr>
          <w:p w14:paraId="6784BF43" w14:textId="77777777" w:rsidR="004F09EE" w:rsidRPr="007973C5" w:rsidRDefault="004F09EE" w:rsidP="007973C5"/>
        </w:tc>
        <w:tc>
          <w:tcPr>
            <w:tcW w:w="3330" w:type="dxa"/>
          </w:tcPr>
          <w:p w14:paraId="6AAA6958" w14:textId="77777777" w:rsidR="004F09EE" w:rsidRPr="007973C5" w:rsidRDefault="004F09EE" w:rsidP="007973C5">
            <w:r w:rsidRPr="007973C5">
              <w:t>Suora syntakti</w:t>
            </w:r>
          </w:p>
        </w:tc>
      </w:tr>
      <w:tr w:rsidR="004F09EE" w:rsidRPr="00607A4E" w14:paraId="2EB0CFEE" w14:textId="77777777" w:rsidTr="00C6593C">
        <w:tc>
          <w:tcPr>
            <w:tcW w:w="0" w:type="auto"/>
          </w:tcPr>
          <w:p w14:paraId="3AD20422" w14:textId="5F1A869D" w:rsidR="004F09EE" w:rsidRPr="00607A4E" w:rsidRDefault="00C6593C" w:rsidP="00C6593C">
            <w:r>
              <w:t xml:space="preserve">(14) </w:t>
            </w:r>
            <w:r w:rsidR="00BB74A5">
              <w:t>Mie [en pääse] lähtemhään</w:t>
            </w:r>
            <w:r w:rsidR="004F09EE" w:rsidRPr="00607A4E">
              <w:t>.</w:t>
            </w:r>
          </w:p>
        </w:tc>
        <w:tc>
          <w:tcPr>
            <w:tcW w:w="770" w:type="dxa"/>
          </w:tcPr>
          <w:p w14:paraId="25F56BF6" w14:textId="77777777" w:rsidR="004F09EE" w:rsidRPr="00607A4E" w:rsidRDefault="004F09EE" w:rsidP="00C6593C">
            <w:r>
              <w:t>Vrt.</w:t>
            </w:r>
          </w:p>
        </w:tc>
        <w:tc>
          <w:tcPr>
            <w:tcW w:w="3330" w:type="dxa"/>
          </w:tcPr>
          <w:p w14:paraId="533B8D84" w14:textId="6AD4D96B" w:rsidR="004F09EE" w:rsidRPr="00607A4E" w:rsidRDefault="00BB74A5" w:rsidP="00C6593C">
            <w:r>
              <w:t>Mie [en pääse] Vesisaarheen</w:t>
            </w:r>
            <w:r w:rsidR="004F09EE" w:rsidRPr="00607A4E">
              <w:t>.</w:t>
            </w:r>
          </w:p>
        </w:tc>
      </w:tr>
      <w:tr w:rsidR="004F09EE" w:rsidRPr="00607A4E" w14:paraId="6C849EEC" w14:textId="77777777" w:rsidTr="00C6593C">
        <w:tc>
          <w:tcPr>
            <w:tcW w:w="0" w:type="auto"/>
          </w:tcPr>
          <w:p w14:paraId="5025A22B" w14:textId="36F5CBA4" w:rsidR="004F09EE" w:rsidRPr="00607A4E" w:rsidRDefault="00C6593C" w:rsidP="00C6593C">
            <w:r>
              <w:t xml:space="preserve">(15) </w:t>
            </w:r>
            <w:r w:rsidR="00BB74A5">
              <w:t>Äiji joutui lähtemhään</w:t>
            </w:r>
            <w:r w:rsidR="004F09EE" w:rsidRPr="00607A4E">
              <w:t>.</w:t>
            </w:r>
          </w:p>
        </w:tc>
        <w:tc>
          <w:tcPr>
            <w:tcW w:w="770" w:type="dxa"/>
          </w:tcPr>
          <w:p w14:paraId="4ECB3B1D" w14:textId="77777777" w:rsidR="004F09EE" w:rsidRPr="00607A4E" w:rsidRDefault="004F09EE" w:rsidP="00C6593C">
            <w:r>
              <w:t>Vrt.</w:t>
            </w:r>
          </w:p>
        </w:tc>
        <w:tc>
          <w:tcPr>
            <w:tcW w:w="3330" w:type="dxa"/>
          </w:tcPr>
          <w:p w14:paraId="65A7AC29" w14:textId="2C351E30" w:rsidR="004F09EE" w:rsidRPr="00607A4E" w:rsidRDefault="00BB74A5" w:rsidP="00C6593C">
            <w:r>
              <w:t>Äiji joutui fankilhaan</w:t>
            </w:r>
            <w:r w:rsidR="004F09EE" w:rsidRPr="00607A4E">
              <w:t>.</w:t>
            </w:r>
          </w:p>
        </w:tc>
      </w:tr>
    </w:tbl>
    <w:p w14:paraId="62283110" w14:textId="5B6371AF" w:rsidR="004F09EE" w:rsidRPr="00A95D68" w:rsidRDefault="004F09EE" w:rsidP="004F09EE">
      <w:pPr>
        <w:pStyle w:val="Brdtekst"/>
        <w:spacing w:before="120"/>
      </w:pPr>
      <w:r w:rsidRPr="00A95D68">
        <w:t>Silloin ko verbii saattaa käyttäät ei-mod</w:t>
      </w:r>
      <w:r>
        <w:t>ifiseeraavana</w:t>
      </w:r>
      <w:r w:rsidRPr="00A95D68">
        <w:t xml:space="preserve"> ja se saapi NP-objektin, silloin </w:t>
      </w:r>
      <w:r w:rsidR="002A7B4B">
        <w:t>valtaverbi</w:t>
      </w:r>
      <w:r w:rsidRPr="00A95D68">
        <w:t xml:space="preserve"> mod</w:t>
      </w:r>
      <w:r>
        <w:t>ifiseeraavan</w:t>
      </w:r>
      <w:r w:rsidRPr="00A95D68">
        <w:t xml:space="preserve"> verbin kans oon 1. infinitiivissä. Esimerkiksi</w:t>
      </w:r>
      <w:r w:rsidR="00C6593C">
        <w:t xml:space="preserve"> (1</w:t>
      </w:r>
      <w:r w:rsidR="009C2789">
        <w:t>6, 17</w:t>
      </w:r>
      <w:r w:rsidR="00C6593C">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78"/>
        <w:gridCol w:w="705"/>
        <w:gridCol w:w="2892"/>
      </w:tblGrid>
      <w:tr w:rsidR="004F09EE" w:rsidRPr="007973C5" w14:paraId="75845904" w14:textId="77777777" w:rsidTr="009C2789">
        <w:trPr>
          <w:trHeight w:val="511"/>
        </w:trPr>
        <w:tc>
          <w:tcPr>
            <w:tcW w:w="3078" w:type="dxa"/>
          </w:tcPr>
          <w:p w14:paraId="3AEF2694" w14:textId="77777777" w:rsidR="004F09EE" w:rsidRPr="007973C5" w:rsidRDefault="004F09EE" w:rsidP="007973C5">
            <w:r w:rsidRPr="007973C5">
              <w:lastRenderedPageBreak/>
              <w:t>Modaalinen syntakti</w:t>
            </w:r>
          </w:p>
        </w:tc>
        <w:tc>
          <w:tcPr>
            <w:tcW w:w="705" w:type="dxa"/>
          </w:tcPr>
          <w:p w14:paraId="03A7C799" w14:textId="77777777" w:rsidR="004F09EE" w:rsidRPr="007973C5" w:rsidRDefault="004F09EE" w:rsidP="007973C5"/>
        </w:tc>
        <w:tc>
          <w:tcPr>
            <w:tcW w:w="2892" w:type="dxa"/>
          </w:tcPr>
          <w:p w14:paraId="56A0E52A" w14:textId="77777777" w:rsidR="004F09EE" w:rsidRPr="007973C5" w:rsidRDefault="004F09EE" w:rsidP="007973C5">
            <w:r w:rsidRPr="007973C5">
              <w:t>Suora syntakti</w:t>
            </w:r>
          </w:p>
        </w:tc>
      </w:tr>
      <w:tr w:rsidR="004F09EE" w:rsidRPr="005204B8" w14:paraId="686CC142" w14:textId="77777777" w:rsidTr="009C2789">
        <w:trPr>
          <w:trHeight w:val="494"/>
        </w:trPr>
        <w:tc>
          <w:tcPr>
            <w:tcW w:w="3078" w:type="dxa"/>
          </w:tcPr>
          <w:p w14:paraId="7157E9B5" w14:textId="07094C0F" w:rsidR="004F09EE" w:rsidRPr="005204B8" w:rsidRDefault="00C6593C" w:rsidP="008D749D">
            <w:r>
              <w:t>(1</w:t>
            </w:r>
            <w:r w:rsidR="00044169">
              <w:t>6</w:t>
            </w:r>
            <w:r>
              <w:t xml:space="preserve">) </w:t>
            </w:r>
            <w:r w:rsidR="004F09EE" w:rsidRPr="005204B8">
              <w:t>Sie saat [syö</w:t>
            </w:r>
            <w:r w:rsidR="008D749D">
              <w:t>đ</w:t>
            </w:r>
            <w:r w:rsidR="004F09EE" w:rsidRPr="005204B8">
              <w:t>ä marjoi].</w:t>
            </w:r>
          </w:p>
        </w:tc>
        <w:tc>
          <w:tcPr>
            <w:tcW w:w="705" w:type="dxa"/>
          </w:tcPr>
          <w:p w14:paraId="54ADBD50" w14:textId="77777777" w:rsidR="004F09EE" w:rsidRPr="005204B8" w:rsidRDefault="004F09EE" w:rsidP="00C6593C">
            <w:r>
              <w:t>Vrt.</w:t>
            </w:r>
          </w:p>
        </w:tc>
        <w:tc>
          <w:tcPr>
            <w:tcW w:w="2892" w:type="dxa"/>
          </w:tcPr>
          <w:p w14:paraId="284489F2" w14:textId="59C6CAF1" w:rsidR="004F09EE" w:rsidRPr="005204B8" w:rsidRDefault="00BB74A5" w:rsidP="00C6593C">
            <w:r>
              <w:t>Sie saat marjoi</w:t>
            </w:r>
            <w:r w:rsidR="004F09EE" w:rsidRPr="005204B8">
              <w:t>.</w:t>
            </w:r>
          </w:p>
        </w:tc>
      </w:tr>
      <w:tr w:rsidR="004F09EE" w:rsidRPr="005204B8" w14:paraId="6E3D0752" w14:textId="77777777" w:rsidTr="009C2789">
        <w:trPr>
          <w:trHeight w:val="470"/>
        </w:trPr>
        <w:tc>
          <w:tcPr>
            <w:tcW w:w="3078" w:type="dxa"/>
          </w:tcPr>
          <w:p w14:paraId="2F3EF198" w14:textId="752730A3" w:rsidR="004F09EE" w:rsidRPr="005204B8" w:rsidRDefault="00C6593C" w:rsidP="00044169">
            <w:r>
              <w:t>(1</w:t>
            </w:r>
            <w:r w:rsidR="00044169">
              <w:t>7</w:t>
            </w:r>
            <w:r>
              <w:t xml:space="preserve">) </w:t>
            </w:r>
            <w:r w:rsidR="00BB74A5">
              <w:t>Het piđethään lähteet.</w:t>
            </w:r>
          </w:p>
        </w:tc>
        <w:tc>
          <w:tcPr>
            <w:tcW w:w="705" w:type="dxa"/>
          </w:tcPr>
          <w:p w14:paraId="1CC72E49" w14:textId="77777777" w:rsidR="004F09EE" w:rsidRPr="005204B8" w:rsidRDefault="004F09EE" w:rsidP="00C6593C">
            <w:r>
              <w:t>Vrt.</w:t>
            </w:r>
          </w:p>
        </w:tc>
        <w:tc>
          <w:tcPr>
            <w:tcW w:w="2892" w:type="dxa"/>
          </w:tcPr>
          <w:p w14:paraId="204766BC" w14:textId="6AC60CD2" w:rsidR="004F09EE" w:rsidRPr="005204B8" w:rsidRDefault="00BB74A5" w:rsidP="00C6593C">
            <w:r>
              <w:t>Het piđethään elläimiitä</w:t>
            </w:r>
            <w:r w:rsidR="004F09EE" w:rsidRPr="005204B8">
              <w:t>.</w:t>
            </w:r>
          </w:p>
        </w:tc>
      </w:tr>
    </w:tbl>
    <w:p w14:paraId="58D58BDE" w14:textId="492B35B8" w:rsidR="004F09EE" w:rsidRDefault="004F09EE" w:rsidP="00BD2A19">
      <w:pPr>
        <w:pStyle w:val="Brdtekst"/>
        <w:spacing w:before="120"/>
      </w:pPr>
      <w:r w:rsidRPr="00A95D68">
        <w:t xml:space="preserve">Kielto tekkee saman ko muissaki syntaktiissa: Kielttäävän verbifraasin objekti oon tasan partitiivissa. Muutoinki </w:t>
      </w:r>
      <w:r w:rsidR="002A7B4B">
        <w:t>valtaverbi</w:t>
      </w:r>
      <w:r w:rsidRPr="00A95D68">
        <w:t xml:space="preserve">n </w:t>
      </w:r>
      <w:r>
        <w:t>komplement</w:t>
      </w:r>
      <w:r w:rsidRPr="00A95D68">
        <w:t xml:space="preserve">it </w:t>
      </w:r>
      <w:r w:rsidR="004E569A">
        <w:t>oon samassa haamussa, ko net oltai</w:t>
      </w:r>
      <w:r w:rsidRPr="00A95D68">
        <w:t>s, jos syntaktista otettai</w:t>
      </w:r>
      <w:r>
        <w:t>s modaalisen verbin pois.</w:t>
      </w:r>
    </w:p>
    <w:p w14:paraId="5C326F91" w14:textId="667D4290" w:rsidR="004F09EE" w:rsidRPr="00A95D68" w:rsidRDefault="004F09EE" w:rsidP="00AE4010">
      <w:pPr>
        <w:pStyle w:val="Punktliste"/>
      </w:pPr>
      <w:r w:rsidRPr="00A95D68">
        <w:t xml:space="preserve">Verbit </w:t>
      </w:r>
      <w:r w:rsidRPr="000D5288">
        <w:rPr>
          <w:i/>
        </w:rPr>
        <w:t>kannattaa</w:t>
      </w:r>
      <w:r w:rsidR="001B127A" w:rsidRPr="001B127A">
        <w:t>(</w:t>
      </w:r>
      <w:r w:rsidRPr="000D5288">
        <w:rPr>
          <w:i/>
        </w:rPr>
        <w:t>t</w:t>
      </w:r>
      <w:r w:rsidR="001B127A" w:rsidRPr="001B127A">
        <w:t>)</w:t>
      </w:r>
      <w:r w:rsidRPr="000D5288">
        <w:rPr>
          <w:i/>
        </w:rPr>
        <w:t xml:space="preserve"> </w:t>
      </w:r>
      <w:r w:rsidRPr="00A95D68">
        <w:t xml:space="preserve">ja </w:t>
      </w:r>
      <w:r w:rsidRPr="000D5288">
        <w:rPr>
          <w:i/>
        </w:rPr>
        <w:t>auttaa</w:t>
      </w:r>
      <w:r w:rsidR="001B127A" w:rsidRPr="001B127A">
        <w:t>(</w:t>
      </w:r>
      <w:r w:rsidRPr="000D5288">
        <w:rPr>
          <w:i/>
        </w:rPr>
        <w:t>t</w:t>
      </w:r>
      <w:r w:rsidR="001B127A" w:rsidRPr="001B127A">
        <w:t>)</w:t>
      </w:r>
      <w:r w:rsidRPr="000D5288">
        <w:rPr>
          <w:i/>
        </w:rPr>
        <w:t xml:space="preserve"> </w:t>
      </w:r>
      <w:r w:rsidRPr="00A95D68">
        <w:t>oon siinä erilaiset, ette niitten kans ei ole vasituista subjektii, mutta käytet</w:t>
      </w:r>
      <w:r w:rsidR="00C42748">
        <w:t>hään samanlaista adessiivi</w:t>
      </w:r>
      <w:r w:rsidRPr="00A95D68">
        <w:t>konstruksuuni</w:t>
      </w:r>
      <w:r w:rsidR="00BB74A5">
        <w:t>i</w:t>
      </w:r>
      <w:r w:rsidRPr="00A95D68">
        <w:t xml:space="preserve"> ko </w:t>
      </w:r>
      <w:r w:rsidRPr="00EF2079">
        <w:rPr>
          <w:caps/>
        </w:rPr>
        <w:t>omistus</w:t>
      </w:r>
      <w:r>
        <w:t>-syntaktiissa</w:t>
      </w:r>
      <w:r w:rsidR="002541FD">
        <w:t xml:space="preserve"> (18, 19</w:t>
      </w:r>
      <w:r w:rsidR="00C71A02">
        <w:t>)</w:t>
      </w:r>
      <w:r w:rsidRPr="00A95D68">
        <w:t>.</w:t>
      </w:r>
    </w:p>
    <w:p w14:paraId="7BB35088" w14:textId="3C832CCC" w:rsidR="004F09EE" w:rsidRPr="00D84A4C" w:rsidRDefault="004F09EE" w:rsidP="008D641D">
      <w:pPr>
        <w:tabs>
          <w:tab w:val="left" w:pos="1800"/>
          <w:tab w:val="left" w:pos="3960"/>
          <w:tab w:val="left" w:pos="4820"/>
        </w:tabs>
        <w:spacing w:before="120" w:after="40"/>
      </w:pPr>
      <w:r>
        <w:t>(</w:t>
      </w:r>
      <w:r w:rsidRPr="00D84A4C">
        <w:t>1</w:t>
      </w:r>
      <w:r w:rsidR="00044169">
        <w:t>8</w:t>
      </w:r>
      <w:r w:rsidRPr="00D84A4C">
        <w:t>) Meilä</w:t>
      </w:r>
      <w:r w:rsidRPr="00D84A4C">
        <w:tab/>
        <w:t>kannattaa</w:t>
      </w:r>
      <w:r w:rsidRPr="00D84A4C">
        <w:tab/>
        <w:t>[studeerata kainuu].</w:t>
      </w:r>
    </w:p>
    <w:p w14:paraId="29256ADE" w14:textId="40F1F01F" w:rsidR="004F09EE" w:rsidRPr="00D84A4C" w:rsidRDefault="008D641D" w:rsidP="008D641D">
      <w:pPr>
        <w:tabs>
          <w:tab w:val="left" w:pos="1800"/>
          <w:tab w:val="left" w:pos="3960"/>
          <w:tab w:val="left" w:pos="4820"/>
        </w:tabs>
        <w:spacing w:before="40" w:after="40"/>
      </w:pPr>
      <w:r>
        <w:t>Pron[</w:t>
      </w:r>
      <w:r w:rsidR="004F09EE" w:rsidRPr="00D84A4C">
        <w:t>adess.</w:t>
      </w:r>
      <w:r>
        <w:t xml:space="preserve">, </w:t>
      </w:r>
      <w:r w:rsidR="001337F6">
        <w:t>pl3</w:t>
      </w:r>
      <w:r w:rsidR="004F09EE" w:rsidRPr="00D84A4C">
        <w:t>]</w:t>
      </w:r>
      <w:r w:rsidR="004F09EE" w:rsidRPr="00D84A4C">
        <w:tab/>
        <w:t>V[</w:t>
      </w:r>
      <w:r w:rsidR="004F09EE" w:rsidRPr="00892A5B">
        <w:rPr>
          <w:i/>
        </w:rPr>
        <w:t>kannattaat</w:t>
      </w:r>
      <w:r w:rsidR="000269EF">
        <w:t xml:space="preserve">, </w:t>
      </w:r>
      <w:r w:rsidR="001337F6">
        <w:t>sg3</w:t>
      </w:r>
      <w:r w:rsidR="000269EF">
        <w:t>]</w:t>
      </w:r>
      <w:r w:rsidR="000269EF">
        <w:tab/>
        <w:t>VP[1.</w:t>
      </w:r>
      <w:r w:rsidR="004F09EE" w:rsidRPr="00D84A4C">
        <w:t>inf. + N</w:t>
      </w:r>
      <w:r w:rsidR="007C65A0">
        <w:t>[sg.part.]</w:t>
      </w:r>
      <w:r w:rsidR="004F09EE" w:rsidRPr="00D84A4C">
        <w:t>]</w:t>
      </w:r>
    </w:p>
    <w:p w14:paraId="1B818B0F" w14:textId="20F59E25" w:rsidR="004F09EE" w:rsidRPr="00D84A4C" w:rsidRDefault="004F09EE" w:rsidP="008D641D">
      <w:pPr>
        <w:tabs>
          <w:tab w:val="left" w:pos="1800"/>
          <w:tab w:val="left" w:pos="3960"/>
          <w:tab w:val="left" w:pos="4820"/>
        </w:tabs>
        <w:spacing w:before="40" w:after="120"/>
      </w:pPr>
      <w:r w:rsidRPr="00D84A4C">
        <w:t>ADVLI</w:t>
      </w:r>
      <w:r w:rsidRPr="00D84A4C">
        <w:tab/>
        <w:t>V</w:t>
      </w:r>
      <w:r w:rsidRPr="00D84A4C">
        <w:tab/>
      </w:r>
      <w:r w:rsidR="00BB74A5">
        <w:t>SUBJ</w:t>
      </w:r>
      <w:r w:rsidRPr="00D84A4C">
        <w:t>[V + OBJ]</w:t>
      </w:r>
    </w:p>
    <w:p w14:paraId="53C09211" w14:textId="77777777" w:rsidR="004F09EE" w:rsidRPr="00D84A4C" w:rsidRDefault="004F09EE" w:rsidP="004F09EE">
      <w:pPr>
        <w:pStyle w:val="Liste"/>
        <w:tabs>
          <w:tab w:val="left" w:pos="1620"/>
          <w:tab w:val="left" w:pos="3960"/>
        </w:tabs>
        <w:spacing w:before="120" w:after="120"/>
        <w:ind w:left="0" w:firstLine="0"/>
        <w:contextualSpacing w:val="0"/>
      </w:pPr>
      <w:r w:rsidRPr="00D84A4C">
        <w:t>Vrt. Met studeeraama kainuu.</w:t>
      </w:r>
    </w:p>
    <w:p w14:paraId="1DB08B4B" w14:textId="1BCE15E1" w:rsidR="004F09EE" w:rsidRPr="00D84A4C" w:rsidRDefault="004F09EE" w:rsidP="004F09EE">
      <w:pPr>
        <w:tabs>
          <w:tab w:val="left" w:pos="1620"/>
          <w:tab w:val="left" w:pos="3960"/>
          <w:tab w:val="left" w:pos="4820"/>
        </w:tabs>
        <w:spacing w:before="120" w:after="40"/>
      </w:pPr>
      <w:r>
        <w:t>(</w:t>
      </w:r>
      <w:r w:rsidR="00044169">
        <w:t>19</w:t>
      </w:r>
      <w:r w:rsidRPr="00D84A4C">
        <w:t>) Pojila</w:t>
      </w:r>
      <w:r w:rsidRPr="00D84A4C">
        <w:tab/>
        <w:t>ei auttanu</w:t>
      </w:r>
      <w:r w:rsidRPr="00D84A4C">
        <w:tab/>
        <w:t>[vaitela assiista].</w:t>
      </w:r>
    </w:p>
    <w:p w14:paraId="18DC6C0E" w14:textId="3DE81E31" w:rsidR="004F09EE" w:rsidRPr="00D84A4C" w:rsidRDefault="004F09EE" w:rsidP="004F09EE">
      <w:pPr>
        <w:tabs>
          <w:tab w:val="left" w:pos="1620"/>
          <w:tab w:val="left" w:pos="3960"/>
          <w:tab w:val="left" w:pos="4820"/>
        </w:tabs>
        <w:spacing w:before="40" w:after="40"/>
      </w:pPr>
      <w:r w:rsidRPr="00D84A4C">
        <w:t>NP[</w:t>
      </w:r>
      <w:r w:rsidR="00685298">
        <w:t>pl</w:t>
      </w:r>
      <w:r w:rsidR="00BC1EB8">
        <w:t>.adess.</w:t>
      </w:r>
      <w:r w:rsidRPr="00D84A4C">
        <w:t>]</w:t>
      </w:r>
      <w:r w:rsidRPr="00D84A4C">
        <w:tab/>
        <w:t>V[</w:t>
      </w:r>
      <w:r w:rsidRPr="00892A5B">
        <w:rPr>
          <w:i/>
        </w:rPr>
        <w:t>auttaat</w:t>
      </w:r>
      <w:r w:rsidRPr="00D84A4C">
        <w:t xml:space="preserve">, </w:t>
      </w:r>
      <w:r w:rsidR="005B1956">
        <w:t>kieltt.</w:t>
      </w:r>
      <w:r w:rsidR="001337F6">
        <w:t>sg3</w:t>
      </w:r>
      <w:r w:rsidR="009F2F2C">
        <w:t>]</w:t>
      </w:r>
      <w:r w:rsidR="000269EF">
        <w:tab/>
        <w:t>VP[1.</w:t>
      </w:r>
      <w:r w:rsidRPr="00D84A4C">
        <w:t>inf. + N</w:t>
      </w:r>
      <w:r w:rsidR="007C65A0">
        <w:t>[sg.elat.]</w:t>
      </w:r>
      <w:r w:rsidRPr="00D84A4C">
        <w:t>]</w:t>
      </w:r>
    </w:p>
    <w:p w14:paraId="5B2A0437" w14:textId="1C76AEBB" w:rsidR="004F09EE" w:rsidRPr="00A95D68" w:rsidRDefault="004F09EE" w:rsidP="004F09EE">
      <w:pPr>
        <w:tabs>
          <w:tab w:val="left" w:pos="1620"/>
          <w:tab w:val="left" w:pos="3960"/>
          <w:tab w:val="left" w:pos="4820"/>
        </w:tabs>
        <w:spacing w:before="40" w:after="120"/>
      </w:pPr>
      <w:r w:rsidRPr="00D84A4C">
        <w:t>ADVLI</w:t>
      </w:r>
      <w:r w:rsidRPr="00D84A4C">
        <w:tab/>
        <w:t>V</w:t>
      </w:r>
      <w:r w:rsidRPr="00D84A4C">
        <w:tab/>
      </w:r>
      <w:r w:rsidR="00BB74A5">
        <w:t>SUBJ</w:t>
      </w:r>
      <w:r w:rsidRPr="00D84A4C">
        <w:t xml:space="preserve">[V + </w:t>
      </w:r>
      <w:r w:rsidR="00AE4010">
        <w:t>ADVLI</w:t>
      </w:r>
      <w:r w:rsidRPr="00D84A4C">
        <w:t>]</w:t>
      </w:r>
    </w:p>
    <w:p w14:paraId="75F0957B" w14:textId="77777777" w:rsidR="004F09EE" w:rsidRPr="00A95D68" w:rsidRDefault="004F09EE" w:rsidP="004F09EE">
      <w:pPr>
        <w:tabs>
          <w:tab w:val="left" w:pos="1620"/>
          <w:tab w:val="left" w:pos="3960"/>
          <w:tab w:val="left" w:pos="4820"/>
        </w:tabs>
        <w:spacing w:before="120" w:after="120"/>
      </w:pPr>
      <w:r w:rsidRPr="00A95D68">
        <w:t>Vrt. Pojat vaitelthiin assiista.</w:t>
      </w:r>
    </w:p>
    <w:p w14:paraId="29A39848" w14:textId="25213519" w:rsidR="004F09EE" w:rsidRPr="00A95D68" w:rsidRDefault="004F09EE" w:rsidP="004F09EE">
      <w:pPr>
        <w:pStyle w:val="Brdtekst"/>
        <w:spacing w:before="120"/>
      </w:pPr>
      <w:r w:rsidRPr="00A95D68">
        <w:t>Mutta tavalissiin oon, ette tämmöiset syntaktit oon gen</w:t>
      </w:r>
      <w:r>
        <w:t>e</w:t>
      </w:r>
      <w:r w:rsidRPr="00A95D68">
        <w:t xml:space="preserve">eriset </w:t>
      </w:r>
      <w:r>
        <w:t>(</w:t>
      </w:r>
      <w:r w:rsidR="00C71A02">
        <w:t>2</w:t>
      </w:r>
      <w:r w:rsidR="00AE4010">
        <w:t>0</w:t>
      </w:r>
      <w:r w:rsidR="00C71A02">
        <w:t>, 2</w:t>
      </w:r>
      <w:r w:rsidR="00AE4010">
        <w:t>1</w:t>
      </w:r>
      <w:r>
        <w:t>) eli</w:t>
      </w:r>
      <w:r w:rsidRPr="00A95D68">
        <w:t xml:space="preserve"> niissä oon </w:t>
      </w:r>
      <w:r>
        <w:t>tyyhä</w:t>
      </w:r>
      <w:r w:rsidRPr="00A95D68">
        <w:t xml:space="preserve"> subjekti </w:t>
      </w:r>
      <w:r w:rsidRPr="00DE55AE">
        <w:rPr>
          <w:i/>
        </w:rPr>
        <w:t>se</w:t>
      </w:r>
      <w:r w:rsidRPr="00A95D68">
        <w:t xml:space="preserve"> </w:t>
      </w:r>
      <w:r>
        <w:t>(</w:t>
      </w:r>
      <w:r w:rsidR="00C71A02">
        <w:t>2</w:t>
      </w:r>
      <w:r w:rsidR="00AE4010">
        <w:t>2</w:t>
      </w:r>
      <w:r w:rsidRPr="00A95D68">
        <w:t>).</w:t>
      </w:r>
    </w:p>
    <w:p w14:paraId="0415BABB" w14:textId="51A4642C" w:rsidR="004F09EE" w:rsidRPr="00A95D68" w:rsidRDefault="004F09EE" w:rsidP="004F09EE">
      <w:pPr>
        <w:pStyle w:val="Brdtekst"/>
        <w:spacing w:before="120"/>
      </w:pPr>
      <w:r>
        <w:t>(</w:t>
      </w:r>
      <w:r w:rsidR="00A2187C">
        <w:t>20</w:t>
      </w:r>
      <w:r w:rsidRPr="00A95D68">
        <w:t>) [Kainun kieltä] kannattaa oppiit.</w:t>
      </w:r>
    </w:p>
    <w:p w14:paraId="5AF92416" w14:textId="77777777" w:rsidR="00F904D4" w:rsidRDefault="004F09EE" w:rsidP="004F09EE">
      <w:pPr>
        <w:pStyle w:val="Brdtekst"/>
        <w:spacing w:before="120"/>
      </w:pPr>
      <w:r>
        <w:t>(</w:t>
      </w:r>
      <w:r w:rsidR="00A2187C">
        <w:t>21</w:t>
      </w:r>
      <w:r w:rsidRPr="00A95D68">
        <w:t>) Assiista [ei auttanu] vaitela. ~</w:t>
      </w:r>
    </w:p>
    <w:p w14:paraId="0A8AE3A3" w14:textId="265661F8" w:rsidR="004F09EE" w:rsidRPr="00A95D68" w:rsidRDefault="004F09EE" w:rsidP="004F09EE">
      <w:pPr>
        <w:pStyle w:val="Brdtekst"/>
        <w:spacing w:before="120"/>
      </w:pPr>
      <w:r>
        <w:t>(</w:t>
      </w:r>
      <w:r w:rsidR="00A2187C">
        <w:t>22</w:t>
      </w:r>
      <w:r w:rsidRPr="00A95D68">
        <w:t>) Se [ei auttanu] [vaitela assiista].</w:t>
      </w:r>
    </w:p>
    <w:p w14:paraId="410C7E4C" w14:textId="4357560A" w:rsidR="003C4753" w:rsidRDefault="004F09EE" w:rsidP="00BD2A19">
      <w:pPr>
        <w:pStyle w:val="Brdtekst"/>
        <w:spacing w:before="120"/>
      </w:pPr>
      <w:r w:rsidRPr="00A95D68">
        <w:t>Modaaliset syntaktit oon muutoinki enniimitten geneeriset</w:t>
      </w:r>
      <w:r w:rsidR="00C337EA">
        <w:t>.</w:t>
      </w:r>
    </w:p>
    <w:p w14:paraId="4A2B888C" w14:textId="1EB28106" w:rsidR="00B30251" w:rsidRPr="00A95D68" w:rsidRDefault="00E51B3F" w:rsidP="00BD2A19">
      <w:pPr>
        <w:pStyle w:val="Overskrift3"/>
      </w:pPr>
      <w:bookmarkStart w:id="1162" w:name="_Modaalinen_oon_pakko"/>
      <w:bookmarkStart w:id="1163" w:name="_Modaalinen_oon_pakko_1"/>
      <w:bookmarkStart w:id="1164" w:name="_Toc198266859"/>
      <w:bookmarkStart w:id="1165" w:name="_Toc209168611"/>
      <w:bookmarkStart w:id="1166" w:name="_Toc241129251"/>
      <w:bookmarkStart w:id="1167" w:name="_Toc311273794"/>
      <w:bookmarkEnd w:id="1162"/>
      <w:bookmarkEnd w:id="1163"/>
      <w:r w:rsidRPr="00A95D68">
        <w:t>Mod</w:t>
      </w:r>
      <w:r w:rsidR="00365C34">
        <w:t>aalinen</w:t>
      </w:r>
      <w:r w:rsidR="00B30251" w:rsidRPr="00A95D68">
        <w:t xml:space="preserve"> </w:t>
      </w:r>
      <w:r w:rsidR="00B30251" w:rsidRPr="00A95D68">
        <w:rPr>
          <w:smallCaps/>
        </w:rPr>
        <w:t>oon pakko</w:t>
      </w:r>
      <w:bookmarkEnd w:id="1164"/>
      <w:bookmarkEnd w:id="1165"/>
      <w:r w:rsidR="00D478F6" w:rsidRPr="00A95D68">
        <w:rPr>
          <w:smallCaps/>
        </w:rPr>
        <w:t xml:space="preserve"> -</w:t>
      </w:r>
      <w:r w:rsidR="00D478F6" w:rsidRPr="00A95D68">
        <w:t>syntakti</w:t>
      </w:r>
      <w:bookmarkEnd w:id="1166"/>
      <w:bookmarkEnd w:id="1167"/>
    </w:p>
    <w:p w14:paraId="03224385" w14:textId="35E14748" w:rsidR="00B30251" w:rsidRPr="00A95D68" w:rsidRDefault="00D353F8" w:rsidP="00BD2A19">
      <w:pPr>
        <w:pStyle w:val="Brdtekst"/>
        <w:spacing w:before="120"/>
      </w:pPr>
      <w:r>
        <w:t>Välhiin modaalinen verbaali</w:t>
      </w:r>
      <w:r w:rsidR="00B30251" w:rsidRPr="00A95D68">
        <w:t xml:space="preserve"> saattaa olla pantu kokhoon </w:t>
      </w:r>
      <w:r w:rsidR="00B30251" w:rsidRPr="002A5E14">
        <w:rPr>
          <w:i/>
        </w:rPr>
        <w:t>olla</w:t>
      </w:r>
      <w:r w:rsidR="006654BA">
        <w:t xml:space="preserve">-verbistä ja substantiivista, mikkä yhđessä haamustethaan yhđenlaisen </w:t>
      </w:r>
      <w:r w:rsidR="006654BA">
        <w:rPr>
          <w:smallCaps/>
        </w:rPr>
        <w:t>verbiliiton.</w:t>
      </w:r>
      <w:r w:rsidR="00B30251" w:rsidRPr="00A95D68">
        <w:t xml:space="preserve"> Tavalis</w:t>
      </w:r>
      <w:r>
        <w:t>si</w:t>
      </w:r>
      <w:r w:rsidR="00B30251" w:rsidRPr="00A95D68">
        <w:t xml:space="preserve">imat tämmöiset oon </w:t>
      </w:r>
      <w:r w:rsidR="00B30251" w:rsidRPr="002A5E14">
        <w:rPr>
          <w:i/>
        </w:rPr>
        <w:t>olla lupa</w:t>
      </w:r>
      <w:r w:rsidR="00B30251" w:rsidRPr="00A95D68">
        <w:t xml:space="preserve"> ja </w:t>
      </w:r>
      <w:r w:rsidR="00B30251" w:rsidRPr="002A5E14">
        <w:rPr>
          <w:i/>
        </w:rPr>
        <w:t>olla pakko</w:t>
      </w:r>
      <w:r w:rsidR="00B30251" w:rsidRPr="00A95D68">
        <w:t>. Näitten kans käytämä semmoista adessiivi</w:t>
      </w:r>
      <w:r w:rsidR="00204B25">
        <w:t>kon</w:t>
      </w:r>
      <w:r w:rsidR="00F032D6">
        <w:t>struksuunii</w:t>
      </w:r>
      <w:r w:rsidR="00B30251" w:rsidRPr="00A95D68">
        <w:t xml:space="preserve">, </w:t>
      </w:r>
      <w:r w:rsidR="00F032D6">
        <w:t>mikä</w:t>
      </w:r>
      <w:r w:rsidR="00B30251" w:rsidRPr="00A95D68">
        <w:t xml:space="preserve"> oon saman näköinen ko </w:t>
      </w:r>
      <w:r w:rsidR="00B30251" w:rsidRPr="00F10CB5">
        <w:rPr>
          <w:caps/>
        </w:rPr>
        <w:t>omistus</w:t>
      </w:r>
      <w:r w:rsidR="00F10CB5">
        <w:rPr>
          <w:caps/>
        </w:rPr>
        <w:t>-</w:t>
      </w:r>
      <w:r w:rsidR="00B30251" w:rsidRPr="00A95D68">
        <w:t>syntaktissa</w:t>
      </w:r>
      <w:r w:rsidR="003E0E84" w:rsidRPr="00A95D68">
        <w:t xml:space="preserve"> </w:t>
      </w:r>
      <w:r w:rsidR="0075485B">
        <w:t>(</w:t>
      </w:r>
      <w:r w:rsidR="003E0E84" w:rsidRPr="00A95D68">
        <w:t>1–3)</w:t>
      </w:r>
      <w:r w:rsidR="00B30251" w:rsidRPr="00A95D68">
        <w:t>.</w:t>
      </w:r>
    </w:p>
    <w:p w14:paraId="548504EE" w14:textId="05A8D00E" w:rsidR="00B30251" w:rsidRPr="00A95D68" w:rsidRDefault="0075485B" w:rsidP="0077670A">
      <w:pPr>
        <w:tabs>
          <w:tab w:val="left" w:pos="2410"/>
          <w:tab w:val="left" w:pos="5760"/>
        </w:tabs>
        <w:spacing w:before="120" w:after="40"/>
      </w:pPr>
      <w:r>
        <w:t>(</w:t>
      </w:r>
      <w:r w:rsidR="00D055A2" w:rsidRPr="00A95D68">
        <w:t>1</w:t>
      </w:r>
      <w:r w:rsidR="001F4EE9" w:rsidRPr="00A95D68">
        <w:t xml:space="preserve">) </w:t>
      </w:r>
      <w:r w:rsidR="00B30251" w:rsidRPr="00A95D68">
        <w:t>Minula</w:t>
      </w:r>
      <w:r w:rsidR="00B30251" w:rsidRPr="00A95D68">
        <w:tab/>
        <w:t xml:space="preserve">[oon </w:t>
      </w:r>
      <w:r w:rsidR="00EE7F30">
        <w:t>lupa</w:t>
      </w:r>
      <w:r w:rsidR="00600DEE">
        <w:t>]</w:t>
      </w:r>
      <w:r w:rsidR="00B30251" w:rsidRPr="00A95D68">
        <w:tab/>
        <w:t>[oppiit [kainun kieltä]].</w:t>
      </w:r>
    </w:p>
    <w:p w14:paraId="0E1B0079" w14:textId="4D321439" w:rsidR="00B30251" w:rsidRPr="00A95D68" w:rsidRDefault="00A56B4C" w:rsidP="0077670A">
      <w:pPr>
        <w:tabs>
          <w:tab w:val="left" w:pos="2410"/>
          <w:tab w:val="left" w:pos="5760"/>
        </w:tabs>
        <w:spacing w:before="40" w:after="40"/>
      </w:pPr>
      <w:r w:rsidRPr="00A56B4C">
        <w:t>Pron</w:t>
      </w:r>
      <w:r w:rsidR="00B30251" w:rsidRPr="00A95D68">
        <w:t>[</w:t>
      </w:r>
      <w:r w:rsidR="001337F6">
        <w:t>sg1</w:t>
      </w:r>
      <w:r w:rsidR="00B30251" w:rsidRPr="00A95D68">
        <w:t>, adess.]</w:t>
      </w:r>
      <w:r w:rsidR="00B30251" w:rsidRPr="00A95D68">
        <w:tab/>
        <w:t>V[</w:t>
      </w:r>
      <w:r w:rsidR="000B39B8">
        <w:rPr>
          <w:i/>
        </w:rPr>
        <w:t>olla</w:t>
      </w:r>
      <w:r w:rsidR="001B127A" w:rsidRPr="001B127A">
        <w:t>,</w:t>
      </w:r>
      <w:r w:rsidR="000B39B8">
        <w:t xml:space="preserve"> </w:t>
      </w:r>
      <w:r w:rsidR="001337F6">
        <w:t>sg3</w:t>
      </w:r>
      <w:r w:rsidR="00B30251" w:rsidRPr="00A95D68">
        <w:t xml:space="preserve"> + N[</w:t>
      </w:r>
      <w:r w:rsidR="00B30251" w:rsidRPr="00F10CB5">
        <w:rPr>
          <w:i/>
        </w:rPr>
        <w:t>lupa</w:t>
      </w:r>
      <w:r w:rsidR="0077670A">
        <w:t>[sg.nom.]</w:t>
      </w:r>
      <w:r w:rsidR="000269EF">
        <w:t>]]</w:t>
      </w:r>
      <w:r w:rsidR="000269EF">
        <w:tab/>
        <w:t>VP[1.</w:t>
      </w:r>
      <w:r w:rsidR="007C65A0">
        <w:t>inf. + N[sg.part.]</w:t>
      </w:r>
      <w:r w:rsidR="00B30251" w:rsidRPr="00A95D68">
        <w:t>]</w:t>
      </w:r>
    </w:p>
    <w:p w14:paraId="3CEDDC8D" w14:textId="77777777" w:rsidR="00B30251" w:rsidRPr="00A95D68" w:rsidRDefault="00B30251" w:rsidP="0077670A">
      <w:pPr>
        <w:tabs>
          <w:tab w:val="left" w:pos="2410"/>
          <w:tab w:val="left" w:pos="5760"/>
        </w:tabs>
        <w:spacing w:before="40" w:after="120"/>
      </w:pPr>
      <w:r w:rsidRPr="00A95D68">
        <w:t>ADVLI</w:t>
      </w:r>
      <w:r w:rsidRPr="00A95D68">
        <w:tab/>
        <w:t>V</w:t>
      </w:r>
      <w:r w:rsidRPr="00A95D68">
        <w:tab/>
        <w:t>SUBJ[V + OBJ]</w:t>
      </w:r>
    </w:p>
    <w:p w14:paraId="79974EB9" w14:textId="2D6313CB" w:rsidR="00F71E94" w:rsidRPr="00A95D68" w:rsidRDefault="00F71E94" w:rsidP="00F71E94">
      <w:pPr>
        <w:pStyle w:val="Liste"/>
        <w:spacing w:before="120" w:after="120"/>
        <w:ind w:left="0" w:firstLine="0"/>
        <w:contextualSpacing w:val="0"/>
      </w:pPr>
      <w:r w:rsidRPr="00A95D68">
        <w:t xml:space="preserve">Vrt. Mie opin </w:t>
      </w:r>
      <w:r w:rsidR="00EA1B72">
        <w:t>[</w:t>
      </w:r>
      <w:r w:rsidRPr="00A95D68">
        <w:t>kainun kieltä</w:t>
      </w:r>
      <w:r w:rsidR="00EA1B72">
        <w:t>]</w:t>
      </w:r>
      <w:r w:rsidRPr="00A95D68">
        <w:t>.</w:t>
      </w:r>
    </w:p>
    <w:p w14:paraId="71CB339A" w14:textId="78CD2192" w:rsidR="002A5E14" w:rsidRDefault="002A5E14" w:rsidP="00BD2A19">
      <w:pPr>
        <w:pStyle w:val="Liste"/>
        <w:spacing w:before="120" w:after="120"/>
        <w:ind w:left="0" w:firstLine="0"/>
        <w:contextualSpacing w:val="0"/>
      </w:pPr>
      <w:r>
        <w:t>Muita esimerkkii: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48"/>
        <w:gridCol w:w="810"/>
        <w:gridCol w:w="3284"/>
      </w:tblGrid>
      <w:tr w:rsidR="00F71E94" w:rsidRPr="007973C5" w14:paraId="67125F21" w14:textId="77777777" w:rsidTr="00F032D6">
        <w:tc>
          <w:tcPr>
            <w:tcW w:w="5148" w:type="dxa"/>
          </w:tcPr>
          <w:p w14:paraId="5384662B" w14:textId="00DE76E9" w:rsidR="00F71E94" w:rsidRPr="007973C5" w:rsidRDefault="00F71E94" w:rsidP="007973C5">
            <w:r w:rsidRPr="007973C5">
              <w:t>Modaalinen syntakti</w:t>
            </w:r>
          </w:p>
        </w:tc>
        <w:tc>
          <w:tcPr>
            <w:tcW w:w="810" w:type="dxa"/>
          </w:tcPr>
          <w:p w14:paraId="19507317" w14:textId="77777777" w:rsidR="00F71E94" w:rsidRPr="007973C5" w:rsidRDefault="00F71E94" w:rsidP="007973C5"/>
        </w:tc>
        <w:tc>
          <w:tcPr>
            <w:tcW w:w="3284" w:type="dxa"/>
          </w:tcPr>
          <w:p w14:paraId="3E5BE94F" w14:textId="63E904DE" w:rsidR="00F71E94" w:rsidRPr="007973C5" w:rsidRDefault="00365C34" w:rsidP="007973C5">
            <w:r w:rsidRPr="007973C5">
              <w:t>Suora</w:t>
            </w:r>
            <w:r w:rsidR="00F032D6" w:rsidRPr="007973C5">
              <w:t xml:space="preserve"> </w:t>
            </w:r>
            <w:r w:rsidR="00F71E94" w:rsidRPr="007973C5">
              <w:t>syntakti</w:t>
            </w:r>
          </w:p>
        </w:tc>
      </w:tr>
      <w:tr w:rsidR="00F71E94" w14:paraId="5D625998" w14:textId="77777777" w:rsidTr="00F032D6">
        <w:tc>
          <w:tcPr>
            <w:tcW w:w="5148" w:type="dxa"/>
          </w:tcPr>
          <w:p w14:paraId="46D85040" w14:textId="51E20C76" w:rsidR="00A152C4" w:rsidRDefault="0075485B" w:rsidP="00F71E94">
            <w:pPr>
              <w:tabs>
                <w:tab w:val="left" w:pos="2410"/>
                <w:tab w:val="left" w:pos="4820"/>
              </w:tabs>
            </w:pPr>
            <w:r>
              <w:t>(</w:t>
            </w:r>
            <w:r w:rsidR="00F71E94" w:rsidRPr="00A95D68">
              <w:t>2) Kainulaisila [oli pakko] [oppiit [ruijan kieltä]].</w:t>
            </w:r>
          </w:p>
        </w:tc>
        <w:tc>
          <w:tcPr>
            <w:tcW w:w="810" w:type="dxa"/>
          </w:tcPr>
          <w:p w14:paraId="738B8A3A" w14:textId="6B57392F" w:rsidR="00F71E94" w:rsidRDefault="00F71E94" w:rsidP="00F71E94">
            <w:pPr>
              <w:pStyle w:val="Liste"/>
              <w:ind w:left="0" w:firstLine="0"/>
              <w:contextualSpacing w:val="0"/>
            </w:pPr>
            <w:r>
              <w:t>Vrt.</w:t>
            </w:r>
          </w:p>
        </w:tc>
        <w:tc>
          <w:tcPr>
            <w:tcW w:w="3284" w:type="dxa"/>
          </w:tcPr>
          <w:p w14:paraId="4B42D140" w14:textId="3DAB80C0" w:rsidR="00F71E94" w:rsidRDefault="00F71E94" w:rsidP="00F71E94">
            <w:pPr>
              <w:pStyle w:val="Liste"/>
              <w:ind w:left="0" w:firstLine="0"/>
              <w:contextualSpacing w:val="0"/>
            </w:pPr>
            <w:r w:rsidRPr="00A95D68">
              <w:t xml:space="preserve">Kainulaiset opithiin </w:t>
            </w:r>
            <w:r w:rsidR="00EA1B72">
              <w:t>[</w:t>
            </w:r>
            <w:r w:rsidRPr="00A95D68">
              <w:t>ruijan kieltä</w:t>
            </w:r>
            <w:r w:rsidR="00EA1B72">
              <w:t>]</w:t>
            </w:r>
            <w:r w:rsidRPr="00A95D68">
              <w:t>.</w:t>
            </w:r>
          </w:p>
        </w:tc>
      </w:tr>
      <w:tr w:rsidR="00F71E94" w14:paraId="5A2BE656" w14:textId="77777777" w:rsidTr="00F032D6">
        <w:tc>
          <w:tcPr>
            <w:tcW w:w="5148" w:type="dxa"/>
          </w:tcPr>
          <w:p w14:paraId="2113F1CA" w14:textId="732CC6DF" w:rsidR="00F71E94" w:rsidRDefault="0075485B" w:rsidP="00F71E94">
            <w:pPr>
              <w:pStyle w:val="Liste"/>
              <w:ind w:left="0" w:firstLine="0"/>
              <w:contextualSpacing w:val="0"/>
            </w:pPr>
            <w:r>
              <w:t>(</w:t>
            </w:r>
            <w:r w:rsidR="006E70A5">
              <w:t xml:space="preserve">3) </w:t>
            </w:r>
            <w:r w:rsidR="00F71E94" w:rsidRPr="00A95D68">
              <w:t>Kaikila [oli halu] [lähteet tunturhiin].</w:t>
            </w:r>
          </w:p>
        </w:tc>
        <w:tc>
          <w:tcPr>
            <w:tcW w:w="810" w:type="dxa"/>
          </w:tcPr>
          <w:p w14:paraId="152F967F" w14:textId="758CB6FE" w:rsidR="00F71E94" w:rsidRDefault="00F71E94" w:rsidP="00F71E94">
            <w:pPr>
              <w:pStyle w:val="Liste"/>
              <w:ind w:left="0" w:firstLine="0"/>
              <w:contextualSpacing w:val="0"/>
            </w:pPr>
            <w:r>
              <w:t>Vrt.</w:t>
            </w:r>
          </w:p>
        </w:tc>
        <w:tc>
          <w:tcPr>
            <w:tcW w:w="3284" w:type="dxa"/>
          </w:tcPr>
          <w:p w14:paraId="5DAD3DE2" w14:textId="35286FD6" w:rsidR="00F71E94" w:rsidRDefault="00F71E94" w:rsidP="00F71E94">
            <w:pPr>
              <w:pStyle w:val="Liste"/>
              <w:ind w:left="0" w:firstLine="0"/>
              <w:contextualSpacing w:val="0"/>
            </w:pPr>
            <w:r w:rsidRPr="00A95D68">
              <w:t>Kaikki lähđethiin tunturhiin.</w:t>
            </w:r>
          </w:p>
        </w:tc>
      </w:tr>
    </w:tbl>
    <w:p w14:paraId="059973DE" w14:textId="77777777" w:rsidR="00423321" w:rsidRDefault="00B30251" w:rsidP="00BD2A19">
      <w:pPr>
        <w:pStyle w:val="Brdtekst"/>
        <w:spacing w:before="120"/>
      </w:pPr>
      <w:r w:rsidRPr="00A95D68">
        <w:lastRenderedPageBreak/>
        <w:t xml:space="preserve">Sitä oon kans samantapaissii </w:t>
      </w:r>
      <w:r w:rsidR="00204B25">
        <w:t>konstruksuuni</w:t>
      </w:r>
      <w:r w:rsidR="00F10CB5">
        <w:t>i</w:t>
      </w:r>
      <w:r w:rsidRPr="00A95D68">
        <w:t>ta, missä toisena osana oon adjektiivi</w:t>
      </w:r>
      <w:r w:rsidR="00033BA0" w:rsidRPr="00A95D68">
        <w:t xml:space="preserve"> </w:t>
      </w:r>
      <w:r w:rsidR="0075485B">
        <w:t>(</w:t>
      </w:r>
      <w:r w:rsidR="00DE4757" w:rsidRPr="00A95D68">
        <w:t>4)</w:t>
      </w:r>
      <w:r w:rsidR="00423321">
        <w:t>.</w:t>
      </w:r>
    </w:p>
    <w:p w14:paraId="5FB5E5A4" w14:textId="378BB487" w:rsidR="00406B24" w:rsidRPr="00A95D68" w:rsidRDefault="0075485B" w:rsidP="00A43A1E">
      <w:pPr>
        <w:tabs>
          <w:tab w:val="left" w:pos="2410"/>
          <w:tab w:val="left" w:pos="5850"/>
        </w:tabs>
        <w:spacing w:before="120" w:after="40"/>
      </w:pPr>
      <w:r>
        <w:t>(</w:t>
      </w:r>
      <w:r w:rsidR="006B1A2A" w:rsidRPr="00A95D68">
        <w:t>4</w:t>
      </w:r>
      <w:r w:rsidR="001F4EE9" w:rsidRPr="00A95D68">
        <w:t xml:space="preserve">) </w:t>
      </w:r>
      <w:r w:rsidR="008017F3" w:rsidRPr="00A95D68">
        <w:t>Minula</w:t>
      </w:r>
      <w:r w:rsidR="00406B24" w:rsidRPr="00A95D68">
        <w:tab/>
        <w:t>[oon paha]</w:t>
      </w:r>
      <w:r w:rsidR="00406B24" w:rsidRPr="00A95D68">
        <w:tab/>
        <w:t>[lähteet tunturhiin]</w:t>
      </w:r>
      <w:r w:rsidR="00C8005C" w:rsidRPr="00A95D68">
        <w:t>.</w:t>
      </w:r>
    </w:p>
    <w:p w14:paraId="6037B68B" w14:textId="1FD1F4AA" w:rsidR="00406B24" w:rsidRPr="00A95D68" w:rsidRDefault="00A56B4C" w:rsidP="00A43A1E">
      <w:pPr>
        <w:tabs>
          <w:tab w:val="left" w:pos="2410"/>
          <w:tab w:val="left" w:pos="5850"/>
        </w:tabs>
        <w:spacing w:before="40" w:after="40"/>
      </w:pPr>
      <w:r w:rsidRPr="00A56B4C">
        <w:t>Pron</w:t>
      </w:r>
      <w:r w:rsidR="00406B24" w:rsidRPr="00A95D68">
        <w:t>[</w:t>
      </w:r>
      <w:r w:rsidR="001337F6">
        <w:t>sg1</w:t>
      </w:r>
      <w:r w:rsidR="00406B24" w:rsidRPr="00A95D68">
        <w:t>, adess.]</w:t>
      </w:r>
      <w:r w:rsidR="00406B24" w:rsidRPr="00A95D68">
        <w:tab/>
        <w:t>V[</w:t>
      </w:r>
      <w:r w:rsidR="00F10CB5">
        <w:rPr>
          <w:i/>
        </w:rPr>
        <w:t>olla</w:t>
      </w:r>
      <w:r w:rsidR="00F10CB5">
        <w:t xml:space="preserve">, </w:t>
      </w:r>
      <w:r w:rsidR="001337F6">
        <w:t>sg3</w:t>
      </w:r>
      <w:r w:rsidR="00406B24" w:rsidRPr="00A95D68">
        <w:t xml:space="preserve"> + </w:t>
      </w:r>
      <w:r w:rsidR="0080081E">
        <w:t>A</w:t>
      </w:r>
      <w:r w:rsidR="00406B24" w:rsidRPr="00A95D68">
        <w:t>[</w:t>
      </w:r>
      <w:r w:rsidR="00406B24" w:rsidRPr="00F10CB5">
        <w:rPr>
          <w:i/>
        </w:rPr>
        <w:t>paha</w:t>
      </w:r>
      <w:r w:rsidR="0077670A">
        <w:t>[sg.nom.</w:t>
      </w:r>
      <w:r w:rsidR="000269EF">
        <w:t>]]</w:t>
      </w:r>
      <w:r w:rsidR="00A43A1E">
        <w:t>]</w:t>
      </w:r>
      <w:r w:rsidR="000269EF">
        <w:tab/>
        <w:t>VP[1.</w:t>
      </w:r>
      <w:r w:rsidR="007C65A0">
        <w:t>inf. + N[sg.ill.]</w:t>
      </w:r>
      <w:r w:rsidR="00406B24" w:rsidRPr="00A95D68">
        <w:t>]</w:t>
      </w:r>
    </w:p>
    <w:p w14:paraId="5462D6E6" w14:textId="77777777" w:rsidR="008017F3" w:rsidRPr="00A95D68" w:rsidRDefault="008017F3" w:rsidP="00A43A1E">
      <w:pPr>
        <w:tabs>
          <w:tab w:val="left" w:pos="2410"/>
          <w:tab w:val="left" w:pos="5850"/>
        </w:tabs>
        <w:spacing w:before="40" w:after="120"/>
      </w:pPr>
      <w:r w:rsidRPr="00A95D68">
        <w:t>ADVLI</w:t>
      </w:r>
      <w:r w:rsidRPr="00A95D68">
        <w:tab/>
        <w:t>V</w:t>
      </w:r>
      <w:r w:rsidRPr="00A95D68">
        <w:tab/>
        <w:t>SUBJ[V + ADVLI]</w:t>
      </w:r>
    </w:p>
    <w:p w14:paraId="61E8BD9D" w14:textId="5C9740B1" w:rsidR="005B2630" w:rsidRDefault="005B2630" w:rsidP="00BD2A19">
      <w:pPr>
        <w:tabs>
          <w:tab w:val="left" w:pos="2410"/>
          <w:tab w:val="left" w:pos="4820"/>
        </w:tabs>
        <w:spacing w:before="120" w:after="120"/>
      </w:pPr>
      <w:r w:rsidRPr="00A95D68">
        <w:t>Vrt.</w:t>
      </w:r>
      <w:r w:rsidR="000A4B27">
        <w:t xml:space="preserve"> </w:t>
      </w:r>
      <w:r w:rsidRPr="00A95D68">
        <w:t>Mie lähđen tunturhiin.</w:t>
      </w:r>
    </w:p>
    <w:p w14:paraId="3FA2F13D" w14:textId="303EA6FC" w:rsidR="00592CF5" w:rsidRPr="00A95D68" w:rsidRDefault="00592CF5" w:rsidP="00BD2A19">
      <w:pPr>
        <w:tabs>
          <w:tab w:val="left" w:pos="2410"/>
          <w:tab w:val="left" w:pos="4820"/>
        </w:tabs>
        <w:spacing w:before="120" w:after="120"/>
      </w:pPr>
      <w:r>
        <w:t>Verbaalifraasin NP- eli AP-komplementti oon tasan nominatiivin singulaarissa.</w:t>
      </w:r>
    </w:p>
    <w:p w14:paraId="6734CCFB" w14:textId="125009B2" w:rsidR="00424AED" w:rsidRPr="00A95D68" w:rsidRDefault="00995B27" w:rsidP="00BD2A19">
      <w:pPr>
        <w:tabs>
          <w:tab w:val="left" w:pos="2410"/>
          <w:tab w:val="left" w:pos="3969"/>
          <w:tab w:val="left" w:pos="4820"/>
        </w:tabs>
        <w:spacing w:before="120" w:after="120"/>
      </w:pPr>
      <w:r>
        <w:t>Syntaktityypi</w:t>
      </w:r>
      <w:r w:rsidR="00424AED" w:rsidRPr="00A95D68">
        <w:t xml:space="preserve">stä oon </w:t>
      </w:r>
      <w:r w:rsidR="008C593B">
        <w:t xml:space="preserve">eriliikaisesti </w:t>
      </w:r>
      <w:r w:rsidR="00C970A2">
        <w:t>Varengin</w:t>
      </w:r>
      <w:r w:rsidR="008C593B">
        <w:t xml:space="preserve"> </w:t>
      </w:r>
      <w:r w:rsidR="00E46A35">
        <w:t>varieteet</w:t>
      </w:r>
      <w:r w:rsidR="008C593B">
        <w:t xml:space="preserve">issa </w:t>
      </w:r>
      <w:r w:rsidR="00424AED" w:rsidRPr="00A95D68">
        <w:t>kohta tavalinen kans semmoi</w:t>
      </w:r>
      <w:r w:rsidR="0067324A">
        <w:t>nen variantti, missä 1. infiniti</w:t>
      </w:r>
      <w:r w:rsidR="00424AED" w:rsidRPr="00A95D68">
        <w:t xml:space="preserve">ivin etheen laitethaan </w:t>
      </w:r>
      <w:r w:rsidR="00424AED" w:rsidRPr="008C593B">
        <w:rPr>
          <w:i/>
        </w:rPr>
        <w:t>ette</w:t>
      </w:r>
      <w:r w:rsidR="0061138A">
        <w:t>-</w:t>
      </w:r>
      <w:r w:rsidR="00D41998">
        <w:t>subjunksuunin</w:t>
      </w:r>
      <w:r w:rsidR="0061138A">
        <w:t xml:space="preserve"> </w:t>
      </w:r>
      <w:r w:rsidR="0075485B">
        <w:t>(</w:t>
      </w:r>
      <w:r w:rsidR="0061138A">
        <w:t>5</w:t>
      </w:r>
      <w:r w:rsidR="00C81634" w:rsidRPr="00A95D68">
        <w:t>).</w:t>
      </w:r>
    </w:p>
    <w:p w14:paraId="6FA89604" w14:textId="1F2F3326" w:rsidR="00424AED" w:rsidRPr="00E91C99" w:rsidRDefault="0075485B" w:rsidP="00BD2A19">
      <w:pPr>
        <w:tabs>
          <w:tab w:val="left" w:pos="2410"/>
          <w:tab w:val="left" w:pos="3969"/>
          <w:tab w:val="left" w:pos="4820"/>
        </w:tabs>
        <w:spacing w:before="120" w:after="120"/>
      </w:pPr>
      <w:r>
        <w:t>(</w:t>
      </w:r>
      <w:r w:rsidR="00C81634" w:rsidRPr="00E91C99">
        <w:t xml:space="preserve">5) </w:t>
      </w:r>
      <w:r w:rsidR="00424AED" w:rsidRPr="00E91C99">
        <w:t xml:space="preserve">Simmala </w:t>
      </w:r>
      <w:r w:rsidR="00E00988" w:rsidRPr="00E91C99">
        <w:t>[</w:t>
      </w:r>
      <w:r w:rsidR="00424AED" w:rsidRPr="00E91C99">
        <w:t>oon halu</w:t>
      </w:r>
      <w:r w:rsidR="00E00988" w:rsidRPr="00E91C99">
        <w:t>]</w:t>
      </w:r>
      <w:r w:rsidR="00424AED" w:rsidRPr="00E91C99">
        <w:t xml:space="preserve"> </w:t>
      </w:r>
      <w:r w:rsidR="00E00988" w:rsidRPr="00E91C99">
        <w:t>[</w:t>
      </w:r>
      <w:r w:rsidR="008C593B" w:rsidRPr="00E91C99">
        <w:t>ette lähtiä</w:t>
      </w:r>
      <w:r w:rsidR="00424AED" w:rsidRPr="00E91C99">
        <w:t xml:space="preserve"> tunturhiin</w:t>
      </w:r>
      <w:r w:rsidR="00E00988" w:rsidRPr="00E91C99">
        <w:t>]</w:t>
      </w:r>
      <w:r w:rsidR="00424AED" w:rsidRPr="00E91C99">
        <w:t>.</w:t>
      </w:r>
    </w:p>
    <w:p w14:paraId="0035F65E" w14:textId="70DC8786" w:rsidR="00424AED" w:rsidRPr="00A95D68" w:rsidRDefault="006B2BA4" w:rsidP="00BD2A19">
      <w:pPr>
        <w:pStyle w:val="Brdtekstinnrykk"/>
        <w:spacing w:before="120"/>
        <w:ind w:left="0"/>
      </w:pPr>
      <w:r w:rsidRPr="00502F5D">
        <w:rPr>
          <w:caps/>
        </w:rPr>
        <w:t>Oon pakko</w:t>
      </w:r>
      <w:r w:rsidRPr="00A95D68">
        <w:rPr>
          <w:smallCaps/>
        </w:rPr>
        <w:t xml:space="preserve"> </w:t>
      </w:r>
      <w:r w:rsidRPr="00A95D68">
        <w:t>-syntakti oon</w:t>
      </w:r>
      <w:r w:rsidR="00424AED" w:rsidRPr="00A95D68">
        <w:t xml:space="preserve"> tämmöinen: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424AED" w:rsidRPr="00A95D68" w14:paraId="758A3B23" w14:textId="77777777" w:rsidTr="00D85520">
        <w:tc>
          <w:tcPr>
            <w:tcW w:w="9242" w:type="dxa"/>
          </w:tcPr>
          <w:p w14:paraId="57480AFA" w14:textId="01D9F6DC" w:rsidR="006B2BA4" w:rsidRPr="00A95D68" w:rsidRDefault="006B2BA4" w:rsidP="00BD2A19">
            <w:pPr>
              <w:tabs>
                <w:tab w:val="left" w:pos="2410"/>
                <w:tab w:val="left" w:pos="3969"/>
                <w:tab w:val="left" w:pos="4820"/>
              </w:tabs>
              <w:spacing w:before="120" w:after="120"/>
              <w:rPr>
                <w:smallCaps/>
              </w:rPr>
            </w:pPr>
            <w:r w:rsidRPr="00502F5D">
              <w:rPr>
                <w:caps/>
              </w:rPr>
              <w:t>Oon pakko</w:t>
            </w:r>
            <w:r w:rsidRPr="00A95D68">
              <w:rPr>
                <w:smallCaps/>
              </w:rPr>
              <w:t>:</w:t>
            </w:r>
          </w:p>
          <w:p w14:paraId="31391292" w14:textId="1231FDB3" w:rsidR="00424AED" w:rsidRPr="00A95D68" w:rsidRDefault="002C3408" w:rsidP="00A513FF">
            <w:pPr>
              <w:tabs>
                <w:tab w:val="left" w:pos="2410"/>
                <w:tab w:val="left" w:pos="3969"/>
                <w:tab w:val="left" w:pos="4820"/>
              </w:tabs>
              <w:spacing w:before="120" w:after="120"/>
            </w:pPr>
            <w:r>
              <w:t>ADVLI[NP</w:t>
            </w:r>
            <w:r w:rsidR="00424AED" w:rsidRPr="00A95D68">
              <w:t>[adess.]] + V[</w:t>
            </w:r>
            <w:r w:rsidR="00424AED" w:rsidRPr="00C81D3F">
              <w:rPr>
                <w:i/>
              </w:rPr>
              <w:t>olla</w:t>
            </w:r>
            <w:r w:rsidR="00424AED" w:rsidRPr="00A95D68">
              <w:t>[</w:t>
            </w:r>
            <w:r w:rsidR="001337F6">
              <w:t>sg3</w:t>
            </w:r>
            <w:r w:rsidR="00424AED" w:rsidRPr="00A95D68">
              <w:t>] + N</w:t>
            </w:r>
            <w:r>
              <w:t>P</w:t>
            </w:r>
            <w:r w:rsidR="00424AED" w:rsidRPr="00A95D68">
              <w:t>/</w:t>
            </w:r>
            <w:r w:rsidR="0080081E">
              <w:t>A</w:t>
            </w:r>
            <w:r>
              <w:t>P</w:t>
            </w:r>
            <w:r w:rsidR="00592CF5">
              <w:t>[sg.nom.]</w:t>
            </w:r>
            <w:r w:rsidR="00424AED" w:rsidRPr="00A95D68">
              <w:t>] + SUBJ[</w:t>
            </w:r>
            <w:r w:rsidR="0075485B">
              <w:t>(</w:t>
            </w:r>
            <w:r w:rsidR="00424AED" w:rsidRPr="00C81D3F">
              <w:rPr>
                <w:i/>
              </w:rPr>
              <w:t>ette</w:t>
            </w:r>
            <w:r>
              <w:t xml:space="preserve"> +</w:t>
            </w:r>
            <w:r w:rsidR="00424AED" w:rsidRPr="00A95D68">
              <w:t>)</w:t>
            </w:r>
            <w:r w:rsidR="00E90A9F" w:rsidRPr="00A95D68">
              <w:t>VP[</w:t>
            </w:r>
            <w:r w:rsidR="00F84AA8">
              <w:t>1.inf.</w:t>
            </w:r>
            <w:r w:rsidR="00424AED" w:rsidRPr="00A95D68">
              <w:t xml:space="preserve"> </w:t>
            </w:r>
            <w:r w:rsidR="0075485B">
              <w:t>(</w:t>
            </w:r>
            <w:r w:rsidR="00424AED" w:rsidRPr="00A95D68">
              <w:t xml:space="preserve">+ </w:t>
            </w:r>
            <w:r w:rsidR="00A513FF" w:rsidRPr="00A513FF">
              <w:rPr>
                <w:caps/>
              </w:rPr>
              <w:t>kompl</w:t>
            </w:r>
            <w:r w:rsidR="00424AED" w:rsidRPr="00A95D68">
              <w:t>)</w:t>
            </w:r>
            <w:r w:rsidR="00E90A9F" w:rsidRPr="00A95D68">
              <w:t>]</w:t>
            </w:r>
            <w:r w:rsidR="00424AED" w:rsidRPr="00A95D68">
              <w:t>]</w:t>
            </w:r>
          </w:p>
        </w:tc>
      </w:tr>
    </w:tbl>
    <w:p w14:paraId="4C54957E" w14:textId="7A5C8870" w:rsidR="003C4753" w:rsidRDefault="004F6C9D" w:rsidP="00BD2A19">
      <w:pPr>
        <w:pStyle w:val="Brdtekst"/>
        <w:spacing w:before="120"/>
      </w:pPr>
      <w:r w:rsidRPr="00A95D68">
        <w:t>Saman tapainen oon</w:t>
      </w:r>
      <w:r w:rsidR="007B1B1C" w:rsidRPr="00A95D68">
        <w:t xml:space="preserve"> </w:t>
      </w:r>
      <w:r w:rsidR="00373333" w:rsidRPr="00A95D68">
        <w:t xml:space="preserve">geneerinen </w:t>
      </w:r>
      <w:r w:rsidR="007B1B1C" w:rsidRPr="00A95D68">
        <w:t xml:space="preserve">tyyppi, missä </w:t>
      </w:r>
      <w:r w:rsidR="00373333" w:rsidRPr="00A95D68">
        <w:t>ensim</w:t>
      </w:r>
      <w:r w:rsidR="00424AED" w:rsidRPr="00A95D68">
        <w:t>ä</w:t>
      </w:r>
      <w:r w:rsidR="00373333" w:rsidRPr="00A95D68">
        <w:t>isenä jäsene</w:t>
      </w:r>
      <w:r w:rsidR="00900400">
        <w:t>n</w:t>
      </w:r>
      <w:r w:rsidR="00373333" w:rsidRPr="00A95D68">
        <w:t>nä</w:t>
      </w:r>
      <w:r w:rsidR="007B1B1C" w:rsidRPr="00A95D68">
        <w:t xml:space="preserve"> oon </w:t>
      </w:r>
      <w:r w:rsidR="00EA6647">
        <w:t xml:space="preserve">yhđenlainen </w:t>
      </w:r>
      <w:r w:rsidR="00581491">
        <w:t>tyyhä</w:t>
      </w:r>
      <w:r w:rsidR="007B1B1C" w:rsidRPr="00A95D68">
        <w:t xml:space="preserve"> subjekti </w:t>
      </w:r>
      <w:r w:rsidR="007B1B1C" w:rsidRPr="00AB2E69">
        <w:rPr>
          <w:i/>
        </w:rPr>
        <w:t>se</w:t>
      </w:r>
      <w:r w:rsidR="007B1B1C" w:rsidRPr="00A95D68">
        <w:t xml:space="preserve"> ja </w:t>
      </w:r>
      <w:r w:rsidR="00373333" w:rsidRPr="00A95D68">
        <w:t>synt</w:t>
      </w:r>
      <w:r w:rsidR="007265A8" w:rsidRPr="00A95D68">
        <w:t>a</w:t>
      </w:r>
      <w:r w:rsidR="00373333" w:rsidRPr="00A95D68">
        <w:t xml:space="preserve">ktin lopussa </w:t>
      </w:r>
      <w:r w:rsidR="007B1B1C" w:rsidRPr="00A95D68">
        <w:t xml:space="preserve">ensimäinen infinitiivi </w:t>
      </w:r>
      <w:r w:rsidR="0075485B">
        <w:t>(</w:t>
      </w:r>
      <w:r w:rsidR="0061138A">
        <w:t>6</w:t>
      </w:r>
      <w:r w:rsidR="007025D3" w:rsidRPr="00A95D68">
        <w:t xml:space="preserve">) </w:t>
      </w:r>
      <w:r w:rsidR="007B1B1C" w:rsidRPr="00A95D68">
        <w:t xml:space="preserve">eli </w:t>
      </w:r>
      <w:r w:rsidR="007B1B1C" w:rsidRPr="00AB2E69">
        <w:rPr>
          <w:i/>
        </w:rPr>
        <w:t>ette</w:t>
      </w:r>
      <w:r w:rsidR="007B1B1C" w:rsidRPr="00A95D68">
        <w:t>-</w:t>
      </w:r>
      <w:r w:rsidR="007025D3" w:rsidRPr="00A95D68">
        <w:t xml:space="preserve">syntakti </w:t>
      </w:r>
      <w:r w:rsidR="0075485B">
        <w:t>(</w:t>
      </w:r>
      <w:r w:rsidR="0061138A">
        <w:t>7</w:t>
      </w:r>
      <w:r w:rsidR="007025D3" w:rsidRPr="00A95D68">
        <w:t>)</w:t>
      </w:r>
      <w:r w:rsidR="007B1B1C" w:rsidRPr="00A95D68">
        <w:t xml:space="preserve"> tahi </w:t>
      </w:r>
      <w:r w:rsidR="007B1B1C" w:rsidRPr="00AB2E69">
        <w:rPr>
          <w:i/>
        </w:rPr>
        <w:t>ko</w:t>
      </w:r>
      <w:r w:rsidR="007B1B1C" w:rsidRPr="00A95D68">
        <w:t>-syntakti</w:t>
      </w:r>
      <w:r w:rsidR="007025D3" w:rsidRPr="00A95D68">
        <w:t xml:space="preserve"> </w:t>
      </w:r>
      <w:r w:rsidR="0075485B">
        <w:t>(</w:t>
      </w:r>
      <w:r w:rsidR="0061138A">
        <w:t>8</w:t>
      </w:r>
      <w:r w:rsidR="007025D3" w:rsidRPr="00A95D68">
        <w:t>)</w:t>
      </w:r>
      <w:r w:rsidR="007D564C">
        <w:t>.</w:t>
      </w:r>
    </w:p>
    <w:p w14:paraId="7F83DFEA" w14:textId="54FEC190" w:rsidR="007B1B1C" w:rsidRPr="00A95D68" w:rsidRDefault="0075485B" w:rsidP="0061138A">
      <w:pPr>
        <w:tabs>
          <w:tab w:val="left" w:pos="1890"/>
          <w:tab w:val="left" w:pos="4770"/>
        </w:tabs>
        <w:spacing w:before="120" w:after="120"/>
      </w:pPr>
      <w:r>
        <w:t>(</w:t>
      </w:r>
      <w:r w:rsidR="0061138A">
        <w:t>6</w:t>
      </w:r>
      <w:r w:rsidR="00D444C2" w:rsidRPr="00A95D68">
        <w:t xml:space="preserve">) </w:t>
      </w:r>
      <w:r w:rsidR="004F6C9D" w:rsidRPr="00A95D68">
        <w:t xml:space="preserve">Se </w:t>
      </w:r>
      <w:r w:rsidR="00373333" w:rsidRPr="00A95D68">
        <w:t xml:space="preserve">[oon </w:t>
      </w:r>
      <w:r w:rsidR="007B1B1C" w:rsidRPr="00A95D68">
        <w:t>soma</w:t>
      </w:r>
      <w:r w:rsidR="00373333" w:rsidRPr="00A95D68">
        <w:t>]</w:t>
      </w:r>
      <w:r w:rsidR="004F6C9D" w:rsidRPr="00A95D68">
        <w:t xml:space="preserve"> hihđata</w:t>
      </w:r>
      <w:r w:rsidR="007B1B1C" w:rsidRPr="00A95D68">
        <w:t>.</w:t>
      </w:r>
    </w:p>
    <w:p w14:paraId="5F9A420E" w14:textId="0CF8F791" w:rsidR="007B1B1C" w:rsidRPr="00A95D68" w:rsidRDefault="0075485B" w:rsidP="00BD2A19">
      <w:pPr>
        <w:tabs>
          <w:tab w:val="left" w:pos="1890"/>
          <w:tab w:val="left" w:pos="4770"/>
        </w:tabs>
        <w:spacing w:before="120" w:after="120"/>
      </w:pPr>
      <w:r>
        <w:t>(</w:t>
      </w:r>
      <w:r w:rsidR="0061138A">
        <w:t>7</w:t>
      </w:r>
      <w:r w:rsidR="00D444C2" w:rsidRPr="00A95D68">
        <w:t xml:space="preserve">) </w:t>
      </w:r>
      <w:r w:rsidR="00373333" w:rsidRPr="00A95D68">
        <w:t>Se</w:t>
      </w:r>
      <w:r w:rsidR="004F6C9D" w:rsidRPr="00A95D68">
        <w:t xml:space="preserve"> </w:t>
      </w:r>
      <w:r w:rsidR="00373333" w:rsidRPr="00A95D68">
        <w:t>[oli </w:t>
      </w:r>
      <w:r w:rsidR="007B1B1C" w:rsidRPr="00A95D68">
        <w:t>kummalinen</w:t>
      </w:r>
      <w:r w:rsidR="002143B6">
        <w:t>]</w:t>
      </w:r>
      <w:r w:rsidR="001A4663">
        <w:t xml:space="preserve"> </w:t>
      </w:r>
      <w:r w:rsidR="004F6C9D" w:rsidRPr="00A95D68">
        <w:t>[</w:t>
      </w:r>
      <w:r w:rsidR="007B1B1C" w:rsidRPr="00A95D68">
        <w:t>ette hän lähti].</w:t>
      </w:r>
    </w:p>
    <w:p w14:paraId="05894F5A" w14:textId="463E2A80" w:rsidR="007B1B1C" w:rsidRPr="00A95D68" w:rsidRDefault="0075485B" w:rsidP="00BD2A19">
      <w:pPr>
        <w:tabs>
          <w:tab w:val="left" w:pos="1890"/>
          <w:tab w:val="left" w:pos="4770"/>
        </w:tabs>
        <w:spacing w:before="120" w:after="120"/>
      </w:pPr>
      <w:r>
        <w:t>(</w:t>
      </w:r>
      <w:r w:rsidR="0061138A">
        <w:t>8</w:t>
      </w:r>
      <w:r w:rsidR="00D444C2" w:rsidRPr="00A95D68">
        <w:t xml:space="preserve">) </w:t>
      </w:r>
      <w:r w:rsidR="004F6C9D" w:rsidRPr="00A95D68">
        <w:t xml:space="preserve">Se </w:t>
      </w:r>
      <w:r w:rsidR="00373333" w:rsidRPr="00A95D68">
        <w:t xml:space="preserve">[oli </w:t>
      </w:r>
      <w:r w:rsidR="007B1B1C" w:rsidRPr="00A95D68">
        <w:t>surulinen</w:t>
      </w:r>
      <w:r w:rsidR="00373333" w:rsidRPr="00A95D68">
        <w:t>]</w:t>
      </w:r>
      <w:r w:rsidR="004F6C9D" w:rsidRPr="00A95D68">
        <w:t xml:space="preserve"> [</w:t>
      </w:r>
      <w:r w:rsidR="00C8005C" w:rsidRPr="00A95D68">
        <w:t>ko Maija kuoli].</w:t>
      </w:r>
    </w:p>
    <w:p w14:paraId="0759FA52" w14:textId="299C992C" w:rsidR="00B27A73" w:rsidRPr="00A95D68" w:rsidRDefault="00B27A73" w:rsidP="00BD2A19">
      <w:pPr>
        <w:tabs>
          <w:tab w:val="left" w:pos="1890"/>
          <w:tab w:val="left" w:pos="4770"/>
        </w:tabs>
        <w:spacing w:before="120" w:after="120"/>
      </w:pPr>
      <w:r w:rsidRPr="00A95D68">
        <w:t xml:space="preserve">Tässäki saattaa 1. infinitiivin eđessä olla </w:t>
      </w:r>
      <w:r w:rsidRPr="00E91C99">
        <w:rPr>
          <w:i/>
        </w:rPr>
        <w:t>ette</w:t>
      </w:r>
      <w:r w:rsidR="005F1230">
        <w:t>-sub</w:t>
      </w:r>
      <w:r w:rsidRPr="00A95D68">
        <w:t>junksuun</w:t>
      </w:r>
      <w:r w:rsidR="00360296" w:rsidRPr="00A95D68">
        <w:t xml:space="preserve">i </w:t>
      </w:r>
      <w:r w:rsidR="0075485B">
        <w:t>(</w:t>
      </w:r>
      <w:r w:rsidR="0061138A">
        <w:t xml:space="preserve">9, </w:t>
      </w:r>
      <w:r w:rsidR="00360296" w:rsidRPr="00A95D68">
        <w:t>10)</w:t>
      </w:r>
      <w:r w:rsidRPr="00A95D68">
        <w:t>:</w:t>
      </w:r>
    </w:p>
    <w:p w14:paraId="44ADBA4E" w14:textId="3FB2CEF3" w:rsidR="0061138A" w:rsidRPr="00A95D68" w:rsidRDefault="0075485B" w:rsidP="0061138A">
      <w:pPr>
        <w:tabs>
          <w:tab w:val="left" w:pos="2410"/>
          <w:tab w:val="left" w:pos="3969"/>
          <w:tab w:val="left" w:pos="4820"/>
        </w:tabs>
        <w:spacing w:before="120" w:after="120"/>
      </w:pPr>
      <w:r>
        <w:t>(</w:t>
      </w:r>
      <w:r w:rsidR="0061138A">
        <w:t>9</w:t>
      </w:r>
      <w:r w:rsidR="0061138A" w:rsidRPr="00E91C99">
        <w:t>) Se [oon paha] [ette olla köyhä].</w:t>
      </w:r>
    </w:p>
    <w:p w14:paraId="21E4DA5B" w14:textId="353B579A" w:rsidR="00B27A73" w:rsidRPr="00A95D68" w:rsidRDefault="0075485B" w:rsidP="0061138A">
      <w:pPr>
        <w:tabs>
          <w:tab w:val="left" w:pos="1890"/>
          <w:tab w:val="left" w:pos="4770"/>
        </w:tabs>
        <w:spacing w:before="120" w:after="120"/>
      </w:pPr>
      <w:r>
        <w:t>(</w:t>
      </w:r>
      <w:r w:rsidR="00360296" w:rsidRPr="00D84A4C">
        <w:t xml:space="preserve">10) </w:t>
      </w:r>
      <w:r w:rsidR="00B27A73" w:rsidRPr="00D84A4C">
        <w:t xml:space="preserve">Se </w:t>
      </w:r>
      <w:r w:rsidR="00FF4C26" w:rsidRPr="00D84A4C">
        <w:t>[</w:t>
      </w:r>
      <w:r w:rsidR="00B27A73" w:rsidRPr="00D84A4C">
        <w:t>oon soma</w:t>
      </w:r>
      <w:r w:rsidR="00FF4C26" w:rsidRPr="00D84A4C">
        <w:t>]</w:t>
      </w:r>
      <w:r w:rsidR="00B27A73" w:rsidRPr="00D84A4C">
        <w:t xml:space="preserve"> </w:t>
      </w:r>
      <w:r w:rsidR="00FF4C26" w:rsidRPr="00D84A4C">
        <w:t>[</w:t>
      </w:r>
      <w:r w:rsidR="00B27A73" w:rsidRPr="00D84A4C">
        <w:t>ette hihđata</w:t>
      </w:r>
      <w:r w:rsidR="00FF4C26" w:rsidRPr="00D84A4C">
        <w:t>]</w:t>
      </w:r>
      <w:r w:rsidR="00B27A73" w:rsidRPr="00D84A4C">
        <w:t>.</w:t>
      </w:r>
    </w:p>
    <w:p w14:paraId="02B520F6" w14:textId="3CF266D3" w:rsidR="006B3690" w:rsidRDefault="00D444C2" w:rsidP="00BD2A19">
      <w:pPr>
        <w:tabs>
          <w:tab w:val="left" w:pos="1890"/>
          <w:tab w:val="left" w:pos="4770"/>
        </w:tabs>
        <w:spacing w:before="120" w:after="120"/>
      </w:pPr>
      <w:r w:rsidRPr="00A95D68">
        <w:t>Tämä tyyppi ei kuitenkhaan ole vasitusti modaalinen, sillä ko se ilmoittaa suorhaan yhden assiintilan.</w:t>
      </w:r>
      <w:r w:rsidR="001A4663">
        <w:t xml:space="preserve"> </w:t>
      </w:r>
      <w:r w:rsidR="006B3690" w:rsidRPr="006B3690">
        <w:t>Syntak</w:t>
      </w:r>
      <w:r w:rsidR="006B3690">
        <w:t xml:space="preserve">ti oon yhđenlainen </w:t>
      </w:r>
      <w:r w:rsidR="007D32A6" w:rsidRPr="007D32A6">
        <w:t>predikasuuni</w:t>
      </w:r>
      <w:r w:rsidR="006B3690">
        <w:t xml:space="preserve">syntakti, missä subjektin funksuunissa oon infinitiivifraasi eli </w:t>
      </w:r>
      <w:r w:rsidR="006B3690">
        <w:rPr>
          <w:i/>
        </w:rPr>
        <w:t xml:space="preserve">ette- </w:t>
      </w:r>
      <w:r w:rsidR="006B3690">
        <w:t xml:space="preserve">eli </w:t>
      </w:r>
      <w:r w:rsidR="006B3690">
        <w:rPr>
          <w:i/>
        </w:rPr>
        <w:t>ko-</w:t>
      </w:r>
      <w:r w:rsidR="006B3690">
        <w:t>syntakti.</w:t>
      </w:r>
      <w:r w:rsidR="00C32E31">
        <w:t xml:space="preserve"> Ylisyntaktin </w:t>
      </w:r>
      <w:r w:rsidR="00C32E31">
        <w:rPr>
          <w:i/>
        </w:rPr>
        <w:t>se</w:t>
      </w:r>
      <w:r w:rsidR="00C32E31">
        <w:t>-sannaa oliski luonolisempi pittäät ankkurisanana eli sanana, mikä representeeraa siinä alasyntak</w:t>
      </w:r>
      <w:r w:rsidR="00C75025">
        <w:t xml:space="preserve">tii </w:t>
      </w:r>
      <w:r w:rsidR="0075485B">
        <w:t>(</w:t>
      </w:r>
      <w:r w:rsidR="00C75025">
        <w:t>ankkurisanasta katto kohđasta</w:t>
      </w:r>
      <w:r w:rsidR="00325A0A">
        <w:t xml:space="preserve"> 2.4.4</w:t>
      </w:r>
      <w:r w:rsidR="00C32E31">
        <w:t>).</w:t>
      </w:r>
    </w:p>
    <w:p w14:paraId="056BFEA3" w14:textId="79639A3F" w:rsidR="00FD1F86" w:rsidRPr="00FD1F86" w:rsidRDefault="00FD1F86" w:rsidP="00BD2A19">
      <w:pPr>
        <w:tabs>
          <w:tab w:val="left" w:pos="1890"/>
          <w:tab w:val="left" w:pos="4770"/>
        </w:tabs>
        <w:spacing w:before="120" w:after="120"/>
      </w:pPr>
      <w:r>
        <w:t xml:space="preserve">Tämmöisistä syntaktiista, missä </w:t>
      </w:r>
      <w:r w:rsidR="00092B3D">
        <w:t>subjektinna</w:t>
      </w:r>
      <w:r>
        <w:t xml:space="preserve"> oon </w:t>
      </w:r>
      <w:r>
        <w:rPr>
          <w:i/>
        </w:rPr>
        <w:t>ette-</w:t>
      </w:r>
      <w:r>
        <w:t>syntakti tahi -fraasi</w:t>
      </w:r>
      <w:r w:rsidR="009C517F">
        <w:t xml:space="preserve"> tahi </w:t>
      </w:r>
      <w:r w:rsidR="009C517F">
        <w:rPr>
          <w:i/>
        </w:rPr>
        <w:t>ko-</w:t>
      </w:r>
      <w:r w:rsidR="009C517F">
        <w:t>syntakti</w:t>
      </w:r>
      <w:r>
        <w:t xml:space="preserve">, katto kans kohđasta </w:t>
      </w:r>
      <w:r w:rsidRPr="00987B6A">
        <w:t xml:space="preserve">11.2.2.1 Subjunksuunisyntakti </w:t>
      </w:r>
      <w:r w:rsidR="00092B3D" w:rsidRPr="00987B6A">
        <w:t>subjektinna</w:t>
      </w:r>
      <w:r>
        <w:t>.</w:t>
      </w:r>
    </w:p>
    <w:p w14:paraId="1B0263D4" w14:textId="41F03528" w:rsidR="00B30251" w:rsidRPr="00A95D68" w:rsidRDefault="00B37462" w:rsidP="00BD2A19">
      <w:pPr>
        <w:pStyle w:val="Overskrift3"/>
      </w:pPr>
      <w:bookmarkStart w:id="1168" w:name="_Aspektuaaliset_syntaktit"/>
      <w:bookmarkStart w:id="1169" w:name="_Aspektuaaliset_syntaktit_1"/>
      <w:bookmarkStart w:id="1170" w:name="_Aspekti-syntaktit"/>
      <w:bookmarkStart w:id="1171" w:name="_Aspekti-syntaktit_1"/>
      <w:bookmarkStart w:id="1172" w:name="_Toc198266860"/>
      <w:bookmarkStart w:id="1173" w:name="_Toc209168612"/>
      <w:bookmarkStart w:id="1174" w:name="_Toc241129252"/>
      <w:bookmarkStart w:id="1175" w:name="_Toc311273795"/>
      <w:bookmarkEnd w:id="1168"/>
      <w:bookmarkEnd w:id="1169"/>
      <w:bookmarkEnd w:id="1170"/>
      <w:bookmarkEnd w:id="1171"/>
      <w:r w:rsidRPr="00B37462">
        <w:rPr>
          <w:bCs w:val="0"/>
          <w:szCs w:val="32"/>
        </w:rPr>
        <w:t>A</w:t>
      </w:r>
      <w:r>
        <w:rPr>
          <w:bCs w:val="0"/>
          <w:szCs w:val="32"/>
        </w:rPr>
        <w:t xml:space="preserve">spektuaaliset </w:t>
      </w:r>
      <w:r w:rsidR="00B30251" w:rsidRPr="00B37462">
        <w:rPr>
          <w:bCs w:val="0"/>
          <w:szCs w:val="32"/>
        </w:rPr>
        <w:t>syntaktit</w:t>
      </w:r>
      <w:bookmarkStart w:id="1176" w:name="Modverbikolmasinf"/>
      <w:bookmarkEnd w:id="1172"/>
      <w:bookmarkEnd w:id="1173"/>
      <w:bookmarkEnd w:id="1174"/>
      <w:bookmarkEnd w:id="1175"/>
      <w:bookmarkEnd w:id="1176"/>
    </w:p>
    <w:p w14:paraId="7654F874" w14:textId="34CC80A3" w:rsidR="005661D9" w:rsidRPr="00A95D68" w:rsidRDefault="00B30251" w:rsidP="00BD2A19">
      <w:pPr>
        <w:pStyle w:val="Brdtekst"/>
        <w:spacing w:before="120"/>
      </w:pPr>
      <w:r w:rsidRPr="00A95D68">
        <w:t>Mod</w:t>
      </w:r>
      <w:r w:rsidR="00776224">
        <w:t>ifiseeratuita syntaktiita</w:t>
      </w:r>
      <w:r w:rsidRPr="00A95D68">
        <w:t xml:space="preserve"> </w:t>
      </w:r>
      <w:r w:rsidR="00776224">
        <w:t>oon kans semmoissii</w:t>
      </w:r>
      <w:r w:rsidRPr="00A95D68">
        <w:t xml:space="preserve">, ette niissä </w:t>
      </w:r>
      <w:r w:rsidR="00892A5B">
        <w:t>verbaali</w:t>
      </w:r>
      <w:r w:rsidR="006E048B">
        <w:t xml:space="preserve"> rajjaa tekemisen tahi tapat</w:t>
      </w:r>
      <w:r w:rsidRPr="00A95D68">
        <w:t>tumisen aikkaa</w:t>
      </w:r>
      <w:r w:rsidR="00360296" w:rsidRPr="00A95D68">
        <w:t>: J</w:t>
      </w:r>
      <w:r w:rsidRPr="00A95D68">
        <w:t>otaki alethaan tekemhään eli alkkaa tapattumhaan, olhaan tekemässä eli oon tap</w:t>
      </w:r>
      <w:r w:rsidR="00F16F30" w:rsidRPr="00A95D68">
        <w:t>attumassa,</w:t>
      </w:r>
      <w:r w:rsidRPr="00A95D68">
        <w:t xml:space="preserve"> jotaki heitethään tekemästä tahi heittää tapattumasta. Tämmöissii aikkaa rajjaaviita verbii saattaa kans käskeet </w:t>
      </w:r>
      <w:r w:rsidR="00987B6A">
        <w:rPr>
          <w:smallCaps/>
        </w:rPr>
        <w:t>aspektiverb</w:t>
      </w:r>
      <w:r w:rsidRPr="007E703E">
        <w:rPr>
          <w:smallCaps/>
        </w:rPr>
        <w:t>iksi</w:t>
      </w:r>
      <w:r w:rsidRPr="00A95D68">
        <w:t xml:space="preserve">. Näitten verbiin kans </w:t>
      </w:r>
      <w:r w:rsidR="00343C51">
        <w:t>pörä</w:t>
      </w:r>
      <w:r w:rsidRPr="00A95D68">
        <w:t xml:space="preserve">ssä tulleeva verbi oon </w:t>
      </w:r>
      <w:r w:rsidR="00D92A93">
        <w:t>3. inf</w:t>
      </w:r>
      <w:r w:rsidR="005661D9">
        <w:t>initiivin haamussa.</w:t>
      </w:r>
    </w:p>
    <w:p w14:paraId="69E59CBE" w14:textId="220B56CC" w:rsidR="00B30251" w:rsidRPr="00A95D68" w:rsidRDefault="00B30251" w:rsidP="00BD2A19">
      <w:pPr>
        <w:pStyle w:val="Brdtekst"/>
        <w:spacing w:before="120"/>
      </w:pPr>
      <w:r w:rsidRPr="00A95D68">
        <w:t>Tämmöis</w:t>
      </w:r>
      <w:r w:rsidR="00903566" w:rsidRPr="00A95D68">
        <w:t xml:space="preserve">et aspektiverbit </w:t>
      </w:r>
      <w:r w:rsidRPr="00A95D68">
        <w:t xml:space="preserve">oon kuitenki verbit </w:t>
      </w:r>
      <w:r w:rsidRPr="00622111">
        <w:rPr>
          <w:i/>
        </w:rPr>
        <w:t>alk</w:t>
      </w:r>
      <w:r w:rsidR="0075485B" w:rsidRPr="0075485B">
        <w:t>(</w:t>
      </w:r>
      <w:r w:rsidRPr="00622111">
        <w:rPr>
          <w:i/>
        </w:rPr>
        <w:t>k</w:t>
      </w:r>
      <w:r w:rsidR="0075485B" w:rsidRPr="0075485B">
        <w:t>)</w:t>
      </w:r>
      <w:r w:rsidRPr="00622111">
        <w:rPr>
          <w:i/>
        </w:rPr>
        <w:t>aa</w:t>
      </w:r>
      <w:r w:rsidR="0075485B" w:rsidRPr="0075485B">
        <w:t>(</w:t>
      </w:r>
      <w:r w:rsidRPr="00622111">
        <w:rPr>
          <w:i/>
        </w:rPr>
        <w:t>t</w:t>
      </w:r>
      <w:r w:rsidR="0075485B" w:rsidRPr="0075485B">
        <w:t>),</w:t>
      </w:r>
      <w:r w:rsidR="00E06583" w:rsidRPr="00A95D68">
        <w:t xml:space="preserve"> mikä ottaa</w:t>
      </w:r>
      <w:r w:rsidR="00903566" w:rsidRPr="00A95D68">
        <w:t xml:space="preserve"> </w:t>
      </w:r>
      <w:r w:rsidR="00D92A93">
        <w:t>3. inf</w:t>
      </w:r>
      <w:r w:rsidR="00E06583" w:rsidRPr="00A95D68">
        <w:t>initiivin</w:t>
      </w:r>
      <w:r w:rsidRPr="00A95D68">
        <w:t xml:space="preserve"> illatiivi</w:t>
      </w:r>
      <w:r w:rsidR="00E06583" w:rsidRPr="00A95D68">
        <w:t xml:space="preserve">n </w:t>
      </w:r>
      <w:r w:rsidR="0075485B">
        <w:t>(</w:t>
      </w:r>
      <w:r w:rsidR="00E06583" w:rsidRPr="00A95D68">
        <w:t>1)</w:t>
      </w:r>
      <w:r w:rsidRPr="00A95D68">
        <w:t xml:space="preserve">, </w:t>
      </w:r>
      <w:r w:rsidRPr="00622111">
        <w:rPr>
          <w:i/>
        </w:rPr>
        <w:t>olla</w:t>
      </w:r>
      <w:r w:rsidR="00E06583" w:rsidRPr="00A95D68">
        <w:t xml:space="preserve">, mikä ottaa </w:t>
      </w:r>
      <w:r w:rsidR="00D92A93">
        <w:t>3. inf</w:t>
      </w:r>
      <w:r w:rsidR="00E06583" w:rsidRPr="00A95D68">
        <w:t xml:space="preserve">initiivin inessiivin </w:t>
      </w:r>
      <w:r w:rsidR="0075485B">
        <w:t>(</w:t>
      </w:r>
      <w:r w:rsidR="00E06583" w:rsidRPr="00A95D68">
        <w:t>2)</w:t>
      </w:r>
      <w:r w:rsidRPr="00A95D68">
        <w:t xml:space="preserve">, </w:t>
      </w:r>
      <w:r w:rsidR="00E06583" w:rsidRPr="00A95D68">
        <w:t xml:space="preserve">ja </w:t>
      </w:r>
      <w:r w:rsidRPr="00622111">
        <w:rPr>
          <w:i/>
        </w:rPr>
        <w:t>keritä</w:t>
      </w:r>
      <w:r w:rsidRPr="00A95D68">
        <w:t xml:space="preserve"> ja </w:t>
      </w:r>
      <w:r w:rsidRPr="00780722">
        <w:rPr>
          <w:i/>
        </w:rPr>
        <w:t>heittää</w:t>
      </w:r>
      <w:r w:rsidR="0075485B" w:rsidRPr="0075485B">
        <w:t>(</w:t>
      </w:r>
      <w:r w:rsidRPr="00780722">
        <w:rPr>
          <w:i/>
        </w:rPr>
        <w:t>t</w:t>
      </w:r>
      <w:r w:rsidR="0075485B" w:rsidRPr="0075485B">
        <w:t>)</w:t>
      </w:r>
      <w:r w:rsidR="00E06583" w:rsidRPr="00A95D68">
        <w:t>, mikkä otethaan</w:t>
      </w:r>
      <w:r w:rsidRPr="00A95D68">
        <w:t xml:space="preserve"> </w:t>
      </w:r>
      <w:r w:rsidR="00D92A93">
        <w:t>3. inf</w:t>
      </w:r>
      <w:r w:rsidR="00E06583" w:rsidRPr="00A95D68">
        <w:t>initiivin</w:t>
      </w:r>
      <w:r w:rsidRPr="00A95D68">
        <w:t xml:space="preserve"> elatiivi</w:t>
      </w:r>
      <w:r w:rsidR="00E06583" w:rsidRPr="00A95D68">
        <w:t xml:space="preserve">n </w:t>
      </w:r>
      <w:r w:rsidR="0075485B">
        <w:t>(</w:t>
      </w:r>
      <w:r w:rsidR="00E06583" w:rsidRPr="00A95D68">
        <w:t>3, 4)</w:t>
      </w:r>
      <w:r w:rsidRPr="00A95D68">
        <w:t>.</w:t>
      </w:r>
    </w:p>
    <w:p w14:paraId="28BB229B" w14:textId="72E52653" w:rsidR="00B30251" w:rsidRPr="00A95D68" w:rsidRDefault="0075485B" w:rsidP="00BD2A19">
      <w:pPr>
        <w:tabs>
          <w:tab w:val="left" w:pos="1560"/>
          <w:tab w:val="left" w:pos="3969"/>
          <w:tab w:val="left" w:pos="4820"/>
        </w:tabs>
        <w:spacing w:before="120" w:after="40"/>
      </w:pPr>
      <w:r>
        <w:t>(</w:t>
      </w:r>
      <w:r w:rsidR="00E06583" w:rsidRPr="00A95D68">
        <w:t xml:space="preserve">1) </w:t>
      </w:r>
      <w:r w:rsidR="00B30251" w:rsidRPr="00A95D68">
        <w:t>Met</w:t>
      </w:r>
      <w:r w:rsidR="00B30251" w:rsidRPr="00A95D68">
        <w:tab/>
        <w:t>aloima</w:t>
      </w:r>
      <w:r w:rsidR="00B30251" w:rsidRPr="00A95D68">
        <w:tab/>
        <w:t>[kuuntelemhaan [Perungan muistelusta]].</w:t>
      </w:r>
    </w:p>
    <w:p w14:paraId="2E2B5845" w14:textId="19111988" w:rsidR="00B30251" w:rsidRPr="00A95D68" w:rsidRDefault="00A56B4C" w:rsidP="00BD2A19">
      <w:pPr>
        <w:tabs>
          <w:tab w:val="left" w:pos="1560"/>
          <w:tab w:val="left" w:pos="3969"/>
          <w:tab w:val="left" w:pos="4820"/>
        </w:tabs>
        <w:spacing w:before="40" w:after="40"/>
      </w:pPr>
      <w:r w:rsidRPr="00A56B4C">
        <w:lastRenderedPageBreak/>
        <w:t>Pron</w:t>
      </w:r>
      <w:r w:rsidR="00B30251" w:rsidRPr="00A95D68">
        <w:t>[</w:t>
      </w:r>
      <w:r w:rsidR="001337F6">
        <w:t>pl1</w:t>
      </w:r>
      <w:r w:rsidR="00B30251" w:rsidRPr="00A95D68">
        <w:t>]</w:t>
      </w:r>
      <w:r w:rsidR="00B30251" w:rsidRPr="00A95D68">
        <w:tab/>
        <w:t>V[</w:t>
      </w:r>
      <w:r w:rsidR="00B30251" w:rsidRPr="005F3B71">
        <w:rPr>
          <w:i/>
        </w:rPr>
        <w:t>alkkaat</w:t>
      </w:r>
      <w:r w:rsidR="00B30251" w:rsidRPr="00A95D68">
        <w:t xml:space="preserve">, </w:t>
      </w:r>
      <w:r w:rsidR="001337F6">
        <w:t>pl1</w:t>
      </w:r>
      <w:r w:rsidR="00B30251" w:rsidRPr="00A95D68">
        <w:t>]</w:t>
      </w:r>
      <w:r w:rsidR="00B30251" w:rsidRPr="00A95D68">
        <w:tab/>
        <w:t>VP[</w:t>
      </w:r>
      <w:r w:rsidR="000269EF">
        <w:t>3.</w:t>
      </w:r>
      <w:r w:rsidR="00D92A93">
        <w:t>inf</w:t>
      </w:r>
      <w:r w:rsidR="007C65A0">
        <w:t>. ill. + N[</w:t>
      </w:r>
      <w:r w:rsidR="002143B6">
        <w:t>sg</w:t>
      </w:r>
      <w:r w:rsidR="007C65A0">
        <w:t>.part.]</w:t>
      </w:r>
      <w:r w:rsidR="00B30251" w:rsidRPr="00A95D68">
        <w:t>]</w:t>
      </w:r>
    </w:p>
    <w:p w14:paraId="4FE61F3D" w14:textId="77777777" w:rsidR="00B30251" w:rsidRPr="00A95D68" w:rsidRDefault="00B30251" w:rsidP="00BD2A19">
      <w:pPr>
        <w:tabs>
          <w:tab w:val="left" w:pos="1560"/>
          <w:tab w:val="left" w:pos="3969"/>
          <w:tab w:val="left" w:pos="4820"/>
        </w:tabs>
        <w:spacing w:before="40" w:after="120"/>
      </w:pPr>
      <w:r w:rsidRPr="00A95D68">
        <w:t>SUBJ</w:t>
      </w:r>
      <w:r w:rsidRPr="00A95D68">
        <w:tab/>
        <w:t>V</w:t>
      </w:r>
      <w:r w:rsidRPr="00A95D68">
        <w:tab/>
        <w:t>ADVLI[V + OBJ]</w:t>
      </w:r>
    </w:p>
    <w:p w14:paraId="795A9722" w14:textId="1E56DB49" w:rsidR="00B30251" w:rsidRPr="00A95D68" w:rsidRDefault="00B30251" w:rsidP="00BD2A19">
      <w:pPr>
        <w:pStyle w:val="Liste"/>
        <w:spacing w:before="120" w:after="120"/>
        <w:ind w:left="0" w:firstLine="0"/>
        <w:contextualSpacing w:val="0"/>
      </w:pPr>
      <w:r w:rsidRPr="00A95D68">
        <w:t>Vrt. Met ku</w:t>
      </w:r>
      <w:r w:rsidR="00E06583" w:rsidRPr="00A95D68">
        <w:t xml:space="preserve">untelimma </w:t>
      </w:r>
      <w:r w:rsidR="000D0818">
        <w:t>[</w:t>
      </w:r>
      <w:r w:rsidR="00E06583" w:rsidRPr="00A95D68">
        <w:t>Perungan muistelusta</w:t>
      </w:r>
      <w:r w:rsidR="000D0818">
        <w:t>]</w:t>
      </w:r>
      <w:r w:rsidR="00E06583" w:rsidRPr="00A95D68">
        <w:t>.</w:t>
      </w:r>
    </w:p>
    <w:p w14:paraId="2364DDFA" w14:textId="76BD3D21" w:rsidR="00B30251" w:rsidRPr="00A95D68" w:rsidRDefault="0075485B" w:rsidP="00BD2A19">
      <w:pPr>
        <w:tabs>
          <w:tab w:val="left" w:pos="1560"/>
          <w:tab w:val="left" w:pos="3969"/>
          <w:tab w:val="left" w:pos="4820"/>
        </w:tabs>
        <w:spacing w:before="120" w:after="40"/>
      </w:pPr>
      <w:r>
        <w:t>(</w:t>
      </w:r>
      <w:r w:rsidR="00E06583" w:rsidRPr="00A95D68">
        <w:t xml:space="preserve">2) </w:t>
      </w:r>
      <w:r w:rsidR="00B30251" w:rsidRPr="00A95D68">
        <w:t>Tyttäret</w:t>
      </w:r>
      <w:r w:rsidR="00B30251" w:rsidRPr="00A95D68">
        <w:tab/>
        <w:t>oon</w:t>
      </w:r>
      <w:r w:rsidR="00B30251" w:rsidRPr="00A95D68">
        <w:tab/>
        <w:t>[hihtaamassa vaarassa].</w:t>
      </w:r>
    </w:p>
    <w:p w14:paraId="6FA48593" w14:textId="32940AD6" w:rsidR="00B30251" w:rsidRPr="00A95D68" w:rsidRDefault="007C65A0" w:rsidP="00BD2A19">
      <w:pPr>
        <w:tabs>
          <w:tab w:val="left" w:pos="1560"/>
          <w:tab w:val="left" w:pos="3969"/>
          <w:tab w:val="left" w:pos="4820"/>
        </w:tabs>
        <w:spacing w:before="40" w:after="40"/>
      </w:pPr>
      <w:r>
        <w:t>N</w:t>
      </w:r>
      <w:r w:rsidR="00B30251" w:rsidRPr="00A95D68">
        <w:t>[pl.nom.]</w:t>
      </w:r>
      <w:r w:rsidR="00B30251" w:rsidRPr="00A95D68">
        <w:tab/>
        <w:t>V[</w:t>
      </w:r>
      <w:r w:rsidR="00B30251" w:rsidRPr="005F3B71">
        <w:rPr>
          <w:i/>
        </w:rPr>
        <w:t>olla</w:t>
      </w:r>
      <w:r w:rsidR="00B30251" w:rsidRPr="00A95D68">
        <w:t xml:space="preserve">, </w:t>
      </w:r>
      <w:r w:rsidR="001337F6">
        <w:t>pl3</w:t>
      </w:r>
      <w:r w:rsidR="00B30251" w:rsidRPr="00A95D68">
        <w:t>]</w:t>
      </w:r>
      <w:r w:rsidR="00B30251" w:rsidRPr="00A95D68">
        <w:tab/>
        <w:t>VP[</w:t>
      </w:r>
      <w:r w:rsidR="000269EF">
        <w:t>3.</w:t>
      </w:r>
      <w:r w:rsidR="00D92A93">
        <w:t>inf</w:t>
      </w:r>
      <w:r w:rsidR="00B30251" w:rsidRPr="00A95D68">
        <w:t>. iness. + N</w:t>
      </w:r>
      <w:r>
        <w:t>[sg.iness.]</w:t>
      </w:r>
      <w:r w:rsidR="00B30251" w:rsidRPr="00A95D68">
        <w:t>]</w:t>
      </w:r>
    </w:p>
    <w:p w14:paraId="15A55CBB" w14:textId="77777777" w:rsidR="00B30251" w:rsidRPr="00A95D68" w:rsidRDefault="00B30251" w:rsidP="00BD2A19">
      <w:pPr>
        <w:tabs>
          <w:tab w:val="left" w:pos="1560"/>
          <w:tab w:val="left" w:pos="3969"/>
          <w:tab w:val="left" w:pos="4820"/>
        </w:tabs>
        <w:spacing w:before="40" w:after="120"/>
      </w:pPr>
      <w:r w:rsidRPr="00A95D68">
        <w:t>SUBJ</w:t>
      </w:r>
      <w:r w:rsidRPr="00A95D68">
        <w:tab/>
        <w:t>V</w:t>
      </w:r>
      <w:r w:rsidRPr="00A95D68">
        <w:tab/>
        <w:t>ADVLI[V + ADVLI]</w:t>
      </w:r>
    </w:p>
    <w:p w14:paraId="3ADD0D4D" w14:textId="30B32784" w:rsidR="00B30251" w:rsidRPr="00A95D68" w:rsidRDefault="00B30251" w:rsidP="00BD2A19">
      <w:pPr>
        <w:pStyle w:val="Liste"/>
        <w:spacing w:before="120" w:after="120"/>
        <w:ind w:left="0" w:firstLine="0"/>
        <w:contextualSpacing w:val="0"/>
      </w:pPr>
      <w:r w:rsidRPr="00A95D68">
        <w:t>Vrt</w:t>
      </w:r>
      <w:r w:rsidR="00E06583" w:rsidRPr="00A95D68">
        <w:t>. Tyttäret hihđathaan vaarassa.</w:t>
      </w:r>
    </w:p>
    <w:p w14:paraId="72E3DA42" w14:textId="0EBB519F" w:rsidR="00E06583" w:rsidRPr="00A95D68" w:rsidRDefault="0075485B" w:rsidP="00BD2A19">
      <w:pPr>
        <w:tabs>
          <w:tab w:val="left" w:pos="1560"/>
          <w:tab w:val="left" w:pos="3969"/>
          <w:tab w:val="left" w:pos="4820"/>
        </w:tabs>
        <w:spacing w:before="120" w:after="40"/>
      </w:pPr>
      <w:r>
        <w:t>(</w:t>
      </w:r>
      <w:r w:rsidR="00E06583" w:rsidRPr="00A95D68">
        <w:t>3) Tet</w:t>
      </w:r>
      <w:r w:rsidR="00E06583" w:rsidRPr="00A95D68">
        <w:tab/>
        <w:t>[että ole heittänheet]</w:t>
      </w:r>
      <w:r w:rsidR="00E06583" w:rsidRPr="00A95D68">
        <w:tab/>
        <w:t>[laulamasta [vanhoita laului]].</w:t>
      </w:r>
    </w:p>
    <w:p w14:paraId="2A3909F8" w14:textId="5351BD2E" w:rsidR="00E06583" w:rsidRPr="00A95D68" w:rsidRDefault="00A56B4C" w:rsidP="00BD2A19">
      <w:pPr>
        <w:tabs>
          <w:tab w:val="left" w:pos="1560"/>
          <w:tab w:val="left" w:pos="3969"/>
          <w:tab w:val="left" w:pos="4820"/>
        </w:tabs>
        <w:spacing w:before="40" w:after="40"/>
      </w:pPr>
      <w:r w:rsidRPr="00A56B4C">
        <w:t>Pron</w:t>
      </w:r>
      <w:r w:rsidR="00E06583" w:rsidRPr="00A95D68">
        <w:t>[</w:t>
      </w:r>
      <w:r w:rsidR="001337F6">
        <w:t>pl2</w:t>
      </w:r>
      <w:r w:rsidR="00E06583" w:rsidRPr="00A95D68">
        <w:t>]</w:t>
      </w:r>
      <w:r w:rsidR="00E06583" w:rsidRPr="00A95D68">
        <w:tab/>
        <w:t>V[</w:t>
      </w:r>
      <w:r w:rsidR="00E06583" w:rsidRPr="005F3B71">
        <w:rPr>
          <w:i/>
        </w:rPr>
        <w:t>heittäät</w:t>
      </w:r>
      <w:r w:rsidR="001B127A" w:rsidRPr="001B127A">
        <w:t>,</w:t>
      </w:r>
      <w:r w:rsidR="00E06583" w:rsidRPr="00A95D68">
        <w:t xml:space="preserve"> </w:t>
      </w:r>
      <w:r w:rsidR="005B1956">
        <w:t>kieltt.</w:t>
      </w:r>
      <w:r w:rsidR="001337F6">
        <w:t>pl2</w:t>
      </w:r>
      <w:r w:rsidR="00E06583" w:rsidRPr="00A95D68">
        <w:t>]</w:t>
      </w:r>
      <w:r w:rsidR="00E06583" w:rsidRPr="00A95D68">
        <w:tab/>
        <w:t>VP[</w:t>
      </w:r>
      <w:r w:rsidR="00272A5E">
        <w:t>3.</w:t>
      </w:r>
      <w:r w:rsidR="00D92A93">
        <w:t>inf</w:t>
      </w:r>
      <w:r w:rsidR="00272A5E">
        <w:t>.</w:t>
      </w:r>
      <w:r w:rsidR="002143B6">
        <w:t>elat. + N[pl.</w:t>
      </w:r>
      <w:r w:rsidR="007C65A0">
        <w:t>part.]</w:t>
      </w:r>
      <w:r w:rsidR="00E06583" w:rsidRPr="00A95D68">
        <w:t>]</w:t>
      </w:r>
    </w:p>
    <w:p w14:paraId="69402976" w14:textId="77777777" w:rsidR="00E06583" w:rsidRPr="00A95D68" w:rsidRDefault="00E06583" w:rsidP="00BD2A19">
      <w:pPr>
        <w:tabs>
          <w:tab w:val="left" w:pos="1560"/>
          <w:tab w:val="left" w:pos="3969"/>
          <w:tab w:val="left" w:pos="4820"/>
        </w:tabs>
        <w:spacing w:before="40" w:after="120"/>
      </w:pPr>
      <w:r w:rsidRPr="00A95D68">
        <w:t>SUBJ</w:t>
      </w:r>
      <w:r w:rsidRPr="00A95D68">
        <w:tab/>
        <w:t>V</w:t>
      </w:r>
      <w:r w:rsidRPr="00A95D68">
        <w:tab/>
        <w:t>ADVLI[V + OBJ]</w:t>
      </w:r>
    </w:p>
    <w:p w14:paraId="18F18973" w14:textId="230BA401" w:rsidR="00E06583" w:rsidRPr="00A95D68" w:rsidRDefault="00E06583" w:rsidP="00BD2A19">
      <w:pPr>
        <w:pStyle w:val="Liste"/>
        <w:spacing w:before="120" w:after="120"/>
        <w:ind w:left="0" w:firstLine="0"/>
        <w:contextualSpacing w:val="0"/>
      </w:pPr>
      <w:r w:rsidRPr="00A95D68">
        <w:t xml:space="preserve">Vrt. Tet </w:t>
      </w:r>
      <w:r w:rsidR="000D0818">
        <w:t>[</w:t>
      </w:r>
      <w:r w:rsidRPr="00A95D68">
        <w:t>että ole laulanheet</w:t>
      </w:r>
      <w:r w:rsidR="000D0818">
        <w:t>]</w:t>
      </w:r>
      <w:r w:rsidRPr="00A95D68">
        <w:t xml:space="preserve"> </w:t>
      </w:r>
      <w:r w:rsidR="000D0818">
        <w:t>[</w:t>
      </w:r>
      <w:r w:rsidRPr="00A95D68">
        <w:t>vanhoita laului</w:t>
      </w:r>
      <w:r w:rsidR="000D0818">
        <w:t>]</w:t>
      </w:r>
      <w:r w:rsidRPr="00A95D68">
        <w:t>.</w:t>
      </w:r>
    </w:p>
    <w:p w14:paraId="55DBFCA3" w14:textId="78B4F6DE" w:rsidR="00E06583" w:rsidRPr="00A95D68" w:rsidRDefault="0075485B" w:rsidP="00BD2A19">
      <w:pPr>
        <w:tabs>
          <w:tab w:val="left" w:pos="1560"/>
          <w:tab w:val="left" w:pos="3969"/>
          <w:tab w:val="left" w:pos="4820"/>
        </w:tabs>
        <w:spacing w:before="120" w:after="40"/>
      </w:pPr>
      <w:r>
        <w:t>(</w:t>
      </w:r>
      <w:r w:rsidR="001A2C5E" w:rsidRPr="00A95D68">
        <w:t xml:space="preserve">4) </w:t>
      </w:r>
      <w:r w:rsidR="00E06583" w:rsidRPr="00A95D68">
        <w:t>P</w:t>
      </w:r>
      <w:r w:rsidR="007C65A0">
        <w:t>er</w:t>
      </w:r>
      <w:r w:rsidR="004D74E5">
        <w:t>unka</w:t>
      </w:r>
      <w:r w:rsidR="004D74E5">
        <w:tab/>
        <w:t>kerkis</w:t>
      </w:r>
      <w:r w:rsidR="004D74E5">
        <w:tab/>
        <w:t>[lukemasta Bibliaa</w:t>
      </w:r>
      <w:r w:rsidR="00E06583" w:rsidRPr="00A95D68">
        <w:t>].</w:t>
      </w:r>
    </w:p>
    <w:p w14:paraId="7377DD17" w14:textId="3E844673" w:rsidR="00E06583" w:rsidRPr="00A95D68" w:rsidRDefault="00E06583" w:rsidP="00BD2A19">
      <w:pPr>
        <w:tabs>
          <w:tab w:val="left" w:pos="1560"/>
          <w:tab w:val="left" w:pos="3969"/>
          <w:tab w:val="left" w:pos="4820"/>
        </w:tabs>
        <w:spacing w:before="40" w:after="40"/>
      </w:pPr>
      <w:r w:rsidRPr="00A95D68">
        <w:t>NP</w:t>
      </w:r>
      <w:r w:rsidR="0096256B">
        <w:t>[sg.nom.]</w:t>
      </w:r>
      <w:r w:rsidRPr="00A95D68">
        <w:tab/>
        <w:t>V[</w:t>
      </w:r>
      <w:r w:rsidRPr="005F3B71">
        <w:rPr>
          <w:i/>
        </w:rPr>
        <w:t>keritä</w:t>
      </w:r>
      <w:r w:rsidRPr="00A95D68">
        <w:t xml:space="preserve">, </w:t>
      </w:r>
      <w:r w:rsidR="001337F6">
        <w:t>sg3</w:t>
      </w:r>
      <w:r w:rsidRPr="00A95D68">
        <w:t>]</w:t>
      </w:r>
      <w:r w:rsidRPr="00A95D68">
        <w:tab/>
        <w:t>VP[</w:t>
      </w:r>
      <w:r w:rsidR="00272A5E">
        <w:t>3.</w:t>
      </w:r>
      <w:r w:rsidR="00D92A93">
        <w:t>inf</w:t>
      </w:r>
      <w:r w:rsidR="007C65A0">
        <w:t>. elat. + N[sg.</w:t>
      </w:r>
      <w:r w:rsidR="004D74E5">
        <w:t>part</w:t>
      </w:r>
      <w:r w:rsidR="007C65A0">
        <w:t>.]</w:t>
      </w:r>
      <w:r w:rsidRPr="00A95D68">
        <w:t>]</w:t>
      </w:r>
    </w:p>
    <w:p w14:paraId="54CC98C5" w14:textId="77777777" w:rsidR="000B6A57" w:rsidRDefault="00DD3F81" w:rsidP="00BD2A19">
      <w:pPr>
        <w:tabs>
          <w:tab w:val="left" w:pos="1560"/>
          <w:tab w:val="left" w:pos="3969"/>
          <w:tab w:val="left" w:pos="4820"/>
        </w:tabs>
        <w:spacing w:before="40" w:after="120"/>
      </w:pPr>
      <w:r w:rsidRPr="00A95D68">
        <w:t>SUBJ</w:t>
      </w:r>
      <w:r w:rsidRPr="00A95D68">
        <w:tab/>
        <w:t>V</w:t>
      </w:r>
      <w:r w:rsidRPr="00A95D68">
        <w:tab/>
        <w:t>ADVLI[V + OBJ]</w:t>
      </w:r>
    </w:p>
    <w:p w14:paraId="0AE3460C" w14:textId="48508A0B" w:rsidR="00E06583" w:rsidRPr="00A95D68" w:rsidRDefault="002143B6" w:rsidP="00BD2A19">
      <w:pPr>
        <w:pStyle w:val="Liste"/>
        <w:spacing w:before="120" w:after="120"/>
        <w:ind w:left="0" w:firstLine="0"/>
        <w:contextualSpacing w:val="0"/>
      </w:pPr>
      <w:r>
        <w:t>Vrt. Perunka luki Bibliaa.</w:t>
      </w:r>
    </w:p>
    <w:p w14:paraId="4683F4E3" w14:textId="47A8B5D4" w:rsidR="00B30251" w:rsidRPr="00A95D68" w:rsidRDefault="00510B37" w:rsidP="00BD2A19">
      <w:pPr>
        <w:pStyle w:val="Brdtekst"/>
        <w:spacing w:before="120"/>
      </w:pPr>
      <w:r w:rsidRPr="00A95D68">
        <w:rPr>
          <w:smallCaps/>
        </w:rPr>
        <w:t>Aspekti-</w:t>
      </w:r>
      <w:r w:rsidRPr="00A95D68">
        <w:t>s</w:t>
      </w:r>
      <w:r w:rsidR="00B30251" w:rsidRPr="00A95D68">
        <w:t>yntakti</w:t>
      </w:r>
      <w:r w:rsidRPr="00A95D68">
        <w:t>n kaava oon tämmöinen</w:t>
      </w:r>
      <w:r w:rsidR="00B30251" w:rsidRPr="00A95D6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2"/>
      </w:tblGrid>
      <w:tr w:rsidR="00B30251" w:rsidRPr="00A95D68" w14:paraId="450579AE" w14:textId="77777777" w:rsidTr="0076077D">
        <w:tc>
          <w:tcPr>
            <w:tcW w:w="9242" w:type="dxa"/>
          </w:tcPr>
          <w:p w14:paraId="738A084A" w14:textId="116CE1F1" w:rsidR="00311439" w:rsidRPr="00311439" w:rsidRDefault="00311439" w:rsidP="00BD2A19">
            <w:pPr>
              <w:tabs>
                <w:tab w:val="left" w:pos="2410"/>
                <w:tab w:val="left" w:pos="3969"/>
                <w:tab w:val="left" w:pos="4820"/>
              </w:tabs>
              <w:spacing w:before="120" w:after="120"/>
              <w:rPr>
                <w:smallCaps/>
              </w:rPr>
            </w:pPr>
            <w:r>
              <w:rPr>
                <w:smallCaps/>
              </w:rPr>
              <w:t>Aspekti:</w:t>
            </w:r>
          </w:p>
          <w:p w14:paraId="4F5683A7" w14:textId="2E31B6A0" w:rsidR="00B30251" w:rsidRPr="00A95D68" w:rsidRDefault="00B30251" w:rsidP="00EA3804">
            <w:pPr>
              <w:tabs>
                <w:tab w:val="left" w:pos="2410"/>
                <w:tab w:val="left" w:pos="3969"/>
                <w:tab w:val="left" w:pos="4820"/>
              </w:tabs>
              <w:spacing w:before="120" w:after="120"/>
            </w:pPr>
            <w:r w:rsidRPr="00A95D68">
              <w:t>SUBJ</w:t>
            </w:r>
            <w:r w:rsidR="002816A3">
              <w:t>[NP[nom.]]</w:t>
            </w:r>
            <w:r w:rsidR="002143B6">
              <w:t xml:space="preserve"> </w:t>
            </w:r>
            <w:r w:rsidRPr="00A95D68">
              <w:t>+ V[</w:t>
            </w:r>
            <w:r w:rsidR="0028030C">
              <w:t>aspektiverbi</w:t>
            </w:r>
            <w:r w:rsidRPr="00A95D68">
              <w:t xml:space="preserve">, </w:t>
            </w:r>
            <w:r w:rsidR="00E908F7" w:rsidRPr="00A95D68">
              <w:t>subjektikongruensi] + ADVLI</w:t>
            </w:r>
            <w:r w:rsidR="005373E2" w:rsidRPr="00A95D68">
              <w:t>[</w:t>
            </w:r>
            <w:r w:rsidR="00445A6B" w:rsidRPr="00A95D68">
              <w:t>VP</w:t>
            </w:r>
            <w:r w:rsidR="00E908F7" w:rsidRPr="00A95D68">
              <w:t>[3.</w:t>
            </w:r>
            <w:r w:rsidRPr="00A95D68">
              <w:t>inf.</w:t>
            </w:r>
            <w:r w:rsidR="002816A3">
              <w:t>iness./elat./</w:t>
            </w:r>
            <w:r w:rsidR="00A97B87">
              <w:t>ill.</w:t>
            </w:r>
            <w:r w:rsidRPr="00A95D68">
              <w:t xml:space="preserve"> </w:t>
            </w:r>
            <w:r w:rsidR="0075485B">
              <w:t>(</w:t>
            </w:r>
            <w:r w:rsidRPr="00A95D68">
              <w:t>+</w:t>
            </w:r>
            <w:r w:rsidR="00EA3804">
              <w:t xml:space="preserve"> KOMPL</w:t>
            </w:r>
            <w:r w:rsidRPr="00A95D68">
              <w:t>)]</w:t>
            </w:r>
            <w:r w:rsidR="002816A3">
              <w:t>]</w:t>
            </w:r>
          </w:p>
        </w:tc>
      </w:tr>
    </w:tbl>
    <w:p w14:paraId="42525AC6" w14:textId="05E05546" w:rsidR="00462296" w:rsidRDefault="00AA50D5" w:rsidP="00BD2A19">
      <w:pPr>
        <w:spacing w:before="120" w:after="120"/>
      </w:pPr>
      <w:bookmarkStart w:id="1177" w:name="_Toc198266861"/>
      <w:bookmarkStart w:id="1178" w:name="_Toc209168613"/>
      <w:r w:rsidRPr="00311439">
        <w:t>Aspektin</w:t>
      </w:r>
      <w:r w:rsidR="00F95E3A">
        <w:t>n</w:t>
      </w:r>
      <w:r w:rsidRPr="00311439">
        <w:t>a</w:t>
      </w:r>
      <w:r w:rsidR="00985787" w:rsidRPr="00934F58">
        <w:t xml:space="preserve"> saattaa kans pittää</w:t>
      </w:r>
      <w:r w:rsidR="003B54A8" w:rsidRPr="00934F58">
        <w:t>t</w:t>
      </w:r>
      <w:r w:rsidR="004F26E3">
        <w:t xml:space="preserve"> tyyppii</w:t>
      </w:r>
      <w:r w:rsidR="00985787" w:rsidRPr="00934F58">
        <w:t xml:space="preserve"> </w:t>
      </w:r>
      <w:r w:rsidR="00985787" w:rsidRPr="00934F58">
        <w:rPr>
          <w:i/>
        </w:rPr>
        <w:t>tulla tehtyksi</w:t>
      </w:r>
      <w:r w:rsidR="00985787" w:rsidRPr="00934F58">
        <w:t xml:space="preserve"> ja </w:t>
      </w:r>
      <w:r w:rsidR="00985787" w:rsidRPr="00934F58">
        <w:rPr>
          <w:i/>
        </w:rPr>
        <w:t>saađa</w:t>
      </w:r>
      <w:r w:rsidR="005239E3">
        <w:rPr>
          <w:i/>
        </w:rPr>
        <w:t xml:space="preserve"> </w:t>
      </w:r>
      <w:r w:rsidR="00BA1173" w:rsidRPr="00BA1173">
        <w:t>~</w:t>
      </w:r>
      <w:r w:rsidR="005239E3">
        <w:rPr>
          <w:i/>
        </w:rPr>
        <w:t xml:space="preserve"> saaha</w:t>
      </w:r>
      <w:r w:rsidR="00985787" w:rsidRPr="00934F58">
        <w:rPr>
          <w:i/>
        </w:rPr>
        <w:t xml:space="preserve"> tehtyksi</w:t>
      </w:r>
      <w:r w:rsidR="00DF36E3" w:rsidRPr="00934F58">
        <w:t xml:space="preserve">, missä kummassaki verbifraasin </w:t>
      </w:r>
      <w:r w:rsidR="002A7B4B">
        <w:t>valtaverbi</w:t>
      </w:r>
      <w:r w:rsidR="00DF36E3" w:rsidRPr="00934F58">
        <w:t xml:space="preserve">n haamuna oon passiivin </w:t>
      </w:r>
      <w:r w:rsidR="00AE2DFE">
        <w:t>partisip</w:t>
      </w:r>
      <w:r w:rsidR="00DF36E3" w:rsidRPr="00934F58">
        <w:t>in perfektin singulaarin translatiivi.</w:t>
      </w:r>
      <w:r w:rsidR="003A6146" w:rsidRPr="00934F58">
        <w:t xml:space="preserve"> </w:t>
      </w:r>
      <w:r w:rsidR="003A6146" w:rsidRPr="00934F58">
        <w:rPr>
          <w:i/>
        </w:rPr>
        <w:t>tulla tehtyksi</w:t>
      </w:r>
      <w:r w:rsidR="003A6146" w:rsidRPr="00934F58">
        <w:t xml:space="preserve"> -konstruksuunissa subjektin paikala oon adessiivihaamuinen adverbi</w:t>
      </w:r>
      <w:r w:rsidR="007B0B95">
        <w:t>aali</w:t>
      </w:r>
      <w:r w:rsidR="003A6146" w:rsidRPr="00934F58">
        <w:t>, mikä muistelee, kuka jotaki teki</w:t>
      </w:r>
      <w:r w:rsidR="00344D06" w:rsidRPr="00934F58">
        <w:t xml:space="preserve"> </w:t>
      </w:r>
      <w:r w:rsidR="0075485B">
        <w:t>(</w:t>
      </w:r>
      <w:r w:rsidR="00904AEF">
        <w:t>5</w:t>
      </w:r>
      <w:r w:rsidR="005B7BBB">
        <w:t>, 6</w:t>
      </w:r>
      <w:r w:rsidR="00344D06" w:rsidRPr="00934F58">
        <w:t xml:space="preserve">); </w:t>
      </w:r>
      <w:r w:rsidR="00E81446">
        <w:t>se oon kans tavalinen, ette</w:t>
      </w:r>
      <w:r w:rsidR="00E81446" w:rsidRPr="00E81446">
        <w:t xml:space="preserve"> </w:t>
      </w:r>
      <w:r w:rsidR="00E81446" w:rsidRPr="00E81446">
        <w:rPr>
          <w:i/>
        </w:rPr>
        <w:t>tulla tehtyksi</w:t>
      </w:r>
      <w:r w:rsidR="00E81446" w:rsidRPr="00934F58">
        <w:t xml:space="preserve"> -tyyppi oon geneerinen </w:t>
      </w:r>
      <w:r w:rsidR="0075485B">
        <w:t>(</w:t>
      </w:r>
      <w:r w:rsidR="00E81446">
        <w:t>7</w:t>
      </w:r>
      <w:r w:rsidR="00E81446" w:rsidRPr="00934F58">
        <w:t xml:space="preserve">, </w:t>
      </w:r>
      <w:r w:rsidR="00E81446">
        <w:t>8</w:t>
      </w:r>
      <w:r w:rsidR="00E81446" w:rsidRPr="00934F58">
        <w:t>)</w:t>
      </w:r>
      <w:r w:rsidR="00E81446">
        <w:t xml:space="preserve">. </w:t>
      </w:r>
      <w:r w:rsidR="00344D06" w:rsidRPr="00934F58">
        <w:rPr>
          <w:i/>
        </w:rPr>
        <w:t>saađa</w:t>
      </w:r>
      <w:r w:rsidR="0028030C">
        <w:rPr>
          <w:i/>
        </w:rPr>
        <w:t xml:space="preserve"> </w:t>
      </w:r>
      <w:r w:rsidR="00BA1173" w:rsidRPr="00BA1173">
        <w:t>~</w:t>
      </w:r>
      <w:r w:rsidR="0028030C">
        <w:rPr>
          <w:i/>
        </w:rPr>
        <w:t xml:space="preserve"> saaha</w:t>
      </w:r>
      <w:r w:rsidR="00344D06" w:rsidRPr="00934F58">
        <w:rPr>
          <w:i/>
        </w:rPr>
        <w:t xml:space="preserve"> tehtyksi</w:t>
      </w:r>
      <w:r w:rsidR="00344D06" w:rsidRPr="00934F58">
        <w:t xml:space="preserve"> -konstruksuunissa oon tavalinen nominatiivisubjekti</w:t>
      </w:r>
      <w:r w:rsidR="00D93E0B" w:rsidRPr="00934F58">
        <w:t>, ja sitte kans subjektikongruensi</w:t>
      </w:r>
      <w:r w:rsidR="00344D06" w:rsidRPr="00934F58">
        <w:t xml:space="preserve"> </w:t>
      </w:r>
      <w:r w:rsidR="0075485B">
        <w:t>(</w:t>
      </w:r>
      <w:r w:rsidR="00E81446">
        <w:t>9</w:t>
      </w:r>
      <w:r w:rsidR="00344D06" w:rsidRPr="00934F58">
        <w:t xml:space="preserve">, </w:t>
      </w:r>
      <w:r w:rsidR="00E81446">
        <w:t>10</w:t>
      </w:r>
      <w:r w:rsidR="00344D06" w:rsidRPr="00934F58">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84"/>
        <w:gridCol w:w="3290"/>
      </w:tblGrid>
      <w:tr w:rsidR="00B7780F" w:rsidRPr="007973C5" w14:paraId="00E0709F" w14:textId="77777777" w:rsidTr="00E81446">
        <w:tc>
          <w:tcPr>
            <w:tcW w:w="4248" w:type="dxa"/>
          </w:tcPr>
          <w:p w14:paraId="2BC04CCB" w14:textId="5CB4A531" w:rsidR="00B7780F" w:rsidRPr="007973C5" w:rsidRDefault="00E81446" w:rsidP="007973C5">
            <w:r w:rsidRPr="007973C5">
              <w:t>Aspektisyntakti</w:t>
            </w:r>
          </w:p>
        </w:tc>
        <w:tc>
          <w:tcPr>
            <w:tcW w:w="984" w:type="dxa"/>
          </w:tcPr>
          <w:p w14:paraId="0B4EE509" w14:textId="77777777" w:rsidR="00B7780F" w:rsidRPr="007973C5" w:rsidRDefault="00B7780F" w:rsidP="007973C5"/>
        </w:tc>
        <w:tc>
          <w:tcPr>
            <w:tcW w:w="0" w:type="auto"/>
          </w:tcPr>
          <w:p w14:paraId="6CB54336" w14:textId="3A8DDF38" w:rsidR="00B7780F" w:rsidRPr="007973C5" w:rsidRDefault="00E81446" w:rsidP="007973C5">
            <w:r w:rsidRPr="007973C5">
              <w:t>Suora syntakti</w:t>
            </w:r>
          </w:p>
        </w:tc>
      </w:tr>
      <w:tr w:rsidR="00B7780F" w14:paraId="3B7D936A" w14:textId="77777777" w:rsidTr="00E81446">
        <w:tc>
          <w:tcPr>
            <w:tcW w:w="4248" w:type="dxa"/>
          </w:tcPr>
          <w:p w14:paraId="3D4D3CEF" w14:textId="7AFCDB67" w:rsidR="00B7780F" w:rsidRDefault="0075485B" w:rsidP="00BD2A19">
            <w:pPr>
              <w:spacing w:before="120" w:after="120"/>
            </w:pPr>
            <w:r>
              <w:t>(</w:t>
            </w:r>
            <w:r w:rsidR="00B7780F" w:rsidRPr="00934F58">
              <w:t>5) Mulla [ei ole tullu] [käytyksi Helsingissä].</w:t>
            </w:r>
          </w:p>
        </w:tc>
        <w:tc>
          <w:tcPr>
            <w:tcW w:w="984" w:type="dxa"/>
          </w:tcPr>
          <w:p w14:paraId="57276701" w14:textId="62E59B49" w:rsidR="00B7780F" w:rsidRDefault="00B7780F" w:rsidP="00BD2A19">
            <w:pPr>
              <w:spacing w:before="120" w:after="120"/>
            </w:pPr>
            <w:r>
              <w:t>Vrt.</w:t>
            </w:r>
          </w:p>
        </w:tc>
        <w:tc>
          <w:tcPr>
            <w:tcW w:w="0" w:type="auto"/>
          </w:tcPr>
          <w:p w14:paraId="1DA76FED" w14:textId="236E73FB" w:rsidR="00B7780F" w:rsidRDefault="00B7780F" w:rsidP="00BD2A19">
            <w:pPr>
              <w:spacing w:before="120" w:after="120"/>
            </w:pPr>
            <w:r w:rsidRPr="00934F58">
              <w:t xml:space="preserve">Mie </w:t>
            </w:r>
            <w:r w:rsidR="000D0818">
              <w:t>[</w:t>
            </w:r>
            <w:r w:rsidRPr="00934F58">
              <w:t>en ole käyny</w:t>
            </w:r>
            <w:r w:rsidR="000D0818">
              <w:t>]</w:t>
            </w:r>
            <w:r w:rsidRPr="00934F58">
              <w:t xml:space="preserve"> Helsingissä.</w:t>
            </w:r>
          </w:p>
        </w:tc>
      </w:tr>
      <w:tr w:rsidR="002E3085" w14:paraId="5987D08B" w14:textId="77777777" w:rsidTr="00510F2F">
        <w:tc>
          <w:tcPr>
            <w:tcW w:w="4248" w:type="dxa"/>
          </w:tcPr>
          <w:p w14:paraId="78EE5034" w14:textId="2C022369" w:rsidR="002E3085" w:rsidRDefault="002E3085" w:rsidP="00510F2F">
            <w:pPr>
              <w:spacing w:before="120" w:after="120"/>
            </w:pPr>
            <w:r>
              <w:t>(</w:t>
            </w:r>
            <w:r w:rsidR="005B7BBB">
              <w:t>6</w:t>
            </w:r>
            <w:r w:rsidRPr="00934F58">
              <w:t>) Liisala tuli [työt tehtyksi].</w:t>
            </w:r>
          </w:p>
        </w:tc>
        <w:tc>
          <w:tcPr>
            <w:tcW w:w="984" w:type="dxa"/>
          </w:tcPr>
          <w:p w14:paraId="6987D878" w14:textId="77777777" w:rsidR="002E3085" w:rsidRDefault="002E3085" w:rsidP="00510F2F">
            <w:pPr>
              <w:spacing w:before="120" w:after="120"/>
            </w:pPr>
            <w:r>
              <w:t>Vrt.</w:t>
            </w:r>
          </w:p>
        </w:tc>
        <w:tc>
          <w:tcPr>
            <w:tcW w:w="0" w:type="auto"/>
          </w:tcPr>
          <w:p w14:paraId="1B885DEB" w14:textId="77777777" w:rsidR="002E3085" w:rsidRDefault="002E3085" w:rsidP="00510F2F">
            <w:pPr>
              <w:spacing w:before="120" w:after="120"/>
            </w:pPr>
            <w:r w:rsidRPr="00934F58">
              <w:t>Liisa teki työt.</w:t>
            </w:r>
          </w:p>
        </w:tc>
      </w:tr>
      <w:tr w:rsidR="00E81446" w14:paraId="42552E02" w14:textId="77777777" w:rsidTr="005204B8">
        <w:tc>
          <w:tcPr>
            <w:tcW w:w="4248" w:type="dxa"/>
          </w:tcPr>
          <w:p w14:paraId="6BB3803B" w14:textId="716DCEC2" w:rsidR="00E81446" w:rsidRDefault="0075485B" w:rsidP="00E81446">
            <w:pPr>
              <w:spacing w:before="120" w:after="120"/>
            </w:pPr>
            <w:r>
              <w:t>(</w:t>
            </w:r>
            <w:r w:rsidR="005B7BBB">
              <w:t>7</w:t>
            </w:r>
            <w:r w:rsidR="00E81446" w:rsidRPr="00934F58">
              <w:t>) Paljon tullee [praatatuksi ruijaa].</w:t>
            </w:r>
          </w:p>
        </w:tc>
        <w:tc>
          <w:tcPr>
            <w:tcW w:w="984" w:type="dxa"/>
          </w:tcPr>
          <w:p w14:paraId="604B437B" w14:textId="77777777" w:rsidR="00E81446" w:rsidRDefault="00E81446" w:rsidP="005204B8">
            <w:pPr>
              <w:spacing w:before="120" w:after="120"/>
            </w:pPr>
            <w:r>
              <w:t>Vrt.</w:t>
            </w:r>
          </w:p>
        </w:tc>
        <w:tc>
          <w:tcPr>
            <w:tcW w:w="0" w:type="auto"/>
          </w:tcPr>
          <w:p w14:paraId="42689CD3" w14:textId="77777777" w:rsidR="00E81446" w:rsidRDefault="00E81446" w:rsidP="005204B8">
            <w:pPr>
              <w:spacing w:before="120" w:after="120"/>
            </w:pPr>
            <w:r w:rsidRPr="00934F58">
              <w:t>Paljon praatathaan ruijaa.</w:t>
            </w:r>
          </w:p>
        </w:tc>
      </w:tr>
      <w:tr w:rsidR="00E81446" w14:paraId="7210A36D" w14:textId="77777777" w:rsidTr="005204B8">
        <w:tc>
          <w:tcPr>
            <w:tcW w:w="4248" w:type="dxa"/>
          </w:tcPr>
          <w:p w14:paraId="58D2D705" w14:textId="4F37436C" w:rsidR="00E81446" w:rsidRPr="00934F58" w:rsidRDefault="0075485B" w:rsidP="00E81446">
            <w:pPr>
              <w:spacing w:before="120" w:after="120"/>
            </w:pPr>
            <w:r>
              <w:t>(</w:t>
            </w:r>
            <w:r w:rsidR="005B7BBB">
              <w:t>8</w:t>
            </w:r>
            <w:r w:rsidR="00E81446">
              <w:t xml:space="preserve">) </w:t>
            </w:r>
            <w:r w:rsidR="000D0818">
              <w:t>[</w:t>
            </w:r>
            <w:r w:rsidR="00E81446" w:rsidRPr="00934F58">
              <w:t>Ei tullu</w:t>
            </w:r>
            <w:r w:rsidR="000D0818">
              <w:t>]</w:t>
            </w:r>
            <w:r w:rsidR="00E81446" w:rsidRPr="00934F58">
              <w:t xml:space="preserve"> koskhaan [kysytyksi sitä assiita].</w:t>
            </w:r>
          </w:p>
        </w:tc>
        <w:tc>
          <w:tcPr>
            <w:tcW w:w="984" w:type="dxa"/>
          </w:tcPr>
          <w:p w14:paraId="2B8FC1EB" w14:textId="77777777" w:rsidR="00E81446" w:rsidRDefault="00E81446" w:rsidP="005204B8">
            <w:pPr>
              <w:spacing w:before="120" w:after="120"/>
            </w:pPr>
            <w:r>
              <w:t>Vrt.</w:t>
            </w:r>
          </w:p>
        </w:tc>
        <w:tc>
          <w:tcPr>
            <w:tcW w:w="0" w:type="auto"/>
          </w:tcPr>
          <w:p w14:paraId="450F2BD0" w14:textId="42D1C7C9" w:rsidR="00E81446" w:rsidRDefault="00E81446" w:rsidP="005204B8">
            <w:pPr>
              <w:spacing w:before="120" w:after="120"/>
            </w:pPr>
            <w:r w:rsidRPr="00934F58">
              <w:t xml:space="preserve">[Sitä assiita] </w:t>
            </w:r>
            <w:r w:rsidR="000D0818">
              <w:t>[</w:t>
            </w:r>
            <w:r w:rsidRPr="00934F58">
              <w:t>ei koskhaan kysytty</w:t>
            </w:r>
            <w:r w:rsidR="000D0818">
              <w:t>]</w:t>
            </w:r>
            <w:r w:rsidRPr="00934F58">
              <w:t>.</w:t>
            </w:r>
          </w:p>
        </w:tc>
      </w:tr>
      <w:tr w:rsidR="00B7780F" w14:paraId="79D7DF04" w14:textId="77777777" w:rsidTr="00E81446">
        <w:tc>
          <w:tcPr>
            <w:tcW w:w="4248" w:type="dxa"/>
          </w:tcPr>
          <w:p w14:paraId="04660A0F" w14:textId="545D4399" w:rsidR="00B7780F" w:rsidRDefault="0075485B" w:rsidP="00E81446">
            <w:pPr>
              <w:spacing w:before="120" w:after="120"/>
            </w:pPr>
            <w:r>
              <w:t>(</w:t>
            </w:r>
            <w:r w:rsidR="00E81446">
              <w:t>9</w:t>
            </w:r>
            <w:r w:rsidR="00B7780F">
              <w:t xml:space="preserve">) </w:t>
            </w:r>
            <w:r w:rsidR="00B7780F" w:rsidRPr="00934F58">
              <w:t>Mie sain [kalat paistetuksi].</w:t>
            </w:r>
          </w:p>
        </w:tc>
        <w:tc>
          <w:tcPr>
            <w:tcW w:w="984" w:type="dxa"/>
          </w:tcPr>
          <w:p w14:paraId="599C92D3" w14:textId="19DBA1CB" w:rsidR="00B7780F" w:rsidRDefault="00B7780F" w:rsidP="00BD2A19">
            <w:pPr>
              <w:spacing w:before="120" w:after="120"/>
            </w:pPr>
            <w:r>
              <w:t>Vrt.</w:t>
            </w:r>
          </w:p>
        </w:tc>
        <w:tc>
          <w:tcPr>
            <w:tcW w:w="0" w:type="auto"/>
          </w:tcPr>
          <w:p w14:paraId="66B99D63" w14:textId="033641A0" w:rsidR="00B7780F" w:rsidRDefault="00B7780F" w:rsidP="00BD2A19">
            <w:pPr>
              <w:spacing w:before="120" w:after="120"/>
            </w:pPr>
            <w:r w:rsidRPr="00934F58">
              <w:t>Mie paistoin kalat.</w:t>
            </w:r>
          </w:p>
        </w:tc>
      </w:tr>
      <w:tr w:rsidR="00B7780F" w14:paraId="69FA1F10" w14:textId="77777777" w:rsidTr="00E81446">
        <w:tc>
          <w:tcPr>
            <w:tcW w:w="4248" w:type="dxa"/>
          </w:tcPr>
          <w:p w14:paraId="6993868D" w14:textId="5CF7CB28" w:rsidR="00B7780F" w:rsidRDefault="0075485B" w:rsidP="00E81446">
            <w:pPr>
              <w:spacing w:before="120" w:after="120"/>
            </w:pPr>
            <w:r>
              <w:t>(</w:t>
            </w:r>
            <w:r w:rsidR="00E81446">
              <w:t>10</w:t>
            </w:r>
            <w:r w:rsidR="00B7780F" w:rsidRPr="00934F58">
              <w:t>) Liisa sai [vantthuut kuđotuksi].</w:t>
            </w:r>
          </w:p>
        </w:tc>
        <w:tc>
          <w:tcPr>
            <w:tcW w:w="984" w:type="dxa"/>
          </w:tcPr>
          <w:p w14:paraId="5B9DB0DA" w14:textId="19DA9ED9" w:rsidR="00B7780F" w:rsidRDefault="00B7780F" w:rsidP="00BD2A19">
            <w:pPr>
              <w:spacing w:before="120" w:after="120"/>
            </w:pPr>
            <w:r>
              <w:t>Vrt.</w:t>
            </w:r>
          </w:p>
        </w:tc>
        <w:tc>
          <w:tcPr>
            <w:tcW w:w="0" w:type="auto"/>
          </w:tcPr>
          <w:p w14:paraId="4B968F09" w14:textId="1A8B7794" w:rsidR="00D63ED3" w:rsidRPr="00273838" w:rsidRDefault="00B7780F" w:rsidP="00273838">
            <w:pPr>
              <w:spacing w:before="120" w:after="120"/>
            </w:pPr>
            <w:r w:rsidRPr="00934F58">
              <w:t>Liisa kutos vantthuut.</w:t>
            </w:r>
          </w:p>
        </w:tc>
      </w:tr>
    </w:tbl>
    <w:p w14:paraId="2E8C9EB8" w14:textId="09DF2B9F" w:rsidR="00F904D4" w:rsidRDefault="00215F08" w:rsidP="00BD2A19">
      <w:pPr>
        <w:spacing w:before="120" w:after="120"/>
      </w:pPr>
      <w:r>
        <w:t xml:space="preserve">Vielä oon </w:t>
      </w:r>
      <w:r w:rsidR="00A72F2B">
        <w:t xml:space="preserve">konstruksuunile </w:t>
      </w:r>
      <w:r w:rsidR="00A72F2B">
        <w:rPr>
          <w:i/>
        </w:rPr>
        <w:t xml:space="preserve">tulla tehtyksi </w:t>
      </w:r>
      <w:r w:rsidR="0086675C">
        <w:t xml:space="preserve">vastakkainen konstruksuuni </w:t>
      </w:r>
      <w:r w:rsidR="0086675C">
        <w:rPr>
          <w:i/>
        </w:rPr>
        <w:t xml:space="preserve">jääđä </w:t>
      </w:r>
      <w:r w:rsidR="00BA1173" w:rsidRPr="00BA1173">
        <w:t>~</w:t>
      </w:r>
      <w:r w:rsidR="0086675C">
        <w:rPr>
          <w:i/>
        </w:rPr>
        <w:t xml:space="preserve"> jäähä tekemättä</w:t>
      </w:r>
      <w:r w:rsidR="0086675C">
        <w:t xml:space="preserve">, missä </w:t>
      </w:r>
      <w:r w:rsidR="002A7B4B">
        <w:t>valtaverbi</w:t>
      </w:r>
      <w:r w:rsidR="0086675C">
        <w:t xml:space="preserve"> oon 3. infinitiivin abessiivin haamussa</w:t>
      </w:r>
      <w:r w:rsidR="00A156C0">
        <w:t xml:space="preserve"> </w:t>
      </w:r>
      <w:r w:rsidR="0075485B">
        <w:t>(</w:t>
      </w:r>
      <w:r w:rsidR="00A156C0">
        <w:t>11, 12)</w:t>
      </w:r>
      <w:r w:rsidR="00F904D4">
        <w:t>.</w:t>
      </w:r>
    </w:p>
    <w:p w14:paraId="69B968DC" w14:textId="669CF5BF" w:rsidR="0086675C" w:rsidRDefault="0075485B" w:rsidP="00BD2A19">
      <w:pPr>
        <w:spacing w:before="120" w:after="120"/>
      </w:pPr>
      <w:r>
        <w:lastRenderedPageBreak/>
        <w:t>(</w:t>
      </w:r>
      <w:r w:rsidR="00A156C0">
        <w:t xml:space="preserve">11) </w:t>
      </w:r>
      <w:r w:rsidR="0086675C">
        <w:t xml:space="preserve">Ruoka </w:t>
      </w:r>
      <w:r w:rsidR="0086675C" w:rsidRPr="005B7BBB">
        <w:t>jäi syömättä</w:t>
      </w:r>
      <w:r w:rsidR="001B127A" w:rsidRPr="001B127A">
        <w:t>.</w:t>
      </w:r>
    </w:p>
    <w:p w14:paraId="70901A69" w14:textId="194FB424" w:rsidR="00EF1022" w:rsidRPr="005B7BBB" w:rsidRDefault="0075485B" w:rsidP="00BD2A19">
      <w:pPr>
        <w:spacing w:before="120" w:after="120"/>
      </w:pPr>
      <w:r>
        <w:t>(</w:t>
      </w:r>
      <w:r w:rsidR="00A156C0">
        <w:t xml:space="preserve">12) </w:t>
      </w:r>
      <w:r w:rsidR="00AE11D3">
        <w:t xml:space="preserve">Minulta jäi </w:t>
      </w:r>
      <w:r w:rsidR="000D0818">
        <w:t>[</w:t>
      </w:r>
      <w:r w:rsidR="00AE11D3">
        <w:t>se assii</w:t>
      </w:r>
      <w:r w:rsidR="000D0818">
        <w:t>]</w:t>
      </w:r>
      <w:r w:rsidR="00AE11D3">
        <w:t xml:space="preserve"> </w:t>
      </w:r>
      <w:r w:rsidR="00AE11D3" w:rsidRPr="005B7BBB">
        <w:t>havaittematta</w:t>
      </w:r>
      <w:r w:rsidR="001B127A" w:rsidRPr="001B127A">
        <w:t>.</w:t>
      </w:r>
    </w:p>
    <w:p w14:paraId="4CEF3646" w14:textId="75B18532" w:rsidR="003C6E38" w:rsidRPr="00A95D68" w:rsidRDefault="006241D6" w:rsidP="00BD2A19">
      <w:pPr>
        <w:pStyle w:val="Overskrift2"/>
      </w:pPr>
      <w:bookmarkStart w:id="1179" w:name="_Toc241129254"/>
      <w:bookmarkStart w:id="1180" w:name="_Toc311273796"/>
      <w:bookmarkStart w:id="1181" w:name="_Toc81192462"/>
      <w:bookmarkStart w:id="1182" w:name="_Toc84997987"/>
      <w:bookmarkStart w:id="1183" w:name="_Toc198266862"/>
      <w:bookmarkStart w:id="1184" w:name="_Toc209168614"/>
      <w:bookmarkEnd w:id="1177"/>
      <w:bookmarkEnd w:id="1178"/>
      <w:r w:rsidRPr="00A95D68">
        <w:t>Verbin</w:t>
      </w:r>
      <w:r w:rsidR="003C6E38" w:rsidRPr="00A95D68">
        <w:t xml:space="preserve"> </w:t>
      </w:r>
      <w:r w:rsidR="002B27B2">
        <w:t>komplement</w:t>
      </w:r>
      <w:r w:rsidR="003C6E38" w:rsidRPr="00A95D68">
        <w:t>iitten haamusta</w:t>
      </w:r>
      <w:bookmarkEnd w:id="1179"/>
      <w:bookmarkEnd w:id="1180"/>
    </w:p>
    <w:p w14:paraId="1001F3C6" w14:textId="2B0A668E" w:rsidR="00752BE7" w:rsidRPr="00A95D68" w:rsidRDefault="00351942" w:rsidP="00BD2A19">
      <w:pPr>
        <w:pStyle w:val="Overskrift3"/>
      </w:pPr>
      <w:bookmarkStart w:id="1185" w:name="_Toc241129255"/>
      <w:bookmarkStart w:id="1186" w:name="_Toc311273797"/>
      <w:bookmarkEnd w:id="1181"/>
      <w:bookmarkEnd w:id="1182"/>
      <w:bookmarkEnd w:id="1183"/>
      <w:bookmarkEnd w:id="1184"/>
      <w:r w:rsidRPr="00A95D68">
        <w:t xml:space="preserve">Verbi ja sen </w:t>
      </w:r>
      <w:r w:rsidR="002B27B2">
        <w:t>komplement</w:t>
      </w:r>
      <w:r w:rsidRPr="00A95D68">
        <w:t>it</w:t>
      </w:r>
      <w:bookmarkEnd w:id="1185"/>
      <w:bookmarkEnd w:id="1186"/>
    </w:p>
    <w:p w14:paraId="35F1AC53" w14:textId="5BC9BD93" w:rsidR="00752BE7" w:rsidRPr="00A95D68" w:rsidRDefault="00B748F6" w:rsidP="00BD2A19">
      <w:pPr>
        <w:pStyle w:val="Brdtekst"/>
        <w:spacing w:before="120"/>
      </w:pPr>
      <w:r>
        <w:t>Ylipuolela</w:t>
      </w:r>
      <w:r w:rsidR="00752BE7" w:rsidRPr="00A95D68">
        <w:t xml:space="preserve"> olema nähnheet, ette verbilä oon </w:t>
      </w:r>
      <w:r w:rsidR="002B27B2">
        <w:t>komplement</w:t>
      </w:r>
      <w:r w:rsidR="00752BE7" w:rsidRPr="00A95D68">
        <w:t xml:space="preserve">tiita eli semmoissii </w:t>
      </w:r>
      <w:r w:rsidR="000D0782" w:rsidRPr="00A95D68">
        <w:t>jäseniitä</w:t>
      </w:r>
      <w:r w:rsidR="00752BE7" w:rsidRPr="00A95D68">
        <w:t xml:space="preserve">, mikkä oon </w:t>
      </w:r>
      <w:r w:rsidR="003B0128">
        <w:t>pakoliset</w:t>
      </w:r>
      <w:r w:rsidR="00752BE7" w:rsidRPr="00A95D68">
        <w:t xml:space="preserve"> eli obligatooriset, ette syntakti oon semanttisesti täyđelinen. Saatama sannoot, ette verbi vaattii vissii </w:t>
      </w:r>
      <w:r w:rsidR="002B27B2">
        <w:t>komplement</w:t>
      </w:r>
      <w:r w:rsidR="00752BE7" w:rsidRPr="00A95D68">
        <w:t>ti</w:t>
      </w:r>
      <w:r w:rsidR="00BC0C7E" w:rsidRPr="00A95D68">
        <w:t>i</w:t>
      </w:r>
      <w:r w:rsidR="00752BE7" w:rsidRPr="00A95D68">
        <w:t>ta.</w:t>
      </w:r>
    </w:p>
    <w:p w14:paraId="286AB376" w14:textId="311D9351" w:rsidR="003C4753" w:rsidRDefault="00752BE7" w:rsidP="00BD2A19">
      <w:pPr>
        <w:pStyle w:val="Brdtekst"/>
        <w:spacing w:before="120"/>
      </w:pPr>
      <w:r w:rsidRPr="00A95D68">
        <w:t xml:space="preserve">Subjektin lisäksi verbin </w:t>
      </w:r>
      <w:r w:rsidR="00EA3A60">
        <w:t xml:space="preserve">tavalissii </w:t>
      </w:r>
      <w:r w:rsidR="002B27B2">
        <w:t>komplement</w:t>
      </w:r>
      <w:r w:rsidRPr="00A95D68">
        <w:t xml:space="preserve">tiita oon predikatiivi, objekti ja adverbiaali. Kunka monta ja minkälaissii </w:t>
      </w:r>
      <w:r w:rsidR="002B27B2">
        <w:t>komplement</w:t>
      </w:r>
      <w:r w:rsidR="004058F0" w:rsidRPr="00A95D68">
        <w:t>t</w:t>
      </w:r>
      <w:r w:rsidRPr="00A95D68">
        <w:t xml:space="preserve">iita syntaktissa oon, se </w:t>
      </w:r>
      <w:r w:rsidR="002D148E" w:rsidRPr="00A95D68">
        <w:t>oon sen jälkhiin</w:t>
      </w:r>
      <w:r w:rsidRPr="00A95D68">
        <w:t xml:space="preserve">, minkälainen verbi syntaktissa oon. Ylipuolela esitetyissä syntaktiissa monissa oon kaksi </w:t>
      </w:r>
      <w:r w:rsidR="002B27B2">
        <w:t>komplement</w:t>
      </w:r>
      <w:r w:rsidRPr="00A95D68">
        <w:t xml:space="preserve">tii. Mutta sitä oon kans syntaktiita, joissa oon vain yksi </w:t>
      </w:r>
      <w:r w:rsidR="002B27B2">
        <w:t>komplement</w:t>
      </w:r>
      <w:r w:rsidRPr="00A95D68">
        <w:t xml:space="preserve">ti </w:t>
      </w:r>
      <w:r w:rsidR="0075485B">
        <w:t>(</w:t>
      </w:r>
      <w:r w:rsidRPr="00A95D68">
        <w:t xml:space="preserve">niin ko </w:t>
      </w:r>
      <w:r w:rsidRPr="00204833">
        <w:rPr>
          <w:i/>
        </w:rPr>
        <w:t>Aurinko paistaa</w:t>
      </w:r>
      <w:r w:rsidRPr="00A95D68">
        <w:t xml:space="preserve">), ja syntaktiita, </w:t>
      </w:r>
      <w:r w:rsidR="003245E3">
        <w:t>missä</w:t>
      </w:r>
      <w:r w:rsidRPr="00A95D68">
        <w:t xml:space="preserve"> häyttyy olla kolme </w:t>
      </w:r>
      <w:r w:rsidR="002B27B2">
        <w:t>komplement</w:t>
      </w:r>
      <w:r w:rsidRPr="00A95D68">
        <w:t xml:space="preserve">tii </w:t>
      </w:r>
      <w:r w:rsidR="0075485B">
        <w:t>(</w:t>
      </w:r>
      <w:r w:rsidRPr="00A95D68">
        <w:t xml:space="preserve">niin ko </w:t>
      </w:r>
      <w:r w:rsidRPr="00204833">
        <w:rPr>
          <w:i/>
        </w:rPr>
        <w:t>Nilla antoi preivin kuninkhaale</w:t>
      </w:r>
      <w:r w:rsidRPr="00A95D68">
        <w:t xml:space="preserve">). Sitä oon kans verbii, jokka ei vaađi yhtäkhään </w:t>
      </w:r>
      <w:r w:rsidR="002B27B2">
        <w:t>komplement</w:t>
      </w:r>
      <w:r w:rsidRPr="00A95D68">
        <w:t xml:space="preserve">tii </w:t>
      </w:r>
      <w:r w:rsidR="0075485B">
        <w:t>(</w:t>
      </w:r>
      <w:r w:rsidRPr="00A95D68">
        <w:t xml:space="preserve">niin ko </w:t>
      </w:r>
      <w:r w:rsidRPr="00204833">
        <w:rPr>
          <w:i/>
        </w:rPr>
        <w:t>Sattaa</w:t>
      </w:r>
      <w:r w:rsidRPr="00A95D68">
        <w:t>)</w:t>
      </w:r>
      <w:r w:rsidR="00EA3A60">
        <w:t>.</w:t>
      </w:r>
    </w:p>
    <w:p w14:paraId="4FBDA9E4" w14:textId="2CD2A758" w:rsidR="00752BE7" w:rsidRPr="00A95D68" w:rsidRDefault="002B27B2" w:rsidP="00BD2A19">
      <w:pPr>
        <w:pStyle w:val="Brdtekst"/>
        <w:spacing w:before="120"/>
      </w:pPr>
      <w:r>
        <w:t>Komplement</w:t>
      </w:r>
      <w:r w:rsidR="00752BE7" w:rsidRPr="00A95D68">
        <w:t xml:space="preserve">ti saattaa olla substantiivifraasi </w:t>
      </w:r>
      <w:r w:rsidR="0075485B">
        <w:t>(</w:t>
      </w:r>
      <w:r w:rsidR="00752BE7" w:rsidRPr="00A95D68">
        <w:t>N</w:t>
      </w:r>
      <w:r w:rsidR="003216C4">
        <w:t>P) ja</w:t>
      </w:r>
      <w:r w:rsidR="00752BE7" w:rsidRPr="00A95D68">
        <w:t xml:space="preserve"> se saattaa olla adjektiivifraasi </w:t>
      </w:r>
      <w:r w:rsidR="0075485B">
        <w:t>(</w:t>
      </w:r>
      <w:r w:rsidR="00752BE7" w:rsidRPr="00A95D68">
        <w:t>A</w:t>
      </w:r>
      <w:r w:rsidR="003216C4">
        <w:t>P</w:t>
      </w:r>
      <w:r w:rsidR="00752BE7" w:rsidRPr="00A95D68">
        <w:t>)</w:t>
      </w:r>
      <w:r w:rsidR="0021331A" w:rsidRPr="00A95D68">
        <w:t>.</w:t>
      </w:r>
      <w:r w:rsidR="004058F0" w:rsidRPr="00A95D68">
        <w:t xml:space="preserve"> </w:t>
      </w:r>
      <w:r>
        <w:t>Komplement</w:t>
      </w:r>
      <w:r w:rsidR="0021331A" w:rsidRPr="00A95D68">
        <w:t>tina saat</w:t>
      </w:r>
      <w:r w:rsidR="003216C4">
        <w:t xml:space="preserve">taa olla kans adverbifraasi </w:t>
      </w:r>
      <w:r w:rsidR="0075485B">
        <w:t>(</w:t>
      </w:r>
      <w:r w:rsidR="003216C4">
        <w:t>AdvP</w:t>
      </w:r>
      <w:r w:rsidR="0021331A" w:rsidRPr="00A95D68">
        <w:t>)</w:t>
      </w:r>
      <w:r w:rsidR="003216C4">
        <w:t xml:space="preserve">, adposisuunifraasi </w:t>
      </w:r>
      <w:r w:rsidR="0075485B">
        <w:t>(</w:t>
      </w:r>
      <w:r w:rsidR="00B748F6">
        <w:t>P</w:t>
      </w:r>
      <w:r w:rsidR="001A1466" w:rsidRPr="00A95D68">
        <w:t>P)</w:t>
      </w:r>
      <w:r w:rsidR="0021331A" w:rsidRPr="00A95D68">
        <w:t xml:space="preserve"> tahi kvanttorifraasi </w:t>
      </w:r>
      <w:r w:rsidR="0075485B">
        <w:t>(</w:t>
      </w:r>
      <w:r w:rsidR="0021331A" w:rsidRPr="00A95D68">
        <w:t>K</w:t>
      </w:r>
      <w:r w:rsidR="003216C4">
        <w:t>va</w:t>
      </w:r>
      <w:r w:rsidR="0021331A" w:rsidRPr="00A95D68">
        <w:t xml:space="preserve">P). </w:t>
      </w:r>
      <w:r w:rsidR="00752BE7" w:rsidRPr="00A95D68">
        <w:t xml:space="preserve">Sitte </w:t>
      </w:r>
      <w:r>
        <w:t>komplement</w:t>
      </w:r>
      <w:r w:rsidR="00752BE7" w:rsidRPr="00A95D68">
        <w:t xml:space="preserve">tina saattaa erittäinki referatiivisissa syntaktiissa vielä olla verbifraasi </w:t>
      </w:r>
      <w:r w:rsidR="0075485B">
        <w:t>(</w:t>
      </w:r>
      <w:r w:rsidR="00752BE7" w:rsidRPr="00A95D68">
        <w:t xml:space="preserve">VP) eli </w:t>
      </w:r>
      <w:r w:rsidR="001D3759" w:rsidRPr="00A95D68">
        <w:t>alasyn</w:t>
      </w:r>
      <w:r w:rsidR="00752BE7" w:rsidRPr="00A95D68">
        <w:t xml:space="preserve">takti </w:t>
      </w:r>
      <w:r w:rsidR="0075485B">
        <w:t>(</w:t>
      </w:r>
      <w:r w:rsidR="00752BE7" w:rsidRPr="00A95D68">
        <w:t>S), tavalis</w:t>
      </w:r>
      <w:r w:rsidR="00E5745D">
        <w:t>si</w:t>
      </w:r>
      <w:r w:rsidR="00752BE7" w:rsidRPr="00A95D68">
        <w:t xml:space="preserve">imin </w:t>
      </w:r>
      <w:r w:rsidR="00752BE7" w:rsidRPr="003216C4">
        <w:rPr>
          <w:i/>
        </w:rPr>
        <w:t>ette</w:t>
      </w:r>
      <w:r w:rsidR="00752BE7" w:rsidRPr="00A95D68">
        <w:t xml:space="preserve">- tahi kysymäsyntakti, muutamisti kans </w:t>
      </w:r>
      <w:r w:rsidR="00351942" w:rsidRPr="00CF18EE">
        <w:rPr>
          <w:i/>
        </w:rPr>
        <w:t>ko</w:t>
      </w:r>
      <w:r w:rsidR="00752BE7" w:rsidRPr="00A95D68">
        <w:t>-syntakti.</w:t>
      </w:r>
      <w:r w:rsidR="007B6B75" w:rsidRPr="00A95D68">
        <w:t xml:space="preserve"> </w:t>
      </w:r>
      <w:r w:rsidR="006A178F">
        <w:t>Modifiseeraavissa</w:t>
      </w:r>
      <w:r w:rsidR="007B6B75" w:rsidRPr="00A95D68">
        <w:t xml:space="preserve"> syntaktiissa toisena </w:t>
      </w:r>
      <w:r>
        <w:t>komplement</w:t>
      </w:r>
      <w:r w:rsidR="007B6B75" w:rsidRPr="00A95D68">
        <w:t>tina oon tasan verbifraasi.</w:t>
      </w:r>
    </w:p>
    <w:p w14:paraId="3A2B7BA7" w14:textId="746F8D39" w:rsidR="00752BE7" w:rsidRPr="00A95D68" w:rsidRDefault="00752BE7" w:rsidP="00BD2A19">
      <w:pPr>
        <w:pStyle w:val="Brdtekst"/>
        <w:spacing w:before="120"/>
      </w:pPr>
      <w:r w:rsidRPr="00A95D68">
        <w:t xml:space="preserve">Kattoma vielä lyhykäisesti eri syntaktityyppiin </w:t>
      </w:r>
      <w:r w:rsidR="002B5804">
        <w:t>komplement</w:t>
      </w:r>
      <w:r w:rsidR="00AC0BEB">
        <w:t>t</w:t>
      </w:r>
      <w:r w:rsidR="002B5804">
        <w:t>iita</w:t>
      </w:r>
      <w:r w:rsidR="002B5804" w:rsidRPr="00A95D68">
        <w:t xml:space="preserve"> </w:t>
      </w:r>
      <w:r w:rsidR="002B5804">
        <w:t xml:space="preserve">ja </w:t>
      </w:r>
      <w:r w:rsidR="006C5356">
        <w:t xml:space="preserve">eriliikaisesti </w:t>
      </w:r>
      <w:r w:rsidRPr="00A95D68">
        <w:t>nomeni</w:t>
      </w:r>
      <w:r w:rsidR="002B27B2">
        <w:t>komplement</w:t>
      </w:r>
      <w:r w:rsidRPr="00A95D68">
        <w:t>iitten haamui.</w:t>
      </w:r>
    </w:p>
    <w:p w14:paraId="313377C2" w14:textId="0A7CE5EC" w:rsidR="00351942" w:rsidRPr="00A95D68" w:rsidRDefault="00EB7637" w:rsidP="00BD2A19">
      <w:pPr>
        <w:pStyle w:val="Overskrift3"/>
      </w:pPr>
      <w:bookmarkStart w:id="1187" w:name="_Toc241129256"/>
      <w:bookmarkStart w:id="1188" w:name="_Toc311273798"/>
      <w:r>
        <w:t>Subjektin ja verbaalin</w:t>
      </w:r>
      <w:r w:rsidR="00351942" w:rsidRPr="00A95D68">
        <w:t xml:space="preserve"> kongruensista ja subjektin kaasuksesta</w:t>
      </w:r>
      <w:bookmarkEnd w:id="1187"/>
      <w:bookmarkEnd w:id="1188"/>
    </w:p>
    <w:p w14:paraId="1E8608E6" w14:textId="56CD90AB" w:rsidR="00351942" w:rsidRPr="00A95D68" w:rsidRDefault="00351942" w:rsidP="00BD2A19">
      <w:pPr>
        <w:pStyle w:val="Brdtekst"/>
        <w:spacing w:before="120"/>
      </w:pPr>
      <w:r w:rsidRPr="00A95D68">
        <w:t>Ylipuolela</w:t>
      </w:r>
      <w:r w:rsidR="000A63DB">
        <w:t xml:space="preserve"> olleevista syntaktianalyysiistä</w:t>
      </w:r>
      <w:r w:rsidR="002C6DD3">
        <w:t xml:space="preserve"> näjemä, ette subjekti ja verbaali</w:t>
      </w:r>
      <w:r w:rsidRPr="00A95D68">
        <w:t xml:space="preserve"> usheimitten kongrueerathaan toinen toisen kans eli net oon samassa luvussa ja persoonas</w:t>
      </w:r>
      <w:r w:rsidR="003245E3">
        <w:t>sa. Kongruensi vailuu tyhä niissä taphauksiss</w:t>
      </w:r>
      <w:r w:rsidRPr="00A95D68">
        <w:t>a, missä syntak</w:t>
      </w:r>
      <w:r w:rsidR="00376F6A" w:rsidRPr="00A95D68">
        <w:t>tin subjekti oon partitiivissa</w:t>
      </w:r>
      <w:r w:rsidRPr="00A95D68">
        <w:t xml:space="preserve">. Subjekti </w:t>
      </w:r>
      <w:r w:rsidR="007E0340">
        <w:t xml:space="preserve">saattaa </w:t>
      </w:r>
      <w:r w:rsidRPr="00A95D68">
        <w:t xml:space="preserve">ylipuolela olleevista syntaktityypiistä olla partitiivissa vain </w:t>
      </w:r>
      <w:r w:rsidRPr="00204833">
        <w:rPr>
          <w:caps/>
        </w:rPr>
        <w:t>eksistensi</w:t>
      </w:r>
      <w:r w:rsidRPr="00A95D68">
        <w:t xml:space="preserve">- </w:t>
      </w:r>
      <w:ins w:id="1189" w:author="Information Services" w:date="2015-11-20T15:11:00Z">
        <w:r w:rsidR="000F2878">
          <w:t>syntakti</w:t>
        </w:r>
      </w:ins>
      <w:ins w:id="1190" w:author="Information Services" w:date="2015-11-20T15:12:00Z">
        <w:r w:rsidR="000F2878">
          <w:t>i</w:t>
        </w:r>
      </w:ins>
      <w:ins w:id="1191" w:author="Information Services" w:date="2015-11-20T15:11:00Z">
        <w:r w:rsidR="000F2878">
          <w:t xml:space="preserve">ssa </w:t>
        </w:r>
      </w:ins>
      <w:r w:rsidR="0075485B">
        <w:t>(</w:t>
      </w:r>
      <w:r w:rsidRPr="00CF18EE">
        <w:rPr>
          <w:i/>
        </w:rPr>
        <w:t>Kentälä oli miehii</w:t>
      </w:r>
      <w:r w:rsidRPr="00A95D68">
        <w:t xml:space="preserve"> </w:t>
      </w:r>
      <w:r w:rsidRPr="00CF18EE">
        <w:rPr>
          <w:i/>
        </w:rPr>
        <w:t>ja vaimoi</w:t>
      </w:r>
      <w:r w:rsidR="007E0340">
        <w:t>),</w:t>
      </w:r>
      <w:r w:rsidR="00204833" w:rsidRPr="00204833">
        <w:rPr>
          <w:caps/>
        </w:rPr>
        <w:t xml:space="preserve"> </w:t>
      </w:r>
      <w:ins w:id="1192" w:author="Information Services" w:date="2015-11-20T15:12:00Z">
        <w:r w:rsidR="000F2878" w:rsidRPr="000F2878">
          <w:rPr>
            <w:caps/>
            <w:rPrChange w:id="1193" w:author="Information Services" w:date="2015-11-20T15:12:00Z">
              <w:rPr>
                <w:smallCaps/>
              </w:rPr>
            </w:rPrChange>
          </w:rPr>
          <w:t>Eksistensin muutos</w:t>
        </w:r>
        <w:r w:rsidR="000F2878">
          <w:rPr>
            <w:smallCaps/>
          </w:rPr>
          <w:t xml:space="preserve"> </w:t>
        </w:r>
      </w:ins>
      <w:ins w:id="1194" w:author="Information Services" w:date="2015-11-20T15:16:00Z">
        <w:r w:rsidR="00CE5268">
          <w:rPr>
            <w:smallCaps/>
          </w:rPr>
          <w:t>-</w:t>
        </w:r>
      </w:ins>
      <w:ins w:id="1195" w:author="Information Services" w:date="2015-11-20T15:12:00Z">
        <w:r w:rsidR="00CE5268">
          <w:t>syntaktiissa (</w:t>
        </w:r>
      </w:ins>
      <w:ins w:id="1196" w:author="Information Services" w:date="2015-11-20T15:13:00Z">
        <w:r w:rsidR="008B0A56">
          <w:rPr>
            <w:i/>
          </w:rPr>
          <w:t>Taivhaale syttyi tähtii</w:t>
        </w:r>
      </w:ins>
      <w:ins w:id="1197" w:author="Information Services" w:date="2015-11-20T15:12:00Z">
        <w:r w:rsidR="000F2878">
          <w:t>)</w:t>
        </w:r>
      </w:ins>
      <w:ins w:id="1198" w:author="Information Services" w:date="2015-11-20T15:16:00Z">
        <w:r w:rsidR="00CE5268">
          <w:t>,</w:t>
        </w:r>
      </w:ins>
      <w:ins w:id="1199" w:author="Information Services" w:date="2015-11-20T15:12:00Z">
        <w:r w:rsidR="000F2878">
          <w:t xml:space="preserve"> </w:t>
        </w:r>
      </w:ins>
      <w:r w:rsidR="00204833" w:rsidRPr="00204833">
        <w:rPr>
          <w:caps/>
        </w:rPr>
        <w:t>omistus</w:t>
      </w:r>
      <w:r w:rsidR="00204833">
        <w:t>-</w:t>
      </w:r>
      <w:r w:rsidRPr="00A95D68">
        <w:t xml:space="preserve">syntaktiissa </w:t>
      </w:r>
      <w:r w:rsidR="0075485B">
        <w:t>(</w:t>
      </w:r>
      <w:r w:rsidRPr="00CF18EE">
        <w:rPr>
          <w:i/>
        </w:rPr>
        <w:t>Minula oon rahhaa</w:t>
      </w:r>
      <w:r w:rsidR="00376F6A" w:rsidRPr="00A95D68">
        <w:t>)</w:t>
      </w:r>
      <w:r w:rsidR="007E0340">
        <w:t>,</w:t>
      </w:r>
      <w:r w:rsidR="007E0340" w:rsidRPr="00204833">
        <w:rPr>
          <w:caps/>
        </w:rPr>
        <w:t xml:space="preserve"> </w:t>
      </w:r>
      <w:ins w:id="1200" w:author="Information Services" w:date="2015-11-20T15:14:00Z">
        <w:r w:rsidR="00E713FA">
          <w:rPr>
            <w:caps/>
          </w:rPr>
          <w:t>omistukse</w:t>
        </w:r>
      </w:ins>
      <w:ins w:id="1201" w:author="Information Services" w:date="2015-11-20T15:16:00Z">
        <w:r w:rsidR="00CE5268">
          <w:rPr>
            <w:caps/>
          </w:rPr>
          <w:t>n</w:t>
        </w:r>
      </w:ins>
      <w:ins w:id="1202" w:author="Information Services" w:date="2015-11-20T15:14:00Z">
        <w:r w:rsidR="00E713FA">
          <w:rPr>
            <w:caps/>
          </w:rPr>
          <w:t xml:space="preserve"> muutos</w:t>
        </w:r>
      </w:ins>
      <w:ins w:id="1203" w:author="Information Services" w:date="2015-11-20T15:16:00Z">
        <w:r w:rsidR="00CE5268">
          <w:rPr>
            <w:caps/>
          </w:rPr>
          <w:t xml:space="preserve"> </w:t>
        </w:r>
      </w:ins>
      <w:ins w:id="1204" w:author="Information Services" w:date="2015-11-20T15:14:00Z">
        <w:r w:rsidR="00E713FA">
          <w:rPr>
            <w:caps/>
          </w:rPr>
          <w:t>-</w:t>
        </w:r>
        <w:r w:rsidR="00E713FA">
          <w:t>syntaktiissa (</w:t>
        </w:r>
      </w:ins>
      <w:ins w:id="1205" w:author="Information Services" w:date="2015-11-20T15:15:00Z">
        <w:r w:rsidR="00E713FA">
          <w:rPr>
            <w:i/>
          </w:rPr>
          <w:t>Faarile tullee vierhaita</w:t>
        </w:r>
      </w:ins>
      <w:ins w:id="1206" w:author="Information Services" w:date="2015-11-20T15:14:00Z">
        <w:r w:rsidR="00E713FA">
          <w:t>)</w:t>
        </w:r>
      </w:ins>
      <w:ins w:id="1207" w:author="Information Services" w:date="2015-11-20T15:15:00Z">
        <w:r w:rsidR="005B1D63">
          <w:t xml:space="preserve">, </w:t>
        </w:r>
      </w:ins>
      <w:r w:rsidR="007E0340" w:rsidRPr="00204833">
        <w:rPr>
          <w:caps/>
        </w:rPr>
        <w:t>kvanttori</w:t>
      </w:r>
      <w:r w:rsidR="00204833">
        <w:t>-</w:t>
      </w:r>
      <w:r w:rsidR="007E0340">
        <w:t xml:space="preserve">syntaktiissa </w:t>
      </w:r>
      <w:r w:rsidR="0075485B">
        <w:t>(</w:t>
      </w:r>
      <w:r w:rsidR="007E0340">
        <w:rPr>
          <w:i/>
        </w:rPr>
        <w:t>Meitä oli viisi</w:t>
      </w:r>
      <w:r w:rsidR="007E0340">
        <w:t xml:space="preserve">) ja </w:t>
      </w:r>
      <w:r w:rsidR="007E0340" w:rsidRPr="00204833">
        <w:rPr>
          <w:caps/>
        </w:rPr>
        <w:t>eksistensipredikasuuni</w:t>
      </w:r>
      <w:r w:rsidR="00204833">
        <w:t>-</w:t>
      </w:r>
      <w:r w:rsidR="007E0340">
        <w:t xml:space="preserve">syntaktiissa </w:t>
      </w:r>
      <w:r w:rsidR="0075485B">
        <w:t>(</w:t>
      </w:r>
      <w:r w:rsidR="007E0340">
        <w:rPr>
          <w:i/>
        </w:rPr>
        <w:t>Kukkii oon monen färissii</w:t>
      </w:r>
      <w:r w:rsidR="007E0340">
        <w:t>)</w:t>
      </w:r>
      <w:r w:rsidRPr="00A95D68">
        <w:t xml:space="preserve">. Muissa taphauksissa subjekti </w:t>
      </w:r>
      <w:r w:rsidR="000A63DB" w:rsidRPr="00A95D68">
        <w:t xml:space="preserve">oon </w:t>
      </w:r>
      <w:r w:rsidRPr="00A95D68">
        <w:t>nominatiivissa.</w:t>
      </w:r>
    </w:p>
    <w:p w14:paraId="1710149B" w14:textId="3D890819" w:rsidR="00351942" w:rsidRPr="00A95D68" w:rsidRDefault="00351942" w:rsidP="00BD2A19">
      <w:pPr>
        <w:pStyle w:val="Brdtekst"/>
        <w:spacing w:before="120"/>
      </w:pPr>
      <w:r w:rsidRPr="00A95D68">
        <w:t>Silloin ko subjekti</w:t>
      </w:r>
      <w:r w:rsidR="00077C4D">
        <w:t>n ja verbaalin</w:t>
      </w:r>
      <w:r w:rsidRPr="00A95D68">
        <w:t xml:space="preserve"> kongruensi vailuu, se verbi oon aina singulaarin 3. persoonassa.</w:t>
      </w:r>
    </w:p>
    <w:p w14:paraId="5EF348DC" w14:textId="79E0E36B" w:rsidR="00351942" w:rsidRPr="00A95D68" w:rsidRDefault="00351942" w:rsidP="00BD2A19">
      <w:pPr>
        <w:pStyle w:val="Brdtekst"/>
        <w:spacing w:before="120"/>
      </w:pPr>
      <w:r w:rsidRPr="00296CB4">
        <w:t xml:space="preserve">Syntaktin </w:t>
      </w:r>
      <w:r w:rsidR="00092B3D">
        <w:t>subjektinna</w:t>
      </w:r>
      <w:r w:rsidRPr="00296CB4">
        <w:t xml:space="preserve"> saattaa olla kans infinitiivifraasi </w:t>
      </w:r>
      <w:r w:rsidR="0075485B">
        <w:t>(</w:t>
      </w:r>
      <w:r w:rsidRPr="00296CB4">
        <w:t xml:space="preserve">VP), niin ko syntaktissa </w:t>
      </w:r>
      <w:r w:rsidRPr="00296CB4">
        <w:rPr>
          <w:i/>
        </w:rPr>
        <w:t>Simma</w:t>
      </w:r>
      <w:r w:rsidR="00854856">
        <w:rPr>
          <w:i/>
        </w:rPr>
        <w:t>sta</w:t>
      </w:r>
      <w:r w:rsidRPr="00296CB4">
        <w:rPr>
          <w:i/>
        </w:rPr>
        <w:t xml:space="preserve"> oon </w:t>
      </w:r>
      <w:r w:rsidR="00854856">
        <w:rPr>
          <w:i/>
        </w:rPr>
        <w:t>soma</w:t>
      </w:r>
      <w:r w:rsidRPr="00296CB4">
        <w:rPr>
          <w:i/>
        </w:rPr>
        <w:t xml:space="preserve"> lähteet tunturhiin</w:t>
      </w:r>
      <w:r w:rsidRPr="00296CB4">
        <w:t xml:space="preserve">, missä subjektiksi saattaa kattoot fraasin </w:t>
      </w:r>
      <w:r w:rsidRPr="00296CB4">
        <w:rPr>
          <w:i/>
        </w:rPr>
        <w:t>lähteet tunturhiin</w:t>
      </w:r>
      <w:r w:rsidRPr="00296CB4">
        <w:t>.</w:t>
      </w:r>
      <w:r w:rsidRPr="00A95D68">
        <w:t xml:space="preserve"> </w:t>
      </w:r>
      <w:r w:rsidR="00092B3D">
        <w:t>Subjektinna</w:t>
      </w:r>
      <w:r w:rsidRPr="00A95D68">
        <w:t xml:space="preserve"> saattaa olla kans </w:t>
      </w:r>
      <w:r w:rsidR="001D3759" w:rsidRPr="00A95D68">
        <w:t>alasyn</w:t>
      </w:r>
      <w:r w:rsidRPr="00A95D68">
        <w:t xml:space="preserve">takti, </w:t>
      </w:r>
      <w:r w:rsidR="007E0340">
        <w:t>niin ko syntaktissa</w:t>
      </w:r>
      <w:r w:rsidRPr="00A95D68">
        <w:t xml:space="preserve"> </w:t>
      </w:r>
      <w:r w:rsidRPr="007E0340">
        <w:rPr>
          <w:i/>
        </w:rPr>
        <w:t>Pekasta oli paha</w:t>
      </w:r>
      <w:r w:rsidR="0075485B" w:rsidRPr="0075485B">
        <w:t>,</w:t>
      </w:r>
      <w:r w:rsidRPr="007E0340">
        <w:rPr>
          <w:i/>
        </w:rPr>
        <w:t xml:space="preserve"> ette Liisa rakasti Mattii</w:t>
      </w:r>
      <w:r w:rsidRPr="00A95D68">
        <w:t xml:space="preserve">. Verbifraasi- ja </w:t>
      </w:r>
      <w:r w:rsidR="001D3759" w:rsidRPr="00A95D68">
        <w:t>alasyn</w:t>
      </w:r>
      <w:r w:rsidRPr="00A95D68">
        <w:t xml:space="preserve">taktisubjektin kans syntaktin </w:t>
      </w:r>
      <w:r w:rsidR="003F42CE">
        <w:t>verbaali</w:t>
      </w:r>
      <w:r w:rsidRPr="00A95D68">
        <w:t xml:space="preserve"> oon tasan singulaarin 3. persoonassa.</w:t>
      </w:r>
    </w:p>
    <w:p w14:paraId="796E4FB8" w14:textId="17F547FF" w:rsidR="00B962C9" w:rsidRPr="00A95D68" w:rsidRDefault="00B962C9" w:rsidP="00C134DE">
      <w:pPr>
        <w:pStyle w:val="Overskrift3"/>
      </w:pPr>
      <w:bookmarkStart w:id="1208" w:name="_Toc311273799"/>
      <w:r w:rsidRPr="00A95D68">
        <w:lastRenderedPageBreak/>
        <w:t>Predikatiivi ja sen haamu</w:t>
      </w:r>
      <w:bookmarkEnd w:id="1208"/>
    </w:p>
    <w:p w14:paraId="1F10BABC" w14:textId="2D79E7CA" w:rsidR="00BB5045" w:rsidRPr="00D772EE" w:rsidRDefault="00F84B6F" w:rsidP="00BD2A19">
      <w:pPr>
        <w:pStyle w:val="Brdtekst"/>
        <w:spacing w:before="120"/>
      </w:pPr>
      <w:r>
        <w:t>Suoriin p</w:t>
      </w:r>
      <w:r w:rsidR="00793816" w:rsidRPr="00F84B6F">
        <w:t>redika</w:t>
      </w:r>
      <w:r w:rsidR="00D772EE" w:rsidRPr="00F84B6F">
        <w:t>suuni</w:t>
      </w:r>
      <w:r>
        <w:t>syntaktiitten</w:t>
      </w:r>
      <w:r w:rsidR="00B30251" w:rsidRPr="00A95D68">
        <w:t xml:space="preserve"> predikatiivi</w:t>
      </w:r>
      <w:r w:rsidR="00FC20D1" w:rsidRPr="00A95D68">
        <w:t xml:space="preserve">n korrelaattina oon </w:t>
      </w:r>
      <w:r>
        <w:t xml:space="preserve">ylheisesti </w:t>
      </w:r>
      <w:r w:rsidR="00FC20D1" w:rsidRPr="00A95D68">
        <w:t>syntaktin subjekti</w:t>
      </w:r>
      <w:r w:rsidR="00D772EE">
        <w:t xml:space="preserve">, </w:t>
      </w:r>
      <w:r>
        <w:t xml:space="preserve">mutta </w:t>
      </w:r>
      <w:r w:rsidR="005645E8">
        <w:rPr>
          <w:caps/>
        </w:rPr>
        <w:t>muuttamis-</w:t>
      </w:r>
      <w:r w:rsidR="005645E8" w:rsidRPr="005645E8">
        <w:t>syntaktissa</w:t>
      </w:r>
      <w:r w:rsidR="005645E8">
        <w:t xml:space="preserve"> sen korrelaattina oon syntaktin objekti</w:t>
      </w:r>
      <w:r w:rsidR="005645E8" w:rsidRPr="00204833">
        <w:rPr>
          <w:caps/>
        </w:rPr>
        <w:t xml:space="preserve"> </w:t>
      </w:r>
      <w:r w:rsidR="005645E8" w:rsidRPr="004A3689">
        <w:t>ja</w:t>
      </w:r>
      <w:r w:rsidR="005645E8">
        <w:rPr>
          <w:caps/>
        </w:rPr>
        <w:t xml:space="preserve"> </w:t>
      </w:r>
      <w:r w:rsidR="00D772EE" w:rsidRPr="00204833">
        <w:rPr>
          <w:caps/>
        </w:rPr>
        <w:t>tulos</w:t>
      </w:r>
      <w:r w:rsidR="00D772EE">
        <w:rPr>
          <w:smallCaps/>
        </w:rPr>
        <w:t>-</w:t>
      </w:r>
      <w:r w:rsidR="00D772EE">
        <w:t>syntaktissa elatiivihaamuinen adverbiaali.</w:t>
      </w:r>
    </w:p>
    <w:p w14:paraId="2D366F04" w14:textId="7224861E" w:rsidR="00B30251" w:rsidRPr="00A95D68" w:rsidRDefault="00D772EE" w:rsidP="00BD2A19">
      <w:pPr>
        <w:pStyle w:val="Brdtekst"/>
        <w:spacing w:before="120"/>
      </w:pPr>
      <w:r>
        <w:t>Predikatiivi</w:t>
      </w:r>
      <w:r w:rsidR="00FC20D1" w:rsidRPr="00A95D68">
        <w:t xml:space="preserve"> oon </w:t>
      </w:r>
      <w:r w:rsidR="00E05FE0" w:rsidRPr="00A95D68">
        <w:t xml:space="preserve">ylheensä </w:t>
      </w:r>
      <w:r w:rsidR="00B30251" w:rsidRPr="00A95D68">
        <w:t>nominatiivissa</w:t>
      </w:r>
      <w:r w:rsidR="00FC20D1" w:rsidRPr="00A95D68">
        <w:t xml:space="preserve"> </w:t>
      </w:r>
      <w:r w:rsidR="00226420" w:rsidRPr="00204833">
        <w:rPr>
          <w:caps/>
        </w:rPr>
        <w:t>omituisuus</w:t>
      </w:r>
      <w:r w:rsidR="00FC20D1" w:rsidRPr="00A95D68">
        <w:t xml:space="preserve">-syntaktissa </w:t>
      </w:r>
      <w:r w:rsidR="0075485B">
        <w:t>(</w:t>
      </w:r>
      <w:r w:rsidR="00B30251" w:rsidRPr="00A016F8">
        <w:rPr>
          <w:i/>
        </w:rPr>
        <w:t>Kaffi oli makkee</w:t>
      </w:r>
      <w:r w:rsidR="00FC20D1" w:rsidRPr="00A95D68">
        <w:t xml:space="preserve">) ja </w:t>
      </w:r>
      <w:r w:rsidR="00226420" w:rsidRPr="00204833">
        <w:rPr>
          <w:caps/>
        </w:rPr>
        <w:t>tulos</w:t>
      </w:r>
      <w:r w:rsidR="00FC20D1" w:rsidRPr="00A95D68">
        <w:t>-syntaktissa</w:t>
      </w:r>
      <w:r w:rsidR="00B30251" w:rsidRPr="00A95D68">
        <w:t xml:space="preserve"> </w:t>
      </w:r>
      <w:r w:rsidR="0075485B">
        <w:t>(</w:t>
      </w:r>
      <w:r w:rsidR="00F971C5">
        <w:rPr>
          <w:i/>
        </w:rPr>
        <w:t>Heikasta kasus kaun</w:t>
      </w:r>
      <w:r w:rsidR="00AA5C5F" w:rsidRPr="00A016F8">
        <w:rPr>
          <w:i/>
        </w:rPr>
        <w:t>is mies</w:t>
      </w:r>
      <w:r w:rsidR="00FC20D1" w:rsidRPr="00A95D68">
        <w:t>)</w:t>
      </w:r>
      <w:r w:rsidR="00E05FE0" w:rsidRPr="00A95D68">
        <w:t xml:space="preserve">. </w:t>
      </w:r>
      <w:r w:rsidR="00226420" w:rsidRPr="00204833">
        <w:rPr>
          <w:caps/>
        </w:rPr>
        <w:t>joukko</w:t>
      </w:r>
      <w:r w:rsidR="00E05FE0" w:rsidRPr="00A95D68">
        <w:t>-syntaktissa se oon</w:t>
      </w:r>
      <w:r w:rsidR="00FC20D1" w:rsidRPr="00A95D68">
        <w:t xml:space="preserve"> </w:t>
      </w:r>
      <w:r w:rsidR="00B30251" w:rsidRPr="00A95D68">
        <w:t xml:space="preserve">partitiivissa </w:t>
      </w:r>
      <w:r w:rsidR="0075485B">
        <w:t>(</w:t>
      </w:r>
      <w:r w:rsidR="00B30251" w:rsidRPr="00A016F8">
        <w:rPr>
          <w:i/>
        </w:rPr>
        <w:t>Nilla oli torniolaista sukkuu</w:t>
      </w:r>
      <w:r w:rsidR="00B30251" w:rsidRPr="00A95D68">
        <w:t>)</w:t>
      </w:r>
      <w:r w:rsidR="00705523" w:rsidRPr="00A95D68">
        <w:t xml:space="preserve">, </w:t>
      </w:r>
      <w:r>
        <w:t xml:space="preserve">samoten </w:t>
      </w:r>
      <w:r w:rsidR="00EA2B3D">
        <w:t xml:space="preserve">ko </w:t>
      </w:r>
      <w:r w:rsidRPr="00204833">
        <w:rPr>
          <w:caps/>
        </w:rPr>
        <w:t>eksistensi</w:t>
      </w:r>
      <w:r w:rsidR="00384A76">
        <w:rPr>
          <w:caps/>
        </w:rPr>
        <w:t>predikasuuni</w:t>
      </w:r>
      <w:r w:rsidR="00EA2B3D">
        <w:rPr>
          <w:caps/>
        </w:rPr>
        <w:t>-</w:t>
      </w:r>
      <w:r w:rsidR="00EA2B3D">
        <w:t>syntaktissa</w:t>
      </w:r>
      <w:r w:rsidR="00A016F8" w:rsidRPr="00204833">
        <w:rPr>
          <w:caps/>
        </w:rPr>
        <w:t xml:space="preserve"> </w:t>
      </w:r>
      <w:r w:rsidR="0075485B">
        <w:rPr>
          <w:smallCaps/>
        </w:rPr>
        <w:t>(</w:t>
      </w:r>
      <w:r w:rsidR="00A016F8">
        <w:rPr>
          <w:i/>
          <w:smallCaps/>
        </w:rPr>
        <w:t>M</w:t>
      </w:r>
      <w:r w:rsidR="00A016F8">
        <w:rPr>
          <w:i/>
        </w:rPr>
        <w:t>eitä oon monenlaissii</w:t>
      </w:r>
      <w:r w:rsidR="00A016F8">
        <w:t>)</w:t>
      </w:r>
      <w:r>
        <w:rPr>
          <w:smallCaps/>
        </w:rPr>
        <w:t xml:space="preserve">. </w:t>
      </w:r>
      <w:r>
        <w:t>K</w:t>
      </w:r>
      <w:r w:rsidR="00705523" w:rsidRPr="00A95D68">
        <w:t xml:space="preserve">o funksuunina oon </w:t>
      </w:r>
      <w:r w:rsidR="00226420" w:rsidRPr="00204833">
        <w:rPr>
          <w:caps/>
        </w:rPr>
        <w:t>omistus</w:t>
      </w:r>
      <w:r w:rsidR="00843896">
        <w:rPr>
          <w:caps/>
        </w:rPr>
        <w:t>predikasuuni</w:t>
      </w:r>
      <w:r w:rsidR="00705523" w:rsidRPr="00A95D68">
        <w:t xml:space="preserve">, </w:t>
      </w:r>
      <w:r w:rsidR="00510F2F">
        <w:t xml:space="preserve">se </w:t>
      </w:r>
      <w:r w:rsidR="00A016F8">
        <w:t>predikatiivi</w:t>
      </w:r>
      <w:r w:rsidR="00705523" w:rsidRPr="00A95D68">
        <w:t xml:space="preserve"> oon </w:t>
      </w:r>
      <w:r w:rsidR="00A27713">
        <w:t>genitiiv</w:t>
      </w:r>
      <w:r w:rsidR="00705523" w:rsidRPr="00A95D68">
        <w:t>issä</w:t>
      </w:r>
      <w:r w:rsidR="00B30251" w:rsidRPr="00A95D68">
        <w:t xml:space="preserve"> </w:t>
      </w:r>
      <w:r w:rsidR="0075485B">
        <w:t>(</w:t>
      </w:r>
      <w:r w:rsidR="00705523" w:rsidRPr="00A016F8">
        <w:rPr>
          <w:i/>
        </w:rPr>
        <w:t>Tämä pytinki oon amtmanin</w:t>
      </w:r>
      <w:r w:rsidR="00705523" w:rsidRPr="00A95D68">
        <w:t>)</w:t>
      </w:r>
      <w:r w:rsidR="00892D44" w:rsidRPr="00A95D68">
        <w:t xml:space="preserve">. </w:t>
      </w:r>
      <w:r w:rsidR="00226420" w:rsidRPr="00204833">
        <w:rPr>
          <w:caps/>
        </w:rPr>
        <w:t>muutos</w:t>
      </w:r>
      <w:r w:rsidR="00892D44" w:rsidRPr="00A95D68">
        <w:t>-synta</w:t>
      </w:r>
      <w:r w:rsidR="00705523" w:rsidRPr="00A95D68">
        <w:t>kti</w:t>
      </w:r>
      <w:r w:rsidR="00083D89">
        <w:t>ssa</w:t>
      </w:r>
      <w:r w:rsidR="00892D44" w:rsidRPr="00A95D68">
        <w:t xml:space="preserve"> ja </w:t>
      </w:r>
      <w:r w:rsidR="00510F2F">
        <w:t xml:space="preserve">ja </w:t>
      </w:r>
      <w:r w:rsidR="009D4471">
        <w:rPr>
          <w:caps/>
        </w:rPr>
        <w:t>muuttamis</w:t>
      </w:r>
      <w:r w:rsidR="009D4471">
        <w:t>-</w:t>
      </w:r>
      <w:r w:rsidR="00083D89">
        <w:t>syntaktissa</w:t>
      </w:r>
      <w:r w:rsidR="00892D44" w:rsidRPr="00A95D68">
        <w:t xml:space="preserve"> </w:t>
      </w:r>
      <w:r w:rsidR="00083D89">
        <w:t>predikatiivi</w:t>
      </w:r>
      <w:r w:rsidR="00705523" w:rsidRPr="00A95D68">
        <w:t xml:space="preserve"> oon </w:t>
      </w:r>
      <w:r w:rsidR="00B30251" w:rsidRPr="00A95D68">
        <w:t xml:space="preserve">translatiivissa </w:t>
      </w:r>
      <w:r w:rsidR="0075485B">
        <w:t>(</w:t>
      </w:r>
      <w:r w:rsidR="00B30251" w:rsidRPr="00226420">
        <w:rPr>
          <w:i/>
        </w:rPr>
        <w:t>Amtmani tuli hulluksi</w:t>
      </w:r>
      <w:r w:rsidR="0075485B" w:rsidRPr="0075485B">
        <w:t>,</w:t>
      </w:r>
      <w:r w:rsidR="00892D44" w:rsidRPr="00226420">
        <w:rPr>
          <w:i/>
        </w:rPr>
        <w:t xml:space="preserve"> Matti maalas huonheen valkkeeksi</w:t>
      </w:r>
      <w:r w:rsidR="002E07BA">
        <w:t>). K</w:t>
      </w:r>
      <w:r w:rsidR="00705523" w:rsidRPr="00A95D68">
        <w:t>o</w:t>
      </w:r>
      <w:r w:rsidR="00CB2131" w:rsidRPr="00A95D68">
        <w:t xml:space="preserve"> predikatiivin funksuunina oon </w:t>
      </w:r>
      <w:r w:rsidR="00226420" w:rsidRPr="00204833">
        <w:rPr>
          <w:caps/>
        </w:rPr>
        <w:t>sansi</w:t>
      </w:r>
      <w:r w:rsidR="00226420">
        <w:t>, se</w:t>
      </w:r>
      <w:r w:rsidR="00F57609" w:rsidRPr="00A95D68">
        <w:t xml:space="preserve"> oon ablatiivissa </w:t>
      </w:r>
      <w:r w:rsidR="0075485B">
        <w:t>(</w:t>
      </w:r>
      <w:r w:rsidR="00F57609" w:rsidRPr="00226420">
        <w:rPr>
          <w:i/>
        </w:rPr>
        <w:t>Kukka haissee hyvältä</w:t>
      </w:r>
      <w:r w:rsidR="00F57609" w:rsidRPr="00A95D68">
        <w:t>).</w:t>
      </w:r>
    </w:p>
    <w:p w14:paraId="4C5BCA2B" w14:textId="7CC5FA8F" w:rsidR="00DB4C6E" w:rsidRPr="00A95D68" w:rsidRDefault="00BA31EF" w:rsidP="00BD2A19">
      <w:pPr>
        <w:pStyle w:val="Brdtekst"/>
        <w:spacing w:before="120"/>
      </w:pPr>
      <w:r w:rsidRPr="00A95D68">
        <w:t xml:space="preserve">Referatiivisista syntaktiista </w:t>
      </w:r>
      <w:r w:rsidR="00D74194">
        <w:rPr>
          <w:caps/>
        </w:rPr>
        <w:t>Nimitysakti</w:t>
      </w:r>
      <w:r w:rsidR="00D74194">
        <w:t>-syntaktiissa</w:t>
      </w:r>
      <w:r w:rsidRPr="00A95D68">
        <w:t xml:space="preserve"> predikatiivi oon translatiivissa</w:t>
      </w:r>
      <w:r w:rsidR="00D74194">
        <w:t xml:space="preserve"> (</w:t>
      </w:r>
      <w:r w:rsidR="00D74194" w:rsidRPr="000F4A5C">
        <w:rPr>
          <w:i/>
        </w:rPr>
        <w:t>Het kä</w:t>
      </w:r>
      <w:r w:rsidR="0035138C">
        <w:rPr>
          <w:i/>
        </w:rPr>
        <w:t>skethiin meitä kvään</w:t>
      </w:r>
      <w:r w:rsidR="00D74194" w:rsidRPr="000F4A5C">
        <w:rPr>
          <w:i/>
        </w:rPr>
        <w:t>iksi</w:t>
      </w:r>
      <w:r w:rsidR="00D74194" w:rsidRPr="00D74194">
        <w:t>)</w:t>
      </w:r>
      <w:r w:rsidRPr="00A95D68">
        <w:t xml:space="preserve">. </w:t>
      </w:r>
      <w:r w:rsidR="0046600D" w:rsidRPr="00204833">
        <w:rPr>
          <w:caps/>
        </w:rPr>
        <w:t>Arvelu</w:t>
      </w:r>
      <w:r w:rsidR="0046600D" w:rsidRPr="00A95D68">
        <w:rPr>
          <w:smallCaps/>
        </w:rPr>
        <w:t>-</w:t>
      </w:r>
      <w:r w:rsidR="0046600D" w:rsidRPr="00A95D68">
        <w:t>synt</w:t>
      </w:r>
      <w:r w:rsidR="00720FF2" w:rsidRPr="00A95D68">
        <w:t xml:space="preserve">aktista oon olemassa kans tyyppi </w:t>
      </w:r>
      <w:r w:rsidR="00720FF2" w:rsidRPr="00096556">
        <w:rPr>
          <w:i/>
        </w:rPr>
        <w:t>Faari luuli Pekkaa hulluksi</w:t>
      </w:r>
      <w:r w:rsidR="00720FF2" w:rsidRPr="00A95D68">
        <w:t xml:space="preserve">, missä predikatiivi oon translatiivissa, ja tyyppi </w:t>
      </w:r>
      <w:r w:rsidR="00720FF2" w:rsidRPr="0025453F">
        <w:rPr>
          <w:i/>
        </w:rPr>
        <w:t>Faari piti Pekkaa hulluna</w:t>
      </w:r>
      <w:r w:rsidR="00720FF2" w:rsidRPr="00A95D68">
        <w:t xml:space="preserve">, missä se oon essiivissä. </w:t>
      </w:r>
      <w:r w:rsidR="00720FF2" w:rsidRPr="00A95D68">
        <w:rPr>
          <w:smallCaps/>
        </w:rPr>
        <w:t>M</w:t>
      </w:r>
      <w:r w:rsidR="00720FF2" w:rsidRPr="00A95D68">
        <w:t>uis</w:t>
      </w:r>
      <w:r w:rsidR="00EA167E">
        <w:t>ta referatiivisista syntaktityypiistä</w:t>
      </w:r>
      <w:r w:rsidR="00720FF2" w:rsidRPr="00A95D68">
        <w:t xml:space="preserve"> </w:t>
      </w:r>
      <w:r w:rsidRPr="00A95D68">
        <w:t>ei predikatiivii löyđy.</w:t>
      </w:r>
    </w:p>
    <w:p w14:paraId="468312EA" w14:textId="0B69F7C1" w:rsidR="00E736AD" w:rsidRPr="003D7E08" w:rsidRDefault="00135EAD" w:rsidP="00BD2A19">
      <w:pPr>
        <w:pStyle w:val="Brdtekst"/>
        <w:spacing w:before="120"/>
      </w:pPr>
      <w:r>
        <w:t xml:space="preserve">Predikatiivi oon lukukongruensissa ittensä korrelaatin kans </w:t>
      </w:r>
      <w:r w:rsidR="003D7E08">
        <w:t xml:space="preserve">predikasuunisyntaktiista </w:t>
      </w:r>
      <w:r>
        <w:rPr>
          <w:caps/>
        </w:rPr>
        <w:t>omituisuus-, eksistensi</w:t>
      </w:r>
      <w:r w:rsidR="003D7E08">
        <w:rPr>
          <w:caps/>
        </w:rPr>
        <w:t xml:space="preserve">- </w:t>
      </w:r>
      <w:r w:rsidR="003D7E08" w:rsidRPr="003D7E08">
        <w:t>ja</w:t>
      </w:r>
      <w:r w:rsidR="003D7E08">
        <w:t xml:space="preserve"> </w:t>
      </w:r>
      <w:r w:rsidR="003D7E08">
        <w:rPr>
          <w:caps/>
        </w:rPr>
        <w:t>tulos-</w:t>
      </w:r>
      <w:r w:rsidR="003D7E08">
        <w:t xml:space="preserve">syntaktiissa, muissa syntaktityypiissä </w:t>
      </w:r>
      <w:r w:rsidR="00CE0F0F">
        <w:t>se ei kongrueeraa korrelaatin kans</w:t>
      </w:r>
      <w:r w:rsidR="003D7E08">
        <w:t>.</w:t>
      </w:r>
    </w:p>
    <w:p w14:paraId="7C9B88FE" w14:textId="75E3825D" w:rsidR="00B962C9" w:rsidRPr="00A95D68" w:rsidRDefault="00B962C9" w:rsidP="00C134DE">
      <w:pPr>
        <w:pStyle w:val="Overskrift3"/>
      </w:pPr>
      <w:bookmarkStart w:id="1209" w:name="_Toc311273800"/>
      <w:r w:rsidRPr="00A95D68">
        <w:t>Objekti ja sen haamu</w:t>
      </w:r>
      <w:bookmarkEnd w:id="1209"/>
    </w:p>
    <w:p w14:paraId="3396C72B" w14:textId="77777777" w:rsidR="00F904D4" w:rsidRDefault="004D1B56" w:rsidP="00BD2A19">
      <w:pPr>
        <w:pStyle w:val="Brdtekst"/>
        <w:spacing w:before="120"/>
        <w:rPr>
          <w:smallCaps/>
        </w:rPr>
      </w:pPr>
      <w:r w:rsidRPr="00A95D68">
        <w:t>Suorista syntaktityypiistä</w:t>
      </w:r>
      <w:r w:rsidR="00B30251" w:rsidRPr="00A95D68">
        <w:t xml:space="preserve"> </w:t>
      </w:r>
      <w:r w:rsidR="00095FCE" w:rsidRPr="00095FCE">
        <w:t>tunnetsyn</w:t>
      </w:r>
      <w:r w:rsidR="00095FCE">
        <w:t xml:space="preserve">taktit ja tekemissyntaktit </w:t>
      </w:r>
      <w:r w:rsidR="008E0357">
        <w:t xml:space="preserve">otethaan </w:t>
      </w:r>
      <w:r w:rsidR="00095FCE">
        <w:t>objektin</w:t>
      </w:r>
      <w:r w:rsidR="006E7FB0">
        <w:t xml:space="preserve"> eli niissä verb</w:t>
      </w:r>
      <w:r w:rsidR="001640C9">
        <w:t>aalin</w:t>
      </w:r>
      <w:r w:rsidR="004935D7">
        <w:t>n</w:t>
      </w:r>
      <w:r w:rsidR="001640C9">
        <w:t>a</w:t>
      </w:r>
      <w:r w:rsidR="006E7FB0">
        <w:t xml:space="preserve"> oon transitiiviverbi</w:t>
      </w:r>
      <w:r w:rsidR="00095FCE">
        <w:t>.</w:t>
      </w:r>
      <w:r w:rsidR="00095FCE">
        <w:rPr>
          <w:caps/>
        </w:rPr>
        <w:t xml:space="preserve"> </w:t>
      </w:r>
      <w:r w:rsidR="00095FCE" w:rsidRPr="00095FCE">
        <w:t>Tunnet</w:t>
      </w:r>
      <w:r w:rsidR="007365A8" w:rsidRPr="00A95D68">
        <w:t>syntakti</w:t>
      </w:r>
      <w:r w:rsidR="00095FCE">
        <w:t>i</w:t>
      </w:r>
      <w:r w:rsidR="007365A8" w:rsidRPr="00A95D68">
        <w:t>ssa</w:t>
      </w:r>
      <w:r w:rsidR="009577D5" w:rsidRPr="00A95D68">
        <w:t xml:space="preserve"> objektin kasus oon ylheensä vaihettelematon partitiivi </w:t>
      </w:r>
      <w:r w:rsidR="0075485B">
        <w:t>(</w:t>
      </w:r>
      <w:r w:rsidR="009577D5" w:rsidRPr="000E0E1A">
        <w:rPr>
          <w:i/>
        </w:rPr>
        <w:t>Mie rakastan sinnuu</w:t>
      </w:r>
      <w:r w:rsidR="0075485B" w:rsidRPr="0075485B">
        <w:t>,</w:t>
      </w:r>
      <w:r w:rsidR="00505733" w:rsidRPr="000E0E1A">
        <w:rPr>
          <w:i/>
        </w:rPr>
        <w:t xml:space="preserve"> </w:t>
      </w:r>
      <w:r w:rsidR="00576710">
        <w:rPr>
          <w:i/>
        </w:rPr>
        <w:t>Minnuu it</w:t>
      </w:r>
      <w:r w:rsidR="00095FCE">
        <w:rPr>
          <w:i/>
        </w:rPr>
        <w:t>kettää</w:t>
      </w:r>
      <w:r w:rsidR="009577D5" w:rsidRPr="00A95D68">
        <w:t xml:space="preserve">), </w:t>
      </w:r>
      <w:r w:rsidR="009577D5" w:rsidRPr="000E0E1A">
        <w:rPr>
          <w:i/>
        </w:rPr>
        <w:t>tykätä</w:t>
      </w:r>
      <w:r w:rsidR="009577D5" w:rsidRPr="00A95D68">
        <w:t xml:space="preserve">-verbin kans kuitenki elatiivi </w:t>
      </w:r>
      <w:r w:rsidR="0075485B">
        <w:t>(</w:t>
      </w:r>
      <w:r w:rsidR="009577D5" w:rsidRPr="000E0E1A">
        <w:rPr>
          <w:i/>
        </w:rPr>
        <w:t>Mie tykkään sinusta</w:t>
      </w:r>
      <w:r w:rsidR="009577D5" w:rsidRPr="00A95D68">
        <w:t xml:space="preserve">). </w:t>
      </w:r>
      <w:r w:rsidR="001F4051">
        <w:t>Tekemissyntaktiissa</w:t>
      </w:r>
      <w:r w:rsidR="009577D5" w:rsidRPr="00A95D68">
        <w:t xml:space="preserve"> </w:t>
      </w:r>
      <w:r w:rsidR="00B30251" w:rsidRPr="00A95D68">
        <w:t xml:space="preserve">objektin kaasus </w:t>
      </w:r>
      <w:r w:rsidR="009577D5" w:rsidRPr="00A95D68">
        <w:t xml:space="preserve">vaihettellee, ja se </w:t>
      </w:r>
      <w:r w:rsidR="001D1DAF">
        <w:t>saattaa olla singulaarissa</w:t>
      </w:r>
      <w:r w:rsidR="00B30251" w:rsidRPr="00A95D68">
        <w:t xml:space="preserve"> </w:t>
      </w:r>
      <w:r w:rsidR="00A27713">
        <w:t>genitiiv</w:t>
      </w:r>
      <w:r w:rsidR="00B30251" w:rsidRPr="00A95D68">
        <w:t xml:space="preserve">i </w:t>
      </w:r>
      <w:r w:rsidR="0075485B">
        <w:t>(</w:t>
      </w:r>
      <w:r w:rsidR="00B30251" w:rsidRPr="000E0E1A">
        <w:rPr>
          <w:i/>
        </w:rPr>
        <w:t xml:space="preserve">Pappi kirjoitti </w:t>
      </w:r>
      <w:r w:rsidR="007A7A8C" w:rsidRPr="000E0E1A">
        <w:rPr>
          <w:i/>
        </w:rPr>
        <w:t>preivi</w:t>
      </w:r>
      <w:r w:rsidR="00B30251" w:rsidRPr="000E0E1A">
        <w:rPr>
          <w:i/>
        </w:rPr>
        <w:t>n</w:t>
      </w:r>
      <w:r w:rsidR="001D1DAF">
        <w:t>), pluraalissa</w:t>
      </w:r>
      <w:r w:rsidR="00B30251" w:rsidRPr="00A95D68">
        <w:t xml:space="preserve"> nominatiivi </w:t>
      </w:r>
      <w:r w:rsidR="0075485B">
        <w:t>(</w:t>
      </w:r>
      <w:r w:rsidR="00B30251" w:rsidRPr="000E0E1A">
        <w:rPr>
          <w:i/>
        </w:rPr>
        <w:t xml:space="preserve">Nilla antoi </w:t>
      </w:r>
      <w:r w:rsidR="007A7A8C" w:rsidRPr="000E0E1A">
        <w:rPr>
          <w:i/>
        </w:rPr>
        <w:t>preivi</w:t>
      </w:r>
      <w:r w:rsidR="00B30251" w:rsidRPr="000E0E1A">
        <w:rPr>
          <w:i/>
        </w:rPr>
        <w:t>t kuninkhaale</w:t>
      </w:r>
      <w:r w:rsidR="00B30251" w:rsidRPr="00A95D68">
        <w:t xml:space="preserve">) tahi </w:t>
      </w:r>
      <w:r w:rsidR="001D1DAF">
        <w:t xml:space="preserve">singulaarissa ja pluraalissa </w:t>
      </w:r>
      <w:r w:rsidR="00B30251" w:rsidRPr="00A95D68">
        <w:t xml:space="preserve">partitiivi </w:t>
      </w:r>
      <w:r w:rsidR="0075485B">
        <w:t>(</w:t>
      </w:r>
      <w:r w:rsidR="00B30251" w:rsidRPr="001D1DAF">
        <w:rPr>
          <w:i/>
        </w:rPr>
        <w:t>Nilla</w:t>
      </w:r>
      <w:r w:rsidR="001640C9">
        <w:rPr>
          <w:i/>
        </w:rPr>
        <w:t xml:space="preserve"> ei kirjoittannu preivii</w:t>
      </w:r>
      <w:r w:rsidR="0075485B" w:rsidRPr="0075485B">
        <w:t>,</w:t>
      </w:r>
      <w:r w:rsidR="00D17774" w:rsidRPr="001D1DAF">
        <w:rPr>
          <w:i/>
        </w:rPr>
        <w:t xml:space="preserve"> Mie söin äpylii</w:t>
      </w:r>
      <w:r w:rsidR="0075485B" w:rsidRPr="0075485B">
        <w:t>,</w:t>
      </w:r>
      <w:r w:rsidR="00D17774" w:rsidRPr="001D1DAF">
        <w:rPr>
          <w:i/>
        </w:rPr>
        <w:t xml:space="preserve"> mutten jaksanu kaikkee</w:t>
      </w:r>
      <w:r w:rsidR="00B30251" w:rsidRPr="00A95D68">
        <w:t xml:space="preserve">). </w:t>
      </w:r>
      <w:r w:rsidR="00576710">
        <w:t xml:space="preserve">Tätä vaihettelleevaa </w:t>
      </w:r>
      <w:r w:rsidR="00FC27C2">
        <w:t xml:space="preserve">objektin </w:t>
      </w:r>
      <w:r w:rsidR="00576710">
        <w:t xml:space="preserve">kaasusta käskemä </w:t>
      </w:r>
      <w:r w:rsidR="00576710" w:rsidRPr="00576710">
        <w:rPr>
          <w:smallCaps/>
        </w:rPr>
        <w:t>objektikaasukseksi</w:t>
      </w:r>
      <w:r w:rsidR="00F904D4">
        <w:rPr>
          <w:smallCaps/>
        </w:rPr>
        <w:t>.</w:t>
      </w:r>
    </w:p>
    <w:p w14:paraId="1C4DBAFB" w14:textId="63B1B5C2" w:rsidR="00B30251" w:rsidRPr="00A95D68" w:rsidRDefault="00FF2B22" w:rsidP="00BD2A19">
      <w:pPr>
        <w:pStyle w:val="Brdtekst"/>
        <w:spacing w:before="120"/>
      </w:pPr>
      <w:r w:rsidRPr="00A95D68">
        <w:t>O</w:t>
      </w:r>
      <w:r w:rsidR="005F7A96" w:rsidRPr="00A95D68">
        <w:t>bjektin kaasu</w:t>
      </w:r>
      <w:r w:rsidR="008D33D1" w:rsidRPr="00A95D68">
        <w:t>sta varten</w:t>
      </w:r>
      <w:r w:rsidR="005F7A96" w:rsidRPr="00A95D68">
        <w:t xml:space="preserve"> oon </w:t>
      </w:r>
      <w:r w:rsidR="00B30251" w:rsidRPr="00A95D68">
        <w:t>muutama yksinkertainen reekeli:</w:t>
      </w:r>
    </w:p>
    <w:p w14:paraId="6D0AF072" w14:textId="7103BA4E" w:rsidR="00B30251" w:rsidRPr="00A95D68" w:rsidRDefault="00B30251" w:rsidP="004F7D25">
      <w:pPr>
        <w:pStyle w:val="Punktliste"/>
      </w:pPr>
      <w:r w:rsidRPr="00A95D68">
        <w:t xml:space="preserve">Singulaarinen objekti saattaa olla </w:t>
      </w:r>
      <w:r w:rsidR="00A27713">
        <w:t>genitiiv</w:t>
      </w:r>
      <w:r w:rsidRPr="00A95D68">
        <w:t>issä, mutta pluraalinen ei. Pluraalinen objekti saattaa olla nominatiivissa, mutta singulaarinen ei.</w:t>
      </w:r>
    </w:p>
    <w:p w14:paraId="57B72745" w14:textId="72D5117B" w:rsidR="00B30251" w:rsidRPr="00A95D68" w:rsidRDefault="00B30251" w:rsidP="002A40D8">
      <w:pPr>
        <w:pStyle w:val="Punktliste"/>
        <w:numPr>
          <w:ilvl w:val="0"/>
          <w:numId w:val="5"/>
        </w:numPr>
      </w:pPr>
      <w:r w:rsidRPr="00A95D68">
        <w:t xml:space="preserve">Jos syntaktin objekti saattaa olla </w:t>
      </w:r>
      <w:r w:rsidR="00A27713">
        <w:t>genitiiv</w:t>
      </w:r>
      <w:r w:rsidRPr="00A95D68">
        <w:t>issä eli nominatiivissa, se saattaa olla kans partitiivissa. Mutta jos verbi vaattii partitiivihaamuista objektii, se objekti ei koskhaan ole</w:t>
      </w:r>
      <w:r w:rsidR="00D651BF">
        <w:t xml:space="preserve"> </w:t>
      </w:r>
      <w:r w:rsidR="00A27713">
        <w:t>genitiiv</w:t>
      </w:r>
      <w:r w:rsidR="00D651BF">
        <w:t>issä eli nominatiivissa</w:t>
      </w:r>
      <w:r w:rsidRPr="00A95D68">
        <w:t>.</w:t>
      </w:r>
    </w:p>
    <w:p w14:paraId="286A6499" w14:textId="19C1E959" w:rsidR="00B30251" w:rsidRPr="007E41CD" w:rsidRDefault="00B30251" w:rsidP="002A40D8">
      <w:pPr>
        <w:pStyle w:val="Punktliste"/>
        <w:numPr>
          <w:ilvl w:val="0"/>
          <w:numId w:val="5"/>
        </w:numPr>
      </w:pPr>
      <w:r w:rsidRPr="007E41CD">
        <w:t xml:space="preserve">Kielttäävän syntaktin </w:t>
      </w:r>
      <w:r w:rsidR="0075485B">
        <w:t>(</w:t>
      </w:r>
      <w:r w:rsidRPr="007E41CD">
        <w:t xml:space="preserve">= syntaktin, jossa oon kieltosana) objekti oon aina partitiivissa, poislukkiin </w:t>
      </w:r>
      <w:r w:rsidR="00FE2B09" w:rsidRPr="007E41CD">
        <w:rPr>
          <w:i/>
        </w:rPr>
        <w:t>tykätä</w:t>
      </w:r>
      <w:r w:rsidR="00D07078" w:rsidRPr="007E41CD">
        <w:t>-syntaktit</w:t>
      </w:r>
      <w:r w:rsidRPr="007E41CD">
        <w:t xml:space="preserve">, </w:t>
      </w:r>
      <w:r w:rsidR="00D07078" w:rsidRPr="007E41CD">
        <w:t>missä</w:t>
      </w:r>
      <w:r w:rsidRPr="007E41CD">
        <w:t xml:space="preserve"> objekti oon </w:t>
      </w:r>
      <w:r w:rsidR="00C92521">
        <w:t xml:space="preserve">tasan </w:t>
      </w:r>
      <w:r w:rsidRPr="007E41CD">
        <w:t>elatiivissa.</w:t>
      </w:r>
    </w:p>
    <w:p w14:paraId="14A215F4" w14:textId="7CB0E7DF" w:rsidR="00B30251" w:rsidRPr="00A95D68" w:rsidRDefault="00B30251" w:rsidP="00D11714">
      <w:pPr>
        <w:pStyle w:val="Punktliste"/>
      </w:pPr>
      <w:r w:rsidRPr="00A95D68">
        <w:t>Ko syntaktin muistelema</w:t>
      </w:r>
      <w:r w:rsidR="009543BC" w:rsidRPr="00A95D68">
        <w:t>sta</w:t>
      </w:r>
      <w:r w:rsidRPr="00A95D68">
        <w:t xml:space="preserve"> tekemisestä ei keritä tahi </w:t>
      </w:r>
      <w:r w:rsidR="009543BC" w:rsidRPr="00A95D68">
        <w:t xml:space="preserve">se oon kesken tahi ko tekemisen objekti oon </w:t>
      </w:r>
      <w:r w:rsidR="007C2E1F" w:rsidRPr="00A95D68">
        <w:t>osa j</w:t>
      </w:r>
      <w:r w:rsidR="009543BC" w:rsidRPr="00A95D68">
        <w:t>avolise</w:t>
      </w:r>
      <w:r w:rsidR="007C2E1F" w:rsidRPr="00A95D68">
        <w:t>sta</w:t>
      </w:r>
      <w:r w:rsidR="009543BC" w:rsidRPr="00A95D68">
        <w:t xml:space="preserve"> eli mitattava</w:t>
      </w:r>
      <w:r w:rsidR="00A93148">
        <w:t>sta</w:t>
      </w:r>
      <w:r w:rsidR="009543BC" w:rsidRPr="00A95D68">
        <w:t xml:space="preserve"> </w:t>
      </w:r>
      <w:r w:rsidR="007C2E1F" w:rsidRPr="00A95D68">
        <w:t xml:space="preserve">assiista </w:t>
      </w:r>
      <w:r w:rsidR="0075485B">
        <w:t>(</w:t>
      </w:r>
      <w:r w:rsidR="007C2E1F" w:rsidRPr="00A95D68">
        <w:t xml:space="preserve">eli </w:t>
      </w:r>
      <w:r w:rsidR="00092B3D">
        <w:t>objektinna</w:t>
      </w:r>
      <w:r w:rsidR="007C2E1F" w:rsidRPr="00A95D68">
        <w:t xml:space="preserve"> </w:t>
      </w:r>
      <w:r w:rsidR="00C35E33" w:rsidRPr="00A95D68">
        <w:t xml:space="preserve">pluraalinen sana eli ainetsana), </w:t>
      </w:r>
      <w:r w:rsidRPr="00A95D68">
        <w:t xml:space="preserve">se silloin objekti oon </w:t>
      </w:r>
      <w:r w:rsidR="00CC1D49" w:rsidRPr="00A95D68">
        <w:t>partitiivissa</w:t>
      </w:r>
      <w:r w:rsidRPr="00A95D68">
        <w:t>.</w:t>
      </w:r>
    </w:p>
    <w:p w14:paraId="48327A77" w14:textId="5E4ADD85" w:rsidR="00DB5BDE" w:rsidRPr="00A95D68" w:rsidRDefault="00DB5BDE" w:rsidP="002A40D8">
      <w:pPr>
        <w:pStyle w:val="Punktliste"/>
        <w:numPr>
          <w:ilvl w:val="0"/>
          <w:numId w:val="0"/>
        </w:numPr>
      </w:pPr>
      <w:r w:rsidRPr="00A95D68">
        <w:t>Referatiivisissa syntaktiissa objekti</w:t>
      </w:r>
      <w:r w:rsidR="001C6850" w:rsidRPr="00A95D68">
        <w:t xml:space="preserve"> oon </w:t>
      </w:r>
      <w:r w:rsidR="002B27B2">
        <w:t>komplement</w:t>
      </w:r>
      <w:r w:rsidR="001C6850" w:rsidRPr="00A95D68">
        <w:t>tina kaikissa s</w:t>
      </w:r>
      <w:r w:rsidR="003714E7">
        <w:t xml:space="preserve">yntaktityypiissä. Usheimitten </w:t>
      </w:r>
      <w:r w:rsidR="00092B3D">
        <w:t>objektinna</w:t>
      </w:r>
      <w:r w:rsidR="001C6850" w:rsidRPr="00A95D68">
        <w:t xml:space="preserve"> oon verbifraasi</w:t>
      </w:r>
      <w:r w:rsidR="002A7838">
        <w:t xml:space="preserve"> (VP)</w:t>
      </w:r>
      <w:r w:rsidR="001C6850" w:rsidRPr="00A95D68">
        <w:t xml:space="preserve"> </w:t>
      </w:r>
      <w:r w:rsidR="0075485B">
        <w:t>(</w:t>
      </w:r>
      <w:r w:rsidR="001C6850" w:rsidRPr="00F01AB3">
        <w:rPr>
          <w:i/>
        </w:rPr>
        <w:t xml:space="preserve">Pekka </w:t>
      </w:r>
      <w:r w:rsidR="004B0FDC" w:rsidRPr="00F01AB3">
        <w:rPr>
          <w:i/>
        </w:rPr>
        <w:t>muisti lukkeet preivin</w:t>
      </w:r>
      <w:r w:rsidR="004B0FDC">
        <w:t xml:space="preserve">) tahi </w:t>
      </w:r>
      <w:r w:rsidR="004B0FDC">
        <w:lastRenderedPageBreak/>
        <w:t>ala</w:t>
      </w:r>
      <w:r w:rsidR="001C6850" w:rsidRPr="00A95D68">
        <w:t xml:space="preserve">syntakti </w:t>
      </w:r>
      <w:r w:rsidR="002A7838">
        <w:t xml:space="preserve">(S) </w:t>
      </w:r>
      <w:r w:rsidR="0075485B">
        <w:t>(</w:t>
      </w:r>
      <w:r w:rsidR="001C6850" w:rsidRPr="00F01AB3">
        <w:rPr>
          <w:i/>
        </w:rPr>
        <w:t xml:space="preserve">Muori </w:t>
      </w:r>
      <w:r w:rsidR="00E65A21" w:rsidRPr="00F01AB3">
        <w:rPr>
          <w:i/>
        </w:rPr>
        <w:t>sanoi</w:t>
      </w:r>
      <w:r w:rsidR="0075485B" w:rsidRPr="0075485B">
        <w:t>,</w:t>
      </w:r>
      <w:r w:rsidR="00E65A21" w:rsidRPr="00F01AB3">
        <w:rPr>
          <w:i/>
        </w:rPr>
        <w:t xml:space="preserve"> ette hän tullee huomena</w:t>
      </w:r>
      <w:r w:rsidR="00E65A21" w:rsidRPr="00A95D68">
        <w:t xml:space="preserve">). Mutta jos </w:t>
      </w:r>
      <w:r w:rsidR="00092B3D">
        <w:t>objektinna</w:t>
      </w:r>
      <w:r w:rsidR="00E65A21" w:rsidRPr="00A95D68">
        <w:t xml:space="preserve"> oon nomenifraasi, se se seuraa samm</w:t>
      </w:r>
      <w:r w:rsidR="00F01AB3">
        <w:t>o</w:t>
      </w:r>
      <w:r w:rsidR="00E65A21" w:rsidRPr="00A95D68">
        <w:t>i reekeliitä ko mitä ylipuolela oon sanottu objektista.</w:t>
      </w:r>
    </w:p>
    <w:p w14:paraId="0120824D" w14:textId="154DA29D" w:rsidR="006241D6" w:rsidRPr="00A95D68" w:rsidRDefault="00EF79B9" w:rsidP="002A40D8">
      <w:pPr>
        <w:pStyle w:val="Punktliste"/>
        <w:numPr>
          <w:ilvl w:val="0"/>
          <w:numId w:val="0"/>
        </w:numPr>
      </w:pPr>
      <w:r>
        <w:t xml:space="preserve">Jos referatiivisen </w:t>
      </w:r>
      <w:r w:rsidR="00C14584">
        <w:t>eli modifiseeratun syntaktin verbifraasista</w:t>
      </w:r>
      <w:r>
        <w:t xml:space="preserve"> </w:t>
      </w:r>
      <w:r w:rsidR="00C14584">
        <w:t xml:space="preserve">löyttyy objekti, se </w:t>
      </w:r>
      <w:r w:rsidR="00AD38DA">
        <w:t>se</w:t>
      </w:r>
      <w:r w:rsidR="00DE71A9">
        <w:t xml:space="preserve"> </w:t>
      </w:r>
      <w:r w:rsidR="00AD38DA">
        <w:t xml:space="preserve">oon samassa haamussa ko vastaavan </w:t>
      </w:r>
      <w:r w:rsidR="00C14584">
        <w:t>suoran</w:t>
      </w:r>
      <w:r w:rsidR="004E2F65">
        <w:t xml:space="preserve"> syntaktin</w:t>
      </w:r>
      <w:r w:rsidR="00AD38DA">
        <w:t xml:space="preserve"> objekti olis</w:t>
      </w:r>
      <w:r w:rsidR="005743B0" w:rsidRPr="00A95D68">
        <w:t>.</w:t>
      </w:r>
    </w:p>
    <w:p w14:paraId="7FEE8A82" w14:textId="7D44873F" w:rsidR="00B962C9" w:rsidRPr="00A95D68" w:rsidRDefault="00B962C9" w:rsidP="00C134DE">
      <w:pPr>
        <w:pStyle w:val="Overskrift3"/>
      </w:pPr>
      <w:bookmarkStart w:id="1210" w:name="_Toc311273801"/>
      <w:r w:rsidRPr="00A95D68">
        <w:t>Adverbiaali ja sen haamu</w:t>
      </w:r>
      <w:bookmarkEnd w:id="1210"/>
    </w:p>
    <w:p w14:paraId="328A8B04" w14:textId="6358618F" w:rsidR="003B61B6" w:rsidRPr="00A95D68" w:rsidRDefault="009C48A7" w:rsidP="00BD2A19">
      <w:pPr>
        <w:pStyle w:val="Brdtekst"/>
        <w:spacing w:before="120"/>
      </w:pPr>
      <w:r>
        <w:t>Adverbiaaliksi oon tässä grammatikissa analyseerattu</w:t>
      </w:r>
      <w:r w:rsidR="00AA1813">
        <w:t xml:space="preserve"> </w:t>
      </w:r>
      <w:r>
        <w:t xml:space="preserve">tyhä semmoissii syntaktin </w:t>
      </w:r>
      <w:r w:rsidR="00BC0BF5">
        <w:t>NP-fraassii</w:t>
      </w:r>
      <w:r>
        <w:t>, mikkä oon paikkakaasuksessa</w:t>
      </w:r>
      <w:r w:rsidR="0063402B">
        <w:t>, eli sitte vastaavanfunksuunissii adverbi- eli PP-fraassii</w:t>
      </w:r>
      <w:r>
        <w:t xml:space="preserve">. Adverbiaaliitten </w:t>
      </w:r>
      <w:r w:rsidR="00AA1813">
        <w:t>tyypiliset funksuunit oon</w:t>
      </w:r>
      <w:r>
        <w:t>ki</w:t>
      </w:r>
      <w:r w:rsidR="00930C94">
        <w:t xml:space="preserve"> lokatiivinen ja habi</w:t>
      </w:r>
      <w:r w:rsidR="00AA1813">
        <w:t>tiivinen</w:t>
      </w:r>
      <w:r w:rsidR="00A1529C">
        <w:t xml:space="preserve">. </w:t>
      </w:r>
      <w:r w:rsidR="00930C94">
        <w:t>Habi</w:t>
      </w:r>
      <w:r w:rsidR="0050309F">
        <w:t>tiivisista</w:t>
      </w:r>
      <w:r>
        <w:t xml:space="preserve"> </w:t>
      </w:r>
      <w:r w:rsidR="0063402B">
        <w:t xml:space="preserve">funksuuniista </w:t>
      </w:r>
      <w:r w:rsidR="00B30251" w:rsidRPr="00204833">
        <w:rPr>
          <w:caps/>
        </w:rPr>
        <w:t>Omistus</w:t>
      </w:r>
      <w:r w:rsidR="00CC1D49" w:rsidRPr="00A95D68">
        <w:rPr>
          <w:smallCaps/>
        </w:rPr>
        <w:t>-</w:t>
      </w:r>
      <w:r w:rsidR="00B30251" w:rsidRPr="00A95D68">
        <w:t xml:space="preserve">syntaktiissa </w:t>
      </w:r>
      <w:r w:rsidR="007E4A1B" w:rsidRPr="00A95D68">
        <w:t>adverbiaali</w:t>
      </w:r>
      <w:r w:rsidR="00B30251" w:rsidRPr="00A95D68">
        <w:t xml:space="preserve"> oon aina adessiivissa </w:t>
      </w:r>
      <w:r w:rsidR="0075485B">
        <w:t>(</w:t>
      </w:r>
      <w:r w:rsidR="00B30251" w:rsidRPr="00F93113">
        <w:rPr>
          <w:i/>
        </w:rPr>
        <w:t>Kainulaisila oli sauna</w:t>
      </w:r>
      <w:r w:rsidR="00B30251" w:rsidRPr="00A95D68">
        <w:rPr>
          <w:smallCaps/>
        </w:rPr>
        <w:t>)</w:t>
      </w:r>
      <w:r w:rsidR="003B61B6" w:rsidRPr="00A95D68">
        <w:rPr>
          <w:smallCaps/>
        </w:rPr>
        <w:t xml:space="preserve">, </w:t>
      </w:r>
      <w:ins w:id="1211" w:author="Information Services" w:date="2015-11-20T15:17:00Z">
        <w:r w:rsidR="00CE5268">
          <w:rPr>
            <w:caps/>
          </w:rPr>
          <w:t>omistuksen muutos -</w:t>
        </w:r>
      </w:ins>
      <w:ins w:id="1212" w:author="Information Services" w:date="2015-11-20T15:18:00Z">
        <w:r w:rsidR="00CE5268">
          <w:t xml:space="preserve">syntaktiissa ja </w:t>
        </w:r>
      </w:ins>
      <w:r w:rsidR="003B61B6" w:rsidRPr="00204833">
        <w:rPr>
          <w:caps/>
        </w:rPr>
        <w:t>omistaajan vaihetus</w:t>
      </w:r>
      <w:r w:rsidR="003B61B6" w:rsidRPr="00A95D68">
        <w:rPr>
          <w:smallCaps/>
        </w:rPr>
        <w:t xml:space="preserve"> -</w:t>
      </w:r>
      <w:r w:rsidR="003B61B6" w:rsidRPr="00A95D68">
        <w:t xml:space="preserve">syntaktissa </w:t>
      </w:r>
      <w:del w:id="1213" w:author="Information Services" w:date="2015-11-20T15:18:00Z">
        <w:r w:rsidR="0075485B" w:rsidDel="00CE5268">
          <w:delText>(</w:delText>
        </w:r>
        <w:r w:rsidR="003B61B6" w:rsidRPr="00F93113" w:rsidDel="00CE5268">
          <w:rPr>
            <w:i/>
          </w:rPr>
          <w:delText>Mie sain skenkin ämmiltä</w:delText>
        </w:r>
        <w:r w:rsidR="0075485B" w:rsidRPr="0075485B" w:rsidDel="00CE5268">
          <w:delText>,</w:delText>
        </w:r>
        <w:r w:rsidR="002545AE" w:rsidRPr="00F93113" w:rsidDel="00CE5268">
          <w:rPr>
            <w:i/>
          </w:rPr>
          <w:delText xml:space="preserve"> Ämmi lähätti skenkin minule</w:delText>
        </w:r>
        <w:r w:rsidR="003B61B6" w:rsidRPr="00A95D68" w:rsidDel="00CE5268">
          <w:delText xml:space="preserve">) </w:delText>
        </w:r>
      </w:del>
      <w:r w:rsidR="003B61B6" w:rsidRPr="00A95D68">
        <w:t>ablatiivissa eli allatiivissa</w:t>
      </w:r>
      <w:ins w:id="1214" w:author="Information Services" w:date="2015-11-20T15:18:00Z">
        <w:r w:rsidR="00CE5268">
          <w:t xml:space="preserve"> (</w:t>
        </w:r>
      </w:ins>
      <w:ins w:id="1215" w:author="Information Services" w:date="2015-11-20T15:19:00Z">
        <w:r w:rsidR="00CE5268">
          <w:rPr>
            <w:i/>
          </w:rPr>
          <w:t>Multa kuoli poika</w:t>
        </w:r>
      </w:ins>
      <w:ins w:id="1216" w:author="Information Services" w:date="2015-11-22T15:47:00Z">
        <w:r w:rsidR="00911554" w:rsidRPr="00911554">
          <w:rPr>
            <w:rPrChange w:id="1217" w:author="Information Services" w:date="2015-11-22T15:47:00Z">
              <w:rPr>
                <w:i/>
              </w:rPr>
            </w:rPrChange>
          </w:rPr>
          <w:t>,</w:t>
        </w:r>
      </w:ins>
      <w:ins w:id="1218" w:author="Information Services" w:date="2015-11-20T15:19:00Z">
        <w:r w:rsidR="00CE5268">
          <w:rPr>
            <w:i/>
          </w:rPr>
          <w:t xml:space="preserve"> Liisale syntyi tytär</w:t>
        </w:r>
      </w:ins>
      <w:ins w:id="1219" w:author="Information Services" w:date="2015-11-22T15:47:00Z">
        <w:r w:rsidR="00911554" w:rsidRPr="00911554">
          <w:rPr>
            <w:rPrChange w:id="1220" w:author="Information Services" w:date="2015-11-22T15:47:00Z">
              <w:rPr>
                <w:i/>
              </w:rPr>
            </w:rPrChange>
          </w:rPr>
          <w:t>,</w:t>
        </w:r>
      </w:ins>
      <w:ins w:id="1221" w:author="Information Services" w:date="2015-11-20T15:19:00Z">
        <w:r w:rsidR="00CE5268">
          <w:rPr>
            <w:i/>
          </w:rPr>
          <w:t xml:space="preserve"> </w:t>
        </w:r>
      </w:ins>
      <w:ins w:id="1222" w:author="Information Services" w:date="2015-11-20T15:18:00Z">
        <w:r w:rsidR="00CE5268" w:rsidRPr="00F93113">
          <w:rPr>
            <w:i/>
          </w:rPr>
          <w:t>Mie sain skenkin ämmiltä</w:t>
        </w:r>
        <w:r w:rsidR="00CE5268" w:rsidRPr="0075485B">
          <w:t>,</w:t>
        </w:r>
        <w:r w:rsidR="00CE5268" w:rsidRPr="00F93113">
          <w:rPr>
            <w:i/>
          </w:rPr>
          <w:t xml:space="preserve"> Ämmi lähätti skenkin minule</w:t>
        </w:r>
        <w:r w:rsidR="00CE5268" w:rsidRPr="00A95D68">
          <w:t>)</w:t>
        </w:r>
      </w:ins>
      <w:r w:rsidR="003B61B6" w:rsidRPr="00A95D68">
        <w:t>. Siis ko oon kysymys jonkulaisesta omistamisesta eli hal</w:t>
      </w:r>
      <w:r w:rsidR="0050309F">
        <w:t>lussapiđosta eli vaihetta</w:t>
      </w:r>
      <w:r w:rsidR="003B61B6" w:rsidRPr="00A95D68">
        <w:t xml:space="preserve">misesta, </w:t>
      </w:r>
      <w:r w:rsidR="00F325A3">
        <w:t xml:space="preserve">se </w:t>
      </w:r>
      <w:r w:rsidR="003B61B6" w:rsidRPr="00A95D68">
        <w:t xml:space="preserve">adverbiaalin kaasus oon ulkoinen paikkakaasus eli </w:t>
      </w:r>
      <w:r w:rsidR="003B61B6" w:rsidRPr="00174B99">
        <w:rPr>
          <w:i/>
        </w:rPr>
        <w:t>l</w:t>
      </w:r>
      <w:r w:rsidR="003B61B6" w:rsidRPr="00A95D68">
        <w:t>-kaasus.</w:t>
      </w:r>
    </w:p>
    <w:p w14:paraId="0042100E" w14:textId="24232023" w:rsidR="003C4753" w:rsidRDefault="002A0116" w:rsidP="00BD2A19">
      <w:pPr>
        <w:pStyle w:val="Brdtekst"/>
        <w:spacing w:before="120"/>
      </w:pPr>
      <w:r w:rsidRPr="00204833">
        <w:rPr>
          <w:caps/>
        </w:rPr>
        <w:t>Paikka</w:t>
      </w:r>
      <w:r>
        <w:t>-syntaktiissa</w:t>
      </w:r>
      <w:r w:rsidR="003B61B6" w:rsidRPr="00A95D68">
        <w:t xml:space="preserve"> </w:t>
      </w:r>
      <w:r w:rsidR="0075485B">
        <w:t>(</w:t>
      </w:r>
      <w:r w:rsidR="003B61B6" w:rsidRPr="002A0116">
        <w:rPr>
          <w:i/>
        </w:rPr>
        <w:t>Amtmani asui Jovensuussa</w:t>
      </w:r>
      <w:r w:rsidR="003B61B6" w:rsidRPr="00A95D68">
        <w:t xml:space="preserve">) ja </w:t>
      </w:r>
      <w:r w:rsidRPr="00204833">
        <w:rPr>
          <w:caps/>
        </w:rPr>
        <w:t>eksistensi-</w:t>
      </w:r>
      <w:r>
        <w:t>syntaktiissa</w:t>
      </w:r>
      <w:r w:rsidR="003B61B6" w:rsidRPr="00A95D68">
        <w:rPr>
          <w:caps/>
        </w:rPr>
        <w:t xml:space="preserve"> </w:t>
      </w:r>
      <w:r w:rsidR="0075485B">
        <w:rPr>
          <w:b/>
        </w:rPr>
        <w:t>(</w:t>
      </w:r>
      <w:r w:rsidR="003B61B6" w:rsidRPr="002A0116">
        <w:rPr>
          <w:i/>
        </w:rPr>
        <w:t>Ariniemessä assuu amtmani</w:t>
      </w:r>
      <w:r w:rsidR="003B61B6" w:rsidRPr="00A95D68">
        <w:t>) adverbiaali oon kohta aina olokaasuksessa eli inessiivissä tahi adessiivissa.</w:t>
      </w:r>
      <w:r w:rsidR="00B30251" w:rsidRPr="00A95D68">
        <w:t xml:space="preserve"> </w:t>
      </w:r>
      <w:r w:rsidRPr="00204833">
        <w:rPr>
          <w:caps/>
        </w:rPr>
        <w:t>liiket</w:t>
      </w:r>
      <w:r>
        <w:rPr>
          <w:smallCaps/>
        </w:rPr>
        <w:t>-</w:t>
      </w:r>
      <w:r>
        <w:t>syntaktiissa</w:t>
      </w:r>
      <w:r w:rsidR="00B30251" w:rsidRPr="00A95D68">
        <w:t xml:space="preserve"> </w:t>
      </w:r>
      <w:r w:rsidR="0075485B">
        <w:t>(</w:t>
      </w:r>
      <w:r w:rsidR="006F70F4" w:rsidRPr="002A0116">
        <w:rPr>
          <w:i/>
        </w:rPr>
        <w:t>Nilla lähti Kööpenhaminhaan</w:t>
      </w:r>
      <w:r w:rsidR="0075485B" w:rsidRPr="0075485B">
        <w:t>,</w:t>
      </w:r>
      <w:r w:rsidR="00316539" w:rsidRPr="002A0116">
        <w:rPr>
          <w:i/>
        </w:rPr>
        <w:t xml:space="preserve"> Matti tuli Ruottista</w:t>
      </w:r>
      <w:r w:rsidR="0075485B" w:rsidRPr="0075485B">
        <w:t>,</w:t>
      </w:r>
      <w:r w:rsidR="00001EE8" w:rsidRPr="002A0116">
        <w:rPr>
          <w:i/>
        </w:rPr>
        <w:t xml:space="preserve"> Ämmi kävi kaupungissa</w:t>
      </w:r>
      <w:r w:rsidR="006F70F4" w:rsidRPr="00A95D68">
        <w:t>)</w:t>
      </w:r>
      <w:ins w:id="1223" w:author="Information Services" w:date="2015-11-20T15:22:00Z">
        <w:r w:rsidR="00CE5268">
          <w:t xml:space="preserve">, </w:t>
        </w:r>
        <w:r w:rsidR="00CE5268">
          <w:rPr>
            <w:caps/>
          </w:rPr>
          <w:t>eksistensin muutos -</w:t>
        </w:r>
        <w:r w:rsidR="00CE5268">
          <w:t>syntaktiissa (</w:t>
        </w:r>
      </w:ins>
      <w:ins w:id="1224" w:author="Information Services" w:date="2015-11-20T15:23:00Z">
        <w:r w:rsidR="00CE5268">
          <w:rPr>
            <w:i/>
          </w:rPr>
          <w:t>Kothaan iti ihmissii</w:t>
        </w:r>
        <w:r w:rsidR="00CE5268">
          <w:t xml:space="preserve">, </w:t>
        </w:r>
        <w:r w:rsidR="00CE5268">
          <w:rPr>
            <w:i/>
          </w:rPr>
          <w:t>Puista tippui vettä</w:t>
        </w:r>
        <w:r w:rsidR="00CE5268">
          <w:t>)</w:t>
        </w:r>
      </w:ins>
      <w:r w:rsidR="006F70F4" w:rsidRPr="00A95D68">
        <w:t xml:space="preserve"> </w:t>
      </w:r>
      <w:r w:rsidR="00CC1D49" w:rsidRPr="00A95D68">
        <w:t xml:space="preserve">ja </w:t>
      </w:r>
      <w:r w:rsidRPr="00204833">
        <w:rPr>
          <w:caps/>
        </w:rPr>
        <w:t>siirtämis</w:t>
      </w:r>
      <w:r w:rsidR="006F70F4" w:rsidRPr="00A95D68">
        <w:t>-syntak</w:t>
      </w:r>
      <w:r w:rsidR="001A43A8" w:rsidRPr="00A95D68">
        <w:t>ti</w:t>
      </w:r>
      <w:r w:rsidR="00533553">
        <w:t>i</w:t>
      </w:r>
      <w:r w:rsidR="001A43A8" w:rsidRPr="00A95D68">
        <w:t xml:space="preserve">ssa </w:t>
      </w:r>
      <w:r w:rsidR="0075485B">
        <w:t>(</w:t>
      </w:r>
      <w:r w:rsidR="006F70F4" w:rsidRPr="00533553">
        <w:rPr>
          <w:i/>
        </w:rPr>
        <w:t xml:space="preserve">Liisa vei </w:t>
      </w:r>
      <w:r w:rsidR="00D61AC9" w:rsidRPr="00533553">
        <w:rPr>
          <w:i/>
        </w:rPr>
        <w:t>Tromsshaan</w:t>
      </w:r>
      <w:r w:rsidR="006F70F4" w:rsidRPr="00533553">
        <w:rPr>
          <w:i/>
        </w:rPr>
        <w:t xml:space="preserve"> voita</w:t>
      </w:r>
      <w:r w:rsidR="0075485B" w:rsidRPr="0075485B">
        <w:t>,</w:t>
      </w:r>
      <w:r w:rsidR="00D61AC9" w:rsidRPr="00533553">
        <w:rPr>
          <w:i/>
        </w:rPr>
        <w:t xml:space="preserve"> Matti toi kaupungista tavaraa</w:t>
      </w:r>
      <w:r w:rsidR="006F70F4" w:rsidRPr="00A95D68">
        <w:t>)</w:t>
      </w:r>
      <w:r w:rsidR="00B30251" w:rsidRPr="00A95D68">
        <w:t xml:space="preserve"> </w:t>
      </w:r>
      <w:r w:rsidR="00365402">
        <w:t xml:space="preserve">adverbiaali oon </w:t>
      </w:r>
      <w:r w:rsidR="00045418">
        <w:t xml:space="preserve">tavalissiimin NP </w:t>
      </w:r>
      <w:r w:rsidR="00365402">
        <w:t>tulo- eli erokaasuksessa</w:t>
      </w:r>
      <w:r w:rsidR="00045418">
        <w:t xml:space="preserve">, eli sitte </w:t>
      </w:r>
      <w:r w:rsidR="003F7959">
        <w:t xml:space="preserve">vastaavanlainen </w:t>
      </w:r>
      <w:r w:rsidR="00045418">
        <w:t>adposisuunifraasi (PP) eli adverbifraasi (AdvP)</w:t>
      </w:r>
      <w:r w:rsidR="00930C94">
        <w:t>.</w:t>
      </w:r>
    </w:p>
    <w:p w14:paraId="0D3F3D8E" w14:textId="0C5BCEB9" w:rsidR="003C4753" w:rsidRDefault="006B3FEB" w:rsidP="00BD2A19">
      <w:pPr>
        <w:pStyle w:val="Brdtekst"/>
        <w:spacing w:before="120"/>
      </w:pPr>
      <w:r w:rsidRPr="00A95D68">
        <w:t xml:space="preserve">Ko pittää valita sisäisten ja ulkoisten paikkakaasusten välilä, </w:t>
      </w:r>
      <w:r w:rsidR="00A221AB" w:rsidRPr="00A95D68">
        <w:t xml:space="preserve">se </w:t>
      </w:r>
      <w:r w:rsidRPr="00A95D68">
        <w:t>reekelinä oon, ette paikannimet ylheensä su</w:t>
      </w:r>
      <w:r w:rsidR="009A0B76">
        <w:t>i</w:t>
      </w:r>
      <w:r w:rsidRPr="00A95D68">
        <w:t>jutethaan sisäisissä paikkakaasuksissa</w:t>
      </w:r>
      <w:r w:rsidR="00AD7AF0" w:rsidRPr="00A95D68">
        <w:t xml:space="preserve"> </w:t>
      </w:r>
      <w:r w:rsidR="0075485B">
        <w:t>(</w:t>
      </w:r>
      <w:r w:rsidR="00AD7AF0" w:rsidRPr="00A95D68">
        <w:t>1)</w:t>
      </w:r>
      <w:r w:rsidRPr="00A95D68">
        <w:t xml:space="preserve">. </w:t>
      </w:r>
      <w:r w:rsidR="009151A2">
        <w:t xml:space="preserve">Mutta saattaa paikkanimi olla ulkoisessaki paikkakaasuksessa (2). </w:t>
      </w:r>
      <w:r w:rsidRPr="00A95D68">
        <w:t xml:space="preserve">Muutoin käytethään sisäissii paikkakaasuksii, ko joku oon jonku </w:t>
      </w:r>
      <w:r w:rsidR="00537903">
        <w:t>sisälä</w:t>
      </w:r>
      <w:r w:rsidR="00171C51" w:rsidRPr="00A95D68">
        <w:t xml:space="preserve"> eli </w:t>
      </w:r>
      <w:r w:rsidRPr="00A95D68">
        <w:t xml:space="preserve">sisäpuolela </w:t>
      </w:r>
      <w:r w:rsidR="0075485B">
        <w:t>(</w:t>
      </w:r>
      <w:r w:rsidR="00AD7AF0" w:rsidRPr="00A95D68">
        <w:t xml:space="preserve">1) </w:t>
      </w:r>
      <w:r w:rsidRPr="00A95D68">
        <w:t>eli liikkuu eli liikutethaan jonku sishään</w:t>
      </w:r>
      <w:r w:rsidR="00AD7AF0" w:rsidRPr="00A95D68">
        <w:t xml:space="preserve"> </w:t>
      </w:r>
      <w:r w:rsidR="00171C51" w:rsidRPr="00A95D68">
        <w:t xml:space="preserve">eli sisäpuolele </w:t>
      </w:r>
      <w:r w:rsidR="0075485B">
        <w:t>(</w:t>
      </w:r>
      <w:r w:rsidR="009151A2">
        <w:t>3</w:t>
      </w:r>
      <w:r w:rsidR="00AD7AF0" w:rsidRPr="00A95D68">
        <w:t>)</w:t>
      </w:r>
      <w:r w:rsidRPr="00A95D68">
        <w:t xml:space="preserve"> eli sisä</w:t>
      </w:r>
      <w:r w:rsidR="00AD7AF0" w:rsidRPr="00A95D68">
        <w:t xml:space="preserve">stä </w:t>
      </w:r>
      <w:r w:rsidR="00171C51" w:rsidRPr="00A95D68">
        <w:t xml:space="preserve">eli sisäpuolelta </w:t>
      </w:r>
      <w:r w:rsidR="0075485B">
        <w:t>(</w:t>
      </w:r>
      <w:r w:rsidR="009151A2">
        <w:t>4</w:t>
      </w:r>
      <w:r w:rsidR="00AD7AF0" w:rsidRPr="00A95D68">
        <w:t>)</w:t>
      </w:r>
      <w:r w:rsidR="00930C94">
        <w:t>.</w:t>
      </w:r>
    </w:p>
    <w:p w14:paraId="39901786" w14:textId="016EA868" w:rsidR="00AD7AF0" w:rsidRDefault="0075485B" w:rsidP="00BD2A19">
      <w:pPr>
        <w:pStyle w:val="Brdtekst"/>
        <w:spacing w:before="120"/>
      </w:pPr>
      <w:r>
        <w:t>(</w:t>
      </w:r>
      <w:r w:rsidR="00AD7AF0" w:rsidRPr="00A95D68">
        <w:t xml:space="preserve">1) Mie asun </w:t>
      </w:r>
      <w:r w:rsidR="00AD7AF0" w:rsidRPr="00896B43">
        <w:rPr>
          <w:i/>
        </w:rPr>
        <w:t>Tromssassa</w:t>
      </w:r>
      <w:r w:rsidR="00AD7AF0" w:rsidRPr="00A95D68">
        <w:t xml:space="preserve">, mutta </w:t>
      </w:r>
      <w:r w:rsidR="00804BEC">
        <w:t>Hansi</w:t>
      </w:r>
      <w:r w:rsidR="00AD7AF0" w:rsidRPr="00A95D68">
        <w:t xml:space="preserve"> assuu </w:t>
      </w:r>
      <w:r w:rsidR="00804BEC">
        <w:rPr>
          <w:i/>
        </w:rPr>
        <w:t>Valasnuorassa</w:t>
      </w:r>
      <w:r w:rsidR="00AD7AF0" w:rsidRPr="00A95D68">
        <w:t>.</w:t>
      </w:r>
    </w:p>
    <w:p w14:paraId="13390A59" w14:textId="0E4EB1E1" w:rsidR="009151A2" w:rsidRPr="00A95D68" w:rsidRDefault="009151A2" w:rsidP="00BD2A19">
      <w:pPr>
        <w:pStyle w:val="Brdtekst"/>
        <w:spacing w:before="120"/>
      </w:pPr>
      <w:r>
        <w:t xml:space="preserve">(2) Jensi muutti </w:t>
      </w:r>
      <w:r w:rsidRPr="00D94EB6">
        <w:rPr>
          <w:i/>
        </w:rPr>
        <w:t>Annijoele</w:t>
      </w:r>
      <w:r>
        <w:t>.</w:t>
      </w:r>
    </w:p>
    <w:p w14:paraId="2834DA6D" w14:textId="4529C68B" w:rsidR="00AD7AF0" w:rsidRPr="00A95D68" w:rsidRDefault="0075485B" w:rsidP="00BD2A19">
      <w:pPr>
        <w:pStyle w:val="Brdtekst"/>
        <w:spacing w:before="120"/>
      </w:pPr>
      <w:r>
        <w:t>(</w:t>
      </w:r>
      <w:r w:rsidR="009151A2">
        <w:t>3</w:t>
      </w:r>
      <w:r w:rsidR="00AD7AF0" w:rsidRPr="00A95D68">
        <w:t xml:space="preserve">) Pekka tuli </w:t>
      </w:r>
      <w:r w:rsidR="00AD7AF0" w:rsidRPr="00896B43">
        <w:rPr>
          <w:i/>
        </w:rPr>
        <w:t>taivhaasseen</w:t>
      </w:r>
      <w:r w:rsidR="001B127A" w:rsidRPr="001B127A">
        <w:t>.</w:t>
      </w:r>
    </w:p>
    <w:p w14:paraId="0C281AFD" w14:textId="57F8C053" w:rsidR="00AD7AF0" w:rsidRPr="00A95D68" w:rsidRDefault="0075485B" w:rsidP="00BD2A19">
      <w:pPr>
        <w:pStyle w:val="Brdtekst"/>
        <w:spacing w:before="120"/>
      </w:pPr>
      <w:r>
        <w:t>(</w:t>
      </w:r>
      <w:r w:rsidR="009151A2">
        <w:t>4</w:t>
      </w:r>
      <w:r w:rsidR="00AD7AF0" w:rsidRPr="00A95D68">
        <w:t xml:space="preserve">) </w:t>
      </w:r>
      <w:r w:rsidR="00625080">
        <w:t xml:space="preserve">Varas vei talosta </w:t>
      </w:r>
      <w:r w:rsidR="00625080" w:rsidRPr="00896B43">
        <w:rPr>
          <w:i/>
        </w:rPr>
        <w:t>mööpelit</w:t>
      </w:r>
      <w:r w:rsidR="00AD7AF0" w:rsidRPr="00A95D68">
        <w:t>.</w:t>
      </w:r>
    </w:p>
    <w:p w14:paraId="2930F959" w14:textId="3A4DC1D6" w:rsidR="00B30251" w:rsidRPr="00A95D68" w:rsidRDefault="00AD7AF0" w:rsidP="00BD2A19">
      <w:pPr>
        <w:pStyle w:val="Brdtekst"/>
        <w:spacing w:before="120"/>
      </w:pPr>
      <w:r w:rsidRPr="00A95D68">
        <w:t>Ulkoissii paikkakaasuksii käytethään</w:t>
      </w:r>
      <w:r w:rsidR="006B3FEB" w:rsidRPr="00A95D68">
        <w:t xml:space="preserve">, </w:t>
      </w:r>
      <w:r w:rsidR="000E11B4" w:rsidRPr="00A95D68">
        <w:t>ko</w:t>
      </w:r>
      <w:r w:rsidR="006B3FEB" w:rsidRPr="00A95D68">
        <w:t xml:space="preserve"> joku oon jonku ulkopuolela eli pinnala </w:t>
      </w:r>
      <w:r w:rsidR="0075485B">
        <w:t>(</w:t>
      </w:r>
      <w:r w:rsidR="000B59A2">
        <w:t>5</w:t>
      </w:r>
      <w:r w:rsidR="00BC4069" w:rsidRPr="00A95D68">
        <w:t xml:space="preserve">) </w:t>
      </w:r>
      <w:r w:rsidR="006B3FEB" w:rsidRPr="00A95D68">
        <w:t>eli liikkuu eli liiku</w:t>
      </w:r>
      <w:r w:rsidRPr="00A95D68">
        <w:t xml:space="preserve">tethaan jonku </w:t>
      </w:r>
      <w:r w:rsidR="005F593F">
        <w:t xml:space="preserve">ulkopuolele eli </w:t>
      </w:r>
      <w:r w:rsidR="006B3FEB" w:rsidRPr="00A95D68">
        <w:t>pinnale</w:t>
      </w:r>
      <w:r w:rsidR="00AD015B">
        <w:t xml:space="preserve"> (</w:t>
      </w:r>
      <w:r w:rsidR="000B59A2">
        <w:t>6</w:t>
      </w:r>
      <w:r w:rsidR="00AD015B">
        <w:t>)</w:t>
      </w:r>
      <w:r w:rsidR="006B3FEB" w:rsidRPr="00A95D68">
        <w:t xml:space="preserve"> tahi </w:t>
      </w:r>
      <w:r w:rsidR="00595BE7">
        <w:t>ulko</w:t>
      </w:r>
      <w:r w:rsidR="006B3FEB" w:rsidRPr="00A95D68">
        <w:t>puole</w:t>
      </w:r>
      <w:r w:rsidR="00BC4069" w:rsidRPr="00A95D68">
        <w:t>l</w:t>
      </w:r>
      <w:r w:rsidR="006B3FEB" w:rsidRPr="00A95D68">
        <w:t>ta tahi pinnalta</w:t>
      </w:r>
      <w:r w:rsidR="00BC4069" w:rsidRPr="00A95D68">
        <w:t xml:space="preserve"> </w:t>
      </w:r>
      <w:r w:rsidR="0075485B">
        <w:t>(</w:t>
      </w:r>
      <w:r w:rsidR="000B59A2">
        <w:t>7</w:t>
      </w:r>
      <w:r w:rsidR="00BC4069" w:rsidRPr="00A95D68">
        <w:t>)</w:t>
      </w:r>
      <w:r w:rsidR="006B3FEB" w:rsidRPr="00A95D68">
        <w:t>.</w:t>
      </w:r>
    </w:p>
    <w:p w14:paraId="08A1BC2C" w14:textId="4524ED6C" w:rsidR="00AD7AF0" w:rsidRPr="00A95D68" w:rsidRDefault="0075485B" w:rsidP="00BD2A19">
      <w:pPr>
        <w:pStyle w:val="Brdtekst"/>
        <w:spacing w:before="120"/>
      </w:pPr>
      <w:r>
        <w:t>(</w:t>
      </w:r>
      <w:r w:rsidR="000B59A2">
        <w:t>5</w:t>
      </w:r>
      <w:r w:rsidR="00BC4069" w:rsidRPr="00A95D68">
        <w:t xml:space="preserve">) Flyyi lenttää </w:t>
      </w:r>
      <w:r w:rsidR="00BC4069" w:rsidRPr="00896B43">
        <w:rPr>
          <w:i/>
        </w:rPr>
        <w:t>taivhaala</w:t>
      </w:r>
      <w:r w:rsidR="00BC4069" w:rsidRPr="00A95D68">
        <w:t xml:space="preserve">, mutta laiva seilaa </w:t>
      </w:r>
      <w:r w:rsidR="00BC4069" w:rsidRPr="00896B43">
        <w:rPr>
          <w:i/>
        </w:rPr>
        <w:t>merelä</w:t>
      </w:r>
      <w:r w:rsidR="00BC4069" w:rsidRPr="00A95D68">
        <w:t>.</w:t>
      </w:r>
    </w:p>
    <w:p w14:paraId="4C5C6CA5" w14:textId="2513F720" w:rsidR="00BC4069" w:rsidRPr="00A95D68" w:rsidRDefault="0075485B" w:rsidP="00BD2A19">
      <w:pPr>
        <w:pStyle w:val="Brdtekst"/>
        <w:spacing w:before="120"/>
      </w:pPr>
      <w:r>
        <w:t>(</w:t>
      </w:r>
      <w:r w:rsidR="000B59A2">
        <w:t>6</w:t>
      </w:r>
      <w:r w:rsidR="00BC4069" w:rsidRPr="00A95D68">
        <w:t>)</w:t>
      </w:r>
      <w:r w:rsidR="00171C51" w:rsidRPr="00A95D68">
        <w:t xml:space="preserve"> </w:t>
      </w:r>
      <w:r w:rsidR="00625080">
        <w:t xml:space="preserve">Kissa kaatoi maiđon </w:t>
      </w:r>
      <w:r w:rsidR="00625080" w:rsidRPr="00896B43">
        <w:rPr>
          <w:i/>
        </w:rPr>
        <w:t>laattiile</w:t>
      </w:r>
      <w:r w:rsidR="00BC4069" w:rsidRPr="00A95D68">
        <w:t>.</w:t>
      </w:r>
    </w:p>
    <w:p w14:paraId="50CD535F" w14:textId="30FF530F" w:rsidR="00BC4069" w:rsidRDefault="0075485B" w:rsidP="00BD2A19">
      <w:pPr>
        <w:pStyle w:val="Brdtekst"/>
        <w:spacing w:before="120"/>
      </w:pPr>
      <w:r>
        <w:t>(</w:t>
      </w:r>
      <w:r w:rsidR="000B59A2">
        <w:t>7</w:t>
      </w:r>
      <w:r w:rsidR="00BC4069" w:rsidRPr="00A95D68">
        <w:t xml:space="preserve">) Kissä hyppäs </w:t>
      </w:r>
      <w:r w:rsidR="00BC4069" w:rsidRPr="00896B43">
        <w:rPr>
          <w:i/>
        </w:rPr>
        <w:t>tuolilta</w:t>
      </w:r>
      <w:r w:rsidR="00BC4069" w:rsidRPr="00A95D68">
        <w:t>.</w:t>
      </w:r>
    </w:p>
    <w:p w14:paraId="39BB5449" w14:textId="69679161" w:rsidR="00E87BE7" w:rsidRDefault="00E87BE7" w:rsidP="00BD2A19">
      <w:pPr>
        <w:pStyle w:val="Brdtekst"/>
        <w:spacing w:before="120"/>
      </w:pPr>
      <w:r>
        <w:t>Ko joku oon siihen laihiin jo</w:t>
      </w:r>
      <w:r w:rsidR="003F732E">
        <w:t>ss</w:t>
      </w:r>
      <w:r>
        <w:t xml:space="preserve">aki </w:t>
      </w:r>
      <w:r w:rsidR="006F71AE">
        <w:t xml:space="preserve">pinnassa </w:t>
      </w:r>
      <w:r>
        <w:t>kiin</w:t>
      </w:r>
      <w:r w:rsidR="006F71AE">
        <w:t>i, ette</w:t>
      </w:r>
      <w:r>
        <w:t xml:space="preserve"> sen saattaa kattoot sen osaksi eli sitä ei saa irti, se käytämä kuiten</w:t>
      </w:r>
      <w:r w:rsidR="00595BE7">
        <w:t>k</w:t>
      </w:r>
      <w:r>
        <w:t xml:space="preserve">i </w:t>
      </w:r>
      <w:r w:rsidR="00595BE7">
        <w:t>sisäistä</w:t>
      </w:r>
      <w:r>
        <w:t xml:space="preserve"> paikkakaasusta</w:t>
      </w:r>
      <w:r w:rsidR="006F71AE">
        <w:t xml:space="preserve"> (</w:t>
      </w:r>
      <w:r w:rsidR="000B59A2">
        <w:t>8</w:t>
      </w:r>
      <w:r w:rsidR="006F71AE">
        <w:t>).</w:t>
      </w:r>
    </w:p>
    <w:p w14:paraId="7AC0C911" w14:textId="1387A2DE" w:rsidR="006F71AE" w:rsidRPr="00A95D68" w:rsidRDefault="006F71AE" w:rsidP="00BD2A19">
      <w:pPr>
        <w:pStyle w:val="Brdtekst"/>
        <w:spacing w:before="120"/>
      </w:pPr>
      <w:r>
        <w:t>(</w:t>
      </w:r>
      <w:r w:rsidR="000B59A2">
        <w:t>8</w:t>
      </w:r>
      <w:r>
        <w:t xml:space="preserve">) Matin </w:t>
      </w:r>
      <w:r w:rsidRPr="00896B43">
        <w:rPr>
          <w:i/>
        </w:rPr>
        <w:t>poskessa</w:t>
      </w:r>
      <w:r>
        <w:t xml:space="preserve"> oon haava.</w:t>
      </w:r>
    </w:p>
    <w:p w14:paraId="56DA9EA7" w14:textId="4541153F" w:rsidR="00B30251" w:rsidRDefault="00171C51" w:rsidP="00BD2A19">
      <w:pPr>
        <w:pStyle w:val="Brdtekst"/>
        <w:spacing w:before="120"/>
      </w:pPr>
      <w:r w:rsidRPr="00204833">
        <w:rPr>
          <w:caps/>
        </w:rPr>
        <w:lastRenderedPageBreak/>
        <w:t>Paikka</w:t>
      </w:r>
      <w:r w:rsidR="00B30251" w:rsidRPr="00204833">
        <w:rPr>
          <w:caps/>
        </w:rPr>
        <w:t>-, eksistensi</w:t>
      </w:r>
      <w:r w:rsidR="00D02246">
        <w:t>-,</w:t>
      </w:r>
      <w:r w:rsidR="00B30251" w:rsidRPr="00A95D68">
        <w:t xml:space="preserve"> </w:t>
      </w:r>
      <w:r w:rsidR="00B30251" w:rsidRPr="00204833">
        <w:rPr>
          <w:caps/>
        </w:rPr>
        <w:t>liiket</w:t>
      </w:r>
      <w:r w:rsidRPr="00A95D68">
        <w:t>-</w:t>
      </w:r>
      <w:r w:rsidR="00D02246">
        <w:t xml:space="preserve"> ja </w:t>
      </w:r>
      <w:r w:rsidR="00D02246">
        <w:rPr>
          <w:caps/>
        </w:rPr>
        <w:t>siirtämis-</w:t>
      </w:r>
      <w:r w:rsidR="00B30251" w:rsidRPr="00A95D68">
        <w:t>syntaktin adverbiaalin</w:t>
      </w:r>
      <w:r w:rsidR="00D94EB6">
        <w:t>n</w:t>
      </w:r>
      <w:r w:rsidR="00B30251" w:rsidRPr="00A95D68">
        <w:t xml:space="preserve">a saattaa tietenki olla kans </w:t>
      </w:r>
      <w:r w:rsidR="00F15426" w:rsidRPr="00A95D68">
        <w:t>adposisuuni</w:t>
      </w:r>
      <w:r w:rsidR="00B30251" w:rsidRPr="00A95D68">
        <w:t>fraasi eli adverbifraasi. Näitäki oon erilaista suunttaa ilmoitta</w:t>
      </w:r>
      <w:r w:rsidR="00E87BE7">
        <w:t>a</w:t>
      </w:r>
      <w:r w:rsidR="00B30251" w:rsidRPr="00A95D68">
        <w:t xml:space="preserve">viita, ja net häyđythään korreleerata vastaaviitten </w:t>
      </w:r>
      <w:r w:rsidR="00193F74">
        <w:t>nomeni</w:t>
      </w:r>
      <w:r w:rsidR="00B30251" w:rsidRPr="00A95D68">
        <w:t>fraassiin kaasushaamuin kans.</w:t>
      </w:r>
    </w:p>
    <w:p w14:paraId="30DA9D58" w14:textId="6AD5B94F" w:rsidR="00944ACB" w:rsidRPr="00944ACB" w:rsidRDefault="00944ACB" w:rsidP="00BD2A19">
      <w:pPr>
        <w:pStyle w:val="Brdtekst"/>
        <w:spacing w:before="120"/>
      </w:pPr>
      <w:r w:rsidRPr="00944ACB">
        <w:rPr>
          <w:caps/>
        </w:rPr>
        <w:t>Statustila</w:t>
      </w:r>
      <w:r>
        <w:rPr>
          <w:caps/>
        </w:rPr>
        <w:t>-</w:t>
      </w:r>
      <w:r>
        <w:t>syntaktin adverbiaalikomplementtina oon tasan olotilan adverbi.</w:t>
      </w:r>
    </w:p>
    <w:p w14:paraId="5583AEE6" w14:textId="7EDCCE88" w:rsidR="00005793" w:rsidRPr="00A541C5" w:rsidRDefault="00944ACB" w:rsidP="00005793">
      <w:pPr>
        <w:pStyle w:val="Brdtekst"/>
        <w:spacing w:before="120"/>
        <w:rPr>
          <w:caps/>
          <w:smallCaps/>
        </w:rPr>
      </w:pPr>
      <w:r>
        <w:t>Olema analyseer</w:t>
      </w:r>
      <w:r w:rsidR="00005793">
        <w:t>anheet adverbiaaliksi kans sen TULOS-</w:t>
      </w:r>
      <w:r w:rsidR="00005793">
        <w:rPr>
          <w:caps/>
        </w:rPr>
        <w:t xml:space="preserve">syntaktin </w:t>
      </w:r>
      <w:r w:rsidR="00005793" w:rsidRPr="00332432">
        <w:t>jäsenen</w:t>
      </w:r>
      <w:r w:rsidR="00005793">
        <w:t xml:space="preserve">, mikä oon subjektin paikala mutta elatiivissa (esimerkiksi </w:t>
      </w:r>
      <w:r w:rsidR="00005793">
        <w:rPr>
          <w:i/>
        </w:rPr>
        <w:t>Mikosta tuli varas</w:t>
      </w:r>
      <w:r w:rsidR="00005793">
        <w:t>). Tämän saattais paikan jälkhiin analyseerata kans subjektiksi, mutta olema rajanheet, ette verbaali</w:t>
      </w:r>
      <w:r w:rsidR="000D1D18">
        <w:t>n subjektikomplementin kaasukset</w:t>
      </w:r>
      <w:r w:rsidR="00005793">
        <w:t xml:space="preserve"> o</w:t>
      </w:r>
      <w:r>
        <w:t>o</w:t>
      </w:r>
      <w:r w:rsidR="00005793">
        <w:t>n tyhä nominatiivi ja partitiivi.</w:t>
      </w:r>
    </w:p>
    <w:p w14:paraId="622064FF" w14:textId="2A5FD913" w:rsidR="00D17774" w:rsidRDefault="00372852" w:rsidP="00BD2A19">
      <w:pPr>
        <w:pStyle w:val="Brdtekst"/>
        <w:spacing w:before="120"/>
      </w:pPr>
      <w:r w:rsidRPr="00A95D68">
        <w:t xml:space="preserve">Aspektuaalisissa syntaktiissa verbifraasin verbinä oon </w:t>
      </w:r>
      <w:r w:rsidR="00D92A93">
        <w:t>3. inf</w:t>
      </w:r>
      <w:r w:rsidRPr="00A95D68">
        <w:t>initiivin inessiivin, elatiivin eli illatiivin haamu, ja sillä koko verbifraasi</w:t>
      </w:r>
      <w:r w:rsidR="008B2C7B">
        <w:t>n</w:t>
      </w:r>
      <w:r w:rsidRPr="00A95D68">
        <w:t xml:space="preserve"> analyseerathaan adverbiaaliksi. </w:t>
      </w:r>
      <w:r w:rsidRPr="00A452B7">
        <w:rPr>
          <w:caps/>
        </w:rPr>
        <w:t>omistus</w:t>
      </w:r>
      <w:r w:rsidRPr="00A95D68">
        <w:rPr>
          <w:smallCaps/>
        </w:rPr>
        <w:t>-</w:t>
      </w:r>
      <w:r w:rsidRPr="00A95D68">
        <w:t>syntaktin omista</w:t>
      </w:r>
      <w:r w:rsidR="00A452B7">
        <w:t>a</w:t>
      </w:r>
      <w:r w:rsidRPr="00A95D68">
        <w:t>jaa muistuttaava adessiivihaamuinen adverbiaali löyttyy modaalis</w:t>
      </w:r>
      <w:r w:rsidR="00AB1AC5" w:rsidRPr="00A95D68">
        <w:t>i</w:t>
      </w:r>
      <w:r w:rsidRPr="00A95D68">
        <w:t xml:space="preserve">sta </w:t>
      </w:r>
      <w:r w:rsidRPr="006E6C8A">
        <w:rPr>
          <w:i/>
        </w:rPr>
        <w:t>Minula oon pakko mennä hyysikkhään</w:t>
      </w:r>
      <w:r w:rsidRPr="00A95D68">
        <w:t xml:space="preserve"> </w:t>
      </w:r>
      <w:r w:rsidR="006E6C8A">
        <w:t xml:space="preserve">ja </w:t>
      </w:r>
      <w:r w:rsidR="00AB1AC5" w:rsidRPr="006E6C8A">
        <w:rPr>
          <w:i/>
        </w:rPr>
        <w:t>Sinula kannattaa lukkeet kainun kieltä</w:t>
      </w:r>
      <w:r w:rsidR="00AB1AC5" w:rsidRPr="00A95D68">
        <w:t xml:space="preserve"> -</w:t>
      </w:r>
      <w:r w:rsidRPr="00A95D68">
        <w:t>konstruksuuni</w:t>
      </w:r>
      <w:r w:rsidR="00AB1AC5" w:rsidRPr="00A95D68">
        <w:t>i</w:t>
      </w:r>
      <w:r w:rsidRPr="00A95D68">
        <w:t xml:space="preserve">sta ja aspektuaalisesta </w:t>
      </w:r>
      <w:r w:rsidRPr="006E6C8A">
        <w:rPr>
          <w:i/>
        </w:rPr>
        <w:t>Minula tuli työt tehtyksi</w:t>
      </w:r>
      <w:r w:rsidRPr="00A95D68">
        <w:t xml:space="preserve"> -konstruksuunista.</w:t>
      </w:r>
    </w:p>
    <w:p w14:paraId="42AD910C" w14:textId="77777777" w:rsidR="00B30251" w:rsidRPr="00A95D68" w:rsidRDefault="00B30251" w:rsidP="00BD2A19">
      <w:pPr>
        <w:pStyle w:val="Overskrift1"/>
        <w:rPr>
          <w:sz w:val="36"/>
        </w:rPr>
      </w:pPr>
      <w:bookmarkStart w:id="1225" w:name="_Toc81192477"/>
      <w:bookmarkStart w:id="1226" w:name="_Toc84998028"/>
      <w:bookmarkStart w:id="1227" w:name="_Toc198266925"/>
      <w:bookmarkStart w:id="1228" w:name="_Toc209168677"/>
      <w:bookmarkStart w:id="1229" w:name="_Toc241129301"/>
      <w:bookmarkStart w:id="1230" w:name="_Toc311273802"/>
      <w:r w:rsidRPr="00A95D68">
        <w:lastRenderedPageBreak/>
        <w:t xml:space="preserve">Nomeniitten morfologista </w:t>
      </w:r>
      <w:r w:rsidR="00C93CCF" w:rsidRPr="00A95D68">
        <w:t>grammatik</w:t>
      </w:r>
      <w:r w:rsidRPr="00A95D68">
        <w:t>kii</w:t>
      </w:r>
      <w:bookmarkEnd w:id="1225"/>
      <w:bookmarkEnd w:id="1226"/>
      <w:bookmarkEnd w:id="1227"/>
      <w:bookmarkEnd w:id="1228"/>
      <w:bookmarkEnd w:id="1229"/>
      <w:bookmarkEnd w:id="1230"/>
    </w:p>
    <w:p w14:paraId="6F43EA9E" w14:textId="0C6FDFAA" w:rsidR="00120A6B" w:rsidRDefault="00B30251" w:rsidP="00BD2A19">
      <w:pPr>
        <w:pStyle w:val="Brdtekst"/>
        <w:spacing w:before="120"/>
      </w:pPr>
      <w:r w:rsidRPr="00C5480E">
        <w:rPr>
          <w:smallCaps/>
        </w:rPr>
        <w:t xml:space="preserve">Nomeniita </w:t>
      </w:r>
      <w:r w:rsidRPr="00A95D68">
        <w:t xml:space="preserve">pruukathaan lujetella seuraavat joukot: </w:t>
      </w:r>
      <w:r w:rsidRPr="00C5480E">
        <w:rPr>
          <w:smallCaps/>
        </w:rPr>
        <w:t xml:space="preserve">substantiivit, adjektiivit, pronomenit </w:t>
      </w:r>
      <w:r w:rsidRPr="00C870B3">
        <w:t>ja</w:t>
      </w:r>
      <w:r w:rsidRPr="00C5480E">
        <w:rPr>
          <w:smallCaps/>
        </w:rPr>
        <w:t xml:space="preserve"> lukusanat.</w:t>
      </w:r>
      <w:r w:rsidRPr="00A95D68">
        <w:t xml:space="preserve"> </w:t>
      </w:r>
      <w:r w:rsidR="00120A6B">
        <w:t>Substantiivit ja adje</w:t>
      </w:r>
      <w:r w:rsidR="00850AFF">
        <w:t>k</w:t>
      </w:r>
      <w:r w:rsidR="00120A6B">
        <w:t>tiivit haamustet</w:t>
      </w:r>
      <w:r w:rsidR="00E40761">
        <w:t>h</w:t>
      </w:r>
      <w:r w:rsidR="00120A6B">
        <w:t xml:space="preserve">aan oman fraasin, missä niilä saattaa olla defineerauksii. </w:t>
      </w:r>
      <w:r w:rsidR="00120A6B" w:rsidRPr="00E70B67">
        <w:t>Substantiivin definee</w:t>
      </w:r>
      <w:r w:rsidR="00E40761" w:rsidRPr="00E70B67">
        <w:t>rauksii</w:t>
      </w:r>
      <w:r w:rsidR="00E02662">
        <w:t xml:space="preserve"> saattaa olla esimerkiksi </w:t>
      </w:r>
      <w:r w:rsidR="00E02662" w:rsidRPr="001D3D43">
        <w:rPr>
          <w:smallCaps/>
        </w:rPr>
        <w:t>adjektiividefineeraus</w:t>
      </w:r>
      <w:r w:rsidR="00E02662">
        <w:t xml:space="preserve"> </w:t>
      </w:r>
      <w:r w:rsidR="0075485B">
        <w:t>(</w:t>
      </w:r>
      <w:r w:rsidR="00DF2251">
        <w:t xml:space="preserve">1) </w:t>
      </w:r>
      <w:r w:rsidR="00E02662">
        <w:t xml:space="preserve">tahi </w:t>
      </w:r>
      <w:r w:rsidR="00A27713">
        <w:t>genitiiv</w:t>
      </w:r>
      <w:r w:rsidR="00E02662">
        <w:t xml:space="preserve">ihaamuinen </w:t>
      </w:r>
      <w:r w:rsidR="00E02662" w:rsidRPr="001D3D43">
        <w:rPr>
          <w:smallCaps/>
        </w:rPr>
        <w:t>substantiividefineeraus</w:t>
      </w:r>
      <w:r w:rsidR="00DF2251" w:rsidRPr="001D3D43">
        <w:rPr>
          <w:smallCaps/>
        </w:rPr>
        <w:t xml:space="preserve"> </w:t>
      </w:r>
      <w:r w:rsidR="0075485B">
        <w:t>(</w:t>
      </w:r>
      <w:r w:rsidR="00DF2251">
        <w:t>2)</w:t>
      </w:r>
      <w:r w:rsidR="00E06303">
        <w:t xml:space="preserve"> </w:t>
      </w:r>
      <w:r w:rsidR="00E06303" w:rsidRPr="001D3D43">
        <w:rPr>
          <w:smallCaps/>
        </w:rPr>
        <w:t>etudefineerauksena</w:t>
      </w:r>
      <w:r w:rsidR="00E02662">
        <w:t xml:space="preserve">, </w:t>
      </w:r>
      <w:r w:rsidR="00E06303">
        <w:t>tahi</w:t>
      </w:r>
      <w:r w:rsidR="00DF4439">
        <w:t xml:space="preserve"> </w:t>
      </w:r>
      <w:r w:rsidR="00E02662">
        <w:t>substantiivi paikka</w:t>
      </w:r>
      <w:r w:rsidR="007E3506">
        <w:t>kaasuksessa</w:t>
      </w:r>
      <w:r w:rsidR="00DF2251">
        <w:t xml:space="preserve"> </w:t>
      </w:r>
      <w:r w:rsidR="0075485B">
        <w:t>(</w:t>
      </w:r>
      <w:r w:rsidR="00874091">
        <w:t xml:space="preserve">3, </w:t>
      </w:r>
      <w:r w:rsidR="00DF2251">
        <w:t>4)</w:t>
      </w:r>
      <w:r w:rsidR="007E3506">
        <w:t xml:space="preserve">, </w:t>
      </w:r>
      <w:r w:rsidR="007E3506" w:rsidRPr="001D3D43">
        <w:t>infinitiivifraasi</w:t>
      </w:r>
      <w:r w:rsidR="007E3506">
        <w:t xml:space="preserve"> </w:t>
      </w:r>
      <w:r w:rsidR="0075485B">
        <w:t>(</w:t>
      </w:r>
      <w:r w:rsidR="001D3B23">
        <w:t xml:space="preserve">5) </w:t>
      </w:r>
      <w:r w:rsidR="00E02662">
        <w:t xml:space="preserve">tahi </w:t>
      </w:r>
      <w:r w:rsidR="00461824">
        <w:rPr>
          <w:smallCaps/>
        </w:rPr>
        <w:t>ala</w:t>
      </w:r>
      <w:r w:rsidR="00E02662" w:rsidRPr="001D3D43">
        <w:rPr>
          <w:smallCaps/>
        </w:rPr>
        <w:t>syntaktidefineeraus</w:t>
      </w:r>
      <w:r w:rsidR="001D3B23">
        <w:t xml:space="preserve"> </w:t>
      </w:r>
      <w:r w:rsidR="0075485B">
        <w:t>(</w:t>
      </w:r>
      <w:r w:rsidR="001D3B23">
        <w:t>6, 7)</w:t>
      </w:r>
      <w:r w:rsidR="00E06303">
        <w:t xml:space="preserve"> </w:t>
      </w:r>
      <w:r w:rsidR="00E06303">
        <w:rPr>
          <w:smallCaps/>
        </w:rPr>
        <w:t>pörä</w:t>
      </w:r>
      <w:r w:rsidR="00E06303" w:rsidRPr="001D3D43">
        <w:rPr>
          <w:smallCaps/>
        </w:rPr>
        <w:t>defineerauksena</w:t>
      </w:r>
    </w:p>
    <w:p w14:paraId="123A608A" w14:textId="67E90CC8" w:rsidR="00E02662" w:rsidRDefault="0075485B" w:rsidP="00BD2A19">
      <w:pPr>
        <w:pStyle w:val="Brdtekst"/>
        <w:spacing w:before="120"/>
      </w:pPr>
      <w:r>
        <w:t>(</w:t>
      </w:r>
      <w:r w:rsidR="00EA1053">
        <w:t>1)</w:t>
      </w:r>
      <w:r w:rsidR="00EA1053">
        <w:rPr>
          <w:i/>
        </w:rPr>
        <w:t xml:space="preserve"> </w:t>
      </w:r>
      <w:r w:rsidR="00AE438D">
        <w:t>[</w:t>
      </w:r>
      <w:r w:rsidR="00EA1053" w:rsidRPr="00EA1053">
        <w:rPr>
          <w:i/>
        </w:rPr>
        <w:t xml:space="preserve">Nuoret </w:t>
      </w:r>
      <w:r w:rsidR="00EA1053" w:rsidRPr="00AE438D">
        <w:t>tyttäret</w:t>
      </w:r>
      <w:r w:rsidR="00AE438D">
        <w:t>]</w:t>
      </w:r>
      <w:r w:rsidR="00EA1053">
        <w:t xml:space="preserve"> tykäthään </w:t>
      </w:r>
      <w:r w:rsidR="00AE438D">
        <w:t>[</w:t>
      </w:r>
      <w:r w:rsidR="00EA1053" w:rsidRPr="00EA1053">
        <w:rPr>
          <w:i/>
        </w:rPr>
        <w:t xml:space="preserve">pitkistä </w:t>
      </w:r>
      <w:r w:rsidR="00EA1053" w:rsidRPr="00AE438D">
        <w:t>hyksistä</w:t>
      </w:r>
      <w:r w:rsidR="00AE438D">
        <w:t>]</w:t>
      </w:r>
      <w:r w:rsidR="00E02662">
        <w:t>.</w:t>
      </w:r>
    </w:p>
    <w:p w14:paraId="29A2CCF5" w14:textId="0854BDF7" w:rsidR="00E02662" w:rsidRDefault="0075485B" w:rsidP="00BD2A19">
      <w:pPr>
        <w:pStyle w:val="Brdtekst"/>
        <w:spacing w:before="120"/>
      </w:pPr>
      <w:r>
        <w:t>(</w:t>
      </w:r>
      <w:r w:rsidR="00EA1053">
        <w:t xml:space="preserve">2) </w:t>
      </w:r>
      <w:r w:rsidR="00AE438D">
        <w:t>[</w:t>
      </w:r>
      <w:r w:rsidR="00E02662" w:rsidRPr="001A0F8F">
        <w:rPr>
          <w:i/>
        </w:rPr>
        <w:t xml:space="preserve">Matin </w:t>
      </w:r>
      <w:r w:rsidR="00E02662" w:rsidRPr="00AE438D">
        <w:t>muori</w:t>
      </w:r>
      <w:r w:rsidR="00AE438D">
        <w:t>]</w:t>
      </w:r>
      <w:r w:rsidR="00E02662">
        <w:t xml:space="preserve"> studeeraa </w:t>
      </w:r>
      <w:r w:rsidR="00AE438D">
        <w:t>[</w:t>
      </w:r>
      <w:r w:rsidR="00E02662" w:rsidRPr="001A0F8F">
        <w:rPr>
          <w:i/>
        </w:rPr>
        <w:t xml:space="preserve">Tromssan </w:t>
      </w:r>
      <w:r w:rsidR="00E02662" w:rsidRPr="00AE438D">
        <w:t>univeristeetissa</w:t>
      </w:r>
      <w:r w:rsidR="00AE438D">
        <w:t>]</w:t>
      </w:r>
      <w:r w:rsidR="00E02662">
        <w:t>.</w:t>
      </w:r>
    </w:p>
    <w:p w14:paraId="659D9324" w14:textId="7B653727" w:rsidR="00E02662" w:rsidRDefault="0075485B" w:rsidP="00BD2A19">
      <w:pPr>
        <w:pStyle w:val="Brdtekst"/>
        <w:spacing w:before="120"/>
      </w:pPr>
      <w:r>
        <w:t>(</w:t>
      </w:r>
      <w:r w:rsidR="00EA1053">
        <w:t xml:space="preserve">3) </w:t>
      </w:r>
      <w:r w:rsidR="00AE438D">
        <w:t>[</w:t>
      </w:r>
      <w:r w:rsidR="00122659" w:rsidRPr="000421E3">
        <w:t>Preivi</w:t>
      </w:r>
      <w:r w:rsidR="00122659" w:rsidRPr="001A0F8F">
        <w:rPr>
          <w:i/>
        </w:rPr>
        <w:t xml:space="preserve"> </w:t>
      </w:r>
      <w:r w:rsidR="00122659" w:rsidRPr="000421E3">
        <w:rPr>
          <w:i/>
        </w:rPr>
        <w:t>kuninkhaale</w:t>
      </w:r>
      <w:r w:rsidR="00AE438D">
        <w:t>]</w:t>
      </w:r>
      <w:r w:rsidR="00122659">
        <w:t xml:space="preserve"> oli kirjoitettu tanskaksi.</w:t>
      </w:r>
    </w:p>
    <w:p w14:paraId="4D81A2B4" w14:textId="63500716" w:rsidR="00122659" w:rsidRDefault="0075485B" w:rsidP="00BD2A19">
      <w:pPr>
        <w:pStyle w:val="Brdtekst"/>
        <w:spacing w:before="120"/>
      </w:pPr>
      <w:r>
        <w:t>(</w:t>
      </w:r>
      <w:r w:rsidR="00EA1053">
        <w:t xml:space="preserve">4) </w:t>
      </w:r>
      <w:r w:rsidR="00AE438D">
        <w:t>[</w:t>
      </w:r>
      <w:r w:rsidR="00122659" w:rsidRPr="00AE438D">
        <w:t>Matk</w:t>
      </w:r>
      <w:r w:rsidR="00122659" w:rsidRPr="001A0F8F">
        <w:rPr>
          <w:i/>
        </w:rPr>
        <w:t>a Tromssasta Rovaniemele</w:t>
      </w:r>
      <w:r w:rsidR="00AE438D" w:rsidRPr="00AE438D">
        <w:t>]</w:t>
      </w:r>
      <w:r w:rsidR="00122659">
        <w:t xml:space="preserve"> oon </w:t>
      </w:r>
      <w:r w:rsidR="001A0F8F">
        <w:t xml:space="preserve">liian </w:t>
      </w:r>
      <w:r w:rsidR="00122659">
        <w:t>pitkä.</w:t>
      </w:r>
    </w:p>
    <w:p w14:paraId="298E0803" w14:textId="48C98EFA" w:rsidR="00E824AD" w:rsidRDefault="0075485B" w:rsidP="00BD2A19">
      <w:pPr>
        <w:pStyle w:val="Brdtekst"/>
        <w:spacing w:before="120"/>
      </w:pPr>
      <w:r>
        <w:t>(</w:t>
      </w:r>
      <w:r w:rsidR="00EA1053">
        <w:t xml:space="preserve">5) </w:t>
      </w:r>
      <w:r w:rsidR="00E824AD">
        <w:t xml:space="preserve">Minula ei ole </w:t>
      </w:r>
      <w:r w:rsidR="00AE438D">
        <w:t>[</w:t>
      </w:r>
      <w:r w:rsidR="00E824AD" w:rsidRPr="00874091">
        <w:t>voimaa</w:t>
      </w:r>
      <w:r w:rsidR="00E824AD" w:rsidRPr="001A0F8F">
        <w:rPr>
          <w:i/>
        </w:rPr>
        <w:t xml:space="preserve"> </w:t>
      </w:r>
      <w:r w:rsidR="001B127A" w:rsidRPr="001B127A">
        <w:t>(</w:t>
      </w:r>
      <w:r w:rsidR="00E824AD" w:rsidRPr="00874091">
        <w:rPr>
          <w:i/>
        </w:rPr>
        <w:t>ette</w:t>
      </w:r>
      <w:r w:rsidR="001B127A" w:rsidRPr="001B127A">
        <w:t>)</w:t>
      </w:r>
      <w:r w:rsidR="00E824AD" w:rsidRPr="00874091">
        <w:rPr>
          <w:i/>
        </w:rPr>
        <w:t xml:space="preserve"> lähteet reishuun</w:t>
      </w:r>
      <w:r w:rsidR="00AE438D" w:rsidRPr="00AE438D">
        <w:t>]</w:t>
      </w:r>
      <w:r w:rsidR="00E824AD">
        <w:t>.</w:t>
      </w:r>
    </w:p>
    <w:p w14:paraId="48D61AB4" w14:textId="27AF34F6" w:rsidR="00E824AD" w:rsidRDefault="0075485B" w:rsidP="00BD2A19">
      <w:pPr>
        <w:pStyle w:val="Brdtekst"/>
        <w:spacing w:before="120"/>
      </w:pPr>
      <w:r>
        <w:t>(</w:t>
      </w:r>
      <w:r w:rsidR="00EA1053">
        <w:t xml:space="preserve">6) </w:t>
      </w:r>
      <w:r w:rsidR="00AE438D">
        <w:t>[</w:t>
      </w:r>
      <w:r w:rsidR="007E3506" w:rsidRPr="00874091">
        <w:t>Preivi</w:t>
      </w:r>
      <w:r w:rsidRPr="00874091">
        <w:t>,</w:t>
      </w:r>
      <w:r w:rsidR="007E3506" w:rsidRPr="00AE438D">
        <w:t xml:space="preserve"> </w:t>
      </w:r>
      <w:r w:rsidR="007E3506" w:rsidRPr="00874091">
        <w:rPr>
          <w:i/>
        </w:rPr>
        <w:t>minkä pappi kirjoitti kuninkhaale</w:t>
      </w:r>
      <w:r w:rsidR="00AE438D">
        <w:t>]</w:t>
      </w:r>
      <w:r w:rsidR="007E3506">
        <w:t>, oli Nillala plakkarissa.</w:t>
      </w:r>
    </w:p>
    <w:p w14:paraId="66086575" w14:textId="27E3B8BA" w:rsidR="007E3506" w:rsidRDefault="0075485B" w:rsidP="00BD2A19">
      <w:pPr>
        <w:pStyle w:val="Brdtekst"/>
        <w:spacing w:before="120"/>
      </w:pPr>
      <w:r>
        <w:t>(</w:t>
      </w:r>
      <w:r w:rsidR="00EA1053">
        <w:t xml:space="preserve">7) Iisakille tuli </w:t>
      </w:r>
      <w:r w:rsidR="00AE438D">
        <w:t>[</w:t>
      </w:r>
      <w:r w:rsidR="00EA1053" w:rsidRPr="00873CCF">
        <w:t>tieto</w:t>
      </w:r>
      <w:r w:rsidRPr="00AE438D">
        <w:t>,</w:t>
      </w:r>
      <w:r w:rsidR="00EA1053" w:rsidRPr="00AE438D">
        <w:t xml:space="preserve"> </w:t>
      </w:r>
      <w:r w:rsidR="00EA1053" w:rsidRPr="00873CCF">
        <w:rPr>
          <w:i/>
        </w:rPr>
        <w:t>ette hän päässee myötä kursile</w:t>
      </w:r>
      <w:r w:rsidR="00AE438D">
        <w:t>]</w:t>
      </w:r>
      <w:r w:rsidR="00EA1053">
        <w:t>.</w:t>
      </w:r>
    </w:p>
    <w:p w14:paraId="6BFE3346" w14:textId="049B6BF1" w:rsidR="00FE7901" w:rsidRDefault="00FE7901" w:rsidP="00BD2A19">
      <w:pPr>
        <w:pStyle w:val="Brdtekst"/>
        <w:spacing w:before="120"/>
      </w:pPr>
      <w:r w:rsidRPr="002C080E">
        <w:t>Adjektiivin defineerauksena</w:t>
      </w:r>
      <w:r>
        <w:t xml:space="preserve"> saattaa olla </w:t>
      </w:r>
      <w:r w:rsidR="00B84B5D">
        <w:t xml:space="preserve">etudefineerauksena </w:t>
      </w:r>
      <w:r>
        <w:t xml:space="preserve">esimerkiksi </w:t>
      </w:r>
      <w:r w:rsidR="003F0762">
        <w:t>graadi</w:t>
      </w:r>
      <w:r>
        <w:t>adverbi</w:t>
      </w:r>
      <w:r w:rsidR="00071C4F">
        <w:t xml:space="preserve"> </w:t>
      </w:r>
      <w:r w:rsidR="0075485B">
        <w:t>(</w:t>
      </w:r>
      <w:r w:rsidR="00071C4F">
        <w:t>8)</w:t>
      </w:r>
      <w:r w:rsidR="00B84B5D">
        <w:t>, pörädefineerauksena esimerkiksi substantiivi paikkakaasuksessa</w:t>
      </w:r>
      <w:r w:rsidR="00071C4F">
        <w:t xml:space="preserve"> </w:t>
      </w:r>
      <w:r w:rsidR="0075485B">
        <w:t>(</w:t>
      </w:r>
      <w:r w:rsidR="00071C4F">
        <w:t>9)</w:t>
      </w:r>
      <w:r w:rsidR="00B84B5D">
        <w:t>, adposisuunifraasi</w:t>
      </w:r>
      <w:r w:rsidR="00071C4F">
        <w:t xml:space="preserve"> </w:t>
      </w:r>
      <w:r w:rsidR="0075485B">
        <w:t>(</w:t>
      </w:r>
      <w:r w:rsidR="00071C4F">
        <w:t>10)</w:t>
      </w:r>
      <w:r w:rsidR="00B84B5D">
        <w:t>, infinitiivifra</w:t>
      </w:r>
      <w:r w:rsidR="00E155CD">
        <w:t>a</w:t>
      </w:r>
      <w:r w:rsidR="00B84B5D">
        <w:t xml:space="preserve">si </w:t>
      </w:r>
      <w:r w:rsidR="0075485B">
        <w:t>(</w:t>
      </w:r>
      <w:r w:rsidR="00071C4F">
        <w:t xml:space="preserve">11) </w:t>
      </w:r>
      <w:r w:rsidR="00B84B5D">
        <w:t>tahi alisyntakti</w:t>
      </w:r>
      <w:r w:rsidR="00071C4F">
        <w:t xml:space="preserve"> </w:t>
      </w:r>
      <w:r w:rsidR="0075485B">
        <w:t>(</w:t>
      </w:r>
      <w:r w:rsidR="00071C4F">
        <w:t>12)</w:t>
      </w:r>
      <w:r w:rsidR="00B84B5D">
        <w:t>.</w:t>
      </w:r>
    </w:p>
    <w:p w14:paraId="4D6B8259" w14:textId="6ABE9EE5" w:rsidR="00B84B5D" w:rsidRDefault="0075485B" w:rsidP="00BD2A19">
      <w:pPr>
        <w:pStyle w:val="Brdtekst"/>
        <w:spacing w:before="120"/>
      </w:pPr>
      <w:r>
        <w:t>(</w:t>
      </w:r>
      <w:r w:rsidR="000438FF">
        <w:t xml:space="preserve">8) Hanna oon </w:t>
      </w:r>
      <w:r w:rsidR="00A76E78">
        <w:t>[</w:t>
      </w:r>
      <w:r w:rsidR="000438FF" w:rsidRPr="00A76E78">
        <w:rPr>
          <w:i/>
        </w:rPr>
        <w:t>hirmusen</w:t>
      </w:r>
      <w:r w:rsidR="000438FF" w:rsidRPr="00A76E78">
        <w:t xml:space="preserve"> viisas</w:t>
      </w:r>
      <w:r w:rsidR="00A76E78">
        <w:t>]</w:t>
      </w:r>
      <w:r w:rsidR="000438FF">
        <w:t>.</w:t>
      </w:r>
    </w:p>
    <w:p w14:paraId="744A886C" w14:textId="6C1E60D2" w:rsidR="000438FF" w:rsidRDefault="0075485B" w:rsidP="00BD2A19">
      <w:pPr>
        <w:pStyle w:val="Brdtekst"/>
        <w:spacing w:before="120"/>
      </w:pPr>
      <w:r>
        <w:t>(</w:t>
      </w:r>
      <w:r w:rsidR="000438FF">
        <w:t xml:space="preserve">9) Mie olen </w:t>
      </w:r>
      <w:r w:rsidR="00A76E78">
        <w:t>[</w:t>
      </w:r>
      <w:r w:rsidR="000438FF" w:rsidRPr="00132FF2">
        <w:t>sikkari</w:t>
      </w:r>
      <w:r w:rsidR="000438FF" w:rsidRPr="00E155CD">
        <w:rPr>
          <w:i/>
        </w:rPr>
        <w:t xml:space="preserve"> </w:t>
      </w:r>
      <w:r w:rsidR="000438FF" w:rsidRPr="00132FF2">
        <w:rPr>
          <w:i/>
        </w:rPr>
        <w:t>siitä assiista</w:t>
      </w:r>
      <w:r w:rsidR="00A76E78">
        <w:t>]</w:t>
      </w:r>
      <w:r w:rsidR="000438FF">
        <w:t>.</w:t>
      </w:r>
    </w:p>
    <w:p w14:paraId="5AE3B65F" w14:textId="01E26D5A" w:rsidR="000438FF" w:rsidRDefault="0075485B" w:rsidP="00BD2A19">
      <w:pPr>
        <w:pStyle w:val="Brdtekst"/>
        <w:spacing w:before="120"/>
      </w:pPr>
      <w:r>
        <w:t>(</w:t>
      </w:r>
      <w:r w:rsidR="000438FF">
        <w:t xml:space="preserve">10) Kreeta oli </w:t>
      </w:r>
      <w:r w:rsidR="00A76E78">
        <w:t>[</w:t>
      </w:r>
      <w:r w:rsidR="000438FF" w:rsidRPr="00132FF2">
        <w:t>vihainen</w:t>
      </w:r>
      <w:r w:rsidR="000438FF" w:rsidRPr="00E155CD">
        <w:rPr>
          <w:i/>
        </w:rPr>
        <w:t xml:space="preserve"> </w:t>
      </w:r>
      <w:r w:rsidR="000438FF" w:rsidRPr="00132FF2">
        <w:rPr>
          <w:i/>
        </w:rPr>
        <w:t>sen riiđan päältä</w:t>
      </w:r>
      <w:r w:rsidR="00A76E78">
        <w:t>]</w:t>
      </w:r>
      <w:r w:rsidR="000438FF">
        <w:t>.</w:t>
      </w:r>
    </w:p>
    <w:p w14:paraId="6CD84DE6" w14:textId="513374EC" w:rsidR="000438FF" w:rsidRDefault="0075485B" w:rsidP="00BD2A19">
      <w:pPr>
        <w:pStyle w:val="Brdtekst"/>
        <w:spacing w:before="120"/>
      </w:pPr>
      <w:r>
        <w:t>(</w:t>
      </w:r>
      <w:r w:rsidR="000438FF">
        <w:t xml:space="preserve">11) Met olema </w:t>
      </w:r>
      <w:r w:rsidR="00A76E78">
        <w:t>[</w:t>
      </w:r>
      <w:r w:rsidR="000438FF" w:rsidRPr="00132FF2">
        <w:t>sepät</w:t>
      </w:r>
      <w:r w:rsidR="000438FF" w:rsidRPr="00E155CD">
        <w:rPr>
          <w:i/>
        </w:rPr>
        <w:t xml:space="preserve"> </w:t>
      </w:r>
      <w:r w:rsidR="000438FF" w:rsidRPr="00132FF2">
        <w:rPr>
          <w:i/>
        </w:rPr>
        <w:t>hihtaamhaan</w:t>
      </w:r>
      <w:r w:rsidR="00A76E78">
        <w:t>]</w:t>
      </w:r>
      <w:r w:rsidR="000438FF">
        <w:t>.</w:t>
      </w:r>
    </w:p>
    <w:p w14:paraId="1F2D2655" w14:textId="6F115A1B" w:rsidR="000438FF" w:rsidRPr="00A95D68" w:rsidRDefault="0075485B" w:rsidP="00BD2A19">
      <w:pPr>
        <w:pStyle w:val="Brdtekst"/>
        <w:spacing w:before="120"/>
      </w:pPr>
      <w:r>
        <w:t>(</w:t>
      </w:r>
      <w:r w:rsidR="000438FF">
        <w:t xml:space="preserve">12) Se oon </w:t>
      </w:r>
      <w:r w:rsidR="00A76E78">
        <w:t>[</w:t>
      </w:r>
      <w:r w:rsidR="000438FF" w:rsidRPr="00132FF2">
        <w:t>parasta</w:t>
      </w:r>
      <w:r w:rsidRPr="00132FF2">
        <w:t>,</w:t>
      </w:r>
      <w:r w:rsidR="000438FF" w:rsidRPr="00A76E78">
        <w:t xml:space="preserve"> </w:t>
      </w:r>
      <w:r w:rsidR="000438FF" w:rsidRPr="00132FF2">
        <w:rPr>
          <w:i/>
        </w:rPr>
        <w:t>mitä sie olet koskhaan sanonu</w:t>
      </w:r>
      <w:r w:rsidR="00A76E78">
        <w:t>]</w:t>
      </w:r>
      <w:r w:rsidR="000438FF">
        <w:t>.</w:t>
      </w:r>
    </w:p>
    <w:p w14:paraId="3359B339" w14:textId="651F5565" w:rsidR="000964D1" w:rsidRDefault="00FA2F18" w:rsidP="00487A34">
      <w:pPr>
        <w:pStyle w:val="Brdtekst"/>
        <w:spacing w:before="120"/>
      </w:pPr>
      <w:r w:rsidRPr="00214A6E">
        <w:t>Pronomenitki</w:t>
      </w:r>
      <w:r w:rsidRPr="00492C95">
        <w:rPr>
          <w:smallCaps/>
        </w:rPr>
        <w:t xml:space="preserve"> </w:t>
      </w:r>
      <w:r>
        <w:t>saatehaan muutamasti saađa defineerauksen</w:t>
      </w:r>
      <w:r w:rsidR="000C61E2">
        <w:t xml:space="preserve"> </w:t>
      </w:r>
      <w:r w:rsidR="0075485B">
        <w:t>(</w:t>
      </w:r>
      <w:r w:rsidR="000C61E2">
        <w:t>13, 14)</w:t>
      </w:r>
      <w:r>
        <w:t>.</w:t>
      </w:r>
    </w:p>
    <w:p w14:paraId="50B15999" w14:textId="1E91B373" w:rsidR="00FA2F18" w:rsidRDefault="0075485B" w:rsidP="00487A34">
      <w:pPr>
        <w:pStyle w:val="Brdtekst"/>
        <w:spacing w:before="120"/>
      </w:pPr>
      <w:r>
        <w:t>(</w:t>
      </w:r>
      <w:r w:rsidR="00FA2F18">
        <w:t>13)</w:t>
      </w:r>
      <w:r w:rsidR="00FA2F18">
        <w:rPr>
          <w:i/>
        </w:rPr>
        <w:t xml:space="preserve"> </w:t>
      </w:r>
      <w:r w:rsidR="00A76E78" w:rsidRPr="00A76E78">
        <w:t>[</w:t>
      </w:r>
      <w:r w:rsidR="00FA2F18" w:rsidRPr="00A42A13">
        <w:t>Kaikki</w:t>
      </w:r>
      <w:r w:rsidRPr="00A76E78">
        <w:t>,</w:t>
      </w:r>
      <w:r w:rsidR="00FA2F18" w:rsidRPr="00A76E78">
        <w:t xml:space="preserve"> </w:t>
      </w:r>
      <w:r w:rsidR="00FA2F18" w:rsidRPr="00A42A13">
        <w:rPr>
          <w:i/>
        </w:rPr>
        <w:t>jokka tunnethaan hänen</w:t>
      </w:r>
      <w:r w:rsidR="00A76E78">
        <w:t>]</w:t>
      </w:r>
      <w:r w:rsidR="00FA2F18">
        <w:t>, rakastethaan häntä.</w:t>
      </w:r>
    </w:p>
    <w:p w14:paraId="0DFBA546" w14:textId="046A53E2" w:rsidR="00FA2F18" w:rsidRDefault="0075485B" w:rsidP="00487A34">
      <w:pPr>
        <w:pStyle w:val="Brdtekst"/>
        <w:spacing w:before="120"/>
      </w:pPr>
      <w:r>
        <w:t>(</w:t>
      </w:r>
      <w:r w:rsidR="00FA2F18">
        <w:t>14)</w:t>
      </w:r>
      <w:r w:rsidR="00FA2F18">
        <w:rPr>
          <w:i/>
        </w:rPr>
        <w:t xml:space="preserve"> </w:t>
      </w:r>
      <w:r w:rsidR="00A76E78" w:rsidRPr="00A76E78">
        <w:t>[</w:t>
      </w:r>
      <w:r w:rsidR="00FA2F18" w:rsidRPr="00A42A13">
        <w:t>Jokhainen</w:t>
      </w:r>
      <w:r w:rsidR="00FA2F18" w:rsidRPr="00FA2F18">
        <w:rPr>
          <w:i/>
        </w:rPr>
        <w:t xml:space="preserve"> </w:t>
      </w:r>
      <w:r w:rsidR="00FA2F18" w:rsidRPr="00A42A13">
        <w:rPr>
          <w:i/>
        </w:rPr>
        <w:t>meistä</w:t>
      </w:r>
      <w:r w:rsidR="00A76E78">
        <w:t>]</w:t>
      </w:r>
      <w:r w:rsidR="00FA2F18">
        <w:t xml:space="preserve"> rakastaa Pekkaa.</w:t>
      </w:r>
    </w:p>
    <w:p w14:paraId="4DD9657A" w14:textId="1FBB0DCA" w:rsidR="000C61E2" w:rsidRDefault="000C61E2" w:rsidP="00487A34">
      <w:pPr>
        <w:pStyle w:val="Brdtekst"/>
        <w:spacing w:before="120"/>
      </w:pPr>
      <w:r>
        <w:t>Pronomenit oon kuitenki syntaktissa aina substantiivin s</w:t>
      </w:r>
      <w:r w:rsidR="00DF4439">
        <w:t>ijassa, emmäkä puhu erittäin pro</w:t>
      </w:r>
      <w:r>
        <w:t>nomenifraasiista.</w:t>
      </w:r>
    </w:p>
    <w:p w14:paraId="2816CB12" w14:textId="791EDAAA" w:rsidR="000C61E2" w:rsidRDefault="000C61E2" w:rsidP="00487A34">
      <w:pPr>
        <w:pStyle w:val="Brdtekst"/>
        <w:spacing w:before="120"/>
      </w:pPr>
      <w:r w:rsidRPr="00936DAD">
        <w:t>Lukusanoista kardinaalit</w:t>
      </w:r>
      <w:r>
        <w:t xml:space="preserve"> haamustethaan kvanttorifraa</w:t>
      </w:r>
      <w:r w:rsidR="000F0DCA">
        <w:t>ssii</w:t>
      </w:r>
      <w:r>
        <w:t xml:space="preserve">, ja niitä </w:t>
      </w:r>
      <w:r w:rsidR="00E82C95">
        <w:t>käsittelemä</w:t>
      </w:r>
      <w:r>
        <w:t xml:space="preserve"> erittäin kapittelissa 8.1 Kardinaalit.</w:t>
      </w:r>
    </w:p>
    <w:p w14:paraId="3810CF08" w14:textId="1E3E069C" w:rsidR="00487A34" w:rsidRDefault="00487A34" w:rsidP="00487A34">
      <w:pPr>
        <w:pStyle w:val="Brdtekst"/>
        <w:spacing w:before="120"/>
      </w:pPr>
      <w:r w:rsidRPr="00A95D68">
        <w:t>Kainun kielessä kohta kaikki nomenit – päinvastoin ko ruijan kielessä – taivuthaan samhaan</w:t>
      </w:r>
      <w:r w:rsidR="00B257B7">
        <w:t xml:space="preserve"> laihiin</w:t>
      </w:r>
      <w:r w:rsidRPr="00A95D68">
        <w:t>. Pronomeniissa</w:t>
      </w:r>
      <w:r>
        <w:t xml:space="preserve"> ja lukusanoissa</w:t>
      </w:r>
      <w:r w:rsidRPr="00A95D68">
        <w:t xml:space="preserve"> oon pikkuise</w:t>
      </w:r>
      <w:r>
        <w:t>n ero</w:t>
      </w:r>
      <w:r w:rsidR="00F30342">
        <w:t>i</w:t>
      </w:r>
      <w:r>
        <w:t>tusta, mutta substantiivit ja</w:t>
      </w:r>
      <w:r w:rsidRPr="00A95D68">
        <w:t xml:space="preserve"> adjektiivit taivuthaan justhiin samhaan</w:t>
      </w:r>
      <w:r w:rsidR="00B257B7">
        <w:t xml:space="preserve"> laihiin</w:t>
      </w:r>
      <w:r w:rsidRPr="00A95D68">
        <w:t>.</w:t>
      </w:r>
    </w:p>
    <w:p w14:paraId="49981A9D" w14:textId="45A16ABE" w:rsidR="00B30251" w:rsidRPr="00A95D68" w:rsidRDefault="00B30251" w:rsidP="00BD2A19">
      <w:pPr>
        <w:pStyle w:val="Brdtekst"/>
        <w:spacing w:before="120"/>
      </w:pPr>
      <w:r w:rsidRPr="00A95D68">
        <w:t>Sanoista verbit oon syntaktiss</w:t>
      </w:r>
      <w:r w:rsidR="00F30342">
        <w:t>a ytimessä, ja net määräthään, minkälaiset muut fraasit synta</w:t>
      </w:r>
      <w:r w:rsidR="005E5197">
        <w:t>k</w:t>
      </w:r>
      <w:r w:rsidR="00F30342">
        <w:t>tissa oon</w:t>
      </w:r>
      <w:r w:rsidRPr="00A95D68">
        <w:t xml:space="preserve">. Nomeniittenki </w:t>
      </w:r>
      <w:r w:rsidR="00253C4B" w:rsidRPr="00A95D68">
        <w:t>ja eriliikaisesti substanti</w:t>
      </w:r>
      <w:r w:rsidR="00BE238E">
        <w:t>i</w:t>
      </w:r>
      <w:r w:rsidR="00253C4B" w:rsidRPr="00A95D68">
        <w:t xml:space="preserve">viitten </w:t>
      </w:r>
      <w:r w:rsidRPr="00A95D68">
        <w:t xml:space="preserve">haamu </w:t>
      </w:r>
      <w:r w:rsidR="00253C4B" w:rsidRPr="00A95D68">
        <w:t>oon usheimitten sen jälkhiin, minkälainen verbi syntaktissa oon</w:t>
      </w:r>
      <w:r w:rsidRPr="00A95D68">
        <w:t xml:space="preserve">. </w:t>
      </w:r>
      <w:r w:rsidR="009A39EE">
        <w:t xml:space="preserve">Fraassiin sisälä nomenin </w:t>
      </w:r>
      <w:r w:rsidR="009A39EE">
        <w:lastRenderedPageBreak/>
        <w:t xml:space="preserve">haamu kuitenki oon sen valtasanan jälkhiin. </w:t>
      </w:r>
      <w:r w:rsidR="00DF4439">
        <w:t>Niin ko e</w:t>
      </w:r>
      <w:r w:rsidR="009A39EE">
        <w:t>simerkiksi s</w:t>
      </w:r>
      <w:r w:rsidRPr="00A95D68">
        <w:t>emmoinen adjektiivi, joka oon substantiivin eđe</w:t>
      </w:r>
      <w:r w:rsidR="00EB12F9">
        <w:t>ssä</w:t>
      </w:r>
      <w:r w:rsidRPr="00A95D68">
        <w:t xml:space="preserve"> ja </w:t>
      </w:r>
      <w:r w:rsidR="00850AFF">
        <w:t>defineeraa</w:t>
      </w:r>
      <w:r w:rsidRPr="00A95D68">
        <w:t xml:space="preserve"> sitä, oon samassa haamussa, </w:t>
      </w:r>
      <w:r w:rsidR="00A1594E">
        <w:t>kaasuksessa ja luvussa ko sen pö</w:t>
      </w:r>
      <w:r w:rsidR="005E5197">
        <w:t>rässä tullee</w:t>
      </w:r>
      <w:r w:rsidRPr="00A95D68">
        <w:t>va substantiivi</w:t>
      </w:r>
      <w:r w:rsidR="00A05737">
        <w:t>,</w:t>
      </w:r>
      <w:r w:rsidRPr="00A95D68">
        <w:t xml:space="preserve"> </w:t>
      </w:r>
      <w:r w:rsidR="009A39EE">
        <w:t xml:space="preserve">ja adposisuunifraasin sisälä </w:t>
      </w:r>
      <w:r w:rsidR="00CB5979">
        <w:t>nomeniitten</w:t>
      </w:r>
      <w:r w:rsidR="009A39EE">
        <w:t xml:space="preserve"> haamu oon sen jäkhiin minkälais</w:t>
      </w:r>
      <w:r w:rsidR="00CB5979">
        <w:t>esta adposisuunista oon kysymys.</w:t>
      </w:r>
    </w:p>
    <w:p w14:paraId="6B41CCBA" w14:textId="4F251B2B" w:rsidR="00B30251" w:rsidRPr="00A95D68" w:rsidRDefault="00B30251" w:rsidP="00BD2A19">
      <w:pPr>
        <w:pStyle w:val="Brdtekst"/>
        <w:spacing w:before="120"/>
      </w:pPr>
      <w:r w:rsidRPr="00A95D68">
        <w:t xml:space="preserve">Tässä </w:t>
      </w:r>
      <w:r w:rsidR="00277A7B" w:rsidRPr="00A95D68">
        <w:t xml:space="preserve">kapittelissa </w:t>
      </w:r>
      <w:r w:rsidRPr="00A95D68">
        <w:t>käsitelhään ensistä substantiiviitten ja adjektiiviitten kaasusta ja lukkuu.</w:t>
      </w:r>
      <w:r w:rsidR="00277A7B" w:rsidRPr="00A95D68">
        <w:t xml:space="preserve"> Lukusanat ja pronomenit käsitelhään niitten omissa kapitteliissa.</w:t>
      </w:r>
    </w:p>
    <w:p w14:paraId="1C5AE636" w14:textId="77777777" w:rsidR="00B30251" w:rsidRPr="00A95D68" w:rsidRDefault="00B30251" w:rsidP="00BD2A19">
      <w:pPr>
        <w:pStyle w:val="Overskrift2"/>
      </w:pPr>
      <w:bookmarkStart w:id="1231" w:name="_Toc81192479"/>
      <w:bookmarkStart w:id="1232" w:name="_Toc84998030"/>
      <w:bookmarkStart w:id="1233" w:name="_Toc198266927"/>
      <w:bookmarkStart w:id="1234" w:name="_Toc209168679"/>
      <w:bookmarkStart w:id="1235" w:name="_Toc241129302"/>
      <w:bookmarkStart w:id="1236" w:name="_Toc311273803"/>
      <w:bookmarkStart w:id="1237" w:name="nominiittentaivutustyypit"/>
      <w:r w:rsidRPr="00A95D68">
        <w:t>Nomeniitten taivutustyypiistä ja rangoista</w:t>
      </w:r>
      <w:bookmarkEnd w:id="1231"/>
      <w:bookmarkEnd w:id="1232"/>
      <w:bookmarkEnd w:id="1233"/>
      <w:bookmarkEnd w:id="1234"/>
      <w:bookmarkEnd w:id="1235"/>
      <w:bookmarkEnd w:id="1236"/>
    </w:p>
    <w:bookmarkEnd w:id="1237"/>
    <w:p w14:paraId="663E61B5" w14:textId="4C8532BE" w:rsidR="00B30251" w:rsidRPr="00492C95" w:rsidRDefault="00AB585C" w:rsidP="00BD2A19">
      <w:pPr>
        <w:pStyle w:val="Liste-forts"/>
        <w:spacing w:before="120"/>
        <w:ind w:left="0"/>
        <w:contextualSpacing w:val="0"/>
        <w:rPr>
          <w:smallCaps/>
        </w:rPr>
      </w:pPr>
      <w:r>
        <w:t>Nomeniila oon</w:t>
      </w:r>
      <w:r w:rsidR="00B30251" w:rsidRPr="00A95D68">
        <w:t xml:space="preserve"> sekä vokaali- ette konsonanttirankkoi. Jokhaisella nomenilla oon vokaaliranka, mutta konsonanttiranka oon tyhä osala nomeniita. Niitä nomeniita, joila oon tyhä vokaaliranka, kuttuma tässä </w:t>
      </w:r>
      <w:r w:rsidR="00B73577">
        <w:rPr>
          <w:smallCaps/>
        </w:rPr>
        <w:t>yksirankaise</w:t>
      </w:r>
      <w:r w:rsidR="005E5197">
        <w:rPr>
          <w:smallCaps/>
        </w:rPr>
        <w:t>ksi nomeni</w:t>
      </w:r>
      <w:r w:rsidR="00B30251" w:rsidRPr="00492C95">
        <w:rPr>
          <w:smallCaps/>
        </w:rPr>
        <w:t>ksi</w:t>
      </w:r>
      <w:r w:rsidR="00B30251" w:rsidRPr="00A95D68">
        <w:t xml:space="preserve">, niitä joila oon sekä vokaali- ette konsonanttiranka, kuttuma tässä </w:t>
      </w:r>
      <w:r w:rsidR="00677E5D">
        <w:rPr>
          <w:smallCaps/>
        </w:rPr>
        <w:t>konsonanttirank</w:t>
      </w:r>
      <w:r w:rsidR="00C651D3">
        <w:rPr>
          <w:smallCaps/>
        </w:rPr>
        <w:t>ais</w:t>
      </w:r>
      <w:r w:rsidR="00B73577">
        <w:rPr>
          <w:smallCaps/>
        </w:rPr>
        <w:t>e</w:t>
      </w:r>
      <w:r w:rsidR="00C651D3">
        <w:rPr>
          <w:smallCaps/>
        </w:rPr>
        <w:t>ksi nomen</w:t>
      </w:r>
      <w:r w:rsidR="005E5197">
        <w:rPr>
          <w:smallCaps/>
        </w:rPr>
        <w:t>i</w:t>
      </w:r>
      <w:r w:rsidR="00B30251" w:rsidRPr="00492C95">
        <w:rPr>
          <w:smallCaps/>
        </w:rPr>
        <w:t>ksi.</w:t>
      </w:r>
    </w:p>
    <w:p w14:paraId="02375086" w14:textId="54A15308" w:rsidR="00B30251" w:rsidRPr="00A95D68" w:rsidRDefault="00B30251" w:rsidP="00BD2A19">
      <w:pPr>
        <w:pStyle w:val="Liste-forts"/>
        <w:spacing w:before="120"/>
        <w:ind w:left="0"/>
        <w:contextualSpacing w:val="0"/>
      </w:pPr>
      <w:r w:rsidRPr="00A95D68">
        <w:t>Jos nomenilla oon kon</w:t>
      </w:r>
      <w:r w:rsidR="00203181" w:rsidRPr="00A95D68">
        <w:t>s</w:t>
      </w:r>
      <w:r w:rsidRPr="00A95D68">
        <w:t xml:space="preserve">onanttiranka, sitä käytethään singulaarin partitiivissa ja osassa </w:t>
      </w:r>
      <w:r w:rsidR="00677E5D">
        <w:t>konsonanttirank</w:t>
      </w:r>
      <w:r w:rsidRPr="00A95D68">
        <w:t xml:space="preserve">aissii sannoi kans pluraalin </w:t>
      </w:r>
      <w:r w:rsidR="00A27713">
        <w:t>genitiiv</w:t>
      </w:r>
      <w:r w:rsidRPr="00A95D68">
        <w:t xml:space="preserve">in haamustuksessa. Muissa kaasuksissa käytethään aina vokaalirankkaa. </w:t>
      </w:r>
      <w:r w:rsidR="0075485B">
        <w:t>(</w:t>
      </w:r>
      <w:r w:rsidRPr="00A95D68">
        <w:t xml:space="preserve">Sannoin vokaali- ja konsonanttirangoista ylheisesti, katto </w:t>
      </w:r>
      <w:r w:rsidR="000C05E3" w:rsidRPr="00A95D68">
        <w:t>kohtaa</w:t>
      </w:r>
      <w:r w:rsidR="00280F52">
        <w:t xml:space="preserve"> 2.3.4</w:t>
      </w:r>
      <w:r w:rsidR="000C05E3" w:rsidRPr="00A95D68">
        <w:t xml:space="preserve"> </w:t>
      </w:r>
      <w:r w:rsidRPr="005E5197">
        <w:t>Sanan rangat</w:t>
      </w:r>
      <w:r w:rsidR="00B73577">
        <w:t>.)</w:t>
      </w:r>
    </w:p>
    <w:p w14:paraId="1F18CA25" w14:textId="1768F1DA" w:rsidR="00B30251" w:rsidRDefault="00B30251" w:rsidP="00BD2A19">
      <w:pPr>
        <w:pStyle w:val="Liste-forts"/>
        <w:spacing w:before="120"/>
        <w:ind w:left="0"/>
        <w:contextualSpacing w:val="0"/>
      </w:pPr>
      <w:r w:rsidRPr="00A95D68">
        <w:t>Nomeniita oon yksi</w:t>
      </w:r>
      <w:r w:rsidR="006678A0">
        <w:t>tav</w:t>
      </w:r>
      <w:r w:rsidRPr="00A95D68">
        <w:t>uissii, kaksi</w:t>
      </w:r>
      <w:r w:rsidR="006678A0">
        <w:t>tav</w:t>
      </w:r>
      <w:r w:rsidRPr="00A95D68">
        <w:t>uissii ja</w:t>
      </w:r>
      <w:r w:rsidR="002C2EA8" w:rsidRPr="00A95D68">
        <w:t xml:space="preserve"> usheem</w:t>
      </w:r>
      <w:r w:rsidRPr="00A95D68">
        <w:t>pi</w:t>
      </w:r>
      <w:r w:rsidR="006678A0">
        <w:t>tav</w:t>
      </w:r>
      <w:r w:rsidRPr="00A95D68">
        <w:t xml:space="preserve">uissii, ja niitten vokaaliranka saattaa loppuut yhtheen vokaalhiin tahi kahtheen vokaalhiin. Tässä </w:t>
      </w:r>
      <w:r w:rsidR="00C93CCF" w:rsidRPr="00A95D68">
        <w:t>grammatik</w:t>
      </w:r>
      <w:r w:rsidRPr="00A95D68">
        <w:t>issa nomenit ja</w:t>
      </w:r>
      <w:r w:rsidR="00984553">
        <w:t>j</w:t>
      </w:r>
      <w:r w:rsidRPr="00A95D68">
        <w:t>ethaan eri joukkhoin sen jälkhiin, minkälaiset rangat niilä oon ja kunka eri t</w:t>
      </w:r>
      <w:r w:rsidR="00FC61DF" w:rsidRPr="00A95D68">
        <w:t>aivutussuffiksit lisäthään näih</w:t>
      </w:r>
      <w:r w:rsidRPr="00A95D68">
        <w:t>in rankhoin.</w:t>
      </w:r>
    </w:p>
    <w:p w14:paraId="417324BF" w14:textId="4B06B29A" w:rsidR="00C774F6" w:rsidRDefault="00C774F6" w:rsidP="00BD2A19">
      <w:pPr>
        <w:pStyle w:val="Liste-forts"/>
        <w:spacing w:before="120"/>
        <w:ind w:left="0"/>
        <w:contextualSpacing w:val="0"/>
      </w:pPr>
      <w:r>
        <w:t xml:space="preserve">Alapuolela oon tabeli, mikä näyttää, minkälaissii </w:t>
      </w:r>
      <w:r w:rsidR="005E5197">
        <w:t>taivutus</w:t>
      </w:r>
      <w:r>
        <w:t xml:space="preserve">tyyppii kainun kielessä oon ja minkälaiset rangat eri </w:t>
      </w:r>
      <w:r w:rsidR="005E5197">
        <w:t>taivutuss</w:t>
      </w:r>
      <w:r>
        <w:t>tyypiilä oon. Singulaarin essiivi näyttää vokaalirangan, pluraalin essiivi pluraalin rangan ja singulaarin partitiivi konsonanttirangan, jos nomenilla semmoinen oon. Kaasussuffiksit liitethään näihin rankhoin. Osassa rank</w:t>
      </w:r>
      <w:r w:rsidR="00E879DE">
        <w:t>koi oon kans graadivaihettelluu;</w:t>
      </w:r>
      <w:r>
        <w:t xml:space="preserve"> sitä selvitämme jokhaisen </w:t>
      </w:r>
      <w:r w:rsidR="00745C5D">
        <w:t>taivutus</w:t>
      </w:r>
      <w:r>
        <w:t>tyypin kohđala erittäin.</w:t>
      </w:r>
      <w:r w:rsidR="00502DDF">
        <w:t xml:space="preserve"> Se oon kuitenki jo tässä hyvä havaita, ette </w:t>
      </w:r>
      <w:r w:rsidR="003D337A">
        <w:t xml:space="preserve">singulaarin </w:t>
      </w:r>
      <w:r w:rsidR="00502DDF">
        <w:t xml:space="preserve">essiivin </w:t>
      </w:r>
      <w:r w:rsidR="009C66FB">
        <w:t>haamusta löyttyyvä ranka</w:t>
      </w:r>
      <w:r w:rsidR="00502DDF">
        <w:t xml:space="preserve"> oon yhdenlainen </w:t>
      </w:r>
      <w:r w:rsidR="00665F68">
        <w:t>”</w:t>
      </w:r>
      <w:r w:rsidR="003D337A">
        <w:t>fundamentti</w:t>
      </w:r>
      <w:r w:rsidR="00502DDF">
        <w:t>ranka</w:t>
      </w:r>
      <w:r w:rsidR="00665F68">
        <w:t>”</w:t>
      </w:r>
      <w:r w:rsidR="009C66FB">
        <w:t>, ja sen graadi näyttää nomenin ”</w:t>
      </w:r>
      <w:r w:rsidR="003D337A">
        <w:t>fundamentti</w:t>
      </w:r>
      <w:r w:rsidR="009C66FB">
        <w:t>graadin”, mistä muut oon yhđenlaissii varia</w:t>
      </w:r>
      <w:r w:rsidR="008F6785">
        <w:t>suuniit</w:t>
      </w:r>
      <w:r w:rsidR="009C66FB">
        <w:t>a.</w:t>
      </w:r>
    </w:p>
    <w:p w14:paraId="7937F8FE" w14:textId="084A429E" w:rsidR="00787065" w:rsidRPr="007776F7" w:rsidRDefault="007776F7" w:rsidP="00BD2A19">
      <w:pPr>
        <w:pStyle w:val="Liste-forts"/>
        <w:spacing w:before="120"/>
        <w:ind w:left="0"/>
        <w:contextualSpacing w:val="0"/>
        <w:rPr>
          <w:smallCaps/>
        </w:rPr>
      </w:pPr>
      <w:r>
        <w:t xml:space="preserve">Käskemä tässä nomeniitten taivutustyyppii lyhykäisemin </w:t>
      </w:r>
      <w:r w:rsidR="0062555C">
        <w:rPr>
          <w:smallCaps/>
        </w:rPr>
        <w:t>nomenityypi</w:t>
      </w:r>
      <w:r>
        <w:rPr>
          <w:smallCaps/>
        </w:rPr>
        <w:t>ksi.</w:t>
      </w:r>
    </w:p>
    <w:p w14:paraId="66B0C4F4" w14:textId="019CF347" w:rsidR="009D5309" w:rsidRPr="00A95D68" w:rsidRDefault="009D5309" w:rsidP="007F701E">
      <w:pPr>
        <w:pStyle w:val="Undertittel"/>
      </w:pPr>
      <w:bookmarkStart w:id="1238" w:name="_Toc84998035"/>
      <w:bookmarkStart w:id="1239" w:name="_Toc198266932"/>
      <w:bookmarkStart w:id="1240" w:name="_Toc209168684"/>
      <w:bookmarkStart w:id="1241" w:name="_Toc241129303"/>
      <w:bookmarkStart w:id="1242" w:name="_Toc311273804"/>
      <w:r w:rsidRPr="00A95D68">
        <w:t>Tabeli</w:t>
      </w:r>
      <w:r w:rsidR="00787065">
        <w:t xml:space="preserve"> 14</w:t>
      </w:r>
      <w:r w:rsidRPr="00A95D68">
        <w:t xml:space="preserve">: </w:t>
      </w:r>
      <w:bookmarkEnd w:id="1238"/>
      <w:bookmarkEnd w:id="1239"/>
      <w:bookmarkEnd w:id="1240"/>
      <w:bookmarkEnd w:id="1241"/>
      <w:r w:rsidR="005F4EB6">
        <w:t>Nomenityypit</w:t>
      </w:r>
      <w:bookmarkEnd w:id="1242"/>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9"/>
        <w:gridCol w:w="1450"/>
        <w:gridCol w:w="1809"/>
        <w:gridCol w:w="1834"/>
        <w:gridCol w:w="1922"/>
      </w:tblGrid>
      <w:tr w:rsidR="009D5309" w:rsidRPr="00A95D68" w14:paraId="1A322EF3" w14:textId="77777777" w:rsidTr="009D5309">
        <w:trPr>
          <w:cantSplit/>
        </w:trPr>
        <w:tc>
          <w:tcPr>
            <w:tcW w:w="1948" w:type="dxa"/>
          </w:tcPr>
          <w:p w14:paraId="2680A4A0" w14:textId="671EBDFA" w:rsidR="009D5309" w:rsidRPr="00212041" w:rsidRDefault="005F4EB6" w:rsidP="00212041">
            <w:pPr>
              <w:keepNext/>
              <w:tabs>
                <w:tab w:val="left" w:pos="11340"/>
              </w:tabs>
              <w:spacing w:before="20" w:after="20"/>
              <w:ind w:right="-137"/>
            </w:pPr>
            <w:r>
              <w:t>Nomenityyp</w:t>
            </w:r>
            <w:r w:rsidR="009D5309" w:rsidRPr="00212041">
              <w:t>pi</w:t>
            </w:r>
          </w:p>
        </w:tc>
        <w:tc>
          <w:tcPr>
            <w:tcW w:w="1493" w:type="dxa"/>
            <w:tcBorders>
              <w:bottom w:val="single" w:sz="4" w:space="0" w:color="auto"/>
            </w:tcBorders>
          </w:tcPr>
          <w:p w14:paraId="30385BC1" w14:textId="77777777" w:rsidR="009D5309" w:rsidRPr="00212041" w:rsidRDefault="009D5309" w:rsidP="00212041">
            <w:pPr>
              <w:keepNext/>
              <w:tabs>
                <w:tab w:val="left" w:pos="11340"/>
              </w:tabs>
              <w:spacing w:before="20" w:after="20"/>
              <w:ind w:right="-137"/>
            </w:pPr>
            <w:r w:rsidRPr="00212041">
              <w:t>Singulaarin nominatiivi</w:t>
            </w:r>
          </w:p>
        </w:tc>
        <w:tc>
          <w:tcPr>
            <w:tcW w:w="1869" w:type="dxa"/>
            <w:tcBorders>
              <w:bottom w:val="single" w:sz="4" w:space="0" w:color="auto"/>
            </w:tcBorders>
          </w:tcPr>
          <w:p w14:paraId="7D24B57B" w14:textId="77777777" w:rsidR="009D5309" w:rsidRPr="00212041" w:rsidRDefault="009D5309" w:rsidP="00212041">
            <w:pPr>
              <w:keepNext/>
              <w:tabs>
                <w:tab w:val="left" w:pos="11340"/>
              </w:tabs>
              <w:spacing w:before="20" w:after="20"/>
              <w:ind w:right="-137"/>
            </w:pPr>
            <w:r w:rsidRPr="00212041">
              <w:t>Vokaaliranka: singulaarin essiivi</w:t>
            </w:r>
          </w:p>
        </w:tc>
        <w:tc>
          <w:tcPr>
            <w:tcW w:w="1890" w:type="dxa"/>
            <w:tcBorders>
              <w:bottom w:val="single" w:sz="4" w:space="0" w:color="auto"/>
            </w:tcBorders>
          </w:tcPr>
          <w:p w14:paraId="04531CA2" w14:textId="77777777" w:rsidR="009D5309" w:rsidRPr="00212041" w:rsidRDefault="009D5309" w:rsidP="00212041">
            <w:pPr>
              <w:keepNext/>
              <w:tabs>
                <w:tab w:val="left" w:pos="11340"/>
              </w:tabs>
              <w:spacing w:before="20" w:after="20"/>
              <w:ind w:right="-137"/>
            </w:pPr>
            <w:r w:rsidRPr="00212041">
              <w:t>Pluraalin ranka: pluraalin essiivi</w:t>
            </w:r>
          </w:p>
        </w:tc>
        <w:tc>
          <w:tcPr>
            <w:tcW w:w="1934" w:type="dxa"/>
            <w:tcBorders>
              <w:bottom w:val="single" w:sz="4" w:space="0" w:color="auto"/>
            </w:tcBorders>
          </w:tcPr>
          <w:p w14:paraId="037E2A87" w14:textId="6AB516F3" w:rsidR="009D5309" w:rsidRPr="00212041" w:rsidRDefault="009D5309" w:rsidP="00212041">
            <w:pPr>
              <w:keepNext/>
              <w:tabs>
                <w:tab w:val="left" w:pos="11340"/>
              </w:tabs>
              <w:spacing w:before="20" w:after="20"/>
              <w:ind w:right="-137"/>
            </w:pPr>
            <w:r w:rsidRPr="00212041">
              <w:t>Konsonan</w:t>
            </w:r>
            <w:r w:rsidR="00D70DA4">
              <w:t>t</w:t>
            </w:r>
            <w:r w:rsidRPr="00212041">
              <w:t xml:space="preserve">tiranka: singulaarin partitiivi </w:t>
            </w:r>
          </w:p>
        </w:tc>
      </w:tr>
      <w:tr w:rsidR="009D5309" w:rsidRPr="00A95D68" w14:paraId="6440E3CD" w14:textId="77777777" w:rsidTr="009D5309">
        <w:trPr>
          <w:cantSplit/>
          <w:trHeight w:val="168"/>
        </w:trPr>
        <w:tc>
          <w:tcPr>
            <w:tcW w:w="1948" w:type="dxa"/>
            <w:vMerge w:val="restart"/>
          </w:tcPr>
          <w:p w14:paraId="35832699" w14:textId="7E6458F1" w:rsidR="009D5309" w:rsidRPr="00212041" w:rsidRDefault="009D5309" w:rsidP="00D70DA4">
            <w:pPr>
              <w:tabs>
                <w:tab w:val="left" w:pos="11340"/>
              </w:tabs>
              <w:spacing w:before="20" w:after="20"/>
              <w:ind w:right="-137"/>
            </w:pPr>
            <w:r w:rsidRPr="00212041">
              <w:t>1.1 Yksirankaiset kaksi</w:t>
            </w:r>
            <w:r w:rsidR="006678A0">
              <w:t>tav</w:t>
            </w:r>
            <w:r w:rsidRPr="00212041">
              <w:t>uiset lyhykäisvokaaliset nomenit</w:t>
            </w:r>
          </w:p>
        </w:tc>
        <w:tc>
          <w:tcPr>
            <w:tcW w:w="1493" w:type="dxa"/>
            <w:tcBorders>
              <w:bottom w:val="nil"/>
            </w:tcBorders>
          </w:tcPr>
          <w:p w14:paraId="036C81F2" w14:textId="77777777" w:rsidR="009D5309" w:rsidRPr="00212041" w:rsidRDefault="009D5309" w:rsidP="00DB3F89">
            <w:pPr>
              <w:tabs>
                <w:tab w:val="left" w:pos="11340"/>
              </w:tabs>
              <w:spacing w:before="20" w:after="20"/>
              <w:ind w:right="-137"/>
            </w:pPr>
            <w:r w:rsidRPr="00212041">
              <w:t>aika</w:t>
            </w:r>
          </w:p>
        </w:tc>
        <w:tc>
          <w:tcPr>
            <w:tcW w:w="1869" w:type="dxa"/>
            <w:tcBorders>
              <w:bottom w:val="nil"/>
            </w:tcBorders>
          </w:tcPr>
          <w:p w14:paraId="74C1C387" w14:textId="77777777" w:rsidR="009D5309" w:rsidRPr="00212041" w:rsidRDefault="009D5309" w:rsidP="00DB3F89">
            <w:pPr>
              <w:tabs>
                <w:tab w:val="left" w:pos="11340"/>
              </w:tabs>
              <w:spacing w:before="20" w:after="20"/>
              <w:ind w:right="-137"/>
            </w:pPr>
            <w:r w:rsidRPr="00212041">
              <w:t>aika/na</w:t>
            </w:r>
          </w:p>
        </w:tc>
        <w:tc>
          <w:tcPr>
            <w:tcW w:w="1890" w:type="dxa"/>
            <w:tcBorders>
              <w:bottom w:val="nil"/>
            </w:tcBorders>
          </w:tcPr>
          <w:p w14:paraId="48770F19" w14:textId="77777777" w:rsidR="009D5309" w:rsidRPr="00212041" w:rsidRDefault="009D5309" w:rsidP="00DB3F89">
            <w:pPr>
              <w:tabs>
                <w:tab w:val="left" w:pos="11340"/>
              </w:tabs>
              <w:spacing w:before="20" w:after="20"/>
              <w:ind w:right="-137"/>
            </w:pPr>
            <w:r w:rsidRPr="00212041">
              <w:t>aiko/i/na</w:t>
            </w:r>
          </w:p>
        </w:tc>
        <w:tc>
          <w:tcPr>
            <w:tcW w:w="1934" w:type="dxa"/>
            <w:tcBorders>
              <w:bottom w:val="nil"/>
            </w:tcBorders>
          </w:tcPr>
          <w:p w14:paraId="1A8B1211" w14:textId="77777777" w:rsidR="009D5309" w:rsidRPr="00212041" w:rsidRDefault="009D5309" w:rsidP="00DB3F89">
            <w:pPr>
              <w:tabs>
                <w:tab w:val="left" w:pos="11340"/>
              </w:tabs>
              <w:spacing w:before="20" w:after="20"/>
              <w:ind w:right="-137"/>
            </w:pPr>
          </w:p>
        </w:tc>
      </w:tr>
      <w:tr w:rsidR="009D5309" w:rsidRPr="00A95D68" w14:paraId="2B54A939" w14:textId="77777777" w:rsidTr="009D5309">
        <w:trPr>
          <w:cantSplit/>
          <w:trHeight w:val="168"/>
        </w:trPr>
        <w:tc>
          <w:tcPr>
            <w:tcW w:w="1948" w:type="dxa"/>
            <w:vMerge/>
          </w:tcPr>
          <w:p w14:paraId="28701035" w14:textId="77777777" w:rsidR="009D5309" w:rsidRPr="00212041" w:rsidRDefault="009D5309" w:rsidP="00DB3F89">
            <w:pPr>
              <w:tabs>
                <w:tab w:val="left" w:pos="11340"/>
              </w:tabs>
              <w:spacing w:before="20" w:after="20"/>
              <w:ind w:right="-137"/>
            </w:pPr>
          </w:p>
        </w:tc>
        <w:tc>
          <w:tcPr>
            <w:tcW w:w="1493" w:type="dxa"/>
            <w:tcBorders>
              <w:top w:val="nil"/>
              <w:bottom w:val="nil"/>
            </w:tcBorders>
          </w:tcPr>
          <w:p w14:paraId="6E2A87D5" w14:textId="77777777" w:rsidR="009D5309" w:rsidRPr="00212041" w:rsidRDefault="009D5309" w:rsidP="00DB3F89">
            <w:pPr>
              <w:tabs>
                <w:tab w:val="left" w:pos="11340"/>
              </w:tabs>
              <w:spacing w:before="20" w:after="20"/>
              <w:ind w:right="-137"/>
            </w:pPr>
            <w:r w:rsidRPr="00212041">
              <w:t>mettä</w:t>
            </w:r>
          </w:p>
        </w:tc>
        <w:tc>
          <w:tcPr>
            <w:tcW w:w="1869" w:type="dxa"/>
            <w:tcBorders>
              <w:top w:val="nil"/>
              <w:bottom w:val="nil"/>
            </w:tcBorders>
          </w:tcPr>
          <w:p w14:paraId="70A9FAA0" w14:textId="77777777" w:rsidR="009D5309" w:rsidRPr="00212041" w:rsidRDefault="009D5309" w:rsidP="00DB3F89">
            <w:pPr>
              <w:tabs>
                <w:tab w:val="left" w:pos="11340"/>
              </w:tabs>
              <w:spacing w:before="20" w:after="20"/>
              <w:ind w:right="-137"/>
            </w:pPr>
            <w:r w:rsidRPr="00212041">
              <w:t>mettä/ä</w:t>
            </w:r>
          </w:p>
        </w:tc>
        <w:tc>
          <w:tcPr>
            <w:tcW w:w="1890" w:type="dxa"/>
            <w:tcBorders>
              <w:top w:val="nil"/>
              <w:bottom w:val="nil"/>
            </w:tcBorders>
          </w:tcPr>
          <w:p w14:paraId="4400BCE4" w14:textId="77777777" w:rsidR="009D5309" w:rsidRPr="00212041" w:rsidRDefault="009D5309" w:rsidP="00DB3F89">
            <w:pPr>
              <w:tabs>
                <w:tab w:val="left" w:pos="11340"/>
              </w:tabs>
              <w:spacing w:before="20" w:after="20"/>
              <w:ind w:right="-137"/>
            </w:pPr>
            <w:r w:rsidRPr="00212041">
              <w:t>mett/i/nä</w:t>
            </w:r>
          </w:p>
        </w:tc>
        <w:tc>
          <w:tcPr>
            <w:tcW w:w="1934" w:type="dxa"/>
            <w:tcBorders>
              <w:top w:val="nil"/>
              <w:bottom w:val="nil"/>
            </w:tcBorders>
          </w:tcPr>
          <w:p w14:paraId="6B5B5EE7" w14:textId="77777777" w:rsidR="009D5309" w:rsidRPr="00212041" w:rsidRDefault="009D5309" w:rsidP="00DB3F89">
            <w:pPr>
              <w:tabs>
                <w:tab w:val="left" w:pos="11340"/>
              </w:tabs>
              <w:spacing w:before="20" w:after="20"/>
              <w:ind w:right="-137"/>
            </w:pPr>
          </w:p>
        </w:tc>
      </w:tr>
      <w:tr w:rsidR="009D5309" w:rsidRPr="00A95D68" w14:paraId="4474E7D3" w14:textId="77777777" w:rsidTr="009D5309">
        <w:trPr>
          <w:cantSplit/>
          <w:trHeight w:val="168"/>
        </w:trPr>
        <w:tc>
          <w:tcPr>
            <w:tcW w:w="1948" w:type="dxa"/>
            <w:vMerge/>
          </w:tcPr>
          <w:p w14:paraId="69ECB95C" w14:textId="77777777" w:rsidR="009D5309" w:rsidRPr="00212041" w:rsidRDefault="009D5309" w:rsidP="00DB3F89">
            <w:pPr>
              <w:tabs>
                <w:tab w:val="left" w:pos="11340"/>
              </w:tabs>
              <w:spacing w:before="20" w:after="20"/>
              <w:ind w:right="-137"/>
            </w:pPr>
          </w:p>
        </w:tc>
        <w:tc>
          <w:tcPr>
            <w:tcW w:w="1493" w:type="dxa"/>
            <w:tcBorders>
              <w:top w:val="nil"/>
              <w:bottom w:val="nil"/>
            </w:tcBorders>
          </w:tcPr>
          <w:p w14:paraId="398FED77" w14:textId="77777777" w:rsidR="009D5309" w:rsidRPr="00212041" w:rsidRDefault="009D5309" w:rsidP="00DB3F89">
            <w:pPr>
              <w:tabs>
                <w:tab w:val="left" w:pos="11340"/>
              </w:tabs>
              <w:spacing w:before="20" w:after="20"/>
              <w:ind w:right="-137"/>
            </w:pPr>
            <w:r w:rsidRPr="00212041">
              <w:t>joki</w:t>
            </w:r>
          </w:p>
        </w:tc>
        <w:tc>
          <w:tcPr>
            <w:tcW w:w="1869" w:type="dxa"/>
            <w:tcBorders>
              <w:top w:val="nil"/>
              <w:bottom w:val="nil"/>
            </w:tcBorders>
          </w:tcPr>
          <w:p w14:paraId="6195CF69" w14:textId="77777777" w:rsidR="009D5309" w:rsidRPr="00212041" w:rsidRDefault="009D5309" w:rsidP="00DB3F89">
            <w:pPr>
              <w:tabs>
                <w:tab w:val="left" w:pos="11340"/>
              </w:tabs>
              <w:spacing w:before="20" w:after="20"/>
              <w:ind w:right="-137"/>
            </w:pPr>
            <w:r w:rsidRPr="00212041">
              <w:t>joke/na</w:t>
            </w:r>
          </w:p>
        </w:tc>
        <w:tc>
          <w:tcPr>
            <w:tcW w:w="1890" w:type="dxa"/>
            <w:tcBorders>
              <w:top w:val="nil"/>
              <w:bottom w:val="nil"/>
            </w:tcBorders>
          </w:tcPr>
          <w:p w14:paraId="4B42DF89" w14:textId="77777777" w:rsidR="009D5309" w:rsidRPr="00212041" w:rsidRDefault="009D5309" w:rsidP="00DB3F89">
            <w:pPr>
              <w:tabs>
                <w:tab w:val="left" w:pos="11340"/>
              </w:tabs>
              <w:spacing w:before="20" w:after="20"/>
              <w:ind w:right="-137"/>
            </w:pPr>
            <w:r w:rsidRPr="00212041">
              <w:t>jok/i/na</w:t>
            </w:r>
          </w:p>
        </w:tc>
        <w:tc>
          <w:tcPr>
            <w:tcW w:w="1934" w:type="dxa"/>
            <w:tcBorders>
              <w:top w:val="nil"/>
              <w:bottom w:val="nil"/>
            </w:tcBorders>
          </w:tcPr>
          <w:p w14:paraId="5F86764A" w14:textId="77777777" w:rsidR="009D5309" w:rsidRPr="00212041" w:rsidRDefault="009D5309" w:rsidP="00DB3F89">
            <w:pPr>
              <w:tabs>
                <w:tab w:val="left" w:pos="11340"/>
              </w:tabs>
              <w:spacing w:before="20" w:after="20"/>
              <w:ind w:right="-137"/>
            </w:pPr>
          </w:p>
        </w:tc>
      </w:tr>
      <w:tr w:rsidR="009D5309" w:rsidRPr="00A95D68" w14:paraId="13BC65F3" w14:textId="77777777" w:rsidTr="009D5309">
        <w:trPr>
          <w:cantSplit/>
          <w:trHeight w:val="168"/>
        </w:trPr>
        <w:tc>
          <w:tcPr>
            <w:tcW w:w="1948" w:type="dxa"/>
            <w:vMerge/>
          </w:tcPr>
          <w:p w14:paraId="53EE558E" w14:textId="77777777" w:rsidR="009D5309" w:rsidRPr="00212041" w:rsidRDefault="009D5309" w:rsidP="00DB3F89">
            <w:pPr>
              <w:tabs>
                <w:tab w:val="left" w:pos="11340"/>
              </w:tabs>
              <w:spacing w:before="20" w:after="20"/>
              <w:ind w:right="-137"/>
            </w:pPr>
          </w:p>
        </w:tc>
        <w:tc>
          <w:tcPr>
            <w:tcW w:w="1493" w:type="dxa"/>
            <w:tcBorders>
              <w:top w:val="nil"/>
              <w:bottom w:val="nil"/>
            </w:tcBorders>
          </w:tcPr>
          <w:p w14:paraId="7955027F" w14:textId="77777777" w:rsidR="009D5309" w:rsidRPr="00212041" w:rsidRDefault="009D5309" w:rsidP="00DB3F89">
            <w:pPr>
              <w:tabs>
                <w:tab w:val="left" w:pos="11340"/>
              </w:tabs>
              <w:spacing w:before="20" w:after="20"/>
              <w:ind w:right="-137"/>
            </w:pPr>
            <w:r w:rsidRPr="00212041">
              <w:t>pappi</w:t>
            </w:r>
          </w:p>
        </w:tc>
        <w:tc>
          <w:tcPr>
            <w:tcW w:w="1869" w:type="dxa"/>
            <w:tcBorders>
              <w:top w:val="nil"/>
              <w:bottom w:val="nil"/>
            </w:tcBorders>
          </w:tcPr>
          <w:p w14:paraId="4D4DC124" w14:textId="77777777" w:rsidR="009D5309" w:rsidRPr="00212041" w:rsidRDefault="009D5309" w:rsidP="00DB3F89">
            <w:pPr>
              <w:tabs>
                <w:tab w:val="left" w:pos="11340"/>
              </w:tabs>
              <w:spacing w:before="20" w:after="20"/>
              <w:ind w:right="-137"/>
            </w:pPr>
            <w:r w:rsidRPr="00212041">
              <w:t>pappi/na</w:t>
            </w:r>
          </w:p>
        </w:tc>
        <w:tc>
          <w:tcPr>
            <w:tcW w:w="1890" w:type="dxa"/>
            <w:tcBorders>
              <w:top w:val="nil"/>
              <w:bottom w:val="nil"/>
            </w:tcBorders>
          </w:tcPr>
          <w:p w14:paraId="3AF7576C" w14:textId="77777777" w:rsidR="009D5309" w:rsidRPr="00212041" w:rsidRDefault="009D5309" w:rsidP="00DB3F89">
            <w:pPr>
              <w:tabs>
                <w:tab w:val="left" w:pos="11340"/>
              </w:tabs>
              <w:spacing w:before="20" w:after="20"/>
              <w:ind w:right="-137"/>
            </w:pPr>
            <w:r w:rsidRPr="00212041">
              <w:t>pappi/i/na ~ papp/i/na</w:t>
            </w:r>
          </w:p>
        </w:tc>
        <w:tc>
          <w:tcPr>
            <w:tcW w:w="1934" w:type="dxa"/>
            <w:tcBorders>
              <w:top w:val="nil"/>
              <w:bottom w:val="nil"/>
            </w:tcBorders>
          </w:tcPr>
          <w:p w14:paraId="3DE19FCE" w14:textId="77777777" w:rsidR="009D5309" w:rsidRPr="00212041" w:rsidRDefault="009D5309" w:rsidP="00DB3F89">
            <w:pPr>
              <w:tabs>
                <w:tab w:val="left" w:pos="11340"/>
              </w:tabs>
              <w:spacing w:before="20" w:after="20"/>
              <w:ind w:right="-137"/>
            </w:pPr>
          </w:p>
        </w:tc>
      </w:tr>
      <w:tr w:rsidR="009D5309" w:rsidRPr="00A95D68" w14:paraId="6D16FF58" w14:textId="77777777" w:rsidTr="009D5309">
        <w:trPr>
          <w:cantSplit/>
          <w:trHeight w:val="168"/>
        </w:trPr>
        <w:tc>
          <w:tcPr>
            <w:tcW w:w="1948" w:type="dxa"/>
            <w:vMerge/>
          </w:tcPr>
          <w:p w14:paraId="3D9FD306" w14:textId="77777777" w:rsidR="009D5309" w:rsidRPr="00212041" w:rsidRDefault="009D5309" w:rsidP="00DB3F89">
            <w:pPr>
              <w:tabs>
                <w:tab w:val="left" w:pos="11340"/>
              </w:tabs>
              <w:spacing w:before="20" w:after="20"/>
              <w:ind w:right="-137"/>
            </w:pPr>
          </w:p>
        </w:tc>
        <w:tc>
          <w:tcPr>
            <w:tcW w:w="1493" w:type="dxa"/>
            <w:tcBorders>
              <w:top w:val="nil"/>
              <w:bottom w:val="single" w:sz="4" w:space="0" w:color="auto"/>
            </w:tcBorders>
          </w:tcPr>
          <w:p w14:paraId="376F6C6A" w14:textId="42BE3F33" w:rsidR="009D5309" w:rsidRPr="00212041" w:rsidRDefault="00D304B4" w:rsidP="00DB3F89">
            <w:pPr>
              <w:tabs>
                <w:tab w:val="left" w:pos="11340"/>
              </w:tabs>
              <w:spacing w:before="20" w:after="20"/>
              <w:ind w:right="-137"/>
            </w:pPr>
            <w:r w:rsidRPr="00212041">
              <w:t>juoppo</w:t>
            </w:r>
          </w:p>
        </w:tc>
        <w:tc>
          <w:tcPr>
            <w:tcW w:w="1869" w:type="dxa"/>
            <w:tcBorders>
              <w:top w:val="nil"/>
              <w:bottom w:val="single" w:sz="4" w:space="0" w:color="auto"/>
            </w:tcBorders>
          </w:tcPr>
          <w:p w14:paraId="489EF32D" w14:textId="45C3C193" w:rsidR="009D5309" w:rsidRPr="00212041" w:rsidRDefault="00D304B4" w:rsidP="00DB3F89">
            <w:pPr>
              <w:tabs>
                <w:tab w:val="left" w:pos="11340"/>
              </w:tabs>
              <w:spacing w:before="20" w:after="20"/>
              <w:ind w:right="-137"/>
            </w:pPr>
            <w:r w:rsidRPr="00212041">
              <w:t>juopp</w:t>
            </w:r>
            <w:r w:rsidR="009D5309" w:rsidRPr="00212041">
              <w:t>o/na</w:t>
            </w:r>
          </w:p>
        </w:tc>
        <w:tc>
          <w:tcPr>
            <w:tcW w:w="1890" w:type="dxa"/>
            <w:tcBorders>
              <w:top w:val="nil"/>
              <w:bottom w:val="single" w:sz="4" w:space="0" w:color="auto"/>
            </w:tcBorders>
          </w:tcPr>
          <w:p w14:paraId="14E3E8EE" w14:textId="6F18250A" w:rsidR="009D5309" w:rsidRPr="00212041" w:rsidRDefault="00D304B4" w:rsidP="00DB3F89">
            <w:pPr>
              <w:tabs>
                <w:tab w:val="left" w:pos="11340"/>
              </w:tabs>
              <w:spacing w:before="20" w:after="20"/>
              <w:ind w:right="-137"/>
            </w:pPr>
            <w:r w:rsidRPr="00212041">
              <w:t>juoppo</w:t>
            </w:r>
            <w:r w:rsidR="009D5309" w:rsidRPr="00212041">
              <w:t>/i/na</w:t>
            </w:r>
          </w:p>
        </w:tc>
        <w:tc>
          <w:tcPr>
            <w:tcW w:w="1934" w:type="dxa"/>
            <w:tcBorders>
              <w:top w:val="nil"/>
              <w:bottom w:val="single" w:sz="4" w:space="0" w:color="auto"/>
            </w:tcBorders>
          </w:tcPr>
          <w:p w14:paraId="066BB54D" w14:textId="77777777" w:rsidR="009D5309" w:rsidRPr="00212041" w:rsidRDefault="009D5309" w:rsidP="00DB3F89">
            <w:pPr>
              <w:tabs>
                <w:tab w:val="left" w:pos="11340"/>
              </w:tabs>
              <w:spacing w:before="20" w:after="20"/>
              <w:ind w:right="-137"/>
            </w:pPr>
          </w:p>
        </w:tc>
      </w:tr>
      <w:tr w:rsidR="009D5309" w:rsidRPr="00A95D68" w14:paraId="29C90212" w14:textId="77777777" w:rsidTr="009D5309">
        <w:trPr>
          <w:cantSplit/>
          <w:trHeight w:val="168"/>
        </w:trPr>
        <w:tc>
          <w:tcPr>
            <w:tcW w:w="1948" w:type="dxa"/>
            <w:vMerge w:val="restart"/>
          </w:tcPr>
          <w:p w14:paraId="264ED1E6" w14:textId="1D41A500" w:rsidR="009D5309" w:rsidRPr="00212041" w:rsidRDefault="009D5309" w:rsidP="00DB3F89">
            <w:pPr>
              <w:tabs>
                <w:tab w:val="left" w:pos="11340"/>
              </w:tabs>
              <w:spacing w:before="20" w:after="20"/>
              <w:ind w:right="-137"/>
            </w:pPr>
            <w:r w:rsidRPr="00212041">
              <w:t xml:space="preserve">1.2 </w:t>
            </w:r>
            <w:r w:rsidR="00677E5D">
              <w:t>Konsonanttirank</w:t>
            </w:r>
            <w:r w:rsidRPr="00212041">
              <w:t xml:space="preserve">aiset </w:t>
            </w:r>
            <w:r w:rsidRPr="00212041">
              <w:lastRenderedPageBreak/>
              <w:t>kaksi</w:t>
            </w:r>
            <w:r w:rsidR="006678A0">
              <w:t>tav</w:t>
            </w:r>
            <w:r w:rsidRPr="00212041">
              <w:t>uiset lyhykäisvokaaliset nomenit</w:t>
            </w:r>
          </w:p>
        </w:tc>
        <w:tc>
          <w:tcPr>
            <w:tcW w:w="1493" w:type="dxa"/>
            <w:tcBorders>
              <w:bottom w:val="nil"/>
            </w:tcBorders>
          </w:tcPr>
          <w:p w14:paraId="38D73301" w14:textId="77777777" w:rsidR="009D5309" w:rsidRPr="00212041" w:rsidRDefault="009D5309" w:rsidP="00DB3F89">
            <w:pPr>
              <w:tabs>
                <w:tab w:val="left" w:pos="11340"/>
              </w:tabs>
              <w:spacing w:before="20" w:after="20"/>
              <w:ind w:right="-137"/>
            </w:pPr>
            <w:r w:rsidRPr="00212041">
              <w:lastRenderedPageBreak/>
              <w:t>pieni</w:t>
            </w:r>
          </w:p>
        </w:tc>
        <w:tc>
          <w:tcPr>
            <w:tcW w:w="1869" w:type="dxa"/>
            <w:tcBorders>
              <w:bottom w:val="nil"/>
            </w:tcBorders>
          </w:tcPr>
          <w:p w14:paraId="32CC8E06" w14:textId="77777777" w:rsidR="009D5309" w:rsidRPr="00212041" w:rsidRDefault="009D5309" w:rsidP="00DB3F89">
            <w:pPr>
              <w:tabs>
                <w:tab w:val="left" w:pos="11340"/>
              </w:tabs>
              <w:spacing w:before="20" w:after="20"/>
              <w:ind w:right="-137"/>
            </w:pPr>
            <w:r w:rsidRPr="00212041">
              <w:t>piene/nä</w:t>
            </w:r>
          </w:p>
        </w:tc>
        <w:tc>
          <w:tcPr>
            <w:tcW w:w="1890" w:type="dxa"/>
            <w:tcBorders>
              <w:bottom w:val="nil"/>
            </w:tcBorders>
          </w:tcPr>
          <w:p w14:paraId="6C713BCB" w14:textId="77777777" w:rsidR="009D5309" w:rsidRPr="00212041" w:rsidRDefault="009D5309" w:rsidP="00DB3F89">
            <w:pPr>
              <w:tabs>
                <w:tab w:val="left" w:pos="11340"/>
              </w:tabs>
              <w:spacing w:before="20" w:after="20"/>
              <w:ind w:right="-137"/>
            </w:pPr>
            <w:r w:rsidRPr="00212041">
              <w:t>pien/i/nä</w:t>
            </w:r>
          </w:p>
        </w:tc>
        <w:tc>
          <w:tcPr>
            <w:tcW w:w="1934" w:type="dxa"/>
            <w:tcBorders>
              <w:bottom w:val="nil"/>
            </w:tcBorders>
          </w:tcPr>
          <w:p w14:paraId="4F0FBCC0" w14:textId="77777777" w:rsidR="009D5309" w:rsidRPr="00212041" w:rsidRDefault="009D5309" w:rsidP="00DB3F89">
            <w:pPr>
              <w:tabs>
                <w:tab w:val="left" w:pos="11340"/>
              </w:tabs>
              <w:spacing w:before="20" w:after="20"/>
              <w:ind w:right="-137"/>
            </w:pPr>
            <w:r w:rsidRPr="00212041">
              <w:t>pien/tä</w:t>
            </w:r>
          </w:p>
        </w:tc>
      </w:tr>
      <w:tr w:rsidR="009D5309" w:rsidRPr="00A95D68" w14:paraId="75A0E853" w14:textId="77777777" w:rsidTr="009D5309">
        <w:trPr>
          <w:cantSplit/>
          <w:trHeight w:val="168"/>
        </w:trPr>
        <w:tc>
          <w:tcPr>
            <w:tcW w:w="1948" w:type="dxa"/>
            <w:vMerge/>
          </w:tcPr>
          <w:p w14:paraId="1F612ABB" w14:textId="77777777" w:rsidR="009D5309" w:rsidRPr="00212041" w:rsidRDefault="009D5309" w:rsidP="00DB3F89">
            <w:pPr>
              <w:tabs>
                <w:tab w:val="left" w:pos="11340"/>
              </w:tabs>
              <w:spacing w:before="20" w:after="20"/>
              <w:ind w:right="-137"/>
            </w:pPr>
          </w:p>
        </w:tc>
        <w:tc>
          <w:tcPr>
            <w:tcW w:w="1493" w:type="dxa"/>
            <w:tcBorders>
              <w:top w:val="nil"/>
              <w:bottom w:val="nil"/>
            </w:tcBorders>
          </w:tcPr>
          <w:p w14:paraId="6DB118A1" w14:textId="77777777" w:rsidR="009D5309" w:rsidRPr="00212041" w:rsidRDefault="009D5309" w:rsidP="00DB3F89">
            <w:pPr>
              <w:tabs>
                <w:tab w:val="left" w:pos="11340"/>
              </w:tabs>
              <w:spacing w:before="20" w:after="20"/>
              <w:ind w:right="-137"/>
            </w:pPr>
            <w:r w:rsidRPr="00212041">
              <w:t>käsi</w:t>
            </w:r>
          </w:p>
        </w:tc>
        <w:tc>
          <w:tcPr>
            <w:tcW w:w="1869" w:type="dxa"/>
            <w:tcBorders>
              <w:top w:val="nil"/>
              <w:bottom w:val="nil"/>
            </w:tcBorders>
          </w:tcPr>
          <w:p w14:paraId="3E0ACA61" w14:textId="77777777" w:rsidR="009D5309" w:rsidRPr="00212041" w:rsidRDefault="009D5309" w:rsidP="00DB3F89">
            <w:pPr>
              <w:tabs>
                <w:tab w:val="left" w:pos="11340"/>
              </w:tabs>
              <w:spacing w:before="20" w:after="20"/>
              <w:ind w:right="-137"/>
            </w:pPr>
            <w:r w:rsidRPr="00212041">
              <w:t>käte/nä</w:t>
            </w:r>
          </w:p>
        </w:tc>
        <w:tc>
          <w:tcPr>
            <w:tcW w:w="1890" w:type="dxa"/>
            <w:tcBorders>
              <w:top w:val="nil"/>
              <w:bottom w:val="nil"/>
            </w:tcBorders>
          </w:tcPr>
          <w:p w14:paraId="3F02C8AD" w14:textId="77777777" w:rsidR="009D5309" w:rsidRPr="00212041" w:rsidRDefault="009D5309" w:rsidP="00DB3F89">
            <w:pPr>
              <w:tabs>
                <w:tab w:val="left" w:pos="11340"/>
              </w:tabs>
              <w:spacing w:before="20" w:after="20"/>
              <w:ind w:right="-137"/>
            </w:pPr>
            <w:r w:rsidRPr="00212041">
              <w:t>käs/i/nä</w:t>
            </w:r>
          </w:p>
        </w:tc>
        <w:tc>
          <w:tcPr>
            <w:tcW w:w="1934" w:type="dxa"/>
            <w:tcBorders>
              <w:top w:val="nil"/>
              <w:bottom w:val="nil"/>
            </w:tcBorders>
          </w:tcPr>
          <w:p w14:paraId="68D95BBA" w14:textId="77777777" w:rsidR="009D5309" w:rsidRPr="00212041" w:rsidRDefault="009D5309" w:rsidP="00DB3F89">
            <w:pPr>
              <w:tabs>
                <w:tab w:val="left" w:pos="11340"/>
              </w:tabs>
              <w:spacing w:before="20" w:after="20"/>
              <w:ind w:right="-137"/>
            </w:pPr>
            <w:r w:rsidRPr="00212041">
              <w:t>kät/tä</w:t>
            </w:r>
          </w:p>
        </w:tc>
      </w:tr>
      <w:tr w:rsidR="009D5309" w:rsidRPr="00A95D68" w14:paraId="230A1561" w14:textId="77777777" w:rsidTr="007E0994">
        <w:trPr>
          <w:cantSplit/>
          <w:trHeight w:val="168"/>
        </w:trPr>
        <w:tc>
          <w:tcPr>
            <w:tcW w:w="1948" w:type="dxa"/>
            <w:vMerge/>
          </w:tcPr>
          <w:p w14:paraId="122D2669" w14:textId="77777777" w:rsidR="009D5309" w:rsidRPr="00212041" w:rsidRDefault="009D5309" w:rsidP="00DB3F89">
            <w:pPr>
              <w:tabs>
                <w:tab w:val="left" w:pos="11340"/>
              </w:tabs>
              <w:spacing w:before="20" w:after="20"/>
              <w:ind w:right="-137"/>
            </w:pPr>
          </w:p>
        </w:tc>
        <w:tc>
          <w:tcPr>
            <w:tcW w:w="1493" w:type="dxa"/>
            <w:tcBorders>
              <w:top w:val="nil"/>
              <w:bottom w:val="single" w:sz="4" w:space="0" w:color="auto"/>
            </w:tcBorders>
          </w:tcPr>
          <w:p w14:paraId="69274EDA" w14:textId="77777777" w:rsidR="009D5309" w:rsidRPr="00212041" w:rsidRDefault="009D5309" w:rsidP="00DB3F89">
            <w:pPr>
              <w:tabs>
                <w:tab w:val="left" w:pos="11340"/>
              </w:tabs>
              <w:spacing w:before="20" w:after="20"/>
              <w:ind w:right="-137"/>
            </w:pPr>
            <w:r w:rsidRPr="00212041">
              <w:t>lapsi</w:t>
            </w:r>
          </w:p>
        </w:tc>
        <w:tc>
          <w:tcPr>
            <w:tcW w:w="1869" w:type="dxa"/>
            <w:tcBorders>
              <w:top w:val="nil"/>
              <w:bottom w:val="single" w:sz="4" w:space="0" w:color="auto"/>
            </w:tcBorders>
          </w:tcPr>
          <w:p w14:paraId="2408F0B1" w14:textId="77777777" w:rsidR="009D5309" w:rsidRPr="00212041" w:rsidRDefault="009D5309" w:rsidP="00DB3F89">
            <w:pPr>
              <w:tabs>
                <w:tab w:val="left" w:pos="11340"/>
              </w:tabs>
              <w:spacing w:before="20" w:after="20"/>
              <w:ind w:right="-137"/>
            </w:pPr>
            <w:r w:rsidRPr="00212041">
              <w:t>lapse/na</w:t>
            </w:r>
          </w:p>
        </w:tc>
        <w:tc>
          <w:tcPr>
            <w:tcW w:w="1890" w:type="dxa"/>
            <w:tcBorders>
              <w:top w:val="nil"/>
              <w:bottom w:val="single" w:sz="4" w:space="0" w:color="auto"/>
            </w:tcBorders>
          </w:tcPr>
          <w:p w14:paraId="06067492" w14:textId="77777777" w:rsidR="009D5309" w:rsidRPr="00212041" w:rsidRDefault="009D5309" w:rsidP="00DB3F89">
            <w:pPr>
              <w:tabs>
                <w:tab w:val="left" w:pos="11340"/>
              </w:tabs>
              <w:spacing w:before="20" w:after="20"/>
              <w:ind w:right="-137"/>
            </w:pPr>
            <w:r w:rsidRPr="00212041">
              <w:t>laps/i/na</w:t>
            </w:r>
          </w:p>
        </w:tc>
        <w:tc>
          <w:tcPr>
            <w:tcW w:w="1934" w:type="dxa"/>
            <w:tcBorders>
              <w:top w:val="nil"/>
              <w:bottom w:val="single" w:sz="4" w:space="0" w:color="auto"/>
            </w:tcBorders>
          </w:tcPr>
          <w:p w14:paraId="40B2B658" w14:textId="77777777" w:rsidR="009D5309" w:rsidRPr="00212041" w:rsidRDefault="009D5309" w:rsidP="00DB3F89">
            <w:pPr>
              <w:tabs>
                <w:tab w:val="left" w:pos="11340"/>
              </w:tabs>
              <w:spacing w:before="20" w:after="20"/>
              <w:ind w:right="-137"/>
            </w:pPr>
            <w:r w:rsidRPr="00212041">
              <w:t>las/ta</w:t>
            </w:r>
          </w:p>
        </w:tc>
      </w:tr>
      <w:tr w:rsidR="00E8092C" w:rsidRPr="00A95D68" w14:paraId="39FB199E" w14:textId="77777777" w:rsidTr="00E8092C">
        <w:trPr>
          <w:cantSplit/>
          <w:trHeight w:val="260"/>
        </w:trPr>
        <w:tc>
          <w:tcPr>
            <w:tcW w:w="1948" w:type="dxa"/>
            <w:vMerge w:val="restart"/>
          </w:tcPr>
          <w:p w14:paraId="497E274D" w14:textId="77E0DE04" w:rsidR="00E8092C" w:rsidRPr="00212041" w:rsidRDefault="00E8092C" w:rsidP="00DB3F89">
            <w:pPr>
              <w:tabs>
                <w:tab w:val="left" w:pos="11340"/>
              </w:tabs>
              <w:spacing w:before="20" w:after="20"/>
              <w:ind w:right="-137"/>
            </w:pPr>
            <w:r w:rsidRPr="00212041">
              <w:t>2.1 Yksirankaiset usheempi</w:t>
            </w:r>
            <w:r w:rsidR="006678A0">
              <w:t>tav</w:t>
            </w:r>
            <w:r w:rsidRPr="00212041">
              <w:t>uiset lyhykäisvokaaliset nomenit</w:t>
            </w:r>
          </w:p>
        </w:tc>
        <w:tc>
          <w:tcPr>
            <w:tcW w:w="1493" w:type="dxa"/>
            <w:tcBorders>
              <w:bottom w:val="nil"/>
            </w:tcBorders>
          </w:tcPr>
          <w:p w14:paraId="07B6A359" w14:textId="40515D36" w:rsidR="00E8092C" w:rsidRPr="00212041" w:rsidRDefault="00E8092C" w:rsidP="00DB3F89">
            <w:pPr>
              <w:tabs>
                <w:tab w:val="left" w:pos="11340"/>
              </w:tabs>
              <w:spacing w:before="20" w:after="20"/>
              <w:ind w:right="-137"/>
            </w:pPr>
            <w:r w:rsidRPr="00212041">
              <w:t>sivakka</w:t>
            </w:r>
          </w:p>
        </w:tc>
        <w:tc>
          <w:tcPr>
            <w:tcW w:w="1869" w:type="dxa"/>
            <w:tcBorders>
              <w:bottom w:val="nil"/>
            </w:tcBorders>
          </w:tcPr>
          <w:p w14:paraId="04A52FCE" w14:textId="33711261" w:rsidR="00E8092C" w:rsidRPr="00212041" w:rsidRDefault="00E8092C" w:rsidP="00DB3F89">
            <w:pPr>
              <w:tabs>
                <w:tab w:val="left" w:pos="11340"/>
              </w:tabs>
              <w:spacing w:before="20" w:after="20"/>
              <w:ind w:right="-137"/>
            </w:pPr>
            <w:r w:rsidRPr="00212041">
              <w:t>sivakka/n</w:t>
            </w:r>
            <w:r w:rsidR="00DB3F89">
              <w:t>n</w:t>
            </w:r>
            <w:r w:rsidRPr="00212041">
              <w:t>a</w:t>
            </w:r>
          </w:p>
        </w:tc>
        <w:tc>
          <w:tcPr>
            <w:tcW w:w="1890" w:type="dxa"/>
            <w:tcBorders>
              <w:bottom w:val="nil"/>
            </w:tcBorders>
          </w:tcPr>
          <w:p w14:paraId="5027943A" w14:textId="02446998" w:rsidR="00E8092C" w:rsidRPr="00212041" w:rsidRDefault="00E8092C" w:rsidP="00DB3F89">
            <w:pPr>
              <w:tabs>
                <w:tab w:val="left" w:pos="11340"/>
              </w:tabs>
              <w:spacing w:before="20" w:after="20"/>
              <w:ind w:right="-137"/>
            </w:pPr>
            <w:r w:rsidRPr="00212041">
              <w:t>sivako/i/na</w:t>
            </w:r>
          </w:p>
        </w:tc>
        <w:tc>
          <w:tcPr>
            <w:tcW w:w="1934" w:type="dxa"/>
            <w:tcBorders>
              <w:bottom w:val="nil"/>
            </w:tcBorders>
          </w:tcPr>
          <w:p w14:paraId="196E5D39" w14:textId="77777777" w:rsidR="00E8092C" w:rsidRPr="00212041" w:rsidRDefault="00E8092C" w:rsidP="00DB3F89">
            <w:pPr>
              <w:tabs>
                <w:tab w:val="left" w:pos="11340"/>
              </w:tabs>
              <w:spacing w:before="20" w:after="20"/>
              <w:ind w:right="-137"/>
            </w:pPr>
          </w:p>
        </w:tc>
      </w:tr>
      <w:tr w:rsidR="00E30389" w:rsidRPr="00A95D68" w14:paraId="37E98DB2" w14:textId="77777777" w:rsidTr="007E0994">
        <w:trPr>
          <w:cantSplit/>
          <w:trHeight w:val="260"/>
        </w:trPr>
        <w:tc>
          <w:tcPr>
            <w:tcW w:w="1948" w:type="dxa"/>
            <w:vMerge/>
          </w:tcPr>
          <w:p w14:paraId="540E7CB3" w14:textId="77777777" w:rsidR="00E30389" w:rsidRPr="00212041" w:rsidRDefault="00E30389" w:rsidP="00DB3F89">
            <w:pPr>
              <w:tabs>
                <w:tab w:val="left" w:pos="11340"/>
              </w:tabs>
              <w:spacing w:before="20" w:after="20"/>
              <w:ind w:right="-137"/>
            </w:pPr>
          </w:p>
        </w:tc>
        <w:tc>
          <w:tcPr>
            <w:tcW w:w="1493" w:type="dxa"/>
            <w:tcBorders>
              <w:top w:val="nil"/>
              <w:bottom w:val="nil"/>
            </w:tcBorders>
          </w:tcPr>
          <w:p w14:paraId="4AD2B425" w14:textId="086A4B77" w:rsidR="00E30389" w:rsidRPr="00212041" w:rsidRDefault="00E30389" w:rsidP="00DB3F89">
            <w:pPr>
              <w:tabs>
                <w:tab w:val="left" w:pos="11340"/>
              </w:tabs>
              <w:spacing w:before="20" w:after="20"/>
              <w:ind w:right="-137"/>
            </w:pPr>
            <w:r w:rsidRPr="00212041">
              <w:t>kajava</w:t>
            </w:r>
          </w:p>
        </w:tc>
        <w:tc>
          <w:tcPr>
            <w:tcW w:w="1869" w:type="dxa"/>
            <w:tcBorders>
              <w:top w:val="nil"/>
              <w:bottom w:val="nil"/>
            </w:tcBorders>
          </w:tcPr>
          <w:p w14:paraId="1055D679" w14:textId="13DAD69A" w:rsidR="00E30389" w:rsidRPr="00212041" w:rsidRDefault="00E30389" w:rsidP="00DB3F89">
            <w:pPr>
              <w:tabs>
                <w:tab w:val="left" w:pos="11340"/>
              </w:tabs>
              <w:spacing w:before="20" w:after="20"/>
              <w:ind w:right="-137"/>
            </w:pPr>
            <w:r w:rsidRPr="00212041">
              <w:t>kajava/n</w:t>
            </w:r>
            <w:r w:rsidR="00DB3F89">
              <w:t>n</w:t>
            </w:r>
            <w:r w:rsidRPr="00212041">
              <w:t>a</w:t>
            </w:r>
          </w:p>
        </w:tc>
        <w:tc>
          <w:tcPr>
            <w:tcW w:w="1890" w:type="dxa"/>
            <w:tcBorders>
              <w:top w:val="nil"/>
              <w:bottom w:val="nil"/>
            </w:tcBorders>
          </w:tcPr>
          <w:p w14:paraId="48118A11" w14:textId="3F63D175" w:rsidR="00E30389" w:rsidRPr="00212041" w:rsidRDefault="00E30389" w:rsidP="00DB3F89">
            <w:pPr>
              <w:tabs>
                <w:tab w:val="left" w:pos="11340"/>
              </w:tabs>
              <w:spacing w:before="20" w:after="20"/>
              <w:ind w:right="-137"/>
            </w:pPr>
            <w:r w:rsidRPr="00212041">
              <w:t>kajav/i/n</w:t>
            </w:r>
            <w:r w:rsidR="003D337A">
              <w:t>n</w:t>
            </w:r>
            <w:r w:rsidRPr="00212041">
              <w:t>a</w:t>
            </w:r>
          </w:p>
        </w:tc>
        <w:tc>
          <w:tcPr>
            <w:tcW w:w="1934" w:type="dxa"/>
            <w:tcBorders>
              <w:top w:val="nil"/>
              <w:bottom w:val="nil"/>
            </w:tcBorders>
          </w:tcPr>
          <w:p w14:paraId="63EA8B29" w14:textId="77777777" w:rsidR="00E30389" w:rsidRPr="00212041" w:rsidRDefault="00E30389" w:rsidP="00DB3F89">
            <w:pPr>
              <w:tabs>
                <w:tab w:val="left" w:pos="11340"/>
              </w:tabs>
              <w:spacing w:before="20" w:after="20"/>
              <w:ind w:right="-137"/>
            </w:pPr>
          </w:p>
        </w:tc>
      </w:tr>
      <w:tr w:rsidR="00E8092C" w:rsidRPr="00A95D68" w14:paraId="1A67A110" w14:textId="77777777" w:rsidTr="007E0994">
        <w:trPr>
          <w:cantSplit/>
          <w:trHeight w:val="259"/>
        </w:trPr>
        <w:tc>
          <w:tcPr>
            <w:tcW w:w="1948" w:type="dxa"/>
            <w:vMerge/>
          </w:tcPr>
          <w:p w14:paraId="61EC9FB0" w14:textId="77777777" w:rsidR="00E8092C" w:rsidRPr="00212041" w:rsidRDefault="00E8092C" w:rsidP="00DB3F89">
            <w:pPr>
              <w:tabs>
                <w:tab w:val="left" w:pos="11340"/>
              </w:tabs>
              <w:spacing w:before="20" w:after="20"/>
              <w:ind w:right="-137"/>
            </w:pPr>
          </w:p>
        </w:tc>
        <w:tc>
          <w:tcPr>
            <w:tcW w:w="1493" w:type="dxa"/>
            <w:tcBorders>
              <w:top w:val="nil"/>
              <w:bottom w:val="nil"/>
            </w:tcBorders>
          </w:tcPr>
          <w:p w14:paraId="4DB70A90" w14:textId="3257B936" w:rsidR="00E8092C" w:rsidRPr="00212041" w:rsidRDefault="00E8092C" w:rsidP="00DB3F89">
            <w:pPr>
              <w:tabs>
                <w:tab w:val="left" w:pos="11340"/>
              </w:tabs>
              <w:spacing w:before="20" w:after="20"/>
              <w:ind w:right="-137"/>
            </w:pPr>
            <w:r w:rsidRPr="00212041">
              <w:t>tunturi</w:t>
            </w:r>
          </w:p>
        </w:tc>
        <w:tc>
          <w:tcPr>
            <w:tcW w:w="1869" w:type="dxa"/>
            <w:tcBorders>
              <w:top w:val="nil"/>
              <w:bottom w:val="nil"/>
            </w:tcBorders>
          </w:tcPr>
          <w:p w14:paraId="021D182C" w14:textId="6C8E8AD6" w:rsidR="00E8092C" w:rsidRPr="00212041" w:rsidRDefault="00E8092C" w:rsidP="00DB3F89">
            <w:pPr>
              <w:tabs>
                <w:tab w:val="left" w:pos="11340"/>
              </w:tabs>
              <w:spacing w:before="20" w:after="20"/>
              <w:ind w:right="-137"/>
            </w:pPr>
            <w:r w:rsidRPr="00212041">
              <w:t>tunturi/n</w:t>
            </w:r>
            <w:r w:rsidR="00DB3F89">
              <w:t>n</w:t>
            </w:r>
            <w:r w:rsidRPr="00212041">
              <w:t>a</w:t>
            </w:r>
          </w:p>
        </w:tc>
        <w:tc>
          <w:tcPr>
            <w:tcW w:w="1890" w:type="dxa"/>
            <w:tcBorders>
              <w:top w:val="nil"/>
              <w:bottom w:val="nil"/>
            </w:tcBorders>
          </w:tcPr>
          <w:p w14:paraId="31350C01" w14:textId="52B330CC" w:rsidR="00E8092C" w:rsidRPr="00212041" w:rsidRDefault="00E8092C" w:rsidP="00DB3F89">
            <w:pPr>
              <w:tabs>
                <w:tab w:val="left" w:pos="11340"/>
              </w:tabs>
              <w:spacing w:before="20" w:after="20"/>
              <w:ind w:right="-137"/>
            </w:pPr>
            <w:r w:rsidRPr="00212041">
              <w:t>tunturi/i/na ~ tuntur/i/n</w:t>
            </w:r>
            <w:r w:rsidR="003D337A">
              <w:t>n</w:t>
            </w:r>
            <w:r w:rsidRPr="00212041">
              <w:t>a</w:t>
            </w:r>
          </w:p>
        </w:tc>
        <w:tc>
          <w:tcPr>
            <w:tcW w:w="1934" w:type="dxa"/>
            <w:tcBorders>
              <w:top w:val="nil"/>
              <w:bottom w:val="nil"/>
            </w:tcBorders>
          </w:tcPr>
          <w:p w14:paraId="5B1A48CC" w14:textId="77777777" w:rsidR="00E8092C" w:rsidRPr="00212041" w:rsidRDefault="00E8092C" w:rsidP="00DB3F89">
            <w:pPr>
              <w:tabs>
                <w:tab w:val="left" w:pos="11340"/>
              </w:tabs>
              <w:spacing w:before="20" w:after="20"/>
              <w:ind w:right="-137"/>
            </w:pPr>
          </w:p>
        </w:tc>
      </w:tr>
      <w:tr w:rsidR="00E8092C" w:rsidRPr="00A95D68" w14:paraId="321B4BED" w14:textId="77777777" w:rsidTr="00936747">
        <w:trPr>
          <w:cantSplit/>
          <w:trHeight w:val="202"/>
        </w:trPr>
        <w:tc>
          <w:tcPr>
            <w:tcW w:w="1948" w:type="dxa"/>
            <w:vMerge/>
          </w:tcPr>
          <w:p w14:paraId="711287EE" w14:textId="77777777" w:rsidR="00E8092C" w:rsidRPr="00212041" w:rsidRDefault="00E8092C" w:rsidP="00DB3F89">
            <w:pPr>
              <w:tabs>
                <w:tab w:val="left" w:pos="11340"/>
              </w:tabs>
              <w:spacing w:before="20" w:after="20"/>
              <w:ind w:right="-137"/>
            </w:pPr>
          </w:p>
        </w:tc>
        <w:tc>
          <w:tcPr>
            <w:tcW w:w="1493" w:type="dxa"/>
            <w:tcBorders>
              <w:top w:val="nil"/>
              <w:bottom w:val="nil"/>
            </w:tcBorders>
          </w:tcPr>
          <w:p w14:paraId="6EF5A4E0" w14:textId="7CB4B9AC" w:rsidR="00E8092C" w:rsidRPr="00212041" w:rsidRDefault="00E8092C" w:rsidP="00DB3F89">
            <w:pPr>
              <w:tabs>
                <w:tab w:val="left" w:pos="11340"/>
              </w:tabs>
              <w:spacing w:before="20" w:after="20"/>
              <w:ind w:right="-137"/>
            </w:pPr>
            <w:r w:rsidRPr="00212041">
              <w:t>paijukko</w:t>
            </w:r>
          </w:p>
        </w:tc>
        <w:tc>
          <w:tcPr>
            <w:tcW w:w="1869" w:type="dxa"/>
            <w:tcBorders>
              <w:top w:val="nil"/>
              <w:bottom w:val="nil"/>
            </w:tcBorders>
          </w:tcPr>
          <w:p w14:paraId="60C32979" w14:textId="7761588A" w:rsidR="00E8092C" w:rsidRPr="00212041" w:rsidRDefault="00E8092C" w:rsidP="00DB3F89">
            <w:pPr>
              <w:tabs>
                <w:tab w:val="left" w:pos="11340"/>
              </w:tabs>
              <w:spacing w:before="20" w:after="20"/>
              <w:ind w:right="-137"/>
            </w:pPr>
            <w:r w:rsidRPr="00212041">
              <w:t>paijukko/n</w:t>
            </w:r>
            <w:r w:rsidR="00DB3F89">
              <w:t>n</w:t>
            </w:r>
            <w:r w:rsidRPr="00212041">
              <w:t>a</w:t>
            </w:r>
          </w:p>
        </w:tc>
        <w:tc>
          <w:tcPr>
            <w:tcW w:w="1890" w:type="dxa"/>
            <w:tcBorders>
              <w:top w:val="nil"/>
              <w:bottom w:val="nil"/>
            </w:tcBorders>
          </w:tcPr>
          <w:p w14:paraId="3A1AE9CA" w14:textId="76389128" w:rsidR="00E8092C" w:rsidRPr="00212041" w:rsidRDefault="00E8092C" w:rsidP="00DB3F89">
            <w:pPr>
              <w:tabs>
                <w:tab w:val="left" w:pos="11340"/>
              </w:tabs>
              <w:spacing w:before="20" w:after="20"/>
              <w:ind w:right="-137"/>
            </w:pPr>
            <w:r w:rsidRPr="00212041">
              <w:t>paijuko/i/na</w:t>
            </w:r>
          </w:p>
        </w:tc>
        <w:tc>
          <w:tcPr>
            <w:tcW w:w="1934" w:type="dxa"/>
            <w:tcBorders>
              <w:top w:val="nil"/>
              <w:bottom w:val="nil"/>
            </w:tcBorders>
          </w:tcPr>
          <w:p w14:paraId="3587B443" w14:textId="77777777" w:rsidR="00E8092C" w:rsidRPr="00212041" w:rsidRDefault="00E8092C" w:rsidP="00DB3F89">
            <w:pPr>
              <w:tabs>
                <w:tab w:val="left" w:pos="11340"/>
              </w:tabs>
              <w:spacing w:before="20" w:after="20"/>
              <w:ind w:right="-137"/>
            </w:pPr>
          </w:p>
        </w:tc>
      </w:tr>
      <w:tr w:rsidR="00E30389" w:rsidRPr="00A95D68" w14:paraId="6D18DC54" w14:textId="77777777" w:rsidTr="007E0994">
        <w:trPr>
          <w:cantSplit/>
          <w:trHeight w:val="269"/>
        </w:trPr>
        <w:tc>
          <w:tcPr>
            <w:tcW w:w="1948" w:type="dxa"/>
            <w:vMerge/>
          </w:tcPr>
          <w:p w14:paraId="5C3C97EA" w14:textId="77777777" w:rsidR="00E30389" w:rsidRPr="00212041" w:rsidRDefault="00E30389" w:rsidP="00DB3F89">
            <w:pPr>
              <w:tabs>
                <w:tab w:val="left" w:pos="11340"/>
              </w:tabs>
              <w:spacing w:before="20" w:after="20"/>
              <w:ind w:right="-137"/>
            </w:pPr>
          </w:p>
        </w:tc>
        <w:tc>
          <w:tcPr>
            <w:tcW w:w="1493" w:type="dxa"/>
            <w:tcBorders>
              <w:top w:val="nil"/>
              <w:bottom w:val="single" w:sz="4" w:space="0" w:color="auto"/>
            </w:tcBorders>
          </w:tcPr>
          <w:p w14:paraId="1B9CDD87" w14:textId="5F89A699" w:rsidR="00E30389" w:rsidRPr="00212041" w:rsidRDefault="00E30389" w:rsidP="00DB3F89">
            <w:pPr>
              <w:tabs>
                <w:tab w:val="left" w:pos="11340"/>
              </w:tabs>
              <w:spacing w:before="20" w:after="20"/>
              <w:ind w:right="-137"/>
            </w:pPr>
            <w:r w:rsidRPr="00212041">
              <w:t>valkea ~ valkia</w:t>
            </w:r>
          </w:p>
        </w:tc>
        <w:tc>
          <w:tcPr>
            <w:tcW w:w="1869" w:type="dxa"/>
            <w:tcBorders>
              <w:top w:val="nil"/>
              <w:bottom w:val="single" w:sz="4" w:space="0" w:color="auto"/>
            </w:tcBorders>
          </w:tcPr>
          <w:p w14:paraId="6BEB3EA2" w14:textId="3CB98029" w:rsidR="00E30389" w:rsidRPr="00212041" w:rsidRDefault="00E30389" w:rsidP="00DB3F89">
            <w:pPr>
              <w:tabs>
                <w:tab w:val="left" w:pos="11340"/>
              </w:tabs>
              <w:spacing w:before="20" w:after="20"/>
              <w:ind w:right="-137"/>
            </w:pPr>
            <w:r w:rsidRPr="00212041">
              <w:t>valkea/n</w:t>
            </w:r>
            <w:r w:rsidR="00DB3F89">
              <w:t>n</w:t>
            </w:r>
            <w:r w:rsidRPr="00212041">
              <w:t>a ~ valkia</w:t>
            </w:r>
            <w:r w:rsidR="00DB3F89">
              <w:t>/</w:t>
            </w:r>
            <w:r w:rsidRPr="00212041">
              <w:t>n</w:t>
            </w:r>
            <w:r w:rsidR="00DB3F89">
              <w:t>n</w:t>
            </w:r>
            <w:r w:rsidRPr="00212041">
              <w:t>a</w:t>
            </w:r>
          </w:p>
        </w:tc>
        <w:tc>
          <w:tcPr>
            <w:tcW w:w="1890" w:type="dxa"/>
            <w:tcBorders>
              <w:top w:val="nil"/>
              <w:bottom w:val="single" w:sz="4" w:space="0" w:color="auto"/>
            </w:tcBorders>
          </w:tcPr>
          <w:p w14:paraId="3ACECEB4" w14:textId="43811F52" w:rsidR="00E30389" w:rsidRPr="00212041" w:rsidRDefault="00E30389" w:rsidP="00DB3F89">
            <w:pPr>
              <w:tabs>
                <w:tab w:val="left" w:pos="11340"/>
              </w:tabs>
              <w:spacing w:before="20" w:after="20"/>
              <w:ind w:right="-137"/>
            </w:pPr>
            <w:r w:rsidRPr="00212041">
              <w:t>valke/i/na</w:t>
            </w:r>
          </w:p>
        </w:tc>
        <w:tc>
          <w:tcPr>
            <w:tcW w:w="1934" w:type="dxa"/>
            <w:tcBorders>
              <w:top w:val="nil"/>
              <w:bottom w:val="single" w:sz="4" w:space="0" w:color="auto"/>
            </w:tcBorders>
          </w:tcPr>
          <w:p w14:paraId="2ADCA0FD" w14:textId="77777777" w:rsidR="00E30389" w:rsidRPr="00212041" w:rsidRDefault="00E30389" w:rsidP="00DB3F89">
            <w:pPr>
              <w:tabs>
                <w:tab w:val="left" w:pos="11340"/>
              </w:tabs>
              <w:spacing w:before="20" w:after="20"/>
              <w:ind w:right="-137"/>
            </w:pPr>
          </w:p>
        </w:tc>
      </w:tr>
      <w:tr w:rsidR="00E30389" w:rsidRPr="00A95D68" w14:paraId="1C5F3FCE" w14:textId="77777777" w:rsidTr="009D5309">
        <w:trPr>
          <w:cantSplit/>
          <w:trHeight w:val="173"/>
        </w:trPr>
        <w:tc>
          <w:tcPr>
            <w:tcW w:w="1948" w:type="dxa"/>
            <w:vMerge w:val="restart"/>
          </w:tcPr>
          <w:p w14:paraId="633D36EA" w14:textId="5EB4AAF1" w:rsidR="00E30389" w:rsidRPr="00212041" w:rsidRDefault="00E30389" w:rsidP="00DB3F89">
            <w:pPr>
              <w:tabs>
                <w:tab w:val="left" w:pos="11340"/>
              </w:tabs>
              <w:spacing w:before="20" w:after="20"/>
              <w:ind w:right="-137"/>
            </w:pPr>
            <w:r w:rsidRPr="00212041">
              <w:t xml:space="preserve">2.2 </w:t>
            </w:r>
            <w:r w:rsidR="00677E5D">
              <w:t>Konsonanttirank</w:t>
            </w:r>
            <w:r w:rsidRPr="00212041">
              <w:t>aiset usheempi</w:t>
            </w:r>
            <w:r w:rsidR="006678A0">
              <w:t>tav</w:t>
            </w:r>
            <w:r w:rsidRPr="00212041">
              <w:t>uiset lyhykäisvokaaliset nomenit</w:t>
            </w:r>
          </w:p>
          <w:p w14:paraId="3E708F24" w14:textId="77777777" w:rsidR="00E30389" w:rsidRPr="00212041" w:rsidRDefault="00E30389" w:rsidP="00DB3F89">
            <w:pPr>
              <w:tabs>
                <w:tab w:val="left" w:pos="11340"/>
              </w:tabs>
              <w:spacing w:before="20" w:after="20"/>
              <w:ind w:right="-137"/>
            </w:pPr>
          </w:p>
        </w:tc>
        <w:tc>
          <w:tcPr>
            <w:tcW w:w="1493" w:type="dxa"/>
            <w:tcBorders>
              <w:bottom w:val="nil"/>
            </w:tcBorders>
          </w:tcPr>
          <w:p w14:paraId="7F3033A3" w14:textId="1942C53F" w:rsidR="00E30389" w:rsidRPr="00212041" w:rsidRDefault="00E30389" w:rsidP="00DB3F89">
            <w:pPr>
              <w:tabs>
                <w:tab w:val="left" w:pos="11340"/>
              </w:tabs>
              <w:spacing w:before="20" w:after="20"/>
              <w:ind w:right="-137"/>
            </w:pPr>
            <w:r w:rsidRPr="00212041">
              <w:t>ty</w:t>
            </w:r>
            <w:r w:rsidR="0075485B">
              <w:t>(</w:t>
            </w:r>
            <w:r w:rsidRPr="00212041">
              <w:t>t)är</w:t>
            </w:r>
          </w:p>
        </w:tc>
        <w:tc>
          <w:tcPr>
            <w:tcW w:w="1869" w:type="dxa"/>
            <w:tcBorders>
              <w:bottom w:val="nil"/>
            </w:tcBorders>
          </w:tcPr>
          <w:p w14:paraId="7739F311" w14:textId="77777777" w:rsidR="00E30389" w:rsidRPr="00212041" w:rsidRDefault="00E30389" w:rsidP="00DB3F89">
            <w:pPr>
              <w:tabs>
                <w:tab w:val="left" w:pos="11340"/>
              </w:tabs>
              <w:spacing w:before="20" w:after="20"/>
              <w:ind w:right="-137"/>
            </w:pPr>
            <w:r w:rsidRPr="00212041">
              <w:t>tyttäre/nnä</w:t>
            </w:r>
          </w:p>
        </w:tc>
        <w:tc>
          <w:tcPr>
            <w:tcW w:w="1890" w:type="dxa"/>
            <w:tcBorders>
              <w:bottom w:val="nil"/>
            </w:tcBorders>
          </w:tcPr>
          <w:p w14:paraId="052EC0F3" w14:textId="77777777" w:rsidR="00E30389" w:rsidRPr="00212041" w:rsidRDefault="00E30389" w:rsidP="00DB3F89">
            <w:pPr>
              <w:tabs>
                <w:tab w:val="left" w:pos="11340"/>
              </w:tabs>
              <w:spacing w:before="20" w:after="20"/>
              <w:ind w:right="-137"/>
            </w:pPr>
            <w:r w:rsidRPr="00212041">
              <w:t>tyttär/i/nnä</w:t>
            </w:r>
          </w:p>
        </w:tc>
        <w:tc>
          <w:tcPr>
            <w:tcW w:w="1934" w:type="dxa"/>
            <w:tcBorders>
              <w:bottom w:val="nil"/>
            </w:tcBorders>
          </w:tcPr>
          <w:p w14:paraId="6DACE1CC" w14:textId="590AAF0F" w:rsidR="00E30389" w:rsidRPr="00212041" w:rsidRDefault="00E30389" w:rsidP="00DB3F89">
            <w:pPr>
              <w:tabs>
                <w:tab w:val="left" w:pos="11340"/>
              </w:tabs>
              <w:spacing w:before="20" w:after="20"/>
              <w:ind w:right="-137"/>
            </w:pPr>
            <w:r w:rsidRPr="00212041">
              <w:t>ty</w:t>
            </w:r>
            <w:r w:rsidR="0075485B">
              <w:t>(</w:t>
            </w:r>
            <w:r w:rsidRPr="00212041">
              <w:t>t)är/tä</w:t>
            </w:r>
          </w:p>
        </w:tc>
      </w:tr>
      <w:tr w:rsidR="009A22D1" w:rsidRPr="00A95D68" w14:paraId="10CE1BDE" w14:textId="77777777" w:rsidTr="007E0994">
        <w:trPr>
          <w:cantSplit/>
          <w:trHeight w:val="173"/>
        </w:trPr>
        <w:tc>
          <w:tcPr>
            <w:tcW w:w="1948" w:type="dxa"/>
            <w:vMerge/>
          </w:tcPr>
          <w:p w14:paraId="10D5E3FF" w14:textId="77777777" w:rsidR="009A22D1" w:rsidRPr="00212041" w:rsidRDefault="009A22D1" w:rsidP="00DB3F89">
            <w:pPr>
              <w:tabs>
                <w:tab w:val="left" w:pos="11340"/>
              </w:tabs>
              <w:spacing w:before="20" w:after="20"/>
              <w:ind w:right="-137"/>
            </w:pPr>
          </w:p>
        </w:tc>
        <w:tc>
          <w:tcPr>
            <w:tcW w:w="1493" w:type="dxa"/>
            <w:tcBorders>
              <w:top w:val="nil"/>
              <w:bottom w:val="nil"/>
            </w:tcBorders>
          </w:tcPr>
          <w:p w14:paraId="78986C20" w14:textId="54E36210" w:rsidR="009A22D1" w:rsidRPr="00212041" w:rsidRDefault="00851929" w:rsidP="00DB3F89">
            <w:pPr>
              <w:tabs>
                <w:tab w:val="left" w:pos="11340"/>
              </w:tabs>
              <w:spacing w:before="20" w:after="20"/>
              <w:ind w:right="-137"/>
            </w:pPr>
            <w:r w:rsidRPr="00212041">
              <w:t>taival</w:t>
            </w:r>
          </w:p>
        </w:tc>
        <w:tc>
          <w:tcPr>
            <w:tcW w:w="1869" w:type="dxa"/>
            <w:tcBorders>
              <w:top w:val="nil"/>
              <w:bottom w:val="nil"/>
            </w:tcBorders>
          </w:tcPr>
          <w:p w14:paraId="0A790B34" w14:textId="3235F048" w:rsidR="009A22D1" w:rsidRPr="00212041" w:rsidRDefault="00851929" w:rsidP="00DB3F89">
            <w:pPr>
              <w:tabs>
                <w:tab w:val="left" w:pos="11340"/>
              </w:tabs>
              <w:spacing w:before="20" w:after="20"/>
              <w:ind w:right="-137"/>
            </w:pPr>
            <w:r w:rsidRPr="00212041">
              <w:t>taipale/nna</w:t>
            </w:r>
          </w:p>
        </w:tc>
        <w:tc>
          <w:tcPr>
            <w:tcW w:w="1890" w:type="dxa"/>
            <w:tcBorders>
              <w:top w:val="nil"/>
              <w:bottom w:val="nil"/>
            </w:tcBorders>
          </w:tcPr>
          <w:p w14:paraId="60AF7BDE" w14:textId="5A4FC648" w:rsidR="009A22D1" w:rsidRPr="00212041" w:rsidRDefault="00851929" w:rsidP="00DB3F89">
            <w:pPr>
              <w:tabs>
                <w:tab w:val="left" w:pos="11340"/>
              </w:tabs>
              <w:spacing w:before="20" w:after="20"/>
              <w:ind w:right="-137"/>
            </w:pPr>
            <w:r w:rsidRPr="00212041">
              <w:t>taipal/i/nna</w:t>
            </w:r>
          </w:p>
        </w:tc>
        <w:tc>
          <w:tcPr>
            <w:tcW w:w="1934" w:type="dxa"/>
            <w:tcBorders>
              <w:top w:val="nil"/>
              <w:bottom w:val="nil"/>
            </w:tcBorders>
          </w:tcPr>
          <w:p w14:paraId="472FD368" w14:textId="4176A6FA" w:rsidR="009A22D1" w:rsidRPr="00212041" w:rsidRDefault="00851929" w:rsidP="00DB3F89">
            <w:pPr>
              <w:tabs>
                <w:tab w:val="left" w:pos="11340"/>
              </w:tabs>
              <w:spacing w:before="20" w:after="20"/>
              <w:ind w:right="-137"/>
            </w:pPr>
            <w:r w:rsidRPr="00212041">
              <w:t>taival/ta</w:t>
            </w:r>
          </w:p>
        </w:tc>
      </w:tr>
      <w:tr w:rsidR="00851929" w:rsidRPr="00A95D68" w14:paraId="59B7987E" w14:textId="77777777" w:rsidTr="007E0994">
        <w:trPr>
          <w:cantSplit/>
          <w:trHeight w:val="173"/>
        </w:trPr>
        <w:tc>
          <w:tcPr>
            <w:tcW w:w="1948" w:type="dxa"/>
            <w:vMerge/>
          </w:tcPr>
          <w:p w14:paraId="0274F200"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5B74A079" w14:textId="3BAD3C11" w:rsidR="00851929" w:rsidRPr="00212041" w:rsidRDefault="00851929" w:rsidP="00DB3F89">
            <w:pPr>
              <w:tabs>
                <w:tab w:val="left" w:pos="11340"/>
              </w:tabs>
              <w:spacing w:before="20" w:after="20"/>
              <w:ind w:right="-137"/>
            </w:pPr>
            <w:r w:rsidRPr="00212041">
              <w:t>paimen</w:t>
            </w:r>
          </w:p>
        </w:tc>
        <w:tc>
          <w:tcPr>
            <w:tcW w:w="1869" w:type="dxa"/>
            <w:tcBorders>
              <w:top w:val="nil"/>
              <w:bottom w:val="nil"/>
            </w:tcBorders>
          </w:tcPr>
          <w:p w14:paraId="243D1DD3" w14:textId="7FE624E6" w:rsidR="00851929" w:rsidRPr="00212041" w:rsidRDefault="00851929" w:rsidP="00DB3F89">
            <w:pPr>
              <w:tabs>
                <w:tab w:val="left" w:pos="11340"/>
              </w:tabs>
              <w:spacing w:before="20" w:after="20"/>
              <w:ind w:right="-137"/>
            </w:pPr>
            <w:r w:rsidRPr="00212041">
              <w:t>paimene/nna</w:t>
            </w:r>
          </w:p>
        </w:tc>
        <w:tc>
          <w:tcPr>
            <w:tcW w:w="1890" w:type="dxa"/>
            <w:tcBorders>
              <w:top w:val="nil"/>
              <w:bottom w:val="nil"/>
            </w:tcBorders>
          </w:tcPr>
          <w:p w14:paraId="57ADE64B" w14:textId="3B228BC2" w:rsidR="00851929" w:rsidRPr="00212041" w:rsidRDefault="00851929" w:rsidP="00DB3F89">
            <w:pPr>
              <w:tabs>
                <w:tab w:val="left" w:pos="11340"/>
              </w:tabs>
              <w:spacing w:before="20" w:after="20"/>
              <w:ind w:right="-137"/>
            </w:pPr>
            <w:r w:rsidRPr="00212041">
              <w:t xml:space="preserve">paimen/i/nna </w:t>
            </w:r>
          </w:p>
        </w:tc>
        <w:tc>
          <w:tcPr>
            <w:tcW w:w="1934" w:type="dxa"/>
            <w:tcBorders>
              <w:top w:val="nil"/>
              <w:bottom w:val="nil"/>
            </w:tcBorders>
          </w:tcPr>
          <w:p w14:paraId="45689F64" w14:textId="37586339" w:rsidR="00851929" w:rsidRPr="00212041" w:rsidRDefault="00851929" w:rsidP="00DB3F89">
            <w:pPr>
              <w:tabs>
                <w:tab w:val="left" w:pos="11340"/>
              </w:tabs>
              <w:spacing w:before="20" w:after="20"/>
              <w:ind w:right="-137"/>
            </w:pPr>
            <w:r w:rsidRPr="00212041">
              <w:t>paimen/ta</w:t>
            </w:r>
          </w:p>
        </w:tc>
      </w:tr>
      <w:tr w:rsidR="00851929" w:rsidRPr="00A95D68" w14:paraId="505B6716" w14:textId="77777777" w:rsidTr="009D5309">
        <w:trPr>
          <w:cantSplit/>
          <w:trHeight w:val="168"/>
        </w:trPr>
        <w:tc>
          <w:tcPr>
            <w:tcW w:w="1948" w:type="dxa"/>
            <w:vMerge/>
          </w:tcPr>
          <w:p w14:paraId="0D1F7C82"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0BF84353" w14:textId="77777777" w:rsidR="00851929" w:rsidRPr="00212041" w:rsidRDefault="00851929" w:rsidP="00DB3F89">
            <w:pPr>
              <w:tabs>
                <w:tab w:val="left" w:pos="11340"/>
              </w:tabs>
              <w:spacing w:before="20" w:after="20"/>
              <w:ind w:right="-137"/>
            </w:pPr>
            <w:r w:rsidRPr="00212041">
              <w:t>elläin</w:t>
            </w:r>
          </w:p>
        </w:tc>
        <w:tc>
          <w:tcPr>
            <w:tcW w:w="1869" w:type="dxa"/>
            <w:tcBorders>
              <w:top w:val="nil"/>
              <w:bottom w:val="nil"/>
            </w:tcBorders>
          </w:tcPr>
          <w:p w14:paraId="4E3B6E30" w14:textId="77777777" w:rsidR="00851929" w:rsidRPr="00212041" w:rsidRDefault="00851929" w:rsidP="00DB3F89">
            <w:pPr>
              <w:tabs>
                <w:tab w:val="left" w:pos="11340"/>
              </w:tabs>
              <w:spacing w:before="20" w:after="20"/>
              <w:ind w:right="-137"/>
            </w:pPr>
            <w:r w:rsidRPr="00212041">
              <w:t>elläime/nnä</w:t>
            </w:r>
          </w:p>
        </w:tc>
        <w:tc>
          <w:tcPr>
            <w:tcW w:w="1890" w:type="dxa"/>
            <w:tcBorders>
              <w:top w:val="nil"/>
              <w:bottom w:val="nil"/>
            </w:tcBorders>
          </w:tcPr>
          <w:p w14:paraId="58FF19A1" w14:textId="77777777" w:rsidR="00851929" w:rsidRPr="00212041" w:rsidRDefault="00851929" w:rsidP="00DB3F89">
            <w:pPr>
              <w:tabs>
                <w:tab w:val="left" w:pos="11340"/>
              </w:tabs>
              <w:spacing w:before="20" w:after="20"/>
              <w:ind w:right="-137"/>
            </w:pPr>
            <w:r w:rsidRPr="00212041">
              <w:t>elläim/i/nnä</w:t>
            </w:r>
          </w:p>
        </w:tc>
        <w:tc>
          <w:tcPr>
            <w:tcW w:w="1934" w:type="dxa"/>
            <w:tcBorders>
              <w:top w:val="nil"/>
              <w:bottom w:val="nil"/>
            </w:tcBorders>
          </w:tcPr>
          <w:p w14:paraId="4D87086F" w14:textId="77777777" w:rsidR="00851929" w:rsidRPr="00212041" w:rsidRDefault="00851929" w:rsidP="00DB3F89">
            <w:pPr>
              <w:tabs>
                <w:tab w:val="left" w:pos="11340"/>
              </w:tabs>
              <w:spacing w:before="20" w:after="20"/>
              <w:ind w:right="-137"/>
            </w:pPr>
            <w:r w:rsidRPr="00212041">
              <w:t>elläin/tä</w:t>
            </w:r>
          </w:p>
        </w:tc>
      </w:tr>
      <w:tr w:rsidR="00851929" w:rsidRPr="00A95D68" w14:paraId="081D3660" w14:textId="77777777" w:rsidTr="009D5309">
        <w:trPr>
          <w:cantSplit/>
          <w:trHeight w:val="168"/>
        </w:trPr>
        <w:tc>
          <w:tcPr>
            <w:tcW w:w="1948" w:type="dxa"/>
            <w:vMerge/>
          </w:tcPr>
          <w:p w14:paraId="5D8E8BE2"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40995596" w14:textId="306C820A" w:rsidR="00851929" w:rsidRPr="00212041" w:rsidRDefault="00851929" w:rsidP="00DB3F89">
            <w:pPr>
              <w:tabs>
                <w:tab w:val="left" w:pos="11340"/>
              </w:tabs>
              <w:spacing w:before="20" w:after="20"/>
              <w:ind w:right="-137"/>
            </w:pPr>
            <w:r w:rsidRPr="00212041">
              <w:t>onneton</w:t>
            </w:r>
          </w:p>
        </w:tc>
        <w:tc>
          <w:tcPr>
            <w:tcW w:w="1869" w:type="dxa"/>
            <w:tcBorders>
              <w:top w:val="nil"/>
              <w:bottom w:val="nil"/>
            </w:tcBorders>
          </w:tcPr>
          <w:p w14:paraId="55753854" w14:textId="2E4D2AED" w:rsidR="00851929" w:rsidRPr="00212041" w:rsidRDefault="00851929" w:rsidP="00DB3F89">
            <w:pPr>
              <w:tabs>
                <w:tab w:val="left" w:pos="11340"/>
              </w:tabs>
              <w:spacing w:before="20" w:after="20"/>
              <w:ind w:right="-137"/>
            </w:pPr>
            <w:r w:rsidRPr="00212041">
              <w:t>onnettoma/na</w:t>
            </w:r>
          </w:p>
        </w:tc>
        <w:tc>
          <w:tcPr>
            <w:tcW w:w="1890" w:type="dxa"/>
            <w:tcBorders>
              <w:top w:val="nil"/>
              <w:bottom w:val="nil"/>
            </w:tcBorders>
          </w:tcPr>
          <w:p w14:paraId="0CFECA62" w14:textId="4F6B2B6A" w:rsidR="00851929" w:rsidRPr="00212041" w:rsidRDefault="00851929" w:rsidP="00DB3F89">
            <w:pPr>
              <w:tabs>
                <w:tab w:val="left" w:pos="11340"/>
              </w:tabs>
              <w:spacing w:before="20" w:after="20"/>
              <w:ind w:right="-137"/>
            </w:pPr>
            <w:r w:rsidRPr="00212041">
              <w:t>onnettom/i/na</w:t>
            </w:r>
          </w:p>
        </w:tc>
        <w:tc>
          <w:tcPr>
            <w:tcW w:w="1934" w:type="dxa"/>
            <w:tcBorders>
              <w:top w:val="nil"/>
              <w:bottom w:val="nil"/>
            </w:tcBorders>
          </w:tcPr>
          <w:p w14:paraId="25A6B93E" w14:textId="487B69D0" w:rsidR="00851929" w:rsidRPr="00212041" w:rsidRDefault="00851929" w:rsidP="00DB3F89">
            <w:pPr>
              <w:tabs>
                <w:tab w:val="left" w:pos="11340"/>
              </w:tabs>
              <w:spacing w:before="20" w:after="20"/>
              <w:ind w:right="-137"/>
            </w:pPr>
            <w:r w:rsidRPr="00212041">
              <w:t>onneton/ta</w:t>
            </w:r>
          </w:p>
        </w:tc>
      </w:tr>
      <w:tr w:rsidR="00851929" w:rsidRPr="00A95D68" w14:paraId="750FB938" w14:textId="77777777" w:rsidTr="009D5309">
        <w:trPr>
          <w:cantSplit/>
          <w:trHeight w:val="168"/>
        </w:trPr>
        <w:tc>
          <w:tcPr>
            <w:tcW w:w="1948" w:type="dxa"/>
            <w:vMerge/>
          </w:tcPr>
          <w:p w14:paraId="21751EE0"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252E4288" w14:textId="77419905" w:rsidR="00851929" w:rsidRPr="00212041" w:rsidRDefault="00851929" w:rsidP="00DB3F89">
            <w:pPr>
              <w:tabs>
                <w:tab w:val="left" w:pos="11340"/>
              </w:tabs>
              <w:spacing w:before="20" w:after="20"/>
              <w:ind w:right="-137"/>
            </w:pPr>
            <w:r w:rsidRPr="00212041">
              <w:t>rakkhaus</w:t>
            </w:r>
          </w:p>
        </w:tc>
        <w:tc>
          <w:tcPr>
            <w:tcW w:w="1869" w:type="dxa"/>
            <w:tcBorders>
              <w:top w:val="nil"/>
              <w:bottom w:val="nil"/>
            </w:tcBorders>
          </w:tcPr>
          <w:p w14:paraId="7ABB15FF" w14:textId="64E5B896" w:rsidR="00851929" w:rsidRPr="00212041" w:rsidRDefault="00851929" w:rsidP="00DB3F89">
            <w:pPr>
              <w:tabs>
                <w:tab w:val="left" w:pos="11340"/>
              </w:tabs>
              <w:spacing w:before="20" w:after="20"/>
              <w:ind w:right="-137"/>
            </w:pPr>
            <w:r w:rsidRPr="00212041">
              <w:t>rakkhaute/na</w:t>
            </w:r>
          </w:p>
        </w:tc>
        <w:tc>
          <w:tcPr>
            <w:tcW w:w="1890" w:type="dxa"/>
            <w:tcBorders>
              <w:top w:val="nil"/>
              <w:bottom w:val="nil"/>
            </w:tcBorders>
          </w:tcPr>
          <w:p w14:paraId="7647D97C" w14:textId="2E3992A3" w:rsidR="00851929" w:rsidRPr="00212041" w:rsidRDefault="00851929" w:rsidP="00DB3F89">
            <w:pPr>
              <w:tabs>
                <w:tab w:val="left" w:pos="11340"/>
              </w:tabs>
              <w:spacing w:before="20" w:after="20"/>
              <w:ind w:right="-137"/>
            </w:pPr>
            <w:r w:rsidRPr="00212041">
              <w:t>rakkhauks/i/na</w:t>
            </w:r>
          </w:p>
        </w:tc>
        <w:tc>
          <w:tcPr>
            <w:tcW w:w="1934" w:type="dxa"/>
            <w:tcBorders>
              <w:top w:val="nil"/>
              <w:bottom w:val="nil"/>
            </w:tcBorders>
          </w:tcPr>
          <w:p w14:paraId="3D6F6202" w14:textId="6382678B" w:rsidR="00851929" w:rsidRPr="00212041" w:rsidRDefault="00851929" w:rsidP="00DB3F89">
            <w:pPr>
              <w:tabs>
                <w:tab w:val="left" w:pos="11340"/>
              </w:tabs>
              <w:spacing w:before="20" w:after="20"/>
              <w:ind w:right="-137"/>
            </w:pPr>
            <w:r w:rsidRPr="00212041">
              <w:t>rakkhaut/ta</w:t>
            </w:r>
          </w:p>
        </w:tc>
      </w:tr>
      <w:tr w:rsidR="00851929" w:rsidRPr="00A95D68" w14:paraId="51C2CA32" w14:textId="77777777" w:rsidTr="009D5309">
        <w:trPr>
          <w:cantSplit/>
          <w:trHeight w:val="168"/>
        </w:trPr>
        <w:tc>
          <w:tcPr>
            <w:tcW w:w="1948" w:type="dxa"/>
            <w:vMerge/>
          </w:tcPr>
          <w:p w14:paraId="63BBB2DA"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32C934F4" w14:textId="31C74385" w:rsidR="00851929" w:rsidRPr="00212041" w:rsidRDefault="00851929" w:rsidP="00DB3F89">
            <w:pPr>
              <w:tabs>
                <w:tab w:val="left" w:pos="11340"/>
              </w:tabs>
              <w:spacing w:before="20" w:after="20"/>
              <w:ind w:right="-137"/>
            </w:pPr>
            <w:r w:rsidRPr="00212041">
              <w:t>veres</w:t>
            </w:r>
          </w:p>
        </w:tc>
        <w:tc>
          <w:tcPr>
            <w:tcW w:w="1869" w:type="dxa"/>
            <w:tcBorders>
              <w:top w:val="nil"/>
              <w:bottom w:val="nil"/>
            </w:tcBorders>
          </w:tcPr>
          <w:p w14:paraId="6C0153B9" w14:textId="02D2707E" w:rsidR="00851929" w:rsidRPr="00212041" w:rsidRDefault="00851929" w:rsidP="00DB3F89">
            <w:pPr>
              <w:tabs>
                <w:tab w:val="left" w:pos="11340"/>
              </w:tabs>
              <w:spacing w:before="20" w:after="20"/>
              <w:ind w:right="-137"/>
            </w:pPr>
            <w:r w:rsidRPr="00212041">
              <w:t>verekse/nnä</w:t>
            </w:r>
          </w:p>
        </w:tc>
        <w:tc>
          <w:tcPr>
            <w:tcW w:w="1890" w:type="dxa"/>
            <w:tcBorders>
              <w:top w:val="nil"/>
              <w:bottom w:val="nil"/>
            </w:tcBorders>
          </w:tcPr>
          <w:p w14:paraId="09F5CD4E" w14:textId="480DABA4" w:rsidR="00851929" w:rsidRPr="00212041" w:rsidRDefault="00851929" w:rsidP="00DB3F89">
            <w:pPr>
              <w:tabs>
                <w:tab w:val="left" w:pos="11340"/>
              </w:tabs>
              <w:spacing w:before="20" w:after="20"/>
              <w:ind w:right="-137"/>
            </w:pPr>
            <w:r w:rsidRPr="00212041">
              <w:t>vereks/i/nnä</w:t>
            </w:r>
          </w:p>
        </w:tc>
        <w:tc>
          <w:tcPr>
            <w:tcW w:w="1934" w:type="dxa"/>
            <w:tcBorders>
              <w:top w:val="nil"/>
              <w:bottom w:val="nil"/>
            </w:tcBorders>
          </w:tcPr>
          <w:p w14:paraId="35D1EECC" w14:textId="469E225E" w:rsidR="00851929" w:rsidRPr="00212041" w:rsidRDefault="00851929" w:rsidP="00DB3F89">
            <w:pPr>
              <w:tabs>
                <w:tab w:val="left" w:pos="11340"/>
              </w:tabs>
              <w:spacing w:before="20" w:after="20"/>
              <w:ind w:right="-137"/>
            </w:pPr>
            <w:r w:rsidRPr="00212041">
              <w:t xml:space="preserve">veres/tä </w:t>
            </w:r>
          </w:p>
        </w:tc>
      </w:tr>
      <w:tr w:rsidR="00851929" w:rsidRPr="00A95D68" w14:paraId="1DFD9804" w14:textId="77777777" w:rsidTr="009D5309">
        <w:trPr>
          <w:cantSplit/>
          <w:trHeight w:val="168"/>
        </w:trPr>
        <w:tc>
          <w:tcPr>
            <w:tcW w:w="1948" w:type="dxa"/>
            <w:vMerge/>
          </w:tcPr>
          <w:p w14:paraId="38D3C1F2"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2EC43C54" w14:textId="040B7153" w:rsidR="00851929" w:rsidRPr="00212041" w:rsidRDefault="00851929" w:rsidP="00DB3F89">
            <w:pPr>
              <w:tabs>
                <w:tab w:val="left" w:pos="11340"/>
              </w:tabs>
              <w:spacing w:before="20" w:after="20"/>
              <w:ind w:right="-137"/>
            </w:pPr>
            <w:r w:rsidRPr="00212041">
              <w:t>ihminen</w:t>
            </w:r>
          </w:p>
        </w:tc>
        <w:tc>
          <w:tcPr>
            <w:tcW w:w="1869" w:type="dxa"/>
            <w:tcBorders>
              <w:top w:val="nil"/>
              <w:bottom w:val="nil"/>
            </w:tcBorders>
          </w:tcPr>
          <w:p w14:paraId="394B2D12" w14:textId="1EAD4D78" w:rsidR="00851929" w:rsidRPr="00212041" w:rsidRDefault="00851929" w:rsidP="00DB3F89">
            <w:pPr>
              <w:tabs>
                <w:tab w:val="left" w:pos="11340"/>
              </w:tabs>
              <w:spacing w:before="20" w:after="20"/>
              <w:ind w:right="-137"/>
            </w:pPr>
            <w:r w:rsidRPr="00212041">
              <w:t>ihmise/nnä</w:t>
            </w:r>
          </w:p>
        </w:tc>
        <w:tc>
          <w:tcPr>
            <w:tcW w:w="1890" w:type="dxa"/>
            <w:tcBorders>
              <w:top w:val="nil"/>
              <w:bottom w:val="nil"/>
            </w:tcBorders>
          </w:tcPr>
          <w:p w14:paraId="140CDB1E" w14:textId="02B41731" w:rsidR="00851929" w:rsidRPr="00212041" w:rsidRDefault="00851929" w:rsidP="00DB3F89">
            <w:pPr>
              <w:tabs>
                <w:tab w:val="left" w:pos="11340"/>
              </w:tabs>
              <w:spacing w:before="20" w:after="20"/>
              <w:ind w:right="-137"/>
            </w:pPr>
            <w:r w:rsidRPr="00212041">
              <w:t>ihmis/i/nnä</w:t>
            </w:r>
          </w:p>
        </w:tc>
        <w:tc>
          <w:tcPr>
            <w:tcW w:w="1934" w:type="dxa"/>
            <w:tcBorders>
              <w:top w:val="nil"/>
              <w:bottom w:val="nil"/>
            </w:tcBorders>
          </w:tcPr>
          <w:p w14:paraId="4C3EBDA1" w14:textId="28120717" w:rsidR="00851929" w:rsidRPr="00212041" w:rsidRDefault="00851929" w:rsidP="00DB3F89">
            <w:pPr>
              <w:tabs>
                <w:tab w:val="left" w:pos="11340"/>
              </w:tabs>
              <w:spacing w:before="20" w:after="20"/>
              <w:ind w:right="-137"/>
            </w:pPr>
            <w:r w:rsidRPr="00212041">
              <w:t>ihmis/tä</w:t>
            </w:r>
          </w:p>
        </w:tc>
      </w:tr>
      <w:tr w:rsidR="00851929" w:rsidRPr="00A95D68" w14:paraId="0A9A2416" w14:textId="77777777" w:rsidTr="000E3093">
        <w:trPr>
          <w:cantSplit/>
          <w:trHeight w:val="172"/>
        </w:trPr>
        <w:tc>
          <w:tcPr>
            <w:tcW w:w="1948" w:type="dxa"/>
            <w:vMerge w:val="restart"/>
          </w:tcPr>
          <w:p w14:paraId="061CC1A7" w14:textId="77777777" w:rsidR="00851929" w:rsidRPr="00212041" w:rsidRDefault="00851929" w:rsidP="00DB3F89">
            <w:pPr>
              <w:tabs>
                <w:tab w:val="left" w:pos="11340"/>
              </w:tabs>
              <w:spacing w:before="20" w:after="20"/>
              <w:ind w:right="-137"/>
            </w:pPr>
            <w:r w:rsidRPr="00212041">
              <w:t>3.1 Yksirankaiset pitkävokaaliset nomenit</w:t>
            </w:r>
          </w:p>
        </w:tc>
        <w:tc>
          <w:tcPr>
            <w:tcW w:w="1493" w:type="dxa"/>
            <w:tcBorders>
              <w:top w:val="single" w:sz="4" w:space="0" w:color="auto"/>
              <w:bottom w:val="nil"/>
            </w:tcBorders>
          </w:tcPr>
          <w:p w14:paraId="183DD3B3" w14:textId="77777777" w:rsidR="00851929" w:rsidRPr="00212041" w:rsidRDefault="00851929" w:rsidP="00DB3F89">
            <w:pPr>
              <w:tabs>
                <w:tab w:val="left" w:pos="11340"/>
              </w:tabs>
              <w:spacing w:before="20" w:after="20"/>
              <w:ind w:right="-137"/>
            </w:pPr>
            <w:r w:rsidRPr="00212041">
              <w:t>maa</w:t>
            </w:r>
          </w:p>
        </w:tc>
        <w:tc>
          <w:tcPr>
            <w:tcW w:w="1869" w:type="dxa"/>
            <w:tcBorders>
              <w:top w:val="single" w:sz="4" w:space="0" w:color="auto"/>
              <w:bottom w:val="nil"/>
            </w:tcBorders>
          </w:tcPr>
          <w:p w14:paraId="16EF3E11" w14:textId="77777777" w:rsidR="00851929" w:rsidRPr="00212041" w:rsidRDefault="00851929" w:rsidP="00DB3F89">
            <w:pPr>
              <w:tabs>
                <w:tab w:val="left" w:pos="11340"/>
              </w:tabs>
              <w:spacing w:before="20" w:after="20"/>
              <w:ind w:right="-137"/>
            </w:pPr>
            <w:r w:rsidRPr="00212041">
              <w:t>maa/na</w:t>
            </w:r>
          </w:p>
        </w:tc>
        <w:tc>
          <w:tcPr>
            <w:tcW w:w="1890" w:type="dxa"/>
            <w:tcBorders>
              <w:top w:val="single" w:sz="4" w:space="0" w:color="auto"/>
              <w:bottom w:val="nil"/>
            </w:tcBorders>
          </w:tcPr>
          <w:p w14:paraId="732CC2F4" w14:textId="77777777" w:rsidR="00851929" w:rsidRPr="00212041" w:rsidRDefault="00851929" w:rsidP="00DB3F89">
            <w:pPr>
              <w:tabs>
                <w:tab w:val="left" w:pos="11340"/>
              </w:tabs>
              <w:spacing w:before="20" w:after="20"/>
              <w:ind w:right="-137"/>
            </w:pPr>
            <w:r w:rsidRPr="00212041">
              <w:t>ma/i/na</w:t>
            </w:r>
          </w:p>
        </w:tc>
        <w:tc>
          <w:tcPr>
            <w:tcW w:w="1934" w:type="dxa"/>
            <w:tcBorders>
              <w:top w:val="single" w:sz="4" w:space="0" w:color="auto"/>
              <w:bottom w:val="nil"/>
            </w:tcBorders>
          </w:tcPr>
          <w:p w14:paraId="173FEE00" w14:textId="77777777" w:rsidR="00851929" w:rsidRPr="00212041" w:rsidRDefault="00851929" w:rsidP="00DB3F89">
            <w:pPr>
              <w:tabs>
                <w:tab w:val="left" w:pos="11340"/>
              </w:tabs>
              <w:spacing w:before="20" w:after="20"/>
              <w:ind w:right="-137"/>
            </w:pPr>
          </w:p>
        </w:tc>
      </w:tr>
      <w:tr w:rsidR="00851929" w:rsidRPr="00A95D68" w14:paraId="1D2309E9" w14:textId="77777777" w:rsidTr="009D5309">
        <w:trPr>
          <w:cantSplit/>
          <w:trHeight w:val="171"/>
        </w:trPr>
        <w:tc>
          <w:tcPr>
            <w:tcW w:w="1948" w:type="dxa"/>
            <w:vMerge/>
          </w:tcPr>
          <w:p w14:paraId="5667084D"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49B66789" w14:textId="77777777" w:rsidR="00851929" w:rsidRPr="00212041" w:rsidRDefault="00851929" w:rsidP="00DB3F89">
            <w:pPr>
              <w:tabs>
                <w:tab w:val="left" w:pos="11340"/>
              </w:tabs>
              <w:spacing w:before="20" w:after="20"/>
              <w:ind w:right="-137"/>
            </w:pPr>
            <w:r w:rsidRPr="00212041">
              <w:t>yö</w:t>
            </w:r>
          </w:p>
        </w:tc>
        <w:tc>
          <w:tcPr>
            <w:tcW w:w="1869" w:type="dxa"/>
            <w:tcBorders>
              <w:top w:val="nil"/>
              <w:bottom w:val="nil"/>
            </w:tcBorders>
          </w:tcPr>
          <w:p w14:paraId="75AECC61" w14:textId="77777777" w:rsidR="00851929" w:rsidRPr="00212041" w:rsidRDefault="00851929" w:rsidP="00DB3F89">
            <w:pPr>
              <w:tabs>
                <w:tab w:val="left" w:pos="11340"/>
              </w:tabs>
              <w:spacing w:before="20" w:after="20"/>
              <w:ind w:right="-137"/>
            </w:pPr>
            <w:r w:rsidRPr="00212041">
              <w:t>yö/nä</w:t>
            </w:r>
          </w:p>
        </w:tc>
        <w:tc>
          <w:tcPr>
            <w:tcW w:w="1890" w:type="dxa"/>
            <w:tcBorders>
              <w:top w:val="nil"/>
              <w:bottom w:val="nil"/>
            </w:tcBorders>
          </w:tcPr>
          <w:p w14:paraId="4DE3AEBB" w14:textId="77777777" w:rsidR="00851929" w:rsidRPr="00212041" w:rsidRDefault="00851929" w:rsidP="00DB3F89">
            <w:pPr>
              <w:tabs>
                <w:tab w:val="left" w:pos="11340"/>
              </w:tabs>
              <w:spacing w:before="20" w:after="20"/>
              <w:ind w:right="-137"/>
            </w:pPr>
            <w:r w:rsidRPr="00212041">
              <w:t>ö/i/nä</w:t>
            </w:r>
          </w:p>
        </w:tc>
        <w:tc>
          <w:tcPr>
            <w:tcW w:w="1934" w:type="dxa"/>
            <w:tcBorders>
              <w:top w:val="nil"/>
              <w:bottom w:val="nil"/>
            </w:tcBorders>
          </w:tcPr>
          <w:p w14:paraId="32B321C3" w14:textId="77777777" w:rsidR="00851929" w:rsidRPr="00212041" w:rsidRDefault="00851929" w:rsidP="00DB3F89">
            <w:pPr>
              <w:tabs>
                <w:tab w:val="left" w:pos="11340"/>
              </w:tabs>
              <w:spacing w:before="20" w:after="20"/>
              <w:ind w:right="-137"/>
            </w:pPr>
          </w:p>
        </w:tc>
      </w:tr>
      <w:tr w:rsidR="00851929" w:rsidRPr="00A95D68" w14:paraId="49252458" w14:textId="77777777" w:rsidTr="009D5309">
        <w:trPr>
          <w:cantSplit/>
          <w:trHeight w:val="171"/>
        </w:trPr>
        <w:tc>
          <w:tcPr>
            <w:tcW w:w="1948" w:type="dxa"/>
            <w:vMerge/>
          </w:tcPr>
          <w:p w14:paraId="644001D7"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069378EA" w14:textId="625009C7" w:rsidR="00851929" w:rsidRPr="00212041" w:rsidRDefault="00632A83" w:rsidP="00DB3F89">
            <w:pPr>
              <w:tabs>
                <w:tab w:val="left" w:pos="11340"/>
              </w:tabs>
              <w:spacing w:before="20" w:after="20"/>
              <w:ind w:right="-137"/>
            </w:pPr>
            <w:r w:rsidRPr="00212041">
              <w:t>tuorestai</w:t>
            </w:r>
          </w:p>
        </w:tc>
        <w:tc>
          <w:tcPr>
            <w:tcW w:w="1869" w:type="dxa"/>
            <w:tcBorders>
              <w:top w:val="nil"/>
              <w:bottom w:val="nil"/>
            </w:tcBorders>
          </w:tcPr>
          <w:p w14:paraId="62925A62" w14:textId="77777777" w:rsidR="00851929" w:rsidRPr="00212041" w:rsidRDefault="00851929" w:rsidP="00DB3F89">
            <w:pPr>
              <w:tabs>
                <w:tab w:val="left" w:pos="11340"/>
              </w:tabs>
              <w:spacing w:before="20" w:after="20"/>
              <w:ind w:right="-137"/>
            </w:pPr>
            <w:r w:rsidRPr="00212041">
              <w:t>tuorestai/na</w:t>
            </w:r>
          </w:p>
        </w:tc>
        <w:tc>
          <w:tcPr>
            <w:tcW w:w="1890" w:type="dxa"/>
            <w:tcBorders>
              <w:top w:val="nil"/>
              <w:bottom w:val="nil"/>
            </w:tcBorders>
          </w:tcPr>
          <w:p w14:paraId="23A25658" w14:textId="77777777" w:rsidR="00851929" w:rsidRPr="00212041" w:rsidRDefault="00851929" w:rsidP="00DB3F89">
            <w:pPr>
              <w:tabs>
                <w:tab w:val="left" w:pos="11340"/>
              </w:tabs>
              <w:spacing w:before="20" w:after="20"/>
              <w:ind w:right="-137"/>
            </w:pPr>
            <w:r w:rsidRPr="00212041">
              <w:t>tuoresta/i/na</w:t>
            </w:r>
          </w:p>
        </w:tc>
        <w:tc>
          <w:tcPr>
            <w:tcW w:w="1934" w:type="dxa"/>
            <w:tcBorders>
              <w:top w:val="nil"/>
              <w:bottom w:val="nil"/>
            </w:tcBorders>
          </w:tcPr>
          <w:p w14:paraId="25D7214C" w14:textId="77777777" w:rsidR="00851929" w:rsidRPr="00212041" w:rsidRDefault="00851929" w:rsidP="00DB3F89">
            <w:pPr>
              <w:tabs>
                <w:tab w:val="left" w:pos="11340"/>
              </w:tabs>
              <w:spacing w:before="20" w:after="20"/>
              <w:ind w:right="-137"/>
            </w:pPr>
          </w:p>
        </w:tc>
      </w:tr>
      <w:tr w:rsidR="00851929" w:rsidRPr="00A95D68" w14:paraId="08D3A5C6" w14:textId="77777777" w:rsidTr="009D5309">
        <w:trPr>
          <w:cantSplit/>
          <w:trHeight w:val="171"/>
        </w:trPr>
        <w:tc>
          <w:tcPr>
            <w:tcW w:w="1948" w:type="dxa"/>
            <w:vMerge/>
          </w:tcPr>
          <w:p w14:paraId="7C7A1177"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71FD0A26" w14:textId="77777777" w:rsidR="00851929" w:rsidRPr="00212041" w:rsidRDefault="00851929" w:rsidP="00DB3F89">
            <w:pPr>
              <w:tabs>
                <w:tab w:val="left" w:pos="11340"/>
              </w:tabs>
              <w:spacing w:before="20" w:after="20"/>
              <w:ind w:right="-137"/>
            </w:pPr>
            <w:r w:rsidRPr="00212041">
              <w:t>valkkee</w:t>
            </w:r>
          </w:p>
        </w:tc>
        <w:tc>
          <w:tcPr>
            <w:tcW w:w="1869" w:type="dxa"/>
            <w:tcBorders>
              <w:top w:val="nil"/>
              <w:bottom w:val="nil"/>
            </w:tcBorders>
          </w:tcPr>
          <w:p w14:paraId="137B40D4" w14:textId="77777777" w:rsidR="00851929" w:rsidRPr="00212041" w:rsidRDefault="00851929" w:rsidP="00DB3F89">
            <w:pPr>
              <w:tabs>
                <w:tab w:val="left" w:pos="11340"/>
              </w:tabs>
              <w:spacing w:before="20" w:after="20"/>
              <w:ind w:right="-137"/>
            </w:pPr>
            <w:r w:rsidRPr="00212041">
              <w:t>valkkee/na</w:t>
            </w:r>
          </w:p>
        </w:tc>
        <w:tc>
          <w:tcPr>
            <w:tcW w:w="1890" w:type="dxa"/>
            <w:tcBorders>
              <w:top w:val="nil"/>
              <w:bottom w:val="nil"/>
            </w:tcBorders>
          </w:tcPr>
          <w:p w14:paraId="7A72C394" w14:textId="77777777" w:rsidR="00851929" w:rsidRPr="00212041" w:rsidRDefault="00851929" w:rsidP="00DB3F89">
            <w:pPr>
              <w:tabs>
                <w:tab w:val="left" w:pos="11340"/>
              </w:tabs>
              <w:spacing w:before="20" w:after="20"/>
              <w:ind w:right="-137"/>
            </w:pPr>
            <w:r w:rsidRPr="00212041">
              <w:t>valkke/i/na</w:t>
            </w:r>
          </w:p>
        </w:tc>
        <w:tc>
          <w:tcPr>
            <w:tcW w:w="1934" w:type="dxa"/>
            <w:tcBorders>
              <w:top w:val="nil"/>
              <w:bottom w:val="nil"/>
            </w:tcBorders>
          </w:tcPr>
          <w:p w14:paraId="1FC5F84F" w14:textId="77777777" w:rsidR="00851929" w:rsidRPr="00212041" w:rsidRDefault="00851929" w:rsidP="00DB3F89">
            <w:pPr>
              <w:tabs>
                <w:tab w:val="left" w:pos="11340"/>
              </w:tabs>
              <w:spacing w:before="20" w:after="20"/>
              <w:ind w:right="-137"/>
            </w:pPr>
          </w:p>
        </w:tc>
      </w:tr>
      <w:tr w:rsidR="00851929" w:rsidRPr="00A95D68" w14:paraId="2D87760E" w14:textId="77777777" w:rsidTr="007E0994">
        <w:trPr>
          <w:cantSplit/>
          <w:trHeight w:val="171"/>
        </w:trPr>
        <w:tc>
          <w:tcPr>
            <w:tcW w:w="1948" w:type="dxa"/>
            <w:vMerge/>
          </w:tcPr>
          <w:p w14:paraId="3A8B63D0" w14:textId="77777777" w:rsidR="00851929" w:rsidRPr="00212041" w:rsidRDefault="00851929" w:rsidP="00DB3F89">
            <w:pPr>
              <w:tabs>
                <w:tab w:val="left" w:pos="11340"/>
              </w:tabs>
              <w:spacing w:before="20" w:after="20"/>
              <w:ind w:right="-137"/>
            </w:pPr>
          </w:p>
        </w:tc>
        <w:tc>
          <w:tcPr>
            <w:tcW w:w="1493" w:type="dxa"/>
            <w:tcBorders>
              <w:top w:val="nil"/>
              <w:bottom w:val="single" w:sz="4" w:space="0" w:color="auto"/>
            </w:tcBorders>
          </w:tcPr>
          <w:p w14:paraId="1080F5F6" w14:textId="77777777" w:rsidR="00851929" w:rsidRPr="00212041" w:rsidRDefault="00851929" w:rsidP="00DB3F89">
            <w:pPr>
              <w:tabs>
                <w:tab w:val="left" w:pos="11340"/>
              </w:tabs>
              <w:spacing w:before="20" w:after="20"/>
              <w:ind w:right="-137"/>
            </w:pPr>
            <w:r w:rsidRPr="00212041">
              <w:t>laattii</w:t>
            </w:r>
          </w:p>
        </w:tc>
        <w:tc>
          <w:tcPr>
            <w:tcW w:w="1869" w:type="dxa"/>
            <w:tcBorders>
              <w:top w:val="nil"/>
              <w:bottom w:val="single" w:sz="4" w:space="0" w:color="auto"/>
            </w:tcBorders>
          </w:tcPr>
          <w:p w14:paraId="3E689836" w14:textId="77777777" w:rsidR="00851929" w:rsidRPr="00212041" w:rsidRDefault="00851929" w:rsidP="00DB3F89">
            <w:pPr>
              <w:tabs>
                <w:tab w:val="left" w:pos="11340"/>
              </w:tabs>
              <w:spacing w:before="20" w:after="20"/>
              <w:ind w:right="-137"/>
            </w:pPr>
            <w:r w:rsidRPr="00212041">
              <w:t>laattii/na</w:t>
            </w:r>
          </w:p>
        </w:tc>
        <w:tc>
          <w:tcPr>
            <w:tcW w:w="1890" w:type="dxa"/>
            <w:tcBorders>
              <w:top w:val="nil"/>
              <w:bottom w:val="single" w:sz="4" w:space="0" w:color="auto"/>
            </w:tcBorders>
          </w:tcPr>
          <w:p w14:paraId="4DA43226" w14:textId="77777777" w:rsidR="00851929" w:rsidRPr="00212041" w:rsidRDefault="00851929" w:rsidP="00DB3F89">
            <w:pPr>
              <w:tabs>
                <w:tab w:val="left" w:pos="11340"/>
              </w:tabs>
              <w:spacing w:before="20" w:after="20"/>
              <w:ind w:right="-137"/>
            </w:pPr>
            <w:r w:rsidRPr="00212041">
              <w:t>laatti/i/na</w:t>
            </w:r>
          </w:p>
        </w:tc>
        <w:tc>
          <w:tcPr>
            <w:tcW w:w="1934" w:type="dxa"/>
            <w:tcBorders>
              <w:top w:val="nil"/>
              <w:bottom w:val="single" w:sz="4" w:space="0" w:color="auto"/>
            </w:tcBorders>
          </w:tcPr>
          <w:p w14:paraId="2F24B02D" w14:textId="77777777" w:rsidR="00851929" w:rsidRPr="00212041" w:rsidRDefault="00851929" w:rsidP="00DB3F89">
            <w:pPr>
              <w:tabs>
                <w:tab w:val="left" w:pos="11340"/>
              </w:tabs>
              <w:spacing w:before="20" w:after="20"/>
              <w:ind w:right="-137"/>
            </w:pPr>
          </w:p>
        </w:tc>
      </w:tr>
      <w:tr w:rsidR="00851929" w:rsidRPr="00A95D68" w14:paraId="40986335" w14:textId="77777777" w:rsidTr="009D5309">
        <w:trPr>
          <w:cantSplit/>
          <w:trHeight w:val="173"/>
        </w:trPr>
        <w:tc>
          <w:tcPr>
            <w:tcW w:w="1948" w:type="dxa"/>
            <w:vMerge w:val="restart"/>
          </w:tcPr>
          <w:p w14:paraId="40C8CA68" w14:textId="4A92FB86" w:rsidR="00851929" w:rsidRPr="00212041" w:rsidRDefault="00B97B41" w:rsidP="00DB3F89">
            <w:pPr>
              <w:tabs>
                <w:tab w:val="left" w:pos="11340"/>
              </w:tabs>
              <w:spacing w:before="20" w:after="20"/>
              <w:ind w:right="-137"/>
            </w:pPr>
            <w:r>
              <w:t>3.2</w:t>
            </w:r>
            <w:r w:rsidR="00851929" w:rsidRPr="00212041">
              <w:t xml:space="preserve"> </w:t>
            </w:r>
            <w:r w:rsidR="00677E5D">
              <w:t>Konsonanttirank</w:t>
            </w:r>
            <w:r w:rsidR="00851929" w:rsidRPr="00212041">
              <w:t>aiset pitkävokaaliset nomenit</w:t>
            </w:r>
          </w:p>
        </w:tc>
        <w:tc>
          <w:tcPr>
            <w:tcW w:w="1493" w:type="dxa"/>
            <w:tcBorders>
              <w:bottom w:val="nil"/>
            </w:tcBorders>
          </w:tcPr>
          <w:p w14:paraId="7209D105" w14:textId="77777777" w:rsidR="00851929" w:rsidRPr="00212041" w:rsidRDefault="00851929" w:rsidP="00DB3F89">
            <w:pPr>
              <w:tabs>
                <w:tab w:val="left" w:pos="11340"/>
              </w:tabs>
              <w:spacing w:before="20" w:after="20"/>
              <w:ind w:right="-137"/>
            </w:pPr>
            <w:r w:rsidRPr="00212041">
              <w:t>rakas</w:t>
            </w:r>
          </w:p>
        </w:tc>
        <w:tc>
          <w:tcPr>
            <w:tcW w:w="1869" w:type="dxa"/>
            <w:tcBorders>
              <w:bottom w:val="nil"/>
            </w:tcBorders>
          </w:tcPr>
          <w:p w14:paraId="7DA49377" w14:textId="77777777" w:rsidR="00851929" w:rsidRPr="00212041" w:rsidRDefault="00851929" w:rsidP="00DB3F89">
            <w:pPr>
              <w:tabs>
                <w:tab w:val="left" w:pos="11340"/>
              </w:tabs>
              <w:spacing w:before="20" w:after="20"/>
              <w:ind w:right="-137"/>
            </w:pPr>
            <w:r w:rsidRPr="00212041">
              <w:t>rakkhaa/na</w:t>
            </w:r>
          </w:p>
        </w:tc>
        <w:tc>
          <w:tcPr>
            <w:tcW w:w="1890" w:type="dxa"/>
            <w:tcBorders>
              <w:bottom w:val="nil"/>
            </w:tcBorders>
          </w:tcPr>
          <w:p w14:paraId="2DBA36BD" w14:textId="77777777" w:rsidR="00851929" w:rsidRPr="00212041" w:rsidRDefault="00851929" w:rsidP="00DB3F89">
            <w:pPr>
              <w:tabs>
                <w:tab w:val="left" w:pos="11340"/>
              </w:tabs>
              <w:spacing w:before="20" w:after="20"/>
              <w:ind w:right="-137"/>
            </w:pPr>
            <w:r w:rsidRPr="00212041">
              <w:t>rakkha/i/na</w:t>
            </w:r>
          </w:p>
        </w:tc>
        <w:tc>
          <w:tcPr>
            <w:tcW w:w="1934" w:type="dxa"/>
            <w:tcBorders>
              <w:bottom w:val="nil"/>
            </w:tcBorders>
          </w:tcPr>
          <w:p w14:paraId="5BD2C9E6" w14:textId="77777777" w:rsidR="00851929" w:rsidRPr="00212041" w:rsidRDefault="00851929" w:rsidP="00DB3F89">
            <w:pPr>
              <w:tabs>
                <w:tab w:val="left" w:pos="11340"/>
              </w:tabs>
              <w:spacing w:before="20" w:after="20"/>
              <w:ind w:right="-137"/>
            </w:pPr>
            <w:r w:rsidRPr="00212041">
              <w:t>rakas/ta</w:t>
            </w:r>
          </w:p>
        </w:tc>
      </w:tr>
      <w:tr w:rsidR="00851929" w:rsidRPr="00A95D68" w14:paraId="0C10707E" w14:textId="77777777" w:rsidTr="007E0994">
        <w:trPr>
          <w:cantSplit/>
          <w:trHeight w:val="173"/>
        </w:trPr>
        <w:tc>
          <w:tcPr>
            <w:tcW w:w="1948" w:type="dxa"/>
            <w:vMerge/>
          </w:tcPr>
          <w:p w14:paraId="0EF4DDAE"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62E92437" w14:textId="6DB8574E" w:rsidR="00851929" w:rsidRPr="00212041" w:rsidRDefault="00851929" w:rsidP="00DB3F89">
            <w:pPr>
              <w:tabs>
                <w:tab w:val="left" w:pos="11340"/>
              </w:tabs>
              <w:spacing w:before="20" w:after="20"/>
              <w:ind w:right="-137"/>
            </w:pPr>
            <w:r w:rsidRPr="00212041">
              <w:t>kirves</w:t>
            </w:r>
          </w:p>
        </w:tc>
        <w:tc>
          <w:tcPr>
            <w:tcW w:w="1869" w:type="dxa"/>
            <w:tcBorders>
              <w:top w:val="nil"/>
              <w:bottom w:val="nil"/>
            </w:tcBorders>
          </w:tcPr>
          <w:p w14:paraId="251F412D" w14:textId="53FA3AC1" w:rsidR="00851929" w:rsidRPr="00212041" w:rsidRDefault="00851929" w:rsidP="00DB3F89">
            <w:pPr>
              <w:tabs>
                <w:tab w:val="left" w:pos="11340"/>
              </w:tabs>
              <w:spacing w:before="20" w:after="20"/>
              <w:ind w:right="-137"/>
            </w:pPr>
            <w:r w:rsidRPr="00212041">
              <w:t>kirvhee/nä</w:t>
            </w:r>
          </w:p>
        </w:tc>
        <w:tc>
          <w:tcPr>
            <w:tcW w:w="1890" w:type="dxa"/>
            <w:tcBorders>
              <w:top w:val="nil"/>
              <w:bottom w:val="nil"/>
            </w:tcBorders>
          </w:tcPr>
          <w:p w14:paraId="3B14241B" w14:textId="46459146" w:rsidR="00851929" w:rsidRPr="00212041" w:rsidRDefault="00920E1B" w:rsidP="00DB3F89">
            <w:pPr>
              <w:tabs>
                <w:tab w:val="left" w:pos="11340"/>
              </w:tabs>
              <w:spacing w:before="20" w:after="20"/>
              <w:ind w:right="-137"/>
            </w:pPr>
            <w:r>
              <w:t>kirvhe/i/n</w:t>
            </w:r>
            <w:r w:rsidR="00851929" w:rsidRPr="00212041">
              <w:t>ä</w:t>
            </w:r>
          </w:p>
        </w:tc>
        <w:tc>
          <w:tcPr>
            <w:tcW w:w="1934" w:type="dxa"/>
            <w:tcBorders>
              <w:top w:val="nil"/>
              <w:bottom w:val="nil"/>
            </w:tcBorders>
          </w:tcPr>
          <w:p w14:paraId="0EB9E199" w14:textId="1F7AF697" w:rsidR="00851929" w:rsidRPr="00212041" w:rsidRDefault="00851929" w:rsidP="00DB3F89">
            <w:pPr>
              <w:tabs>
                <w:tab w:val="left" w:pos="11340"/>
              </w:tabs>
              <w:spacing w:before="20" w:after="20"/>
              <w:ind w:right="-137"/>
            </w:pPr>
            <w:r w:rsidRPr="00212041">
              <w:t>kirves/tä</w:t>
            </w:r>
          </w:p>
        </w:tc>
      </w:tr>
      <w:tr w:rsidR="00851929" w:rsidRPr="00A95D68" w14:paraId="563AE285" w14:textId="77777777" w:rsidTr="009D5309">
        <w:trPr>
          <w:cantSplit/>
          <w:trHeight w:val="168"/>
        </w:trPr>
        <w:tc>
          <w:tcPr>
            <w:tcW w:w="1948" w:type="dxa"/>
            <w:vMerge/>
          </w:tcPr>
          <w:p w14:paraId="3122BC40"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1C9CAE7B" w14:textId="5B5B6F6C" w:rsidR="00851929" w:rsidRPr="00212041" w:rsidRDefault="00851929" w:rsidP="00DB3F89">
            <w:pPr>
              <w:tabs>
                <w:tab w:val="left" w:pos="11340"/>
              </w:tabs>
              <w:spacing w:before="20" w:after="20"/>
              <w:ind w:right="-137"/>
            </w:pPr>
            <w:r w:rsidRPr="00212041">
              <w:t>kaunis</w:t>
            </w:r>
          </w:p>
        </w:tc>
        <w:tc>
          <w:tcPr>
            <w:tcW w:w="1869" w:type="dxa"/>
            <w:tcBorders>
              <w:top w:val="nil"/>
              <w:bottom w:val="nil"/>
            </w:tcBorders>
          </w:tcPr>
          <w:p w14:paraId="41DE663F" w14:textId="5546C1AE" w:rsidR="00851929" w:rsidRPr="00212041" w:rsidRDefault="00851929" w:rsidP="00DB3F89">
            <w:pPr>
              <w:tabs>
                <w:tab w:val="left" w:pos="11340"/>
              </w:tabs>
              <w:spacing w:before="20" w:after="20"/>
              <w:ind w:right="-137"/>
            </w:pPr>
            <w:r w:rsidRPr="00212041">
              <w:t>kaunhii/na</w:t>
            </w:r>
          </w:p>
        </w:tc>
        <w:tc>
          <w:tcPr>
            <w:tcW w:w="1890" w:type="dxa"/>
            <w:tcBorders>
              <w:top w:val="nil"/>
              <w:bottom w:val="nil"/>
            </w:tcBorders>
          </w:tcPr>
          <w:p w14:paraId="0C055642" w14:textId="6FB902E6" w:rsidR="00851929" w:rsidRPr="00212041" w:rsidRDefault="00851929" w:rsidP="00DB3F89">
            <w:pPr>
              <w:tabs>
                <w:tab w:val="left" w:pos="11340"/>
              </w:tabs>
              <w:spacing w:before="20" w:after="20"/>
              <w:ind w:right="-137"/>
            </w:pPr>
            <w:r w:rsidRPr="00212041">
              <w:t>kaunhi/i/na</w:t>
            </w:r>
          </w:p>
        </w:tc>
        <w:tc>
          <w:tcPr>
            <w:tcW w:w="1934" w:type="dxa"/>
            <w:tcBorders>
              <w:top w:val="nil"/>
              <w:bottom w:val="nil"/>
            </w:tcBorders>
          </w:tcPr>
          <w:p w14:paraId="43CACD83" w14:textId="54500B54" w:rsidR="00851929" w:rsidRPr="00212041" w:rsidRDefault="00851929" w:rsidP="00DB3F89">
            <w:pPr>
              <w:tabs>
                <w:tab w:val="left" w:pos="11340"/>
              </w:tabs>
              <w:spacing w:before="20" w:after="20"/>
              <w:ind w:right="-137"/>
            </w:pPr>
            <w:r w:rsidRPr="00212041">
              <w:t>kaunis/ta</w:t>
            </w:r>
          </w:p>
        </w:tc>
      </w:tr>
      <w:tr w:rsidR="00851929" w:rsidRPr="00A95D68" w14:paraId="65A4C79F" w14:textId="77777777" w:rsidTr="009D5309">
        <w:trPr>
          <w:cantSplit/>
          <w:trHeight w:val="168"/>
        </w:trPr>
        <w:tc>
          <w:tcPr>
            <w:tcW w:w="1948" w:type="dxa"/>
            <w:vMerge/>
          </w:tcPr>
          <w:p w14:paraId="5F91BBF5"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74E483A9" w14:textId="0A286CD6" w:rsidR="00851929" w:rsidRPr="00212041" w:rsidRDefault="00851929" w:rsidP="00DB3F89">
            <w:pPr>
              <w:tabs>
                <w:tab w:val="left" w:pos="11340"/>
              </w:tabs>
              <w:spacing w:before="20" w:after="20"/>
              <w:ind w:right="-137"/>
            </w:pPr>
            <w:r w:rsidRPr="00212041">
              <w:t>hylje</w:t>
            </w:r>
            <w:r w:rsidR="0075485B">
              <w:t>(</w:t>
            </w:r>
            <w:r w:rsidRPr="00212041">
              <w:t>t)</w:t>
            </w:r>
          </w:p>
        </w:tc>
        <w:tc>
          <w:tcPr>
            <w:tcW w:w="1869" w:type="dxa"/>
            <w:tcBorders>
              <w:top w:val="nil"/>
              <w:bottom w:val="nil"/>
            </w:tcBorders>
          </w:tcPr>
          <w:p w14:paraId="7D9BEC8B" w14:textId="3C5BB2D0" w:rsidR="00851929" w:rsidRPr="00212041" w:rsidRDefault="00851929" w:rsidP="00DB3F89">
            <w:pPr>
              <w:tabs>
                <w:tab w:val="left" w:pos="11340"/>
              </w:tabs>
              <w:spacing w:before="20" w:after="20"/>
              <w:ind w:right="-137"/>
            </w:pPr>
            <w:r w:rsidRPr="00212041">
              <w:t>hylkhee</w:t>
            </w:r>
            <w:r w:rsidR="00641BE8">
              <w:t>/</w:t>
            </w:r>
            <w:r w:rsidRPr="00212041">
              <w:t>nä</w:t>
            </w:r>
          </w:p>
        </w:tc>
        <w:tc>
          <w:tcPr>
            <w:tcW w:w="1890" w:type="dxa"/>
            <w:tcBorders>
              <w:top w:val="nil"/>
              <w:bottom w:val="nil"/>
            </w:tcBorders>
          </w:tcPr>
          <w:p w14:paraId="61CE7DF7" w14:textId="77777777" w:rsidR="00851929" w:rsidRPr="00212041" w:rsidRDefault="00851929" w:rsidP="00DB3F89">
            <w:pPr>
              <w:tabs>
                <w:tab w:val="left" w:pos="11340"/>
              </w:tabs>
              <w:spacing w:before="20" w:after="20"/>
              <w:ind w:right="-137"/>
            </w:pPr>
            <w:r w:rsidRPr="00212041">
              <w:t>hylkhe/i/nä</w:t>
            </w:r>
          </w:p>
        </w:tc>
        <w:tc>
          <w:tcPr>
            <w:tcW w:w="1934" w:type="dxa"/>
            <w:tcBorders>
              <w:top w:val="nil"/>
              <w:bottom w:val="nil"/>
            </w:tcBorders>
          </w:tcPr>
          <w:p w14:paraId="49C3551B" w14:textId="77777777" w:rsidR="00851929" w:rsidRPr="00212041" w:rsidRDefault="00851929" w:rsidP="00DB3F89">
            <w:pPr>
              <w:tabs>
                <w:tab w:val="left" w:pos="11340"/>
              </w:tabs>
              <w:spacing w:before="20" w:after="20"/>
              <w:ind w:right="-137"/>
            </w:pPr>
            <w:r w:rsidRPr="00212041">
              <w:t>hyljet/tä</w:t>
            </w:r>
          </w:p>
        </w:tc>
      </w:tr>
      <w:tr w:rsidR="00851929" w:rsidRPr="00A95D68" w14:paraId="5124ECB2" w14:textId="77777777" w:rsidTr="009D5309">
        <w:trPr>
          <w:cantSplit/>
          <w:trHeight w:val="168"/>
        </w:trPr>
        <w:tc>
          <w:tcPr>
            <w:tcW w:w="1948" w:type="dxa"/>
            <w:vMerge/>
          </w:tcPr>
          <w:p w14:paraId="4FD209A2" w14:textId="77777777" w:rsidR="00851929" w:rsidRPr="00212041" w:rsidRDefault="00851929" w:rsidP="00DB3F89">
            <w:pPr>
              <w:tabs>
                <w:tab w:val="left" w:pos="11340"/>
              </w:tabs>
              <w:spacing w:before="20" w:after="20"/>
              <w:ind w:right="-137"/>
            </w:pPr>
          </w:p>
        </w:tc>
        <w:tc>
          <w:tcPr>
            <w:tcW w:w="1493" w:type="dxa"/>
            <w:tcBorders>
              <w:top w:val="nil"/>
              <w:bottom w:val="nil"/>
            </w:tcBorders>
          </w:tcPr>
          <w:p w14:paraId="47C85DE6" w14:textId="04465C13" w:rsidR="00851929" w:rsidRPr="00212041" w:rsidRDefault="00851929" w:rsidP="00DB3F89">
            <w:pPr>
              <w:tabs>
                <w:tab w:val="left" w:pos="11340"/>
              </w:tabs>
              <w:spacing w:before="20" w:after="20"/>
              <w:ind w:right="-137"/>
            </w:pPr>
            <w:r w:rsidRPr="00212041">
              <w:t>perkele</w:t>
            </w:r>
            <w:r w:rsidR="0075485B">
              <w:t>(</w:t>
            </w:r>
            <w:r w:rsidRPr="00212041">
              <w:t>t)</w:t>
            </w:r>
          </w:p>
        </w:tc>
        <w:tc>
          <w:tcPr>
            <w:tcW w:w="1869" w:type="dxa"/>
            <w:tcBorders>
              <w:top w:val="nil"/>
              <w:bottom w:val="nil"/>
            </w:tcBorders>
          </w:tcPr>
          <w:p w14:paraId="6CC7166C" w14:textId="3D764719" w:rsidR="00851929" w:rsidRPr="00212041" w:rsidRDefault="00851929" w:rsidP="00DB3F89">
            <w:pPr>
              <w:tabs>
                <w:tab w:val="left" w:pos="11340"/>
              </w:tabs>
              <w:spacing w:before="20" w:after="20"/>
              <w:ind w:right="-137"/>
            </w:pPr>
            <w:r w:rsidRPr="00212041">
              <w:t>perkelhee/nä</w:t>
            </w:r>
          </w:p>
        </w:tc>
        <w:tc>
          <w:tcPr>
            <w:tcW w:w="1890" w:type="dxa"/>
            <w:tcBorders>
              <w:top w:val="nil"/>
              <w:bottom w:val="nil"/>
            </w:tcBorders>
          </w:tcPr>
          <w:p w14:paraId="2CB40D38" w14:textId="727CF455" w:rsidR="00851929" w:rsidRPr="00212041" w:rsidRDefault="00851929" w:rsidP="00DB3F89">
            <w:pPr>
              <w:tabs>
                <w:tab w:val="left" w:pos="11340"/>
              </w:tabs>
              <w:spacing w:before="20" w:after="20"/>
              <w:ind w:right="-137"/>
            </w:pPr>
            <w:r w:rsidRPr="00212041">
              <w:t>perkelhe/i/nä</w:t>
            </w:r>
          </w:p>
        </w:tc>
        <w:tc>
          <w:tcPr>
            <w:tcW w:w="1934" w:type="dxa"/>
            <w:tcBorders>
              <w:top w:val="nil"/>
              <w:bottom w:val="nil"/>
            </w:tcBorders>
          </w:tcPr>
          <w:p w14:paraId="126BEB0C" w14:textId="120C950B" w:rsidR="00851929" w:rsidRPr="00212041" w:rsidRDefault="00851929" w:rsidP="00DB3F89">
            <w:pPr>
              <w:tabs>
                <w:tab w:val="left" w:pos="11340"/>
              </w:tabs>
              <w:spacing w:before="20" w:after="20"/>
              <w:ind w:right="-137"/>
            </w:pPr>
            <w:r w:rsidRPr="00212041">
              <w:t>perkelet/tä</w:t>
            </w:r>
          </w:p>
        </w:tc>
      </w:tr>
      <w:tr w:rsidR="00851929" w:rsidRPr="00A95D68" w14:paraId="4CA787B8" w14:textId="77777777" w:rsidTr="009D5309">
        <w:trPr>
          <w:cantSplit/>
          <w:trHeight w:val="168"/>
        </w:trPr>
        <w:tc>
          <w:tcPr>
            <w:tcW w:w="1948" w:type="dxa"/>
            <w:vMerge/>
          </w:tcPr>
          <w:p w14:paraId="1099517E" w14:textId="77777777" w:rsidR="00851929" w:rsidRPr="00212041" w:rsidRDefault="00851929" w:rsidP="00DB3F89">
            <w:pPr>
              <w:tabs>
                <w:tab w:val="left" w:pos="11340"/>
              </w:tabs>
              <w:spacing w:before="20" w:after="20"/>
              <w:ind w:right="-137"/>
            </w:pPr>
          </w:p>
        </w:tc>
        <w:tc>
          <w:tcPr>
            <w:tcW w:w="1493" w:type="dxa"/>
            <w:tcBorders>
              <w:top w:val="nil"/>
            </w:tcBorders>
          </w:tcPr>
          <w:p w14:paraId="64D806AB" w14:textId="2CDF1380" w:rsidR="00851929" w:rsidRPr="00212041" w:rsidRDefault="00851929" w:rsidP="00DB3F89">
            <w:pPr>
              <w:tabs>
                <w:tab w:val="left" w:pos="11340"/>
              </w:tabs>
              <w:spacing w:before="20" w:after="20"/>
              <w:ind w:right="-137"/>
            </w:pPr>
            <w:r w:rsidRPr="00212041">
              <w:t>kuolu</w:t>
            </w:r>
            <w:r w:rsidR="0075485B">
              <w:t>(</w:t>
            </w:r>
            <w:r w:rsidRPr="00212041">
              <w:t>t)</w:t>
            </w:r>
          </w:p>
        </w:tc>
        <w:tc>
          <w:tcPr>
            <w:tcW w:w="1869" w:type="dxa"/>
            <w:tcBorders>
              <w:top w:val="nil"/>
            </w:tcBorders>
          </w:tcPr>
          <w:p w14:paraId="4E84BB4B" w14:textId="77777777" w:rsidR="00851929" w:rsidRPr="00212041" w:rsidRDefault="00851929" w:rsidP="00DB3F89">
            <w:pPr>
              <w:tabs>
                <w:tab w:val="left" w:pos="11340"/>
              </w:tabs>
              <w:spacing w:before="20" w:after="20"/>
              <w:ind w:right="-137"/>
            </w:pPr>
            <w:r w:rsidRPr="00212041">
              <w:t>kuolhee/na</w:t>
            </w:r>
          </w:p>
        </w:tc>
        <w:tc>
          <w:tcPr>
            <w:tcW w:w="1890" w:type="dxa"/>
            <w:tcBorders>
              <w:top w:val="nil"/>
            </w:tcBorders>
          </w:tcPr>
          <w:p w14:paraId="5511F8AC" w14:textId="77777777" w:rsidR="00851929" w:rsidRPr="00212041" w:rsidRDefault="00851929" w:rsidP="00DB3F89">
            <w:pPr>
              <w:tabs>
                <w:tab w:val="left" w:pos="11340"/>
              </w:tabs>
              <w:spacing w:before="20" w:after="20"/>
              <w:ind w:right="-137"/>
            </w:pPr>
            <w:r w:rsidRPr="00212041">
              <w:t>kuolhe/i/na</w:t>
            </w:r>
          </w:p>
        </w:tc>
        <w:tc>
          <w:tcPr>
            <w:tcW w:w="1934" w:type="dxa"/>
            <w:tcBorders>
              <w:top w:val="nil"/>
            </w:tcBorders>
          </w:tcPr>
          <w:p w14:paraId="2D7DC2D1" w14:textId="77777777" w:rsidR="00851929" w:rsidRPr="00212041" w:rsidRDefault="00851929" w:rsidP="00DB3F89">
            <w:pPr>
              <w:tabs>
                <w:tab w:val="left" w:pos="11340"/>
              </w:tabs>
              <w:spacing w:before="20" w:after="20"/>
              <w:ind w:right="-137"/>
            </w:pPr>
            <w:r w:rsidRPr="00212041">
              <w:t>kuolut/ta</w:t>
            </w:r>
          </w:p>
        </w:tc>
      </w:tr>
    </w:tbl>
    <w:p w14:paraId="1D97B325" w14:textId="2DD669D4" w:rsidR="003C4753" w:rsidRDefault="00487C12" w:rsidP="00487C12">
      <w:pPr>
        <w:pStyle w:val="Liste-forts"/>
        <w:spacing w:before="120"/>
        <w:ind w:left="0"/>
        <w:contextualSpacing w:val="0"/>
      </w:pPr>
      <w:bookmarkStart w:id="1243" w:name="_Toc84998031"/>
      <w:bookmarkStart w:id="1244" w:name="_Toc198266928"/>
      <w:bookmarkStart w:id="1245" w:name="_Toc209168680"/>
      <w:bookmarkStart w:id="1246" w:name="_Toc241129304"/>
      <w:r>
        <w:t xml:space="preserve">Se oon muutampi nomeni, mikkä ei passaa mihinkhään ylipuolen joukoista. Omituinen oon esimerkiksi sana </w:t>
      </w:r>
      <w:r w:rsidRPr="00956B4B">
        <w:rPr>
          <w:i/>
        </w:rPr>
        <w:t>kevä</w:t>
      </w:r>
      <w:r w:rsidRPr="0075485B">
        <w:t>(</w:t>
      </w:r>
      <w:r w:rsidRPr="00956B4B">
        <w:rPr>
          <w:i/>
        </w:rPr>
        <w:t>t</w:t>
      </w:r>
      <w:r w:rsidRPr="0075485B">
        <w:t>)</w:t>
      </w:r>
      <w:r>
        <w:t xml:space="preserve">, mikä taippuu </w:t>
      </w:r>
      <w:r>
        <w:rPr>
          <w:i/>
        </w:rPr>
        <w:t>kevä</w:t>
      </w:r>
      <w:r w:rsidRPr="0075485B">
        <w:t>(</w:t>
      </w:r>
      <w:r>
        <w:rPr>
          <w:i/>
        </w:rPr>
        <w:t>t</w:t>
      </w:r>
      <w:r w:rsidRPr="0075485B">
        <w:t>)</w:t>
      </w:r>
      <w:r>
        <w:rPr>
          <w:i/>
        </w:rPr>
        <w:t xml:space="preserve"> </w:t>
      </w:r>
      <w:r>
        <w:t>(</w:t>
      </w:r>
      <w:r w:rsidR="00BA1173" w:rsidRPr="00BA1173">
        <w:t>~</w:t>
      </w:r>
      <w:r>
        <w:rPr>
          <w:i/>
        </w:rPr>
        <w:t xml:space="preserve"> kevväin</w:t>
      </w:r>
      <w:r>
        <w:t>)</w:t>
      </w:r>
      <w:r>
        <w:rPr>
          <w:i/>
        </w:rPr>
        <w:t xml:space="preserve"> </w:t>
      </w:r>
      <w:r w:rsidRPr="0075485B">
        <w:t>:</w:t>
      </w:r>
      <w:r>
        <w:rPr>
          <w:i/>
        </w:rPr>
        <w:t xml:space="preserve"> kevväi</w:t>
      </w:r>
      <w:r w:rsidR="0098090B" w:rsidRPr="0098090B">
        <w:t>/</w:t>
      </w:r>
      <w:r>
        <w:rPr>
          <w:i/>
        </w:rPr>
        <w:t xml:space="preserve">lä </w:t>
      </w:r>
      <w:r w:rsidR="00BA1173" w:rsidRPr="00BA1173">
        <w:t>~</w:t>
      </w:r>
      <w:r>
        <w:rPr>
          <w:i/>
        </w:rPr>
        <w:t xml:space="preserve"> kevvää</w:t>
      </w:r>
      <w:r w:rsidR="0098090B" w:rsidRPr="0098090B">
        <w:t>/</w:t>
      </w:r>
      <w:r>
        <w:rPr>
          <w:i/>
        </w:rPr>
        <w:t xml:space="preserve">lä </w:t>
      </w:r>
      <w:r w:rsidR="00BA1173" w:rsidRPr="00BA1173">
        <w:t>~</w:t>
      </w:r>
      <w:r>
        <w:rPr>
          <w:i/>
        </w:rPr>
        <w:t xml:space="preserve"> kevhää</w:t>
      </w:r>
      <w:r w:rsidR="0098090B" w:rsidRPr="0098090B">
        <w:t>/</w:t>
      </w:r>
      <w:r>
        <w:rPr>
          <w:i/>
        </w:rPr>
        <w:t xml:space="preserve">lä </w:t>
      </w:r>
      <w:r w:rsidR="00BA1173" w:rsidRPr="00BA1173">
        <w:t>~</w:t>
      </w:r>
      <w:r>
        <w:rPr>
          <w:i/>
        </w:rPr>
        <w:t xml:space="preserve"> kevväime</w:t>
      </w:r>
      <w:r w:rsidR="0098090B" w:rsidRPr="0098090B">
        <w:t>/</w:t>
      </w:r>
      <w:r>
        <w:rPr>
          <w:i/>
        </w:rPr>
        <w:t xml:space="preserve">llä </w:t>
      </w:r>
      <w:r w:rsidR="00BA1173" w:rsidRPr="00BA1173">
        <w:t>~</w:t>
      </w:r>
      <w:r>
        <w:rPr>
          <w:i/>
        </w:rPr>
        <w:t xml:space="preserve"> kevvää</w:t>
      </w:r>
      <w:r w:rsidR="0098090B" w:rsidRPr="0098090B">
        <w:t>/</w:t>
      </w:r>
      <w:r>
        <w:rPr>
          <w:i/>
        </w:rPr>
        <w:t>mellä</w:t>
      </w:r>
      <w:r w:rsidR="001B127A" w:rsidRPr="001B127A">
        <w:t>.</w:t>
      </w:r>
      <w:r>
        <w:rPr>
          <w:i/>
        </w:rPr>
        <w:t xml:space="preserve"> </w:t>
      </w:r>
      <w:r>
        <w:t xml:space="preserve">Tämmösten sannoin taivutus häyttyy tarkistaat leksikonista. Lisäksi oon muutampi omituinen </w:t>
      </w:r>
      <w:r w:rsidR="005F4EB6">
        <w:t>nomenityyp</w:t>
      </w:r>
      <w:r>
        <w:t>pi, minkä otethaan eshiin erittäin omassa kohđassa</w:t>
      </w:r>
      <w:r w:rsidR="00512980">
        <w:t>.</w:t>
      </w:r>
    </w:p>
    <w:p w14:paraId="185489BB" w14:textId="4E293309" w:rsidR="00B30251" w:rsidRPr="00A95D68" w:rsidRDefault="00B30251" w:rsidP="00BD2A19">
      <w:pPr>
        <w:pStyle w:val="Overskrift3"/>
      </w:pPr>
      <w:bookmarkStart w:id="1247" w:name="_Toc311273805"/>
      <w:r w:rsidRPr="00A95D68">
        <w:t>Kaksi</w:t>
      </w:r>
      <w:r w:rsidR="006678A0">
        <w:t>tav</w:t>
      </w:r>
      <w:r w:rsidRPr="00A95D68">
        <w:t>uiset lyhykäisvokaaliset rangat</w:t>
      </w:r>
      <w:bookmarkEnd w:id="1243"/>
      <w:bookmarkEnd w:id="1244"/>
      <w:bookmarkEnd w:id="1245"/>
      <w:r w:rsidR="00C7199B" w:rsidRPr="00A95D68">
        <w:t xml:space="preserve"> e</w:t>
      </w:r>
      <w:r w:rsidR="00984553">
        <w:t>l</w:t>
      </w:r>
      <w:r w:rsidR="00C7199B" w:rsidRPr="00A95D68">
        <w:t>i tyyppi 1</w:t>
      </w:r>
      <w:bookmarkEnd w:id="1246"/>
      <w:bookmarkEnd w:id="1247"/>
    </w:p>
    <w:p w14:paraId="6DABE106" w14:textId="24DE0FDD" w:rsidR="003C4753" w:rsidRDefault="00AE4063" w:rsidP="00BD2A19">
      <w:pPr>
        <w:pStyle w:val="Liste-forts2"/>
        <w:spacing w:before="120"/>
        <w:ind w:left="0"/>
        <w:contextualSpacing w:val="0"/>
      </w:pPr>
      <w:r w:rsidRPr="00A95D68">
        <w:t xml:space="preserve">Tyypphiin 1 eli </w:t>
      </w:r>
      <w:r w:rsidRPr="00DB3F89">
        <w:rPr>
          <w:smallCaps/>
        </w:rPr>
        <w:t>k</w:t>
      </w:r>
      <w:r w:rsidR="00B30251" w:rsidRPr="00DB3F89">
        <w:rPr>
          <w:smallCaps/>
        </w:rPr>
        <w:t>aksi</w:t>
      </w:r>
      <w:r w:rsidR="006678A0">
        <w:rPr>
          <w:smallCaps/>
        </w:rPr>
        <w:t>tav</w:t>
      </w:r>
      <w:r w:rsidR="00B30251" w:rsidRPr="00DB3F89">
        <w:rPr>
          <w:smallCaps/>
        </w:rPr>
        <w:t>ui</w:t>
      </w:r>
      <w:r w:rsidRPr="00DB3F89">
        <w:rPr>
          <w:smallCaps/>
        </w:rPr>
        <w:t>set</w:t>
      </w:r>
      <w:r w:rsidR="00B30251" w:rsidRPr="00DB3F89">
        <w:rPr>
          <w:smallCaps/>
        </w:rPr>
        <w:t xml:space="preserve"> lyhykäisvokaali</w:t>
      </w:r>
      <w:r w:rsidRPr="00DB3F89">
        <w:rPr>
          <w:smallCaps/>
        </w:rPr>
        <w:t>set</w:t>
      </w:r>
      <w:r w:rsidR="00B30251" w:rsidRPr="00DB3F89">
        <w:rPr>
          <w:smallCaps/>
        </w:rPr>
        <w:t xml:space="preserve"> </w:t>
      </w:r>
      <w:r w:rsidRPr="00DB3F89">
        <w:rPr>
          <w:smallCaps/>
        </w:rPr>
        <w:t>nomenit</w:t>
      </w:r>
      <w:r w:rsidRPr="00A95D68">
        <w:t xml:space="preserve"> kuuluthaan sanat</w:t>
      </w:r>
      <w:r w:rsidR="00B30251" w:rsidRPr="00A95D68">
        <w:t>, joila vokaalirangassa oon kaksi</w:t>
      </w:r>
      <w:r w:rsidR="006678A0">
        <w:t xml:space="preserve"> tav</w:t>
      </w:r>
      <w:r w:rsidR="00A30412">
        <w:t>v</w:t>
      </w:r>
      <w:r w:rsidR="00B30251" w:rsidRPr="00A95D68">
        <w:t>uu, mistä viiminen</w:t>
      </w:r>
      <w:r w:rsidR="006678A0">
        <w:t xml:space="preserve"> tav</w:t>
      </w:r>
      <w:r w:rsidR="00B30251" w:rsidRPr="00A95D68">
        <w:t>u eli loppu</w:t>
      </w:r>
      <w:r w:rsidR="006678A0">
        <w:t>tav</w:t>
      </w:r>
      <w:r w:rsidR="00B30251" w:rsidRPr="00A95D68">
        <w:t xml:space="preserve">u loppuu yhtheen vokaalhiin, niin ko </w:t>
      </w:r>
      <w:r w:rsidR="00F91CAD">
        <w:t>(</w:t>
      </w:r>
      <w:r w:rsidR="0097614E">
        <w:t>sg.nom. : sg.</w:t>
      </w:r>
      <w:r w:rsidR="00B30251" w:rsidRPr="00A95D68">
        <w:t>gen.</w:t>
      </w:r>
      <w:r w:rsidR="00F91CAD">
        <w:t>)</w:t>
      </w:r>
      <w:r w:rsidR="00B30251" w:rsidRPr="00A95D68">
        <w:t xml:space="preserve"> </w:t>
      </w:r>
      <w:r w:rsidR="00B30251" w:rsidRPr="00984553">
        <w:rPr>
          <w:i/>
        </w:rPr>
        <w:t xml:space="preserve">poika </w:t>
      </w:r>
      <w:r w:rsidR="0075485B" w:rsidRPr="0075485B">
        <w:t>:</w:t>
      </w:r>
      <w:r w:rsidR="000A4B27">
        <w:rPr>
          <w:i/>
        </w:rPr>
        <w:t xml:space="preserve"> </w:t>
      </w:r>
      <w:r w:rsidR="00B30251" w:rsidRPr="00984553">
        <w:rPr>
          <w:i/>
        </w:rPr>
        <w:t>poja</w:t>
      </w:r>
      <w:r w:rsidR="0098090B" w:rsidRPr="0098090B">
        <w:t>/</w:t>
      </w:r>
      <w:r w:rsidR="00B30251" w:rsidRPr="00984553">
        <w:rPr>
          <w:i/>
        </w:rPr>
        <w:t>n</w:t>
      </w:r>
      <w:r w:rsidR="0075485B" w:rsidRPr="0075485B">
        <w:t>,</w:t>
      </w:r>
      <w:r w:rsidR="00B30251" w:rsidRPr="00984553">
        <w:rPr>
          <w:i/>
        </w:rPr>
        <w:t xml:space="preserve"> kroppi </w:t>
      </w:r>
      <w:r w:rsidR="0075485B" w:rsidRPr="0075485B">
        <w:t>:</w:t>
      </w:r>
      <w:r w:rsidR="00B30251" w:rsidRPr="00984553">
        <w:rPr>
          <w:i/>
        </w:rPr>
        <w:t xml:space="preserve"> kropi</w:t>
      </w:r>
      <w:r w:rsidR="0098090B" w:rsidRPr="0098090B">
        <w:t>/</w:t>
      </w:r>
      <w:r w:rsidR="00B30251" w:rsidRPr="00984553">
        <w:rPr>
          <w:i/>
        </w:rPr>
        <w:t>n</w:t>
      </w:r>
      <w:r w:rsidR="0075485B" w:rsidRPr="0075485B">
        <w:t>,</w:t>
      </w:r>
      <w:r w:rsidR="00B30251" w:rsidRPr="00984553">
        <w:rPr>
          <w:i/>
        </w:rPr>
        <w:t xml:space="preserve"> tollo </w:t>
      </w:r>
      <w:r w:rsidR="0075485B" w:rsidRPr="0075485B">
        <w:t>:</w:t>
      </w:r>
      <w:r w:rsidR="00B30251" w:rsidRPr="00984553">
        <w:rPr>
          <w:i/>
        </w:rPr>
        <w:t xml:space="preserve"> tollo</w:t>
      </w:r>
      <w:r w:rsidR="0098090B" w:rsidRPr="0098090B">
        <w:t>/</w:t>
      </w:r>
      <w:r w:rsidR="00B30251" w:rsidRPr="00984553">
        <w:rPr>
          <w:i/>
        </w:rPr>
        <w:t>n</w:t>
      </w:r>
      <w:r w:rsidR="0075485B" w:rsidRPr="0075485B">
        <w:t>,</w:t>
      </w:r>
      <w:r w:rsidR="00FC61DF" w:rsidRPr="00984553">
        <w:rPr>
          <w:i/>
        </w:rPr>
        <w:t xml:space="preserve"> lapsi </w:t>
      </w:r>
      <w:r w:rsidR="0075485B" w:rsidRPr="0075485B">
        <w:t>:</w:t>
      </w:r>
      <w:r w:rsidR="00FC61DF" w:rsidRPr="00984553">
        <w:rPr>
          <w:i/>
        </w:rPr>
        <w:t xml:space="preserve"> lapse</w:t>
      </w:r>
      <w:r w:rsidR="0098090B" w:rsidRPr="0098090B">
        <w:t>/</w:t>
      </w:r>
      <w:r w:rsidR="00FC61DF" w:rsidRPr="00984553">
        <w:rPr>
          <w:i/>
        </w:rPr>
        <w:t>n</w:t>
      </w:r>
      <w:r w:rsidR="00B30251" w:rsidRPr="00A95D68">
        <w:t xml:space="preserve">. Sen </w:t>
      </w:r>
      <w:r w:rsidR="00984553">
        <w:t>loppu</w:t>
      </w:r>
      <w:r w:rsidR="00B30251" w:rsidRPr="00A95D68">
        <w:t>vokaalin e</w:t>
      </w:r>
      <w:r w:rsidR="00B30251" w:rsidRPr="00A95D68">
        <w:rPr>
          <w:lang w:val="en-US"/>
        </w:rPr>
        <w:t>đ</w:t>
      </w:r>
      <w:r w:rsidR="00B30251" w:rsidRPr="00A95D68">
        <w:t>essä oon nominatiivissa sitte aina konsonantti</w:t>
      </w:r>
      <w:r w:rsidR="00512980">
        <w:t>.</w:t>
      </w:r>
    </w:p>
    <w:p w14:paraId="5F43984D" w14:textId="5FC041DF" w:rsidR="00C21095" w:rsidRPr="00A95D68" w:rsidRDefault="00C21095" w:rsidP="00C7199B">
      <w:pPr>
        <w:pStyle w:val="Overskrift4"/>
      </w:pPr>
      <w:bookmarkStart w:id="1248" w:name="_Toc311273806"/>
      <w:r w:rsidRPr="00A95D68">
        <w:lastRenderedPageBreak/>
        <w:t>Yksirankaiset kaksi</w:t>
      </w:r>
      <w:r w:rsidR="006678A0">
        <w:t>tav</w:t>
      </w:r>
      <w:r w:rsidRPr="00A95D68">
        <w:t xml:space="preserve">uiset </w:t>
      </w:r>
      <w:r w:rsidR="00104139">
        <w:t>lyhykäisvokaaliset</w:t>
      </w:r>
      <w:r w:rsidR="003A74FC">
        <w:t xml:space="preserve"> </w:t>
      </w:r>
      <w:r w:rsidRPr="00A95D68">
        <w:t>nomenit</w:t>
      </w:r>
      <w:r w:rsidR="00C7199B" w:rsidRPr="00A95D68">
        <w:t xml:space="preserve"> eli tyyppi 1.1</w:t>
      </w:r>
      <w:bookmarkEnd w:id="1248"/>
    </w:p>
    <w:p w14:paraId="428889C9" w14:textId="139E91CA" w:rsidR="00B30251" w:rsidRPr="009E4E84" w:rsidRDefault="003A74FC" w:rsidP="00C21095">
      <w:pPr>
        <w:pStyle w:val="Liste-forts2"/>
        <w:spacing w:before="120"/>
        <w:ind w:left="0"/>
        <w:contextualSpacing w:val="0"/>
      </w:pPr>
      <w:r>
        <w:t>Tyypissä</w:t>
      </w:r>
      <w:r w:rsidR="00AE4063" w:rsidRPr="00A95D68">
        <w:t xml:space="preserve"> 1.1 eli </w:t>
      </w:r>
      <w:r w:rsidR="00AE4063" w:rsidRPr="00DB3F89">
        <w:rPr>
          <w:smallCaps/>
        </w:rPr>
        <w:t>y</w:t>
      </w:r>
      <w:r w:rsidR="00B30251" w:rsidRPr="00DB3F89">
        <w:rPr>
          <w:smallCaps/>
        </w:rPr>
        <w:t>ksirankais</w:t>
      </w:r>
      <w:r w:rsidR="00AE4063" w:rsidRPr="00DB3F89">
        <w:rPr>
          <w:smallCaps/>
        </w:rPr>
        <w:t>et</w:t>
      </w:r>
      <w:r w:rsidR="00B30251" w:rsidRPr="00DB3F89">
        <w:rPr>
          <w:smallCaps/>
        </w:rPr>
        <w:t xml:space="preserve"> kaksi</w:t>
      </w:r>
      <w:r w:rsidR="006678A0">
        <w:rPr>
          <w:smallCaps/>
        </w:rPr>
        <w:t>tav</w:t>
      </w:r>
      <w:r w:rsidR="00B30251" w:rsidRPr="00DB3F89">
        <w:rPr>
          <w:smallCaps/>
        </w:rPr>
        <w:t>uis</w:t>
      </w:r>
      <w:r w:rsidR="00AE4063" w:rsidRPr="00DB3F89">
        <w:rPr>
          <w:smallCaps/>
        </w:rPr>
        <w:t>et</w:t>
      </w:r>
      <w:r w:rsidR="00B30251" w:rsidRPr="00DB3F89">
        <w:rPr>
          <w:smallCaps/>
        </w:rPr>
        <w:t xml:space="preserve"> </w:t>
      </w:r>
      <w:r w:rsidR="00104139">
        <w:rPr>
          <w:smallCaps/>
        </w:rPr>
        <w:t xml:space="preserve">lyhykäisvokaaliset </w:t>
      </w:r>
      <w:r w:rsidR="00AE4063" w:rsidRPr="00DB3F89">
        <w:rPr>
          <w:smallCaps/>
        </w:rPr>
        <w:t>nomenit</w:t>
      </w:r>
      <w:r w:rsidR="00AE4063" w:rsidRPr="00A95D68">
        <w:t xml:space="preserve"> </w:t>
      </w:r>
      <w:r w:rsidR="00B30251" w:rsidRPr="00A95D68">
        <w:t xml:space="preserve">vokaalirangan viimi vokaali saattaa olla mikä tahansa eli </w:t>
      </w:r>
      <w:r w:rsidR="00B30251" w:rsidRPr="00F03738">
        <w:rPr>
          <w:i/>
        </w:rPr>
        <w:t>e</w:t>
      </w:r>
      <w:r w:rsidR="0075485B" w:rsidRPr="0075485B">
        <w:t>,</w:t>
      </w:r>
      <w:r w:rsidR="00B30251" w:rsidRPr="00F03738">
        <w:rPr>
          <w:i/>
        </w:rPr>
        <w:t xml:space="preserve"> i</w:t>
      </w:r>
      <w:r w:rsidR="0075485B" w:rsidRPr="0075485B">
        <w:t>,</w:t>
      </w:r>
      <w:r w:rsidR="00B30251" w:rsidRPr="00F03738">
        <w:rPr>
          <w:i/>
        </w:rPr>
        <w:t xml:space="preserve"> A</w:t>
      </w:r>
      <w:r w:rsidR="0075485B" w:rsidRPr="0075485B">
        <w:t>,</w:t>
      </w:r>
      <w:r w:rsidR="00B30251" w:rsidRPr="00F03738">
        <w:rPr>
          <w:i/>
        </w:rPr>
        <w:t xml:space="preserve"> O</w:t>
      </w:r>
      <w:r w:rsidR="00B30251" w:rsidRPr="00A95D68">
        <w:t xml:space="preserve"> tahi </w:t>
      </w:r>
      <w:r w:rsidR="00B30251" w:rsidRPr="00F03738">
        <w:rPr>
          <w:i/>
        </w:rPr>
        <w:t>U</w:t>
      </w:r>
      <w:r w:rsidR="00B30251" w:rsidRPr="00A95D68">
        <w:t xml:space="preserve">, </w:t>
      </w:r>
      <w:r w:rsidR="00F93C4B" w:rsidRPr="00A95D68">
        <w:t>esimerkiksi</w:t>
      </w:r>
      <w:r w:rsidR="00B30251" w:rsidRPr="00A95D68">
        <w:t xml:space="preserve"> </w:t>
      </w:r>
      <w:r w:rsidR="0075485B">
        <w:t>(</w:t>
      </w:r>
      <w:r w:rsidR="00581645" w:rsidRPr="00A95D68">
        <w:t>sg.nom.</w:t>
      </w:r>
      <w:r w:rsidR="00923DF3">
        <w:t xml:space="preserve"> : </w:t>
      </w:r>
      <w:r w:rsidR="001D3762">
        <w:t>sg.gen.</w:t>
      </w:r>
      <w:r w:rsidR="00F03738">
        <w:t>)</w:t>
      </w:r>
      <w:r w:rsidR="00B30251" w:rsidRPr="00A95D68">
        <w:t xml:space="preserve"> </w:t>
      </w:r>
      <w:r w:rsidR="00923DF3">
        <w:rPr>
          <w:i/>
        </w:rPr>
        <w:t xml:space="preserve">aika </w:t>
      </w:r>
      <w:r w:rsidR="0075485B" w:rsidRPr="0075485B">
        <w:t>:</w:t>
      </w:r>
      <w:r w:rsidR="00923DF3">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923DF3">
        <w:rPr>
          <w:i/>
        </w:rPr>
        <w:t>n</w:t>
      </w:r>
      <w:r w:rsidR="0075485B" w:rsidRPr="0075485B">
        <w:t>,</w:t>
      </w:r>
      <w:r w:rsidR="00923DF3">
        <w:rPr>
          <w:i/>
        </w:rPr>
        <w:t xml:space="preserve"> joki </w:t>
      </w:r>
      <w:r w:rsidR="0075485B" w:rsidRPr="0075485B">
        <w:t>:</w:t>
      </w:r>
      <w:r w:rsidR="00923DF3">
        <w:rPr>
          <w:i/>
        </w:rPr>
        <w:t xml:space="preserve"> jo</w:t>
      </w:r>
      <w:r w:rsidR="0075485B" w:rsidRPr="0075485B">
        <w:t>(</w:t>
      </w:r>
      <w:r w:rsidR="00923DF3">
        <w:rPr>
          <w:i/>
        </w:rPr>
        <w:t>v</w:t>
      </w:r>
      <w:r w:rsidR="0075485B" w:rsidRPr="0075485B">
        <w:t>)</w:t>
      </w:r>
      <w:r w:rsidR="00923DF3">
        <w:rPr>
          <w:i/>
        </w:rPr>
        <w:t>e</w:t>
      </w:r>
      <w:r w:rsidR="0098090B" w:rsidRPr="0098090B">
        <w:t>/</w:t>
      </w:r>
      <w:r w:rsidR="00936747">
        <w:rPr>
          <w:i/>
        </w:rPr>
        <w:t>n</w:t>
      </w:r>
      <w:r w:rsidR="0075485B" w:rsidRPr="0075485B">
        <w:t>,</w:t>
      </w:r>
      <w:r w:rsidR="007F701E">
        <w:rPr>
          <w:i/>
        </w:rPr>
        <w:t xml:space="preserve"> </w:t>
      </w:r>
      <w:r w:rsidR="005C2103">
        <w:rPr>
          <w:i/>
        </w:rPr>
        <w:t xml:space="preserve">järvi </w:t>
      </w:r>
      <w:r w:rsidR="0075485B" w:rsidRPr="0075485B">
        <w:t>:</w:t>
      </w:r>
      <w:r w:rsidR="005C2103">
        <w:rPr>
          <w:i/>
        </w:rPr>
        <w:t xml:space="preserve"> järve</w:t>
      </w:r>
      <w:r w:rsidR="0098090B" w:rsidRPr="0098090B">
        <w:t>/</w:t>
      </w:r>
      <w:r w:rsidR="005C2103">
        <w:rPr>
          <w:i/>
        </w:rPr>
        <w:t>n</w:t>
      </w:r>
      <w:r w:rsidR="0075485B" w:rsidRPr="0075485B">
        <w:t>,</w:t>
      </w:r>
      <w:r w:rsidR="005C2103">
        <w:rPr>
          <w:i/>
        </w:rPr>
        <w:t xml:space="preserve"> nimi </w:t>
      </w:r>
      <w:r w:rsidR="0075485B" w:rsidRPr="0075485B">
        <w:t>:</w:t>
      </w:r>
      <w:r w:rsidR="005C2103">
        <w:rPr>
          <w:i/>
        </w:rPr>
        <w:t xml:space="preserve"> nime</w:t>
      </w:r>
      <w:r w:rsidR="0098090B" w:rsidRPr="0098090B">
        <w:t>/</w:t>
      </w:r>
      <w:r w:rsidR="005C2103">
        <w:rPr>
          <w:i/>
        </w:rPr>
        <w:t>n</w:t>
      </w:r>
      <w:r w:rsidR="0075485B" w:rsidRPr="0075485B">
        <w:t>,</w:t>
      </w:r>
      <w:r w:rsidR="005C2103">
        <w:rPr>
          <w:i/>
        </w:rPr>
        <w:t xml:space="preserve"> </w:t>
      </w:r>
      <w:r w:rsidR="007F701E">
        <w:rPr>
          <w:i/>
        </w:rPr>
        <w:t xml:space="preserve">juoppo </w:t>
      </w:r>
      <w:r w:rsidR="0075485B" w:rsidRPr="0075485B">
        <w:t>:</w:t>
      </w:r>
      <w:r w:rsidR="007F701E">
        <w:rPr>
          <w:i/>
        </w:rPr>
        <w:t xml:space="preserve"> j</w:t>
      </w:r>
      <w:r w:rsidR="00411B27">
        <w:rPr>
          <w:i/>
        </w:rPr>
        <w:t>u</w:t>
      </w:r>
      <w:r w:rsidR="00B30251" w:rsidRPr="003938B8">
        <w:rPr>
          <w:i/>
        </w:rPr>
        <w:t>o</w:t>
      </w:r>
      <w:r w:rsidR="00411B27">
        <w:rPr>
          <w:i/>
        </w:rPr>
        <w:t>po</w:t>
      </w:r>
      <w:r w:rsidR="0098090B" w:rsidRPr="0098090B">
        <w:t>/</w:t>
      </w:r>
      <w:r w:rsidR="00B30251" w:rsidRPr="003938B8">
        <w:rPr>
          <w:i/>
        </w:rPr>
        <w:t>n</w:t>
      </w:r>
      <w:r w:rsidR="0075485B" w:rsidRPr="0075485B">
        <w:t>,</w:t>
      </w:r>
      <w:r w:rsidR="00411B27">
        <w:rPr>
          <w:i/>
        </w:rPr>
        <w:t xml:space="preserve"> hullu </w:t>
      </w:r>
      <w:r w:rsidR="0075485B" w:rsidRPr="0075485B">
        <w:t>:</w:t>
      </w:r>
      <w:r w:rsidR="00411B27">
        <w:rPr>
          <w:i/>
        </w:rPr>
        <w:t xml:space="preserve"> hullu</w:t>
      </w:r>
      <w:r w:rsidR="0098090B" w:rsidRPr="0098090B">
        <w:t>/</w:t>
      </w:r>
      <w:r w:rsidR="00411B27">
        <w:rPr>
          <w:i/>
        </w:rPr>
        <w:t>n</w:t>
      </w:r>
      <w:r w:rsidR="0075485B" w:rsidRPr="0075485B">
        <w:t>,</w:t>
      </w:r>
      <w:r w:rsidR="00411B27">
        <w:rPr>
          <w:i/>
        </w:rPr>
        <w:t xml:space="preserve"> pappi </w:t>
      </w:r>
      <w:r w:rsidR="0075485B" w:rsidRPr="0075485B">
        <w:t>:</w:t>
      </w:r>
      <w:r w:rsidR="00411B27">
        <w:rPr>
          <w:i/>
        </w:rPr>
        <w:t xml:space="preserve"> papi</w:t>
      </w:r>
      <w:r w:rsidR="0098090B" w:rsidRPr="0098090B">
        <w:t>/</w:t>
      </w:r>
      <w:r w:rsidR="00411B27">
        <w:rPr>
          <w:i/>
        </w:rPr>
        <w:t>n</w:t>
      </w:r>
      <w:r w:rsidR="0075485B" w:rsidRPr="0075485B">
        <w:t>,</w:t>
      </w:r>
      <w:r w:rsidR="00B30251" w:rsidRPr="003938B8">
        <w:rPr>
          <w:i/>
        </w:rPr>
        <w:t xml:space="preserve"> tooli </w:t>
      </w:r>
      <w:r w:rsidR="0075485B" w:rsidRPr="0075485B">
        <w:t>:</w:t>
      </w:r>
      <w:r w:rsidR="00B30251" w:rsidRPr="003938B8">
        <w:rPr>
          <w:i/>
        </w:rPr>
        <w:t xml:space="preserve"> tooli</w:t>
      </w:r>
      <w:r w:rsidR="0098090B" w:rsidRPr="0098090B">
        <w:t>/</w:t>
      </w:r>
      <w:r w:rsidR="00B30251" w:rsidRPr="003938B8">
        <w:rPr>
          <w:i/>
        </w:rPr>
        <w:t>n</w:t>
      </w:r>
      <w:r w:rsidR="00B30251" w:rsidRPr="00A95D68">
        <w:t xml:space="preserve">. Vokaalirangan vokaali </w:t>
      </w:r>
      <w:r w:rsidR="000244F0" w:rsidRPr="00A95D68">
        <w:t xml:space="preserve">oon </w:t>
      </w:r>
      <w:r w:rsidR="00B30251" w:rsidRPr="00A95D68">
        <w:t xml:space="preserve">kaikissa muissa ko </w:t>
      </w:r>
      <w:r w:rsidR="00B30251" w:rsidRPr="000244F0">
        <w:rPr>
          <w:i/>
        </w:rPr>
        <w:t>e</w:t>
      </w:r>
      <w:r w:rsidR="00B30251" w:rsidRPr="00A95D68">
        <w:t xml:space="preserve">-rankaisissa sama ko </w:t>
      </w:r>
      <w:r w:rsidR="009E4E84">
        <w:t>nominatiivihaamun viimi vokaali.</w:t>
      </w:r>
      <w:r w:rsidR="00B30251" w:rsidRPr="00A95D68">
        <w:t xml:space="preserve"> </w:t>
      </w:r>
      <w:r w:rsidR="00B30251" w:rsidRPr="00032297">
        <w:rPr>
          <w:i/>
        </w:rPr>
        <w:t>e</w:t>
      </w:r>
      <w:r w:rsidR="00B30251" w:rsidRPr="00A95D68">
        <w:t xml:space="preserve">-rankaisten nominatiivissa viimi vokaali oon </w:t>
      </w:r>
      <w:r w:rsidR="00B30251" w:rsidRPr="00032297">
        <w:rPr>
          <w:i/>
        </w:rPr>
        <w:t>i</w:t>
      </w:r>
      <w:r w:rsidR="00B30251" w:rsidRPr="00A95D68">
        <w:t>.</w:t>
      </w:r>
      <w:r w:rsidR="0024604D" w:rsidRPr="00A95D68">
        <w:t xml:space="preserve"> </w:t>
      </w:r>
      <w:r w:rsidR="0024604D" w:rsidRPr="00032297">
        <w:rPr>
          <w:i/>
        </w:rPr>
        <w:t>e</w:t>
      </w:r>
      <w:r w:rsidR="0024604D" w:rsidRPr="00A95D68">
        <w:t>-rankaiset kaks</w:t>
      </w:r>
      <w:r w:rsidR="00032297">
        <w:t>i</w:t>
      </w:r>
      <w:r w:rsidR="006678A0">
        <w:t>tav</w:t>
      </w:r>
      <w:r w:rsidR="00032297">
        <w:t>uiset nomenit oon vanh</w:t>
      </w:r>
      <w:r w:rsidR="0024604D" w:rsidRPr="00A95D68">
        <w:t>oita sannoi</w:t>
      </w:r>
      <w:r w:rsidR="006C1D44">
        <w:t>,</w:t>
      </w:r>
      <w:r w:rsidR="0024604D" w:rsidRPr="00A95D68">
        <w:t xml:space="preserve"> ja niitä ei ennää tule lissää. Net oon </w:t>
      </w:r>
      <w:r w:rsidR="0024604D" w:rsidRPr="00A05737">
        <w:rPr>
          <w:smallCaps/>
        </w:rPr>
        <w:t>suljettu joukko</w:t>
      </w:r>
      <w:r w:rsidR="0024604D" w:rsidRPr="00A95D68">
        <w:t>.</w:t>
      </w:r>
      <w:r w:rsidR="00BF6E64">
        <w:t xml:space="preserve"> </w:t>
      </w:r>
      <w:r w:rsidR="00BF6E64">
        <w:rPr>
          <w:i/>
        </w:rPr>
        <w:t>i-</w:t>
      </w:r>
      <w:r w:rsidR="00BF6E64" w:rsidRPr="00BF6E64">
        <w:t>rankaiset</w:t>
      </w:r>
      <w:r w:rsidR="00BF6E64">
        <w:t xml:space="preserve"> nomenit taas oon ushein lainasannoi, mihin oon pörhään lisätty </w:t>
      </w:r>
      <w:r w:rsidR="00BF6E64">
        <w:rPr>
          <w:i/>
        </w:rPr>
        <w:t>i</w:t>
      </w:r>
      <w:r w:rsidR="00BF6E64">
        <w:t>, ette net paremin passattais kainun kielheen.</w:t>
      </w:r>
      <w:r w:rsidR="009E4E84">
        <w:t xml:space="preserve"> Tämmöiset oon esimerkiksi </w:t>
      </w:r>
      <w:r w:rsidR="009E4E84" w:rsidRPr="009E4E84">
        <w:rPr>
          <w:i/>
        </w:rPr>
        <w:t>knappi</w:t>
      </w:r>
      <w:r w:rsidR="0075485B" w:rsidRPr="0075485B">
        <w:t>,</w:t>
      </w:r>
      <w:r w:rsidR="009E4E84" w:rsidRPr="009E4E84">
        <w:rPr>
          <w:i/>
        </w:rPr>
        <w:t xml:space="preserve"> kortti</w:t>
      </w:r>
      <w:r w:rsidR="0075485B" w:rsidRPr="0075485B">
        <w:t>,</w:t>
      </w:r>
      <w:r w:rsidR="009E4E84" w:rsidRPr="009E4E84">
        <w:rPr>
          <w:i/>
        </w:rPr>
        <w:t xml:space="preserve"> pari</w:t>
      </w:r>
      <w:r w:rsidR="0075485B" w:rsidRPr="0075485B">
        <w:t>,</w:t>
      </w:r>
      <w:r w:rsidR="009E4E84" w:rsidRPr="009E4E84">
        <w:rPr>
          <w:i/>
        </w:rPr>
        <w:t xml:space="preserve"> uuni</w:t>
      </w:r>
      <w:r w:rsidR="0075485B" w:rsidRPr="0075485B">
        <w:t>,</w:t>
      </w:r>
      <w:r w:rsidR="005E6129">
        <w:rPr>
          <w:i/>
        </w:rPr>
        <w:t xml:space="preserve"> v</w:t>
      </w:r>
      <w:r w:rsidR="009E4E84" w:rsidRPr="009E4E84">
        <w:rPr>
          <w:i/>
        </w:rPr>
        <w:t>ali</w:t>
      </w:r>
      <w:r w:rsidR="009E4E84">
        <w:t xml:space="preserve"> ja </w:t>
      </w:r>
      <w:r w:rsidR="009E4E84" w:rsidRPr="009E4E84">
        <w:rPr>
          <w:i/>
        </w:rPr>
        <w:t>velli</w:t>
      </w:r>
      <w:r w:rsidR="009E4E84">
        <w:t>. Näitä otethaan kielh</w:t>
      </w:r>
      <w:r w:rsidR="005E6129">
        <w:t>een aina uussii, ja net oon sitte</w:t>
      </w:r>
      <w:r w:rsidR="009E4E84">
        <w:t xml:space="preserve"> </w:t>
      </w:r>
      <w:r w:rsidR="009E4E84" w:rsidRPr="00A05737">
        <w:rPr>
          <w:smallCaps/>
        </w:rPr>
        <w:t>aukkein joukko</w:t>
      </w:r>
      <w:r w:rsidR="009E4E84">
        <w:t>.</w:t>
      </w:r>
    </w:p>
    <w:p w14:paraId="3B6C09B1" w14:textId="06B4C196" w:rsidR="00B92C8E" w:rsidRDefault="00C21095" w:rsidP="00C21095">
      <w:pPr>
        <w:pStyle w:val="Liste-forts2"/>
        <w:spacing w:before="120"/>
        <w:ind w:left="0"/>
        <w:contextualSpacing w:val="0"/>
      </w:pPr>
      <w:r w:rsidRPr="00A95D68">
        <w:t>Kaksi</w:t>
      </w:r>
      <w:r w:rsidR="006678A0">
        <w:t>tav</w:t>
      </w:r>
      <w:r w:rsidRPr="00A95D68">
        <w:t>uisissa rangoi</w:t>
      </w:r>
      <w:r w:rsidR="00B92C8E">
        <w:t>ssa oon graadivaihettelluu, ja se saattaa olla kolmenlaista. Graadit nävythään</w:t>
      </w:r>
      <w:r w:rsidR="007D2BE3">
        <w:t>,</w:t>
      </w:r>
      <w:r w:rsidR="00B92C8E">
        <w:t xml:space="preserve"> ko sanat taivutethaan singulaarin nominatiivissa, singulaarin </w:t>
      </w:r>
      <w:r w:rsidR="00A27713">
        <w:t>genitiiv</w:t>
      </w:r>
      <w:r w:rsidR="00B92C8E">
        <w:t>issä ja singulaarin partitiivissa:</w:t>
      </w:r>
    </w:p>
    <w:p w14:paraId="1DE8B9F7" w14:textId="318D62F8" w:rsidR="00B92C8E" w:rsidRDefault="00966848" w:rsidP="008763AD">
      <w:pPr>
        <w:pStyle w:val="Liste-forts2"/>
        <w:numPr>
          <w:ilvl w:val="0"/>
          <w:numId w:val="22"/>
        </w:numPr>
        <w:spacing w:before="120"/>
        <w:contextualSpacing w:val="0"/>
      </w:pPr>
      <w:r>
        <w:t>I:0:</w:t>
      </w:r>
      <w:r w:rsidR="001E73D3">
        <w:t>I</w:t>
      </w:r>
      <w:r w:rsidR="00FE75DB">
        <w:t>I~I</w:t>
      </w:r>
      <w:r w:rsidR="00512980">
        <w:t>, esimerkiksi</w:t>
      </w:r>
      <w:r>
        <w:t xml:space="preserve"> </w:t>
      </w:r>
      <w:r w:rsidR="00C21095" w:rsidRPr="000C0D50">
        <w:rPr>
          <w:i/>
        </w:rPr>
        <w:t xml:space="preserve">aika </w:t>
      </w:r>
      <w:r w:rsidR="0075485B" w:rsidRPr="0075485B">
        <w:t>:</w:t>
      </w:r>
      <w:r w:rsidR="00C21095" w:rsidRPr="000C0D50">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C21095" w:rsidRPr="000C0D50">
        <w:rPr>
          <w:i/>
        </w:rPr>
        <w:t xml:space="preserve">n </w:t>
      </w:r>
      <w:r w:rsidR="0075485B" w:rsidRPr="0075485B">
        <w:t>:</w:t>
      </w:r>
      <w:r w:rsidR="00C21095" w:rsidRPr="000C0D50">
        <w:rPr>
          <w:i/>
        </w:rPr>
        <w:t xml:space="preserve"> aik</w:t>
      </w:r>
      <w:r w:rsidR="0075485B" w:rsidRPr="0075485B">
        <w:t>(</w:t>
      </w:r>
      <w:r w:rsidR="00C21095" w:rsidRPr="000C0D50">
        <w:rPr>
          <w:i/>
        </w:rPr>
        <w:t>k</w:t>
      </w:r>
      <w:r w:rsidR="0075485B" w:rsidRPr="0075485B">
        <w:t>)</w:t>
      </w:r>
      <w:r w:rsidR="00C21095" w:rsidRPr="000C0D50">
        <w:rPr>
          <w:i/>
        </w:rPr>
        <w:t>a</w:t>
      </w:r>
      <w:r w:rsidR="0098090B" w:rsidRPr="0098090B">
        <w:t>/</w:t>
      </w:r>
      <w:r w:rsidR="00C21095" w:rsidRPr="000C0D50">
        <w:rPr>
          <w:i/>
        </w:rPr>
        <w:t>a</w:t>
      </w:r>
      <w:r w:rsidR="0075485B" w:rsidRPr="0075485B">
        <w:t>,</w:t>
      </w:r>
      <w:r w:rsidR="00C21095" w:rsidRPr="000C0D50">
        <w:rPr>
          <w:i/>
        </w:rPr>
        <w:t xml:space="preserve"> </w:t>
      </w:r>
      <w:r w:rsidR="001E5D86">
        <w:rPr>
          <w:i/>
        </w:rPr>
        <w:t xml:space="preserve">joki </w:t>
      </w:r>
      <w:r w:rsidR="001E5D86">
        <w:t xml:space="preserve">: </w:t>
      </w:r>
      <w:r w:rsidR="001E5D86">
        <w:rPr>
          <w:i/>
        </w:rPr>
        <w:t>jo</w:t>
      </w:r>
      <w:r w:rsidR="0075485B" w:rsidRPr="0075485B">
        <w:t>(</w:t>
      </w:r>
      <w:r w:rsidR="001E5D86">
        <w:rPr>
          <w:i/>
        </w:rPr>
        <w:t>v</w:t>
      </w:r>
      <w:r w:rsidR="0075485B" w:rsidRPr="0075485B">
        <w:t>)</w:t>
      </w:r>
      <w:r w:rsidR="001E5D86">
        <w:rPr>
          <w:i/>
        </w:rPr>
        <w:t xml:space="preserve">en </w:t>
      </w:r>
      <w:r w:rsidR="001E5D86">
        <w:t xml:space="preserve">: </w:t>
      </w:r>
      <w:r w:rsidR="001E5D86">
        <w:rPr>
          <w:i/>
        </w:rPr>
        <w:t>jokke</w:t>
      </w:r>
      <w:r w:rsidR="0098090B" w:rsidRPr="0098090B">
        <w:t>/</w:t>
      </w:r>
      <w:r w:rsidR="001E5D86">
        <w:rPr>
          <w:i/>
        </w:rPr>
        <w:t xml:space="preserve">e </w:t>
      </w:r>
      <w:r w:rsidR="00BA1173" w:rsidRPr="00BA1173">
        <w:t>~</w:t>
      </w:r>
      <w:r w:rsidR="001E5D86">
        <w:rPr>
          <w:i/>
        </w:rPr>
        <w:t xml:space="preserve"> joke</w:t>
      </w:r>
      <w:r w:rsidR="0098090B" w:rsidRPr="0098090B">
        <w:t>/</w:t>
      </w:r>
      <w:r w:rsidR="001E5D86">
        <w:rPr>
          <w:i/>
        </w:rPr>
        <w:t>a</w:t>
      </w:r>
      <w:r w:rsidR="00512980">
        <w:rPr>
          <w:i/>
        </w:rPr>
        <w:t xml:space="preserve"> </w:t>
      </w:r>
      <w:r w:rsidR="00BA1173" w:rsidRPr="00BA1173">
        <w:t>~</w:t>
      </w:r>
      <w:r w:rsidR="00512980">
        <w:rPr>
          <w:i/>
        </w:rPr>
        <w:t xml:space="preserve"> joki</w:t>
      </w:r>
      <w:r w:rsidR="00BA1173" w:rsidRPr="00BA1173">
        <w:t>/</w:t>
      </w:r>
      <w:r w:rsidR="00512980">
        <w:rPr>
          <w:i/>
        </w:rPr>
        <w:t>a</w:t>
      </w:r>
      <w:r w:rsidR="0075485B" w:rsidRPr="0075485B">
        <w:t>,</w:t>
      </w:r>
      <w:r w:rsidR="001E5D86">
        <w:rPr>
          <w:i/>
        </w:rPr>
        <w:t xml:space="preserve"> </w:t>
      </w:r>
      <w:r w:rsidR="00C21095" w:rsidRPr="000C0D50">
        <w:rPr>
          <w:i/>
        </w:rPr>
        <w:t xml:space="preserve">lato </w:t>
      </w:r>
      <w:r w:rsidR="0075485B" w:rsidRPr="0075485B">
        <w:t>:</w:t>
      </w:r>
      <w:r w:rsidR="00C21095" w:rsidRPr="000C0D50">
        <w:rPr>
          <w:i/>
        </w:rPr>
        <w:t xml:space="preserve"> la</w:t>
      </w:r>
      <w:r w:rsidR="0075485B" w:rsidRPr="0075485B">
        <w:t>(</w:t>
      </w:r>
      <w:r w:rsidR="00C21095" w:rsidRPr="000C0D50">
        <w:rPr>
          <w:i/>
        </w:rPr>
        <w:t>đ</w:t>
      </w:r>
      <w:r w:rsidR="0075485B" w:rsidRPr="0075485B">
        <w:t>)</w:t>
      </w:r>
      <w:r w:rsidR="00C21095" w:rsidRPr="000C0D50">
        <w:rPr>
          <w:i/>
        </w:rPr>
        <w:t>o</w:t>
      </w:r>
      <w:r w:rsidR="0098090B" w:rsidRPr="0098090B">
        <w:t>/</w:t>
      </w:r>
      <w:r w:rsidR="00C21095" w:rsidRPr="000C0D50">
        <w:rPr>
          <w:i/>
        </w:rPr>
        <w:t xml:space="preserve">n </w:t>
      </w:r>
      <w:r w:rsidR="0075485B" w:rsidRPr="0075485B">
        <w:t>:</w:t>
      </w:r>
      <w:r w:rsidR="00C21095" w:rsidRPr="000C0D50">
        <w:rPr>
          <w:i/>
        </w:rPr>
        <w:t xml:space="preserve"> latto</w:t>
      </w:r>
      <w:r w:rsidR="0098090B" w:rsidRPr="0098090B">
        <w:t>/</w:t>
      </w:r>
      <w:r w:rsidR="00C21095" w:rsidRPr="000C0D50">
        <w:rPr>
          <w:i/>
        </w:rPr>
        <w:t xml:space="preserve">o </w:t>
      </w:r>
      <w:r w:rsidR="00BA1173" w:rsidRPr="00BA1173">
        <w:t>~</w:t>
      </w:r>
      <w:r w:rsidR="00C21095" w:rsidRPr="000C0D50">
        <w:rPr>
          <w:i/>
        </w:rPr>
        <w:t xml:space="preserve"> lato</w:t>
      </w:r>
      <w:r w:rsidR="0098090B" w:rsidRPr="0098090B">
        <w:t>/</w:t>
      </w:r>
      <w:r w:rsidR="00C21095" w:rsidRPr="000C0D50">
        <w:rPr>
          <w:i/>
        </w:rPr>
        <w:t>a</w:t>
      </w:r>
      <w:r w:rsidR="0075485B" w:rsidRPr="0075485B">
        <w:t>,</w:t>
      </w:r>
      <w:r w:rsidR="00C21095" w:rsidRPr="000C0D50">
        <w:rPr>
          <w:i/>
        </w:rPr>
        <w:t xml:space="preserve"> sota </w:t>
      </w:r>
      <w:r w:rsidR="0075485B" w:rsidRPr="0075485B">
        <w:t>:</w:t>
      </w:r>
      <w:r w:rsidR="00C21095" w:rsidRPr="000C0D50">
        <w:rPr>
          <w:i/>
        </w:rPr>
        <w:t xml:space="preserve"> so</w:t>
      </w:r>
      <w:r w:rsidR="0075485B" w:rsidRPr="0075485B">
        <w:t>(</w:t>
      </w:r>
      <w:r w:rsidR="00C21095" w:rsidRPr="000C0D50">
        <w:rPr>
          <w:i/>
        </w:rPr>
        <w:t>đ</w:t>
      </w:r>
      <w:r w:rsidR="0075485B" w:rsidRPr="0075485B">
        <w:t>)</w:t>
      </w:r>
      <w:r w:rsidR="00C21095" w:rsidRPr="000C0D50">
        <w:rPr>
          <w:i/>
        </w:rPr>
        <w:t>a</w:t>
      </w:r>
      <w:r w:rsidR="0098090B" w:rsidRPr="0098090B">
        <w:t>/</w:t>
      </w:r>
      <w:r w:rsidR="00C21095" w:rsidRPr="000C0D50">
        <w:rPr>
          <w:i/>
        </w:rPr>
        <w:t xml:space="preserve">n </w:t>
      </w:r>
      <w:r w:rsidR="0075485B" w:rsidRPr="0075485B">
        <w:t>:</w:t>
      </w:r>
      <w:r w:rsidR="00C21095" w:rsidRPr="000C0D50">
        <w:rPr>
          <w:i/>
        </w:rPr>
        <w:t xml:space="preserve"> sotta</w:t>
      </w:r>
      <w:r w:rsidR="0098090B" w:rsidRPr="0098090B">
        <w:t>/</w:t>
      </w:r>
      <w:r w:rsidR="00C21095" w:rsidRPr="000C0D50">
        <w:rPr>
          <w:i/>
        </w:rPr>
        <w:t>a</w:t>
      </w:r>
      <w:r w:rsidR="00B92C8E">
        <w:t xml:space="preserve"> tahi</w:t>
      </w:r>
    </w:p>
    <w:p w14:paraId="0DE4BBA0" w14:textId="4621DCF0" w:rsidR="00F904D4" w:rsidRDefault="00B94D12" w:rsidP="008763AD">
      <w:pPr>
        <w:pStyle w:val="Liste-forts2"/>
        <w:numPr>
          <w:ilvl w:val="0"/>
          <w:numId w:val="22"/>
        </w:numPr>
        <w:spacing w:before="120"/>
        <w:contextualSpacing w:val="0"/>
      </w:pPr>
      <w:r>
        <w:t>II:I</w:t>
      </w:r>
      <w:r w:rsidR="001E73D3">
        <w:t>:</w:t>
      </w:r>
      <w:r w:rsidR="00C21095" w:rsidRPr="00A95D68">
        <w:t xml:space="preserve">II, esimerkiksi </w:t>
      </w:r>
      <w:r w:rsidR="001E5D86">
        <w:rPr>
          <w:i/>
        </w:rPr>
        <w:t xml:space="preserve">pappi </w:t>
      </w:r>
      <w:r w:rsidR="001E5D86">
        <w:t xml:space="preserve">: </w:t>
      </w:r>
      <w:r w:rsidR="001E5D86">
        <w:rPr>
          <w:i/>
        </w:rPr>
        <w:t>papi</w:t>
      </w:r>
      <w:r w:rsidR="0098090B" w:rsidRPr="0098090B">
        <w:t>/</w:t>
      </w:r>
      <w:r w:rsidR="001E5D86">
        <w:rPr>
          <w:i/>
        </w:rPr>
        <w:t xml:space="preserve">n </w:t>
      </w:r>
      <w:r w:rsidR="001E5D86">
        <w:t xml:space="preserve">: </w:t>
      </w:r>
      <w:r w:rsidR="001E5D86">
        <w:rPr>
          <w:i/>
        </w:rPr>
        <w:t>pappi</w:t>
      </w:r>
      <w:r w:rsidR="0098090B" w:rsidRPr="0098090B">
        <w:t>/</w:t>
      </w:r>
      <w:r w:rsidR="001E5D86">
        <w:rPr>
          <w:i/>
        </w:rPr>
        <w:t xml:space="preserve">i </w:t>
      </w:r>
      <w:r w:rsidR="00BA1173" w:rsidRPr="00BA1173">
        <w:t>~</w:t>
      </w:r>
      <w:r w:rsidR="001E5D86">
        <w:rPr>
          <w:i/>
        </w:rPr>
        <w:t xml:space="preserve"> pappi</w:t>
      </w:r>
      <w:r w:rsidR="0098090B" w:rsidRPr="0098090B">
        <w:t>/</w:t>
      </w:r>
      <w:r w:rsidR="001E5D86">
        <w:rPr>
          <w:i/>
        </w:rPr>
        <w:t>a</w:t>
      </w:r>
      <w:r w:rsidR="0075485B" w:rsidRPr="0075485B">
        <w:t>,</w:t>
      </w:r>
      <w:r w:rsidR="001E5D86">
        <w:t xml:space="preserve"> </w:t>
      </w:r>
      <w:r w:rsidR="00C21095" w:rsidRPr="000C0D50">
        <w:rPr>
          <w:i/>
        </w:rPr>
        <w:t xml:space="preserve">katto </w:t>
      </w:r>
      <w:r w:rsidR="0075485B" w:rsidRPr="0075485B">
        <w:t>:</w:t>
      </w:r>
      <w:r w:rsidR="00C21095" w:rsidRPr="000C0D50">
        <w:rPr>
          <w:i/>
        </w:rPr>
        <w:t xml:space="preserve"> kato</w:t>
      </w:r>
      <w:r w:rsidR="0098090B" w:rsidRPr="0098090B">
        <w:t>/</w:t>
      </w:r>
      <w:r w:rsidR="00C21095" w:rsidRPr="000C0D50">
        <w:rPr>
          <w:i/>
        </w:rPr>
        <w:t xml:space="preserve">n </w:t>
      </w:r>
      <w:r w:rsidR="0075485B" w:rsidRPr="0075485B">
        <w:t>:</w:t>
      </w:r>
      <w:r w:rsidR="00C21095" w:rsidRPr="000C0D50">
        <w:rPr>
          <w:i/>
        </w:rPr>
        <w:t xml:space="preserve"> katto</w:t>
      </w:r>
      <w:r w:rsidR="0098090B" w:rsidRPr="0098090B">
        <w:t>/</w:t>
      </w:r>
      <w:r w:rsidR="00C21095" w:rsidRPr="000C0D50">
        <w:rPr>
          <w:i/>
        </w:rPr>
        <w:t xml:space="preserve">o </w:t>
      </w:r>
      <w:r w:rsidR="00BA1173" w:rsidRPr="00BA1173">
        <w:t>~</w:t>
      </w:r>
      <w:r w:rsidR="00C21095" w:rsidRPr="000C0D50">
        <w:rPr>
          <w:i/>
        </w:rPr>
        <w:t xml:space="preserve"> katto</w:t>
      </w:r>
      <w:r w:rsidR="0098090B" w:rsidRPr="0098090B">
        <w:t>/</w:t>
      </w:r>
      <w:r w:rsidR="00C21095" w:rsidRPr="000C0D50">
        <w:rPr>
          <w:i/>
        </w:rPr>
        <w:t>a</w:t>
      </w:r>
      <w:r w:rsidR="0075485B" w:rsidRPr="0075485B">
        <w:t>,</w:t>
      </w:r>
      <w:r w:rsidR="00C21095" w:rsidRPr="000C0D50">
        <w:rPr>
          <w:i/>
        </w:rPr>
        <w:t xml:space="preserve"> kukka </w:t>
      </w:r>
      <w:r w:rsidR="0075485B" w:rsidRPr="0075485B">
        <w:t>:</w:t>
      </w:r>
      <w:r w:rsidR="00C21095" w:rsidRPr="000C0D50">
        <w:rPr>
          <w:i/>
        </w:rPr>
        <w:t xml:space="preserve"> kuka</w:t>
      </w:r>
      <w:r w:rsidR="0098090B" w:rsidRPr="0098090B">
        <w:t>/</w:t>
      </w:r>
      <w:r w:rsidR="00C21095" w:rsidRPr="000C0D50">
        <w:rPr>
          <w:i/>
        </w:rPr>
        <w:t xml:space="preserve">n </w:t>
      </w:r>
      <w:r w:rsidR="0075485B" w:rsidRPr="0075485B">
        <w:t>:</w:t>
      </w:r>
      <w:r w:rsidR="00C21095" w:rsidRPr="000C0D50">
        <w:rPr>
          <w:i/>
        </w:rPr>
        <w:t xml:space="preserve"> kukka</w:t>
      </w:r>
      <w:r w:rsidR="0098090B" w:rsidRPr="0098090B">
        <w:t>/</w:t>
      </w:r>
      <w:r w:rsidR="00C21095" w:rsidRPr="000C0D50">
        <w:rPr>
          <w:i/>
        </w:rPr>
        <w:t>a</w:t>
      </w:r>
      <w:r w:rsidR="00C21095" w:rsidRPr="00A95D68">
        <w:t xml:space="preserve"> </w:t>
      </w:r>
      <w:r w:rsidR="00C7199B" w:rsidRPr="00A95D68">
        <w:t>tahi</w:t>
      </w:r>
    </w:p>
    <w:p w14:paraId="5EA01421" w14:textId="6E6A0BDE" w:rsidR="00C21095" w:rsidRPr="00A95D68" w:rsidRDefault="001E5D86" w:rsidP="008763AD">
      <w:pPr>
        <w:pStyle w:val="Liste-forts2"/>
        <w:numPr>
          <w:ilvl w:val="0"/>
          <w:numId w:val="22"/>
        </w:numPr>
        <w:spacing w:before="120"/>
        <w:contextualSpacing w:val="0"/>
      </w:pPr>
      <w:r>
        <w:t>I:I:II~</w:t>
      </w:r>
      <w:r w:rsidR="00C21095" w:rsidRPr="00A95D68">
        <w:t>I</w:t>
      </w:r>
      <w:r w:rsidR="00512980">
        <w:t>, esimerkiksi</w:t>
      </w:r>
      <w:r w:rsidR="00C21095" w:rsidRPr="00A95D68">
        <w:t xml:space="preserve"> </w:t>
      </w:r>
      <w:r w:rsidR="00C21095" w:rsidRPr="000C0D50">
        <w:rPr>
          <w:i/>
        </w:rPr>
        <w:t xml:space="preserve">loma </w:t>
      </w:r>
      <w:r w:rsidR="0075485B" w:rsidRPr="0075485B">
        <w:t>:</w:t>
      </w:r>
      <w:r w:rsidR="00C21095" w:rsidRPr="000C0D50">
        <w:rPr>
          <w:i/>
        </w:rPr>
        <w:t xml:space="preserve"> loma</w:t>
      </w:r>
      <w:r w:rsidR="0098090B" w:rsidRPr="0098090B">
        <w:t>/</w:t>
      </w:r>
      <w:r w:rsidR="00C21095" w:rsidRPr="000C0D50">
        <w:rPr>
          <w:i/>
        </w:rPr>
        <w:t xml:space="preserve">n </w:t>
      </w:r>
      <w:r w:rsidR="0075485B" w:rsidRPr="0075485B">
        <w:t>:</w:t>
      </w:r>
      <w:r w:rsidR="00C21095" w:rsidRPr="000C0D50">
        <w:rPr>
          <w:i/>
        </w:rPr>
        <w:t xml:space="preserve"> lomma</w:t>
      </w:r>
      <w:r w:rsidR="0098090B" w:rsidRPr="0098090B">
        <w:t>/</w:t>
      </w:r>
      <w:r w:rsidR="00C21095" w:rsidRPr="000C0D50">
        <w:rPr>
          <w:i/>
        </w:rPr>
        <w:t>a</w:t>
      </w:r>
      <w:r w:rsidR="0075485B" w:rsidRPr="0075485B">
        <w:t>,</w:t>
      </w:r>
      <w:r w:rsidR="00C21095" w:rsidRPr="000C0D50">
        <w:rPr>
          <w:i/>
        </w:rPr>
        <w:t xml:space="preserve"> talo </w:t>
      </w:r>
      <w:r w:rsidR="0075485B" w:rsidRPr="0075485B">
        <w:t>:</w:t>
      </w:r>
      <w:r w:rsidR="00C21095" w:rsidRPr="000C0D50">
        <w:rPr>
          <w:i/>
        </w:rPr>
        <w:t xml:space="preserve"> talo</w:t>
      </w:r>
      <w:r w:rsidR="0098090B" w:rsidRPr="0098090B">
        <w:t>/</w:t>
      </w:r>
      <w:r w:rsidR="00C21095" w:rsidRPr="000C0D50">
        <w:rPr>
          <w:i/>
        </w:rPr>
        <w:t xml:space="preserve">n </w:t>
      </w:r>
      <w:r w:rsidR="0075485B" w:rsidRPr="0075485B">
        <w:t>:</w:t>
      </w:r>
      <w:r w:rsidR="00C21095" w:rsidRPr="000C0D50">
        <w:rPr>
          <w:i/>
        </w:rPr>
        <w:t xml:space="preserve"> tallo</w:t>
      </w:r>
      <w:r w:rsidR="0098090B" w:rsidRPr="0098090B">
        <w:t>/</w:t>
      </w:r>
      <w:r w:rsidR="00C21095" w:rsidRPr="000C0D50">
        <w:rPr>
          <w:i/>
        </w:rPr>
        <w:t xml:space="preserve">o </w:t>
      </w:r>
      <w:r w:rsidR="00BA1173" w:rsidRPr="00BA1173">
        <w:t>~</w:t>
      </w:r>
      <w:r w:rsidR="00C21095" w:rsidRPr="000C0D50">
        <w:rPr>
          <w:i/>
        </w:rPr>
        <w:t xml:space="preserve"> talo</w:t>
      </w:r>
      <w:r w:rsidR="0098090B" w:rsidRPr="0098090B">
        <w:t>/</w:t>
      </w:r>
      <w:r w:rsidR="00C21095" w:rsidRPr="000C0D50">
        <w:rPr>
          <w:i/>
        </w:rPr>
        <w:t>a</w:t>
      </w:r>
      <w:r w:rsidR="001B127A" w:rsidRPr="001B127A">
        <w:t>.</w:t>
      </w:r>
    </w:p>
    <w:p w14:paraId="3671DC68" w14:textId="44DDF5CC" w:rsidR="00C21095" w:rsidRPr="00A95D68" w:rsidRDefault="00677E5D" w:rsidP="00C7199B">
      <w:pPr>
        <w:pStyle w:val="Overskrift4"/>
      </w:pPr>
      <w:bookmarkStart w:id="1249" w:name="_Toc311273807"/>
      <w:r>
        <w:t>Konsonanttirank</w:t>
      </w:r>
      <w:r w:rsidR="00C21095" w:rsidRPr="00A95D68">
        <w:t>aiset kaksi</w:t>
      </w:r>
      <w:r w:rsidR="006678A0">
        <w:t>tav</w:t>
      </w:r>
      <w:r w:rsidR="00C21095" w:rsidRPr="00A95D68">
        <w:t xml:space="preserve">uiset </w:t>
      </w:r>
      <w:r w:rsidR="00E67356">
        <w:t xml:space="preserve">lyhykäisvokaaliset </w:t>
      </w:r>
      <w:r w:rsidR="00C21095" w:rsidRPr="00A95D68">
        <w:t>nome</w:t>
      </w:r>
      <w:r w:rsidR="007D3B04">
        <w:t>ni</w:t>
      </w:r>
      <w:r w:rsidR="00C21095" w:rsidRPr="00A95D68">
        <w:t>t</w:t>
      </w:r>
      <w:r w:rsidR="00C7199B" w:rsidRPr="00A95D68">
        <w:t xml:space="preserve"> eli tyyppi 1.2</w:t>
      </w:r>
      <w:bookmarkEnd w:id="1249"/>
    </w:p>
    <w:p w14:paraId="5E264650" w14:textId="2352539D" w:rsidR="003C4753" w:rsidRDefault="00AE4063" w:rsidP="00C7199B">
      <w:pPr>
        <w:pStyle w:val="Liste-forts2"/>
        <w:spacing w:before="120"/>
        <w:ind w:left="0"/>
        <w:contextualSpacing w:val="0"/>
      </w:pPr>
      <w:r w:rsidRPr="00A95D68">
        <w:t xml:space="preserve">Tyypissä 1.2 eli </w:t>
      </w:r>
      <w:r w:rsidR="00677E5D">
        <w:rPr>
          <w:smallCaps/>
        </w:rPr>
        <w:t>konsonanttirank</w:t>
      </w:r>
      <w:r w:rsidRPr="00DB3F89">
        <w:rPr>
          <w:smallCaps/>
        </w:rPr>
        <w:t>aiset kaksi</w:t>
      </w:r>
      <w:r w:rsidR="006678A0">
        <w:rPr>
          <w:smallCaps/>
        </w:rPr>
        <w:t>tav</w:t>
      </w:r>
      <w:r w:rsidRPr="00DB3F89">
        <w:rPr>
          <w:smallCaps/>
        </w:rPr>
        <w:t xml:space="preserve">uiset </w:t>
      </w:r>
      <w:r w:rsidR="008F62F6">
        <w:rPr>
          <w:smallCaps/>
        </w:rPr>
        <w:t>lyhykäis</w:t>
      </w:r>
      <w:r w:rsidR="00E67356">
        <w:rPr>
          <w:smallCaps/>
        </w:rPr>
        <w:t xml:space="preserve">vokaaliset </w:t>
      </w:r>
      <w:r w:rsidRPr="00DB3F89">
        <w:rPr>
          <w:smallCaps/>
        </w:rPr>
        <w:t>nomenit</w:t>
      </w:r>
      <w:r w:rsidR="00B30251" w:rsidRPr="00A95D68">
        <w:t xml:space="preserve"> nominatiivi loppuu aina vokaalhiin </w:t>
      </w:r>
      <w:r w:rsidR="00B30251" w:rsidRPr="007D3B04">
        <w:rPr>
          <w:i/>
        </w:rPr>
        <w:t>i</w:t>
      </w:r>
      <w:r w:rsidR="00B30251" w:rsidRPr="00A95D68">
        <w:t xml:space="preserve"> ja vokaalirangan viimi vokaali oon aina </w:t>
      </w:r>
      <w:r w:rsidR="00B30251" w:rsidRPr="007D3B04">
        <w:rPr>
          <w:i/>
        </w:rPr>
        <w:t>e</w:t>
      </w:r>
      <w:r w:rsidR="00B30251" w:rsidRPr="00A95D68">
        <w:t xml:space="preserve">. Tämä </w:t>
      </w:r>
      <w:r w:rsidR="00677E5D">
        <w:t>konsonanttirank</w:t>
      </w:r>
      <w:r w:rsidR="00B30251" w:rsidRPr="00A95D68">
        <w:t xml:space="preserve">aisten </w:t>
      </w:r>
      <w:r w:rsidR="00DB3F89" w:rsidRPr="00A95D68">
        <w:t>kaksi</w:t>
      </w:r>
      <w:r w:rsidR="006678A0">
        <w:t>tav</w:t>
      </w:r>
      <w:r w:rsidR="00DB3F89" w:rsidRPr="00A95D68">
        <w:t xml:space="preserve">uisten </w:t>
      </w:r>
      <w:r w:rsidR="007D2BE3" w:rsidRPr="00A95D68">
        <w:t xml:space="preserve">joukko </w:t>
      </w:r>
      <w:r w:rsidR="00B30251" w:rsidRPr="00A95D68">
        <w:t xml:space="preserve">ei ole </w:t>
      </w:r>
      <w:r w:rsidR="00BD58E3">
        <w:t>oikhein</w:t>
      </w:r>
      <w:r w:rsidR="00B30251" w:rsidRPr="00A95D68">
        <w:t xml:space="preserve"> suuri</w:t>
      </w:r>
      <w:r w:rsidR="009E4E84">
        <w:t>,</w:t>
      </w:r>
      <w:r w:rsidR="0024397A" w:rsidRPr="00A95D68">
        <w:t xml:space="preserve"> ja se</w:t>
      </w:r>
      <w:r w:rsidR="00B64B0D">
        <w:t>ki</w:t>
      </w:r>
      <w:r w:rsidR="0024397A" w:rsidRPr="00A95D68">
        <w:t xml:space="preserve"> oon suljettu joukko</w:t>
      </w:r>
      <w:r w:rsidR="00B30251" w:rsidRPr="00A95D68">
        <w:t>.</w:t>
      </w:r>
      <w:r w:rsidR="00CE35BD">
        <w:t xml:space="preserve"> Konsonanttirankkaa käytethään </w:t>
      </w:r>
      <w:r w:rsidR="00B30251" w:rsidRPr="00A95D68">
        <w:t>singulaarin partitiivin haamustuksessa</w:t>
      </w:r>
      <w:r w:rsidR="00361C5F">
        <w:t xml:space="preserve"> ja muutamisti kans pluraalin </w:t>
      </w:r>
      <w:r w:rsidR="00A27713">
        <w:t>genitiiv</w:t>
      </w:r>
      <w:r w:rsidR="00361C5F">
        <w:t>issä</w:t>
      </w:r>
      <w:r w:rsidR="00B30251" w:rsidRPr="00A95D68">
        <w:t xml:space="preserve">, muutoin käytethään vokaalirankkaa. Tämmöissii </w:t>
      </w:r>
      <w:r w:rsidR="00677E5D">
        <w:t>konsonanttirank</w:t>
      </w:r>
      <w:r w:rsidR="00B30251" w:rsidRPr="00A95D68">
        <w:t xml:space="preserve">aissii sannoi oon </w:t>
      </w:r>
      <w:r w:rsidR="00F93C4B" w:rsidRPr="00A95D68">
        <w:t>esimerkiksi</w:t>
      </w:r>
      <w:r w:rsidR="0024397A" w:rsidRPr="00A95D68">
        <w:t xml:space="preserve"> </w:t>
      </w:r>
      <w:r w:rsidR="0075485B">
        <w:t>(</w:t>
      </w:r>
      <w:r w:rsidR="006450C9">
        <w:t>sg.nom.</w:t>
      </w:r>
      <w:r w:rsidR="00B64B0D">
        <w:t xml:space="preserve"> : </w:t>
      </w:r>
      <w:r w:rsidR="006450C9">
        <w:t>sg.gen.</w:t>
      </w:r>
      <w:r w:rsidR="00B64B0D">
        <w:t xml:space="preserve"> : </w:t>
      </w:r>
      <w:r w:rsidR="006450C9">
        <w:t>sg.part.</w:t>
      </w:r>
      <w:r w:rsidR="00B64B0D">
        <w:t xml:space="preserve">) </w:t>
      </w:r>
      <w:r w:rsidR="00B30251" w:rsidRPr="009C5A56">
        <w:rPr>
          <w:i/>
        </w:rPr>
        <w:t xml:space="preserve">pieni </w:t>
      </w:r>
      <w:r w:rsidR="0075485B" w:rsidRPr="0075485B">
        <w:t>:</w:t>
      </w:r>
      <w:r w:rsidR="00B30251" w:rsidRPr="009C5A56">
        <w:rPr>
          <w:i/>
        </w:rPr>
        <w:t xml:space="preserve"> piene</w:t>
      </w:r>
      <w:r w:rsidR="0098090B" w:rsidRPr="0098090B">
        <w:t>/</w:t>
      </w:r>
      <w:r w:rsidR="00B30251" w:rsidRPr="009C5A56">
        <w:rPr>
          <w:i/>
        </w:rPr>
        <w:t xml:space="preserve">n </w:t>
      </w:r>
      <w:r w:rsidR="0075485B" w:rsidRPr="0075485B">
        <w:t>:</w:t>
      </w:r>
      <w:r w:rsidR="00B30251" w:rsidRPr="009C5A56">
        <w:rPr>
          <w:i/>
        </w:rPr>
        <w:t xml:space="preserve"> pien</w:t>
      </w:r>
      <w:r w:rsidR="0098090B" w:rsidRPr="0098090B">
        <w:t>/</w:t>
      </w:r>
      <w:r w:rsidR="00B30251" w:rsidRPr="009C5A56">
        <w:rPr>
          <w:i/>
        </w:rPr>
        <w:t>tä</w:t>
      </w:r>
      <w:r w:rsidR="0075485B" w:rsidRPr="0075485B">
        <w:t>,</w:t>
      </w:r>
      <w:r w:rsidR="00B30251" w:rsidRPr="009C5A56">
        <w:rPr>
          <w:i/>
        </w:rPr>
        <w:t xml:space="preserve"> lumi </w:t>
      </w:r>
      <w:r w:rsidR="0075485B" w:rsidRPr="0075485B">
        <w:t>:</w:t>
      </w:r>
      <w:r w:rsidR="00B30251" w:rsidRPr="009C5A56">
        <w:rPr>
          <w:i/>
        </w:rPr>
        <w:t xml:space="preserve"> lume</w:t>
      </w:r>
      <w:r w:rsidR="0098090B" w:rsidRPr="0098090B">
        <w:t>/</w:t>
      </w:r>
      <w:r w:rsidR="00B30251" w:rsidRPr="009C5A56">
        <w:rPr>
          <w:i/>
        </w:rPr>
        <w:t xml:space="preserve">n </w:t>
      </w:r>
      <w:r w:rsidR="0075485B" w:rsidRPr="0075485B">
        <w:t>:</w:t>
      </w:r>
      <w:r w:rsidR="00B30251" w:rsidRPr="009C5A56">
        <w:rPr>
          <w:i/>
        </w:rPr>
        <w:t xml:space="preserve"> lun</w:t>
      </w:r>
      <w:r w:rsidR="0098090B" w:rsidRPr="0098090B">
        <w:t>/</w:t>
      </w:r>
      <w:r w:rsidR="00B30251" w:rsidRPr="009C5A56">
        <w:rPr>
          <w:i/>
        </w:rPr>
        <w:t>ta</w:t>
      </w:r>
      <w:r w:rsidR="0075485B" w:rsidRPr="0075485B">
        <w:t>,</w:t>
      </w:r>
      <w:r w:rsidR="00B30251" w:rsidRPr="009C5A56">
        <w:rPr>
          <w:i/>
        </w:rPr>
        <w:t xml:space="preserve"> käsi </w:t>
      </w:r>
      <w:r w:rsidR="0075485B" w:rsidRPr="0075485B">
        <w:t>:</w:t>
      </w:r>
      <w:r w:rsidR="00B30251" w:rsidRPr="009C5A56">
        <w:rPr>
          <w:i/>
        </w:rPr>
        <w:t xml:space="preserve"> kä</w:t>
      </w:r>
      <w:r w:rsidR="0075485B" w:rsidRPr="0075485B">
        <w:t>(</w:t>
      </w:r>
      <w:r w:rsidR="00B30251" w:rsidRPr="009C5A56">
        <w:rPr>
          <w:i/>
        </w:rPr>
        <w:t>đ</w:t>
      </w:r>
      <w:r w:rsidR="0075485B" w:rsidRPr="0075485B">
        <w:t>)</w:t>
      </w:r>
      <w:r w:rsidR="00B30251" w:rsidRPr="009C5A56">
        <w:rPr>
          <w:i/>
        </w:rPr>
        <w:t>e</w:t>
      </w:r>
      <w:r w:rsidR="0098090B" w:rsidRPr="0098090B">
        <w:t>/</w:t>
      </w:r>
      <w:r w:rsidR="00B30251" w:rsidRPr="009C5A56">
        <w:rPr>
          <w:i/>
        </w:rPr>
        <w:t xml:space="preserve">n </w:t>
      </w:r>
      <w:r w:rsidR="0075485B" w:rsidRPr="0075485B">
        <w:t>:</w:t>
      </w:r>
      <w:r w:rsidR="00B30251" w:rsidRPr="009C5A56">
        <w:rPr>
          <w:i/>
        </w:rPr>
        <w:t xml:space="preserve"> kät</w:t>
      </w:r>
      <w:r w:rsidR="0098090B" w:rsidRPr="0098090B">
        <w:t>/</w:t>
      </w:r>
      <w:r w:rsidR="00B30251" w:rsidRPr="009C5A56">
        <w:rPr>
          <w:i/>
        </w:rPr>
        <w:t>tä</w:t>
      </w:r>
      <w:r w:rsidR="0075485B" w:rsidRPr="0075485B">
        <w:t>,</w:t>
      </w:r>
      <w:r w:rsidR="00B30251" w:rsidRPr="009C5A56">
        <w:rPr>
          <w:i/>
        </w:rPr>
        <w:t xml:space="preserve"> viisi </w:t>
      </w:r>
      <w:r w:rsidR="0075485B" w:rsidRPr="0075485B">
        <w:t>:</w:t>
      </w:r>
      <w:r w:rsidR="00B30251" w:rsidRPr="009C5A56">
        <w:rPr>
          <w:i/>
        </w:rPr>
        <w:t xml:space="preserve"> vii</w:t>
      </w:r>
      <w:r w:rsidR="0075485B" w:rsidRPr="0075485B">
        <w:t>(</w:t>
      </w:r>
      <w:r w:rsidR="00B30251" w:rsidRPr="009C5A56">
        <w:rPr>
          <w:i/>
        </w:rPr>
        <w:t>đ</w:t>
      </w:r>
      <w:r w:rsidR="0075485B" w:rsidRPr="0075485B">
        <w:t>)</w:t>
      </w:r>
      <w:r w:rsidR="00B30251" w:rsidRPr="009C5A56">
        <w:rPr>
          <w:i/>
        </w:rPr>
        <w:t>e</w:t>
      </w:r>
      <w:r w:rsidR="0098090B" w:rsidRPr="0098090B">
        <w:t>/</w:t>
      </w:r>
      <w:r w:rsidR="00B30251" w:rsidRPr="009C5A56">
        <w:rPr>
          <w:i/>
        </w:rPr>
        <w:t xml:space="preserve">n </w:t>
      </w:r>
      <w:r w:rsidR="0075485B" w:rsidRPr="0075485B">
        <w:t>:</w:t>
      </w:r>
      <w:r w:rsidR="00B30251" w:rsidRPr="009C5A56">
        <w:rPr>
          <w:i/>
        </w:rPr>
        <w:t xml:space="preserve"> viit</w:t>
      </w:r>
      <w:r w:rsidR="0098090B" w:rsidRPr="0098090B">
        <w:t>/</w:t>
      </w:r>
      <w:r w:rsidR="00B30251" w:rsidRPr="009C5A56">
        <w:rPr>
          <w:i/>
        </w:rPr>
        <w:t>tä</w:t>
      </w:r>
      <w:r w:rsidR="0075485B" w:rsidRPr="0075485B">
        <w:t>,</w:t>
      </w:r>
      <w:r w:rsidR="00B30251" w:rsidRPr="009C5A56">
        <w:rPr>
          <w:i/>
        </w:rPr>
        <w:t xml:space="preserve"> hirsi </w:t>
      </w:r>
      <w:r w:rsidR="0075485B" w:rsidRPr="0075485B">
        <w:t>:</w:t>
      </w:r>
      <w:r w:rsidR="00B30251" w:rsidRPr="009C5A56">
        <w:rPr>
          <w:i/>
        </w:rPr>
        <w:t xml:space="preserve"> hirre</w:t>
      </w:r>
      <w:r w:rsidR="0098090B" w:rsidRPr="0098090B">
        <w:t>/</w:t>
      </w:r>
      <w:r w:rsidR="00B30251" w:rsidRPr="009C5A56">
        <w:rPr>
          <w:i/>
        </w:rPr>
        <w:t xml:space="preserve">n </w:t>
      </w:r>
      <w:r w:rsidR="0075485B" w:rsidRPr="0075485B">
        <w:t>:</w:t>
      </w:r>
      <w:r w:rsidR="00B30251" w:rsidRPr="009C5A56">
        <w:rPr>
          <w:i/>
        </w:rPr>
        <w:t xml:space="preserve"> hirt</w:t>
      </w:r>
      <w:r w:rsidR="0098090B" w:rsidRPr="0098090B">
        <w:t>/</w:t>
      </w:r>
      <w:r w:rsidR="00B30251" w:rsidRPr="009C5A56">
        <w:rPr>
          <w:i/>
        </w:rPr>
        <w:t>tä</w:t>
      </w:r>
      <w:r w:rsidR="0075485B" w:rsidRPr="0075485B">
        <w:t>,</w:t>
      </w:r>
      <w:r w:rsidR="00B30251" w:rsidRPr="009C5A56">
        <w:rPr>
          <w:i/>
        </w:rPr>
        <w:t xml:space="preserve"> kaksi </w:t>
      </w:r>
      <w:r w:rsidR="0075485B" w:rsidRPr="0075485B">
        <w:t>:</w:t>
      </w:r>
      <w:r w:rsidR="00B30251" w:rsidRPr="009C5A56">
        <w:rPr>
          <w:i/>
        </w:rPr>
        <w:t xml:space="preserve"> kah</w:t>
      </w:r>
      <w:r w:rsidR="0075485B" w:rsidRPr="0075485B">
        <w:t>(</w:t>
      </w:r>
      <w:r w:rsidR="00B30251" w:rsidRPr="009C5A56">
        <w:rPr>
          <w:i/>
        </w:rPr>
        <w:t>đ</w:t>
      </w:r>
      <w:r w:rsidR="0075485B" w:rsidRPr="0075485B">
        <w:t>)</w:t>
      </w:r>
      <w:r w:rsidR="00B30251" w:rsidRPr="009C5A56">
        <w:rPr>
          <w:i/>
        </w:rPr>
        <w:t>e</w:t>
      </w:r>
      <w:r w:rsidR="0098090B" w:rsidRPr="0098090B">
        <w:t>/</w:t>
      </w:r>
      <w:r w:rsidR="00B30251" w:rsidRPr="009C5A56">
        <w:rPr>
          <w:i/>
        </w:rPr>
        <w:t xml:space="preserve">n </w:t>
      </w:r>
      <w:r w:rsidR="0075485B" w:rsidRPr="0075485B">
        <w:t>:</w:t>
      </w:r>
      <w:r w:rsidR="00B30251" w:rsidRPr="009C5A56">
        <w:rPr>
          <w:i/>
        </w:rPr>
        <w:t xml:space="preserve"> kah</w:t>
      </w:r>
      <w:r w:rsidR="0098090B" w:rsidRPr="0098090B">
        <w:t>/</w:t>
      </w:r>
      <w:r w:rsidR="00B30251" w:rsidRPr="009C5A56">
        <w:rPr>
          <w:i/>
        </w:rPr>
        <w:t>ta</w:t>
      </w:r>
      <w:r w:rsidR="0075485B" w:rsidRPr="0075485B">
        <w:t>,</w:t>
      </w:r>
      <w:r w:rsidR="00B30251" w:rsidRPr="009C5A56">
        <w:rPr>
          <w:i/>
        </w:rPr>
        <w:t xml:space="preserve"> lapsi </w:t>
      </w:r>
      <w:r w:rsidR="0075485B" w:rsidRPr="0075485B">
        <w:t>:</w:t>
      </w:r>
      <w:r w:rsidR="00B30251" w:rsidRPr="009C5A56">
        <w:rPr>
          <w:i/>
        </w:rPr>
        <w:t xml:space="preserve"> lapse</w:t>
      </w:r>
      <w:r w:rsidR="0098090B" w:rsidRPr="0098090B">
        <w:t>/</w:t>
      </w:r>
      <w:r w:rsidR="00B30251" w:rsidRPr="009C5A56">
        <w:rPr>
          <w:i/>
        </w:rPr>
        <w:t xml:space="preserve">n </w:t>
      </w:r>
      <w:r w:rsidR="0075485B" w:rsidRPr="0075485B">
        <w:t>:</w:t>
      </w:r>
      <w:r w:rsidR="00B30251" w:rsidRPr="009C5A56">
        <w:rPr>
          <w:i/>
        </w:rPr>
        <w:t xml:space="preserve"> las</w:t>
      </w:r>
      <w:r w:rsidR="0098090B" w:rsidRPr="0098090B">
        <w:t>/</w:t>
      </w:r>
      <w:r w:rsidR="00B30251" w:rsidRPr="009C5A56">
        <w:rPr>
          <w:i/>
        </w:rPr>
        <w:t>ta</w:t>
      </w:r>
      <w:r w:rsidR="008B2DDA">
        <w:t>.</w:t>
      </w:r>
    </w:p>
    <w:p w14:paraId="0F267061" w14:textId="7898538B" w:rsidR="003C4753" w:rsidRDefault="00677E5D" w:rsidP="00C7199B">
      <w:pPr>
        <w:pStyle w:val="Liste-forts2"/>
        <w:spacing w:before="120"/>
        <w:ind w:left="0"/>
        <w:contextualSpacing w:val="0"/>
      </w:pPr>
      <w:r>
        <w:t>Konsonanttirank</w:t>
      </w:r>
      <w:r w:rsidR="00B30251" w:rsidRPr="00A95D68">
        <w:t>aisilla graadivaihettelu ei nävy</w:t>
      </w:r>
      <w:r w:rsidR="00C7199B" w:rsidRPr="00A95D68">
        <w:t xml:space="preserve"> juuri samala tavala ko yksirankaisissa</w:t>
      </w:r>
      <w:r w:rsidR="00B30251" w:rsidRPr="00A95D68">
        <w:t xml:space="preserve">, </w:t>
      </w:r>
      <w:r w:rsidR="00C7199B" w:rsidRPr="00A95D68">
        <w:t xml:space="preserve">sillä </w:t>
      </w:r>
      <w:r w:rsidR="00B30251" w:rsidRPr="00A95D68">
        <w:t xml:space="preserve">ko partitiivissa käytethään konsonanttirankkaa ja </w:t>
      </w:r>
      <w:r>
        <w:t>konsonanttirank</w:t>
      </w:r>
      <w:r w:rsidR="00B92BEA">
        <w:t>ai</w:t>
      </w:r>
      <w:r w:rsidR="00B30251" w:rsidRPr="00A95D68">
        <w:t xml:space="preserve">sissa </w:t>
      </w:r>
      <w:r w:rsidR="00B30251" w:rsidRPr="009C5A56">
        <w:rPr>
          <w:i/>
        </w:rPr>
        <w:t>te</w:t>
      </w:r>
      <w:r w:rsidR="00B30251" w:rsidRPr="00A95D68">
        <w:t xml:space="preserve">-loppuisissa rangoissa oon vaihettelu </w:t>
      </w:r>
      <w:r w:rsidR="00EA6447">
        <w:rPr>
          <w:i/>
        </w:rPr>
        <w:t xml:space="preserve">t </w:t>
      </w:r>
      <w:r w:rsidR="00693F02">
        <w:t>~</w:t>
      </w:r>
      <w:r w:rsidR="00EA6447">
        <w:rPr>
          <w:i/>
        </w:rPr>
        <w:t xml:space="preserve"> s</w:t>
      </w:r>
      <w:r w:rsidR="00EA6447">
        <w:t xml:space="preserve"> eli</w:t>
      </w:r>
      <w:r w:rsidR="00B64B0D">
        <w:t xml:space="preserve"> niissä oon</w:t>
      </w:r>
      <w:r w:rsidR="00EA6447">
        <w:rPr>
          <w:i/>
        </w:rPr>
        <w:t xml:space="preserve"> </w:t>
      </w:r>
      <w:r w:rsidR="00CF59AF">
        <w:t xml:space="preserve">singulaarin </w:t>
      </w:r>
      <w:r w:rsidR="00B30251" w:rsidRPr="00A95D68">
        <w:t>nominatiivin</w:t>
      </w:r>
      <w:r w:rsidR="00755054">
        <w:t xml:space="preserve"> </w:t>
      </w:r>
      <w:r w:rsidR="00755054">
        <w:rPr>
          <w:i/>
        </w:rPr>
        <w:t>i</w:t>
      </w:r>
      <w:r w:rsidR="00755054">
        <w:t>:n</w:t>
      </w:r>
      <w:r w:rsidR="00B30251" w:rsidRPr="00A95D68">
        <w:t xml:space="preserve"> ja pluraalin</w:t>
      </w:r>
      <w:r w:rsidR="00755054">
        <w:t xml:space="preserve"> </w:t>
      </w:r>
      <w:r w:rsidR="00755054">
        <w:rPr>
          <w:i/>
        </w:rPr>
        <w:t>i</w:t>
      </w:r>
      <w:r w:rsidR="00755054">
        <w:t>:n eđessä</w:t>
      </w:r>
      <w:r w:rsidR="00B30251" w:rsidRPr="00A95D68">
        <w:t xml:space="preserve"> </w:t>
      </w:r>
      <w:r w:rsidR="00B30251" w:rsidRPr="009C5A56">
        <w:rPr>
          <w:i/>
        </w:rPr>
        <w:t>s</w:t>
      </w:r>
      <w:r w:rsidR="00EA6447">
        <w:t>,</w:t>
      </w:r>
      <w:r w:rsidR="00B30251" w:rsidRPr="00A95D68">
        <w:t xml:space="preserve"> </w:t>
      </w:r>
      <w:r w:rsidR="009405B9">
        <w:t>m</w:t>
      </w:r>
      <w:r w:rsidR="00755054">
        <w:t xml:space="preserve">uutoin </w:t>
      </w:r>
      <w:r w:rsidR="00B30251" w:rsidRPr="00A95D68">
        <w:t>ranga</w:t>
      </w:r>
      <w:r w:rsidR="00755054">
        <w:t>ssa</w:t>
      </w:r>
      <w:r w:rsidR="00B30251" w:rsidRPr="00A95D68">
        <w:t xml:space="preserve"> </w:t>
      </w:r>
      <w:r w:rsidR="00B30251" w:rsidRPr="009C5A56">
        <w:rPr>
          <w:i/>
        </w:rPr>
        <w:t>t</w:t>
      </w:r>
      <w:r w:rsidR="00B30251" w:rsidRPr="00A95D68">
        <w:t xml:space="preserve"> </w:t>
      </w:r>
      <w:r w:rsidR="0075485B">
        <w:t>(</w:t>
      </w:r>
      <w:r w:rsidR="00B30251" w:rsidRPr="00A95D68">
        <w:t xml:space="preserve">katto </w:t>
      </w:r>
      <w:r w:rsidR="00B34445">
        <w:t>kohđast</w:t>
      </w:r>
      <w:r w:rsidR="00475105">
        <w:t>a 3.1.5</w:t>
      </w:r>
      <w:r w:rsidR="008F5716">
        <w:t xml:space="preserve"> </w:t>
      </w:r>
      <w:r w:rsidR="008F5716">
        <w:rPr>
          <w:i/>
        </w:rPr>
        <w:t>tV</w:t>
      </w:r>
      <w:r w:rsidR="00E56319">
        <w:rPr>
          <w:i/>
        </w:rPr>
        <w:t xml:space="preserve"> </w:t>
      </w:r>
      <w:r w:rsidR="00E56319">
        <w:t>:</w:t>
      </w:r>
      <w:r w:rsidR="008F5716" w:rsidRPr="00850AFF">
        <w:rPr>
          <w:i/>
        </w:rPr>
        <w:t xml:space="preserve"> si</w:t>
      </w:r>
      <w:r w:rsidR="008F5716">
        <w:t xml:space="preserve"> -vaihettelu</w:t>
      </w:r>
      <w:r w:rsidR="00B30251" w:rsidRPr="00A95D68">
        <w:t xml:space="preserve">). </w:t>
      </w:r>
      <w:r w:rsidR="00546117" w:rsidRPr="00A95D68">
        <w:t>Rangasta löyttyy kuitenki vaihettel</w:t>
      </w:r>
      <w:r w:rsidR="00C7199B" w:rsidRPr="00A95D68">
        <w:t>lu</w:t>
      </w:r>
      <w:r w:rsidR="00546117" w:rsidRPr="00A95D68">
        <w:t xml:space="preserve">u </w:t>
      </w:r>
      <w:r w:rsidR="00CE2B0B">
        <w:t>I:0</w:t>
      </w:r>
      <w:r w:rsidR="00546117" w:rsidRPr="00A95D68">
        <w:t xml:space="preserve">, esimerkiksi </w:t>
      </w:r>
      <w:r w:rsidR="0075485B">
        <w:t>(</w:t>
      </w:r>
      <w:r w:rsidR="00546117" w:rsidRPr="00A95D68">
        <w:t xml:space="preserve">sg.nom. : sg.gen. : sg.part. : sg.ess.) </w:t>
      </w:r>
      <w:r w:rsidR="00546117" w:rsidRPr="009405B9">
        <w:rPr>
          <w:i/>
        </w:rPr>
        <w:t xml:space="preserve">käsi </w:t>
      </w:r>
      <w:r w:rsidR="0075485B" w:rsidRPr="0075485B">
        <w:t>:</w:t>
      </w:r>
      <w:r w:rsidR="00546117" w:rsidRPr="009405B9">
        <w:rPr>
          <w:i/>
        </w:rPr>
        <w:t xml:space="preserve"> kä</w:t>
      </w:r>
      <w:r w:rsidR="0075485B" w:rsidRPr="0075485B">
        <w:t>(</w:t>
      </w:r>
      <w:r w:rsidR="00546117" w:rsidRPr="009405B9">
        <w:rPr>
          <w:i/>
        </w:rPr>
        <w:t>đ</w:t>
      </w:r>
      <w:r w:rsidR="0075485B" w:rsidRPr="0075485B">
        <w:t>)</w:t>
      </w:r>
      <w:r w:rsidR="00546117" w:rsidRPr="009405B9">
        <w:rPr>
          <w:i/>
        </w:rPr>
        <w:t>e</w:t>
      </w:r>
      <w:r w:rsidR="0098090B" w:rsidRPr="0098090B">
        <w:t>/</w:t>
      </w:r>
      <w:r w:rsidR="00546117" w:rsidRPr="009405B9">
        <w:rPr>
          <w:i/>
        </w:rPr>
        <w:t xml:space="preserve">n </w:t>
      </w:r>
      <w:r w:rsidR="0075485B" w:rsidRPr="0075485B">
        <w:t>:</w:t>
      </w:r>
      <w:r w:rsidR="00546117" w:rsidRPr="009405B9">
        <w:rPr>
          <w:i/>
        </w:rPr>
        <w:t xml:space="preserve"> kät</w:t>
      </w:r>
      <w:r w:rsidR="0098090B" w:rsidRPr="0098090B">
        <w:t>/</w:t>
      </w:r>
      <w:r w:rsidR="00546117" w:rsidRPr="009405B9">
        <w:rPr>
          <w:i/>
        </w:rPr>
        <w:t xml:space="preserve">tä </w:t>
      </w:r>
      <w:r w:rsidR="0075485B" w:rsidRPr="0075485B">
        <w:t>:</w:t>
      </w:r>
      <w:r w:rsidR="00546117" w:rsidRPr="009405B9">
        <w:rPr>
          <w:i/>
        </w:rPr>
        <w:t xml:space="preserve"> käte</w:t>
      </w:r>
      <w:r w:rsidR="0098090B" w:rsidRPr="0098090B">
        <w:t>/</w:t>
      </w:r>
      <w:r w:rsidR="00546117" w:rsidRPr="009405B9">
        <w:rPr>
          <w:i/>
        </w:rPr>
        <w:t>nä</w:t>
      </w:r>
      <w:r w:rsidR="0075485B" w:rsidRPr="0075485B">
        <w:t>,</w:t>
      </w:r>
      <w:r w:rsidR="00546117" w:rsidRPr="009405B9">
        <w:rPr>
          <w:i/>
        </w:rPr>
        <w:t xml:space="preserve"> hirsi </w:t>
      </w:r>
      <w:r w:rsidR="0075485B" w:rsidRPr="0075485B">
        <w:t>:</w:t>
      </w:r>
      <w:r w:rsidR="00546117" w:rsidRPr="009405B9">
        <w:rPr>
          <w:i/>
        </w:rPr>
        <w:t xml:space="preserve"> hirre</w:t>
      </w:r>
      <w:r w:rsidR="0098090B" w:rsidRPr="0098090B">
        <w:t>/</w:t>
      </w:r>
      <w:r w:rsidR="00546117" w:rsidRPr="009405B9">
        <w:rPr>
          <w:i/>
        </w:rPr>
        <w:t xml:space="preserve">n </w:t>
      </w:r>
      <w:r w:rsidR="0075485B" w:rsidRPr="0075485B">
        <w:t>:</w:t>
      </w:r>
      <w:r w:rsidR="00546117" w:rsidRPr="009405B9">
        <w:rPr>
          <w:i/>
        </w:rPr>
        <w:t xml:space="preserve"> hirt</w:t>
      </w:r>
      <w:r w:rsidR="0098090B" w:rsidRPr="0098090B">
        <w:t>/</w:t>
      </w:r>
      <w:r w:rsidR="00546117" w:rsidRPr="009405B9">
        <w:rPr>
          <w:i/>
        </w:rPr>
        <w:t xml:space="preserve">tä </w:t>
      </w:r>
      <w:r w:rsidR="0075485B" w:rsidRPr="0075485B">
        <w:t>:</w:t>
      </w:r>
      <w:r w:rsidR="00546117" w:rsidRPr="009405B9">
        <w:rPr>
          <w:i/>
        </w:rPr>
        <w:t xml:space="preserve"> hirte</w:t>
      </w:r>
      <w:r w:rsidR="0098090B" w:rsidRPr="0098090B">
        <w:t>/</w:t>
      </w:r>
      <w:r w:rsidR="00546117" w:rsidRPr="009405B9">
        <w:rPr>
          <w:i/>
        </w:rPr>
        <w:t>nä</w:t>
      </w:r>
      <w:r w:rsidR="0075485B" w:rsidRPr="0075485B">
        <w:t>,</w:t>
      </w:r>
      <w:r w:rsidR="00546117" w:rsidRPr="009405B9">
        <w:rPr>
          <w:i/>
        </w:rPr>
        <w:t xml:space="preserve"> kaksi </w:t>
      </w:r>
      <w:r w:rsidR="0075485B" w:rsidRPr="0075485B">
        <w:t>:</w:t>
      </w:r>
      <w:r w:rsidR="00546117" w:rsidRPr="009405B9">
        <w:rPr>
          <w:i/>
        </w:rPr>
        <w:t xml:space="preserve"> kah</w:t>
      </w:r>
      <w:r w:rsidR="0075485B" w:rsidRPr="0075485B">
        <w:t>(</w:t>
      </w:r>
      <w:r w:rsidR="00546117" w:rsidRPr="009405B9">
        <w:rPr>
          <w:i/>
        </w:rPr>
        <w:t>đ</w:t>
      </w:r>
      <w:r w:rsidR="0075485B" w:rsidRPr="0075485B">
        <w:t>)</w:t>
      </w:r>
      <w:r w:rsidR="00546117" w:rsidRPr="009405B9">
        <w:rPr>
          <w:i/>
        </w:rPr>
        <w:t>e</w:t>
      </w:r>
      <w:r w:rsidR="0098090B" w:rsidRPr="0098090B">
        <w:t>/</w:t>
      </w:r>
      <w:r w:rsidR="00546117" w:rsidRPr="009405B9">
        <w:rPr>
          <w:i/>
        </w:rPr>
        <w:t xml:space="preserve">n </w:t>
      </w:r>
      <w:r w:rsidR="0075485B" w:rsidRPr="0075485B">
        <w:t>:</w:t>
      </w:r>
      <w:r w:rsidR="00546117" w:rsidRPr="009405B9">
        <w:rPr>
          <w:i/>
        </w:rPr>
        <w:t xml:space="preserve"> kah</w:t>
      </w:r>
      <w:r w:rsidR="0098090B" w:rsidRPr="0098090B">
        <w:t>/</w:t>
      </w:r>
      <w:r w:rsidR="00546117" w:rsidRPr="009405B9">
        <w:rPr>
          <w:i/>
        </w:rPr>
        <w:t xml:space="preserve">ta </w:t>
      </w:r>
      <w:r w:rsidR="0075485B" w:rsidRPr="0075485B">
        <w:t>:</w:t>
      </w:r>
      <w:r w:rsidR="00546117" w:rsidRPr="009405B9">
        <w:rPr>
          <w:i/>
        </w:rPr>
        <w:t xml:space="preserve"> kahte</w:t>
      </w:r>
      <w:r w:rsidR="0098090B" w:rsidRPr="0098090B">
        <w:t>/</w:t>
      </w:r>
      <w:r w:rsidR="00546117" w:rsidRPr="009405B9">
        <w:rPr>
          <w:i/>
        </w:rPr>
        <w:t>na</w:t>
      </w:r>
      <w:r w:rsidR="00546117" w:rsidRPr="00A95D68">
        <w:t>.</w:t>
      </w:r>
      <w:r w:rsidR="00542EF5" w:rsidRPr="00A95D68">
        <w:t xml:space="preserve"> Lisäksi p</w:t>
      </w:r>
      <w:r w:rsidR="00B30251" w:rsidRPr="00A95D68">
        <w:t>luraali</w:t>
      </w:r>
      <w:r w:rsidR="00542EF5" w:rsidRPr="00A95D68">
        <w:t>n partiti</w:t>
      </w:r>
      <w:r w:rsidR="00754960">
        <w:t>i</w:t>
      </w:r>
      <w:r w:rsidR="00542EF5" w:rsidRPr="00A95D68">
        <w:t xml:space="preserve">vista löyttyy Porsangin </w:t>
      </w:r>
      <w:r w:rsidR="009405B9">
        <w:t xml:space="preserve">ja Raisin </w:t>
      </w:r>
      <w:r w:rsidR="00E46A35">
        <w:t>varieteet</w:t>
      </w:r>
      <w:r w:rsidR="00542EF5" w:rsidRPr="00A95D68">
        <w:t>i</w:t>
      </w:r>
      <w:r w:rsidR="007026A5">
        <w:t>i</w:t>
      </w:r>
      <w:r w:rsidR="00542EF5" w:rsidRPr="00A95D68">
        <w:t>sta vaihettell</w:t>
      </w:r>
      <w:r w:rsidR="00CE35BD">
        <w:t>uu I:</w:t>
      </w:r>
      <w:r w:rsidR="00542EF5" w:rsidRPr="00A95D68">
        <w:t xml:space="preserve">II. Esimerkkii: </w:t>
      </w:r>
      <w:r w:rsidR="0075485B">
        <w:t>(</w:t>
      </w:r>
      <w:r w:rsidR="00581645" w:rsidRPr="00A95D68">
        <w:t>sg.nom.</w:t>
      </w:r>
      <w:r w:rsidR="00B30251" w:rsidRPr="00A95D68">
        <w:t xml:space="preserve"> : </w:t>
      </w:r>
      <w:r w:rsidR="002776C4" w:rsidRPr="00A95D68">
        <w:t>pl.part.</w:t>
      </w:r>
      <w:r w:rsidR="00B30251" w:rsidRPr="00A95D68">
        <w:t xml:space="preserve"> : </w:t>
      </w:r>
      <w:r w:rsidR="00A97B87">
        <w:t>pl.</w:t>
      </w:r>
      <w:r w:rsidR="00B30251" w:rsidRPr="00A95D68">
        <w:t xml:space="preserve">iness.) </w:t>
      </w:r>
      <w:r w:rsidR="00754960">
        <w:rPr>
          <w:i/>
        </w:rPr>
        <w:t xml:space="preserve">lohi </w:t>
      </w:r>
      <w:r w:rsidR="0075485B" w:rsidRPr="0075485B">
        <w:t>:</w:t>
      </w:r>
      <w:r w:rsidR="00754960">
        <w:rPr>
          <w:i/>
        </w:rPr>
        <w:t xml:space="preserve"> lohh</w:t>
      </w:r>
      <w:r w:rsidR="0098090B" w:rsidRPr="0098090B">
        <w:t>/</w:t>
      </w:r>
      <w:r w:rsidR="00754960">
        <w:rPr>
          <w:i/>
        </w:rPr>
        <w:t>i</w:t>
      </w:r>
      <w:r w:rsidR="0098090B" w:rsidRPr="0098090B">
        <w:t>/</w:t>
      </w:r>
      <w:r w:rsidR="00754960">
        <w:rPr>
          <w:i/>
        </w:rPr>
        <w:t xml:space="preserve">i </w:t>
      </w:r>
      <w:r w:rsidR="0075485B" w:rsidRPr="0075485B">
        <w:t>:</w:t>
      </w:r>
      <w:r w:rsidR="00754960">
        <w:rPr>
          <w:i/>
        </w:rPr>
        <w:t xml:space="preserve"> loh</w:t>
      </w:r>
      <w:r w:rsidR="0098090B" w:rsidRPr="0098090B">
        <w:t>/</w:t>
      </w:r>
      <w:r w:rsidR="00B30251" w:rsidRPr="00E926BB">
        <w:rPr>
          <w:i/>
        </w:rPr>
        <w:t>i</w:t>
      </w:r>
      <w:r w:rsidR="0098090B" w:rsidRPr="0098090B">
        <w:t>/</w:t>
      </w:r>
      <w:r w:rsidR="00B30251" w:rsidRPr="00E926BB">
        <w:rPr>
          <w:i/>
        </w:rPr>
        <w:t>ssa</w:t>
      </w:r>
      <w:r w:rsidR="0075485B" w:rsidRPr="0075485B">
        <w:t>,</w:t>
      </w:r>
      <w:r w:rsidR="00B30251" w:rsidRPr="00E926BB">
        <w:rPr>
          <w:i/>
        </w:rPr>
        <w:t xml:space="preserve"> käsi </w:t>
      </w:r>
      <w:r w:rsidR="0075485B" w:rsidRPr="0075485B">
        <w:t>:</w:t>
      </w:r>
      <w:r w:rsidR="00B30251" w:rsidRPr="00E926BB">
        <w:rPr>
          <w:i/>
        </w:rPr>
        <w:t xml:space="preserve"> käss</w:t>
      </w:r>
      <w:r w:rsidR="0098090B" w:rsidRPr="0098090B">
        <w:t>/</w:t>
      </w:r>
      <w:r w:rsidR="00B30251" w:rsidRPr="00E926BB">
        <w:rPr>
          <w:i/>
        </w:rPr>
        <w:t>i</w:t>
      </w:r>
      <w:r w:rsidR="0098090B" w:rsidRPr="0098090B">
        <w:t>/</w:t>
      </w:r>
      <w:r w:rsidR="00B30251" w:rsidRPr="00E926BB">
        <w:rPr>
          <w:i/>
        </w:rPr>
        <w:t xml:space="preserve">i </w:t>
      </w:r>
      <w:r w:rsidR="0075485B" w:rsidRPr="0075485B">
        <w:t>:</w:t>
      </w:r>
      <w:r w:rsidR="00B30251" w:rsidRPr="00E926BB">
        <w:rPr>
          <w:i/>
        </w:rPr>
        <w:t xml:space="preserve"> käs</w:t>
      </w:r>
      <w:r w:rsidR="0098090B" w:rsidRPr="0098090B">
        <w:t>/</w:t>
      </w:r>
      <w:r w:rsidR="00B30251" w:rsidRPr="00E926BB">
        <w:rPr>
          <w:i/>
        </w:rPr>
        <w:t>i</w:t>
      </w:r>
      <w:r w:rsidR="0098090B" w:rsidRPr="0098090B">
        <w:t>/</w:t>
      </w:r>
      <w:r w:rsidR="00B30251" w:rsidRPr="00E926BB">
        <w:rPr>
          <w:i/>
        </w:rPr>
        <w:t>ssä</w:t>
      </w:r>
      <w:r w:rsidR="0075485B" w:rsidRPr="0075485B">
        <w:t>,</w:t>
      </w:r>
      <w:r w:rsidR="00B30251" w:rsidRPr="00E926BB">
        <w:rPr>
          <w:i/>
        </w:rPr>
        <w:t xml:space="preserve"> viisi </w:t>
      </w:r>
      <w:r w:rsidR="0075485B" w:rsidRPr="0075485B">
        <w:t>:</w:t>
      </w:r>
      <w:r w:rsidR="00B30251" w:rsidRPr="00E926BB">
        <w:rPr>
          <w:i/>
        </w:rPr>
        <w:t xml:space="preserve"> viiss</w:t>
      </w:r>
      <w:r w:rsidR="0098090B" w:rsidRPr="0098090B">
        <w:t>/</w:t>
      </w:r>
      <w:r w:rsidR="00B30251" w:rsidRPr="00E926BB">
        <w:rPr>
          <w:i/>
        </w:rPr>
        <w:t>i</w:t>
      </w:r>
      <w:r w:rsidR="0098090B" w:rsidRPr="0098090B">
        <w:t>/</w:t>
      </w:r>
      <w:r w:rsidR="00B30251" w:rsidRPr="00E926BB">
        <w:rPr>
          <w:i/>
        </w:rPr>
        <w:t xml:space="preserve">i </w:t>
      </w:r>
      <w:r w:rsidR="0075485B" w:rsidRPr="0075485B">
        <w:t>:</w:t>
      </w:r>
      <w:r w:rsidR="00B30251" w:rsidRPr="00E926BB">
        <w:rPr>
          <w:i/>
        </w:rPr>
        <w:t xml:space="preserve"> viis</w:t>
      </w:r>
      <w:r w:rsidR="0098090B" w:rsidRPr="0098090B">
        <w:t>/</w:t>
      </w:r>
      <w:r w:rsidR="00B30251" w:rsidRPr="00E926BB">
        <w:rPr>
          <w:i/>
        </w:rPr>
        <w:t>i</w:t>
      </w:r>
      <w:r w:rsidR="0098090B" w:rsidRPr="0098090B">
        <w:t>/</w:t>
      </w:r>
      <w:r w:rsidR="00B30251" w:rsidRPr="00E926BB">
        <w:rPr>
          <w:i/>
        </w:rPr>
        <w:t>ssä</w:t>
      </w:r>
      <w:r w:rsidR="00434BB9">
        <w:t>,</w:t>
      </w:r>
      <w:r w:rsidR="00542EF5" w:rsidRPr="00E926BB">
        <w:rPr>
          <w:i/>
        </w:rPr>
        <w:t xml:space="preserve"> hirsi </w:t>
      </w:r>
      <w:r w:rsidR="0075485B" w:rsidRPr="0075485B">
        <w:t>:</w:t>
      </w:r>
      <w:r w:rsidR="00542EF5" w:rsidRPr="00E926BB">
        <w:rPr>
          <w:i/>
        </w:rPr>
        <w:t xml:space="preserve"> hirss</w:t>
      </w:r>
      <w:r w:rsidR="0098090B" w:rsidRPr="0098090B">
        <w:t>/</w:t>
      </w:r>
      <w:r w:rsidR="00542EF5" w:rsidRPr="00E926BB">
        <w:rPr>
          <w:i/>
        </w:rPr>
        <w:t>i</w:t>
      </w:r>
      <w:r w:rsidR="0098090B" w:rsidRPr="0098090B">
        <w:t>/</w:t>
      </w:r>
      <w:r w:rsidR="00542EF5" w:rsidRPr="00E926BB">
        <w:rPr>
          <w:i/>
        </w:rPr>
        <w:t xml:space="preserve">i </w:t>
      </w:r>
      <w:r w:rsidR="0075485B" w:rsidRPr="0075485B">
        <w:t>:</w:t>
      </w:r>
      <w:r w:rsidR="00542EF5" w:rsidRPr="00E926BB">
        <w:rPr>
          <w:i/>
        </w:rPr>
        <w:t xml:space="preserve"> hirs</w:t>
      </w:r>
      <w:r w:rsidR="0098090B" w:rsidRPr="0098090B">
        <w:t>/</w:t>
      </w:r>
      <w:r w:rsidR="00542EF5" w:rsidRPr="00E926BB">
        <w:rPr>
          <w:i/>
        </w:rPr>
        <w:t>i</w:t>
      </w:r>
      <w:r w:rsidR="0098090B" w:rsidRPr="0098090B">
        <w:t>/</w:t>
      </w:r>
      <w:r w:rsidR="00542EF5" w:rsidRPr="00E926BB">
        <w:rPr>
          <w:i/>
        </w:rPr>
        <w:t>ssä</w:t>
      </w:r>
      <w:r w:rsidR="005E4BD1">
        <w:t>.</w:t>
      </w:r>
    </w:p>
    <w:p w14:paraId="000DBDF0" w14:textId="7D646292" w:rsidR="00B30251" w:rsidRPr="00A95D68" w:rsidRDefault="001D0A78" w:rsidP="00BD2A19">
      <w:pPr>
        <w:pStyle w:val="Overskrift3"/>
      </w:pPr>
      <w:bookmarkStart w:id="1250" w:name="_Toc84998032"/>
      <w:bookmarkStart w:id="1251" w:name="_Toc198266929"/>
      <w:bookmarkStart w:id="1252" w:name="_Toc209168681"/>
      <w:bookmarkStart w:id="1253" w:name="_Toc241129305"/>
      <w:bookmarkStart w:id="1254" w:name="_Toc311273808"/>
      <w:r>
        <w:t>Ushee</w:t>
      </w:r>
      <w:r w:rsidR="00B30251" w:rsidRPr="00A95D68">
        <w:t>mpi</w:t>
      </w:r>
      <w:r w:rsidR="006678A0">
        <w:t>tav</w:t>
      </w:r>
      <w:r w:rsidR="00B30251" w:rsidRPr="00A95D68">
        <w:t>uiset lyhykäisvokaaliset rangat</w:t>
      </w:r>
      <w:bookmarkEnd w:id="1250"/>
      <w:bookmarkEnd w:id="1251"/>
      <w:bookmarkEnd w:id="1252"/>
      <w:r w:rsidR="00C7199B" w:rsidRPr="00A95D68">
        <w:t xml:space="preserve"> eli tyyppi 2</w:t>
      </w:r>
      <w:bookmarkEnd w:id="1253"/>
      <w:bookmarkEnd w:id="1254"/>
    </w:p>
    <w:p w14:paraId="2A3C58E9" w14:textId="0706A7CF" w:rsidR="00B30251" w:rsidRPr="00A95D68" w:rsidRDefault="00AE4063" w:rsidP="00BD2A19">
      <w:pPr>
        <w:pStyle w:val="Liste-forts2"/>
        <w:tabs>
          <w:tab w:val="left" w:pos="0"/>
          <w:tab w:val="left" w:pos="567"/>
        </w:tabs>
        <w:spacing w:before="120"/>
        <w:ind w:left="0"/>
        <w:contextualSpacing w:val="0"/>
      </w:pPr>
      <w:r w:rsidRPr="00A95D68">
        <w:t xml:space="preserve">Tyypissä 2 eli </w:t>
      </w:r>
      <w:r w:rsidR="001D0A78" w:rsidRPr="00565F79">
        <w:rPr>
          <w:smallCaps/>
        </w:rPr>
        <w:t>ushee</w:t>
      </w:r>
      <w:r w:rsidR="00B30251" w:rsidRPr="00565F79">
        <w:rPr>
          <w:smallCaps/>
        </w:rPr>
        <w:t>mpi</w:t>
      </w:r>
      <w:r w:rsidR="006678A0">
        <w:rPr>
          <w:smallCaps/>
        </w:rPr>
        <w:t>tav</w:t>
      </w:r>
      <w:r w:rsidR="00B30251" w:rsidRPr="00565F79">
        <w:rPr>
          <w:smallCaps/>
        </w:rPr>
        <w:t>ui</w:t>
      </w:r>
      <w:r w:rsidRPr="00565F79">
        <w:rPr>
          <w:smallCaps/>
        </w:rPr>
        <w:t>set</w:t>
      </w:r>
      <w:r w:rsidR="00B30251" w:rsidRPr="00565F79">
        <w:rPr>
          <w:smallCaps/>
        </w:rPr>
        <w:t xml:space="preserve"> lyhykäisvokaali</w:t>
      </w:r>
      <w:r w:rsidRPr="00565F79">
        <w:rPr>
          <w:smallCaps/>
        </w:rPr>
        <w:t>set nomenit</w:t>
      </w:r>
      <w:r w:rsidR="00B30251" w:rsidRPr="00A95D68">
        <w:t xml:space="preserve"> vokaalirangassa oon enämpi ko kaksi</w:t>
      </w:r>
      <w:r w:rsidR="007E73C9">
        <w:t xml:space="preserve"> </w:t>
      </w:r>
      <w:r w:rsidR="0097614E">
        <w:t>tavvuu</w:t>
      </w:r>
      <w:r w:rsidR="00B30251" w:rsidRPr="00A95D68">
        <w:t xml:space="preserve"> ja vokaaliranka loppuu yhtheen vokaalhiin.</w:t>
      </w:r>
      <w:r w:rsidR="00BC1CD7">
        <w:t xml:space="preserve"> T</w:t>
      </w:r>
      <w:r w:rsidR="006678A0">
        <w:t>av</w:t>
      </w:r>
      <w:r w:rsidR="00BC1CD7">
        <w:t>v</w:t>
      </w:r>
      <w:r w:rsidR="00B30251" w:rsidRPr="00A95D68">
        <w:t xml:space="preserve">ui </w:t>
      </w:r>
      <w:r w:rsidR="00B30251" w:rsidRPr="00A95D68">
        <w:lastRenderedPageBreak/>
        <w:t>saattaa olla vaikka kunka monta; tavalisesti kuitenki vain kolme eli nelje. Semmoissii yh</w:t>
      </w:r>
      <w:r w:rsidR="00B30251" w:rsidRPr="00A95D68">
        <w:rPr>
          <w:lang w:val="en-US"/>
        </w:rPr>
        <w:t>đ</w:t>
      </w:r>
      <w:r w:rsidR="00B30251" w:rsidRPr="00A95D68">
        <w:t xml:space="preserve">yssannoi ko esimerkiksi </w:t>
      </w:r>
      <w:r w:rsidR="0004126F">
        <w:rPr>
          <w:i/>
        </w:rPr>
        <w:t>kesäpäivä</w:t>
      </w:r>
      <w:r w:rsidR="00B30251" w:rsidRPr="00A95D68">
        <w:t xml:space="preserve">, </w:t>
      </w:r>
      <w:r w:rsidR="0004126F">
        <w:t xml:space="preserve">mikä oon pantu kokhoon sanoista </w:t>
      </w:r>
      <w:r w:rsidR="0004126F">
        <w:rPr>
          <w:i/>
        </w:rPr>
        <w:t xml:space="preserve">kesä </w:t>
      </w:r>
      <w:r w:rsidR="0004126F">
        <w:t xml:space="preserve">ja </w:t>
      </w:r>
      <w:r w:rsidR="0004126F">
        <w:rPr>
          <w:i/>
        </w:rPr>
        <w:t>päivä</w:t>
      </w:r>
      <w:r w:rsidR="0075485B" w:rsidRPr="0075485B">
        <w:t>,</w:t>
      </w:r>
      <w:r w:rsidR="0004126F">
        <w:rPr>
          <w:i/>
        </w:rPr>
        <w:t xml:space="preserve"> </w:t>
      </w:r>
      <w:r w:rsidR="0004126F" w:rsidRPr="0004126F">
        <w:t xml:space="preserve">ja </w:t>
      </w:r>
      <w:r w:rsidR="0004126F">
        <w:t>missä</w:t>
      </w:r>
      <w:r w:rsidR="00B30251" w:rsidRPr="00A95D68">
        <w:t xml:space="preserve"> yhtheensä oon nelje</w:t>
      </w:r>
      <w:r w:rsidR="007E73C9">
        <w:t xml:space="preserve"> </w:t>
      </w:r>
      <w:r w:rsidR="0097614E">
        <w:t>tavvuu</w:t>
      </w:r>
      <w:r w:rsidR="00B30251" w:rsidRPr="00A95D68">
        <w:t>, ei kuitenkhaan kattota</w:t>
      </w:r>
      <w:r w:rsidR="002C2EA8" w:rsidRPr="00A95D68">
        <w:t xml:space="preserve"> usheem</w:t>
      </w:r>
      <w:r w:rsidR="00B30251" w:rsidRPr="00A95D68">
        <w:t>pi</w:t>
      </w:r>
      <w:r w:rsidR="006678A0">
        <w:t>tav</w:t>
      </w:r>
      <w:r w:rsidR="00B30251" w:rsidRPr="00A95D68">
        <w:t xml:space="preserve">uiseksi. Yhđyssanat taivutethaan </w:t>
      </w:r>
      <w:r w:rsidR="0004126F">
        <w:t>kombinas</w:t>
      </w:r>
      <w:r w:rsidR="005C5428" w:rsidRPr="00A95D68">
        <w:t>uu</w:t>
      </w:r>
      <w:r w:rsidR="00B30251" w:rsidRPr="00A95D68">
        <w:t xml:space="preserve">nin viimi sanan jälkhiin, eli sitte </w:t>
      </w:r>
      <w:r w:rsidR="0004126F">
        <w:rPr>
          <w:i/>
        </w:rPr>
        <w:t>kesäpäivä</w:t>
      </w:r>
      <w:r w:rsidR="00B30251" w:rsidRPr="00A95D68">
        <w:t xml:space="preserve"> taippuu ko kaksi</w:t>
      </w:r>
      <w:r w:rsidR="006678A0">
        <w:t>tav</w:t>
      </w:r>
      <w:r w:rsidR="00B30251" w:rsidRPr="00A95D68">
        <w:t>uinen sana.</w:t>
      </w:r>
    </w:p>
    <w:p w14:paraId="682BA960" w14:textId="229CAEF6" w:rsidR="00B30251" w:rsidRPr="00A95D68" w:rsidRDefault="001D0A78" w:rsidP="00BD2A19">
      <w:pPr>
        <w:pStyle w:val="Liste-forts2"/>
        <w:tabs>
          <w:tab w:val="left" w:pos="0"/>
          <w:tab w:val="left" w:pos="567"/>
        </w:tabs>
        <w:spacing w:before="120"/>
        <w:ind w:left="0"/>
        <w:contextualSpacing w:val="0"/>
      </w:pPr>
      <w:r>
        <w:t>Ushee</w:t>
      </w:r>
      <w:r w:rsidR="00B30251" w:rsidRPr="00A95D68">
        <w:t>mpi</w:t>
      </w:r>
      <w:r w:rsidR="006678A0">
        <w:t>tav</w:t>
      </w:r>
      <w:r w:rsidR="00B30251" w:rsidRPr="00A95D68">
        <w:t xml:space="preserve">uissiiki nomeniita oon sekä yksirankaissii </w:t>
      </w:r>
      <w:r w:rsidR="0075485B">
        <w:t>(</w:t>
      </w:r>
      <w:r w:rsidR="00AE4063" w:rsidRPr="00A95D68">
        <w:t xml:space="preserve">tyyppi 2.1) </w:t>
      </w:r>
      <w:r w:rsidR="00B30251" w:rsidRPr="00A95D68">
        <w:t>ette semmoissii, millä oon kans konsonanttiranka</w:t>
      </w:r>
      <w:r w:rsidR="00AE4063" w:rsidRPr="00A95D68">
        <w:t xml:space="preserve"> </w:t>
      </w:r>
      <w:r w:rsidR="0075485B">
        <w:t>(</w:t>
      </w:r>
      <w:r w:rsidR="00AE4063" w:rsidRPr="00A95D68">
        <w:t>tyyppi 2.2)</w:t>
      </w:r>
      <w:r w:rsidR="00B30251" w:rsidRPr="00A95D68">
        <w:t>.</w:t>
      </w:r>
      <w:r w:rsidR="002C2EA8" w:rsidRPr="00A95D68">
        <w:t xml:space="preserve"> </w:t>
      </w:r>
      <w:r w:rsidR="00E15641" w:rsidRPr="00A95D68">
        <w:t>U</w:t>
      </w:r>
      <w:r w:rsidR="002C2EA8" w:rsidRPr="00A95D68">
        <w:t>sheem</w:t>
      </w:r>
      <w:r w:rsidR="00B30251" w:rsidRPr="00A95D68">
        <w:t>pi</w:t>
      </w:r>
      <w:r w:rsidR="006678A0">
        <w:t>tav</w:t>
      </w:r>
      <w:r w:rsidR="00B30251" w:rsidRPr="00A95D68">
        <w:t xml:space="preserve">uiset nomenit oon siinä </w:t>
      </w:r>
      <w:r w:rsidR="00E15641" w:rsidRPr="00A95D68">
        <w:t>muun</w:t>
      </w:r>
      <w:r w:rsidR="00B30251" w:rsidRPr="00A95D68">
        <w:t>laiset ko kaksi</w:t>
      </w:r>
      <w:r w:rsidR="006678A0">
        <w:t>tav</w:t>
      </w:r>
      <w:r w:rsidR="00B30251" w:rsidRPr="00A95D68">
        <w:t xml:space="preserve">uiset, ette jos sanala oon konsonanttiranka, se se oon </w:t>
      </w:r>
      <w:r w:rsidR="002F53FF">
        <w:t>kohta kaikissa alatyypiissä</w:t>
      </w:r>
      <w:r w:rsidR="00B30251" w:rsidRPr="00A95D68">
        <w:t xml:space="preserve"> sama ko sanan singulaarin nominatiivi eli hakemasana; </w:t>
      </w:r>
      <w:r w:rsidR="00B30251" w:rsidRPr="005038A2">
        <w:t>kaksi</w:t>
      </w:r>
      <w:r w:rsidR="006678A0">
        <w:t>tav</w:t>
      </w:r>
      <w:r w:rsidR="00B30251" w:rsidRPr="005038A2">
        <w:t xml:space="preserve">uisissahan </w:t>
      </w:r>
      <w:r w:rsidR="00B30251" w:rsidRPr="00A95D68">
        <w:t xml:space="preserve">singulaarin nominatiivi loppuu </w:t>
      </w:r>
      <w:r w:rsidR="00B30251" w:rsidRPr="00C36E08">
        <w:rPr>
          <w:i/>
        </w:rPr>
        <w:t>i</w:t>
      </w:r>
      <w:r w:rsidR="00B30251" w:rsidRPr="00A95D68">
        <w:t>:hin.</w:t>
      </w:r>
    </w:p>
    <w:p w14:paraId="5F1C458E" w14:textId="344A9742" w:rsidR="00C7199B" w:rsidRPr="00A95D68" w:rsidRDefault="005038A2" w:rsidP="00C7199B">
      <w:pPr>
        <w:pStyle w:val="Overskrift4"/>
      </w:pPr>
      <w:bookmarkStart w:id="1255" w:name="_Toc311273809"/>
      <w:r>
        <w:t>Yksirankaiset ush</w:t>
      </w:r>
      <w:r w:rsidR="00C7199B" w:rsidRPr="00A95D68">
        <w:t>eempi</w:t>
      </w:r>
      <w:r w:rsidR="006678A0">
        <w:t>tav</w:t>
      </w:r>
      <w:r w:rsidR="00C7199B" w:rsidRPr="00A95D68">
        <w:t>uiset nomenit eli tyyppi 2.1</w:t>
      </w:r>
      <w:bookmarkEnd w:id="1255"/>
    </w:p>
    <w:p w14:paraId="166B22C1" w14:textId="77777777" w:rsidR="00F904D4" w:rsidRDefault="005038A2" w:rsidP="00C7199B">
      <w:pPr>
        <w:pStyle w:val="Liste-forts2"/>
        <w:spacing w:before="120"/>
        <w:ind w:left="0"/>
        <w:contextualSpacing w:val="0"/>
      </w:pPr>
      <w:r>
        <w:t>Tyypissä</w:t>
      </w:r>
      <w:r w:rsidR="00AE4063" w:rsidRPr="00A95D68">
        <w:t xml:space="preserve"> 2.1 eli </w:t>
      </w:r>
      <w:r w:rsidR="00AE4063" w:rsidRPr="00AD4137">
        <w:rPr>
          <w:smallCaps/>
        </w:rPr>
        <w:t>y</w:t>
      </w:r>
      <w:r w:rsidR="00B30251" w:rsidRPr="00AD4137">
        <w:rPr>
          <w:smallCaps/>
        </w:rPr>
        <w:t>ksirankais</w:t>
      </w:r>
      <w:r w:rsidR="000D55F9" w:rsidRPr="00AD4137">
        <w:rPr>
          <w:smallCaps/>
        </w:rPr>
        <w:t>et</w:t>
      </w:r>
      <w:r w:rsidR="002C2EA8" w:rsidRPr="00AD4137">
        <w:rPr>
          <w:smallCaps/>
        </w:rPr>
        <w:t xml:space="preserve"> usheem</w:t>
      </w:r>
      <w:r w:rsidR="00B30251" w:rsidRPr="00AD4137">
        <w:rPr>
          <w:smallCaps/>
        </w:rPr>
        <w:t>pi</w:t>
      </w:r>
      <w:r w:rsidR="006678A0">
        <w:rPr>
          <w:smallCaps/>
        </w:rPr>
        <w:t>tav</w:t>
      </w:r>
      <w:r w:rsidR="00B30251" w:rsidRPr="00AD4137">
        <w:rPr>
          <w:smallCaps/>
        </w:rPr>
        <w:t>uis</w:t>
      </w:r>
      <w:r w:rsidR="000D55F9" w:rsidRPr="00AD4137">
        <w:rPr>
          <w:smallCaps/>
        </w:rPr>
        <w:t>et</w:t>
      </w:r>
      <w:r w:rsidR="00B30251" w:rsidRPr="00AD4137">
        <w:rPr>
          <w:smallCaps/>
        </w:rPr>
        <w:t xml:space="preserve"> </w:t>
      </w:r>
      <w:r w:rsidR="00EF3D44">
        <w:rPr>
          <w:smallCaps/>
        </w:rPr>
        <w:t xml:space="preserve">lyhykäisvokaaliset </w:t>
      </w:r>
      <w:r w:rsidR="000D55F9" w:rsidRPr="00AD4137">
        <w:rPr>
          <w:smallCaps/>
        </w:rPr>
        <w:t>nomenit</w:t>
      </w:r>
      <w:r w:rsidR="00B30251" w:rsidRPr="00A95D68">
        <w:t xml:space="preserve"> </w:t>
      </w:r>
      <w:r>
        <w:t xml:space="preserve">rangan </w:t>
      </w:r>
      <w:r w:rsidR="00B30251" w:rsidRPr="00A95D68">
        <w:t xml:space="preserve">viimi vokaali </w:t>
      </w:r>
      <w:r w:rsidR="00E15641" w:rsidRPr="00A95D68">
        <w:t>saattaa</w:t>
      </w:r>
      <w:r w:rsidR="00B30251" w:rsidRPr="00A95D68">
        <w:t xml:space="preserve"> olla </w:t>
      </w:r>
      <w:r w:rsidR="00B30251" w:rsidRPr="005A139C">
        <w:rPr>
          <w:i/>
        </w:rPr>
        <w:t>i</w:t>
      </w:r>
      <w:r w:rsidR="0075485B" w:rsidRPr="0075485B">
        <w:t>,</w:t>
      </w:r>
      <w:r w:rsidR="00B30251" w:rsidRPr="005A139C">
        <w:rPr>
          <w:i/>
        </w:rPr>
        <w:t xml:space="preserve"> A</w:t>
      </w:r>
      <w:r w:rsidR="0075485B" w:rsidRPr="0075485B">
        <w:t>,</w:t>
      </w:r>
      <w:r w:rsidR="00B30251" w:rsidRPr="005A139C">
        <w:rPr>
          <w:i/>
        </w:rPr>
        <w:t xml:space="preserve"> O</w:t>
      </w:r>
      <w:r w:rsidR="00B30251" w:rsidRPr="00A95D68">
        <w:t xml:space="preserve"> eli </w:t>
      </w:r>
      <w:r w:rsidR="00B30251" w:rsidRPr="005A139C">
        <w:rPr>
          <w:i/>
        </w:rPr>
        <w:t>U</w:t>
      </w:r>
      <w:r w:rsidR="001B127A" w:rsidRPr="001B127A">
        <w:t>;</w:t>
      </w:r>
      <w:r w:rsidR="00B30251" w:rsidRPr="005A139C">
        <w:rPr>
          <w:i/>
        </w:rPr>
        <w:t xml:space="preserve"> e</w:t>
      </w:r>
      <w:r w:rsidR="00B30251" w:rsidRPr="00A95D68">
        <w:t xml:space="preserve"> se ei ole koskhaan. Rangan loppuvokaali oon sama ko singul</w:t>
      </w:r>
      <w:r w:rsidR="00EE404C">
        <w:t>aarin nominatiivin loppuvokaali</w:t>
      </w:r>
      <w:r w:rsidR="0080381B">
        <w:t xml:space="preserve">; poikkeemana kuitenki </w:t>
      </w:r>
      <w:r w:rsidR="0080381B" w:rsidRPr="0095160F">
        <w:t>komparatiivi</w:t>
      </w:r>
      <w:r w:rsidR="009A2B44">
        <w:t xml:space="preserve"> (katto kohđasta 5</w:t>
      </w:r>
      <w:r w:rsidR="0080381B">
        <w:t>.5.1)</w:t>
      </w:r>
      <w:r w:rsidR="00F904D4">
        <w:t>.</w:t>
      </w:r>
    </w:p>
    <w:p w14:paraId="6E0DC155" w14:textId="6C96AE51" w:rsidR="00B30251" w:rsidRPr="003703BF" w:rsidRDefault="00BF6E64" w:rsidP="00C7199B">
      <w:pPr>
        <w:pStyle w:val="Liste-forts2"/>
        <w:spacing w:before="120"/>
        <w:ind w:left="0"/>
        <w:contextualSpacing w:val="0"/>
        <w:rPr>
          <w:i/>
        </w:rPr>
      </w:pPr>
      <w:r>
        <w:t>Yksirankaiset ush</w:t>
      </w:r>
      <w:r w:rsidR="00E15641" w:rsidRPr="00A95D68">
        <w:t>eempi</w:t>
      </w:r>
      <w:r w:rsidR="006678A0">
        <w:t>tav</w:t>
      </w:r>
      <w:r w:rsidR="00E15641" w:rsidRPr="00A95D68">
        <w:t xml:space="preserve">uiset </w:t>
      </w:r>
      <w:r w:rsidR="000D7CFC">
        <w:t xml:space="preserve">lyhykäisvokaaliset </w:t>
      </w:r>
      <w:r w:rsidR="00E15641" w:rsidRPr="00A95D68">
        <w:t xml:space="preserve">nomenit oon ushein </w:t>
      </w:r>
      <w:r w:rsidR="00E15641" w:rsidRPr="005A139C">
        <w:rPr>
          <w:i/>
        </w:rPr>
        <w:t>i</w:t>
      </w:r>
      <w:r w:rsidR="00E15641" w:rsidRPr="00A95D68">
        <w:t xml:space="preserve">-loppuissii lainasannoi, mutta paljon oon kans </w:t>
      </w:r>
      <w:r w:rsidR="00AE29B2" w:rsidRPr="00A95D68">
        <w:t>suffiksillissii</w:t>
      </w:r>
      <w:r w:rsidR="00E15641" w:rsidRPr="00A95D68">
        <w:t xml:space="preserve"> sannoi </w:t>
      </w:r>
      <w:r w:rsidR="00E30C33">
        <w:t>niin ko</w:t>
      </w:r>
      <w:r w:rsidR="00E15641" w:rsidRPr="00A95D68">
        <w:t xml:space="preserve"> </w:t>
      </w:r>
      <w:r w:rsidR="00AE2DFE">
        <w:t>partisip</w:t>
      </w:r>
      <w:r w:rsidR="00AE29B2" w:rsidRPr="00A95D68">
        <w:t>in preesenshaamut ja tekkiijä</w:t>
      </w:r>
      <w:r w:rsidR="00BA37B9">
        <w:t>n</w:t>
      </w:r>
      <w:r w:rsidR="00AE29B2" w:rsidRPr="00A95D68">
        <w:t>nimet.</w:t>
      </w:r>
      <w:r w:rsidR="00E15641" w:rsidRPr="00A95D68">
        <w:t xml:space="preserve"> </w:t>
      </w:r>
      <w:r w:rsidR="006E2F00" w:rsidRPr="00A95D68">
        <w:t xml:space="preserve">Esimerkkii </w:t>
      </w:r>
      <w:r w:rsidR="009E4E84">
        <w:t>lainasan</w:t>
      </w:r>
      <w:r w:rsidR="006E2F00" w:rsidRPr="00A95D68">
        <w:t>oista</w:t>
      </w:r>
      <w:r w:rsidR="00377EE2">
        <w:t xml:space="preserve"> </w:t>
      </w:r>
      <w:r w:rsidR="00377EE2">
        <w:rPr>
          <w:i/>
        </w:rPr>
        <w:t>aviisi</w:t>
      </w:r>
      <w:r w:rsidR="0075485B" w:rsidRPr="0075485B">
        <w:t>,</w:t>
      </w:r>
      <w:r w:rsidR="00377EE2">
        <w:t xml:space="preserve"> </w:t>
      </w:r>
      <w:r w:rsidR="00377EE2">
        <w:rPr>
          <w:i/>
        </w:rPr>
        <w:t>masiini</w:t>
      </w:r>
      <w:r w:rsidR="0075485B" w:rsidRPr="0075485B">
        <w:t>,</w:t>
      </w:r>
      <w:r w:rsidR="006E2F00" w:rsidRPr="00A95D68">
        <w:t xml:space="preserve"> </w:t>
      </w:r>
      <w:r w:rsidR="00377EE2">
        <w:rPr>
          <w:i/>
        </w:rPr>
        <w:t>meininki</w:t>
      </w:r>
      <w:r w:rsidR="00B30251" w:rsidRPr="00A95D68">
        <w:t xml:space="preserve">, </w:t>
      </w:r>
      <w:r w:rsidR="00377EE2">
        <w:rPr>
          <w:i/>
        </w:rPr>
        <w:t>tuomari</w:t>
      </w:r>
      <w:r w:rsidR="0075485B" w:rsidRPr="0075485B">
        <w:t>,</w:t>
      </w:r>
      <w:r w:rsidR="00E136FD">
        <w:rPr>
          <w:i/>
        </w:rPr>
        <w:t xml:space="preserve"> täppeni</w:t>
      </w:r>
      <w:r w:rsidR="0075485B" w:rsidRPr="0075485B">
        <w:t>,</w:t>
      </w:r>
      <w:r w:rsidR="00E136FD">
        <w:rPr>
          <w:i/>
        </w:rPr>
        <w:t xml:space="preserve"> </w:t>
      </w:r>
      <w:r w:rsidR="00377EE2">
        <w:rPr>
          <w:i/>
        </w:rPr>
        <w:t>tunturi</w:t>
      </w:r>
      <w:r w:rsidR="0075485B" w:rsidRPr="0075485B">
        <w:t>,</w:t>
      </w:r>
      <w:r w:rsidR="00076FEF">
        <w:rPr>
          <w:i/>
        </w:rPr>
        <w:t xml:space="preserve"> </w:t>
      </w:r>
      <w:r w:rsidR="00B30251" w:rsidRPr="00A95D68">
        <w:t>kollektiivi</w:t>
      </w:r>
      <w:r w:rsidR="001409DB" w:rsidRPr="00A95D68">
        <w:t>derivasuuni</w:t>
      </w:r>
      <w:r w:rsidR="006E2F00" w:rsidRPr="00A95D68">
        <w:t>ista</w:t>
      </w:r>
      <w:r w:rsidR="005A139C">
        <w:t xml:space="preserve"> </w:t>
      </w:r>
      <w:r w:rsidR="0075485B">
        <w:t>(</w:t>
      </w:r>
      <w:r w:rsidR="00076FEF">
        <w:rPr>
          <w:i/>
        </w:rPr>
        <w:t xml:space="preserve">kivi </w:t>
      </w:r>
      <w:r w:rsidR="00076FEF">
        <w:t xml:space="preserve">→) </w:t>
      </w:r>
      <w:r w:rsidR="00076FEF">
        <w:rPr>
          <w:i/>
        </w:rPr>
        <w:t>kivikkö</w:t>
      </w:r>
      <w:r w:rsidR="0075485B" w:rsidRPr="0075485B">
        <w:t>,</w:t>
      </w:r>
      <w:r w:rsidR="00076FEF">
        <w:rPr>
          <w:i/>
        </w:rPr>
        <w:t xml:space="preserve"> </w:t>
      </w:r>
      <w:r w:rsidR="0075485B" w:rsidRPr="0075485B">
        <w:t>(</w:t>
      </w:r>
      <w:r w:rsidR="00076FEF">
        <w:rPr>
          <w:i/>
        </w:rPr>
        <w:t xml:space="preserve">mätäs </w:t>
      </w:r>
      <w:r w:rsidR="00076FEF">
        <w:t xml:space="preserve">→) </w:t>
      </w:r>
      <w:r w:rsidR="00076FEF">
        <w:rPr>
          <w:i/>
        </w:rPr>
        <w:t>mätikkö</w:t>
      </w:r>
      <w:r w:rsidR="0075485B" w:rsidRPr="0075485B">
        <w:t>,</w:t>
      </w:r>
      <w:r w:rsidR="00076FEF">
        <w:t xml:space="preserve"> </w:t>
      </w:r>
      <w:r w:rsidR="0075485B">
        <w:t>(</w:t>
      </w:r>
      <w:r w:rsidR="00076FEF">
        <w:t xml:space="preserve">paiju →) </w:t>
      </w:r>
      <w:r w:rsidR="00B30251" w:rsidRPr="005A139C">
        <w:rPr>
          <w:i/>
        </w:rPr>
        <w:t>pai</w:t>
      </w:r>
      <w:r w:rsidR="000D49B8">
        <w:rPr>
          <w:i/>
        </w:rPr>
        <w:t>j</w:t>
      </w:r>
      <w:r w:rsidR="00076FEF">
        <w:rPr>
          <w:i/>
        </w:rPr>
        <w:t>ukko</w:t>
      </w:r>
      <w:r w:rsidR="0075485B" w:rsidRPr="0075485B">
        <w:t>,</w:t>
      </w:r>
      <w:r w:rsidR="00076FEF">
        <w:rPr>
          <w:i/>
        </w:rPr>
        <w:t xml:space="preserve"> </w:t>
      </w:r>
      <w:r w:rsidR="0075485B">
        <w:t>(</w:t>
      </w:r>
      <w:r w:rsidR="00076FEF">
        <w:rPr>
          <w:i/>
        </w:rPr>
        <w:t xml:space="preserve">pensas </w:t>
      </w:r>
      <w:r w:rsidR="00076FEF">
        <w:t>→)</w:t>
      </w:r>
      <w:r w:rsidR="00076FEF">
        <w:rPr>
          <w:i/>
        </w:rPr>
        <w:t xml:space="preserve"> pensikkö</w:t>
      </w:r>
      <w:r w:rsidR="0075485B" w:rsidRPr="0075485B">
        <w:t>,</w:t>
      </w:r>
      <w:r w:rsidR="00076FEF">
        <w:rPr>
          <w:i/>
        </w:rPr>
        <w:t xml:space="preserve"> </w:t>
      </w:r>
      <w:r w:rsidR="0075485B">
        <w:t>(</w:t>
      </w:r>
      <w:r w:rsidR="00076FEF">
        <w:rPr>
          <w:i/>
        </w:rPr>
        <w:t xml:space="preserve">pounu </w:t>
      </w:r>
      <w:r w:rsidR="00076FEF">
        <w:t>→)</w:t>
      </w:r>
      <w:r w:rsidR="00076FEF">
        <w:rPr>
          <w:i/>
        </w:rPr>
        <w:t xml:space="preserve"> pounikko</w:t>
      </w:r>
      <w:r w:rsidR="0075485B" w:rsidRPr="0075485B">
        <w:t>,</w:t>
      </w:r>
      <w:r w:rsidR="00076FEF" w:rsidRPr="00A95D68">
        <w:t xml:space="preserve"> </w:t>
      </w:r>
      <w:r w:rsidR="00AE2DFE">
        <w:t>partisip</w:t>
      </w:r>
      <w:r w:rsidR="00076FEF">
        <w:t>in pree</w:t>
      </w:r>
      <w:r w:rsidR="00B30251" w:rsidRPr="00A95D68">
        <w:t>s</w:t>
      </w:r>
      <w:r w:rsidR="00076FEF">
        <w:t>ensistä</w:t>
      </w:r>
      <w:r w:rsidR="00B30251" w:rsidRPr="00A95D68">
        <w:t xml:space="preserve"> </w:t>
      </w:r>
      <w:r w:rsidR="0075485B">
        <w:t>(</w:t>
      </w:r>
      <w:r w:rsidR="00B30251" w:rsidRPr="00F76E2C">
        <w:rPr>
          <w:i/>
        </w:rPr>
        <w:t>soppi</w:t>
      </w:r>
      <w:r w:rsidR="0098090B" w:rsidRPr="0098090B">
        <w:t>/</w:t>
      </w:r>
      <w:r w:rsidR="00B30251" w:rsidRPr="00F76E2C">
        <w:rPr>
          <w:i/>
        </w:rPr>
        <w:t>it</w:t>
      </w:r>
      <w:r w:rsidR="0069440E">
        <w:t xml:space="preserve"> :</w:t>
      </w:r>
      <w:r w:rsidR="00B30251" w:rsidRPr="00A95D68">
        <w:t xml:space="preserve">) </w:t>
      </w:r>
      <w:r w:rsidR="00B30251" w:rsidRPr="00F76E2C">
        <w:rPr>
          <w:i/>
        </w:rPr>
        <w:t>sop</w:t>
      </w:r>
      <w:r w:rsidR="0075485B" w:rsidRPr="0075485B">
        <w:t>(</w:t>
      </w:r>
      <w:r w:rsidR="00B30251" w:rsidRPr="00F76E2C">
        <w:rPr>
          <w:i/>
        </w:rPr>
        <w:t>pi</w:t>
      </w:r>
      <w:r w:rsidR="0075485B" w:rsidRPr="0075485B">
        <w:t>)</w:t>
      </w:r>
      <w:r w:rsidR="00B30251" w:rsidRPr="00F76E2C">
        <w:rPr>
          <w:i/>
        </w:rPr>
        <w:t>iva</w:t>
      </w:r>
      <w:r w:rsidR="0075485B" w:rsidRPr="0075485B">
        <w:t>,</w:t>
      </w:r>
      <w:r w:rsidR="00076FEF">
        <w:rPr>
          <w:i/>
        </w:rPr>
        <w:t xml:space="preserve"> </w:t>
      </w:r>
      <w:r w:rsidR="0075485B" w:rsidRPr="0075485B">
        <w:t>(</w:t>
      </w:r>
      <w:r w:rsidR="00076FEF">
        <w:rPr>
          <w:i/>
        </w:rPr>
        <w:t xml:space="preserve">juosta </w:t>
      </w:r>
      <w:r w:rsidR="0069440E">
        <w:t>:)</w:t>
      </w:r>
      <w:r w:rsidR="00076FEF">
        <w:t xml:space="preserve"> </w:t>
      </w:r>
      <w:r w:rsidR="00076FEF">
        <w:rPr>
          <w:i/>
        </w:rPr>
        <w:t>juokse</w:t>
      </w:r>
      <w:r w:rsidR="0075485B" w:rsidRPr="0075485B">
        <w:t>(</w:t>
      </w:r>
      <w:r w:rsidR="00076FEF">
        <w:rPr>
          <w:i/>
        </w:rPr>
        <w:t>e</w:t>
      </w:r>
      <w:r w:rsidR="0075485B" w:rsidRPr="0075485B">
        <w:t>)</w:t>
      </w:r>
      <w:r w:rsidR="00076FEF">
        <w:rPr>
          <w:i/>
        </w:rPr>
        <w:t>va</w:t>
      </w:r>
      <w:r w:rsidR="00B30251" w:rsidRPr="00A95D68">
        <w:t xml:space="preserve">, </w:t>
      </w:r>
      <w:r w:rsidR="00076FEF">
        <w:t>tekkiijännimistä</w:t>
      </w:r>
      <w:r w:rsidR="00B30251" w:rsidRPr="00A95D68">
        <w:t xml:space="preserve"> </w:t>
      </w:r>
      <w:r w:rsidR="0075485B">
        <w:t>(</w:t>
      </w:r>
      <w:r w:rsidR="005A17DC" w:rsidRPr="00F76E2C">
        <w:rPr>
          <w:i/>
        </w:rPr>
        <w:t>kulkke</w:t>
      </w:r>
      <w:r w:rsidR="00B30251" w:rsidRPr="00F76E2C">
        <w:rPr>
          <w:i/>
        </w:rPr>
        <w:t xml:space="preserve">et </w:t>
      </w:r>
      <w:r w:rsidR="00BA1173" w:rsidRPr="00BA1173">
        <w:t>~</w:t>
      </w:r>
      <w:r w:rsidR="005A17DC" w:rsidRPr="00F76E2C">
        <w:rPr>
          <w:i/>
        </w:rPr>
        <w:t xml:space="preserve"> kulkea</w:t>
      </w:r>
      <w:r w:rsidR="0075485B" w:rsidRPr="0075485B">
        <w:t>(</w:t>
      </w:r>
      <w:r w:rsidR="005A17DC" w:rsidRPr="00F76E2C">
        <w:rPr>
          <w:i/>
        </w:rPr>
        <w:t>t</w:t>
      </w:r>
      <w:r w:rsidR="0075485B" w:rsidRPr="0075485B">
        <w:t>)</w:t>
      </w:r>
      <w:r w:rsidR="005A17DC" w:rsidRPr="00F76E2C">
        <w:rPr>
          <w:i/>
        </w:rPr>
        <w:t xml:space="preserve"> </w:t>
      </w:r>
      <w:r w:rsidR="00BA1173" w:rsidRPr="00BA1173">
        <w:t>~</w:t>
      </w:r>
      <w:r w:rsidR="005A17DC" w:rsidRPr="00F76E2C">
        <w:rPr>
          <w:i/>
        </w:rPr>
        <w:t xml:space="preserve"> kulkia</w:t>
      </w:r>
      <w:r w:rsidR="005A17DC" w:rsidRPr="00A95D68">
        <w:t xml:space="preserve"> </w:t>
      </w:r>
      <w:r w:rsidR="00B30251" w:rsidRPr="00A95D68">
        <w:t xml:space="preserve">→) </w:t>
      </w:r>
      <w:r w:rsidR="00B30251" w:rsidRPr="00B408B5">
        <w:rPr>
          <w:i/>
        </w:rPr>
        <w:t>kulk</w:t>
      </w:r>
      <w:r w:rsidR="0075485B" w:rsidRPr="0075485B">
        <w:t>(</w:t>
      </w:r>
      <w:r w:rsidR="00B30251" w:rsidRPr="00B408B5">
        <w:rPr>
          <w:i/>
        </w:rPr>
        <w:t>ki</w:t>
      </w:r>
      <w:r w:rsidR="0075485B" w:rsidRPr="0075485B">
        <w:t>)</w:t>
      </w:r>
      <w:r w:rsidR="00B52D60" w:rsidRPr="00B408B5">
        <w:rPr>
          <w:i/>
        </w:rPr>
        <w:t>ija</w:t>
      </w:r>
      <w:r w:rsidR="00CD1776" w:rsidRPr="00A95D68">
        <w:t xml:space="preserve">, </w:t>
      </w:r>
      <w:r w:rsidR="0075485B">
        <w:t>(</w:t>
      </w:r>
      <w:r w:rsidR="00CD1776" w:rsidRPr="00B408B5">
        <w:rPr>
          <w:i/>
        </w:rPr>
        <w:t>opettaa</w:t>
      </w:r>
      <w:r w:rsidR="0075485B" w:rsidRPr="0075485B">
        <w:t>(</w:t>
      </w:r>
      <w:r w:rsidR="00CD1776" w:rsidRPr="00B408B5">
        <w:rPr>
          <w:i/>
        </w:rPr>
        <w:t>t</w:t>
      </w:r>
      <w:r w:rsidR="00CD1776" w:rsidRPr="00A95D68">
        <w:t>) →)</w:t>
      </w:r>
      <w:r w:rsidR="00B9568E">
        <w:t xml:space="preserve"> </w:t>
      </w:r>
      <w:r w:rsidR="00CD1776" w:rsidRPr="00A95D68">
        <w:t xml:space="preserve">: </w:t>
      </w:r>
      <w:r w:rsidR="00CD1776" w:rsidRPr="00B9568E">
        <w:rPr>
          <w:i/>
        </w:rPr>
        <w:t>opetta</w:t>
      </w:r>
      <w:r w:rsidR="001B127A" w:rsidRPr="001B127A">
        <w:t>(</w:t>
      </w:r>
      <w:r w:rsidR="00B408B5" w:rsidRPr="00B9568E">
        <w:rPr>
          <w:i/>
        </w:rPr>
        <w:t>a</w:t>
      </w:r>
      <w:r w:rsidR="001B127A" w:rsidRPr="001B127A">
        <w:t>)</w:t>
      </w:r>
      <w:r w:rsidR="00B9568E" w:rsidRPr="00B9568E">
        <w:rPr>
          <w:i/>
        </w:rPr>
        <w:t>ja</w:t>
      </w:r>
      <w:r w:rsidR="00B30251" w:rsidRPr="00A95D68">
        <w:t>.</w:t>
      </w:r>
      <w:r w:rsidR="006E2F00" w:rsidRPr="00A95D68">
        <w:t xml:space="preserve"> Graadivaihettelu näissä oon ylheensä tyyppii </w:t>
      </w:r>
      <w:r w:rsidR="00B94D12">
        <w:t>II:I</w:t>
      </w:r>
      <w:r w:rsidR="003703BF">
        <w:t>:</w:t>
      </w:r>
      <w:r w:rsidR="006E2F00" w:rsidRPr="00A95D68">
        <w:t>II</w:t>
      </w:r>
      <w:r w:rsidR="00CD1776" w:rsidRPr="00A95D68">
        <w:t xml:space="preserve"> niin ko</w:t>
      </w:r>
      <w:r w:rsidR="00DB653E">
        <w:t xml:space="preserve"> </w:t>
      </w:r>
      <w:r w:rsidR="0075485B">
        <w:t>(</w:t>
      </w:r>
      <w:r w:rsidR="00DB653E" w:rsidRPr="00A95D68">
        <w:t>sg.nom. : sg.gen. : sg.part.)</w:t>
      </w:r>
      <w:r w:rsidR="000A4B27">
        <w:t xml:space="preserve"> </w:t>
      </w:r>
      <w:r w:rsidR="00CD1776" w:rsidRPr="009A5304">
        <w:rPr>
          <w:i/>
        </w:rPr>
        <w:t>pai</w:t>
      </w:r>
      <w:r w:rsidR="005C7F6D" w:rsidRPr="009A5304">
        <w:rPr>
          <w:i/>
        </w:rPr>
        <w:t>j</w:t>
      </w:r>
      <w:r w:rsidR="00CD1776" w:rsidRPr="009A5304">
        <w:rPr>
          <w:i/>
        </w:rPr>
        <w:t>ukko</w:t>
      </w:r>
      <w:r w:rsidR="00076FEF">
        <w:t xml:space="preserve"> : </w:t>
      </w:r>
      <w:r w:rsidR="00076FEF">
        <w:rPr>
          <w:i/>
        </w:rPr>
        <w:t>paijuko</w:t>
      </w:r>
      <w:r w:rsidR="0098090B" w:rsidRPr="0098090B">
        <w:t>/</w:t>
      </w:r>
      <w:r w:rsidR="00076FEF">
        <w:rPr>
          <w:i/>
        </w:rPr>
        <w:t xml:space="preserve">n </w:t>
      </w:r>
      <w:r w:rsidR="0075485B" w:rsidRPr="0075485B">
        <w:t>:</w:t>
      </w:r>
      <w:r w:rsidR="00076FEF">
        <w:rPr>
          <w:i/>
        </w:rPr>
        <w:t xml:space="preserve"> paijukko</w:t>
      </w:r>
      <w:r w:rsidR="0098090B" w:rsidRPr="0098090B">
        <w:t>/</w:t>
      </w:r>
      <w:r w:rsidR="00076FEF">
        <w:rPr>
          <w:i/>
        </w:rPr>
        <w:t xml:space="preserve">o </w:t>
      </w:r>
      <w:r w:rsidR="00BA1173" w:rsidRPr="00BA1173">
        <w:t>~</w:t>
      </w:r>
      <w:r w:rsidR="00076FEF">
        <w:rPr>
          <w:i/>
        </w:rPr>
        <w:t xml:space="preserve"> paijukko</w:t>
      </w:r>
      <w:r w:rsidR="0098090B" w:rsidRPr="0098090B">
        <w:t>/</w:t>
      </w:r>
      <w:r w:rsidR="00076FEF">
        <w:rPr>
          <w:i/>
        </w:rPr>
        <w:t>a</w:t>
      </w:r>
      <w:r w:rsidR="009E6519">
        <w:t>.</w:t>
      </w:r>
      <w:r w:rsidR="000A4B27">
        <w:t xml:space="preserve"> </w:t>
      </w:r>
      <w:r w:rsidR="00DB653E" w:rsidRPr="00DB653E">
        <w:rPr>
          <w:i/>
        </w:rPr>
        <w:t>nki</w:t>
      </w:r>
      <w:r w:rsidR="00DB653E">
        <w:t>-loppuisissa sanoiss</w:t>
      </w:r>
      <w:r w:rsidR="00ED1E7F">
        <w:t>a</w:t>
      </w:r>
      <w:r w:rsidR="00DB653E">
        <w:t xml:space="preserve"> </w:t>
      </w:r>
      <w:r w:rsidR="009E6519">
        <w:t xml:space="preserve">vaihettelu oon </w:t>
      </w:r>
      <w:r w:rsidR="0084524A">
        <w:t xml:space="preserve">Porsangin (ja Raisin) varieteetissa </w:t>
      </w:r>
      <w:r w:rsidR="00DB653E">
        <w:t>tyyppii I:0</w:t>
      </w:r>
      <w:r w:rsidR="003703BF">
        <w:t>:I</w:t>
      </w:r>
      <w:r w:rsidR="00DB653E">
        <w:t xml:space="preserve">I niin ko </w:t>
      </w:r>
      <w:r w:rsidR="00DB653E">
        <w:rPr>
          <w:i/>
        </w:rPr>
        <w:t xml:space="preserve">meininki </w:t>
      </w:r>
      <w:r w:rsidR="0075485B" w:rsidRPr="0075485B">
        <w:t>:</w:t>
      </w:r>
      <w:r w:rsidR="00DB653E">
        <w:rPr>
          <w:i/>
        </w:rPr>
        <w:t xml:space="preserve"> meiningi</w:t>
      </w:r>
      <w:r w:rsidR="0098090B" w:rsidRPr="0098090B">
        <w:t>/</w:t>
      </w:r>
      <w:r w:rsidR="00DB653E">
        <w:rPr>
          <w:i/>
        </w:rPr>
        <w:t>n</w:t>
      </w:r>
      <w:r w:rsidR="003703BF">
        <w:rPr>
          <w:i/>
        </w:rPr>
        <w:t xml:space="preserve"> </w:t>
      </w:r>
      <w:r w:rsidR="0075485B" w:rsidRPr="0075485B">
        <w:t>:</w:t>
      </w:r>
      <w:r w:rsidR="00DB653E">
        <w:rPr>
          <w:i/>
        </w:rPr>
        <w:t xml:space="preserve"> meininkki</w:t>
      </w:r>
      <w:r w:rsidR="0098090B" w:rsidRPr="0098090B">
        <w:t>/</w:t>
      </w:r>
      <w:r w:rsidR="00DB653E">
        <w:rPr>
          <w:i/>
        </w:rPr>
        <w:t>i</w:t>
      </w:r>
      <w:r w:rsidR="00F31746">
        <w:t xml:space="preserve">; </w:t>
      </w:r>
      <w:r w:rsidR="00C25845">
        <w:t>muissa</w:t>
      </w:r>
      <w:r w:rsidR="00F31746">
        <w:t xml:space="preserve"> varietee</w:t>
      </w:r>
      <w:r w:rsidR="003703BF">
        <w:t>ti</w:t>
      </w:r>
      <w:r w:rsidR="00B161F2">
        <w:t>i</w:t>
      </w:r>
      <w:r w:rsidR="003703BF">
        <w:t xml:space="preserve">ssä ei tässä ole vaihettelluu, eli haamut oon </w:t>
      </w:r>
      <w:r w:rsidR="003703BF">
        <w:rPr>
          <w:i/>
        </w:rPr>
        <w:t xml:space="preserve">meininki </w:t>
      </w:r>
      <w:r w:rsidR="003703BF">
        <w:t xml:space="preserve">: </w:t>
      </w:r>
      <w:r w:rsidR="003703BF">
        <w:rPr>
          <w:i/>
        </w:rPr>
        <w:t>meininki</w:t>
      </w:r>
      <w:r w:rsidR="0098090B" w:rsidRPr="0098090B">
        <w:t>/</w:t>
      </w:r>
      <w:r w:rsidR="003703BF">
        <w:rPr>
          <w:i/>
        </w:rPr>
        <w:t>n</w:t>
      </w:r>
      <w:r w:rsidR="003703BF">
        <w:t xml:space="preserve"> : </w:t>
      </w:r>
      <w:r w:rsidR="003703BF">
        <w:rPr>
          <w:i/>
        </w:rPr>
        <w:t>meininki</w:t>
      </w:r>
      <w:r w:rsidR="0098090B" w:rsidRPr="0098090B">
        <w:t>/</w:t>
      </w:r>
      <w:r w:rsidR="003703BF">
        <w:rPr>
          <w:i/>
        </w:rPr>
        <w:t>ä</w:t>
      </w:r>
      <w:r w:rsidR="003703BF">
        <w:t>.</w:t>
      </w:r>
    </w:p>
    <w:p w14:paraId="3517B10B" w14:textId="67BF664A" w:rsidR="00C7199B" w:rsidRPr="00A95D68" w:rsidRDefault="00677E5D" w:rsidP="00C7199B">
      <w:pPr>
        <w:pStyle w:val="Overskrift4"/>
      </w:pPr>
      <w:bookmarkStart w:id="1256" w:name="_Toc311273810"/>
      <w:r>
        <w:t>Konsonanttirank</w:t>
      </w:r>
      <w:r w:rsidR="00ED1E7F">
        <w:t>aiset ush</w:t>
      </w:r>
      <w:r w:rsidR="00C7199B" w:rsidRPr="00A95D68">
        <w:t>eempi</w:t>
      </w:r>
      <w:r w:rsidR="006678A0">
        <w:t>tav</w:t>
      </w:r>
      <w:r w:rsidR="00C7199B" w:rsidRPr="00A95D68">
        <w:t xml:space="preserve">uiset </w:t>
      </w:r>
      <w:r w:rsidR="00D673CD">
        <w:t xml:space="preserve">lyhykäisvokaaliset </w:t>
      </w:r>
      <w:r w:rsidR="00C7199B" w:rsidRPr="00A95D68">
        <w:t>nomenit eli tyyppi 2.2</w:t>
      </w:r>
      <w:bookmarkEnd w:id="1256"/>
    </w:p>
    <w:p w14:paraId="426384B9" w14:textId="5B3AC590" w:rsidR="0089391A" w:rsidRDefault="00AE4063" w:rsidP="000B55B7">
      <w:pPr>
        <w:pStyle w:val="Punktliste"/>
        <w:numPr>
          <w:ilvl w:val="0"/>
          <w:numId w:val="0"/>
        </w:numPr>
      </w:pPr>
      <w:r w:rsidRPr="00A95D68">
        <w:t xml:space="preserve">Tyyppii 2.2 eli </w:t>
      </w:r>
      <w:r w:rsidR="00677E5D">
        <w:rPr>
          <w:smallCaps/>
        </w:rPr>
        <w:t>konsonanttirank</w:t>
      </w:r>
      <w:r w:rsidR="00B30251" w:rsidRPr="00394FAE">
        <w:rPr>
          <w:smallCaps/>
        </w:rPr>
        <w:t>ais</w:t>
      </w:r>
      <w:r w:rsidR="000D55F9" w:rsidRPr="00394FAE">
        <w:rPr>
          <w:smallCaps/>
        </w:rPr>
        <w:t>et</w:t>
      </w:r>
      <w:r w:rsidR="001D0A78" w:rsidRPr="00394FAE">
        <w:rPr>
          <w:smallCaps/>
        </w:rPr>
        <w:t xml:space="preserve"> ushee</w:t>
      </w:r>
      <w:r w:rsidR="00B30251" w:rsidRPr="00394FAE">
        <w:rPr>
          <w:smallCaps/>
        </w:rPr>
        <w:t>mpi</w:t>
      </w:r>
      <w:r w:rsidR="006678A0">
        <w:rPr>
          <w:smallCaps/>
        </w:rPr>
        <w:t>tav</w:t>
      </w:r>
      <w:r w:rsidR="00B30251" w:rsidRPr="00394FAE">
        <w:rPr>
          <w:smallCaps/>
        </w:rPr>
        <w:t>uis</w:t>
      </w:r>
      <w:r w:rsidR="000D55F9" w:rsidRPr="00394FAE">
        <w:rPr>
          <w:smallCaps/>
        </w:rPr>
        <w:t>et</w:t>
      </w:r>
      <w:r w:rsidR="002C7317">
        <w:rPr>
          <w:smallCaps/>
        </w:rPr>
        <w:t xml:space="preserve"> </w:t>
      </w:r>
      <w:r w:rsidR="003753D7">
        <w:rPr>
          <w:smallCaps/>
        </w:rPr>
        <w:t>lyhykäisvokaaliset</w:t>
      </w:r>
      <w:r w:rsidR="00B30251" w:rsidRPr="00394FAE">
        <w:rPr>
          <w:smallCaps/>
        </w:rPr>
        <w:t xml:space="preserve"> nomeni</w:t>
      </w:r>
      <w:r w:rsidR="000D55F9" w:rsidRPr="00394FAE">
        <w:rPr>
          <w:smallCaps/>
        </w:rPr>
        <w:t>t</w:t>
      </w:r>
      <w:r w:rsidR="00B30251" w:rsidRPr="00A95D68">
        <w:t xml:space="preserve"> oon </w:t>
      </w:r>
      <w:r w:rsidR="001D0A78">
        <w:t>ushee</w:t>
      </w:r>
      <w:r w:rsidRPr="00A95D68">
        <w:t>mppaa</w:t>
      </w:r>
      <w:r w:rsidR="00B30251" w:rsidRPr="00A95D68">
        <w:t xml:space="preserve"> lajjii.</w:t>
      </w:r>
      <w:r w:rsidR="00122819" w:rsidRPr="00A95D68">
        <w:t xml:space="preserve"> Nimitä</w:t>
      </w:r>
      <w:r w:rsidR="009A5304">
        <w:t>m</w:t>
      </w:r>
      <w:r w:rsidR="001D0A78">
        <w:t>m</w:t>
      </w:r>
      <w:r w:rsidR="009A5304">
        <w:t>ä</w:t>
      </w:r>
      <w:r w:rsidR="00122819" w:rsidRPr="00A95D68">
        <w:t xml:space="preserve"> n</w:t>
      </w:r>
      <w:r w:rsidR="00A56ECF">
        <w:t>iitä</w:t>
      </w:r>
      <w:r w:rsidR="00122819" w:rsidRPr="00A95D68">
        <w:t xml:space="preserve"> tässä </w:t>
      </w:r>
      <w:r w:rsidR="00122819" w:rsidRPr="009A5304">
        <w:rPr>
          <w:i/>
        </w:rPr>
        <w:t>ty</w:t>
      </w:r>
      <w:r w:rsidR="0075485B" w:rsidRPr="0075485B">
        <w:t>(</w:t>
      </w:r>
      <w:r w:rsidR="00122819" w:rsidRPr="009A5304">
        <w:rPr>
          <w:i/>
        </w:rPr>
        <w:t>t</w:t>
      </w:r>
      <w:r w:rsidR="0075485B" w:rsidRPr="0075485B">
        <w:t>)</w:t>
      </w:r>
      <w:r w:rsidR="00122819" w:rsidRPr="009A5304">
        <w:rPr>
          <w:i/>
        </w:rPr>
        <w:t>är</w:t>
      </w:r>
      <w:r w:rsidR="006C7DEC">
        <w:t>-nomen</w:t>
      </w:r>
      <w:r w:rsidR="00122819" w:rsidRPr="00A95D68">
        <w:t>iksi</w:t>
      </w:r>
      <w:r w:rsidR="001D0A78">
        <w:t xml:space="preserve">, </w:t>
      </w:r>
      <w:r w:rsidR="00312E2D">
        <w:rPr>
          <w:i/>
        </w:rPr>
        <w:t>taival-</w:t>
      </w:r>
      <w:r w:rsidR="006C7DEC">
        <w:t>nomeni</w:t>
      </w:r>
      <w:r w:rsidR="00312E2D" w:rsidRPr="00312E2D">
        <w:t>ksi</w:t>
      </w:r>
      <w:r w:rsidR="0075485B" w:rsidRPr="0075485B">
        <w:t>,</w:t>
      </w:r>
      <w:r w:rsidR="00312E2D">
        <w:rPr>
          <w:i/>
        </w:rPr>
        <w:t xml:space="preserve"> paimen-</w:t>
      </w:r>
      <w:r w:rsidR="006C7DEC">
        <w:t>nomeni</w:t>
      </w:r>
      <w:r w:rsidR="00312E2D" w:rsidRPr="00312E2D">
        <w:t>ksi</w:t>
      </w:r>
      <w:r w:rsidR="0075485B" w:rsidRPr="0075485B">
        <w:t>,</w:t>
      </w:r>
      <w:r w:rsidR="00312E2D">
        <w:t xml:space="preserve"> </w:t>
      </w:r>
      <w:r w:rsidR="001D0A78">
        <w:rPr>
          <w:i/>
        </w:rPr>
        <w:t>elläin-</w:t>
      </w:r>
      <w:r w:rsidR="006C7DEC">
        <w:t>nomen</w:t>
      </w:r>
      <w:r w:rsidR="001D0A78">
        <w:t xml:space="preserve">iksi, </w:t>
      </w:r>
      <w:r w:rsidR="001D0A78" w:rsidRPr="0095160F">
        <w:t>karitiiv</w:t>
      </w:r>
      <w:r w:rsidR="006C7DEC" w:rsidRPr="0095160F">
        <w:t>iadjektiiv</w:t>
      </w:r>
      <w:r w:rsidR="001D0A78" w:rsidRPr="0095160F">
        <w:t xml:space="preserve">iksi </w:t>
      </w:r>
      <w:r w:rsidR="001D0A78">
        <w:t xml:space="preserve">eli </w:t>
      </w:r>
      <w:r w:rsidR="001D0A78">
        <w:rPr>
          <w:i/>
        </w:rPr>
        <w:t>onneton-</w:t>
      </w:r>
      <w:r w:rsidR="006C7DEC">
        <w:t>nomen</w:t>
      </w:r>
      <w:r w:rsidR="001D0A78">
        <w:t>iksi</w:t>
      </w:r>
      <w:r w:rsidR="00122819" w:rsidRPr="00A95D68">
        <w:t xml:space="preserve">, </w:t>
      </w:r>
      <w:r w:rsidR="00A56ECF">
        <w:t>omituisuuđennime</w:t>
      </w:r>
      <w:r w:rsidR="00122819" w:rsidRPr="0095160F">
        <w:t>ksi</w:t>
      </w:r>
      <w:r w:rsidR="001D0A78">
        <w:t xml:space="preserve"> eli </w:t>
      </w:r>
      <w:r w:rsidR="001D0A78">
        <w:rPr>
          <w:i/>
        </w:rPr>
        <w:t>rakkhaus</w:t>
      </w:r>
      <w:r w:rsidR="006C7DEC">
        <w:t>-nomeni</w:t>
      </w:r>
      <w:r w:rsidR="001D0A78">
        <w:t xml:space="preserve">ksi, </w:t>
      </w:r>
      <w:r w:rsidR="001D0A78">
        <w:rPr>
          <w:i/>
        </w:rPr>
        <w:t>veres-</w:t>
      </w:r>
      <w:r w:rsidR="006C7DEC">
        <w:t>nomeni</w:t>
      </w:r>
      <w:r w:rsidR="001D0A78">
        <w:t xml:space="preserve">ksi ja </w:t>
      </w:r>
      <w:r w:rsidR="001D0A78">
        <w:rPr>
          <w:i/>
        </w:rPr>
        <w:t>inen-</w:t>
      </w:r>
      <w:r w:rsidR="006C7DEC">
        <w:t>nomeni</w:t>
      </w:r>
      <w:r w:rsidR="001D0A78">
        <w:t xml:space="preserve">ksi eli </w:t>
      </w:r>
      <w:r w:rsidR="001D0A78">
        <w:rPr>
          <w:i/>
        </w:rPr>
        <w:t>ihminen-</w:t>
      </w:r>
      <w:r w:rsidR="006C7DEC">
        <w:t>nomeni</w:t>
      </w:r>
      <w:r w:rsidR="001D0A78" w:rsidRPr="001D0A78">
        <w:t>ksi</w:t>
      </w:r>
      <w:r w:rsidR="00B30251" w:rsidRPr="00A95D68">
        <w:t>.</w:t>
      </w:r>
      <w:r w:rsidR="000D55F9" w:rsidRPr="00A95D68">
        <w:t xml:space="preserve"> </w:t>
      </w:r>
      <w:r w:rsidR="0089391A">
        <w:t xml:space="preserve">Nämät oon kohta kaikki </w:t>
      </w:r>
      <w:r w:rsidR="0089391A">
        <w:rPr>
          <w:i/>
        </w:rPr>
        <w:t>e-</w:t>
      </w:r>
      <w:r w:rsidR="0089391A">
        <w:t xml:space="preserve">rankaiset nomenit. Poikkeema oon karitiiviadjektiivit, minkä vokaaliranka loppuu </w:t>
      </w:r>
      <w:r w:rsidR="004D2F86">
        <w:rPr>
          <w:i/>
        </w:rPr>
        <w:t>A</w:t>
      </w:r>
      <w:r w:rsidR="0089391A">
        <w:t>:han.</w:t>
      </w:r>
    </w:p>
    <w:p w14:paraId="7EBC68AF" w14:textId="31E1894E" w:rsidR="00451EDB" w:rsidRDefault="00B97B41" w:rsidP="000B55B7">
      <w:pPr>
        <w:pStyle w:val="Punktliste"/>
        <w:numPr>
          <w:ilvl w:val="0"/>
          <w:numId w:val="0"/>
        </w:numPr>
      </w:pPr>
      <w:r>
        <w:t>Tyypphiin 2.2</w:t>
      </w:r>
      <w:r w:rsidR="00451EDB" w:rsidRPr="00A95D68">
        <w:t xml:space="preserve"> kuuluthaan kans </w:t>
      </w:r>
      <w:r w:rsidR="00451EDB" w:rsidRPr="0095160F">
        <w:t>superlatiivit</w:t>
      </w:r>
      <w:r w:rsidR="00B707A7">
        <w:t xml:space="preserve"> ja </w:t>
      </w:r>
      <w:r w:rsidR="00B707A7" w:rsidRPr="0095160F">
        <w:t xml:space="preserve">ordinaalit </w:t>
      </w:r>
      <w:r w:rsidR="00B707A7">
        <w:t>eli oornaamaluvut</w:t>
      </w:r>
      <w:r w:rsidR="006150DE">
        <w:t xml:space="preserve"> </w:t>
      </w:r>
      <w:r w:rsidR="0075485B">
        <w:t>(</w:t>
      </w:r>
      <w:r w:rsidR="006150DE">
        <w:t xml:space="preserve">näistä katto kohđat </w:t>
      </w:r>
      <w:r w:rsidR="009A2B44" w:rsidRPr="00335F2D">
        <w:t>5</w:t>
      </w:r>
      <w:r w:rsidR="006150DE" w:rsidRPr="00335F2D">
        <w:t>.5.2</w:t>
      </w:r>
      <w:r w:rsidR="006150DE">
        <w:t xml:space="preserve"> ja </w:t>
      </w:r>
      <w:r w:rsidR="006150DE" w:rsidRPr="00335F2D">
        <w:t>8.2</w:t>
      </w:r>
      <w:r w:rsidR="00335F2D">
        <w:t>)</w:t>
      </w:r>
      <w:r w:rsidR="006150DE">
        <w:t>.</w:t>
      </w:r>
    </w:p>
    <w:p w14:paraId="252FB1D8" w14:textId="1B035491" w:rsidR="00EE7620" w:rsidRPr="00023016" w:rsidRDefault="00851929" w:rsidP="000B55B7">
      <w:pPr>
        <w:pStyle w:val="Punktliste"/>
      </w:pPr>
      <w:r w:rsidRPr="00394FAE">
        <w:rPr>
          <w:i/>
        </w:rPr>
        <w:t>ty</w:t>
      </w:r>
      <w:r w:rsidR="0075485B" w:rsidRPr="0075485B">
        <w:t>(</w:t>
      </w:r>
      <w:r w:rsidRPr="00394FAE">
        <w:rPr>
          <w:i/>
        </w:rPr>
        <w:t>t</w:t>
      </w:r>
      <w:r w:rsidR="0075485B" w:rsidRPr="0075485B">
        <w:t>)</w:t>
      </w:r>
      <w:r w:rsidR="007A2155" w:rsidRPr="00394FAE">
        <w:rPr>
          <w:i/>
        </w:rPr>
        <w:t>är-</w:t>
      </w:r>
      <w:r w:rsidR="0075485B" w:rsidRPr="0075485B">
        <w:t>,</w:t>
      </w:r>
      <w:r w:rsidR="007A2155" w:rsidRPr="00394FAE">
        <w:rPr>
          <w:i/>
        </w:rPr>
        <w:t xml:space="preserve"> taival- </w:t>
      </w:r>
      <w:r w:rsidR="0075485B" w:rsidRPr="0075485B">
        <w:t>,</w:t>
      </w:r>
      <w:r w:rsidR="007A2155" w:rsidRPr="00394FAE">
        <w:rPr>
          <w:i/>
        </w:rPr>
        <w:t xml:space="preserve"> paimen- ja elläin-</w:t>
      </w:r>
      <w:r w:rsidR="007A2155" w:rsidRPr="00394FAE">
        <w:t xml:space="preserve">nomenit </w:t>
      </w:r>
      <w:r w:rsidR="00080242">
        <w:t>oon nomenit</w:t>
      </w:r>
      <w:r w:rsidR="007A2155">
        <w:t xml:space="preserve">, minkä </w:t>
      </w:r>
      <w:r>
        <w:t>nominatiivihaamun</w:t>
      </w:r>
      <w:r w:rsidR="000A4B27">
        <w:t xml:space="preserve"> </w:t>
      </w:r>
      <w:r>
        <w:t xml:space="preserve">loppukonsonantti </w:t>
      </w:r>
      <w:r w:rsidR="007A2155">
        <w:t>oon</w:t>
      </w:r>
      <w:r>
        <w:t xml:space="preserve"> </w:t>
      </w:r>
      <w:r>
        <w:rPr>
          <w:i/>
        </w:rPr>
        <w:t>r</w:t>
      </w:r>
      <w:r w:rsidR="0075485B" w:rsidRPr="0075485B">
        <w:t>,</w:t>
      </w:r>
      <w:r>
        <w:rPr>
          <w:i/>
        </w:rPr>
        <w:t xml:space="preserve"> l </w:t>
      </w:r>
      <w:r>
        <w:t xml:space="preserve">eli </w:t>
      </w:r>
      <w:r>
        <w:rPr>
          <w:i/>
        </w:rPr>
        <w:t>n</w:t>
      </w:r>
      <w:r w:rsidR="001B127A" w:rsidRPr="001B127A">
        <w:t>.</w:t>
      </w:r>
      <w:r>
        <w:t xml:space="preserve"> </w:t>
      </w:r>
      <w:r w:rsidR="005776FA">
        <w:t>Yđinkonsonantti saattaa olla I:II- eli 0:</w:t>
      </w:r>
      <w:r w:rsidRPr="00A95D68">
        <w:t xml:space="preserve">I-vaihettelussa, tahi sitten se oon </w:t>
      </w:r>
      <w:r>
        <w:t>kokonhansa</w:t>
      </w:r>
      <w:r w:rsidRPr="00A95D68">
        <w:t xml:space="preserve"> vaihettelematon. Esimerkkii vaihettelusta oon </w:t>
      </w:r>
      <w:r w:rsidR="0075485B">
        <w:t>(</w:t>
      </w:r>
      <w:r w:rsidRPr="00A95D68">
        <w:t xml:space="preserve">sg.nom. : sg.gen. : sg.part.) </w:t>
      </w:r>
      <w:r w:rsidRPr="00CD5ABE">
        <w:rPr>
          <w:i/>
        </w:rPr>
        <w:t>ty</w:t>
      </w:r>
      <w:r w:rsidR="0075485B" w:rsidRPr="0075485B">
        <w:t>(</w:t>
      </w:r>
      <w:r w:rsidRPr="00CD5ABE">
        <w:rPr>
          <w:i/>
        </w:rPr>
        <w:t>t</w:t>
      </w:r>
      <w:r w:rsidR="0075485B" w:rsidRPr="0075485B">
        <w:t>)</w:t>
      </w:r>
      <w:r w:rsidRPr="00CD5ABE">
        <w:rPr>
          <w:i/>
        </w:rPr>
        <w:t xml:space="preserve">är </w:t>
      </w:r>
      <w:r w:rsidR="0075485B" w:rsidRPr="0075485B">
        <w:t>:</w:t>
      </w:r>
      <w:r w:rsidRPr="00CD5ABE">
        <w:rPr>
          <w:i/>
        </w:rPr>
        <w:t xml:space="preserve"> tyttäre</w:t>
      </w:r>
      <w:r w:rsidR="0098090B" w:rsidRPr="0098090B">
        <w:t>/</w:t>
      </w:r>
      <w:r w:rsidRPr="00CD5ABE">
        <w:rPr>
          <w:i/>
        </w:rPr>
        <w:t xml:space="preserve">n </w:t>
      </w:r>
      <w:r w:rsidR="0075485B" w:rsidRPr="0075485B">
        <w:t>:</w:t>
      </w:r>
      <w:r w:rsidRPr="00CD5ABE">
        <w:rPr>
          <w:i/>
        </w:rPr>
        <w:t xml:space="preserve"> tytärtä</w:t>
      </w:r>
      <w:r w:rsidR="0075485B" w:rsidRPr="0075485B">
        <w:t>,</w:t>
      </w:r>
      <w:r w:rsidRPr="00CD5ABE">
        <w:rPr>
          <w:i/>
        </w:rPr>
        <w:t xml:space="preserve"> taival </w:t>
      </w:r>
      <w:r w:rsidR="0075485B" w:rsidRPr="0075485B">
        <w:t>:</w:t>
      </w:r>
      <w:r w:rsidRPr="00CD5ABE">
        <w:rPr>
          <w:i/>
        </w:rPr>
        <w:t xml:space="preserve"> taipale</w:t>
      </w:r>
      <w:r w:rsidR="0098090B" w:rsidRPr="0098090B">
        <w:t>/</w:t>
      </w:r>
      <w:r w:rsidRPr="00CD5ABE">
        <w:rPr>
          <w:i/>
        </w:rPr>
        <w:t xml:space="preserve">n </w:t>
      </w:r>
      <w:r w:rsidR="0075485B" w:rsidRPr="0075485B">
        <w:t>:</w:t>
      </w:r>
      <w:r w:rsidRPr="00CD5ABE">
        <w:rPr>
          <w:i/>
        </w:rPr>
        <w:t xml:space="preserve"> taival</w:t>
      </w:r>
      <w:r w:rsidR="0098090B" w:rsidRPr="0098090B">
        <w:t>/</w:t>
      </w:r>
      <w:r w:rsidRPr="00CD5ABE">
        <w:rPr>
          <w:i/>
        </w:rPr>
        <w:t>ta</w:t>
      </w:r>
      <w:r w:rsidR="0075485B" w:rsidRPr="0075485B">
        <w:t>,</w:t>
      </w:r>
      <w:r w:rsidR="002E07E7">
        <w:rPr>
          <w:i/>
        </w:rPr>
        <w:t xml:space="preserve"> y</w:t>
      </w:r>
      <w:r w:rsidR="0075485B" w:rsidRPr="0075485B">
        <w:t>(</w:t>
      </w:r>
      <w:r w:rsidR="002E07E7">
        <w:rPr>
          <w:i/>
        </w:rPr>
        <w:t>đ</w:t>
      </w:r>
      <w:r w:rsidR="0075485B" w:rsidRPr="0075485B">
        <w:t>)</w:t>
      </w:r>
      <w:r w:rsidR="002E07E7">
        <w:rPr>
          <w:i/>
        </w:rPr>
        <w:t xml:space="preserve">in </w:t>
      </w:r>
      <w:r w:rsidR="002E07E7">
        <w:t xml:space="preserve">: </w:t>
      </w:r>
      <w:r w:rsidR="002E07E7">
        <w:rPr>
          <w:i/>
        </w:rPr>
        <w:t>ytime</w:t>
      </w:r>
      <w:r w:rsidR="0098090B" w:rsidRPr="0098090B">
        <w:t>/</w:t>
      </w:r>
      <w:r w:rsidR="002E07E7">
        <w:rPr>
          <w:i/>
        </w:rPr>
        <w:t xml:space="preserve">n </w:t>
      </w:r>
      <w:r w:rsidR="002E07E7">
        <w:t xml:space="preserve">: </w:t>
      </w:r>
      <w:r w:rsidR="002E07E7">
        <w:rPr>
          <w:i/>
        </w:rPr>
        <w:t>y</w:t>
      </w:r>
      <w:r w:rsidR="0075485B" w:rsidRPr="0075485B">
        <w:t>(</w:t>
      </w:r>
      <w:r w:rsidR="002E07E7">
        <w:rPr>
          <w:i/>
        </w:rPr>
        <w:t>đ</w:t>
      </w:r>
      <w:r w:rsidR="0075485B" w:rsidRPr="0075485B">
        <w:t>)</w:t>
      </w:r>
      <w:r w:rsidR="002E07E7">
        <w:rPr>
          <w:i/>
        </w:rPr>
        <w:t>in</w:t>
      </w:r>
      <w:r w:rsidR="0098090B" w:rsidRPr="0098090B">
        <w:t>/</w:t>
      </w:r>
      <w:r w:rsidR="002E07E7">
        <w:rPr>
          <w:i/>
        </w:rPr>
        <w:t>tä</w:t>
      </w:r>
      <w:r w:rsidR="001B127A" w:rsidRPr="001B127A">
        <w:t>.</w:t>
      </w:r>
      <w:r w:rsidR="002E07E7">
        <w:rPr>
          <w:i/>
        </w:rPr>
        <w:t xml:space="preserve"> </w:t>
      </w:r>
      <w:r w:rsidR="00EE7620">
        <w:rPr>
          <w:i/>
        </w:rPr>
        <w:t xml:space="preserve">r- </w:t>
      </w:r>
      <w:r w:rsidR="00EE7620" w:rsidRPr="00F92FB1">
        <w:t>ja</w:t>
      </w:r>
      <w:r w:rsidR="00EE7620">
        <w:rPr>
          <w:i/>
        </w:rPr>
        <w:t xml:space="preserve"> </w:t>
      </w:r>
      <w:r w:rsidR="00EE7620" w:rsidRPr="00EE7620">
        <w:rPr>
          <w:i/>
        </w:rPr>
        <w:t>l</w:t>
      </w:r>
      <w:r w:rsidR="00EE7620">
        <w:t xml:space="preserve">-loppuiset sanat oon harvinaiset. Lisäksi </w:t>
      </w:r>
      <w:r w:rsidR="006B0A3F">
        <w:t>potensi</w:t>
      </w:r>
      <w:r w:rsidR="00820F6F">
        <w:t>e</w:t>
      </w:r>
      <w:r w:rsidR="006B0A3F">
        <w:t xml:space="preserve">lisesti </w:t>
      </w:r>
      <w:r w:rsidR="00EE7620">
        <w:rPr>
          <w:i/>
        </w:rPr>
        <w:t>l</w:t>
      </w:r>
      <w:r w:rsidR="006B0A3F">
        <w:t>-loppuiset taivuth</w:t>
      </w:r>
      <w:r w:rsidR="00EE7620">
        <w:t xml:space="preserve">aan ylheensä niin ko </w:t>
      </w:r>
      <w:r w:rsidR="00EE7620">
        <w:rPr>
          <w:i/>
        </w:rPr>
        <w:t>let-</w:t>
      </w:r>
      <w:r w:rsidR="00820F6F">
        <w:t>lopp</w:t>
      </w:r>
      <w:r w:rsidR="00EE7620">
        <w:t>uiset sanat, ja kuuluthaan tyypphiin</w:t>
      </w:r>
      <w:r w:rsidR="00023016">
        <w:t xml:space="preserve"> 3.2 eli </w:t>
      </w:r>
      <w:r w:rsidR="00677E5D">
        <w:t>konsonanttirank</w:t>
      </w:r>
      <w:r w:rsidR="00023016" w:rsidRPr="00023016">
        <w:t>aiset pitkävokaaliset nomenit</w:t>
      </w:r>
      <w:r w:rsidR="00023016">
        <w:t>.</w:t>
      </w:r>
    </w:p>
    <w:p w14:paraId="079D8987" w14:textId="789BCE7E" w:rsidR="00851929" w:rsidRPr="00023016" w:rsidRDefault="002E07E7" w:rsidP="000B55B7">
      <w:pPr>
        <w:pStyle w:val="Punktliste"/>
        <w:numPr>
          <w:ilvl w:val="0"/>
          <w:numId w:val="0"/>
        </w:numPr>
      </w:pPr>
      <w:r>
        <w:rPr>
          <w:i/>
        </w:rPr>
        <w:lastRenderedPageBreak/>
        <w:t>n</w:t>
      </w:r>
      <w:r>
        <w:t xml:space="preserve">-loppuisissa oon kaksi joukkoo: Semmoiset, millä </w:t>
      </w:r>
      <w:r>
        <w:rPr>
          <w:i/>
        </w:rPr>
        <w:t>n</w:t>
      </w:r>
      <w:r>
        <w:t xml:space="preserve"> säilyy vokaalirangassa, esimerkiksi </w:t>
      </w:r>
      <w:r w:rsidR="00DD524D">
        <w:t>(</w:t>
      </w:r>
      <w:r w:rsidR="00DD524D" w:rsidRPr="00A95D68">
        <w:t xml:space="preserve">sg.nom. : sg.gen. : sg.part.) </w:t>
      </w:r>
      <w:r>
        <w:rPr>
          <w:i/>
        </w:rPr>
        <w:t>tyven</w:t>
      </w:r>
      <w:r w:rsidR="00DD524D">
        <w:rPr>
          <w:i/>
        </w:rPr>
        <w:t xml:space="preserve"> </w:t>
      </w:r>
      <w:r w:rsidR="00DD524D">
        <w:t xml:space="preserve">: </w:t>
      </w:r>
      <w:r w:rsidR="00DD524D">
        <w:rPr>
          <w:i/>
        </w:rPr>
        <w:t>tyvene</w:t>
      </w:r>
      <w:r w:rsidR="0098090B" w:rsidRPr="0098090B">
        <w:t>/</w:t>
      </w:r>
      <w:r w:rsidR="00DD524D">
        <w:rPr>
          <w:i/>
        </w:rPr>
        <w:t xml:space="preserve">n </w:t>
      </w:r>
      <w:r w:rsidR="00DD524D">
        <w:t xml:space="preserve">: </w:t>
      </w:r>
      <w:r w:rsidR="00DD524D">
        <w:rPr>
          <w:i/>
        </w:rPr>
        <w:t>tyven</w:t>
      </w:r>
      <w:r w:rsidR="0098090B" w:rsidRPr="0098090B">
        <w:t>/</w:t>
      </w:r>
      <w:r w:rsidR="00DD524D">
        <w:rPr>
          <w:i/>
        </w:rPr>
        <w:t>tä</w:t>
      </w:r>
      <w:r w:rsidR="0075485B" w:rsidRPr="0075485B">
        <w:t>,</w:t>
      </w:r>
      <w:r>
        <w:rPr>
          <w:i/>
        </w:rPr>
        <w:t xml:space="preserve"> siemen</w:t>
      </w:r>
      <w:r w:rsidR="00DD524D">
        <w:rPr>
          <w:i/>
        </w:rPr>
        <w:t xml:space="preserve"> </w:t>
      </w:r>
      <w:r w:rsidR="00DD524D">
        <w:t xml:space="preserve">: </w:t>
      </w:r>
      <w:r w:rsidR="00DD524D">
        <w:rPr>
          <w:i/>
        </w:rPr>
        <w:t>siemene</w:t>
      </w:r>
      <w:r w:rsidR="0098090B" w:rsidRPr="0098090B">
        <w:t>/</w:t>
      </w:r>
      <w:r w:rsidR="00DD524D">
        <w:rPr>
          <w:i/>
        </w:rPr>
        <w:t xml:space="preserve">n </w:t>
      </w:r>
      <w:r w:rsidR="00DD524D">
        <w:t xml:space="preserve">: </w:t>
      </w:r>
      <w:r w:rsidR="00DD524D">
        <w:rPr>
          <w:i/>
        </w:rPr>
        <w:t>siemen</w:t>
      </w:r>
      <w:r w:rsidR="0098090B" w:rsidRPr="0098090B">
        <w:t>/</w:t>
      </w:r>
      <w:r w:rsidR="00DD524D">
        <w:rPr>
          <w:i/>
        </w:rPr>
        <w:t>tä</w:t>
      </w:r>
      <w:r w:rsidR="0075485B" w:rsidRPr="0075485B">
        <w:t>,</w:t>
      </w:r>
      <w:r>
        <w:rPr>
          <w:i/>
        </w:rPr>
        <w:t xml:space="preserve"> </w:t>
      </w:r>
      <w:r w:rsidR="00686508">
        <w:rPr>
          <w:i/>
        </w:rPr>
        <w:t>ahven</w:t>
      </w:r>
      <w:r w:rsidR="00333D5C">
        <w:rPr>
          <w:i/>
        </w:rPr>
        <w:t xml:space="preserve"> </w:t>
      </w:r>
      <w:r w:rsidR="00333D5C">
        <w:t xml:space="preserve">: </w:t>
      </w:r>
      <w:r w:rsidR="00333D5C">
        <w:rPr>
          <w:i/>
        </w:rPr>
        <w:t>ahvene</w:t>
      </w:r>
      <w:r w:rsidR="0098090B" w:rsidRPr="0098090B">
        <w:t>/</w:t>
      </w:r>
      <w:r w:rsidR="00333D5C">
        <w:rPr>
          <w:i/>
        </w:rPr>
        <w:t xml:space="preserve">n </w:t>
      </w:r>
      <w:r w:rsidR="00333D5C">
        <w:t xml:space="preserve">: </w:t>
      </w:r>
      <w:r w:rsidR="00333D5C">
        <w:rPr>
          <w:i/>
        </w:rPr>
        <w:t>ahven</w:t>
      </w:r>
      <w:r w:rsidR="0098090B" w:rsidRPr="0098090B">
        <w:t>/</w:t>
      </w:r>
      <w:r w:rsidR="00333D5C">
        <w:rPr>
          <w:i/>
        </w:rPr>
        <w:t>ta</w:t>
      </w:r>
      <w:r w:rsidR="0075485B" w:rsidRPr="0075485B">
        <w:t>,</w:t>
      </w:r>
      <w:r w:rsidR="00686508">
        <w:rPr>
          <w:i/>
        </w:rPr>
        <w:t xml:space="preserve"> jäsen</w:t>
      </w:r>
      <w:r w:rsidR="00333D5C">
        <w:rPr>
          <w:i/>
        </w:rPr>
        <w:t xml:space="preserve"> </w:t>
      </w:r>
      <w:r w:rsidR="00333D5C">
        <w:t xml:space="preserve">: </w:t>
      </w:r>
      <w:r w:rsidR="00333D5C">
        <w:rPr>
          <w:i/>
        </w:rPr>
        <w:t>jäsene</w:t>
      </w:r>
      <w:r w:rsidR="0098090B" w:rsidRPr="0098090B">
        <w:t>/</w:t>
      </w:r>
      <w:r w:rsidR="00333D5C">
        <w:rPr>
          <w:i/>
        </w:rPr>
        <w:t xml:space="preserve">n </w:t>
      </w:r>
      <w:r w:rsidR="00333D5C">
        <w:t xml:space="preserve">: </w:t>
      </w:r>
      <w:r w:rsidR="00333D5C">
        <w:rPr>
          <w:i/>
        </w:rPr>
        <w:t>jäsen</w:t>
      </w:r>
      <w:r w:rsidR="0098090B" w:rsidRPr="0098090B">
        <w:t>/</w:t>
      </w:r>
      <w:r w:rsidR="00333D5C">
        <w:rPr>
          <w:i/>
        </w:rPr>
        <w:t>tä</w:t>
      </w:r>
      <w:r w:rsidR="00686508">
        <w:t xml:space="preserve">, ja semmoiset, millä oon vaihettelu </w:t>
      </w:r>
      <w:r w:rsidR="00686508">
        <w:rPr>
          <w:i/>
        </w:rPr>
        <w:t xml:space="preserve">n </w:t>
      </w:r>
      <w:r w:rsidR="00686508">
        <w:t xml:space="preserve">: </w:t>
      </w:r>
      <w:r w:rsidR="00686508">
        <w:rPr>
          <w:i/>
        </w:rPr>
        <w:t>me</w:t>
      </w:r>
      <w:r w:rsidR="00EF29C6">
        <w:t xml:space="preserve">, esimerkiksi </w:t>
      </w:r>
      <w:r w:rsidR="0075485B">
        <w:t>(</w:t>
      </w:r>
      <w:r w:rsidR="00EF29C6" w:rsidRPr="00A95D68">
        <w:t xml:space="preserve">sg.nom. : sg.gen. : sg.part.) </w:t>
      </w:r>
      <w:r w:rsidR="00EF29C6">
        <w:rPr>
          <w:i/>
        </w:rPr>
        <w:t xml:space="preserve">elläin </w:t>
      </w:r>
      <w:r w:rsidR="0075485B" w:rsidRPr="0075485B">
        <w:t>:</w:t>
      </w:r>
      <w:r w:rsidR="00EF29C6">
        <w:rPr>
          <w:i/>
        </w:rPr>
        <w:t xml:space="preserve"> elläime</w:t>
      </w:r>
      <w:r w:rsidR="0098090B" w:rsidRPr="0098090B">
        <w:t>/</w:t>
      </w:r>
      <w:r w:rsidR="00EF29C6">
        <w:rPr>
          <w:i/>
        </w:rPr>
        <w:t xml:space="preserve">n </w:t>
      </w:r>
      <w:r w:rsidR="00EF29C6">
        <w:t xml:space="preserve">: </w:t>
      </w:r>
      <w:r w:rsidR="00EF29C6">
        <w:rPr>
          <w:i/>
        </w:rPr>
        <w:t>elläin</w:t>
      </w:r>
      <w:r w:rsidR="0098090B" w:rsidRPr="0098090B">
        <w:t>/</w:t>
      </w:r>
      <w:r w:rsidR="00EF29C6">
        <w:rPr>
          <w:i/>
        </w:rPr>
        <w:t>tä</w:t>
      </w:r>
      <w:r w:rsidR="0075485B" w:rsidRPr="0075485B">
        <w:t>,</w:t>
      </w:r>
      <w:r w:rsidR="00EF29C6">
        <w:rPr>
          <w:i/>
        </w:rPr>
        <w:t xml:space="preserve"> </w:t>
      </w:r>
      <w:r w:rsidR="00EF29C6" w:rsidRPr="00EF29C6">
        <w:rPr>
          <w:i/>
        </w:rPr>
        <w:t>avvain</w:t>
      </w:r>
      <w:r w:rsidR="00EF29C6">
        <w:rPr>
          <w:i/>
        </w:rPr>
        <w:t xml:space="preserve"> </w:t>
      </w:r>
      <w:r w:rsidR="0075485B" w:rsidRPr="0075485B">
        <w:t>:</w:t>
      </w:r>
      <w:r w:rsidR="00EF29C6">
        <w:rPr>
          <w:i/>
        </w:rPr>
        <w:t xml:space="preserve"> avvaime</w:t>
      </w:r>
      <w:r w:rsidR="0098090B" w:rsidRPr="0098090B">
        <w:t>/</w:t>
      </w:r>
      <w:r w:rsidR="00EF29C6">
        <w:rPr>
          <w:i/>
        </w:rPr>
        <w:t xml:space="preserve">n </w:t>
      </w:r>
      <w:r w:rsidR="0075485B" w:rsidRPr="0075485B">
        <w:t>:</w:t>
      </w:r>
      <w:r w:rsidR="00EF29C6">
        <w:rPr>
          <w:i/>
        </w:rPr>
        <w:t xml:space="preserve"> avvain</w:t>
      </w:r>
      <w:r w:rsidR="0098090B" w:rsidRPr="0098090B">
        <w:t>/</w:t>
      </w:r>
      <w:r w:rsidR="00EF29C6">
        <w:rPr>
          <w:i/>
        </w:rPr>
        <w:t>ta</w:t>
      </w:r>
      <w:r w:rsidR="0075485B" w:rsidRPr="0075485B">
        <w:t>,</w:t>
      </w:r>
      <w:r w:rsidR="00EF29C6">
        <w:rPr>
          <w:i/>
        </w:rPr>
        <w:t xml:space="preserve"> </w:t>
      </w:r>
      <w:r w:rsidR="009D050C">
        <w:rPr>
          <w:i/>
        </w:rPr>
        <w:t xml:space="preserve">höyhen </w:t>
      </w:r>
      <w:r w:rsidR="0075485B" w:rsidRPr="0075485B">
        <w:t>:</w:t>
      </w:r>
      <w:r w:rsidR="009D050C">
        <w:rPr>
          <w:i/>
        </w:rPr>
        <w:t xml:space="preserve"> höyheme</w:t>
      </w:r>
      <w:r w:rsidR="0098090B" w:rsidRPr="0098090B">
        <w:t>/</w:t>
      </w:r>
      <w:r w:rsidR="009D050C">
        <w:rPr>
          <w:i/>
        </w:rPr>
        <w:t xml:space="preserve">n </w:t>
      </w:r>
      <w:r w:rsidR="0075485B" w:rsidRPr="0075485B">
        <w:t>:</w:t>
      </w:r>
      <w:r w:rsidR="009D050C">
        <w:rPr>
          <w:i/>
        </w:rPr>
        <w:t xml:space="preserve"> höyhen</w:t>
      </w:r>
      <w:r w:rsidR="0098090B" w:rsidRPr="0098090B">
        <w:t>/</w:t>
      </w:r>
      <w:r w:rsidR="009D050C">
        <w:rPr>
          <w:i/>
        </w:rPr>
        <w:t>tä</w:t>
      </w:r>
      <w:r w:rsidR="0075485B" w:rsidRPr="0075485B">
        <w:t>,</w:t>
      </w:r>
      <w:r w:rsidR="009D050C">
        <w:rPr>
          <w:i/>
        </w:rPr>
        <w:t xml:space="preserve"> </w:t>
      </w:r>
      <w:r w:rsidR="003518F8">
        <w:rPr>
          <w:i/>
        </w:rPr>
        <w:t>sy</w:t>
      </w:r>
      <w:r w:rsidR="0075485B" w:rsidRPr="0075485B">
        <w:t>(</w:t>
      </w:r>
      <w:r w:rsidR="003518F8">
        <w:rPr>
          <w:i/>
        </w:rPr>
        <w:t>đ</w:t>
      </w:r>
      <w:r w:rsidR="0075485B" w:rsidRPr="0075485B">
        <w:t>)</w:t>
      </w:r>
      <w:r w:rsidR="003518F8">
        <w:rPr>
          <w:i/>
        </w:rPr>
        <w:t xml:space="preserve">än </w:t>
      </w:r>
      <w:r w:rsidR="0075485B" w:rsidRPr="0075485B">
        <w:t>:</w:t>
      </w:r>
      <w:r w:rsidR="003518F8">
        <w:rPr>
          <w:i/>
        </w:rPr>
        <w:t xml:space="preserve"> sy</w:t>
      </w:r>
      <w:r w:rsidR="0075485B" w:rsidRPr="0075485B">
        <w:t>(</w:t>
      </w:r>
      <w:r w:rsidR="003518F8">
        <w:rPr>
          <w:i/>
        </w:rPr>
        <w:t>đ</w:t>
      </w:r>
      <w:r w:rsidR="0075485B" w:rsidRPr="0075485B">
        <w:t>)</w:t>
      </w:r>
      <w:r w:rsidR="003518F8">
        <w:rPr>
          <w:i/>
        </w:rPr>
        <w:t>äme</w:t>
      </w:r>
      <w:r w:rsidR="0098090B" w:rsidRPr="0098090B">
        <w:t>/</w:t>
      </w:r>
      <w:r w:rsidR="003518F8">
        <w:rPr>
          <w:i/>
        </w:rPr>
        <w:t xml:space="preserve">n </w:t>
      </w:r>
      <w:r w:rsidR="0075485B" w:rsidRPr="0075485B">
        <w:t>:</w:t>
      </w:r>
      <w:r w:rsidR="003518F8">
        <w:rPr>
          <w:i/>
        </w:rPr>
        <w:t xml:space="preserve"> sy</w:t>
      </w:r>
      <w:r w:rsidR="0075485B" w:rsidRPr="0075485B">
        <w:t>(</w:t>
      </w:r>
      <w:r w:rsidR="00EF29C6">
        <w:rPr>
          <w:i/>
        </w:rPr>
        <w:t>đ</w:t>
      </w:r>
      <w:r w:rsidR="0075485B" w:rsidRPr="0075485B">
        <w:t>)</w:t>
      </w:r>
      <w:r w:rsidR="003518F8">
        <w:rPr>
          <w:i/>
        </w:rPr>
        <w:t>ä</w:t>
      </w:r>
      <w:r w:rsidR="00EF29C6">
        <w:rPr>
          <w:i/>
        </w:rPr>
        <w:t>n</w:t>
      </w:r>
      <w:r w:rsidR="0098090B" w:rsidRPr="0098090B">
        <w:t>/</w:t>
      </w:r>
      <w:r w:rsidR="00EF29C6">
        <w:rPr>
          <w:i/>
        </w:rPr>
        <w:t>tä</w:t>
      </w:r>
      <w:r w:rsidR="0075485B" w:rsidRPr="0075485B">
        <w:t>,</w:t>
      </w:r>
      <w:r w:rsidR="00EF29C6">
        <w:rPr>
          <w:i/>
        </w:rPr>
        <w:t xml:space="preserve"> </w:t>
      </w:r>
      <w:r w:rsidR="006636E4">
        <w:rPr>
          <w:i/>
        </w:rPr>
        <w:t>vaa</w:t>
      </w:r>
      <w:r w:rsidR="0075485B" w:rsidRPr="0075485B">
        <w:t>(</w:t>
      </w:r>
      <w:r w:rsidR="006636E4">
        <w:rPr>
          <w:i/>
        </w:rPr>
        <w:t>đ</w:t>
      </w:r>
      <w:r w:rsidR="0075485B" w:rsidRPr="0075485B">
        <w:t>)</w:t>
      </w:r>
      <w:r w:rsidR="006636E4">
        <w:rPr>
          <w:i/>
        </w:rPr>
        <w:t xml:space="preserve">in </w:t>
      </w:r>
      <w:r w:rsidR="0075485B" w:rsidRPr="0075485B">
        <w:t>:</w:t>
      </w:r>
      <w:r w:rsidR="006636E4">
        <w:rPr>
          <w:i/>
        </w:rPr>
        <w:t xml:space="preserve"> vaatime</w:t>
      </w:r>
      <w:r w:rsidR="0098090B" w:rsidRPr="0098090B">
        <w:t>/</w:t>
      </w:r>
      <w:r w:rsidR="006636E4">
        <w:rPr>
          <w:i/>
        </w:rPr>
        <w:t xml:space="preserve">n </w:t>
      </w:r>
      <w:r w:rsidR="0075485B" w:rsidRPr="0075485B">
        <w:t>:</w:t>
      </w:r>
      <w:r w:rsidR="006636E4">
        <w:rPr>
          <w:i/>
        </w:rPr>
        <w:t xml:space="preserve"> vaa</w:t>
      </w:r>
      <w:r w:rsidR="0075485B" w:rsidRPr="0075485B">
        <w:t>(</w:t>
      </w:r>
      <w:r w:rsidR="006636E4">
        <w:rPr>
          <w:i/>
        </w:rPr>
        <w:t>đ</w:t>
      </w:r>
      <w:r w:rsidR="0075485B" w:rsidRPr="0075485B">
        <w:t>)</w:t>
      </w:r>
      <w:r w:rsidR="006636E4">
        <w:rPr>
          <w:i/>
        </w:rPr>
        <w:t>in</w:t>
      </w:r>
      <w:r w:rsidR="0098090B" w:rsidRPr="0098090B">
        <w:t>/</w:t>
      </w:r>
      <w:r w:rsidR="006636E4">
        <w:rPr>
          <w:i/>
        </w:rPr>
        <w:t>ta</w:t>
      </w:r>
      <w:r w:rsidR="0075485B" w:rsidRPr="0075485B">
        <w:t>,</w:t>
      </w:r>
      <w:r w:rsidR="006636E4">
        <w:rPr>
          <w:i/>
        </w:rPr>
        <w:t xml:space="preserve"> sierain </w:t>
      </w:r>
      <w:r w:rsidR="0075485B" w:rsidRPr="0075485B">
        <w:t>:</w:t>
      </w:r>
      <w:r w:rsidR="006636E4">
        <w:rPr>
          <w:i/>
        </w:rPr>
        <w:t xml:space="preserve"> sieraime</w:t>
      </w:r>
      <w:r w:rsidR="0098090B" w:rsidRPr="0098090B">
        <w:t>/</w:t>
      </w:r>
      <w:r w:rsidR="006636E4">
        <w:rPr>
          <w:i/>
        </w:rPr>
        <w:t xml:space="preserve">n </w:t>
      </w:r>
      <w:r w:rsidR="0075485B" w:rsidRPr="0075485B">
        <w:t>:</w:t>
      </w:r>
      <w:r w:rsidR="006636E4">
        <w:rPr>
          <w:i/>
        </w:rPr>
        <w:t xml:space="preserve"> sierain</w:t>
      </w:r>
      <w:r w:rsidR="0098090B" w:rsidRPr="0098090B">
        <w:t>/</w:t>
      </w:r>
      <w:r w:rsidR="006636E4">
        <w:rPr>
          <w:i/>
        </w:rPr>
        <w:t>ta</w:t>
      </w:r>
      <w:r w:rsidR="0075485B" w:rsidRPr="0075485B">
        <w:t>,</w:t>
      </w:r>
      <w:r w:rsidR="006636E4">
        <w:rPr>
          <w:i/>
        </w:rPr>
        <w:t xml:space="preserve"> morssiin </w:t>
      </w:r>
      <w:r w:rsidR="00BA1173" w:rsidRPr="00BA1173">
        <w:t>~</w:t>
      </w:r>
      <w:r w:rsidR="006636E4">
        <w:rPr>
          <w:i/>
        </w:rPr>
        <w:t xml:space="preserve"> morsian </w:t>
      </w:r>
      <w:r w:rsidR="0075485B" w:rsidRPr="0075485B">
        <w:t>:</w:t>
      </w:r>
      <w:r w:rsidR="006636E4">
        <w:rPr>
          <w:i/>
        </w:rPr>
        <w:t xml:space="preserve"> morssiime</w:t>
      </w:r>
      <w:r w:rsidR="0098090B" w:rsidRPr="0098090B">
        <w:t>/</w:t>
      </w:r>
      <w:r w:rsidR="006636E4">
        <w:rPr>
          <w:i/>
        </w:rPr>
        <w:t xml:space="preserve">n </w:t>
      </w:r>
      <w:r w:rsidR="00BA1173" w:rsidRPr="00BA1173">
        <w:t>~</w:t>
      </w:r>
      <w:r w:rsidR="006636E4">
        <w:rPr>
          <w:i/>
        </w:rPr>
        <w:t xml:space="preserve"> morsiame</w:t>
      </w:r>
      <w:r w:rsidR="0098090B" w:rsidRPr="0098090B">
        <w:t>/</w:t>
      </w:r>
      <w:r w:rsidR="006636E4">
        <w:rPr>
          <w:i/>
        </w:rPr>
        <w:t xml:space="preserve">n </w:t>
      </w:r>
      <w:r w:rsidR="0075485B" w:rsidRPr="0075485B">
        <w:t>:</w:t>
      </w:r>
      <w:r w:rsidR="006636E4">
        <w:rPr>
          <w:i/>
        </w:rPr>
        <w:t xml:space="preserve"> morssiin</w:t>
      </w:r>
      <w:r w:rsidR="0098090B" w:rsidRPr="0098090B">
        <w:t>/</w:t>
      </w:r>
      <w:r w:rsidR="006636E4">
        <w:rPr>
          <w:i/>
        </w:rPr>
        <w:t xml:space="preserve">ta </w:t>
      </w:r>
      <w:r w:rsidR="00BA1173" w:rsidRPr="00BA1173">
        <w:t>~</w:t>
      </w:r>
      <w:r w:rsidR="006636E4">
        <w:rPr>
          <w:i/>
        </w:rPr>
        <w:t xml:space="preserve"> morsian</w:t>
      </w:r>
      <w:r w:rsidR="0098090B" w:rsidRPr="0098090B">
        <w:t>/</w:t>
      </w:r>
      <w:r w:rsidR="006636E4">
        <w:rPr>
          <w:i/>
        </w:rPr>
        <w:t>ta</w:t>
      </w:r>
      <w:r w:rsidR="001B127A" w:rsidRPr="001B127A">
        <w:t>.</w:t>
      </w:r>
      <w:r w:rsidR="009D050C">
        <w:rPr>
          <w:i/>
        </w:rPr>
        <w:t xml:space="preserve"> </w:t>
      </w:r>
      <w:r w:rsidR="009D050C">
        <w:t xml:space="preserve">Näistä kahđesta tyypistä </w:t>
      </w:r>
      <w:r w:rsidR="00E90A19">
        <w:rPr>
          <w:i/>
        </w:rPr>
        <w:t>paimen</w:t>
      </w:r>
      <w:r w:rsidR="000777E3">
        <w:t>-tyyppi oon tavalisempi.</w:t>
      </w:r>
      <w:r w:rsidR="00023016">
        <w:t xml:space="preserve"> </w:t>
      </w:r>
      <w:r w:rsidR="000777E3">
        <w:t>Mutta</w:t>
      </w:r>
      <w:r w:rsidR="00023016" w:rsidRPr="00A95D68">
        <w:t xml:space="preserve"> jos singulaarin nominatiivi loppuu </w:t>
      </w:r>
      <w:r w:rsidR="00023016" w:rsidRPr="00CD5ABE">
        <w:rPr>
          <w:i/>
        </w:rPr>
        <w:t>in</w:t>
      </w:r>
      <w:r w:rsidR="00023016" w:rsidRPr="00A95D68">
        <w:t xml:space="preserve">, niin se vaihettellee vokaalirangan </w:t>
      </w:r>
      <w:r w:rsidR="00023016" w:rsidRPr="00CD5ABE">
        <w:rPr>
          <w:i/>
        </w:rPr>
        <w:t>ime</w:t>
      </w:r>
      <w:r w:rsidR="00023016" w:rsidRPr="00A95D68">
        <w:t>:n kans.</w:t>
      </w:r>
    </w:p>
    <w:p w14:paraId="706991BD" w14:textId="59EE9CAE" w:rsidR="00B30251" w:rsidRPr="00A95D68" w:rsidRDefault="00B30251" w:rsidP="00BD2A19">
      <w:pPr>
        <w:pStyle w:val="Punktliste"/>
      </w:pPr>
      <w:bookmarkStart w:id="1257" w:name="omituisuuđennimet"/>
      <w:r w:rsidRPr="00394FAE">
        <w:rPr>
          <w:smallCaps/>
        </w:rPr>
        <w:t>Omituisuuđennime</w:t>
      </w:r>
      <w:bookmarkEnd w:id="1257"/>
      <w:r w:rsidR="00023016" w:rsidRPr="00394FAE">
        <w:rPr>
          <w:smallCaps/>
        </w:rPr>
        <w:t>ksi</w:t>
      </w:r>
      <w:r w:rsidR="00023016">
        <w:rPr>
          <w:b/>
        </w:rPr>
        <w:t xml:space="preserve"> </w:t>
      </w:r>
      <w:r w:rsidR="000660E2" w:rsidRPr="000660E2">
        <w:t xml:space="preserve">eli </w:t>
      </w:r>
      <w:r w:rsidR="000660E2" w:rsidRPr="000660E2">
        <w:rPr>
          <w:i/>
        </w:rPr>
        <w:t>rakkhaus</w:t>
      </w:r>
      <w:r w:rsidR="00490379">
        <w:t>-nomeni</w:t>
      </w:r>
      <w:r w:rsidR="000660E2">
        <w:t>ksi</w:t>
      </w:r>
      <w:r w:rsidR="000660E2">
        <w:rPr>
          <w:i/>
        </w:rPr>
        <w:t xml:space="preserve"> </w:t>
      </w:r>
      <w:r w:rsidR="00023016">
        <w:t xml:space="preserve">käskemä substantiiviita, joila </w:t>
      </w:r>
      <w:r w:rsidRPr="00A95D68">
        <w:t xml:space="preserve">pohjasanana </w:t>
      </w:r>
      <w:r w:rsidR="0095160F">
        <w:t xml:space="preserve">oon </w:t>
      </w:r>
      <w:r w:rsidRPr="00A95D68">
        <w:t>joku adjektiivi, josta oon tehty substantiivi</w:t>
      </w:r>
      <w:r w:rsidR="00244873" w:rsidRPr="00A95D68">
        <w:t>n</w:t>
      </w:r>
      <w:r w:rsidRPr="00A95D68">
        <w:t xml:space="preserve">, joka muistelee, ette jollaki eli jossaki oon tämän adjektiivin ilmoittammaa omituisuutta. Niilä oon singulaarissa graadivaihettelu </w:t>
      </w:r>
      <w:r w:rsidRPr="007910AB">
        <w:rPr>
          <w:i/>
        </w:rPr>
        <w:t xml:space="preserve">us </w:t>
      </w:r>
      <w:r w:rsidR="0075485B" w:rsidRPr="0075485B">
        <w:t>:</w:t>
      </w:r>
      <w:r w:rsidRPr="007910AB">
        <w:rPr>
          <w:i/>
        </w:rPr>
        <w:t xml:space="preserve"> u</w:t>
      </w:r>
      <w:r w:rsidR="001B127A" w:rsidRPr="001B127A">
        <w:t>(</w:t>
      </w:r>
      <w:r w:rsidRPr="007910AB">
        <w:rPr>
          <w:i/>
        </w:rPr>
        <w:t>đ</w:t>
      </w:r>
      <w:r w:rsidR="001B127A" w:rsidRPr="001B127A">
        <w:t>)</w:t>
      </w:r>
      <w:r w:rsidRPr="007910AB">
        <w:rPr>
          <w:i/>
        </w:rPr>
        <w:t xml:space="preserve">e </w:t>
      </w:r>
      <w:r w:rsidR="0075485B" w:rsidRPr="0075485B">
        <w:t>:</w:t>
      </w:r>
      <w:r w:rsidRPr="007910AB">
        <w:rPr>
          <w:i/>
        </w:rPr>
        <w:t xml:space="preserve"> ut</w:t>
      </w:r>
      <w:r w:rsidR="00244873" w:rsidRPr="007910AB">
        <w:rPr>
          <w:i/>
        </w:rPr>
        <w:t>e</w:t>
      </w:r>
      <w:r w:rsidR="00490379">
        <w:t>, pluraali</w:t>
      </w:r>
      <w:r w:rsidR="00F648FF">
        <w:t xml:space="preserve">n </w:t>
      </w:r>
      <w:r w:rsidRPr="00A95D68">
        <w:t xml:space="preserve">ranka loppuu </w:t>
      </w:r>
      <w:r w:rsidRPr="007910AB">
        <w:rPr>
          <w:i/>
        </w:rPr>
        <w:t>ksi</w:t>
      </w:r>
      <w:r w:rsidR="00244873" w:rsidRPr="00A95D68">
        <w:t xml:space="preserve">. Niin ko </w:t>
      </w:r>
      <w:r w:rsidR="0075485B">
        <w:t>(</w:t>
      </w:r>
      <w:r w:rsidR="00244873" w:rsidRPr="00A95D68">
        <w:t>sg.nom. : sg.gen. : sg.ess. : sg.part. : pl.iness.)</w:t>
      </w:r>
      <w:r w:rsidRPr="00A95D68">
        <w:t xml:space="preserve"> </w:t>
      </w:r>
      <w:r w:rsidR="0075485B">
        <w:t>(</w:t>
      </w:r>
      <w:r w:rsidRPr="007910AB">
        <w:rPr>
          <w:i/>
        </w:rPr>
        <w:t>r</w:t>
      </w:r>
      <w:r w:rsidR="00244873" w:rsidRPr="007910AB">
        <w:rPr>
          <w:i/>
        </w:rPr>
        <w:t>i</w:t>
      </w:r>
      <w:r w:rsidRPr="007910AB">
        <w:rPr>
          <w:i/>
        </w:rPr>
        <w:t xml:space="preserve">kas </w:t>
      </w:r>
      <w:r w:rsidRPr="00A95D68">
        <w:t xml:space="preserve">→) </w:t>
      </w:r>
      <w:r w:rsidRPr="007910AB">
        <w:rPr>
          <w:i/>
        </w:rPr>
        <w:t>r</w:t>
      </w:r>
      <w:r w:rsidR="00244873" w:rsidRPr="007910AB">
        <w:rPr>
          <w:i/>
        </w:rPr>
        <w:t>i</w:t>
      </w:r>
      <w:r w:rsidRPr="007910AB">
        <w:rPr>
          <w:i/>
        </w:rPr>
        <w:t xml:space="preserve">kkhaus </w:t>
      </w:r>
      <w:r w:rsidR="0075485B" w:rsidRPr="0075485B">
        <w:t>:</w:t>
      </w:r>
      <w:r w:rsidRPr="007910AB">
        <w:rPr>
          <w:i/>
        </w:rPr>
        <w:t xml:space="preserve"> r</w:t>
      </w:r>
      <w:r w:rsidR="00244873" w:rsidRPr="007910AB">
        <w:rPr>
          <w:i/>
        </w:rPr>
        <w:t>i</w:t>
      </w:r>
      <w:r w:rsidRPr="007910AB">
        <w:rPr>
          <w:i/>
        </w:rPr>
        <w:t>kkhau</w:t>
      </w:r>
      <w:r w:rsidR="0075485B" w:rsidRPr="0075485B">
        <w:t>(</w:t>
      </w:r>
      <w:r w:rsidRPr="007910AB">
        <w:rPr>
          <w:i/>
        </w:rPr>
        <w:t>đ</w:t>
      </w:r>
      <w:r w:rsidR="0075485B" w:rsidRPr="0075485B">
        <w:t>)</w:t>
      </w:r>
      <w:r w:rsidRPr="007910AB">
        <w:rPr>
          <w:i/>
        </w:rPr>
        <w:t>e</w:t>
      </w:r>
      <w:r w:rsidR="0098090B" w:rsidRPr="0098090B">
        <w:t>/</w:t>
      </w:r>
      <w:r w:rsidRPr="007910AB">
        <w:rPr>
          <w:i/>
        </w:rPr>
        <w:t xml:space="preserve">n </w:t>
      </w:r>
      <w:r w:rsidR="0075485B" w:rsidRPr="0075485B">
        <w:t>:</w:t>
      </w:r>
      <w:r w:rsidRPr="007910AB">
        <w:rPr>
          <w:i/>
        </w:rPr>
        <w:t xml:space="preserve"> r</w:t>
      </w:r>
      <w:r w:rsidR="00244873" w:rsidRPr="007910AB">
        <w:rPr>
          <w:i/>
        </w:rPr>
        <w:t>i</w:t>
      </w:r>
      <w:r w:rsidRPr="007910AB">
        <w:rPr>
          <w:i/>
        </w:rPr>
        <w:t>kkhaut</w:t>
      </w:r>
      <w:r w:rsidR="00244873" w:rsidRPr="007910AB">
        <w:rPr>
          <w:i/>
        </w:rPr>
        <w:t>e</w:t>
      </w:r>
      <w:r w:rsidR="0098090B" w:rsidRPr="0098090B">
        <w:t>/</w:t>
      </w:r>
      <w:r w:rsidR="00244873" w:rsidRPr="007910AB">
        <w:rPr>
          <w:i/>
        </w:rPr>
        <w:t>n</w:t>
      </w:r>
      <w:r w:rsidR="0022491C">
        <w:rPr>
          <w:i/>
        </w:rPr>
        <w:t>n</w:t>
      </w:r>
      <w:r w:rsidR="00244873" w:rsidRPr="007910AB">
        <w:rPr>
          <w:i/>
        </w:rPr>
        <w:t xml:space="preserve">a </w:t>
      </w:r>
      <w:r w:rsidR="0075485B" w:rsidRPr="0075485B">
        <w:t>:</w:t>
      </w:r>
      <w:r w:rsidR="00244873" w:rsidRPr="007910AB">
        <w:rPr>
          <w:i/>
        </w:rPr>
        <w:t xml:space="preserve"> rikkhaut</w:t>
      </w:r>
      <w:r w:rsidR="0098090B" w:rsidRPr="0098090B">
        <w:t>/</w:t>
      </w:r>
      <w:r w:rsidR="00244873" w:rsidRPr="007910AB">
        <w:rPr>
          <w:i/>
        </w:rPr>
        <w:t>ta</w:t>
      </w:r>
      <w:r w:rsidRPr="007910AB">
        <w:rPr>
          <w:i/>
        </w:rPr>
        <w:t xml:space="preserve"> </w:t>
      </w:r>
      <w:r w:rsidR="0075485B" w:rsidRPr="0075485B">
        <w:t>:</w:t>
      </w:r>
      <w:r w:rsidR="00244873" w:rsidRPr="007910AB">
        <w:rPr>
          <w:i/>
        </w:rPr>
        <w:t xml:space="preserve"> rikkhauks</w:t>
      </w:r>
      <w:r w:rsidR="0098090B" w:rsidRPr="0098090B">
        <w:t>/</w:t>
      </w:r>
      <w:r w:rsidR="00244873" w:rsidRPr="007910AB">
        <w:rPr>
          <w:i/>
        </w:rPr>
        <w:t>i</w:t>
      </w:r>
      <w:r w:rsidR="0098090B" w:rsidRPr="0098090B">
        <w:t>/</w:t>
      </w:r>
      <w:r w:rsidR="00244873" w:rsidRPr="007910AB">
        <w:rPr>
          <w:i/>
        </w:rPr>
        <w:t>ssa</w:t>
      </w:r>
      <w:r w:rsidRPr="00A95D68">
        <w:t xml:space="preserve">, </w:t>
      </w:r>
      <w:r w:rsidR="0075485B">
        <w:t>(</w:t>
      </w:r>
      <w:r w:rsidRPr="007910AB">
        <w:rPr>
          <w:i/>
        </w:rPr>
        <w:t xml:space="preserve">korkkee </w:t>
      </w:r>
      <w:r w:rsidR="00BA1173" w:rsidRPr="00BA1173">
        <w:t>~</w:t>
      </w:r>
      <w:r w:rsidR="00244873" w:rsidRPr="007910AB">
        <w:rPr>
          <w:i/>
        </w:rPr>
        <w:t xml:space="preserve"> korkea </w:t>
      </w:r>
      <w:r w:rsidR="00BA1173" w:rsidRPr="00BA1173">
        <w:t>~</w:t>
      </w:r>
      <w:r w:rsidR="00244873" w:rsidRPr="007910AB">
        <w:rPr>
          <w:i/>
        </w:rPr>
        <w:t xml:space="preserve"> korkia</w:t>
      </w:r>
      <w:r w:rsidR="00244873" w:rsidRPr="00A95D68">
        <w:t xml:space="preserve"> </w:t>
      </w:r>
      <w:r w:rsidRPr="00A95D68">
        <w:t xml:space="preserve">→) </w:t>
      </w:r>
      <w:r w:rsidRPr="007910AB">
        <w:rPr>
          <w:i/>
        </w:rPr>
        <w:t>kork</w:t>
      </w:r>
      <w:r w:rsidR="0075485B" w:rsidRPr="0075485B">
        <w:t>(</w:t>
      </w:r>
      <w:r w:rsidRPr="007910AB">
        <w:rPr>
          <w:i/>
        </w:rPr>
        <w:t>k</w:t>
      </w:r>
      <w:r w:rsidR="0075485B" w:rsidRPr="0075485B">
        <w:t>)</w:t>
      </w:r>
      <w:r w:rsidRPr="007910AB">
        <w:rPr>
          <w:i/>
        </w:rPr>
        <w:t xml:space="preserve">eus </w:t>
      </w:r>
      <w:r w:rsidR="0075485B" w:rsidRPr="0075485B">
        <w:t>:</w:t>
      </w:r>
      <w:r w:rsidRPr="007910AB">
        <w:rPr>
          <w:i/>
        </w:rPr>
        <w:t xml:space="preserve"> kork</w:t>
      </w:r>
      <w:r w:rsidR="0075485B" w:rsidRPr="0075485B">
        <w:t>(</w:t>
      </w:r>
      <w:r w:rsidRPr="007910AB">
        <w:rPr>
          <w:i/>
        </w:rPr>
        <w:t>k</w:t>
      </w:r>
      <w:r w:rsidR="0075485B" w:rsidRPr="0075485B">
        <w:t>)</w:t>
      </w:r>
      <w:r w:rsidRPr="007910AB">
        <w:rPr>
          <w:i/>
        </w:rPr>
        <w:t>eu</w:t>
      </w:r>
      <w:r w:rsidR="0075485B" w:rsidRPr="0075485B">
        <w:t>(</w:t>
      </w:r>
      <w:r w:rsidRPr="007910AB">
        <w:rPr>
          <w:i/>
        </w:rPr>
        <w:t>đ</w:t>
      </w:r>
      <w:r w:rsidR="0075485B" w:rsidRPr="0075485B">
        <w:t>)</w:t>
      </w:r>
      <w:r w:rsidRPr="007910AB">
        <w:rPr>
          <w:i/>
        </w:rPr>
        <w:t>e</w:t>
      </w:r>
      <w:r w:rsidR="0098090B" w:rsidRPr="0098090B">
        <w:t>/</w:t>
      </w:r>
      <w:r w:rsidRPr="007910AB">
        <w:rPr>
          <w:i/>
        </w:rPr>
        <w:t xml:space="preserve">n </w:t>
      </w:r>
      <w:r w:rsidR="0075485B" w:rsidRPr="0075485B">
        <w:t>:</w:t>
      </w:r>
      <w:r w:rsidRPr="007910AB">
        <w:rPr>
          <w:i/>
        </w:rPr>
        <w:t xml:space="preserve"> kork</w:t>
      </w:r>
      <w:r w:rsidR="0075485B" w:rsidRPr="0075485B">
        <w:t>(</w:t>
      </w:r>
      <w:r w:rsidRPr="007910AB">
        <w:rPr>
          <w:i/>
        </w:rPr>
        <w:t>k</w:t>
      </w:r>
      <w:r w:rsidR="0075485B" w:rsidRPr="0075485B">
        <w:t>)</w:t>
      </w:r>
      <w:r w:rsidRPr="007910AB">
        <w:rPr>
          <w:i/>
        </w:rPr>
        <w:t>eut</w:t>
      </w:r>
      <w:r w:rsidR="0098090B" w:rsidRPr="0098090B">
        <w:t>/</w:t>
      </w:r>
      <w:r w:rsidRPr="007910AB">
        <w:rPr>
          <w:i/>
        </w:rPr>
        <w:t xml:space="preserve">ta </w:t>
      </w:r>
      <w:r w:rsidR="0075485B" w:rsidRPr="0075485B">
        <w:t>:</w:t>
      </w:r>
      <w:r w:rsidR="00244873" w:rsidRPr="007910AB">
        <w:rPr>
          <w:i/>
        </w:rPr>
        <w:t xml:space="preserve"> kork</w:t>
      </w:r>
      <w:r w:rsidR="0075485B" w:rsidRPr="0075485B">
        <w:t>(</w:t>
      </w:r>
      <w:r w:rsidR="00244873" w:rsidRPr="007910AB">
        <w:rPr>
          <w:i/>
        </w:rPr>
        <w:t>k</w:t>
      </w:r>
      <w:r w:rsidR="0075485B" w:rsidRPr="0075485B">
        <w:t>)</w:t>
      </w:r>
      <w:r w:rsidR="00244873" w:rsidRPr="007910AB">
        <w:rPr>
          <w:i/>
        </w:rPr>
        <w:t>eute</w:t>
      </w:r>
      <w:r w:rsidR="0098090B" w:rsidRPr="0098090B">
        <w:t>/</w:t>
      </w:r>
      <w:r w:rsidR="00244873" w:rsidRPr="007910AB">
        <w:rPr>
          <w:i/>
        </w:rPr>
        <w:t>n</w:t>
      </w:r>
      <w:r w:rsidR="0022491C">
        <w:rPr>
          <w:i/>
        </w:rPr>
        <w:t>n</w:t>
      </w:r>
      <w:r w:rsidR="00244873" w:rsidRPr="007910AB">
        <w:rPr>
          <w:i/>
        </w:rPr>
        <w:t xml:space="preserve">a </w:t>
      </w:r>
      <w:r w:rsidR="0075485B" w:rsidRPr="0075485B">
        <w:t>:</w:t>
      </w:r>
      <w:r w:rsidRPr="007910AB">
        <w:rPr>
          <w:i/>
        </w:rPr>
        <w:t xml:space="preserve"> kork</w:t>
      </w:r>
      <w:r w:rsidR="0075485B" w:rsidRPr="0075485B">
        <w:t>(</w:t>
      </w:r>
      <w:r w:rsidRPr="007910AB">
        <w:rPr>
          <w:i/>
        </w:rPr>
        <w:t>k</w:t>
      </w:r>
      <w:r w:rsidR="0075485B" w:rsidRPr="0075485B">
        <w:t>)</w:t>
      </w:r>
      <w:r w:rsidRPr="007910AB">
        <w:rPr>
          <w:i/>
        </w:rPr>
        <w:t>euks</w:t>
      </w:r>
      <w:r w:rsidR="0098090B" w:rsidRPr="0098090B">
        <w:t>/</w:t>
      </w:r>
      <w:r w:rsidRPr="007910AB">
        <w:rPr>
          <w:i/>
        </w:rPr>
        <w:t>i</w:t>
      </w:r>
      <w:r w:rsidR="0098090B" w:rsidRPr="0098090B">
        <w:t>/</w:t>
      </w:r>
      <w:r w:rsidR="00244873" w:rsidRPr="007910AB">
        <w:rPr>
          <w:i/>
        </w:rPr>
        <w:t>ssa</w:t>
      </w:r>
      <w:ins w:id="1258" w:author="Information Services" w:date="2015-11-20T17:34:00Z">
        <w:r w:rsidR="00445E6E">
          <w:t>, (</w:t>
        </w:r>
        <w:r w:rsidR="00445E6E">
          <w:rPr>
            <w:i/>
          </w:rPr>
          <w:t>tosi</w:t>
        </w:r>
        <w:r w:rsidR="00A66C7A">
          <w:rPr>
            <w:i/>
          </w:rPr>
          <w:t xml:space="preserve"> </w:t>
        </w:r>
      </w:ins>
      <w:ins w:id="1259" w:author="Information Services" w:date="2015-11-20T17:35:00Z">
        <w:r w:rsidR="00A66C7A" w:rsidRPr="00A95D68">
          <w:t>→</w:t>
        </w:r>
        <w:r w:rsidR="00A66C7A">
          <w:t>)</w:t>
        </w:r>
      </w:ins>
      <w:ins w:id="1260" w:author="Information Services" w:date="2015-11-20T17:34:00Z">
        <w:r w:rsidR="00445E6E">
          <w:t xml:space="preserve"> </w:t>
        </w:r>
        <w:r w:rsidR="00445E6E">
          <w:rPr>
            <w:i/>
          </w:rPr>
          <w:t xml:space="preserve">tottuus </w:t>
        </w:r>
        <w:r w:rsidR="00445E6E">
          <w:t xml:space="preserve">: </w:t>
        </w:r>
      </w:ins>
      <w:ins w:id="1261" w:author="Information Services" w:date="2015-11-20T17:35:00Z">
        <w:r w:rsidR="00A66C7A">
          <w:rPr>
            <w:i/>
          </w:rPr>
          <w:t>tottuu</w:t>
        </w:r>
      </w:ins>
      <w:ins w:id="1262" w:author="Information Services" w:date="2015-11-22T15:46:00Z">
        <w:r w:rsidR="00911554" w:rsidRPr="00911554">
          <w:rPr>
            <w:rPrChange w:id="1263" w:author="Information Services" w:date="2015-11-22T15:46:00Z">
              <w:rPr>
                <w:i/>
              </w:rPr>
            </w:rPrChange>
          </w:rPr>
          <w:t>(</w:t>
        </w:r>
      </w:ins>
      <w:ins w:id="1264" w:author="Information Services" w:date="2015-11-20T17:35:00Z">
        <w:r w:rsidR="00A66C7A">
          <w:rPr>
            <w:i/>
          </w:rPr>
          <w:t>đ</w:t>
        </w:r>
      </w:ins>
      <w:ins w:id="1265" w:author="Information Services" w:date="2015-11-22T15:47:00Z">
        <w:r w:rsidR="00911554" w:rsidRPr="00911554">
          <w:rPr>
            <w:rPrChange w:id="1266" w:author="Information Services" w:date="2015-11-22T15:47:00Z">
              <w:rPr>
                <w:i/>
              </w:rPr>
            </w:rPrChange>
          </w:rPr>
          <w:t>)</w:t>
        </w:r>
      </w:ins>
      <w:ins w:id="1267" w:author="Information Services" w:date="2015-11-20T17:35:00Z">
        <w:r w:rsidR="00A66C7A">
          <w:rPr>
            <w:i/>
          </w:rPr>
          <w:t>e</w:t>
        </w:r>
      </w:ins>
      <w:ins w:id="1268" w:author="Information Services" w:date="2015-11-22T15:47:00Z">
        <w:r w:rsidR="00911554" w:rsidRPr="00911554">
          <w:rPr>
            <w:rPrChange w:id="1269" w:author="Information Services" w:date="2015-11-22T15:47:00Z">
              <w:rPr>
                <w:i/>
              </w:rPr>
            </w:rPrChange>
          </w:rPr>
          <w:t>/</w:t>
        </w:r>
      </w:ins>
      <w:ins w:id="1270" w:author="Information Services" w:date="2015-11-20T17:35:00Z">
        <w:r w:rsidR="00A66C7A">
          <w:rPr>
            <w:i/>
          </w:rPr>
          <w:t>n</w:t>
        </w:r>
        <w:r w:rsidR="00A66C7A">
          <w:t xml:space="preserve"> </w:t>
        </w:r>
        <w:r w:rsidR="00DB3998">
          <w:t xml:space="preserve">: </w:t>
        </w:r>
        <w:r w:rsidR="00DB3998">
          <w:rPr>
            <w:i/>
          </w:rPr>
          <w:t>tottuute</w:t>
        </w:r>
        <w:r w:rsidR="00DB3998">
          <w:t>/</w:t>
        </w:r>
      </w:ins>
      <w:ins w:id="1271" w:author="Information Services" w:date="2015-11-20T17:36:00Z">
        <w:r w:rsidR="00DB3998">
          <w:rPr>
            <w:i/>
          </w:rPr>
          <w:t xml:space="preserve">na </w:t>
        </w:r>
        <w:r w:rsidR="00DB3998">
          <w:t xml:space="preserve">: </w:t>
        </w:r>
        <w:r w:rsidR="00DB3998">
          <w:rPr>
            <w:i/>
          </w:rPr>
          <w:t>tottuut</w:t>
        </w:r>
      </w:ins>
      <w:ins w:id="1272" w:author="Information Services" w:date="2015-11-22T15:47:00Z">
        <w:r w:rsidR="00911554" w:rsidRPr="00911554">
          <w:rPr>
            <w:rPrChange w:id="1273" w:author="Information Services" w:date="2015-11-22T15:47:00Z">
              <w:rPr>
                <w:i/>
              </w:rPr>
            </w:rPrChange>
          </w:rPr>
          <w:t>/</w:t>
        </w:r>
      </w:ins>
      <w:ins w:id="1274" w:author="Information Services" w:date="2015-11-20T17:36:00Z">
        <w:r w:rsidR="00DB3998">
          <w:rPr>
            <w:i/>
          </w:rPr>
          <w:t xml:space="preserve">ta </w:t>
        </w:r>
        <w:r w:rsidR="00DB3998">
          <w:t xml:space="preserve">: </w:t>
        </w:r>
        <w:r w:rsidR="00DB3998">
          <w:rPr>
            <w:i/>
          </w:rPr>
          <w:t>tottuuks</w:t>
        </w:r>
      </w:ins>
      <w:ins w:id="1275" w:author="Information Services" w:date="2015-11-22T15:47:00Z">
        <w:r w:rsidR="00911554" w:rsidRPr="00911554">
          <w:rPr>
            <w:rPrChange w:id="1276" w:author="Information Services" w:date="2015-11-22T15:47:00Z">
              <w:rPr>
                <w:i/>
              </w:rPr>
            </w:rPrChange>
          </w:rPr>
          <w:t>/</w:t>
        </w:r>
      </w:ins>
      <w:ins w:id="1277" w:author="Information Services" w:date="2015-11-20T17:36:00Z">
        <w:r w:rsidR="00DB3998">
          <w:rPr>
            <w:i/>
          </w:rPr>
          <w:t>i</w:t>
        </w:r>
      </w:ins>
      <w:ins w:id="1278" w:author="Information Services" w:date="2015-11-22T15:47:00Z">
        <w:r w:rsidR="00911554" w:rsidRPr="00911554">
          <w:rPr>
            <w:rPrChange w:id="1279" w:author="Information Services" w:date="2015-11-22T15:47:00Z">
              <w:rPr>
                <w:i/>
              </w:rPr>
            </w:rPrChange>
          </w:rPr>
          <w:t>/</w:t>
        </w:r>
      </w:ins>
      <w:ins w:id="1280" w:author="Information Services" w:date="2015-11-20T17:36:00Z">
        <w:r w:rsidR="00DB3998">
          <w:rPr>
            <w:i/>
          </w:rPr>
          <w:t>ssa</w:t>
        </w:r>
      </w:ins>
      <w:r w:rsidR="00244873" w:rsidRPr="00A95D68">
        <w:t>.</w:t>
      </w:r>
      <w:r w:rsidR="00023016">
        <w:t xml:space="preserve"> Tyyppi oon produktiivinen, ja omituisuuđennimen saattaa laittaa</w:t>
      </w:r>
      <w:r w:rsidR="00F648FF">
        <w:t>t</w:t>
      </w:r>
      <w:r w:rsidR="00023016">
        <w:t xml:space="preserve"> </w:t>
      </w:r>
      <w:r w:rsidR="000660E2">
        <w:t>kaikista adjektiiviista.</w:t>
      </w:r>
    </w:p>
    <w:p w14:paraId="7CB15A03" w14:textId="647CEE74" w:rsidR="00B30251" w:rsidRPr="00A95D68" w:rsidRDefault="00B30251" w:rsidP="00BD2A19">
      <w:pPr>
        <w:pStyle w:val="Punktliste"/>
      </w:pPr>
      <w:r w:rsidRPr="00394FAE">
        <w:rPr>
          <w:smallCaps/>
        </w:rPr>
        <w:t>Karitiiviadjektiivit</w:t>
      </w:r>
      <w:r w:rsidR="000660E2" w:rsidRPr="00394FAE">
        <w:rPr>
          <w:smallCaps/>
        </w:rPr>
        <w:t xml:space="preserve"> </w:t>
      </w:r>
      <w:r w:rsidR="000660E2" w:rsidRPr="00FF6C2C">
        <w:t>eli</w:t>
      </w:r>
      <w:r w:rsidR="000660E2">
        <w:t xml:space="preserve"> </w:t>
      </w:r>
      <w:r w:rsidR="000660E2">
        <w:rPr>
          <w:i/>
        </w:rPr>
        <w:t>onneton-</w:t>
      </w:r>
      <w:r w:rsidR="000660E2">
        <w:t>adjektiivit</w:t>
      </w:r>
      <w:r w:rsidR="000660E2">
        <w:rPr>
          <w:i/>
        </w:rPr>
        <w:t xml:space="preserve"> </w:t>
      </w:r>
      <w:r w:rsidRPr="00A95D68">
        <w:t xml:space="preserve">muistelhaan, ette sitä, mitä pohjasana ilmoittaa, ei ole. Pohjasana oon joko substantiivi tahi verbi. </w:t>
      </w:r>
      <w:r w:rsidR="00C92C83">
        <w:t>Ko pohjasanana oon verbi, se karitiivi</w:t>
      </w:r>
      <w:r w:rsidR="00384D44">
        <w:t xml:space="preserve">suffiksin </w:t>
      </w:r>
      <w:r w:rsidR="00384D44">
        <w:rPr>
          <w:i/>
        </w:rPr>
        <w:t>tOn</w:t>
      </w:r>
      <w:r w:rsidR="00384D44">
        <w:t xml:space="preserve"> : </w:t>
      </w:r>
      <w:r w:rsidR="00384D44">
        <w:rPr>
          <w:i/>
        </w:rPr>
        <w:t>ttOmA</w:t>
      </w:r>
      <w:r w:rsidR="00384D44">
        <w:t xml:space="preserve"> lisäthään 3. infinitii</w:t>
      </w:r>
      <w:r w:rsidR="0055706F">
        <w:t>vi</w:t>
      </w:r>
      <w:r w:rsidR="00384D44">
        <w:t>n rankhaan</w:t>
      </w:r>
      <w:r w:rsidR="00D05FBE">
        <w:t xml:space="preserve"> (3. infinitiivistä katto kohđasta </w:t>
      </w:r>
      <w:r w:rsidR="00BB6322">
        <w:t>6.8.1.3</w:t>
      </w:r>
      <w:r w:rsidR="00D05FBE">
        <w:t>)</w:t>
      </w:r>
      <w:r w:rsidR="00384D44">
        <w:t>.</w:t>
      </w:r>
      <w:r w:rsidR="00C92C83">
        <w:t xml:space="preserve"> </w:t>
      </w:r>
      <w:r w:rsidR="00F93C4B" w:rsidRPr="00A95D68">
        <w:t>Esimerkiksi</w:t>
      </w:r>
      <w:r w:rsidRPr="00A95D68">
        <w:t xml:space="preserve"> </w:t>
      </w:r>
      <w:r w:rsidR="0075485B">
        <w:t>(</w:t>
      </w:r>
      <w:r w:rsidR="00C76E6E" w:rsidRPr="00A95D68">
        <w:t xml:space="preserve">sg.nom. : sg.gen. : sg.part.) </w:t>
      </w:r>
      <w:r w:rsidR="0075485B">
        <w:t>(</w:t>
      </w:r>
      <w:r w:rsidR="00C92C83" w:rsidRPr="0081220D">
        <w:rPr>
          <w:i/>
        </w:rPr>
        <w:t xml:space="preserve">onni </w:t>
      </w:r>
      <w:r w:rsidR="00C92C83" w:rsidRPr="00A95D68">
        <w:t xml:space="preserve">→) </w:t>
      </w:r>
      <w:r w:rsidR="00C92C83" w:rsidRPr="0081220D">
        <w:rPr>
          <w:i/>
        </w:rPr>
        <w:t xml:space="preserve">onneton </w:t>
      </w:r>
      <w:r w:rsidR="0075485B" w:rsidRPr="0075485B">
        <w:t>:</w:t>
      </w:r>
      <w:r w:rsidR="00C92C83" w:rsidRPr="0081220D">
        <w:rPr>
          <w:i/>
        </w:rPr>
        <w:t xml:space="preserve"> onnettoma</w:t>
      </w:r>
      <w:r w:rsidR="0098090B" w:rsidRPr="0098090B">
        <w:t>/</w:t>
      </w:r>
      <w:r w:rsidR="00C92C83" w:rsidRPr="0081220D">
        <w:rPr>
          <w:i/>
        </w:rPr>
        <w:t xml:space="preserve">n </w:t>
      </w:r>
      <w:r w:rsidR="0075485B" w:rsidRPr="0075485B">
        <w:t>:</w:t>
      </w:r>
      <w:r w:rsidR="00C92C83" w:rsidRPr="0081220D">
        <w:rPr>
          <w:i/>
        </w:rPr>
        <w:t xml:space="preserve"> onneton</w:t>
      </w:r>
      <w:r w:rsidR="0098090B" w:rsidRPr="0098090B">
        <w:t>/</w:t>
      </w:r>
      <w:r w:rsidR="00C92C83" w:rsidRPr="0081220D">
        <w:rPr>
          <w:i/>
        </w:rPr>
        <w:t>ta</w:t>
      </w:r>
      <w:r w:rsidR="00C92C83" w:rsidRPr="00A95D68">
        <w:t xml:space="preserve">, </w:t>
      </w:r>
      <w:r w:rsidR="0075485B">
        <w:t>(</w:t>
      </w:r>
      <w:r w:rsidRPr="0081220D">
        <w:rPr>
          <w:i/>
        </w:rPr>
        <w:t>vika</w:t>
      </w:r>
      <w:r w:rsidRPr="00A95D68">
        <w:t xml:space="preserve"> →) </w:t>
      </w:r>
      <w:r w:rsidRPr="0081220D">
        <w:rPr>
          <w:i/>
        </w:rPr>
        <w:t>vi</w:t>
      </w:r>
      <w:r w:rsidR="0075485B" w:rsidRPr="0075485B">
        <w:t>(</w:t>
      </w:r>
      <w:r w:rsidRPr="0081220D">
        <w:rPr>
          <w:i/>
        </w:rPr>
        <w:t>j</w:t>
      </w:r>
      <w:r w:rsidR="0075485B" w:rsidRPr="0075485B">
        <w:t>)</w:t>
      </w:r>
      <w:r w:rsidRPr="0081220D">
        <w:rPr>
          <w:i/>
        </w:rPr>
        <w:t xml:space="preserve">aton </w:t>
      </w:r>
      <w:r w:rsidR="0075485B" w:rsidRPr="0075485B">
        <w:t>:</w:t>
      </w:r>
      <w:r w:rsidRPr="0081220D">
        <w:rPr>
          <w:i/>
        </w:rPr>
        <w:t xml:space="preserve"> vi</w:t>
      </w:r>
      <w:r w:rsidR="0075485B" w:rsidRPr="0075485B">
        <w:t>(</w:t>
      </w:r>
      <w:r w:rsidRPr="0081220D">
        <w:rPr>
          <w:i/>
        </w:rPr>
        <w:t>j</w:t>
      </w:r>
      <w:r w:rsidR="0075485B" w:rsidRPr="0075485B">
        <w:t>)</w:t>
      </w:r>
      <w:r w:rsidRPr="0081220D">
        <w:rPr>
          <w:i/>
        </w:rPr>
        <w:t>attoma</w:t>
      </w:r>
      <w:r w:rsidR="0098090B" w:rsidRPr="0098090B">
        <w:t>/</w:t>
      </w:r>
      <w:r w:rsidR="00C92C83">
        <w:rPr>
          <w:i/>
        </w:rPr>
        <w:t xml:space="preserve">n </w:t>
      </w:r>
      <w:r w:rsidR="0075485B" w:rsidRPr="0075485B">
        <w:t>:</w:t>
      </w:r>
      <w:r w:rsidR="00C92C83">
        <w:rPr>
          <w:i/>
        </w:rPr>
        <w:t xml:space="preserve"> vi</w:t>
      </w:r>
      <w:r w:rsidR="0075485B" w:rsidRPr="0075485B">
        <w:t>(</w:t>
      </w:r>
      <w:r w:rsidR="00C92C83">
        <w:rPr>
          <w:i/>
        </w:rPr>
        <w:t>j</w:t>
      </w:r>
      <w:r w:rsidR="0075485B" w:rsidRPr="0075485B">
        <w:t>)</w:t>
      </w:r>
      <w:r w:rsidR="00C92C83">
        <w:rPr>
          <w:i/>
        </w:rPr>
        <w:t>aton</w:t>
      </w:r>
      <w:r w:rsidR="0098090B" w:rsidRPr="0098090B">
        <w:t>/</w:t>
      </w:r>
      <w:r w:rsidR="00C92C83">
        <w:rPr>
          <w:i/>
        </w:rPr>
        <w:t>ta</w:t>
      </w:r>
      <w:r w:rsidRPr="00A95D68">
        <w:t xml:space="preserve">, </w:t>
      </w:r>
      <w:r w:rsidR="0075485B">
        <w:t>(</w:t>
      </w:r>
      <w:r w:rsidRPr="0081220D">
        <w:rPr>
          <w:i/>
        </w:rPr>
        <w:t>tiet</w:t>
      </w:r>
      <w:r w:rsidR="0075485B" w:rsidRPr="0075485B">
        <w:t>(</w:t>
      </w:r>
      <w:r w:rsidRPr="0081220D">
        <w:rPr>
          <w:i/>
        </w:rPr>
        <w:t>t</w:t>
      </w:r>
      <w:r w:rsidR="0075485B" w:rsidRPr="0075485B">
        <w:t>)</w:t>
      </w:r>
      <w:r w:rsidRPr="0081220D">
        <w:rPr>
          <w:i/>
        </w:rPr>
        <w:t>ä</w:t>
      </w:r>
      <w:r w:rsidR="0098090B" w:rsidRPr="0098090B">
        <w:t>/</w:t>
      </w:r>
      <w:r w:rsidRPr="0081220D">
        <w:rPr>
          <w:i/>
        </w:rPr>
        <w:t>ä</w:t>
      </w:r>
      <w:r w:rsidR="0075485B" w:rsidRPr="0075485B">
        <w:t>(</w:t>
      </w:r>
      <w:r w:rsidRPr="0081220D">
        <w:rPr>
          <w:i/>
        </w:rPr>
        <w:t>t</w:t>
      </w:r>
      <w:r w:rsidR="00C76E6E" w:rsidRPr="00A95D68">
        <w:t>)</w:t>
      </w:r>
      <w:r w:rsidRPr="00A95D68">
        <w:t xml:space="preserve"> →) </w:t>
      </w:r>
      <w:r w:rsidRPr="0081220D">
        <w:rPr>
          <w:i/>
        </w:rPr>
        <w:t xml:space="preserve">tietämätön </w:t>
      </w:r>
      <w:r w:rsidR="0075485B" w:rsidRPr="0075485B">
        <w:t>:</w:t>
      </w:r>
      <w:r w:rsidRPr="0081220D">
        <w:rPr>
          <w:i/>
        </w:rPr>
        <w:t xml:space="preserve"> tíetämättömä</w:t>
      </w:r>
      <w:r w:rsidR="0098090B" w:rsidRPr="0098090B">
        <w:t>/</w:t>
      </w:r>
      <w:r w:rsidRPr="0081220D">
        <w:rPr>
          <w:i/>
        </w:rPr>
        <w:t xml:space="preserve">n </w:t>
      </w:r>
      <w:r w:rsidR="0075485B" w:rsidRPr="0075485B">
        <w:t>:</w:t>
      </w:r>
      <w:r w:rsidRPr="0081220D">
        <w:rPr>
          <w:i/>
        </w:rPr>
        <w:t xml:space="preserve"> tietämätön</w:t>
      </w:r>
      <w:r w:rsidR="0098090B" w:rsidRPr="0098090B">
        <w:t>/</w:t>
      </w:r>
      <w:r w:rsidRPr="0081220D">
        <w:rPr>
          <w:i/>
        </w:rPr>
        <w:t>tä</w:t>
      </w:r>
      <w:r w:rsidR="0075485B" w:rsidRPr="0075485B">
        <w:t>,</w:t>
      </w:r>
      <w:r w:rsidR="00251873">
        <w:rPr>
          <w:i/>
        </w:rPr>
        <w:t xml:space="preserve"> </w:t>
      </w:r>
      <w:r w:rsidR="0075485B" w:rsidRPr="0075485B">
        <w:t>(</w:t>
      </w:r>
      <w:r w:rsidR="00251873">
        <w:rPr>
          <w:i/>
        </w:rPr>
        <w:t>usko</w:t>
      </w:r>
      <w:r w:rsidR="0098090B" w:rsidRPr="0098090B">
        <w:t>/</w:t>
      </w:r>
      <w:r w:rsidR="00251873">
        <w:rPr>
          <w:i/>
        </w:rPr>
        <w:t xml:space="preserve">ot </w:t>
      </w:r>
      <w:r w:rsidR="005506C7">
        <w:t>~</w:t>
      </w:r>
      <w:r w:rsidR="00251873">
        <w:rPr>
          <w:i/>
        </w:rPr>
        <w:t xml:space="preserve"> usko</w:t>
      </w:r>
      <w:r w:rsidR="0098090B" w:rsidRPr="0098090B">
        <w:t>/</w:t>
      </w:r>
      <w:r w:rsidR="00251873">
        <w:rPr>
          <w:i/>
        </w:rPr>
        <w:t>a</w:t>
      </w:r>
      <w:r w:rsidR="0075485B" w:rsidRPr="0075485B">
        <w:t>(</w:t>
      </w:r>
      <w:r w:rsidR="00251873">
        <w:rPr>
          <w:i/>
        </w:rPr>
        <w:t>t</w:t>
      </w:r>
      <w:r w:rsidR="0075485B" w:rsidRPr="0075485B">
        <w:t>)</w:t>
      </w:r>
      <w:r w:rsidR="00251873">
        <w:rPr>
          <w:i/>
        </w:rPr>
        <w:t xml:space="preserve"> </w:t>
      </w:r>
      <w:r w:rsidR="00251873" w:rsidRPr="00A95D68">
        <w:t>→</w:t>
      </w:r>
      <w:r w:rsidR="00251873">
        <w:t xml:space="preserve">) </w:t>
      </w:r>
      <w:r w:rsidR="00251873">
        <w:rPr>
          <w:i/>
        </w:rPr>
        <w:t xml:space="preserve">uskomaton </w:t>
      </w:r>
      <w:r w:rsidR="0075485B" w:rsidRPr="0075485B">
        <w:t>:</w:t>
      </w:r>
      <w:r w:rsidR="00251873">
        <w:rPr>
          <w:i/>
        </w:rPr>
        <w:t xml:space="preserve"> uskomattoma</w:t>
      </w:r>
      <w:r w:rsidR="0098090B" w:rsidRPr="0098090B">
        <w:t>/</w:t>
      </w:r>
      <w:r w:rsidR="00251873">
        <w:rPr>
          <w:i/>
        </w:rPr>
        <w:t xml:space="preserve">n </w:t>
      </w:r>
      <w:r w:rsidR="0075485B" w:rsidRPr="0075485B">
        <w:t>:</w:t>
      </w:r>
      <w:r w:rsidR="00251873">
        <w:rPr>
          <w:i/>
        </w:rPr>
        <w:t xml:space="preserve"> uskomaton</w:t>
      </w:r>
      <w:r w:rsidR="0098090B" w:rsidRPr="0098090B">
        <w:t>/</w:t>
      </w:r>
      <w:r w:rsidR="00251873">
        <w:rPr>
          <w:i/>
        </w:rPr>
        <w:t>ta</w:t>
      </w:r>
      <w:r w:rsidRPr="00A95D68">
        <w:t>. Näjemä, että karitiivisuffiksi graadivaihettellee aina kaavan I:II jälkhiin.</w:t>
      </w:r>
    </w:p>
    <w:p w14:paraId="30227B4B" w14:textId="08182412" w:rsidR="001A6147" w:rsidRPr="001A6147" w:rsidRDefault="001A6147" w:rsidP="00C7199B">
      <w:pPr>
        <w:pStyle w:val="Liste-forts2"/>
        <w:spacing w:before="120"/>
        <w:ind w:left="0"/>
        <w:contextualSpacing w:val="0"/>
      </w:pPr>
      <w:r>
        <w:t xml:space="preserve">Vielä tyypphiin 3.2 kuuluu kaksi nomenilajjii, </w:t>
      </w:r>
      <w:r>
        <w:rPr>
          <w:i/>
        </w:rPr>
        <w:t>veres-</w:t>
      </w:r>
      <w:r w:rsidR="00240571">
        <w:t>no</w:t>
      </w:r>
      <w:r>
        <w:t xml:space="preserve">menit ja </w:t>
      </w:r>
      <w:r w:rsidR="0075485B" w:rsidRPr="0075485B">
        <w:t>(</w:t>
      </w:r>
      <w:r>
        <w:rPr>
          <w:i/>
        </w:rPr>
        <w:t>i</w:t>
      </w:r>
      <w:r w:rsidR="0075485B" w:rsidRPr="0075485B">
        <w:t>)</w:t>
      </w:r>
      <w:r>
        <w:rPr>
          <w:i/>
        </w:rPr>
        <w:t>nen-</w:t>
      </w:r>
      <w:r>
        <w:t xml:space="preserve">nomenit, mikkä oon siinä </w:t>
      </w:r>
      <w:r w:rsidR="007F1B8C">
        <w:t xml:space="preserve">eriskumhaiset, ette niistä käytethään konsonanttirankkaa kans pluraalin </w:t>
      </w:r>
      <w:r w:rsidR="00A27713">
        <w:t>genitiiv</w:t>
      </w:r>
      <w:r w:rsidR="00A32A4C">
        <w:t>in haamustuksessa</w:t>
      </w:r>
      <w:r w:rsidR="007F1B8C">
        <w:t xml:space="preserve"> ei</w:t>
      </w:r>
      <w:r w:rsidR="00592109">
        <w:t>kä</w:t>
      </w:r>
      <w:r w:rsidR="007F1B8C">
        <w:t xml:space="preserve"> tyhä singulaarin partitiivin haamustuksessa.</w:t>
      </w:r>
    </w:p>
    <w:p w14:paraId="719E6E3A" w14:textId="6F78F085" w:rsidR="00613A87" w:rsidRPr="00613A87" w:rsidRDefault="00394FAE" w:rsidP="0010334D">
      <w:pPr>
        <w:pStyle w:val="Punktliste"/>
        <w:rPr>
          <w:i/>
        </w:rPr>
      </w:pPr>
      <w:r w:rsidRPr="00394FAE">
        <w:rPr>
          <w:i/>
        </w:rPr>
        <w:t>veres</w:t>
      </w:r>
      <w:r w:rsidR="00C7199B" w:rsidRPr="00394FAE">
        <w:t>-nomeni</w:t>
      </w:r>
      <w:r w:rsidR="0090224B" w:rsidRPr="00394FAE">
        <w:t>itten</w:t>
      </w:r>
      <w:r w:rsidR="0090224B">
        <w:rPr>
          <w:b/>
        </w:rPr>
        <w:t xml:space="preserve"> </w:t>
      </w:r>
      <w:r w:rsidR="0090224B">
        <w:t xml:space="preserve">konsonanttirangan </w:t>
      </w:r>
      <w:r w:rsidR="0090224B">
        <w:rPr>
          <w:i/>
        </w:rPr>
        <w:t>s</w:t>
      </w:r>
      <w:r w:rsidR="0090224B">
        <w:t xml:space="preserve"> vaihettellee vokaalirangan </w:t>
      </w:r>
      <w:r w:rsidR="0090224B">
        <w:rPr>
          <w:i/>
        </w:rPr>
        <w:t>kse</w:t>
      </w:r>
      <w:r w:rsidR="0090224B">
        <w:t>:n kanssa. N</w:t>
      </w:r>
      <w:r w:rsidR="00C7199B" w:rsidRPr="00A95D68">
        <w:t xml:space="preserve">iin ko </w:t>
      </w:r>
      <w:r w:rsidR="0075485B">
        <w:t>(</w:t>
      </w:r>
      <w:r w:rsidR="00C7199B" w:rsidRPr="00A95D68">
        <w:t>sg.nom. : sg.part. : pl.gen</w:t>
      </w:r>
      <w:r w:rsidR="007F6C63">
        <w:t>.</w:t>
      </w:r>
      <w:r w:rsidR="00C7199B" w:rsidRPr="00A95D68">
        <w:t xml:space="preserve"> : pl.nom. : pl.</w:t>
      </w:r>
      <w:r w:rsidR="00E408FF" w:rsidRPr="00A95D68">
        <w:t>iness</w:t>
      </w:r>
      <w:r w:rsidR="00C7199B" w:rsidRPr="00A95D68">
        <w:t xml:space="preserve">.) </w:t>
      </w:r>
      <w:r w:rsidR="00C7199B" w:rsidRPr="00D10368">
        <w:rPr>
          <w:i/>
        </w:rPr>
        <w:t xml:space="preserve">veres </w:t>
      </w:r>
      <w:r w:rsidR="0075485B" w:rsidRPr="0075485B">
        <w:t>:</w:t>
      </w:r>
      <w:r w:rsidR="00C7199B" w:rsidRPr="00D10368">
        <w:rPr>
          <w:i/>
        </w:rPr>
        <w:t xml:space="preserve"> veres</w:t>
      </w:r>
      <w:r w:rsidR="0098090B" w:rsidRPr="0098090B">
        <w:t>/</w:t>
      </w:r>
      <w:r w:rsidR="00C7199B" w:rsidRPr="00D10368">
        <w:rPr>
          <w:i/>
        </w:rPr>
        <w:t xml:space="preserve">tä </w:t>
      </w:r>
      <w:r w:rsidR="0075485B" w:rsidRPr="0075485B">
        <w:t>:</w:t>
      </w:r>
      <w:r w:rsidR="000A4B27">
        <w:rPr>
          <w:i/>
        </w:rPr>
        <w:t xml:space="preserve"> </w:t>
      </w:r>
      <w:r w:rsidR="00C7199B" w:rsidRPr="00D10368">
        <w:rPr>
          <w:i/>
        </w:rPr>
        <w:t>veres</w:t>
      </w:r>
      <w:r w:rsidR="0098090B" w:rsidRPr="0098090B">
        <w:t>/</w:t>
      </w:r>
      <w:r w:rsidR="00C7199B" w:rsidRPr="00D10368">
        <w:rPr>
          <w:i/>
        </w:rPr>
        <w:t xml:space="preserve">ten </w:t>
      </w:r>
      <w:r w:rsidR="005A6E6E">
        <w:t xml:space="preserve">~ </w:t>
      </w:r>
      <w:r w:rsidR="005A6E6E">
        <w:rPr>
          <w:i/>
        </w:rPr>
        <w:t>vereks</w:t>
      </w:r>
      <w:r w:rsidR="0098090B" w:rsidRPr="0098090B">
        <w:t>/</w:t>
      </w:r>
      <w:r w:rsidR="005A6E6E">
        <w:rPr>
          <w:i/>
        </w:rPr>
        <w:t>i</w:t>
      </w:r>
      <w:r w:rsidR="0098090B" w:rsidRPr="0098090B">
        <w:t>/</w:t>
      </w:r>
      <w:r w:rsidR="005A6E6E">
        <w:rPr>
          <w:i/>
        </w:rPr>
        <w:t xml:space="preserve">tten </w:t>
      </w:r>
      <w:r w:rsidR="0075485B" w:rsidRPr="0075485B">
        <w:t>:</w:t>
      </w:r>
      <w:r w:rsidR="00C7199B" w:rsidRPr="00D10368">
        <w:rPr>
          <w:i/>
        </w:rPr>
        <w:t xml:space="preserve"> verekse</w:t>
      </w:r>
      <w:r w:rsidR="0098090B" w:rsidRPr="0098090B">
        <w:t>/</w:t>
      </w:r>
      <w:r w:rsidR="00C7199B" w:rsidRPr="00D10368">
        <w:rPr>
          <w:i/>
        </w:rPr>
        <w:t xml:space="preserve">t </w:t>
      </w:r>
      <w:r w:rsidR="0075485B" w:rsidRPr="0075485B">
        <w:t>:</w:t>
      </w:r>
      <w:r w:rsidR="00C7199B" w:rsidRPr="00D10368">
        <w:rPr>
          <w:i/>
        </w:rPr>
        <w:t xml:space="preserve"> vereks</w:t>
      </w:r>
      <w:r w:rsidR="0098090B" w:rsidRPr="0098090B">
        <w:t>/</w:t>
      </w:r>
      <w:r w:rsidR="00C7199B" w:rsidRPr="00D10368">
        <w:rPr>
          <w:i/>
        </w:rPr>
        <w:t>i</w:t>
      </w:r>
      <w:r w:rsidR="0098090B" w:rsidRPr="0098090B">
        <w:t>/</w:t>
      </w:r>
      <w:r w:rsidR="00E408FF" w:rsidRPr="00D10368">
        <w:rPr>
          <w:i/>
        </w:rPr>
        <w:t>ssä</w:t>
      </w:r>
      <w:r w:rsidR="0075485B" w:rsidRPr="0075485B">
        <w:t>,</w:t>
      </w:r>
      <w:r w:rsidR="00C7199B" w:rsidRPr="00D10368">
        <w:rPr>
          <w:i/>
        </w:rPr>
        <w:t xml:space="preserve"> </w:t>
      </w:r>
      <w:r w:rsidR="00CA56DF">
        <w:rPr>
          <w:i/>
        </w:rPr>
        <w:t xml:space="preserve">ilves </w:t>
      </w:r>
      <w:r w:rsidR="0075485B" w:rsidRPr="0075485B">
        <w:t>:</w:t>
      </w:r>
      <w:r w:rsidR="00CA56DF">
        <w:rPr>
          <w:i/>
        </w:rPr>
        <w:t xml:space="preserve"> ilves</w:t>
      </w:r>
      <w:r w:rsidR="0098090B" w:rsidRPr="0098090B">
        <w:t>/</w:t>
      </w:r>
      <w:r w:rsidR="00CA56DF">
        <w:rPr>
          <w:i/>
        </w:rPr>
        <w:t xml:space="preserve">tä </w:t>
      </w:r>
      <w:r w:rsidR="0075485B" w:rsidRPr="0075485B">
        <w:t>:</w:t>
      </w:r>
      <w:r w:rsidR="00CA56DF">
        <w:rPr>
          <w:i/>
        </w:rPr>
        <w:t xml:space="preserve"> ilves</w:t>
      </w:r>
      <w:r w:rsidR="0098090B" w:rsidRPr="0098090B">
        <w:t>/</w:t>
      </w:r>
      <w:r w:rsidR="00CA56DF">
        <w:rPr>
          <w:i/>
        </w:rPr>
        <w:t>ten</w:t>
      </w:r>
      <w:r w:rsidR="005A6E6E">
        <w:rPr>
          <w:i/>
        </w:rPr>
        <w:t xml:space="preserve"> </w:t>
      </w:r>
      <w:r w:rsidR="00BA1173" w:rsidRPr="00BA1173">
        <w:t>~</w:t>
      </w:r>
      <w:r w:rsidR="005A6E6E">
        <w:rPr>
          <w:i/>
        </w:rPr>
        <w:t xml:space="preserve"> ilveks</w:t>
      </w:r>
      <w:r w:rsidR="0098090B" w:rsidRPr="0098090B">
        <w:t>/</w:t>
      </w:r>
      <w:r w:rsidR="005A6E6E">
        <w:rPr>
          <w:i/>
        </w:rPr>
        <w:t>i</w:t>
      </w:r>
      <w:r w:rsidR="0098090B" w:rsidRPr="0098090B">
        <w:t>/</w:t>
      </w:r>
      <w:r w:rsidR="005A6E6E">
        <w:rPr>
          <w:i/>
        </w:rPr>
        <w:t>tten</w:t>
      </w:r>
      <w:r w:rsidR="00CA56DF">
        <w:rPr>
          <w:i/>
        </w:rPr>
        <w:t xml:space="preserve"> </w:t>
      </w:r>
      <w:r w:rsidR="0075485B" w:rsidRPr="0075485B">
        <w:t>:</w:t>
      </w:r>
      <w:r w:rsidR="00CA56DF">
        <w:rPr>
          <w:i/>
        </w:rPr>
        <w:t xml:space="preserve"> ilvekse</w:t>
      </w:r>
      <w:r w:rsidR="0098090B" w:rsidRPr="0098090B">
        <w:t>/</w:t>
      </w:r>
      <w:r w:rsidR="00CA56DF">
        <w:rPr>
          <w:i/>
        </w:rPr>
        <w:t xml:space="preserve">t </w:t>
      </w:r>
      <w:r w:rsidR="0075485B" w:rsidRPr="0075485B">
        <w:t>:</w:t>
      </w:r>
      <w:r w:rsidR="00CA56DF">
        <w:rPr>
          <w:i/>
        </w:rPr>
        <w:t xml:space="preserve"> ilveks</w:t>
      </w:r>
      <w:r w:rsidR="0098090B" w:rsidRPr="0098090B">
        <w:t>/</w:t>
      </w:r>
      <w:r w:rsidR="00CA56DF">
        <w:rPr>
          <w:i/>
        </w:rPr>
        <w:t>i</w:t>
      </w:r>
      <w:r w:rsidR="0098090B" w:rsidRPr="0098090B">
        <w:t>/</w:t>
      </w:r>
      <w:r w:rsidR="00CA56DF">
        <w:rPr>
          <w:i/>
        </w:rPr>
        <w:t>ssä</w:t>
      </w:r>
      <w:r w:rsidR="0075485B" w:rsidRPr="0075485B">
        <w:t>,</w:t>
      </w:r>
      <w:r w:rsidR="00CA56DF">
        <w:rPr>
          <w:i/>
        </w:rPr>
        <w:t xml:space="preserve"> </w:t>
      </w:r>
      <w:r w:rsidR="00B258F6">
        <w:rPr>
          <w:i/>
        </w:rPr>
        <w:t xml:space="preserve">kinos </w:t>
      </w:r>
      <w:r w:rsidR="0075485B" w:rsidRPr="0075485B">
        <w:t>:</w:t>
      </w:r>
      <w:r w:rsidR="00B258F6">
        <w:rPr>
          <w:i/>
        </w:rPr>
        <w:t xml:space="preserve"> kinos</w:t>
      </w:r>
      <w:r w:rsidR="0098090B" w:rsidRPr="0098090B">
        <w:t>/</w:t>
      </w:r>
      <w:r w:rsidR="00B258F6">
        <w:rPr>
          <w:i/>
        </w:rPr>
        <w:t xml:space="preserve">ta </w:t>
      </w:r>
      <w:r w:rsidR="0075485B" w:rsidRPr="0075485B">
        <w:t>:</w:t>
      </w:r>
      <w:r w:rsidR="00B258F6">
        <w:rPr>
          <w:i/>
        </w:rPr>
        <w:t xml:space="preserve"> kinos</w:t>
      </w:r>
      <w:r w:rsidR="0098090B" w:rsidRPr="0098090B">
        <w:t>/</w:t>
      </w:r>
      <w:r w:rsidR="00B258F6">
        <w:rPr>
          <w:i/>
        </w:rPr>
        <w:t xml:space="preserve">ten </w:t>
      </w:r>
      <w:r w:rsidR="00BA1173" w:rsidRPr="00BA1173">
        <w:t>~</w:t>
      </w:r>
      <w:r w:rsidR="00821816">
        <w:rPr>
          <w:i/>
        </w:rPr>
        <w:t xml:space="preserve"> kinoks</w:t>
      </w:r>
      <w:r w:rsidR="0098090B" w:rsidRPr="0098090B">
        <w:t>/</w:t>
      </w:r>
      <w:r w:rsidR="00821816">
        <w:rPr>
          <w:i/>
        </w:rPr>
        <w:t>i</w:t>
      </w:r>
      <w:r w:rsidR="0098090B" w:rsidRPr="0098090B">
        <w:t>/</w:t>
      </w:r>
      <w:r w:rsidR="00821816">
        <w:rPr>
          <w:i/>
        </w:rPr>
        <w:t xml:space="preserve">tten </w:t>
      </w:r>
      <w:r w:rsidR="0075485B" w:rsidRPr="0075485B">
        <w:t>:</w:t>
      </w:r>
      <w:r w:rsidR="00B258F6">
        <w:rPr>
          <w:i/>
        </w:rPr>
        <w:t xml:space="preserve"> kinokse</w:t>
      </w:r>
      <w:r w:rsidR="0098090B" w:rsidRPr="0098090B">
        <w:t>/</w:t>
      </w:r>
      <w:r w:rsidR="00B258F6">
        <w:rPr>
          <w:i/>
        </w:rPr>
        <w:t xml:space="preserve">t </w:t>
      </w:r>
      <w:r w:rsidR="0075485B" w:rsidRPr="0075485B">
        <w:t>:</w:t>
      </w:r>
      <w:r w:rsidR="00B258F6">
        <w:rPr>
          <w:i/>
        </w:rPr>
        <w:t xml:space="preserve"> kinoks</w:t>
      </w:r>
      <w:r w:rsidR="0098090B" w:rsidRPr="0098090B">
        <w:t>/</w:t>
      </w:r>
      <w:r w:rsidR="00B258F6">
        <w:rPr>
          <w:i/>
        </w:rPr>
        <w:t>i</w:t>
      </w:r>
      <w:r w:rsidR="0098090B" w:rsidRPr="0098090B">
        <w:t>/</w:t>
      </w:r>
      <w:r w:rsidR="00B258F6">
        <w:rPr>
          <w:i/>
        </w:rPr>
        <w:t>ssa</w:t>
      </w:r>
      <w:r w:rsidR="001B127A" w:rsidRPr="001B127A">
        <w:t>.</w:t>
      </w:r>
      <w:r w:rsidR="00B258F6">
        <w:rPr>
          <w:i/>
        </w:rPr>
        <w:t xml:space="preserve"> </w:t>
      </w:r>
      <w:r w:rsidR="00613A87">
        <w:t xml:space="preserve">Uuđemat lainasanat, minkä originaalit loputhaan </w:t>
      </w:r>
      <w:r w:rsidR="00613A87">
        <w:rPr>
          <w:i/>
        </w:rPr>
        <w:t>s</w:t>
      </w:r>
      <w:r w:rsidR="00613A87">
        <w:t xml:space="preserve">:hään, taivuthaan tasan niin ko </w:t>
      </w:r>
      <w:r w:rsidR="00613A87">
        <w:rPr>
          <w:i/>
        </w:rPr>
        <w:t>veres-</w:t>
      </w:r>
      <w:r w:rsidR="00613A87">
        <w:t xml:space="preserve">nomenit. Esimerkiksi </w:t>
      </w:r>
      <w:r w:rsidR="00613A87">
        <w:rPr>
          <w:i/>
        </w:rPr>
        <w:t xml:space="preserve">juhanes </w:t>
      </w:r>
      <w:r w:rsidR="0075485B" w:rsidRPr="0075485B">
        <w:t>:</w:t>
      </w:r>
      <w:r w:rsidR="00613A87">
        <w:rPr>
          <w:i/>
        </w:rPr>
        <w:t xml:space="preserve"> juhanes</w:t>
      </w:r>
      <w:r w:rsidR="0098090B" w:rsidRPr="0098090B">
        <w:t>/</w:t>
      </w:r>
      <w:r w:rsidR="00613A87">
        <w:rPr>
          <w:i/>
        </w:rPr>
        <w:t xml:space="preserve">ta </w:t>
      </w:r>
      <w:r w:rsidR="0075485B" w:rsidRPr="0075485B">
        <w:t>:</w:t>
      </w:r>
      <w:r w:rsidR="00613A87">
        <w:rPr>
          <w:i/>
        </w:rPr>
        <w:t xml:space="preserve"> juhanes</w:t>
      </w:r>
      <w:r w:rsidR="0098090B" w:rsidRPr="0098090B">
        <w:t>/</w:t>
      </w:r>
      <w:r w:rsidR="00613A87">
        <w:rPr>
          <w:i/>
        </w:rPr>
        <w:t>ten</w:t>
      </w:r>
      <w:r w:rsidR="001E5CC3">
        <w:rPr>
          <w:i/>
        </w:rPr>
        <w:t xml:space="preserve"> </w:t>
      </w:r>
      <w:r w:rsidR="00BA1173" w:rsidRPr="00BA1173">
        <w:t>~</w:t>
      </w:r>
      <w:r w:rsidR="001E5CC3">
        <w:rPr>
          <w:i/>
        </w:rPr>
        <w:t xml:space="preserve"> juhaneks</w:t>
      </w:r>
      <w:r w:rsidR="0098090B" w:rsidRPr="0098090B">
        <w:t>/</w:t>
      </w:r>
      <w:r w:rsidR="001E5CC3">
        <w:rPr>
          <w:i/>
        </w:rPr>
        <w:t>i</w:t>
      </w:r>
      <w:r w:rsidR="0098090B" w:rsidRPr="0098090B">
        <w:t>/</w:t>
      </w:r>
      <w:r w:rsidR="001E5CC3">
        <w:rPr>
          <w:i/>
        </w:rPr>
        <w:t>tten</w:t>
      </w:r>
      <w:r w:rsidR="00613A87">
        <w:rPr>
          <w:i/>
        </w:rPr>
        <w:t xml:space="preserve"> </w:t>
      </w:r>
      <w:r w:rsidR="0075485B" w:rsidRPr="0075485B">
        <w:t>:</w:t>
      </w:r>
      <w:r w:rsidR="00613A87">
        <w:rPr>
          <w:i/>
        </w:rPr>
        <w:t xml:space="preserve"> juhanekse</w:t>
      </w:r>
      <w:r w:rsidR="0098090B" w:rsidRPr="0098090B">
        <w:t>/</w:t>
      </w:r>
      <w:r w:rsidR="00613A87">
        <w:rPr>
          <w:i/>
        </w:rPr>
        <w:t xml:space="preserve">t </w:t>
      </w:r>
      <w:r w:rsidR="0075485B" w:rsidRPr="0075485B">
        <w:t>:</w:t>
      </w:r>
      <w:r w:rsidR="00613A87">
        <w:rPr>
          <w:i/>
        </w:rPr>
        <w:t xml:space="preserve"> juhaneks</w:t>
      </w:r>
      <w:r w:rsidR="0098090B" w:rsidRPr="0098090B">
        <w:t>/</w:t>
      </w:r>
      <w:r w:rsidR="00613A87">
        <w:rPr>
          <w:i/>
        </w:rPr>
        <w:t>i</w:t>
      </w:r>
      <w:r w:rsidR="0098090B" w:rsidRPr="0098090B">
        <w:t>/</w:t>
      </w:r>
      <w:r w:rsidR="00613A87">
        <w:rPr>
          <w:i/>
        </w:rPr>
        <w:t>ssa</w:t>
      </w:r>
      <w:r w:rsidR="0075485B" w:rsidRPr="0075485B">
        <w:t>,</w:t>
      </w:r>
      <w:r w:rsidR="00613A87">
        <w:rPr>
          <w:i/>
        </w:rPr>
        <w:t xml:space="preserve"> fiikus </w:t>
      </w:r>
      <w:r w:rsidR="0075485B" w:rsidRPr="0075485B">
        <w:t>:</w:t>
      </w:r>
      <w:r w:rsidR="00613A87">
        <w:rPr>
          <w:i/>
        </w:rPr>
        <w:t xml:space="preserve"> fiikus</w:t>
      </w:r>
      <w:r w:rsidR="0098090B" w:rsidRPr="0098090B">
        <w:t>/</w:t>
      </w:r>
      <w:r w:rsidR="00613A87">
        <w:rPr>
          <w:i/>
        </w:rPr>
        <w:t xml:space="preserve">ta </w:t>
      </w:r>
      <w:r w:rsidR="0075485B" w:rsidRPr="0075485B">
        <w:t>:</w:t>
      </w:r>
      <w:r w:rsidR="000A4B27">
        <w:rPr>
          <w:i/>
        </w:rPr>
        <w:t xml:space="preserve"> </w:t>
      </w:r>
      <w:r w:rsidR="00613A87">
        <w:rPr>
          <w:i/>
        </w:rPr>
        <w:t>fiikus</w:t>
      </w:r>
      <w:r w:rsidR="0098090B" w:rsidRPr="0098090B">
        <w:t>/</w:t>
      </w:r>
      <w:r w:rsidR="00613A87">
        <w:rPr>
          <w:i/>
        </w:rPr>
        <w:t>ten</w:t>
      </w:r>
      <w:r w:rsidR="007C077D">
        <w:rPr>
          <w:i/>
        </w:rPr>
        <w:t xml:space="preserve"> </w:t>
      </w:r>
      <w:r w:rsidR="00BA1173" w:rsidRPr="00BA1173">
        <w:t>~</w:t>
      </w:r>
      <w:r w:rsidR="007C077D">
        <w:rPr>
          <w:i/>
        </w:rPr>
        <w:t xml:space="preserve"> </w:t>
      </w:r>
      <w:r w:rsidR="007C077D" w:rsidRPr="0024351E">
        <w:rPr>
          <w:i/>
        </w:rPr>
        <w:t>fiikuks</w:t>
      </w:r>
      <w:r w:rsidR="0098090B" w:rsidRPr="0098090B">
        <w:t>/</w:t>
      </w:r>
      <w:r w:rsidR="007C077D" w:rsidRPr="0024351E">
        <w:rPr>
          <w:i/>
        </w:rPr>
        <w:t>i</w:t>
      </w:r>
      <w:r w:rsidR="0098090B" w:rsidRPr="0098090B">
        <w:t>/</w:t>
      </w:r>
      <w:r w:rsidR="007C077D" w:rsidRPr="0024351E">
        <w:rPr>
          <w:i/>
        </w:rPr>
        <w:t>tten</w:t>
      </w:r>
      <w:r w:rsidR="00613A87">
        <w:rPr>
          <w:i/>
        </w:rPr>
        <w:t xml:space="preserve"> </w:t>
      </w:r>
      <w:r w:rsidR="0075485B" w:rsidRPr="0075485B">
        <w:t>:</w:t>
      </w:r>
      <w:r w:rsidR="00613A87">
        <w:rPr>
          <w:i/>
        </w:rPr>
        <w:t xml:space="preserve"> fiikukse</w:t>
      </w:r>
      <w:r w:rsidR="0098090B" w:rsidRPr="0098090B">
        <w:t>/</w:t>
      </w:r>
      <w:r w:rsidR="00613A87">
        <w:rPr>
          <w:i/>
        </w:rPr>
        <w:t xml:space="preserve">t </w:t>
      </w:r>
      <w:r w:rsidR="0075485B" w:rsidRPr="0075485B">
        <w:t>:</w:t>
      </w:r>
      <w:r w:rsidR="00613A87">
        <w:rPr>
          <w:i/>
        </w:rPr>
        <w:t xml:space="preserve"> fiikuks</w:t>
      </w:r>
      <w:r w:rsidR="0098090B" w:rsidRPr="0098090B">
        <w:t>/</w:t>
      </w:r>
      <w:r w:rsidR="00613A87">
        <w:rPr>
          <w:i/>
        </w:rPr>
        <w:t>i</w:t>
      </w:r>
      <w:r w:rsidR="0098090B" w:rsidRPr="0098090B">
        <w:t>/</w:t>
      </w:r>
      <w:r w:rsidR="00613A87">
        <w:rPr>
          <w:i/>
        </w:rPr>
        <w:t>ssa</w:t>
      </w:r>
      <w:r w:rsidR="008A7142">
        <w:t>.</w:t>
      </w:r>
    </w:p>
    <w:p w14:paraId="111F83F9" w14:textId="4890961B" w:rsidR="00613A87" w:rsidRPr="004570CD" w:rsidRDefault="00613A87" w:rsidP="000B55B7">
      <w:pPr>
        <w:pStyle w:val="Punktliste"/>
        <w:numPr>
          <w:ilvl w:val="0"/>
          <w:numId w:val="0"/>
        </w:numPr>
        <w:rPr>
          <w:i/>
        </w:rPr>
      </w:pPr>
      <w:r>
        <w:rPr>
          <w:i/>
        </w:rPr>
        <w:t>ver</w:t>
      </w:r>
      <w:r w:rsidR="00DB1AC9">
        <w:rPr>
          <w:i/>
        </w:rPr>
        <w:t>e</w:t>
      </w:r>
      <w:r>
        <w:rPr>
          <w:i/>
        </w:rPr>
        <w:t>s</w:t>
      </w:r>
      <w:r>
        <w:t>-nomeniitten</w:t>
      </w:r>
      <w:r w:rsidR="00B258F6">
        <w:t xml:space="preserve"> kans samhaan</w:t>
      </w:r>
      <w:r w:rsidR="00B257B7">
        <w:t xml:space="preserve"> laihiin</w:t>
      </w:r>
      <w:r w:rsidR="008A7142">
        <w:t xml:space="preserve"> taivuthaan kans semmoiset verb</w:t>
      </w:r>
      <w:r w:rsidR="00B258F6">
        <w:t xml:space="preserve">istä laitetut tevonnimet, minkä konsonanttiranka </w:t>
      </w:r>
      <w:r w:rsidR="0051456A">
        <w:t>loppuu</w:t>
      </w:r>
      <w:r w:rsidR="00B258F6">
        <w:t xml:space="preserve"> </w:t>
      </w:r>
      <w:r w:rsidR="00B258F6">
        <w:rPr>
          <w:i/>
        </w:rPr>
        <w:t>Us</w:t>
      </w:r>
      <w:r w:rsidR="001B127A" w:rsidRPr="001B127A">
        <w:t>.</w:t>
      </w:r>
      <w:r w:rsidR="00B258F6">
        <w:rPr>
          <w:i/>
        </w:rPr>
        <w:t xml:space="preserve"> </w:t>
      </w:r>
      <w:r w:rsidR="00B258F6">
        <w:t xml:space="preserve">Esimerkkii </w:t>
      </w:r>
      <w:r w:rsidR="0075485B">
        <w:t>(</w:t>
      </w:r>
      <w:r w:rsidR="00B258F6">
        <w:rPr>
          <w:i/>
        </w:rPr>
        <w:t>ko</w:t>
      </w:r>
      <w:r w:rsidR="0075485B" w:rsidRPr="0075485B">
        <w:t>(</w:t>
      </w:r>
      <w:r w:rsidR="00B258F6">
        <w:rPr>
          <w:i/>
        </w:rPr>
        <w:t>v</w:t>
      </w:r>
      <w:r w:rsidR="0075485B" w:rsidRPr="0075485B">
        <w:t>)</w:t>
      </w:r>
      <w:r w:rsidR="00B258F6">
        <w:rPr>
          <w:i/>
        </w:rPr>
        <w:t>o</w:t>
      </w:r>
      <w:r w:rsidR="0098090B" w:rsidRPr="0098090B">
        <w:t>/</w:t>
      </w:r>
      <w:r w:rsidR="00B258F6">
        <w:rPr>
          <w:i/>
        </w:rPr>
        <w:t xml:space="preserve">ta </w:t>
      </w:r>
      <w:r w:rsidR="00B258F6" w:rsidRPr="00A95D68">
        <w:t>→)</w:t>
      </w:r>
      <w:r w:rsidR="00CA56DF">
        <w:rPr>
          <w:i/>
        </w:rPr>
        <w:t xml:space="preserve"> </w:t>
      </w:r>
      <w:r w:rsidR="00C7199B" w:rsidRPr="00D10368">
        <w:rPr>
          <w:i/>
        </w:rPr>
        <w:t xml:space="preserve">kokkous </w:t>
      </w:r>
      <w:r w:rsidR="0075485B" w:rsidRPr="0075485B">
        <w:t>:</w:t>
      </w:r>
      <w:r w:rsidR="00C7199B" w:rsidRPr="00D10368">
        <w:rPr>
          <w:i/>
        </w:rPr>
        <w:t xml:space="preserve"> kokkous</w:t>
      </w:r>
      <w:r w:rsidR="0098090B" w:rsidRPr="0098090B">
        <w:t>/</w:t>
      </w:r>
      <w:r w:rsidR="00C7199B" w:rsidRPr="00D10368">
        <w:rPr>
          <w:i/>
        </w:rPr>
        <w:t xml:space="preserve">ta </w:t>
      </w:r>
      <w:r w:rsidR="0075485B" w:rsidRPr="0075485B">
        <w:t>:</w:t>
      </w:r>
      <w:r w:rsidR="00C7199B" w:rsidRPr="00D10368">
        <w:rPr>
          <w:i/>
        </w:rPr>
        <w:t xml:space="preserve"> kokkous</w:t>
      </w:r>
      <w:r w:rsidR="0098090B" w:rsidRPr="0098090B">
        <w:t>/</w:t>
      </w:r>
      <w:r w:rsidR="00C7199B" w:rsidRPr="00D10368">
        <w:rPr>
          <w:i/>
        </w:rPr>
        <w:t xml:space="preserve">ten </w:t>
      </w:r>
      <w:r w:rsidR="00BA1173" w:rsidRPr="00BA1173">
        <w:t>~</w:t>
      </w:r>
      <w:r w:rsidR="005200EF">
        <w:rPr>
          <w:i/>
        </w:rPr>
        <w:t xml:space="preserve"> kokkouks</w:t>
      </w:r>
      <w:r w:rsidR="0098090B" w:rsidRPr="0098090B">
        <w:t>/</w:t>
      </w:r>
      <w:r w:rsidR="005200EF">
        <w:rPr>
          <w:i/>
        </w:rPr>
        <w:t>i</w:t>
      </w:r>
      <w:r w:rsidR="0098090B" w:rsidRPr="0098090B">
        <w:t>/</w:t>
      </w:r>
      <w:r w:rsidR="005200EF">
        <w:rPr>
          <w:i/>
        </w:rPr>
        <w:t xml:space="preserve">tten </w:t>
      </w:r>
      <w:r w:rsidR="0075485B" w:rsidRPr="0075485B">
        <w:t>:</w:t>
      </w:r>
      <w:r w:rsidR="00C7199B" w:rsidRPr="00D10368">
        <w:rPr>
          <w:i/>
        </w:rPr>
        <w:t xml:space="preserve"> kokkoukse</w:t>
      </w:r>
      <w:r w:rsidR="0098090B" w:rsidRPr="0098090B">
        <w:t>/</w:t>
      </w:r>
      <w:r w:rsidR="00C7199B" w:rsidRPr="00D10368">
        <w:rPr>
          <w:i/>
        </w:rPr>
        <w:t xml:space="preserve">t </w:t>
      </w:r>
      <w:r w:rsidR="0075485B" w:rsidRPr="0075485B">
        <w:t>:</w:t>
      </w:r>
      <w:r w:rsidR="00C7199B" w:rsidRPr="00D10368">
        <w:rPr>
          <w:i/>
        </w:rPr>
        <w:t xml:space="preserve"> kokkouks</w:t>
      </w:r>
      <w:r w:rsidR="0098090B" w:rsidRPr="0098090B">
        <w:t>/</w:t>
      </w:r>
      <w:r w:rsidR="00C7199B" w:rsidRPr="00D10368">
        <w:rPr>
          <w:i/>
        </w:rPr>
        <w:t>i</w:t>
      </w:r>
      <w:r w:rsidR="0098090B" w:rsidRPr="0098090B">
        <w:t>/</w:t>
      </w:r>
      <w:r w:rsidR="00E408FF" w:rsidRPr="00D10368">
        <w:rPr>
          <w:i/>
        </w:rPr>
        <w:t>ssa</w:t>
      </w:r>
      <w:r w:rsidR="0075485B" w:rsidRPr="0075485B">
        <w:t>,</w:t>
      </w:r>
      <w:r w:rsidR="00D251E2">
        <w:rPr>
          <w:i/>
        </w:rPr>
        <w:t xml:space="preserve"> </w:t>
      </w:r>
      <w:r w:rsidR="0075485B" w:rsidRPr="0075485B">
        <w:t>(</w:t>
      </w:r>
      <w:r w:rsidR="00D251E2">
        <w:rPr>
          <w:i/>
        </w:rPr>
        <w:t>rakent</w:t>
      </w:r>
      <w:r w:rsidR="0075485B" w:rsidRPr="0075485B">
        <w:t>(</w:t>
      </w:r>
      <w:r w:rsidR="00D251E2">
        <w:rPr>
          <w:i/>
        </w:rPr>
        <w:t>t</w:t>
      </w:r>
      <w:r w:rsidR="0075485B" w:rsidRPr="0075485B">
        <w:t>)</w:t>
      </w:r>
      <w:r w:rsidR="00D251E2">
        <w:rPr>
          <w:i/>
        </w:rPr>
        <w:t>a</w:t>
      </w:r>
      <w:r w:rsidR="0098090B" w:rsidRPr="0098090B">
        <w:t>/</w:t>
      </w:r>
      <w:r w:rsidR="00D251E2">
        <w:rPr>
          <w:i/>
        </w:rPr>
        <w:t>a</w:t>
      </w:r>
      <w:r w:rsidR="0075485B" w:rsidRPr="0075485B">
        <w:t>(</w:t>
      </w:r>
      <w:r w:rsidR="00D251E2">
        <w:rPr>
          <w:i/>
        </w:rPr>
        <w:t>t</w:t>
      </w:r>
      <w:r w:rsidR="0075485B" w:rsidRPr="0075485B">
        <w:t>)</w:t>
      </w:r>
      <w:r w:rsidR="00D251E2">
        <w:rPr>
          <w:i/>
        </w:rPr>
        <w:t xml:space="preserve"> </w:t>
      </w:r>
      <w:r w:rsidR="00D251E2" w:rsidRPr="00A95D68">
        <w:t>→)</w:t>
      </w:r>
      <w:r w:rsidR="00D251E2">
        <w:t xml:space="preserve"> </w:t>
      </w:r>
      <w:r w:rsidR="00D251E2">
        <w:rPr>
          <w:i/>
        </w:rPr>
        <w:t xml:space="preserve">rakenus </w:t>
      </w:r>
      <w:r w:rsidR="0075485B" w:rsidRPr="0075485B">
        <w:t>:</w:t>
      </w:r>
      <w:r w:rsidR="00D251E2">
        <w:rPr>
          <w:i/>
        </w:rPr>
        <w:t xml:space="preserve"> rakenus</w:t>
      </w:r>
      <w:r w:rsidR="0098090B" w:rsidRPr="0098090B">
        <w:t>/</w:t>
      </w:r>
      <w:r w:rsidR="00D251E2">
        <w:rPr>
          <w:i/>
        </w:rPr>
        <w:t xml:space="preserve">ta </w:t>
      </w:r>
      <w:r w:rsidR="0075485B" w:rsidRPr="0075485B">
        <w:t>:</w:t>
      </w:r>
      <w:r w:rsidR="00D251E2">
        <w:rPr>
          <w:i/>
        </w:rPr>
        <w:t xml:space="preserve"> rakenus</w:t>
      </w:r>
      <w:r w:rsidR="0098090B" w:rsidRPr="0098090B">
        <w:t>/</w:t>
      </w:r>
      <w:r w:rsidR="00D251E2">
        <w:rPr>
          <w:i/>
        </w:rPr>
        <w:t>ten</w:t>
      </w:r>
      <w:r w:rsidR="000F2EFC">
        <w:rPr>
          <w:i/>
        </w:rPr>
        <w:t xml:space="preserve"> </w:t>
      </w:r>
      <w:r w:rsidR="00BA1173" w:rsidRPr="00BA1173">
        <w:t>~</w:t>
      </w:r>
      <w:r w:rsidR="000F2EFC">
        <w:rPr>
          <w:i/>
        </w:rPr>
        <w:t xml:space="preserve"> </w:t>
      </w:r>
      <w:r w:rsidR="000F2EFC" w:rsidRPr="000F2EFC">
        <w:rPr>
          <w:i/>
        </w:rPr>
        <w:t>rakenuks</w:t>
      </w:r>
      <w:r w:rsidR="0098090B" w:rsidRPr="0098090B">
        <w:t>/</w:t>
      </w:r>
      <w:r w:rsidR="000F2EFC" w:rsidRPr="000F2EFC">
        <w:rPr>
          <w:i/>
        </w:rPr>
        <w:t>i</w:t>
      </w:r>
      <w:r w:rsidR="0098090B" w:rsidRPr="0098090B">
        <w:t>/</w:t>
      </w:r>
      <w:r w:rsidR="000F2EFC" w:rsidRPr="000F2EFC">
        <w:rPr>
          <w:i/>
        </w:rPr>
        <w:t>tten</w:t>
      </w:r>
      <w:r w:rsidR="00D251E2">
        <w:rPr>
          <w:i/>
        </w:rPr>
        <w:t xml:space="preserve"> </w:t>
      </w:r>
      <w:r w:rsidR="0075485B" w:rsidRPr="0075485B">
        <w:t>:</w:t>
      </w:r>
      <w:r w:rsidR="00D251E2">
        <w:rPr>
          <w:i/>
        </w:rPr>
        <w:t xml:space="preserve"> rakenukse</w:t>
      </w:r>
      <w:r w:rsidR="0098090B" w:rsidRPr="0098090B">
        <w:t>/</w:t>
      </w:r>
      <w:r w:rsidR="00D251E2">
        <w:rPr>
          <w:i/>
        </w:rPr>
        <w:t xml:space="preserve">t </w:t>
      </w:r>
      <w:r w:rsidR="0075485B" w:rsidRPr="0075485B">
        <w:t>:</w:t>
      </w:r>
      <w:r w:rsidR="00D251E2">
        <w:rPr>
          <w:i/>
        </w:rPr>
        <w:t xml:space="preserve"> rakenuks</w:t>
      </w:r>
      <w:r w:rsidR="0098090B" w:rsidRPr="0098090B">
        <w:t>/</w:t>
      </w:r>
      <w:r w:rsidR="00D251E2">
        <w:rPr>
          <w:i/>
        </w:rPr>
        <w:t>i</w:t>
      </w:r>
      <w:r w:rsidR="0098090B" w:rsidRPr="0098090B">
        <w:t>/</w:t>
      </w:r>
      <w:r w:rsidR="00D251E2">
        <w:rPr>
          <w:i/>
        </w:rPr>
        <w:t>ssa</w:t>
      </w:r>
      <w:r w:rsidR="0075485B" w:rsidRPr="0075485B">
        <w:t>,</w:t>
      </w:r>
      <w:r w:rsidR="00D251E2">
        <w:rPr>
          <w:i/>
        </w:rPr>
        <w:t xml:space="preserve"> </w:t>
      </w:r>
      <w:r w:rsidR="0075485B">
        <w:t>(</w:t>
      </w:r>
      <w:r w:rsidR="000C3D9E">
        <w:rPr>
          <w:i/>
        </w:rPr>
        <w:t>räknä</w:t>
      </w:r>
      <w:r w:rsidR="0098090B" w:rsidRPr="0098090B">
        <w:t>/</w:t>
      </w:r>
      <w:r w:rsidR="000C3D9E">
        <w:rPr>
          <w:i/>
        </w:rPr>
        <w:t xml:space="preserve">tä </w:t>
      </w:r>
      <w:r w:rsidR="000C3D9E" w:rsidRPr="00A95D68">
        <w:t>→)</w:t>
      </w:r>
      <w:r w:rsidR="000C3D9E">
        <w:t xml:space="preserve"> </w:t>
      </w:r>
      <w:r w:rsidR="000C3D9E">
        <w:rPr>
          <w:i/>
        </w:rPr>
        <w:t xml:space="preserve">räknäys </w:t>
      </w:r>
      <w:r w:rsidR="0075485B" w:rsidRPr="0075485B">
        <w:t>:</w:t>
      </w:r>
      <w:r w:rsidR="000C3D9E">
        <w:rPr>
          <w:i/>
        </w:rPr>
        <w:t xml:space="preserve"> räknäys</w:t>
      </w:r>
      <w:r w:rsidR="0098090B" w:rsidRPr="0098090B">
        <w:t>/</w:t>
      </w:r>
      <w:r w:rsidR="000C3D9E">
        <w:rPr>
          <w:i/>
        </w:rPr>
        <w:t xml:space="preserve">tä </w:t>
      </w:r>
      <w:r w:rsidR="0075485B" w:rsidRPr="0075485B">
        <w:t>:</w:t>
      </w:r>
      <w:r w:rsidR="000C3D9E">
        <w:rPr>
          <w:i/>
        </w:rPr>
        <w:t xml:space="preserve"> räknäys</w:t>
      </w:r>
      <w:r w:rsidR="0098090B" w:rsidRPr="0098090B">
        <w:t>/</w:t>
      </w:r>
      <w:r w:rsidR="000C3D9E">
        <w:rPr>
          <w:i/>
        </w:rPr>
        <w:t xml:space="preserve">ten </w:t>
      </w:r>
      <w:r w:rsidR="00BA1173" w:rsidRPr="00BA1173">
        <w:t>~</w:t>
      </w:r>
      <w:r w:rsidR="00A3562E">
        <w:rPr>
          <w:i/>
        </w:rPr>
        <w:t xml:space="preserve"> räknä</w:t>
      </w:r>
      <w:r w:rsidR="00B420C3">
        <w:rPr>
          <w:i/>
        </w:rPr>
        <w:t>yks</w:t>
      </w:r>
      <w:r w:rsidR="0098090B" w:rsidRPr="0098090B">
        <w:t>/</w:t>
      </w:r>
      <w:r w:rsidR="00B420C3">
        <w:rPr>
          <w:i/>
        </w:rPr>
        <w:t>i</w:t>
      </w:r>
      <w:r w:rsidR="0098090B" w:rsidRPr="0098090B">
        <w:t>/</w:t>
      </w:r>
      <w:r w:rsidR="00B420C3">
        <w:rPr>
          <w:i/>
        </w:rPr>
        <w:t xml:space="preserve">tten </w:t>
      </w:r>
      <w:r w:rsidR="0075485B" w:rsidRPr="0075485B">
        <w:t>:</w:t>
      </w:r>
      <w:r w:rsidR="000C3D9E">
        <w:rPr>
          <w:i/>
        </w:rPr>
        <w:t xml:space="preserve"> räknäykse</w:t>
      </w:r>
      <w:r w:rsidR="0098090B" w:rsidRPr="0098090B">
        <w:t>/</w:t>
      </w:r>
      <w:r w:rsidR="000C3D9E">
        <w:rPr>
          <w:i/>
        </w:rPr>
        <w:t xml:space="preserve">t </w:t>
      </w:r>
      <w:r w:rsidR="0075485B" w:rsidRPr="0075485B">
        <w:t>:</w:t>
      </w:r>
      <w:r w:rsidR="000C3D9E">
        <w:rPr>
          <w:i/>
        </w:rPr>
        <w:t xml:space="preserve"> räknäyks</w:t>
      </w:r>
      <w:r w:rsidR="0098090B" w:rsidRPr="0098090B">
        <w:t>/</w:t>
      </w:r>
      <w:r w:rsidR="000C3D9E">
        <w:rPr>
          <w:i/>
        </w:rPr>
        <w:t>i</w:t>
      </w:r>
      <w:r w:rsidR="0098090B" w:rsidRPr="0098090B">
        <w:t>/</w:t>
      </w:r>
      <w:r w:rsidR="000C3D9E">
        <w:rPr>
          <w:i/>
        </w:rPr>
        <w:t>ssä</w:t>
      </w:r>
      <w:r w:rsidR="00C7199B" w:rsidRPr="00A95D68">
        <w:t xml:space="preserve">. </w:t>
      </w:r>
      <w:r w:rsidR="00EA449F">
        <w:t>Nä</w:t>
      </w:r>
      <w:r w:rsidR="00C7199B" w:rsidRPr="00A95D68">
        <w:t>itä ei pi</w:t>
      </w:r>
      <w:r w:rsidR="00C7199B" w:rsidRPr="00A95D68">
        <w:rPr>
          <w:lang w:val="en-US"/>
        </w:rPr>
        <w:t>đ</w:t>
      </w:r>
      <w:r w:rsidR="00C7199B" w:rsidRPr="00A95D68">
        <w:t>ä sekoittaat</w:t>
      </w:r>
      <w:r w:rsidR="00303062">
        <w:t xml:space="preserve"> ylipuolen</w:t>
      </w:r>
      <w:r w:rsidR="00C7199B" w:rsidRPr="00A95D68">
        <w:t xml:space="preserve"> </w:t>
      </w:r>
      <w:r w:rsidR="00DA6C24">
        <w:rPr>
          <w:i/>
        </w:rPr>
        <w:t>rakkhaus-</w:t>
      </w:r>
      <w:r w:rsidR="00DA6C24">
        <w:t>nomenhiin</w:t>
      </w:r>
      <w:r w:rsidR="00C7199B" w:rsidRPr="00A95D68">
        <w:t xml:space="preserve">, </w:t>
      </w:r>
      <w:r w:rsidR="00FB0191">
        <w:t>minkä</w:t>
      </w:r>
      <w:r w:rsidR="00C7199B" w:rsidRPr="00A95D68">
        <w:t xml:space="preserve"> pohjasanana oon adjektiivi</w:t>
      </w:r>
      <w:r w:rsidR="003D1D92">
        <w:t>, muutamisti substantiivi</w:t>
      </w:r>
      <w:r w:rsidR="00C7199B" w:rsidRPr="00A95D68">
        <w:t>.</w:t>
      </w:r>
    </w:p>
    <w:p w14:paraId="1857D856" w14:textId="0DB017DA" w:rsidR="00C7199B" w:rsidRDefault="0075485B" w:rsidP="000B55B7">
      <w:pPr>
        <w:pStyle w:val="Punktliste"/>
      </w:pPr>
      <w:r w:rsidRPr="0075485B">
        <w:t>(</w:t>
      </w:r>
      <w:r w:rsidR="00C7199B" w:rsidRPr="005B008C">
        <w:rPr>
          <w:i/>
        </w:rPr>
        <w:t>i</w:t>
      </w:r>
      <w:r w:rsidRPr="0075485B">
        <w:t>)</w:t>
      </w:r>
      <w:r w:rsidR="00C7199B" w:rsidRPr="005B008C">
        <w:rPr>
          <w:i/>
        </w:rPr>
        <w:t>nen</w:t>
      </w:r>
      <w:r w:rsidR="00C7199B" w:rsidRPr="005B008C">
        <w:t>-nomenit</w:t>
      </w:r>
      <w:r w:rsidR="00E55A07">
        <w:t xml:space="preserve"> eli </w:t>
      </w:r>
      <w:r w:rsidR="00E55A07">
        <w:rPr>
          <w:i/>
        </w:rPr>
        <w:t>ihminen-</w:t>
      </w:r>
      <w:r w:rsidR="00E55A07" w:rsidRPr="00E55A07">
        <w:t xml:space="preserve">nomenit </w:t>
      </w:r>
      <w:r w:rsidR="00E55A07" w:rsidRPr="00A95D68">
        <w:t>oon hyvin tavalinen nomenityyppi, ja niitä oon sekä substantiivii</w:t>
      </w:r>
      <w:r w:rsidR="00920796">
        <w:t>ta</w:t>
      </w:r>
      <w:r w:rsidR="00E55A07" w:rsidRPr="00A95D68">
        <w:t xml:space="preserve"> ette adjektiivii</w:t>
      </w:r>
      <w:r w:rsidR="00920796">
        <w:t>ta</w:t>
      </w:r>
      <w:r w:rsidR="00E55A07" w:rsidRPr="00A95D68">
        <w:t xml:space="preserve">. </w:t>
      </w:r>
      <w:r w:rsidR="004570CD">
        <w:t>Esimerkkii</w:t>
      </w:r>
      <w:r w:rsidR="00C7199B" w:rsidRPr="00A95D68">
        <w:t xml:space="preserve"> </w:t>
      </w:r>
      <w:r>
        <w:t>(</w:t>
      </w:r>
      <w:r w:rsidR="00C7199B" w:rsidRPr="00A95D68">
        <w:t>sg.nom. : sg.part. : pl.gen</w:t>
      </w:r>
      <w:r w:rsidR="007F6C63">
        <w:t>.</w:t>
      </w:r>
      <w:r w:rsidR="00C7199B" w:rsidRPr="00A95D68">
        <w:t xml:space="preserve"> : pl.nom. : pl.</w:t>
      </w:r>
      <w:r w:rsidR="00715303" w:rsidRPr="00A95D68">
        <w:t>iness</w:t>
      </w:r>
      <w:r w:rsidR="00C7199B" w:rsidRPr="00A95D68">
        <w:t xml:space="preserve">.) </w:t>
      </w:r>
      <w:r w:rsidR="004570CD" w:rsidRPr="00D10368">
        <w:rPr>
          <w:i/>
        </w:rPr>
        <w:t xml:space="preserve">ihminen </w:t>
      </w:r>
      <w:r w:rsidRPr="0075485B">
        <w:t>:</w:t>
      </w:r>
      <w:r w:rsidR="004570CD" w:rsidRPr="00D10368">
        <w:rPr>
          <w:i/>
        </w:rPr>
        <w:t xml:space="preserve"> ihmis</w:t>
      </w:r>
      <w:r w:rsidR="0098090B" w:rsidRPr="0098090B">
        <w:t>/</w:t>
      </w:r>
      <w:r w:rsidR="004570CD" w:rsidRPr="00D10368">
        <w:rPr>
          <w:i/>
        </w:rPr>
        <w:t>t</w:t>
      </w:r>
      <w:r w:rsidR="004570CD">
        <w:rPr>
          <w:i/>
        </w:rPr>
        <w:t xml:space="preserve">ä </w:t>
      </w:r>
      <w:r w:rsidRPr="0075485B">
        <w:t>:</w:t>
      </w:r>
      <w:r w:rsidR="004570CD">
        <w:rPr>
          <w:i/>
        </w:rPr>
        <w:t xml:space="preserve"> ihmis</w:t>
      </w:r>
      <w:r w:rsidR="0098090B" w:rsidRPr="0098090B">
        <w:t>/</w:t>
      </w:r>
      <w:r w:rsidR="004570CD">
        <w:rPr>
          <w:i/>
        </w:rPr>
        <w:t xml:space="preserve">ten </w:t>
      </w:r>
      <w:r w:rsidRPr="0075485B">
        <w:t>:</w:t>
      </w:r>
      <w:r w:rsidR="004570CD">
        <w:rPr>
          <w:i/>
        </w:rPr>
        <w:t xml:space="preserve"> ihmise</w:t>
      </w:r>
      <w:r w:rsidR="0098090B" w:rsidRPr="0098090B">
        <w:t>/</w:t>
      </w:r>
      <w:r w:rsidR="004570CD">
        <w:rPr>
          <w:i/>
        </w:rPr>
        <w:t xml:space="preserve">t </w:t>
      </w:r>
      <w:r w:rsidRPr="0075485B">
        <w:t>:</w:t>
      </w:r>
      <w:r w:rsidR="004570CD">
        <w:rPr>
          <w:i/>
        </w:rPr>
        <w:t xml:space="preserve"> ihmi</w:t>
      </w:r>
      <w:r w:rsidR="004570CD" w:rsidRPr="00D10368">
        <w:rPr>
          <w:i/>
        </w:rPr>
        <w:t>s</w:t>
      </w:r>
      <w:r w:rsidR="0098090B" w:rsidRPr="0098090B">
        <w:t>/</w:t>
      </w:r>
      <w:r w:rsidR="004570CD" w:rsidRPr="00D10368">
        <w:rPr>
          <w:i/>
        </w:rPr>
        <w:t>i</w:t>
      </w:r>
      <w:r w:rsidR="0098090B" w:rsidRPr="0098090B">
        <w:t>/</w:t>
      </w:r>
      <w:r w:rsidR="004570CD" w:rsidRPr="00D10368">
        <w:rPr>
          <w:i/>
        </w:rPr>
        <w:t>ssä</w:t>
      </w:r>
      <w:r w:rsidRPr="0075485B">
        <w:t>,</w:t>
      </w:r>
      <w:r w:rsidR="004570CD" w:rsidRPr="00D10368">
        <w:rPr>
          <w:i/>
        </w:rPr>
        <w:t xml:space="preserve"> </w:t>
      </w:r>
      <w:r w:rsidR="00C7199B" w:rsidRPr="00D10368">
        <w:rPr>
          <w:i/>
        </w:rPr>
        <w:t xml:space="preserve">vihrinen </w:t>
      </w:r>
      <w:r w:rsidRPr="0075485B">
        <w:t>:</w:t>
      </w:r>
      <w:r w:rsidR="00C7199B" w:rsidRPr="00D10368">
        <w:rPr>
          <w:i/>
        </w:rPr>
        <w:t xml:space="preserve"> vihris</w:t>
      </w:r>
      <w:r w:rsidR="0098090B" w:rsidRPr="0098090B">
        <w:t>/</w:t>
      </w:r>
      <w:r w:rsidR="00C7199B" w:rsidRPr="00D10368">
        <w:rPr>
          <w:i/>
        </w:rPr>
        <w:t xml:space="preserve">tä </w:t>
      </w:r>
      <w:r w:rsidRPr="0075485B">
        <w:t>:</w:t>
      </w:r>
      <w:r w:rsidR="00C7199B" w:rsidRPr="00D10368">
        <w:rPr>
          <w:i/>
        </w:rPr>
        <w:t xml:space="preserve"> </w:t>
      </w:r>
      <w:r w:rsidR="00C7199B" w:rsidRPr="00D10368">
        <w:rPr>
          <w:i/>
        </w:rPr>
        <w:lastRenderedPageBreak/>
        <w:t>vihris</w:t>
      </w:r>
      <w:r w:rsidR="0098090B" w:rsidRPr="0098090B">
        <w:t>/</w:t>
      </w:r>
      <w:r w:rsidR="00C7199B" w:rsidRPr="00D10368">
        <w:rPr>
          <w:i/>
        </w:rPr>
        <w:t xml:space="preserve">ten </w:t>
      </w:r>
      <w:r w:rsidRPr="0075485B">
        <w:t>:</w:t>
      </w:r>
      <w:r w:rsidR="00C7199B" w:rsidRPr="00D10368">
        <w:rPr>
          <w:i/>
        </w:rPr>
        <w:t xml:space="preserve"> vihrise</w:t>
      </w:r>
      <w:r w:rsidR="00BA1173" w:rsidRPr="00BA1173">
        <w:t>/</w:t>
      </w:r>
      <w:r w:rsidR="00C7199B" w:rsidRPr="00D10368">
        <w:rPr>
          <w:i/>
        </w:rPr>
        <w:t>t</w:t>
      </w:r>
      <w:r w:rsidR="00D10368">
        <w:rPr>
          <w:i/>
        </w:rPr>
        <w:t xml:space="preserve"> </w:t>
      </w:r>
      <w:r w:rsidRPr="0075485B">
        <w:t>:</w:t>
      </w:r>
      <w:r w:rsidR="00D10368">
        <w:rPr>
          <w:i/>
        </w:rPr>
        <w:t xml:space="preserve"> vihri</w:t>
      </w:r>
      <w:r w:rsidR="00C7199B" w:rsidRPr="00D10368">
        <w:rPr>
          <w:i/>
        </w:rPr>
        <w:t>s</w:t>
      </w:r>
      <w:r w:rsidR="0098090B" w:rsidRPr="0098090B">
        <w:t>/</w:t>
      </w:r>
      <w:r w:rsidR="00C7199B" w:rsidRPr="00D10368">
        <w:rPr>
          <w:i/>
        </w:rPr>
        <w:t>i</w:t>
      </w:r>
      <w:r w:rsidR="0098090B" w:rsidRPr="0098090B">
        <w:t>/</w:t>
      </w:r>
      <w:r w:rsidR="00715303" w:rsidRPr="00D10368">
        <w:rPr>
          <w:i/>
        </w:rPr>
        <w:t>ssä</w:t>
      </w:r>
      <w:r w:rsidRPr="0075485B">
        <w:t>,</w:t>
      </w:r>
      <w:r w:rsidR="004570CD">
        <w:rPr>
          <w:i/>
        </w:rPr>
        <w:t xml:space="preserve"> puna</w:t>
      </w:r>
      <w:r w:rsidRPr="0075485B">
        <w:t>(</w:t>
      </w:r>
      <w:r w:rsidR="004570CD">
        <w:rPr>
          <w:i/>
        </w:rPr>
        <w:t>i</w:t>
      </w:r>
      <w:r w:rsidRPr="0075485B">
        <w:t>)</w:t>
      </w:r>
      <w:r w:rsidR="004570CD">
        <w:rPr>
          <w:i/>
        </w:rPr>
        <w:t xml:space="preserve">nen </w:t>
      </w:r>
      <w:r w:rsidRPr="0075485B">
        <w:t>:</w:t>
      </w:r>
      <w:r w:rsidR="004570CD">
        <w:rPr>
          <w:i/>
        </w:rPr>
        <w:t xml:space="preserve"> puna</w:t>
      </w:r>
      <w:r w:rsidRPr="0075485B">
        <w:t>(</w:t>
      </w:r>
      <w:r w:rsidR="004570CD">
        <w:rPr>
          <w:i/>
        </w:rPr>
        <w:t>i</w:t>
      </w:r>
      <w:r w:rsidRPr="0075485B">
        <w:t>)</w:t>
      </w:r>
      <w:r w:rsidR="004570CD">
        <w:rPr>
          <w:i/>
        </w:rPr>
        <w:t>s</w:t>
      </w:r>
      <w:r w:rsidR="0098090B" w:rsidRPr="0098090B">
        <w:t>/</w:t>
      </w:r>
      <w:r w:rsidR="004570CD">
        <w:rPr>
          <w:i/>
        </w:rPr>
        <w:t xml:space="preserve">ta </w:t>
      </w:r>
      <w:r w:rsidRPr="0075485B">
        <w:t>:</w:t>
      </w:r>
      <w:r w:rsidR="004570CD">
        <w:rPr>
          <w:i/>
        </w:rPr>
        <w:t xml:space="preserve"> puna</w:t>
      </w:r>
      <w:r w:rsidRPr="0075485B">
        <w:t>(</w:t>
      </w:r>
      <w:r w:rsidR="004570CD">
        <w:rPr>
          <w:i/>
        </w:rPr>
        <w:t>i</w:t>
      </w:r>
      <w:r w:rsidRPr="0075485B">
        <w:t>)</w:t>
      </w:r>
      <w:r w:rsidR="004570CD">
        <w:rPr>
          <w:i/>
        </w:rPr>
        <w:t>s</w:t>
      </w:r>
      <w:r w:rsidR="0098090B" w:rsidRPr="0098090B">
        <w:t>/</w:t>
      </w:r>
      <w:r w:rsidR="004570CD">
        <w:rPr>
          <w:i/>
        </w:rPr>
        <w:t xml:space="preserve">ten </w:t>
      </w:r>
      <w:r w:rsidRPr="0075485B">
        <w:t>:</w:t>
      </w:r>
      <w:r w:rsidR="004570CD">
        <w:rPr>
          <w:i/>
        </w:rPr>
        <w:t xml:space="preserve"> puna</w:t>
      </w:r>
      <w:r w:rsidRPr="0075485B">
        <w:t>(</w:t>
      </w:r>
      <w:r w:rsidR="004570CD">
        <w:rPr>
          <w:i/>
        </w:rPr>
        <w:t>i</w:t>
      </w:r>
      <w:r w:rsidRPr="0075485B">
        <w:t>)</w:t>
      </w:r>
      <w:r w:rsidR="004570CD">
        <w:rPr>
          <w:i/>
        </w:rPr>
        <w:t>se</w:t>
      </w:r>
      <w:r w:rsidR="0098090B" w:rsidRPr="0098090B">
        <w:t>/</w:t>
      </w:r>
      <w:r w:rsidR="004570CD">
        <w:rPr>
          <w:i/>
        </w:rPr>
        <w:t xml:space="preserve">t </w:t>
      </w:r>
      <w:r w:rsidRPr="0075485B">
        <w:t>:</w:t>
      </w:r>
      <w:r w:rsidR="004570CD">
        <w:rPr>
          <w:i/>
        </w:rPr>
        <w:t xml:space="preserve"> puna</w:t>
      </w:r>
      <w:r w:rsidRPr="0075485B">
        <w:t>(</w:t>
      </w:r>
      <w:r w:rsidR="004570CD">
        <w:rPr>
          <w:i/>
        </w:rPr>
        <w:t>i</w:t>
      </w:r>
      <w:r w:rsidRPr="0075485B">
        <w:t>)</w:t>
      </w:r>
      <w:r w:rsidR="004570CD">
        <w:rPr>
          <w:i/>
        </w:rPr>
        <w:t>s</w:t>
      </w:r>
      <w:r w:rsidR="0098090B" w:rsidRPr="0098090B">
        <w:t>/</w:t>
      </w:r>
      <w:r w:rsidR="004570CD">
        <w:rPr>
          <w:i/>
        </w:rPr>
        <w:t>i</w:t>
      </w:r>
      <w:r w:rsidR="0098090B" w:rsidRPr="0098090B">
        <w:t>/</w:t>
      </w:r>
      <w:r w:rsidR="004570CD">
        <w:rPr>
          <w:i/>
        </w:rPr>
        <w:t>ssa</w:t>
      </w:r>
      <w:r w:rsidRPr="0075485B">
        <w:t>,</w:t>
      </w:r>
      <w:r w:rsidR="00166104">
        <w:rPr>
          <w:i/>
        </w:rPr>
        <w:t xml:space="preserve"> surulinen </w:t>
      </w:r>
      <w:r w:rsidRPr="0075485B">
        <w:t>:</w:t>
      </w:r>
      <w:r w:rsidR="00166104">
        <w:rPr>
          <w:i/>
        </w:rPr>
        <w:t xml:space="preserve"> surulis</w:t>
      </w:r>
      <w:r w:rsidR="0098090B" w:rsidRPr="0098090B">
        <w:t>/</w:t>
      </w:r>
      <w:r w:rsidR="00166104">
        <w:rPr>
          <w:i/>
        </w:rPr>
        <w:t xml:space="preserve">ta </w:t>
      </w:r>
      <w:r w:rsidRPr="0075485B">
        <w:t>:</w:t>
      </w:r>
      <w:r w:rsidR="00166104">
        <w:rPr>
          <w:i/>
        </w:rPr>
        <w:t xml:space="preserve"> surulis</w:t>
      </w:r>
      <w:r w:rsidR="0098090B" w:rsidRPr="0098090B">
        <w:t>/</w:t>
      </w:r>
      <w:r w:rsidR="00166104">
        <w:rPr>
          <w:i/>
        </w:rPr>
        <w:t xml:space="preserve">ten </w:t>
      </w:r>
      <w:r w:rsidRPr="0075485B">
        <w:t>:</w:t>
      </w:r>
      <w:r w:rsidR="00166104">
        <w:rPr>
          <w:i/>
        </w:rPr>
        <w:t xml:space="preserve"> surulise</w:t>
      </w:r>
      <w:r w:rsidR="0098090B" w:rsidRPr="0098090B">
        <w:t>/</w:t>
      </w:r>
      <w:r w:rsidR="00166104">
        <w:rPr>
          <w:i/>
        </w:rPr>
        <w:t xml:space="preserve">t </w:t>
      </w:r>
      <w:r w:rsidRPr="0075485B">
        <w:t>:</w:t>
      </w:r>
      <w:r w:rsidR="00166104">
        <w:rPr>
          <w:i/>
        </w:rPr>
        <w:t xml:space="preserve"> surulis</w:t>
      </w:r>
      <w:r w:rsidR="0098090B" w:rsidRPr="0098090B">
        <w:t>/</w:t>
      </w:r>
      <w:r w:rsidR="00166104">
        <w:rPr>
          <w:i/>
        </w:rPr>
        <w:t>i</w:t>
      </w:r>
      <w:r w:rsidR="0098090B" w:rsidRPr="0098090B">
        <w:t>/</w:t>
      </w:r>
      <w:r w:rsidR="00166104">
        <w:rPr>
          <w:i/>
        </w:rPr>
        <w:t>ssa</w:t>
      </w:r>
      <w:r w:rsidR="00C7199B" w:rsidRPr="00A95D68">
        <w:t xml:space="preserve">. </w:t>
      </w:r>
      <w:r w:rsidR="00AB60D8" w:rsidRPr="00A95D68">
        <w:t xml:space="preserve">Samhaan tyypphiin kuuluthaan </w:t>
      </w:r>
      <w:r w:rsidR="00C7199B" w:rsidRPr="00D10368">
        <w:rPr>
          <w:i/>
        </w:rPr>
        <w:t>lA</w:t>
      </w:r>
      <w:r w:rsidR="00C7199B" w:rsidRPr="00980E6C">
        <w:rPr>
          <w:i/>
        </w:rPr>
        <w:t>inen</w:t>
      </w:r>
      <w:r w:rsidR="00C7199B" w:rsidRPr="00A95D68">
        <w:t>-</w:t>
      </w:r>
      <w:r w:rsidR="00401A0C">
        <w:t>derivasuuni</w:t>
      </w:r>
      <w:r w:rsidR="00C7199B" w:rsidRPr="00A95D68">
        <w:t xml:space="preserve">suffiksilla </w:t>
      </w:r>
      <w:r w:rsidR="00AB60D8" w:rsidRPr="00A95D68">
        <w:t>paikannimistä tehđyt nomenit, millä muistelhaan mistä paikasta joku ihminen eli muu assii oon. E</w:t>
      </w:r>
      <w:r w:rsidR="00C7199B" w:rsidRPr="00A95D68">
        <w:t xml:space="preserve">simerkiksi </w:t>
      </w:r>
      <w:r w:rsidR="00AB60D8" w:rsidRPr="00D10368">
        <w:rPr>
          <w:i/>
        </w:rPr>
        <w:t>Tromssa → tromssala</w:t>
      </w:r>
      <w:r w:rsidR="004570CD">
        <w:rPr>
          <w:i/>
        </w:rPr>
        <w:t>inen</w:t>
      </w:r>
      <w:r w:rsidRPr="0075485B">
        <w:t>,</w:t>
      </w:r>
      <w:r w:rsidR="004570CD">
        <w:rPr>
          <w:i/>
        </w:rPr>
        <w:t xml:space="preserve"> Alattio → alattiolainen</w:t>
      </w:r>
      <w:r w:rsidRPr="0075485B">
        <w:t>,</w:t>
      </w:r>
      <w:r w:rsidR="000A4B27">
        <w:rPr>
          <w:i/>
        </w:rPr>
        <w:t xml:space="preserve"> </w:t>
      </w:r>
      <w:r w:rsidR="00AB60D8" w:rsidRPr="00D10368">
        <w:rPr>
          <w:i/>
        </w:rPr>
        <w:t>Franska → franskalainen</w:t>
      </w:r>
      <w:r w:rsidRPr="0075485B">
        <w:t>,</w:t>
      </w:r>
      <w:r w:rsidR="00AB60D8" w:rsidRPr="00D10368">
        <w:rPr>
          <w:i/>
        </w:rPr>
        <w:t xml:space="preserve"> </w:t>
      </w:r>
      <w:r w:rsidR="00C7199B" w:rsidRPr="00D10368">
        <w:rPr>
          <w:i/>
        </w:rPr>
        <w:t>Mogadishu → mogadishulainen</w:t>
      </w:r>
      <w:r w:rsidR="00AB60D8" w:rsidRPr="00A95D68">
        <w:t>.</w:t>
      </w:r>
    </w:p>
    <w:p w14:paraId="47A13E22" w14:textId="183B3522" w:rsidR="008F27BB" w:rsidRPr="008F27BB" w:rsidRDefault="0075485B" w:rsidP="000B55B7">
      <w:pPr>
        <w:pStyle w:val="Punktliste"/>
        <w:numPr>
          <w:ilvl w:val="0"/>
          <w:numId w:val="0"/>
        </w:numPr>
        <w:rPr>
          <w:i/>
        </w:rPr>
      </w:pPr>
      <w:r w:rsidRPr="0075485B">
        <w:t>(</w:t>
      </w:r>
      <w:r w:rsidR="008F27BB">
        <w:rPr>
          <w:i/>
        </w:rPr>
        <w:t>i</w:t>
      </w:r>
      <w:r w:rsidRPr="0075485B">
        <w:t>)</w:t>
      </w:r>
      <w:r w:rsidR="008F27BB">
        <w:rPr>
          <w:i/>
        </w:rPr>
        <w:t>nen-</w:t>
      </w:r>
      <w:r w:rsidR="008F27BB">
        <w:t>sanat oon kaikki deriveeratuita sannoi, ja pohjasanana oon substantiivi. Adjektiivit muistelhaan, ette jollaki oon substantiivin ilmoittammaa assiita. Substantiivit saateth</w:t>
      </w:r>
      <w:r w:rsidR="00240571">
        <w:t xml:space="preserve">aan olla kans niin käsketyitä </w:t>
      </w:r>
      <w:r w:rsidR="00240571" w:rsidRPr="00BA6842">
        <w:rPr>
          <w:smallCaps/>
        </w:rPr>
        <w:t>de</w:t>
      </w:r>
      <w:r w:rsidR="008F27BB" w:rsidRPr="00BA6842">
        <w:rPr>
          <w:smallCaps/>
        </w:rPr>
        <w:t>minutiiviita</w:t>
      </w:r>
      <w:r w:rsidR="008F27BB">
        <w:t xml:space="preserve">, eli </w:t>
      </w:r>
      <w:r w:rsidRPr="0075485B">
        <w:t>(</w:t>
      </w:r>
      <w:r w:rsidR="008F27BB">
        <w:rPr>
          <w:i/>
        </w:rPr>
        <w:t>i</w:t>
      </w:r>
      <w:r w:rsidRPr="0075485B">
        <w:t>)</w:t>
      </w:r>
      <w:r w:rsidR="008F27BB">
        <w:rPr>
          <w:i/>
        </w:rPr>
        <w:t>nen</w:t>
      </w:r>
      <w:r w:rsidR="00260A17">
        <w:t xml:space="preserve">-loppuisen sanan denotasuuni oon jollaki laila pienempi </w:t>
      </w:r>
      <w:r w:rsidR="008F27BB">
        <w:t>ko pohjasana</w:t>
      </w:r>
      <w:r w:rsidR="00260A17">
        <w:t>n denotasuuni</w:t>
      </w:r>
      <w:r w:rsidR="008F27BB">
        <w:t xml:space="preserve">, niin ko </w:t>
      </w:r>
      <w:r w:rsidR="008F27BB">
        <w:rPr>
          <w:i/>
        </w:rPr>
        <w:t xml:space="preserve">kylä </w:t>
      </w:r>
      <w:r w:rsidR="008F27BB" w:rsidRPr="00D10368">
        <w:rPr>
          <w:i/>
        </w:rPr>
        <w:t>→</w:t>
      </w:r>
      <w:r w:rsidR="008F27BB">
        <w:rPr>
          <w:i/>
        </w:rPr>
        <w:t xml:space="preserve"> kylä</w:t>
      </w:r>
      <w:r w:rsidRPr="0075485B">
        <w:t>(</w:t>
      </w:r>
      <w:r w:rsidR="008F27BB">
        <w:rPr>
          <w:i/>
        </w:rPr>
        <w:t>i</w:t>
      </w:r>
      <w:r w:rsidRPr="0075485B">
        <w:t>)</w:t>
      </w:r>
      <w:r w:rsidR="008F27BB">
        <w:rPr>
          <w:i/>
        </w:rPr>
        <w:t>nen</w:t>
      </w:r>
      <w:r w:rsidRPr="0075485B">
        <w:t>,</w:t>
      </w:r>
      <w:r w:rsidR="008F27BB">
        <w:rPr>
          <w:i/>
        </w:rPr>
        <w:t xml:space="preserve"> poika </w:t>
      </w:r>
      <w:r w:rsidR="008F27BB" w:rsidRPr="00D10368">
        <w:rPr>
          <w:i/>
        </w:rPr>
        <w:t>→</w:t>
      </w:r>
      <w:r w:rsidR="008F27BB">
        <w:rPr>
          <w:i/>
        </w:rPr>
        <w:t xml:space="preserve"> poika</w:t>
      </w:r>
      <w:r w:rsidRPr="0075485B">
        <w:t>(</w:t>
      </w:r>
      <w:r w:rsidR="008F27BB">
        <w:rPr>
          <w:i/>
        </w:rPr>
        <w:t>i</w:t>
      </w:r>
      <w:r w:rsidRPr="0075485B">
        <w:t>)</w:t>
      </w:r>
      <w:r w:rsidR="008F27BB">
        <w:rPr>
          <w:i/>
        </w:rPr>
        <w:t>nen</w:t>
      </w:r>
      <w:r w:rsidR="001B127A" w:rsidRPr="001B127A">
        <w:t>.</w:t>
      </w:r>
    </w:p>
    <w:p w14:paraId="331DFF67" w14:textId="21007470" w:rsidR="00B30251" w:rsidRPr="00A95D68" w:rsidRDefault="00B30251" w:rsidP="00BD2A19">
      <w:pPr>
        <w:pStyle w:val="Overskrift3"/>
      </w:pPr>
      <w:bookmarkStart w:id="1281" w:name="_Toc84998033"/>
      <w:bookmarkStart w:id="1282" w:name="_Toc198266930"/>
      <w:bookmarkStart w:id="1283" w:name="_Toc209168682"/>
      <w:bookmarkStart w:id="1284" w:name="_Toc241129306"/>
      <w:bookmarkStart w:id="1285" w:name="_Toc311273811"/>
      <w:r w:rsidRPr="00A95D68">
        <w:t xml:space="preserve">Pitkävokaaliset rangat </w:t>
      </w:r>
      <w:bookmarkEnd w:id="1281"/>
      <w:bookmarkEnd w:id="1282"/>
      <w:bookmarkEnd w:id="1283"/>
      <w:r w:rsidR="00F9631B" w:rsidRPr="00A95D68">
        <w:t>eli tyyppi 3</w:t>
      </w:r>
      <w:bookmarkEnd w:id="1284"/>
      <w:bookmarkEnd w:id="1285"/>
    </w:p>
    <w:p w14:paraId="20DBDB07" w14:textId="421669C3" w:rsidR="00B30251" w:rsidRPr="00A95D68" w:rsidRDefault="00C17572" w:rsidP="00BD2A19">
      <w:pPr>
        <w:pStyle w:val="Liste-forts2"/>
        <w:spacing w:before="120"/>
        <w:ind w:left="0"/>
        <w:contextualSpacing w:val="0"/>
      </w:pPr>
      <w:r w:rsidRPr="000F3CBC">
        <w:rPr>
          <w:smallCaps/>
        </w:rPr>
        <w:t>P</w:t>
      </w:r>
      <w:r w:rsidR="001D79A0" w:rsidRPr="000F3CBC">
        <w:rPr>
          <w:smallCaps/>
        </w:rPr>
        <w:t>i</w:t>
      </w:r>
      <w:r w:rsidRPr="000F3CBC">
        <w:rPr>
          <w:smallCaps/>
        </w:rPr>
        <w:t>tkävokaalinen ranka</w:t>
      </w:r>
      <w:r>
        <w:t xml:space="preserve"> oon nomenilla silloin, jos sen vokaaliranka loppuu</w:t>
      </w:r>
      <w:r w:rsidR="00632A83">
        <w:t xml:space="preserve"> pitkhään vokaalhiin tahi d</w:t>
      </w:r>
      <w:r w:rsidR="001D79A0">
        <w:t xml:space="preserve">iftonghiin. </w:t>
      </w:r>
      <w:r w:rsidR="00B30251" w:rsidRPr="00A95D68">
        <w:t xml:space="preserve">Pitkävokaaliset rangat </w:t>
      </w:r>
      <w:r w:rsidR="00F9631B" w:rsidRPr="00A95D68">
        <w:t xml:space="preserve">jajethaan kans kahtheen pääjoukkhoon sen jälkhiin, oonko niilä olemassa tyhä vokaaliranka </w:t>
      </w:r>
      <w:r w:rsidR="0075485B">
        <w:t>(</w:t>
      </w:r>
      <w:r w:rsidR="00F9631B" w:rsidRPr="00A95D68">
        <w:t xml:space="preserve">tyyppi 3.1) vain oonko niilä kans konsonanttiranka </w:t>
      </w:r>
      <w:r w:rsidR="0075485B">
        <w:t>(</w:t>
      </w:r>
      <w:r w:rsidR="00F9631B" w:rsidRPr="00A95D68">
        <w:t>3.2).</w:t>
      </w:r>
    </w:p>
    <w:p w14:paraId="08DBFB3A" w14:textId="2B064DD1" w:rsidR="00F9631B" w:rsidRPr="00A95D68" w:rsidRDefault="00F9631B" w:rsidP="00F9631B">
      <w:pPr>
        <w:pStyle w:val="Overskrift4"/>
      </w:pPr>
      <w:bookmarkStart w:id="1286" w:name="_Toc311273812"/>
      <w:r w:rsidRPr="00A95D68">
        <w:t>Yksirankaiset pitkävokaaliset nomenit eli tyyppi 3.1</w:t>
      </w:r>
      <w:bookmarkEnd w:id="1286"/>
    </w:p>
    <w:p w14:paraId="766064E1" w14:textId="61FF5335" w:rsidR="00C13A06" w:rsidRPr="00A95D68" w:rsidRDefault="00C13A06" w:rsidP="006D0F00">
      <w:pPr>
        <w:spacing w:before="120" w:after="120"/>
      </w:pPr>
      <w:r w:rsidRPr="00A95D68">
        <w:t xml:space="preserve">Kaikissa </w:t>
      </w:r>
      <w:r w:rsidR="00CD6265" w:rsidRPr="00A95D68">
        <w:t xml:space="preserve">kirjakainun </w:t>
      </w:r>
      <w:r w:rsidR="00E46A35">
        <w:t>varieteet</w:t>
      </w:r>
      <w:r w:rsidRPr="00A95D68">
        <w:t>iissa yksi</w:t>
      </w:r>
      <w:r w:rsidR="006678A0">
        <w:t>tav</w:t>
      </w:r>
      <w:r w:rsidRPr="00A95D68">
        <w:t>uiset nomenit kuuluthaan joukkhoon 3.1</w:t>
      </w:r>
      <w:r w:rsidR="00CD717F">
        <w:t xml:space="preserve"> eli </w:t>
      </w:r>
      <w:r w:rsidR="00CD717F" w:rsidRPr="00CD717F">
        <w:rPr>
          <w:smallCaps/>
        </w:rPr>
        <w:t>yksirankaiset pitkävokaaliset nomenit</w:t>
      </w:r>
      <w:r w:rsidRPr="00A95D68">
        <w:t xml:space="preserve">. Sannoin kaava oon </w:t>
      </w:r>
      <w:r w:rsidR="00A83669" w:rsidRPr="00A83669">
        <w:t>(</w:t>
      </w:r>
      <w:r w:rsidRPr="000C45A2">
        <w:rPr>
          <w:i/>
        </w:rPr>
        <w:t>K</w:t>
      </w:r>
      <w:r w:rsidR="00A83669" w:rsidRPr="00A83669">
        <w:t>)</w:t>
      </w:r>
      <w:r w:rsidRPr="000C45A2">
        <w:rPr>
          <w:i/>
        </w:rPr>
        <w:t>VV</w:t>
      </w:r>
      <w:r w:rsidR="00BB4A90">
        <w:t xml:space="preserve"> eli </w:t>
      </w:r>
      <w:r w:rsidR="00A83669" w:rsidRPr="00A83669">
        <w:t>(</w:t>
      </w:r>
      <w:r w:rsidR="00BB4A90" w:rsidRPr="000C45A2">
        <w:rPr>
          <w:i/>
        </w:rPr>
        <w:t>K</w:t>
      </w:r>
      <w:r w:rsidR="00A83669" w:rsidRPr="00A83669">
        <w:t>)</w:t>
      </w:r>
      <w:r w:rsidR="00BB4A90" w:rsidRPr="000C45A2">
        <w:rPr>
          <w:i/>
        </w:rPr>
        <w:t>V</w:t>
      </w:r>
      <w:r w:rsidR="00A929B7" w:rsidRPr="00A929B7">
        <w:rPr>
          <w:sz w:val="20"/>
          <w:szCs w:val="20"/>
          <w:vertAlign w:val="subscript"/>
        </w:rPr>
        <w:t>1</w:t>
      </w:r>
      <w:r w:rsidR="00BB4A90" w:rsidRPr="000C45A2">
        <w:rPr>
          <w:i/>
        </w:rPr>
        <w:t>V</w:t>
      </w:r>
      <w:r w:rsidR="00A929B7" w:rsidRPr="00A929B7">
        <w:rPr>
          <w:sz w:val="20"/>
          <w:szCs w:val="20"/>
          <w:vertAlign w:val="subscript"/>
        </w:rPr>
        <w:t>2</w:t>
      </w:r>
      <w:r w:rsidRPr="00A95D68">
        <w:t xml:space="preserve">, esimerkiksi </w:t>
      </w:r>
      <w:r w:rsidR="007747DA">
        <w:rPr>
          <w:i/>
        </w:rPr>
        <w:t>maa</w:t>
      </w:r>
      <w:r w:rsidR="0075485B" w:rsidRPr="0075485B">
        <w:t>,</w:t>
      </w:r>
      <w:r w:rsidR="007747DA">
        <w:t xml:space="preserve"> </w:t>
      </w:r>
      <w:r w:rsidRPr="001A5045">
        <w:rPr>
          <w:i/>
        </w:rPr>
        <w:t>yö</w:t>
      </w:r>
      <w:r w:rsidR="0075485B" w:rsidRPr="0075485B">
        <w:t>,</w:t>
      </w:r>
      <w:r w:rsidRPr="001A5045">
        <w:rPr>
          <w:i/>
        </w:rPr>
        <w:t xml:space="preserve"> tie</w:t>
      </w:r>
      <w:r w:rsidR="0075485B" w:rsidRPr="0075485B">
        <w:t>,</w:t>
      </w:r>
      <w:r w:rsidRPr="001A5045">
        <w:rPr>
          <w:i/>
        </w:rPr>
        <w:t xml:space="preserve"> täi</w:t>
      </w:r>
      <w:r w:rsidRPr="00A95D68">
        <w:t xml:space="preserve">. Samhaan joukkhoon </w:t>
      </w:r>
      <w:r w:rsidR="008B7587">
        <w:t>lujema</w:t>
      </w:r>
      <w:r w:rsidRPr="00A95D68">
        <w:t xml:space="preserve"> kans usheempi</w:t>
      </w:r>
      <w:r w:rsidR="006678A0">
        <w:t>tav</w:t>
      </w:r>
      <w:r w:rsidRPr="00A95D68">
        <w:t xml:space="preserve">uiset </w:t>
      </w:r>
      <w:r w:rsidR="00BD5154">
        <w:t>viikonpäiviin ja juhl</w:t>
      </w:r>
      <w:r w:rsidR="00946939">
        <w:t>apyhhiin nimet</w:t>
      </w:r>
      <w:r w:rsidRPr="00A95D68">
        <w:t xml:space="preserve">, mikkä loputhaan </w:t>
      </w:r>
      <w:r w:rsidR="00CC0E8A" w:rsidRPr="001A5045">
        <w:rPr>
          <w:i/>
        </w:rPr>
        <w:t>A</w:t>
      </w:r>
      <w:r w:rsidRPr="001A5045">
        <w:rPr>
          <w:i/>
        </w:rPr>
        <w:t>i</w:t>
      </w:r>
      <w:r w:rsidRPr="00A95D68">
        <w:t xml:space="preserve">, niin ko </w:t>
      </w:r>
      <w:r w:rsidRPr="001A5045">
        <w:rPr>
          <w:i/>
        </w:rPr>
        <w:t>lauvantai</w:t>
      </w:r>
      <w:r w:rsidR="0075485B" w:rsidRPr="0075485B">
        <w:t>,</w:t>
      </w:r>
      <w:r w:rsidRPr="001A5045">
        <w:rPr>
          <w:i/>
        </w:rPr>
        <w:t xml:space="preserve"> maanantai</w:t>
      </w:r>
      <w:r w:rsidR="0075485B" w:rsidRPr="0075485B">
        <w:t>,</w:t>
      </w:r>
      <w:r w:rsidR="00CC0E8A" w:rsidRPr="001A5045">
        <w:rPr>
          <w:i/>
        </w:rPr>
        <w:t xml:space="preserve"> helluntai</w:t>
      </w:r>
      <w:r w:rsidRPr="00A95D68">
        <w:t xml:space="preserve">. Esimerkkii taivutuksesta: </w:t>
      </w:r>
      <w:r w:rsidR="0075485B">
        <w:t>(</w:t>
      </w:r>
      <w:r w:rsidRPr="00A95D68">
        <w:t>sg.nom. : sg.gen. : sg.part.</w:t>
      </w:r>
      <w:r w:rsidR="00CC0E8A" w:rsidRPr="00A95D68">
        <w:t xml:space="preserve"> : sg.</w:t>
      </w:r>
      <w:r w:rsidR="00A97B87">
        <w:t>ill.</w:t>
      </w:r>
      <w:r w:rsidRPr="00A95D68">
        <w:t xml:space="preserve">) </w:t>
      </w:r>
      <w:r w:rsidRPr="00946939">
        <w:rPr>
          <w:i/>
        </w:rPr>
        <w:t xml:space="preserve">yö </w:t>
      </w:r>
      <w:r w:rsidR="0075485B" w:rsidRPr="0075485B">
        <w:t>:</w:t>
      </w:r>
      <w:r w:rsidRPr="00946939">
        <w:rPr>
          <w:i/>
        </w:rPr>
        <w:t xml:space="preserve"> yö</w:t>
      </w:r>
      <w:r w:rsidR="0098090B" w:rsidRPr="0098090B">
        <w:t>/</w:t>
      </w:r>
      <w:r w:rsidRPr="00946939">
        <w:rPr>
          <w:i/>
        </w:rPr>
        <w:t xml:space="preserve">n </w:t>
      </w:r>
      <w:r w:rsidR="0075485B" w:rsidRPr="0075485B">
        <w:t>:</w:t>
      </w:r>
      <w:r w:rsidRPr="00946939">
        <w:rPr>
          <w:i/>
        </w:rPr>
        <w:t xml:space="preserve"> yö</w:t>
      </w:r>
      <w:r w:rsidR="0098090B" w:rsidRPr="0098090B">
        <w:t>/</w:t>
      </w:r>
      <w:r w:rsidRPr="00946939">
        <w:rPr>
          <w:i/>
        </w:rPr>
        <w:t>tä</w:t>
      </w:r>
      <w:r w:rsidR="00BD5154">
        <w:rPr>
          <w:i/>
        </w:rPr>
        <w:t xml:space="preserve"> </w:t>
      </w:r>
      <w:r w:rsidR="00BD5154">
        <w:t>:</w:t>
      </w:r>
      <w:r w:rsidR="00BD5154">
        <w:rPr>
          <w:i/>
        </w:rPr>
        <w:t xml:space="preserve"> </w:t>
      </w:r>
      <w:r w:rsidR="00CC0E8A" w:rsidRPr="00946939">
        <w:rPr>
          <w:i/>
        </w:rPr>
        <w:t>yö</w:t>
      </w:r>
      <w:r w:rsidR="0098090B" w:rsidRPr="0098090B">
        <w:t>/</w:t>
      </w:r>
      <w:r w:rsidR="00CC0E8A" w:rsidRPr="00946939">
        <w:rPr>
          <w:i/>
        </w:rPr>
        <w:t>hön</w:t>
      </w:r>
      <w:r w:rsidR="0075485B" w:rsidRPr="0075485B">
        <w:t>,</w:t>
      </w:r>
      <w:r w:rsidRPr="00946939">
        <w:rPr>
          <w:i/>
        </w:rPr>
        <w:t xml:space="preserve"> tee </w:t>
      </w:r>
      <w:r w:rsidR="0075485B" w:rsidRPr="0075485B">
        <w:t>:</w:t>
      </w:r>
      <w:r w:rsidRPr="00946939">
        <w:rPr>
          <w:i/>
        </w:rPr>
        <w:t xml:space="preserve"> tee</w:t>
      </w:r>
      <w:r w:rsidR="0098090B" w:rsidRPr="0098090B">
        <w:t>/</w:t>
      </w:r>
      <w:r w:rsidRPr="00946939">
        <w:rPr>
          <w:i/>
        </w:rPr>
        <w:t xml:space="preserve">n </w:t>
      </w:r>
      <w:r w:rsidR="0075485B" w:rsidRPr="0075485B">
        <w:t>:</w:t>
      </w:r>
      <w:r w:rsidRPr="00946939">
        <w:rPr>
          <w:i/>
        </w:rPr>
        <w:t xml:space="preserve"> tee</w:t>
      </w:r>
      <w:r w:rsidR="0098090B" w:rsidRPr="0098090B">
        <w:t>/</w:t>
      </w:r>
      <w:r w:rsidRPr="00946939">
        <w:rPr>
          <w:i/>
        </w:rPr>
        <w:t>tä</w:t>
      </w:r>
      <w:r w:rsidR="00CC0E8A" w:rsidRPr="00946939">
        <w:rPr>
          <w:i/>
        </w:rPr>
        <w:t xml:space="preserve"> </w:t>
      </w:r>
      <w:r w:rsidR="0075485B" w:rsidRPr="0075485B">
        <w:t>:</w:t>
      </w:r>
      <w:r w:rsidR="00CC0E8A" w:rsidRPr="00946939">
        <w:rPr>
          <w:i/>
        </w:rPr>
        <w:t xml:space="preserve"> tee</w:t>
      </w:r>
      <w:r w:rsidR="0098090B" w:rsidRPr="0098090B">
        <w:t>/</w:t>
      </w:r>
      <w:r w:rsidR="00CC0E8A" w:rsidRPr="00946939">
        <w:rPr>
          <w:i/>
        </w:rPr>
        <w:t>hen</w:t>
      </w:r>
      <w:r w:rsidR="0075485B" w:rsidRPr="0075485B">
        <w:t>,</w:t>
      </w:r>
      <w:r w:rsidR="00CC0E8A" w:rsidRPr="00946939">
        <w:rPr>
          <w:i/>
        </w:rPr>
        <w:t xml:space="preserve"> täi </w:t>
      </w:r>
      <w:r w:rsidR="0075485B" w:rsidRPr="0075485B">
        <w:t>:</w:t>
      </w:r>
      <w:r w:rsidR="00CC0E8A" w:rsidRPr="00946939">
        <w:rPr>
          <w:i/>
        </w:rPr>
        <w:t xml:space="preserve"> täi</w:t>
      </w:r>
      <w:r w:rsidR="0098090B" w:rsidRPr="0098090B">
        <w:t>/</w:t>
      </w:r>
      <w:r w:rsidR="00CC0E8A" w:rsidRPr="00946939">
        <w:rPr>
          <w:i/>
        </w:rPr>
        <w:t xml:space="preserve">n </w:t>
      </w:r>
      <w:r w:rsidR="0075485B" w:rsidRPr="0075485B">
        <w:t>:</w:t>
      </w:r>
      <w:r w:rsidR="00CC0E8A" w:rsidRPr="00946939">
        <w:rPr>
          <w:i/>
        </w:rPr>
        <w:t xml:space="preserve"> täi</w:t>
      </w:r>
      <w:r w:rsidR="0098090B" w:rsidRPr="0098090B">
        <w:t>/</w:t>
      </w:r>
      <w:r w:rsidR="00CC0E8A" w:rsidRPr="00946939">
        <w:rPr>
          <w:i/>
        </w:rPr>
        <w:t xml:space="preserve">tä </w:t>
      </w:r>
      <w:r w:rsidR="0075485B" w:rsidRPr="0075485B">
        <w:t>:</w:t>
      </w:r>
      <w:r w:rsidR="00CC0E8A" w:rsidRPr="00946939">
        <w:rPr>
          <w:i/>
        </w:rPr>
        <w:t xml:space="preserve"> täi</w:t>
      </w:r>
      <w:r w:rsidR="0098090B" w:rsidRPr="0098090B">
        <w:t>/</w:t>
      </w:r>
      <w:r w:rsidR="00CC0E8A" w:rsidRPr="00946939">
        <w:rPr>
          <w:i/>
        </w:rPr>
        <w:t>hin</w:t>
      </w:r>
      <w:r w:rsidR="0075485B" w:rsidRPr="0075485B">
        <w:t>,</w:t>
      </w:r>
      <w:r w:rsidRPr="00946939">
        <w:rPr>
          <w:i/>
        </w:rPr>
        <w:t xml:space="preserve"> lauvantai </w:t>
      </w:r>
      <w:r w:rsidR="0075485B" w:rsidRPr="0075485B">
        <w:t>:</w:t>
      </w:r>
      <w:r w:rsidRPr="00946939">
        <w:rPr>
          <w:i/>
        </w:rPr>
        <w:t xml:space="preserve"> lauvantai</w:t>
      </w:r>
      <w:r w:rsidR="0098090B" w:rsidRPr="0098090B">
        <w:t>/</w:t>
      </w:r>
      <w:r w:rsidRPr="00946939">
        <w:rPr>
          <w:i/>
        </w:rPr>
        <w:t xml:space="preserve">n </w:t>
      </w:r>
      <w:r w:rsidR="0075485B" w:rsidRPr="0075485B">
        <w:t>:</w:t>
      </w:r>
      <w:r w:rsidRPr="00946939">
        <w:rPr>
          <w:i/>
        </w:rPr>
        <w:t xml:space="preserve"> lauvantai</w:t>
      </w:r>
      <w:r w:rsidR="0098090B" w:rsidRPr="0098090B">
        <w:t>/</w:t>
      </w:r>
      <w:r w:rsidRPr="00946939">
        <w:rPr>
          <w:i/>
        </w:rPr>
        <w:t>ta</w:t>
      </w:r>
      <w:r w:rsidR="00CC0E8A" w:rsidRPr="00946939">
        <w:rPr>
          <w:i/>
        </w:rPr>
        <w:t xml:space="preserve"> </w:t>
      </w:r>
      <w:r w:rsidR="0075485B" w:rsidRPr="0075485B">
        <w:t>:</w:t>
      </w:r>
      <w:r w:rsidR="00CC0E8A" w:rsidRPr="00946939">
        <w:rPr>
          <w:i/>
        </w:rPr>
        <w:t xml:space="preserve"> lauv</w:t>
      </w:r>
      <w:r w:rsidR="00946939">
        <w:rPr>
          <w:i/>
        </w:rPr>
        <w:t>antai</w:t>
      </w:r>
      <w:r w:rsidR="0098090B" w:rsidRPr="0098090B">
        <w:t>/</w:t>
      </w:r>
      <w:r w:rsidR="00946939">
        <w:rPr>
          <w:i/>
        </w:rPr>
        <w:t>hin</w:t>
      </w:r>
      <w:r w:rsidRPr="00A95D68">
        <w:t>.</w:t>
      </w:r>
    </w:p>
    <w:p w14:paraId="3775A322" w14:textId="3D094FD7" w:rsidR="00F904D4" w:rsidRDefault="00CC0E8A" w:rsidP="006D0F00">
      <w:pPr>
        <w:spacing w:before="120" w:after="120"/>
      </w:pPr>
      <w:r w:rsidRPr="00A95D68">
        <w:t xml:space="preserve">Porsangin </w:t>
      </w:r>
      <w:r w:rsidR="0082512C">
        <w:t xml:space="preserve">ja Raisin </w:t>
      </w:r>
      <w:r w:rsidR="00E46A35">
        <w:t>varieteet</w:t>
      </w:r>
      <w:r w:rsidR="00B54625" w:rsidRPr="00A95D68">
        <w:t>i</w:t>
      </w:r>
      <w:r w:rsidR="0082512C">
        <w:t>i</w:t>
      </w:r>
      <w:r w:rsidR="00B54625" w:rsidRPr="00A95D68">
        <w:t>ssa</w:t>
      </w:r>
      <w:r w:rsidR="00AD5E79" w:rsidRPr="00A95D68">
        <w:t xml:space="preserve"> nomeniitten kaksi viimistä</w:t>
      </w:r>
      <w:r w:rsidR="0082512C">
        <w:t xml:space="preserve"> </w:t>
      </w:r>
      <w:r w:rsidR="0097614E">
        <w:t>tavvuu</w:t>
      </w:r>
      <w:r w:rsidR="00AD5E79" w:rsidRPr="00A95D68">
        <w:t xml:space="preserve"> oon </w:t>
      </w:r>
      <w:r w:rsidR="00C83895">
        <w:t>oijenu</w:t>
      </w:r>
      <w:r w:rsidR="00AD5E79" w:rsidRPr="00A95D68">
        <w:t xml:space="preserve"> yhđeksi</w:t>
      </w:r>
      <w:r w:rsidR="006678A0">
        <w:t xml:space="preserve"> tav</w:t>
      </w:r>
      <w:r w:rsidR="00AD5E79" w:rsidRPr="00A95D68">
        <w:t>uksi</w:t>
      </w:r>
      <w:r w:rsidR="00AD6BBB">
        <w:t xml:space="preserve"> silloin, ko pörämäinen tav</w:t>
      </w:r>
      <w:r w:rsidR="00C70ED5">
        <w:t>u alusta</w:t>
      </w:r>
      <w:r w:rsidR="00AD6BBB">
        <w:t xml:space="preserve"> pittää sisälä tyhä yhđen vokaalin eli oon</w:t>
      </w:r>
      <w:r w:rsidR="00896F33">
        <w:t xml:space="preserve"> ollu</w:t>
      </w:r>
      <w:r w:rsidR="00AD6BBB">
        <w:t xml:space="preserve"> </w:t>
      </w:r>
      <w:r w:rsidR="00AD6BBB" w:rsidRPr="00AD6BBB">
        <w:rPr>
          <w:i/>
        </w:rPr>
        <w:t>V</w:t>
      </w:r>
      <w:r w:rsidR="00D2133E">
        <w:rPr>
          <w:i/>
        </w:rPr>
        <w:t xml:space="preserve"> </w:t>
      </w:r>
      <w:r w:rsidR="00D2133E">
        <w:t>(katto kohđasta 3.2.1)</w:t>
      </w:r>
      <w:r w:rsidRPr="00A95D68">
        <w:t xml:space="preserve">. Muissa </w:t>
      </w:r>
      <w:r w:rsidR="00E46A35">
        <w:t>varieteet</w:t>
      </w:r>
      <w:r w:rsidRPr="00A95D68">
        <w:t xml:space="preserve">iissa ei tämmöistä </w:t>
      </w:r>
      <w:r w:rsidR="00C83895">
        <w:t>oikenemist</w:t>
      </w:r>
      <w:r w:rsidRPr="00A95D68">
        <w:t xml:space="preserve">a ole tapattunnu, ja </w:t>
      </w:r>
      <w:r w:rsidR="00C85E79">
        <w:t xml:space="preserve">nämät </w:t>
      </w:r>
      <w:r w:rsidRPr="00A95D68">
        <w:t xml:space="preserve">nomenit kuuluthaan tyypphiin 2.1. Porsangin </w:t>
      </w:r>
      <w:r w:rsidR="00C85E79">
        <w:t xml:space="preserve">ja Raisin </w:t>
      </w:r>
      <w:r w:rsidR="00E46A35">
        <w:t>varieteet</w:t>
      </w:r>
      <w:r w:rsidRPr="00A95D68">
        <w:t>issa</w:t>
      </w:r>
      <w:r w:rsidR="00AD5E79" w:rsidRPr="00A95D68">
        <w:t xml:space="preserve"> net taivuthaan sitte </w:t>
      </w:r>
      <w:r w:rsidR="00C13A06" w:rsidRPr="00A95D68">
        <w:t xml:space="preserve">kans kohta </w:t>
      </w:r>
      <w:r w:rsidR="00AD5E79" w:rsidRPr="00A95D68">
        <w:t xml:space="preserve">niin ko </w:t>
      </w:r>
      <w:r w:rsidRPr="00A95D68">
        <w:t>ylipuolen yksi</w:t>
      </w:r>
      <w:r w:rsidR="006678A0">
        <w:t>tav</w:t>
      </w:r>
      <w:r w:rsidRPr="00A95D68">
        <w:t xml:space="preserve">uiset ja </w:t>
      </w:r>
      <w:r w:rsidRPr="003A7E5D">
        <w:rPr>
          <w:i/>
        </w:rPr>
        <w:t>Ai</w:t>
      </w:r>
      <w:r w:rsidRPr="00A95D68">
        <w:t>-</w:t>
      </w:r>
      <w:r w:rsidR="00AD5E79" w:rsidRPr="00A95D68">
        <w:t xml:space="preserve">nomenit. </w:t>
      </w:r>
      <w:r w:rsidRPr="00A95D68">
        <w:t xml:space="preserve">Erotuksena oon illatiivin taivutus. </w:t>
      </w:r>
      <w:r w:rsidR="00C13A06" w:rsidRPr="00A95D68">
        <w:t xml:space="preserve">Esimerkkii </w:t>
      </w:r>
      <w:r w:rsidR="00E616DF">
        <w:t>oikenemis</w:t>
      </w:r>
      <w:r w:rsidR="00C13A06" w:rsidRPr="00A95D68">
        <w:t xml:space="preserve">variantista: </w:t>
      </w:r>
      <w:r w:rsidR="0075485B">
        <w:t>(</w:t>
      </w:r>
      <w:r w:rsidRPr="00A95D68">
        <w:t>sg.nom. : sg.gen. : sg.part. : sg.</w:t>
      </w:r>
      <w:r w:rsidR="00A97B87">
        <w:t>ill.</w:t>
      </w:r>
      <w:r w:rsidRPr="00A95D68">
        <w:t xml:space="preserve">) </w:t>
      </w:r>
      <w:r w:rsidR="00C13A06" w:rsidRPr="00F60706">
        <w:rPr>
          <w:i/>
        </w:rPr>
        <w:t xml:space="preserve">kauhee </w:t>
      </w:r>
      <w:r w:rsidR="0075485B" w:rsidRPr="0075485B">
        <w:t>:</w:t>
      </w:r>
      <w:r w:rsidR="00C13A06" w:rsidRPr="00F60706">
        <w:rPr>
          <w:i/>
        </w:rPr>
        <w:t xml:space="preserve"> kauhee</w:t>
      </w:r>
      <w:r w:rsidR="0098090B" w:rsidRPr="0098090B">
        <w:t>/</w:t>
      </w:r>
      <w:r w:rsidR="00C13A06" w:rsidRPr="00F60706">
        <w:rPr>
          <w:i/>
        </w:rPr>
        <w:t xml:space="preserve">n </w:t>
      </w:r>
      <w:r w:rsidR="0075485B" w:rsidRPr="0075485B">
        <w:t>:</w:t>
      </w:r>
      <w:r w:rsidR="00C13A06" w:rsidRPr="00F60706">
        <w:rPr>
          <w:i/>
        </w:rPr>
        <w:t xml:space="preserve"> kauhee</w:t>
      </w:r>
      <w:r w:rsidR="0098090B" w:rsidRPr="0098090B">
        <w:t>/</w:t>
      </w:r>
      <w:r w:rsidR="00C13A06" w:rsidRPr="00F60706">
        <w:rPr>
          <w:i/>
        </w:rPr>
        <w:t>ta</w:t>
      </w:r>
      <w:r w:rsidRPr="00F60706">
        <w:rPr>
          <w:i/>
        </w:rPr>
        <w:t xml:space="preserve"> </w:t>
      </w:r>
      <w:r w:rsidR="0075485B" w:rsidRPr="0075485B">
        <w:t>:</w:t>
      </w:r>
      <w:r w:rsidRPr="00F60706">
        <w:rPr>
          <w:i/>
        </w:rPr>
        <w:t xml:space="preserve"> kauhee</w:t>
      </w:r>
      <w:r w:rsidR="0098090B" w:rsidRPr="0098090B">
        <w:t>/</w:t>
      </w:r>
      <w:r w:rsidRPr="00F60706">
        <w:rPr>
          <w:i/>
        </w:rPr>
        <w:t>sseen</w:t>
      </w:r>
      <w:r w:rsidR="0075485B" w:rsidRPr="0075485B">
        <w:t>,</w:t>
      </w:r>
      <w:r w:rsidR="00C13A06" w:rsidRPr="00F60706">
        <w:rPr>
          <w:i/>
        </w:rPr>
        <w:t xml:space="preserve"> korkkee </w:t>
      </w:r>
      <w:r w:rsidR="0075485B" w:rsidRPr="0075485B">
        <w:t>:</w:t>
      </w:r>
      <w:r w:rsidR="00C13A06" w:rsidRPr="00F60706">
        <w:rPr>
          <w:i/>
        </w:rPr>
        <w:t xml:space="preserve"> korkkee</w:t>
      </w:r>
      <w:r w:rsidR="0098090B" w:rsidRPr="0098090B">
        <w:t>/</w:t>
      </w:r>
      <w:r w:rsidR="00C13A06" w:rsidRPr="00F60706">
        <w:rPr>
          <w:i/>
        </w:rPr>
        <w:t>n</w:t>
      </w:r>
      <w:r w:rsidR="004834F9">
        <w:rPr>
          <w:i/>
        </w:rPr>
        <w:t xml:space="preserve"> </w:t>
      </w:r>
      <w:r w:rsidR="0075485B" w:rsidRPr="0075485B">
        <w:t>:</w:t>
      </w:r>
      <w:r w:rsidR="00C13A06" w:rsidRPr="00F60706">
        <w:rPr>
          <w:i/>
        </w:rPr>
        <w:t xml:space="preserve"> korkkee</w:t>
      </w:r>
      <w:r w:rsidR="0098090B" w:rsidRPr="0098090B">
        <w:t>/</w:t>
      </w:r>
      <w:r w:rsidR="00C13A06" w:rsidRPr="00F60706">
        <w:rPr>
          <w:i/>
        </w:rPr>
        <w:t>ta</w:t>
      </w:r>
      <w:r w:rsidRPr="00F60706">
        <w:rPr>
          <w:i/>
        </w:rPr>
        <w:t xml:space="preserve"> </w:t>
      </w:r>
      <w:r w:rsidR="0075485B" w:rsidRPr="0075485B">
        <w:t>:</w:t>
      </w:r>
      <w:r w:rsidRPr="00F60706">
        <w:rPr>
          <w:i/>
        </w:rPr>
        <w:t xml:space="preserve"> korkkee</w:t>
      </w:r>
      <w:r w:rsidR="0098090B" w:rsidRPr="0098090B">
        <w:t>/</w:t>
      </w:r>
      <w:r w:rsidRPr="00F60706">
        <w:rPr>
          <w:i/>
        </w:rPr>
        <w:t>sseen</w:t>
      </w:r>
      <w:r w:rsidR="0075485B" w:rsidRPr="0075485B">
        <w:t>,</w:t>
      </w:r>
      <w:r w:rsidRPr="00F60706">
        <w:rPr>
          <w:i/>
        </w:rPr>
        <w:t xml:space="preserve"> valkkee </w:t>
      </w:r>
      <w:r w:rsidR="0075485B" w:rsidRPr="0075485B">
        <w:t>:</w:t>
      </w:r>
      <w:r w:rsidRPr="00F60706">
        <w:rPr>
          <w:i/>
        </w:rPr>
        <w:t xml:space="preserve"> valk</w:t>
      </w:r>
      <w:r w:rsidR="006D4EE6">
        <w:rPr>
          <w:i/>
        </w:rPr>
        <w:t>k</w:t>
      </w:r>
      <w:r w:rsidRPr="00F60706">
        <w:rPr>
          <w:i/>
        </w:rPr>
        <w:t>ee</w:t>
      </w:r>
      <w:r w:rsidR="0098090B" w:rsidRPr="0098090B">
        <w:t>/</w:t>
      </w:r>
      <w:r w:rsidRPr="00F60706">
        <w:rPr>
          <w:i/>
        </w:rPr>
        <w:t xml:space="preserve">n </w:t>
      </w:r>
      <w:r w:rsidR="0075485B" w:rsidRPr="0075485B">
        <w:t>:</w:t>
      </w:r>
      <w:r w:rsidRPr="00F60706">
        <w:rPr>
          <w:i/>
        </w:rPr>
        <w:t xml:space="preserve"> valkkee</w:t>
      </w:r>
      <w:r w:rsidR="0098090B" w:rsidRPr="0098090B">
        <w:t>/</w:t>
      </w:r>
      <w:r w:rsidRPr="00F60706">
        <w:rPr>
          <w:i/>
        </w:rPr>
        <w:t xml:space="preserve">ta </w:t>
      </w:r>
      <w:r w:rsidR="0075485B" w:rsidRPr="0075485B">
        <w:t>:</w:t>
      </w:r>
      <w:r w:rsidRPr="00F60706">
        <w:rPr>
          <w:i/>
        </w:rPr>
        <w:t xml:space="preserve"> valkkee</w:t>
      </w:r>
      <w:r w:rsidR="0098090B" w:rsidRPr="0098090B">
        <w:t>/</w:t>
      </w:r>
      <w:r w:rsidRPr="00F60706">
        <w:rPr>
          <w:i/>
        </w:rPr>
        <w:t>sseen</w:t>
      </w:r>
      <w:r w:rsidR="0075485B" w:rsidRPr="0075485B">
        <w:t>,</w:t>
      </w:r>
      <w:r w:rsidR="00C13A06" w:rsidRPr="00F60706">
        <w:rPr>
          <w:i/>
        </w:rPr>
        <w:t xml:space="preserve"> kurkkii </w:t>
      </w:r>
      <w:r w:rsidR="0075485B" w:rsidRPr="0075485B">
        <w:t>:</w:t>
      </w:r>
      <w:r w:rsidR="00C13A06" w:rsidRPr="00F60706">
        <w:rPr>
          <w:i/>
        </w:rPr>
        <w:t xml:space="preserve"> kurkkii</w:t>
      </w:r>
      <w:r w:rsidR="0098090B" w:rsidRPr="0098090B">
        <w:t>/</w:t>
      </w:r>
      <w:r w:rsidR="00C13A06" w:rsidRPr="00F60706">
        <w:rPr>
          <w:i/>
        </w:rPr>
        <w:t xml:space="preserve">n </w:t>
      </w:r>
      <w:r w:rsidR="0075485B" w:rsidRPr="0075485B">
        <w:t>:</w:t>
      </w:r>
      <w:r w:rsidR="00C13A06" w:rsidRPr="00F60706">
        <w:rPr>
          <w:i/>
        </w:rPr>
        <w:t xml:space="preserve"> kurkkii</w:t>
      </w:r>
      <w:r w:rsidR="0098090B" w:rsidRPr="0098090B">
        <w:t>/</w:t>
      </w:r>
      <w:r w:rsidR="00C13A06" w:rsidRPr="00F60706">
        <w:rPr>
          <w:i/>
        </w:rPr>
        <w:t>ta</w:t>
      </w:r>
      <w:r w:rsidRPr="00F60706">
        <w:rPr>
          <w:i/>
        </w:rPr>
        <w:t xml:space="preserve"> </w:t>
      </w:r>
      <w:r w:rsidR="0075485B" w:rsidRPr="0075485B">
        <w:t>:</w:t>
      </w:r>
      <w:r w:rsidRPr="00F60706">
        <w:rPr>
          <w:i/>
        </w:rPr>
        <w:t xml:space="preserve"> kurkkii</w:t>
      </w:r>
      <w:r w:rsidR="0098090B" w:rsidRPr="0098090B">
        <w:t>/</w:t>
      </w:r>
      <w:r w:rsidRPr="00F60706">
        <w:rPr>
          <w:i/>
        </w:rPr>
        <w:t>sseen</w:t>
      </w:r>
      <w:r w:rsidR="0075485B" w:rsidRPr="0075485B">
        <w:t>,</w:t>
      </w:r>
      <w:r w:rsidR="00C13A06" w:rsidRPr="00F60706">
        <w:rPr>
          <w:i/>
        </w:rPr>
        <w:t xml:space="preserve"> laattii </w:t>
      </w:r>
      <w:r w:rsidR="0075485B" w:rsidRPr="0075485B">
        <w:t>:</w:t>
      </w:r>
      <w:r w:rsidR="00C13A06" w:rsidRPr="00F60706">
        <w:rPr>
          <w:i/>
        </w:rPr>
        <w:t xml:space="preserve"> laattii</w:t>
      </w:r>
      <w:r w:rsidR="0098090B" w:rsidRPr="0098090B">
        <w:t>/</w:t>
      </w:r>
      <w:r w:rsidR="00C13A06" w:rsidRPr="00F60706">
        <w:rPr>
          <w:i/>
        </w:rPr>
        <w:t xml:space="preserve">n </w:t>
      </w:r>
      <w:r w:rsidR="0075485B" w:rsidRPr="0075485B">
        <w:t>:</w:t>
      </w:r>
      <w:r w:rsidR="00C13A06" w:rsidRPr="00F60706">
        <w:rPr>
          <w:i/>
        </w:rPr>
        <w:t xml:space="preserve"> laattii</w:t>
      </w:r>
      <w:r w:rsidR="0098090B" w:rsidRPr="0098090B">
        <w:t>/</w:t>
      </w:r>
      <w:r w:rsidR="00C13A06" w:rsidRPr="00F60706">
        <w:rPr>
          <w:i/>
        </w:rPr>
        <w:t>ta</w:t>
      </w:r>
      <w:r w:rsidRPr="00F60706">
        <w:rPr>
          <w:i/>
        </w:rPr>
        <w:t xml:space="preserve"> </w:t>
      </w:r>
      <w:r w:rsidR="0075485B" w:rsidRPr="0075485B">
        <w:t>:</w:t>
      </w:r>
      <w:r w:rsidRPr="00F60706">
        <w:rPr>
          <w:i/>
        </w:rPr>
        <w:t xml:space="preserve"> laattii</w:t>
      </w:r>
      <w:r w:rsidR="0098090B" w:rsidRPr="0098090B">
        <w:t>/</w:t>
      </w:r>
      <w:r w:rsidRPr="00F60706">
        <w:rPr>
          <w:i/>
        </w:rPr>
        <w:t>sseen</w:t>
      </w:r>
      <w:r w:rsidR="00BE39E6">
        <w:t xml:space="preserve">, </w:t>
      </w:r>
      <w:r w:rsidR="00BE39E6">
        <w:rPr>
          <w:i/>
        </w:rPr>
        <w:t xml:space="preserve">porstuu </w:t>
      </w:r>
      <w:r w:rsidR="00BE39E6">
        <w:t xml:space="preserve">: </w:t>
      </w:r>
      <w:r w:rsidR="00BE39E6">
        <w:rPr>
          <w:i/>
        </w:rPr>
        <w:t>porstuu</w:t>
      </w:r>
      <w:r w:rsidR="0098090B" w:rsidRPr="0098090B">
        <w:t>/</w:t>
      </w:r>
      <w:r w:rsidR="00BE39E6">
        <w:rPr>
          <w:i/>
        </w:rPr>
        <w:t>n</w:t>
      </w:r>
      <w:r w:rsidR="00BE39E6">
        <w:t xml:space="preserve"> : </w:t>
      </w:r>
      <w:r w:rsidR="00BE39E6">
        <w:rPr>
          <w:i/>
        </w:rPr>
        <w:t>porstuu</w:t>
      </w:r>
      <w:r w:rsidR="0098090B" w:rsidRPr="0098090B">
        <w:t>/</w:t>
      </w:r>
      <w:r w:rsidR="00BE39E6">
        <w:rPr>
          <w:i/>
        </w:rPr>
        <w:t xml:space="preserve">ta </w:t>
      </w:r>
      <w:r w:rsidR="00BE39E6">
        <w:t xml:space="preserve">: </w:t>
      </w:r>
      <w:r w:rsidR="007066DD">
        <w:rPr>
          <w:i/>
        </w:rPr>
        <w:t>porst</w:t>
      </w:r>
      <w:r w:rsidR="00BE39E6">
        <w:rPr>
          <w:i/>
        </w:rPr>
        <w:t>uu</w:t>
      </w:r>
      <w:r w:rsidR="0098090B" w:rsidRPr="0098090B">
        <w:t>/</w:t>
      </w:r>
      <w:r w:rsidR="00BE39E6">
        <w:rPr>
          <w:i/>
        </w:rPr>
        <w:t>sseen</w:t>
      </w:r>
      <w:r w:rsidR="001B127A" w:rsidRPr="001B127A">
        <w:t>.</w:t>
      </w:r>
      <w:r w:rsidR="007066DD">
        <w:rPr>
          <w:i/>
        </w:rPr>
        <w:t xml:space="preserve"> </w:t>
      </w:r>
      <w:r w:rsidR="007066DD">
        <w:t>Mu</w:t>
      </w:r>
      <w:r w:rsidR="00F4462A">
        <w:t>ita</w:t>
      </w:r>
      <w:r w:rsidR="007066DD">
        <w:t xml:space="preserve"> ko suoristumisen kautta syntynheitä </w:t>
      </w:r>
      <w:r w:rsidR="003C2DEF">
        <w:rPr>
          <w:i/>
        </w:rPr>
        <w:t>VV</w:t>
      </w:r>
      <w:r w:rsidR="007066DD">
        <w:rPr>
          <w:i/>
        </w:rPr>
        <w:t>-</w:t>
      </w:r>
      <w:r w:rsidR="007066DD">
        <w:t xml:space="preserve">sannoi </w:t>
      </w:r>
      <w:r w:rsidR="00437A74">
        <w:t>oon hyvin vähän</w:t>
      </w:r>
      <w:r w:rsidR="00F904D4">
        <w:t>.</w:t>
      </w:r>
    </w:p>
    <w:p w14:paraId="4E33CDDE" w14:textId="2AF094D5" w:rsidR="009137AB" w:rsidRPr="009137AB" w:rsidRDefault="009137AB" w:rsidP="006D0F00">
      <w:pPr>
        <w:spacing w:before="120" w:after="120"/>
        <w:rPr>
          <w:i/>
        </w:rPr>
      </w:pPr>
      <w:r>
        <w:t>Havaittemma, ette yksi</w:t>
      </w:r>
      <w:r w:rsidR="006678A0">
        <w:t>tav</w:t>
      </w:r>
      <w:r>
        <w:t xml:space="preserve">uisten ja </w:t>
      </w:r>
      <w:r>
        <w:rPr>
          <w:i/>
        </w:rPr>
        <w:t>Vi-</w:t>
      </w:r>
      <w:r w:rsidRPr="009137AB">
        <w:t xml:space="preserve">loppuisten </w:t>
      </w:r>
      <w:r w:rsidR="006D4EE6">
        <w:t xml:space="preserve">nomeniitten illatiivin </w:t>
      </w:r>
      <w:r>
        <w:t>suffiksi</w:t>
      </w:r>
      <w:r w:rsidR="006D4EE6">
        <w:t>n</w:t>
      </w:r>
      <w:r w:rsidR="00181EE2">
        <w:t>n</w:t>
      </w:r>
      <w:r w:rsidR="006D4EE6">
        <w:t>a</w:t>
      </w:r>
      <w:r>
        <w:t xml:space="preserve"> oon </w:t>
      </w:r>
      <w:r>
        <w:rPr>
          <w:i/>
        </w:rPr>
        <w:t>hVn</w:t>
      </w:r>
      <w:r>
        <w:t>, mui</w:t>
      </w:r>
      <w:r w:rsidR="006D4EE6">
        <w:t>ssa</w:t>
      </w:r>
      <w:r w:rsidR="003804AB">
        <w:t xml:space="preserve"> </w:t>
      </w:r>
      <w:r w:rsidR="004834F9">
        <w:t>suffiksin</w:t>
      </w:r>
      <w:r w:rsidR="00181EE2">
        <w:t>n</w:t>
      </w:r>
      <w:r w:rsidR="004834F9">
        <w:t xml:space="preserve">a oon </w:t>
      </w:r>
      <w:r>
        <w:rPr>
          <w:i/>
        </w:rPr>
        <w:t>sseen</w:t>
      </w:r>
      <w:r w:rsidR="001B127A" w:rsidRPr="001B127A">
        <w:t>.</w:t>
      </w:r>
    </w:p>
    <w:p w14:paraId="7BE8A3D7" w14:textId="2AF29E8A" w:rsidR="00B30251" w:rsidRPr="00A95D68" w:rsidRDefault="00B30251" w:rsidP="006D0F00">
      <w:pPr>
        <w:pStyle w:val="Liste-forts2"/>
        <w:spacing w:before="120"/>
        <w:ind w:left="0"/>
        <w:contextualSpacing w:val="0"/>
      </w:pPr>
      <w:r w:rsidRPr="00A95D68">
        <w:t xml:space="preserve">Adjektiivi </w:t>
      </w:r>
      <w:r w:rsidRPr="00CA5B11">
        <w:rPr>
          <w:i/>
        </w:rPr>
        <w:t>vapaa</w:t>
      </w:r>
      <w:r w:rsidR="00CC0E8A" w:rsidRPr="00A95D68">
        <w:t xml:space="preserve"> oon omituinen</w:t>
      </w:r>
      <w:r w:rsidRPr="00A95D68">
        <w:t>, ko siinä nominatiivissa oon pitkän vokaalin e</w:t>
      </w:r>
      <w:r w:rsidRPr="00A95D68">
        <w:rPr>
          <w:lang w:val="en-US"/>
        </w:rPr>
        <w:t>đ</w:t>
      </w:r>
      <w:r w:rsidRPr="00A95D68">
        <w:t xml:space="preserve">essä I-graadi, ja taivutusrankhaan ittää </w:t>
      </w:r>
      <w:r w:rsidRPr="00CA5B11">
        <w:rPr>
          <w:i/>
        </w:rPr>
        <w:t>h</w:t>
      </w:r>
      <w:r w:rsidR="00CA5B11">
        <w:t>:</w:t>
      </w:r>
      <w:r w:rsidRPr="00A95D68">
        <w:t xml:space="preserve"> </w:t>
      </w:r>
      <w:r w:rsidR="00437A74">
        <w:t>(</w:t>
      </w:r>
      <w:r w:rsidR="00437A74" w:rsidRPr="00A95D68">
        <w:t>sg.nom. : sg.gen. : sg.part. : sg.</w:t>
      </w:r>
      <w:r w:rsidR="00437A74">
        <w:t>ill.</w:t>
      </w:r>
      <w:r w:rsidR="00437A74" w:rsidRPr="00A95D68">
        <w:t xml:space="preserve">) </w:t>
      </w:r>
      <w:r w:rsidRPr="00CA5B11">
        <w:rPr>
          <w:i/>
        </w:rPr>
        <w:t xml:space="preserve">vapaa </w:t>
      </w:r>
      <w:r w:rsidR="0075485B" w:rsidRPr="0075485B">
        <w:t>:</w:t>
      </w:r>
      <w:r w:rsidRPr="00CA5B11">
        <w:rPr>
          <w:i/>
        </w:rPr>
        <w:t xml:space="preserve"> vap</w:t>
      </w:r>
      <w:r w:rsidR="00CA5B11">
        <w:rPr>
          <w:i/>
        </w:rPr>
        <w:t>h</w:t>
      </w:r>
      <w:r w:rsidRPr="00CA5B11">
        <w:rPr>
          <w:i/>
        </w:rPr>
        <w:t>aa</w:t>
      </w:r>
      <w:r w:rsidR="0098090B" w:rsidRPr="0098090B">
        <w:t>/</w:t>
      </w:r>
      <w:r w:rsidRPr="00CA5B11">
        <w:rPr>
          <w:i/>
        </w:rPr>
        <w:t xml:space="preserve">n </w:t>
      </w:r>
      <w:r w:rsidR="0075485B" w:rsidRPr="0075485B">
        <w:t>:</w:t>
      </w:r>
      <w:r w:rsidRPr="00CA5B11">
        <w:rPr>
          <w:i/>
        </w:rPr>
        <w:t xml:space="preserve"> vaphaa</w:t>
      </w:r>
      <w:r w:rsidR="0098090B" w:rsidRPr="0098090B">
        <w:t>/</w:t>
      </w:r>
      <w:r w:rsidRPr="00CA5B11">
        <w:rPr>
          <w:i/>
        </w:rPr>
        <w:t>ta</w:t>
      </w:r>
      <w:r w:rsidR="00437A74">
        <w:rPr>
          <w:i/>
        </w:rPr>
        <w:t xml:space="preserve"> </w:t>
      </w:r>
      <w:r w:rsidR="00437A74">
        <w:t xml:space="preserve">: </w:t>
      </w:r>
      <w:r w:rsidR="00437A74">
        <w:rPr>
          <w:i/>
        </w:rPr>
        <w:t>vaphaa</w:t>
      </w:r>
      <w:r w:rsidR="0098090B" w:rsidRPr="0098090B">
        <w:t>/</w:t>
      </w:r>
      <w:r w:rsidR="00437A74">
        <w:rPr>
          <w:i/>
        </w:rPr>
        <w:t>sseen</w:t>
      </w:r>
      <w:r w:rsidRPr="00A95D68">
        <w:t>.</w:t>
      </w:r>
    </w:p>
    <w:p w14:paraId="167E44D1" w14:textId="4EEFA489" w:rsidR="004F46BE" w:rsidRPr="00A95D68" w:rsidRDefault="004F46BE" w:rsidP="006D0F00">
      <w:pPr>
        <w:pStyle w:val="Liste-forts2"/>
        <w:spacing w:before="120"/>
        <w:ind w:left="0"/>
        <w:contextualSpacing w:val="0"/>
      </w:pPr>
      <w:r w:rsidRPr="00A95D68">
        <w:t xml:space="preserve">Adjektiivi </w:t>
      </w:r>
      <w:r w:rsidRPr="00CA5B11">
        <w:rPr>
          <w:i/>
        </w:rPr>
        <w:t>vanhaa</w:t>
      </w:r>
      <w:r w:rsidR="003A50A1">
        <w:t xml:space="preserve"> oon sekaparadigmaline</w:t>
      </w:r>
      <w:r w:rsidRPr="00A95D68">
        <w:t xml:space="preserve">n eli singulaarissa se taippuu tyypin 3.1 jälkhiin eli </w:t>
      </w:r>
      <w:r w:rsidRPr="00F60706">
        <w:rPr>
          <w:i/>
        </w:rPr>
        <w:t xml:space="preserve">vanhaa </w:t>
      </w:r>
      <w:r w:rsidR="0075485B" w:rsidRPr="0075485B">
        <w:t>:</w:t>
      </w:r>
      <w:r w:rsidRPr="00F60706">
        <w:rPr>
          <w:i/>
        </w:rPr>
        <w:t xml:space="preserve"> vanhaa</w:t>
      </w:r>
      <w:r w:rsidR="0098090B" w:rsidRPr="0098090B">
        <w:t>/</w:t>
      </w:r>
      <w:r w:rsidRPr="00F60706">
        <w:rPr>
          <w:i/>
        </w:rPr>
        <w:t xml:space="preserve">n </w:t>
      </w:r>
      <w:r w:rsidR="0075485B" w:rsidRPr="0075485B">
        <w:t>:</w:t>
      </w:r>
      <w:r w:rsidRPr="00F60706">
        <w:rPr>
          <w:i/>
        </w:rPr>
        <w:t xml:space="preserve"> vanhaa</w:t>
      </w:r>
      <w:r w:rsidR="0098090B" w:rsidRPr="0098090B">
        <w:t>/</w:t>
      </w:r>
      <w:r w:rsidRPr="00F60706">
        <w:rPr>
          <w:i/>
        </w:rPr>
        <w:t>ta</w:t>
      </w:r>
      <w:r w:rsidRPr="00A95D68">
        <w:t>. Pluraalissa se taippuu osin samoten ko yksirankaiset kaksi</w:t>
      </w:r>
      <w:r w:rsidR="006678A0">
        <w:t>tav</w:t>
      </w:r>
      <w:r w:rsidRPr="00A95D68">
        <w:t xml:space="preserve">uiset </w:t>
      </w:r>
      <w:r w:rsidR="00E95E87">
        <w:t>lyhykäisvo</w:t>
      </w:r>
      <w:r w:rsidR="000D435A">
        <w:t>k</w:t>
      </w:r>
      <w:r w:rsidR="00E95E87">
        <w:t xml:space="preserve">aaliset </w:t>
      </w:r>
      <w:r w:rsidRPr="00A95D68">
        <w:t xml:space="preserve">nomenit eli </w:t>
      </w:r>
      <w:r w:rsidR="00CA5B11">
        <w:rPr>
          <w:i/>
        </w:rPr>
        <w:t>vanhaa</w:t>
      </w:r>
      <w:r w:rsidR="00CA5B11">
        <w:t xml:space="preserve"> </w:t>
      </w:r>
      <w:r w:rsidRPr="00A95D68">
        <w:t xml:space="preserve">: </w:t>
      </w:r>
      <w:r w:rsidRPr="00CA5B11">
        <w:rPr>
          <w:i/>
        </w:rPr>
        <w:t>vanho</w:t>
      </w:r>
      <w:r w:rsidR="0098090B" w:rsidRPr="0098090B">
        <w:t>/</w:t>
      </w:r>
      <w:r w:rsidRPr="00CA5B11">
        <w:rPr>
          <w:i/>
        </w:rPr>
        <w:t>i</w:t>
      </w:r>
      <w:r w:rsidR="0098090B" w:rsidRPr="0098090B">
        <w:t>/</w:t>
      </w:r>
      <w:r w:rsidRPr="00CA5B11">
        <w:rPr>
          <w:i/>
        </w:rPr>
        <w:t xml:space="preserve">ssa </w:t>
      </w:r>
      <w:r w:rsidR="0075485B" w:rsidRPr="0075485B">
        <w:t>:</w:t>
      </w:r>
      <w:r w:rsidRPr="00CA5B11">
        <w:rPr>
          <w:i/>
        </w:rPr>
        <w:t xml:space="preserve"> vanho</w:t>
      </w:r>
      <w:r w:rsidR="0098090B" w:rsidRPr="0098090B">
        <w:t>/</w:t>
      </w:r>
      <w:r w:rsidRPr="00CA5B11">
        <w:rPr>
          <w:i/>
        </w:rPr>
        <w:t>i</w:t>
      </w:r>
      <w:r w:rsidR="0098090B" w:rsidRPr="0098090B">
        <w:t>/</w:t>
      </w:r>
      <w:r w:rsidRPr="00CA5B11">
        <w:rPr>
          <w:i/>
        </w:rPr>
        <w:t>la</w:t>
      </w:r>
      <w:r w:rsidRPr="00A95D68">
        <w:t xml:space="preserve"> jne. Pluraalin partitiivi oon </w:t>
      </w:r>
      <w:r w:rsidRPr="00CA5B11">
        <w:rPr>
          <w:i/>
        </w:rPr>
        <w:t>vanho</w:t>
      </w:r>
      <w:r w:rsidR="0098090B" w:rsidRPr="0098090B">
        <w:t>/</w:t>
      </w:r>
      <w:r w:rsidRPr="00CA5B11">
        <w:rPr>
          <w:i/>
        </w:rPr>
        <w:t>i</w:t>
      </w:r>
      <w:r w:rsidR="0098090B" w:rsidRPr="0098090B">
        <w:t>/</w:t>
      </w:r>
      <w:r w:rsidRPr="00CA5B11">
        <w:rPr>
          <w:i/>
        </w:rPr>
        <w:t>ta</w:t>
      </w:r>
      <w:r w:rsidRPr="00A95D68">
        <w:t xml:space="preserve"> ja illatiivi </w:t>
      </w:r>
      <w:r w:rsidRPr="00CA5B11">
        <w:rPr>
          <w:i/>
        </w:rPr>
        <w:t>vanho</w:t>
      </w:r>
      <w:r w:rsidR="0098090B" w:rsidRPr="0098090B">
        <w:t>/</w:t>
      </w:r>
      <w:r w:rsidRPr="00CA5B11">
        <w:rPr>
          <w:i/>
        </w:rPr>
        <w:t>i</w:t>
      </w:r>
      <w:r w:rsidR="0098090B" w:rsidRPr="0098090B">
        <w:t>/</w:t>
      </w:r>
      <w:r w:rsidRPr="00CA5B11">
        <w:rPr>
          <w:i/>
        </w:rPr>
        <w:t>ssiin</w:t>
      </w:r>
      <w:r w:rsidRPr="00A95D68">
        <w:t>.</w:t>
      </w:r>
    </w:p>
    <w:p w14:paraId="40CED325" w14:textId="7B25E9B5" w:rsidR="00F9631B" w:rsidRPr="00A95D68" w:rsidRDefault="00677E5D" w:rsidP="00F9631B">
      <w:pPr>
        <w:pStyle w:val="Overskrift4"/>
      </w:pPr>
      <w:bookmarkStart w:id="1287" w:name="_Toc311273813"/>
      <w:r>
        <w:lastRenderedPageBreak/>
        <w:t>Konsonanttirank</w:t>
      </w:r>
      <w:r w:rsidR="00F9631B" w:rsidRPr="00A95D68">
        <w:t xml:space="preserve">aiset pitkävokaaliset </w:t>
      </w:r>
      <w:r w:rsidR="00137EAF" w:rsidRPr="00A95D68">
        <w:t>nomenit</w:t>
      </w:r>
      <w:r w:rsidR="00F9631B" w:rsidRPr="00A95D68">
        <w:t xml:space="preserve"> eli tyyppi 3.2</w:t>
      </w:r>
      <w:bookmarkEnd w:id="1287"/>
    </w:p>
    <w:p w14:paraId="0FFADA00" w14:textId="71F11F21" w:rsidR="00525BC8" w:rsidRDefault="006124A6" w:rsidP="00BD2A19">
      <w:pPr>
        <w:pStyle w:val="Liste-forts2"/>
        <w:spacing w:before="120"/>
        <w:ind w:left="0"/>
        <w:contextualSpacing w:val="0"/>
      </w:pPr>
      <w:r w:rsidRPr="00A95D68">
        <w:t xml:space="preserve">Tyypi 3.2 eli </w:t>
      </w:r>
      <w:r w:rsidR="00677E5D">
        <w:rPr>
          <w:smallCaps/>
        </w:rPr>
        <w:t>konsonanttirank</w:t>
      </w:r>
      <w:r w:rsidR="00137EAF" w:rsidRPr="000F3CBC">
        <w:rPr>
          <w:smallCaps/>
        </w:rPr>
        <w:t>aiset pitkävokaaliset</w:t>
      </w:r>
      <w:r w:rsidR="00B30251" w:rsidRPr="000F3CBC">
        <w:rPr>
          <w:smallCaps/>
        </w:rPr>
        <w:t xml:space="preserve"> </w:t>
      </w:r>
      <w:r w:rsidR="00137EAF" w:rsidRPr="000F3CBC">
        <w:rPr>
          <w:smallCaps/>
        </w:rPr>
        <w:t>nomenit</w:t>
      </w:r>
      <w:r w:rsidR="00137EAF" w:rsidRPr="00A95D68">
        <w:t xml:space="preserve"> </w:t>
      </w:r>
      <w:r w:rsidR="00B30251" w:rsidRPr="00A95D68">
        <w:t>oon nomenit, joitten vokaaliranka loppuu kahtheen samanlaisheen vokaalhiin, mutta joila oon kans konsonanttiranka</w:t>
      </w:r>
      <w:r w:rsidR="00DF695D">
        <w:t>, mikä oon ident</w:t>
      </w:r>
      <w:r w:rsidR="00525BC8">
        <w:t>t</w:t>
      </w:r>
      <w:r w:rsidR="00DF695D">
        <w:t>in</w:t>
      </w:r>
      <w:r w:rsidR="00525BC8">
        <w:t>e</w:t>
      </w:r>
      <w:r w:rsidR="00DF695D">
        <w:t>n singulaarin nominatiivin kans</w:t>
      </w:r>
      <w:r w:rsidR="00B30251" w:rsidRPr="00A95D68">
        <w:t xml:space="preserve">. </w:t>
      </w:r>
      <w:r w:rsidR="00525BC8">
        <w:t xml:space="preserve">Jos rangassa oon graadivaihettelluu, se oon </w:t>
      </w:r>
      <w:r w:rsidR="0075485B">
        <w:t>(</w:t>
      </w:r>
      <w:r w:rsidR="00525BC8">
        <w:t>sg.nom. : sg.gen. : sg.part.) tyyppii I:II:I tahi 0:I:0.</w:t>
      </w:r>
    </w:p>
    <w:p w14:paraId="26E25A41" w14:textId="2C45DA46" w:rsidR="00B30251" w:rsidRPr="00A95D68" w:rsidRDefault="00B30251" w:rsidP="00BD2A19">
      <w:pPr>
        <w:pStyle w:val="Liste-forts2"/>
        <w:spacing w:before="120"/>
        <w:ind w:left="0"/>
        <w:contextualSpacing w:val="0"/>
      </w:pPr>
      <w:r w:rsidRPr="00A95D68">
        <w:t>Tähän joukkhoon kuuluthaan seuraavat alajoukot:</w:t>
      </w:r>
    </w:p>
    <w:p w14:paraId="54AD3FDC" w14:textId="10903764" w:rsidR="00B30251" w:rsidRPr="00A95D68" w:rsidRDefault="00EB6C08" w:rsidP="00395E2C">
      <w:pPr>
        <w:pStyle w:val="Punktliste"/>
      </w:pPr>
      <w:r w:rsidRPr="009137AB">
        <w:rPr>
          <w:i/>
        </w:rPr>
        <w:t>rakas</w:t>
      </w:r>
      <w:r w:rsidR="00B30251" w:rsidRPr="00A95D68">
        <w:t>-</w:t>
      </w:r>
      <w:r w:rsidR="0018776F">
        <w:t xml:space="preserve">, </w:t>
      </w:r>
      <w:r w:rsidR="0018776F">
        <w:rPr>
          <w:i/>
        </w:rPr>
        <w:t xml:space="preserve">kirves- </w:t>
      </w:r>
      <w:r w:rsidR="0018776F" w:rsidRPr="0018776F">
        <w:t>ja</w:t>
      </w:r>
      <w:r w:rsidR="0018776F">
        <w:t xml:space="preserve"> </w:t>
      </w:r>
      <w:r w:rsidR="00494AF7">
        <w:rPr>
          <w:i/>
        </w:rPr>
        <w:t>kaunis-</w:t>
      </w:r>
      <w:r w:rsidR="00B30251" w:rsidRPr="00A95D68">
        <w:t xml:space="preserve">nomenit. Näitä oon sekä substantiiviita ette adjektiiviita. </w:t>
      </w:r>
      <w:r w:rsidR="00061C15" w:rsidRPr="00A95D68">
        <w:t>Konsonanttiranka oon samanla</w:t>
      </w:r>
      <w:r w:rsidR="001A2E9C">
        <w:t xml:space="preserve">inen ko singulaarin nominatiivi, ja se loppuu </w:t>
      </w:r>
      <w:r w:rsidR="001A2E9C">
        <w:rPr>
          <w:i/>
        </w:rPr>
        <w:t>As</w:t>
      </w:r>
      <w:r w:rsidR="0075485B" w:rsidRPr="0075485B">
        <w:t>,</w:t>
      </w:r>
      <w:r w:rsidR="001A2E9C">
        <w:rPr>
          <w:i/>
        </w:rPr>
        <w:t xml:space="preserve"> es </w:t>
      </w:r>
      <w:r w:rsidR="001A2E9C">
        <w:t xml:space="preserve">tahi </w:t>
      </w:r>
      <w:r w:rsidR="001A2E9C">
        <w:rPr>
          <w:i/>
        </w:rPr>
        <w:t>is</w:t>
      </w:r>
      <w:r w:rsidR="001B127A" w:rsidRPr="001B127A">
        <w:t>.</w:t>
      </w:r>
      <w:r w:rsidR="001A2E9C">
        <w:rPr>
          <w:i/>
        </w:rPr>
        <w:t xml:space="preserve"> </w:t>
      </w:r>
      <w:r w:rsidR="000D275A">
        <w:t>Tämmöissii kaksi</w:t>
      </w:r>
      <w:r w:rsidR="006678A0">
        <w:t>tav</w:t>
      </w:r>
      <w:r w:rsidR="000D275A">
        <w:t xml:space="preserve">uissii </w:t>
      </w:r>
      <w:r w:rsidR="00B30251" w:rsidRPr="00A95D68">
        <w:t xml:space="preserve">sannoi ei tule lissää, </w:t>
      </w:r>
      <w:r w:rsidR="000D275A">
        <w:t>net</w:t>
      </w:r>
      <w:r w:rsidR="00B30251" w:rsidRPr="00A95D68">
        <w:t xml:space="preserve"> oon suljettu joukko. Mutta lisäksi oon </w:t>
      </w:r>
      <w:r w:rsidR="00B30251" w:rsidRPr="009137AB">
        <w:rPr>
          <w:i/>
        </w:rPr>
        <w:t>kAs</w:t>
      </w:r>
      <w:r w:rsidR="00B30251" w:rsidRPr="00A95D68">
        <w:t xml:space="preserve">-suffiksilla tehtyi </w:t>
      </w:r>
      <w:r w:rsidR="00186508" w:rsidRPr="00A95D68">
        <w:t>deriva</w:t>
      </w:r>
      <w:r w:rsidR="00E21223">
        <w:t>s</w:t>
      </w:r>
      <w:r w:rsidR="00186508" w:rsidRPr="00A95D68">
        <w:t>uuni</w:t>
      </w:r>
      <w:r w:rsidR="00B162E1">
        <w:t>i</w:t>
      </w:r>
      <w:r w:rsidR="00B30251" w:rsidRPr="00A95D68">
        <w:t xml:space="preserve">ta, joita kyllä saattaa synttyyt uussiiki. Esimerkiksi </w:t>
      </w:r>
      <w:r w:rsidR="0075485B">
        <w:t>(</w:t>
      </w:r>
      <w:r w:rsidR="00B30251" w:rsidRPr="00A95D68">
        <w:t>sg.nom. : sg.gen. : sg.part. : pl.</w:t>
      </w:r>
      <w:r w:rsidRPr="00A95D68">
        <w:t>part</w:t>
      </w:r>
      <w:r w:rsidR="00B30251" w:rsidRPr="00A95D68">
        <w:t xml:space="preserve">.) </w:t>
      </w:r>
      <w:r w:rsidR="001A2E9C" w:rsidRPr="009137AB">
        <w:rPr>
          <w:i/>
        </w:rPr>
        <w:t xml:space="preserve">rakas </w:t>
      </w:r>
      <w:r w:rsidR="0075485B" w:rsidRPr="0075485B">
        <w:t>:</w:t>
      </w:r>
      <w:r w:rsidR="001A2E9C" w:rsidRPr="009137AB">
        <w:rPr>
          <w:i/>
        </w:rPr>
        <w:t xml:space="preserve"> rakkhaa</w:t>
      </w:r>
      <w:r w:rsidR="0098090B" w:rsidRPr="0098090B">
        <w:t>/</w:t>
      </w:r>
      <w:r w:rsidR="001A2E9C" w:rsidRPr="009137AB">
        <w:rPr>
          <w:i/>
        </w:rPr>
        <w:t xml:space="preserve">n </w:t>
      </w:r>
      <w:r w:rsidR="0075485B" w:rsidRPr="0075485B">
        <w:t>:</w:t>
      </w:r>
      <w:r w:rsidR="001A2E9C" w:rsidRPr="009137AB">
        <w:rPr>
          <w:i/>
        </w:rPr>
        <w:t xml:space="preserve"> rakas</w:t>
      </w:r>
      <w:r w:rsidR="0098090B" w:rsidRPr="0098090B">
        <w:t>/</w:t>
      </w:r>
      <w:r w:rsidR="001A2E9C" w:rsidRPr="009137AB">
        <w:rPr>
          <w:i/>
        </w:rPr>
        <w:t>ta</w:t>
      </w:r>
      <w:r w:rsidR="000A4B27">
        <w:rPr>
          <w:i/>
        </w:rPr>
        <w:t xml:space="preserve"> </w:t>
      </w:r>
      <w:r w:rsidR="0075485B" w:rsidRPr="0075485B">
        <w:t>:</w:t>
      </w:r>
      <w:r w:rsidR="001A2E9C" w:rsidRPr="009137AB">
        <w:rPr>
          <w:i/>
        </w:rPr>
        <w:t xml:space="preserve"> rakkha</w:t>
      </w:r>
      <w:r w:rsidR="0098090B" w:rsidRPr="0098090B">
        <w:t>/</w:t>
      </w:r>
      <w:r w:rsidR="001A2E9C" w:rsidRPr="009137AB">
        <w:rPr>
          <w:i/>
        </w:rPr>
        <w:t>i</w:t>
      </w:r>
      <w:r w:rsidR="0098090B" w:rsidRPr="0098090B">
        <w:t>/</w:t>
      </w:r>
      <w:r w:rsidR="001A2E9C" w:rsidRPr="009137AB">
        <w:rPr>
          <w:i/>
        </w:rPr>
        <w:t>ta</w:t>
      </w:r>
      <w:r w:rsidR="00ED0640">
        <w:rPr>
          <w:i/>
        </w:rPr>
        <w:t xml:space="preserve"> </w:t>
      </w:r>
      <w:r w:rsidR="00BA1173" w:rsidRPr="00BA1173">
        <w:t>~</w:t>
      </w:r>
      <w:r w:rsidR="00ED0640">
        <w:rPr>
          <w:i/>
        </w:rPr>
        <w:t xml:space="preserve"> rakkha</w:t>
      </w:r>
      <w:r w:rsidR="0098090B" w:rsidRPr="0098090B">
        <w:t>/</w:t>
      </w:r>
      <w:r w:rsidR="00ED0640">
        <w:rPr>
          <w:i/>
        </w:rPr>
        <w:t>j</w:t>
      </w:r>
      <w:r w:rsidR="0098090B" w:rsidRPr="0098090B">
        <w:t>/</w:t>
      </w:r>
      <w:r w:rsidR="00ED0640">
        <w:rPr>
          <w:i/>
        </w:rPr>
        <w:t>a</w:t>
      </w:r>
      <w:r w:rsidR="0075485B" w:rsidRPr="0075485B">
        <w:t>,</w:t>
      </w:r>
      <w:r w:rsidR="001A2E9C" w:rsidRPr="009137AB">
        <w:rPr>
          <w:i/>
        </w:rPr>
        <w:t xml:space="preserve"> </w:t>
      </w:r>
      <w:r w:rsidR="00B30251" w:rsidRPr="009137AB">
        <w:rPr>
          <w:i/>
        </w:rPr>
        <w:t xml:space="preserve">rikas </w:t>
      </w:r>
      <w:r w:rsidR="0075485B" w:rsidRPr="0075485B">
        <w:t>:</w:t>
      </w:r>
      <w:r w:rsidR="00B30251" w:rsidRPr="009137AB">
        <w:rPr>
          <w:i/>
        </w:rPr>
        <w:t xml:space="preserve"> rikkhaa</w:t>
      </w:r>
      <w:r w:rsidR="0098090B" w:rsidRPr="0098090B">
        <w:t>/</w:t>
      </w:r>
      <w:r w:rsidR="00B30251" w:rsidRPr="009137AB">
        <w:rPr>
          <w:i/>
        </w:rPr>
        <w:t xml:space="preserve">n </w:t>
      </w:r>
      <w:r w:rsidR="0075485B" w:rsidRPr="0075485B">
        <w:t>:</w:t>
      </w:r>
      <w:r w:rsidR="00B30251" w:rsidRPr="009137AB">
        <w:rPr>
          <w:i/>
        </w:rPr>
        <w:t xml:space="preserve"> rikas</w:t>
      </w:r>
      <w:r w:rsidR="0098090B" w:rsidRPr="0098090B">
        <w:t>/</w:t>
      </w:r>
      <w:r w:rsidR="00B30251" w:rsidRPr="009137AB">
        <w:rPr>
          <w:i/>
        </w:rPr>
        <w:t xml:space="preserve">ta </w:t>
      </w:r>
      <w:r w:rsidR="0075485B" w:rsidRPr="0075485B">
        <w:t>:</w:t>
      </w:r>
      <w:r w:rsidR="00B30251" w:rsidRPr="009137AB">
        <w:rPr>
          <w:i/>
        </w:rPr>
        <w:t xml:space="preserve"> rikkha</w:t>
      </w:r>
      <w:r w:rsidR="0098090B" w:rsidRPr="0098090B">
        <w:t>/</w:t>
      </w:r>
      <w:r w:rsidR="00B30251" w:rsidRPr="009137AB">
        <w:rPr>
          <w:i/>
        </w:rPr>
        <w:t>i</w:t>
      </w:r>
      <w:r w:rsidR="0098090B" w:rsidRPr="0098090B">
        <w:t>/</w:t>
      </w:r>
      <w:r w:rsidR="00B30251" w:rsidRPr="009137AB">
        <w:rPr>
          <w:i/>
        </w:rPr>
        <w:t>ta</w:t>
      </w:r>
      <w:r w:rsidR="00045069">
        <w:rPr>
          <w:i/>
        </w:rPr>
        <w:t xml:space="preserve"> </w:t>
      </w:r>
      <w:r w:rsidR="00BA1173" w:rsidRPr="00BA1173">
        <w:t>~</w:t>
      </w:r>
      <w:r w:rsidR="00045069">
        <w:rPr>
          <w:i/>
        </w:rPr>
        <w:t xml:space="preserve"> rikkha</w:t>
      </w:r>
      <w:r w:rsidR="0098090B" w:rsidRPr="0098090B">
        <w:t>/</w:t>
      </w:r>
      <w:r w:rsidR="00045069">
        <w:rPr>
          <w:i/>
        </w:rPr>
        <w:t>j</w:t>
      </w:r>
      <w:r w:rsidR="0098090B" w:rsidRPr="0098090B">
        <w:t>/</w:t>
      </w:r>
      <w:r w:rsidR="00045069">
        <w:rPr>
          <w:i/>
        </w:rPr>
        <w:t>a</w:t>
      </w:r>
      <w:r w:rsidR="0075485B" w:rsidRPr="0075485B">
        <w:t>,</w:t>
      </w:r>
      <w:r w:rsidR="00B30251" w:rsidRPr="009137AB">
        <w:rPr>
          <w:i/>
        </w:rPr>
        <w:t xml:space="preserve"> </w:t>
      </w:r>
      <w:r w:rsidRPr="009137AB">
        <w:rPr>
          <w:i/>
        </w:rPr>
        <w:t xml:space="preserve">opas </w:t>
      </w:r>
      <w:r w:rsidR="0075485B" w:rsidRPr="0075485B">
        <w:t>:</w:t>
      </w:r>
      <w:r w:rsidRPr="009137AB">
        <w:rPr>
          <w:i/>
        </w:rPr>
        <w:t xml:space="preserve"> opphaa</w:t>
      </w:r>
      <w:r w:rsidR="0098090B" w:rsidRPr="0098090B">
        <w:t>/</w:t>
      </w:r>
      <w:r w:rsidRPr="009137AB">
        <w:rPr>
          <w:i/>
        </w:rPr>
        <w:t xml:space="preserve">n </w:t>
      </w:r>
      <w:r w:rsidR="0075485B" w:rsidRPr="0075485B">
        <w:t>:</w:t>
      </w:r>
      <w:r w:rsidRPr="009137AB">
        <w:rPr>
          <w:i/>
        </w:rPr>
        <w:t xml:space="preserve"> opas</w:t>
      </w:r>
      <w:r w:rsidR="0098090B" w:rsidRPr="0098090B">
        <w:t>/</w:t>
      </w:r>
      <w:r w:rsidRPr="009137AB">
        <w:rPr>
          <w:i/>
        </w:rPr>
        <w:t xml:space="preserve">ta </w:t>
      </w:r>
      <w:r w:rsidR="0075485B" w:rsidRPr="0075485B">
        <w:t>:</w:t>
      </w:r>
      <w:r w:rsidRPr="009137AB">
        <w:rPr>
          <w:i/>
        </w:rPr>
        <w:t xml:space="preserve"> oppha</w:t>
      </w:r>
      <w:r w:rsidR="0098090B" w:rsidRPr="0098090B">
        <w:t>/</w:t>
      </w:r>
      <w:r w:rsidRPr="009137AB">
        <w:rPr>
          <w:i/>
        </w:rPr>
        <w:t>i</w:t>
      </w:r>
      <w:r w:rsidR="0098090B" w:rsidRPr="0098090B">
        <w:t>/</w:t>
      </w:r>
      <w:r w:rsidRPr="009137AB">
        <w:rPr>
          <w:i/>
        </w:rPr>
        <w:t>ta</w:t>
      </w:r>
      <w:r w:rsidR="00045069">
        <w:rPr>
          <w:i/>
        </w:rPr>
        <w:t xml:space="preserve"> </w:t>
      </w:r>
      <w:r w:rsidR="00BA1173" w:rsidRPr="00BA1173">
        <w:t>~</w:t>
      </w:r>
      <w:r w:rsidR="00045069">
        <w:rPr>
          <w:i/>
        </w:rPr>
        <w:t xml:space="preserve"> oppha</w:t>
      </w:r>
      <w:r w:rsidR="0098090B" w:rsidRPr="0098090B">
        <w:t>/</w:t>
      </w:r>
      <w:r w:rsidR="00045069">
        <w:rPr>
          <w:i/>
        </w:rPr>
        <w:t>j</w:t>
      </w:r>
      <w:r w:rsidR="0098090B" w:rsidRPr="0098090B">
        <w:t>/</w:t>
      </w:r>
      <w:r w:rsidR="00045069">
        <w:rPr>
          <w:i/>
        </w:rPr>
        <w:t>a</w:t>
      </w:r>
      <w:r w:rsidR="0075485B" w:rsidRPr="0075485B">
        <w:t>,</w:t>
      </w:r>
      <w:r w:rsidR="00840846" w:rsidRPr="00840846">
        <w:rPr>
          <w:i/>
        </w:rPr>
        <w:t xml:space="preserve"> </w:t>
      </w:r>
      <w:r w:rsidR="00840846" w:rsidRPr="009137AB">
        <w:rPr>
          <w:i/>
        </w:rPr>
        <w:t xml:space="preserve">varas </w:t>
      </w:r>
      <w:r w:rsidR="0075485B" w:rsidRPr="0075485B">
        <w:t>:</w:t>
      </w:r>
      <w:r w:rsidR="00840846" w:rsidRPr="009137AB">
        <w:rPr>
          <w:i/>
        </w:rPr>
        <w:t xml:space="preserve"> varkhaa</w:t>
      </w:r>
      <w:r w:rsidR="0098090B" w:rsidRPr="0098090B">
        <w:t>/</w:t>
      </w:r>
      <w:r w:rsidR="00840846" w:rsidRPr="009137AB">
        <w:rPr>
          <w:i/>
        </w:rPr>
        <w:t xml:space="preserve">n </w:t>
      </w:r>
      <w:r w:rsidR="0075485B" w:rsidRPr="0075485B">
        <w:t>:</w:t>
      </w:r>
      <w:r w:rsidR="00840846" w:rsidRPr="009137AB">
        <w:rPr>
          <w:i/>
        </w:rPr>
        <w:t xml:space="preserve"> varas</w:t>
      </w:r>
      <w:r w:rsidR="0098090B" w:rsidRPr="0098090B">
        <w:t>/</w:t>
      </w:r>
      <w:r w:rsidR="00840846" w:rsidRPr="009137AB">
        <w:rPr>
          <w:i/>
        </w:rPr>
        <w:t xml:space="preserve">ta </w:t>
      </w:r>
      <w:r w:rsidR="0075485B" w:rsidRPr="0075485B">
        <w:t>:</w:t>
      </w:r>
      <w:r w:rsidR="00840846" w:rsidRPr="009137AB">
        <w:rPr>
          <w:i/>
        </w:rPr>
        <w:t xml:space="preserve"> varkha</w:t>
      </w:r>
      <w:r w:rsidR="0098090B" w:rsidRPr="0098090B">
        <w:t>/</w:t>
      </w:r>
      <w:r w:rsidR="00840846" w:rsidRPr="009137AB">
        <w:rPr>
          <w:i/>
        </w:rPr>
        <w:t>i</w:t>
      </w:r>
      <w:r w:rsidR="0098090B" w:rsidRPr="0098090B">
        <w:t>/</w:t>
      </w:r>
      <w:r w:rsidR="00840846" w:rsidRPr="009137AB">
        <w:rPr>
          <w:i/>
        </w:rPr>
        <w:t>ta</w:t>
      </w:r>
      <w:r w:rsidR="00565A33">
        <w:rPr>
          <w:i/>
        </w:rPr>
        <w:t xml:space="preserve"> </w:t>
      </w:r>
      <w:r w:rsidR="00BA1173" w:rsidRPr="00BA1173">
        <w:t>~</w:t>
      </w:r>
      <w:r w:rsidR="00565A33">
        <w:rPr>
          <w:i/>
        </w:rPr>
        <w:t xml:space="preserve"> varkha</w:t>
      </w:r>
      <w:r w:rsidR="0098090B" w:rsidRPr="0098090B">
        <w:t>/</w:t>
      </w:r>
      <w:r w:rsidR="00565A33">
        <w:rPr>
          <w:i/>
        </w:rPr>
        <w:t>j</w:t>
      </w:r>
      <w:r w:rsidR="0098090B" w:rsidRPr="0098090B">
        <w:t>/</w:t>
      </w:r>
      <w:r w:rsidR="00565A33">
        <w:rPr>
          <w:i/>
        </w:rPr>
        <w:t>a</w:t>
      </w:r>
      <w:r w:rsidR="0075485B" w:rsidRPr="0075485B">
        <w:t>,</w:t>
      </w:r>
      <w:r w:rsidR="00840846" w:rsidRPr="009137AB">
        <w:rPr>
          <w:i/>
        </w:rPr>
        <w:t xml:space="preserve"> lammas </w:t>
      </w:r>
      <w:r w:rsidR="0075485B" w:rsidRPr="0075485B">
        <w:t>:</w:t>
      </w:r>
      <w:r w:rsidR="00840846" w:rsidRPr="009137AB">
        <w:rPr>
          <w:i/>
        </w:rPr>
        <w:t xml:space="preserve"> lamphaa</w:t>
      </w:r>
      <w:r w:rsidR="0098090B" w:rsidRPr="0098090B">
        <w:t>/</w:t>
      </w:r>
      <w:r w:rsidR="00840846" w:rsidRPr="009137AB">
        <w:rPr>
          <w:i/>
        </w:rPr>
        <w:t xml:space="preserve">n </w:t>
      </w:r>
      <w:r w:rsidR="0075485B" w:rsidRPr="0075485B">
        <w:t>:</w:t>
      </w:r>
      <w:r w:rsidR="00840846" w:rsidRPr="009137AB">
        <w:rPr>
          <w:i/>
        </w:rPr>
        <w:t xml:space="preserve"> lammas</w:t>
      </w:r>
      <w:r w:rsidR="0098090B" w:rsidRPr="0098090B">
        <w:t>/</w:t>
      </w:r>
      <w:r w:rsidR="00840846" w:rsidRPr="009137AB">
        <w:rPr>
          <w:i/>
        </w:rPr>
        <w:t xml:space="preserve">ta </w:t>
      </w:r>
      <w:r w:rsidR="0075485B" w:rsidRPr="0075485B">
        <w:t>:</w:t>
      </w:r>
      <w:r w:rsidR="00840846" w:rsidRPr="009137AB">
        <w:rPr>
          <w:i/>
        </w:rPr>
        <w:t xml:space="preserve"> lampha</w:t>
      </w:r>
      <w:r w:rsidR="0098090B" w:rsidRPr="0098090B">
        <w:t>/</w:t>
      </w:r>
      <w:r w:rsidR="00840846" w:rsidRPr="009137AB">
        <w:rPr>
          <w:i/>
        </w:rPr>
        <w:t>i</w:t>
      </w:r>
      <w:r w:rsidR="0098090B" w:rsidRPr="0098090B">
        <w:t>/</w:t>
      </w:r>
      <w:r w:rsidR="00840846" w:rsidRPr="009137AB">
        <w:rPr>
          <w:i/>
        </w:rPr>
        <w:t xml:space="preserve">ta </w:t>
      </w:r>
      <w:r w:rsidR="00BA1173" w:rsidRPr="00BA1173">
        <w:t>~</w:t>
      </w:r>
      <w:r w:rsidR="00840846" w:rsidRPr="009137AB">
        <w:rPr>
          <w:i/>
        </w:rPr>
        <w:t xml:space="preserve"> lampha</w:t>
      </w:r>
      <w:r w:rsidR="0098090B" w:rsidRPr="0098090B">
        <w:t>/</w:t>
      </w:r>
      <w:r w:rsidR="00840846" w:rsidRPr="009137AB">
        <w:rPr>
          <w:i/>
        </w:rPr>
        <w:t>j</w:t>
      </w:r>
      <w:r w:rsidR="0098090B" w:rsidRPr="0098090B">
        <w:t>/</w:t>
      </w:r>
      <w:r w:rsidR="00840846" w:rsidRPr="009137AB">
        <w:rPr>
          <w:i/>
        </w:rPr>
        <w:t>a</w:t>
      </w:r>
      <w:r w:rsidR="0075485B" w:rsidRPr="0075485B">
        <w:t>,</w:t>
      </w:r>
      <w:r w:rsidR="00B2684E">
        <w:rPr>
          <w:i/>
        </w:rPr>
        <w:t xml:space="preserve"> kirves </w:t>
      </w:r>
      <w:r w:rsidR="0075485B" w:rsidRPr="0075485B">
        <w:t>:</w:t>
      </w:r>
      <w:r w:rsidR="00B2684E">
        <w:rPr>
          <w:i/>
        </w:rPr>
        <w:t xml:space="preserve"> kirvhee</w:t>
      </w:r>
      <w:r w:rsidR="0098090B" w:rsidRPr="0098090B">
        <w:t>/</w:t>
      </w:r>
      <w:r w:rsidR="00B2684E">
        <w:rPr>
          <w:i/>
        </w:rPr>
        <w:t>n</w:t>
      </w:r>
      <w:r w:rsidR="0075485B" w:rsidRPr="0075485B">
        <w:t>,</w:t>
      </w:r>
      <w:r w:rsidR="00B2684E">
        <w:rPr>
          <w:i/>
        </w:rPr>
        <w:t xml:space="preserve"> kirves</w:t>
      </w:r>
      <w:r w:rsidR="0098090B" w:rsidRPr="0098090B">
        <w:t>/</w:t>
      </w:r>
      <w:r w:rsidR="00B2684E">
        <w:rPr>
          <w:i/>
        </w:rPr>
        <w:t xml:space="preserve">tä </w:t>
      </w:r>
      <w:r w:rsidR="0075485B" w:rsidRPr="0075485B">
        <w:t>:</w:t>
      </w:r>
      <w:r w:rsidR="00B2684E">
        <w:rPr>
          <w:i/>
        </w:rPr>
        <w:t xml:space="preserve"> kirvhe</w:t>
      </w:r>
      <w:r w:rsidR="0098090B" w:rsidRPr="0098090B">
        <w:t>/</w:t>
      </w:r>
      <w:r w:rsidR="00B2684E">
        <w:rPr>
          <w:i/>
        </w:rPr>
        <w:t>i</w:t>
      </w:r>
      <w:r w:rsidR="0098090B" w:rsidRPr="0098090B">
        <w:t>/</w:t>
      </w:r>
      <w:r w:rsidR="00B2684E">
        <w:rPr>
          <w:i/>
        </w:rPr>
        <w:t>tä</w:t>
      </w:r>
      <w:r w:rsidR="00565A33">
        <w:rPr>
          <w:i/>
        </w:rPr>
        <w:t xml:space="preserve"> </w:t>
      </w:r>
      <w:r w:rsidR="00BA1173" w:rsidRPr="00BA1173">
        <w:t>~</w:t>
      </w:r>
      <w:r w:rsidR="00565A33">
        <w:rPr>
          <w:i/>
        </w:rPr>
        <w:t xml:space="preserve"> kirvhe</w:t>
      </w:r>
      <w:r w:rsidR="0098090B" w:rsidRPr="0098090B">
        <w:t>/</w:t>
      </w:r>
      <w:r w:rsidR="00565A33">
        <w:rPr>
          <w:i/>
        </w:rPr>
        <w:t>j</w:t>
      </w:r>
      <w:r w:rsidR="0098090B" w:rsidRPr="0098090B">
        <w:t>/</w:t>
      </w:r>
      <w:r w:rsidR="00565A33">
        <w:rPr>
          <w:i/>
        </w:rPr>
        <w:t>ä</w:t>
      </w:r>
      <w:r w:rsidR="0075485B" w:rsidRPr="0075485B">
        <w:t>,</w:t>
      </w:r>
      <w:r w:rsidRPr="009137AB">
        <w:rPr>
          <w:i/>
        </w:rPr>
        <w:t xml:space="preserve"> </w:t>
      </w:r>
      <w:r w:rsidR="007F6000">
        <w:rPr>
          <w:i/>
        </w:rPr>
        <w:t xml:space="preserve">kaunis </w:t>
      </w:r>
      <w:r w:rsidR="0075485B" w:rsidRPr="0075485B">
        <w:t>:</w:t>
      </w:r>
      <w:r w:rsidR="007F6000">
        <w:rPr>
          <w:i/>
        </w:rPr>
        <w:t xml:space="preserve"> kaunhii</w:t>
      </w:r>
      <w:r w:rsidR="0098090B" w:rsidRPr="0098090B">
        <w:t>/</w:t>
      </w:r>
      <w:r w:rsidR="007F6000">
        <w:rPr>
          <w:i/>
        </w:rPr>
        <w:t xml:space="preserve">n </w:t>
      </w:r>
      <w:r w:rsidR="0075485B" w:rsidRPr="0075485B">
        <w:t>:</w:t>
      </w:r>
      <w:r w:rsidR="007F6000">
        <w:rPr>
          <w:i/>
        </w:rPr>
        <w:t xml:space="preserve"> kaunis</w:t>
      </w:r>
      <w:r w:rsidR="0098090B" w:rsidRPr="0098090B">
        <w:t>/</w:t>
      </w:r>
      <w:r w:rsidR="007F6000">
        <w:rPr>
          <w:i/>
        </w:rPr>
        <w:t xml:space="preserve">ta </w:t>
      </w:r>
      <w:r w:rsidR="0075485B" w:rsidRPr="0075485B">
        <w:t>:</w:t>
      </w:r>
      <w:r w:rsidR="007F6000">
        <w:rPr>
          <w:i/>
        </w:rPr>
        <w:t xml:space="preserve"> kaunhi</w:t>
      </w:r>
      <w:r w:rsidR="0098090B" w:rsidRPr="0098090B">
        <w:t>/</w:t>
      </w:r>
      <w:r w:rsidR="007F6000">
        <w:rPr>
          <w:i/>
        </w:rPr>
        <w:t>i</w:t>
      </w:r>
      <w:r w:rsidR="0098090B" w:rsidRPr="0098090B">
        <w:t>/</w:t>
      </w:r>
      <w:r w:rsidR="007F6000">
        <w:rPr>
          <w:i/>
        </w:rPr>
        <w:t>ta</w:t>
      </w:r>
      <w:r w:rsidR="000228F1">
        <w:rPr>
          <w:i/>
        </w:rPr>
        <w:t xml:space="preserve"> </w:t>
      </w:r>
      <w:r w:rsidR="00BA1173" w:rsidRPr="00BA1173">
        <w:t>~</w:t>
      </w:r>
      <w:r w:rsidR="000228F1">
        <w:rPr>
          <w:i/>
        </w:rPr>
        <w:t xml:space="preserve"> kaunhi</w:t>
      </w:r>
      <w:r w:rsidR="0098090B" w:rsidRPr="0098090B">
        <w:t>/</w:t>
      </w:r>
      <w:r w:rsidR="000228F1">
        <w:rPr>
          <w:i/>
        </w:rPr>
        <w:t>j</w:t>
      </w:r>
      <w:r w:rsidR="0098090B" w:rsidRPr="0098090B">
        <w:t>/</w:t>
      </w:r>
      <w:r w:rsidR="000228F1">
        <w:rPr>
          <w:i/>
        </w:rPr>
        <w:t>a</w:t>
      </w:r>
      <w:r w:rsidR="0075485B" w:rsidRPr="0075485B">
        <w:t>,</w:t>
      </w:r>
      <w:r w:rsidR="007F6000">
        <w:rPr>
          <w:i/>
        </w:rPr>
        <w:t xml:space="preserve"> </w:t>
      </w:r>
      <w:r w:rsidR="00B30251" w:rsidRPr="009137AB">
        <w:rPr>
          <w:i/>
        </w:rPr>
        <w:t>ru</w:t>
      </w:r>
      <w:r w:rsidR="0075485B" w:rsidRPr="0075485B">
        <w:t>(</w:t>
      </w:r>
      <w:r w:rsidR="00B30251" w:rsidRPr="009137AB">
        <w:rPr>
          <w:i/>
        </w:rPr>
        <w:t>v</w:t>
      </w:r>
      <w:r w:rsidR="0075485B" w:rsidRPr="0075485B">
        <w:t>)</w:t>
      </w:r>
      <w:r w:rsidR="00B30251" w:rsidRPr="009137AB">
        <w:rPr>
          <w:i/>
        </w:rPr>
        <w:t xml:space="preserve">is </w:t>
      </w:r>
      <w:r w:rsidR="0075485B" w:rsidRPr="0075485B">
        <w:t>:</w:t>
      </w:r>
      <w:r w:rsidR="00B30251" w:rsidRPr="009137AB">
        <w:rPr>
          <w:i/>
        </w:rPr>
        <w:t xml:space="preserve"> rukhii</w:t>
      </w:r>
      <w:r w:rsidR="0098090B" w:rsidRPr="0098090B">
        <w:t>/</w:t>
      </w:r>
      <w:r w:rsidR="00B30251" w:rsidRPr="009137AB">
        <w:rPr>
          <w:i/>
        </w:rPr>
        <w:t xml:space="preserve">n </w:t>
      </w:r>
      <w:r w:rsidR="0075485B" w:rsidRPr="0075485B">
        <w:t>:</w:t>
      </w:r>
      <w:r w:rsidR="00B30251" w:rsidRPr="009137AB">
        <w:rPr>
          <w:i/>
        </w:rPr>
        <w:t xml:space="preserve"> ru</w:t>
      </w:r>
      <w:r w:rsidR="0075485B" w:rsidRPr="0075485B">
        <w:t>(</w:t>
      </w:r>
      <w:r w:rsidR="00B30251" w:rsidRPr="009137AB">
        <w:rPr>
          <w:i/>
        </w:rPr>
        <w:t>v</w:t>
      </w:r>
      <w:r w:rsidR="0075485B" w:rsidRPr="0075485B">
        <w:t>)</w:t>
      </w:r>
      <w:r w:rsidR="00B30251" w:rsidRPr="009137AB">
        <w:rPr>
          <w:i/>
        </w:rPr>
        <w:t>is</w:t>
      </w:r>
      <w:r w:rsidR="0098090B" w:rsidRPr="0098090B">
        <w:t>/</w:t>
      </w:r>
      <w:r w:rsidR="00B30251" w:rsidRPr="009137AB">
        <w:rPr>
          <w:i/>
        </w:rPr>
        <w:t xml:space="preserve">ta </w:t>
      </w:r>
      <w:r w:rsidR="0075485B" w:rsidRPr="0075485B">
        <w:t>:</w:t>
      </w:r>
      <w:r w:rsidR="00B30251" w:rsidRPr="009137AB">
        <w:rPr>
          <w:i/>
        </w:rPr>
        <w:t xml:space="preserve"> rukhi</w:t>
      </w:r>
      <w:r w:rsidR="0098090B" w:rsidRPr="0098090B">
        <w:t>/</w:t>
      </w:r>
      <w:r w:rsidR="00B30251" w:rsidRPr="009137AB">
        <w:rPr>
          <w:i/>
        </w:rPr>
        <w:t>i</w:t>
      </w:r>
      <w:r w:rsidR="0098090B" w:rsidRPr="0098090B">
        <w:t>/</w:t>
      </w:r>
      <w:r w:rsidR="00B30251" w:rsidRPr="009137AB">
        <w:rPr>
          <w:i/>
        </w:rPr>
        <w:t>ta</w:t>
      </w:r>
      <w:r w:rsidR="000228F1">
        <w:rPr>
          <w:i/>
        </w:rPr>
        <w:t xml:space="preserve"> </w:t>
      </w:r>
      <w:r w:rsidR="00BA1173" w:rsidRPr="00BA1173">
        <w:t>~</w:t>
      </w:r>
      <w:r w:rsidR="000228F1">
        <w:rPr>
          <w:i/>
        </w:rPr>
        <w:t xml:space="preserve"> rukhi</w:t>
      </w:r>
      <w:r w:rsidR="0098090B" w:rsidRPr="0098090B">
        <w:t>/</w:t>
      </w:r>
      <w:r w:rsidR="000228F1">
        <w:rPr>
          <w:i/>
        </w:rPr>
        <w:t>j</w:t>
      </w:r>
      <w:r w:rsidR="0098090B" w:rsidRPr="0098090B">
        <w:t>/</w:t>
      </w:r>
      <w:r w:rsidR="000228F1">
        <w:rPr>
          <w:i/>
        </w:rPr>
        <w:t>a</w:t>
      </w:r>
      <w:r w:rsidR="0075485B" w:rsidRPr="0075485B">
        <w:t>,</w:t>
      </w:r>
      <w:r w:rsidR="00B30251" w:rsidRPr="009137AB">
        <w:rPr>
          <w:i/>
        </w:rPr>
        <w:t xml:space="preserve"> tyyris </w:t>
      </w:r>
      <w:r w:rsidR="0075485B" w:rsidRPr="0075485B">
        <w:t>:</w:t>
      </w:r>
      <w:r w:rsidR="00B30251" w:rsidRPr="009137AB">
        <w:rPr>
          <w:i/>
        </w:rPr>
        <w:t xml:space="preserve"> tyyrhii</w:t>
      </w:r>
      <w:r w:rsidR="0098090B" w:rsidRPr="0098090B">
        <w:t>/</w:t>
      </w:r>
      <w:r w:rsidR="00B30251" w:rsidRPr="009137AB">
        <w:rPr>
          <w:i/>
        </w:rPr>
        <w:t xml:space="preserve">n </w:t>
      </w:r>
      <w:r w:rsidR="0075485B" w:rsidRPr="0075485B">
        <w:t>:</w:t>
      </w:r>
      <w:r w:rsidR="00B30251" w:rsidRPr="009137AB">
        <w:rPr>
          <w:i/>
        </w:rPr>
        <w:t xml:space="preserve"> tyyris</w:t>
      </w:r>
      <w:r w:rsidR="0098090B" w:rsidRPr="0098090B">
        <w:t>/</w:t>
      </w:r>
      <w:r w:rsidR="00B30251" w:rsidRPr="009137AB">
        <w:rPr>
          <w:i/>
        </w:rPr>
        <w:t xml:space="preserve">tä </w:t>
      </w:r>
      <w:r w:rsidR="0075485B" w:rsidRPr="0075485B">
        <w:t>:</w:t>
      </w:r>
      <w:r w:rsidR="00B30251" w:rsidRPr="009137AB">
        <w:rPr>
          <w:i/>
        </w:rPr>
        <w:t xml:space="preserve"> tyyrhi</w:t>
      </w:r>
      <w:r w:rsidR="0098090B" w:rsidRPr="0098090B">
        <w:t>/</w:t>
      </w:r>
      <w:r w:rsidR="00B30251" w:rsidRPr="009137AB">
        <w:rPr>
          <w:i/>
        </w:rPr>
        <w:t>i</w:t>
      </w:r>
      <w:r w:rsidR="0098090B" w:rsidRPr="0098090B">
        <w:t>/</w:t>
      </w:r>
      <w:r w:rsidR="00B30251" w:rsidRPr="009137AB">
        <w:rPr>
          <w:i/>
        </w:rPr>
        <w:t>tä</w:t>
      </w:r>
      <w:r w:rsidR="00DD0E88">
        <w:rPr>
          <w:i/>
        </w:rPr>
        <w:t xml:space="preserve"> </w:t>
      </w:r>
      <w:r w:rsidR="00BA1173" w:rsidRPr="00BA1173">
        <w:t>~</w:t>
      </w:r>
      <w:r w:rsidR="00DD0E88">
        <w:rPr>
          <w:i/>
        </w:rPr>
        <w:t xml:space="preserve"> tyyrhi</w:t>
      </w:r>
      <w:r w:rsidR="0098090B" w:rsidRPr="0098090B">
        <w:t>/</w:t>
      </w:r>
      <w:r w:rsidR="00DD0E88">
        <w:rPr>
          <w:i/>
        </w:rPr>
        <w:t>j</w:t>
      </w:r>
      <w:r w:rsidR="0098090B" w:rsidRPr="0098090B">
        <w:t>/</w:t>
      </w:r>
      <w:r w:rsidR="00DD0E88">
        <w:rPr>
          <w:i/>
        </w:rPr>
        <w:t>ä</w:t>
      </w:r>
      <w:r w:rsidR="001B127A" w:rsidRPr="001B127A">
        <w:rPr>
          <w:sz w:val="22"/>
        </w:rPr>
        <w:t>;</w:t>
      </w:r>
      <w:r w:rsidR="00B30251" w:rsidRPr="00A95D68">
        <w:t xml:space="preserve"> </w:t>
      </w:r>
      <w:r w:rsidR="0075485B">
        <w:t>(</w:t>
      </w:r>
      <w:r w:rsidRPr="009137AB">
        <w:rPr>
          <w:i/>
        </w:rPr>
        <w:t>kAs</w:t>
      </w:r>
      <w:r w:rsidRPr="00A95D68">
        <w:t>-</w:t>
      </w:r>
      <w:r w:rsidR="001409DB" w:rsidRPr="00A95D68">
        <w:t>derivasuuni</w:t>
      </w:r>
      <w:r w:rsidRPr="00A95D68">
        <w:t>i</w:t>
      </w:r>
      <w:r w:rsidR="009137AB">
        <w:t>ta</w:t>
      </w:r>
      <w:r w:rsidR="00B30251" w:rsidRPr="00A95D68">
        <w:t xml:space="preserve">) </w:t>
      </w:r>
      <w:r w:rsidR="0075485B">
        <w:t>(</w:t>
      </w:r>
      <w:r w:rsidR="00B30251" w:rsidRPr="009137AB">
        <w:rPr>
          <w:i/>
        </w:rPr>
        <w:t>voima</w:t>
      </w:r>
      <w:r w:rsidR="00B30251" w:rsidRPr="00A95D68">
        <w:t xml:space="preserve"> →) </w:t>
      </w:r>
      <w:r w:rsidR="00B30251" w:rsidRPr="009137AB">
        <w:rPr>
          <w:i/>
        </w:rPr>
        <w:t xml:space="preserve">voimakas </w:t>
      </w:r>
      <w:r w:rsidR="0075485B" w:rsidRPr="0075485B">
        <w:t>:</w:t>
      </w:r>
      <w:r w:rsidR="00B30251" w:rsidRPr="009137AB">
        <w:rPr>
          <w:i/>
        </w:rPr>
        <w:t xml:space="preserve"> voimakkhaa</w:t>
      </w:r>
      <w:r w:rsidR="0098090B" w:rsidRPr="0098090B">
        <w:t>/</w:t>
      </w:r>
      <w:r w:rsidR="00B30251" w:rsidRPr="009137AB">
        <w:rPr>
          <w:i/>
        </w:rPr>
        <w:t xml:space="preserve">n </w:t>
      </w:r>
      <w:r w:rsidR="0075485B" w:rsidRPr="0075485B">
        <w:t>:</w:t>
      </w:r>
      <w:r w:rsidR="00B30251" w:rsidRPr="009137AB">
        <w:rPr>
          <w:i/>
        </w:rPr>
        <w:t xml:space="preserve"> voimakas</w:t>
      </w:r>
      <w:r w:rsidR="0098090B" w:rsidRPr="0098090B">
        <w:t>/</w:t>
      </w:r>
      <w:r w:rsidR="00B30251" w:rsidRPr="009137AB">
        <w:rPr>
          <w:i/>
        </w:rPr>
        <w:t xml:space="preserve">ta </w:t>
      </w:r>
      <w:r w:rsidR="0075485B" w:rsidRPr="0075485B">
        <w:t>:</w:t>
      </w:r>
      <w:r w:rsidR="00B30251" w:rsidRPr="009137AB">
        <w:rPr>
          <w:i/>
        </w:rPr>
        <w:t xml:space="preserve"> voimakkha</w:t>
      </w:r>
      <w:r w:rsidR="0098090B" w:rsidRPr="0098090B">
        <w:t>/</w:t>
      </w:r>
      <w:r w:rsidR="00B30251" w:rsidRPr="009137AB">
        <w:rPr>
          <w:i/>
        </w:rPr>
        <w:t>i</w:t>
      </w:r>
      <w:r w:rsidR="0098090B" w:rsidRPr="0098090B">
        <w:t>/</w:t>
      </w:r>
      <w:r w:rsidR="00B30251" w:rsidRPr="009137AB">
        <w:rPr>
          <w:i/>
        </w:rPr>
        <w:t>ta</w:t>
      </w:r>
      <w:r w:rsidR="007A5712">
        <w:rPr>
          <w:i/>
        </w:rPr>
        <w:t xml:space="preserve"> </w:t>
      </w:r>
      <w:r w:rsidR="00BA1173" w:rsidRPr="00BA1173">
        <w:t>~</w:t>
      </w:r>
      <w:r w:rsidR="007A5712">
        <w:rPr>
          <w:i/>
        </w:rPr>
        <w:t xml:space="preserve"> voimakkha</w:t>
      </w:r>
      <w:r w:rsidR="0098090B" w:rsidRPr="0098090B">
        <w:t>/</w:t>
      </w:r>
      <w:r w:rsidR="007A5712">
        <w:rPr>
          <w:i/>
        </w:rPr>
        <w:t>j</w:t>
      </w:r>
      <w:r w:rsidR="0098090B" w:rsidRPr="0098090B">
        <w:t>/</w:t>
      </w:r>
      <w:r w:rsidR="007A5712">
        <w:rPr>
          <w:i/>
        </w:rPr>
        <w:t>a</w:t>
      </w:r>
      <w:r w:rsidR="0075485B" w:rsidRPr="0075485B">
        <w:t>,</w:t>
      </w:r>
      <w:r w:rsidR="00B30251" w:rsidRPr="00A95D68">
        <w:t xml:space="preserve"> </w:t>
      </w:r>
      <w:r w:rsidR="0075485B">
        <w:t>(</w:t>
      </w:r>
      <w:r w:rsidR="00B30251" w:rsidRPr="009137AB">
        <w:rPr>
          <w:i/>
        </w:rPr>
        <w:t>praatti</w:t>
      </w:r>
      <w:r w:rsidR="0098090B" w:rsidRPr="0098090B">
        <w:t>/</w:t>
      </w:r>
      <w:r w:rsidR="00B30251" w:rsidRPr="009137AB">
        <w:rPr>
          <w:i/>
        </w:rPr>
        <w:t>it</w:t>
      </w:r>
      <w:r w:rsidRPr="00A95D68">
        <w:t xml:space="preserve"> →)</w:t>
      </w:r>
      <w:r w:rsidR="00B30251" w:rsidRPr="00A95D68">
        <w:t xml:space="preserve"> </w:t>
      </w:r>
      <w:r w:rsidR="00B30251" w:rsidRPr="009137AB">
        <w:rPr>
          <w:i/>
        </w:rPr>
        <w:t xml:space="preserve">praatikas </w:t>
      </w:r>
      <w:r w:rsidR="0075485B" w:rsidRPr="0075485B">
        <w:t>:</w:t>
      </w:r>
      <w:r w:rsidR="00B30251" w:rsidRPr="009137AB">
        <w:rPr>
          <w:i/>
        </w:rPr>
        <w:t xml:space="preserve"> </w:t>
      </w:r>
      <w:r w:rsidRPr="009137AB">
        <w:rPr>
          <w:i/>
        </w:rPr>
        <w:t>praatikkhaa</w:t>
      </w:r>
      <w:r w:rsidR="0098090B" w:rsidRPr="0098090B">
        <w:t>/</w:t>
      </w:r>
      <w:r w:rsidRPr="009137AB">
        <w:rPr>
          <w:i/>
        </w:rPr>
        <w:t xml:space="preserve">n </w:t>
      </w:r>
      <w:r w:rsidR="0075485B" w:rsidRPr="0075485B">
        <w:t>:</w:t>
      </w:r>
      <w:r w:rsidRPr="009137AB">
        <w:rPr>
          <w:i/>
        </w:rPr>
        <w:t xml:space="preserve"> praatikas</w:t>
      </w:r>
      <w:r w:rsidR="0098090B" w:rsidRPr="0098090B">
        <w:t>/</w:t>
      </w:r>
      <w:r w:rsidRPr="009137AB">
        <w:rPr>
          <w:i/>
        </w:rPr>
        <w:t xml:space="preserve">ta </w:t>
      </w:r>
      <w:r w:rsidR="0075485B" w:rsidRPr="0075485B">
        <w:t>:</w:t>
      </w:r>
      <w:r w:rsidRPr="009137AB">
        <w:rPr>
          <w:i/>
        </w:rPr>
        <w:t xml:space="preserve"> </w:t>
      </w:r>
      <w:r w:rsidR="00B30251" w:rsidRPr="009137AB">
        <w:rPr>
          <w:i/>
        </w:rPr>
        <w:t>praatikkha</w:t>
      </w:r>
      <w:r w:rsidR="0098090B" w:rsidRPr="0098090B">
        <w:t>/</w:t>
      </w:r>
      <w:r w:rsidR="00B30251" w:rsidRPr="009137AB">
        <w:rPr>
          <w:i/>
        </w:rPr>
        <w:t>i</w:t>
      </w:r>
      <w:r w:rsidR="0098090B" w:rsidRPr="0098090B">
        <w:t>/</w:t>
      </w:r>
      <w:r w:rsidR="00B30251" w:rsidRPr="009137AB">
        <w:rPr>
          <w:i/>
        </w:rPr>
        <w:t>ta</w:t>
      </w:r>
      <w:r w:rsidR="00585E3F">
        <w:rPr>
          <w:i/>
        </w:rPr>
        <w:t xml:space="preserve"> </w:t>
      </w:r>
      <w:r w:rsidR="00BA1173" w:rsidRPr="00BA1173">
        <w:t>~</w:t>
      </w:r>
      <w:r w:rsidR="00585E3F">
        <w:rPr>
          <w:i/>
        </w:rPr>
        <w:t xml:space="preserve"> praatikkha</w:t>
      </w:r>
      <w:r w:rsidR="0098090B" w:rsidRPr="0098090B">
        <w:t>/</w:t>
      </w:r>
      <w:r w:rsidR="00585E3F">
        <w:rPr>
          <w:i/>
        </w:rPr>
        <w:t>j</w:t>
      </w:r>
      <w:r w:rsidR="0098090B" w:rsidRPr="0098090B">
        <w:t>/</w:t>
      </w:r>
      <w:r w:rsidR="00585E3F">
        <w:rPr>
          <w:i/>
        </w:rPr>
        <w:t>a</w:t>
      </w:r>
      <w:r w:rsidR="00B30251" w:rsidRPr="00A95D68">
        <w:t>.</w:t>
      </w:r>
    </w:p>
    <w:p w14:paraId="3B7E1663" w14:textId="468D75D7" w:rsidR="00062B1A" w:rsidRPr="00075184" w:rsidRDefault="00B30251" w:rsidP="00395E2C">
      <w:pPr>
        <w:pStyle w:val="Punktliste"/>
        <w:rPr>
          <w:i/>
        </w:rPr>
      </w:pPr>
      <w:r w:rsidRPr="003D485C">
        <w:rPr>
          <w:i/>
        </w:rPr>
        <w:t>hylje</w:t>
      </w:r>
      <w:r w:rsidR="0075485B" w:rsidRPr="0075485B">
        <w:t>(</w:t>
      </w:r>
      <w:r w:rsidRPr="003D485C">
        <w:rPr>
          <w:i/>
        </w:rPr>
        <w:t>t</w:t>
      </w:r>
      <w:r w:rsidR="00061C15" w:rsidRPr="00A95D68">
        <w:t>)</w:t>
      </w:r>
      <w:r w:rsidRPr="00A95D68">
        <w:t>-</w:t>
      </w:r>
      <w:r w:rsidR="000457AE">
        <w:t xml:space="preserve"> ja </w:t>
      </w:r>
      <w:r w:rsidR="000457AE">
        <w:rPr>
          <w:i/>
        </w:rPr>
        <w:t>perkele</w:t>
      </w:r>
      <w:r w:rsidR="0075485B" w:rsidRPr="0075485B">
        <w:t>(</w:t>
      </w:r>
      <w:r w:rsidR="000457AE">
        <w:rPr>
          <w:i/>
        </w:rPr>
        <w:t>t</w:t>
      </w:r>
      <w:r w:rsidR="0075485B" w:rsidRPr="0075485B">
        <w:t>)</w:t>
      </w:r>
      <w:r w:rsidR="000457AE">
        <w:rPr>
          <w:i/>
        </w:rPr>
        <w:t>-</w:t>
      </w:r>
      <w:r w:rsidRPr="00A95D68">
        <w:t xml:space="preserve">nomenit. </w:t>
      </w:r>
      <w:r w:rsidR="00061C15" w:rsidRPr="00A95D68">
        <w:t xml:space="preserve">Näitäki oon sekä substantiiviita ette adjektiiviita. Muissa ko </w:t>
      </w:r>
      <w:r w:rsidR="00C970A2">
        <w:t>Varengin</w:t>
      </w:r>
      <w:r w:rsidR="00061C15" w:rsidRPr="00A95D68">
        <w:t xml:space="preserve"> </w:t>
      </w:r>
      <w:r w:rsidR="00E46A35">
        <w:t>varieteet</w:t>
      </w:r>
      <w:r w:rsidR="00061C15" w:rsidRPr="00A95D68">
        <w:t xml:space="preserve">issa konsonanttiranka oon </w:t>
      </w:r>
      <w:r w:rsidR="00B162E1">
        <w:t xml:space="preserve">ylheisesti </w:t>
      </w:r>
      <w:r w:rsidR="00061C15" w:rsidRPr="00A95D68">
        <w:t>identtinen singulaarin nominatiivihaamun kans</w:t>
      </w:r>
      <w:r w:rsidR="00832EE7" w:rsidRPr="00A95D68">
        <w:t xml:space="preserve"> eli molemat loputhaan konsonantthiin </w:t>
      </w:r>
      <w:r w:rsidR="00832EE7" w:rsidRPr="005A64AB">
        <w:rPr>
          <w:i/>
        </w:rPr>
        <w:t>t</w:t>
      </w:r>
      <w:r w:rsidR="00061C15" w:rsidRPr="00A95D68">
        <w:t xml:space="preserve">. Varengin </w:t>
      </w:r>
      <w:r w:rsidR="00E46A35">
        <w:t>varieteet</w:t>
      </w:r>
      <w:r w:rsidR="00061C15" w:rsidRPr="00A95D68">
        <w:t xml:space="preserve">issa </w:t>
      </w:r>
      <w:r w:rsidR="00240EA0">
        <w:t>nominatiiviss</w:t>
      </w:r>
      <w:r w:rsidR="00832EE7" w:rsidRPr="00A95D68">
        <w:t>a vailuu konsonanttirangan loppu-</w:t>
      </w:r>
      <w:r w:rsidR="00832EE7" w:rsidRPr="00D32E67">
        <w:rPr>
          <w:i/>
        </w:rPr>
        <w:t>t</w:t>
      </w:r>
      <w:r w:rsidR="00061C15" w:rsidRPr="00A95D68">
        <w:t xml:space="preserve">. </w:t>
      </w:r>
      <w:r w:rsidR="00832EE7" w:rsidRPr="00A95D68">
        <w:t>Esimerkkii</w:t>
      </w:r>
      <w:r w:rsidRPr="00A95D68">
        <w:t xml:space="preserve"> </w:t>
      </w:r>
      <w:r w:rsidR="0075485B">
        <w:t>(</w:t>
      </w:r>
      <w:r w:rsidRPr="00A95D68">
        <w:t xml:space="preserve">sg.nom. : sg.gen. : sg.part. : pl.part.) </w:t>
      </w:r>
      <w:r w:rsidRPr="00D32E67">
        <w:rPr>
          <w:i/>
        </w:rPr>
        <w:t>hylje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hylkhee</w:t>
      </w:r>
      <w:r w:rsidR="0098090B" w:rsidRPr="0098090B">
        <w:t>/</w:t>
      </w:r>
      <w:r w:rsidRPr="00D32E67">
        <w:rPr>
          <w:i/>
        </w:rPr>
        <w:t xml:space="preserve">n </w:t>
      </w:r>
      <w:r w:rsidR="0075485B" w:rsidRPr="0075485B">
        <w:t>:</w:t>
      </w:r>
      <w:r w:rsidRPr="00D32E67">
        <w:rPr>
          <w:i/>
        </w:rPr>
        <w:t xml:space="preserve"> hyljet</w:t>
      </w:r>
      <w:r w:rsidR="0098090B" w:rsidRPr="0098090B">
        <w:t>/</w:t>
      </w:r>
      <w:r w:rsidRPr="00D32E67">
        <w:rPr>
          <w:i/>
        </w:rPr>
        <w:t xml:space="preserve">tä </w:t>
      </w:r>
      <w:r w:rsidR="0075485B" w:rsidRPr="0075485B">
        <w:t>:</w:t>
      </w:r>
      <w:r w:rsidRPr="00D32E67">
        <w:rPr>
          <w:i/>
        </w:rPr>
        <w:t xml:space="preserve"> hylkhe</w:t>
      </w:r>
      <w:r w:rsidR="0098090B" w:rsidRPr="0098090B">
        <w:t>/</w:t>
      </w:r>
      <w:r w:rsidRPr="00D32E67">
        <w:rPr>
          <w:i/>
        </w:rPr>
        <w:t>i</w:t>
      </w:r>
      <w:r w:rsidR="0098090B" w:rsidRPr="0098090B">
        <w:t>/</w:t>
      </w:r>
      <w:r w:rsidRPr="00D32E67">
        <w:rPr>
          <w:i/>
        </w:rPr>
        <w:t>tä</w:t>
      </w:r>
      <w:r w:rsidR="007E2E5D">
        <w:rPr>
          <w:i/>
        </w:rPr>
        <w:t xml:space="preserve"> </w:t>
      </w:r>
      <w:r w:rsidR="00BA1173" w:rsidRPr="00BA1173">
        <w:t>~</w:t>
      </w:r>
      <w:r w:rsidR="007E2E5D">
        <w:rPr>
          <w:i/>
        </w:rPr>
        <w:t xml:space="preserve"> hylkhe</w:t>
      </w:r>
      <w:r w:rsidR="0098090B" w:rsidRPr="0098090B">
        <w:t>/</w:t>
      </w:r>
      <w:r w:rsidR="007E2E5D">
        <w:rPr>
          <w:i/>
        </w:rPr>
        <w:t>j</w:t>
      </w:r>
      <w:r w:rsidR="0098090B" w:rsidRPr="0098090B">
        <w:t>/</w:t>
      </w:r>
      <w:r w:rsidR="007E2E5D">
        <w:rPr>
          <w:i/>
        </w:rPr>
        <w:t>ä</w:t>
      </w:r>
      <w:r w:rsidR="0075485B" w:rsidRPr="0075485B">
        <w:t>,</w:t>
      </w:r>
      <w:r w:rsidRPr="00D32E67">
        <w:rPr>
          <w:i/>
        </w:rPr>
        <w:t xml:space="preserve"> </w:t>
      </w:r>
      <w:r w:rsidR="00062B1A" w:rsidRPr="00D32E67">
        <w:rPr>
          <w:i/>
        </w:rPr>
        <w:t>vaate</w:t>
      </w:r>
      <w:r w:rsidR="0075485B" w:rsidRPr="0075485B">
        <w:t>(</w:t>
      </w:r>
      <w:r w:rsidR="00062B1A" w:rsidRPr="00D32E67">
        <w:rPr>
          <w:i/>
        </w:rPr>
        <w:t>t</w:t>
      </w:r>
      <w:r w:rsidR="0075485B" w:rsidRPr="0075485B">
        <w:t>)</w:t>
      </w:r>
      <w:r w:rsidR="00062B1A" w:rsidRPr="00D32E67">
        <w:rPr>
          <w:i/>
        </w:rPr>
        <w:t xml:space="preserve"> </w:t>
      </w:r>
      <w:r w:rsidR="0075485B" w:rsidRPr="0075485B">
        <w:t>:</w:t>
      </w:r>
      <w:r w:rsidR="00062B1A" w:rsidRPr="00D32E67">
        <w:rPr>
          <w:i/>
        </w:rPr>
        <w:t xml:space="preserve"> vaatthee</w:t>
      </w:r>
      <w:r w:rsidR="0098090B" w:rsidRPr="0098090B">
        <w:t>/</w:t>
      </w:r>
      <w:r w:rsidR="00062B1A" w:rsidRPr="00D32E67">
        <w:rPr>
          <w:i/>
        </w:rPr>
        <w:t xml:space="preserve">n </w:t>
      </w:r>
      <w:r w:rsidR="0075485B" w:rsidRPr="0075485B">
        <w:t>:</w:t>
      </w:r>
      <w:r w:rsidR="00062B1A" w:rsidRPr="00D32E67">
        <w:rPr>
          <w:i/>
        </w:rPr>
        <w:t xml:space="preserve"> vaatet</w:t>
      </w:r>
      <w:r w:rsidR="0098090B" w:rsidRPr="0098090B">
        <w:t>/</w:t>
      </w:r>
      <w:r w:rsidR="00062B1A" w:rsidRPr="00D32E67">
        <w:rPr>
          <w:i/>
        </w:rPr>
        <w:t xml:space="preserve">ta </w:t>
      </w:r>
      <w:r w:rsidR="0075485B" w:rsidRPr="0075485B">
        <w:t>:</w:t>
      </w:r>
      <w:r w:rsidR="007F65BA">
        <w:rPr>
          <w:i/>
        </w:rPr>
        <w:t xml:space="preserve"> vaatth</w:t>
      </w:r>
      <w:r w:rsidR="00D9119C">
        <w:rPr>
          <w:i/>
        </w:rPr>
        <w:t>e</w:t>
      </w:r>
      <w:r w:rsidR="0098090B" w:rsidRPr="0098090B">
        <w:t>/</w:t>
      </w:r>
      <w:r w:rsidR="00D9119C">
        <w:rPr>
          <w:i/>
        </w:rPr>
        <w:t>i</w:t>
      </w:r>
      <w:r w:rsidR="0098090B" w:rsidRPr="0098090B">
        <w:t>/</w:t>
      </w:r>
      <w:r w:rsidR="00D9119C">
        <w:rPr>
          <w:i/>
        </w:rPr>
        <w:t>ta</w:t>
      </w:r>
      <w:r w:rsidR="00A87E47">
        <w:rPr>
          <w:i/>
        </w:rPr>
        <w:t xml:space="preserve"> </w:t>
      </w:r>
      <w:r w:rsidR="00BA1173" w:rsidRPr="00BA1173">
        <w:t>~</w:t>
      </w:r>
      <w:r w:rsidR="00A87E47">
        <w:rPr>
          <w:i/>
        </w:rPr>
        <w:t xml:space="preserve"> vaatthe</w:t>
      </w:r>
      <w:r w:rsidR="0098090B" w:rsidRPr="0098090B">
        <w:t>/</w:t>
      </w:r>
      <w:r w:rsidR="00A87E47">
        <w:rPr>
          <w:i/>
        </w:rPr>
        <w:t>j</w:t>
      </w:r>
      <w:r w:rsidR="0098090B" w:rsidRPr="0098090B">
        <w:t>/</w:t>
      </w:r>
      <w:r w:rsidR="00A87E47">
        <w:rPr>
          <w:i/>
        </w:rPr>
        <w:t>a</w:t>
      </w:r>
      <w:r w:rsidR="0075485B" w:rsidRPr="0075485B">
        <w:t>,</w:t>
      </w:r>
      <w:r w:rsidR="00062B1A" w:rsidRPr="00D32E67">
        <w:rPr>
          <w:i/>
        </w:rPr>
        <w:t xml:space="preserve"> </w:t>
      </w:r>
      <w:r w:rsidRPr="00D32E67">
        <w:rPr>
          <w:i/>
        </w:rPr>
        <w:t>huone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huonhee</w:t>
      </w:r>
      <w:r w:rsidR="0098090B" w:rsidRPr="0098090B">
        <w:t>/</w:t>
      </w:r>
      <w:r w:rsidRPr="00D32E67">
        <w:rPr>
          <w:i/>
        </w:rPr>
        <w:t xml:space="preserve">n </w:t>
      </w:r>
      <w:r w:rsidR="0075485B" w:rsidRPr="0075485B">
        <w:t>:</w:t>
      </w:r>
      <w:r w:rsidRPr="00D32E67">
        <w:rPr>
          <w:i/>
        </w:rPr>
        <w:t xml:space="preserve"> huonet</w:t>
      </w:r>
      <w:r w:rsidR="0098090B" w:rsidRPr="0098090B">
        <w:t>/</w:t>
      </w:r>
      <w:r w:rsidRPr="00D32E67">
        <w:rPr>
          <w:i/>
        </w:rPr>
        <w:t xml:space="preserve">ta </w:t>
      </w:r>
      <w:r w:rsidR="0075485B" w:rsidRPr="0075485B">
        <w:t>:</w:t>
      </w:r>
      <w:r w:rsidRPr="00D32E67">
        <w:rPr>
          <w:i/>
        </w:rPr>
        <w:t xml:space="preserve"> huonhe</w:t>
      </w:r>
      <w:r w:rsidR="0098090B" w:rsidRPr="0098090B">
        <w:t>/</w:t>
      </w:r>
      <w:r w:rsidRPr="00D32E67">
        <w:rPr>
          <w:i/>
        </w:rPr>
        <w:t>i</w:t>
      </w:r>
      <w:r w:rsidR="0098090B" w:rsidRPr="0098090B">
        <w:t>/</w:t>
      </w:r>
      <w:r w:rsidRPr="00D32E67">
        <w:rPr>
          <w:i/>
        </w:rPr>
        <w:t>ta</w:t>
      </w:r>
      <w:r w:rsidR="006B3ABA">
        <w:rPr>
          <w:i/>
        </w:rPr>
        <w:t xml:space="preserve"> </w:t>
      </w:r>
      <w:r w:rsidR="00BA1173" w:rsidRPr="00BA1173">
        <w:t>~</w:t>
      </w:r>
      <w:r w:rsidR="006B3ABA">
        <w:rPr>
          <w:i/>
        </w:rPr>
        <w:t xml:space="preserve"> huonhe</w:t>
      </w:r>
      <w:r w:rsidR="0098090B" w:rsidRPr="0098090B">
        <w:t>/</w:t>
      </w:r>
      <w:r w:rsidR="006B3ABA">
        <w:rPr>
          <w:i/>
        </w:rPr>
        <w:t>j</w:t>
      </w:r>
      <w:r w:rsidR="0098090B" w:rsidRPr="0098090B">
        <w:t>/</w:t>
      </w:r>
      <w:r w:rsidR="006B3ABA">
        <w:rPr>
          <w:i/>
        </w:rPr>
        <w:t>a</w:t>
      </w:r>
      <w:r w:rsidR="0075485B" w:rsidRPr="0075485B">
        <w:t>,</w:t>
      </w:r>
      <w:r w:rsidRPr="00D32E67">
        <w:rPr>
          <w:i/>
        </w:rPr>
        <w:t xml:space="preserve"> terve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tervhee</w:t>
      </w:r>
      <w:r w:rsidR="0098090B" w:rsidRPr="0098090B">
        <w:t>/</w:t>
      </w:r>
      <w:r w:rsidRPr="00D32E67">
        <w:rPr>
          <w:i/>
        </w:rPr>
        <w:t xml:space="preserve">n </w:t>
      </w:r>
      <w:r w:rsidR="0075485B" w:rsidRPr="0075485B">
        <w:t>:</w:t>
      </w:r>
      <w:r w:rsidRPr="00D32E67">
        <w:rPr>
          <w:i/>
        </w:rPr>
        <w:t xml:space="preserve"> tervet</w:t>
      </w:r>
      <w:r w:rsidR="0098090B" w:rsidRPr="0098090B">
        <w:t>/</w:t>
      </w:r>
      <w:r w:rsidRPr="00D32E67">
        <w:rPr>
          <w:i/>
        </w:rPr>
        <w:t>tä</w:t>
      </w:r>
      <w:r w:rsidR="00890A22">
        <w:rPr>
          <w:i/>
        </w:rPr>
        <w:t xml:space="preserve"> </w:t>
      </w:r>
      <w:r w:rsidR="00890A22">
        <w:t>:</w:t>
      </w:r>
      <w:r w:rsidRPr="00D32E67">
        <w:rPr>
          <w:i/>
        </w:rPr>
        <w:t xml:space="preserve"> tervhe</w:t>
      </w:r>
      <w:r w:rsidR="0098090B" w:rsidRPr="0098090B">
        <w:t>/</w:t>
      </w:r>
      <w:r w:rsidRPr="00D32E67">
        <w:rPr>
          <w:i/>
        </w:rPr>
        <w:t>i</w:t>
      </w:r>
      <w:r w:rsidR="0098090B" w:rsidRPr="0098090B">
        <w:t>/</w:t>
      </w:r>
      <w:r w:rsidRPr="00D32E67">
        <w:rPr>
          <w:i/>
        </w:rPr>
        <w:t>tä</w:t>
      </w:r>
      <w:r w:rsidR="000C270D">
        <w:rPr>
          <w:i/>
        </w:rPr>
        <w:t xml:space="preserve"> </w:t>
      </w:r>
      <w:r w:rsidR="00BA1173" w:rsidRPr="00BA1173">
        <w:t>~</w:t>
      </w:r>
      <w:r w:rsidR="000C270D">
        <w:rPr>
          <w:i/>
        </w:rPr>
        <w:t xml:space="preserve"> tervhe</w:t>
      </w:r>
      <w:r w:rsidR="0098090B" w:rsidRPr="0098090B">
        <w:t>/</w:t>
      </w:r>
      <w:r w:rsidR="000C270D">
        <w:rPr>
          <w:i/>
        </w:rPr>
        <w:t>j</w:t>
      </w:r>
      <w:r w:rsidR="0098090B" w:rsidRPr="0098090B">
        <w:t>/</w:t>
      </w:r>
      <w:r w:rsidR="000C270D">
        <w:rPr>
          <w:i/>
        </w:rPr>
        <w:t>ä</w:t>
      </w:r>
      <w:r w:rsidR="0075485B" w:rsidRPr="0075485B">
        <w:t>,</w:t>
      </w:r>
      <w:r w:rsidRPr="00D32E67">
        <w:rPr>
          <w:i/>
        </w:rPr>
        <w:t xml:space="preserve"> </w:t>
      </w:r>
      <w:r w:rsidR="00914054">
        <w:rPr>
          <w:i/>
        </w:rPr>
        <w:t>perkele</w:t>
      </w:r>
      <w:r w:rsidR="0075485B" w:rsidRPr="0075485B">
        <w:t>(</w:t>
      </w:r>
      <w:r w:rsidR="00914054">
        <w:rPr>
          <w:i/>
        </w:rPr>
        <w:t>t</w:t>
      </w:r>
      <w:r w:rsidR="0075485B" w:rsidRPr="0075485B">
        <w:t>)</w:t>
      </w:r>
      <w:r w:rsidR="00914054">
        <w:rPr>
          <w:i/>
        </w:rPr>
        <w:t xml:space="preserve"> </w:t>
      </w:r>
      <w:r w:rsidR="0075485B" w:rsidRPr="0075485B">
        <w:t>:</w:t>
      </w:r>
      <w:r w:rsidR="00914054">
        <w:rPr>
          <w:i/>
        </w:rPr>
        <w:t xml:space="preserve"> perkelhee</w:t>
      </w:r>
      <w:r w:rsidR="0098090B" w:rsidRPr="0098090B">
        <w:t>/</w:t>
      </w:r>
      <w:r w:rsidR="00914054">
        <w:rPr>
          <w:i/>
        </w:rPr>
        <w:t xml:space="preserve">n </w:t>
      </w:r>
      <w:r w:rsidR="0075485B" w:rsidRPr="0075485B">
        <w:t>:</w:t>
      </w:r>
      <w:r w:rsidR="00914054">
        <w:rPr>
          <w:i/>
        </w:rPr>
        <w:t xml:space="preserve"> perkelet</w:t>
      </w:r>
      <w:r w:rsidR="0098090B" w:rsidRPr="0098090B">
        <w:t>/</w:t>
      </w:r>
      <w:r w:rsidR="00914054">
        <w:rPr>
          <w:i/>
        </w:rPr>
        <w:t xml:space="preserve">tä </w:t>
      </w:r>
      <w:r w:rsidR="0075485B" w:rsidRPr="0075485B">
        <w:t>:</w:t>
      </w:r>
      <w:r w:rsidR="00914054">
        <w:rPr>
          <w:i/>
        </w:rPr>
        <w:t xml:space="preserve"> perkelhe</w:t>
      </w:r>
      <w:r w:rsidR="0098090B" w:rsidRPr="0098090B">
        <w:t>/</w:t>
      </w:r>
      <w:r w:rsidR="00914054">
        <w:rPr>
          <w:i/>
        </w:rPr>
        <w:t>i</w:t>
      </w:r>
      <w:r w:rsidR="0098090B" w:rsidRPr="0098090B">
        <w:t>/</w:t>
      </w:r>
      <w:r w:rsidR="00914054">
        <w:rPr>
          <w:i/>
        </w:rPr>
        <w:t>tä</w:t>
      </w:r>
      <w:r w:rsidR="008A4A48">
        <w:rPr>
          <w:i/>
        </w:rPr>
        <w:t xml:space="preserve"> </w:t>
      </w:r>
      <w:r w:rsidR="008A4A48">
        <w:t xml:space="preserve">~ </w:t>
      </w:r>
      <w:r w:rsidR="008A4A48">
        <w:rPr>
          <w:i/>
        </w:rPr>
        <w:t>perkelhe</w:t>
      </w:r>
      <w:r w:rsidR="0098090B" w:rsidRPr="0098090B">
        <w:t>/</w:t>
      </w:r>
      <w:r w:rsidR="008A4A48">
        <w:rPr>
          <w:i/>
        </w:rPr>
        <w:t>j</w:t>
      </w:r>
      <w:r w:rsidR="0098090B" w:rsidRPr="0098090B">
        <w:t>/</w:t>
      </w:r>
      <w:r w:rsidR="008A4A48">
        <w:rPr>
          <w:i/>
        </w:rPr>
        <w:t>ä</w:t>
      </w:r>
      <w:r w:rsidR="0075485B" w:rsidRPr="0075485B">
        <w:t>,</w:t>
      </w:r>
      <w:r w:rsidR="00914054">
        <w:rPr>
          <w:i/>
        </w:rPr>
        <w:t xml:space="preserve"> </w:t>
      </w:r>
      <w:r w:rsidRPr="00D32E67">
        <w:rPr>
          <w:i/>
        </w:rPr>
        <w:t>siikate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siikatthee</w:t>
      </w:r>
      <w:r w:rsidR="0098090B" w:rsidRPr="0098090B">
        <w:t>/</w:t>
      </w:r>
      <w:r w:rsidRPr="00D32E67">
        <w:rPr>
          <w:i/>
        </w:rPr>
        <w:t xml:space="preserve">n </w:t>
      </w:r>
      <w:r w:rsidR="0075485B" w:rsidRPr="0075485B">
        <w:t>:</w:t>
      </w:r>
      <w:r w:rsidRPr="00D32E67">
        <w:rPr>
          <w:i/>
        </w:rPr>
        <w:t xml:space="preserve"> siikatet</w:t>
      </w:r>
      <w:r w:rsidR="0098090B" w:rsidRPr="0098090B">
        <w:t>/</w:t>
      </w:r>
      <w:r w:rsidRPr="00D32E67">
        <w:rPr>
          <w:i/>
        </w:rPr>
        <w:t xml:space="preserve">ta </w:t>
      </w:r>
      <w:r w:rsidR="0075485B" w:rsidRPr="0075485B">
        <w:t>:</w:t>
      </w:r>
      <w:r w:rsidRPr="00D32E67">
        <w:rPr>
          <w:i/>
        </w:rPr>
        <w:t xml:space="preserve"> siika</w:t>
      </w:r>
      <w:r w:rsidR="00914054">
        <w:rPr>
          <w:i/>
        </w:rPr>
        <w:t>t</w:t>
      </w:r>
      <w:r w:rsidRPr="00D32E67">
        <w:rPr>
          <w:i/>
        </w:rPr>
        <w:t>the</w:t>
      </w:r>
      <w:r w:rsidR="0098090B" w:rsidRPr="0098090B">
        <w:t>/</w:t>
      </w:r>
      <w:r w:rsidRPr="00D32E67">
        <w:rPr>
          <w:i/>
        </w:rPr>
        <w:t>i</w:t>
      </w:r>
      <w:r w:rsidR="0098090B" w:rsidRPr="0098090B">
        <w:t>/</w:t>
      </w:r>
      <w:r w:rsidRPr="00D32E67">
        <w:rPr>
          <w:i/>
        </w:rPr>
        <w:t>ta</w:t>
      </w:r>
      <w:r w:rsidR="00ED0D57">
        <w:rPr>
          <w:i/>
        </w:rPr>
        <w:t xml:space="preserve"> </w:t>
      </w:r>
      <w:r w:rsidR="00BA1173" w:rsidRPr="00BA1173">
        <w:t>~</w:t>
      </w:r>
      <w:r w:rsidR="00ED0D57">
        <w:rPr>
          <w:i/>
        </w:rPr>
        <w:t xml:space="preserve"> siikatthe</w:t>
      </w:r>
      <w:r w:rsidR="0098090B" w:rsidRPr="0098090B">
        <w:t>/</w:t>
      </w:r>
      <w:r w:rsidR="00ED0D57">
        <w:rPr>
          <w:i/>
        </w:rPr>
        <w:t>j</w:t>
      </w:r>
      <w:r w:rsidR="0098090B" w:rsidRPr="0098090B">
        <w:t>/</w:t>
      </w:r>
      <w:r w:rsidR="00ED0D57">
        <w:rPr>
          <w:i/>
        </w:rPr>
        <w:t>a</w:t>
      </w:r>
      <w:r w:rsidR="0075485B" w:rsidRPr="0075485B">
        <w:t>,</w:t>
      </w:r>
      <w:r w:rsidR="000A4B27">
        <w:rPr>
          <w:i/>
        </w:rPr>
        <w:t xml:space="preserve"> </w:t>
      </w:r>
      <w:r w:rsidRPr="00D32E67">
        <w:rPr>
          <w:i/>
        </w:rPr>
        <w:t>askele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askelhee</w:t>
      </w:r>
      <w:r w:rsidR="0098090B" w:rsidRPr="0098090B">
        <w:t>/</w:t>
      </w:r>
      <w:r w:rsidRPr="00D32E67">
        <w:rPr>
          <w:i/>
        </w:rPr>
        <w:t xml:space="preserve">n </w:t>
      </w:r>
      <w:r w:rsidR="0075485B" w:rsidRPr="0075485B">
        <w:t>:</w:t>
      </w:r>
      <w:r w:rsidRPr="00D32E67">
        <w:rPr>
          <w:i/>
        </w:rPr>
        <w:t xml:space="preserve"> askelet</w:t>
      </w:r>
      <w:r w:rsidR="0098090B" w:rsidRPr="0098090B">
        <w:t>/</w:t>
      </w:r>
      <w:r w:rsidRPr="00D32E67">
        <w:rPr>
          <w:i/>
        </w:rPr>
        <w:t xml:space="preserve">ta </w:t>
      </w:r>
      <w:r w:rsidR="0075485B" w:rsidRPr="0075485B">
        <w:t>:</w:t>
      </w:r>
      <w:r w:rsidRPr="00D32E67">
        <w:rPr>
          <w:i/>
        </w:rPr>
        <w:t xml:space="preserve"> askelhe</w:t>
      </w:r>
      <w:r w:rsidR="0098090B" w:rsidRPr="0098090B">
        <w:t>/</w:t>
      </w:r>
      <w:r w:rsidRPr="00D32E67">
        <w:rPr>
          <w:i/>
        </w:rPr>
        <w:t>i</w:t>
      </w:r>
      <w:r w:rsidR="0098090B" w:rsidRPr="0098090B">
        <w:t>/</w:t>
      </w:r>
      <w:r w:rsidRPr="00D32E67">
        <w:rPr>
          <w:i/>
        </w:rPr>
        <w:t>ta</w:t>
      </w:r>
      <w:r w:rsidR="00DC24A9">
        <w:rPr>
          <w:i/>
        </w:rPr>
        <w:t xml:space="preserve"> </w:t>
      </w:r>
      <w:r w:rsidR="00BA1173" w:rsidRPr="00BA1173">
        <w:t>~</w:t>
      </w:r>
      <w:r w:rsidR="00DC24A9">
        <w:rPr>
          <w:i/>
        </w:rPr>
        <w:t xml:space="preserve"> askelhe</w:t>
      </w:r>
      <w:r w:rsidR="00BA1173" w:rsidRPr="00BA1173">
        <w:t>/</w:t>
      </w:r>
      <w:r w:rsidR="00DC24A9">
        <w:rPr>
          <w:i/>
        </w:rPr>
        <w:t>j</w:t>
      </w:r>
      <w:r w:rsidR="0098090B" w:rsidRPr="0098090B">
        <w:t>/</w:t>
      </w:r>
      <w:r w:rsidR="00DC24A9">
        <w:rPr>
          <w:i/>
        </w:rPr>
        <w:t>a</w:t>
      </w:r>
      <w:r w:rsidR="0075485B" w:rsidRPr="0075485B">
        <w:t>,</w:t>
      </w:r>
      <w:r w:rsidRPr="00D32E67">
        <w:rPr>
          <w:i/>
        </w:rPr>
        <w:t xml:space="preserve"> kantele</w:t>
      </w:r>
      <w:r w:rsidR="0075485B" w:rsidRPr="0075485B">
        <w:t>(</w:t>
      </w:r>
      <w:r w:rsidRPr="00D32E67">
        <w:rPr>
          <w:i/>
        </w:rPr>
        <w:t>t</w:t>
      </w:r>
      <w:r w:rsidR="0075485B" w:rsidRPr="0075485B">
        <w:t>)</w:t>
      </w:r>
      <w:r w:rsidRPr="00D32E67">
        <w:rPr>
          <w:i/>
        </w:rPr>
        <w:t xml:space="preserve"> </w:t>
      </w:r>
      <w:r w:rsidR="0075485B" w:rsidRPr="0075485B">
        <w:t>:</w:t>
      </w:r>
      <w:r w:rsidRPr="00D32E67">
        <w:rPr>
          <w:i/>
        </w:rPr>
        <w:t xml:space="preserve"> kantelhee</w:t>
      </w:r>
      <w:r w:rsidR="0098090B" w:rsidRPr="0098090B">
        <w:t>/</w:t>
      </w:r>
      <w:r w:rsidRPr="00D32E67">
        <w:rPr>
          <w:i/>
        </w:rPr>
        <w:t xml:space="preserve">n </w:t>
      </w:r>
      <w:r w:rsidR="0075485B" w:rsidRPr="0075485B">
        <w:t>:</w:t>
      </w:r>
      <w:r w:rsidRPr="00D32E67">
        <w:rPr>
          <w:i/>
        </w:rPr>
        <w:t xml:space="preserve"> kantele</w:t>
      </w:r>
      <w:r w:rsidR="0098090B" w:rsidRPr="0098090B">
        <w:t>/</w:t>
      </w:r>
      <w:r w:rsidRPr="00D32E67">
        <w:rPr>
          <w:i/>
        </w:rPr>
        <w:t xml:space="preserve">tta </w:t>
      </w:r>
      <w:r w:rsidR="0075485B" w:rsidRPr="0075485B">
        <w:t>:</w:t>
      </w:r>
      <w:r w:rsidRPr="00D32E67">
        <w:rPr>
          <w:i/>
        </w:rPr>
        <w:t xml:space="preserve"> kantelhe</w:t>
      </w:r>
      <w:r w:rsidR="0098090B" w:rsidRPr="0098090B">
        <w:t>/</w:t>
      </w:r>
      <w:r w:rsidRPr="00D32E67">
        <w:rPr>
          <w:i/>
        </w:rPr>
        <w:t>i</w:t>
      </w:r>
      <w:r w:rsidR="0098090B" w:rsidRPr="0098090B">
        <w:t>/</w:t>
      </w:r>
      <w:r w:rsidRPr="00D32E67">
        <w:rPr>
          <w:i/>
        </w:rPr>
        <w:t>ta</w:t>
      </w:r>
      <w:r w:rsidR="00B30384">
        <w:rPr>
          <w:i/>
        </w:rPr>
        <w:t xml:space="preserve"> </w:t>
      </w:r>
      <w:r w:rsidR="00BA1173" w:rsidRPr="00BA1173">
        <w:t>~</w:t>
      </w:r>
      <w:r w:rsidR="00B30384">
        <w:rPr>
          <w:i/>
        </w:rPr>
        <w:t xml:space="preserve"> kantelhe</w:t>
      </w:r>
      <w:r w:rsidR="0098090B" w:rsidRPr="0098090B">
        <w:t>/</w:t>
      </w:r>
      <w:r w:rsidR="00B30384">
        <w:rPr>
          <w:i/>
        </w:rPr>
        <w:t>j</w:t>
      </w:r>
      <w:r w:rsidR="0098090B" w:rsidRPr="0098090B">
        <w:t>/</w:t>
      </w:r>
      <w:r w:rsidR="00B30384">
        <w:rPr>
          <w:i/>
        </w:rPr>
        <w:t>a</w:t>
      </w:r>
      <w:r w:rsidR="001B127A" w:rsidRPr="001B127A">
        <w:t>.</w:t>
      </w:r>
      <w:r w:rsidR="00914054">
        <w:rPr>
          <w:i/>
        </w:rPr>
        <w:t xml:space="preserve"> </w:t>
      </w:r>
      <w:r w:rsidR="00914054">
        <w:t xml:space="preserve">Osa näistä </w:t>
      </w:r>
      <w:r w:rsidR="00914054">
        <w:rPr>
          <w:i/>
        </w:rPr>
        <w:t>let-</w:t>
      </w:r>
      <w:r w:rsidR="00914054">
        <w:t xml:space="preserve">loppuisista sanoista oon </w:t>
      </w:r>
      <w:r w:rsidR="001C13F4">
        <w:t>sekaparadigma</w:t>
      </w:r>
      <w:r w:rsidR="0020711B">
        <w:t>liset</w:t>
      </w:r>
      <w:r w:rsidR="00914054">
        <w:t xml:space="preserve"> eli nominatiivi </w:t>
      </w:r>
      <w:r w:rsidR="00BD3210">
        <w:t xml:space="preserve">ja partitiivi </w:t>
      </w:r>
      <w:r w:rsidR="00914054">
        <w:t>saat</w:t>
      </w:r>
      <w:r w:rsidR="00BD3210">
        <w:t>ethaan</w:t>
      </w:r>
      <w:r w:rsidR="00914054">
        <w:t xml:space="preserve"> olla </w:t>
      </w:r>
      <w:r w:rsidR="00914054">
        <w:rPr>
          <w:i/>
        </w:rPr>
        <w:t>taival-</w:t>
      </w:r>
      <w:r w:rsidR="00914054">
        <w:t xml:space="preserve">tyyppii, mutta </w:t>
      </w:r>
      <w:r w:rsidR="0023181D">
        <w:t xml:space="preserve">vokaalirankainen </w:t>
      </w:r>
      <w:r w:rsidR="00914054">
        <w:t xml:space="preserve">taivutus oon kuitenki niin ko </w:t>
      </w:r>
      <w:r w:rsidR="00914054">
        <w:rPr>
          <w:i/>
        </w:rPr>
        <w:t>perkelet-</w:t>
      </w:r>
      <w:r w:rsidR="00193F74">
        <w:t>nomeni</w:t>
      </w:r>
      <w:r w:rsidR="00914054">
        <w:t xml:space="preserve">ila. Esimerkkii: </w:t>
      </w:r>
      <w:r w:rsidR="00914054">
        <w:rPr>
          <w:i/>
        </w:rPr>
        <w:t xml:space="preserve">kyynel </w:t>
      </w:r>
      <w:r w:rsidR="00BA1173" w:rsidRPr="00BA1173">
        <w:t>~</w:t>
      </w:r>
      <w:r w:rsidR="00914054">
        <w:rPr>
          <w:i/>
        </w:rPr>
        <w:t xml:space="preserve"> kyynele</w:t>
      </w:r>
      <w:r w:rsidR="0075485B" w:rsidRPr="0075485B">
        <w:t>(</w:t>
      </w:r>
      <w:r w:rsidR="00914054">
        <w:rPr>
          <w:i/>
        </w:rPr>
        <w:t>t</w:t>
      </w:r>
      <w:r w:rsidR="0075485B" w:rsidRPr="0075485B">
        <w:t>)</w:t>
      </w:r>
      <w:r w:rsidR="00914054">
        <w:rPr>
          <w:i/>
        </w:rPr>
        <w:t xml:space="preserve"> </w:t>
      </w:r>
      <w:r w:rsidR="0075485B" w:rsidRPr="0075485B">
        <w:t>:</w:t>
      </w:r>
      <w:r w:rsidR="00914054">
        <w:rPr>
          <w:i/>
        </w:rPr>
        <w:t xml:space="preserve"> kyynelhee</w:t>
      </w:r>
      <w:r w:rsidR="0098090B" w:rsidRPr="0098090B">
        <w:t>/</w:t>
      </w:r>
      <w:r w:rsidR="00914054">
        <w:rPr>
          <w:i/>
        </w:rPr>
        <w:t>n</w:t>
      </w:r>
      <w:r w:rsidR="004B3597">
        <w:rPr>
          <w:i/>
        </w:rPr>
        <w:t xml:space="preserve"> </w:t>
      </w:r>
      <w:r w:rsidR="0075485B" w:rsidRPr="0075485B">
        <w:t>:</w:t>
      </w:r>
      <w:r w:rsidR="004B3597">
        <w:rPr>
          <w:i/>
        </w:rPr>
        <w:t xml:space="preserve"> kyynel</w:t>
      </w:r>
      <w:r w:rsidR="0098090B" w:rsidRPr="0098090B">
        <w:t>/</w:t>
      </w:r>
      <w:r w:rsidR="004B3597">
        <w:rPr>
          <w:i/>
        </w:rPr>
        <w:t>tä</w:t>
      </w:r>
      <w:r w:rsidR="000A0009">
        <w:rPr>
          <w:i/>
        </w:rPr>
        <w:t xml:space="preserve"> </w:t>
      </w:r>
      <w:r w:rsidR="00BA1173" w:rsidRPr="00BA1173">
        <w:t>~</w:t>
      </w:r>
      <w:r w:rsidR="000A0009">
        <w:rPr>
          <w:i/>
        </w:rPr>
        <w:t xml:space="preserve"> kyynelet</w:t>
      </w:r>
      <w:r w:rsidR="0098090B" w:rsidRPr="0098090B">
        <w:t>/</w:t>
      </w:r>
      <w:r w:rsidR="000A0009">
        <w:rPr>
          <w:i/>
        </w:rPr>
        <w:t>tä</w:t>
      </w:r>
      <w:r w:rsidR="0075485B" w:rsidRPr="0075485B">
        <w:t>,</w:t>
      </w:r>
      <w:r w:rsidR="004B3597">
        <w:rPr>
          <w:i/>
        </w:rPr>
        <w:t xml:space="preserve"> askel </w:t>
      </w:r>
      <w:r w:rsidR="00BA1173" w:rsidRPr="00BA1173">
        <w:t>~</w:t>
      </w:r>
      <w:r w:rsidR="004B3597">
        <w:rPr>
          <w:i/>
        </w:rPr>
        <w:t xml:space="preserve"> askele</w:t>
      </w:r>
      <w:r w:rsidR="0075485B" w:rsidRPr="0075485B">
        <w:t>(</w:t>
      </w:r>
      <w:r w:rsidR="004B3597">
        <w:rPr>
          <w:i/>
        </w:rPr>
        <w:t>t</w:t>
      </w:r>
      <w:r w:rsidR="0075485B" w:rsidRPr="0075485B">
        <w:t>)</w:t>
      </w:r>
      <w:r w:rsidR="004B3597">
        <w:rPr>
          <w:i/>
        </w:rPr>
        <w:t xml:space="preserve"> </w:t>
      </w:r>
      <w:r w:rsidR="0075485B" w:rsidRPr="0075485B">
        <w:t>:</w:t>
      </w:r>
      <w:r w:rsidR="004B3597">
        <w:rPr>
          <w:i/>
        </w:rPr>
        <w:t xml:space="preserve"> askelhee</w:t>
      </w:r>
      <w:r w:rsidR="0098090B" w:rsidRPr="0098090B">
        <w:t>/</w:t>
      </w:r>
      <w:r w:rsidR="004B3597">
        <w:rPr>
          <w:i/>
        </w:rPr>
        <w:t xml:space="preserve">n </w:t>
      </w:r>
      <w:r w:rsidR="0075485B" w:rsidRPr="0075485B">
        <w:t>:</w:t>
      </w:r>
      <w:r w:rsidR="004B3597">
        <w:rPr>
          <w:i/>
        </w:rPr>
        <w:t xml:space="preserve"> askel</w:t>
      </w:r>
      <w:r w:rsidR="0098090B" w:rsidRPr="0098090B">
        <w:t>/</w:t>
      </w:r>
      <w:r w:rsidR="004B3597">
        <w:rPr>
          <w:i/>
        </w:rPr>
        <w:t>ta</w:t>
      </w:r>
      <w:r w:rsidR="000A0009">
        <w:rPr>
          <w:i/>
        </w:rPr>
        <w:t xml:space="preserve"> </w:t>
      </w:r>
      <w:r w:rsidR="00BA1173" w:rsidRPr="00BA1173">
        <w:t>~</w:t>
      </w:r>
      <w:r w:rsidR="000A0009">
        <w:rPr>
          <w:i/>
        </w:rPr>
        <w:t xml:space="preserve"> askelet</w:t>
      </w:r>
      <w:r w:rsidR="0098090B" w:rsidRPr="0098090B">
        <w:t>/</w:t>
      </w:r>
      <w:r w:rsidR="000A0009">
        <w:rPr>
          <w:i/>
        </w:rPr>
        <w:t>ta</w:t>
      </w:r>
      <w:r w:rsidR="0075485B" w:rsidRPr="0075485B">
        <w:t>,</w:t>
      </w:r>
      <w:r w:rsidR="004B3597">
        <w:rPr>
          <w:i/>
        </w:rPr>
        <w:t xml:space="preserve"> kannel </w:t>
      </w:r>
      <w:r w:rsidR="00BA1173" w:rsidRPr="00BA1173">
        <w:t>~</w:t>
      </w:r>
      <w:r w:rsidR="004B3597">
        <w:rPr>
          <w:i/>
        </w:rPr>
        <w:t xml:space="preserve"> kantele</w:t>
      </w:r>
      <w:r w:rsidR="0075485B" w:rsidRPr="0075485B">
        <w:t>(</w:t>
      </w:r>
      <w:r w:rsidR="004B3597">
        <w:rPr>
          <w:i/>
        </w:rPr>
        <w:t>t</w:t>
      </w:r>
      <w:r w:rsidR="0075485B" w:rsidRPr="0075485B">
        <w:t>)</w:t>
      </w:r>
      <w:r w:rsidR="004B3597">
        <w:rPr>
          <w:i/>
        </w:rPr>
        <w:t xml:space="preserve"> </w:t>
      </w:r>
      <w:r w:rsidR="0075485B" w:rsidRPr="0075485B">
        <w:t>:</w:t>
      </w:r>
      <w:r w:rsidR="004B3597">
        <w:rPr>
          <w:i/>
        </w:rPr>
        <w:t xml:space="preserve"> kantelhee</w:t>
      </w:r>
      <w:r w:rsidR="0098090B" w:rsidRPr="0098090B">
        <w:t>/</w:t>
      </w:r>
      <w:r w:rsidR="004B3597">
        <w:rPr>
          <w:i/>
        </w:rPr>
        <w:t>n</w:t>
      </w:r>
      <w:r w:rsidR="00914054">
        <w:t xml:space="preserve"> </w:t>
      </w:r>
      <w:r w:rsidR="00075184">
        <w:t xml:space="preserve">: </w:t>
      </w:r>
      <w:r w:rsidR="00075184">
        <w:rPr>
          <w:i/>
        </w:rPr>
        <w:t>kannel</w:t>
      </w:r>
      <w:r w:rsidR="0098090B" w:rsidRPr="0098090B">
        <w:t>/</w:t>
      </w:r>
      <w:r w:rsidR="00075184">
        <w:rPr>
          <w:i/>
        </w:rPr>
        <w:t>ta</w:t>
      </w:r>
      <w:r w:rsidR="000A0009">
        <w:rPr>
          <w:i/>
        </w:rPr>
        <w:t xml:space="preserve"> </w:t>
      </w:r>
      <w:r w:rsidR="00BA1173" w:rsidRPr="00BA1173">
        <w:t>~</w:t>
      </w:r>
      <w:r w:rsidR="000A0009">
        <w:rPr>
          <w:i/>
        </w:rPr>
        <w:t xml:space="preserve"> kantelet</w:t>
      </w:r>
      <w:r w:rsidR="0098090B" w:rsidRPr="0098090B">
        <w:t>/</w:t>
      </w:r>
      <w:r w:rsidR="000A0009">
        <w:rPr>
          <w:i/>
        </w:rPr>
        <w:t>ta</w:t>
      </w:r>
      <w:r w:rsidR="001B127A" w:rsidRPr="001B127A">
        <w:t>.</w:t>
      </w:r>
    </w:p>
    <w:p w14:paraId="2F74EAF3" w14:textId="141B7BB0" w:rsidR="00B30251" w:rsidRPr="00A95D68" w:rsidRDefault="00B30251" w:rsidP="00395E2C">
      <w:pPr>
        <w:pStyle w:val="Punktliste"/>
      </w:pPr>
      <w:bookmarkStart w:id="1288" w:name="aktiivinpartisiipinperf"/>
      <w:bookmarkEnd w:id="1288"/>
      <w:r w:rsidRPr="00284905">
        <w:rPr>
          <w:smallCaps/>
        </w:rPr>
        <w:t xml:space="preserve">Aktiivin </w:t>
      </w:r>
      <w:r w:rsidR="00AE2DFE">
        <w:rPr>
          <w:smallCaps/>
        </w:rPr>
        <w:t>partisip</w:t>
      </w:r>
      <w:r w:rsidRPr="00284905">
        <w:rPr>
          <w:smallCaps/>
        </w:rPr>
        <w:t xml:space="preserve">in perfektin </w:t>
      </w:r>
      <w:r w:rsidRPr="00D249D4">
        <w:t xml:space="preserve">haamut </w:t>
      </w:r>
      <w:r w:rsidRPr="00A95D68">
        <w:t xml:space="preserve">räknäthään kans tähän joukkhoon. </w:t>
      </w:r>
      <w:r w:rsidR="00703109" w:rsidRPr="00A95D68">
        <w:t>Niitten singulaarin</w:t>
      </w:r>
      <w:r w:rsidR="001A0517">
        <w:t xml:space="preserve"> nominatiivi loppuu</w:t>
      </w:r>
      <w:r w:rsidRPr="00A95D68">
        <w:t xml:space="preserve"> </w:t>
      </w:r>
      <w:r w:rsidR="00C27E39">
        <w:rPr>
          <w:i/>
        </w:rPr>
        <w:t>U</w:t>
      </w:r>
      <w:r w:rsidR="001B127A" w:rsidRPr="001B127A">
        <w:t>(</w:t>
      </w:r>
      <w:r w:rsidR="00F502ED">
        <w:rPr>
          <w:i/>
        </w:rPr>
        <w:t>t</w:t>
      </w:r>
      <w:r w:rsidR="001B127A" w:rsidRPr="001B127A">
        <w:t>),</w:t>
      </w:r>
      <w:r w:rsidR="00703109" w:rsidRPr="00A95D68">
        <w:t xml:space="preserve"> mistä loppu-</w:t>
      </w:r>
      <w:r w:rsidR="00703109" w:rsidRPr="00ED1D06">
        <w:rPr>
          <w:i/>
        </w:rPr>
        <w:t>t</w:t>
      </w:r>
      <w:r w:rsidR="00F5309B">
        <w:t>:n saattaa kaikiss</w:t>
      </w:r>
      <w:r w:rsidR="00703109" w:rsidRPr="00A95D68">
        <w:t xml:space="preserve">aki </w:t>
      </w:r>
      <w:r w:rsidR="00E46A35">
        <w:t>varieteet</w:t>
      </w:r>
      <w:r w:rsidR="00F5309B">
        <w:t>iiss</w:t>
      </w:r>
      <w:r w:rsidR="00703109" w:rsidRPr="00A95D68">
        <w:t>a jättäät pois</w:t>
      </w:r>
      <w:r w:rsidRPr="00A95D68">
        <w:t xml:space="preserve">. </w:t>
      </w:r>
      <w:r w:rsidR="00703109" w:rsidRPr="00A95D68">
        <w:t xml:space="preserve">Konsonanttiranka loppuu kuitenki aina </w:t>
      </w:r>
      <w:r w:rsidR="00703109" w:rsidRPr="00ED1D06">
        <w:rPr>
          <w:i/>
        </w:rPr>
        <w:t>Ut</w:t>
      </w:r>
      <w:r w:rsidR="00703109" w:rsidRPr="00A95D68">
        <w:t xml:space="preserve">. </w:t>
      </w:r>
      <w:r w:rsidRPr="00A95D68">
        <w:t xml:space="preserve">Esimerkiksi </w:t>
      </w:r>
      <w:r w:rsidR="0075485B">
        <w:t>(</w:t>
      </w:r>
      <w:r w:rsidR="00703109" w:rsidRPr="00A95D68">
        <w:t xml:space="preserve">sg.nom. : sg.gen. : sg.part. : pl.part.) </w:t>
      </w:r>
      <w:r w:rsidR="001F22A3">
        <w:t>(</w:t>
      </w:r>
      <w:r w:rsidR="00703109" w:rsidRPr="00ED1D06">
        <w:rPr>
          <w:i/>
        </w:rPr>
        <w:t>kuol</w:t>
      </w:r>
      <w:r w:rsidR="0098090B" w:rsidRPr="0098090B">
        <w:t>/</w:t>
      </w:r>
      <w:r w:rsidR="00703109" w:rsidRPr="00ED1D06">
        <w:rPr>
          <w:i/>
        </w:rPr>
        <w:t xml:space="preserve">a </w:t>
      </w:r>
      <w:r w:rsidR="0054540B">
        <w:t>:</w:t>
      </w:r>
      <w:r w:rsidR="001F22A3">
        <w:t>)</w:t>
      </w:r>
      <w:r w:rsidRPr="00ED1D06">
        <w:rPr>
          <w:i/>
        </w:rPr>
        <w:t xml:space="preserve"> kuol</w:t>
      </w:r>
      <w:r w:rsidR="00C27E39">
        <w:rPr>
          <w:i/>
        </w:rPr>
        <w:t>u</w:t>
      </w:r>
      <w:r w:rsidR="001B127A" w:rsidRPr="001B127A">
        <w:t>(</w:t>
      </w:r>
      <w:r w:rsidR="00BA37B9">
        <w:rPr>
          <w:i/>
        </w:rPr>
        <w:t>t</w:t>
      </w:r>
      <w:r w:rsidR="001B127A" w:rsidRPr="001B127A">
        <w:t>)</w:t>
      </w:r>
      <w:r w:rsidR="00C27E39">
        <w:rPr>
          <w:i/>
        </w:rPr>
        <w:t xml:space="preserve"> </w:t>
      </w:r>
      <w:r w:rsidR="0075485B" w:rsidRPr="0075485B">
        <w:t>:</w:t>
      </w:r>
      <w:r w:rsidRPr="00ED1D06">
        <w:rPr>
          <w:i/>
        </w:rPr>
        <w:t xml:space="preserve"> kuolhee</w:t>
      </w:r>
      <w:r w:rsidR="0098090B" w:rsidRPr="0098090B">
        <w:t>/</w:t>
      </w:r>
      <w:r w:rsidRPr="00ED1D06">
        <w:rPr>
          <w:i/>
        </w:rPr>
        <w:t xml:space="preserve">n </w:t>
      </w:r>
      <w:r w:rsidR="0075485B" w:rsidRPr="0075485B">
        <w:t>:</w:t>
      </w:r>
      <w:r w:rsidRPr="00ED1D06">
        <w:rPr>
          <w:i/>
        </w:rPr>
        <w:t xml:space="preserve"> kuollut</w:t>
      </w:r>
      <w:r w:rsidR="0098090B" w:rsidRPr="0098090B">
        <w:t>/</w:t>
      </w:r>
      <w:r w:rsidRPr="00ED1D06">
        <w:rPr>
          <w:i/>
        </w:rPr>
        <w:t xml:space="preserve">ta </w:t>
      </w:r>
      <w:r w:rsidR="0075485B" w:rsidRPr="0075485B">
        <w:t>:</w:t>
      </w:r>
      <w:r w:rsidRPr="00ED1D06">
        <w:rPr>
          <w:i/>
        </w:rPr>
        <w:t xml:space="preserve"> kuolhe</w:t>
      </w:r>
      <w:r w:rsidR="0098090B" w:rsidRPr="0098090B">
        <w:t>/</w:t>
      </w:r>
      <w:r w:rsidRPr="00ED1D06">
        <w:rPr>
          <w:i/>
        </w:rPr>
        <w:t>i</w:t>
      </w:r>
      <w:r w:rsidR="0098090B" w:rsidRPr="0098090B">
        <w:t>/</w:t>
      </w:r>
      <w:r w:rsidRPr="00ED1D06">
        <w:rPr>
          <w:i/>
        </w:rPr>
        <w:t>ta</w:t>
      </w:r>
      <w:r w:rsidR="0075485B" w:rsidRPr="0075485B">
        <w:t>,</w:t>
      </w:r>
      <w:r w:rsidR="00DC7780" w:rsidRPr="00ED1D06">
        <w:rPr>
          <w:i/>
        </w:rPr>
        <w:t xml:space="preserve"> </w:t>
      </w:r>
      <w:r w:rsidR="001F22A3" w:rsidRPr="001F22A3">
        <w:t>(</w:t>
      </w:r>
      <w:r w:rsidRPr="00ED1D06">
        <w:rPr>
          <w:i/>
        </w:rPr>
        <w:t>vaippu</w:t>
      </w:r>
      <w:r w:rsidR="0098090B" w:rsidRPr="0098090B">
        <w:t>/</w:t>
      </w:r>
      <w:r w:rsidRPr="00ED1D06">
        <w:rPr>
          <w:i/>
        </w:rPr>
        <w:t>ut</w:t>
      </w:r>
      <w:r w:rsidR="000A4B27">
        <w:rPr>
          <w:i/>
        </w:rPr>
        <w:t xml:space="preserve"> </w:t>
      </w:r>
      <w:r w:rsidR="00BA1173" w:rsidRPr="00BA1173">
        <w:t>~</w:t>
      </w:r>
      <w:r w:rsidR="00DC7780" w:rsidRPr="00ED1D06">
        <w:rPr>
          <w:i/>
        </w:rPr>
        <w:t xml:space="preserve"> vaipu</w:t>
      </w:r>
      <w:r w:rsidR="0098090B" w:rsidRPr="0098090B">
        <w:t>/</w:t>
      </w:r>
      <w:r w:rsidR="00DC7780" w:rsidRPr="00ED1D06">
        <w:rPr>
          <w:i/>
        </w:rPr>
        <w:t xml:space="preserve">at </w:t>
      </w:r>
      <w:r w:rsidR="00A42E98">
        <w:t>:</w:t>
      </w:r>
      <w:r w:rsidR="001F22A3">
        <w:t>)</w:t>
      </w:r>
      <w:r w:rsidRPr="00ED1D06">
        <w:rPr>
          <w:i/>
        </w:rPr>
        <w:t xml:space="preserve"> vaipun</w:t>
      </w:r>
      <w:r w:rsidR="00C27E39">
        <w:rPr>
          <w:i/>
        </w:rPr>
        <w:t>u</w:t>
      </w:r>
      <w:r w:rsidR="001B127A" w:rsidRPr="001B127A">
        <w:t>(</w:t>
      </w:r>
      <w:r w:rsidR="00BA37B9">
        <w:rPr>
          <w:i/>
        </w:rPr>
        <w:t>t</w:t>
      </w:r>
      <w:r w:rsidR="001B127A" w:rsidRPr="001B127A">
        <w:t>)</w:t>
      </w:r>
      <w:r w:rsidR="00C27E39">
        <w:rPr>
          <w:i/>
        </w:rPr>
        <w:t xml:space="preserve"> </w:t>
      </w:r>
      <w:r w:rsidR="0075485B" w:rsidRPr="0075485B">
        <w:t>:</w:t>
      </w:r>
      <w:r w:rsidRPr="00ED1D06">
        <w:rPr>
          <w:i/>
        </w:rPr>
        <w:t xml:space="preserve"> vaipunhee</w:t>
      </w:r>
      <w:r w:rsidR="0098090B" w:rsidRPr="0098090B">
        <w:t>/</w:t>
      </w:r>
      <w:r w:rsidRPr="00ED1D06">
        <w:rPr>
          <w:i/>
        </w:rPr>
        <w:t xml:space="preserve">n </w:t>
      </w:r>
      <w:r w:rsidR="0075485B" w:rsidRPr="0075485B">
        <w:t>:</w:t>
      </w:r>
      <w:r w:rsidRPr="00ED1D06">
        <w:rPr>
          <w:i/>
        </w:rPr>
        <w:t xml:space="preserve"> vaipunut</w:t>
      </w:r>
      <w:r w:rsidR="0098090B" w:rsidRPr="0098090B">
        <w:t>/</w:t>
      </w:r>
      <w:r w:rsidRPr="00ED1D06">
        <w:rPr>
          <w:i/>
        </w:rPr>
        <w:t xml:space="preserve">ta </w:t>
      </w:r>
      <w:r w:rsidR="0075485B" w:rsidRPr="0075485B">
        <w:t>:</w:t>
      </w:r>
      <w:r w:rsidRPr="00ED1D06">
        <w:rPr>
          <w:i/>
        </w:rPr>
        <w:t xml:space="preserve"> vaipunhe</w:t>
      </w:r>
      <w:r w:rsidR="0098090B" w:rsidRPr="0098090B">
        <w:t>/</w:t>
      </w:r>
      <w:r w:rsidRPr="00ED1D06">
        <w:rPr>
          <w:i/>
        </w:rPr>
        <w:t>i</w:t>
      </w:r>
      <w:r w:rsidR="0098090B" w:rsidRPr="0098090B">
        <w:t>/</w:t>
      </w:r>
      <w:r w:rsidRPr="00ED1D06">
        <w:rPr>
          <w:i/>
        </w:rPr>
        <w:t>ta</w:t>
      </w:r>
      <w:r w:rsidRPr="00A95D68">
        <w:t>.</w:t>
      </w:r>
      <w:r w:rsidR="00BA37B9">
        <w:t xml:space="preserve"> (</w:t>
      </w:r>
      <w:r w:rsidR="005B4A72">
        <w:t>Partisip</w:t>
      </w:r>
      <w:r w:rsidR="00BA37B9">
        <w:t>in perfektin haamustuksesta katto kohđasta</w:t>
      </w:r>
      <w:r w:rsidR="002166C8">
        <w:t xml:space="preserve"> 6.4.2.3.</w:t>
      </w:r>
      <w:r w:rsidR="00BC3A3A">
        <w:t>)</w:t>
      </w:r>
    </w:p>
    <w:p w14:paraId="060F462A" w14:textId="35E7687B" w:rsidR="00B30251" w:rsidRPr="00A95D68" w:rsidRDefault="00B30251" w:rsidP="00BD2A19">
      <w:pPr>
        <w:pStyle w:val="Brdtekst"/>
        <w:spacing w:before="120"/>
      </w:pPr>
      <w:r w:rsidRPr="00A95D68">
        <w:t xml:space="preserve">Näjemä, ette </w:t>
      </w:r>
      <w:r w:rsidR="00677E5D">
        <w:t>konsonanttirank</w:t>
      </w:r>
      <w:r w:rsidRPr="00A95D68">
        <w:t>ais</w:t>
      </w:r>
      <w:r w:rsidR="00DC7780" w:rsidRPr="00A95D68">
        <w:t>ten</w:t>
      </w:r>
      <w:r w:rsidRPr="00A95D68">
        <w:t xml:space="preserve"> </w:t>
      </w:r>
      <w:r w:rsidR="00DC7780" w:rsidRPr="00A95D68">
        <w:t>pitkävokaalisten nomeniitten</w:t>
      </w:r>
      <w:r w:rsidRPr="00A95D68">
        <w:t xml:space="preserve"> vokaalirankhaan ittää aina </w:t>
      </w:r>
      <w:r w:rsidRPr="00E65782">
        <w:t>rankakonsonantin j</w:t>
      </w:r>
      <w:r w:rsidRPr="00A95D68">
        <w:t xml:space="preserve">älkhiin </w:t>
      </w:r>
      <w:r w:rsidRPr="00D32E67">
        <w:rPr>
          <w:i/>
        </w:rPr>
        <w:t>h</w:t>
      </w:r>
      <w:r w:rsidRPr="00A95D68">
        <w:t xml:space="preserve">. Tätä rangan </w:t>
      </w:r>
      <w:r w:rsidRPr="00D32E67">
        <w:rPr>
          <w:i/>
        </w:rPr>
        <w:t>h</w:t>
      </w:r>
      <w:r w:rsidRPr="00A95D68">
        <w:t>:ta ei pi</w:t>
      </w:r>
      <w:r w:rsidRPr="00A95D68">
        <w:rPr>
          <w:lang w:val="en-US"/>
        </w:rPr>
        <w:t>đ</w:t>
      </w:r>
      <w:r w:rsidRPr="00A95D68">
        <w:t xml:space="preserve">ä sekoittaat illatiivin </w:t>
      </w:r>
      <w:r w:rsidRPr="00D32E67">
        <w:rPr>
          <w:i/>
        </w:rPr>
        <w:t>h</w:t>
      </w:r>
      <w:r w:rsidRPr="00A95D68">
        <w:t>:hon.</w:t>
      </w:r>
    </w:p>
    <w:p w14:paraId="00C656A7" w14:textId="1F2CA99E" w:rsidR="00F034F9" w:rsidRPr="00A95D68" w:rsidRDefault="00F034F9" w:rsidP="00F034F9">
      <w:pPr>
        <w:pStyle w:val="Overskrift2"/>
      </w:pPr>
      <w:bookmarkStart w:id="1289" w:name="_Toc81192478"/>
      <w:bookmarkStart w:id="1290" w:name="_Toc84998029"/>
      <w:bookmarkStart w:id="1291" w:name="_Toc198266926"/>
      <w:bookmarkStart w:id="1292" w:name="_Toc209168678"/>
      <w:bookmarkStart w:id="1293" w:name="_Toc241129307"/>
      <w:bookmarkStart w:id="1294" w:name="_Toc311273814"/>
      <w:r w:rsidRPr="00A95D68">
        <w:lastRenderedPageBreak/>
        <w:t>Luku</w:t>
      </w:r>
      <w:bookmarkEnd w:id="1289"/>
      <w:bookmarkEnd w:id="1290"/>
      <w:bookmarkEnd w:id="1291"/>
      <w:bookmarkEnd w:id="1292"/>
      <w:r w:rsidR="00464F9A">
        <w:t>: singulaari ja pluraali</w:t>
      </w:r>
      <w:bookmarkEnd w:id="1293"/>
      <w:bookmarkEnd w:id="1294"/>
    </w:p>
    <w:p w14:paraId="53F6E363" w14:textId="66D6967E" w:rsidR="00F034F9" w:rsidRPr="00A95D68" w:rsidRDefault="00F034F9" w:rsidP="00F034F9">
      <w:pPr>
        <w:pStyle w:val="Liste-forts"/>
        <w:spacing w:before="120"/>
        <w:ind w:left="0"/>
        <w:contextualSpacing w:val="0"/>
      </w:pPr>
      <w:r w:rsidRPr="00A95D68">
        <w:t xml:space="preserve">Nomeniila oon kaksi eri lukkuu: </w:t>
      </w:r>
      <w:r w:rsidRPr="00C70968">
        <w:rPr>
          <w:smallCaps/>
        </w:rPr>
        <w:t xml:space="preserve">singulaari </w:t>
      </w:r>
      <w:r w:rsidRPr="00A95D68">
        <w:t xml:space="preserve">ja </w:t>
      </w:r>
      <w:r w:rsidRPr="00C70968">
        <w:rPr>
          <w:smallCaps/>
        </w:rPr>
        <w:t>pluraali</w:t>
      </w:r>
      <w:r w:rsidRPr="00A95D68">
        <w:t xml:space="preserve">. Singulaari eli </w:t>
      </w:r>
      <w:r w:rsidRPr="000B4876">
        <w:t>yksiluku</w:t>
      </w:r>
      <w:r w:rsidRPr="00A95D68">
        <w:t xml:space="preserve"> oon </w:t>
      </w:r>
      <w:r w:rsidRPr="00E62777">
        <w:rPr>
          <w:smallCaps/>
        </w:rPr>
        <w:t>merkittemätön kategorii</w:t>
      </w:r>
      <w:r w:rsidRPr="00E62777">
        <w:t>.</w:t>
      </w:r>
      <w:r w:rsidRPr="00A95D68">
        <w:t xml:space="preserve"> Sillä ei ole mithään ommaa merkkii eli suffiksii. Sitä käytethään, ko kysymys oon yhđestä yksyy</w:t>
      </w:r>
      <w:r w:rsidRPr="00A95D68">
        <w:rPr>
          <w:lang w:val="en-US"/>
        </w:rPr>
        <w:t>đ</w:t>
      </w:r>
      <w:r w:rsidRPr="00A95D68">
        <w:t xml:space="preserve">estä tahi semmoisesta assiista, josta ei tahđota eli saateta sannoot, oonko se pantu kokhoon yksyyksistä. Silloin oon ylheensä kysymys semmoisesta </w:t>
      </w:r>
      <w:r w:rsidR="00D32E67">
        <w:t>ainheesta</w:t>
      </w:r>
      <w:r w:rsidRPr="00A95D68">
        <w:t>, jota ei saata jakkaat visshiin oshiin. Esimerkiksi:</w:t>
      </w:r>
    </w:p>
    <w:p w14:paraId="417E38F0" w14:textId="2EDBD1C2" w:rsidR="00F034F9" w:rsidRPr="00A95D68" w:rsidRDefault="0075485B" w:rsidP="00F034F9">
      <w:pPr>
        <w:pStyle w:val="Liste-forts"/>
        <w:spacing w:before="120"/>
        <w:ind w:left="0"/>
        <w:contextualSpacing w:val="0"/>
      </w:pPr>
      <w:r>
        <w:t>(</w:t>
      </w:r>
      <w:r w:rsidR="00F034F9" w:rsidRPr="00A95D68">
        <w:t xml:space="preserve">1) </w:t>
      </w:r>
      <w:r w:rsidR="00F034F9" w:rsidRPr="007D3B04">
        <w:rPr>
          <w:i/>
        </w:rPr>
        <w:t>Poika</w:t>
      </w:r>
      <w:r w:rsidR="00F034F9" w:rsidRPr="00A95D68">
        <w:t xml:space="preserve"> lähti </w:t>
      </w:r>
      <w:r w:rsidR="00F034F9" w:rsidRPr="007D3B04">
        <w:rPr>
          <w:i/>
        </w:rPr>
        <w:t>Naavuonhoon</w:t>
      </w:r>
      <w:r w:rsidR="00D32E67">
        <w:t>.</w:t>
      </w:r>
    </w:p>
    <w:p w14:paraId="225B2AAD" w14:textId="3082C0AD" w:rsidR="00F034F9" w:rsidRPr="00A95D68" w:rsidRDefault="0075485B" w:rsidP="00F034F9">
      <w:pPr>
        <w:pStyle w:val="Liste-forts"/>
        <w:spacing w:before="120"/>
        <w:ind w:left="0"/>
        <w:contextualSpacing w:val="0"/>
      </w:pPr>
      <w:r>
        <w:t>(</w:t>
      </w:r>
      <w:r w:rsidR="00F034F9" w:rsidRPr="00A95D68">
        <w:t xml:space="preserve">2) </w:t>
      </w:r>
      <w:r w:rsidR="00F034F9" w:rsidRPr="007D3B04">
        <w:rPr>
          <w:i/>
        </w:rPr>
        <w:t>Ilma</w:t>
      </w:r>
      <w:r w:rsidR="00D32E67">
        <w:t xml:space="preserve"> oon kaunis.</w:t>
      </w:r>
    </w:p>
    <w:p w14:paraId="1E81005F" w14:textId="14218C9E" w:rsidR="00F034F9" w:rsidRPr="00A95D68" w:rsidRDefault="0075485B" w:rsidP="00F034F9">
      <w:pPr>
        <w:pStyle w:val="Liste-forts"/>
        <w:spacing w:before="120"/>
        <w:ind w:left="0"/>
        <w:contextualSpacing w:val="0"/>
      </w:pPr>
      <w:r>
        <w:t>(</w:t>
      </w:r>
      <w:r w:rsidR="00F034F9" w:rsidRPr="00A95D68">
        <w:t xml:space="preserve">3) Mie juon </w:t>
      </w:r>
      <w:r w:rsidR="00F034F9" w:rsidRPr="007D3B04">
        <w:rPr>
          <w:i/>
        </w:rPr>
        <w:t>vettä</w:t>
      </w:r>
      <w:r w:rsidR="00D32E67">
        <w:t>.</w:t>
      </w:r>
    </w:p>
    <w:p w14:paraId="55F807F7" w14:textId="159C9AE5" w:rsidR="00F034F9" w:rsidRPr="00A95D68" w:rsidRDefault="00F034F9" w:rsidP="00F034F9">
      <w:pPr>
        <w:pStyle w:val="Liste-forts"/>
        <w:spacing w:before="120"/>
        <w:ind w:left="0"/>
        <w:contextualSpacing w:val="0"/>
      </w:pPr>
      <w:r w:rsidRPr="00A95D68">
        <w:t xml:space="preserve">Näistä syntaktissa </w:t>
      </w:r>
      <w:r w:rsidR="0075485B">
        <w:t>(</w:t>
      </w:r>
      <w:r w:rsidRPr="00A95D68">
        <w:t xml:space="preserve">1) </w:t>
      </w:r>
      <w:r w:rsidRPr="007D3B04">
        <w:rPr>
          <w:i/>
        </w:rPr>
        <w:t>poika</w:t>
      </w:r>
      <w:r w:rsidRPr="00A95D68">
        <w:t xml:space="preserve"> ja </w:t>
      </w:r>
      <w:r w:rsidRPr="007D3B04">
        <w:rPr>
          <w:i/>
        </w:rPr>
        <w:t>Naavuono</w:t>
      </w:r>
      <w:r w:rsidRPr="00A95D68">
        <w:t xml:space="preserve"> oon kumpiki yksi yksyys. Syntaktissa </w:t>
      </w:r>
      <w:r w:rsidR="0075485B">
        <w:t>(</w:t>
      </w:r>
      <w:r w:rsidRPr="00A95D68">
        <w:t xml:space="preserve">2) </w:t>
      </w:r>
      <w:r w:rsidRPr="007D3B04">
        <w:rPr>
          <w:i/>
        </w:rPr>
        <w:t>ilma</w:t>
      </w:r>
      <w:r w:rsidRPr="00A95D68">
        <w:t xml:space="preserve"> oon tila, mitä ei saata jakkaat oshiin, syntaktissa </w:t>
      </w:r>
      <w:r w:rsidR="0075485B">
        <w:t>(</w:t>
      </w:r>
      <w:r w:rsidRPr="00A95D68">
        <w:t xml:space="preserve">3) </w:t>
      </w:r>
      <w:r w:rsidRPr="007D3B04">
        <w:rPr>
          <w:i/>
        </w:rPr>
        <w:t>vesi</w:t>
      </w:r>
      <w:r w:rsidRPr="00A95D68">
        <w:t xml:space="preserve"> oon ainet</w:t>
      </w:r>
      <w:r w:rsidR="00D32E67">
        <w:t>ta</w:t>
      </w:r>
      <w:r w:rsidRPr="00A95D68">
        <w:t>, eikä sitäkhään saata jakkaat visshiin oshiin</w:t>
      </w:r>
      <w:r w:rsidR="0042789F">
        <w:t xml:space="preserve"> eli sitä ei saata räknätä</w:t>
      </w:r>
      <w:r w:rsidR="005E3EE5">
        <w:t xml:space="preserve"> mut</w:t>
      </w:r>
      <w:r w:rsidR="000B27EE">
        <w:t>t</w:t>
      </w:r>
      <w:r w:rsidR="005E3EE5">
        <w:t>a kylläki mitata</w:t>
      </w:r>
      <w:r w:rsidRPr="00A95D68">
        <w:t>.</w:t>
      </w:r>
    </w:p>
    <w:p w14:paraId="27566533" w14:textId="0F98FE51" w:rsidR="00F034F9" w:rsidRPr="00A95D68" w:rsidRDefault="00F034F9" w:rsidP="00F034F9">
      <w:pPr>
        <w:pStyle w:val="Liste-forts"/>
        <w:spacing w:before="120"/>
        <w:ind w:left="0"/>
        <w:contextualSpacing w:val="0"/>
      </w:pPr>
      <w:r w:rsidRPr="00C70968">
        <w:t xml:space="preserve">Pluraalii </w:t>
      </w:r>
      <w:r w:rsidRPr="00A95D68">
        <w:t xml:space="preserve">eli </w:t>
      </w:r>
      <w:r w:rsidRPr="000B4876">
        <w:t>monilukkuu</w:t>
      </w:r>
      <w:r w:rsidRPr="00A95D68">
        <w:t xml:space="preserve"> käytethään, ko oon kysymys usheemasta ko yhđestä yksyy</w:t>
      </w:r>
      <w:r w:rsidRPr="00A95D68">
        <w:rPr>
          <w:lang w:val="en-US"/>
        </w:rPr>
        <w:t>đ</w:t>
      </w:r>
      <w:r w:rsidR="00C70968">
        <w:t>estä. Esimerkiksi:</w:t>
      </w:r>
    </w:p>
    <w:p w14:paraId="38752088" w14:textId="4986199E" w:rsidR="00F034F9" w:rsidRPr="00A95D68" w:rsidRDefault="0075485B" w:rsidP="00F034F9">
      <w:pPr>
        <w:pStyle w:val="Liste-forts"/>
        <w:spacing w:before="120"/>
        <w:ind w:left="0"/>
        <w:contextualSpacing w:val="0"/>
      </w:pPr>
      <w:r>
        <w:t>(</w:t>
      </w:r>
      <w:r w:rsidR="00F034F9" w:rsidRPr="00A95D68">
        <w:t xml:space="preserve">4) </w:t>
      </w:r>
      <w:r w:rsidR="00F034F9" w:rsidRPr="007D3B04">
        <w:rPr>
          <w:i/>
        </w:rPr>
        <w:t>Poja</w:t>
      </w:r>
      <w:r w:rsidR="0098090B" w:rsidRPr="0098090B">
        <w:t>/</w:t>
      </w:r>
      <w:r w:rsidR="00F034F9" w:rsidRPr="007D3B04">
        <w:rPr>
          <w:i/>
        </w:rPr>
        <w:t>t</w:t>
      </w:r>
      <w:r w:rsidR="00F034F9" w:rsidRPr="00A95D68">
        <w:t xml:space="preserve"> lähđethiin Naavuonhoon.</w:t>
      </w:r>
    </w:p>
    <w:p w14:paraId="006DD46E" w14:textId="0774DBBF" w:rsidR="00F034F9" w:rsidRPr="00A95D68" w:rsidRDefault="0075485B" w:rsidP="00F034F9">
      <w:pPr>
        <w:pStyle w:val="Liste-forts"/>
        <w:spacing w:before="120"/>
        <w:ind w:left="0"/>
        <w:contextualSpacing w:val="0"/>
      </w:pPr>
      <w:r>
        <w:t>(</w:t>
      </w:r>
      <w:r w:rsidR="00F034F9" w:rsidRPr="00A95D68">
        <w:t xml:space="preserve">5) </w:t>
      </w:r>
      <w:r w:rsidR="00F034F9" w:rsidRPr="007D3B04">
        <w:rPr>
          <w:i/>
        </w:rPr>
        <w:t>Poj</w:t>
      </w:r>
      <w:r w:rsidR="0098090B" w:rsidRPr="0098090B">
        <w:t>/</w:t>
      </w:r>
      <w:r w:rsidR="00F034F9" w:rsidRPr="007D3B04">
        <w:rPr>
          <w:i/>
        </w:rPr>
        <w:t>i</w:t>
      </w:r>
      <w:r w:rsidR="0098090B" w:rsidRPr="0098090B">
        <w:t>/</w:t>
      </w:r>
      <w:r w:rsidR="00F034F9" w:rsidRPr="007D3B04">
        <w:rPr>
          <w:i/>
        </w:rPr>
        <w:t>la</w:t>
      </w:r>
      <w:r w:rsidR="00F034F9" w:rsidRPr="00A95D68">
        <w:t xml:space="preserve"> ei ole tillaa lähteet Naavuonhoon.</w:t>
      </w:r>
    </w:p>
    <w:p w14:paraId="62EC904A" w14:textId="64B50810" w:rsidR="00F034F9" w:rsidRPr="00A95D68" w:rsidRDefault="00F034F9" w:rsidP="00F034F9">
      <w:pPr>
        <w:pStyle w:val="Liste-forts"/>
        <w:spacing w:before="120"/>
        <w:ind w:left="0"/>
        <w:contextualSpacing w:val="0"/>
      </w:pPr>
      <w:r w:rsidRPr="00A95D68">
        <w:t xml:space="preserve">Näistä syntaktin </w:t>
      </w:r>
      <w:r w:rsidR="0075485B">
        <w:t>(</w:t>
      </w:r>
      <w:r w:rsidRPr="00A95D68">
        <w:t xml:space="preserve">4) </w:t>
      </w:r>
      <w:r w:rsidRPr="00335AEB">
        <w:rPr>
          <w:i/>
        </w:rPr>
        <w:t>pojat</w:t>
      </w:r>
      <w:r w:rsidRPr="00A95D68">
        <w:t xml:space="preserve"> oon pluraalin nominatiivissa, </w:t>
      </w:r>
      <w:r w:rsidR="00C34570" w:rsidRPr="00A95D68">
        <w:t xml:space="preserve">syntaktin </w:t>
      </w:r>
      <w:r w:rsidR="0075485B">
        <w:t>(</w:t>
      </w:r>
      <w:r w:rsidR="00C34570" w:rsidRPr="00A95D68">
        <w:t xml:space="preserve">5) </w:t>
      </w:r>
      <w:r w:rsidRPr="00335AEB">
        <w:rPr>
          <w:i/>
        </w:rPr>
        <w:t>pojila</w:t>
      </w:r>
      <w:r w:rsidRPr="00A95D68">
        <w:t xml:space="preserve"> pluraalin adessiivissa</w:t>
      </w:r>
      <w:r w:rsidR="00335AEB">
        <w:t>.</w:t>
      </w:r>
    </w:p>
    <w:p w14:paraId="0275A1FA" w14:textId="1F913684" w:rsidR="00C34570" w:rsidRPr="0033558D" w:rsidRDefault="00C34570" w:rsidP="00C34570">
      <w:pPr>
        <w:pStyle w:val="Brdtekst"/>
        <w:spacing w:before="120"/>
        <w:rPr>
          <w:sz w:val="36"/>
        </w:rPr>
      </w:pPr>
      <w:r w:rsidRPr="00A95D68">
        <w:t>Pluraalin suffiksit oon</w:t>
      </w:r>
      <w:r w:rsidR="00975732">
        <w:t xml:space="preserve"> nominatiivissa</w:t>
      </w:r>
      <w:r w:rsidRPr="00A95D68">
        <w:t xml:space="preserve"> </w:t>
      </w:r>
      <w:r w:rsidRPr="007D3B04">
        <w:rPr>
          <w:i/>
        </w:rPr>
        <w:t>t</w:t>
      </w:r>
      <w:r w:rsidRPr="00A95D68">
        <w:t xml:space="preserve"> ja </w:t>
      </w:r>
      <w:r w:rsidR="0099763C">
        <w:t xml:space="preserve">muissa kaasuksissa </w:t>
      </w:r>
      <w:r w:rsidRPr="007D3B04">
        <w:rPr>
          <w:i/>
        </w:rPr>
        <w:t>i</w:t>
      </w:r>
      <w:r w:rsidR="00301098">
        <w:t xml:space="preserve"> </w:t>
      </w:r>
      <w:r w:rsidR="0075485B">
        <w:t>(</w:t>
      </w:r>
      <w:r w:rsidR="00301098">
        <w:t xml:space="preserve">~ </w:t>
      </w:r>
      <w:r w:rsidR="00301098">
        <w:rPr>
          <w:i/>
        </w:rPr>
        <w:t>ii</w:t>
      </w:r>
      <w:r w:rsidR="00301098" w:rsidRPr="000B4876">
        <w:t>)</w:t>
      </w:r>
      <w:r w:rsidRPr="000B4876">
        <w:t>.</w:t>
      </w:r>
      <w:r w:rsidRPr="00A95D68">
        <w:t xml:space="preserve"> </w:t>
      </w:r>
      <w:r w:rsidR="00C15FC7">
        <w:t>Molemat lisä</w:t>
      </w:r>
      <w:r w:rsidR="00145726">
        <w:t xml:space="preserve">thään tasan vokaalirankhaan. </w:t>
      </w:r>
      <w:r w:rsidR="00C21B61">
        <w:t xml:space="preserve">Suffiksii </w:t>
      </w:r>
      <w:r w:rsidR="00C21B61" w:rsidRPr="00C21B61">
        <w:rPr>
          <w:i/>
        </w:rPr>
        <w:t>ii</w:t>
      </w:r>
      <w:r w:rsidR="00C21B61">
        <w:rPr>
          <w:i/>
        </w:rPr>
        <w:t xml:space="preserve"> </w:t>
      </w:r>
      <w:r w:rsidR="00C21B61">
        <w:t>käyt</w:t>
      </w:r>
      <w:r w:rsidR="00335AEB">
        <w:t xml:space="preserve">ethään tyhä Porsangin </w:t>
      </w:r>
      <w:r w:rsidR="006609F3">
        <w:t xml:space="preserve">ja Raisin </w:t>
      </w:r>
      <w:r w:rsidR="00E46A35">
        <w:t>varieteet</w:t>
      </w:r>
      <w:r w:rsidR="00C21B61">
        <w:t>issa</w:t>
      </w:r>
      <w:r w:rsidR="0099763C">
        <w:t xml:space="preserve"> ja silloinki tyhä </w:t>
      </w:r>
      <w:r w:rsidR="004F76B2" w:rsidRPr="00A95D68">
        <w:t>muutamissa taphauksissa</w:t>
      </w:r>
      <w:r w:rsidRPr="00A95D68">
        <w:t xml:space="preserve"> </w:t>
      </w:r>
      <w:r w:rsidR="00A27713">
        <w:t>genitiiv</w:t>
      </w:r>
      <w:r w:rsidR="007A0BB9" w:rsidRPr="00A95D68">
        <w:t>issä ja partitii</w:t>
      </w:r>
      <w:r w:rsidR="0099763C">
        <w:t>vissa</w:t>
      </w:r>
      <w:r w:rsidRPr="00A95D68">
        <w:t xml:space="preserve">. Pluraalin </w:t>
      </w:r>
      <w:r w:rsidR="00C22ED7" w:rsidRPr="00A95D68">
        <w:t xml:space="preserve">suffiksin </w:t>
      </w:r>
      <w:r w:rsidRPr="00CD11AF">
        <w:rPr>
          <w:i/>
        </w:rPr>
        <w:t xml:space="preserve">i </w:t>
      </w:r>
      <w:r w:rsidR="0075485B">
        <w:t>(</w:t>
      </w:r>
      <w:r w:rsidRPr="00A95D68">
        <w:t xml:space="preserve">~ </w:t>
      </w:r>
      <w:r w:rsidRPr="00CD11AF">
        <w:rPr>
          <w:i/>
        </w:rPr>
        <w:t>ii</w:t>
      </w:r>
      <w:r w:rsidR="00725F3D">
        <w:t>) lisäthään heti rangan pö</w:t>
      </w:r>
      <w:r w:rsidRPr="00A95D68">
        <w:t xml:space="preserve">rhään ennen kaasussuffiksiita. Esimerkiksi </w:t>
      </w:r>
      <w:r w:rsidRPr="00CD11AF">
        <w:rPr>
          <w:i/>
        </w:rPr>
        <w:t>yö + i + tA &gt; ö</w:t>
      </w:r>
      <w:r w:rsidR="0098090B" w:rsidRPr="0098090B">
        <w:t>/</w:t>
      </w:r>
      <w:r w:rsidRPr="00CD11AF">
        <w:rPr>
          <w:i/>
        </w:rPr>
        <w:t>i</w:t>
      </w:r>
      <w:r w:rsidR="0098090B" w:rsidRPr="0098090B">
        <w:t>/</w:t>
      </w:r>
      <w:r w:rsidRPr="00CD11AF">
        <w:rPr>
          <w:i/>
        </w:rPr>
        <w:t>tä</w:t>
      </w:r>
      <w:r w:rsidRPr="00A95D68">
        <w:t xml:space="preserve">, </w:t>
      </w:r>
      <w:r w:rsidR="00240E93">
        <w:rPr>
          <w:i/>
        </w:rPr>
        <w:t>juopp</w:t>
      </w:r>
      <w:r w:rsidRPr="00CD11AF">
        <w:rPr>
          <w:i/>
        </w:rPr>
        <w:t xml:space="preserve">o + i + n &gt; </w:t>
      </w:r>
      <w:r w:rsidR="00EB5228">
        <w:rPr>
          <w:i/>
        </w:rPr>
        <w:t>juoppo</w:t>
      </w:r>
      <w:r w:rsidR="0098090B" w:rsidRPr="0098090B">
        <w:t>/</w:t>
      </w:r>
      <w:r w:rsidRPr="00CD11AF">
        <w:rPr>
          <w:i/>
        </w:rPr>
        <w:t>i</w:t>
      </w:r>
      <w:r w:rsidR="0098090B" w:rsidRPr="0098090B">
        <w:t>/</w:t>
      </w:r>
      <w:r w:rsidRPr="00CD11AF">
        <w:rPr>
          <w:i/>
        </w:rPr>
        <w:t>n</w:t>
      </w:r>
      <w:r w:rsidR="00725F3D">
        <w:rPr>
          <w:i/>
        </w:rPr>
        <w:t xml:space="preserve"> </w:t>
      </w:r>
      <w:r w:rsidR="00BA1173" w:rsidRPr="00BA1173">
        <w:t>~</w:t>
      </w:r>
      <w:r w:rsidR="00725F3D">
        <w:rPr>
          <w:i/>
        </w:rPr>
        <w:t xml:space="preserve"> juoppo</w:t>
      </w:r>
      <w:r w:rsidR="004E267D" w:rsidRPr="00CD11AF">
        <w:rPr>
          <w:i/>
        </w:rPr>
        <w:t xml:space="preserve"> + i + tten &gt; </w:t>
      </w:r>
      <w:r w:rsidR="00EB5228">
        <w:rPr>
          <w:i/>
        </w:rPr>
        <w:t>juopo</w:t>
      </w:r>
      <w:r w:rsidR="0098090B" w:rsidRPr="0098090B">
        <w:t>/</w:t>
      </w:r>
      <w:r w:rsidR="004E267D" w:rsidRPr="00CD11AF">
        <w:rPr>
          <w:i/>
        </w:rPr>
        <w:t>i</w:t>
      </w:r>
      <w:r w:rsidR="0098090B" w:rsidRPr="0098090B">
        <w:t>/</w:t>
      </w:r>
      <w:r w:rsidR="004E267D" w:rsidRPr="00CD11AF">
        <w:rPr>
          <w:i/>
        </w:rPr>
        <w:t>tten</w:t>
      </w:r>
      <w:r w:rsidRPr="00A95D68">
        <w:t xml:space="preserve">. </w:t>
      </w:r>
      <w:r w:rsidR="0075485B">
        <w:t>(</w:t>
      </w:r>
      <w:r w:rsidRPr="00A95D68">
        <w:t xml:space="preserve">Katto </w:t>
      </w:r>
      <w:r w:rsidR="00164F3D" w:rsidRPr="00240E93">
        <w:t>3.1</w:t>
      </w:r>
      <w:r w:rsidRPr="00240E93">
        <w:t>.</w:t>
      </w:r>
      <w:r w:rsidR="00682A6E">
        <w:t>4</w:t>
      </w:r>
      <w:r w:rsidRPr="00240E93">
        <w:t xml:space="preserve"> Vokaalinvaihettelu suffiksin </w:t>
      </w:r>
      <w:r w:rsidRPr="000C55C9">
        <w:rPr>
          <w:i/>
        </w:rPr>
        <w:t>i</w:t>
      </w:r>
      <w:r w:rsidRPr="00240E93">
        <w:t>:n eđelä</w:t>
      </w:r>
      <w:r w:rsidR="00B5367B">
        <w:t>.)</w:t>
      </w:r>
      <w:r w:rsidR="0033558D">
        <w:t xml:space="preserve"> Sitä rankkaa, missä oon myötä pluraalin </w:t>
      </w:r>
      <w:r w:rsidR="0033558D">
        <w:rPr>
          <w:i/>
        </w:rPr>
        <w:t>i</w:t>
      </w:r>
      <w:r w:rsidR="0033558D">
        <w:t xml:space="preserve">, käskemä </w:t>
      </w:r>
      <w:r w:rsidR="0033558D" w:rsidRPr="005D1339">
        <w:rPr>
          <w:smallCaps/>
        </w:rPr>
        <w:t>pluraalin rangaksi</w:t>
      </w:r>
      <w:r w:rsidR="0033558D">
        <w:t>.</w:t>
      </w:r>
    </w:p>
    <w:p w14:paraId="63344483" w14:textId="5E873187" w:rsidR="00C34570" w:rsidRDefault="00C34570" w:rsidP="00C34570">
      <w:pPr>
        <w:pStyle w:val="Liste-forts"/>
        <w:spacing w:before="120"/>
        <w:ind w:left="0"/>
        <w:contextualSpacing w:val="0"/>
      </w:pPr>
      <w:r w:rsidRPr="00A95D68">
        <w:t xml:space="preserve">Pluraalissa käytethään, niin ko singulaarissaki, sekä </w:t>
      </w:r>
      <w:r w:rsidRPr="0033558D">
        <w:t>vokaali- ette konsonanttirankkaa</w:t>
      </w:r>
      <w:r w:rsidRPr="00A95D68">
        <w:t xml:space="preserve">. Isompi </w:t>
      </w:r>
      <w:r w:rsidR="001C053C">
        <w:t>eroitu</w:t>
      </w:r>
      <w:r w:rsidR="00007D96">
        <w:t>s</w:t>
      </w:r>
      <w:r w:rsidRPr="00A95D68">
        <w:t xml:space="preserve"> oon siinä, ette ko singulaarissa konsonanttirankkaa käytethään partitiivissa kaikkiin </w:t>
      </w:r>
      <w:r w:rsidR="00677E5D">
        <w:t>konsonanttirank</w:t>
      </w:r>
      <w:r w:rsidR="00B92BEA">
        <w:t>ai</w:t>
      </w:r>
      <w:r w:rsidRPr="00A95D68">
        <w:t>sten nomeniitten haamustuksessa</w:t>
      </w:r>
      <w:r w:rsidRPr="00007D96">
        <w:t xml:space="preserve">, se pluraalissa </w:t>
      </w:r>
      <w:r w:rsidR="00E86C57" w:rsidRPr="00007D96">
        <w:t xml:space="preserve">konsonanttirankkaa käytethään tyhä </w:t>
      </w:r>
      <w:r w:rsidR="00D42066">
        <w:t xml:space="preserve">tyypin </w:t>
      </w:r>
      <w:r w:rsidR="0080031B" w:rsidRPr="00007D96">
        <w:t xml:space="preserve">2.2 </w:t>
      </w:r>
      <w:r w:rsidR="0080031B" w:rsidRPr="00007D96">
        <w:rPr>
          <w:i/>
        </w:rPr>
        <w:t xml:space="preserve">veres- </w:t>
      </w:r>
      <w:r w:rsidR="0080031B" w:rsidRPr="00007D96">
        <w:t xml:space="preserve">ja </w:t>
      </w:r>
      <w:r w:rsidR="0080031B" w:rsidRPr="00007D96">
        <w:rPr>
          <w:i/>
        </w:rPr>
        <w:t>ihminen</w:t>
      </w:r>
      <w:r w:rsidR="0080031B" w:rsidRPr="00007D96">
        <w:t>-</w:t>
      </w:r>
      <w:r w:rsidRPr="00007D96">
        <w:t xml:space="preserve">nomeniitten </w:t>
      </w:r>
      <w:r w:rsidR="00AA6B0E">
        <w:t xml:space="preserve">ja </w:t>
      </w:r>
      <w:r w:rsidR="00A80807">
        <w:t>muutamiitten 1</w:t>
      </w:r>
      <w:r w:rsidR="00467032" w:rsidRPr="00007D96">
        <w:t xml:space="preserve">.2-tyypin nomeniitten </w:t>
      </w:r>
      <w:r w:rsidR="00A27713">
        <w:t>genitiiv</w:t>
      </w:r>
      <w:r w:rsidR="00467032" w:rsidRPr="00007D96">
        <w:t>in haamustuksessa</w:t>
      </w:r>
      <w:r w:rsidRPr="00007D96">
        <w:t>.</w:t>
      </w:r>
    </w:p>
    <w:p w14:paraId="5165F75B" w14:textId="32614E29" w:rsidR="003E1647" w:rsidRPr="002330AC" w:rsidRDefault="003E1647" w:rsidP="00C34570">
      <w:pPr>
        <w:pStyle w:val="Liste-forts"/>
        <w:spacing w:before="120"/>
        <w:ind w:left="0"/>
        <w:contextualSpacing w:val="0"/>
        <w:rPr>
          <w:i/>
        </w:rPr>
      </w:pPr>
      <w:r>
        <w:t>Kolmi- ja usseempi</w:t>
      </w:r>
      <w:r w:rsidR="006678A0">
        <w:t>tav</w:t>
      </w:r>
      <w:r>
        <w:t xml:space="preserve">uisten nomeniitten pluraalin ranka oon siinä eriskumhainen, ette jos </w:t>
      </w:r>
      <w:r w:rsidR="00BA30FD">
        <w:t xml:space="preserve">nominatiivissa </w:t>
      </w:r>
      <w:r w:rsidR="00A80807">
        <w:t>rankakonsonanttina</w:t>
      </w:r>
      <w:r w:rsidR="00BA30FD">
        <w:t xml:space="preserve"> </w:t>
      </w:r>
      <w:r w:rsidR="006707E4">
        <w:t xml:space="preserve">oon </w:t>
      </w:r>
      <w:r w:rsidR="00BA30FD">
        <w:t xml:space="preserve">pitkä klusiili eli </w:t>
      </w:r>
      <w:r w:rsidR="00BA30FD">
        <w:rPr>
          <w:i/>
        </w:rPr>
        <w:t>kk</w:t>
      </w:r>
      <w:r w:rsidR="0075485B" w:rsidRPr="0075485B">
        <w:t>,</w:t>
      </w:r>
      <w:r w:rsidR="00BA30FD">
        <w:rPr>
          <w:i/>
        </w:rPr>
        <w:t xml:space="preserve"> tt</w:t>
      </w:r>
      <w:r w:rsidR="0075485B" w:rsidRPr="0075485B">
        <w:t>,</w:t>
      </w:r>
      <w:r w:rsidR="00BA30FD">
        <w:rPr>
          <w:i/>
        </w:rPr>
        <w:t xml:space="preserve"> pp</w:t>
      </w:r>
      <w:r w:rsidR="00BA30FD">
        <w:t>, s</w:t>
      </w:r>
      <w:r w:rsidR="00F93007">
        <w:t xml:space="preserve">e pluraalin </w:t>
      </w:r>
      <w:r w:rsidR="00F93007">
        <w:rPr>
          <w:i/>
        </w:rPr>
        <w:t>Vi-</w:t>
      </w:r>
      <w:r w:rsidR="00F93007" w:rsidRPr="00F93007">
        <w:t xml:space="preserve">loppuinen </w:t>
      </w:r>
      <w:r w:rsidR="00F93007">
        <w:t>ranka oon tasan I-g</w:t>
      </w:r>
      <w:r w:rsidR="0008477D">
        <w:t>r</w:t>
      </w:r>
      <w:r w:rsidR="00F93007">
        <w:t>aadissa</w:t>
      </w:r>
      <w:r w:rsidR="002978F5">
        <w:t xml:space="preserve">. Niin ko </w:t>
      </w:r>
      <w:r w:rsidR="0075485B">
        <w:t>(</w:t>
      </w:r>
      <w:r w:rsidR="002978F5">
        <w:t xml:space="preserve">sg.nom. : sg.gen. : </w:t>
      </w:r>
      <w:r w:rsidR="00E0626E">
        <w:t xml:space="preserve">pl.iness. : </w:t>
      </w:r>
      <w:r w:rsidR="00A97B87">
        <w:t>pl.</w:t>
      </w:r>
      <w:r w:rsidR="002978F5">
        <w:t xml:space="preserve">part. : pl.ess.) </w:t>
      </w:r>
      <w:r w:rsidR="002978F5">
        <w:rPr>
          <w:i/>
        </w:rPr>
        <w:t xml:space="preserve">paijukko </w:t>
      </w:r>
      <w:r w:rsidR="0075485B" w:rsidRPr="0075485B">
        <w:t>:</w:t>
      </w:r>
      <w:r w:rsidR="002978F5">
        <w:rPr>
          <w:i/>
        </w:rPr>
        <w:t xml:space="preserve"> paijuko</w:t>
      </w:r>
      <w:r w:rsidR="0098090B" w:rsidRPr="0098090B">
        <w:t>/</w:t>
      </w:r>
      <w:r w:rsidR="002978F5">
        <w:rPr>
          <w:i/>
        </w:rPr>
        <w:t xml:space="preserve">n </w:t>
      </w:r>
      <w:r w:rsidR="0075485B" w:rsidRPr="0075485B">
        <w:t>:</w:t>
      </w:r>
      <w:r w:rsidR="002978F5">
        <w:rPr>
          <w:i/>
        </w:rPr>
        <w:t xml:space="preserve"> </w:t>
      </w:r>
      <w:r w:rsidR="00E0626E">
        <w:rPr>
          <w:i/>
        </w:rPr>
        <w:t>paijuko</w:t>
      </w:r>
      <w:r w:rsidR="0098090B" w:rsidRPr="0098090B">
        <w:t>/</w:t>
      </w:r>
      <w:r w:rsidR="00E0626E">
        <w:rPr>
          <w:i/>
        </w:rPr>
        <w:t>i</w:t>
      </w:r>
      <w:r w:rsidR="0098090B" w:rsidRPr="0098090B">
        <w:t>/</w:t>
      </w:r>
      <w:r w:rsidR="00E0626E">
        <w:rPr>
          <w:i/>
        </w:rPr>
        <w:t xml:space="preserve">ssa </w:t>
      </w:r>
      <w:r w:rsidR="0075485B" w:rsidRPr="0075485B">
        <w:t>:</w:t>
      </w:r>
      <w:r w:rsidR="00E0626E">
        <w:rPr>
          <w:i/>
        </w:rPr>
        <w:t xml:space="preserve"> </w:t>
      </w:r>
      <w:r w:rsidR="002978F5">
        <w:rPr>
          <w:i/>
        </w:rPr>
        <w:t>paij</w:t>
      </w:r>
      <w:r w:rsidR="002330AC">
        <w:rPr>
          <w:i/>
        </w:rPr>
        <w:t>u</w:t>
      </w:r>
      <w:r w:rsidR="002978F5">
        <w:rPr>
          <w:i/>
        </w:rPr>
        <w:t>ko</w:t>
      </w:r>
      <w:r w:rsidR="0098090B" w:rsidRPr="0098090B">
        <w:t>/</w:t>
      </w:r>
      <w:r w:rsidR="002978F5">
        <w:rPr>
          <w:i/>
        </w:rPr>
        <w:t>i</w:t>
      </w:r>
      <w:r w:rsidR="0098090B" w:rsidRPr="0098090B">
        <w:t>/</w:t>
      </w:r>
      <w:r w:rsidR="002978F5">
        <w:rPr>
          <w:i/>
        </w:rPr>
        <w:t>ta</w:t>
      </w:r>
      <w:r w:rsidR="00886B65">
        <w:rPr>
          <w:i/>
        </w:rPr>
        <w:t xml:space="preserve"> </w:t>
      </w:r>
      <w:r w:rsidR="0075485B" w:rsidRPr="0075485B">
        <w:t>:</w:t>
      </w:r>
      <w:r w:rsidR="00886B65">
        <w:rPr>
          <w:i/>
        </w:rPr>
        <w:t xml:space="preserve"> paijuko</w:t>
      </w:r>
      <w:r w:rsidR="0098090B" w:rsidRPr="0098090B">
        <w:t>/</w:t>
      </w:r>
      <w:r w:rsidR="00886B65">
        <w:rPr>
          <w:i/>
        </w:rPr>
        <w:t>i</w:t>
      </w:r>
      <w:r w:rsidR="0098090B" w:rsidRPr="0098090B">
        <w:t>/</w:t>
      </w:r>
      <w:r w:rsidR="00886B65">
        <w:rPr>
          <w:i/>
        </w:rPr>
        <w:t>na</w:t>
      </w:r>
      <w:r w:rsidR="0075485B" w:rsidRPr="0075485B">
        <w:t>,</w:t>
      </w:r>
      <w:r w:rsidR="002978F5">
        <w:t xml:space="preserve"> </w:t>
      </w:r>
      <w:r w:rsidR="002978F5">
        <w:rPr>
          <w:i/>
        </w:rPr>
        <w:t xml:space="preserve">harakka </w:t>
      </w:r>
      <w:r w:rsidR="002978F5">
        <w:t xml:space="preserve">: </w:t>
      </w:r>
      <w:r w:rsidR="002978F5">
        <w:rPr>
          <w:i/>
        </w:rPr>
        <w:t>haraka</w:t>
      </w:r>
      <w:r w:rsidR="0098090B" w:rsidRPr="0098090B">
        <w:t>/</w:t>
      </w:r>
      <w:r w:rsidR="002978F5">
        <w:rPr>
          <w:i/>
        </w:rPr>
        <w:t xml:space="preserve">n </w:t>
      </w:r>
      <w:r w:rsidR="002978F5">
        <w:t xml:space="preserve">: </w:t>
      </w:r>
      <w:r w:rsidR="00E0626E">
        <w:rPr>
          <w:i/>
        </w:rPr>
        <w:t>harako</w:t>
      </w:r>
      <w:r w:rsidR="0098090B" w:rsidRPr="0098090B">
        <w:t>/</w:t>
      </w:r>
      <w:r w:rsidR="00E0626E">
        <w:rPr>
          <w:i/>
        </w:rPr>
        <w:t>i</w:t>
      </w:r>
      <w:r w:rsidR="0098090B" w:rsidRPr="0098090B">
        <w:t>/</w:t>
      </w:r>
      <w:r w:rsidR="00E0626E">
        <w:rPr>
          <w:i/>
        </w:rPr>
        <w:t xml:space="preserve">ssa </w:t>
      </w:r>
      <w:r w:rsidR="0075485B" w:rsidRPr="0075485B">
        <w:t>:</w:t>
      </w:r>
      <w:r w:rsidR="00E0626E">
        <w:t xml:space="preserve"> </w:t>
      </w:r>
      <w:r w:rsidR="002978F5">
        <w:rPr>
          <w:i/>
        </w:rPr>
        <w:t>harako</w:t>
      </w:r>
      <w:r w:rsidR="0098090B" w:rsidRPr="0098090B">
        <w:t>/</w:t>
      </w:r>
      <w:r w:rsidR="002978F5">
        <w:rPr>
          <w:i/>
        </w:rPr>
        <w:t>i</w:t>
      </w:r>
      <w:r w:rsidR="0098090B" w:rsidRPr="0098090B">
        <w:t>/</w:t>
      </w:r>
      <w:r w:rsidR="002978F5">
        <w:rPr>
          <w:i/>
        </w:rPr>
        <w:t>ta</w:t>
      </w:r>
      <w:r w:rsidR="00886B65">
        <w:rPr>
          <w:i/>
        </w:rPr>
        <w:t xml:space="preserve"> </w:t>
      </w:r>
      <w:r w:rsidR="0075485B" w:rsidRPr="0075485B">
        <w:t>:</w:t>
      </w:r>
      <w:r w:rsidR="00886B65">
        <w:rPr>
          <w:i/>
        </w:rPr>
        <w:t xml:space="preserve"> harako</w:t>
      </w:r>
      <w:r w:rsidR="0098090B" w:rsidRPr="0098090B">
        <w:t>/</w:t>
      </w:r>
      <w:r w:rsidR="00886B65">
        <w:rPr>
          <w:i/>
        </w:rPr>
        <w:t>i</w:t>
      </w:r>
      <w:r w:rsidR="0098090B" w:rsidRPr="0098090B">
        <w:t>/</w:t>
      </w:r>
      <w:r w:rsidR="00886B65">
        <w:rPr>
          <w:i/>
        </w:rPr>
        <w:t>na</w:t>
      </w:r>
      <w:r w:rsidR="001B127A" w:rsidRPr="001B127A">
        <w:t>.</w:t>
      </w:r>
      <w:r w:rsidR="002330AC">
        <w:rPr>
          <w:i/>
        </w:rPr>
        <w:t xml:space="preserve"> </w:t>
      </w:r>
      <w:r w:rsidR="006707E4">
        <w:t>Mutta näin ei tietenkhään ole sanoissa</w:t>
      </w:r>
      <w:r w:rsidR="002330AC">
        <w:t xml:space="preserve">, minkä rankakonsonantti oon vaihettelematon niin ko </w:t>
      </w:r>
      <w:r w:rsidR="002330AC">
        <w:rPr>
          <w:i/>
        </w:rPr>
        <w:t xml:space="preserve">karitta </w:t>
      </w:r>
      <w:r w:rsidR="0075485B" w:rsidRPr="0075485B">
        <w:t>:</w:t>
      </w:r>
      <w:r w:rsidR="002330AC">
        <w:rPr>
          <w:i/>
        </w:rPr>
        <w:t xml:space="preserve"> karitta</w:t>
      </w:r>
      <w:r w:rsidR="0098090B" w:rsidRPr="0098090B">
        <w:t>/</w:t>
      </w:r>
      <w:r w:rsidR="002330AC">
        <w:rPr>
          <w:i/>
        </w:rPr>
        <w:t xml:space="preserve">n </w:t>
      </w:r>
      <w:r w:rsidR="0075485B" w:rsidRPr="0075485B">
        <w:t>:</w:t>
      </w:r>
      <w:r w:rsidR="002330AC">
        <w:rPr>
          <w:i/>
        </w:rPr>
        <w:t xml:space="preserve"> karitto</w:t>
      </w:r>
      <w:r w:rsidR="0098090B" w:rsidRPr="0098090B">
        <w:t>/</w:t>
      </w:r>
      <w:r w:rsidR="002330AC">
        <w:rPr>
          <w:i/>
        </w:rPr>
        <w:t>i</w:t>
      </w:r>
      <w:r w:rsidR="0098090B" w:rsidRPr="0098090B">
        <w:t>/</w:t>
      </w:r>
      <w:r w:rsidR="002330AC">
        <w:rPr>
          <w:i/>
        </w:rPr>
        <w:t xml:space="preserve">ssa </w:t>
      </w:r>
      <w:r w:rsidR="0075485B" w:rsidRPr="0075485B">
        <w:t>:</w:t>
      </w:r>
      <w:r w:rsidR="002330AC">
        <w:rPr>
          <w:i/>
        </w:rPr>
        <w:t xml:space="preserve"> karitto</w:t>
      </w:r>
      <w:r w:rsidR="0098090B" w:rsidRPr="0098090B">
        <w:t>/</w:t>
      </w:r>
      <w:r w:rsidR="002330AC">
        <w:rPr>
          <w:i/>
        </w:rPr>
        <w:t>i</w:t>
      </w:r>
      <w:r w:rsidR="0098090B" w:rsidRPr="0098090B">
        <w:t>/</w:t>
      </w:r>
      <w:r w:rsidR="002330AC">
        <w:rPr>
          <w:i/>
        </w:rPr>
        <w:t xml:space="preserve">ta </w:t>
      </w:r>
      <w:r w:rsidR="0075485B" w:rsidRPr="0075485B">
        <w:t>:</w:t>
      </w:r>
      <w:r w:rsidR="002330AC">
        <w:rPr>
          <w:i/>
        </w:rPr>
        <w:t xml:space="preserve"> karitto</w:t>
      </w:r>
      <w:r w:rsidR="0098090B" w:rsidRPr="0098090B">
        <w:t>/</w:t>
      </w:r>
      <w:r w:rsidR="002330AC">
        <w:rPr>
          <w:i/>
        </w:rPr>
        <w:t>i</w:t>
      </w:r>
      <w:r w:rsidR="0098090B" w:rsidRPr="0098090B">
        <w:t>/</w:t>
      </w:r>
      <w:r w:rsidR="002330AC">
        <w:rPr>
          <w:i/>
        </w:rPr>
        <w:t>na</w:t>
      </w:r>
      <w:r w:rsidR="001B127A" w:rsidRPr="001B127A">
        <w:t>.</w:t>
      </w:r>
    </w:p>
    <w:p w14:paraId="4CD59FC1" w14:textId="77777777" w:rsidR="00B30251" w:rsidRPr="00A95D68" w:rsidRDefault="00B30251" w:rsidP="00BD2A19">
      <w:pPr>
        <w:pStyle w:val="Overskrift2"/>
      </w:pPr>
      <w:bookmarkStart w:id="1295" w:name="_6.3._Kaasukset"/>
      <w:bookmarkStart w:id="1296" w:name="_6.3._Kaasukset_1"/>
      <w:bookmarkStart w:id="1297" w:name="_Toc81192480"/>
      <w:bookmarkStart w:id="1298" w:name="_Toc84998036"/>
      <w:bookmarkStart w:id="1299" w:name="_Toc198266934"/>
      <w:bookmarkStart w:id="1300" w:name="_Toc209168686"/>
      <w:bookmarkStart w:id="1301" w:name="_Toc241129308"/>
      <w:bookmarkStart w:id="1302" w:name="_Toc311273815"/>
      <w:bookmarkEnd w:id="1295"/>
      <w:bookmarkEnd w:id="1296"/>
      <w:r w:rsidRPr="00A95D68">
        <w:t>Kaasukset</w:t>
      </w:r>
      <w:bookmarkEnd w:id="1297"/>
      <w:bookmarkEnd w:id="1298"/>
      <w:bookmarkEnd w:id="1299"/>
      <w:bookmarkEnd w:id="1300"/>
      <w:bookmarkEnd w:id="1301"/>
      <w:bookmarkEnd w:id="1302"/>
    </w:p>
    <w:p w14:paraId="2DA2228D" w14:textId="4C18F2AD" w:rsidR="00193ABC" w:rsidRPr="00A95D68" w:rsidRDefault="00B30251" w:rsidP="00BD2A19">
      <w:pPr>
        <w:pStyle w:val="Liste-forts"/>
        <w:spacing w:before="120"/>
        <w:ind w:left="0"/>
        <w:contextualSpacing w:val="0"/>
      </w:pPr>
      <w:bookmarkStart w:id="1303" w:name="kaasukset"/>
      <w:bookmarkEnd w:id="1303"/>
      <w:r w:rsidRPr="00A95D68">
        <w:t xml:space="preserve">Kainun kielessä oon </w:t>
      </w:r>
      <w:r w:rsidRPr="005F4E72">
        <w:rPr>
          <w:highlight w:val="yellow"/>
          <w:rPrChange w:id="1304" w:author="Information Services" w:date="2015-11-20T18:26:00Z">
            <w:rPr/>
          </w:rPrChange>
        </w:rPr>
        <w:t>1</w:t>
      </w:r>
      <w:ins w:id="1305" w:author="Information Services" w:date="2015-11-20T18:27:00Z">
        <w:r w:rsidR="005F4E72">
          <w:rPr>
            <w:highlight w:val="yellow"/>
          </w:rPr>
          <w:t>4</w:t>
        </w:r>
      </w:ins>
      <w:del w:id="1306" w:author="Information Services" w:date="2015-11-20T18:27:00Z">
        <w:r w:rsidR="00425766" w:rsidRPr="005F4E72" w:rsidDel="005F4E72">
          <w:rPr>
            <w:highlight w:val="yellow"/>
            <w:rPrChange w:id="1307" w:author="Information Services" w:date="2015-11-20T18:26:00Z">
              <w:rPr/>
            </w:rPrChange>
          </w:rPr>
          <w:delText>3</w:delText>
        </w:r>
      </w:del>
      <w:r w:rsidRPr="00A95D68">
        <w:t xml:space="preserve"> eri </w:t>
      </w:r>
      <w:r w:rsidRPr="00284905">
        <w:rPr>
          <w:smallCaps/>
        </w:rPr>
        <w:t>kaasusta</w:t>
      </w:r>
      <w:r w:rsidRPr="00A95D68">
        <w:t xml:space="preserve">, joila oon erilaiset </w:t>
      </w:r>
      <w:r w:rsidRPr="00284905">
        <w:rPr>
          <w:smallCaps/>
        </w:rPr>
        <w:t>kaasussuffiksit</w:t>
      </w:r>
      <w:r w:rsidRPr="00A95D68">
        <w:t xml:space="preserve">. Kaasussuffiksiila oon </w:t>
      </w:r>
      <w:r w:rsidR="00193ABC" w:rsidRPr="00A95D68">
        <w:t>osi</w:t>
      </w:r>
      <w:r w:rsidR="00AE0AB3">
        <w:t>ttain</w:t>
      </w:r>
      <w:r w:rsidR="00193ABC" w:rsidRPr="00A95D68">
        <w:t xml:space="preserve"> </w:t>
      </w:r>
      <w:r w:rsidRPr="00A95D68">
        <w:t xml:space="preserve">samantapainen </w:t>
      </w:r>
      <w:r w:rsidR="001C5CF2" w:rsidRPr="00A95D68">
        <w:t>funksuuni</w:t>
      </w:r>
      <w:r w:rsidRPr="00A95D68">
        <w:t xml:space="preserve"> ko ruijan kielessä </w:t>
      </w:r>
      <w:r w:rsidR="00F15426" w:rsidRPr="00A95D68">
        <w:t>preposisuuni</w:t>
      </w:r>
      <w:r w:rsidR="00193ABC" w:rsidRPr="00A95D68">
        <w:t>i</w:t>
      </w:r>
      <w:r w:rsidRPr="00A95D68">
        <w:t>la</w:t>
      </w:r>
      <w:r w:rsidR="005C783E" w:rsidRPr="00A95D68">
        <w:t xml:space="preserve"> </w:t>
      </w:r>
      <w:r w:rsidR="0075485B">
        <w:t>(</w:t>
      </w:r>
      <w:r w:rsidR="005C783E" w:rsidRPr="00A95D68">
        <w:t>1, 2)</w:t>
      </w:r>
      <w:r w:rsidRPr="00A95D68">
        <w:t xml:space="preserve">. </w:t>
      </w:r>
      <w:r w:rsidR="00193ABC" w:rsidRPr="00A95D68">
        <w:t>Kaasuksilla merkithään kans sanan grammatikaalista fun</w:t>
      </w:r>
      <w:r w:rsidR="00D13F5D">
        <w:t>k</w:t>
      </w:r>
      <w:r w:rsidR="00193ABC" w:rsidRPr="00A95D68">
        <w:t xml:space="preserve">suunii niin ko ette objektii merkithään </w:t>
      </w:r>
      <w:r w:rsidR="00276431">
        <w:t>tekemis</w:t>
      </w:r>
      <w:r w:rsidR="00193ABC" w:rsidRPr="00A95D68">
        <w:t xml:space="preserve">syntaktissa </w:t>
      </w:r>
      <w:r w:rsidR="00A27713">
        <w:t>genitiiv</w:t>
      </w:r>
      <w:r w:rsidR="00193ABC" w:rsidRPr="00A95D68">
        <w:t>illä ja subjekti oon nominatiivissa</w:t>
      </w:r>
      <w:r w:rsidR="005C783E" w:rsidRPr="00A95D68">
        <w:t xml:space="preserve"> </w:t>
      </w:r>
      <w:r w:rsidR="0075485B">
        <w:t>(</w:t>
      </w:r>
      <w:r w:rsidR="005C783E" w:rsidRPr="00A95D68">
        <w:t>3)</w:t>
      </w:r>
      <w:r w:rsidR="0049629A">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2743"/>
        <w:gridCol w:w="596"/>
        <w:gridCol w:w="2376"/>
      </w:tblGrid>
      <w:tr w:rsidR="004B5C6F" w:rsidRPr="004B5C6F" w14:paraId="55BDACF4" w14:textId="77777777" w:rsidTr="005D7B5C">
        <w:tc>
          <w:tcPr>
            <w:tcW w:w="0" w:type="auto"/>
          </w:tcPr>
          <w:p w14:paraId="274267A8" w14:textId="632FA101" w:rsidR="004B5C6F" w:rsidRPr="004B5C6F" w:rsidRDefault="0075485B" w:rsidP="0082372A">
            <w:r>
              <w:t>(</w:t>
            </w:r>
            <w:r w:rsidR="004B5C6F" w:rsidRPr="004B5C6F">
              <w:t>1)</w:t>
            </w:r>
          </w:p>
        </w:tc>
        <w:tc>
          <w:tcPr>
            <w:tcW w:w="0" w:type="auto"/>
          </w:tcPr>
          <w:p w14:paraId="398F71DF" w14:textId="77777777" w:rsidR="004B5C6F" w:rsidRPr="004B5C6F" w:rsidRDefault="004B5C6F" w:rsidP="0082372A">
            <w:r w:rsidRPr="004B5C6F">
              <w:t xml:space="preserve">Pekka lähtee </w:t>
            </w:r>
            <w:r w:rsidRPr="00073112">
              <w:rPr>
                <w:i/>
              </w:rPr>
              <w:t>Tromsshaan</w:t>
            </w:r>
            <w:r w:rsidRPr="004B5C6F">
              <w:t>.</w:t>
            </w:r>
          </w:p>
        </w:tc>
        <w:tc>
          <w:tcPr>
            <w:tcW w:w="0" w:type="auto"/>
          </w:tcPr>
          <w:p w14:paraId="4F1049AF" w14:textId="77777777" w:rsidR="004B5C6F" w:rsidRPr="004B5C6F" w:rsidRDefault="004B5C6F" w:rsidP="0082372A">
            <w:r w:rsidRPr="004B5C6F">
              <w:t>Vrt.</w:t>
            </w:r>
          </w:p>
        </w:tc>
        <w:tc>
          <w:tcPr>
            <w:tcW w:w="0" w:type="auto"/>
          </w:tcPr>
          <w:p w14:paraId="3EE797F7" w14:textId="77777777" w:rsidR="004B5C6F" w:rsidRPr="004B5C6F" w:rsidRDefault="004B5C6F" w:rsidP="0082372A">
            <w:r w:rsidRPr="004B5C6F">
              <w:t>Pekka drar til Tromsø.</w:t>
            </w:r>
          </w:p>
        </w:tc>
      </w:tr>
      <w:tr w:rsidR="004B5C6F" w:rsidRPr="004B5C6F" w14:paraId="40DC89AC" w14:textId="77777777" w:rsidTr="005D7B5C">
        <w:tc>
          <w:tcPr>
            <w:tcW w:w="0" w:type="auto"/>
          </w:tcPr>
          <w:p w14:paraId="68A0FEC1" w14:textId="099C5CB3" w:rsidR="004B5C6F" w:rsidRPr="004B5C6F" w:rsidRDefault="0075485B" w:rsidP="0082372A">
            <w:r>
              <w:t>(</w:t>
            </w:r>
            <w:r w:rsidR="004B5C6F" w:rsidRPr="004B5C6F">
              <w:t>2)</w:t>
            </w:r>
          </w:p>
        </w:tc>
        <w:tc>
          <w:tcPr>
            <w:tcW w:w="0" w:type="auto"/>
          </w:tcPr>
          <w:p w14:paraId="035A2475" w14:textId="77777777" w:rsidR="004B5C6F" w:rsidRPr="004B5C6F" w:rsidRDefault="004B5C6F" w:rsidP="0082372A">
            <w:r w:rsidRPr="004B5C6F">
              <w:t xml:space="preserve">Kreeta assuu </w:t>
            </w:r>
            <w:r w:rsidRPr="00073112">
              <w:rPr>
                <w:i/>
              </w:rPr>
              <w:t>Alattiossa</w:t>
            </w:r>
            <w:r w:rsidRPr="004B5C6F">
              <w:t>.</w:t>
            </w:r>
          </w:p>
        </w:tc>
        <w:tc>
          <w:tcPr>
            <w:tcW w:w="0" w:type="auto"/>
          </w:tcPr>
          <w:p w14:paraId="34355706" w14:textId="77777777" w:rsidR="004B5C6F" w:rsidRPr="004B5C6F" w:rsidRDefault="004B5C6F" w:rsidP="0082372A">
            <w:r w:rsidRPr="004B5C6F">
              <w:t>Vrt.</w:t>
            </w:r>
          </w:p>
        </w:tc>
        <w:tc>
          <w:tcPr>
            <w:tcW w:w="0" w:type="auto"/>
          </w:tcPr>
          <w:p w14:paraId="7D5855B2" w14:textId="77777777" w:rsidR="004B5C6F" w:rsidRPr="004B5C6F" w:rsidRDefault="004B5C6F" w:rsidP="0082372A">
            <w:r w:rsidRPr="004B5C6F">
              <w:t>Kreeta bor i Alta.</w:t>
            </w:r>
          </w:p>
        </w:tc>
      </w:tr>
      <w:tr w:rsidR="004B5C6F" w:rsidRPr="004B5C6F" w14:paraId="5CE08823" w14:textId="77777777" w:rsidTr="005D7B5C">
        <w:tc>
          <w:tcPr>
            <w:tcW w:w="0" w:type="auto"/>
          </w:tcPr>
          <w:p w14:paraId="679A56A3" w14:textId="764F4DB0" w:rsidR="004B5C6F" w:rsidRPr="004B5C6F" w:rsidRDefault="0075485B" w:rsidP="0082372A">
            <w:r>
              <w:t>(</w:t>
            </w:r>
            <w:r w:rsidR="004B5C6F" w:rsidRPr="004B5C6F">
              <w:t>3)</w:t>
            </w:r>
          </w:p>
        </w:tc>
        <w:tc>
          <w:tcPr>
            <w:tcW w:w="0" w:type="auto"/>
          </w:tcPr>
          <w:p w14:paraId="26FA8C2D" w14:textId="77777777" w:rsidR="004B5C6F" w:rsidRPr="004B5C6F" w:rsidRDefault="004B5C6F" w:rsidP="0082372A">
            <w:r w:rsidRPr="006F6528">
              <w:rPr>
                <w:i/>
              </w:rPr>
              <w:t>Faari</w:t>
            </w:r>
            <w:r w:rsidRPr="004B5C6F">
              <w:t xml:space="preserve"> osti </w:t>
            </w:r>
            <w:r w:rsidRPr="006F6528">
              <w:rPr>
                <w:i/>
              </w:rPr>
              <w:t>venheen</w:t>
            </w:r>
            <w:r w:rsidRPr="004B5C6F">
              <w:t>.</w:t>
            </w:r>
          </w:p>
        </w:tc>
        <w:tc>
          <w:tcPr>
            <w:tcW w:w="0" w:type="auto"/>
          </w:tcPr>
          <w:p w14:paraId="74E04F78" w14:textId="4261863F" w:rsidR="004B5C6F" w:rsidRPr="004B5C6F" w:rsidRDefault="00C34AE3" w:rsidP="0082372A">
            <w:r>
              <w:t>Vrt.</w:t>
            </w:r>
          </w:p>
        </w:tc>
        <w:tc>
          <w:tcPr>
            <w:tcW w:w="0" w:type="auto"/>
          </w:tcPr>
          <w:p w14:paraId="5C55A67A" w14:textId="23B06D65" w:rsidR="004B5C6F" w:rsidRPr="004B5C6F" w:rsidRDefault="00C34AE3" w:rsidP="0082372A">
            <w:r>
              <w:t>Faren kjøpte en båt.</w:t>
            </w:r>
          </w:p>
        </w:tc>
      </w:tr>
    </w:tbl>
    <w:p w14:paraId="3A5E8C2D" w14:textId="2C82721D" w:rsidR="00B30251" w:rsidRPr="00A95D68" w:rsidRDefault="00B30251" w:rsidP="00BD2A19">
      <w:pPr>
        <w:pStyle w:val="Liste-forts"/>
        <w:spacing w:before="120"/>
        <w:ind w:left="0"/>
        <w:contextualSpacing w:val="0"/>
      </w:pPr>
      <w:r w:rsidRPr="00A95D68">
        <w:t>Kainun kielen kaasussysteemi oon siihen</w:t>
      </w:r>
      <w:r w:rsidR="00B257B7">
        <w:t xml:space="preserve"> laihiin</w:t>
      </w:r>
      <w:r w:rsidRPr="00A95D68">
        <w:t xml:space="preserve"> helppo, ette sammoi kaasussuffiksiita käytethään sekä singulaarissa ette pluraalissa; isompi ero</w:t>
      </w:r>
      <w:r w:rsidR="0049629A">
        <w:t>i</w:t>
      </w:r>
      <w:r w:rsidRPr="00A95D68">
        <w:t xml:space="preserve">tus suffiksiissa oon tyhä </w:t>
      </w:r>
      <w:r w:rsidR="00A27713">
        <w:t>genitiiv</w:t>
      </w:r>
      <w:r w:rsidRPr="00A95D68">
        <w:t>in kohđala.</w:t>
      </w:r>
    </w:p>
    <w:p w14:paraId="346E95C2" w14:textId="77777777" w:rsidR="00F904D4" w:rsidRDefault="00B30251" w:rsidP="00BD2A19">
      <w:pPr>
        <w:pStyle w:val="Liste-forts"/>
        <w:spacing w:before="120"/>
        <w:ind w:left="0"/>
        <w:contextualSpacing w:val="0"/>
      </w:pPr>
      <w:r w:rsidRPr="00A95D68">
        <w:t>Kainun kielessä oon seuraavat kaasukset:</w:t>
      </w:r>
    </w:p>
    <w:p w14:paraId="0AA64DD8" w14:textId="1AFE9A35" w:rsidR="00CD1560" w:rsidRPr="00A95D68" w:rsidRDefault="00CD1560" w:rsidP="002E01FD">
      <w:pPr>
        <w:pStyle w:val="Punktliste"/>
      </w:pPr>
      <w:r w:rsidRPr="00094C33">
        <w:rPr>
          <w:smallCaps/>
        </w:rPr>
        <w:t>G</w:t>
      </w:r>
      <w:r w:rsidR="00B30251" w:rsidRPr="00094C33">
        <w:rPr>
          <w:smallCaps/>
        </w:rPr>
        <w:t>rammatikaaliset kaasukset</w:t>
      </w:r>
      <w:r w:rsidR="00B30251" w:rsidRPr="00A95D68">
        <w:t xml:space="preserve">: nominatiivi, </w:t>
      </w:r>
      <w:r w:rsidR="00A27713">
        <w:t>genitiiv</w:t>
      </w:r>
      <w:r w:rsidR="00B30251" w:rsidRPr="00A95D68">
        <w:t>i, partitiivi</w:t>
      </w:r>
      <w:r w:rsidR="004D4BF7" w:rsidRPr="00A95D68">
        <w:t>.</w:t>
      </w:r>
      <w:r w:rsidR="00B30251" w:rsidRPr="00A95D68">
        <w:t xml:space="preserve"> </w:t>
      </w:r>
      <w:r w:rsidR="004D4BF7" w:rsidRPr="00A95D68">
        <w:t xml:space="preserve">Nämät essiinythään eriliikaisesti muistelemassa, missä funksuunissa sana oon syntaktissa, eli oonko se </w:t>
      </w:r>
      <w:r w:rsidR="00092B3D">
        <w:t>subjektinna</w:t>
      </w:r>
      <w:r w:rsidR="004D4BF7" w:rsidRPr="00A95D68">
        <w:t xml:space="preserve"> eli </w:t>
      </w:r>
      <w:r w:rsidR="00092B3D">
        <w:t>objektinna</w:t>
      </w:r>
      <w:r w:rsidR="004D4BF7" w:rsidRPr="00A95D68">
        <w:t>.</w:t>
      </w:r>
      <w:r w:rsidR="00395E2C">
        <w:t xml:space="preserve"> Niitä käyt</w:t>
      </w:r>
      <w:r w:rsidR="00A476DC">
        <w:t>ethään kans predikatiivin kaasu</w:t>
      </w:r>
      <w:r w:rsidR="00395E2C">
        <w:t>ksena.</w:t>
      </w:r>
    </w:p>
    <w:p w14:paraId="078A4095" w14:textId="26EE4893" w:rsidR="009A39D4" w:rsidRPr="00A95D68" w:rsidRDefault="00CD1560" w:rsidP="002E01FD">
      <w:pPr>
        <w:pStyle w:val="Punktliste"/>
      </w:pPr>
      <w:r w:rsidRPr="00094C33">
        <w:rPr>
          <w:smallCaps/>
        </w:rPr>
        <w:t>P</w:t>
      </w:r>
      <w:r w:rsidR="00B30251" w:rsidRPr="00094C33">
        <w:rPr>
          <w:smallCaps/>
        </w:rPr>
        <w:t>redikeeraavat kaasukset</w:t>
      </w:r>
      <w:r w:rsidR="00B30251" w:rsidRPr="00A95D68">
        <w:t>: essiivi, translatiivi</w:t>
      </w:r>
      <w:bookmarkStart w:id="1308" w:name="lokaalikaasukset"/>
      <w:bookmarkEnd w:id="1308"/>
      <w:r w:rsidR="004D4BF7" w:rsidRPr="00A95D68">
        <w:t xml:space="preserve">. Näitä käytethään eriliikaisesti </w:t>
      </w:r>
      <w:r w:rsidR="004705FD" w:rsidRPr="004705FD">
        <w:t>predikasuuni</w:t>
      </w:r>
      <w:r w:rsidR="004D4BF7" w:rsidRPr="00A95D68">
        <w:t>syntaktiissa.</w:t>
      </w:r>
    </w:p>
    <w:p w14:paraId="7504132B" w14:textId="61376C3B" w:rsidR="009A39D4" w:rsidRPr="00A95D68" w:rsidRDefault="009A39D4" w:rsidP="002E01FD">
      <w:pPr>
        <w:pStyle w:val="Punktliste"/>
      </w:pPr>
      <w:r w:rsidRPr="00094C33">
        <w:rPr>
          <w:smallCaps/>
        </w:rPr>
        <w:t>Paikka</w:t>
      </w:r>
      <w:r w:rsidR="00B30251" w:rsidRPr="00094C33">
        <w:rPr>
          <w:smallCaps/>
        </w:rPr>
        <w:t>kaasukset</w:t>
      </w:r>
      <w:r w:rsidRPr="00094C33">
        <w:rPr>
          <w:smallCaps/>
        </w:rPr>
        <w:t>:</w:t>
      </w:r>
      <w:r w:rsidR="00B30251" w:rsidRPr="00A95D68">
        <w:t xml:space="preserve"> inessiivi, elatiivi, illatiivi, adessiivi, ablatiivi, allatiivi</w:t>
      </w:r>
      <w:r w:rsidR="0015732E" w:rsidRPr="00A95D68">
        <w:t xml:space="preserve">, mitä käytethään eriliikaisesti </w:t>
      </w:r>
      <w:r w:rsidR="0049629A">
        <w:t>lokatiivis-habi</w:t>
      </w:r>
      <w:r w:rsidR="00BE68AB">
        <w:t xml:space="preserve">tiivisissa </w:t>
      </w:r>
      <w:r w:rsidR="0015732E" w:rsidRPr="00A95D68">
        <w:t>syntaktiissa.</w:t>
      </w:r>
      <w:r w:rsidR="00B30251" w:rsidRPr="00A95D68">
        <w:t xml:space="preserve"> </w:t>
      </w:r>
      <w:r w:rsidR="004D4BF7" w:rsidRPr="00A95D68">
        <w:t xml:space="preserve">Viimistä kolmee </w:t>
      </w:r>
      <w:r w:rsidR="0049629A">
        <w:t>paikka</w:t>
      </w:r>
      <w:r w:rsidR="004D4BF7" w:rsidRPr="00A95D68">
        <w:t xml:space="preserve">kaasusta – adessiivii, ablatiivii ja allatiivii – saattaisimma käskeet kans </w:t>
      </w:r>
      <w:r w:rsidR="0015732E" w:rsidRPr="00BA2877">
        <w:rPr>
          <w:smallCaps/>
        </w:rPr>
        <w:t>omistus</w:t>
      </w:r>
      <w:r w:rsidR="00CF11B0">
        <w:rPr>
          <w:smallCaps/>
        </w:rPr>
        <w:t>kaasukse</w:t>
      </w:r>
      <w:r w:rsidR="004D4BF7" w:rsidRPr="00BA2877">
        <w:rPr>
          <w:smallCaps/>
        </w:rPr>
        <w:t>ksi</w:t>
      </w:r>
      <w:r w:rsidR="00B827D8">
        <w:t xml:space="preserve">, </w:t>
      </w:r>
      <w:r w:rsidR="0049629A">
        <w:t>sillä ko niitä</w:t>
      </w:r>
      <w:r w:rsidR="004D4BF7" w:rsidRPr="00A95D68">
        <w:t xml:space="preserve"> käyte</w:t>
      </w:r>
      <w:r w:rsidR="00B827D8">
        <w:t>t</w:t>
      </w:r>
      <w:r w:rsidR="004D4BF7" w:rsidRPr="00A95D68">
        <w:t xml:space="preserve">hään eriliikaisesti </w:t>
      </w:r>
      <w:r w:rsidR="00BD21B0" w:rsidRPr="00A00A24">
        <w:rPr>
          <w:caps/>
        </w:rPr>
        <w:t>omistus</w:t>
      </w:r>
      <w:r w:rsidR="0015732E" w:rsidRPr="00A95D68">
        <w:t>-syntaktiissa</w:t>
      </w:r>
      <w:ins w:id="1309" w:author="Information Services" w:date="2015-11-20T17:37:00Z">
        <w:r w:rsidR="005A7D35">
          <w:t xml:space="preserve">, </w:t>
        </w:r>
      </w:ins>
      <w:ins w:id="1310" w:author="Information Services" w:date="2015-11-20T17:38:00Z">
        <w:r w:rsidR="005A7D35">
          <w:rPr>
            <w:caps/>
          </w:rPr>
          <w:t>omistuksen muutos -</w:t>
        </w:r>
        <w:r w:rsidR="005A7D35">
          <w:t>syntaktiissa</w:t>
        </w:r>
      </w:ins>
      <w:r w:rsidR="0015732E" w:rsidRPr="00A95D68">
        <w:t xml:space="preserve"> ja </w:t>
      </w:r>
      <w:r w:rsidR="00A00A24">
        <w:rPr>
          <w:caps/>
        </w:rPr>
        <w:t>omistaajan vaihetus</w:t>
      </w:r>
      <w:r w:rsidR="0015732E" w:rsidRPr="00A95D68">
        <w:t xml:space="preserve"> -syntaktiissa</w:t>
      </w:r>
      <w:r w:rsidR="004D4BF7" w:rsidRPr="00A95D68">
        <w:t xml:space="preserve">. </w:t>
      </w:r>
      <w:r w:rsidR="004A7594">
        <w:t>Paikka</w:t>
      </w:r>
      <w:r w:rsidR="004D4BF7" w:rsidRPr="00A95D68">
        <w:t xml:space="preserve">kaasukset saattaa kans niitten suffiksin jälkhiin jakkaat </w:t>
      </w:r>
      <w:r w:rsidR="004D4BF7" w:rsidRPr="00B827D8">
        <w:rPr>
          <w:i/>
        </w:rPr>
        <w:t>s</w:t>
      </w:r>
      <w:r w:rsidR="004D4BF7" w:rsidRPr="00A95D68">
        <w:t xml:space="preserve">-kaasukshiin </w:t>
      </w:r>
      <w:r w:rsidR="0075485B">
        <w:t>(</w:t>
      </w:r>
      <w:r w:rsidR="004D4BF7" w:rsidRPr="00A95D68">
        <w:t xml:space="preserve">niitten suffiksissa oon myötä </w:t>
      </w:r>
      <w:r w:rsidR="004D4BF7" w:rsidRPr="00B827D8">
        <w:rPr>
          <w:i/>
        </w:rPr>
        <w:t>s</w:t>
      </w:r>
      <w:r w:rsidR="004D4BF7" w:rsidRPr="00A95D68">
        <w:t xml:space="preserve">-pukstaavi), joita oon inessiivi, elatiivi ja illatiivi </w:t>
      </w:r>
      <w:r w:rsidR="0075485B">
        <w:t>(</w:t>
      </w:r>
      <w:r w:rsidR="004D4BF7" w:rsidRPr="00A95D68">
        <w:t xml:space="preserve">illatiivissa ei </w:t>
      </w:r>
      <w:r w:rsidR="004D4BF7" w:rsidRPr="00B827D8">
        <w:rPr>
          <w:i/>
        </w:rPr>
        <w:t>s</w:t>
      </w:r>
      <w:r w:rsidR="004D4BF7" w:rsidRPr="00A95D68">
        <w:t xml:space="preserve"> ole myötä kaikissa </w:t>
      </w:r>
      <w:r w:rsidR="008F047A">
        <w:t>nomenityyp</w:t>
      </w:r>
      <w:r w:rsidR="004D4BF7" w:rsidRPr="00A95D68">
        <w:t xml:space="preserve">iissä), ja </w:t>
      </w:r>
      <w:r w:rsidR="004D4BF7" w:rsidRPr="00B827D8">
        <w:rPr>
          <w:i/>
        </w:rPr>
        <w:t>l</w:t>
      </w:r>
      <w:r w:rsidR="004D4BF7" w:rsidRPr="00A95D68">
        <w:t xml:space="preserve">-kaasukshiin </w:t>
      </w:r>
      <w:r w:rsidR="0075485B">
        <w:t>(</w:t>
      </w:r>
      <w:r w:rsidR="004D4BF7" w:rsidRPr="00A95D68">
        <w:t xml:space="preserve">suffiksiissa myötä </w:t>
      </w:r>
      <w:r w:rsidR="004D4BF7" w:rsidRPr="00B827D8">
        <w:rPr>
          <w:i/>
        </w:rPr>
        <w:t>l</w:t>
      </w:r>
      <w:r w:rsidR="004D4BF7" w:rsidRPr="00A95D68">
        <w:t>) eli adessiivhiin, ablatiivhiin ja allatiivhiin. Näilä kah</w:t>
      </w:r>
      <w:r w:rsidR="004D4BF7" w:rsidRPr="00A95D68">
        <w:rPr>
          <w:lang w:val="en-US"/>
        </w:rPr>
        <w:t>đ</w:t>
      </w:r>
      <w:r w:rsidR="004D4BF7" w:rsidRPr="00A95D68">
        <w:t xml:space="preserve">ela kaasusjoukola oon vähän erilaiset funksuunit </w:t>
      </w:r>
      <w:r w:rsidR="0049629A">
        <w:t>paikka</w:t>
      </w:r>
      <w:r w:rsidR="004D4BF7" w:rsidRPr="00A95D68">
        <w:t>kaasuksina</w:t>
      </w:r>
      <w:r w:rsidR="0049629A">
        <w:t>ki</w:t>
      </w:r>
      <w:r w:rsidR="004D4BF7" w:rsidRPr="00A95D68">
        <w:t>.</w:t>
      </w:r>
    </w:p>
    <w:p w14:paraId="01CD2B4D" w14:textId="66C37701" w:rsidR="004D4BF7" w:rsidRPr="00A95D68" w:rsidRDefault="004D4BF7" w:rsidP="002E01FD">
      <w:pPr>
        <w:pStyle w:val="Punktliste"/>
      </w:pPr>
      <w:r w:rsidRPr="00094C33">
        <w:rPr>
          <w:smallCaps/>
        </w:rPr>
        <w:t xml:space="preserve">Seurakaasukset </w:t>
      </w:r>
      <w:r w:rsidRPr="00A95D68">
        <w:t>eli abessiivi ja komitatiivi</w:t>
      </w:r>
      <w:r w:rsidR="0015732E" w:rsidRPr="00A95D68">
        <w:t>, joista abessiivilla muistelhaan, mitä ei ole myötä</w:t>
      </w:r>
      <w:r w:rsidR="001A4B71">
        <w:t>,</w:t>
      </w:r>
      <w:r w:rsidR="00425766" w:rsidRPr="00A95D68">
        <w:t xml:space="preserve"> ja komitatiivila, mitä oon myötä. Näistä komitatiivi oon melkhein harvinainen käytössä.</w:t>
      </w:r>
    </w:p>
    <w:p w14:paraId="319621E1" w14:textId="5ACDB5EF" w:rsidR="00425766" w:rsidRPr="00A95D68" w:rsidRDefault="00425766" w:rsidP="00425766">
      <w:pPr>
        <w:pStyle w:val="Liste-forts"/>
        <w:spacing w:before="120"/>
        <w:ind w:left="0"/>
        <w:contextualSpacing w:val="0"/>
      </w:pPr>
      <w:r w:rsidRPr="00A95D68">
        <w:t>Pluraalisila persoona</w:t>
      </w:r>
      <w:r w:rsidR="00080CE6">
        <w:t>pronomenii</w:t>
      </w:r>
      <w:r w:rsidRPr="00A95D68">
        <w:t xml:space="preserve">la </w:t>
      </w:r>
      <w:r w:rsidRPr="001A4B71">
        <w:rPr>
          <w:i/>
        </w:rPr>
        <w:t>met</w:t>
      </w:r>
      <w:r w:rsidRPr="00A95D68">
        <w:t xml:space="preserve">, </w:t>
      </w:r>
      <w:r w:rsidRPr="001A4B71">
        <w:rPr>
          <w:i/>
        </w:rPr>
        <w:t>tet</w:t>
      </w:r>
      <w:r w:rsidRPr="00A95D68">
        <w:t xml:space="preserve">, </w:t>
      </w:r>
      <w:r w:rsidRPr="001A4B71">
        <w:rPr>
          <w:i/>
        </w:rPr>
        <w:t>het</w:t>
      </w:r>
      <w:r w:rsidRPr="00A95D68">
        <w:t xml:space="preserve"> oon v</w:t>
      </w:r>
      <w:r w:rsidR="00427802">
        <w:t xml:space="preserve">ielä omat vissit </w:t>
      </w:r>
      <w:r w:rsidR="00A767A6">
        <w:t>totaali</w:t>
      </w:r>
      <w:r w:rsidR="00427802">
        <w:t>objektihaamut</w:t>
      </w:r>
      <w:r w:rsidRPr="00A95D68">
        <w:t xml:space="preserve"> </w:t>
      </w:r>
      <w:r w:rsidRPr="00B827D8">
        <w:rPr>
          <w:i/>
        </w:rPr>
        <w:t xml:space="preserve">meiđät </w:t>
      </w:r>
      <w:r w:rsidR="00BA1173" w:rsidRPr="00BA1173">
        <w:t>~</w:t>
      </w:r>
      <w:r w:rsidRPr="00B827D8">
        <w:rPr>
          <w:i/>
        </w:rPr>
        <w:t xml:space="preserve"> meät</w:t>
      </w:r>
      <w:r w:rsidR="0075485B" w:rsidRPr="0075485B">
        <w:t>,</w:t>
      </w:r>
      <w:r w:rsidRPr="00B827D8">
        <w:rPr>
          <w:i/>
        </w:rPr>
        <w:t xml:space="preserve"> teiđät </w:t>
      </w:r>
      <w:r w:rsidR="00BA1173" w:rsidRPr="00BA1173">
        <w:t>~</w:t>
      </w:r>
      <w:r w:rsidRPr="00B827D8">
        <w:rPr>
          <w:i/>
        </w:rPr>
        <w:t xml:space="preserve"> teät</w:t>
      </w:r>
      <w:r w:rsidR="0075485B" w:rsidRPr="0075485B">
        <w:t>,</w:t>
      </w:r>
      <w:r w:rsidRPr="00B827D8">
        <w:rPr>
          <w:i/>
        </w:rPr>
        <w:t xml:space="preserve"> heiđät </w:t>
      </w:r>
      <w:r w:rsidR="00BA1173" w:rsidRPr="00BA1173">
        <w:t>~</w:t>
      </w:r>
      <w:r w:rsidRPr="00B827D8">
        <w:rPr>
          <w:i/>
        </w:rPr>
        <w:t xml:space="preserve"> heät</w:t>
      </w:r>
      <w:r w:rsidRPr="00A95D68">
        <w:t xml:space="preserve">, mitä kuttuthaan kans </w:t>
      </w:r>
      <w:r w:rsidRPr="00337C4A">
        <w:rPr>
          <w:smallCaps/>
        </w:rPr>
        <w:t>akkusatiivi</w:t>
      </w:r>
      <w:r w:rsidR="00B827D8" w:rsidRPr="00337C4A">
        <w:rPr>
          <w:smallCaps/>
        </w:rPr>
        <w:t>haamuksi</w:t>
      </w:r>
      <w:r w:rsidRPr="00A95D68">
        <w:t>.</w:t>
      </w:r>
    </w:p>
    <w:p w14:paraId="45F8E1B2" w14:textId="77777777" w:rsidR="00B30251" w:rsidRPr="00A95D68" w:rsidRDefault="00B30251" w:rsidP="002A50B8">
      <w:pPr>
        <w:pStyle w:val="Overskrift3"/>
      </w:pPr>
      <w:bookmarkStart w:id="1311" w:name="_Toc84998039"/>
      <w:bookmarkStart w:id="1312" w:name="_Toc198266937"/>
      <w:bookmarkStart w:id="1313" w:name="_Toc209168689"/>
      <w:bookmarkStart w:id="1314" w:name="_Toc241129309"/>
      <w:bookmarkStart w:id="1315" w:name="_Toc311273816"/>
      <w:r w:rsidRPr="00A95D68">
        <w:t>Nominatiivi</w:t>
      </w:r>
      <w:bookmarkEnd w:id="1311"/>
      <w:bookmarkEnd w:id="1312"/>
      <w:bookmarkEnd w:id="1313"/>
      <w:bookmarkEnd w:id="1314"/>
      <w:bookmarkEnd w:id="1315"/>
    </w:p>
    <w:p w14:paraId="62D71DB1" w14:textId="719AFFC4" w:rsidR="00B55D61" w:rsidRPr="00A95D68" w:rsidRDefault="00B55D61" w:rsidP="00B55D61">
      <w:pPr>
        <w:pStyle w:val="Overskrift4"/>
      </w:pPr>
      <w:bookmarkStart w:id="1316" w:name="_Toc311273817"/>
      <w:r w:rsidRPr="00A95D68">
        <w:t>Singulaarin nominatiivi</w:t>
      </w:r>
      <w:bookmarkEnd w:id="1316"/>
    </w:p>
    <w:p w14:paraId="7B4727DD" w14:textId="2857CC52" w:rsidR="00FF701F" w:rsidRPr="00A95D68" w:rsidRDefault="002A50B8" w:rsidP="00BD2A19">
      <w:pPr>
        <w:pStyle w:val="Brdtekst"/>
        <w:spacing w:before="120"/>
      </w:pPr>
      <w:r w:rsidRPr="00506967">
        <w:rPr>
          <w:smallCaps/>
        </w:rPr>
        <w:t>Singulaarin n</w:t>
      </w:r>
      <w:r w:rsidR="00B30251" w:rsidRPr="00506967">
        <w:rPr>
          <w:smallCaps/>
        </w:rPr>
        <w:t>ominatiivi</w:t>
      </w:r>
      <w:r w:rsidR="00B30251" w:rsidRPr="00A95D68">
        <w:t xml:space="preserve"> oon se haamu, mikä oon hakemasanana sanakirjoissa ja sanalistoissa. </w:t>
      </w:r>
      <w:r w:rsidR="00FF701F" w:rsidRPr="00A95D68">
        <w:t>Singulaarin nominatiivi</w:t>
      </w:r>
      <w:r w:rsidR="00430053">
        <w:t>lla</w:t>
      </w:r>
      <w:r w:rsidR="00FF701F" w:rsidRPr="00A95D68">
        <w:t xml:space="preserve"> ei ole mithään ommaa suffiksii. Met häy</w:t>
      </w:r>
      <w:r w:rsidR="00FF701F" w:rsidRPr="00A95D68">
        <w:rPr>
          <w:lang w:val="en-US"/>
        </w:rPr>
        <w:t>đ</w:t>
      </w:r>
      <w:r w:rsidR="00FF701F" w:rsidRPr="00A95D68">
        <w:t>ymä kuitenki muistaat, ette nominatiivihaamu ei aina ole sama ko sanan ranka, ja se oon ranka eikä nominatiivihaamu, mitä käytämä sannoin taivutuksessa.</w:t>
      </w:r>
    </w:p>
    <w:p w14:paraId="1867BA72" w14:textId="77777777" w:rsidR="00F904D4" w:rsidRDefault="00B30251" w:rsidP="00BD2A19">
      <w:pPr>
        <w:pStyle w:val="Brdtekst"/>
        <w:spacing w:before="120"/>
      </w:pPr>
      <w:r w:rsidRPr="00A95D68">
        <w:t>S</w:t>
      </w:r>
      <w:r w:rsidR="00FF701F" w:rsidRPr="00A95D68">
        <w:t>ingulaarin nominatiivi</w:t>
      </w:r>
      <w:r w:rsidRPr="00A95D68">
        <w:t xml:space="preserve"> oon tavalinen syntaktin subjektin</w:t>
      </w:r>
      <w:r w:rsidR="002C31FA" w:rsidRPr="00A95D68">
        <w:t xml:space="preserve"> </w:t>
      </w:r>
      <w:r w:rsidR="0075485B">
        <w:t>(</w:t>
      </w:r>
      <w:r w:rsidR="002C31FA" w:rsidRPr="00A95D68">
        <w:t>1)</w:t>
      </w:r>
      <w:r w:rsidRPr="00A95D68">
        <w:t xml:space="preserve"> ja predikatiivin</w:t>
      </w:r>
      <w:r w:rsidR="002C31FA" w:rsidRPr="00A95D68">
        <w:t xml:space="preserve"> </w:t>
      </w:r>
      <w:r w:rsidR="0075485B">
        <w:t>(</w:t>
      </w:r>
      <w:r w:rsidR="002C31FA" w:rsidRPr="00A95D68">
        <w:t>2)</w:t>
      </w:r>
      <w:r w:rsidRPr="00A95D68">
        <w:t xml:space="preserve"> kaasuksena; muutoin ei singulaarin nominatiivii juuri syntaktiissa käytetä</w:t>
      </w:r>
      <w:r w:rsidR="00F904D4">
        <w:t>.</w:t>
      </w:r>
    </w:p>
    <w:p w14:paraId="660D64B4" w14:textId="37000FB7" w:rsidR="00B30251" w:rsidRPr="00A95D68" w:rsidRDefault="0075485B" w:rsidP="00BD2A19">
      <w:pPr>
        <w:pStyle w:val="Liste"/>
        <w:spacing w:before="120" w:after="120"/>
        <w:ind w:left="0" w:firstLine="0"/>
        <w:contextualSpacing w:val="0"/>
      </w:pPr>
      <w:r>
        <w:t>(</w:t>
      </w:r>
      <w:r w:rsidR="002C31FA" w:rsidRPr="00A95D68">
        <w:t xml:space="preserve">1) </w:t>
      </w:r>
      <w:r w:rsidR="00B30251" w:rsidRPr="003417A4">
        <w:rPr>
          <w:i/>
        </w:rPr>
        <w:t>Nuutti</w:t>
      </w:r>
      <w:r w:rsidR="00B30251" w:rsidRPr="00A95D68">
        <w:t xml:space="preserve"> tuli Kööpenhaminhaan.</w:t>
      </w:r>
    </w:p>
    <w:p w14:paraId="03533BCC" w14:textId="6A3A1F85" w:rsidR="00B30251" w:rsidRPr="00A95D68" w:rsidRDefault="0075485B" w:rsidP="00231385">
      <w:pPr>
        <w:pStyle w:val="Liste"/>
        <w:spacing w:before="120" w:after="120"/>
        <w:ind w:left="0" w:firstLine="0"/>
        <w:contextualSpacing w:val="0"/>
      </w:pPr>
      <w:r>
        <w:t>(</w:t>
      </w:r>
      <w:r w:rsidR="002C31FA" w:rsidRPr="00A95D68">
        <w:t xml:space="preserve">2) </w:t>
      </w:r>
      <w:r w:rsidR="00B30251" w:rsidRPr="00A95D68">
        <w:t xml:space="preserve">Sie olet </w:t>
      </w:r>
      <w:r w:rsidR="00E36E39">
        <w:t>[</w:t>
      </w:r>
      <w:r w:rsidR="00B30251" w:rsidRPr="003417A4">
        <w:rPr>
          <w:i/>
        </w:rPr>
        <w:t>soma ihminen</w:t>
      </w:r>
      <w:r w:rsidR="00E36E39">
        <w:t>]</w:t>
      </w:r>
      <w:r w:rsidR="00B30251" w:rsidRPr="00A95D68">
        <w:t>.</w:t>
      </w:r>
    </w:p>
    <w:p w14:paraId="5C156823" w14:textId="3C48DB02" w:rsidR="0016238F" w:rsidRPr="00A95D68" w:rsidRDefault="0016238F" w:rsidP="0016238F">
      <w:pPr>
        <w:pStyle w:val="Overskrift4"/>
      </w:pPr>
      <w:bookmarkStart w:id="1317" w:name="_Toc311273818"/>
      <w:r w:rsidRPr="00A95D68">
        <w:t>Pluraalin nominatiivi</w:t>
      </w:r>
      <w:bookmarkEnd w:id="1317"/>
    </w:p>
    <w:p w14:paraId="17BDEC5C" w14:textId="068FD3C3" w:rsidR="00B55D61" w:rsidRPr="00A95D68" w:rsidRDefault="00B55D61" w:rsidP="008B6F34">
      <w:pPr>
        <w:pStyle w:val="Brdtekst"/>
        <w:spacing w:before="120"/>
      </w:pPr>
      <w:bookmarkStart w:id="1318" w:name="_Toc84998040"/>
      <w:bookmarkStart w:id="1319" w:name="_Toc198266938"/>
      <w:bookmarkStart w:id="1320" w:name="_Toc209168690"/>
      <w:r w:rsidRPr="00A95D68">
        <w:t xml:space="preserve">Pluraalin nominatiivi oon, paitti subjektin </w:t>
      </w:r>
      <w:r w:rsidR="0075485B">
        <w:t>(</w:t>
      </w:r>
      <w:r w:rsidR="0016238F" w:rsidRPr="00A95D68">
        <w:t>1</w:t>
      </w:r>
      <w:r w:rsidRPr="00A95D68">
        <w:t xml:space="preserve">, </w:t>
      </w:r>
      <w:r w:rsidR="0016238F" w:rsidRPr="00A95D68">
        <w:t>2</w:t>
      </w:r>
      <w:r w:rsidRPr="00A95D68">
        <w:t xml:space="preserve">) ja predikatiivin kaasus </w:t>
      </w:r>
      <w:r w:rsidR="0075485B">
        <w:t>(</w:t>
      </w:r>
      <w:r w:rsidR="0016238F" w:rsidRPr="00A95D68">
        <w:t>2</w:t>
      </w:r>
      <w:r w:rsidRPr="00A95D68">
        <w:t xml:space="preserve">), kans objektin kaasus </w:t>
      </w:r>
      <w:r w:rsidR="00E36E39">
        <w:t>tekemis</w:t>
      </w:r>
      <w:r w:rsidR="0016238F" w:rsidRPr="00A95D68">
        <w:t xml:space="preserve">syntaktiissa </w:t>
      </w:r>
      <w:r w:rsidR="0075485B">
        <w:t>(</w:t>
      </w:r>
      <w:r w:rsidR="000B13F7" w:rsidRPr="00A95D68">
        <w:t>3</w:t>
      </w:r>
      <w:r w:rsidR="00E36E39">
        <w:t>, 4, 5</w:t>
      </w:r>
      <w:r w:rsidR="0016238F" w:rsidRPr="00A95D68">
        <w:t>)</w:t>
      </w:r>
      <w:r w:rsidR="00E36E39">
        <w:t>.</w:t>
      </w:r>
    </w:p>
    <w:p w14:paraId="5473EB6A" w14:textId="08AC9BCB" w:rsidR="00B55D61" w:rsidRPr="00A95D68" w:rsidRDefault="0075485B" w:rsidP="00B55D61">
      <w:pPr>
        <w:pStyle w:val="Liste"/>
        <w:spacing w:before="120" w:after="120"/>
        <w:ind w:left="0" w:firstLine="0"/>
        <w:contextualSpacing w:val="0"/>
      </w:pPr>
      <w:r>
        <w:t>(</w:t>
      </w:r>
      <w:r w:rsidR="0016238F" w:rsidRPr="00A95D68">
        <w:t>1</w:t>
      </w:r>
      <w:r w:rsidR="00B55D61" w:rsidRPr="00A95D68">
        <w:t xml:space="preserve">) </w:t>
      </w:r>
      <w:r w:rsidR="00B55D61" w:rsidRPr="00263F5B">
        <w:rPr>
          <w:i/>
        </w:rPr>
        <w:t>Pojat</w:t>
      </w:r>
      <w:r w:rsidR="00B55D61" w:rsidRPr="00A95D68">
        <w:t xml:space="preserve"> opithaan ~ oppiva</w:t>
      </w:r>
      <w:r>
        <w:t>(</w:t>
      </w:r>
      <w:r w:rsidR="00B55D61" w:rsidRPr="00A95D68">
        <w:t>t) kainun kieltä</w:t>
      </w:r>
    </w:p>
    <w:p w14:paraId="7E1B2875" w14:textId="7C2A1738" w:rsidR="00B55D61" w:rsidRPr="00A95D68" w:rsidRDefault="0075485B" w:rsidP="00B55D61">
      <w:pPr>
        <w:pStyle w:val="Liste"/>
        <w:spacing w:before="120" w:after="120"/>
        <w:ind w:left="0" w:firstLine="0"/>
        <w:contextualSpacing w:val="0"/>
      </w:pPr>
      <w:r>
        <w:t>(</w:t>
      </w:r>
      <w:r w:rsidR="0016238F" w:rsidRPr="00A95D68">
        <w:t>2</w:t>
      </w:r>
      <w:r w:rsidR="00B55D61" w:rsidRPr="00A95D68">
        <w:t xml:space="preserve">) </w:t>
      </w:r>
      <w:r w:rsidR="00E36E39">
        <w:t>[</w:t>
      </w:r>
      <w:r w:rsidR="00B55D61" w:rsidRPr="00263F5B">
        <w:rPr>
          <w:i/>
        </w:rPr>
        <w:t>Vanhaat kainulaiset</w:t>
      </w:r>
      <w:r w:rsidR="00E36E39">
        <w:t>]</w:t>
      </w:r>
      <w:r w:rsidR="00B55D61" w:rsidRPr="00A95D68">
        <w:t xml:space="preserve"> olthiin </w:t>
      </w:r>
      <w:r w:rsidR="00E36E39">
        <w:t>[</w:t>
      </w:r>
      <w:r w:rsidR="00B55D61" w:rsidRPr="00263F5B">
        <w:rPr>
          <w:i/>
        </w:rPr>
        <w:t>sepät ihmiset</w:t>
      </w:r>
      <w:r w:rsidR="00E36E39">
        <w:t>]</w:t>
      </w:r>
      <w:r w:rsidR="00B55D61" w:rsidRPr="00A95D68">
        <w:t>.</w:t>
      </w:r>
    </w:p>
    <w:p w14:paraId="72EC005E" w14:textId="6CFD0A5B" w:rsidR="00B55D61" w:rsidRPr="00A95D68" w:rsidRDefault="0075485B" w:rsidP="00B55D61">
      <w:pPr>
        <w:pStyle w:val="Liste"/>
        <w:spacing w:before="120" w:after="120"/>
        <w:ind w:left="0" w:firstLine="0"/>
        <w:contextualSpacing w:val="0"/>
      </w:pPr>
      <w:r>
        <w:t>(</w:t>
      </w:r>
      <w:r w:rsidR="0016238F" w:rsidRPr="00A95D68">
        <w:t>3</w:t>
      </w:r>
      <w:r w:rsidR="00B55D61" w:rsidRPr="00A95D68">
        <w:t xml:space="preserve">) Met pesimä </w:t>
      </w:r>
      <w:r w:rsidR="005E7C7D">
        <w:rPr>
          <w:i/>
        </w:rPr>
        <w:t xml:space="preserve">laattiit </w:t>
      </w:r>
      <w:r w:rsidR="00BA1173" w:rsidRPr="00BA1173">
        <w:t>~</w:t>
      </w:r>
      <w:r w:rsidR="005E7C7D">
        <w:t xml:space="preserve"> </w:t>
      </w:r>
      <w:r w:rsidR="00B55D61" w:rsidRPr="00263F5B">
        <w:rPr>
          <w:i/>
        </w:rPr>
        <w:t>laattiat</w:t>
      </w:r>
      <w:r w:rsidR="00B55D61" w:rsidRPr="00A95D68">
        <w:t>.</w:t>
      </w:r>
    </w:p>
    <w:p w14:paraId="078A01CE" w14:textId="3ED50ABE" w:rsidR="00B55D61" w:rsidRPr="00A95D68" w:rsidRDefault="0075485B" w:rsidP="008B6F34">
      <w:pPr>
        <w:pStyle w:val="Brdtekst"/>
        <w:spacing w:before="120"/>
      </w:pPr>
      <w:r>
        <w:t>(</w:t>
      </w:r>
      <w:r w:rsidR="0016238F" w:rsidRPr="00A95D68">
        <w:t xml:space="preserve">4) Muori osti </w:t>
      </w:r>
      <w:r w:rsidR="0016238F" w:rsidRPr="00263F5B">
        <w:rPr>
          <w:i/>
        </w:rPr>
        <w:t>kengät</w:t>
      </w:r>
      <w:r w:rsidR="0016238F" w:rsidRPr="00A95D68">
        <w:t xml:space="preserve"> </w:t>
      </w:r>
      <w:r w:rsidR="005F4217">
        <w:t>Matil</w:t>
      </w:r>
      <w:r w:rsidR="0016238F" w:rsidRPr="00263F5B">
        <w:t>e</w:t>
      </w:r>
      <w:r w:rsidR="0016238F" w:rsidRPr="00A95D68">
        <w:t>.</w:t>
      </w:r>
    </w:p>
    <w:p w14:paraId="703E53FE" w14:textId="3125D264" w:rsidR="0016238F" w:rsidRPr="00A95D68" w:rsidRDefault="0075485B" w:rsidP="008B6F34">
      <w:pPr>
        <w:pStyle w:val="Brdtekst"/>
        <w:spacing w:before="120"/>
      </w:pPr>
      <w:r>
        <w:t>(</w:t>
      </w:r>
      <w:r w:rsidR="0016238F" w:rsidRPr="00A95D68">
        <w:t xml:space="preserve">5) </w:t>
      </w:r>
      <w:r w:rsidR="00B637D9" w:rsidRPr="00A95D68">
        <w:t xml:space="preserve">Faari vei </w:t>
      </w:r>
      <w:r w:rsidR="00B637D9" w:rsidRPr="00263F5B">
        <w:rPr>
          <w:i/>
        </w:rPr>
        <w:t>roskat</w:t>
      </w:r>
      <w:r w:rsidR="00855FE8" w:rsidRPr="00A95D68">
        <w:t xml:space="preserve"> tunki/hoon.</w:t>
      </w:r>
    </w:p>
    <w:p w14:paraId="6764CC9D" w14:textId="77777777" w:rsidR="00F904D4" w:rsidRDefault="008B6F34" w:rsidP="008B6F34">
      <w:pPr>
        <w:pStyle w:val="Brdtekst"/>
        <w:spacing w:before="120"/>
      </w:pPr>
      <w:r w:rsidRPr="00A95D68">
        <w:t>Pluraalin nominatiivissa pluraalin suffiksi oon aina</w:t>
      </w:r>
      <w:r w:rsidRPr="00A95D68">
        <w:rPr>
          <w:b/>
        </w:rPr>
        <w:t xml:space="preserve"> </w:t>
      </w:r>
      <w:r w:rsidRPr="00263F5B">
        <w:rPr>
          <w:i/>
        </w:rPr>
        <w:t>t</w:t>
      </w:r>
      <w:r w:rsidRPr="00A95D68">
        <w:t xml:space="preserve">. Tämän pluraalin </w:t>
      </w:r>
      <w:r w:rsidRPr="00263F5B">
        <w:rPr>
          <w:i/>
        </w:rPr>
        <w:t>t</w:t>
      </w:r>
      <w:r w:rsidRPr="00A95D68">
        <w:t xml:space="preserve">:n lisäthään aina sanan vokaalirankhaan. Jos sanan vokaalirangassa oon graadivaihettelluu </w:t>
      </w:r>
      <w:r w:rsidR="0075485B">
        <w:t>(</w:t>
      </w:r>
      <w:r w:rsidR="008F047A">
        <w:t>nomenityyp</w:t>
      </w:r>
      <w:r w:rsidRPr="00A95D68">
        <w:t xml:space="preserve">it 1 ja 2 eli lyhykäisvokaaliset rangat), puraalin </w:t>
      </w:r>
      <w:r w:rsidRPr="00263F5B">
        <w:rPr>
          <w:i/>
        </w:rPr>
        <w:t>t</w:t>
      </w:r>
      <w:r w:rsidRPr="00A95D68">
        <w:t xml:space="preserve">:n lisäthään aina </w:t>
      </w:r>
      <w:r w:rsidR="005F714F">
        <w:t>alimai</w:t>
      </w:r>
      <w:r w:rsidRPr="00A95D68">
        <w:t xml:space="preserve">sen graadin rankhaan. Esimerkiksi </w:t>
      </w:r>
      <w:r w:rsidR="0075485B">
        <w:t>(</w:t>
      </w:r>
      <w:r w:rsidRPr="00A95D68">
        <w:t xml:space="preserve">vaihettelu </w:t>
      </w:r>
      <w:r w:rsidR="00CE2B0B">
        <w:t>I:0</w:t>
      </w:r>
      <w:r w:rsidRPr="00A95D68">
        <w:t xml:space="preserve">) </w:t>
      </w:r>
      <w:r w:rsidRPr="00263F5B">
        <w:rPr>
          <w:i/>
        </w:rPr>
        <w:t xml:space="preserve">aika </w:t>
      </w:r>
      <w:r w:rsidR="0075485B" w:rsidRPr="0075485B">
        <w:t>:</w:t>
      </w:r>
      <w:r w:rsidRPr="00263F5B">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Pr="00263F5B">
        <w:rPr>
          <w:i/>
        </w:rPr>
        <w:t>t</w:t>
      </w:r>
      <w:r w:rsidR="0075485B" w:rsidRPr="0075485B">
        <w:t>,</w:t>
      </w:r>
      <w:r w:rsidRPr="00263F5B">
        <w:rPr>
          <w:i/>
        </w:rPr>
        <w:t xml:space="preserve"> lupa </w:t>
      </w:r>
      <w:r w:rsidR="0075485B" w:rsidRPr="0075485B">
        <w:t>:</w:t>
      </w:r>
      <w:r w:rsidRPr="00263F5B">
        <w:rPr>
          <w:i/>
        </w:rPr>
        <w:t xml:space="preserve"> luva</w:t>
      </w:r>
      <w:r w:rsidR="0098090B" w:rsidRPr="0098090B">
        <w:t>/</w:t>
      </w:r>
      <w:r w:rsidRPr="00263F5B">
        <w:rPr>
          <w:i/>
        </w:rPr>
        <w:t>t</w:t>
      </w:r>
      <w:r w:rsidR="0075485B" w:rsidRPr="0075485B">
        <w:t>,</w:t>
      </w:r>
      <w:r w:rsidRPr="00263F5B">
        <w:rPr>
          <w:i/>
        </w:rPr>
        <w:t xml:space="preserve"> ranta </w:t>
      </w:r>
      <w:r w:rsidR="0075485B" w:rsidRPr="0075485B">
        <w:t>:</w:t>
      </w:r>
      <w:r w:rsidRPr="00263F5B">
        <w:rPr>
          <w:i/>
        </w:rPr>
        <w:t xml:space="preserve"> ranna</w:t>
      </w:r>
      <w:r w:rsidR="0098090B" w:rsidRPr="0098090B">
        <w:t>/</w:t>
      </w:r>
      <w:r w:rsidRPr="00263F5B">
        <w:rPr>
          <w:i/>
        </w:rPr>
        <w:t>t</w:t>
      </w:r>
      <w:r w:rsidR="0075485B" w:rsidRPr="0075485B">
        <w:t>,</w:t>
      </w:r>
      <w:r w:rsidRPr="00263F5B">
        <w:rPr>
          <w:i/>
        </w:rPr>
        <w:t xml:space="preserve"> käsi </w:t>
      </w:r>
      <w:r w:rsidR="0075485B" w:rsidRPr="0075485B">
        <w:t>:</w:t>
      </w:r>
      <w:r w:rsidRPr="00263F5B">
        <w:rPr>
          <w:i/>
        </w:rPr>
        <w:t xml:space="preserve"> kä</w:t>
      </w:r>
      <w:r w:rsidR="0075485B" w:rsidRPr="0075485B">
        <w:t>(</w:t>
      </w:r>
      <w:r w:rsidRPr="00263F5B">
        <w:rPr>
          <w:i/>
          <w:lang w:val="en-US"/>
        </w:rPr>
        <w:t>đ</w:t>
      </w:r>
      <w:r w:rsidR="0075485B" w:rsidRPr="0075485B">
        <w:rPr>
          <w:lang w:val="en-US"/>
        </w:rPr>
        <w:t>)</w:t>
      </w:r>
      <w:r w:rsidRPr="00263F5B">
        <w:rPr>
          <w:i/>
        </w:rPr>
        <w:t>e</w:t>
      </w:r>
      <w:r w:rsidR="0098090B" w:rsidRPr="0098090B">
        <w:t>/</w:t>
      </w:r>
      <w:r w:rsidR="00263F5B">
        <w:rPr>
          <w:i/>
        </w:rPr>
        <w:t>t</w:t>
      </w:r>
      <w:r w:rsidRPr="00A95D68">
        <w:t xml:space="preserve">, </w:t>
      </w:r>
      <w:r w:rsidR="0075485B">
        <w:t>(</w:t>
      </w:r>
      <w:r w:rsidR="00B94D12">
        <w:t>II:I</w:t>
      </w:r>
      <w:r w:rsidRPr="00A95D68">
        <w:t xml:space="preserve">) </w:t>
      </w:r>
      <w:r w:rsidR="0079250A">
        <w:rPr>
          <w:i/>
        </w:rPr>
        <w:t xml:space="preserve">niitty </w:t>
      </w:r>
      <w:r w:rsidR="0075485B" w:rsidRPr="0075485B">
        <w:t>:</w:t>
      </w:r>
      <w:r w:rsidR="0079250A">
        <w:rPr>
          <w:i/>
        </w:rPr>
        <w:t xml:space="preserve"> niity</w:t>
      </w:r>
      <w:r w:rsidR="0098090B" w:rsidRPr="0098090B">
        <w:t>/</w:t>
      </w:r>
      <w:r w:rsidR="0079250A">
        <w:rPr>
          <w:i/>
        </w:rPr>
        <w:t>t</w:t>
      </w:r>
      <w:r w:rsidR="0075485B" w:rsidRPr="0075485B">
        <w:t>,</w:t>
      </w:r>
      <w:r w:rsidR="0079250A">
        <w:rPr>
          <w:i/>
        </w:rPr>
        <w:t xml:space="preserve"> </w:t>
      </w:r>
      <w:r w:rsidR="007A0827">
        <w:rPr>
          <w:i/>
        </w:rPr>
        <w:t xml:space="preserve">vittikko </w:t>
      </w:r>
      <w:r w:rsidR="0075485B" w:rsidRPr="0075485B">
        <w:t>:</w:t>
      </w:r>
      <w:r w:rsidR="007A0827">
        <w:rPr>
          <w:i/>
        </w:rPr>
        <w:t xml:space="preserve"> vittiko</w:t>
      </w:r>
      <w:r w:rsidR="0098090B" w:rsidRPr="0098090B">
        <w:t>/</w:t>
      </w:r>
      <w:r w:rsidR="007A0827">
        <w:rPr>
          <w:i/>
        </w:rPr>
        <w:t>t</w:t>
      </w:r>
      <w:r w:rsidR="0075485B" w:rsidRPr="0075485B">
        <w:t>,</w:t>
      </w:r>
      <w:r w:rsidR="007A0827">
        <w:rPr>
          <w:i/>
        </w:rPr>
        <w:t xml:space="preserve"> </w:t>
      </w:r>
      <w:r w:rsidRPr="00263F5B">
        <w:rPr>
          <w:i/>
        </w:rPr>
        <w:t xml:space="preserve">pappi </w:t>
      </w:r>
      <w:r w:rsidR="0075485B" w:rsidRPr="0075485B">
        <w:t>:</w:t>
      </w:r>
      <w:r w:rsidRPr="00263F5B">
        <w:rPr>
          <w:i/>
        </w:rPr>
        <w:t xml:space="preserve"> papi</w:t>
      </w:r>
      <w:r w:rsidR="0098090B" w:rsidRPr="0098090B">
        <w:t>/</w:t>
      </w:r>
      <w:r w:rsidRPr="00263F5B">
        <w:rPr>
          <w:i/>
        </w:rPr>
        <w:t>t</w:t>
      </w:r>
      <w:r w:rsidR="0075485B" w:rsidRPr="0075485B">
        <w:t>,</w:t>
      </w:r>
      <w:r w:rsidRPr="00263F5B">
        <w:rPr>
          <w:i/>
        </w:rPr>
        <w:t xml:space="preserve"> lamppu </w:t>
      </w:r>
      <w:r w:rsidR="0075485B" w:rsidRPr="0075485B">
        <w:t>:</w:t>
      </w:r>
      <w:r w:rsidRPr="00263F5B">
        <w:rPr>
          <w:i/>
        </w:rPr>
        <w:t xml:space="preserve"> lampu</w:t>
      </w:r>
      <w:r w:rsidR="0098090B" w:rsidRPr="0098090B">
        <w:t>/</w:t>
      </w:r>
      <w:r w:rsidRPr="00263F5B">
        <w:rPr>
          <w:i/>
        </w:rPr>
        <w:t>t</w:t>
      </w:r>
      <w:r w:rsidRPr="00A95D68">
        <w:t xml:space="preserve">. Muut konsonantit ko </w:t>
      </w:r>
      <w:r w:rsidRPr="000A3BA9">
        <w:rPr>
          <w:i/>
        </w:rPr>
        <w:t>k</w:t>
      </w:r>
      <w:r w:rsidR="0075485B" w:rsidRPr="0075485B">
        <w:t>,</w:t>
      </w:r>
      <w:r w:rsidRPr="000A3BA9">
        <w:rPr>
          <w:i/>
        </w:rPr>
        <w:t xml:space="preserve"> t</w:t>
      </w:r>
      <w:r w:rsidRPr="00A95D68">
        <w:t xml:space="preserve"> ja </w:t>
      </w:r>
      <w:r w:rsidRPr="000A3BA9">
        <w:rPr>
          <w:i/>
        </w:rPr>
        <w:t>p</w:t>
      </w:r>
      <w:r w:rsidRPr="00A95D68">
        <w:t xml:space="preserve"> oon pluraalin nominatiivissa juuri samanlaiset ko singulaarin nominatiivissa.</w:t>
      </w:r>
      <w:r w:rsidR="000A4B27">
        <w:t xml:space="preserve"> </w:t>
      </w:r>
      <w:r w:rsidRPr="00A95D68">
        <w:t xml:space="preserve">– Muistama kans, ette osa </w:t>
      </w:r>
      <w:r w:rsidRPr="000A3BA9">
        <w:rPr>
          <w:i/>
        </w:rPr>
        <w:t>tt</w:t>
      </w:r>
      <w:r w:rsidRPr="00A95D68">
        <w:t xml:space="preserve">-rankakonsonantiista oon semmoiset, ettei niissä ole ollenkhaan graadivaihettelluu, niin ko </w:t>
      </w:r>
      <w:r w:rsidRPr="000A3BA9">
        <w:rPr>
          <w:i/>
        </w:rPr>
        <w:t xml:space="preserve">mettä </w:t>
      </w:r>
      <w:r w:rsidR="0075485B" w:rsidRPr="0075485B">
        <w:t>:</w:t>
      </w:r>
      <w:r w:rsidRPr="000A3BA9">
        <w:rPr>
          <w:i/>
        </w:rPr>
        <w:t xml:space="preserve"> mettä</w:t>
      </w:r>
      <w:r w:rsidR="0098090B" w:rsidRPr="0098090B">
        <w:t>/</w:t>
      </w:r>
      <w:r w:rsidRPr="000A3BA9">
        <w:rPr>
          <w:i/>
        </w:rPr>
        <w:t>t</w:t>
      </w:r>
      <w:r w:rsidR="00F904D4">
        <w:t>.</w:t>
      </w:r>
    </w:p>
    <w:p w14:paraId="5025BE54" w14:textId="5E686E85" w:rsidR="008B6F34" w:rsidRPr="00A95D68" w:rsidRDefault="005D2439" w:rsidP="008B6F34">
      <w:pPr>
        <w:pStyle w:val="Brdtekst"/>
        <w:spacing w:before="120"/>
      </w:pPr>
      <w:r>
        <w:t>Tyypin 3</w:t>
      </w:r>
      <w:r w:rsidR="008B6F34" w:rsidRPr="00A95D68">
        <w:t xml:space="preserve"> pitkävokaalishiin rankhoin </w:t>
      </w:r>
      <w:r w:rsidR="00862927" w:rsidRPr="00A95D68">
        <w:t xml:space="preserve">pluraalin </w:t>
      </w:r>
      <w:r w:rsidR="00862927" w:rsidRPr="003E1EFC">
        <w:rPr>
          <w:i/>
        </w:rPr>
        <w:t>t</w:t>
      </w:r>
      <w:r w:rsidR="00862927" w:rsidRPr="00A95D68">
        <w:t>:n</w:t>
      </w:r>
      <w:r w:rsidR="008B6F34" w:rsidRPr="00A95D68">
        <w:t xml:space="preserve"> lisäthään niitten ainuhaan vokaalirankhaan. Näissä ei siis vokaalirangassa ole vaihettelluu, mutta tyypin 3.2 pitkävokaalisten nomeniitten vokaaliranka oon </w:t>
      </w:r>
      <w:r>
        <w:t xml:space="preserve">yhtä </w:t>
      </w:r>
      <w:r w:rsidR="008B6F34" w:rsidRPr="00A95D68">
        <w:t xml:space="preserve">graadii ylempi ko niitten konsonanttiranka. Esimerkiksi </w:t>
      </w:r>
      <w:r w:rsidR="0075485B">
        <w:t>(</w:t>
      </w:r>
      <w:r w:rsidR="00273DC3">
        <w:t>vaihettelu I:</w:t>
      </w:r>
      <w:r w:rsidR="008B6F34" w:rsidRPr="00A95D68">
        <w:t xml:space="preserve">II) </w:t>
      </w:r>
      <w:r w:rsidR="008B6F34" w:rsidRPr="00BD47D5">
        <w:rPr>
          <w:i/>
        </w:rPr>
        <w:t xml:space="preserve">rakas </w:t>
      </w:r>
      <w:r w:rsidR="0075485B" w:rsidRPr="0075485B">
        <w:t>:</w:t>
      </w:r>
      <w:r w:rsidR="008B6F34" w:rsidRPr="00BD47D5">
        <w:rPr>
          <w:i/>
        </w:rPr>
        <w:t xml:space="preserve"> rakkhaa</w:t>
      </w:r>
      <w:r w:rsidR="0098090B" w:rsidRPr="0098090B">
        <w:t>/</w:t>
      </w:r>
      <w:r w:rsidR="00462AB0" w:rsidRPr="00BD47D5">
        <w:rPr>
          <w:i/>
        </w:rPr>
        <w:t>t</w:t>
      </w:r>
      <w:r w:rsidR="0075485B" w:rsidRPr="0075485B">
        <w:t>,</w:t>
      </w:r>
      <w:r w:rsidR="008B6F34" w:rsidRPr="00BD47D5">
        <w:rPr>
          <w:i/>
        </w:rPr>
        <w:t xml:space="preserve"> voimakas </w:t>
      </w:r>
      <w:r w:rsidR="0075485B" w:rsidRPr="0075485B">
        <w:t>:</w:t>
      </w:r>
      <w:r w:rsidR="008B6F34" w:rsidRPr="00BD47D5">
        <w:rPr>
          <w:i/>
        </w:rPr>
        <w:t xml:space="preserve"> voimakkhaa</w:t>
      </w:r>
      <w:r w:rsidR="0098090B" w:rsidRPr="0098090B">
        <w:t>/</w:t>
      </w:r>
      <w:r w:rsidR="00462AB0" w:rsidRPr="00BD47D5">
        <w:rPr>
          <w:i/>
        </w:rPr>
        <w:t>t</w:t>
      </w:r>
      <w:r w:rsidR="008B6F34" w:rsidRPr="00A95D68">
        <w:t xml:space="preserve">, </w:t>
      </w:r>
      <w:r w:rsidR="0075485B">
        <w:t>(</w:t>
      </w:r>
      <w:r w:rsidR="00273DC3">
        <w:t>vaihettelu 0:</w:t>
      </w:r>
      <w:r w:rsidR="008B6F34" w:rsidRPr="00A95D68">
        <w:t>I)</w:t>
      </w:r>
      <w:r w:rsidR="003E1EFC" w:rsidRPr="003E1EFC">
        <w:rPr>
          <w:i/>
        </w:rPr>
        <w:t xml:space="preserve"> </w:t>
      </w:r>
      <w:r w:rsidR="003E1EFC" w:rsidRPr="00BD47D5">
        <w:rPr>
          <w:i/>
        </w:rPr>
        <w:t xml:space="preserve">lammas </w:t>
      </w:r>
      <w:r w:rsidR="0075485B" w:rsidRPr="0075485B">
        <w:t>:</w:t>
      </w:r>
      <w:r w:rsidR="003E1EFC" w:rsidRPr="00BD47D5">
        <w:rPr>
          <w:i/>
        </w:rPr>
        <w:t xml:space="preserve"> lamphaa</w:t>
      </w:r>
      <w:r w:rsidR="0098090B" w:rsidRPr="0098090B">
        <w:t>/</w:t>
      </w:r>
      <w:r w:rsidR="003E1EFC" w:rsidRPr="00BD47D5">
        <w:rPr>
          <w:i/>
        </w:rPr>
        <w:t>t</w:t>
      </w:r>
      <w:r w:rsidR="0075485B" w:rsidRPr="0075485B">
        <w:t>,</w:t>
      </w:r>
      <w:r w:rsidR="000A4B27">
        <w:rPr>
          <w:i/>
        </w:rPr>
        <w:t xml:space="preserve"> </w:t>
      </w:r>
      <w:r w:rsidR="008B6F34" w:rsidRPr="00BD47D5">
        <w:rPr>
          <w:i/>
        </w:rPr>
        <w:t>ru</w:t>
      </w:r>
      <w:r w:rsidR="0075485B" w:rsidRPr="0075485B">
        <w:t>(</w:t>
      </w:r>
      <w:r w:rsidR="008B6F34" w:rsidRPr="00BD47D5">
        <w:rPr>
          <w:i/>
        </w:rPr>
        <w:t>v</w:t>
      </w:r>
      <w:r w:rsidR="0075485B" w:rsidRPr="0075485B">
        <w:t>)</w:t>
      </w:r>
      <w:r w:rsidR="008B6F34" w:rsidRPr="00BD47D5">
        <w:rPr>
          <w:i/>
        </w:rPr>
        <w:t xml:space="preserve">is </w:t>
      </w:r>
      <w:r w:rsidR="0075485B" w:rsidRPr="0075485B">
        <w:t>:</w:t>
      </w:r>
      <w:r w:rsidR="008B6F34" w:rsidRPr="00BD47D5">
        <w:rPr>
          <w:i/>
        </w:rPr>
        <w:t xml:space="preserve"> rukhii</w:t>
      </w:r>
      <w:r w:rsidR="0098090B" w:rsidRPr="0098090B">
        <w:t>/</w:t>
      </w:r>
      <w:r w:rsidR="00462AB0" w:rsidRPr="00BD47D5">
        <w:rPr>
          <w:i/>
        </w:rPr>
        <w:t>t</w:t>
      </w:r>
      <w:r w:rsidR="0075485B" w:rsidRPr="0075485B">
        <w:t>,</w:t>
      </w:r>
      <w:r w:rsidR="008B6F34" w:rsidRPr="00BD47D5">
        <w:rPr>
          <w:i/>
        </w:rPr>
        <w:t xml:space="preserve"> hylje</w:t>
      </w:r>
      <w:r w:rsidR="0075485B" w:rsidRPr="0075485B">
        <w:t>(</w:t>
      </w:r>
      <w:r w:rsidR="008B6F34" w:rsidRPr="00BD47D5">
        <w:rPr>
          <w:i/>
        </w:rPr>
        <w:t>t</w:t>
      </w:r>
      <w:r w:rsidR="0075485B" w:rsidRPr="0075485B">
        <w:t>)</w:t>
      </w:r>
      <w:r w:rsidR="008B6F34" w:rsidRPr="00BD47D5">
        <w:rPr>
          <w:i/>
        </w:rPr>
        <w:t xml:space="preserve"> </w:t>
      </w:r>
      <w:r w:rsidR="0075485B" w:rsidRPr="0075485B">
        <w:t>:</w:t>
      </w:r>
      <w:r w:rsidR="008B6F34" w:rsidRPr="00BD47D5">
        <w:rPr>
          <w:i/>
        </w:rPr>
        <w:t xml:space="preserve"> hylkhee</w:t>
      </w:r>
      <w:r w:rsidR="0098090B" w:rsidRPr="0098090B">
        <w:t>/</w:t>
      </w:r>
      <w:r w:rsidR="00462AB0" w:rsidRPr="00BD47D5">
        <w:rPr>
          <w:i/>
        </w:rPr>
        <w:t>t</w:t>
      </w:r>
      <w:r w:rsidR="0075485B" w:rsidRPr="0075485B">
        <w:t>,</w:t>
      </w:r>
      <w:r w:rsidR="008B6F34" w:rsidRPr="00BD47D5">
        <w:rPr>
          <w:i/>
        </w:rPr>
        <w:t xml:space="preserve"> </w:t>
      </w:r>
      <w:r w:rsidR="0075485B">
        <w:t>(</w:t>
      </w:r>
      <w:r w:rsidR="008B6F34" w:rsidRPr="007D7291">
        <w:t>ei vaihettelluu)</w:t>
      </w:r>
      <w:r w:rsidR="008B6F34" w:rsidRPr="00BD47D5">
        <w:rPr>
          <w:i/>
        </w:rPr>
        <w:t xml:space="preserve"> tyyris </w:t>
      </w:r>
      <w:r w:rsidR="0075485B" w:rsidRPr="0075485B">
        <w:t>:</w:t>
      </w:r>
      <w:r w:rsidR="008B6F34" w:rsidRPr="00BD47D5">
        <w:rPr>
          <w:i/>
        </w:rPr>
        <w:t xml:space="preserve"> tyyrhii</w:t>
      </w:r>
      <w:r w:rsidR="0098090B" w:rsidRPr="0098090B">
        <w:t>/</w:t>
      </w:r>
      <w:r w:rsidR="00462AB0" w:rsidRPr="00BD47D5">
        <w:rPr>
          <w:i/>
        </w:rPr>
        <w:t>t</w:t>
      </w:r>
      <w:r w:rsidR="0075485B" w:rsidRPr="0075485B">
        <w:t>,</w:t>
      </w:r>
      <w:r w:rsidR="008B6F34" w:rsidRPr="00BD47D5">
        <w:rPr>
          <w:i/>
        </w:rPr>
        <w:t xml:space="preserve"> terve</w:t>
      </w:r>
      <w:r w:rsidR="0075485B" w:rsidRPr="0075485B">
        <w:t>(</w:t>
      </w:r>
      <w:r w:rsidR="008B6F34" w:rsidRPr="00BD47D5">
        <w:rPr>
          <w:i/>
        </w:rPr>
        <w:t>t</w:t>
      </w:r>
      <w:r w:rsidR="0075485B" w:rsidRPr="0075485B">
        <w:t>)</w:t>
      </w:r>
      <w:r w:rsidR="008B6F34" w:rsidRPr="00BD47D5">
        <w:rPr>
          <w:i/>
        </w:rPr>
        <w:t xml:space="preserve"> </w:t>
      </w:r>
      <w:r w:rsidR="0075485B" w:rsidRPr="0075485B">
        <w:t>:</w:t>
      </w:r>
      <w:r w:rsidR="008B6F34" w:rsidRPr="00BD47D5">
        <w:rPr>
          <w:i/>
        </w:rPr>
        <w:t xml:space="preserve"> tervhee</w:t>
      </w:r>
      <w:r w:rsidR="0098090B" w:rsidRPr="0098090B">
        <w:t>/</w:t>
      </w:r>
      <w:r w:rsidR="00462AB0" w:rsidRPr="00BD47D5">
        <w:rPr>
          <w:i/>
        </w:rPr>
        <w:t>t</w:t>
      </w:r>
      <w:r w:rsidR="008B6F34" w:rsidRPr="00A95D68">
        <w:t>.</w:t>
      </w:r>
    </w:p>
    <w:p w14:paraId="78D0FDDF" w14:textId="20845DB3" w:rsidR="00B30251" w:rsidRPr="00A95D68" w:rsidRDefault="00A27713" w:rsidP="000E17B8">
      <w:pPr>
        <w:pStyle w:val="Overskrift3"/>
      </w:pPr>
      <w:bookmarkStart w:id="1321" w:name="_Toc241129310"/>
      <w:bookmarkStart w:id="1322" w:name="_Toc311273819"/>
      <w:r>
        <w:t>Genitiiv</w:t>
      </w:r>
      <w:r w:rsidR="00B30251" w:rsidRPr="00A95D68">
        <w:t>i</w:t>
      </w:r>
      <w:bookmarkEnd w:id="1318"/>
      <w:bookmarkEnd w:id="1319"/>
      <w:bookmarkEnd w:id="1320"/>
      <w:bookmarkEnd w:id="1321"/>
      <w:bookmarkEnd w:id="1322"/>
    </w:p>
    <w:p w14:paraId="0AD5AFC2" w14:textId="7B2C4B91" w:rsidR="00B55D61" w:rsidRPr="00A95D68" w:rsidRDefault="00A27713" w:rsidP="00B55D61">
      <w:r>
        <w:rPr>
          <w:smallCaps/>
        </w:rPr>
        <w:t>Genitiiv</w:t>
      </w:r>
      <w:r w:rsidR="00B55D61" w:rsidRPr="00E455BE">
        <w:rPr>
          <w:smallCaps/>
        </w:rPr>
        <w:t xml:space="preserve">i </w:t>
      </w:r>
      <w:r w:rsidR="00273DC3">
        <w:t>oon siitä omituin</w:t>
      </w:r>
      <w:r w:rsidR="00B55D61" w:rsidRPr="00A95D68">
        <w:t>en kaasus</w:t>
      </w:r>
      <w:r w:rsidR="00273DC3">
        <w:t>,</w:t>
      </w:r>
      <w:r w:rsidR="00B55D61" w:rsidRPr="00A95D68">
        <w:t xml:space="preserve"> ette siinä oon singulaarin ja pluraalin välissä ero</w:t>
      </w:r>
      <w:r w:rsidR="005D2439">
        <w:t>i</w:t>
      </w:r>
      <w:r w:rsidR="00B55D61" w:rsidRPr="00A95D68">
        <w:t>tusta sekä haamustuksessa ette funksuunissa.</w:t>
      </w:r>
    </w:p>
    <w:p w14:paraId="59BB8B23" w14:textId="79076717" w:rsidR="00B55D61" w:rsidRPr="00A95D68" w:rsidRDefault="00B55D61" w:rsidP="00B55D61">
      <w:pPr>
        <w:pStyle w:val="Overskrift4"/>
      </w:pPr>
      <w:bookmarkStart w:id="1323" w:name="_Toc311273820"/>
      <w:r w:rsidRPr="00A95D68">
        <w:t xml:space="preserve">Singulaarin </w:t>
      </w:r>
      <w:r w:rsidR="00A27713">
        <w:t>genitiiv</w:t>
      </w:r>
      <w:r w:rsidRPr="00A95D68">
        <w:t>i</w:t>
      </w:r>
      <w:bookmarkEnd w:id="1323"/>
    </w:p>
    <w:p w14:paraId="04A8533E" w14:textId="134F789C" w:rsidR="00B30251" w:rsidRPr="00A95D68" w:rsidRDefault="00B30251" w:rsidP="00BD2A19">
      <w:pPr>
        <w:pStyle w:val="Brdtekst"/>
        <w:spacing w:before="120"/>
      </w:pPr>
      <w:r w:rsidRPr="000702C4">
        <w:rPr>
          <w:smallCaps/>
        </w:rPr>
        <w:t xml:space="preserve">Singulaarin </w:t>
      </w:r>
      <w:r w:rsidR="00A27713">
        <w:rPr>
          <w:smallCaps/>
        </w:rPr>
        <w:t>genitiiv</w:t>
      </w:r>
      <w:r w:rsidRPr="000702C4">
        <w:rPr>
          <w:smallCaps/>
        </w:rPr>
        <w:t>in</w:t>
      </w:r>
      <w:r w:rsidRPr="00A95D68">
        <w:t xml:space="preserve"> </w:t>
      </w:r>
      <w:r w:rsidR="001C5CF2" w:rsidRPr="00A95D68">
        <w:t>funksuuni</w:t>
      </w:r>
      <w:r w:rsidRPr="00A95D68">
        <w:t xml:space="preserve"> syntaktissa oon predikatiivi eli objekti eli se essiinttyy eriliikaisesti </w:t>
      </w:r>
      <w:r w:rsidR="00273DC3">
        <w:rPr>
          <w:caps/>
        </w:rPr>
        <w:t>omistuspredikasuuni-</w:t>
      </w:r>
      <w:r w:rsidRPr="00A95D68">
        <w:t>syntaktiissa</w:t>
      </w:r>
      <w:r w:rsidR="00143AB4">
        <w:t xml:space="preserve"> </w:t>
      </w:r>
      <w:r w:rsidR="0075485B">
        <w:t>(</w:t>
      </w:r>
      <w:r w:rsidR="00143AB4">
        <w:t>1</w:t>
      </w:r>
      <w:r w:rsidR="008C4960" w:rsidRPr="00A95D68">
        <w:t>)</w:t>
      </w:r>
      <w:r w:rsidR="00273DC3">
        <w:t xml:space="preserve"> ja</w:t>
      </w:r>
      <w:r w:rsidR="000A4B27">
        <w:t xml:space="preserve"> </w:t>
      </w:r>
      <w:r w:rsidR="00273DC3">
        <w:t>tekemissyntaktiissa</w:t>
      </w:r>
      <w:r w:rsidRPr="00A95D68">
        <w:t xml:space="preserve"> </w:t>
      </w:r>
      <w:r w:rsidR="0075485B">
        <w:t>(</w:t>
      </w:r>
      <w:r w:rsidR="008C4960" w:rsidRPr="00A95D68">
        <w:t>2</w:t>
      </w:r>
      <w:r w:rsidR="00273DC3">
        <w:t>-5</w:t>
      </w:r>
      <w:r w:rsidR="008C4960" w:rsidRPr="00A95D68">
        <w:t>)</w:t>
      </w:r>
      <w:r w:rsidR="00273DC3">
        <w:t>.</w:t>
      </w:r>
      <w:r w:rsidR="008C4960" w:rsidRPr="00A95D68">
        <w:t xml:space="preserve"> </w:t>
      </w:r>
      <w:r w:rsidR="00DB51BF">
        <w:t>S</w:t>
      </w:r>
      <w:r w:rsidR="00B368F3" w:rsidRPr="00A95D68">
        <w:t>itä käytethään kans substa</w:t>
      </w:r>
      <w:r w:rsidR="00352305" w:rsidRPr="00A95D68">
        <w:t xml:space="preserve">ntiivifraasissa </w:t>
      </w:r>
      <w:r w:rsidR="00A27713">
        <w:t>genitiiv</w:t>
      </w:r>
      <w:r w:rsidR="00352305" w:rsidRPr="00C41CB6">
        <w:t>i</w:t>
      </w:r>
      <w:r w:rsidR="005F7E1C" w:rsidRPr="00C41CB6">
        <w:t>defineerauksena</w:t>
      </w:r>
      <w:r w:rsidR="00B368F3" w:rsidRPr="00C41CB6">
        <w:t>na</w:t>
      </w:r>
      <w:r w:rsidR="00352305" w:rsidRPr="00A95D68">
        <w:t xml:space="preserve"> </w:t>
      </w:r>
      <w:r w:rsidR="0075485B">
        <w:t>(</w:t>
      </w:r>
      <w:r w:rsidR="00352305" w:rsidRPr="00A95D68">
        <w:t>6)</w:t>
      </w:r>
      <w:r w:rsidR="006C6D26" w:rsidRPr="00A95D68">
        <w:t xml:space="preserve"> ja verbifraassiin subjektin kaasuksena </w:t>
      </w:r>
      <w:r w:rsidR="0075485B">
        <w:t>(</w:t>
      </w:r>
      <w:r w:rsidR="006C6D26" w:rsidRPr="00A95D68">
        <w:t>7</w:t>
      </w:r>
      <w:r w:rsidR="00B25338">
        <w:t>, 8</w:t>
      </w:r>
      <w:r w:rsidR="006C6D26" w:rsidRPr="00A95D68">
        <w:t>)</w:t>
      </w:r>
      <w:r w:rsidR="00B368F3" w:rsidRPr="00A95D68">
        <w:t xml:space="preserve">. </w:t>
      </w:r>
      <w:r w:rsidR="000D51BB" w:rsidRPr="00F31E1C">
        <w:t xml:space="preserve">Vielä sitä käytethään </w:t>
      </w:r>
      <w:r w:rsidR="000D51BB" w:rsidRPr="00C41CB6">
        <w:t>objektiadverbiaalin</w:t>
      </w:r>
      <w:r w:rsidR="000D51BB" w:rsidRPr="00F31E1C">
        <w:t xml:space="preserve"> </w:t>
      </w:r>
      <w:r w:rsidR="00AA5498">
        <w:t>suffiksinna</w:t>
      </w:r>
      <w:r w:rsidR="000D51BB" w:rsidRPr="00F31E1C">
        <w:t>, ko muistelhaan kunka kauvoin</w:t>
      </w:r>
      <w:r w:rsidR="009C7A36" w:rsidRPr="00F31E1C">
        <w:t xml:space="preserve"> </w:t>
      </w:r>
      <w:r w:rsidR="0075485B">
        <w:t>(</w:t>
      </w:r>
      <w:r w:rsidR="00B25338">
        <w:t>9</w:t>
      </w:r>
      <w:r w:rsidR="009C7A36" w:rsidRPr="00F31E1C">
        <w:t>)</w:t>
      </w:r>
      <w:r w:rsidR="000D51BB" w:rsidRPr="00F31E1C">
        <w:t xml:space="preserve"> tahi kunka pitkän matkan</w:t>
      </w:r>
      <w:r w:rsidR="009C7A36" w:rsidRPr="00A95D68">
        <w:t xml:space="preserve"> </w:t>
      </w:r>
      <w:r w:rsidR="0075485B">
        <w:t>(</w:t>
      </w:r>
      <w:r w:rsidR="00B25338">
        <w:t>10</w:t>
      </w:r>
      <w:r w:rsidR="009C7A36" w:rsidRPr="00A95D68">
        <w:t>)</w:t>
      </w:r>
      <w:r w:rsidR="000D51BB" w:rsidRPr="00A95D68">
        <w:t xml:space="preserve">. </w:t>
      </w:r>
      <w:r w:rsidR="005D2439">
        <w:t xml:space="preserve">Tavalinen se oon kans adposisuunifraasin komplementin kaasuksena (11, 12). </w:t>
      </w:r>
      <w:r w:rsidRPr="00A95D68">
        <w:t>Esimerkkii:</w:t>
      </w:r>
    </w:p>
    <w:p w14:paraId="488E357C" w14:textId="4B659FDB" w:rsidR="00B30251" w:rsidRPr="00A95D68" w:rsidRDefault="0075485B" w:rsidP="00BD2A19">
      <w:pPr>
        <w:pStyle w:val="Liste"/>
        <w:spacing w:before="120" w:after="120"/>
        <w:ind w:left="0" w:firstLine="0"/>
        <w:contextualSpacing w:val="0"/>
      </w:pPr>
      <w:r>
        <w:t>(</w:t>
      </w:r>
      <w:r w:rsidR="008C4960" w:rsidRPr="00A95D68">
        <w:t xml:space="preserve">1) </w:t>
      </w:r>
      <w:r w:rsidR="00B30251" w:rsidRPr="00A95D68">
        <w:t xml:space="preserve">Tämä piili oon </w:t>
      </w:r>
      <w:r w:rsidR="00B30251" w:rsidRPr="00143AB4">
        <w:rPr>
          <w:i/>
        </w:rPr>
        <w:t>Annan</w:t>
      </w:r>
      <w:r w:rsidR="00B30251" w:rsidRPr="00A95D68">
        <w:t>.</w:t>
      </w:r>
    </w:p>
    <w:p w14:paraId="18A76832" w14:textId="1DBA9FCA" w:rsidR="008C4960" w:rsidRPr="00A95D68" w:rsidRDefault="0075485B" w:rsidP="00BD2A19">
      <w:pPr>
        <w:pStyle w:val="Liste"/>
        <w:spacing w:before="120" w:after="120"/>
        <w:ind w:left="0" w:firstLine="0"/>
        <w:contextualSpacing w:val="0"/>
      </w:pPr>
      <w:r>
        <w:t>(</w:t>
      </w:r>
      <w:r w:rsidR="008C4960" w:rsidRPr="00A95D68">
        <w:t xml:space="preserve">2) Faari rakensi </w:t>
      </w:r>
      <w:r w:rsidR="008C4960" w:rsidRPr="00143AB4">
        <w:rPr>
          <w:i/>
        </w:rPr>
        <w:t>piilin</w:t>
      </w:r>
      <w:r w:rsidR="008C4960" w:rsidRPr="00A95D68">
        <w:t>.</w:t>
      </w:r>
    </w:p>
    <w:p w14:paraId="12A6A639" w14:textId="1A081E28" w:rsidR="00B30251" w:rsidRPr="00A95D68" w:rsidRDefault="0075485B" w:rsidP="00BD2A19">
      <w:pPr>
        <w:pStyle w:val="Liste"/>
        <w:spacing w:before="120" w:after="120"/>
        <w:ind w:left="0" w:firstLine="0"/>
        <w:contextualSpacing w:val="0"/>
      </w:pPr>
      <w:r>
        <w:t>(</w:t>
      </w:r>
      <w:r w:rsidR="008C4960" w:rsidRPr="00A95D68">
        <w:t xml:space="preserve">3) </w:t>
      </w:r>
      <w:r w:rsidR="00B30251" w:rsidRPr="00A95D68">
        <w:t xml:space="preserve">Anna osti </w:t>
      </w:r>
      <w:r w:rsidR="00B30251" w:rsidRPr="00143AB4">
        <w:rPr>
          <w:i/>
        </w:rPr>
        <w:t>piilin</w:t>
      </w:r>
      <w:r w:rsidR="00B30251" w:rsidRPr="00A95D68">
        <w:t xml:space="preserve"> </w:t>
      </w:r>
      <w:r w:rsidR="008C4960" w:rsidRPr="00A95D68">
        <w:t>Pekalta/kaupasta</w:t>
      </w:r>
      <w:r w:rsidR="00B30251" w:rsidRPr="00A95D68">
        <w:t>.</w:t>
      </w:r>
    </w:p>
    <w:p w14:paraId="1E4399D2" w14:textId="0B474E2E" w:rsidR="00B30251" w:rsidRPr="00A95D68" w:rsidRDefault="0075485B" w:rsidP="00BD2A19">
      <w:pPr>
        <w:pStyle w:val="Liste"/>
        <w:spacing w:before="120" w:after="120"/>
        <w:ind w:left="0" w:firstLine="0"/>
        <w:contextualSpacing w:val="0"/>
      </w:pPr>
      <w:r>
        <w:t>(</w:t>
      </w:r>
      <w:r w:rsidR="008C4960" w:rsidRPr="00A95D68">
        <w:t xml:space="preserve">4) </w:t>
      </w:r>
      <w:r w:rsidR="00B30251" w:rsidRPr="00A95D68">
        <w:t xml:space="preserve">Anna myi </w:t>
      </w:r>
      <w:r w:rsidR="00B30251" w:rsidRPr="00143AB4">
        <w:rPr>
          <w:i/>
        </w:rPr>
        <w:t>piilin</w:t>
      </w:r>
      <w:r w:rsidR="00B30251" w:rsidRPr="00A95D68">
        <w:t xml:space="preserve"> Kaisale.</w:t>
      </w:r>
    </w:p>
    <w:p w14:paraId="2270E136" w14:textId="0EAA32B4" w:rsidR="00B30251" w:rsidRPr="00A95D68" w:rsidRDefault="0075485B" w:rsidP="008C4960">
      <w:pPr>
        <w:pStyle w:val="Liste"/>
        <w:spacing w:before="120" w:after="120"/>
        <w:ind w:left="0" w:firstLine="0"/>
        <w:contextualSpacing w:val="0"/>
      </w:pPr>
      <w:r>
        <w:t>(</w:t>
      </w:r>
      <w:r w:rsidR="008C4960" w:rsidRPr="00A95D68">
        <w:t xml:space="preserve">5) Mikko ajoi </w:t>
      </w:r>
      <w:r w:rsidR="008C4960" w:rsidRPr="00143AB4">
        <w:rPr>
          <w:i/>
        </w:rPr>
        <w:t xml:space="preserve">piilin </w:t>
      </w:r>
      <w:r w:rsidR="008C4960" w:rsidRPr="00A95D68">
        <w:t>merheen.</w:t>
      </w:r>
    </w:p>
    <w:p w14:paraId="64821516" w14:textId="473DF97C" w:rsidR="00B368F3" w:rsidRPr="00A95D68" w:rsidRDefault="0075485B" w:rsidP="008C4960">
      <w:pPr>
        <w:pStyle w:val="Liste"/>
        <w:spacing w:before="120" w:after="120"/>
        <w:ind w:left="0" w:firstLine="0"/>
        <w:contextualSpacing w:val="0"/>
      </w:pPr>
      <w:r>
        <w:t>(</w:t>
      </w:r>
      <w:r w:rsidR="00B368F3" w:rsidRPr="00A95D68">
        <w:t xml:space="preserve">6) </w:t>
      </w:r>
      <w:r w:rsidR="00BF74F6">
        <w:t>[</w:t>
      </w:r>
      <w:r w:rsidR="00B368F3" w:rsidRPr="00143AB4">
        <w:rPr>
          <w:i/>
        </w:rPr>
        <w:t>Annan</w:t>
      </w:r>
      <w:r w:rsidR="00B368F3" w:rsidRPr="00A95D68">
        <w:t xml:space="preserve"> piili</w:t>
      </w:r>
      <w:r w:rsidR="00BF74F6">
        <w:t>]</w:t>
      </w:r>
      <w:r w:rsidR="00B368F3" w:rsidRPr="00A95D68">
        <w:t xml:space="preserve"> makkaa meressä</w:t>
      </w:r>
      <w:r w:rsidR="00187B3F" w:rsidRPr="00A95D68">
        <w:t>.</w:t>
      </w:r>
    </w:p>
    <w:p w14:paraId="79281202" w14:textId="592C19AB" w:rsidR="00187B3F" w:rsidRDefault="0075485B" w:rsidP="008C4960">
      <w:pPr>
        <w:pStyle w:val="Liste"/>
        <w:spacing w:before="120" w:after="120"/>
        <w:ind w:left="0" w:firstLine="0"/>
        <w:contextualSpacing w:val="0"/>
      </w:pPr>
      <w:r>
        <w:t>(</w:t>
      </w:r>
      <w:r w:rsidR="00187B3F" w:rsidRPr="00A95D68">
        <w:t xml:space="preserve">7) Mikko otti piilin </w:t>
      </w:r>
      <w:r w:rsidR="00BF74F6">
        <w:t>[</w:t>
      </w:r>
      <w:r w:rsidR="00187B3F" w:rsidRPr="00143AB4">
        <w:rPr>
          <w:i/>
        </w:rPr>
        <w:t>Annan</w:t>
      </w:r>
      <w:r w:rsidR="00187B3F" w:rsidRPr="00A95D68">
        <w:t xml:space="preserve"> tietämättä</w:t>
      </w:r>
      <w:r w:rsidR="0090240E">
        <w:t>]</w:t>
      </w:r>
      <w:r w:rsidR="00187B3F" w:rsidRPr="00A95D68">
        <w:t>.</w:t>
      </w:r>
    </w:p>
    <w:p w14:paraId="621E8A3E" w14:textId="69BD07F0" w:rsidR="00B25338" w:rsidRPr="00A95D68" w:rsidRDefault="0075485B" w:rsidP="008C4960">
      <w:pPr>
        <w:pStyle w:val="Liste"/>
        <w:spacing w:before="120" w:after="120"/>
        <w:ind w:left="0" w:firstLine="0"/>
        <w:contextualSpacing w:val="0"/>
      </w:pPr>
      <w:r>
        <w:t>(</w:t>
      </w:r>
      <w:r w:rsidR="00B25338">
        <w:t xml:space="preserve">8) Anna käski </w:t>
      </w:r>
      <w:r w:rsidR="0090240E">
        <w:t>[</w:t>
      </w:r>
      <w:r w:rsidR="00B25338" w:rsidRPr="00B25338">
        <w:rPr>
          <w:i/>
        </w:rPr>
        <w:t xml:space="preserve">Mikon </w:t>
      </w:r>
      <w:r w:rsidR="00B25338" w:rsidRPr="0090240E">
        <w:t>anttaat hänele piilin</w:t>
      </w:r>
      <w:r w:rsidR="0090240E">
        <w:t>]</w:t>
      </w:r>
      <w:r w:rsidR="00B25338">
        <w:t>.</w:t>
      </w:r>
    </w:p>
    <w:p w14:paraId="73E220D0" w14:textId="0C19B408" w:rsidR="000D51BB" w:rsidRPr="0011441A" w:rsidRDefault="0075485B" w:rsidP="008C4960">
      <w:pPr>
        <w:pStyle w:val="Liste"/>
        <w:spacing w:before="120" w:after="120"/>
        <w:ind w:left="0" w:firstLine="0"/>
        <w:contextualSpacing w:val="0"/>
      </w:pPr>
      <w:r>
        <w:t>(</w:t>
      </w:r>
      <w:r w:rsidR="00B25338">
        <w:t>9</w:t>
      </w:r>
      <w:r w:rsidR="000D51BB" w:rsidRPr="00A95D68">
        <w:t xml:space="preserve">) </w:t>
      </w:r>
      <w:r w:rsidR="001C37C9" w:rsidRPr="00A95D68">
        <w:t>Mikko ajoi Annan piililä</w:t>
      </w:r>
      <w:r w:rsidR="000D51BB" w:rsidRPr="00A95D68">
        <w:t xml:space="preserve"> </w:t>
      </w:r>
      <w:r w:rsidR="0090240E">
        <w:t>[</w:t>
      </w:r>
      <w:r w:rsidR="001C37C9" w:rsidRPr="0011441A">
        <w:rPr>
          <w:i/>
        </w:rPr>
        <w:t>yh</w:t>
      </w:r>
      <w:r w:rsidRPr="0075485B">
        <w:t>(</w:t>
      </w:r>
      <w:r w:rsidR="001C37C9" w:rsidRPr="0011441A">
        <w:rPr>
          <w:i/>
        </w:rPr>
        <w:t>đ</w:t>
      </w:r>
      <w:r w:rsidRPr="0075485B">
        <w:t>)</w:t>
      </w:r>
      <w:r w:rsidR="001C37C9" w:rsidRPr="0011441A">
        <w:rPr>
          <w:i/>
        </w:rPr>
        <w:t xml:space="preserve">en </w:t>
      </w:r>
      <w:r w:rsidR="009C7A36" w:rsidRPr="0011441A">
        <w:rPr>
          <w:i/>
        </w:rPr>
        <w:t>illan</w:t>
      </w:r>
      <w:r w:rsidR="0090240E">
        <w:t>]</w:t>
      </w:r>
      <w:r w:rsidR="000D51BB" w:rsidRPr="0011441A">
        <w:t>.</w:t>
      </w:r>
    </w:p>
    <w:p w14:paraId="1A6E1B8B" w14:textId="38B2E0C4" w:rsidR="00EA3CFB" w:rsidRDefault="0075485B" w:rsidP="008C4960">
      <w:pPr>
        <w:pStyle w:val="Liste"/>
        <w:spacing w:before="120" w:after="120"/>
        <w:ind w:left="0" w:firstLine="0"/>
        <w:contextualSpacing w:val="0"/>
      </w:pPr>
      <w:r>
        <w:t>(</w:t>
      </w:r>
      <w:r w:rsidR="00B25338">
        <w:t>10</w:t>
      </w:r>
      <w:r w:rsidR="00EA3CFB" w:rsidRPr="0011441A">
        <w:t xml:space="preserve">) </w:t>
      </w:r>
      <w:r w:rsidR="009C7A36" w:rsidRPr="0011441A">
        <w:t xml:space="preserve">Se oli ajanu sillä </w:t>
      </w:r>
      <w:r w:rsidR="009C7A36" w:rsidRPr="0011441A">
        <w:rPr>
          <w:i/>
        </w:rPr>
        <w:t>miilan</w:t>
      </w:r>
      <w:r w:rsidR="009C7A36" w:rsidRPr="0011441A">
        <w:t>.</w:t>
      </w:r>
    </w:p>
    <w:p w14:paraId="5ED90E6B" w14:textId="6A07F7DD" w:rsidR="005D2439" w:rsidRDefault="005D2439" w:rsidP="008C4960">
      <w:pPr>
        <w:pStyle w:val="Liste"/>
        <w:spacing w:before="120" w:after="120"/>
        <w:ind w:left="0" w:firstLine="0"/>
        <w:contextualSpacing w:val="0"/>
      </w:pPr>
      <w:r>
        <w:t>(11) Eirala oon grammatikki [</w:t>
      </w:r>
      <w:r w:rsidRPr="005D2439">
        <w:rPr>
          <w:i/>
        </w:rPr>
        <w:t>työn</w:t>
      </w:r>
      <w:r>
        <w:t xml:space="preserve"> alla]</w:t>
      </w:r>
    </w:p>
    <w:p w14:paraId="4EBCB78B" w14:textId="1B32CF7C" w:rsidR="005D2439" w:rsidRPr="005D2439" w:rsidRDefault="005D2439" w:rsidP="008C4960">
      <w:pPr>
        <w:pStyle w:val="Liste"/>
        <w:spacing w:before="120" w:after="120"/>
        <w:ind w:left="0" w:firstLine="0"/>
        <w:contextualSpacing w:val="0"/>
      </w:pPr>
      <w:r>
        <w:t>(12) Tyttäret kiikuthiin [</w:t>
      </w:r>
      <w:r>
        <w:rPr>
          <w:i/>
        </w:rPr>
        <w:t xml:space="preserve">vaaran </w:t>
      </w:r>
      <w:r>
        <w:t>pääle].</w:t>
      </w:r>
    </w:p>
    <w:p w14:paraId="5F7C98E0" w14:textId="757EBE1D" w:rsidR="001C63ED" w:rsidRPr="00A95D68" w:rsidRDefault="00B30251" w:rsidP="001C63ED">
      <w:pPr>
        <w:pStyle w:val="Brdtekst"/>
        <w:spacing w:before="120"/>
        <w:rPr>
          <w:sz w:val="26"/>
        </w:rPr>
      </w:pPr>
      <w:r w:rsidRPr="00A95D68">
        <w:t xml:space="preserve">Singulaarin </w:t>
      </w:r>
      <w:r w:rsidR="00A27713">
        <w:t>genitiiv</w:t>
      </w:r>
      <w:r w:rsidRPr="00A95D68">
        <w:t>in suffiksi oon aina</w:t>
      </w:r>
      <w:r w:rsidRPr="00A95D68">
        <w:rPr>
          <w:b/>
        </w:rPr>
        <w:t xml:space="preserve"> </w:t>
      </w:r>
      <w:r w:rsidRPr="007139DC">
        <w:rPr>
          <w:i/>
        </w:rPr>
        <w:t>n</w:t>
      </w:r>
      <w:r w:rsidRPr="00A95D68">
        <w:t xml:space="preserve">. Tämän </w:t>
      </w:r>
      <w:r w:rsidR="00A27713">
        <w:t>genitiiv</w:t>
      </w:r>
      <w:r w:rsidRPr="00A95D68">
        <w:t xml:space="preserve">in </w:t>
      </w:r>
      <w:r w:rsidRPr="007139DC">
        <w:rPr>
          <w:i/>
        </w:rPr>
        <w:t>n</w:t>
      </w:r>
      <w:r w:rsidRPr="00A95D68">
        <w:t>:n lisäthään aina</w:t>
      </w:r>
      <w:r w:rsidR="001C63ED" w:rsidRPr="00A95D68">
        <w:t xml:space="preserve"> samhaan rankhaan ko pluraalin suffiksin </w:t>
      </w:r>
      <w:r w:rsidR="00F92653" w:rsidRPr="007139DC">
        <w:rPr>
          <w:i/>
        </w:rPr>
        <w:t>t</w:t>
      </w:r>
      <w:r w:rsidR="00F92653" w:rsidRPr="00A95D68">
        <w:t xml:space="preserve"> </w:t>
      </w:r>
      <w:r w:rsidR="0075485B">
        <w:t>(</w:t>
      </w:r>
      <w:r w:rsidR="00F92653" w:rsidRPr="00A95D68">
        <w:t xml:space="preserve">katto </w:t>
      </w:r>
      <w:r w:rsidR="000C4855">
        <w:t>kohđasta</w:t>
      </w:r>
      <w:r w:rsidR="00BF2E01">
        <w:t xml:space="preserve"> 5.3.1.2</w:t>
      </w:r>
      <w:r w:rsidR="00B9469A" w:rsidRPr="00A95D68">
        <w:t>)</w:t>
      </w:r>
      <w:r w:rsidR="00F92653" w:rsidRPr="00A95D68">
        <w:t>.</w:t>
      </w:r>
      <w:r w:rsidR="00F31E1C">
        <w:t xml:space="preserve"> Esimerkiksi </w:t>
      </w:r>
      <w:r w:rsidR="0075485B">
        <w:t>(</w:t>
      </w:r>
      <w:r w:rsidR="00F31E1C">
        <w:t>sg.nom. : pl.nom. : sg.gen.</w:t>
      </w:r>
      <w:r w:rsidR="00185417">
        <w:t>)</w:t>
      </w:r>
      <w:r w:rsidR="000E17B8" w:rsidRPr="00A95D68">
        <w:t xml:space="preserve"> </w:t>
      </w:r>
      <w:r w:rsidR="0075485B">
        <w:t>(</w:t>
      </w:r>
      <w:r w:rsidR="000D71A6">
        <w:t xml:space="preserve">1.1) </w:t>
      </w:r>
      <w:r w:rsidR="000E17B8" w:rsidRPr="007139DC">
        <w:rPr>
          <w:i/>
        </w:rPr>
        <w:t xml:space="preserve">aika </w:t>
      </w:r>
      <w:r w:rsidR="0075485B" w:rsidRPr="0075485B">
        <w:t>:</w:t>
      </w:r>
      <w:r w:rsidR="000E17B8" w:rsidRPr="007139DC">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972F5E" w:rsidRPr="007139DC">
        <w:rPr>
          <w:i/>
        </w:rPr>
        <w:t>t</w:t>
      </w:r>
      <w:r w:rsidR="000E17B8" w:rsidRPr="007139DC">
        <w:rPr>
          <w:i/>
        </w:rPr>
        <w:t xml:space="preserve"> </w:t>
      </w:r>
      <w:r w:rsidR="0075485B" w:rsidRPr="0075485B">
        <w:t>:</w:t>
      </w:r>
      <w:r w:rsidR="000E17B8" w:rsidRPr="007139DC">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972F5E" w:rsidRPr="007139DC">
        <w:rPr>
          <w:i/>
        </w:rPr>
        <w:t>n</w:t>
      </w:r>
      <w:r w:rsidR="0075485B" w:rsidRPr="0075485B">
        <w:t>,</w:t>
      </w:r>
      <w:r w:rsidR="000E17B8" w:rsidRPr="007139DC">
        <w:rPr>
          <w:i/>
        </w:rPr>
        <w:t xml:space="preserve"> poika </w:t>
      </w:r>
      <w:r w:rsidR="0075485B" w:rsidRPr="0075485B">
        <w:rPr>
          <w:sz w:val="26"/>
        </w:rPr>
        <w:t>:</w:t>
      </w:r>
      <w:r w:rsidR="000E17B8" w:rsidRPr="007139DC">
        <w:rPr>
          <w:i/>
          <w:sz w:val="26"/>
        </w:rPr>
        <w:t xml:space="preserve"> poja</w:t>
      </w:r>
      <w:r w:rsidR="0098090B" w:rsidRPr="0098090B">
        <w:rPr>
          <w:sz w:val="26"/>
        </w:rPr>
        <w:t>/</w:t>
      </w:r>
      <w:r w:rsidR="00972F5E" w:rsidRPr="007139DC">
        <w:rPr>
          <w:i/>
          <w:sz w:val="26"/>
        </w:rPr>
        <w:t xml:space="preserve">t </w:t>
      </w:r>
      <w:r w:rsidR="0075485B" w:rsidRPr="0075485B">
        <w:rPr>
          <w:sz w:val="26"/>
        </w:rPr>
        <w:t>:</w:t>
      </w:r>
      <w:r w:rsidR="00972F5E" w:rsidRPr="007139DC">
        <w:rPr>
          <w:i/>
          <w:sz w:val="26"/>
        </w:rPr>
        <w:t xml:space="preserve"> poja</w:t>
      </w:r>
      <w:r w:rsidR="0098090B" w:rsidRPr="0098090B">
        <w:rPr>
          <w:sz w:val="26"/>
        </w:rPr>
        <w:t>/</w:t>
      </w:r>
      <w:r w:rsidR="00972F5E" w:rsidRPr="007139DC">
        <w:rPr>
          <w:i/>
          <w:sz w:val="26"/>
        </w:rPr>
        <w:t>n</w:t>
      </w:r>
      <w:r w:rsidR="0075485B" w:rsidRPr="0075485B">
        <w:rPr>
          <w:sz w:val="26"/>
        </w:rPr>
        <w:t>,</w:t>
      </w:r>
      <w:r w:rsidR="000D71A6">
        <w:rPr>
          <w:i/>
          <w:sz w:val="26"/>
        </w:rPr>
        <w:t xml:space="preserve"> </w:t>
      </w:r>
      <w:r w:rsidR="0075485B">
        <w:rPr>
          <w:sz w:val="26"/>
        </w:rPr>
        <w:t>(</w:t>
      </w:r>
      <w:r w:rsidR="000D71A6">
        <w:rPr>
          <w:sz w:val="26"/>
        </w:rPr>
        <w:t>1.2)</w:t>
      </w:r>
      <w:r w:rsidR="0011441A">
        <w:rPr>
          <w:i/>
          <w:sz w:val="26"/>
        </w:rPr>
        <w:t xml:space="preserve"> lapsi </w:t>
      </w:r>
      <w:r w:rsidR="0075485B" w:rsidRPr="0075485B">
        <w:rPr>
          <w:sz w:val="26"/>
        </w:rPr>
        <w:t>:</w:t>
      </w:r>
      <w:r w:rsidR="0011441A">
        <w:rPr>
          <w:i/>
          <w:sz w:val="26"/>
        </w:rPr>
        <w:t xml:space="preserve"> lapse</w:t>
      </w:r>
      <w:r w:rsidR="0098090B" w:rsidRPr="0098090B">
        <w:rPr>
          <w:sz w:val="26"/>
        </w:rPr>
        <w:t>/</w:t>
      </w:r>
      <w:r w:rsidR="0011441A">
        <w:rPr>
          <w:i/>
          <w:sz w:val="26"/>
        </w:rPr>
        <w:t xml:space="preserve">t </w:t>
      </w:r>
      <w:r w:rsidR="0075485B" w:rsidRPr="0075485B">
        <w:rPr>
          <w:sz w:val="26"/>
        </w:rPr>
        <w:t>:</w:t>
      </w:r>
      <w:r w:rsidR="0011441A">
        <w:rPr>
          <w:i/>
          <w:sz w:val="26"/>
        </w:rPr>
        <w:t xml:space="preserve"> </w:t>
      </w:r>
      <w:r w:rsidR="00972F5E" w:rsidRPr="007139DC">
        <w:rPr>
          <w:i/>
          <w:sz w:val="26"/>
        </w:rPr>
        <w:t>lapse</w:t>
      </w:r>
      <w:r w:rsidR="0098090B" w:rsidRPr="0098090B">
        <w:rPr>
          <w:sz w:val="26"/>
        </w:rPr>
        <w:t>/</w:t>
      </w:r>
      <w:r w:rsidR="00972F5E" w:rsidRPr="007139DC">
        <w:rPr>
          <w:i/>
          <w:sz w:val="26"/>
        </w:rPr>
        <w:t>n</w:t>
      </w:r>
      <w:r w:rsidR="0075485B" w:rsidRPr="0075485B">
        <w:rPr>
          <w:sz w:val="26"/>
        </w:rPr>
        <w:t>,</w:t>
      </w:r>
      <w:r w:rsidR="000D71A6">
        <w:rPr>
          <w:i/>
          <w:sz w:val="26"/>
        </w:rPr>
        <w:t xml:space="preserve"> </w:t>
      </w:r>
      <w:r w:rsidR="0075485B">
        <w:rPr>
          <w:sz w:val="26"/>
        </w:rPr>
        <w:t>(</w:t>
      </w:r>
      <w:r w:rsidR="000D71A6">
        <w:rPr>
          <w:sz w:val="26"/>
        </w:rPr>
        <w:t>2.1)</w:t>
      </w:r>
      <w:r w:rsidR="00972F5E" w:rsidRPr="007139DC">
        <w:rPr>
          <w:i/>
          <w:sz w:val="26"/>
        </w:rPr>
        <w:t xml:space="preserve"> mustikka </w:t>
      </w:r>
      <w:r w:rsidR="0075485B" w:rsidRPr="0075485B">
        <w:rPr>
          <w:sz w:val="26"/>
        </w:rPr>
        <w:t>:</w:t>
      </w:r>
      <w:r w:rsidR="00972F5E" w:rsidRPr="007139DC">
        <w:rPr>
          <w:i/>
          <w:sz w:val="26"/>
        </w:rPr>
        <w:t xml:space="preserve"> mustika</w:t>
      </w:r>
      <w:r w:rsidR="0098090B" w:rsidRPr="0098090B">
        <w:rPr>
          <w:sz w:val="26"/>
        </w:rPr>
        <w:t>/</w:t>
      </w:r>
      <w:r w:rsidR="00972F5E" w:rsidRPr="007139DC">
        <w:rPr>
          <w:i/>
          <w:sz w:val="26"/>
        </w:rPr>
        <w:t xml:space="preserve">t </w:t>
      </w:r>
      <w:r w:rsidR="0075485B" w:rsidRPr="0075485B">
        <w:rPr>
          <w:sz w:val="26"/>
        </w:rPr>
        <w:t>:</w:t>
      </w:r>
      <w:r w:rsidR="00972F5E" w:rsidRPr="007139DC">
        <w:rPr>
          <w:i/>
          <w:sz w:val="26"/>
        </w:rPr>
        <w:t xml:space="preserve"> mustika</w:t>
      </w:r>
      <w:r w:rsidR="0098090B" w:rsidRPr="0098090B">
        <w:rPr>
          <w:sz w:val="26"/>
        </w:rPr>
        <w:t>/</w:t>
      </w:r>
      <w:r w:rsidR="00972F5E" w:rsidRPr="007139DC">
        <w:rPr>
          <w:i/>
          <w:sz w:val="26"/>
        </w:rPr>
        <w:t>n</w:t>
      </w:r>
      <w:r w:rsidR="0075485B" w:rsidRPr="0075485B">
        <w:rPr>
          <w:sz w:val="26"/>
        </w:rPr>
        <w:t>,</w:t>
      </w:r>
      <w:r w:rsidR="000D71A6">
        <w:rPr>
          <w:i/>
          <w:sz w:val="26"/>
        </w:rPr>
        <w:t xml:space="preserve"> </w:t>
      </w:r>
      <w:r w:rsidR="0075485B">
        <w:rPr>
          <w:sz w:val="26"/>
        </w:rPr>
        <w:t>(</w:t>
      </w:r>
      <w:r w:rsidR="000D71A6">
        <w:rPr>
          <w:sz w:val="26"/>
        </w:rPr>
        <w:t>2.2)</w:t>
      </w:r>
      <w:r w:rsidR="00972F5E" w:rsidRPr="007139DC">
        <w:rPr>
          <w:i/>
          <w:sz w:val="26"/>
        </w:rPr>
        <w:t xml:space="preserve"> ty</w:t>
      </w:r>
      <w:r w:rsidR="0075485B" w:rsidRPr="0075485B">
        <w:rPr>
          <w:sz w:val="26"/>
        </w:rPr>
        <w:t>(</w:t>
      </w:r>
      <w:r w:rsidR="00972F5E" w:rsidRPr="007139DC">
        <w:rPr>
          <w:i/>
          <w:sz w:val="26"/>
        </w:rPr>
        <w:t>t</w:t>
      </w:r>
      <w:r w:rsidR="0075485B" w:rsidRPr="0075485B">
        <w:rPr>
          <w:sz w:val="26"/>
        </w:rPr>
        <w:t>)</w:t>
      </w:r>
      <w:r w:rsidR="00972F5E" w:rsidRPr="007139DC">
        <w:rPr>
          <w:i/>
          <w:sz w:val="26"/>
        </w:rPr>
        <w:t xml:space="preserve">är </w:t>
      </w:r>
      <w:r w:rsidR="0075485B" w:rsidRPr="0075485B">
        <w:rPr>
          <w:sz w:val="26"/>
        </w:rPr>
        <w:t>:</w:t>
      </w:r>
      <w:r w:rsidR="00972F5E" w:rsidRPr="007139DC">
        <w:rPr>
          <w:i/>
          <w:sz w:val="26"/>
        </w:rPr>
        <w:t xml:space="preserve"> tyttäre</w:t>
      </w:r>
      <w:r w:rsidR="0098090B" w:rsidRPr="0098090B">
        <w:rPr>
          <w:sz w:val="26"/>
        </w:rPr>
        <w:t>/</w:t>
      </w:r>
      <w:r w:rsidR="00972F5E" w:rsidRPr="007139DC">
        <w:rPr>
          <w:i/>
          <w:sz w:val="26"/>
        </w:rPr>
        <w:t xml:space="preserve">t </w:t>
      </w:r>
      <w:r w:rsidR="0075485B" w:rsidRPr="0075485B">
        <w:rPr>
          <w:sz w:val="26"/>
        </w:rPr>
        <w:t>:</w:t>
      </w:r>
      <w:r w:rsidR="00972F5E" w:rsidRPr="007139DC">
        <w:rPr>
          <w:i/>
          <w:sz w:val="26"/>
        </w:rPr>
        <w:t xml:space="preserve"> tyttäre</w:t>
      </w:r>
      <w:r w:rsidR="0098090B" w:rsidRPr="0098090B">
        <w:rPr>
          <w:sz w:val="26"/>
        </w:rPr>
        <w:t>/</w:t>
      </w:r>
      <w:r w:rsidR="00972F5E" w:rsidRPr="007139DC">
        <w:rPr>
          <w:i/>
          <w:sz w:val="26"/>
        </w:rPr>
        <w:t>n</w:t>
      </w:r>
      <w:r w:rsidR="0075485B" w:rsidRPr="0075485B">
        <w:rPr>
          <w:sz w:val="26"/>
        </w:rPr>
        <w:t>,</w:t>
      </w:r>
      <w:r w:rsidR="00972F5E" w:rsidRPr="007139DC">
        <w:rPr>
          <w:i/>
          <w:sz w:val="26"/>
        </w:rPr>
        <w:t xml:space="preserve"> </w:t>
      </w:r>
      <w:r w:rsidR="0075485B">
        <w:rPr>
          <w:sz w:val="26"/>
        </w:rPr>
        <w:t>(</w:t>
      </w:r>
      <w:r w:rsidR="000D71A6">
        <w:rPr>
          <w:sz w:val="26"/>
        </w:rPr>
        <w:t>3.1)</w:t>
      </w:r>
      <w:r w:rsidR="000D71A6">
        <w:rPr>
          <w:i/>
          <w:sz w:val="26"/>
        </w:rPr>
        <w:t xml:space="preserve"> </w:t>
      </w:r>
      <w:r w:rsidR="00972F5E" w:rsidRPr="007139DC">
        <w:rPr>
          <w:i/>
          <w:sz w:val="26"/>
        </w:rPr>
        <w:t xml:space="preserve">vapaa </w:t>
      </w:r>
      <w:r w:rsidR="0075485B" w:rsidRPr="0075485B">
        <w:rPr>
          <w:sz w:val="26"/>
        </w:rPr>
        <w:t>:</w:t>
      </w:r>
      <w:r w:rsidR="00972F5E" w:rsidRPr="007139DC">
        <w:rPr>
          <w:i/>
          <w:sz w:val="26"/>
        </w:rPr>
        <w:t xml:space="preserve"> vaphaa</w:t>
      </w:r>
      <w:r w:rsidR="0098090B" w:rsidRPr="0098090B">
        <w:rPr>
          <w:sz w:val="26"/>
        </w:rPr>
        <w:t>/</w:t>
      </w:r>
      <w:r w:rsidR="00972F5E" w:rsidRPr="007139DC">
        <w:rPr>
          <w:i/>
          <w:sz w:val="26"/>
        </w:rPr>
        <w:t xml:space="preserve">t </w:t>
      </w:r>
      <w:r w:rsidR="0075485B" w:rsidRPr="0075485B">
        <w:rPr>
          <w:sz w:val="26"/>
        </w:rPr>
        <w:t>:</w:t>
      </w:r>
      <w:r w:rsidR="00972F5E" w:rsidRPr="007139DC">
        <w:rPr>
          <w:i/>
          <w:sz w:val="26"/>
        </w:rPr>
        <w:t xml:space="preserve"> vaphaa</w:t>
      </w:r>
      <w:r w:rsidR="0098090B" w:rsidRPr="0098090B">
        <w:rPr>
          <w:sz w:val="26"/>
        </w:rPr>
        <w:t>/</w:t>
      </w:r>
      <w:r w:rsidR="00972F5E" w:rsidRPr="007139DC">
        <w:rPr>
          <w:i/>
          <w:sz w:val="26"/>
        </w:rPr>
        <w:t>n</w:t>
      </w:r>
      <w:r w:rsidR="0075485B" w:rsidRPr="0075485B">
        <w:rPr>
          <w:sz w:val="26"/>
        </w:rPr>
        <w:t>,</w:t>
      </w:r>
      <w:r w:rsidR="000D71A6">
        <w:rPr>
          <w:i/>
          <w:sz w:val="26"/>
        </w:rPr>
        <w:t xml:space="preserve"> </w:t>
      </w:r>
      <w:r w:rsidR="0075485B">
        <w:rPr>
          <w:sz w:val="26"/>
        </w:rPr>
        <w:t>(</w:t>
      </w:r>
      <w:r w:rsidR="000D71A6">
        <w:rPr>
          <w:sz w:val="26"/>
        </w:rPr>
        <w:t>3.2)</w:t>
      </w:r>
      <w:r w:rsidR="00972F5E" w:rsidRPr="007139DC">
        <w:rPr>
          <w:i/>
          <w:sz w:val="26"/>
        </w:rPr>
        <w:t xml:space="preserve"> lammas </w:t>
      </w:r>
      <w:r w:rsidR="0075485B" w:rsidRPr="0075485B">
        <w:rPr>
          <w:sz w:val="26"/>
        </w:rPr>
        <w:t>:</w:t>
      </w:r>
      <w:r w:rsidR="00972F5E" w:rsidRPr="007139DC">
        <w:rPr>
          <w:i/>
          <w:sz w:val="26"/>
        </w:rPr>
        <w:t xml:space="preserve"> lamphaa</w:t>
      </w:r>
      <w:r w:rsidR="0098090B" w:rsidRPr="0098090B">
        <w:rPr>
          <w:sz w:val="26"/>
        </w:rPr>
        <w:t>/</w:t>
      </w:r>
      <w:r w:rsidR="00972F5E" w:rsidRPr="007139DC">
        <w:rPr>
          <w:i/>
          <w:sz w:val="26"/>
        </w:rPr>
        <w:t xml:space="preserve">t </w:t>
      </w:r>
      <w:r w:rsidR="0075485B" w:rsidRPr="0075485B">
        <w:rPr>
          <w:sz w:val="26"/>
        </w:rPr>
        <w:t>:</w:t>
      </w:r>
      <w:r w:rsidR="00972F5E" w:rsidRPr="007139DC">
        <w:rPr>
          <w:i/>
          <w:sz w:val="26"/>
        </w:rPr>
        <w:t xml:space="preserve"> lamphaa</w:t>
      </w:r>
      <w:r w:rsidR="0098090B" w:rsidRPr="0098090B">
        <w:rPr>
          <w:sz w:val="26"/>
        </w:rPr>
        <w:t>/</w:t>
      </w:r>
      <w:r w:rsidR="00972F5E" w:rsidRPr="007139DC">
        <w:rPr>
          <w:i/>
          <w:sz w:val="26"/>
        </w:rPr>
        <w:t>n</w:t>
      </w:r>
      <w:r w:rsidR="00972F5E" w:rsidRPr="00A95D68">
        <w:rPr>
          <w:sz w:val="26"/>
        </w:rPr>
        <w:t>.</w:t>
      </w:r>
    </w:p>
    <w:p w14:paraId="10A9C857" w14:textId="0A33A470" w:rsidR="000E17B8" w:rsidRPr="00A95D68" w:rsidRDefault="00B55D61" w:rsidP="000E17B8">
      <w:pPr>
        <w:pStyle w:val="Overskrift4"/>
      </w:pPr>
      <w:bookmarkStart w:id="1324" w:name="_Toc311273821"/>
      <w:r w:rsidRPr="00A95D68">
        <w:t xml:space="preserve">Pluraalin </w:t>
      </w:r>
      <w:r w:rsidR="00A27713">
        <w:t>genitiiv</w:t>
      </w:r>
      <w:r w:rsidRPr="00A95D68">
        <w:t>i</w:t>
      </w:r>
      <w:bookmarkEnd w:id="1324"/>
    </w:p>
    <w:p w14:paraId="366B2BC8" w14:textId="191340E2" w:rsidR="000E17B8" w:rsidRPr="00A95D68" w:rsidRDefault="00B55D61" w:rsidP="000E17B8">
      <w:r w:rsidRPr="009D3743">
        <w:rPr>
          <w:smallCaps/>
        </w:rPr>
        <w:t xml:space="preserve">Pluraalin </w:t>
      </w:r>
      <w:r w:rsidR="00A27713">
        <w:rPr>
          <w:smallCaps/>
        </w:rPr>
        <w:t>genitiiv</w:t>
      </w:r>
      <w:r w:rsidRPr="009D3743">
        <w:rPr>
          <w:smallCaps/>
        </w:rPr>
        <w:t>ii</w:t>
      </w:r>
      <w:r w:rsidRPr="00A95D68">
        <w:t xml:space="preserve"> käytethään omista</w:t>
      </w:r>
      <w:r w:rsidR="00E5096B">
        <w:t>a</w:t>
      </w:r>
      <w:r w:rsidRPr="00A95D68">
        <w:t>jasta muistel</w:t>
      </w:r>
      <w:r w:rsidR="00872947">
        <w:t>e</w:t>
      </w:r>
      <w:r w:rsidRPr="00A95D68">
        <w:t>e</w:t>
      </w:r>
      <w:r w:rsidR="00872947">
        <w:t>viss</w:t>
      </w:r>
      <w:r w:rsidR="005778CE" w:rsidRPr="00A95D68">
        <w:t xml:space="preserve">a </w:t>
      </w:r>
      <w:r w:rsidR="00872947" w:rsidRPr="00872947">
        <w:rPr>
          <w:caps/>
        </w:rPr>
        <w:t>omistuspredikasuuni</w:t>
      </w:r>
      <w:r w:rsidR="00872947">
        <w:t>-</w:t>
      </w:r>
      <w:r w:rsidR="005778CE" w:rsidRPr="00A95D68">
        <w:t>syntaktiissa</w:t>
      </w:r>
      <w:r w:rsidR="00C304C8" w:rsidRPr="00A95D68">
        <w:t xml:space="preserve"> </w:t>
      </w:r>
      <w:r w:rsidR="0075485B">
        <w:t>(</w:t>
      </w:r>
      <w:r w:rsidR="00C304C8" w:rsidRPr="00A95D68">
        <w:t>1)</w:t>
      </w:r>
      <w:r w:rsidR="005778CE" w:rsidRPr="00A95D68">
        <w:t xml:space="preserve"> ja </w:t>
      </w:r>
      <w:r w:rsidR="00A27713">
        <w:t>genitiiv</w:t>
      </w:r>
      <w:r w:rsidR="00A64D4F">
        <w:t>idefineerauksena</w:t>
      </w:r>
      <w:r w:rsidR="00BD0854" w:rsidRPr="00A95D68">
        <w:t xml:space="preserve"> substantiivifraasissa</w:t>
      </w:r>
      <w:r w:rsidR="00C304C8" w:rsidRPr="00A95D68">
        <w:t xml:space="preserve"> </w:t>
      </w:r>
      <w:r w:rsidR="0075485B">
        <w:t>(</w:t>
      </w:r>
      <w:r w:rsidR="00C304C8" w:rsidRPr="00A95D68">
        <w:t>2)</w:t>
      </w:r>
      <w:r w:rsidR="00BD0854" w:rsidRPr="00A95D68">
        <w:t>.</w:t>
      </w:r>
      <w:r w:rsidRPr="00A95D68">
        <w:t xml:space="preserve"> </w:t>
      </w:r>
      <w:r w:rsidR="007827A5" w:rsidRPr="00A95D68">
        <w:t>Se oon kans subjektin kaasus muutamissa verbifraasiissa</w:t>
      </w:r>
      <w:r w:rsidR="00C304C8" w:rsidRPr="00A95D68">
        <w:t xml:space="preserve"> </w:t>
      </w:r>
      <w:r w:rsidR="0075485B">
        <w:t>(</w:t>
      </w:r>
      <w:r w:rsidR="00C304C8" w:rsidRPr="00A95D68">
        <w:t>3)</w:t>
      </w:r>
      <w:r w:rsidR="007827A5" w:rsidRPr="00A95D68">
        <w:t>.</w:t>
      </w:r>
    </w:p>
    <w:p w14:paraId="6011812A" w14:textId="3D44D848" w:rsidR="007827A5" w:rsidRPr="00A95D68" w:rsidRDefault="0075485B" w:rsidP="000E17B8">
      <w:r>
        <w:t>(</w:t>
      </w:r>
      <w:r w:rsidR="00C304C8" w:rsidRPr="00A95D68">
        <w:t xml:space="preserve">1) </w:t>
      </w:r>
      <w:r w:rsidR="007827A5" w:rsidRPr="00A95D68">
        <w:t xml:space="preserve">Nämät vaattheet oon </w:t>
      </w:r>
      <w:r w:rsidR="007827A5" w:rsidRPr="0038209C">
        <w:rPr>
          <w:i/>
        </w:rPr>
        <w:t>po</w:t>
      </w:r>
      <w:r w:rsidR="0038209C" w:rsidRPr="0038209C">
        <w:rPr>
          <w:i/>
        </w:rPr>
        <w:t>i</w:t>
      </w:r>
      <w:r w:rsidR="007827A5" w:rsidRPr="0038209C">
        <w:rPr>
          <w:i/>
        </w:rPr>
        <w:t xml:space="preserve">kkiin </w:t>
      </w:r>
      <w:r w:rsidR="00BA1173" w:rsidRPr="00BA1173">
        <w:t>~</w:t>
      </w:r>
      <w:r w:rsidR="007827A5" w:rsidRPr="0038209C">
        <w:rPr>
          <w:i/>
        </w:rPr>
        <w:t xml:space="preserve"> pojitten</w:t>
      </w:r>
      <w:r w:rsidR="007827A5" w:rsidRPr="00A95D68">
        <w:t>.</w:t>
      </w:r>
    </w:p>
    <w:p w14:paraId="62222361" w14:textId="56FCD1B8" w:rsidR="007827A5" w:rsidRPr="00A95D68" w:rsidRDefault="0075485B" w:rsidP="000E17B8">
      <w:r>
        <w:t>(</w:t>
      </w:r>
      <w:r w:rsidR="00C304C8" w:rsidRPr="00A95D68">
        <w:t xml:space="preserve">2) </w:t>
      </w:r>
      <w:r w:rsidR="00E5096B">
        <w:t>[</w:t>
      </w:r>
      <w:r w:rsidR="007827A5" w:rsidRPr="0038209C">
        <w:rPr>
          <w:i/>
        </w:rPr>
        <w:t>Poikkiin</w:t>
      </w:r>
      <w:r w:rsidR="007827A5" w:rsidRPr="00A95D68">
        <w:t xml:space="preserve"> </w:t>
      </w:r>
      <w:r w:rsidR="0038209C">
        <w:t xml:space="preserve">~ </w:t>
      </w:r>
      <w:r w:rsidR="0038209C">
        <w:rPr>
          <w:i/>
        </w:rPr>
        <w:t xml:space="preserve">pojitten </w:t>
      </w:r>
      <w:r w:rsidR="007827A5" w:rsidRPr="00A95D68">
        <w:t>vaatheet</w:t>
      </w:r>
      <w:r w:rsidR="00E5096B">
        <w:t>]</w:t>
      </w:r>
      <w:r w:rsidR="007827A5" w:rsidRPr="00A95D68">
        <w:t xml:space="preserve"> oon lokaiset.</w:t>
      </w:r>
    </w:p>
    <w:p w14:paraId="40B0557E" w14:textId="1FDA6E1D" w:rsidR="007827A5" w:rsidRPr="00A95D68" w:rsidRDefault="0075485B" w:rsidP="000E17B8">
      <w:r>
        <w:t>(</w:t>
      </w:r>
      <w:r w:rsidR="00C304C8" w:rsidRPr="00A95D68">
        <w:t xml:space="preserve">3) </w:t>
      </w:r>
      <w:r w:rsidR="00A515AB">
        <w:t>[</w:t>
      </w:r>
      <w:r w:rsidR="007827A5" w:rsidRPr="0033558D">
        <w:rPr>
          <w:i/>
        </w:rPr>
        <w:t>Tyttäri</w:t>
      </w:r>
      <w:r w:rsidRPr="0075485B">
        <w:t>(</w:t>
      </w:r>
      <w:r w:rsidR="007827A5" w:rsidRPr="0033558D">
        <w:rPr>
          <w:i/>
        </w:rPr>
        <w:t>i</w:t>
      </w:r>
      <w:r w:rsidRPr="0075485B">
        <w:t>)</w:t>
      </w:r>
      <w:r w:rsidR="007827A5" w:rsidRPr="0033558D">
        <w:rPr>
          <w:i/>
        </w:rPr>
        <w:t>tten</w:t>
      </w:r>
      <w:r w:rsidR="00FD5D22" w:rsidRPr="00A95D68">
        <w:t xml:space="preserve"> nähten</w:t>
      </w:r>
      <w:r w:rsidR="00E5096B">
        <w:t>]</w:t>
      </w:r>
      <w:r w:rsidR="007827A5" w:rsidRPr="00A95D68">
        <w:t xml:space="preserve"> </w:t>
      </w:r>
      <w:r w:rsidR="00FD5D22" w:rsidRPr="00A95D68">
        <w:t>pojat haluthaan olla puhthaat.</w:t>
      </w:r>
    </w:p>
    <w:p w14:paraId="22E93110" w14:textId="0E7783D5" w:rsidR="001C45EF" w:rsidRDefault="00C304C8" w:rsidP="00D316B0">
      <w:pPr>
        <w:pStyle w:val="Punktliste"/>
        <w:numPr>
          <w:ilvl w:val="0"/>
          <w:numId w:val="0"/>
        </w:numPr>
      </w:pPr>
      <w:r w:rsidRPr="00A95D68">
        <w:t xml:space="preserve">Pluraalin </w:t>
      </w:r>
      <w:r w:rsidR="00A27713">
        <w:t>genitiiv</w:t>
      </w:r>
      <w:r w:rsidRPr="00A95D68">
        <w:t xml:space="preserve">in haamustuksessa </w:t>
      </w:r>
      <w:r w:rsidR="0033558D">
        <w:t>oon</w:t>
      </w:r>
      <w:r w:rsidRPr="00A95D68">
        <w:t xml:space="preserve"> vaihettelluu eri kir</w:t>
      </w:r>
      <w:r w:rsidR="001C45EF">
        <w:t xml:space="preserve">jakainun </w:t>
      </w:r>
      <w:r w:rsidR="00E46A35">
        <w:t>varieteet</w:t>
      </w:r>
      <w:r w:rsidR="001C45EF">
        <w:t>iitten välissä.</w:t>
      </w:r>
    </w:p>
    <w:p w14:paraId="2C634D06" w14:textId="7D0A7B22" w:rsidR="004B6D4D" w:rsidRPr="00C64441" w:rsidRDefault="00EF68EA" w:rsidP="00D316B0">
      <w:pPr>
        <w:pStyle w:val="Punktliste"/>
        <w:numPr>
          <w:ilvl w:val="0"/>
          <w:numId w:val="0"/>
        </w:numPr>
      </w:pPr>
      <w:r w:rsidRPr="00A95D68">
        <w:t xml:space="preserve">Pluraalin </w:t>
      </w:r>
      <w:r w:rsidR="00A27713">
        <w:t>genitiiv</w:t>
      </w:r>
      <w:r w:rsidRPr="00A95D68">
        <w:t xml:space="preserve">in suffiksit oon Porsangin </w:t>
      </w:r>
      <w:r w:rsidR="0011403B">
        <w:t xml:space="preserve">ja Raisin </w:t>
      </w:r>
      <w:r w:rsidR="00E46A35">
        <w:t>varieteet</w:t>
      </w:r>
      <w:r w:rsidRPr="00A95D68">
        <w:t>issa kaksi</w:t>
      </w:r>
      <w:r w:rsidR="006678A0">
        <w:t>tav</w:t>
      </w:r>
      <w:r w:rsidRPr="00A95D68">
        <w:t xml:space="preserve">uisissa </w:t>
      </w:r>
      <w:r w:rsidRPr="007A070B">
        <w:rPr>
          <w:i/>
        </w:rPr>
        <w:t>n</w:t>
      </w:r>
      <w:r w:rsidRPr="00A95D68">
        <w:t xml:space="preserve">, muutoin </w:t>
      </w:r>
      <w:r w:rsidRPr="007A070B">
        <w:rPr>
          <w:i/>
        </w:rPr>
        <w:t xml:space="preserve">ten </w:t>
      </w:r>
      <w:r w:rsidRPr="00A95D68">
        <w:t xml:space="preserve">tahi </w:t>
      </w:r>
      <w:r w:rsidRPr="007A070B">
        <w:rPr>
          <w:i/>
        </w:rPr>
        <w:t>tten</w:t>
      </w:r>
      <w:r w:rsidRPr="00A95D68">
        <w:t xml:space="preserve">. </w:t>
      </w:r>
      <w:r w:rsidR="004B6D4D">
        <w:t xml:space="preserve">Porsangin </w:t>
      </w:r>
      <w:r w:rsidR="0011403B">
        <w:t xml:space="preserve">ja Raisin </w:t>
      </w:r>
      <w:r w:rsidR="00E46A35">
        <w:t>varieteet</w:t>
      </w:r>
      <w:r w:rsidR="004B6D4D">
        <w:t xml:space="preserve">issa oon pluraalin </w:t>
      </w:r>
      <w:r w:rsidR="00A27713">
        <w:t>genitiiv</w:t>
      </w:r>
      <w:r w:rsidR="004B6D4D">
        <w:t xml:space="preserve">issä kans yksi semmoinen reekeli, mitä ei löyđy muista </w:t>
      </w:r>
      <w:r w:rsidR="00E46A35">
        <w:t>varieteet</w:t>
      </w:r>
      <w:r w:rsidR="004B6D4D">
        <w:t xml:space="preserve">iista: Jos pluraalin ranka loppuu </w:t>
      </w:r>
      <w:r w:rsidR="004B6D4D">
        <w:rPr>
          <w:i/>
        </w:rPr>
        <w:t>Ki</w:t>
      </w:r>
      <w:r w:rsidR="0075485B" w:rsidRPr="0075485B">
        <w:t>,</w:t>
      </w:r>
      <w:r w:rsidR="004B6D4D">
        <w:rPr>
          <w:i/>
        </w:rPr>
        <w:t xml:space="preserve"> </w:t>
      </w:r>
      <w:r w:rsidR="004B6D4D" w:rsidRPr="004B6D4D">
        <w:t>se</w:t>
      </w:r>
      <w:r w:rsidR="004B6D4D">
        <w:t xml:space="preserve"> tämä </w:t>
      </w:r>
      <w:r w:rsidR="004B6D4D">
        <w:rPr>
          <w:i/>
        </w:rPr>
        <w:t>i</w:t>
      </w:r>
      <w:r w:rsidR="004F0F6B">
        <w:t xml:space="preserve"> pitenee</w:t>
      </w:r>
      <w:r w:rsidR="004B6D4D">
        <w:t>, eli</w:t>
      </w:r>
      <w:r w:rsidR="004F0F6B">
        <w:t xml:space="preserve"> kirjoituksessa siinä oon sitte</w:t>
      </w:r>
      <w:r w:rsidR="004B6D4D">
        <w:t xml:space="preserve"> kaksi </w:t>
      </w:r>
      <w:r w:rsidR="004B6D4D">
        <w:rPr>
          <w:i/>
        </w:rPr>
        <w:t>i</w:t>
      </w:r>
      <w:r w:rsidR="004B6D4D">
        <w:t xml:space="preserve">:tä. </w:t>
      </w:r>
      <w:r w:rsidR="00EE458B">
        <w:t>Tässä</w:t>
      </w:r>
      <w:r w:rsidR="004B6D4D">
        <w:t xml:space="preserve"> </w:t>
      </w:r>
      <w:r w:rsidR="00E46A35">
        <w:t>varieteet</w:t>
      </w:r>
      <w:r w:rsidR="004B6D4D">
        <w:t xml:space="preserve">issa oon sitte pluraalin </w:t>
      </w:r>
      <w:r w:rsidR="00A27713">
        <w:t>genitiiv</w:t>
      </w:r>
      <w:r w:rsidR="004B6D4D">
        <w:t>issä yhđe</w:t>
      </w:r>
      <w:r w:rsidR="004F0F6B">
        <w:t xml:space="preserve">nlainen kahđen vokaalin reekeli: </w:t>
      </w:r>
      <w:r w:rsidR="00A27713">
        <w:t>Genitiiv</w:t>
      </w:r>
      <w:r w:rsidR="004B6D4D">
        <w:t xml:space="preserve">in suffiksin eđessä häyttyy olla joko </w:t>
      </w:r>
      <w:r w:rsidR="00744991">
        <w:rPr>
          <w:i/>
        </w:rPr>
        <w:t>Vi</w:t>
      </w:r>
      <w:r w:rsidR="00744991">
        <w:t xml:space="preserve">-diftongi tahi pitkä </w:t>
      </w:r>
      <w:r w:rsidR="00744991">
        <w:rPr>
          <w:i/>
        </w:rPr>
        <w:t>ii</w:t>
      </w:r>
      <w:r w:rsidR="001B127A" w:rsidRPr="001B127A">
        <w:t>.</w:t>
      </w:r>
      <w:r w:rsidR="00C64441">
        <w:rPr>
          <w:i/>
        </w:rPr>
        <w:t xml:space="preserve"> </w:t>
      </w:r>
      <w:r w:rsidR="004F28CB">
        <w:t>Reekeli aktua</w:t>
      </w:r>
      <w:r w:rsidR="006473E9">
        <w:t>li</w:t>
      </w:r>
      <w:r w:rsidR="002618EB">
        <w:t>seeraanttuu</w:t>
      </w:r>
      <w:r w:rsidR="006473E9">
        <w:t xml:space="preserve"> tyhä </w:t>
      </w:r>
      <w:r w:rsidR="008F047A">
        <w:t>nomenityyp</w:t>
      </w:r>
      <w:r w:rsidR="006473E9">
        <w:t>iissä 1</w:t>
      </w:r>
      <w:r w:rsidR="008C42C4">
        <w:t xml:space="preserve"> </w:t>
      </w:r>
      <w:r w:rsidR="006473E9" w:rsidRPr="008C42C4">
        <w:t xml:space="preserve">ja </w:t>
      </w:r>
      <w:r w:rsidR="008C42C4" w:rsidRPr="008C42C4">
        <w:t>2</w:t>
      </w:r>
      <w:r w:rsidR="006473E9" w:rsidRPr="008C42C4">
        <w:t>.</w:t>
      </w:r>
      <w:r w:rsidR="006473E9">
        <w:t xml:space="preserve"> </w:t>
      </w:r>
      <w:r w:rsidR="00C64441">
        <w:t>Samanlainen reekeli löyttyy kans pluraalin partitiivin haamustuksesta.</w:t>
      </w:r>
    </w:p>
    <w:p w14:paraId="2F3F372E" w14:textId="77777777" w:rsidR="00F904D4" w:rsidRDefault="00EF68EA" w:rsidP="00D316B0">
      <w:pPr>
        <w:pStyle w:val="Punktliste"/>
        <w:numPr>
          <w:ilvl w:val="0"/>
          <w:numId w:val="0"/>
        </w:numPr>
      </w:pPr>
      <w:r w:rsidRPr="00A95D68">
        <w:t>M</w:t>
      </w:r>
      <w:r w:rsidR="005612B6" w:rsidRPr="00A95D68">
        <w:t xml:space="preserve">uissa </w:t>
      </w:r>
      <w:r w:rsidR="00E46A35">
        <w:t>varieteet</w:t>
      </w:r>
      <w:r w:rsidR="005612B6" w:rsidRPr="00A95D68">
        <w:t xml:space="preserve">iissa </w:t>
      </w:r>
      <w:r w:rsidR="00C64441">
        <w:t xml:space="preserve">pluraalin </w:t>
      </w:r>
      <w:r w:rsidR="00A27713">
        <w:t>genitiiv</w:t>
      </w:r>
      <w:r w:rsidR="00C64441">
        <w:t xml:space="preserve">in </w:t>
      </w:r>
      <w:r w:rsidR="00AA5498">
        <w:t>suffiksinna</w:t>
      </w:r>
      <w:r w:rsidR="005612B6" w:rsidRPr="00A95D68">
        <w:t xml:space="preserve"> oo</w:t>
      </w:r>
      <w:r w:rsidRPr="00A95D68">
        <w:t xml:space="preserve">n joko </w:t>
      </w:r>
      <w:r w:rsidRPr="00DE0394">
        <w:rPr>
          <w:i/>
        </w:rPr>
        <w:t>ten</w:t>
      </w:r>
      <w:r w:rsidRPr="00A95D68">
        <w:t xml:space="preserve"> tahi </w:t>
      </w:r>
      <w:r w:rsidRPr="00DE0394">
        <w:rPr>
          <w:i/>
        </w:rPr>
        <w:t>tten</w:t>
      </w:r>
      <w:r w:rsidR="00DE0394">
        <w:t xml:space="preserve">, Varengissa kans </w:t>
      </w:r>
      <w:r w:rsidR="00DE0394" w:rsidRPr="003353A5">
        <w:rPr>
          <w:i/>
        </w:rPr>
        <w:t>en</w:t>
      </w:r>
      <w:r w:rsidRPr="003353A5">
        <w:t>.</w:t>
      </w:r>
      <w:r w:rsidRPr="00A95D68">
        <w:t xml:space="preserve"> </w:t>
      </w:r>
      <w:r w:rsidR="00FB3C92" w:rsidRPr="00A95D68">
        <w:t xml:space="preserve">Suffiksin </w:t>
      </w:r>
      <w:r w:rsidR="00FB3C92" w:rsidRPr="00B92C63">
        <w:rPr>
          <w:i/>
        </w:rPr>
        <w:t xml:space="preserve">ten </w:t>
      </w:r>
      <w:r w:rsidR="00FB3C92" w:rsidRPr="00A95D68">
        <w:t>liitethään konsonanttirankhaan, ja se oon käytössä tyhä</w:t>
      </w:r>
      <w:r w:rsidR="0011441A">
        <w:t xml:space="preserve"> tyypin 3.2</w:t>
      </w:r>
      <w:r w:rsidR="00FB3C92" w:rsidRPr="00A95D68">
        <w:t xml:space="preserve"> </w:t>
      </w:r>
      <w:r w:rsidR="0011441A">
        <w:rPr>
          <w:i/>
        </w:rPr>
        <w:t xml:space="preserve">veres- </w:t>
      </w:r>
      <w:r w:rsidR="0011441A">
        <w:t xml:space="preserve">ja </w:t>
      </w:r>
      <w:r w:rsidR="0011441A">
        <w:rPr>
          <w:i/>
        </w:rPr>
        <w:t>ihminen-</w:t>
      </w:r>
      <w:r w:rsidR="0011441A">
        <w:t xml:space="preserve">nomeniitten pluraalin </w:t>
      </w:r>
      <w:r w:rsidR="00A27713">
        <w:t>genitiiv</w:t>
      </w:r>
      <w:r w:rsidR="0011441A">
        <w:t xml:space="preserve">in haamustuksessa ja muutamista kans tyypin </w:t>
      </w:r>
      <w:r w:rsidR="00B021DD">
        <w:t>1</w:t>
      </w:r>
      <w:r w:rsidR="00FB3C92" w:rsidRPr="00A95D68">
        <w:t>.</w:t>
      </w:r>
      <w:r w:rsidR="004357D7" w:rsidRPr="00A95D68">
        <w:t xml:space="preserve">2 </w:t>
      </w:r>
      <w:r w:rsidR="004F0F6B">
        <w:t xml:space="preserve">eli </w:t>
      </w:r>
      <w:r w:rsidR="00677E5D">
        <w:t>konsonanttirank</w:t>
      </w:r>
      <w:r w:rsidR="00165BA4" w:rsidRPr="00A95D68">
        <w:t>aiset kaksi</w:t>
      </w:r>
      <w:r w:rsidR="006678A0">
        <w:t>tav</w:t>
      </w:r>
      <w:r w:rsidR="00165BA4" w:rsidRPr="00A95D68">
        <w:t xml:space="preserve">uiset </w:t>
      </w:r>
      <w:r w:rsidR="004F0F6B">
        <w:t xml:space="preserve">lyhykäisvokaaliset </w:t>
      </w:r>
      <w:r w:rsidR="00165BA4" w:rsidRPr="00A95D68">
        <w:t>nomenit</w:t>
      </w:r>
      <w:r w:rsidR="0011441A">
        <w:t xml:space="preserve"> pluraalin </w:t>
      </w:r>
      <w:r w:rsidR="00A27713">
        <w:t>genitiiv</w:t>
      </w:r>
      <w:r w:rsidR="0011441A">
        <w:t>in haamustuksessa</w:t>
      </w:r>
      <w:r w:rsidR="00FB3C92" w:rsidRPr="00A95D68">
        <w:t xml:space="preserve">. </w:t>
      </w:r>
      <w:r w:rsidRPr="00A95D68">
        <w:t>Ka</w:t>
      </w:r>
      <w:r w:rsidR="0043506E">
        <w:t>t</w:t>
      </w:r>
      <w:r w:rsidRPr="00A95D68">
        <w:t xml:space="preserve">toma tässä eri </w:t>
      </w:r>
      <w:r w:rsidR="008F047A">
        <w:t>nomenityyp</w:t>
      </w:r>
      <w:r w:rsidRPr="00A95D68">
        <w:t>pii</w:t>
      </w:r>
      <w:r w:rsidR="00F904D4">
        <w:t>.</w:t>
      </w:r>
    </w:p>
    <w:p w14:paraId="0197063E" w14:textId="2FD60D4A" w:rsidR="00ED424B" w:rsidRPr="00A95D68" w:rsidRDefault="008F047A" w:rsidP="00305670">
      <w:pPr>
        <w:pStyle w:val="Punktliste"/>
      </w:pPr>
      <w:r>
        <w:t>Nomenityyp</w:t>
      </w:r>
      <w:r w:rsidR="005123D3" w:rsidRPr="00A95D68">
        <w:t xml:space="preserve">issä 1.1 </w:t>
      </w:r>
      <w:r w:rsidR="00ED424B" w:rsidRPr="00A95D68">
        <w:t>yksirankaiset kaksi</w:t>
      </w:r>
      <w:r w:rsidR="006678A0">
        <w:t>tav</w:t>
      </w:r>
      <w:r w:rsidR="00ED424B" w:rsidRPr="00A95D68">
        <w:t xml:space="preserve">uiset </w:t>
      </w:r>
      <w:r w:rsidR="004F0F6B">
        <w:t xml:space="preserve">lyhykäisvokaaliset </w:t>
      </w:r>
      <w:r w:rsidR="00ED424B" w:rsidRPr="00A95D68">
        <w:t>nomenit oon ero</w:t>
      </w:r>
      <w:r w:rsidR="00AC3D47">
        <w:t>i</w:t>
      </w:r>
      <w:r w:rsidR="00ED424B" w:rsidRPr="00A95D68">
        <w:t xml:space="preserve">tusta eri </w:t>
      </w:r>
      <w:r w:rsidR="00E46A35">
        <w:t>varieteet</w:t>
      </w:r>
      <w:r w:rsidR="00ED424B" w:rsidRPr="00A95D68">
        <w:t xml:space="preserve">iitten välissä. </w:t>
      </w:r>
      <w:r w:rsidR="005123D3" w:rsidRPr="00A95D68">
        <w:t xml:space="preserve">Porsangin </w:t>
      </w:r>
      <w:r w:rsidR="00E31197">
        <w:t xml:space="preserve">ja Raisin </w:t>
      </w:r>
      <w:r w:rsidR="00E46A35">
        <w:t>varieteet</w:t>
      </w:r>
      <w:r w:rsidR="005123D3" w:rsidRPr="00A95D68">
        <w:t>issa</w:t>
      </w:r>
      <w:r w:rsidR="00EF68EA" w:rsidRPr="00A95D68">
        <w:t xml:space="preserve">, jos pluraalin ranka loppuu </w:t>
      </w:r>
      <w:r w:rsidR="0043506E" w:rsidRPr="00D316B0">
        <w:rPr>
          <w:i/>
        </w:rPr>
        <w:t>K</w:t>
      </w:r>
      <w:r w:rsidR="00EF68EA" w:rsidRPr="00D316B0">
        <w:rPr>
          <w:i/>
        </w:rPr>
        <w:t>Vi</w:t>
      </w:r>
      <w:r w:rsidR="00EF68EA" w:rsidRPr="00A95D68">
        <w:t>, se</w:t>
      </w:r>
      <w:r w:rsidR="005123D3" w:rsidRPr="00A95D68">
        <w:t xml:space="preserve"> </w:t>
      </w:r>
      <w:r w:rsidR="00973A02" w:rsidRPr="00A95D68">
        <w:t>pluraalin rankhaan</w:t>
      </w:r>
      <w:r w:rsidR="00746A4D" w:rsidRPr="00A95D68">
        <w:t xml:space="preserve"> </w:t>
      </w:r>
      <w:r w:rsidR="000E17B8" w:rsidRPr="00A95D68">
        <w:t xml:space="preserve">lisäthään pelkän suffiksin </w:t>
      </w:r>
      <w:r w:rsidR="00973A02" w:rsidRPr="00D316B0">
        <w:rPr>
          <w:i/>
        </w:rPr>
        <w:t>n</w:t>
      </w:r>
      <w:r w:rsidR="00EF68EA" w:rsidRPr="00A95D68">
        <w:t xml:space="preserve">. </w:t>
      </w:r>
      <w:r w:rsidR="00973A02" w:rsidRPr="00A95D68">
        <w:t xml:space="preserve">Jos </w:t>
      </w:r>
      <w:r w:rsidR="00EF68EA" w:rsidRPr="00A95D68">
        <w:t xml:space="preserve">pluraalin ranka loppuu </w:t>
      </w:r>
      <w:r w:rsidR="00EF68EA" w:rsidRPr="00D316B0">
        <w:rPr>
          <w:i/>
        </w:rPr>
        <w:t>Ki</w:t>
      </w:r>
      <w:r w:rsidR="00EF68EA" w:rsidRPr="00A95D68">
        <w:t xml:space="preserve">, se siihen lisäthään </w:t>
      </w:r>
      <w:r w:rsidR="00EF68EA" w:rsidRPr="00D316B0">
        <w:rPr>
          <w:i/>
        </w:rPr>
        <w:t>in</w:t>
      </w:r>
      <w:r w:rsidR="00EF68EA" w:rsidRPr="00A95D68">
        <w:t>. Suffiksi</w:t>
      </w:r>
      <w:r w:rsidR="00C315EC" w:rsidRPr="00A95D68">
        <w:t>n</w:t>
      </w:r>
      <w:r w:rsidR="00EF68EA" w:rsidRPr="00A95D68">
        <w:t xml:space="preserve"> eđessä oon </w:t>
      </w:r>
      <w:r w:rsidR="00EB1E9D">
        <w:t xml:space="preserve">yđinkonsonantista </w:t>
      </w:r>
      <w:r w:rsidR="00EF68EA" w:rsidRPr="00A95D68">
        <w:t xml:space="preserve">ylimäinen mahđolinen graadi. </w:t>
      </w:r>
      <w:r w:rsidR="004C1010" w:rsidRPr="00A95D68">
        <w:t xml:space="preserve">Muissa </w:t>
      </w:r>
      <w:r w:rsidR="00E46A35">
        <w:t>varieteet</w:t>
      </w:r>
      <w:r w:rsidR="004C1010" w:rsidRPr="00A95D68">
        <w:t xml:space="preserve">iissa </w:t>
      </w:r>
      <w:r>
        <w:t>nomenityyp</w:t>
      </w:r>
      <w:r w:rsidR="004C1010" w:rsidRPr="00A95D68">
        <w:t>issä 1</w:t>
      </w:r>
      <w:r w:rsidR="00ED424B" w:rsidRPr="00A95D68">
        <w:t>.1</w:t>
      </w:r>
      <w:r w:rsidR="004C1010" w:rsidRPr="00A95D68">
        <w:t xml:space="preserve"> käytethään suffiksii </w:t>
      </w:r>
      <w:r w:rsidR="004C1010" w:rsidRPr="00D316B0">
        <w:rPr>
          <w:i/>
        </w:rPr>
        <w:t>tten</w:t>
      </w:r>
      <w:r w:rsidR="004C1010" w:rsidRPr="00A95D68">
        <w:t>, mi</w:t>
      </w:r>
      <w:r w:rsidR="00E877DC">
        <w:t>n</w:t>
      </w:r>
      <w:r w:rsidR="00C315EC" w:rsidRPr="00A95D68">
        <w:t>k</w:t>
      </w:r>
      <w:r w:rsidR="004C1010" w:rsidRPr="00A95D68">
        <w:t>ä lisäthään kaikkiin al</w:t>
      </w:r>
      <w:r w:rsidR="00C315EC" w:rsidRPr="00A95D68">
        <w:t>i</w:t>
      </w:r>
      <w:r w:rsidR="004C1010" w:rsidRPr="00A95D68">
        <w:t>m</w:t>
      </w:r>
      <w:r w:rsidR="00C315EC" w:rsidRPr="00A95D68">
        <w:t>ais</w:t>
      </w:r>
      <w:r w:rsidR="004C1010" w:rsidRPr="00A95D68">
        <w:t>gra</w:t>
      </w:r>
      <w:r w:rsidR="00E877DC">
        <w:t>a</w:t>
      </w:r>
      <w:r w:rsidR="004C1010" w:rsidRPr="00A95D68">
        <w:t xml:space="preserve">disheen pluraalin rankhaan, eli graadi oon sitte sama ko singulaarin </w:t>
      </w:r>
      <w:r w:rsidR="00A27713">
        <w:t>genitiiv</w:t>
      </w:r>
      <w:r w:rsidR="004C1010" w:rsidRPr="00A95D68">
        <w:t xml:space="preserve">issä. </w:t>
      </w:r>
      <w:r w:rsidR="00EF68EA" w:rsidRPr="00A95D68">
        <w:t>Esimerkkii:</w:t>
      </w:r>
      <w:r w:rsidR="004C1010" w:rsidRPr="00A95D68">
        <w:t xml:space="preserve"> </w:t>
      </w:r>
      <w:r w:rsidR="0075485B">
        <w:t>(</w:t>
      </w:r>
      <w:r w:rsidR="004C1010" w:rsidRPr="00A95D68">
        <w:t>sg.nom. : sg.gen. : pl.gen.)</w:t>
      </w:r>
      <w:r w:rsidR="00EF68EA" w:rsidRPr="00A95D68">
        <w:t xml:space="preserve"> </w:t>
      </w:r>
      <w:r w:rsidR="00EF68EA" w:rsidRPr="00D316B0">
        <w:rPr>
          <w:i/>
        </w:rPr>
        <w:t xml:space="preserve">poika </w:t>
      </w:r>
      <w:r w:rsidR="0075485B" w:rsidRPr="0075485B">
        <w:t>:</w:t>
      </w:r>
      <w:r w:rsidR="00EF68EA" w:rsidRPr="00D316B0">
        <w:rPr>
          <w:i/>
        </w:rPr>
        <w:t xml:space="preserve"> </w:t>
      </w:r>
      <w:r w:rsidR="00F635CD" w:rsidRPr="00D316B0">
        <w:rPr>
          <w:i/>
        </w:rPr>
        <w:t xml:space="preserve">pojan </w:t>
      </w:r>
      <w:r w:rsidR="0075485B" w:rsidRPr="0075485B">
        <w:t>:</w:t>
      </w:r>
      <w:r w:rsidR="00F635CD" w:rsidRPr="00D316B0">
        <w:rPr>
          <w:i/>
        </w:rPr>
        <w:t xml:space="preserve"> </w:t>
      </w:r>
      <w:r w:rsidR="00E52904" w:rsidRPr="00D316B0">
        <w:rPr>
          <w:i/>
        </w:rPr>
        <w:t>poikk</w:t>
      </w:r>
      <w:r w:rsidR="0098090B" w:rsidRPr="0098090B">
        <w:t>/</w:t>
      </w:r>
      <w:r w:rsidR="00E52904" w:rsidRPr="00D316B0">
        <w:rPr>
          <w:i/>
        </w:rPr>
        <w:t>i</w:t>
      </w:r>
      <w:r w:rsidR="00EF68EA" w:rsidRPr="00D316B0">
        <w:rPr>
          <w:i/>
        </w:rPr>
        <w:t>i</w:t>
      </w:r>
      <w:r w:rsidR="0098090B" w:rsidRPr="0098090B">
        <w:t>/</w:t>
      </w:r>
      <w:r w:rsidR="00EF68EA" w:rsidRPr="00D316B0">
        <w:rPr>
          <w:i/>
        </w:rPr>
        <w:t>n</w:t>
      </w:r>
      <w:r w:rsidR="004C1010" w:rsidRPr="00D316B0">
        <w:rPr>
          <w:i/>
        </w:rPr>
        <w:t xml:space="preserve"> </w:t>
      </w:r>
      <w:r w:rsidR="00BA1173" w:rsidRPr="00BA1173">
        <w:t>~</w:t>
      </w:r>
      <w:r w:rsidR="004C1010" w:rsidRPr="00D316B0">
        <w:rPr>
          <w:i/>
        </w:rPr>
        <w:t xml:space="preserve"> poj</w:t>
      </w:r>
      <w:r w:rsidR="0098090B" w:rsidRPr="0098090B">
        <w:t>/</w:t>
      </w:r>
      <w:r w:rsidR="004C1010" w:rsidRPr="00D316B0">
        <w:rPr>
          <w:i/>
        </w:rPr>
        <w:t>i</w:t>
      </w:r>
      <w:r w:rsidR="0098090B" w:rsidRPr="0098090B">
        <w:t>/</w:t>
      </w:r>
      <w:r w:rsidR="004C1010" w:rsidRPr="00D316B0">
        <w:rPr>
          <w:i/>
        </w:rPr>
        <w:t>tten</w:t>
      </w:r>
      <w:r w:rsidR="0075485B" w:rsidRPr="0075485B">
        <w:t>,</w:t>
      </w:r>
      <w:r w:rsidR="005612B6" w:rsidRPr="00D316B0">
        <w:rPr>
          <w:i/>
        </w:rPr>
        <w:t xml:space="preserve"> saita </w:t>
      </w:r>
      <w:r w:rsidR="0075485B" w:rsidRPr="0075485B">
        <w:t>:</w:t>
      </w:r>
      <w:r w:rsidR="00AC3D47">
        <w:t xml:space="preserve"> </w:t>
      </w:r>
      <w:r w:rsidR="00F635CD" w:rsidRPr="00D316B0">
        <w:rPr>
          <w:i/>
        </w:rPr>
        <w:t>sai</w:t>
      </w:r>
      <w:r w:rsidR="0075485B" w:rsidRPr="0075485B">
        <w:t>(</w:t>
      </w:r>
      <w:r w:rsidR="00F635CD" w:rsidRPr="00D316B0">
        <w:rPr>
          <w:i/>
        </w:rPr>
        <w:t>đ</w:t>
      </w:r>
      <w:r w:rsidR="0075485B" w:rsidRPr="0075485B">
        <w:t>)</w:t>
      </w:r>
      <w:r w:rsidR="00F635CD" w:rsidRPr="00D316B0">
        <w:rPr>
          <w:i/>
        </w:rPr>
        <w:t xml:space="preserve">an </w:t>
      </w:r>
      <w:r w:rsidR="0075485B" w:rsidRPr="0075485B">
        <w:t>:</w:t>
      </w:r>
      <w:r w:rsidR="005612B6" w:rsidRPr="00D316B0">
        <w:rPr>
          <w:i/>
        </w:rPr>
        <w:t xml:space="preserve"> saitto</w:t>
      </w:r>
      <w:r w:rsidR="0098090B" w:rsidRPr="0098090B">
        <w:t>/</w:t>
      </w:r>
      <w:r w:rsidR="005612B6" w:rsidRPr="00D316B0">
        <w:rPr>
          <w:i/>
        </w:rPr>
        <w:t>i</w:t>
      </w:r>
      <w:r w:rsidR="0098090B" w:rsidRPr="0098090B">
        <w:t>/</w:t>
      </w:r>
      <w:r w:rsidR="005612B6" w:rsidRPr="00D316B0">
        <w:rPr>
          <w:i/>
        </w:rPr>
        <w:t>n</w:t>
      </w:r>
      <w:r w:rsidR="004C1010" w:rsidRPr="00D316B0">
        <w:rPr>
          <w:i/>
        </w:rPr>
        <w:t xml:space="preserve"> </w:t>
      </w:r>
      <w:r w:rsidR="00BA1173" w:rsidRPr="00BA1173">
        <w:t>~</w:t>
      </w:r>
      <w:r w:rsidR="004C1010" w:rsidRPr="00D316B0">
        <w:rPr>
          <w:i/>
        </w:rPr>
        <w:t xml:space="preserve"> saio</w:t>
      </w:r>
      <w:r w:rsidR="0098090B" w:rsidRPr="0098090B">
        <w:t>/</w:t>
      </w:r>
      <w:r w:rsidR="004C1010" w:rsidRPr="00D316B0">
        <w:rPr>
          <w:i/>
        </w:rPr>
        <w:t>i</w:t>
      </w:r>
      <w:r w:rsidR="0098090B" w:rsidRPr="0098090B">
        <w:t>/</w:t>
      </w:r>
      <w:r w:rsidR="004C1010" w:rsidRPr="00D316B0">
        <w:rPr>
          <w:i/>
        </w:rPr>
        <w:t>tten</w:t>
      </w:r>
      <w:r w:rsidR="0075485B" w:rsidRPr="0075485B">
        <w:t>,</w:t>
      </w:r>
      <w:r w:rsidR="005612B6" w:rsidRPr="00D316B0">
        <w:rPr>
          <w:i/>
        </w:rPr>
        <w:t xml:space="preserve"> lato </w:t>
      </w:r>
      <w:r w:rsidR="0075485B" w:rsidRPr="0075485B">
        <w:t>:</w:t>
      </w:r>
      <w:r w:rsidR="00F635CD" w:rsidRPr="00D316B0">
        <w:rPr>
          <w:i/>
        </w:rPr>
        <w:t xml:space="preserve"> la</w:t>
      </w:r>
      <w:r w:rsidR="0075485B" w:rsidRPr="0075485B">
        <w:t>(</w:t>
      </w:r>
      <w:r w:rsidR="00F635CD" w:rsidRPr="00D316B0">
        <w:rPr>
          <w:i/>
        </w:rPr>
        <w:t>đ</w:t>
      </w:r>
      <w:r w:rsidR="0075485B" w:rsidRPr="0075485B">
        <w:t>)</w:t>
      </w:r>
      <w:r w:rsidR="00F635CD" w:rsidRPr="00D316B0">
        <w:rPr>
          <w:i/>
        </w:rPr>
        <w:t xml:space="preserve">on </w:t>
      </w:r>
      <w:r w:rsidR="0075485B" w:rsidRPr="0075485B">
        <w:t>:</w:t>
      </w:r>
      <w:r w:rsidR="005612B6" w:rsidRPr="00D316B0">
        <w:rPr>
          <w:i/>
        </w:rPr>
        <w:t xml:space="preserve"> latto</w:t>
      </w:r>
      <w:r w:rsidR="0098090B" w:rsidRPr="0098090B">
        <w:t>/</w:t>
      </w:r>
      <w:r w:rsidR="005612B6" w:rsidRPr="00D316B0">
        <w:rPr>
          <w:i/>
        </w:rPr>
        <w:t>i</w:t>
      </w:r>
      <w:r w:rsidR="0098090B" w:rsidRPr="0098090B">
        <w:t>/</w:t>
      </w:r>
      <w:r w:rsidR="005612B6" w:rsidRPr="00D316B0">
        <w:rPr>
          <w:i/>
        </w:rPr>
        <w:t>n</w:t>
      </w:r>
      <w:r w:rsidR="004C1010" w:rsidRPr="00D316B0">
        <w:rPr>
          <w:i/>
        </w:rPr>
        <w:t xml:space="preserve"> </w:t>
      </w:r>
      <w:r w:rsidR="00BA1173" w:rsidRPr="00BA1173">
        <w:t>~</w:t>
      </w:r>
      <w:r w:rsidR="004C1010" w:rsidRPr="00D316B0">
        <w:rPr>
          <w:i/>
        </w:rPr>
        <w:t xml:space="preserve"> lao</w:t>
      </w:r>
      <w:r w:rsidR="0098090B" w:rsidRPr="0098090B">
        <w:t>/</w:t>
      </w:r>
      <w:r w:rsidR="004C1010" w:rsidRPr="00D316B0">
        <w:rPr>
          <w:i/>
        </w:rPr>
        <w:t>i</w:t>
      </w:r>
      <w:r w:rsidR="0098090B" w:rsidRPr="0098090B">
        <w:t>/</w:t>
      </w:r>
      <w:r w:rsidR="004C1010" w:rsidRPr="00D316B0">
        <w:rPr>
          <w:i/>
        </w:rPr>
        <w:t>tten</w:t>
      </w:r>
      <w:r w:rsidR="0075485B" w:rsidRPr="0075485B">
        <w:t>,</w:t>
      </w:r>
      <w:r w:rsidR="005612B6" w:rsidRPr="00D316B0">
        <w:rPr>
          <w:i/>
        </w:rPr>
        <w:t xml:space="preserve"> </w:t>
      </w:r>
      <w:r w:rsidR="00F94A43" w:rsidRPr="00D316B0">
        <w:rPr>
          <w:i/>
        </w:rPr>
        <w:t xml:space="preserve">joki </w:t>
      </w:r>
      <w:r w:rsidR="0075485B" w:rsidRPr="0075485B">
        <w:t>:</w:t>
      </w:r>
      <w:r w:rsidR="00F94A43" w:rsidRPr="00D316B0">
        <w:rPr>
          <w:i/>
        </w:rPr>
        <w:t xml:space="preserve"> jo</w:t>
      </w:r>
      <w:r w:rsidR="0075485B" w:rsidRPr="0075485B">
        <w:t>(</w:t>
      </w:r>
      <w:r w:rsidR="00F94A43" w:rsidRPr="00D316B0">
        <w:rPr>
          <w:i/>
        </w:rPr>
        <w:t>v</w:t>
      </w:r>
      <w:r w:rsidR="0075485B" w:rsidRPr="0075485B">
        <w:t>)</w:t>
      </w:r>
      <w:r w:rsidR="00F94A43" w:rsidRPr="00D316B0">
        <w:rPr>
          <w:i/>
        </w:rPr>
        <w:t>e</w:t>
      </w:r>
      <w:r w:rsidR="0098090B" w:rsidRPr="0098090B">
        <w:t>/</w:t>
      </w:r>
      <w:r w:rsidR="00E52904" w:rsidRPr="00D316B0">
        <w:rPr>
          <w:i/>
        </w:rPr>
        <w:t xml:space="preserve">n </w:t>
      </w:r>
      <w:r w:rsidR="0075485B" w:rsidRPr="0075485B">
        <w:t>:</w:t>
      </w:r>
      <w:r w:rsidR="00E52904" w:rsidRPr="00D316B0">
        <w:rPr>
          <w:i/>
        </w:rPr>
        <w:t xml:space="preserve"> jokk</w:t>
      </w:r>
      <w:r w:rsidR="0098090B" w:rsidRPr="0098090B">
        <w:t>/</w:t>
      </w:r>
      <w:r w:rsidR="00E52904" w:rsidRPr="00D316B0">
        <w:rPr>
          <w:i/>
        </w:rPr>
        <w:t>i</w:t>
      </w:r>
      <w:r w:rsidR="00F94A43" w:rsidRPr="00D316B0">
        <w:rPr>
          <w:i/>
        </w:rPr>
        <w:t>i</w:t>
      </w:r>
      <w:r w:rsidR="0098090B" w:rsidRPr="0098090B">
        <w:t>/</w:t>
      </w:r>
      <w:r w:rsidR="00F94A43" w:rsidRPr="00D316B0">
        <w:rPr>
          <w:i/>
        </w:rPr>
        <w:t>n</w:t>
      </w:r>
      <w:r w:rsidR="000C5A2C" w:rsidRPr="00D316B0">
        <w:rPr>
          <w:i/>
        </w:rPr>
        <w:t xml:space="preserve"> </w:t>
      </w:r>
      <w:r w:rsidR="00BA1173" w:rsidRPr="00BA1173">
        <w:t>~</w:t>
      </w:r>
      <w:r w:rsidR="000C5A2C" w:rsidRPr="00D316B0">
        <w:rPr>
          <w:i/>
        </w:rPr>
        <w:t xml:space="preserve"> jo</w:t>
      </w:r>
      <w:r w:rsidR="0098090B" w:rsidRPr="0098090B">
        <w:t>/</w:t>
      </w:r>
      <w:r w:rsidR="000C5A2C" w:rsidRPr="00D316B0">
        <w:rPr>
          <w:i/>
        </w:rPr>
        <w:t>i</w:t>
      </w:r>
      <w:r w:rsidR="0098090B" w:rsidRPr="0098090B">
        <w:t>/</w:t>
      </w:r>
      <w:r w:rsidR="000C5A2C" w:rsidRPr="00D316B0">
        <w:rPr>
          <w:i/>
        </w:rPr>
        <w:t>tten</w:t>
      </w:r>
      <w:r w:rsidR="0075485B" w:rsidRPr="0075485B">
        <w:t>,</w:t>
      </w:r>
      <w:r w:rsidR="00E52904" w:rsidRPr="00D316B0">
        <w:rPr>
          <w:i/>
        </w:rPr>
        <w:t xml:space="preserve"> lehti </w:t>
      </w:r>
      <w:r w:rsidR="0075485B" w:rsidRPr="0075485B">
        <w:t>:</w:t>
      </w:r>
      <w:r w:rsidR="00E52904" w:rsidRPr="00D316B0">
        <w:rPr>
          <w:i/>
        </w:rPr>
        <w:t xml:space="preserve"> leh</w:t>
      </w:r>
      <w:r w:rsidR="0075485B" w:rsidRPr="0075485B">
        <w:t>(</w:t>
      </w:r>
      <w:r w:rsidR="00E52904" w:rsidRPr="00D316B0">
        <w:rPr>
          <w:i/>
        </w:rPr>
        <w:t>đ</w:t>
      </w:r>
      <w:r w:rsidR="0075485B" w:rsidRPr="0075485B">
        <w:t>)</w:t>
      </w:r>
      <w:r w:rsidR="00E52904" w:rsidRPr="00D316B0">
        <w:rPr>
          <w:i/>
        </w:rPr>
        <w:t>e</w:t>
      </w:r>
      <w:r w:rsidR="0098090B" w:rsidRPr="0098090B">
        <w:t>/</w:t>
      </w:r>
      <w:r w:rsidR="00E52904" w:rsidRPr="00D316B0">
        <w:rPr>
          <w:i/>
        </w:rPr>
        <w:t xml:space="preserve">n </w:t>
      </w:r>
      <w:r w:rsidR="0075485B" w:rsidRPr="0075485B">
        <w:t>:</w:t>
      </w:r>
      <w:r w:rsidR="00E52904" w:rsidRPr="00D316B0">
        <w:rPr>
          <w:i/>
        </w:rPr>
        <w:t xml:space="preserve"> leht</w:t>
      </w:r>
      <w:r w:rsidR="0098090B" w:rsidRPr="0098090B">
        <w:t>/</w:t>
      </w:r>
      <w:r w:rsidR="00E52904" w:rsidRPr="00D316B0">
        <w:rPr>
          <w:i/>
        </w:rPr>
        <w:t>i</w:t>
      </w:r>
      <w:r w:rsidR="000C5A2C" w:rsidRPr="00D316B0">
        <w:rPr>
          <w:i/>
        </w:rPr>
        <w:t>i</w:t>
      </w:r>
      <w:r w:rsidR="0098090B" w:rsidRPr="0098090B">
        <w:t>/</w:t>
      </w:r>
      <w:r w:rsidR="000C5A2C" w:rsidRPr="00D316B0">
        <w:rPr>
          <w:i/>
        </w:rPr>
        <w:t xml:space="preserve">n </w:t>
      </w:r>
      <w:r w:rsidR="00BA1173" w:rsidRPr="00BA1173">
        <w:t>~</w:t>
      </w:r>
      <w:r w:rsidR="000C5A2C" w:rsidRPr="00D316B0">
        <w:rPr>
          <w:i/>
        </w:rPr>
        <w:t xml:space="preserve"> leh</w:t>
      </w:r>
      <w:r w:rsidR="0098090B" w:rsidRPr="0098090B">
        <w:t>/</w:t>
      </w:r>
      <w:r w:rsidR="000C5A2C" w:rsidRPr="00D316B0">
        <w:rPr>
          <w:i/>
        </w:rPr>
        <w:t>i</w:t>
      </w:r>
      <w:r w:rsidR="0098090B" w:rsidRPr="0098090B">
        <w:t>/</w:t>
      </w:r>
      <w:r w:rsidR="000C5A2C" w:rsidRPr="00D316B0">
        <w:rPr>
          <w:i/>
        </w:rPr>
        <w:t>tten</w:t>
      </w:r>
      <w:r w:rsidR="0075485B" w:rsidRPr="0075485B">
        <w:t>,</w:t>
      </w:r>
      <w:r w:rsidR="00F94A43" w:rsidRPr="00D316B0">
        <w:rPr>
          <w:i/>
        </w:rPr>
        <w:t xml:space="preserve"> </w:t>
      </w:r>
      <w:r w:rsidR="00F635CD" w:rsidRPr="00D316B0">
        <w:rPr>
          <w:i/>
        </w:rPr>
        <w:t xml:space="preserve">tooli </w:t>
      </w:r>
      <w:r w:rsidR="0075485B" w:rsidRPr="0075485B">
        <w:t>:</w:t>
      </w:r>
      <w:r w:rsidR="00F635CD" w:rsidRPr="00D316B0">
        <w:rPr>
          <w:i/>
        </w:rPr>
        <w:t xml:space="preserve"> tooli</w:t>
      </w:r>
      <w:r w:rsidR="0098090B" w:rsidRPr="0098090B">
        <w:t>/</w:t>
      </w:r>
      <w:r w:rsidR="00F635CD" w:rsidRPr="00D316B0">
        <w:rPr>
          <w:i/>
        </w:rPr>
        <w:t xml:space="preserve">n </w:t>
      </w:r>
      <w:r w:rsidR="0075485B" w:rsidRPr="0075485B">
        <w:t>:</w:t>
      </w:r>
      <w:r w:rsidR="00F635CD" w:rsidRPr="00D316B0">
        <w:rPr>
          <w:i/>
        </w:rPr>
        <w:t xml:space="preserve"> tooli</w:t>
      </w:r>
      <w:r w:rsidR="0098090B" w:rsidRPr="0098090B">
        <w:t>/</w:t>
      </w:r>
      <w:r w:rsidR="00F635CD" w:rsidRPr="00D316B0">
        <w:rPr>
          <w:i/>
        </w:rPr>
        <w:t>i</w:t>
      </w:r>
      <w:r w:rsidR="0098090B" w:rsidRPr="0098090B">
        <w:t>/</w:t>
      </w:r>
      <w:r w:rsidR="00F635CD" w:rsidRPr="00D316B0">
        <w:rPr>
          <w:i/>
        </w:rPr>
        <w:t>n</w:t>
      </w:r>
      <w:r w:rsidR="00C55685" w:rsidRPr="00D316B0">
        <w:rPr>
          <w:i/>
        </w:rPr>
        <w:t xml:space="preserve"> </w:t>
      </w:r>
      <w:r w:rsidR="00BA1173" w:rsidRPr="00BA1173">
        <w:t>~</w:t>
      </w:r>
      <w:r w:rsidR="00C55685" w:rsidRPr="00D316B0">
        <w:rPr>
          <w:i/>
        </w:rPr>
        <w:t xml:space="preserve"> tool</w:t>
      </w:r>
      <w:r w:rsidR="0098090B" w:rsidRPr="0098090B">
        <w:t>/</w:t>
      </w:r>
      <w:r w:rsidR="00C55685" w:rsidRPr="00D316B0">
        <w:rPr>
          <w:i/>
        </w:rPr>
        <w:t>i</w:t>
      </w:r>
      <w:r w:rsidR="0098090B" w:rsidRPr="0098090B">
        <w:t>/</w:t>
      </w:r>
      <w:r w:rsidR="00C55685" w:rsidRPr="00D316B0">
        <w:rPr>
          <w:i/>
        </w:rPr>
        <w:t>tten</w:t>
      </w:r>
      <w:r w:rsidR="00B92C63">
        <w:t>.</w:t>
      </w:r>
    </w:p>
    <w:p w14:paraId="487B5E2A" w14:textId="293ADF62" w:rsidR="000E17B8" w:rsidRPr="00A95D68" w:rsidRDefault="008F047A" w:rsidP="00305670">
      <w:pPr>
        <w:pStyle w:val="Punktliste"/>
      </w:pPr>
      <w:r>
        <w:t>Nomenityyp</w:t>
      </w:r>
      <w:r w:rsidR="00ED424B" w:rsidRPr="00A95D68">
        <w:t xml:space="preserve">issä 1.2 </w:t>
      </w:r>
      <w:r w:rsidR="00677E5D">
        <w:t>konsonanttirank</w:t>
      </w:r>
      <w:r w:rsidR="00ED424B" w:rsidRPr="00A95D68">
        <w:t>aiset kaksi</w:t>
      </w:r>
      <w:r w:rsidR="006678A0">
        <w:t>tav</w:t>
      </w:r>
      <w:r w:rsidR="00ED424B" w:rsidRPr="00A95D68">
        <w:t xml:space="preserve">uiset </w:t>
      </w:r>
      <w:r w:rsidR="00BB5E4F">
        <w:t xml:space="preserve">lyhykäisvokaaliset </w:t>
      </w:r>
      <w:r w:rsidR="00ED424B" w:rsidRPr="00A95D68">
        <w:t>nomenit käyte</w:t>
      </w:r>
      <w:r w:rsidR="002A6688">
        <w:t>t</w:t>
      </w:r>
      <w:r w:rsidR="00ED424B" w:rsidRPr="00A95D68">
        <w:t>hään pluraa</w:t>
      </w:r>
      <w:r w:rsidR="009D41E6">
        <w:t>l</w:t>
      </w:r>
      <w:r w:rsidR="00ED424B" w:rsidRPr="00A95D68">
        <w:t xml:space="preserve">in </w:t>
      </w:r>
      <w:r w:rsidR="00A27713">
        <w:t>genitiiv</w:t>
      </w:r>
      <w:r w:rsidR="00ED424B" w:rsidRPr="00A95D68">
        <w:t>in</w:t>
      </w:r>
      <w:r w:rsidR="002E25DA">
        <w:t xml:space="preserve"> haamustuksessa vokaalirankkaa, ja sen haamustethaan samhaan</w:t>
      </w:r>
      <w:r w:rsidR="00B257B7">
        <w:t xml:space="preserve"> laihiin</w:t>
      </w:r>
      <w:r w:rsidR="002E25DA">
        <w:t xml:space="preserve"> ko tyypissä 1.1. </w:t>
      </w:r>
      <w:r w:rsidR="00E163B8">
        <w:t xml:space="preserve">Mutta osassa nomeniita se oon mahđolinen käyttäät sen rinnala konsonanttirankkaa. </w:t>
      </w:r>
      <w:r w:rsidR="00ED424B" w:rsidRPr="00A95D68">
        <w:t>Esimerkkii:</w:t>
      </w:r>
      <w:r w:rsidR="00540103" w:rsidRPr="00A95D68">
        <w:t xml:space="preserve"> </w:t>
      </w:r>
      <w:r w:rsidR="0075485B">
        <w:t>(</w:t>
      </w:r>
      <w:r w:rsidR="00540103" w:rsidRPr="00A95D68">
        <w:t xml:space="preserve">sg.nom. : sg.gen. : pl.gen.) </w:t>
      </w:r>
      <w:r w:rsidR="00F635CD" w:rsidRPr="00B92C63">
        <w:rPr>
          <w:i/>
        </w:rPr>
        <w:t xml:space="preserve">pieni </w:t>
      </w:r>
      <w:r w:rsidR="0075485B" w:rsidRPr="0075485B">
        <w:t>:</w:t>
      </w:r>
      <w:r w:rsidR="00F635CD" w:rsidRPr="00B92C63">
        <w:rPr>
          <w:i/>
        </w:rPr>
        <w:t xml:space="preserve"> piene</w:t>
      </w:r>
      <w:r w:rsidR="0098090B" w:rsidRPr="0098090B">
        <w:t>/</w:t>
      </w:r>
      <w:r w:rsidR="00F635CD" w:rsidRPr="00B92C63">
        <w:rPr>
          <w:i/>
        </w:rPr>
        <w:t>n</w:t>
      </w:r>
      <w:r w:rsidR="00ED424B" w:rsidRPr="00B92C63">
        <w:rPr>
          <w:i/>
        </w:rPr>
        <w:t xml:space="preserve"> </w:t>
      </w:r>
      <w:r w:rsidR="0075485B" w:rsidRPr="0075485B">
        <w:t>:</w:t>
      </w:r>
      <w:r w:rsidR="00ED424B" w:rsidRPr="00B92C63">
        <w:rPr>
          <w:i/>
        </w:rPr>
        <w:t xml:space="preserve"> </w:t>
      </w:r>
      <w:r w:rsidR="00E877DC">
        <w:rPr>
          <w:i/>
        </w:rPr>
        <w:t>pien</w:t>
      </w:r>
      <w:r w:rsidR="0098090B" w:rsidRPr="0098090B">
        <w:t>/</w:t>
      </w:r>
      <w:r w:rsidR="00DB2E58">
        <w:rPr>
          <w:i/>
        </w:rPr>
        <w:t>i</w:t>
      </w:r>
      <w:r w:rsidR="00E877DC">
        <w:rPr>
          <w:i/>
        </w:rPr>
        <w:t>i</w:t>
      </w:r>
      <w:r w:rsidR="0098090B" w:rsidRPr="0098090B">
        <w:t>/</w:t>
      </w:r>
      <w:r w:rsidR="00E877DC">
        <w:rPr>
          <w:i/>
        </w:rPr>
        <w:t xml:space="preserve">n </w:t>
      </w:r>
      <w:r w:rsidR="00BA1173" w:rsidRPr="00BA1173">
        <w:t>~</w:t>
      </w:r>
      <w:r w:rsidR="00E877DC">
        <w:rPr>
          <w:i/>
        </w:rPr>
        <w:t xml:space="preserve"> </w:t>
      </w:r>
      <w:r w:rsidR="00C55685" w:rsidRPr="00B92C63">
        <w:rPr>
          <w:i/>
        </w:rPr>
        <w:t>pien</w:t>
      </w:r>
      <w:r w:rsidR="0098090B" w:rsidRPr="0098090B">
        <w:t>/</w:t>
      </w:r>
      <w:r w:rsidR="00C55685" w:rsidRPr="00B92C63">
        <w:rPr>
          <w:i/>
        </w:rPr>
        <w:t>i</w:t>
      </w:r>
      <w:r w:rsidR="0098090B" w:rsidRPr="0098090B">
        <w:t>/</w:t>
      </w:r>
      <w:r w:rsidR="00C55685" w:rsidRPr="00B92C63">
        <w:rPr>
          <w:i/>
        </w:rPr>
        <w:t>tten</w:t>
      </w:r>
      <w:r w:rsidR="00E163B8">
        <w:rPr>
          <w:i/>
        </w:rPr>
        <w:t xml:space="preserve"> </w:t>
      </w:r>
      <w:r w:rsidR="00BA1173" w:rsidRPr="00BA1173">
        <w:t>~</w:t>
      </w:r>
      <w:r w:rsidR="00E163B8">
        <w:rPr>
          <w:i/>
        </w:rPr>
        <w:t xml:space="preserve"> </w:t>
      </w:r>
      <w:r w:rsidR="00E163B8" w:rsidRPr="00B92C63">
        <w:rPr>
          <w:i/>
        </w:rPr>
        <w:t>pien</w:t>
      </w:r>
      <w:r w:rsidR="0098090B" w:rsidRPr="0098090B">
        <w:t>/</w:t>
      </w:r>
      <w:r w:rsidR="00E163B8" w:rsidRPr="00B92C63">
        <w:rPr>
          <w:i/>
        </w:rPr>
        <w:t>ten</w:t>
      </w:r>
      <w:r w:rsidR="0075485B" w:rsidRPr="0075485B">
        <w:t>,</w:t>
      </w:r>
      <w:r w:rsidR="00511AD9" w:rsidRPr="00B92C63">
        <w:rPr>
          <w:i/>
        </w:rPr>
        <w:t xml:space="preserve"> lapsi </w:t>
      </w:r>
      <w:r w:rsidR="0075485B" w:rsidRPr="0075485B">
        <w:t>:</w:t>
      </w:r>
      <w:r w:rsidR="00540103" w:rsidRPr="00B92C63">
        <w:rPr>
          <w:i/>
        </w:rPr>
        <w:t xml:space="preserve"> lapse</w:t>
      </w:r>
      <w:r w:rsidR="0098090B" w:rsidRPr="0098090B">
        <w:t>/</w:t>
      </w:r>
      <w:r w:rsidR="00540103" w:rsidRPr="00B92C63">
        <w:rPr>
          <w:i/>
        </w:rPr>
        <w:t xml:space="preserve">n </w:t>
      </w:r>
      <w:r w:rsidR="0075485B" w:rsidRPr="0075485B">
        <w:t>:</w:t>
      </w:r>
      <w:r w:rsidR="00511AD9" w:rsidRPr="00B92C63">
        <w:rPr>
          <w:i/>
        </w:rPr>
        <w:t xml:space="preserve"> </w:t>
      </w:r>
      <w:r w:rsidR="00332A64">
        <w:rPr>
          <w:i/>
        </w:rPr>
        <w:t>laps</w:t>
      </w:r>
      <w:r w:rsidR="0098090B" w:rsidRPr="0098090B">
        <w:t>/</w:t>
      </w:r>
      <w:r w:rsidR="00332A64">
        <w:rPr>
          <w:i/>
        </w:rPr>
        <w:t>ii</w:t>
      </w:r>
      <w:r w:rsidR="0098090B" w:rsidRPr="0098090B">
        <w:t>/</w:t>
      </w:r>
      <w:r w:rsidR="00332A64">
        <w:rPr>
          <w:i/>
        </w:rPr>
        <w:t xml:space="preserve">n </w:t>
      </w:r>
      <w:r w:rsidR="00BA1173" w:rsidRPr="00BA1173">
        <w:t>~</w:t>
      </w:r>
      <w:r w:rsidR="00DB2E58">
        <w:rPr>
          <w:i/>
        </w:rPr>
        <w:t xml:space="preserve"> </w:t>
      </w:r>
      <w:r w:rsidR="00C55685" w:rsidRPr="00B92C63">
        <w:rPr>
          <w:i/>
        </w:rPr>
        <w:t>laps</w:t>
      </w:r>
      <w:r w:rsidR="0098090B" w:rsidRPr="0098090B">
        <w:t>/</w:t>
      </w:r>
      <w:r w:rsidR="00C55685" w:rsidRPr="00B92C63">
        <w:rPr>
          <w:i/>
        </w:rPr>
        <w:t>i</w:t>
      </w:r>
      <w:r w:rsidR="0098090B" w:rsidRPr="0098090B">
        <w:t>/</w:t>
      </w:r>
      <w:r w:rsidR="00C55685" w:rsidRPr="00B92C63">
        <w:rPr>
          <w:i/>
        </w:rPr>
        <w:t>tten</w:t>
      </w:r>
      <w:r w:rsidR="00E163B8">
        <w:rPr>
          <w:i/>
        </w:rPr>
        <w:t xml:space="preserve"> </w:t>
      </w:r>
      <w:r w:rsidR="00BA1173" w:rsidRPr="00BA1173">
        <w:t>~</w:t>
      </w:r>
      <w:r w:rsidR="00E163B8">
        <w:rPr>
          <w:i/>
        </w:rPr>
        <w:t xml:space="preserve"> </w:t>
      </w:r>
      <w:r w:rsidR="00E163B8" w:rsidRPr="00B92C63">
        <w:rPr>
          <w:i/>
        </w:rPr>
        <w:t>las</w:t>
      </w:r>
      <w:r w:rsidR="0098090B" w:rsidRPr="0098090B">
        <w:t>/</w:t>
      </w:r>
      <w:r w:rsidR="00E163B8" w:rsidRPr="00B92C63">
        <w:rPr>
          <w:i/>
        </w:rPr>
        <w:t>ten</w:t>
      </w:r>
      <w:r w:rsidR="0075485B" w:rsidRPr="0075485B">
        <w:t>,</w:t>
      </w:r>
      <w:r w:rsidR="00DD7F3A">
        <w:rPr>
          <w:i/>
        </w:rPr>
        <w:t xml:space="preserve"> mies </w:t>
      </w:r>
      <w:r w:rsidR="0075485B" w:rsidRPr="0075485B">
        <w:t>:</w:t>
      </w:r>
      <w:r w:rsidR="00C675D5">
        <w:rPr>
          <w:i/>
        </w:rPr>
        <w:t xml:space="preserve"> mie</w:t>
      </w:r>
      <w:r w:rsidR="004A6951">
        <w:rPr>
          <w:i/>
        </w:rPr>
        <w:t>he</w:t>
      </w:r>
      <w:r w:rsidR="0098090B" w:rsidRPr="0098090B">
        <w:t>/</w:t>
      </w:r>
      <w:r w:rsidR="004A6951">
        <w:rPr>
          <w:i/>
        </w:rPr>
        <w:t xml:space="preserve">n </w:t>
      </w:r>
      <w:r w:rsidR="0075485B" w:rsidRPr="0075485B">
        <w:t>:</w:t>
      </w:r>
      <w:r w:rsidR="00DD7F3A">
        <w:rPr>
          <w:i/>
        </w:rPr>
        <w:t xml:space="preserve"> mieh</w:t>
      </w:r>
      <w:r w:rsidR="0098090B" w:rsidRPr="0098090B">
        <w:t>/</w:t>
      </w:r>
      <w:r w:rsidR="00DD7F3A">
        <w:rPr>
          <w:i/>
        </w:rPr>
        <w:t>ii</w:t>
      </w:r>
      <w:r w:rsidR="0098090B" w:rsidRPr="0098090B">
        <w:t>/</w:t>
      </w:r>
      <w:r w:rsidR="00DD7F3A">
        <w:rPr>
          <w:i/>
        </w:rPr>
        <w:t xml:space="preserve">n </w:t>
      </w:r>
      <w:r w:rsidR="00BA1173" w:rsidRPr="00BA1173">
        <w:t>~</w:t>
      </w:r>
      <w:r w:rsidR="00DD7F3A">
        <w:rPr>
          <w:i/>
        </w:rPr>
        <w:t xml:space="preserve"> mieh</w:t>
      </w:r>
      <w:r w:rsidR="0098090B" w:rsidRPr="0098090B">
        <w:t>/</w:t>
      </w:r>
      <w:r w:rsidR="00DD7F3A">
        <w:rPr>
          <w:i/>
        </w:rPr>
        <w:t>i</w:t>
      </w:r>
      <w:r w:rsidR="0098090B" w:rsidRPr="0098090B">
        <w:t>/</w:t>
      </w:r>
      <w:r w:rsidR="00DD7F3A">
        <w:rPr>
          <w:i/>
        </w:rPr>
        <w:t>tten</w:t>
      </w:r>
      <w:r w:rsidR="00054B16">
        <w:rPr>
          <w:i/>
        </w:rPr>
        <w:t xml:space="preserve"> </w:t>
      </w:r>
      <w:r w:rsidR="00BA1173" w:rsidRPr="00BA1173">
        <w:t>~</w:t>
      </w:r>
      <w:r w:rsidR="00054B16">
        <w:rPr>
          <w:i/>
        </w:rPr>
        <w:t xml:space="preserve"> mies</w:t>
      </w:r>
      <w:r w:rsidR="0098090B" w:rsidRPr="0098090B">
        <w:t>/</w:t>
      </w:r>
      <w:r w:rsidR="00054B16">
        <w:rPr>
          <w:i/>
        </w:rPr>
        <w:t>ten</w:t>
      </w:r>
      <w:r w:rsidR="00511AD9" w:rsidRPr="00A95D68">
        <w:t>.</w:t>
      </w:r>
      <w:r w:rsidR="00D47A92">
        <w:t xml:space="preserve"> Se käytethäänkö vokaali- eli konsonanttirankkaa, oon paljon sen jälkhiin, mikä sana </w:t>
      </w:r>
      <w:r w:rsidR="00ED56FB">
        <w:t xml:space="preserve">oon kysymyksessä. </w:t>
      </w:r>
      <w:r w:rsidR="008C10A5">
        <w:t xml:space="preserve">Oon paljon </w:t>
      </w:r>
      <w:r w:rsidR="00677E5D">
        <w:t>konsonanttirank</w:t>
      </w:r>
      <w:r w:rsidR="00B92BEA">
        <w:t>ai</w:t>
      </w:r>
      <w:r w:rsidR="008C10A5">
        <w:t>ssii sannoi, mistä ei oll</w:t>
      </w:r>
      <w:r w:rsidR="00F67AB1">
        <w:t>e</w:t>
      </w:r>
      <w:r w:rsidR="008C10A5">
        <w:t xml:space="preserve">nkhaan </w:t>
      </w:r>
      <w:r w:rsidR="00F67AB1">
        <w:t xml:space="preserve">käytetä </w:t>
      </w:r>
      <w:r w:rsidR="00C675D5">
        <w:t>konsonantti</w:t>
      </w:r>
      <w:r w:rsidR="00B92BEA">
        <w:t>rankai</w:t>
      </w:r>
      <w:r w:rsidR="00F67AB1">
        <w:t xml:space="preserve">sta pluraalin </w:t>
      </w:r>
      <w:r w:rsidR="00A27713">
        <w:t>genitiiv</w:t>
      </w:r>
      <w:r w:rsidR="00F67AB1">
        <w:t>ii. Tämmöiset oon esimerkiksi</w:t>
      </w:r>
      <w:r w:rsidR="000C5A2C">
        <w:t xml:space="preserve"> </w:t>
      </w:r>
      <w:r w:rsidR="0075485B">
        <w:t>(</w:t>
      </w:r>
      <w:r w:rsidR="009E4803">
        <w:t>sg.nom</w:t>
      </w:r>
      <w:r w:rsidR="007F6C63">
        <w:t>.</w:t>
      </w:r>
      <w:r w:rsidR="009E4803">
        <w:t xml:space="preserve"> : sg.</w:t>
      </w:r>
      <w:r w:rsidR="00216F0F">
        <w:t>gen. : sg.part. : pl.gen.)</w:t>
      </w:r>
      <w:r w:rsidR="009E4803">
        <w:t xml:space="preserve"> </w:t>
      </w:r>
      <w:r w:rsidR="000C5A2C">
        <w:rPr>
          <w:i/>
        </w:rPr>
        <w:t xml:space="preserve">vuosi </w:t>
      </w:r>
      <w:r w:rsidR="000C5A2C">
        <w:t>:</w:t>
      </w:r>
      <w:r w:rsidR="000A4B27">
        <w:t xml:space="preserve"> </w:t>
      </w:r>
      <w:r w:rsidR="00F87B19">
        <w:rPr>
          <w:i/>
        </w:rPr>
        <w:t>vuo</w:t>
      </w:r>
      <w:r w:rsidR="0075485B" w:rsidRPr="0075485B">
        <w:t>(</w:t>
      </w:r>
      <w:r w:rsidR="00F87B19">
        <w:rPr>
          <w:i/>
        </w:rPr>
        <w:t>đ</w:t>
      </w:r>
      <w:r w:rsidR="0075485B" w:rsidRPr="0075485B">
        <w:t>)</w:t>
      </w:r>
      <w:r w:rsidR="00F87B19">
        <w:rPr>
          <w:i/>
        </w:rPr>
        <w:t xml:space="preserve">en </w:t>
      </w:r>
      <w:r w:rsidR="0075485B" w:rsidRPr="0075485B">
        <w:t>:</w:t>
      </w:r>
      <w:r w:rsidR="00F87B19">
        <w:rPr>
          <w:i/>
        </w:rPr>
        <w:t xml:space="preserve"> </w:t>
      </w:r>
      <w:r w:rsidR="000C5A2C">
        <w:rPr>
          <w:i/>
        </w:rPr>
        <w:t>vuot</w:t>
      </w:r>
      <w:r w:rsidR="0098090B" w:rsidRPr="0098090B">
        <w:t>/</w:t>
      </w:r>
      <w:r w:rsidR="000C5A2C">
        <w:rPr>
          <w:i/>
        </w:rPr>
        <w:t xml:space="preserve">ta </w:t>
      </w:r>
      <w:r w:rsidR="000C5A2C">
        <w:t xml:space="preserve">: </w:t>
      </w:r>
      <w:r w:rsidR="000C5A2C">
        <w:rPr>
          <w:i/>
        </w:rPr>
        <w:t>vuoss</w:t>
      </w:r>
      <w:r w:rsidR="0098090B" w:rsidRPr="0098090B">
        <w:t>/</w:t>
      </w:r>
      <w:r w:rsidR="000C5A2C">
        <w:rPr>
          <w:i/>
        </w:rPr>
        <w:t>i</w:t>
      </w:r>
      <w:r w:rsidR="0098090B" w:rsidRPr="0098090B">
        <w:t>/</w:t>
      </w:r>
      <w:r w:rsidR="000C5A2C">
        <w:rPr>
          <w:i/>
        </w:rPr>
        <w:t xml:space="preserve">in </w:t>
      </w:r>
      <w:r w:rsidR="00BA1173" w:rsidRPr="00BA1173">
        <w:t>~</w:t>
      </w:r>
      <w:r w:rsidR="000C5A2C">
        <w:rPr>
          <w:i/>
        </w:rPr>
        <w:t xml:space="preserve"> vuos</w:t>
      </w:r>
      <w:r w:rsidR="0098090B" w:rsidRPr="0098090B">
        <w:t>/</w:t>
      </w:r>
      <w:r w:rsidR="000C5A2C">
        <w:rPr>
          <w:i/>
        </w:rPr>
        <w:t>i</w:t>
      </w:r>
      <w:r w:rsidR="0098090B" w:rsidRPr="0098090B">
        <w:t>/</w:t>
      </w:r>
      <w:r w:rsidR="000C5A2C">
        <w:rPr>
          <w:i/>
        </w:rPr>
        <w:t>tten</w:t>
      </w:r>
      <w:r w:rsidR="0075485B" w:rsidRPr="0075485B">
        <w:t>,</w:t>
      </w:r>
      <w:r w:rsidR="000C5A2C">
        <w:rPr>
          <w:i/>
        </w:rPr>
        <w:t xml:space="preserve"> lohi </w:t>
      </w:r>
      <w:r w:rsidR="0075485B" w:rsidRPr="0075485B">
        <w:t>:</w:t>
      </w:r>
      <w:r w:rsidR="00AA08CF" w:rsidRPr="00AA08CF">
        <w:rPr>
          <w:i/>
        </w:rPr>
        <w:t xml:space="preserve"> </w:t>
      </w:r>
      <w:r w:rsidR="00AA08CF">
        <w:rPr>
          <w:i/>
        </w:rPr>
        <w:t>lohe</w:t>
      </w:r>
      <w:r w:rsidR="0098090B" w:rsidRPr="0098090B">
        <w:t>/</w:t>
      </w:r>
      <w:r w:rsidR="00AA08CF">
        <w:rPr>
          <w:i/>
        </w:rPr>
        <w:t xml:space="preserve">n </w:t>
      </w:r>
      <w:r w:rsidR="0075485B" w:rsidRPr="0075485B">
        <w:t>:</w:t>
      </w:r>
      <w:r w:rsidR="000C5A2C">
        <w:rPr>
          <w:i/>
        </w:rPr>
        <w:t xml:space="preserve"> loh</w:t>
      </w:r>
      <w:r w:rsidR="0098090B" w:rsidRPr="0098090B">
        <w:t>/</w:t>
      </w:r>
      <w:r w:rsidR="000C5A2C">
        <w:rPr>
          <w:i/>
        </w:rPr>
        <w:t xml:space="preserve">ta </w:t>
      </w:r>
      <w:r w:rsidR="0075485B" w:rsidRPr="0075485B">
        <w:t>:</w:t>
      </w:r>
      <w:r w:rsidR="00F87B19">
        <w:rPr>
          <w:i/>
        </w:rPr>
        <w:t xml:space="preserve"> </w:t>
      </w:r>
      <w:r w:rsidR="000C5A2C">
        <w:rPr>
          <w:i/>
        </w:rPr>
        <w:t>lohh</w:t>
      </w:r>
      <w:r w:rsidR="0098090B" w:rsidRPr="0098090B">
        <w:t>/</w:t>
      </w:r>
      <w:r w:rsidR="000C5A2C">
        <w:rPr>
          <w:i/>
        </w:rPr>
        <w:t>i</w:t>
      </w:r>
      <w:del w:id="1325" w:author="Information Services" w:date="2015-11-20T17:42:00Z">
        <w:r w:rsidR="0098090B" w:rsidRPr="0098090B" w:rsidDel="00F96A01">
          <w:delText>/</w:delText>
        </w:r>
      </w:del>
      <w:r w:rsidR="000C5A2C">
        <w:rPr>
          <w:i/>
        </w:rPr>
        <w:t>i</w:t>
      </w:r>
      <w:ins w:id="1326" w:author="Information Services" w:date="2015-11-22T15:47:00Z">
        <w:r w:rsidR="00911554" w:rsidRPr="00911554">
          <w:rPr>
            <w:rPrChange w:id="1327" w:author="Information Services" w:date="2015-11-22T15:47:00Z">
              <w:rPr>
                <w:i/>
              </w:rPr>
            </w:rPrChange>
          </w:rPr>
          <w:t>/</w:t>
        </w:r>
      </w:ins>
      <w:r w:rsidR="000C5A2C">
        <w:rPr>
          <w:i/>
        </w:rPr>
        <w:t xml:space="preserve">n </w:t>
      </w:r>
      <w:r w:rsidR="00BA1173" w:rsidRPr="00BA1173">
        <w:t>~</w:t>
      </w:r>
      <w:r w:rsidR="000C5A2C">
        <w:rPr>
          <w:i/>
        </w:rPr>
        <w:t xml:space="preserve"> loh</w:t>
      </w:r>
      <w:r w:rsidR="0098090B" w:rsidRPr="0098090B">
        <w:t>/</w:t>
      </w:r>
      <w:r w:rsidR="000C5A2C">
        <w:rPr>
          <w:i/>
        </w:rPr>
        <w:t>i</w:t>
      </w:r>
      <w:r w:rsidR="0098090B" w:rsidRPr="0098090B">
        <w:t>/</w:t>
      </w:r>
      <w:r w:rsidR="000C5A2C">
        <w:rPr>
          <w:i/>
        </w:rPr>
        <w:t>tten</w:t>
      </w:r>
      <w:r w:rsidR="0075485B" w:rsidRPr="0075485B">
        <w:t>,</w:t>
      </w:r>
      <w:r w:rsidR="00F87B19">
        <w:rPr>
          <w:i/>
        </w:rPr>
        <w:t xml:space="preserve"> käsi </w:t>
      </w:r>
      <w:r w:rsidR="0075485B" w:rsidRPr="0075485B">
        <w:t>:</w:t>
      </w:r>
      <w:r w:rsidR="00F87B19">
        <w:rPr>
          <w:i/>
        </w:rPr>
        <w:t xml:space="preserve"> kä</w:t>
      </w:r>
      <w:r w:rsidR="0075485B" w:rsidRPr="0075485B">
        <w:t>(</w:t>
      </w:r>
      <w:r w:rsidR="00F87B19">
        <w:rPr>
          <w:i/>
        </w:rPr>
        <w:t>đ</w:t>
      </w:r>
      <w:r w:rsidR="0075485B" w:rsidRPr="0075485B">
        <w:t>)</w:t>
      </w:r>
      <w:r w:rsidR="00F87B19">
        <w:rPr>
          <w:i/>
        </w:rPr>
        <w:t>e</w:t>
      </w:r>
      <w:ins w:id="1328" w:author="Information Services" w:date="2015-11-22T15:47:00Z">
        <w:r w:rsidR="00911554" w:rsidRPr="00911554">
          <w:rPr>
            <w:rPrChange w:id="1329" w:author="Information Services" w:date="2015-11-22T15:47:00Z">
              <w:rPr>
                <w:i/>
              </w:rPr>
            </w:rPrChange>
          </w:rPr>
          <w:t>/</w:t>
        </w:r>
      </w:ins>
      <w:r w:rsidR="00F87B19">
        <w:rPr>
          <w:i/>
        </w:rPr>
        <w:t xml:space="preserve">n </w:t>
      </w:r>
      <w:r w:rsidR="0075485B" w:rsidRPr="0075485B">
        <w:t>:</w:t>
      </w:r>
      <w:r w:rsidR="00F87B19">
        <w:rPr>
          <w:i/>
        </w:rPr>
        <w:t xml:space="preserve"> kät</w:t>
      </w:r>
      <w:r w:rsidR="0098090B" w:rsidRPr="0098090B">
        <w:t>/</w:t>
      </w:r>
      <w:r w:rsidR="00F87B19">
        <w:rPr>
          <w:i/>
        </w:rPr>
        <w:t xml:space="preserve">tä </w:t>
      </w:r>
      <w:r w:rsidR="0075485B" w:rsidRPr="0075485B">
        <w:t>:</w:t>
      </w:r>
      <w:r w:rsidR="00F87B19">
        <w:rPr>
          <w:i/>
        </w:rPr>
        <w:t xml:space="preserve"> käss</w:t>
      </w:r>
      <w:r w:rsidR="0098090B" w:rsidRPr="0098090B">
        <w:t>/</w:t>
      </w:r>
      <w:r w:rsidR="00F87B19">
        <w:rPr>
          <w:i/>
        </w:rPr>
        <w:t>ii</w:t>
      </w:r>
      <w:r w:rsidR="0098090B" w:rsidRPr="0098090B">
        <w:t>/</w:t>
      </w:r>
      <w:r w:rsidR="00F87B19">
        <w:rPr>
          <w:i/>
        </w:rPr>
        <w:t xml:space="preserve">n </w:t>
      </w:r>
      <w:r w:rsidR="00BA1173" w:rsidRPr="00BA1173">
        <w:t>~</w:t>
      </w:r>
      <w:r w:rsidR="00F87B19">
        <w:rPr>
          <w:i/>
        </w:rPr>
        <w:t xml:space="preserve"> käs</w:t>
      </w:r>
      <w:r w:rsidR="0098090B" w:rsidRPr="0098090B">
        <w:t>/</w:t>
      </w:r>
      <w:r w:rsidR="00F87B19">
        <w:rPr>
          <w:i/>
        </w:rPr>
        <w:t>i</w:t>
      </w:r>
      <w:r w:rsidR="0098090B" w:rsidRPr="0098090B">
        <w:t>/</w:t>
      </w:r>
      <w:r w:rsidR="00F87B19">
        <w:rPr>
          <w:i/>
        </w:rPr>
        <w:t>tten</w:t>
      </w:r>
      <w:r w:rsidR="00C9164A">
        <w:rPr>
          <w:i/>
        </w:rPr>
        <w:t xml:space="preserve"> </w:t>
      </w:r>
      <w:r w:rsidR="0075485B" w:rsidRPr="0075485B">
        <w:t>,</w:t>
      </w:r>
      <w:r w:rsidR="00C9164A" w:rsidRPr="00B92C63">
        <w:rPr>
          <w:i/>
        </w:rPr>
        <w:t xml:space="preserve"> hirsi </w:t>
      </w:r>
      <w:r w:rsidR="0075485B" w:rsidRPr="0075485B">
        <w:t>:</w:t>
      </w:r>
      <w:r w:rsidR="00C9164A" w:rsidRPr="00B92C63">
        <w:rPr>
          <w:i/>
        </w:rPr>
        <w:t xml:space="preserve"> hirre</w:t>
      </w:r>
      <w:r w:rsidR="0098090B" w:rsidRPr="0098090B">
        <w:t>/</w:t>
      </w:r>
      <w:r w:rsidR="00C9164A" w:rsidRPr="00B92C63">
        <w:rPr>
          <w:i/>
        </w:rPr>
        <w:t xml:space="preserve">n </w:t>
      </w:r>
      <w:r w:rsidR="0075485B" w:rsidRPr="0075485B">
        <w:t>:</w:t>
      </w:r>
      <w:r w:rsidR="00401637">
        <w:rPr>
          <w:i/>
        </w:rPr>
        <w:t xml:space="preserve"> hirt</w:t>
      </w:r>
      <w:r w:rsidR="0098090B" w:rsidRPr="0098090B">
        <w:t>/</w:t>
      </w:r>
      <w:r w:rsidR="00401637">
        <w:rPr>
          <w:i/>
        </w:rPr>
        <w:t xml:space="preserve">tä </w:t>
      </w:r>
      <w:r w:rsidR="0075485B" w:rsidRPr="0075485B">
        <w:t>:</w:t>
      </w:r>
      <w:r w:rsidR="00C9164A">
        <w:rPr>
          <w:i/>
        </w:rPr>
        <w:t xml:space="preserve"> hirss</w:t>
      </w:r>
      <w:r w:rsidR="0098090B" w:rsidRPr="0098090B">
        <w:t>/</w:t>
      </w:r>
      <w:r w:rsidR="00C9164A">
        <w:rPr>
          <w:i/>
        </w:rPr>
        <w:t>ii</w:t>
      </w:r>
      <w:r w:rsidR="0098090B" w:rsidRPr="0098090B">
        <w:t>/</w:t>
      </w:r>
      <w:r w:rsidR="00C9164A">
        <w:rPr>
          <w:i/>
        </w:rPr>
        <w:t xml:space="preserve">n </w:t>
      </w:r>
      <w:r w:rsidR="00BA1173" w:rsidRPr="00BA1173">
        <w:t>~</w:t>
      </w:r>
      <w:r w:rsidR="00C9164A" w:rsidRPr="00B92C63">
        <w:rPr>
          <w:i/>
        </w:rPr>
        <w:t xml:space="preserve"> hirs</w:t>
      </w:r>
      <w:r w:rsidR="0098090B" w:rsidRPr="0098090B">
        <w:t>/</w:t>
      </w:r>
      <w:r w:rsidR="00C9164A" w:rsidRPr="00B92C63">
        <w:rPr>
          <w:i/>
        </w:rPr>
        <w:t>i</w:t>
      </w:r>
      <w:r w:rsidR="0098090B" w:rsidRPr="0098090B">
        <w:t>/</w:t>
      </w:r>
      <w:r w:rsidR="00C9164A" w:rsidRPr="00B92C63">
        <w:rPr>
          <w:i/>
        </w:rPr>
        <w:t>tten</w:t>
      </w:r>
      <w:r w:rsidR="0075485B" w:rsidRPr="0075485B">
        <w:t>,</w:t>
      </w:r>
      <w:r w:rsidR="00C9164A">
        <w:rPr>
          <w:i/>
        </w:rPr>
        <w:t xml:space="preserve"> uusi </w:t>
      </w:r>
      <w:r w:rsidR="0075485B" w:rsidRPr="0075485B">
        <w:t>:</w:t>
      </w:r>
      <w:r w:rsidR="00E67C1D">
        <w:rPr>
          <w:i/>
        </w:rPr>
        <w:t xml:space="preserve"> uu</w:t>
      </w:r>
      <w:r w:rsidR="0075485B" w:rsidRPr="0075485B">
        <w:t>(</w:t>
      </w:r>
      <w:r w:rsidR="00E67C1D">
        <w:rPr>
          <w:i/>
        </w:rPr>
        <w:t>đ</w:t>
      </w:r>
      <w:r w:rsidR="0075485B" w:rsidRPr="0075485B">
        <w:t>)</w:t>
      </w:r>
      <w:r w:rsidR="00E67C1D">
        <w:rPr>
          <w:i/>
        </w:rPr>
        <w:t>e</w:t>
      </w:r>
      <w:r w:rsidR="0098090B" w:rsidRPr="0098090B">
        <w:t>/</w:t>
      </w:r>
      <w:r w:rsidR="00E67C1D">
        <w:rPr>
          <w:i/>
        </w:rPr>
        <w:t xml:space="preserve">n </w:t>
      </w:r>
      <w:r w:rsidR="0075485B" w:rsidRPr="0075485B">
        <w:t>:</w:t>
      </w:r>
      <w:r w:rsidR="00C9164A">
        <w:rPr>
          <w:i/>
        </w:rPr>
        <w:t xml:space="preserve"> uut</w:t>
      </w:r>
      <w:r w:rsidR="0098090B" w:rsidRPr="0098090B">
        <w:t>/</w:t>
      </w:r>
      <w:r w:rsidR="00C9164A">
        <w:rPr>
          <w:i/>
        </w:rPr>
        <w:t xml:space="preserve">ta </w:t>
      </w:r>
      <w:r w:rsidR="0075485B" w:rsidRPr="0075485B">
        <w:t>:</w:t>
      </w:r>
      <w:r w:rsidR="00C9164A">
        <w:rPr>
          <w:i/>
        </w:rPr>
        <w:t xml:space="preserve"> uuss</w:t>
      </w:r>
      <w:r w:rsidR="0098090B" w:rsidRPr="0098090B">
        <w:t>/</w:t>
      </w:r>
      <w:r w:rsidR="00C9164A">
        <w:rPr>
          <w:i/>
        </w:rPr>
        <w:t>ii</w:t>
      </w:r>
      <w:r w:rsidR="0098090B" w:rsidRPr="0098090B">
        <w:t>/</w:t>
      </w:r>
      <w:r w:rsidR="00C9164A">
        <w:rPr>
          <w:i/>
        </w:rPr>
        <w:t xml:space="preserve">n </w:t>
      </w:r>
      <w:r w:rsidR="00BA1173" w:rsidRPr="00BA1173">
        <w:t>~</w:t>
      </w:r>
      <w:r w:rsidR="00C9164A">
        <w:rPr>
          <w:i/>
        </w:rPr>
        <w:t xml:space="preserve"> uus</w:t>
      </w:r>
      <w:r w:rsidR="0098090B" w:rsidRPr="0098090B">
        <w:t>/</w:t>
      </w:r>
      <w:r w:rsidR="00C9164A">
        <w:rPr>
          <w:i/>
        </w:rPr>
        <w:t>i</w:t>
      </w:r>
      <w:r w:rsidR="0098090B" w:rsidRPr="0098090B">
        <w:t>/</w:t>
      </w:r>
      <w:r w:rsidR="00C9164A">
        <w:rPr>
          <w:i/>
        </w:rPr>
        <w:t>tten</w:t>
      </w:r>
      <w:r w:rsidR="0075485B" w:rsidRPr="0075485B">
        <w:t>,</w:t>
      </w:r>
      <w:r w:rsidR="0082372A">
        <w:rPr>
          <w:i/>
        </w:rPr>
        <w:t xml:space="preserve"> täysi </w:t>
      </w:r>
      <w:r w:rsidR="0075485B" w:rsidRPr="0075485B">
        <w:t>:</w:t>
      </w:r>
      <w:r w:rsidR="009A51CC">
        <w:rPr>
          <w:i/>
        </w:rPr>
        <w:t xml:space="preserve"> täy</w:t>
      </w:r>
      <w:r w:rsidR="001B127A" w:rsidRPr="001B127A">
        <w:t>(</w:t>
      </w:r>
      <w:r w:rsidR="009A51CC">
        <w:rPr>
          <w:i/>
        </w:rPr>
        <w:t>đ</w:t>
      </w:r>
      <w:r w:rsidR="001B127A" w:rsidRPr="001B127A">
        <w:t>)</w:t>
      </w:r>
      <w:r w:rsidR="009A51CC">
        <w:rPr>
          <w:i/>
        </w:rPr>
        <w:t>e</w:t>
      </w:r>
      <w:r w:rsidR="0098090B" w:rsidRPr="0098090B">
        <w:t>/</w:t>
      </w:r>
      <w:r w:rsidR="009A51CC">
        <w:rPr>
          <w:i/>
        </w:rPr>
        <w:t xml:space="preserve">n </w:t>
      </w:r>
      <w:r w:rsidR="0075485B" w:rsidRPr="0075485B">
        <w:t>:</w:t>
      </w:r>
      <w:r w:rsidR="0082372A">
        <w:rPr>
          <w:i/>
        </w:rPr>
        <w:t xml:space="preserve"> täyt</w:t>
      </w:r>
      <w:r w:rsidR="0098090B" w:rsidRPr="0098090B">
        <w:t>/</w:t>
      </w:r>
      <w:r w:rsidR="0082372A">
        <w:rPr>
          <w:i/>
        </w:rPr>
        <w:t xml:space="preserve">tä </w:t>
      </w:r>
      <w:r w:rsidR="0075485B" w:rsidRPr="0075485B">
        <w:t>:</w:t>
      </w:r>
      <w:r w:rsidR="0082372A">
        <w:rPr>
          <w:i/>
        </w:rPr>
        <w:t xml:space="preserve"> täyss</w:t>
      </w:r>
      <w:r w:rsidR="0098090B" w:rsidRPr="0098090B">
        <w:t>/</w:t>
      </w:r>
      <w:r w:rsidR="0082372A">
        <w:rPr>
          <w:i/>
        </w:rPr>
        <w:t>ii</w:t>
      </w:r>
      <w:r w:rsidR="0098090B" w:rsidRPr="0098090B">
        <w:t>/</w:t>
      </w:r>
      <w:r w:rsidR="0082372A">
        <w:rPr>
          <w:i/>
        </w:rPr>
        <w:t xml:space="preserve">n </w:t>
      </w:r>
      <w:r w:rsidR="0075485B" w:rsidRPr="0075485B">
        <w:t>:</w:t>
      </w:r>
      <w:r w:rsidR="0082372A">
        <w:rPr>
          <w:i/>
        </w:rPr>
        <w:t xml:space="preserve"> täys</w:t>
      </w:r>
      <w:r w:rsidR="0098090B" w:rsidRPr="0098090B">
        <w:t>/</w:t>
      </w:r>
      <w:r w:rsidR="0082372A">
        <w:rPr>
          <w:i/>
        </w:rPr>
        <w:t>i</w:t>
      </w:r>
      <w:r w:rsidR="0098090B" w:rsidRPr="0098090B">
        <w:t>/</w:t>
      </w:r>
      <w:r w:rsidR="0082372A">
        <w:rPr>
          <w:i/>
        </w:rPr>
        <w:t>tten</w:t>
      </w:r>
      <w:r w:rsidR="001B127A" w:rsidRPr="001B127A">
        <w:t>.</w:t>
      </w:r>
      <w:r w:rsidR="000C5A2C">
        <w:rPr>
          <w:i/>
        </w:rPr>
        <w:t xml:space="preserve"> </w:t>
      </w:r>
      <w:r w:rsidR="000C5A2C" w:rsidRPr="0082372A">
        <w:t>Käytänössä oon niin, ette kaikista kaksi</w:t>
      </w:r>
      <w:r w:rsidR="006678A0">
        <w:t>tav</w:t>
      </w:r>
      <w:r w:rsidR="000C5A2C" w:rsidRPr="0082372A">
        <w:t xml:space="preserve">uisista </w:t>
      </w:r>
      <w:r w:rsidR="000C5A2C" w:rsidRPr="0082372A">
        <w:rPr>
          <w:i/>
        </w:rPr>
        <w:t>e</w:t>
      </w:r>
      <w:r w:rsidR="000C5A2C" w:rsidRPr="0082372A">
        <w:t xml:space="preserve">-rangoista saattaa tehđä vokaalirankaisen pluraalin </w:t>
      </w:r>
      <w:r w:rsidR="00A27713">
        <w:t>genitiiv</w:t>
      </w:r>
      <w:r w:rsidR="000C5A2C" w:rsidRPr="0082372A">
        <w:t xml:space="preserve">ihaamun, mutta tyhä osasta saattaa tehđä </w:t>
      </w:r>
      <w:r w:rsidR="00677E5D">
        <w:t>konsonanttirank</w:t>
      </w:r>
      <w:r w:rsidR="00B92BEA">
        <w:t>ai</w:t>
      </w:r>
      <w:r w:rsidR="000C5A2C" w:rsidRPr="0082372A">
        <w:t xml:space="preserve">sen pluraalin </w:t>
      </w:r>
      <w:r w:rsidR="00A27713">
        <w:t>genitiiv</w:t>
      </w:r>
      <w:r w:rsidR="0013409C" w:rsidRPr="0082372A">
        <w:t>i</w:t>
      </w:r>
      <w:r w:rsidR="000C5A2C" w:rsidRPr="0082372A">
        <w:t>haamun</w:t>
      </w:r>
      <w:r w:rsidR="000C5A2C">
        <w:t>.</w:t>
      </w:r>
    </w:p>
    <w:p w14:paraId="6056E95D" w14:textId="6CB7870C" w:rsidR="00D316B0" w:rsidRDefault="008F047A" w:rsidP="00305670">
      <w:pPr>
        <w:pStyle w:val="Punktliste"/>
      </w:pPr>
      <w:r>
        <w:t>Nomenityyp</w:t>
      </w:r>
      <w:r w:rsidR="00C315EC" w:rsidRPr="00A95D68">
        <w:t>iissä 2.</w:t>
      </w:r>
      <w:r w:rsidR="006D7466" w:rsidRPr="00A95D68">
        <w:t>1</w:t>
      </w:r>
      <w:r w:rsidR="00C315EC" w:rsidRPr="00A95D68">
        <w:t xml:space="preserve"> ja 2.</w:t>
      </w:r>
      <w:r w:rsidR="006D7466" w:rsidRPr="00A95D68">
        <w:t>2</w:t>
      </w:r>
      <w:r w:rsidR="00C315EC" w:rsidRPr="00A95D68">
        <w:t xml:space="preserve"> </w:t>
      </w:r>
      <w:r w:rsidR="00257218">
        <w:t xml:space="preserve">usheempitavuiset lyhykäisvokaaliset nomenit pluraalin </w:t>
      </w:r>
      <w:r w:rsidR="00A27713">
        <w:t>genitiiv</w:t>
      </w:r>
      <w:r w:rsidR="00257218">
        <w:t xml:space="preserve">in </w:t>
      </w:r>
      <w:r w:rsidR="00131FDE" w:rsidRPr="00A95D68">
        <w:t>s</w:t>
      </w:r>
      <w:r w:rsidR="00C315EC" w:rsidRPr="00A95D68">
        <w:t xml:space="preserve">uffiksi oon </w:t>
      </w:r>
      <w:r w:rsidR="00C315EC" w:rsidRPr="00D37C7C">
        <w:rPr>
          <w:i/>
        </w:rPr>
        <w:t>tten</w:t>
      </w:r>
      <w:r w:rsidR="00C315EC" w:rsidRPr="00A95D68">
        <w:t xml:space="preserve">, ja sen lisäthään </w:t>
      </w:r>
      <w:r w:rsidR="005F714F">
        <w:t>alimai</w:t>
      </w:r>
      <w:r w:rsidR="00C315EC" w:rsidRPr="00A95D68">
        <w:t xml:space="preserve">sgraadisheen pluraalin rankhaan. Porsangin </w:t>
      </w:r>
      <w:r w:rsidR="00E7544D">
        <w:t xml:space="preserve">ja Raisin </w:t>
      </w:r>
      <w:r w:rsidR="00E46A35">
        <w:t>varieteet</w:t>
      </w:r>
      <w:r w:rsidR="00C315EC" w:rsidRPr="00A95D68">
        <w:t xml:space="preserve">issa tässäki lisäthään suffiksin etheen </w:t>
      </w:r>
      <w:r w:rsidR="00C315EC" w:rsidRPr="00D37C7C">
        <w:rPr>
          <w:i/>
        </w:rPr>
        <w:t>i</w:t>
      </w:r>
      <w:r w:rsidR="00D37C7C">
        <w:t>:n</w:t>
      </w:r>
      <w:r w:rsidR="00C315EC" w:rsidRPr="00D37C7C">
        <w:rPr>
          <w:i/>
        </w:rPr>
        <w:t xml:space="preserve"> </w:t>
      </w:r>
      <w:r w:rsidR="00C315EC" w:rsidRPr="00A95D68">
        <w:t>silloin, ko pluraalin ranka muutoin loppuis yht</w:t>
      </w:r>
      <w:r w:rsidR="00062E1A">
        <w:t>h</w:t>
      </w:r>
      <w:r w:rsidR="00C315EC" w:rsidRPr="00A95D68">
        <w:t xml:space="preserve">een vokaalhiin. Esimerkkii: </w:t>
      </w:r>
      <w:r w:rsidR="0075485B">
        <w:t>(</w:t>
      </w:r>
      <w:r w:rsidR="00C315EC" w:rsidRPr="00A95D68">
        <w:t>sg.nom. : sg.gen. : pl.gen.)</w:t>
      </w:r>
      <w:r w:rsidR="0052114A">
        <w:t xml:space="preserve"> </w:t>
      </w:r>
      <w:r w:rsidR="0075485B">
        <w:t>(</w:t>
      </w:r>
      <w:r w:rsidR="0052114A">
        <w:t>2.1)</w:t>
      </w:r>
      <w:r w:rsidR="00C315EC" w:rsidRPr="00A95D68">
        <w:t xml:space="preserve"> </w:t>
      </w:r>
      <w:r w:rsidR="00C315EC" w:rsidRPr="00B92C63">
        <w:rPr>
          <w:i/>
        </w:rPr>
        <w:t xml:space="preserve">mustikka </w:t>
      </w:r>
      <w:r w:rsidR="0075485B" w:rsidRPr="0075485B">
        <w:t>:</w:t>
      </w:r>
      <w:r w:rsidR="00C315EC" w:rsidRPr="00B92C63">
        <w:rPr>
          <w:i/>
        </w:rPr>
        <w:t xml:space="preserve"> mustika</w:t>
      </w:r>
      <w:r w:rsidR="0098090B" w:rsidRPr="0098090B">
        <w:t>/</w:t>
      </w:r>
      <w:r w:rsidR="00C315EC" w:rsidRPr="00B92C63">
        <w:rPr>
          <w:i/>
        </w:rPr>
        <w:t xml:space="preserve">n </w:t>
      </w:r>
      <w:r w:rsidR="0075485B" w:rsidRPr="0075485B">
        <w:t>:</w:t>
      </w:r>
      <w:r w:rsidR="00C315EC" w:rsidRPr="00B92C63">
        <w:rPr>
          <w:i/>
        </w:rPr>
        <w:t xml:space="preserve"> mustiko</w:t>
      </w:r>
      <w:r w:rsidR="0098090B" w:rsidRPr="0098090B">
        <w:t>/</w:t>
      </w:r>
      <w:r w:rsidR="00C315EC" w:rsidRPr="00B92C63">
        <w:rPr>
          <w:i/>
        </w:rPr>
        <w:t>i</w:t>
      </w:r>
      <w:r w:rsidR="0098090B" w:rsidRPr="0098090B">
        <w:t>/</w:t>
      </w:r>
      <w:r w:rsidR="00C315EC" w:rsidRPr="00B92C63">
        <w:rPr>
          <w:i/>
        </w:rPr>
        <w:t>tten</w:t>
      </w:r>
      <w:r w:rsidR="0075485B" w:rsidRPr="0075485B">
        <w:t>,</w:t>
      </w:r>
      <w:r w:rsidR="00135223" w:rsidRPr="00B92C63">
        <w:rPr>
          <w:i/>
        </w:rPr>
        <w:t xml:space="preserve"> </w:t>
      </w:r>
      <w:r w:rsidR="006D7466" w:rsidRPr="00B92C63">
        <w:rPr>
          <w:i/>
        </w:rPr>
        <w:t>opetta</w:t>
      </w:r>
      <w:r w:rsidR="0075485B" w:rsidRPr="0075485B">
        <w:t>(</w:t>
      </w:r>
      <w:r w:rsidR="006D7466" w:rsidRPr="00B92C63">
        <w:rPr>
          <w:i/>
        </w:rPr>
        <w:t>a</w:t>
      </w:r>
      <w:r w:rsidR="0075485B" w:rsidRPr="0075485B">
        <w:t>)</w:t>
      </w:r>
      <w:r w:rsidR="006D7466" w:rsidRPr="00B92C63">
        <w:rPr>
          <w:i/>
        </w:rPr>
        <w:t xml:space="preserve">ja </w:t>
      </w:r>
      <w:r w:rsidR="0075485B" w:rsidRPr="0075485B">
        <w:t>:</w:t>
      </w:r>
      <w:r w:rsidR="006D7466" w:rsidRPr="00B92C63">
        <w:rPr>
          <w:i/>
        </w:rPr>
        <w:t xml:space="preserve"> opetta</w:t>
      </w:r>
      <w:r w:rsidR="0075485B" w:rsidRPr="0075485B">
        <w:t>(</w:t>
      </w:r>
      <w:r w:rsidR="006D7466" w:rsidRPr="00B92C63">
        <w:rPr>
          <w:i/>
        </w:rPr>
        <w:t>a</w:t>
      </w:r>
      <w:r w:rsidR="0075485B" w:rsidRPr="0075485B">
        <w:t>)</w:t>
      </w:r>
      <w:r w:rsidR="006D7466" w:rsidRPr="00B92C63">
        <w:rPr>
          <w:i/>
        </w:rPr>
        <w:t>ja</w:t>
      </w:r>
      <w:r w:rsidR="0098090B" w:rsidRPr="0098090B">
        <w:t>/</w:t>
      </w:r>
      <w:r w:rsidR="006D7466" w:rsidRPr="00B92C63">
        <w:rPr>
          <w:i/>
        </w:rPr>
        <w:t xml:space="preserve">n </w:t>
      </w:r>
      <w:r w:rsidR="0075485B" w:rsidRPr="0075485B">
        <w:t>:</w:t>
      </w:r>
      <w:r w:rsidR="00062E1A">
        <w:rPr>
          <w:i/>
        </w:rPr>
        <w:t xml:space="preserve"> opettaaj</w:t>
      </w:r>
      <w:r w:rsidR="0098090B" w:rsidRPr="0098090B">
        <w:t>/</w:t>
      </w:r>
      <w:r w:rsidR="00062E1A">
        <w:rPr>
          <w:i/>
        </w:rPr>
        <w:t>i</w:t>
      </w:r>
      <w:r w:rsidR="006D7466" w:rsidRPr="00B92C63">
        <w:rPr>
          <w:i/>
        </w:rPr>
        <w:t>i</w:t>
      </w:r>
      <w:r w:rsidR="0098090B" w:rsidRPr="0098090B">
        <w:t>/</w:t>
      </w:r>
      <w:r w:rsidR="006D7466" w:rsidRPr="00B92C63">
        <w:rPr>
          <w:i/>
        </w:rPr>
        <w:t xml:space="preserve">tten </w:t>
      </w:r>
      <w:r w:rsidR="00BA1173" w:rsidRPr="00BA1173">
        <w:t>~</w:t>
      </w:r>
      <w:r w:rsidR="006D7466" w:rsidRPr="00B92C63">
        <w:rPr>
          <w:i/>
        </w:rPr>
        <w:t xml:space="preserve"> opettaj</w:t>
      </w:r>
      <w:r w:rsidR="0098090B" w:rsidRPr="0098090B">
        <w:t>/</w:t>
      </w:r>
      <w:r w:rsidR="006D7466" w:rsidRPr="00B92C63">
        <w:rPr>
          <w:i/>
        </w:rPr>
        <w:t>i</w:t>
      </w:r>
      <w:r w:rsidR="0098090B" w:rsidRPr="0098090B">
        <w:t>/</w:t>
      </w:r>
      <w:r w:rsidR="006D7466" w:rsidRPr="00B92C63">
        <w:rPr>
          <w:i/>
        </w:rPr>
        <w:t>tten</w:t>
      </w:r>
      <w:r w:rsidR="0075485B" w:rsidRPr="0075485B">
        <w:t>,</w:t>
      </w:r>
      <w:r w:rsidR="00046488" w:rsidRPr="00B92C63">
        <w:rPr>
          <w:i/>
        </w:rPr>
        <w:t xml:space="preserve"> valkea </w:t>
      </w:r>
      <w:r w:rsidR="00BA1173" w:rsidRPr="00BA1173">
        <w:t>~</w:t>
      </w:r>
      <w:r w:rsidR="00046488" w:rsidRPr="00B92C63">
        <w:rPr>
          <w:i/>
        </w:rPr>
        <w:t xml:space="preserve"> valkia </w:t>
      </w:r>
      <w:r w:rsidR="0075485B" w:rsidRPr="0075485B">
        <w:t>:</w:t>
      </w:r>
      <w:r w:rsidR="00046488" w:rsidRPr="00B92C63">
        <w:rPr>
          <w:i/>
        </w:rPr>
        <w:t xml:space="preserve"> valkea</w:t>
      </w:r>
      <w:r w:rsidR="0098090B" w:rsidRPr="0098090B">
        <w:t>/</w:t>
      </w:r>
      <w:r w:rsidR="00046488" w:rsidRPr="00B92C63">
        <w:rPr>
          <w:i/>
        </w:rPr>
        <w:t xml:space="preserve">n </w:t>
      </w:r>
      <w:r w:rsidR="00BA1173" w:rsidRPr="00BA1173">
        <w:t>~</w:t>
      </w:r>
      <w:r w:rsidR="00046488" w:rsidRPr="00B92C63">
        <w:rPr>
          <w:i/>
        </w:rPr>
        <w:t xml:space="preserve"> valkia</w:t>
      </w:r>
      <w:r w:rsidR="0098090B" w:rsidRPr="0098090B">
        <w:t>/</w:t>
      </w:r>
      <w:r w:rsidR="00046488" w:rsidRPr="00B92C63">
        <w:rPr>
          <w:i/>
        </w:rPr>
        <w:t xml:space="preserve">n </w:t>
      </w:r>
      <w:r w:rsidR="0075485B" w:rsidRPr="0075485B">
        <w:t>:</w:t>
      </w:r>
      <w:r w:rsidR="00046488" w:rsidRPr="00B92C63">
        <w:rPr>
          <w:i/>
        </w:rPr>
        <w:t xml:space="preserve"> valke</w:t>
      </w:r>
      <w:r w:rsidR="0098090B" w:rsidRPr="0098090B">
        <w:t>/</w:t>
      </w:r>
      <w:r w:rsidR="00046488" w:rsidRPr="00B92C63">
        <w:rPr>
          <w:i/>
        </w:rPr>
        <w:t>i</w:t>
      </w:r>
      <w:r w:rsidR="0098090B" w:rsidRPr="0098090B">
        <w:t>/</w:t>
      </w:r>
      <w:r w:rsidR="00046488" w:rsidRPr="00B92C63">
        <w:rPr>
          <w:i/>
        </w:rPr>
        <w:t>tten</w:t>
      </w:r>
      <w:r w:rsidR="0075485B" w:rsidRPr="0075485B">
        <w:t>,</w:t>
      </w:r>
      <w:r w:rsidR="00C315EC" w:rsidRPr="00B92C63">
        <w:rPr>
          <w:i/>
        </w:rPr>
        <w:t xml:space="preserve"> pai</w:t>
      </w:r>
      <w:r w:rsidR="00D37C7C">
        <w:rPr>
          <w:i/>
        </w:rPr>
        <w:t>j</w:t>
      </w:r>
      <w:r w:rsidR="00C315EC" w:rsidRPr="00B92C63">
        <w:rPr>
          <w:i/>
        </w:rPr>
        <w:t xml:space="preserve">ukko </w:t>
      </w:r>
      <w:r w:rsidR="0075485B" w:rsidRPr="0075485B">
        <w:t>:</w:t>
      </w:r>
      <w:r w:rsidR="00C315EC" w:rsidRPr="00B92C63">
        <w:rPr>
          <w:i/>
        </w:rPr>
        <w:t xml:space="preserve"> pai</w:t>
      </w:r>
      <w:r w:rsidR="00D37C7C">
        <w:rPr>
          <w:i/>
        </w:rPr>
        <w:t>j</w:t>
      </w:r>
      <w:r w:rsidR="00C315EC" w:rsidRPr="00B92C63">
        <w:rPr>
          <w:i/>
        </w:rPr>
        <w:t>uko</w:t>
      </w:r>
      <w:r w:rsidR="0098090B" w:rsidRPr="0098090B">
        <w:t>/</w:t>
      </w:r>
      <w:r w:rsidR="00C315EC" w:rsidRPr="00B92C63">
        <w:rPr>
          <w:i/>
        </w:rPr>
        <w:t xml:space="preserve">n </w:t>
      </w:r>
      <w:r w:rsidR="0075485B" w:rsidRPr="0075485B">
        <w:t>:</w:t>
      </w:r>
      <w:r w:rsidR="00C315EC" w:rsidRPr="00B92C63">
        <w:rPr>
          <w:i/>
        </w:rPr>
        <w:t xml:space="preserve"> pai</w:t>
      </w:r>
      <w:r w:rsidR="00D37C7C">
        <w:rPr>
          <w:i/>
        </w:rPr>
        <w:t>j</w:t>
      </w:r>
      <w:r w:rsidR="00C315EC" w:rsidRPr="00B92C63">
        <w:rPr>
          <w:i/>
        </w:rPr>
        <w:t>uko</w:t>
      </w:r>
      <w:r w:rsidR="0098090B" w:rsidRPr="0098090B">
        <w:t>/</w:t>
      </w:r>
      <w:r w:rsidR="00C315EC" w:rsidRPr="00B92C63">
        <w:rPr>
          <w:i/>
        </w:rPr>
        <w:t>i</w:t>
      </w:r>
      <w:r w:rsidR="0098090B" w:rsidRPr="0098090B">
        <w:t>/</w:t>
      </w:r>
      <w:r w:rsidR="00C315EC" w:rsidRPr="00B92C63">
        <w:rPr>
          <w:i/>
        </w:rPr>
        <w:t>tten</w:t>
      </w:r>
      <w:r w:rsidR="0075485B" w:rsidRPr="0075485B">
        <w:t>,</w:t>
      </w:r>
      <w:r w:rsidR="00C315EC" w:rsidRPr="00B92C63">
        <w:rPr>
          <w:i/>
        </w:rPr>
        <w:t xml:space="preserve"> </w:t>
      </w:r>
      <w:r w:rsidR="006D7466" w:rsidRPr="00B92C63">
        <w:rPr>
          <w:i/>
        </w:rPr>
        <w:t xml:space="preserve">tunturi </w:t>
      </w:r>
      <w:r w:rsidR="0075485B" w:rsidRPr="0075485B">
        <w:t>:</w:t>
      </w:r>
      <w:r w:rsidR="006D7466" w:rsidRPr="00B92C63">
        <w:rPr>
          <w:i/>
        </w:rPr>
        <w:t xml:space="preserve"> tunturi</w:t>
      </w:r>
      <w:r w:rsidR="0098090B" w:rsidRPr="0098090B">
        <w:t>/</w:t>
      </w:r>
      <w:r w:rsidR="006D7466" w:rsidRPr="00B92C63">
        <w:rPr>
          <w:i/>
        </w:rPr>
        <w:t xml:space="preserve">n </w:t>
      </w:r>
      <w:r w:rsidR="0075485B" w:rsidRPr="0075485B">
        <w:t>:</w:t>
      </w:r>
      <w:r w:rsidR="006D7466" w:rsidRPr="00B92C63">
        <w:rPr>
          <w:i/>
        </w:rPr>
        <w:t xml:space="preserve"> tunturi</w:t>
      </w:r>
      <w:r w:rsidR="0098090B" w:rsidRPr="0098090B">
        <w:t>/</w:t>
      </w:r>
      <w:r w:rsidR="006D7466" w:rsidRPr="00B92C63">
        <w:rPr>
          <w:i/>
        </w:rPr>
        <w:t>i</w:t>
      </w:r>
      <w:r w:rsidR="0098090B" w:rsidRPr="0098090B">
        <w:t>/</w:t>
      </w:r>
      <w:r w:rsidR="006D7466" w:rsidRPr="00B92C63">
        <w:rPr>
          <w:i/>
        </w:rPr>
        <w:t xml:space="preserve">tten </w:t>
      </w:r>
      <w:r w:rsidR="00BA1173" w:rsidRPr="00BA1173">
        <w:t>~</w:t>
      </w:r>
      <w:r w:rsidR="006D7466" w:rsidRPr="00B92C63">
        <w:rPr>
          <w:i/>
        </w:rPr>
        <w:t xml:space="preserve"> tuntur</w:t>
      </w:r>
      <w:r w:rsidR="0098090B" w:rsidRPr="0098090B">
        <w:t>/</w:t>
      </w:r>
      <w:r w:rsidR="006D7466" w:rsidRPr="00B92C63">
        <w:rPr>
          <w:i/>
        </w:rPr>
        <w:t>i</w:t>
      </w:r>
      <w:r w:rsidR="0098090B" w:rsidRPr="0098090B">
        <w:t>/</w:t>
      </w:r>
      <w:r w:rsidR="006D7466" w:rsidRPr="00B92C63">
        <w:rPr>
          <w:i/>
        </w:rPr>
        <w:t>tten</w:t>
      </w:r>
      <w:r w:rsidR="0075485B" w:rsidRPr="0075485B">
        <w:t>,</w:t>
      </w:r>
      <w:r w:rsidR="0052114A">
        <w:rPr>
          <w:i/>
        </w:rPr>
        <w:t xml:space="preserve"> </w:t>
      </w:r>
      <w:r w:rsidR="0075485B">
        <w:t>(</w:t>
      </w:r>
      <w:r w:rsidR="0052114A">
        <w:t>2.2)</w:t>
      </w:r>
      <w:r w:rsidR="006D7466" w:rsidRPr="00B92C63">
        <w:rPr>
          <w:i/>
        </w:rPr>
        <w:t xml:space="preserve"> </w:t>
      </w:r>
      <w:r w:rsidR="00D316B0">
        <w:rPr>
          <w:i/>
        </w:rPr>
        <w:t>ty</w:t>
      </w:r>
      <w:r w:rsidR="0075485B" w:rsidRPr="0075485B">
        <w:t>(</w:t>
      </w:r>
      <w:r w:rsidR="00D316B0">
        <w:rPr>
          <w:i/>
        </w:rPr>
        <w:t>t</w:t>
      </w:r>
      <w:r w:rsidR="0075485B" w:rsidRPr="0075485B">
        <w:t>)</w:t>
      </w:r>
      <w:r w:rsidR="00D316B0">
        <w:rPr>
          <w:i/>
        </w:rPr>
        <w:t xml:space="preserve">är </w:t>
      </w:r>
      <w:r w:rsidR="0075485B" w:rsidRPr="0075485B">
        <w:t>:</w:t>
      </w:r>
      <w:r w:rsidR="00D316B0">
        <w:rPr>
          <w:i/>
        </w:rPr>
        <w:t xml:space="preserve"> tyttäre</w:t>
      </w:r>
      <w:r w:rsidR="0098090B" w:rsidRPr="0098090B">
        <w:t>/</w:t>
      </w:r>
      <w:r w:rsidR="00D316B0">
        <w:rPr>
          <w:i/>
        </w:rPr>
        <w:t xml:space="preserve">n </w:t>
      </w:r>
      <w:r w:rsidR="0075485B" w:rsidRPr="0075485B">
        <w:t>:</w:t>
      </w:r>
      <w:r w:rsidR="00D316B0">
        <w:rPr>
          <w:i/>
        </w:rPr>
        <w:t xml:space="preserve"> tyttär</w:t>
      </w:r>
      <w:r w:rsidR="0098090B" w:rsidRPr="0098090B">
        <w:t>/</w:t>
      </w:r>
      <w:r w:rsidR="00D316B0">
        <w:rPr>
          <w:i/>
        </w:rPr>
        <w:t>ii</w:t>
      </w:r>
      <w:r w:rsidR="0098090B" w:rsidRPr="0098090B">
        <w:t>/</w:t>
      </w:r>
      <w:r w:rsidR="006D7466" w:rsidRPr="00B92C63">
        <w:rPr>
          <w:i/>
        </w:rPr>
        <w:t xml:space="preserve">tten </w:t>
      </w:r>
      <w:r w:rsidR="00BA1173" w:rsidRPr="00BA1173">
        <w:t>~</w:t>
      </w:r>
      <w:r w:rsidR="006D7466" w:rsidRPr="00B92C63">
        <w:rPr>
          <w:i/>
        </w:rPr>
        <w:t xml:space="preserve"> tyttär</w:t>
      </w:r>
      <w:r w:rsidR="0098090B" w:rsidRPr="0098090B">
        <w:t>/</w:t>
      </w:r>
      <w:r w:rsidR="006D7466" w:rsidRPr="00B92C63">
        <w:rPr>
          <w:i/>
        </w:rPr>
        <w:t>i</w:t>
      </w:r>
      <w:r w:rsidR="0098090B" w:rsidRPr="0098090B">
        <w:t>/</w:t>
      </w:r>
      <w:r w:rsidR="006D7466" w:rsidRPr="00B92C63">
        <w:rPr>
          <w:i/>
        </w:rPr>
        <w:t>tten</w:t>
      </w:r>
      <w:r w:rsidR="0075485B" w:rsidRPr="0075485B">
        <w:t>,</w:t>
      </w:r>
      <w:r w:rsidR="006D7466" w:rsidRPr="00B92C63">
        <w:rPr>
          <w:i/>
        </w:rPr>
        <w:t xml:space="preserve"> sy</w:t>
      </w:r>
      <w:r w:rsidR="0075485B" w:rsidRPr="0075485B">
        <w:t>(</w:t>
      </w:r>
      <w:r w:rsidR="00D316B0">
        <w:rPr>
          <w:i/>
        </w:rPr>
        <w:t>đ</w:t>
      </w:r>
      <w:r w:rsidR="0075485B" w:rsidRPr="0075485B">
        <w:t>)</w:t>
      </w:r>
      <w:r w:rsidR="00D316B0">
        <w:rPr>
          <w:i/>
        </w:rPr>
        <w:t xml:space="preserve">än </w:t>
      </w:r>
      <w:r w:rsidR="0075485B" w:rsidRPr="0075485B">
        <w:t>:</w:t>
      </w:r>
      <w:r w:rsidR="00D316B0">
        <w:rPr>
          <w:i/>
        </w:rPr>
        <w:t xml:space="preserve"> sy</w:t>
      </w:r>
      <w:r w:rsidR="0075485B" w:rsidRPr="0075485B">
        <w:t>(</w:t>
      </w:r>
      <w:r w:rsidR="00D316B0">
        <w:rPr>
          <w:i/>
        </w:rPr>
        <w:t>đ</w:t>
      </w:r>
      <w:r w:rsidR="0075485B" w:rsidRPr="0075485B">
        <w:t>)</w:t>
      </w:r>
      <w:r w:rsidR="00D316B0">
        <w:rPr>
          <w:i/>
        </w:rPr>
        <w:t>äme</w:t>
      </w:r>
      <w:r w:rsidR="0098090B" w:rsidRPr="0098090B">
        <w:t>/</w:t>
      </w:r>
      <w:r w:rsidR="00D316B0">
        <w:rPr>
          <w:i/>
        </w:rPr>
        <w:t xml:space="preserve">n </w:t>
      </w:r>
      <w:r w:rsidR="0075485B" w:rsidRPr="0075485B">
        <w:t>:</w:t>
      </w:r>
      <w:r w:rsidR="00D316B0">
        <w:rPr>
          <w:i/>
        </w:rPr>
        <w:t xml:space="preserve"> syđäm</w:t>
      </w:r>
      <w:r w:rsidR="0098090B" w:rsidRPr="0098090B">
        <w:t>/</w:t>
      </w:r>
      <w:r w:rsidR="00D316B0">
        <w:rPr>
          <w:i/>
        </w:rPr>
        <w:t>ii</w:t>
      </w:r>
      <w:r w:rsidR="0098090B" w:rsidRPr="0098090B">
        <w:t>/</w:t>
      </w:r>
      <w:r w:rsidR="006D7466" w:rsidRPr="00B92C63">
        <w:rPr>
          <w:i/>
        </w:rPr>
        <w:t>tten</w:t>
      </w:r>
      <w:r w:rsidR="00D37C7C">
        <w:rPr>
          <w:i/>
        </w:rPr>
        <w:t xml:space="preserve"> </w:t>
      </w:r>
      <w:r w:rsidR="00BA1173" w:rsidRPr="00BA1173">
        <w:t>~</w:t>
      </w:r>
      <w:r w:rsidR="00D37C7C">
        <w:rPr>
          <w:i/>
        </w:rPr>
        <w:t xml:space="preserve"> syäm</w:t>
      </w:r>
      <w:r w:rsidR="0098090B" w:rsidRPr="0098090B">
        <w:t>/</w:t>
      </w:r>
      <w:r w:rsidR="00D37C7C">
        <w:rPr>
          <w:i/>
        </w:rPr>
        <w:t>i</w:t>
      </w:r>
      <w:r w:rsidR="0098090B" w:rsidRPr="0098090B">
        <w:t>/</w:t>
      </w:r>
      <w:r w:rsidR="00D37C7C">
        <w:rPr>
          <w:i/>
        </w:rPr>
        <w:t>tten</w:t>
      </w:r>
      <w:r w:rsidR="006D7466" w:rsidRPr="00A95D68">
        <w:t>.</w:t>
      </w:r>
    </w:p>
    <w:p w14:paraId="67F7FBB3" w14:textId="643F1CEB" w:rsidR="006D7466" w:rsidRPr="00A95D68" w:rsidRDefault="0082372A" w:rsidP="003A2296">
      <w:r w:rsidRPr="00D316B0">
        <w:rPr>
          <w:i/>
        </w:rPr>
        <w:t xml:space="preserve">veres- </w:t>
      </w:r>
      <w:r>
        <w:t xml:space="preserve">ja </w:t>
      </w:r>
      <w:r w:rsidRPr="00D316B0">
        <w:rPr>
          <w:i/>
        </w:rPr>
        <w:t>ihminen-</w:t>
      </w:r>
      <w:r w:rsidRPr="0082372A">
        <w:t>tyyppiin sanoissa</w:t>
      </w:r>
      <w:r>
        <w:t xml:space="preserve"> </w:t>
      </w:r>
      <w:r w:rsidR="006D7466" w:rsidRPr="00A95D68">
        <w:t xml:space="preserve">suffiksin lisäthään </w:t>
      </w:r>
      <w:r>
        <w:t xml:space="preserve">kuitenki </w:t>
      </w:r>
      <w:r w:rsidR="006D7466" w:rsidRPr="00A95D68">
        <w:t xml:space="preserve">tavalissiimin konsonanttirankhaan, ja suffiksi oon silloin </w:t>
      </w:r>
      <w:r w:rsidR="006D7466" w:rsidRPr="00D316B0">
        <w:rPr>
          <w:i/>
        </w:rPr>
        <w:t>ten</w:t>
      </w:r>
      <w:r w:rsidR="006D7466" w:rsidRPr="00A95D68">
        <w:t xml:space="preserve">. Mutta </w:t>
      </w:r>
      <w:r w:rsidR="00B75532">
        <w:t>muis</w:t>
      </w:r>
      <w:r w:rsidR="00032AB2">
        <w:t>s</w:t>
      </w:r>
      <w:r w:rsidR="00B75532">
        <w:t xml:space="preserve">a ko Porsangin </w:t>
      </w:r>
      <w:r w:rsidR="00CF6EC0">
        <w:t xml:space="preserve">ja Raisin </w:t>
      </w:r>
      <w:r w:rsidR="00E46A35">
        <w:t>varieteet</w:t>
      </w:r>
      <w:r w:rsidR="00B75532">
        <w:t>issa</w:t>
      </w:r>
      <w:r w:rsidR="002227E3">
        <w:t xml:space="preserve"> saattaa</w:t>
      </w:r>
      <w:r w:rsidR="006D7466" w:rsidRPr="00A95D68">
        <w:t xml:space="preserve"> </w:t>
      </w:r>
      <w:r w:rsidR="00032AB2" w:rsidRPr="00D316B0">
        <w:rPr>
          <w:i/>
        </w:rPr>
        <w:t>veres-</w:t>
      </w:r>
      <w:r w:rsidR="00193F74">
        <w:t>nomeni</w:t>
      </w:r>
      <w:r w:rsidR="00032AB2">
        <w:t xml:space="preserve">ista </w:t>
      </w:r>
      <w:r w:rsidR="006D7466" w:rsidRPr="00A95D68">
        <w:t xml:space="preserve">käyttäät </w:t>
      </w:r>
      <w:r w:rsidR="005E4BCC" w:rsidRPr="00A95D68">
        <w:t xml:space="preserve">kans </w:t>
      </w:r>
      <w:r w:rsidR="007678E2" w:rsidRPr="00A95D68">
        <w:t xml:space="preserve">vokaalirankkaa ja </w:t>
      </w:r>
      <w:r w:rsidR="006D7466" w:rsidRPr="00A95D68">
        <w:t xml:space="preserve">suffiksii </w:t>
      </w:r>
      <w:r w:rsidR="006D7466" w:rsidRPr="00D316B0">
        <w:rPr>
          <w:i/>
        </w:rPr>
        <w:t>tten</w:t>
      </w:r>
      <w:r w:rsidR="007678E2" w:rsidRPr="00A95D68">
        <w:t xml:space="preserve">. </w:t>
      </w:r>
      <w:r w:rsidR="00131FDE" w:rsidRPr="00A95D68">
        <w:t xml:space="preserve">Esimerkkii: </w:t>
      </w:r>
      <w:r w:rsidR="0075485B">
        <w:t>(</w:t>
      </w:r>
      <w:r w:rsidR="00080C21" w:rsidRPr="00A95D68">
        <w:t xml:space="preserve">sg.nom. : sg.gen. : pl.gen.) </w:t>
      </w:r>
      <w:r w:rsidR="00131FDE" w:rsidRPr="00D316B0">
        <w:rPr>
          <w:i/>
        </w:rPr>
        <w:t xml:space="preserve">ihminen </w:t>
      </w:r>
      <w:r w:rsidR="0075485B" w:rsidRPr="0075485B">
        <w:t>:</w:t>
      </w:r>
      <w:r w:rsidR="00131FDE" w:rsidRPr="00D316B0">
        <w:rPr>
          <w:i/>
        </w:rPr>
        <w:t xml:space="preserve"> ihmise</w:t>
      </w:r>
      <w:r w:rsidR="0098090B" w:rsidRPr="0098090B">
        <w:t>/</w:t>
      </w:r>
      <w:r w:rsidR="00131FDE" w:rsidRPr="00D316B0">
        <w:rPr>
          <w:i/>
        </w:rPr>
        <w:t xml:space="preserve">n </w:t>
      </w:r>
      <w:r w:rsidR="0075485B" w:rsidRPr="0075485B">
        <w:t>:</w:t>
      </w:r>
      <w:r w:rsidR="00131FDE" w:rsidRPr="00D316B0">
        <w:rPr>
          <w:i/>
        </w:rPr>
        <w:t xml:space="preserve"> ihmis</w:t>
      </w:r>
      <w:r w:rsidR="0098090B" w:rsidRPr="0098090B">
        <w:t>/</w:t>
      </w:r>
      <w:r w:rsidR="00131FDE" w:rsidRPr="00D316B0">
        <w:rPr>
          <w:i/>
        </w:rPr>
        <w:t>ten</w:t>
      </w:r>
      <w:r w:rsidR="0075485B" w:rsidRPr="0075485B">
        <w:t>,</w:t>
      </w:r>
      <w:r w:rsidR="00131FDE" w:rsidRPr="00D316B0">
        <w:rPr>
          <w:i/>
        </w:rPr>
        <w:t xml:space="preserve"> kainulainen </w:t>
      </w:r>
      <w:r w:rsidR="0075485B" w:rsidRPr="0075485B">
        <w:t>:</w:t>
      </w:r>
      <w:r w:rsidR="00131FDE" w:rsidRPr="00D316B0">
        <w:rPr>
          <w:i/>
        </w:rPr>
        <w:t xml:space="preserve"> kainulaise</w:t>
      </w:r>
      <w:r w:rsidR="0098090B" w:rsidRPr="0098090B">
        <w:t>/</w:t>
      </w:r>
      <w:r w:rsidR="00131FDE" w:rsidRPr="00D316B0">
        <w:rPr>
          <w:i/>
        </w:rPr>
        <w:t>n</w:t>
      </w:r>
      <w:r w:rsidR="002227E3" w:rsidRPr="00D316B0">
        <w:rPr>
          <w:i/>
        </w:rPr>
        <w:t xml:space="preserve"> </w:t>
      </w:r>
      <w:r w:rsidR="0075485B" w:rsidRPr="0075485B">
        <w:t>:</w:t>
      </w:r>
      <w:r w:rsidR="002227E3" w:rsidRPr="00D316B0">
        <w:rPr>
          <w:i/>
        </w:rPr>
        <w:t xml:space="preserve"> kainulais</w:t>
      </w:r>
      <w:r w:rsidR="0098090B" w:rsidRPr="0098090B">
        <w:t>/</w:t>
      </w:r>
      <w:r w:rsidR="002227E3" w:rsidRPr="00D316B0">
        <w:rPr>
          <w:i/>
        </w:rPr>
        <w:t>ten</w:t>
      </w:r>
      <w:r w:rsidR="0075485B" w:rsidRPr="0075485B">
        <w:t>,</w:t>
      </w:r>
      <w:r w:rsidR="00131FDE" w:rsidRPr="00D316B0">
        <w:rPr>
          <w:i/>
        </w:rPr>
        <w:t xml:space="preserve"> </w:t>
      </w:r>
      <w:r w:rsidR="00CE75F7" w:rsidRPr="00D316B0">
        <w:rPr>
          <w:i/>
        </w:rPr>
        <w:t>sininen</w:t>
      </w:r>
      <w:r w:rsidR="00131FDE" w:rsidRPr="00D316B0">
        <w:rPr>
          <w:i/>
        </w:rPr>
        <w:t xml:space="preserve"> </w:t>
      </w:r>
      <w:r w:rsidR="0075485B" w:rsidRPr="0075485B">
        <w:t>:</w:t>
      </w:r>
      <w:r w:rsidR="00131FDE" w:rsidRPr="00D316B0">
        <w:rPr>
          <w:i/>
        </w:rPr>
        <w:t xml:space="preserve"> </w:t>
      </w:r>
      <w:r w:rsidR="00CE75F7" w:rsidRPr="00D316B0">
        <w:rPr>
          <w:i/>
        </w:rPr>
        <w:t>sin</w:t>
      </w:r>
      <w:r w:rsidR="00131FDE" w:rsidRPr="00D316B0">
        <w:rPr>
          <w:i/>
        </w:rPr>
        <w:t>ise</w:t>
      </w:r>
      <w:r w:rsidR="0098090B" w:rsidRPr="0098090B">
        <w:t>/</w:t>
      </w:r>
      <w:r w:rsidR="00131FDE" w:rsidRPr="00D316B0">
        <w:rPr>
          <w:i/>
        </w:rPr>
        <w:t xml:space="preserve">n </w:t>
      </w:r>
      <w:r w:rsidR="0075485B" w:rsidRPr="0075485B">
        <w:t>:</w:t>
      </w:r>
      <w:r w:rsidR="00131FDE" w:rsidRPr="00D316B0">
        <w:rPr>
          <w:i/>
        </w:rPr>
        <w:t xml:space="preserve"> </w:t>
      </w:r>
      <w:r w:rsidR="00CE75F7" w:rsidRPr="00D316B0">
        <w:rPr>
          <w:i/>
        </w:rPr>
        <w:t>sin</w:t>
      </w:r>
      <w:r w:rsidR="00131FDE" w:rsidRPr="00D316B0">
        <w:rPr>
          <w:i/>
        </w:rPr>
        <w:t>is</w:t>
      </w:r>
      <w:r w:rsidR="0098090B" w:rsidRPr="0098090B">
        <w:t>/</w:t>
      </w:r>
      <w:r w:rsidR="00131FDE" w:rsidRPr="00D316B0">
        <w:rPr>
          <w:i/>
        </w:rPr>
        <w:t>ten</w:t>
      </w:r>
      <w:r w:rsidR="0075485B" w:rsidRPr="0075485B">
        <w:t>,</w:t>
      </w:r>
      <w:r w:rsidR="00CE75F7" w:rsidRPr="00D316B0">
        <w:rPr>
          <w:i/>
        </w:rPr>
        <w:t xml:space="preserve"> </w:t>
      </w:r>
      <w:r w:rsidR="009635C1" w:rsidRPr="00D316B0">
        <w:rPr>
          <w:i/>
        </w:rPr>
        <w:t xml:space="preserve">veres </w:t>
      </w:r>
      <w:r w:rsidR="0075485B" w:rsidRPr="0075485B">
        <w:t>:</w:t>
      </w:r>
      <w:r w:rsidR="009635C1" w:rsidRPr="00D316B0">
        <w:rPr>
          <w:i/>
        </w:rPr>
        <w:t xml:space="preserve"> verekse</w:t>
      </w:r>
      <w:r w:rsidR="0098090B" w:rsidRPr="0098090B">
        <w:t>/</w:t>
      </w:r>
      <w:r w:rsidR="009635C1" w:rsidRPr="00D316B0">
        <w:rPr>
          <w:i/>
        </w:rPr>
        <w:t xml:space="preserve">n </w:t>
      </w:r>
      <w:r w:rsidR="0075485B" w:rsidRPr="0075485B">
        <w:t>:</w:t>
      </w:r>
      <w:r w:rsidR="009635C1" w:rsidRPr="00D316B0">
        <w:rPr>
          <w:i/>
        </w:rPr>
        <w:t xml:space="preserve"> veres</w:t>
      </w:r>
      <w:r w:rsidR="0098090B" w:rsidRPr="0098090B">
        <w:t>/</w:t>
      </w:r>
      <w:r w:rsidR="009635C1" w:rsidRPr="00D316B0">
        <w:rPr>
          <w:i/>
        </w:rPr>
        <w:t xml:space="preserve">ten </w:t>
      </w:r>
      <w:r w:rsidR="00BA1173" w:rsidRPr="00BA1173">
        <w:t>~</w:t>
      </w:r>
      <w:r w:rsidR="009635C1" w:rsidRPr="00D316B0">
        <w:rPr>
          <w:i/>
        </w:rPr>
        <w:t xml:space="preserve"> vereks</w:t>
      </w:r>
      <w:r w:rsidR="0098090B" w:rsidRPr="0098090B">
        <w:t>/</w:t>
      </w:r>
      <w:r w:rsidR="009635C1" w:rsidRPr="00D316B0">
        <w:rPr>
          <w:i/>
        </w:rPr>
        <w:t>i</w:t>
      </w:r>
      <w:r w:rsidR="0098090B" w:rsidRPr="0098090B">
        <w:t>/</w:t>
      </w:r>
      <w:r w:rsidR="009635C1" w:rsidRPr="00D316B0">
        <w:rPr>
          <w:i/>
        </w:rPr>
        <w:t>tten</w:t>
      </w:r>
      <w:r w:rsidR="0075485B" w:rsidRPr="0075485B">
        <w:t>,</w:t>
      </w:r>
      <w:r w:rsidR="009635C1" w:rsidRPr="00D316B0">
        <w:rPr>
          <w:i/>
        </w:rPr>
        <w:t xml:space="preserve"> jänes </w:t>
      </w:r>
      <w:r w:rsidR="0075485B" w:rsidRPr="0075485B">
        <w:t>:</w:t>
      </w:r>
      <w:r w:rsidR="009635C1" w:rsidRPr="00D316B0">
        <w:rPr>
          <w:i/>
        </w:rPr>
        <w:t xml:space="preserve"> jänekse</w:t>
      </w:r>
      <w:r w:rsidR="0098090B" w:rsidRPr="0098090B">
        <w:t>/</w:t>
      </w:r>
      <w:r w:rsidR="009635C1" w:rsidRPr="00D316B0">
        <w:rPr>
          <w:i/>
        </w:rPr>
        <w:t xml:space="preserve">n </w:t>
      </w:r>
      <w:r w:rsidR="0075485B" w:rsidRPr="0075485B">
        <w:t>:</w:t>
      </w:r>
      <w:r w:rsidR="009635C1" w:rsidRPr="00D316B0">
        <w:rPr>
          <w:i/>
        </w:rPr>
        <w:t xml:space="preserve"> jänes</w:t>
      </w:r>
      <w:r w:rsidR="0098090B" w:rsidRPr="0098090B">
        <w:t>/</w:t>
      </w:r>
      <w:r w:rsidR="009635C1" w:rsidRPr="00D316B0">
        <w:rPr>
          <w:i/>
        </w:rPr>
        <w:t xml:space="preserve">ten </w:t>
      </w:r>
      <w:r w:rsidR="00BA1173" w:rsidRPr="00BA1173">
        <w:t>~</w:t>
      </w:r>
      <w:r w:rsidR="009635C1" w:rsidRPr="00D316B0">
        <w:rPr>
          <w:i/>
        </w:rPr>
        <w:t xml:space="preserve"> jäneks</w:t>
      </w:r>
      <w:r w:rsidR="0098090B" w:rsidRPr="0098090B">
        <w:t>/</w:t>
      </w:r>
      <w:r w:rsidR="009635C1" w:rsidRPr="00D316B0">
        <w:rPr>
          <w:i/>
        </w:rPr>
        <w:t>i</w:t>
      </w:r>
      <w:r w:rsidR="0098090B" w:rsidRPr="0098090B">
        <w:t>/</w:t>
      </w:r>
      <w:r w:rsidR="009635C1" w:rsidRPr="00D316B0">
        <w:rPr>
          <w:i/>
        </w:rPr>
        <w:t>tten</w:t>
      </w:r>
      <w:r w:rsidR="0075485B" w:rsidRPr="0075485B">
        <w:t>,</w:t>
      </w:r>
      <w:r w:rsidR="009635C1" w:rsidRPr="00D316B0">
        <w:rPr>
          <w:i/>
        </w:rPr>
        <w:t xml:space="preserve"> kokkous </w:t>
      </w:r>
      <w:r w:rsidR="0075485B" w:rsidRPr="0075485B">
        <w:t>:</w:t>
      </w:r>
      <w:r w:rsidR="009635C1" w:rsidRPr="00D316B0">
        <w:rPr>
          <w:i/>
        </w:rPr>
        <w:t xml:space="preserve"> kokkoukse</w:t>
      </w:r>
      <w:r w:rsidR="0098090B" w:rsidRPr="0098090B">
        <w:t>/</w:t>
      </w:r>
      <w:r w:rsidR="009635C1" w:rsidRPr="00D316B0">
        <w:rPr>
          <w:i/>
        </w:rPr>
        <w:t xml:space="preserve">n </w:t>
      </w:r>
      <w:r w:rsidR="0075485B" w:rsidRPr="0075485B">
        <w:t>:</w:t>
      </w:r>
      <w:r w:rsidR="009635C1" w:rsidRPr="00D316B0">
        <w:rPr>
          <w:i/>
        </w:rPr>
        <w:t xml:space="preserve"> kokkous</w:t>
      </w:r>
      <w:r w:rsidR="0098090B" w:rsidRPr="0098090B">
        <w:t>/</w:t>
      </w:r>
      <w:r w:rsidR="009635C1" w:rsidRPr="00D316B0">
        <w:rPr>
          <w:i/>
        </w:rPr>
        <w:t xml:space="preserve">ten </w:t>
      </w:r>
      <w:r w:rsidR="00BA1173" w:rsidRPr="00BA1173">
        <w:t>~</w:t>
      </w:r>
      <w:r w:rsidR="009635C1" w:rsidRPr="00D316B0">
        <w:rPr>
          <w:i/>
        </w:rPr>
        <w:t xml:space="preserve"> kokkouks</w:t>
      </w:r>
      <w:r w:rsidR="0098090B" w:rsidRPr="0098090B">
        <w:t>/</w:t>
      </w:r>
      <w:r w:rsidR="009635C1" w:rsidRPr="00D316B0">
        <w:rPr>
          <w:i/>
        </w:rPr>
        <w:t>i</w:t>
      </w:r>
      <w:r w:rsidR="0098090B" w:rsidRPr="0098090B">
        <w:t>/</w:t>
      </w:r>
      <w:r w:rsidR="009635C1" w:rsidRPr="00D316B0">
        <w:rPr>
          <w:i/>
        </w:rPr>
        <w:t>tten</w:t>
      </w:r>
      <w:r w:rsidR="009635C1" w:rsidRPr="00A95D68">
        <w:t>.</w:t>
      </w:r>
    </w:p>
    <w:p w14:paraId="71598D49" w14:textId="06A30DB2" w:rsidR="00787065" w:rsidRDefault="008F047A" w:rsidP="00305670">
      <w:pPr>
        <w:pStyle w:val="Punktliste"/>
      </w:pPr>
      <w:r>
        <w:t>Nomenityyp</w:t>
      </w:r>
      <w:r w:rsidR="00FB3C92" w:rsidRPr="00A95D68">
        <w:t xml:space="preserve">iissä 3.1 ja 3.2 </w:t>
      </w:r>
      <w:r w:rsidR="00062E1A">
        <w:t xml:space="preserve">pitkävokaaliset nomenit </w:t>
      </w:r>
      <w:r w:rsidR="00FB3C92" w:rsidRPr="00A95D68">
        <w:t xml:space="preserve">suffiksi oon </w:t>
      </w:r>
      <w:r w:rsidR="00032AB2">
        <w:t xml:space="preserve">tavalisesti </w:t>
      </w:r>
      <w:r w:rsidR="00FB3C92" w:rsidRPr="00D316B0">
        <w:rPr>
          <w:i/>
        </w:rPr>
        <w:t xml:space="preserve">tten </w:t>
      </w:r>
      <w:r w:rsidR="00FB3C92" w:rsidRPr="00A95D68">
        <w:t xml:space="preserve">ja sen lisäthään suorhaan pluraalin ainuhaan rankhaan. </w:t>
      </w:r>
      <w:r>
        <w:t>Nomenityyp</w:t>
      </w:r>
      <w:r w:rsidR="009D087A">
        <w:t xml:space="preserve">issä 3.2 saattaa </w:t>
      </w:r>
      <w:r w:rsidR="00C970A2">
        <w:t>Varengin</w:t>
      </w:r>
      <w:r w:rsidR="007030D4">
        <w:t xml:space="preserve"> </w:t>
      </w:r>
      <w:r w:rsidR="00E46A35">
        <w:t>varieteet</w:t>
      </w:r>
      <w:r w:rsidR="007030D4">
        <w:t xml:space="preserve">issa käyttäät kans suffiksii </w:t>
      </w:r>
      <w:r w:rsidR="007030D4" w:rsidRPr="00D316B0">
        <w:rPr>
          <w:i/>
        </w:rPr>
        <w:t>en</w:t>
      </w:r>
      <w:r w:rsidR="007030D4">
        <w:t xml:space="preserve">; silloin pluraalin </w:t>
      </w:r>
      <w:r w:rsidR="007030D4" w:rsidRPr="00D316B0">
        <w:rPr>
          <w:i/>
        </w:rPr>
        <w:t xml:space="preserve">i </w:t>
      </w:r>
      <w:r w:rsidR="007030D4">
        <w:t xml:space="preserve">&gt; </w:t>
      </w:r>
      <w:r w:rsidR="007030D4" w:rsidRPr="00D316B0">
        <w:rPr>
          <w:i/>
        </w:rPr>
        <w:t>j</w:t>
      </w:r>
      <w:r w:rsidR="001B127A" w:rsidRPr="001B127A">
        <w:t>.</w:t>
      </w:r>
      <w:r w:rsidR="007030D4" w:rsidRPr="00D316B0">
        <w:rPr>
          <w:i/>
        </w:rPr>
        <w:t xml:space="preserve"> </w:t>
      </w:r>
      <w:r w:rsidR="00FB3C92" w:rsidRPr="007030D4">
        <w:t>Esimerkkii</w:t>
      </w:r>
      <w:r w:rsidR="00FB3C92" w:rsidRPr="00A95D68">
        <w:t xml:space="preserve">: </w:t>
      </w:r>
      <w:r w:rsidR="0075485B">
        <w:t>(</w:t>
      </w:r>
      <w:r w:rsidR="00D93A68" w:rsidRPr="00A95D68">
        <w:t xml:space="preserve">sg.nom. : sg.gen. : pl.gen.) </w:t>
      </w:r>
      <w:r w:rsidR="0075485B">
        <w:t>(</w:t>
      </w:r>
      <w:r w:rsidR="006C08EB">
        <w:t xml:space="preserve">3.1) </w:t>
      </w:r>
      <w:r w:rsidR="00D93A68" w:rsidRPr="00D316B0">
        <w:rPr>
          <w:i/>
        </w:rPr>
        <w:t xml:space="preserve">yö </w:t>
      </w:r>
      <w:r w:rsidR="0075485B" w:rsidRPr="0075485B">
        <w:t>:</w:t>
      </w:r>
      <w:r w:rsidR="00D93A68" w:rsidRPr="00D316B0">
        <w:rPr>
          <w:i/>
        </w:rPr>
        <w:t xml:space="preserve"> yö</w:t>
      </w:r>
      <w:r w:rsidR="0098090B" w:rsidRPr="0098090B">
        <w:t>/</w:t>
      </w:r>
      <w:r w:rsidR="00D93A68" w:rsidRPr="00D316B0">
        <w:rPr>
          <w:i/>
        </w:rPr>
        <w:t xml:space="preserve">n </w:t>
      </w:r>
      <w:r w:rsidR="0075485B" w:rsidRPr="0075485B">
        <w:t>:</w:t>
      </w:r>
      <w:r w:rsidR="00D93A68" w:rsidRPr="00D316B0">
        <w:rPr>
          <w:i/>
        </w:rPr>
        <w:t xml:space="preserve"> ö</w:t>
      </w:r>
      <w:r w:rsidR="0098090B" w:rsidRPr="0098090B">
        <w:t>/</w:t>
      </w:r>
      <w:r w:rsidR="00D93A68" w:rsidRPr="00D316B0">
        <w:rPr>
          <w:i/>
        </w:rPr>
        <w:t>i</w:t>
      </w:r>
      <w:r w:rsidR="0098090B" w:rsidRPr="0098090B">
        <w:t>/</w:t>
      </w:r>
      <w:r w:rsidR="00D93A68" w:rsidRPr="00D316B0">
        <w:rPr>
          <w:i/>
        </w:rPr>
        <w:t>tten</w:t>
      </w:r>
      <w:r w:rsidR="0075485B" w:rsidRPr="0075485B">
        <w:t>,</w:t>
      </w:r>
      <w:r w:rsidR="00FB3C92" w:rsidRPr="00D316B0">
        <w:rPr>
          <w:i/>
        </w:rPr>
        <w:t xml:space="preserve"> maa </w:t>
      </w:r>
      <w:r w:rsidR="0075485B" w:rsidRPr="0075485B">
        <w:t>:</w:t>
      </w:r>
      <w:r w:rsidR="00FB3C92" w:rsidRPr="00D316B0">
        <w:rPr>
          <w:i/>
        </w:rPr>
        <w:t xml:space="preserve"> maa</w:t>
      </w:r>
      <w:r w:rsidR="0098090B" w:rsidRPr="0098090B">
        <w:t>/</w:t>
      </w:r>
      <w:r w:rsidR="00FB3C92" w:rsidRPr="00D316B0">
        <w:rPr>
          <w:i/>
        </w:rPr>
        <w:t xml:space="preserve">n </w:t>
      </w:r>
      <w:r w:rsidR="0075485B" w:rsidRPr="0075485B">
        <w:t>:</w:t>
      </w:r>
      <w:r w:rsidR="00FB3C92" w:rsidRPr="00D316B0">
        <w:rPr>
          <w:i/>
        </w:rPr>
        <w:t xml:space="preserve"> ma</w:t>
      </w:r>
      <w:r w:rsidR="0098090B" w:rsidRPr="0098090B">
        <w:t>/</w:t>
      </w:r>
      <w:r w:rsidR="00FB3C92" w:rsidRPr="00D316B0">
        <w:rPr>
          <w:i/>
        </w:rPr>
        <w:t>i</w:t>
      </w:r>
      <w:r w:rsidR="0098090B" w:rsidRPr="0098090B">
        <w:t>/</w:t>
      </w:r>
      <w:r w:rsidR="00FB3C92" w:rsidRPr="00D316B0">
        <w:rPr>
          <w:i/>
        </w:rPr>
        <w:t>tten</w:t>
      </w:r>
      <w:r w:rsidR="0075485B" w:rsidRPr="0075485B">
        <w:t>,</w:t>
      </w:r>
      <w:r w:rsidR="00FB3C92" w:rsidRPr="00D316B0">
        <w:rPr>
          <w:i/>
        </w:rPr>
        <w:t xml:space="preserve"> vapaa </w:t>
      </w:r>
      <w:r w:rsidR="0075485B" w:rsidRPr="0075485B">
        <w:t>:</w:t>
      </w:r>
      <w:r w:rsidR="00FB3C92" w:rsidRPr="00D316B0">
        <w:rPr>
          <w:i/>
        </w:rPr>
        <w:t xml:space="preserve"> vaphaa</w:t>
      </w:r>
      <w:r w:rsidR="0098090B" w:rsidRPr="0098090B">
        <w:t>/</w:t>
      </w:r>
      <w:r w:rsidR="00FB3C92" w:rsidRPr="00D316B0">
        <w:rPr>
          <w:i/>
        </w:rPr>
        <w:t xml:space="preserve">n </w:t>
      </w:r>
      <w:r w:rsidR="0075485B" w:rsidRPr="0075485B">
        <w:t>:</w:t>
      </w:r>
      <w:r w:rsidR="00FB3C92" w:rsidRPr="00D316B0">
        <w:rPr>
          <w:i/>
        </w:rPr>
        <w:t xml:space="preserve"> vapha</w:t>
      </w:r>
      <w:r w:rsidR="0098090B" w:rsidRPr="0098090B">
        <w:t>/</w:t>
      </w:r>
      <w:r w:rsidR="00FB3C92" w:rsidRPr="00D316B0">
        <w:rPr>
          <w:i/>
        </w:rPr>
        <w:t>i</w:t>
      </w:r>
      <w:r w:rsidR="0098090B" w:rsidRPr="0098090B">
        <w:t>/</w:t>
      </w:r>
      <w:r w:rsidR="00FB3C92" w:rsidRPr="00D316B0">
        <w:rPr>
          <w:i/>
        </w:rPr>
        <w:t>tten</w:t>
      </w:r>
      <w:r w:rsidR="0075485B" w:rsidRPr="0075485B">
        <w:t>,</w:t>
      </w:r>
      <w:r w:rsidR="00FB3C92" w:rsidRPr="00D316B0">
        <w:rPr>
          <w:i/>
        </w:rPr>
        <w:t xml:space="preserve"> valkkee </w:t>
      </w:r>
      <w:r w:rsidR="0075485B" w:rsidRPr="0075485B">
        <w:t>:</w:t>
      </w:r>
      <w:r w:rsidR="00FB3C92" w:rsidRPr="00D316B0">
        <w:rPr>
          <w:i/>
        </w:rPr>
        <w:t xml:space="preserve"> valkkee</w:t>
      </w:r>
      <w:r w:rsidR="0098090B" w:rsidRPr="0098090B">
        <w:t>/</w:t>
      </w:r>
      <w:r w:rsidR="00FB3C92" w:rsidRPr="00D316B0">
        <w:rPr>
          <w:i/>
        </w:rPr>
        <w:t xml:space="preserve">n </w:t>
      </w:r>
      <w:r w:rsidR="0075485B" w:rsidRPr="0075485B">
        <w:t>:</w:t>
      </w:r>
      <w:r w:rsidR="00FB3C92" w:rsidRPr="00D316B0">
        <w:rPr>
          <w:i/>
        </w:rPr>
        <w:t xml:space="preserve"> valkke</w:t>
      </w:r>
      <w:r w:rsidR="0098090B" w:rsidRPr="0098090B">
        <w:t>/</w:t>
      </w:r>
      <w:r w:rsidR="00FB3C92" w:rsidRPr="00D316B0">
        <w:rPr>
          <w:i/>
        </w:rPr>
        <w:t>i</w:t>
      </w:r>
      <w:r w:rsidR="0098090B" w:rsidRPr="0098090B">
        <w:t>/</w:t>
      </w:r>
      <w:r w:rsidR="00FB3C92" w:rsidRPr="00D316B0">
        <w:rPr>
          <w:i/>
        </w:rPr>
        <w:t>tten</w:t>
      </w:r>
      <w:r w:rsidR="0075485B" w:rsidRPr="0075485B">
        <w:t>,</w:t>
      </w:r>
      <w:r w:rsidR="006C08EB" w:rsidRPr="00D316B0">
        <w:rPr>
          <w:i/>
        </w:rPr>
        <w:t xml:space="preserve"> </w:t>
      </w:r>
      <w:r w:rsidR="0075485B">
        <w:t>(</w:t>
      </w:r>
      <w:r w:rsidR="006C08EB">
        <w:t>3.2)</w:t>
      </w:r>
      <w:r w:rsidR="00FB3C92" w:rsidRPr="00D316B0">
        <w:rPr>
          <w:i/>
        </w:rPr>
        <w:t xml:space="preserve"> rakas </w:t>
      </w:r>
      <w:r w:rsidR="0075485B" w:rsidRPr="0075485B">
        <w:t>:</w:t>
      </w:r>
      <w:r w:rsidR="00FB3C92" w:rsidRPr="00D316B0">
        <w:rPr>
          <w:i/>
        </w:rPr>
        <w:t xml:space="preserve"> rakkhaa</w:t>
      </w:r>
      <w:r w:rsidR="0098090B" w:rsidRPr="0098090B">
        <w:t>/</w:t>
      </w:r>
      <w:r w:rsidR="00FB3C92" w:rsidRPr="00D316B0">
        <w:rPr>
          <w:i/>
        </w:rPr>
        <w:t xml:space="preserve">n </w:t>
      </w:r>
      <w:r w:rsidR="0075485B" w:rsidRPr="0075485B">
        <w:t>:</w:t>
      </w:r>
      <w:r w:rsidR="00FB3C92" w:rsidRPr="00D316B0">
        <w:rPr>
          <w:i/>
        </w:rPr>
        <w:t xml:space="preserve"> rakkha</w:t>
      </w:r>
      <w:r w:rsidR="0098090B" w:rsidRPr="0098090B">
        <w:t>/</w:t>
      </w:r>
      <w:r w:rsidR="00FB3C92" w:rsidRPr="00D316B0">
        <w:rPr>
          <w:i/>
        </w:rPr>
        <w:t>i</w:t>
      </w:r>
      <w:r w:rsidR="0098090B" w:rsidRPr="0098090B">
        <w:t>/</w:t>
      </w:r>
      <w:r w:rsidR="00FB3C92" w:rsidRPr="00D316B0">
        <w:rPr>
          <w:i/>
        </w:rPr>
        <w:t>tten</w:t>
      </w:r>
      <w:r w:rsidR="009D087A" w:rsidRPr="00D316B0">
        <w:rPr>
          <w:i/>
        </w:rPr>
        <w:t xml:space="preserve"> </w:t>
      </w:r>
      <w:r w:rsidR="00BA1173" w:rsidRPr="00BA1173">
        <w:t>~</w:t>
      </w:r>
      <w:r w:rsidR="009D087A" w:rsidRPr="00D316B0">
        <w:rPr>
          <w:i/>
        </w:rPr>
        <w:t xml:space="preserve"> rakkha</w:t>
      </w:r>
      <w:r w:rsidR="0098090B" w:rsidRPr="0098090B">
        <w:t>/</w:t>
      </w:r>
      <w:r w:rsidR="009D087A" w:rsidRPr="00D316B0">
        <w:rPr>
          <w:i/>
        </w:rPr>
        <w:t>j</w:t>
      </w:r>
      <w:r w:rsidR="0098090B" w:rsidRPr="0098090B">
        <w:t>/</w:t>
      </w:r>
      <w:r w:rsidR="009D087A" w:rsidRPr="00D316B0">
        <w:rPr>
          <w:i/>
        </w:rPr>
        <w:t>en</w:t>
      </w:r>
      <w:r w:rsidR="0075485B" w:rsidRPr="0075485B">
        <w:t>,</w:t>
      </w:r>
      <w:r w:rsidR="000C01FF" w:rsidRPr="00D316B0">
        <w:rPr>
          <w:i/>
        </w:rPr>
        <w:t xml:space="preserve"> hylje</w:t>
      </w:r>
      <w:r w:rsidR="0075485B" w:rsidRPr="0075485B">
        <w:t>(</w:t>
      </w:r>
      <w:r w:rsidR="000C01FF" w:rsidRPr="00D316B0">
        <w:rPr>
          <w:i/>
        </w:rPr>
        <w:t>t</w:t>
      </w:r>
      <w:r w:rsidR="0075485B" w:rsidRPr="0075485B">
        <w:t>)</w:t>
      </w:r>
      <w:r w:rsidR="000C01FF" w:rsidRPr="00D316B0">
        <w:rPr>
          <w:i/>
        </w:rPr>
        <w:t xml:space="preserve"> </w:t>
      </w:r>
      <w:r w:rsidR="0075485B" w:rsidRPr="0075485B">
        <w:t>:</w:t>
      </w:r>
      <w:r w:rsidR="000C01FF" w:rsidRPr="00D316B0">
        <w:rPr>
          <w:i/>
        </w:rPr>
        <w:t xml:space="preserve"> hylkhee</w:t>
      </w:r>
      <w:r w:rsidR="0098090B" w:rsidRPr="0098090B">
        <w:t>/</w:t>
      </w:r>
      <w:r w:rsidR="000C01FF" w:rsidRPr="00D316B0">
        <w:rPr>
          <w:i/>
        </w:rPr>
        <w:t xml:space="preserve">n </w:t>
      </w:r>
      <w:r w:rsidR="0075485B" w:rsidRPr="0075485B">
        <w:t>:</w:t>
      </w:r>
      <w:r w:rsidR="000C01FF" w:rsidRPr="00D316B0">
        <w:rPr>
          <w:i/>
        </w:rPr>
        <w:t xml:space="preserve"> hylkhe</w:t>
      </w:r>
      <w:r w:rsidR="0098090B" w:rsidRPr="0098090B">
        <w:t>/</w:t>
      </w:r>
      <w:r w:rsidR="000C01FF" w:rsidRPr="00D316B0">
        <w:rPr>
          <w:i/>
        </w:rPr>
        <w:t>i</w:t>
      </w:r>
      <w:r w:rsidR="0098090B" w:rsidRPr="0098090B">
        <w:t>/</w:t>
      </w:r>
      <w:r w:rsidR="000C01FF" w:rsidRPr="00D316B0">
        <w:rPr>
          <w:i/>
        </w:rPr>
        <w:t xml:space="preserve">tten </w:t>
      </w:r>
      <w:r w:rsidR="00BA1173" w:rsidRPr="00BA1173">
        <w:t>~</w:t>
      </w:r>
      <w:r w:rsidR="000C01FF" w:rsidRPr="00D316B0">
        <w:rPr>
          <w:i/>
        </w:rPr>
        <w:t xml:space="preserve"> hylkhe</w:t>
      </w:r>
      <w:r w:rsidR="0098090B" w:rsidRPr="0098090B">
        <w:t>/</w:t>
      </w:r>
      <w:r w:rsidR="000C01FF" w:rsidRPr="00D316B0">
        <w:rPr>
          <w:i/>
        </w:rPr>
        <w:t>j</w:t>
      </w:r>
      <w:r w:rsidR="0098090B" w:rsidRPr="0098090B">
        <w:t>/</w:t>
      </w:r>
      <w:r w:rsidR="000C01FF" w:rsidRPr="00D316B0">
        <w:rPr>
          <w:i/>
        </w:rPr>
        <w:t>en</w:t>
      </w:r>
      <w:r w:rsidR="0075485B" w:rsidRPr="0075485B">
        <w:t>,</w:t>
      </w:r>
      <w:r w:rsidR="00FB3C92" w:rsidRPr="00D316B0">
        <w:rPr>
          <w:i/>
        </w:rPr>
        <w:t xml:space="preserve"> turve</w:t>
      </w:r>
      <w:r w:rsidR="0075485B" w:rsidRPr="0075485B">
        <w:t>(</w:t>
      </w:r>
      <w:r w:rsidR="00FB3C92" w:rsidRPr="00D316B0">
        <w:rPr>
          <w:i/>
        </w:rPr>
        <w:t>t</w:t>
      </w:r>
      <w:r w:rsidR="0075485B" w:rsidRPr="0075485B">
        <w:t>)</w:t>
      </w:r>
      <w:r w:rsidR="00FB3C92" w:rsidRPr="00D316B0">
        <w:rPr>
          <w:i/>
        </w:rPr>
        <w:t xml:space="preserve"> </w:t>
      </w:r>
      <w:r w:rsidR="0075485B" w:rsidRPr="0075485B">
        <w:t>:</w:t>
      </w:r>
      <w:r w:rsidR="00FB3C92" w:rsidRPr="00D316B0">
        <w:rPr>
          <w:i/>
        </w:rPr>
        <w:t xml:space="preserve"> turphee</w:t>
      </w:r>
      <w:r w:rsidR="0098090B" w:rsidRPr="0098090B">
        <w:t>/</w:t>
      </w:r>
      <w:r w:rsidR="00FB3C92" w:rsidRPr="00D316B0">
        <w:rPr>
          <w:i/>
        </w:rPr>
        <w:t xml:space="preserve">n </w:t>
      </w:r>
      <w:r w:rsidR="0075485B" w:rsidRPr="0075485B">
        <w:t>:</w:t>
      </w:r>
      <w:r w:rsidR="00FB3C92" w:rsidRPr="00D316B0">
        <w:rPr>
          <w:i/>
        </w:rPr>
        <w:t xml:space="preserve"> turphe</w:t>
      </w:r>
      <w:r w:rsidR="0098090B" w:rsidRPr="0098090B">
        <w:t>/</w:t>
      </w:r>
      <w:r w:rsidR="00FB3C92" w:rsidRPr="00D316B0">
        <w:rPr>
          <w:i/>
        </w:rPr>
        <w:t>i</w:t>
      </w:r>
      <w:r w:rsidR="0098090B" w:rsidRPr="0098090B">
        <w:t>/</w:t>
      </w:r>
      <w:r w:rsidR="00FB3C92" w:rsidRPr="00D316B0">
        <w:rPr>
          <w:i/>
        </w:rPr>
        <w:t>tten</w:t>
      </w:r>
      <w:r w:rsidR="009D087A" w:rsidRPr="00D316B0">
        <w:rPr>
          <w:i/>
        </w:rPr>
        <w:t xml:space="preserve"> </w:t>
      </w:r>
      <w:r w:rsidR="00BA1173" w:rsidRPr="00BA1173">
        <w:t>~</w:t>
      </w:r>
      <w:r w:rsidR="009D087A" w:rsidRPr="00D316B0">
        <w:rPr>
          <w:i/>
        </w:rPr>
        <w:t xml:space="preserve"> tu</w:t>
      </w:r>
      <w:r w:rsidR="00FC21B3" w:rsidRPr="00D316B0">
        <w:rPr>
          <w:i/>
        </w:rPr>
        <w:t>r</w:t>
      </w:r>
      <w:r w:rsidR="009D087A" w:rsidRPr="00D316B0">
        <w:rPr>
          <w:i/>
        </w:rPr>
        <w:t>phe</w:t>
      </w:r>
      <w:r w:rsidR="0098090B" w:rsidRPr="0098090B">
        <w:t>/</w:t>
      </w:r>
      <w:r w:rsidR="009D087A" w:rsidRPr="00D316B0">
        <w:rPr>
          <w:i/>
        </w:rPr>
        <w:t>j</w:t>
      </w:r>
      <w:r w:rsidR="0098090B" w:rsidRPr="0098090B">
        <w:t>/</w:t>
      </w:r>
      <w:r w:rsidR="009D087A" w:rsidRPr="00D316B0">
        <w:rPr>
          <w:i/>
        </w:rPr>
        <w:t>en</w:t>
      </w:r>
      <w:r w:rsidR="0075485B" w:rsidRPr="0075485B">
        <w:t>,</w:t>
      </w:r>
      <w:r w:rsidR="00CA3D09" w:rsidRPr="00D316B0">
        <w:rPr>
          <w:i/>
        </w:rPr>
        <w:t xml:space="preserve"> perkele</w:t>
      </w:r>
      <w:r w:rsidR="0075485B" w:rsidRPr="0075485B">
        <w:t>(</w:t>
      </w:r>
      <w:r w:rsidR="00CA3D09" w:rsidRPr="00D316B0">
        <w:rPr>
          <w:i/>
        </w:rPr>
        <w:t>t</w:t>
      </w:r>
      <w:r w:rsidR="0075485B" w:rsidRPr="0075485B">
        <w:t>)</w:t>
      </w:r>
      <w:r w:rsidR="00CA3D09" w:rsidRPr="00D316B0">
        <w:rPr>
          <w:i/>
        </w:rPr>
        <w:t xml:space="preserve"> </w:t>
      </w:r>
      <w:r w:rsidR="0075485B" w:rsidRPr="0075485B">
        <w:t>:</w:t>
      </w:r>
      <w:r w:rsidR="00CA3D09" w:rsidRPr="00D316B0">
        <w:rPr>
          <w:i/>
        </w:rPr>
        <w:t xml:space="preserve"> perkelhee</w:t>
      </w:r>
      <w:r w:rsidR="0098090B" w:rsidRPr="0098090B">
        <w:t>/</w:t>
      </w:r>
      <w:r w:rsidR="00CA3D09" w:rsidRPr="00D316B0">
        <w:rPr>
          <w:i/>
        </w:rPr>
        <w:t xml:space="preserve">n </w:t>
      </w:r>
      <w:r w:rsidR="0075485B" w:rsidRPr="0075485B">
        <w:t>:</w:t>
      </w:r>
      <w:r w:rsidR="00CA3D09" w:rsidRPr="00D316B0">
        <w:rPr>
          <w:i/>
        </w:rPr>
        <w:t xml:space="preserve"> perkelhe</w:t>
      </w:r>
      <w:r w:rsidR="0098090B" w:rsidRPr="0098090B">
        <w:t>/</w:t>
      </w:r>
      <w:r w:rsidR="00CA3D09" w:rsidRPr="00D316B0">
        <w:rPr>
          <w:i/>
        </w:rPr>
        <w:t>i</w:t>
      </w:r>
      <w:r w:rsidR="0098090B" w:rsidRPr="0098090B">
        <w:t>/</w:t>
      </w:r>
      <w:r w:rsidR="00CA3D09" w:rsidRPr="00D316B0">
        <w:rPr>
          <w:i/>
        </w:rPr>
        <w:t xml:space="preserve">tten </w:t>
      </w:r>
      <w:r w:rsidR="00BA1173" w:rsidRPr="00BA1173">
        <w:t>~</w:t>
      </w:r>
      <w:r w:rsidR="00CA3D09" w:rsidRPr="00D316B0">
        <w:rPr>
          <w:i/>
        </w:rPr>
        <w:t xml:space="preserve"> perkelhe</w:t>
      </w:r>
      <w:r w:rsidR="0098090B" w:rsidRPr="0098090B">
        <w:t>/</w:t>
      </w:r>
      <w:r w:rsidR="00CA3D09" w:rsidRPr="00D316B0">
        <w:rPr>
          <w:i/>
        </w:rPr>
        <w:t>j</w:t>
      </w:r>
      <w:r w:rsidR="0098090B" w:rsidRPr="0098090B">
        <w:t>/</w:t>
      </w:r>
      <w:r w:rsidR="00CA3D09" w:rsidRPr="00D316B0">
        <w:rPr>
          <w:i/>
        </w:rPr>
        <w:t>en</w:t>
      </w:r>
      <w:r w:rsidR="0075485B" w:rsidRPr="0075485B">
        <w:t>,</w:t>
      </w:r>
      <w:r w:rsidR="00CA3D09" w:rsidRPr="00D316B0">
        <w:rPr>
          <w:i/>
        </w:rPr>
        <w:t xml:space="preserve"> </w:t>
      </w:r>
      <w:r w:rsidR="00CA3D09" w:rsidRPr="009C20A0">
        <w:rPr>
          <w:i/>
        </w:rPr>
        <w:t>vaipun</w:t>
      </w:r>
      <w:r w:rsidR="00C27E39">
        <w:rPr>
          <w:i/>
        </w:rPr>
        <w:t>u</w:t>
      </w:r>
      <w:r w:rsidR="001B127A" w:rsidRPr="001B127A">
        <w:t>(</w:t>
      </w:r>
      <w:r w:rsidR="00C970A2">
        <w:rPr>
          <w:i/>
        </w:rPr>
        <w:t>t</w:t>
      </w:r>
      <w:r w:rsidR="001B127A" w:rsidRPr="001B127A">
        <w:t>)</w:t>
      </w:r>
      <w:r w:rsidR="00C27E39">
        <w:rPr>
          <w:i/>
        </w:rPr>
        <w:t xml:space="preserve"> </w:t>
      </w:r>
      <w:r w:rsidR="0075485B" w:rsidRPr="009C20A0">
        <w:t>:</w:t>
      </w:r>
      <w:r w:rsidR="00CA3D09" w:rsidRPr="009C20A0">
        <w:rPr>
          <w:i/>
        </w:rPr>
        <w:t xml:space="preserve"> vaipunhee</w:t>
      </w:r>
      <w:r w:rsidR="0098090B" w:rsidRPr="0098090B">
        <w:t>/</w:t>
      </w:r>
      <w:r w:rsidR="00CA3D09" w:rsidRPr="009C20A0">
        <w:rPr>
          <w:i/>
        </w:rPr>
        <w:t xml:space="preserve">n </w:t>
      </w:r>
      <w:r w:rsidR="0075485B" w:rsidRPr="009C20A0">
        <w:t>:</w:t>
      </w:r>
      <w:r w:rsidR="00CA3D09" w:rsidRPr="009C20A0">
        <w:rPr>
          <w:i/>
        </w:rPr>
        <w:t xml:space="preserve"> vaipunhe</w:t>
      </w:r>
      <w:r w:rsidR="0098090B" w:rsidRPr="0098090B">
        <w:t>/</w:t>
      </w:r>
      <w:r w:rsidR="00CA3D09" w:rsidRPr="009C20A0">
        <w:rPr>
          <w:i/>
        </w:rPr>
        <w:t>i</w:t>
      </w:r>
      <w:r w:rsidR="0098090B" w:rsidRPr="0098090B">
        <w:t>/</w:t>
      </w:r>
      <w:r w:rsidR="00CA3D09" w:rsidRPr="009C20A0">
        <w:rPr>
          <w:i/>
        </w:rPr>
        <w:t xml:space="preserve">tten </w:t>
      </w:r>
      <w:r w:rsidR="00BA1173" w:rsidRPr="00BA1173">
        <w:t>~</w:t>
      </w:r>
      <w:r w:rsidR="00CA3D09" w:rsidRPr="009C20A0">
        <w:rPr>
          <w:i/>
        </w:rPr>
        <w:t xml:space="preserve"> vaipunhe</w:t>
      </w:r>
      <w:r w:rsidR="0098090B" w:rsidRPr="0098090B">
        <w:t>/</w:t>
      </w:r>
      <w:r w:rsidR="00CA3D09" w:rsidRPr="009C20A0">
        <w:rPr>
          <w:i/>
        </w:rPr>
        <w:t>j</w:t>
      </w:r>
      <w:r w:rsidR="0098090B" w:rsidRPr="0098090B">
        <w:t>/</w:t>
      </w:r>
      <w:r w:rsidR="00CA3D09" w:rsidRPr="009C20A0">
        <w:rPr>
          <w:i/>
        </w:rPr>
        <w:t>en</w:t>
      </w:r>
      <w:r w:rsidR="00FB3C92" w:rsidRPr="009C20A0">
        <w:t>.</w:t>
      </w:r>
      <w:r w:rsidR="00FB3C92" w:rsidRPr="00A95D68">
        <w:t xml:space="preserve"> </w:t>
      </w:r>
      <w:r w:rsidR="00C14285" w:rsidRPr="00A95D68">
        <w:t>P</w:t>
      </w:r>
      <w:r w:rsidR="00FB3C92" w:rsidRPr="00A95D68">
        <w:t xml:space="preserve">orsangin </w:t>
      </w:r>
      <w:r w:rsidR="00E46A35">
        <w:t>varieteet</w:t>
      </w:r>
      <w:r w:rsidR="00FB3C92" w:rsidRPr="00A95D68">
        <w:t>issa oon yksi</w:t>
      </w:r>
      <w:r w:rsidR="006678A0">
        <w:t>tav</w:t>
      </w:r>
      <w:r w:rsidR="00FB3C92" w:rsidRPr="00A95D68">
        <w:t xml:space="preserve">uisista sanoista mahđolinen käyttäät kans </w:t>
      </w:r>
      <w:r w:rsidR="00FB3C92" w:rsidRPr="00D316B0">
        <w:rPr>
          <w:i/>
        </w:rPr>
        <w:t>nen</w:t>
      </w:r>
      <w:r w:rsidR="00FB3C92" w:rsidRPr="00A95D68">
        <w:t>-</w:t>
      </w:r>
      <w:r w:rsidR="00A27713">
        <w:t>genitiiv</w:t>
      </w:r>
      <w:r w:rsidR="00FB3C92" w:rsidRPr="00A95D68">
        <w:t xml:space="preserve">ii. Esimerkkii: </w:t>
      </w:r>
      <w:r w:rsidR="006F38B2">
        <w:t xml:space="preserve">(sg.nom. : pl.gen.) </w:t>
      </w:r>
      <w:r w:rsidR="00FB3C92" w:rsidRPr="00D316B0">
        <w:rPr>
          <w:i/>
        </w:rPr>
        <w:t xml:space="preserve">yö </w:t>
      </w:r>
      <w:r w:rsidR="0075485B" w:rsidRPr="0075485B">
        <w:t>:</w:t>
      </w:r>
      <w:r w:rsidR="00FB3C92" w:rsidRPr="00D316B0">
        <w:rPr>
          <w:i/>
        </w:rPr>
        <w:t xml:space="preserve"> ö</w:t>
      </w:r>
      <w:r w:rsidR="0098090B" w:rsidRPr="0098090B">
        <w:t>/</w:t>
      </w:r>
      <w:r w:rsidR="00FB3C92" w:rsidRPr="00D316B0">
        <w:rPr>
          <w:i/>
        </w:rPr>
        <w:t>i</w:t>
      </w:r>
      <w:r w:rsidR="0098090B" w:rsidRPr="0098090B">
        <w:t>/</w:t>
      </w:r>
      <w:r w:rsidR="00FB3C92" w:rsidRPr="00D316B0">
        <w:rPr>
          <w:i/>
        </w:rPr>
        <w:t>nen</w:t>
      </w:r>
      <w:r w:rsidR="0075485B" w:rsidRPr="0075485B">
        <w:t>,</w:t>
      </w:r>
      <w:r w:rsidR="00FB3C92" w:rsidRPr="00D316B0">
        <w:rPr>
          <w:i/>
        </w:rPr>
        <w:t xml:space="preserve"> maa </w:t>
      </w:r>
      <w:r w:rsidR="0075485B" w:rsidRPr="0075485B">
        <w:t>:</w:t>
      </w:r>
      <w:r w:rsidR="00FB3C92" w:rsidRPr="00D316B0">
        <w:rPr>
          <w:i/>
        </w:rPr>
        <w:t xml:space="preserve"> ma</w:t>
      </w:r>
      <w:r w:rsidR="0098090B" w:rsidRPr="0098090B">
        <w:t>/</w:t>
      </w:r>
      <w:r w:rsidR="00FB3C92" w:rsidRPr="00D316B0">
        <w:rPr>
          <w:i/>
        </w:rPr>
        <w:t>i</w:t>
      </w:r>
      <w:r w:rsidR="0098090B" w:rsidRPr="0098090B">
        <w:t>/</w:t>
      </w:r>
      <w:r w:rsidR="00FB3C92" w:rsidRPr="00D316B0">
        <w:rPr>
          <w:i/>
        </w:rPr>
        <w:t>nen</w:t>
      </w:r>
      <w:r w:rsidR="00FB3C92" w:rsidRPr="00A95D68">
        <w:t>.</w:t>
      </w:r>
    </w:p>
    <w:p w14:paraId="77270A13" w14:textId="38460C2C" w:rsidR="00787065" w:rsidRDefault="00787065" w:rsidP="00787065">
      <w:pPr>
        <w:tabs>
          <w:tab w:val="left" w:pos="2880"/>
        </w:tabs>
        <w:rPr>
          <w:u w:val="single"/>
        </w:rPr>
      </w:pPr>
      <w:r w:rsidRPr="00787065">
        <w:rPr>
          <w:u w:val="single"/>
        </w:rPr>
        <w:tab/>
      </w:r>
    </w:p>
    <w:p w14:paraId="724DCC66" w14:textId="77777777" w:rsidR="00787065" w:rsidRPr="00787065" w:rsidRDefault="00787065" w:rsidP="00787065">
      <w:pPr>
        <w:tabs>
          <w:tab w:val="left" w:pos="2880"/>
        </w:tabs>
        <w:rPr>
          <w:u w:val="single"/>
        </w:rPr>
      </w:pPr>
    </w:p>
    <w:p w14:paraId="3FF0B1C6" w14:textId="3750F5EF" w:rsidR="00E71E79" w:rsidRPr="00A95D68" w:rsidRDefault="00E71E79" w:rsidP="00EF338F">
      <w:pPr>
        <w:pStyle w:val="Undertittel"/>
      </w:pPr>
      <w:bookmarkStart w:id="1330" w:name="_Toc241129311"/>
      <w:bookmarkStart w:id="1331" w:name="_Toc311273822"/>
      <w:r>
        <w:t>Tabeli</w:t>
      </w:r>
      <w:r w:rsidR="00787065">
        <w:t xml:space="preserve"> 15</w:t>
      </w:r>
      <w:r>
        <w:t xml:space="preserve">: </w:t>
      </w:r>
      <w:r w:rsidR="00C545BE">
        <w:t>Singulaar</w:t>
      </w:r>
      <w:r>
        <w:t xml:space="preserve">in ja pluraalin </w:t>
      </w:r>
      <w:r w:rsidR="00A27713">
        <w:t>genitiiv</w:t>
      </w:r>
      <w:r>
        <w:t>i</w:t>
      </w:r>
      <w:bookmarkEnd w:id="1330"/>
      <w:bookmarkEnd w:id="1331"/>
    </w:p>
    <w:tbl>
      <w:tblPr>
        <w:tblStyle w:val="Tabellrutenett"/>
        <w:tblW w:w="0" w:type="auto"/>
        <w:tblLayout w:type="fixed"/>
        <w:tblLook w:val="04A0" w:firstRow="1" w:lastRow="0" w:firstColumn="1" w:lastColumn="0" w:noHBand="0" w:noVBand="1"/>
      </w:tblPr>
      <w:tblGrid>
        <w:gridCol w:w="3171"/>
        <w:gridCol w:w="1692"/>
        <w:gridCol w:w="1748"/>
        <w:gridCol w:w="2631"/>
      </w:tblGrid>
      <w:tr w:rsidR="00D316B0" w:rsidRPr="00A95D68" w14:paraId="5831132C" w14:textId="77777777" w:rsidTr="00AC453D">
        <w:trPr>
          <w:trHeight w:val="676"/>
        </w:trPr>
        <w:tc>
          <w:tcPr>
            <w:tcW w:w="3171" w:type="dxa"/>
          </w:tcPr>
          <w:p w14:paraId="29E8AA62" w14:textId="258C89FC" w:rsidR="00D316B0" w:rsidRPr="002D01A2" w:rsidRDefault="005F4EB6" w:rsidP="002D01A2">
            <w:pPr>
              <w:keepNext/>
              <w:spacing w:before="20" w:after="20"/>
            </w:pPr>
            <w:r>
              <w:t>Nomenityyp</w:t>
            </w:r>
            <w:r w:rsidR="00D316B0" w:rsidRPr="002D01A2">
              <w:t>pi</w:t>
            </w:r>
          </w:p>
        </w:tc>
        <w:tc>
          <w:tcPr>
            <w:tcW w:w="1692" w:type="dxa"/>
          </w:tcPr>
          <w:p w14:paraId="5DDD3F4D" w14:textId="4133D611" w:rsidR="00D316B0" w:rsidRPr="002D01A2" w:rsidRDefault="00D316B0" w:rsidP="002D01A2">
            <w:pPr>
              <w:keepNext/>
              <w:spacing w:before="20" w:after="20"/>
            </w:pPr>
            <w:r w:rsidRPr="002D01A2">
              <w:t>Singulaarin nominatiivi</w:t>
            </w:r>
          </w:p>
        </w:tc>
        <w:tc>
          <w:tcPr>
            <w:tcW w:w="1748" w:type="dxa"/>
          </w:tcPr>
          <w:p w14:paraId="0BD254AD" w14:textId="666160D9" w:rsidR="00D316B0" w:rsidRPr="002D01A2" w:rsidRDefault="00D316B0" w:rsidP="002D01A2">
            <w:pPr>
              <w:keepNext/>
              <w:spacing w:before="20" w:after="20"/>
            </w:pPr>
            <w:r w:rsidRPr="002D01A2">
              <w:t xml:space="preserve">Singulaarin </w:t>
            </w:r>
            <w:r w:rsidR="00A27713">
              <w:t>genitiiv</w:t>
            </w:r>
            <w:r w:rsidRPr="002D01A2">
              <w:t>i</w:t>
            </w:r>
          </w:p>
        </w:tc>
        <w:tc>
          <w:tcPr>
            <w:tcW w:w="2631" w:type="dxa"/>
          </w:tcPr>
          <w:p w14:paraId="72483BF5" w14:textId="1D65B899" w:rsidR="00D316B0" w:rsidRPr="002D01A2" w:rsidRDefault="00D316B0" w:rsidP="002D01A2">
            <w:pPr>
              <w:keepNext/>
              <w:spacing w:before="20" w:after="20"/>
            </w:pPr>
            <w:r w:rsidRPr="002D01A2">
              <w:t xml:space="preserve">Pluraalin </w:t>
            </w:r>
            <w:r w:rsidR="00A27713">
              <w:t>genitiiv</w:t>
            </w:r>
            <w:r w:rsidRPr="002D01A2">
              <w:t>i</w:t>
            </w:r>
          </w:p>
        </w:tc>
      </w:tr>
      <w:tr w:rsidR="00FE6AD3" w:rsidRPr="00A95D68" w14:paraId="4F3D451A" w14:textId="77777777" w:rsidTr="00AC453D">
        <w:trPr>
          <w:trHeight w:val="168"/>
        </w:trPr>
        <w:tc>
          <w:tcPr>
            <w:tcW w:w="3171" w:type="dxa"/>
            <w:vMerge w:val="restart"/>
          </w:tcPr>
          <w:p w14:paraId="3D0626BE" w14:textId="0358DC9B" w:rsidR="00FE6AD3" w:rsidRPr="002D01A2" w:rsidRDefault="00FE6AD3" w:rsidP="002D01A2">
            <w:pPr>
              <w:spacing w:before="20" w:after="20"/>
            </w:pPr>
            <w:r w:rsidRPr="002D01A2">
              <w:t xml:space="preserve">1.1 Yksirankaiset </w:t>
            </w:r>
            <w:r w:rsidR="006F38B2">
              <w:t>kaksitavuiset lyhykäisvokaalise</w:t>
            </w:r>
            <w:r w:rsidR="00255357">
              <w:t>t nomenit</w:t>
            </w:r>
          </w:p>
        </w:tc>
        <w:tc>
          <w:tcPr>
            <w:tcW w:w="1692" w:type="dxa"/>
            <w:tcBorders>
              <w:bottom w:val="nil"/>
            </w:tcBorders>
          </w:tcPr>
          <w:p w14:paraId="300916C0" w14:textId="77777777" w:rsidR="00FE6AD3" w:rsidRPr="002D01A2" w:rsidRDefault="00FE6AD3" w:rsidP="002D01A2">
            <w:pPr>
              <w:spacing w:before="20" w:after="20"/>
            </w:pPr>
            <w:r w:rsidRPr="002D01A2">
              <w:t>aika</w:t>
            </w:r>
          </w:p>
        </w:tc>
        <w:tc>
          <w:tcPr>
            <w:tcW w:w="1748" w:type="dxa"/>
            <w:tcBorders>
              <w:bottom w:val="nil"/>
            </w:tcBorders>
          </w:tcPr>
          <w:p w14:paraId="67BA816A" w14:textId="40C5E707" w:rsidR="00FE6AD3" w:rsidRPr="002D01A2" w:rsidRDefault="007B2154" w:rsidP="002D01A2">
            <w:pPr>
              <w:spacing w:before="20" w:after="20"/>
            </w:pPr>
            <w:r>
              <w:t>ai(j)a</w:t>
            </w:r>
            <w:r w:rsidR="00FE6AD3" w:rsidRPr="002D01A2">
              <w:t>/n</w:t>
            </w:r>
          </w:p>
        </w:tc>
        <w:tc>
          <w:tcPr>
            <w:tcW w:w="2631" w:type="dxa"/>
            <w:tcBorders>
              <w:bottom w:val="nil"/>
            </w:tcBorders>
          </w:tcPr>
          <w:p w14:paraId="474F7B62" w14:textId="09050014" w:rsidR="00FE6AD3" w:rsidRPr="002D01A2" w:rsidRDefault="00FE6AD3" w:rsidP="002D01A2">
            <w:pPr>
              <w:spacing w:before="20" w:after="20"/>
            </w:pPr>
            <w:r w:rsidRPr="002D01A2">
              <w:t xml:space="preserve">aikko/i/n ~ </w:t>
            </w:r>
            <w:r w:rsidR="00D42E6F">
              <w:t>ai</w:t>
            </w:r>
            <w:r w:rsidR="00A45B1A">
              <w:t>o</w:t>
            </w:r>
            <w:r w:rsidRPr="002D01A2">
              <w:t>/i/tten</w:t>
            </w:r>
          </w:p>
        </w:tc>
      </w:tr>
      <w:tr w:rsidR="00FE6AD3" w:rsidRPr="00A95D68" w14:paraId="2A7B846B" w14:textId="77777777" w:rsidTr="00AC453D">
        <w:trPr>
          <w:trHeight w:val="168"/>
        </w:trPr>
        <w:tc>
          <w:tcPr>
            <w:tcW w:w="3171" w:type="dxa"/>
            <w:vMerge/>
          </w:tcPr>
          <w:p w14:paraId="7C90E2DD" w14:textId="77777777" w:rsidR="00FE6AD3" w:rsidRPr="002D01A2" w:rsidRDefault="00FE6AD3" w:rsidP="002D01A2">
            <w:pPr>
              <w:spacing w:before="20" w:after="20"/>
            </w:pPr>
          </w:p>
        </w:tc>
        <w:tc>
          <w:tcPr>
            <w:tcW w:w="1692" w:type="dxa"/>
            <w:tcBorders>
              <w:top w:val="nil"/>
              <w:bottom w:val="nil"/>
            </w:tcBorders>
          </w:tcPr>
          <w:p w14:paraId="5D5C321E" w14:textId="77777777" w:rsidR="00FE6AD3" w:rsidRPr="002D01A2" w:rsidRDefault="00FE6AD3" w:rsidP="002D01A2">
            <w:pPr>
              <w:spacing w:before="20" w:after="20"/>
              <w:ind w:right="-64"/>
            </w:pPr>
            <w:r w:rsidRPr="002D01A2">
              <w:t>mettä</w:t>
            </w:r>
          </w:p>
        </w:tc>
        <w:tc>
          <w:tcPr>
            <w:tcW w:w="1748" w:type="dxa"/>
            <w:tcBorders>
              <w:top w:val="nil"/>
              <w:bottom w:val="nil"/>
            </w:tcBorders>
          </w:tcPr>
          <w:p w14:paraId="34FB903A" w14:textId="77777777" w:rsidR="00FE6AD3" w:rsidRPr="002D01A2" w:rsidRDefault="00FE6AD3" w:rsidP="002D01A2">
            <w:pPr>
              <w:spacing w:before="20" w:after="20"/>
              <w:ind w:right="-64"/>
            </w:pPr>
            <w:r w:rsidRPr="002D01A2">
              <w:t>mettä/n</w:t>
            </w:r>
          </w:p>
        </w:tc>
        <w:tc>
          <w:tcPr>
            <w:tcW w:w="2631" w:type="dxa"/>
            <w:tcBorders>
              <w:top w:val="nil"/>
              <w:bottom w:val="nil"/>
            </w:tcBorders>
          </w:tcPr>
          <w:p w14:paraId="4CA9D5CA" w14:textId="21487589" w:rsidR="00FE6AD3" w:rsidRPr="002D01A2" w:rsidRDefault="00287013" w:rsidP="002D01A2">
            <w:pPr>
              <w:spacing w:before="20" w:after="20"/>
            </w:pPr>
            <w:r w:rsidRPr="002D01A2">
              <w:t>mett/i</w:t>
            </w:r>
            <w:r w:rsidR="00FE6AD3" w:rsidRPr="002D01A2">
              <w:t>i</w:t>
            </w:r>
            <w:r w:rsidRPr="002D01A2">
              <w:t>/</w:t>
            </w:r>
            <w:r w:rsidR="00FE6AD3" w:rsidRPr="002D01A2">
              <w:t>n ~ mett/i/tten</w:t>
            </w:r>
          </w:p>
        </w:tc>
      </w:tr>
      <w:tr w:rsidR="00FE6AD3" w:rsidRPr="00A95D68" w14:paraId="1B96DC85" w14:textId="77777777" w:rsidTr="00AC453D">
        <w:trPr>
          <w:trHeight w:val="168"/>
        </w:trPr>
        <w:tc>
          <w:tcPr>
            <w:tcW w:w="3171" w:type="dxa"/>
            <w:vMerge/>
          </w:tcPr>
          <w:p w14:paraId="5F93D523" w14:textId="77777777" w:rsidR="00FE6AD3" w:rsidRPr="002D01A2" w:rsidRDefault="00FE6AD3" w:rsidP="002D01A2">
            <w:pPr>
              <w:spacing w:before="20" w:after="20"/>
            </w:pPr>
          </w:p>
        </w:tc>
        <w:tc>
          <w:tcPr>
            <w:tcW w:w="1692" w:type="dxa"/>
            <w:tcBorders>
              <w:top w:val="nil"/>
              <w:bottom w:val="nil"/>
            </w:tcBorders>
          </w:tcPr>
          <w:p w14:paraId="45647881" w14:textId="77777777" w:rsidR="00FE6AD3" w:rsidRPr="002D01A2" w:rsidRDefault="00FE6AD3" w:rsidP="002D01A2">
            <w:pPr>
              <w:spacing w:before="20" w:after="20"/>
              <w:ind w:right="-64"/>
            </w:pPr>
            <w:r w:rsidRPr="002D01A2">
              <w:t>joki</w:t>
            </w:r>
          </w:p>
        </w:tc>
        <w:tc>
          <w:tcPr>
            <w:tcW w:w="1748" w:type="dxa"/>
            <w:tcBorders>
              <w:top w:val="nil"/>
              <w:bottom w:val="nil"/>
            </w:tcBorders>
          </w:tcPr>
          <w:p w14:paraId="3A6FD012" w14:textId="107CC63A" w:rsidR="00FE6AD3" w:rsidRPr="002D01A2" w:rsidRDefault="00FE6AD3" w:rsidP="002D01A2">
            <w:pPr>
              <w:spacing w:before="20" w:after="20"/>
              <w:ind w:right="-64"/>
            </w:pPr>
            <w:r w:rsidRPr="002D01A2">
              <w:t>jo</w:t>
            </w:r>
            <w:r w:rsidR="0075485B">
              <w:t>(</w:t>
            </w:r>
            <w:r w:rsidRPr="002D01A2">
              <w:t>v)e/n</w:t>
            </w:r>
          </w:p>
        </w:tc>
        <w:tc>
          <w:tcPr>
            <w:tcW w:w="2631" w:type="dxa"/>
            <w:tcBorders>
              <w:top w:val="nil"/>
              <w:bottom w:val="nil"/>
            </w:tcBorders>
          </w:tcPr>
          <w:p w14:paraId="2037E69D" w14:textId="5154C15E" w:rsidR="00FE6AD3" w:rsidRPr="002D01A2" w:rsidRDefault="00287013" w:rsidP="002D01A2">
            <w:pPr>
              <w:spacing w:before="20" w:after="20"/>
              <w:ind w:right="-64"/>
            </w:pPr>
            <w:r w:rsidRPr="002D01A2">
              <w:t>jokk/ii/</w:t>
            </w:r>
            <w:r w:rsidR="00FE6AD3" w:rsidRPr="002D01A2">
              <w:t>n ~ jo/i/tten</w:t>
            </w:r>
          </w:p>
        </w:tc>
      </w:tr>
      <w:tr w:rsidR="00FE6AD3" w:rsidRPr="00A95D68" w14:paraId="2E54B7D3" w14:textId="77777777" w:rsidTr="00AC453D">
        <w:trPr>
          <w:trHeight w:val="168"/>
        </w:trPr>
        <w:tc>
          <w:tcPr>
            <w:tcW w:w="3171" w:type="dxa"/>
            <w:vMerge/>
          </w:tcPr>
          <w:p w14:paraId="059698BC" w14:textId="77777777" w:rsidR="00FE6AD3" w:rsidRPr="002D01A2" w:rsidRDefault="00FE6AD3" w:rsidP="002D01A2">
            <w:pPr>
              <w:spacing w:before="20" w:after="20"/>
            </w:pPr>
          </w:p>
        </w:tc>
        <w:tc>
          <w:tcPr>
            <w:tcW w:w="1692" w:type="dxa"/>
            <w:tcBorders>
              <w:top w:val="nil"/>
              <w:bottom w:val="nil"/>
            </w:tcBorders>
          </w:tcPr>
          <w:p w14:paraId="7D6E2388" w14:textId="77777777" w:rsidR="00FE6AD3" w:rsidRPr="002D01A2" w:rsidRDefault="00FE6AD3" w:rsidP="002D01A2">
            <w:pPr>
              <w:spacing w:before="20" w:after="20"/>
              <w:ind w:right="-64"/>
            </w:pPr>
            <w:r w:rsidRPr="002D01A2">
              <w:t>pappi</w:t>
            </w:r>
          </w:p>
        </w:tc>
        <w:tc>
          <w:tcPr>
            <w:tcW w:w="1748" w:type="dxa"/>
            <w:tcBorders>
              <w:top w:val="nil"/>
              <w:bottom w:val="nil"/>
            </w:tcBorders>
          </w:tcPr>
          <w:p w14:paraId="0556244D" w14:textId="77777777" w:rsidR="00FE6AD3" w:rsidRPr="002D01A2" w:rsidRDefault="00FE6AD3" w:rsidP="002D01A2">
            <w:pPr>
              <w:spacing w:before="20" w:after="20"/>
              <w:ind w:right="-64"/>
            </w:pPr>
            <w:r w:rsidRPr="002D01A2">
              <w:t>papi/n</w:t>
            </w:r>
          </w:p>
        </w:tc>
        <w:tc>
          <w:tcPr>
            <w:tcW w:w="2631" w:type="dxa"/>
            <w:tcBorders>
              <w:top w:val="nil"/>
              <w:bottom w:val="nil"/>
            </w:tcBorders>
          </w:tcPr>
          <w:p w14:paraId="3D70E02B" w14:textId="0CBBB794" w:rsidR="00FE6AD3" w:rsidRPr="002D01A2" w:rsidRDefault="00FE6AD3" w:rsidP="002D01A2">
            <w:pPr>
              <w:spacing w:before="20" w:after="20"/>
              <w:ind w:right="-64"/>
            </w:pPr>
            <w:r w:rsidRPr="002D01A2">
              <w:t>pappi/i/n ~ pap/i/tten</w:t>
            </w:r>
          </w:p>
        </w:tc>
      </w:tr>
      <w:tr w:rsidR="00FE6AD3" w:rsidRPr="00A95D68" w14:paraId="44A658EA" w14:textId="77777777" w:rsidTr="00AC453D">
        <w:trPr>
          <w:trHeight w:val="168"/>
        </w:trPr>
        <w:tc>
          <w:tcPr>
            <w:tcW w:w="3171" w:type="dxa"/>
            <w:vMerge/>
            <w:tcBorders>
              <w:bottom w:val="single" w:sz="4" w:space="0" w:color="auto"/>
            </w:tcBorders>
          </w:tcPr>
          <w:p w14:paraId="031CEA34" w14:textId="77777777" w:rsidR="00FE6AD3" w:rsidRPr="002D01A2" w:rsidRDefault="00FE6AD3" w:rsidP="002D01A2">
            <w:pPr>
              <w:spacing w:before="20" w:after="20"/>
            </w:pPr>
          </w:p>
        </w:tc>
        <w:tc>
          <w:tcPr>
            <w:tcW w:w="1692" w:type="dxa"/>
            <w:tcBorders>
              <w:top w:val="nil"/>
              <w:bottom w:val="single" w:sz="4" w:space="0" w:color="auto"/>
            </w:tcBorders>
          </w:tcPr>
          <w:p w14:paraId="07518A7C" w14:textId="6D519C77" w:rsidR="00FE6AD3" w:rsidRPr="002D01A2" w:rsidRDefault="00FE6AD3" w:rsidP="002D01A2">
            <w:pPr>
              <w:spacing w:before="20" w:after="20"/>
              <w:ind w:right="-64"/>
            </w:pPr>
            <w:r w:rsidRPr="002D01A2">
              <w:t>juoppo</w:t>
            </w:r>
          </w:p>
        </w:tc>
        <w:tc>
          <w:tcPr>
            <w:tcW w:w="1748" w:type="dxa"/>
            <w:tcBorders>
              <w:top w:val="nil"/>
              <w:bottom w:val="single" w:sz="4" w:space="0" w:color="auto"/>
            </w:tcBorders>
          </w:tcPr>
          <w:p w14:paraId="5E3A765D" w14:textId="00DB2056" w:rsidR="00FE6AD3" w:rsidRPr="002D01A2" w:rsidRDefault="00FE6AD3" w:rsidP="002D01A2">
            <w:pPr>
              <w:spacing w:before="20" w:after="20"/>
              <w:ind w:right="-64"/>
            </w:pPr>
            <w:r w:rsidRPr="002D01A2">
              <w:t>juopo/n</w:t>
            </w:r>
          </w:p>
        </w:tc>
        <w:tc>
          <w:tcPr>
            <w:tcW w:w="2631" w:type="dxa"/>
            <w:tcBorders>
              <w:top w:val="nil"/>
              <w:bottom w:val="single" w:sz="4" w:space="0" w:color="auto"/>
            </w:tcBorders>
          </w:tcPr>
          <w:p w14:paraId="1EBC9B81" w14:textId="6E6290D4" w:rsidR="00FE6AD3" w:rsidRPr="002D01A2" w:rsidRDefault="00FE6AD3" w:rsidP="002D01A2">
            <w:pPr>
              <w:spacing w:before="20" w:after="20"/>
              <w:ind w:right="-64"/>
            </w:pPr>
            <w:r w:rsidRPr="002D01A2">
              <w:t>juoppo/i/n ~ juopo/i/tten</w:t>
            </w:r>
          </w:p>
        </w:tc>
      </w:tr>
      <w:tr w:rsidR="00AC453D" w:rsidRPr="00A95D68" w14:paraId="04E51A06" w14:textId="77777777" w:rsidTr="00AC453D">
        <w:trPr>
          <w:trHeight w:val="458"/>
        </w:trPr>
        <w:tc>
          <w:tcPr>
            <w:tcW w:w="3171" w:type="dxa"/>
            <w:vMerge w:val="restart"/>
            <w:tcBorders>
              <w:bottom w:val="nil"/>
            </w:tcBorders>
          </w:tcPr>
          <w:p w14:paraId="3CADD390" w14:textId="0313D61E" w:rsidR="00AC453D" w:rsidRPr="002D01A2" w:rsidRDefault="00AC453D" w:rsidP="006F38B2">
            <w:pPr>
              <w:spacing w:before="20" w:after="20"/>
            </w:pPr>
            <w:r w:rsidRPr="002D01A2">
              <w:t xml:space="preserve">1.2 </w:t>
            </w:r>
            <w:r w:rsidR="00677E5D">
              <w:t>Konsonanttirank</w:t>
            </w:r>
            <w:r w:rsidRPr="002D01A2">
              <w:t xml:space="preserve">aiset </w:t>
            </w:r>
            <w:r w:rsidR="006F38B2">
              <w:t xml:space="preserve">kaksitavuiset </w:t>
            </w:r>
            <w:r w:rsidRPr="002D01A2">
              <w:t>lyhykäisvokaaliset</w:t>
            </w:r>
            <w:r w:rsidR="00255357">
              <w:t xml:space="preserve"> nomenit</w:t>
            </w:r>
          </w:p>
        </w:tc>
        <w:tc>
          <w:tcPr>
            <w:tcW w:w="1692" w:type="dxa"/>
            <w:tcBorders>
              <w:bottom w:val="nil"/>
            </w:tcBorders>
          </w:tcPr>
          <w:p w14:paraId="739A0AE2" w14:textId="77777777" w:rsidR="00AC453D" w:rsidRPr="002D01A2" w:rsidRDefault="00AC453D" w:rsidP="002D01A2">
            <w:pPr>
              <w:spacing w:before="20" w:after="20"/>
            </w:pPr>
            <w:r w:rsidRPr="002D01A2">
              <w:t>pieni</w:t>
            </w:r>
          </w:p>
        </w:tc>
        <w:tc>
          <w:tcPr>
            <w:tcW w:w="1748" w:type="dxa"/>
            <w:tcBorders>
              <w:bottom w:val="nil"/>
            </w:tcBorders>
          </w:tcPr>
          <w:p w14:paraId="77A07C8E" w14:textId="77777777" w:rsidR="00AC453D" w:rsidRPr="002D01A2" w:rsidRDefault="00AC453D" w:rsidP="002D01A2">
            <w:pPr>
              <w:spacing w:before="20" w:after="20"/>
            </w:pPr>
            <w:r w:rsidRPr="002D01A2">
              <w:t>piene/n</w:t>
            </w:r>
          </w:p>
        </w:tc>
        <w:tc>
          <w:tcPr>
            <w:tcW w:w="2631" w:type="dxa"/>
            <w:tcBorders>
              <w:bottom w:val="nil"/>
            </w:tcBorders>
          </w:tcPr>
          <w:p w14:paraId="42384CBF" w14:textId="1B01F1CB" w:rsidR="00AC453D" w:rsidRPr="002D01A2" w:rsidRDefault="00A72EDE" w:rsidP="00597D01">
            <w:pPr>
              <w:spacing w:before="20" w:after="20"/>
            </w:pPr>
            <w:r>
              <w:t>pien/i</w:t>
            </w:r>
            <w:r w:rsidR="00AC453D" w:rsidRPr="002D01A2">
              <w:t>i</w:t>
            </w:r>
            <w:r>
              <w:t>/</w:t>
            </w:r>
            <w:r w:rsidR="00AC453D" w:rsidRPr="002D01A2">
              <w:t>n ~</w:t>
            </w:r>
            <w:r w:rsidR="000A4B27">
              <w:t xml:space="preserve"> </w:t>
            </w:r>
            <w:r w:rsidR="00AC453D" w:rsidRPr="002D01A2">
              <w:t>pien/i/tten</w:t>
            </w:r>
            <w:r w:rsidR="00AC453D">
              <w:t xml:space="preserve"> </w:t>
            </w:r>
            <w:r w:rsidR="00597D01">
              <w:t>~</w:t>
            </w:r>
            <w:r w:rsidR="00AC453D">
              <w:t xml:space="preserve"> pien/ten</w:t>
            </w:r>
          </w:p>
        </w:tc>
      </w:tr>
      <w:tr w:rsidR="00AC453D" w:rsidRPr="00A95D68" w14:paraId="5C8BD9FE" w14:textId="77777777" w:rsidTr="00AC453D">
        <w:trPr>
          <w:trHeight w:val="404"/>
        </w:trPr>
        <w:tc>
          <w:tcPr>
            <w:tcW w:w="3171" w:type="dxa"/>
            <w:vMerge/>
            <w:tcBorders>
              <w:bottom w:val="nil"/>
            </w:tcBorders>
          </w:tcPr>
          <w:p w14:paraId="07F7E286" w14:textId="77777777" w:rsidR="00AC453D" w:rsidRPr="002D01A2" w:rsidRDefault="00AC453D" w:rsidP="002D01A2">
            <w:pPr>
              <w:spacing w:before="20" w:after="20"/>
            </w:pPr>
          </w:p>
        </w:tc>
        <w:tc>
          <w:tcPr>
            <w:tcW w:w="1692" w:type="dxa"/>
            <w:tcBorders>
              <w:top w:val="nil"/>
              <w:bottom w:val="nil"/>
            </w:tcBorders>
          </w:tcPr>
          <w:p w14:paraId="4BB9DE2F" w14:textId="77777777" w:rsidR="00AC453D" w:rsidRPr="002D01A2" w:rsidRDefault="00AC453D" w:rsidP="002D01A2">
            <w:pPr>
              <w:spacing w:before="20" w:after="20"/>
              <w:ind w:right="-64"/>
            </w:pPr>
            <w:r w:rsidRPr="002D01A2">
              <w:t>lapsi</w:t>
            </w:r>
          </w:p>
        </w:tc>
        <w:tc>
          <w:tcPr>
            <w:tcW w:w="1748" w:type="dxa"/>
            <w:tcBorders>
              <w:top w:val="nil"/>
              <w:bottom w:val="nil"/>
            </w:tcBorders>
          </w:tcPr>
          <w:p w14:paraId="348D910F" w14:textId="77777777" w:rsidR="00AC453D" w:rsidRPr="002D01A2" w:rsidRDefault="00AC453D" w:rsidP="002D01A2">
            <w:pPr>
              <w:spacing w:before="20" w:after="20"/>
              <w:ind w:right="-64"/>
            </w:pPr>
            <w:r w:rsidRPr="002D01A2">
              <w:t>lapse/n</w:t>
            </w:r>
          </w:p>
        </w:tc>
        <w:tc>
          <w:tcPr>
            <w:tcW w:w="2631" w:type="dxa"/>
            <w:tcBorders>
              <w:top w:val="nil"/>
              <w:bottom w:val="nil"/>
            </w:tcBorders>
          </w:tcPr>
          <w:p w14:paraId="76C772CB" w14:textId="417F0BB1" w:rsidR="00AC453D" w:rsidRPr="002D01A2" w:rsidRDefault="00AC453D" w:rsidP="002D01A2">
            <w:pPr>
              <w:spacing w:before="20" w:after="20"/>
              <w:ind w:right="-64"/>
            </w:pPr>
            <w:r w:rsidRPr="002D01A2">
              <w:t>laps/ii/n ~ laps/i/tten</w:t>
            </w:r>
            <w:r>
              <w:t xml:space="preserve"> ~ las/ten</w:t>
            </w:r>
          </w:p>
        </w:tc>
      </w:tr>
      <w:tr w:rsidR="00AC453D" w:rsidRPr="00A95D68" w14:paraId="4D51F157" w14:textId="77777777" w:rsidTr="00AC453D">
        <w:trPr>
          <w:trHeight w:val="168"/>
        </w:trPr>
        <w:tc>
          <w:tcPr>
            <w:tcW w:w="3171" w:type="dxa"/>
            <w:vMerge/>
            <w:tcBorders>
              <w:bottom w:val="nil"/>
            </w:tcBorders>
          </w:tcPr>
          <w:p w14:paraId="7C36D60A" w14:textId="77777777" w:rsidR="00AC453D" w:rsidRPr="002D01A2" w:rsidRDefault="00AC453D" w:rsidP="002D01A2">
            <w:pPr>
              <w:spacing w:before="20" w:after="20"/>
            </w:pPr>
          </w:p>
        </w:tc>
        <w:tc>
          <w:tcPr>
            <w:tcW w:w="1692" w:type="dxa"/>
            <w:tcBorders>
              <w:top w:val="nil"/>
              <w:bottom w:val="nil"/>
            </w:tcBorders>
          </w:tcPr>
          <w:p w14:paraId="5EBE25A2" w14:textId="77777777" w:rsidR="00AC453D" w:rsidRPr="002D01A2" w:rsidRDefault="00AC453D" w:rsidP="002D01A2">
            <w:pPr>
              <w:spacing w:before="20" w:after="20"/>
              <w:ind w:right="-64"/>
            </w:pPr>
            <w:r w:rsidRPr="002D01A2">
              <w:t>mies</w:t>
            </w:r>
          </w:p>
        </w:tc>
        <w:tc>
          <w:tcPr>
            <w:tcW w:w="1748" w:type="dxa"/>
            <w:tcBorders>
              <w:top w:val="nil"/>
              <w:bottom w:val="nil"/>
            </w:tcBorders>
          </w:tcPr>
          <w:p w14:paraId="3FB69630" w14:textId="77777777" w:rsidR="00AC453D" w:rsidRPr="002D01A2" w:rsidRDefault="00AC453D" w:rsidP="002D01A2">
            <w:pPr>
              <w:spacing w:before="20" w:after="20"/>
              <w:ind w:right="-64"/>
            </w:pPr>
            <w:r w:rsidRPr="002D01A2">
              <w:t>miehe/n</w:t>
            </w:r>
          </w:p>
        </w:tc>
        <w:tc>
          <w:tcPr>
            <w:tcW w:w="2631" w:type="dxa"/>
            <w:tcBorders>
              <w:top w:val="nil"/>
              <w:bottom w:val="nil"/>
            </w:tcBorders>
          </w:tcPr>
          <w:p w14:paraId="5D562839" w14:textId="76975C40" w:rsidR="00AC453D" w:rsidRPr="002D01A2" w:rsidRDefault="00AC453D" w:rsidP="002D01A2">
            <w:pPr>
              <w:spacing w:before="20" w:after="20"/>
              <w:ind w:right="-64"/>
            </w:pPr>
            <w:r w:rsidRPr="002D01A2">
              <w:t>mieh/ii/n ~ mieh/i/tten</w:t>
            </w:r>
            <w:r>
              <w:t xml:space="preserve"> ~ mies/ten</w:t>
            </w:r>
          </w:p>
        </w:tc>
      </w:tr>
      <w:tr w:rsidR="00AC453D" w:rsidRPr="00A95D68" w14:paraId="7C366961" w14:textId="77777777" w:rsidTr="00AC453D">
        <w:trPr>
          <w:trHeight w:val="168"/>
        </w:trPr>
        <w:tc>
          <w:tcPr>
            <w:tcW w:w="3171" w:type="dxa"/>
            <w:vMerge/>
            <w:tcBorders>
              <w:bottom w:val="nil"/>
            </w:tcBorders>
          </w:tcPr>
          <w:p w14:paraId="325C4522" w14:textId="77777777" w:rsidR="00AC453D" w:rsidRPr="002D01A2" w:rsidRDefault="00AC453D" w:rsidP="002D01A2">
            <w:pPr>
              <w:spacing w:before="20" w:after="20"/>
            </w:pPr>
          </w:p>
        </w:tc>
        <w:tc>
          <w:tcPr>
            <w:tcW w:w="1692" w:type="dxa"/>
            <w:tcBorders>
              <w:top w:val="nil"/>
              <w:bottom w:val="nil"/>
            </w:tcBorders>
          </w:tcPr>
          <w:p w14:paraId="18D4F39C" w14:textId="151792F0" w:rsidR="00AC453D" w:rsidRPr="002D01A2" w:rsidRDefault="00AC453D" w:rsidP="002D01A2">
            <w:pPr>
              <w:spacing w:before="20" w:after="20"/>
              <w:ind w:right="-64"/>
            </w:pPr>
            <w:r w:rsidRPr="002D01A2">
              <w:t>käsi</w:t>
            </w:r>
          </w:p>
        </w:tc>
        <w:tc>
          <w:tcPr>
            <w:tcW w:w="1748" w:type="dxa"/>
            <w:tcBorders>
              <w:top w:val="nil"/>
              <w:bottom w:val="nil"/>
            </w:tcBorders>
          </w:tcPr>
          <w:p w14:paraId="3C925B5F" w14:textId="446CB749" w:rsidR="00AC453D" w:rsidRPr="002D01A2" w:rsidRDefault="00AC453D" w:rsidP="002D01A2">
            <w:pPr>
              <w:spacing w:before="20" w:after="20"/>
              <w:ind w:right="-64"/>
            </w:pPr>
            <w:r w:rsidRPr="002D01A2">
              <w:t>kä</w:t>
            </w:r>
            <w:r>
              <w:t>(</w:t>
            </w:r>
            <w:r w:rsidRPr="002D01A2">
              <w:t>đ)e/n</w:t>
            </w:r>
          </w:p>
        </w:tc>
        <w:tc>
          <w:tcPr>
            <w:tcW w:w="2631" w:type="dxa"/>
            <w:tcBorders>
              <w:top w:val="nil"/>
              <w:bottom w:val="nil"/>
            </w:tcBorders>
          </w:tcPr>
          <w:p w14:paraId="55C83216" w14:textId="19C04AE8" w:rsidR="00AC453D" w:rsidRPr="002D01A2" w:rsidRDefault="00AC453D" w:rsidP="002D01A2">
            <w:pPr>
              <w:spacing w:before="20" w:after="20"/>
              <w:ind w:right="-64"/>
            </w:pPr>
            <w:r w:rsidRPr="002D01A2">
              <w:t>käss/ii/n ~ käs/i/tten</w:t>
            </w:r>
          </w:p>
        </w:tc>
      </w:tr>
      <w:tr w:rsidR="00AC453D" w:rsidRPr="00A95D68" w14:paraId="098DB880" w14:textId="77777777" w:rsidTr="00F804DF">
        <w:trPr>
          <w:trHeight w:val="134"/>
        </w:trPr>
        <w:tc>
          <w:tcPr>
            <w:tcW w:w="3171" w:type="dxa"/>
            <w:vMerge/>
            <w:tcBorders>
              <w:bottom w:val="single" w:sz="4" w:space="0" w:color="auto"/>
            </w:tcBorders>
          </w:tcPr>
          <w:p w14:paraId="4E75A3F3" w14:textId="77777777" w:rsidR="00AC453D" w:rsidRPr="002D01A2" w:rsidRDefault="00AC453D" w:rsidP="002D01A2">
            <w:pPr>
              <w:spacing w:before="20" w:after="20"/>
            </w:pPr>
          </w:p>
        </w:tc>
        <w:tc>
          <w:tcPr>
            <w:tcW w:w="1692" w:type="dxa"/>
            <w:tcBorders>
              <w:top w:val="nil"/>
              <w:bottom w:val="single" w:sz="4" w:space="0" w:color="auto"/>
            </w:tcBorders>
          </w:tcPr>
          <w:p w14:paraId="121F88E8" w14:textId="01066287" w:rsidR="00AC453D" w:rsidRPr="002D01A2" w:rsidRDefault="00AC453D" w:rsidP="002D01A2">
            <w:pPr>
              <w:spacing w:before="20" w:after="20"/>
              <w:ind w:right="-64"/>
            </w:pPr>
            <w:r w:rsidRPr="002D01A2">
              <w:t>hirsi</w:t>
            </w:r>
          </w:p>
        </w:tc>
        <w:tc>
          <w:tcPr>
            <w:tcW w:w="1748" w:type="dxa"/>
            <w:tcBorders>
              <w:top w:val="nil"/>
              <w:bottom w:val="single" w:sz="4" w:space="0" w:color="auto"/>
            </w:tcBorders>
          </w:tcPr>
          <w:p w14:paraId="5ED3E7C6" w14:textId="6CFE8A04" w:rsidR="00AC453D" w:rsidRPr="002D01A2" w:rsidRDefault="00AC453D" w:rsidP="002D01A2">
            <w:pPr>
              <w:spacing w:before="20" w:after="20"/>
              <w:ind w:right="-64"/>
            </w:pPr>
            <w:r w:rsidRPr="002D01A2">
              <w:t>hirre/n</w:t>
            </w:r>
          </w:p>
        </w:tc>
        <w:tc>
          <w:tcPr>
            <w:tcW w:w="2631" w:type="dxa"/>
            <w:tcBorders>
              <w:top w:val="nil"/>
              <w:bottom w:val="single" w:sz="4" w:space="0" w:color="auto"/>
            </w:tcBorders>
          </w:tcPr>
          <w:p w14:paraId="026F7951" w14:textId="7C01A566" w:rsidR="00AC453D" w:rsidRPr="002D01A2" w:rsidRDefault="00AC453D" w:rsidP="002D01A2">
            <w:pPr>
              <w:spacing w:before="20" w:after="20"/>
              <w:ind w:right="-64"/>
            </w:pPr>
            <w:r w:rsidRPr="002D01A2">
              <w:t>hirss/ii/n ~ hirs/i/tten</w:t>
            </w:r>
          </w:p>
        </w:tc>
      </w:tr>
      <w:tr w:rsidR="003730C7" w:rsidRPr="00A95D68" w14:paraId="6F9303F7" w14:textId="77777777" w:rsidTr="00F63976">
        <w:trPr>
          <w:trHeight w:val="323"/>
        </w:trPr>
        <w:tc>
          <w:tcPr>
            <w:tcW w:w="3171" w:type="dxa"/>
            <w:vMerge w:val="restart"/>
            <w:tcBorders>
              <w:top w:val="single" w:sz="4" w:space="0" w:color="auto"/>
            </w:tcBorders>
          </w:tcPr>
          <w:p w14:paraId="5BA48041" w14:textId="2B09EC08" w:rsidR="003730C7" w:rsidRPr="002D01A2" w:rsidRDefault="003730C7" w:rsidP="006F38B2">
            <w:pPr>
              <w:spacing w:before="20" w:after="20"/>
            </w:pPr>
            <w:r w:rsidRPr="002D01A2">
              <w:t xml:space="preserve">2.1 Yksirankaiset </w:t>
            </w:r>
            <w:r w:rsidR="006F38B2" w:rsidRPr="002D01A2">
              <w:t>usheempi</w:t>
            </w:r>
            <w:r w:rsidR="006F38B2">
              <w:t>tav</w:t>
            </w:r>
            <w:r w:rsidR="006F38B2" w:rsidRPr="002D01A2">
              <w:t xml:space="preserve">uiset </w:t>
            </w:r>
            <w:r w:rsidRPr="002D01A2">
              <w:t xml:space="preserve">lyhykäisvokaaliset </w:t>
            </w:r>
            <w:r w:rsidR="00255357">
              <w:t>nomenit</w:t>
            </w:r>
          </w:p>
        </w:tc>
        <w:tc>
          <w:tcPr>
            <w:tcW w:w="1692" w:type="dxa"/>
            <w:tcBorders>
              <w:bottom w:val="nil"/>
            </w:tcBorders>
          </w:tcPr>
          <w:p w14:paraId="50D91BCC" w14:textId="5EE4C19F" w:rsidR="003730C7" w:rsidRPr="002D01A2" w:rsidRDefault="003730C7" w:rsidP="002D01A2">
            <w:pPr>
              <w:spacing w:before="20" w:after="20"/>
            </w:pPr>
            <w:r w:rsidRPr="002D01A2">
              <w:t>sivakka</w:t>
            </w:r>
          </w:p>
        </w:tc>
        <w:tc>
          <w:tcPr>
            <w:tcW w:w="1748" w:type="dxa"/>
            <w:tcBorders>
              <w:bottom w:val="nil"/>
            </w:tcBorders>
          </w:tcPr>
          <w:p w14:paraId="340C4750" w14:textId="08E4C775" w:rsidR="003730C7" w:rsidRPr="002D01A2" w:rsidRDefault="003730C7" w:rsidP="002D01A2">
            <w:pPr>
              <w:spacing w:before="20" w:after="20"/>
            </w:pPr>
            <w:r w:rsidRPr="002D01A2">
              <w:t>sivaka/n</w:t>
            </w:r>
          </w:p>
        </w:tc>
        <w:tc>
          <w:tcPr>
            <w:tcW w:w="2631" w:type="dxa"/>
            <w:tcBorders>
              <w:bottom w:val="nil"/>
            </w:tcBorders>
          </w:tcPr>
          <w:p w14:paraId="02F0EBCF" w14:textId="3FB5D480" w:rsidR="003730C7" w:rsidRPr="002D01A2" w:rsidRDefault="003730C7" w:rsidP="002D01A2">
            <w:pPr>
              <w:spacing w:before="20" w:after="20"/>
            </w:pPr>
            <w:r w:rsidRPr="002D01A2">
              <w:t>sivako/i/tten</w:t>
            </w:r>
          </w:p>
        </w:tc>
      </w:tr>
      <w:tr w:rsidR="003730C7" w:rsidRPr="00A95D68" w14:paraId="44083453" w14:textId="77777777" w:rsidTr="00AC453D">
        <w:trPr>
          <w:trHeight w:val="224"/>
        </w:trPr>
        <w:tc>
          <w:tcPr>
            <w:tcW w:w="3171" w:type="dxa"/>
            <w:vMerge/>
          </w:tcPr>
          <w:p w14:paraId="67516C0B" w14:textId="77777777" w:rsidR="003730C7" w:rsidRPr="002D01A2" w:rsidRDefault="003730C7" w:rsidP="002D01A2">
            <w:pPr>
              <w:spacing w:before="20" w:after="20"/>
            </w:pPr>
          </w:p>
        </w:tc>
        <w:tc>
          <w:tcPr>
            <w:tcW w:w="1692" w:type="dxa"/>
            <w:tcBorders>
              <w:top w:val="nil"/>
              <w:bottom w:val="nil"/>
            </w:tcBorders>
          </w:tcPr>
          <w:p w14:paraId="39AABE75" w14:textId="6B565817" w:rsidR="003730C7" w:rsidRPr="002D01A2" w:rsidRDefault="003730C7" w:rsidP="002D01A2">
            <w:pPr>
              <w:spacing w:before="20" w:after="20"/>
              <w:ind w:right="-64"/>
            </w:pPr>
            <w:r w:rsidRPr="002D01A2">
              <w:t>kajava</w:t>
            </w:r>
          </w:p>
        </w:tc>
        <w:tc>
          <w:tcPr>
            <w:tcW w:w="1748" w:type="dxa"/>
            <w:tcBorders>
              <w:top w:val="nil"/>
              <w:bottom w:val="nil"/>
            </w:tcBorders>
          </w:tcPr>
          <w:p w14:paraId="66596DE3" w14:textId="6A7E56ED" w:rsidR="003730C7" w:rsidRPr="002D01A2" w:rsidRDefault="003730C7" w:rsidP="002D01A2">
            <w:pPr>
              <w:spacing w:before="20" w:after="20"/>
              <w:ind w:right="-64"/>
            </w:pPr>
            <w:r w:rsidRPr="002D01A2">
              <w:t>kajava/n</w:t>
            </w:r>
          </w:p>
        </w:tc>
        <w:tc>
          <w:tcPr>
            <w:tcW w:w="2631" w:type="dxa"/>
            <w:tcBorders>
              <w:top w:val="nil"/>
              <w:bottom w:val="nil"/>
            </w:tcBorders>
          </w:tcPr>
          <w:p w14:paraId="26130DE1" w14:textId="663D42A1" w:rsidR="003730C7" w:rsidRPr="002D01A2" w:rsidRDefault="003730C7" w:rsidP="0033597C">
            <w:pPr>
              <w:spacing w:before="20" w:after="20"/>
              <w:ind w:right="-64"/>
            </w:pPr>
            <w:r w:rsidRPr="002D01A2">
              <w:t>kajav/i</w:t>
            </w:r>
            <w:r w:rsidR="0033597C">
              <w:t>(</w:t>
            </w:r>
            <w:r w:rsidRPr="002D01A2">
              <w:t>i</w:t>
            </w:r>
            <w:r w:rsidR="0033597C">
              <w:t>)</w:t>
            </w:r>
            <w:r w:rsidRPr="002D01A2">
              <w:t>/tten</w:t>
            </w:r>
          </w:p>
        </w:tc>
      </w:tr>
      <w:tr w:rsidR="003730C7" w:rsidRPr="00A95D68" w14:paraId="5F520CB7" w14:textId="77777777" w:rsidTr="00AC453D">
        <w:trPr>
          <w:trHeight w:val="224"/>
        </w:trPr>
        <w:tc>
          <w:tcPr>
            <w:tcW w:w="3171" w:type="dxa"/>
            <w:vMerge/>
          </w:tcPr>
          <w:p w14:paraId="09CC27DA" w14:textId="77777777" w:rsidR="003730C7" w:rsidRPr="002D01A2" w:rsidRDefault="003730C7" w:rsidP="002D01A2">
            <w:pPr>
              <w:spacing w:before="20" w:after="20"/>
            </w:pPr>
          </w:p>
        </w:tc>
        <w:tc>
          <w:tcPr>
            <w:tcW w:w="1692" w:type="dxa"/>
            <w:tcBorders>
              <w:top w:val="nil"/>
              <w:bottom w:val="nil"/>
            </w:tcBorders>
          </w:tcPr>
          <w:p w14:paraId="7821858C" w14:textId="43EE5D29" w:rsidR="003730C7" w:rsidRPr="002D01A2" w:rsidRDefault="003730C7" w:rsidP="002D01A2">
            <w:pPr>
              <w:spacing w:before="20" w:after="20"/>
              <w:ind w:right="-64"/>
            </w:pPr>
            <w:r w:rsidRPr="002D01A2">
              <w:t>tunturi</w:t>
            </w:r>
          </w:p>
        </w:tc>
        <w:tc>
          <w:tcPr>
            <w:tcW w:w="1748" w:type="dxa"/>
            <w:tcBorders>
              <w:top w:val="nil"/>
              <w:bottom w:val="nil"/>
            </w:tcBorders>
          </w:tcPr>
          <w:p w14:paraId="390D4445" w14:textId="2A78BBF9" w:rsidR="003730C7" w:rsidRPr="002D01A2" w:rsidRDefault="003730C7" w:rsidP="002D01A2">
            <w:pPr>
              <w:spacing w:before="20" w:after="20"/>
              <w:ind w:right="-64"/>
            </w:pPr>
            <w:r w:rsidRPr="002D01A2">
              <w:t>tunturi/n</w:t>
            </w:r>
          </w:p>
        </w:tc>
        <w:tc>
          <w:tcPr>
            <w:tcW w:w="2631" w:type="dxa"/>
            <w:tcBorders>
              <w:top w:val="nil"/>
              <w:bottom w:val="nil"/>
            </w:tcBorders>
          </w:tcPr>
          <w:p w14:paraId="35C4F0AE" w14:textId="33577D3B" w:rsidR="003730C7" w:rsidRPr="002D01A2" w:rsidRDefault="003730C7" w:rsidP="00EE18B5">
            <w:pPr>
              <w:spacing w:before="20" w:after="20"/>
              <w:ind w:right="-64"/>
            </w:pPr>
            <w:r w:rsidRPr="002D01A2">
              <w:t>tuntur</w:t>
            </w:r>
            <w:r w:rsidR="00EE18B5">
              <w:t>(</w:t>
            </w:r>
            <w:r w:rsidRPr="002D01A2">
              <w:t>i</w:t>
            </w:r>
            <w:r w:rsidR="00EE18B5">
              <w:t>)/i/tten</w:t>
            </w:r>
          </w:p>
        </w:tc>
      </w:tr>
      <w:tr w:rsidR="003730C7" w:rsidRPr="00A95D68" w14:paraId="737C99F7" w14:textId="77777777" w:rsidTr="00AC453D">
        <w:trPr>
          <w:trHeight w:val="224"/>
        </w:trPr>
        <w:tc>
          <w:tcPr>
            <w:tcW w:w="3171" w:type="dxa"/>
            <w:vMerge/>
          </w:tcPr>
          <w:p w14:paraId="3E843DB9" w14:textId="77777777" w:rsidR="003730C7" w:rsidRPr="002D01A2" w:rsidRDefault="003730C7" w:rsidP="002D01A2">
            <w:pPr>
              <w:spacing w:before="20" w:after="20"/>
            </w:pPr>
          </w:p>
        </w:tc>
        <w:tc>
          <w:tcPr>
            <w:tcW w:w="1692" w:type="dxa"/>
            <w:tcBorders>
              <w:top w:val="nil"/>
              <w:bottom w:val="nil"/>
            </w:tcBorders>
          </w:tcPr>
          <w:p w14:paraId="7240AAA9" w14:textId="70BAD26F" w:rsidR="003730C7" w:rsidRPr="002D01A2" w:rsidRDefault="003730C7" w:rsidP="002D01A2">
            <w:pPr>
              <w:spacing w:before="20" w:after="20"/>
              <w:ind w:right="-64"/>
            </w:pPr>
            <w:r w:rsidRPr="002D01A2">
              <w:t>meininki</w:t>
            </w:r>
          </w:p>
        </w:tc>
        <w:tc>
          <w:tcPr>
            <w:tcW w:w="1748" w:type="dxa"/>
            <w:tcBorders>
              <w:top w:val="nil"/>
              <w:bottom w:val="nil"/>
            </w:tcBorders>
          </w:tcPr>
          <w:p w14:paraId="35E00809" w14:textId="0AE36B03" w:rsidR="003730C7" w:rsidRPr="002D01A2" w:rsidRDefault="003730C7" w:rsidP="002D01A2">
            <w:pPr>
              <w:spacing w:before="20" w:after="20"/>
            </w:pPr>
            <w:r w:rsidRPr="002D01A2">
              <w:t>meiningi/n ~ meininki/n</w:t>
            </w:r>
          </w:p>
        </w:tc>
        <w:tc>
          <w:tcPr>
            <w:tcW w:w="2631" w:type="dxa"/>
            <w:tcBorders>
              <w:top w:val="nil"/>
              <w:bottom w:val="nil"/>
            </w:tcBorders>
          </w:tcPr>
          <w:p w14:paraId="75204ED1" w14:textId="09A07B6D" w:rsidR="003730C7" w:rsidRPr="002D01A2" w:rsidRDefault="003730C7" w:rsidP="00EE18B5">
            <w:pPr>
              <w:spacing w:before="20" w:after="20"/>
              <w:ind w:right="-64"/>
            </w:pPr>
            <w:r w:rsidRPr="002D01A2">
              <w:t>meiningi</w:t>
            </w:r>
            <w:r w:rsidR="00EE18B5">
              <w:t xml:space="preserve">/i/tten </w:t>
            </w:r>
            <w:r w:rsidRPr="002D01A2">
              <w:t>~ meinink/i/tten</w:t>
            </w:r>
          </w:p>
        </w:tc>
      </w:tr>
      <w:tr w:rsidR="003730C7" w:rsidRPr="00A95D68" w14:paraId="78893FDC" w14:textId="77777777" w:rsidTr="00AC453D">
        <w:trPr>
          <w:trHeight w:val="224"/>
        </w:trPr>
        <w:tc>
          <w:tcPr>
            <w:tcW w:w="3171" w:type="dxa"/>
            <w:vMerge/>
          </w:tcPr>
          <w:p w14:paraId="0E2B8442" w14:textId="77777777" w:rsidR="003730C7" w:rsidRPr="002D01A2" w:rsidRDefault="003730C7" w:rsidP="002D01A2">
            <w:pPr>
              <w:spacing w:before="20" w:after="20"/>
            </w:pPr>
          </w:p>
        </w:tc>
        <w:tc>
          <w:tcPr>
            <w:tcW w:w="1692" w:type="dxa"/>
            <w:tcBorders>
              <w:top w:val="nil"/>
              <w:bottom w:val="nil"/>
            </w:tcBorders>
          </w:tcPr>
          <w:p w14:paraId="367D7E44" w14:textId="5688738C" w:rsidR="003730C7" w:rsidRPr="002D01A2" w:rsidRDefault="003730C7" w:rsidP="002D01A2">
            <w:pPr>
              <w:spacing w:before="20" w:after="20"/>
              <w:ind w:right="-64"/>
            </w:pPr>
            <w:r w:rsidRPr="002D01A2">
              <w:t>paijukko</w:t>
            </w:r>
          </w:p>
        </w:tc>
        <w:tc>
          <w:tcPr>
            <w:tcW w:w="1748" w:type="dxa"/>
            <w:tcBorders>
              <w:top w:val="nil"/>
              <w:bottom w:val="nil"/>
            </w:tcBorders>
          </w:tcPr>
          <w:p w14:paraId="0761C994" w14:textId="4BC5975A" w:rsidR="003730C7" w:rsidRPr="002D01A2" w:rsidRDefault="003730C7" w:rsidP="002D01A2">
            <w:pPr>
              <w:spacing w:before="20" w:after="20"/>
              <w:ind w:right="-64"/>
            </w:pPr>
            <w:r w:rsidRPr="002D01A2">
              <w:t>paijuko/n</w:t>
            </w:r>
          </w:p>
        </w:tc>
        <w:tc>
          <w:tcPr>
            <w:tcW w:w="2631" w:type="dxa"/>
            <w:tcBorders>
              <w:top w:val="nil"/>
              <w:bottom w:val="nil"/>
            </w:tcBorders>
          </w:tcPr>
          <w:p w14:paraId="19DAC376" w14:textId="37008C47" w:rsidR="003730C7" w:rsidRPr="002D01A2" w:rsidRDefault="003730C7" w:rsidP="002D01A2">
            <w:pPr>
              <w:spacing w:before="20" w:after="20"/>
              <w:ind w:right="-64"/>
            </w:pPr>
            <w:r w:rsidRPr="002D01A2">
              <w:t>paijuko/i/tten</w:t>
            </w:r>
          </w:p>
        </w:tc>
      </w:tr>
      <w:tr w:rsidR="003730C7" w:rsidRPr="00A95D68" w14:paraId="249E10D8" w14:textId="77777777" w:rsidTr="00AC453D">
        <w:trPr>
          <w:trHeight w:val="224"/>
        </w:trPr>
        <w:tc>
          <w:tcPr>
            <w:tcW w:w="3171" w:type="dxa"/>
            <w:vMerge/>
          </w:tcPr>
          <w:p w14:paraId="4463CB64" w14:textId="77777777" w:rsidR="003730C7" w:rsidRPr="002D01A2" w:rsidRDefault="003730C7" w:rsidP="002D01A2">
            <w:pPr>
              <w:spacing w:before="20" w:after="20"/>
            </w:pPr>
          </w:p>
        </w:tc>
        <w:tc>
          <w:tcPr>
            <w:tcW w:w="1692" w:type="dxa"/>
            <w:tcBorders>
              <w:top w:val="nil"/>
              <w:bottom w:val="nil"/>
            </w:tcBorders>
          </w:tcPr>
          <w:p w14:paraId="2BEBF26A" w14:textId="77777777" w:rsidR="003730C7" w:rsidRPr="002D01A2" w:rsidRDefault="003730C7" w:rsidP="002D01A2">
            <w:pPr>
              <w:spacing w:before="20" w:after="20"/>
              <w:ind w:right="-64"/>
            </w:pPr>
            <w:r w:rsidRPr="002D01A2">
              <w:t>valkea ~</w:t>
            </w:r>
          </w:p>
          <w:p w14:paraId="437E8788" w14:textId="15BF854E" w:rsidR="003730C7" w:rsidRPr="002D01A2" w:rsidRDefault="003730C7" w:rsidP="002D01A2">
            <w:pPr>
              <w:spacing w:before="20" w:after="20"/>
              <w:ind w:right="-64"/>
            </w:pPr>
            <w:r w:rsidRPr="002D01A2">
              <w:t>valkia</w:t>
            </w:r>
          </w:p>
        </w:tc>
        <w:tc>
          <w:tcPr>
            <w:tcW w:w="1748" w:type="dxa"/>
            <w:tcBorders>
              <w:top w:val="nil"/>
              <w:bottom w:val="nil"/>
            </w:tcBorders>
          </w:tcPr>
          <w:p w14:paraId="68223BD4" w14:textId="0A76CEAD" w:rsidR="003730C7" w:rsidRPr="002D01A2" w:rsidRDefault="003730C7" w:rsidP="002D01A2">
            <w:pPr>
              <w:spacing w:before="20" w:after="20"/>
              <w:ind w:right="-64"/>
            </w:pPr>
            <w:r w:rsidRPr="002D01A2">
              <w:t>valkea/n ~valkia/n</w:t>
            </w:r>
          </w:p>
        </w:tc>
        <w:tc>
          <w:tcPr>
            <w:tcW w:w="2631" w:type="dxa"/>
            <w:tcBorders>
              <w:top w:val="nil"/>
              <w:bottom w:val="nil"/>
            </w:tcBorders>
          </w:tcPr>
          <w:p w14:paraId="353746A6" w14:textId="15C5D9EC" w:rsidR="003730C7" w:rsidRPr="002D01A2" w:rsidRDefault="003730C7" w:rsidP="002D01A2">
            <w:pPr>
              <w:spacing w:before="20" w:after="20"/>
              <w:ind w:right="-64"/>
            </w:pPr>
            <w:r w:rsidRPr="002D01A2">
              <w:t>valke/i/tten</w:t>
            </w:r>
          </w:p>
        </w:tc>
      </w:tr>
      <w:tr w:rsidR="003730C7" w:rsidRPr="00A95D68" w14:paraId="78C1D05A" w14:textId="77777777" w:rsidTr="00AC453D">
        <w:trPr>
          <w:trHeight w:val="431"/>
        </w:trPr>
        <w:tc>
          <w:tcPr>
            <w:tcW w:w="3171" w:type="dxa"/>
            <w:vMerge/>
          </w:tcPr>
          <w:p w14:paraId="5EF8ED55" w14:textId="77777777" w:rsidR="003730C7" w:rsidRPr="002D01A2" w:rsidRDefault="003730C7" w:rsidP="002D01A2">
            <w:pPr>
              <w:spacing w:before="20" w:after="20"/>
            </w:pPr>
          </w:p>
        </w:tc>
        <w:tc>
          <w:tcPr>
            <w:tcW w:w="1692" w:type="dxa"/>
            <w:tcBorders>
              <w:top w:val="nil"/>
              <w:bottom w:val="nil"/>
            </w:tcBorders>
          </w:tcPr>
          <w:p w14:paraId="0EB5BEEF" w14:textId="6245EAA1" w:rsidR="003730C7" w:rsidRPr="002D01A2" w:rsidRDefault="003730C7" w:rsidP="002D01A2">
            <w:pPr>
              <w:spacing w:before="20" w:after="20"/>
              <w:ind w:right="-64"/>
            </w:pPr>
            <w:r w:rsidRPr="002D01A2">
              <w:t>kurkkio</w:t>
            </w:r>
          </w:p>
        </w:tc>
        <w:tc>
          <w:tcPr>
            <w:tcW w:w="1748" w:type="dxa"/>
            <w:tcBorders>
              <w:top w:val="nil"/>
              <w:bottom w:val="nil"/>
            </w:tcBorders>
          </w:tcPr>
          <w:p w14:paraId="6D6A7D43" w14:textId="2F470FA9" w:rsidR="003730C7" w:rsidRPr="002D01A2" w:rsidRDefault="003730C7" w:rsidP="002D01A2">
            <w:pPr>
              <w:spacing w:before="20" w:after="20"/>
              <w:ind w:right="-64"/>
            </w:pPr>
            <w:r w:rsidRPr="002D01A2">
              <w:t>kurkkio/n</w:t>
            </w:r>
          </w:p>
        </w:tc>
        <w:tc>
          <w:tcPr>
            <w:tcW w:w="2631" w:type="dxa"/>
            <w:tcBorders>
              <w:top w:val="nil"/>
              <w:bottom w:val="nil"/>
            </w:tcBorders>
          </w:tcPr>
          <w:p w14:paraId="10E693D3" w14:textId="543092D2" w:rsidR="003730C7" w:rsidRPr="002D01A2" w:rsidRDefault="003730C7" w:rsidP="002D01A2">
            <w:pPr>
              <w:spacing w:before="20" w:after="20"/>
              <w:ind w:right="-64"/>
            </w:pPr>
            <w:r w:rsidRPr="002D01A2">
              <w:t>kurkkio/i/tten</w:t>
            </w:r>
          </w:p>
        </w:tc>
      </w:tr>
      <w:tr w:rsidR="006F38B2" w:rsidRPr="00A95D68" w14:paraId="21FE3261" w14:textId="77777777" w:rsidTr="00AC453D">
        <w:trPr>
          <w:trHeight w:val="168"/>
        </w:trPr>
        <w:tc>
          <w:tcPr>
            <w:tcW w:w="3171" w:type="dxa"/>
            <w:vMerge w:val="restart"/>
          </w:tcPr>
          <w:p w14:paraId="2A95E60B" w14:textId="36B0AC0D" w:rsidR="006F38B2" w:rsidRPr="002D01A2" w:rsidRDefault="006F38B2" w:rsidP="006F38B2">
            <w:pPr>
              <w:spacing w:before="20" w:after="20"/>
            </w:pPr>
            <w:r w:rsidRPr="002D01A2">
              <w:t xml:space="preserve">2.2 </w:t>
            </w:r>
            <w:r w:rsidR="00677E5D">
              <w:t>Konsonanttirank</w:t>
            </w:r>
            <w:r w:rsidRPr="002D01A2">
              <w:t>aiset usheempi</w:t>
            </w:r>
            <w:r>
              <w:t>tavuiset</w:t>
            </w:r>
            <w:r w:rsidRPr="002D01A2">
              <w:t xml:space="preserve"> lyhykäisvokaaliset </w:t>
            </w:r>
            <w:r w:rsidR="00255357">
              <w:t>nomenit</w:t>
            </w:r>
          </w:p>
        </w:tc>
        <w:tc>
          <w:tcPr>
            <w:tcW w:w="1692" w:type="dxa"/>
            <w:tcBorders>
              <w:bottom w:val="nil"/>
            </w:tcBorders>
          </w:tcPr>
          <w:p w14:paraId="53A6FA34" w14:textId="1479C22F" w:rsidR="006F38B2" w:rsidRPr="002D01A2" w:rsidRDefault="006F38B2" w:rsidP="002D01A2">
            <w:pPr>
              <w:spacing w:before="20" w:after="20"/>
              <w:ind w:right="-64"/>
            </w:pPr>
            <w:r w:rsidRPr="002D01A2">
              <w:t>ty</w:t>
            </w:r>
            <w:r>
              <w:t>(</w:t>
            </w:r>
            <w:r w:rsidRPr="002D01A2">
              <w:t>t)är</w:t>
            </w:r>
          </w:p>
        </w:tc>
        <w:tc>
          <w:tcPr>
            <w:tcW w:w="1748" w:type="dxa"/>
            <w:tcBorders>
              <w:bottom w:val="nil"/>
            </w:tcBorders>
          </w:tcPr>
          <w:p w14:paraId="47D97E4C" w14:textId="77777777" w:rsidR="006F38B2" w:rsidRPr="002D01A2" w:rsidRDefault="006F38B2" w:rsidP="002D01A2">
            <w:pPr>
              <w:spacing w:before="20" w:after="20"/>
              <w:ind w:right="-64"/>
            </w:pPr>
            <w:r w:rsidRPr="002D01A2">
              <w:t>tyttäre/n</w:t>
            </w:r>
          </w:p>
        </w:tc>
        <w:tc>
          <w:tcPr>
            <w:tcW w:w="2631" w:type="dxa"/>
            <w:tcBorders>
              <w:bottom w:val="nil"/>
            </w:tcBorders>
          </w:tcPr>
          <w:p w14:paraId="0F6B49E3" w14:textId="739554B2" w:rsidR="006F38B2" w:rsidRPr="002D01A2" w:rsidRDefault="006F38B2" w:rsidP="00EE18B5">
            <w:pPr>
              <w:spacing w:before="20" w:after="20"/>
              <w:ind w:right="-64"/>
            </w:pPr>
            <w:r w:rsidRPr="002D01A2">
              <w:t>tyttär/</w:t>
            </w:r>
            <w:r w:rsidRPr="001E0E9D">
              <w:t>i(i)</w:t>
            </w:r>
            <w:r w:rsidRPr="002D01A2">
              <w:t xml:space="preserve">/tten </w:t>
            </w:r>
          </w:p>
        </w:tc>
      </w:tr>
      <w:tr w:rsidR="006F38B2" w:rsidRPr="00A95D68" w14:paraId="52774E04" w14:textId="77777777" w:rsidTr="00AC453D">
        <w:trPr>
          <w:trHeight w:val="168"/>
        </w:trPr>
        <w:tc>
          <w:tcPr>
            <w:tcW w:w="3171" w:type="dxa"/>
            <w:vMerge/>
          </w:tcPr>
          <w:p w14:paraId="2FDF6D75" w14:textId="77777777" w:rsidR="006F38B2" w:rsidRPr="002D01A2" w:rsidRDefault="006F38B2" w:rsidP="002D01A2">
            <w:pPr>
              <w:spacing w:before="20" w:after="20"/>
            </w:pPr>
          </w:p>
        </w:tc>
        <w:tc>
          <w:tcPr>
            <w:tcW w:w="1692" w:type="dxa"/>
            <w:tcBorders>
              <w:top w:val="nil"/>
              <w:bottom w:val="nil"/>
            </w:tcBorders>
          </w:tcPr>
          <w:p w14:paraId="29770084" w14:textId="77777777" w:rsidR="006F38B2" w:rsidRPr="002D01A2" w:rsidRDefault="006F38B2" w:rsidP="002D01A2">
            <w:pPr>
              <w:spacing w:before="20" w:after="20"/>
              <w:ind w:right="-64"/>
            </w:pPr>
            <w:r w:rsidRPr="002D01A2">
              <w:t>sisar</w:t>
            </w:r>
          </w:p>
        </w:tc>
        <w:tc>
          <w:tcPr>
            <w:tcW w:w="1748" w:type="dxa"/>
            <w:tcBorders>
              <w:top w:val="nil"/>
              <w:bottom w:val="nil"/>
            </w:tcBorders>
          </w:tcPr>
          <w:p w14:paraId="555B87B7" w14:textId="77777777" w:rsidR="006F38B2" w:rsidRPr="002D01A2" w:rsidRDefault="006F38B2" w:rsidP="002D01A2">
            <w:pPr>
              <w:spacing w:before="20" w:after="20"/>
              <w:ind w:right="-64"/>
            </w:pPr>
            <w:r w:rsidRPr="002D01A2">
              <w:t>sisare/n</w:t>
            </w:r>
          </w:p>
        </w:tc>
        <w:tc>
          <w:tcPr>
            <w:tcW w:w="2631" w:type="dxa"/>
            <w:tcBorders>
              <w:top w:val="nil"/>
              <w:bottom w:val="nil"/>
            </w:tcBorders>
          </w:tcPr>
          <w:p w14:paraId="79F1F600" w14:textId="0499A679" w:rsidR="006F38B2" w:rsidRPr="002D01A2" w:rsidRDefault="006F38B2" w:rsidP="00EE18B5">
            <w:pPr>
              <w:spacing w:before="20" w:after="20"/>
              <w:ind w:right="-64"/>
            </w:pPr>
            <w:r w:rsidRPr="002D01A2">
              <w:t>sisar/</w:t>
            </w:r>
            <w:r w:rsidRPr="001E0E9D">
              <w:t>i(i)</w:t>
            </w:r>
            <w:r>
              <w:t>/tten</w:t>
            </w:r>
          </w:p>
        </w:tc>
      </w:tr>
      <w:tr w:rsidR="006F38B2" w:rsidRPr="00A95D68" w14:paraId="793A8687" w14:textId="77777777" w:rsidTr="00AC453D">
        <w:trPr>
          <w:trHeight w:val="168"/>
        </w:trPr>
        <w:tc>
          <w:tcPr>
            <w:tcW w:w="3171" w:type="dxa"/>
            <w:vMerge/>
          </w:tcPr>
          <w:p w14:paraId="45F8DE92" w14:textId="77777777" w:rsidR="006F38B2" w:rsidRPr="002D01A2" w:rsidRDefault="006F38B2" w:rsidP="002D01A2">
            <w:pPr>
              <w:spacing w:before="20" w:after="20"/>
            </w:pPr>
          </w:p>
        </w:tc>
        <w:tc>
          <w:tcPr>
            <w:tcW w:w="1692" w:type="dxa"/>
            <w:tcBorders>
              <w:top w:val="nil"/>
              <w:bottom w:val="nil"/>
            </w:tcBorders>
          </w:tcPr>
          <w:p w14:paraId="777F6F30" w14:textId="77777777" w:rsidR="006F38B2" w:rsidRPr="002D01A2" w:rsidRDefault="006F38B2" w:rsidP="002D01A2">
            <w:pPr>
              <w:spacing w:before="20" w:after="20"/>
              <w:ind w:right="-64"/>
            </w:pPr>
            <w:r w:rsidRPr="002D01A2">
              <w:t>elläin</w:t>
            </w:r>
          </w:p>
        </w:tc>
        <w:tc>
          <w:tcPr>
            <w:tcW w:w="1748" w:type="dxa"/>
            <w:tcBorders>
              <w:top w:val="nil"/>
              <w:bottom w:val="nil"/>
            </w:tcBorders>
          </w:tcPr>
          <w:p w14:paraId="6ED970B5" w14:textId="77777777" w:rsidR="006F38B2" w:rsidRPr="002D01A2" w:rsidRDefault="006F38B2" w:rsidP="002D01A2">
            <w:pPr>
              <w:spacing w:before="20" w:after="20"/>
              <w:ind w:right="-64"/>
            </w:pPr>
            <w:r w:rsidRPr="002D01A2">
              <w:t>elläime/n</w:t>
            </w:r>
          </w:p>
        </w:tc>
        <w:tc>
          <w:tcPr>
            <w:tcW w:w="2631" w:type="dxa"/>
            <w:tcBorders>
              <w:top w:val="nil"/>
              <w:bottom w:val="nil"/>
            </w:tcBorders>
          </w:tcPr>
          <w:p w14:paraId="7436E6A0" w14:textId="6E09578A" w:rsidR="006F38B2" w:rsidRPr="002D01A2" w:rsidRDefault="006F38B2" w:rsidP="00EE18B5">
            <w:pPr>
              <w:spacing w:before="20" w:after="20"/>
              <w:ind w:right="-64"/>
            </w:pPr>
            <w:r w:rsidRPr="002D01A2">
              <w:t>elläim/</w:t>
            </w:r>
            <w:r w:rsidRPr="001E0E9D">
              <w:t>i(i)</w:t>
            </w:r>
            <w:r w:rsidRPr="002D01A2">
              <w:t xml:space="preserve">/tten </w:t>
            </w:r>
          </w:p>
        </w:tc>
      </w:tr>
      <w:tr w:rsidR="006F38B2" w:rsidRPr="00A95D68" w14:paraId="33D21534" w14:textId="77777777" w:rsidTr="00AC453D">
        <w:trPr>
          <w:trHeight w:val="168"/>
        </w:trPr>
        <w:tc>
          <w:tcPr>
            <w:tcW w:w="3171" w:type="dxa"/>
            <w:vMerge/>
          </w:tcPr>
          <w:p w14:paraId="5547D35E" w14:textId="77777777" w:rsidR="006F38B2" w:rsidRPr="002D01A2" w:rsidRDefault="006F38B2" w:rsidP="002D01A2">
            <w:pPr>
              <w:spacing w:before="20" w:after="20"/>
            </w:pPr>
          </w:p>
        </w:tc>
        <w:tc>
          <w:tcPr>
            <w:tcW w:w="1692" w:type="dxa"/>
            <w:tcBorders>
              <w:top w:val="nil"/>
              <w:bottom w:val="nil"/>
            </w:tcBorders>
          </w:tcPr>
          <w:p w14:paraId="3F848D66" w14:textId="77777777" w:rsidR="006F38B2" w:rsidRPr="002D01A2" w:rsidRDefault="006F38B2" w:rsidP="002D01A2">
            <w:pPr>
              <w:spacing w:before="20" w:after="20"/>
              <w:ind w:right="-64"/>
            </w:pPr>
            <w:r w:rsidRPr="002D01A2">
              <w:t>tyven</w:t>
            </w:r>
          </w:p>
        </w:tc>
        <w:tc>
          <w:tcPr>
            <w:tcW w:w="1748" w:type="dxa"/>
            <w:tcBorders>
              <w:top w:val="nil"/>
              <w:bottom w:val="nil"/>
            </w:tcBorders>
          </w:tcPr>
          <w:p w14:paraId="5B314A22" w14:textId="77777777" w:rsidR="006F38B2" w:rsidRPr="002D01A2" w:rsidRDefault="006F38B2" w:rsidP="002D01A2">
            <w:pPr>
              <w:spacing w:before="20" w:after="20"/>
              <w:ind w:right="-64"/>
            </w:pPr>
            <w:r w:rsidRPr="002D01A2">
              <w:t>tyvene/n</w:t>
            </w:r>
          </w:p>
        </w:tc>
        <w:tc>
          <w:tcPr>
            <w:tcW w:w="2631" w:type="dxa"/>
            <w:tcBorders>
              <w:top w:val="nil"/>
              <w:bottom w:val="nil"/>
            </w:tcBorders>
          </w:tcPr>
          <w:p w14:paraId="1A07AF05" w14:textId="2653411A" w:rsidR="006F38B2" w:rsidRPr="002D01A2" w:rsidRDefault="006F38B2" w:rsidP="00EE18B5">
            <w:pPr>
              <w:spacing w:before="20" w:after="20"/>
              <w:ind w:right="-64"/>
            </w:pPr>
            <w:r w:rsidRPr="002D01A2">
              <w:t>tyven/</w:t>
            </w:r>
            <w:r w:rsidRPr="001E0E9D">
              <w:t>i(i)</w:t>
            </w:r>
            <w:r>
              <w:t>/tten</w:t>
            </w:r>
          </w:p>
        </w:tc>
      </w:tr>
      <w:tr w:rsidR="006F38B2" w:rsidRPr="00A95D68" w14:paraId="6F179275" w14:textId="77777777" w:rsidTr="006F38B2">
        <w:trPr>
          <w:trHeight w:val="168"/>
        </w:trPr>
        <w:tc>
          <w:tcPr>
            <w:tcW w:w="3171" w:type="dxa"/>
            <w:vMerge/>
          </w:tcPr>
          <w:p w14:paraId="1D84432F" w14:textId="77777777" w:rsidR="006F38B2" w:rsidRPr="002D01A2" w:rsidRDefault="006F38B2" w:rsidP="002D01A2">
            <w:pPr>
              <w:spacing w:before="20" w:after="20"/>
            </w:pPr>
          </w:p>
        </w:tc>
        <w:tc>
          <w:tcPr>
            <w:tcW w:w="1692" w:type="dxa"/>
            <w:tcBorders>
              <w:top w:val="nil"/>
              <w:bottom w:val="nil"/>
            </w:tcBorders>
          </w:tcPr>
          <w:p w14:paraId="76122D00" w14:textId="77777777" w:rsidR="006F38B2" w:rsidRPr="002D01A2" w:rsidRDefault="006F38B2" w:rsidP="002D01A2">
            <w:pPr>
              <w:spacing w:before="20" w:after="20"/>
              <w:ind w:right="-64"/>
            </w:pPr>
            <w:r w:rsidRPr="002D01A2">
              <w:t>tottuus</w:t>
            </w:r>
          </w:p>
        </w:tc>
        <w:tc>
          <w:tcPr>
            <w:tcW w:w="1748" w:type="dxa"/>
            <w:tcBorders>
              <w:top w:val="nil"/>
              <w:bottom w:val="nil"/>
            </w:tcBorders>
          </w:tcPr>
          <w:p w14:paraId="32554B6B" w14:textId="14C8713C" w:rsidR="006F38B2" w:rsidRPr="002D01A2" w:rsidRDefault="006F38B2" w:rsidP="002D01A2">
            <w:pPr>
              <w:spacing w:before="20" w:after="20"/>
              <w:ind w:right="-64"/>
            </w:pPr>
            <w:r w:rsidRPr="002D01A2">
              <w:t>tottuu</w:t>
            </w:r>
            <w:r>
              <w:t>(</w:t>
            </w:r>
            <w:r w:rsidRPr="002D01A2">
              <w:t>đ)e/n</w:t>
            </w:r>
          </w:p>
        </w:tc>
        <w:tc>
          <w:tcPr>
            <w:tcW w:w="2631" w:type="dxa"/>
            <w:tcBorders>
              <w:top w:val="nil"/>
              <w:bottom w:val="nil"/>
            </w:tcBorders>
          </w:tcPr>
          <w:p w14:paraId="04D15E34" w14:textId="773BCCB6" w:rsidR="006F38B2" w:rsidRPr="002D01A2" w:rsidRDefault="006F38B2" w:rsidP="00EE18B5">
            <w:pPr>
              <w:spacing w:before="20" w:after="20"/>
              <w:ind w:right="-64"/>
            </w:pPr>
            <w:r w:rsidRPr="002D01A2">
              <w:t>tottuuks/</w:t>
            </w:r>
            <w:r w:rsidRPr="001E0E9D">
              <w:t>i(i)</w:t>
            </w:r>
            <w:r>
              <w:t>/tten</w:t>
            </w:r>
          </w:p>
        </w:tc>
      </w:tr>
      <w:tr w:rsidR="006F38B2" w:rsidRPr="00A95D68" w14:paraId="3AFE54C6" w14:textId="77777777" w:rsidTr="006F38B2">
        <w:trPr>
          <w:trHeight w:val="168"/>
        </w:trPr>
        <w:tc>
          <w:tcPr>
            <w:tcW w:w="3171" w:type="dxa"/>
            <w:vMerge/>
          </w:tcPr>
          <w:p w14:paraId="765A7ABA" w14:textId="12979B17" w:rsidR="006F38B2" w:rsidRPr="002D01A2" w:rsidRDefault="006F38B2" w:rsidP="002D01A2">
            <w:pPr>
              <w:spacing w:before="20" w:after="20"/>
            </w:pPr>
          </w:p>
        </w:tc>
        <w:tc>
          <w:tcPr>
            <w:tcW w:w="1692" w:type="dxa"/>
            <w:tcBorders>
              <w:top w:val="nil"/>
              <w:bottom w:val="nil"/>
            </w:tcBorders>
          </w:tcPr>
          <w:p w14:paraId="082324E4" w14:textId="5FBD66A2" w:rsidR="006F38B2" w:rsidRPr="002D01A2" w:rsidRDefault="006F38B2" w:rsidP="003C3D35">
            <w:pPr>
              <w:spacing w:before="20" w:after="20"/>
            </w:pPr>
            <w:r w:rsidRPr="002D01A2">
              <w:t>veres</w:t>
            </w:r>
            <w:r w:rsidR="003C3D35">
              <w:t xml:space="preserve"> </w:t>
            </w:r>
          </w:p>
        </w:tc>
        <w:tc>
          <w:tcPr>
            <w:tcW w:w="1748" w:type="dxa"/>
            <w:tcBorders>
              <w:top w:val="nil"/>
              <w:bottom w:val="nil"/>
            </w:tcBorders>
          </w:tcPr>
          <w:p w14:paraId="474AE0EC" w14:textId="2469206A" w:rsidR="006F38B2" w:rsidRPr="002D01A2" w:rsidRDefault="00AF14B5" w:rsidP="00AF14B5">
            <w:pPr>
              <w:spacing w:before="20" w:after="20"/>
            </w:pPr>
            <w:r>
              <w:t>verekse/n</w:t>
            </w:r>
          </w:p>
        </w:tc>
        <w:tc>
          <w:tcPr>
            <w:tcW w:w="2631" w:type="dxa"/>
            <w:tcBorders>
              <w:top w:val="nil"/>
              <w:bottom w:val="nil"/>
            </w:tcBorders>
          </w:tcPr>
          <w:p w14:paraId="29123815" w14:textId="700D4489" w:rsidR="006F38B2" w:rsidRPr="002D01A2" w:rsidRDefault="006F38B2" w:rsidP="002D01A2">
            <w:pPr>
              <w:spacing w:before="20" w:after="20"/>
            </w:pPr>
            <w:r w:rsidRPr="002D01A2">
              <w:t>veres/ten ~ vereks/i/tten</w:t>
            </w:r>
          </w:p>
        </w:tc>
      </w:tr>
      <w:tr w:rsidR="006F38B2" w:rsidRPr="00A95D68" w14:paraId="2D798070" w14:textId="77777777" w:rsidTr="00AC453D">
        <w:trPr>
          <w:trHeight w:val="168"/>
        </w:trPr>
        <w:tc>
          <w:tcPr>
            <w:tcW w:w="3171" w:type="dxa"/>
            <w:vMerge/>
          </w:tcPr>
          <w:p w14:paraId="4A0703ED" w14:textId="77777777" w:rsidR="006F38B2" w:rsidRPr="002D01A2" w:rsidRDefault="006F38B2" w:rsidP="002D01A2">
            <w:pPr>
              <w:spacing w:before="20" w:after="20"/>
            </w:pPr>
          </w:p>
        </w:tc>
        <w:tc>
          <w:tcPr>
            <w:tcW w:w="1692" w:type="dxa"/>
            <w:tcBorders>
              <w:top w:val="nil"/>
              <w:bottom w:val="nil"/>
            </w:tcBorders>
          </w:tcPr>
          <w:p w14:paraId="0A2E6654" w14:textId="77777777" w:rsidR="006F38B2" w:rsidRPr="002D01A2" w:rsidRDefault="006F38B2" w:rsidP="002D01A2">
            <w:pPr>
              <w:spacing w:before="20" w:after="20"/>
              <w:ind w:right="-64"/>
            </w:pPr>
            <w:r w:rsidRPr="002D01A2">
              <w:t>kokkous</w:t>
            </w:r>
          </w:p>
        </w:tc>
        <w:tc>
          <w:tcPr>
            <w:tcW w:w="1748" w:type="dxa"/>
            <w:tcBorders>
              <w:top w:val="nil"/>
              <w:bottom w:val="nil"/>
            </w:tcBorders>
          </w:tcPr>
          <w:p w14:paraId="31186614" w14:textId="77777777" w:rsidR="006F38B2" w:rsidRPr="002D01A2" w:rsidRDefault="006F38B2" w:rsidP="002D01A2">
            <w:pPr>
              <w:spacing w:before="20" w:after="20"/>
              <w:ind w:right="-64"/>
            </w:pPr>
            <w:r w:rsidRPr="002D01A2">
              <w:t>kokkoukse/n</w:t>
            </w:r>
          </w:p>
        </w:tc>
        <w:tc>
          <w:tcPr>
            <w:tcW w:w="2631" w:type="dxa"/>
            <w:tcBorders>
              <w:top w:val="nil"/>
              <w:bottom w:val="nil"/>
            </w:tcBorders>
          </w:tcPr>
          <w:p w14:paraId="2ACA49AF" w14:textId="2558D0CB" w:rsidR="006F38B2" w:rsidRPr="002D01A2" w:rsidRDefault="006F38B2" w:rsidP="002D01A2">
            <w:pPr>
              <w:spacing w:before="20" w:after="20"/>
              <w:ind w:right="-64"/>
            </w:pPr>
            <w:r w:rsidRPr="002D01A2">
              <w:t>kokkous/ten ~ kokkouks/i/tten</w:t>
            </w:r>
          </w:p>
        </w:tc>
      </w:tr>
      <w:tr w:rsidR="006F38B2" w:rsidRPr="00A95D68" w14:paraId="70223C8A" w14:textId="77777777" w:rsidTr="00AC453D">
        <w:trPr>
          <w:trHeight w:val="168"/>
        </w:trPr>
        <w:tc>
          <w:tcPr>
            <w:tcW w:w="3171" w:type="dxa"/>
            <w:vMerge/>
          </w:tcPr>
          <w:p w14:paraId="5FA6B621" w14:textId="77777777" w:rsidR="006F38B2" w:rsidRPr="002D01A2" w:rsidRDefault="006F38B2" w:rsidP="002D01A2">
            <w:pPr>
              <w:spacing w:before="20" w:after="20"/>
            </w:pPr>
          </w:p>
        </w:tc>
        <w:tc>
          <w:tcPr>
            <w:tcW w:w="1692" w:type="dxa"/>
            <w:tcBorders>
              <w:top w:val="nil"/>
              <w:bottom w:val="nil"/>
            </w:tcBorders>
          </w:tcPr>
          <w:p w14:paraId="19A5F897" w14:textId="18601CD0" w:rsidR="006F38B2" w:rsidRPr="002D01A2" w:rsidRDefault="006F38B2" w:rsidP="002D01A2">
            <w:pPr>
              <w:spacing w:before="20" w:after="20"/>
              <w:ind w:right="-64"/>
            </w:pPr>
            <w:r w:rsidRPr="002D01A2">
              <w:t>ihminen</w:t>
            </w:r>
          </w:p>
        </w:tc>
        <w:tc>
          <w:tcPr>
            <w:tcW w:w="1748" w:type="dxa"/>
            <w:tcBorders>
              <w:top w:val="nil"/>
              <w:bottom w:val="nil"/>
            </w:tcBorders>
          </w:tcPr>
          <w:p w14:paraId="0F3E8237" w14:textId="3A3E20B1" w:rsidR="006F38B2" w:rsidRPr="002D01A2" w:rsidRDefault="006F38B2" w:rsidP="002D01A2">
            <w:pPr>
              <w:spacing w:before="20" w:after="20"/>
              <w:ind w:right="-64"/>
            </w:pPr>
            <w:r w:rsidRPr="002D01A2">
              <w:t>ihmise/n</w:t>
            </w:r>
          </w:p>
        </w:tc>
        <w:tc>
          <w:tcPr>
            <w:tcW w:w="2631" w:type="dxa"/>
            <w:tcBorders>
              <w:top w:val="nil"/>
              <w:bottom w:val="nil"/>
            </w:tcBorders>
          </w:tcPr>
          <w:p w14:paraId="288E24B0" w14:textId="4AA52420" w:rsidR="006F38B2" w:rsidRPr="002D01A2" w:rsidRDefault="006F38B2" w:rsidP="002D01A2">
            <w:pPr>
              <w:spacing w:before="20" w:after="20"/>
              <w:ind w:right="-64"/>
            </w:pPr>
            <w:r w:rsidRPr="002D01A2">
              <w:t>ihmis/ten</w:t>
            </w:r>
          </w:p>
        </w:tc>
      </w:tr>
      <w:tr w:rsidR="006F38B2" w:rsidRPr="00A95D68" w14:paraId="765A3CB5" w14:textId="77777777" w:rsidTr="00AC453D">
        <w:trPr>
          <w:trHeight w:val="168"/>
        </w:trPr>
        <w:tc>
          <w:tcPr>
            <w:tcW w:w="3171" w:type="dxa"/>
            <w:vMerge/>
          </w:tcPr>
          <w:p w14:paraId="29411591" w14:textId="77777777" w:rsidR="006F38B2" w:rsidRPr="002D01A2" w:rsidRDefault="006F38B2" w:rsidP="002D01A2">
            <w:pPr>
              <w:spacing w:before="20" w:after="20"/>
            </w:pPr>
          </w:p>
        </w:tc>
        <w:tc>
          <w:tcPr>
            <w:tcW w:w="1692" w:type="dxa"/>
            <w:tcBorders>
              <w:top w:val="nil"/>
              <w:bottom w:val="nil"/>
            </w:tcBorders>
          </w:tcPr>
          <w:p w14:paraId="40E51D17" w14:textId="77777777" w:rsidR="006F38B2" w:rsidRPr="002D01A2" w:rsidRDefault="006F38B2" w:rsidP="002D01A2">
            <w:pPr>
              <w:spacing w:before="20" w:after="20"/>
              <w:ind w:right="-64"/>
            </w:pPr>
            <w:r w:rsidRPr="002D01A2">
              <w:t>vihrinen</w:t>
            </w:r>
          </w:p>
        </w:tc>
        <w:tc>
          <w:tcPr>
            <w:tcW w:w="1748" w:type="dxa"/>
            <w:tcBorders>
              <w:top w:val="nil"/>
              <w:bottom w:val="nil"/>
            </w:tcBorders>
          </w:tcPr>
          <w:p w14:paraId="3099C4C9" w14:textId="77777777" w:rsidR="006F38B2" w:rsidRPr="002D01A2" w:rsidRDefault="006F38B2" w:rsidP="002D01A2">
            <w:pPr>
              <w:spacing w:before="20" w:after="20"/>
              <w:ind w:right="-64"/>
            </w:pPr>
            <w:r w:rsidRPr="002D01A2">
              <w:t>vihrise/n</w:t>
            </w:r>
          </w:p>
        </w:tc>
        <w:tc>
          <w:tcPr>
            <w:tcW w:w="2631" w:type="dxa"/>
            <w:tcBorders>
              <w:top w:val="nil"/>
              <w:bottom w:val="nil"/>
            </w:tcBorders>
          </w:tcPr>
          <w:p w14:paraId="35AAD92C" w14:textId="569FD2FE" w:rsidR="006F38B2" w:rsidRPr="002D01A2" w:rsidRDefault="006F38B2" w:rsidP="002D01A2">
            <w:pPr>
              <w:spacing w:before="20" w:after="20"/>
              <w:ind w:right="-64"/>
            </w:pPr>
            <w:r w:rsidRPr="002D01A2">
              <w:t>vihris/ten</w:t>
            </w:r>
          </w:p>
        </w:tc>
      </w:tr>
      <w:tr w:rsidR="006F38B2" w:rsidRPr="00A95D68" w14:paraId="64F7D23F" w14:textId="77777777" w:rsidTr="00AC453D">
        <w:trPr>
          <w:trHeight w:val="168"/>
        </w:trPr>
        <w:tc>
          <w:tcPr>
            <w:tcW w:w="3171" w:type="dxa"/>
            <w:vMerge/>
          </w:tcPr>
          <w:p w14:paraId="1F6C2B7B" w14:textId="77777777" w:rsidR="006F38B2" w:rsidRPr="002D01A2" w:rsidRDefault="006F38B2" w:rsidP="002D01A2">
            <w:pPr>
              <w:spacing w:before="20" w:after="20"/>
            </w:pPr>
          </w:p>
        </w:tc>
        <w:tc>
          <w:tcPr>
            <w:tcW w:w="1692" w:type="dxa"/>
            <w:tcBorders>
              <w:top w:val="nil"/>
              <w:bottom w:val="single" w:sz="4" w:space="0" w:color="auto"/>
            </w:tcBorders>
          </w:tcPr>
          <w:p w14:paraId="13CCCA9A" w14:textId="77777777" w:rsidR="006F38B2" w:rsidRPr="002D01A2" w:rsidRDefault="006F38B2" w:rsidP="002D01A2">
            <w:pPr>
              <w:spacing w:before="20" w:after="20"/>
              <w:ind w:right="-64"/>
            </w:pPr>
            <w:r w:rsidRPr="002D01A2">
              <w:t>kainulainen</w:t>
            </w:r>
          </w:p>
        </w:tc>
        <w:tc>
          <w:tcPr>
            <w:tcW w:w="1748" w:type="dxa"/>
            <w:tcBorders>
              <w:top w:val="nil"/>
              <w:bottom w:val="single" w:sz="4" w:space="0" w:color="auto"/>
            </w:tcBorders>
          </w:tcPr>
          <w:p w14:paraId="32854346" w14:textId="77777777" w:rsidR="006F38B2" w:rsidRPr="002D01A2" w:rsidRDefault="006F38B2" w:rsidP="002D01A2">
            <w:pPr>
              <w:spacing w:before="20" w:after="20"/>
              <w:ind w:right="-64"/>
            </w:pPr>
            <w:r w:rsidRPr="002D01A2">
              <w:t>kainulaise/n</w:t>
            </w:r>
          </w:p>
        </w:tc>
        <w:tc>
          <w:tcPr>
            <w:tcW w:w="2631" w:type="dxa"/>
            <w:tcBorders>
              <w:top w:val="nil"/>
              <w:bottom w:val="single" w:sz="4" w:space="0" w:color="auto"/>
            </w:tcBorders>
          </w:tcPr>
          <w:p w14:paraId="00FF80AB" w14:textId="77777777" w:rsidR="006F38B2" w:rsidRPr="002D01A2" w:rsidRDefault="006F38B2" w:rsidP="002D01A2">
            <w:pPr>
              <w:spacing w:before="20" w:after="20"/>
              <w:ind w:right="-64"/>
            </w:pPr>
            <w:r w:rsidRPr="002D01A2">
              <w:t>kainulais/ten</w:t>
            </w:r>
          </w:p>
        </w:tc>
      </w:tr>
      <w:tr w:rsidR="00745BA3" w:rsidRPr="00A95D68" w14:paraId="68149406" w14:textId="77777777" w:rsidTr="00AC453D">
        <w:trPr>
          <w:trHeight w:val="205"/>
        </w:trPr>
        <w:tc>
          <w:tcPr>
            <w:tcW w:w="3171" w:type="dxa"/>
            <w:vMerge w:val="restart"/>
          </w:tcPr>
          <w:p w14:paraId="1249A896" w14:textId="54039404" w:rsidR="00745BA3" w:rsidRPr="002D01A2" w:rsidRDefault="00745BA3" w:rsidP="002D01A2">
            <w:pPr>
              <w:spacing w:before="20" w:after="20"/>
            </w:pPr>
            <w:r w:rsidRPr="002D01A2">
              <w:t>3.1 Yksirankaiset pitkävokaaliset</w:t>
            </w:r>
            <w:r w:rsidR="00AE6527">
              <w:t xml:space="preserve"> nomenit</w:t>
            </w:r>
          </w:p>
        </w:tc>
        <w:tc>
          <w:tcPr>
            <w:tcW w:w="1692" w:type="dxa"/>
            <w:tcBorders>
              <w:bottom w:val="nil"/>
            </w:tcBorders>
          </w:tcPr>
          <w:p w14:paraId="2ED53E70" w14:textId="77777777" w:rsidR="00745BA3" w:rsidRPr="002D01A2" w:rsidRDefault="00745BA3" w:rsidP="002D01A2">
            <w:pPr>
              <w:spacing w:before="20" w:after="20"/>
              <w:ind w:right="-64"/>
            </w:pPr>
            <w:r w:rsidRPr="002D01A2">
              <w:t>maa</w:t>
            </w:r>
          </w:p>
        </w:tc>
        <w:tc>
          <w:tcPr>
            <w:tcW w:w="1748" w:type="dxa"/>
            <w:tcBorders>
              <w:bottom w:val="nil"/>
            </w:tcBorders>
          </w:tcPr>
          <w:p w14:paraId="45C90E27" w14:textId="77777777" w:rsidR="00745BA3" w:rsidRPr="002D01A2" w:rsidRDefault="00745BA3" w:rsidP="002D01A2">
            <w:pPr>
              <w:spacing w:before="20" w:after="20"/>
              <w:ind w:right="-64"/>
            </w:pPr>
            <w:r w:rsidRPr="002D01A2">
              <w:t>maa/n</w:t>
            </w:r>
          </w:p>
        </w:tc>
        <w:tc>
          <w:tcPr>
            <w:tcW w:w="2631" w:type="dxa"/>
            <w:tcBorders>
              <w:bottom w:val="nil"/>
            </w:tcBorders>
          </w:tcPr>
          <w:p w14:paraId="0D1B36DE" w14:textId="01A0E593" w:rsidR="00745BA3" w:rsidRPr="002D01A2" w:rsidRDefault="00745BA3" w:rsidP="002D01A2">
            <w:pPr>
              <w:spacing w:before="20" w:after="20"/>
              <w:ind w:right="-64"/>
            </w:pPr>
            <w:r w:rsidRPr="002D01A2">
              <w:t>ma/i/tten</w:t>
            </w:r>
            <w:r w:rsidR="00EE18B5">
              <w:t xml:space="preserve"> ~ </w:t>
            </w:r>
            <w:r w:rsidR="00EE18B5" w:rsidRPr="002D01A2">
              <w:t>ma/i/nen</w:t>
            </w:r>
          </w:p>
        </w:tc>
      </w:tr>
      <w:tr w:rsidR="00564F09" w:rsidRPr="00A95D68" w14:paraId="3EE12B6D" w14:textId="77777777" w:rsidTr="00AC453D">
        <w:trPr>
          <w:trHeight w:val="202"/>
        </w:trPr>
        <w:tc>
          <w:tcPr>
            <w:tcW w:w="3171" w:type="dxa"/>
            <w:vMerge/>
          </w:tcPr>
          <w:p w14:paraId="787F9EEA" w14:textId="77777777" w:rsidR="00564F09" w:rsidRPr="002D01A2" w:rsidRDefault="00564F09" w:rsidP="002D01A2">
            <w:pPr>
              <w:spacing w:before="20" w:after="20"/>
            </w:pPr>
          </w:p>
        </w:tc>
        <w:tc>
          <w:tcPr>
            <w:tcW w:w="1692" w:type="dxa"/>
            <w:tcBorders>
              <w:top w:val="nil"/>
              <w:bottom w:val="nil"/>
            </w:tcBorders>
          </w:tcPr>
          <w:p w14:paraId="5300770F" w14:textId="77777777" w:rsidR="00564F09" w:rsidRPr="002D01A2" w:rsidRDefault="00564F09" w:rsidP="002D01A2">
            <w:pPr>
              <w:spacing w:before="20" w:after="20"/>
              <w:ind w:right="-64"/>
            </w:pPr>
            <w:r w:rsidRPr="002D01A2">
              <w:t>yö</w:t>
            </w:r>
          </w:p>
        </w:tc>
        <w:tc>
          <w:tcPr>
            <w:tcW w:w="1748" w:type="dxa"/>
            <w:tcBorders>
              <w:top w:val="nil"/>
              <w:bottom w:val="nil"/>
            </w:tcBorders>
          </w:tcPr>
          <w:p w14:paraId="53E4649F" w14:textId="77777777" w:rsidR="00564F09" w:rsidRPr="002D01A2" w:rsidRDefault="00564F09" w:rsidP="002D01A2">
            <w:pPr>
              <w:spacing w:before="20" w:after="20"/>
              <w:ind w:right="-64"/>
            </w:pPr>
            <w:r w:rsidRPr="002D01A2">
              <w:t>yö/n</w:t>
            </w:r>
          </w:p>
        </w:tc>
        <w:tc>
          <w:tcPr>
            <w:tcW w:w="2631" w:type="dxa"/>
            <w:tcBorders>
              <w:top w:val="nil"/>
              <w:bottom w:val="nil"/>
            </w:tcBorders>
          </w:tcPr>
          <w:p w14:paraId="1B76FD53" w14:textId="43BBBCA3" w:rsidR="00564F09" w:rsidRPr="002D01A2" w:rsidRDefault="00EE18B5" w:rsidP="002D01A2">
            <w:pPr>
              <w:spacing w:before="20" w:after="20"/>
              <w:ind w:right="-64"/>
            </w:pPr>
            <w:r>
              <w:t>ö/i/tten ~ ö/i/nen</w:t>
            </w:r>
          </w:p>
        </w:tc>
      </w:tr>
      <w:tr w:rsidR="003B18EC" w:rsidRPr="00A95D68" w14:paraId="1442D537" w14:textId="77777777" w:rsidTr="00AC453D">
        <w:trPr>
          <w:trHeight w:val="202"/>
        </w:trPr>
        <w:tc>
          <w:tcPr>
            <w:tcW w:w="3171" w:type="dxa"/>
            <w:vMerge/>
          </w:tcPr>
          <w:p w14:paraId="5F4BB901" w14:textId="77777777" w:rsidR="003B18EC" w:rsidRPr="002D01A2" w:rsidRDefault="003B18EC" w:rsidP="002D01A2">
            <w:pPr>
              <w:spacing w:before="20" w:after="20"/>
            </w:pPr>
          </w:p>
        </w:tc>
        <w:tc>
          <w:tcPr>
            <w:tcW w:w="1692" w:type="dxa"/>
            <w:tcBorders>
              <w:top w:val="nil"/>
              <w:bottom w:val="nil"/>
            </w:tcBorders>
          </w:tcPr>
          <w:p w14:paraId="77055558" w14:textId="77777777" w:rsidR="003B18EC" w:rsidRPr="002D01A2" w:rsidRDefault="003B18EC" w:rsidP="002D01A2">
            <w:pPr>
              <w:spacing w:before="20" w:after="20"/>
              <w:ind w:right="-64"/>
            </w:pPr>
            <w:r w:rsidRPr="002D01A2">
              <w:t>tuorestai</w:t>
            </w:r>
          </w:p>
        </w:tc>
        <w:tc>
          <w:tcPr>
            <w:tcW w:w="1748" w:type="dxa"/>
            <w:tcBorders>
              <w:top w:val="nil"/>
              <w:bottom w:val="nil"/>
            </w:tcBorders>
          </w:tcPr>
          <w:p w14:paraId="22A80615" w14:textId="77777777" w:rsidR="003B18EC" w:rsidRPr="002D01A2" w:rsidRDefault="003B18EC" w:rsidP="002D01A2">
            <w:pPr>
              <w:spacing w:before="20" w:after="20"/>
              <w:ind w:right="-64"/>
            </w:pPr>
            <w:r w:rsidRPr="002D01A2">
              <w:t>tuorestai/n</w:t>
            </w:r>
          </w:p>
        </w:tc>
        <w:tc>
          <w:tcPr>
            <w:tcW w:w="2631" w:type="dxa"/>
            <w:tcBorders>
              <w:top w:val="nil"/>
              <w:bottom w:val="nil"/>
            </w:tcBorders>
          </w:tcPr>
          <w:p w14:paraId="0E4BFD58" w14:textId="77777777" w:rsidR="003B18EC" w:rsidRPr="002D01A2" w:rsidRDefault="003B18EC" w:rsidP="002D01A2">
            <w:pPr>
              <w:spacing w:before="20" w:after="20"/>
              <w:ind w:right="-64"/>
            </w:pPr>
            <w:r w:rsidRPr="002D01A2">
              <w:t>tuoresta/i/tten</w:t>
            </w:r>
          </w:p>
        </w:tc>
      </w:tr>
      <w:tr w:rsidR="003B18EC" w:rsidRPr="00A95D68" w14:paraId="69AC28C2" w14:textId="77777777" w:rsidTr="00AC453D">
        <w:trPr>
          <w:trHeight w:val="202"/>
        </w:trPr>
        <w:tc>
          <w:tcPr>
            <w:tcW w:w="3171" w:type="dxa"/>
            <w:vMerge/>
          </w:tcPr>
          <w:p w14:paraId="62FA53F4" w14:textId="77777777" w:rsidR="003B18EC" w:rsidRPr="002D01A2" w:rsidRDefault="003B18EC" w:rsidP="002D01A2">
            <w:pPr>
              <w:spacing w:before="20" w:after="20"/>
            </w:pPr>
          </w:p>
        </w:tc>
        <w:tc>
          <w:tcPr>
            <w:tcW w:w="1692" w:type="dxa"/>
            <w:tcBorders>
              <w:top w:val="nil"/>
              <w:bottom w:val="nil"/>
            </w:tcBorders>
          </w:tcPr>
          <w:p w14:paraId="3873A197" w14:textId="77777777" w:rsidR="003B18EC" w:rsidRPr="002D01A2" w:rsidRDefault="003B18EC" w:rsidP="002D01A2">
            <w:pPr>
              <w:spacing w:before="20" w:after="20"/>
              <w:ind w:right="-64"/>
            </w:pPr>
            <w:r w:rsidRPr="002D01A2">
              <w:t>valkkee</w:t>
            </w:r>
          </w:p>
        </w:tc>
        <w:tc>
          <w:tcPr>
            <w:tcW w:w="1748" w:type="dxa"/>
            <w:tcBorders>
              <w:top w:val="nil"/>
              <w:bottom w:val="nil"/>
            </w:tcBorders>
          </w:tcPr>
          <w:p w14:paraId="470AF18D" w14:textId="77777777" w:rsidR="003B18EC" w:rsidRPr="002D01A2" w:rsidRDefault="003B18EC" w:rsidP="002D01A2">
            <w:pPr>
              <w:spacing w:before="20" w:after="20"/>
              <w:ind w:right="-64"/>
            </w:pPr>
            <w:r w:rsidRPr="002D01A2">
              <w:t>valkkee/n</w:t>
            </w:r>
          </w:p>
        </w:tc>
        <w:tc>
          <w:tcPr>
            <w:tcW w:w="2631" w:type="dxa"/>
            <w:tcBorders>
              <w:top w:val="nil"/>
              <w:bottom w:val="nil"/>
            </w:tcBorders>
          </w:tcPr>
          <w:p w14:paraId="3C2B7173" w14:textId="73683E5A" w:rsidR="003B18EC" w:rsidRPr="002D01A2" w:rsidRDefault="003B18EC" w:rsidP="002D01A2">
            <w:pPr>
              <w:spacing w:before="20" w:after="20"/>
              <w:ind w:right="-64"/>
            </w:pPr>
            <w:r w:rsidRPr="002D01A2">
              <w:t>valkke/i/tten</w:t>
            </w:r>
          </w:p>
        </w:tc>
      </w:tr>
      <w:tr w:rsidR="003B18EC" w:rsidRPr="00A95D68" w14:paraId="4BC32A23" w14:textId="77777777" w:rsidTr="00AC453D">
        <w:trPr>
          <w:trHeight w:val="202"/>
        </w:trPr>
        <w:tc>
          <w:tcPr>
            <w:tcW w:w="3171" w:type="dxa"/>
            <w:vMerge/>
          </w:tcPr>
          <w:p w14:paraId="0CA48E78" w14:textId="77777777" w:rsidR="003B18EC" w:rsidRPr="002D01A2" w:rsidRDefault="003B18EC" w:rsidP="002D01A2">
            <w:pPr>
              <w:spacing w:before="20" w:after="20"/>
            </w:pPr>
          </w:p>
        </w:tc>
        <w:tc>
          <w:tcPr>
            <w:tcW w:w="1692" w:type="dxa"/>
            <w:tcBorders>
              <w:top w:val="nil"/>
              <w:bottom w:val="single" w:sz="4" w:space="0" w:color="auto"/>
            </w:tcBorders>
          </w:tcPr>
          <w:p w14:paraId="1FFA4BF7" w14:textId="77777777" w:rsidR="003B18EC" w:rsidRPr="002D01A2" w:rsidRDefault="003B18EC" w:rsidP="002D01A2">
            <w:pPr>
              <w:spacing w:before="20" w:after="20"/>
              <w:ind w:right="-64"/>
            </w:pPr>
            <w:r w:rsidRPr="002D01A2">
              <w:t>kurkkii</w:t>
            </w:r>
          </w:p>
        </w:tc>
        <w:tc>
          <w:tcPr>
            <w:tcW w:w="1748" w:type="dxa"/>
            <w:tcBorders>
              <w:top w:val="nil"/>
              <w:bottom w:val="single" w:sz="4" w:space="0" w:color="auto"/>
            </w:tcBorders>
          </w:tcPr>
          <w:p w14:paraId="60410950" w14:textId="77777777" w:rsidR="003B18EC" w:rsidRPr="002D01A2" w:rsidRDefault="003B18EC" w:rsidP="002D01A2">
            <w:pPr>
              <w:spacing w:before="20" w:after="20"/>
              <w:ind w:right="-64"/>
            </w:pPr>
            <w:r w:rsidRPr="002D01A2">
              <w:t>kurkkii/n</w:t>
            </w:r>
          </w:p>
        </w:tc>
        <w:tc>
          <w:tcPr>
            <w:tcW w:w="2631" w:type="dxa"/>
            <w:tcBorders>
              <w:top w:val="nil"/>
              <w:bottom w:val="single" w:sz="4" w:space="0" w:color="auto"/>
            </w:tcBorders>
          </w:tcPr>
          <w:p w14:paraId="2A7E5658" w14:textId="3B182286" w:rsidR="003B18EC" w:rsidRPr="002D01A2" w:rsidRDefault="003B18EC" w:rsidP="002D01A2">
            <w:pPr>
              <w:spacing w:before="20" w:after="20"/>
              <w:ind w:right="-64"/>
            </w:pPr>
            <w:r w:rsidRPr="002D01A2">
              <w:t>kurkki/i/tten</w:t>
            </w:r>
          </w:p>
        </w:tc>
      </w:tr>
      <w:tr w:rsidR="003B18EC" w:rsidRPr="00A95D68" w14:paraId="465E74D6" w14:textId="77777777" w:rsidTr="00AC453D">
        <w:trPr>
          <w:trHeight w:val="173"/>
        </w:trPr>
        <w:tc>
          <w:tcPr>
            <w:tcW w:w="3171" w:type="dxa"/>
            <w:vMerge w:val="restart"/>
          </w:tcPr>
          <w:p w14:paraId="19345516" w14:textId="32C54198" w:rsidR="003B18EC" w:rsidRPr="002D01A2" w:rsidRDefault="003B18EC" w:rsidP="002D01A2">
            <w:pPr>
              <w:spacing w:before="20" w:after="20"/>
            </w:pPr>
            <w:r w:rsidRPr="002D01A2">
              <w:t xml:space="preserve">3.2 </w:t>
            </w:r>
            <w:r w:rsidR="00677E5D">
              <w:t>Konsonanttirank</w:t>
            </w:r>
            <w:r w:rsidRPr="002D01A2">
              <w:t>aiset pitkävokaaliset</w:t>
            </w:r>
            <w:r w:rsidR="00255357">
              <w:t xml:space="preserve"> nomenit</w:t>
            </w:r>
          </w:p>
        </w:tc>
        <w:tc>
          <w:tcPr>
            <w:tcW w:w="1692" w:type="dxa"/>
            <w:tcBorders>
              <w:bottom w:val="nil"/>
            </w:tcBorders>
          </w:tcPr>
          <w:p w14:paraId="07B0F4B4" w14:textId="77777777" w:rsidR="003B18EC" w:rsidRPr="002D01A2" w:rsidRDefault="003B18EC" w:rsidP="002D01A2">
            <w:pPr>
              <w:spacing w:before="20" w:after="20"/>
              <w:ind w:right="-58"/>
            </w:pPr>
            <w:r w:rsidRPr="002D01A2">
              <w:t>rakas</w:t>
            </w:r>
          </w:p>
        </w:tc>
        <w:tc>
          <w:tcPr>
            <w:tcW w:w="1748" w:type="dxa"/>
            <w:tcBorders>
              <w:bottom w:val="nil"/>
            </w:tcBorders>
          </w:tcPr>
          <w:p w14:paraId="2AA84A59" w14:textId="77777777" w:rsidR="003B18EC" w:rsidRPr="002D01A2" w:rsidRDefault="003B18EC" w:rsidP="002D01A2">
            <w:pPr>
              <w:spacing w:before="20" w:after="20"/>
              <w:ind w:right="-58"/>
            </w:pPr>
            <w:r w:rsidRPr="002D01A2">
              <w:t>rakkhaa/n</w:t>
            </w:r>
          </w:p>
        </w:tc>
        <w:tc>
          <w:tcPr>
            <w:tcW w:w="2631" w:type="dxa"/>
            <w:tcBorders>
              <w:bottom w:val="nil"/>
            </w:tcBorders>
          </w:tcPr>
          <w:p w14:paraId="1AAEFE4C" w14:textId="602E2F46" w:rsidR="003B18EC" w:rsidRPr="002D01A2" w:rsidRDefault="003B18EC" w:rsidP="002D01A2">
            <w:pPr>
              <w:spacing w:before="20" w:after="20"/>
              <w:ind w:right="-58"/>
            </w:pPr>
            <w:r w:rsidRPr="002D01A2">
              <w:t>rakkha/i/tten ~ rakkha/j/en</w:t>
            </w:r>
          </w:p>
        </w:tc>
      </w:tr>
      <w:tr w:rsidR="003B18EC" w:rsidRPr="00A95D68" w14:paraId="41D39AB5" w14:textId="77777777" w:rsidTr="00AC453D">
        <w:trPr>
          <w:trHeight w:val="169"/>
        </w:trPr>
        <w:tc>
          <w:tcPr>
            <w:tcW w:w="3171" w:type="dxa"/>
            <w:vMerge/>
          </w:tcPr>
          <w:p w14:paraId="30B51DAB" w14:textId="77777777" w:rsidR="003B18EC" w:rsidRPr="002D01A2" w:rsidRDefault="003B18EC" w:rsidP="002D01A2">
            <w:pPr>
              <w:spacing w:before="20" w:after="20"/>
            </w:pPr>
          </w:p>
        </w:tc>
        <w:tc>
          <w:tcPr>
            <w:tcW w:w="1692" w:type="dxa"/>
            <w:tcBorders>
              <w:top w:val="nil"/>
              <w:bottom w:val="nil"/>
            </w:tcBorders>
          </w:tcPr>
          <w:p w14:paraId="2F40007D" w14:textId="477F246B" w:rsidR="003B18EC" w:rsidRPr="002D01A2" w:rsidRDefault="003B18EC" w:rsidP="002D01A2">
            <w:pPr>
              <w:spacing w:before="20" w:after="20"/>
              <w:ind w:right="-58"/>
            </w:pPr>
            <w:r w:rsidRPr="002D01A2">
              <w:t>ru</w:t>
            </w:r>
            <w:r w:rsidR="0075485B">
              <w:t>(</w:t>
            </w:r>
            <w:r w:rsidRPr="002D01A2">
              <w:t>v)is</w:t>
            </w:r>
          </w:p>
        </w:tc>
        <w:tc>
          <w:tcPr>
            <w:tcW w:w="1748" w:type="dxa"/>
            <w:tcBorders>
              <w:top w:val="nil"/>
              <w:bottom w:val="nil"/>
            </w:tcBorders>
          </w:tcPr>
          <w:p w14:paraId="455F8D4F" w14:textId="77777777" w:rsidR="003B18EC" w:rsidRPr="002D01A2" w:rsidRDefault="003B18EC" w:rsidP="002D01A2">
            <w:pPr>
              <w:spacing w:before="20" w:after="20"/>
              <w:ind w:right="-58"/>
            </w:pPr>
            <w:r w:rsidRPr="002D01A2">
              <w:t>rukhii/n</w:t>
            </w:r>
          </w:p>
        </w:tc>
        <w:tc>
          <w:tcPr>
            <w:tcW w:w="2631" w:type="dxa"/>
            <w:tcBorders>
              <w:top w:val="nil"/>
              <w:bottom w:val="nil"/>
            </w:tcBorders>
          </w:tcPr>
          <w:p w14:paraId="03CBF070" w14:textId="249A8BBC" w:rsidR="003B18EC" w:rsidRPr="002D01A2" w:rsidRDefault="003B18EC" w:rsidP="002D01A2">
            <w:pPr>
              <w:spacing w:before="20" w:after="20"/>
              <w:ind w:right="-58"/>
            </w:pPr>
            <w:r w:rsidRPr="002D01A2">
              <w:t>rukhi/i/tten ~ rukhi/j/en</w:t>
            </w:r>
          </w:p>
        </w:tc>
      </w:tr>
      <w:tr w:rsidR="003B18EC" w:rsidRPr="00A95D68" w14:paraId="1029DFC5" w14:textId="77777777" w:rsidTr="00AC453D">
        <w:trPr>
          <w:trHeight w:val="169"/>
        </w:trPr>
        <w:tc>
          <w:tcPr>
            <w:tcW w:w="3171" w:type="dxa"/>
            <w:vMerge/>
          </w:tcPr>
          <w:p w14:paraId="6DE2D70F" w14:textId="77777777" w:rsidR="003B18EC" w:rsidRPr="002D01A2" w:rsidRDefault="003B18EC" w:rsidP="002D01A2">
            <w:pPr>
              <w:spacing w:before="20" w:after="20"/>
            </w:pPr>
          </w:p>
        </w:tc>
        <w:tc>
          <w:tcPr>
            <w:tcW w:w="1692" w:type="dxa"/>
            <w:tcBorders>
              <w:top w:val="nil"/>
              <w:bottom w:val="nil"/>
            </w:tcBorders>
          </w:tcPr>
          <w:p w14:paraId="32615B54" w14:textId="77777777" w:rsidR="003B18EC" w:rsidRPr="002D01A2" w:rsidRDefault="003B18EC" w:rsidP="002D01A2">
            <w:pPr>
              <w:spacing w:before="20" w:after="20"/>
              <w:ind w:right="-58"/>
            </w:pPr>
            <w:r w:rsidRPr="002D01A2">
              <w:t>tyyris</w:t>
            </w:r>
          </w:p>
        </w:tc>
        <w:tc>
          <w:tcPr>
            <w:tcW w:w="1748" w:type="dxa"/>
            <w:tcBorders>
              <w:top w:val="nil"/>
              <w:bottom w:val="nil"/>
            </w:tcBorders>
          </w:tcPr>
          <w:p w14:paraId="5BF9692D" w14:textId="77777777" w:rsidR="003B18EC" w:rsidRPr="002D01A2" w:rsidRDefault="003B18EC" w:rsidP="002D01A2">
            <w:pPr>
              <w:spacing w:before="20" w:after="20"/>
              <w:ind w:right="-58"/>
            </w:pPr>
            <w:r w:rsidRPr="002D01A2">
              <w:t>tyyrhii/n</w:t>
            </w:r>
          </w:p>
        </w:tc>
        <w:tc>
          <w:tcPr>
            <w:tcW w:w="2631" w:type="dxa"/>
            <w:tcBorders>
              <w:top w:val="nil"/>
              <w:bottom w:val="nil"/>
            </w:tcBorders>
          </w:tcPr>
          <w:p w14:paraId="7950145B" w14:textId="5855FF2C" w:rsidR="003B18EC" w:rsidRPr="002D01A2" w:rsidRDefault="00A42FDE" w:rsidP="002D01A2">
            <w:pPr>
              <w:spacing w:before="20" w:after="20"/>
              <w:ind w:right="-58"/>
            </w:pPr>
            <w:r>
              <w:t xml:space="preserve">tyyrhi/i/tten ~ </w:t>
            </w:r>
            <w:r w:rsidR="003B18EC" w:rsidRPr="002D01A2">
              <w:t>tyyrhi/j/en</w:t>
            </w:r>
          </w:p>
        </w:tc>
      </w:tr>
      <w:tr w:rsidR="003B18EC" w:rsidRPr="00A95D68" w14:paraId="2135E69E" w14:textId="77777777" w:rsidTr="00AC453D">
        <w:trPr>
          <w:trHeight w:val="169"/>
        </w:trPr>
        <w:tc>
          <w:tcPr>
            <w:tcW w:w="3171" w:type="dxa"/>
            <w:vMerge/>
          </w:tcPr>
          <w:p w14:paraId="317A5405" w14:textId="77777777" w:rsidR="003B18EC" w:rsidRPr="002D01A2" w:rsidRDefault="003B18EC" w:rsidP="002D01A2">
            <w:pPr>
              <w:spacing w:before="20" w:after="20"/>
            </w:pPr>
          </w:p>
        </w:tc>
        <w:tc>
          <w:tcPr>
            <w:tcW w:w="1692" w:type="dxa"/>
            <w:tcBorders>
              <w:top w:val="nil"/>
              <w:bottom w:val="nil"/>
            </w:tcBorders>
          </w:tcPr>
          <w:p w14:paraId="3CF61A49" w14:textId="1B5A0D20" w:rsidR="003B18EC" w:rsidRPr="002D01A2" w:rsidRDefault="003B18EC" w:rsidP="002D01A2">
            <w:pPr>
              <w:spacing w:before="20" w:after="20"/>
              <w:ind w:right="-58"/>
            </w:pPr>
            <w:r w:rsidRPr="002D01A2">
              <w:t>hylje</w:t>
            </w:r>
            <w:r w:rsidR="0075485B">
              <w:t>(</w:t>
            </w:r>
            <w:r w:rsidRPr="002D01A2">
              <w:t>t)</w:t>
            </w:r>
          </w:p>
        </w:tc>
        <w:tc>
          <w:tcPr>
            <w:tcW w:w="1748" w:type="dxa"/>
            <w:tcBorders>
              <w:top w:val="nil"/>
              <w:bottom w:val="nil"/>
            </w:tcBorders>
          </w:tcPr>
          <w:p w14:paraId="485B2D86" w14:textId="77777777" w:rsidR="003B18EC" w:rsidRPr="002D01A2" w:rsidRDefault="003B18EC" w:rsidP="002D01A2">
            <w:pPr>
              <w:spacing w:before="20" w:after="20"/>
              <w:ind w:right="-58"/>
            </w:pPr>
            <w:r w:rsidRPr="002D01A2">
              <w:t>hylkhee/n</w:t>
            </w:r>
          </w:p>
        </w:tc>
        <w:tc>
          <w:tcPr>
            <w:tcW w:w="2631" w:type="dxa"/>
            <w:tcBorders>
              <w:top w:val="nil"/>
              <w:bottom w:val="nil"/>
            </w:tcBorders>
          </w:tcPr>
          <w:p w14:paraId="09EB4154" w14:textId="762B31D1" w:rsidR="003B18EC" w:rsidRPr="002D01A2" w:rsidRDefault="003B18EC" w:rsidP="002D01A2">
            <w:pPr>
              <w:spacing w:before="20" w:after="20"/>
              <w:ind w:right="-58"/>
            </w:pPr>
            <w:r w:rsidRPr="002D01A2">
              <w:t xml:space="preserve">hylkhe/i/tten </w:t>
            </w:r>
            <w:r w:rsidR="00A42FDE">
              <w:t xml:space="preserve">~ </w:t>
            </w:r>
            <w:r w:rsidRPr="002D01A2">
              <w:t>hylkhe/j/en</w:t>
            </w:r>
          </w:p>
        </w:tc>
      </w:tr>
      <w:tr w:rsidR="003B18EC" w:rsidRPr="00A95D68" w14:paraId="6B59017F" w14:textId="77777777" w:rsidTr="00AC453D">
        <w:trPr>
          <w:trHeight w:val="169"/>
        </w:trPr>
        <w:tc>
          <w:tcPr>
            <w:tcW w:w="3171" w:type="dxa"/>
            <w:vMerge/>
          </w:tcPr>
          <w:p w14:paraId="2BDD1098" w14:textId="77777777" w:rsidR="003B18EC" w:rsidRPr="002D01A2" w:rsidRDefault="003B18EC" w:rsidP="002D01A2">
            <w:pPr>
              <w:spacing w:before="20" w:after="20"/>
            </w:pPr>
          </w:p>
        </w:tc>
        <w:tc>
          <w:tcPr>
            <w:tcW w:w="1692" w:type="dxa"/>
            <w:tcBorders>
              <w:top w:val="nil"/>
              <w:bottom w:val="nil"/>
            </w:tcBorders>
          </w:tcPr>
          <w:p w14:paraId="5AD25ED9" w14:textId="36221A9D" w:rsidR="003B18EC" w:rsidRPr="002D01A2" w:rsidRDefault="003B18EC" w:rsidP="002D01A2">
            <w:pPr>
              <w:spacing w:before="20" w:after="20"/>
              <w:ind w:right="-58"/>
            </w:pPr>
            <w:r w:rsidRPr="002D01A2">
              <w:t>terve</w:t>
            </w:r>
            <w:r w:rsidR="0075485B">
              <w:t>(</w:t>
            </w:r>
            <w:r w:rsidRPr="002D01A2">
              <w:t>t)</w:t>
            </w:r>
          </w:p>
        </w:tc>
        <w:tc>
          <w:tcPr>
            <w:tcW w:w="1748" w:type="dxa"/>
            <w:tcBorders>
              <w:top w:val="nil"/>
              <w:bottom w:val="nil"/>
            </w:tcBorders>
          </w:tcPr>
          <w:p w14:paraId="538D9D8C" w14:textId="77777777" w:rsidR="003B18EC" w:rsidRPr="002D01A2" w:rsidRDefault="003B18EC" w:rsidP="002D01A2">
            <w:pPr>
              <w:spacing w:before="20" w:after="20"/>
              <w:ind w:right="-58"/>
            </w:pPr>
            <w:r w:rsidRPr="002D01A2">
              <w:t>tervhee/n</w:t>
            </w:r>
          </w:p>
        </w:tc>
        <w:tc>
          <w:tcPr>
            <w:tcW w:w="2631" w:type="dxa"/>
            <w:tcBorders>
              <w:top w:val="nil"/>
              <w:bottom w:val="nil"/>
            </w:tcBorders>
          </w:tcPr>
          <w:p w14:paraId="3853365B" w14:textId="5B245870" w:rsidR="003B18EC" w:rsidRPr="002D01A2" w:rsidRDefault="003B18EC" w:rsidP="002D01A2">
            <w:pPr>
              <w:spacing w:before="20" w:after="20"/>
              <w:ind w:right="-58"/>
            </w:pPr>
            <w:r w:rsidRPr="002D01A2">
              <w:t>tervhe/i/tten ~ tervhe/j/en</w:t>
            </w:r>
          </w:p>
        </w:tc>
      </w:tr>
      <w:tr w:rsidR="004C2270" w:rsidRPr="00A95D68" w14:paraId="5FBAA0FB" w14:textId="77777777" w:rsidTr="00AC453D">
        <w:trPr>
          <w:trHeight w:val="169"/>
        </w:trPr>
        <w:tc>
          <w:tcPr>
            <w:tcW w:w="3171" w:type="dxa"/>
            <w:vMerge/>
          </w:tcPr>
          <w:p w14:paraId="55EBABFA" w14:textId="77777777" w:rsidR="004C2270" w:rsidRPr="002D01A2" w:rsidRDefault="004C2270" w:rsidP="002D01A2">
            <w:pPr>
              <w:spacing w:before="20" w:after="20"/>
            </w:pPr>
          </w:p>
        </w:tc>
        <w:tc>
          <w:tcPr>
            <w:tcW w:w="1692" w:type="dxa"/>
            <w:tcBorders>
              <w:top w:val="nil"/>
              <w:bottom w:val="nil"/>
            </w:tcBorders>
          </w:tcPr>
          <w:p w14:paraId="4D317534" w14:textId="6E05D66E" w:rsidR="004C2270" w:rsidRPr="002D01A2" w:rsidRDefault="004C2270" w:rsidP="002D01A2">
            <w:pPr>
              <w:spacing w:before="20" w:after="20"/>
              <w:ind w:right="-58"/>
            </w:pPr>
            <w:r w:rsidRPr="002D01A2">
              <w:t>perkele</w:t>
            </w:r>
            <w:r w:rsidR="0075485B">
              <w:t>(</w:t>
            </w:r>
            <w:r w:rsidRPr="002D01A2">
              <w:t>t)</w:t>
            </w:r>
          </w:p>
        </w:tc>
        <w:tc>
          <w:tcPr>
            <w:tcW w:w="1748" w:type="dxa"/>
            <w:tcBorders>
              <w:top w:val="nil"/>
              <w:bottom w:val="nil"/>
            </w:tcBorders>
          </w:tcPr>
          <w:p w14:paraId="7D6A2E7E" w14:textId="4BD7114D" w:rsidR="004C2270" w:rsidRPr="002D01A2" w:rsidRDefault="004C2270" w:rsidP="002D01A2">
            <w:pPr>
              <w:spacing w:before="20" w:after="20"/>
              <w:ind w:right="-58"/>
            </w:pPr>
            <w:r w:rsidRPr="002D01A2">
              <w:t>perkelhee/n</w:t>
            </w:r>
          </w:p>
        </w:tc>
        <w:tc>
          <w:tcPr>
            <w:tcW w:w="2631" w:type="dxa"/>
            <w:tcBorders>
              <w:top w:val="nil"/>
              <w:bottom w:val="nil"/>
            </w:tcBorders>
          </w:tcPr>
          <w:p w14:paraId="6D869979" w14:textId="1268A127" w:rsidR="004C2270" w:rsidRPr="002D01A2" w:rsidRDefault="004C2270" w:rsidP="002D01A2">
            <w:pPr>
              <w:spacing w:before="20" w:after="20"/>
              <w:ind w:right="-58"/>
            </w:pPr>
            <w:r w:rsidRPr="002D01A2">
              <w:t>perkelhe/i/tten ~ perkelhe/j/en</w:t>
            </w:r>
          </w:p>
        </w:tc>
      </w:tr>
      <w:tr w:rsidR="003B18EC" w:rsidRPr="00A95D68" w14:paraId="59C942A7" w14:textId="77777777" w:rsidTr="00AC453D">
        <w:trPr>
          <w:trHeight w:val="169"/>
        </w:trPr>
        <w:tc>
          <w:tcPr>
            <w:tcW w:w="3171" w:type="dxa"/>
            <w:vMerge/>
          </w:tcPr>
          <w:p w14:paraId="509B4711" w14:textId="77777777" w:rsidR="003B18EC" w:rsidRPr="002D01A2" w:rsidRDefault="003B18EC" w:rsidP="002D01A2">
            <w:pPr>
              <w:spacing w:before="20" w:after="20"/>
            </w:pPr>
          </w:p>
        </w:tc>
        <w:tc>
          <w:tcPr>
            <w:tcW w:w="1692" w:type="dxa"/>
            <w:tcBorders>
              <w:top w:val="nil"/>
              <w:bottom w:val="nil"/>
            </w:tcBorders>
          </w:tcPr>
          <w:p w14:paraId="70024099" w14:textId="2D1B192B" w:rsidR="003B18EC" w:rsidRPr="002D01A2" w:rsidRDefault="003B18EC" w:rsidP="002D01A2">
            <w:pPr>
              <w:spacing w:before="20" w:after="20"/>
              <w:ind w:right="-58"/>
            </w:pPr>
            <w:r w:rsidRPr="002D01A2">
              <w:t>askele</w:t>
            </w:r>
            <w:r w:rsidR="0075485B">
              <w:t>(</w:t>
            </w:r>
            <w:r w:rsidRPr="002D01A2">
              <w:t>t)</w:t>
            </w:r>
          </w:p>
        </w:tc>
        <w:tc>
          <w:tcPr>
            <w:tcW w:w="1748" w:type="dxa"/>
            <w:tcBorders>
              <w:top w:val="nil"/>
              <w:bottom w:val="nil"/>
            </w:tcBorders>
          </w:tcPr>
          <w:p w14:paraId="21751D3A" w14:textId="77777777" w:rsidR="003B18EC" w:rsidRPr="002D01A2" w:rsidRDefault="003B18EC" w:rsidP="002D01A2">
            <w:pPr>
              <w:spacing w:before="20" w:after="20"/>
              <w:ind w:right="-58"/>
            </w:pPr>
            <w:r w:rsidRPr="002D01A2">
              <w:t>askelhee/n</w:t>
            </w:r>
          </w:p>
        </w:tc>
        <w:tc>
          <w:tcPr>
            <w:tcW w:w="2631" w:type="dxa"/>
            <w:tcBorders>
              <w:top w:val="nil"/>
              <w:bottom w:val="nil"/>
            </w:tcBorders>
          </w:tcPr>
          <w:p w14:paraId="3592BF7F" w14:textId="51AD0DE0" w:rsidR="003B18EC" w:rsidRPr="002D01A2" w:rsidRDefault="003B18EC" w:rsidP="002D01A2">
            <w:pPr>
              <w:spacing w:before="20" w:after="20"/>
              <w:ind w:right="-58"/>
            </w:pPr>
            <w:r w:rsidRPr="002D01A2">
              <w:t>askelhe/i/tten ~ askelhe/j/en</w:t>
            </w:r>
          </w:p>
        </w:tc>
      </w:tr>
      <w:tr w:rsidR="004C2270" w:rsidRPr="00A95D68" w14:paraId="59D58355" w14:textId="77777777" w:rsidTr="00AC453D">
        <w:trPr>
          <w:trHeight w:val="169"/>
        </w:trPr>
        <w:tc>
          <w:tcPr>
            <w:tcW w:w="3171" w:type="dxa"/>
            <w:vMerge/>
          </w:tcPr>
          <w:p w14:paraId="190EEBF8" w14:textId="77777777" w:rsidR="004C2270" w:rsidRPr="002D01A2" w:rsidRDefault="004C2270" w:rsidP="002D01A2">
            <w:pPr>
              <w:spacing w:before="20" w:after="20"/>
            </w:pPr>
          </w:p>
        </w:tc>
        <w:tc>
          <w:tcPr>
            <w:tcW w:w="1692" w:type="dxa"/>
            <w:tcBorders>
              <w:top w:val="nil"/>
            </w:tcBorders>
          </w:tcPr>
          <w:p w14:paraId="6C7F40C3" w14:textId="5C585614" w:rsidR="004C2270" w:rsidRPr="002D01A2" w:rsidRDefault="004C2270" w:rsidP="002D01A2">
            <w:pPr>
              <w:spacing w:before="20" w:after="20"/>
              <w:ind w:right="-58"/>
            </w:pPr>
            <w:r w:rsidRPr="002D01A2">
              <w:t>lukenu</w:t>
            </w:r>
            <w:r w:rsidR="0075485B">
              <w:t>(</w:t>
            </w:r>
            <w:r w:rsidRPr="002D01A2">
              <w:t>t)</w:t>
            </w:r>
          </w:p>
        </w:tc>
        <w:tc>
          <w:tcPr>
            <w:tcW w:w="1748" w:type="dxa"/>
            <w:tcBorders>
              <w:top w:val="nil"/>
            </w:tcBorders>
          </w:tcPr>
          <w:p w14:paraId="68E47777" w14:textId="77777777" w:rsidR="004C2270" w:rsidRPr="002D01A2" w:rsidRDefault="004C2270" w:rsidP="002D01A2">
            <w:pPr>
              <w:spacing w:before="20" w:after="20"/>
              <w:ind w:right="-58"/>
            </w:pPr>
            <w:r w:rsidRPr="002D01A2">
              <w:t>lukenhee/n</w:t>
            </w:r>
          </w:p>
        </w:tc>
        <w:tc>
          <w:tcPr>
            <w:tcW w:w="2631" w:type="dxa"/>
            <w:tcBorders>
              <w:top w:val="nil"/>
            </w:tcBorders>
          </w:tcPr>
          <w:p w14:paraId="408F7057" w14:textId="4F93E57B" w:rsidR="004C2270" w:rsidRPr="002D01A2" w:rsidRDefault="004C2270" w:rsidP="002D01A2">
            <w:pPr>
              <w:spacing w:before="20" w:after="20"/>
              <w:ind w:right="-58"/>
            </w:pPr>
            <w:r w:rsidRPr="002D01A2">
              <w:t>lukenhe/i/tten ~ lukenhe/j/en</w:t>
            </w:r>
          </w:p>
        </w:tc>
      </w:tr>
    </w:tbl>
    <w:p w14:paraId="3E99C73A" w14:textId="77777777" w:rsidR="00B30251" w:rsidRPr="00A95D68" w:rsidRDefault="00B30251" w:rsidP="00B31E51">
      <w:pPr>
        <w:pStyle w:val="Overskrift3"/>
      </w:pPr>
      <w:bookmarkStart w:id="1332" w:name="_Toc84998041"/>
      <w:bookmarkStart w:id="1333" w:name="_Toc198266939"/>
      <w:bookmarkStart w:id="1334" w:name="_Toc209168691"/>
      <w:bookmarkStart w:id="1335" w:name="_Toc241129312"/>
      <w:bookmarkStart w:id="1336" w:name="_Toc311273823"/>
      <w:r w:rsidRPr="00A95D68">
        <w:t>Partitiivi</w:t>
      </w:r>
      <w:bookmarkEnd w:id="1332"/>
      <w:bookmarkEnd w:id="1333"/>
      <w:bookmarkEnd w:id="1334"/>
      <w:bookmarkEnd w:id="1335"/>
      <w:bookmarkEnd w:id="1336"/>
    </w:p>
    <w:p w14:paraId="2C7CD17D" w14:textId="0F5A3D5C" w:rsidR="00B30251" w:rsidRPr="00A95D68" w:rsidRDefault="00B31E51" w:rsidP="00BD2A19">
      <w:pPr>
        <w:pStyle w:val="Brdtekst"/>
        <w:spacing w:before="120"/>
      </w:pPr>
      <w:r w:rsidRPr="001059D1">
        <w:rPr>
          <w:smallCaps/>
        </w:rPr>
        <w:t>Singulaarin</w:t>
      </w:r>
      <w:r w:rsidRPr="00A95D68">
        <w:t xml:space="preserve"> ja </w:t>
      </w:r>
      <w:r w:rsidR="00897E98">
        <w:rPr>
          <w:smallCaps/>
        </w:rPr>
        <w:t>pluraal</w:t>
      </w:r>
      <w:r w:rsidRPr="001059D1">
        <w:rPr>
          <w:smallCaps/>
        </w:rPr>
        <w:t>in p</w:t>
      </w:r>
      <w:r w:rsidR="00B30251" w:rsidRPr="001059D1">
        <w:rPr>
          <w:smallCaps/>
        </w:rPr>
        <w:t>artitiivin</w:t>
      </w:r>
      <w:r w:rsidR="00B30251" w:rsidRPr="00A95D68">
        <w:t xml:space="preserve"> </w:t>
      </w:r>
      <w:r w:rsidR="001C5CF2" w:rsidRPr="00A95D68">
        <w:t>funksuuni</w:t>
      </w:r>
      <w:r w:rsidRPr="00A95D68">
        <w:t>t</w:t>
      </w:r>
      <w:r w:rsidR="00B30251" w:rsidRPr="00A95D68">
        <w:t xml:space="preserve"> syntaktissa </w:t>
      </w:r>
      <w:r w:rsidRPr="00A95D68">
        <w:t xml:space="preserve">oon kohta samanlaiset. Se </w:t>
      </w:r>
      <w:r w:rsidR="00B30251" w:rsidRPr="00A95D68">
        <w:t xml:space="preserve">oon joko subjekti </w:t>
      </w:r>
      <w:r w:rsidR="00780298" w:rsidRPr="00A95D68">
        <w:t>EKSISTENSI</w:t>
      </w:r>
      <w:r w:rsidR="000437E8">
        <w:t>-syntakti</w:t>
      </w:r>
      <w:r w:rsidR="00B30251" w:rsidRPr="00A95D68">
        <w:t>ssa</w:t>
      </w:r>
      <w:r w:rsidR="00A3149E" w:rsidRPr="00A95D68">
        <w:t xml:space="preserve"> </w:t>
      </w:r>
      <w:r w:rsidR="0075485B">
        <w:t>(</w:t>
      </w:r>
      <w:r w:rsidR="00A3149E" w:rsidRPr="00A95D68">
        <w:t>1)</w:t>
      </w:r>
      <w:r w:rsidR="00780298" w:rsidRPr="00A95D68">
        <w:t xml:space="preserve"> ja OMISTUS-syntaktissa</w:t>
      </w:r>
      <w:r w:rsidR="00A3149E" w:rsidRPr="00A95D68">
        <w:t xml:space="preserve"> </w:t>
      </w:r>
      <w:r w:rsidR="0075485B">
        <w:t>(</w:t>
      </w:r>
      <w:r w:rsidR="00A3149E" w:rsidRPr="00A95D68">
        <w:t>2</w:t>
      </w:r>
      <w:r w:rsidR="00282153" w:rsidRPr="00A95D68">
        <w:t>) tahi</w:t>
      </w:r>
      <w:r w:rsidR="00B30251" w:rsidRPr="00A95D68">
        <w:t xml:space="preserve"> objekti </w:t>
      </w:r>
      <w:r w:rsidR="00175AA0">
        <w:t>tekemis</w:t>
      </w:r>
      <w:r w:rsidR="00B30251" w:rsidRPr="00A95D68">
        <w:t>syntaktiissa</w:t>
      </w:r>
      <w:r w:rsidR="00A3149E" w:rsidRPr="00A95D68">
        <w:t xml:space="preserve"> </w:t>
      </w:r>
      <w:r w:rsidR="0075485B">
        <w:t>(</w:t>
      </w:r>
      <w:r w:rsidR="00A3149E" w:rsidRPr="00A95D68">
        <w:t>3</w:t>
      </w:r>
      <w:r w:rsidR="000D7329">
        <w:t>–5</w:t>
      </w:r>
      <w:r w:rsidR="00A3149E" w:rsidRPr="00A95D68">
        <w:t>)</w:t>
      </w:r>
      <w:r w:rsidR="00B30251" w:rsidRPr="00A95D68">
        <w:t xml:space="preserve">, </w:t>
      </w:r>
      <w:r w:rsidR="0055019B" w:rsidRPr="00A95D68">
        <w:t>ARVELU-syntaktiissa</w:t>
      </w:r>
      <w:r w:rsidR="00780298" w:rsidRPr="00A95D68">
        <w:t xml:space="preserve"> </w:t>
      </w:r>
      <w:r w:rsidR="0075485B">
        <w:t>(</w:t>
      </w:r>
      <w:r w:rsidR="00A3149E" w:rsidRPr="00A95D68">
        <w:t xml:space="preserve">6) </w:t>
      </w:r>
      <w:r w:rsidR="00B30251" w:rsidRPr="00A95D68">
        <w:t xml:space="preserve">ja eriliikaisesti </w:t>
      </w:r>
      <w:r w:rsidR="00D169D1">
        <w:t>tunnet</w:t>
      </w:r>
      <w:r w:rsidR="00780298" w:rsidRPr="00A95D68">
        <w:t>syntakti</w:t>
      </w:r>
      <w:r w:rsidR="0055019B" w:rsidRPr="00A95D68">
        <w:t>i</w:t>
      </w:r>
      <w:r w:rsidR="00780298" w:rsidRPr="00A95D68">
        <w:t>ssa</w:t>
      </w:r>
      <w:r w:rsidR="00A3149E" w:rsidRPr="00A95D68">
        <w:t xml:space="preserve"> </w:t>
      </w:r>
      <w:r w:rsidR="0075485B">
        <w:t>(</w:t>
      </w:r>
      <w:r w:rsidR="00A3149E" w:rsidRPr="00A95D68">
        <w:t>7</w:t>
      </w:r>
      <w:r w:rsidR="005E0E3E">
        <w:t>, 8</w:t>
      </w:r>
      <w:r w:rsidR="00A3149E" w:rsidRPr="00A95D68">
        <w:t>)</w:t>
      </w:r>
      <w:r w:rsidR="00780298" w:rsidRPr="00A95D68">
        <w:t>, missä se oon ainua objektin kaasus.</w:t>
      </w:r>
      <w:r w:rsidR="00B30251" w:rsidRPr="00A95D68">
        <w:t xml:space="preserve"> </w:t>
      </w:r>
      <w:r w:rsidR="000437E8">
        <w:t>P</w:t>
      </w:r>
      <w:r w:rsidRPr="00A95D68">
        <w:t>artitiivihaamu</w:t>
      </w:r>
      <w:r w:rsidR="00B30251" w:rsidRPr="00A95D68">
        <w:t xml:space="preserve"> saattaa vielä </w:t>
      </w:r>
      <w:r w:rsidR="00B30251" w:rsidRPr="00EF338F">
        <w:t xml:space="preserve">essiinttyyt </w:t>
      </w:r>
      <w:r w:rsidRPr="00EF338F">
        <w:t>objekti</w:t>
      </w:r>
      <w:r w:rsidR="000F0DCA">
        <w:t>adverbiaalinna</w:t>
      </w:r>
      <w:r w:rsidRPr="00A95D68">
        <w:t xml:space="preserve"> kielttäävässä</w:t>
      </w:r>
      <w:r w:rsidR="00B30251" w:rsidRPr="00A95D68">
        <w:t xml:space="preserve"> </w:t>
      </w:r>
      <w:r w:rsidRPr="00A95D68">
        <w:t xml:space="preserve">syntaktissa </w:t>
      </w:r>
      <w:r w:rsidR="0075485B">
        <w:t>(</w:t>
      </w:r>
      <w:r w:rsidR="005E0E3E">
        <w:t>9</w:t>
      </w:r>
      <w:r w:rsidR="00A3149E" w:rsidRPr="00A95D68">
        <w:t>)</w:t>
      </w:r>
      <w:r w:rsidR="00685E53">
        <w:t xml:space="preserve"> ja adposisuunifraasin komplementtina</w:t>
      </w:r>
      <w:r w:rsidR="00397435">
        <w:t xml:space="preserve"> (10)</w:t>
      </w:r>
      <w:r w:rsidR="005E0E3E">
        <w:t>.</w:t>
      </w:r>
    </w:p>
    <w:p w14:paraId="4B7D84F2" w14:textId="1AD0E528" w:rsidR="00B30251" w:rsidRPr="00A95D68" w:rsidRDefault="0075485B" w:rsidP="00BD2A19">
      <w:pPr>
        <w:pStyle w:val="Liste"/>
        <w:spacing w:before="120" w:after="120"/>
        <w:ind w:left="0" w:firstLine="0"/>
        <w:contextualSpacing w:val="0"/>
      </w:pPr>
      <w:r>
        <w:t>(</w:t>
      </w:r>
      <w:r w:rsidR="0055019B" w:rsidRPr="00A95D68">
        <w:t xml:space="preserve">1) </w:t>
      </w:r>
      <w:r w:rsidR="00B30251" w:rsidRPr="00A95D68">
        <w:t xml:space="preserve">Siljola seisoi </w:t>
      </w:r>
      <w:r w:rsidR="00780298" w:rsidRPr="00146EC3">
        <w:rPr>
          <w:i/>
        </w:rPr>
        <w:t xml:space="preserve">kainulaissii </w:t>
      </w:r>
      <w:r w:rsidR="00BA1173" w:rsidRPr="00BA1173">
        <w:t>~</w:t>
      </w:r>
      <w:r w:rsidR="00780298" w:rsidRPr="00146EC3">
        <w:rPr>
          <w:i/>
        </w:rPr>
        <w:t xml:space="preserve"> kainulaisia</w:t>
      </w:r>
      <w:r w:rsidR="00780298" w:rsidRPr="00A95D68">
        <w:t>.</w:t>
      </w:r>
    </w:p>
    <w:p w14:paraId="53FE4D64" w14:textId="437B5E05" w:rsidR="00FD0780" w:rsidRPr="00A95D68" w:rsidRDefault="0075485B" w:rsidP="00BD2A19">
      <w:pPr>
        <w:pStyle w:val="Liste"/>
        <w:spacing w:before="120" w:after="120"/>
        <w:ind w:left="0" w:firstLine="0"/>
        <w:contextualSpacing w:val="0"/>
      </w:pPr>
      <w:r>
        <w:t>(</w:t>
      </w:r>
      <w:r w:rsidR="0055019B" w:rsidRPr="00A95D68">
        <w:t xml:space="preserve">2) </w:t>
      </w:r>
      <w:r w:rsidR="00FD0780" w:rsidRPr="00A95D68">
        <w:t xml:space="preserve">Kainulaisila oli </w:t>
      </w:r>
      <w:r w:rsidR="00FD0780" w:rsidRPr="00146EC3">
        <w:rPr>
          <w:i/>
        </w:rPr>
        <w:t>karjaa</w:t>
      </w:r>
      <w:r w:rsidR="00FD0780" w:rsidRPr="00A95D68">
        <w:t>.</w:t>
      </w:r>
    </w:p>
    <w:p w14:paraId="2A580392" w14:textId="77777777" w:rsidR="00F904D4" w:rsidRDefault="0075485B" w:rsidP="00BD2A19">
      <w:pPr>
        <w:pStyle w:val="Liste"/>
        <w:spacing w:before="120" w:after="120"/>
        <w:ind w:left="0" w:firstLine="0"/>
        <w:contextualSpacing w:val="0"/>
      </w:pPr>
      <w:r>
        <w:t>(</w:t>
      </w:r>
      <w:r w:rsidR="0055019B" w:rsidRPr="00A95D68">
        <w:t xml:space="preserve">3) </w:t>
      </w:r>
      <w:r w:rsidR="00B30251" w:rsidRPr="00A95D68">
        <w:t xml:space="preserve">Amtmani hakkas </w:t>
      </w:r>
      <w:r w:rsidR="00B31E51" w:rsidRPr="0070673D">
        <w:rPr>
          <w:i/>
        </w:rPr>
        <w:t>puita</w:t>
      </w:r>
      <w:r w:rsidR="00F904D4">
        <w:t>.</w:t>
      </w:r>
    </w:p>
    <w:p w14:paraId="342FF530" w14:textId="5C46D3A5" w:rsidR="00B30251" w:rsidRPr="00A95D68" w:rsidRDefault="0075485B" w:rsidP="00BD2A19">
      <w:pPr>
        <w:pStyle w:val="Liste"/>
        <w:spacing w:before="120" w:after="120"/>
        <w:ind w:left="0" w:firstLine="0"/>
        <w:contextualSpacing w:val="0"/>
      </w:pPr>
      <w:r>
        <w:t>(</w:t>
      </w:r>
      <w:r w:rsidR="0055019B" w:rsidRPr="00A95D68">
        <w:t xml:space="preserve">4) </w:t>
      </w:r>
      <w:r w:rsidR="00B30251" w:rsidRPr="00A95D68">
        <w:t xml:space="preserve">Pappi </w:t>
      </w:r>
      <w:r w:rsidR="0055019B" w:rsidRPr="00A95D68">
        <w:t xml:space="preserve">ei </w:t>
      </w:r>
      <w:r w:rsidR="0070673D">
        <w:t>antanu</w:t>
      </w:r>
      <w:r w:rsidR="00B30251" w:rsidRPr="00A95D68">
        <w:t xml:space="preserve"> </w:t>
      </w:r>
      <w:r w:rsidR="007A7A8C" w:rsidRPr="00146EC3">
        <w:rPr>
          <w:i/>
        </w:rPr>
        <w:t>preivi</w:t>
      </w:r>
      <w:r w:rsidR="00B30251" w:rsidRPr="00146EC3">
        <w:rPr>
          <w:i/>
        </w:rPr>
        <w:t>i</w:t>
      </w:r>
      <w:r w:rsidR="00780298" w:rsidRPr="00146EC3">
        <w:rPr>
          <w:i/>
        </w:rPr>
        <w:t xml:space="preserve"> </w:t>
      </w:r>
      <w:r w:rsidR="00BA1173" w:rsidRPr="00BA1173">
        <w:t>~</w:t>
      </w:r>
      <w:r w:rsidR="00780298" w:rsidRPr="00146EC3">
        <w:rPr>
          <w:i/>
        </w:rPr>
        <w:t xml:space="preserve"> preiviä</w:t>
      </w:r>
      <w:r w:rsidR="00B30251" w:rsidRPr="00A95D68">
        <w:t xml:space="preserve"> </w:t>
      </w:r>
      <w:r w:rsidR="0055019B" w:rsidRPr="00A95D68">
        <w:t>amtmanille</w:t>
      </w:r>
      <w:r w:rsidR="00B30251" w:rsidRPr="00A95D68">
        <w:t>.</w:t>
      </w:r>
    </w:p>
    <w:p w14:paraId="259508D4" w14:textId="35BDFF90" w:rsidR="00875517" w:rsidRPr="00A95D68" w:rsidRDefault="0075485B" w:rsidP="00BD2A19">
      <w:pPr>
        <w:pStyle w:val="Liste"/>
        <w:spacing w:before="120" w:after="120"/>
        <w:ind w:left="0" w:firstLine="0"/>
        <w:contextualSpacing w:val="0"/>
      </w:pPr>
      <w:r>
        <w:t>(</w:t>
      </w:r>
      <w:r w:rsidR="0055019B" w:rsidRPr="00A95D68">
        <w:t xml:space="preserve">5) </w:t>
      </w:r>
      <w:r w:rsidR="00A3149E" w:rsidRPr="00A95D68">
        <w:t>Pappi ei vieny</w:t>
      </w:r>
      <w:r w:rsidR="00875517" w:rsidRPr="00A95D68">
        <w:t xml:space="preserve"> </w:t>
      </w:r>
      <w:r w:rsidR="00A3149E" w:rsidRPr="00146EC3">
        <w:rPr>
          <w:i/>
        </w:rPr>
        <w:t xml:space="preserve">Nuuttii </w:t>
      </w:r>
      <w:r w:rsidR="00BA1173" w:rsidRPr="00BA1173">
        <w:t>~</w:t>
      </w:r>
      <w:r w:rsidR="00A3149E" w:rsidRPr="00146EC3">
        <w:rPr>
          <w:i/>
        </w:rPr>
        <w:t xml:space="preserve"> Nuuttia</w:t>
      </w:r>
      <w:r w:rsidR="00A3149E" w:rsidRPr="00A95D68">
        <w:t xml:space="preserve"> fankilhaan</w:t>
      </w:r>
      <w:r w:rsidR="00875517" w:rsidRPr="00A95D68">
        <w:t>.</w:t>
      </w:r>
    </w:p>
    <w:p w14:paraId="1DA7826A" w14:textId="104EDEC5" w:rsidR="00A3149E" w:rsidRPr="00A95D68" w:rsidRDefault="0075485B" w:rsidP="00A3149E">
      <w:pPr>
        <w:pStyle w:val="Liste"/>
        <w:spacing w:before="120" w:after="120"/>
        <w:ind w:left="0" w:firstLine="0"/>
        <w:contextualSpacing w:val="0"/>
      </w:pPr>
      <w:r>
        <w:t>(</w:t>
      </w:r>
      <w:r w:rsidR="00A3149E" w:rsidRPr="00A95D68">
        <w:t xml:space="preserve">6) Sammeli piti </w:t>
      </w:r>
      <w:r w:rsidR="00A3149E" w:rsidRPr="00146EC3">
        <w:rPr>
          <w:i/>
        </w:rPr>
        <w:t>Pyssyjokkee</w:t>
      </w:r>
      <w:r w:rsidR="00A3149E" w:rsidRPr="00A95D68">
        <w:t xml:space="preserve"> </w:t>
      </w:r>
      <w:r w:rsidR="00D42E6F">
        <w:t xml:space="preserve">~ </w:t>
      </w:r>
      <w:r w:rsidR="00D42E6F" w:rsidRPr="00D42E6F">
        <w:rPr>
          <w:i/>
        </w:rPr>
        <w:t>Pyssyjokea</w:t>
      </w:r>
      <w:r w:rsidR="00D42E6F">
        <w:t xml:space="preserve"> ~ </w:t>
      </w:r>
      <w:r w:rsidR="00D42E6F" w:rsidRPr="00D42E6F">
        <w:rPr>
          <w:i/>
        </w:rPr>
        <w:t>Pyssyjokia</w:t>
      </w:r>
      <w:r w:rsidR="00D42E6F">
        <w:t xml:space="preserve"> </w:t>
      </w:r>
      <w:r w:rsidR="00A3149E" w:rsidRPr="00A95D68">
        <w:t>kaunhiina.</w:t>
      </w:r>
    </w:p>
    <w:p w14:paraId="17D1AE3C" w14:textId="4978CC70" w:rsidR="00B30251" w:rsidRDefault="0075485B" w:rsidP="00A3149E">
      <w:pPr>
        <w:pStyle w:val="Liste"/>
        <w:spacing w:before="120" w:after="120"/>
        <w:ind w:left="0" w:firstLine="0"/>
        <w:contextualSpacing w:val="0"/>
      </w:pPr>
      <w:r>
        <w:t>(</w:t>
      </w:r>
      <w:r w:rsidR="00A3149E" w:rsidRPr="00A95D68">
        <w:t xml:space="preserve">7) </w:t>
      </w:r>
      <w:r w:rsidR="00B30251" w:rsidRPr="00A95D68">
        <w:t xml:space="preserve">Amtmani vihas </w:t>
      </w:r>
      <w:r w:rsidR="00B31E51" w:rsidRPr="00146EC3">
        <w:rPr>
          <w:i/>
        </w:rPr>
        <w:t xml:space="preserve">kainulaissii </w:t>
      </w:r>
      <w:r w:rsidR="00BA1173" w:rsidRPr="00BA1173">
        <w:t>~</w:t>
      </w:r>
      <w:r w:rsidR="00B31E51" w:rsidRPr="00146EC3">
        <w:rPr>
          <w:i/>
        </w:rPr>
        <w:t xml:space="preserve"> kainulaisia</w:t>
      </w:r>
      <w:r w:rsidR="00875517" w:rsidRPr="00A95D68">
        <w:t>.</w:t>
      </w:r>
    </w:p>
    <w:p w14:paraId="74E302A0" w14:textId="19D3FB67" w:rsidR="00355454" w:rsidRPr="00A95D68" w:rsidRDefault="00355454" w:rsidP="00A3149E">
      <w:pPr>
        <w:pStyle w:val="Liste"/>
        <w:spacing w:before="120" w:after="120"/>
        <w:ind w:left="0" w:firstLine="0"/>
        <w:contextualSpacing w:val="0"/>
      </w:pPr>
      <w:r>
        <w:t xml:space="preserve">(8) </w:t>
      </w:r>
      <w:r w:rsidR="009C0BB1" w:rsidRPr="009C0BB1">
        <w:rPr>
          <w:i/>
        </w:rPr>
        <w:t>Pikku-</w:t>
      </w:r>
      <w:r w:rsidRPr="00355454">
        <w:rPr>
          <w:i/>
        </w:rPr>
        <w:t>Liis</w:t>
      </w:r>
      <w:r w:rsidR="00A83669" w:rsidRPr="00A83669">
        <w:t>(</w:t>
      </w:r>
      <w:r w:rsidRPr="00355454">
        <w:rPr>
          <w:i/>
        </w:rPr>
        <w:t>s</w:t>
      </w:r>
      <w:r w:rsidR="00A83669" w:rsidRPr="00A83669">
        <w:t>)</w:t>
      </w:r>
      <w:r w:rsidRPr="00355454">
        <w:rPr>
          <w:i/>
        </w:rPr>
        <w:t>aa</w:t>
      </w:r>
      <w:r>
        <w:t xml:space="preserve"> hävetti pierä äänheen.</w:t>
      </w:r>
    </w:p>
    <w:p w14:paraId="6215F2E2" w14:textId="4C2F5516" w:rsidR="00B30251" w:rsidRDefault="0075485B" w:rsidP="00BD2A19">
      <w:pPr>
        <w:spacing w:before="120" w:after="120"/>
        <w:ind w:right="700"/>
      </w:pPr>
      <w:r>
        <w:t>(</w:t>
      </w:r>
      <w:r w:rsidR="005E0E3E">
        <w:t>9</w:t>
      </w:r>
      <w:r w:rsidR="00A3149E" w:rsidRPr="00A95D68">
        <w:t xml:space="preserve">) </w:t>
      </w:r>
      <w:r w:rsidR="00780298" w:rsidRPr="00A95D68">
        <w:t xml:space="preserve">Mie en ollu sielä </w:t>
      </w:r>
      <w:r w:rsidR="00780298" w:rsidRPr="00146EC3">
        <w:rPr>
          <w:i/>
        </w:rPr>
        <w:t>tiimaa</w:t>
      </w:r>
      <w:r w:rsidR="00780298" w:rsidRPr="00A95D68">
        <w:t>khaan</w:t>
      </w:r>
      <w:r w:rsidR="00875517" w:rsidRPr="00A95D68">
        <w:t>.</w:t>
      </w:r>
    </w:p>
    <w:p w14:paraId="582C4017" w14:textId="2CA2AFFB" w:rsidR="0006357E" w:rsidRPr="00A95D68" w:rsidRDefault="00A302FD" w:rsidP="00BD2A19">
      <w:pPr>
        <w:spacing w:before="120" w:after="120"/>
        <w:ind w:right="700"/>
      </w:pPr>
      <w:r>
        <w:t xml:space="preserve">(10) [Ennen </w:t>
      </w:r>
      <w:r w:rsidRPr="00A302FD">
        <w:rPr>
          <w:i/>
        </w:rPr>
        <w:t>sottaa</w:t>
      </w:r>
      <w:r>
        <w:t>] Pyssyjoki oli iso kylä.</w:t>
      </w:r>
    </w:p>
    <w:p w14:paraId="27F31526" w14:textId="337F0888" w:rsidR="00B31E51" w:rsidRPr="00A95D68" w:rsidRDefault="00B31E51" w:rsidP="00B31E51">
      <w:pPr>
        <w:pStyle w:val="Overskrift4"/>
      </w:pPr>
      <w:bookmarkStart w:id="1337" w:name="_Toc311273824"/>
      <w:r w:rsidRPr="00A95D68">
        <w:t>Singulaarin partitiivi</w:t>
      </w:r>
      <w:bookmarkEnd w:id="1337"/>
    </w:p>
    <w:p w14:paraId="1496F7F7" w14:textId="77777777" w:rsidR="00F904D4" w:rsidRDefault="00B30251" w:rsidP="00BD2A19">
      <w:pPr>
        <w:pStyle w:val="Brdtekst"/>
        <w:spacing w:before="120"/>
      </w:pPr>
      <w:r w:rsidRPr="004C7069">
        <w:rPr>
          <w:smallCaps/>
        </w:rPr>
        <w:t>Singulaarin partitiivin</w:t>
      </w:r>
      <w:r w:rsidRPr="00A95D68">
        <w:t xml:space="preserve"> suffiksit oon </w:t>
      </w:r>
      <w:r w:rsidR="00BD1725" w:rsidRPr="00A95D68">
        <w:t xml:space="preserve">Porsangin ja Raisin </w:t>
      </w:r>
      <w:r w:rsidR="00E46A35">
        <w:t>varieteet</w:t>
      </w:r>
      <w:r w:rsidR="00BD1725" w:rsidRPr="00A95D68">
        <w:t>i</w:t>
      </w:r>
      <w:r w:rsidR="00BF6BED">
        <w:t>i</w:t>
      </w:r>
      <w:r w:rsidR="00BD1725" w:rsidRPr="00A95D68">
        <w:t xml:space="preserve">ssa </w:t>
      </w:r>
      <w:r w:rsidRPr="00A95D68">
        <w:t xml:space="preserve">vokaalinpitenemä ja </w:t>
      </w:r>
      <w:r w:rsidRPr="00DA2714">
        <w:rPr>
          <w:i/>
        </w:rPr>
        <w:t>tA</w:t>
      </w:r>
      <w:r w:rsidR="00BD1725" w:rsidRPr="00A95D68">
        <w:t xml:space="preserve">, muissa </w:t>
      </w:r>
      <w:r w:rsidR="00E46A35">
        <w:t>varieteet</w:t>
      </w:r>
      <w:r w:rsidR="00BD1725" w:rsidRPr="00A95D68">
        <w:t xml:space="preserve">iissa </w:t>
      </w:r>
      <w:r w:rsidR="00BD1725" w:rsidRPr="00DA2714">
        <w:rPr>
          <w:i/>
        </w:rPr>
        <w:t>A</w:t>
      </w:r>
      <w:r w:rsidR="00BD1725" w:rsidRPr="00A95D68">
        <w:t xml:space="preserve"> ja </w:t>
      </w:r>
      <w:r w:rsidR="00BD1725" w:rsidRPr="00DA2714">
        <w:rPr>
          <w:i/>
        </w:rPr>
        <w:t>tA</w:t>
      </w:r>
      <w:r w:rsidR="00F904D4">
        <w:t>.</w:t>
      </w:r>
    </w:p>
    <w:p w14:paraId="6E3FB163" w14:textId="4A31E377" w:rsidR="002815FB" w:rsidRPr="002815FB" w:rsidRDefault="00B30251" w:rsidP="00BF6BED">
      <w:pPr>
        <w:pStyle w:val="Punktliste"/>
        <w:rPr>
          <w:i/>
        </w:rPr>
      </w:pPr>
      <w:r w:rsidRPr="00A95D68">
        <w:t>Vokaalinpitene</w:t>
      </w:r>
      <w:r w:rsidR="00BF6BED">
        <w:t>m</w:t>
      </w:r>
      <w:r w:rsidRPr="00A95D68">
        <w:t xml:space="preserve">mää </w:t>
      </w:r>
      <w:r w:rsidR="00BD1725" w:rsidRPr="00A95D68">
        <w:t xml:space="preserve">eli </w:t>
      </w:r>
      <w:r w:rsidR="00BD1725" w:rsidRPr="00DA2714">
        <w:rPr>
          <w:i/>
        </w:rPr>
        <w:t>A</w:t>
      </w:r>
      <w:r w:rsidR="00BD1725" w:rsidRPr="00A95D68">
        <w:t xml:space="preserve">-suffiksii </w:t>
      </w:r>
      <w:r w:rsidRPr="00A95D68">
        <w:t>käytethään 1</w:t>
      </w:r>
      <w:r w:rsidR="000D71A6">
        <w:t>-</w:t>
      </w:r>
      <w:r w:rsidRPr="00A95D68">
        <w:t xml:space="preserve"> ja 2</w:t>
      </w:r>
      <w:r w:rsidR="000D71A6">
        <w:t>-</w:t>
      </w:r>
      <w:r w:rsidRPr="00A95D68">
        <w:t xml:space="preserve">tyypin yksirankaisten </w:t>
      </w:r>
      <w:r w:rsidR="00397435">
        <w:t xml:space="preserve">lyhykäisvokaalisten </w:t>
      </w:r>
      <w:r w:rsidRPr="00A95D68">
        <w:t xml:space="preserve">nomeniitten </w:t>
      </w:r>
      <w:r w:rsidR="00AA5498">
        <w:t>suffiksinna</w:t>
      </w:r>
      <w:r w:rsidR="00BD1725" w:rsidRPr="00A95D68">
        <w:t>, eli tyypiissä 1.1 ja 2.1.</w:t>
      </w:r>
      <w:r w:rsidR="000A4B27">
        <w:t xml:space="preserve"> </w:t>
      </w:r>
      <w:r w:rsidR="001E1402">
        <w:t>Tyypissä</w:t>
      </w:r>
      <w:r w:rsidR="000D71A6">
        <w:t xml:space="preserve"> 2.1 </w:t>
      </w:r>
      <w:r w:rsidR="005431D0" w:rsidRPr="00DA2714">
        <w:rPr>
          <w:i/>
        </w:rPr>
        <w:t>eA</w:t>
      </w:r>
      <w:r w:rsidR="005431D0" w:rsidRPr="00A95D68">
        <w:t xml:space="preserve">-, </w:t>
      </w:r>
      <w:r w:rsidR="005431D0" w:rsidRPr="00DA2714">
        <w:rPr>
          <w:i/>
        </w:rPr>
        <w:t>iA</w:t>
      </w:r>
      <w:r w:rsidR="00EA184E">
        <w:t xml:space="preserve">-, </w:t>
      </w:r>
      <w:r w:rsidR="005431D0" w:rsidRPr="00DA2714">
        <w:rPr>
          <w:i/>
        </w:rPr>
        <w:t>iO</w:t>
      </w:r>
      <w:r w:rsidR="005431D0" w:rsidRPr="00A95D68">
        <w:t>-</w:t>
      </w:r>
      <w:r w:rsidR="00EA184E">
        <w:t xml:space="preserve"> ja </w:t>
      </w:r>
      <w:r w:rsidR="00EA184E">
        <w:rPr>
          <w:i/>
        </w:rPr>
        <w:t>UA-</w:t>
      </w:r>
      <w:r w:rsidR="005431D0" w:rsidRPr="00A95D68">
        <w:t xml:space="preserve">loppuisissa </w:t>
      </w:r>
      <w:r w:rsidR="008B70CF" w:rsidRPr="00A95D68">
        <w:t xml:space="preserve">nomeniissa </w:t>
      </w:r>
      <w:r w:rsidR="001E1402">
        <w:t>saattaa partitiivissa</w:t>
      </w:r>
      <w:r w:rsidR="005431D0" w:rsidRPr="00A95D68">
        <w:t xml:space="preserve"> </w:t>
      </w:r>
      <w:r w:rsidR="001E1402">
        <w:t>käyttäät</w:t>
      </w:r>
      <w:r w:rsidR="005431D0" w:rsidRPr="00A95D68">
        <w:t xml:space="preserve"> </w:t>
      </w:r>
      <w:r w:rsidR="001E1402">
        <w:t xml:space="preserve">kans </w:t>
      </w:r>
      <w:r w:rsidR="005431D0" w:rsidRPr="00275050">
        <w:rPr>
          <w:i/>
        </w:rPr>
        <w:t>tA</w:t>
      </w:r>
      <w:r w:rsidR="001E1402">
        <w:rPr>
          <w:i/>
        </w:rPr>
        <w:t>-</w:t>
      </w:r>
      <w:r w:rsidR="001E1402">
        <w:t>suffiksii</w:t>
      </w:r>
      <w:r w:rsidR="005431D0" w:rsidRPr="00A95D68">
        <w:t xml:space="preserve">, eli kirjoitethaan </w:t>
      </w:r>
      <w:r w:rsidR="005431D0" w:rsidRPr="00275050">
        <w:rPr>
          <w:i/>
        </w:rPr>
        <w:t xml:space="preserve">valkea </w:t>
      </w:r>
      <w:r w:rsidR="0075485B" w:rsidRPr="0075485B">
        <w:t>:</w:t>
      </w:r>
      <w:r w:rsidR="005431D0" w:rsidRPr="00275050">
        <w:rPr>
          <w:i/>
        </w:rPr>
        <w:t xml:space="preserve"> valkea</w:t>
      </w:r>
      <w:r w:rsidR="0098090B" w:rsidRPr="0098090B">
        <w:t>/</w:t>
      </w:r>
      <w:r w:rsidR="005431D0" w:rsidRPr="00275050">
        <w:rPr>
          <w:i/>
        </w:rPr>
        <w:t>ta</w:t>
      </w:r>
      <w:r w:rsidR="0075485B" w:rsidRPr="0075485B">
        <w:t>,</w:t>
      </w:r>
      <w:r w:rsidR="005431D0" w:rsidRPr="00275050">
        <w:rPr>
          <w:i/>
        </w:rPr>
        <w:t xml:space="preserve"> kurkkio </w:t>
      </w:r>
      <w:r w:rsidR="0075485B" w:rsidRPr="0075485B">
        <w:t>:</w:t>
      </w:r>
      <w:r w:rsidR="005431D0" w:rsidRPr="00275050">
        <w:rPr>
          <w:i/>
        </w:rPr>
        <w:t xml:space="preserve"> kurkkio</w:t>
      </w:r>
      <w:r w:rsidR="0098090B" w:rsidRPr="0098090B">
        <w:t>/</w:t>
      </w:r>
      <w:r w:rsidR="005431D0" w:rsidRPr="00275050">
        <w:rPr>
          <w:i/>
        </w:rPr>
        <w:t>ta</w:t>
      </w:r>
      <w:r w:rsidR="00BA1173" w:rsidRPr="00BA1173">
        <w:t>,</w:t>
      </w:r>
      <w:r w:rsidR="00A5120F">
        <w:rPr>
          <w:i/>
        </w:rPr>
        <w:t xml:space="preserve"> porstua </w:t>
      </w:r>
      <w:r w:rsidR="00A5120F">
        <w:t xml:space="preserve">: </w:t>
      </w:r>
      <w:r w:rsidR="00A5120F">
        <w:rPr>
          <w:i/>
        </w:rPr>
        <w:t>porstua</w:t>
      </w:r>
      <w:r w:rsidR="00BA1173" w:rsidRPr="00BA1173">
        <w:t>/</w:t>
      </w:r>
      <w:r w:rsidR="00A5120F">
        <w:rPr>
          <w:i/>
        </w:rPr>
        <w:t>ta</w:t>
      </w:r>
      <w:r w:rsidR="005431D0" w:rsidRPr="00A95D68">
        <w:t xml:space="preserve">. </w:t>
      </w:r>
      <w:r w:rsidR="00B83BCA">
        <w:t xml:space="preserve">Tämä ei kuitenkhaan passaa teksthiin, missä käytethään Porsangin eli Varengin </w:t>
      </w:r>
      <w:r w:rsidR="00E46A35">
        <w:t>varieteet</w:t>
      </w:r>
      <w:r w:rsidR="00B83BCA">
        <w:t>tii.</w:t>
      </w:r>
    </w:p>
    <w:p w14:paraId="7F13C60D" w14:textId="78A9CC34" w:rsidR="00B30251" w:rsidRPr="00621932" w:rsidRDefault="00BD1725" w:rsidP="002815FB">
      <w:pPr>
        <w:pStyle w:val="Brdtekst"/>
        <w:spacing w:before="120"/>
        <w:rPr>
          <w:i/>
        </w:rPr>
      </w:pPr>
      <w:r w:rsidRPr="00A95D68">
        <w:t>Sekä vokaalinpit</w:t>
      </w:r>
      <w:r w:rsidR="00B30251" w:rsidRPr="00A95D68">
        <w:t xml:space="preserve">enemän </w:t>
      </w:r>
      <w:r w:rsidRPr="00A95D68">
        <w:t xml:space="preserve">ette </w:t>
      </w:r>
      <w:r w:rsidRPr="00621932">
        <w:rPr>
          <w:i/>
        </w:rPr>
        <w:t>A</w:t>
      </w:r>
      <w:r w:rsidRPr="00A95D68">
        <w:t xml:space="preserve">-suffiksin </w:t>
      </w:r>
      <w:r w:rsidR="00B30251" w:rsidRPr="00A95D68">
        <w:t xml:space="preserve">liitethään </w:t>
      </w:r>
      <w:r w:rsidRPr="00A95D68">
        <w:t xml:space="preserve">aina sanan ylimäisen graadin rankhaan. Porsangin </w:t>
      </w:r>
      <w:r w:rsidR="00377103">
        <w:t xml:space="preserve">ja Raisin </w:t>
      </w:r>
      <w:r w:rsidR="00E46A35">
        <w:t>varieteet</w:t>
      </w:r>
      <w:r w:rsidRPr="00A95D68">
        <w:t>issa tämä meinaa ushein II</w:t>
      </w:r>
      <w:r w:rsidR="00B30251" w:rsidRPr="00A95D68">
        <w:t>-graadin rank</w:t>
      </w:r>
      <w:r w:rsidRPr="00A95D68">
        <w:t>kaa, sillä ko vokaalinpitenemä justhiin oon syynä tähän II-graadhiin</w:t>
      </w:r>
      <w:r w:rsidR="00B30251" w:rsidRPr="00A95D68">
        <w:t>.</w:t>
      </w:r>
      <w:r w:rsidRPr="00A95D68">
        <w:t xml:space="preserve"> Muissa </w:t>
      </w:r>
      <w:r w:rsidR="00E46A35">
        <w:t>varieteet</w:t>
      </w:r>
      <w:r w:rsidRPr="00A95D68">
        <w:t xml:space="preserve">iissa suffiksi </w:t>
      </w:r>
      <w:r w:rsidR="005405F0" w:rsidRPr="00A95D68">
        <w:t>tekkee II-graadin</w:t>
      </w:r>
      <w:r w:rsidRPr="00A95D68">
        <w:t xml:space="preserve"> tyhä </w:t>
      </w:r>
      <w:r w:rsidRPr="00621932">
        <w:rPr>
          <w:i/>
        </w:rPr>
        <w:t>A</w:t>
      </w:r>
      <w:r w:rsidRPr="00A95D68">
        <w:t>-rankais</w:t>
      </w:r>
      <w:r w:rsidR="005405F0" w:rsidRPr="00A95D68">
        <w:t xml:space="preserve">hiin sanhoin – </w:t>
      </w:r>
      <w:r w:rsidR="00F53228" w:rsidRPr="00A95D68">
        <w:t>nimittäin</w:t>
      </w:r>
      <w:r w:rsidR="005405F0" w:rsidRPr="00A95D68">
        <w:t xml:space="preserve"> jos</w:t>
      </w:r>
      <w:r w:rsidRPr="00A95D68">
        <w:t xml:space="preserve"> </w:t>
      </w:r>
      <w:r w:rsidR="006678A0">
        <w:t>tav</w:t>
      </w:r>
      <w:r w:rsidR="00F53228" w:rsidRPr="00A95D68">
        <w:t xml:space="preserve">u </w:t>
      </w:r>
      <w:r w:rsidR="00717B3F" w:rsidRPr="00A95D68">
        <w:t xml:space="preserve">sen eđessä </w:t>
      </w:r>
      <w:r w:rsidR="00F53228" w:rsidRPr="00A95D68">
        <w:t xml:space="preserve">oon lyhykäinen ja painolinen. </w:t>
      </w:r>
      <w:r w:rsidR="0075485B">
        <w:t>(</w:t>
      </w:r>
      <w:r w:rsidR="00F53228" w:rsidRPr="00A95D68">
        <w:t>Katto kohtaa</w:t>
      </w:r>
      <w:r w:rsidR="005C2043">
        <w:t xml:space="preserve"> 3.1.</w:t>
      </w:r>
      <w:r w:rsidR="007859C4">
        <w:t xml:space="preserve">1 </w:t>
      </w:r>
      <w:r w:rsidR="00A53A48" w:rsidRPr="00AC6FA8">
        <w:t>G</w:t>
      </w:r>
      <w:r w:rsidR="00385CBA" w:rsidRPr="00AC6FA8">
        <w:t>raadivaihettelu</w:t>
      </w:r>
      <w:r w:rsidR="00385CBA">
        <w:t>.)</w:t>
      </w:r>
      <w:r w:rsidR="00B30251" w:rsidRPr="00A95D68">
        <w:t xml:space="preserve"> </w:t>
      </w:r>
      <w:r w:rsidR="005C73C4" w:rsidRPr="00A95D68">
        <w:t>Var</w:t>
      </w:r>
      <w:r w:rsidR="00A90B90" w:rsidRPr="00A95D68">
        <w:t>en</w:t>
      </w:r>
      <w:r w:rsidR="005C73C4" w:rsidRPr="00A95D68">
        <w:t xml:space="preserve">gin </w:t>
      </w:r>
      <w:r w:rsidR="00E46A35">
        <w:t>varieteet</w:t>
      </w:r>
      <w:r w:rsidR="005C73C4" w:rsidRPr="00A95D68">
        <w:t xml:space="preserve">issa pittää muistaat, ette rangan </w:t>
      </w:r>
      <w:r w:rsidR="005C73C4" w:rsidRPr="00621932">
        <w:rPr>
          <w:i/>
        </w:rPr>
        <w:t>e</w:t>
      </w:r>
      <w:r w:rsidR="005C73C4" w:rsidRPr="00A95D68">
        <w:t xml:space="preserve"> + suffiksin </w:t>
      </w:r>
      <w:r w:rsidR="005C73C4" w:rsidRPr="00621932">
        <w:rPr>
          <w:i/>
        </w:rPr>
        <w:t>A</w:t>
      </w:r>
      <w:r w:rsidR="005C73C4" w:rsidRPr="00A95D68">
        <w:t xml:space="preserve"> &gt; </w:t>
      </w:r>
      <w:r w:rsidR="005C73C4" w:rsidRPr="00621932">
        <w:rPr>
          <w:i/>
        </w:rPr>
        <w:t>iA</w:t>
      </w:r>
      <w:r w:rsidR="005C73C4" w:rsidRPr="00A95D68">
        <w:t xml:space="preserve">. </w:t>
      </w:r>
      <w:r w:rsidR="00F93C4B" w:rsidRPr="00A95D68">
        <w:t>Esimerk</w:t>
      </w:r>
      <w:r w:rsidR="000D71A6">
        <w:t>kii</w:t>
      </w:r>
      <w:r w:rsidR="00B30251" w:rsidRPr="00A95D68">
        <w:t xml:space="preserve"> </w:t>
      </w:r>
      <w:r w:rsidR="0075485B">
        <w:t>(</w:t>
      </w:r>
      <w:r w:rsidR="00B30251" w:rsidRPr="00A95D68">
        <w:t xml:space="preserve">sg.nom. : sg.gen. : sg.part.) </w:t>
      </w:r>
      <w:r w:rsidR="0075485B">
        <w:t>(</w:t>
      </w:r>
      <w:r w:rsidR="00BF7CEE">
        <w:t xml:space="preserve">1.1) </w:t>
      </w:r>
      <w:r w:rsidR="00B30251" w:rsidRPr="00621932">
        <w:rPr>
          <w:i/>
        </w:rPr>
        <w:t xml:space="preserve">aika </w:t>
      </w:r>
      <w:r w:rsidR="0075485B" w:rsidRPr="0075485B">
        <w:t>:</w:t>
      </w:r>
      <w:r w:rsidR="00B30251" w:rsidRPr="00621932">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B30251" w:rsidRPr="00621932">
        <w:rPr>
          <w:i/>
        </w:rPr>
        <w:t xml:space="preserve">n </w:t>
      </w:r>
      <w:r w:rsidR="0075485B" w:rsidRPr="0075485B">
        <w:t>:</w:t>
      </w:r>
      <w:r w:rsidR="00B30251" w:rsidRPr="00621932">
        <w:rPr>
          <w:i/>
        </w:rPr>
        <w:t xml:space="preserve"> aikka</w:t>
      </w:r>
      <w:r w:rsidR="0098090B" w:rsidRPr="0098090B">
        <w:t>/</w:t>
      </w:r>
      <w:r w:rsidR="00B30251" w:rsidRPr="00621932">
        <w:rPr>
          <w:i/>
        </w:rPr>
        <w:t>a</w:t>
      </w:r>
      <w:r w:rsidR="00F53228" w:rsidRPr="00621932">
        <w:rPr>
          <w:i/>
        </w:rPr>
        <w:t xml:space="preserve"> </w:t>
      </w:r>
      <w:r w:rsidR="00BA1173" w:rsidRPr="00BA1173">
        <w:t>~</w:t>
      </w:r>
      <w:r w:rsidR="00F53228" w:rsidRPr="00621932">
        <w:rPr>
          <w:i/>
        </w:rPr>
        <w:t xml:space="preserve"> aika</w:t>
      </w:r>
      <w:r w:rsidR="0098090B" w:rsidRPr="0098090B">
        <w:t>/</w:t>
      </w:r>
      <w:r w:rsidR="00F53228" w:rsidRPr="00621932">
        <w:rPr>
          <w:i/>
        </w:rPr>
        <w:t>a</w:t>
      </w:r>
      <w:r w:rsidR="0075485B" w:rsidRPr="0075485B">
        <w:t>,</w:t>
      </w:r>
      <w:r w:rsidR="00B30251" w:rsidRPr="00621932">
        <w:rPr>
          <w:i/>
        </w:rPr>
        <w:t xml:space="preserve"> lupa</w:t>
      </w:r>
      <w:r w:rsidR="00B30251" w:rsidRPr="00621932">
        <w:rPr>
          <w:i/>
          <w:smallCaps/>
        </w:rPr>
        <w:t xml:space="preserve"> </w:t>
      </w:r>
      <w:r w:rsidR="0075485B" w:rsidRPr="0075485B">
        <w:rPr>
          <w:smallCaps/>
        </w:rPr>
        <w:t>:</w:t>
      </w:r>
      <w:r w:rsidR="000A4B27">
        <w:rPr>
          <w:i/>
          <w:smallCaps/>
        </w:rPr>
        <w:t xml:space="preserve"> </w:t>
      </w:r>
      <w:r w:rsidR="00B30251" w:rsidRPr="00621932">
        <w:rPr>
          <w:i/>
        </w:rPr>
        <w:t>luva</w:t>
      </w:r>
      <w:r w:rsidR="0098090B" w:rsidRPr="0098090B">
        <w:t>/</w:t>
      </w:r>
      <w:r w:rsidR="00B30251" w:rsidRPr="00621932">
        <w:rPr>
          <w:i/>
        </w:rPr>
        <w:t xml:space="preserve">n </w:t>
      </w:r>
      <w:r w:rsidR="0075485B" w:rsidRPr="0075485B">
        <w:t>:</w:t>
      </w:r>
      <w:r w:rsidR="00B30251" w:rsidRPr="00621932">
        <w:rPr>
          <w:i/>
        </w:rPr>
        <w:t xml:space="preserve"> luppa</w:t>
      </w:r>
      <w:r w:rsidR="0098090B" w:rsidRPr="0098090B">
        <w:t>/</w:t>
      </w:r>
      <w:r w:rsidR="00B30251" w:rsidRPr="00621932">
        <w:rPr>
          <w:i/>
        </w:rPr>
        <w:t>a</w:t>
      </w:r>
      <w:r w:rsidR="0075485B" w:rsidRPr="0075485B">
        <w:t>,</w:t>
      </w:r>
      <w:r w:rsidR="00B30251" w:rsidRPr="00621932">
        <w:rPr>
          <w:i/>
        </w:rPr>
        <w:t xml:space="preserve"> joki </w:t>
      </w:r>
      <w:r w:rsidR="0075485B" w:rsidRPr="0075485B">
        <w:t>:</w:t>
      </w:r>
      <w:r w:rsidR="00B30251" w:rsidRPr="00621932">
        <w:rPr>
          <w:i/>
        </w:rPr>
        <w:t xml:space="preserve"> jo</w:t>
      </w:r>
      <w:r w:rsidR="0075485B" w:rsidRPr="0075485B">
        <w:t>(</w:t>
      </w:r>
      <w:r w:rsidR="00B30251" w:rsidRPr="00621932">
        <w:rPr>
          <w:i/>
        </w:rPr>
        <w:t>v</w:t>
      </w:r>
      <w:r w:rsidR="0075485B" w:rsidRPr="0075485B">
        <w:t>)</w:t>
      </w:r>
      <w:r w:rsidR="00B30251" w:rsidRPr="00621932">
        <w:rPr>
          <w:i/>
        </w:rPr>
        <w:t>e</w:t>
      </w:r>
      <w:r w:rsidR="0098090B" w:rsidRPr="0098090B">
        <w:t>/</w:t>
      </w:r>
      <w:r w:rsidR="00B30251" w:rsidRPr="00621932">
        <w:rPr>
          <w:i/>
        </w:rPr>
        <w:t xml:space="preserve">n </w:t>
      </w:r>
      <w:r w:rsidR="0075485B" w:rsidRPr="0075485B">
        <w:t>:</w:t>
      </w:r>
      <w:r w:rsidR="00B30251" w:rsidRPr="00621932">
        <w:rPr>
          <w:i/>
        </w:rPr>
        <w:t xml:space="preserve"> jokke</w:t>
      </w:r>
      <w:r w:rsidR="0098090B" w:rsidRPr="0098090B">
        <w:t>/</w:t>
      </w:r>
      <w:r w:rsidR="00B30251" w:rsidRPr="00621932">
        <w:rPr>
          <w:i/>
        </w:rPr>
        <w:t>e</w:t>
      </w:r>
      <w:r w:rsidR="00F53228" w:rsidRPr="00621932">
        <w:rPr>
          <w:i/>
        </w:rPr>
        <w:t xml:space="preserve"> </w:t>
      </w:r>
      <w:r w:rsidR="00BA1173" w:rsidRPr="00BA1173">
        <w:t>~</w:t>
      </w:r>
      <w:r w:rsidR="00F53228" w:rsidRPr="00621932">
        <w:rPr>
          <w:i/>
        </w:rPr>
        <w:t xml:space="preserve"> joke</w:t>
      </w:r>
      <w:r w:rsidR="0098090B" w:rsidRPr="0098090B">
        <w:t>/</w:t>
      </w:r>
      <w:r w:rsidR="00F53228" w:rsidRPr="00621932">
        <w:rPr>
          <w:i/>
        </w:rPr>
        <w:t xml:space="preserve">a </w:t>
      </w:r>
      <w:r w:rsidR="00BA1173" w:rsidRPr="00BA1173">
        <w:t>~</w:t>
      </w:r>
      <w:r w:rsidR="00F53228" w:rsidRPr="00621932">
        <w:rPr>
          <w:i/>
        </w:rPr>
        <w:t xml:space="preserve"> joki</w:t>
      </w:r>
      <w:r w:rsidR="0098090B" w:rsidRPr="0098090B">
        <w:t>/</w:t>
      </w:r>
      <w:r w:rsidR="00F53228" w:rsidRPr="00621932">
        <w:rPr>
          <w:i/>
        </w:rPr>
        <w:t>a</w:t>
      </w:r>
      <w:r w:rsidR="0075485B" w:rsidRPr="0075485B">
        <w:t>,</w:t>
      </w:r>
      <w:r w:rsidR="00B30251" w:rsidRPr="00621932">
        <w:rPr>
          <w:i/>
        </w:rPr>
        <w:t xml:space="preserve"> j</w:t>
      </w:r>
      <w:r w:rsidR="009D6492">
        <w:rPr>
          <w:i/>
        </w:rPr>
        <w:t>uopp</w:t>
      </w:r>
      <w:r w:rsidR="00B30251" w:rsidRPr="00621932">
        <w:rPr>
          <w:i/>
        </w:rPr>
        <w:t xml:space="preserve">o </w:t>
      </w:r>
      <w:r w:rsidR="0075485B" w:rsidRPr="0075485B">
        <w:t>:</w:t>
      </w:r>
      <w:r w:rsidR="00B30251" w:rsidRPr="00621932">
        <w:rPr>
          <w:i/>
        </w:rPr>
        <w:t xml:space="preserve"> </w:t>
      </w:r>
      <w:r w:rsidR="00EB5228">
        <w:rPr>
          <w:i/>
        </w:rPr>
        <w:t>juopo</w:t>
      </w:r>
      <w:r w:rsidR="0098090B" w:rsidRPr="0098090B">
        <w:t>/</w:t>
      </w:r>
      <w:r w:rsidR="00B30251" w:rsidRPr="00621932">
        <w:rPr>
          <w:i/>
        </w:rPr>
        <w:t xml:space="preserve">n </w:t>
      </w:r>
      <w:r w:rsidR="0075485B" w:rsidRPr="0075485B">
        <w:t>:</w:t>
      </w:r>
      <w:r w:rsidR="00B30251" w:rsidRPr="00621932">
        <w:rPr>
          <w:i/>
        </w:rPr>
        <w:t xml:space="preserve"> </w:t>
      </w:r>
      <w:r w:rsidR="00EB5228">
        <w:rPr>
          <w:i/>
        </w:rPr>
        <w:t>juoppo</w:t>
      </w:r>
      <w:r w:rsidR="0098090B" w:rsidRPr="0098090B">
        <w:t>/</w:t>
      </w:r>
      <w:r w:rsidR="00B30251" w:rsidRPr="00621932">
        <w:rPr>
          <w:i/>
        </w:rPr>
        <w:t>o</w:t>
      </w:r>
      <w:r w:rsidR="00F53228" w:rsidRPr="00621932">
        <w:rPr>
          <w:i/>
        </w:rPr>
        <w:t xml:space="preserve"> </w:t>
      </w:r>
      <w:r w:rsidR="00BA1173" w:rsidRPr="00BA1173">
        <w:t>~</w:t>
      </w:r>
      <w:r w:rsidR="00F53228" w:rsidRPr="00621932">
        <w:rPr>
          <w:i/>
        </w:rPr>
        <w:t xml:space="preserve"> </w:t>
      </w:r>
      <w:r w:rsidR="00EB5228">
        <w:rPr>
          <w:i/>
        </w:rPr>
        <w:t>juoppo</w:t>
      </w:r>
      <w:r w:rsidR="0098090B" w:rsidRPr="0098090B">
        <w:t>/</w:t>
      </w:r>
      <w:r w:rsidR="00F53228" w:rsidRPr="00621932">
        <w:rPr>
          <w:i/>
        </w:rPr>
        <w:t>a</w:t>
      </w:r>
      <w:r w:rsidR="0075485B" w:rsidRPr="0075485B">
        <w:t>,</w:t>
      </w:r>
      <w:r w:rsidR="00B30251" w:rsidRPr="00621932">
        <w:rPr>
          <w:i/>
        </w:rPr>
        <w:t xml:space="preserve"> mooli </w:t>
      </w:r>
      <w:r w:rsidR="0075485B" w:rsidRPr="0075485B">
        <w:t>:</w:t>
      </w:r>
      <w:r w:rsidR="00B30251" w:rsidRPr="00621932">
        <w:rPr>
          <w:i/>
        </w:rPr>
        <w:t xml:space="preserve"> mooli</w:t>
      </w:r>
      <w:r w:rsidR="0098090B" w:rsidRPr="0098090B">
        <w:t>/</w:t>
      </w:r>
      <w:r w:rsidR="00B30251" w:rsidRPr="00621932">
        <w:rPr>
          <w:i/>
        </w:rPr>
        <w:t xml:space="preserve">n </w:t>
      </w:r>
      <w:r w:rsidR="0075485B" w:rsidRPr="0075485B">
        <w:t>:</w:t>
      </w:r>
      <w:r w:rsidR="00B30251" w:rsidRPr="00621932">
        <w:rPr>
          <w:i/>
        </w:rPr>
        <w:t xml:space="preserve"> mooli</w:t>
      </w:r>
      <w:r w:rsidR="0098090B" w:rsidRPr="0098090B">
        <w:t>/</w:t>
      </w:r>
      <w:r w:rsidR="00B30251" w:rsidRPr="00621932">
        <w:rPr>
          <w:i/>
        </w:rPr>
        <w:t>i</w:t>
      </w:r>
      <w:r w:rsidR="00F53228" w:rsidRPr="00621932">
        <w:rPr>
          <w:i/>
        </w:rPr>
        <w:t xml:space="preserve"> </w:t>
      </w:r>
      <w:r w:rsidR="00BA1173" w:rsidRPr="00BA1173">
        <w:t>~</w:t>
      </w:r>
      <w:r w:rsidR="00F53228" w:rsidRPr="00621932">
        <w:rPr>
          <w:i/>
        </w:rPr>
        <w:t xml:space="preserve"> mooli</w:t>
      </w:r>
      <w:r w:rsidR="0098090B" w:rsidRPr="0098090B">
        <w:t>/</w:t>
      </w:r>
      <w:r w:rsidR="00F53228" w:rsidRPr="00621932">
        <w:rPr>
          <w:i/>
        </w:rPr>
        <w:t>a</w:t>
      </w:r>
      <w:r w:rsidR="0075485B" w:rsidRPr="0075485B">
        <w:t>,</w:t>
      </w:r>
      <w:r w:rsidR="00B30251" w:rsidRPr="00621932">
        <w:rPr>
          <w:i/>
        </w:rPr>
        <w:t xml:space="preserve"> hauska </w:t>
      </w:r>
      <w:r w:rsidR="0075485B" w:rsidRPr="0075485B">
        <w:t>:</w:t>
      </w:r>
      <w:r w:rsidR="00B30251" w:rsidRPr="00621932">
        <w:rPr>
          <w:i/>
        </w:rPr>
        <w:t xml:space="preserve"> hauska</w:t>
      </w:r>
      <w:r w:rsidR="0098090B" w:rsidRPr="0098090B">
        <w:t>/</w:t>
      </w:r>
      <w:r w:rsidR="00B30251" w:rsidRPr="00621932">
        <w:rPr>
          <w:i/>
        </w:rPr>
        <w:t xml:space="preserve">n </w:t>
      </w:r>
      <w:r w:rsidR="0075485B" w:rsidRPr="0075485B">
        <w:t>:</w:t>
      </w:r>
      <w:r w:rsidR="00B30251" w:rsidRPr="00621932">
        <w:rPr>
          <w:i/>
        </w:rPr>
        <w:t xml:space="preserve"> hauska</w:t>
      </w:r>
      <w:r w:rsidR="0098090B" w:rsidRPr="0098090B">
        <w:t>/</w:t>
      </w:r>
      <w:r w:rsidR="00B30251" w:rsidRPr="00621932">
        <w:rPr>
          <w:i/>
        </w:rPr>
        <w:t>a</w:t>
      </w:r>
      <w:r w:rsidR="0075485B" w:rsidRPr="0075485B">
        <w:t>,</w:t>
      </w:r>
      <w:r w:rsidR="00BF7CEE">
        <w:rPr>
          <w:i/>
        </w:rPr>
        <w:t xml:space="preserve"> </w:t>
      </w:r>
      <w:r w:rsidR="0075485B">
        <w:t>(</w:t>
      </w:r>
      <w:r w:rsidR="00BF7CEE">
        <w:t>2.1)</w:t>
      </w:r>
      <w:r w:rsidR="00F53228" w:rsidRPr="00621932">
        <w:rPr>
          <w:i/>
        </w:rPr>
        <w:t xml:space="preserve"> meininki </w:t>
      </w:r>
      <w:r w:rsidR="0075485B" w:rsidRPr="0075485B">
        <w:t>:</w:t>
      </w:r>
      <w:r w:rsidR="00F53228" w:rsidRPr="00621932">
        <w:rPr>
          <w:i/>
        </w:rPr>
        <w:t xml:space="preserve"> meiningi</w:t>
      </w:r>
      <w:r w:rsidR="0098090B" w:rsidRPr="0098090B">
        <w:t>/</w:t>
      </w:r>
      <w:r w:rsidR="00F53228" w:rsidRPr="00621932">
        <w:rPr>
          <w:i/>
        </w:rPr>
        <w:t xml:space="preserve">n </w:t>
      </w:r>
      <w:r w:rsidR="00BA1173" w:rsidRPr="00BA1173">
        <w:t>~</w:t>
      </w:r>
      <w:r w:rsidR="00F53228" w:rsidRPr="00621932">
        <w:rPr>
          <w:i/>
        </w:rPr>
        <w:t xml:space="preserve"> meininki</w:t>
      </w:r>
      <w:r w:rsidR="0098090B" w:rsidRPr="0098090B">
        <w:t>/</w:t>
      </w:r>
      <w:r w:rsidR="00F53228" w:rsidRPr="00621932">
        <w:rPr>
          <w:i/>
        </w:rPr>
        <w:t xml:space="preserve">n </w:t>
      </w:r>
      <w:r w:rsidR="0075485B" w:rsidRPr="0075485B">
        <w:t>:</w:t>
      </w:r>
      <w:r w:rsidR="00F53228" w:rsidRPr="00621932">
        <w:rPr>
          <w:i/>
        </w:rPr>
        <w:t xml:space="preserve"> meininkki</w:t>
      </w:r>
      <w:r w:rsidR="0098090B" w:rsidRPr="0098090B">
        <w:t>/</w:t>
      </w:r>
      <w:r w:rsidR="00F53228" w:rsidRPr="00621932">
        <w:rPr>
          <w:i/>
        </w:rPr>
        <w:t xml:space="preserve">i </w:t>
      </w:r>
      <w:r w:rsidR="00BA1173" w:rsidRPr="00BA1173">
        <w:t>~</w:t>
      </w:r>
      <w:r w:rsidR="00F53228" w:rsidRPr="00621932">
        <w:rPr>
          <w:i/>
        </w:rPr>
        <w:t xml:space="preserve"> meininki</w:t>
      </w:r>
      <w:r w:rsidR="0098090B" w:rsidRPr="0098090B">
        <w:t>/</w:t>
      </w:r>
      <w:r w:rsidR="00F53228" w:rsidRPr="00621932">
        <w:rPr>
          <w:i/>
        </w:rPr>
        <w:t>ä</w:t>
      </w:r>
      <w:r w:rsidR="0075485B" w:rsidRPr="0075485B">
        <w:t>,</w:t>
      </w:r>
      <w:r w:rsidR="00F53228" w:rsidRPr="00621932">
        <w:rPr>
          <w:i/>
        </w:rPr>
        <w:t xml:space="preserve"> matala </w:t>
      </w:r>
      <w:r w:rsidR="0075485B" w:rsidRPr="0075485B">
        <w:t>:</w:t>
      </w:r>
      <w:r w:rsidR="00F53228" w:rsidRPr="00621932">
        <w:rPr>
          <w:i/>
        </w:rPr>
        <w:t xml:space="preserve"> matala</w:t>
      </w:r>
      <w:r w:rsidR="0098090B" w:rsidRPr="0098090B">
        <w:t>/</w:t>
      </w:r>
      <w:r w:rsidR="00F53228" w:rsidRPr="00621932">
        <w:rPr>
          <w:i/>
        </w:rPr>
        <w:t xml:space="preserve">n </w:t>
      </w:r>
      <w:r w:rsidR="0075485B" w:rsidRPr="0075485B">
        <w:t>:</w:t>
      </w:r>
      <w:r w:rsidR="00F53228" w:rsidRPr="00621932">
        <w:rPr>
          <w:i/>
        </w:rPr>
        <w:t xml:space="preserve"> matala</w:t>
      </w:r>
      <w:r w:rsidR="0098090B" w:rsidRPr="0098090B">
        <w:t>/</w:t>
      </w:r>
      <w:r w:rsidR="00F53228" w:rsidRPr="00621932">
        <w:rPr>
          <w:i/>
        </w:rPr>
        <w:t>a</w:t>
      </w:r>
      <w:r w:rsidR="0075485B" w:rsidRPr="0075485B">
        <w:t>,</w:t>
      </w:r>
      <w:r w:rsidR="004E1CB9">
        <w:rPr>
          <w:i/>
        </w:rPr>
        <w:t xml:space="preserve"> valkea </w:t>
      </w:r>
      <w:r w:rsidR="00BA1173" w:rsidRPr="00BA1173">
        <w:t>~</w:t>
      </w:r>
      <w:r w:rsidR="004E1CB9">
        <w:rPr>
          <w:i/>
        </w:rPr>
        <w:t xml:space="preserve"> valkia </w:t>
      </w:r>
      <w:r w:rsidR="0075485B" w:rsidRPr="0075485B">
        <w:t>:</w:t>
      </w:r>
      <w:r w:rsidR="004E1CB9">
        <w:rPr>
          <w:i/>
        </w:rPr>
        <w:t xml:space="preserve"> valkea</w:t>
      </w:r>
      <w:r w:rsidR="0098090B" w:rsidRPr="0098090B">
        <w:t>/</w:t>
      </w:r>
      <w:r w:rsidR="004E1CB9">
        <w:rPr>
          <w:i/>
        </w:rPr>
        <w:t xml:space="preserve">n </w:t>
      </w:r>
      <w:r w:rsidR="00BA1173" w:rsidRPr="00BA1173">
        <w:t>~</w:t>
      </w:r>
      <w:r w:rsidR="004E1CB9">
        <w:rPr>
          <w:i/>
        </w:rPr>
        <w:t xml:space="preserve"> valkia</w:t>
      </w:r>
      <w:r w:rsidR="0098090B" w:rsidRPr="0098090B">
        <w:t>/</w:t>
      </w:r>
      <w:r w:rsidR="004E1CB9">
        <w:rPr>
          <w:i/>
        </w:rPr>
        <w:t xml:space="preserve">n </w:t>
      </w:r>
      <w:r w:rsidR="0075485B" w:rsidRPr="0075485B">
        <w:t>:</w:t>
      </w:r>
      <w:r w:rsidR="004E1CB9">
        <w:rPr>
          <w:i/>
        </w:rPr>
        <w:t xml:space="preserve"> valkea</w:t>
      </w:r>
      <w:r w:rsidR="0098090B" w:rsidRPr="0098090B">
        <w:t>/</w:t>
      </w:r>
      <w:r w:rsidR="001D7BEE">
        <w:t>(</w:t>
      </w:r>
      <w:r w:rsidR="004E1CB9" w:rsidRPr="001D7BEE">
        <w:rPr>
          <w:i/>
        </w:rPr>
        <w:t>t</w:t>
      </w:r>
      <w:r w:rsidR="001D7BEE">
        <w:t>)</w:t>
      </w:r>
      <w:r w:rsidR="004E1CB9" w:rsidRPr="001D7BEE">
        <w:rPr>
          <w:i/>
        </w:rPr>
        <w:t>a</w:t>
      </w:r>
      <w:r w:rsidR="004E1CB9">
        <w:rPr>
          <w:i/>
        </w:rPr>
        <w:t xml:space="preserve"> </w:t>
      </w:r>
      <w:r w:rsidR="00BA1173" w:rsidRPr="00BA1173">
        <w:t>~</w:t>
      </w:r>
      <w:r w:rsidR="004E1CB9">
        <w:rPr>
          <w:i/>
        </w:rPr>
        <w:t xml:space="preserve"> valkia</w:t>
      </w:r>
      <w:r w:rsidR="0098090B" w:rsidRPr="0098090B">
        <w:t>/</w:t>
      </w:r>
      <w:r w:rsidR="004E1CB9">
        <w:rPr>
          <w:i/>
        </w:rPr>
        <w:t>a</w:t>
      </w:r>
      <w:r w:rsidR="0075485B" w:rsidRPr="0075485B">
        <w:t>,</w:t>
      </w:r>
      <w:r w:rsidR="004E1CB9">
        <w:rPr>
          <w:i/>
        </w:rPr>
        <w:t xml:space="preserve"> laattia </w:t>
      </w:r>
      <w:r w:rsidR="0075485B" w:rsidRPr="0075485B">
        <w:t>:</w:t>
      </w:r>
      <w:r w:rsidR="004E1CB9">
        <w:rPr>
          <w:i/>
        </w:rPr>
        <w:t xml:space="preserve"> laattia</w:t>
      </w:r>
      <w:r w:rsidR="0098090B" w:rsidRPr="0098090B">
        <w:t>/</w:t>
      </w:r>
      <w:r w:rsidR="00571C1F" w:rsidRPr="00EB759E">
        <w:t>(</w:t>
      </w:r>
      <w:r w:rsidR="004E1CB9">
        <w:rPr>
          <w:i/>
        </w:rPr>
        <w:t>t</w:t>
      </w:r>
      <w:r w:rsidR="00571C1F" w:rsidRPr="00EB759E">
        <w:t>)</w:t>
      </w:r>
      <w:r w:rsidR="004E1CB9">
        <w:rPr>
          <w:i/>
        </w:rPr>
        <w:t xml:space="preserve">a </w:t>
      </w:r>
      <w:r w:rsidR="00BA1173" w:rsidRPr="00BA1173">
        <w:t>~</w:t>
      </w:r>
      <w:r w:rsidR="004E1CB9">
        <w:rPr>
          <w:i/>
        </w:rPr>
        <w:t xml:space="preserve"> laattia</w:t>
      </w:r>
      <w:r w:rsidR="0098090B" w:rsidRPr="0098090B">
        <w:t>/</w:t>
      </w:r>
      <w:r w:rsidR="004E1CB9">
        <w:rPr>
          <w:i/>
        </w:rPr>
        <w:t>a</w:t>
      </w:r>
      <w:r w:rsidR="001B127A" w:rsidRPr="001B127A">
        <w:t>.</w:t>
      </w:r>
    </w:p>
    <w:p w14:paraId="7B882894" w14:textId="30583BF7" w:rsidR="00B30251" w:rsidRPr="00A95D68" w:rsidRDefault="00D82F16" w:rsidP="001714AE">
      <w:pPr>
        <w:pStyle w:val="Punktliste"/>
      </w:pPr>
      <w:r w:rsidRPr="00A95D68">
        <w:t xml:space="preserve">Muissa nomenityypiissä eli lyhykäisvokaalisista nomeniista </w:t>
      </w:r>
      <w:r w:rsidR="00677E5D">
        <w:t>konsonanttirank</w:t>
      </w:r>
      <w:r w:rsidR="00250ED4">
        <w:t>aisissa</w:t>
      </w:r>
      <w:r w:rsidR="008F59A2">
        <w:t xml:space="preserve"> </w:t>
      </w:r>
      <w:r w:rsidR="00250ED4">
        <w:t xml:space="preserve">eli </w:t>
      </w:r>
      <w:r w:rsidR="00250ED4" w:rsidRPr="00A95D68">
        <w:t xml:space="preserve">tyypiissä </w:t>
      </w:r>
      <w:r w:rsidR="00406899">
        <w:t>1.2 ja</w:t>
      </w:r>
      <w:r w:rsidRPr="00A95D68">
        <w:t xml:space="preserve"> 2.2 ja koko pitkävokaalisessa tyypissä 3 </w:t>
      </w:r>
      <w:r w:rsidR="00B30251" w:rsidRPr="00A95D68">
        <w:t xml:space="preserve">partitiivin suffiksi oon </w:t>
      </w:r>
      <w:r w:rsidR="00B30251" w:rsidRPr="000D71A6">
        <w:rPr>
          <w:i/>
        </w:rPr>
        <w:t>tA</w:t>
      </w:r>
      <w:r w:rsidR="00FD424B" w:rsidRPr="00A95D68">
        <w:t>.</w:t>
      </w:r>
      <w:r w:rsidR="00B30251" w:rsidRPr="00A95D68">
        <w:t xml:space="preserve"> </w:t>
      </w:r>
      <w:r w:rsidRPr="00A95D68">
        <w:t>Tässä ei ole ero</w:t>
      </w:r>
      <w:r w:rsidR="00AC6FA8">
        <w:t>i</w:t>
      </w:r>
      <w:r w:rsidRPr="00A95D68">
        <w:t xml:space="preserve">tusta eri kirjakainun </w:t>
      </w:r>
      <w:r w:rsidR="00E46A35">
        <w:t>varieteet</w:t>
      </w:r>
      <w:r w:rsidRPr="00A95D68">
        <w:t xml:space="preserve">iitten välilä. Ko sanala oon konsonanttiranka, </w:t>
      </w:r>
      <w:r w:rsidR="001714AE">
        <w:t xml:space="preserve">se </w:t>
      </w:r>
      <w:r w:rsidR="000D71A6">
        <w:t>suffiksin</w:t>
      </w:r>
      <w:r w:rsidR="00B30251" w:rsidRPr="00A95D68">
        <w:t xml:space="preserve"> lisäthään sanan konsonanttirankhaan. </w:t>
      </w:r>
      <w:r w:rsidR="00F93C4B" w:rsidRPr="00A95D68">
        <w:t>Esimerkiksi</w:t>
      </w:r>
      <w:r w:rsidR="00B30251" w:rsidRPr="00A95D68">
        <w:t xml:space="preserve"> </w:t>
      </w:r>
      <w:r w:rsidR="0075485B">
        <w:t>(</w:t>
      </w:r>
      <w:r w:rsidR="001714AE">
        <w:t>sg.</w:t>
      </w:r>
      <w:r w:rsidR="00B30251" w:rsidRPr="00A95D68">
        <w:t xml:space="preserve">nom. : </w:t>
      </w:r>
      <w:r w:rsidR="001714AE">
        <w:t>sg.</w:t>
      </w:r>
      <w:r w:rsidR="00B30251" w:rsidRPr="00A95D68">
        <w:t>gen. :</w:t>
      </w:r>
      <w:r w:rsidR="001714AE">
        <w:t xml:space="preserve"> sg.</w:t>
      </w:r>
      <w:r w:rsidR="00B30251" w:rsidRPr="00A95D68">
        <w:t xml:space="preserve">part.) </w:t>
      </w:r>
      <w:r w:rsidR="0075485B">
        <w:t>(</w:t>
      </w:r>
      <w:r w:rsidR="00286023" w:rsidRPr="00A95D68">
        <w:t xml:space="preserve">1.2) </w:t>
      </w:r>
      <w:r w:rsidR="00B30251" w:rsidRPr="008F59A2">
        <w:rPr>
          <w:i/>
        </w:rPr>
        <w:t xml:space="preserve">pieni </w:t>
      </w:r>
      <w:r w:rsidR="0075485B" w:rsidRPr="0075485B">
        <w:t>:</w:t>
      </w:r>
      <w:r w:rsidR="00B30251" w:rsidRPr="008F59A2">
        <w:rPr>
          <w:i/>
        </w:rPr>
        <w:t xml:space="preserve"> piene</w:t>
      </w:r>
      <w:r w:rsidR="0098090B" w:rsidRPr="0098090B">
        <w:t>/</w:t>
      </w:r>
      <w:r w:rsidR="00B30251" w:rsidRPr="008F59A2">
        <w:rPr>
          <w:i/>
        </w:rPr>
        <w:t xml:space="preserve">n </w:t>
      </w:r>
      <w:r w:rsidR="0075485B" w:rsidRPr="0075485B">
        <w:t>:</w:t>
      </w:r>
      <w:r w:rsidR="00B30251" w:rsidRPr="008F59A2">
        <w:rPr>
          <w:i/>
        </w:rPr>
        <w:t xml:space="preserve"> pien</w:t>
      </w:r>
      <w:r w:rsidR="0098090B" w:rsidRPr="0098090B">
        <w:t>/</w:t>
      </w:r>
      <w:r w:rsidR="00B30251" w:rsidRPr="008F59A2">
        <w:rPr>
          <w:i/>
        </w:rPr>
        <w:t>tä</w:t>
      </w:r>
      <w:r w:rsidR="0075485B" w:rsidRPr="0075485B">
        <w:t>,</w:t>
      </w:r>
      <w:r w:rsidR="00B30251" w:rsidRPr="008F59A2">
        <w:rPr>
          <w:i/>
        </w:rPr>
        <w:t xml:space="preserve"> lapsi </w:t>
      </w:r>
      <w:r w:rsidR="0075485B" w:rsidRPr="0075485B">
        <w:t>:</w:t>
      </w:r>
      <w:r w:rsidR="00B30251" w:rsidRPr="008F59A2">
        <w:rPr>
          <w:i/>
        </w:rPr>
        <w:t xml:space="preserve"> lapse</w:t>
      </w:r>
      <w:r w:rsidR="0098090B" w:rsidRPr="0098090B">
        <w:t>/</w:t>
      </w:r>
      <w:r w:rsidR="00B30251" w:rsidRPr="008F59A2">
        <w:rPr>
          <w:i/>
        </w:rPr>
        <w:t xml:space="preserve">n </w:t>
      </w:r>
      <w:r w:rsidR="0075485B" w:rsidRPr="0075485B">
        <w:t>:</w:t>
      </w:r>
      <w:r w:rsidR="00B30251" w:rsidRPr="008F59A2">
        <w:rPr>
          <w:i/>
        </w:rPr>
        <w:t xml:space="preserve"> las</w:t>
      </w:r>
      <w:r w:rsidR="0098090B" w:rsidRPr="0098090B">
        <w:t>/</w:t>
      </w:r>
      <w:r w:rsidR="00B30251" w:rsidRPr="008F59A2">
        <w:rPr>
          <w:i/>
        </w:rPr>
        <w:t>ta</w:t>
      </w:r>
      <w:r w:rsidR="0075485B" w:rsidRPr="0075485B">
        <w:t>,</w:t>
      </w:r>
      <w:r w:rsidR="00B30251" w:rsidRPr="00A95D68">
        <w:t xml:space="preserve"> </w:t>
      </w:r>
      <w:r w:rsidR="0075485B">
        <w:t>(</w:t>
      </w:r>
      <w:r w:rsidR="00286023" w:rsidRPr="00A95D68">
        <w:t xml:space="preserve">2.2) </w:t>
      </w:r>
      <w:r w:rsidRPr="008F59A2">
        <w:rPr>
          <w:i/>
        </w:rPr>
        <w:t>ty</w:t>
      </w:r>
      <w:r w:rsidR="0075485B" w:rsidRPr="0075485B">
        <w:t>(</w:t>
      </w:r>
      <w:r w:rsidRPr="008F59A2">
        <w:rPr>
          <w:i/>
        </w:rPr>
        <w:t>t</w:t>
      </w:r>
      <w:r w:rsidR="0075485B" w:rsidRPr="0075485B">
        <w:t>)</w:t>
      </w:r>
      <w:r w:rsidRPr="008F59A2">
        <w:rPr>
          <w:i/>
        </w:rPr>
        <w:t xml:space="preserve">är </w:t>
      </w:r>
      <w:r w:rsidR="0075485B" w:rsidRPr="0075485B">
        <w:t>:</w:t>
      </w:r>
      <w:r w:rsidRPr="008F59A2">
        <w:rPr>
          <w:i/>
        </w:rPr>
        <w:t xml:space="preserve"> tyttäre</w:t>
      </w:r>
      <w:r w:rsidR="0098090B" w:rsidRPr="0098090B">
        <w:t>/</w:t>
      </w:r>
      <w:r w:rsidRPr="008F59A2">
        <w:rPr>
          <w:i/>
        </w:rPr>
        <w:t xml:space="preserve">n </w:t>
      </w:r>
      <w:r w:rsidR="0075485B" w:rsidRPr="0075485B">
        <w:t>:</w:t>
      </w:r>
      <w:r w:rsidRPr="008F59A2">
        <w:rPr>
          <w:i/>
        </w:rPr>
        <w:t xml:space="preserve"> ty</w:t>
      </w:r>
      <w:r w:rsidR="0075485B" w:rsidRPr="0075485B">
        <w:t>(</w:t>
      </w:r>
      <w:r w:rsidRPr="008F59A2">
        <w:rPr>
          <w:i/>
        </w:rPr>
        <w:t>t</w:t>
      </w:r>
      <w:r w:rsidR="0075485B" w:rsidRPr="0075485B">
        <w:t>)</w:t>
      </w:r>
      <w:r w:rsidRPr="008F59A2">
        <w:rPr>
          <w:i/>
        </w:rPr>
        <w:t>är</w:t>
      </w:r>
      <w:r w:rsidR="0098090B" w:rsidRPr="0098090B">
        <w:t>/</w:t>
      </w:r>
      <w:r w:rsidRPr="008F59A2">
        <w:rPr>
          <w:i/>
        </w:rPr>
        <w:t>tä</w:t>
      </w:r>
      <w:r w:rsidR="0075485B" w:rsidRPr="0075485B">
        <w:t>,</w:t>
      </w:r>
      <w:r w:rsidRPr="008F59A2">
        <w:rPr>
          <w:i/>
        </w:rPr>
        <w:t xml:space="preserve"> </w:t>
      </w:r>
      <w:r w:rsidR="00286023" w:rsidRPr="008F59A2">
        <w:rPr>
          <w:i/>
        </w:rPr>
        <w:t xml:space="preserve">lämmin </w:t>
      </w:r>
      <w:r w:rsidR="0075485B" w:rsidRPr="0075485B">
        <w:t>:</w:t>
      </w:r>
      <w:r w:rsidR="00286023" w:rsidRPr="008F59A2">
        <w:rPr>
          <w:i/>
        </w:rPr>
        <w:t xml:space="preserve"> lämpimä</w:t>
      </w:r>
      <w:r w:rsidR="0098090B" w:rsidRPr="0098090B">
        <w:t>/</w:t>
      </w:r>
      <w:r w:rsidR="00286023" w:rsidRPr="008F59A2">
        <w:rPr>
          <w:i/>
        </w:rPr>
        <w:t xml:space="preserve">n </w:t>
      </w:r>
      <w:r w:rsidR="0075485B" w:rsidRPr="0075485B">
        <w:t>:</w:t>
      </w:r>
      <w:r w:rsidR="00286023" w:rsidRPr="008F59A2">
        <w:rPr>
          <w:i/>
        </w:rPr>
        <w:t xml:space="preserve"> lämmin</w:t>
      </w:r>
      <w:r w:rsidR="0098090B" w:rsidRPr="0098090B">
        <w:t>/</w:t>
      </w:r>
      <w:r w:rsidR="00286023" w:rsidRPr="008F59A2">
        <w:rPr>
          <w:i/>
        </w:rPr>
        <w:t>tä</w:t>
      </w:r>
      <w:r w:rsidR="0075485B" w:rsidRPr="0075485B">
        <w:t>,</w:t>
      </w:r>
      <w:r w:rsidRPr="00A95D68">
        <w:t xml:space="preserve"> </w:t>
      </w:r>
      <w:r w:rsidR="000D71CB">
        <w:rPr>
          <w:i/>
        </w:rPr>
        <w:t xml:space="preserve">tottuus </w:t>
      </w:r>
      <w:r w:rsidR="0075485B" w:rsidRPr="0075485B">
        <w:t>:</w:t>
      </w:r>
      <w:r w:rsidR="000D71CB">
        <w:rPr>
          <w:i/>
        </w:rPr>
        <w:t xml:space="preserve"> tottuu</w:t>
      </w:r>
      <w:r w:rsidR="0075485B" w:rsidRPr="0075485B">
        <w:t>(</w:t>
      </w:r>
      <w:r w:rsidR="000D71CB">
        <w:rPr>
          <w:i/>
        </w:rPr>
        <w:t>đ</w:t>
      </w:r>
      <w:r w:rsidR="0075485B" w:rsidRPr="0075485B">
        <w:t>)</w:t>
      </w:r>
      <w:r w:rsidR="000D71CB">
        <w:rPr>
          <w:i/>
        </w:rPr>
        <w:t>e</w:t>
      </w:r>
      <w:r w:rsidR="0098090B" w:rsidRPr="0098090B">
        <w:t>/</w:t>
      </w:r>
      <w:r w:rsidR="000D71CB">
        <w:rPr>
          <w:i/>
        </w:rPr>
        <w:t xml:space="preserve">n </w:t>
      </w:r>
      <w:r w:rsidR="0075485B" w:rsidRPr="0075485B">
        <w:t>:</w:t>
      </w:r>
      <w:r w:rsidR="000D71CB">
        <w:rPr>
          <w:i/>
        </w:rPr>
        <w:t xml:space="preserve"> tottuut</w:t>
      </w:r>
      <w:r w:rsidR="0098090B" w:rsidRPr="0098090B">
        <w:t>/</w:t>
      </w:r>
      <w:r w:rsidR="000D71CB">
        <w:rPr>
          <w:i/>
        </w:rPr>
        <w:t>ta</w:t>
      </w:r>
      <w:r w:rsidR="0075485B" w:rsidRPr="0075485B">
        <w:t>,</w:t>
      </w:r>
      <w:r w:rsidR="000D71CB">
        <w:t xml:space="preserve"> </w:t>
      </w:r>
      <w:r w:rsidR="000E2F47">
        <w:rPr>
          <w:i/>
        </w:rPr>
        <w:t xml:space="preserve">veres </w:t>
      </w:r>
      <w:r w:rsidR="0075485B" w:rsidRPr="0075485B">
        <w:t>:</w:t>
      </w:r>
      <w:r w:rsidR="00A27599">
        <w:rPr>
          <w:i/>
        </w:rPr>
        <w:t xml:space="preserve"> ve</w:t>
      </w:r>
      <w:r w:rsidR="000E2F47">
        <w:rPr>
          <w:i/>
        </w:rPr>
        <w:t>rekse</w:t>
      </w:r>
      <w:r w:rsidR="0098090B" w:rsidRPr="0098090B">
        <w:t>/</w:t>
      </w:r>
      <w:r w:rsidR="000E2F47">
        <w:rPr>
          <w:i/>
        </w:rPr>
        <w:t xml:space="preserve">n </w:t>
      </w:r>
      <w:r w:rsidR="0075485B" w:rsidRPr="0075485B">
        <w:t>:</w:t>
      </w:r>
      <w:r w:rsidR="000E2F47">
        <w:rPr>
          <w:i/>
        </w:rPr>
        <w:t xml:space="preserve"> veres</w:t>
      </w:r>
      <w:r w:rsidR="0098090B" w:rsidRPr="0098090B">
        <w:t>/</w:t>
      </w:r>
      <w:r w:rsidR="000E2F47">
        <w:rPr>
          <w:i/>
        </w:rPr>
        <w:t>tä</w:t>
      </w:r>
      <w:r w:rsidR="0075485B" w:rsidRPr="0075485B">
        <w:t>,</w:t>
      </w:r>
      <w:r w:rsidR="000E2F47">
        <w:rPr>
          <w:i/>
        </w:rPr>
        <w:t xml:space="preserve"> ihminen </w:t>
      </w:r>
      <w:r w:rsidR="0075485B" w:rsidRPr="0075485B">
        <w:t>:</w:t>
      </w:r>
      <w:r w:rsidR="000E2F47">
        <w:rPr>
          <w:i/>
        </w:rPr>
        <w:t xml:space="preserve"> ihmise</w:t>
      </w:r>
      <w:r w:rsidR="0098090B" w:rsidRPr="0098090B">
        <w:t>/</w:t>
      </w:r>
      <w:r w:rsidR="000E2F47">
        <w:rPr>
          <w:i/>
        </w:rPr>
        <w:t xml:space="preserve">n </w:t>
      </w:r>
      <w:r w:rsidR="0075485B" w:rsidRPr="0075485B">
        <w:t>:</w:t>
      </w:r>
      <w:r w:rsidR="000E2F47">
        <w:rPr>
          <w:i/>
        </w:rPr>
        <w:t xml:space="preserve"> ihmis</w:t>
      </w:r>
      <w:r w:rsidR="0098090B" w:rsidRPr="0098090B">
        <w:t>/</w:t>
      </w:r>
      <w:r w:rsidR="000E2F47">
        <w:rPr>
          <w:i/>
        </w:rPr>
        <w:t>tä</w:t>
      </w:r>
      <w:r w:rsidR="0075485B" w:rsidRPr="0075485B">
        <w:t>,</w:t>
      </w:r>
      <w:r w:rsidR="00286023" w:rsidRPr="008F59A2">
        <w:rPr>
          <w:i/>
        </w:rPr>
        <w:t xml:space="preserve"> kainulainen </w:t>
      </w:r>
      <w:r w:rsidR="0075485B" w:rsidRPr="0075485B">
        <w:t>:</w:t>
      </w:r>
      <w:r w:rsidR="00286023" w:rsidRPr="008F59A2">
        <w:rPr>
          <w:i/>
        </w:rPr>
        <w:t xml:space="preserve"> kainulaise</w:t>
      </w:r>
      <w:r w:rsidR="0098090B" w:rsidRPr="0098090B">
        <w:t>/</w:t>
      </w:r>
      <w:r w:rsidR="00286023" w:rsidRPr="008F59A2">
        <w:rPr>
          <w:i/>
        </w:rPr>
        <w:t xml:space="preserve">n </w:t>
      </w:r>
      <w:r w:rsidR="0075485B" w:rsidRPr="0075485B">
        <w:t>:</w:t>
      </w:r>
      <w:r w:rsidR="00286023" w:rsidRPr="008F59A2">
        <w:rPr>
          <w:i/>
        </w:rPr>
        <w:t xml:space="preserve"> kainulais</w:t>
      </w:r>
      <w:r w:rsidR="0098090B" w:rsidRPr="0098090B">
        <w:t>/</w:t>
      </w:r>
      <w:r w:rsidR="00286023" w:rsidRPr="008F59A2">
        <w:rPr>
          <w:i/>
        </w:rPr>
        <w:t>ta</w:t>
      </w:r>
      <w:r w:rsidR="00286023" w:rsidRPr="00A95D68">
        <w:t>,</w:t>
      </w:r>
      <w:r w:rsidR="006A3456" w:rsidRPr="00A95D68">
        <w:t xml:space="preserve"> </w:t>
      </w:r>
      <w:r w:rsidR="0075485B">
        <w:t>(</w:t>
      </w:r>
      <w:r w:rsidR="006A3456" w:rsidRPr="00A95D68">
        <w:t>3.1)</w:t>
      </w:r>
      <w:r w:rsidR="00286023" w:rsidRPr="00A95D68">
        <w:t xml:space="preserve"> </w:t>
      </w:r>
      <w:r w:rsidR="006A3456" w:rsidRPr="008F59A2">
        <w:rPr>
          <w:i/>
        </w:rPr>
        <w:t xml:space="preserve">tie </w:t>
      </w:r>
      <w:r w:rsidR="0075485B" w:rsidRPr="0075485B">
        <w:t>:</w:t>
      </w:r>
      <w:r w:rsidR="006A3456" w:rsidRPr="008F59A2">
        <w:rPr>
          <w:i/>
        </w:rPr>
        <w:t xml:space="preserve"> tie</w:t>
      </w:r>
      <w:r w:rsidR="0098090B" w:rsidRPr="0098090B">
        <w:t>/</w:t>
      </w:r>
      <w:r w:rsidR="006A3456" w:rsidRPr="008F59A2">
        <w:rPr>
          <w:i/>
        </w:rPr>
        <w:t xml:space="preserve">n </w:t>
      </w:r>
      <w:r w:rsidR="0075485B" w:rsidRPr="0075485B">
        <w:t>:</w:t>
      </w:r>
      <w:r w:rsidR="006A3456" w:rsidRPr="008F59A2">
        <w:rPr>
          <w:i/>
        </w:rPr>
        <w:t xml:space="preserve"> tie</w:t>
      </w:r>
      <w:r w:rsidR="0098090B" w:rsidRPr="0098090B">
        <w:t>/</w:t>
      </w:r>
      <w:r w:rsidR="006A3456" w:rsidRPr="008F59A2">
        <w:rPr>
          <w:i/>
        </w:rPr>
        <w:t>tä</w:t>
      </w:r>
      <w:r w:rsidR="0075485B" w:rsidRPr="0075485B">
        <w:t>,</w:t>
      </w:r>
      <w:r w:rsidR="006A3456" w:rsidRPr="008F59A2">
        <w:rPr>
          <w:i/>
        </w:rPr>
        <w:t xml:space="preserve"> valkkee </w:t>
      </w:r>
      <w:r w:rsidR="0075485B" w:rsidRPr="0075485B">
        <w:t>:</w:t>
      </w:r>
      <w:r w:rsidR="006A3456" w:rsidRPr="008F59A2">
        <w:rPr>
          <w:i/>
        </w:rPr>
        <w:t xml:space="preserve"> valkkee</w:t>
      </w:r>
      <w:r w:rsidR="0098090B" w:rsidRPr="0098090B">
        <w:t>/</w:t>
      </w:r>
      <w:r w:rsidR="006A3456" w:rsidRPr="008F59A2">
        <w:rPr>
          <w:i/>
        </w:rPr>
        <w:t xml:space="preserve">n </w:t>
      </w:r>
      <w:r w:rsidR="0075485B" w:rsidRPr="0075485B">
        <w:t>:</w:t>
      </w:r>
      <w:r w:rsidR="006A3456" w:rsidRPr="008F59A2">
        <w:rPr>
          <w:i/>
        </w:rPr>
        <w:t xml:space="preserve"> valkkee</w:t>
      </w:r>
      <w:r w:rsidR="0098090B" w:rsidRPr="0098090B">
        <w:t>/</w:t>
      </w:r>
      <w:r w:rsidR="006A3456" w:rsidRPr="008F59A2">
        <w:rPr>
          <w:i/>
        </w:rPr>
        <w:t>ta</w:t>
      </w:r>
      <w:r w:rsidR="0075485B" w:rsidRPr="0075485B">
        <w:t>,</w:t>
      </w:r>
      <w:r w:rsidR="006A3456" w:rsidRPr="008F59A2">
        <w:rPr>
          <w:i/>
        </w:rPr>
        <w:t xml:space="preserve"> vapaa</w:t>
      </w:r>
      <w:r w:rsidR="0075485B" w:rsidRPr="0075485B">
        <w:t>:</w:t>
      </w:r>
      <w:r w:rsidR="006A3456" w:rsidRPr="008F59A2">
        <w:rPr>
          <w:i/>
        </w:rPr>
        <w:t xml:space="preserve"> vaphaan</w:t>
      </w:r>
      <w:r w:rsidR="0098090B" w:rsidRPr="0098090B">
        <w:t>/</w:t>
      </w:r>
      <w:r w:rsidR="006A3456" w:rsidRPr="008F59A2">
        <w:rPr>
          <w:i/>
        </w:rPr>
        <w:t xml:space="preserve">n </w:t>
      </w:r>
      <w:r w:rsidR="0075485B" w:rsidRPr="0075485B">
        <w:t>:</w:t>
      </w:r>
      <w:r w:rsidR="006A3456" w:rsidRPr="008F59A2">
        <w:rPr>
          <w:i/>
        </w:rPr>
        <w:t xml:space="preserve"> vaphaa</w:t>
      </w:r>
      <w:r w:rsidR="0098090B" w:rsidRPr="0098090B">
        <w:t>/</w:t>
      </w:r>
      <w:r w:rsidR="006A3456" w:rsidRPr="008F59A2">
        <w:rPr>
          <w:i/>
        </w:rPr>
        <w:t>ta</w:t>
      </w:r>
      <w:r w:rsidR="0075485B" w:rsidRPr="0075485B">
        <w:t>,</w:t>
      </w:r>
      <w:r w:rsidR="006A3456" w:rsidRPr="00A95D68">
        <w:t xml:space="preserve"> </w:t>
      </w:r>
      <w:r w:rsidR="0075485B">
        <w:t>(</w:t>
      </w:r>
      <w:r w:rsidR="006A3456" w:rsidRPr="00A95D68">
        <w:t>3.2)</w:t>
      </w:r>
      <w:r w:rsidR="00286023" w:rsidRPr="00A95D68">
        <w:t xml:space="preserve"> </w:t>
      </w:r>
      <w:r w:rsidR="00B30251" w:rsidRPr="008F59A2">
        <w:rPr>
          <w:i/>
        </w:rPr>
        <w:t xml:space="preserve">rakas </w:t>
      </w:r>
      <w:r w:rsidR="0075485B" w:rsidRPr="0075485B">
        <w:t>:</w:t>
      </w:r>
      <w:r w:rsidR="00B30251" w:rsidRPr="008F59A2">
        <w:rPr>
          <w:i/>
        </w:rPr>
        <w:t xml:space="preserve"> rakkhaa</w:t>
      </w:r>
      <w:r w:rsidR="0098090B" w:rsidRPr="0098090B">
        <w:t>/</w:t>
      </w:r>
      <w:r w:rsidR="00B30251" w:rsidRPr="008F59A2">
        <w:rPr>
          <w:i/>
        </w:rPr>
        <w:t xml:space="preserve">n </w:t>
      </w:r>
      <w:r w:rsidR="0075485B" w:rsidRPr="0075485B">
        <w:t>:</w:t>
      </w:r>
      <w:r w:rsidR="00B30251" w:rsidRPr="008F59A2">
        <w:rPr>
          <w:i/>
        </w:rPr>
        <w:t xml:space="preserve"> rakas</w:t>
      </w:r>
      <w:r w:rsidR="0098090B" w:rsidRPr="0098090B">
        <w:t>/</w:t>
      </w:r>
      <w:r w:rsidR="00B30251" w:rsidRPr="008F59A2">
        <w:rPr>
          <w:i/>
        </w:rPr>
        <w:t>ta</w:t>
      </w:r>
      <w:r w:rsidR="0075485B" w:rsidRPr="0075485B">
        <w:t>,</w:t>
      </w:r>
      <w:r w:rsidR="006171FB" w:rsidRPr="008F59A2">
        <w:rPr>
          <w:i/>
        </w:rPr>
        <w:t xml:space="preserve"> </w:t>
      </w:r>
      <w:r w:rsidR="00AA3FD1">
        <w:rPr>
          <w:i/>
        </w:rPr>
        <w:t>hylje</w:t>
      </w:r>
      <w:r w:rsidR="0075485B" w:rsidRPr="0075485B">
        <w:t>(</w:t>
      </w:r>
      <w:r w:rsidR="00AA3FD1">
        <w:rPr>
          <w:i/>
        </w:rPr>
        <w:t>t</w:t>
      </w:r>
      <w:r w:rsidR="0075485B" w:rsidRPr="0075485B">
        <w:t>)</w:t>
      </w:r>
      <w:r w:rsidR="00AA3FD1">
        <w:rPr>
          <w:i/>
        </w:rPr>
        <w:t xml:space="preserve"> </w:t>
      </w:r>
      <w:r w:rsidR="0075485B" w:rsidRPr="0075485B">
        <w:t>:</w:t>
      </w:r>
      <w:r w:rsidR="00AA3FD1">
        <w:rPr>
          <w:i/>
        </w:rPr>
        <w:t xml:space="preserve"> hylkhee</w:t>
      </w:r>
      <w:r w:rsidR="0098090B" w:rsidRPr="0098090B">
        <w:t>/</w:t>
      </w:r>
      <w:r w:rsidR="00AA3FD1">
        <w:rPr>
          <w:i/>
        </w:rPr>
        <w:t xml:space="preserve">n </w:t>
      </w:r>
      <w:r w:rsidR="0075485B" w:rsidRPr="0075485B">
        <w:t>:</w:t>
      </w:r>
      <w:r w:rsidR="00AA3FD1">
        <w:rPr>
          <w:i/>
        </w:rPr>
        <w:t xml:space="preserve"> hylj</w:t>
      </w:r>
      <w:r w:rsidR="006A3456" w:rsidRPr="008F59A2">
        <w:rPr>
          <w:i/>
        </w:rPr>
        <w:t>et</w:t>
      </w:r>
      <w:r w:rsidR="0098090B" w:rsidRPr="0098090B">
        <w:t>/</w:t>
      </w:r>
      <w:r w:rsidR="006A3456" w:rsidRPr="008F59A2">
        <w:rPr>
          <w:i/>
        </w:rPr>
        <w:t>tä</w:t>
      </w:r>
      <w:r w:rsidR="0075485B" w:rsidRPr="0075485B">
        <w:t>,</w:t>
      </w:r>
      <w:r w:rsidR="007B780A">
        <w:rPr>
          <w:i/>
        </w:rPr>
        <w:t xml:space="preserve"> kuol</w:t>
      </w:r>
      <w:r w:rsidR="00C27E39">
        <w:rPr>
          <w:i/>
        </w:rPr>
        <w:t>u</w:t>
      </w:r>
      <w:r w:rsidR="001B127A" w:rsidRPr="001B127A">
        <w:t>(</w:t>
      </w:r>
      <w:r w:rsidR="00E8383F">
        <w:rPr>
          <w:i/>
        </w:rPr>
        <w:t>t</w:t>
      </w:r>
      <w:r w:rsidR="001B127A" w:rsidRPr="001B127A">
        <w:t>)</w:t>
      </w:r>
      <w:r w:rsidR="00C27E39">
        <w:rPr>
          <w:i/>
        </w:rPr>
        <w:t xml:space="preserve"> </w:t>
      </w:r>
      <w:r w:rsidR="0075485B" w:rsidRPr="0075485B">
        <w:t>:</w:t>
      </w:r>
      <w:r w:rsidR="007B780A">
        <w:rPr>
          <w:i/>
        </w:rPr>
        <w:t xml:space="preserve"> kuolhee</w:t>
      </w:r>
      <w:r w:rsidR="0098090B" w:rsidRPr="0098090B">
        <w:t>/</w:t>
      </w:r>
      <w:r w:rsidR="007B780A">
        <w:rPr>
          <w:i/>
        </w:rPr>
        <w:t xml:space="preserve">n </w:t>
      </w:r>
      <w:r w:rsidR="0075485B" w:rsidRPr="0075485B">
        <w:t>:</w:t>
      </w:r>
      <w:r w:rsidR="007B780A">
        <w:rPr>
          <w:i/>
        </w:rPr>
        <w:t xml:space="preserve"> kuolut</w:t>
      </w:r>
      <w:r w:rsidR="0098090B" w:rsidRPr="0098090B">
        <w:t>/</w:t>
      </w:r>
      <w:r w:rsidR="007B780A">
        <w:rPr>
          <w:i/>
        </w:rPr>
        <w:t>ta</w:t>
      </w:r>
      <w:r w:rsidR="00B30251" w:rsidRPr="00A95D68">
        <w:t>.</w:t>
      </w:r>
    </w:p>
    <w:p w14:paraId="3E878956" w14:textId="4AF7C4A1" w:rsidR="000A58FE" w:rsidRPr="00A95D68" w:rsidRDefault="000A58FE" w:rsidP="000A58FE">
      <w:pPr>
        <w:pStyle w:val="Overskrift4"/>
      </w:pPr>
      <w:bookmarkStart w:id="1338" w:name="_Toc311273825"/>
      <w:r w:rsidRPr="00A95D68">
        <w:t>Pluraalin partitiiv</w:t>
      </w:r>
      <w:r w:rsidR="00E52795">
        <w:t>i</w:t>
      </w:r>
      <w:bookmarkEnd w:id="1338"/>
    </w:p>
    <w:p w14:paraId="08421337" w14:textId="13751ABC" w:rsidR="00D62A14" w:rsidRPr="00A95D68" w:rsidRDefault="00D62A14" w:rsidP="008412B0">
      <w:pPr>
        <w:pStyle w:val="Punktliste"/>
        <w:numPr>
          <w:ilvl w:val="0"/>
          <w:numId w:val="0"/>
        </w:numPr>
      </w:pPr>
      <w:r w:rsidRPr="00860C3D">
        <w:rPr>
          <w:smallCaps/>
        </w:rPr>
        <w:t>Pluraalin partitiivin</w:t>
      </w:r>
      <w:r w:rsidRPr="00A95D68">
        <w:t xml:space="preserve"> suffiksit oon </w:t>
      </w:r>
      <w:r w:rsidR="007A5CED" w:rsidRPr="00A95D68">
        <w:t xml:space="preserve">Porsangin </w:t>
      </w:r>
      <w:r w:rsidR="008412B0">
        <w:t xml:space="preserve">ja Raisin </w:t>
      </w:r>
      <w:r w:rsidR="00E46A35">
        <w:t>varieteet</w:t>
      </w:r>
      <w:r w:rsidR="007A5CED" w:rsidRPr="00A95D68">
        <w:t>i</w:t>
      </w:r>
      <w:r w:rsidR="00707C06">
        <w:t>i</w:t>
      </w:r>
      <w:r w:rsidR="00A27599">
        <w:t>ssa vokaalinpitenemä</w:t>
      </w:r>
      <w:r w:rsidRPr="00A95D68">
        <w:t xml:space="preserve"> </w:t>
      </w:r>
      <w:r w:rsidR="007A5CED" w:rsidRPr="00A95D68">
        <w:t xml:space="preserve">tahi </w:t>
      </w:r>
      <w:r w:rsidR="007A5CED" w:rsidRPr="00AC756E">
        <w:rPr>
          <w:i/>
        </w:rPr>
        <w:t>tA</w:t>
      </w:r>
      <w:r w:rsidR="007A5CED" w:rsidRPr="00A95D68">
        <w:t xml:space="preserve"> tahi se kokonhansa vailuu. Muissa </w:t>
      </w:r>
      <w:r w:rsidR="00E46A35">
        <w:t>varieteet</w:t>
      </w:r>
      <w:r w:rsidR="007A5CED" w:rsidRPr="00A95D68">
        <w:t xml:space="preserve">iissa </w:t>
      </w:r>
      <w:r w:rsidR="006B57BF">
        <w:t>suffiksit</w:t>
      </w:r>
      <w:r w:rsidR="007A5CED" w:rsidRPr="00A95D68">
        <w:t xml:space="preserve"> oon </w:t>
      </w:r>
      <w:r w:rsidR="007A5CED" w:rsidRPr="00AC756E">
        <w:rPr>
          <w:i/>
        </w:rPr>
        <w:t>A</w:t>
      </w:r>
      <w:r w:rsidR="007A5CED" w:rsidRPr="00A95D68">
        <w:t xml:space="preserve"> tahi </w:t>
      </w:r>
      <w:r w:rsidR="007A5CED" w:rsidRPr="00AC756E">
        <w:rPr>
          <w:i/>
        </w:rPr>
        <w:t>tA</w:t>
      </w:r>
      <w:r w:rsidR="007A5CED" w:rsidRPr="00A95D68">
        <w:t>. Ka</w:t>
      </w:r>
      <w:r w:rsidR="00AC756E">
        <w:t>tt</w:t>
      </w:r>
      <w:r w:rsidR="007A5CED" w:rsidRPr="00A95D68">
        <w:t xml:space="preserve">oma </w:t>
      </w:r>
      <w:r w:rsidR="008F047A">
        <w:t>nomenityyp</w:t>
      </w:r>
      <w:r w:rsidR="007A5CED" w:rsidRPr="00A95D68">
        <w:t>pi</w:t>
      </w:r>
      <w:r w:rsidR="00AC756E">
        <w:t>i</w:t>
      </w:r>
      <w:r w:rsidR="007A5CED" w:rsidRPr="00A95D68">
        <w:t xml:space="preserve"> erittäin.</w:t>
      </w:r>
    </w:p>
    <w:p w14:paraId="5D6531E2" w14:textId="06E7893B" w:rsidR="007A5CED" w:rsidRPr="00A95D68" w:rsidRDefault="008F047A" w:rsidP="00EF338F">
      <w:pPr>
        <w:pStyle w:val="Punktliste"/>
      </w:pPr>
      <w:r>
        <w:t>Nomenityyp</w:t>
      </w:r>
      <w:r w:rsidR="00EB6832">
        <w:t>iissä</w:t>
      </w:r>
      <w:r w:rsidR="007A5CED" w:rsidRPr="00A95D68">
        <w:t xml:space="preserve"> 1.1 ja 1.2 </w:t>
      </w:r>
      <w:r w:rsidR="002750EC">
        <w:t>eli kaksi</w:t>
      </w:r>
      <w:r w:rsidR="006678A0">
        <w:t>tav</w:t>
      </w:r>
      <w:r w:rsidR="002750EC">
        <w:t xml:space="preserve">uiset lyhykäisvokaaliset rangat </w:t>
      </w:r>
      <w:r w:rsidR="007A5CED" w:rsidRPr="00A95D68">
        <w:t xml:space="preserve">Porsangin </w:t>
      </w:r>
      <w:r w:rsidR="00DD6F9F">
        <w:t xml:space="preserve">ja Raisin </w:t>
      </w:r>
      <w:r w:rsidR="00E46A35">
        <w:t>varieteet</w:t>
      </w:r>
      <w:r w:rsidR="007A5CED" w:rsidRPr="00A95D68">
        <w:t>i</w:t>
      </w:r>
      <w:r w:rsidR="002750EC">
        <w:t>i</w:t>
      </w:r>
      <w:r w:rsidR="007A5CED" w:rsidRPr="00A95D68">
        <w:t xml:space="preserve">ssa </w:t>
      </w:r>
      <w:r w:rsidR="002750EC">
        <w:t xml:space="preserve">partitiivin </w:t>
      </w:r>
      <w:r w:rsidR="00AA5498">
        <w:t>suffiksinna</w:t>
      </w:r>
      <w:r w:rsidR="007A5CED" w:rsidRPr="00A95D68">
        <w:t xml:space="preserve"> oon joko vokaalinpitenemä tahi ei mithään. Vokaalinpitenemä se </w:t>
      </w:r>
      <w:r w:rsidR="002750EC">
        <w:t xml:space="preserve">oon silloin </w:t>
      </w:r>
      <w:r w:rsidR="007A5CED" w:rsidRPr="00A95D68">
        <w:t xml:space="preserve">ko pluraalin ranka loppuu </w:t>
      </w:r>
      <w:r w:rsidR="007A5CED" w:rsidRPr="008D0078">
        <w:rPr>
          <w:i/>
        </w:rPr>
        <w:t>Ki</w:t>
      </w:r>
      <w:r w:rsidR="007A5CED" w:rsidRPr="00A95D68">
        <w:t xml:space="preserve">, muutoin se vailuu. </w:t>
      </w:r>
      <w:r w:rsidR="00A827F7" w:rsidRPr="00A95D68">
        <w:t xml:space="preserve">Muissa </w:t>
      </w:r>
      <w:r w:rsidR="00E46A35">
        <w:t>varieteet</w:t>
      </w:r>
      <w:r w:rsidR="00A827F7" w:rsidRPr="00A95D68">
        <w:t xml:space="preserve">iissa </w:t>
      </w:r>
      <w:r w:rsidR="002750EC">
        <w:t xml:space="preserve">partitiivin </w:t>
      </w:r>
      <w:r w:rsidR="00AA5498">
        <w:t>suffiksinna</w:t>
      </w:r>
      <w:r w:rsidR="00A827F7" w:rsidRPr="00A95D68">
        <w:t xml:space="preserve"> oon </w:t>
      </w:r>
      <w:r w:rsidR="00A827F7" w:rsidRPr="008D0078">
        <w:rPr>
          <w:i/>
        </w:rPr>
        <w:t>A</w:t>
      </w:r>
      <w:r w:rsidR="00A827F7" w:rsidRPr="00A95D68">
        <w:t>. Jos sanan lopphuun silloin tulis kolme vokaali</w:t>
      </w:r>
      <w:r w:rsidR="00DD6F9F">
        <w:t>i</w:t>
      </w:r>
      <w:r w:rsidR="002B454E">
        <w:t xml:space="preserve"> pö</w:t>
      </w:r>
      <w:r w:rsidR="00A827F7" w:rsidRPr="00A95D68">
        <w:t>rätysten</w:t>
      </w:r>
      <w:r w:rsidR="000E6BCB" w:rsidRPr="00A95D68">
        <w:t xml:space="preserve">, se pluraalin </w:t>
      </w:r>
      <w:r w:rsidR="000E6BCB" w:rsidRPr="00B77F34">
        <w:rPr>
          <w:i/>
        </w:rPr>
        <w:t>i &gt; j</w:t>
      </w:r>
      <w:r w:rsidR="000E6BCB" w:rsidRPr="00A95D68">
        <w:t>.</w:t>
      </w:r>
      <w:r w:rsidR="00A827F7" w:rsidRPr="00A95D68">
        <w:t xml:space="preserve"> </w:t>
      </w:r>
      <w:r w:rsidR="000E6BCB" w:rsidRPr="00A95D68">
        <w:t xml:space="preserve">Esimerkkii: </w:t>
      </w:r>
      <w:r w:rsidR="0075485B">
        <w:t>(</w:t>
      </w:r>
      <w:r w:rsidR="005C1A74" w:rsidRPr="00A95D68">
        <w:t xml:space="preserve">sg.nom. : sg.gen. : pl.part.) </w:t>
      </w:r>
      <w:r w:rsidR="005C1A74" w:rsidRPr="00B77F34">
        <w:rPr>
          <w:i/>
        </w:rPr>
        <w:t xml:space="preserve">poika </w:t>
      </w:r>
      <w:r w:rsidR="0075485B" w:rsidRPr="0075485B">
        <w:t>:</w:t>
      </w:r>
      <w:r w:rsidR="005C1A74" w:rsidRPr="00B77F34">
        <w:rPr>
          <w:i/>
        </w:rPr>
        <w:t xml:space="preserve"> poja</w:t>
      </w:r>
      <w:r w:rsidR="0098090B" w:rsidRPr="0098090B">
        <w:t>/</w:t>
      </w:r>
      <w:r w:rsidR="005C1A74" w:rsidRPr="00B77F34">
        <w:rPr>
          <w:i/>
        </w:rPr>
        <w:t xml:space="preserve">n </w:t>
      </w:r>
      <w:r w:rsidR="0075485B" w:rsidRPr="0075485B">
        <w:t>:</w:t>
      </w:r>
      <w:r w:rsidR="005C1A74" w:rsidRPr="00B77F34">
        <w:rPr>
          <w:i/>
        </w:rPr>
        <w:t xml:space="preserve"> poikk</w:t>
      </w:r>
      <w:r w:rsidR="0098090B" w:rsidRPr="0098090B">
        <w:t>/</w:t>
      </w:r>
      <w:r w:rsidR="005C1A74" w:rsidRPr="00B77F34">
        <w:rPr>
          <w:i/>
        </w:rPr>
        <w:t>i</w:t>
      </w:r>
      <w:r w:rsidR="0098090B" w:rsidRPr="0098090B">
        <w:t>/</w:t>
      </w:r>
      <w:r w:rsidR="005C1A74" w:rsidRPr="00B77F34">
        <w:rPr>
          <w:i/>
        </w:rPr>
        <w:t xml:space="preserve">i </w:t>
      </w:r>
      <w:r w:rsidR="00BA1173" w:rsidRPr="00BA1173">
        <w:t>~</w:t>
      </w:r>
      <w:r w:rsidR="005C1A74" w:rsidRPr="00B77F34">
        <w:rPr>
          <w:i/>
        </w:rPr>
        <w:t xml:space="preserve"> poik</w:t>
      </w:r>
      <w:r w:rsidR="0098090B" w:rsidRPr="0098090B">
        <w:t>/</w:t>
      </w:r>
      <w:r w:rsidR="005C1A74" w:rsidRPr="00B77F34">
        <w:rPr>
          <w:i/>
        </w:rPr>
        <w:t>i</w:t>
      </w:r>
      <w:r w:rsidR="0098090B" w:rsidRPr="0098090B">
        <w:t>/</w:t>
      </w:r>
      <w:r w:rsidR="005C1A74" w:rsidRPr="00B77F34">
        <w:rPr>
          <w:i/>
        </w:rPr>
        <w:t>a</w:t>
      </w:r>
      <w:r w:rsidR="0075485B" w:rsidRPr="0075485B">
        <w:t>,</w:t>
      </w:r>
      <w:r w:rsidR="005C1A74" w:rsidRPr="00B77F34">
        <w:rPr>
          <w:i/>
        </w:rPr>
        <w:t xml:space="preserve"> saita </w:t>
      </w:r>
      <w:r w:rsidR="0075485B" w:rsidRPr="0075485B">
        <w:t>:</w:t>
      </w:r>
      <w:r w:rsidR="004D6F6B">
        <w:t xml:space="preserve"> </w:t>
      </w:r>
      <w:r w:rsidR="005C1A74" w:rsidRPr="00B77F34">
        <w:rPr>
          <w:i/>
        </w:rPr>
        <w:t>sai</w:t>
      </w:r>
      <w:r w:rsidR="0075485B" w:rsidRPr="0075485B">
        <w:t>(</w:t>
      </w:r>
      <w:r w:rsidR="005C1A74" w:rsidRPr="00B77F34">
        <w:rPr>
          <w:i/>
        </w:rPr>
        <w:t>đ</w:t>
      </w:r>
      <w:r w:rsidR="0075485B" w:rsidRPr="0075485B">
        <w:t>)</w:t>
      </w:r>
      <w:r w:rsidR="005C1A74" w:rsidRPr="00B77F34">
        <w:rPr>
          <w:i/>
        </w:rPr>
        <w:t xml:space="preserve">an </w:t>
      </w:r>
      <w:r w:rsidR="0075485B" w:rsidRPr="0075485B">
        <w:t>:</w:t>
      </w:r>
      <w:r w:rsidR="005C1A74" w:rsidRPr="00B77F34">
        <w:rPr>
          <w:i/>
        </w:rPr>
        <w:t xml:space="preserve"> saitto</w:t>
      </w:r>
      <w:r w:rsidR="0098090B" w:rsidRPr="0098090B">
        <w:t>/</w:t>
      </w:r>
      <w:r w:rsidR="005C1A74" w:rsidRPr="00B77F34">
        <w:rPr>
          <w:i/>
        </w:rPr>
        <w:t xml:space="preserve">i </w:t>
      </w:r>
      <w:r w:rsidR="00BA1173" w:rsidRPr="00BA1173">
        <w:t>~</w:t>
      </w:r>
      <w:r w:rsidR="005C1A74" w:rsidRPr="00B77F34">
        <w:rPr>
          <w:i/>
        </w:rPr>
        <w:t xml:space="preserve"> saito</w:t>
      </w:r>
      <w:r w:rsidR="0098090B" w:rsidRPr="0098090B">
        <w:t>/</w:t>
      </w:r>
      <w:r w:rsidR="005C1A74" w:rsidRPr="00B77F34">
        <w:rPr>
          <w:i/>
        </w:rPr>
        <w:t>j</w:t>
      </w:r>
      <w:r w:rsidR="0098090B" w:rsidRPr="0098090B">
        <w:t>/</w:t>
      </w:r>
      <w:r w:rsidR="005C1A74" w:rsidRPr="00B77F34">
        <w:rPr>
          <w:i/>
        </w:rPr>
        <w:t>a</w:t>
      </w:r>
      <w:r w:rsidR="0075485B" w:rsidRPr="0075485B">
        <w:t>,</w:t>
      </w:r>
      <w:r w:rsidR="005C1A74" w:rsidRPr="00B77F34">
        <w:rPr>
          <w:i/>
        </w:rPr>
        <w:t xml:space="preserve"> lato </w:t>
      </w:r>
      <w:r w:rsidR="0075485B" w:rsidRPr="0075485B">
        <w:t>:</w:t>
      </w:r>
      <w:r w:rsidR="005C1A74" w:rsidRPr="00B77F34">
        <w:rPr>
          <w:i/>
        </w:rPr>
        <w:t xml:space="preserve"> la</w:t>
      </w:r>
      <w:r w:rsidR="0075485B" w:rsidRPr="0075485B">
        <w:t>(</w:t>
      </w:r>
      <w:r w:rsidR="005C1A74" w:rsidRPr="00B77F34">
        <w:rPr>
          <w:i/>
        </w:rPr>
        <w:t>đ</w:t>
      </w:r>
      <w:r w:rsidR="0075485B" w:rsidRPr="0075485B">
        <w:t>)</w:t>
      </w:r>
      <w:r w:rsidR="005C1A74" w:rsidRPr="00B77F34">
        <w:rPr>
          <w:i/>
        </w:rPr>
        <w:t>o</w:t>
      </w:r>
      <w:r w:rsidR="0098090B" w:rsidRPr="0098090B">
        <w:t>/</w:t>
      </w:r>
      <w:r w:rsidR="005C1A74" w:rsidRPr="00B77F34">
        <w:rPr>
          <w:i/>
        </w:rPr>
        <w:t xml:space="preserve">n </w:t>
      </w:r>
      <w:r w:rsidR="0075485B" w:rsidRPr="0075485B">
        <w:t>:</w:t>
      </w:r>
      <w:r w:rsidR="005C1A74" w:rsidRPr="00B77F34">
        <w:rPr>
          <w:i/>
        </w:rPr>
        <w:t xml:space="preserve"> latto</w:t>
      </w:r>
      <w:r w:rsidR="0098090B" w:rsidRPr="0098090B">
        <w:t>/</w:t>
      </w:r>
      <w:r w:rsidR="005C1A74" w:rsidRPr="00B77F34">
        <w:rPr>
          <w:i/>
        </w:rPr>
        <w:t xml:space="preserve">i </w:t>
      </w:r>
      <w:r w:rsidR="00BA1173" w:rsidRPr="00BA1173">
        <w:t>~</w:t>
      </w:r>
      <w:r w:rsidR="005C1A74" w:rsidRPr="00B77F34">
        <w:rPr>
          <w:i/>
        </w:rPr>
        <w:t xml:space="preserve"> lato</w:t>
      </w:r>
      <w:r w:rsidR="0098090B" w:rsidRPr="0098090B">
        <w:t>/</w:t>
      </w:r>
      <w:r w:rsidR="005C1A74" w:rsidRPr="00B77F34">
        <w:rPr>
          <w:i/>
        </w:rPr>
        <w:t>j</w:t>
      </w:r>
      <w:r w:rsidR="0098090B" w:rsidRPr="0098090B">
        <w:t>/</w:t>
      </w:r>
      <w:r w:rsidR="005C1A74" w:rsidRPr="00B77F34">
        <w:rPr>
          <w:i/>
        </w:rPr>
        <w:t>a</w:t>
      </w:r>
      <w:r w:rsidR="0075485B" w:rsidRPr="0075485B">
        <w:t>,</w:t>
      </w:r>
      <w:r w:rsidR="005C1A74" w:rsidRPr="00B77F34">
        <w:rPr>
          <w:i/>
        </w:rPr>
        <w:t xml:space="preserve"> tooli </w:t>
      </w:r>
      <w:r w:rsidR="0075485B" w:rsidRPr="0075485B">
        <w:t>:</w:t>
      </w:r>
      <w:r w:rsidR="005C1A74" w:rsidRPr="00B77F34">
        <w:rPr>
          <w:i/>
        </w:rPr>
        <w:t xml:space="preserve"> tooli</w:t>
      </w:r>
      <w:r w:rsidR="0098090B" w:rsidRPr="0098090B">
        <w:t>/</w:t>
      </w:r>
      <w:r w:rsidR="005C1A74" w:rsidRPr="00B77F34">
        <w:rPr>
          <w:i/>
        </w:rPr>
        <w:t xml:space="preserve">n </w:t>
      </w:r>
      <w:r w:rsidR="0075485B" w:rsidRPr="0075485B">
        <w:t>:</w:t>
      </w:r>
      <w:r w:rsidR="00A42FDE">
        <w:rPr>
          <w:i/>
        </w:rPr>
        <w:t xml:space="preserve"> tooli</w:t>
      </w:r>
      <w:r w:rsidR="0098090B" w:rsidRPr="0098090B">
        <w:t>/</w:t>
      </w:r>
      <w:r w:rsidR="00A42FDE">
        <w:rPr>
          <w:i/>
        </w:rPr>
        <w:t>i</w:t>
      </w:r>
      <w:r w:rsidR="005C1A74" w:rsidRPr="00B77F34">
        <w:rPr>
          <w:i/>
        </w:rPr>
        <w:t xml:space="preserve"> </w:t>
      </w:r>
      <w:r w:rsidR="00BA1173" w:rsidRPr="00BA1173">
        <w:t>~</w:t>
      </w:r>
      <w:r w:rsidR="005C1A74" w:rsidRPr="00B77F34">
        <w:rPr>
          <w:i/>
        </w:rPr>
        <w:t xml:space="preserve"> tool</w:t>
      </w:r>
      <w:r w:rsidR="0098090B" w:rsidRPr="0098090B">
        <w:t>/</w:t>
      </w:r>
      <w:r w:rsidR="005C1A74" w:rsidRPr="00B77F34">
        <w:rPr>
          <w:i/>
        </w:rPr>
        <w:t>i</w:t>
      </w:r>
      <w:r w:rsidR="0098090B" w:rsidRPr="0098090B">
        <w:t>/</w:t>
      </w:r>
      <w:r w:rsidR="005C1A74" w:rsidRPr="00B77F34">
        <w:rPr>
          <w:i/>
        </w:rPr>
        <w:t>a</w:t>
      </w:r>
      <w:r w:rsidR="0075485B" w:rsidRPr="0075485B">
        <w:t>,</w:t>
      </w:r>
      <w:r w:rsidR="005C1A74" w:rsidRPr="00B77F34">
        <w:rPr>
          <w:i/>
        </w:rPr>
        <w:t xml:space="preserve"> pieni </w:t>
      </w:r>
      <w:r w:rsidR="0075485B" w:rsidRPr="0075485B">
        <w:t>:</w:t>
      </w:r>
      <w:r w:rsidR="005C1A74" w:rsidRPr="00B77F34">
        <w:rPr>
          <w:i/>
        </w:rPr>
        <w:t xml:space="preserve"> piene</w:t>
      </w:r>
      <w:r w:rsidR="0098090B" w:rsidRPr="0098090B">
        <w:t>/</w:t>
      </w:r>
      <w:r w:rsidR="005C1A74" w:rsidRPr="00B77F34">
        <w:rPr>
          <w:i/>
        </w:rPr>
        <w:t>n</w:t>
      </w:r>
      <w:r w:rsidR="007663D3" w:rsidRPr="00B77F34">
        <w:rPr>
          <w:i/>
        </w:rPr>
        <w:t xml:space="preserve"> </w:t>
      </w:r>
      <w:r w:rsidR="0075485B" w:rsidRPr="0075485B">
        <w:t>:</w:t>
      </w:r>
      <w:r w:rsidR="007663D3" w:rsidRPr="00B77F34">
        <w:rPr>
          <w:i/>
        </w:rPr>
        <w:t xml:space="preserve"> pien</w:t>
      </w:r>
      <w:r w:rsidR="0098090B" w:rsidRPr="0098090B">
        <w:t>/</w:t>
      </w:r>
      <w:r w:rsidR="007663D3" w:rsidRPr="00B77F34">
        <w:rPr>
          <w:i/>
        </w:rPr>
        <w:t>i</w:t>
      </w:r>
      <w:r w:rsidR="0098090B" w:rsidRPr="0098090B">
        <w:t>/</w:t>
      </w:r>
      <w:r w:rsidR="007663D3" w:rsidRPr="00B77F34">
        <w:rPr>
          <w:i/>
        </w:rPr>
        <w:t xml:space="preserve">i </w:t>
      </w:r>
      <w:r w:rsidR="00BA1173" w:rsidRPr="00BA1173">
        <w:t>~</w:t>
      </w:r>
      <w:r w:rsidR="007663D3" w:rsidRPr="00B77F34">
        <w:rPr>
          <w:i/>
        </w:rPr>
        <w:t xml:space="preserve"> pien</w:t>
      </w:r>
      <w:r w:rsidR="0098090B" w:rsidRPr="0098090B">
        <w:t>/</w:t>
      </w:r>
      <w:r w:rsidR="007663D3" w:rsidRPr="00B77F34">
        <w:rPr>
          <w:i/>
        </w:rPr>
        <w:t>i</w:t>
      </w:r>
      <w:r w:rsidR="0098090B" w:rsidRPr="0098090B">
        <w:t>/</w:t>
      </w:r>
      <w:r w:rsidR="007663D3" w:rsidRPr="00B77F34">
        <w:rPr>
          <w:i/>
        </w:rPr>
        <w:t>ä</w:t>
      </w:r>
      <w:r w:rsidR="0075485B" w:rsidRPr="0075485B">
        <w:t>,</w:t>
      </w:r>
      <w:r w:rsidR="007663D3" w:rsidRPr="00B77F34">
        <w:rPr>
          <w:i/>
        </w:rPr>
        <w:t xml:space="preserve"> lapsi </w:t>
      </w:r>
      <w:r w:rsidR="0075485B" w:rsidRPr="0075485B">
        <w:t>:</w:t>
      </w:r>
      <w:r w:rsidR="007663D3" w:rsidRPr="00B77F34">
        <w:rPr>
          <w:i/>
        </w:rPr>
        <w:t xml:space="preserve"> lapse</w:t>
      </w:r>
      <w:r w:rsidR="0098090B" w:rsidRPr="0098090B">
        <w:t>/</w:t>
      </w:r>
      <w:r w:rsidR="007663D3" w:rsidRPr="00B77F34">
        <w:rPr>
          <w:i/>
        </w:rPr>
        <w:t xml:space="preserve">n </w:t>
      </w:r>
      <w:r w:rsidR="0075485B" w:rsidRPr="0075485B">
        <w:t>:</w:t>
      </w:r>
      <w:r w:rsidR="007663D3" w:rsidRPr="00B77F34">
        <w:rPr>
          <w:i/>
        </w:rPr>
        <w:t xml:space="preserve"> laps</w:t>
      </w:r>
      <w:r w:rsidR="0098090B" w:rsidRPr="0098090B">
        <w:t>/</w:t>
      </w:r>
      <w:r w:rsidR="007663D3" w:rsidRPr="00B77F34">
        <w:rPr>
          <w:i/>
        </w:rPr>
        <w:t>i</w:t>
      </w:r>
      <w:r w:rsidR="0098090B" w:rsidRPr="0098090B">
        <w:t>/</w:t>
      </w:r>
      <w:r w:rsidR="007663D3" w:rsidRPr="00B77F34">
        <w:rPr>
          <w:i/>
        </w:rPr>
        <w:t xml:space="preserve">i </w:t>
      </w:r>
      <w:r w:rsidR="00BA1173" w:rsidRPr="00BA1173">
        <w:t>~</w:t>
      </w:r>
      <w:r w:rsidR="007663D3" w:rsidRPr="00B77F34">
        <w:rPr>
          <w:i/>
        </w:rPr>
        <w:t xml:space="preserve"> laps</w:t>
      </w:r>
      <w:r w:rsidR="0098090B" w:rsidRPr="0098090B">
        <w:t>/</w:t>
      </w:r>
      <w:r w:rsidR="007663D3" w:rsidRPr="00B77F34">
        <w:rPr>
          <w:i/>
        </w:rPr>
        <w:t>i</w:t>
      </w:r>
      <w:r w:rsidR="0098090B" w:rsidRPr="0098090B">
        <w:t>/</w:t>
      </w:r>
      <w:r w:rsidR="007663D3" w:rsidRPr="00B77F34">
        <w:rPr>
          <w:i/>
        </w:rPr>
        <w:t>a</w:t>
      </w:r>
      <w:r w:rsidR="005C1A74" w:rsidRPr="00A95D68">
        <w:t>.</w:t>
      </w:r>
      <w:r w:rsidR="00707C06">
        <w:t xml:space="preserve"> Näjemä, ette pluraalin partitiivissa samhaan laihiin ko pluraalin </w:t>
      </w:r>
      <w:r w:rsidR="00A27713">
        <w:t>genitiiv</w:t>
      </w:r>
      <w:r w:rsidR="008C67F0">
        <w:t>issäki Porsangin ja Raisin</w:t>
      </w:r>
      <w:r w:rsidR="00707C06">
        <w:t xml:space="preserve"> </w:t>
      </w:r>
      <w:r w:rsidR="00E46A35">
        <w:t>varieteet</w:t>
      </w:r>
      <w:r w:rsidR="00707C06">
        <w:t xml:space="preserve">issa </w:t>
      </w:r>
      <w:r w:rsidR="00FB57EC">
        <w:t>yđinkonsona</w:t>
      </w:r>
      <w:r w:rsidR="006F07F1">
        <w:t>n</w:t>
      </w:r>
      <w:r w:rsidR="00FB57EC">
        <w:t>tista</w:t>
      </w:r>
      <w:r w:rsidR="00707C06">
        <w:t xml:space="preserve"> käytethä</w:t>
      </w:r>
      <w:r w:rsidR="005C49E8">
        <w:t>än kaikkiin ylimäisinta graadii (</w:t>
      </w:r>
      <w:r w:rsidR="005C49E8">
        <w:rPr>
          <w:i/>
        </w:rPr>
        <w:t>poikkii</w:t>
      </w:r>
      <w:r w:rsidR="001B127A" w:rsidRPr="001B127A">
        <w:t>,</w:t>
      </w:r>
      <w:r w:rsidR="005C49E8">
        <w:rPr>
          <w:i/>
        </w:rPr>
        <w:t xml:space="preserve"> saittoi</w:t>
      </w:r>
      <w:r w:rsidR="001B127A" w:rsidRPr="001B127A">
        <w:t>,</w:t>
      </w:r>
      <w:r w:rsidR="005C49E8">
        <w:rPr>
          <w:i/>
        </w:rPr>
        <w:t xml:space="preserve"> lattoi</w:t>
      </w:r>
      <w:r w:rsidR="005C49E8">
        <w:t xml:space="preserve"> jne.).</w:t>
      </w:r>
    </w:p>
    <w:p w14:paraId="36A1EC14" w14:textId="7AAE8D69" w:rsidR="00086370" w:rsidRPr="00A95D68" w:rsidRDefault="008F047A" w:rsidP="008412B0">
      <w:pPr>
        <w:pStyle w:val="Punktliste"/>
      </w:pPr>
      <w:r>
        <w:t>Nomenityyp</w:t>
      </w:r>
      <w:r w:rsidR="00112DD5">
        <w:t>iissä 2.1 ja</w:t>
      </w:r>
      <w:r w:rsidR="005471C8" w:rsidRPr="00A95D68">
        <w:t xml:space="preserve"> 2.2 </w:t>
      </w:r>
      <w:r w:rsidR="00112DD5">
        <w:t>eli usheempi</w:t>
      </w:r>
      <w:r w:rsidR="006678A0">
        <w:t>tav</w:t>
      </w:r>
      <w:r w:rsidR="00112DD5">
        <w:t>uiset lyhykäisvokaaliset rangat plura</w:t>
      </w:r>
      <w:r w:rsidR="002B454E">
        <w:t>a</w:t>
      </w:r>
      <w:r w:rsidR="00112DD5">
        <w:t xml:space="preserve">lin partitiivin </w:t>
      </w:r>
      <w:r w:rsidR="005471C8" w:rsidRPr="00A95D68">
        <w:t xml:space="preserve">suffiksi oon </w:t>
      </w:r>
      <w:r w:rsidR="00086370" w:rsidRPr="008D0078">
        <w:rPr>
          <w:i/>
        </w:rPr>
        <w:t>A</w:t>
      </w:r>
      <w:r w:rsidR="00086370" w:rsidRPr="00A95D68">
        <w:t xml:space="preserve"> tahi </w:t>
      </w:r>
      <w:r w:rsidR="005471C8" w:rsidRPr="008D0078">
        <w:rPr>
          <w:i/>
        </w:rPr>
        <w:t>tA</w:t>
      </w:r>
      <w:r w:rsidR="005471C8" w:rsidRPr="00A95D68">
        <w:t xml:space="preserve">. </w:t>
      </w:r>
      <w:r w:rsidR="00086370" w:rsidRPr="00A95D68">
        <w:t xml:space="preserve">Porsangin </w:t>
      </w:r>
      <w:r w:rsidR="00E46A35">
        <w:t>varieteet</w:t>
      </w:r>
      <w:r w:rsidR="00086370" w:rsidRPr="00A95D68">
        <w:t xml:space="preserve">issa se oon tasan </w:t>
      </w:r>
      <w:r w:rsidR="00086370" w:rsidRPr="008D0078">
        <w:rPr>
          <w:i/>
        </w:rPr>
        <w:t>tA</w:t>
      </w:r>
      <w:r w:rsidR="002B454E">
        <w:t>, ja</w:t>
      </w:r>
      <w:r w:rsidR="00086370" w:rsidRPr="00A95D68">
        <w:t xml:space="preserve"> </w:t>
      </w:r>
      <w:r w:rsidR="002B454E">
        <w:t>j</w:t>
      </w:r>
      <w:r w:rsidR="005471C8" w:rsidRPr="00A95D68">
        <w:t xml:space="preserve">os pluraalin ranka loppuu </w:t>
      </w:r>
      <w:r w:rsidR="005471C8" w:rsidRPr="008D0078">
        <w:rPr>
          <w:i/>
        </w:rPr>
        <w:t>Ki</w:t>
      </w:r>
      <w:r w:rsidR="005471C8" w:rsidRPr="00A95D68">
        <w:t xml:space="preserve">, se </w:t>
      </w:r>
      <w:r w:rsidR="002936BD">
        <w:t xml:space="preserve">rangan </w:t>
      </w:r>
      <w:r w:rsidR="002936BD">
        <w:rPr>
          <w:i/>
        </w:rPr>
        <w:t xml:space="preserve">i </w:t>
      </w:r>
      <w:r w:rsidR="002936BD">
        <w:t>pitenee samhaan</w:t>
      </w:r>
      <w:r w:rsidR="00B257B7">
        <w:t xml:space="preserve"> laihiin</w:t>
      </w:r>
      <w:r w:rsidR="002936BD">
        <w:t xml:space="preserve"> ko pluraalin </w:t>
      </w:r>
      <w:r w:rsidR="00A27713">
        <w:t>genitiiv</w:t>
      </w:r>
      <w:r w:rsidR="002936BD">
        <w:t>inki haamustuksessa</w:t>
      </w:r>
      <w:r w:rsidR="005471C8" w:rsidRPr="00A95D68">
        <w:t xml:space="preserve">. </w:t>
      </w:r>
      <w:r w:rsidR="00086370" w:rsidRPr="00A95D68">
        <w:t xml:space="preserve">Muissa </w:t>
      </w:r>
      <w:r w:rsidR="00E46A35">
        <w:t>varieteet</w:t>
      </w:r>
      <w:r w:rsidR="00086370" w:rsidRPr="00A95D68">
        <w:t xml:space="preserve">iissa </w:t>
      </w:r>
      <w:r w:rsidR="00AA5498">
        <w:t>suffiksinna</w:t>
      </w:r>
      <w:r w:rsidR="00086370" w:rsidRPr="00A95D68">
        <w:t xml:space="preserve"> oon silloin </w:t>
      </w:r>
      <w:r w:rsidR="00086370" w:rsidRPr="008D0078">
        <w:rPr>
          <w:i/>
        </w:rPr>
        <w:t>A</w:t>
      </w:r>
      <w:r w:rsidR="00086370" w:rsidRPr="00A95D68">
        <w:t xml:space="preserve">. </w:t>
      </w:r>
      <w:r w:rsidR="005471C8" w:rsidRPr="00A95D68">
        <w:t xml:space="preserve">Silloin ko rangassa oon graadivaihettelluu, se rangasta valithaan </w:t>
      </w:r>
      <w:r w:rsidR="00DD6F9F">
        <w:t xml:space="preserve">diftongin </w:t>
      </w:r>
      <w:r w:rsidR="00DD6F9F">
        <w:rPr>
          <w:i/>
        </w:rPr>
        <w:t xml:space="preserve">Vi </w:t>
      </w:r>
      <w:r w:rsidR="00DD6F9F">
        <w:t xml:space="preserve">eđessä </w:t>
      </w:r>
      <w:r w:rsidR="00042548">
        <w:t>I-</w:t>
      </w:r>
      <w:r w:rsidR="005471C8" w:rsidRPr="00A95D68">
        <w:t>graadinen ranka. Esimerkkii</w:t>
      </w:r>
      <w:r w:rsidR="004E06FB" w:rsidRPr="00A95D68">
        <w:t>:</w:t>
      </w:r>
      <w:r w:rsidR="005471C8" w:rsidRPr="00A95D68">
        <w:t xml:space="preserve"> </w:t>
      </w:r>
      <w:r w:rsidR="0075485B">
        <w:t>(</w:t>
      </w:r>
      <w:r w:rsidR="004E06FB" w:rsidRPr="00A95D68">
        <w:t>sg.nom. : sg.gen. : pl.</w:t>
      </w:r>
      <w:r w:rsidR="00C14285" w:rsidRPr="00A95D68">
        <w:t>part</w:t>
      </w:r>
      <w:r w:rsidR="004E06FB" w:rsidRPr="00A95D68">
        <w:t>.)</w:t>
      </w:r>
      <w:r w:rsidR="007B4168">
        <w:t xml:space="preserve"> </w:t>
      </w:r>
      <w:r w:rsidR="0075485B">
        <w:t>(</w:t>
      </w:r>
      <w:r w:rsidR="007B4168">
        <w:t>2.1)</w:t>
      </w:r>
      <w:r w:rsidR="004E06FB" w:rsidRPr="00A95D68">
        <w:t xml:space="preserve"> </w:t>
      </w:r>
      <w:r w:rsidR="004E06FB" w:rsidRPr="008D0078">
        <w:rPr>
          <w:i/>
        </w:rPr>
        <w:t xml:space="preserve">mustikka </w:t>
      </w:r>
      <w:r w:rsidR="0075485B" w:rsidRPr="0075485B">
        <w:t>:</w:t>
      </w:r>
      <w:r w:rsidR="004E06FB" w:rsidRPr="008D0078">
        <w:rPr>
          <w:i/>
        </w:rPr>
        <w:t xml:space="preserve"> mustika</w:t>
      </w:r>
      <w:r w:rsidR="0098090B" w:rsidRPr="0098090B">
        <w:t>/</w:t>
      </w:r>
      <w:r w:rsidR="004E06FB" w:rsidRPr="008D0078">
        <w:rPr>
          <w:i/>
        </w:rPr>
        <w:t xml:space="preserve">n </w:t>
      </w:r>
      <w:r w:rsidR="0075485B" w:rsidRPr="0075485B">
        <w:t>:</w:t>
      </w:r>
      <w:r w:rsidR="004E06FB" w:rsidRPr="008D0078">
        <w:rPr>
          <w:i/>
        </w:rPr>
        <w:t xml:space="preserve"> mustiko</w:t>
      </w:r>
      <w:r w:rsidR="0098090B" w:rsidRPr="0098090B">
        <w:t>/</w:t>
      </w:r>
      <w:r w:rsidR="004E06FB" w:rsidRPr="008D0078">
        <w:rPr>
          <w:i/>
        </w:rPr>
        <w:t>i</w:t>
      </w:r>
      <w:r w:rsidR="0098090B" w:rsidRPr="0098090B">
        <w:t>/</w:t>
      </w:r>
      <w:r w:rsidR="004E06FB" w:rsidRPr="008D0078">
        <w:rPr>
          <w:i/>
        </w:rPr>
        <w:t>ta</w:t>
      </w:r>
      <w:r w:rsidR="0075485B" w:rsidRPr="0075485B">
        <w:t>,</w:t>
      </w:r>
      <w:r w:rsidR="004E06FB" w:rsidRPr="008D0078">
        <w:rPr>
          <w:i/>
        </w:rPr>
        <w:t xml:space="preserve"> opetta</w:t>
      </w:r>
      <w:r w:rsidR="0075485B" w:rsidRPr="0075485B">
        <w:t>(</w:t>
      </w:r>
      <w:r w:rsidR="004E06FB" w:rsidRPr="008D0078">
        <w:rPr>
          <w:i/>
        </w:rPr>
        <w:t>a</w:t>
      </w:r>
      <w:r w:rsidR="0075485B" w:rsidRPr="0075485B">
        <w:t>)</w:t>
      </w:r>
      <w:r w:rsidR="004E06FB" w:rsidRPr="008D0078">
        <w:rPr>
          <w:i/>
        </w:rPr>
        <w:t xml:space="preserve">ja </w:t>
      </w:r>
      <w:r w:rsidR="0075485B" w:rsidRPr="0075485B">
        <w:t>:</w:t>
      </w:r>
      <w:r w:rsidR="004E06FB" w:rsidRPr="008D0078">
        <w:rPr>
          <w:i/>
        </w:rPr>
        <w:t xml:space="preserve"> opetta</w:t>
      </w:r>
      <w:r w:rsidR="0075485B" w:rsidRPr="0075485B">
        <w:t>(</w:t>
      </w:r>
      <w:r w:rsidR="004E06FB" w:rsidRPr="008D0078">
        <w:rPr>
          <w:i/>
        </w:rPr>
        <w:t>a</w:t>
      </w:r>
      <w:r w:rsidR="0075485B" w:rsidRPr="0075485B">
        <w:t>)</w:t>
      </w:r>
      <w:r w:rsidR="004E06FB" w:rsidRPr="008D0078">
        <w:rPr>
          <w:i/>
        </w:rPr>
        <w:t>ja</w:t>
      </w:r>
      <w:r w:rsidR="0098090B" w:rsidRPr="0098090B">
        <w:t>/</w:t>
      </w:r>
      <w:r w:rsidR="004E06FB" w:rsidRPr="008D0078">
        <w:rPr>
          <w:i/>
        </w:rPr>
        <w:t xml:space="preserve">n </w:t>
      </w:r>
      <w:r w:rsidR="0075485B" w:rsidRPr="0075485B">
        <w:t>:</w:t>
      </w:r>
      <w:r w:rsidR="00C060CA" w:rsidRPr="008D0078">
        <w:rPr>
          <w:i/>
        </w:rPr>
        <w:t xml:space="preserve"> opettaaj</w:t>
      </w:r>
      <w:r w:rsidR="0098090B" w:rsidRPr="0098090B">
        <w:t>/</w:t>
      </w:r>
      <w:r w:rsidR="00C060CA" w:rsidRPr="008D0078">
        <w:rPr>
          <w:i/>
        </w:rPr>
        <w:t>ii</w:t>
      </w:r>
      <w:r w:rsidR="0098090B" w:rsidRPr="0098090B">
        <w:t>/</w:t>
      </w:r>
      <w:r w:rsidR="00C060CA" w:rsidRPr="008D0078">
        <w:rPr>
          <w:i/>
        </w:rPr>
        <w:t xml:space="preserve">ta </w:t>
      </w:r>
      <w:r w:rsidR="00BA1173" w:rsidRPr="00BA1173">
        <w:t>~</w:t>
      </w:r>
      <w:r w:rsidR="00C060CA" w:rsidRPr="008D0078">
        <w:rPr>
          <w:i/>
        </w:rPr>
        <w:t xml:space="preserve"> opettaj</w:t>
      </w:r>
      <w:r w:rsidR="0098090B" w:rsidRPr="0098090B">
        <w:t>/</w:t>
      </w:r>
      <w:r w:rsidR="00C060CA" w:rsidRPr="008D0078">
        <w:rPr>
          <w:i/>
        </w:rPr>
        <w:t>i</w:t>
      </w:r>
      <w:r w:rsidR="0098090B" w:rsidRPr="0098090B">
        <w:t>/</w:t>
      </w:r>
      <w:r w:rsidR="00C060CA" w:rsidRPr="008D0078">
        <w:rPr>
          <w:i/>
        </w:rPr>
        <w:t>a</w:t>
      </w:r>
      <w:r w:rsidR="0075485B" w:rsidRPr="0075485B">
        <w:t>,</w:t>
      </w:r>
      <w:r w:rsidR="004E06FB" w:rsidRPr="008D0078">
        <w:rPr>
          <w:i/>
        </w:rPr>
        <w:t xml:space="preserve"> valkea </w:t>
      </w:r>
      <w:r w:rsidR="00BA1173" w:rsidRPr="00BA1173">
        <w:t>~</w:t>
      </w:r>
      <w:r w:rsidR="004E06FB" w:rsidRPr="008D0078">
        <w:rPr>
          <w:i/>
        </w:rPr>
        <w:t xml:space="preserve"> valkia </w:t>
      </w:r>
      <w:r w:rsidR="0075485B" w:rsidRPr="0075485B">
        <w:t>:</w:t>
      </w:r>
      <w:r w:rsidR="004E06FB" w:rsidRPr="008D0078">
        <w:rPr>
          <w:i/>
        </w:rPr>
        <w:t xml:space="preserve"> valkea</w:t>
      </w:r>
      <w:r w:rsidR="0098090B" w:rsidRPr="0098090B">
        <w:t>/</w:t>
      </w:r>
      <w:r w:rsidR="004E06FB" w:rsidRPr="008D0078">
        <w:rPr>
          <w:i/>
        </w:rPr>
        <w:t xml:space="preserve">n </w:t>
      </w:r>
      <w:r w:rsidR="00BA1173" w:rsidRPr="00BA1173">
        <w:t>~</w:t>
      </w:r>
      <w:r w:rsidR="004E06FB" w:rsidRPr="008D0078">
        <w:rPr>
          <w:i/>
        </w:rPr>
        <w:t xml:space="preserve"> v</w:t>
      </w:r>
      <w:r w:rsidR="00C060CA" w:rsidRPr="008D0078">
        <w:rPr>
          <w:i/>
        </w:rPr>
        <w:t>alkia</w:t>
      </w:r>
      <w:r w:rsidR="0098090B" w:rsidRPr="0098090B">
        <w:t>/</w:t>
      </w:r>
      <w:r w:rsidR="00C060CA" w:rsidRPr="008D0078">
        <w:rPr>
          <w:i/>
        </w:rPr>
        <w:t xml:space="preserve">n </w:t>
      </w:r>
      <w:r w:rsidR="0075485B" w:rsidRPr="0075485B">
        <w:t>:</w:t>
      </w:r>
      <w:r w:rsidR="00C060CA" w:rsidRPr="008D0078">
        <w:rPr>
          <w:i/>
        </w:rPr>
        <w:t xml:space="preserve"> valke</w:t>
      </w:r>
      <w:r w:rsidR="0098090B" w:rsidRPr="0098090B">
        <w:t>/</w:t>
      </w:r>
      <w:r w:rsidR="00C060CA" w:rsidRPr="008D0078">
        <w:rPr>
          <w:i/>
        </w:rPr>
        <w:t>i</w:t>
      </w:r>
      <w:r w:rsidR="0098090B" w:rsidRPr="0098090B">
        <w:t>/</w:t>
      </w:r>
      <w:r w:rsidR="00C060CA" w:rsidRPr="008D0078">
        <w:rPr>
          <w:i/>
        </w:rPr>
        <w:t>ta</w:t>
      </w:r>
      <w:r w:rsidR="0075485B" w:rsidRPr="0075485B">
        <w:t>,</w:t>
      </w:r>
      <w:r w:rsidR="004E06FB" w:rsidRPr="008D0078">
        <w:rPr>
          <w:i/>
        </w:rPr>
        <w:t xml:space="preserve"> </w:t>
      </w:r>
      <w:r w:rsidR="00232930">
        <w:rPr>
          <w:i/>
        </w:rPr>
        <w:t>paiju</w:t>
      </w:r>
      <w:r w:rsidR="00C060CA" w:rsidRPr="008D0078">
        <w:rPr>
          <w:i/>
        </w:rPr>
        <w:t xml:space="preserve">kko </w:t>
      </w:r>
      <w:r w:rsidR="0075485B" w:rsidRPr="0075485B">
        <w:t>:</w:t>
      </w:r>
      <w:r w:rsidR="00C060CA" w:rsidRPr="008D0078">
        <w:rPr>
          <w:i/>
        </w:rPr>
        <w:t xml:space="preserve"> </w:t>
      </w:r>
      <w:r w:rsidR="00232930">
        <w:rPr>
          <w:i/>
        </w:rPr>
        <w:t>paiju</w:t>
      </w:r>
      <w:r w:rsidR="00C060CA" w:rsidRPr="008D0078">
        <w:rPr>
          <w:i/>
        </w:rPr>
        <w:t>ko</w:t>
      </w:r>
      <w:r w:rsidR="0098090B" w:rsidRPr="0098090B">
        <w:t>/</w:t>
      </w:r>
      <w:r w:rsidR="00C060CA" w:rsidRPr="008D0078">
        <w:rPr>
          <w:i/>
        </w:rPr>
        <w:t xml:space="preserve">n </w:t>
      </w:r>
      <w:r w:rsidR="0075485B" w:rsidRPr="0075485B">
        <w:t>:</w:t>
      </w:r>
      <w:r w:rsidR="00C060CA" w:rsidRPr="008D0078">
        <w:rPr>
          <w:i/>
        </w:rPr>
        <w:t xml:space="preserve"> </w:t>
      </w:r>
      <w:r w:rsidR="00232930">
        <w:rPr>
          <w:i/>
        </w:rPr>
        <w:t>paiju</w:t>
      </w:r>
      <w:r w:rsidR="00C060CA" w:rsidRPr="008D0078">
        <w:rPr>
          <w:i/>
        </w:rPr>
        <w:t>ko</w:t>
      </w:r>
      <w:r w:rsidR="0098090B" w:rsidRPr="0098090B">
        <w:t>/</w:t>
      </w:r>
      <w:r w:rsidR="00C060CA" w:rsidRPr="008D0078">
        <w:rPr>
          <w:i/>
        </w:rPr>
        <w:t>i</w:t>
      </w:r>
      <w:r w:rsidR="0098090B" w:rsidRPr="0098090B">
        <w:t>/</w:t>
      </w:r>
      <w:r w:rsidR="00C060CA" w:rsidRPr="008D0078">
        <w:rPr>
          <w:i/>
        </w:rPr>
        <w:t>ta</w:t>
      </w:r>
      <w:r w:rsidR="0075485B" w:rsidRPr="0075485B">
        <w:t>,</w:t>
      </w:r>
      <w:r w:rsidR="004E06FB" w:rsidRPr="008D0078">
        <w:rPr>
          <w:i/>
        </w:rPr>
        <w:t xml:space="preserve"> tunt</w:t>
      </w:r>
      <w:r w:rsidR="00C060CA" w:rsidRPr="008D0078">
        <w:rPr>
          <w:i/>
        </w:rPr>
        <w:t xml:space="preserve">uri </w:t>
      </w:r>
      <w:r w:rsidR="0075485B" w:rsidRPr="0075485B">
        <w:t>:</w:t>
      </w:r>
      <w:r w:rsidR="00C060CA" w:rsidRPr="008D0078">
        <w:rPr>
          <w:i/>
        </w:rPr>
        <w:t xml:space="preserve"> tunturi</w:t>
      </w:r>
      <w:r w:rsidR="0098090B" w:rsidRPr="0098090B">
        <w:t>/</w:t>
      </w:r>
      <w:r w:rsidR="00C060CA" w:rsidRPr="008D0078">
        <w:rPr>
          <w:i/>
        </w:rPr>
        <w:t xml:space="preserve">n </w:t>
      </w:r>
      <w:r w:rsidR="0075485B" w:rsidRPr="0075485B">
        <w:t>:</w:t>
      </w:r>
      <w:r w:rsidR="00C060CA" w:rsidRPr="008D0078">
        <w:rPr>
          <w:i/>
        </w:rPr>
        <w:t xml:space="preserve"> tunturi</w:t>
      </w:r>
      <w:r w:rsidR="0098090B" w:rsidRPr="0098090B">
        <w:t>/</w:t>
      </w:r>
      <w:r w:rsidR="00C060CA" w:rsidRPr="008D0078">
        <w:rPr>
          <w:i/>
        </w:rPr>
        <w:t>i</w:t>
      </w:r>
      <w:r w:rsidR="0098090B" w:rsidRPr="0098090B">
        <w:t>/</w:t>
      </w:r>
      <w:r w:rsidR="00C060CA" w:rsidRPr="008D0078">
        <w:rPr>
          <w:i/>
        </w:rPr>
        <w:t xml:space="preserve">ta </w:t>
      </w:r>
      <w:r w:rsidR="00BA1173" w:rsidRPr="00BA1173">
        <w:t>~</w:t>
      </w:r>
      <w:r w:rsidR="00C060CA" w:rsidRPr="008D0078">
        <w:rPr>
          <w:i/>
        </w:rPr>
        <w:t xml:space="preserve"> tuntur</w:t>
      </w:r>
      <w:r w:rsidR="0098090B" w:rsidRPr="0098090B">
        <w:t>/</w:t>
      </w:r>
      <w:r w:rsidR="00C060CA" w:rsidRPr="008D0078">
        <w:rPr>
          <w:i/>
        </w:rPr>
        <w:t>i</w:t>
      </w:r>
      <w:r w:rsidR="0098090B" w:rsidRPr="0098090B">
        <w:t>/</w:t>
      </w:r>
      <w:r w:rsidR="00C060CA" w:rsidRPr="008D0078">
        <w:rPr>
          <w:i/>
        </w:rPr>
        <w:t>a</w:t>
      </w:r>
      <w:r w:rsidR="0075485B" w:rsidRPr="0075485B">
        <w:t>,</w:t>
      </w:r>
      <w:r w:rsidR="007B4168">
        <w:rPr>
          <w:i/>
        </w:rPr>
        <w:t xml:space="preserve"> </w:t>
      </w:r>
      <w:r w:rsidR="0075485B">
        <w:t>(</w:t>
      </w:r>
      <w:r w:rsidR="007B4168">
        <w:t>2.2)</w:t>
      </w:r>
      <w:r w:rsidR="004E06FB" w:rsidRPr="008D0078">
        <w:rPr>
          <w:i/>
        </w:rPr>
        <w:t xml:space="preserve"> ty</w:t>
      </w:r>
      <w:r w:rsidR="0075485B" w:rsidRPr="0075485B">
        <w:t>(</w:t>
      </w:r>
      <w:r w:rsidR="004E06FB" w:rsidRPr="008D0078">
        <w:rPr>
          <w:i/>
        </w:rPr>
        <w:t>t</w:t>
      </w:r>
      <w:r w:rsidR="0075485B" w:rsidRPr="0075485B">
        <w:t>)</w:t>
      </w:r>
      <w:r w:rsidR="00701307">
        <w:rPr>
          <w:i/>
        </w:rPr>
        <w:t xml:space="preserve">är </w:t>
      </w:r>
      <w:r w:rsidR="0075485B" w:rsidRPr="0075485B">
        <w:t>:</w:t>
      </w:r>
      <w:r w:rsidR="00701307">
        <w:rPr>
          <w:i/>
        </w:rPr>
        <w:t xml:space="preserve"> tyttäre</w:t>
      </w:r>
      <w:r w:rsidR="0098090B" w:rsidRPr="0098090B">
        <w:t>/</w:t>
      </w:r>
      <w:r w:rsidR="00701307">
        <w:rPr>
          <w:i/>
        </w:rPr>
        <w:t xml:space="preserve">n </w:t>
      </w:r>
      <w:r w:rsidR="0075485B" w:rsidRPr="0075485B">
        <w:t>:</w:t>
      </w:r>
      <w:r w:rsidR="00701307">
        <w:rPr>
          <w:i/>
        </w:rPr>
        <w:t xml:space="preserve"> tyttär</w:t>
      </w:r>
      <w:r w:rsidR="0098090B" w:rsidRPr="0098090B">
        <w:t>/</w:t>
      </w:r>
      <w:r w:rsidR="00701307">
        <w:rPr>
          <w:i/>
        </w:rPr>
        <w:t>i</w:t>
      </w:r>
      <w:r w:rsidR="00C060CA" w:rsidRPr="008D0078">
        <w:rPr>
          <w:i/>
        </w:rPr>
        <w:t>i</w:t>
      </w:r>
      <w:r w:rsidR="0098090B" w:rsidRPr="0098090B">
        <w:t>/</w:t>
      </w:r>
      <w:r w:rsidR="00C060CA" w:rsidRPr="008D0078">
        <w:rPr>
          <w:i/>
        </w:rPr>
        <w:t xml:space="preserve">tä </w:t>
      </w:r>
      <w:r w:rsidR="00BA1173" w:rsidRPr="00BA1173">
        <w:t>~</w:t>
      </w:r>
      <w:r w:rsidR="00C060CA" w:rsidRPr="008D0078">
        <w:rPr>
          <w:i/>
        </w:rPr>
        <w:t xml:space="preserve"> tyttär</w:t>
      </w:r>
      <w:r w:rsidR="0098090B" w:rsidRPr="0098090B">
        <w:t>/</w:t>
      </w:r>
      <w:r w:rsidR="00C060CA" w:rsidRPr="008D0078">
        <w:rPr>
          <w:i/>
        </w:rPr>
        <w:t>i</w:t>
      </w:r>
      <w:r w:rsidR="0098090B" w:rsidRPr="0098090B">
        <w:t>/</w:t>
      </w:r>
      <w:r w:rsidR="00C060CA" w:rsidRPr="008D0078">
        <w:rPr>
          <w:i/>
        </w:rPr>
        <w:t>ä</w:t>
      </w:r>
      <w:r w:rsidR="0075485B" w:rsidRPr="0075485B">
        <w:t>,</w:t>
      </w:r>
      <w:r w:rsidR="004E06FB" w:rsidRPr="008D0078">
        <w:rPr>
          <w:i/>
        </w:rPr>
        <w:t xml:space="preserve"> sy</w:t>
      </w:r>
      <w:r w:rsidR="0075485B" w:rsidRPr="0075485B">
        <w:t>(</w:t>
      </w:r>
      <w:r w:rsidR="004E06FB" w:rsidRPr="008D0078">
        <w:rPr>
          <w:i/>
        </w:rPr>
        <w:t>đ</w:t>
      </w:r>
      <w:r w:rsidR="0075485B" w:rsidRPr="0075485B">
        <w:t>)</w:t>
      </w:r>
      <w:r w:rsidR="004E06FB" w:rsidRPr="008D0078">
        <w:rPr>
          <w:i/>
        </w:rPr>
        <w:t>ä</w:t>
      </w:r>
      <w:r w:rsidR="0038283A">
        <w:rPr>
          <w:i/>
        </w:rPr>
        <w:t xml:space="preserve">n </w:t>
      </w:r>
      <w:r w:rsidR="0075485B" w:rsidRPr="0075485B">
        <w:t>:</w:t>
      </w:r>
      <w:r w:rsidR="0038283A">
        <w:rPr>
          <w:i/>
        </w:rPr>
        <w:t xml:space="preserve"> sy</w:t>
      </w:r>
      <w:r w:rsidR="0075485B" w:rsidRPr="0075485B">
        <w:t>(</w:t>
      </w:r>
      <w:r w:rsidR="0038283A">
        <w:rPr>
          <w:i/>
        </w:rPr>
        <w:t>đ</w:t>
      </w:r>
      <w:r w:rsidR="0075485B" w:rsidRPr="0075485B">
        <w:t>)</w:t>
      </w:r>
      <w:r w:rsidR="0038283A">
        <w:rPr>
          <w:i/>
        </w:rPr>
        <w:t>äme</w:t>
      </w:r>
      <w:r w:rsidR="0098090B" w:rsidRPr="0098090B">
        <w:t>/</w:t>
      </w:r>
      <w:r w:rsidR="0038283A">
        <w:rPr>
          <w:i/>
        </w:rPr>
        <w:t xml:space="preserve">n </w:t>
      </w:r>
      <w:r w:rsidR="0075485B" w:rsidRPr="0075485B">
        <w:t>:</w:t>
      </w:r>
      <w:r w:rsidR="0038283A">
        <w:rPr>
          <w:i/>
        </w:rPr>
        <w:t xml:space="preserve"> syđäm</w:t>
      </w:r>
      <w:r w:rsidR="0098090B" w:rsidRPr="0098090B">
        <w:t>/</w:t>
      </w:r>
      <w:r w:rsidR="0038283A">
        <w:rPr>
          <w:i/>
        </w:rPr>
        <w:t>i</w:t>
      </w:r>
      <w:r w:rsidR="00C060CA" w:rsidRPr="008D0078">
        <w:rPr>
          <w:i/>
        </w:rPr>
        <w:t>i</w:t>
      </w:r>
      <w:r w:rsidR="0098090B" w:rsidRPr="0098090B">
        <w:t>/</w:t>
      </w:r>
      <w:r w:rsidR="00C060CA" w:rsidRPr="008D0078">
        <w:rPr>
          <w:i/>
        </w:rPr>
        <w:t xml:space="preserve">tä </w:t>
      </w:r>
      <w:r w:rsidR="00BA1173" w:rsidRPr="00BA1173">
        <w:t>~</w:t>
      </w:r>
      <w:r w:rsidR="00C060CA" w:rsidRPr="008D0078">
        <w:rPr>
          <w:i/>
        </w:rPr>
        <w:t xml:space="preserve"> syäm</w:t>
      </w:r>
      <w:r w:rsidR="0098090B" w:rsidRPr="0098090B">
        <w:t>/</w:t>
      </w:r>
      <w:r w:rsidR="00C060CA" w:rsidRPr="008D0078">
        <w:rPr>
          <w:i/>
        </w:rPr>
        <w:t>i</w:t>
      </w:r>
      <w:r w:rsidR="0098090B" w:rsidRPr="0098090B">
        <w:t>/</w:t>
      </w:r>
      <w:r w:rsidR="00C060CA" w:rsidRPr="008D0078">
        <w:rPr>
          <w:i/>
        </w:rPr>
        <w:t>ä</w:t>
      </w:r>
      <w:r w:rsidR="0075485B" w:rsidRPr="0075485B">
        <w:t>,</w:t>
      </w:r>
      <w:r w:rsidR="007B4168">
        <w:rPr>
          <w:i/>
        </w:rPr>
        <w:t xml:space="preserve"> ihmi</w:t>
      </w:r>
      <w:r w:rsidR="00D37136">
        <w:rPr>
          <w:i/>
        </w:rPr>
        <w:t xml:space="preserve">nen </w:t>
      </w:r>
      <w:r w:rsidR="0075485B" w:rsidRPr="0075485B">
        <w:t>:</w:t>
      </w:r>
      <w:r w:rsidR="00D37136">
        <w:rPr>
          <w:i/>
        </w:rPr>
        <w:t xml:space="preserve"> ihmise</w:t>
      </w:r>
      <w:r w:rsidR="0098090B" w:rsidRPr="0098090B">
        <w:t>/</w:t>
      </w:r>
      <w:r w:rsidR="00D37136">
        <w:rPr>
          <w:i/>
        </w:rPr>
        <w:t xml:space="preserve">n </w:t>
      </w:r>
      <w:r w:rsidR="0075485B" w:rsidRPr="0075485B">
        <w:t>:</w:t>
      </w:r>
      <w:r w:rsidR="00D37136">
        <w:rPr>
          <w:i/>
        </w:rPr>
        <w:t xml:space="preserve"> ihmiss</w:t>
      </w:r>
      <w:r w:rsidR="0098090B" w:rsidRPr="0098090B">
        <w:t>/</w:t>
      </w:r>
      <w:r w:rsidR="00D37136">
        <w:rPr>
          <w:i/>
        </w:rPr>
        <w:t>i</w:t>
      </w:r>
      <w:r w:rsidR="00DD6F9F">
        <w:rPr>
          <w:i/>
        </w:rPr>
        <w:t>i</w:t>
      </w:r>
      <w:r w:rsidR="0098090B" w:rsidRPr="0098090B">
        <w:t>/</w:t>
      </w:r>
      <w:r w:rsidR="00DD6F9F">
        <w:rPr>
          <w:i/>
        </w:rPr>
        <w:t>tä</w:t>
      </w:r>
      <w:r w:rsidR="00112DD5">
        <w:rPr>
          <w:i/>
        </w:rPr>
        <w:t xml:space="preserve"> </w:t>
      </w:r>
      <w:r w:rsidR="00BA1173" w:rsidRPr="00BA1173">
        <w:t>~</w:t>
      </w:r>
      <w:r w:rsidR="00112DD5">
        <w:rPr>
          <w:i/>
        </w:rPr>
        <w:t xml:space="preserve"> ihmis</w:t>
      </w:r>
      <w:r w:rsidR="0098090B" w:rsidRPr="0098090B">
        <w:t>/</w:t>
      </w:r>
      <w:r w:rsidR="00112DD5">
        <w:rPr>
          <w:i/>
        </w:rPr>
        <w:t>i</w:t>
      </w:r>
      <w:r w:rsidR="0098090B" w:rsidRPr="0098090B">
        <w:t>/</w:t>
      </w:r>
      <w:r w:rsidR="00112DD5">
        <w:rPr>
          <w:i/>
        </w:rPr>
        <w:t>ä</w:t>
      </w:r>
      <w:r w:rsidR="0075485B" w:rsidRPr="0075485B">
        <w:t>,</w:t>
      </w:r>
      <w:r w:rsidR="00DD6F9F">
        <w:rPr>
          <w:i/>
        </w:rPr>
        <w:t xml:space="preserve"> </w:t>
      </w:r>
      <w:r w:rsidR="00BF6E19">
        <w:rPr>
          <w:i/>
        </w:rPr>
        <w:t xml:space="preserve">veres </w:t>
      </w:r>
      <w:r w:rsidR="0075485B" w:rsidRPr="0075485B">
        <w:t>:</w:t>
      </w:r>
      <w:r w:rsidR="00BF6E19">
        <w:rPr>
          <w:i/>
        </w:rPr>
        <w:t xml:space="preserve"> verekse</w:t>
      </w:r>
      <w:r w:rsidR="0098090B" w:rsidRPr="0098090B">
        <w:t>/</w:t>
      </w:r>
      <w:r w:rsidR="00BF6E19">
        <w:rPr>
          <w:i/>
        </w:rPr>
        <w:t xml:space="preserve">n </w:t>
      </w:r>
      <w:r w:rsidR="0075485B" w:rsidRPr="0075485B">
        <w:t>:</w:t>
      </w:r>
      <w:r w:rsidR="00BF6E19">
        <w:rPr>
          <w:i/>
        </w:rPr>
        <w:t xml:space="preserve"> vereks</w:t>
      </w:r>
      <w:r w:rsidR="0098090B" w:rsidRPr="0098090B">
        <w:t>/</w:t>
      </w:r>
      <w:r w:rsidR="00BF6E19">
        <w:rPr>
          <w:i/>
        </w:rPr>
        <w:t>i</w:t>
      </w:r>
      <w:r w:rsidR="00C14285" w:rsidRPr="008D0078">
        <w:rPr>
          <w:i/>
        </w:rPr>
        <w:t>i</w:t>
      </w:r>
      <w:r w:rsidR="0098090B" w:rsidRPr="0098090B">
        <w:t>/</w:t>
      </w:r>
      <w:r w:rsidR="00C14285" w:rsidRPr="008D0078">
        <w:rPr>
          <w:i/>
        </w:rPr>
        <w:t xml:space="preserve">tä </w:t>
      </w:r>
      <w:r w:rsidR="00BA1173" w:rsidRPr="00BA1173">
        <w:t>~</w:t>
      </w:r>
      <w:r w:rsidR="00C14285" w:rsidRPr="008D0078">
        <w:rPr>
          <w:i/>
        </w:rPr>
        <w:t xml:space="preserve"> vereks</w:t>
      </w:r>
      <w:r w:rsidR="0098090B" w:rsidRPr="0098090B">
        <w:t>/</w:t>
      </w:r>
      <w:r w:rsidR="00C14285" w:rsidRPr="008D0078">
        <w:rPr>
          <w:i/>
        </w:rPr>
        <w:t>i</w:t>
      </w:r>
      <w:r w:rsidR="0098090B" w:rsidRPr="0098090B">
        <w:t>/</w:t>
      </w:r>
      <w:r w:rsidR="00C14285" w:rsidRPr="008D0078">
        <w:rPr>
          <w:i/>
        </w:rPr>
        <w:t>ä</w:t>
      </w:r>
      <w:r w:rsidR="0075485B" w:rsidRPr="0075485B">
        <w:t>,</w:t>
      </w:r>
      <w:r w:rsidR="00112DD5">
        <w:rPr>
          <w:i/>
        </w:rPr>
        <w:t xml:space="preserve"> ilv</w:t>
      </w:r>
      <w:r w:rsidR="00C14285" w:rsidRPr="008D0078">
        <w:rPr>
          <w:i/>
        </w:rPr>
        <w:t>es</w:t>
      </w:r>
      <w:r w:rsidR="006710DE">
        <w:rPr>
          <w:i/>
        </w:rPr>
        <w:t xml:space="preserve"> </w:t>
      </w:r>
      <w:r w:rsidR="0075485B" w:rsidRPr="0075485B">
        <w:t>:</w:t>
      </w:r>
      <w:r w:rsidR="00112DD5">
        <w:rPr>
          <w:i/>
        </w:rPr>
        <w:t xml:space="preserve"> ilv</w:t>
      </w:r>
      <w:r w:rsidR="006710DE">
        <w:rPr>
          <w:i/>
        </w:rPr>
        <w:t>ekse</w:t>
      </w:r>
      <w:r w:rsidR="0098090B" w:rsidRPr="0098090B">
        <w:t>/</w:t>
      </w:r>
      <w:r w:rsidR="006710DE">
        <w:rPr>
          <w:i/>
        </w:rPr>
        <w:t xml:space="preserve">n </w:t>
      </w:r>
      <w:r w:rsidR="0075485B" w:rsidRPr="0075485B">
        <w:t>:</w:t>
      </w:r>
      <w:r w:rsidR="006710DE">
        <w:rPr>
          <w:i/>
        </w:rPr>
        <w:t xml:space="preserve"> </w:t>
      </w:r>
      <w:r w:rsidR="00112DD5">
        <w:rPr>
          <w:i/>
        </w:rPr>
        <w:t>ilv</w:t>
      </w:r>
      <w:r w:rsidR="006710DE">
        <w:rPr>
          <w:i/>
        </w:rPr>
        <w:t>eks</w:t>
      </w:r>
      <w:r w:rsidR="0098090B" w:rsidRPr="0098090B">
        <w:t>/</w:t>
      </w:r>
      <w:r w:rsidR="006710DE">
        <w:rPr>
          <w:i/>
        </w:rPr>
        <w:t>i</w:t>
      </w:r>
      <w:r w:rsidR="00C14285" w:rsidRPr="008D0078">
        <w:rPr>
          <w:i/>
        </w:rPr>
        <w:t>i</w:t>
      </w:r>
      <w:r w:rsidR="0098090B" w:rsidRPr="0098090B">
        <w:t>/</w:t>
      </w:r>
      <w:r w:rsidR="00112DD5">
        <w:rPr>
          <w:i/>
        </w:rPr>
        <w:t>tä</w:t>
      </w:r>
      <w:r w:rsidR="00C14285" w:rsidRPr="008D0078">
        <w:rPr>
          <w:i/>
        </w:rPr>
        <w:t xml:space="preserve"> </w:t>
      </w:r>
      <w:r w:rsidR="00BA1173" w:rsidRPr="00BA1173">
        <w:t>~</w:t>
      </w:r>
      <w:r w:rsidR="00C14285" w:rsidRPr="008D0078">
        <w:rPr>
          <w:i/>
        </w:rPr>
        <w:t xml:space="preserve"> </w:t>
      </w:r>
      <w:r w:rsidR="00112DD5">
        <w:rPr>
          <w:i/>
        </w:rPr>
        <w:t>ilv</w:t>
      </w:r>
      <w:r w:rsidR="00C14285" w:rsidRPr="008D0078">
        <w:rPr>
          <w:i/>
        </w:rPr>
        <w:t>eks</w:t>
      </w:r>
      <w:r w:rsidR="0098090B" w:rsidRPr="0098090B">
        <w:t>/</w:t>
      </w:r>
      <w:r w:rsidR="00C14285" w:rsidRPr="008D0078">
        <w:rPr>
          <w:i/>
        </w:rPr>
        <w:t>i</w:t>
      </w:r>
      <w:r w:rsidR="0098090B" w:rsidRPr="0098090B">
        <w:t>/</w:t>
      </w:r>
      <w:r w:rsidR="00112DD5">
        <w:rPr>
          <w:i/>
        </w:rPr>
        <w:t>ä</w:t>
      </w:r>
      <w:r w:rsidR="004E06FB" w:rsidRPr="00A95D68">
        <w:t>.</w:t>
      </w:r>
      <w:r w:rsidR="00DD6F9F">
        <w:t xml:space="preserve"> Haamuista, mikkä Porsangin </w:t>
      </w:r>
      <w:r w:rsidR="00CF5C75">
        <w:t xml:space="preserve">ja Raisin </w:t>
      </w:r>
      <w:r w:rsidR="00E46A35">
        <w:t>varieteet</w:t>
      </w:r>
      <w:r w:rsidR="00DD6F9F">
        <w:t xml:space="preserve">issa loputhaan </w:t>
      </w:r>
      <w:r w:rsidR="00DD6F9F">
        <w:rPr>
          <w:i/>
        </w:rPr>
        <w:t>iitA</w:t>
      </w:r>
      <w:r w:rsidR="0075485B" w:rsidRPr="0075485B">
        <w:t>,</w:t>
      </w:r>
      <w:r w:rsidR="00DD6F9F">
        <w:rPr>
          <w:i/>
        </w:rPr>
        <w:t xml:space="preserve"> </w:t>
      </w:r>
      <w:r w:rsidR="00DD6F9F">
        <w:t xml:space="preserve">oon mahđolinen jättäät suffiksin </w:t>
      </w:r>
      <w:r w:rsidR="00DD6F9F">
        <w:rPr>
          <w:i/>
        </w:rPr>
        <w:t>tA</w:t>
      </w:r>
      <w:r w:rsidR="00CB1F9B">
        <w:t xml:space="preserve"> pois</w:t>
      </w:r>
      <w:r w:rsidR="001B127A" w:rsidRPr="001B127A">
        <w:t>.</w:t>
      </w:r>
      <w:r w:rsidR="00CB1F9B">
        <w:rPr>
          <w:i/>
        </w:rPr>
        <w:t xml:space="preserve"> </w:t>
      </w:r>
      <w:r w:rsidR="00A37E89">
        <w:t xml:space="preserve">Silloin haamustus oon samanlainen ko </w:t>
      </w:r>
      <w:r>
        <w:t>nomenityyp</w:t>
      </w:r>
      <w:r w:rsidR="00A37E89">
        <w:t>issa 1.</w:t>
      </w:r>
      <w:r w:rsidR="00AC7FBF">
        <w:t xml:space="preserve"> Eriliikaisen tava</w:t>
      </w:r>
      <w:r w:rsidR="00042548">
        <w:t>l</w:t>
      </w:r>
      <w:r w:rsidR="00AC7FBF">
        <w:t xml:space="preserve">inen tämä oon </w:t>
      </w:r>
      <w:r w:rsidR="00AC7FBF" w:rsidRPr="00AC7FBF">
        <w:rPr>
          <w:i/>
        </w:rPr>
        <w:t>veres</w:t>
      </w:r>
      <w:r w:rsidR="00AC7FBF">
        <w:rPr>
          <w:i/>
        </w:rPr>
        <w:t xml:space="preserve">- </w:t>
      </w:r>
      <w:r w:rsidR="00AC7FBF">
        <w:t xml:space="preserve">ja </w:t>
      </w:r>
      <w:r w:rsidR="00AC7FBF">
        <w:rPr>
          <w:i/>
        </w:rPr>
        <w:t>ihminen-</w:t>
      </w:r>
      <w:r w:rsidR="00E952E1">
        <w:t xml:space="preserve">nomeniissa ja semmoisissa nomeniissa, mikkä loputhaan </w:t>
      </w:r>
      <w:r w:rsidR="00CB1F9B">
        <w:rPr>
          <w:i/>
        </w:rPr>
        <w:t>jA</w:t>
      </w:r>
      <w:r w:rsidR="00E952E1">
        <w:rPr>
          <w:i/>
        </w:rPr>
        <w:t xml:space="preserve"> </w:t>
      </w:r>
      <w:r w:rsidR="00E952E1">
        <w:t xml:space="preserve">(tekkiijännimet) ja </w:t>
      </w:r>
      <w:r w:rsidR="00E952E1">
        <w:rPr>
          <w:i/>
        </w:rPr>
        <w:t xml:space="preserve">vA </w:t>
      </w:r>
      <w:r w:rsidR="00E952E1">
        <w:t>(</w:t>
      </w:r>
      <w:r w:rsidR="00AE2DFE">
        <w:t>partisip</w:t>
      </w:r>
      <w:r w:rsidR="00E952E1">
        <w:t xml:space="preserve">in preesens ja </w:t>
      </w:r>
      <w:r w:rsidR="00E952E1">
        <w:rPr>
          <w:i/>
        </w:rPr>
        <w:t>vA-</w:t>
      </w:r>
      <w:r w:rsidR="00E952E1">
        <w:t xml:space="preserve">loppuiset adjektiivit), </w:t>
      </w:r>
      <w:r w:rsidR="00E9118F">
        <w:t xml:space="preserve">ja ordinaaliissa. Saama haamui niin ko </w:t>
      </w:r>
      <w:r w:rsidR="00A42FDE">
        <w:t xml:space="preserve">(sg.nom. : pl.part.) </w:t>
      </w:r>
      <w:r w:rsidR="00E9118F">
        <w:rPr>
          <w:i/>
        </w:rPr>
        <w:t xml:space="preserve">veres </w:t>
      </w:r>
      <w:r w:rsidR="00E9118F">
        <w:t xml:space="preserve">: </w:t>
      </w:r>
      <w:r w:rsidR="00E9118F">
        <w:rPr>
          <w:i/>
        </w:rPr>
        <w:t>vereks</w:t>
      </w:r>
      <w:r w:rsidR="0098090B" w:rsidRPr="0098090B">
        <w:t>/</w:t>
      </w:r>
      <w:r w:rsidR="00E9118F">
        <w:rPr>
          <w:i/>
        </w:rPr>
        <w:t>i</w:t>
      </w:r>
      <w:r w:rsidR="0098090B" w:rsidRPr="0098090B">
        <w:t>/</w:t>
      </w:r>
      <w:r w:rsidR="00E9118F">
        <w:rPr>
          <w:i/>
        </w:rPr>
        <w:t>i</w:t>
      </w:r>
      <w:r w:rsidR="00E9118F">
        <w:t xml:space="preserve">, </w:t>
      </w:r>
      <w:r w:rsidR="00E9118F">
        <w:rPr>
          <w:i/>
        </w:rPr>
        <w:t xml:space="preserve">kokkous </w:t>
      </w:r>
      <w:r w:rsidR="00E9118F">
        <w:t xml:space="preserve">: </w:t>
      </w:r>
      <w:r w:rsidR="009E5773">
        <w:rPr>
          <w:i/>
        </w:rPr>
        <w:t>kokkouks</w:t>
      </w:r>
      <w:r w:rsidR="0098090B" w:rsidRPr="0098090B">
        <w:t>/</w:t>
      </w:r>
      <w:r w:rsidR="00E9118F">
        <w:rPr>
          <w:i/>
        </w:rPr>
        <w:t>i</w:t>
      </w:r>
      <w:r w:rsidR="0098090B" w:rsidRPr="0098090B">
        <w:t>/</w:t>
      </w:r>
      <w:r w:rsidR="009E5773">
        <w:rPr>
          <w:i/>
        </w:rPr>
        <w:t>i</w:t>
      </w:r>
      <w:r w:rsidR="001B127A" w:rsidRPr="001B127A">
        <w:t>,</w:t>
      </w:r>
      <w:r w:rsidR="00E9118F">
        <w:rPr>
          <w:i/>
        </w:rPr>
        <w:t xml:space="preserve"> ihminen </w:t>
      </w:r>
      <w:r w:rsidR="00E9118F">
        <w:t xml:space="preserve">: </w:t>
      </w:r>
      <w:r w:rsidR="00E9118F">
        <w:rPr>
          <w:i/>
        </w:rPr>
        <w:t>ihmiss</w:t>
      </w:r>
      <w:r w:rsidR="0098090B" w:rsidRPr="0098090B">
        <w:t>/</w:t>
      </w:r>
      <w:r w:rsidR="00E9118F">
        <w:rPr>
          <w:i/>
        </w:rPr>
        <w:t>i</w:t>
      </w:r>
      <w:r w:rsidR="0098090B" w:rsidRPr="0098090B">
        <w:t>/</w:t>
      </w:r>
      <w:r w:rsidR="00E9118F">
        <w:rPr>
          <w:i/>
        </w:rPr>
        <w:t>i</w:t>
      </w:r>
      <w:r w:rsidR="001B127A" w:rsidRPr="001B127A">
        <w:t>,</w:t>
      </w:r>
      <w:r w:rsidR="00E9118F">
        <w:rPr>
          <w:i/>
        </w:rPr>
        <w:t xml:space="preserve"> puhhuuja </w:t>
      </w:r>
      <w:r w:rsidR="00E9118F">
        <w:t xml:space="preserve">: </w:t>
      </w:r>
      <w:r w:rsidR="00E9118F">
        <w:rPr>
          <w:i/>
        </w:rPr>
        <w:t>puhhuuj</w:t>
      </w:r>
      <w:r w:rsidR="0098090B" w:rsidRPr="0098090B">
        <w:t>/</w:t>
      </w:r>
      <w:r w:rsidR="00E9118F">
        <w:rPr>
          <w:i/>
        </w:rPr>
        <w:t>i</w:t>
      </w:r>
      <w:r w:rsidR="0098090B" w:rsidRPr="0098090B">
        <w:t>/</w:t>
      </w:r>
      <w:r w:rsidR="00B94426">
        <w:rPr>
          <w:i/>
        </w:rPr>
        <w:t>i</w:t>
      </w:r>
      <w:r w:rsidR="001B127A" w:rsidRPr="001B127A">
        <w:t>,</w:t>
      </w:r>
      <w:r w:rsidR="00E9118F">
        <w:rPr>
          <w:i/>
        </w:rPr>
        <w:t xml:space="preserve"> puhhuuva </w:t>
      </w:r>
      <w:r w:rsidR="00E9118F">
        <w:t xml:space="preserve">: </w:t>
      </w:r>
      <w:r w:rsidR="00E9118F">
        <w:rPr>
          <w:i/>
        </w:rPr>
        <w:t>puhhuuv</w:t>
      </w:r>
      <w:r w:rsidR="0098090B" w:rsidRPr="0098090B">
        <w:t>/</w:t>
      </w:r>
      <w:r w:rsidR="00E9118F">
        <w:rPr>
          <w:i/>
        </w:rPr>
        <w:t>i</w:t>
      </w:r>
      <w:r w:rsidR="0098090B" w:rsidRPr="0098090B">
        <w:t>/</w:t>
      </w:r>
      <w:r w:rsidR="00B94426">
        <w:rPr>
          <w:i/>
        </w:rPr>
        <w:t>i</w:t>
      </w:r>
      <w:r w:rsidR="001B127A" w:rsidRPr="001B127A">
        <w:t>,</w:t>
      </w:r>
      <w:r w:rsidR="00E9118F">
        <w:rPr>
          <w:i/>
        </w:rPr>
        <w:t xml:space="preserve"> </w:t>
      </w:r>
      <w:r w:rsidR="00A62D61">
        <w:rPr>
          <w:i/>
        </w:rPr>
        <w:t xml:space="preserve">väkkeevä </w:t>
      </w:r>
      <w:r w:rsidR="00A62D61">
        <w:t xml:space="preserve">: </w:t>
      </w:r>
      <w:r w:rsidR="00A62D61">
        <w:rPr>
          <w:i/>
        </w:rPr>
        <w:t>väkkeev</w:t>
      </w:r>
      <w:r w:rsidR="0098090B" w:rsidRPr="0098090B">
        <w:t>/</w:t>
      </w:r>
      <w:r w:rsidR="00A62D61">
        <w:rPr>
          <w:i/>
        </w:rPr>
        <w:t>i</w:t>
      </w:r>
      <w:r w:rsidR="0098090B" w:rsidRPr="0098090B">
        <w:t>/</w:t>
      </w:r>
      <w:r w:rsidR="00A62D61">
        <w:rPr>
          <w:i/>
        </w:rPr>
        <w:t>i</w:t>
      </w:r>
      <w:r w:rsidR="001B127A" w:rsidRPr="001B127A">
        <w:t>,</w:t>
      </w:r>
      <w:r w:rsidR="00A62D61">
        <w:rPr>
          <w:i/>
        </w:rPr>
        <w:t xml:space="preserve"> kolmas </w:t>
      </w:r>
      <w:r w:rsidR="001B127A" w:rsidRPr="001B127A">
        <w:t>:</w:t>
      </w:r>
      <w:r w:rsidR="00A62D61">
        <w:rPr>
          <w:i/>
        </w:rPr>
        <w:t xml:space="preserve"> kolma</w:t>
      </w:r>
      <w:r w:rsidR="00B94426">
        <w:rPr>
          <w:i/>
        </w:rPr>
        <w:t>n</w:t>
      </w:r>
      <w:r w:rsidR="00A62D61">
        <w:rPr>
          <w:i/>
        </w:rPr>
        <w:t>ss</w:t>
      </w:r>
      <w:r w:rsidR="0098090B" w:rsidRPr="0098090B">
        <w:t>/</w:t>
      </w:r>
      <w:r w:rsidR="00A62D61">
        <w:rPr>
          <w:i/>
        </w:rPr>
        <w:t>i</w:t>
      </w:r>
      <w:r w:rsidR="0098090B" w:rsidRPr="0098090B">
        <w:t>/</w:t>
      </w:r>
      <w:r w:rsidR="00A62D61">
        <w:rPr>
          <w:i/>
        </w:rPr>
        <w:t>i</w:t>
      </w:r>
      <w:r w:rsidR="00B94426">
        <w:rPr>
          <w:i/>
        </w:rPr>
        <w:t xml:space="preserve"> </w:t>
      </w:r>
      <w:r w:rsidR="00BA1173" w:rsidRPr="00BA1173">
        <w:t>~</w:t>
      </w:r>
      <w:r w:rsidR="00B94426">
        <w:rPr>
          <w:i/>
        </w:rPr>
        <w:t xml:space="preserve"> kolmass</w:t>
      </w:r>
      <w:r w:rsidR="0098090B" w:rsidRPr="0098090B">
        <w:t>/</w:t>
      </w:r>
      <w:r w:rsidR="00B94426">
        <w:rPr>
          <w:i/>
        </w:rPr>
        <w:t>i</w:t>
      </w:r>
      <w:r w:rsidR="0098090B" w:rsidRPr="0098090B">
        <w:t>/</w:t>
      </w:r>
      <w:r w:rsidR="00B94426">
        <w:rPr>
          <w:i/>
        </w:rPr>
        <w:t>i</w:t>
      </w:r>
      <w:r w:rsidR="001B127A" w:rsidRPr="001B127A">
        <w:t>.</w:t>
      </w:r>
    </w:p>
    <w:p w14:paraId="4AACA96B" w14:textId="7F2A7687" w:rsidR="00086370" w:rsidRPr="00A95D68" w:rsidRDefault="008F047A" w:rsidP="008412B0">
      <w:pPr>
        <w:pStyle w:val="Punktliste"/>
      </w:pPr>
      <w:r>
        <w:t>Nomenityyp</w:t>
      </w:r>
      <w:r w:rsidR="00086370" w:rsidRPr="00A95D68">
        <w:t xml:space="preserve">issä 3 eli pitkävokaalisissa nomeniissa suffiksi oon ylheisesti </w:t>
      </w:r>
      <w:r w:rsidR="006016BC">
        <w:rPr>
          <w:i/>
        </w:rPr>
        <w:t>tA</w:t>
      </w:r>
      <w:r w:rsidR="00086370" w:rsidRPr="00A95D68">
        <w:t>. Varengi</w:t>
      </w:r>
      <w:r w:rsidR="008D0078">
        <w:t xml:space="preserve">n </w:t>
      </w:r>
      <w:r w:rsidR="00E46A35">
        <w:t>varieteet</w:t>
      </w:r>
      <w:r w:rsidR="008D0078">
        <w:t>issa</w:t>
      </w:r>
      <w:r w:rsidR="00086370" w:rsidRPr="00A95D68">
        <w:t xml:space="preserve"> oon tyypissä 3.2 mahđolinen valita haamu</w:t>
      </w:r>
      <w:r w:rsidR="008D0078">
        <w:t>n</w:t>
      </w:r>
      <w:r w:rsidR="00086370" w:rsidRPr="00A95D68">
        <w:t xml:space="preserve">, missä partitiivin </w:t>
      </w:r>
      <w:r w:rsidR="00AA5498">
        <w:t>suffiksinna</w:t>
      </w:r>
      <w:r w:rsidR="00086370" w:rsidRPr="00A95D68">
        <w:t xml:space="preserve"> oon </w:t>
      </w:r>
      <w:r w:rsidR="00086370" w:rsidRPr="008D0078">
        <w:rPr>
          <w:i/>
        </w:rPr>
        <w:t>A</w:t>
      </w:r>
      <w:r w:rsidR="008D0078">
        <w:t xml:space="preserve"> </w:t>
      </w:r>
      <w:r w:rsidR="00912E2F">
        <w:t xml:space="preserve">ja pluraalin </w:t>
      </w:r>
      <w:r w:rsidR="00912E2F">
        <w:rPr>
          <w:i/>
        </w:rPr>
        <w:t>i &gt; j</w:t>
      </w:r>
      <w:r w:rsidR="00912E2F">
        <w:t xml:space="preserve"> </w:t>
      </w:r>
      <w:r w:rsidR="0075485B">
        <w:t>(</w:t>
      </w:r>
      <w:r w:rsidR="008D0078">
        <w:t xml:space="preserve">vrt. pluraalin </w:t>
      </w:r>
      <w:r w:rsidR="00A27713">
        <w:t>genitiiv</w:t>
      </w:r>
      <w:r w:rsidR="008D0078">
        <w:t xml:space="preserve">in </w:t>
      </w:r>
      <w:r w:rsidR="008D0078">
        <w:rPr>
          <w:i/>
        </w:rPr>
        <w:t>en-</w:t>
      </w:r>
      <w:r w:rsidR="008D0078">
        <w:t>variantt</w:t>
      </w:r>
      <w:r w:rsidR="00DD6F9F">
        <w:t>hiin</w:t>
      </w:r>
      <w:r w:rsidR="008D0078">
        <w:t>)</w:t>
      </w:r>
      <w:r w:rsidR="00086370" w:rsidRPr="00A95D68">
        <w:t>. Esimerkkii</w:t>
      </w:r>
      <w:r w:rsidR="00C14285" w:rsidRPr="00A95D68">
        <w:t xml:space="preserve">: </w:t>
      </w:r>
      <w:r w:rsidR="0075485B">
        <w:t>(</w:t>
      </w:r>
      <w:r w:rsidR="00C14285" w:rsidRPr="00A95D68">
        <w:t xml:space="preserve">sg.nom. : sg.gen. : pl.part.) </w:t>
      </w:r>
      <w:r w:rsidR="0075485B">
        <w:t>(</w:t>
      </w:r>
      <w:r w:rsidR="00F067F1">
        <w:t xml:space="preserve">3.1) </w:t>
      </w:r>
      <w:r w:rsidR="00C14285" w:rsidRPr="008D0078">
        <w:rPr>
          <w:i/>
        </w:rPr>
        <w:t xml:space="preserve">maa </w:t>
      </w:r>
      <w:r w:rsidR="0075485B" w:rsidRPr="0075485B">
        <w:t>:</w:t>
      </w:r>
      <w:r w:rsidR="00C14285" w:rsidRPr="008D0078">
        <w:rPr>
          <w:i/>
        </w:rPr>
        <w:t xml:space="preserve"> maa</w:t>
      </w:r>
      <w:r w:rsidR="0098090B" w:rsidRPr="0098090B">
        <w:t>/</w:t>
      </w:r>
      <w:r w:rsidR="00C14285" w:rsidRPr="008D0078">
        <w:rPr>
          <w:i/>
        </w:rPr>
        <w:t xml:space="preserve">n </w:t>
      </w:r>
      <w:r w:rsidR="0075485B" w:rsidRPr="0075485B">
        <w:t>:</w:t>
      </w:r>
      <w:r w:rsidR="00C14285" w:rsidRPr="008D0078">
        <w:rPr>
          <w:i/>
        </w:rPr>
        <w:t xml:space="preserve"> ma</w:t>
      </w:r>
      <w:r w:rsidR="0098090B" w:rsidRPr="0098090B">
        <w:t>/</w:t>
      </w:r>
      <w:r w:rsidR="00C14285" w:rsidRPr="008D0078">
        <w:rPr>
          <w:i/>
        </w:rPr>
        <w:t>i</w:t>
      </w:r>
      <w:r w:rsidR="0098090B" w:rsidRPr="0098090B">
        <w:t>/</w:t>
      </w:r>
      <w:r w:rsidR="00C14285" w:rsidRPr="008D0078">
        <w:rPr>
          <w:i/>
        </w:rPr>
        <w:t>ta</w:t>
      </w:r>
      <w:r w:rsidR="0075485B" w:rsidRPr="0075485B">
        <w:t>,</w:t>
      </w:r>
      <w:r w:rsidR="00C14285" w:rsidRPr="008D0078">
        <w:rPr>
          <w:i/>
        </w:rPr>
        <w:t xml:space="preserve"> </w:t>
      </w:r>
      <w:r w:rsidR="0084228D" w:rsidRPr="008D0078">
        <w:rPr>
          <w:i/>
        </w:rPr>
        <w:t xml:space="preserve">yö </w:t>
      </w:r>
      <w:r w:rsidR="0075485B" w:rsidRPr="0075485B">
        <w:t>:</w:t>
      </w:r>
      <w:r w:rsidR="0084228D" w:rsidRPr="008D0078">
        <w:rPr>
          <w:i/>
        </w:rPr>
        <w:t xml:space="preserve"> yö</w:t>
      </w:r>
      <w:r w:rsidR="0098090B" w:rsidRPr="0098090B">
        <w:t>/</w:t>
      </w:r>
      <w:r w:rsidR="0084228D" w:rsidRPr="008D0078">
        <w:rPr>
          <w:i/>
        </w:rPr>
        <w:t xml:space="preserve">n </w:t>
      </w:r>
      <w:r w:rsidR="0075485B" w:rsidRPr="0075485B">
        <w:t>:</w:t>
      </w:r>
      <w:r w:rsidR="0084228D" w:rsidRPr="008D0078">
        <w:rPr>
          <w:i/>
        </w:rPr>
        <w:t xml:space="preserve"> ö</w:t>
      </w:r>
      <w:r w:rsidR="0098090B" w:rsidRPr="0098090B">
        <w:t>/</w:t>
      </w:r>
      <w:r w:rsidR="0084228D" w:rsidRPr="008D0078">
        <w:rPr>
          <w:i/>
        </w:rPr>
        <w:t>i</w:t>
      </w:r>
      <w:r w:rsidR="0098090B" w:rsidRPr="0098090B">
        <w:t>/</w:t>
      </w:r>
      <w:r w:rsidR="0084228D" w:rsidRPr="008D0078">
        <w:rPr>
          <w:i/>
        </w:rPr>
        <w:t>tä</w:t>
      </w:r>
      <w:r w:rsidR="0075485B" w:rsidRPr="0075485B">
        <w:t>,</w:t>
      </w:r>
      <w:r w:rsidR="0084228D" w:rsidRPr="008D0078">
        <w:rPr>
          <w:i/>
        </w:rPr>
        <w:t xml:space="preserve"> </w:t>
      </w:r>
      <w:r w:rsidR="00F067F1">
        <w:rPr>
          <w:i/>
        </w:rPr>
        <w:t xml:space="preserve">tuorestai </w:t>
      </w:r>
      <w:r w:rsidR="0075485B" w:rsidRPr="0075485B">
        <w:t>:</w:t>
      </w:r>
      <w:r w:rsidR="00F067F1">
        <w:rPr>
          <w:i/>
        </w:rPr>
        <w:t xml:space="preserve"> tuorestai</w:t>
      </w:r>
      <w:r w:rsidR="0098090B" w:rsidRPr="0098090B">
        <w:t>/</w:t>
      </w:r>
      <w:r w:rsidR="00F067F1">
        <w:rPr>
          <w:i/>
        </w:rPr>
        <w:t xml:space="preserve">n </w:t>
      </w:r>
      <w:r w:rsidR="0075485B" w:rsidRPr="0075485B">
        <w:t>:</w:t>
      </w:r>
      <w:r w:rsidR="00F067F1">
        <w:rPr>
          <w:i/>
        </w:rPr>
        <w:t xml:space="preserve"> tuoresta</w:t>
      </w:r>
      <w:r w:rsidR="0098090B" w:rsidRPr="0098090B">
        <w:t>/</w:t>
      </w:r>
      <w:r w:rsidR="00F067F1">
        <w:rPr>
          <w:i/>
        </w:rPr>
        <w:t>i</w:t>
      </w:r>
      <w:r w:rsidR="0098090B" w:rsidRPr="0098090B">
        <w:t>/</w:t>
      </w:r>
      <w:r w:rsidR="00F067F1">
        <w:rPr>
          <w:i/>
        </w:rPr>
        <w:t>ta</w:t>
      </w:r>
      <w:r w:rsidR="0075485B" w:rsidRPr="0075485B">
        <w:t>,</w:t>
      </w:r>
      <w:r w:rsidR="00F067F1">
        <w:rPr>
          <w:i/>
        </w:rPr>
        <w:t xml:space="preserve"> </w:t>
      </w:r>
      <w:r w:rsidR="00C14285" w:rsidRPr="008D0078">
        <w:rPr>
          <w:i/>
        </w:rPr>
        <w:t xml:space="preserve">vapaa </w:t>
      </w:r>
      <w:r w:rsidR="0075485B" w:rsidRPr="0075485B">
        <w:t>:</w:t>
      </w:r>
      <w:r w:rsidR="00C14285" w:rsidRPr="008D0078">
        <w:rPr>
          <w:i/>
        </w:rPr>
        <w:t xml:space="preserve"> vaphaa</w:t>
      </w:r>
      <w:r w:rsidR="0098090B" w:rsidRPr="0098090B">
        <w:t>/</w:t>
      </w:r>
      <w:r w:rsidR="00C14285" w:rsidRPr="008D0078">
        <w:rPr>
          <w:i/>
        </w:rPr>
        <w:t xml:space="preserve">n </w:t>
      </w:r>
      <w:r w:rsidR="0075485B" w:rsidRPr="0075485B">
        <w:t>:</w:t>
      </w:r>
      <w:r w:rsidR="00C14285" w:rsidRPr="008D0078">
        <w:rPr>
          <w:i/>
        </w:rPr>
        <w:t xml:space="preserve"> vapha</w:t>
      </w:r>
      <w:r w:rsidR="0098090B" w:rsidRPr="0098090B">
        <w:t>/</w:t>
      </w:r>
      <w:r w:rsidR="00C14285" w:rsidRPr="008D0078">
        <w:rPr>
          <w:i/>
        </w:rPr>
        <w:t>i</w:t>
      </w:r>
      <w:r w:rsidR="0098090B" w:rsidRPr="0098090B">
        <w:t>/</w:t>
      </w:r>
      <w:r w:rsidR="00C14285" w:rsidRPr="008D0078">
        <w:rPr>
          <w:i/>
        </w:rPr>
        <w:t>ta</w:t>
      </w:r>
      <w:r w:rsidR="0075485B" w:rsidRPr="0075485B">
        <w:t>,</w:t>
      </w:r>
      <w:r w:rsidR="00C14285" w:rsidRPr="008D0078">
        <w:rPr>
          <w:i/>
        </w:rPr>
        <w:t xml:space="preserve"> valkkee </w:t>
      </w:r>
      <w:r w:rsidR="0075485B" w:rsidRPr="0075485B">
        <w:t>:</w:t>
      </w:r>
      <w:r w:rsidR="00C14285" w:rsidRPr="008D0078">
        <w:rPr>
          <w:i/>
        </w:rPr>
        <w:t xml:space="preserve"> valkkee</w:t>
      </w:r>
      <w:r w:rsidR="0098090B" w:rsidRPr="0098090B">
        <w:t>/</w:t>
      </w:r>
      <w:r w:rsidR="00C14285" w:rsidRPr="008D0078">
        <w:rPr>
          <w:i/>
        </w:rPr>
        <w:t xml:space="preserve">n </w:t>
      </w:r>
      <w:r w:rsidR="0075485B" w:rsidRPr="0075485B">
        <w:t>:</w:t>
      </w:r>
      <w:r w:rsidR="00C14285" w:rsidRPr="008D0078">
        <w:rPr>
          <w:i/>
        </w:rPr>
        <w:t xml:space="preserve"> valkke</w:t>
      </w:r>
      <w:r w:rsidR="0098090B" w:rsidRPr="0098090B">
        <w:t>/</w:t>
      </w:r>
      <w:r w:rsidR="00C14285" w:rsidRPr="008D0078">
        <w:rPr>
          <w:i/>
        </w:rPr>
        <w:t>i</w:t>
      </w:r>
      <w:r w:rsidR="0098090B" w:rsidRPr="0098090B">
        <w:t>/</w:t>
      </w:r>
      <w:r w:rsidR="00C14285" w:rsidRPr="008D0078">
        <w:rPr>
          <w:i/>
        </w:rPr>
        <w:t>ta</w:t>
      </w:r>
      <w:r w:rsidR="0075485B" w:rsidRPr="0075485B">
        <w:t>,</w:t>
      </w:r>
      <w:r w:rsidR="00F067F1">
        <w:rPr>
          <w:i/>
        </w:rPr>
        <w:t xml:space="preserve"> </w:t>
      </w:r>
      <w:r w:rsidR="0075485B">
        <w:t>(</w:t>
      </w:r>
      <w:r w:rsidR="00F067F1">
        <w:t>3.2)</w:t>
      </w:r>
      <w:r w:rsidR="00C14285" w:rsidRPr="008D0078">
        <w:rPr>
          <w:i/>
        </w:rPr>
        <w:t xml:space="preserve"> rakas </w:t>
      </w:r>
      <w:r w:rsidR="0075485B" w:rsidRPr="0075485B">
        <w:t>:</w:t>
      </w:r>
      <w:r w:rsidR="00C14285" w:rsidRPr="008D0078">
        <w:rPr>
          <w:i/>
        </w:rPr>
        <w:t xml:space="preserve"> rakkhaa</w:t>
      </w:r>
      <w:r w:rsidR="0098090B" w:rsidRPr="0098090B">
        <w:t>/</w:t>
      </w:r>
      <w:r w:rsidR="00C14285" w:rsidRPr="008D0078">
        <w:rPr>
          <w:i/>
        </w:rPr>
        <w:t xml:space="preserve">n </w:t>
      </w:r>
      <w:r w:rsidR="0075485B" w:rsidRPr="0075485B">
        <w:t>:</w:t>
      </w:r>
      <w:r w:rsidR="00C14285" w:rsidRPr="008D0078">
        <w:rPr>
          <w:i/>
        </w:rPr>
        <w:t xml:space="preserve"> rakkha</w:t>
      </w:r>
      <w:r w:rsidR="0098090B" w:rsidRPr="0098090B">
        <w:t>/</w:t>
      </w:r>
      <w:r w:rsidR="00C14285" w:rsidRPr="008D0078">
        <w:rPr>
          <w:i/>
        </w:rPr>
        <w:t>i</w:t>
      </w:r>
      <w:r w:rsidR="0098090B" w:rsidRPr="0098090B">
        <w:t>/</w:t>
      </w:r>
      <w:r w:rsidR="00C14285" w:rsidRPr="008D0078">
        <w:rPr>
          <w:i/>
        </w:rPr>
        <w:t xml:space="preserve">ta </w:t>
      </w:r>
      <w:r w:rsidR="00BA1173" w:rsidRPr="00BA1173">
        <w:t>~</w:t>
      </w:r>
      <w:r w:rsidR="00C14285" w:rsidRPr="008D0078">
        <w:rPr>
          <w:i/>
        </w:rPr>
        <w:t xml:space="preserve"> rakkha</w:t>
      </w:r>
      <w:r w:rsidR="0098090B" w:rsidRPr="0098090B">
        <w:t>/</w:t>
      </w:r>
      <w:r w:rsidR="00C14285" w:rsidRPr="008D0078">
        <w:rPr>
          <w:i/>
        </w:rPr>
        <w:t>j</w:t>
      </w:r>
      <w:r w:rsidR="0098090B" w:rsidRPr="0098090B">
        <w:t>/</w:t>
      </w:r>
      <w:r w:rsidR="00C14285" w:rsidRPr="008D0078">
        <w:rPr>
          <w:i/>
        </w:rPr>
        <w:t>a</w:t>
      </w:r>
      <w:r w:rsidR="0075485B" w:rsidRPr="0075485B">
        <w:t>,</w:t>
      </w:r>
      <w:r w:rsidR="00C14285" w:rsidRPr="008D0078">
        <w:rPr>
          <w:i/>
        </w:rPr>
        <w:t xml:space="preserve"> turve</w:t>
      </w:r>
      <w:r w:rsidR="0075485B" w:rsidRPr="0075485B">
        <w:t>(</w:t>
      </w:r>
      <w:r w:rsidR="00C14285" w:rsidRPr="008D0078">
        <w:rPr>
          <w:i/>
        </w:rPr>
        <w:t>t</w:t>
      </w:r>
      <w:r w:rsidR="0075485B" w:rsidRPr="0075485B">
        <w:t>)</w:t>
      </w:r>
      <w:r w:rsidR="00C14285" w:rsidRPr="008D0078">
        <w:rPr>
          <w:i/>
        </w:rPr>
        <w:t xml:space="preserve"> </w:t>
      </w:r>
      <w:r w:rsidR="0075485B" w:rsidRPr="0075485B">
        <w:t>:</w:t>
      </w:r>
      <w:r w:rsidR="00C14285" w:rsidRPr="008D0078">
        <w:rPr>
          <w:i/>
        </w:rPr>
        <w:t xml:space="preserve"> turphee</w:t>
      </w:r>
      <w:r w:rsidR="0098090B" w:rsidRPr="0098090B">
        <w:t>/</w:t>
      </w:r>
      <w:r w:rsidR="00C14285" w:rsidRPr="008D0078">
        <w:rPr>
          <w:i/>
        </w:rPr>
        <w:t xml:space="preserve">n </w:t>
      </w:r>
      <w:r w:rsidR="0075485B" w:rsidRPr="0075485B">
        <w:t>:</w:t>
      </w:r>
      <w:r w:rsidR="00C14285" w:rsidRPr="008D0078">
        <w:rPr>
          <w:i/>
        </w:rPr>
        <w:t xml:space="preserve"> turphe</w:t>
      </w:r>
      <w:r w:rsidR="0098090B" w:rsidRPr="0098090B">
        <w:t>/</w:t>
      </w:r>
      <w:r w:rsidR="00C14285" w:rsidRPr="008D0078">
        <w:rPr>
          <w:i/>
        </w:rPr>
        <w:t>i</w:t>
      </w:r>
      <w:r w:rsidR="0098090B" w:rsidRPr="0098090B">
        <w:t>/</w:t>
      </w:r>
      <w:r w:rsidR="00C14285" w:rsidRPr="008D0078">
        <w:rPr>
          <w:i/>
        </w:rPr>
        <w:t xml:space="preserve">ta </w:t>
      </w:r>
      <w:r w:rsidR="00BA1173" w:rsidRPr="00BA1173">
        <w:t>~</w:t>
      </w:r>
      <w:r w:rsidR="00C14285" w:rsidRPr="008D0078">
        <w:rPr>
          <w:i/>
        </w:rPr>
        <w:t xml:space="preserve"> turphe</w:t>
      </w:r>
      <w:r w:rsidR="0098090B" w:rsidRPr="0098090B">
        <w:t>/</w:t>
      </w:r>
      <w:r w:rsidR="00C14285" w:rsidRPr="008D0078">
        <w:rPr>
          <w:i/>
        </w:rPr>
        <w:t>j</w:t>
      </w:r>
      <w:r w:rsidR="0098090B" w:rsidRPr="0098090B">
        <w:t>/</w:t>
      </w:r>
      <w:r w:rsidR="00C14285" w:rsidRPr="008D0078">
        <w:rPr>
          <w:i/>
        </w:rPr>
        <w:t>a</w:t>
      </w:r>
      <w:r w:rsidR="00C14285" w:rsidRPr="00A95D68">
        <w:t>.</w:t>
      </w:r>
    </w:p>
    <w:p w14:paraId="2559FD7F" w14:textId="4D19ADEF" w:rsidR="005175A6" w:rsidRDefault="00124296" w:rsidP="005175A6">
      <w:pPr>
        <w:pStyle w:val="Brdtekst"/>
        <w:spacing w:before="120"/>
      </w:pPr>
      <w:r w:rsidRPr="00983BED">
        <w:t xml:space="preserve">Ko verttaama pluraalin </w:t>
      </w:r>
      <w:r w:rsidR="00A27713">
        <w:t>genitiiv</w:t>
      </w:r>
      <w:r w:rsidRPr="00983BED">
        <w:t>ii ja partitiivii, se n</w:t>
      </w:r>
      <w:r w:rsidR="005175A6" w:rsidRPr="00983BED">
        <w:t xml:space="preserve">äjemä, ette </w:t>
      </w:r>
      <w:r w:rsidRPr="00983BED">
        <w:t xml:space="preserve">Porsangin </w:t>
      </w:r>
      <w:r w:rsidR="00E94FE5">
        <w:t xml:space="preserve">ja Raisin </w:t>
      </w:r>
      <w:r w:rsidR="00E46A35">
        <w:t>varieteet</w:t>
      </w:r>
      <w:r w:rsidRPr="00983BED">
        <w:t xml:space="preserve">issa </w:t>
      </w:r>
      <w:r w:rsidR="005175A6" w:rsidRPr="00983BED">
        <w:t xml:space="preserve">pluraalin </w:t>
      </w:r>
      <w:r w:rsidR="00A27713">
        <w:t>genitiiv</w:t>
      </w:r>
      <w:r w:rsidR="005175A6" w:rsidRPr="00983BED">
        <w:t>issä ja partitiivissa oon</w:t>
      </w:r>
      <w:r w:rsidRPr="00983BED">
        <w:t xml:space="preserve"> </w:t>
      </w:r>
      <w:r w:rsidR="005175A6" w:rsidRPr="00983BED">
        <w:t>”kahđen vokaalin pakko”</w:t>
      </w:r>
      <w:r w:rsidRPr="00983BED">
        <w:t xml:space="preserve">. Se </w:t>
      </w:r>
      <w:r w:rsidR="005175A6" w:rsidRPr="00983BED">
        <w:t xml:space="preserve">meinaa, ette jos rangan vokaali kattoo pluraalin </w:t>
      </w:r>
      <w:r w:rsidR="005175A6" w:rsidRPr="00983BED">
        <w:rPr>
          <w:i/>
        </w:rPr>
        <w:t>i</w:t>
      </w:r>
      <w:r w:rsidR="005175A6" w:rsidRPr="00983BED">
        <w:t xml:space="preserve">:n eđestä, se pluraalin </w:t>
      </w:r>
      <w:r w:rsidR="005175A6" w:rsidRPr="00983BED">
        <w:rPr>
          <w:i/>
        </w:rPr>
        <w:t>i</w:t>
      </w:r>
      <w:r w:rsidR="005175A6" w:rsidRPr="00983BED">
        <w:t xml:space="preserve"> pitenee eli niitä kirjoitethaan kaksi. Eli pluraalin rangassa oon joko </w:t>
      </w:r>
      <w:r w:rsidR="005175A6" w:rsidRPr="00983BED">
        <w:rPr>
          <w:i/>
        </w:rPr>
        <w:t>Vi</w:t>
      </w:r>
      <w:r w:rsidR="005175A6" w:rsidRPr="00983BED">
        <w:t xml:space="preserve"> tahi </w:t>
      </w:r>
      <w:r w:rsidR="005175A6" w:rsidRPr="00983BED">
        <w:rPr>
          <w:i/>
        </w:rPr>
        <w:t>ii</w:t>
      </w:r>
      <w:r w:rsidR="005175A6" w:rsidRPr="00983BED">
        <w:t>. Esimerkiksi</w:t>
      </w:r>
      <w:r w:rsidR="00EB221A">
        <w:t xml:space="preserve"> </w:t>
      </w:r>
      <w:r w:rsidR="007434BC">
        <w:t>(sg.nom. : pl.gen</w:t>
      </w:r>
      <w:r w:rsidR="008F236A">
        <w:t>.</w:t>
      </w:r>
      <w:r w:rsidR="007434BC">
        <w:t xml:space="preserve"> : pl.part.) </w:t>
      </w:r>
      <w:r w:rsidR="0075485B">
        <w:t>(</w:t>
      </w:r>
      <w:r w:rsidR="00EB221A">
        <w:t>1.1)</w:t>
      </w:r>
      <w:r w:rsidR="00EF34B8">
        <w:t xml:space="preserve"> </w:t>
      </w:r>
      <w:r w:rsidR="00EB5228">
        <w:rPr>
          <w:i/>
        </w:rPr>
        <w:t xml:space="preserve">juoppo </w:t>
      </w:r>
      <w:r w:rsidR="0075485B" w:rsidRPr="0075485B">
        <w:t>:</w:t>
      </w:r>
      <w:r w:rsidR="005175A6" w:rsidRPr="00983BED">
        <w:t xml:space="preserve"> </w:t>
      </w:r>
      <w:r w:rsidR="00EB5228">
        <w:rPr>
          <w:i/>
        </w:rPr>
        <w:t>juoppo</w:t>
      </w:r>
      <w:r w:rsidR="0098090B" w:rsidRPr="0098090B">
        <w:t>/</w:t>
      </w:r>
      <w:r w:rsidR="005175A6" w:rsidRPr="00983BED">
        <w:rPr>
          <w:i/>
        </w:rPr>
        <w:t>i</w:t>
      </w:r>
      <w:r w:rsidR="0098090B" w:rsidRPr="0098090B">
        <w:t>/</w:t>
      </w:r>
      <w:r w:rsidR="005175A6" w:rsidRPr="00983BED">
        <w:rPr>
          <w:i/>
        </w:rPr>
        <w:t xml:space="preserve">n </w:t>
      </w:r>
      <w:r w:rsidR="0075485B" w:rsidRPr="0075485B">
        <w:t>:</w:t>
      </w:r>
      <w:r w:rsidR="005175A6" w:rsidRPr="00983BED">
        <w:rPr>
          <w:i/>
        </w:rPr>
        <w:t xml:space="preserve"> </w:t>
      </w:r>
      <w:r w:rsidR="00EB5228">
        <w:rPr>
          <w:i/>
        </w:rPr>
        <w:t>juoppo</w:t>
      </w:r>
      <w:r w:rsidR="0098090B" w:rsidRPr="0098090B">
        <w:t>/</w:t>
      </w:r>
      <w:r w:rsidR="005175A6" w:rsidRPr="00983BED">
        <w:rPr>
          <w:i/>
        </w:rPr>
        <w:t>i</w:t>
      </w:r>
      <w:r w:rsidR="0075485B" w:rsidRPr="0075485B">
        <w:t>,</w:t>
      </w:r>
      <w:r w:rsidR="00EF34B8">
        <w:rPr>
          <w:i/>
        </w:rPr>
        <w:t xml:space="preserve"> joki </w:t>
      </w:r>
      <w:r w:rsidR="0075485B" w:rsidRPr="0075485B">
        <w:t>:</w:t>
      </w:r>
      <w:r w:rsidR="005175A6" w:rsidRPr="00983BED">
        <w:rPr>
          <w:i/>
        </w:rPr>
        <w:t xml:space="preserve"> </w:t>
      </w:r>
      <w:r w:rsidR="00C97FFB">
        <w:rPr>
          <w:i/>
        </w:rPr>
        <w:t>jokk</w:t>
      </w:r>
      <w:r w:rsidR="0098090B" w:rsidRPr="0098090B">
        <w:t>/</w:t>
      </w:r>
      <w:r w:rsidR="00C97FFB">
        <w:rPr>
          <w:i/>
        </w:rPr>
        <w:t>i</w:t>
      </w:r>
      <w:r w:rsidR="00983BED" w:rsidRPr="00983BED">
        <w:rPr>
          <w:i/>
        </w:rPr>
        <w:t>i</w:t>
      </w:r>
      <w:r w:rsidR="0098090B" w:rsidRPr="0098090B">
        <w:t>/</w:t>
      </w:r>
      <w:r w:rsidR="00983BED" w:rsidRPr="00983BED">
        <w:rPr>
          <w:i/>
        </w:rPr>
        <w:t>n</w:t>
      </w:r>
      <w:r w:rsidR="00983BED">
        <w:rPr>
          <w:i/>
        </w:rPr>
        <w:t xml:space="preserve"> </w:t>
      </w:r>
      <w:r w:rsidR="0075485B" w:rsidRPr="0075485B">
        <w:t>:</w:t>
      </w:r>
      <w:r w:rsidR="00983BED">
        <w:rPr>
          <w:i/>
        </w:rPr>
        <w:t xml:space="preserve"> jokk</w:t>
      </w:r>
      <w:r w:rsidR="0098090B" w:rsidRPr="0098090B">
        <w:t>/</w:t>
      </w:r>
      <w:r w:rsidR="00983BED">
        <w:rPr>
          <w:i/>
        </w:rPr>
        <w:t>i</w:t>
      </w:r>
      <w:r w:rsidR="0098090B" w:rsidRPr="0098090B">
        <w:t>/</w:t>
      </w:r>
      <w:r w:rsidR="00983BED">
        <w:rPr>
          <w:i/>
        </w:rPr>
        <w:t>i</w:t>
      </w:r>
      <w:r w:rsidR="0075485B" w:rsidRPr="0075485B">
        <w:t>,</w:t>
      </w:r>
      <w:r w:rsidR="00EB221A">
        <w:rPr>
          <w:i/>
        </w:rPr>
        <w:t xml:space="preserve"> </w:t>
      </w:r>
      <w:r w:rsidR="0075485B">
        <w:t>(</w:t>
      </w:r>
      <w:r w:rsidR="00EB221A">
        <w:t xml:space="preserve">1.2) </w:t>
      </w:r>
      <w:r w:rsidR="00EB221A">
        <w:rPr>
          <w:i/>
        </w:rPr>
        <w:t xml:space="preserve">vuosi </w:t>
      </w:r>
      <w:r w:rsidR="00EB221A">
        <w:t xml:space="preserve">: </w:t>
      </w:r>
      <w:r w:rsidR="00C97FFB">
        <w:rPr>
          <w:i/>
        </w:rPr>
        <w:t>vuoss</w:t>
      </w:r>
      <w:r w:rsidR="0098090B" w:rsidRPr="0098090B">
        <w:t>/</w:t>
      </w:r>
      <w:r w:rsidR="00C97FFB">
        <w:rPr>
          <w:i/>
        </w:rPr>
        <w:t>i</w:t>
      </w:r>
      <w:r w:rsidR="00EB221A">
        <w:rPr>
          <w:i/>
        </w:rPr>
        <w:t>i</w:t>
      </w:r>
      <w:r w:rsidR="0098090B" w:rsidRPr="0098090B">
        <w:t>/</w:t>
      </w:r>
      <w:r w:rsidR="00EB221A">
        <w:rPr>
          <w:i/>
        </w:rPr>
        <w:t>n</w:t>
      </w:r>
      <w:r w:rsidR="00A02590">
        <w:rPr>
          <w:i/>
        </w:rPr>
        <w:t xml:space="preserve"> </w:t>
      </w:r>
      <w:r w:rsidR="00A02590">
        <w:t xml:space="preserve">: </w:t>
      </w:r>
      <w:r w:rsidR="00A02590">
        <w:rPr>
          <w:i/>
        </w:rPr>
        <w:t>vuoss</w:t>
      </w:r>
      <w:r w:rsidR="0098090B" w:rsidRPr="0098090B">
        <w:t>/</w:t>
      </w:r>
      <w:r w:rsidR="00A02590">
        <w:rPr>
          <w:i/>
        </w:rPr>
        <w:t>i</w:t>
      </w:r>
      <w:r w:rsidR="0098090B" w:rsidRPr="0098090B">
        <w:t>/</w:t>
      </w:r>
      <w:r w:rsidR="00A02590">
        <w:rPr>
          <w:i/>
        </w:rPr>
        <w:t>i</w:t>
      </w:r>
      <w:r w:rsidR="0075485B" w:rsidRPr="0075485B">
        <w:t>,</w:t>
      </w:r>
      <w:r w:rsidR="00EB221A">
        <w:rPr>
          <w:i/>
        </w:rPr>
        <w:t xml:space="preserve"> </w:t>
      </w:r>
      <w:r w:rsidR="0075485B">
        <w:t>(</w:t>
      </w:r>
      <w:r w:rsidR="00EB221A">
        <w:t>2.1)</w:t>
      </w:r>
      <w:r w:rsidR="00983BED" w:rsidRPr="00983BED">
        <w:rPr>
          <w:i/>
        </w:rPr>
        <w:t xml:space="preserve"> </w:t>
      </w:r>
      <w:r w:rsidR="00EB221A">
        <w:rPr>
          <w:i/>
        </w:rPr>
        <w:t xml:space="preserve">mustikka </w:t>
      </w:r>
      <w:r w:rsidR="0075485B" w:rsidRPr="0075485B">
        <w:t>:</w:t>
      </w:r>
      <w:r w:rsidR="00EB221A">
        <w:rPr>
          <w:i/>
        </w:rPr>
        <w:t xml:space="preserve"> </w:t>
      </w:r>
      <w:r w:rsidR="00EB221A" w:rsidRPr="00983BED">
        <w:rPr>
          <w:i/>
        </w:rPr>
        <w:t>mustiko</w:t>
      </w:r>
      <w:r w:rsidR="0098090B" w:rsidRPr="0098090B">
        <w:t>/</w:t>
      </w:r>
      <w:r w:rsidR="00EB221A" w:rsidRPr="00983BED">
        <w:rPr>
          <w:i/>
        </w:rPr>
        <w:t>i</w:t>
      </w:r>
      <w:r w:rsidR="0098090B" w:rsidRPr="0098090B">
        <w:t>/</w:t>
      </w:r>
      <w:r w:rsidR="00EB221A" w:rsidRPr="00983BED">
        <w:rPr>
          <w:i/>
        </w:rPr>
        <w:t xml:space="preserve">tten </w:t>
      </w:r>
      <w:r w:rsidR="0075485B" w:rsidRPr="0075485B">
        <w:t>:</w:t>
      </w:r>
      <w:r w:rsidR="00EB221A" w:rsidRPr="00983BED">
        <w:rPr>
          <w:i/>
        </w:rPr>
        <w:t xml:space="preserve"> mustiko</w:t>
      </w:r>
      <w:r w:rsidR="0098090B" w:rsidRPr="0098090B">
        <w:t>/</w:t>
      </w:r>
      <w:r w:rsidR="00EB221A" w:rsidRPr="00983BED">
        <w:rPr>
          <w:i/>
        </w:rPr>
        <w:t>i</w:t>
      </w:r>
      <w:r w:rsidR="0098090B" w:rsidRPr="0098090B">
        <w:t>/</w:t>
      </w:r>
      <w:r w:rsidR="00EB221A" w:rsidRPr="00983BED">
        <w:rPr>
          <w:i/>
        </w:rPr>
        <w:t>ta</w:t>
      </w:r>
      <w:r w:rsidR="0075485B" w:rsidRPr="0075485B">
        <w:t>,</w:t>
      </w:r>
      <w:r w:rsidR="00EB221A">
        <w:rPr>
          <w:i/>
        </w:rPr>
        <w:t xml:space="preserve"> tunturi </w:t>
      </w:r>
      <w:r w:rsidR="0075485B" w:rsidRPr="0075485B">
        <w:t>:</w:t>
      </w:r>
      <w:r w:rsidR="00EB221A" w:rsidRPr="00983BED">
        <w:rPr>
          <w:i/>
        </w:rPr>
        <w:t xml:space="preserve"> tunturi</w:t>
      </w:r>
      <w:r w:rsidR="0098090B" w:rsidRPr="0098090B">
        <w:t>/</w:t>
      </w:r>
      <w:r w:rsidR="00EB221A" w:rsidRPr="00983BED">
        <w:rPr>
          <w:i/>
        </w:rPr>
        <w:t>i</w:t>
      </w:r>
      <w:r w:rsidR="0098090B" w:rsidRPr="0098090B">
        <w:t>/</w:t>
      </w:r>
      <w:r w:rsidR="00EB221A" w:rsidRPr="00983BED">
        <w:rPr>
          <w:i/>
        </w:rPr>
        <w:t xml:space="preserve">tten </w:t>
      </w:r>
      <w:r w:rsidR="0075485B" w:rsidRPr="0075485B">
        <w:t>:</w:t>
      </w:r>
      <w:r w:rsidR="00EB221A" w:rsidRPr="00983BED">
        <w:rPr>
          <w:i/>
        </w:rPr>
        <w:t xml:space="preserve"> tunturi</w:t>
      </w:r>
      <w:r w:rsidR="0098090B" w:rsidRPr="0098090B">
        <w:t>/</w:t>
      </w:r>
      <w:r w:rsidR="00EB221A" w:rsidRPr="00983BED">
        <w:rPr>
          <w:i/>
        </w:rPr>
        <w:t>i</w:t>
      </w:r>
      <w:r w:rsidR="0098090B" w:rsidRPr="0098090B">
        <w:t>/</w:t>
      </w:r>
      <w:r w:rsidR="00EB221A" w:rsidRPr="00983BED">
        <w:rPr>
          <w:i/>
        </w:rPr>
        <w:t>ta</w:t>
      </w:r>
      <w:r w:rsidR="0075485B" w:rsidRPr="0075485B">
        <w:t>,</w:t>
      </w:r>
      <w:r w:rsidR="00EB221A">
        <w:rPr>
          <w:i/>
        </w:rPr>
        <w:t xml:space="preserve"> </w:t>
      </w:r>
      <w:r w:rsidR="0075485B">
        <w:t>(</w:t>
      </w:r>
      <w:r w:rsidR="00EB221A">
        <w:t>2.2)</w:t>
      </w:r>
      <w:r w:rsidR="00EB221A">
        <w:rPr>
          <w:i/>
        </w:rPr>
        <w:t xml:space="preserve"> tyven </w:t>
      </w:r>
      <w:r w:rsidR="0075485B" w:rsidRPr="0075485B">
        <w:t>:</w:t>
      </w:r>
      <w:r w:rsidR="00D7288F">
        <w:rPr>
          <w:i/>
        </w:rPr>
        <w:t xml:space="preserve"> tyven</w:t>
      </w:r>
      <w:r w:rsidR="0098090B" w:rsidRPr="0098090B">
        <w:t>/</w:t>
      </w:r>
      <w:r w:rsidR="00D7288F">
        <w:rPr>
          <w:i/>
        </w:rPr>
        <w:t>ii</w:t>
      </w:r>
      <w:r w:rsidR="0098090B" w:rsidRPr="0098090B">
        <w:t>/</w:t>
      </w:r>
      <w:r w:rsidR="00D7288F">
        <w:rPr>
          <w:i/>
        </w:rPr>
        <w:t xml:space="preserve">tten </w:t>
      </w:r>
      <w:r w:rsidR="00D7288F">
        <w:t>:</w:t>
      </w:r>
      <w:r w:rsidR="00C97FFB">
        <w:rPr>
          <w:i/>
        </w:rPr>
        <w:t xml:space="preserve"> tyven</w:t>
      </w:r>
      <w:r w:rsidR="0098090B" w:rsidRPr="0098090B">
        <w:t>/</w:t>
      </w:r>
      <w:r w:rsidR="00C97FFB">
        <w:rPr>
          <w:i/>
        </w:rPr>
        <w:t>i</w:t>
      </w:r>
      <w:r w:rsidR="00EB221A" w:rsidRPr="00983BED">
        <w:rPr>
          <w:i/>
        </w:rPr>
        <w:t>i</w:t>
      </w:r>
      <w:r w:rsidR="0098090B" w:rsidRPr="0098090B">
        <w:t>/</w:t>
      </w:r>
      <w:r w:rsidR="00EB221A" w:rsidRPr="00983BED">
        <w:rPr>
          <w:i/>
        </w:rPr>
        <w:t>tä</w:t>
      </w:r>
      <w:r w:rsidR="0075485B" w:rsidRPr="0075485B">
        <w:t>,</w:t>
      </w:r>
      <w:r w:rsidR="00EB221A">
        <w:rPr>
          <w:i/>
        </w:rPr>
        <w:t xml:space="preserve"> rakkhaus </w:t>
      </w:r>
      <w:r w:rsidR="0075485B" w:rsidRPr="0075485B">
        <w:t>:</w:t>
      </w:r>
      <w:r w:rsidR="00EB221A" w:rsidRPr="00983BED">
        <w:rPr>
          <w:i/>
        </w:rPr>
        <w:t xml:space="preserve"> </w:t>
      </w:r>
      <w:r w:rsidR="005842F1">
        <w:rPr>
          <w:i/>
        </w:rPr>
        <w:t>rakkhauks</w:t>
      </w:r>
      <w:r w:rsidR="0098090B" w:rsidRPr="0098090B">
        <w:t>/</w:t>
      </w:r>
      <w:r w:rsidR="005842F1">
        <w:rPr>
          <w:i/>
        </w:rPr>
        <w:t>i</w:t>
      </w:r>
      <w:r w:rsidR="00C97FFB">
        <w:rPr>
          <w:i/>
        </w:rPr>
        <w:t>i</w:t>
      </w:r>
      <w:r w:rsidR="0098090B" w:rsidRPr="0098090B">
        <w:t>/</w:t>
      </w:r>
      <w:r w:rsidR="00C97FFB">
        <w:rPr>
          <w:i/>
        </w:rPr>
        <w:t xml:space="preserve">tten </w:t>
      </w:r>
      <w:r w:rsidR="001B127A" w:rsidRPr="001B127A">
        <w:t>:</w:t>
      </w:r>
      <w:r w:rsidR="00C97FFB">
        <w:rPr>
          <w:i/>
        </w:rPr>
        <w:t xml:space="preserve"> rakkhauks</w:t>
      </w:r>
      <w:r w:rsidR="0098090B" w:rsidRPr="0098090B">
        <w:t>/</w:t>
      </w:r>
      <w:r w:rsidR="00C97FFB">
        <w:rPr>
          <w:i/>
        </w:rPr>
        <w:t>i</w:t>
      </w:r>
      <w:r w:rsidR="00EB221A" w:rsidRPr="00983BED">
        <w:rPr>
          <w:i/>
        </w:rPr>
        <w:t>i</w:t>
      </w:r>
      <w:r w:rsidR="0098090B" w:rsidRPr="0098090B">
        <w:t>/</w:t>
      </w:r>
      <w:r w:rsidR="00EB221A" w:rsidRPr="00983BED">
        <w:rPr>
          <w:i/>
        </w:rPr>
        <w:t>ta</w:t>
      </w:r>
      <w:r w:rsidR="0075485B" w:rsidRPr="0075485B">
        <w:t>,</w:t>
      </w:r>
      <w:r w:rsidR="00EB221A">
        <w:rPr>
          <w:i/>
        </w:rPr>
        <w:t xml:space="preserve"> </w:t>
      </w:r>
      <w:r w:rsidR="0075485B">
        <w:t>(</w:t>
      </w:r>
      <w:r w:rsidR="00EB221A">
        <w:t xml:space="preserve">3.1) </w:t>
      </w:r>
      <w:r w:rsidR="00EF34B8">
        <w:rPr>
          <w:i/>
        </w:rPr>
        <w:t xml:space="preserve">assii </w:t>
      </w:r>
      <w:r w:rsidR="0075485B" w:rsidRPr="0075485B">
        <w:t>:</w:t>
      </w:r>
      <w:r w:rsidR="00EF34B8">
        <w:rPr>
          <w:i/>
        </w:rPr>
        <w:t xml:space="preserve"> </w:t>
      </w:r>
      <w:r w:rsidR="005175A6" w:rsidRPr="00983BED">
        <w:rPr>
          <w:i/>
        </w:rPr>
        <w:t>assi</w:t>
      </w:r>
      <w:r w:rsidR="0098090B" w:rsidRPr="0098090B">
        <w:t>/</w:t>
      </w:r>
      <w:r w:rsidR="005175A6" w:rsidRPr="00983BED">
        <w:rPr>
          <w:i/>
        </w:rPr>
        <w:t>i</w:t>
      </w:r>
      <w:r w:rsidR="0098090B" w:rsidRPr="0098090B">
        <w:t>/</w:t>
      </w:r>
      <w:r w:rsidR="005175A6" w:rsidRPr="00983BED">
        <w:rPr>
          <w:i/>
        </w:rPr>
        <w:t xml:space="preserve">tten </w:t>
      </w:r>
      <w:r w:rsidR="0075485B" w:rsidRPr="0075485B">
        <w:t>:</w:t>
      </w:r>
      <w:r w:rsidR="005175A6" w:rsidRPr="00983BED">
        <w:rPr>
          <w:i/>
        </w:rPr>
        <w:t xml:space="preserve"> assi</w:t>
      </w:r>
      <w:r w:rsidR="0098090B" w:rsidRPr="0098090B">
        <w:t>/</w:t>
      </w:r>
      <w:r w:rsidR="005175A6" w:rsidRPr="00983BED">
        <w:rPr>
          <w:i/>
        </w:rPr>
        <w:t>i</w:t>
      </w:r>
      <w:r w:rsidR="0098090B" w:rsidRPr="0098090B">
        <w:t>/</w:t>
      </w:r>
      <w:r w:rsidR="005175A6" w:rsidRPr="00983BED">
        <w:rPr>
          <w:i/>
        </w:rPr>
        <w:t>ta</w:t>
      </w:r>
      <w:r w:rsidR="0075485B" w:rsidRPr="0075485B">
        <w:t>,</w:t>
      </w:r>
      <w:r w:rsidR="00EB221A">
        <w:rPr>
          <w:i/>
        </w:rPr>
        <w:t xml:space="preserve"> </w:t>
      </w:r>
      <w:r w:rsidR="0075485B">
        <w:t>(</w:t>
      </w:r>
      <w:r w:rsidR="00EB221A">
        <w:t>3.2)</w:t>
      </w:r>
      <w:r w:rsidR="00EF34B8">
        <w:rPr>
          <w:i/>
        </w:rPr>
        <w:t xml:space="preserve"> rakas </w:t>
      </w:r>
      <w:r w:rsidR="0075485B" w:rsidRPr="0075485B">
        <w:t>:</w:t>
      </w:r>
      <w:r w:rsidR="005175A6" w:rsidRPr="00983BED">
        <w:rPr>
          <w:i/>
        </w:rPr>
        <w:t xml:space="preserve"> rakkha</w:t>
      </w:r>
      <w:r w:rsidR="0098090B" w:rsidRPr="0098090B">
        <w:t>/</w:t>
      </w:r>
      <w:r w:rsidR="005175A6" w:rsidRPr="00983BED">
        <w:rPr>
          <w:i/>
        </w:rPr>
        <w:t>i</w:t>
      </w:r>
      <w:r w:rsidR="0098090B" w:rsidRPr="0098090B">
        <w:t>/</w:t>
      </w:r>
      <w:r w:rsidR="005175A6" w:rsidRPr="00983BED">
        <w:rPr>
          <w:i/>
        </w:rPr>
        <w:t xml:space="preserve">tten </w:t>
      </w:r>
      <w:r w:rsidR="001B127A" w:rsidRPr="001B127A">
        <w:t>:</w:t>
      </w:r>
      <w:r w:rsidR="005175A6" w:rsidRPr="00983BED">
        <w:rPr>
          <w:i/>
        </w:rPr>
        <w:t xml:space="preserve"> rakkha</w:t>
      </w:r>
      <w:r w:rsidR="0098090B" w:rsidRPr="0098090B">
        <w:t>/</w:t>
      </w:r>
      <w:r w:rsidR="005175A6" w:rsidRPr="00983BED">
        <w:rPr>
          <w:i/>
        </w:rPr>
        <w:t>i</w:t>
      </w:r>
      <w:r w:rsidR="0098090B" w:rsidRPr="0098090B">
        <w:t>/</w:t>
      </w:r>
      <w:r w:rsidR="005175A6" w:rsidRPr="00983BED">
        <w:rPr>
          <w:i/>
        </w:rPr>
        <w:t>ta</w:t>
      </w:r>
      <w:r w:rsidR="005175A6" w:rsidRPr="00983BED">
        <w:t xml:space="preserve">. Tämmöistä ”kahđen vokaalin pakko” -reekelii ei </w:t>
      </w:r>
      <w:r w:rsidR="001729C0">
        <w:t xml:space="preserve">Porsangin </w:t>
      </w:r>
      <w:r w:rsidR="00394891">
        <w:t xml:space="preserve">ja Raisin </w:t>
      </w:r>
      <w:r w:rsidR="00E46A35">
        <w:t>varieteet</w:t>
      </w:r>
      <w:r w:rsidR="001729C0">
        <w:t xml:space="preserve">issakhaan </w:t>
      </w:r>
      <w:r w:rsidR="005175A6" w:rsidRPr="00983BED">
        <w:t>ole muissa kaasuksissa.</w:t>
      </w:r>
    </w:p>
    <w:p w14:paraId="41DA4B9A" w14:textId="6E932ECE" w:rsidR="00D32634" w:rsidRDefault="00D32634" w:rsidP="00D32634">
      <w:pPr>
        <w:pStyle w:val="Brdtekst"/>
        <w:tabs>
          <w:tab w:val="left" w:pos="2880"/>
        </w:tabs>
        <w:spacing w:before="120"/>
        <w:rPr>
          <w:u w:val="single"/>
        </w:rPr>
      </w:pPr>
      <w:r w:rsidRPr="00D32634">
        <w:rPr>
          <w:u w:val="single"/>
        </w:rPr>
        <w:tab/>
      </w:r>
    </w:p>
    <w:p w14:paraId="703365C3" w14:textId="77777777" w:rsidR="00C4145D" w:rsidRPr="00D32634" w:rsidRDefault="00C4145D" w:rsidP="00D32634">
      <w:pPr>
        <w:pStyle w:val="Brdtekst"/>
        <w:tabs>
          <w:tab w:val="left" w:pos="2880"/>
        </w:tabs>
        <w:spacing w:before="120"/>
        <w:rPr>
          <w:u w:val="single"/>
        </w:rPr>
      </w:pPr>
    </w:p>
    <w:p w14:paraId="0A779B16" w14:textId="2B2D7F9C" w:rsidR="005175A6" w:rsidRPr="00A95D68" w:rsidRDefault="00BA20D3" w:rsidP="00EF338F">
      <w:pPr>
        <w:pStyle w:val="Undertittel"/>
      </w:pPr>
      <w:bookmarkStart w:id="1339" w:name="_Toc241129313"/>
      <w:bookmarkStart w:id="1340" w:name="_Toc311273826"/>
      <w:r>
        <w:t>Tabeli</w:t>
      </w:r>
      <w:r w:rsidR="00C4145D">
        <w:t xml:space="preserve"> 16</w:t>
      </w:r>
      <w:r>
        <w:t>: Singulaarin ja pluraalin partitiivi</w:t>
      </w:r>
      <w:bookmarkEnd w:id="1339"/>
      <w:bookmarkEnd w:id="1340"/>
    </w:p>
    <w:tbl>
      <w:tblPr>
        <w:tblStyle w:val="Tabellrutenett"/>
        <w:tblW w:w="8568" w:type="dxa"/>
        <w:tblLayout w:type="fixed"/>
        <w:tblLook w:val="04A0" w:firstRow="1" w:lastRow="0" w:firstColumn="1" w:lastColumn="0" w:noHBand="0" w:noVBand="1"/>
      </w:tblPr>
      <w:tblGrid>
        <w:gridCol w:w="1908"/>
        <w:gridCol w:w="1260"/>
        <w:gridCol w:w="2340"/>
        <w:gridCol w:w="3060"/>
      </w:tblGrid>
      <w:tr w:rsidR="00DB3FD2" w:rsidRPr="008E298A" w14:paraId="24941FF1" w14:textId="77777777" w:rsidTr="00DB3FD2">
        <w:trPr>
          <w:trHeight w:val="253"/>
        </w:trPr>
        <w:tc>
          <w:tcPr>
            <w:tcW w:w="1908" w:type="dxa"/>
          </w:tcPr>
          <w:p w14:paraId="325E5C6C" w14:textId="729709A7" w:rsidR="00232157" w:rsidRPr="008E298A" w:rsidRDefault="005F4EB6" w:rsidP="002D01A2">
            <w:pPr>
              <w:spacing w:before="20" w:after="20"/>
              <w:rPr>
                <w:sz w:val="22"/>
                <w:szCs w:val="22"/>
              </w:rPr>
            </w:pPr>
            <w:bookmarkStart w:id="1341" w:name="_Toc84998042"/>
            <w:bookmarkStart w:id="1342" w:name="_Toc198266941"/>
            <w:bookmarkStart w:id="1343" w:name="_Toc209168693"/>
            <w:r>
              <w:rPr>
                <w:sz w:val="22"/>
                <w:szCs w:val="22"/>
              </w:rPr>
              <w:t>Nomenityyp</w:t>
            </w:r>
            <w:r w:rsidR="00232157">
              <w:rPr>
                <w:sz w:val="22"/>
                <w:szCs w:val="22"/>
              </w:rPr>
              <w:t>pi</w:t>
            </w:r>
          </w:p>
        </w:tc>
        <w:tc>
          <w:tcPr>
            <w:tcW w:w="1260" w:type="dxa"/>
            <w:tcBorders>
              <w:bottom w:val="single" w:sz="4" w:space="0" w:color="auto"/>
            </w:tcBorders>
          </w:tcPr>
          <w:p w14:paraId="690C7599" w14:textId="3AAB49C2" w:rsidR="00232157" w:rsidRPr="008E298A" w:rsidRDefault="00232157" w:rsidP="002D01A2">
            <w:pPr>
              <w:spacing w:before="20" w:after="20"/>
              <w:rPr>
                <w:sz w:val="22"/>
                <w:szCs w:val="22"/>
              </w:rPr>
            </w:pPr>
            <w:r>
              <w:rPr>
                <w:sz w:val="22"/>
                <w:szCs w:val="22"/>
              </w:rPr>
              <w:t>Singulaarin nominatiivi</w:t>
            </w:r>
          </w:p>
        </w:tc>
        <w:tc>
          <w:tcPr>
            <w:tcW w:w="2340" w:type="dxa"/>
            <w:tcBorders>
              <w:bottom w:val="single" w:sz="4" w:space="0" w:color="auto"/>
            </w:tcBorders>
          </w:tcPr>
          <w:p w14:paraId="1E084AAC" w14:textId="1C6F0304" w:rsidR="00232157" w:rsidRPr="008E298A" w:rsidRDefault="00232157" w:rsidP="002D01A2">
            <w:pPr>
              <w:spacing w:before="20" w:after="20"/>
              <w:rPr>
                <w:sz w:val="22"/>
                <w:szCs w:val="22"/>
              </w:rPr>
            </w:pPr>
            <w:r>
              <w:rPr>
                <w:sz w:val="22"/>
                <w:szCs w:val="22"/>
              </w:rPr>
              <w:t>Singulaarin partitiivi</w:t>
            </w:r>
          </w:p>
        </w:tc>
        <w:tc>
          <w:tcPr>
            <w:tcW w:w="3060" w:type="dxa"/>
            <w:tcBorders>
              <w:bottom w:val="single" w:sz="4" w:space="0" w:color="auto"/>
            </w:tcBorders>
          </w:tcPr>
          <w:p w14:paraId="18A18E65" w14:textId="5E8BF151" w:rsidR="00232157" w:rsidRPr="008E298A" w:rsidRDefault="00232157" w:rsidP="002D01A2">
            <w:pPr>
              <w:spacing w:before="20" w:after="20"/>
              <w:rPr>
                <w:sz w:val="22"/>
                <w:szCs w:val="22"/>
              </w:rPr>
            </w:pPr>
            <w:r>
              <w:rPr>
                <w:sz w:val="22"/>
                <w:szCs w:val="22"/>
              </w:rPr>
              <w:t>Pluraalin partitiivi</w:t>
            </w:r>
          </w:p>
        </w:tc>
      </w:tr>
      <w:tr w:rsidR="00DB3FD2" w:rsidRPr="008E298A" w14:paraId="6DE2A610" w14:textId="77777777" w:rsidTr="00DB3FD2">
        <w:trPr>
          <w:trHeight w:val="168"/>
        </w:trPr>
        <w:tc>
          <w:tcPr>
            <w:tcW w:w="1908" w:type="dxa"/>
            <w:vMerge w:val="restart"/>
          </w:tcPr>
          <w:p w14:paraId="622051E9" w14:textId="0E8F4E7B" w:rsidR="00232157" w:rsidRPr="008E298A" w:rsidRDefault="00232157" w:rsidP="00CF7B23">
            <w:pPr>
              <w:spacing w:before="20" w:after="20"/>
              <w:rPr>
                <w:sz w:val="22"/>
                <w:szCs w:val="22"/>
              </w:rPr>
            </w:pPr>
            <w:r w:rsidRPr="008E298A">
              <w:rPr>
                <w:sz w:val="22"/>
                <w:szCs w:val="22"/>
              </w:rPr>
              <w:t xml:space="preserve">1.1 Yksirankaiset </w:t>
            </w:r>
            <w:r w:rsidR="00CF7B23">
              <w:rPr>
                <w:sz w:val="22"/>
                <w:szCs w:val="22"/>
              </w:rPr>
              <w:t xml:space="preserve">kaksitavuiset </w:t>
            </w:r>
            <w:r w:rsidRPr="008E298A">
              <w:rPr>
                <w:sz w:val="22"/>
                <w:szCs w:val="22"/>
              </w:rPr>
              <w:t>lyhykäisvokaaliset</w:t>
            </w:r>
            <w:r w:rsidR="00A27599">
              <w:rPr>
                <w:sz w:val="22"/>
                <w:szCs w:val="22"/>
              </w:rPr>
              <w:t xml:space="preserve"> nomenit</w:t>
            </w:r>
          </w:p>
        </w:tc>
        <w:tc>
          <w:tcPr>
            <w:tcW w:w="1260" w:type="dxa"/>
            <w:tcBorders>
              <w:bottom w:val="nil"/>
            </w:tcBorders>
          </w:tcPr>
          <w:p w14:paraId="0CF336E2" w14:textId="77777777" w:rsidR="00232157" w:rsidRPr="008E298A" w:rsidRDefault="00232157" w:rsidP="002D01A2">
            <w:pPr>
              <w:spacing w:before="20" w:after="20"/>
              <w:rPr>
                <w:sz w:val="22"/>
                <w:szCs w:val="22"/>
              </w:rPr>
            </w:pPr>
            <w:r w:rsidRPr="008E298A">
              <w:rPr>
                <w:sz w:val="22"/>
                <w:szCs w:val="22"/>
              </w:rPr>
              <w:t>aika</w:t>
            </w:r>
          </w:p>
        </w:tc>
        <w:tc>
          <w:tcPr>
            <w:tcW w:w="2340" w:type="dxa"/>
            <w:tcBorders>
              <w:bottom w:val="nil"/>
            </w:tcBorders>
          </w:tcPr>
          <w:p w14:paraId="698D2A68" w14:textId="3E5E5DB6" w:rsidR="00232157" w:rsidRPr="008E298A" w:rsidRDefault="00232157" w:rsidP="002D01A2">
            <w:pPr>
              <w:spacing w:before="20" w:after="20"/>
              <w:rPr>
                <w:sz w:val="22"/>
                <w:szCs w:val="22"/>
              </w:rPr>
            </w:pPr>
            <w:r w:rsidRPr="008E298A">
              <w:rPr>
                <w:sz w:val="22"/>
                <w:szCs w:val="22"/>
              </w:rPr>
              <w:t>aik</w:t>
            </w:r>
            <w:r w:rsidR="0075485B">
              <w:rPr>
                <w:sz w:val="22"/>
                <w:szCs w:val="22"/>
              </w:rPr>
              <w:t>(</w:t>
            </w:r>
            <w:r w:rsidRPr="008E298A">
              <w:rPr>
                <w:sz w:val="22"/>
                <w:szCs w:val="22"/>
              </w:rPr>
              <w:t>k</w:t>
            </w:r>
            <w:r>
              <w:rPr>
                <w:sz w:val="22"/>
                <w:szCs w:val="22"/>
              </w:rPr>
              <w:t>)</w:t>
            </w:r>
            <w:r w:rsidRPr="008E298A">
              <w:rPr>
                <w:sz w:val="22"/>
                <w:szCs w:val="22"/>
              </w:rPr>
              <w:t>a/a</w:t>
            </w:r>
          </w:p>
        </w:tc>
        <w:tc>
          <w:tcPr>
            <w:tcW w:w="3060" w:type="dxa"/>
            <w:tcBorders>
              <w:bottom w:val="nil"/>
            </w:tcBorders>
          </w:tcPr>
          <w:p w14:paraId="1C40A1A0" w14:textId="1A8205FC" w:rsidR="00232157" w:rsidRPr="008E298A" w:rsidRDefault="00232157" w:rsidP="002D01A2">
            <w:pPr>
              <w:spacing w:before="20" w:after="20"/>
              <w:ind w:right="-64"/>
              <w:rPr>
                <w:sz w:val="22"/>
                <w:szCs w:val="22"/>
              </w:rPr>
            </w:pPr>
            <w:r w:rsidRPr="008E298A">
              <w:rPr>
                <w:sz w:val="22"/>
                <w:szCs w:val="22"/>
              </w:rPr>
              <w:t>aikko/i</w:t>
            </w:r>
            <w:r>
              <w:rPr>
                <w:sz w:val="22"/>
                <w:szCs w:val="22"/>
              </w:rPr>
              <w:t xml:space="preserve"> ~ </w:t>
            </w:r>
            <w:r w:rsidRPr="008E298A">
              <w:rPr>
                <w:sz w:val="22"/>
                <w:szCs w:val="22"/>
              </w:rPr>
              <w:t>aiko/j/a</w:t>
            </w:r>
          </w:p>
        </w:tc>
      </w:tr>
      <w:tr w:rsidR="00DB3FD2" w:rsidRPr="008E298A" w14:paraId="2C310811" w14:textId="77777777" w:rsidTr="00DB3FD2">
        <w:trPr>
          <w:trHeight w:val="168"/>
        </w:trPr>
        <w:tc>
          <w:tcPr>
            <w:tcW w:w="1908" w:type="dxa"/>
            <w:vMerge/>
          </w:tcPr>
          <w:p w14:paraId="2B09A8A1" w14:textId="77777777" w:rsidR="00232157" w:rsidRPr="008E298A" w:rsidRDefault="00232157" w:rsidP="002D01A2">
            <w:pPr>
              <w:spacing w:before="20" w:after="20"/>
              <w:rPr>
                <w:sz w:val="22"/>
                <w:szCs w:val="22"/>
              </w:rPr>
            </w:pPr>
          </w:p>
        </w:tc>
        <w:tc>
          <w:tcPr>
            <w:tcW w:w="1260" w:type="dxa"/>
            <w:tcBorders>
              <w:top w:val="nil"/>
              <w:bottom w:val="nil"/>
            </w:tcBorders>
          </w:tcPr>
          <w:p w14:paraId="2C96E2DC" w14:textId="77777777" w:rsidR="00232157" w:rsidRPr="008E298A" w:rsidRDefault="00232157" w:rsidP="002D01A2">
            <w:pPr>
              <w:spacing w:before="20" w:after="20"/>
              <w:ind w:right="-64"/>
              <w:rPr>
                <w:sz w:val="22"/>
                <w:szCs w:val="22"/>
              </w:rPr>
            </w:pPr>
            <w:r w:rsidRPr="008E298A">
              <w:rPr>
                <w:sz w:val="22"/>
                <w:szCs w:val="22"/>
              </w:rPr>
              <w:t>mettä</w:t>
            </w:r>
          </w:p>
        </w:tc>
        <w:tc>
          <w:tcPr>
            <w:tcW w:w="2340" w:type="dxa"/>
            <w:tcBorders>
              <w:top w:val="nil"/>
              <w:bottom w:val="nil"/>
            </w:tcBorders>
          </w:tcPr>
          <w:p w14:paraId="3389D881" w14:textId="77777777" w:rsidR="00232157" w:rsidRPr="008E298A" w:rsidRDefault="00232157" w:rsidP="002D01A2">
            <w:pPr>
              <w:spacing w:before="20" w:after="20"/>
              <w:ind w:right="-64"/>
              <w:rPr>
                <w:sz w:val="22"/>
                <w:szCs w:val="22"/>
              </w:rPr>
            </w:pPr>
            <w:r w:rsidRPr="008E298A">
              <w:rPr>
                <w:sz w:val="22"/>
                <w:szCs w:val="22"/>
              </w:rPr>
              <w:t>mettä/ä</w:t>
            </w:r>
          </w:p>
        </w:tc>
        <w:tc>
          <w:tcPr>
            <w:tcW w:w="3060" w:type="dxa"/>
            <w:tcBorders>
              <w:top w:val="nil"/>
              <w:bottom w:val="nil"/>
            </w:tcBorders>
          </w:tcPr>
          <w:p w14:paraId="20FA5215" w14:textId="4BA48D4C" w:rsidR="00232157" w:rsidRPr="008E298A" w:rsidRDefault="00232157" w:rsidP="002D01A2">
            <w:pPr>
              <w:spacing w:before="20" w:after="20"/>
              <w:rPr>
                <w:sz w:val="22"/>
                <w:szCs w:val="22"/>
              </w:rPr>
            </w:pPr>
            <w:r w:rsidRPr="008E298A">
              <w:rPr>
                <w:sz w:val="22"/>
                <w:szCs w:val="22"/>
              </w:rPr>
              <w:t>mett/i/i</w:t>
            </w:r>
            <w:r w:rsidR="007220DD">
              <w:rPr>
                <w:sz w:val="22"/>
                <w:szCs w:val="22"/>
              </w:rPr>
              <w:t xml:space="preserve"> ~ mett/i/ä</w:t>
            </w:r>
          </w:p>
        </w:tc>
      </w:tr>
      <w:tr w:rsidR="00DB3FD2" w:rsidRPr="008E298A" w14:paraId="75544CFE" w14:textId="77777777" w:rsidTr="00DB3FD2">
        <w:trPr>
          <w:trHeight w:val="168"/>
        </w:trPr>
        <w:tc>
          <w:tcPr>
            <w:tcW w:w="1908" w:type="dxa"/>
            <w:vMerge/>
          </w:tcPr>
          <w:p w14:paraId="700F4193" w14:textId="77777777" w:rsidR="00232157" w:rsidRPr="008E298A" w:rsidRDefault="00232157" w:rsidP="002D01A2">
            <w:pPr>
              <w:spacing w:before="20" w:after="20"/>
              <w:rPr>
                <w:sz w:val="22"/>
                <w:szCs w:val="22"/>
              </w:rPr>
            </w:pPr>
          </w:p>
        </w:tc>
        <w:tc>
          <w:tcPr>
            <w:tcW w:w="1260" w:type="dxa"/>
            <w:tcBorders>
              <w:top w:val="nil"/>
              <w:bottom w:val="nil"/>
            </w:tcBorders>
          </w:tcPr>
          <w:p w14:paraId="14539699" w14:textId="77777777" w:rsidR="00232157" w:rsidRPr="008E298A" w:rsidRDefault="00232157" w:rsidP="002D01A2">
            <w:pPr>
              <w:spacing w:before="20" w:after="20"/>
              <w:ind w:right="-64"/>
              <w:rPr>
                <w:sz w:val="22"/>
                <w:szCs w:val="22"/>
              </w:rPr>
            </w:pPr>
            <w:r w:rsidRPr="008E298A">
              <w:rPr>
                <w:sz w:val="22"/>
                <w:szCs w:val="22"/>
              </w:rPr>
              <w:t>joki</w:t>
            </w:r>
          </w:p>
        </w:tc>
        <w:tc>
          <w:tcPr>
            <w:tcW w:w="2340" w:type="dxa"/>
            <w:tcBorders>
              <w:top w:val="nil"/>
              <w:bottom w:val="nil"/>
            </w:tcBorders>
          </w:tcPr>
          <w:p w14:paraId="65C5182A" w14:textId="07A37848" w:rsidR="00232157" w:rsidRPr="008E298A" w:rsidRDefault="00232157" w:rsidP="002D01A2">
            <w:pPr>
              <w:spacing w:before="20" w:after="20"/>
              <w:ind w:right="-64"/>
              <w:rPr>
                <w:sz w:val="22"/>
                <w:szCs w:val="22"/>
              </w:rPr>
            </w:pPr>
            <w:r w:rsidRPr="008E298A">
              <w:rPr>
                <w:sz w:val="22"/>
                <w:szCs w:val="22"/>
              </w:rPr>
              <w:t>jokke/e</w:t>
            </w:r>
            <w:r>
              <w:rPr>
                <w:sz w:val="22"/>
                <w:szCs w:val="22"/>
              </w:rPr>
              <w:t xml:space="preserve"> ~ </w:t>
            </w:r>
            <w:r w:rsidRPr="008E298A">
              <w:rPr>
                <w:sz w:val="22"/>
                <w:szCs w:val="22"/>
              </w:rPr>
              <w:t>joke/a ~ joki/a</w:t>
            </w:r>
          </w:p>
        </w:tc>
        <w:tc>
          <w:tcPr>
            <w:tcW w:w="3060" w:type="dxa"/>
            <w:tcBorders>
              <w:top w:val="nil"/>
              <w:bottom w:val="nil"/>
            </w:tcBorders>
          </w:tcPr>
          <w:p w14:paraId="1B6AF4B6" w14:textId="6B6752B1" w:rsidR="00232157" w:rsidRPr="008E298A" w:rsidRDefault="00232157" w:rsidP="002D01A2">
            <w:pPr>
              <w:spacing w:before="20" w:after="20"/>
              <w:rPr>
                <w:sz w:val="22"/>
                <w:szCs w:val="22"/>
              </w:rPr>
            </w:pPr>
            <w:r w:rsidRPr="008E298A">
              <w:rPr>
                <w:sz w:val="22"/>
                <w:szCs w:val="22"/>
              </w:rPr>
              <w:t>jokk/i/i</w:t>
            </w:r>
            <w:r>
              <w:rPr>
                <w:sz w:val="22"/>
                <w:szCs w:val="22"/>
              </w:rPr>
              <w:t xml:space="preserve"> ~ </w:t>
            </w:r>
            <w:r w:rsidRPr="008E298A">
              <w:rPr>
                <w:sz w:val="22"/>
                <w:szCs w:val="22"/>
              </w:rPr>
              <w:t>jok/i/a</w:t>
            </w:r>
          </w:p>
        </w:tc>
      </w:tr>
      <w:tr w:rsidR="00DB3FD2" w:rsidRPr="008E298A" w14:paraId="68E4B148" w14:textId="77777777" w:rsidTr="00DB3FD2">
        <w:trPr>
          <w:trHeight w:val="168"/>
        </w:trPr>
        <w:tc>
          <w:tcPr>
            <w:tcW w:w="1908" w:type="dxa"/>
            <w:vMerge/>
          </w:tcPr>
          <w:p w14:paraId="3E1AAE93" w14:textId="77777777" w:rsidR="00232157" w:rsidRPr="008E298A" w:rsidRDefault="00232157" w:rsidP="002D01A2">
            <w:pPr>
              <w:spacing w:before="20" w:after="20"/>
              <w:rPr>
                <w:sz w:val="22"/>
                <w:szCs w:val="22"/>
              </w:rPr>
            </w:pPr>
          </w:p>
        </w:tc>
        <w:tc>
          <w:tcPr>
            <w:tcW w:w="1260" w:type="dxa"/>
            <w:tcBorders>
              <w:top w:val="nil"/>
              <w:bottom w:val="nil"/>
            </w:tcBorders>
          </w:tcPr>
          <w:p w14:paraId="20A81273" w14:textId="77777777" w:rsidR="00232157" w:rsidRPr="008E298A" w:rsidRDefault="00232157" w:rsidP="002D01A2">
            <w:pPr>
              <w:spacing w:before="20" w:after="20"/>
              <w:ind w:right="-64"/>
              <w:rPr>
                <w:sz w:val="22"/>
                <w:szCs w:val="22"/>
              </w:rPr>
            </w:pPr>
            <w:r w:rsidRPr="008E298A">
              <w:rPr>
                <w:sz w:val="22"/>
                <w:szCs w:val="22"/>
              </w:rPr>
              <w:t>pappi</w:t>
            </w:r>
          </w:p>
        </w:tc>
        <w:tc>
          <w:tcPr>
            <w:tcW w:w="2340" w:type="dxa"/>
            <w:tcBorders>
              <w:top w:val="nil"/>
              <w:bottom w:val="nil"/>
            </w:tcBorders>
          </w:tcPr>
          <w:p w14:paraId="6AD87F78" w14:textId="117A230D" w:rsidR="00232157" w:rsidRPr="008E298A" w:rsidRDefault="00232157" w:rsidP="002D01A2">
            <w:pPr>
              <w:spacing w:before="20" w:after="20"/>
              <w:ind w:right="-64"/>
              <w:rPr>
                <w:sz w:val="22"/>
                <w:szCs w:val="22"/>
              </w:rPr>
            </w:pPr>
            <w:r w:rsidRPr="008E298A">
              <w:rPr>
                <w:sz w:val="22"/>
                <w:szCs w:val="22"/>
              </w:rPr>
              <w:t>pappi/i</w:t>
            </w:r>
            <w:r>
              <w:rPr>
                <w:sz w:val="22"/>
                <w:szCs w:val="22"/>
              </w:rPr>
              <w:t xml:space="preserve"> ~ </w:t>
            </w:r>
            <w:r w:rsidRPr="008E298A">
              <w:rPr>
                <w:sz w:val="22"/>
                <w:szCs w:val="22"/>
              </w:rPr>
              <w:t>pappi/a</w:t>
            </w:r>
          </w:p>
        </w:tc>
        <w:tc>
          <w:tcPr>
            <w:tcW w:w="3060" w:type="dxa"/>
            <w:tcBorders>
              <w:top w:val="nil"/>
              <w:bottom w:val="nil"/>
            </w:tcBorders>
          </w:tcPr>
          <w:p w14:paraId="08A412EA" w14:textId="4BF560D7" w:rsidR="00232157" w:rsidRPr="008E298A" w:rsidRDefault="00232157" w:rsidP="002D01A2">
            <w:pPr>
              <w:spacing w:before="20" w:after="20"/>
              <w:rPr>
                <w:sz w:val="22"/>
                <w:szCs w:val="22"/>
              </w:rPr>
            </w:pPr>
            <w:r w:rsidRPr="008E298A">
              <w:rPr>
                <w:sz w:val="22"/>
                <w:szCs w:val="22"/>
              </w:rPr>
              <w:t>pappi/i</w:t>
            </w:r>
            <w:r>
              <w:rPr>
                <w:sz w:val="22"/>
                <w:szCs w:val="22"/>
              </w:rPr>
              <w:t xml:space="preserve"> ~ </w:t>
            </w:r>
            <w:r w:rsidRPr="008E298A">
              <w:rPr>
                <w:sz w:val="22"/>
                <w:szCs w:val="22"/>
              </w:rPr>
              <w:t>papp/i/a</w:t>
            </w:r>
          </w:p>
        </w:tc>
      </w:tr>
      <w:tr w:rsidR="00DB3FD2" w:rsidRPr="008E298A" w14:paraId="6F1406A0" w14:textId="77777777" w:rsidTr="00DB3FD2">
        <w:trPr>
          <w:trHeight w:val="168"/>
        </w:trPr>
        <w:tc>
          <w:tcPr>
            <w:tcW w:w="1908" w:type="dxa"/>
            <w:vMerge/>
          </w:tcPr>
          <w:p w14:paraId="2871F39F" w14:textId="77777777" w:rsidR="00232157" w:rsidRPr="008E298A" w:rsidRDefault="00232157" w:rsidP="002D01A2">
            <w:pPr>
              <w:spacing w:before="20" w:after="20"/>
              <w:rPr>
                <w:sz w:val="22"/>
                <w:szCs w:val="22"/>
              </w:rPr>
            </w:pPr>
          </w:p>
        </w:tc>
        <w:tc>
          <w:tcPr>
            <w:tcW w:w="1260" w:type="dxa"/>
            <w:tcBorders>
              <w:top w:val="nil"/>
              <w:bottom w:val="single" w:sz="4" w:space="0" w:color="auto"/>
            </w:tcBorders>
          </w:tcPr>
          <w:p w14:paraId="369BD3C8" w14:textId="524416A5" w:rsidR="00232157" w:rsidRPr="008E298A" w:rsidRDefault="00232157" w:rsidP="002D01A2">
            <w:pPr>
              <w:spacing w:before="20" w:after="20"/>
              <w:ind w:right="-64"/>
              <w:rPr>
                <w:sz w:val="22"/>
                <w:szCs w:val="22"/>
              </w:rPr>
            </w:pPr>
            <w:r w:rsidRPr="008E298A">
              <w:rPr>
                <w:sz w:val="22"/>
                <w:szCs w:val="22"/>
              </w:rPr>
              <w:t>j</w:t>
            </w:r>
            <w:r>
              <w:rPr>
                <w:sz w:val="22"/>
                <w:szCs w:val="22"/>
              </w:rPr>
              <w:t>uoppo</w:t>
            </w:r>
          </w:p>
        </w:tc>
        <w:tc>
          <w:tcPr>
            <w:tcW w:w="2340" w:type="dxa"/>
            <w:tcBorders>
              <w:top w:val="nil"/>
              <w:bottom w:val="single" w:sz="4" w:space="0" w:color="auto"/>
            </w:tcBorders>
          </w:tcPr>
          <w:p w14:paraId="13188244" w14:textId="7175190D" w:rsidR="00232157" w:rsidRPr="008E298A" w:rsidRDefault="00232157" w:rsidP="002D01A2">
            <w:pPr>
              <w:spacing w:before="20" w:after="20"/>
              <w:ind w:right="-64"/>
              <w:rPr>
                <w:sz w:val="22"/>
                <w:szCs w:val="22"/>
              </w:rPr>
            </w:pPr>
            <w:r>
              <w:rPr>
                <w:sz w:val="22"/>
                <w:szCs w:val="22"/>
              </w:rPr>
              <w:t>juoppo/</w:t>
            </w:r>
            <w:r w:rsidRPr="008E298A">
              <w:rPr>
                <w:sz w:val="22"/>
                <w:szCs w:val="22"/>
              </w:rPr>
              <w:t>o</w:t>
            </w:r>
            <w:r>
              <w:rPr>
                <w:sz w:val="22"/>
                <w:szCs w:val="22"/>
              </w:rPr>
              <w:t xml:space="preserve"> ~ juoppo/</w:t>
            </w:r>
            <w:r w:rsidRPr="008E298A">
              <w:rPr>
                <w:sz w:val="22"/>
                <w:szCs w:val="22"/>
              </w:rPr>
              <w:t>a</w:t>
            </w:r>
          </w:p>
        </w:tc>
        <w:tc>
          <w:tcPr>
            <w:tcW w:w="3060" w:type="dxa"/>
            <w:tcBorders>
              <w:top w:val="nil"/>
              <w:bottom w:val="single" w:sz="4" w:space="0" w:color="auto"/>
            </w:tcBorders>
          </w:tcPr>
          <w:p w14:paraId="6CAE19CB" w14:textId="20701CD6" w:rsidR="00232157" w:rsidRPr="008E298A" w:rsidRDefault="00232157" w:rsidP="002D01A2">
            <w:pPr>
              <w:spacing w:before="20" w:after="20"/>
              <w:rPr>
                <w:sz w:val="22"/>
                <w:szCs w:val="22"/>
              </w:rPr>
            </w:pPr>
            <w:r>
              <w:rPr>
                <w:sz w:val="22"/>
                <w:szCs w:val="22"/>
              </w:rPr>
              <w:t>juoppo/</w:t>
            </w:r>
            <w:r w:rsidRPr="008E298A">
              <w:rPr>
                <w:sz w:val="22"/>
                <w:szCs w:val="22"/>
              </w:rPr>
              <w:t>i</w:t>
            </w:r>
            <w:r>
              <w:rPr>
                <w:sz w:val="22"/>
                <w:szCs w:val="22"/>
              </w:rPr>
              <w:t xml:space="preserve"> ~ juoppo/</w:t>
            </w:r>
            <w:r w:rsidRPr="008E298A">
              <w:rPr>
                <w:sz w:val="22"/>
                <w:szCs w:val="22"/>
              </w:rPr>
              <w:t>j/a</w:t>
            </w:r>
          </w:p>
        </w:tc>
      </w:tr>
      <w:tr w:rsidR="00DB3FD2" w:rsidRPr="008E298A" w14:paraId="297A2162" w14:textId="77777777" w:rsidTr="00DB3FD2">
        <w:trPr>
          <w:trHeight w:val="168"/>
        </w:trPr>
        <w:tc>
          <w:tcPr>
            <w:tcW w:w="1908" w:type="dxa"/>
            <w:vMerge w:val="restart"/>
          </w:tcPr>
          <w:p w14:paraId="6E4F2793" w14:textId="2AC2704B" w:rsidR="00232157" w:rsidRPr="008E298A" w:rsidRDefault="00232157" w:rsidP="002920D4">
            <w:pPr>
              <w:spacing w:before="20" w:after="20"/>
              <w:rPr>
                <w:sz w:val="22"/>
                <w:szCs w:val="22"/>
              </w:rPr>
            </w:pPr>
            <w:r w:rsidRPr="008E298A">
              <w:rPr>
                <w:sz w:val="22"/>
                <w:szCs w:val="22"/>
              </w:rPr>
              <w:t xml:space="preserve">1.2 </w:t>
            </w:r>
            <w:r w:rsidR="00677E5D">
              <w:rPr>
                <w:sz w:val="22"/>
                <w:szCs w:val="22"/>
              </w:rPr>
              <w:t>Konsonanttirank</w:t>
            </w:r>
            <w:r w:rsidRPr="008E298A">
              <w:rPr>
                <w:sz w:val="22"/>
                <w:szCs w:val="22"/>
              </w:rPr>
              <w:t xml:space="preserve">aiset </w:t>
            </w:r>
            <w:r w:rsidR="00CF7B23">
              <w:rPr>
                <w:sz w:val="22"/>
                <w:szCs w:val="22"/>
              </w:rPr>
              <w:t>kaksitavuiset</w:t>
            </w:r>
            <w:r w:rsidR="002920D4">
              <w:rPr>
                <w:sz w:val="22"/>
                <w:szCs w:val="22"/>
              </w:rPr>
              <w:t xml:space="preserve"> </w:t>
            </w:r>
            <w:r w:rsidR="002920D4" w:rsidRPr="008E298A">
              <w:rPr>
                <w:sz w:val="22"/>
                <w:szCs w:val="22"/>
              </w:rPr>
              <w:t>lyhykäisvokaaliset</w:t>
            </w:r>
            <w:r w:rsidR="00A27599">
              <w:rPr>
                <w:sz w:val="22"/>
                <w:szCs w:val="22"/>
              </w:rPr>
              <w:t xml:space="preserve"> nomenit</w:t>
            </w:r>
          </w:p>
        </w:tc>
        <w:tc>
          <w:tcPr>
            <w:tcW w:w="1260" w:type="dxa"/>
            <w:tcBorders>
              <w:bottom w:val="nil"/>
            </w:tcBorders>
          </w:tcPr>
          <w:p w14:paraId="6DAE318E" w14:textId="77777777" w:rsidR="00232157" w:rsidRPr="008E298A" w:rsidRDefault="00232157" w:rsidP="002D01A2">
            <w:pPr>
              <w:spacing w:before="20" w:after="20"/>
              <w:rPr>
                <w:sz w:val="22"/>
                <w:szCs w:val="22"/>
              </w:rPr>
            </w:pPr>
            <w:r w:rsidRPr="008E298A">
              <w:rPr>
                <w:sz w:val="22"/>
                <w:szCs w:val="22"/>
              </w:rPr>
              <w:t>pieni</w:t>
            </w:r>
          </w:p>
        </w:tc>
        <w:tc>
          <w:tcPr>
            <w:tcW w:w="2340" w:type="dxa"/>
            <w:tcBorders>
              <w:bottom w:val="nil"/>
            </w:tcBorders>
          </w:tcPr>
          <w:p w14:paraId="4EAFF7DE" w14:textId="77777777" w:rsidR="00232157" w:rsidRPr="008E298A" w:rsidRDefault="00232157" w:rsidP="002D01A2">
            <w:pPr>
              <w:spacing w:before="20" w:after="20"/>
              <w:rPr>
                <w:sz w:val="22"/>
                <w:szCs w:val="22"/>
              </w:rPr>
            </w:pPr>
            <w:r w:rsidRPr="008E298A">
              <w:rPr>
                <w:sz w:val="22"/>
                <w:szCs w:val="22"/>
              </w:rPr>
              <w:t>pien/tä</w:t>
            </w:r>
          </w:p>
        </w:tc>
        <w:tc>
          <w:tcPr>
            <w:tcW w:w="3060" w:type="dxa"/>
            <w:tcBorders>
              <w:bottom w:val="nil"/>
            </w:tcBorders>
          </w:tcPr>
          <w:p w14:paraId="4BFB378D" w14:textId="0D859279" w:rsidR="00232157" w:rsidRPr="008E298A" w:rsidRDefault="00232157" w:rsidP="002D01A2">
            <w:pPr>
              <w:spacing w:before="20" w:after="20"/>
              <w:ind w:right="-64"/>
              <w:rPr>
                <w:sz w:val="22"/>
                <w:szCs w:val="22"/>
              </w:rPr>
            </w:pPr>
            <w:r w:rsidRPr="008E298A">
              <w:rPr>
                <w:sz w:val="22"/>
                <w:szCs w:val="22"/>
              </w:rPr>
              <w:t>pien/i/i</w:t>
            </w:r>
            <w:r>
              <w:rPr>
                <w:sz w:val="22"/>
                <w:szCs w:val="22"/>
              </w:rPr>
              <w:t xml:space="preserve"> ~ </w:t>
            </w:r>
            <w:r w:rsidRPr="008E298A">
              <w:rPr>
                <w:sz w:val="22"/>
                <w:szCs w:val="22"/>
              </w:rPr>
              <w:t>pien/i/ä</w:t>
            </w:r>
          </w:p>
        </w:tc>
      </w:tr>
      <w:tr w:rsidR="00DB3FD2" w:rsidRPr="008E298A" w14:paraId="76E7EF64" w14:textId="77777777" w:rsidTr="00DB3FD2">
        <w:trPr>
          <w:trHeight w:val="168"/>
        </w:trPr>
        <w:tc>
          <w:tcPr>
            <w:tcW w:w="1908" w:type="dxa"/>
            <w:vMerge/>
          </w:tcPr>
          <w:p w14:paraId="4D5F81A5" w14:textId="77777777" w:rsidR="00232157" w:rsidRPr="008E298A" w:rsidRDefault="00232157" w:rsidP="002D01A2">
            <w:pPr>
              <w:spacing w:before="20" w:after="20"/>
              <w:rPr>
                <w:sz w:val="22"/>
                <w:szCs w:val="22"/>
              </w:rPr>
            </w:pPr>
          </w:p>
        </w:tc>
        <w:tc>
          <w:tcPr>
            <w:tcW w:w="1260" w:type="dxa"/>
            <w:tcBorders>
              <w:top w:val="nil"/>
              <w:bottom w:val="nil"/>
            </w:tcBorders>
          </w:tcPr>
          <w:p w14:paraId="63FD76FF" w14:textId="77777777" w:rsidR="00232157" w:rsidRPr="008E298A" w:rsidRDefault="00232157" w:rsidP="002D01A2">
            <w:pPr>
              <w:spacing w:before="20" w:after="20"/>
              <w:ind w:right="-64"/>
              <w:rPr>
                <w:sz w:val="22"/>
                <w:szCs w:val="22"/>
              </w:rPr>
            </w:pPr>
            <w:r w:rsidRPr="008E298A">
              <w:rPr>
                <w:sz w:val="22"/>
                <w:szCs w:val="22"/>
              </w:rPr>
              <w:t>käsi</w:t>
            </w:r>
          </w:p>
        </w:tc>
        <w:tc>
          <w:tcPr>
            <w:tcW w:w="2340" w:type="dxa"/>
            <w:tcBorders>
              <w:top w:val="nil"/>
              <w:bottom w:val="nil"/>
            </w:tcBorders>
          </w:tcPr>
          <w:p w14:paraId="0DCB0F99" w14:textId="77777777" w:rsidR="00232157" w:rsidRPr="008E298A" w:rsidRDefault="00232157" w:rsidP="002D01A2">
            <w:pPr>
              <w:spacing w:before="20" w:after="20"/>
              <w:ind w:right="-64"/>
              <w:rPr>
                <w:sz w:val="22"/>
                <w:szCs w:val="22"/>
              </w:rPr>
            </w:pPr>
            <w:r w:rsidRPr="008E298A">
              <w:rPr>
                <w:sz w:val="22"/>
                <w:szCs w:val="22"/>
              </w:rPr>
              <w:t>kät/tä</w:t>
            </w:r>
          </w:p>
        </w:tc>
        <w:tc>
          <w:tcPr>
            <w:tcW w:w="3060" w:type="dxa"/>
            <w:tcBorders>
              <w:top w:val="nil"/>
              <w:bottom w:val="nil"/>
            </w:tcBorders>
          </w:tcPr>
          <w:p w14:paraId="30D2B056" w14:textId="3D7F984A" w:rsidR="00232157" w:rsidRPr="008E298A" w:rsidRDefault="00232157" w:rsidP="002D01A2">
            <w:pPr>
              <w:spacing w:before="20" w:after="20"/>
              <w:ind w:right="-64"/>
              <w:rPr>
                <w:sz w:val="22"/>
                <w:szCs w:val="22"/>
              </w:rPr>
            </w:pPr>
            <w:r w:rsidRPr="008E298A">
              <w:rPr>
                <w:sz w:val="22"/>
                <w:szCs w:val="22"/>
              </w:rPr>
              <w:t>käss/i/i</w:t>
            </w:r>
            <w:r>
              <w:rPr>
                <w:sz w:val="22"/>
                <w:szCs w:val="22"/>
              </w:rPr>
              <w:t xml:space="preserve"> ~ </w:t>
            </w:r>
            <w:r w:rsidRPr="008E298A">
              <w:rPr>
                <w:sz w:val="22"/>
                <w:szCs w:val="22"/>
              </w:rPr>
              <w:t>käs/i/ä</w:t>
            </w:r>
          </w:p>
        </w:tc>
      </w:tr>
      <w:tr w:rsidR="00DB3FD2" w:rsidRPr="008E298A" w14:paraId="1042091C" w14:textId="77777777" w:rsidTr="00DB3FD2">
        <w:trPr>
          <w:trHeight w:val="168"/>
        </w:trPr>
        <w:tc>
          <w:tcPr>
            <w:tcW w:w="1908" w:type="dxa"/>
            <w:vMerge/>
          </w:tcPr>
          <w:p w14:paraId="3AD7D899" w14:textId="77777777" w:rsidR="00232157" w:rsidRPr="008E298A" w:rsidRDefault="00232157" w:rsidP="002D01A2">
            <w:pPr>
              <w:spacing w:before="20" w:after="20"/>
              <w:rPr>
                <w:sz w:val="22"/>
                <w:szCs w:val="22"/>
              </w:rPr>
            </w:pPr>
          </w:p>
        </w:tc>
        <w:tc>
          <w:tcPr>
            <w:tcW w:w="1260" w:type="dxa"/>
            <w:tcBorders>
              <w:top w:val="nil"/>
              <w:bottom w:val="nil"/>
            </w:tcBorders>
          </w:tcPr>
          <w:p w14:paraId="059D366F" w14:textId="77777777" w:rsidR="00232157" w:rsidRPr="008E298A" w:rsidRDefault="00232157" w:rsidP="002D01A2">
            <w:pPr>
              <w:spacing w:before="20" w:after="20"/>
              <w:ind w:right="-64"/>
              <w:rPr>
                <w:sz w:val="22"/>
                <w:szCs w:val="22"/>
              </w:rPr>
            </w:pPr>
            <w:r w:rsidRPr="008E298A">
              <w:rPr>
                <w:sz w:val="22"/>
                <w:szCs w:val="22"/>
              </w:rPr>
              <w:t>hirsi</w:t>
            </w:r>
          </w:p>
        </w:tc>
        <w:tc>
          <w:tcPr>
            <w:tcW w:w="2340" w:type="dxa"/>
            <w:tcBorders>
              <w:top w:val="nil"/>
              <w:bottom w:val="nil"/>
            </w:tcBorders>
          </w:tcPr>
          <w:p w14:paraId="7B3DF36C" w14:textId="77777777" w:rsidR="00232157" w:rsidRPr="008E298A" w:rsidRDefault="00232157" w:rsidP="002D01A2">
            <w:pPr>
              <w:spacing w:before="20" w:after="20"/>
              <w:ind w:right="-64"/>
              <w:rPr>
                <w:sz w:val="22"/>
                <w:szCs w:val="22"/>
              </w:rPr>
            </w:pPr>
            <w:r w:rsidRPr="008E298A">
              <w:rPr>
                <w:sz w:val="22"/>
                <w:szCs w:val="22"/>
              </w:rPr>
              <w:t>hirt/tä</w:t>
            </w:r>
          </w:p>
        </w:tc>
        <w:tc>
          <w:tcPr>
            <w:tcW w:w="3060" w:type="dxa"/>
            <w:tcBorders>
              <w:top w:val="nil"/>
              <w:bottom w:val="nil"/>
            </w:tcBorders>
          </w:tcPr>
          <w:p w14:paraId="160A4075" w14:textId="6BECBEAB" w:rsidR="00232157" w:rsidRPr="008E298A" w:rsidRDefault="00232157" w:rsidP="002D01A2">
            <w:pPr>
              <w:spacing w:before="20" w:after="20"/>
              <w:ind w:right="-64"/>
              <w:rPr>
                <w:sz w:val="22"/>
                <w:szCs w:val="22"/>
              </w:rPr>
            </w:pPr>
            <w:r w:rsidRPr="008E298A">
              <w:rPr>
                <w:sz w:val="22"/>
                <w:szCs w:val="22"/>
              </w:rPr>
              <w:t>hirss/i/i</w:t>
            </w:r>
            <w:r>
              <w:rPr>
                <w:sz w:val="22"/>
                <w:szCs w:val="22"/>
              </w:rPr>
              <w:t xml:space="preserve"> ~ </w:t>
            </w:r>
            <w:r w:rsidRPr="008E298A">
              <w:rPr>
                <w:sz w:val="22"/>
                <w:szCs w:val="22"/>
              </w:rPr>
              <w:t>hirs/i/ä</w:t>
            </w:r>
          </w:p>
        </w:tc>
      </w:tr>
      <w:tr w:rsidR="00DB3FD2" w:rsidRPr="008E298A" w14:paraId="0F5C6CDF" w14:textId="77777777" w:rsidTr="00DB3FD2">
        <w:trPr>
          <w:trHeight w:val="168"/>
        </w:trPr>
        <w:tc>
          <w:tcPr>
            <w:tcW w:w="1908" w:type="dxa"/>
            <w:vMerge/>
          </w:tcPr>
          <w:p w14:paraId="50643776" w14:textId="77777777" w:rsidR="00232157" w:rsidRPr="008E298A" w:rsidRDefault="00232157" w:rsidP="002D01A2">
            <w:pPr>
              <w:spacing w:before="20" w:after="20"/>
              <w:rPr>
                <w:sz w:val="22"/>
                <w:szCs w:val="22"/>
              </w:rPr>
            </w:pPr>
          </w:p>
        </w:tc>
        <w:tc>
          <w:tcPr>
            <w:tcW w:w="1260" w:type="dxa"/>
            <w:tcBorders>
              <w:top w:val="nil"/>
              <w:bottom w:val="nil"/>
            </w:tcBorders>
          </w:tcPr>
          <w:p w14:paraId="2FB07DDD" w14:textId="77777777" w:rsidR="00232157" w:rsidRPr="008E298A" w:rsidRDefault="00232157" w:rsidP="002D01A2">
            <w:pPr>
              <w:spacing w:before="20" w:after="20"/>
              <w:ind w:right="-64"/>
              <w:rPr>
                <w:sz w:val="22"/>
                <w:szCs w:val="22"/>
              </w:rPr>
            </w:pPr>
            <w:r w:rsidRPr="008E298A">
              <w:rPr>
                <w:sz w:val="22"/>
                <w:szCs w:val="22"/>
              </w:rPr>
              <w:t>lapsi</w:t>
            </w:r>
          </w:p>
        </w:tc>
        <w:tc>
          <w:tcPr>
            <w:tcW w:w="2340" w:type="dxa"/>
            <w:tcBorders>
              <w:top w:val="nil"/>
              <w:bottom w:val="nil"/>
            </w:tcBorders>
          </w:tcPr>
          <w:p w14:paraId="20D95284" w14:textId="77777777" w:rsidR="00232157" w:rsidRPr="008E298A" w:rsidRDefault="00232157" w:rsidP="002D01A2">
            <w:pPr>
              <w:spacing w:before="20" w:after="20"/>
              <w:ind w:right="-64"/>
              <w:rPr>
                <w:sz w:val="22"/>
                <w:szCs w:val="22"/>
              </w:rPr>
            </w:pPr>
            <w:r w:rsidRPr="008E298A">
              <w:rPr>
                <w:sz w:val="22"/>
                <w:szCs w:val="22"/>
              </w:rPr>
              <w:t>las/ta</w:t>
            </w:r>
          </w:p>
        </w:tc>
        <w:tc>
          <w:tcPr>
            <w:tcW w:w="3060" w:type="dxa"/>
            <w:tcBorders>
              <w:top w:val="nil"/>
              <w:bottom w:val="nil"/>
            </w:tcBorders>
          </w:tcPr>
          <w:p w14:paraId="3473C652" w14:textId="446C30D6" w:rsidR="00232157" w:rsidRPr="008E298A" w:rsidRDefault="00232157" w:rsidP="002D01A2">
            <w:pPr>
              <w:spacing w:before="20" w:after="20"/>
              <w:ind w:right="-64"/>
              <w:rPr>
                <w:sz w:val="22"/>
                <w:szCs w:val="22"/>
              </w:rPr>
            </w:pPr>
            <w:r w:rsidRPr="008E298A">
              <w:rPr>
                <w:sz w:val="22"/>
                <w:szCs w:val="22"/>
              </w:rPr>
              <w:t>laps/i/i</w:t>
            </w:r>
            <w:r>
              <w:rPr>
                <w:sz w:val="22"/>
                <w:szCs w:val="22"/>
              </w:rPr>
              <w:t xml:space="preserve"> ~ </w:t>
            </w:r>
            <w:r w:rsidRPr="008E298A">
              <w:rPr>
                <w:sz w:val="22"/>
                <w:szCs w:val="22"/>
              </w:rPr>
              <w:t>laps/i/a</w:t>
            </w:r>
          </w:p>
        </w:tc>
      </w:tr>
      <w:tr w:rsidR="00DB3FD2" w:rsidRPr="008E298A" w14:paraId="56838C1B" w14:textId="77777777" w:rsidTr="00DB3FD2">
        <w:trPr>
          <w:trHeight w:val="168"/>
        </w:trPr>
        <w:tc>
          <w:tcPr>
            <w:tcW w:w="1908" w:type="dxa"/>
            <w:vMerge/>
          </w:tcPr>
          <w:p w14:paraId="67C968DF" w14:textId="77777777" w:rsidR="00232157" w:rsidRPr="008E298A" w:rsidRDefault="00232157" w:rsidP="002D01A2">
            <w:pPr>
              <w:spacing w:before="20" w:after="20"/>
              <w:rPr>
                <w:sz w:val="22"/>
                <w:szCs w:val="22"/>
              </w:rPr>
            </w:pPr>
          </w:p>
        </w:tc>
        <w:tc>
          <w:tcPr>
            <w:tcW w:w="1260" w:type="dxa"/>
            <w:tcBorders>
              <w:top w:val="nil"/>
              <w:bottom w:val="single" w:sz="4" w:space="0" w:color="auto"/>
            </w:tcBorders>
          </w:tcPr>
          <w:p w14:paraId="34C92641" w14:textId="77777777" w:rsidR="00232157" w:rsidRPr="008E298A" w:rsidRDefault="00232157" w:rsidP="002D01A2">
            <w:pPr>
              <w:spacing w:before="20" w:after="20"/>
              <w:ind w:right="-64"/>
              <w:rPr>
                <w:sz w:val="22"/>
                <w:szCs w:val="22"/>
              </w:rPr>
            </w:pPr>
            <w:r w:rsidRPr="008E298A">
              <w:rPr>
                <w:sz w:val="22"/>
                <w:szCs w:val="22"/>
              </w:rPr>
              <w:t>mies</w:t>
            </w:r>
          </w:p>
        </w:tc>
        <w:tc>
          <w:tcPr>
            <w:tcW w:w="2340" w:type="dxa"/>
            <w:tcBorders>
              <w:top w:val="nil"/>
              <w:bottom w:val="single" w:sz="4" w:space="0" w:color="auto"/>
            </w:tcBorders>
          </w:tcPr>
          <w:p w14:paraId="23CD4D07" w14:textId="77777777" w:rsidR="00232157" w:rsidRPr="008E298A" w:rsidRDefault="00232157" w:rsidP="002D01A2">
            <w:pPr>
              <w:spacing w:before="20" w:after="20"/>
              <w:ind w:right="-64"/>
              <w:rPr>
                <w:sz w:val="22"/>
                <w:szCs w:val="22"/>
              </w:rPr>
            </w:pPr>
            <w:r w:rsidRPr="008E298A">
              <w:rPr>
                <w:sz w:val="22"/>
                <w:szCs w:val="22"/>
              </w:rPr>
              <w:t>mies/tä</w:t>
            </w:r>
          </w:p>
        </w:tc>
        <w:tc>
          <w:tcPr>
            <w:tcW w:w="3060" w:type="dxa"/>
            <w:tcBorders>
              <w:top w:val="nil"/>
              <w:bottom w:val="single" w:sz="4" w:space="0" w:color="auto"/>
            </w:tcBorders>
          </w:tcPr>
          <w:p w14:paraId="1DE10099" w14:textId="21F33E1E" w:rsidR="00232157" w:rsidRPr="008E298A" w:rsidRDefault="00232157" w:rsidP="002D01A2">
            <w:pPr>
              <w:spacing w:before="20" w:after="20"/>
              <w:ind w:right="-64"/>
              <w:rPr>
                <w:sz w:val="22"/>
                <w:szCs w:val="22"/>
              </w:rPr>
            </w:pPr>
            <w:r w:rsidRPr="008E298A">
              <w:rPr>
                <w:sz w:val="22"/>
                <w:szCs w:val="22"/>
              </w:rPr>
              <w:t>mieh/i/i</w:t>
            </w:r>
            <w:r>
              <w:rPr>
                <w:sz w:val="22"/>
                <w:szCs w:val="22"/>
              </w:rPr>
              <w:t xml:space="preserve"> ~ </w:t>
            </w:r>
            <w:r w:rsidRPr="008E298A">
              <w:rPr>
                <w:sz w:val="22"/>
                <w:szCs w:val="22"/>
              </w:rPr>
              <w:t>mieh/i/ä</w:t>
            </w:r>
          </w:p>
        </w:tc>
      </w:tr>
      <w:tr w:rsidR="00DB3FD2" w:rsidRPr="008E298A" w14:paraId="1B746C18" w14:textId="77777777" w:rsidTr="00DB3FD2">
        <w:trPr>
          <w:trHeight w:val="278"/>
        </w:trPr>
        <w:tc>
          <w:tcPr>
            <w:tcW w:w="1908" w:type="dxa"/>
            <w:vMerge w:val="restart"/>
          </w:tcPr>
          <w:p w14:paraId="0FA2DDE6" w14:textId="005ABC26" w:rsidR="00232157" w:rsidRPr="008E298A" w:rsidRDefault="00232157" w:rsidP="00CF7B23">
            <w:pPr>
              <w:spacing w:before="20" w:after="20"/>
              <w:rPr>
                <w:sz w:val="22"/>
                <w:szCs w:val="22"/>
              </w:rPr>
            </w:pPr>
            <w:r w:rsidRPr="008E298A">
              <w:rPr>
                <w:sz w:val="22"/>
                <w:szCs w:val="22"/>
              </w:rPr>
              <w:t xml:space="preserve">2.1 Yksirankaiset </w:t>
            </w:r>
            <w:r w:rsidR="00CF7B23">
              <w:rPr>
                <w:sz w:val="22"/>
                <w:szCs w:val="22"/>
              </w:rPr>
              <w:t>ushee</w:t>
            </w:r>
            <w:r w:rsidR="00CF7B23" w:rsidRPr="008E298A">
              <w:rPr>
                <w:sz w:val="22"/>
                <w:szCs w:val="22"/>
              </w:rPr>
              <w:t>mpi</w:t>
            </w:r>
            <w:r w:rsidR="00CF7B23">
              <w:rPr>
                <w:sz w:val="22"/>
                <w:szCs w:val="22"/>
              </w:rPr>
              <w:t>tav</w:t>
            </w:r>
            <w:r w:rsidR="00CF7B23" w:rsidRPr="008E298A">
              <w:rPr>
                <w:sz w:val="22"/>
                <w:szCs w:val="22"/>
              </w:rPr>
              <w:t xml:space="preserve">uiset </w:t>
            </w:r>
            <w:r w:rsidRPr="008E298A">
              <w:rPr>
                <w:sz w:val="22"/>
                <w:szCs w:val="22"/>
              </w:rPr>
              <w:t>lyhykäisvokaaliset</w:t>
            </w:r>
            <w:r w:rsidR="00A27599">
              <w:rPr>
                <w:sz w:val="22"/>
                <w:szCs w:val="22"/>
              </w:rPr>
              <w:t xml:space="preserve"> nomenit</w:t>
            </w:r>
            <w:r w:rsidRPr="008E298A">
              <w:rPr>
                <w:sz w:val="22"/>
                <w:szCs w:val="22"/>
              </w:rPr>
              <w:t xml:space="preserve"> </w:t>
            </w:r>
          </w:p>
        </w:tc>
        <w:tc>
          <w:tcPr>
            <w:tcW w:w="1260" w:type="dxa"/>
            <w:tcBorders>
              <w:bottom w:val="nil"/>
            </w:tcBorders>
          </w:tcPr>
          <w:p w14:paraId="76277E38" w14:textId="77777777" w:rsidR="00232157" w:rsidRPr="008E298A" w:rsidRDefault="00232157" w:rsidP="002D01A2">
            <w:pPr>
              <w:spacing w:before="20" w:after="20"/>
              <w:rPr>
                <w:sz w:val="22"/>
                <w:szCs w:val="22"/>
              </w:rPr>
            </w:pPr>
            <w:r w:rsidRPr="008E298A">
              <w:rPr>
                <w:sz w:val="22"/>
                <w:szCs w:val="22"/>
              </w:rPr>
              <w:t>meininki</w:t>
            </w:r>
          </w:p>
        </w:tc>
        <w:tc>
          <w:tcPr>
            <w:tcW w:w="2340" w:type="dxa"/>
            <w:tcBorders>
              <w:bottom w:val="nil"/>
            </w:tcBorders>
          </w:tcPr>
          <w:p w14:paraId="642216FD" w14:textId="6F2F8797" w:rsidR="00232157" w:rsidRPr="008E298A" w:rsidRDefault="00232157" w:rsidP="002D01A2">
            <w:pPr>
              <w:spacing w:before="20" w:after="20"/>
              <w:rPr>
                <w:sz w:val="22"/>
                <w:szCs w:val="22"/>
              </w:rPr>
            </w:pPr>
            <w:r w:rsidRPr="008E298A">
              <w:rPr>
                <w:sz w:val="22"/>
                <w:szCs w:val="22"/>
              </w:rPr>
              <w:t>meininkki/i</w:t>
            </w:r>
            <w:r>
              <w:rPr>
                <w:sz w:val="22"/>
                <w:szCs w:val="22"/>
              </w:rPr>
              <w:t xml:space="preserve"> ~</w:t>
            </w:r>
            <w:r w:rsidR="000A4B27">
              <w:rPr>
                <w:sz w:val="22"/>
                <w:szCs w:val="22"/>
              </w:rPr>
              <w:t xml:space="preserve"> </w:t>
            </w:r>
            <w:r w:rsidRPr="008E298A">
              <w:rPr>
                <w:sz w:val="22"/>
                <w:szCs w:val="22"/>
              </w:rPr>
              <w:t>meininki/ä</w:t>
            </w:r>
          </w:p>
        </w:tc>
        <w:tc>
          <w:tcPr>
            <w:tcW w:w="3060" w:type="dxa"/>
            <w:tcBorders>
              <w:bottom w:val="nil"/>
            </w:tcBorders>
          </w:tcPr>
          <w:p w14:paraId="3AC11B13" w14:textId="265E4D36" w:rsidR="00232157" w:rsidRPr="00CF3C42" w:rsidRDefault="00232157" w:rsidP="002D01A2">
            <w:pPr>
              <w:spacing w:before="20" w:after="20"/>
              <w:ind w:right="-64"/>
              <w:rPr>
                <w:b/>
                <w:sz w:val="22"/>
                <w:szCs w:val="22"/>
              </w:rPr>
            </w:pPr>
            <w:r w:rsidRPr="008E298A">
              <w:rPr>
                <w:sz w:val="22"/>
                <w:szCs w:val="22"/>
              </w:rPr>
              <w:t>meininkki/i/tä</w:t>
            </w:r>
            <w:r>
              <w:rPr>
                <w:sz w:val="22"/>
                <w:szCs w:val="22"/>
              </w:rPr>
              <w:t xml:space="preserve"> ~ </w:t>
            </w:r>
            <w:r w:rsidRPr="008E298A">
              <w:rPr>
                <w:sz w:val="22"/>
                <w:szCs w:val="22"/>
              </w:rPr>
              <w:t>meinink/i/ä</w:t>
            </w:r>
          </w:p>
        </w:tc>
      </w:tr>
      <w:tr w:rsidR="00DB3FD2" w:rsidRPr="008E298A" w14:paraId="601077FE" w14:textId="77777777" w:rsidTr="00DB3FD2">
        <w:trPr>
          <w:trHeight w:val="224"/>
        </w:trPr>
        <w:tc>
          <w:tcPr>
            <w:tcW w:w="1908" w:type="dxa"/>
            <w:vMerge/>
          </w:tcPr>
          <w:p w14:paraId="5C63A0C5" w14:textId="77777777" w:rsidR="00232157" w:rsidRPr="008E298A" w:rsidRDefault="00232157" w:rsidP="002D01A2">
            <w:pPr>
              <w:spacing w:before="20" w:after="20"/>
              <w:rPr>
                <w:sz w:val="22"/>
                <w:szCs w:val="22"/>
              </w:rPr>
            </w:pPr>
          </w:p>
        </w:tc>
        <w:tc>
          <w:tcPr>
            <w:tcW w:w="1260" w:type="dxa"/>
            <w:tcBorders>
              <w:top w:val="nil"/>
              <w:bottom w:val="nil"/>
            </w:tcBorders>
          </w:tcPr>
          <w:p w14:paraId="751B8D6A" w14:textId="77777777" w:rsidR="00232157" w:rsidRPr="008E298A" w:rsidRDefault="00232157" w:rsidP="002D01A2">
            <w:pPr>
              <w:spacing w:before="20" w:after="20"/>
              <w:ind w:right="-64"/>
              <w:rPr>
                <w:sz w:val="22"/>
                <w:szCs w:val="22"/>
              </w:rPr>
            </w:pPr>
            <w:r w:rsidRPr="008E298A">
              <w:rPr>
                <w:sz w:val="22"/>
                <w:szCs w:val="22"/>
              </w:rPr>
              <w:t>tunturi</w:t>
            </w:r>
          </w:p>
        </w:tc>
        <w:tc>
          <w:tcPr>
            <w:tcW w:w="2340" w:type="dxa"/>
            <w:tcBorders>
              <w:top w:val="nil"/>
              <w:bottom w:val="nil"/>
            </w:tcBorders>
          </w:tcPr>
          <w:p w14:paraId="3D0D1245" w14:textId="1A135989" w:rsidR="00232157" w:rsidRPr="008E298A" w:rsidRDefault="00232157" w:rsidP="002D01A2">
            <w:pPr>
              <w:spacing w:before="20" w:after="20"/>
              <w:ind w:right="-64"/>
              <w:rPr>
                <w:sz w:val="22"/>
                <w:szCs w:val="22"/>
              </w:rPr>
            </w:pPr>
            <w:r w:rsidRPr="008E298A">
              <w:rPr>
                <w:sz w:val="22"/>
                <w:szCs w:val="22"/>
              </w:rPr>
              <w:t>tunturi/i</w:t>
            </w:r>
            <w:r>
              <w:rPr>
                <w:sz w:val="22"/>
                <w:szCs w:val="22"/>
              </w:rPr>
              <w:t xml:space="preserve"> ~ </w:t>
            </w:r>
            <w:r w:rsidRPr="008E298A">
              <w:rPr>
                <w:sz w:val="22"/>
                <w:szCs w:val="22"/>
              </w:rPr>
              <w:t>tunturi/a</w:t>
            </w:r>
          </w:p>
        </w:tc>
        <w:tc>
          <w:tcPr>
            <w:tcW w:w="3060" w:type="dxa"/>
            <w:tcBorders>
              <w:top w:val="nil"/>
              <w:bottom w:val="nil"/>
            </w:tcBorders>
          </w:tcPr>
          <w:p w14:paraId="66B96E6B" w14:textId="7BA4BB8F" w:rsidR="00232157" w:rsidRPr="008E298A" w:rsidRDefault="00232157" w:rsidP="002D01A2">
            <w:pPr>
              <w:spacing w:before="20" w:after="20"/>
              <w:ind w:right="-64"/>
              <w:rPr>
                <w:sz w:val="22"/>
                <w:szCs w:val="22"/>
              </w:rPr>
            </w:pPr>
            <w:r w:rsidRPr="008E298A">
              <w:rPr>
                <w:sz w:val="22"/>
                <w:szCs w:val="22"/>
              </w:rPr>
              <w:t>tunturi/i/ta</w:t>
            </w:r>
            <w:r>
              <w:rPr>
                <w:sz w:val="22"/>
                <w:szCs w:val="22"/>
              </w:rPr>
              <w:t xml:space="preserve"> ~ </w:t>
            </w:r>
            <w:r w:rsidRPr="008E298A">
              <w:rPr>
                <w:sz w:val="22"/>
                <w:szCs w:val="22"/>
              </w:rPr>
              <w:t>tuntur</w:t>
            </w:r>
            <w:r>
              <w:rPr>
                <w:sz w:val="22"/>
                <w:szCs w:val="22"/>
              </w:rPr>
              <w:t>/</w:t>
            </w:r>
            <w:r w:rsidRPr="008E298A">
              <w:rPr>
                <w:sz w:val="22"/>
                <w:szCs w:val="22"/>
              </w:rPr>
              <w:t>i/a</w:t>
            </w:r>
          </w:p>
        </w:tc>
      </w:tr>
      <w:tr w:rsidR="00DB3FD2" w:rsidRPr="008E298A" w14:paraId="37CFF8BC" w14:textId="77777777" w:rsidTr="00DB3FD2">
        <w:trPr>
          <w:trHeight w:val="224"/>
        </w:trPr>
        <w:tc>
          <w:tcPr>
            <w:tcW w:w="1908" w:type="dxa"/>
            <w:vMerge/>
          </w:tcPr>
          <w:p w14:paraId="72D82DCD" w14:textId="77777777" w:rsidR="00232157" w:rsidRPr="008E298A" w:rsidRDefault="00232157" w:rsidP="002D01A2">
            <w:pPr>
              <w:spacing w:before="20" w:after="20"/>
              <w:rPr>
                <w:sz w:val="22"/>
                <w:szCs w:val="22"/>
              </w:rPr>
            </w:pPr>
          </w:p>
        </w:tc>
        <w:tc>
          <w:tcPr>
            <w:tcW w:w="1260" w:type="dxa"/>
            <w:tcBorders>
              <w:top w:val="nil"/>
              <w:bottom w:val="nil"/>
            </w:tcBorders>
          </w:tcPr>
          <w:p w14:paraId="6A620C34" w14:textId="03481C87" w:rsidR="00232157" w:rsidRPr="008E298A" w:rsidRDefault="00232157" w:rsidP="002D01A2">
            <w:pPr>
              <w:spacing w:before="20" w:after="20"/>
              <w:ind w:right="-64"/>
              <w:rPr>
                <w:sz w:val="22"/>
                <w:szCs w:val="22"/>
              </w:rPr>
            </w:pPr>
            <w:r>
              <w:rPr>
                <w:sz w:val="22"/>
                <w:szCs w:val="22"/>
              </w:rPr>
              <w:t>paiju</w:t>
            </w:r>
            <w:r w:rsidRPr="008E298A">
              <w:rPr>
                <w:sz w:val="22"/>
                <w:szCs w:val="22"/>
              </w:rPr>
              <w:t>kko</w:t>
            </w:r>
          </w:p>
        </w:tc>
        <w:tc>
          <w:tcPr>
            <w:tcW w:w="2340" w:type="dxa"/>
            <w:tcBorders>
              <w:top w:val="nil"/>
              <w:bottom w:val="nil"/>
            </w:tcBorders>
          </w:tcPr>
          <w:p w14:paraId="4E7B151C" w14:textId="281752B9" w:rsidR="00232157" w:rsidRPr="008E298A" w:rsidRDefault="00232157" w:rsidP="002D01A2">
            <w:pPr>
              <w:spacing w:before="20" w:after="20"/>
              <w:ind w:right="-64"/>
              <w:rPr>
                <w:sz w:val="22"/>
                <w:szCs w:val="22"/>
              </w:rPr>
            </w:pPr>
            <w:r>
              <w:rPr>
                <w:sz w:val="22"/>
                <w:szCs w:val="22"/>
              </w:rPr>
              <w:t>paiju</w:t>
            </w:r>
            <w:r w:rsidRPr="008E298A">
              <w:rPr>
                <w:sz w:val="22"/>
                <w:szCs w:val="22"/>
              </w:rPr>
              <w:t>kko/o</w:t>
            </w:r>
            <w:r>
              <w:rPr>
                <w:sz w:val="22"/>
                <w:szCs w:val="22"/>
              </w:rPr>
              <w:t xml:space="preserve"> ~ paiju</w:t>
            </w:r>
            <w:r w:rsidRPr="008E298A">
              <w:rPr>
                <w:sz w:val="22"/>
                <w:szCs w:val="22"/>
              </w:rPr>
              <w:t>kko/a</w:t>
            </w:r>
          </w:p>
        </w:tc>
        <w:tc>
          <w:tcPr>
            <w:tcW w:w="3060" w:type="dxa"/>
            <w:tcBorders>
              <w:top w:val="nil"/>
              <w:bottom w:val="nil"/>
            </w:tcBorders>
          </w:tcPr>
          <w:p w14:paraId="2147B0F6" w14:textId="7BD783A7" w:rsidR="00232157" w:rsidRPr="008E298A" w:rsidRDefault="00232157" w:rsidP="002D01A2">
            <w:pPr>
              <w:spacing w:before="20" w:after="20"/>
              <w:ind w:right="-64"/>
              <w:rPr>
                <w:sz w:val="22"/>
                <w:szCs w:val="22"/>
              </w:rPr>
            </w:pPr>
            <w:r>
              <w:rPr>
                <w:sz w:val="22"/>
                <w:szCs w:val="22"/>
              </w:rPr>
              <w:t>paiju</w:t>
            </w:r>
            <w:r w:rsidRPr="008E298A">
              <w:rPr>
                <w:sz w:val="22"/>
                <w:szCs w:val="22"/>
              </w:rPr>
              <w:t>ko/i/ta</w:t>
            </w:r>
          </w:p>
        </w:tc>
      </w:tr>
      <w:tr w:rsidR="00DB3FD2" w:rsidRPr="008E298A" w14:paraId="77B485AC" w14:textId="77777777" w:rsidTr="00DB3FD2">
        <w:trPr>
          <w:trHeight w:val="224"/>
        </w:trPr>
        <w:tc>
          <w:tcPr>
            <w:tcW w:w="1908" w:type="dxa"/>
            <w:vMerge/>
          </w:tcPr>
          <w:p w14:paraId="40860CAE" w14:textId="77777777" w:rsidR="00232157" w:rsidRPr="008E298A" w:rsidRDefault="00232157" w:rsidP="002D01A2">
            <w:pPr>
              <w:spacing w:before="20" w:after="20"/>
              <w:rPr>
                <w:sz w:val="22"/>
                <w:szCs w:val="22"/>
              </w:rPr>
            </w:pPr>
          </w:p>
        </w:tc>
        <w:tc>
          <w:tcPr>
            <w:tcW w:w="1260" w:type="dxa"/>
            <w:tcBorders>
              <w:top w:val="nil"/>
              <w:bottom w:val="nil"/>
            </w:tcBorders>
          </w:tcPr>
          <w:p w14:paraId="71A13484" w14:textId="77777777" w:rsidR="00232157" w:rsidRPr="008E298A" w:rsidRDefault="00232157" w:rsidP="002D01A2">
            <w:pPr>
              <w:spacing w:before="20" w:after="20"/>
              <w:ind w:right="-64"/>
              <w:rPr>
                <w:sz w:val="22"/>
                <w:szCs w:val="22"/>
              </w:rPr>
            </w:pPr>
            <w:r w:rsidRPr="008E298A">
              <w:rPr>
                <w:sz w:val="22"/>
                <w:szCs w:val="22"/>
              </w:rPr>
              <w:t>sivakka</w:t>
            </w:r>
          </w:p>
        </w:tc>
        <w:tc>
          <w:tcPr>
            <w:tcW w:w="2340" w:type="dxa"/>
            <w:tcBorders>
              <w:top w:val="nil"/>
              <w:bottom w:val="nil"/>
            </w:tcBorders>
          </w:tcPr>
          <w:p w14:paraId="5068ACD4" w14:textId="77777777" w:rsidR="00232157" w:rsidRPr="008E298A" w:rsidRDefault="00232157" w:rsidP="002D01A2">
            <w:pPr>
              <w:spacing w:before="20" w:after="20"/>
              <w:ind w:right="-64"/>
              <w:rPr>
                <w:sz w:val="22"/>
                <w:szCs w:val="22"/>
              </w:rPr>
            </w:pPr>
            <w:r w:rsidRPr="008E298A">
              <w:rPr>
                <w:sz w:val="22"/>
                <w:szCs w:val="22"/>
              </w:rPr>
              <w:t>sivakka/a</w:t>
            </w:r>
          </w:p>
        </w:tc>
        <w:tc>
          <w:tcPr>
            <w:tcW w:w="3060" w:type="dxa"/>
            <w:tcBorders>
              <w:top w:val="nil"/>
              <w:bottom w:val="nil"/>
            </w:tcBorders>
          </w:tcPr>
          <w:p w14:paraId="596EF94B" w14:textId="77777777" w:rsidR="00232157" w:rsidRPr="008E298A" w:rsidRDefault="00232157" w:rsidP="002D01A2">
            <w:pPr>
              <w:spacing w:before="20" w:after="20"/>
              <w:ind w:right="-64"/>
              <w:rPr>
                <w:sz w:val="22"/>
                <w:szCs w:val="22"/>
              </w:rPr>
            </w:pPr>
            <w:r w:rsidRPr="008E298A">
              <w:rPr>
                <w:sz w:val="22"/>
                <w:szCs w:val="22"/>
              </w:rPr>
              <w:t>sivako/i/ta</w:t>
            </w:r>
          </w:p>
        </w:tc>
      </w:tr>
      <w:tr w:rsidR="00DB3FD2" w:rsidRPr="008E298A" w14:paraId="08A08BE6" w14:textId="77777777" w:rsidTr="00DB3FD2">
        <w:trPr>
          <w:trHeight w:val="333"/>
        </w:trPr>
        <w:tc>
          <w:tcPr>
            <w:tcW w:w="1908" w:type="dxa"/>
            <w:vMerge/>
          </w:tcPr>
          <w:p w14:paraId="63791031" w14:textId="77777777" w:rsidR="00232157" w:rsidRPr="008E298A" w:rsidRDefault="00232157" w:rsidP="002D01A2">
            <w:pPr>
              <w:spacing w:before="20" w:after="20"/>
              <w:rPr>
                <w:sz w:val="22"/>
                <w:szCs w:val="22"/>
              </w:rPr>
            </w:pPr>
          </w:p>
        </w:tc>
        <w:tc>
          <w:tcPr>
            <w:tcW w:w="1260" w:type="dxa"/>
            <w:vMerge w:val="restart"/>
            <w:tcBorders>
              <w:top w:val="nil"/>
            </w:tcBorders>
          </w:tcPr>
          <w:p w14:paraId="366F199E" w14:textId="15AE757E" w:rsidR="00232157" w:rsidRPr="008E298A" w:rsidRDefault="00232157" w:rsidP="002D01A2">
            <w:pPr>
              <w:spacing w:before="20" w:after="20"/>
              <w:ind w:right="-58"/>
              <w:rPr>
                <w:sz w:val="22"/>
                <w:szCs w:val="22"/>
              </w:rPr>
            </w:pPr>
            <w:r w:rsidRPr="008E298A">
              <w:rPr>
                <w:sz w:val="22"/>
                <w:szCs w:val="22"/>
              </w:rPr>
              <w:t>valkea ~</w:t>
            </w:r>
            <w:r>
              <w:rPr>
                <w:sz w:val="22"/>
                <w:szCs w:val="22"/>
              </w:rPr>
              <w:t xml:space="preserve"> </w:t>
            </w:r>
            <w:r w:rsidRPr="008E298A">
              <w:rPr>
                <w:sz w:val="22"/>
                <w:szCs w:val="22"/>
              </w:rPr>
              <w:t>valkia</w:t>
            </w:r>
          </w:p>
        </w:tc>
        <w:tc>
          <w:tcPr>
            <w:tcW w:w="2340" w:type="dxa"/>
            <w:vMerge w:val="restart"/>
            <w:tcBorders>
              <w:top w:val="nil"/>
            </w:tcBorders>
          </w:tcPr>
          <w:p w14:paraId="5F3698DD" w14:textId="3954BB4A" w:rsidR="00232157" w:rsidRPr="008E298A" w:rsidRDefault="00232157" w:rsidP="002D01A2">
            <w:pPr>
              <w:spacing w:before="20" w:after="20"/>
              <w:ind w:right="-58"/>
              <w:rPr>
                <w:sz w:val="22"/>
                <w:szCs w:val="22"/>
              </w:rPr>
            </w:pPr>
            <w:r w:rsidRPr="008E298A">
              <w:rPr>
                <w:sz w:val="22"/>
                <w:szCs w:val="22"/>
              </w:rPr>
              <w:t>valkea/</w:t>
            </w:r>
            <w:r w:rsidR="00200B07">
              <w:rPr>
                <w:sz w:val="22"/>
                <w:szCs w:val="22"/>
              </w:rPr>
              <w:t>(</w:t>
            </w:r>
            <w:r w:rsidRPr="008E298A">
              <w:rPr>
                <w:sz w:val="22"/>
                <w:szCs w:val="22"/>
              </w:rPr>
              <w:t>t</w:t>
            </w:r>
            <w:r w:rsidR="00200B07">
              <w:rPr>
                <w:sz w:val="22"/>
                <w:szCs w:val="22"/>
              </w:rPr>
              <w:t>)</w:t>
            </w:r>
            <w:r w:rsidRPr="008E298A">
              <w:rPr>
                <w:sz w:val="22"/>
                <w:szCs w:val="22"/>
              </w:rPr>
              <w:t>a ~</w:t>
            </w:r>
            <w:r>
              <w:rPr>
                <w:sz w:val="22"/>
                <w:szCs w:val="22"/>
              </w:rPr>
              <w:t xml:space="preserve"> valkia/</w:t>
            </w:r>
            <w:r w:rsidRPr="008E298A">
              <w:rPr>
                <w:sz w:val="22"/>
                <w:szCs w:val="22"/>
              </w:rPr>
              <w:t>a</w:t>
            </w:r>
          </w:p>
        </w:tc>
        <w:tc>
          <w:tcPr>
            <w:tcW w:w="3060" w:type="dxa"/>
            <w:vMerge w:val="restart"/>
            <w:tcBorders>
              <w:top w:val="nil"/>
            </w:tcBorders>
          </w:tcPr>
          <w:p w14:paraId="4930A4B0" w14:textId="48334D43" w:rsidR="00232157" w:rsidRPr="008E298A" w:rsidRDefault="00232157" w:rsidP="002D01A2">
            <w:pPr>
              <w:spacing w:before="20" w:after="20"/>
              <w:ind w:right="-58"/>
              <w:rPr>
                <w:sz w:val="22"/>
                <w:szCs w:val="22"/>
              </w:rPr>
            </w:pPr>
            <w:r w:rsidRPr="008E298A">
              <w:rPr>
                <w:sz w:val="22"/>
                <w:szCs w:val="22"/>
              </w:rPr>
              <w:t>valke/i/ta</w:t>
            </w:r>
          </w:p>
        </w:tc>
      </w:tr>
      <w:tr w:rsidR="00DB3FD2" w:rsidRPr="008E298A" w14:paraId="06F7E419" w14:textId="77777777" w:rsidTr="00E928DF">
        <w:trPr>
          <w:trHeight w:val="333"/>
        </w:trPr>
        <w:tc>
          <w:tcPr>
            <w:tcW w:w="1908" w:type="dxa"/>
            <w:vMerge/>
          </w:tcPr>
          <w:p w14:paraId="1223A2B1" w14:textId="77777777" w:rsidR="00232157" w:rsidRPr="008E298A" w:rsidRDefault="00232157" w:rsidP="002D01A2">
            <w:pPr>
              <w:spacing w:before="20" w:after="20"/>
              <w:rPr>
                <w:sz w:val="22"/>
                <w:szCs w:val="22"/>
              </w:rPr>
            </w:pPr>
          </w:p>
        </w:tc>
        <w:tc>
          <w:tcPr>
            <w:tcW w:w="1260" w:type="dxa"/>
            <w:vMerge/>
            <w:tcBorders>
              <w:bottom w:val="nil"/>
            </w:tcBorders>
          </w:tcPr>
          <w:p w14:paraId="7C251340" w14:textId="55B348F9" w:rsidR="00232157" w:rsidRPr="008E298A" w:rsidRDefault="00232157" w:rsidP="002D01A2">
            <w:pPr>
              <w:spacing w:before="20" w:after="20"/>
              <w:ind w:right="-64"/>
              <w:rPr>
                <w:sz w:val="22"/>
                <w:szCs w:val="22"/>
              </w:rPr>
            </w:pPr>
          </w:p>
        </w:tc>
        <w:tc>
          <w:tcPr>
            <w:tcW w:w="2340" w:type="dxa"/>
            <w:vMerge/>
            <w:tcBorders>
              <w:bottom w:val="nil"/>
            </w:tcBorders>
          </w:tcPr>
          <w:p w14:paraId="35606BDF" w14:textId="12176B6A" w:rsidR="00232157" w:rsidRPr="008E298A" w:rsidRDefault="00232157" w:rsidP="002D01A2">
            <w:pPr>
              <w:spacing w:before="20" w:after="20"/>
              <w:ind w:right="-64"/>
              <w:rPr>
                <w:sz w:val="22"/>
                <w:szCs w:val="22"/>
              </w:rPr>
            </w:pPr>
          </w:p>
        </w:tc>
        <w:tc>
          <w:tcPr>
            <w:tcW w:w="3060" w:type="dxa"/>
            <w:vMerge/>
            <w:tcBorders>
              <w:bottom w:val="nil"/>
            </w:tcBorders>
          </w:tcPr>
          <w:p w14:paraId="444BC4F0" w14:textId="77777777" w:rsidR="00232157" w:rsidRPr="008E298A" w:rsidRDefault="00232157" w:rsidP="002D01A2">
            <w:pPr>
              <w:spacing w:before="20" w:after="20"/>
              <w:ind w:right="-64"/>
              <w:rPr>
                <w:sz w:val="22"/>
                <w:szCs w:val="22"/>
              </w:rPr>
            </w:pPr>
          </w:p>
        </w:tc>
      </w:tr>
      <w:tr w:rsidR="00DB3FD2" w:rsidRPr="008E298A" w14:paraId="3DAD0762" w14:textId="77777777" w:rsidTr="00E928DF">
        <w:trPr>
          <w:trHeight w:val="287"/>
        </w:trPr>
        <w:tc>
          <w:tcPr>
            <w:tcW w:w="1908" w:type="dxa"/>
            <w:vMerge/>
          </w:tcPr>
          <w:p w14:paraId="6EF63CF7" w14:textId="77777777" w:rsidR="00232157" w:rsidRPr="008E298A" w:rsidRDefault="00232157" w:rsidP="002D01A2">
            <w:pPr>
              <w:spacing w:before="20" w:after="20"/>
              <w:rPr>
                <w:sz w:val="22"/>
                <w:szCs w:val="22"/>
              </w:rPr>
            </w:pPr>
          </w:p>
        </w:tc>
        <w:tc>
          <w:tcPr>
            <w:tcW w:w="1260" w:type="dxa"/>
            <w:tcBorders>
              <w:top w:val="nil"/>
              <w:bottom w:val="single" w:sz="4" w:space="0" w:color="auto"/>
            </w:tcBorders>
          </w:tcPr>
          <w:p w14:paraId="778DBE2C" w14:textId="77777777" w:rsidR="00232157" w:rsidRPr="008E298A" w:rsidRDefault="00232157" w:rsidP="002D01A2">
            <w:pPr>
              <w:spacing w:before="20" w:after="20"/>
              <w:ind w:right="-64"/>
              <w:rPr>
                <w:sz w:val="22"/>
                <w:szCs w:val="22"/>
              </w:rPr>
            </w:pPr>
            <w:r w:rsidRPr="008E298A">
              <w:rPr>
                <w:sz w:val="22"/>
                <w:szCs w:val="22"/>
              </w:rPr>
              <w:t>kurkkio</w:t>
            </w:r>
          </w:p>
        </w:tc>
        <w:tc>
          <w:tcPr>
            <w:tcW w:w="2340" w:type="dxa"/>
            <w:tcBorders>
              <w:top w:val="nil"/>
              <w:bottom w:val="single" w:sz="4" w:space="0" w:color="auto"/>
            </w:tcBorders>
          </w:tcPr>
          <w:p w14:paraId="13C5944D" w14:textId="2E50F9C5" w:rsidR="00232157" w:rsidRPr="008E298A" w:rsidRDefault="00232157" w:rsidP="002D01A2">
            <w:pPr>
              <w:spacing w:before="20" w:after="20"/>
              <w:ind w:right="-64"/>
              <w:rPr>
                <w:sz w:val="22"/>
                <w:szCs w:val="22"/>
              </w:rPr>
            </w:pPr>
            <w:r w:rsidRPr="008E298A">
              <w:rPr>
                <w:sz w:val="22"/>
                <w:szCs w:val="22"/>
              </w:rPr>
              <w:t>kurkkio/ta</w:t>
            </w:r>
            <w:r>
              <w:rPr>
                <w:sz w:val="22"/>
                <w:szCs w:val="22"/>
              </w:rPr>
              <w:t xml:space="preserve"> ~ kurkkioa</w:t>
            </w:r>
          </w:p>
        </w:tc>
        <w:tc>
          <w:tcPr>
            <w:tcW w:w="3060" w:type="dxa"/>
            <w:tcBorders>
              <w:top w:val="nil"/>
              <w:bottom w:val="single" w:sz="4" w:space="0" w:color="auto"/>
            </w:tcBorders>
          </w:tcPr>
          <w:p w14:paraId="5B4B76DD" w14:textId="1FA7AB79" w:rsidR="00232157" w:rsidRPr="008E298A" w:rsidRDefault="00232157" w:rsidP="002D01A2">
            <w:pPr>
              <w:spacing w:before="20" w:after="20"/>
              <w:ind w:right="-64"/>
              <w:rPr>
                <w:sz w:val="22"/>
                <w:szCs w:val="22"/>
              </w:rPr>
            </w:pPr>
            <w:r w:rsidRPr="008E298A">
              <w:rPr>
                <w:sz w:val="22"/>
                <w:szCs w:val="22"/>
              </w:rPr>
              <w:t>kurkkio/i/ta</w:t>
            </w:r>
          </w:p>
        </w:tc>
      </w:tr>
      <w:tr w:rsidR="00DB3FD2" w:rsidRPr="008E298A" w14:paraId="1185FB9F" w14:textId="77777777" w:rsidTr="00E928DF">
        <w:trPr>
          <w:trHeight w:val="168"/>
        </w:trPr>
        <w:tc>
          <w:tcPr>
            <w:tcW w:w="1908" w:type="dxa"/>
            <w:vMerge w:val="restart"/>
          </w:tcPr>
          <w:p w14:paraId="3200FF2A" w14:textId="33F0BB8C" w:rsidR="00232157" w:rsidRPr="008E298A" w:rsidRDefault="00232157" w:rsidP="00CF7B23">
            <w:pPr>
              <w:spacing w:before="20" w:after="20"/>
              <w:rPr>
                <w:sz w:val="22"/>
                <w:szCs w:val="22"/>
              </w:rPr>
            </w:pPr>
            <w:r w:rsidRPr="008E298A">
              <w:rPr>
                <w:sz w:val="22"/>
                <w:szCs w:val="22"/>
              </w:rPr>
              <w:t xml:space="preserve">2.2 </w:t>
            </w:r>
            <w:r w:rsidR="00677E5D">
              <w:rPr>
                <w:sz w:val="22"/>
                <w:szCs w:val="22"/>
              </w:rPr>
              <w:t>Konsonanttirank</w:t>
            </w:r>
            <w:r w:rsidRPr="008E298A">
              <w:rPr>
                <w:sz w:val="22"/>
                <w:szCs w:val="22"/>
              </w:rPr>
              <w:t xml:space="preserve">aiset </w:t>
            </w:r>
            <w:r w:rsidR="00CF7B23">
              <w:rPr>
                <w:sz w:val="22"/>
                <w:szCs w:val="22"/>
              </w:rPr>
              <w:t>usheempitavuiset</w:t>
            </w:r>
            <w:r w:rsidR="00CF7B23" w:rsidRPr="008E298A">
              <w:rPr>
                <w:sz w:val="22"/>
                <w:szCs w:val="22"/>
              </w:rPr>
              <w:t xml:space="preserve"> </w:t>
            </w:r>
            <w:r w:rsidRPr="008E298A">
              <w:rPr>
                <w:sz w:val="22"/>
                <w:szCs w:val="22"/>
              </w:rPr>
              <w:t>lyhykäisvokaaliset</w:t>
            </w:r>
            <w:r w:rsidR="00A27599">
              <w:rPr>
                <w:sz w:val="22"/>
                <w:szCs w:val="22"/>
              </w:rPr>
              <w:t xml:space="preserve"> nomenit</w:t>
            </w:r>
            <w:r w:rsidRPr="008E298A">
              <w:rPr>
                <w:sz w:val="22"/>
                <w:szCs w:val="22"/>
              </w:rPr>
              <w:t xml:space="preserve"> </w:t>
            </w:r>
          </w:p>
        </w:tc>
        <w:tc>
          <w:tcPr>
            <w:tcW w:w="1260" w:type="dxa"/>
            <w:tcBorders>
              <w:bottom w:val="nil"/>
            </w:tcBorders>
          </w:tcPr>
          <w:p w14:paraId="6B49A973" w14:textId="742464E7" w:rsidR="00232157" w:rsidRPr="008E298A" w:rsidRDefault="00232157" w:rsidP="002D01A2">
            <w:pPr>
              <w:spacing w:before="20" w:after="20"/>
              <w:ind w:right="-64"/>
              <w:rPr>
                <w:sz w:val="22"/>
                <w:szCs w:val="22"/>
              </w:rPr>
            </w:pPr>
            <w:r w:rsidRPr="008E298A">
              <w:rPr>
                <w:sz w:val="22"/>
                <w:szCs w:val="22"/>
              </w:rPr>
              <w:t>ty</w:t>
            </w:r>
            <w:r w:rsidR="0075485B">
              <w:rPr>
                <w:sz w:val="22"/>
                <w:szCs w:val="22"/>
              </w:rPr>
              <w:t>(</w:t>
            </w:r>
            <w:r w:rsidRPr="008E298A">
              <w:rPr>
                <w:sz w:val="22"/>
                <w:szCs w:val="22"/>
              </w:rPr>
              <w:t>t)är</w:t>
            </w:r>
          </w:p>
        </w:tc>
        <w:tc>
          <w:tcPr>
            <w:tcW w:w="2340" w:type="dxa"/>
            <w:tcBorders>
              <w:bottom w:val="nil"/>
            </w:tcBorders>
          </w:tcPr>
          <w:p w14:paraId="03F68DA7" w14:textId="77777777" w:rsidR="00232157" w:rsidRPr="008E298A" w:rsidRDefault="00232157" w:rsidP="002D01A2">
            <w:pPr>
              <w:spacing w:before="20" w:after="20"/>
              <w:ind w:right="-64"/>
              <w:rPr>
                <w:sz w:val="22"/>
                <w:szCs w:val="22"/>
              </w:rPr>
            </w:pPr>
            <w:r w:rsidRPr="008E298A">
              <w:rPr>
                <w:sz w:val="22"/>
                <w:szCs w:val="22"/>
              </w:rPr>
              <w:t>tytär/tä</w:t>
            </w:r>
          </w:p>
        </w:tc>
        <w:tc>
          <w:tcPr>
            <w:tcW w:w="3060" w:type="dxa"/>
            <w:tcBorders>
              <w:bottom w:val="nil"/>
            </w:tcBorders>
          </w:tcPr>
          <w:p w14:paraId="66A36907" w14:textId="135FB01E" w:rsidR="00232157" w:rsidRPr="008E298A" w:rsidRDefault="00232157" w:rsidP="002D01A2">
            <w:pPr>
              <w:spacing w:before="20" w:after="20"/>
              <w:ind w:right="-64"/>
              <w:rPr>
                <w:sz w:val="22"/>
                <w:szCs w:val="22"/>
              </w:rPr>
            </w:pPr>
            <w:r>
              <w:rPr>
                <w:sz w:val="22"/>
                <w:szCs w:val="22"/>
              </w:rPr>
              <w:t>tyttär/i</w:t>
            </w:r>
            <w:r w:rsidRPr="008E298A">
              <w:rPr>
                <w:sz w:val="22"/>
                <w:szCs w:val="22"/>
              </w:rPr>
              <w:t>i</w:t>
            </w:r>
            <w:r>
              <w:rPr>
                <w:sz w:val="22"/>
                <w:szCs w:val="22"/>
              </w:rPr>
              <w:t>/</w:t>
            </w:r>
            <w:r w:rsidRPr="008E298A">
              <w:rPr>
                <w:sz w:val="22"/>
                <w:szCs w:val="22"/>
              </w:rPr>
              <w:t>tä</w:t>
            </w:r>
            <w:r>
              <w:rPr>
                <w:sz w:val="22"/>
                <w:szCs w:val="22"/>
              </w:rPr>
              <w:t xml:space="preserve"> ~ </w:t>
            </w:r>
            <w:r w:rsidRPr="008E298A">
              <w:rPr>
                <w:sz w:val="22"/>
                <w:szCs w:val="22"/>
              </w:rPr>
              <w:t>tyttär/i/ä</w:t>
            </w:r>
          </w:p>
        </w:tc>
      </w:tr>
      <w:tr w:rsidR="00DB3FD2" w:rsidRPr="008E298A" w14:paraId="766FEDC7" w14:textId="77777777" w:rsidTr="00E928DF">
        <w:trPr>
          <w:trHeight w:val="168"/>
        </w:trPr>
        <w:tc>
          <w:tcPr>
            <w:tcW w:w="1908" w:type="dxa"/>
            <w:vMerge/>
          </w:tcPr>
          <w:p w14:paraId="5C12BAE2" w14:textId="77777777" w:rsidR="00232157" w:rsidRPr="008E298A" w:rsidRDefault="00232157" w:rsidP="002D01A2">
            <w:pPr>
              <w:spacing w:before="20" w:after="20"/>
              <w:rPr>
                <w:sz w:val="22"/>
                <w:szCs w:val="22"/>
              </w:rPr>
            </w:pPr>
          </w:p>
        </w:tc>
        <w:tc>
          <w:tcPr>
            <w:tcW w:w="1260" w:type="dxa"/>
            <w:tcBorders>
              <w:top w:val="nil"/>
              <w:bottom w:val="nil"/>
            </w:tcBorders>
          </w:tcPr>
          <w:p w14:paraId="55984BD0" w14:textId="77777777" w:rsidR="00232157" w:rsidRPr="008E298A" w:rsidRDefault="00232157" w:rsidP="002D01A2">
            <w:pPr>
              <w:spacing w:before="20" w:after="20"/>
              <w:ind w:right="-64"/>
              <w:rPr>
                <w:sz w:val="22"/>
                <w:szCs w:val="22"/>
              </w:rPr>
            </w:pPr>
            <w:r w:rsidRPr="008E298A">
              <w:rPr>
                <w:sz w:val="22"/>
                <w:szCs w:val="22"/>
              </w:rPr>
              <w:t>sisar</w:t>
            </w:r>
          </w:p>
        </w:tc>
        <w:tc>
          <w:tcPr>
            <w:tcW w:w="2340" w:type="dxa"/>
            <w:tcBorders>
              <w:top w:val="nil"/>
              <w:bottom w:val="nil"/>
            </w:tcBorders>
          </w:tcPr>
          <w:p w14:paraId="4EA150FD" w14:textId="77777777" w:rsidR="00232157" w:rsidRPr="008E298A" w:rsidRDefault="00232157" w:rsidP="002D01A2">
            <w:pPr>
              <w:spacing w:before="20" w:after="20"/>
              <w:ind w:right="-64"/>
              <w:rPr>
                <w:sz w:val="22"/>
                <w:szCs w:val="22"/>
              </w:rPr>
            </w:pPr>
            <w:r w:rsidRPr="008E298A">
              <w:rPr>
                <w:sz w:val="22"/>
                <w:szCs w:val="22"/>
              </w:rPr>
              <w:t>sisar/ta</w:t>
            </w:r>
          </w:p>
        </w:tc>
        <w:tc>
          <w:tcPr>
            <w:tcW w:w="3060" w:type="dxa"/>
            <w:tcBorders>
              <w:top w:val="nil"/>
              <w:bottom w:val="nil"/>
            </w:tcBorders>
          </w:tcPr>
          <w:p w14:paraId="0C01CA61" w14:textId="76EFCA24" w:rsidR="00232157" w:rsidRPr="008E298A" w:rsidRDefault="00232157" w:rsidP="002D01A2">
            <w:pPr>
              <w:spacing w:before="20" w:after="20"/>
              <w:ind w:right="-64"/>
              <w:rPr>
                <w:sz w:val="22"/>
                <w:szCs w:val="22"/>
              </w:rPr>
            </w:pPr>
            <w:r>
              <w:rPr>
                <w:sz w:val="22"/>
                <w:szCs w:val="22"/>
              </w:rPr>
              <w:t>sisar/i</w:t>
            </w:r>
            <w:r w:rsidRPr="008E298A">
              <w:rPr>
                <w:sz w:val="22"/>
                <w:szCs w:val="22"/>
              </w:rPr>
              <w:t>i</w:t>
            </w:r>
            <w:r>
              <w:rPr>
                <w:sz w:val="22"/>
                <w:szCs w:val="22"/>
              </w:rPr>
              <w:t>/</w:t>
            </w:r>
            <w:r w:rsidRPr="008E298A">
              <w:rPr>
                <w:sz w:val="22"/>
                <w:szCs w:val="22"/>
              </w:rPr>
              <w:t>ta</w:t>
            </w:r>
            <w:r>
              <w:rPr>
                <w:sz w:val="22"/>
                <w:szCs w:val="22"/>
              </w:rPr>
              <w:t xml:space="preserve"> ~ </w:t>
            </w:r>
            <w:r w:rsidRPr="008E298A">
              <w:rPr>
                <w:sz w:val="22"/>
                <w:szCs w:val="22"/>
              </w:rPr>
              <w:t>sisar/i/a</w:t>
            </w:r>
          </w:p>
        </w:tc>
      </w:tr>
      <w:tr w:rsidR="00DB3FD2" w:rsidRPr="008E298A" w14:paraId="5C68CE5A" w14:textId="77777777" w:rsidTr="00E928DF">
        <w:trPr>
          <w:trHeight w:val="168"/>
        </w:trPr>
        <w:tc>
          <w:tcPr>
            <w:tcW w:w="1908" w:type="dxa"/>
            <w:vMerge/>
          </w:tcPr>
          <w:p w14:paraId="3F01D4A4" w14:textId="77777777" w:rsidR="00232157" w:rsidRPr="008E298A" w:rsidRDefault="00232157" w:rsidP="002D01A2">
            <w:pPr>
              <w:spacing w:before="20" w:after="20"/>
              <w:rPr>
                <w:sz w:val="22"/>
                <w:szCs w:val="22"/>
              </w:rPr>
            </w:pPr>
          </w:p>
        </w:tc>
        <w:tc>
          <w:tcPr>
            <w:tcW w:w="1260" w:type="dxa"/>
            <w:tcBorders>
              <w:top w:val="nil"/>
              <w:bottom w:val="nil"/>
            </w:tcBorders>
          </w:tcPr>
          <w:p w14:paraId="44478067" w14:textId="77777777" w:rsidR="00232157" w:rsidRPr="008E298A" w:rsidRDefault="00232157" w:rsidP="002D01A2">
            <w:pPr>
              <w:spacing w:before="20" w:after="20"/>
              <w:ind w:right="-64"/>
              <w:rPr>
                <w:sz w:val="22"/>
                <w:szCs w:val="22"/>
              </w:rPr>
            </w:pPr>
            <w:r w:rsidRPr="008E298A">
              <w:rPr>
                <w:sz w:val="22"/>
                <w:szCs w:val="22"/>
              </w:rPr>
              <w:t>elläin</w:t>
            </w:r>
          </w:p>
        </w:tc>
        <w:tc>
          <w:tcPr>
            <w:tcW w:w="2340" w:type="dxa"/>
            <w:tcBorders>
              <w:top w:val="nil"/>
              <w:bottom w:val="nil"/>
            </w:tcBorders>
          </w:tcPr>
          <w:p w14:paraId="0615CDAE" w14:textId="77777777" w:rsidR="00232157" w:rsidRPr="008E298A" w:rsidRDefault="00232157" w:rsidP="002D01A2">
            <w:pPr>
              <w:spacing w:before="20" w:after="20"/>
              <w:ind w:right="-64"/>
              <w:rPr>
                <w:sz w:val="22"/>
                <w:szCs w:val="22"/>
              </w:rPr>
            </w:pPr>
            <w:r w:rsidRPr="008E298A">
              <w:rPr>
                <w:sz w:val="22"/>
                <w:szCs w:val="22"/>
              </w:rPr>
              <w:t>elläin/tä</w:t>
            </w:r>
          </w:p>
        </w:tc>
        <w:tc>
          <w:tcPr>
            <w:tcW w:w="3060" w:type="dxa"/>
            <w:tcBorders>
              <w:top w:val="nil"/>
              <w:bottom w:val="nil"/>
            </w:tcBorders>
          </w:tcPr>
          <w:p w14:paraId="0EFDB33F" w14:textId="043BDB53" w:rsidR="00232157" w:rsidRPr="008E298A" w:rsidRDefault="00232157" w:rsidP="002D01A2">
            <w:pPr>
              <w:spacing w:before="20" w:after="20"/>
              <w:ind w:right="-64"/>
              <w:rPr>
                <w:sz w:val="22"/>
                <w:szCs w:val="22"/>
              </w:rPr>
            </w:pPr>
            <w:r>
              <w:rPr>
                <w:sz w:val="22"/>
                <w:szCs w:val="22"/>
              </w:rPr>
              <w:t>elläim/i</w:t>
            </w:r>
            <w:r w:rsidRPr="008E298A">
              <w:rPr>
                <w:sz w:val="22"/>
                <w:szCs w:val="22"/>
              </w:rPr>
              <w:t>i</w:t>
            </w:r>
            <w:r>
              <w:rPr>
                <w:sz w:val="22"/>
                <w:szCs w:val="22"/>
              </w:rPr>
              <w:t>/</w:t>
            </w:r>
            <w:r w:rsidRPr="008E298A">
              <w:rPr>
                <w:sz w:val="22"/>
                <w:szCs w:val="22"/>
              </w:rPr>
              <w:t>tä</w:t>
            </w:r>
            <w:r>
              <w:rPr>
                <w:sz w:val="22"/>
                <w:szCs w:val="22"/>
              </w:rPr>
              <w:t xml:space="preserve"> ~ </w:t>
            </w:r>
            <w:r w:rsidRPr="008E298A">
              <w:rPr>
                <w:sz w:val="22"/>
                <w:szCs w:val="22"/>
              </w:rPr>
              <w:t>elläim/i/ä</w:t>
            </w:r>
          </w:p>
        </w:tc>
      </w:tr>
      <w:tr w:rsidR="00DB3FD2" w:rsidRPr="008E298A" w14:paraId="483D7DD0" w14:textId="77777777" w:rsidTr="00E928DF">
        <w:trPr>
          <w:trHeight w:val="168"/>
        </w:trPr>
        <w:tc>
          <w:tcPr>
            <w:tcW w:w="1908" w:type="dxa"/>
            <w:vMerge/>
          </w:tcPr>
          <w:p w14:paraId="3BC12A96" w14:textId="77777777" w:rsidR="00232157" w:rsidRPr="008E298A" w:rsidRDefault="00232157" w:rsidP="002D01A2">
            <w:pPr>
              <w:spacing w:before="20" w:after="20"/>
              <w:rPr>
                <w:sz w:val="22"/>
                <w:szCs w:val="22"/>
              </w:rPr>
            </w:pPr>
          </w:p>
        </w:tc>
        <w:tc>
          <w:tcPr>
            <w:tcW w:w="1260" w:type="dxa"/>
            <w:tcBorders>
              <w:top w:val="nil"/>
              <w:bottom w:val="nil"/>
            </w:tcBorders>
          </w:tcPr>
          <w:p w14:paraId="7C8B98CD" w14:textId="77777777" w:rsidR="00232157" w:rsidRPr="008E298A" w:rsidRDefault="00232157" w:rsidP="002D01A2">
            <w:pPr>
              <w:spacing w:before="20" w:after="20"/>
              <w:ind w:right="-64"/>
              <w:rPr>
                <w:sz w:val="22"/>
                <w:szCs w:val="22"/>
              </w:rPr>
            </w:pPr>
            <w:r w:rsidRPr="008E298A">
              <w:rPr>
                <w:sz w:val="22"/>
                <w:szCs w:val="22"/>
              </w:rPr>
              <w:t>tyven</w:t>
            </w:r>
          </w:p>
        </w:tc>
        <w:tc>
          <w:tcPr>
            <w:tcW w:w="2340" w:type="dxa"/>
            <w:tcBorders>
              <w:top w:val="nil"/>
              <w:bottom w:val="nil"/>
            </w:tcBorders>
          </w:tcPr>
          <w:p w14:paraId="1271E849" w14:textId="77777777" w:rsidR="00232157" w:rsidRPr="008E298A" w:rsidRDefault="00232157" w:rsidP="002D01A2">
            <w:pPr>
              <w:spacing w:before="20" w:after="20"/>
              <w:ind w:right="-64"/>
              <w:rPr>
                <w:sz w:val="22"/>
                <w:szCs w:val="22"/>
              </w:rPr>
            </w:pPr>
            <w:r w:rsidRPr="008E298A">
              <w:rPr>
                <w:sz w:val="22"/>
                <w:szCs w:val="22"/>
              </w:rPr>
              <w:t>tyven/tä</w:t>
            </w:r>
          </w:p>
        </w:tc>
        <w:tc>
          <w:tcPr>
            <w:tcW w:w="3060" w:type="dxa"/>
            <w:tcBorders>
              <w:top w:val="nil"/>
              <w:bottom w:val="nil"/>
            </w:tcBorders>
          </w:tcPr>
          <w:p w14:paraId="2341C9D3" w14:textId="5FB2A9D6" w:rsidR="00232157" w:rsidRPr="008E298A" w:rsidRDefault="00232157" w:rsidP="002D01A2">
            <w:pPr>
              <w:spacing w:before="20" w:after="20"/>
              <w:ind w:right="-64"/>
              <w:rPr>
                <w:sz w:val="22"/>
                <w:szCs w:val="22"/>
              </w:rPr>
            </w:pPr>
            <w:r>
              <w:rPr>
                <w:sz w:val="22"/>
                <w:szCs w:val="22"/>
              </w:rPr>
              <w:t>tyven/i</w:t>
            </w:r>
            <w:r w:rsidRPr="008E298A">
              <w:rPr>
                <w:sz w:val="22"/>
                <w:szCs w:val="22"/>
              </w:rPr>
              <w:t>i</w:t>
            </w:r>
            <w:r>
              <w:rPr>
                <w:sz w:val="22"/>
                <w:szCs w:val="22"/>
              </w:rPr>
              <w:t>/</w:t>
            </w:r>
            <w:r w:rsidRPr="008E298A">
              <w:rPr>
                <w:sz w:val="22"/>
                <w:szCs w:val="22"/>
              </w:rPr>
              <w:t>tä</w:t>
            </w:r>
            <w:r>
              <w:rPr>
                <w:sz w:val="22"/>
                <w:szCs w:val="22"/>
              </w:rPr>
              <w:t xml:space="preserve"> ~ </w:t>
            </w:r>
            <w:r w:rsidRPr="008E298A">
              <w:rPr>
                <w:sz w:val="22"/>
                <w:szCs w:val="22"/>
              </w:rPr>
              <w:t>tyven/i/ä</w:t>
            </w:r>
          </w:p>
        </w:tc>
      </w:tr>
      <w:tr w:rsidR="00DB3FD2" w:rsidRPr="008E298A" w14:paraId="5996F782" w14:textId="77777777" w:rsidTr="00E928DF">
        <w:trPr>
          <w:trHeight w:val="168"/>
        </w:trPr>
        <w:tc>
          <w:tcPr>
            <w:tcW w:w="1908" w:type="dxa"/>
            <w:vMerge/>
          </w:tcPr>
          <w:p w14:paraId="7A106302" w14:textId="77777777" w:rsidR="00232157" w:rsidRPr="008E298A" w:rsidRDefault="00232157" w:rsidP="002D01A2">
            <w:pPr>
              <w:spacing w:before="20" w:after="20"/>
              <w:rPr>
                <w:sz w:val="22"/>
                <w:szCs w:val="22"/>
              </w:rPr>
            </w:pPr>
          </w:p>
        </w:tc>
        <w:tc>
          <w:tcPr>
            <w:tcW w:w="1260" w:type="dxa"/>
            <w:tcBorders>
              <w:top w:val="nil"/>
              <w:bottom w:val="nil"/>
            </w:tcBorders>
          </w:tcPr>
          <w:p w14:paraId="61B34ABF" w14:textId="4A252A7A" w:rsidR="00232157" w:rsidRPr="008E298A" w:rsidRDefault="00232157" w:rsidP="002D01A2">
            <w:pPr>
              <w:spacing w:before="20" w:after="20"/>
              <w:ind w:right="-64"/>
              <w:rPr>
                <w:sz w:val="22"/>
                <w:szCs w:val="22"/>
              </w:rPr>
            </w:pPr>
            <w:r>
              <w:rPr>
                <w:sz w:val="22"/>
                <w:szCs w:val="22"/>
              </w:rPr>
              <w:t>rakkhaus</w:t>
            </w:r>
          </w:p>
        </w:tc>
        <w:tc>
          <w:tcPr>
            <w:tcW w:w="2340" w:type="dxa"/>
            <w:tcBorders>
              <w:top w:val="nil"/>
              <w:bottom w:val="nil"/>
            </w:tcBorders>
          </w:tcPr>
          <w:p w14:paraId="36476784" w14:textId="1B9031CB" w:rsidR="00232157" w:rsidRPr="008E298A" w:rsidRDefault="0046213C" w:rsidP="002D01A2">
            <w:pPr>
              <w:spacing w:before="20" w:after="20"/>
              <w:ind w:right="-64"/>
              <w:rPr>
                <w:sz w:val="22"/>
                <w:szCs w:val="22"/>
              </w:rPr>
            </w:pPr>
            <w:r>
              <w:rPr>
                <w:sz w:val="22"/>
                <w:szCs w:val="22"/>
              </w:rPr>
              <w:t>rakk</w:t>
            </w:r>
            <w:r w:rsidR="00232157">
              <w:rPr>
                <w:sz w:val="22"/>
                <w:szCs w:val="22"/>
              </w:rPr>
              <w:t>hau</w:t>
            </w:r>
            <w:r w:rsidR="00C4119C">
              <w:rPr>
                <w:sz w:val="22"/>
                <w:szCs w:val="22"/>
              </w:rPr>
              <w:t>t</w:t>
            </w:r>
            <w:r w:rsidR="00232157">
              <w:rPr>
                <w:sz w:val="22"/>
                <w:szCs w:val="22"/>
              </w:rPr>
              <w:t>/ta</w:t>
            </w:r>
          </w:p>
        </w:tc>
        <w:tc>
          <w:tcPr>
            <w:tcW w:w="3060" w:type="dxa"/>
            <w:tcBorders>
              <w:top w:val="nil"/>
              <w:bottom w:val="nil"/>
            </w:tcBorders>
          </w:tcPr>
          <w:p w14:paraId="7996D57A" w14:textId="593F3719" w:rsidR="00232157" w:rsidRPr="008E298A" w:rsidRDefault="00232157" w:rsidP="002D01A2">
            <w:pPr>
              <w:spacing w:before="20" w:after="20"/>
              <w:ind w:right="-64"/>
              <w:rPr>
                <w:sz w:val="22"/>
                <w:szCs w:val="22"/>
              </w:rPr>
            </w:pPr>
            <w:r>
              <w:rPr>
                <w:sz w:val="22"/>
                <w:szCs w:val="22"/>
              </w:rPr>
              <w:t>rakkhauks/i</w:t>
            </w:r>
            <w:r w:rsidRPr="008E298A">
              <w:rPr>
                <w:sz w:val="22"/>
                <w:szCs w:val="22"/>
              </w:rPr>
              <w:t>i</w:t>
            </w:r>
            <w:r>
              <w:rPr>
                <w:sz w:val="22"/>
                <w:szCs w:val="22"/>
              </w:rPr>
              <w:t>/</w:t>
            </w:r>
            <w:r w:rsidRPr="008E298A">
              <w:rPr>
                <w:sz w:val="22"/>
                <w:szCs w:val="22"/>
              </w:rPr>
              <w:t>ta</w:t>
            </w:r>
            <w:r>
              <w:rPr>
                <w:sz w:val="22"/>
                <w:szCs w:val="22"/>
              </w:rPr>
              <w:t xml:space="preserve"> ~</w:t>
            </w:r>
            <w:r w:rsidR="000A4B27">
              <w:rPr>
                <w:sz w:val="22"/>
                <w:szCs w:val="22"/>
              </w:rPr>
              <w:t xml:space="preserve"> </w:t>
            </w:r>
            <w:r w:rsidRPr="008E298A">
              <w:rPr>
                <w:sz w:val="22"/>
                <w:szCs w:val="22"/>
              </w:rPr>
              <w:t>rakkhauks/i/a</w:t>
            </w:r>
          </w:p>
        </w:tc>
      </w:tr>
      <w:tr w:rsidR="00DB3FD2" w:rsidRPr="008E298A" w14:paraId="198E5B7D" w14:textId="77777777" w:rsidTr="00E928DF">
        <w:trPr>
          <w:trHeight w:val="168"/>
        </w:trPr>
        <w:tc>
          <w:tcPr>
            <w:tcW w:w="1908" w:type="dxa"/>
            <w:vMerge/>
          </w:tcPr>
          <w:p w14:paraId="0FA2281F" w14:textId="40DAC468" w:rsidR="00232157" w:rsidRPr="008E298A" w:rsidRDefault="00232157" w:rsidP="002D01A2">
            <w:pPr>
              <w:spacing w:before="20" w:after="20"/>
              <w:rPr>
                <w:sz w:val="22"/>
                <w:szCs w:val="22"/>
              </w:rPr>
            </w:pPr>
          </w:p>
        </w:tc>
        <w:tc>
          <w:tcPr>
            <w:tcW w:w="1260" w:type="dxa"/>
            <w:tcBorders>
              <w:top w:val="nil"/>
              <w:bottom w:val="nil"/>
            </w:tcBorders>
          </w:tcPr>
          <w:p w14:paraId="5AE9E455" w14:textId="77777777" w:rsidR="00232157" w:rsidRPr="008E298A" w:rsidRDefault="00232157" w:rsidP="002D01A2">
            <w:pPr>
              <w:spacing w:before="20" w:after="20"/>
              <w:rPr>
                <w:sz w:val="22"/>
                <w:szCs w:val="22"/>
              </w:rPr>
            </w:pPr>
            <w:r w:rsidRPr="008E298A">
              <w:rPr>
                <w:sz w:val="22"/>
                <w:szCs w:val="22"/>
              </w:rPr>
              <w:t>veres</w:t>
            </w:r>
          </w:p>
        </w:tc>
        <w:tc>
          <w:tcPr>
            <w:tcW w:w="2340" w:type="dxa"/>
            <w:tcBorders>
              <w:top w:val="nil"/>
              <w:bottom w:val="nil"/>
            </w:tcBorders>
          </w:tcPr>
          <w:p w14:paraId="59E97E20" w14:textId="77777777" w:rsidR="00232157" w:rsidRPr="008E298A" w:rsidRDefault="00232157" w:rsidP="002D01A2">
            <w:pPr>
              <w:spacing w:before="20" w:after="20"/>
              <w:rPr>
                <w:sz w:val="22"/>
                <w:szCs w:val="22"/>
              </w:rPr>
            </w:pPr>
            <w:r w:rsidRPr="008E298A">
              <w:rPr>
                <w:sz w:val="22"/>
                <w:szCs w:val="22"/>
              </w:rPr>
              <w:t>veres/tä</w:t>
            </w:r>
          </w:p>
        </w:tc>
        <w:tc>
          <w:tcPr>
            <w:tcW w:w="3060" w:type="dxa"/>
            <w:tcBorders>
              <w:top w:val="nil"/>
              <w:bottom w:val="nil"/>
            </w:tcBorders>
          </w:tcPr>
          <w:p w14:paraId="0A685107" w14:textId="3871B2D6" w:rsidR="00232157" w:rsidRPr="008E298A" w:rsidRDefault="00232157" w:rsidP="002D01A2">
            <w:pPr>
              <w:spacing w:before="20" w:after="20"/>
              <w:ind w:right="-64"/>
              <w:rPr>
                <w:sz w:val="22"/>
                <w:szCs w:val="22"/>
              </w:rPr>
            </w:pPr>
            <w:r>
              <w:rPr>
                <w:sz w:val="22"/>
                <w:szCs w:val="22"/>
              </w:rPr>
              <w:t>vereks/i</w:t>
            </w:r>
            <w:r w:rsidRPr="008E298A">
              <w:rPr>
                <w:sz w:val="22"/>
                <w:szCs w:val="22"/>
              </w:rPr>
              <w:t>i</w:t>
            </w:r>
            <w:r w:rsidR="0075485B">
              <w:rPr>
                <w:sz w:val="22"/>
                <w:szCs w:val="22"/>
              </w:rPr>
              <w:t>(</w:t>
            </w:r>
            <w:r>
              <w:rPr>
                <w:sz w:val="22"/>
                <w:szCs w:val="22"/>
              </w:rPr>
              <w:t xml:space="preserve">tä) ~ </w:t>
            </w:r>
            <w:r w:rsidRPr="008E298A">
              <w:rPr>
                <w:sz w:val="22"/>
                <w:szCs w:val="22"/>
              </w:rPr>
              <w:t>vereks/i/ä</w:t>
            </w:r>
          </w:p>
        </w:tc>
      </w:tr>
      <w:tr w:rsidR="00DB3FD2" w:rsidRPr="008E298A" w14:paraId="32944CFD" w14:textId="77777777" w:rsidTr="00E928DF">
        <w:trPr>
          <w:trHeight w:val="168"/>
        </w:trPr>
        <w:tc>
          <w:tcPr>
            <w:tcW w:w="1908" w:type="dxa"/>
            <w:vMerge/>
          </w:tcPr>
          <w:p w14:paraId="0558921F" w14:textId="77777777" w:rsidR="00232157" w:rsidRPr="008E298A" w:rsidRDefault="00232157" w:rsidP="002D01A2">
            <w:pPr>
              <w:spacing w:before="20" w:after="20"/>
              <w:rPr>
                <w:sz w:val="22"/>
                <w:szCs w:val="22"/>
              </w:rPr>
            </w:pPr>
          </w:p>
        </w:tc>
        <w:tc>
          <w:tcPr>
            <w:tcW w:w="1260" w:type="dxa"/>
            <w:tcBorders>
              <w:top w:val="nil"/>
              <w:bottom w:val="nil"/>
            </w:tcBorders>
          </w:tcPr>
          <w:p w14:paraId="31EA5C38" w14:textId="77777777" w:rsidR="00232157" w:rsidRPr="008E298A" w:rsidRDefault="00232157" w:rsidP="002D01A2">
            <w:pPr>
              <w:spacing w:before="20" w:after="20"/>
              <w:ind w:right="-64"/>
              <w:rPr>
                <w:sz w:val="22"/>
                <w:szCs w:val="22"/>
              </w:rPr>
            </w:pPr>
            <w:r w:rsidRPr="008E298A">
              <w:rPr>
                <w:sz w:val="22"/>
                <w:szCs w:val="22"/>
              </w:rPr>
              <w:t>kokkous</w:t>
            </w:r>
          </w:p>
        </w:tc>
        <w:tc>
          <w:tcPr>
            <w:tcW w:w="2340" w:type="dxa"/>
            <w:tcBorders>
              <w:top w:val="nil"/>
              <w:bottom w:val="nil"/>
            </w:tcBorders>
          </w:tcPr>
          <w:p w14:paraId="06E0A996" w14:textId="77777777" w:rsidR="00232157" w:rsidRPr="008E298A" w:rsidRDefault="00232157" w:rsidP="002D01A2">
            <w:pPr>
              <w:spacing w:before="20" w:after="20"/>
              <w:ind w:right="-64"/>
              <w:rPr>
                <w:sz w:val="22"/>
                <w:szCs w:val="22"/>
              </w:rPr>
            </w:pPr>
            <w:r w:rsidRPr="008E298A">
              <w:rPr>
                <w:sz w:val="22"/>
                <w:szCs w:val="22"/>
              </w:rPr>
              <w:t>kokkous/ta</w:t>
            </w:r>
          </w:p>
        </w:tc>
        <w:tc>
          <w:tcPr>
            <w:tcW w:w="3060" w:type="dxa"/>
            <w:tcBorders>
              <w:top w:val="nil"/>
              <w:bottom w:val="nil"/>
            </w:tcBorders>
          </w:tcPr>
          <w:p w14:paraId="0BBC8FA8" w14:textId="36A0544F" w:rsidR="00232157" w:rsidRPr="008E298A" w:rsidRDefault="00232157" w:rsidP="002D01A2">
            <w:pPr>
              <w:spacing w:before="20" w:after="20"/>
              <w:ind w:right="-64"/>
              <w:rPr>
                <w:sz w:val="22"/>
                <w:szCs w:val="22"/>
              </w:rPr>
            </w:pPr>
            <w:r>
              <w:rPr>
                <w:sz w:val="22"/>
                <w:szCs w:val="22"/>
              </w:rPr>
              <w:t>kokkouks/i</w:t>
            </w:r>
            <w:r w:rsidRPr="008E298A">
              <w:rPr>
                <w:sz w:val="22"/>
                <w:szCs w:val="22"/>
              </w:rPr>
              <w:t>i</w:t>
            </w:r>
            <w:r w:rsidR="0075485B">
              <w:rPr>
                <w:sz w:val="22"/>
                <w:szCs w:val="22"/>
              </w:rPr>
              <w:t>(</w:t>
            </w:r>
            <w:r>
              <w:rPr>
                <w:sz w:val="22"/>
                <w:szCs w:val="22"/>
              </w:rPr>
              <w:t xml:space="preserve">ta) ~ </w:t>
            </w:r>
            <w:r w:rsidRPr="008E298A">
              <w:rPr>
                <w:sz w:val="22"/>
                <w:szCs w:val="22"/>
              </w:rPr>
              <w:t>kokkouks/i/a</w:t>
            </w:r>
          </w:p>
        </w:tc>
      </w:tr>
      <w:tr w:rsidR="00DB3FD2" w:rsidRPr="008E298A" w14:paraId="709E5357" w14:textId="77777777" w:rsidTr="00E928DF">
        <w:trPr>
          <w:trHeight w:val="168"/>
        </w:trPr>
        <w:tc>
          <w:tcPr>
            <w:tcW w:w="1908" w:type="dxa"/>
            <w:vMerge/>
          </w:tcPr>
          <w:p w14:paraId="7E5A5927" w14:textId="77777777" w:rsidR="00232157" w:rsidRPr="008E298A" w:rsidRDefault="00232157" w:rsidP="002D01A2">
            <w:pPr>
              <w:spacing w:before="20" w:after="20"/>
              <w:rPr>
                <w:sz w:val="22"/>
                <w:szCs w:val="22"/>
              </w:rPr>
            </w:pPr>
          </w:p>
        </w:tc>
        <w:tc>
          <w:tcPr>
            <w:tcW w:w="1260" w:type="dxa"/>
            <w:tcBorders>
              <w:top w:val="nil"/>
              <w:bottom w:val="nil"/>
            </w:tcBorders>
          </w:tcPr>
          <w:p w14:paraId="6B1B25CD" w14:textId="77777777" w:rsidR="00232157" w:rsidRPr="008E298A" w:rsidRDefault="00232157" w:rsidP="002D01A2">
            <w:pPr>
              <w:spacing w:before="20" w:after="20"/>
              <w:ind w:right="-64"/>
              <w:rPr>
                <w:sz w:val="22"/>
                <w:szCs w:val="22"/>
              </w:rPr>
            </w:pPr>
            <w:r w:rsidRPr="008E298A">
              <w:rPr>
                <w:sz w:val="22"/>
                <w:szCs w:val="22"/>
              </w:rPr>
              <w:t>vihrinen</w:t>
            </w:r>
          </w:p>
        </w:tc>
        <w:tc>
          <w:tcPr>
            <w:tcW w:w="2340" w:type="dxa"/>
            <w:tcBorders>
              <w:top w:val="nil"/>
              <w:bottom w:val="nil"/>
            </w:tcBorders>
          </w:tcPr>
          <w:p w14:paraId="0B861466" w14:textId="77777777" w:rsidR="00232157" w:rsidRPr="008E298A" w:rsidRDefault="00232157" w:rsidP="002D01A2">
            <w:pPr>
              <w:spacing w:before="20" w:after="20"/>
              <w:ind w:right="-64"/>
              <w:rPr>
                <w:sz w:val="22"/>
                <w:szCs w:val="22"/>
              </w:rPr>
            </w:pPr>
            <w:r w:rsidRPr="008E298A">
              <w:rPr>
                <w:sz w:val="22"/>
                <w:szCs w:val="22"/>
              </w:rPr>
              <w:t>vihris/tä</w:t>
            </w:r>
          </w:p>
        </w:tc>
        <w:tc>
          <w:tcPr>
            <w:tcW w:w="3060" w:type="dxa"/>
            <w:tcBorders>
              <w:top w:val="nil"/>
              <w:bottom w:val="nil"/>
            </w:tcBorders>
          </w:tcPr>
          <w:p w14:paraId="11E865A2" w14:textId="08FD3C61" w:rsidR="00232157" w:rsidRPr="008E298A" w:rsidRDefault="00232157" w:rsidP="002D01A2">
            <w:pPr>
              <w:spacing w:before="20" w:after="20"/>
              <w:ind w:right="-64"/>
              <w:rPr>
                <w:sz w:val="22"/>
                <w:szCs w:val="22"/>
              </w:rPr>
            </w:pPr>
            <w:r>
              <w:rPr>
                <w:sz w:val="22"/>
                <w:szCs w:val="22"/>
              </w:rPr>
              <w:t>vihriss/i</w:t>
            </w:r>
            <w:r w:rsidRPr="008E298A">
              <w:rPr>
                <w:sz w:val="22"/>
                <w:szCs w:val="22"/>
              </w:rPr>
              <w:t>i</w:t>
            </w:r>
            <w:r w:rsidR="0075485B">
              <w:rPr>
                <w:sz w:val="22"/>
                <w:szCs w:val="22"/>
              </w:rPr>
              <w:t>(</w:t>
            </w:r>
            <w:r>
              <w:rPr>
                <w:sz w:val="22"/>
                <w:szCs w:val="22"/>
              </w:rPr>
              <w:t xml:space="preserve">tä) ~ </w:t>
            </w:r>
            <w:r w:rsidRPr="008E298A">
              <w:rPr>
                <w:sz w:val="22"/>
                <w:szCs w:val="22"/>
              </w:rPr>
              <w:t>vihris/i/ä</w:t>
            </w:r>
          </w:p>
        </w:tc>
      </w:tr>
      <w:tr w:rsidR="00DB3FD2" w:rsidRPr="008E298A" w14:paraId="7CB8C70E" w14:textId="77777777" w:rsidTr="00E928DF">
        <w:trPr>
          <w:trHeight w:val="168"/>
        </w:trPr>
        <w:tc>
          <w:tcPr>
            <w:tcW w:w="1908" w:type="dxa"/>
            <w:vMerge/>
          </w:tcPr>
          <w:p w14:paraId="04F0341C" w14:textId="77777777" w:rsidR="00232157" w:rsidRPr="008E298A" w:rsidRDefault="00232157" w:rsidP="002D01A2">
            <w:pPr>
              <w:spacing w:before="20" w:after="20"/>
              <w:rPr>
                <w:sz w:val="22"/>
                <w:szCs w:val="22"/>
              </w:rPr>
            </w:pPr>
          </w:p>
        </w:tc>
        <w:tc>
          <w:tcPr>
            <w:tcW w:w="1260" w:type="dxa"/>
            <w:tcBorders>
              <w:top w:val="nil"/>
              <w:bottom w:val="nil"/>
            </w:tcBorders>
          </w:tcPr>
          <w:p w14:paraId="0E0BC142" w14:textId="77777777" w:rsidR="00232157" w:rsidRPr="008E298A" w:rsidRDefault="00232157" w:rsidP="002D01A2">
            <w:pPr>
              <w:spacing w:before="20" w:after="20"/>
              <w:ind w:right="-64"/>
              <w:rPr>
                <w:sz w:val="22"/>
                <w:szCs w:val="22"/>
              </w:rPr>
            </w:pPr>
            <w:r w:rsidRPr="008E298A">
              <w:rPr>
                <w:sz w:val="22"/>
                <w:szCs w:val="22"/>
              </w:rPr>
              <w:t>ihminen</w:t>
            </w:r>
          </w:p>
        </w:tc>
        <w:tc>
          <w:tcPr>
            <w:tcW w:w="2340" w:type="dxa"/>
            <w:tcBorders>
              <w:top w:val="nil"/>
              <w:bottom w:val="nil"/>
            </w:tcBorders>
          </w:tcPr>
          <w:p w14:paraId="7401C575" w14:textId="77777777" w:rsidR="00232157" w:rsidRPr="008E298A" w:rsidRDefault="00232157" w:rsidP="002D01A2">
            <w:pPr>
              <w:spacing w:before="20" w:after="20"/>
              <w:ind w:right="-64"/>
              <w:rPr>
                <w:sz w:val="22"/>
                <w:szCs w:val="22"/>
              </w:rPr>
            </w:pPr>
            <w:r w:rsidRPr="008E298A">
              <w:rPr>
                <w:sz w:val="22"/>
                <w:szCs w:val="22"/>
              </w:rPr>
              <w:t>ihmis/tä</w:t>
            </w:r>
          </w:p>
        </w:tc>
        <w:tc>
          <w:tcPr>
            <w:tcW w:w="3060" w:type="dxa"/>
            <w:tcBorders>
              <w:top w:val="nil"/>
              <w:bottom w:val="nil"/>
            </w:tcBorders>
          </w:tcPr>
          <w:p w14:paraId="5C60C535" w14:textId="495F8BC5" w:rsidR="00232157" w:rsidRPr="008E298A" w:rsidRDefault="00232157" w:rsidP="002D01A2">
            <w:pPr>
              <w:spacing w:before="20" w:after="20"/>
              <w:ind w:right="-64"/>
              <w:rPr>
                <w:sz w:val="22"/>
                <w:szCs w:val="22"/>
              </w:rPr>
            </w:pPr>
            <w:r w:rsidRPr="008E298A">
              <w:rPr>
                <w:sz w:val="22"/>
                <w:szCs w:val="22"/>
              </w:rPr>
              <w:t>ihm</w:t>
            </w:r>
            <w:r>
              <w:rPr>
                <w:sz w:val="22"/>
                <w:szCs w:val="22"/>
              </w:rPr>
              <w:t>iss/i</w:t>
            </w:r>
            <w:r w:rsidRPr="008E298A">
              <w:rPr>
                <w:sz w:val="22"/>
                <w:szCs w:val="22"/>
              </w:rPr>
              <w:t>i</w:t>
            </w:r>
            <w:r w:rsidR="0075485B">
              <w:rPr>
                <w:sz w:val="22"/>
                <w:szCs w:val="22"/>
              </w:rPr>
              <w:t>(</w:t>
            </w:r>
            <w:r>
              <w:rPr>
                <w:sz w:val="22"/>
                <w:szCs w:val="22"/>
              </w:rPr>
              <w:t xml:space="preserve">tä) ~ </w:t>
            </w:r>
            <w:r w:rsidRPr="008E298A">
              <w:rPr>
                <w:sz w:val="22"/>
                <w:szCs w:val="22"/>
              </w:rPr>
              <w:t>ihmis/i/ä</w:t>
            </w:r>
          </w:p>
        </w:tc>
      </w:tr>
      <w:tr w:rsidR="00DB3FD2" w:rsidRPr="008E298A" w14:paraId="304BF7CE" w14:textId="77777777" w:rsidTr="00DB3FD2">
        <w:trPr>
          <w:trHeight w:val="168"/>
        </w:trPr>
        <w:tc>
          <w:tcPr>
            <w:tcW w:w="1908" w:type="dxa"/>
            <w:vMerge/>
          </w:tcPr>
          <w:p w14:paraId="57B950A8" w14:textId="77777777" w:rsidR="00232157" w:rsidRPr="008E298A" w:rsidRDefault="00232157" w:rsidP="002D01A2">
            <w:pPr>
              <w:spacing w:before="20" w:after="20"/>
              <w:rPr>
                <w:sz w:val="22"/>
                <w:szCs w:val="22"/>
              </w:rPr>
            </w:pPr>
          </w:p>
        </w:tc>
        <w:tc>
          <w:tcPr>
            <w:tcW w:w="1260" w:type="dxa"/>
            <w:tcBorders>
              <w:top w:val="nil"/>
              <w:bottom w:val="single" w:sz="4" w:space="0" w:color="auto"/>
            </w:tcBorders>
          </w:tcPr>
          <w:p w14:paraId="7B581E82" w14:textId="77777777" w:rsidR="00232157" w:rsidRPr="008E298A" w:rsidRDefault="00232157" w:rsidP="002D01A2">
            <w:pPr>
              <w:spacing w:before="20" w:after="20"/>
              <w:ind w:right="-64"/>
              <w:rPr>
                <w:sz w:val="22"/>
                <w:szCs w:val="22"/>
              </w:rPr>
            </w:pPr>
            <w:r w:rsidRPr="008E298A">
              <w:rPr>
                <w:sz w:val="22"/>
                <w:szCs w:val="22"/>
              </w:rPr>
              <w:t>kainulainen</w:t>
            </w:r>
          </w:p>
        </w:tc>
        <w:tc>
          <w:tcPr>
            <w:tcW w:w="2340" w:type="dxa"/>
            <w:tcBorders>
              <w:top w:val="nil"/>
              <w:bottom w:val="single" w:sz="4" w:space="0" w:color="auto"/>
            </w:tcBorders>
          </w:tcPr>
          <w:p w14:paraId="7E976D7D" w14:textId="77777777" w:rsidR="00232157" w:rsidRPr="008E298A" w:rsidRDefault="00232157" w:rsidP="002D01A2">
            <w:pPr>
              <w:spacing w:before="20" w:after="20"/>
              <w:ind w:right="-64"/>
              <w:rPr>
                <w:sz w:val="22"/>
                <w:szCs w:val="22"/>
              </w:rPr>
            </w:pPr>
            <w:r w:rsidRPr="008E298A">
              <w:rPr>
                <w:sz w:val="22"/>
                <w:szCs w:val="22"/>
              </w:rPr>
              <w:t>kainulais/ta</w:t>
            </w:r>
          </w:p>
        </w:tc>
        <w:tc>
          <w:tcPr>
            <w:tcW w:w="3060" w:type="dxa"/>
            <w:tcBorders>
              <w:top w:val="nil"/>
              <w:bottom w:val="single" w:sz="4" w:space="0" w:color="auto"/>
            </w:tcBorders>
          </w:tcPr>
          <w:p w14:paraId="2EF8DAB7" w14:textId="1EB10848" w:rsidR="00232157" w:rsidRPr="008E298A" w:rsidRDefault="00232157" w:rsidP="002D01A2">
            <w:pPr>
              <w:spacing w:before="20" w:after="20"/>
              <w:ind w:right="-64"/>
              <w:rPr>
                <w:sz w:val="22"/>
                <w:szCs w:val="22"/>
              </w:rPr>
            </w:pPr>
            <w:r>
              <w:rPr>
                <w:sz w:val="22"/>
                <w:szCs w:val="22"/>
              </w:rPr>
              <w:t>kainulaiss/i</w:t>
            </w:r>
            <w:r w:rsidRPr="008E298A">
              <w:rPr>
                <w:sz w:val="22"/>
                <w:szCs w:val="22"/>
              </w:rPr>
              <w:t>i</w:t>
            </w:r>
            <w:r w:rsidR="0075485B">
              <w:rPr>
                <w:sz w:val="22"/>
                <w:szCs w:val="22"/>
              </w:rPr>
              <w:t>(</w:t>
            </w:r>
            <w:r>
              <w:rPr>
                <w:sz w:val="22"/>
                <w:szCs w:val="22"/>
              </w:rPr>
              <w:t xml:space="preserve">ta) ~ </w:t>
            </w:r>
            <w:r w:rsidRPr="008E298A">
              <w:rPr>
                <w:sz w:val="22"/>
                <w:szCs w:val="22"/>
              </w:rPr>
              <w:t>kainulais/i/a</w:t>
            </w:r>
          </w:p>
        </w:tc>
      </w:tr>
      <w:tr w:rsidR="00DB3FD2" w:rsidRPr="008E298A" w14:paraId="35D13A2D" w14:textId="77777777" w:rsidTr="00DB3FD2">
        <w:trPr>
          <w:trHeight w:val="205"/>
        </w:trPr>
        <w:tc>
          <w:tcPr>
            <w:tcW w:w="1908" w:type="dxa"/>
            <w:vMerge w:val="restart"/>
          </w:tcPr>
          <w:p w14:paraId="6D6E53FA" w14:textId="3557B71D" w:rsidR="00232157" w:rsidRPr="008E298A" w:rsidRDefault="00232157" w:rsidP="002D01A2">
            <w:pPr>
              <w:spacing w:before="20" w:after="20"/>
              <w:rPr>
                <w:sz w:val="22"/>
                <w:szCs w:val="22"/>
              </w:rPr>
            </w:pPr>
            <w:r w:rsidRPr="008E298A">
              <w:rPr>
                <w:sz w:val="22"/>
                <w:szCs w:val="22"/>
              </w:rPr>
              <w:t>3.1 Yksirankaiset pitkävokaaliset</w:t>
            </w:r>
            <w:r w:rsidR="00A27599">
              <w:rPr>
                <w:sz w:val="22"/>
                <w:szCs w:val="22"/>
              </w:rPr>
              <w:t xml:space="preserve"> nomenit</w:t>
            </w:r>
          </w:p>
        </w:tc>
        <w:tc>
          <w:tcPr>
            <w:tcW w:w="1260" w:type="dxa"/>
            <w:tcBorders>
              <w:bottom w:val="nil"/>
            </w:tcBorders>
          </w:tcPr>
          <w:p w14:paraId="3C989C3A" w14:textId="77777777" w:rsidR="00232157" w:rsidRPr="008E298A" w:rsidRDefault="00232157" w:rsidP="002D01A2">
            <w:pPr>
              <w:spacing w:before="20" w:after="20"/>
              <w:ind w:right="-64"/>
              <w:rPr>
                <w:sz w:val="22"/>
                <w:szCs w:val="22"/>
              </w:rPr>
            </w:pPr>
            <w:r w:rsidRPr="008E298A">
              <w:rPr>
                <w:sz w:val="22"/>
                <w:szCs w:val="22"/>
              </w:rPr>
              <w:t>maa</w:t>
            </w:r>
          </w:p>
        </w:tc>
        <w:tc>
          <w:tcPr>
            <w:tcW w:w="2340" w:type="dxa"/>
            <w:tcBorders>
              <w:bottom w:val="nil"/>
            </w:tcBorders>
          </w:tcPr>
          <w:p w14:paraId="45AE2108" w14:textId="77777777" w:rsidR="00232157" w:rsidRPr="008E298A" w:rsidRDefault="00232157" w:rsidP="002D01A2">
            <w:pPr>
              <w:spacing w:before="20" w:after="20"/>
              <w:rPr>
                <w:sz w:val="22"/>
                <w:szCs w:val="22"/>
              </w:rPr>
            </w:pPr>
            <w:r w:rsidRPr="008E298A">
              <w:rPr>
                <w:sz w:val="22"/>
                <w:szCs w:val="22"/>
              </w:rPr>
              <w:t>maa/ta</w:t>
            </w:r>
          </w:p>
        </w:tc>
        <w:tc>
          <w:tcPr>
            <w:tcW w:w="3060" w:type="dxa"/>
            <w:tcBorders>
              <w:bottom w:val="nil"/>
            </w:tcBorders>
          </w:tcPr>
          <w:p w14:paraId="66ADE6BD" w14:textId="02B35EAA" w:rsidR="00232157" w:rsidRPr="008E298A" w:rsidRDefault="00232157" w:rsidP="002D01A2">
            <w:pPr>
              <w:spacing w:before="20" w:after="20"/>
              <w:ind w:right="-64"/>
              <w:rPr>
                <w:sz w:val="22"/>
                <w:szCs w:val="22"/>
              </w:rPr>
            </w:pPr>
            <w:r w:rsidRPr="008E298A">
              <w:rPr>
                <w:sz w:val="22"/>
                <w:szCs w:val="22"/>
              </w:rPr>
              <w:t>ma</w:t>
            </w:r>
            <w:r w:rsidR="00914B32">
              <w:rPr>
                <w:sz w:val="22"/>
                <w:szCs w:val="22"/>
              </w:rPr>
              <w:t>/</w:t>
            </w:r>
            <w:r w:rsidRPr="008E298A">
              <w:rPr>
                <w:sz w:val="22"/>
                <w:szCs w:val="22"/>
              </w:rPr>
              <w:t>i/ta</w:t>
            </w:r>
          </w:p>
        </w:tc>
      </w:tr>
      <w:tr w:rsidR="00DB3FD2" w:rsidRPr="008E298A" w14:paraId="21DC2747" w14:textId="77777777" w:rsidTr="00DB3FD2">
        <w:trPr>
          <w:trHeight w:val="202"/>
        </w:trPr>
        <w:tc>
          <w:tcPr>
            <w:tcW w:w="1908" w:type="dxa"/>
            <w:vMerge/>
          </w:tcPr>
          <w:p w14:paraId="36B19608" w14:textId="77777777" w:rsidR="00232157" w:rsidRPr="008E298A" w:rsidRDefault="00232157" w:rsidP="002D01A2">
            <w:pPr>
              <w:spacing w:before="20" w:after="20"/>
              <w:rPr>
                <w:sz w:val="22"/>
                <w:szCs w:val="22"/>
              </w:rPr>
            </w:pPr>
          </w:p>
        </w:tc>
        <w:tc>
          <w:tcPr>
            <w:tcW w:w="1260" w:type="dxa"/>
            <w:tcBorders>
              <w:top w:val="nil"/>
              <w:bottom w:val="nil"/>
            </w:tcBorders>
          </w:tcPr>
          <w:p w14:paraId="55D587E6" w14:textId="77777777" w:rsidR="00232157" w:rsidRPr="008E298A" w:rsidRDefault="00232157" w:rsidP="002D01A2">
            <w:pPr>
              <w:spacing w:before="20" w:after="20"/>
              <w:ind w:right="-64"/>
              <w:rPr>
                <w:sz w:val="22"/>
                <w:szCs w:val="22"/>
              </w:rPr>
            </w:pPr>
            <w:r w:rsidRPr="008E298A">
              <w:rPr>
                <w:sz w:val="22"/>
                <w:szCs w:val="22"/>
              </w:rPr>
              <w:t>yö</w:t>
            </w:r>
          </w:p>
        </w:tc>
        <w:tc>
          <w:tcPr>
            <w:tcW w:w="2340" w:type="dxa"/>
            <w:tcBorders>
              <w:top w:val="nil"/>
              <w:bottom w:val="nil"/>
            </w:tcBorders>
          </w:tcPr>
          <w:p w14:paraId="7BCB57F8" w14:textId="77777777" w:rsidR="00232157" w:rsidRPr="008E298A" w:rsidRDefault="00232157" w:rsidP="002D01A2">
            <w:pPr>
              <w:spacing w:before="20" w:after="20"/>
              <w:ind w:right="-64"/>
              <w:rPr>
                <w:sz w:val="22"/>
                <w:szCs w:val="22"/>
              </w:rPr>
            </w:pPr>
            <w:r w:rsidRPr="008E298A">
              <w:rPr>
                <w:sz w:val="22"/>
                <w:szCs w:val="22"/>
              </w:rPr>
              <w:t>yö/tä</w:t>
            </w:r>
          </w:p>
        </w:tc>
        <w:tc>
          <w:tcPr>
            <w:tcW w:w="3060" w:type="dxa"/>
            <w:tcBorders>
              <w:top w:val="nil"/>
              <w:bottom w:val="nil"/>
            </w:tcBorders>
          </w:tcPr>
          <w:p w14:paraId="29D741B4" w14:textId="77777777" w:rsidR="00232157" w:rsidRPr="008E298A" w:rsidRDefault="00232157" w:rsidP="002D01A2">
            <w:pPr>
              <w:spacing w:before="20" w:after="20"/>
              <w:ind w:right="-64"/>
              <w:rPr>
                <w:sz w:val="22"/>
                <w:szCs w:val="22"/>
              </w:rPr>
            </w:pPr>
            <w:r w:rsidRPr="008E298A">
              <w:rPr>
                <w:sz w:val="22"/>
                <w:szCs w:val="22"/>
              </w:rPr>
              <w:t>ö/i/tä</w:t>
            </w:r>
          </w:p>
        </w:tc>
      </w:tr>
      <w:tr w:rsidR="00DB3FD2" w:rsidRPr="008E298A" w14:paraId="7EF9ABB4" w14:textId="77777777" w:rsidTr="00DB3FD2">
        <w:trPr>
          <w:trHeight w:val="202"/>
        </w:trPr>
        <w:tc>
          <w:tcPr>
            <w:tcW w:w="1908" w:type="dxa"/>
            <w:vMerge/>
          </w:tcPr>
          <w:p w14:paraId="15DB8F3C" w14:textId="77777777" w:rsidR="00232157" w:rsidRPr="008E298A" w:rsidRDefault="00232157" w:rsidP="002D01A2">
            <w:pPr>
              <w:spacing w:before="20" w:after="20"/>
              <w:rPr>
                <w:sz w:val="22"/>
                <w:szCs w:val="22"/>
              </w:rPr>
            </w:pPr>
          </w:p>
        </w:tc>
        <w:tc>
          <w:tcPr>
            <w:tcW w:w="1260" w:type="dxa"/>
            <w:tcBorders>
              <w:top w:val="nil"/>
              <w:bottom w:val="nil"/>
            </w:tcBorders>
          </w:tcPr>
          <w:p w14:paraId="2312AC5E" w14:textId="77777777" w:rsidR="00232157" w:rsidRPr="008E298A" w:rsidRDefault="00232157" w:rsidP="002D01A2">
            <w:pPr>
              <w:spacing w:before="20" w:after="20"/>
              <w:ind w:right="-64"/>
              <w:rPr>
                <w:sz w:val="22"/>
                <w:szCs w:val="22"/>
              </w:rPr>
            </w:pPr>
            <w:r w:rsidRPr="008E298A">
              <w:rPr>
                <w:sz w:val="22"/>
                <w:szCs w:val="22"/>
              </w:rPr>
              <w:t>tuorestai</w:t>
            </w:r>
          </w:p>
        </w:tc>
        <w:tc>
          <w:tcPr>
            <w:tcW w:w="2340" w:type="dxa"/>
            <w:tcBorders>
              <w:top w:val="nil"/>
              <w:bottom w:val="nil"/>
            </w:tcBorders>
          </w:tcPr>
          <w:p w14:paraId="1E6B5523" w14:textId="77777777" w:rsidR="00232157" w:rsidRPr="008E298A" w:rsidRDefault="00232157" w:rsidP="002D01A2">
            <w:pPr>
              <w:spacing w:before="20" w:after="20"/>
              <w:ind w:right="-64"/>
              <w:rPr>
                <w:sz w:val="22"/>
                <w:szCs w:val="22"/>
              </w:rPr>
            </w:pPr>
            <w:r w:rsidRPr="008E298A">
              <w:rPr>
                <w:sz w:val="22"/>
                <w:szCs w:val="22"/>
              </w:rPr>
              <w:t>tuorestai/ta</w:t>
            </w:r>
          </w:p>
        </w:tc>
        <w:tc>
          <w:tcPr>
            <w:tcW w:w="3060" w:type="dxa"/>
            <w:tcBorders>
              <w:top w:val="nil"/>
              <w:bottom w:val="nil"/>
            </w:tcBorders>
          </w:tcPr>
          <w:p w14:paraId="27C4F6DE" w14:textId="77777777" w:rsidR="00232157" w:rsidRPr="008E298A" w:rsidRDefault="00232157" w:rsidP="002D01A2">
            <w:pPr>
              <w:spacing w:before="20" w:after="20"/>
              <w:ind w:right="-64"/>
              <w:rPr>
                <w:sz w:val="22"/>
                <w:szCs w:val="22"/>
              </w:rPr>
            </w:pPr>
            <w:r w:rsidRPr="008E298A">
              <w:rPr>
                <w:sz w:val="22"/>
                <w:szCs w:val="22"/>
              </w:rPr>
              <w:t>tuoresta/i/ta</w:t>
            </w:r>
          </w:p>
        </w:tc>
      </w:tr>
      <w:tr w:rsidR="00DB3FD2" w:rsidRPr="008E298A" w14:paraId="2F9B870F" w14:textId="77777777" w:rsidTr="00DB3FD2">
        <w:trPr>
          <w:trHeight w:val="202"/>
        </w:trPr>
        <w:tc>
          <w:tcPr>
            <w:tcW w:w="1908" w:type="dxa"/>
            <w:vMerge/>
          </w:tcPr>
          <w:p w14:paraId="4B3D03C3" w14:textId="77777777" w:rsidR="00232157" w:rsidRPr="008E298A" w:rsidRDefault="00232157" w:rsidP="002D01A2">
            <w:pPr>
              <w:spacing w:before="20" w:after="20"/>
              <w:rPr>
                <w:sz w:val="22"/>
                <w:szCs w:val="22"/>
              </w:rPr>
            </w:pPr>
          </w:p>
        </w:tc>
        <w:tc>
          <w:tcPr>
            <w:tcW w:w="1260" w:type="dxa"/>
            <w:tcBorders>
              <w:top w:val="nil"/>
              <w:bottom w:val="nil"/>
            </w:tcBorders>
          </w:tcPr>
          <w:p w14:paraId="7EC634EA" w14:textId="77777777" w:rsidR="00232157" w:rsidRPr="008E298A" w:rsidRDefault="00232157" w:rsidP="002D01A2">
            <w:pPr>
              <w:spacing w:before="20" w:after="20"/>
              <w:ind w:right="-64"/>
              <w:rPr>
                <w:sz w:val="22"/>
                <w:szCs w:val="22"/>
              </w:rPr>
            </w:pPr>
            <w:r w:rsidRPr="008E298A">
              <w:rPr>
                <w:sz w:val="22"/>
                <w:szCs w:val="22"/>
              </w:rPr>
              <w:t>valkkee</w:t>
            </w:r>
          </w:p>
        </w:tc>
        <w:tc>
          <w:tcPr>
            <w:tcW w:w="2340" w:type="dxa"/>
            <w:tcBorders>
              <w:top w:val="nil"/>
              <w:bottom w:val="nil"/>
            </w:tcBorders>
          </w:tcPr>
          <w:p w14:paraId="14E8F67D" w14:textId="77777777" w:rsidR="00232157" w:rsidRPr="008E298A" w:rsidRDefault="00232157" w:rsidP="002D01A2">
            <w:pPr>
              <w:spacing w:before="20" w:after="20"/>
              <w:ind w:right="-64"/>
              <w:rPr>
                <w:sz w:val="22"/>
                <w:szCs w:val="22"/>
              </w:rPr>
            </w:pPr>
            <w:r w:rsidRPr="008E298A">
              <w:rPr>
                <w:sz w:val="22"/>
                <w:szCs w:val="22"/>
              </w:rPr>
              <w:t>valkkee/ta</w:t>
            </w:r>
          </w:p>
        </w:tc>
        <w:tc>
          <w:tcPr>
            <w:tcW w:w="3060" w:type="dxa"/>
            <w:tcBorders>
              <w:top w:val="nil"/>
              <w:bottom w:val="nil"/>
            </w:tcBorders>
          </w:tcPr>
          <w:p w14:paraId="11BCFA6B" w14:textId="77777777" w:rsidR="00232157" w:rsidRPr="008E298A" w:rsidRDefault="00232157" w:rsidP="002D01A2">
            <w:pPr>
              <w:spacing w:before="20" w:after="20"/>
              <w:ind w:right="-64"/>
              <w:rPr>
                <w:sz w:val="22"/>
                <w:szCs w:val="22"/>
              </w:rPr>
            </w:pPr>
            <w:r w:rsidRPr="008E298A">
              <w:rPr>
                <w:sz w:val="22"/>
                <w:szCs w:val="22"/>
              </w:rPr>
              <w:t>valkke/i/ta</w:t>
            </w:r>
          </w:p>
        </w:tc>
      </w:tr>
      <w:tr w:rsidR="00DB3FD2" w:rsidRPr="008E298A" w14:paraId="7B8A3B49" w14:textId="77777777" w:rsidTr="00DB3FD2">
        <w:trPr>
          <w:trHeight w:val="202"/>
        </w:trPr>
        <w:tc>
          <w:tcPr>
            <w:tcW w:w="1908" w:type="dxa"/>
            <w:vMerge/>
          </w:tcPr>
          <w:p w14:paraId="7C991167" w14:textId="77777777" w:rsidR="00232157" w:rsidRPr="008E298A" w:rsidRDefault="00232157" w:rsidP="002D01A2">
            <w:pPr>
              <w:spacing w:before="20" w:after="20"/>
              <w:rPr>
                <w:sz w:val="22"/>
                <w:szCs w:val="22"/>
              </w:rPr>
            </w:pPr>
          </w:p>
        </w:tc>
        <w:tc>
          <w:tcPr>
            <w:tcW w:w="1260" w:type="dxa"/>
            <w:tcBorders>
              <w:top w:val="nil"/>
              <w:bottom w:val="single" w:sz="4" w:space="0" w:color="auto"/>
            </w:tcBorders>
          </w:tcPr>
          <w:p w14:paraId="173D9D26" w14:textId="77777777" w:rsidR="00232157" w:rsidRPr="008E298A" w:rsidRDefault="00232157" w:rsidP="002D01A2">
            <w:pPr>
              <w:spacing w:before="20" w:after="20"/>
              <w:ind w:right="-64"/>
              <w:rPr>
                <w:sz w:val="22"/>
                <w:szCs w:val="22"/>
              </w:rPr>
            </w:pPr>
            <w:r w:rsidRPr="008E298A">
              <w:rPr>
                <w:sz w:val="22"/>
                <w:szCs w:val="22"/>
              </w:rPr>
              <w:t>kurkkii</w:t>
            </w:r>
          </w:p>
        </w:tc>
        <w:tc>
          <w:tcPr>
            <w:tcW w:w="2340" w:type="dxa"/>
            <w:tcBorders>
              <w:top w:val="nil"/>
              <w:bottom w:val="single" w:sz="4" w:space="0" w:color="auto"/>
            </w:tcBorders>
          </w:tcPr>
          <w:p w14:paraId="31C270AE" w14:textId="77777777" w:rsidR="00232157" w:rsidRPr="008E298A" w:rsidRDefault="00232157" w:rsidP="002D01A2">
            <w:pPr>
              <w:spacing w:before="20" w:after="20"/>
              <w:ind w:right="-64"/>
              <w:rPr>
                <w:sz w:val="22"/>
                <w:szCs w:val="22"/>
              </w:rPr>
            </w:pPr>
            <w:r w:rsidRPr="008E298A">
              <w:rPr>
                <w:sz w:val="22"/>
                <w:szCs w:val="22"/>
              </w:rPr>
              <w:t>kurkkii/ta</w:t>
            </w:r>
          </w:p>
        </w:tc>
        <w:tc>
          <w:tcPr>
            <w:tcW w:w="3060" w:type="dxa"/>
            <w:tcBorders>
              <w:top w:val="nil"/>
              <w:bottom w:val="single" w:sz="4" w:space="0" w:color="auto"/>
            </w:tcBorders>
          </w:tcPr>
          <w:p w14:paraId="6B6D87E7" w14:textId="77777777" w:rsidR="00232157" w:rsidRPr="008E298A" w:rsidRDefault="00232157" w:rsidP="002D01A2">
            <w:pPr>
              <w:spacing w:before="20" w:after="20"/>
              <w:ind w:right="-64"/>
              <w:rPr>
                <w:sz w:val="22"/>
                <w:szCs w:val="22"/>
              </w:rPr>
            </w:pPr>
            <w:r w:rsidRPr="008E298A">
              <w:rPr>
                <w:sz w:val="22"/>
                <w:szCs w:val="22"/>
              </w:rPr>
              <w:t>kurkki/i/ta</w:t>
            </w:r>
          </w:p>
        </w:tc>
      </w:tr>
      <w:tr w:rsidR="00DB3FD2" w:rsidRPr="008E298A" w14:paraId="621A01AE" w14:textId="77777777" w:rsidTr="00DB3FD2">
        <w:trPr>
          <w:trHeight w:val="173"/>
        </w:trPr>
        <w:tc>
          <w:tcPr>
            <w:tcW w:w="1908" w:type="dxa"/>
            <w:vMerge w:val="restart"/>
          </w:tcPr>
          <w:p w14:paraId="01114AAC" w14:textId="01189FD1" w:rsidR="00232157" w:rsidRPr="008E298A" w:rsidRDefault="00232157" w:rsidP="002D01A2">
            <w:pPr>
              <w:spacing w:before="20" w:after="20"/>
              <w:rPr>
                <w:sz w:val="22"/>
                <w:szCs w:val="22"/>
              </w:rPr>
            </w:pPr>
            <w:r w:rsidRPr="008E298A">
              <w:rPr>
                <w:sz w:val="22"/>
                <w:szCs w:val="22"/>
              </w:rPr>
              <w:t xml:space="preserve">3.2 </w:t>
            </w:r>
            <w:r w:rsidR="00677E5D">
              <w:rPr>
                <w:sz w:val="22"/>
                <w:szCs w:val="22"/>
              </w:rPr>
              <w:t>Konsonanttirank</w:t>
            </w:r>
            <w:r w:rsidRPr="008E298A">
              <w:rPr>
                <w:sz w:val="22"/>
                <w:szCs w:val="22"/>
              </w:rPr>
              <w:t>aiset pitkävokaaliset</w:t>
            </w:r>
            <w:r w:rsidR="00A27599">
              <w:rPr>
                <w:sz w:val="22"/>
                <w:szCs w:val="22"/>
              </w:rPr>
              <w:t xml:space="preserve"> nomenit</w:t>
            </w:r>
          </w:p>
        </w:tc>
        <w:tc>
          <w:tcPr>
            <w:tcW w:w="1260" w:type="dxa"/>
            <w:tcBorders>
              <w:bottom w:val="nil"/>
            </w:tcBorders>
          </w:tcPr>
          <w:p w14:paraId="0F6A525F" w14:textId="77777777" w:rsidR="00232157" w:rsidRPr="008E298A" w:rsidRDefault="00232157" w:rsidP="002D01A2">
            <w:pPr>
              <w:spacing w:before="20" w:after="20"/>
              <w:ind w:right="-58"/>
              <w:rPr>
                <w:sz w:val="22"/>
                <w:szCs w:val="22"/>
              </w:rPr>
            </w:pPr>
            <w:r w:rsidRPr="008E298A">
              <w:rPr>
                <w:sz w:val="22"/>
                <w:szCs w:val="22"/>
              </w:rPr>
              <w:t>rakas</w:t>
            </w:r>
          </w:p>
        </w:tc>
        <w:tc>
          <w:tcPr>
            <w:tcW w:w="2340" w:type="dxa"/>
            <w:tcBorders>
              <w:bottom w:val="nil"/>
            </w:tcBorders>
          </w:tcPr>
          <w:p w14:paraId="7CE6CE97" w14:textId="77777777" w:rsidR="00232157" w:rsidRPr="008E298A" w:rsidRDefault="00232157" w:rsidP="002D01A2">
            <w:pPr>
              <w:spacing w:before="20" w:after="20"/>
              <w:ind w:right="-58"/>
              <w:rPr>
                <w:sz w:val="22"/>
                <w:szCs w:val="22"/>
              </w:rPr>
            </w:pPr>
            <w:r w:rsidRPr="008E298A">
              <w:rPr>
                <w:sz w:val="22"/>
                <w:szCs w:val="22"/>
              </w:rPr>
              <w:t>rakas/ta</w:t>
            </w:r>
          </w:p>
        </w:tc>
        <w:tc>
          <w:tcPr>
            <w:tcW w:w="3060" w:type="dxa"/>
            <w:tcBorders>
              <w:bottom w:val="nil"/>
            </w:tcBorders>
          </w:tcPr>
          <w:p w14:paraId="6A6C59B6" w14:textId="59FA5BB8" w:rsidR="00232157" w:rsidRPr="008E298A" w:rsidRDefault="00232157" w:rsidP="002D01A2">
            <w:pPr>
              <w:spacing w:before="20" w:after="20"/>
              <w:ind w:right="-58"/>
              <w:rPr>
                <w:sz w:val="22"/>
                <w:szCs w:val="22"/>
              </w:rPr>
            </w:pPr>
            <w:r w:rsidRPr="008E298A">
              <w:rPr>
                <w:sz w:val="22"/>
                <w:szCs w:val="22"/>
              </w:rPr>
              <w:t>rakkha/i/ta ~ rakkha/j/a</w:t>
            </w:r>
          </w:p>
        </w:tc>
      </w:tr>
      <w:tr w:rsidR="00DB3FD2" w:rsidRPr="008E298A" w14:paraId="1A025753" w14:textId="77777777" w:rsidTr="00DB3FD2">
        <w:trPr>
          <w:trHeight w:val="169"/>
        </w:trPr>
        <w:tc>
          <w:tcPr>
            <w:tcW w:w="1908" w:type="dxa"/>
            <w:vMerge/>
          </w:tcPr>
          <w:p w14:paraId="1ABF6AF2" w14:textId="77777777" w:rsidR="00232157" w:rsidRPr="008E298A" w:rsidRDefault="00232157" w:rsidP="002D01A2">
            <w:pPr>
              <w:spacing w:before="20" w:after="20"/>
              <w:rPr>
                <w:sz w:val="22"/>
                <w:szCs w:val="22"/>
              </w:rPr>
            </w:pPr>
          </w:p>
        </w:tc>
        <w:tc>
          <w:tcPr>
            <w:tcW w:w="1260" w:type="dxa"/>
            <w:tcBorders>
              <w:top w:val="nil"/>
              <w:bottom w:val="nil"/>
            </w:tcBorders>
          </w:tcPr>
          <w:p w14:paraId="3C768D9F" w14:textId="37221B7C" w:rsidR="00232157" w:rsidRPr="008E298A" w:rsidRDefault="00232157" w:rsidP="002D01A2">
            <w:pPr>
              <w:spacing w:before="20" w:after="20"/>
              <w:ind w:right="-58"/>
              <w:rPr>
                <w:sz w:val="22"/>
                <w:szCs w:val="22"/>
              </w:rPr>
            </w:pPr>
            <w:r w:rsidRPr="008E298A">
              <w:rPr>
                <w:sz w:val="22"/>
                <w:szCs w:val="22"/>
              </w:rPr>
              <w:t>ru</w:t>
            </w:r>
            <w:r w:rsidR="0075485B">
              <w:rPr>
                <w:sz w:val="22"/>
                <w:szCs w:val="22"/>
              </w:rPr>
              <w:t>(</w:t>
            </w:r>
            <w:r w:rsidRPr="008E298A">
              <w:rPr>
                <w:sz w:val="22"/>
                <w:szCs w:val="22"/>
              </w:rPr>
              <w:t>v)is</w:t>
            </w:r>
          </w:p>
        </w:tc>
        <w:tc>
          <w:tcPr>
            <w:tcW w:w="2340" w:type="dxa"/>
            <w:tcBorders>
              <w:top w:val="nil"/>
              <w:bottom w:val="nil"/>
            </w:tcBorders>
          </w:tcPr>
          <w:p w14:paraId="2B23E015" w14:textId="3B2E4FF3" w:rsidR="00232157" w:rsidRPr="008E298A" w:rsidRDefault="00232157" w:rsidP="002D01A2">
            <w:pPr>
              <w:spacing w:before="20" w:after="20"/>
              <w:ind w:right="-58"/>
              <w:rPr>
                <w:sz w:val="22"/>
                <w:szCs w:val="22"/>
              </w:rPr>
            </w:pPr>
            <w:r w:rsidRPr="008E298A">
              <w:rPr>
                <w:sz w:val="22"/>
                <w:szCs w:val="22"/>
              </w:rPr>
              <w:t>ru</w:t>
            </w:r>
            <w:r w:rsidR="0075485B">
              <w:rPr>
                <w:sz w:val="22"/>
                <w:szCs w:val="22"/>
              </w:rPr>
              <w:t>(</w:t>
            </w:r>
            <w:r w:rsidRPr="008E298A">
              <w:rPr>
                <w:sz w:val="22"/>
                <w:szCs w:val="22"/>
              </w:rPr>
              <w:t>v)is/ta</w:t>
            </w:r>
          </w:p>
        </w:tc>
        <w:tc>
          <w:tcPr>
            <w:tcW w:w="3060" w:type="dxa"/>
            <w:tcBorders>
              <w:top w:val="nil"/>
              <w:bottom w:val="nil"/>
            </w:tcBorders>
          </w:tcPr>
          <w:p w14:paraId="4B3C514D" w14:textId="5CB22B4D" w:rsidR="00232157" w:rsidRPr="008E298A" w:rsidRDefault="00232157" w:rsidP="002D01A2">
            <w:pPr>
              <w:spacing w:before="20" w:after="20"/>
              <w:ind w:right="-58"/>
              <w:rPr>
                <w:sz w:val="22"/>
                <w:szCs w:val="22"/>
              </w:rPr>
            </w:pPr>
            <w:r w:rsidRPr="008E298A">
              <w:rPr>
                <w:sz w:val="22"/>
                <w:szCs w:val="22"/>
              </w:rPr>
              <w:t>rukhi/i/ta ~ rukh/i/ja</w:t>
            </w:r>
          </w:p>
        </w:tc>
      </w:tr>
      <w:tr w:rsidR="00DB3FD2" w:rsidRPr="008E298A" w14:paraId="4B269301" w14:textId="77777777" w:rsidTr="00DB3FD2">
        <w:trPr>
          <w:trHeight w:val="169"/>
        </w:trPr>
        <w:tc>
          <w:tcPr>
            <w:tcW w:w="1908" w:type="dxa"/>
            <w:vMerge/>
          </w:tcPr>
          <w:p w14:paraId="66DCCCB6" w14:textId="77777777" w:rsidR="00232157" w:rsidRPr="008E298A" w:rsidRDefault="00232157" w:rsidP="002D01A2">
            <w:pPr>
              <w:spacing w:before="20" w:after="20"/>
              <w:rPr>
                <w:sz w:val="22"/>
                <w:szCs w:val="22"/>
              </w:rPr>
            </w:pPr>
          </w:p>
        </w:tc>
        <w:tc>
          <w:tcPr>
            <w:tcW w:w="1260" w:type="dxa"/>
            <w:tcBorders>
              <w:top w:val="nil"/>
              <w:bottom w:val="nil"/>
            </w:tcBorders>
          </w:tcPr>
          <w:p w14:paraId="3FA65FD9" w14:textId="77777777" w:rsidR="00232157" w:rsidRPr="008E298A" w:rsidRDefault="00232157" w:rsidP="002D01A2">
            <w:pPr>
              <w:spacing w:before="20" w:after="20"/>
              <w:ind w:right="-58"/>
              <w:rPr>
                <w:sz w:val="22"/>
                <w:szCs w:val="22"/>
              </w:rPr>
            </w:pPr>
            <w:r w:rsidRPr="008E298A">
              <w:rPr>
                <w:sz w:val="22"/>
                <w:szCs w:val="22"/>
              </w:rPr>
              <w:t>tyyris</w:t>
            </w:r>
          </w:p>
        </w:tc>
        <w:tc>
          <w:tcPr>
            <w:tcW w:w="2340" w:type="dxa"/>
            <w:tcBorders>
              <w:top w:val="nil"/>
              <w:bottom w:val="nil"/>
            </w:tcBorders>
          </w:tcPr>
          <w:p w14:paraId="6CB7D9BA" w14:textId="77777777" w:rsidR="00232157" w:rsidRPr="008E298A" w:rsidRDefault="00232157" w:rsidP="002D01A2">
            <w:pPr>
              <w:spacing w:before="20" w:after="20"/>
              <w:ind w:right="-58"/>
              <w:rPr>
                <w:sz w:val="22"/>
                <w:szCs w:val="22"/>
              </w:rPr>
            </w:pPr>
            <w:r w:rsidRPr="008E298A">
              <w:rPr>
                <w:sz w:val="22"/>
                <w:szCs w:val="22"/>
              </w:rPr>
              <w:t>tyyris/tä</w:t>
            </w:r>
          </w:p>
        </w:tc>
        <w:tc>
          <w:tcPr>
            <w:tcW w:w="3060" w:type="dxa"/>
            <w:tcBorders>
              <w:top w:val="nil"/>
              <w:bottom w:val="nil"/>
            </w:tcBorders>
          </w:tcPr>
          <w:p w14:paraId="05FCE084" w14:textId="7856F77D" w:rsidR="00232157" w:rsidRPr="008E298A" w:rsidRDefault="00232157" w:rsidP="002D01A2">
            <w:pPr>
              <w:spacing w:before="20" w:after="20"/>
              <w:ind w:right="-58"/>
              <w:rPr>
                <w:sz w:val="22"/>
                <w:szCs w:val="22"/>
              </w:rPr>
            </w:pPr>
            <w:r w:rsidRPr="008E298A">
              <w:rPr>
                <w:sz w:val="22"/>
                <w:szCs w:val="22"/>
              </w:rPr>
              <w:t>tyyrhi/i/tä ~ tyyrhi/j/ä</w:t>
            </w:r>
          </w:p>
        </w:tc>
      </w:tr>
      <w:tr w:rsidR="00DB3FD2" w:rsidRPr="008E298A" w14:paraId="5B8D4994" w14:textId="77777777" w:rsidTr="00DB3FD2">
        <w:trPr>
          <w:trHeight w:val="169"/>
        </w:trPr>
        <w:tc>
          <w:tcPr>
            <w:tcW w:w="1908" w:type="dxa"/>
            <w:vMerge/>
          </w:tcPr>
          <w:p w14:paraId="21E27D29" w14:textId="77777777" w:rsidR="00232157" w:rsidRPr="008E298A" w:rsidRDefault="00232157" w:rsidP="002D01A2">
            <w:pPr>
              <w:spacing w:before="20" w:after="20"/>
              <w:rPr>
                <w:sz w:val="22"/>
                <w:szCs w:val="22"/>
              </w:rPr>
            </w:pPr>
          </w:p>
        </w:tc>
        <w:tc>
          <w:tcPr>
            <w:tcW w:w="1260" w:type="dxa"/>
            <w:tcBorders>
              <w:top w:val="nil"/>
              <w:bottom w:val="nil"/>
            </w:tcBorders>
          </w:tcPr>
          <w:p w14:paraId="08E841AC" w14:textId="64790EAC" w:rsidR="00232157" w:rsidRPr="008E298A" w:rsidRDefault="00232157" w:rsidP="002D01A2">
            <w:pPr>
              <w:spacing w:before="20" w:after="20"/>
              <w:ind w:right="-58"/>
              <w:rPr>
                <w:sz w:val="22"/>
                <w:szCs w:val="22"/>
              </w:rPr>
            </w:pPr>
            <w:r w:rsidRPr="008E298A">
              <w:rPr>
                <w:sz w:val="22"/>
                <w:szCs w:val="22"/>
              </w:rPr>
              <w:t>hylje</w:t>
            </w:r>
            <w:r w:rsidR="0075485B">
              <w:rPr>
                <w:sz w:val="22"/>
                <w:szCs w:val="22"/>
              </w:rPr>
              <w:t>(</w:t>
            </w:r>
            <w:r w:rsidRPr="008E298A">
              <w:rPr>
                <w:sz w:val="22"/>
                <w:szCs w:val="22"/>
              </w:rPr>
              <w:t>t)</w:t>
            </w:r>
          </w:p>
        </w:tc>
        <w:tc>
          <w:tcPr>
            <w:tcW w:w="2340" w:type="dxa"/>
            <w:tcBorders>
              <w:top w:val="nil"/>
              <w:bottom w:val="nil"/>
            </w:tcBorders>
          </w:tcPr>
          <w:p w14:paraId="512C2AAA" w14:textId="77777777" w:rsidR="00232157" w:rsidRPr="008E298A" w:rsidRDefault="00232157" w:rsidP="002D01A2">
            <w:pPr>
              <w:spacing w:before="20" w:after="20"/>
              <w:ind w:right="-58"/>
              <w:rPr>
                <w:sz w:val="22"/>
                <w:szCs w:val="22"/>
              </w:rPr>
            </w:pPr>
            <w:r w:rsidRPr="008E298A">
              <w:rPr>
                <w:sz w:val="22"/>
                <w:szCs w:val="22"/>
              </w:rPr>
              <w:t>hyljet/tä</w:t>
            </w:r>
          </w:p>
        </w:tc>
        <w:tc>
          <w:tcPr>
            <w:tcW w:w="3060" w:type="dxa"/>
            <w:tcBorders>
              <w:top w:val="nil"/>
              <w:bottom w:val="nil"/>
            </w:tcBorders>
          </w:tcPr>
          <w:p w14:paraId="5846FB44" w14:textId="263B2955" w:rsidR="00232157" w:rsidRPr="008E298A" w:rsidRDefault="00232157" w:rsidP="002D01A2">
            <w:pPr>
              <w:spacing w:before="20" w:after="20"/>
              <w:ind w:right="-58"/>
              <w:rPr>
                <w:sz w:val="22"/>
                <w:szCs w:val="22"/>
              </w:rPr>
            </w:pPr>
            <w:r w:rsidRPr="008E298A">
              <w:rPr>
                <w:sz w:val="22"/>
                <w:szCs w:val="22"/>
              </w:rPr>
              <w:t>hylkhe/i/tä ~ hylkhe/j/ä</w:t>
            </w:r>
          </w:p>
        </w:tc>
      </w:tr>
      <w:tr w:rsidR="00DB3FD2" w:rsidRPr="008E298A" w14:paraId="21CE3138" w14:textId="77777777" w:rsidTr="00DB3FD2">
        <w:trPr>
          <w:trHeight w:val="169"/>
        </w:trPr>
        <w:tc>
          <w:tcPr>
            <w:tcW w:w="1908" w:type="dxa"/>
            <w:vMerge/>
          </w:tcPr>
          <w:p w14:paraId="564C9B24" w14:textId="77777777" w:rsidR="00232157" w:rsidRPr="008E298A" w:rsidRDefault="00232157" w:rsidP="002D01A2">
            <w:pPr>
              <w:spacing w:before="20" w:after="20"/>
              <w:rPr>
                <w:sz w:val="22"/>
                <w:szCs w:val="22"/>
              </w:rPr>
            </w:pPr>
          </w:p>
        </w:tc>
        <w:tc>
          <w:tcPr>
            <w:tcW w:w="1260" w:type="dxa"/>
            <w:tcBorders>
              <w:top w:val="nil"/>
              <w:bottom w:val="nil"/>
            </w:tcBorders>
          </w:tcPr>
          <w:p w14:paraId="53E88EE4" w14:textId="6B8ABA0F" w:rsidR="00232157" w:rsidRPr="008E298A" w:rsidRDefault="00232157" w:rsidP="002D01A2">
            <w:pPr>
              <w:spacing w:before="20" w:after="20"/>
              <w:ind w:right="-58"/>
              <w:rPr>
                <w:sz w:val="22"/>
                <w:szCs w:val="22"/>
              </w:rPr>
            </w:pPr>
            <w:r w:rsidRPr="008E298A">
              <w:rPr>
                <w:sz w:val="22"/>
                <w:szCs w:val="22"/>
              </w:rPr>
              <w:t>terve</w:t>
            </w:r>
            <w:r w:rsidR="0075485B">
              <w:rPr>
                <w:sz w:val="22"/>
                <w:szCs w:val="22"/>
              </w:rPr>
              <w:t>(</w:t>
            </w:r>
            <w:r w:rsidRPr="008E298A">
              <w:rPr>
                <w:sz w:val="22"/>
                <w:szCs w:val="22"/>
              </w:rPr>
              <w:t>t)</w:t>
            </w:r>
          </w:p>
        </w:tc>
        <w:tc>
          <w:tcPr>
            <w:tcW w:w="2340" w:type="dxa"/>
            <w:tcBorders>
              <w:top w:val="nil"/>
              <w:bottom w:val="nil"/>
            </w:tcBorders>
          </w:tcPr>
          <w:p w14:paraId="1BBEA05D" w14:textId="77777777" w:rsidR="00232157" w:rsidRPr="008E298A" w:rsidRDefault="00232157" w:rsidP="002D01A2">
            <w:pPr>
              <w:spacing w:before="20" w:after="20"/>
              <w:ind w:right="-58"/>
              <w:rPr>
                <w:sz w:val="22"/>
                <w:szCs w:val="22"/>
              </w:rPr>
            </w:pPr>
            <w:r w:rsidRPr="008E298A">
              <w:rPr>
                <w:sz w:val="22"/>
                <w:szCs w:val="22"/>
              </w:rPr>
              <w:t>tervet/tä</w:t>
            </w:r>
          </w:p>
        </w:tc>
        <w:tc>
          <w:tcPr>
            <w:tcW w:w="3060" w:type="dxa"/>
            <w:tcBorders>
              <w:top w:val="nil"/>
              <w:bottom w:val="nil"/>
            </w:tcBorders>
          </w:tcPr>
          <w:p w14:paraId="5028ABD3" w14:textId="086D33A6" w:rsidR="00232157" w:rsidRPr="008E298A" w:rsidRDefault="00232157" w:rsidP="002D01A2">
            <w:pPr>
              <w:spacing w:before="20" w:after="20"/>
              <w:ind w:right="-58"/>
              <w:rPr>
                <w:sz w:val="22"/>
                <w:szCs w:val="22"/>
              </w:rPr>
            </w:pPr>
            <w:r w:rsidRPr="008E298A">
              <w:rPr>
                <w:sz w:val="22"/>
                <w:szCs w:val="22"/>
              </w:rPr>
              <w:t>tervhe/i/tä ~ tervhe/j/ä</w:t>
            </w:r>
          </w:p>
        </w:tc>
      </w:tr>
      <w:tr w:rsidR="00DB3FD2" w:rsidRPr="008E298A" w14:paraId="13B5A1CF" w14:textId="77777777" w:rsidTr="00DB3FD2">
        <w:trPr>
          <w:trHeight w:val="169"/>
        </w:trPr>
        <w:tc>
          <w:tcPr>
            <w:tcW w:w="1908" w:type="dxa"/>
            <w:vMerge/>
          </w:tcPr>
          <w:p w14:paraId="7E430017" w14:textId="77777777" w:rsidR="00232157" w:rsidRPr="008E298A" w:rsidRDefault="00232157" w:rsidP="002D01A2">
            <w:pPr>
              <w:spacing w:before="20" w:after="20"/>
              <w:rPr>
                <w:sz w:val="22"/>
                <w:szCs w:val="22"/>
              </w:rPr>
            </w:pPr>
          </w:p>
        </w:tc>
        <w:tc>
          <w:tcPr>
            <w:tcW w:w="1260" w:type="dxa"/>
            <w:tcBorders>
              <w:top w:val="nil"/>
              <w:bottom w:val="nil"/>
            </w:tcBorders>
          </w:tcPr>
          <w:p w14:paraId="6B676EE2" w14:textId="521A1E81" w:rsidR="00232157" w:rsidRPr="008E298A" w:rsidRDefault="00232157" w:rsidP="002D01A2">
            <w:pPr>
              <w:spacing w:before="20" w:after="20"/>
              <w:ind w:right="-58"/>
              <w:rPr>
                <w:sz w:val="22"/>
                <w:szCs w:val="22"/>
              </w:rPr>
            </w:pPr>
            <w:r w:rsidRPr="008E298A">
              <w:rPr>
                <w:sz w:val="22"/>
                <w:szCs w:val="22"/>
              </w:rPr>
              <w:t>askele</w:t>
            </w:r>
            <w:r w:rsidR="0075485B">
              <w:rPr>
                <w:sz w:val="22"/>
                <w:szCs w:val="22"/>
              </w:rPr>
              <w:t>(</w:t>
            </w:r>
            <w:r w:rsidRPr="008E298A">
              <w:rPr>
                <w:sz w:val="22"/>
                <w:szCs w:val="22"/>
              </w:rPr>
              <w:t>t)</w:t>
            </w:r>
          </w:p>
        </w:tc>
        <w:tc>
          <w:tcPr>
            <w:tcW w:w="2340" w:type="dxa"/>
            <w:tcBorders>
              <w:top w:val="nil"/>
              <w:bottom w:val="nil"/>
            </w:tcBorders>
          </w:tcPr>
          <w:p w14:paraId="7A15D01B" w14:textId="77777777" w:rsidR="00232157" w:rsidRPr="008E298A" w:rsidRDefault="00232157" w:rsidP="002D01A2">
            <w:pPr>
              <w:spacing w:before="20" w:after="20"/>
              <w:ind w:right="-58"/>
              <w:rPr>
                <w:sz w:val="22"/>
                <w:szCs w:val="22"/>
              </w:rPr>
            </w:pPr>
            <w:r w:rsidRPr="008E298A">
              <w:rPr>
                <w:sz w:val="22"/>
                <w:szCs w:val="22"/>
              </w:rPr>
              <w:t>askelet/ta</w:t>
            </w:r>
          </w:p>
        </w:tc>
        <w:tc>
          <w:tcPr>
            <w:tcW w:w="3060" w:type="dxa"/>
            <w:tcBorders>
              <w:top w:val="nil"/>
              <w:bottom w:val="nil"/>
            </w:tcBorders>
          </w:tcPr>
          <w:p w14:paraId="1B838A30" w14:textId="559415FD" w:rsidR="00232157" w:rsidRPr="008E298A" w:rsidRDefault="00232157" w:rsidP="002D01A2">
            <w:pPr>
              <w:spacing w:before="20" w:after="20"/>
              <w:ind w:right="-58"/>
              <w:rPr>
                <w:sz w:val="22"/>
                <w:szCs w:val="22"/>
              </w:rPr>
            </w:pPr>
            <w:r w:rsidRPr="008E298A">
              <w:rPr>
                <w:sz w:val="22"/>
                <w:szCs w:val="22"/>
              </w:rPr>
              <w:t>askelhe/i/ta ~ askelhe/j/a</w:t>
            </w:r>
          </w:p>
        </w:tc>
      </w:tr>
      <w:tr w:rsidR="00DB3FD2" w:rsidRPr="008E298A" w14:paraId="12F2C857" w14:textId="77777777" w:rsidTr="00DB3FD2">
        <w:trPr>
          <w:trHeight w:val="169"/>
        </w:trPr>
        <w:tc>
          <w:tcPr>
            <w:tcW w:w="1908" w:type="dxa"/>
            <w:vMerge/>
          </w:tcPr>
          <w:p w14:paraId="3A0D4E07" w14:textId="77777777" w:rsidR="00232157" w:rsidRPr="008E298A" w:rsidRDefault="00232157" w:rsidP="002D01A2">
            <w:pPr>
              <w:spacing w:before="20" w:after="20"/>
              <w:rPr>
                <w:sz w:val="22"/>
                <w:szCs w:val="22"/>
              </w:rPr>
            </w:pPr>
          </w:p>
        </w:tc>
        <w:tc>
          <w:tcPr>
            <w:tcW w:w="1260" w:type="dxa"/>
            <w:tcBorders>
              <w:top w:val="nil"/>
            </w:tcBorders>
          </w:tcPr>
          <w:p w14:paraId="2B77357D" w14:textId="5D626E6A" w:rsidR="00232157" w:rsidRPr="008E298A" w:rsidRDefault="00232157" w:rsidP="002D01A2">
            <w:pPr>
              <w:spacing w:before="20" w:after="20"/>
              <w:ind w:right="-58"/>
              <w:rPr>
                <w:sz w:val="22"/>
                <w:szCs w:val="22"/>
              </w:rPr>
            </w:pPr>
            <w:r w:rsidRPr="008E298A">
              <w:rPr>
                <w:sz w:val="22"/>
                <w:szCs w:val="22"/>
              </w:rPr>
              <w:t>lukenu</w:t>
            </w:r>
            <w:r w:rsidR="0075485B">
              <w:rPr>
                <w:sz w:val="22"/>
                <w:szCs w:val="22"/>
              </w:rPr>
              <w:t>(</w:t>
            </w:r>
            <w:r w:rsidRPr="008E298A">
              <w:rPr>
                <w:sz w:val="22"/>
                <w:szCs w:val="22"/>
              </w:rPr>
              <w:t>t)</w:t>
            </w:r>
          </w:p>
        </w:tc>
        <w:tc>
          <w:tcPr>
            <w:tcW w:w="2340" w:type="dxa"/>
            <w:tcBorders>
              <w:top w:val="nil"/>
            </w:tcBorders>
          </w:tcPr>
          <w:p w14:paraId="174BD92D" w14:textId="77777777" w:rsidR="00232157" w:rsidRPr="008E298A" w:rsidRDefault="00232157" w:rsidP="002D01A2">
            <w:pPr>
              <w:spacing w:before="20" w:after="20"/>
              <w:ind w:right="-58"/>
              <w:rPr>
                <w:sz w:val="22"/>
                <w:szCs w:val="22"/>
              </w:rPr>
            </w:pPr>
            <w:r w:rsidRPr="008E298A">
              <w:rPr>
                <w:sz w:val="22"/>
                <w:szCs w:val="22"/>
              </w:rPr>
              <w:t>lukenut/ta</w:t>
            </w:r>
          </w:p>
        </w:tc>
        <w:tc>
          <w:tcPr>
            <w:tcW w:w="3060" w:type="dxa"/>
            <w:tcBorders>
              <w:top w:val="nil"/>
            </w:tcBorders>
          </w:tcPr>
          <w:p w14:paraId="040726DD" w14:textId="397C5B71" w:rsidR="00232157" w:rsidRPr="008E298A" w:rsidRDefault="00232157" w:rsidP="002D01A2">
            <w:pPr>
              <w:spacing w:before="20" w:after="20"/>
              <w:ind w:right="-58"/>
              <w:rPr>
                <w:sz w:val="22"/>
                <w:szCs w:val="22"/>
              </w:rPr>
            </w:pPr>
            <w:r w:rsidRPr="008E298A">
              <w:rPr>
                <w:sz w:val="22"/>
                <w:szCs w:val="22"/>
              </w:rPr>
              <w:t>lukenhe/i/ta ~ lukenhe/j/a</w:t>
            </w:r>
          </w:p>
        </w:tc>
      </w:tr>
    </w:tbl>
    <w:p w14:paraId="275D2866" w14:textId="7B96B559" w:rsidR="000C5416" w:rsidRDefault="000C5416" w:rsidP="000C5416">
      <w:pPr>
        <w:pStyle w:val="Overskrift3"/>
      </w:pPr>
      <w:bookmarkStart w:id="1344" w:name="_Toc241129314"/>
      <w:bookmarkStart w:id="1345" w:name="_Toc311273827"/>
      <w:r>
        <w:t>Predikeeraavat kaasukset: Essiivi ja translatiivi</w:t>
      </w:r>
      <w:bookmarkEnd w:id="1344"/>
      <w:bookmarkEnd w:id="1345"/>
    </w:p>
    <w:p w14:paraId="3189C1CF" w14:textId="77777777" w:rsidR="00B30251" w:rsidRPr="00A95D68" w:rsidRDefault="00B30251" w:rsidP="00BD2A19">
      <w:pPr>
        <w:pStyle w:val="Overskrift4"/>
      </w:pPr>
      <w:bookmarkStart w:id="1346" w:name="_Toc311273828"/>
      <w:r w:rsidRPr="00A95D68">
        <w:t>Essiivi</w:t>
      </w:r>
      <w:bookmarkEnd w:id="1341"/>
      <w:bookmarkEnd w:id="1342"/>
      <w:bookmarkEnd w:id="1343"/>
      <w:bookmarkEnd w:id="1346"/>
    </w:p>
    <w:p w14:paraId="46C95A90" w14:textId="77777777" w:rsidR="00F904D4" w:rsidRDefault="00B30251" w:rsidP="00BD2A19">
      <w:pPr>
        <w:pStyle w:val="Brdtekst"/>
        <w:spacing w:before="120"/>
      </w:pPr>
      <w:r w:rsidRPr="00337082">
        <w:rPr>
          <w:smallCaps/>
        </w:rPr>
        <w:t xml:space="preserve">Essiivi </w:t>
      </w:r>
      <w:r w:rsidRPr="00A95D68">
        <w:t xml:space="preserve">ei ole aivan yhtä tavalinen kaasus käytössä ko nominatiivi, </w:t>
      </w:r>
      <w:r w:rsidR="00A27713">
        <w:t>genitiiv</w:t>
      </w:r>
      <w:r w:rsidRPr="00A95D68">
        <w:t xml:space="preserve">i ja partitiivi, mutta sitä käytethään </w:t>
      </w:r>
      <w:r w:rsidR="00EF4738" w:rsidRPr="00A95D68">
        <w:t xml:space="preserve">esimerkiksi </w:t>
      </w:r>
      <w:r w:rsidRPr="00A95D68">
        <w:t>raami</w:t>
      </w:r>
      <w:r w:rsidR="000F0DCA">
        <w:t>adverbiaalinna</w:t>
      </w:r>
      <w:r w:rsidR="000F5D12" w:rsidRPr="00A95D68">
        <w:t xml:space="preserve"> </w:t>
      </w:r>
      <w:r w:rsidR="0075485B">
        <w:t>(</w:t>
      </w:r>
      <w:r w:rsidR="000F5D12" w:rsidRPr="00A95D68">
        <w:t>1)</w:t>
      </w:r>
      <w:r w:rsidRPr="00A95D68">
        <w:t xml:space="preserve"> ja predikatiivin </w:t>
      </w:r>
      <w:r w:rsidR="001C5CF2" w:rsidRPr="00A95D68">
        <w:t>funksuuni</w:t>
      </w:r>
      <w:r w:rsidRPr="00A95D68">
        <w:t xml:space="preserve">ssa </w:t>
      </w:r>
      <w:r w:rsidR="000F5D12" w:rsidRPr="00A95D68">
        <w:t xml:space="preserve">ARVELU-syntaktissa </w:t>
      </w:r>
      <w:r w:rsidR="0075485B">
        <w:t>(</w:t>
      </w:r>
      <w:r w:rsidR="000F5D12" w:rsidRPr="00A95D68">
        <w:t>2)</w:t>
      </w:r>
      <w:r w:rsidRPr="00A95D68">
        <w:t xml:space="preserve">. </w:t>
      </w:r>
      <w:r w:rsidR="000B029D" w:rsidRPr="00A95D68">
        <w:t>Se oon tavalinen kans aijankohđan ilmoittamisessa</w:t>
      </w:r>
      <w:r w:rsidR="00BA12FB" w:rsidRPr="00A95D68">
        <w:t xml:space="preserve"> </w:t>
      </w:r>
      <w:r w:rsidR="0075485B">
        <w:t>(</w:t>
      </w:r>
      <w:r w:rsidR="00BA12FB" w:rsidRPr="00A95D68">
        <w:t>3, 4)</w:t>
      </w:r>
      <w:r w:rsidR="00F904D4">
        <w:t>.</w:t>
      </w:r>
    </w:p>
    <w:p w14:paraId="11CCBF31" w14:textId="7EB37CD8" w:rsidR="00B30251" w:rsidRPr="00A95D68" w:rsidRDefault="0075485B" w:rsidP="00BD2A19">
      <w:pPr>
        <w:pStyle w:val="Brdtekst"/>
        <w:spacing w:before="120"/>
      </w:pPr>
      <w:r>
        <w:t>(</w:t>
      </w:r>
      <w:r w:rsidR="000F5D12" w:rsidRPr="00A95D68">
        <w:t xml:space="preserve">1) </w:t>
      </w:r>
      <w:r w:rsidR="00B30251" w:rsidRPr="005578A4">
        <w:rPr>
          <w:i/>
        </w:rPr>
        <w:t>Lapsena</w:t>
      </w:r>
      <w:r w:rsidR="00B30251" w:rsidRPr="00A95D68">
        <w:t xml:space="preserve"> Nuutti asui Torniossa.</w:t>
      </w:r>
    </w:p>
    <w:p w14:paraId="76CF735E" w14:textId="561306DC" w:rsidR="00B30251" w:rsidRPr="00A95D68" w:rsidRDefault="0075485B" w:rsidP="00BD2A19">
      <w:pPr>
        <w:pStyle w:val="Brdtekst"/>
        <w:spacing w:before="120"/>
      </w:pPr>
      <w:r>
        <w:t>(</w:t>
      </w:r>
      <w:r w:rsidR="000F5D12" w:rsidRPr="00A95D68">
        <w:t xml:space="preserve">2) </w:t>
      </w:r>
      <w:r w:rsidR="00B30251" w:rsidRPr="00A95D68">
        <w:t xml:space="preserve">Sammeli piti Pyssyjokkee </w:t>
      </w:r>
      <w:r w:rsidR="00B30251" w:rsidRPr="005578A4">
        <w:rPr>
          <w:i/>
        </w:rPr>
        <w:t>kaunhiina</w:t>
      </w:r>
      <w:r w:rsidR="000F5D12" w:rsidRPr="00A95D68">
        <w:t>.</w:t>
      </w:r>
    </w:p>
    <w:p w14:paraId="5907FFB9" w14:textId="54EA472D" w:rsidR="000B029D" w:rsidRPr="00A95D68" w:rsidRDefault="0075485B" w:rsidP="00BD2A19">
      <w:pPr>
        <w:pStyle w:val="Brdtekst"/>
        <w:spacing w:before="120"/>
      </w:pPr>
      <w:r>
        <w:t>(</w:t>
      </w:r>
      <w:r w:rsidR="000B029D" w:rsidRPr="00A95D68">
        <w:t xml:space="preserve">3) </w:t>
      </w:r>
      <w:r w:rsidR="000B029D" w:rsidRPr="005578A4">
        <w:rPr>
          <w:i/>
        </w:rPr>
        <w:t>Tuorestaina</w:t>
      </w:r>
      <w:r w:rsidR="000B029D" w:rsidRPr="00A95D68">
        <w:t xml:space="preserve"> syömä hernetvellii ~ herne</w:t>
      </w:r>
      <w:r w:rsidR="00A13273">
        <w:t>(t)</w:t>
      </w:r>
      <w:r w:rsidR="000B029D" w:rsidRPr="00A95D68">
        <w:t xml:space="preserve">velliä, </w:t>
      </w:r>
      <w:r w:rsidR="000B029D" w:rsidRPr="005578A4">
        <w:rPr>
          <w:i/>
        </w:rPr>
        <w:t>lau</w:t>
      </w:r>
      <w:r w:rsidR="00BA1173" w:rsidRPr="00BA1173">
        <w:t>(</w:t>
      </w:r>
      <w:r w:rsidR="000B029D" w:rsidRPr="005578A4">
        <w:rPr>
          <w:i/>
        </w:rPr>
        <w:t>v</w:t>
      </w:r>
      <w:r w:rsidR="00BA1173" w:rsidRPr="00BA1173">
        <w:t>)</w:t>
      </w:r>
      <w:r w:rsidR="000B029D" w:rsidRPr="005578A4">
        <w:rPr>
          <w:i/>
        </w:rPr>
        <w:t>antaina</w:t>
      </w:r>
      <w:r w:rsidR="000B029D" w:rsidRPr="00A95D68">
        <w:t xml:space="preserve"> riisipuuroo ~ riisipuuroa.</w:t>
      </w:r>
    </w:p>
    <w:p w14:paraId="5FC9CCC4" w14:textId="7DEFC1D3" w:rsidR="000B029D" w:rsidRPr="00A95D68" w:rsidRDefault="0075485B" w:rsidP="00BD2A19">
      <w:pPr>
        <w:pStyle w:val="Brdtekst"/>
        <w:spacing w:before="120"/>
      </w:pPr>
      <w:r>
        <w:t>(</w:t>
      </w:r>
      <w:r w:rsidR="000B029D" w:rsidRPr="00A95D68">
        <w:t xml:space="preserve">4) </w:t>
      </w:r>
      <w:r w:rsidR="000B029D" w:rsidRPr="005578A4">
        <w:rPr>
          <w:i/>
        </w:rPr>
        <w:t>Juhaneksena</w:t>
      </w:r>
      <w:r w:rsidR="000B029D" w:rsidRPr="00A95D68">
        <w:t xml:space="preserve"> poltama</w:t>
      </w:r>
      <w:r w:rsidR="00DE2B87" w:rsidRPr="00A95D68">
        <w:t xml:space="preserve"> valk</w:t>
      </w:r>
      <w:r>
        <w:t>(</w:t>
      </w:r>
      <w:r w:rsidR="00DE2B87" w:rsidRPr="00A95D68">
        <w:t>k)eita.</w:t>
      </w:r>
    </w:p>
    <w:p w14:paraId="72EB5B6D" w14:textId="77777777" w:rsidR="00F904D4" w:rsidRDefault="00B30251" w:rsidP="00BD2A19">
      <w:pPr>
        <w:pStyle w:val="Brdtekst"/>
        <w:spacing w:before="120"/>
      </w:pPr>
      <w:r w:rsidRPr="00A95D68">
        <w:t xml:space="preserve">Essiivin suffiksi oon </w:t>
      </w:r>
      <w:r w:rsidR="0075485B" w:rsidRPr="0075485B">
        <w:t>(</w:t>
      </w:r>
      <w:r w:rsidRPr="00C350A6">
        <w:rPr>
          <w:i/>
        </w:rPr>
        <w:t>n</w:t>
      </w:r>
      <w:r w:rsidR="0075485B" w:rsidRPr="0075485B">
        <w:t>)</w:t>
      </w:r>
      <w:r w:rsidRPr="00C350A6">
        <w:rPr>
          <w:i/>
        </w:rPr>
        <w:t>nA</w:t>
      </w:r>
      <w:r w:rsidRPr="00A95D68">
        <w:t>. Essiivin suffiksissa</w:t>
      </w:r>
      <w:r w:rsidR="000F5D12" w:rsidRPr="00A95D68">
        <w:t>,</w:t>
      </w:r>
      <w:r w:rsidRPr="00A95D68">
        <w:t xml:space="preserve"> eli oonko se </w:t>
      </w:r>
      <w:r w:rsidRPr="005301E8">
        <w:rPr>
          <w:i/>
        </w:rPr>
        <w:t>nnA</w:t>
      </w:r>
      <w:r w:rsidRPr="00A95D68">
        <w:t xml:space="preserve"> vain </w:t>
      </w:r>
      <w:r w:rsidRPr="005301E8">
        <w:rPr>
          <w:i/>
        </w:rPr>
        <w:t>nA</w:t>
      </w:r>
      <w:r w:rsidR="000F5D12" w:rsidRPr="00A95D68">
        <w:t>,</w:t>
      </w:r>
      <w:r w:rsidRPr="00A95D68">
        <w:t xml:space="preserve"> käytethään pittuusreekelii, mikä koskee pukstaaviita </w:t>
      </w:r>
      <w:r w:rsidRPr="00C350A6">
        <w:rPr>
          <w:i/>
        </w:rPr>
        <w:t>m</w:t>
      </w:r>
      <w:r w:rsidR="0075485B" w:rsidRPr="0075485B">
        <w:t>,</w:t>
      </w:r>
      <w:r w:rsidRPr="00C350A6">
        <w:rPr>
          <w:i/>
        </w:rPr>
        <w:t xml:space="preserve"> n</w:t>
      </w:r>
      <w:r w:rsidR="0075485B" w:rsidRPr="0075485B">
        <w:t>,</w:t>
      </w:r>
      <w:r w:rsidRPr="00C350A6">
        <w:rPr>
          <w:i/>
        </w:rPr>
        <w:t xml:space="preserve"> l</w:t>
      </w:r>
      <w:r w:rsidRPr="00A95D68">
        <w:t xml:space="preserve"> ja </w:t>
      </w:r>
      <w:r w:rsidRPr="00C350A6">
        <w:rPr>
          <w:i/>
        </w:rPr>
        <w:t>r</w:t>
      </w:r>
      <w:r w:rsidR="000F5D12" w:rsidRPr="00A95D68">
        <w:t xml:space="preserve"> </w:t>
      </w:r>
      <w:r w:rsidR="0075485B">
        <w:t>(</w:t>
      </w:r>
      <w:r w:rsidR="000F5D12" w:rsidRPr="00A95D68">
        <w:t>katto kohtaa</w:t>
      </w:r>
      <w:r w:rsidR="0087180F">
        <w:t xml:space="preserve"> 3.1.2</w:t>
      </w:r>
      <w:r w:rsidRPr="00A95D68">
        <w:t xml:space="preserve"> </w:t>
      </w:r>
      <w:r w:rsidRPr="00964CD0">
        <w:t xml:space="preserve">Äänelisten konsonantiitten </w:t>
      </w:r>
      <w:r w:rsidRPr="00964CD0">
        <w:rPr>
          <w:i/>
        </w:rPr>
        <w:t>l</w:t>
      </w:r>
      <w:r w:rsidRPr="00964CD0">
        <w:t xml:space="preserve">, </w:t>
      </w:r>
      <w:r w:rsidRPr="00964CD0">
        <w:rPr>
          <w:i/>
        </w:rPr>
        <w:t>r</w:t>
      </w:r>
      <w:r w:rsidRPr="00964CD0">
        <w:t xml:space="preserve">, </w:t>
      </w:r>
      <w:r w:rsidRPr="00964CD0">
        <w:rPr>
          <w:i/>
        </w:rPr>
        <w:t>m</w:t>
      </w:r>
      <w:r w:rsidRPr="00964CD0">
        <w:t xml:space="preserve"> ja </w:t>
      </w:r>
      <w:r w:rsidRPr="00964CD0">
        <w:rPr>
          <w:i/>
        </w:rPr>
        <w:t>n</w:t>
      </w:r>
      <w:r w:rsidRPr="00964CD0">
        <w:t xml:space="preserve"> pittuus</w:t>
      </w:r>
      <w:r w:rsidRPr="00A95D68">
        <w:t>)</w:t>
      </w:r>
      <w:r w:rsidR="00F904D4">
        <w:t>.</w:t>
      </w:r>
    </w:p>
    <w:p w14:paraId="6D56366B" w14:textId="35A415F6" w:rsidR="00B30251" w:rsidRPr="00A95D68" w:rsidRDefault="00433576" w:rsidP="0038222B">
      <w:pPr>
        <w:pStyle w:val="Brdtekst"/>
        <w:spacing w:before="120"/>
      </w:pPr>
      <w:r>
        <w:t>Singulaarin e</w:t>
      </w:r>
      <w:r w:rsidR="00B30251" w:rsidRPr="00A95D68">
        <w:t xml:space="preserve">ssiivin suffiksin lisäthään tasan nomenin vokaalirankhaan. Silloin ko lyhykäisvokaalisten sannoin sanan vokaalirangassa oon graadivaihettelluu, essiivissä käytethään sammaa graadii ko nominatiivissa. </w:t>
      </w:r>
      <w:r w:rsidR="008D3991">
        <w:t xml:space="preserve">Pluraalin essiivissä suffiksin </w:t>
      </w:r>
      <w:r w:rsidR="0075485B" w:rsidRPr="0075485B">
        <w:t>(</w:t>
      </w:r>
      <w:r w:rsidR="008D3991">
        <w:rPr>
          <w:i/>
        </w:rPr>
        <w:t>n</w:t>
      </w:r>
      <w:r w:rsidR="0075485B" w:rsidRPr="0075485B">
        <w:t>)</w:t>
      </w:r>
      <w:r w:rsidR="008D3991">
        <w:rPr>
          <w:i/>
        </w:rPr>
        <w:t xml:space="preserve">nA </w:t>
      </w:r>
      <w:r w:rsidR="008D3991">
        <w:t>lisäthään suorhaan pluraalisheen rankhaan, ja siinä graadi oon sama ko singulaarin e</w:t>
      </w:r>
      <w:r w:rsidR="00FD7B22">
        <w:t>s</w:t>
      </w:r>
      <w:r w:rsidR="008D3991">
        <w:t xml:space="preserve">siivissäki. </w:t>
      </w:r>
      <w:r w:rsidR="00042548">
        <w:t>2.1-tyypin sanoista muistama, ette pluraalin ranka, missä oon geminaattiklusiiliitten vaihettelluu, o</w:t>
      </w:r>
      <w:r w:rsidR="00163AD6">
        <w:t>o</w:t>
      </w:r>
      <w:r w:rsidR="00042548">
        <w:t xml:space="preserve">n tasan I-graadinen. </w:t>
      </w:r>
      <w:r w:rsidR="008D3991">
        <w:t>Esimerkkii</w:t>
      </w:r>
      <w:r w:rsidR="00B30251" w:rsidRPr="00A95D68">
        <w:t xml:space="preserve"> </w:t>
      </w:r>
      <w:r w:rsidR="0075485B">
        <w:t>(</w:t>
      </w:r>
      <w:r w:rsidR="00B30251" w:rsidRPr="00A95D68">
        <w:t>sg.nom</w:t>
      </w:r>
      <w:r w:rsidR="008C11A1">
        <w:t>. : sg.gen. : sg.ess. : pl.ess</w:t>
      </w:r>
      <w:r w:rsidR="00B30251" w:rsidRPr="00A95D68">
        <w:t xml:space="preserve">) </w:t>
      </w:r>
      <w:r w:rsidR="00B30251" w:rsidRPr="00C350A6">
        <w:rPr>
          <w:i/>
        </w:rPr>
        <w:t xml:space="preserve">aika </w:t>
      </w:r>
      <w:r w:rsidR="0075485B" w:rsidRPr="0075485B">
        <w:t>:</w:t>
      </w:r>
      <w:r w:rsidR="00B30251" w:rsidRPr="00C350A6">
        <w:rPr>
          <w:i/>
        </w:rPr>
        <w:t xml:space="preserve"> </w:t>
      </w:r>
      <w:r w:rsidR="007B2154">
        <w:rPr>
          <w:i/>
        </w:rPr>
        <w:t>ai</w:t>
      </w:r>
      <w:r w:rsidR="001B127A" w:rsidRPr="001B127A">
        <w:t>(</w:t>
      </w:r>
      <w:r w:rsidR="007B2154">
        <w:rPr>
          <w:i/>
        </w:rPr>
        <w:t>j</w:t>
      </w:r>
      <w:r w:rsidR="001B127A" w:rsidRPr="001B127A">
        <w:t>)</w:t>
      </w:r>
      <w:r w:rsidR="007B2154">
        <w:rPr>
          <w:i/>
        </w:rPr>
        <w:t>a</w:t>
      </w:r>
      <w:r w:rsidR="0098090B" w:rsidRPr="0098090B">
        <w:t>/</w:t>
      </w:r>
      <w:r w:rsidR="00B30251" w:rsidRPr="00C350A6">
        <w:rPr>
          <w:i/>
        </w:rPr>
        <w:t xml:space="preserve">n </w:t>
      </w:r>
      <w:r w:rsidR="0075485B" w:rsidRPr="0075485B">
        <w:t>:</w:t>
      </w:r>
      <w:r w:rsidR="00B30251" w:rsidRPr="00C350A6">
        <w:rPr>
          <w:i/>
        </w:rPr>
        <w:t xml:space="preserve"> aika</w:t>
      </w:r>
      <w:r w:rsidR="0098090B" w:rsidRPr="0098090B">
        <w:t>/</w:t>
      </w:r>
      <w:r w:rsidR="00B30251" w:rsidRPr="00C350A6">
        <w:rPr>
          <w:i/>
        </w:rPr>
        <w:t xml:space="preserve">na </w:t>
      </w:r>
      <w:r w:rsidR="0075485B" w:rsidRPr="0075485B">
        <w:t>:</w:t>
      </w:r>
      <w:r w:rsidR="00B30251" w:rsidRPr="00C350A6">
        <w:rPr>
          <w:i/>
        </w:rPr>
        <w:t xml:space="preserve"> </w:t>
      </w:r>
      <w:r w:rsidR="00927744">
        <w:rPr>
          <w:i/>
        </w:rPr>
        <w:t>aiko</w:t>
      </w:r>
      <w:r w:rsidR="0098090B" w:rsidRPr="0098090B">
        <w:t>/</w:t>
      </w:r>
      <w:r w:rsidR="00927744">
        <w:rPr>
          <w:i/>
        </w:rPr>
        <w:t>i</w:t>
      </w:r>
      <w:r w:rsidR="0098090B" w:rsidRPr="0098090B">
        <w:t>/</w:t>
      </w:r>
      <w:r w:rsidR="00927744">
        <w:rPr>
          <w:i/>
        </w:rPr>
        <w:t>na</w:t>
      </w:r>
      <w:r w:rsidR="0075485B" w:rsidRPr="0075485B">
        <w:t>,</w:t>
      </w:r>
      <w:r w:rsidR="00B30251" w:rsidRPr="00C350A6">
        <w:rPr>
          <w:i/>
        </w:rPr>
        <w:t xml:space="preserve"> lupa</w:t>
      </w:r>
      <w:r w:rsidR="00B30251" w:rsidRPr="00C350A6">
        <w:rPr>
          <w:i/>
          <w:smallCaps/>
        </w:rPr>
        <w:t xml:space="preserve"> </w:t>
      </w:r>
      <w:r w:rsidR="0075485B" w:rsidRPr="0075485B">
        <w:rPr>
          <w:smallCaps/>
        </w:rPr>
        <w:t>:</w:t>
      </w:r>
      <w:r w:rsidR="00B30251" w:rsidRPr="00C350A6">
        <w:rPr>
          <w:i/>
          <w:smallCaps/>
        </w:rPr>
        <w:t xml:space="preserve"> </w:t>
      </w:r>
      <w:r w:rsidR="00B30251" w:rsidRPr="00C350A6">
        <w:rPr>
          <w:i/>
        </w:rPr>
        <w:t>luva</w:t>
      </w:r>
      <w:r w:rsidR="0098090B" w:rsidRPr="0098090B">
        <w:t>/</w:t>
      </w:r>
      <w:r w:rsidR="00B30251" w:rsidRPr="00C350A6">
        <w:rPr>
          <w:i/>
        </w:rPr>
        <w:t xml:space="preserve">n </w:t>
      </w:r>
      <w:r w:rsidR="0075485B" w:rsidRPr="0075485B">
        <w:t>:</w:t>
      </w:r>
      <w:r w:rsidR="00B30251" w:rsidRPr="00C350A6">
        <w:rPr>
          <w:i/>
        </w:rPr>
        <w:t xml:space="preserve"> lupa</w:t>
      </w:r>
      <w:r w:rsidR="0098090B" w:rsidRPr="0098090B">
        <w:t>/</w:t>
      </w:r>
      <w:r w:rsidR="00B30251" w:rsidRPr="00C350A6">
        <w:rPr>
          <w:i/>
        </w:rPr>
        <w:t xml:space="preserve">na </w:t>
      </w:r>
      <w:r w:rsidR="0075485B" w:rsidRPr="0075485B">
        <w:t>:</w:t>
      </w:r>
      <w:r w:rsidR="00B30251" w:rsidRPr="00C350A6">
        <w:rPr>
          <w:i/>
        </w:rPr>
        <w:t xml:space="preserve"> </w:t>
      </w:r>
      <w:r w:rsidR="00927744">
        <w:rPr>
          <w:i/>
        </w:rPr>
        <w:t>lup</w:t>
      </w:r>
      <w:r w:rsidR="0098090B" w:rsidRPr="0098090B">
        <w:t>/</w:t>
      </w:r>
      <w:r w:rsidR="00927744">
        <w:rPr>
          <w:i/>
        </w:rPr>
        <w:t>i</w:t>
      </w:r>
      <w:r w:rsidR="0098090B" w:rsidRPr="0098090B">
        <w:t>/</w:t>
      </w:r>
      <w:r w:rsidR="00927744">
        <w:rPr>
          <w:i/>
        </w:rPr>
        <w:t>na</w:t>
      </w:r>
      <w:r w:rsidR="0075485B" w:rsidRPr="0075485B">
        <w:t>,</w:t>
      </w:r>
      <w:r w:rsidR="00B30251" w:rsidRPr="00C350A6">
        <w:rPr>
          <w:i/>
        </w:rPr>
        <w:t xml:space="preserve"> joki </w:t>
      </w:r>
      <w:r w:rsidR="0075485B" w:rsidRPr="0075485B">
        <w:t>:</w:t>
      </w:r>
      <w:r w:rsidR="00B30251" w:rsidRPr="00C350A6">
        <w:rPr>
          <w:i/>
        </w:rPr>
        <w:t xml:space="preserve"> jo</w:t>
      </w:r>
      <w:r w:rsidR="0075485B" w:rsidRPr="0075485B">
        <w:t>(</w:t>
      </w:r>
      <w:r w:rsidR="00B30251" w:rsidRPr="00C350A6">
        <w:rPr>
          <w:i/>
        </w:rPr>
        <w:t>v</w:t>
      </w:r>
      <w:r w:rsidR="0075485B" w:rsidRPr="0075485B">
        <w:t>)</w:t>
      </w:r>
      <w:r w:rsidR="00B30251" w:rsidRPr="00C350A6">
        <w:rPr>
          <w:i/>
        </w:rPr>
        <w:t>e</w:t>
      </w:r>
      <w:r w:rsidR="0098090B" w:rsidRPr="0098090B">
        <w:t>/</w:t>
      </w:r>
      <w:r w:rsidR="00B30251" w:rsidRPr="00C350A6">
        <w:rPr>
          <w:i/>
        </w:rPr>
        <w:t xml:space="preserve">n </w:t>
      </w:r>
      <w:r w:rsidR="0075485B" w:rsidRPr="0075485B">
        <w:t>:</w:t>
      </w:r>
      <w:r w:rsidR="00B30251" w:rsidRPr="00C350A6">
        <w:rPr>
          <w:i/>
        </w:rPr>
        <w:t xml:space="preserve"> joke</w:t>
      </w:r>
      <w:r w:rsidR="0098090B" w:rsidRPr="0098090B">
        <w:t>/</w:t>
      </w:r>
      <w:r w:rsidR="00B30251" w:rsidRPr="00C350A6">
        <w:rPr>
          <w:i/>
        </w:rPr>
        <w:t xml:space="preserve">na </w:t>
      </w:r>
      <w:r w:rsidR="0075485B" w:rsidRPr="0075485B">
        <w:t>:</w:t>
      </w:r>
      <w:r w:rsidR="00B30251" w:rsidRPr="00C350A6">
        <w:rPr>
          <w:i/>
        </w:rPr>
        <w:t xml:space="preserve"> </w:t>
      </w:r>
      <w:r w:rsidR="00927744">
        <w:rPr>
          <w:i/>
        </w:rPr>
        <w:t>jok</w:t>
      </w:r>
      <w:r w:rsidR="0098090B" w:rsidRPr="0098090B">
        <w:t>/</w:t>
      </w:r>
      <w:r w:rsidR="00927744">
        <w:rPr>
          <w:i/>
        </w:rPr>
        <w:t>i</w:t>
      </w:r>
      <w:r w:rsidR="0098090B" w:rsidRPr="0098090B">
        <w:t>/</w:t>
      </w:r>
      <w:r w:rsidR="00927744">
        <w:rPr>
          <w:i/>
        </w:rPr>
        <w:t>na</w:t>
      </w:r>
      <w:r w:rsidR="0075485B" w:rsidRPr="0075485B">
        <w:t>,</w:t>
      </w:r>
      <w:r w:rsidR="00B30251" w:rsidRPr="00C350A6">
        <w:rPr>
          <w:i/>
        </w:rPr>
        <w:t xml:space="preserve"> </w:t>
      </w:r>
      <w:r w:rsidR="00EB5228">
        <w:rPr>
          <w:i/>
        </w:rPr>
        <w:t xml:space="preserve">juoppo </w:t>
      </w:r>
      <w:r w:rsidR="0075485B" w:rsidRPr="0075485B">
        <w:t>:</w:t>
      </w:r>
      <w:r w:rsidR="00B30251" w:rsidRPr="00C350A6">
        <w:rPr>
          <w:i/>
        </w:rPr>
        <w:t xml:space="preserve"> </w:t>
      </w:r>
      <w:r w:rsidR="00EB5228">
        <w:rPr>
          <w:i/>
        </w:rPr>
        <w:t>juopo</w:t>
      </w:r>
      <w:r w:rsidR="0098090B" w:rsidRPr="0098090B">
        <w:t>/</w:t>
      </w:r>
      <w:r w:rsidR="00B30251" w:rsidRPr="00C350A6">
        <w:rPr>
          <w:i/>
        </w:rPr>
        <w:t xml:space="preserve">n </w:t>
      </w:r>
      <w:r w:rsidR="0075485B" w:rsidRPr="0075485B">
        <w:t>:</w:t>
      </w:r>
      <w:r w:rsidR="001600D4" w:rsidRPr="00C350A6">
        <w:rPr>
          <w:i/>
        </w:rPr>
        <w:t xml:space="preserve"> </w:t>
      </w:r>
      <w:r w:rsidR="00EB5228">
        <w:rPr>
          <w:i/>
        </w:rPr>
        <w:t>juoppo</w:t>
      </w:r>
      <w:r w:rsidR="0098090B" w:rsidRPr="0098090B">
        <w:t>/</w:t>
      </w:r>
      <w:r w:rsidR="00B30251" w:rsidRPr="00C350A6">
        <w:rPr>
          <w:i/>
        </w:rPr>
        <w:t xml:space="preserve">na </w:t>
      </w:r>
      <w:r w:rsidR="0075485B" w:rsidRPr="0075485B">
        <w:t>:</w:t>
      </w:r>
      <w:r w:rsidR="00B30251" w:rsidRPr="00C350A6">
        <w:rPr>
          <w:i/>
        </w:rPr>
        <w:t xml:space="preserve"> </w:t>
      </w:r>
      <w:r w:rsidR="00EB5228">
        <w:rPr>
          <w:i/>
        </w:rPr>
        <w:t>juoppo</w:t>
      </w:r>
      <w:r w:rsidR="0098090B" w:rsidRPr="0098090B">
        <w:t>/</w:t>
      </w:r>
      <w:r w:rsidR="00927744">
        <w:rPr>
          <w:i/>
        </w:rPr>
        <w:t>i</w:t>
      </w:r>
      <w:r w:rsidR="0098090B" w:rsidRPr="0098090B">
        <w:t>/</w:t>
      </w:r>
      <w:r w:rsidR="00927744">
        <w:rPr>
          <w:i/>
        </w:rPr>
        <w:t>n</w:t>
      </w:r>
      <w:r w:rsidR="00C350A6" w:rsidRPr="00C350A6">
        <w:rPr>
          <w:i/>
        </w:rPr>
        <w:t>a</w:t>
      </w:r>
      <w:r w:rsidR="0075485B" w:rsidRPr="0075485B">
        <w:t>,</w:t>
      </w:r>
      <w:r w:rsidR="00B30251" w:rsidRPr="00C350A6">
        <w:rPr>
          <w:i/>
        </w:rPr>
        <w:t xml:space="preserve"> </w:t>
      </w:r>
      <w:r w:rsidR="00A71672">
        <w:rPr>
          <w:i/>
        </w:rPr>
        <w:t>pöll</w:t>
      </w:r>
      <w:r w:rsidR="00B30251" w:rsidRPr="00C350A6">
        <w:rPr>
          <w:i/>
        </w:rPr>
        <w:t xml:space="preserve">ö </w:t>
      </w:r>
      <w:r w:rsidR="0075485B" w:rsidRPr="0075485B">
        <w:t>:</w:t>
      </w:r>
      <w:r w:rsidR="00B30251" w:rsidRPr="00C350A6">
        <w:rPr>
          <w:i/>
        </w:rPr>
        <w:t xml:space="preserve"> </w:t>
      </w:r>
      <w:r w:rsidR="00A71672">
        <w:rPr>
          <w:i/>
        </w:rPr>
        <w:t>pöll</w:t>
      </w:r>
      <w:r w:rsidR="00B30251" w:rsidRPr="00C350A6">
        <w:rPr>
          <w:i/>
        </w:rPr>
        <w:t>ö</w:t>
      </w:r>
      <w:r w:rsidR="0098090B" w:rsidRPr="0098090B">
        <w:t>/</w:t>
      </w:r>
      <w:r w:rsidR="00B30251" w:rsidRPr="00C350A6">
        <w:rPr>
          <w:i/>
        </w:rPr>
        <w:t xml:space="preserve">n </w:t>
      </w:r>
      <w:r w:rsidR="0075485B" w:rsidRPr="0075485B">
        <w:t>:</w:t>
      </w:r>
      <w:r w:rsidR="00B30251" w:rsidRPr="00C350A6">
        <w:rPr>
          <w:i/>
        </w:rPr>
        <w:t xml:space="preserve"> </w:t>
      </w:r>
      <w:r w:rsidR="00A71672">
        <w:rPr>
          <w:i/>
        </w:rPr>
        <w:t>pöll</w:t>
      </w:r>
      <w:r w:rsidR="00B30251" w:rsidRPr="00C350A6">
        <w:rPr>
          <w:i/>
        </w:rPr>
        <w:t>ö</w:t>
      </w:r>
      <w:r w:rsidR="0098090B" w:rsidRPr="0098090B">
        <w:t>/</w:t>
      </w:r>
      <w:r w:rsidR="00B30251" w:rsidRPr="00C350A6">
        <w:rPr>
          <w:i/>
        </w:rPr>
        <w:t xml:space="preserve">nä </w:t>
      </w:r>
      <w:r w:rsidR="0075485B" w:rsidRPr="0075485B">
        <w:t>:</w:t>
      </w:r>
      <w:r w:rsidR="00B30251" w:rsidRPr="00C350A6">
        <w:rPr>
          <w:i/>
        </w:rPr>
        <w:t xml:space="preserve"> </w:t>
      </w:r>
      <w:r w:rsidR="00A71672">
        <w:rPr>
          <w:i/>
        </w:rPr>
        <w:t>pöll</w:t>
      </w:r>
      <w:r w:rsidR="00927744">
        <w:rPr>
          <w:i/>
        </w:rPr>
        <w:t>ö</w:t>
      </w:r>
      <w:r w:rsidR="0098090B" w:rsidRPr="0098090B">
        <w:t>/</w:t>
      </w:r>
      <w:r w:rsidR="00927744">
        <w:rPr>
          <w:i/>
        </w:rPr>
        <w:t>i</w:t>
      </w:r>
      <w:r w:rsidR="0098090B" w:rsidRPr="0098090B">
        <w:t>/</w:t>
      </w:r>
      <w:r w:rsidR="00927744">
        <w:rPr>
          <w:i/>
        </w:rPr>
        <w:t>nä</w:t>
      </w:r>
      <w:r w:rsidR="0075485B" w:rsidRPr="0075485B">
        <w:t>,</w:t>
      </w:r>
      <w:r w:rsidR="00C350A6">
        <w:rPr>
          <w:i/>
        </w:rPr>
        <w:t xml:space="preserve"> </w:t>
      </w:r>
      <w:r w:rsidR="00C350A6" w:rsidRPr="00C350A6">
        <w:rPr>
          <w:i/>
        </w:rPr>
        <w:t xml:space="preserve">mustikka </w:t>
      </w:r>
      <w:r w:rsidR="0075485B" w:rsidRPr="0075485B">
        <w:t>:</w:t>
      </w:r>
      <w:r w:rsidR="00C350A6" w:rsidRPr="00C350A6">
        <w:rPr>
          <w:i/>
        </w:rPr>
        <w:t xml:space="preserve"> mustika</w:t>
      </w:r>
      <w:r w:rsidR="0098090B" w:rsidRPr="0098090B">
        <w:t>/</w:t>
      </w:r>
      <w:r w:rsidR="00C350A6" w:rsidRPr="00C350A6">
        <w:rPr>
          <w:i/>
        </w:rPr>
        <w:t xml:space="preserve">n </w:t>
      </w:r>
      <w:r w:rsidR="0075485B" w:rsidRPr="0075485B">
        <w:t>:</w:t>
      </w:r>
      <w:r w:rsidR="00C350A6" w:rsidRPr="00C350A6">
        <w:rPr>
          <w:i/>
        </w:rPr>
        <w:t xml:space="preserve"> mustikka</w:t>
      </w:r>
      <w:r w:rsidR="0098090B" w:rsidRPr="0098090B">
        <w:t>/</w:t>
      </w:r>
      <w:r w:rsidR="00C350A6" w:rsidRPr="00C350A6">
        <w:rPr>
          <w:i/>
        </w:rPr>
        <w:t>nna</w:t>
      </w:r>
      <w:r w:rsidR="00C350A6" w:rsidRPr="00A95D68">
        <w:t xml:space="preserve"> </w:t>
      </w:r>
      <w:r w:rsidR="0075485B" w:rsidRPr="0075485B">
        <w:t>:</w:t>
      </w:r>
      <w:r w:rsidR="00FD7B22">
        <w:rPr>
          <w:i/>
        </w:rPr>
        <w:t xml:space="preserve"> mustik</w:t>
      </w:r>
      <w:r w:rsidR="00A71672">
        <w:rPr>
          <w:i/>
        </w:rPr>
        <w:t>o</w:t>
      </w:r>
      <w:r w:rsidR="0098090B" w:rsidRPr="0098090B">
        <w:t>/</w:t>
      </w:r>
      <w:r w:rsidR="00A71672">
        <w:rPr>
          <w:i/>
        </w:rPr>
        <w:t>i</w:t>
      </w:r>
      <w:r w:rsidR="0098090B" w:rsidRPr="0098090B">
        <w:t>/</w:t>
      </w:r>
      <w:r w:rsidR="00A71672">
        <w:rPr>
          <w:i/>
        </w:rPr>
        <w:t>na</w:t>
      </w:r>
      <w:r w:rsidR="00B30251" w:rsidRPr="00A95D68">
        <w:t xml:space="preserve">. Muissa </w:t>
      </w:r>
      <w:r w:rsidR="008F047A">
        <w:t>nomenityyp</w:t>
      </w:r>
      <w:r w:rsidR="00B30251" w:rsidRPr="00A95D68">
        <w:t xml:space="preserve">iissä </w:t>
      </w:r>
      <w:r w:rsidR="00C60BF6" w:rsidRPr="00A95D68">
        <w:t>ei vokaalirangassa olekhaan ollenkhaan graadivaihettelluu</w:t>
      </w:r>
      <w:r w:rsidR="00B30251" w:rsidRPr="00A95D68">
        <w:t xml:space="preserve">. </w:t>
      </w:r>
      <w:r w:rsidR="00F93C4B" w:rsidRPr="00A95D68">
        <w:t>Esimerkiksi</w:t>
      </w:r>
      <w:r w:rsidR="00B30251" w:rsidRPr="00A95D68">
        <w:t xml:space="preserve"> </w:t>
      </w:r>
      <w:r w:rsidR="0075485B">
        <w:t>(</w:t>
      </w:r>
      <w:r w:rsidR="00B30251" w:rsidRPr="00A95D68">
        <w:t>sg.nom. : sg.gen. :</w:t>
      </w:r>
      <w:r w:rsidR="00D507CF">
        <w:t xml:space="preserve"> sg.</w:t>
      </w:r>
      <w:r w:rsidR="00B30251" w:rsidRPr="00A95D68">
        <w:t>ess. : sg.part.)</w:t>
      </w:r>
      <w:r w:rsidR="00C60BF6" w:rsidRPr="00A95D68">
        <w:t xml:space="preserve"> </w:t>
      </w:r>
      <w:r w:rsidR="00C60BF6" w:rsidRPr="00C350A6">
        <w:rPr>
          <w:i/>
        </w:rPr>
        <w:t xml:space="preserve">lapsi </w:t>
      </w:r>
      <w:r w:rsidR="0075485B" w:rsidRPr="0075485B">
        <w:t>:</w:t>
      </w:r>
      <w:r w:rsidR="00C60BF6" w:rsidRPr="00C350A6">
        <w:rPr>
          <w:i/>
        </w:rPr>
        <w:t xml:space="preserve"> lapse</w:t>
      </w:r>
      <w:r w:rsidR="0098090B" w:rsidRPr="0098090B">
        <w:t>/</w:t>
      </w:r>
      <w:r w:rsidR="00C60BF6" w:rsidRPr="00C350A6">
        <w:rPr>
          <w:i/>
        </w:rPr>
        <w:t xml:space="preserve">n </w:t>
      </w:r>
      <w:r w:rsidR="0075485B" w:rsidRPr="0075485B">
        <w:t>:</w:t>
      </w:r>
      <w:r w:rsidR="00C60BF6" w:rsidRPr="00C350A6">
        <w:rPr>
          <w:i/>
        </w:rPr>
        <w:t xml:space="preserve"> lapse</w:t>
      </w:r>
      <w:r w:rsidR="0098090B" w:rsidRPr="0098090B">
        <w:t>/</w:t>
      </w:r>
      <w:r w:rsidR="00C60BF6" w:rsidRPr="00C350A6">
        <w:rPr>
          <w:i/>
        </w:rPr>
        <w:t xml:space="preserve">na </w:t>
      </w:r>
      <w:r w:rsidR="0075485B" w:rsidRPr="0075485B">
        <w:t>:</w:t>
      </w:r>
      <w:r w:rsidR="00C60BF6" w:rsidRPr="00C350A6">
        <w:rPr>
          <w:i/>
        </w:rPr>
        <w:t xml:space="preserve"> la</w:t>
      </w:r>
      <w:r w:rsidR="00936F49">
        <w:rPr>
          <w:i/>
        </w:rPr>
        <w:t>ps</w:t>
      </w:r>
      <w:r w:rsidR="0098090B" w:rsidRPr="0098090B">
        <w:t>/</w:t>
      </w:r>
      <w:r w:rsidR="00936F49">
        <w:rPr>
          <w:i/>
        </w:rPr>
        <w:t>i</w:t>
      </w:r>
      <w:r w:rsidR="0098090B" w:rsidRPr="0098090B">
        <w:t>/</w:t>
      </w:r>
      <w:r w:rsidR="00936F49">
        <w:rPr>
          <w:i/>
        </w:rPr>
        <w:t>na</w:t>
      </w:r>
      <w:r w:rsidR="0075485B" w:rsidRPr="0075485B">
        <w:t>,</w:t>
      </w:r>
      <w:r w:rsidR="00C60BF6" w:rsidRPr="00C350A6">
        <w:rPr>
          <w:i/>
        </w:rPr>
        <w:t xml:space="preserve"> sisar </w:t>
      </w:r>
      <w:r w:rsidR="0075485B" w:rsidRPr="0075485B">
        <w:t>:</w:t>
      </w:r>
      <w:r w:rsidR="00C60BF6" w:rsidRPr="00C350A6">
        <w:rPr>
          <w:i/>
        </w:rPr>
        <w:t xml:space="preserve"> sisare</w:t>
      </w:r>
      <w:r w:rsidR="0098090B" w:rsidRPr="0098090B">
        <w:t>/</w:t>
      </w:r>
      <w:r w:rsidR="00C60BF6" w:rsidRPr="00C350A6">
        <w:rPr>
          <w:i/>
        </w:rPr>
        <w:t xml:space="preserve">n </w:t>
      </w:r>
      <w:r w:rsidR="0075485B" w:rsidRPr="0075485B">
        <w:t>:</w:t>
      </w:r>
      <w:r w:rsidR="00C60BF6" w:rsidRPr="00C350A6">
        <w:rPr>
          <w:i/>
        </w:rPr>
        <w:t xml:space="preserve"> sisare</w:t>
      </w:r>
      <w:r w:rsidR="0098090B" w:rsidRPr="0098090B">
        <w:t>/</w:t>
      </w:r>
      <w:r w:rsidR="00C60BF6" w:rsidRPr="00C350A6">
        <w:rPr>
          <w:i/>
        </w:rPr>
        <w:t xml:space="preserve">nna </w:t>
      </w:r>
      <w:r w:rsidR="0075485B" w:rsidRPr="0075485B">
        <w:t>:</w:t>
      </w:r>
      <w:r w:rsidR="00C60BF6" w:rsidRPr="00C350A6">
        <w:rPr>
          <w:i/>
        </w:rPr>
        <w:t xml:space="preserve"> sisar</w:t>
      </w:r>
      <w:r w:rsidR="0098090B" w:rsidRPr="0098090B">
        <w:t>/</w:t>
      </w:r>
      <w:r w:rsidR="00936F49">
        <w:rPr>
          <w:i/>
        </w:rPr>
        <w:t>i</w:t>
      </w:r>
      <w:r w:rsidR="0098090B" w:rsidRPr="0098090B">
        <w:t>/</w:t>
      </w:r>
      <w:r w:rsidR="00936F49">
        <w:rPr>
          <w:i/>
        </w:rPr>
        <w:t>nna</w:t>
      </w:r>
      <w:r w:rsidR="0075485B" w:rsidRPr="0075485B">
        <w:t>,</w:t>
      </w:r>
      <w:r w:rsidR="00C60BF6" w:rsidRPr="00C350A6">
        <w:rPr>
          <w:i/>
        </w:rPr>
        <w:t xml:space="preserve"> yö </w:t>
      </w:r>
      <w:r w:rsidR="0075485B" w:rsidRPr="0075485B">
        <w:t>:</w:t>
      </w:r>
      <w:r w:rsidR="00C60BF6" w:rsidRPr="00C350A6">
        <w:rPr>
          <w:i/>
        </w:rPr>
        <w:t xml:space="preserve"> yö</w:t>
      </w:r>
      <w:r w:rsidR="0098090B" w:rsidRPr="0098090B">
        <w:t>/</w:t>
      </w:r>
      <w:r w:rsidR="00C60BF6" w:rsidRPr="00C350A6">
        <w:rPr>
          <w:i/>
        </w:rPr>
        <w:t xml:space="preserve">n </w:t>
      </w:r>
      <w:r w:rsidR="0075485B" w:rsidRPr="0075485B">
        <w:t>:</w:t>
      </w:r>
      <w:r w:rsidR="00C60BF6" w:rsidRPr="00C350A6">
        <w:rPr>
          <w:i/>
        </w:rPr>
        <w:t xml:space="preserve"> yö</w:t>
      </w:r>
      <w:r w:rsidR="0098090B" w:rsidRPr="0098090B">
        <w:t>/</w:t>
      </w:r>
      <w:r w:rsidR="00C60BF6" w:rsidRPr="00C350A6">
        <w:rPr>
          <w:i/>
        </w:rPr>
        <w:t xml:space="preserve">nä </w:t>
      </w:r>
      <w:r w:rsidR="0075485B" w:rsidRPr="0075485B">
        <w:t>:</w:t>
      </w:r>
      <w:r w:rsidR="00C60BF6" w:rsidRPr="00C350A6">
        <w:rPr>
          <w:i/>
        </w:rPr>
        <w:t xml:space="preserve"> </w:t>
      </w:r>
      <w:r w:rsidR="00936F49">
        <w:rPr>
          <w:i/>
        </w:rPr>
        <w:t>ö</w:t>
      </w:r>
      <w:r w:rsidR="0098090B" w:rsidRPr="0098090B">
        <w:t>/</w:t>
      </w:r>
      <w:r w:rsidR="00936F49">
        <w:rPr>
          <w:i/>
        </w:rPr>
        <w:t>i</w:t>
      </w:r>
      <w:r w:rsidR="0098090B" w:rsidRPr="0098090B">
        <w:t>/</w:t>
      </w:r>
      <w:r w:rsidR="00936F49">
        <w:rPr>
          <w:i/>
        </w:rPr>
        <w:t>nä</w:t>
      </w:r>
      <w:r w:rsidR="0075485B" w:rsidRPr="0075485B">
        <w:t>,</w:t>
      </w:r>
      <w:r w:rsidR="00C60BF6" w:rsidRPr="00C350A6">
        <w:rPr>
          <w:i/>
        </w:rPr>
        <w:t xml:space="preserve"> tiistai </w:t>
      </w:r>
      <w:r w:rsidR="0075485B" w:rsidRPr="0075485B">
        <w:t>:</w:t>
      </w:r>
      <w:r w:rsidR="00C60BF6" w:rsidRPr="00C350A6">
        <w:rPr>
          <w:i/>
        </w:rPr>
        <w:t xml:space="preserve"> tiistai</w:t>
      </w:r>
      <w:r w:rsidR="0098090B" w:rsidRPr="0098090B">
        <w:t>/</w:t>
      </w:r>
      <w:r w:rsidR="00C60BF6" w:rsidRPr="00C350A6">
        <w:rPr>
          <w:i/>
        </w:rPr>
        <w:t xml:space="preserve">n </w:t>
      </w:r>
      <w:r w:rsidR="0075485B" w:rsidRPr="0075485B">
        <w:t>:</w:t>
      </w:r>
      <w:r w:rsidR="00C60BF6" w:rsidRPr="00C350A6">
        <w:rPr>
          <w:i/>
        </w:rPr>
        <w:t xml:space="preserve"> tiistai</w:t>
      </w:r>
      <w:r w:rsidR="0098090B" w:rsidRPr="0098090B">
        <w:t>/</w:t>
      </w:r>
      <w:r w:rsidR="00C60BF6" w:rsidRPr="00C350A6">
        <w:rPr>
          <w:i/>
        </w:rPr>
        <w:t>na</w:t>
      </w:r>
      <w:r w:rsidR="00B30251" w:rsidRPr="00C350A6">
        <w:rPr>
          <w:i/>
        </w:rPr>
        <w:t xml:space="preserve"> </w:t>
      </w:r>
      <w:r w:rsidR="0075485B" w:rsidRPr="0075485B">
        <w:t>:</w:t>
      </w:r>
      <w:r w:rsidR="00C60BF6" w:rsidRPr="00C350A6">
        <w:rPr>
          <w:i/>
        </w:rPr>
        <w:t xml:space="preserve"> tiista</w:t>
      </w:r>
      <w:r w:rsidR="0098090B" w:rsidRPr="0098090B">
        <w:t>/</w:t>
      </w:r>
      <w:r w:rsidR="00C60BF6" w:rsidRPr="00C350A6">
        <w:rPr>
          <w:i/>
        </w:rPr>
        <w:t>i</w:t>
      </w:r>
      <w:r w:rsidR="0098090B" w:rsidRPr="0098090B">
        <w:t>/</w:t>
      </w:r>
      <w:r w:rsidR="00936F49">
        <w:rPr>
          <w:i/>
        </w:rPr>
        <w:t>n</w:t>
      </w:r>
      <w:r w:rsidR="00C60BF6" w:rsidRPr="00C350A6">
        <w:rPr>
          <w:i/>
        </w:rPr>
        <w:t>a</w:t>
      </w:r>
      <w:r w:rsidR="0075485B" w:rsidRPr="0075485B">
        <w:t>,</w:t>
      </w:r>
      <w:r w:rsidR="00C60BF6" w:rsidRPr="00C350A6">
        <w:rPr>
          <w:i/>
        </w:rPr>
        <w:t xml:space="preserve"> </w:t>
      </w:r>
      <w:r w:rsidR="00936F49">
        <w:rPr>
          <w:i/>
        </w:rPr>
        <w:t xml:space="preserve">vapaa </w:t>
      </w:r>
      <w:r w:rsidR="0075485B" w:rsidRPr="0075485B">
        <w:t>:</w:t>
      </w:r>
      <w:r w:rsidR="00936F49">
        <w:rPr>
          <w:i/>
        </w:rPr>
        <w:t xml:space="preserve"> vaphaa</w:t>
      </w:r>
      <w:r w:rsidR="0098090B" w:rsidRPr="0098090B">
        <w:t>/</w:t>
      </w:r>
      <w:r w:rsidR="00936F49">
        <w:rPr>
          <w:i/>
        </w:rPr>
        <w:t xml:space="preserve">n </w:t>
      </w:r>
      <w:r w:rsidR="0075485B" w:rsidRPr="0075485B">
        <w:t>:</w:t>
      </w:r>
      <w:r>
        <w:rPr>
          <w:i/>
        </w:rPr>
        <w:t xml:space="preserve"> vaphaa</w:t>
      </w:r>
      <w:r w:rsidR="0098090B" w:rsidRPr="0098090B">
        <w:t>/</w:t>
      </w:r>
      <w:r>
        <w:rPr>
          <w:i/>
        </w:rPr>
        <w:t xml:space="preserve">na </w:t>
      </w:r>
      <w:r w:rsidR="0075485B" w:rsidRPr="0075485B">
        <w:t>:</w:t>
      </w:r>
      <w:r>
        <w:rPr>
          <w:i/>
        </w:rPr>
        <w:t xml:space="preserve"> vapha</w:t>
      </w:r>
      <w:r w:rsidR="0098090B" w:rsidRPr="0098090B">
        <w:t>/</w:t>
      </w:r>
      <w:r>
        <w:rPr>
          <w:i/>
        </w:rPr>
        <w:t>i</w:t>
      </w:r>
      <w:r w:rsidR="0098090B" w:rsidRPr="0098090B">
        <w:t>/</w:t>
      </w:r>
      <w:r>
        <w:rPr>
          <w:i/>
        </w:rPr>
        <w:t>na</w:t>
      </w:r>
      <w:r w:rsidR="0075485B" w:rsidRPr="0075485B">
        <w:t>,</w:t>
      </w:r>
      <w:r w:rsidR="00B30251" w:rsidRPr="00C350A6">
        <w:rPr>
          <w:i/>
        </w:rPr>
        <w:t xml:space="preserve"> lämmin </w:t>
      </w:r>
      <w:r w:rsidR="0075485B" w:rsidRPr="0075485B">
        <w:t>:</w:t>
      </w:r>
      <w:r w:rsidR="00B30251" w:rsidRPr="00C350A6">
        <w:rPr>
          <w:i/>
        </w:rPr>
        <w:t xml:space="preserve"> lämpimä</w:t>
      </w:r>
      <w:r w:rsidR="0098090B" w:rsidRPr="0098090B">
        <w:t>/</w:t>
      </w:r>
      <w:r w:rsidR="00B30251" w:rsidRPr="00C350A6">
        <w:rPr>
          <w:i/>
        </w:rPr>
        <w:t xml:space="preserve">n </w:t>
      </w:r>
      <w:r w:rsidR="0075485B" w:rsidRPr="0075485B">
        <w:t>:</w:t>
      </w:r>
      <w:r w:rsidR="00B30251" w:rsidRPr="00C350A6">
        <w:rPr>
          <w:i/>
        </w:rPr>
        <w:t xml:space="preserve"> lämpimä</w:t>
      </w:r>
      <w:r w:rsidR="0098090B" w:rsidRPr="0098090B">
        <w:t>/</w:t>
      </w:r>
      <w:r w:rsidR="00B30251" w:rsidRPr="00C350A6">
        <w:rPr>
          <w:i/>
        </w:rPr>
        <w:t xml:space="preserve">nnä </w:t>
      </w:r>
      <w:r w:rsidR="0075485B" w:rsidRPr="0075485B">
        <w:t>:</w:t>
      </w:r>
      <w:r w:rsidR="00B30251" w:rsidRPr="00C350A6">
        <w:rPr>
          <w:i/>
        </w:rPr>
        <w:t xml:space="preserve"> </w:t>
      </w:r>
      <w:r w:rsidR="00C60BF6" w:rsidRPr="00C350A6">
        <w:rPr>
          <w:i/>
        </w:rPr>
        <w:t>lämpi</w:t>
      </w:r>
      <w:r w:rsidR="00B30251" w:rsidRPr="00C350A6">
        <w:rPr>
          <w:i/>
        </w:rPr>
        <w:t>m</w:t>
      </w:r>
      <w:r w:rsidR="0098090B" w:rsidRPr="0098090B">
        <w:t>/</w:t>
      </w:r>
      <w:r>
        <w:rPr>
          <w:i/>
        </w:rPr>
        <w:t>i</w:t>
      </w:r>
      <w:r w:rsidR="0098090B" w:rsidRPr="0098090B">
        <w:t>/</w:t>
      </w:r>
      <w:r>
        <w:rPr>
          <w:i/>
        </w:rPr>
        <w:t>nnä</w:t>
      </w:r>
      <w:r w:rsidR="0075485B" w:rsidRPr="0075485B">
        <w:t>,</w:t>
      </w:r>
      <w:r w:rsidR="00B30251" w:rsidRPr="00C350A6">
        <w:rPr>
          <w:i/>
        </w:rPr>
        <w:t xml:space="preserve"> kantele</w:t>
      </w:r>
      <w:r w:rsidR="0075485B" w:rsidRPr="0075485B">
        <w:t>(</w:t>
      </w:r>
      <w:r w:rsidR="00B30251" w:rsidRPr="00C350A6">
        <w:rPr>
          <w:i/>
        </w:rPr>
        <w:t>t</w:t>
      </w:r>
      <w:r w:rsidR="0075485B" w:rsidRPr="0075485B">
        <w:t>)</w:t>
      </w:r>
      <w:r w:rsidR="00B30251" w:rsidRPr="00C350A6">
        <w:rPr>
          <w:i/>
        </w:rPr>
        <w:t xml:space="preserve"> </w:t>
      </w:r>
      <w:r w:rsidR="0075485B" w:rsidRPr="0075485B">
        <w:t>:</w:t>
      </w:r>
      <w:r w:rsidR="00B30251" w:rsidRPr="00C350A6">
        <w:rPr>
          <w:i/>
        </w:rPr>
        <w:t xml:space="preserve"> kantelh</w:t>
      </w:r>
      <w:r>
        <w:rPr>
          <w:i/>
        </w:rPr>
        <w:t>ee</w:t>
      </w:r>
      <w:r w:rsidR="0098090B" w:rsidRPr="0098090B">
        <w:t>/</w:t>
      </w:r>
      <w:r>
        <w:rPr>
          <w:i/>
        </w:rPr>
        <w:t xml:space="preserve">n </w:t>
      </w:r>
      <w:r w:rsidR="0075485B" w:rsidRPr="0075485B">
        <w:t>:</w:t>
      </w:r>
      <w:r>
        <w:rPr>
          <w:i/>
        </w:rPr>
        <w:t xml:space="preserve"> kantelhee</w:t>
      </w:r>
      <w:r w:rsidR="0098090B" w:rsidRPr="0098090B">
        <w:t>/</w:t>
      </w:r>
      <w:r>
        <w:rPr>
          <w:i/>
        </w:rPr>
        <w:t xml:space="preserve">na </w:t>
      </w:r>
      <w:r w:rsidR="0075485B" w:rsidRPr="0075485B">
        <w:t>:</w:t>
      </w:r>
      <w:r>
        <w:rPr>
          <w:i/>
        </w:rPr>
        <w:t xml:space="preserve"> kantelhe</w:t>
      </w:r>
      <w:r w:rsidR="0098090B" w:rsidRPr="0098090B">
        <w:t>/</w:t>
      </w:r>
      <w:r>
        <w:rPr>
          <w:i/>
        </w:rPr>
        <w:t>i</w:t>
      </w:r>
      <w:r w:rsidR="0098090B" w:rsidRPr="0098090B">
        <w:t>/</w:t>
      </w:r>
      <w:r>
        <w:rPr>
          <w:i/>
        </w:rPr>
        <w:t>na</w:t>
      </w:r>
      <w:r w:rsidR="00B30251" w:rsidRPr="00A95D68">
        <w:t>.</w:t>
      </w:r>
    </w:p>
    <w:p w14:paraId="6F3E4B66" w14:textId="4C2C112C" w:rsidR="00C74E92" w:rsidRDefault="00042548" w:rsidP="0038222B">
      <w:pPr>
        <w:pStyle w:val="Brdtekst"/>
        <w:spacing w:before="120"/>
      </w:pPr>
      <w:r>
        <w:t>Singulaarin e</w:t>
      </w:r>
      <w:r w:rsidR="00C74E92" w:rsidRPr="00A95D68">
        <w:t>ssiivi</w:t>
      </w:r>
      <w:r w:rsidR="000922FC">
        <w:t>n rankkaa saa</w:t>
      </w:r>
      <w:r w:rsidR="00C74E92" w:rsidRPr="00A95D68">
        <w:t xml:space="preserve">ttaa pittäät yhđenlaisena </w:t>
      </w:r>
      <w:r w:rsidR="003B489B" w:rsidRPr="00A95D68">
        <w:t>"fundamenttirankana": S</w:t>
      </w:r>
      <w:r w:rsidR="00A3218A" w:rsidRPr="00A95D68">
        <w:t>e näyttä</w:t>
      </w:r>
      <w:r w:rsidR="00233B97" w:rsidRPr="00A95D68">
        <w:t>ä</w:t>
      </w:r>
      <w:r w:rsidR="00A3218A" w:rsidRPr="00A95D68">
        <w:t xml:space="preserve"> </w:t>
      </w:r>
      <w:r w:rsidR="00233B97" w:rsidRPr="00A95D68">
        <w:t>sanan</w:t>
      </w:r>
      <w:r w:rsidR="00A3218A" w:rsidRPr="00A95D68">
        <w:t xml:space="preserve"> rangan</w:t>
      </w:r>
      <w:r w:rsidR="000922FC">
        <w:t xml:space="preserve"> </w:t>
      </w:r>
      <w:r w:rsidR="000922FC" w:rsidRPr="00A95D68">
        <w:t>originaalin</w:t>
      </w:r>
      <w:r w:rsidR="000922FC">
        <w:t xml:space="preserve"> graadin</w:t>
      </w:r>
      <w:r w:rsidR="00A3218A" w:rsidRPr="00A95D68">
        <w:t>, mistä muut</w:t>
      </w:r>
      <w:r w:rsidR="00233B97" w:rsidRPr="00A95D68">
        <w:t xml:space="preserve"> oon </w:t>
      </w:r>
      <w:r w:rsidR="003B489B" w:rsidRPr="00A95D68">
        <w:t>variasuuniita.</w:t>
      </w:r>
    </w:p>
    <w:p w14:paraId="1F7296E4" w14:textId="77777777" w:rsidR="00B30251" w:rsidRPr="00A95D68" w:rsidRDefault="00B30251" w:rsidP="00BD2A19">
      <w:pPr>
        <w:pStyle w:val="Overskrift4"/>
      </w:pPr>
      <w:bookmarkStart w:id="1347" w:name="_Toc84998043"/>
      <w:bookmarkStart w:id="1348" w:name="_Toc198266943"/>
      <w:bookmarkStart w:id="1349" w:name="_Toc209168695"/>
      <w:bookmarkStart w:id="1350" w:name="_Toc311273829"/>
      <w:r w:rsidRPr="00A95D68">
        <w:t>Translatiivi</w:t>
      </w:r>
      <w:bookmarkEnd w:id="1347"/>
      <w:bookmarkEnd w:id="1348"/>
      <w:bookmarkEnd w:id="1349"/>
      <w:bookmarkEnd w:id="1350"/>
    </w:p>
    <w:p w14:paraId="2AA6D75D" w14:textId="056C3650" w:rsidR="009851BE" w:rsidRPr="00A95D68" w:rsidRDefault="00B2195C" w:rsidP="00B2195C">
      <w:pPr>
        <w:pStyle w:val="Brdtekst"/>
        <w:spacing w:before="120"/>
      </w:pPr>
      <w:r w:rsidRPr="002E61BB">
        <w:rPr>
          <w:smallCaps/>
        </w:rPr>
        <w:t>Translatiivi</w:t>
      </w:r>
      <w:r w:rsidRPr="00A95D68">
        <w:t xml:space="preserve"> oon vähäsen niin ko essiivin sisarkaasus: Siinä ko ess</w:t>
      </w:r>
      <w:r w:rsidR="00975D82">
        <w:t>iivi muistelee jonkulaista olo</w:t>
      </w:r>
      <w:r w:rsidRPr="00A95D68">
        <w:t>tillaa, se trans</w:t>
      </w:r>
      <w:r w:rsidR="007C18B8">
        <w:t>l</w:t>
      </w:r>
      <w:r w:rsidRPr="00A95D68">
        <w:t>at</w:t>
      </w:r>
      <w:r w:rsidR="00975D82">
        <w:t>iivi muistelee jonkulaista olo</w:t>
      </w:r>
      <w:r w:rsidRPr="00A95D68">
        <w:t>tilan muutosta.</w:t>
      </w:r>
      <w:r w:rsidR="00CA4730" w:rsidRPr="00A95D68">
        <w:t xml:space="preserve"> Molemat oon eriliikaisesti predikatiivin kaasuks</w:t>
      </w:r>
      <w:r w:rsidR="007C18B8">
        <w:t>et</w:t>
      </w:r>
      <w:r w:rsidR="00CA4730" w:rsidRPr="00A95D68">
        <w:t xml:space="preserve">. </w:t>
      </w:r>
      <w:r w:rsidRPr="00A95D68">
        <w:t>Translatiivi</w:t>
      </w:r>
      <w:r w:rsidR="00CA4730" w:rsidRPr="00A95D68">
        <w:t>i</w:t>
      </w:r>
      <w:r w:rsidRPr="00A95D68">
        <w:t xml:space="preserve"> </w:t>
      </w:r>
      <w:r w:rsidR="00CA4730" w:rsidRPr="00A95D68">
        <w:t>käytethään esimerkiksi MUUTOS-syntaktissa</w:t>
      </w:r>
      <w:r w:rsidR="007C18B8">
        <w:t xml:space="preserve"> </w:t>
      </w:r>
      <w:r w:rsidR="0075485B">
        <w:t>(</w:t>
      </w:r>
      <w:r w:rsidR="007C18B8">
        <w:t>1)</w:t>
      </w:r>
      <w:r w:rsidR="00CA4730" w:rsidRPr="00A95D68">
        <w:t>, ARVELU-syntaktissa</w:t>
      </w:r>
      <w:r w:rsidR="007C18B8">
        <w:t xml:space="preserve"> </w:t>
      </w:r>
      <w:r w:rsidR="0075485B">
        <w:t>(</w:t>
      </w:r>
      <w:r w:rsidR="007C18B8">
        <w:t>2)</w:t>
      </w:r>
      <w:r w:rsidR="00CA4730" w:rsidRPr="00A95D68">
        <w:t xml:space="preserve">, </w:t>
      </w:r>
      <w:r w:rsidR="00975D82" w:rsidRPr="00975D82">
        <w:rPr>
          <w:caps/>
        </w:rPr>
        <w:t>nimitysakti</w:t>
      </w:r>
      <w:r w:rsidR="00975D82">
        <w:t xml:space="preserve">-syntaktissa </w:t>
      </w:r>
      <w:r w:rsidR="0075485B">
        <w:t>(</w:t>
      </w:r>
      <w:r w:rsidR="007C18B8">
        <w:t xml:space="preserve">3) </w:t>
      </w:r>
      <w:r w:rsidR="00CA4730" w:rsidRPr="00A95D68">
        <w:t xml:space="preserve">ja aspektuaalisessa </w:t>
      </w:r>
      <w:r w:rsidR="00CA4730" w:rsidRPr="007C18B8">
        <w:rPr>
          <w:i/>
        </w:rPr>
        <w:t>tulla tehtyksi</w:t>
      </w:r>
      <w:r w:rsidR="00CA4730" w:rsidRPr="00A95D68">
        <w:t xml:space="preserve"> -konstruksuunissa</w:t>
      </w:r>
      <w:r w:rsidR="007C18B8">
        <w:t xml:space="preserve"> </w:t>
      </w:r>
      <w:r w:rsidR="0075485B">
        <w:t>(</w:t>
      </w:r>
      <w:r w:rsidR="007C18B8">
        <w:t>4)</w:t>
      </w:r>
      <w:r w:rsidR="009851BE" w:rsidRPr="00A95D68">
        <w:t xml:space="preserve">. Vielä sitä käytethään </w:t>
      </w:r>
      <w:r w:rsidR="0038772B">
        <w:t>vaphaa</w:t>
      </w:r>
      <w:r w:rsidR="00B67DDA" w:rsidRPr="00A95D68">
        <w:t xml:space="preserve">na </w:t>
      </w:r>
      <w:r w:rsidR="000F0DCA">
        <w:t>adverbiaalinna</w:t>
      </w:r>
      <w:r w:rsidR="009851BE" w:rsidRPr="00A95D68">
        <w:t xml:space="preserve"> aijankohđan ilmoittamisessa</w:t>
      </w:r>
      <w:r w:rsidR="007C18B8">
        <w:t xml:space="preserve"> </w:t>
      </w:r>
      <w:r w:rsidR="0075485B">
        <w:t>(</w:t>
      </w:r>
      <w:r w:rsidR="007C18B8">
        <w:t>5)</w:t>
      </w:r>
      <w:r w:rsidR="009851BE" w:rsidRPr="00A95D68">
        <w:t>.</w:t>
      </w:r>
    </w:p>
    <w:p w14:paraId="2CACAC82" w14:textId="2CC8398F" w:rsidR="00B2195C" w:rsidRPr="00A95D68" w:rsidRDefault="0075485B" w:rsidP="00B2195C">
      <w:pPr>
        <w:pStyle w:val="Liste"/>
        <w:spacing w:before="120" w:after="120"/>
        <w:ind w:left="0" w:firstLine="0"/>
        <w:contextualSpacing w:val="0"/>
      </w:pPr>
      <w:r>
        <w:t>(</w:t>
      </w:r>
      <w:r w:rsidR="000B029D" w:rsidRPr="00A95D68">
        <w:t xml:space="preserve">1) </w:t>
      </w:r>
      <w:r w:rsidR="00975D82">
        <w:t>Met tuli</w:t>
      </w:r>
      <w:r w:rsidR="00853C9C">
        <w:t>ma</w:t>
      </w:r>
      <w:r w:rsidR="00B2195C" w:rsidRPr="00A95D68">
        <w:t xml:space="preserve"> </w:t>
      </w:r>
      <w:r w:rsidR="00B2195C" w:rsidRPr="00853C9C">
        <w:rPr>
          <w:i/>
        </w:rPr>
        <w:t>iloiseksi</w:t>
      </w:r>
      <w:r w:rsidR="009851BE" w:rsidRPr="00A95D68">
        <w:t>.</w:t>
      </w:r>
    </w:p>
    <w:p w14:paraId="7762B963" w14:textId="66360EFB" w:rsidR="00B2195C" w:rsidRPr="00A95D68" w:rsidRDefault="0075485B" w:rsidP="00B2195C">
      <w:pPr>
        <w:pStyle w:val="Liste"/>
        <w:spacing w:before="120" w:after="120"/>
        <w:ind w:left="0" w:firstLine="0"/>
        <w:contextualSpacing w:val="0"/>
      </w:pPr>
      <w:r>
        <w:t>(</w:t>
      </w:r>
      <w:r w:rsidR="000B029D" w:rsidRPr="00A95D68">
        <w:t xml:space="preserve">2) </w:t>
      </w:r>
      <w:r w:rsidR="00B2195C" w:rsidRPr="00A95D68">
        <w:t xml:space="preserve">Sammeli luuli hänen vaimoo </w:t>
      </w:r>
      <w:r w:rsidR="009851BE" w:rsidRPr="00A95D68">
        <w:t xml:space="preserve">~ vaimoa </w:t>
      </w:r>
      <w:r w:rsidR="00B2195C" w:rsidRPr="00853C9C">
        <w:rPr>
          <w:i/>
        </w:rPr>
        <w:t>iloiseksi</w:t>
      </w:r>
      <w:r w:rsidR="009851BE" w:rsidRPr="00A95D68">
        <w:t>.</w:t>
      </w:r>
    </w:p>
    <w:p w14:paraId="244B4A0A" w14:textId="19E45687" w:rsidR="009851BE" w:rsidRPr="00A95D68" w:rsidRDefault="0075485B" w:rsidP="00B2195C">
      <w:pPr>
        <w:pStyle w:val="Liste"/>
        <w:spacing w:before="120" w:after="120"/>
        <w:ind w:left="0" w:firstLine="0"/>
        <w:contextualSpacing w:val="0"/>
      </w:pPr>
      <w:r>
        <w:t>(</w:t>
      </w:r>
      <w:r w:rsidR="009851BE" w:rsidRPr="00A95D68">
        <w:t xml:space="preserve">3) Joonas käski valasta </w:t>
      </w:r>
      <w:r w:rsidR="009851BE" w:rsidRPr="00853C9C">
        <w:rPr>
          <w:i/>
        </w:rPr>
        <w:t>kalaksi</w:t>
      </w:r>
      <w:r w:rsidR="009851BE" w:rsidRPr="00A95D68">
        <w:t>.</w:t>
      </w:r>
    </w:p>
    <w:p w14:paraId="584B0D23" w14:textId="6E4CF82A" w:rsidR="009851BE" w:rsidRPr="00A95D68" w:rsidRDefault="0075485B" w:rsidP="00B2195C">
      <w:pPr>
        <w:pStyle w:val="Liste"/>
        <w:spacing w:before="120" w:after="120"/>
        <w:ind w:left="0" w:firstLine="0"/>
        <w:contextualSpacing w:val="0"/>
      </w:pPr>
      <w:r>
        <w:t>(</w:t>
      </w:r>
      <w:r w:rsidR="009851BE" w:rsidRPr="00A95D68">
        <w:t xml:space="preserve">4) Läksyt tuli </w:t>
      </w:r>
      <w:r w:rsidR="009851BE" w:rsidRPr="00853C9C">
        <w:rPr>
          <w:i/>
        </w:rPr>
        <w:t>tehtyksi</w:t>
      </w:r>
      <w:r w:rsidR="009851BE" w:rsidRPr="00A95D68">
        <w:t>.</w:t>
      </w:r>
    </w:p>
    <w:p w14:paraId="5243E077" w14:textId="3F5FCA84" w:rsidR="009851BE" w:rsidRPr="00A95D68" w:rsidRDefault="0075485B" w:rsidP="00B2195C">
      <w:pPr>
        <w:pStyle w:val="Liste"/>
        <w:spacing w:before="120" w:after="120"/>
        <w:ind w:left="0" w:firstLine="0"/>
        <w:contextualSpacing w:val="0"/>
        <w:rPr>
          <w:u w:val="single"/>
        </w:rPr>
      </w:pPr>
      <w:r>
        <w:t>(</w:t>
      </w:r>
      <w:r w:rsidR="009851BE" w:rsidRPr="00A95D68">
        <w:t xml:space="preserve">5) Met tulema kothiin </w:t>
      </w:r>
      <w:r w:rsidR="009851BE" w:rsidRPr="00853C9C">
        <w:rPr>
          <w:i/>
        </w:rPr>
        <w:t>jouluiksi</w:t>
      </w:r>
      <w:r w:rsidR="009851BE" w:rsidRPr="00A95D68">
        <w:t>.</w:t>
      </w:r>
    </w:p>
    <w:p w14:paraId="7F74F92B" w14:textId="2295B529" w:rsidR="00B30251" w:rsidRDefault="00B30251" w:rsidP="000B029D">
      <w:pPr>
        <w:pStyle w:val="Brdtekst"/>
        <w:spacing w:before="120"/>
      </w:pPr>
      <w:r w:rsidRPr="00A95D68">
        <w:t xml:space="preserve">Translatiivin suffiksi oon aina </w:t>
      </w:r>
      <w:r w:rsidRPr="006C6DFC">
        <w:rPr>
          <w:i/>
        </w:rPr>
        <w:t>ksi</w:t>
      </w:r>
      <w:r w:rsidRPr="00A95D68">
        <w:rPr>
          <w:b/>
        </w:rPr>
        <w:t>,</w:t>
      </w:r>
      <w:r w:rsidRPr="00A95D68">
        <w:t xml:space="preserve"> ja sen lisäthään samhaan rankhaan ko </w:t>
      </w:r>
      <w:r w:rsidR="00A27713">
        <w:t>genitiiv</w:t>
      </w:r>
      <w:r w:rsidRPr="00A95D68">
        <w:t xml:space="preserve">in suffiksinki. </w:t>
      </w:r>
      <w:r w:rsidR="001F0E54">
        <w:t xml:space="preserve">Pluraalissa suffiksin </w:t>
      </w:r>
      <w:r w:rsidR="001F0E54">
        <w:rPr>
          <w:i/>
        </w:rPr>
        <w:t xml:space="preserve">ksi </w:t>
      </w:r>
      <w:r w:rsidR="001F0E54">
        <w:t xml:space="preserve">lisäthään suorhaan pluraalisheen rankhaan ja siinä </w:t>
      </w:r>
      <w:r w:rsidR="004F5253">
        <w:t>oon sama graadi</w:t>
      </w:r>
      <w:r w:rsidR="00491195">
        <w:t xml:space="preserve"> oon </w:t>
      </w:r>
      <w:r w:rsidR="004F5253">
        <w:t>singulaarin</w:t>
      </w:r>
      <w:r w:rsidR="001F0E54">
        <w:t xml:space="preserve"> </w:t>
      </w:r>
      <w:r w:rsidR="00590243">
        <w:t>translatii</w:t>
      </w:r>
      <w:r w:rsidR="001F0E54">
        <w:t xml:space="preserve">vissä. </w:t>
      </w:r>
      <w:r w:rsidRPr="00A95D68">
        <w:t>N</w:t>
      </w:r>
      <w:r w:rsidR="00E973C6">
        <w:t xml:space="preserve">iin ko </w:t>
      </w:r>
      <w:r w:rsidR="0075485B">
        <w:t>(</w:t>
      </w:r>
      <w:r w:rsidR="00E973C6">
        <w:t>sg.nom. : sg.gen. : sg.</w:t>
      </w:r>
      <w:r w:rsidRPr="00A95D68">
        <w:t>transl.</w:t>
      </w:r>
      <w:r w:rsidR="00E973C6">
        <w:t xml:space="preserve"> : pl.</w:t>
      </w:r>
      <w:r w:rsidR="001F0E54">
        <w:t>transl.</w:t>
      </w:r>
      <w:r w:rsidRPr="00A95D68">
        <w:t xml:space="preserve">) </w:t>
      </w:r>
      <w:r w:rsidRPr="006C6DFC">
        <w:rPr>
          <w:i/>
        </w:rPr>
        <w:t xml:space="preserve">pappi </w:t>
      </w:r>
      <w:r w:rsidR="0075485B" w:rsidRPr="0075485B">
        <w:t>:</w:t>
      </w:r>
      <w:r w:rsidRPr="006C6DFC">
        <w:rPr>
          <w:i/>
        </w:rPr>
        <w:t xml:space="preserve"> papi</w:t>
      </w:r>
      <w:r w:rsidR="0098090B" w:rsidRPr="0098090B">
        <w:t>/</w:t>
      </w:r>
      <w:r w:rsidRPr="006C6DFC">
        <w:rPr>
          <w:i/>
        </w:rPr>
        <w:t xml:space="preserve">n </w:t>
      </w:r>
      <w:r w:rsidR="0075485B" w:rsidRPr="0075485B">
        <w:t>:</w:t>
      </w:r>
      <w:r w:rsidR="001F0E54">
        <w:rPr>
          <w:i/>
        </w:rPr>
        <w:t xml:space="preserve"> papi</w:t>
      </w:r>
      <w:r w:rsidR="0098090B" w:rsidRPr="0098090B">
        <w:t>/</w:t>
      </w:r>
      <w:r w:rsidR="001F0E54">
        <w:rPr>
          <w:i/>
        </w:rPr>
        <w:t xml:space="preserve">ksi </w:t>
      </w:r>
      <w:r w:rsidR="0075485B" w:rsidRPr="0075485B">
        <w:t>:</w:t>
      </w:r>
      <w:r w:rsidR="001F0E54">
        <w:rPr>
          <w:i/>
        </w:rPr>
        <w:t xml:space="preserve"> papi</w:t>
      </w:r>
      <w:r w:rsidR="0098090B" w:rsidRPr="0098090B">
        <w:t>/</w:t>
      </w:r>
      <w:r w:rsidR="001F0E54">
        <w:rPr>
          <w:i/>
        </w:rPr>
        <w:t>i</w:t>
      </w:r>
      <w:r w:rsidR="0098090B" w:rsidRPr="0098090B">
        <w:t>/</w:t>
      </w:r>
      <w:r w:rsidR="001F0E54">
        <w:rPr>
          <w:i/>
        </w:rPr>
        <w:t xml:space="preserve">ksi </w:t>
      </w:r>
      <w:r w:rsidR="00BA1173" w:rsidRPr="00BA1173">
        <w:t>~</w:t>
      </w:r>
      <w:r w:rsidRPr="006C6DFC">
        <w:rPr>
          <w:i/>
        </w:rPr>
        <w:t xml:space="preserve"> pap</w:t>
      </w:r>
      <w:r w:rsidR="0098090B" w:rsidRPr="0098090B">
        <w:t>/</w:t>
      </w:r>
      <w:r w:rsidRPr="006C6DFC">
        <w:rPr>
          <w:i/>
        </w:rPr>
        <w:t>i</w:t>
      </w:r>
      <w:r w:rsidR="0098090B" w:rsidRPr="0098090B">
        <w:t>/</w:t>
      </w:r>
      <w:r w:rsidRPr="006C6DFC">
        <w:rPr>
          <w:i/>
        </w:rPr>
        <w:t>ksi</w:t>
      </w:r>
      <w:r w:rsidR="0075485B" w:rsidRPr="0075485B">
        <w:t>,</w:t>
      </w:r>
      <w:r w:rsidRPr="006C6DFC">
        <w:rPr>
          <w:i/>
        </w:rPr>
        <w:t xml:space="preserve"> </w:t>
      </w:r>
      <w:r w:rsidR="00EF4738" w:rsidRPr="006C6DFC">
        <w:rPr>
          <w:i/>
        </w:rPr>
        <w:t xml:space="preserve">lapsi </w:t>
      </w:r>
      <w:r w:rsidR="0075485B" w:rsidRPr="0075485B">
        <w:t>:</w:t>
      </w:r>
      <w:r w:rsidR="00EF4738" w:rsidRPr="006C6DFC">
        <w:rPr>
          <w:i/>
        </w:rPr>
        <w:t xml:space="preserve"> lapse</w:t>
      </w:r>
      <w:r w:rsidR="0098090B" w:rsidRPr="0098090B">
        <w:t>/</w:t>
      </w:r>
      <w:r w:rsidR="00EF4738" w:rsidRPr="006C6DFC">
        <w:rPr>
          <w:i/>
        </w:rPr>
        <w:t xml:space="preserve">n </w:t>
      </w:r>
      <w:r w:rsidR="0075485B" w:rsidRPr="0075485B">
        <w:t>:</w:t>
      </w:r>
      <w:r w:rsidR="00EF4738" w:rsidRPr="006C6DFC">
        <w:rPr>
          <w:i/>
        </w:rPr>
        <w:t xml:space="preserve"> lapse</w:t>
      </w:r>
      <w:r w:rsidR="0098090B" w:rsidRPr="0098090B">
        <w:t>/</w:t>
      </w:r>
      <w:r w:rsidR="00EF4738" w:rsidRPr="006C6DFC">
        <w:rPr>
          <w:i/>
        </w:rPr>
        <w:t>ksi</w:t>
      </w:r>
      <w:r w:rsidR="001F0E54">
        <w:rPr>
          <w:i/>
        </w:rPr>
        <w:t xml:space="preserve"> </w:t>
      </w:r>
      <w:r w:rsidR="0075485B" w:rsidRPr="0075485B">
        <w:t>:</w:t>
      </w:r>
      <w:r w:rsidR="001F0E54">
        <w:rPr>
          <w:i/>
        </w:rPr>
        <w:t xml:space="preserve"> laps</w:t>
      </w:r>
      <w:r w:rsidR="0098090B" w:rsidRPr="0098090B">
        <w:t>/</w:t>
      </w:r>
      <w:r w:rsidR="001F0E54">
        <w:rPr>
          <w:i/>
        </w:rPr>
        <w:t>i</w:t>
      </w:r>
      <w:r w:rsidR="0098090B" w:rsidRPr="0098090B">
        <w:t>/</w:t>
      </w:r>
      <w:r w:rsidR="001F0E54">
        <w:rPr>
          <w:i/>
        </w:rPr>
        <w:t>ksi</w:t>
      </w:r>
      <w:r w:rsidR="0075485B" w:rsidRPr="0075485B">
        <w:t>,</w:t>
      </w:r>
      <w:r w:rsidR="001F0E54">
        <w:rPr>
          <w:i/>
        </w:rPr>
        <w:t xml:space="preserve"> sivakka </w:t>
      </w:r>
      <w:r w:rsidR="0075485B" w:rsidRPr="0075485B">
        <w:t>:</w:t>
      </w:r>
      <w:r w:rsidR="001F0E54">
        <w:rPr>
          <w:i/>
        </w:rPr>
        <w:t xml:space="preserve"> sivaka</w:t>
      </w:r>
      <w:r w:rsidR="0098090B" w:rsidRPr="0098090B">
        <w:t>/</w:t>
      </w:r>
      <w:r w:rsidR="001F0E54">
        <w:rPr>
          <w:i/>
        </w:rPr>
        <w:t xml:space="preserve">n </w:t>
      </w:r>
      <w:r w:rsidR="0075485B" w:rsidRPr="0075485B">
        <w:t>:</w:t>
      </w:r>
      <w:r w:rsidR="001F0E54">
        <w:rPr>
          <w:i/>
        </w:rPr>
        <w:t xml:space="preserve"> sivaka</w:t>
      </w:r>
      <w:r w:rsidR="0098090B" w:rsidRPr="0098090B">
        <w:t>/</w:t>
      </w:r>
      <w:r w:rsidR="001F0E54">
        <w:rPr>
          <w:i/>
        </w:rPr>
        <w:t xml:space="preserve">ksi </w:t>
      </w:r>
      <w:r w:rsidR="0075485B" w:rsidRPr="0075485B">
        <w:t>:</w:t>
      </w:r>
      <w:r w:rsidR="001F0E54">
        <w:rPr>
          <w:i/>
        </w:rPr>
        <w:t xml:space="preserve"> sivako</w:t>
      </w:r>
      <w:r w:rsidR="0098090B" w:rsidRPr="0098090B">
        <w:t>/</w:t>
      </w:r>
      <w:r w:rsidR="001F0E54">
        <w:rPr>
          <w:i/>
        </w:rPr>
        <w:t>i</w:t>
      </w:r>
      <w:r w:rsidR="0098090B" w:rsidRPr="0098090B">
        <w:t>/</w:t>
      </w:r>
      <w:r w:rsidR="001F0E54">
        <w:rPr>
          <w:i/>
        </w:rPr>
        <w:t>ksi</w:t>
      </w:r>
      <w:r w:rsidR="0075485B" w:rsidRPr="0075485B">
        <w:t>,</w:t>
      </w:r>
      <w:r w:rsidRPr="006C6DFC">
        <w:rPr>
          <w:i/>
        </w:rPr>
        <w:t xml:space="preserve"> ty</w:t>
      </w:r>
      <w:r w:rsidR="0075485B" w:rsidRPr="0075485B">
        <w:t>(</w:t>
      </w:r>
      <w:r w:rsidRPr="006C6DFC">
        <w:rPr>
          <w:i/>
        </w:rPr>
        <w:t>t</w:t>
      </w:r>
      <w:r w:rsidR="0075485B" w:rsidRPr="0075485B">
        <w:t>)</w:t>
      </w:r>
      <w:r w:rsidRPr="006C6DFC">
        <w:rPr>
          <w:i/>
        </w:rPr>
        <w:t xml:space="preserve">är </w:t>
      </w:r>
      <w:r w:rsidR="0075485B" w:rsidRPr="0075485B">
        <w:t>:</w:t>
      </w:r>
      <w:r w:rsidRPr="006C6DFC">
        <w:rPr>
          <w:i/>
        </w:rPr>
        <w:t xml:space="preserve"> tyttäre</w:t>
      </w:r>
      <w:r w:rsidR="0098090B" w:rsidRPr="0098090B">
        <w:t>/</w:t>
      </w:r>
      <w:r w:rsidRPr="006C6DFC">
        <w:rPr>
          <w:i/>
        </w:rPr>
        <w:t xml:space="preserve">n </w:t>
      </w:r>
      <w:r w:rsidR="0075485B" w:rsidRPr="0075485B">
        <w:t>:</w:t>
      </w:r>
      <w:r w:rsidRPr="006C6DFC">
        <w:rPr>
          <w:i/>
        </w:rPr>
        <w:t xml:space="preserve"> tyttäre</w:t>
      </w:r>
      <w:r w:rsidR="0098090B" w:rsidRPr="0098090B">
        <w:t>/</w:t>
      </w:r>
      <w:r w:rsidRPr="006C6DFC">
        <w:rPr>
          <w:i/>
        </w:rPr>
        <w:t>ksi</w:t>
      </w:r>
      <w:r w:rsidR="001F0E54">
        <w:rPr>
          <w:i/>
        </w:rPr>
        <w:t xml:space="preserve"> </w:t>
      </w:r>
      <w:r w:rsidR="0075485B" w:rsidRPr="0075485B">
        <w:t>:</w:t>
      </w:r>
      <w:r w:rsidR="001F0E54">
        <w:rPr>
          <w:i/>
        </w:rPr>
        <w:t xml:space="preserve"> tyttär</w:t>
      </w:r>
      <w:r w:rsidR="0098090B" w:rsidRPr="0098090B">
        <w:t>/</w:t>
      </w:r>
      <w:r w:rsidR="001F0E54">
        <w:rPr>
          <w:i/>
        </w:rPr>
        <w:t>i</w:t>
      </w:r>
      <w:r w:rsidR="0098090B" w:rsidRPr="0098090B">
        <w:t>/</w:t>
      </w:r>
      <w:r w:rsidR="001F0E54">
        <w:rPr>
          <w:i/>
        </w:rPr>
        <w:t>ksi</w:t>
      </w:r>
      <w:r w:rsidR="0075485B" w:rsidRPr="0075485B">
        <w:t>,</w:t>
      </w:r>
      <w:r w:rsidRPr="006C6DFC">
        <w:rPr>
          <w:i/>
        </w:rPr>
        <w:t xml:space="preserve"> rakas </w:t>
      </w:r>
      <w:r w:rsidR="0075485B" w:rsidRPr="0075485B">
        <w:t>:</w:t>
      </w:r>
      <w:r w:rsidRPr="006C6DFC">
        <w:rPr>
          <w:i/>
        </w:rPr>
        <w:t xml:space="preserve"> rakkhaa</w:t>
      </w:r>
      <w:r w:rsidR="0098090B" w:rsidRPr="0098090B">
        <w:t>/</w:t>
      </w:r>
      <w:r w:rsidRPr="006C6DFC">
        <w:rPr>
          <w:i/>
        </w:rPr>
        <w:t xml:space="preserve">n </w:t>
      </w:r>
      <w:r w:rsidR="0075485B" w:rsidRPr="0075485B">
        <w:t>:</w:t>
      </w:r>
      <w:r w:rsidRPr="006C6DFC">
        <w:rPr>
          <w:i/>
        </w:rPr>
        <w:t xml:space="preserve"> rakkhaa</w:t>
      </w:r>
      <w:r w:rsidR="0098090B" w:rsidRPr="0098090B">
        <w:t>/</w:t>
      </w:r>
      <w:r w:rsidRPr="006C6DFC">
        <w:rPr>
          <w:i/>
        </w:rPr>
        <w:t>ksi</w:t>
      </w:r>
      <w:r w:rsidR="001F0E54">
        <w:rPr>
          <w:i/>
        </w:rPr>
        <w:t xml:space="preserve"> </w:t>
      </w:r>
      <w:r w:rsidR="0075485B" w:rsidRPr="0075485B">
        <w:t>:</w:t>
      </w:r>
      <w:r w:rsidR="001F0E54">
        <w:rPr>
          <w:i/>
        </w:rPr>
        <w:t xml:space="preserve"> </w:t>
      </w:r>
      <w:r w:rsidR="00E52795">
        <w:rPr>
          <w:i/>
        </w:rPr>
        <w:t>rakkha</w:t>
      </w:r>
      <w:r w:rsidR="0098090B" w:rsidRPr="0098090B">
        <w:t>/</w:t>
      </w:r>
      <w:r w:rsidR="001F0E54">
        <w:rPr>
          <w:i/>
        </w:rPr>
        <w:t>i</w:t>
      </w:r>
      <w:r w:rsidR="0098090B" w:rsidRPr="0098090B">
        <w:t>/</w:t>
      </w:r>
      <w:r w:rsidR="001F0E54">
        <w:rPr>
          <w:i/>
        </w:rPr>
        <w:t>ksi</w:t>
      </w:r>
      <w:r w:rsidRPr="00A95D68">
        <w:t>.</w:t>
      </w:r>
    </w:p>
    <w:p w14:paraId="71323DFE" w14:textId="2F813C2D" w:rsidR="00C4145D" w:rsidRDefault="00C4145D" w:rsidP="00C4145D">
      <w:pPr>
        <w:pStyle w:val="Brdtekst"/>
        <w:tabs>
          <w:tab w:val="left" w:pos="2880"/>
        </w:tabs>
        <w:spacing w:before="120"/>
        <w:rPr>
          <w:u w:val="single"/>
        </w:rPr>
      </w:pPr>
      <w:r w:rsidRPr="00C4145D">
        <w:rPr>
          <w:u w:val="single"/>
        </w:rPr>
        <w:tab/>
      </w:r>
    </w:p>
    <w:p w14:paraId="0BEE4A6A" w14:textId="77777777" w:rsidR="00C4145D" w:rsidRPr="00C4145D" w:rsidRDefault="00C4145D" w:rsidP="00C4145D">
      <w:pPr>
        <w:pStyle w:val="Brdtekst"/>
        <w:tabs>
          <w:tab w:val="left" w:pos="2880"/>
        </w:tabs>
        <w:spacing w:before="120"/>
        <w:rPr>
          <w:u w:val="single"/>
        </w:rPr>
      </w:pPr>
    </w:p>
    <w:p w14:paraId="0890CCB4" w14:textId="4FA98399" w:rsidR="004918B2" w:rsidRDefault="004918B2" w:rsidP="008133E7">
      <w:pPr>
        <w:pStyle w:val="Undertittel"/>
      </w:pPr>
      <w:bookmarkStart w:id="1351" w:name="_Toc241129315"/>
      <w:bookmarkStart w:id="1352" w:name="_Toc311273830"/>
      <w:r>
        <w:t>Tabeli</w:t>
      </w:r>
      <w:r w:rsidR="00C4145D">
        <w:t xml:space="preserve"> 17</w:t>
      </w:r>
      <w:r>
        <w:t>: Singulaarin ja pluraalin essiivi ja translatiivi</w:t>
      </w:r>
      <w:bookmarkEnd w:id="1351"/>
      <w:bookmarkEnd w:id="1352"/>
    </w:p>
    <w:tbl>
      <w:tblPr>
        <w:tblStyle w:val="Tabellrutenett"/>
        <w:tblW w:w="9378" w:type="dxa"/>
        <w:tblLayout w:type="fixed"/>
        <w:tblLook w:val="04A0" w:firstRow="1" w:lastRow="0" w:firstColumn="1" w:lastColumn="0" w:noHBand="0" w:noVBand="1"/>
      </w:tblPr>
      <w:tblGrid>
        <w:gridCol w:w="1998"/>
        <w:gridCol w:w="1260"/>
        <w:gridCol w:w="1530"/>
        <w:gridCol w:w="1530"/>
        <w:gridCol w:w="1530"/>
        <w:gridCol w:w="1530"/>
      </w:tblGrid>
      <w:tr w:rsidR="004918B2" w:rsidRPr="00A95D68" w14:paraId="3B35C8DA" w14:textId="77777777" w:rsidTr="009F561A">
        <w:tc>
          <w:tcPr>
            <w:tcW w:w="1998" w:type="dxa"/>
          </w:tcPr>
          <w:p w14:paraId="69CBA1CA" w14:textId="4C181309" w:rsidR="004918B2" w:rsidRPr="00A95D68" w:rsidRDefault="005F4EB6" w:rsidP="002D01A2">
            <w:pPr>
              <w:spacing w:before="20" w:after="20"/>
              <w:rPr>
                <w:sz w:val="22"/>
                <w:szCs w:val="22"/>
              </w:rPr>
            </w:pPr>
            <w:r>
              <w:rPr>
                <w:sz w:val="22"/>
                <w:szCs w:val="22"/>
              </w:rPr>
              <w:t>Nomenityyp</w:t>
            </w:r>
            <w:r w:rsidR="002920D4">
              <w:rPr>
                <w:sz w:val="22"/>
                <w:szCs w:val="22"/>
              </w:rPr>
              <w:t>pi</w:t>
            </w:r>
          </w:p>
        </w:tc>
        <w:tc>
          <w:tcPr>
            <w:tcW w:w="1260" w:type="dxa"/>
            <w:tcBorders>
              <w:bottom w:val="single" w:sz="4" w:space="0" w:color="auto"/>
            </w:tcBorders>
          </w:tcPr>
          <w:p w14:paraId="440AA1C4" w14:textId="478587C8" w:rsidR="004918B2" w:rsidRPr="00A95D68" w:rsidRDefault="004918B2" w:rsidP="002D01A2">
            <w:pPr>
              <w:spacing w:before="20" w:after="20"/>
              <w:rPr>
                <w:sz w:val="22"/>
                <w:szCs w:val="22"/>
              </w:rPr>
            </w:pPr>
            <w:r w:rsidRPr="00A95D68">
              <w:rPr>
                <w:sz w:val="22"/>
                <w:szCs w:val="22"/>
              </w:rPr>
              <w:t>S</w:t>
            </w:r>
            <w:r w:rsidR="008133E7">
              <w:rPr>
                <w:sz w:val="22"/>
                <w:szCs w:val="22"/>
              </w:rPr>
              <w:t>ingulaarin</w:t>
            </w:r>
            <w:r w:rsidRPr="00A95D68">
              <w:rPr>
                <w:sz w:val="22"/>
                <w:szCs w:val="22"/>
              </w:rPr>
              <w:t xml:space="preserve"> nominatiivi</w:t>
            </w:r>
          </w:p>
        </w:tc>
        <w:tc>
          <w:tcPr>
            <w:tcW w:w="1530" w:type="dxa"/>
            <w:tcBorders>
              <w:bottom w:val="single" w:sz="4" w:space="0" w:color="auto"/>
            </w:tcBorders>
          </w:tcPr>
          <w:p w14:paraId="66ECBECF" w14:textId="5229E786" w:rsidR="004918B2" w:rsidRPr="00A95D68" w:rsidRDefault="004918B2" w:rsidP="002D01A2">
            <w:pPr>
              <w:spacing w:before="20" w:after="20"/>
              <w:rPr>
                <w:sz w:val="22"/>
                <w:szCs w:val="22"/>
              </w:rPr>
            </w:pPr>
            <w:r w:rsidRPr="00A95D68">
              <w:rPr>
                <w:sz w:val="22"/>
                <w:szCs w:val="22"/>
              </w:rPr>
              <w:t>S</w:t>
            </w:r>
            <w:r w:rsidR="008133E7">
              <w:rPr>
                <w:sz w:val="22"/>
                <w:szCs w:val="22"/>
              </w:rPr>
              <w:t>ingulaarin</w:t>
            </w:r>
            <w:r w:rsidRPr="00A95D68">
              <w:rPr>
                <w:sz w:val="22"/>
                <w:szCs w:val="22"/>
              </w:rPr>
              <w:t xml:space="preserve"> essiivi</w:t>
            </w:r>
          </w:p>
        </w:tc>
        <w:tc>
          <w:tcPr>
            <w:tcW w:w="1530" w:type="dxa"/>
            <w:tcBorders>
              <w:bottom w:val="single" w:sz="4" w:space="0" w:color="auto"/>
            </w:tcBorders>
          </w:tcPr>
          <w:p w14:paraId="2360E68A" w14:textId="248C189D" w:rsidR="004918B2" w:rsidRPr="00A95D68" w:rsidRDefault="008133E7" w:rsidP="002D01A2">
            <w:pPr>
              <w:spacing w:before="20" w:after="20"/>
              <w:rPr>
                <w:sz w:val="22"/>
                <w:szCs w:val="22"/>
              </w:rPr>
            </w:pPr>
            <w:r>
              <w:rPr>
                <w:sz w:val="22"/>
                <w:szCs w:val="22"/>
              </w:rPr>
              <w:t>Pluraalin</w:t>
            </w:r>
            <w:r w:rsidR="004918B2">
              <w:rPr>
                <w:sz w:val="22"/>
                <w:szCs w:val="22"/>
              </w:rPr>
              <w:t xml:space="preserve"> essiivi</w:t>
            </w:r>
          </w:p>
        </w:tc>
        <w:tc>
          <w:tcPr>
            <w:tcW w:w="1530" w:type="dxa"/>
            <w:tcBorders>
              <w:bottom w:val="single" w:sz="4" w:space="0" w:color="auto"/>
            </w:tcBorders>
          </w:tcPr>
          <w:p w14:paraId="5778FFB8" w14:textId="5F969D85" w:rsidR="004918B2" w:rsidRPr="00A95D68" w:rsidRDefault="008133E7" w:rsidP="002D01A2">
            <w:pPr>
              <w:spacing w:before="20" w:after="20"/>
              <w:rPr>
                <w:sz w:val="22"/>
                <w:szCs w:val="22"/>
              </w:rPr>
            </w:pPr>
            <w:r>
              <w:rPr>
                <w:sz w:val="22"/>
                <w:szCs w:val="22"/>
              </w:rPr>
              <w:t>Singulaarin</w:t>
            </w:r>
            <w:r w:rsidR="004918B2" w:rsidRPr="00A95D68">
              <w:rPr>
                <w:sz w:val="22"/>
                <w:szCs w:val="22"/>
              </w:rPr>
              <w:t xml:space="preserve">. </w:t>
            </w:r>
            <w:r w:rsidR="004918B2">
              <w:rPr>
                <w:sz w:val="22"/>
                <w:szCs w:val="22"/>
              </w:rPr>
              <w:t>translatiivi</w:t>
            </w:r>
          </w:p>
        </w:tc>
        <w:tc>
          <w:tcPr>
            <w:tcW w:w="1530" w:type="dxa"/>
            <w:tcBorders>
              <w:bottom w:val="single" w:sz="4" w:space="0" w:color="auto"/>
            </w:tcBorders>
          </w:tcPr>
          <w:p w14:paraId="57F7098A" w14:textId="6D4A2677" w:rsidR="004918B2" w:rsidRPr="00A95D68" w:rsidRDefault="00253700" w:rsidP="002D01A2">
            <w:pPr>
              <w:spacing w:before="20" w:after="20"/>
              <w:rPr>
                <w:sz w:val="22"/>
                <w:szCs w:val="22"/>
              </w:rPr>
            </w:pPr>
            <w:r>
              <w:rPr>
                <w:sz w:val="22"/>
                <w:szCs w:val="22"/>
              </w:rPr>
              <w:t>Pluraalin translatiivi</w:t>
            </w:r>
          </w:p>
        </w:tc>
      </w:tr>
      <w:tr w:rsidR="004918B2" w:rsidRPr="00A95D68" w14:paraId="0CBCAE10" w14:textId="77777777" w:rsidTr="009F561A">
        <w:trPr>
          <w:trHeight w:val="168"/>
        </w:trPr>
        <w:tc>
          <w:tcPr>
            <w:tcW w:w="1998" w:type="dxa"/>
            <w:vMerge w:val="restart"/>
          </w:tcPr>
          <w:p w14:paraId="1967253F" w14:textId="5EFEFD1D" w:rsidR="004918B2" w:rsidRPr="00A95D68" w:rsidRDefault="004918B2" w:rsidP="009F0AC5">
            <w:pPr>
              <w:spacing w:before="20" w:after="20"/>
              <w:rPr>
                <w:sz w:val="22"/>
                <w:szCs w:val="22"/>
              </w:rPr>
            </w:pPr>
            <w:r w:rsidRPr="00A95D68">
              <w:rPr>
                <w:sz w:val="22"/>
                <w:szCs w:val="22"/>
              </w:rPr>
              <w:t xml:space="preserve">1.1 Yksirankaiset </w:t>
            </w:r>
            <w:r w:rsidR="009F0AC5">
              <w:rPr>
                <w:sz w:val="22"/>
                <w:szCs w:val="22"/>
              </w:rPr>
              <w:t xml:space="preserve">kaksitavuiset </w:t>
            </w:r>
            <w:r w:rsidRPr="00A95D68">
              <w:rPr>
                <w:sz w:val="22"/>
                <w:szCs w:val="22"/>
              </w:rPr>
              <w:t>lyhykäisvokaaliset</w:t>
            </w:r>
            <w:r w:rsidR="001B1B77">
              <w:rPr>
                <w:sz w:val="22"/>
                <w:szCs w:val="22"/>
              </w:rPr>
              <w:t xml:space="preserve"> nomenit</w:t>
            </w:r>
          </w:p>
        </w:tc>
        <w:tc>
          <w:tcPr>
            <w:tcW w:w="1260" w:type="dxa"/>
            <w:tcBorders>
              <w:bottom w:val="nil"/>
            </w:tcBorders>
          </w:tcPr>
          <w:p w14:paraId="250C9165" w14:textId="77777777" w:rsidR="004918B2" w:rsidRPr="00A95D68" w:rsidRDefault="004918B2" w:rsidP="002D01A2">
            <w:pPr>
              <w:spacing w:before="20" w:after="20"/>
              <w:rPr>
                <w:sz w:val="22"/>
                <w:szCs w:val="22"/>
              </w:rPr>
            </w:pPr>
            <w:r w:rsidRPr="00FF2A2C">
              <w:rPr>
                <w:sz w:val="22"/>
                <w:szCs w:val="22"/>
              </w:rPr>
              <w:t>aika</w:t>
            </w:r>
          </w:p>
        </w:tc>
        <w:tc>
          <w:tcPr>
            <w:tcW w:w="1530" w:type="dxa"/>
            <w:tcBorders>
              <w:bottom w:val="nil"/>
            </w:tcBorders>
          </w:tcPr>
          <w:p w14:paraId="6E32894F" w14:textId="77777777" w:rsidR="004918B2" w:rsidRPr="00A95D68" w:rsidRDefault="004918B2" w:rsidP="002D01A2">
            <w:pPr>
              <w:spacing w:before="20" w:after="20"/>
              <w:ind w:right="-64"/>
              <w:rPr>
                <w:sz w:val="22"/>
                <w:szCs w:val="22"/>
              </w:rPr>
            </w:pPr>
            <w:r w:rsidRPr="00210E45">
              <w:rPr>
                <w:sz w:val="22"/>
                <w:szCs w:val="22"/>
              </w:rPr>
              <w:t>aika/na</w:t>
            </w:r>
          </w:p>
        </w:tc>
        <w:tc>
          <w:tcPr>
            <w:tcW w:w="1530" w:type="dxa"/>
            <w:tcBorders>
              <w:bottom w:val="nil"/>
            </w:tcBorders>
          </w:tcPr>
          <w:p w14:paraId="23CA8FB1" w14:textId="77777777" w:rsidR="004918B2" w:rsidRPr="00A95D68" w:rsidRDefault="004918B2" w:rsidP="002D01A2">
            <w:pPr>
              <w:spacing w:before="20" w:after="20"/>
              <w:ind w:right="-64"/>
              <w:rPr>
                <w:sz w:val="22"/>
                <w:szCs w:val="22"/>
              </w:rPr>
            </w:pPr>
            <w:r w:rsidRPr="00210E45">
              <w:rPr>
                <w:sz w:val="22"/>
                <w:szCs w:val="22"/>
              </w:rPr>
              <w:t>aik</w:t>
            </w:r>
            <w:r>
              <w:rPr>
                <w:sz w:val="22"/>
                <w:szCs w:val="22"/>
              </w:rPr>
              <w:t>o/i</w:t>
            </w:r>
            <w:r w:rsidRPr="00210E45">
              <w:rPr>
                <w:sz w:val="22"/>
                <w:szCs w:val="22"/>
              </w:rPr>
              <w:t>/na</w:t>
            </w:r>
          </w:p>
        </w:tc>
        <w:tc>
          <w:tcPr>
            <w:tcW w:w="1530" w:type="dxa"/>
            <w:tcBorders>
              <w:bottom w:val="nil"/>
            </w:tcBorders>
          </w:tcPr>
          <w:p w14:paraId="2CF733AC" w14:textId="774D7A6F" w:rsidR="004918B2" w:rsidRPr="00A95D68" w:rsidRDefault="004918B2" w:rsidP="002D01A2">
            <w:pPr>
              <w:spacing w:before="20" w:after="20"/>
              <w:ind w:right="-64"/>
              <w:rPr>
                <w:sz w:val="22"/>
                <w:szCs w:val="22"/>
              </w:rPr>
            </w:pPr>
            <w:r w:rsidRPr="00891A01">
              <w:rPr>
                <w:sz w:val="22"/>
                <w:szCs w:val="22"/>
              </w:rPr>
              <w:t>ai</w:t>
            </w:r>
            <w:r w:rsidR="00B54A9E">
              <w:rPr>
                <w:sz w:val="22"/>
                <w:szCs w:val="22"/>
              </w:rPr>
              <w:t>(</w:t>
            </w:r>
            <w:r w:rsidRPr="00891A01">
              <w:rPr>
                <w:sz w:val="22"/>
                <w:szCs w:val="22"/>
              </w:rPr>
              <w:t>j</w:t>
            </w:r>
            <w:r w:rsidR="00B54A9E">
              <w:rPr>
                <w:sz w:val="22"/>
                <w:szCs w:val="22"/>
              </w:rPr>
              <w:t>)</w:t>
            </w:r>
            <w:r w:rsidRPr="00891A01">
              <w:rPr>
                <w:sz w:val="22"/>
                <w:szCs w:val="22"/>
              </w:rPr>
              <w:t>a/ksi</w:t>
            </w:r>
          </w:p>
        </w:tc>
        <w:tc>
          <w:tcPr>
            <w:tcW w:w="1530" w:type="dxa"/>
            <w:tcBorders>
              <w:bottom w:val="nil"/>
            </w:tcBorders>
          </w:tcPr>
          <w:p w14:paraId="22861412" w14:textId="735ACAF2" w:rsidR="004918B2" w:rsidRPr="00A95D68" w:rsidRDefault="00A45B1A" w:rsidP="002D01A2">
            <w:pPr>
              <w:spacing w:before="20" w:after="20"/>
              <w:ind w:right="-64"/>
              <w:rPr>
                <w:sz w:val="22"/>
                <w:szCs w:val="22"/>
              </w:rPr>
            </w:pPr>
            <w:r>
              <w:rPr>
                <w:sz w:val="22"/>
                <w:szCs w:val="22"/>
              </w:rPr>
              <w:t>ai(j)o</w:t>
            </w:r>
            <w:r w:rsidR="004918B2">
              <w:rPr>
                <w:sz w:val="22"/>
                <w:szCs w:val="22"/>
              </w:rPr>
              <w:t>/i</w:t>
            </w:r>
            <w:r w:rsidR="004918B2" w:rsidRPr="00891A01">
              <w:rPr>
                <w:sz w:val="22"/>
                <w:szCs w:val="22"/>
              </w:rPr>
              <w:t>/ksi</w:t>
            </w:r>
          </w:p>
        </w:tc>
      </w:tr>
      <w:tr w:rsidR="004918B2" w:rsidRPr="00A95D68" w14:paraId="07791F59" w14:textId="77777777" w:rsidTr="009F561A">
        <w:trPr>
          <w:trHeight w:val="168"/>
        </w:trPr>
        <w:tc>
          <w:tcPr>
            <w:tcW w:w="1998" w:type="dxa"/>
            <w:vMerge/>
          </w:tcPr>
          <w:p w14:paraId="3D6E6624" w14:textId="77777777" w:rsidR="004918B2" w:rsidRPr="00A95D68" w:rsidRDefault="004918B2" w:rsidP="002D01A2">
            <w:pPr>
              <w:spacing w:before="20" w:after="20"/>
              <w:rPr>
                <w:sz w:val="22"/>
                <w:szCs w:val="22"/>
              </w:rPr>
            </w:pPr>
          </w:p>
        </w:tc>
        <w:tc>
          <w:tcPr>
            <w:tcW w:w="1260" w:type="dxa"/>
            <w:tcBorders>
              <w:top w:val="nil"/>
              <w:bottom w:val="nil"/>
            </w:tcBorders>
          </w:tcPr>
          <w:p w14:paraId="4F51541C" w14:textId="77777777" w:rsidR="004918B2" w:rsidRPr="00A95D68" w:rsidRDefault="004918B2" w:rsidP="002D01A2">
            <w:pPr>
              <w:spacing w:before="20" w:after="20"/>
              <w:ind w:right="-64"/>
              <w:rPr>
                <w:sz w:val="22"/>
                <w:szCs w:val="22"/>
              </w:rPr>
            </w:pPr>
            <w:r w:rsidRPr="00FF2A2C">
              <w:rPr>
                <w:sz w:val="22"/>
                <w:szCs w:val="22"/>
              </w:rPr>
              <w:t>mettä</w:t>
            </w:r>
          </w:p>
        </w:tc>
        <w:tc>
          <w:tcPr>
            <w:tcW w:w="1530" w:type="dxa"/>
            <w:tcBorders>
              <w:top w:val="nil"/>
              <w:bottom w:val="nil"/>
            </w:tcBorders>
          </w:tcPr>
          <w:p w14:paraId="7E1498A0" w14:textId="77777777" w:rsidR="004918B2" w:rsidRPr="00A95D68" w:rsidRDefault="004918B2" w:rsidP="002D01A2">
            <w:pPr>
              <w:spacing w:before="20" w:after="20"/>
              <w:ind w:right="-64"/>
              <w:rPr>
                <w:sz w:val="22"/>
                <w:szCs w:val="22"/>
              </w:rPr>
            </w:pPr>
            <w:r w:rsidRPr="00210E45">
              <w:rPr>
                <w:sz w:val="22"/>
                <w:szCs w:val="22"/>
              </w:rPr>
              <w:t>mettä/nä</w:t>
            </w:r>
          </w:p>
        </w:tc>
        <w:tc>
          <w:tcPr>
            <w:tcW w:w="1530" w:type="dxa"/>
            <w:tcBorders>
              <w:top w:val="nil"/>
              <w:bottom w:val="nil"/>
            </w:tcBorders>
          </w:tcPr>
          <w:p w14:paraId="773025E3" w14:textId="77777777" w:rsidR="004918B2" w:rsidRPr="00A95D68" w:rsidRDefault="004918B2" w:rsidP="002D01A2">
            <w:pPr>
              <w:spacing w:before="20" w:after="20"/>
              <w:ind w:right="-64"/>
              <w:rPr>
                <w:sz w:val="22"/>
                <w:szCs w:val="22"/>
              </w:rPr>
            </w:pPr>
            <w:r w:rsidRPr="00210E45">
              <w:rPr>
                <w:sz w:val="22"/>
                <w:szCs w:val="22"/>
              </w:rPr>
              <w:t>mett</w:t>
            </w:r>
            <w:r>
              <w:rPr>
                <w:sz w:val="22"/>
                <w:szCs w:val="22"/>
              </w:rPr>
              <w:t>/i</w:t>
            </w:r>
            <w:r w:rsidRPr="00210E45">
              <w:rPr>
                <w:sz w:val="22"/>
                <w:szCs w:val="22"/>
              </w:rPr>
              <w:t>/nä</w:t>
            </w:r>
          </w:p>
        </w:tc>
        <w:tc>
          <w:tcPr>
            <w:tcW w:w="1530" w:type="dxa"/>
            <w:tcBorders>
              <w:top w:val="nil"/>
              <w:bottom w:val="nil"/>
            </w:tcBorders>
          </w:tcPr>
          <w:p w14:paraId="0D2A67BC" w14:textId="77777777" w:rsidR="004918B2" w:rsidRPr="00A95D68" w:rsidRDefault="004918B2" w:rsidP="002D01A2">
            <w:pPr>
              <w:spacing w:before="20" w:after="20"/>
              <w:ind w:right="-64"/>
              <w:rPr>
                <w:sz w:val="22"/>
                <w:szCs w:val="22"/>
              </w:rPr>
            </w:pPr>
            <w:r w:rsidRPr="00891A01">
              <w:rPr>
                <w:sz w:val="22"/>
                <w:szCs w:val="22"/>
              </w:rPr>
              <w:t>mettä/ksi</w:t>
            </w:r>
          </w:p>
        </w:tc>
        <w:tc>
          <w:tcPr>
            <w:tcW w:w="1530" w:type="dxa"/>
            <w:tcBorders>
              <w:top w:val="nil"/>
              <w:bottom w:val="nil"/>
            </w:tcBorders>
          </w:tcPr>
          <w:p w14:paraId="2EDA4AED" w14:textId="77777777" w:rsidR="004918B2" w:rsidRPr="00A95D68" w:rsidRDefault="004918B2" w:rsidP="002D01A2">
            <w:pPr>
              <w:spacing w:before="20" w:after="20"/>
              <w:ind w:right="-64"/>
              <w:rPr>
                <w:sz w:val="22"/>
                <w:szCs w:val="22"/>
              </w:rPr>
            </w:pPr>
            <w:r w:rsidRPr="00891A01">
              <w:rPr>
                <w:sz w:val="22"/>
                <w:szCs w:val="22"/>
              </w:rPr>
              <w:t>mett</w:t>
            </w:r>
            <w:r>
              <w:rPr>
                <w:sz w:val="22"/>
                <w:szCs w:val="22"/>
              </w:rPr>
              <w:t>/i</w:t>
            </w:r>
            <w:r w:rsidRPr="00891A01">
              <w:rPr>
                <w:sz w:val="22"/>
                <w:szCs w:val="22"/>
              </w:rPr>
              <w:t>/ksi</w:t>
            </w:r>
          </w:p>
        </w:tc>
      </w:tr>
      <w:tr w:rsidR="004918B2" w:rsidRPr="00A95D68" w14:paraId="3DFAA68B" w14:textId="77777777" w:rsidTr="009F561A">
        <w:trPr>
          <w:trHeight w:val="168"/>
        </w:trPr>
        <w:tc>
          <w:tcPr>
            <w:tcW w:w="1998" w:type="dxa"/>
            <w:vMerge/>
          </w:tcPr>
          <w:p w14:paraId="4CB4441E" w14:textId="77777777" w:rsidR="004918B2" w:rsidRPr="00A95D68" w:rsidRDefault="004918B2" w:rsidP="002D01A2">
            <w:pPr>
              <w:spacing w:before="20" w:after="20"/>
              <w:rPr>
                <w:sz w:val="22"/>
                <w:szCs w:val="22"/>
              </w:rPr>
            </w:pPr>
          </w:p>
        </w:tc>
        <w:tc>
          <w:tcPr>
            <w:tcW w:w="1260" w:type="dxa"/>
            <w:tcBorders>
              <w:top w:val="nil"/>
              <w:bottom w:val="nil"/>
            </w:tcBorders>
          </w:tcPr>
          <w:p w14:paraId="3AA601E0" w14:textId="77777777" w:rsidR="004918B2" w:rsidRPr="00A95D68" w:rsidRDefault="004918B2" w:rsidP="002D01A2">
            <w:pPr>
              <w:spacing w:before="20" w:after="20"/>
              <w:ind w:right="-64"/>
              <w:rPr>
                <w:sz w:val="22"/>
                <w:szCs w:val="22"/>
              </w:rPr>
            </w:pPr>
            <w:r w:rsidRPr="00FF2A2C">
              <w:rPr>
                <w:sz w:val="22"/>
                <w:szCs w:val="22"/>
              </w:rPr>
              <w:t>joki</w:t>
            </w:r>
          </w:p>
        </w:tc>
        <w:tc>
          <w:tcPr>
            <w:tcW w:w="1530" w:type="dxa"/>
            <w:tcBorders>
              <w:top w:val="nil"/>
              <w:bottom w:val="nil"/>
            </w:tcBorders>
          </w:tcPr>
          <w:p w14:paraId="0DA2B316" w14:textId="77777777" w:rsidR="004918B2" w:rsidRPr="00A95D68" w:rsidRDefault="004918B2" w:rsidP="002D01A2">
            <w:pPr>
              <w:spacing w:before="20" w:after="20"/>
              <w:ind w:right="-64"/>
              <w:rPr>
                <w:sz w:val="22"/>
                <w:szCs w:val="22"/>
              </w:rPr>
            </w:pPr>
            <w:r w:rsidRPr="00210E45">
              <w:rPr>
                <w:sz w:val="22"/>
                <w:szCs w:val="22"/>
              </w:rPr>
              <w:t>joke/na</w:t>
            </w:r>
          </w:p>
        </w:tc>
        <w:tc>
          <w:tcPr>
            <w:tcW w:w="1530" w:type="dxa"/>
            <w:tcBorders>
              <w:top w:val="nil"/>
              <w:bottom w:val="nil"/>
            </w:tcBorders>
          </w:tcPr>
          <w:p w14:paraId="35BD1C20" w14:textId="77777777" w:rsidR="004918B2" w:rsidRPr="00A95D68" w:rsidRDefault="004918B2" w:rsidP="002D01A2">
            <w:pPr>
              <w:spacing w:before="20" w:after="20"/>
              <w:ind w:right="-64"/>
              <w:rPr>
                <w:sz w:val="22"/>
                <w:szCs w:val="22"/>
              </w:rPr>
            </w:pPr>
            <w:r w:rsidRPr="00210E45">
              <w:rPr>
                <w:sz w:val="22"/>
                <w:szCs w:val="22"/>
              </w:rPr>
              <w:t>jok</w:t>
            </w:r>
            <w:r>
              <w:rPr>
                <w:sz w:val="22"/>
                <w:szCs w:val="22"/>
              </w:rPr>
              <w:t>/i</w:t>
            </w:r>
            <w:r w:rsidRPr="00210E45">
              <w:rPr>
                <w:sz w:val="22"/>
                <w:szCs w:val="22"/>
              </w:rPr>
              <w:t>/na</w:t>
            </w:r>
          </w:p>
        </w:tc>
        <w:tc>
          <w:tcPr>
            <w:tcW w:w="1530" w:type="dxa"/>
            <w:tcBorders>
              <w:top w:val="nil"/>
              <w:bottom w:val="nil"/>
            </w:tcBorders>
          </w:tcPr>
          <w:p w14:paraId="32ECB5E4" w14:textId="6A8FC99D" w:rsidR="004918B2" w:rsidRPr="00A95D68" w:rsidRDefault="004918B2" w:rsidP="002D01A2">
            <w:pPr>
              <w:spacing w:before="20" w:after="20"/>
              <w:ind w:right="-64"/>
              <w:rPr>
                <w:sz w:val="22"/>
                <w:szCs w:val="22"/>
              </w:rPr>
            </w:pPr>
            <w:r w:rsidRPr="00891A01">
              <w:rPr>
                <w:sz w:val="22"/>
                <w:szCs w:val="22"/>
              </w:rPr>
              <w:t>jo</w:t>
            </w:r>
            <w:r w:rsidR="0075485B">
              <w:rPr>
                <w:sz w:val="22"/>
                <w:szCs w:val="22"/>
              </w:rPr>
              <w:t>(</w:t>
            </w:r>
            <w:r w:rsidRPr="00891A01">
              <w:rPr>
                <w:sz w:val="22"/>
                <w:szCs w:val="22"/>
              </w:rPr>
              <w:t>v)e/ksi</w:t>
            </w:r>
          </w:p>
        </w:tc>
        <w:tc>
          <w:tcPr>
            <w:tcW w:w="1530" w:type="dxa"/>
            <w:tcBorders>
              <w:top w:val="nil"/>
              <w:bottom w:val="nil"/>
            </w:tcBorders>
          </w:tcPr>
          <w:p w14:paraId="3E0AC37F" w14:textId="2930DA0E" w:rsidR="004918B2" w:rsidRPr="00A95D68" w:rsidRDefault="004918B2" w:rsidP="002D01A2">
            <w:pPr>
              <w:spacing w:before="20" w:after="20"/>
              <w:ind w:right="-64"/>
              <w:rPr>
                <w:sz w:val="22"/>
                <w:szCs w:val="22"/>
              </w:rPr>
            </w:pPr>
            <w:r w:rsidRPr="00891A01">
              <w:rPr>
                <w:sz w:val="22"/>
                <w:szCs w:val="22"/>
              </w:rPr>
              <w:t>jo</w:t>
            </w:r>
            <w:r w:rsidR="0075485B">
              <w:rPr>
                <w:sz w:val="22"/>
                <w:szCs w:val="22"/>
              </w:rPr>
              <w:t>(</w:t>
            </w:r>
            <w:r w:rsidRPr="00891A01">
              <w:rPr>
                <w:sz w:val="22"/>
                <w:szCs w:val="22"/>
              </w:rPr>
              <w:t>v)</w:t>
            </w:r>
            <w:r>
              <w:rPr>
                <w:sz w:val="22"/>
                <w:szCs w:val="22"/>
              </w:rPr>
              <w:t>/i</w:t>
            </w:r>
            <w:r w:rsidRPr="00891A01">
              <w:rPr>
                <w:sz w:val="22"/>
                <w:szCs w:val="22"/>
              </w:rPr>
              <w:t>/ksi</w:t>
            </w:r>
          </w:p>
        </w:tc>
      </w:tr>
      <w:tr w:rsidR="004918B2" w:rsidRPr="00A95D68" w14:paraId="22CCBEB9" w14:textId="77777777" w:rsidTr="009F561A">
        <w:trPr>
          <w:trHeight w:val="168"/>
        </w:trPr>
        <w:tc>
          <w:tcPr>
            <w:tcW w:w="1998" w:type="dxa"/>
            <w:vMerge/>
          </w:tcPr>
          <w:p w14:paraId="53D4004E" w14:textId="77777777" w:rsidR="004918B2" w:rsidRPr="00A95D68" w:rsidRDefault="004918B2" w:rsidP="002D01A2">
            <w:pPr>
              <w:spacing w:before="20" w:after="20"/>
              <w:rPr>
                <w:sz w:val="22"/>
                <w:szCs w:val="22"/>
              </w:rPr>
            </w:pPr>
          </w:p>
        </w:tc>
        <w:tc>
          <w:tcPr>
            <w:tcW w:w="1260" w:type="dxa"/>
            <w:tcBorders>
              <w:top w:val="nil"/>
              <w:bottom w:val="nil"/>
            </w:tcBorders>
          </w:tcPr>
          <w:p w14:paraId="071C9A10" w14:textId="77777777" w:rsidR="004918B2" w:rsidRPr="00A95D68" w:rsidRDefault="004918B2" w:rsidP="002D01A2">
            <w:pPr>
              <w:spacing w:before="20" w:after="20"/>
              <w:ind w:right="-64"/>
              <w:rPr>
                <w:sz w:val="22"/>
                <w:szCs w:val="22"/>
              </w:rPr>
            </w:pPr>
            <w:r w:rsidRPr="00FF2A2C">
              <w:rPr>
                <w:sz w:val="22"/>
                <w:szCs w:val="22"/>
              </w:rPr>
              <w:t>pappi</w:t>
            </w:r>
          </w:p>
        </w:tc>
        <w:tc>
          <w:tcPr>
            <w:tcW w:w="1530" w:type="dxa"/>
            <w:tcBorders>
              <w:top w:val="nil"/>
              <w:bottom w:val="nil"/>
            </w:tcBorders>
          </w:tcPr>
          <w:p w14:paraId="6F4F169A" w14:textId="77777777" w:rsidR="004918B2" w:rsidRPr="00A95D68" w:rsidRDefault="004918B2" w:rsidP="002D01A2">
            <w:pPr>
              <w:spacing w:before="20" w:after="20"/>
              <w:ind w:right="-64"/>
              <w:rPr>
                <w:sz w:val="22"/>
                <w:szCs w:val="22"/>
              </w:rPr>
            </w:pPr>
            <w:r w:rsidRPr="00210E45">
              <w:rPr>
                <w:sz w:val="22"/>
                <w:szCs w:val="22"/>
              </w:rPr>
              <w:t>pappi/na</w:t>
            </w:r>
          </w:p>
        </w:tc>
        <w:tc>
          <w:tcPr>
            <w:tcW w:w="1530" w:type="dxa"/>
            <w:tcBorders>
              <w:top w:val="nil"/>
              <w:bottom w:val="nil"/>
            </w:tcBorders>
          </w:tcPr>
          <w:p w14:paraId="4822F407" w14:textId="77777777" w:rsidR="004918B2" w:rsidRPr="00A95D68" w:rsidRDefault="004918B2" w:rsidP="002D01A2">
            <w:pPr>
              <w:spacing w:before="20" w:after="20"/>
              <w:ind w:right="-64"/>
              <w:rPr>
                <w:sz w:val="22"/>
                <w:szCs w:val="22"/>
              </w:rPr>
            </w:pPr>
            <w:r>
              <w:rPr>
                <w:sz w:val="22"/>
                <w:szCs w:val="22"/>
              </w:rPr>
              <w:t xml:space="preserve">pappi/i/na ~ </w:t>
            </w:r>
            <w:r w:rsidRPr="00210E45">
              <w:rPr>
                <w:sz w:val="22"/>
                <w:szCs w:val="22"/>
              </w:rPr>
              <w:t>papp</w:t>
            </w:r>
            <w:r>
              <w:rPr>
                <w:sz w:val="22"/>
                <w:szCs w:val="22"/>
              </w:rPr>
              <w:t>/</w:t>
            </w:r>
            <w:r w:rsidRPr="00210E45">
              <w:rPr>
                <w:sz w:val="22"/>
                <w:szCs w:val="22"/>
              </w:rPr>
              <w:t>i/na</w:t>
            </w:r>
          </w:p>
        </w:tc>
        <w:tc>
          <w:tcPr>
            <w:tcW w:w="1530" w:type="dxa"/>
            <w:tcBorders>
              <w:top w:val="nil"/>
              <w:bottom w:val="nil"/>
            </w:tcBorders>
          </w:tcPr>
          <w:p w14:paraId="7FF88189" w14:textId="77777777" w:rsidR="004918B2" w:rsidRPr="00A95D68" w:rsidRDefault="004918B2" w:rsidP="002D01A2">
            <w:pPr>
              <w:spacing w:before="20" w:after="20"/>
              <w:ind w:right="-64"/>
              <w:rPr>
                <w:sz w:val="22"/>
                <w:szCs w:val="22"/>
              </w:rPr>
            </w:pPr>
            <w:r w:rsidRPr="00891A01">
              <w:rPr>
                <w:sz w:val="22"/>
                <w:szCs w:val="22"/>
              </w:rPr>
              <w:t>papi/ksi</w:t>
            </w:r>
          </w:p>
        </w:tc>
        <w:tc>
          <w:tcPr>
            <w:tcW w:w="1530" w:type="dxa"/>
            <w:tcBorders>
              <w:top w:val="nil"/>
              <w:bottom w:val="nil"/>
            </w:tcBorders>
          </w:tcPr>
          <w:p w14:paraId="7B8E7288" w14:textId="5C4C4030" w:rsidR="004918B2" w:rsidRPr="00A95D68" w:rsidRDefault="004918B2" w:rsidP="002D01A2">
            <w:pPr>
              <w:spacing w:before="20" w:after="20"/>
              <w:ind w:right="-64"/>
              <w:rPr>
                <w:sz w:val="22"/>
                <w:szCs w:val="22"/>
              </w:rPr>
            </w:pPr>
            <w:r>
              <w:rPr>
                <w:sz w:val="22"/>
                <w:szCs w:val="22"/>
              </w:rPr>
              <w:t>papi/i/ksi ~</w:t>
            </w:r>
            <w:r w:rsidR="00B96166">
              <w:rPr>
                <w:sz w:val="22"/>
                <w:szCs w:val="22"/>
              </w:rPr>
              <w:t xml:space="preserve"> </w:t>
            </w:r>
            <w:r w:rsidRPr="00891A01">
              <w:rPr>
                <w:sz w:val="22"/>
                <w:szCs w:val="22"/>
              </w:rPr>
              <w:t>pap</w:t>
            </w:r>
            <w:r w:rsidR="00E973C6">
              <w:rPr>
                <w:sz w:val="22"/>
                <w:szCs w:val="22"/>
              </w:rPr>
              <w:t>/</w:t>
            </w:r>
            <w:r w:rsidRPr="00891A01">
              <w:rPr>
                <w:sz w:val="22"/>
                <w:szCs w:val="22"/>
              </w:rPr>
              <w:t>i/ksi</w:t>
            </w:r>
          </w:p>
        </w:tc>
      </w:tr>
      <w:tr w:rsidR="004918B2" w:rsidRPr="00A95D68" w14:paraId="3E1E9695" w14:textId="77777777" w:rsidTr="009F561A">
        <w:trPr>
          <w:trHeight w:val="168"/>
        </w:trPr>
        <w:tc>
          <w:tcPr>
            <w:tcW w:w="1998" w:type="dxa"/>
            <w:vMerge/>
          </w:tcPr>
          <w:p w14:paraId="23BD87AA" w14:textId="77777777" w:rsidR="004918B2" w:rsidRPr="00A95D68" w:rsidRDefault="004918B2" w:rsidP="002D01A2">
            <w:pPr>
              <w:spacing w:before="20" w:after="20"/>
              <w:rPr>
                <w:sz w:val="22"/>
                <w:szCs w:val="22"/>
              </w:rPr>
            </w:pPr>
          </w:p>
        </w:tc>
        <w:tc>
          <w:tcPr>
            <w:tcW w:w="1260" w:type="dxa"/>
            <w:tcBorders>
              <w:top w:val="nil"/>
              <w:bottom w:val="single" w:sz="4" w:space="0" w:color="auto"/>
            </w:tcBorders>
          </w:tcPr>
          <w:p w14:paraId="390A5109" w14:textId="5BF5F1CC" w:rsidR="004918B2" w:rsidRPr="00A95D68" w:rsidRDefault="004918B2" w:rsidP="002D01A2">
            <w:pPr>
              <w:spacing w:before="20" w:after="20"/>
              <w:ind w:right="-64"/>
              <w:rPr>
                <w:sz w:val="22"/>
                <w:szCs w:val="22"/>
              </w:rPr>
            </w:pPr>
            <w:r w:rsidRPr="00FF2A2C">
              <w:rPr>
                <w:sz w:val="22"/>
                <w:szCs w:val="22"/>
              </w:rPr>
              <w:t>j</w:t>
            </w:r>
            <w:r w:rsidR="00AD6139">
              <w:rPr>
                <w:sz w:val="22"/>
                <w:szCs w:val="22"/>
              </w:rPr>
              <w:t>uopp</w:t>
            </w:r>
            <w:r w:rsidRPr="00FF2A2C">
              <w:rPr>
                <w:sz w:val="22"/>
                <w:szCs w:val="22"/>
              </w:rPr>
              <w:t>o</w:t>
            </w:r>
          </w:p>
        </w:tc>
        <w:tc>
          <w:tcPr>
            <w:tcW w:w="1530" w:type="dxa"/>
            <w:tcBorders>
              <w:top w:val="nil"/>
              <w:bottom w:val="single" w:sz="4" w:space="0" w:color="auto"/>
            </w:tcBorders>
          </w:tcPr>
          <w:p w14:paraId="5BD39CA9" w14:textId="5D5711F1" w:rsidR="004918B2" w:rsidRPr="00A95D68" w:rsidRDefault="00EB5228" w:rsidP="002D01A2">
            <w:pPr>
              <w:spacing w:before="20" w:after="20"/>
              <w:ind w:right="-64"/>
              <w:rPr>
                <w:sz w:val="22"/>
                <w:szCs w:val="22"/>
              </w:rPr>
            </w:pPr>
            <w:r>
              <w:rPr>
                <w:sz w:val="22"/>
                <w:szCs w:val="22"/>
              </w:rPr>
              <w:t>juoppo/</w:t>
            </w:r>
            <w:r w:rsidR="004918B2" w:rsidRPr="00210E45">
              <w:rPr>
                <w:sz w:val="22"/>
                <w:szCs w:val="22"/>
              </w:rPr>
              <w:t>na</w:t>
            </w:r>
          </w:p>
        </w:tc>
        <w:tc>
          <w:tcPr>
            <w:tcW w:w="1530" w:type="dxa"/>
            <w:tcBorders>
              <w:top w:val="nil"/>
              <w:bottom w:val="single" w:sz="4" w:space="0" w:color="auto"/>
            </w:tcBorders>
          </w:tcPr>
          <w:p w14:paraId="602DE9CB" w14:textId="02280E9B" w:rsidR="004918B2" w:rsidRPr="00A95D68" w:rsidRDefault="00EB5228" w:rsidP="002D01A2">
            <w:pPr>
              <w:spacing w:before="20" w:after="20"/>
              <w:ind w:right="-64"/>
              <w:rPr>
                <w:sz w:val="22"/>
                <w:szCs w:val="22"/>
              </w:rPr>
            </w:pPr>
            <w:r>
              <w:rPr>
                <w:sz w:val="22"/>
                <w:szCs w:val="22"/>
              </w:rPr>
              <w:t>juoppo/</w:t>
            </w:r>
            <w:r w:rsidR="004918B2">
              <w:rPr>
                <w:sz w:val="22"/>
                <w:szCs w:val="22"/>
              </w:rPr>
              <w:t>i</w:t>
            </w:r>
            <w:r w:rsidR="004918B2" w:rsidRPr="00210E45">
              <w:rPr>
                <w:sz w:val="22"/>
                <w:szCs w:val="22"/>
              </w:rPr>
              <w:t>/na</w:t>
            </w:r>
          </w:p>
        </w:tc>
        <w:tc>
          <w:tcPr>
            <w:tcW w:w="1530" w:type="dxa"/>
            <w:tcBorders>
              <w:top w:val="nil"/>
              <w:bottom w:val="single" w:sz="4" w:space="0" w:color="auto"/>
            </w:tcBorders>
          </w:tcPr>
          <w:p w14:paraId="5C6EE7E3" w14:textId="17F2CCA7" w:rsidR="004918B2" w:rsidRPr="00A95D68" w:rsidRDefault="00EB5228" w:rsidP="002D01A2">
            <w:pPr>
              <w:spacing w:before="20" w:after="20"/>
              <w:ind w:right="-64"/>
              <w:rPr>
                <w:sz w:val="22"/>
                <w:szCs w:val="22"/>
              </w:rPr>
            </w:pPr>
            <w:r>
              <w:rPr>
                <w:sz w:val="22"/>
                <w:szCs w:val="22"/>
              </w:rPr>
              <w:t>juopo/</w:t>
            </w:r>
            <w:r w:rsidR="004918B2" w:rsidRPr="00891A01">
              <w:rPr>
                <w:sz w:val="22"/>
                <w:szCs w:val="22"/>
              </w:rPr>
              <w:t>ksi</w:t>
            </w:r>
          </w:p>
        </w:tc>
        <w:tc>
          <w:tcPr>
            <w:tcW w:w="1530" w:type="dxa"/>
            <w:tcBorders>
              <w:top w:val="nil"/>
              <w:bottom w:val="single" w:sz="4" w:space="0" w:color="auto"/>
            </w:tcBorders>
          </w:tcPr>
          <w:p w14:paraId="25C2D2D2" w14:textId="578F2DD9" w:rsidR="004918B2" w:rsidRPr="00A95D68" w:rsidRDefault="00EB5228" w:rsidP="002D01A2">
            <w:pPr>
              <w:spacing w:before="20" w:after="20"/>
              <w:ind w:right="-64"/>
              <w:rPr>
                <w:sz w:val="22"/>
                <w:szCs w:val="22"/>
              </w:rPr>
            </w:pPr>
            <w:r>
              <w:rPr>
                <w:sz w:val="22"/>
                <w:szCs w:val="22"/>
              </w:rPr>
              <w:t>juopo/</w:t>
            </w:r>
            <w:r w:rsidR="004918B2">
              <w:rPr>
                <w:sz w:val="22"/>
                <w:szCs w:val="22"/>
              </w:rPr>
              <w:t>i</w:t>
            </w:r>
            <w:r w:rsidR="004918B2" w:rsidRPr="00891A01">
              <w:rPr>
                <w:sz w:val="22"/>
                <w:szCs w:val="22"/>
              </w:rPr>
              <w:t>/ksi</w:t>
            </w:r>
          </w:p>
        </w:tc>
      </w:tr>
      <w:tr w:rsidR="004918B2" w:rsidRPr="00A95D68" w14:paraId="1231CF49" w14:textId="77777777" w:rsidTr="009F561A">
        <w:trPr>
          <w:trHeight w:val="168"/>
        </w:trPr>
        <w:tc>
          <w:tcPr>
            <w:tcW w:w="1998" w:type="dxa"/>
            <w:vMerge w:val="restart"/>
          </w:tcPr>
          <w:p w14:paraId="3683B93B" w14:textId="774126C3" w:rsidR="004918B2" w:rsidRPr="00A95D68" w:rsidRDefault="009F0AC5" w:rsidP="009F0AC5">
            <w:pPr>
              <w:spacing w:before="20" w:after="20"/>
              <w:rPr>
                <w:sz w:val="22"/>
                <w:szCs w:val="22"/>
              </w:rPr>
            </w:pPr>
            <w:r>
              <w:rPr>
                <w:sz w:val="22"/>
                <w:szCs w:val="22"/>
              </w:rPr>
              <w:t xml:space="preserve">1.2 </w:t>
            </w:r>
            <w:r w:rsidR="00677E5D">
              <w:rPr>
                <w:sz w:val="22"/>
                <w:szCs w:val="22"/>
              </w:rPr>
              <w:t>Konsonanttirank</w:t>
            </w:r>
            <w:r>
              <w:rPr>
                <w:sz w:val="22"/>
                <w:szCs w:val="22"/>
              </w:rPr>
              <w:t xml:space="preserve">aiset kaksitavuiset </w:t>
            </w:r>
            <w:r w:rsidR="004F5253">
              <w:rPr>
                <w:sz w:val="22"/>
                <w:szCs w:val="22"/>
              </w:rPr>
              <w:t>l</w:t>
            </w:r>
            <w:r w:rsidR="004918B2" w:rsidRPr="00A95D68">
              <w:rPr>
                <w:sz w:val="22"/>
                <w:szCs w:val="22"/>
              </w:rPr>
              <w:t>yhykäisvokaaliset</w:t>
            </w:r>
            <w:r w:rsidR="001B1B77">
              <w:rPr>
                <w:sz w:val="22"/>
                <w:szCs w:val="22"/>
              </w:rPr>
              <w:t xml:space="preserve"> nomenit</w:t>
            </w:r>
          </w:p>
        </w:tc>
        <w:tc>
          <w:tcPr>
            <w:tcW w:w="1260" w:type="dxa"/>
            <w:tcBorders>
              <w:bottom w:val="nil"/>
            </w:tcBorders>
          </w:tcPr>
          <w:p w14:paraId="7665E3DF" w14:textId="77777777" w:rsidR="004918B2" w:rsidRPr="00A95D68" w:rsidRDefault="004918B2" w:rsidP="002D01A2">
            <w:pPr>
              <w:spacing w:before="20" w:after="20"/>
              <w:rPr>
                <w:sz w:val="22"/>
                <w:szCs w:val="22"/>
              </w:rPr>
            </w:pPr>
            <w:r w:rsidRPr="00DE1076">
              <w:rPr>
                <w:sz w:val="22"/>
                <w:szCs w:val="22"/>
              </w:rPr>
              <w:t>pieni</w:t>
            </w:r>
          </w:p>
        </w:tc>
        <w:tc>
          <w:tcPr>
            <w:tcW w:w="1530" w:type="dxa"/>
            <w:tcBorders>
              <w:bottom w:val="nil"/>
            </w:tcBorders>
          </w:tcPr>
          <w:p w14:paraId="3DE3E13E" w14:textId="77777777" w:rsidR="004918B2" w:rsidRPr="00A95D68" w:rsidRDefault="004918B2" w:rsidP="002D01A2">
            <w:pPr>
              <w:spacing w:before="20" w:after="20"/>
              <w:ind w:right="-64"/>
              <w:rPr>
                <w:sz w:val="22"/>
                <w:szCs w:val="22"/>
              </w:rPr>
            </w:pPr>
            <w:r w:rsidRPr="006348F1">
              <w:rPr>
                <w:sz w:val="22"/>
                <w:szCs w:val="22"/>
              </w:rPr>
              <w:t>piene/nä</w:t>
            </w:r>
          </w:p>
        </w:tc>
        <w:tc>
          <w:tcPr>
            <w:tcW w:w="1530" w:type="dxa"/>
            <w:tcBorders>
              <w:bottom w:val="nil"/>
            </w:tcBorders>
          </w:tcPr>
          <w:p w14:paraId="6A44CB7B" w14:textId="77777777" w:rsidR="004918B2" w:rsidRPr="00A95D68" w:rsidRDefault="004918B2" w:rsidP="002D01A2">
            <w:pPr>
              <w:spacing w:before="20" w:after="20"/>
              <w:ind w:right="-64"/>
              <w:rPr>
                <w:sz w:val="22"/>
                <w:szCs w:val="22"/>
              </w:rPr>
            </w:pPr>
            <w:r w:rsidRPr="006348F1">
              <w:rPr>
                <w:sz w:val="22"/>
                <w:szCs w:val="22"/>
              </w:rPr>
              <w:t>pien</w:t>
            </w:r>
            <w:r>
              <w:rPr>
                <w:sz w:val="22"/>
                <w:szCs w:val="22"/>
              </w:rPr>
              <w:t>/i</w:t>
            </w:r>
            <w:r w:rsidRPr="006348F1">
              <w:rPr>
                <w:sz w:val="22"/>
                <w:szCs w:val="22"/>
              </w:rPr>
              <w:t>/nä</w:t>
            </w:r>
          </w:p>
        </w:tc>
        <w:tc>
          <w:tcPr>
            <w:tcW w:w="1530" w:type="dxa"/>
            <w:tcBorders>
              <w:bottom w:val="nil"/>
            </w:tcBorders>
          </w:tcPr>
          <w:p w14:paraId="6C3F2438" w14:textId="77777777" w:rsidR="004918B2" w:rsidRPr="00A95D68" w:rsidRDefault="004918B2" w:rsidP="002D01A2">
            <w:pPr>
              <w:spacing w:before="20" w:after="20"/>
              <w:ind w:right="-64"/>
              <w:rPr>
                <w:sz w:val="22"/>
                <w:szCs w:val="22"/>
              </w:rPr>
            </w:pPr>
            <w:r w:rsidRPr="00896DF1">
              <w:rPr>
                <w:sz w:val="22"/>
                <w:szCs w:val="22"/>
              </w:rPr>
              <w:t>piene/ksi</w:t>
            </w:r>
          </w:p>
        </w:tc>
        <w:tc>
          <w:tcPr>
            <w:tcW w:w="1530" w:type="dxa"/>
            <w:tcBorders>
              <w:bottom w:val="nil"/>
            </w:tcBorders>
          </w:tcPr>
          <w:p w14:paraId="4D5D5FD2" w14:textId="77777777" w:rsidR="004918B2" w:rsidRPr="00A95D68" w:rsidRDefault="004918B2" w:rsidP="002D01A2">
            <w:pPr>
              <w:spacing w:before="20" w:after="20"/>
              <w:ind w:right="-64"/>
              <w:rPr>
                <w:sz w:val="22"/>
                <w:szCs w:val="22"/>
              </w:rPr>
            </w:pPr>
            <w:r w:rsidRPr="006348F1">
              <w:rPr>
                <w:sz w:val="22"/>
                <w:szCs w:val="22"/>
              </w:rPr>
              <w:t>pien</w:t>
            </w:r>
            <w:r>
              <w:rPr>
                <w:sz w:val="22"/>
                <w:szCs w:val="22"/>
              </w:rPr>
              <w:t>/i</w:t>
            </w:r>
            <w:r w:rsidRPr="006348F1">
              <w:rPr>
                <w:sz w:val="22"/>
                <w:szCs w:val="22"/>
              </w:rPr>
              <w:t>/</w:t>
            </w:r>
            <w:r>
              <w:rPr>
                <w:sz w:val="22"/>
                <w:szCs w:val="22"/>
              </w:rPr>
              <w:t>ksi</w:t>
            </w:r>
          </w:p>
        </w:tc>
      </w:tr>
      <w:tr w:rsidR="004918B2" w:rsidRPr="00A95D68" w14:paraId="3A1DC898" w14:textId="77777777" w:rsidTr="009F561A">
        <w:trPr>
          <w:trHeight w:val="168"/>
        </w:trPr>
        <w:tc>
          <w:tcPr>
            <w:tcW w:w="1998" w:type="dxa"/>
            <w:vMerge/>
          </w:tcPr>
          <w:p w14:paraId="1BE9EEC0" w14:textId="77777777" w:rsidR="004918B2" w:rsidRPr="00A95D68" w:rsidRDefault="004918B2" w:rsidP="002D01A2">
            <w:pPr>
              <w:spacing w:before="20" w:after="20"/>
              <w:rPr>
                <w:sz w:val="22"/>
                <w:szCs w:val="22"/>
              </w:rPr>
            </w:pPr>
          </w:p>
        </w:tc>
        <w:tc>
          <w:tcPr>
            <w:tcW w:w="1260" w:type="dxa"/>
            <w:tcBorders>
              <w:top w:val="nil"/>
              <w:bottom w:val="nil"/>
            </w:tcBorders>
          </w:tcPr>
          <w:p w14:paraId="7878FD4F" w14:textId="77777777" w:rsidR="004918B2" w:rsidRPr="00A95D68" w:rsidRDefault="004918B2" w:rsidP="002D01A2">
            <w:pPr>
              <w:spacing w:before="20" w:after="20"/>
              <w:ind w:right="-64"/>
              <w:rPr>
                <w:sz w:val="22"/>
                <w:szCs w:val="22"/>
              </w:rPr>
            </w:pPr>
            <w:r w:rsidRPr="00DE1076">
              <w:rPr>
                <w:sz w:val="22"/>
                <w:szCs w:val="22"/>
              </w:rPr>
              <w:t>käsi</w:t>
            </w:r>
          </w:p>
        </w:tc>
        <w:tc>
          <w:tcPr>
            <w:tcW w:w="1530" w:type="dxa"/>
            <w:tcBorders>
              <w:top w:val="nil"/>
              <w:bottom w:val="nil"/>
            </w:tcBorders>
          </w:tcPr>
          <w:p w14:paraId="549ABD6E" w14:textId="77777777" w:rsidR="004918B2" w:rsidRPr="00A95D68" w:rsidRDefault="004918B2" w:rsidP="002D01A2">
            <w:pPr>
              <w:spacing w:before="20" w:after="20"/>
              <w:ind w:right="-64"/>
              <w:rPr>
                <w:sz w:val="22"/>
                <w:szCs w:val="22"/>
              </w:rPr>
            </w:pPr>
            <w:r w:rsidRPr="006348F1">
              <w:rPr>
                <w:sz w:val="22"/>
                <w:szCs w:val="22"/>
              </w:rPr>
              <w:t>käte/nä</w:t>
            </w:r>
          </w:p>
        </w:tc>
        <w:tc>
          <w:tcPr>
            <w:tcW w:w="1530" w:type="dxa"/>
            <w:tcBorders>
              <w:top w:val="nil"/>
              <w:bottom w:val="nil"/>
            </w:tcBorders>
          </w:tcPr>
          <w:p w14:paraId="4F61F702" w14:textId="77777777" w:rsidR="004918B2" w:rsidRPr="00A95D68" w:rsidRDefault="004918B2" w:rsidP="002D01A2">
            <w:pPr>
              <w:spacing w:before="20" w:after="20"/>
              <w:ind w:right="-64"/>
              <w:rPr>
                <w:sz w:val="22"/>
                <w:szCs w:val="22"/>
              </w:rPr>
            </w:pPr>
            <w:r w:rsidRPr="006348F1">
              <w:rPr>
                <w:sz w:val="22"/>
                <w:szCs w:val="22"/>
              </w:rPr>
              <w:t>kä</w:t>
            </w:r>
            <w:r>
              <w:rPr>
                <w:sz w:val="22"/>
                <w:szCs w:val="22"/>
              </w:rPr>
              <w:t>s/i</w:t>
            </w:r>
            <w:r w:rsidRPr="006348F1">
              <w:rPr>
                <w:sz w:val="22"/>
                <w:szCs w:val="22"/>
              </w:rPr>
              <w:t>/nä</w:t>
            </w:r>
          </w:p>
        </w:tc>
        <w:tc>
          <w:tcPr>
            <w:tcW w:w="1530" w:type="dxa"/>
            <w:tcBorders>
              <w:top w:val="nil"/>
              <w:bottom w:val="nil"/>
            </w:tcBorders>
          </w:tcPr>
          <w:p w14:paraId="7C4DDD97" w14:textId="325F31BB" w:rsidR="004918B2" w:rsidRPr="00A95D68" w:rsidRDefault="004918B2" w:rsidP="002D01A2">
            <w:pPr>
              <w:spacing w:before="20" w:after="20"/>
              <w:ind w:right="-64"/>
              <w:rPr>
                <w:sz w:val="22"/>
                <w:szCs w:val="22"/>
              </w:rPr>
            </w:pPr>
            <w:r w:rsidRPr="00896DF1">
              <w:rPr>
                <w:sz w:val="22"/>
                <w:szCs w:val="22"/>
              </w:rPr>
              <w:t>kä</w:t>
            </w:r>
            <w:r w:rsidR="0075485B">
              <w:rPr>
                <w:sz w:val="22"/>
                <w:szCs w:val="22"/>
              </w:rPr>
              <w:t>(</w:t>
            </w:r>
            <w:r w:rsidRPr="00896DF1">
              <w:rPr>
                <w:sz w:val="22"/>
                <w:szCs w:val="22"/>
              </w:rPr>
              <w:t>đ)e/ksi</w:t>
            </w:r>
          </w:p>
        </w:tc>
        <w:tc>
          <w:tcPr>
            <w:tcW w:w="1530" w:type="dxa"/>
            <w:tcBorders>
              <w:top w:val="nil"/>
              <w:bottom w:val="nil"/>
            </w:tcBorders>
          </w:tcPr>
          <w:p w14:paraId="523AF033" w14:textId="77777777" w:rsidR="004918B2" w:rsidRPr="00A95D68" w:rsidRDefault="004918B2" w:rsidP="002D01A2">
            <w:pPr>
              <w:spacing w:before="20" w:after="20"/>
              <w:ind w:right="-64"/>
              <w:rPr>
                <w:sz w:val="22"/>
                <w:szCs w:val="22"/>
              </w:rPr>
            </w:pPr>
            <w:r w:rsidRPr="006348F1">
              <w:rPr>
                <w:sz w:val="22"/>
                <w:szCs w:val="22"/>
              </w:rPr>
              <w:t>kä</w:t>
            </w:r>
            <w:r>
              <w:rPr>
                <w:sz w:val="22"/>
                <w:szCs w:val="22"/>
              </w:rPr>
              <w:t>s/i</w:t>
            </w:r>
            <w:r w:rsidRPr="006348F1">
              <w:rPr>
                <w:sz w:val="22"/>
                <w:szCs w:val="22"/>
              </w:rPr>
              <w:t>/</w:t>
            </w:r>
            <w:r>
              <w:rPr>
                <w:sz w:val="22"/>
                <w:szCs w:val="22"/>
              </w:rPr>
              <w:t>ksi</w:t>
            </w:r>
          </w:p>
        </w:tc>
      </w:tr>
      <w:tr w:rsidR="004918B2" w:rsidRPr="00A95D68" w14:paraId="0731927F" w14:textId="77777777" w:rsidTr="009F561A">
        <w:trPr>
          <w:trHeight w:val="168"/>
        </w:trPr>
        <w:tc>
          <w:tcPr>
            <w:tcW w:w="1998" w:type="dxa"/>
            <w:vMerge/>
          </w:tcPr>
          <w:p w14:paraId="5584EAC8" w14:textId="77777777" w:rsidR="004918B2" w:rsidRPr="00A95D68" w:rsidRDefault="004918B2" w:rsidP="002D01A2">
            <w:pPr>
              <w:spacing w:before="20" w:after="20"/>
              <w:rPr>
                <w:sz w:val="22"/>
                <w:szCs w:val="22"/>
              </w:rPr>
            </w:pPr>
          </w:p>
        </w:tc>
        <w:tc>
          <w:tcPr>
            <w:tcW w:w="1260" w:type="dxa"/>
            <w:tcBorders>
              <w:top w:val="nil"/>
              <w:bottom w:val="nil"/>
            </w:tcBorders>
          </w:tcPr>
          <w:p w14:paraId="672FD6F7" w14:textId="77777777" w:rsidR="004918B2" w:rsidRPr="00A95D68" w:rsidRDefault="004918B2" w:rsidP="002D01A2">
            <w:pPr>
              <w:spacing w:before="20" w:after="20"/>
              <w:ind w:right="-64"/>
              <w:rPr>
                <w:sz w:val="22"/>
                <w:szCs w:val="22"/>
              </w:rPr>
            </w:pPr>
            <w:r w:rsidRPr="00DE1076">
              <w:rPr>
                <w:sz w:val="22"/>
                <w:szCs w:val="22"/>
              </w:rPr>
              <w:t>lapsi</w:t>
            </w:r>
          </w:p>
        </w:tc>
        <w:tc>
          <w:tcPr>
            <w:tcW w:w="1530" w:type="dxa"/>
            <w:tcBorders>
              <w:top w:val="nil"/>
              <w:bottom w:val="nil"/>
            </w:tcBorders>
          </w:tcPr>
          <w:p w14:paraId="3156B98B" w14:textId="77777777" w:rsidR="004918B2" w:rsidRPr="00A95D68" w:rsidRDefault="004918B2" w:rsidP="002D01A2">
            <w:pPr>
              <w:spacing w:before="20" w:after="20"/>
              <w:ind w:right="-64"/>
              <w:rPr>
                <w:sz w:val="22"/>
                <w:szCs w:val="22"/>
              </w:rPr>
            </w:pPr>
            <w:r w:rsidRPr="006348F1">
              <w:rPr>
                <w:sz w:val="22"/>
                <w:szCs w:val="22"/>
              </w:rPr>
              <w:t>lapse/na</w:t>
            </w:r>
          </w:p>
        </w:tc>
        <w:tc>
          <w:tcPr>
            <w:tcW w:w="1530" w:type="dxa"/>
            <w:tcBorders>
              <w:top w:val="nil"/>
              <w:bottom w:val="nil"/>
            </w:tcBorders>
          </w:tcPr>
          <w:p w14:paraId="6718CDFA" w14:textId="77777777" w:rsidR="004918B2" w:rsidRPr="00A95D68" w:rsidRDefault="004918B2" w:rsidP="002D01A2">
            <w:pPr>
              <w:spacing w:before="20" w:after="20"/>
              <w:ind w:right="-64"/>
              <w:rPr>
                <w:sz w:val="22"/>
                <w:szCs w:val="22"/>
              </w:rPr>
            </w:pPr>
            <w:r w:rsidRPr="006348F1">
              <w:rPr>
                <w:sz w:val="22"/>
                <w:szCs w:val="22"/>
              </w:rPr>
              <w:t>laps</w:t>
            </w:r>
            <w:r>
              <w:rPr>
                <w:sz w:val="22"/>
                <w:szCs w:val="22"/>
              </w:rPr>
              <w:t>/i</w:t>
            </w:r>
            <w:r w:rsidRPr="006348F1">
              <w:rPr>
                <w:sz w:val="22"/>
                <w:szCs w:val="22"/>
              </w:rPr>
              <w:t>/na</w:t>
            </w:r>
          </w:p>
        </w:tc>
        <w:tc>
          <w:tcPr>
            <w:tcW w:w="1530" w:type="dxa"/>
            <w:tcBorders>
              <w:top w:val="nil"/>
              <w:bottom w:val="nil"/>
            </w:tcBorders>
          </w:tcPr>
          <w:p w14:paraId="3DA2F0C6" w14:textId="77777777" w:rsidR="004918B2" w:rsidRPr="00A95D68" w:rsidRDefault="004918B2" w:rsidP="002D01A2">
            <w:pPr>
              <w:spacing w:before="20" w:after="20"/>
              <w:ind w:right="-64"/>
              <w:rPr>
                <w:sz w:val="22"/>
                <w:szCs w:val="22"/>
              </w:rPr>
            </w:pPr>
            <w:r w:rsidRPr="00896DF1">
              <w:rPr>
                <w:sz w:val="22"/>
                <w:szCs w:val="22"/>
              </w:rPr>
              <w:t>lapse/ksi</w:t>
            </w:r>
          </w:p>
        </w:tc>
        <w:tc>
          <w:tcPr>
            <w:tcW w:w="1530" w:type="dxa"/>
            <w:tcBorders>
              <w:top w:val="nil"/>
              <w:bottom w:val="nil"/>
            </w:tcBorders>
          </w:tcPr>
          <w:p w14:paraId="2EFBA68F" w14:textId="77777777" w:rsidR="004918B2" w:rsidRPr="00A95D68" w:rsidRDefault="004918B2" w:rsidP="002D01A2">
            <w:pPr>
              <w:spacing w:before="20" w:after="20"/>
              <w:ind w:right="-64"/>
              <w:rPr>
                <w:sz w:val="22"/>
                <w:szCs w:val="22"/>
              </w:rPr>
            </w:pPr>
            <w:r w:rsidRPr="006348F1">
              <w:rPr>
                <w:sz w:val="22"/>
                <w:szCs w:val="22"/>
              </w:rPr>
              <w:t>laps</w:t>
            </w:r>
            <w:r>
              <w:rPr>
                <w:sz w:val="22"/>
                <w:szCs w:val="22"/>
              </w:rPr>
              <w:t>/i</w:t>
            </w:r>
            <w:r w:rsidRPr="006348F1">
              <w:rPr>
                <w:sz w:val="22"/>
                <w:szCs w:val="22"/>
              </w:rPr>
              <w:t>/</w:t>
            </w:r>
            <w:r>
              <w:rPr>
                <w:sz w:val="22"/>
                <w:szCs w:val="22"/>
              </w:rPr>
              <w:t>ksi</w:t>
            </w:r>
          </w:p>
        </w:tc>
      </w:tr>
      <w:tr w:rsidR="004918B2" w:rsidRPr="00A95D68" w14:paraId="1689145D" w14:textId="77777777" w:rsidTr="009F561A">
        <w:trPr>
          <w:trHeight w:val="168"/>
        </w:trPr>
        <w:tc>
          <w:tcPr>
            <w:tcW w:w="1998" w:type="dxa"/>
            <w:vMerge/>
          </w:tcPr>
          <w:p w14:paraId="13CDBDBF" w14:textId="77777777" w:rsidR="004918B2" w:rsidRPr="00A95D68" w:rsidRDefault="004918B2" w:rsidP="002D01A2">
            <w:pPr>
              <w:spacing w:before="20" w:after="20"/>
              <w:rPr>
                <w:sz w:val="22"/>
                <w:szCs w:val="22"/>
              </w:rPr>
            </w:pPr>
          </w:p>
        </w:tc>
        <w:tc>
          <w:tcPr>
            <w:tcW w:w="1260" w:type="dxa"/>
            <w:tcBorders>
              <w:top w:val="nil"/>
              <w:bottom w:val="single" w:sz="4" w:space="0" w:color="auto"/>
            </w:tcBorders>
          </w:tcPr>
          <w:p w14:paraId="56F51749" w14:textId="77777777" w:rsidR="004918B2" w:rsidRPr="00A95D68" w:rsidRDefault="004918B2" w:rsidP="002D01A2">
            <w:pPr>
              <w:spacing w:before="20" w:after="20"/>
              <w:ind w:right="-64"/>
              <w:rPr>
                <w:sz w:val="22"/>
                <w:szCs w:val="22"/>
              </w:rPr>
            </w:pPr>
            <w:r w:rsidRPr="00DE1076">
              <w:rPr>
                <w:sz w:val="22"/>
                <w:szCs w:val="22"/>
              </w:rPr>
              <w:t>mies</w:t>
            </w:r>
          </w:p>
        </w:tc>
        <w:tc>
          <w:tcPr>
            <w:tcW w:w="1530" w:type="dxa"/>
            <w:tcBorders>
              <w:top w:val="nil"/>
              <w:bottom w:val="single" w:sz="4" w:space="0" w:color="auto"/>
            </w:tcBorders>
          </w:tcPr>
          <w:p w14:paraId="138B2FA0" w14:textId="77777777" w:rsidR="004918B2" w:rsidRPr="00A95D68" w:rsidRDefault="004918B2" w:rsidP="002D01A2">
            <w:pPr>
              <w:spacing w:before="20" w:after="20"/>
              <w:ind w:right="-64"/>
              <w:rPr>
                <w:sz w:val="22"/>
                <w:szCs w:val="22"/>
              </w:rPr>
            </w:pPr>
            <w:r w:rsidRPr="006348F1">
              <w:rPr>
                <w:sz w:val="22"/>
                <w:szCs w:val="22"/>
              </w:rPr>
              <w:t>miehe/nä</w:t>
            </w:r>
          </w:p>
        </w:tc>
        <w:tc>
          <w:tcPr>
            <w:tcW w:w="1530" w:type="dxa"/>
            <w:tcBorders>
              <w:top w:val="nil"/>
              <w:bottom w:val="single" w:sz="4" w:space="0" w:color="auto"/>
            </w:tcBorders>
          </w:tcPr>
          <w:p w14:paraId="5DAEDA60" w14:textId="77777777" w:rsidR="004918B2" w:rsidRPr="00A95D68" w:rsidRDefault="004918B2" w:rsidP="002D01A2">
            <w:pPr>
              <w:spacing w:before="20" w:after="20"/>
              <w:ind w:right="-64"/>
              <w:rPr>
                <w:sz w:val="22"/>
                <w:szCs w:val="22"/>
              </w:rPr>
            </w:pPr>
            <w:r w:rsidRPr="006348F1">
              <w:rPr>
                <w:sz w:val="22"/>
                <w:szCs w:val="22"/>
              </w:rPr>
              <w:t>mieh</w:t>
            </w:r>
            <w:r>
              <w:rPr>
                <w:sz w:val="22"/>
                <w:szCs w:val="22"/>
              </w:rPr>
              <w:t>/i</w:t>
            </w:r>
            <w:r w:rsidRPr="006348F1">
              <w:rPr>
                <w:sz w:val="22"/>
                <w:szCs w:val="22"/>
              </w:rPr>
              <w:t>/nä</w:t>
            </w:r>
          </w:p>
        </w:tc>
        <w:tc>
          <w:tcPr>
            <w:tcW w:w="1530" w:type="dxa"/>
            <w:tcBorders>
              <w:top w:val="nil"/>
              <w:bottom w:val="single" w:sz="4" w:space="0" w:color="auto"/>
            </w:tcBorders>
          </w:tcPr>
          <w:p w14:paraId="17FC7922" w14:textId="77777777" w:rsidR="004918B2" w:rsidRPr="00A95D68" w:rsidRDefault="004918B2" w:rsidP="002D01A2">
            <w:pPr>
              <w:spacing w:before="20" w:after="20"/>
              <w:ind w:right="-64"/>
              <w:rPr>
                <w:sz w:val="22"/>
                <w:szCs w:val="22"/>
              </w:rPr>
            </w:pPr>
            <w:r w:rsidRPr="00896DF1">
              <w:rPr>
                <w:sz w:val="22"/>
                <w:szCs w:val="22"/>
              </w:rPr>
              <w:t>miehe/ksi</w:t>
            </w:r>
          </w:p>
        </w:tc>
        <w:tc>
          <w:tcPr>
            <w:tcW w:w="1530" w:type="dxa"/>
            <w:tcBorders>
              <w:top w:val="nil"/>
              <w:bottom w:val="single" w:sz="4" w:space="0" w:color="auto"/>
            </w:tcBorders>
          </w:tcPr>
          <w:p w14:paraId="4BBFC22D" w14:textId="77777777" w:rsidR="004918B2" w:rsidRPr="00A95D68" w:rsidRDefault="004918B2" w:rsidP="002D01A2">
            <w:pPr>
              <w:spacing w:before="20" w:after="20"/>
              <w:ind w:right="-64"/>
              <w:rPr>
                <w:sz w:val="22"/>
                <w:szCs w:val="22"/>
              </w:rPr>
            </w:pPr>
            <w:r w:rsidRPr="006348F1">
              <w:rPr>
                <w:sz w:val="22"/>
                <w:szCs w:val="22"/>
              </w:rPr>
              <w:t>mieh</w:t>
            </w:r>
            <w:r>
              <w:rPr>
                <w:sz w:val="22"/>
                <w:szCs w:val="22"/>
              </w:rPr>
              <w:t>/i</w:t>
            </w:r>
            <w:r w:rsidRPr="006348F1">
              <w:rPr>
                <w:sz w:val="22"/>
                <w:szCs w:val="22"/>
              </w:rPr>
              <w:t>/</w:t>
            </w:r>
            <w:r>
              <w:rPr>
                <w:sz w:val="22"/>
                <w:szCs w:val="22"/>
              </w:rPr>
              <w:t>ksi</w:t>
            </w:r>
          </w:p>
        </w:tc>
      </w:tr>
      <w:tr w:rsidR="004918B2" w:rsidRPr="00A95D68" w14:paraId="4892121D" w14:textId="77777777" w:rsidTr="009F561A">
        <w:trPr>
          <w:trHeight w:val="195"/>
        </w:trPr>
        <w:tc>
          <w:tcPr>
            <w:tcW w:w="1998" w:type="dxa"/>
            <w:vMerge w:val="restart"/>
          </w:tcPr>
          <w:p w14:paraId="23DEE95C" w14:textId="1978EFE4" w:rsidR="004918B2" w:rsidRPr="00A95D68" w:rsidRDefault="004918B2" w:rsidP="009F0AC5">
            <w:pPr>
              <w:spacing w:before="20" w:after="20"/>
              <w:rPr>
                <w:sz w:val="22"/>
                <w:szCs w:val="22"/>
              </w:rPr>
            </w:pPr>
            <w:r w:rsidRPr="00A95D68">
              <w:rPr>
                <w:sz w:val="22"/>
                <w:szCs w:val="22"/>
              </w:rPr>
              <w:t xml:space="preserve">2.1 Yksirankaiset </w:t>
            </w:r>
            <w:r w:rsidR="009F0AC5">
              <w:rPr>
                <w:sz w:val="22"/>
                <w:szCs w:val="22"/>
              </w:rPr>
              <w:t>ushee</w:t>
            </w:r>
            <w:r w:rsidR="009F0AC5" w:rsidRPr="00A95D68">
              <w:rPr>
                <w:sz w:val="22"/>
                <w:szCs w:val="22"/>
              </w:rPr>
              <w:t>mpi</w:t>
            </w:r>
            <w:r w:rsidR="009F0AC5">
              <w:rPr>
                <w:sz w:val="22"/>
                <w:szCs w:val="22"/>
              </w:rPr>
              <w:t>tav</w:t>
            </w:r>
            <w:r w:rsidR="009F0AC5" w:rsidRPr="00A95D68">
              <w:rPr>
                <w:sz w:val="22"/>
                <w:szCs w:val="22"/>
              </w:rPr>
              <w:t xml:space="preserve">uiset </w:t>
            </w:r>
            <w:r w:rsidRPr="00A95D68">
              <w:rPr>
                <w:sz w:val="22"/>
                <w:szCs w:val="22"/>
              </w:rPr>
              <w:t xml:space="preserve">lyhykäisvokaaliset </w:t>
            </w:r>
            <w:r w:rsidR="001B1B77">
              <w:rPr>
                <w:sz w:val="22"/>
                <w:szCs w:val="22"/>
              </w:rPr>
              <w:t>nomenit</w:t>
            </w:r>
          </w:p>
        </w:tc>
        <w:tc>
          <w:tcPr>
            <w:tcW w:w="1260" w:type="dxa"/>
            <w:tcBorders>
              <w:bottom w:val="nil"/>
            </w:tcBorders>
          </w:tcPr>
          <w:p w14:paraId="39AB4364" w14:textId="77777777" w:rsidR="004918B2" w:rsidRPr="00A95D68" w:rsidRDefault="004918B2" w:rsidP="002D01A2">
            <w:pPr>
              <w:spacing w:before="20" w:after="20"/>
              <w:rPr>
                <w:sz w:val="22"/>
                <w:szCs w:val="22"/>
              </w:rPr>
            </w:pPr>
            <w:r w:rsidRPr="00DE5DA4">
              <w:rPr>
                <w:sz w:val="22"/>
                <w:szCs w:val="22"/>
              </w:rPr>
              <w:t>meininki</w:t>
            </w:r>
          </w:p>
        </w:tc>
        <w:tc>
          <w:tcPr>
            <w:tcW w:w="1530" w:type="dxa"/>
            <w:tcBorders>
              <w:bottom w:val="nil"/>
            </w:tcBorders>
          </w:tcPr>
          <w:p w14:paraId="7A452C6A" w14:textId="77777777" w:rsidR="004918B2" w:rsidRPr="00A95D68" w:rsidRDefault="004918B2" w:rsidP="002D01A2">
            <w:pPr>
              <w:spacing w:before="20" w:after="20"/>
              <w:ind w:right="-64"/>
              <w:rPr>
                <w:sz w:val="22"/>
                <w:szCs w:val="22"/>
              </w:rPr>
            </w:pPr>
            <w:r w:rsidRPr="00577F08">
              <w:rPr>
                <w:sz w:val="22"/>
                <w:szCs w:val="22"/>
              </w:rPr>
              <w:t>meninki/nnä</w:t>
            </w:r>
          </w:p>
        </w:tc>
        <w:tc>
          <w:tcPr>
            <w:tcW w:w="1530" w:type="dxa"/>
            <w:tcBorders>
              <w:bottom w:val="nil"/>
            </w:tcBorders>
          </w:tcPr>
          <w:p w14:paraId="4AC5DD96" w14:textId="533B119C" w:rsidR="004918B2" w:rsidRPr="00A95D68" w:rsidRDefault="00EF6868" w:rsidP="002D01A2">
            <w:pPr>
              <w:spacing w:before="20" w:after="20"/>
              <w:ind w:right="-64"/>
              <w:rPr>
                <w:sz w:val="22"/>
                <w:szCs w:val="22"/>
              </w:rPr>
            </w:pPr>
            <w:r>
              <w:rPr>
                <w:sz w:val="22"/>
                <w:szCs w:val="22"/>
              </w:rPr>
              <w:t>menin</w:t>
            </w:r>
            <w:r w:rsidR="007C500E">
              <w:rPr>
                <w:sz w:val="22"/>
                <w:szCs w:val="22"/>
              </w:rPr>
              <w:t>k</w:t>
            </w:r>
            <w:r w:rsidR="004918B2" w:rsidRPr="00577F08">
              <w:rPr>
                <w:sz w:val="22"/>
                <w:szCs w:val="22"/>
              </w:rPr>
              <w:t>i</w:t>
            </w:r>
            <w:r w:rsidR="004918B2">
              <w:rPr>
                <w:sz w:val="22"/>
                <w:szCs w:val="22"/>
              </w:rPr>
              <w:t>/i</w:t>
            </w:r>
            <w:r w:rsidR="004918B2" w:rsidRPr="00577F08">
              <w:rPr>
                <w:sz w:val="22"/>
                <w:szCs w:val="22"/>
              </w:rPr>
              <w:t>/nä</w:t>
            </w:r>
            <w:r w:rsidR="004918B2">
              <w:rPr>
                <w:sz w:val="22"/>
                <w:szCs w:val="22"/>
              </w:rPr>
              <w:t xml:space="preserve"> ~ meinink/i/nnä</w:t>
            </w:r>
          </w:p>
        </w:tc>
        <w:tc>
          <w:tcPr>
            <w:tcW w:w="1530" w:type="dxa"/>
            <w:tcBorders>
              <w:bottom w:val="nil"/>
            </w:tcBorders>
          </w:tcPr>
          <w:p w14:paraId="23D29FBB" w14:textId="77777777" w:rsidR="004918B2" w:rsidRPr="00A95D68" w:rsidRDefault="004918B2" w:rsidP="002D01A2">
            <w:pPr>
              <w:spacing w:before="20" w:after="20"/>
              <w:ind w:right="-64"/>
              <w:rPr>
                <w:sz w:val="22"/>
                <w:szCs w:val="22"/>
              </w:rPr>
            </w:pPr>
            <w:r w:rsidRPr="00A036DA">
              <w:rPr>
                <w:sz w:val="22"/>
                <w:szCs w:val="22"/>
              </w:rPr>
              <w:t>meiningi/ksi ~ meininki/ksi</w:t>
            </w:r>
          </w:p>
        </w:tc>
        <w:tc>
          <w:tcPr>
            <w:tcW w:w="1530" w:type="dxa"/>
            <w:tcBorders>
              <w:bottom w:val="nil"/>
            </w:tcBorders>
          </w:tcPr>
          <w:p w14:paraId="62469369" w14:textId="36AACBC9" w:rsidR="004918B2" w:rsidRPr="00A95D68" w:rsidRDefault="00B96166" w:rsidP="004F5253">
            <w:pPr>
              <w:spacing w:before="20" w:after="20"/>
              <w:ind w:right="-64"/>
              <w:rPr>
                <w:sz w:val="22"/>
                <w:szCs w:val="22"/>
              </w:rPr>
            </w:pPr>
            <w:r>
              <w:rPr>
                <w:sz w:val="22"/>
                <w:szCs w:val="22"/>
              </w:rPr>
              <w:t>mening</w:t>
            </w:r>
            <w:r w:rsidR="004918B2" w:rsidRPr="00577F08">
              <w:rPr>
                <w:sz w:val="22"/>
                <w:szCs w:val="22"/>
              </w:rPr>
              <w:t>i</w:t>
            </w:r>
            <w:r w:rsidR="004918B2">
              <w:rPr>
                <w:sz w:val="22"/>
                <w:szCs w:val="22"/>
              </w:rPr>
              <w:t>/i</w:t>
            </w:r>
            <w:r w:rsidR="004918B2" w:rsidRPr="006348F1">
              <w:rPr>
                <w:sz w:val="22"/>
                <w:szCs w:val="22"/>
              </w:rPr>
              <w:t>/</w:t>
            </w:r>
            <w:r w:rsidR="004918B2">
              <w:rPr>
                <w:sz w:val="22"/>
                <w:szCs w:val="22"/>
              </w:rPr>
              <w:t>ksi ~</w:t>
            </w:r>
            <w:r>
              <w:rPr>
                <w:sz w:val="22"/>
                <w:szCs w:val="22"/>
              </w:rPr>
              <w:t xml:space="preserve"> </w:t>
            </w:r>
            <w:r w:rsidR="004918B2">
              <w:rPr>
                <w:sz w:val="22"/>
                <w:szCs w:val="22"/>
              </w:rPr>
              <w:t>meinink/i</w:t>
            </w:r>
            <w:r w:rsidR="004918B2" w:rsidRPr="006348F1">
              <w:rPr>
                <w:sz w:val="22"/>
                <w:szCs w:val="22"/>
              </w:rPr>
              <w:t>/</w:t>
            </w:r>
            <w:r w:rsidR="004918B2">
              <w:rPr>
                <w:sz w:val="22"/>
                <w:szCs w:val="22"/>
              </w:rPr>
              <w:t>ksi</w:t>
            </w:r>
          </w:p>
        </w:tc>
      </w:tr>
      <w:tr w:rsidR="004918B2" w:rsidRPr="00A95D68" w14:paraId="37EC0229" w14:textId="77777777" w:rsidTr="009F561A">
        <w:trPr>
          <w:trHeight w:val="192"/>
        </w:trPr>
        <w:tc>
          <w:tcPr>
            <w:tcW w:w="1998" w:type="dxa"/>
            <w:vMerge/>
          </w:tcPr>
          <w:p w14:paraId="0D4381C5" w14:textId="77777777" w:rsidR="004918B2" w:rsidRPr="00A95D68" w:rsidRDefault="004918B2" w:rsidP="002D01A2">
            <w:pPr>
              <w:spacing w:before="20" w:after="20"/>
              <w:rPr>
                <w:sz w:val="22"/>
                <w:szCs w:val="22"/>
              </w:rPr>
            </w:pPr>
          </w:p>
        </w:tc>
        <w:tc>
          <w:tcPr>
            <w:tcW w:w="1260" w:type="dxa"/>
            <w:tcBorders>
              <w:top w:val="nil"/>
              <w:bottom w:val="nil"/>
            </w:tcBorders>
          </w:tcPr>
          <w:p w14:paraId="71D623AD" w14:textId="41629ED6" w:rsidR="004918B2" w:rsidRPr="00A95D68" w:rsidRDefault="00232930" w:rsidP="002D01A2">
            <w:pPr>
              <w:spacing w:before="20" w:after="20"/>
              <w:ind w:right="-64"/>
              <w:rPr>
                <w:sz w:val="22"/>
                <w:szCs w:val="22"/>
              </w:rPr>
            </w:pPr>
            <w:r>
              <w:rPr>
                <w:sz w:val="22"/>
                <w:szCs w:val="22"/>
              </w:rPr>
              <w:t>paiju</w:t>
            </w:r>
            <w:r w:rsidR="004918B2" w:rsidRPr="00DE5DA4">
              <w:rPr>
                <w:sz w:val="22"/>
                <w:szCs w:val="22"/>
              </w:rPr>
              <w:t>kko</w:t>
            </w:r>
          </w:p>
        </w:tc>
        <w:tc>
          <w:tcPr>
            <w:tcW w:w="1530" w:type="dxa"/>
            <w:tcBorders>
              <w:top w:val="nil"/>
              <w:bottom w:val="nil"/>
            </w:tcBorders>
          </w:tcPr>
          <w:p w14:paraId="3F239E22" w14:textId="2C42549D" w:rsidR="004918B2" w:rsidRPr="00A95D68" w:rsidRDefault="00232930" w:rsidP="002D01A2">
            <w:pPr>
              <w:spacing w:before="20" w:after="20"/>
              <w:ind w:right="-64"/>
              <w:rPr>
                <w:sz w:val="22"/>
                <w:szCs w:val="22"/>
              </w:rPr>
            </w:pPr>
            <w:r>
              <w:rPr>
                <w:sz w:val="22"/>
                <w:szCs w:val="22"/>
              </w:rPr>
              <w:t>paiju</w:t>
            </w:r>
            <w:r w:rsidR="004918B2" w:rsidRPr="00577F08">
              <w:rPr>
                <w:sz w:val="22"/>
                <w:szCs w:val="22"/>
              </w:rPr>
              <w:t>kko/nna</w:t>
            </w:r>
          </w:p>
        </w:tc>
        <w:tc>
          <w:tcPr>
            <w:tcW w:w="1530" w:type="dxa"/>
            <w:tcBorders>
              <w:top w:val="nil"/>
              <w:bottom w:val="nil"/>
            </w:tcBorders>
          </w:tcPr>
          <w:p w14:paraId="5476429C" w14:textId="2DB90F94" w:rsidR="004918B2" w:rsidRPr="00A95D68" w:rsidRDefault="00232930" w:rsidP="002D01A2">
            <w:pPr>
              <w:spacing w:before="20" w:after="20"/>
              <w:ind w:right="-64"/>
              <w:rPr>
                <w:sz w:val="22"/>
                <w:szCs w:val="22"/>
              </w:rPr>
            </w:pPr>
            <w:r>
              <w:rPr>
                <w:sz w:val="22"/>
                <w:szCs w:val="22"/>
              </w:rPr>
              <w:t>paiju</w:t>
            </w:r>
            <w:r w:rsidR="0081661C">
              <w:rPr>
                <w:sz w:val="22"/>
                <w:szCs w:val="22"/>
              </w:rPr>
              <w:t>k</w:t>
            </w:r>
            <w:r w:rsidR="004918B2" w:rsidRPr="00577F08">
              <w:rPr>
                <w:sz w:val="22"/>
                <w:szCs w:val="22"/>
              </w:rPr>
              <w:t>o</w:t>
            </w:r>
            <w:r w:rsidR="004918B2">
              <w:rPr>
                <w:sz w:val="22"/>
                <w:szCs w:val="22"/>
              </w:rPr>
              <w:t>/i</w:t>
            </w:r>
            <w:r w:rsidR="004918B2" w:rsidRPr="00577F08">
              <w:rPr>
                <w:sz w:val="22"/>
                <w:szCs w:val="22"/>
              </w:rPr>
              <w:t>/na</w:t>
            </w:r>
          </w:p>
        </w:tc>
        <w:tc>
          <w:tcPr>
            <w:tcW w:w="1530" w:type="dxa"/>
            <w:tcBorders>
              <w:top w:val="nil"/>
              <w:bottom w:val="nil"/>
            </w:tcBorders>
          </w:tcPr>
          <w:p w14:paraId="57E646B8" w14:textId="1AA33F42" w:rsidR="004918B2" w:rsidRPr="00A95D68" w:rsidRDefault="00232930" w:rsidP="002D01A2">
            <w:pPr>
              <w:spacing w:before="20" w:after="20"/>
              <w:ind w:right="-64"/>
              <w:rPr>
                <w:sz w:val="22"/>
                <w:szCs w:val="22"/>
              </w:rPr>
            </w:pPr>
            <w:r>
              <w:rPr>
                <w:sz w:val="22"/>
                <w:szCs w:val="22"/>
              </w:rPr>
              <w:t>paiju</w:t>
            </w:r>
            <w:r w:rsidR="004918B2" w:rsidRPr="00A036DA">
              <w:rPr>
                <w:sz w:val="22"/>
                <w:szCs w:val="22"/>
              </w:rPr>
              <w:t>ko/ksi</w:t>
            </w:r>
          </w:p>
        </w:tc>
        <w:tc>
          <w:tcPr>
            <w:tcW w:w="1530" w:type="dxa"/>
            <w:tcBorders>
              <w:top w:val="nil"/>
              <w:bottom w:val="nil"/>
            </w:tcBorders>
          </w:tcPr>
          <w:p w14:paraId="3833D7D6" w14:textId="4ED01ED2" w:rsidR="004918B2" w:rsidRPr="00A95D68" w:rsidRDefault="00232930" w:rsidP="002D01A2">
            <w:pPr>
              <w:spacing w:before="20" w:after="20"/>
              <w:ind w:right="-64"/>
              <w:rPr>
                <w:sz w:val="22"/>
                <w:szCs w:val="22"/>
              </w:rPr>
            </w:pPr>
            <w:r>
              <w:rPr>
                <w:sz w:val="22"/>
                <w:szCs w:val="22"/>
              </w:rPr>
              <w:t>paiju</w:t>
            </w:r>
            <w:r w:rsidR="00BA0FCB">
              <w:rPr>
                <w:sz w:val="22"/>
                <w:szCs w:val="22"/>
              </w:rPr>
              <w:t>k</w:t>
            </w:r>
            <w:r w:rsidR="004918B2" w:rsidRPr="00577F08">
              <w:rPr>
                <w:sz w:val="22"/>
                <w:szCs w:val="22"/>
              </w:rPr>
              <w:t>o</w:t>
            </w:r>
            <w:r w:rsidR="004918B2">
              <w:rPr>
                <w:sz w:val="22"/>
                <w:szCs w:val="22"/>
              </w:rPr>
              <w:t>/i</w:t>
            </w:r>
            <w:r w:rsidR="004918B2" w:rsidRPr="006348F1">
              <w:rPr>
                <w:sz w:val="22"/>
                <w:szCs w:val="22"/>
              </w:rPr>
              <w:t>/</w:t>
            </w:r>
            <w:r w:rsidR="004918B2">
              <w:rPr>
                <w:sz w:val="22"/>
                <w:szCs w:val="22"/>
              </w:rPr>
              <w:t>ksi</w:t>
            </w:r>
          </w:p>
        </w:tc>
      </w:tr>
      <w:tr w:rsidR="004918B2" w:rsidRPr="00A95D68" w14:paraId="0B065AD7" w14:textId="77777777" w:rsidTr="009F561A">
        <w:trPr>
          <w:trHeight w:val="192"/>
        </w:trPr>
        <w:tc>
          <w:tcPr>
            <w:tcW w:w="1998" w:type="dxa"/>
            <w:vMerge/>
          </w:tcPr>
          <w:p w14:paraId="741BBB6E" w14:textId="77777777" w:rsidR="004918B2" w:rsidRPr="00A95D68" w:rsidRDefault="004918B2" w:rsidP="002D01A2">
            <w:pPr>
              <w:spacing w:before="20" w:after="20"/>
              <w:rPr>
                <w:sz w:val="22"/>
                <w:szCs w:val="22"/>
              </w:rPr>
            </w:pPr>
          </w:p>
        </w:tc>
        <w:tc>
          <w:tcPr>
            <w:tcW w:w="1260" w:type="dxa"/>
            <w:tcBorders>
              <w:top w:val="nil"/>
              <w:bottom w:val="nil"/>
            </w:tcBorders>
          </w:tcPr>
          <w:p w14:paraId="66F25150" w14:textId="77777777" w:rsidR="004918B2" w:rsidRPr="00A95D68" w:rsidRDefault="004918B2" w:rsidP="002D01A2">
            <w:pPr>
              <w:spacing w:before="20" w:after="20"/>
              <w:ind w:right="-64"/>
              <w:rPr>
                <w:sz w:val="22"/>
                <w:szCs w:val="22"/>
              </w:rPr>
            </w:pPr>
            <w:r w:rsidRPr="00DE5DA4">
              <w:rPr>
                <w:sz w:val="22"/>
                <w:szCs w:val="22"/>
              </w:rPr>
              <w:t>sivakka</w:t>
            </w:r>
          </w:p>
        </w:tc>
        <w:tc>
          <w:tcPr>
            <w:tcW w:w="1530" w:type="dxa"/>
            <w:tcBorders>
              <w:top w:val="nil"/>
              <w:bottom w:val="nil"/>
            </w:tcBorders>
          </w:tcPr>
          <w:p w14:paraId="792648B2" w14:textId="77777777" w:rsidR="004918B2" w:rsidRPr="00A95D68" w:rsidRDefault="004918B2" w:rsidP="002D01A2">
            <w:pPr>
              <w:spacing w:before="20" w:after="20"/>
              <w:ind w:right="-64"/>
              <w:rPr>
                <w:sz w:val="22"/>
                <w:szCs w:val="22"/>
              </w:rPr>
            </w:pPr>
            <w:r w:rsidRPr="00577F08">
              <w:rPr>
                <w:sz w:val="22"/>
                <w:szCs w:val="22"/>
              </w:rPr>
              <w:t>sivakka/nna</w:t>
            </w:r>
          </w:p>
        </w:tc>
        <w:tc>
          <w:tcPr>
            <w:tcW w:w="1530" w:type="dxa"/>
            <w:tcBorders>
              <w:top w:val="nil"/>
              <w:bottom w:val="nil"/>
            </w:tcBorders>
          </w:tcPr>
          <w:p w14:paraId="4CBFBE50" w14:textId="60056C77" w:rsidR="004918B2" w:rsidRPr="00A95D68" w:rsidRDefault="0081661C" w:rsidP="002D01A2">
            <w:pPr>
              <w:spacing w:before="20" w:after="20"/>
              <w:ind w:right="-64"/>
              <w:rPr>
                <w:sz w:val="22"/>
                <w:szCs w:val="22"/>
              </w:rPr>
            </w:pPr>
            <w:r>
              <w:rPr>
                <w:sz w:val="22"/>
                <w:szCs w:val="22"/>
              </w:rPr>
              <w:t>sivak</w:t>
            </w:r>
            <w:r w:rsidR="004918B2">
              <w:rPr>
                <w:sz w:val="22"/>
                <w:szCs w:val="22"/>
              </w:rPr>
              <w:t>o/i</w:t>
            </w:r>
            <w:r w:rsidR="00E973C6">
              <w:rPr>
                <w:sz w:val="22"/>
                <w:szCs w:val="22"/>
              </w:rPr>
              <w:t>/</w:t>
            </w:r>
            <w:r w:rsidR="004918B2" w:rsidRPr="00577F08">
              <w:rPr>
                <w:sz w:val="22"/>
                <w:szCs w:val="22"/>
              </w:rPr>
              <w:t>na</w:t>
            </w:r>
          </w:p>
        </w:tc>
        <w:tc>
          <w:tcPr>
            <w:tcW w:w="1530" w:type="dxa"/>
            <w:tcBorders>
              <w:top w:val="nil"/>
              <w:bottom w:val="nil"/>
            </w:tcBorders>
          </w:tcPr>
          <w:p w14:paraId="72F4E165" w14:textId="77777777" w:rsidR="004918B2" w:rsidRPr="00A95D68" w:rsidRDefault="004918B2" w:rsidP="002D01A2">
            <w:pPr>
              <w:spacing w:before="20" w:after="20"/>
              <w:ind w:right="-64"/>
              <w:rPr>
                <w:sz w:val="22"/>
                <w:szCs w:val="22"/>
              </w:rPr>
            </w:pPr>
            <w:r w:rsidRPr="00A036DA">
              <w:rPr>
                <w:sz w:val="22"/>
                <w:szCs w:val="22"/>
              </w:rPr>
              <w:t>sivaka/ksi</w:t>
            </w:r>
          </w:p>
        </w:tc>
        <w:tc>
          <w:tcPr>
            <w:tcW w:w="1530" w:type="dxa"/>
            <w:tcBorders>
              <w:top w:val="nil"/>
              <w:bottom w:val="nil"/>
            </w:tcBorders>
          </w:tcPr>
          <w:p w14:paraId="3777D3D5" w14:textId="76233FEF" w:rsidR="004918B2" w:rsidRPr="00A95D68" w:rsidRDefault="00BA0FCB" w:rsidP="002D01A2">
            <w:pPr>
              <w:spacing w:before="20" w:after="20"/>
              <w:ind w:right="-64"/>
              <w:rPr>
                <w:sz w:val="22"/>
                <w:szCs w:val="22"/>
              </w:rPr>
            </w:pPr>
            <w:r>
              <w:rPr>
                <w:sz w:val="22"/>
                <w:szCs w:val="22"/>
              </w:rPr>
              <w:t>sivak</w:t>
            </w:r>
            <w:r w:rsidR="004918B2">
              <w:rPr>
                <w:sz w:val="22"/>
                <w:szCs w:val="22"/>
              </w:rPr>
              <w:t>o/i</w:t>
            </w:r>
            <w:r w:rsidR="004918B2" w:rsidRPr="006348F1">
              <w:rPr>
                <w:sz w:val="22"/>
                <w:szCs w:val="22"/>
              </w:rPr>
              <w:t>/</w:t>
            </w:r>
            <w:r w:rsidR="004918B2">
              <w:rPr>
                <w:sz w:val="22"/>
                <w:szCs w:val="22"/>
              </w:rPr>
              <w:t>ksi</w:t>
            </w:r>
          </w:p>
        </w:tc>
      </w:tr>
      <w:tr w:rsidR="00B32EB4" w:rsidRPr="00A95D68" w14:paraId="4AA79FEA" w14:textId="77777777" w:rsidTr="00A75D7C">
        <w:trPr>
          <w:trHeight w:val="756"/>
        </w:trPr>
        <w:tc>
          <w:tcPr>
            <w:tcW w:w="1998" w:type="dxa"/>
            <w:vMerge/>
          </w:tcPr>
          <w:p w14:paraId="0DD79006" w14:textId="77777777" w:rsidR="00B32EB4" w:rsidRPr="00A95D68" w:rsidRDefault="00B32EB4" w:rsidP="002D01A2">
            <w:pPr>
              <w:spacing w:before="20" w:after="20"/>
              <w:rPr>
                <w:sz w:val="22"/>
                <w:szCs w:val="22"/>
              </w:rPr>
            </w:pPr>
          </w:p>
        </w:tc>
        <w:tc>
          <w:tcPr>
            <w:tcW w:w="1260" w:type="dxa"/>
            <w:tcBorders>
              <w:top w:val="nil"/>
              <w:bottom w:val="single" w:sz="4" w:space="0" w:color="auto"/>
            </w:tcBorders>
          </w:tcPr>
          <w:p w14:paraId="21BCE636" w14:textId="6C3C6AFC" w:rsidR="00B32EB4" w:rsidRPr="00A95D68" w:rsidRDefault="00B32EB4" w:rsidP="002D01A2">
            <w:pPr>
              <w:spacing w:before="20" w:after="20"/>
              <w:ind w:right="-64"/>
              <w:rPr>
                <w:sz w:val="22"/>
                <w:szCs w:val="22"/>
              </w:rPr>
            </w:pPr>
            <w:r w:rsidRPr="00DE5DA4">
              <w:rPr>
                <w:sz w:val="22"/>
                <w:szCs w:val="22"/>
              </w:rPr>
              <w:t xml:space="preserve">valkea </w:t>
            </w:r>
            <w:r>
              <w:rPr>
                <w:sz w:val="22"/>
                <w:szCs w:val="22"/>
              </w:rPr>
              <w:t xml:space="preserve">~ </w:t>
            </w:r>
            <w:r w:rsidRPr="00DE5DA4">
              <w:rPr>
                <w:sz w:val="22"/>
                <w:szCs w:val="22"/>
              </w:rPr>
              <w:t>valkia</w:t>
            </w:r>
          </w:p>
        </w:tc>
        <w:tc>
          <w:tcPr>
            <w:tcW w:w="1530" w:type="dxa"/>
            <w:tcBorders>
              <w:top w:val="nil"/>
              <w:bottom w:val="single" w:sz="4" w:space="0" w:color="auto"/>
            </w:tcBorders>
          </w:tcPr>
          <w:p w14:paraId="66D869A6" w14:textId="30E48C6F" w:rsidR="00B32EB4" w:rsidRPr="00A95D68" w:rsidRDefault="00B32EB4" w:rsidP="002D01A2">
            <w:pPr>
              <w:spacing w:before="20" w:after="20"/>
              <w:ind w:right="-64"/>
              <w:rPr>
                <w:sz w:val="22"/>
                <w:szCs w:val="22"/>
              </w:rPr>
            </w:pPr>
            <w:r w:rsidRPr="00577F08">
              <w:rPr>
                <w:sz w:val="22"/>
                <w:szCs w:val="22"/>
              </w:rPr>
              <w:t xml:space="preserve">valkea/nna </w:t>
            </w:r>
            <w:r>
              <w:rPr>
                <w:sz w:val="22"/>
                <w:szCs w:val="22"/>
              </w:rPr>
              <w:t xml:space="preserve">~ </w:t>
            </w:r>
            <w:r w:rsidRPr="00577F08">
              <w:rPr>
                <w:sz w:val="22"/>
                <w:szCs w:val="22"/>
              </w:rPr>
              <w:t>valkia/nna</w:t>
            </w:r>
          </w:p>
        </w:tc>
        <w:tc>
          <w:tcPr>
            <w:tcW w:w="1530" w:type="dxa"/>
            <w:tcBorders>
              <w:top w:val="nil"/>
              <w:bottom w:val="single" w:sz="4" w:space="0" w:color="auto"/>
            </w:tcBorders>
          </w:tcPr>
          <w:p w14:paraId="175A02D0" w14:textId="4B7964F6" w:rsidR="00B32EB4" w:rsidRPr="00A95D68" w:rsidRDefault="00B32EB4" w:rsidP="002D01A2">
            <w:pPr>
              <w:spacing w:before="20" w:after="20"/>
              <w:ind w:right="-64"/>
              <w:rPr>
                <w:sz w:val="22"/>
                <w:szCs w:val="22"/>
              </w:rPr>
            </w:pPr>
            <w:r w:rsidRPr="00577F08">
              <w:rPr>
                <w:sz w:val="22"/>
                <w:szCs w:val="22"/>
              </w:rPr>
              <w:t>valke</w:t>
            </w:r>
            <w:r>
              <w:rPr>
                <w:sz w:val="22"/>
                <w:szCs w:val="22"/>
              </w:rPr>
              <w:t>/i/na</w:t>
            </w:r>
          </w:p>
        </w:tc>
        <w:tc>
          <w:tcPr>
            <w:tcW w:w="1530" w:type="dxa"/>
            <w:tcBorders>
              <w:top w:val="nil"/>
              <w:bottom w:val="single" w:sz="4" w:space="0" w:color="auto"/>
            </w:tcBorders>
          </w:tcPr>
          <w:p w14:paraId="732AA28D" w14:textId="63BB9335" w:rsidR="00B32EB4" w:rsidRPr="00A95D68" w:rsidRDefault="00B32EB4" w:rsidP="002D01A2">
            <w:pPr>
              <w:spacing w:before="20" w:after="20"/>
              <w:ind w:right="-64"/>
              <w:rPr>
                <w:sz w:val="22"/>
                <w:szCs w:val="22"/>
              </w:rPr>
            </w:pPr>
            <w:r w:rsidRPr="00A036DA">
              <w:rPr>
                <w:sz w:val="22"/>
                <w:szCs w:val="22"/>
              </w:rPr>
              <w:t xml:space="preserve">valkea/ksi </w:t>
            </w:r>
            <w:r>
              <w:rPr>
                <w:sz w:val="22"/>
                <w:szCs w:val="22"/>
              </w:rPr>
              <w:t xml:space="preserve">~ </w:t>
            </w:r>
            <w:r w:rsidRPr="00A036DA">
              <w:rPr>
                <w:sz w:val="22"/>
                <w:szCs w:val="22"/>
              </w:rPr>
              <w:t>valkia/ksi</w:t>
            </w:r>
          </w:p>
        </w:tc>
        <w:tc>
          <w:tcPr>
            <w:tcW w:w="1530" w:type="dxa"/>
            <w:tcBorders>
              <w:top w:val="nil"/>
              <w:bottom w:val="single" w:sz="4" w:space="0" w:color="auto"/>
            </w:tcBorders>
          </w:tcPr>
          <w:p w14:paraId="45AAF5E1" w14:textId="7D065F78" w:rsidR="00B32EB4" w:rsidRPr="00A95D68" w:rsidRDefault="00B32EB4" w:rsidP="002D01A2">
            <w:pPr>
              <w:spacing w:before="20" w:after="20"/>
              <w:ind w:right="-64"/>
              <w:rPr>
                <w:sz w:val="22"/>
                <w:szCs w:val="22"/>
              </w:rPr>
            </w:pPr>
            <w:r w:rsidRPr="00577F08">
              <w:rPr>
                <w:sz w:val="22"/>
                <w:szCs w:val="22"/>
              </w:rPr>
              <w:t>valke</w:t>
            </w:r>
            <w:r>
              <w:rPr>
                <w:sz w:val="22"/>
                <w:szCs w:val="22"/>
              </w:rPr>
              <w:t>/i</w:t>
            </w:r>
            <w:r w:rsidRPr="006348F1">
              <w:rPr>
                <w:sz w:val="22"/>
                <w:szCs w:val="22"/>
              </w:rPr>
              <w:t>/</w:t>
            </w:r>
            <w:r>
              <w:rPr>
                <w:sz w:val="22"/>
                <w:szCs w:val="22"/>
              </w:rPr>
              <w:t xml:space="preserve">ksi </w:t>
            </w:r>
          </w:p>
        </w:tc>
      </w:tr>
      <w:tr w:rsidR="00A75D7C" w:rsidRPr="00A95D68" w14:paraId="593085C6" w14:textId="77777777" w:rsidTr="00A75D7C">
        <w:trPr>
          <w:trHeight w:val="168"/>
        </w:trPr>
        <w:tc>
          <w:tcPr>
            <w:tcW w:w="1998" w:type="dxa"/>
            <w:vMerge w:val="restart"/>
          </w:tcPr>
          <w:p w14:paraId="41EE41C9" w14:textId="4F97CAC7" w:rsidR="00A75D7C" w:rsidRPr="00A95D68" w:rsidRDefault="00A75D7C" w:rsidP="009F0AC5">
            <w:pPr>
              <w:spacing w:before="20" w:after="20"/>
              <w:rPr>
                <w:sz w:val="22"/>
                <w:szCs w:val="22"/>
              </w:rPr>
            </w:pPr>
            <w:r w:rsidRPr="00A95D68">
              <w:rPr>
                <w:sz w:val="22"/>
                <w:szCs w:val="22"/>
              </w:rPr>
              <w:t xml:space="preserve">2.2 </w:t>
            </w:r>
            <w:r w:rsidR="00677E5D">
              <w:rPr>
                <w:sz w:val="22"/>
                <w:szCs w:val="22"/>
              </w:rPr>
              <w:t>Konsonanttirank</w:t>
            </w:r>
            <w:r w:rsidRPr="00A95D68">
              <w:rPr>
                <w:sz w:val="22"/>
                <w:szCs w:val="22"/>
              </w:rPr>
              <w:t xml:space="preserve">aiset </w:t>
            </w:r>
            <w:r w:rsidR="009F0AC5">
              <w:rPr>
                <w:sz w:val="22"/>
                <w:szCs w:val="22"/>
              </w:rPr>
              <w:t>ushee</w:t>
            </w:r>
            <w:r w:rsidR="009F0AC5" w:rsidRPr="00A95D68">
              <w:rPr>
                <w:sz w:val="22"/>
                <w:szCs w:val="22"/>
              </w:rPr>
              <w:t>mpi</w:t>
            </w:r>
            <w:r w:rsidR="009F0AC5">
              <w:rPr>
                <w:sz w:val="22"/>
                <w:szCs w:val="22"/>
              </w:rPr>
              <w:t>tavuiset</w:t>
            </w:r>
            <w:r w:rsidR="009F0AC5" w:rsidRPr="00A95D68">
              <w:rPr>
                <w:sz w:val="22"/>
                <w:szCs w:val="22"/>
              </w:rPr>
              <w:t xml:space="preserve"> </w:t>
            </w:r>
            <w:r w:rsidRPr="00A95D68">
              <w:rPr>
                <w:sz w:val="22"/>
                <w:szCs w:val="22"/>
              </w:rPr>
              <w:t xml:space="preserve">lyhykäisvokaaliset </w:t>
            </w:r>
            <w:r w:rsidR="001B1B77">
              <w:rPr>
                <w:sz w:val="22"/>
                <w:szCs w:val="22"/>
              </w:rPr>
              <w:t>nomenit</w:t>
            </w:r>
          </w:p>
        </w:tc>
        <w:tc>
          <w:tcPr>
            <w:tcW w:w="1260" w:type="dxa"/>
            <w:tcBorders>
              <w:bottom w:val="nil"/>
            </w:tcBorders>
          </w:tcPr>
          <w:p w14:paraId="6C5E9136" w14:textId="6E134D92" w:rsidR="00A75D7C" w:rsidRPr="00A95D68" w:rsidRDefault="00A75D7C" w:rsidP="002D01A2">
            <w:pPr>
              <w:spacing w:before="20" w:after="20"/>
              <w:ind w:right="-64"/>
              <w:rPr>
                <w:sz w:val="22"/>
                <w:szCs w:val="22"/>
              </w:rPr>
            </w:pPr>
            <w:r w:rsidRPr="002F7389">
              <w:rPr>
                <w:sz w:val="22"/>
                <w:szCs w:val="22"/>
              </w:rPr>
              <w:t>ty</w:t>
            </w:r>
            <w:r w:rsidR="0075485B">
              <w:rPr>
                <w:sz w:val="22"/>
                <w:szCs w:val="22"/>
              </w:rPr>
              <w:t>(</w:t>
            </w:r>
            <w:r w:rsidRPr="002F7389">
              <w:rPr>
                <w:sz w:val="22"/>
                <w:szCs w:val="22"/>
              </w:rPr>
              <w:t>t)är</w:t>
            </w:r>
          </w:p>
        </w:tc>
        <w:tc>
          <w:tcPr>
            <w:tcW w:w="1530" w:type="dxa"/>
            <w:tcBorders>
              <w:bottom w:val="nil"/>
            </w:tcBorders>
          </w:tcPr>
          <w:p w14:paraId="02F5B29E" w14:textId="77777777" w:rsidR="00A75D7C" w:rsidRPr="00A95D68" w:rsidRDefault="00A75D7C" w:rsidP="002D01A2">
            <w:pPr>
              <w:spacing w:before="20" w:after="20"/>
              <w:ind w:right="-64"/>
              <w:rPr>
                <w:sz w:val="22"/>
                <w:szCs w:val="22"/>
              </w:rPr>
            </w:pPr>
            <w:r w:rsidRPr="00A251BD">
              <w:rPr>
                <w:sz w:val="22"/>
                <w:szCs w:val="22"/>
              </w:rPr>
              <w:t>tyttäre/nnä</w:t>
            </w:r>
          </w:p>
        </w:tc>
        <w:tc>
          <w:tcPr>
            <w:tcW w:w="1530" w:type="dxa"/>
            <w:tcBorders>
              <w:bottom w:val="nil"/>
            </w:tcBorders>
          </w:tcPr>
          <w:p w14:paraId="26D1FD64" w14:textId="77777777" w:rsidR="00A75D7C" w:rsidRPr="00A95D68" w:rsidRDefault="00A75D7C" w:rsidP="002D01A2">
            <w:pPr>
              <w:spacing w:before="20" w:after="20"/>
              <w:ind w:right="-64"/>
              <w:rPr>
                <w:sz w:val="22"/>
                <w:szCs w:val="22"/>
              </w:rPr>
            </w:pPr>
            <w:r w:rsidRPr="00A251BD">
              <w:rPr>
                <w:sz w:val="22"/>
                <w:szCs w:val="22"/>
              </w:rPr>
              <w:t>tyttär</w:t>
            </w:r>
            <w:r>
              <w:rPr>
                <w:sz w:val="22"/>
                <w:szCs w:val="22"/>
              </w:rPr>
              <w:t>/i</w:t>
            </w:r>
            <w:r w:rsidRPr="00A251BD">
              <w:rPr>
                <w:sz w:val="22"/>
                <w:szCs w:val="22"/>
              </w:rPr>
              <w:t>/nnä</w:t>
            </w:r>
          </w:p>
        </w:tc>
        <w:tc>
          <w:tcPr>
            <w:tcW w:w="1530" w:type="dxa"/>
            <w:tcBorders>
              <w:bottom w:val="nil"/>
            </w:tcBorders>
          </w:tcPr>
          <w:p w14:paraId="60F29C53" w14:textId="77777777" w:rsidR="00A75D7C" w:rsidRPr="00A95D68" w:rsidRDefault="00A75D7C" w:rsidP="002D01A2">
            <w:pPr>
              <w:spacing w:before="20" w:after="20"/>
              <w:ind w:right="-64"/>
              <w:rPr>
                <w:sz w:val="22"/>
                <w:szCs w:val="22"/>
              </w:rPr>
            </w:pPr>
            <w:r w:rsidRPr="0069309F">
              <w:rPr>
                <w:sz w:val="22"/>
                <w:szCs w:val="22"/>
              </w:rPr>
              <w:t>tyttäre/ksi</w:t>
            </w:r>
          </w:p>
        </w:tc>
        <w:tc>
          <w:tcPr>
            <w:tcW w:w="1530" w:type="dxa"/>
            <w:tcBorders>
              <w:bottom w:val="nil"/>
            </w:tcBorders>
          </w:tcPr>
          <w:p w14:paraId="5664196E" w14:textId="77777777" w:rsidR="00A75D7C" w:rsidRPr="00A95D68" w:rsidRDefault="00A75D7C" w:rsidP="002D01A2">
            <w:pPr>
              <w:spacing w:before="20" w:after="20"/>
              <w:ind w:right="-64"/>
              <w:rPr>
                <w:sz w:val="22"/>
                <w:szCs w:val="22"/>
              </w:rPr>
            </w:pPr>
            <w:r w:rsidRPr="00A251BD">
              <w:rPr>
                <w:sz w:val="22"/>
                <w:szCs w:val="22"/>
              </w:rPr>
              <w:t>tyttär</w:t>
            </w:r>
            <w:r>
              <w:rPr>
                <w:sz w:val="22"/>
                <w:szCs w:val="22"/>
              </w:rPr>
              <w:t>/i</w:t>
            </w:r>
            <w:r w:rsidRPr="006348F1">
              <w:rPr>
                <w:sz w:val="22"/>
                <w:szCs w:val="22"/>
              </w:rPr>
              <w:t>/</w:t>
            </w:r>
            <w:r>
              <w:rPr>
                <w:sz w:val="22"/>
                <w:szCs w:val="22"/>
              </w:rPr>
              <w:t>ksi</w:t>
            </w:r>
          </w:p>
        </w:tc>
      </w:tr>
      <w:tr w:rsidR="00A75D7C" w:rsidRPr="00A95D68" w14:paraId="442088CA" w14:textId="77777777" w:rsidTr="00A75D7C">
        <w:trPr>
          <w:trHeight w:val="168"/>
        </w:trPr>
        <w:tc>
          <w:tcPr>
            <w:tcW w:w="1998" w:type="dxa"/>
            <w:vMerge/>
          </w:tcPr>
          <w:p w14:paraId="1685EE71" w14:textId="77777777" w:rsidR="00A75D7C" w:rsidRPr="00A95D68" w:rsidRDefault="00A75D7C" w:rsidP="002D01A2">
            <w:pPr>
              <w:spacing w:before="20" w:after="20"/>
              <w:rPr>
                <w:sz w:val="22"/>
                <w:szCs w:val="22"/>
              </w:rPr>
            </w:pPr>
          </w:p>
        </w:tc>
        <w:tc>
          <w:tcPr>
            <w:tcW w:w="1260" w:type="dxa"/>
            <w:tcBorders>
              <w:top w:val="nil"/>
              <w:bottom w:val="nil"/>
            </w:tcBorders>
          </w:tcPr>
          <w:p w14:paraId="2B1927D0" w14:textId="77777777" w:rsidR="00A75D7C" w:rsidRPr="00A95D68" w:rsidRDefault="00A75D7C" w:rsidP="002D01A2">
            <w:pPr>
              <w:spacing w:before="20" w:after="20"/>
              <w:ind w:right="-64"/>
              <w:rPr>
                <w:sz w:val="22"/>
                <w:szCs w:val="22"/>
              </w:rPr>
            </w:pPr>
            <w:r w:rsidRPr="002F7389">
              <w:rPr>
                <w:sz w:val="22"/>
                <w:szCs w:val="22"/>
              </w:rPr>
              <w:t>elläin</w:t>
            </w:r>
          </w:p>
        </w:tc>
        <w:tc>
          <w:tcPr>
            <w:tcW w:w="1530" w:type="dxa"/>
            <w:tcBorders>
              <w:top w:val="nil"/>
              <w:bottom w:val="nil"/>
            </w:tcBorders>
          </w:tcPr>
          <w:p w14:paraId="7F192A54" w14:textId="77777777" w:rsidR="00A75D7C" w:rsidRPr="00A95D68" w:rsidRDefault="00A75D7C" w:rsidP="002D01A2">
            <w:pPr>
              <w:spacing w:before="20" w:after="20"/>
              <w:ind w:right="-64"/>
              <w:rPr>
                <w:sz w:val="22"/>
                <w:szCs w:val="22"/>
              </w:rPr>
            </w:pPr>
            <w:r w:rsidRPr="00A251BD">
              <w:rPr>
                <w:sz w:val="22"/>
                <w:szCs w:val="22"/>
              </w:rPr>
              <w:t>elläime/nnä</w:t>
            </w:r>
          </w:p>
        </w:tc>
        <w:tc>
          <w:tcPr>
            <w:tcW w:w="1530" w:type="dxa"/>
            <w:tcBorders>
              <w:top w:val="nil"/>
              <w:bottom w:val="nil"/>
            </w:tcBorders>
          </w:tcPr>
          <w:p w14:paraId="0379DB92" w14:textId="77777777" w:rsidR="00A75D7C" w:rsidRPr="00A95D68" w:rsidRDefault="00A75D7C" w:rsidP="002D01A2">
            <w:pPr>
              <w:spacing w:before="20" w:after="20"/>
              <w:ind w:right="-64"/>
              <w:rPr>
                <w:sz w:val="22"/>
                <w:szCs w:val="22"/>
              </w:rPr>
            </w:pPr>
            <w:r w:rsidRPr="00A251BD">
              <w:rPr>
                <w:sz w:val="22"/>
                <w:szCs w:val="22"/>
              </w:rPr>
              <w:t>elläim</w:t>
            </w:r>
            <w:r>
              <w:rPr>
                <w:sz w:val="22"/>
                <w:szCs w:val="22"/>
              </w:rPr>
              <w:t>/i</w:t>
            </w:r>
            <w:r w:rsidRPr="00A251BD">
              <w:rPr>
                <w:sz w:val="22"/>
                <w:szCs w:val="22"/>
              </w:rPr>
              <w:t>/nnä</w:t>
            </w:r>
          </w:p>
        </w:tc>
        <w:tc>
          <w:tcPr>
            <w:tcW w:w="1530" w:type="dxa"/>
            <w:tcBorders>
              <w:top w:val="nil"/>
              <w:bottom w:val="nil"/>
            </w:tcBorders>
          </w:tcPr>
          <w:p w14:paraId="74E917AC" w14:textId="77777777" w:rsidR="00A75D7C" w:rsidRPr="00A95D68" w:rsidRDefault="00A75D7C" w:rsidP="002D01A2">
            <w:pPr>
              <w:spacing w:before="20" w:after="20"/>
              <w:ind w:right="-64"/>
              <w:rPr>
                <w:sz w:val="22"/>
                <w:szCs w:val="22"/>
              </w:rPr>
            </w:pPr>
            <w:r w:rsidRPr="0069309F">
              <w:rPr>
                <w:sz w:val="22"/>
                <w:szCs w:val="22"/>
              </w:rPr>
              <w:t>elläime/ksi</w:t>
            </w:r>
          </w:p>
        </w:tc>
        <w:tc>
          <w:tcPr>
            <w:tcW w:w="1530" w:type="dxa"/>
            <w:tcBorders>
              <w:top w:val="nil"/>
              <w:bottom w:val="nil"/>
            </w:tcBorders>
          </w:tcPr>
          <w:p w14:paraId="2D3E250F" w14:textId="77777777" w:rsidR="00A75D7C" w:rsidRPr="00A95D68" w:rsidRDefault="00A75D7C" w:rsidP="002D01A2">
            <w:pPr>
              <w:spacing w:before="20" w:after="20"/>
              <w:ind w:right="-64"/>
              <w:rPr>
                <w:sz w:val="22"/>
                <w:szCs w:val="22"/>
              </w:rPr>
            </w:pPr>
            <w:r w:rsidRPr="00A251BD">
              <w:rPr>
                <w:sz w:val="22"/>
                <w:szCs w:val="22"/>
              </w:rPr>
              <w:t>elläim</w:t>
            </w:r>
            <w:r>
              <w:rPr>
                <w:sz w:val="22"/>
                <w:szCs w:val="22"/>
              </w:rPr>
              <w:t>/i</w:t>
            </w:r>
            <w:r w:rsidRPr="006348F1">
              <w:rPr>
                <w:sz w:val="22"/>
                <w:szCs w:val="22"/>
              </w:rPr>
              <w:t>/</w:t>
            </w:r>
            <w:r>
              <w:rPr>
                <w:sz w:val="22"/>
                <w:szCs w:val="22"/>
              </w:rPr>
              <w:t>ksi</w:t>
            </w:r>
          </w:p>
        </w:tc>
      </w:tr>
      <w:tr w:rsidR="00A75D7C" w:rsidRPr="00A95D68" w14:paraId="10915524" w14:textId="77777777" w:rsidTr="00A75D7C">
        <w:trPr>
          <w:trHeight w:val="168"/>
        </w:trPr>
        <w:tc>
          <w:tcPr>
            <w:tcW w:w="1998" w:type="dxa"/>
            <w:vMerge/>
          </w:tcPr>
          <w:p w14:paraId="5DAB18F3" w14:textId="77777777" w:rsidR="00A75D7C" w:rsidRPr="00A95D68" w:rsidRDefault="00A75D7C" w:rsidP="002D01A2">
            <w:pPr>
              <w:spacing w:before="20" w:after="20"/>
              <w:rPr>
                <w:sz w:val="22"/>
                <w:szCs w:val="22"/>
              </w:rPr>
            </w:pPr>
          </w:p>
        </w:tc>
        <w:tc>
          <w:tcPr>
            <w:tcW w:w="1260" w:type="dxa"/>
            <w:tcBorders>
              <w:top w:val="nil"/>
              <w:bottom w:val="nil"/>
            </w:tcBorders>
          </w:tcPr>
          <w:p w14:paraId="07E91B11" w14:textId="77777777" w:rsidR="00A75D7C" w:rsidRPr="00A95D68" w:rsidRDefault="00A75D7C" w:rsidP="002D01A2">
            <w:pPr>
              <w:spacing w:before="20" w:after="20"/>
              <w:ind w:right="-64"/>
              <w:rPr>
                <w:sz w:val="22"/>
                <w:szCs w:val="22"/>
              </w:rPr>
            </w:pPr>
            <w:r w:rsidRPr="002F7389">
              <w:rPr>
                <w:sz w:val="22"/>
                <w:szCs w:val="22"/>
              </w:rPr>
              <w:t>tottuus</w:t>
            </w:r>
          </w:p>
        </w:tc>
        <w:tc>
          <w:tcPr>
            <w:tcW w:w="1530" w:type="dxa"/>
            <w:tcBorders>
              <w:top w:val="nil"/>
              <w:bottom w:val="nil"/>
            </w:tcBorders>
          </w:tcPr>
          <w:p w14:paraId="14C00729" w14:textId="18893BB7" w:rsidR="00A75D7C" w:rsidRPr="00A95D68" w:rsidRDefault="003D5326" w:rsidP="002D01A2">
            <w:pPr>
              <w:spacing w:before="20" w:after="20"/>
              <w:ind w:right="-64"/>
              <w:rPr>
                <w:sz w:val="22"/>
                <w:szCs w:val="22"/>
              </w:rPr>
            </w:pPr>
            <w:r>
              <w:rPr>
                <w:sz w:val="22"/>
                <w:szCs w:val="22"/>
              </w:rPr>
              <w:t>tottu</w:t>
            </w:r>
            <w:r w:rsidR="00A75D7C" w:rsidRPr="00A251BD">
              <w:rPr>
                <w:sz w:val="22"/>
                <w:szCs w:val="22"/>
              </w:rPr>
              <w:t>ute/nna</w:t>
            </w:r>
          </w:p>
        </w:tc>
        <w:tc>
          <w:tcPr>
            <w:tcW w:w="1530" w:type="dxa"/>
            <w:tcBorders>
              <w:top w:val="nil"/>
              <w:bottom w:val="nil"/>
            </w:tcBorders>
          </w:tcPr>
          <w:p w14:paraId="25DF7B46" w14:textId="77777777" w:rsidR="00A75D7C" w:rsidRPr="00A95D68" w:rsidRDefault="00A75D7C" w:rsidP="002D01A2">
            <w:pPr>
              <w:spacing w:before="20" w:after="20"/>
              <w:ind w:right="-64"/>
              <w:rPr>
                <w:sz w:val="22"/>
                <w:szCs w:val="22"/>
              </w:rPr>
            </w:pPr>
            <w:r w:rsidRPr="00A251BD">
              <w:rPr>
                <w:sz w:val="22"/>
                <w:szCs w:val="22"/>
              </w:rPr>
              <w:t>tottuu</w:t>
            </w:r>
            <w:r>
              <w:rPr>
                <w:sz w:val="22"/>
                <w:szCs w:val="22"/>
              </w:rPr>
              <w:t>ks/i</w:t>
            </w:r>
            <w:r w:rsidRPr="00A251BD">
              <w:rPr>
                <w:sz w:val="22"/>
                <w:szCs w:val="22"/>
              </w:rPr>
              <w:t>/nna</w:t>
            </w:r>
          </w:p>
        </w:tc>
        <w:tc>
          <w:tcPr>
            <w:tcW w:w="1530" w:type="dxa"/>
            <w:tcBorders>
              <w:top w:val="nil"/>
              <w:bottom w:val="nil"/>
            </w:tcBorders>
          </w:tcPr>
          <w:p w14:paraId="0988FBEF" w14:textId="44256E79" w:rsidR="00A75D7C" w:rsidRPr="00A95D68" w:rsidRDefault="00A75D7C" w:rsidP="002D01A2">
            <w:pPr>
              <w:spacing w:before="20" w:after="20"/>
              <w:ind w:right="-64"/>
              <w:rPr>
                <w:sz w:val="22"/>
                <w:szCs w:val="22"/>
              </w:rPr>
            </w:pPr>
            <w:r w:rsidRPr="0069309F">
              <w:rPr>
                <w:sz w:val="22"/>
                <w:szCs w:val="22"/>
              </w:rPr>
              <w:t>tottuu</w:t>
            </w:r>
            <w:r w:rsidR="0075485B">
              <w:rPr>
                <w:sz w:val="22"/>
                <w:szCs w:val="22"/>
              </w:rPr>
              <w:t>(</w:t>
            </w:r>
            <w:r w:rsidRPr="0069309F">
              <w:rPr>
                <w:sz w:val="22"/>
                <w:szCs w:val="22"/>
              </w:rPr>
              <w:t>đ)e/ksi</w:t>
            </w:r>
          </w:p>
        </w:tc>
        <w:tc>
          <w:tcPr>
            <w:tcW w:w="1530" w:type="dxa"/>
            <w:tcBorders>
              <w:top w:val="nil"/>
              <w:bottom w:val="nil"/>
            </w:tcBorders>
          </w:tcPr>
          <w:p w14:paraId="6735A895" w14:textId="77777777" w:rsidR="00A75D7C" w:rsidRPr="00A95D68" w:rsidRDefault="00A75D7C" w:rsidP="002D01A2">
            <w:pPr>
              <w:spacing w:before="20" w:after="20"/>
              <w:ind w:right="-64"/>
              <w:rPr>
                <w:sz w:val="22"/>
                <w:szCs w:val="22"/>
              </w:rPr>
            </w:pPr>
            <w:r w:rsidRPr="00A251BD">
              <w:rPr>
                <w:sz w:val="22"/>
                <w:szCs w:val="22"/>
              </w:rPr>
              <w:t>tottuu</w:t>
            </w:r>
            <w:r>
              <w:rPr>
                <w:sz w:val="22"/>
                <w:szCs w:val="22"/>
              </w:rPr>
              <w:t>ks/i</w:t>
            </w:r>
            <w:r w:rsidRPr="006348F1">
              <w:rPr>
                <w:sz w:val="22"/>
                <w:szCs w:val="22"/>
              </w:rPr>
              <w:t>/</w:t>
            </w:r>
            <w:r>
              <w:rPr>
                <w:sz w:val="22"/>
                <w:szCs w:val="22"/>
              </w:rPr>
              <w:t>ksi</w:t>
            </w:r>
          </w:p>
        </w:tc>
      </w:tr>
      <w:tr w:rsidR="00A75D7C" w:rsidRPr="00A95D68" w14:paraId="32FA22C3" w14:textId="77777777" w:rsidTr="00A75D7C">
        <w:trPr>
          <w:trHeight w:val="168"/>
        </w:trPr>
        <w:tc>
          <w:tcPr>
            <w:tcW w:w="1998" w:type="dxa"/>
            <w:vMerge/>
          </w:tcPr>
          <w:p w14:paraId="327C06F8" w14:textId="404EBCD4" w:rsidR="00A75D7C" w:rsidRPr="00A95D68" w:rsidRDefault="00A75D7C" w:rsidP="002D01A2">
            <w:pPr>
              <w:spacing w:before="20" w:after="20"/>
              <w:rPr>
                <w:sz w:val="22"/>
                <w:szCs w:val="22"/>
              </w:rPr>
            </w:pPr>
          </w:p>
        </w:tc>
        <w:tc>
          <w:tcPr>
            <w:tcW w:w="1260" w:type="dxa"/>
            <w:tcBorders>
              <w:top w:val="nil"/>
              <w:bottom w:val="nil"/>
            </w:tcBorders>
          </w:tcPr>
          <w:p w14:paraId="5B24171B" w14:textId="77777777" w:rsidR="00A75D7C" w:rsidRPr="00A95D68" w:rsidRDefault="00A75D7C" w:rsidP="002D01A2">
            <w:pPr>
              <w:spacing w:before="20" w:after="20"/>
              <w:rPr>
                <w:sz w:val="22"/>
                <w:szCs w:val="22"/>
              </w:rPr>
            </w:pPr>
            <w:r w:rsidRPr="003C2392">
              <w:rPr>
                <w:sz w:val="22"/>
                <w:szCs w:val="22"/>
              </w:rPr>
              <w:t>veres</w:t>
            </w:r>
          </w:p>
        </w:tc>
        <w:tc>
          <w:tcPr>
            <w:tcW w:w="1530" w:type="dxa"/>
            <w:tcBorders>
              <w:top w:val="nil"/>
              <w:bottom w:val="nil"/>
            </w:tcBorders>
          </w:tcPr>
          <w:p w14:paraId="12975DCC" w14:textId="77777777" w:rsidR="00A75D7C" w:rsidRPr="00A95D68" w:rsidRDefault="00A75D7C" w:rsidP="002D01A2">
            <w:pPr>
              <w:spacing w:before="20" w:after="20"/>
              <w:ind w:right="-64"/>
              <w:rPr>
                <w:sz w:val="22"/>
                <w:szCs w:val="22"/>
              </w:rPr>
            </w:pPr>
            <w:r w:rsidRPr="007F6D91">
              <w:rPr>
                <w:sz w:val="22"/>
                <w:szCs w:val="22"/>
              </w:rPr>
              <w:t>verekse/nnä</w:t>
            </w:r>
          </w:p>
        </w:tc>
        <w:tc>
          <w:tcPr>
            <w:tcW w:w="1530" w:type="dxa"/>
            <w:tcBorders>
              <w:top w:val="nil"/>
              <w:bottom w:val="nil"/>
            </w:tcBorders>
          </w:tcPr>
          <w:p w14:paraId="53F61FAB" w14:textId="77777777" w:rsidR="00A75D7C" w:rsidRPr="00A95D68" w:rsidRDefault="00A75D7C" w:rsidP="002D01A2">
            <w:pPr>
              <w:spacing w:before="20" w:after="20"/>
              <w:ind w:right="-64"/>
              <w:rPr>
                <w:sz w:val="22"/>
                <w:szCs w:val="22"/>
              </w:rPr>
            </w:pPr>
            <w:r w:rsidRPr="007F6D91">
              <w:rPr>
                <w:sz w:val="22"/>
                <w:szCs w:val="22"/>
              </w:rPr>
              <w:t>vereks</w:t>
            </w:r>
            <w:r>
              <w:rPr>
                <w:sz w:val="22"/>
                <w:szCs w:val="22"/>
              </w:rPr>
              <w:t>/i</w:t>
            </w:r>
            <w:r w:rsidRPr="007F6D91">
              <w:rPr>
                <w:sz w:val="22"/>
                <w:szCs w:val="22"/>
              </w:rPr>
              <w:t>/nnä</w:t>
            </w:r>
          </w:p>
        </w:tc>
        <w:tc>
          <w:tcPr>
            <w:tcW w:w="1530" w:type="dxa"/>
            <w:tcBorders>
              <w:top w:val="nil"/>
              <w:bottom w:val="nil"/>
            </w:tcBorders>
          </w:tcPr>
          <w:p w14:paraId="2429C4AE" w14:textId="77777777" w:rsidR="00A75D7C" w:rsidRPr="00A95D68" w:rsidRDefault="00A75D7C" w:rsidP="002D01A2">
            <w:pPr>
              <w:spacing w:before="20" w:after="20"/>
              <w:ind w:right="-64"/>
              <w:rPr>
                <w:sz w:val="22"/>
                <w:szCs w:val="22"/>
              </w:rPr>
            </w:pPr>
            <w:r w:rsidRPr="00EC553D">
              <w:rPr>
                <w:sz w:val="22"/>
                <w:szCs w:val="22"/>
              </w:rPr>
              <w:t>verekse/ksi</w:t>
            </w:r>
          </w:p>
        </w:tc>
        <w:tc>
          <w:tcPr>
            <w:tcW w:w="1530" w:type="dxa"/>
            <w:tcBorders>
              <w:top w:val="nil"/>
              <w:bottom w:val="nil"/>
            </w:tcBorders>
          </w:tcPr>
          <w:p w14:paraId="716B0DB7" w14:textId="77777777" w:rsidR="00A75D7C" w:rsidRPr="00A95D68" w:rsidRDefault="00A75D7C" w:rsidP="002D01A2">
            <w:pPr>
              <w:spacing w:before="20" w:after="20"/>
              <w:ind w:right="-64"/>
              <w:rPr>
                <w:sz w:val="22"/>
                <w:szCs w:val="22"/>
              </w:rPr>
            </w:pPr>
            <w:r w:rsidRPr="007F6D91">
              <w:rPr>
                <w:sz w:val="22"/>
                <w:szCs w:val="22"/>
              </w:rPr>
              <w:t>vereks</w:t>
            </w:r>
            <w:r>
              <w:rPr>
                <w:sz w:val="22"/>
                <w:szCs w:val="22"/>
              </w:rPr>
              <w:t>/i</w:t>
            </w:r>
            <w:r w:rsidRPr="006348F1">
              <w:rPr>
                <w:sz w:val="22"/>
                <w:szCs w:val="22"/>
              </w:rPr>
              <w:t>/</w:t>
            </w:r>
            <w:r>
              <w:rPr>
                <w:sz w:val="22"/>
                <w:szCs w:val="22"/>
              </w:rPr>
              <w:t>ksi</w:t>
            </w:r>
          </w:p>
        </w:tc>
      </w:tr>
      <w:tr w:rsidR="00A75D7C" w:rsidRPr="00A95D68" w14:paraId="2932EDC3" w14:textId="77777777" w:rsidTr="00A75D7C">
        <w:trPr>
          <w:trHeight w:val="168"/>
        </w:trPr>
        <w:tc>
          <w:tcPr>
            <w:tcW w:w="1998" w:type="dxa"/>
            <w:vMerge/>
          </w:tcPr>
          <w:p w14:paraId="4114614A" w14:textId="77777777" w:rsidR="00A75D7C" w:rsidRPr="00A95D68" w:rsidRDefault="00A75D7C" w:rsidP="002D01A2">
            <w:pPr>
              <w:spacing w:before="20" w:after="20"/>
              <w:rPr>
                <w:sz w:val="22"/>
                <w:szCs w:val="22"/>
              </w:rPr>
            </w:pPr>
          </w:p>
        </w:tc>
        <w:tc>
          <w:tcPr>
            <w:tcW w:w="1260" w:type="dxa"/>
            <w:tcBorders>
              <w:top w:val="nil"/>
              <w:bottom w:val="nil"/>
            </w:tcBorders>
          </w:tcPr>
          <w:p w14:paraId="45E5348A" w14:textId="77777777" w:rsidR="00A75D7C" w:rsidRPr="00A95D68" w:rsidRDefault="00A75D7C" w:rsidP="002D01A2">
            <w:pPr>
              <w:spacing w:before="20" w:after="20"/>
              <w:ind w:right="-64"/>
              <w:rPr>
                <w:sz w:val="22"/>
                <w:szCs w:val="22"/>
              </w:rPr>
            </w:pPr>
            <w:r w:rsidRPr="003C2392">
              <w:rPr>
                <w:sz w:val="22"/>
                <w:szCs w:val="22"/>
              </w:rPr>
              <w:t>kokkous</w:t>
            </w:r>
          </w:p>
        </w:tc>
        <w:tc>
          <w:tcPr>
            <w:tcW w:w="1530" w:type="dxa"/>
            <w:tcBorders>
              <w:top w:val="nil"/>
              <w:bottom w:val="nil"/>
            </w:tcBorders>
          </w:tcPr>
          <w:p w14:paraId="051D781D" w14:textId="77777777" w:rsidR="00A75D7C" w:rsidRPr="00A95D68" w:rsidRDefault="00A75D7C" w:rsidP="002D01A2">
            <w:pPr>
              <w:spacing w:before="20" w:after="20"/>
              <w:ind w:right="-64"/>
              <w:rPr>
                <w:sz w:val="22"/>
                <w:szCs w:val="22"/>
              </w:rPr>
            </w:pPr>
            <w:r>
              <w:rPr>
                <w:sz w:val="22"/>
                <w:szCs w:val="22"/>
              </w:rPr>
              <w:t>kokkoukse/</w:t>
            </w:r>
            <w:r w:rsidRPr="007F6D91">
              <w:rPr>
                <w:sz w:val="22"/>
                <w:szCs w:val="22"/>
              </w:rPr>
              <w:t>na</w:t>
            </w:r>
          </w:p>
        </w:tc>
        <w:tc>
          <w:tcPr>
            <w:tcW w:w="1530" w:type="dxa"/>
            <w:tcBorders>
              <w:top w:val="nil"/>
              <w:bottom w:val="nil"/>
            </w:tcBorders>
          </w:tcPr>
          <w:p w14:paraId="5695AC2D" w14:textId="77777777" w:rsidR="00A75D7C" w:rsidRPr="00A95D68" w:rsidRDefault="00A75D7C" w:rsidP="002D01A2">
            <w:pPr>
              <w:spacing w:before="20" w:after="20"/>
              <w:ind w:right="-64"/>
              <w:rPr>
                <w:sz w:val="22"/>
                <w:szCs w:val="22"/>
              </w:rPr>
            </w:pPr>
            <w:r w:rsidRPr="007F6D91">
              <w:rPr>
                <w:sz w:val="22"/>
                <w:szCs w:val="22"/>
              </w:rPr>
              <w:t>kokkouks</w:t>
            </w:r>
            <w:r>
              <w:rPr>
                <w:sz w:val="22"/>
                <w:szCs w:val="22"/>
              </w:rPr>
              <w:t>/i/</w:t>
            </w:r>
            <w:r w:rsidRPr="007F6D91">
              <w:rPr>
                <w:sz w:val="22"/>
                <w:szCs w:val="22"/>
              </w:rPr>
              <w:t>na</w:t>
            </w:r>
          </w:p>
        </w:tc>
        <w:tc>
          <w:tcPr>
            <w:tcW w:w="1530" w:type="dxa"/>
            <w:tcBorders>
              <w:top w:val="nil"/>
              <w:bottom w:val="nil"/>
            </w:tcBorders>
          </w:tcPr>
          <w:p w14:paraId="46FB2AAA" w14:textId="77777777" w:rsidR="00A75D7C" w:rsidRPr="00A95D68" w:rsidRDefault="00A75D7C" w:rsidP="002D01A2">
            <w:pPr>
              <w:spacing w:before="20" w:after="20"/>
              <w:ind w:right="-64"/>
              <w:rPr>
                <w:sz w:val="22"/>
                <w:szCs w:val="22"/>
              </w:rPr>
            </w:pPr>
            <w:r w:rsidRPr="00EC553D">
              <w:rPr>
                <w:sz w:val="22"/>
                <w:szCs w:val="22"/>
              </w:rPr>
              <w:t>kokkoukse/ksi</w:t>
            </w:r>
          </w:p>
        </w:tc>
        <w:tc>
          <w:tcPr>
            <w:tcW w:w="1530" w:type="dxa"/>
            <w:tcBorders>
              <w:top w:val="nil"/>
              <w:bottom w:val="nil"/>
            </w:tcBorders>
          </w:tcPr>
          <w:p w14:paraId="2CA0A050" w14:textId="77777777" w:rsidR="00A75D7C" w:rsidRPr="00A95D68" w:rsidRDefault="00A75D7C" w:rsidP="002D01A2">
            <w:pPr>
              <w:spacing w:before="20" w:after="20"/>
              <w:ind w:right="-64"/>
              <w:rPr>
                <w:sz w:val="22"/>
                <w:szCs w:val="22"/>
              </w:rPr>
            </w:pPr>
            <w:r w:rsidRPr="007F6D91">
              <w:rPr>
                <w:sz w:val="22"/>
                <w:szCs w:val="22"/>
              </w:rPr>
              <w:t>kokkouks</w:t>
            </w:r>
            <w:r>
              <w:rPr>
                <w:sz w:val="22"/>
                <w:szCs w:val="22"/>
              </w:rPr>
              <w:t>/i</w:t>
            </w:r>
            <w:r w:rsidRPr="006348F1">
              <w:rPr>
                <w:sz w:val="22"/>
                <w:szCs w:val="22"/>
              </w:rPr>
              <w:t>/</w:t>
            </w:r>
            <w:r>
              <w:rPr>
                <w:sz w:val="22"/>
                <w:szCs w:val="22"/>
              </w:rPr>
              <w:t>ksi</w:t>
            </w:r>
          </w:p>
        </w:tc>
      </w:tr>
      <w:tr w:rsidR="00A75D7C" w:rsidRPr="00A95D68" w14:paraId="1C84D362" w14:textId="77777777" w:rsidTr="00A75D7C">
        <w:trPr>
          <w:trHeight w:val="168"/>
        </w:trPr>
        <w:tc>
          <w:tcPr>
            <w:tcW w:w="1998" w:type="dxa"/>
            <w:vMerge/>
          </w:tcPr>
          <w:p w14:paraId="17B61F1B" w14:textId="77777777" w:rsidR="00A75D7C" w:rsidRPr="00A95D68" w:rsidRDefault="00A75D7C" w:rsidP="002D01A2">
            <w:pPr>
              <w:spacing w:before="20" w:after="20"/>
              <w:rPr>
                <w:sz w:val="22"/>
                <w:szCs w:val="22"/>
              </w:rPr>
            </w:pPr>
          </w:p>
        </w:tc>
        <w:tc>
          <w:tcPr>
            <w:tcW w:w="1260" w:type="dxa"/>
            <w:tcBorders>
              <w:top w:val="nil"/>
              <w:bottom w:val="single" w:sz="4" w:space="0" w:color="auto"/>
            </w:tcBorders>
          </w:tcPr>
          <w:p w14:paraId="40D41F48" w14:textId="77777777" w:rsidR="00A75D7C" w:rsidRPr="00A95D68" w:rsidRDefault="00A75D7C" w:rsidP="002D01A2">
            <w:pPr>
              <w:spacing w:before="20" w:after="20"/>
              <w:ind w:right="-64"/>
              <w:rPr>
                <w:sz w:val="22"/>
                <w:szCs w:val="22"/>
              </w:rPr>
            </w:pPr>
            <w:r w:rsidRPr="003C2392">
              <w:rPr>
                <w:sz w:val="22"/>
                <w:szCs w:val="22"/>
              </w:rPr>
              <w:t>ihminen</w:t>
            </w:r>
          </w:p>
        </w:tc>
        <w:tc>
          <w:tcPr>
            <w:tcW w:w="1530" w:type="dxa"/>
            <w:tcBorders>
              <w:top w:val="nil"/>
              <w:bottom w:val="single" w:sz="4" w:space="0" w:color="auto"/>
            </w:tcBorders>
          </w:tcPr>
          <w:p w14:paraId="24C0EA25" w14:textId="77777777" w:rsidR="00A75D7C" w:rsidRPr="00A95D68" w:rsidRDefault="00A75D7C" w:rsidP="002D01A2">
            <w:pPr>
              <w:spacing w:before="20" w:after="20"/>
              <w:ind w:right="-64"/>
              <w:rPr>
                <w:sz w:val="22"/>
                <w:szCs w:val="22"/>
              </w:rPr>
            </w:pPr>
            <w:r w:rsidRPr="007F6D91">
              <w:rPr>
                <w:sz w:val="22"/>
                <w:szCs w:val="22"/>
              </w:rPr>
              <w:t>ihmise/nnä</w:t>
            </w:r>
          </w:p>
        </w:tc>
        <w:tc>
          <w:tcPr>
            <w:tcW w:w="1530" w:type="dxa"/>
            <w:tcBorders>
              <w:top w:val="nil"/>
              <w:bottom w:val="single" w:sz="4" w:space="0" w:color="auto"/>
            </w:tcBorders>
          </w:tcPr>
          <w:p w14:paraId="17E350E1" w14:textId="77777777" w:rsidR="00A75D7C" w:rsidRPr="00A95D68" w:rsidRDefault="00A75D7C" w:rsidP="002D01A2">
            <w:pPr>
              <w:spacing w:before="20" w:after="20"/>
              <w:ind w:right="-64"/>
              <w:rPr>
                <w:sz w:val="22"/>
                <w:szCs w:val="22"/>
              </w:rPr>
            </w:pPr>
            <w:r w:rsidRPr="007F6D91">
              <w:rPr>
                <w:sz w:val="22"/>
                <w:szCs w:val="22"/>
              </w:rPr>
              <w:t>ihmis</w:t>
            </w:r>
            <w:r>
              <w:rPr>
                <w:sz w:val="22"/>
                <w:szCs w:val="22"/>
              </w:rPr>
              <w:t>/i</w:t>
            </w:r>
            <w:r w:rsidRPr="007F6D91">
              <w:rPr>
                <w:sz w:val="22"/>
                <w:szCs w:val="22"/>
              </w:rPr>
              <w:t>/nnä</w:t>
            </w:r>
          </w:p>
        </w:tc>
        <w:tc>
          <w:tcPr>
            <w:tcW w:w="1530" w:type="dxa"/>
            <w:tcBorders>
              <w:top w:val="nil"/>
              <w:bottom w:val="single" w:sz="4" w:space="0" w:color="auto"/>
            </w:tcBorders>
          </w:tcPr>
          <w:p w14:paraId="06A28D80" w14:textId="77777777" w:rsidR="00A75D7C" w:rsidRPr="00A95D68" w:rsidRDefault="00A75D7C" w:rsidP="002D01A2">
            <w:pPr>
              <w:spacing w:before="20" w:after="20"/>
              <w:ind w:right="-64"/>
              <w:rPr>
                <w:sz w:val="22"/>
                <w:szCs w:val="22"/>
              </w:rPr>
            </w:pPr>
            <w:r w:rsidRPr="00EC553D">
              <w:rPr>
                <w:sz w:val="22"/>
                <w:szCs w:val="22"/>
              </w:rPr>
              <w:t>ihmise/ksi</w:t>
            </w:r>
          </w:p>
        </w:tc>
        <w:tc>
          <w:tcPr>
            <w:tcW w:w="1530" w:type="dxa"/>
            <w:tcBorders>
              <w:top w:val="nil"/>
              <w:bottom w:val="single" w:sz="4" w:space="0" w:color="auto"/>
            </w:tcBorders>
          </w:tcPr>
          <w:p w14:paraId="251B1F19" w14:textId="77777777" w:rsidR="00A75D7C" w:rsidRPr="00A95D68" w:rsidRDefault="00A75D7C" w:rsidP="002D01A2">
            <w:pPr>
              <w:spacing w:before="20" w:after="20"/>
              <w:ind w:right="-64"/>
              <w:rPr>
                <w:sz w:val="22"/>
                <w:szCs w:val="22"/>
              </w:rPr>
            </w:pPr>
            <w:r w:rsidRPr="007F6D91">
              <w:rPr>
                <w:sz w:val="22"/>
                <w:szCs w:val="22"/>
              </w:rPr>
              <w:t>ihmis</w:t>
            </w:r>
            <w:r>
              <w:rPr>
                <w:sz w:val="22"/>
                <w:szCs w:val="22"/>
              </w:rPr>
              <w:t>/i</w:t>
            </w:r>
            <w:r w:rsidRPr="006348F1">
              <w:rPr>
                <w:sz w:val="22"/>
                <w:szCs w:val="22"/>
              </w:rPr>
              <w:t>/</w:t>
            </w:r>
            <w:r>
              <w:rPr>
                <w:sz w:val="22"/>
                <w:szCs w:val="22"/>
              </w:rPr>
              <w:t>ksi</w:t>
            </w:r>
          </w:p>
        </w:tc>
      </w:tr>
      <w:tr w:rsidR="00A75D7C" w:rsidRPr="00A95D68" w14:paraId="427E7C04" w14:textId="77777777" w:rsidTr="00A75D7C">
        <w:trPr>
          <w:trHeight w:val="168"/>
        </w:trPr>
        <w:tc>
          <w:tcPr>
            <w:tcW w:w="1998" w:type="dxa"/>
            <w:vMerge w:val="restart"/>
          </w:tcPr>
          <w:p w14:paraId="26D8BEC4" w14:textId="0D4B230A" w:rsidR="00A75D7C" w:rsidRPr="00A95D68" w:rsidRDefault="00A75D7C" w:rsidP="002D01A2">
            <w:pPr>
              <w:spacing w:before="20" w:after="20"/>
              <w:rPr>
                <w:sz w:val="22"/>
                <w:szCs w:val="22"/>
              </w:rPr>
            </w:pPr>
            <w:r w:rsidRPr="00A95D68">
              <w:rPr>
                <w:sz w:val="22"/>
                <w:szCs w:val="22"/>
              </w:rPr>
              <w:t>3.1 Yksirankaiset pitkävokaaliset</w:t>
            </w:r>
            <w:r w:rsidR="001B1B77">
              <w:rPr>
                <w:sz w:val="22"/>
                <w:szCs w:val="22"/>
              </w:rPr>
              <w:t xml:space="preserve"> nomenit</w:t>
            </w:r>
          </w:p>
        </w:tc>
        <w:tc>
          <w:tcPr>
            <w:tcW w:w="1260" w:type="dxa"/>
            <w:tcBorders>
              <w:top w:val="single" w:sz="4" w:space="0" w:color="auto"/>
              <w:bottom w:val="nil"/>
            </w:tcBorders>
          </w:tcPr>
          <w:p w14:paraId="641B329A" w14:textId="4CFDB7A2" w:rsidR="00A75D7C" w:rsidRPr="00A95D68" w:rsidRDefault="00A75D7C" w:rsidP="002D01A2">
            <w:pPr>
              <w:spacing w:before="20" w:after="20"/>
              <w:ind w:right="-64"/>
              <w:rPr>
                <w:sz w:val="22"/>
                <w:szCs w:val="22"/>
              </w:rPr>
            </w:pPr>
            <w:r w:rsidRPr="00292489">
              <w:rPr>
                <w:sz w:val="22"/>
                <w:szCs w:val="22"/>
              </w:rPr>
              <w:t>yö</w:t>
            </w:r>
          </w:p>
        </w:tc>
        <w:tc>
          <w:tcPr>
            <w:tcW w:w="1530" w:type="dxa"/>
            <w:tcBorders>
              <w:top w:val="single" w:sz="4" w:space="0" w:color="auto"/>
              <w:bottom w:val="nil"/>
            </w:tcBorders>
          </w:tcPr>
          <w:p w14:paraId="02713024" w14:textId="613F69FC" w:rsidR="00A75D7C" w:rsidRPr="00A95D68" w:rsidRDefault="00A75D7C" w:rsidP="002D01A2">
            <w:pPr>
              <w:spacing w:before="20" w:after="20"/>
              <w:ind w:right="-64"/>
              <w:rPr>
                <w:sz w:val="22"/>
                <w:szCs w:val="22"/>
              </w:rPr>
            </w:pPr>
            <w:r>
              <w:rPr>
                <w:sz w:val="22"/>
                <w:szCs w:val="22"/>
              </w:rPr>
              <w:t>yö</w:t>
            </w:r>
            <w:r w:rsidRPr="00B15FA1">
              <w:rPr>
                <w:sz w:val="22"/>
                <w:szCs w:val="22"/>
              </w:rPr>
              <w:t>/nä</w:t>
            </w:r>
          </w:p>
        </w:tc>
        <w:tc>
          <w:tcPr>
            <w:tcW w:w="1530" w:type="dxa"/>
            <w:tcBorders>
              <w:top w:val="single" w:sz="4" w:space="0" w:color="auto"/>
              <w:bottom w:val="nil"/>
            </w:tcBorders>
          </w:tcPr>
          <w:p w14:paraId="4B5081A9" w14:textId="05BB97DE" w:rsidR="00A75D7C" w:rsidRPr="00A95D68" w:rsidRDefault="00A75D7C" w:rsidP="002D01A2">
            <w:pPr>
              <w:spacing w:before="20" w:after="20"/>
              <w:ind w:right="-64"/>
              <w:rPr>
                <w:sz w:val="22"/>
                <w:szCs w:val="22"/>
              </w:rPr>
            </w:pPr>
            <w:r>
              <w:rPr>
                <w:sz w:val="22"/>
                <w:szCs w:val="22"/>
              </w:rPr>
              <w:t>ö/i</w:t>
            </w:r>
            <w:r w:rsidRPr="00B15FA1">
              <w:rPr>
                <w:sz w:val="22"/>
                <w:szCs w:val="22"/>
              </w:rPr>
              <w:t>/nä</w:t>
            </w:r>
          </w:p>
        </w:tc>
        <w:tc>
          <w:tcPr>
            <w:tcW w:w="1530" w:type="dxa"/>
            <w:tcBorders>
              <w:top w:val="single" w:sz="4" w:space="0" w:color="auto"/>
              <w:bottom w:val="nil"/>
            </w:tcBorders>
          </w:tcPr>
          <w:p w14:paraId="6A8B0D28" w14:textId="3A7E9C88" w:rsidR="00A75D7C" w:rsidRPr="00A95D68" w:rsidRDefault="00A75D7C" w:rsidP="002D01A2">
            <w:pPr>
              <w:spacing w:before="20" w:after="20"/>
              <w:ind w:right="-64"/>
              <w:rPr>
                <w:sz w:val="22"/>
                <w:szCs w:val="22"/>
              </w:rPr>
            </w:pPr>
            <w:r w:rsidRPr="00126789">
              <w:rPr>
                <w:sz w:val="22"/>
                <w:szCs w:val="22"/>
              </w:rPr>
              <w:t>yö/ksi</w:t>
            </w:r>
          </w:p>
        </w:tc>
        <w:tc>
          <w:tcPr>
            <w:tcW w:w="1530" w:type="dxa"/>
            <w:tcBorders>
              <w:top w:val="single" w:sz="4" w:space="0" w:color="auto"/>
              <w:bottom w:val="nil"/>
            </w:tcBorders>
          </w:tcPr>
          <w:p w14:paraId="7384A36D" w14:textId="77059106" w:rsidR="00A75D7C" w:rsidRPr="00A95D68" w:rsidRDefault="00A75D7C" w:rsidP="002D01A2">
            <w:pPr>
              <w:spacing w:before="20" w:after="20"/>
              <w:ind w:right="-64"/>
              <w:rPr>
                <w:sz w:val="22"/>
                <w:szCs w:val="22"/>
              </w:rPr>
            </w:pPr>
            <w:r>
              <w:rPr>
                <w:sz w:val="22"/>
                <w:szCs w:val="22"/>
              </w:rPr>
              <w:t>ö/i</w:t>
            </w:r>
            <w:r w:rsidRPr="006348F1">
              <w:rPr>
                <w:sz w:val="22"/>
                <w:szCs w:val="22"/>
              </w:rPr>
              <w:t>/</w:t>
            </w:r>
            <w:r>
              <w:rPr>
                <w:sz w:val="22"/>
                <w:szCs w:val="22"/>
              </w:rPr>
              <w:t>ksi</w:t>
            </w:r>
          </w:p>
        </w:tc>
      </w:tr>
      <w:tr w:rsidR="004918B2" w:rsidRPr="00A95D68" w14:paraId="28FC566A" w14:textId="77777777" w:rsidTr="009F561A">
        <w:trPr>
          <w:trHeight w:val="168"/>
        </w:trPr>
        <w:tc>
          <w:tcPr>
            <w:tcW w:w="1998" w:type="dxa"/>
            <w:vMerge/>
          </w:tcPr>
          <w:p w14:paraId="4679E38F" w14:textId="77777777" w:rsidR="004918B2" w:rsidRPr="00A95D68" w:rsidRDefault="004918B2" w:rsidP="002D01A2">
            <w:pPr>
              <w:spacing w:before="20" w:after="20"/>
              <w:rPr>
                <w:sz w:val="22"/>
                <w:szCs w:val="22"/>
              </w:rPr>
            </w:pPr>
          </w:p>
        </w:tc>
        <w:tc>
          <w:tcPr>
            <w:tcW w:w="1260" w:type="dxa"/>
            <w:tcBorders>
              <w:top w:val="nil"/>
              <w:bottom w:val="nil"/>
            </w:tcBorders>
          </w:tcPr>
          <w:p w14:paraId="4D1BC814" w14:textId="77777777" w:rsidR="004918B2" w:rsidRPr="00A95D68" w:rsidRDefault="004918B2" w:rsidP="002D01A2">
            <w:pPr>
              <w:spacing w:before="20" w:after="20"/>
              <w:ind w:right="-64"/>
              <w:rPr>
                <w:sz w:val="22"/>
                <w:szCs w:val="22"/>
              </w:rPr>
            </w:pPr>
            <w:r w:rsidRPr="00292489">
              <w:rPr>
                <w:sz w:val="22"/>
                <w:szCs w:val="22"/>
              </w:rPr>
              <w:t>tuorestai</w:t>
            </w:r>
          </w:p>
        </w:tc>
        <w:tc>
          <w:tcPr>
            <w:tcW w:w="1530" w:type="dxa"/>
            <w:tcBorders>
              <w:top w:val="nil"/>
              <w:bottom w:val="nil"/>
            </w:tcBorders>
          </w:tcPr>
          <w:p w14:paraId="3DD78D05" w14:textId="77777777" w:rsidR="004918B2" w:rsidRPr="00A95D68" w:rsidRDefault="004918B2" w:rsidP="002D01A2">
            <w:pPr>
              <w:spacing w:before="20" w:after="20"/>
              <w:ind w:right="-64"/>
              <w:rPr>
                <w:sz w:val="22"/>
                <w:szCs w:val="22"/>
              </w:rPr>
            </w:pPr>
            <w:r w:rsidRPr="00B15FA1">
              <w:rPr>
                <w:sz w:val="22"/>
                <w:szCs w:val="22"/>
              </w:rPr>
              <w:t>tuorestai/na</w:t>
            </w:r>
          </w:p>
        </w:tc>
        <w:tc>
          <w:tcPr>
            <w:tcW w:w="1530" w:type="dxa"/>
            <w:tcBorders>
              <w:top w:val="nil"/>
              <w:bottom w:val="nil"/>
            </w:tcBorders>
          </w:tcPr>
          <w:p w14:paraId="1149C5EC" w14:textId="77777777" w:rsidR="004918B2" w:rsidRPr="00A95D68" w:rsidRDefault="004918B2" w:rsidP="002D01A2">
            <w:pPr>
              <w:spacing w:before="20" w:after="20"/>
              <w:ind w:right="-64"/>
              <w:rPr>
                <w:sz w:val="22"/>
                <w:szCs w:val="22"/>
              </w:rPr>
            </w:pPr>
            <w:r w:rsidRPr="00B15FA1">
              <w:rPr>
                <w:sz w:val="22"/>
                <w:szCs w:val="22"/>
              </w:rPr>
              <w:t>tuoresta</w:t>
            </w:r>
            <w:r>
              <w:rPr>
                <w:sz w:val="22"/>
                <w:szCs w:val="22"/>
              </w:rPr>
              <w:t>/</w:t>
            </w:r>
            <w:r w:rsidRPr="00B15FA1">
              <w:rPr>
                <w:sz w:val="22"/>
                <w:szCs w:val="22"/>
              </w:rPr>
              <w:t>i/na</w:t>
            </w:r>
          </w:p>
        </w:tc>
        <w:tc>
          <w:tcPr>
            <w:tcW w:w="1530" w:type="dxa"/>
            <w:tcBorders>
              <w:top w:val="nil"/>
              <w:bottom w:val="nil"/>
            </w:tcBorders>
          </w:tcPr>
          <w:p w14:paraId="563A9EB0" w14:textId="77777777" w:rsidR="004918B2" w:rsidRPr="00A95D68" w:rsidRDefault="004918B2" w:rsidP="002D01A2">
            <w:pPr>
              <w:spacing w:before="20" w:after="20"/>
              <w:ind w:right="-64"/>
              <w:rPr>
                <w:sz w:val="22"/>
                <w:szCs w:val="22"/>
              </w:rPr>
            </w:pPr>
            <w:r w:rsidRPr="00126789">
              <w:rPr>
                <w:sz w:val="22"/>
                <w:szCs w:val="22"/>
              </w:rPr>
              <w:t>tuorestai/ksi</w:t>
            </w:r>
          </w:p>
        </w:tc>
        <w:tc>
          <w:tcPr>
            <w:tcW w:w="1530" w:type="dxa"/>
            <w:tcBorders>
              <w:top w:val="nil"/>
              <w:bottom w:val="nil"/>
            </w:tcBorders>
          </w:tcPr>
          <w:p w14:paraId="21E6A95F" w14:textId="77777777" w:rsidR="004918B2" w:rsidRPr="00A95D68" w:rsidRDefault="004918B2" w:rsidP="002D01A2">
            <w:pPr>
              <w:spacing w:before="20" w:after="20"/>
              <w:ind w:right="-64"/>
              <w:rPr>
                <w:sz w:val="22"/>
                <w:szCs w:val="22"/>
              </w:rPr>
            </w:pPr>
            <w:r w:rsidRPr="00B15FA1">
              <w:rPr>
                <w:sz w:val="22"/>
                <w:szCs w:val="22"/>
              </w:rPr>
              <w:t>tuoresta</w:t>
            </w:r>
            <w:r>
              <w:rPr>
                <w:sz w:val="22"/>
                <w:szCs w:val="22"/>
              </w:rPr>
              <w:t>/</w:t>
            </w:r>
            <w:r w:rsidRPr="00B15FA1">
              <w:rPr>
                <w:sz w:val="22"/>
                <w:szCs w:val="22"/>
              </w:rPr>
              <w:t>i</w:t>
            </w:r>
            <w:r w:rsidRPr="006348F1">
              <w:rPr>
                <w:sz w:val="22"/>
                <w:szCs w:val="22"/>
              </w:rPr>
              <w:t>/</w:t>
            </w:r>
            <w:r>
              <w:rPr>
                <w:sz w:val="22"/>
                <w:szCs w:val="22"/>
              </w:rPr>
              <w:t>ksi</w:t>
            </w:r>
          </w:p>
        </w:tc>
      </w:tr>
      <w:tr w:rsidR="004918B2" w:rsidRPr="00A95D68" w14:paraId="6F7590AE" w14:textId="77777777" w:rsidTr="009F561A">
        <w:trPr>
          <w:trHeight w:val="168"/>
        </w:trPr>
        <w:tc>
          <w:tcPr>
            <w:tcW w:w="1998" w:type="dxa"/>
            <w:vMerge/>
          </w:tcPr>
          <w:p w14:paraId="0F2DA7DE" w14:textId="77777777" w:rsidR="004918B2" w:rsidRPr="00A95D68" w:rsidRDefault="004918B2" w:rsidP="002D01A2">
            <w:pPr>
              <w:spacing w:before="20" w:after="20"/>
              <w:rPr>
                <w:sz w:val="22"/>
                <w:szCs w:val="22"/>
              </w:rPr>
            </w:pPr>
          </w:p>
        </w:tc>
        <w:tc>
          <w:tcPr>
            <w:tcW w:w="1260" w:type="dxa"/>
            <w:tcBorders>
              <w:top w:val="nil"/>
              <w:bottom w:val="single" w:sz="4" w:space="0" w:color="auto"/>
            </w:tcBorders>
          </w:tcPr>
          <w:p w14:paraId="658DA213" w14:textId="77777777" w:rsidR="004918B2" w:rsidRPr="00A95D68" w:rsidRDefault="004918B2" w:rsidP="002D01A2">
            <w:pPr>
              <w:spacing w:before="20" w:after="20"/>
              <w:ind w:right="-64"/>
              <w:rPr>
                <w:sz w:val="22"/>
                <w:szCs w:val="22"/>
              </w:rPr>
            </w:pPr>
            <w:r w:rsidRPr="00292489">
              <w:rPr>
                <w:sz w:val="22"/>
                <w:szCs w:val="22"/>
              </w:rPr>
              <w:t>kurkkii</w:t>
            </w:r>
          </w:p>
        </w:tc>
        <w:tc>
          <w:tcPr>
            <w:tcW w:w="1530" w:type="dxa"/>
            <w:tcBorders>
              <w:top w:val="nil"/>
              <w:bottom w:val="single" w:sz="4" w:space="0" w:color="auto"/>
            </w:tcBorders>
          </w:tcPr>
          <w:p w14:paraId="058F961C" w14:textId="77777777" w:rsidR="004918B2" w:rsidRPr="00A95D68" w:rsidRDefault="004918B2" w:rsidP="002D01A2">
            <w:pPr>
              <w:spacing w:before="20" w:after="20"/>
              <w:ind w:right="-64"/>
              <w:rPr>
                <w:sz w:val="22"/>
                <w:szCs w:val="22"/>
              </w:rPr>
            </w:pPr>
            <w:r w:rsidRPr="00B15FA1">
              <w:rPr>
                <w:sz w:val="22"/>
                <w:szCs w:val="22"/>
              </w:rPr>
              <w:t>kurkkii/na</w:t>
            </w:r>
          </w:p>
        </w:tc>
        <w:tc>
          <w:tcPr>
            <w:tcW w:w="1530" w:type="dxa"/>
            <w:tcBorders>
              <w:top w:val="nil"/>
              <w:bottom w:val="single" w:sz="4" w:space="0" w:color="auto"/>
            </w:tcBorders>
          </w:tcPr>
          <w:p w14:paraId="707E7687" w14:textId="77777777" w:rsidR="004918B2" w:rsidRPr="00A95D68" w:rsidRDefault="004918B2" w:rsidP="002D01A2">
            <w:pPr>
              <w:spacing w:before="20" w:after="20"/>
              <w:ind w:right="-64"/>
              <w:rPr>
                <w:sz w:val="22"/>
                <w:szCs w:val="22"/>
              </w:rPr>
            </w:pPr>
            <w:r w:rsidRPr="00B15FA1">
              <w:rPr>
                <w:sz w:val="22"/>
                <w:szCs w:val="22"/>
              </w:rPr>
              <w:t>kurkki</w:t>
            </w:r>
            <w:r>
              <w:rPr>
                <w:sz w:val="22"/>
                <w:szCs w:val="22"/>
              </w:rPr>
              <w:t>/</w:t>
            </w:r>
            <w:r w:rsidRPr="00B15FA1">
              <w:rPr>
                <w:sz w:val="22"/>
                <w:szCs w:val="22"/>
              </w:rPr>
              <w:t>i/na</w:t>
            </w:r>
          </w:p>
        </w:tc>
        <w:tc>
          <w:tcPr>
            <w:tcW w:w="1530" w:type="dxa"/>
            <w:tcBorders>
              <w:top w:val="nil"/>
              <w:bottom w:val="single" w:sz="4" w:space="0" w:color="auto"/>
            </w:tcBorders>
          </w:tcPr>
          <w:p w14:paraId="3E960863" w14:textId="77777777" w:rsidR="004918B2" w:rsidRPr="00A95D68" w:rsidRDefault="004918B2" w:rsidP="002D01A2">
            <w:pPr>
              <w:spacing w:before="20" w:after="20"/>
              <w:ind w:right="-64"/>
              <w:rPr>
                <w:sz w:val="22"/>
                <w:szCs w:val="22"/>
              </w:rPr>
            </w:pPr>
            <w:r w:rsidRPr="00126789">
              <w:rPr>
                <w:sz w:val="22"/>
                <w:szCs w:val="22"/>
              </w:rPr>
              <w:t>kurkkii/ksi</w:t>
            </w:r>
          </w:p>
        </w:tc>
        <w:tc>
          <w:tcPr>
            <w:tcW w:w="1530" w:type="dxa"/>
            <w:tcBorders>
              <w:top w:val="nil"/>
              <w:bottom w:val="single" w:sz="4" w:space="0" w:color="auto"/>
            </w:tcBorders>
          </w:tcPr>
          <w:p w14:paraId="1CCC94CF" w14:textId="77777777" w:rsidR="004918B2" w:rsidRPr="00A95D68" w:rsidRDefault="004918B2" w:rsidP="002D01A2">
            <w:pPr>
              <w:spacing w:before="20" w:after="20"/>
              <w:ind w:right="-64"/>
              <w:rPr>
                <w:sz w:val="22"/>
                <w:szCs w:val="22"/>
              </w:rPr>
            </w:pPr>
            <w:r w:rsidRPr="00B15FA1">
              <w:rPr>
                <w:sz w:val="22"/>
                <w:szCs w:val="22"/>
              </w:rPr>
              <w:t>kurkki</w:t>
            </w:r>
            <w:r>
              <w:rPr>
                <w:sz w:val="22"/>
                <w:szCs w:val="22"/>
              </w:rPr>
              <w:t>/</w:t>
            </w:r>
            <w:r w:rsidRPr="00B15FA1">
              <w:rPr>
                <w:sz w:val="22"/>
                <w:szCs w:val="22"/>
              </w:rPr>
              <w:t>i</w:t>
            </w:r>
            <w:r w:rsidRPr="006348F1">
              <w:rPr>
                <w:sz w:val="22"/>
                <w:szCs w:val="22"/>
              </w:rPr>
              <w:t>/</w:t>
            </w:r>
            <w:r>
              <w:rPr>
                <w:sz w:val="22"/>
                <w:szCs w:val="22"/>
              </w:rPr>
              <w:t>ksi</w:t>
            </w:r>
          </w:p>
        </w:tc>
      </w:tr>
      <w:tr w:rsidR="004918B2" w:rsidRPr="00A95D68" w14:paraId="5D4C67F9" w14:textId="77777777" w:rsidTr="009F561A">
        <w:trPr>
          <w:trHeight w:val="173"/>
        </w:trPr>
        <w:tc>
          <w:tcPr>
            <w:tcW w:w="1998" w:type="dxa"/>
            <w:vMerge w:val="restart"/>
          </w:tcPr>
          <w:p w14:paraId="0C3C47FE" w14:textId="168BFBF2" w:rsidR="004918B2" w:rsidRPr="00A95D68" w:rsidRDefault="004918B2" w:rsidP="002D01A2">
            <w:pPr>
              <w:spacing w:before="20" w:after="20"/>
              <w:rPr>
                <w:sz w:val="22"/>
                <w:szCs w:val="22"/>
              </w:rPr>
            </w:pPr>
            <w:r w:rsidRPr="00A95D68">
              <w:rPr>
                <w:sz w:val="22"/>
                <w:szCs w:val="22"/>
              </w:rPr>
              <w:t xml:space="preserve">3.2 </w:t>
            </w:r>
            <w:r w:rsidR="00677E5D">
              <w:rPr>
                <w:sz w:val="22"/>
                <w:szCs w:val="22"/>
              </w:rPr>
              <w:t>Konsonanttirank</w:t>
            </w:r>
            <w:r w:rsidRPr="00A95D68">
              <w:rPr>
                <w:sz w:val="22"/>
                <w:szCs w:val="22"/>
              </w:rPr>
              <w:t>aiset pitkävokaaliset</w:t>
            </w:r>
            <w:r w:rsidR="001B1B77">
              <w:rPr>
                <w:sz w:val="22"/>
                <w:szCs w:val="22"/>
              </w:rPr>
              <w:t xml:space="preserve"> nomenit</w:t>
            </w:r>
          </w:p>
        </w:tc>
        <w:tc>
          <w:tcPr>
            <w:tcW w:w="1260" w:type="dxa"/>
            <w:tcBorders>
              <w:bottom w:val="nil"/>
            </w:tcBorders>
          </w:tcPr>
          <w:p w14:paraId="7FA29A96" w14:textId="77777777" w:rsidR="004918B2" w:rsidRPr="00A95D68" w:rsidRDefault="004918B2" w:rsidP="002D01A2">
            <w:pPr>
              <w:spacing w:before="20" w:after="20"/>
              <w:ind w:right="-58"/>
              <w:rPr>
                <w:sz w:val="22"/>
                <w:szCs w:val="22"/>
              </w:rPr>
            </w:pPr>
            <w:r w:rsidRPr="00EA3887">
              <w:rPr>
                <w:sz w:val="22"/>
                <w:szCs w:val="22"/>
              </w:rPr>
              <w:t>rakas</w:t>
            </w:r>
          </w:p>
        </w:tc>
        <w:tc>
          <w:tcPr>
            <w:tcW w:w="1530" w:type="dxa"/>
            <w:tcBorders>
              <w:bottom w:val="nil"/>
            </w:tcBorders>
          </w:tcPr>
          <w:p w14:paraId="1C1158FE" w14:textId="77777777" w:rsidR="004918B2" w:rsidRPr="00A95D68" w:rsidRDefault="004918B2" w:rsidP="002D01A2">
            <w:pPr>
              <w:spacing w:before="20" w:after="20"/>
              <w:ind w:right="-58"/>
              <w:rPr>
                <w:sz w:val="22"/>
                <w:szCs w:val="22"/>
              </w:rPr>
            </w:pPr>
            <w:r w:rsidRPr="00FE30AE">
              <w:rPr>
                <w:sz w:val="22"/>
                <w:szCs w:val="22"/>
              </w:rPr>
              <w:t>rakkhaa/na</w:t>
            </w:r>
          </w:p>
        </w:tc>
        <w:tc>
          <w:tcPr>
            <w:tcW w:w="1530" w:type="dxa"/>
            <w:tcBorders>
              <w:bottom w:val="nil"/>
            </w:tcBorders>
          </w:tcPr>
          <w:p w14:paraId="608FBC59" w14:textId="77777777" w:rsidR="004918B2" w:rsidRPr="00A95D68" w:rsidRDefault="004918B2" w:rsidP="002D01A2">
            <w:pPr>
              <w:spacing w:before="20" w:after="20"/>
              <w:ind w:right="-58"/>
              <w:rPr>
                <w:sz w:val="22"/>
                <w:szCs w:val="22"/>
              </w:rPr>
            </w:pPr>
            <w:r w:rsidRPr="00FE30AE">
              <w:rPr>
                <w:sz w:val="22"/>
                <w:szCs w:val="22"/>
              </w:rPr>
              <w:t>rakkha</w:t>
            </w:r>
            <w:r>
              <w:rPr>
                <w:sz w:val="22"/>
                <w:szCs w:val="22"/>
              </w:rPr>
              <w:t>/i</w:t>
            </w:r>
            <w:r w:rsidRPr="00FE30AE">
              <w:rPr>
                <w:sz w:val="22"/>
                <w:szCs w:val="22"/>
              </w:rPr>
              <w:t>/na</w:t>
            </w:r>
          </w:p>
        </w:tc>
        <w:tc>
          <w:tcPr>
            <w:tcW w:w="1530" w:type="dxa"/>
            <w:tcBorders>
              <w:bottom w:val="nil"/>
            </w:tcBorders>
          </w:tcPr>
          <w:p w14:paraId="05398564" w14:textId="77777777" w:rsidR="004918B2" w:rsidRPr="00A95D68" w:rsidRDefault="004918B2" w:rsidP="002D01A2">
            <w:pPr>
              <w:spacing w:before="20" w:after="20"/>
              <w:ind w:right="-58"/>
              <w:rPr>
                <w:sz w:val="22"/>
                <w:szCs w:val="22"/>
              </w:rPr>
            </w:pPr>
            <w:r w:rsidRPr="00634DD0">
              <w:rPr>
                <w:sz w:val="22"/>
                <w:szCs w:val="22"/>
              </w:rPr>
              <w:t>rakkhaa/ksi</w:t>
            </w:r>
          </w:p>
        </w:tc>
        <w:tc>
          <w:tcPr>
            <w:tcW w:w="1530" w:type="dxa"/>
            <w:tcBorders>
              <w:bottom w:val="nil"/>
            </w:tcBorders>
          </w:tcPr>
          <w:p w14:paraId="0ABF05C1" w14:textId="77777777" w:rsidR="004918B2" w:rsidRPr="00A95D68" w:rsidRDefault="004918B2" w:rsidP="002D01A2">
            <w:pPr>
              <w:spacing w:before="20" w:after="20"/>
              <w:ind w:right="-58"/>
              <w:rPr>
                <w:sz w:val="22"/>
                <w:szCs w:val="22"/>
              </w:rPr>
            </w:pPr>
            <w:r w:rsidRPr="00FE30AE">
              <w:rPr>
                <w:sz w:val="22"/>
                <w:szCs w:val="22"/>
              </w:rPr>
              <w:t>rakkha</w:t>
            </w:r>
            <w:r>
              <w:rPr>
                <w:sz w:val="22"/>
                <w:szCs w:val="22"/>
              </w:rPr>
              <w:t>/i</w:t>
            </w:r>
            <w:r w:rsidRPr="006348F1">
              <w:rPr>
                <w:sz w:val="22"/>
                <w:szCs w:val="22"/>
              </w:rPr>
              <w:t>/</w:t>
            </w:r>
            <w:r>
              <w:rPr>
                <w:sz w:val="22"/>
                <w:szCs w:val="22"/>
              </w:rPr>
              <w:t>ksi</w:t>
            </w:r>
          </w:p>
        </w:tc>
      </w:tr>
      <w:tr w:rsidR="004918B2" w:rsidRPr="00A95D68" w14:paraId="5DB5A4D6" w14:textId="77777777" w:rsidTr="009F561A">
        <w:trPr>
          <w:trHeight w:val="169"/>
        </w:trPr>
        <w:tc>
          <w:tcPr>
            <w:tcW w:w="1998" w:type="dxa"/>
            <w:vMerge/>
          </w:tcPr>
          <w:p w14:paraId="573D9166" w14:textId="77777777" w:rsidR="004918B2" w:rsidRPr="00A95D68" w:rsidRDefault="004918B2" w:rsidP="002D01A2">
            <w:pPr>
              <w:spacing w:before="20" w:after="20"/>
              <w:rPr>
                <w:sz w:val="22"/>
                <w:szCs w:val="22"/>
              </w:rPr>
            </w:pPr>
          </w:p>
        </w:tc>
        <w:tc>
          <w:tcPr>
            <w:tcW w:w="1260" w:type="dxa"/>
            <w:tcBorders>
              <w:top w:val="nil"/>
              <w:bottom w:val="nil"/>
            </w:tcBorders>
          </w:tcPr>
          <w:p w14:paraId="6FFFDD01" w14:textId="46EE5243" w:rsidR="004918B2" w:rsidRPr="00A95D68" w:rsidRDefault="004918B2" w:rsidP="002D01A2">
            <w:pPr>
              <w:spacing w:before="20" w:after="20"/>
              <w:ind w:right="-58"/>
              <w:rPr>
                <w:sz w:val="22"/>
                <w:szCs w:val="22"/>
              </w:rPr>
            </w:pPr>
            <w:r w:rsidRPr="00EA3887">
              <w:rPr>
                <w:sz w:val="22"/>
                <w:szCs w:val="22"/>
              </w:rPr>
              <w:t>ru</w:t>
            </w:r>
            <w:r w:rsidR="0075485B">
              <w:rPr>
                <w:sz w:val="22"/>
                <w:szCs w:val="22"/>
              </w:rPr>
              <w:t>(</w:t>
            </w:r>
            <w:r w:rsidRPr="00EA3887">
              <w:rPr>
                <w:sz w:val="22"/>
                <w:szCs w:val="22"/>
              </w:rPr>
              <w:t>v)is</w:t>
            </w:r>
          </w:p>
        </w:tc>
        <w:tc>
          <w:tcPr>
            <w:tcW w:w="1530" w:type="dxa"/>
            <w:tcBorders>
              <w:top w:val="nil"/>
              <w:bottom w:val="nil"/>
            </w:tcBorders>
          </w:tcPr>
          <w:p w14:paraId="45CE5F3B" w14:textId="77777777" w:rsidR="004918B2" w:rsidRPr="00A95D68" w:rsidRDefault="004918B2" w:rsidP="002D01A2">
            <w:pPr>
              <w:spacing w:before="20" w:after="20"/>
              <w:ind w:right="-58"/>
              <w:rPr>
                <w:sz w:val="22"/>
                <w:szCs w:val="22"/>
              </w:rPr>
            </w:pPr>
            <w:r w:rsidRPr="00FE30AE">
              <w:rPr>
                <w:sz w:val="22"/>
                <w:szCs w:val="22"/>
              </w:rPr>
              <w:t>rukhii/na</w:t>
            </w:r>
          </w:p>
        </w:tc>
        <w:tc>
          <w:tcPr>
            <w:tcW w:w="1530" w:type="dxa"/>
            <w:tcBorders>
              <w:top w:val="nil"/>
              <w:bottom w:val="nil"/>
            </w:tcBorders>
          </w:tcPr>
          <w:p w14:paraId="19283B9E" w14:textId="77777777" w:rsidR="004918B2" w:rsidRPr="00A95D68" w:rsidRDefault="004918B2" w:rsidP="002D01A2">
            <w:pPr>
              <w:spacing w:before="20" w:after="20"/>
              <w:ind w:right="-58"/>
              <w:rPr>
                <w:sz w:val="22"/>
                <w:szCs w:val="22"/>
              </w:rPr>
            </w:pPr>
            <w:r w:rsidRPr="00FE30AE">
              <w:rPr>
                <w:sz w:val="22"/>
                <w:szCs w:val="22"/>
              </w:rPr>
              <w:t>rukhi</w:t>
            </w:r>
            <w:r>
              <w:rPr>
                <w:sz w:val="22"/>
                <w:szCs w:val="22"/>
              </w:rPr>
              <w:t>/</w:t>
            </w:r>
            <w:r w:rsidRPr="00FE30AE">
              <w:rPr>
                <w:sz w:val="22"/>
                <w:szCs w:val="22"/>
              </w:rPr>
              <w:t>i/na</w:t>
            </w:r>
          </w:p>
        </w:tc>
        <w:tc>
          <w:tcPr>
            <w:tcW w:w="1530" w:type="dxa"/>
            <w:tcBorders>
              <w:top w:val="nil"/>
              <w:bottom w:val="nil"/>
            </w:tcBorders>
          </w:tcPr>
          <w:p w14:paraId="3783E66E" w14:textId="77777777" w:rsidR="004918B2" w:rsidRPr="00A95D68" w:rsidRDefault="004918B2" w:rsidP="002D01A2">
            <w:pPr>
              <w:spacing w:before="20" w:after="20"/>
              <w:ind w:right="-58"/>
              <w:rPr>
                <w:sz w:val="22"/>
                <w:szCs w:val="22"/>
              </w:rPr>
            </w:pPr>
            <w:r w:rsidRPr="00634DD0">
              <w:rPr>
                <w:sz w:val="22"/>
                <w:szCs w:val="22"/>
              </w:rPr>
              <w:t>rukhii/ksi</w:t>
            </w:r>
          </w:p>
        </w:tc>
        <w:tc>
          <w:tcPr>
            <w:tcW w:w="1530" w:type="dxa"/>
            <w:tcBorders>
              <w:top w:val="nil"/>
              <w:bottom w:val="nil"/>
            </w:tcBorders>
          </w:tcPr>
          <w:p w14:paraId="5A2BCF1E" w14:textId="77777777" w:rsidR="004918B2" w:rsidRPr="00A95D68" w:rsidRDefault="004918B2" w:rsidP="002D01A2">
            <w:pPr>
              <w:spacing w:before="20" w:after="20"/>
              <w:ind w:right="-58"/>
              <w:rPr>
                <w:sz w:val="22"/>
                <w:szCs w:val="22"/>
              </w:rPr>
            </w:pPr>
            <w:r w:rsidRPr="00FE30AE">
              <w:rPr>
                <w:sz w:val="22"/>
                <w:szCs w:val="22"/>
              </w:rPr>
              <w:t>rukhi</w:t>
            </w:r>
            <w:r>
              <w:rPr>
                <w:sz w:val="22"/>
                <w:szCs w:val="22"/>
              </w:rPr>
              <w:t>/</w:t>
            </w:r>
            <w:r w:rsidRPr="00FE30AE">
              <w:rPr>
                <w:sz w:val="22"/>
                <w:szCs w:val="22"/>
              </w:rPr>
              <w:t>i</w:t>
            </w:r>
            <w:r w:rsidRPr="006348F1">
              <w:rPr>
                <w:sz w:val="22"/>
                <w:szCs w:val="22"/>
              </w:rPr>
              <w:t>/</w:t>
            </w:r>
            <w:r>
              <w:rPr>
                <w:sz w:val="22"/>
                <w:szCs w:val="22"/>
              </w:rPr>
              <w:t>ksi</w:t>
            </w:r>
          </w:p>
        </w:tc>
      </w:tr>
      <w:tr w:rsidR="004918B2" w:rsidRPr="00A95D68" w14:paraId="5D923D71" w14:textId="77777777" w:rsidTr="009F561A">
        <w:trPr>
          <w:trHeight w:val="169"/>
        </w:trPr>
        <w:tc>
          <w:tcPr>
            <w:tcW w:w="1998" w:type="dxa"/>
            <w:vMerge/>
          </w:tcPr>
          <w:p w14:paraId="6464D48F" w14:textId="77777777" w:rsidR="004918B2" w:rsidRPr="00A95D68" w:rsidRDefault="004918B2" w:rsidP="002D01A2">
            <w:pPr>
              <w:spacing w:before="20" w:after="20"/>
              <w:rPr>
                <w:sz w:val="22"/>
                <w:szCs w:val="22"/>
              </w:rPr>
            </w:pPr>
          </w:p>
        </w:tc>
        <w:tc>
          <w:tcPr>
            <w:tcW w:w="1260" w:type="dxa"/>
            <w:tcBorders>
              <w:top w:val="nil"/>
              <w:bottom w:val="nil"/>
            </w:tcBorders>
          </w:tcPr>
          <w:p w14:paraId="0B3B5B60" w14:textId="27D4042E" w:rsidR="004918B2" w:rsidRPr="00A95D68" w:rsidRDefault="004918B2" w:rsidP="002D01A2">
            <w:pPr>
              <w:spacing w:before="20" w:after="20"/>
              <w:ind w:right="-58"/>
              <w:rPr>
                <w:sz w:val="22"/>
                <w:szCs w:val="22"/>
              </w:rPr>
            </w:pPr>
            <w:r w:rsidRPr="00EA3887">
              <w:rPr>
                <w:sz w:val="22"/>
                <w:szCs w:val="22"/>
              </w:rPr>
              <w:t>hylje</w:t>
            </w:r>
            <w:r w:rsidR="0075485B">
              <w:rPr>
                <w:sz w:val="22"/>
                <w:szCs w:val="22"/>
              </w:rPr>
              <w:t>(</w:t>
            </w:r>
            <w:r w:rsidRPr="00EA3887">
              <w:rPr>
                <w:sz w:val="22"/>
                <w:szCs w:val="22"/>
              </w:rPr>
              <w:t>t)</w:t>
            </w:r>
          </w:p>
        </w:tc>
        <w:tc>
          <w:tcPr>
            <w:tcW w:w="1530" w:type="dxa"/>
            <w:tcBorders>
              <w:top w:val="nil"/>
              <w:bottom w:val="nil"/>
            </w:tcBorders>
          </w:tcPr>
          <w:p w14:paraId="7F2D3B27" w14:textId="77777777" w:rsidR="004918B2" w:rsidRPr="00A95D68" w:rsidRDefault="004918B2" w:rsidP="002D01A2">
            <w:pPr>
              <w:spacing w:before="20" w:after="20"/>
              <w:ind w:right="-58"/>
              <w:rPr>
                <w:sz w:val="22"/>
                <w:szCs w:val="22"/>
              </w:rPr>
            </w:pPr>
            <w:r w:rsidRPr="00FE30AE">
              <w:rPr>
                <w:sz w:val="22"/>
                <w:szCs w:val="22"/>
              </w:rPr>
              <w:t>hylkhee/nä</w:t>
            </w:r>
          </w:p>
        </w:tc>
        <w:tc>
          <w:tcPr>
            <w:tcW w:w="1530" w:type="dxa"/>
            <w:tcBorders>
              <w:top w:val="nil"/>
              <w:bottom w:val="nil"/>
            </w:tcBorders>
          </w:tcPr>
          <w:p w14:paraId="054339BD" w14:textId="77777777" w:rsidR="004918B2" w:rsidRPr="00A95D68" w:rsidRDefault="004918B2" w:rsidP="002D01A2">
            <w:pPr>
              <w:spacing w:before="20" w:after="20"/>
              <w:ind w:right="-58"/>
              <w:rPr>
                <w:sz w:val="22"/>
                <w:szCs w:val="22"/>
              </w:rPr>
            </w:pPr>
            <w:r w:rsidRPr="00FE30AE">
              <w:rPr>
                <w:sz w:val="22"/>
                <w:szCs w:val="22"/>
              </w:rPr>
              <w:t>hylkhe</w:t>
            </w:r>
            <w:r>
              <w:rPr>
                <w:sz w:val="22"/>
                <w:szCs w:val="22"/>
              </w:rPr>
              <w:t>/i</w:t>
            </w:r>
            <w:r w:rsidRPr="00FE30AE">
              <w:rPr>
                <w:sz w:val="22"/>
                <w:szCs w:val="22"/>
              </w:rPr>
              <w:t>/nä</w:t>
            </w:r>
          </w:p>
        </w:tc>
        <w:tc>
          <w:tcPr>
            <w:tcW w:w="1530" w:type="dxa"/>
            <w:tcBorders>
              <w:top w:val="nil"/>
              <w:bottom w:val="nil"/>
            </w:tcBorders>
          </w:tcPr>
          <w:p w14:paraId="7F0AB0CB" w14:textId="77777777" w:rsidR="004918B2" w:rsidRPr="00A95D68" w:rsidRDefault="004918B2" w:rsidP="002D01A2">
            <w:pPr>
              <w:spacing w:before="20" w:after="20"/>
              <w:ind w:right="-58"/>
              <w:rPr>
                <w:sz w:val="22"/>
                <w:szCs w:val="22"/>
              </w:rPr>
            </w:pPr>
            <w:r w:rsidRPr="00634DD0">
              <w:rPr>
                <w:sz w:val="22"/>
                <w:szCs w:val="22"/>
              </w:rPr>
              <w:t>hylkhee/ksi</w:t>
            </w:r>
          </w:p>
        </w:tc>
        <w:tc>
          <w:tcPr>
            <w:tcW w:w="1530" w:type="dxa"/>
            <w:tcBorders>
              <w:top w:val="nil"/>
              <w:bottom w:val="nil"/>
            </w:tcBorders>
          </w:tcPr>
          <w:p w14:paraId="582D513C" w14:textId="77777777" w:rsidR="004918B2" w:rsidRPr="00A95D68" w:rsidRDefault="004918B2" w:rsidP="002D01A2">
            <w:pPr>
              <w:spacing w:before="20" w:after="20"/>
              <w:ind w:right="-58"/>
              <w:rPr>
                <w:sz w:val="22"/>
                <w:szCs w:val="22"/>
              </w:rPr>
            </w:pPr>
            <w:r w:rsidRPr="00FE30AE">
              <w:rPr>
                <w:sz w:val="22"/>
                <w:szCs w:val="22"/>
              </w:rPr>
              <w:t>hylkhe</w:t>
            </w:r>
            <w:r>
              <w:rPr>
                <w:sz w:val="22"/>
                <w:szCs w:val="22"/>
              </w:rPr>
              <w:t>/i</w:t>
            </w:r>
            <w:r w:rsidRPr="006348F1">
              <w:rPr>
                <w:sz w:val="22"/>
                <w:szCs w:val="22"/>
              </w:rPr>
              <w:t>/</w:t>
            </w:r>
            <w:r>
              <w:rPr>
                <w:sz w:val="22"/>
                <w:szCs w:val="22"/>
              </w:rPr>
              <w:t>ksi</w:t>
            </w:r>
          </w:p>
        </w:tc>
      </w:tr>
      <w:tr w:rsidR="004918B2" w:rsidRPr="00A95D68" w14:paraId="49330A71" w14:textId="77777777" w:rsidTr="009F561A">
        <w:trPr>
          <w:trHeight w:val="169"/>
        </w:trPr>
        <w:tc>
          <w:tcPr>
            <w:tcW w:w="1998" w:type="dxa"/>
            <w:vMerge/>
          </w:tcPr>
          <w:p w14:paraId="27C64A59" w14:textId="77777777" w:rsidR="004918B2" w:rsidRPr="00A95D68" w:rsidRDefault="004918B2" w:rsidP="002D01A2">
            <w:pPr>
              <w:spacing w:before="20" w:after="20"/>
              <w:rPr>
                <w:sz w:val="22"/>
                <w:szCs w:val="22"/>
              </w:rPr>
            </w:pPr>
          </w:p>
        </w:tc>
        <w:tc>
          <w:tcPr>
            <w:tcW w:w="1260" w:type="dxa"/>
            <w:tcBorders>
              <w:top w:val="nil"/>
              <w:bottom w:val="nil"/>
            </w:tcBorders>
          </w:tcPr>
          <w:p w14:paraId="7D1EF2B3" w14:textId="2682ED31" w:rsidR="004918B2" w:rsidRPr="00A95D68" w:rsidRDefault="00B14AC3" w:rsidP="002D01A2">
            <w:pPr>
              <w:spacing w:before="20" w:after="20"/>
              <w:ind w:right="-58"/>
              <w:rPr>
                <w:sz w:val="22"/>
                <w:szCs w:val="22"/>
              </w:rPr>
            </w:pPr>
            <w:r>
              <w:rPr>
                <w:sz w:val="22"/>
                <w:szCs w:val="22"/>
              </w:rPr>
              <w:t>per</w:t>
            </w:r>
            <w:r w:rsidR="004918B2" w:rsidRPr="00EA3887">
              <w:rPr>
                <w:sz w:val="22"/>
                <w:szCs w:val="22"/>
              </w:rPr>
              <w:t>kele</w:t>
            </w:r>
            <w:r w:rsidR="0075485B">
              <w:rPr>
                <w:sz w:val="22"/>
                <w:szCs w:val="22"/>
              </w:rPr>
              <w:t>(</w:t>
            </w:r>
            <w:r w:rsidR="004918B2" w:rsidRPr="00EA3887">
              <w:rPr>
                <w:sz w:val="22"/>
                <w:szCs w:val="22"/>
              </w:rPr>
              <w:t>t)</w:t>
            </w:r>
          </w:p>
        </w:tc>
        <w:tc>
          <w:tcPr>
            <w:tcW w:w="1530" w:type="dxa"/>
            <w:tcBorders>
              <w:top w:val="nil"/>
              <w:bottom w:val="nil"/>
            </w:tcBorders>
          </w:tcPr>
          <w:p w14:paraId="2751A9FA" w14:textId="73C4DC50" w:rsidR="004918B2" w:rsidRPr="00A95D68" w:rsidRDefault="00B14AC3" w:rsidP="002D01A2">
            <w:pPr>
              <w:spacing w:before="20" w:after="20"/>
              <w:ind w:right="-58"/>
              <w:rPr>
                <w:sz w:val="22"/>
                <w:szCs w:val="22"/>
              </w:rPr>
            </w:pPr>
            <w:r>
              <w:rPr>
                <w:sz w:val="22"/>
                <w:szCs w:val="22"/>
              </w:rPr>
              <w:t>per</w:t>
            </w:r>
            <w:r w:rsidR="004918B2" w:rsidRPr="00FE30AE">
              <w:rPr>
                <w:sz w:val="22"/>
                <w:szCs w:val="22"/>
              </w:rPr>
              <w:t>kelhee/n</w:t>
            </w:r>
            <w:r w:rsidR="00B96166">
              <w:rPr>
                <w:sz w:val="22"/>
                <w:szCs w:val="22"/>
              </w:rPr>
              <w:t>ä</w:t>
            </w:r>
          </w:p>
        </w:tc>
        <w:tc>
          <w:tcPr>
            <w:tcW w:w="1530" w:type="dxa"/>
            <w:tcBorders>
              <w:top w:val="nil"/>
              <w:bottom w:val="nil"/>
            </w:tcBorders>
          </w:tcPr>
          <w:p w14:paraId="02F2937F" w14:textId="6B8D29AF" w:rsidR="004918B2" w:rsidRPr="00A95D68" w:rsidRDefault="00B14AC3" w:rsidP="002D01A2">
            <w:pPr>
              <w:spacing w:before="20" w:after="20"/>
              <w:ind w:right="-58"/>
              <w:rPr>
                <w:sz w:val="22"/>
                <w:szCs w:val="22"/>
              </w:rPr>
            </w:pPr>
            <w:r>
              <w:rPr>
                <w:sz w:val="22"/>
                <w:szCs w:val="22"/>
              </w:rPr>
              <w:t>per</w:t>
            </w:r>
            <w:r w:rsidR="004918B2" w:rsidRPr="00FE30AE">
              <w:rPr>
                <w:sz w:val="22"/>
                <w:szCs w:val="22"/>
              </w:rPr>
              <w:t>kelhe</w:t>
            </w:r>
            <w:r w:rsidR="004918B2">
              <w:rPr>
                <w:sz w:val="22"/>
                <w:szCs w:val="22"/>
              </w:rPr>
              <w:t>/i</w:t>
            </w:r>
            <w:r w:rsidR="004918B2" w:rsidRPr="00FE30AE">
              <w:rPr>
                <w:sz w:val="22"/>
                <w:szCs w:val="22"/>
              </w:rPr>
              <w:t>/n</w:t>
            </w:r>
            <w:r w:rsidR="00D46EC7">
              <w:rPr>
                <w:sz w:val="22"/>
                <w:szCs w:val="22"/>
              </w:rPr>
              <w:t>ä</w:t>
            </w:r>
          </w:p>
        </w:tc>
        <w:tc>
          <w:tcPr>
            <w:tcW w:w="1530" w:type="dxa"/>
            <w:tcBorders>
              <w:top w:val="nil"/>
              <w:bottom w:val="nil"/>
            </w:tcBorders>
          </w:tcPr>
          <w:p w14:paraId="2F11210A" w14:textId="17FA776F" w:rsidR="004918B2" w:rsidRPr="00A95D68" w:rsidRDefault="00B14AC3" w:rsidP="002D01A2">
            <w:pPr>
              <w:spacing w:before="20" w:after="20"/>
              <w:ind w:right="-58"/>
              <w:rPr>
                <w:sz w:val="22"/>
                <w:szCs w:val="22"/>
              </w:rPr>
            </w:pPr>
            <w:r>
              <w:rPr>
                <w:sz w:val="22"/>
                <w:szCs w:val="22"/>
              </w:rPr>
              <w:t>per</w:t>
            </w:r>
            <w:r w:rsidR="004918B2" w:rsidRPr="00634DD0">
              <w:rPr>
                <w:sz w:val="22"/>
                <w:szCs w:val="22"/>
              </w:rPr>
              <w:t>kelhee/ksi</w:t>
            </w:r>
          </w:p>
        </w:tc>
        <w:tc>
          <w:tcPr>
            <w:tcW w:w="1530" w:type="dxa"/>
            <w:tcBorders>
              <w:top w:val="nil"/>
              <w:bottom w:val="nil"/>
            </w:tcBorders>
          </w:tcPr>
          <w:p w14:paraId="3F2D556D" w14:textId="59665271" w:rsidR="004918B2" w:rsidRPr="00A95D68" w:rsidRDefault="00B14AC3" w:rsidP="002D01A2">
            <w:pPr>
              <w:spacing w:before="20" w:after="20"/>
              <w:ind w:right="-58"/>
              <w:rPr>
                <w:sz w:val="22"/>
                <w:szCs w:val="22"/>
              </w:rPr>
            </w:pPr>
            <w:r>
              <w:rPr>
                <w:sz w:val="22"/>
                <w:szCs w:val="22"/>
              </w:rPr>
              <w:t>per</w:t>
            </w:r>
            <w:r w:rsidR="004918B2" w:rsidRPr="00FE30AE">
              <w:rPr>
                <w:sz w:val="22"/>
                <w:szCs w:val="22"/>
              </w:rPr>
              <w:t>kelhe</w:t>
            </w:r>
            <w:r w:rsidR="004918B2">
              <w:rPr>
                <w:sz w:val="22"/>
                <w:szCs w:val="22"/>
              </w:rPr>
              <w:t>/i</w:t>
            </w:r>
            <w:r w:rsidR="004918B2" w:rsidRPr="006348F1">
              <w:rPr>
                <w:sz w:val="22"/>
                <w:szCs w:val="22"/>
              </w:rPr>
              <w:t>/</w:t>
            </w:r>
            <w:r w:rsidR="004918B2">
              <w:rPr>
                <w:sz w:val="22"/>
                <w:szCs w:val="22"/>
              </w:rPr>
              <w:t>ksi</w:t>
            </w:r>
          </w:p>
        </w:tc>
      </w:tr>
      <w:tr w:rsidR="004918B2" w:rsidRPr="00A95D68" w14:paraId="3E9376A3" w14:textId="77777777" w:rsidTr="009F561A">
        <w:trPr>
          <w:trHeight w:val="169"/>
        </w:trPr>
        <w:tc>
          <w:tcPr>
            <w:tcW w:w="1998" w:type="dxa"/>
            <w:vMerge/>
          </w:tcPr>
          <w:p w14:paraId="462474B5" w14:textId="77777777" w:rsidR="004918B2" w:rsidRPr="00A95D68" w:rsidRDefault="004918B2" w:rsidP="002D01A2">
            <w:pPr>
              <w:spacing w:before="20" w:after="20"/>
              <w:rPr>
                <w:sz w:val="22"/>
                <w:szCs w:val="22"/>
              </w:rPr>
            </w:pPr>
          </w:p>
        </w:tc>
        <w:tc>
          <w:tcPr>
            <w:tcW w:w="1260" w:type="dxa"/>
            <w:tcBorders>
              <w:top w:val="nil"/>
            </w:tcBorders>
          </w:tcPr>
          <w:p w14:paraId="7F9E0D8E" w14:textId="26C8E6CF" w:rsidR="004918B2" w:rsidRPr="00A95D68" w:rsidRDefault="004918B2" w:rsidP="002D01A2">
            <w:pPr>
              <w:spacing w:before="20" w:after="20"/>
              <w:ind w:right="-58"/>
              <w:rPr>
                <w:sz w:val="22"/>
                <w:szCs w:val="22"/>
              </w:rPr>
            </w:pPr>
            <w:r w:rsidRPr="00EA3887">
              <w:rPr>
                <w:sz w:val="22"/>
                <w:szCs w:val="22"/>
              </w:rPr>
              <w:t>lukenu</w:t>
            </w:r>
            <w:r w:rsidR="0075485B">
              <w:rPr>
                <w:sz w:val="22"/>
                <w:szCs w:val="22"/>
              </w:rPr>
              <w:t>(</w:t>
            </w:r>
            <w:r w:rsidRPr="00EA3887">
              <w:rPr>
                <w:sz w:val="22"/>
                <w:szCs w:val="22"/>
              </w:rPr>
              <w:t>t)</w:t>
            </w:r>
          </w:p>
        </w:tc>
        <w:tc>
          <w:tcPr>
            <w:tcW w:w="1530" w:type="dxa"/>
            <w:tcBorders>
              <w:top w:val="nil"/>
            </w:tcBorders>
          </w:tcPr>
          <w:p w14:paraId="6D7AFD90" w14:textId="77777777" w:rsidR="004918B2" w:rsidRPr="00A95D68" w:rsidRDefault="004918B2" w:rsidP="002D01A2">
            <w:pPr>
              <w:spacing w:before="20" w:after="20"/>
              <w:ind w:right="-58"/>
              <w:rPr>
                <w:sz w:val="22"/>
                <w:szCs w:val="22"/>
              </w:rPr>
            </w:pPr>
            <w:r w:rsidRPr="00FE30AE">
              <w:rPr>
                <w:sz w:val="22"/>
                <w:szCs w:val="22"/>
              </w:rPr>
              <w:t>lukenhee/na</w:t>
            </w:r>
          </w:p>
        </w:tc>
        <w:tc>
          <w:tcPr>
            <w:tcW w:w="1530" w:type="dxa"/>
            <w:tcBorders>
              <w:top w:val="nil"/>
            </w:tcBorders>
          </w:tcPr>
          <w:p w14:paraId="225E7C9E" w14:textId="77777777" w:rsidR="004918B2" w:rsidRPr="00A95D68" w:rsidRDefault="004918B2" w:rsidP="002D01A2">
            <w:pPr>
              <w:spacing w:before="20" w:after="20"/>
              <w:ind w:right="-58"/>
              <w:rPr>
                <w:sz w:val="22"/>
                <w:szCs w:val="22"/>
              </w:rPr>
            </w:pPr>
            <w:r w:rsidRPr="00FE30AE">
              <w:rPr>
                <w:sz w:val="22"/>
                <w:szCs w:val="22"/>
              </w:rPr>
              <w:t>lukenhe</w:t>
            </w:r>
            <w:r>
              <w:rPr>
                <w:sz w:val="22"/>
                <w:szCs w:val="22"/>
              </w:rPr>
              <w:t>/i</w:t>
            </w:r>
            <w:r w:rsidRPr="00FE30AE">
              <w:rPr>
                <w:sz w:val="22"/>
                <w:szCs w:val="22"/>
              </w:rPr>
              <w:t>/na</w:t>
            </w:r>
          </w:p>
        </w:tc>
        <w:tc>
          <w:tcPr>
            <w:tcW w:w="1530" w:type="dxa"/>
            <w:tcBorders>
              <w:top w:val="nil"/>
            </w:tcBorders>
          </w:tcPr>
          <w:p w14:paraId="1DDF8441" w14:textId="77777777" w:rsidR="004918B2" w:rsidRPr="00A95D68" w:rsidRDefault="004918B2" w:rsidP="002D01A2">
            <w:pPr>
              <w:spacing w:before="20" w:after="20"/>
              <w:ind w:right="-58"/>
              <w:rPr>
                <w:sz w:val="22"/>
                <w:szCs w:val="22"/>
              </w:rPr>
            </w:pPr>
            <w:r w:rsidRPr="00634DD0">
              <w:rPr>
                <w:sz w:val="22"/>
                <w:szCs w:val="22"/>
              </w:rPr>
              <w:t>lukenhee/ksi</w:t>
            </w:r>
          </w:p>
        </w:tc>
        <w:tc>
          <w:tcPr>
            <w:tcW w:w="1530" w:type="dxa"/>
            <w:tcBorders>
              <w:top w:val="nil"/>
            </w:tcBorders>
          </w:tcPr>
          <w:p w14:paraId="22E176B3" w14:textId="77777777" w:rsidR="004918B2" w:rsidRPr="00A95D68" w:rsidRDefault="004918B2" w:rsidP="002D01A2">
            <w:pPr>
              <w:spacing w:before="20" w:after="20"/>
              <w:ind w:right="-58"/>
              <w:rPr>
                <w:sz w:val="22"/>
                <w:szCs w:val="22"/>
              </w:rPr>
            </w:pPr>
            <w:r w:rsidRPr="00FE30AE">
              <w:rPr>
                <w:sz w:val="22"/>
                <w:szCs w:val="22"/>
              </w:rPr>
              <w:t>lukenhe</w:t>
            </w:r>
            <w:r>
              <w:rPr>
                <w:sz w:val="22"/>
                <w:szCs w:val="22"/>
              </w:rPr>
              <w:t>/i</w:t>
            </w:r>
            <w:r w:rsidRPr="006348F1">
              <w:rPr>
                <w:sz w:val="22"/>
                <w:szCs w:val="22"/>
              </w:rPr>
              <w:t>/</w:t>
            </w:r>
            <w:r>
              <w:rPr>
                <w:sz w:val="22"/>
                <w:szCs w:val="22"/>
              </w:rPr>
              <w:t>ksi</w:t>
            </w:r>
          </w:p>
        </w:tc>
      </w:tr>
    </w:tbl>
    <w:p w14:paraId="1D1D0D0D" w14:textId="5A953C05" w:rsidR="00B30251" w:rsidRPr="00A95D68" w:rsidRDefault="006F6ADF" w:rsidP="006F6ADF">
      <w:pPr>
        <w:pStyle w:val="Overskrift3"/>
      </w:pPr>
      <w:bookmarkStart w:id="1353" w:name="_Sisäiset_lokaalikaasukset;_inessiivi,"/>
      <w:bookmarkStart w:id="1354" w:name="_Toc241129316"/>
      <w:bookmarkStart w:id="1355" w:name="_Toc311273831"/>
      <w:bookmarkEnd w:id="1353"/>
      <w:r>
        <w:t>Sisäiset paikkakaasukset</w:t>
      </w:r>
      <w:r w:rsidR="00027280">
        <w:t>: inessiivi, elatiivi, illatiivi</w:t>
      </w:r>
      <w:bookmarkEnd w:id="1354"/>
      <w:bookmarkEnd w:id="1355"/>
    </w:p>
    <w:p w14:paraId="2F1AB8DD" w14:textId="77777777" w:rsidR="00F904D4" w:rsidRDefault="006F6ADF" w:rsidP="00BD2A19">
      <w:pPr>
        <w:pStyle w:val="Brdtekst"/>
        <w:spacing w:before="120"/>
      </w:pPr>
      <w:r w:rsidRPr="00AE2F0B">
        <w:rPr>
          <w:smallCaps/>
        </w:rPr>
        <w:t>Sisäiset paikkaka</w:t>
      </w:r>
      <w:r w:rsidR="00BA0FCB" w:rsidRPr="00AE2F0B">
        <w:rPr>
          <w:smallCaps/>
        </w:rPr>
        <w:t>a</w:t>
      </w:r>
      <w:r w:rsidRPr="00AE2F0B">
        <w:rPr>
          <w:smallCaps/>
        </w:rPr>
        <w:t>sukset</w:t>
      </w:r>
      <w:r>
        <w:t xml:space="preserve"> oon </w:t>
      </w:r>
      <w:r w:rsidRPr="00AE2F0B">
        <w:rPr>
          <w:smallCaps/>
        </w:rPr>
        <w:t>inessiivi, elatiivi</w:t>
      </w:r>
      <w:r>
        <w:t xml:space="preserve"> ja </w:t>
      </w:r>
      <w:r w:rsidRPr="00AE2F0B">
        <w:rPr>
          <w:smallCaps/>
        </w:rPr>
        <w:t>illatiivi</w:t>
      </w:r>
      <w:r>
        <w:t xml:space="preserve">. </w:t>
      </w:r>
      <w:r w:rsidR="00BD02DC" w:rsidRPr="00A95D68">
        <w:t xml:space="preserve">Inessiivii käytethään eriliikaisesti PAIKKA- </w:t>
      </w:r>
      <w:r w:rsidR="00CA2D4A">
        <w:t xml:space="preserve">syntaktissa </w:t>
      </w:r>
      <w:r w:rsidR="0075485B">
        <w:t>(</w:t>
      </w:r>
      <w:r w:rsidR="00CA2D4A">
        <w:t xml:space="preserve">1) </w:t>
      </w:r>
      <w:r w:rsidR="00BD02DC" w:rsidRPr="00A95D68">
        <w:t>ja EKSISTENSI-syntaktiissa</w:t>
      </w:r>
      <w:r w:rsidR="00CA2D4A">
        <w:t xml:space="preserve"> </w:t>
      </w:r>
      <w:r w:rsidR="0075485B">
        <w:t>(</w:t>
      </w:r>
      <w:r w:rsidR="00E57C9D">
        <w:t>2)</w:t>
      </w:r>
      <w:r w:rsidR="00BD02DC" w:rsidRPr="00A95D68">
        <w:t>, ela</w:t>
      </w:r>
      <w:r w:rsidR="006C1BF1" w:rsidRPr="00A95D68">
        <w:t xml:space="preserve">tiivii </w:t>
      </w:r>
      <w:r w:rsidR="0075485B">
        <w:t>(</w:t>
      </w:r>
      <w:r w:rsidR="00CA2D4A">
        <w:t xml:space="preserve">3) </w:t>
      </w:r>
      <w:r>
        <w:t xml:space="preserve">ja illatiivii </w:t>
      </w:r>
      <w:r w:rsidR="0075485B">
        <w:t>(</w:t>
      </w:r>
      <w:r w:rsidR="00CA2D4A">
        <w:t xml:space="preserve">5) </w:t>
      </w:r>
      <w:r w:rsidR="00E57C9D">
        <w:t xml:space="preserve">taas LIIKET-syntaktissa ja </w:t>
      </w:r>
      <w:r w:rsidR="00E57C9D">
        <w:rPr>
          <w:caps/>
        </w:rPr>
        <w:t>siirtäminen-</w:t>
      </w:r>
      <w:r w:rsidR="00E57C9D">
        <w:t>syntaktissa.</w:t>
      </w:r>
      <w:r w:rsidR="006C1BF1" w:rsidRPr="00A95D68">
        <w:t xml:space="preserve"> </w:t>
      </w:r>
      <w:r w:rsidR="008714B1" w:rsidRPr="00A95D68">
        <w:t>TULOS-syntaktissa elatiivi oon korrelaatin kaasus</w:t>
      </w:r>
      <w:r w:rsidR="00CA2D4A">
        <w:t xml:space="preserve"> </w:t>
      </w:r>
      <w:r w:rsidR="0075485B">
        <w:t>(</w:t>
      </w:r>
      <w:r w:rsidR="00CA2D4A">
        <w:t>4)</w:t>
      </w:r>
      <w:r w:rsidR="00F904D4">
        <w:t>.</w:t>
      </w:r>
    </w:p>
    <w:p w14:paraId="56888AD0" w14:textId="4A1F555D" w:rsidR="008714B1" w:rsidRPr="00A95D68" w:rsidRDefault="0075485B" w:rsidP="008714B1">
      <w:pPr>
        <w:pStyle w:val="Liste"/>
        <w:spacing w:before="120" w:after="120"/>
        <w:ind w:left="0" w:firstLine="0"/>
        <w:contextualSpacing w:val="0"/>
      </w:pPr>
      <w:r>
        <w:t>(</w:t>
      </w:r>
      <w:r w:rsidR="00462D92" w:rsidRPr="00A95D68">
        <w:t xml:space="preserve">1) </w:t>
      </w:r>
      <w:r w:rsidR="008714B1" w:rsidRPr="00A95D68">
        <w:t xml:space="preserve">Met kävelemmä </w:t>
      </w:r>
      <w:r w:rsidR="000547FB">
        <w:rPr>
          <w:i/>
        </w:rPr>
        <w:t>koijukossa</w:t>
      </w:r>
      <w:r w:rsidR="008714B1" w:rsidRPr="00A95D68">
        <w:t>.</w:t>
      </w:r>
    </w:p>
    <w:p w14:paraId="65CF8B9C" w14:textId="2AA964BA" w:rsidR="008714B1" w:rsidRPr="00A95D68" w:rsidRDefault="0075485B" w:rsidP="008714B1">
      <w:pPr>
        <w:pStyle w:val="Brdtekst"/>
        <w:spacing w:before="120"/>
      </w:pPr>
      <w:r>
        <w:t>(</w:t>
      </w:r>
      <w:r w:rsidR="00462D92" w:rsidRPr="00A95D68">
        <w:t xml:space="preserve">2) </w:t>
      </w:r>
      <w:r w:rsidR="000547FB" w:rsidRPr="000547FB">
        <w:rPr>
          <w:i/>
        </w:rPr>
        <w:t>Koijukossa</w:t>
      </w:r>
      <w:r w:rsidR="008714B1" w:rsidRPr="00A95D68">
        <w:t xml:space="preserve"> oon paljon mustikoita.</w:t>
      </w:r>
    </w:p>
    <w:p w14:paraId="3875715F" w14:textId="08008F87" w:rsidR="008714B1" w:rsidRDefault="0075485B" w:rsidP="008714B1">
      <w:pPr>
        <w:pStyle w:val="Brdtekst"/>
        <w:spacing w:before="120"/>
      </w:pPr>
      <w:r>
        <w:t>(</w:t>
      </w:r>
      <w:r w:rsidR="00462D92" w:rsidRPr="00A95D68">
        <w:t xml:space="preserve">3) </w:t>
      </w:r>
      <w:r w:rsidR="00272664">
        <w:t>L</w:t>
      </w:r>
      <w:r w:rsidR="00B96166">
        <w:t>äh(đ)</w:t>
      </w:r>
      <w:r w:rsidR="006F6ADF">
        <w:t xml:space="preserve">emä </w:t>
      </w:r>
      <w:r w:rsidR="000547FB">
        <w:rPr>
          <w:i/>
        </w:rPr>
        <w:t>koijukosta</w:t>
      </w:r>
      <w:r w:rsidR="008714B1" w:rsidRPr="00A95D68">
        <w:t>.</w:t>
      </w:r>
    </w:p>
    <w:p w14:paraId="2E40EF10" w14:textId="6126E87E" w:rsidR="00462D92" w:rsidRPr="00A95D68" w:rsidRDefault="0075485B" w:rsidP="008714B1">
      <w:pPr>
        <w:pStyle w:val="Brdtekst"/>
        <w:spacing w:before="120"/>
      </w:pPr>
      <w:r>
        <w:t>(</w:t>
      </w:r>
      <w:r w:rsidR="00183F14">
        <w:t>4</w:t>
      </w:r>
      <w:r w:rsidR="00462D92" w:rsidRPr="00A95D68">
        <w:t xml:space="preserve">) </w:t>
      </w:r>
      <w:r w:rsidR="008714B1" w:rsidRPr="00272664">
        <w:rPr>
          <w:i/>
        </w:rPr>
        <w:t>Mustikoista</w:t>
      </w:r>
      <w:r w:rsidR="008714B1" w:rsidRPr="00A95D68">
        <w:t xml:space="preserve"> </w:t>
      </w:r>
      <w:r w:rsidR="00462D92" w:rsidRPr="00A95D68">
        <w:t>tullee</w:t>
      </w:r>
      <w:r w:rsidR="008714B1" w:rsidRPr="00A95D68">
        <w:t xml:space="preserve"> </w:t>
      </w:r>
      <w:r w:rsidR="00C72B2C">
        <w:t>hyvä safti</w:t>
      </w:r>
      <w:r w:rsidR="003A5C1E" w:rsidRPr="00A95D68">
        <w:t>.</w:t>
      </w:r>
    </w:p>
    <w:p w14:paraId="799877BE" w14:textId="57327B6D" w:rsidR="00272664" w:rsidRDefault="0075485B" w:rsidP="00272664">
      <w:pPr>
        <w:pStyle w:val="Brdtekst"/>
        <w:spacing w:before="120"/>
      </w:pPr>
      <w:r>
        <w:t>(</w:t>
      </w:r>
      <w:r w:rsidR="00183F14">
        <w:t>5</w:t>
      </w:r>
      <w:r w:rsidR="00272664">
        <w:t xml:space="preserve">) Kotona menemä heti </w:t>
      </w:r>
      <w:r w:rsidR="00272664" w:rsidRPr="00F94866">
        <w:rPr>
          <w:i/>
        </w:rPr>
        <w:t>köökhiin</w:t>
      </w:r>
      <w:r w:rsidR="00272664">
        <w:t>.</w:t>
      </w:r>
    </w:p>
    <w:p w14:paraId="5C829073" w14:textId="3345762C" w:rsidR="00970FCE" w:rsidRDefault="00970FCE" w:rsidP="00462D92">
      <w:pPr>
        <w:spacing w:before="120" w:after="120"/>
      </w:pPr>
      <w:r>
        <w:t xml:space="preserve">Muistama ette </w:t>
      </w:r>
      <w:r w:rsidR="005C3239">
        <w:t xml:space="preserve">lokatiivisissa </w:t>
      </w:r>
      <w:r w:rsidR="002555B1">
        <w:t xml:space="preserve">syntaktiissa </w:t>
      </w:r>
      <w:r>
        <w:t>kainun paikannimis</w:t>
      </w:r>
      <w:r w:rsidR="00ED26DA">
        <w:t>t</w:t>
      </w:r>
      <w:r>
        <w:t xml:space="preserve">ä ylheensä käytethään sisäissii paikkakaasuksii </w:t>
      </w:r>
      <w:r w:rsidR="0075485B">
        <w:t>(</w:t>
      </w:r>
      <w:r w:rsidR="00574FDA">
        <w:t>6</w:t>
      </w:r>
      <w:r>
        <w:t>).</w:t>
      </w:r>
    </w:p>
    <w:p w14:paraId="606F73B4" w14:textId="6457499A" w:rsidR="00970FCE" w:rsidRDefault="0075485B" w:rsidP="00462D92">
      <w:pPr>
        <w:spacing w:before="120" w:after="120"/>
      </w:pPr>
      <w:r>
        <w:t>(</w:t>
      </w:r>
      <w:r w:rsidR="00574FDA">
        <w:t>6</w:t>
      </w:r>
      <w:r w:rsidR="00970FCE">
        <w:t xml:space="preserve">) Sammeli siirtyi </w:t>
      </w:r>
      <w:r w:rsidR="00970FCE" w:rsidRPr="00970FCE">
        <w:rPr>
          <w:i/>
        </w:rPr>
        <w:t>Kaarasjo</w:t>
      </w:r>
      <w:r w:rsidRPr="0075485B">
        <w:t>(</w:t>
      </w:r>
      <w:r w:rsidR="00970FCE" w:rsidRPr="00970FCE">
        <w:rPr>
          <w:i/>
        </w:rPr>
        <w:t>v</w:t>
      </w:r>
      <w:r w:rsidRPr="0075485B">
        <w:t>)</w:t>
      </w:r>
      <w:r w:rsidR="00970FCE" w:rsidRPr="00970FCE">
        <w:rPr>
          <w:i/>
        </w:rPr>
        <w:t>esta Pyssyjokheen</w:t>
      </w:r>
      <w:r w:rsidR="00970FCE">
        <w:t>.</w:t>
      </w:r>
    </w:p>
    <w:p w14:paraId="7E02EEA0" w14:textId="283B3867" w:rsidR="00945675" w:rsidRPr="00945675" w:rsidRDefault="00945675" w:rsidP="00462D92">
      <w:pPr>
        <w:spacing w:before="120" w:after="120"/>
      </w:pPr>
      <w:r>
        <w:t xml:space="preserve">Sisäisissä paikkakaasuksissa oon kohta kaikissa haamuissa myötä pukstaavi </w:t>
      </w:r>
      <w:r>
        <w:rPr>
          <w:i/>
        </w:rPr>
        <w:t>s</w:t>
      </w:r>
      <w:r>
        <w:t xml:space="preserve">, ja sillä niitä käskethään kans </w:t>
      </w:r>
      <w:r>
        <w:rPr>
          <w:i/>
        </w:rPr>
        <w:t>s-</w:t>
      </w:r>
      <w:r w:rsidRPr="00945675">
        <w:rPr>
          <w:smallCaps/>
        </w:rPr>
        <w:t>kaasukseksi</w:t>
      </w:r>
      <w:r>
        <w:t>.</w:t>
      </w:r>
    </w:p>
    <w:p w14:paraId="7B4C095B" w14:textId="2F0FEFAE" w:rsidR="009469F2" w:rsidRDefault="009469F2" w:rsidP="00A63FA1">
      <w:pPr>
        <w:pStyle w:val="Overskrift4"/>
      </w:pPr>
      <w:bookmarkStart w:id="1356" w:name="_Toc311273832"/>
      <w:r>
        <w:t>Inessiivin ja elatiivin haamustus</w:t>
      </w:r>
      <w:bookmarkEnd w:id="1356"/>
    </w:p>
    <w:p w14:paraId="6EC42317" w14:textId="7A9F1019" w:rsidR="00B30251" w:rsidRDefault="00B30251" w:rsidP="00462D92">
      <w:pPr>
        <w:spacing w:before="120" w:after="120"/>
      </w:pPr>
      <w:r w:rsidRPr="000052F3">
        <w:rPr>
          <w:smallCaps/>
        </w:rPr>
        <w:t xml:space="preserve">Inessiivin </w:t>
      </w:r>
      <w:r w:rsidR="00DC56C3" w:rsidRPr="001374F3">
        <w:t>suffiksi</w:t>
      </w:r>
      <w:r w:rsidR="000045FD" w:rsidRPr="001374F3">
        <w:t xml:space="preserve"> </w:t>
      </w:r>
      <w:r w:rsidR="000045FD">
        <w:t>oon sekä singulaarissa et</w:t>
      </w:r>
      <w:r w:rsidR="003F7229">
        <w:t>t</w:t>
      </w:r>
      <w:r w:rsidR="000045FD">
        <w:t>e plura</w:t>
      </w:r>
      <w:r w:rsidR="009870BA">
        <w:t>a</w:t>
      </w:r>
      <w:r w:rsidR="000045FD">
        <w:t>lissa</w:t>
      </w:r>
      <w:r w:rsidR="00DC56C3">
        <w:t xml:space="preserve"> </w:t>
      </w:r>
      <w:r w:rsidR="00DC56C3">
        <w:rPr>
          <w:i/>
        </w:rPr>
        <w:t>ssA</w:t>
      </w:r>
      <w:r w:rsidRPr="00A95D68">
        <w:t xml:space="preserve"> ja </w:t>
      </w:r>
      <w:r w:rsidRPr="000052F3">
        <w:rPr>
          <w:smallCaps/>
        </w:rPr>
        <w:t>elatiivin suffiksi</w:t>
      </w:r>
      <w:r w:rsidR="003F7229">
        <w:t xml:space="preserve"> samoten sekä </w:t>
      </w:r>
      <w:r w:rsidR="00914CCE">
        <w:t>singula</w:t>
      </w:r>
      <w:r w:rsidR="005B7182">
        <w:t>a</w:t>
      </w:r>
      <w:r w:rsidR="00914CCE">
        <w:t>rissa</w:t>
      </w:r>
      <w:r w:rsidR="003F7229">
        <w:t xml:space="preserve"> ette </w:t>
      </w:r>
      <w:r w:rsidR="00914CCE">
        <w:t>pluraalissa</w:t>
      </w:r>
      <w:r w:rsidR="00DC56C3">
        <w:t xml:space="preserve"> </w:t>
      </w:r>
      <w:r w:rsidR="00DC56C3">
        <w:rPr>
          <w:i/>
        </w:rPr>
        <w:t>stA</w:t>
      </w:r>
      <w:r w:rsidR="001B127A" w:rsidRPr="001B127A">
        <w:t>.</w:t>
      </w:r>
      <w:r w:rsidRPr="00A95D68">
        <w:t xml:space="preserve"> </w:t>
      </w:r>
      <w:r w:rsidR="003F7229">
        <w:t xml:space="preserve">Net lisäthään </w:t>
      </w:r>
      <w:r w:rsidR="00856BF1">
        <w:t>sekä singulaarissa ette plura</w:t>
      </w:r>
      <w:r w:rsidR="009870BA">
        <w:t>a</w:t>
      </w:r>
      <w:r w:rsidR="00856BF1">
        <w:t xml:space="preserve">lissa </w:t>
      </w:r>
      <w:r w:rsidR="003F7229">
        <w:t>rankhaan juuri samhaan</w:t>
      </w:r>
      <w:r w:rsidR="00B257B7">
        <w:t xml:space="preserve"> laihiin</w:t>
      </w:r>
      <w:r w:rsidR="003F7229">
        <w:t xml:space="preserve"> ko translatiivinki suffiksin</w:t>
      </w:r>
      <w:r w:rsidRPr="00A95D68">
        <w:t xml:space="preserve">. </w:t>
      </w:r>
      <w:r w:rsidR="00964FA9">
        <w:t xml:space="preserve">Esimerkkii: </w:t>
      </w:r>
      <w:r w:rsidR="0075485B">
        <w:t>(</w:t>
      </w:r>
      <w:r w:rsidR="00856BF1" w:rsidRPr="00A95D68">
        <w:t>sg.nom</w:t>
      </w:r>
      <w:r w:rsidR="00897E98">
        <w:t>.</w:t>
      </w:r>
      <w:r w:rsidR="00A613C5">
        <w:t xml:space="preserve"> : sg.</w:t>
      </w:r>
      <w:r w:rsidR="00856BF1" w:rsidRPr="00A95D68">
        <w:t>transl</w:t>
      </w:r>
      <w:r w:rsidR="00897E98">
        <w:t>. : sg.iness.</w:t>
      </w:r>
      <w:r w:rsidR="00A613C5">
        <w:t xml:space="preserve"> : pl.</w:t>
      </w:r>
      <w:r w:rsidR="00897E98">
        <w:t>elat.</w:t>
      </w:r>
      <w:r w:rsidR="00856BF1" w:rsidRPr="00A95D68">
        <w:t xml:space="preserve">) </w:t>
      </w:r>
      <w:r w:rsidR="00856BF1" w:rsidRPr="006C6DFC">
        <w:rPr>
          <w:i/>
        </w:rPr>
        <w:t xml:space="preserve">pappi </w:t>
      </w:r>
      <w:r w:rsidR="0075485B" w:rsidRPr="0075485B">
        <w:t>:</w:t>
      </w:r>
      <w:r w:rsidR="00856BF1" w:rsidRPr="006C6DFC">
        <w:rPr>
          <w:i/>
        </w:rPr>
        <w:t xml:space="preserve"> </w:t>
      </w:r>
      <w:r w:rsidR="00856BF1">
        <w:rPr>
          <w:i/>
        </w:rPr>
        <w:t>papi</w:t>
      </w:r>
      <w:r w:rsidR="0098090B" w:rsidRPr="0098090B">
        <w:t>/</w:t>
      </w:r>
      <w:r w:rsidR="00856BF1">
        <w:rPr>
          <w:i/>
        </w:rPr>
        <w:t xml:space="preserve">ksi </w:t>
      </w:r>
      <w:r w:rsidR="0075485B" w:rsidRPr="0075485B">
        <w:t>:</w:t>
      </w:r>
      <w:r w:rsidR="00856BF1">
        <w:rPr>
          <w:i/>
        </w:rPr>
        <w:t xml:space="preserve"> papi</w:t>
      </w:r>
      <w:r w:rsidR="0098090B" w:rsidRPr="0098090B">
        <w:t>/</w:t>
      </w:r>
      <w:r w:rsidR="00856BF1">
        <w:rPr>
          <w:i/>
        </w:rPr>
        <w:t xml:space="preserve">ssa </w:t>
      </w:r>
      <w:r w:rsidR="0075485B" w:rsidRPr="0075485B">
        <w:t>:</w:t>
      </w:r>
      <w:r w:rsidR="00856BF1">
        <w:rPr>
          <w:i/>
        </w:rPr>
        <w:t xml:space="preserve"> papi</w:t>
      </w:r>
      <w:r w:rsidR="0098090B" w:rsidRPr="0098090B">
        <w:t>/</w:t>
      </w:r>
      <w:r w:rsidR="00856BF1">
        <w:rPr>
          <w:i/>
        </w:rPr>
        <w:t>i</w:t>
      </w:r>
      <w:r w:rsidR="0098090B" w:rsidRPr="0098090B">
        <w:t>/</w:t>
      </w:r>
      <w:r w:rsidR="00856BF1">
        <w:rPr>
          <w:i/>
        </w:rPr>
        <w:t xml:space="preserve">sta </w:t>
      </w:r>
      <w:r w:rsidR="00BA1173" w:rsidRPr="00BA1173">
        <w:t>~</w:t>
      </w:r>
      <w:r w:rsidR="00856BF1" w:rsidRPr="006C6DFC">
        <w:rPr>
          <w:i/>
        </w:rPr>
        <w:t xml:space="preserve"> pap</w:t>
      </w:r>
      <w:r w:rsidR="0098090B" w:rsidRPr="0098090B">
        <w:t>/</w:t>
      </w:r>
      <w:r w:rsidR="00856BF1" w:rsidRPr="006C6DFC">
        <w:rPr>
          <w:i/>
        </w:rPr>
        <w:t>i</w:t>
      </w:r>
      <w:r w:rsidR="0098090B" w:rsidRPr="0098090B">
        <w:t>/</w:t>
      </w:r>
      <w:r w:rsidR="00856BF1">
        <w:rPr>
          <w:i/>
        </w:rPr>
        <w:t>sta</w:t>
      </w:r>
      <w:r w:rsidR="0075485B" w:rsidRPr="0075485B">
        <w:t>,</w:t>
      </w:r>
      <w:r w:rsidR="00856BF1" w:rsidRPr="006C6DFC">
        <w:rPr>
          <w:i/>
        </w:rPr>
        <w:t xml:space="preserve"> lapsi </w:t>
      </w:r>
      <w:r w:rsidR="0075485B" w:rsidRPr="0075485B">
        <w:t>:</w:t>
      </w:r>
      <w:r w:rsidR="00856BF1" w:rsidRPr="006C6DFC">
        <w:rPr>
          <w:i/>
        </w:rPr>
        <w:t xml:space="preserve"> lapse</w:t>
      </w:r>
      <w:r w:rsidR="0098090B" w:rsidRPr="0098090B">
        <w:t>/</w:t>
      </w:r>
      <w:r w:rsidR="00856BF1" w:rsidRPr="006C6DFC">
        <w:rPr>
          <w:i/>
        </w:rPr>
        <w:t>ksi</w:t>
      </w:r>
      <w:r w:rsidR="00856BF1">
        <w:rPr>
          <w:i/>
        </w:rPr>
        <w:t xml:space="preserve"> </w:t>
      </w:r>
      <w:r w:rsidR="0075485B" w:rsidRPr="0075485B">
        <w:t>:</w:t>
      </w:r>
      <w:r w:rsidR="00856BF1">
        <w:rPr>
          <w:i/>
        </w:rPr>
        <w:t xml:space="preserve"> lapse</w:t>
      </w:r>
      <w:r w:rsidR="0098090B" w:rsidRPr="0098090B">
        <w:t>/</w:t>
      </w:r>
      <w:r w:rsidR="00856BF1">
        <w:rPr>
          <w:i/>
        </w:rPr>
        <w:t xml:space="preserve">ssa </w:t>
      </w:r>
      <w:r w:rsidR="00856BF1">
        <w:t>:</w:t>
      </w:r>
      <w:r w:rsidR="00856BF1">
        <w:rPr>
          <w:i/>
        </w:rPr>
        <w:t xml:space="preserve"> laps</w:t>
      </w:r>
      <w:r w:rsidR="0098090B" w:rsidRPr="0098090B">
        <w:t>/</w:t>
      </w:r>
      <w:r w:rsidR="00856BF1">
        <w:rPr>
          <w:i/>
        </w:rPr>
        <w:t>i</w:t>
      </w:r>
      <w:r w:rsidR="0098090B" w:rsidRPr="0098090B">
        <w:t>/</w:t>
      </w:r>
      <w:r w:rsidR="00856BF1">
        <w:rPr>
          <w:i/>
        </w:rPr>
        <w:t>sta</w:t>
      </w:r>
      <w:r w:rsidR="0075485B" w:rsidRPr="0075485B">
        <w:t>,</w:t>
      </w:r>
      <w:r w:rsidR="00856BF1">
        <w:rPr>
          <w:i/>
        </w:rPr>
        <w:t xml:space="preserve"> sivakka</w:t>
      </w:r>
      <w:r w:rsidR="00AC7ED3">
        <w:rPr>
          <w:i/>
        </w:rPr>
        <w:t xml:space="preserve"> </w:t>
      </w:r>
      <w:r w:rsidR="0075485B" w:rsidRPr="0075485B">
        <w:t>:</w:t>
      </w:r>
      <w:r w:rsidR="00856BF1">
        <w:rPr>
          <w:i/>
        </w:rPr>
        <w:t xml:space="preserve"> sivaka</w:t>
      </w:r>
      <w:r w:rsidR="0098090B" w:rsidRPr="0098090B">
        <w:t>/</w:t>
      </w:r>
      <w:r w:rsidR="00856BF1">
        <w:rPr>
          <w:i/>
        </w:rPr>
        <w:t xml:space="preserve">ksi </w:t>
      </w:r>
      <w:r w:rsidR="0075485B" w:rsidRPr="0075485B">
        <w:t>:</w:t>
      </w:r>
      <w:r w:rsidR="00856BF1">
        <w:rPr>
          <w:i/>
        </w:rPr>
        <w:t xml:space="preserve"> sivaka</w:t>
      </w:r>
      <w:r w:rsidR="0098090B" w:rsidRPr="0098090B">
        <w:t>/</w:t>
      </w:r>
      <w:r w:rsidR="00856BF1">
        <w:rPr>
          <w:i/>
        </w:rPr>
        <w:t xml:space="preserve">ssa </w:t>
      </w:r>
      <w:r w:rsidR="0075485B" w:rsidRPr="0075485B">
        <w:t>:</w:t>
      </w:r>
      <w:r w:rsidR="00856BF1">
        <w:rPr>
          <w:i/>
        </w:rPr>
        <w:t xml:space="preserve"> sivako</w:t>
      </w:r>
      <w:r w:rsidR="0098090B" w:rsidRPr="0098090B">
        <w:t>/</w:t>
      </w:r>
      <w:r w:rsidR="00856BF1">
        <w:rPr>
          <w:i/>
        </w:rPr>
        <w:t>i</w:t>
      </w:r>
      <w:r w:rsidR="0098090B" w:rsidRPr="0098090B">
        <w:t>/</w:t>
      </w:r>
      <w:r w:rsidR="00856BF1">
        <w:rPr>
          <w:i/>
        </w:rPr>
        <w:t>sta</w:t>
      </w:r>
      <w:r w:rsidR="0075485B" w:rsidRPr="0075485B">
        <w:t>,</w:t>
      </w:r>
      <w:r w:rsidR="00856BF1" w:rsidRPr="006C6DFC">
        <w:rPr>
          <w:i/>
        </w:rPr>
        <w:t xml:space="preserve"> ty</w:t>
      </w:r>
      <w:r w:rsidR="0075485B" w:rsidRPr="0075485B">
        <w:t>(</w:t>
      </w:r>
      <w:r w:rsidR="00856BF1" w:rsidRPr="006C6DFC">
        <w:rPr>
          <w:i/>
        </w:rPr>
        <w:t>t</w:t>
      </w:r>
      <w:r w:rsidR="0075485B" w:rsidRPr="0075485B">
        <w:t>)</w:t>
      </w:r>
      <w:r w:rsidR="00856BF1" w:rsidRPr="006C6DFC">
        <w:rPr>
          <w:i/>
        </w:rPr>
        <w:t xml:space="preserve">är </w:t>
      </w:r>
      <w:r w:rsidR="0075485B" w:rsidRPr="0075485B">
        <w:t>:</w:t>
      </w:r>
      <w:r w:rsidR="00856BF1" w:rsidRPr="006C6DFC">
        <w:rPr>
          <w:i/>
        </w:rPr>
        <w:t xml:space="preserve"> tyttäre</w:t>
      </w:r>
      <w:r w:rsidR="0098090B" w:rsidRPr="0098090B">
        <w:t>/</w:t>
      </w:r>
      <w:r w:rsidR="00856BF1" w:rsidRPr="006C6DFC">
        <w:rPr>
          <w:i/>
        </w:rPr>
        <w:t>ksi</w:t>
      </w:r>
      <w:r w:rsidR="00856BF1">
        <w:rPr>
          <w:i/>
        </w:rPr>
        <w:t xml:space="preserve"> </w:t>
      </w:r>
      <w:r w:rsidR="0075485B" w:rsidRPr="0075485B">
        <w:t>:</w:t>
      </w:r>
      <w:r w:rsidR="00856BF1">
        <w:rPr>
          <w:i/>
        </w:rPr>
        <w:t xml:space="preserve"> tyttäre</w:t>
      </w:r>
      <w:r w:rsidR="0098090B" w:rsidRPr="0098090B">
        <w:t>/</w:t>
      </w:r>
      <w:r w:rsidR="00856BF1">
        <w:rPr>
          <w:i/>
        </w:rPr>
        <w:t xml:space="preserve">ssä </w:t>
      </w:r>
      <w:r w:rsidR="0075485B" w:rsidRPr="0075485B">
        <w:t>:</w:t>
      </w:r>
      <w:r w:rsidR="00856BF1">
        <w:rPr>
          <w:i/>
        </w:rPr>
        <w:t xml:space="preserve"> tyttär</w:t>
      </w:r>
      <w:r w:rsidR="0098090B" w:rsidRPr="0098090B">
        <w:t>/</w:t>
      </w:r>
      <w:r w:rsidR="00856BF1">
        <w:rPr>
          <w:i/>
        </w:rPr>
        <w:t>i</w:t>
      </w:r>
      <w:r w:rsidR="0098090B" w:rsidRPr="0098090B">
        <w:t>/</w:t>
      </w:r>
      <w:r w:rsidR="00856BF1">
        <w:rPr>
          <w:i/>
        </w:rPr>
        <w:t>stä</w:t>
      </w:r>
      <w:r w:rsidR="0075485B" w:rsidRPr="0075485B">
        <w:t>,</w:t>
      </w:r>
      <w:r w:rsidR="00856BF1" w:rsidRPr="006C6DFC">
        <w:rPr>
          <w:i/>
        </w:rPr>
        <w:t xml:space="preserve"> rakas </w:t>
      </w:r>
      <w:r w:rsidR="0075485B" w:rsidRPr="0075485B">
        <w:t>:</w:t>
      </w:r>
      <w:r w:rsidR="00856BF1" w:rsidRPr="006C6DFC">
        <w:rPr>
          <w:i/>
        </w:rPr>
        <w:t xml:space="preserve"> rakkhaa</w:t>
      </w:r>
      <w:r w:rsidR="0098090B" w:rsidRPr="0098090B">
        <w:t>/</w:t>
      </w:r>
      <w:r w:rsidR="00856BF1" w:rsidRPr="006C6DFC">
        <w:rPr>
          <w:i/>
        </w:rPr>
        <w:t>ksi</w:t>
      </w:r>
      <w:r w:rsidR="00856BF1">
        <w:rPr>
          <w:i/>
        </w:rPr>
        <w:t xml:space="preserve"> </w:t>
      </w:r>
      <w:r w:rsidR="0075485B" w:rsidRPr="0075485B">
        <w:t>:</w:t>
      </w:r>
      <w:r w:rsidR="009469F2">
        <w:rPr>
          <w:i/>
        </w:rPr>
        <w:t xml:space="preserve"> rakk</w:t>
      </w:r>
      <w:r w:rsidR="00A613C5">
        <w:rPr>
          <w:i/>
        </w:rPr>
        <w:t>h</w:t>
      </w:r>
      <w:r w:rsidR="009469F2">
        <w:rPr>
          <w:i/>
        </w:rPr>
        <w:t>aa</w:t>
      </w:r>
      <w:r w:rsidR="0098090B" w:rsidRPr="0098090B">
        <w:t>/</w:t>
      </w:r>
      <w:r w:rsidR="009469F2">
        <w:rPr>
          <w:i/>
        </w:rPr>
        <w:t xml:space="preserve">ssa </w:t>
      </w:r>
      <w:r w:rsidR="0075485B" w:rsidRPr="0075485B">
        <w:t>:</w:t>
      </w:r>
      <w:r w:rsidR="009469F2">
        <w:rPr>
          <w:i/>
        </w:rPr>
        <w:t xml:space="preserve"> </w:t>
      </w:r>
      <w:r w:rsidR="00E52795">
        <w:rPr>
          <w:i/>
        </w:rPr>
        <w:t>rakkha</w:t>
      </w:r>
      <w:r w:rsidR="0098090B" w:rsidRPr="0098090B">
        <w:t>/</w:t>
      </w:r>
      <w:r w:rsidR="009469F2">
        <w:rPr>
          <w:i/>
        </w:rPr>
        <w:t>i</w:t>
      </w:r>
      <w:r w:rsidR="0098090B" w:rsidRPr="0098090B">
        <w:t>/</w:t>
      </w:r>
      <w:r w:rsidR="009469F2">
        <w:rPr>
          <w:i/>
        </w:rPr>
        <w:t>sta</w:t>
      </w:r>
      <w:r w:rsidR="00856BF1" w:rsidRPr="00A95D68">
        <w:t>.</w:t>
      </w:r>
    </w:p>
    <w:p w14:paraId="116AB75D" w14:textId="7B6FCC54" w:rsidR="009469F2" w:rsidRPr="00A95D68" w:rsidRDefault="009469F2" w:rsidP="00A63FA1">
      <w:pPr>
        <w:pStyle w:val="Overskrift4"/>
      </w:pPr>
      <w:bookmarkStart w:id="1357" w:name="_Toc311273833"/>
      <w:r>
        <w:t>Illatiivin haamustus</w:t>
      </w:r>
      <w:bookmarkEnd w:id="1357"/>
    </w:p>
    <w:p w14:paraId="46F86048" w14:textId="341123F7" w:rsidR="00462D92" w:rsidRPr="007D1726" w:rsidRDefault="00B30251" w:rsidP="00BD2A19">
      <w:pPr>
        <w:pStyle w:val="Brdtekst"/>
        <w:spacing w:before="120"/>
      </w:pPr>
      <w:r w:rsidRPr="000052F3">
        <w:rPr>
          <w:smallCaps/>
        </w:rPr>
        <w:t>Singu</w:t>
      </w:r>
      <w:r w:rsidR="00A613C5" w:rsidRPr="000052F3">
        <w:rPr>
          <w:smallCaps/>
        </w:rPr>
        <w:t xml:space="preserve">laarin illatiivin </w:t>
      </w:r>
      <w:r w:rsidR="00A613C5" w:rsidRPr="00897E98">
        <w:t xml:space="preserve">suffiksit </w:t>
      </w:r>
      <w:r w:rsidR="00A613C5">
        <w:t>oon</w:t>
      </w:r>
      <w:r w:rsidR="00462D92" w:rsidRPr="00A95D68">
        <w:t xml:space="preserve"> </w:t>
      </w:r>
      <w:r w:rsidR="00462D92" w:rsidRPr="00C52000">
        <w:rPr>
          <w:i/>
        </w:rPr>
        <w:t>hVn</w:t>
      </w:r>
      <w:r w:rsidR="00462D92" w:rsidRPr="00A95D68">
        <w:t xml:space="preserve">, </w:t>
      </w:r>
      <w:r w:rsidRPr="00C52000">
        <w:rPr>
          <w:i/>
        </w:rPr>
        <w:t>hVVn</w:t>
      </w:r>
      <w:r w:rsidRPr="00A95D68">
        <w:t xml:space="preserve"> ja </w:t>
      </w:r>
      <w:r w:rsidRPr="00C52000">
        <w:rPr>
          <w:i/>
        </w:rPr>
        <w:t>sseen</w:t>
      </w:r>
      <w:r w:rsidR="00877FBC">
        <w:t xml:space="preserve">. </w:t>
      </w:r>
      <w:r w:rsidR="00877FBC" w:rsidRPr="000052F3">
        <w:rPr>
          <w:smallCaps/>
        </w:rPr>
        <w:t xml:space="preserve">Pluraalissa </w:t>
      </w:r>
      <w:r w:rsidR="00877FBC">
        <w:t xml:space="preserve">pluraalin </w:t>
      </w:r>
      <w:r w:rsidR="00877FBC">
        <w:rPr>
          <w:i/>
        </w:rPr>
        <w:t xml:space="preserve">i </w:t>
      </w:r>
      <w:r w:rsidR="00877FBC">
        <w:t xml:space="preserve">ja illatiivin suffiksi oon sisätysten, ja suffiksit oon </w:t>
      </w:r>
      <w:r w:rsidR="00877FBC">
        <w:rPr>
          <w:i/>
        </w:rPr>
        <w:t>hin</w:t>
      </w:r>
      <w:r w:rsidR="0075485B" w:rsidRPr="0075485B">
        <w:t>,</w:t>
      </w:r>
      <w:r w:rsidR="00877FBC">
        <w:rPr>
          <w:i/>
        </w:rPr>
        <w:t xml:space="preserve"> hVin</w:t>
      </w:r>
      <w:r w:rsidR="00877FBC">
        <w:t xml:space="preserve"> ja </w:t>
      </w:r>
      <w:r w:rsidR="00877FBC">
        <w:rPr>
          <w:i/>
        </w:rPr>
        <w:t>ssiin</w:t>
      </w:r>
      <w:r w:rsidR="00877FBC">
        <w:t xml:space="preserve">. Ylheisesti mennee niin, ette ko </w:t>
      </w:r>
      <w:r w:rsidR="00C545BE">
        <w:t>singulaar</w:t>
      </w:r>
      <w:r w:rsidR="00877FBC">
        <w:t xml:space="preserve">issa oon </w:t>
      </w:r>
      <w:r w:rsidR="00877FBC">
        <w:rPr>
          <w:i/>
        </w:rPr>
        <w:t>hVn</w:t>
      </w:r>
      <w:r w:rsidR="00877FBC">
        <w:t xml:space="preserve">, se pluraalissa oon </w:t>
      </w:r>
      <w:r w:rsidR="00877FBC">
        <w:rPr>
          <w:i/>
        </w:rPr>
        <w:t>hin</w:t>
      </w:r>
      <w:r w:rsidR="00877FBC">
        <w:t xml:space="preserve">, ko singulaarissa oon </w:t>
      </w:r>
      <w:r w:rsidR="00877FBC">
        <w:rPr>
          <w:i/>
        </w:rPr>
        <w:t xml:space="preserve">hVVn </w:t>
      </w:r>
      <w:r w:rsidR="00877FBC">
        <w:t xml:space="preserve">se pluraalissa oon </w:t>
      </w:r>
      <w:r w:rsidR="00877FBC">
        <w:rPr>
          <w:i/>
        </w:rPr>
        <w:t>hVin</w:t>
      </w:r>
      <w:r w:rsidR="00877FBC">
        <w:t xml:space="preserve">, ja ko singulaarissa oon </w:t>
      </w:r>
      <w:r w:rsidR="00877FBC">
        <w:rPr>
          <w:i/>
        </w:rPr>
        <w:t>sseen</w:t>
      </w:r>
      <w:r w:rsidR="00877FBC">
        <w:t xml:space="preserve">, se </w:t>
      </w:r>
      <w:r w:rsidR="00897E98">
        <w:t>pluraal</w:t>
      </w:r>
      <w:r w:rsidR="00877FBC">
        <w:t xml:space="preserve">issa oon </w:t>
      </w:r>
      <w:r w:rsidR="00877FBC">
        <w:rPr>
          <w:i/>
        </w:rPr>
        <w:t>ssiin</w:t>
      </w:r>
      <w:r w:rsidR="001B127A" w:rsidRPr="001B127A">
        <w:t>.</w:t>
      </w:r>
      <w:r w:rsidR="00552D61">
        <w:rPr>
          <w:i/>
        </w:rPr>
        <w:t xml:space="preserve"> </w:t>
      </w:r>
      <w:r w:rsidR="0096507F">
        <w:t>S</w:t>
      </w:r>
      <w:r w:rsidR="00552D61">
        <w:t xml:space="preserve">uffiksiitten </w:t>
      </w:r>
      <w:r w:rsidR="00552D61">
        <w:rPr>
          <w:i/>
        </w:rPr>
        <w:t xml:space="preserve">V </w:t>
      </w:r>
      <w:r w:rsidR="00552D61">
        <w:t xml:space="preserve">saattaa olla </w:t>
      </w:r>
      <w:r w:rsidR="00552D61">
        <w:rPr>
          <w:i/>
        </w:rPr>
        <w:t>i</w:t>
      </w:r>
      <w:r w:rsidR="0096507F">
        <w:t>:ki.</w:t>
      </w:r>
      <w:r w:rsidR="00F90736">
        <w:t xml:space="preserve"> Kattoma kunka nämät lisäthään eri </w:t>
      </w:r>
      <w:r w:rsidR="008F047A">
        <w:t>nomenityyp</w:t>
      </w:r>
      <w:r w:rsidR="00F90736">
        <w:t>phiin.</w:t>
      </w:r>
    </w:p>
    <w:p w14:paraId="475F3BBA" w14:textId="03E98512" w:rsidR="00F904D4" w:rsidRDefault="001A101D" w:rsidP="00EF338F">
      <w:pPr>
        <w:pStyle w:val="Punktliste"/>
      </w:pPr>
      <w:r>
        <w:t>Tyypin 3.1 y</w:t>
      </w:r>
      <w:r w:rsidR="00D15E19" w:rsidRPr="00A95D68">
        <w:t>ksi</w:t>
      </w:r>
      <w:r w:rsidR="006678A0">
        <w:t>tav</w:t>
      </w:r>
      <w:r w:rsidR="00D15E19" w:rsidRPr="00A95D68">
        <w:t xml:space="preserve">uisten ja </w:t>
      </w:r>
      <w:r w:rsidR="00D15E19" w:rsidRPr="00812801">
        <w:rPr>
          <w:i/>
        </w:rPr>
        <w:t>Vi</w:t>
      </w:r>
      <w:r w:rsidR="00D15E19" w:rsidRPr="00A95D68">
        <w:t xml:space="preserve">-rankaisten nomeniitten </w:t>
      </w:r>
      <w:r w:rsidR="001D05F1">
        <w:t xml:space="preserve">singulaarin </w:t>
      </w:r>
      <w:r w:rsidR="00D15E19" w:rsidRPr="00A95D68">
        <w:t>illatiivi</w:t>
      </w:r>
      <w:r w:rsidR="0084093C">
        <w:t>n</w:t>
      </w:r>
      <w:r w:rsidR="00D15E19" w:rsidRPr="00A95D68">
        <w:t xml:space="preserve"> haamustethaan yksinkertaisesti siihen</w:t>
      </w:r>
      <w:r w:rsidR="00B257B7">
        <w:t xml:space="preserve"> laihiin</w:t>
      </w:r>
      <w:r w:rsidR="00D15E19" w:rsidRPr="00A95D68">
        <w:t xml:space="preserve">, ette rankhaan </w:t>
      </w:r>
      <w:r w:rsidR="0075485B" w:rsidRPr="0075485B">
        <w:t>(</w:t>
      </w:r>
      <w:r w:rsidR="00D15E19" w:rsidRPr="001A101D">
        <w:rPr>
          <w:i/>
        </w:rPr>
        <w:t>K</w:t>
      </w:r>
      <w:r w:rsidR="0075485B" w:rsidRPr="0075485B">
        <w:t>)</w:t>
      </w:r>
      <w:r w:rsidR="00D15E19" w:rsidRPr="001A101D">
        <w:rPr>
          <w:i/>
        </w:rPr>
        <w:t>VV</w:t>
      </w:r>
      <w:r w:rsidR="00D15E19" w:rsidRPr="00A95D68">
        <w:t xml:space="preserve"> lisäthään su</w:t>
      </w:r>
      <w:r w:rsidR="003F732E">
        <w:t>ff</w:t>
      </w:r>
      <w:r w:rsidR="00D15E19" w:rsidRPr="00A95D68">
        <w:t xml:space="preserve">iksin </w:t>
      </w:r>
      <w:r w:rsidR="00D15E19" w:rsidRPr="001A101D">
        <w:rPr>
          <w:i/>
        </w:rPr>
        <w:t>hVn</w:t>
      </w:r>
      <w:r w:rsidR="00D15E19" w:rsidRPr="00A95D68">
        <w:t xml:space="preserve">. </w:t>
      </w:r>
      <w:r w:rsidR="00812801">
        <w:t xml:space="preserve">Suffiksin </w:t>
      </w:r>
      <w:r w:rsidR="00B8657A" w:rsidRPr="001A101D">
        <w:rPr>
          <w:i/>
        </w:rPr>
        <w:t>V</w:t>
      </w:r>
      <w:r w:rsidR="00B8657A" w:rsidRPr="00A95D68">
        <w:t xml:space="preserve"> oon sama ko rangan viimi vokaali</w:t>
      </w:r>
      <w:r>
        <w:t xml:space="preserve">. Samhaan laihiin pluraalissa </w:t>
      </w:r>
      <w:r>
        <w:rPr>
          <w:i/>
        </w:rPr>
        <w:t>hin</w:t>
      </w:r>
      <w:r w:rsidR="00AC7ED3">
        <w:t xml:space="preserve"> lisäthään pluraalin</w:t>
      </w:r>
      <w:r>
        <w:t xml:space="preserve"> rankhaan.</w:t>
      </w:r>
      <w:r w:rsidR="00B8657A" w:rsidRPr="00A95D68">
        <w:t xml:space="preserve"> </w:t>
      </w:r>
      <w:r>
        <w:t>Tähän</w:t>
      </w:r>
      <w:r w:rsidR="00B257B7">
        <w:t xml:space="preserve"> laihiin</w:t>
      </w:r>
      <w:r>
        <w:t xml:space="preserve">: </w:t>
      </w:r>
      <w:r w:rsidR="0075485B">
        <w:t>(</w:t>
      </w:r>
      <w:r>
        <w:t>sg.nom. : sg.</w:t>
      </w:r>
      <w:r w:rsidR="00A97B87">
        <w:t>ill.</w:t>
      </w:r>
      <w:r>
        <w:t xml:space="preserve"> : pl.</w:t>
      </w:r>
      <w:r w:rsidR="00A97B87">
        <w:t>ill.</w:t>
      </w:r>
      <w:r w:rsidR="00D15E19" w:rsidRPr="00A95D68">
        <w:t xml:space="preserve">) </w:t>
      </w:r>
      <w:r w:rsidR="00D15E19" w:rsidRPr="001A101D">
        <w:rPr>
          <w:i/>
        </w:rPr>
        <w:t xml:space="preserve">puu </w:t>
      </w:r>
      <w:r w:rsidR="0075485B" w:rsidRPr="0075485B">
        <w:t>:</w:t>
      </w:r>
      <w:r w:rsidR="00D15E19" w:rsidRPr="001A101D">
        <w:rPr>
          <w:i/>
        </w:rPr>
        <w:t xml:space="preserve"> puu</w:t>
      </w:r>
      <w:r w:rsidR="0098090B" w:rsidRPr="0098090B">
        <w:t>/</w:t>
      </w:r>
      <w:r w:rsidR="00D15E19" w:rsidRPr="001A101D">
        <w:rPr>
          <w:i/>
        </w:rPr>
        <w:t>hun</w:t>
      </w:r>
      <w:r w:rsidRPr="001A101D">
        <w:rPr>
          <w:i/>
        </w:rPr>
        <w:t xml:space="preserve"> </w:t>
      </w:r>
      <w:r w:rsidR="0075485B" w:rsidRPr="0075485B">
        <w:t>:</w:t>
      </w:r>
      <w:r w:rsidRPr="001A101D">
        <w:rPr>
          <w:i/>
        </w:rPr>
        <w:t xml:space="preserve"> pu</w:t>
      </w:r>
      <w:r w:rsidR="0098090B" w:rsidRPr="0098090B">
        <w:t>/</w:t>
      </w:r>
      <w:r w:rsidRPr="001A101D">
        <w:rPr>
          <w:i/>
        </w:rPr>
        <w:t>i</w:t>
      </w:r>
      <w:r w:rsidR="0098090B" w:rsidRPr="0098090B">
        <w:t>/</w:t>
      </w:r>
      <w:r w:rsidRPr="001A101D">
        <w:rPr>
          <w:i/>
        </w:rPr>
        <w:t>hin</w:t>
      </w:r>
      <w:r w:rsidR="0075485B" w:rsidRPr="0075485B">
        <w:t>,</w:t>
      </w:r>
      <w:r w:rsidR="00D15E19" w:rsidRPr="001A101D">
        <w:rPr>
          <w:i/>
        </w:rPr>
        <w:t xml:space="preserve"> tie </w:t>
      </w:r>
      <w:r w:rsidR="0075485B" w:rsidRPr="0075485B">
        <w:t>:</w:t>
      </w:r>
      <w:r w:rsidR="00D15E19" w:rsidRPr="001A101D">
        <w:rPr>
          <w:i/>
        </w:rPr>
        <w:t xml:space="preserve"> tie</w:t>
      </w:r>
      <w:r w:rsidR="0098090B" w:rsidRPr="0098090B">
        <w:t>/</w:t>
      </w:r>
      <w:r w:rsidR="00D15E19" w:rsidRPr="001A101D">
        <w:rPr>
          <w:i/>
        </w:rPr>
        <w:t>hen</w:t>
      </w:r>
      <w:r w:rsidRPr="001A101D">
        <w:rPr>
          <w:i/>
        </w:rPr>
        <w:t xml:space="preserve"> </w:t>
      </w:r>
      <w:r w:rsidR="0075485B" w:rsidRPr="0075485B">
        <w:t>:</w:t>
      </w:r>
      <w:r w:rsidRPr="001A101D">
        <w:rPr>
          <w:i/>
        </w:rPr>
        <w:t xml:space="preserve"> te</w:t>
      </w:r>
      <w:r w:rsidR="0098090B" w:rsidRPr="0098090B">
        <w:t>/</w:t>
      </w:r>
      <w:r w:rsidRPr="001A101D">
        <w:rPr>
          <w:i/>
        </w:rPr>
        <w:t>i</w:t>
      </w:r>
      <w:r w:rsidR="0098090B" w:rsidRPr="0098090B">
        <w:t>/</w:t>
      </w:r>
      <w:r w:rsidRPr="001A101D">
        <w:rPr>
          <w:i/>
        </w:rPr>
        <w:t>hin</w:t>
      </w:r>
      <w:r w:rsidR="0075485B" w:rsidRPr="0075485B">
        <w:t>,</w:t>
      </w:r>
      <w:r w:rsidR="00D15E19" w:rsidRPr="001A101D">
        <w:rPr>
          <w:i/>
        </w:rPr>
        <w:t xml:space="preserve"> yö </w:t>
      </w:r>
      <w:r w:rsidR="0075485B" w:rsidRPr="0075485B">
        <w:t>:</w:t>
      </w:r>
      <w:r w:rsidR="00D15E19" w:rsidRPr="001A101D">
        <w:rPr>
          <w:i/>
        </w:rPr>
        <w:t xml:space="preserve"> yö</w:t>
      </w:r>
      <w:r w:rsidR="0098090B" w:rsidRPr="0098090B">
        <w:t>/</w:t>
      </w:r>
      <w:r w:rsidR="00D15E19" w:rsidRPr="001A101D">
        <w:rPr>
          <w:i/>
        </w:rPr>
        <w:t>hön</w:t>
      </w:r>
      <w:r w:rsidRPr="001A101D">
        <w:rPr>
          <w:i/>
        </w:rPr>
        <w:t xml:space="preserve"> </w:t>
      </w:r>
      <w:r w:rsidR="0075485B" w:rsidRPr="0075485B">
        <w:t>:</w:t>
      </w:r>
      <w:r w:rsidRPr="001A101D">
        <w:rPr>
          <w:i/>
        </w:rPr>
        <w:t xml:space="preserve"> ö</w:t>
      </w:r>
      <w:r w:rsidR="0098090B" w:rsidRPr="0098090B">
        <w:t>/</w:t>
      </w:r>
      <w:r w:rsidRPr="001A101D">
        <w:rPr>
          <w:i/>
        </w:rPr>
        <w:t>i</w:t>
      </w:r>
      <w:r w:rsidR="0098090B" w:rsidRPr="0098090B">
        <w:t>/</w:t>
      </w:r>
      <w:r w:rsidRPr="001A101D">
        <w:rPr>
          <w:i/>
        </w:rPr>
        <w:t>hin</w:t>
      </w:r>
      <w:r w:rsidR="0075485B" w:rsidRPr="0075485B">
        <w:t>,</w:t>
      </w:r>
      <w:r w:rsidR="00D15E19" w:rsidRPr="001A101D">
        <w:rPr>
          <w:i/>
        </w:rPr>
        <w:t xml:space="preserve"> tuorestai</w:t>
      </w:r>
      <w:r w:rsidR="000A4B27">
        <w:rPr>
          <w:i/>
        </w:rPr>
        <w:t xml:space="preserve"> </w:t>
      </w:r>
      <w:r w:rsidR="0075485B" w:rsidRPr="0075485B">
        <w:t>:</w:t>
      </w:r>
      <w:r w:rsidR="00D15E19" w:rsidRPr="001A101D">
        <w:rPr>
          <w:i/>
        </w:rPr>
        <w:t xml:space="preserve"> tuorestai</w:t>
      </w:r>
      <w:r w:rsidR="0098090B" w:rsidRPr="0098090B">
        <w:t>/</w:t>
      </w:r>
      <w:r w:rsidR="00D15E19" w:rsidRPr="001A101D">
        <w:rPr>
          <w:i/>
        </w:rPr>
        <w:t>hin</w:t>
      </w:r>
      <w:r w:rsidR="006F2273">
        <w:rPr>
          <w:i/>
        </w:rPr>
        <w:t xml:space="preserve"> </w:t>
      </w:r>
      <w:r w:rsidR="0075485B" w:rsidRPr="0075485B">
        <w:t>:</w:t>
      </w:r>
      <w:r w:rsidR="006F2273">
        <w:rPr>
          <w:i/>
        </w:rPr>
        <w:t xml:space="preserve"> tu</w:t>
      </w:r>
      <w:r w:rsidRPr="001A101D">
        <w:rPr>
          <w:i/>
        </w:rPr>
        <w:t>oresta</w:t>
      </w:r>
      <w:r w:rsidR="0098090B" w:rsidRPr="0098090B">
        <w:t>/</w:t>
      </w:r>
      <w:r w:rsidRPr="001A101D">
        <w:rPr>
          <w:i/>
        </w:rPr>
        <w:t>i</w:t>
      </w:r>
      <w:r w:rsidR="0098090B" w:rsidRPr="0098090B">
        <w:t>/</w:t>
      </w:r>
      <w:r w:rsidRPr="001A101D">
        <w:rPr>
          <w:i/>
        </w:rPr>
        <w:t>hin</w:t>
      </w:r>
      <w:r w:rsidR="00F904D4">
        <w:t>.</w:t>
      </w:r>
    </w:p>
    <w:p w14:paraId="2E2831B8" w14:textId="677A1FD9" w:rsidR="00D15E19" w:rsidRPr="00A66EB4" w:rsidRDefault="00D15E19" w:rsidP="007A26E6">
      <w:pPr>
        <w:pStyle w:val="Punktliste"/>
        <w:rPr>
          <w:i/>
        </w:rPr>
      </w:pPr>
      <w:r w:rsidRPr="00A95D68">
        <w:t>Suffiksi</w:t>
      </w:r>
      <w:r w:rsidR="00EB72F1">
        <w:t>n</w:t>
      </w:r>
      <w:r w:rsidR="00B30251" w:rsidRPr="00A95D68">
        <w:t xml:space="preserve"> </w:t>
      </w:r>
      <w:r w:rsidR="00B30251" w:rsidRPr="001A101D">
        <w:rPr>
          <w:i/>
        </w:rPr>
        <w:t>sseen</w:t>
      </w:r>
      <w:r w:rsidR="001A101D">
        <w:rPr>
          <w:i/>
        </w:rPr>
        <w:t xml:space="preserve"> </w:t>
      </w:r>
      <w:r w:rsidR="00EB72F1">
        <w:t>lisäthään</w:t>
      </w:r>
      <w:r w:rsidR="00B30251" w:rsidRPr="00A95D68">
        <w:t xml:space="preserve"> </w:t>
      </w:r>
      <w:r w:rsidR="006F2273">
        <w:t>muunlai</w:t>
      </w:r>
      <w:r w:rsidR="00EB72F1">
        <w:t>shiin tyypin</w:t>
      </w:r>
      <w:r w:rsidRPr="00A95D68">
        <w:t xml:space="preserve"> 3</w:t>
      </w:r>
      <w:r w:rsidR="00EB72F1">
        <w:t xml:space="preserve"> rankhoin</w:t>
      </w:r>
      <w:r w:rsidRPr="00A95D68">
        <w:t>.</w:t>
      </w:r>
      <w:r w:rsidR="00B30251" w:rsidRPr="00A95D68">
        <w:t xml:space="preserve"> </w:t>
      </w:r>
      <w:r w:rsidR="00EB72F1">
        <w:t xml:space="preserve">Näissä </w:t>
      </w:r>
      <w:r w:rsidR="00567F8A">
        <w:t xml:space="preserve">singulaarin </w:t>
      </w:r>
      <w:r w:rsidR="00EB72F1">
        <w:t xml:space="preserve">rangassa oon tasan pitkä vokaali eikä diftongii. </w:t>
      </w:r>
      <w:r w:rsidR="001A101D">
        <w:t>S</w:t>
      </w:r>
      <w:r w:rsidR="000B3EFA">
        <w:t xml:space="preserve">uffiksii </w:t>
      </w:r>
      <w:r w:rsidR="000B3EFA">
        <w:rPr>
          <w:i/>
        </w:rPr>
        <w:t>sseen</w:t>
      </w:r>
      <w:r w:rsidR="001A101D">
        <w:t xml:space="preserve"> vastaa pluraalissa </w:t>
      </w:r>
      <w:r w:rsidR="001A101D" w:rsidRPr="001A101D">
        <w:rPr>
          <w:i/>
        </w:rPr>
        <w:t>ssiin</w:t>
      </w:r>
      <w:r w:rsidR="00652CA7">
        <w:t>, minkä lisäthään pluraalin</w:t>
      </w:r>
      <w:r w:rsidR="001A101D">
        <w:t xml:space="preserve"> rankhaan. </w:t>
      </w:r>
      <w:r w:rsidR="00B30251" w:rsidRPr="001A101D">
        <w:t>Niin</w:t>
      </w:r>
      <w:r w:rsidR="00B30251" w:rsidRPr="00A95D68">
        <w:t xml:space="preserve"> ko </w:t>
      </w:r>
      <w:r w:rsidR="0075485B">
        <w:t>(</w:t>
      </w:r>
      <w:r w:rsidR="00B30251" w:rsidRPr="00A95D68">
        <w:t xml:space="preserve">sg.nom. : </w:t>
      </w:r>
      <w:r w:rsidR="006C1D44">
        <w:t>sg.</w:t>
      </w:r>
      <w:r w:rsidR="00A97B87">
        <w:t>ill.</w:t>
      </w:r>
      <w:r w:rsidR="001A101D">
        <w:t xml:space="preserve"> : pl.</w:t>
      </w:r>
      <w:r w:rsidR="00A97B87">
        <w:t>ill.</w:t>
      </w:r>
      <w:r w:rsidR="00B30251" w:rsidRPr="00A95D68">
        <w:t xml:space="preserve">) </w:t>
      </w:r>
      <w:r w:rsidR="00B30251" w:rsidRPr="0029008C">
        <w:rPr>
          <w:i/>
        </w:rPr>
        <w:t xml:space="preserve">korkkee </w:t>
      </w:r>
      <w:r w:rsidR="0075485B" w:rsidRPr="0075485B">
        <w:t>:</w:t>
      </w:r>
      <w:r w:rsidR="00B30251" w:rsidRPr="0029008C">
        <w:rPr>
          <w:i/>
        </w:rPr>
        <w:t xml:space="preserve"> korkkee</w:t>
      </w:r>
      <w:r w:rsidR="0098090B" w:rsidRPr="0098090B">
        <w:t>/</w:t>
      </w:r>
      <w:r w:rsidR="00B30251" w:rsidRPr="0029008C">
        <w:rPr>
          <w:i/>
        </w:rPr>
        <w:t>sseen</w:t>
      </w:r>
      <w:r w:rsidR="001A101D" w:rsidRPr="0029008C">
        <w:rPr>
          <w:i/>
        </w:rPr>
        <w:t xml:space="preserve"> </w:t>
      </w:r>
      <w:r w:rsidR="0075485B" w:rsidRPr="0075485B">
        <w:t>:</w:t>
      </w:r>
      <w:r w:rsidR="001A101D" w:rsidRPr="0029008C">
        <w:rPr>
          <w:i/>
        </w:rPr>
        <w:t xml:space="preserve"> korkke</w:t>
      </w:r>
      <w:r w:rsidR="0098090B" w:rsidRPr="0098090B">
        <w:t>/</w:t>
      </w:r>
      <w:r w:rsidR="001A101D" w:rsidRPr="0029008C">
        <w:rPr>
          <w:i/>
        </w:rPr>
        <w:t>i</w:t>
      </w:r>
      <w:r w:rsidR="0098090B" w:rsidRPr="0098090B">
        <w:t>/</w:t>
      </w:r>
      <w:r w:rsidR="001A101D" w:rsidRPr="0029008C">
        <w:rPr>
          <w:i/>
        </w:rPr>
        <w:t>ssiin</w:t>
      </w:r>
      <w:r w:rsidR="0075485B" w:rsidRPr="0075485B">
        <w:t>,</w:t>
      </w:r>
      <w:r w:rsidR="00B30251" w:rsidRPr="0029008C">
        <w:rPr>
          <w:i/>
        </w:rPr>
        <w:t xml:space="preserve"> lammas </w:t>
      </w:r>
      <w:r w:rsidR="0075485B" w:rsidRPr="0075485B">
        <w:t>:</w:t>
      </w:r>
      <w:r w:rsidR="00B30251" w:rsidRPr="0029008C">
        <w:rPr>
          <w:i/>
        </w:rPr>
        <w:t xml:space="preserve"> la</w:t>
      </w:r>
      <w:r w:rsidR="001A101D" w:rsidRPr="0029008C">
        <w:rPr>
          <w:i/>
        </w:rPr>
        <w:t>m</w:t>
      </w:r>
      <w:r w:rsidR="00B30251" w:rsidRPr="0029008C">
        <w:rPr>
          <w:i/>
        </w:rPr>
        <w:t>phaa</w:t>
      </w:r>
      <w:r w:rsidR="0098090B" w:rsidRPr="0098090B">
        <w:t>/</w:t>
      </w:r>
      <w:r w:rsidR="00B30251" w:rsidRPr="0029008C">
        <w:rPr>
          <w:i/>
        </w:rPr>
        <w:t>sseen</w:t>
      </w:r>
      <w:r w:rsidR="001A101D" w:rsidRPr="0029008C">
        <w:rPr>
          <w:i/>
        </w:rPr>
        <w:t xml:space="preserve"> </w:t>
      </w:r>
      <w:r w:rsidR="0075485B" w:rsidRPr="0075485B">
        <w:t>:</w:t>
      </w:r>
      <w:r w:rsidR="001A101D" w:rsidRPr="0029008C">
        <w:rPr>
          <w:i/>
        </w:rPr>
        <w:t xml:space="preserve"> lampha</w:t>
      </w:r>
      <w:r w:rsidR="0098090B" w:rsidRPr="0098090B">
        <w:t>/</w:t>
      </w:r>
      <w:r w:rsidR="001A101D" w:rsidRPr="0029008C">
        <w:rPr>
          <w:i/>
        </w:rPr>
        <w:t>i</w:t>
      </w:r>
      <w:r w:rsidR="0098090B" w:rsidRPr="0098090B">
        <w:t>/</w:t>
      </w:r>
      <w:r w:rsidR="001A101D" w:rsidRPr="0029008C">
        <w:rPr>
          <w:i/>
        </w:rPr>
        <w:t>ssiin</w:t>
      </w:r>
      <w:r w:rsidR="0075485B" w:rsidRPr="0075485B">
        <w:t>,</w:t>
      </w:r>
      <w:r w:rsidR="00B30251" w:rsidRPr="0029008C">
        <w:rPr>
          <w:i/>
        </w:rPr>
        <w:t xml:space="preserve"> terve</w:t>
      </w:r>
      <w:r w:rsidR="0075485B" w:rsidRPr="0075485B">
        <w:t>(</w:t>
      </w:r>
      <w:r w:rsidR="00B30251" w:rsidRPr="0029008C">
        <w:rPr>
          <w:i/>
        </w:rPr>
        <w:t>t</w:t>
      </w:r>
      <w:r w:rsidR="0075485B" w:rsidRPr="0075485B">
        <w:t>)</w:t>
      </w:r>
      <w:r w:rsidR="00B30251" w:rsidRPr="0029008C">
        <w:rPr>
          <w:i/>
        </w:rPr>
        <w:t xml:space="preserve"> </w:t>
      </w:r>
      <w:r w:rsidR="0075485B" w:rsidRPr="0075485B">
        <w:t>:</w:t>
      </w:r>
      <w:r w:rsidR="00B30251" w:rsidRPr="0029008C">
        <w:rPr>
          <w:i/>
        </w:rPr>
        <w:t xml:space="preserve"> ter</w:t>
      </w:r>
      <w:r w:rsidR="00DD5F1D">
        <w:rPr>
          <w:i/>
        </w:rPr>
        <w:t>v</w:t>
      </w:r>
      <w:r w:rsidR="00B30251" w:rsidRPr="0029008C">
        <w:rPr>
          <w:i/>
        </w:rPr>
        <w:t>hee</w:t>
      </w:r>
      <w:r w:rsidR="0098090B" w:rsidRPr="0098090B">
        <w:t>/</w:t>
      </w:r>
      <w:r w:rsidR="00B30251" w:rsidRPr="0029008C">
        <w:rPr>
          <w:i/>
        </w:rPr>
        <w:t>sseen</w:t>
      </w:r>
      <w:r w:rsidR="001A101D" w:rsidRPr="0029008C">
        <w:rPr>
          <w:i/>
        </w:rPr>
        <w:t xml:space="preserve"> tervhe</w:t>
      </w:r>
      <w:r w:rsidR="0098090B" w:rsidRPr="0098090B">
        <w:t>/</w:t>
      </w:r>
      <w:r w:rsidR="001A101D" w:rsidRPr="0029008C">
        <w:rPr>
          <w:i/>
        </w:rPr>
        <w:t>i</w:t>
      </w:r>
      <w:r w:rsidR="0098090B" w:rsidRPr="0098090B">
        <w:t>/</w:t>
      </w:r>
      <w:r w:rsidR="001A101D" w:rsidRPr="0029008C">
        <w:rPr>
          <w:i/>
        </w:rPr>
        <w:t>ssiin</w:t>
      </w:r>
      <w:r w:rsidR="0075485B" w:rsidRPr="0075485B">
        <w:t>,</w:t>
      </w:r>
      <w:r w:rsidR="00B30251" w:rsidRPr="0029008C">
        <w:rPr>
          <w:i/>
        </w:rPr>
        <w:t xml:space="preserve"> kuolu</w:t>
      </w:r>
      <w:r w:rsidR="0075485B" w:rsidRPr="0075485B">
        <w:t>(</w:t>
      </w:r>
      <w:r w:rsidRPr="0029008C">
        <w:rPr>
          <w:i/>
        </w:rPr>
        <w:t>t</w:t>
      </w:r>
      <w:r w:rsidR="0075485B" w:rsidRPr="0075485B">
        <w:t>)</w:t>
      </w:r>
      <w:r w:rsidR="00B30251" w:rsidRPr="0029008C">
        <w:rPr>
          <w:i/>
        </w:rPr>
        <w:t xml:space="preserve"> </w:t>
      </w:r>
      <w:r w:rsidR="0075485B" w:rsidRPr="0075485B">
        <w:t>:</w:t>
      </w:r>
      <w:r w:rsidR="00B30251" w:rsidRPr="0029008C">
        <w:rPr>
          <w:i/>
        </w:rPr>
        <w:t xml:space="preserve"> kuolhee</w:t>
      </w:r>
      <w:r w:rsidR="0098090B" w:rsidRPr="0098090B">
        <w:t>/</w:t>
      </w:r>
      <w:r w:rsidR="00B30251" w:rsidRPr="0029008C">
        <w:rPr>
          <w:i/>
        </w:rPr>
        <w:t>sseen</w:t>
      </w:r>
      <w:r w:rsidR="0029008C" w:rsidRPr="0029008C">
        <w:rPr>
          <w:i/>
        </w:rPr>
        <w:t xml:space="preserve"> </w:t>
      </w:r>
      <w:r w:rsidR="0075485B" w:rsidRPr="0075485B">
        <w:t>:</w:t>
      </w:r>
      <w:r w:rsidR="0029008C" w:rsidRPr="0029008C">
        <w:rPr>
          <w:i/>
        </w:rPr>
        <w:t xml:space="preserve"> kuolhe</w:t>
      </w:r>
      <w:r w:rsidR="0098090B" w:rsidRPr="0098090B">
        <w:t>/</w:t>
      </w:r>
      <w:r w:rsidR="0029008C" w:rsidRPr="0029008C">
        <w:rPr>
          <w:i/>
        </w:rPr>
        <w:t>i</w:t>
      </w:r>
      <w:r w:rsidR="0098090B" w:rsidRPr="0098090B">
        <w:t>/</w:t>
      </w:r>
      <w:r w:rsidR="0029008C" w:rsidRPr="0029008C">
        <w:rPr>
          <w:i/>
        </w:rPr>
        <w:t>ssiin</w:t>
      </w:r>
      <w:r w:rsidR="00B30251" w:rsidRPr="00A95D68">
        <w:t xml:space="preserve">. </w:t>
      </w:r>
      <w:r w:rsidR="00A66EB4" w:rsidRPr="00777B10">
        <w:t xml:space="preserve">Omituinen oon se, ette </w:t>
      </w:r>
      <w:r w:rsidR="00652CA7">
        <w:t xml:space="preserve">niissä </w:t>
      </w:r>
      <w:r w:rsidR="00EE15BF">
        <w:t>kirjakainun</w:t>
      </w:r>
      <w:r w:rsidR="002A6614" w:rsidRPr="00777B10">
        <w:t xml:space="preserve"> </w:t>
      </w:r>
      <w:r w:rsidR="00E46A35">
        <w:t>varieteet</w:t>
      </w:r>
      <w:r w:rsidR="00A66EB4" w:rsidRPr="00777B10">
        <w:t xml:space="preserve">iissa, missä oon olemassa 2.1 tyypin </w:t>
      </w:r>
      <w:r w:rsidR="00A66EB4" w:rsidRPr="00777B10">
        <w:rPr>
          <w:i/>
        </w:rPr>
        <w:t xml:space="preserve">eA- </w:t>
      </w:r>
      <w:r w:rsidR="00A66EB4" w:rsidRPr="00777B10">
        <w:t xml:space="preserve">ja </w:t>
      </w:r>
      <w:r w:rsidR="00A66EB4" w:rsidRPr="00777B10">
        <w:rPr>
          <w:i/>
        </w:rPr>
        <w:t>iA</w:t>
      </w:r>
      <w:r w:rsidR="00DD5F1D">
        <w:t>-loppuissii</w:t>
      </w:r>
      <w:r w:rsidR="00A66EB4" w:rsidRPr="00777B10">
        <w:t xml:space="preserve"> nomeniita, </w:t>
      </w:r>
      <w:r w:rsidR="00DD5F1D">
        <w:t xml:space="preserve">se </w:t>
      </w:r>
      <w:r w:rsidR="00A66EB4" w:rsidRPr="00777B10">
        <w:t>n</w:t>
      </w:r>
      <w:r w:rsidR="00652CA7">
        <w:t>ii</w:t>
      </w:r>
      <w:r w:rsidR="00A66EB4" w:rsidRPr="00777B10">
        <w:t xml:space="preserve">ssäki käytethään pluraalissa suffiksii </w:t>
      </w:r>
      <w:r w:rsidR="00A66EB4" w:rsidRPr="00777B10">
        <w:rPr>
          <w:i/>
        </w:rPr>
        <w:t>ssiin</w:t>
      </w:r>
      <w:r w:rsidR="001B127A" w:rsidRPr="001B127A">
        <w:t>.</w:t>
      </w:r>
      <w:r w:rsidR="00B547DB">
        <w:rPr>
          <w:i/>
        </w:rPr>
        <w:t xml:space="preserve"> </w:t>
      </w:r>
      <w:r w:rsidR="00B547DB">
        <w:t xml:space="preserve">Eli niin ko </w:t>
      </w:r>
      <w:r w:rsidR="00B547DB">
        <w:rPr>
          <w:i/>
        </w:rPr>
        <w:t xml:space="preserve">valkea </w:t>
      </w:r>
      <w:r w:rsidR="00BA1173" w:rsidRPr="00BA1173">
        <w:t>~</w:t>
      </w:r>
      <w:r w:rsidR="00B547DB">
        <w:rPr>
          <w:i/>
        </w:rPr>
        <w:t xml:space="preserve"> valkia </w:t>
      </w:r>
      <w:r w:rsidR="00B547DB">
        <w:t xml:space="preserve">: </w:t>
      </w:r>
      <w:r w:rsidR="00B547DB">
        <w:rPr>
          <w:i/>
        </w:rPr>
        <w:t>valke</w:t>
      </w:r>
      <w:r w:rsidR="0098090B" w:rsidRPr="0098090B">
        <w:t>/</w:t>
      </w:r>
      <w:r w:rsidR="00B547DB">
        <w:rPr>
          <w:i/>
        </w:rPr>
        <w:t>i</w:t>
      </w:r>
      <w:r w:rsidR="0098090B" w:rsidRPr="0098090B">
        <w:t>/</w:t>
      </w:r>
      <w:r w:rsidR="00B547DB">
        <w:rPr>
          <w:i/>
        </w:rPr>
        <w:t>ssiin</w:t>
      </w:r>
      <w:r w:rsidR="00B547DB">
        <w:t xml:space="preserve">, </w:t>
      </w:r>
      <w:r w:rsidR="00B547DB">
        <w:rPr>
          <w:i/>
        </w:rPr>
        <w:t xml:space="preserve">korkea </w:t>
      </w:r>
      <w:r w:rsidR="00BA1173" w:rsidRPr="00BA1173">
        <w:t>~</w:t>
      </w:r>
      <w:r w:rsidR="00B547DB">
        <w:rPr>
          <w:i/>
        </w:rPr>
        <w:t xml:space="preserve"> korkia </w:t>
      </w:r>
      <w:r w:rsidR="00B547DB">
        <w:t xml:space="preserve">: </w:t>
      </w:r>
      <w:r w:rsidR="00B547DB">
        <w:rPr>
          <w:i/>
        </w:rPr>
        <w:t>korke</w:t>
      </w:r>
      <w:r w:rsidR="0098090B" w:rsidRPr="0098090B">
        <w:t>/</w:t>
      </w:r>
      <w:r w:rsidR="00B547DB">
        <w:rPr>
          <w:i/>
        </w:rPr>
        <w:t>i</w:t>
      </w:r>
      <w:r w:rsidR="0098090B" w:rsidRPr="0098090B">
        <w:t>/</w:t>
      </w:r>
      <w:r w:rsidR="00B547DB">
        <w:rPr>
          <w:i/>
        </w:rPr>
        <w:t>ssiin</w:t>
      </w:r>
      <w:r w:rsidR="001B127A" w:rsidRPr="001B127A">
        <w:t>.</w:t>
      </w:r>
      <w:r w:rsidR="002D7E72">
        <w:rPr>
          <w:i/>
        </w:rPr>
        <w:t xml:space="preserve"> </w:t>
      </w:r>
      <w:r w:rsidR="002D7E72">
        <w:t>Singula</w:t>
      </w:r>
      <w:r w:rsidR="00DC2FC8">
        <w:t>a</w:t>
      </w:r>
      <w:r w:rsidR="002D7E72">
        <w:t xml:space="preserve">rissa oon kuitenki näissä </w:t>
      </w:r>
      <w:r w:rsidR="002D7E72">
        <w:rPr>
          <w:i/>
        </w:rPr>
        <w:t>valke</w:t>
      </w:r>
      <w:r w:rsidR="0098090B" w:rsidRPr="0098090B">
        <w:t>/</w:t>
      </w:r>
      <w:r w:rsidR="002D7E72">
        <w:rPr>
          <w:i/>
        </w:rPr>
        <w:t xml:space="preserve">haan </w:t>
      </w:r>
      <w:r w:rsidR="00BA1173" w:rsidRPr="00BA1173">
        <w:t>~</w:t>
      </w:r>
      <w:r w:rsidR="002D7E72">
        <w:rPr>
          <w:i/>
        </w:rPr>
        <w:t xml:space="preserve"> valki</w:t>
      </w:r>
      <w:r w:rsidR="0098090B" w:rsidRPr="0098090B">
        <w:t>/</w:t>
      </w:r>
      <w:r w:rsidR="002D7E72">
        <w:rPr>
          <w:i/>
        </w:rPr>
        <w:t>haan</w:t>
      </w:r>
      <w:r w:rsidR="0075485B" w:rsidRPr="0075485B">
        <w:t>,</w:t>
      </w:r>
      <w:r w:rsidR="002D7E72">
        <w:rPr>
          <w:i/>
        </w:rPr>
        <w:t xml:space="preserve"> korke</w:t>
      </w:r>
      <w:r w:rsidR="0098090B" w:rsidRPr="0098090B">
        <w:t>/</w:t>
      </w:r>
      <w:r w:rsidR="002D7E72">
        <w:rPr>
          <w:i/>
        </w:rPr>
        <w:t xml:space="preserve">haan </w:t>
      </w:r>
      <w:r w:rsidR="00BA1173" w:rsidRPr="00BA1173">
        <w:t>~</w:t>
      </w:r>
      <w:r w:rsidR="002D7E72">
        <w:rPr>
          <w:i/>
        </w:rPr>
        <w:t xml:space="preserve"> korki</w:t>
      </w:r>
      <w:r w:rsidR="0098090B" w:rsidRPr="0098090B">
        <w:t>/</w:t>
      </w:r>
      <w:r w:rsidR="002D7E72">
        <w:rPr>
          <w:i/>
        </w:rPr>
        <w:t>haan</w:t>
      </w:r>
      <w:r w:rsidR="001B127A" w:rsidRPr="001B127A">
        <w:t>.</w:t>
      </w:r>
    </w:p>
    <w:p w14:paraId="0BC7B4C1" w14:textId="412BB0C8" w:rsidR="00B30251" w:rsidRDefault="00B30251" w:rsidP="007A26E6">
      <w:pPr>
        <w:pStyle w:val="Punktliste"/>
      </w:pPr>
      <w:r w:rsidRPr="00A95D68">
        <w:t xml:space="preserve">Muissa </w:t>
      </w:r>
      <w:r w:rsidR="005F4EB6">
        <w:t>nomenityyp</w:t>
      </w:r>
      <w:r w:rsidRPr="00A95D68">
        <w:t xml:space="preserve">iissä illatiivin haamustethaan niin, ette otethaan samagraadisen rangan ko essiivin haamustuksessa </w:t>
      </w:r>
      <w:r w:rsidR="0075485B">
        <w:t>(</w:t>
      </w:r>
      <w:r w:rsidRPr="00A95D68">
        <w:t xml:space="preserve">katto </w:t>
      </w:r>
      <w:r w:rsidR="00DD5F1D">
        <w:t>kohđasta 5.3.4.1</w:t>
      </w:r>
      <w:r w:rsidRPr="00A95D68">
        <w:t>), otethaan sitte siitä pois rankavokaali</w:t>
      </w:r>
      <w:r w:rsidR="00B8657A" w:rsidRPr="00A95D68">
        <w:t>n</w:t>
      </w:r>
      <w:r w:rsidRPr="00A95D68">
        <w:t xml:space="preserve"> ja sijale panhaan </w:t>
      </w:r>
      <w:r w:rsidRPr="00F66531">
        <w:rPr>
          <w:i/>
        </w:rPr>
        <w:t>hVVn</w:t>
      </w:r>
      <w:r w:rsidRPr="00A95D68">
        <w:t xml:space="preserve">. Tämä suffiksin vokaali </w:t>
      </w:r>
      <w:r w:rsidRPr="00F66531">
        <w:rPr>
          <w:i/>
        </w:rPr>
        <w:t>V</w:t>
      </w:r>
      <w:r w:rsidRPr="00A95D68">
        <w:t xml:space="preserve"> oon sama ko se rankavokaali, jo</w:t>
      </w:r>
      <w:r w:rsidR="00F725A9" w:rsidRPr="00A95D68">
        <w:t>n</w:t>
      </w:r>
      <w:r w:rsidRPr="00A95D68">
        <w:t xml:space="preserve">ka oon otettu pois. </w:t>
      </w:r>
      <w:r w:rsidR="00F66531">
        <w:t xml:space="preserve">Pluraalissa pluraalin suffiksin sishään jouttuu </w:t>
      </w:r>
      <w:r w:rsidR="008A0325">
        <w:t>tällöin</w:t>
      </w:r>
      <w:r w:rsidR="00F66531">
        <w:t xml:space="preserve"> </w:t>
      </w:r>
      <w:r w:rsidR="002A6614">
        <w:t xml:space="preserve">kans </w:t>
      </w:r>
      <w:r w:rsidR="00F66531">
        <w:t xml:space="preserve">pluraalin </w:t>
      </w:r>
      <w:r w:rsidR="008A462F">
        <w:t>rangan viiminen vokaali eli viimiset vokaalit</w:t>
      </w:r>
      <w:r w:rsidR="001B127A" w:rsidRPr="001B127A">
        <w:t>.</w:t>
      </w:r>
      <w:r w:rsidR="00F66531">
        <w:rPr>
          <w:i/>
        </w:rPr>
        <w:t xml:space="preserve"> </w:t>
      </w:r>
      <w:r w:rsidR="00F93C4B" w:rsidRPr="00A95D68">
        <w:t>Esimerkiksi</w:t>
      </w:r>
      <w:r w:rsidRPr="00A95D68">
        <w:t xml:space="preserve"> </w:t>
      </w:r>
      <w:r w:rsidR="0075485B">
        <w:t>(</w:t>
      </w:r>
      <w:r w:rsidR="00581645" w:rsidRPr="00A95D68">
        <w:t>sg.nom.</w:t>
      </w:r>
      <w:r w:rsidRPr="00A95D68">
        <w:t xml:space="preserve"> : sg.ess. : sg.</w:t>
      </w:r>
      <w:r w:rsidR="00A97B87">
        <w:t>ill.</w:t>
      </w:r>
      <w:r w:rsidR="00F66531">
        <w:t xml:space="preserve"> : </w:t>
      </w:r>
      <w:r w:rsidR="00A97B87">
        <w:t>pl.</w:t>
      </w:r>
      <w:r w:rsidR="0065217D">
        <w:t>ill.</w:t>
      </w:r>
      <w:r w:rsidRPr="00A95D68">
        <w:t xml:space="preserve">) </w:t>
      </w:r>
      <w:r w:rsidR="006632B5">
        <w:t xml:space="preserve">(1) </w:t>
      </w:r>
      <w:r w:rsidRPr="00F66531">
        <w:rPr>
          <w:i/>
        </w:rPr>
        <w:t xml:space="preserve">aika </w:t>
      </w:r>
      <w:r w:rsidR="0075485B" w:rsidRPr="0075485B">
        <w:t>:</w:t>
      </w:r>
      <w:r w:rsidRPr="00F66531">
        <w:rPr>
          <w:i/>
        </w:rPr>
        <w:t xml:space="preserve"> aika</w:t>
      </w:r>
      <w:r w:rsidR="0098090B" w:rsidRPr="0098090B">
        <w:t>/</w:t>
      </w:r>
      <w:r w:rsidRPr="00F66531">
        <w:rPr>
          <w:i/>
        </w:rPr>
        <w:t xml:space="preserve">na </w:t>
      </w:r>
      <w:r w:rsidR="0075485B" w:rsidRPr="0075485B">
        <w:t>:</w:t>
      </w:r>
      <w:r w:rsidRPr="00F66531">
        <w:rPr>
          <w:i/>
        </w:rPr>
        <w:t xml:space="preserve"> aik</w:t>
      </w:r>
      <w:r w:rsidR="0098090B" w:rsidRPr="0098090B">
        <w:t>/</w:t>
      </w:r>
      <w:r w:rsidRPr="00F66531">
        <w:rPr>
          <w:i/>
        </w:rPr>
        <w:t>haan</w:t>
      </w:r>
      <w:r w:rsidR="002A6614">
        <w:rPr>
          <w:i/>
        </w:rPr>
        <w:t xml:space="preserve"> </w:t>
      </w:r>
      <w:r w:rsidR="0075485B" w:rsidRPr="0075485B">
        <w:t>:</w:t>
      </w:r>
      <w:r w:rsidR="002A6614">
        <w:rPr>
          <w:i/>
        </w:rPr>
        <w:t xml:space="preserve"> aik</w:t>
      </w:r>
      <w:r w:rsidR="0098090B" w:rsidRPr="0098090B">
        <w:t>/</w:t>
      </w:r>
      <w:r w:rsidR="002A6614">
        <w:rPr>
          <w:i/>
        </w:rPr>
        <w:t>hoi</w:t>
      </w:r>
      <w:r w:rsidR="00F66531" w:rsidRPr="00F66531">
        <w:rPr>
          <w:i/>
        </w:rPr>
        <w:t>n</w:t>
      </w:r>
      <w:r w:rsidR="0075485B" w:rsidRPr="0075485B">
        <w:t>,</w:t>
      </w:r>
      <w:r w:rsidRPr="00F66531">
        <w:rPr>
          <w:i/>
        </w:rPr>
        <w:t xml:space="preserve"> joki </w:t>
      </w:r>
      <w:r w:rsidR="0075485B" w:rsidRPr="0075485B">
        <w:t>:</w:t>
      </w:r>
      <w:r w:rsidRPr="00F66531">
        <w:rPr>
          <w:i/>
        </w:rPr>
        <w:t xml:space="preserve"> joke</w:t>
      </w:r>
      <w:r w:rsidR="0098090B" w:rsidRPr="0098090B">
        <w:t>/</w:t>
      </w:r>
      <w:r w:rsidRPr="00F66531">
        <w:rPr>
          <w:i/>
        </w:rPr>
        <w:t xml:space="preserve">na </w:t>
      </w:r>
      <w:r w:rsidR="0075485B" w:rsidRPr="0075485B">
        <w:t>:</w:t>
      </w:r>
      <w:r w:rsidRPr="00F66531">
        <w:rPr>
          <w:i/>
        </w:rPr>
        <w:t xml:space="preserve"> jok</w:t>
      </w:r>
      <w:r w:rsidR="0098090B" w:rsidRPr="0098090B">
        <w:t>/</w:t>
      </w:r>
      <w:r w:rsidRPr="00F66531">
        <w:rPr>
          <w:i/>
        </w:rPr>
        <w:t>heen</w:t>
      </w:r>
      <w:r w:rsidR="00F66531" w:rsidRPr="00F66531">
        <w:rPr>
          <w:i/>
        </w:rPr>
        <w:t xml:space="preserve"> </w:t>
      </w:r>
      <w:r w:rsidR="0075485B" w:rsidRPr="0075485B">
        <w:t>:</w:t>
      </w:r>
      <w:r w:rsidR="00F66531" w:rsidRPr="00F66531">
        <w:rPr>
          <w:i/>
        </w:rPr>
        <w:t xml:space="preserve"> jok</w:t>
      </w:r>
      <w:r w:rsidR="0098090B" w:rsidRPr="0098090B">
        <w:t>/</w:t>
      </w:r>
      <w:r w:rsidR="00F66531" w:rsidRPr="00F66531">
        <w:rPr>
          <w:i/>
        </w:rPr>
        <w:t>hiin</w:t>
      </w:r>
      <w:r w:rsidR="0075485B" w:rsidRPr="0075485B">
        <w:t>,</w:t>
      </w:r>
      <w:r w:rsidRPr="00F66531">
        <w:rPr>
          <w:i/>
        </w:rPr>
        <w:t xml:space="preserve"> </w:t>
      </w:r>
      <w:r w:rsidR="00EB5228">
        <w:rPr>
          <w:i/>
        </w:rPr>
        <w:t xml:space="preserve">juoppo </w:t>
      </w:r>
      <w:r w:rsidR="0075485B" w:rsidRPr="0075485B">
        <w:t>:</w:t>
      </w:r>
      <w:r w:rsidRPr="00F66531">
        <w:rPr>
          <w:i/>
        </w:rPr>
        <w:t xml:space="preserve"> </w:t>
      </w:r>
      <w:r w:rsidR="00EB5228">
        <w:rPr>
          <w:i/>
        </w:rPr>
        <w:t>juoppo</w:t>
      </w:r>
      <w:r w:rsidR="0098090B" w:rsidRPr="0098090B">
        <w:t>/</w:t>
      </w:r>
      <w:r w:rsidRPr="00F66531">
        <w:rPr>
          <w:i/>
        </w:rPr>
        <w:t xml:space="preserve">na </w:t>
      </w:r>
      <w:r w:rsidR="0075485B" w:rsidRPr="0075485B">
        <w:t>:</w:t>
      </w:r>
      <w:r w:rsidRPr="00F66531">
        <w:rPr>
          <w:i/>
        </w:rPr>
        <w:t xml:space="preserve"> </w:t>
      </w:r>
      <w:r w:rsidR="003303A8">
        <w:rPr>
          <w:i/>
        </w:rPr>
        <w:t>juopp</w:t>
      </w:r>
      <w:r w:rsidR="0098090B" w:rsidRPr="0098090B">
        <w:t>/</w:t>
      </w:r>
      <w:r w:rsidRPr="00F66531">
        <w:rPr>
          <w:i/>
        </w:rPr>
        <w:t>hoon</w:t>
      </w:r>
      <w:r w:rsidR="00F66531" w:rsidRPr="00F66531">
        <w:rPr>
          <w:i/>
        </w:rPr>
        <w:t xml:space="preserve"> </w:t>
      </w:r>
      <w:r w:rsidR="0075485B" w:rsidRPr="0075485B">
        <w:t>:</w:t>
      </w:r>
      <w:r w:rsidR="00F66531" w:rsidRPr="00F66531">
        <w:rPr>
          <w:i/>
        </w:rPr>
        <w:t xml:space="preserve"> </w:t>
      </w:r>
      <w:r w:rsidR="003303A8">
        <w:rPr>
          <w:i/>
        </w:rPr>
        <w:t>juopp</w:t>
      </w:r>
      <w:r w:rsidR="0098090B" w:rsidRPr="0098090B">
        <w:t>/</w:t>
      </w:r>
      <w:r w:rsidR="00F66531" w:rsidRPr="00F66531">
        <w:rPr>
          <w:i/>
        </w:rPr>
        <w:t>hoin</w:t>
      </w:r>
      <w:r w:rsidR="0075485B" w:rsidRPr="0075485B">
        <w:t>,</w:t>
      </w:r>
      <w:r w:rsidR="006632B5">
        <w:t xml:space="preserve"> (2)</w:t>
      </w:r>
      <w:r w:rsidR="00F66531" w:rsidRPr="00F66531">
        <w:rPr>
          <w:i/>
        </w:rPr>
        <w:t xml:space="preserve"> mansikka </w:t>
      </w:r>
      <w:r w:rsidR="0075485B" w:rsidRPr="0075485B">
        <w:t>:</w:t>
      </w:r>
      <w:r w:rsidR="00F66531" w:rsidRPr="00F66531">
        <w:rPr>
          <w:i/>
        </w:rPr>
        <w:t xml:space="preserve"> mansikka</w:t>
      </w:r>
      <w:r w:rsidR="0098090B" w:rsidRPr="0098090B">
        <w:t>/</w:t>
      </w:r>
      <w:r w:rsidR="00F66531" w:rsidRPr="00F66531">
        <w:rPr>
          <w:i/>
        </w:rPr>
        <w:t>n</w:t>
      </w:r>
      <w:r w:rsidR="00EF2E0F">
        <w:rPr>
          <w:i/>
        </w:rPr>
        <w:t>n</w:t>
      </w:r>
      <w:r w:rsidR="00F66531" w:rsidRPr="00F66531">
        <w:rPr>
          <w:i/>
        </w:rPr>
        <w:t xml:space="preserve">a </w:t>
      </w:r>
      <w:r w:rsidR="0075485B" w:rsidRPr="0075485B">
        <w:t>:</w:t>
      </w:r>
      <w:r w:rsidR="00F66531" w:rsidRPr="00F66531">
        <w:rPr>
          <w:i/>
        </w:rPr>
        <w:t xml:space="preserve"> mansikk</w:t>
      </w:r>
      <w:r w:rsidR="0098090B" w:rsidRPr="0098090B">
        <w:t>/</w:t>
      </w:r>
      <w:r w:rsidR="00F66531" w:rsidRPr="00F66531">
        <w:rPr>
          <w:i/>
        </w:rPr>
        <w:t xml:space="preserve">haan </w:t>
      </w:r>
      <w:r w:rsidR="0075485B" w:rsidRPr="0075485B">
        <w:t>:</w:t>
      </w:r>
      <w:r w:rsidR="00F66531" w:rsidRPr="00F66531">
        <w:rPr>
          <w:i/>
        </w:rPr>
        <w:t xml:space="preserve"> mansikk</w:t>
      </w:r>
      <w:r w:rsidR="0098090B" w:rsidRPr="0098090B">
        <w:t>/</w:t>
      </w:r>
      <w:r w:rsidR="00F66531" w:rsidRPr="00F66531">
        <w:rPr>
          <w:i/>
        </w:rPr>
        <w:t>hoin</w:t>
      </w:r>
      <w:r w:rsidR="0075485B" w:rsidRPr="0075485B">
        <w:t>,</w:t>
      </w:r>
      <w:r w:rsidRPr="00F66531">
        <w:rPr>
          <w:i/>
        </w:rPr>
        <w:t xml:space="preserve"> tunturi </w:t>
      </w:r>
      <w:r w:rsidR="0075485B" w:rsidRPr="0075485B">
        <w:t>:</w:t>
      </w:r>
      <w:r w:rsidRPr="00F66531">
        <w:rPr>
          <w:i/>
        </w:rPr>
        <w:t xml:space="preserve"> tunturi</w:t>
      </w:r>
      <w:r w:rsidR="0098090B" w:rsidRPr="0098090B">
        <w:t>/</w:t>
      </w:r>
      <w:r w:rsidRPr="00F66531">
        <w:rPr>
          <w:i/>
        </w:rPr>
        <w:t>n</w:t>
      </w:r>
      <w:r w:rsidR="00EF2E0F">
        <w:rPr>
          <w:i/>
        </w:rPr>
        <w:t>n</w:t>
      </w:r>
      <w:r w:rsidRPr="00F66531">
        <w:rPr>
          <w:i/>
        </w:rPr>
        <w:t xml:space="preserve">a </w:t>
      </w:r>
      <w:r w:rsidR="0075485B" w:rsidRPr="0075485B">
        <w:t>:</w:t>
      </w:r>
      <w:r w:rsidRPr="00F66531">
        <w:rPr>
          <w:i/>
        </w:rPr>
        <w:t xml:space="preserve"> tuntur</w:t>
      </w:r>
      <w:r w:rsidR="0098090B" w:rsidRPr="0098090B">
        <w:t>/</w:t>
      </w:r>
      <w:r w:rsidRPr="00F66531">
        <w:rPr>
          <w:i/>
        </w:rPr>
        <w:t>hiin</w:t>
      </w:r>
      <w:r w:rsidR="00F66531" w:rsidRPr="00F66531">
        <w:rPr>
          <w:i/>
        </w:rPr>
        <w:t xml:space="preserve"> </w:t>
      </w:r>
      <w:r w:rsidR="0075485B" w:rsidRPr="0075485B">
        <w:t>:</w:t>
      </w:r>
      <w:r w:rsidR="00F66531" w:rsidRPr="00F66531">
        <w:rPr>
          <w:i/>
        </w:rPr>
        <w:t xml:space="preserve"> tuntur</w:t>
      </w:r>
      <w:r w:rsidR="0098090B" w:rsidRPr="0098090B">
        <w:t>/</w:t>
      </w:r>
      <w:r w:rsidR="00F66531" w:rsidRPr="00F66531">
        <w:rPr>
          <w:i/>
        </w:rPr>
        <w:t>hiin</w:t>
      </w:r>
      <w:r w:rsidR="0075485B" w:rsidRPr="0075485B">
        <w:t>,</w:t>
      </w:r>
      <w:r w:rsidRPr="00F66531">
        <w:rPr>
          <w:i/>
        </w:rPr>
        <w:t xml:space="preserve"> </w:t>
      </w:r>
      <w:r w:rsidR="00574B6D" w:rsidRPr="00F66531">
        <w:rPr>
          <w:i/>
        </w:rPr>
        <w:t xml:space="preserve">kurkkio </w:t>
      </w:r>
      <w:r w:rsidR="0075485B" w:rsidRPr="0075485B">
        <w:t>:</w:t>
      </w:r>
      <w:r w:rsidR="00574B6D" w:rsidRPr="00F66531">
        <w:rPr>
          <w:i/>
        </w:rPr>
        <w:t xml:space="preserve"> kurkkio</w:t>
      </w:r>
      <w:r w:rsidR="0098090B" w:rsidRPr="0098090B">
        <w:t>/</w:t>
      </w:r>
      <w:r w:rsidR="00EE13C3" w:rsidRPr="00F66531">
        <w:rPr>
          <w:i/>
        </w:rPr>
        <w:t>n</w:t>
      </w:r>
      <w:r w:rsidR="00574B6D" w:rsidRPr="00F66531">
        <w:rPr>
          <w:i/>
        </w:rPr>
        <w:t xml:space="preserve">na </w:t>
      </w:r>
      <w:r w:rsidR="0075485B" w:rsidRPr="0075485B">
        <w:t>:</w:t>
      </w:r>
      <w:r w:rsidR="00574B6D" w:rsidRPr="00F66531">
        <w:rPr>
          <w:i/>
        </w:rPr>
        <w:t xml:space="preserve"> kurkki</w:t>
      </w:r>
      <w:r w:rsidR="0098090B" w:rsidRPr="0098090B">
        <w:t>/</w:t>
      </w:r>
      <w:r w:rsidR="00574B6D" w:rsidRPr="00F66531">
        <w:rPr>
          <w:i/>
        </w:rPr>
        <w:t>hoon</w:t>
      </w:r>
      <w:r w:rsidR="00F66531" w:rsidRPr="00F66531">
        <w:rPr>
          <w:i/>
        </w:rPr>
        <w:t xml:space="preserve"> </w:t>
      </w:r>
      <w:r w:rsidR="0075485B" w:rsidRPr="0075485B">
        <w:t>:</w:t>
      </w:r>
      <w:r w:rsidR="00F66531" w:rsidRPr="00F66531">
        <w:rPr>
          <w:i/>
        </w:rPr>
        <w:t xml:space="preserve"> kurkki</w:t>
      </w:r>
      <w:r w:rsidR="0098090B" w:rsidRPr="0098090B">
        <w:t>/</w:t>
      </w:r>
      <w:r w:rsidR="00F66531" w:rsidRPr="00F66531">
        <w:rPr>
          <w:i/>
        </w:rPr>
        <w:t>hoin</w:t>
      </w:r>
      <w:r w:rsidR="0075485B" w:rsidRPr="0075485B">
        <w:t>,</w:t>
      </w:r>
      <w:r w:rsidR="00574B6D" w:rsidRPr="00F66531">
        <w:rPr>
          <w:i/>
        </w:rPr>
        <w:t xml:space="preserve"> </w:t>
      </w:r>
      <w:r w:rsidRPr="00F66531">
        <w:rPr>
          <w:i/>
        </w:rPr>
        <w:t>ty</w:t>
      </w:r>
      <w:r w:rsidR="001B127A" w:rsidRPr="001B127A">
        <w:t>(</w:t>
      </w:r>
      <w:r w:rsidRPr="00F66531">
        <w:rPr>
          <w:i/>
        </w:rPr>
        <w:t>t</w:t>
      </w:r>
      <w:r w:rsidR="001B127A" w:rsidRPr="001B127A">
        <w:t>)</w:t>
      </w:r>
      <w:r w:rsidRPr="00F66531">
        <w:rPr>
          <w:i/>
        </w:rPr>
        <w:t xml:space="preserve">är </w:t>
      </w:r>
      <w:r w:rsidR="0075485B" w:rsidRPr="0075485B">
        <w:t>:</w:t>
      </w:r>
      <w:r w:rsidRPr="00F66531">
        <w:rPr>
          <w:i/>
        </w:rPr>
        <w:t xml:space="preserve"> tyttäre</w:t>
      </w:r>
      <w:r w:rsidR="0098090B" w:rsidRPr="0098090B">
        <w:t>/</w:t>
      </w:r>
      <w:r w:rsidR="00F725A9" w:rsidRPr="00F66531">
        <w:rPr>
          <w:i/>
        </w:rPr>
        <w:t>n</w:t>
      </w:r>
      <w:r w:rsidRPr="00F66531">
        <w:rPr>
          <w:i/>
        </w:rPr>
        <w:t xml:space="preserve">nä </w:t>
      </w:r>
      <w:r w:rsidR="0075485B" w:rsidRPr="0075485B">
        <w:t>:</w:t>
      </w:r>
      <w:r w:rsidRPr="00F66531">
        <w:rPr>
          <w:i/>
        </w:rPr>
        <w:t xml:space="preserve"> tyttär</w:t>
      </w:r>
      <w:r w:rsidR="0098090B" w:rsidRPr="0098090B">
        <w:t>/</w:t>
      </w:r>
      <w:r w:rsidRPr="00F66531">
        <w:rPr>
          <w:i/>
        </w:rPr>
        <w:t>heen</w:t>
      </w:r>
      <w:r w:rsidR="00F66531" w:rsidRPr="00F66531">
        <w:rPr>
          <w:i/>
        </w:rPr>
        <w:t xml:space="preserve"> </w:t>
      </w:r>
      <w:r w:rsidR="0075485B" w:rsidRPr="0075485B">
        <w:t>:</w:t>
      </w:r>
      <w:r w:rsidR="00F66531" w:rsidRPr="00F66531">
        <w:rPr>
          <w:i/>
        </w:rPr>
        <w:t xml:space="preserve"> tyttär</w:t>
      </w:r>
      <w:r w:rsidR="0098090B" w:rsidRPr="0098090B">
        <w:t>/</w:t>
      </w:r>
      <w:r w:rsidR="00F66531" w:rsidRPr="00F66531">
        <w:rPr>
          <w:i/>
        </w:rPr>
        <w:t>hiin</w:t>
      </w:r>
      <w:r w:rsidR="0075485B" w:rsidRPr="0075485B">
        <w:t>,</w:t>
      </w:r>
      <w:r w:rsidRPr="00F66531">
        <w:rPr>
          <w:i/>
        </w:rPr>
        <w:t xml:space="preserve"> jänes </w:t>
      </w:r>
      <w:r w:rsidR="0075485B" w:rsidRPr="0075485B">
        <w:t>:</w:t>
      </w:r>
      <w:r w:rsidRPr="00F66531">
        <w:rPr>
          <w:i/>
        </w:rPr>
        <w:t xml:space="preserve"> jänekse</w:t>
      </w:r>
      <w:r w:rsidR="0098090B" w:rsidRPr="0098090B">
        <w:t>/</w:t>
      </w:r>
      <w:r w:rsidR="00F725A9" w:rsidRPr="00F66531">
        <w:rPr>
          <w:i/>
        </w:rPr>
        <w:t>n</w:t>
      </w:r>
      <w:r w:rsidRPr="00F66531">
        <w:rPr>
          <w:i/>
        </w:rPr>
        <w:t xml:space="preserve">nä </w:t>
      </w:r>
      <w:r w:rsidR="0075485B" w:rsidRPr="0075485B">
        <w:t>:</w:t>
      </w:r>
      <w:r w:rsidRPr="00F66531">
        <w:rPr>
          <w:i/>
        </w:rPr>
        <w:t xml:space="preserve"> jäneks</w:t>
      </w:r>
      <w:r w:rsidR="0098090B" w:rsidRPr="0098090B">
        <w:t>/</w:t>
      </w:r>
      <w:r w:rsidRPr="00F66531">
        <w:rPr>
          <w:i/>
        </w:rPr>
        <w:t>heen</w:t>
      </w:r>
      <w:r w:rsidR="00F66531" w:rsidRPr="00F66531">
        <w:rPr>
          <w:i/>
        </w:rPr>
        <w:t xml:space="preserve"> </w:t>
      </w:r>
      <w:r w:rsidR="0075485B" w:rsidRPr="0075485B">
        <w:t>:</w:t>
      </w:r>
      <w:r w:rsidR="00F66531" w:rsidRPr="00F66531">
        <w:rPr>
          <w:i/>
        </w:rPr>
        <w:t xml:space="preserve"> jäneks</w:t>
      </w:r>
      <w:r w:rsidR="0098090B" w:rsidRPr="0098090B">
        <w:t>/</w:t>
      </w:r>
      <w:r w:rsidR="00F66531" w:rsidRPr="00F66531">
        <w:rPr>
          <w:i/>
        </w:rPr>
        <w:t>hiin</w:t>
      </w:r>
      <w:r w:rsidR="0075485B" w:rsidRPr="0075485B">
        <w:t>,</w:t>
      </w:r>
      <w:r w:rsidRPr="00F66531">
        <w:rPr>
          <w:i/>
        </w:rPr>
        <w:t xml:space="preserve"> ihminen </w:t>
      </w:r>
      <w:r w:rsidR="0075485B" w:rsidRPr="0075485B">
        <w:t>:</w:t>
      </w:r>
      <w:r w:rsidRPr="00F66531">
        <w:rPr>
          <w:i/>
        </w:rPr>
        <w:t xml:space="preserve"> ihmise</w:t>
      </w:r>
      <w:r w:rsidR="0098090B" w:rsidRPr="0098090B">
        <w:t>/</w:t>
      </w:r>
      <w:r w:rsidR="00F725A9" w:rsidRPr="00F66531">
        <w:rPr>
          <w:i/>
        </w:rPr>
        <w:t>n</w:t>
      </w:r>
      <w:r w:rsidRPr="00F66531">
        <w:rPr>
          <w:i/>
        </w:rPr>
        <w:t xml:space="preserve">nä </w:t>
      </w:r>
      <w:r w:rsidR="0075485B" w:rsidRPr="0075485B">
        <w:t>:</w:t>
      </w:r>
      <w:r w:rsidRPr="00F66531">
        <w:rPr>
          <w:i/>
        </w:rPr>
        <w:t xml:space="preserve"> ihmis</w:t>
      </w:r>
      <w:r w:rsidR="0098090B" w:rsidRPr="0098090B">
        <w:t>/</w:t>
      </w:r>
      <w:r w:rsidRPr="00F66531">
        <w:rPr>
          <w:i/>
        </w:rPr>
        <w:t>heen</w:t>
      </w:r>
      <w:r w:rsidR="00F66531" w:rsidRPr="00F66531">
        <w:rPr>
          <w:i/>
        </w:rPr>
        <w:t xml:space="preserve"> </w:t>
      </w:r>
      <w:r w:rsidR="0075485B" w:rsidRPr="0075485B">
        <w:t>:</w:t>
      </w:r>
      <w:r w:rsidR="00F66531" w:rsidRPr="00F66531">
        <w:rPr>
          <w:i/>
        </w:rPr>
        <w:t xml:space="preserve"> ihmis</w:t>
      </w:r>
      <w:r w:rsidR="0098090B" w:rsidRPr="0098090B">
        <w:t>/</w:t>
      </w:r>
      <w:r w:rsidR="00F66531" w:rsidRPr="00F66531">
        <w:rPr>
          <w:i/>
        </w:rPr>
        <w:t>hiin</w:t>
      </w:r>
      <w:r w:rsidR="001B127A" w:rsidRPr="001B127A">
        <w:t>.</w:t>
      </w:r>
      <w:r w:rsidR="00F66531">
        <w:rPr>
          <w:i/>
        </w:rPr>
        <w:t xml:space="preserve"> </w:t>
      </w:r>
      <w:r w:rsidR="0075485B">
        <w:t>(</w:t>
      </w:r>
      <w:r w:rsidR="00F725A9" w:rsidRPr="00A95D68">
        <w:t>Katto kans kohtaa</w:t>
      </w:r>
      <w:r w:rsidR="00777B10">
        <w:t xml:space="preserve"> 3.1.</w:t>
      </w:r>
      <w:r w:rsidR="00410B3B">
        <w:t>3</w:t>
      </w:r>
      <w:r w:rsidR="00C00BCD">
        <w:t xml:space="preserve"> Siirtymä-</w:t>
      </w:r>
      <w:r w:rsidR="00C00BCD">
        <w:rPr>
          <w:i/>
        </w:rPr>
        <w:t>h</w:t>
      </w:r>
      <w:r w:rsidR="001B127A" w:rsidRPr="001B127A">
        <w:t>.</w:t>
      </w:r>
      <w:r w:rsidR="00F66531">
        <w:t>)</w:t>
      </w:r>
    </w:p>
    <w:p w14:paraId="57EB2FE2" w14:textId="1E7A469C" w:rsidR="00C4145D" w:rsidRPr="00C4145D" w:rsidRDefault="00C4145D" w:rsidP="00C4145D">
      <w:pPr>
        <w:tabs>
          <w:tab w:val="left" w:pos="2880"/>
        </w:tabs>
        <w:rPr>
          <w:u w:val="single"/>
        </w:rPr>
      </w:pPr>
      <w:r w:rsidRPr="00C4145D">
        <w:rPr>
          <w:u w:val="single"/>
        </w:rPr>
        <w:tab/>
      </w:r>
    </w:p>
    <w:p w14:paraId="53F39567" w14:textId="77777777" w:rsidR="00C4145D" w:rsidRPr="00C4145D" w:rsidRDefault="00C4145D" w:rsidP="00C4145D">
      <w:bookmarkStart w:id="1358" w:name="_Toc241129317"/>
    </w:p>
    <w:p w14:paraId="371AD175" w14:textId="42B77C3D" w:rsidR="00503943" w:rsidRDefault="00503943" w:rsidP="003B5972">
      <w:pPr>
        <w:pStyle w:val="Undertittel"/>
      </w:pPr>
      <w:bookmarkStart w:id="1359" w:name="_Toc311273834"/>
      <w:r>
        <w:t>Tabeli</w:t>
      </w:r>
      <w:r w:rsidR="00C4145D">
        <w:t xml:space="preserve"> 18</w:t>
      </w:r>
      <w:r>
        <w:t>: Sisäisten paikkakaasusten haamut</w:t>
      </w:r>
      <w:bookmarkEnd w:id="1358"/>
      <w:bookmarkEnd w:id="1359"/>
    </w:p>
    <w:tbl>
      <w:tblPr>
        <w:tblStyle w:val="Tabellrutenett"/>
        <w:tblW w:w="9378" w:type="dxa"/>
        <w:tblLayout w:type="fixed"/>
        <w:tblLook w:val="04A0" w:firstRow="1" w:lastRow="0" w:firstColumn="1" w:lastColumn="0" w:noHBand="0" w:noVBand="1"/>
      </w:tblPr>
      <w:tblGrid>
        <w:gridCol w:w="1998"/>
        <w:gridCol w:w="1260"/>
        <w:gridCol w:w="1530"/>
        <w:gridCol w:w="1440"/>
        <w:gridCol w:w="1620"/>
        <w:gridCol w:w="1530"/>
      </w:tblGrid>
      <w:tr w:rsidR="00503943" w:rsidRPr="00A95D68" w14:paraId="2717DC3F" w14:textId="77777777" w:rsidTr="00B6320C">
        <w:tc>
          <w:tcPr>
            <w:tcW w:w="1998" w:type="dxa"/>
          </w:tcPr>
          <w:p w14:paraId="5F9DD8E1" w14:textId="6AF7C2A9" w:rsidR="00503943" w:rsidRPr="003B5972" w:rsidRDefault="005F4EB6" w:rsidP="002D01A2">
            <w:pPr>
              <w:spacing w:before="20" w:after="20"/>
              <w:rPr>
                <w:sz w:val="22"/>
                <w:szCs w:val="22"/>
              </w:rPr>
            </w:pPr>
            <w:r>
              <w:rPr>
                <w:sz w:val="22"/>
                <w:szCs w:val="22"/>
              </w:rPr>
              <w:t>Nomenityyp</w:t>
            </w:r>
            <w:r w:rsidR="002759D6">
              <w:rPr>
                <w:sz w:val="22"/>
                <w:szCs w:val="22"/>
              </w:rPr>
              <w:t>it</w:t>
            </w:r>
          </w:p>
        </w:tc>
        <w:tc>
          <w:tcPr>
            <w:tcW w:w="1260" w:type="dxa"/>
            <w:tcBorders>
              <w:bottom w:val="single" w:sz="4" w:space="0" w:color="auto"/>
            </w:tcBorders>
          </w:tcPr>
          <w:p w14:paraId="459624A0" w14:textId="2268F66B" w:rsidR="00503943" w:rsidRPr="00A95D68" w:rsidRDefault="006C1D44" w:rsidP="002D01A2">
            <w:pPr>
              <w:spacing w:before="20" w:after="20"/>
              <w:rPr>
                <w:sz w:val="22"/>
                <w:szCs w:val="22"/>
              </w:rPr>
            </w:pPr>
            <w:r>
              <w:rPr>
                <w:sz w:val="22"/>
                <w:szCs w:val="22"/>
              </w:rPr>
              <w:t>Sg.</w:t>
            </w:r>
            <w:r w:rsidR="00503943" w:rsidRPr="00A95D68">
              <w:rPr>
                <w:sz w:val="22"/>
                <w:szCs w:val="22"/>
              </w:rPr>
              <w:t>nominatiivi</w:t>
            </w:r>
          </w:p>
        </w:tc>
        <w:tc>
          <w:tcPr>
            <w:tcW w:w="1530" w:type="dxa"/>
            <w:tcBorders>
              <w:bottom w:val="single" w:sz="4" w:space="0" w:color="auto"/>
            </w:tcBorders>
          </w:tcPr>
          <w:p w14:paraId="2C07F5C1" w14:textId="48F48667" w:rsidR="00503943" w:rsidRPr="00A95D68" w:rsidRDefault="006C1D44" w:rsidP="002D01A2">
            <w:pPr>
              <w:spacing w:before="20" w:after="20"/>
              <w:rPr>
                <w:sz w:val="22"/>
                <w:szCs w:val="22"/>
              </w:rPr>
            </w:pPr>
            <w:r>
              <w:rPr>
                <w:sz w:val="22"/>
                <w:szCs w:val="22"/>
              </w:rPr>
              <w:t>Sg.</w:t>
            </w:r>
            <w:r w:rsidR="00503943" w:rsidRPr="00A95D68">
              <w:rPr>
                <w:sz w:val="22"/>
                <w:szCs w:val="22"/>
              </w:rPr>
              <w:t>e</w:t>
            </w:r>
            <w:r w:rsidR="00503943">
              <w:rPr>
                <w:sz w:val="22"/>
                <w:szCs w:val="22"/>
              </w:rPr>
              <w:t>latiivi</w:t>
            </w:r>
          </w:p>
        </w:tc>
        <w:tc>
          <w:tcPr>
            <w:tcW w:w="1440" w:type="dxa"/>
            <w:tcBorders>
              <w:bottom w:val="single" w:sz="4" w:space="0" w:color="auto"/>
            </w:tcBorders>
          </w:tcPr>
          <w:p w14:paraId="486BA89B" w14:textId="3A481FAA" w:rsidR="00503943" w:rsidRPr="00A95D68" w:rsidRDefault="00A97B87" w:rsidP="002D01A2">
            <w:pPr>
              <w:spacing w:before="20" w:after="20"/>
              <w:rPr>
                <w:sz w:val="22"/>
                <w:szCs w:val="22"/>
              </w:rPr>
            </w:pPr>
            <w:r>
              <w:rPr>
                <w:sz w:val="22"/>
                <w:szCs w:val="22"/>
              </w:rPr>
              <w:t>Pl.</w:t>
            </w:r>
            <w:r w:rsidR="00503943">
              <w:rPr>
                <w:sz w:val="22"/>
                <w:szCs w:val="22"/>
              </w:rPr>
              <w:t>elatiivi</w:t>
            </w:r>
          </w:p>
        </w:tc>
        <w:tc>
          <w:tcPr>
            <w:tcW w:w="1620" w:type="dxa"/>
            <w:tcBorders>
              <w:bottom w:val="single" w:sz="4" w:space="0" w:color="auto"/>
            </w:tcBorders>
          </w:tcPr>
          <w:p w14:paraId="653024B0" w14:textId="70D9483D" w:rsidR="00503943" w:rsidRPr="00A95D68" w:rsidRDefault="006C1D44" w:rsidP="002D01A2">
            <w:pPr>
              <w:spacing w:before="20" w:after="20"/>
              <w:rPr>
                <w:sz w:val="22"/>
                <w:szCs w:val="22"/>
              </w:rPr>
            </w:pPr>
            <w:r>
              <w:rPr>
                <w:sz w:val="22"/>
                <w:szCs w:val="22"/>
              </w:rPr>
              <w:t>Sg.</w:t>
            </w:r>
            <w:r w:rsidR="00503943">
              <w:rPr>
                <w:sz w:val="22"/>
                <w:szCs w:val="22"/>
              </w:rPr>
              <w:t>illatiivi</w:t>
            </w:r>
          </w:p>
        </w:tc>
        <w:tc>
          <w:tcPr>
            <w:tcW w:w="1530" w:type="dxa"/>
            <w:tcBorders>
              <w:bottom w:val="single" w:sz="4" w:space="0" w:color="auto"/>
            </w:tcBorders>
          </w:tcPr>
          <w:p w14:paraId="02FC60BD" w14:textId="4810DDD8" w:rsidR="00503943" w:rsidRPr="00A95D68" w:rsidRDefault="00A97B87" w:rsidP="002D01A2">
            <w:pPr>
              <w:spacing w:before="20" w:after="20"/>
              <w:rPr>
                <w:sz w:val="22"/>
                <w:szCs w:val="22"/>
              </w:rPr>
            </w:pPr>
            <w:r>
              <w:rPr>
                <w:sz w:val="22"/>
                <w:szCs w:val="22"/>
              </w:rPr>
              <w:t>Pl.</w:t>
            </w:r>
            <w:r w:rsidR="00503943">
              <w:rPr>
                <w:sz w:val="22"/>
                <w:szCs w:val="22"/>
              </w:rPr>
              <w:t>illatiivi</w:t>
            </w:r>
          </w:p>
        </w:tc>
      </w:tr>
      <w:tr w:rsidR="00503943" w:rsidRPr="00A95D68" w14:paraId="39F7EDB5" w14:textId="77777777" w:rsidTr="00B6320C">
        <w:trPr>
          <w:trHeight w:val="168"/>
        </w:trPr>
        <w:tc>
          <w:tcPr>
            <w:tcW w:w="1998" w:type="dxa"/>
            <w:vMerge w:val="restart"/>
          </w:tcPr>
          <w:p w14:paraId="59692F75" w14:textId="448B14BD" w:rsidR="00503943" w:rsidRPr="00A95D68" w:rsidRDefault="00503943" w:rsidP="006632B5">
            <w:pPr>
              <w:spacing w:before="20" w:after="20"/>
              <w:rPr>
                <w:sz w:val="22"/>
                <w:szCs w:val="22"/>
              </w:rPr>
            </w:pPr>
            <w:r w:rsidRPr="00A95D68">
              <w:rPr>
                <w:sz w:val="22"/>
                <w:szCs w:val="22"/>
              </w:rPr>
              <w:t xml:space="preserve">1.1 Yksirankaiset </w:t>
            </w:r>
            <w:r w:rsidR="006632B5">
              <w:rPr>
                <w:sz w:val="22"/>
                <w:szCs w:val="22"/>
              </w:rPr>
              <w:t xml:space="preserve">kaksitavuiset </w:t>
            </w:r>
            <w:r w:rsidRPr="00A95D68">
              <w:rPr>
                <w:sz w:val="22"/>
                <w:szCs w:val="22"/>
              </w:rPr>
              <w:t xml:space="preserve">lyhykäisvokaaliset </w:t>
            </w:r>
            <w:r w:rsidR="00A26E61">
              <w:rPr>
                <w:sz w:val="22"/>
                <w:szCs w:val="22"/>
              </w:rPr>
              <w:t>nomenit</w:t>
            </w:r>
          </w:p>
        </w:tc>
        <w:tc>
          <w:tcPr>
            <w:tcW w:w="1260" w:type="dxa"/>
            <w:tcBorders>
              <w:bottom w:val="nil"/>
            </w:tcBorders>
          </w:tcPr>
          <w:p w14:paraId="334E92CA" w14:textId="77777777" w:rsidR="00503943" w:rsidRPr="00A95D68" w:rsidRDefault="00503943" w:rsidP="002D01A2">
            <w:pPr>
              <w:spacing w:before="20" w:after="20"/>
              <w:rPr>
                <w:sz w:val="22"/>
                <w:szCs w:val="22"/>
              </w:rPr>
            </w:pPr>
            <w:r w:rsidRPr="00FF2A2C">
              <w:rPr>
                <w:sz w:val="22"/>
                <w:szCs w:val="22"/>
              </w:rPr>
              <w:t>aika</w:t>
            </w:r>
          </w:p>
        </w:tc>
        <w:tc>
          <w:tcPr>
            <w:tcW w:w="1530" w:type="dxa"/>
            <w:tcBorders>
              <w:bottom w:val="nil"/>
            </w:tcBorders>
          </w:tcPr>
          <w:p w14:paraId="68622FD0" w14:textId="3E693EFA" w:rsidR="00503943" w:rsidRPr="00BD5415" w:rsidRDefault="007B2154" w:rsidP="002D01A2">
            <w:pPr>
              <w:spacing w:before="20" w:after="20"/>
              <w:rPr>
                <w:sz w:val="22"/>
                <w:szCs w:val="22"/>
              </w:rPr>
            </w:pPr>
            <w:r>
              <w:rPr>
                <w:sz w:val="22"/>
                <w:szCs w:val="22"/>
              </w:rPr>
              <w:t>ai(j)a</w:t>
            </w:r>
            <w:r w:rsidR="00503943" w:rsidRPr="00BD5415">
              <w:rPr>
                <w:sz w:val="22"/>
                <w:szCs w:val="22"/>
              </w:rPr>
              <w:t>/sta</w:t>
            </w:r>
          </w:p>
        </w:tc>
        <w:tc>
          <w:tcPr>
            <w:tcW w:w="1440" w:type="dxa"/>
            <w:tcBorders>
              <w:bottom w:val="nil"/>
            </w:tcBorders>
          </w:tcPr>
          <w:p w14:paraId="19D13600" w14:textId="1A09AF34" w:rsidR="00503943" w:rsidRPr="00A95D68" w:rsidRDefault="00A45B1A" w:rsidP="002D01A2">
            <w:pPr>
              <w:spacing w:before="20" w:after="20"/>
              <w:ind w:right="-64"/>
              <w:rPr>
                <w:sz w:val="22"/>
                <w:szCs w:val="22"/>
              </w:rPr>
            </w:pPr>
            <w:r>
              <w:rPr>
                <w:sz w:val="22"/>
                <w:szCs w:val="22"/>
              </w:rPr>
              <w:t>ai(j)o</w:t>
            </w:r>
            <w:r w:rsidR="00503943">
              <w:rPr>
                <w:sz w:val="22"/>
                <w:szCs w:val="22"/>
              </w:rPr>
              <w:t>/i</w:t>
            </w:r>
            <w:r w:rsidR="00503943" w:rsidRPr="00BD5415">
              <w:rPr>
                <w:sz w:val="22"/>
                <w:szCs w:val="22"/>
              </w:rPr>
              <w:t>/sta</w:t>
            </w:r>
          </w:p>
        </w:tc>
        <w:tc>
          <w:tcPr>
            <w:tcW w:w="1620" w:type="dxa"/>
            <w:tcBorders>
              <w:bottom w:val="nil"/>
            </w:tcBorders>
          </w:tcPr>
          <w:p w14:paraId="0A116602" w14:textId="77777777" w:rsidR="00503943" w:rsidRPr="00A95D68" w:rsidRDefault="00503943" w:rsidP="002D01A2">
            <w:pPr>
              <w:spacing w:before="20" w:after="20"/>
              <w:ind w:right="-64"/>
              <w:rPr>
                <w:sz w:val="22"/>
                <w:szCs w:val="22"/>
              </w:rPr>
            </w:pPr>
            <w:r w:rsidRPr="00DF1A83">
              <w:rPr>
                <w:sz w:val="22"/>
                <w:szCs w:val="22"/>
              </w:rPr>
              <w:t>aik/haan</w:t>
            </w:r>
          </w:p>
        </w:tc>
        <w:tc>
          <w:tcPr>
            <w:tcW w:w="1530" w:type="dxa"/>
            <w:tcBorders>
              <w:bottom w:val="nil"/>
            </w:tcBorders>
          </w:tcPr>
          <w:p w14:paraId="5883238E" w14:textId="77777777" w:rsidR="00503943" w:rsidRPr="00A95D68" w:rsidRDefault="00503943" w:rsidP="002D01A2">
            <w:pPr>
              <w:spacing w:before="20" w:after="20"/>
              <w:ind w:right="-64"/>
              <w:rPr>
                <w:sz w:val="22"/>
                <w:szCs w:val="22"/>
              </w:rPr>
            </w:pPr>
            <w:r w:rsidRPr="00DF1A83">
              <w:rPr>
                <w:sz w:val="22"/>
                <w:szCs w:val="22"/>
              </w:rPr>
              <w:t>aik/h</w:t>
            </w:r>
            <w:r>
              <w:rPr>
                <w:sz w:val="22"/>
                <w:szCs w:val="22"/>
              </w:rPr>
              <w:t>oi</w:t>
            </w:r>
            <w:r w:rsidRPr="00DF1A83">
              <w:rPr>
                <w:sz w:val="22"/>
                <w:szCs w:val="22"/>
              </w:rPr>
              <w:t>n</w:t>
            </w:r>
          </w:p>
        </w:tc>
      </w:tr>
      <w:tr w:rsidR="00503943" w:rsidRPr="00A95D68" w14:paraId="0E9355E2" w14:textId="77777777" w:rsidTr="00B6320C">
        <w:trPr>
          <w:trHeight w:val="168"/>
        </w:trPr>
        <w:tc>
          <w:tcPr>
            <w:tcW w:w="1998" w:type="dxa"/>
            <w:vMerge/>
          </w:tcPr>
          <w:p w14:paraId="7766FA8A" w14:textId="77777777" w:rsidR="00503943" w:rsidRPr="00A95D68" w:rsidRDefault="00503943" w:rsidP="002D01A2">
            <w:pPr>
              <w:spacing w:before="20" w:after="20"/>
              <w:rPr>
                <w:sz w:val="22"/>
                <w:szCs w:val="22"/>
              </w:rPr>
            </w:pPr>
          </w:p>
        </w:tc>
        <w:tc>
          <w:tcPr>
            <w:tcW w:w="1260" w:type="dxa"/>
            <w:tcBorders>
              <w:top w:val="nil"/>
              <w:bottom w:val="nil"/>
            </w:tcBorders>
          </w:tcPr>
          <w:p w14:paraId="44A66C67" w14:textId="77777777" w:rsidR="00503943" w:rsidRPr="00A95D68" w:rsidRDefault="00503943" w:rsidP="002D01A2">
            <w:pPr>
              <w:spacing w:before="20" w:after="20"/>
              <w:ind w:right="-64"/>
              <w:rPr>
                <w:sz w:val="22"/>
                <w:szCs w:val="22"/>
              </w:rPr>
            </w:pPr>
            <w:r w:rsidRPr="00FF2A2C">
              <w:rPr>
                <w:sz w:val="22"/>
                <w:szCs w:val="22"/>
              </w:rPr>
              <w:t>mettä</w:t>
            </w:r>
          </w:p>
        </w:tc>
        <w:tc>
          <w:tcPr>
            <w:tcW w:w="1530" w:type="dxa"/>
            <w:tcBorders>
              <w:top w:val="nil"/>
              <w:bottom w:val="nil"/>
            </w:tcBorders>
          </w:tcPr>
          <w:p w14:paraId="3F999764" w14:textId="174FBA60" w:rsidR="00503943" w:rsidRPr="00BD5415" w:rsidRDefault="00503943" w:rsidP="002D01A2">
            <w:pPr>
              <w:spacing w:before="20" w:after="20"/>
              <w:rPr>
                <w:sz w:val="22"/>
                <w:szCs w:val="22"/>
              </w:rPr>
            </w:pPr>
            <w:r w:rsidRPr="00BD5415">
              <w:rPr>
                <w:sz w:val="22"/>
                <w:szCs w:val="22"/>
              </w:rPr>
              <w:t>mettä</w:t>
            </w:r>
            <w:r w:rsidR="00532638">
              <w:rPr>
                <w:sz w:val="22"/>
                <w:szCs w:val="22"/>
              </w:rPr>
              <w:t>/stä</w:t>
            </w:r>
          </w:p>
        </w:tc>
        <w:tc>
          <w:tcPr>
            <w:tcW w:w="1440" w:type="dxa"/>
            <w:tcBorders>
              <w:top w:val="nil"/>
              <w:bottom w:val="nil"/>
            </w:tcBorders>
          </w:tcPr>
          <w:p w14:paraId="0251A75B" w14:textId="1EDFC045" w:rsidR="00503943" w:rsidRPr="00A95D68" w:rsidRDefault="002238C3" w:rsidP="002D01A2">
            <w:pPr>
              <w:spacing w:before="20" w:after="20"/>
              <w:ind w:right="-64"/>
              <w:rPr>
                <w:sz w:val="22"/>
                <w:szCs w:val="22"/>
              </w:rPr>
            </w:pPr>
            <w:r>
              <w:rPr>
                <w:sz w:val="22"/>
                <w:szCs w:val="22"/>
              </w:rPr>
              <w:t>mett/i</w:t>
            </w:r>
            <w:r w:rsidR="00503943">
              <w:rPr>
                <w:sz w:val="22"/>
                <w:szCs w:val="22"/>
              </w:rPr>
              <w:t>/st</w:t>
            </w:r>
            <w:r w:rsidR="00503943" w:rsidRPr="00BD5415">
              <w:rPr>
                <w:sz w:val="22"/>
                <w:szCs w:val="22"/>
              </w:rPr>
              <w:t>ä</w:t>
            </w:r>
          </w:p>
        </w:tc>
        <w:tc>
          <w:tcPr>
            <w:tcW w:w="1620" w:type="dxa"/>
            <w:tcBorders>
              <w:top w:val="nil"/>
              <w:bottom w:val="nil"/>
            </w:tcBorders>
          </w:tcPr>
          <w:p w14:paraId="118E013D" w14:textId="77777777" w:rsidR="00503943" w:rsidRPr="00A95D68" w:rsidRDefault="00503943" w:rsidP="002D01A2">
            <w:pPr>
              <w:spacing w:before="20" w:after="20"/>
              <w:ind w:right="-64"/>
              <w:rPr>
                <w:sz w:val="22"/>
                <w:szCs w:val="22"/>
              </w:rPr>
            </w:pPr>
            <w:r w:rsidRPr="00DF1A83">
              <w:rPr>
                <w:sz w:val="22"/>
                <w:szCs w:val="22"/>
              </w:rPr>
              <w:t>mett/hään</w:t>
            </w:r>
          </w:p>
        </w:tc>
        <w:tc>
          <w:tcPr>
            <w:tcW w:w="1530" w:type="dxa"/>
            <w:tcBorders>
              <w:top w:val="nil"/>
              <w:bottom w:val="nil"/>
            </w:tcBorders>
          </w:tcPr>
          <w:p w14:paraId="0FD236F7" w14:textId="77777777" w:rsidR="00503943" w:rsidRPr="00A95D68" w:rsidRDefault="00503943" w:rsidP="002D01A2">
            <w:pPr>
              <w:spacing w:before="20" w:after="20"/>
              <w:ind w:right="-64"/>
              <w:rPr>
                <w:sz w:val="22"/>
                <w:szCs w:val="22"/>
              </w:rPr>
            </w:pPr>
            <w:r w:rsidRPr="00DF1A83">
              <w:rPr>
                <w:sz w:val="22"/>
                <w:szCs w:val="22"/>
              </w:rPr>
              <w:t>mett/h</w:t>
            </w:r>
            <w:r>
              <w:rPr>
                <w:sz w:val="22"/>
                <w:szCs w:val="22"/>
              </w:rPr>
              <w:t>ii</w:t>
            </w:r>
            <w:r w:rsidRPr="00DF1A83">
              <w:rPr>
                <w:sz w:val="22"/>
                <w:szCs w:val="22"/>
              </w:rPr>
              <w:t>n</w:t>
            </w:r>
          </w:p>
        </w:tc>
      </w:tr>
      <w:tr w:rsidR="00503943" w:rsidRPr="00A95D68" w14:paraId="3E5E9A36" w14:textId="77777777" w:rsidTr="00B6320C">
        <w:trPr>
          <w:trHeight w:val="168"/>
        </w:trPr>
        <w:tc>
          <w:tcPr>
            <w:tcW w:w="1998" w:type="dxa"/>
            <w:vMerge/>
          </w:tcPr>
          <w:p w14:paraId="455282C3" w14:textId="77777777" w:rsidR="00503943" w:rsidRPr="00A95D68" w:rsidRDefault="00503943" w:rsidP="002D01A2">
            <w:pPr>
              <w:spacing w:before="20" w:after="20"/>
              <w:rPr>
                <w:sz w:val="22"/>
                <w:szCs w:val="22"/>
              </w:rPr>
            </w:pPr>
          </w:p>
        </w:tc>
        <w:tc>
          <w:tcPr>
            <w:tcW w:w="1260" w:type="dxa"/>
            <w:tcBorders>
              <w:top w:val="nil"/>
              <w:bottom w:val="nil"/>
            </w:tcBorders>
          </w:tcPr>
          <w:p w14:paraId="096F4D82" w14:textId="77777777" w:rsidR="00503943" w:rsidRPr="00A95D68" w:rsidRDefault="00503943" w:rsidP="002D01A2">
            <w:pPr>
              <w:spacing w:before="20" w:after="20"/>
              <w:ind w:right="-64"/>
              <w:rPr>
                <w:sz w:val="22"/>
                <w:szCs w:val="22"/>
              </w:rPr>
            </w:pPr>
            <w:r w:rsidRPr="00FF2A2C">
              <w:rPr>
                <w:sz w:val="22"/>
                <w:szCs w:val="22"/>
              </w:rPr>
              <w:t>joki</w:t>
            </w:r>
          </w:p>
        </w:tc>
        <w:tc>
          <w:tcPr>
            <w:tcW w:w="1530" w:type="dxa"/>
            <w:tcBorders>
              <w:top w:val="nil"/>
              <w:bottom w:val="nil"/>
            </w:tcBorders>
          </w:tcPr>
          <w:p w14:paraId="0DFD1F77" w14:textId="7FF2B862" w:rsidR="00503943" w:rsidRPr="00BD5415" w:rsidRDefault="00503943" w:rsidP="002D01A2">
            <w:pPr>
              <w:spacing w:before="20" w:after="20"/>
              <w:rPr>
                <w:sz w:val="22"/>
                <w:szCs w:val="22"/>
              </w:rPr>
            </w:pPr>
            <w:r w:rsidRPr="00BD5415">
              <w:rPr>
                <w:sz w:val="22"/>
                <w:szCs w:val="22"/>
              </w:rPr>
              <w:t>jo</w:t>
            </w:r>
            <w:r w:rsidR="0075485B">
              <w:rPr>
                <w:sz w:val="22"/>
                <w:szCs w:val="22"/>
              </w:rPr>
              <w:t>(</w:t>
            </w:r>
            <w:r w:rsidRPr="00BD5415">
              <w:rPr>
                <w:sz w:val="22"/>
                <w:szCs w:val="22"/>
              </w:rPr>
              <w:t>v)e/sta</w:t>
            </w:r>
          </w:p>
        </w:tc>
        <w:tc>
          <w:tcPr>
            <w:tcW w:w="1440" w:type="dxa"/>
            <w:tcBorders>
              <w:top w:val="nil"/>
              <w:bottom w:val="nil"/>
            </w:tcBorders>
          </w:tcPr>
          <w:p w14:paraId="42ACC44A" w14:textId="7D8DD360" w:rsidR="00503943" w:rsidRPr="00A95D68" w:rsidRDefault="00503943" w:rsidP="002D01A2">
            <w:pPr>
              <w:spacing w:before="20" w:after="20"/>
              <w:ind w:right="-64"/>
              <w:rPr>
                <w:sz w:val="22"/>
                <w:szCs w:val="22"/>
              </w:rPr>
            </w:pPr>
            <w:r w:rsidRPr="00BD5415">
              <w:rPr>
                <w:sz w:val="22"/>
                <w:szCs w:val="22"/>
              </w:rPr>
              <w:t>jo</w:t>
            </w:r>
            <w:r w:rsidR="0075485B">
              <w:rPr>
                <w:sz w:val="22"/>
                <w:szCs w:val="22"/>
              </w:rPr>
              <w:t>(</w:t>
            </w:r>
            <w:r w:rsidRPr="00BD5415">
              <w:rPr>
                <w:sz w:val="22"/>
                <w:szCs w:val="22"/>
              </w:rPr>
              <w:t>v)</w:t>
            </w:r>
            <w:r>
              <w:rPr>
                <w:sz w:val="22"/>
                <w:szCs w:val="22"/>
              </w:rPr>
              <w:t>/i</w:t>
            </w:r>
            <w:r w:rsidRPr="00BD5415">
              <w:rPr>
                <w:sz w:val="22"/>
                <w:szCs w:val="22"/>
              </w:rPr>
              <w:t>/sta</w:t>
            </w:r>
          </w:p>
        </w:tc>
        <w:tc>
          <w:tcPr>
            <w:tcW w:w="1620" w:type="dxa"/>
            <w:tcBorders>
              <w:top w:val="nil"/>
              <w:bottom w:val="nil"/>
            </w:tcBorders>
          </w:tcPr>
          <w:p w14:paraId="78F31D3A" w14:textId="77777777" w:rsidR="00503943" w:rsidRPr="00A95D68" w:rsidRDefault="00503943" w:rsidP="002D01A2">
            <w:pPr>
              <w:spacing w:before="20" w:after="20"/>
              <w:ind w:right="-64"/>
              <w:rPr>
                <w:sz w:val="22"/>
                <w:szCs w:val="22"/>
              </w:rPr>
            </w:pPr>
            <w:r w:rsidRPr="00DF1A83">
              <w:rPr>
                <w:sz w:val="22"/>
                <w:szCs w:val="22"/>
              </w:rPr>
              <w:t>jok/heen</w:t>
            </w:r>
          </w:p>
        </w:tc>
        <w:tc>
          <w:tcPr>
            <w:tcW w:w="1530" w:type="dxa"/>
            <w:tcBorders>
              <w:top w:val="nil"/>
              <w:bottom w:val="nil"/>
            </w:tcBorders>
          </w:tcPr>
          <w:p w14:paraId="21B52BD0" w14:textId="77777777" w:rsidR="00503943" w:rsidRPr="00A95D68" w:rsidRDefault="00503943" w:rsidP="002D01A2">
            <w:pPr>
              <w:spacing w:before="20" w:after="20"/>
              <w:ind w:right="-64"/>
              <w:rPr>
                <w:sz w:val="22"/>
                <w:szCs w:val="22"/>
              </w:rPr>
            </w:pPr>
            <w:r w:rsidRPr="00DF1A83">
              <w:rPr>
                <w:sz w:val="22"/>
                <w:szCs w:val="22"/>
              </w:rPr>
              <w:t>jok/h</w:t>
            </w:r>
            <w:r>
              <w:rPr>
                <w:sz w:val="22"/>
                <w:szCs w:val="22"/>
              </w:rPr>
              <w:t>ii</w:t>
            </w:r>
            <w:r w:rsidRPr="00DF1A83">
              <w:rPr>
                <w:sz w:val="22"/>
                <w:szCs w:val="22"/>
              </w:rPr>
              <w:t>n</w:t>
            </w:r>
          </w:p>
        </w:tc>
      </w:tr>
      <w:tr w:rsidR="00503943" w:rsidRPr="00A95D68" w14:paraId="7E9BAC4E" w14:textId="77777777" w:rsidTr="00B6320C">
        <w:trPr>
          <w:trHeight w:val="168"/>
        </w:trPr>
        <w:tc>
          <w:tcPr>
            <w:tcW w:w="1998" w:type="dxa"/>
            <w:vMerge/>
          </w:tcPr>
          <w:p w14:paraId="4E4EE6AD" w14:textId="77777777" w:rsidR="00503943" w:rsidRPr="00A95D68" w:rsidRDefault="00503943" w:rsidP="002D01A2">
            <w:pPr>
              <w:spacing w:before="20" w:after="20"/>
              <w:rPr>
                <w:sz w:val="22"/>
                <w:szCs w:val="22"/>
              </w:rPr>
            </w:pPr>
          </w:p>
        </w:tc>
        <w:tc>
          <w:tcPr>
            <w:tcW w:w="1260" w:type="dxa"/>
            <w:tcBorders>
              <w:top w:val="nil"/>
              <w:bottom w:val="nil"/>
            </w:tcBorders>
          </w:tcPr>
          <w:p w14:paraId="43F46B9D" w14:textId="77777777" w:rsidR="00503943" w:rsidRPr="00A95D68" w:rsidRDefault="00503943" w:rsidP="002D01A2">
            <w:pPr>
              <w:spacing w:before="20" w:after="20"/>
              <w:ind w:right="-64"/>
              <w:rPr>
                <w:sz w:val="22"/>
                <w:szCs w:val="22"/>
              </w:rPr>
            </w:pPr>
            <w:r w:rsidRPr="00FF2A2C">
              <w:rPr>
                <w:sz w:val="22"/>
                <w:szCs w:val="22"/>
              </w:rPr>
              <w:t>pappi</w:t>
            </w:r>
          </w:p>
        </w:tc>
        <w:tc>
          <w:tcPr>
            <w:tcW w:w="1530" w:type="dxa"/>
            <w:tcBorders>
              <w:top w:val="nil"/>
              <w:bottom w:val="nil"/>
            </w:tcBorders>
          </w:tcPr>
          <w:p w14:paraId="12D14E0A" w14:textId="77777777" w:rsidR="00503943" w:rsidRPr="00BD5415" w:rsidRDefault="00503943" w:rsidP="002D01A2">
            <w:pPr>
              <w:spacing w:before="20" w:after="20"/>
              <w:rPr>
                <w:sz w:val="22"/>
                <w:szCs w:val="22"/>
              </w:rPr>
            </w:pPr>
            <w:r w:rsidRPr="00BD5415">
              <w:rPr>
                <w:sz w:val="22"/>
                <w:szCs w:val="22"/>
              </w:rPr>
              <w:t>papi/sta</w:t>
            </w:r>
          </w:p>
        </w:tc>
        <w:tc>
          <w:tcPr>
            <w:tcW w:w="1440" w:type="dxa"/>
            <w:tcBorders>
              <w:top w:val="nil"/>
              <w:bottom w:val="nil"/>
            </w:tcBorders>
          </w:tcPr>
          <w:p w14:paraId="02AB8D9C" w14:textId="2ECFDDD0" w:rsidR="00503943" w:rsidRPr="00A95D68" w:rsidRDefault="00503943" w:rsidP="00CD6D89">
            <w:pPr>
              <w:spacing w:before="20" w:after="20"/>
              <w:ind w:right="-64"/>
              <w:rPr>
                <w:sz w:val="22"/>
                <w:szCs w:val="22"/>
              </w:rPr>
            </w:pPr>
            <w:r w:rsidRPr="00BD5415">
              <w:rPr>
                <w:sz w:val="22"/>
                <w:szCs w:val="22"/>
              </w:rPr>
              <w:t>pap</w:t>
            </w:r>
            <w:r w:rsidR="00CD6D89">
              <w:rPr>
                <w:sz w:val="22"/>
                <w:szCs w:val="22"/>
              </w:rPr>
              <w:t>(</w:t>
            </w:r>
            <w:r>
              <w:rPr>
                <w:sz w:val="22"/>
                <w:szCs w:val="22"/>
              </w:rPr>
              <w:t>i</w:t>
            </w:r>
            <w:r w:rsidR="00CD6D89">
              <w:rPr>
                <w:sz w:val="22"/>
                <w:szCs w:val="22"/>
              </w:rPr>
              <w:t>)</w:t>
            </w:r>
            <w:r>
              <w:rPr>
                <w:sz w:val="22"/>
                <w:szCs w:val="22"/>
              </w:rPr>
              <w:t>/</w:t>
            </w:r>
            <w:r w:rsidRPr="00BD5415">
              <w:rPr>
                <w:sz w:val="22"/>
                <w:szCs w:val="22"/>
              </w:rPr>
              <w:t>i/sta</w:t>
            </w:r>
            <w:r>
              <w:rPr>
                <w:sz w:val="22"/>
                <w:szCs w:val="22"/>
              </w:rPr>
              <w:t xml:space="preserve"> </w:t>
            </w:r>
          </w:p>
        </w:tc>
        <w:tc>
          <w:tcPr>
            <w:tcW w:w="1620" w:type="dxa"/>
            <w:tcBorders>
              <w:top w:val="nil"/>
              <w:bottom w:val="nil"/>
            </w:tcBorders>
          </w:tcPr>
          <w:p w14:paraId="0A644116" w14:textId="77777777" w:rsidR="00503943" w:rsidRPr="00A95D68" w:rsidRDefault="00503943" w:rsidP="002D01A2">
            <w:pPr>
              <w:spacing w:before="20" w:after="20"/>
              <w:ind w:right="-64"/>
              <w:rPr>
                <w:sz w:val="22"/>
                <w:szCs w:val="22"/>
              </w:rPr>
            </w:pPr>
            <w:r w:rsidRPr="00DF1A83">
              <w:rPr>
                <w:sz w:val="22"/>
                <w:szCs w:val="22"/>
              </w:rPr>
              <w:t>papp/hiin</w:t>
            </w:r>
          </w:p>
        </w:tc>
        <w:tc>
          <w:tcPr>
            <w:tcW w:w="1530" w:type="dxa"/>
            <w:tcBorders>
              <w:top w:val="nil"/>
              <w:bottom w:val="nil"/>
            </w:tcBorders>
          </w:tcPr>
          <w:p w14:paraId="4321B14D" w14:textId="77777777" w:rsidR="00503943" w:rsidRPr="00A95D68" w:rsidRDefault="00503943" w:rsidP="002D01A2">
            <w:pPr>
              <w:spacing w:before="20" w:after="20"/>
              <w:ind w:right="-64"/>
              <w:rPr>
                <w:sz w:val="22"/>
                <w:szCs w:val="22"/>
              </w:rPr>
            </w:pPr>
            <w:r w:rsidRPr="00DF1A83">
              <w:rPr>
                <w:sz w:val="22"/>
                <w:szCs w:val="22"/>
              </w:rPr>
              <w:t>papp/hiin</w:t>
            </w:r>
          </w:p>
        </w:tc>
      </w:tr>
      <w:tr w:rsidR="00503943" w:rsidRPr="00A95D68" w14:paraId="11DC1F3A" w14:textId="77777777" w:rsidTr="00B6320C">
        <w:trPr>
          <w:trHeight w:val="168"/>
        </w:trPr>
        <w:tc>
          <w:tcPr>
            <w:tcW w:w="1998" w:type="dxa"/>
            <w:vMerge/>
          </w:tcPr>
          <w:p w14:paraId="352E18FC" w14:textId="77777777" w:rsidR="00503943" w:rsidRPr="00A95D68" w:rsidRDefault="00503943" w:rsidP="002D01A2">
            <w:pPr>
              <w:spacing w:before="20" w:after="20"/>
              <w:rPr>
                <w:sz w:val="22"/>
                <w:szCs w:val="22"/>
              </w:rPr>
            </w:pPr>
          </w:p>
        </w:tc>
        <w:tc>
          <w:tcPr>
            <w:tcW w:w="1260" w:type="dxa"/>
            <w:tcBorders>
              <w:top w:val="nil"/>
              <w:bottom w:val="single" w:sz="4" w:space="0" w:color="auto"/>
            </w:tcBorders>
          </w:tcPr>
          <w:p w14:paraId="44813DB5" w14:textId="77777777" w:rsidR="00503943" w:rsidRPr="00A95D68" w:rsidRDefault="00503943" w:rsidP="002D01A2">
            <w:pPr>
              <w:spacing w:before="20" w:after="20"/>
              <w:ind w:right="-64"/>
              <w:rPr>
                <w:sz w:val="22"/>
                <w:szCs w:val="22"/>
              </w:rPr>
            </w:pPr>
            <w:r w:rsidRPr="00FF2A2C">
              <w:rPr>
                <w:sz w:val="22"/>
                <w:szCs w:val="22"/>
              </w:rPr>
              <w:t>joukko</w:t>
            </w:r>
          </w:p>
        </w:tc>
        <w:tc>
          <w:tcPr>
            <w:tcW w:w="1530" w:type="dxa"/>
            <w:tcBorders>
              <w:top w:val="nil"/>
              <w:bottom w:val="single" w:sz="4" w:space="0" w:color="auto"/>
            </w:tcBorders>
          </w:tcPr>
          <w:p w14:paraId="2D293181" w14:textId="3F77F94B" w:rsidR="00503943" w:rsidRDefault="00EB5228" w:rsidP="002D01A2">
            <w:pPr>
              <w:spacing w:before="20" w:after="20"/>
            </w:pPr>
            <w:r>
              <w:rPr>
                <w:sz w:val="22"/>
                <w:szCs w:val="22"/>
              </w:rPr>
              <w:t>juopo/</w:t>
            </w:r>
            <w:r w:rsidR="00503943" w:rsidRPr="00BD5415">
              <w:rPr>
                <w:sz w:val="22"/>
                <w:szCs w:val="22"/>
              </w:rPr>
              <w:t>sta</w:t>
            </w:r>
          </w:p>
        </w:tc>
        <w:tc>
          <w:tcPr>
            <w:tcW w:w="1440" w:type="dxa"/>
            <w:tcBorders>
              <w:top w:val="nil"/>
              <w:bottom w:val="single" w:sz="4" w:space="0" w:color="auto"/>
            </w:tcBorders>
          </w:tcPr>
          <w:p w14:paraId="205CF928" w14:textId="3267DA84" w:rsidR="00503943" w:rsidRPr="00A95D68" w:rsidRDefault="00EB5228" w:rsidP="002D01A2">
            <w:pPr>
              <w:spacing w:before="20" w:after="20"/>
              <w:ind w:right="-64"/>
              <w:rPr>
                <w:sz w:val="22"/>
                <w:szCs w:val="22"/>
              </w:rPr>
            </w:pPr>
            <w:r>
              <w:rPr>
                <w:sz w:val="22"/>
                <w:szCs w:val="22"/>
              </w:rPr>
              <w:t>juopo/</w:t>
            </w:r>
            <w:r w:rsidR="00503943">
              <w:rPr>
                <w:sz w:val="22"/>
                <w:szCs w:val="22"/>
              </w:rPr>
              <w:t>i</w:t>
            </w:r>
            <w:r w:rsidR="00503943" w:rsidRPr="00BD5415">
              <w:rPr>
                <w:sz w:val="22"/>
                <w:szCs w:val="22"/>
              </w:rPr>
              <w:t>/sta</w:t>
            </w:r>
          </w:p>
        </w:tc>
        <w:tc>
          <w:tcPr>
            <w:tcW w:w="1620" w:type="dxa"/>
            <w:tcBorders>
              <w:top w:val="nil"/>
              <w:bottom w:val="single" w:sz="4" w:space="0" w:color="auto"/>
            </w:tcBorders>
          </w:tcPr>
          <w:p w14:paraId="29CF3E76" w14:textId="5F9B0381" w:rsidR="00503943" w:rsidRPr="00A95D68" w:rsidRDefault="003303A8" w:rsidP="002D01A2">
            <w:pPr>
              <w:spacing w:before="20" w:after="20"/>
              <w:ind w:right="-64"/>
              <w:rPr>
                <w:sz w:val="22"/>
                <w:szCs w:val="22"/>
              </w:rPr>
            </w:pPr>
            <w:r>
              <w:rPr>
                <w:sz w:val="22"/>
                <w:szCs w:val="22"/>
              </w:rPr>
              <w:t>juopp/</w:t>
            </w:r>
            <w:r w:rsidR="00503943" w:rsidRPr="00DF1A83">
              <w:rPr>
                <w:sz w:val="22"/>
                <w:szCs w:val="22"/>
              </w:rPr>
              <w:t>hoon</w:t>
            </w:r>
          </w:p>
        </w:tc>
        <w:tc>
          <w:tcPr>
            <w:tcW w:w="1530" w:type="dxa"/>
            <w:tcBorders>
              <w:top w:val="nil"/>
              <w:bottom w:val="single" w:sz="4" w:space="0" w:color="auto"/>
            </w:tcBorders>
          </w:tcPr>
          <w:p w14:paraId="0E9C00EC" w14:textId="7BF4D7EC" w:rsidR="00503943" w:rsidRPr="00A95D68" w:rsidRDefault="003303A8" w:rsidP="002D01A2">
            <w:pPr>
              <w:spacing w:before="20" w:after="20"/>
              <w:ind w:right="-64"/>
              <w:rPr>
                <w:sz w:val="22"/>
                <w:szCs w:val="22"/>
              </w:rPr>
            </w:pPr>
            <w:r>
              <w:rPr>
                <w:sz w:val="22"/>
                <w:szCs w:val="22"/>
              </w:rPr>
              <w:t>juopp/</w:t>
            </w:r>
            <w:r w:rsidR="00503943" w:rsidRPr="00DF1A83">
              <w:rPr>
                <w:sz w:val="22"/>
                <w:szCs w:val="22"/>
              </w:rPr>
              <w:t>ho</w:t>
            </w:r>
            <w:r w:rsidR="00503943">
              <w:rPr>
                <w:sz w:val="22"/>
                <w:szCs w:val="22"/>
              </w:rPr>
              <w:t>i</w:t>
            </w:r>
            <w:r w:rsidR="00503943" w:rsidRPr="00DF1A83">
              <w:rPr>
                <w:sz w:val="22"/>
                <w:szCs w:val="22"/>
              </w:rPr>
              <w:t>n</w:t>
            </w:r>
          </w:p>
        </w:tc>
      </w:tr>
      <w:tr w:rsidR="00503943" w:rsidRPr="00A95D68" w14:paraId="4FC09175" w14:textId="77777777" w:rsidTr="00B6320C">
        <w:trPr>
          <w:trHeight w:val="168"/>
        </w:trPr>
        <w:tc>
          <w:tcPr>
            <w:tcW w:w="1998" w:type="dxa"/>
            <w:vMerge w:val="restart"/>
          </w:tcPr>
          <w:p w14:paraId="44A69E1B" w14:textId="26A761D1" w:rsidR="00503943" w:rsidRPr="00A95D68" w:rsidRDefault="00503943" w:rsidP="006632B5">
            <w:pPr>
              <w:spacing w:before="20" w:after="20"/>
              <w:rPr>
                <w:sz w:val="22"/>
                <w:szCs w:val="22"/>
              </w:rPr>
            </w:pPr>
            <w:r w:rsidRPr="00A95D68">
              <w:rPr>
                <w:sz w:val="22"/>
                <w:szCs w:val="22"/>
              </w:rPr>
              <w:t xml:space="preserve">1.2 </w:t>
            </w:r>
            <w:r w:rsidR="00677E5D">
              <w:rPr>
                <w:sz w:val="22"/>
                <w:szCs w:val="22"/>
              </w:rPr>
              <w:t>Konsonanttirank</w:t>
            </w:r>
            <w:r w:rsidRPr="00A95D68">
              <w:rPr>
                <w:sz w:val="22"/>
                <w:szCs w:val="22"/>
              </w:rPr>
              <w:t xml:space="preserve">aiset </w:t>
            </w:r>
            <w:r w:rsidR="006632B5">
              <w:rPr>
                <w:sz w:val="22"/>
                <w:szCs w:val="22"/>
              </w:rPr>
              <w:t xml:space="preserve">kaksitavuiset </w:t>
            </w:r>
            <w:r w:rsidRPr="00A95D68">
              <w:rPr>
                <w:sz w:val="22"/>
                <w:szCs w:val="22"/>
              </w:rPr>
              <w:t>lyhykäisvokaaliset</w:t>
            </w:r>
            <w:r w:rsidR="0097614E">
              <w:rPr>
                <w:sz w:val="22"/>
                <w:szCs w:val="22"/>
              </w:rPr>
              <w:t xml:space="preserve"> </w:t>
            </w:r>
            <w:r w:rsidR="00A26E61">
              <w:rPr>
                <w:sz w:val="22"/>
                <w:szCs w:val="22"/>
              </w:rPr>
              <w:t>nomenit</w:t>
            </w:r>
          </w:p>
        </w:tc>
        <w:tc>
          <w:tcPr>
            <w:tcW w:w="1260" w:type="dxa"/>
            <w:tcBorders>
              <w:bottom w:val="nil"/>
            </w:tcBorders>
          </w:tcPr>
          <w:p w14:paraId="470C47D3" w14:textId="77777777" w:rsidR="00503943" w:rsidRPr="00A95D68" w:rsidRDefault="00503943" w:rsidP="002D01A2">
            <w:pPr>
              <w:spacing w:before="20" w:after="20"/>
              <w:rPr>
                <w:sz w:val="22"/>
                <w:szCs w:val="22"/>
              </w:rPr>
            </w:pPr>
            <w:r w:rsidRPr="00DE1076">
              <w:rPr>
                <w:sz w:val="22"/>
                <w:szCs w:val="22"/>
              </w:rPr>
              <w:t>pieni</w:t>
            </w:r>
          </w:p>
        </w:tc>
        <w:tc>
          <w:tcPr>
            <w:tcW w:w="1530" w:type="dxa"/>
            <w:tcBorders>
              <w:bottom w:val="nil"/>
            </w:tcBorders>
          </w:tcPr>
          <w:p w14:paraId="3D2C5793" w14:textId="77777777" w:rsidR="00503943" w:rsidRPr="00735EC0" w:rsidRDefault="00503943" w:rsidP="002D01A2">
            <w:pPr>
              <w:spacing w:before="20" w:after="20"/>
              <w:rPr>
                <w:sz w:val="22"/>
                <w:szCs w:val="22"/>
              </w:rPr>
            </w:pPr>
            <w:r w:rsidRPr="00735EC0">
              <w:rPr>
                <w:sz w:val="22"/>
                <w:szCs w:val="22"/>
              </w:rPr>
              <w:t>piene/stä</w:t>
            </w:r>
          </w:p>
        </w:tc>
        <w:tc>
          <w:tcPr>
            <w:tcW w:w="1440" w:type="dxa"/>
            <w:tcBorders>
              <w:bottom w:val="nil"/>
            </w:tcBorders>
          </w:tcPr>
          <w:p w14:paraId="692867C9" w14:textId="77777777" w:rsidR="00503943" w:rsidRPr="00A95D68" w:rsidRDefault="00503943" w:rsidP="002D01A2">
            <w:pPr>
              <w:spacing w:before="20" w:after="20"/>
              <w:ind w:right="-64"/>
              <w:rPr>
                <w:sz w:val="22"/>
                <w:szCs w:val="22"/>
              </w:rPr>
            </w:pPr>
            <w:r w:rsidRPr="00735EC0">
              <w:rPr>
                <w:sz w:val="22"/>
                <w:szCs w:val="22"/>
              </w:rPr>
              <w:t>pien</w:t>
            </w:r>
            <w:r>
              <w:rPr>
                <w:sz w:val="22"/>
                <w:szCs w:val="22"/>
              </w:rPr>
              <w:t>/i</w:t>
            </w:r>
            <w:r w:rsidRPr="00735EC0">
              <w:rPr>
                <w:sz w:val="22"/>
                <w:szCs w:val="22"/>
              </w:rPr>
              <w:t>/stä</w:t>
            </w:r>
          </w:p>
        </w:tc>
        <w:tc>
          <w:tcPr>
            <w:tcW w:w="1620" w:type="dxa"/>
            <w:tcBorders>
              <w:bottom w:val="nil"/>
            </w:tcBorders>
          </w:tcPr>
          <w:p w14:paraId="4E226B80" w14:textId="77777777" w:rsidR="00503943" w:rsidRPr="00A95D68" w:rsidRDefault="00503943" w:rsidP="002D01A2">
            <w:pPr>
              <w:spacing w:before="20" w:after="20"/>
              <w:ind w:right="-64"/>
              <w:rPr>
                <w:sz w:val="22"/>
                <w:szCs w:val="22"/>
              </w:rPr>
            </w:pPr>
            <w:r w:rsidRPr="00252413">
              <w:rPr>
                <w:sz w:val="22"/>
                <w:szCs w:val="22"/>
              </w:rPr>
              <w:t>pien/heen</w:t>
            </w:r>
          </w:p>
        </w:tc>
        <w:tc>
          <w:tcPr>
            <w:tcW w:w="1530" w:type="dxa"/>
            <w:tcBorders>
              <w:bottom w:val="nil"/>
            </w:tcBorders>
          </w:tcPr>
          <w:p w14:paraId="1982F368" w14:textId="77777777" w:rsidR="00503943" w:rsidRPr="00A95D68" w:rsidRDefault="00503943" w:rsidP="002D01A2">
            <w:pPr>
              <w:spacing w:before="20" w:after="20"/>
              <w:ind w:right="-64"/>
              <w:rPr>
                <w:sz w:val="22"/>
                <w:szCs w:val="22"/>
              </w:rPr>
            </w:pPr>
            <w:r w:rsidRPr="00252413">
              <w:rPr>
                <w:sz w:val="22"/>
                <w:szCs w:val="22"/>
              </w:rPr>
              <w:t>pien/h</w:t>
            </w:r>
            <w:r>
              <w:rPr>
                <w:sz w:val="22"/>
                <w:szCs w:val="22"/>
              </w:rPr>
              <w:t>ii</w:t>
            </w:r>
            <w:r w:rsidRPr="00252413">
              <w:rPr>
                <w:sz w:val="22"/>
                <w:szCs w:val="22"/>
              </w:rPr>
              <w:t>n</w:t>
            </w:r>
          </w:p>
        </w:tc>
      </w:tr>
      <w:tr w:rsidR="00503943" w:rsidRPr="00A95D68" w14:paraId="3540EF68" w14:textId="77777777" w:rsidTr="00B6320C">
        <w:trPr>
          <w:trHeight w:val="168"/>
        </w:trPr>
        <w:tc>
          <w:tcPr>
            <w:tcW w:w="1998" w:type="dxa"/>
            <w:vMerge/>
          </w:tcPr>
          <w:p w14:paraId="29990395" w14:textId="77777777" w:rsidR="00503943" w:rsidRPr="00A95D68" w:rsidRDefault="00503943" w:rsidP="002D01A2">
            <w:pPr>
              <w:spacing w:before="20" w:after="20"/>
              <w:rPr>
                <w:sz w:val="22"/>
                <w:szCs w:val="22"/>
              </w:rPr>
            </w:pPr>
          </w:p>
        </w:tc>
        <w:tc>
          <w:tcPr>
            <w:tcW w:w="1260" w:type="dxa"/>
            <w:tcBorders>
              <w:top w:val="nil"/>
              <w:bottom w:val="nil"/>
            </w:tcBorders>
          </w:tcPr>
          <w:p w14:paraId="6E2B28F1" w14:textId="77777777" w:rsidR="00503943" w:rsidRPr="00A95D68" w:rsidRDefault="00503943" w:rsidP="002D01A2">
            <w:pPr>
              <w:spacing w:before="20" w:after="20"/>
              <w:ind w:right="-64"/>
              <w:rPr>
                <w:sz w:val="22"/>
                <w:szCs w:val="22"/>
              </w:rPr>
            </w:pPr>
            <w:r w:rsidRPr="00DE1076">
              <w:rPr>
                <w:sz w:val="22"/>
                <w:szCs w:val="22"/>
              </w:rPr>
              <w:t>käsi</w:t>
            </w:r>
          </w:p>
        </w:tc>
        <w:tc>
          <w:tcPr>
            <w:tcW w:w="1530" w:type="dxa"/>
            <w:tcBorders>
              <w:top w:val="nil"/>
              <w:bottom w:val="nil"/>
            </w:tcBorders>
          </w:tcPr>
          <w:p w14:paraId="08CEA023" w14:textId="3A77975B" w:rsidR="00503943" w:rsidRPr="00735EC0" w:rsidRDefault="00503943" w:rsidP="002D01A2">
            <w:pPr>
              <w:spacing w:before="20" w:after="20"/>
              <w:rPr>
                <w:sz w:val="22"/>
                <w:szCs w:val="22"/>
              </w:rPr>
            </w:pPr>
            <w:r w:rsidRPr="00735EC0">
              <w:rPr>
                <w:sz w:val="22"/>
                <w:szCs w:val="22"/>
              </w:rPr>
              <w:t>kä</w:t>
            </w:r>
            <w:r w:rsidR="0075485B">
              <w:rPr>
                <w:sz w:val="22"/>
                <w:szCs w:val="22"/>
              </w:rPr>
              <w:t>(</w:t>
            </w:r>
            <w:r w:rsidRPr="00735EC0">
              <w:rPr>
                <w:sz w:val="22"/>
                <w:szCs w:val="22"/>
              </w:rPr>
              <w:t>đ)e/stä</w:t>
            </w:r>
          </w:p>
        </w:tc>
        <w:tc>
          <w:tcPr>
            <w:tcW w:w="1440" w:type="dxa"/>
            <w:tcBorders>
              <w:top w:val="nil"/>
              <w:bottom w:val="nil"/>
            </w:tcBorders>
          </w:tcPr>
          <w:p w14:paraId="79E2187B" w14:textId="77777777" w:rsidR="00503943" w:rsidRPr="00A95D68" w:rsidRDefault="00503943" w:rsidP="002D01A2">
            <w:pPr>
              <w:spacing w:before="20" w:after="20"/>
              <w:ind w:right="-64"/>
              <w:rPr>
                <w:sz w:val="22"/>
                <w:szCs w:val="22"/>
              </w:rPr>
            </w:pPr>
            <w:r w:rsidRPr="00735EC0">
              <w:rPr>
                <w:sz w:val="22"/>
                <w:szCs w:val="22"/>
              </w:rPr>
              <w:t>kä</w:t>
            </w:r>
            <w:r>
              <w:rPr>
                <w:sz w:val="22"/>
                <w:szCs w:val="22"/>
              </w:rPr>
              <w:t>s/i</w:t>
            </w:r>
            <w:r w:rsidRPr="00735EC0">
              <w:rPr>
                <w:sz w:val="22"/>
                <w:szCs w:val="22"/>
              </w:rPr>
              <w:t>/stä</w:t>
            </w:r>
          </w:p>
        </w:tc>
        <w:tc>
          <w:tcPr>
            <w:tcW w:w="1620" w:type="dxa"/>
            <w:tcBorders>
              <w:top w:val="nil"/>
              <w:bottom w:val="nil"/>
            </w:tcBorders>
          </w:tcPr>
          <w:p w14:paraId="71D2289B" w14:textId="77777777" w:rsidR="00503943" w:rsidRPr="00A95D68" w:rsidRDefault="00503943" w:rsidP="002D01A2">
            <w:pPr>
              <w:spacing w:before="20" w:after="20"/>
              <w:ind w:right="-64"/>
              <w:rPr>
                <w:sz w:val="22"/>
                <w:szCs w:val="22"/>
              </w:rPr>
            </w:pPr>
            <w:r w:rsidRPr="00252413">
              <w:rPr>
                <w:sz w:val="22"/>
                <w:szCs w:val="22"/>
              </w:rPr>
              <w:t>kät/heen</w:t>
            </w:r>
          </w:p>
        </w:tc>
        <w:tc>
          <w:tcPr>
            <w:tcW w:w="1530" w:type="dxa"/>
            <w:tcBorders>
              <w:top w:val="nil"/>
              <w:bottom w:val="nil"/>
            </w:tcBorders>
          </w:tcPr>
          <w:p w14:paraId="266CC150" w14:textId="77777777" w:rsidR="00503943" w:rsidRPr="00A95D68" w:rsidRDefault="00503943" w:rsidP="002D01A2">
            <w:pPr>
              <w:spacing w:before="20" w:after="20"/>
              <w:ind w:right="-64"/>
              <w:rPr>
                <w:sz w:val="22"/>
                <w:szCs w:val="22"/>
              </w:rPr>
            </w:pPr>
            <w:r>
              <w:rPr>
                <w:sz w:val="22"/>
                <w:szCs w:val="22"/>
              </w:rPr>
              <w:t>käs/hii</w:t>
            </w:r>
            <w:r w:rsidRPr="00252413">
              <w:rPr>
                <w:sz w:val="22"/>
                <w:szCs w:val="22"/>
              </w:rPr>
              <w:t>n</w:t>
            </w:r>
          </w:p>
        </w:tc>
      </w:tr>
      <w:tr w:rsidR="00503943" w:rsidRPr="00A95D68" w14:paraId="1E5BF0F9" w14:textId="77777777" w:rsidTr="00B6320C">
        <w:trPr>
          <w:trHeight w:val="168"/>
        </w:trPr>
        <w:tc>
          <w:tcPr>
            <w:tcW w:w="1998" w:type="dxa"/>
            <w:vMerge/>
          </w:tcPr>
          <w:p w14:paraId="172D3E5A" w14:textId="77777777" w:rsidR="00503943" w:rsidRPr="00A95D68" w:rsidRDefault="00503943" w:rsidP="002D01A2">
            <w:pPr>
              <w:spacing w:before="20" w:after="20"/>
              <w:rPr>
                <w:sz w:val="22"/>
                <w:szCs w:val="22"/>
              </w:rPr>
            </w:pPr>
          </w:p>
        </w:tc>
        <w:tc>
          <w:tcPr>
            <w:tcW w:w="1260" w:type="dxa"/>
            <w:tcBorders>
              <w:top w:val="nil"/>
              <w:bottom w:val="nil"/>
            </w:tcBorders>
          </w:tcPr>
          <w:p w14:paraId="3DBDC6CE" w14:textId="77777777" w:rsidR="00503943" w:rsidRPr="00A95D68" w:rsidRDefault="00503943" w:rsidP="002D01A2">
            <w:pPr>
              <w:spacing w:before="20" w:after="20"/>
              <w:ind w:right="-64"/>
              <w:rPr>
                <w:sz w:val="22"/>
                <w:szCs w:val="22"/>
              </w:rPr>
            </w:pPr>
            <w:r w:rsidRPr="00DE1076">
              <w:rPr>
                <w:sz w:val="22"/>
                <w:szCs w:val="22"/>
              </w:rPr>
              <w:t>hirsi</w:t>
            </w:r>
          </w:p>
        </w:tc>
        <w:tc>
          <w:tcPr>
            <w:tcW w:w="1530" w:type="dxa"/>
            <w:tcBorders>
              <w:top w:val="nil"/>
              <w:bottom w:val="nil"/>
            </w:tcBorders>
          </w:tcPr>
          <w:p w14:paraId="3480AAF2" w14:textId="77777777" w:rsidR="00503943" w:rsidRPr="00735EC0" w:rsidRDefault="00503943" w:rsidP="002D01A2">
            <w:pPr>
              <w:spacing w:before="20" w:after="20"/>
              <w:rPr>
                <w:sz w:val="22"/>
                <w:szCs w:val="22"/>
              </w:rPr>
            </w:pPr>
            <w:r w:rsidRPr="00735EC0">
              <w:rPr>
                <w:sz w:val="22"/>
                <w:szCs w:val="22"/>
              </w:rPr>
              <w:t>hirre/stä</w:t>
            </w:r>
          </w:p>
        </w:tc>
        <w:tc>
          <w:tcPr>
            <w:tcW w:w="1440" w:type="dxa"/>
            <w:tcBorders>
              <w:top w:val="nil"/>
              <w:bottom w:val="nil"/>
            </w:tcBorders>
          </w:tcPr>
          <w:p w14:paraId="472AE526" w14:textId="77777777" w:rsidR="00503943" w:rsidRPr="00A95D68" w:rsidRDefault="00503943" w:rsidP="002D01A2">
            <w:pPr>
              <w:spacing w:before="20" w:after="20"/>
              <w:ind w:right="-64"/>
              <w:rPr>
                <w:sz w:val="22"/>
                <w:szCs w:val="22"/>
              </w:rPr>
            </w:pPr>
            <w:r w:rsidRPr="00735EC0">
              <w:rPr>
                <w:sz w:val="22"/>
                <w:szCs w:val="22"/>
              </w:rPr>
              <w:t>hir</w:t>
            </w:r>
            <w:r>
              <w:rPr>
                <w:sz w:val="22"/>
                <w:szCs w:val="22"/>
              </w:rPr>
              <w:t>s/i</w:t>
            </w:r>
            <w:r w:rsidRPr="00735EC0">
              <w:rPr>
                <w:sz w:val="22"/>
                <w:szCs w:val="22"/>
              </w:rPr>
              <w:t>/stä</w:t>
            </w:r>
          </w:p>
        </w:tc>
        <w:tc>
          <w:tcPr>
            <w:tcW w:w="1620" w:type="dxa"/>
            <w:tcBorders>
              <w:top w:val="nil"/>
              <w:bottom w:val="nil"/>
            </w:tcBorders>
          </w:tcPr>
          <w:p w14:paraId="53A5B779" w14:textId="77777777" w:rsidR="00503943" w:rsidRPr="00A95D68" w:rsidRDefault="00503943" w:rsidP="002D01A2">
            <w:pPr>
              <w:spacing w:before="20" w:after="20"/>
              <w:ind w:right="-64"/>
              <w:rPr>
                <w:sz w:val="22"/>
                <w:szCs w:val="22"/>
              </w:rPr>
            </w:pPr>
            <w:r w:rsidRPr="00252413">
              <w:rPr>
                <w:sz w:val="22"/>
                <w:szCs w:val="22"/>
              </w:rPr>
              <w:t>hirt/heen</w:t>
            </w:r>
          </w:p>
        </w:tc>
        <w:tc>
          <w:tcPr>
            <w:tcW w:w="1530" w:type="dxa"/>
            <w:tcBorders>
              <w:top w:val="nil"/>
              <w:bottom w:val="nil"/>
            </w:tcBorders>
          </w:tcPr>
          <w:p w14:paraId="177C808A" w14:textId="77777777" w:rsidR="00503943" w:rsidRPr="00A95D68" w:rsidRDefault="00503943" w:rsidP="002D01A2">
            <w:pPr>
              <w:spacing w:before="20" w:after="20"/>
              <w:ind w:right="-64"/>
              <w:rPr>
                <w:sz w:val="22"/>
                <w:szCs w:val="22"/>
              </w:rPr>
            </w:pPr>
            <w:r>
              <w:rPr>
                <w:sz w:val="22"/>
                <w:szCs w:val="22"/>
              </w:rPr>
              <w:t>hirs/hiin</w:t>
            </w:r>
          </w:p>
        </w:tc>
      </w:tr>
      <w:tr w:rsidR="00503943" w:rsidRPr="00A95D68" w14:paraId="17A64C71" w14:textId="77777777" w:rsidTr="00B6320C">
        <w:trPr>
          <w:trHeight w:val="168"/>
        </w:trPr>
        <w:tc>
          <w:tcPr>
            <w:tcW w:w="1998" w:type="dxa"/>
            <w:vMerge/>
          </w:tcPr>
          <w:p w14:paraId="483834D5" w14:textId="77777777" w:rsidR="00503943" w:rsidRPr="00A95D68" w:rsidRDefault="00503943" w:rsidP="002D01A2">
            <w:pPr>
              <w:spacing w:before="20" w:after="20"/>
              <w:rPr>
                <w:sz w:val="22"/>
                <w:szCs w:val="22"/>
              </w:rPr>
            </w:pPr>
          </w:p>
        </w:tc>
        <w:tc>
          <w:tcPr>
            <w:tcW w:w="1260" w:type="dxa"/>
            <w:tcBorders>
              <w:top w:val="nil"/>
              <w:bottom w:val="nil"/>
            </w:tcBorders>
          </w:tcPr>
          <w:p w14:paraId="2F4FA7F2" w14:textId="77777777" w:rsidR="00503943" w:rsidRPr="00A95D68" w:rsidRDefault="00503943" w:rsidP="002D01A2">
            <w:pPr>
              <w:spacing w:before="20" w:after="20"/>
              <w:ind w:right="-64"/>
              <w:rPr>
                <w:sz w:val="22"/>
                <w:szCs w:val="22"/>
              </w:rPr>
            </w:pPr>
            <w:r w:rsidRPr="00DE1076">
              <w:rPr>
                <w:sz w:val="22"/>
                <w:szCs w:val="22"/>
              </w:rPr>
              <w:t>lapsi</w:t>
            </w:r>
          </w:p>
        </w:tc>
        <w:tc>
          <w:tcPr>
            <w:tcW w:w="1530" w:type="dxa"/>
            <w:tcBorders>
              <w:top w:val="nil"/>
              <w:bottom w:val="nil"/>
            </w:tcBorders>
          </w:tcPr>
          <w:p w14:paraId="1DEABD37" w14:textId="77777777" w:rsidR="00503943" w:rsidRPr="00735EC0" w:rsidRDefault="00503943" w:rsidP="002D01A2">
            <w:pPr>
              <w:spacing w:before="20" w:after="20"/>
              <w:rPr>
                <w:sz w:val="22"/>
                <w:szCs w:val="22"/>
              </w:rPr>
            </w:pPr>
            <w:r w:rsidRPr="00735EC0">
              <w:rPr>
                <w:sz w:val="22"/>
                <w:szCs w:val="22"/>
              </w:rPr>
              <w:t>lapse/sta</w:t>
            </w:r>
          </w:p>
        </w:tc>
        <w:tc>
          <w:tcPr>
            <w:tcW w:w="1440" w:type="dxa"/>
            <w:tcBorders>
              <w:top w:val="nil"/>
              <w:bottom w:val="nil"/>
            </w:tcBorders>
          </w:tcPr>
          <w:p w14:paraId="5169B9B3" w14:textId="77777777" w:rsidR="00503943" w:rsidRPr="00A95D68" w:rsidRDefault="00503943" w:rsidP="002D01A2">
            <w:pPr>
              <w:spacing w:before="20" w:after="20"/>
              <w:ind w:right="-64"/>
              <w:rPr>
                <w:sz w:val="22"/>
                <w:szCs w:val="22"/>
              </w:rPr>
            </w:pPr>
            <w:r w:rsidRPr="00735EC0">
              <w:rPr>
                <w:sz w:val="22"/>
                <w:szCs w:val="22"/>
              </w:rPr>
              <w:t>laps</w:t>
            </w:r>
            <w:r>
              <w:rPr>
                <w:sz w:val="22"/>
                <w:szCs w:val="22"/>
              </w:rPr>
              <w:t>/i</w:t>
            </w:r>
            <w:r w:rsidRPr="00735EC0">
              <w:rPr>
                <w:sz w:val="22"/>
                <w:szCs w:val="22"/>
              </w:rPr>
              <w:t>/sta</w:t>
            </w:r>
          </w:p>
        </w:tc>
        <w:tc>
          <w:tcPr>
            <w:tcW w:w="1620" w:type="dxa"/>
            <w:tcBorders>
              <w:top w:val="nil"/>
              <w:bottom w:val="nil"/>
            </w:tcBorders>
          </w:tcPr>
          <w:p w14:paraId="6005F63F" w14:textId="77777777" w:rsidR="00503943" w:rsidRPr="00A95D68" w:rsidRDefault="00503943" w:rsidP="002D01A2">
            <w:pPr>
              <w:spacing w:before="20" w:after="20"/>
              <w:ind w:right="-64"/>
              <w:rPr>
                <w:sz w:val="22"/>
                <w:szCs w:val="22"/>
              </w:rPr>
            </w:pPr>
            <w:r w:rsidRPr="00252413">
              <w:rPr>
                <w:sz w:val="22"/>
                <w:szCs w:val="22"/>
              </w:rPr>
              <w:t>laps/heen</w:t>
            </w:r>
          </w:p>
        </w:tc>
        <w:tc>
          <w:tcPr>
            <w:tcW w:w="1530" w:type="dxa"/>
            <w:tcBorders>
              <w:top w:val="nil"/>
              <w:bottom w:val="nil"/>
            </w:tcBorders>
          </w:tcPr>
          <w:p w14:paraId="5FC4B024" w14:textId="77777777" w:rsidR="00503943" w:rsidRPr="00A95D68" w:rsidRDefault="00503943" w:rsidP="002D01A2">
            <w:pPr>
              <w:spacing w:before="20" w:after="20"/>
              <w:ind w:right="-64"/>
              <w:rPr>
                <w:sz w:val="22"/>
                <w:szCs w:val="22"/>
              </w:rPr>
            </w:pPr>
            <w:r w:rsidRPr="00252413">
              <w:rPr>
                <w:sz w:val="22"/>
                <w:szCs w:val="22"/>
              </w:rPr>
              <w:t>laps/h</w:t>
            </w:r>
            <w:r>
              <w:rPr>
                <w:sz w:val="22"/>
                <w:szCs w:val="22"/>
              </w:rPr>
              <w:t>ii</w:t>
            </w:r>
            <w:r w:rsidRPr="00252413">
              <w:rPr>
                <w:sz w:val="22"/>
                <w:szCs w:val="22"/>
              </w:rPr>
              <w:t>n</w:t>
            </w:r>
          </w:p>
        </w:tc>
      </w:tr>
      <w:tr w:rsidR="00503943" w:rsidRPr="00A95D68" w14:paraId="31ACAF63" w14:textId="77777777" w:rsidTr="00B6320C">
        <w:trPr>
          <w:trHeight w:val="168"/>
        </w:trPr>
        <w:tc>
          <w:tcPr>
            <w:tcW w:w="1998" w:type="dxa"/>
            <w:vMerge/>
          </w:tcPr>
          <w:p w14:paraId="61CF4C16" w14:textId="77777777" w:rsidR="00503943" w:rsidRPr="00A95D68" w:rsidRDefault="00503943" w:rsidP="002D01A2">
            <w:pPr>
              <w:spacing w:before="20" w:after="20"/>
              <w:rPr>
                <w:sz w:val="22"/>
                <w:szCs w:val="22"/>
              </w:rPr>
            </w:pPr>
          </w:p>
        </w:tc>
        <w:tc>
          <w:tcPr>
            <w:tcW w:w="1260" w:type="dxa"/>
            <w:tcBorders>
              <w:top w:val="nil"/>
              <w:bottom w:val="single" w:sz="4" w:space="0" w:color="auto"/>
            </w:tcBorders>
          </w:tcPr>
          <w:p w14:paraId="68A6DB4E" w14:textId="77777777" w:rsidR="00503943" w:rsidRPr="00A95D68" w:rsidRDefault="00503943" w:rsidP="002D01A2">
            <w:pPr>
              <w:spacing w:before="20" w:after="20"/>
              <w:ind w:right="-64"/>
              <w:rPr>
                <w:sz w:val="22"/>
                <w:szCs w:val="22"/>
              </w:rPr>
            </w:pPr>
            <w:r w:rsidRPr="00DE1076">
              <w:rPr>
                <w:sz w:val="22"/>
                <w:szCs w:val="22"/>
              </w:rPr>
              <w:t>mies</w:t>
            </w:r>
          </w:p>
        </w:tc>
        <w:tc>
          <w:tcPr>
            <w:tcW w:w="1530" w:type="dxa"/>
            <w:tcBorders>
              <w:top w:val="nil"/>
              <w:bottom w:val="single" w:sz="4" w:space="0" w:color="auto"/>
            </w:tcBorders>
          </w:tcPr>
          <w:p w14:paraId="64382E14" w14:textId="77777777" w:rsidR="00503943" w:rsidRDefault="00503943" w:rsidP="002D01A2">
            <w:pPr>
              <w:spacing w:before="20" w:after="20"/>
            </w:pPr>
            <w:r w:rsidRPr="00735EC0">
              <w:rPr>
                <w:sz w:val="22"/>
                <w:szCs w:val="22"/>
              </w:rPr>
              <w:t>miehe/stä</w:t>
            </w:r>
          </w:p>
        </w:tc>
        <w:tc>
          <w:tcPr>
            <w:tcW w:w="1440" w:type="dxa"/>
            <w:tcBorders>
              <w:top w:val="nil"/>
              <w:bottom w:val="single" w:sz="4" w:space="0" w:color="auto"/>
            </w:tcBorders>
          </w:tcPr>
          <w:p w14:paraId="5A4CA0F0" w14:textId="77777777" w:rsidR="00503943" w:rsidRPr="00A95D68" w:rsidRDefault="00503943" w:rsidP="002D01A2">
            <w:pPr>
              <w:spacing w:before="20" w:after="20"/>
              <w:ind w:right="-64"/>
              <w:rPr>
                <w:sz w:val="22"/>
                <w:szCs w:val="22"/>
              </w:rPr>
            </w:pPr>
            <w:r w:rsidRPr="00735EC0">
              <w:rPr>
                <w:sz w:val="22"/>
                <w:szCs w:val="22"/>
              </w:rPr>
              <w:t>mieh</w:t>
            </w:r>
            <w:r>
              <w:rPr>
                <w:sz w:val="22"/>
                <w:szCs w:val="22"/>
              </w:rPr>
              <w:t>/i</w:t>
            </w:r>
            <w:r w:rsidRPr="00735EC0">
              <w:rPr>
                <w:sz w:val="22"/>
                <w:szCs w:val="22"/>
              </w:rPr>
              <w:t>/stä</w:t>
            </w:r>
          </w:p>
        </w:tc>
        <w:tc>
          <w:tcPr>
            <w:tcW w:w="1620" w:type="dxa"/>
            <w:tcBorders>
              <w:top w:val="nil"/>
              <w:bottom w:val="single" w:sz="4" w:space="0" w:color="auto"/>
            </w:tcBorders>
          </w:tcPr>
          <w:p w14:paraId="48C6F1B3" w14:textId="77777777" w:rsidR="00503943" w:rsidRPr="00A95D68" w:rsidRDefault="00503943" w:rsidP="002D01A2">
            <w:pPr>
              <w:spacing w:before="20" w:after="20"/>
              <w:ind w:right="-64"/>
              <w:rPr>
                <w:sz w:val="22"/>
                <w:szCs w:val="22"/>
              </w:rPr>
            </w:pPr>
            <w:r w:rsidRPr="00252413">
              <w:rPr>
                <w:sz w:val="22"/>
                <w:szCs w:val="22"/>
              </w:rPr>
              <w:t>mieh/heen</w:t>
            </w:r>
          </w:p>
        </w:tc>
        <w:tc>
          <w:tcPr>
            <w:tcW w:w="1530" w:type="dxa"/>
            <w:tcBorders>
              <w:top w:val="nil"/>
              <w:bottom w:val="single" w:sz="4" w:space="0" w:color="auto"/>
            </w:tcBorders>
          </w:tcPr>
          <w:p w14:paraId="13334A0E" w14:textId="77777777" w:rsidR="00503943" w:rsidRPr="00A95D68" w:rsidRDefault="00503943" w:rsidP="002D01A2">
            <w:pPr>
              <w:spacing w:before="20" w:after="20"/>
              <w:ind w:right="-64"/>
              <w:rPr>
                <w:sz w:val="22"/>
                <w:szCs w:val="22"/>
              </w:rPr>
            </w:pPr>
            <w:r w:rsidRPr="00252413">
              <w:rPr>
                <w:sz w:val="22"/>
                <w:szCs w:val="22"/>
              </w:rPr>
              <w:t>mieh/h</w:t>
            </w:r>
            <w:r>
              <w:rPr>
                <w:sz w:val="22"/>
                <w:szCs w:val="22"/>
              </w:rPr>
              <w:t>ii</w:t>
            </w:r>
            <w:r w:rsidRPr="00252413">
              <w:rPr>
                <w:sz w:val="22"/>
                <w:szCs w:val="22"/>
              </w:rPr>
              <w:t>n</w:t>
            </w:r>
          </w:p>
        </w:tc>
      </w:tr>
      <w:tr w:rsidR="002D4AF1" w:rsidRPr="00A95D68" w14:paraId="2532314E" w14:textId="77777777" w:rsidTr="00B6320C">
        <w:trPr>
          <w:trHeight w:val="195"/>
        </w:trPr>
        <w:tc>
          <w:tcPr>
            <w:tcW w:w="1998" w:type="dxa"/>
            <w:vMerge w:val="restart"/>
          </w:tcPr>
          <w:p w14:paraId="48D13A90" w14:textId="7E604984" w:rsidR="002D4AF1" w:rsidRPr="00A95D68" w:rsidRDefault="002D4AF1" w:rsidP="006632B5">
            <w:pPr>
              <w:spacing w:before="20" w:after="20"/>
              <w:rPr>
                <w:sz w:val="22"/>
                <w:szCs w:val="22"/>
              </w:rPr>
            </w:pPr>
            <w:r w:rsidRPr="00A95D68">
              <w:rPr>
                <w:sz w:val="22"/>
                <w:szCs w:val="22"/>
              </w:rPr>
              <w:t xml:space="preserve">2.1 Yksirankaiset </w:t>
            </w:r>
            <w:r w:rsidR="006632B5">
              <w:rPr>
                <w:sz w:val="22"/>
                <w:szCs w:val="22"/>
              </w:rPr>
              <w:t>ushee</w:t>
            </w:r>
            <w:r w:rsidR="006632B5" w:rsidRPr="00A95D68">
              <w:rPr>
                <w:sz w:val="22"/>
                <w:szCs w:val="22"/>
              </w:rPr>
              <w:t>mpi</w:t>
            </w:r>
            <w:r w:rsidR="006632B5">
              <w:rPr>
                <w:sz w:val="22"/>
                <w:szCs w:val="22"/>
              </w:rPr>
              <w:t>tav</w:t>
            </w:r>
            <w:r w:rsidR="006632B5" w:rsidRPr="00A95D68">
              <w:rPr>
                <w:sz w:val="22"/>
                <w:szCs w:val="22"/>
              </w:rPr>
              <w:t xml:space="preserve">uiset </w:t>
            </w:r>
            <w:r w:rsidRPr="00A95D68">
              <w:rPr>
                <w:sz w:val="22"/>
                <w:szCs w:val="22"/>
              </w:rPr>
              <w:t xml:space="preserve">lyhykäisvokaaliset </w:t>
            </w:r>
            <w:r w:rsidR="00A26E61">
              <w:rPr>
                <w:sz w:val="22"/>
                <w:szCs w:val="22"/>
              </w:rPr>
              <w:t>nomenit</w:t>
            </w:r>
          </w:p>
        </w:tc>
        <w:tc>
          <w:tcPr>
            <w:tcW w:w="1260" w:type="dxa"/>
            <w:tcBorders>
              <w:bottom w:val="nil"/>
            </w:tcBorders>
          </w:tcPr>
          <w:p w14:paraId="1DC078BC" w14:textId="0258B271" w:rsidR="002D4AF1" w:rsidRPr="00A95D68" w:rsidRDefault="002D4AF1" w:rsidP="002D01A2">
            <w:pPr>
              <w:spacing w:before="20" w:after="20"/>
              <w:rPr>
                <w:sz w:val="22"/>
                <w:szCs w:val="22"/>
              </w:rPr>
            </w:pPr>
            <w:r w:rsidRPr="00DE5DA4">
              <w:rPr>
                <w:sz w:val="22"/>
                <w:szCs w:val="22"/>
              </w:rPr>
              <w:t>tunturi</w:t>
            </w:r>
          </w:p>
        </w:tc>
        <w:tc>
          <w:tcPr>
            <w:tcW w:w="1530" w:type="dxa"/>
            <w:tcBorders>
              <w:bottom w:val="nil"/>
            </w:tcBorders>
          </w:tcPr>
          <w:p w14:paraId="7BE496A4" w14:textId="7DA81593" w:rsidR="002D4AF1" w:rsidRPr="00A95D68" w:rsidRDefault="002D4AF1" w:rsidP="002D01A2">
            <w:pPr>
              <w:spacing w:before="20" w:after="20"/>
              <w:ind w:right="-64"/>
              <w:rPr>
                <w:sz w:val="22"/>
                <w:szCs w:val="22"/>
              </w:rPr>
            </w:pPr>
            <w:r w:rsidRPr="002D4767">
              <w:rPr>
                <w:sz w:val="22"/>
                <w:szCs w:val="22"/>
              </w:rPr>
              <w:t>tunturi/sta</w:t>
            </w:r>
          </w:p>
        </w:tc>
        <w:tc>
          <w:tcPr>
            <w:tcW w:w="1440" w:type="dxa"/>
            <w:tcBorders>
              <w:bottom w:val="nil"/>
            </w:tcBorders>
          </w:tcPr>
          <w:p w14:paraId="0B740353" w14:textId="1AB50524" w:rsidR="002D4AF1" w:rsidRPr="00A95D68" w:rsidRDefault="002D4AF1" w:rsidP="00CD6D89">
            <w:pPr>
              <w:spacing w:before="20" w:after="20"/>
              <w:ind w:right="-64"/>
              <w:rPr>
                <w:sz w:val="22"/>
                <w:szCs w:val="22"/>
              </w:rPr>
            </w:pPr>
            <w:r w:rsidRPr="002D4767">
              <w:rPr>
                <w:sz w:val="22"/>
                <w:szCs w:val="22"/>
              </w:rPr>
              <w:t>tuntur</w:t>
            </w:r>
            <w:r w:rsidR="00CD6D89">
              <w:rPr>
                <w:sz w:val="22"/>
                <w:szCs w:val="22"/>
              </w:rPr>
              <w:t>(</w:t>
            </w:r>
            <w:r>
              <w:rPr>
                <w:sz w:val="22"/>
                <w:szCs w:val="22"/>
              </w:rPr>
              <w:t>i</w:t>
            </w:r>
            <w:r w:rsidR="00CD6D89">
              <w:rPr>
                <w:sz w:val="22"/>
                <w:szCs w:val="22"/>
              </w:rPr>
              <w:t>)</w:t>
            </w:r>
            <w:r>
              <w:rPr>
                <w:sz w:val="22"/>
                <w:szCs w:val="22"/>
              </w:rPr>
              <w:t>/</w:t>
            </w:r>
            <w:r w:rsidRPr="002D4767">
              <w:rPr>
                <w:sz w:val="22"/>
                <w:szCs w:val="22"/>
              </w:rPr>
              <w:t>i/sta</w:t>
            </w:r>
            <w:r>
              <w:rPr>
                <w:sz w:val="22"/>
                <w:szCs w:val="22"/>
              </w:rPr>
              <w:t xml:space="preserve"> </w:t>
            </w:r>
          </w:p>
        </w:tc>
        <w:tc>
          <w:tcPr>
            <w:tcW w:w="1620" w:type="dxa"/>
            <w:tcBorders>
              <w:bottom w:val="nil"/>
            </w:tcBorders>
          </w:tcPr>
          <w:p w14:paraId="7CB0306F" w14:textId="0ED4CE64" w:rsidR="002D4AF1" w:rsidRPr="00A95D68" w:rsidRDefault="002D4AF1" w:rsidP="002D01A2">
            <w:pPr>
              <w:spacing w:before="20" w:after="20"/>
              <w:ind w:right="-64"/>
              <w:rPr>
                <w:sz w:val="22"/>
                <w:szCs w:val="22"/>
              </w:rPr>
            </w:pPr>
            <w:r w:rsidRPr="009E4141">
              <w:rPr>
                <w:sz w:val="22"/>
                <w:szCs w:val="22"/>
              </w:rPr>
              <w:t>tuntur/hiin</w:t>
            </w:r>
          </w:p>
        </w:tc>
        <w:tc>
          <w:tcPr>
            <w:tcW w:w="1530" w:type="dxa"/>
            <w:tcBorders>
              <w:bottom w:val="nil"/>
            </w:tcBorders>
          </w:tcPr>
          <w:p w14:paraId="0E3F15C0" w14:textId="04B05261" w:rsidR="002D4AF1" w:rsidRPr="00A95D68" w:rsidRDefault="002D4AF1" w:rsidP="002D01A2">
            <w:pPr>
              <w:spacing w:before="20" w:after="20"/>
              <w:ind w:right="-64"/>
              <w:rPr>
                <w:sz w:val="22"/>
                <w:szCs w:val="22"/>
              </w:rPr>
            </w:pPr>
            <w:r w:rsidRPr="009E4141">
              <w:rPr>
                <w:sz w:val="22"/>
                <w:szCs w:val="22"/>
              </w:rPr>
              <w:t>tuntur/hiin</w:t>
            </w:r>
          </w:p>
        </w:tc>
      </w:tr>
      <w:tr w:rsidR="00503943" w:rsidRPr="00A95D68" w14:paraId="301D20AD" w14:textId="77777777" w:rsidTr="00B6320C">
        <w:trPr>
          <w:trHeight w:val="192"/>
        </w:trPr>
        <w:tc>
          <w:tcPr>
            <w:tcW w:w="1998" w:type="dxa"/>
            <w:vMerge/>
          </w:tcPr>
          <w:p w14:paraId="395412F5" w14:textId="77777777" w:rsidR="00503943" w:rsidRPr="00A95D68" w:rsidRDefault="00503943" w:rsidP="002D01A2">
            <w:pPr>
              <w:spacing w:before="20" w:after="20"/>
              <w:rPr>
                <w:sz w:val="22"/>
                <w:szCs w:val="22"/>
              </w:rPr>
            </w:pPr>
          </w:p>
        </w:tc>
        <w:tc>
          <w:tcPr>
            <w:tcW w:w="1260" w:type="dxa"/>
            <w:tcBorders>
              <w:top w:val="nil"/>
              <w:bottom w:val="nil"/>
            </w:tcBorders>
          </w:tcPr>
          <w:p w14:paraId="696813DF" w14:textId="627C73C6" w:rsidR="00503943" w:rsidRPr="00A95D68" w:rsidRDefault="00232930" w:rsidP="002D01A2">
            <w:pPr>
              <w:spacing w:before="20" w:after="20"/>
              <w:ind w:right="-64"/>
              <w:rPr>
                <w:sz w:val="22"/>
                <w:szCs w:val="22"/>
              </w:rPr>
            </w:pPr>
            <w:r>
              <w:rPr>
                <w:sz w:val="22"/>
                <w:szCs w:val="22"/>
              </w:rPr>
              <w:t>paiju</w:t>
            </w:r>
            <w:r w:rsidR="00503943" w:rsidRPr="00DE5DA4">
              <w:rPr>
                <w:sz w:val="22"/>
                <w:szCs w:val="22"/>
              </w:rPr>
              <w:t>kko</w:t>
            </w:r>
          </w:p>
        </w:tc>
        <w:tc>
          <w:tcPr>
            <w:tcW w:w="1530" w:type="dxa"/>
            <w:tcBorders>
              <w:top w:val="nil"/>
              <w:bottom w:val="nil"/>
            </w:tcBorders>
          </w:tcPr>
          <w:p w14:paraId="58CF4E2B" w14:textId="4BBB6A72" w:rsidR="00503943" w:rsidRPr="00A95D68" w:rsidRDefault="00232930" w:rsidP="002D01A2">
            <w:pPr>
              <w:spacing w:before="20" w:after="20"/>
              <w:ind w:right="-64"/>
              <w:rPr>
                <w:sz w:val="22"/>
                <w:szCs w:val="22"/>
              </w:rPr>
            </w:pPr>
            <w:r>
              <w:rPr>
                <w:sz w:val="22"/>
                <w:szCs w:val="22"/>
              </w:rPr>
              <w:t>paiju</w:t>
            </w:r>
            <w:r w:rsidR="00503943" w:rsidRPr="002D4767">
              <w:rPr>
                <w:sz w:val="22"/>
                <w:szCs w:val="22"/>
              </w:rPr>
              <w:t>ko/sta</w:t>
            </w:r>
          </w:p>
        </w:tc>
        <w:tc>
          <w:tcPr>
            <w:tcW w:w="1440" w:type="dxa"/>
            <w:tcBorders>
              <w:top w:val="nil"/>
              <w:bottom w:val="nil"/>
            </w:tcBorders>
          </w:tcPr>
          <w:p w14:paraId="23F6A0A3" w14:textId="4E06F13C" w:rsidR="00503943" w:rsidRPr="00A95D68" w:rsidRDefault="00232930" w:rsidP="002D01A2">
            <w:pPr>
              <w:spacing w:before="20" w:after="20"/>
              <w:ind w:right="-64"/>
              <w:rPr>
                <w:sz w:val="22"/>
                <w:szCs w:val="22"/>
              </w:rPr>
            </w:pPr>
            <w:r>
              <w:rPr>
                <w:sz w:val="22"/>
                <w:szCs w:val="22"/>
              </w:rPr>
              <w:t>paiju</w:t>
            </w:r>
            <w:r w:rsidR="00503943" w:rsidRPr="002D4767">
              <w:rPr>
                <w:sz w:val="22"/>
                <w:szCs w:val="22"/>
              </w:rPr>
              <w:t>ko</w:t>
            </w:r>
            <w:r w:rsidR="00503943">
              <w:rPr>
                <w:sz w:val="22"/>
                <w:szCs w:val="22"/>
              </w:rPr>
              <w:t>/i</w:t>
            </w:r>
            <w:r w:rsidR="00503943" w:rsidRPr="002D4767">
              <w:rPr>
                <w:sz w:val="22"/>
                <w:szCs w:val="22"/>
              </w:rPr>
              <w:t>/sta</w:t>
            </w:r>
          </w:p>
        </w:tc>
        <w:tc>
          <w:tcPr>
            <w:tcW w:w="1620" w:type="dxa"/>
            <w:tcBorders>
              <w:top w:val="nil"/>
              <w:bottom w:val="nil"/>
            </w:tcBorders>
          </w:tcPr>
          <w:p w14:paraId="477D5EF6" w14:textId="649D7905" w:rsidR="00503943" w:rsidRPr="00A95D68" w:rsidRDefault="00232930" w:rsidP="002D01A2">
            <w:pPr>
              <w:spacing w:before="20" w:after="20"/>
              <w:ind w:right="-64"/>
              <w:rPr>
                <w:sz w:val="22"/>
                <w:szCs w:val="22"/>
              </w:rPr>
            </w:pPr>
            <w:r>
              <w:rPr>
                <w:sz w:val="22"/>
                <w:szCs w:val="22"/>
              </w:rPr>
              <w:t>paiju</w:t>
            </w:r>
            <w:r w:rsidR="00503943" w:rsidRPr="009E4141">
              <w:rPr>
                <w:sz w:val="22"/>
                <w:szCs w:val="22"/>
              </w:rPr>
              <w:t>kk/hoon</w:t>
            </w:r>
          </w:p>
        </w:tc>
        <w:tc>
          <w:tcPr>
            <w:tcW w:w="1530" w:type="dxa"/>
            <w:tcBorders>
              <w:top w:val="nil"/>
              <w:bottom w:val="nil"/>
            </w:tcBorders>
          </w:tcPr>
          <w:p w14:paraId="2FB0E3BA" w14:textId="7FB0F313" w:rsidR="00503943" w:rsidRPr="00A95D68" w:rsidRDefault="00232930" w:rsidP="002D01A2">
            <w:pPr>
              <w:spacing w:before="20" w:after="20"/>
              <w:ind w:right="-64"/>
              <w:rPr>
                <w:sz w:val="22"/>
                <w:szCs w:val="22"/>
              </w:rPr>
            </w:pPr>
            <w:r>
              <w:rPr>
                <w:sz w:val="22"/>
                <w:szCs w:val="22"/>
              </w:rPr>
              <w:t>paiju</w:t>
            </w:r>
            <w:r w:rsidR="00503943" w:rsidRPr="009E4141">
              <w:rPr>
                <w:sz w:val="22"/>
                <w:szCs w:val="22"/>
              </w:rPr>
              <w:t>kk/ho</w:t>
            </w:r>
            <w:r w:rsidR="00503943">
              <w:rPr>
                <w:sz w:val="22"/>
                <w:szCs w:val="22"/>
              </w:rPr>
              <w:t>i</w:t>
            </w:r>
            <w:r w:rsidR="00503943" w:rsidRPr="009E4141">
              <w:rPr>
                <w:sz w:val="22"/>
                <w:szCs w:val="22"/>
              </w:rPr>
              <w:t>n</w:t>
            </w:r>
          </w:p>
        </w:tc>
      </w:tr>
      <w:tr w:rsidR="00503943" w:rsidRPr="00A95D68" w14:paraId="40E9B32B" w14:textId="77777777" w:rsidTr="00B6320C">
        <w:trPr>
          <w:trHeight w:val="192"/>
        </w:trPr>
        <w:tc>
          <w:tcPr>
            <w:tcW w:w="1998" w:type="dxa"/>
            <w:vMerge/>
          </w:tcPr>
          <w:p w14:paraId="687B58F9" w14:textId="77777777" w:rsidR="00503943" w:rsidRPr="00A95D68" w:rsidRDefault="00503943" w:rsidP="002D01A2">
            <w:pPr>
              <w:spacing w:before="20" w:after="20"/>
              <w:rPr>
                <w:sz w:val="22"/>
                <w:szCs w:val="22"/>
              </w:rPr>
            </w:pPr>
          </w:p>
        </w:tc>
        <w:tc>
          <w:tcPr>
            <w:tcW w:w="1260" w:type="dxa"/>
            <w:tcBorders>
              <w:top w:val="nil"/>
              <w:bottom w:val="nil"/>
            </w:tcBorders>
          </w:tcPr>
          <w:p w14:paraId="5F113746" w14:textId="77777777" w:rsidR="00503943" w:rsidRPr="00A95D68" w:rsidRDefault="00503943" w:rsidP="002D01A2">
            <w:pPr>
              <w:spacing w:before="20" w:after="20"/>
              <w:ind w:right="-64"/>
              <w:rPr>
                <w:sz w:val="22"/>
                <w:szCs w:val="22"/>
              </w:rPr>
            </w:pPr>
            <w:r w:rsidRPr="00DE5DA4">
              <w:rPr>
                <w:sz w:val="22"/>
                <w:szCs w:val="22"/>
              </w:rPr>
              <w:t>sivakka</w:t>
            </w:r>
          </w:p>
        </w:tc>
        <w:tc>
          <w:tcPr>
            <w:tcW w:w="1530" w:type="dxa"/>
            <w:tcBorders>
              <w:top w:val="nil"/>
              <w:bottom w:val="nil"/>
            </w:tcBorders>
          </w:tcPr>
          <w:p w14:paraId="32826B12" w14:textId="77777777" w:rsidR="00503943" w:rsidRPr="00A95D68" w:rsidRDefault="00503943" w:rsidP="002D01A2">
            <w:pPr>
              <w:spacing w:before="20" w:after="20"/>
              <w:ind w:right="-64"/>
              <w:rPr>
                <w:sz w:val="22"/>
                <w:szCs w:val="22"/>
              </w:rPr>
            </w:pPr>
            <w:r w:rsidRPr="002D4767">
              <w:rPr>
                <w:sz w:val="22"/>
                <w:szCs w:val="22"/>
              </w:rPr>
              <w:t>sivaka/sta</w:t>
            </w:r>
          </w:p>
        </w:tc>
        <w:tc>
          <w:tcPr>
            <w:tcW w:w="1440" w:type="dxa"/>
            <w:tcBorders>
              <w:top w:val="nil"/>
              <w:bottom w:val="nil"/>
            </w:tcBorders>
          </w:tcPr>
          <w:p w14:paraId="505267EE" w14:textId="77777777" w:rsidR="00503943" w:rsidRPr="00A95D68" w:rsidRDefault="00503943" w:rsidP="002D01A2">
            <w:pPr>
              <w:spacing w:before="20" w:after="20"/>
              <w:ind w:right="-64"/>
              <w:rPr>
                <w:sz w:val="22"/>
                <w:szCs w:val="22"/>
              </w:rPr>
            </w:pPr>
            <w:r w:rsidRPr="002D4767">
              <w:rPr>
                <w:sz w:val="22"/>
                <w:szCs w:val="22"/>
              </w:rPr>
              <w:t>sivak</w:t>
            </w:r>
            <w:r>
              <w:rPr>
                <w:sz w:val="22"/>
                <w:szCs w:val="22"/>
              </w:rPr>
              <w:t>o/i</w:t>
            </w:r>
            <w:r w:rsidRPr="002D4767">
              <w:rPr>
                <w:sz w:val="22"/>
                <w:szCs w:val="22"/>
              </w:rPr>
              <w:t>/sta</w:t>
            </w:r>
          </w:p>
        </w:tc>
        <w:tc>
          <w:tcPr>
            <w:tcW w:w="1620" w:type="dxa"/>
            <w:tcBorders>
              <w:top w:val="nil"/>
              <w:bottom w:val="nil"/>
            </w:tcBorders>
          </w:tcPr>
          <w:p w14:paraId="0469FFDD" w14:textId="77777777" w:rsidR="00503943" w:rsidRPr="00A95D68" w:rsidRDefault="00503943" w:rsidP="002D01A2">
            <w:pPr>
              <w:spacing w:before="20" w:after="20"/>
              <w:ind w:right="-64"/>
              <w:rPr>
                <w:sz w:val="22"/>
                <w:szCs w:val="22"/>
              </w:rPr>
            </w:pPr>
            <w:r w:rsidRPr="009E4141">
              <w:rPr>
                <w:sz w:val="22"/>
                <w:szCs w:val="22"/>
              </w:rPr>
              <w:t>sivakk/haan</w:t>
            </w:r>
          </w:p>
        </w:tc>
        <w:tc>
          <w:tcPr>
            <w:tcW w:w="1530" w:type="dxa"/>
            <w:tcBorders>
              <w:top w:val="nil"/>
              <w:bottom w:val="nil"/>
            </w:tcBorders>
          </w:tcPr>
          <w:p w14:paraId="71897210" w14:textId="77777777" w:rsidR="00503943" w:rsidRPr="00A95D68" w:rsidRDefault="00503943" w:rsidP="002D01A2">
            <w:pPr>
              <w:spacing w:before="20" w:after="20"/>
              <w:ind w:right="-64"/>
              <w:rPr>
                <w:sz w:val="22"/>
                <w:szCs w:val="22"/>
              </w:rPr>
            </w:pPr>
            <w:r w:rsidRPr="009E4141">
              <w:rPr>
                <w:sz w:val="22"/>
                <w:szCs w:val="22"/>
              </w:rPr>
              <w:t>sivakk/h</w:t>
            </w:r>
            <w:r>
              <w:rPr>
                <w:sz w:val="22"/>
                <w:szCs w:val="22"/>
              </w:rPr>
              <w:t>oi</w:t>
            </w:r>
            <w:r w:rsidRPr="009E4141">
              <w:rPr>
                <w:sz w:val="22"/>
                <w:szCs w:val="22"/>
              </w:rPr>
              <w:t>n</w:t>
            </w:r>
          </w:p>
        </w:tc>
      </w:tr>
      <w:tr w:rsidR="00821944" w:rsidRPr="00A95D68" w14:paraId="0DE5EAA7" w14:textId="77777777" w:rsidTr="00CD6D89">
        <w:trPr>
          <w:trHeight w:val="596"/>
        </w:trPr>
        <w:tc>
          <w:tcPr>
            <w:tcW w:w="1998" w:type="dxa"/>
            <w:vMerge/>
          </w:tcPr>
          <w:p w14:paraId="608B4D10" w14:textId="77777777" w:rsidR="00821944" w:rsidRPr="00A95D68" w:rsidRDefault="00821944" w:rsidP="002D01A2">
            <w:pPr>
              <w:spacing w:before="20" w:after="20"/>
              <w:rPr>
                <w:sz w:val="22"/>
                <w:szCs w:val="22"/>
              </w:rPr>
            </w:pPr>
          </w:p>
        </w:tc>
        <w:tc>
          <w:tcPr>
            <w:tcW w:w="1260" w:type="dxa"/>
            <w:tcBorders>
              <w:top w:val="nil"/>
              <w:bottom w:val="nil"/>
            </w:tcBorders>
          </w:tcPr>
          <w:p w14:paraId="179953FA" w14:textId="77777777" w:rsidR="00821944" w:rsidRPr="00A95D68" w:rsidRDefault="00821944" w:rsidP="002D01A2">
            <w:pPr>
              <w:spacing w:before="20" w:after="20"/>
              <w:ind w:right="-64"/>
              <w:rPr>
                <w:sz w:val="22"/>
                <w:szCs w:val="22"/>
              </w:rPr>
            </w:pPr>
            <w:r w:rsidRPr="00DE5DA4">
              <w:rPr>
                <w:sz w:val="22"/>
                <w:szCs w:val="22"/>
              </w:rPr>
              <w:t xml:space="preserve">valkea </w:t>
            </w:r>
            <w:r>
              <w:rPr>
                <w:sz w:val="22"/>
                <w:szCs w:val="22"/>
              </w:rPr>
              <w:t>~</w:t>
            </w:r>
          </w:p>
          <w:p w14:paraId="5B1853D9" w14:textId="703751D1" w:rsidR="00821944" w:rsidRPr="00A95D68" w:rsidRDefault="00821944" w:rsidP="002D01A2">
            <w:pPr>
              <w:spacing w:before="20" w:after="20"/>
              <w:ind w:right="-64"/>
              <w:rPr>
                <w:sz w:val="22"/>
                <w:szCs w:val="22"/>
              </w:rPr>
            </w:pPr>
            <w:r w:rsidRPr="00DE5DA4">
              <w:rPr>
                <w:sz w:val="22"/>
                <w:szCs w:val="22"/>
              </w:rPr>
              <w:t>valkia</w:t>
            </w:r>
          </w:p>
        </w:tc>
        <w:tc>
          <w:tcPr>
            <w:tcW w:w="1530" w:type="dxa"/>
            <w:tcBorders>
              <w:top w:val="nil"/>
              <w:bottom w:val="nil"/>
            </w:tcBorders>
          </w:tcPr>
          <w:p w14:paraId="28E2941F" w14:textId="77777777" w:rsidR="00F904D4" w:rsidRDefault="00821944" w:rsidP="002D01A2">
            <w:pPr>
              <w:spacing w:before="20" w:after="20"/>
              <w:ind w:right="-64"/>
              <w:rPr>
                <w:sz w:val="22"/>
                <w:szCs w:val="22"/>
              </w:rPr>
            </w:pPr>
            <w:r w:rsidRPr="002D4767">
              <w:rPr>
                <w:sz w:val="22"/>
                <w:szCs w:val="22"/>
              </w:rPr>
              <w:t>valkea/sta ~</w:t>
            </w:r>
          </w:p>
          <w:p w14:paraId="4F55A165" w14:textId="1173F74A" w:rsidR="00821944" w:rsidRPr="00A95D68" w:rsidRDefault="00821944" w:rsidP="002D01A2">
            <w:pPr>
              <w:spacing w:before="20" w:after="20"/>
              <w:ind w:right="-64"/>
              <w:rPr>
                <w:sz w:val="22"/>
                <w:szCs w:val="22"/>
              </w:rPr>
            </w:pPr>
            <w:r w:rsidRPr="002D4767">
              <w:rPr>
                <w:sz w:val="22"/>
                <w:szCs w:val="22"/>
              </w:rPr>
              <w:t>valkia/sta</w:t>
            </w:r>
          </w:p>
        </w:tc>
        <w:tc>
          <w:tcPr>
            <w:tcW w:w="1440" w:type="dxa"/>
            <w:tcBorders>
              <w:top w:val="nil"/>
              <w:bottom w:val="nil"/>
            </w:tcBorders>
          </w:tcPr>
          <w:p w14:paraId="231D794F" w14:textId="2ADDCD0D" w:rsidR="00821944" w:rsidRPr="00A95D68" w:rsidRDefault="00821944" w:rsidP="002D01A2">
            <w:pPr>
              <w:spacing w:before="20" w:after="20"/>
              <w:ind w:right="-64"/>
              <w:rPr>
                <w:sz w:val="22"/>
                <w:szCs w:val="22"/>
              </w:rPr>
            </w:pPr>
            <w:r w:rsidRPr="002D4767">
              <w:rPr>
                <w:sz w:val="22"/>
                <w:szCs w:val="22"/>
              </w:rPr>
              <w:t>valke</w:t>
            </w:r>
            <w:r>
              <w:rPr>
                <w:sz w:val="22"/>
                <w:szCs w:val="22"/>
              </w:rPr>
              <w:t>/i</w:t>
            </w:r>
            <w:r w:rsidRPr="002D4767">
              <w:rPr>
                <w:sz w:val="22"/>
                <w:szCs w:val="22"/>
              </w:rPr>
              <w:t xml:space="preserve">/sta </w:t>
            </w:r>
          </w:p>
        </w:tc>
        <w:tc>
          <w:tcPr>
            <w:tcW w:w="1620" w:type="dxa"/>
            <w:tcBorders>
              <w:top w:val="nil"/>
              <w:bottom w:val="nil"/>
            </w:tcBorders>
          </w:tcPr>
          <w:p w14:paraId="53F7AA91" w14:textId="77777777" w:rsidR="00F904D4" w:rsidRDefault="00821944" w:rsidP="002D01A2">
            <w:pPr>
              <w:spacing w:before="20" w:after="20"/>
              <w:ind w:right="-64"/>
              <w:rPr>
                <w:sz w:val="22"/>
                <w:szCs w:val="22"/>
              </w:rPr>
            </w:pPr>
            <w:r w:rsidRPr="009E4141">
              <w:rPr>
                <w:sz w:val="22"/>
                <w:szCs w:val="22"/>
              </w:rPr>
              <w:t>valke/haan ~</w:t>
            </w:r>
          </w:p>
          <w:p w14:paraId="3CC38877" w14:textId="1759329F" w:rsidR="00821944" w:rsidRPr="00A95D68" w:rsidRDefault="00821944" w:rsidP="002D01A2">
            <w:pPr>
              <w:spacing w:before="20" w:after="20"/>
              <w:ind w:right="-64"/>
              <w:rPr>
                <w:sz w:val="22"/>
                <w:szCs w:val="22"/>
              </w:rPr>
            </w:pPr>
            <w:r w:rsidRPr="009E4141">
              <w:rPr>
                <w:sz w:val="22"/>
                <w:szCs w:val="22"/>
              </w:rPr>
              <w:t>valki/haan</w:t>
            </w:r>
          </w:p>
        </w:tc>
        <w:tc>
          <w:tcPr>
            <w:tcW w:w="1530" w:type="dxa"/>
            <w:tcBorders>
              <w:top w:val="nil"/>
              <w:bottom w:val="nil"/>
            </w:tcBorders>
          </w:tcPr>
          <w:p w14:paraId="345722FC" w14:textId="4B20B92B" w:rsidR="00821944" w:rsidRPr="00EF338F" w:rsidRDefault="00821944" w:rsidP="002D01A2">
            <w:pPr>
              <w:spacing w:before="20" w:after="20"/>
              <w:ind w:right="-64"/>
              <w:rPr>
                <w:sz w:val="22"/>
                <w:szCs w:val="22"/>
              </w:rPr>
            </w:pPr>
            <w:r w:rsidRPr="00EF338F">
              <w:rPr>
                <w:sz w:val="22"/>
                <w:szCs w:val="22"/>
              </w:rPr>
              <w:t>valke/i/ssiin</w:t>
            </w:r>
          </w:p>
        </w:tc>
      </w:tr>
      <w:tr w:rsidR="00503943" w:rsidRPr="00A95D68" w14:paraId="1CC387BD" w14:textId="77777777" w:rsidTr="00B6320C">
        <w:trPr>
          <w:trHeight w:val="192"/>
        </w:trPr>
        <w:tc>
          <w:tcPr>
            <w:tcW w:w="1998" w:type="dxa"/>
            <w:vMerge/>
          </w:tcPr>
          <w:p w14:paraId="0521480F" w14:textId="77777777" w:rsidR="00503943" w:rsidRPr="00A95D68" w:rsidRDefault="00503943" w:rsidP="002D01A2">
            <w:pPr>
              <w:spacing w:before="20" w:after="20"/>
              <w:rPr>
                <w:sz w:val="22"/>
                <w:szCs w:val="22"/>
              </w:rPr>
            </w:pPr>
          </w:p>
        </w:tc>
        <w:tc>
          <w:tcPr>
            <w:tcW w:w="1260" w:type="dxa"/>
            <w:tcBorders>
              <w:top w:val="nil"/>
              <w:bottom w:val="single" w:sz="4" w:space="0" w:color="auto"/>
            </w:tcBorders>
          </w:tcPr>
          <w:p w14:paraId="68D61F32" w14:textId="77777777" w:rsidR="00503943" w:rsidRPr="00A95D68" w:rsidRDefault="00503943" w:rsidP="002D01A2">
            <w:pPr>
              <w:spacing w:before="20" w:after="20"/>
              <w:ind w:right="-64"/>
              <w:rPr>
                <w:sz w:val="22"/>
                <w:szCs w:val="22"/>
              </w:rPr>
            </w:pPr>
            <w:r w:rsidRPr="00DE5DA4">
              <w:rPr>
                <w:sz w:val="22"/>
                <w:szCs w:val="22"/>
              </w:rPr>
              <w:t>kurkkio</w:t>
            </w:r>
          </w:p>
        </w:tc>
        <w:tc>
          <w:tcPr>
            <w:tcW w:w="1530" w:type="dxa"/>
            <w:tcBorders>
              <w:top w:val="nil"/>
              <w:bottom w:val="single" w:sz="4" w:space="0" w:color="auto"/>
            </w:tcBorders>
          </w:tcPr>
          <w:p w14:paraId="7977A065" w14:textId="77777777" w:rsidR="00503943" w:rsidRPr="00A95D68" w:rsidRDefault="00503943" w:rsidP="002D01A2">
            <w:pPr>
              <w:spacing w:before="20" w:after="20"/>
              <w:ind w:right="-64"/>
              <w:rPr>
                <w:sz w:val="22"/>
                <w:szCs w:val="22"/>
              </w:rPr>
            </w:pPr>
            <w:r w:rsidRPr="002D4767">
              <w:rPr>
                <w:sz w:val="22"/>
                <w:szCs w:val="22"/>
              </w:rPr>
              <w:t>kurkkio/sta</w:t>
            </w:r>
          </w:p>
        </w:tc>
        <w:tc>
          <w:tcPr>
            <w:tcW w:w="1440" w:type="dxa"/>
            <w:tcBorders>
              <w:top w:val="nil"/>
              <w:bottom w:val="single" w:sz="4" w:space="0" w:color="auto"/>
            </w:tcBorders>
          </w:tcPr>
          <w:p w14:paraId="7D513DB8" w14:textId="77777777" w:rsidR="00503943" w:rsidRPr="00A95D68" w:rsidRDefault="00503943" w:rsidP="002D01A2">
            <w:pPr>
              <w:spacing w:before="20" w:after="20"/>
              <w:ind w:right="-64"/>
              <w:rPr>
                <w:sz w:val="22"/>
                <w:szCs w:val="22"/>
              </w:rPr>
            </w:pPr>
            <w:r w:rsidRPr="002D4767">
              <w:rPr>
                <w:sz w:val="22"/>
                <w:szCs w:val="22"/>
              </w:rPr>
              <w:t>kurkkio</w:t>
            </w:r>
            <w:r>
              <w:rPr>
                <w:sz w:val="22"/>
                <w:szCs w:val="22"/>
              </w:rPr>
              <w:t>/i</w:t>
            </w:r>
            <w:r w:rsidRPr="002D4767">
              <w:rPr>
                <w:sz w:val="22"/>
                <w:szCs w:val="22"/>
              </w:rPr>
              <w:t>/sta</w:t>
            </w:r>
          </w:p>
        </w:tc>
        <w:tc>
          <w:tcPr>
            <w:tcW w:w="1620" w:type="dxa"/>
            <w:tcBorders>
              <w:top w:val="nil"/>
              <w:bottom w:val="single" w:sz="4" w:space="0" w:color="auto"/>
            </w:tcBorders>
          </w:tcPr>
          <w:p w14:paraId="30B9C5F0" w14:textId="77777777" w:rsidR="00503943" w:rsidRPr="00A95D68" w:rsidRDefault="00503943" w:rsidP="002D01A2">
            <w:pPr>
              <w:spacing w:before="20" w:after="20"/>
              <w:ind w:right="-64"/>
              <w:rPr>
                <w:sz w:val="22"/>
                <w:szCs w:val="22"/>
              </w:rPr>
            </w:pPr>
            <w:r w:rsidRPr="009E4141">
              <w:rPr>
                <w:sz w:val="22"/>
                <w:szCs w:val="22"/>
              </w:rPr>
              <w:t>kurkki/hoon</w:t>
            </w:r>
          </w:p>
        </w:tc>
        <w:tc>
          <w:tcPr>
            <w:tcW w:w="1530" w:type="dxa"/>
            <w:tcBorders>
              <w:top w:val="nil"/>
              <w:bottom w:val="single" w:sz="4" w:space="0" w:color="auto"/>
            </w:tcBorders>
          </w:tcPr>
          <w:p w14:paraId="61EB5909" w14:textId="574344ED" w:rsidR="00503943" w:rsidRPr="00A95D68" w:rsidRDefault="00503943" w:rsidP="002D01A2">
            <w:pPr>
              <w:spacing w:before="20" w:after="20"/>
              <w:ind w:right="-64"/>
              <w:rPr>
                <w:sz w:val="22"/>
                <w:szCs w:val="22"/>
              </w:rPr>
            </w:pPr>
            <w:r w:rsidRPr="009E4141">
              <w:rPr>
                <w:sz w:val="22"/>
                <w:szCs w:val="22"/>
              </w:rPr>
              <w:t>kurkki</w:t>
            </w:r>
            <w:r w:rsidR="00431E05">
              <w:rPr>
                <w:sz w:val="22"/>
                <w:szCs w:val="22"/>
              </w:rPr>
              <w:t>/</w:t>
            </w:r>
            <w:r>
              <w:rPr>
                <w:sz w:val="22"/>
                <w:szCs w:val="22"/>
              </w:rPr>
              <w:t>hoi</w:t>
            </w:r>
            <w:r w:rsidRPr="009E4141">
              <w:rPr>
                <w:sz w:val="22"/>
                <w:szCs w:val="22"/>
              </w:rPr>
              <w:t>n</w:t>
            </w:r>
          </w:p>
        </w:tc>
      </w:tr>
      <w:tr w:rsidR="004A0656" w:rsidRPr="00A95D68" w14:paraId="1FAC9B17" w14:textId="77777777" w:rsidTr="00B6320C">
        <w:trPr>
          <w:trHeight w:val="168"/>
        </w:trPr>
        <w:tc>
          <w:tcPr>
            <w:tcW w:w="1998" w:type="dxa"/>
            <w:vMerge w:val="restart"/>
          </w:tcPr>
          <w:p w14:paraId="143B0C7E" w14:textId="4EF14ECE" w:rsidR="004A0656" w:rsidRPr="00A95D68" w:rsidRDefault="004A0656" w:rsidP="006632B5">
            <w:pPr>
              <w:spacing w:before="20" w:after="20"/>
              <w:rPr>
                <w:sz w:val="22"/>
                <w:szCs w:val="22"/>
              </w:rPr>
            </w:pPr>
            <w:r w:rsidRPr="00A95D68">
              <w:rPr>
                <w:sz w:val="22"/>
                <w:szCs w:val="22"/>
              </w:rPr>
              <w:t xml:space="preserve">2.2 </w:t>
            </w:r>
            <w:r w:rsidR="00677E5D">
              <w:rPr>
                <w:sz w:val="22"/>
                <w:szCs w:val="22"/>
              </w:rPr>
              <w:t>Konsonanttirank</w:t>
            </w:r>
            <w:r w:rsidRPr="00A95D68">
              <w:rPr>
                <w:sz w:val="22"/>
                <w:szCs w:val="22"/>
              </w:rPr>
              <w:t xml:space="preserve">aiset </w:t>
            </w:r>
            <w:r w:rsidR="006632B5">
              <w:rPr>
                <w:sz w:val="22"/>
                <w:szCs w:val="22"/>
              </w:rPr>
              <w:t>ushee</w:t>
            </w:r>
            <w:r w:rsidR="006632B5" w:rsidRPr="00A95D68">
              <w:rPr>
                <w:sz w:val="22"/>
                <w:szCs w:val="22"/>
              </w:rPr>
              <w:t>mpi</w:t>
            </w:r>
            <w:r w:rsidR="006632B5">
              <w:rPr>
                <w:sz w:val="22"/>
                <w:szCs w:val="22"/>
              </w:rPr>
              <w:t>tavuiset</w:t>
            </w:r>
            <w:r w:rsidR="006632B5" w:rsidRPr="00A95D68">
              <w:rPr>
                <w:sz w:val="22"/>
                <w:szCs w:val="22"/>
              </w:rPr>
              <w:t xml:space="preserve"> </w:t>
            </w:r>
            <w:r w:rsidRPr="00A95D68">
              <w:rPr>
                <w:sz w:val="22"/>
                <w:szCs w:val="22"/>
              </w:rPr>
              <w:t xml:space="preserve">lyhykäisvokaaliset </w:t>
            </w:r>
            <w:r w:rsidR="00A26E61">
              <w:rPr>
                <w:sz w:val="22"/>
                <w:szCs w:val="22"/>
              </w:rPr>
              <w:t>nomenit</w:t>
            </w:r>
          </w:p>
        </w:tc>
        <w:tc>
          <w:tcPr>
            <w:tcW w:w="1260" w:type="dxa"/>
            <w:tcBorders>
              <w:bottom w:val="nil"/>
            </w:tcBorders>
          </w:tcPr>
          <w:p w14:paraId="385B0568" w14:textId="3CFE8B15" w:rsidR="004A0656" w:rsidRPr="00A95D68" w:rsidRDefault="004A0656" w:rsidP="002D01A2">
            <w:pPr>
              <w:spacing w:before="20" w:after="20"/>
              <w:ind w:right="-64"/>
              <w:rPr>
                <w:sz w:val="22"/>
                <w:szCs w:val="22"/>
              </w:rPr>
            </w:pPr>
            <w:r w:rsidRPr="002F7389">
              <w:rPr>
                <w:sz w:val="22"/>
                <w:szCs w:val="22"/>
              </w:rPr>
              <w:t>ty</w:t>
            </w:r>
            <w:r>
              <w:rPr>
                <w:sz w:val="22"/>
                <w:szCs w:val="22"/>
              </w:rPr>
              <w:t>(</w:t>
            </w:r>
            <w:r w:rsidRPr="002F7389">
              <w:rPr>
                <w:sz w:val="22"/>
                <w:szCs w:val="22"/>
              </w:rPr>
              <w:t>t)är</w:t>
            </w:r>
          </w:p>
        </w:tc>
        <w:tc>
          <w:tcPr>
            <w:tcW w:w="1530" w:type="dxa"/>
            <w:tcBorders>
              <w:bottom w:val="nil"/>
            </w:tcBorders>
          </w:tcPr>
          <w:p w14:paraId="16EB3323" w14:textId="77777777" w:rsidR="004A0656" w:rsidRPr="00A95D68" w:rsidRDefault="004A0656" w:rsidP="002D01A2">
            <w:pPr>
              <w:spacing w:before="20" w:after="20"/>
              <w:ind w:right="-64"/>
              <w:rPr>
                <w:sz w:val="22"/>
                <w:szCs w:val="22"/>
              </w:rPr>
            </w:pPr>
            <w:r w:rsidRPr="00DC5BA3">
              <w:rPr>
                <w:sz w:val="22"/>
                <w:szCs w:val="22"/>
              </w:rPr>
              <w:t>tyttäre/stä</w:t>
            </w:r>
          </w:p>
        </w:tc>
        <w:tc>
          <w:tcPr>
            <w:tcW w:w="1440" w:type="dxa"/>
            <w:tcBorders>
              <w:bottom w:val="nil"/>
            </w:tcBorders>
          </w:tcPr>
          <w:p w14:paraId="58157CB6" w14:textId="77777777" w:rsidR="004A0656" w:rsidRPr="00A95D68" w:rsidRDefault="004A0656" w:rsidP="002D01A2">
            <w:pPr>
              <w:spacing w:before="20" w:after="20"/>
              <w:ind w:right="-64"/>
              <w:rPr>
                <w:sz w:val="22"/>
                <w:szCs w:val="22"/>
              </w:rPr>
            </w:pPr>
            <w:r w:rsidRPr="00DC5BA3">
              <w:rPr>
                <w:sz w:val="22"/>
                <w:szCs w:val="22"/>
              </w:rPr>
              <w:t>tyttär</w:t>
            </w:r>
            <w:r>
              <w:rPr>
                <w:sz w:val="22"/>
                <w:szCs w:val="22"/>
              </w:rPr>
              <w:t>/i</w:t>
            </w:r>
            <w:r w:rsidRPr="00DC5BA3">
              <w:rPr>
                <w:sz w:val="22"/>
                <w:szCs w:val="22"/>
              </w:rPr>
              <w:t>/stä</w:t>
            </w:r>
          </w:p>
        </w:tc>
        <w:tc>
          <w:tcPr>
            <w:tcW w:w="1620" w:type="dxa"/>
            <w:tcBorders>
              <w:bottom w:val="nil"/>
            </w:tcBorders>
          </w:tcPr>
          <w:p w14:paraId="4B5E3865" w14:textId="77777777" w:rsidR="004A0656" w:rsidRPr="00A95D68" w:rsidRDefault="004A0656" w:rsidP="002D01A2">
            <w:pPr>
              <w:spacing w:before="20" w:after="20"/>
              <w:ind w:right="-64"/>
              <w:rPr>
                <w:sz w:val="22"/>
                <w:szCs w:val="22"/>
              </w:rPr>
            </w:pPr>
            <w:r w:rsidRPr="003A6338">
              <w:rPr>
                <w:sz w:val="22"/>
                <w:szCs w:val="22"/>
              </w:rPr>
              <w:t>tyttär/heen</w:t>
            </w:r>
          </w:p>
        </w:tc>
        <w:tc>
          <w:tcPr>
            <w:tcW w:w="1530" w:type="dxa"/>
            <w:tcBorders>
              <w:bottom w:val="nil"/>
            </w:tcBorders>
          </w:tcPr>
          <w:p w14:paraId="78A65234" w14:textId="77777777" w:rsidR="004A0656" w:rsidRPr="00A95D68" w:rsidRDefault="004A0656" w:rsidP="002D01A2">
            <w:pPr>
              <w:spacing w:before="20" w:after="20"/>
              <w:ind w:right="-64"/>
              <w:rPr>
                <w:sz w:val="22"/>
                <w:szCs w:val="22"/>
              </w:rPr>
            </w:pPr>
            <w:r w:rsidRPr="003A6338">
              <w:rPr>
                <w:sz w:val="22"/>
                <w:szCs w:val="22"/>
              </w:rPr>
              <w:t>tyttär/h</w:t>
            </w:r>
            <w:r>
              <w:rPr>
                <w:sz w:val="22"/>
                <w:szCs w:val="22"/>
              </w:rPr>
              <w:t>ii</w:t>
            </w:r>
            <w:r w:rsidRPr="003A6338">
              <w:rPr>
                <w:sz w:val="22"/>
                <w:szCs w:val="22"/>
              </w:rPr>
              <w:t>n</w:t>
            </w:r>
          </w:p>
        </w:tc>
      </w:tr>
      <w:tr w:rsidR="004A0656" w:rsidRPr="00A95D68" w14:paraId="09187A41" w14:textId="77777777" w:rsidTr="00B6320C">
        <w:trPr>
          <w:trHeight w:val="168"/>
        </w:trPr>
        <w:tc>
          <w:tcPr>
            <w:tcW w:w="1998" w:type="dxa"/>
            <w:vMerge/>
          </w:tcPr>
          <w:p w14:paraId="3BC6811F" w14:textId="77777777" w:rsidR="004A0656" w:rsidRPr="00A95D68" w:rsidRDefault="004A0656" w:rsidP="002D01A2">
            <w:pPr>
              <w:spacing w:before="20" w:after="20"/>
              <w:rPr>
                <w:sz w:val="22"/>
                <w:szCs w:val="22"/>
              </w:rPr>
            </w:pPr>
          </w:p>
        </w:tc>
        <w:tc>
          <w:tcPr>
            <w:tcW w:w="1260" w:type="dxa"/>
            <w:tcBorders>
              <w:top w:val="nil"/>
              <w:bottom w:val="nil"/>
            </w:tcBorders>
          </w:tcPr>
          <w:p w14:paraId="49544BD7" w14:textId="77777777" w:rsidR="004A0656" w:rsidRPr="00A95D68" w:rsidRDefault="004A0656" w:rsidP="002D01A2">
            <w:pPr>
              <w:spacing w:before="20" w:after="20"/>
              <w:ind w:right="-64"/>
              <w:rPr>
                <w:sz w:val="22"/>
                <w:szCs w:val="22"/>
              </w:rPr>
            </w:pPr>
            <w:r w:rsidRPr="002F7389">
              <w:rPr>
                <w:sz w:val="22"/>
                <w:szCs w:val="22"/>
              </w:rPr>
              <w:t>sisar</w:t>
            </w:r>
          </w:p>
        </w:tc>
        <w:tc>
          <w:tcPr>
            <w:tcW w:w="1530" w:type="dxa"/>
            <w:tcBorders>
              <w:top w:val="nil"/>
              <w:bottom w:val="nil"/>
            </w:tcBorders>
          </w:tcPr>
          <w:p w14:paraId="41EE5F2E" w14:textId="77777777" w:rsidR="004A0656" w:rsidRPr="00A95D68" w:rsidRDefault="004A0656" w:rsidP="002D01A2">
            <w:pPr>
              <w:spacing w:before="20" w:after="20"/>
              <w:ind w:right="-64"/>
              <w:rPr>
                <w:sz w:val="22"/>
                <w:szCs w:val="22"/>
              </w:rPr>
            </w:pPr>
            <w:r w:rsidRPr="00DC5BA3">
              <w:rPr>
                <w:sz w:val="22"/>
                <w:szCs w:val="22"/>
              </w:rPr>
              <w:t>sisare/sta</w:t>
            </w:r>
          </w:p>
        </w:tc>
        <w:tc>
          <w:tcPr>
            <w:tcW w:w="1440" w:type="dxa"/>
            <w:tcBorders>
              <w:top w:val="nil"/>
              <w:bottom w:val="nil"/>
            </w:tcBorders>
          </w:tcPr>
          <w:p w14:paraId="70C64D03" w14:textId="77777777" w:rsidR="004A0656" w:rsidRPr="00A95D68" w:rsidRDefault="004A0656" w:rsidP="002D01A2">
            <w:pPr>
              <w:spacing w:before="20" w:after="20"/>
              <w:ind w:right="-64"/>
              <w:rPr>
                <w:sz w:val="22"/>
                <w:szCs w:val="22"/>
              </w:rPr>
            </w:pPr>
            <w:r w:rsidRPr="00DC5BA3">
              <w:rPr>
                <w:sz w:val="22"/>
                <w:szCs w:val="22"/>
              </w:rPr>
              <w:t>sisar</w:t>
            </w:r>
            <w:r>
              <w:rPr>
                <w:sz w:val="22"/>
                <w:szCs w:val="22"/>
              </w:rPr>
              <w:t>/i</w:t>
            </w:r>
            <w:r w:rsidRPr="00DC5BA3">
              <w:rPr>
                <w:sz w:val="22"/>
                <w:szCs w:val="22"/>
              </w:rPr>
              <w:t>/sta</w:t>
            </w:r>
          </w:p>
        </w:tc>
        <w:tc>
          <w:tcPr>
            <w:tcW w:w="1620" w:type="dxa"/>
            <w:tcBorders>
              <w:top w:val="nil"/>
              <w:bottom w:val="nil"/>
            </w:tcBorders>
          </w:tcPr>
          <w:p w14:paraId="02855C1D" w14:textId="77777777" w:rsidR="004A0656" w:rsidRPr="00A95D68" w:rsidRDefault="004A0656" w:rsidP="002D01A2">
            <w:pPr>
              <w:spacing w:before="20" w:after="20"/>
              <w:ind w:right="-64"/>
              <w:rPr>
                <w:sz w:val="22"/>
                <w:szCs w:val="22"/>
              </w:rPr>
            </w:pPr>
            <w:r w:rsidRPr="003A6338">
              <w:rPr>
                <w:sz w:val="22"/>
                <w:szCs w:val="22"/>
              </w:rPr>
              <w:t>sisar/heen</w:t>
            </w:r>
          </w:p>
        </w:tc>
        <w:tc>
          <w:tcPr>
            <w:tcW w:w="1530" w:type="dxa"/>
            <w:tcBorders>
              <w:top w:val="nil"/>
              <w:bottom w:val="nil"/>
            </w:tcBorders>
          </w:tcPr>
          <w:p w14:paraId="512B66ED" w14:textId="77777777" w:rsidR="004A0656" w:rsidRPr="00A95D68" w:rsidRDefault="004A0656" w:rsidP="002D01A2">
            <w:pPr>
              <w:spacing w:before="20" w:after="20"/>
              <w:ind w:right="-64"/>
              <w:rPr>
                <w:sz w:val="22"/>
                <w:szCs w:val="22"/>
              </w:rPr>
            </w:pPr>
            <w:r w:rsidRPr="003A6338">
              <w:rPr>
                <w:sz w:val="22"/>
                <w:szCs w:val="22"/>
              </w:rPr>
              <w:t>sisar/h</w:t>
            </w:r>
            <w:r>
              <w:rPr>
                <w:sz w:val="22"/>
                <w:szCs w:val="22"/>
              </w:rPr>
              <w:t>ii</w:t>
            </w:r>
            <w:r w:rsidRPr="003A6338">
              <w:rPr>
                <w:sz w:val="22"/>
                <w:szCs w:val="22"/>
              </w:rPr>
              <w:t>n</w:t>
            </w:r>
          </w:p>
        </w:tc>
      </w:tr>
      <w:tr w:rsidR="004A0656" w:rsidRPr="00A95D68" w14:paraId="28470446" w14:textId="77777777" w:rsidTr="00B6320C">
        <w:trPr>
          <w:trHeight w:val="168"/>
        </w:trPr>
        <w:tc>
          <w:tcPr>
            <w:tcW w:w="1998" w:type="dxa"/>
            <w:vMerge/>
          </w:tcPr>
          <w:p w14:paraId="0B16C62A" w14:textId="77777777" w:rsidR="004A0656" w:rsidRPr="00A95D68" w:rsidRDefault="004A0656" w:rsidP="002D01A2">
            <w:pPr>
              <w:spacing w:before="20" w:after="20"/>
              <w:rPr>
                <w:sz w:val="22"/>
                <w:szCs w:val="22"/>
              </w:rPr>
            </w:pPr>
          </w:p>
        </w:tc>
        <w:tc>
          <w:tcPr>
            <w:tcW w:w="1260" w:type="dxa"/>
            <w:tcBorders>
              <w:top w:val="nil"/>
              <w:bottom w:val="nil"/>
            </w:tcBorders>
          </w:tcPr>
          <w:p w14:paraId="03BCF5BB" w14:textId="77777777" w:rsidR="004A0656" w:rsidRPr="00A95D68" w:rsidRDefault="004A0656" w:rsidP="002D01A2">
            <w:pPr>
              <w:spacing w:before="20" w:after="20"/>
              <w:ind w:right="-64"/>
              <w:rPr>
                <w:sz w:val="22"/>
                <w:szCs w:val="22"/>
              </w:rPr>
            </w:pPr>
            <w:r w:rsidRPr="002F7389">
              <w:rPr>
                <w:sz w:val="22"/>
                <w:szCs w:val="22"/>
              </w:rPr>
              <w:t>elläin</w:t>
            </w:r>
          </w:p>
        </w:tc>
        <w:tc>
          <w:tcPr>
            <w:tcW w:w="1530" w:type="dxa"/>
            <w:tcBorders>
              <w:top w:val="nil"/>
              <w:bottom w:val="nil"/>
            </w:tcBorders>
          </w:tcPr>
          <w:p w14:paraId="032BAA74" w14:textId="77777777" w:rsidR="004A0656" w:rsidRPr="00A95D68" w:rsidRDefault="004A0656" w:rsidP="002D01A2">
            <w:pPr>
              <w:spacing w:before="20" w:after="20"/>
              <w:ind w:right="-64"/>
              <w:rPr>
                <w:sz w:val="22"/>
                <w:szCs w:val="22"/>
              </w:rPr>
            </w:pPr>
            <w:r w:rsidRPr="00DC5BA3">
              <w:rPr>
                <w:sz w:val="22"/>
                <w:szCs w:val="22"/>
              </w:rPr>
              <w:t>elläime/stä</w:t>
            </w:r>
          </w:p>
        </w:tc>
        <w:tc>
          <w:tcPr>
            <w:tcW w:w="1440" w:type="dxa"/>
            <w:tcBorders>
              <w:top w:val="nil"/>
              <w:bottom w:val="nil"/>
            </w:tcBorders>
          </w:tcPr>
          <w:p w14:paraId="3D36DB5D" w14:textId="77777777" w:rsidR="004A0656" w:rsidRPr="00A95D68" w:rsidRDefault="004A0656" w:rsidP="002D01A2">
            <w:pPr>
              <w:spacing w:before="20" w:after="20"/>
              <w:ind w:right="-64"/>
              <w:rPr>
                <w:sz w:val="22"/>
                <w:szCs w:val="22"/>
              </w:rPr>
            </w:pPr>
            <w:r w:rsidRPr="00DC5BA3">
              <w:rPr>
                <w:sz w:val="22"/>
                <w:szCs w:val="22"/>
              </w:rPr>
              <w:t>elläim</w:t>
            </w:r>
            <w:r>
              <w:rPr>
                <w:sz w:val="22"/>
                <w:szCs w:val="22"/>
              </w:rPr>
              <w:t>/i</w:t>
            </w:r>
            <w:r w:rsidRPr="00DC5BA3">
              <w:rPr>
                <w:sz w:val="22"/>
                <w:szCs w:val="22"/>
              </w:rPr>
              <w:t>/stä</w:t>
            </w:r>
          </w:p>
        </w:tc>
        <w:tc>
          <w:tcPr>
            <w:tcW w:w="1620" w:type="dxa"/>
            <w:tcBorders>
              <w:top w:val="nil"/>
              <w:bottom w:val="nil"/>
            </w:tcBorders>
          </w:tcPr>
          <w:p w14:paraId="7C8A539A" w14:textId="77777777" w:rsidR="004A0656" w:rsidRPr="00A95D68" w:rsidRDefault="004A0656" w:rsidP="002D01A2">
            <w:pPr>
              <w:spacing w:before="20" w:after="20"/>
              <w:ind w:right="-64"/>
              <w:rPr>
                <w:sz w:val="22"/>
                <w:szCs w:val="22"/>
              </w:rPr>
            </w:pPr>
            <w:r w:rsidRPr="003A6338">
              <w:rPr>
                <w:sz w:val="22"/>
                <w:szCs w:val="22"/>
              </w:rPr>
              <w:t>elläim/heen</w:t>
            </w:r>
          </w:p>
        </w:tc>
        <w:tc>
          <w:tcPr>
            <w:tcW w:w="1530" w:type="dxa"/>
            <w:tcBorders>
              <w:top w:val="nil"/>
              <w:bottom w:val="nil"/>
            </w:tcBorders>
          </w:tcPr>
          <w:p w14:paraId="61B64377" w14:textId="77777777" w:rsidR="004A0656" w:rsidRPr="00A95D68" w:rsidRDefault="004A0656" w:rsidP="002D01A2">
            <w:pPr>
              <w:spacing w:before="20" w:after="20"/>
              <w:ind w:right="-64"/>
              <w:rPr>
                <w:sz w:val="22"/>
                <w:szCs w:val="22"/>
              </w:rPr>
            </w:pPr>
            <w:r w:rsidRPr="003A6338">
              <w:rPr>
                <w:sz w:val="22"/>
                <w:szCs w:val="22"/>
              </w:rPr>
              <w:t>elläim/h</w:t>
            </w:r>
            <w:r>
              <w:rPr>
                <w:sz w:val="22"/>
                <w:szCs w:val="22"/>
              </w:rPr>
              <w:t>ii</w:t>
            </w:r>
            <w:r w:rsidRPr="003A6338">
              <w:rPr>
                <w:sz w:val="22"/>
                <w:szCs w:val="22"/>
              </w:rPr>
              <w:t>n</w:t>
            </w:r>
          </w:p>
        </w:tc>
      </w:tr>
      <w:tr w:rsidR="004A0656" w:rsidRPr="00A95D68" w14:paraId="6D5DFF77" w14:textId="77777777" w:rsidTr="004016A3">
        <w:trPr>
          <w:trHeight w:val="168"/>
        </w:trPr>
        <w:tc>
          <w:tcPr>
            <w:tcW w:w="1998" w:type="dxa"/>
            <w:vMerge/>
          </w:tcPr>
          <w:p w14:paraId="0DEE0E62" w14:textId="77777777" w:rsidR="004A0656" w:rsidRPr="00A95D68" w:rsidRDefault="004A0656" w:rsidP="002D01A2">
            <w:pPr>
              <w:spacing w:before="20" w:after="20"/>
              <w:rPr>
                <w:sz w:val="22"/>
                <w:szCs w:val="22"/>
              </w:rPr>
            </w:pPr>
          </w:p>
        </w:tc>
        <w:tc>
          <w:tcPr>
            <w:tcW w:w="1260" w:type="dxa"/>
            <w:tcBorders>
              <w:top w:val="nil"/>
              <w:bottom w:val="nil"/>
            </w:tcBorders>
          </w:tcPr>
          <w:p w14:paraId="00AA708A" w14:textId="77777777" w:rsidR="004A0656" w:rsidRPr="00A95D68" w:rsidRDefault="004A0656" w:rsidP="002D01A2">
            <w:pPr>
              <w:spacing w:before="20" w:after="20"/>
              <w:ind w:right="-64"/>
              <w:rPr>
                <w:sz w:val="22"/>
                <w:szCs w:val="22"/>
              </w:rPr>
            </w:pPr>
            <w:r w:rsidRPr="002F7389">
              <w:rPr>
                <w:sz w:val="22"/>
                <w:szCs w:val="22"/>
              </w:rPr>
              <w:t>tottuus</w:t>
            </w:r>
          </w:p>
        </w:tc>
        <w:tc>
          <w:tcPr>
            <w:tcW w:w="1530" w:type="dxa"/>
            <w:tcBorders>
              <w:top w:val="nil"/>
              <w:bottom w:val="nil"/>
            </w:tcBorders>
          </w:tcPr>
          <w:p w14:paraId="25AC14AF" w14:textId="536E0858" w:rsidR="004A0656" w:rsidRPr="00A95D68" w:rsidRDefault="004A0656" w:rsidP="002D01A2">
            <w:pPr>
              <w:spacing w:before="20" w:after="20"/>
              <w:ind w:right="-64"/>
              <w:rPr>
                <w:sz w:val="22"/>
                <w:szCs w:val="22"/>
              </w:rPr>
            </w:pPr>
            <w:r>
              <w:rPr>
                <w:sz w:val="22"/>
                <w:szCs w:val="22"/>
              </w:rPr>
              <w:t>tottuu(</w:t>
            </w:r>
            <w:r w:rsidRPr="00DC5BA3">
              <w:rPr>
                <w:sz w:val="22"/>
                <w:szCs w:val="22"/>
              </w:rPr>
              <w:t>đ)e/sta</w:t>
            </w:r>
          </w:p>
        </w:tc>
        <w:tc>
          <w:tcPr>
            <w:tcW w:w="1440" w:type="dxa"/>
            <w:tcBorders>
              <w:top w:val="nil"/>
              <w:bottom w:val="nil"/>
            </w:tcBorders>
          </w:tcPr>
          <w:p w14:paraId="55A23A0B" w14:textId="77777777" w:rsidR="004A0656" w:rsidRPr="00A95D68" w:rsidRDefault="004A0656" w:rsidP="002D01A2">
            <w:pPr>
              <w:spacing w:before="20" w:after="20"/>
              <w:ind w:right="-64"/>
              <w:rPr>
                <w:sz w:val="22"/>
                <w:szCs w:val="22"/>
              </w:rPr>
            </w:pPr>
            <w:r>
              <w:rPr>
                <w:sz w:val="22"/>
                <w:szCs w:val="22"/>
              </w:rPr>
              <w:t>tottuuks/i</w:t>
            </w:r>
            <w:r w:rsidRPr="00DC5BA3">
              <w:rPr>
                <w:sz w:val="22"/>
                <w:szCs w:val="22"/>
              </w:rPr>
              <w:t>/sta</w:t>
            </w:r>
          </w:p>
        </w:tc>
        <w:tc>
          <w:tcPr>
            <w:tcW w:w="1620" w:type="dxa"/>
            <w:tcBorders>
              <w:top w:val="nil"/>
              <w:bottom w:val="nil"/>
            </w:tcBorders>
          </w:tcPr>
          <w:p w14:paraId="4B998D60" w14:textId="77777777" w:rsidR="004A0656" w:rsidRPr="00A95D68" w:rsidRDefault="004A0656" w:rsidP="002D01A2">
            <w:pPr>
              <w:spacing w:before="20" w:after="20"/>
              <w:ind w:right="-64"/>
              <w:rPr>
                <w:sz w:val="22"/>
                <w:szCs w:val="22"/>
              </w:rPr>
            </w:pPr>
            <w:r>
              <w:rPr>
                <w:sz w:val="22"/>
                <w:szCs w:val="22"/>
              </w:rPr>
              <w:t>tottuu</w:t>
            </w:r>
            <w:r w:rsidRPr="003A6338">
              <w:rPr>
                <w:sz w:val="22"/>
                <w:szCs w:val="22"/>
              </w:rPr>
              <w:t>t/heen</w:t>
            </w:r>
          </w:p>
        </w:tc>
        <w:tc>
          <w:tcPr>
            <w:tcW w:w="1530" w:type="dxa"/>
            <w:tcBorders>
              <w:top w:val="nil"/>
              <w:bottom w:val="nil"/>
            </w:tcBorders>
          </w:tcPr>
          <w:p w14:paraId="5CD18812" w14:textId="77777777" w:rsidR="004A0656" w:rsidRPr="00A95D68" w:rsidRDefault="004A0656" w:rsidP="002D01A2">
            <w:pPr>
              <w:spacing w:before="20" w:after="20"/>
              <w:ind w:right="-64"/>
              <w:rPr>
                <w:sz w:val="22"/>
                <w:szCs w:val="22"/>
              </w:rPr>
            </w:pPr>
            <w:r>
              <w:rPr>
                <w:sz w:val="22"/>
                <w:szCs w:val="22"/>
              </w:rPr>
              <w:t>tottuuks</w:t>
            </w:r>
            <w:r w:rsidRPr="003A6338">
              <w:rPr>
                <w:sz w:val="22"/>
                <w:szCs w:val="22"/>
              </w:rPr>
              <w:t>/h</w:t>
            </w:r>
            <w:r>
              <w:rPr>
                <w:sz w:val="22"/>
                <w:szCs w:val="22"/>
              </w:rPr>
              <w:t>ii</w:t>
            </w:r>
            <w:r w:rsidRPr="003A6338">
              <w:rPr>
                <w:sz w:val="22"/>
                <w:szCs w:val="22"/>
              </w:rPr>
              <w:t>n</w:t>
            </w:r>
          </w:p>
        </w:tc>
      </w:tr>
      <w:tr w:rsidR="004A0656" w:rsidRPr="00A95D68" w14:paraId="006BA6CD" w14:textId="77777777" w:rsidTr="004016A3">
        <w:trPr>
          <w:trHeight w:val="168"/>
        </w:trPr>
        <w:tc>
          <w:tcPr>
            <w:tcW w:w="1998" w:type="dxa"/>
            <w:vMerge/>
          </w:tcPr>
          <w:p w14:paraId="4A1E6BC5" w14:textId="472F49CC" w:rsidR="004A0656" w:rsidRPr="00A95D68" w:rsidRDefault="004A0656" w:rsidP="002D01A2">
            <w:pPr>
              <w:spacing w:before="20" w:after="20"/>
              <w:rPr>
                <w:sz w:val="22"/>
                <w:szCs w:val="22"/>
              </w:rPr>
            </w:pPr>
          </w:p>
        </w:tc>
        <w:tc>
          <w:tcPr>
            <w:tcW w:w="1260" w:type="dxa"/>
            <w:tcBorders>
              <w:top w:val="nil"/>
              <w:bottom w:val="nil"/>
            </w:tcBorders>
          </w:tcPr>
          <w:p w14:paraId="0C194201" w14:textId="77777777" w:rsidR="004A0656" w:rsidRPr="00A95D68" w:rsidRDefault="004A0656" w:rsidP="002D01A2">
            <w:pPr>
              <w:spacing w:before="20" w:after="20"/>
              <w:rPr>
                <w:sz w:val="22"/>
                <w:szCs w:val="22"/>
              </w:rPr>
            </w:pPr>
            <w:r w:rsidRPr="003C2392">
              <w:rPr>
                <w:sz w:val="22"/>
                <w:szCs w:val="22"/>
              </w:rPr>
              <w:t>veres</w:t>
            </w:r>
          </w:p>
        </w:tc>
        <w:tc>
          <w:tcPr>
            <w:tcW w:w="1530" w:type="dxa"/>
            <w:tcBorders>
              <w:top w:val="nil"/>
              <w:bottom w:val="nil"/>
            </w:tcBorders>
          </w:tcPr>
          <w:p w14:paraId="4005E73F" w14:textId="77777777" w:rsidR="004A0656" w:rsidRPr="00A95D68" w:rsidRDefault="004A0656" w:rsidP="002D01A2">
            <w:pPr>
              <w:spacing w:before="20" w:after="20"/>
              <w:ind w:right="-64"/>
              <w:rPr>
                <w:sz w:val="22"/>
                <w:szCs w:val="22"/>
              </w:rPr>
            </w:pPr>
            <w:r w:rsidRPr="00532257">
              <w:rPr>
                <w:sz w:val="22"/>
                <w:szCs w:val="22"/>
              </w:rPr>
              <w:t>verekse/stä</w:t>
            </w:r>
          </w:p>
        </w:tc>
        <w:tc>
          <w:tcPr>
            <w:tcW w:w="1440" w:type="dxa"/>
            <w:tcBorders>
              <w:top w:val="nil"/>
              <w:bottom w:val="nil"/>
            </w:tcBorders>
          </w:tcPr>
          <w:p w14:paraId="3D852F48" w14:textId="77777777" w:rsidR="004A0656" w:rsidRPr="00A95D68" w:rsidRDefault="004A0656" w:rsidP="002D01A2">
            <w:pPr>
              <w:spacing w:before="20" w:after="20"/>
              <w:ind w:right="-64"/>
              <w:rPr>
                <w:sz w:val="22"/>
                <w:szCs w:val="22"/>
              </w:rPr>
            </w:pPr>
            <w:r w:rsidRPr="00532257">
              <w:rPr>
                <w:sz w:val="22"/>
                <w:szCs w:val="22"/>
              </w:rPr>
              <w:t>vereks</w:t>
            </w:r>
            <w:r>
              <w:rPr>
                <w:sz w:val="22"/>
                <w:szCs w:val="22"/>
              </w:rPr>
              <w:t>/i</w:t>
            </w:r>
            <w:r w:rsidRPr="00532257">
              <w:rPr>
                <w:sz w:val="22"/>
                <w:szCs w:val="22"/>
              </w:rPr>
              <w:t>/stä</w:t>
            </w:r>
          </w:p>
        </w:tc>
        <w:tc>
          <w:tcPr>
            <w:tcW w:w="1620" w:type="dxa"/>
            <w:tcBorders>
              <w:top w:val="nil"/>
              <w:bottom w:val="nil"/>
            </w:tcBorders>
          </w:tcPr>
          <w:p w14:paraId="3973BD5D" w14:textId="77777777" w:rsidR="004A0656" w:rsidRPr="00A95D68" w:rsidRDefault="004A0656" w:rsidP="002D01A2">
            <w:pPr>
              <w:spacing w:before="20" w:after="20"/>
              <w:ind w:right="-64"/>
              <w:rPr>
                <w:sz w:val="22"/>
                <w:szCs w:val="22"/>
              </w:rPr>
            </w:pPr>
            <w:r w:rsidRPr="0045523B">
              <w:rPr>
                <w:sz w:val="22"/>
                <w:szCs w:val="22"/>
              </w:rPr>
              <w:t>vereks/heen</w:t>
            </w:r>
          </w:p>
        </w:tc>
        <w:tc>
          <w:tcPr>
            <w:tcW w:w="1530" w:type="dxa"/>
            <w:tcBorders>
              <w:top w:val="nil"/>
              <w:bottom w:val="nil"/>
            </w:tcBorders>
          </w:tcPr>
          <w:p w14:paraId="28347B51" w14:textId="77777777" w:rsidR="004A0656" w:rsidRPr="00A95D68" w:rsidRDefault="004A0656" w:rsidP="002D01A2">
            <w:pPr>
              <w:spacing w:before="20" w:after="20"/>
              <w:ind w:right="-64"/>
              <w:rPr>
                <w:sz w:val="22"/>
                <w:szCs w:val="22"/>
              </w:rPr>
            </w:pPr>
            <w:r w:rsidRPr="0045523B">
              <w:rPr>
                <w:sz w:val="22"/>
                <w:szCs w:val="22"/>
              </w:rPr>
              <w:t>vereks/h</w:t>
            </w:r>
            <w:r>
              <w:rPr>
                <w:sz w:val="22"/>
                <w:szCs w:val="22"/>
              </w:rPr>
              <w:t>ii</w:t>
            </w:r>
            <w:r w:rsidRPr="0045523B">
              <w:rPr>
                <w:sz w:val="22"/>
                <w:szCs w:val="22"/>
              </w:rPr>
              <w:t>n</w:t>
            </w:r>
          </w:p>
        </w:tc>
      </w:tr>
      <w:tr w:rsidR="004A0656" w:rsidRPr="00A95D68" w14:paraId="319C72DF" w14:textId="77777777" w:rsidTr="00B6320C">
        <w:trPr>
          <w:trHeight w:val="168"/>
        </w:trPr>
        <w:tc>
          <w:tcPr>
            <w:tcW w:w="1998" w:type="dxa"/>
            <w:vMerge/>
          </w:tcPr>
          <w:p w14:paraId="3CEAA7D1" w14:textId="77777777" w:rsidR="004A0656" w:rsidRPr="00A95D68" w:rsidRDefault="004A0656" w:rsidP="002D01A2">
            <w:pPr>
              <w:spacing w:before="20" w:after="20"/>
              <w:rPr>
                <w:sz w:val="22"/>
                <w:szCs w:val="22"/>
              </w:rPr>
            </w:pPr>
          </w:p>
        </w:tc>
        <w:tc>
          <w:tcPr>
            <w:tcW w:w="1260" w:type="dxa"/>
            <w:tcBorders>
              <w:top w:val="nil"/>
              <w:bottom w:val="nil"/>
            </w:tcBorders>
          </w:tcPr>
          <w:p w14:paraId="1134D040" w14:textId="77777777" w:rsidR="004A0656" w:rsidRPr="00A95D68" w:rsidRDefault="004A0656" w:rsidP="002D01A2">
            <w:pPr>
              <w:spacing w:before="20" w:after="20"/>
              <w:ind w:right="-64"/>
              <w:rPr>
                <w:sz w:val="22"/>
                <w:szCs w:val="22"/>
              </w:rPr>
            </w:pPr>
            <w:r w:rsidRPr="003C2392">
              <w:rPr>
                <w:sz w:val="22"/>
                <w:szCs w:val="22"/>
              </w:rPr>
              <w:t>kokkous</w:t>
            </w:r>
          </w:p>
        </w:tc>
        <w:tc>
          <w:tcPr>
            <w:tcW w:w="1530" w:type="dxa"/>
            <w:tcBorders>
              <w:top w:val="nil"/>
              <w:bottom w:val="nil"/>
            </w:tcBorders>
          </w:tcPr>
          <w:p w14:paraId="3225E597" w14:textId="77777777" w:rsidR="004A0656" w:rsidRPr="00A95D68" w:rsidRDefault="004A0656" w:rsidP="002D01A2">
            <w:pPr>
              <w:spacing w:before="20" w:after="20"/>
              <w:ind w:right="-64"/>
              <w:rPr>
                <w:sz w:val="22"/>
                <w:szCs w:val="22"/>
              </w:rPr>
            </w:pPr>
            <w:r w:rsidRPr="00532257">
              <w:rPr>
                <w:sz w:val="22"/>
                <w:szCs w:val="22"/>
              </w:rPr>
              <w:t>kokkoukse/sta</w:t>
            </w:r>
          </w:p>
        </w:tc>
        <w:tc>
          <w:tcPr>
            <w:tcW w:w="1440" w:type="dxa"/>
            <w:tcBorders>
              <w:top w:val="nil"/>
              <w:bottom w:val="nil"/>
            </w:tcBorders>
          </w:tcPr>
          <w:p w14:paraId="72E5B07D" w14:textId="77777777" w:rsidR="004A0656" w:rsidRPr="00A95D68" w:rsidRDefault="004A0656" w:rsidP="002D01A2">
            <w:pPr>
              <w:spacing w:before="20" w:after="20"/>
              <w:ind w:right="-64"/>
              <w:rPr>
                <w:sz w:val="22"/>
                <w:szCs w:val="22"/>
              </w:rPr>
            </w:pPr>
            <w:r w:rsidRPr="00532257">
              <w:rPr>
                <w:sz w:val="22"/>
                <w:szCs w:val="22"/>
              </w:rPr>
              <w:t>kokkouks</w:t>
            </w:r>
            <w:r>
              <w:rPr>
                <w:sz w:val="22"/>
                <w:szCs w:val="22"/>
              </w:rPr>
              <w:t>/i</w:t>
            </w:r>
            <w:r w:rsidRPr="00532257">
              <w:rPr>
                <w:sz w:val="22"/>
                <w:szCs w:val="22"/>
              </w:rPr>
              <w:t>/sta</w:t>
            </w:r>
          </w:p>
        </w:tc>
        <w:tc>
          <w:tcPr>
            <w:tcW w:w="1620" w:type="dxa"/>
            <w:tcBorders>
              <w:top w:val="nil"/>
              <w:bottom w:val="nil"/>
            </w:tcBorders>
          </w:tcPr>
          <w:p w14:paraId="70B0950E" w14:textId="77777777" w:rsidR="004A0656" w:rsidRPr="00A95D68" w:rsidRDefault="004A0656" w:rsidP="002D01A2">
            <w:pPr>
              <w:spacing w:before="20" w:after="20"/>
              <w:ind w:right="-64"/>
              <w:rPr>
                <w:sz w:val="22"/>
                <w:szCs w:val="22"/>
              </w:rPr>
            </w:pPr>
            <w:r w:rsidRPr="0045523B">
              <w:rPr>
                <w:sz w:val="22"/>
                <w:szCs w:val="22"/>
              </w:rPr>
              <w:t>kokkouks/heen</w:t>
            </w:r>
          </w:p>
        </w:tc>
        <w:tc>
          <w:tcPr>
            <w:tcW w:w="1530" w:type="dxa"/>
            <w:tcBorders>
              <w:top w:val="nil"/>
              <w:bottom w:val="nil"/>
            </w:tcBorders>
          </w:tcPr>
          <w:p w14:paraId="41533EC9" w14:textId="77777777" w:rsidR="004A0656" w:rsidRPr="00A95D68" w:rsidRDefault="004A0656" w:rsidP="002D01A2">
            <w:pPr>
              <w:spacing w:before="20" w:after="20"/>
              <w:ind w:right="-64"/>
              <w:rPr>
                <w:sz w:val="22"/>
                <w:szCs w:val="22"/>
              </w:rPr>
            </w:pPr>
            <w:r w:rsidRPr="0045523B">
              <w:rPr>
                <w:sz w:val="22"/>
                <w:szCs w:val="22"/>
              </w:rPr>
              <w:t>kokkouks/h</w:t>
            </w:r>
            <w:r>
              <w:rPr>
                <w:sz w:val="22"/>
                <w:szCs w:val="22"/>
              </w:rPr>
              <w:t>ii</w:t>
            </w:r>
            <w:r w:rsidRPr="0045523B">
              <w:rPr>
                <w:sz w:val="22"/>
                <w:szCs w:val="22"/>
              </w:rPr>
              <w:t>n</w:t>
            </w:r>
          </w:p>
        </w:tc>
      </w:tr>
      <w:tr w:rsidR="004A0656" w:rsidRPr="00A95D68" w14:paraId="6F51F71A" w14:textId="77777777" w:rsidTr="00B6320C">
        <w:trPr>
          <w:trHeight w:val="168"/>
        </w:trPr>
        <w:tc>
          <w:tcPr>
            <w:tcW w:w="1998" w:type="dxa"/>
            <w:vMerge/>
          </w:tcPr>
          <w:p w14:paraId="30EC8D22" w14:textId="77777777" w:rsidR="004A0656" w:rsidRPr="00A95D68" w:rsidRDefault="004A0656" w:rsidP="002D01A2">
            <w:pPr>
              <w:spacing w:before="20" w:after="20"/>
              <w:rPr>
                <w:sz w:val="22"/>
                <w:szCs w:val="22"/>
              </w:rPr>
            </w:pPr>
          </w:p>
        </w:tc>
        <w:tc>
          <w:tcPr>
            <w:tcW w:w="1260" w:type="dxa"/>
            <w:tcBorders>
              <w:top w:val="nil"/>
              <w:bottom w:val="nil"/>
            </w:tcBorders>
          </w:tcPr>
          <w:p w14:paraId="7DEF1A1A" w14:textId="77777777" w:rsidR="004A0656" w:rsidRPr="00A95D68" w:rsidRDefault="004A0656" w:rsidP="002D01A2">
            <w:pPr>
              <w:spacing w:before="20" w:after="20"/>
              <w:ind w:right="-64"/>
              <w:rPr>
                <w:sz w:val="22"/>
                <w:szCs w:val="22"/>
              </w:rPr>
            </w:pPr>
            <w:r w:rsidRPr="003C2392">
              <w:rPr>
                <w:sz w:val="22"/>
                <w:szCs w:val="22"/>
              </w:rPr>
              <w:t>ihminen</w:t>
            </w:r>
          </w:p>
        </w:tc>
        <w:tc>
          <w:tcPr>
            <w:tcW w:w="1530" w:type="dxa"/>
            <w:tcBorders>
              <w:top w:val="nil"/>
              <w:bottom w:val="nil"/>
            </w:tcBorders>
          </w:tcPr>
          <w:p w14:paraId="58C965F5" w14:textId="77777777" w:rsidR="004A0656" w:rsidRPr="00A95D68" w:rsidRDefault="004A0656" w:rsidP="002D01A2">
            <w:pPr>
              <w:spacing w:before="20" w:after="20"/>
              <w:ind w:right="-64"/>
              <w:rPr>
                <w:sz w:val="22"/>
                <w:szCs w:val="22"/>
              </w:rPr>
            </w:pPr>
            <w:r w:rsidRPr="00532257">
              <w:rPr>
                <w:sz w:val="22"/>
                <w:szCs w:val="22"/>
              </w:rPr>
              <w:t>ihmise/stä</w:t>
            </w:r>
          </w:p>
        </w:tc>
        <w:tc>
          <w:tcPr>
            <w:tcW w:w="1440" w:type="dxa"/>
            <w:tcBorders>
              <w:top w:val="nil"/>
              <w:bottom w:val="nil"/>
            </w:tcBorders>
          </w:tcPr>
          <w:p w14:paraId="4159546D" w14:textId="77777777" w:rsidR="004A0656" w:rsidRPr="00A95D68" w:rsidRDefault="004A0656" w:rsidP="002D01A2">
            <w:pPr>
              <w:spacing w:before="20" w:after="20"/>
              <w:ind w:right="-64"/>
              <w:rPr>
                <w:sz w:val="22"/>
                <w:szCs w:val="22"/>
              </w:rPr>
            </w:pPr>
            <w:r w:rsidRPr="00532257">
              <w:rPr>
                <w:sz w:val="22"/>
                <w:szCs w:val="22"/>
              </w:rPr>
              <w:t>ihmis</w:t>
            </w:r>
            <w:r>
              <w:rPr>
                <w:sz w:val="22"/>
                <w:szCs w:val="22"/>
              </w:rPr>
              <w:t>/i</w:t>
            </w:r>
            <w:r w:rsidRPr="00532257">
              <w:rPr>
                <w:sz w:val="22"/>
                <w:szCs w:val="22"/>
              </w:rPr>
              <w:t>/stä</w:t>
            </w:r>
          </w:p>
        </w:tc>
        <w:tc>
          <w:tcPr>
            <w:tcW w:w="1620" w:type="dxa"/>
            <w:tcBorders>
              <w:top w:val="nil"/>
              <w:bottom w:val="nil"/>
            </w:tcBorders>
          </w:tcPr>
          <w:p w14:paraId="1B08AD12" w14:textId="77777777" w:rsidR="004A0656" w:rsidRPr="00A95D68" w:rsidRDefault="004A0656" w:rsidP="002D01A2">
            <w:pPr>
              <w:spacing w:before="20" w:after="20"/>
              <w:ind w:right="-64"/>
              <w:rPr>
                <w:sz w:val="22"/>
                <w:szCs w:val="22"/>
              </w:rPr>
            </w:pPr>
            <w:r w:rsidRPr="0045523B">
              <w:rPr>
                <w:sz w:val="22"/>
                <w:szCs w:val="22"/>
              </w:rPr>
              <w:t>ihmis/heen</w:t>
            </w:r>
          </w:p>
        </w:tc>
        <w:tc>
          <w:tcPr>
            <w:tcW w:w="1530" w:type="dxa"/>
            <w:tcBorders>
              <w:top w:val="nil"/>
              <w:bottom w:val="nil"/>
            </w:tcBorders>
          </w:tcPr>
          <w:p w14:paraId="36E44C5A" w14:textId="77777777" w:rsidR="004A0656" w:rsidRPr="00A95D68" w:rsidRDefault="004A0656" w:rsidP="002D01A2">
            <w:pPr>
              <w:spacing w:before="20" w:after="20"/>
              <w:ind w:right="-64"/>
              <w:rPr>
                <w:sz w:val="22"/>
                <w:szCs w:val="22"/>
              </w:rPr>
            </w:pPr>
            <w:r w:rsidRPr="0045523B">
              <w:rPr>
                <w:sz w:val="22"/>
                <w:szCs w:val="22"/>
              </w:rPr>
              <w:t>ihmis/h</w:t>
            </w:r>
            <w:r>
              <w:rPr>
                <w:sz w:val="22"/>
                <w:szCs w:val="22"/>
              </w:rPr>
              <w:t>ii</w:t>
            </w:r>
            <w:r w:rsidRPr="0045523B">
              <w:rPr>
                <w:sz w:val="22"/>
                <w:szCs w:val="22"/>
              </w:rPr>
              <w:t>n</w:t>
            </w:r>
          </w:p>
        </w:tc>
      </w:tr>
      <w:tr w:rsidR="004A0656" w:rsidRPr="00A95D68" w14:paraId="2623D0DD" w14:textId="77777777" w:rsidTr="00B6320C">
        <w:trPr>
          <w:trHeight w:val="168"/>
        </w:trPr>
        <w:tc>
          <w:tcPr>
            <w:tcW w:w="1998" w:type="dxa"/>
            <w:vMerge/>
          </w:tcPr>
          <w:p w14:paraId="36819B8E" w14:textId="77777777" w:rsidR="004A0656" w:rsidRPr="00A95D68" w:rsidRDefault="004A0656" w:rsidP="002D01A2">
            <w:pPr>
              <w:spacing w:before="20" w:after="20"/>
              <w:rPr>
                <w:sz w:val="22"/>
                <w:szCs w:val="22"/>
              </w:rPr>
            </w:pPr>
          </w:p>
        </w:tc>
        <w:tc>
          <w:tcPr>
            <w:tcW w:w="1260" w:type="dxa"/>
            <w:tcBorders>
              <w:top w:val="nil"/>
              <w:bottom w:val="single" w:sz="4" w:space="0" w:color="auto"/>
            </w:tcBorders>
          </w:tcPr>
          <w:p w14:paraId="25395AD9" w14:textId="1FF33E72" w:rsidR="004A0656" w:rsidRPr="00A95D68" w:rsidRDefault="004A0656" w:rsidP="002D01A2">
            <w:pPr>
              <w:spacing w:before="20" w:after="20"/>
              <w:ind w:right="-64"/>
              <w:rPr>
                <w:sz w:val="22"/>
                <w:szCs w:val="22"/>
              </w:rPr>
            </w:pPr>
            <w:r w:rsidRPr="003C2392">
              <w:rPr>
                <w:sz w:val="22"/>
                <w:szCs w:val="22"/>
              </w:rPr>
              <w:t>sininen</w:t>
            </w:r>
          </w:p>
        </w:tc>
        <w:tc>
          <w:tcPr>
            <w:tcW w:w="1530" w:type="dxa"/>
            <w:tcBorders>
              <w:top w:val="nil"/>
              <w:bottom w:val="single" w:sz="4" w:space="0" w:color="auto"/>
            </w:tcBorders>
          </w:tcPr>
          <w:p w14:paraId="245EFC84" w14:textId="5DE73DDE" w:rsidR="004A0656" w:rsidRPr="00A95D68" w:rsidRDefault="00C976E7" w:rsidP="002D01A2">
            <w:pPr>
              <w:spacing w:before="20" w:after="20"/>
              <w:ind w:right="-64"/>
              <w:rPr>
                <w:sz w:val="22"/>
                <w:szCs w:val="22"/>
              </w:rPr>
            </w:pPr>
            <w:r>
              <w:rPr>
                <w:sz w:val="22"/>
                <w:szCs w:val="22"/>
              </w:rPr>
              <w:t>sini</w:t>
            </w:r>
            <w:r w:rsidR="004A0656" w:rsidRPr="00532257">
              <w:rPr>
                <w:sz w:val="22"/>
                <w:szCs w:val="22"/>
              </w:rPr>
              <w:t>se/stä</w:t>
            </w:r>
          </w:p>
        </w:tc>
        <w:tc>
          <w:tcPr>
            <w:tcW w:w="1440" w:type="dxa"/>
            <w:tcBorders>
              <w:top w:val="nil"/>
              <w:bottom w:val="single" w:sz="4" w:space="0" w:color="auto"/>
            </w:tcBorders>
          </w:tcPr>
          <w:p w14:paraId="6B0A2AF1" w14:textId="4A92E512" w:rsidR="004A0656" w:rsidRPr="00A95D68" w:rsidRDefault="00C976E7" w:rsidP="002D01A2">
            <w:pPr>
              <w:spacing w:before="20" w:after="20"/>
              <w:ind w:right="-64"/>
              <w:rPr>
                <w:sz w:val="22"/>
                <w:szCs w:val="22"/>
              </w:rPr>
            </w:pPr>
            <w:r>
              <w:rPr>
                <w:sz w:val="22"/>
                <w:szCs w:val="22"/>
              </w:rPr>
              <w:t>sini</w:t>
            </w:r>
            <w:r w:rsidR="004A0656" w:rsidRPr="00532257">
              <w:rPr>
                <w:sz w:val="22"/>
                <w:szCs w:val="22"/>
              </w:rPr>
              <w:t>s</w:t>
            </w:r>
            <w:r w:rsidR="004A0656">
              <w:rPr>
                <w:sz w:val="22"/>
                <w:szCs w:val="22"/>
              </w:rPr>
              <w:t>/i</w:t>
            </w:r>
            <w:r w:rsidR="004A0656" w:rsidRPr="00532257">
              <w:rPr>
                <w:sz w:val="22"/>
                <w:szCs w:val="22"/>
              </w:rPr>
              <w:t>/stä</w:t>
            </w:r>
          </w:p>
        </w:tc>
        <w:tc>
          <w:tcPr>
            <w:tcW w:w="1620" w:type="dxa"/>
            <w:tcBorders>
              <w:top w:val="nil"/>
              <w:bottom w:val="single" w:sz="4" w:space="0" w:color="auto"/>
            </w:tcBorders>
          </w:tcPr>
          <w:p w14:paraId="001E5B56" w14:textId="1B1256DA" w:rsidR="004A0656" w:rsidRPr="00A95D68" w:rsidRDefault="00C976E7" w:rsidP="002D01A2">
            <w:pPr>
              <w:spacing w:before="20" w:after="20"/>
              <w:ind w:right="-64"/>
              <w:rPr>
                <w:sz w:val="22"/>
                <w:szCs w:val="22"/>
              </w:rPr>
            </w:pPr>
            <w:r>
              <w:rPr>
                <w:sz w:val="22"/>
                <w:szCs w:val="22"/>
              </w:rPr>
              <w:t>sin</w:t>
            </w:r>
            <w:r w:rsidR="004A0656" w:rsidRPr="0045523B">
              <w:rPr>
                <w:sz w:val="22"/>
                <w:szCs w:val="22"/>
              </w:rPr>
              <w:t>is/heen</w:t>
            </w:r>
          </w:p>
        </w:tc>
        <w:tc>
          <w:tcPr>
            <w:tcW w:w="1530" w:type="dxa"/>
            <w:tcBorders>
              <w:top w:val="nil"/>
              <w:bottom w:val="single" w:sz="4" w:space="0" w:color="auto"/>
            </w:tcBorders>
          </w:tcPr>
          <w:p w14:paraId="27A2A86B" w14:textId="2C45667A" w:rsidR="004A0656" w:rsidRPr="00A95D68" w:rsidRDefault="00C976E7" w:rsidP="002D01A2">
            <w:pPr>
              <w:spacing w:before="20" w:after="20"/>
              <w:ind w:right="-64"/>
              <w:rPr>
                <w:sz w:val="22"/>
                <w:szCs w:val="22"/>
              </w:rPr>
            </w:pPr>
            <w:r>
              <w:rPr>
                <w:sz w:val="22"/>
                <w:szCs w:val="22"/>
              </w:rPr>
              <w:t>sin</w:t>
            </w:r>
            <w:r w:rsidR="004A0656" w:rsidRPr="0045523B">
              <w:rPr>
                <w:sz w:val="22"/>
                <w:szCs w:val="22"/>
              </w:rPr>
              <w:t>is/h</w:t>
            </w:r>
            <w:r w:rsidR="004A0656">
              <w:rPr>
                <w:sz w:val="22"/>
                <w:szCs w:val="22"/>
              </w:rPr>
              <w:t>ii</w:t>
            </w:r>
            <w:r w:rsidR="004A0656" w:rsidRPr="0045523B">
              <w:rPr>
                <w:sz w:val="22"/>
                <w:szCs w:val="22"/>
              </w:rPr>
              <w:t>n</w:t>
            </w:r>
          </w:p>
        </w:tc>
      </w:tr>
      <w:tr w:rsidR="00503943" w:rsidRPr="00A95D68" w14:paraId="38C0C286" w14:textId="77777777" w:rsidTr="00B6320C">
        <w:trPr>
          <w:trHeight w:val="168"/>
        </w:trPr>
        <w:tc>
          <w:tcPr>
            <w:tcW w:w="1998" w:type="dxa"/>
            <w:vMerge w:val="restart"/>
          </w:tcPr>
          <w:p w14:paraId="471074CB" w14:textId="1A69066F" w:rsidR="00503943" w:rsidRPr="00A95D68" w:rsidRDefault="00503943" w:rsidP="002D01A2">
            <w:pPr>
              <w:spacing w:before="20" w:after="20"/>
              <w:rPr>
                <w:sz w:val="22"/>
                <w:szCs w:val="22"/>
              </w:rPr>
            </w:pPr>
            <w:r w:rsidRPr="00A95D68">
              <w:rPr>
                <w:sz w:val="22"/>
                <w:szCs w:val="22"/>
              </w:rPr>
              <w:t>3.1 Yksirankaiset pitkävokaaliset</w:t>
            </w:r>
            <w:r w:rsidR="00A26E61">
              <w:rPr>
                <w:sz w:val="22"/>
                <w:szCs w:val="22"/>
              </w:rPr>
              <w:t xml:space="preserve"> nomenit</w:t>
            </w:r>
          </w:p>
        </w:tc>
        <w:tc>
          <w:tcPr>
            <w:tcW w:w="1260" w:type="dxa"/>
            <w:tcBorders>
              <w:bottom w:val="nil"/>
            </w:tcBorders>
          </w:tcPr>
          <w:p w14:paraId="5D5D66A9" w14:textId="77777777" w:rsidR="00503943" w:rsidRPr="00A95D68" w:rsidRDefault="00503943" w:rsidP="002D01A2">
            <w:pPr>
              <w:spacing w:before="20" w:after="20"/>
              <w:ind w:right="-64"/>
              <w:rPr>
                <w:sz w:val="22"/>
                <w:szCs w:val="22"/>
              </w:rPr>
            </w:pPr>
            <w:r w:rsidRPr="00292489">
              <w:rPr>
                <w:sz w:val="22"/>
                <w:szCs w:val="22"/>
              </w:rPr>
              <w:t>maa</w:t>
            </w:r>
          </w:p>
        </w:tc>
        <w:tc>
          <w:tcPr>
            <w:tcW w:w="1530" w:type="dxa"/>
            <w:tcBorders>
              <w:bottom w:val="nil"/>
            </w:tcBorders>
          </w:tcPr>
          <w:p w14:paraId="63385635" w14:textId="77777777" w:rsidR="00503943" w:rsidRPr="00A95D68" w:rsidRDefault="00503943" w:rsidP="002D01A2">
            <w:pPr>
              <w:spacing w:before="20" w:after="20"/>
              <w:ind w:right="-64"/>
              <w:rPr>
                <w:sz w:val="22"/>
                <w:szCs w:val="22"/>
              </w:rPr>
            </w:pPr>
            <w:r w:rsidRPr="00952D46">
              <w:rPr>
                <w:sz w:val="22"/>
                <w:szCs w:val="22"/>
              </w:rPr>
              <w:t>maa/sta</w:t>
            </w:r>
          </w:p>
        </w:tc>
        <w:tc>
          <w:tcPr>
            <w:tcW w:w="1440" w:type="dxa"/>
            <w:tcBorders>
              <w:bottom w:val="nil"/>
            </w:tcBorders>
          </w:tcPr>
          <w:p w14:paraId="03500FEA" w14:textId="77777777" w:rsidR="00503943" w:rsidRPr="00A95D68" w:rsidRDefault="00503943" w:rsidP="002D01A2">
            <w:pPr>
              <w:spacing w:before="20" w:after="20"/>
              <w:ind w:right="-64"/>
              <w:rPr>
                <w:sz w:val="22"/>
                <w:szCs w:val="22"/>
              </w:rPr>
            </w:pPr>
            <w:r w:rsidRPr="00952D46">
              <w:rPr>
                <w:sz w:val="22"/>
                <w:szCs w:val="22"/>
              </w:rPr>
              <w:t>ma</w:t>
            </w:r>
            <w:r>
              <w:rPr>
                <w:sz w:val="22"/>
                <w:szCs w:val="22"/>
              </w:rPr>
              <w:t>/i</w:t>
            </w:r>
            <w:r w:rsidRPr="00952D46">
              <w:rPr>
                <w:sz w:val="22"/>
                <w:szCs w:val="22"/>
              </w:rPr>
              <w:t>/sta</w:t>
            </w:r>
          </w:p>
        </w:tc>
        <w:tc>
          <w:tcPr>
            <w:tcW w:w="1620" w:type="dxa"/>
            <w:tcBorders>
              <w:bottom w:val="nil"/>
            </w:tcBorders>
          </w:tcPr>
          <w:p w14:paraId="317F43A0" w14:textId="77777777" w:rsidR="00503943" w:rsidRPr="00A95D68" w:rsidRDefault="00503943" w:rsidP="002D01A2">
            <w:pPr>
              <w:spacing w:before="20" w:after="20"/>
              <w:ind w:right="-64"/>
              <w:rPr>
                <w:sz w:val="22"/>
                <w:szCs w:val="22"/>
              </w:rPr>
            </w:pPr>
            <w:r w:rsidRPr="009A6BE0">
              <w:rPr>
                <w:sz w:val="22"/>
                <w:szCs w:val="22"/>
              </w:rPr>
              <w:t>maa/han</w:t>
            </w:r>
          </w:p>
        </w:tc>
        <w:tc>
          <w:tcPr>
            <w:tcW w:w="1530" w:type="dxa"/>
            <w:tcBorders>
              <w:bottom w:val="nil"/>
            </w:tcBorders>
          </w:tcPr>
          <w:p w14:paraId="7A520CC4" w14:textId="77777777" w:rsidR="00503943" w:rsidRPr="00A95D68" w:rsidRDefault="00503943" w:rsidP="002D01A2">
            <w:pPr>
              <w:spacing w:before="20" w:after="20"/>
              <w:ind w:right="-64"/>
              <w:rPr>
                <w:sz w:val="22"/>
                <w:szCs w:val="22"/>
              </w:rPr>
            </w:pPr>
            <w:r w:rsidRPr="009A6BE0">
              <w:rPr>
                <w:sz w:val="22"/>
                <w:szCs w:val="22"/>
              </w:rPr>
              <w:t>ma</w:t>
            </w:r>
            <w:r>
              <w:rPr>
                <w:sz w:val="22"/>
                <w:szCs w:val="22"/>
              </w:rPr>
              <w:t>/i</w:t>
            </w:r>
            <w:r w:rsidRPr="009A6BE0">
              <w:rPr>
                <w:sz w:val="22"/>
                <w:szCs w:val="22"/>
              </w:rPr>
              <w:t>/h</w:t>
            </w:r>
            <w:r>
              <w:rPr>
                <w:sz w:val="22"/>
                <w:szCs w:val="22"/>
              </w:rPr>
              <w:t>i</w:t>
            </w:r>
            <w:r w:rsidRPr="009A6BE0">
              <w:rPr>
                <w:sz w:val="22"/>
                <w:szCs w:val="22"/>
              </w:rPr>
              <w:t>n</w:t>
            </w:r>
          </w:p>
        </w:tc>
      </w:tr>
      <w:tr w:rsidR="00503943" w:rsidRPr="00A95D68" w14:paraId="1A220B09" w14:textId="77777777" w:rsidTr="00B6320C">
        <w:trPr>
          <w:trHeight w:val="168"/>
        </w:trPr>
        <w:tc>
          <w:tcPr>
            <w:tcW w:w="1998" w:type="dxa"/>
            <w:vMerge/>
          </w:tcPr>
          <w:p w14:paraId="55F36A51" w14:textId="77777777" w:rsidR="00503943" w:rsidRPr="00A95D68" w:rsidRDefault="00503943" w:rsidP="002D01A2">
            <w:pPr>
              <w:spacing w:before="20" w:after="20"/>
              <w:rPr>
                <w:sz w:val="22"/>
                <w:szCs w:val="22"/>
              </w:rPr>
            </w:pPr>
          </w:p>
        </w:tc>
        <w:tc>
          <w:tcPr>
            <w:tcW w:w="1260" w:type="dxa"/>
            <w:tcBorders>
              <w:top w:val="nil"/>
              <w:bottom w:val="nil"/>
            </w:tcBorders>
          </w:tcPr>
          <w:p w14:paraId="764284E2" w14:textId="77777777" w:rsidR="00503943" w:rsidRPr="00A95D68" w:rsidRDefault="00503943" w:rsidP="002D01A2">
            <w:pPr>
              <w:spacing w:before="20" w:after="20"/>
              <w:ind w:right="-64"/>
              <w:rPr>
                <w:sz w:val="22"/>
                <w:szCs w:val="22"/>
              </w:rPr>
            </w:pPr>
            <w:r w:rsidRPr="00292489">
              <w:rPr>
                <w:sz w:val="22"/>
                <w:szCs w:val="22"/>
              </w:rPr>
              <w:t>yö</w:t>
            </w:r>
          </w:p>
        </w:tc>
        <w:tc>
          <w:tcPr>
            <w:tcW w:w="1530" w:type="dxa"/>
            <w:tcBorders>
              <w:top w:val="nil"/>
              <w:bottom w:val="nil"/>
            </w:tcBorders>
          </w:tcPr>
          <w:p w14:paraId="70F0BBAC" w14:textId="77777777" w:rsidR="00503943" w:rsidRPr="00A95D68" w:rsidRDefault="00503943" w:rsidP="002D01A2">
            <w:pPr>
              <w:spacing w:before="20" w:after="20"/>
              <w:ind w:right="-64"/>
              <w:rPr>
                <w:sz w:val="22"/>
                <w:szCs w:val="22"/>
              </w:rPr>
            </w:pPr>
            <w:r w:rsidRPr="00952D46">
              <w:rPr>
                <w:sz w:val="22"/>
                <w:szCs w:val="22"/>
              </w:rPr>
              <w:t>yö/stä</w:t>
            </w:r>
          </w:p>
        </w:tc>
        <w:tc>
          <w:tcPr>
            <w:tcW w:w="1440" w:type="dxa"/>
            <w:tcBorders>
              <w:top w:val="nil"/>
              <w:bottom w:val="nil"/>
            </w:tcBorders>
          </w:tcPr>
          <w:p w14:paraId="5E5CB323" w14:textId="77777777" w:rsidR="00503943" w:rsidRPr="00A95D68" w:rsidRDefault="00503943" w:rsidP="002D01A2">
            <w:pPr>
              <w:spacing w:before="20" w:after="20"/>
              <w:ind w:right="-64"/>
              <w:rPr>
                <w:sz w:val="22"/>
                <w:szCs w:val="22"/>
              </w:rPr>
            </w:pPr>
            <w:r>
              <w:rPr>
                <w:sz w:val="22"/>
                <w:szCs w:val="22"/>
              </w:rPr>
              <w:t>ö/i</w:t>
            </w:r>
            <w:r w:rsidRPr="00952D46">
              <w:rPr>
                <w:sz w:val="22"/>
                <w:szCs w:val="22"/>
              </w:rPr>
              <w:t>/stä</w:t>
            </w:r>
          </w:p>
        </w:tc>
        <w:tc>
          <w:tcPr>
            <w:tcW w:w="1620" w:type="dxa"/>
            <w:tcBorders>
              <w:top w:val="nil"/>
              <w:bottom w:val="nil"/>
            </w:tcBorders>
          </w:tcPr>
          <w:p w14:paraId="25513715" w14:textId="77777777" w:rsidR="00503943" w:rsidRPr="00A95D68" w:rsidRDefault="00503943" w:rsidP="002D01A2">
            <w:pPr>
              <w:spacing w:before="20" w:after="20"/>
              <w:ind w:right="-64"/>
              <w:rPr>
                <w:sz w:val="22"/>
                <w:szCs w:val="22"/>
              </w:rPr>
            </w:pPr>
            <w:r w:rsidRPr="009A6BE0">
              <w:rPr>
                <w:sz w:val="22"/>
                <w:szCs w:val="22"/>
              </w:rPr>
              <w:t>yö/hön</w:t>
            </w:r>
          </w:p>
        </w:tc>
        <w:tc>
          <w:tcPr>
            <w:tcW w:w="1530" w:type="dxa"/>
            <w:tcBorders>
              <w:top w:val="nil"/>
              <w:bottom w:val="nil"/>
            </w:tcBorders>
          </w:tcPr>
          <w:p w14:paraId="37BAF3A6" w14:textId="77777777" w:rsidR="00503943" w:rsidRPr="00A95D68" w:rsidRDefault="00503943" w:rsidP="002D01A2">
            <w:pPr>
              <w:spacing w:before="20" w:after="20"/>
              <w:ind w:right="-64"/>
              <w:rPr>
                <w:sz w:val="22"/>
                <w:szCs w:val="22"/>
              </w:rPr>
            </w:pPr>
            <w:r>
              <w:rPr>
                <w:sz w:val="22"/>
                <w:szCs w:val="22"/>
              </w:rPr>
              <w:t>ö/i</w:t>
            </w:r>
            <w:r w:rsidRPr="009A6BE0">
              <w:rPr>
                <w:sz w:val="22"/>
                <w:szCs w:val="22"/>
              </w:rPr>
              <w:t>/h</w:t>
            </w:r>
            <w:r>
              <w:rPr>
                <w:sz w:val="22"/>
                <w:szCs w:val="22"/>
              </w:rPr>
              <w:t>i</w:t>
            </w:r>
            <w:r w:rsidRPr="009A6BE0">
              <w:rPr>
                <w:sz w:val="22"/>
                <w:szCs w:val="22"/>
              </w:rPr>
              <w:t>n</w:t>
            </w:r>
          </w:p>
        </w:tc>
      </w:tr>
      <w:tr w:rsidR="00503943" w:rsidRPr="00A95D68" w14:paraId="30A9DA4B" w14:textId="77777777" w:rsidTr="00B6320C">
        <w:trPr>
          <w:trHeight w:val="168"/>
        </w:trPr>
        <w:tc>
          <w:tcPr>
            <w:tcW w:w="1998" w:type="dxa"/>
            <w:vMerge/>
          </w:tcPr>
          <w:p w14:paraId="270E290B" w14:textId="77777777" w:rsidR="00503943" w:rsidRPr="00A95D68" w:rsidRDefault="00503943" w:rsidP="002D01A2">
            <w:pPr>
              <w:spacing w:before="20" w:after="20"/>
              <w:rPr>
                <w:sz w:val="22"/>
                <w:szCs w:val="22"/>
              </w:rPr>
            </w:pPr>
          </w:p>
        </w:tc>
        <w:tc>
          <w:tcPr>
            <w:tcW w:w="1260" w:type="dxa"/>
            <w:tcBorders>
              <w:top w:val="nil"/>
              <w:bottom w:val="nil"/>
            </w:tcBorders>
          </w:tcPr>
          <w:p w14:paraId="65495D7D" w14:textId="77777777" w:rsidR="00503943" w:rsidRPr="00A95D68" w:rsidRDefault="00503943" w:rsidP="002D01A2">
            <w:pPr>
              <w:spacing w:before="20" w:after="20"/>
              <w:ind w:right="-64"/>
              <w:rPr>
                <w:sz w:val="22"/>
                <w:szCs w:val="22"/>
              </w:rPr>
            </w:pPr>
            <w:r w:rsidRPr="00292489">
              <w:rPr>
                <w:sz w:val="22"/>
                <w:szCs w:val="22"/>
              </w:rPr>
              <w:t>tuorestai</w:t>
            </w:r>
          </w:p>
        </w:tc>
        <w:tc>
          <w:tcPr>
            <w:tcW w:w="1530" w:type="dxa"/>
            <w:tcBorders>
              <w:top w:val="nil"/>
              <w:bottom w:val="nil"/>
            </w:tcBorders>
          </w:tcPr>
          <w:p w14:paraId="4A948416" w14:textId="77777777" w:rsidR="00503943" w:rsidRPr="00A95D68" w:rsidRDefault="00503943" w:rsidP="002D01A2">
            <w:pPr>
              <w:spacing w:before="20" w:after="20"/>
              <w:ind w:right="-64"/>
              <w:rPr>
                <w:sz w:val="22"/>
                <w:szCs w:val="22"/>
              </w:rPr>
            </w:pPr>
            <w:r w:rsidRPr="00952D46">
              <w:rPr>
                <w:sz w:val="22"/>
                <w:szCs w:val="22"/>
              </w:rPr>
              <w:t>tuorestai/sta</w:t>
            </w:r>
          </w:p>
        </w:tc>
        <w:tc>
          <w:tcPr>
            <w:tcW w:w="1440" w:type="dxa"/>
            <w:tcBorders>
              <w:top w:val="nil"/>
              <w:bottom w:val="nil"/>
            </w:tcBorders>
          </w:tcPr>
          <w:p w14:paraId="3E9C2D9D" w14:textId="77777777" w:rsidR="00503943" w:rsidRPr="00A95D68" w:rsidRDefault="00503943" w:rsidP="002D01A2">
            <w:pPr>
              <w:spacing w:before="20" w:after="20"/>
              <w:ind w:right="-64"/>
              <w:rPr>
                <w:sz w:val="22"/>
                <w:szCs w:val="22"/>
              </w:rPr>
            </w:pPr>
            <w:r w:rsidRPr="00952D46">
              <w:rPr>
                <w:sz w:val="22"/>
                <w:szCs w:val="22"/>
              </w:rPr>
              <w:t>tuoresta</w:t>
            </w:r>
            <w:r>
              <w:rPr>
                <w:sz w:val="22"/>
                <w:szCs w:val="22"/>
              </w:rPr>
              <w:t>/</w:t>
            </w:r>
            <w:r w:rsidRPr="00952D46">
              <w:rPr>
                <w:sz w:val="22"/>
                <w:szCs w:val="22"/>
              </w:rPr>
              <w:t>i/sta</w:t>
            </w:r>
          </w:p>
        </w:tc>
        <w:tc>
          <w:tcPr>
            <w:tcW w:w="1620" w:type="dxa"/>
            <w:tcBorders>
              <w:top w:val="nil"/>
              <w:bottom w:val="nil"/>
            </w:tcBorders>
          </w:tcPr>
          <w:p w14:paraId="088EAFEA" w14:textId="77777777" w:rsidR="00503943" w:rsidRPr="00A95D68" w:rsidRDefault="00503943" w:rsidP="002D01A2">
            <w:pPr>
              <w:spacing w:before="20" w:after="20"/>
              <w:ind w:right="-64"/>
              <w:rPr>
                <w:sz w:val="22"/>
                <w:szCs w:val="22"/>
              </w:rPr>
            </w:pPr>
            <w:r w:rsidRPr="009A6BE0">
              <w:rPr>
                <w:sz w:val="22"/>
                <w:szCs w:val="22"/>
              </w:rPr>
              <w:t>tuorestai/hin</w:t>
            </w:r>
          </w:p>
        </w:tc>
        <w:tc>
          <w:tcPr>
            <w:tcW w:w="1530" w:type="dxa"/>
            <w:tcBorders>
              <w:top w:val="nil"/>
              <w:bottom w:val="nil"/>
            </w:tcBorders>
          </w:tcPr>
          <w:p w14:paraId="64FF493F" w14:textId="77777777" w:rsidR="00503943" w:rsidRPr="00A95D68" w:rsidRDefault="00503943" w:rsidP="002D01A2">
            <w:pPr>
              <w:spacing w:before="20" w:after="20"/>
              <w:ind w:right="-64"/>
              <w:rPr>
                <w:sz w:val="22"/>
                <w:szCs w:val="22"/>
              </w:rPr>
            </w:pPr>
            <w:r w:rsidRPr="009A6BE0">
              <w:rPr>
                <w:sz w:val="22"/>
                <w:szCs w:val="22"/>
              </w:rPr>
              <w:t>tuoresta</w:t>
            </w:r>
            <w:r>
              <w:rPr>
                <w:sz w:val="22"/>
                <w:szCs w:val="22"/>
              </w:rPr>
              <w:t>/</w:t>
            </w:r>
            <w:r w:rsidRPr="009A6BE0">
              <w:rPr>
                <w:sz w:val="22"/>
                <w:szCs w:val="22"/>
              </w:rPr>
              <w:t>i/hin</w:t>
            </w:r>
          </w:p>
        </w:tc>
      </w:tr>
      <w:tr w:rsidR="00503943" w:rsidRPr="00A95D68" w14:paraId="4ADC8A8F" w14:textId="77777777" w:rsidTr="00B6320C">
        <w:trPr>
          <w:trHeight w:val="168"/>
        </w:trPr>
        <w:tc>
          <w:tcPr>
            <w:tcW w:w="1998" w:type="dxa"/>
            <w:vMerge/>
          </w:tcPr>
          <w:p w14:paraId="7F283201" w14:textId="77777777" w:rsidR="00503943" w:rsidRPr="00A95D68" w:rsidRDefault="00503943" w:rsidP="002D01A2">
            <w:pPr>
              <w:spacing w:before="20" w:after="20"/>
              <w:rPr>
                <w:sz w:val="22"/>
                <w:szCs w:val="22"/>
              </w:rPr>
            </w:pPr>
          </w:p>
        </w:tc>
        <w:tc>
          <w:tcPr>
            <w:tcW w:w="1260" w:type="dxa"/>
            <w:tcBorders>
              <w:top w:val="nil"/>
              <w:bottom w:val="nil"/>
            </w:tcBorders>
          </w:tcPr>
          <w:p w14:paraId="44134A7F" w14:textId="0E0490A5" w:rsidR="00503943" w:rsidRPr="00A95D68" w:rsidRDefault="00540A59" w:rsidP="002D01A2">
            <w:pPr>
              <w:spacing w:before="20" w:after="20"/>
              <w:ind w:right="-64"/>
              <w:rPr>
                <w:sz w:val="22"/>
                <w:szCs w:val="22"/>
              </w:rPr>
            </w:pPr>
            <w:r>
              <w:rPr>
                <w:sz w:val="22"/>
                <w:szCs w:val="22"/>
              </w:rPr>
              <w:t>valkkee</w:t>
            </w:r>
          </w:p>
        </w:tc>
        <w:tc>
          <w:tcPr>
            <w:tcW w:w="1530" w:type="dxa"/>
            <w:tcBorders>
              <w:top w:val="nil"/>
              <w:bottom w:val="nil"/>
            </w:tcBorders>
          </w:tcPr>
          <w:p w14:paraId="331DC6F9" w14:textId="77777777" w:rsidR="00503943" w:rsidRPr="00A95D68" w:rsidRDefault="00503943" w:rsidP="002D01A2">
            <w:pPr>
              <w:spacing w:before="20" w:after="20"/>
              <w:ind w:right="-64"/>
              <w:rPr>
                <w:sz w:val="22"/>
                <w:szCs w:val="22"/>
              </w:rPr>
            </w:pPr>
            <w:r w:rsidRPr="00952D46">
              <w:rPr>
                <w:sz w:val="22"/>
                <w:szCs w:val="22"/>
              </w:rPr>
              <w:t>valkkee/sta</w:t>
            </w:r>
          </w:p>
        </w:tc>
        <w:tc>
          <w:tcPr>
            <w:tcW w:w="1440" w:type="dxa"/>
            <w:tcBorders>
              <w:top w:val="nil"/>
              <w:bottom w:val="nil"/>
            </w:tcBorders>
          </w:tcPr>
          <w:p w14:paraId="18671A52" w14:textId="77777777" w:rsidR="00503943" w:rsidRPr="00A95D68" w:rsidRDefault="00503943" w:rsidP="002D01A2">
            <w:pPr>
              <w:spacing w:before="20" w:after="20"/>
              <w:ind w:right="-64"/>
              <w:rPr>
                <w:sz w:val="22"/>
                <w:szCs w:val="22"/>
              </w:rPr>
            </w:pPr>
            <w:r w:rsidRPr="00952D46">
              <w:rPr>
                <w:sz w:val="22"/>
                <w:szCs w:val="22"/>
              </w:rPr>
              <w:t>valkke</w:t>
            </w:r>
            <w:r>
              <w:rPr>
                <w:sz w:val="22"/>
                <w:szCs w:val="22"/>
              </w:rPr>
              <w:t>/i</w:t>
            </w:r>
            <w:r w:rsidRPr="00952D46">
              <w:rPr>
                <w:sz w:val="22"/>
                <w:szCs w:val="22"/>
              </w:rPr>
              <w:t>/sta</w:t>
            </w:r>
          </w:p>
        </w:tc>
        <w:tc>
          <w:tcPr>
            <w:tcW w:w="1620" w:type="dxa"/>
            <w:tcBorders>
              <w:top w:val="nil"/>
              <w:bottom w:val="nil"/>
            </w:tcBorders>
          </w:tcPr>
          <w:p w14:paraId="466989CA" w14:textId="77777777" w:rsidR="00503943" w:rsidRPr="00A95D68" w:rsidRDefault="00503943" w:rsidP="002D01A2">
            <w:pPr>
              <w:spacing w:before="20" w:after="20"/>
              <w:ind w:right="-64"/>
              <w:rPr>
                <w:sz w:val="22"/>
                <w:szCs w:val="22"/>
              </w:rPr>
            </w:pPr>
            <w:r w:rsidRPr="009A6BE0">
              <w:rPr>
                <w:sz w:val="22"/>
                <w:szCs w:val="22"/>
              </w:rPr>
              <w:t>valkkee/s</w:t>
            </w:r>
            <w:r>
              <w:rPr>
                <w:sz w:val="22"/>
                <w:szCs w:val="22"/>
              </w:rPr>
              <w:t>s</w:t>
            </w:r>
            <w:r w:rsidRPr="009A6BE0">
              <w:rPr>
                <w:sz w:val="22"/>
                <w:szCs w:val="22"/>
              </w:rPr>
              <w:t>een</w:t>
            </w:r>
          </w:p>
        </w:tc>
        <w:tc>
          <w:tcPr>
            <w:tcW w:w="1530" w:type="dxa"/>
            <w:tcBorders>
              <w:top w:val="nil"/>
              <w:bottom w:val="nil"/>
            </w:tcBorders>
          </w:tcPr>
          <w:p w14:paraId="59D7E798" w14:textId="4461788F" w:rsidR="00503943" w:rsidRPr="00A95D68" w:rsidRDefault="00503943" w:rsidP="002D01A2">
            <w:pPr>
              <w:spacing w:before="20" w:after="20"/>
              <w:ind w:right="-64"/>
              <w:rPr>
                <w:sz w:val="22"/>
                <w:szCs w:val="22"/>
              </w:rPr>
            </w:pPr>
            <w:r w:rsidRPr="009A6BE0">
              <w:rPr>
                <w:sz w:val="22"/>
                <w:szCs w:val="22"/>
              </w:rPr>
              <w:t>valkke</w:t>
            </w:r>
            <w:r w:rsidR="00514DED">
              <w:rPr>
                <w:sz w:val="22"/>
                <w:szCs w:val="22"/>
              </w:rPr>
              <w:t>/</w:t>
            </w:r>
            <w:r>
              <w:rPr>
                <w:sz w:val="22"/>
                <w:szCs w:val="22"/>
              </w:rPr>
              <w:t>i</w:t>
            </w:r>
            <w:r w:rsidRPr="009A6BE0">
              <w:rPr>
                <w:sz w:val="22"/>
                <w:szCs w:val="22"/>
              </w:rPr>
              <w:t>/s</w:t>
            </w:r>
            <w:r>
              <w:rPr>
                <w:sz w:val="22"/>
                <w:szCs w:val="22"/>
              </w:rPr>
              <w:t>sii</w:t>
            </w:r>
            <w:r w:rsidRPr="009A6BE0">
              <w:rPr>
                <w:sz w:val="22"/>
                <w:szCs w:val="22"/>
              </w:rPr>
              <w:t>n</w:t>
            </w:r>
          </w:p>
        </w:tc>
      </w:tr>
      <w:tr w:rsidR="00503943" w:rsidRPr="00A95D68" w14:paraId="0CCD3338" w14:textId="77777777" w:rsidTr="00B6320C">
        <w:trPr>
          <w:trHeight w:val="168"/>
        </w:trPr>
        <w:tc>
          <w:tcPr>
            <w:tcW w:w="1998" w:type="dxa"/>
            <w:vMerge/>
          </w:tcPr>
          <w:p w14:paraId="09BC6FB6" w14:textId="77777777" w:rsidR="00503943" w:rsidRPr="00A95D68" w:rsidRDefault="00503943" w:rsidP="002D01A2">
            <w:pPr>
              <w:spacing w:before="20" w:after="20"/>
              <w:rPr>
                <w:sz w:val="22"/>
                <w:szCs w:val="22"/>
              </w:rPr>
            </w:pPr>
          </w:p>
        </w:tc>
        <w:tc>
          <w:tcPr>
            <w:tcW w:w="1260" w:type="dxa"/>
            <w:tcBorders>
              <w:top w:val="nil"/>
              <w:bottom w:val="single" w:sz="4" w:space="0" w:color="auto"/>
            </w:tcBorders>
          </w:tcPr>
          <w:p w14:paraId="1D1651D7" w14:textId="77777777" w:rsidR="00503943" w:rsidRPr="00A95D68" w:rsidRDefault="00503943" w:rsidP="002D01A2">
            <w:pPr>
              <w:spacing w:before="20" w:after="20"/>
              <w:ind w:right="-64"/>
              <w:rPr>
                <w:sz w:val="22"/>
                <w:szCs w:val="22"/>
              </w:rPr>
            </w:pPr>
            <w:r w:rsidRPr="00292489">
              <w:rPr>
                <w:sz w:val="22"/>
                <w:szCs w:val="22"/>
              </w:rPr>
              <w:t>kurkkii</w:t>
            </w:r>
          </w:p>
        </w:tc>
        <w:tc>
          <w:tcPr>
            <w:tcW w:w="1530" w:type="dxa"/>
            <w:tcBorders>
              <w:top w:val="nil"/>
              <w:bottom w:val="single" w:sz="4" w:space="0" w:color="auto"/>
            </w:tcBorders>
          </w:tcPr>
          <w:p w14:paraId="7C4E6BD6" w14:textId="77777777" w:rsidR="00503943" w:rsidRPr="00A95D68" w:rsidRDefault="00503943" w:rsidP="002D01A2">
            <w:pPr>
              <w:spacing w:before="20" w:after="20"/>
              <w:ind w:right="-64"/>
              <w:rPr>
                <w:sz w:val="22"/>
                <w:szCs w:val="22"/>
              </w:rPr>
            </w:pPr>
            <w:r w:rsidRPr="00952D46">
              <w:rPr>
                <w:sz w:val="22"/>
                <w:szCs w:val="22"/>
              </w:rPr>
              <w:t>kurkkii/sta</w:t>
            </w:r>
          </w:p>
        </w:tc>
        <w:tc>
          <w:tcPr>
            <w:tcW w:w="1440" w:type="dxa"/>
            <w:tcBorders>
              <w:top w:val="nil"/>
              <w:bottom w:val="single" w:sz="4" w:space="0" w:color="auto"/>
            </w:tcBorders>
          </w:tcPr>
          <w:p w14:paraId="678BDC90" w14:textId="77777777" w:rsidR="00503943" w:rsidRPr="00A95D68" w:rsidRDefault="00503943" w:rsidP="002D01A2">
            <w:pPr>
              <w:spacing w:before="20" w:after="20"/>
              <w:ind w:right="-64"/>
              <w:rPr>
                <w:sz w:val="22"/>
                <w:szCs w:val="22"/>
              </w:rPr>
            </w:pPr>
            <w:r w:rsidRPr="00952D46">
              <w:rPr>
                <w:sz w:val="22"/>
                <w:szCs w:val="22"/>
              </w:rPr>
              <w:t>kurkki</w:t>
            </w:r>
            <w:r>
              <w:rPr>
                <w:sz w:val="22"/>
                <w:szCs w:val="22"/>
              </w:rPr>
              <w:t>/</w:t>
            </w:r>
            <w:r w:rsidRPr="00952D46">
              <w:rPr>
                <w:sz w:val="22"/>
                <w:szCs w:val="22"/>
              </w:rPr>
              <w:t>i/sta</w:t>
            </w:r>
          </w:p>
        </w:tc>
        <w:tc>
          <w:tcPr>
            <w:tcW w:w="1620" w:type="dxa"/>
            <w:tcBorders>
              <w:top w:val="nil"/>
              <w:bottom w:val="single" w:sz="4" w:space="0" w:color="auto"/>
            </w:tcBorders>
          </w:tcPr>
          <w:p w14:paraId="7B9968D6" w14:textId="77777777" w:rsidR="00503943" w:rsidRPr="00A95D68" w:rsidRDefault="00503943" w:rsidP="002D01A2">
            <w:pPr>
              <w:spacing w:before="20" w:after="20"/>
              <w:ind w:right="-64"/>
              <w:rPr>
                <w:sz w:val="22"/>
                <w:szCs w:val="22"/>
              </w:rPr>
            </w:pPr>
            <w:r w:rsidRPr="009A6BE0">
              <w:rPr>
                <w:sz w:val="22"/>
                <w:szCs w:val="22"/>
              </w:rPr>
              <w:t>kurkkii/s</w:t>
            </w:r>
            <w:r>
              <w:rPr>
                <w:sz w:val="22"/>
                <w:szCs w:val="22"/>
              </w:rPr>
              <w:t>s</w:t>
            </w:r>
            <w:r w:rsidRPr="009A6BE0">
              <w:rPr>
                <w:sz w:val="22"/>
                <w:szCs w:val="22"/>
              </w:rPr>
              <w:t>een</w:t>
            </w:r>
          </w:p>
        </w:tc>
        <w:tc>
          <w:tcPr>
            <w:tcW w:w="1530" w:type="dxa"/>
            <w:tcBorders>
              <w:top w:val="nil"/>
              <w:bottom w:val="single" w:sz="4" w:space="0" w:color="auto"/>
            </w:tcBorders>
          </w:tcPr>
          <w:p w14:paraId="4757C27E" w14:textId="77777777" w:rsidR="00503943" w:rsidRPr="00A95D68" w:rsidRDefault="00503943" w:rsidP="002D01A2">
            <w:pPr>
              <w:spacing w:before="20" w:after="20"/>
              <w:ind w:right="-64"/>
              <w:rPr>
                <w:sz w:val="22"/>
                <w:szCs w:val="22"/>
              </w:rPr>
            </w:pPr>
            <w:r w:rsidRPr="009A6BE0">
              <w:rPr>
                <w:sz w:val="22"/>
                <w:szCs w:val="22"/>
              </w:rPr>
              <w:t>kurkki</w:t>
            </w:r>
            <w:r>
              <w:rPr>
                <w:sz w:val="22"/>
                <w:szCs w:val="22"/>
              </w:rPr>
              <w:t>/</w:t>
            </w:r>
            <w:r w:rsidRPr="009A6BE0">
              <w:rPr>
                <w:sz w:val="22"/>
                <w:szCs w:val="22"/>
              </w:rPr>
              <w:t>i/s</w:t>
            </w:r>
            <w:r>
              <w:rPr>
                <w:sz w:val="22"/>
                <w:szCs w:val="22"/>
              </w:rPr>
              <w:t>sii</w:t>
            </w:r>
            <w:r w:rsidRPr="009A6BE0">
              <w:rPr>
                <w:sz w:val="22"/>
                <w:szCs w:val="22"/>
              </w:rPr>
              <w:t>n</w:t>
            </w:r>
          </w:p>
        </w:tc>
      </w:tr>
      <w:tr w:rsidR="00503943" w:rsidRPr="00A95D68" w14:paraId="4BDB68BF" w14:textId="77777777" w:rsidTr="00B6320C">
        <w:trPr>
          <w:trHeight w:val="173"/>
        </w:trPr>
        <w:tc>
          <w:tcPr>
            <w:tcW w:w="1998" w:type="dxa"/>
            <w:vMerge w:val="restart"/>
          </w:tcPr>
          <w:p w14:paraId="37329DD9" w14:textId="4A28A2BF" w:rsidR="00503943" w:rsidRPr="00A95D68" w:rsidRDefault="00503943" w:rsidP="002D01A2">
            <w:pPr>
              <w:spacing w:before="20" w:after="20"/>
              <w:rPr>
                <w:sz w:val="22"/>
                <w:szCs w:val="22"/>
              </w:rPr>
            </w:pPr>
            <w:r w:rsidRPr="00A95D68">
              <w:rPr>
                <w:sz w:val="22"/>
                <w:szCs w:val="22"/>
              </w:rPr>
              <w:t xml:space="preserve">3.2 </w:t>
            </w:r>
            <w:r w:rsidR="00677E5D">
              <w:rPr>
                <w:sz w:val="22"/>
                <w:szCs w:val="22"/>
              </w:rPr>
              <w:t>Konsonanttirank</w:t>
            </w:r>
            <w:r w:rsidRPr="00A95D68">
              <w:rPr>
                <w:sz w:val="22"/>
                <w:szCs w:val="22"/>
              </w:rPr>
              <w:t>aiset pitkävokaaliset</w:t>
            </w:r>
            <w:r w:rsidR="00A26E61">
              <w:rPr>
                <w:sz w:val="22"/>
                <w:szCs w:val="22"/>
              </w:rPr>
              <w:t xml:space="preserve"> nomenit</w:t>
            </w:r>
          </w:p>
        </w:tc>
        <w:tc>
          <w:tcPr>
            <w:tcW w:w="1260" w:type="dxa"/>
            <w:tcBorders>
              <w:bottom w:val="nil"/>
            </w:tcBorders>
          </w:tcPr>
          <w:p w14:paraId="2BDE51A5" w14:textId="77777777" w:rsidR="00503943" w:rsidRPr="00A95D68" w:rsidRDefault="00503943" w:rsidP="002D01A2">
            <w:pPr>
              <w:spacing w:before="20" w:after="20"/>
              <w:ind w:right="-58"/>
              <w:rPr>
                <w:sz w:val="22"/>
                <w:szCs w:val="22"/>
              </w:rPr>
            </w:pPr>
            <w:r w:rsidRPr="00EA3887">
              <w:rPr>
                <w:sz w:val="22"/>
                <w:szCs w:val="22"/>
              </w:rPr>
              <w:t>rakas</w:t>
            </w:r>
          </w:p>
        </w:tc>
        <w:tc>
          <w:tcPr>
            <w:tcW w:w="1530" w:type="dxa"/>
            <w:tcBorders>
              <w:bottom w:val="nil"/>
            </w:tcBorders>
          </w:tcPr>
          <w:p w14:paraId="0AEEE92E" w14:textId="77777777" w:rsidR="00503943" w:rsidRPr="00A95D68" w:rsidRDefault="00503943" w:rsidP="002D01A2">
            <w:pPr>
              <w:spacing w:before="20" w:after="20"/>
              <w:ind w:right="-58"/>
              <w:rPr>
                <w:sz w:val="22"/>
                <w:szCs w:val="22"/>
              </w:rPr>
            </w:pPr>
            <w:r w:rsidRPr="002842D7">
              <w:rPr>
                <w:sz w:val="22"/>
                <w:szCs w:val="22"/>
              </w:rPr>
              <w:t>rakkhaa/sta</w:t>
            </w:r>
          </w:p>
        </w:tc>
        <w:tc>
          <w:tcPr>
            <w:tcW w:w="1440" w:type="dxa"/>
            <w:tcBorders>
              <w:bottom w:val="nil"/>
            </w:tcBorders>
          </w:tcPr>
          <w:p w14:paraId="0A745312" w14:textId="77777777" w:rsidR="00503943" w:rsidRPr="00A95D68" w:rsidRDefault="00503943" w:rsidP="002D01A2">
            <w:pPr>
              <w:spacing w:before="20" w:after="20"/>
              <w:ind w:right="-58"/>
              <w:rPr>
                <w:sz w:val="22"/>
                <w:szCs w:val="22"/>
              </w:rPr>
            </w:pPr>
            <w:r w:rsidRPr="002842D7">
              <w:rPr>
                <w:sz w:val="22"/>
                <w:szCs w:val="22"/>
              </w:rPr>
              <w:t>rakkha</w:t>
            </w:r>
            <w:r>
              <w:rPr>
                <w:sz w:val="22"/>
                <w:szCs w:val="22"/>
              </w:rPr>
              <w:t>/i</w:t>
            </w:r>
            <w:r w:rsidRPr="002842D7">
              <w:rPr>
                <w:sz w:val="22"/>
                <w:szCs w:val="22"/>
              </w:rPr>
              <w:t>/sta</w:t>
            </w:r>
          </w:p>
        </w:tc>
        <w:tc>
          <w:tcPr>
            <w:tcW w:w="1620" w:type="dxa"/>
            <w:tcBorders>
              <w:bottom w:val="nil"/>
            </w:tcBorders>
          </w:tcPr>
          <w:p w14:paraId="2BA38659" w14:textId="77777777" w:rsidR="00503943" w:rsidRPr="00A95D68" w:rsidRDefault="00503943" w:rsidP="002D01A2">
            <w:pPr>
              <w:spacing w:before="20" w:after="20"/>
              <w:ind w:right="-58"/>
              <w:rPr>
                <w:sz w:val="22"/>
                <w:szCs w:val="22"/>
              </w:rPr>
            </w:pPr>
            <w:r w:rsidRPr="00E324C7">
              <w:rPr>
                <w:sz w:val="22"/>
                <w:szCs w:val="22"/>
              </w:rPr>
              <w:t>rakkhaa/sseen</w:t>
            </w:r>
          </w:p>
        </w:tc>
        <w:tc>
          <w:tcPr>
            <w:tcW w:w="1530" w:type="dxa"/>
            <w:tcBorders>
              <w:bottom w:val="nil"/>
            </w:tcBorders>
          </w:tcPr>
          <w:p w14:paraId="3B65CFA3" w14:textId="77777777" w:rsidR="00503943" w:rsidRPr="00A95D68" w:rsidRDefault="00503943" w:rsidP="002D01A2">
            <w:pPr>
              <w:spacing w:before="20" w:after="20"/>
              <w:ind w:right="-58"/>
              <w:rPr>
                <w:sz w:val="22"/>
                <w:szCs w:val="22"/>
              </w:rPr>
            </w:pPr>
            <w:r w:rsidRPr="00E324C7">
              <w:rPr>
                <w:sz w:val="22"/>
                <w:szCs w:val="22"/>
              </w:rPr>
              <w:t>rakkha</w:t>
            </w:r>
            <w:r>
              <w:rPr>
                <w:sz w:val="22"/>
                <w:szCs w:val="22"/>
              </w:rPr>
              <w:t>/i</w:t>
            </w:r>
            <w:r w:rsidRPr="00E324C7">
              <w:rPr>
                <w:sz w:val="22"/>
                <w:szCs w:val="22"/>
              </w:rPr>
              <w:t>/ss</w:t>
            </w:r>
            <w:r>
              <w:rPr>
                <w:sz w:val="22"/>
                <w:szCs w:val="22"/>
              </w:rPr>
              <w:t>ii</w:t>
            </w:r>
            <w:r w:rsidRPr="00E324C7">
              <w:rPr>
                <w:sz w:val="22"/>
                <w:szCs w:val="22"/>
              </w:rPr>
              <w:t>n</w:t>
            </w:r>
          </w:p>
        </w:tc>
      </w:tr>
      <w:tr w:rsidR="00503943" w:rsidRPr="00A95D68" w14:paraId="57795943" w14:textId="77777777" w:rsidTr="00B6320C">
        <w:trPr>
          <w:trHeight w:val="169"/>
        </w:trPr>
        <w:tc>
          <w:tcPr>
            <w:tcW w:w="1998" w:type="dxa"/>
            <w:vMerge/>
          </w:tcPr>
          <w:p w14:paraId="3B4E3AA2" w14:textId="77777777" w:rsidR="00503943" w:rsidRPr="00A95D68" w:rsidRDefault="00503943" w:rsidP="002D01A2">
            <w:pPr>
              <w:spacing w:before="20" w:after="20"/>
              <w:rPr>
                <w:sz w:val="22"/>
                <w:szCs w:val="22"/>
              </w:rPr>
            </w:pPr>
          </w:p>
        </w:tc>
        <w:tc>
          <w:tcPr>
            <w:tcW w:w="1260" w:type="dxa"/>
            <w:tcBorders>
              <w:top w:val="nil"/>
              <w:bottom w:val="nil"/>
            </w:tcBorders>
          </w:tcPr>
          <w:p w14:paraId="432C2B1F" w14:textId="092062E6" w:rsidR="00503943" w:rsidRPr="00A95D68" w:rsidRDefault="00503943" w:rsidP="002D01A2">
            <w:pPr>
              <w:spacing w:before="20" w:after="20"/>
              <w:ind w:right="-58"/>
              <w:rPr>
                <w:sz w:val="22"/>
                <w:szCs w:val="22"/>
              </w:rPr>
            </w:pPr>
            <w:r w:rsidRPr="00EA3887">
              <w:rPr>
                <w:sz w:val="22"/>
                <w:szCs w:val="22"/>
              </w:rPr>
              <w:t>ru</w:t>
            </w:r>
            <w:r w:rsidR="0075485B">
              <w:rPr>
                <w:sz w:val="22"/>
                <w:szCs w:val="22"/>
              </w:rPr>
              <w:t>(</w:t>
            </w:r>
            <w:r w:rsidRPr="00EA3887">
              <w:rPr>
                <w:sz w:val="22"/>
                <w:szCs w:val="22"/>
              </w:rPr>
              <w:t>v)is</w:t>
            </w:r>
          </w:p>
        </w:tc>
        <w:tc>
          <w:tcPr>
            <w:tcW w:w="1530" w:type="dxa"/>
            <w:tcBorders>
              <w:top w:val="nil"/>
              <w:bottom w:val="nil"/>
            </w:tcBorders>
          </w:tcPr>
          <w:p w14:paraId="107F2F0A" w14:textId="77777777" w:rsidR="00503943" w:rsidRPr="00A95D68" w:rsidRDefault="00503943" w:rsidP="002D01A2">
            <w:pPr>
              <w:spacing w:before="20" w:after="20"/>
              <w:ind w:right="-58"/>
              <w:rPr>
                <w:sz w:val="22"/>
                <w:szCs w:val="22"/>
              </w:rPr>
            </w:pPr>
            <w:r w:rsidRPr="002842D7">
              <w:rPr>
                <w:sz w:val="22"/>
                <w:szCs w:val="22"/>
              </w:rPr>
              <w:t>rukhii/sta</w:t>
            </w:r>
          </w:p>
        </w:tc>
        <w:tc>
          <w:tcPr>
            <w:tcW w:w="1440" w:type="dxa"/>
            <w:tcBorders>
              <w:top w:val="nil"/>
              <w:bottom w:val="nil"/>
            </w:tcBorders>
          </w:tcPr>
          <w:p w14:paraId="7A3C3FE3" w14:textId="77777777" w:rsidR="00503943" w:rsidRPr="00A95D68" w:rsidRDefault="00503943" w:rsidP="002D01A2">
            <w:pPr>
              <w:spacing w:before="20" w:after="20"/>
              <w:ind w:right="-58"/>
              <w:rPr>
                <w:sz w:val="22"/>
                <w:szCs w:val="22"/>
              </w:rPr>
            </w:pPr>
            <w:r w:rsidRPr="002842D7">
              <w:rPr>
                <w:sz w:val="22"/>
                <w:szCs w:val="22"/>
              </w:rPr>
              <w:t>rukhi</w:t>
            </w:r>
            <w:r>
              <w:rPr>
                <w:sz w:val="22"/>
                <w:szCs w:val="22"/>
              </w:rPr>
              <w:t>/</w:t>
            </w:r>
            <w:r w:rsidRPr="002842D7">
              <w:rPr>
                <w:sz w:val="22"/>
                <w:szCs w:val="22"/>
              </w:rPr>
              <w:t>i/sta</w:t>
            </w:r>
          </w:p>
        </w:tc>
        <w:tc>
          <w:tcPr>
            <w:tcW w:w="1620" w:type="dxa"/>
            <w:tcBorders>
              <w:top w:val="nil"/>
              <w:bottom w:val="nil"/>
            </w:tcBorders>
          </w:tcPr>
          <w:p w14:paraId="746BDC93" w14:textId="77777777" w:rsidR="00503943" w:rsidRPr="00A95D68" w:rsidRDefault="00503943" w:rsidP="002D01A2">
            <w:pPr>
              <w:spacing w:before="20" w:after="20"/>
              <w:ind w:right="-58"/>
              <w:rPr>
                <w:sz w:val="22"/>
                <w:szCs w:val="22"/>
              </w:rPr>
            </w:pPr>
            <w:r w:rsidRPr="00E324C7">
              <w:rPr>
                <w:sz w:val="22"/>
                <w:szCs w:val="22"/>
              </w:rPr>
              <w:t>rukhii/s</w:t>
            </w:r>
            <w:r>
              <w:rPr>
                <w:sz w:val="22"/>
                <w:szCs w:val="22"/>
              </w:rPr>
              <w:t>s</w:t>
            </w:r>
            <w:r w:rsidRPr="00E324C7">
              <w:rPr>
                <w:sz w:val="22"/>
                <w:szCs w:val="22"/>
              </w:rPr>
              <w:t>een</w:t>
            </w:r>
          </w:p>
        </w:tc>
        <w:tc>
          <w:tcPr>
            <w:tcW w:w="1530" w:type="dxa"/>
            <w:tcBorders>
              <w:top w:val="nil"/>
              <w:bottom w:val="nil"/>
            </w:tcBorders>
          </w:tcPr>
          <w:p w14:paraId="68F9F002" w14:textId="77777777" w:rsidR="00503943" w:rsidRPr="00A95D68" w:rsidRDefault="00503943" w:rsidP="002D01A2">
            <w:pPr>
              <w:spacing w:before="20" w:after="20"/>
              <w:ind w:right="-58"/>
              <w:rPr>
                <w:sz w:val="22"/>
                <w:szCs w:val="22"/>
              </w:rPr>
            </w:pPr>
            <w:r w:rsidRPr="00E324C7">
              <w:rPr>
                <w:sz w:val="22"/>
                <w:szCs w:val="22"/>
              </w:rPr>
              <w:t>rukhi</w:t>
            </w:r>
            <w:r>
              <w:rPr>
                <w:sz w:val="22"/>
                <w:szCs w:val="22"/>
              </w:rPr>
              <w:t>/</w:t>
            </w:r>
            <w:r w:rsidRPr="00E324C7">
              <w:rPr>
                <w:sz w:val="22"/>
                <w:szCs w:val="22"/>
              </w:rPr>
              <w:t>i/s</w:t>
            </w:r>
            <w:r>
              <w:rPr>
                <w:sz w:val="22"/>
                <w:szCs w:val="22"/>
              </w:rPr>
              <w:t>sii</w:t>
            </w:r>
            <w:r w:rsidRPr="00E324C7">
              <w:rPr>
                <w:sz w:val="22"/>
                <w:szCs w:val="22"/>
              </w:rPr>
              <w:t>n</w:t>
            </w:r>
          </w:p>
        </w:tc>
      </w:tr>
      <w:tr w:rsidR="00503943" w:rsidRPr="00A95D68" w14:paraId="69AB2A42" w14:textId="77777777" w:rsidTr="00B6320C">
        <w:trPr>
          <w:trHeight w:val="169"/>
        </w:trPr>
        <w:tc>
          <w:tcPr>
            <w:tcW w:w="1998" w:type="dxa"/>
            <w:vMerge/>
          </w:tcPr>
          <w:p w14:paraId="5870986E" w14:textId="77777777" w:rsidR="00503943" w:rsidRPr="00A95D68" w:rsidRDefault="00503943" w:rsidP="002D01A2">
            <w:pPr>
              <w:spacing w:before="20" w:after="20"/>
              <w:rPr>
                <w:sz w:val="22"/>
                <w:szCs w:val="22"/>
              </w:rPr>
            </w:pPr>
          </w:p>
        </w:tc>
        <w:tc>
          <w:tcPr>
            <w:tcW w:w="1260" w:type="dxa"/>
            <w:tcBorders>
              <w:top w:val="nil"/>
              <w:bottom w:val="nil"/>
            </w:tcBorders>
          </w:tcPr>
          <w:p w14:paraId="72949A3C" w14:textId="2A06905A" w:rsidR="00503943" w:rsidRPr="00A95D68" w:rsidRDefault="00503943" w:rsidP="002D01A2">
            <w:pPr>
              <w:spacing w:before="20" w:after="20"/>
              <w:ind w:right="-58"/>
              <w:rPr>
                <w:sz w:val="22"/>
                <w:szCs w:val="22"/>
              </w:rPr>
            </w:pPr>
            <w:r w:rsidRPr="00EA3887">
              <w:rPr>
                <w:sz w:val="22"/>
                <w:szCs w:val="22"/>
              </w:rPr>
              <w:t>hylje</w:t>
            </w:r>
            <w:r w:rsidR="0075485B">
              <w:rPr>
                <w:sz w:val="22"/>
                <w:szCs w:val="22"/>
              </w:rPr>
              <w:t>(</w:t>
            </w:r>
            <w:r w:rsidRPr="00EA3887">
              <w:rPr>
                <w:sz w:val="22"/>
                <w:szCs w:val="22"/>
              </w:rPr>
              <w:t>t)</w:t>
            </w:r>
          </w:p>
        </w:tc>
        <w:tc>
          <w:tcPr>
            <w:tcW w:w="1530" w:type="dxa"/>
            <w:tcBorders>
              <w:top w:val="nil"/>
              <w:bottom w:val="nil"/>
            </w:tcBorders>
          </w:tcPr>
          <w:p w14:paraId="49EDEDAD" w14:textId="77777777" w:rsidR="00503943" w:rsidRPr="00A95D68" w:rsidRDefault="00503943" w:rsidP="002D01A2">
            <w:pPr>
              <w:spacing w:before="20" w:after="20"/>
              <w:ind w:right="-58"/>
              <w:rPr>
                <w:sz w:val="22"/>
                <w:szCs w:val="22"/>
              </w:rPr>
            </w:pPr>
            <w:r w:rsidRPr="002842D7">
              <w:rPr>
                <w:sz w:val="22"/>
                <w:szCs w:val="22"/>
              </w:rPr>
              <w:t>hylkhee/stä</w:t>
            </w:r>
          </w:p>
        </w:tc>
        <w:tc>
          <w:tcPr>
            <w:tcW w:w="1440" w:type="dxa"/>
            <w:tcBorders>
              <w:top w:val="nil"/>
              <w:bottom w:val="nil"/>
            </w:tcBorders>
          </w:tcPr>
          <w:p w14:paraId="47C3E5AE" w14:textId="77777777" w:rsidR="00503943" w:rsidRPr="00A95D68" w:rsidRDefault="00503943" w:rsidP="002D01A2">
            <w:pPr>
              <w:spacing w:before="20" w:after="20"/>
              <w:ind w:right="-58"/>
              <w:rPr>
                <w:sz w:val="22"/>
                <w:szCs w:val="22"/>
              </w:rPr>
            </w:pPr>
            <w:r w:rsidRPr="002842D7">
              <w:rPr>
                <w:sz w:val="22"/>
                <w:szCs w:val="22"/>
              </w:rPr>
              <w:t>hylkhe</w:t>
            </w:r>
            <w:r>
              <w:rPr>
                <w:sz w:val="22"/>
                <w:szCs w:val="22"/>
              </w:rPr>
              <w:t>/i</w:t>
            </w:r>
            <w:r w:rsidRPr="002842D7">
              <w:rPr>
                <w:sz w:val="22"/>
                <w:szCs w:val="22"/>
              </w:rPr>
              <w:t>/stä</w:t>
            </w:r>
          </w:p>
        </w:tc>
        <w:tc>
          <w:tcPr>
            <w:tcW w:w="1620" w:type="dxa"/>
            <w:tcBorders>
              <w:top w:val="nil"/>
              <w:bottom w:val="nil"/>
            </w:tcBorders>
          </w:tcPr>
          <w:p w14:paraId="414F2A43" w14:textId="77777777" w:rsidR="00503943" w:rsidRPr="00A95D68" w:rsidRDefault="00503943" w:rsidP="002D01A2">
            <w:pPr>
              <w:spacing w:before="20" w:after="20"/>
              <w:ind w:right="-58"/>
              <w:rPr>
                <w:sz w:val="22"/>
                <w:szCs w:val="22"/>
              </w:rPr>
            </w:pPr>
            <w:r w:rsidRPr="00E324C7">
              <w:rPr>
                <w:sz w:val="22"/>
                <w:szCs w:val="22"/>
              </w:rPr>
              <w:t>hylkhee/s</w:t>
            </w:r>
            <w:r>
              <w:rPr>
                <w:sz w:val="22"/>
                <w:szCs w:val="22"/>
              </w:rPr>
              <w:t>s</w:t>
            </w:r>
            <w:r w:rsidRPr="00E324C7">
              <w:rPr>
                <w:sz w:val="22"/>
                <w:szCs w:val="22"/>
              </w:rPr>
              <w:t>een</w:t>
            </w:r>
          </w:p>
        </w:tc>
        <w:tc>
          <w:tcPr>
            <w:tcW w:w="1530" w:type="dxa"/>
            <w:tcBorders>
              <w:top w:val="nil"/>
              <w:bottom w:val="nil"/>
            </w:tcBorders>
          </w:tcPr>
          <w:p w14:paraId="15153551" w14:textId="77777777" w:rsidR="00503943" w:rsidRPr="00A95D68" w:rsidRDefault="00503943" w:rsidP="002D01A2">
            <w:pPr>
              <w:spacing w:before="20" w:after="20"/>
              <w:ind w:right="-58"/>
              <w:rPr>
                <w:sz w:val="22"/>
                <w:szCs w:val="22"/>
              </w:rPr>
            </w:pPr>
            <w:r w:rsidRPr="00E324C7">
              <w:rPr>
                <w:sz w:val="22"/>
                <w:szCs w:val="22"/>
              </w:rPr>
              <w:t>hylkhe</w:t>
            </w:r>
            <w:r>
              <w:rPr>
                <w:sz w:val="22"/>
                <w:szCs w:val="22"/>
              </w:rPr>
              <w:t>/i</w:t>
            </w:r>
            <w:r w:rsidRPr="00E324C7">
              <w:rPr>
                <w:sz w:val="22"/>
                <w:szCs w:val="22"/>
              </w:rPr>
              <w:t>/s</w:t>
            </w:r>
            <w:r>
              <w:rPr>
                <w:sz w:val="22"/>
                <w:szCs w:val="22"/>
              </w:rPr>
              <w:t>sii</w:t>
            </w:r>
            <w:r w:rsidRPr="00E324C7">
              <w:rPr>
                <w:sz w:val="22"/>
                <w:szCs w:val="22"/>
              </w:rPr>
              <w:t>n</w:t>
            </w:r>
          </w:p>
        </w:tc>
      </w:tr>
      <w:tr w:rsidR="00503943" w:rsidRPr="00A95D68" w14:paraId="35EEDE74" w14:textId="77777777" w:rsidTr="00B6320C">
        <w:trPr>
          <w:trHeight w:val="169"/>
        </w:trPr>
        <w:tc>
          <w:tcPr>
            <w:tcW w:w="1998" w:type="dxa"/>
            <w:vMerge/>
          </w:tcPr>
          <w:p w14:paraId="5EA77889" w14:textId="77777777" w:rsidR="00503943" w:rsidRPr="00A95D68" w:rsidRDefault="00503943" w:rsidP="002D01A2">
            <w:pPr>
              <w:spacing w:before="20" w:after="20"/>
              <w:rPr>
                <w:sz w:val="22"/>
                <w:szCs w:val="22"/>
              </w:rPr>
            </w:pPr>
          </w:p>
        </w:tc>
        <w:tc>
          <w:tcPr>
            <w:tcW w:w="1260" w:type="dxa"/>
            <w:tcBorders>
              <w:top w:val="nil"/>
              <w:bottom w:val="nil"/>
            </w:tcBorders>
          </w:tcPr>
          <w:p w14:paraId="59C81BD9" w14:textId="1F787AC9" w:rsidR="00503943" w:rsidRPr="00A95D68" w:rsidRDefault="00B6320C" w:rsidP="002D01A2">
            <w:pPr>
              <w:spacing w:before="20" w:after="20"/>
              <w:ind w:right="-58"/>
              <w:rPr>
                <w:sz w:val="22"/>
                <w:szCs w:val="22"/>
              </w:rPr>
            </w:pPr>
            <w:r>
              <w:rPr>
                <w:sz w:val="22"/>
                <w:szCs w:val="22"/>
              </w:rPr>
              <w:t>per</w:t>
            </w:r>
            <w:r w:rsidR="00503943" w:rsidRPr="00EA3887">
              <w:rPr>
                <w:sz w:val="22"/>
                <w:szCs w:val="22"/>
              </w:rPr>
              <w:t>kele</w:t>
            </w:r>
            <w:r w:rsidR="0075485B">
              <w:rPr>
                <w:sz w:val="22"/>
                <w:szCs w:val="22"/>
              </w:rPr>
              <w:t>(</w:t>
            </w:r>
            <w:r w:rsidR="00503943" w:rsidRPr="00EA3887">
              <w:rPr>
                <w:sz w:val="22"/>
                <w:szCs w:val="22"/>
              </w:rPr>
              <w:t>t)</w:t>
            </w:r>
          </w:p>
        </w:tc>
        <w:tc>
          <w:tcPr>
            <w:tcW w:w="1530" w:type="dxa"/>
            <w:tcBorders>
              <w:top w:val="nil"/>
              <w:bottom w:val="nil"/>
            </w:tcBorders>
          </w:tcPr>
          <w:p w14:paraId="6CE14C3D" w14:textId="2742B477" w:rsidR="00503943" w:rsidRPr="00A95D68" w:rsidRDefault="00B6320C" w:rsidP="002D01A2">
            <w:pPr>
              <w:spacing w:before="20" w:after="20"/>
              <w:ind w:right="-58"/>
              <w:rPr>
                <w:sz w:val="22"/>
                <w:szCs w:val="22"/>
              </w:rPr>
            </w:pPr>
            <w:r>
              <w:rPr>
                <w:sz w:val="22"/>
                <w:szCs w:val="22"/>
              </w:rPr>
              <w:t>per</w:t>
            </w:r>
            <w:r w:rsidR="00503943" w:rsidRPr="002842D7">
              <w:rPr>
                <w:sz w:val="22"/>
                <w:szCs w:val="22"/>
              </w:rPr>
              <w:t>kelhee/st</w:t>
            </w:r>
            <w:r w:rsidR="00BF713C">
              <w:rPr>
                <w:sz w:val="22"/>
                <w:szCs w:val="22"/>
              </w:rPr>
              <w:t>ä</w:t>
            </w:r>
          </w:p>
        </w:tc>
        <w:tc>
          <w:tcPr>
            <w:tcW w:w="1440" w:type="dxa"/>
            <w:tcBorders>
              <w:top w:val="nil"/>
              <w:bottom w:val="nil"/>
            </w:tcBorders>
          </w:tcPr>
          <w:p w14:paraId="1A36BC65" w14:textId="5D9E374F" w:rsidR="00503943" w:rsidRPr="00A95D68" w:rsidRDefault="00B6320C" w:rsidP="002D01A2">
            <w:pPr>
              <w:spacing w:before="20" w:after="20"/>
              <w:ind w:right="-58"/>
              <w:rPr>
                <w:sz w:val="22"/>
                <w:szCs w:val="22"/>
              </w:rPr>
            </w:pPr>
            <w:r>
              <w:rPr>
                <w:sz w:val="22"/>
                <w:szCs w:val="22"/>
              </w:rPr>
              <w:t>per</w:t>
            </w:r>
            <w:r w:rsidR="00503943" w:rsidRPr="002842D7">
              <w:rPr>
                <w:sz w:val="22"/>
                <w:szCs w:val="22"/>
              </w:rPr>
              <w:t>kelhe</w:t>
            </w:r>
            <w:r w:rsidR="00503943">
              <w:rPr>
                <w:sz w:val="22"/>
                <w:szCs w:val="22"/>
              </w:rPr>
              <w:t>/i</w:t>
            </w:r>
            <w:r w:rsidR="00503943" w:rsidRPr="002842D7">
              <w:rPr>
                <w:sz w:val="22"/>
                <w:szCs w:val="22"/>
              </w:rPr>
              <w:t>/st</w:t>
            </w:r>
            <w:r w:rsidR="00BF713C">
              <w:rPr>
                <w:sz w:val="22"/>
                <w:szCs w:val="22"/>
              </w:rPr>
              <w:t>ä</w:t>
            </w:r>
          </w:p>
        </w:tc>
        <w:tc>
          <w:tcPr>
            <w:tcW w:w="1620" w:type="dxa"/>
            <w:tcBorders>
              <w:top w:val="nil"/>
              <w:bottom w:val="nil"/>
            </w:tcBorders>
          </w:tcPr>
          <w:p w14:paraId="40E62876" w14:textId="3570A5EA" w:rsidR="00503943" w:rsidRPr="00A95D68" w:rsidRDefault="00B6320C" w:rsidP="002D01A2">
            <w:pPr>
              <w:spacing w:before="20" w:after="20"/>
              <w:ind w:right="-58"/>
              <w:rPr>
                <w:sz w:val="22"/>
                <w:szCs w:val="22"/>
              </w:rPr>
            </w:pPr>
            <w:r>
              <w:rPr>
                <w:sz w:val="22"/>
                <w:szCs w:val="22"/>
              </w:rPr>
              <w:t>per</w:t>
            </w:r>
            <w:r w:rsidR="00503943" w:rsidRPr="00E324C7">
              <w:rPr>
                <w:sz w:val="22"/>
                <w:szCs w:val="22"/>
              </w:rPr>
              <w:t>kelhee/s</w:t>
            </w:r>
            <w:r w:rsidR="00503943">
              <w:rPr>
                <w:sz w:val="22"/>
                <w:szCs w:val="22"/>
              </w:rPr>
              <w:t>s</w:t>
            </w:r>
            <w:r w:rsidR="00503943" w:rsidRPr="00E324C7">
              <w:rPr>
                <w:sz w:val="22"/>
                <w:szCs w:val="22"/>
              </w:rPr>
              <w:t>een</w:t>
            </w:r>
          </w:p>
        </w:tc>
        <w:tc>
          <w:tcPr>
            <w:tcW w:w="1530" w:type="dxa"/>
            <w:tcBorders>
              <w:top w:val="nil"/>
              <w:bottom w:val="nil"/>
            </w:tcBorders>
          </w:tcPr>
          <w:p w14:paraId="58AB126E" w14:textId="50FBB7DE" w:rsidR="00503943" w:rsidRPr="00A95D68" w:rsidRDefault="00B6320C" w:rsidP="002D01A2">
            <w:pPr>
              <w:spacing w:before="20" w:after="20"/>
              <w:ind w:right="-58"/>
              <w:rPr>
                <w:sz w:val="22"/>
                <w:szCs w:val="22"/>
              </w:rPr>
            </w:pPr>
            <w:r>
              <w:rPr>
                <w:sz w:val="22"/>
                <w:szCs w:val="22"/>
              </w:rPr>
              <w:t>per</w:t>
            </w:r>
            <w:r w:rsidR="00503943" w:rsidRPr="00E324C7">
              <w:rPr>
                <w:sz w:val="22"/>
                <w:szCs w:val="22"/>
              </w:rPr>
              <w:t>kelhe</w:t>
            </w:r>
            <w:r w:rsidR="00503943">
              <w:rPr>
                <w:sz w:val="22"/>
                <w:szCs w:val="22"/>
              </w:rPr>
              <w:t>/i</w:t>
            </w:r>
            <w:r w:rsidR="00503943" w:rsidRPr="00E324C7">
              <w:rPr>
                <w:sz w:val="22"/>
                <w:szCs w:val="22"/>
              </w:rPr>
              <w:t>/s</w:t>
            </w:r>
            <w:r w:rsidR="00503943">
              <w:rPr>
                <w:sz w:val="22"/>
                <w:szCs w:val="22"/>
              </w:rPr>
              <w:t>sii</w:t>
            </w:r>
            <w:r w:rsidR="00503943" w:rsidRPr="00E324C7">
              <w:rPr>
                <w:sz w:val="22"/>
                <w:szCs w:val="22"/>
              </w:rPr>
              <w:t>n</w:t>
            </w:r>
          </w:p>
        </w:tc>
      </w:tr>
      <w:tr w:rsidR="00503943" w:rsidRPr="00A95D68" w14:paraId="71FEA39B" w14:textId="77777777" w:rsidTr="00B6320C">
        <w:trPr>
          <w:trHeight w:val="169"/>
        </w:trPr>
        <w:tc>
          <w:tcPr>
            <w:tcW w:w="1998" w:type="dxa"/>
            <w:vMerge/>
          </w:tcPr>
          <w:p w14:paraId="27D8CF79" w14:textId="77777777" w:rsidR="00503943" w:rsidRPr="00A95D68" w:rsidRDefault="00503943" w:rsidP="002D01A2">
            <w:pPr>
              <w:spacing w:before="20" w:after="20"/>
              <w:rPr>
                <w:sz w:val="22"/>
                <w:szCs w:val="22"/>
              </w:rPr>
            </w:pPr>
          </w:p>
        </w:tc>
        <w:tc>
          <w:tcPr>
            <w:tcW w:w="1260" w:type="dxa"/>
            <w:tcBorders>
              <w:top w:val="nil"/>
            </w:tcBorders>
          </w:tcPr>
          <w:p w14:paraId="439C2BCD" w14:textId="062A23C8" w:rsidR="00503943" w:rsidRPr="00A95D68" w:rsidRDefault="00503943" w:rsidP="002D01A2">
            <w:pPr>
              <w:spacing w:before="20" w:after="20"/>
              <w:ind w:right="-58"/>
              <w:rPr>
                <w:sz w:val="22"/>
                <w:szCs w:val="22"/>
              </w:rPr>
            </w:pPr>
            <w:r w:rsidRPr="00EA3887">
              <w:rPr>
                <w:sz w:val="22"/>
                <w:szCs w:val="22"/>
              </w:rPr>
              <w:t>lukenu</w:t>
            </w:r>
            <w:r w:rsidR="0075485B">
              <w:rPr>
                <w:sz w:val="22"/>
                <w:szCs w:val="22"/>
              </w:rPr>
              <w:t>(</w:t>
            </w:r>
            <w:r w:rsidRPr="00EA3887">
              <w:rPr>
                <w:sz w:val="22"/>
                <w:szCs w:val="22"/>
              </w:rPr>
              <w:t>t)</w:t>
            </w:r>
          </w:p>
        </w:tc>
        <w:tc>
          <w:tcPr>
            <w:tcW w:w="1530" w:type="dxa"/>
            <w:tcBorders>
              <w:top w:val="nil"/>
            </w:tcBorders>
          </w:tcPr>
          <w:p w14:paraId="59491EF4" w14:textId="77777777" w:rsidR="00503943" w:rsidRPr="00A95D68" w:rsidRDefault="00503943" w:rsidP="002D01A2">
            <w:pPr>
              <w:spacing w:before="20" w:after="20"/>
              <w:ind w:right="-58"/>
              <w:rPr>
                <w:sz w:val="22"/>
                <w:szCs w:val="22"/>
              </w:rPr>
            </w:pPr>
            <w:r w:rsidRPr="002842D7">
              <w:rPr>
                <w:sz w:val="22"/>
                <w:szCs w:val="22"/>
              </w:rPr>
              <w:t>lukenhee/sta</w:t>
            </w:r>
          </w:p>
        </w:tc>
        <w:tc>
          <w:tcPr>
            <w:tcW w:w="1440" w:type="dxa"/>
            <w:tcBorders>
              <w:top w:val="nil"/>
            </w:tcBorders>
          </w:tcPr>
          <w:p w14:paraId="65355B6B" w14:textId="77777777" w:rsidR="00503943" w:rsidRPr="00A95D68" w:rsidRDefault="00503943" w:rsidP="002D01A2">
            <w:pPr>
              <w:spacing w:before="20" w:after="20"/>
              <w:ind w:right="-58"/>
              <w:rPr>
                <w:sz w:val="22"/>
                <w:szCs w:val="22"/>
              </w:rPr>
            </w:pPr>
            <w:r w:rsidRPr="002842D7">
              <w:rPr>
                <w:sz w:val="22"/>
                <w:szCs w:val="22"/>
              </w:rPr>
              <w:t>lukenhe</w:t>
            </w:r>
            <w:r>
              <w:rPr>
                <w:sz w:val="22"/>
                <w:szCs w:val="22"/>
              </w:rPr>
              <w:t>/i</w:t>
            </w:r>
            <w:r w:rsidRPr="002842D7">
              <w:rPr>
                <w:sz w:val="22"/>
                <w:szCs w:val="22"/>
              </w:rPr>
              <w:t>/sta</w:t>
            </w:r>
          </w:p>
        </w:tc>
        <w:tc>
          <w:tcPr>
            <w:tcW w:w="1620" w:type="dxa"/>
            <w:tcBorders>
              <w:top w:val="nil"/>
            </w:tcBorders>
          </w:tcPr>
          <w:p w14:paraId="4B00FD79" w14:textId="77777777" w:rsidR="00503943" w:rsidRPr="00A95D68" w:rsidRDefault="00503943" w:rsidP="002D01A2">
            <w:pPr>
              <w:spacing w:before="20" w:after="20"/>
              <w:ind w:right="-58"/>
              <w:rPr>
                <w:sz w:val="22"/>
                <w:szCs w:val="22"/>
              </w:rPr>
            </w:pPr>
            <w:r w:rsidRPr="00E324C7">
              <w:rPr>
                <w:sz w:val="22"/>
                <w:szCs w:val="22"/>
              </w:rPr>
              <w:t>lukenhee/s</w:t>
            </w:r>
            <w:r>
              <w:rPr>
                <w:sz w:val="22"/>
                <w:szCs w:val="22"/>
              </w:rPr>
              <w:t>s</w:t>
            </w:r>
            <w:r w:rsidRPr="00E324C7">
              <w:rPr>
                <w:sz w:val="22"/>
                <w:szCs w:val="22"/>
              </w:rPr>
              <w:t>een</w:t>
            </w:r>
          </w:p>
        </w:tc>
        <w:tc>
          <w:tcPr>
            <w:tcW w:w="1530" w:type="dxa"/>
            <w:tcBorders>
              <w:top w:val="nil"/>
            </w:tcBorders>
          </w:tcPr>
          <w:p w14:paraId="0008F07D" w14:textId="77777777" w:rsidR="00503943" w:rsidRPr="00A95D68" w:rsidRDefault="00503943" w:rsidP="002D01A2">
            <w:pPr>
              <w:spacing w:before="20" w:after="20"/>
              <w:ind w:right="-58"/>
              <w:rPr>
                <w:sz w:val="22"/>
                <w:szCs w:val="22"/>
              </w:rPr>
            </w:pPr>
            <w:r w:rsidRPr="00E324C7">
              <w:rPr>
                <w:sz w:val="22"/>
                <w:szCs w:val="22"/>
              </w:rPr>
              <w:t>lukenhe</w:t>
            </w:r>
            <w:r>
              <w:rPr>
                <w:sz w:val="22"/>
                <w:szCs w:val="22"/>
              </w:rPr>
              <w:t>/i</w:t>
            </w:r>
            <w:r w:rsidRPr="00E324C7">
              <w:rPr>
                <w:sz w:val="22"/>
                <w:szCs w:val="22"/>
              </w:rPr>
              <w:t>/s</w:t>
            </w:r>
            <w:r>
              <w:rPr>
                <w:sz w:val="22"/>
                <w:szCs w:val="22"/>
              </w:rPr>
              <w:t>sii</w:t>
            </w:r>
            <w:r w:rsidRPr="00E324C7">
              <w:rPr>
                <w:sz w:val="22"/>
                <w:szCs w:val="22"/>
              </w:rPr>
              <w:t>n</w:t>
            </w:r>
          </w:p>
        </w:tc>
      </w:tr>
    </w:tbl>
    <w:p w14:paraId="076E0F95" w14:textId="4E2D67B6" w:rsidR="00B30251" w:rsidRPr="00850AFF" w:rsidRDefault="00B30251" w:rsidP="000C5416">
      <w:pPr>
        <w:pStyle w:val="Overskrift3"/>
      </w:pPr>
      <w:bookmarkStart w:id="1360" w:name="_Ulkoiset_lokaalikaasuskset:_adessiivi,"/>
      <w:bookmarkStart w:id="1361" w:name="_Toc198266947"/>
      <w:bookmarkStart w:id="1362" w:name="_Toc209168699"/>
      <w:bookmarkStart w:id="1363" w:name="_Toc241129318"/>
      <w:bookmarkStart w:id="1364" w:name="_Toc311273835"/>
      <w:bookmarkEnd w:id="1360"/>
      <w:r w:rsidRPr="00850AFF">
        <w:t xml:space="preserve">Ulkoiset </w:t>
      </w:r>
      <w:r w:rsidR="00BD270B" w:rsidRPr="00850AFF">
        <w:t>paikka</w:t>
      </w:r>
      <w:r w:rsidR="004875F7">
        <w:t>kaasu</w:t>
      </w:r>
      <w:r w:rsidRPr="00850AFF">
        <w:t>kset: adessiivi, ablatiivi ja allatiivi</w:t>
      </w:r>
      <w:bookmarkEnd w:id="1361"/>
      <w:bookmarkEnd w:id="1362"/>
      <w:bookmarkEnd w:id="1363"/>
      <w:bookmarkEnd w:id="1364"/>
    </w:p>
    <w:p w14:paraId="25CA2779" w14:textId="0E94C438" w:rsidR="00404364" w:rsidRPr="00A95D68" w:rsidRDefault="00B17737" w:rsidP="00BD2A19">
      <w:pPr>
        <w:pStyle w:val="Liste"/>
        <w:spacing w:before="120" w:after="120"/>
        <w:ind w:left="0" w:firstLine="0"/>
        <w:contextualSpacing w:val="0"/>
      </w:pPr>
      <w:r w:rsidRPr="0060274C">
        <w:rPr>
          <w:smallCaps/>
        </w:rPr>
        <w:t>Adessiivii,</w:t>
      </w:r>
      <w:r w:rsidRPr="00A95D68">
        <w:t xml:space="preserve"> </w:t>
      </w:r>
      <w:r w:rsidRPr="0060274C">
        <w:rPr>
          <w:smallCaps/>
        </w:rPr>
        <w:t>ablatiivii</w:t>
      </w:r>
      <w:r w:rsidRPr="00A95D68">
        <w:t xml:space="preserve"> ja </w:t>
      </w:r>
      <w:r w:rsidRPr="0060274C">
        <w:rPr>
          <w:smallCaps/>
        </w:rPr>
        <w:t>allatiivii</w:t>
      </w:r>
      <w:r w:rsidRPr="00A95D68">
        <w:t xml:space="preserve"> käskethään </w:t>
      </w:r>
      <w:r w:rsidR="00A15EFD">
        <w:rPr>
          <w:smallCaps/>
        </w:rPr>
        <w:t>ulkoiseksi paikkakaasukse</w:t>
      </w:r>
      <w:r w:rsidRPr="0060274C">
        <w:rPr>
          <w:smallCaps/>
        </w:rPr>
        <w:t>ksi</w:t>
      </w:r>
      <w:r w:rsidRPr="00A95D68">
        <w:t xml:space="preserve"> sillä ko </w:t>
      </w:r>
      <w:r w:rsidR="00026B41">
        <w:t xml:space="preserve">silloin ko </w:t>
      </w:r>
      <w:r w:rsidRPr="00A95D68">
        <w:t>niitä käyte</w:t>
      </w:r>
      <w:r w:rsidR="002A6688">
        <w:t>t</w:t>
      </w:r>
      <w:r w:rsidRPr="00A95D68">
        <w:t xml:space="preserve">hään </w:t>
      </w:r>
      <w:r w:rsidR="000F0DCA">
        <w:t>adverbiaalinna</w:t>
      </w:r>
      <w:r w:rsidRPr="00A95D68">
        <w:t xml:space="preserve"> PAIKKA-</w:t>
      </w:r>
      <w:r w:rsidR="00EC6371" w:rsidRPr="00A95D68">
        <w:t xml:space="preserve"> </w:t>
      </w:r>
      <w:r w:rsidR="0075485B">
        <w:t>(</w:t>
      </w:r>
      <w:r w:rsidR="00EC6371" w:rsidRPr="00A95D68">
        <w:t>1)</w:t>
      </w:r>
      <w:r w:rsidRPr="00A95D68">
        <w:t xml:space="preserve">, EKSISTENSI- </w:t>
      </w:r>
      <w:r w:rsidR="0075485B">
        <w:t>(</w:t>
      </w:r>
      <w:r w:rsidR="005903ED" w:rsidRPr="00A95D68">
        <w:t xml:space="preserve">2) </w:t>
      </w:r>
      <w:r w:rsidRPr="00A95D68">
        <w:t xml:space="preserve">ja LIIKET-syntaktiissa </w:t>
      </w:r>
      <w:r w:rsidR="0075485B">
        <w:t>(</w:t>
      </w:r>
      <w:r w:rsidR="005903ED" w:rsidRPr="00A95D68">
        <w:t>3, 4</w:t>
      </w:r>
      <w:r w:rsidR="00B905CF">
        <w:t>, 12</w:t>
      </w:r>
      <w:r w:rsidR="005903ED" w:rsidRPr="00A95D68">
        <w:t>)</w:t>
      </w:r>
      <w:r w:rsidR="00D4743C">
        <w:t>, niitten prototyyppinen funksuuni oon ilmoittaat, ette kysymys oon paikan ulkopuolesta</w:t>
      </w:r>
      <w:r w:rsidR="00026B41">
        <w:t xml:space="preserve"> eikä sisäpuolesta</w:t>
      </w:r>
      <w:r w:rsidR="00896B43">
        <w:t>.</w:t>
      </w:r>
      <w:r w:rsidR="000C5416">
        <w:t xml:space="preserve"> </w:t>
      </w:r>
      <w:r w:rsidR="00896B43">
        <w:t>Valittemisesta ulkoisten ja sisäisten paikkakaasusten välilä katto kohđasta 4.5.5 Adverbiaali ja sen haamu.</w:t>
      </w:r>
    </w:p>
    <w:p w14:paraId="132A7E3F" w14:textId="34F87627" w:rsidR="003A7DE6" w:rsidRPr="00336D2C" w:rsidRDefault="00A15EFD" w:rsidP="00BD2A19">
      <w:pPr>
        <w:pStyle w:val="Liste"/>
        <w:spacing w:before="120" w:after="120"/>
        <w:ind w:left="0" w:firstLine="0"/>
        <w:contextualSpacing w:val="0"/>
        <w:rPr>
          <w:caps/>
        </w:rPr>
      </w:pPr>
      <w:r w:rsidRPr="004875F7">
        <w:rPr>
          <w:smallCaps/>
        </w:rPr>
        <w:t>Omistuskaasukse</w:t>
      </w:r>
      <w:r w:rsidR="005903ED" w:rsidRPr="004875F7">
        <w:rPr>
          <w:smallCaps/>
        </w:rPr>
        <w:t>ksi</w:t>
      </w:r>
      <w:r w:rsidR="005903ED" w:rsidRPr="00A95D68">
        <w:t xml:space="preserve"> </w:t>
      </w:r>
      <w:r w:rsidR="00026B41">
        <w:t>ul</w:t>
      </w:r>
      <w:r w:rsidR="00896B43">
        <w:t>koissii paikkakaasuksii</w:t>
      </w:r>
      <w:r w:rsidR="00C913E5" w:rsidRPr="00A95D68">
        <w:t xml:space="preserve"> käskethään sillä, ette ni</w:t>
      </w:r>
      <w:r w:rsidR="00026B41">
        <w:t>itä käytethään OMISTUS-syntakti</w:t>
      </w:r>
      <w:r w:rsidR="00C913E5" w:rsidRPr="00A95D68">
        <w:t xml:space="preserve">ssa </w:t>
      </w:r>
      <w:r w:rsidR="0075485B">
        <w:t>(</w:t>
      </w:r>
      <w:r w:rsidR="003222CB" w:rsidRPr="00A95D68">
        <w:t xml:space="preserve">5) </w:t>
      </w:r>
      <w:r w:rsidR="00C913E5" w:rsidRPr="00A95D68">
        <w:t>j</w:t>
      </w:r>
      <w:r w:rsidR="00026B41">
        <w:t>a OMISTAAJAN VAIHETUS -syntakti</w:t>
      </w:r>
      <w:r w:rsidR="00C913E5" w:rsidRPr="00A95D68">
        <w:t>ssa</w:t>
      </w:r>
      <w:r w:rsidR="003222CB" w:rsidRPr="00A95D68">
        <w:t xml:space="preserve"> </w:t>
      </w:r>
      <w:r w:rsidR="0075485B">
        <w:t>(</w:t>
      </w:r>
      <w:r w:rsidR="003222CB" w:rsidRPr="00A95D68">
        <w:t>6)</w:t>
      </w:r>
      <w:r w:rsidR="00C913E5" w:rsidRPr="00A95D68">
        <w:t>.</w:t>
      </w:r>
      <w:r w:rsidR="00BF713C">
        <w:t xml:space="preserve"> Näitä konstruksuunii</w:t>
      </w:r>
      <w:r w:rsidR="0004420A">
        <w:t>ta</w:t>
      </w:r>
      <w:r w:rsidR="00BF713C">
        <w:t xml:space="preserve"> muistuttaa adessiivin käyttö subjektin paikala moda</w:t>
      </w:r>
      <w:r w:rsidR="00026B41">
        <w:t>a</w:t>
      </w:r>
      <w:r w:rsidR="00BF713C">
        <w:t xml:space="preserve">lisessa </w:t>
      </w:r>
      <w:r w:rsidR="00336D2C">
        <w:rPr>
          <w:caps/>
        </w:rPr>
        <w:t>oon pakko -</w:t>
      </w:r>
      <w:r w:rsidR="00336D2C" w:rsidRPr="00336D2C">
        <w:t>syntaktissa</w:t>
      </w:r>
      <w:r w:rsidR="00336D2C">
        <w:t xml:space="preserve"> </w:t>
      </w:r>
      <w:r w:rsidR="00DA0297">
        <w:t xml:space="preserve">(7) </w:t>
      </w:r>
      <w:r w:rsidR="00336D2C">
        <w:t xml:space="preserve">ja </w:t>
      </w:r>
      <w:r w:rsidR="00336D2C">
        <w:rPr>
          <w:i/>
        </w:rPr>
        <w:t>tulla tehtyksi -</w:t>
      </w:r>
      <w:r w:rsidR="00336D2C">
        <w:t>konstruksuunissa</w:t>
      </w:r>
      <w:r w:rsidR="00DA0297">
        <w:t xml:space="preserve"> (8)</w:t>
      </w:r>
      <w:r w:rsidR="00336D2C">
        <w:t>.</w:t>
      </w:r>
    </w:p>
    <w:p w14:paraId="5F1FD36E" w14:textId="77777777" w:rsidR="00F904D4" w:rsidRDefault="00D167C0" w:rsidP="00BD2A19">
      <w:pPr>
        <w:pStyle w:val="Liste"/>
        <w:spacing w:before="120" w:after="120"/>
        <w:ind w:left="0" w:firstLine="0"/>
        <w:contextualSpacing w:val="0"/>
      </w:pPr>
      <w:r w:rsidRPr="00A95D68">
        <w:t xml:space="preserve">Ablatiivii käytethään kans </w:t>
      </w:r>
      <w:r w:rsidR="00152446">
        <w:t>predikatiivinna</w:t>
      </w:r>
      <w:r w:rsidRPr="00A95D68">
        <w:t xml:space="preserve"> SANSI-syntaktissa </w:t>
      </w:r>
      <w:r w:rsidR="0075485B">
        <w:t>(</w:t>
      </w:r>
      <w:r w:rsidR="005E2717">
        <w:t>9</w:t>
      </w:r>
      <w:r w:rsidRPr="00A95D68">
        <w:t>)</w:t>
      </w:r>
      <w:r w:rsidR="00F904D4">
        <w:t>.</w:t>
      </w:r>
    </w:p>
    <w:p w14:paraId="50886310" w14:textId="2B831741" w:rsidR="009A63A4" w:rsidRPr="00A95D68" w:rsidRDefault="0038772B" w:rsidP="00BD2A19">
      <w:pPr>
        <w:pStyle w:val="Liste"/>
        <w:spacing w:before="120" w:after="120"/>
        <w:ind w:left="0" w:firstLine="0"/>
        <w:contextualSpacing w:val="0"/>
      </w:pPr>
      <w:r>
        <w:t>Vaphaa</w:t>
      </w:r>
      <w:r w:rsidR="009A63A4">
        <w:t xml:space="preserve">na </w:t>
      </w:r>
      <w:r w:rsidR="000F0DCA">
        <w:t>adverbiaalinna</w:t>
      </w:r>
      <w:r w:rsidR="009A63A4">
        <w:t xml:space="preserve"> adessiivikontruksuuni saattaa muistela vehkheestä </w:t>
      </w:r>
      <w:r w:rsidR="0075485B">
        <w:t>(</w:t>
      </w:r>
      <w:r w:rsidR="005E2717">
        <w:t>10</w:t>
      </w:r>
      <w:r w:rsidR="009A63A4">
        <w:t>), millä jotaki tehdhään.</w:t>
      </w:r>
      <w:r w:rsidR="00BF713C">
        <w:t xml:space="preserve"> Vielä </w:t>
      </w:r>
      <w:r w:rsidR="00026B41">
        <w:t>adessiivikonstruksuunii</w:t>
      </w:r>
      <w:r w:rsidR="005E2717">
        <w:t xml:space="preserve"> käytethään aijan ilmoittamisess</w:t>
      </w:r>
      <w:r w:rsidR="00BF713C">
        <w:t>a</w:t>
      </w:r>
      <w:r w:rsidR="005E2717">
        <w:t xml:space="preserve"> (1</w:t>
      </w:r>
      <w:r w:rsidR="00C75F73">
        <w:t>1</w:t>
      </w:r>
      <w:r w:rsidR="005E2717">
        <w:t>, 1</w:t>
      </w:r>
      <w:r w:rsidR="00C75F73">
        <w:t>2</w:t>
      </w:r>
      <w:r w:rsidR="005E2717">
        <w:t>).</w:t>
      </w:r>
    </w:p>
    <w:p w14:paraId="708707F0" w14:textId="562B5577" w:rsidR="00B30251" w:rsidRPr="00A95D68" w:rsidRDefault="0075485B" w:rsidP="00BD2A19">
      <w:pPr>
        <w:pStyle w:val="Liste"/>
        <w:spacing w:before="120" w:after="120"/>
        <w:ind w:left="0" w:firstLine="0"/>
        <w:contextualSpacing w:val="0"/>
      </w:pPr>
      <w:r>
        <w:t>(</w:t>
      </w:r>
      <w:r w:rsidR="005903ED" w:rsidRPr="00A95D68">
        <w:t xml:space="preserve">1) </w:t>
      </w:r>
      <w:r w:rsidR="00B30251" w:rsidRPr="00A95D68">
        <w:t xml:space="preserve">Met istuma </w:t>
      </w:r>
      <w:r w:rsidR="00EC6371" w:rsidRPr="000C5416">
        <w:rPr>
          <w:i/>
        </w:rPr>
        <w:t>tuolila</w:t>
      </w:r>
      <w:r w:rsidR="00B30251" w:rsidRPr="00A95D68">
        <w:t>.</w:t>
      </w:r>
    </w:p>
    <w:p w14:paraId="54D25E64" w14:textId="142F51A1" w:rsidR="005903ED" w:rsidRPr="00A95D68" w:rsidRDefault="0075485B" w:rsidP="00BD2A19">
      <w:pPr>
        <w:pStyle w:val="Liste"/>
        <w:spacing w:before="120" w:after="120"/>
        <w:ind w:left="0" w:firstLine="0"/>
        <w:contextualSpacing w:val="0"/>
      </w:pPr>
      <w:r>
        <w:t>(</w:t>
      </w:r>
      <w:r w:rsidR="005903ED" w:rsidRPr="00A95D68">
        <w:t xml:space="preserve">2) </w:t>
      </w:r>
      <w:r w:rsidR="005903ED" w:rsidRPr="000C5416">
        <w:rPr>
          <w:i/>
        </w:rPr>
        <w:t>Kentälä</w:t>
      </w:r>
      <w:r w:rsidR="005903ED" w:rsidRPr="00A95D68">
        <w:t xml:space="preserve"> seisoi paljon ihmistä.</w:t>
      </w:r>
    </w:p>
    <w:p w14:paraId="074865FF" w14:textId="24EC6002" w:rsidR="00B30251" w:rsidRPr="00A95D68" w:rsidRDefault="0075485B" w:rsidP="00BD2A19">
      <w:pPr>
        <w:pStyle w:val="Liste"/>
        <w:spacing w:before="120" w:after="120"/>
        <w:ind w:left="0" w:firstLine="0"/>
        <w:contextualSpacing w:val="0"/>
      </w:pPr>
      <w:r>
        <w:t>(</w:t>
      </w:r>
      <w:r w:rsidR="005903ED" w:rsidRPr="00A95D68">
        <w:t xml:space="preserve">3) </w:t>
      </w:r>
      <w:r w:rsidR="00B30251" w:rsidRPr="00A95D68">
        <w:t xml:space="preserve">Met tulima ulos </w:t>
      </w:r>
      <w:r w:rsidR="00EC6371" w:rsidRPr="003A7DE6">
        <w:rPr>
          <w:i/>
        </w:rPr>
        <w:t>kentäle</w:t>
      </w:r>
      <w:r w:rsidR="00B30251" w:rsidRPr="00A95D68">
        <w:t>.</w:t>
      </w:r>
    </w:p>
    <w:p w14:paraId="7F7D9903" w14:textId="68F53D8E" w:rsidR="00B30251" w:rsidRPr="00A95D68" w:rsidRDefault="0075485B" w:rsidP="00BD2A19">
      <w:pPr>
        <w:pStyle w:val="Liste"/>
        <w:spacing w:before="120" w:after="120"/>
        <w:ind w:left="0" w:firstLine="0"/>
        <w:contextualSpacing w:val="0"/>
      </w:pPr>
      <w:r>
        <w:t>(</w:t>
      </w:r>
      <w:r w:rsidR="005903ED" w:rsidRPr="00A95D68">
        <w:t xml:space="preserve">4) </w:t>
      </w:r>
      <w:r w:rsidR="00B30251" w:rsidRPr="00A95D68">
        <w:t xml:space="preserve">Het kävelthiin </w:t>
      </w:r>
      <w:r w:rsidR="00B30251" w:rsidRPr="000C5416">
        <w:rPr>
          <w:i/>
        </w:rPr>
        <w:t>kentältä jo</w:t>
      </w:r>
      <w:r w:rsidR="00C976E7" w:rsidRPr="00C976E7">
        <w:t>(</w:t>
      </w:r>
      <w:r w:rsidR="00B30251" w:rsidRPr="000C5416">
        <w:rPr>
          <w:i/>
        </w:rPr>
        <w:t>v</w:t>
      </w:r>
      <w:r w:rsidR="00C976E7" w:rsidRPr="00C976E7">
        <w:t>)</w:t>
      </w:r>
      <w:r w:rsidR="00B30251" w:rsidRPr="000C5416">
        <w:rPr>
          <w:i/>
        </w:rPr>
        <w:t>ele</w:t>
      </w:r>
      <w:r w:rsidR="00B30251" w:rsidRPr="00A95D68">
        <w:t>.</w:t>
      </w:r>
    </w:p>
    <w:p w14:paraId="6EFA32AE" w14:textId="21AD0F59" w:rsidR="00C913E5" w:rsidRPr="00A95D68" w:rsidRDefault="0075485B" w:rsidP="00BD2A19">
      <w:pPr>
        <w:pStyle w:val="Liste"/>
        <w:spacing w:before="120" w:after="120"/>
        <w:ind w:left="0" w:firstLine="0"/>
        <w:contextualSpacing w:val="0"/>
      </w:pPr>
      <w:r>
        <w:t>(</w:t>
      </w:r>
      <w:r w:rsidR="00C565C7" w:rsidRPr="00A95D68">
        <w:t>5</w:t>
      </w:r>
      <w:r w:rsidR="00C913E5" w:rsidRPr="00A95D68">
        <w:t xml:space="preserve">) </w:t>
      </w:r>
      <w:r w:rsidR="00C913E5" w:rsidRPr="000C5416">
        <w:rPr>
          <w:i/>
        </w:rPr>
        <w:t>Liisala</w:t>
      </w:r>
      <w:r w:rsidR="00C913E5" w:rsidRPr="00A95D68">
        <w:t xml:space="preserve"> oon fiini piili.</w:t>
      </w:r>
    </w:p>
    <w:p w14:paraId="0F772E95" w14:textId="3B65CF45" w:rsidR="00C913E5" w:rsidRDefault="0075485B" w:rsidP="00BD2A19">
      <w:pPr>
        <w:pStyle w:val="Liste"/>
        <w:spacing w:before="120" w:after="120"/>
        <w:ind w:left="0" w:firstLine="0"/>
        <w:contextualSpacing w:val="0"/>
      </w:pPr>
      <w:r>
        <w:t>(</w:t>
      </w:r>
      <w:r w:rsidR="00C913E5" w:rsidRPr="00A95D68">
        <w:t xml:space="preserve">6) Liisa osti piilin </w:t>
      </w:r>
      <w:r w:rsidR="00C913E5" w:rsidRPr="000C5416">
        <w:rPr>
          <w:i/>
        </w:rPr>
        <w:t>Maijalta</w:t>
      </w:r>
      <w:r w:rsidR="00C913E5" w:rsidRPr="00A95D68">
        <w:t xml:space="preserve">, mutta antoi sen sitte </w:t>
      </w:r>
      <w:r w:rsidR="00C913E5" w:rsidRPr="000C5416">
        <w:rPr>
          <w:i/>
        </w:rPr>
        <w:t>faarile</w:t>
      </w:r>
      <w:r w:rsidR="00C913E5" w:rsidRPr="00A95D68">
        <w:t>.</w:t>
      </w:r>
    </w:p>
    <w:p w14:paraId="0C916BBC" w14:textId="1818D150" w:rsidR="00336D2C" w:rsidRDefault="00336D2C" w:rsidP="00BD2A19">
      <w:pPr>
        <w:pStyle w:val="Liste"/>
        <w:spacing w:before="120" w:after="120"/>
        <w:ind w:left="0" w:firstLine="0"/>
        <w:contextualSpacing w:val="0"/>
      </w:pPr>
      <w:r>
        <w:t xml:space="preserve">(7) </w:t>
      </w:r>
      <w:r w:rsidRPr="00DA0297">
        <w:rPr>
          <w:i/>
        </w:rPr>
        <w:t>Lapsila</w:t>
      </w:r>
      <w:r>
        <w:t xml:space="preserve"> oon lupa tierata.</w:t>
      </w:r>
    </w:p>
    <w:p w14:paraId="41DEB6D5" w14:textId="01A08870" w:rsidR="00336D2C" w:rsidRPr="00A95D68" w:rsidRDefault="00336D2C" w:rsidP="00BD2A19">
      <w:pPr>
        <w:pStyle w:val="Liste"/>
        <w:spacing w:before="120" w:after="120"/>
        <w:ind w:left="0" w:firstLine="0"/>
        <w:contextualSpacing w:val="0"/>
      </w:pPr>
      <w:r>
        <w:t xml:space="preserve">(8) </w:t>
      </w:r>
      <w:r w:rsidRPr="00DA0297">
        <w:rPr>
          <w:i/>
        </w:rPr>
        <w:t>Minula</w:t>
      </w:r>
      <w:r>
        <w:t xml:space="preserve"> ei tullu läh</w:t>
      </w:r>
      <w:r w:rsidR="003465DE">
        <w:t>(</w:t>
      </w:r>
      <w:r>
        <w:t>đ</w:t>
      </w:r>
      <w:r w:rsidR="003465DE">
        <w:t>)</w:t>
      </w:r>
      <w:r w:rsidR="00EC26C5">
        <w:t>etyksi hi</w:t>
      </w:r>
      <w:r>
        <w:t>hta</w:t>
      </w:r>
      <w:r w:rsidR="00EC26C5">
        <w:t>a</w:t>
      </w:r>
      <w:r>
        <w:t>mhaan.</w:t>
      </w:r>
    </w:p>
    <w:p w14:paraId="740A8E1E" w14:textId="51E4180F" w:rsidR="00D167C0" w:rsidRDefault="0075485B" w:rsidP="00BD2A19">
      <w:pPr>
        <w:pStyle w:val="Liste"/>
        <w:spacing w:before="120" w:after="120"/>
        <w:ind w:left="0" w:firstLine="0"/>
        <w:contextualSpacing w:val="0"/>
      </w:pPr>
      <w:r>
        <w:t>(</w:t>
      </w:r>
      <w:r w:rsidR="005E2717">
        <w:t>9</w:t>
      </w:r>
      <w:r w:rsidR="00D167C0" w:rsidRPr="00A95D68">
        <w:t>) Paska hais</w:t>
      </w:r>
      <w:r>
        <w:t>(</w:t>
      </w:r>
      <w:r w:rsidR="00D167C0" w:rsidRPr="00A95D68">
        <w:t xml:space="preserve">s)ee </w:t>
      </w:r>
      <w:r w:rsidR="00D167C0" w:rsidRPr="000C5416">
        <w:rPr>
          <w:i/>
        </w:rPr>
        <w:t>pahalta</w:t>
      </w:r>
      <w:r w:rsidR="00D167C0" w:rsidRPr="00A95D68">
        <w:t>.</w:t>
      </w:r>
    </w:p>
    <w:p w14:paraId="4BBDFDE8" w14:textId="4A8B4DDA" w:rsidR="009A63A4" w:rsidRDefault="0075485B" w:rsidP="00BD2A19">
      <w:pPr>
        <w:pStyle w:val="Liste"/>
        <w:spacing w:before="120" w:after="120"/>
        <w:ind w:left="0" w:firstLine="0"/>
        <w:contextualSpacing w:val="0"/>
      </w:pPr>
      <w:r>
        <w:t>(</w:t>
      </w:r>
      <w:r w:rsidR="005E2717">
        <w:t>10</w:t>
      </w:r>
      <w:r w:rsidR="009A63A4">
        <w:t xml:space="preserve">) Ämmi tuli kothiin </w:t>
      </w:r>
      <w:r w:rsidR="009A63A4" w:rsidRPr="009A63A4">
        <w:rPr>
          <w:i/>
        </w:rPr>
        <w:t>sykkelillä</w:t>
      </w:r>
      <w:r w:rsidR="009A63A4">
        <w:t>.</w:t>
      </w:r>
    </w:p>
    <w:p w14:paraId="10C33D92" w14:textId="21A9DEC4" w:rsidR="00BF713C" w:rsidRDefault="00BF713C" w:rsidP="00BD2A19">
      <w:pPr>
        <w:pStyle w:val="Liste"/>
        <w:spacing w:before="120" w:after="120"/>
        <w:ind w:left="0" w:firstLine="0"/>
        <w:contextualSpacing w:val="0"/>
      </w:pPr>
      <w:r>
        <w:t>(1</w:t>
      </w:r>
      <w:r w:rsidR="00886194">
        <w:t>1</w:t>
      </w:r>
      <w:r>
        <w:t xml:space="preserve">) Tule </w:t>
      </w:r>
      <w:r w:rsidRPr="00B905CF">
        <w:rPr>
          <w:i/>
        </w:rPr>
        <w:t>meile</w:t>
      </w:r>
      <w:r>
        <w:t xml:space="preserve"> </w:t>
      </w:r>
      <w:r w:rsidRPr="00BF713C">
        <w:rPr>
          <w:i/>
        </w:rPr>
        <w:t>illala</w:t>
      </w:r>
      <w:r>
        <w:t>.</w:t>
      </w:r>
    </w:p>
    <w:p w14:paraId="2D1DB5B9" w14:textId="26C510B4" w:rsidR="00BF713C" w:rsidRPr="00A95D68" w:rsidRDefault="00BF713C" w:rsidP="00BD2A19">
      <w:pPr>
        <w:pStyle w:val="Liste"/>
        <w:spacing w:before="120" w:after="120"/>
        <w:ind w:left="0" w:firstLine="0"/>
        <w:contextualSpacing w:val="0"/>
      </w:pPr>
      <w:r>
        <w:t>(1</w:t>
      </w:r>
      <w:r w:rsidR="00886194">
        <w:t>2</w:t>
      </w:r>
      <w:r>
        <w:t xml:space="preserve">) </w:t>
      </w:r>
      <w:r w:rsidRPr="00BF713C">
        <w:rPr>
          <w:i/>
        </w:rPr>
        <w:t>Kesälä</w:t>
      </w:r>
      <w:r>
        <w:t xml:space="preserve"> täällä oon paljon sääskii</w:t>
      </w:r>
      <w:r w:rsidR="00C05675">
        <w:t xml:space="preserve"> ~ sääskiä</w:t>
      </w:r>
      <w:r>
        <w:t>.</w:t>
      </w:r>
    </w:p>
    <w:p w14:paraId="0B6B6E67" w14:textId="3803F9C9" w:rsidR="00B30251" w:rsidRDefault="00FB5664" w:rsidP="00BD2A19">
      <w:pPr>
        <w:pStyle w:val="Brdtekst"/>
        <w:spacing w:before="120"/>
      </w:pPr>
      <w:r w:rsidRPr="00A95D68">
        <w:t xml:space="preserve">Kaikissa ulkoisissa paikkakaasuksissa oon myötä pukstaavi </w:t>
      </w:r>
      <w:r w:rsidRPr="000C5416">
        <w:rPr>
          <w:i/>
        </w:rPr>
        <w:t>l</w:t>
      </w:r>
      <w:r w:rsidRPr="00A95D68">
        <w:t xml:space="preserve">, ja siksi niitä käskethään kans </w:t>
      </w:r>
      <w:r w:rsidRPr="000C5416">
        <w:rPr>
          <w:i/>
        </w:rPr>
        <w:t>l</w:t>
      </w:r>
      <w:r w:rsidR="00CF11B0">
        <w:t>-</w:t>
      </w:r>
      <w:r w:rsidR="00CF11B0" w:rsidRPr="00CF11B0">
        <w:rPr>
          <w:smallCaps/>
        </w:rPr>
        <w:t>kaasukse</w:t>
      </w:r>
      <w:r w:rsidRPr="00CF11B0">
        <w:rPr>
          <w:smallCaps/>
        </w:rPr>
        <w:t>ksi</w:t>
      </w:r>
      <w:r w:rsidRPr="00A95D68">
        <w:t>.</w:t>
      </w:r>
      <w:r w:rsidR="001F36EA" w:rsidRPr="00A95D68">
        <w:t xml:space="preserve"> </w:t>
      </w:r>
      <w:r w:rsidR="00B17737" w:rsidRPr="00A95D68">
        <w:t>Adessiivin suffiksi</w:t>
      </w:r>
      <w:r w:rsidR="001F36EA" w:rsidRPr="00A95D68">
        <w:t xml:space="preserve"> oon</w:t>
      </w:r>
      <w:r w:rsidR="000C5416">
        <w:t xml:space="preserve"> </w:t>
      </w:r>
      <w:r w:rsidR="0075485B" w:rsidRPr="0075485B">
        <w:t>(</w:t>
      </w:r>
      <w:r w:rsidR="000C5416" w:rsidRPr="000C5416">
        <w:rPr>
          <w:i/>
        </w:rPr>
        <w:t>l</w:t>
      </w:r>
      <w:r w:rsidR="0075485B" w:rsidRPr="0075485B">
        <w:t>)</w:t>
      </w:r>
      <w:r w:rsidR="000C5416" w:rsidRPr="000C5416">
        <w:rPr>
          <w:i/>
        </w:rPr>
        <w:t>lA</w:t>
      </w:r>
      <w:r w:rsidR="00B17737" w:rsidRPr="00A95D68">
        <w:t xml:space="preserve">, </w:t>
      </w:r>
      <w:r w:rsidR="000C5416">
        <w:t xml:space="preserve">ablatiivin suffiksi oon </w:t>
      </w:r>
      <w:r w:rsidR="000C5416" w:rsidRPr="000C5416">
        <w:rPr>
          <w:i/>
        </w:rPr>
        <w:t>ltA</w:t>
      </w:r>
      <w:r w:rsidR="00B17737" w:rsidRPr="00A95D68">
        <w:t xml:space="preserve"> ja allatiivin suffiksi </w:t>
      </w:r>
      <w:r w:rsidR="0075485B" w:rsidRPr="0075485B">
        <w:t>(</w:t>
      </w:r>
      <w:r w:rsidR="000C5416" w:rsidRPr="000C5416">
        <w:rPr>
          <w:i/>
        </w:rPr>
        <w:t>l</w:t>
      </w:r>
      <w:r w:rsidR="0075485B" w:rsidRPr="0075485B">
        <w:t>)</w:t>
      </w:r>
      <w:r w:rsidR="00B17737" w:rsidRPr="000C5416">
        <w:rPr>
          <w:i/>
        </w:rPr>
        <w:t>le</w:t>
      </w:r>
      <w:r w:rsidR="0075485B" w:rsidRPr="0075485B">
        <w:t>(</w:t>
      </w:r>
      <w:r w:rsidR="00726DA2" w:rsidRPr="000C5416">
        <w:rPr>
          <w:i/>
        </w:rPr>
        <w:t>t</w:t>
      </w:r>
      <w:r w:rsidR="00726DA2" w:rsidRPr="00A95D68">
        <w:t>)</w:t>
      </w:r>
      <w:r w:rsidR="001916B6">
        <w:t xml:space="preserve"> (</w:t>
      </w:r>
      <w:r w:rsidR="007E2684">
        <w:t>va</w:t>
      </w:r>
      <w:r w:rsidR="001916B6">
        <w:t xml:space="preserve">ihettelusta </w:t>
      </w:r>
      <w:r w:rsidR="001916B6" w:rsidRPr="0075485B">
        <w:t>(</w:t>
      </w:r>
      <w:r w:rsidR="001916B6" w:rsidRPr="000C5416">
        <w:rPr>
          <w:i/>
        </w:rPr>
        <w:t>l</w:t>
      </w:r>
      <w:r w:rsidR="001916B6" w:rsidRPr="0075485B">
        <w:t>)</w:t>
      </w:r>
      <w:r w:rsidR="001916B6" w:rsidRPr="000C5416">
        <w:rPr>
          <w:i/>
        </w:rPr>
        <w:t>let</w:t>
      </w:r>
      <w:r w:rsidR="001916B6">
        <w:t xml:space="preserve"> ~ </w:t>
      </w:r>
      <w:r w:rsidR="001916B6" w:rsidRPr="0075485B">
        <w:t>(</w:t>
      </w:r>
      <w:r w:rsidR="001916B6" w:rsidRPr="000C5416">
        <w:rPr>
          <w:i/>
        </w:rPr>
        <w:t>l</w:t>
      </w:r>
      <w:r w:rsidR="001916B6" w:rsidRPr="0075485B">
        <w:t>)</w:t>
      </w:r>
      <w:r w:rsidR="001916B6" w:rsidRPr="000C5416">
        <w:rPr>
          <w:i/>
        </w:rPr>
        <w:t>le</w:t>
      </w:r>
      <w:r w:rsidR="001916B6">
        <w:t xml:space="preserve"> </w:t>
      </w:r>
      <w:r w:rsidR="007E2684">
        <w:t xml:space="preserve">eri varieteettiitten välilä </w:t>
      </w:r>
      <w:r w:rsidR="001916B6">
        <w:t xml:space="preserve">katto kohđasta 3.2.2 </w:t>
      </w:r>
      <w:r w:rsidR="001916B6" w:rsidRPr="00A95D68">
        <w:t xml:space="preserve">Sananloppuinen </w:t>
      </w:r>
      <w:r w:rsidR="001916B6" w:rsidRPr="006415A4">
        <w:rPr>
          <w:i/>
        </w:rPr>
        <w:t>t</w:t>
      </w:r>
      <w:r w:rsidR="001916B6">
        <w:t>)</w:t>
      </w:r>
      <w:r w:rsidR="001F36EA" w:rsidRPr="00A95D68">
        <w:t>. Net</w:t>
      </w:r>
      <w:r w:rsidR="00B17737" w:rsidRPr="00A95D68">
        <w:t xml:space="preserve"> lisäthään </w:t>
      </w:r>
      <w:r w:rsidR="001701F7">
        <w:t xml:space="preserve">sekä singulaarissa ette pluraalissa </w:t>
      </w:r>
      <w:r w:rsidR="00F03EF6" w:rsidRPr="00A95D68">
        <w:t xml:space="preserve">samhaan rankhaan </w:t>
      </w:r>
      <w:r w:rsidR="00B41E12" w:rsidRPr="00A95D68">
        <w:t xml:space="preserve">ko </w:t>
      </w:r>
      <w:r w:rsidR="001701F7">
        <w:t xml:space="preserve">translatiivin suffiksin ja </w:t>
      </w:r>
      <w:r w:rsidR="00B41E12" w:rsidRPr="00A95D68">
        <w:t xml:space="preserve">paikkakaasuksista inessiivin ja elatiivin suffiksit. </w:t>
      </w:r>
      <w:r w:rsidR="001701F7">
        <w:t xml:space="preserve">Esimerkkii: </w:t>
      </w:r>
      <w:r w:rsidR="0075485B">
        <w:t>(</w:t>
      </w:r>
      <w:r w:rsidR="00051840">
        <w:t xml:space="preserve">sg.nom. : </w:t>
      </w:r>
      <w:r w:rsidR="00685298">
        <w:t>sg</w:t>
      </w:r>
      <w:r w:rsidR="00BC1EB8">
        <w:t>.adess.</w:t>
      </w:r>
      <w:r w:rsidR="00051840">
        <w:t xml:space="preserve"> : </w:t>
      </w:r>
      <w:r w:rsidR="00A97B87">
        <w:t>pl.</w:t>
      </w:r>
      <w:r w:rsidR="00685298">
        <w:t>all.</w:t>
      </w:r>
      <w:r w:rsidR="00051840">
        <w:t xml:space="preserve">) </w:t>
      </w:r>
      <w:r w:rsidR="00E50D46" w:rsidRPr="005A3BEC">
        <w:rPr>
          <w:i/>
        </w:rPr>
        <w:t xml:space="preserve">silta </w:t>
      </w:r>
      <w:r w:rsidR="0075485B" w:rsidRPr="0075485B">
        <w:t>:</w:t>
      </w:r>
      <w:r w:rsidR="00E50D46" w:rsidRPr="005A3BEC">
        <w:rPr>
          <w:i/>
        </w:rPr>
        <w:t xml:space="preserve"> silla</w:t>
      </w:r>
      <w:r w:rsidR="0098090B" w:rsidRPr="0098090B">
        <w:t>/</w:t>
      </w:r>
      <w:r w:rsidR="00E50D46" w:rsidRPr="005A3BEC">
        <w:rPr>
          <w:i/>
        </w:rPr>
        <w:t xml:space="preserve">la </w:t>
      </w:r>
      <w:r w:rsidR="0075485B" w:rsidRPr="0075485B">
        <w:t>:</w:t>
      </w:r>
      <w:r w:rsidR="00E50D46" w:rsidRPr="005A3BEC">
        <w:rPr>
          <w:i/>
        </w:rPr>
        <w:t xml:space="preserve"> sillo</w:t>
      </w:r>
      <w:r w:rsidR="0098090B" w:rsidRPr="0098090B">
        <w:t>/</w:t>
      </w:r>
      <w:r w:rsidR="00E50D46" w:rsidRPr="005A3BEC">
        <w:rPr>
          <w:i/>
        </w:rPr>
        <w:t>i</w:t>
      </w:r>
      <w:r w:rsidR="0098090B" w:rsidRPr="0098090B">
        <w:t>/</w:t>
      </w:r>
      <w:r w:rsidR="00E50D46" w:rsidRPr="005A3BEC">
        <w:rPr>
          <w:i/>
        </w:rPr>
        <w:t>le</w:t>
      </w:r>
      <w:r w:rsidR="0075485B" w:rsidRPr="0075485B">
        <w:t>(</w:t>
      </w:r>
      <w:r w:rsidR="00051840">
        <w:rPr>
          <w:i/>
        </w:rPr>
        <w:t>t</w:t>
      </w:r>
      <w:r w:rsidR="0075485B" w:rsidRPr="0075485B">
        <w:t>),</w:t>
      </w:r>
      <w:r w:rsidR="00E50D46" w:rsidRPr="005A3BEC">
        <w:rPr>
          <w:i/>
        </w:rPr>
        <w:t xml:space="preserve"> hullu </w:t>
      </w:r>
      <w:r w:rsidR="0075485B" w:rsidRPr="0075485B">
        <w:t>:</w:t>
      </w:r>
      <w:r w:rsidR="00E50D46" w:rsidRPr="005A3BEC">
        <w:rPr>
          <w:i/>
        </w:rPr>
        <w:t xml:space="preserve"> hullu</w:t>
      </w:r>
      <w:r w:rsidR="0098090B" w:rsidRPr="0098090B">
        <w:t>/</w:t>
      </w:r>
      <w:r w:rsidR="00E50D46" w:rsidRPr="005A3BEC">
        <w:rPr>
          <w:i/>
        </w:rPr>
        <w:t xml:space="preserve">la </w:t>
      </w:r>
      <w:r w:rsidR="0075485B" w:rsidRPr="0075485B">
        <w:t>:</w:t>
      </w:r>
      <w:r w:rsidR="00E50D46" w:rsidRPr="005A3BEC">
        <w:rPr>
          <w:i/>
        </w:rPr>
        <w:t xml:space="preserve"> hullu</w:t>
      </w:r>
      <w:r w:rsidR="0098090B" w:rsidRPr="0098090B">
        <w:t>/</w:t>
      </w:r>
      <w:r w:rsidR="00E50D46" w:rsidRPr="005A3BEC">
        <w:rPr>
          <w:i/>
        </w:rPr>
        <w:t>i</w:t>
      </w:r>
      <w:r w:rsidR="0098090B" w:rsidRPr="0098090B">
        <w:t>/</w:t>
      </w:r>
      <w:r w:rsidR="00E50D46" w:rsidRPr="005A3BEC">
        <w:rPr>
          <w:i/>
        </w:rPr>
        <w:t>le</w:t>
      </w:r>
      <w:r w:rsidR="0075485B" w:rsidRPr="0075485B">
        <w:t>(</w:t>
      </w:r>
      <w:r w:rsidR="00E50D46" w:rsidRPr="005A3BEC">
        <w:rPr>
          <w:i/>
        </w:rPr>
        <w:t>t</w:t>
      </w:r>
      <w:r w:rsidR="0075485B" w:rsidRPr="0075485B">
        <w:t>),</w:t>
      </w:r>
      <w:r w:rsidR="00E50D46" w:rsidRPr="005A3BEC">
        <w:rPr>
          <w:i/>
        </w:rPr>
        <w:t xml:space="preserve"> </w:t>
      </w:r>
      <w:r w:rsidR="008D5DCF" w:rsidRPr="005A3BEC">
        <w:rPr>
          <w:i/>
        </w:rPr>
        <w:t xml:space="preserve">lehti </w:t>
      </w:r>
      <w:r w:rsidR="0075485B" w:rsidRPr="0075485B">
        <w:t>:</w:t>
      </w:r>
      <w:r w:rsidR="008D5DCF" w:rsidRPr="005A3BEC">
        <w:rPr>
          <w:i/>
        </w:rPr>
        <w:t xml:space="preserve"> leh</w:t>
      </w:r>
      <w:r w:rsidR="0075485B" w:rsidRPr="0075485B">
        <w:t>(</w:t>
      </w:r>
      <w:r w:rsidR="008D5DCF" w:rsidRPr="005A3BEC">
        <w:rPr>
          <w:i/>
        </w:rPr>
        <w:t>đ</w:t>
      </w:r>
      <w:r w:rsidR="0075485B" w:rsidRPr="0075485B">
        <w:t>)</w:t>
      </w:r>
      <w:r w:rsidR="008D5DCF" w:rsidRPr="005A3BEC">
        <w:rPr>
          <w:i/>
        </w:rPr>
        <w:t>e</w:t>
      </w:r>
      <w:r w:rsidR="0098090B" w:rsidRPr="0098090B">
        <w:t>/</w:t>
      </w:r>
      <w:r w:rsidR="008D5DCF" w:rsidRPr="005A3BEC">
        <w:rPr>
          <w:i/>
        </w:rPr>
        <w:t>l</w:t>
      </w:r>
      <w:r w:rsidR="00051840">
        <w:rPr>
          <w:i/>
        </w:rPr>
        <w:t>ä</w:t>
      </w:r>
      <w:r w:rsidR="008D5DCF" w:rsidRPr="005A3BEC">
        <w:rPr>
          <w:i/>
        </w:rPr>
        <w:t xml:space="preserve"> </w:t>
      </w:r>
      <w:r w:rsidR="0075485B" w:rsidRPr="0075485B">
        <w:t>:</w:t>
      </w:r>
      <w:r w:rsidR="008D5DCF" w:rsidRPr="005A3BEC">
        <w:rPr>
          <w:i/>
        </w:rPr>
        <w:t xml:space="preserve"> leh</w:t>
      </w:r>
      <w:r w:rsidR="0075485B" w:rsidRPr="0075485B">
        <w:t>(</w:t>
      </w:r>
      <w:r w:rsidR="008D5DCF" w:rsidRPr="005A3BEC">
        <w:rPr>
          <w:i/>
        </w:rPr>
        <w:t>đ</w:t>
      </w:r>
      <w:r w:rsidR="0075485B" w:rsidRPr="0075485B">
        <w:t>)</w:t>
      </w:r>
      <w:r w:rsidR="0098090B" w:rsidRPr="0098090B">
        <w:t>/</w:t>
      </w:r>
      <w:r w:rsidR="008D5DCF" w:rsidRPr="005A3BEC">
        <w:rPr>
          <w:i/>
        </w:rPr>
        <w:t>i</w:t>
      </w:r>
      <w:r w:rsidR="0098090B" w:rsidRPr="0098090B">
        <w:t>/</w:t>
      </w:r>
      <w:r w:rsidR="008D5DCF" w:rsidRPr="005A3BEC">
        <w:rPr>
          <w:i/>
        </w:rPr>
        <w:t>le</w:t>
      </w:r>
      <w:r w:rsidR="0075485B" w:rsidRPr="0075485B">
        <w:t>(</w:t>
      </w:r>
      <w:r w:rsidR="008D5DCF" w:rsidRPr="005A3BEC">
        <w:rPr>
          <w:i/>
        </w:rPr>
        <w:t>t</w:t>
      </w:r>
      <w:r w:rsidR="0075485B" w:rsidRPr="0075485B">
        <w:t>),</w:t>
      </w:r>
      <w:r w:rsidR="008D5DCF" w:rsidRPr="005A3BEC">
        <w:rPr>
          <w:i/>
        </w:rPr>
        <w:t xml:space="preserve"> </w:t>
      </w:r>
      <w:r w:rsidR="00F73E05" w:rsidRPr="005A3BEC">
        <w:rPr>
          <w:i/>
        </w:rPr>
        <w:t xml:space="preserve">tooli </w:t>
      </w:r>
      <w:r w:rsidR="0075485B" w:rsidRPr="0075485B">
        <w:t>:</w:t>
      </w:r>
      <w:r w:rsidR="00F73E05" w:rsidRPr="005A3BEC">
        <w:rPr>
          <w:i/>
        </w:rPr>
        <w:t xml:space="preserve"> tooli</w:t>
      </w:r>
      <w:r w:rsidR="0098090B" w:rsidRPr="0098090B">
        <w:t>/</w:t>
      </w:r>
      <w:r w:rsidR="00F73E05" w:rsidRPr="005A3BEC">
        <w:rPr>
          <w:i/>
        </w:rPr>
        <w:t xml:space="preserve">la </w:t>
      </w:r>
      <w:r w:rsidR="0075485B" w:rsidRPr="0075485B">
        <w:t>:</w:t>
      </w:r>
      <w:r w:rsidR="00F73E05" w:rsidRPr="005A3BEC">
        <w:rPr>
          <w:i/>
        </w:rPr>
        <w:t xml:space="preserve"> tool</w:t>
      </w:r>
      <w:r w:rsidR="00EC2B98" w:rsidRPr="00EC2B98">
        <w:t>(</w:t>
      </w:r>
      <w:r w:rsidR="00F73E05" w:rsidRPr="005A3BEC">
        <w:rPr>
          <w:i/>
        </w:rPr>
        <w:t>i</w:t>
      </w:r>
      <w:r w:rsidR="00EC2B98" w:rsidRPr="00EC2B98">
        <w:t>)</w:t>
      </w:r>
      <w:r w:rsidR="0098090B" w:rsidRPr="0098090B">
        <w:t>/</w:t>
      </w:r>
      <w:r w:rsidR="00F73E05" w:rsidRPr="005A3BEC">
        <w:rPr>
          <w:i/>
        </w:rPr>
        <w:t>i</w:t>
      </w:r>
      <w:r w:rsidR="0098090B" w:rsidRPr="0098090B">
        <w:t>/</w:t>
      </w:r>
      <w:r w:rsidR="00F73E05" w:rsidRPr="005A3BEC">
        <w:rPr>
          <w:i/>
        </w:rPr>
        <w:t>le</w:t>
      </w:r>
      <w:r w:rsidR="0075485B" w:rsidRPr="0075485B">
        <w:t>(</w:t>
      </w:r>
      <w:r w:rsidR="00F73E05" w:rsidRPr="005A3BEC">
        <w:rPr>
          <w:i/>
        </w:rPr>
        <w:t>t</w:t>
      </w:r>
      <w:r w:rsidR="0075485B" w:rsidRPr="0075485B">
        <w:t>)</w:t>
      </w:r>
      <w:r w:rsidR="00A83669" w:rsidRPr="00A83669">
        <w:t>,</w:t>
      </w:r>
      <w:r w:rsidR="00F73E05" w:rsidRPr="005A3BEC">
        <w:rPr>
          <w:i/>
        </w:rPr>
        <w:t xml:space="preserve"> </w:t>
      </w:r>
      <w:r w:rsidR="006C45C3" w:rsidRPr="005A3BEC">
        <w:rPr>
          <w:i/>
        </w:rPr>
        <w:t xml:space="preserve">mies </w:t>
      </w:r>
      <w:r w:rsidR="0075485B" w:rsidRPr="0075485B">
        <w:t>:</w:t>
      </w:r>
      <w:r w:rsidR="006C45C3" w:rsidRPr="005A3BEC">
        <w:rPr>
          <w:i/>
        </w:rPr>
        <w:t xml:space="preserve"> miehe</w:t>
      </w:r>
      <w:r w:rsidR="0098090B" w:rsidRPr="0098090B">
        <w:t>/</w:t>
      </w:r>
      <w:r w:rsidR="006C45C3" w:rsidRPr="005A3BEC">
        <w:rPr>
          <w:i/>
        </w:rPr>
        <w:t>l</w:t>
      </w:r>
      <w:r w:rsidR="00051840">
        <w:rPr>
          <w:i/>
        </w:rPr>
        <w:t>ä</w:t>
      </w:r>
      <w:r w:rsidR="006C45C3" w:rsidRPr="005A3BEC">
        <w:rPr>
          <w:i/>
        </w:rPr>
        <w:t xml:space="preserve"> </w:t>
      </w:r>
      <w:r w:rsidR="0075485B" w:rsidRPr="0075485B">
        <w:t>:</w:t>
      </w:r>
      <w:r w:rsidR="006C45C3" w:rsidRPr="005A3BEC">
        <w:rPr>
          <w:i/>
        </w:rPr>
        <w:t xml:space="preserve"> mieh</w:t>
      </w:r>
      <w:r w:rsidR="0098090B" w:rsidRPr="0098090B">
        <w:t>/</w:t>
      </w:r>
      <w:r w:rsidR="006C45C3" w:rsidRPr="005A3BEC">
        <w:rPr>
          <w:i/>
        </w:rPr>
        <w:t>i</w:t>
      </w:r>
      <w:r w:rsidR="0098090B" w:rsidRPr="0098090B">
        <w:t>/</w:t>
      </w:r>
      <w:r w:rsidR="006C45C3" w:rsidRPr="005A3BEC">
        <w:rPr>
          <w:i/>
        </w:rPr>
        <w:t>le</w:t>
      </w:r>
      <w:r w:rsidR="0075485B" w:rsidRPr="0075485B">
        <w:t>(</w:t>
      </w:r>
      <w:r w:rsidR="006C45C3" w:rsidRPr="005A3BEC">
        <w:rPr>
          <w:i/>
        </w:rPr>
        <w:t>t</w:t>
      </w:r>
      <w:r w:rsidR="0075485B" w:rsidRPr="0075485B">
        <w:t>),</w:t>
      </w:r>
      <w:r w:rsidR="008D5DCF" w:rsidRPr="005A3BEC">
        <w:rPr>
          <w:i/>
        </w:rPr>
        <w:t xml:space="preserve"> </w:t>
      </w:r>
      <w:r w:rsidR="00051840">
        <w:rPr>
          <w:i/>
        </w:rPr>
        <w:t xml:space="preserve">rakastettu </w:t>
      </w:r>
      <w:r w:rsidR="0075485B" w:rsidRPr="0075485B">
        <w:t>:</w:t>
      </w:r>
      <w:r w:rsidR="00051840">
        <w:rPr>
          <w:i/>
        </w:rPr>
        <w:t xml:space="preserve"> rakastetu</w:t>
      </w:r>
      <w:r w:rsidR="0098090B" w:rsidRPr="0098090B">
        <w:t>/</w:t>
      </w:r>
      <w:r w:rsidR="00926D23" w:rsidRPr="005A3BEC">
        <w:rPr>
          <w:i/>
        </w:rPr>
        <w:t xml:space="preserve">la </w:t>
      </w:r>
      <w:r w:rsidR="0075485B" w:rsidRPr="0075485B">
        <w:t>:</w:t>
      </w:r>
      <w:r w:rsidR="00926D23" w:rsidRPr="005A3BEC">
        <w:rPr>
          <w:i/>
        </w:rPr>
        <w:t xml:space="preserve"> raka</w:t>
      </w:r>
      <w:r w:rsidR="00051840">
        <w:rPr>
          <w:i/>
        </w:rPr>
        <w:t>s</w:t>
      </w:r>
      <w:r w:rsidR="00926D23" w:rsidRPr="005A3BEC">
        <w:rPr>
          <w:i/>
        </w:rPr>
        <w:t>tetu</w:t>
      </w:r>
      <w:r w:rsidR="0098090B" w:rsidRPr="0098090B">
        <w:t>/</w:t>
      </w:r>
      <w:r w:rsidR="00926D23" w:rsidRPr="005A3BEC">
        <w:rPr>
          <w:i/>
        </w:rPr>
        <w:t>i</w:t>
      </w:r>
      <w:r w:rsidR="0098090B" w:rsidRPr="0098090B">
        <w:t>/</w:t>
      </w:r>
      <w:r w:rsidR="00926D23" w:rsidRPr="005A3BEC">
        <w:rPr>
          <w:i/>
        </w:rPr>
        <w:t>le</w:t>
      </w:r>
      <w:r w:rsidR="0075485B" w:rsidRPr="0075485B">
        <w:t>(</w:t>
      </w:r>
      <w:r w:rsidR="00926D23" w:rsidRPr="005A3BEC">
        <w:rPr>
          <w:i/>
        </w:rPr>
        <w:t>t</w:t>
      </w:r>
      <w:r w:rsidR="0075485B" w:rsidRPr="0075485B">
        <w:t>),</w:t>
      </w:r>
      <w:r w:rsidR="00926D23" w:rsidRPr="005A3BEC">
        <w:rPr>
          <w:i/>
        </w:rPr>
        <w:t xml:space="preserve"> sisar </w:t>
      </w:r>
      <w:r w:rsidR="0075485B" w:rsidRPr="0075485B">
        <w:t>:</w:t>
      </w:r>
      <w:r w:rsidR="00926D23" w:rsidRPr="005A3BEC">
        <w:rPr>
          <w:i/>
        </w:rPr>
        <w:t xml:space="preserve"> sisare</w:t>
      </w:r>
      <w:r w:rsidR="0098090B" w:rsidRPr="0098090B">
        <w:t>/</w:t>
      </w:r>
      <w:r w:rsidR="00926D23" w:rsidRPr="005A3BEC">
        <w:rPr>
          <w:i/>
        </w:rPr>
        <w:t xml:space="preserve">lla </w:t>
      </w:r>
      <w:r w:rsidR="0075485B" w:rsidRPr="0075485B">
        <w:t>:</w:t>
      </w:r>
      <w:r w:rsidR="00926D23" w:rsidRPr="005A3BEC">
        <w:rPr>
          <w:i/>
        </w:rPr>
        <w:t xml:space="preserve"> sisar</w:t>
      </w:r>
      <w:r w:rsidR="0098090B" w:rsidRPr="0098090B">
        <w:t>/</w:t>
      </w:r>
      <w:r w:rsidR="00926D23" w:rsidRPr="005A3BEC">
        <w:rPr>
          <w:i/>
        </w:rPr>
        <w:t>i</w:t>
      </w:r>
      <w:r w:rsidR="0098090B" w:rsidRPr="0098090B">
        <w:t>/</w:t>
      </w:r>
      <w:r w:rsidR="00926D23" w:rsidRPr="005A3BEC">
        <w:rPr>
          <w:i/>
        </w:rPr>
        <w:t>lle</w:t>
      </w:r>
      <w:r w:rsidR="0075485B" w:rsidRPr="0075485B">
        <w:t>(</w:t>
      </w:r>
      <w:r w:rsidR="00926D23" w:rsidRPr="005A3BEC">
        <w:rPr>
          <w:i/>
        </w:rPr>
        <w:t>t</w:t>
      </w:r>
      <w:r w:rsidR="0075485B" w:rsidRPr="0075485B">
        <w:t>),</w:t>
      </w:r>
      <w:r w:rsidR="00926D23" w:rsidRPr="005A3BEC">
        <w:rPr>
          <w:i/>
        </w:rPr>
        <w:t xml:space="preserve"> </w:t>
      </w:r>
      <w:r w:rsidR="00914292">
        <w:rPr>
          <w:i/>
        </w:rPr>
        <w:t>ve</w:t>
      </w:r>
      <w:r w:rsidR="00255BE3" w:rsidRPr="005A3BEC">
        <w:rPr>
          <w:i/>
        </w:rPr>
        <w:t xml:space="preserve">res </w:t>
      </w:r>
      <w:r w:rsidR="0075485B" w:rsidRPr="0075485B">
        <w:t>:</w:t>
      </w:r>
      <w:r w:rsidR="00914292">
        <w:rPr>
          <w:i/>
        </w:rPr>
        <w:t xml:space="preserve"> verekse</w:t>
      </w:r>
      <w:r w:rsidR="0098090B" w:rsidRPr="0098090B">
        <w:t>/</w:t>
      </w:r>
      <w:r w:rsidR="00914292">
        <w:rPr>
          <w:i/>
        </w:rPr>
        <w:t>llä</w:t>
      </w:r>
      <w:r w:rsidR="00255BE3" w:rsidRPr="005A3BEC">
        <w:rPr>
          <w:i/>
        </w:rPr>
        <w:t xml:space="preserve"> </w:t>
      </w:r>
      <w:r w:rsidR="0075485B" w:rsidRPr="0075485B">
        <w:t>:</w:t>
      </w:r>
      <w:r w:rsidR="00914292">
        <w:rPr>
          <w:i/>
        </w:rPr>
        <w:t xml:space="preserve"> ve</w:t>
      </w:r>
      <w:r w:rsidR="00255BE3" w:rsidRPr="005A3BEC">
        <w:rPr>
          <w:i/>
        </w:rPr>
        <w:t>reks</w:t>
      </w:r>
      <w:r w:rsidR="0098090B" w:rsidRPr="0098090B">
        <w:t>/</w:t>
      </w:r>
      <w:r w:rsidR="00255BE3" w:rsidRPr="005A3BEC">
        <w:rPr>
          <w:i/>
        </w:rPr>
        <w:t>i</w:t>
      </w:r>
      <w:r w:rsidR="0098090B" w:rsidRPr="0098090B">
        <w:t>/</w:t>
      </w:r>
      <w:r w:rsidR="00255BE3" w:rsidRPr="005A3BEC">
        <w:rPr>
          <w:i/>
        </w:rPr>
        <w:t>lle</w:t>
      </w:r>
      <w:r w:rsidR="0075485B" w:rsidRPr="0075485B">
        <w:t>(</w:t>
      </w:r>
      <w:r w:rsidR="00255BE3" w:rsidRPr="005A3BEC">
        <w:rPr>
          <w:i/>
        </w:rPr>
        <w:t>t</w:t>
      </w:r>
      <w:r w:rsidR="0075485B" w:rsidRPr="0075485B">
        <w:t>),</w:t>
      </w:r>
      <w:r w:rsidR="00255BE3" w:rsidRPr="005A3BEC">
        <w:rPr>
          <w:i/>
        </w:rPr>
        <w:t xml:space="preserve"> </w:t>
      </w:r>
      <w:r w:rsidR="005A3BEC" w:rsidRPr="005A3BEC">
        <w:rPr>
          <w:i/>
        </w:rPr>
        <w:t xml:space="preserve">ruottalainen </w:t>
      </w:r>
      <w:r w:rsidR="0075485B" w:rsidRPr="0075485B">
        <w:t>:</w:t>
      </w:r>
      <w:r w:rsidR="005A3BEC" w:rsidRPr="005A3BEC">
        <w:rPr>
          <w:i/>
        </w:rPr>
        <w:t xml:space="preserve"> ruottalaise</w:t>
      </w:r>
      <w:r w:rsidR="0098090B" w:rsidRPr="0098090B">
        <w:t>/</w:t>
      </w:r>
      <w:r w:rsidR="005A3BEC" w:rsidRPr="005A3BEC">
        <w:rPr>
          <w:i/>
        </w:rPr>
        <w:t xml:space="preserve">la </w:t>
      </w:r>
      <w:r w:rsidR="0075485B" w:rsidRPr="0075485B">
        <w:t>:</w:t>
      </w:r>
      <w:r w:rsidR="005A3BEC" w:rsidRPr="005A3BEC">
        <w:rPr>
          <w:i/>
        </w:rPr>
        <w:t xml:space="preserve"> ruottalais</w:t>
      </w:r>
      <w:r w:rsidR="0098090B" w:rsidRPr="0098090B">
        <w:t>/</w:t>
      </w:r>
      <w:r w:rsidR="005A3BEC" w:rsidRPr="005A3BEC">
        <w:rPr>
          <w:i/>
        </w:rPr>
        <w:t>i</w:t>
      </w:r>
      <w:r w:rsidR="0098090B" w:rsidRPr="0098090B">
        <w:t>/</w:t>
      </w:r>
      <w:r w:rsidR="005A3BEC" w:rsidRPr="005A3BEC">
        <w:rPr>
          <w:i/>
        </w:rPr>
        <w:t>le</w:t>
      </w:r>
      <w:r w:rsidR="0075485B" w:rsidRPr="0075485B">
        <w:t>(</w:t>
      </w:r>
      <w:r w:rsidR="005A3BEC" w:rsidRPr="005A3BEC">
        <w:rPr>
          <w:i/>
        </w:rPr>
        <w:t>t</w:t>
      </w:r>
      <w:r w:rsidR="0075485B" w:rsidRPr="0075485B">
        <w:t>),</w:t>
      </w:r>
      <w:r w:rsidR="005A3BEC" w:rsidRPr="005A3BEC">
        <w:rPr>
          <w:i/>
        </w:rPr>
        <w:t xml:space="preserve"> </w:t>
      </w:r>
      <w:r w:rsidR="00255BE3" w:rsidRPr="005A3BEC">
        <w:rPr>
          <w:i/>
        </w:rPr>
        <w:t xml:space="preserve">maa </w:t>
      </w:r>
      <w:r w:rsidR="0075485B" w:rsidRPr="0075485B">
        <w:t>:</w:t>
      </w:r>
      <w:r w:rsidR="00255BE3" w:rsidRPr="005A3BEC">
        <w:rPr>
          <w:i/>
        </w:rPr>
        <w:t xml:space="preserve"> maa</w:t>
      </w:r>
      <w:r w:rsidR="0098090B" w:rsidRPr="0098090B">
        <w:t>/</w:t>
      </w:r>
      <w:r w:rsidR="00255BE3" w:rsidRPr="005A3BEC">
        <w:rPr>
          <w:i/>
        </w:rPr>
        <w:t xml:space="preserve">la </w:t>
      </w:r>
      <w:r w:rsidR="0075485B" w:rsidRPr="0075485B">
        <w:t>:</w:t>
      </w:r>
      <w:r w:rsidR="00255BE3" w:rsidRPr="005A3BEC">
        <w:rPr>
          <w:i/>
        </w:rPr>
        <w:t xml:space="preserve"> ma</w:t>
      </w:r>
      <w:r w:rsidR="0098090B" w:rsidRPr="0098090B">
        <w:t>/</w:t>
      </w:r>
      <w:r w:rsidR="00255BE3" w:rsidRPr="005A3BEC">
        <w:rPr>
          <w:i/>
        </w:rPr>
        <w:t>i</w:t>
      </w:r>
      <w:r w:rsidR="0098090B" w:rsidRPr="0098090B">
        <w:t>/</w:t>
      </w:r>
      <w:r w:rsidR="00255BE3" w:rsidRPr="005A3BEC">
        <w:rPr>
          <w:i/>
        </w:rPr>
        <w:t>le</w:t>
      </w:r>
      <w:r w:rsidR="0075485B" w:rsidRPr="0075485B">
        <w:t>(</w:t>
      </w:r>
      <w:r w:rsidR="00255BE3" w:rsidRPr="005A3BEC">
        <w:rPr>
          <w:i/>
        </w:rPr>
        <w:t>t</w:t>
      </w:r>
      <w:r w:rsidR="0075485B" w:rsidRPr="0075485B">
        <w:t>),</w:t>
      </w:r>
      <w:r w:rsidR="00255BE3" w:rsidRPr="005A3BEC">
        <w:rPr>
          <w:i/>
        </w:rPr>
        <w:t xml:space="preserve"> vapaa </w:t>
      </w:r>
      <w:r w:rsidR="0075485B" w:rsidRPr="0075485B">
        <w:t>:</w:t>
      </w:r>
      <w:r w:rsidR="00255BE3" w:rsidRPr="005A3BEC">
        <w:rPr>
          <w:i/>
        </w:rPr>
        <w:t xml:space="preserve"> </w:t>
      </w:r>
      <w:r w:rsidR="007050B6" w:rsidRPr="005A3BEC">
        <w:rPr>
          <w:i/>
        </w:rPr>
        <w:t>vaphaa</w:t>
      </w:r>
      <w:r w:rsidR="0098090B" w:rsidRPr="0098090B">
        <w:t>/</w:t>
      </w:r>
      <w:r w:rsidR="007050B6" w:rsidRPr="005A3BEC">
        <w:rPr>
          <w:i/>
        </w:rPr>
        <w:t xml:space="preserve">la </w:t>
      </w:r>
      <w:r w:rsidR="0075485B" w:rsidRPr="0075485B">
        <w:t>:</w:t>
      </w:r>
      <w:r w:rsidR="007050B6" w:rsidRPr="005A3BEC">
        <w:rPr>
          <w:i/>
        </w:rPr>
        <w:t xml:space="preserve"> </w:t>
      </w:r>
      <w:r w:rsidR="00255BE3" w:rsidRPr="005A3BEC">
        <w:rPr>
          <w:i/>
        </w:rPr>
        <w:t>vapha</w:t>
      </w:r>
      <w:r w:rsidR="0098090B" w:rsidRPr="0098090B">
        <w:t>/</w:t>
      </w:r>
      <w:r w:rsidR="00255BE3" w:rsidRPr="005A3BEC">
        <w:rPr>
          <w:i/>
        </w:rPr>
        <w:t>i</w:t>
      </w:r>
      <w:r w:rsidR="0098090B" w:rsidRPr="0098090B">
        <w:t>/</w:t>
      </w:r>
      <w:r w:rsidR="00255BE3" w:rsidRPr="005A3BEC">
        <w:rPr>
          <w:i/>
        </w:rPr>
        <w:t>le</w:t>
      </w:r>
      <w:r w:rsidR="0075485B" w:rsidRPr="0075485B">
        <w:t>(</w:t>
      </w:r>
      <w:r w:rsidR="00255BE3" w:rsidRPr="005A3BEC">
        <w:rPr>
          <w:i/>
        </w:rPr>
        <w:t>t</w:t>
      </w:r>
      <w:r w:rsidR="0075485B" w:rsidRPr="0075485B">
        <w:t>),</w:t>
      </w:r>
      <w:r w:rsidR="007050B6" w:rsidRPr="005A3BEC">
        <w:rPr>
          <w:i/>
        </w:rPr>
        <w:t xml:space="preserve"> rakas </w:t>
      </w:r>
      <w:r w:rsidR="0075485B" w:rsidRPr="0075485B">
        <w:t>:</w:t>
      </w:r>
      <w:r w:rsidR="007050B6" w:rsidRPr="005A3BEC">
        <w:rPr>
          <w:i/>
        </w:rPr>
        <w:t xml:space="preserve"> </w:t>
      </w:r>
      <w:r w:rsidR="00E52795">
        <w:rPr>
          <w:i/>
        </w:rPr>
        <w:t>rakkha</w:t>
      </w:r>
      <w:r w:rsidR="007050B6" w:rsidRPr="005A3BEC">
        <w:rPr>
          <w:i/>
        </w:rPr>
        <w:t>a</w:t>
      </w:r>
      <w:r w:rsidR="0098090B" w:rsidRPr="0098090B">
        <w:t>/</w:t>
      </w:r>
      <w:r w:rsidR="007050B6" w:rsidRPr="005A3BEC">
        <w:rPr>
          <w:i/>
        </w:rPr>
        <w:t xml:space="preserve">la </w:t>
      </w:r>
      <w:r w:rsidR="0075485B" w:rsidRPr="0075485B">
        <w:t>:</w:t>
      </w:r>
      <w:r w:rsidR="007050B6" w:rsidRPr="005A3BEC">
        <w:rPr>
          <w:i/>
        </w:rPr>
        <w:t xml:space="preserve"> </w:t>
      </w:r>
      <w:r w:rsidR="00E52795">
        <w:rPr>
          <w:i/>
        </w:rPr>
        <w:t>rakkha</w:t>
      </w:r>
      <w:r w:rsidR="0098090B" w:rsidRPr="0098090B">
        <w:t>/</w:t>
      </w:r>
      <w:r w:rsidR="007050B6" w:rsidRPr="005A3BEC">
        <w:rPr>
          <w:i/>
        </w:rPr>
        <w:t>i</w:t>
      </w:r>
      <w:r w:rsidR="0098090B" w:rsidRPr="0098090B">
        <w:t>/</w:t>
      </w:r>
      <w:r w:rsidR="007050B6" w:rsidRPr="005A3BEC">
        <w:rPr>
          <w:i/>
        </w:rPr>
        <w:t>le</w:t>
      </w:r>
      <w:r w:rsidR="0075485B" w:rsidRPr="0075485B">
        <w:t>(</w:t>
      </w:r>
      <w:r w:rsidR="007050B6" w:rsidRPr="005A3BEC">
        <w:rPr>
          <w:i/>
        </w:rPr>
        <w:t>t</w:t>
      </w:r>
      <w:r w:rsidR="0075485B" w:rsidRPr="0075485B">
        <w:t>),</w:t>
      </w:r>
      <w:r w:rsidR="007050B6" w:rsidRPr="005A3BEC">
        <w:rPr>
          <w:i/>
        </w:rPr>
        <w:t xml:space="preserve"> vene</w:t>
      </w:r>
      <w:r w:rsidR="0075485B" w:rsidRPr="0075485B">
        <w:t>(</w:t>
      </w:r>
      <w:r w:rsidR="007050B6" w:rsidRPr="005A3BEC">
        <w:rPr>
          <w:i/>
        </w:rPr>
        <w:t>t</w:t>
      </w:r>
      <w:r w:rsidR="0075485B" w:rsidRPr="0075485B">
        <w:t>)</w:t>
      </w:r>
      <w:r w:rsidR="007050B6" w:rsidRPr="005A3BEC">
        <w:rPr>
          <w:i/>
        </w:rPr>
        <w:t xml:space="preserve"> </w:t>
      </w:r>
      <w:r w:rsidR="0075485B" w:rsidRPr="0075485B">
        <w:t>:</w:t>
      </w:r>
      <w:r w:rsidR="007050B6" w:rsidRPr="005A3BEC">
        <w:rPr>
          <w:i/>
        </w:rPr>
        <w:t xml:space="preserve"> venhee</w:t>
      </w:r>
      <w:r w:rsidR="0098090B" w:rsidRPr="0098090B">
        <w:t>/</w:t>
      </w:r>
      <w:r w:rsidR="007050B6" w:rsidRPr="005A3BEC">
        <w:rPr>
          <w:i/>
        </w:rPr>
        <w:t xml:space="preserve">lä </w:t>
      </w:r>
      <w:r w:rsidR="0075485B" w:rsidRPr="0075485B">
        <w:t>:</w:t>
      </w:r>
      <w:r w:rsidR="007050B6" w:rsidRPr="005A3BEC">
        <w:rPr>
          <w:i/>
        </w:rPr>
        <w:t xml:space="preserve"> venhe</w:t>
      </w:r>
      <w:r w:rsidR="0098090B" w:rsidRPr="0098090B">
        <w:t>/</w:t>
      </w:r>
      <w:r w:rsidR="007050B6" w:rsidRPr="005A3BEC">
        <w:rPr>
          <w:i/>
        </w:rPr>
        <w:t>i</w:t>
      </w:r>
      <w:r w:rsidR="0098090B" w:rsidRPr="0098090B">
        <w:t>/</w:t>
      </w:r>
      <w:r w:rsidR="007050B6" w:rsidRPr="005A3BEC">
        <w:rPr>
          <w:i/>
        </w:rPr>
        <w:t>le</w:t>
      </w:r>
      <w:r w:rsidR="0075485B" w:rsidRPr="0075485B">
        <w:t>(</w:t>
      </w:r>
      <w:r w:rsidR="007050B6" w:rsidRPr="005A3BEC">
        <w:rPr>
          <w:i/>
        </w:rPr>
        <w:t>t</w:t>
      </w:r>
      <w:r w:rsidR="0075485B" w:rsidRPr="0075485B">
        <w:t>)</w:t>
      </w:r>
      <w:r w:rsidR="001B127A" w:rsidRPr="001B127A">
        <w:t>.</w:t>
      </w:r>
    </w:p>
    <w:p w14:paraId="2DEC85A7" w14:textId="6B15B769" w:rsidR="00C4145D" w:rsidRPr="00E50D46" w:rsidRDefault="00C4145D" w:rsidP="00C4145D">
      <w:pPr>
        <w:pStyle w:val="Overskrift3"/>
      </w:pPr>
      <w:bookmarkStart w:id="1365" w:name="_Toc311273836"/>
      <w:r>
        <w:t>Paikkakaasusten funksuuniita</w:t>
      </w:r>
      <w:bookmarkEnd w:id="1365"/>
    </w:p>
    <w:p w14:paraId="21A67A6C" w14:textId="7CB12BD7" w:rsidR="003B5972" w:rsidRDefault="003B5972" w:rsidP="00873D2D">
      <w:bookmarkStart w:id="1366" w:name="_Toc84998046"/>
      <w:bookmarkStart w:id="1367" w:name="_Toc198266949"/>
      <w:bookmarkStart w:id="1368" w:name="_Toc209168701"/>
      <w:r>
        <w:t xml:space="preserve">Alapuolen tabelhiin oon kovottu semmoista paikkakaasusten käyttöö, missä net oon syntaktissa </w:t>
      </w:r>
      <w:r w:rsidR="002B27B2">
        <w:t>komplement</w:t>
      </w:r>
      <w:r>
        <w:t>in funksuunissa.</w:t>
      </w:r>
    </w:p>
    <w:p w14:paraId="71C2A44A" w14:textId="5910D753" w:rsidR="00707774" w:rsidRPr="00707774" w:rsidRDefault="00B30251" w:rsidP="00EF338F">
      <w:pPr>
        <w:pStyle w:val="Undertittel"/>
      </w:pPr>
      <w:bookmarkStart w:id="1369" w:name="_Toc241129319"/>
      <w:bookmarkStart w:id="1370" w:name="_Toc311273837"/>
      <w:r w:rsidRPr="00A95D68">
        <w:t>Tabeli</w:t>
      </w:r>
      <w:r w:rsidR="00C4145D">
        <w:t xml:space="preserve"> 19</w:t>
      </w:r>
      <w:r w:rsidRPr="00A95D68">
        <w:t xml:space="preserve">: </w:t>
      </w:r>
      <w:r w:rsidR="00685298">
        <w:t>Paikka</w:t>
      </w:r>
      <w:r w:rsidRPr="00A95D68">
        <w:t xml:space="preserve">kaasusten </w:t>
      </w:r>
      <w:r w:rsidR="001C5CF2" w:rsidRPr="00A95D68">
        <w:t>funksuuni</w:t>
      </w:r>
      <w:bookmarkEnd w:id="1366"/>
      <w:bookmarkEnd w:id="1367"/>
      <w:bookmarkEnd w:id="1368"/>
      <w:r w:rsidR="00D97AB9" w:rsidRPr="00A95D68">
        <w:t>ita</w:t>
      </w:r>
      <w:bookmarkEnd w:id="1369"/>
      <w:bookmarkEnd w:id="1370"/>
    </w:p>
    <w:tbl>
      <w:tblPr>
        <w:tblStyle w:val="Tabellrutenett"/>
        <w:tblW w:w="0" w:type="auto"/>
        <w:tblLook w:val="04A0" w:firstRow="1" w:lastRow="0" w:firstColumn="1" w:lastColumn="0" w:noHBand="0" w:noVBand="1"/>
      </w:tblPr>
      <w:tblGrid>
        <w:gridCol w:w="3010"/>
        <w:gridCol w:w="770"/>
        <w:gridCol w:w="663"/>
        <w:gridCol w:w="490"/>
        <w:gridCol w:w="863"/>
        <w:gridCol w:w="636"/>
        <w:gridCol w:w="583"/>
      </w:tblGrid>
      <w:tr w:rsidR="002E573A" w:rsidRPr="00A95D68" w14:paraId="32C86389" w14:textId="77777777" w:rsidTr="002E573A">
        <w:tc>
          <w:tcPr>
            <w:tcW w:w="0" w:type="auto"/>
          </w:tcPr>
          <w:p w14:paraId="3B6F3017" w14:textId="38AEEC2F" w:rsidR="002E573A" w:rsidRPr="00A95D68" w:rsidRDefault="002E573A" w:rsidP="002D01A2">
            <w:pPr>
              <w:pStyle w:val="Brdtekst"/>
              <w:keepNext/>
              <w:keepLines/>
              <w:spacing w:before="20" w:after="20"/>
              <w:contextualSpacing/>
            </w:pPr>
            <w:bookmarkStart w:id="1371" w:name="_Toc84998044"/>
            <w:bookmarkStart w:id="1372" w:name="_Toc198266944"/>
            <w:bookmarkStart w:id="1373" w:name="_Toc209168696"/>
            <w:bookmarkStart w:id="1374" w:name="_Toc198266950"/>
            <w:bookmarkStart w:id="1375" w:name="_Toc209168702"/>
            <w:r w:rsidRPr="00A95D68">
              <w:t>Funk</w:t>
            </w:r>
            <w:r w:rsidR="003B5972">
              <w:t>suuni</w:t>
            </w:r>
          </w:p>
        </w:tc>
        <w:tc>
          <w:tcPr>
            <w:tcW w:w="0" w:type="auto"/>
          </w:tcPr>
          <w:p w14:paraId="360F55CD" w14:textId="6F7D5947" w:rsidR="002E573A" w:rsidRPr="00A95D68" w:rsidRDefault="002E573A" w:rsidP="002D01A2">
            <w:pPr>
              <w:pStyle w:val="Brdtekst"/>
              <w:keepNext/>
              <w:keepLines/>
              <w:spacing w:before="20" w:after="20"/>
              <w:contextualSpacing/>
            </w:pPr>
            <w:r w:rsidRPr="00A95D68">
              <w:t>Iness.</w:t>
            </w:r>
          </w:p>
        </w:tc>
        <w:tc>
          <w:tcPr>
            <w:tcW w:w="0" w:type="auto"/>
          </w:tcPr>
          <w:p w14:paraId="1D2C782C" w14:textId="285A5CC2" w:rsidR="002E573A" w:rsidRPr="00A95D68" w:rsidRDefault="002E573A" w:rsidP="002D01A2">
            <w:pPr>
              <w:pStyle w:val="Brdtekst"/>
              <w:keepNext/>
              <w:keepLines/>
              <w:spacing w:before="20" w:after="20"/>
              <w:contextualSpacing/>
            </w:pPr>
            <w:r w:rsidRPr="00A95D68">
              <w:t>Elat.</w:t>
            </w:r>
          </w:p>
        </w:tc>
        <w:tc>
          <w:tcPr>
            <w:tcW w:w="0" w:type="auto"/>
          </w:tcPr>
          <w:p w14:paraId="41170D0B" w14:textId="319210FB" w:rsidR="002E573A" w:rsidRPr="00A95D68" w:rsidRDefault="00A97B87" w:rsidP="002D01A2">
            <w:pPr>
              <w:pStyle w:val="Brdtekst"/>
              <w:keepNext/>
              <w:keepLines/>
              <w:spacing w:before="20" w:after="20"/>
              <w:contextualSpacing/>
            </w:pPr>
            <w:r>
              <w:t>Ill.</w:t>
            </w:r>
          </w:p>
        </w:tc>
        <w:tc>
          <w:tcPr>
            <w:tcW w:w="0" w:type="auto"/>
          </w:tcPr>
          <w:p w14:paraId="28866A48" w14:textId="1D0C73BF" w:rsidR="002E573A" w:rsidRPr="00A95D68" w:rsidRDefault="002E573A" w:rsidP="002D01A2">
            <w:pPr>
              <w:pStyle w:val="Brdtekst"/>
              <w:keepNext/>
              <w:keepLines/>
              <w:spacing w:before="20" w:after="20"/>
              <w:contextualSpacing/>
            </w:pPr>
            <w:r w:rsidRPr="00A95D68">
              <w:t>Adess.</w:t>
            </w:r>
          </w:p>
        </w:tc>
        <w:tc>
          <w:tcPr>
            <w:tcW w:w="0" w:type="auto"/>
          </w:tcPr>
          <w:p w14:paraId="1932C84C" w14:textId="3C258180" w:rsidR="002E573A" w:rsidRPr="00A95D68" w:rsidRDefault="002E573A" w:rsidP="002D01A2">
            <w:pPr>
              <w:pStyle w:val="Brdtekst"/>
              <w:keepNext/>
              <w:keepLines/>
              <w:spacing w:before="20" w:after="20"/>
              <w:contextualSpacing/>
            </w:pPr>
            <w:r w:rsidRPr="00A95D68">
              <w:t>Abl.</w:t>
            </w:r>
          </w:p>
        </w:tc>
        <w:tc>
          <w:tcPr>
            <w:tcW w:w="0" w:type="auto"/>
          </w:tcPr>
          <w:p w14:paraId="7366CC97" w14:textId="4F8E5E28" w:rsidR="002E573A" w:rsidRPr="00A95D68" w:rsidRDefault="00F3714A" w:rsidP="002D01A2">
            <w:pPr>
              <w:pStyle w:val="Brdtekst"/>
              <w:keepNext/>
              <w:keepLines/>
              <w:spacing w:before="20" w:after="20"/>
              <w:contextualSpacing/>
            </w:pPr>
            <w:r>
              <w:t>All.</w:t>
            </w:r>
          </w:p>
        </w:tc>
      </w:tr>
      <w:tr w:rsidR="002E573A" w:rsidRPr="00A95D68" w14:paraId="5907F2B9" w14:textId="77777777" w:rsidTr="002E573A">
        <w:tc>
          <w:tcPr>
            <w:tcW w:w="0" w:type="auto"/>
          </w:tcPr>
          <w:p w14:paraId="6A556F3C" w14:textId="189739D7" w:rsidR="002E573A" w:rsidRPr="00A95D68" w:rsidRDefault="00414A95" w:rsidP="00BC1EB8">
            <w:pPr>
              <w:pStyle w:val="Brdtekst"/>
              <w:spacing w:before="20" w:after="20"/>
              <w:contextualSpacing/>
              <w:rPr>
                <w:caps/>
              </w:rPr>
            </w:pPr>
            <w:hyperlink w:anchor="_4.2.1.1._Lokattii_1" w:history="1">
              <w:r w:rsidR="002E573A" w:rsidRPr="00A95D68">
                <w:rPr>
                  <w:caps/>
                </w:rPr>
                <w:t>PAIKKA</w:t>
              </w:r>
            </w:hyperlink>
          </w:p>
        </w:tc>
        <w:tc>
          <w:tcPr>
            <w:tcW w:w="0" w:type="auto"/>
          </w:tcPr>
          <w:p w14:paraId="1EC2C87D" w14:textId="36D6E0CB" w:rsidR="002E573A" w:rsidRPr="00A95D68" w:rsidRDefault="002E573A" w:rsidP="00BC1EB8">
            <w:pPr>
              <w:pStyle w:val="Brdtekst"/>
              <w:spacing w:before="20" w:after="20"/>
              <w:contextualSpacing/>
            </w:pPr>
            <w:r w:rsidRPr="00A95D68">
              <w:t>x</w:t>
            </w:r>
          </w:p>
        </w:tc>
        <w:tc>
          <w:tcPr>
            <w:tcW w:w="0" w:type="auto"/>
          </w:tcPr>
          <w:p w14:paraId="16400F73" w14:textId="77777777" w:rsidR="002E573A" w:rsidRPr="00A95D68" w:rsidRDefault="002E573A" w:rsidP="00BC1EB8">
            <w:pPr>
              <w:pStyle w:val="Brdtekst"/>
              <w:spacing w:before="20" w:after="20"/>
              <w:contextualSpacing/>
            </w:pPr>
          </w:p>
        </w:tc>
        <w:tc>
          <w:tcPr>
            <w:tcW w:w="0" w:type="auto"/>
          </w:tcPr>
          <w:p w14:paraId="6808E668" w14:textId="77777777" w:rsidR="002E573A" w:rsidRPr="00A95D68" w:rsidRDefault="002E573A" w:rsidP="00BC1EB8">
            <w:pPr>
              <w:pStyle w:val="Brdtekst"/>
              <w:spacing w:before="20" w:after="20"/>
              <w:contextualSpacing/>
            </w:pPr>
          </w:p>
        </w:tc>
        <w:tc>
          <w:tcPr>
            <w:tcW w:w="0" w:type="auto"/>
          </w:tcPr>
          <w:p w14:paraId="172E4BAD" w14:textId="01C129C0" w:rsidR="002E573A" w:rsidRPr="00A95D68" w:rsidRDefault="002E573A" w:rsidP="00BC1EB8">
            <w:pPr>
              <w:pStyle w:val="Brdtekst"/>
              <w:spacing w:before="20" w:after="20"/>
              <w:contextualSpacing/>
            </w:pPr>
            <w:r w:rsidRPr="00A95D68">
              <w:t>x</w:t>
            </w:r>
          </w:p>
        </w:tc>
        <w:tc>
          <w:tcPr>
            <w:tcW w:w="0" w:type="auto"/>
          </w:tcPr>
          <w:p w14:paraId="041DA80A" w14:textId="77777777" w:rsidR="002E573A" w:rsidRPr="00A95D68" w:rsidRDefault="002E573A" w:rsidP="00BC1EB8">
            <w:pPr>
              <w:pStyle w:val="Brdtekst"/>
              <w:spacing w:before="20" w:after="20"/>
              <w:contextualSpacing/>
            </w:pPr>
          </w:p>
        </w:tc>
        <w:tc>
          <w:tcPr>
            <w:tcW w:w="0" w:type="auto"/>
          </w:tcPr>
          <w:p w14:paraId="72BA96E7" w14:textId="77777777" w:rsidR="002E573A" w:rsidRPr="00A95D68" w:rsidRDefault="002E573A" w:rsidP="00BC1EB8">
            <w:pPr>
              <w:pStyle w:val="Brdtekst"/>
              <w:spacing w:before="20" w:after="20"/>
              <w:contextualSpacing/>
            </w:pPr>
          </w:p>
        </w:tc>
      </w:tr>
      <w:tr w:rsidR="002E573A" w:rsidRPr="00A95D68" w14:paraId="0FFC5906" w14:textId="77777777" w:rsidTr="002E573A">
        <w:tc>
          <w:tcPr>
            <w:tcW w:w="0" w:type="auto"/>
          </w:tcPr>
          <w:p w14:paraId="0853B355" w14:textId="2299E99C" w:rsidR="002E573A" w:rsidRPr="00A95D68" w:rsidRDefault="00414A95" w:rsidP="00BC1EB8">
            <w:pPr>
              <w:pStyle w:val="Brdtekst"/>
              <w:spacing w:before="20" w:after="20"/>
              <w:contextualSpacing/>
              <w:rPr>
                <w:caps/>
              </w:rPr>
            </w:pPr>
            <w:hyperlink w:anchor="_4.2.1.2._Eksistenssi_2" w:history="1">
              <w:r w:rsidR="002E573A" w:rsidRPr="00A95D68">
                <w:rPr>
                  <w:caps/>
                </w:rPr>
                <w:t>Liiket</w:t>
              </w:r>
            </w:hyperlink>
          </w:p>
        </w:tc>
        <w:tc>
          <w:tcPr>
            <w:tcW w:w="0" w:type="auto"/>
          </w:tcPr>
          <w:p w14:paraId="2A2890A3" w14:textId="77777777" w:rsidR="002E573A" w:rsidRPr="00A95D68" w:rsidRDefault="002E573A" w:rsidP="00BC1EB8">
            <w:pPr>
              <w:pStyle w:val="Brdtekst"/>
              <w:spacing w:before="20" w:after="20"/>
              <w:contextualSpacing/>
            </w:pPr>
          </w:p>
        </w:tc>
        <w:tc>
          <w:tcPr>
            <w:tcW w:w="0" w:type="auto"/>
          </w:tcPr>
          <w:p w14:paraId="5884363E" w14:textId="2DA54330" w:rsidR="002E573A" w:rsidRPr="00A95D68" w:rsidRDefault="002E573A" w:rsidP="00BC1EB8">
            <w:pPr>
              <w:pStyle w:val="Brdtekst"/>
              <w:spacing w:before="20" w:after="20"/>
              <w:contextualSpacing/>
            </w:pPr>
            <w:r w:rsidRPr="00A95D68">
              <w:t>x</w:t>
            </w:r>
          </w:p>
        </w:tc>
        <w:tc>
          <w:tcPr>
            <w:tcW w:w="0" w:type="auto"/>
          </w:tcPr>
          <w:p w14:paraId="15F98414" w14:textId="13E4C110" w:rsidR="002E573A" w:rsidRPr="00A95D68" w:rsidRDefault="002E573A" w:rsidP="00BC1EB8">
            <w:pPr>
              <w:pStyle w:val="Brdtekst"/>
              <w:spacing w:before="20" w:after="20"/>
              <w:contextualSpacing/>
            </w:pPr>
            <w:r w:rsidRPr="00A95D68">
              <w:t>x</w:t>
            </w:r>
          </w:p>
        </w:tc>
        <w:tc>
          <w:tcPr>
            <w:tcW w:w="0" w:type="auto"/>
          </w:tcPr>
          <w:p w14:paraId="1987495E" w14:textId="77777777" w:rsidR="002E573A" w:rsidRPr="00A95D68" w:rsidRDefault="002E573A" w:rsidP="00BC1EB8">
            <w:pPr>
              <w:pStyle w:val="Brdtekst"/>
              <w:spacing w:before="20" w:after="20"/>
              <w:contextualSpacing/>
            </w:pPr>
          </w:p>
        </w:tc>
        <w:tc>
          <w:tcPr>
            <w:tcW w:w="0" w:type="auto"/>
          </w:tcPr>
          <w:p w14:paraId="6C422A33" w14:textId="05E5CEDD" w:rsidR="002E573A" w:rsidRPr="00A95D68" w:rsidRDefault="002E573A" w:rsidP="00BC1EB8">
            <w:pPr>
              <w:pStyle w:val="Brdtekst"/>
              <w:spacing w:before="20" w:after="20"/>
              <w:contextualSpacing/>
            </w:pPr>
            <w:r w:rsidRPr="00A95D68">
              <w:t>x</w:t>
            </w:r>
          </w:p>
        </w:tc>
        <w:tc>
          <w:tcPr>
            <w:tcW w:w="0" w:type="auto"/>
          </w:tcPr>
          <w:p w14:paraId="7390B1E6" w14:textId="013F5086" w:rsidR="002E573A" w:rsidRPr="00A95D68" w:rsidRDefault="002E573A" w:rsidP="00BC1EB8">
            <w:pPr>
              <w:pStyle w:val="Brdtekst"/>
              <w:spacing w:before="20" w:after="20"/>
              <w:contextualSpacing/>
            </w:pPr>
            <w:r w:rsidRPr="00A95D68">
              <w:t>x</w:t>
            </w:r>
          </w:p>
        </w:tc>
      </w:tr>
      <w:tr w:rsidR="00DB49D4" w:rsidRPr="00A95D68" w14:paraId="40E9BC0D" w14:textId="77777777" w:rsidTr="00DB49D4">
        <w:tc>
          <w:tcPr>
            <w:tcW w:w="0" w:type="auto"/>
          </w:tcPr>
          <w:p w14:paraId="25CBDF1D" w14:textId="77777777" w:rsidR="00DB49D4" w:rsidRPr="00A95D68" w:rsidRDefault="00414A95" w:rsidP="00DB49D4">
            <w:pPr>
              <w:pStyle w:val="Brdtekst"/>
              <w:spacing w:before="20" w:after="20"/>
              <w:contextualSpacing/>
              <w:rPr>
                <w:caps/>
              </w:rPr>
            </w:pPr>
            <w:hyperlink w:anchor="_4.2.1.2._Eksistenssi_1" w:history="1">
              <w:r w:rsidR="00DB49D4" w:rsidRPr="00A95D68">
                <w:rPr>
                  <w:caps/>
                </w:rPr>
                <w:t>Eksistensi</w:t>
              </w:r>
            </w:hyperlink>
          </w:p>
        </w:tc>
        <w:tc>
          <w:tcPr>
            <w:tcW w:w="0" w:type="auto"/>
          </w:tcPr>
          <w:p w14:paraId="193B1515" w14:textId="77777777" w:rsidR="00DB49D4" w:rsidRPr="00A95D68" w:rsidRDefault="00DB49D4" w:rsidP="00DB49D4">
            <w:pPr>
              <w:pStyle w:val="Brdtekst"/>
              <w:spacing w:before="20" w:after="20"/>
              <w:contextualSpacing/>
            </w:pPr>
            <w:r w:rsidRPr="00A95D68">
              <w:t>x</w:t>
            </w:r>
          </w:p>
        </w:tc>
        <w:tc>
          <w:tcPr>
            <w:tcW w:w="0" w:type="auto"/>
          </w:tcPr>
          <w:p w14:paraId="0AA48D4A" w14:textId="77777777" w:rsidR="00DB49D4" w:rsidRPr="00A95D68" w:rsidRDefault="00DB49D4" w:rsidP="00DB49D4">
            <w:pPr>
              <w:pStyle w:val="Brdtekst"/>
              <w:spacing w:before="20" w:after="20"/>
              <w:contextualSpacing/>
            </w:pPr>
          </w:p>
        </w:tc>
        <w:tc>
          <w:tcPr>
            <w:tcW w:w="0" w:type="auto"/>
          </w:tcPr>
          <w:p w14:paraId="65CD0E5F" w14:textId="77777777" w:rsidR="00DB49D4" w:rsidRPr="00A95D68" w:rsidRDefault="00DB49D4" w:rsidP="00DB49D4">
            <w:pPr>
              <w:pStyle w:val="Brdtekst"/>
              <w:spacing w:before="20" w:after="20"/>
              <w:contextualSpacing/>
            </w:pPr>
          </w:p>
        </w:tc>
        <w:tc>
          <w:tcPr>
            <w:tcW w:w="0" w:type="auto"/>
          </w:tcPr>
          <w:p w14:paraId="06AD3F16" w14:textId="77777777" w:rsidR="00DB49D4" w:rsidRPr="00A95D68" w:rsidRDefault="00DB49D4" w:rsidP="00DB49D4">
            <w:pPr>
              <w:pStyle w:val="Brdtekst"/>
              <w:spacing w:before="20" w:after="20"/>
              <w:contextualSpacing/>
            </w:pPr>
            <w:r w:rsidRPr="00A95D68">
              <w:t>x</w:t>
            </w:r>
          </w:p>
        </w:tc>
        <w:tc>
          <w:tcPr>
            <w:tcW w:w="0" w:type="auto"/>
          </w:tcPr>
          <w:p w14:paraId="3F59EA09" w14:textId="77777777" w:rsidR="00DB49D4" w:rsidRPr="00A95D68" w:rsidRDefault="00DB49D4" w:rsidP="00DB49D4">
            <w:pPr>
              <w:pStyle w:val="Brdtekst"/>
              <w:spacing w:before="20" w:after="20"/>
              <w:contextualSpacing/>
            </w:pPr>
          </w:p>
        </w:tc>
        <w:tc>
          <w:tcPr>
            <w:tcW w:w="0" w:type="auto"/>
          </w:tcPr>
          <w:p w14:paraId="77743A33" w14:textId="77777777" w:rsidR="00DB49D4" w:rsidRPr="00A95D68" w:rsidRDefault="00DB49D4" w:rsidP="00DB49D4">
            <w:pPr>
              <w:pStyle w:val="Brdtekst"/>
              <w:spacing w:before="20" w:after="20"/>
              <w:contextualSpacing/>
            </w:pPr>
          </w:p>
        </w:tc>
      </w:tr>
      <w:tr w:rsidR="002E573A" w:rsidRPr="00A95D68" w14:paraId="0444E4E3" w14:textId="77777777" w:rsidTr="002E573A">
        <w:tc>
          <w:tcPr>
            <w:tcW w:w="0" w:type="auto"/>
          </w:tcPr>
          <w:p w14:paraId="1B07C48C" w14:textId="05A3CF08" w:rsidR="002E573A" w:rsidRPr="00A95D68" w:rsidRDefault="00414A95" w:rsidP="00BC1EB8">
            <w:pPr>
              <w:pStyle w:val="Brdtekst"/>
              <w:spacing w:before="20" w:after="20"/>
              <w:contextualSpacing/>
              <w:rPr>
                <w:caps/>
              </w:rPr>
            </w:pPr>
            <w:hyperlink w:anchor="siirtäminen" w:history="1">
              <w:r w:rsidR="002E573A" w:rsidRPr="00A95D68">
                <w:rPr>
                  <w:caps/>
                </w:rPr>
                <w:t>Siirtäminen</w:t>
              </w:r>
            </w:hyperlink>
          </w:p>
        </w:tc>
        <w:tc>
          <w:tcPr>
            <w:tcW w:w="0" w:type="auto"/>
          </w:tcPr>
          <w:p w14:paraId="7725611E" w14:textId="77777777" w:rsidR="002E573A" w:rsidRPr="00A95D68" w:rsidRDefault="002E573A" w:rsidP="00BC1EB8">
            <w:pPr>
              <w:pStyle w:val="Brdtekst"/>
              <w:spacing w:before="20" w:after="20"/>
              <w:contextualSpacing/>
            </w:pPr>
          </w:p>
        </w:tc>
        <w:tc>
          <w:tcPr>
            <w:tcW w:w="0" w:type="auto"/>
          </w:tcPr>
          <w:p w14:paraId="2301A640" w14:textId="380F5191" w:rsidR="002E573A" w:rsidRPr="00A95D68" w:rsidRDefault="002E573A" w:rsidP="00BC1EB8">
            <w:pPr>
              <w:pStyle w:val="Brdtekst"/>
              <w:spacing w:before="20" w:after="20"/>
              <w:contextualSpacing/>
            </w:pPr>
            <w:r w:rsidRPr="00A95D68">
              <w:t>x</w:t>
            </w:r>
          </w:p>
        </w:tc>
        <w:tc>
          <w:tcPr>
            <w:tcW w:w="0" w:type="auto"/>
          </w:tcPr>
          <w:p w14:paraId="37D6767F" w14:textId="49CF2E92" w:rsidR="002E573A" w:rsidRPr="00A95D68" w:rsidRDefault="002E573A" w:rsidP="00BC1EB8">
            <w:pPr>
              <w:pStyle w:val="Brdtekst"/>
              <w:spacing w:before="20" w:after="20"/>
              <w:contextualSpacing/>
            </w:pPr>
            <w:r w:rsidRPr="00A95D68">
              <w:t>x</w:t>
            </w:r>
          </w:p>
        </w:tc>
        <w:tc>
          <w:tcPr>
            <w:tcW w:w="0" w:type="auto"/>
          </w:tcPr>
          <w:p w14:paraId="5243113E" w14:textId="77777777" w:rsidR="002E573A" w:rsidRPr="00A95D68" w:rsidRDefault="002E573A" w:rsidP="00BC1EB8">
            <w:pPr>
              <w:pStyle w:val="Brdtekst"/>
              <w:spacing w:before="20" w:after="20"/>
              <w:contextualSpacing/>
            </w:pPr>
          </w:p>
        </w:tc>
        <w:tc>
          <w:tcPr>
            <w:tcW w:w="0" w:type="auto"/>
          </w:tcPr>
          <w:p w14:paraId="2E905234" w14:textId="5C3DB313" w:rsidR="002E573A" w:rsidRPr="00A95D68" w:rsidRDefault="002E573A" w:rsidP="00BC1EB8">
            <w:pPr>
              <w:pStyle w:val="Brdtekst"/>
              <w:spacing w:before="20" w:after="20"/>
              <w:contextualSpacing/>
            </w:pPr>
            <w:r w:rsidRPr="00A95D68">
              <w:t>x</w:t>
            </w:r>
          </w:p>
        </w:tc>
        <w:tc>
          <w:tcPr>
            <w:tcW w:w="0" w:type="auto"/>
          </w:tcPr>
          <w:p w14:paraId="23A52BE2" w14:textId="7500DB86" w:rsidR="002E573A" w:rsidRPr="00A95D68" w:rsidRDefault="002E573A" w:rsidP="00BC1EB8">
            <w:pPr>
              <w:pStyle w:val="Brdtekst"/>
              <w:spacing w:before="20" w:after="20"/>
              <w:contextualSpacing/>
            </w:pPr>
            <w:r w:rsidRPr="00A95D68">
              <w:t>x</w:t>
            </w:r>
          </w:p>
        </w:tc>
      </w:tr>
      <w:tr w:rsidR="002E573A" w:rsidRPr="00A95D68" w14:paraId="3C688E90" w14:textId="77777777" w:rsidTr="002E573A">
        <w:tc>
          <w:tcPr>
            <w:tcW w:w="0" w:type="auto"/>
          </w:tcPr>
          <w:p w14:paraId="279097FF" w14:textId="784A12B6" w:rsidR="002E573A" w:rsidRPr="00A95D68" w:rsidRDefault="00414A95" w:rsidP="00BC1EB8">
            <w:pPr>
              <w:pStyle w:val="Brdtekst"/>
              <w:spacing w:before="20" w:after="20"/>
              <w:contextualSpacing/>
              <w:rPr>
                <w:caps/>
              </w:rPr>
            </w:pPr>
            <w:hyperlink w:anchor="_4.2.1.3._Omistus_1" w:history="1">
              <w:r w:rsidR="002E573A" w:rsidRPr="00A95D68">
                <w:rPr>
                  <w:caps/>
                </w:rPr>
                <w:t>Omistus</w:t>
              </w:r>
            </w:hyperlink>
          </w:p>
        </w:tc>
        <w:tc>
          <w:tcPr>
            <w:tcW w:w="0" w:type="auto"/>
          </w:tcPr>
          <w:p w14:paraId="093131C1" w14:textId="77777777" w:rsidR="002E573A" w:rsidRPr="00A95D68" w:rsidRDefault="002E573A" w:rsidP="00BC1EB8">
            <w:pPr>
              <w:pStyle w:val="Brdtekst"/>
              <w:spacing w:before="20" w:after="20"/>
              <w:contextualSpacing/>
            </w:pPr>
          </w:p>
        </w:tc>
        <w:tc>
          <w:tcPr>
            <w:tcW w:w="0" w:type="auto"/>
          </w:tcPr>
          <w:p w14:paraId="513910AB" w14:textId="77777777" w:rsidR="002E573A" w:rsidRPr="00A95D68" w:rsidRDefault="002E573A" w:rsidP="00BC1EB8">
            <w:pPr>
              <w:pStyle w:val="Brdtekst"/>
              <w:spacing w:before="20" w:after="20"/>
              <w:contextualSpacing/>
            </w:pPr>
          </w:p>
        </w:tc>
        <w:tc>
          <w:tcPr>
            <w:tcW w:w="0" w:type="auto"/>
          </w:tcPr>
          <w:p w14:paraId="689C40C2" w14:textId="77777777" w:rsidR="002E573A" w:rsidRPr="00A95D68" w:rsidRDefault="002E573A" w:rsidP="00BC1EB8">
            <w:pPr>
              <w:pStyle w:val="Brdtekst"/>
              <w:spacing w:before="20" w:after="20"/>
              <w:contextualSpacing/>
            </w:pPr>
          </w:p>
        </w:tc>
        <w:tc>
          <w:tcPr>
            <w:tcW w:w="0" w:type="auto"/>
          </w:tcPr>
          <w:p w14:paraId="06179E6D" w14:textId="35BCB538" w:rsidR="002E573A" w:rsidRPr="00A95D68" w:rsidRDefault="002E573A" w:rsidP="00BC1EB8">
            <w:pPr>
              <w:pStyle w:val="Brdtekst"/>
              <w:spacing w:before="20" w:after="20"/>
              <w:contextualSpacing/>
            </w:pPr>
            <w:r w:rsidRPr="00A95D68">
              <w:t>x</w:t>
            </w:r>
          </w:p>
        </w:tc>
        <w:tc>
          <w:tcPr>
            <w:tcW w:w="0" w:type="auto"/>
          </w:tcPr>
          <w:p w14:paraId="4720A40D" w14:textId="77777777" w:rsidR="002E573A" w:rsidRPr="00A95D68" w:rsidRDefault="002E573A" w:rsidP="00BC1EB8">
            <w:pPr>
              <w:pStyle w:val="Brdtekst"/>
              <w:spacing w:before="20" w:after="20"/>
              <w:contextualSpacing/>
            </w:pPr>
          </w:p>
        </w:tc>
        <w:tc>
          <w:tcPr>
            <w:tcW w:w="0" w:type="auto"/>
          </w:tcPr>
          <w:p w14:paraId="69DE6E75" w14:textId="77777777" w:rsidR="002E573A" w:rsidRPr="00A95D68" w:rsidRDefault="002E573A" w:rsidP="00BC1EB8">
            <w:pPr>
              <w:pStyle w:val="Brdtekst"/>
              <w:spacing w:before="20" w:after="20"/>
              <w:contextualSpacing/>
            </w:pPr>
          </w:p>
        </w:tc>
      </w:tr>
      <w:tr w:rsidR="002E573A" w:rsidRPr="00A95D68" w14:paraId="2C813508" w14:textId="77777777" w:rsidTr="002E573A">
        <w:tc>
          <w:tcPr>
            <w:tcW w:w="0" w:type="auto"/>
          </w:tcPr>
          <w:p w14:paraId="08909A22" w14:textId="4CBCC1C8" w:rsidR="002E573A" w:rsidRPr="00A95D68" w:rsidRDefault="00414A95" w:rsidP="00BC1EB8">
            <w:pPr>
              <w:pStyle w:val="Brdtekst"/>
              <w:spacing w:before="20" w:after="20"/>
              <w:contextualSpacing/>
              <w:rPr>
                <w:caps/>
              </w:rPr>
            </w:pPr>
            <w:hyperlink w:anchor="_Omistaajan_vaihetus_2" w:history="1">
              <w:r w:rsidR="002E573A" w:rsidRPr="00A95D68">
                <w:rPr>
                  <w:caps/>
                </w:rPr>
                <w:t>Omistaajan vaihetus</w:t>
              </w:r>
            </w:hyperlink>
          </w:p>
        </w:tc>
        <w:tc>
          <w:tcPr>
            <w:tcW w:w="0" w:type="auto"/>
          </w:tcPr>
          <w:p w14:paraId="3DC2B8E0" w14:textId="77777777" w:rsidR="002E573A" w:rsidRPr="00A95D68" w:rsidRDefault="002E573A" w:rsidP="00BC1EB8">
            <w:pPr>
              <w:pStyle w:val="Brdtekst"/>
              <w:spacing w:before="20" w:after="20"/>
              <w:contextualSpacing/>
            </w:pPr>
          </w:p>
        </w:tc>
        <w:tc>
          <w:tcPr>
            <w:tcW w:w="0" w:type="auto"/>
          </w:tcPr>
          <w:p w14:paraId="08120DC3" w14:textId="77777777" w:rsidR="002E573A" w:rsidRPr="00A95D68" w:rsidRDefault="002E573A" w:rsidP="00BC1EB8">
            <w:pPr>
              <w:pStyle w:val="Brdtekst"/>
              <w:spacing w:before="20" w:after="20"/>
              <w:contextualSpacing/>
            </w:pPr>
          </w:p>
        </w:tc>
        <w:tc>
          <w:tcPr>
            <w:tcW w:w="0" w:type="auto"/>
          </w:tcPr>
          <w:p w14:paraId="70B44C4F" w14:textId="77777777" w:rsidR="002E573A" w:rsidRPr="00A95D68" w:rsidRDefault="002E573A" w:rsidP="00BC1EB8">
            <w:pPr>
              <w:pStyle w:val="Brdtekst"/>
              <w:spacing w:before="20" w:after="20"/>
              <w:contextualSpacing/>
            </w:pPr>
          </w:p>
        </w:tc>
        <w:tc>
          <w:tcPr>
            <w:tcW w:w="0" w:type="auto"/>
          </w:tcPr>
          <w:p w14:paraId="5C40134D" w14:textId="77777777" w:rsidR="002E573A" w:rsidRPr="00A95D68" w:rsidRDefault="002E573A" w:rsidP="00BC1EB8">
            <w:pPr>
              <w:pStyle w:val="Brdtekst"/>
              <w:spacing w:before="20" w:after="20"/>
              <w:contextualSpacing/>
            </w:pPr>
          </w:p>
        </w:tc>
        <w:tc>
          <w:tcPr>
            <w:tcW w:w="0" w:type="auto"/>
          </w:tcPr>
          <w:p w14:paraId="70BB77C1" w14:textId="460BC1FC" w:rsidR="002E573A" w:rsidRPr="00A95D68" w:rsidRDefault="002E573A" w:rsidP="00BC1EB8">
            <w:pPr>
              <w:pStyle w:val="Brdtekst"/>
              <w:spacing w:before="20" w:after="20"/>
              <w:contextualSpacing/>
            </w:pPr>
            <w:r w:rsidRPr="00A95D68">
              <w:t>x</w:t>
            </w:r>
          </w:p>
        </w:tc>
        <w:tc>
          <w:tcPr>
            <w:tcW w:w="0" w:type="auto"/>
          </w:tcPr>
          <w:p w14:paraId="63F6B232" w14:textId="3CF2A263" w:rsidR="002E573A" w:rsidRPr="00A95D68" w:rsidRDefault="002E573A" w:rsidP="00BC1EB8">
            <w:pPr>
              <w:pStyle w:val="Brdtekst"/>
              <w:spacing w:before="20" w:after="20"/>
              <w:contextualSpacing/>
            </w:pPr>
            <w:r w:rsidRPr="00A95D68">
              <w:t>x</w:t>
            </w:r>
          </w:p>
        </w:tc>
      </w:tr>
      <w:tr w:rsidR="002E573A" w:rsidRPr="00A95D68" w14:paraId="549EA313" w14:textId="77777777" w:rsidTr="002E573A">
        <w:tc>
          <w:tcPr>
            <w:tcW w:w="0" w:type="auto"/>
          </w:tcPr>
          <w:p w14:paraId="7468120D" w14:textId="006304A1" w:rsidR="002E573A" w:rsidRPr="00A95D68" w:rsidRDefault="00414A95" w:rsidP="00BC1EB8">
            <w:pPr>
              <w:pStyle w:val="Brdtekst"/>
              <w:spacing w:before="20" w:after="20"/>
              <w:contextualSpacing/>
              <w:rPr>
                <w:caps/>
              </w:rPr>
            </w:pPr>
            <w:hyperlink w:anchor="_Predikasuuni_–_tulos" w:history="1">
              <w:r w:rsidR="002E573A" w:rsidRPr="00A95D68">
                <w:rPr>
                  <w:caps/>
                </w:rPr>
                <w:t>Tulos</w:t>
              </w:r>
            </w:hyperlink>
          </w:p>
        </w:tc>
        <w:tc>
          <w:tcPr>
            <w:tcW w:w="0" w:type="auto"/>
          </w:tcPr>
          <w:p w14:paraId="64274253" w14:textId="77777777" w:rsidR="002E573A" w:rsidRPr="00A95D68" w:rsidRDefault="002E573A" w:rsidP="00BC1EB8">
            <w:pPr>
              <w:pStyle w:val="Brdtekst"/>
              <w:spacing w:before="20" w:after="20"/>
              <w:contextualSpacing/>
            </w:pPr>
          </w:p>
        </w:tc>
        <w:tc>
          <w:tcPr>
            <w:tcW w:w="0" w:type="auto"/>
          </w:tcPr>
          <w:p w14:paraId="103A996D" w14:textId="3EB90C4E" w:rsidR="002E573A" w:rsidRPr="00A95D68" w:rsidRDefault="002E573A" w:rsidP="00BC1EB8">
            <w:pPr>
              <w:pStyle w:val="Brdtekst"/>
              <w:spacing w:before="20" w:after="20"/>
              <w:contextualSpacing/>
            </w:pPr>
            <w:r w:rsidRPr="00A95D68">
              <w:t>x</w:t>
            </w:r>
          </w:p>
        </w:tc>
        <w:tc>
          <w:tcPr>
            <w:tcW w:w="0" w:type="auto"/>
          </w:tcPr>
          <w:p w14:paraId="70B8F8D5" w14:textId="77777777" w:rsidR="002E573A" w:rsidRPr="00A95D68" w:rsidRDefault="002E573A" w:rsidP="00BC1EB8">
            <w:pPr>
              <w:pStyle w:val="Brdtekst"/>
              <w:spacing w:before="20" w:after="20"/>
              <w:contextualSpacing/>
            </w:pPr>
          </w:p>
        </w:tc>
        <w:tc>
          <w:tcPr>
            <w:tcW w:w="0" w:type="auto"/>
          </w:tcPr>
          <w:p w14:paraId="7B439CE7" w14:textId="77777777" w:rsidR="002E573A" w:rsidRPr="00A95D68" w:rsidRDefault="002E573A" w:rsidP="00BC1EB8">
            <w:pPr>
              <w:pStyle w:val="Brdtekst"/>
              <w:spacing w:before="20" w:after="20"/>
              <w:contextualSpacing/>
            </w:pPr>
          </w:p>
        </w:tc>
        <w:tc>
          <w:tcPr>
            <w:tcW w:w="0" w:type="auto"/>
          </w:tcPr>
          <w:p w14:paraId="666414CA" w14:textId="77777777" w:rsidR="002E573A" w:rsidRPr="00A95D68" w:rsidRDefault="002E573A" w:rsidP="00BC1EB8">
            <w:pPr>
              <w:pStyle w:val="Brdtekst"/>
              <w:spacing w:before="20" w:after="20"/>
              <w:contextualSpacing/>
            </w:pPr>
          </w:p>
        </w:tc>
        <w:tc>
          <w:tcPr>
            <w:tcW w:w="0" w:type="auto"/>
          </w:tcPr>
          <w:p w14:paraId="63E74329" w14:textId="77777777" w:rsidR="002E573A" w:rsidRPr="00A95D68" w:rsidRDefault="002E573A" w:rsidP="00BC1EB8">
            <w:pPr>
              <w:pStyle w:val="Brdtekst"/>
              <w:spacing w:before="20" w:after="20"/>
              <w:contextualSpacing/>
            </w:pPr>
          </w:p>
        </w:tc>
      </w:tr>
      <w:tr w:rsidR="002E573A" w:rsidRPr="00A95D68" w14:paraId="40E66180" w14:textId="77777777" w:rsidTr="002E573A">
        <w:tc>
          <w:tcPr>
            <w:tcW w:w="0" w:type="auto"/>
          </w:tcPr>
          <w:p w14:paraId="4C2F1406" w14:textId="71B54856" w:rsidR="002E573A" w:rsidRPr="00A95D68" w:rsidRDefault="002E573A" w:rsidP="00BC1EB8">
            <w:pPr>
              <w:pStyle w:val="Brdtekst"/>
              <w:spacing w:before="20" w:after="20"/>
              <w:contextualSpacing/>
              <w:rPr>
                <w:caps/>
              </w:rPr>
            </w:pPr>
            <w:r w:rsidRPr="00A95D68">
              <w:rPr>
                <w:caps/>
              </w:rPr>
              <w:t xml:space="preserve"> </w:t>
            </w:r>
            <w:hyperlink w:anchor="_Predikasuuni_–_sansi" w:history="1">
              <w:r w:rsidRPr="00A95D68">
                <w:rPr>
                  <w:caps/>
                </w:rPr>
                <w:t>sansi</w:t>
              </w:r>
            </w:hyperlink>
          </w:p>
        </w:tc>
        <w:tc>
          <w:tcPr>
            <w:tcW w:w="0" w:type="auto"/>
          </w:tcPr>
          <w:p w14:paraId="16627849" w14:textId="77777777" w:rsidR="002E573A" w:rsidRPr="00A95D68" w:rsidRDefault="002E573A" w:rsidP="00BC1EB8">
            <w:pPr>
              <w:pStyle w:val="Brdtekst"/>
              <w:spacing w:before="20" w:after="20"/>
              <w:contextualSpacing/>
            </w:pPr>
          </w:p>
        </w:tc>
        <w:tc>
          <w:tcPr>
            <w:tcW w:w="0" w:type="auto"/>
          </w:tcPr>
          <w:p w14:paraId="6E8F720D" w14:textId="77777777" w:rsidR="002E573A" w:rsidRPr="00A95D68" w:rsidRDefault="002E573A" w:rsidP="00BC1EB8">
            <w:pPr>
              <w:pStyle w:val="Brdtekst"/>
              <w:spacing w:before="20" w:after="20"/>
              <w:contextualSpacing/>
            </w:pPr>
          </w:p>
        </w:tc>
        <w:tc>
          <w:tcPr>
            <w:tcW w:w="0" w:type="auto"/>
          </w:tcPr>
          <w:p w14:paraId="3B5BF777" w14:textId="77777777" w:rsidR="002E573A" w:rsidRPr="00A95D68" w:rsidRDefault="002E573A" w:rsidP="00BC1EB8">
            <w:pPr>
              <w:pStyle w:val="Brdtekst"/>
              <w:spacing w:before="20" w:after="20"/>
              <w:contextualSpacing/>
            </w:pPr>
          </w:p>
        </w:tc>
        <w:tc>
          <w:tcPr>
            <w:tcW w:w="0" w:type="auto"/>
          </w:tcPr>
          <w:p w14:paraId="2363D564" w14:textId="77777777" w:rsidR="002E573A" w:rsidRPr="00A95D68" w:rsidRDefault="002E573A" w:rsidP="00BC1EB8">
            <w:pPr>
              <w:pStyle w:val="Brdtekst"/>
              <w:spacing w:before="20" w:after="20"/>
              <w:contextualSpacing/>
            </w:pPr>
          </w:p>
        </w:tc>
        <w:tc>
          <w:tcPr>
            <w:tcW w:w="0" w:type="auto"/>
          </w:tcPr>
          <w:p w14:paraId="17D043EB" w14:textId="4C1DB178" w:rsidR="002E573A" w:rsidRPr="00A95D68" w:rsidRDefault="002E573A" w:rsidP="00BC1EB8">
            <w:pPr>
              <w:pStyle w:val="Brdtekst"/>
              <w:spacing w:before="20" w:after="20"/>
              <w:contextualSpacing/>
            </w:pPr>
            <w:r w:rsidRPr="00A95D68">
              <w:t>x</w:t>
            </w:r>
          </w:p>
        </w:tc>
        <w:tc>
          <w:tcPr>
            <w:tcW w:w="0" w:type="auto"/>
          </w:tcPr>
          <w:p w14:paraId="707414EF" w14:textId="77777777" w:rsidR="002E573A" w:rsidRPr="00A95D68" w:rsidRDefault="002E573A" w:rsidP="00BC1EB8">
            <w:pPr>
              <w:pStyle w:val="Brdtekst"/>
              <w:spacing w:before="20" w:after="20"/>
              <w:contextualSpacing/>
            </w:pPr>
          </w:p>
        </w:tc>
      </w:tr>
      <w:tr w:rsidR="0066301A" w:rsidRPr="00A95D68" w14:paraId="61556631" w14:textId="77777777" w:rsidTr="002E573A">
        <w:tc>
          <w:tcPr>
            <w:tcW w:w="0" w:type="auto"/>
          </w:tcPr>
          <w:p w14:paraId="23288918" w14:textId="62A1D9FD" w:rsidR="0066301A" w:rsidRPr="0066301A" w:rsidRDefault="0066301A" w:rsidP="00BC1EB8">
            <w:pPr>
              <w:pStyle w:val="Brdtekst"/>
              <w:spacing w:before="20" w:after="20"/>
              <w:contextualSpacing/>
            </w:pPr>
            <w:r>
              <w:rPr>
                <w:caps/>
              </w:rPr>
              <w:t xml:space="preserve">oon pakko </w:t>
            </w:r>
            <w:r>
              <w:t>-syntakti</w:t>
            </w:r>
          </w:p>
        </w:tc>
        <w:tc>
          <w:tcPr>
            <w:tcW w:w="0" w:type="auto"/>
          </w:tcPr>
          <w:p w14:paraId="652018FC" w14:textId="77777777" w:rsidR="0066301A" w:rsidRPr="00A95D68" w:rsidRDefault="0066301A" w:rsidP="00BC1EB8">
            <w:pPr>
              <w:pStyle w:val="Brdtekst"/>
              <w:spacing w:before="20" w:after="20"/>
              <w:contextualSpacing/>
            </w:pPr>
          </w:p>
        </w:tc>
        <w:tc>
          <w:tcPr>
            <w:tcW w:w="0" w:type="auto"/>
          </w:tcPr>
          <w:p w14:paraId="1B6B6F63" w14:textId="77777777" w:rsidR="0066301A" w:rsidRPr="00A95D68" w:rsidRDefault="0066301A" w:rsidP="00BC1EB8">
            <w:pPr>
              <w:pStyle w:val="Brdtekst"/>
              <w:spacing w:before="20" w:after="20"/>
              <w:contextualSpacing/>
            </w:pPr>
          </w:p>
        </w:tc>
        <w:tc>
          <w:tcPr>
            <w:tcW w:w="0" w:type="auto"/>
          </w:tcPr>
          <w:p w14:paraId="039CFBC4" w14:textId="77777777" w:rsidR="0066301A" w:rsidRPr="00A95D68" w:rsidRDefault="0066301A" w:rsidP="00BC1EB8">
            <w:pPr>
              <w:pStyle w:val="Brdtekst"/>
              <w:spacing w:before="20" w:after="20"/>
              <w:contextualSpacing/>
            </w:pPr>
          </w:p>
        </w:tc>
        <w:tc>
          <w:tcPr>
            <w:tcW w:w="0" w:type="auto"/>
          </w:tcPr>
          <w:p w14:paraId="387336AA" w14:textId="206AC582" w:rsidR="0066301A" w:rsidRPr="00A95D68" w:rsidRDefault="0066301A" w:rsidP="00BC1EB8">
            <w:pPr>
              <w:pStyle w:val="Brdtekst"/>
              <w:spacing w:before="20" w:after="20"/>
              <w:contextualSpacing/>
            </w:pPr>
            <w:r>
              <w:t>x</w:t>
            </w:r>
          </w:p>
        </w:tc>
        <w:tc>
          <w:tcPr>
            <w:tcW w:w="0" w:type="auto"/>
          </w:tcPr>
          <w:p w14:paraId="3704F4E5" w14:textId="77777777" w:rsidR="0066301A" w:rsidRPr="00A95D68" w:rsidRDefault="0066301A" w:rsidP="00BC1EB8">
            <w:pPr>
              <w:pStyle w:val="Brdtekst"/>
              <w:spacing w:before="20" w:after="20"/>
              <w:contextualSpacing/>
            </w:pPr>
          </w:p>
        </w:tc>
        <w:tc>
          <w:tcPr>
            <w:tcW w:w="0" w:type="auto"/>
          </w:tcPr>
          <w:p w14:paraId="5433C690" w14:textId="77777777" w:rsidR="0066301A" w:rsidRPr="00A95D68" w:rsidRDefault="0066301A" w:rsidP="00BC1EB8">
            <w:pPr>
              <w:pStyle w:val="Brdtekst"/>
              <w:spacing w:before="20" w:after="20"/>
              <w:contextualSpacing/>
            </w:pPr>
          </w:p>
        </w:tc>
      </w:tr>
      <w:tr w:rsidR="0066301A" w:rsidRPr="00A95D68" w14:paraId="01CA2446" w14:textId="77777777" w:rsidTr="002E573A">
        <w:tc>
          <w:tcPr>
            <w:tcW w:w="0" w:type="auto"/>
          </w:tcPr>
          <w:p w14:paraId="30F63A11" w14:textId="7F0C92DB" w:rsidR="0066301A" w:rsidRPr="0066301A" w:rsidRDefault="0066301A" w:rsidP="00BC1EB8">
            <w:pPr>
              <w:pStyle w:val="Brdtekst"/>
              <w:spacing w:before="20" w:after="20"/>
              <w:contextualSpacing/>
            </w:pPr>
            <w:r w:rsidRPr="0066301A">
              <w:rPr>
                <w:i/>
              </w:rPr>
              <w:t>tulla</w:t>
            </w:r>
            <w:r>
              <w:rPr>
                <w:i/>
              </w:rPr>
              <w:t xml:space="preserve"> tehtyksi </w:t>
            </w:r>
            <w:r>
              <w:t>-konstruksuuni</w:t>
            </w:r>
          </w:p>
        </w:tc>
        <w:tc>
          <w:tcPr>
            <w:tcW w:w="0" w:type="auto"/>
          </w:tcPr>
          <w:p w14:paraId="711E5ACA" w14:textId="77777777" w:rsidR="0066301A" w:rsidRPr="00A95D68" w:rsidRDefault="0066301A" w:rsidP="00BC1EB8">
            <w:pPr>
              <w:pStyle w:val="Brdtekst"/>
              <w:spacing w:before="20" w:after="20"/>
              <w:contextualSpacing/>
            </w:pPr>
          </w:p>
        </w:tc>
        <w:tc>
          <w:tcPr>
            <w:tcW w:w="0" w:type="auto"/>
          </w:tcPr>
          <w:p w14:paraId="348DF590" w14:textId="77777777" w:rsidR="0066301A" w:rsidRPr="00A95D68" w:rsidRDefault="0066301A" w:rsidP="00BC1EB8">
            <w:pPr>
              <w:pStyle w:val="Brdtekst"/>
              <w:spacing w:before="20" w:after="20"/>
              <w:contextualSpacing/>
            </w:pPr>
          </w:p>
        </w:tc>
        <w:tc>
          <w:tcPr>
            <w:tcW w:w="0" w:type="auto"/>
          </w:tcPr>
          <w:p w14:paraId="45126AA8" w14:textId="77777777" w:rsidR="0066301A" w:rsidRPr="00A95D68" w:rsidRDefault="0066301A" w:rsidP="00BC1EB8">
            <w:pPr>
              <w:pStyle w:val="Brdtekst"/>
              <w:spacing w:before="20" w:after="20"/>
              <w:contextualSpacing/>
            </w:pPr>
          </w:p>
        </w:tc>
        <w:tc>
          <w:tcPr>
            <w:tcW w:w="0" w:type="auto"/>
          </w:tcPr>
          <w:p w14:paraId="6E928499" w14:textId="3B27E012" w:rsidR="0066301A" w:rsidRPr="00A95D68" w:rsidRDefault="0066301A" w:rsidP="00BC1EB8">
            <w:pPr>
              <w:pStyle w:val="Brdtekst"/>
              <w:spacing w:before="20" w:after="20"/>
              <w:contextualSpacing/>
            </w:pPr>
            <w:r>
              <w:t>x</w:t>
            </w:r>
          </w:p>
        </w:tc>
        <w:tc>
          <w:tcPr>
            <w:tcW w:w="0" w:type="auto"/>
          </w:tcPr>
          <w:p w14:paraId="05F5CC0F" w14:textId="77777777" w:rsidR="0066301A" w:rsidRPr="00A95D68" w:rsidRDefault="0066301A" w:rsidP="00BC1EB8">
            <w:pPr>
              <w:pStyle w:val="Brdtekst"/>
              <w:spacing w:before="20" w:after="20"/>
              <w:contextualSpacing/>
            </w:pPr>
          </w:p>
        </w:tc>
        <w:tc>
          <w:tcPr>
            <w:tcW w:w="0" w:type="auto"/>
          </w:tcPr>
          <w:p w14:paraId="41A21345" w14:textId="77777777" w:rsidR="0066301A" w:rsidRPr="00A95D68" w:rsidRDefault="0066301A" w:rsidP="00BC1EB8">
            <w:pPr>
              <w:pStyle w:val="Brdtekst"/>
              <w:spacing w:before="20" w:after="20"/>
              <w:contextualSpacing/>
            </w:pPr>
          </w:p>
        </w:tc>
      </w:tr>
    </w:tbl>
    <w:p w14:paraId="5C993B2C" w14:textId="087128C8" w:rsidR="00CD6C94" w:rsidRPr="00A95D68" w:rsidRDefault="008E7A80" w:rsidP="008E7A80">
      <w:pPr>
        <w:pStyle w:val="Overskrift3"/>
      </w:pPr>
      <w:bookmarkStart w:id="1376" w:name="_Toc241129320"/>
      <w:bookmarkStart w:id="1377" w:name="_Toc311273838"/>
      <w:r>
        <w:t>Seurakaasukset: Abessiivi ja komitatiivi</w:t>
      </w:r>
      <w:bookmarkEnd w:id="1376"/>
      <w:bookmarkEnd w:id="1377"/>
    </w:p>
    <w:p w14:paraId="6E964F37" w14:textId="425ACA68" w:rsidR="00F904D4" w:rsidRDefault="00DF6B4E" w:rsidP="00C3651F">
      <w:pPr>
        <w:pStyle w:val="Brdtekst"/>
        <w:spacing w:before="120"/>
        <w:rPr>
          <w:ins w:id="1378" w:author="Information Services" w:date="2015-11-20T18:21:00Z"/>
        </w:rPr>
      </w:pPr>
      <w:r>
        <w:rPr>
          <w:smallCaps/>
        </w:rPr>
        <w:t>K</w:t>
      </w:r>
      <w:r>
        <w:t>äskemä tässä</w:t>
      </w:r>
      <w:r w:rsidR="00AE21C4" w:rsidRPr="00083193">
        <w:rPr>
          <w:smallCaps/>
        </w:rPr>
        <w:t xml:space="preserve"> abessiivi</w:t>
      </w:r>
      <w:r>
        <w:rPr>
          <w:smallCaps/>
        </w:rPr>
        <w:t>i</w:t>
      </w:r>
      <w:r w:rsidR="00AE21C4">
        <w:t xml:space="preserve"> ja </w:t>
      </w:r>
      <w:r w:rsidR="00AE21C4" w:rsidRPr="00083193">
        <w:rPr>
          <w:smallCaps/>
        </w:rPr>
        <w:t>komitatiivi</w:t>
      </w:r>
      <w:r>
        <w:rPr>
          <w:smallCaps/>
        </w:rPr>
        <w:t xml:space="preserve">i seurakaasukseksi </w:t>
      </w:r>
      <w:r w:rsidRPr="00DF6B4E">
        <w:t>sillä, ette</w:t>
      </w:r>
      <w:r w:rsidR="00AE21C4" w:rsidRPr="00083193">
        <w:rPr>
          <w:smallCaps/>
        </w:rPr>
        <w:t xml:space="preserve"> </w:t>
      </w:r>
      <w:r w:rsidRPr="00DF6B4E">
        <w:t>niilä ilmoitet</w:t>
      </w:r>
      <w:r>
        <w:t>haan, ette jotaki oon myötä eli ei ole myötä</w:t>
      </w:r>
      <w:r w:rsidR="00F904D4">
        <w:t>.</w:t>
      </w:r>
    </w:p>
    <w:p w14:paraId="2FFEF4EB" w14:textId="164EE74F" w:rsidR="00FC68D9" w:rsidRPr="00FC68D9" w:rsidRDefault="00FC68D9" w:rsidP="00C3651F">
      <w:pPr>
        <w:pStyle w:val="Brdtekst"/>
        <w:spacing w:before="120"/>
        <w:rPr>
          <w:ins w:id="1379" w:author="Information Services" w:date="2015-11-20T18:16:00Z"/>
        </w:rPr>
      </w:pPr>
      <w:ins w:id="1380" w:author="Information Services" w:date="2015-11-20T18:21:00Z">
        <w:r>
          <w:t xml:space="preserve">Kainussa oon vielä kolmaski </w:t>
        </w:r>
      </w:ins>
      <w:ins w:id="1381" w:author="Information Services" w:date="2015-11-20T18:29:00Z">
        <w:r w:rsidR="005F4E72">
          <w:t>seurakaasukse</w:t>
        </w:r>
      </w:ins>
      <w:ins w:id="1382" w:author="Information Services" w:date="2015-11-20T18:34:00Z">
        <w:r w:rsidR="005B3743">
          <w:t>n</w:t>
        </w:r>
      </w:ins>
      <w:ins w:id="1383" w:author="Information Services" w:date="2015-11-20T18:29:00Z">
        <w:r w:rsidR="005F4E72">
          <w:t xml:space="preserve"> tapainen kaasus, </w:t>
        </w:r>
      </w:ins>
      <w:ins w:id="1384" w:author="Information Services" w:date="2015-11-20T18:22:00Z">
        <w:r>
          <w:rPr>
            <w:smallCaps/>
          </w:rPr>
          <w:t xml:space="preserve">instruktiiviksi </w:t>
        </w:r>
        <w:r>
          <w:t xml:space="preserve">käsketty, minkä suffiksi oon </w:t>
        </w:r>
      </w:ins>
      <w:ins w:id="1385" w:author="Information Services" w:date="2015-11-20T18:32:00Z">
        <w:r w:rsidR="00474BF4">
          <w:rPr>
            <w:i/>
          </w:rPr>
          <w:t>i</w:t>
        </w:r>
      </w:ins>
      <w:ins w:id="1386" w:author="Information Services" w:date="2015-11-20T18:22:00Z">
        <w:r>
          <w:rPr>
            <w:i/>
          </w:rPr>
          <w:t>n</w:t>
        </w:r>
      </w:ins>
      <w:ins w:id="1387" w:author="Information Services" w:date="2015-11-20T18:32:00Z">
        <w:r w:rsidR="00474BF4">
          <w:t>, ja millä ei ole erittäin singulaarii ja pluraalii</w:t>
        </w:r>
      </w:ins>
      <w:ins w:id="1388" w:author="Information Services" w:date="2015-11-20T18:22:00Z">
        <w:r>
          <w:t xml:space="preserve">. Se </w:t>
        </w:r>
      </w:ins>
      <w:ins w:id="1389" w:author="Information Services" w:date="2015-11-20T18:30:00Z">
        <w:r w:rsidR="005F4E72">
          <w:t xml:space="preserve">oon vähän produktiivinen ja saattais sannoot, ette instruktiivihaamut </w:t>
        </w:r>
      </w:ins>
      <w:ins w:id="1390" w:author="Information Services" w:date="2015-11-20T18:31:00Z">
        <w:r w:rsidR="00474BF4">
          <w:t>oikkeestha</w:t>
        </w:r>
        <w:r w:rsidR="005B3743">
          <w:t>an oon adverbit eikä olheen nome</w:t>
        </w:r>
        <w:r w:rsidR="00474BF4">
          <w:t>nihaamut. Instruktiivi</w:t>
        </w:r>
      </w:ins>
      <w:ins w:id="1391" w:author="Information Services" w:date="2015-11-20T18:32:00Z">
        <w:r w:rsidR="005B3743">
          <w:t>haamut saatethaan kuiten saađa kongrueeraavii defineerauksii, ja sillä net oon nomeni</w:t>
        </w:r>
      </w:ins>
      <w:ins w:id="1392" w:author="Information Services" w:date="2015-11-20T18:33:00Z">
        <w:r w:rsidR="005B3743">
          <w:t>maiset. Esimerkkii</w:t>
        </w:r>
      </w:ins>
      <w:ins w:id="1393" w:author="Information Services" w:date="2015-11-20T18:36:00Z">
        <w:r w:rsidR="00282979">
          <w:t xml:space="preserve"> (1–3)</w:t>
        </w:r>
      </w:ins>
      <w:ins w:id="1394" w:author="Information Services" w:date="2015-11-20T18:34:00Z">
        <w:r w:rsidR="005B3743">
          <w:t>:</w:t>
        </w:r>
      </w:ins>
      <w:ins w:id="1395" w:author="Information Services" w:date="2015-11-20T18:33:00Z">
        <w:r w:rsidR="005B3743">
          <w:t xml:space="preserve"> </w:t>
        </w:r>
      </w:ins>
    </w:p>
    <w:p w14:paraId="4C82923C" w14:textId="368D5EC9" w:rsidR="00B74137" w:rsidRPr="00282979" w:rsidRDefault="00282979">
      <w:pPr>
        <w:rPr>
          <w:ins w:id="1396" w:author="Information Services" w:date="2015-11-20T18:17:00Z"/>
          <w:rPrChange w:id="1397" w:author="Information Services" w:date="2015-11-20T18:35:00Z">
            <w:rPr>
              <w:ins w:id="1398" w:author="Information Services" w:date="2015-11-20T18:17:00Z"/>
              <w:lang w:val="is-IS"/>
            </w:rPr>
          </w:rPrChange>
        </w:rPr>
        <w:pPrChange w:id="1399" w:author="Information Services" w:date="2015-11-20T18:35:00Z">
          <w:pPr>
            <w:pStyle w:val="Brdtekst"/>
            <w:spacing w:before="120"/>
          </w:pPr>
        </w:pPrChange>
      </w:pPr>
      <w:ins w:id="1400" w:author="Information Services" w:date="2015-11-20T18:36:00Z">
        <w:r>
          <w:t>(1)</w:t>
        </w:r>
        <w:r>
          <w:rPr>
            <w:i/>
          </w:rPr>
          <w:t xml:space="preserve"> </w:t>
        </w:r>
      </w:ins>
      <w:ins w:id="1401" w:author="Information Services" w:date="2015-11-20T18:16:00Z">
        <w:r w:rsidR="00B74137" w:rsidRPr="00282979">
          <w:rPr>
            <w:i/>
            <w:rPrChange w:id="1402" w:author="Information Services" w:date="2015-11-20T18:35:00Z">
              <w:rPr>
                <w:lang w:val="is-IS"/>
              </w:rPr>
            </w:rPrChange>
          </w:rPr>
          <w:t>Jänttevin jaloin</w:t>
        </w:r>
        <w:r w:rsidR="00B74137" w:rsidRPr="00282979">
          <w:rPr>
            <w:rPrChange w:id="1403" w:author="Information Services" w:date="2015-11-20T18:35:00Z">
              <w:rPr>
                <w:lang w:val="is-IS"/>
              </w:rPr>
            </w:rPrChange>
          </w:rPr>
          <w:t xml:space="preserve"> hän teki matkaa ithään päin.</w:t>
        </w:r>
      </w:ins>
    </w:p>
    <w:p w14:paraId="613BBE89" w14:textId="687A18DD" w:rsidR="00B74137" w:rsidRPr="00282979" w:rsidRDefault="00282979">
      <w:pPr>
        <w:rPr>
          <w:ins w:id="1404" w:author="Information Services" w:date="2015-11-20T18:26:00Z"/>
          <w:rPrChange w:id="1405" w:author="Information Services" w:date="2015-11-20T18:35:00Z">
            <w:rPr>
              <w:ins w:id="1406" w:author="Information Services" w:date="2015-11-20T18:26:00Z"/>
              <w:lang w:val="is-IS"/>
            </w:rPr>
          </w:rPrChange>
        </w:rPr>
        <w:pPrChange w:id="1407" w:author="Information Services" w:date="2015-11-20T18:35:00Z">
          <w:pPr>
            <w:pStyle w:val="Brdtekst"/>
            <w:spacing w:before="120"/>
          </w:pPr>
        </w:pPrChange>
      </w:pPr>
      <w:ins w:id="1408" w:author="Information Services" w:date="2015-11-20T18:36:00Z">
        <w:r>
          <w:t xml:space="preserve">(2) </w:t>
        </w:r>
      </w:ins>
      <w:ins w:id="1409" w:author="Information Services" w:date="2015-11-20T18:17:00Z">
        <w:r w:rsidR="00B74137" w:rsidRPr="00282979">
          <w:rPr>
            <w:rPrChange w:id="1410" w:author="Information Services" w:date="2015-11-20T18:35:00Z">
              <w:rPr>
                <w:lang w:val="is-IS"/>
              </w:rPr>
            </w:rPrChange>
          </w:rPr>
          <w:t xml:space="preserve">Jos onni taas oli huonomanlaista, silloin täytyis mennä </w:t>
        </w:r>
        <w:r w:rsidR="00B74137" w:rsidRPr="00282979">
          <w:rPr>
            <w:i/>
            <w:rPrChange w:id="1411" w:author="Information Services" w:date="2015-11-20T18:35:00Z">
              <w:rPr>
                <w:lang w:val="is-IS"/>
              </w:rPr>
            </w:rPrChange>
          </w:rPr>
          <w:t>tyyhin käsin</w:t>
        </w:r>
        <w:r w:rsidR="00B74137" w:rsidRPr="00282979">
          <w:rPr>
            <w:rPrChange w:id="1412" w:author="Information Services" w:date="2015-11-20T18:35:00Z">
              <w:rPr>
                <w:lang w:val="is-IS"/>
              </w:rPr>
            </w:rPrChange>
          </w:rPr>
          <w:t xml:space="preserve"> Kuosuvaaran taka eli sitte tyskälaisen myötä.</w:t>
        </w:r>
      </w:ins>
    </w:p>
    <w:p w14:paraId="1C142695" w14:textId="2F18B9F1" w:rsidR="005F4E72" w:rsidRPr="00776072" w:rsidRDefault="00282979">
      <w:pPr>
        <w:rPr>
          <w:ins w:id="1413" w:author="Information Services" w:date="2015-11-20T18:26:00Z"/>
        </w:rPr>
        <w:pPrChange w:id="1414" w:author="Information Services" w:date="2015-11-20T18:35:00Z">
          <w:pPr>
            <w:pStyle w:val="Brdtekstinnrykk2"/>
            <w:ind w:left="0" w:right="850"/>
          </w:pPr>
        </w:pPrChange>
      </w:pPr>
      <w:ins w:id="1415" w:author="Information Services" w:date="2015-11-20T18:36:00Z">
        <w:r>
          <w:t>(3)</w:t>
        </w:r>
      </w:ins>
      <w:ins w:id="1416" w:author="Information Services" w:date="2015-11-20T18:26:00Z">
        <w:r w:rsidR="005F4E72" w:rsidRPr="00282979">
          <w:t xml:space="preserve">Kahđen het kävelthiin hithaasti ja </w:t>
        </w:r>
        <w:r w:rsidR="005F4E72" w:rsidRPr="00282979">
          <w:rPr>
            <w:i/>
            <w:rPrChange w:id="1417" w:author="Information Services" w:date="2015-11-20T18:35:00Z">
              <w:rPr/>
            </w:rPrChange>
          </w:rPr>
          <w:t>raskhain askelin</w:t>
        </w:r>
        <w:r w:rsidR="005F4E72" w:rsidRPr="00282979">
          <w:t xml:space="preserve"> päin kottii – kumpiki päin elämää</w:t>
        </w:r>
        <w:r w:rsidR="005F4E72" w:rsidRPr="00776072">
          <w:t>.</w:t>
        </w:r>
      </w:ins>
    </w:p>
    <w:p w14:paraId="0EE82BF9" w14:textId="7AA72E29" w:rsidR="005F4E72" w:rsidRDefault="00282979" w:rsidP="00C3651F">
      <w:pPr>
        <w:pStyle w:val="Brdtekst"/>
        <w:spacing w:before="120"/>
        <w:rPr>
          <w:ins w:id="1418" w:author="Information Services" w:date="2015-11-20T18:37:00Z"/>
        </w:rPr>
      </w:pPr>
      <w:ins w:id="1419" w:author="Information Services" w:date="2015-11-20T18:36:00Z">
        <w:r>
          <w:t xml:space="preserve">(Kaikki esimerkit Alf Nilsen–Börsskogin kirjasta </w:t>
        </w:r>
        <w:r>
          <w:rPr>
            <w:i/>
          </w:rPr>
          <w:t>Kuosuvaaran takana.</w:t>
        </w:r>
      </w:ins>
      <w:ins w:id="1420" w:author="Information Services" w:date="2015-11-20T18:37:00Z">
        <w:r>
          <w:t>)</w:t>
        </w:r>
      </w:ins>
    </w:p>
    <w:p w14:paraId="65AEB6C9" w14:textId="75D7C95F" w:rsidR="00282979" w:rsidRPr="00282979" w:rsidRDefault="00282979" w:rsidP="00C3651F">
      <w:pPr>
        <w:pStyle w:val="Brdtekst"/>
        <w:spacing w:before="120"/>
      </w:pPr>
      <w:ins w:id="1421" w:author="Information Services" w:date="2015-11-20T18:37:00Z">
        <w:r>
          <w:t xml:space="preserve">Instruktiivihaamut oon </w:t>
        </w:r>
      </w:ins>
      <w:ins w:id="1422" w:author="Information Services" w:date="2015-11-20T18:39:00Z">
        <w:r>
          <w:t xml:space="preserve">käytössä </w:t>
        </w:r>
      </w:ins>
      <w:ins w:id="1423" w:author="Information Services" w:date="2015-11-20T18:37:00Z">
        <w:r>
          <w:t>harvinaiset, emmäkä tässä käsittele niitä erittäin.</w:t>
        </w:r>
      </w:ins>
    </w:p>
    <w:p w14:paraId="7C7497AF" w14:textId="62FF135A" w:rsidR="00BE2E2A" w:rsidRPr="00A95D68" w:rsidRDefault="00BE2E2A" w:rsidP="00AE21C4">
      <w:pPr>
        <w:pStyle w:val="Overskrift4"/>
      </w:pPr>
      <w:bookmarkStart w:id="1424" w:name="_Toc311273839"/>
      <w:r w:rsidRPr="00A95D68">
        <w:t>Abessiivi</w:t>
      </w:r>
      <w:bookmarkEnd w:id="1371"/>
      <w:bookmarkEnd w:id="1372"/>
      <w:bookmarkEnd w:id="1373"/>
      <w:bookmarkEnd w:id="1424"/>
    </w:p>
    <w:p w14:paraId="5459A0C9" w14:textId="4911CCBF" w:rsidR="00F904D4" w:rsidRDefault="00B93B99" w:rsidP="00AB33E0">
      <w:pPr>
        <w:pStyle w:val="Brdtekst"/>
        <w:spacing w:before="120"/>
      </w:pPr>
      <w:r w:rsidRPr="00B93B99">
        <w:rPr>
          <w:smallCaps/>
        </w:rPr>
        <w:t>Abessiivi</w:t>
      </w:r>
      <w:r w:rsidRPr="00A95D68">
        <w:t xml:space="preserve"> meinaa, ette jollaki ei ole jotaki eli jotaki vailuu. </w:t>
      </w:r>
      <w:r>
        <w:t>Sen</w:t>
      </w:r>
      <w:r w:rsidR="007808FC">
        <w:t xml:space="preserve"> </w:t>
      </w:r>
      <w:r w:rsidR="00DF6B4E">
        <w:t xml:space="preserve">kans </w:t>
      </w:r>
      <w:r w:rsidR="007808FC">
        <w:t>pruukathaan</w:t>
      </w:r>
      <w:r w:rsidR="00DF6B4E">
        <w:t xml:space="preserve"> käyttäät </w:t>
      </w:r>
      <w:r w:rsidR="00DF6B4E">
        <w:rPr>
          <w:i/>
        </w:rPr>
        <w:t>ilman-</w:t>
      </w:r>
      <w:r w:rsidR="00DF6B4E">
        <w:t>preposisuunii</w:t>
      </w:r>
      <w:r w:rsidR="007808FC">
        <w:t xml:space="preserve"> (1)</w:t>
      </w:r>
      <w:r w:rsidR="00DF6B4E">
        <w:t>, mutta se saattaa kyllä olla yksinki</w:t>
      </w:r>
      <w:r w:rsidR="005C005E">
        <w:t xml:space="preserve"> (2)</w:t>
      </w:r>
      <w:r w:rsidR="00DF6B4E">
        <w:t>.</w:t>
      </w:r>
      <w:r w:rsidR="007808FC" w:rsidRPr="007808FC">
        <w:rPr>
          <w:smallCaps/>
        </w:rPr>
        <w:t xml:space="preserve"> </w:t>
      </w:r>
      <w:r w:rsidR="007808FC" w:rsidRPr="00083193">
        <w:rPr>
          <w:smallCaps/>
        </w:rPr>
        <w:t xml:space="preserve">Abessiivi </w:t>
      </w:r>
      <w:r w:rsidR="006B7877" w:rsidRPr="006B7877">
        <w:t xml:space="preserve">oon </w:t>
      </w:r>
      <w:r>
        <w:t>kohta</w:t>
      </w:r>
      <w:r w:rsidR="007808FC" w:rsidRPr="00A95D68">
        <w:t xml:space="preserve"> tavalinen nomeniitten taivutuksessa</w:t>
      </w:r>
      <w:r w:rsidR="007808FC">
        <w:t xml:space="preserve">, </w:t>
      </w:r>
      <w:r>
        <w:t>mutta</w:t>
      </w:r>
      <w:r w:rsidR="007808FC" w:rsidRPr="00A95D68">
        <w:t xml:space="preserve"> </w:t>
      </w:r>
      <w:r w:rsidR="007808FC">
        <w:t>s</w:t>
      </w:r>
      <w:r w:rsidR="007808FC" w:rsidRPr="00A95D68">
        <w:t xml:space="preserve">aman assiin saattaa kans sannoot ja kirjoittaat </w:t>
      </w:r>
      <w:r w:rsidR="002E6704">
        <w:rPr>
          <w:i/>
        </w:rPr>
        <w:t xml:space="preserve">ilman </w:t>
      </w:r>
      <w:r w:rsidR="002E6704">
        <w:t>+ partitiivi -adposisuuni</w:t>
      </w:r>
      <w:r>
        <w:t>fraasi</w:t>
      </w:r>
      <w:r w:rsidR="002E6704">
        <w:t>n avula</w:t>
      </w:r>
      <w:r>
        <w:t xml:space="preserve"> (3)</w:t>
      </w:r>
      <w:r w:rsidR="00F904D4">
        <w:t>.</w:t>
      </w:r>
    </w:p>
    <w:p w14:paraId="19D18F07" w14:textId="1769E3EC" w:rsidR="00AB33E0" w:rsidRPr="00A95D68" w:rsidRDefault="0075485B" w:rsidP="00AB33E0">
      <w:pPr>
        <w:pStyle w:val="Brdtekst"/>
        <w:spacing w:before="120"/>
      </w:pPr>
      <w:r>
        <w:t>(</w:t>
      </w:r>
      <w:r w:rsidR="00C36C6E">
        <w:t>1)</w:t>
      </w:r>
      <w:r w:rsidR="00C36C6E">
        <w:rPr>
          <w:i/>
        </w:rPr>
        <w:t xml:space="preserve"> </w:t>
      </w:r>
      <w:r w:rsidR="00CE1AF3">
        <w:t>[</w:t>
      </w:r>
      <w:r w:rsidR="00AB33E0" w:rsidRPr="00C36C6E">
        <w:rPr>
          <w:i/>
        </w:rPr>
        <w:t>Ilman rahatta</w:t>
      </w:r>
      <w:r w:rsidR="00AB33E0" w:rsidRPr="00A95D68">
        <w:t xml:space="preserve"> ja </w:t>
      </w:r>
      <w:r w:rsidR="00AB33E0" w:rsidRPr="00C36C6E">
        <w:rPr>
          <w:i/>
        </w:rPr>
        <w:t>ruvatta</w:t>
      </w:r>
      <w:r w:rsidR="00CE1AF3">
        <w:t>]</w:t>
      </w:r>
      <w:r w:rsidR="00AB33E0" w:rsidRPr="00A95D68">
        <w:t xml:space="preserve"> ihminen nälkkyy.</w:t>
      </w:r>
    </w:p>
    <w:p w14:paraId="7DE227AC" w14:textId="7BDB99DF" w:rsidR="007808FC" w:rsidRDefault="007808FC" w:rsidP="007808FC">
      <w:pPr>
        <w:pStyle w:val="Brdtekst"/>
        <w:spacing w:before="120"/>
      </w:pPr>
      <w:r>
        <w:t xml:space="preserve">(2) </w:t>
      </w:r>
      <w:r w:rsidRPr="00DF6B4E">
        <w:rPr>
          <w:i/>
        </w:rPr>
        <w:t>Rahatta</w:t>
      </w:r>
      <w:r>
        <w:t xml:space="preserve"> ja </w:t>
      </w:r>
      <w:r w:rsidRPr="00DF6B4E">
        <w:rPr>
          <w:i/>
        </w:rPr>
        <w:t>ruvatta</w:t>
      </w:r>
      <w:r>
        <w:t xml:space="preserve"> ihminen nälkkyy.</w:t>
      </w:r>
    </w:p>
    <w:p w14:paraId="272CD28B" w14:textId="15D8E241" w:rsidR="00AB33E0" w:rsidRDefault="0075485B" w:rsidP="007808FC">
      <w:pPr>
        <w:pStyle w:val="Brdtekst"/>
        <w:spacing w:before="120"/>
      </w:pPr>
      <w:r>
        <w:t>(</w:t>
      </w:r>
      <w:r w:rsidR="007808FC">
        <w:t>3</w:t>
      </w:r>
      <w:r w:rsidR="00C36C6E">
        <w:t xml:space="preserve">) </w:t>
      </w:r>
      <w:r w:rsidR="00CE1AF3">
        <w:t>[</w:t>
      </w:r>
      <w:r w:rsidR="00AB33E0" w:rsidRPr="00BD270B">
        <w:rPr>
          <w:i/>
        </w:rPr>
        <w:t>Ilman rahhaa</w:t>
      </w:r>
      <w:r w:rsidR="00AB33E0" w:rsidRPr="00A95D68">
        <w:t xml:space="preserve"> ja </w:t>
      </w:r>
      <w:r w:rsidR="00AB33E0" w:rsidRPr="00BD270B">
        <w:rPr>
          <w:i/>
        </w:rPr>
        <w:t>ruokkaa</w:t>
      </w:r>
      <w:r w:rsidR="00CE1AF3">
        <w:t>]</w:t>
      </w:r>
      <w:r w:rsidR="00AB33E0" w:rsidRPr="00A95D68">
        <w:t xml:space="preserve"> ihminen nälkkyy.</w:t>
      </w:r>
    </w:p>
    <w:p w14:paraId="1FEC0BCA" w14:textId="78271730" w:rsidR="00BE2E2A" w:rsidRPr="00091856" w:rsidRDefault="00BE2E2A" w:rsidP="00BD270B">
      <w:pPr>
        <w:pStyle w:val="Brdtekst"/>
        <w:spacing w:before="120"/>
        <w:rPr>
          <w:i/>
        </w:rPr>
      </w:pPr>
      <w:r w:rsidRPr="00A95D68">
        <w:t xml:space="preserve">Abessiivin suffiksi oon aina </w:t>
      </w:r>
      <w:r w:rsidRPr="00AB33E0">
        <w:rPr>
          <w:i/>
        </w:rPr>
        <w:t>ttA</w:t>
      </w:r>
      <w:r w:rsidRPr="00A95D68">
        <w:t>, ja se</w:t>
      </w:r>
      <w:r w:rsidR="00AB33E0">
        <w:t>n</w:t>
      </w:r>
      <w:r w:rsidRPr="00A95D68">
        <w:t xml:space="preserve"> lisäthään </w:t>
      </w:r>
      <w:r w:rsidR="00EB616D">
        <w:t xml:space="preserve">sekä singulaarissa ette pluraalissa </w:t>
      </w:r>
      <w:r w:rsidRPr="00A95D68">
        <w:t>samhaan rankhaan ko translatiivin</w:t>
      </w:r>
      <w:r w:rsidR="00AB33E0">
        <w:t xml:space="preserve"> </w:t>
      </w:r>
      <w:r w:rsidRPr="00A95D68">
        <w:t>suffiksi</w:t>
      </w:r>
      <w:r w:rsidR="00AE168A">
        <w:t>n</w:t>
      </w:r>
      <w:r w:rsidR="002F384C">
        <w:t>.</w:t>
      </w:r>
      <w:r w:rsidR="00091856">
        <w:t xml:space="preserve"> Näin: (sg.nom. : sg.transl. : sg.abess. : pl.abess.) </w:t>
      </w:r>
      <w:r w:rsidR="00091856">
        <w:rPr>
          <w:i/>
        </w:rPr>
        <w:t xml:space="preserve">silta </w:t>
      </w:r>
      <w:r w:rsidR="001B127A" w:rsidRPr="001B127A">
        <w:t>:</w:t>
      </w:r>
      <w:r w:rsidR="00091856">
        <w:rPr>
          <w:i/>
        </w:rPr>
        <w:t xml:space="preserve"> silla</w:t>
      </w:r>
      <w:r w:rsidR="0098090B" w:rsidRPr="0098090B">
        <w:t>/</w:t>
      </w:r>
      <w:r w:rsidR="00091856">
        <w:rPr>
          <w:i/>
        </w:rPr>
        <w:t xml:space="preserve">ksi </w:t>
      </w:r>
      <w:r w:rsidR="001B127A" w:rsidRPr="001B127A">
        <w:t>:</w:t>
      </w:r>
      <w:r w:rsidR="00091856">
        <w:rPr>
          <w:i/>
        </w:rPr>
        <w:t xml:space="preserve"> silla</w:t>
      </w:r>
      <w:r w:rsidR="0098090B" w:rsidRPr="0098090B">
        <w:t>/</w:t>
      </w:r>
      <w:r w:rsidR="00091856">
        <w:rPr>
          <w:i/>
        </w:rPr>
        <w:t xml:space="preserve">tta </w:t>
      </w:r>
      <w:r w:rsidR="001B127A" w:rsidRPr="001B127A">
        <w:t>:</w:t>
      </w:r>
      <w:r w:rsidR="00091856">
        <w:rPr>
          <w:i/>
        </w:rPr>
        <w:t xml:space="preserve"> sillo</w:t>
      </w:r>
      <w:r w:rsidR="0098090B" w:rsidRPr="0098090B">
        <w:t>/</w:t>
      </w:r>
      <w:r w:rsidR="00091856">
        <w:rPr>
          <w:i/>
        </w:rPr>
        <w:t>i</w:t>
      </w:r>
      <w:r w:rsidR="0098090B" w:rsidRPr="0098090B">
        <w:t>/</w:t>
      </w:r>
      <w:r w:rsidR="00091856">
        <w:rPr>
          <w:i/>
        </w:rPr>
        <w:t>tta</w:t>
      </w:r>
      <w:r w:rsidR="001B127A" w:rsidRPr="001B127A">
        <w:t>,</w:t>
      </w:r>
      <w:r w:rsidR="00091856">
        <w:rPr>
          <w:i/>
        </w:rPr>
        <w:t xml:space="preserve"> mies </w:t>
      </w:r>
      <w:r w:rsidR="001B127A" w:rsidRPr="001B127A">
        <w:t>:</w:t>
      </w:r>
      <w:r w:rsidR="00091856">
        <w:rPr>
          <w:i/>
        </w:rPr>
        <w:t xml:space="preserve"> miehe</w:t>
      </w:r>
      <w:r w:rsidR="0098090B" w:rsidRPr="0098090B">
        <w:t>/</w:t>
      </w:r>
      <w:r w:rsidR="00091856">
        <w:rPr>
          <w:i/>
        </w:rPr>
        <w:t xml:space="preserve">ksi </w:t>
      </w:r>
      <w:r w:rsidR="001B127A" w:rsidRPr="001B127A">
        <w:t>:</w:t>
      </w:r>
      <w:r w:rsidR="00091856">
        <w:rPr>
          <w:i/>
        </w:rPr>
        <w:t xml:space="preserve"> miehe</w:t>
      </w:r>
      <w:r w:rsidR="0098090B" w:rsidRPr="0098090B">
        <w:t>/</w:t>
      </w:r>
      <w:r w:rsidR="00091856">
        <w:rPr>
          <w:i/>
        </w:rPr>
        <w:t xml:space="preserve">ttä </w:t>
      </w:r>
      <w:r w:rsidR="001B127A" w:rsidRPr="001B127A">
        <w:t>:</w:t>
      </w:r>
      <w:r w:rsidR="00091856">
        <w:rPr>
          <w:i/>
        </w:rPr>
        <w:t xml:space="preserve"> mieh</w:t>
      </w:r>
      <w:r w:rsidR="0098090B" w:rsidRPr="0098090B">
        <w:t>/</w:t>
      </w:r>
      <w:r w:rsidR="00091856">
        <w:rPr>
          <w:i/>
        </w:rPr>
        <w:t>i</w:t>
      </w:r>
      <w:r w:rsidR="0098090B" w:rsidRPr="0098090B">
        <w:t>/</w:t>
      </w:r>
      <w:r w:rsidR="00091856">
        <w:rPr>
          <w:i/>
        </w:rPr>
        <w:t>ttä</w:t>
      </w:r>
      <w:r w:rsidR="001B127A" w:rsidRPr="001B127A">
        <w:t>,</w:t>
      </w:r>
      <w:r w:rsidR="00091856">
        <w:rPr>
          <w:i/>
        </w:rPr>
        <w:t xml:space="preserve"> sivakka </w:t>
      </w:r>
      <w:r w:rsidR="001B127A" w:rsidRPr="001B127A">
        <w:t>:</w:t>
      </w:r>
      <w:r w:rsidR="00091856">
        <w:rPr>
          <w:i/>
        </w:rPr>
        <w:t xml:space="preserve"> sivak</w:t>
      </w:r>
      <w:r w:rsidR="00722F09">
        <w:rPr>
          <w:i/>
        </w:rPr>
        <w:t>a</w:t>
      </w:r>
      <w:r w:rsidR="0098090B" w:rsidRPr="0098090B">
        <w:t>/</w:t>
      </w:r>
      <w:r w:rsidR="00722F09">
        <w:rPr>
          <w:i/>
        </w:rPr>
        <w:t xml:space="preserve">ksi </w:t>
      </w:r>
      <w:r w:rsidR="001B127A" w:rsidRPr="001B127A">
        <w:t>:</w:t>
      </w:r>
      <w:r w:rsidR="00722F09">
        <w:rPr>
          <w:i/>
        </w:rPr>
        <w:t xml:space="preserve"> sivaka</w:t>
      </w:r>
      <w:r w:rsidR="0098090B" w:rsidRPr="0098090B">
        <w:t>/</w:t>
      </w:r>
      <w:r w:rsidR="00722F09">
        <w:rPr>
          <w:i/>
        </w:rPr>
        <w:t xml:space="preserve">tta </w:t>
      </w:r>
      <w:r w:rsidR="001B127A" w:rsidRPr="001B127A">
        <w:t>:</w:t>
      </w:r>
      <w:r w:rsidR="00722F09">
        <w:rPr>
          <w:i/>
        </w:rPr>
        <w:t xml:space="preserve"> si</w:t>
      </w:r>
      <w:r w:rsidR="00091856">
        <w:rPr>
          <w:i/>
        </w:rPr>
        <w:t>vako</w:t>
      </w:r>
      <w:r w:rsidR="0098090B" w:rsidRPr="0098090B">
        <w:t>/</w:t>
      </w:r>
      <w:r w:rsidR="00091856">
        <w:rPr>
          <w:i/>
        </w:rPr>
        <w:t>i</w:t>
      </w:r>
      <w:r w:rsidR="0098090B" w:rsidRPr="0098090B">
        <w:t>/</w:t>
      </w:r>
      <w:r w:rsidR="00091856">
        <w:rPr>
          <w:i/>
        </w:rPr>
        <w:t>tta</w:t>
      </w:r>
      <w:r w:rsidR="001B127A" w:rsidRPr="001B127A">
        <w:t>,</w:t>
      </w:r>
      <w:r w:rsidR="00091856">
        <w:rPr>
          <w:i/>
        </w:rPr>
        <w:t xml:space="preserve"> </w:t>
      </w:r>
      <w:r w:rsidR="003E50FA">
        <w:rPr>
          <w:i/>
        </w:rPr>
        <w:t>ty</w:t>
      </w:r>
      <w:r w:rsidR="00BA1173" w:rsidRPr="00BA1173">
        <w:t>(</w:t>
      </w:r>
      <w:r w:rsidR="003E50FA">
        <w:rPr>
          <w:i/>
        </w:rPr>
        <w:t>t</w:t>
      </w:r>
      <w:r w:rsidR="00BA1173" w:rsidRPr="00BA1173">
        <w:t>)</w:t>
      </w:r>
      <w:r w:rsidR="003E50FA">
        <w:rPr>
          <w:i/>
        </w:rPr>
        <w:t xml:space="preserve">är </w:t>
      </w:r>
      <w:r w:rsidR="001B127A" w:rsidRPr="001B127A">
        <w:t>:</w:t>
      </w:r>
      <w:r w:rsidR="003E50FA">
        <w:rPr>
          <w:i/>
        </w:rPr>
        <w:t xml:space="preserve"> tyttäre</w:t>
      </w:r>
      <w:r w:rsidR="0098090B" w:rsidRPr="0098090B">
        <w:t>/</w:t>
      </w:r>
      <w:r w:rsidR="003E50FA">
        <w:rPr>
          <w:i/>
        </w:rPr>
        <w:t xml:space="preserve">ksi </w:t>
      </w:r>
      <w:r w:rsidR="001B127A" w:rsidRPr="001B127A">
        <w:t>:</w:t>
      </w:r>
      <w:r w:rsidR="003E50FA">
        <w:rPr>
          <w:i/>
        </w:rPr>
        <w:t xml:space="preserve"> tyttäre</w:t>
      </w:r>
      <w:r w:rsidR="0098090B" w:rsidRPr="0098090B">
        <w:t>/</w:t>
      </w:r>
      <w:r w:rsidR="003E50FA">
        <w:rPr>
          <w:i/>
        </w:rPr>
        <w:t xml:space="preserve">ttä </w:t>
      </w:r>
      <w:r w:rsidR="001B127A" w:rsidRPr="001B127A">
        <w:t>:</w:t>
      </w:r>
      <w:r w:rsidR="003E50FA">
        <w:rPr>
          <w:i/>
        </w:rPr>
        <w:t xml:space="preserve"> tyttär</w:t>
      </w:r>
      <w:r w:rsidR="0098090B" w:rsidRPr="0098090B">
        <w:t>/</w:t>
      </w:r>
      <w:r w:rsidR="003E50FA">
        <w:rPr>
          <w:i/>
        </w:rPr>
        <w:t>i</w:t>
      </w:r>
      <w:r w:rsidR="0098090B" w:rsidRPr="0098090B">
        <w:t>/</w:t>
      </w:r>
      <w:r w:rsidR="003E50FA">
        <w:rPr>
          <w:i/>
        </w:rPr>
        <w:t>ttä</w:t>
      </w:r>
      <w:r w:rsidR="001B127A" w:rsidRPr="001B127A">
        <w:t>,</w:t>
      </w:r>
      <w:r w:rsidR="003E50FA">
        <w:rPr>
          <w:i/>
        </w:rPr>
        <w:t xml:space="preserve"> ty</w:t>
      </w:r>
      <w:r w:rsidR="00722F09">
        <w:rPr>
          <w:i/>
        </w:rPr>
        <w:t xml:space="preserve">ö </w:t>
      </w:r>
      <w:r w:rsidR="001B127A" w:rsidRPr="001B127A">
        <w:t>:</w:t>
      </w:r>
      <w:r w:rsidR="00722F09">
        <w:rPr>
          <w:i/>
        </w:rPr>
        <w:t xml:space="preserve"> työ</w:t>
      </w:r>
      <w:r w:rsidR="0098090B" w:rsidRPr="0098090B">
        <w:t>/</w:t>
      </w:r>
      <w:r w:rsidR="00722F09">
        <w:rPr>
          <w:i/>
        </w:rPr>
        <w:t xml:space="preserve">ksi </w:t>
      </w:r>
      <w:r w:rsidR="001B127A" w:rsidRPr="001B127A">
        <w:t>:</w:t>
      </w:r>
      <w:r w:rsidR="00722F09">
        <w:rPr>
          <w:i/>
        </w:rPr>
        <w:t xml:space="preserve"> työ</w:t>
      </w:r>
      <w:r w:rsidR="0098090B" w:rsidRPr="0098090B">
        <w:t>/</w:t>
      </w:r>
      <w:r w:rsidR="00722F09">
        <w:rPr>
          <w:i/>
        </w:rPr>
        <w:t xml:space="preserve">ttä </w:t>
      </w:r>
      <w:r w:rsidR="001B127A" w:rsidRPr="001B127A">
        <w:t>:</w:t>
      </w:r>
      <w:r w:rsidR="003E50FA">
        <w:rPr>
          <w:i/>
        </w:rPr>
        <w:t xml:space="preserve"> tö</w:t>
      </w:r>
      <w:r w:rsidR="0098090B" w:rsidRPr="0098090B">
        <w:t>/</w:t>
      </w:r>
      <w:r w:rsidR="003E50FA">
        <w:rPr>
          <w:i/>
        </w:rPr>
        <w:t>i</w:t>
      </w:r>
      <w:r w:rsidR="0098090B" w:rsidRPr="0098090B">
        <w:t>/</w:t>
      </w:r>
      <w:r w:rsidR="003E50FA">
        <w:rPr>
          <w:i/>
        </w:rPr>
        <w:t>ttä</w:t>
      </w:r>
      <w:r w:rsidR="001B127A" w:rsidRPr="001B127A">
        <w:t>,</w:t>
      </w:r>
      <w:r w:rsidR="003E50FA">
        <w:rPr>
          <w:i/>
        </w:rPr>
        <w:t xml:space="preserve"> vaate</w:t>
      </w:r>
      <w:r w:rsidR="001B127A" w:rsidRPr="001B127A">
        <w:t>(</w:t>
      </w:r>
      <w:r w:rsidR="003E50FA">
        <w:rPr>
          <w:i/>
        </w:rPr>
        <w:t>t</w:t>
      </w:r>
      <w:r w:rsidR="001B127A" w:rsidRPr="001B127A">
        <w:t>)</w:t>
      </w:r>
      <w:r w:rsidR="003E50FA">
        <w:rPr>
          <w:i/>
        </w:rPr>
        <w:t xml:space="preserve"> </w:t>
      </w:r>
      <w:r w:rsidR="001B127A" w:rsidRPr="001B127A">
        <w:t>:</w:t>
      </w:r>
      <w:r w:rsidR="003E50FA">
        <w:rPr>
          <w:i/>
        </w:rPr>
        <w:t xml:space="preserve"> vaatthee</w:t>
      </w:r>
      <w:r w:rsidR="0098090B" w:rsidRPr="0098090B">
        <w:t>/</w:t>
      </w:r>
      <w:r w:rsidR="003E50FA">
        <w:rPr>
          <w:i/>
        </w:rPr>
        <w:t xml:space="preserve">ksi </w:t>
      </w:r>
      <w:r w:rsidR="001B127A" w:rsidRPr="001B127A">
        <w:t>:</w:t>
      </w:r>
      <w:r w:rsidR="003E50FA">
        <w:rPr>
          <w:i/>
        </w:rPr>
        <w:t xml:space="preserve"> vaatthee</w:t>
      </w:r>
      <w:r w:rsidR="0098090B" w:rsidRPr="0098090B">
        <w:t>/</w:t>
      </w:r>
      <w:r w:rsidR="003E50FA">
        <w:rPr>
          <w:i/>
        </w:rPr>
        <w:t xml:space="preserve">tta </w:t>
      </w:r>
      <w:r w:rsidR="001B127A" w:rsidRPr="001B127A">
        <w:t>:</w:t>
      </w:r>
      <w:r w:rsidR="003E50FA">
        <w:rPr>
          <w:i/>
        </w:rPr>
        <w:t xml:space="preserve"> vaatthe</w:t>
      </w:r>
      <w:r w:rsidR="0098090B" w:rsidRPr="0098090B">
        <w:t>/</w:t>
      </w:r>
      <w:r w:rsidR="003E50FA">
        <w:rPr>
          <w:i/>
        </w:rPr>
        <w:t>i</w:t>
      </w:r>
      <w:r w:rsidR="0098090B" w:rsidRPr="0098090B">
        <w:t>/</w:t>
      </w:r>
      <w:r w:rsidR="003E50FA">
        <w:rPr>
          <w:i/>
        </w:rPr>
        <w:t>tta</w:t>
      </w:r>
      <w:r w:rsidR="001B127A" w:rsidRPr="001B127A">
        <w:t>.</w:t>
      </w:r>
    </w:p>
    <w:p w14:paraId="59402246" w14:textId="716F9424" w:rsidR="00AE21C4" w:rsidRDefault="00AE21C4" w:rsidP="00542F4E">
      <w:pPr>
        <w:pStyle w:val="Overskrift4"/>
      </w:pPr>
      <w:bookmarkStart w:id="1425" w:name="_Toc311273840"/>
      <w:r>
        <w:t>Komitatiivi</w:t>
      </w:r>
      <w:bookmarkEnd w:id="1425"/>
    </w:p>
    <w:p w14:paraId="609322FC" w14:textId="68912AEE" w:rsidR="00AE21C4" w:rsidRDefault="00AE21C4" w:rsidP="00BD270B">
      <w:pPr>
        <w:pStyle w:val="Brdtekst"/>
        <w:spacing w:before="120"/>
      </w:pPr>
      <w:r w:rsidRPr="00083193">
        <w:rPr>
          <w:smallCaps/>
        </w:rPr>
        <w:t xml:space="preserve">Komitatiivi </w:t>
      </w:r>
      <w:r w:rsidR="00DF52B9">
        <w:t xml:space="preserve">meinaa ette jollaki oon jotaki myötä. Se </w:t>
      </w:r>
      <w:r w:rsidR="00AF340E">
        <w:t>oon siinä omituinen kaasus, ette siitä ei ole olemassa erittäin singulaarii ja pluraalii, mutta pluraalin</w:t>
      </w:r>
      <w:r w:rsidR="00FA51BA">
        <w:t>näköinen</w:t>
      </w:r>
      <w:r w:rsidR="00AF340E">
        <w:t xml:space="preserve"> haamu toimii </w:t>
      </w:r>
      <w:r w:rsidR="00DF52B9">
        <w:t xml:space="preserve">sekä singulaarin </w:t>
      </w:r>
      <w:r w:rsidR="0075485B">
        <w:t>(</w:t>
      </w:r>
      <w:r w:rsidR="00DF52B9">
        <w:t xml:space="preserve">1) ette pluraalin </w:t>
      </w:r>
      <w:r w:rsidR="0075485B">
        <w:t>(</w:t>
      </w:r>
      <w:r w:rsidR="00DF52B9">
        <w:t>2, 3) funksuunissa</w:t>
      </w:r>
      <w:r w:rsidR="00AF340E">
        <w:t>. Esimerkkii</w:t>
      </w:r>
      <w:r w:rsidR="00DF52B9">
        <w:t>:</w:t>
      </w:r>
    </w:p>
    <w:p w14:paraId="4AFA629A" w14:textId="5017B26C" w:rsidR="00DF52B9" w:rsidRDefault="0075485B" w:rsidP="00BD270B">
      <w:pPr>
        <w:pStyle w:val="Brdtekst"/>
        <w:spacing w:before="120"/>
      </w:pPr>
      <w:r>
        <w:t>(</w:t>
      </w:r>
      <w:r w:rsidR="00DF52B9">
        <w:t xml:space="preserve">1) Liisa tuli kylästelemhään </w:t>
      </w:r>
      <w:r w:rsidR="00DF52B9" w:rsidRPr="003A02A3">
        <w:rPr>
          <w:i/>
        </w:rPr>
        <w:t>miehinens</w:t>
      </w:r>
      <w:r w:rsidR="00DF52B9">
        <w:t>ä.</w:t>
      </w:r>
    </w:p>
    <w:p w14:paraId="57E17B11" w14:textId="60A3AF7D" w:rsidR="00DF52B9" w:rsidRDefault="0075485B" w:rsidP="00BD270B">
      <w:pPr>
        <w:pStyle w:val="Brdtekst"/>
        <w:spacing w:before="120"/>
      </w:pPr>
      <w:r>
        <w:t>(</w:t>
      </w:r>
      <w:r w:rsidR="00DF52B9">
        <w:t>2) Kentälä seisoi hevo</w:t>
      </w:r>
      <w:r>
        <w:t>(</w:t>
      </w:r>
      <w:r w:rsidR="00DF52B9">
        <w:t xml:space="preserve">i)nen </w:t>
      </w:r>
      <w:r w:rsidR="00DF52B9" w:rsidRPr="003A02A3">
        <w:rPr>
          <w:i/>
        </w:rPr>
        <w:t>neuvoinensa</w:t>
      </w:r>
      <w:r w:rsidR="00DF52B9">
        <w:t>.</w:t>
      </w:r>
    </w:p>
    <w:p w14:paraId="608B5FF0" w14:textId="71AC76AA" w:rsidR="00DF52B9" w:rsidRDefault="0075485B" w:rsidP="00BD270B">
      <w:pPr>
        <w:pStyle w:val="Brdtekst"/>
        <w:spacing w:before="120"/>
      </w:pPr>
      <w:r>
        <w:t>(</w:t>
      </w:r>
      <w:r w:rsidR="00DF52B9">
        <w:t xml:space="preserve">3) Mie kiskoin kukkaset ylös </w:t>
      </w:r>
      <w:r w:rsidR="00DF52B9" w:rsidRPr="003A02A3">
        <w:rPr>
          <w:i/>
        </w:rPr>
        <w:t>juurinensa</w:t>
      </w:r>
      <w:r w:rsidR="00DF52B9">
        <w:t>.</w:t>
      </w:r>
    </w:p>
    <w:p w14:paraId="421947B7" w14:textId="6E7D8EAA" w:rsidR="00DF52B9" w:rsidRDefault="00DF52B9" w:rsidP="00BD270B">
      <w:pPr>
        <w:pStyle w:val="Brdtekst"/>
        <w:spacing w:before="120"/>
      </w:pPr>
      <w:r>
        <w:t>Komitatiivissa oon aina myötä possessiivisuffiksi, mutta ensimäisen tahi toisen persoonan suffiksi</w:t>
      </w:r>
      <w:r w:rsidR="00AE168A">
        <w:t>i ei sen</w:t>
      </w:r>
      <w:r>
        <w:t xml:space="preserve"> kans juurikhaan käytetä.</w:t>
      </w:r>
      <w:r w:rsidR="00AE168A">
        <w:t xml:space="preserve"> Komitatiivii käyte</w:t>
      </w:r>
      <w:r w:rsidR="002A6688">
        <w:t>t</w:t>
      </w:r>
      <w:r w:rsidR="00AE168A">
        <w:t>hään sitte melkhein tyhä kolmanesta persoonasta.</w:t>
      </w:r>
      <w:r w:rsidR="00B22EA0">
        <w:t xml:space="preserve"> (Possessiivisuffiksiista katto </w:t>
      </w:r>
      <w:r w:rsidR="00722F09">
        <w:t xml:space="preserve">alta </w:t>
      </w:r>
      <w:r w:rsidR="00B22EA0">
        <w:t>kohđasta 5.4.)</w:t>
      </w:r>
    </w:p>
    <w:p w14:paraId="645A6783" w14:textId="7EB3EB55" w:rsidR="00DF52B9" w:rsidRDefault="00D5590B" w:rsidP="00BD270B">
      <w:pPr>
        <w:pStyle w:val="Brdtekst"/>
        <w:spacing w:before="120"/>
      </w:pPr>
      <w:r>
        <w:t>Komitatiivi</w:t>
      </w:r>
      <w:r w:rsidR="00DF52B9">
        <w:t xml:space="preserve"> oon </w:t>
      </w:r>
      <w:r w:rsidR="000960E5">
        <w:t xml:space="preserve">ylipäänsä </w:t>
      </w:r>
      <w:r w:rsidR="00DF52B9">
        <w:t>vielä harvinaisempi käytössä ko abessiivi, ja sillä sitä ei saata pittää</w:t>
      </w:r>
      <w:r w:rsidR="00B20201">
        <w:t>t</w:t>
      </w:r>
      <w:r w:rsidR="00DF52B9">
        <w:t xml:space="preserve"> tođesta produktiivisena kaasuksena. </w:t>
      </w:r>
      <w:r w:rsidR="00A05106">
        <w:t xml:space="preserve">Komitatiivihaamun saattaa aina korvata </w:t>
      </w:r>
      <w:r w:rsidR="00551E45">
        <w:t>genitiivi + kans -adposisuunifraasila (4). Teoriissa komitatiivin</w:t>
      </w:r>
      <w:r w:rsidR="00DF52B9">
        <w:t xml:space="preserve"> kuitenki saattaa haamustaat mistä tahansa nomenista.</w:t>
      </w:r>
    </w:p>
    <w:p w14:paraId="37A16B91" w14:textId="424C3346" w:rsidR="006609D2" w:rsidRPr="00A95D68" w:rsidRDefault="00B20201" w:rsidP="00BD270B">
      <w:pPr>
        <w:pStyle w:val="Brdtekst"/>
        <w:spacing w:before="120"/>
      </w:pPr>
      <w:r>
        <w:t>(4) Mie kis</w:t>
      </w:r>
      <w:r w:rsidR="006609D2">
        <w:t>koin kukkaset ylös [</w:t>
      </w:r>
      <w:r w:rsidR="006609D2" w:rsidRPr="006609D2">
        <w:rPr>
          <w:i/>
        </w:rPr>
        <w:t xml:space="preserve">juuriin </w:t>
      </w:r>
      <w:r w:rsidR="00BA1173" w:rsidRPr="00BA1173">
        <w:t>~</w:t>
      </w:r>
      <w:r w:rsidR="006609D2" w:rsidRPr="006609D2">
        <w:rPr>
          <w:i/>
        </w:rPr>
        <w:t xml:space="preserve"> juuritten kans</w:t>
      </w:r>
      <w:r w:rsidR="006609D2">
        <w:t>].</w:t>
      </w:r>
    </w:p>
    <w:p w14:paraId="66C9F5E1" w14:textId="77777777" w:rsidR="00B30251" w:rsidRPr="00A95D68" w:rsidRDefault="00B30251" w:rsidP="00BD2A19">
      <w:pPr>
        <w:pStyle w:val="Overskrift2"/>
      </w:pPr>
      <w:bookmarkStart w:id="1426" w:name="_Possessiivisuffiksit"/>
      <w:bookmarkStart w:id="1427" w:name="_Toc198266962"/>
      <w:bookmarkStart w:id="1428" w:name="_Toc209168714"/>
      <w:bookmarkStart w:id="1429" w:name="_Toc241129321"/>
      <w:bookmarkStart w:id="1430" w:name="_Toc311273841"/>
      <w:bookmarkEnd w:id="1374"/>
      <w:bookmarkEnd w:id="1375"/>
      <w:bookmarkEnd w:id="1426"/>
      <w:r w:rsidRPr="00A95D68">
        <w:t>Possessiivisuffiksit</w:t>
      </w:r>
      <w:bookmarkEnd w:id="1427"/>
      <w:bookmarkEnd w:id="1428"/>
      <w:bookmarkEnd w:id="1429"/>
      <w:bookmarkEnd w:id="1430"/>
    </w:p>
    <w:p w14:paraId="02055B67" w14:textId="72BFCE26" w:rsidR="00B30251" w:rsidRPr="00A95D68" w:rsidRDefault="00B30251" w:rsidP="00BD2A19">
      <w:pPr>
        <w:spacing w:before="120" w:after="120"/>
      </w:pPr>
      <w:r w:rsidRPr="00083193">
        <w:rPr>
          <w:smallCaps/>
        </w:rPr>
        <w:t>Possessiivisuffiksit</w:t>
      </w:r>
      <w:r w:rsidRPr="00A95D68">
        <w:t xml:space="preserve"> oon suffiksiita, mikkä saatethaan lisätä nomenhiin. Niilä ilmoitethaan kenelä jotaki oon tahi kenele jotaki kuuluu, tahi ette joku assii si</w:t>
      </w:r>
      <w:r w:rsidRPr="00A95D68">
        <w:rPr>
          <w:lang w:val="en-US"/>
        </w:rPr>
        <w:t>đ</w:t>
      </w:r>
      <w:r w:rsidRPr="00A95D68">
        <w:t>othaan syntaktin subjekthiin, muutamisti kans objekthiin. Net panhaan sanhaan muitten suffiksiitt</w:t>
      </w:r>
      <w:r w:rsidR="00F97661">
        <w:t xml:space="preserve">en </w:t>
      </w:r>
      <w:r w:rsidR="000B0374">
        <w:t>pörhään</w:t>
      </w:r>
      <w:r w:rsidR="00F97661">
        <w:t>; enkliitit kuitenki tulhaan vielä näittenki pö</w:t>
      </w:r>
      <w:r w:rsidRPr="00A95D68">
        <w:t>rhään.</w:t>
      </w:r>
    </w:p>
    <w:p w14:paraId="0F67006C" w14:textId="59B83E40" w:rsidR="00B30251" w:rsidRPr="00A95D68" w:rsidRDefault="00B30251" w:rsidP="00BD2A19">
      <w:pPr>
        <w:spacing w:before="120" w:after="120"/>
      </w:pPr>
      <w:r w:rsidRPr="00A95D68">
        <w:t xml:space="preserve">Possessiivisuffiksiila oon samat persoonat ko verbiiläki niitten </w:t>
      </w:r>
      <w:r w:rsidR="00AD0613">
        <w:t>finit</w:t>
      </w:r>
      <w:r w:rsidRPr="00A95D68">
        <w:t xml:space="preserve">tisessä taivutuksessa, eli singulaarin ensimäinen, toinen ja kolmas persoona ja pluraalin ensimäinen, toinen ja kolmas persoona. Singulaarin ja pluraalin </w:t>
      </w:r>
      <w:r w:rsidR="00B20201">
        <w:t>kolmanet persoonat oon kuitenki</w:t>
      </w:r>
      <w:r w:rsidRPr="00A95D68">
        <w:t xml:space="preserve"> samanlaiset. Kainun possessiivisuffiksit oon</w:t>
      </w:r>
      <w:r w:rsidR="00D612E7">
        <w:t xml:space="preserve"> seuraavat:</w:t>
      </w:r>
    </w:p>
    <w:p w14:paraId="7D87EFAB" w14:textId="39A3D265" w:rsidR="00B30251" w:rsidRPr="00A95D68" w:rsidRDefault="008F0B49" w:rsidP="00EF338F">
      <w:pPr>
        <w:pStyle w:val="Undertittel"/>
      </w:pPr>
      <w:bookmarkStart w:id="1431" w:name="_Toc241129322"/>
      <w:bookmarkStart w:id="1432" w:name="_Toc311273842"/>
      <w:r w:rsidRPr="00514584">
        <w:t>Tabeli</w:t>
      </w:r>
      <w:r w:rsidR="002720D6">
        <w:t xml:space="preserve"> 20</w:t>
      </w:r>
      <w:r w:rsidR="00B30251" w:rsidRPr="00514584">
        <w:t>:</w:t>
      </w:r>
      <w:r w:rsidR="00B30251" w:rsidRPr="00A95D68">
        <w:t xml:space="preserve"> Possessiivisuffiksit</w:t>
      </w:r>
      <w:bookmarkEnd w:id="1431"/>
      <w:bookmarkEnd w:id="14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23"/>
        <w:gridCol w:w="1203"/>
        <w:gridCol w:w="963"/>
      </w:tblGrid>
      <w:tr w:rsidR="00B30251" w:rsidRPr="00A95D68" w14:paraId="73339428" w14:textId="77777777" w:rsidTr="0076077D">
        <w:tc>
          <w:tcPr>
            <w:tcW w:w="0" w:type="auto"/>
          </w:tcPr>
          <w:p w14:paraId="63027B6A" w14:textId="010771D8" w:rsidR="00B30251" w:rsidRPr="00A95D68" w:rsidRDefault="009A1129" w:rsidP="002D01A2">
            <w:pPr>
              <w:spacing w:before="20" w:after="20"/>
            </w:pPr>
            <w:r>
              <w:t>Persoona</w:t>
            </w:r>
          </w:p>
        </w:tc>
        <w:tc>
          <w:tcPr>
            <w:tcW w:w="0" w:type="auto"/>
          </w:tcPr>
          <w:p w14:paraId="71457AEE" w14:textId="77777777" w:rsidR="00B30251" w:rsidRPr="00A95D68" w:rsidRDefault="00B30251" w:rsidP="002D01A2">
            <w:pPr>
              <w:spacing w:before="20" w:after="20"/>
            </w:pPr>
            <w:r w:rsidRPr="00A95D68">
              <w:t>Singulaari</w:t>
            </w:r>
          </w:p>
        </w:tc>
        <w:tc>
          <w:tcPr>
            <w:tcW w:w="0" w:type="auto"/>
          </w:tcPr>
          <w:p w14:paraId="1189EC1B" w14:textId="77777777" w:rsidR="00B30251" w:rsidRPr="00A95D68" w:rsidRDefault="00B30251" w:rsidP="002D01A2">
            <w:pPr>
              <w:spacing w:before="20" w:after="20"/>
            </w:pPr>
            <w:r w:rsidRPr="00A95D68">
              <w:t>Pluraali</w:t>
            </w:r>
          </w:p>
        </w:tc>
      </w:tr>
      <w:tr w:rsidR="00B30251" w:rsidRPr="00A95D68" w14:paraId="3EBA7695" w14:textId="77777777" w:rsidTr="0076077D">
        <w:tc>
          <w:tcPr>
            <w:tcW w:w="0" w:type="auto"/>
          </w:tcPr>
          <w:p w14:paraId="1CC7C642" w14:textId="77777777" w:rsidR="00B30251" w:rsidRPr="00A95D68" w:rsidRDefault="00B30251" w:rsidP="002D01A2">
            <w:pPr>
              <w:spacing w:before="20" w:after="20"/>
            </w:pPr>
            <w:r w:rsidRPr="00A95D68">
              <w:t>1. persoona</w:t>
            </w:r>
          </w:p>
        </w:tc>
        <w:tc>
          <w:tcPr>
            <w:tcW w:w="0" w:type="auto"/>
          </w:tcPr>
          <w:p w14:paraId="370D920B" w14:textId="2E85EC1D" w:rsidR="00B30251" w:rsidRPr="008F0B49" w:rsidRDefault="00A83669" w:rsidP="002D01A2">
            <w:pPr>
              <w:spacing w:before="20" w:after="20"/>
              <w:rPr>
                <w:i/>
              </w:rPr>
            </w:pPr>
            <w:r w:rsidRPr="00A83669">
              <w:t>(</w:t>
            </w:r>
            <w:r w:rsidR="004806D5">
              <w:rPr>
                <w:i/>
              </w:rPr>
              <w:t>n</w:t>
            </w:r>
            <w:r w:rsidRPr="00A83669">
              <w:t>)</w:t>
            </w:r>
            <w:r w:rsidR="00B30251" w:rsidRPr="008F0B49">
              <w:rPr>
                <w:i/>
              </w:rPr>
              <w:t>ni</w:t>
            </w:r>
          </w:p>
        </w:tc>
        <w:tc>
          <w:tcPr>
            <w:tcW w:w="0" w:type="auto"/>
          </w:tcPr>
          <w:p w14:paraId="1EA86F17" w14:textId="12A3685B" w:rsidR="00B30251" w:rsidRPr="008F0B49" w:rsidRDefault="0075485B" w:rsidP="002D01A2">
            <w:pPr>
              <w:spacing w:before="20" w:after="20"/>
              <w:rPr>
                <w:i/>
              </w:rPr>
            </w:pPr>
            <w:r w:rsidRPr="0075485B">
              <w:t>(</w:t>
            </w:r>
            <w:r w:rsidR="00B30251" w:rsidRPr="008F0B49">
              <w:rPr>
                <w:i/>
              </w:rPr>
              <w:t>m</w:t>
            </w:r>
            <w:r w:rsidRPr="0075485B">
              <w:t>)</w:t>
            </w:r>
            <w:r w:rsidR="00B30251" w:rsidRPr="008F0B49">
              <w:rPr>
                <w:i/>
              </w:rPr>
              <w:t>mA</w:t>
            </w:r>
          </w:p>
        </w:tc>
      </w:tr>
      <w:tr w:rsidR="00B30251" w:rsidRPr="00A95D68" w14:paraId="13756A87" w14:textId="77777777" w:rsidTr="0076077D">
        <w:tc>
          <w:tcPr>
            <w:tcW w:w="0" w:type="auto"/>
          </w:tcPr>
          <w:p w14:paraId="126418EF" w14:textId="77777777" w:rsidR="00B30251" w:rsidRPr="00A95D68" w:rsidRDefault="00B30251" w:rsidP="002D01A2">
            <w:pPr>
              <w:spacing w:before="20" w:after="20"/>
            </w:pPr>
            <w:r w:rsidRPr="00A95D68">
              <w:t>2. persoona</w:t>
            </w:r>
          </w:p>
        </w:tc>
        <w:tc>
          <w:tcPr>
            <w:tcW w:w="0" w:type="auto"/>
          </w:tcPr>
          <w:p w14:paraId="251D4465" w14:textId="77777777" w:rsidR="00B30251" w:rsidRPr="008F0B49" w:rsidRDefault="00B30251" w:rsidP="002D01A2">
            <w:pPr>
              <w:spacing w:before="20" w:after="20"/>
              <w:rPr>
                <w:i/>
              </w:rPr>
            </w:pPr>
            <w:r w:rsidRPr="008F0B49">
              <w:rPr>
                <w:i/>
              </w:rPr>
              <w:t>sti</w:t>
            </w:r>
          </w:p>
        </w:tc>
        <w:tc>
          <w:tcPr>
            <w:tcW w:w="0" w:type="auto"/>
          </w:tcPr>
          <w:p w14:paraId="6ED599AD" w14:textId="3CC465D6" w:rsidR="00B30251" w:rsidRPr="008F0B49" w:rsidRDefault="0075485B" w:rsidP="002D01A2">
            <w:pPr>
              <w:spacing w:before="20" w:after="20"/>
              <w:rPr>
                <w:i/>
              </w:rPr>
            </w:pPr>
            <w:r w:rsidRPr="0075485B">
              <w:t>(</w:t>
            </w:r>
            <w:r w:rsidR="00B30251" w:rsidRPr="008F0B49">
              <w:rPr>
                <w:i/>
              </w:rPr>
              <w:t>n</w:t>
            </w:r>
            <w:r w:rsidRPr="0075485B">
              <w:t>)</w:t>
            </w:r>
            <w:r w:rsidR="00B30251" w:rsidRPr="008F0B49">
              <w:rPr>
                <w:i/>
              </w:rPr>
              <w:t>nA</w:t>
            </w:r>
          </w:p>
        </w:tc>
      </w:tr>
      <w:tr w:rsidR="00B30251" w:rsidRPr="00A95D68" w14:paraId="2CBADCA7" w14:textId="77777777" w:rsidTr="0076077D">
        <w:tc>
          <w:tcPr>
            <w:tcW w:w="0" w:type="auto"/>
          </w:tcPr>
          <w:p w14:paraId="1A846715" w14:textId="77777777" w:rsidR="00B30251" w:rsidRPr="00A95D68" w:rsidRDefault="00B30251" w:rsidP="002D01A2">
            <w:pPr>
              <w:spacing w:before="20" w:after="20"/>
            </w:pPr>
            <w:r w:rsidRPr="00A95D68">
              <w:t>3. persoona</w:t>
            </w:r>
          </w:p>
        </w:tc>
        <w:tc>
          <w:tcPr>
            <w:tcW w:w="0" w:type="auto"/>
          </w:tcPr>
          <w:p w14:paraId="64734048" w14:textId="77777777" w:rsidR="00B30251" w:rsidRPr="008F0B49" w:rsidRDefault="00B30251" w:rsidP="002D01A2">
            <w:pPr>
              <w:spacing w:before="20" w:after="20"/>
              <w:rPr>
                <w:i/>
              </w:rPr>
            </w:pPr>
            <w:r w:rsidRPr="008F0B49">
              <w:rPr>
                <w:i/>
              </w:rPr>
              <w:t>nsA</w:t>
            </w:r>
          </w:p>
        </w:tc>
        <w:tc>
          <w:tcPr>
            <w:tcW w:w="0" w:type="auto"/>
          </w:tcPr>
          <w:p w14:paraId="3475F814" w14:textId="77777777" w:rsidR="00B30251" w:rsidRPr="008F0B49" w:rsidRDefault="00B30251" w:rsidP="002D01A2">
            <w:pPr>
              <w:spacing w:before="20" w:after="20"/>
              <w:rPr>
                <w:i/>
              </w:rPr>
            </w:pPr>
            <w:r w:rsidRPr="008F0B49">
              <w:rPr>
                <w:i/>
              </w:rPr>
              <w:t>nsA</w:t>
            </w:r>
          </w:p>
        </w:tc>
      </w:tr>
    </w:tbl>
    <w:p w14:paraId="15906EC0" w14:textId="064AB461" w:rsidR="00CE4B64" w:rsidRPr="00CE4B64" w:rsidRDefault="00CE4B64" w:rsidP="00BD2A19">
      <w:pPr>
        <w:spacing w:before="120" w:after="120"/>
      </w:pPr>
      <w:r>
        <w:t xml:space="preserve">Possessiivisuffiksit </w:t>
      </w:r>
      <w:r w:rsidR="00A83669" w:rsidRPr="00A83669">
        <w:t>(</w:t>
      </w:r>
      <w:r>
        <w:rPr>
          <w:i/>
        </w:rPr>
        <w:t>n</w:t>
      </w:r>
      <w:r w:rsidR="00A83669" w:rsidRPr="00A83669">
        <w:t>)</w:t>
      </w:r>
      <w:r>
        <w:rPr>
          <w:i/>
        </w:rPr>
        <w:t>ni</w:t>
      </w:r>
      <w:r>
        <w:t xml:space="preserve">, </w:t>
      </w:r>
      <w:r w:rsidR="00A83669" w:rsidRPr="00A83669">
        <w:t>(</w:t>
      </w:r>
      <w:r>
        <w:rPr>
          <w:i/>
        </w:rPr>
        <w:t>m</w:t>
      </w:r>
      <w:r w:rsidR="00A83669" w:rsidRPr="00A83669">
        <w:t>)</w:t>
      </w:r>
      <w:r>
        <w:rPr>
          <w:i/>
        </w:rPr>
        <w:t xml:space="preserve">mA </w:t>
      </w:r>
      <w:r>
        <w:t xml:space="preserve">ja </w:t>
      </w:r>
      <w:r w:rsidR="00A83669" w:rsidRPr="00A83669">
        <w:t>(</w:t>
      </w:r>
      <w:r>
        <w:rPr>
          <w:i/>
        </w:rPr>
        <w:t>n</w:t>
      </w:r>
      <w:r w:rsidR="00A83669" w:rsidRPr="00A83669">
        <w:t>)</w:t>
      </w:r>
      <w:r>
        <w:rPr>
          <w:i/>
        </w:rPr>
        <w:t xml:space="preserve">nA </w:t>
      </w:r>
      <w:r>
        <w:t xml:space="preserve">seurathaan </w:t>
      </w:r>
      <w:r w:rsidRPr="00CE4B64">
        <w:t xml:space="preserve">äänelisten </w:t>
      </w:r>
      <w:r>
        <w:t>konsonantiitten tavalista pittuusreekelii (katto kohđasta 3.1.2).</w:t>
      </w:r>
      <w:ins w:id="1433" w:author="Information Services" w:date="2015-11-20T19:01:00Z">
        <w:r w:rsidR="002430A6">
          <w:t xml:space="preserve"> Esimerkkii (1–4):</w:t>
        </w:r>
      </w:ins>
    </w:p>
    <w:p w14:paraId="22320969" w14:textId="73FF2C5A" w:rsidR="00F904D4" w:rsidDel="0093726D" w:rsidRDefault="0093726D" w:rsidP="00BD2A19">
      <w:pPr>
        <w:spacing w:before="120" w:after="120"/>
        <w:rPr>
          <w:del w:id="1434" w:author="Information Services" w:date="2015-11-20T18:41:00Z"/>
        </w:rPr>
      </w:pPr>
      <w:ins w:id="1435" w:author="Information Services" w:date="2015-11-20T18:41:00Z">
        <w:r w:rsidRPr="00A95D68" w:rsidDel="0093726D">
          <w:t xml:space="preserve"> </w:t>
        </w:r>
      </w:ins>
      <w:del w:id="1436" w:author="Information Services" w:date="2015-11-20T18:41:00Z">
        <w:r w:rsidR="00B30251" w:rsidRPr="00A95D68" w:rsidDel="0093726D">
          <w:delText xml:space="preserve">Suomen kirjakielessä oon tavalinen, ette omistaajaa </w:delText>
        </w:r>
        <w:r w:rsidR="00A12170" w:rsidDel="0093726D">
          <w:delText>tahi sitä kenele jotaki jollaki tavala kuuluu</w:delText>
        </w:r>
        <w:r w:rsidR="00B30251" w:rsidRPr="00A95D68" w:rsidDel="0093726D">
          <w:delText xml:space="preserve"> osoitethaan pos</w:delText>
        </w:r>
        <w:r w:rsidR="00B3562F" w:rsidDel="0093726D">
          <w:delText>s</w:delText>
        </w:r>
        <w:r w:rsidR="001C2FED" w:rsidDel="0093726D">
          <w:delText>essiivisuffiksil</w:delText>
        </w:r>
        <w:r w:rsidR="00B30251" w:rsidRPr="00A95D68" w:rsidDel="0093726D">
          <w:delText>la</w:delText>
        </w:r>
        <w:r w:rsidR="00A12170" w:rsidDel="0093726D">
          <w:delText xml:space="preserve"> </w:delText>
        </w:r>
        <w:r w:rsidR="0075485B" w:rsidDel="0093726D">
          <w:delText>(</w:delText>
        </w:r>
        <w:r w:rsidR="00A12170" w:rsidDel="0093726D">
          <w:delText>1–4</w:delText>
        </w:r>
        <w:r w:rsidR="00135A11" w:rsidDel="0093726D">
          <w:delText>)</w:delText>
        </w:r>
        <w:r w:rsidR="00F904D4" w:rsidDel="0093726D">
          <w:delText>.</w:delText>
        </w:r>
      </w:del>
    </w:p>
    <w:p w14:paraId="4A25B510" w14:textId="2295A6F5" w:rsidR="00765226" w:rsidRPr="00A36FAD" w:rsidRDefault="00765226" w:rsidP="00CC411B">
      <w:pPr>
        <w:spacing w:before="120" w:after="120"/>
        <w:rPr>
          <w:ins w:id="1437" w:author="Information Services" w:date="2015-11-20T18:55:00Z"/>
          <w:i/>
        </w:rPr>
      </w:pPr>
      <w:ins w:id="1438" w:author="Information Services" w:date="2015-11-20T18:55:00Z">
        <w:r>
          <w:t>(1) Tämä oon [minun koti</w:t>
        </w:r>
        <w:r>
          <w:rPr>
            <w:i/>
          </w:rPr>
          <w:t>ni</w:t>
        </w:r>
        <w:r>
          <w:t>]</w:t>
        </w:r>
        <w:r w:rsidRPr="00A36FAD">
          <w:t xml:space="preserve"> /</w:t>
        </w:r>
        <w:r>
          <w:t xml:space="preserve"> [</w:t>
        </w:r>
        <w:r>
          <w:rPr>
            <w:i/>
          </w:rPr>
          <w:t>meiđän</w:t>
        </w:r>
      </w:ins>
      <w:ins w:id="1439" w:author="Information Services" w:date="2015-11-20T18:59:00Z">
        <w:r>
          <w:rPr>
            <w:i/>
          </w:rPr>
          <w:t xml:space="preserve"> ~ </w:t>
        </w:r>
      </w:ins>
      <w:ins w:id="1440" w:author="Information Services" w:date="2015-11-20T18:55:00Z">
        <w:r>
          <w:rPr>
            <w:i/>
          </w:rPr>
          <w:t>meän</w:t>
        </w:r>
        <w:r>
          <w:t xml:space="preserve"> koti</w:t>
        </w:r>
        <w:r>
          <w:rPr>
            <w:i/>
          </w:rPr>
          <w:t>ma</w:t>
        </w:r>
        <w:r>
          <w:t>]</w:t>
        </w:r>
        <w:r>
          <w:rPr>
            <w:i/>
          </w:rPr>
          <w:t>.</w:t>
        </w:r>
      </w:ins>
    </w:p>
    <w:p w14:paraId="23A01350" w14:textId="3772721F" w:rsidR="00765226" w:rsidRPr="00C52001" w:rsidRDefault="00765226" w:rsidP="00CC411B">
      <w:pPr>
        <w:spacing w:before="120" w:after="120"/>
        <w:rPr>
          <w:ins w:id="1441" w:author="Information Services" w:date="2015-11-20T18:55:00Z"/>
        </w:rPr>
      </w:pPr>
      <w:ins w:id="1442" w:author="Information Services" w:date="2015-11-20T18:55:00Z">
        <w:r>
          <w:t xml:space="preserve">(2) </w:t>
        </w:r>
        <w:r w:rsidRPr="00A95D68">
          <w:t>Se</w:t>
        </w:r>
        <w:r>
          <w:t xml:space="preserve"> on [</w:t>
        </w:r>
        <w:r w:rsidRPr="00A95D68">
          <w:t>sinun kirja</w:t>
        </w:r>
        <w:r w:rsidRPr="008F0B49">
          <w:rPr>
            <w:i/>
          </w:rPr>
          <w:t>s</w:t>
        </w:r>
        <w:r>
          <w:rPr>
            <w:i/>
          </w:rPr>
          <w:t>t</w:t>
        </w:r>
        <w:r w:rsidRPr="008F0B49">
          <w:rPr>
            <w:i/>
          </w:rPr>
          <w:t>i</w:t>
        </w:r>
        <w:r>
          <w:t>]</w:t>
        </w:r>
        <w:r w:rsidRPr="00A95D68">
          <w:t xml:space="preserve"> / </w:t>
        </w:r>
        <w:r>
          <w:t>[teiđ</w:t>
        </w:r>
        <w:r w:rsidRPr="00A95D68">
          <w:t>än</w:t>
        </w:r>
      </w:ins>
      <w:ins w:id="1443" w:author="Information Services" w:date="2015-11-20T18:59:00Z">
        <w:r>
          <w:t xml:space="preserve"> ~ </w:t>
        </w:r>
      </w:ins>
      <w:ins w:id="1444" w:author="Information Services" w:date="2015-11-20T18:55:00Z">
        <w:r>
          <w:rPr>
            <w:i/>
          </w:rPr>
          <w:t>teän</w:t>
        </w:r>
        <w:r w:rsidRPr="00A95D68">
          <w:t xml:space="preserve"> kirja</w:t>
        </w:r>
        <w:r w:rsidRPr="008F0B49">
          <w:rPr>
            <w:i/>
          </w:rPr>
          <w:t>n</w:t>
        </w:r>
        <w:r>
          <w:rPr>
            <w:i/>
          </w:rPr>
          <w:t>a</w:t>
        </w:r>
        <w:r>
          <w:t>]</w:t>
        </w:r>
        <w:r w:rsidRPr="00A95D68">
          <w:t>.</w:t>
        </w:r>
      </w:ins>
    </w:p>
    <w:p w14:paraId="4F119823" w14:textId="7D97DB97" w:rsidR="00765226" w:rsidRPr="00C52001" w:rsidRDefault="00765226" w:rsidP="00CC411B">
      <w:pPr>
        <w:spacing w:before="120" w:after="120"/>
        <w:rPr>
          <w:ins w:id="1445" w:author="Information Services" w:date="2015-11-20T18:55:00Z"/>
        </w:rPr>
      </w:pPr>
      <w:ins w:id="1446" w:author="Information Services" w:date="2015-11-20T18:55:00Z">
        <w:r>
          <w:t xml:space="preserve">(3) </w:t>
        </w:r>
        <w:r w:rsidRPr="00A95D68">
          <w:t>Tuo</w:t>
        </w:r>
        <w:r>
          <w:t xml:space="preserve"> on [</w:t>
        </w:r>
        <w:r w:rsidRPr="00A95D68">
          <w:t>hänen talo</w:t>
        </w:r>
        <w:r w:rsidRPr="008F0B49">
          <w:rPr>
            <w:i/>
          </w:rPr>
          <w:t>nsa</w:t>
        </w:r>
        <w:r>
          <w:t>]</w:t>
        </w:r>
        <w:r w:rsidRPr="00A95D68">
          <w:t xml:space="preserve"> / </w:t>
        </w:r>
        <w:r>
          <w:t>[heiđ</w:t>
        </w:r>
        <w:r w:rsidRPr="00A95D68">
          <w:t>än</w:t>
        </w:r>
        <w:r>
          <w:t xml:space="preserve"> </w:t>
        </w:r>
      </w:ins>
      <w:ins w:id="1447" w:author="Information Services" w:date="2015-11-20T18:59:00Z">
        <w:r>
          <w:t xml:space="preserve">~ </w:t>
        </w:r>
      </w:ins>
      <w:ins w:id="1448" w:author="Information Services" w:date="2015-11-20T18:55:00Z">
        <w:r>
          <w:t>heän</w:t>
        </w:r>
        <w:r w:rsidRPr="00A95D68">
          <w:t xml:space="preserve"> talo</w:t>
        </w:r>
        <w:r w:rsidRPr="008F0B49">
          <w:rPr>
            <w:i/>
          </w:rPr>
          <w:t>nsa</w:t>
        </w:r>
        <w:r>
          <w:t>]</w:t>
        </w:r>
        <w:r w:rsidRPr="00A95D68">
          <w:t>.</w:t>
        </w:r>
      </w:ins>
    </w:p>
    <w:p w14:paraId="034F5702" w14:textId="26892523" w:rsidR="00B30251" w:rsidRPr="00A95D68" w:rsidDel="00765226" w:rsidRDefault="00765226" w:rsidP="00BD2A19">
      <w:pPr>
        <w:spacing w:before="120" w:after="120"/>
        <w:rPr>
          <w:del w:id="1449" w:author="Information Services" w:date="2015-11-20T18:55:00Z"/>
        </w:rPr>
      </w:pPr>
      <w:ins w:id="1450" w:author="Information Services" w:date="2015-11-20T18:55:00Z">
        <w:r w:rsidDel="00765226">
          <w:t xml:space="preserve"> </w:t>
        </w:r>
      </w:ins>
      <w:del w:id="1451" w:author="Information Services" w:date="2015-11-20T18:55:00Z">
        <w:r w:rsidR="0075485B" w:rsidDel="00765226">
          <w:delText>(</w:delText>
        </w:r>
        <w:r w:rsidR="008F0B49" w:rsidDel="00765226">
          <w:delText xml:space="preserve">1) </w:delText>
        </w:r>
        <w:r w:rsidR="00B30251" w:rsidRPr="00A95D68" w:rsidDel="00765226">
          <w:delText>Tämä</w:delText>
        </w:r>
        <w:r w:rsidR="00246D97" w:rsidDel="00765226">
          <w:delText xml:space="preserve"> o</w:delText>
        </w:r>
        <w:r w:rsidR="00491195" w:rsidDel="00765226">
          <w:delText xml:space="preserve">n </w:delText>
        </w:r>
        <w:r w:rsidR="000B0374" w:rsidDel="00765226">
          <w:delText>[</w:delText>
        </w:r>
        <w:r w:rsidR="00B30251" w:rsidRPr="00A95D68" w:rsidDel="00765226">
          <w:delText>minun koti</w:delText>
        </w:r>
        <w:r w:rsidR="00B30251" w:rsidRPr="008F0B49" w:rsidDel="00765226">
          <w:rPr>
            <w:i/>
          </w:rPr>
          <w:delText>ni</w:delText>
        </w:r>
        <w:r w:rsidR="000B0374" w:rsidDel="00765226">
          <w:delText>]</w:delText>
        </w:r>
        <w:r w:rsidR="00B30251" w:rsidRPr="00A95D68" w:rsidDel="00765226">
          <w:delText xml:space="preserve"> / </w:delText>
        </w:r>
        <w:r w:rsidR="000B0374" w:rsidDel="00765226">
          <w:delText>[</w:delText>
        </w:r>
        <w:r w:rsidR="00B30251" w:rsidRPr="00A95D68" w:rsidDel="00765226">
          <w:delText>meidän koti</w:delText>
        </w:r>
        <w:r w:rsidR="00B30251" w:rsidRPr="008F0B49" w:rsidDel="00765226">
          <w:rPr>
            <w:i/>
          </w:rPr>
          <w:delText>mme</w:delText>
        </w:r>
        <w:r w:rsidR="000B0374" w:rsidDel="00765226">
          <w:delText>]</w:delText>
        </w:r>
        <w:r w:rsidR="00B30251" w:rsidRPr="00A95D68" w:rsidDel="00765226">
          <w:delText>.</w:delText>
        </w:r>
      </w:del>
    </w:p>
    <w:p w14:paraId="15C9A58C" w14:textId="5383E83D" w:rsidR="00B30251" w:rsidRPr="00A95D68" w:rsidDel="00765226" w:rsidRDefault="0075485B" w:rsidP="00BD2A19">
      <w:pPr>
        <w:spacing w:before="120" w:after="120"/>
        <w:rPr>
          <w:del w:id="1452" w:author="Information Services" w:date="2015-11-20T18:55:00Z"/>
        </w:rPr>
      </w:pPr>
      <w:del w:id="1453" w:author="Information Services" w:date="2015-11-20T18:55:00Z">
        <w:r w:rsidDel="00765226">
          <w:delText>(</w:delText>
        </w:r>
        <w:r w:rsidR="008F0B49" w:rsidDel="00765226">
          <w:delText xml:space="preserve">2) </w:delText>
        </w:r>
        <w:r w:rsidR="00B30251" w:rsidRPr="00A95D68" w:rsidDel="00765226">
          <w:delText>Se</w:delText>
        </w:r>
        <w:r w:rsidR="00246D97" w:rsidDel="00765226">
          <w:delText xml:space="preserve"> o</w:delText>
        </w:r>
        <w:r w:rsidR="00491195" w:rsidDel="00765226">
          <w:delText xml:space="preserve">n </w:delText>
        </w:r>
        <w:r w:rsidR="000B0374" w:rsidDel="00765226">
          <w:delText>[</w:delText>
        </w:r>
        <w:r w:rsidR="00B30251" w:rsidRPr="00A95D68" w:rsidDel="00765226">
          <w:delText>sinun kirja</w:delText>
        </w:r>
        <w:r w:rsidR="00B30251" w:rsidRPr="008F0B49" w:rsidDel="00765226">
          <w:rPr>
            <w:i/>
          </w:rPr>
          <w:delText>si</w:delText>
        </w:r>
        <w:r w:rsidR="000B0374" w:rsidDel="00765226">
          <w:delText>]</w:delText>
        </w:r>
        <w:r w:rsidR="00B30251" w:rsidRPr="00A95D68" w:rsidDel="00765226">
          <w:delText xml:space="preserve"> / </w:delText>
        </w:r>
        <w:r w:rsidR="00AC64C5" w:rsidDel="00765226">
          <w:delText>[</w:delText>
        </w:r>
        <w:r w:rsidR="00B30251" w:rsidRPr="00A95D68" w:rsidDel="00765226">
          <w:delText>teidän kirja</w:delText>
        </w:r>
        <w:r w:rsidR="00B30251" w:rsidRPr="008F0B49" w:rsidDel="00765226">
          <w:rPr>
            <w:i/>
          </w:rPr>
          <w:delText>nne</w:delText>
        </w:r>
        <w:r w:rsidR="00AC64C5" w:rsidDel="00765226">
          <w:delText>]</w:delText>
        </w:r>
        <w:r w:rsidR="00B30251" w:rsidRPr="00A95D68" w:rsidDel="00765226">
          <w:delText>.</w:delText>
        </w:r>
      </w:del>
    </w:p>
    <w:p w14:paraId="73E099B7" w14:textId="3D1D4266" w:rsidR="00B30251" w:rsidRPr="00A95D68" w:rsidDel="00765226" w:rsidRDefault="0075485B" w:rsidP="00BD2A19">
      <w:pPr>
        <w:spacing w:before="120" w:after="120"/>
        <w:rPr>
          <w:del w:id="1454" w:author="Information Services" w:date="2015-11-20T18:55:00Z"/>
        </w:rPr>
      </w:pPr>
      <w:del w:id="1455" w:author="Information Services" w:date="2015-11-20T18:55:00Z">
        <w:r w:rsidDel="00765226">
          <w:delText>(</w:delText>
        </w:r>
        <w:r w:rsidR="008F0B49" w:rsidDel="00765226">
          <w:delText xml:space="preserve">3) </w:delText>
        </w:r>
        <w:r w:rsidR="00B30251" w:rsidRPr="00A95D68" w:rsidDel="00765226">
          <w:delText>Tuo</w:delText>
        </w:r>
        <w:r w:rsidR="00246D97" w:rsidDel="00765226">
          <w:delText xml:space="preserve"> o</w:delText>
        </w:r>
        <w:r w:rsidR="00491195" w:rsidDel="00765226">
          <w:delText xml:space="preserve">n </w:delText>
        </w:r>
        <w:r w:rsidR="00AC64C5" w:rsidDel="00765226">
          <w:delText>[</w:delText>
        </w:r>
        <w:r w:rsidR="00B30251" w:rsidRPr="00A95D68" w:rsidDel="00765226">
          <w:delText>hänen talo</w:delText>
        </w:r>
        <w:r w:rsidR="00B30251" w:rsidRPr="008F0B49" w:rsidDel="00765226">
          <w:rPr>
            <w:i/>
          </w:rPr>
          <w:delText>nsa</w:delText>
        </w:r>
        <w:r w:rsidR="00AC64C5" w:rsidDel="00765226">
          <w:delText>]</w:delText>
        </w:r>
        <w:r w:rsidR="00B30251" w:rsidRPr="00A95D68" w:rsidDel="00765226">
          <w:delText xml:space="preserve"> / </w:delText>
        </w:r>
        <w:r w:rsidR="00AC64C5" w:rsidDel="00765226">
          <w:delText>[</w:delText>
        </w:r>
        <w:r w:rsidR="00B30251" w:rsidRPr="00A95D68" w:rsidDel="00765226">
          <w:delText>heidän talo</w:delText>
        </w:r>
        <w:r w:rsidR="00B30251" w:rsidRPr="008F0B49" w:rsidDel="00765226">
          <w:rPr>
            <w:i/>
          </w:rPr>
          <w:delText>nsa</w:delText>
        </w:r>
        <w:r w:rsidR="00AC64C5" w:rsidDel="00765226">
          <w:delText>]</w:delText>
        </w:r>
        <w:r w:rsidR="00B30251" w:rsidRPr="00A95D68" w:rsidDel="00765226">
          <w:delText>.</w:delText>
        </w:r>
      </w:del>
    </w:p>
    <w:p w14:paraId="6ACF980B" w14:textId="4F656F5C" w:rsidR="00B30251" w:rsidRPr="00A95D68" w:rsidRDefault="0075485B" w:rsidP="00BD2A19">
      <w:pPr>
        <w:spacing w:before="120" w:after="120"/>
      </w:pPr>
      <w:r>
        <w:t>(</w:t>
      </w:r>
      <w:r w:rsidR="00A12170">
        <w:t>4</w:t>
      </w:r>
      <w:r w:rsidR="00135A11">
        <w:t xml:space="preserve">) </w:t>
      </w:r>
      <w:r w:rsidR="008F0B49">
        <w:t>Hän pesi jalka</w:t>
      </w:r>
      <w:r w:rsidR="008F0B49" w:rsidRPr="008F0B49">
        <w:rPr>
          <w:i/>
        </w:rPr>
        <w:t>nsa</w:t>
      </w:r>
      <w:r w:rsidR="008F0B49">
        <w:t>. He</w:t>
      </w:r>
      <w:ins w:id="1456" w:author="Information Services" w:date="2015-11-20T18:56:00Z">
        <w:r w:rsidR="00765226">
          <w:t>t</w:t>
        </w:r>
      </w:ins>
      <w:r w:rsidR="008F0B49">
        <w:t xml:space="preserve"> </w:t>
      </w:r>
      <w:del w:id="1457" w:author="Information Services" w:date="2015-11-20T18:56:00Z">
        <w:r w:rsidR="008F0B49" w:rsidDel="00765226">
          <w:delText xml:space="preserve">pesivät </w:delText>
        </w:r>
      </w:del>
      <w:ins w:id="1458" w:author="Information Services" w:date="2015-11-20T18:56:00Z">
        <w:r w:rsidR="00765226">
          <w:t xml:space="preserve">pesthiin </w:t>
        </w:r>
      </w:ins>
      <w:r w:rsidR="00B30251" w:rsidRPr="00A95D68">
        <w:t>jalka</w:t>
      </w:r>
      <w:r w:rsidR="00B30251" w:rsidRPr="008F0B49">
        <w:rPr>
          <w:i/>
        </w:rPr>
        <w:t>nsa</w:t>
      </w:r>
      <w:r w:rsidR="00B30251" w:rsidRPr="00A95D68">
        <w:t>.</w:t>
      </w:r>
    </w:p>
    <w:p w14:paraId="2083E76B" w14:textId="64046865" w:rsidR="00B30251" w:rsidRPr="00A95D68" w:rsidRDefault="00B30251" w:rsidP="00BD2A19">
      <w:pPr>
        <w:spacing w:before="120" w:after="120"/>
      </w:pPr>
      <w:r w:rsidRPr="00A95D68">
        <w:t>Kainun kielessä possessiivisuffiksiita käytethään</w:t>
      </w:r>
      <w:ins w:id="1459" w:author="Information Services" w:date="2015-11-20T18:58:00Z">
        <w:r w:rsidR="00765226">
          <w:t xml:space="preserve"> vähän</w:t>
        </w:r>
      </w:ins>
      <w:ins w:id="1460" w:author="Information Services" w:date="2015-11-20T18:44:00Z">
        <w:r w:rsidR="0074043D">
          <w:t xml:space="preserve">, ja net oon </w:t>
        </w:r>
      </w:ins>
      <w:ins w:id="1461" w:author="Information Services" w:date="2015-11-20T19:02:00Z">
        <w:r w:rsidR="002430A6">
          <w:t>ushein</w:t>
        </w:r>
      </w:ins>
      <w:ins w:id="1462" w:author="Information Services" w:date="2015-11-20T18:44:00Z">
        <w:r w:rsidR="0074043D">
          <w:t xml:space="preserve"> mahđolinen</w:t>
        </w:r>
      </w:ins>
      <w:ins w:id="1463" w:author="Information Services" w:date="2015-11-20T18:49:00Z">
        <w:r w:rsidR="00F112C5">
          <w:t xml:space="preserve"> jättäät substantiivin pörästä pois</w:t>
        </w:r>
      </w:ins>
      <w:ins w:id="1464" w:author="Information Services" w:date="2015-11-20T18:44:00Z">
        <w:r w:rsidR="0074043D">
          <w:t>.</w:t>
        </w:r>
      </w:ins>
      <w:del w:id="1465" w:author="Information Services" w:date="2015-11-20T19:03:00Z">
        <w:r w:rsidRPr="00A95D68" w:rsidDel="00514DD5">
          <w:delText xml:space="preserve"> </w:delText>
        </w:r>
      </w:del>
      <w:del w:id="1466" w:author="Information Services" w:date="2015-11-20T18:40:00Z">
        <w:r w:rsidRPr="00A95D68" w:rsidDel="0093726D">
          <w:delText xml:space="preserve">paljon vähemän, ja </w:delText>
        </w:r>
        <w:r w:rsidR="0067609C" w:rsidDel="0093726D">
          <w:delText xml:space="preserve">suomen kielen possesiivisuffiksiitten sijasta käytethään </w:delText>
        </w:r>
        <w:r w:rsidR="00EF0D78" w:rsidDel="0093726D">
          <w:delText>muita</w:delText>
        </w:r>
        <w:r w:rsidR="004C67A6" w:rsidDel="0093726D">
          <w:delText xml:space="preserve"> fraassii</w:delText>
        </w:r>
      </w:del>
      <w:r w:rsidR="00B927DE">
        <w:t>.</w:t>
      </w:r>
      <w:r w:rsidR="00C46D01">
        <w:t xml:space="preserve"> Esimerkiksi</w:t>
      </w:r>
      <w:ins w:id="1467" w:author="Information Services" w:date="2015-11-20T19:01:00Z">
        <w:r w:rsidR="002430A6">
          <w:t xml:space="preserve"> (5–7)</w:t>
        </w:r>
      </w:ins>
      <w:r w:rsidR="00C46D01">
        <w:t>:</w:t>
      </w:r>
    </w:p>
    <w:p w14:paraId="7F51AC10" w14:textId="36CDE6B7" w:rsidR="00B30251" w:rsidRPr="00765226" w:rsidRDefault="0075485B" w:rsidP="00BD2A19">
      <w:pPr>
        <w:spacing w:before="120" w:after="120"/>
      </w:pPr>
      <w:r w:rsidRPr="0093726D">
        <w:t>(</w:t>
      </w:r>
      <w:r w:rsidR="00A12170" w:rsidRPr="00765226">
        <w:t>5</w:t>
      </w:r>
      <w:r w:rsidR="00135A11" w:rsidRPr="00765226">
        <w:t>)</w:t>
      </w:r>
      <w:r w:rsidR="000B0374" w:rsidRPr="00765226">
        <w:t xml:space="preserve"> </w:t>
      </w:r>
      <w:r w:rsidR="00B30251" w:rsidRPr="00765226">
        <w:t xml:space="preserve">Tämä oon </w:t>
      </w:r>
      <w:r w:rsidR="00AC64C5" w:rsidRPr="00765226">
        <w:t>[</w:t>
      </w:r>
      <w:r w:rsidR="00B30251" w:rsidRPr="00765226">
        <w:rPr>
          <w:i/>
        </w:rPr>
        <w:t>minun</w:t>
      </w:r>
      <w:r w:rsidR="00B30251" w:rsidRPr="00765226">
        <w:t xml:space="preserve"> koti</w:t>
      </w:r>
      <w:r w:rsidR="00AC64C5" w:rsidRPr="00765226">
        <w:t>]</w:t>
      </w:r>
      <w:r w:rsidR="00B30251" w:rsidRPr="00765226">
        <w:t xml:space="preserve"> /</w:t>
      </w:r>
      <w:r w:rsidR="001C2FED" w:rsidRPr="00765226">
        <w:t xml:space="preserve"> </w:t>
      </w:r>
      <w:r w:rsidR="00AC64C5" w:rsidRPr="00765226">
        <w:t>[</w:t>
      </w:r>
      <w:r w:rsidR="00B30251" w:rsidRPr="00765226">
        <w:rPr>
          <w:i/>
        </w:rPr>
        <w:t>mei</w:t>
      </w:r>
      <w:r w:rsidR="00B30251" w:rsidRPr="00765226">
        <w:rPr>
          <w:i/>
          <w:lang w:val="en-US"/>
        </w:rPr>
        <w:t>đ</w:t>
      </w:r>
      <w:r w:rsidR="00B30251" w:rsidRPr="00765226">
        <w:rPr>
          <w:i/>
        </w:rPr>
        <w:t>än</w:t>
      </w:r>
      <w:r w:rsidR="00B30251" w:rsidRPr="00765226">
        <w:t xml:space="preserve"> </w:t>
      </w:r>
      <w:ins w:id="1468" w:author="Information Services" w:date="2015-11-20T19:00:00Z">
        <w:r w:rsidR="00765226">
          <w:t xml:space="preserve">~ </w:t>
        </w:r>
        <w:r w:rsidR="00765226">
          <w:rPr>
            <w:i/>
          </w:rPr>
          <w:t>meän</w:t>
        </w:r>
        <w:r w:rsidR="00765226">
          <w:t xml:space="preserve"> </w:t>
        </w:r>
      </w:ins>
      <w:r w:rsidR="00B30251" w:rsidRPr="00765226">
        <w:t>koti</w:t>
      </w:r>
      <w:r w:rsidR="00AC64C5" w:rsidRPr="00765226">
        <w:t>]</w:t>
      </w:r>
      <w:r w:rsidR="00B30251" w:rsidRPr="00765226">
        <w:t>.</w:t>
      </w:r>
    </w:p>
    <w:p w14:paraId="7B42EADA" w14:textId="565715CE" w:rsidR="00B30251" w:rsidRPr="00765226" w:rsidRDefault="0075485B" w:rsidP="00BD2A19">
      <w:pPr>
        <w:spacing w:before="120" w:after="120"/>
      </w:pPr>
      <w:r w:rsidRPr="00765226">
        <w:t>(</w:t>
      </w:r>
      <w:r w:rsidR="00A12170" w:rsidRPr="00765226">
        <w:t>6</w:t>
      </w:r>
      <w:r w:rsidR="00135A11" w:rsidRPr="00765226">
        <w:t xml:space="preserve">) </w:t>
      </w:r>
      <w:r w:rsidR="00B30251" w:rsidRPr="00765226">
        <w:t xml:space="preserve">Se oon </w:t>
      </w:r>
      <w:r w:rsidR="00AC64C5" w:rsidRPr="00765226">
        <w:t>[</w:t>
      </w:r>
      <w:r w:rsidR="00B30251" w:rsidRPr="00765226">
        <w:rPr>
          <w:i/>
        </w:rPr>
        <w:t xml:space="preserve">sinun </w:t>
      </w:r>
      <w:r w:rsidR="00B30251" w:rsidRPr="00765226">
        <w:t>kirja</w:t>
      </w:r>
      <w:r w:rsidR="00AC64C5" w:rsidRPr="00765226">
        <w:t>]</w:t>
      </w:r>
      <w:r w:rsidR="00B30251" w:rsidRPr="00765226">
        <w:t xml:space="preserve"> / </w:t>
      </w:r>
      <w:r w:rsidR="000C5F6A" w:rsidRPr="00765226">
        <w:t>[</w:t>
      </w:r>
      <w:r w:rsidR="00B30251" w:rsidRPr="00765226">
        <w:rPr>
          <w:i/>
        </w:rPr>
        <w:t>tei</w:t>
      </w:r>
      <w:r w:rsidR="00B30251" w:rsidRPr="00765226">
        <w:rPr>
          <w:i/>
          <w:lang w:val="en-US"/>
        </w:rPr>
        <w:t>đ</w:t>
      </w:r>
      <w:r w:rsidR="00B30251" w:rsidRPr="00765226">
        <w:rPr>
          <w:i/>
        </w:rPr>
        <w:t>än</w:t>
      </w:r>
      <w:ins w:id="1469" w:author="Information Services" w:date="2015-11-20T19:00:00Z">
        <w:r w:rsidR="00765226">
          <w:t xml:space="preserve"> ~ </w:t>
        </w:r>
        <w:r w:rsidR="00765226">
          <w:rPr>
            <w:i/>
          </w:rPr>
          <w:t>teän</w:t>
        </w:r>
      </w:ins>
      <w:r w:rsidR="00B30251" w:rsidRPr="00765226">
        <w:t xml:space="preserve"> kirja</w:t>
      </w:r>
      <w:r w:rsidR="000C5F6A" w:rsidRPr="00765226">
        <w:t>]</w:t>
      </w:r>
      <w:r w:rsidR="00B30251" w:rsidRPr="00765226">
        <w:t>.</w:t>
      </w:r>
    </w:p>
    <w:p w14:paraId="5138B5F0" w14:textId="3ABCCB0B" w:rsidR="00B30251" w:rsidRPr="00765226" w:rsidRDefault="0075485B" w:rsidP="00BD2A19">
      <w:pPr>
        <w:spacing w:before="120" w:after="120"/>
      </w:pPr>
      <w:r w:rsidRPr="00765226">
        <w:t>(</w:t>
      </w:r>
      <w:r w:rsidR="00AB64BA" w:rsidRPr="00765226">
        <w:t>7</w:t>
      </w:r>
      <w:r w:rsidR="00135A11" w:rsidRPr="00765226">
        <w:t xml:space="preserve">) </w:t>
      </w:r>
      <w:r w:rsidR="00B30251" w:rsidRPr="00765226">
        <w:t xml:space="preserve">Tuo oon </w:t>
      </w:r>
      <w:r w:rsidR="000C5F6A" w:rsidRPr="00765226">
        <w:t>[</w:t>
      </w:r>
      <w:r w:rsidR="00B30251" w:rsidRPr="00765226">
        <w:rPr>
          <w:i/>
        </w:rPr>
        <w:t>hänen</w:t>
      </w:r>
      <w:r w:rsidR="00B30251" w:rsidRPr="00765226">
        <w:t xml:space="preserve"> talo</w:t>
      </w:r>
      <w:r w:rsidR="000C5F6A" w:rsidRPr="00765226">
        <w:t>]</w:t>
      </w:r>
      <w:r w:rsidR="00B30251" w:rsidRPr="00765226">
        <w:t xml:space="preserve"> / </w:t>
      </w:r>
      <w:r w:rsidR="000C5F6A" w:rsidRPr="00765226">
        <w:t>[</w:t>
      </w:r>
      <w:r w:rsidR="00B30251" w:rsidRPr="00765226">
        <w:rPr>
          <w:i/>
        </w:rPr>
        <w:t>heiđän</w:t>
      </w:r>
      <w:r w:rsidR="00B30251" w:rsidRPr="00765226">
        <w:t xml:space="preserve"> </w:t>
      </w:r>
      <w:ins w:id="1470" w:author="Information Services" w:date="2015-11-20T19:00:00Z">
        <w:r w:rsidR="00765226">
          <w:t xml:space="preserve">~ </w:t>
        </w:r>
        <w:r w:rsidR="00765226">
          <w:rPr>
            <w:i/>
          </w:rPr>
          <w:t>heän</w:t>
        </w:r>
        <w:r w:rsidR="00765226">
          <w:t xml:space="preserve"> </w:t>
        </w:r>
      </w:ins>
      <w:r w:rsidR="00B30251" w:rsidRPr="00765226">
        <w:t>talo</w:t>
      </w:r>
      <w:r w:rsidR="000C5F6A" w:rsidRPr="00765226">
        <w:t>]</w:t>
      </w:r>
      <w:r w:rsidR="00B30251" w:rsidRPr="00765226">
        <w:t>.</w:t>
      </w:r>
    </w:p>
    <w:p w14:paraId="50E43FE5" w14:textId="0F57B654" w:rsidR="00624E71" w:rsidRDefault="00624E71" w:rsidP="00BD2A19">
      <w:pPr>
        <w:spacing w:before="120" w:after="120"/>
      </w:pPr>
      <w:r>
        <w:t xml:space="preserve">Näjemä, ette ko subjektin persoona oon eri ko omistaajan persoona (5–7), se käytämä </w:t>
      </w:r>
      <w:ins w:id="1471" w:author="Information Services" w:date="2015-11-20T19:02:00Z">
        <w:r w:rsidR="00205BDC">
          <w:t xml:space="preserve">pelkkää </w:t>
        </w:r>
      </w:ins>
      <w:r>
        <w:t>persoonapronomeniitten genitiivihaamui</w:t>
      </w:r>
      <w:del w:id="1472" w:author="Information Services" w:date="2015-11-20T19:02:00Z">
        <w:r w:rsidDel="00D346B7">
          <w:delText xml:space="preserve"> </w:delText>
        </w:r>
      </w:del>
      <w:r>
        <w:t xml:space="preserve">(katto näistä kohđasta 7.1). Nämät vastathaan ruijan kielen possessiivissii </w:t>
      </w:r>
      <w:r w:rsidR="00651DC9">
        <w:t>pronomenniita</w:t>
      </w:r>
      <w:r>
        <w:t xml:space="preserve">. </w:t>
      </w:r>
      <w:r w:rsidR="0045633F">
        <w:t xml:space="preserve">Ensimäisessä ja toisessa persoonassa persoonapronomeniitten </w:t>
      </w:r>
      <w:r w:rsidR="003106A1">
        <w:t>geniti</w:t>
      </w:r>
      <w:r w:rsidR="0045633F">
        <w:t>ivihaamuu passaa käyttäät kans ko persoonat oon samat</w:t>
      </w:r>
      <w:r w:rsidR="00B009D5">
        <w:t xml:space="preserve"> (8, 9)</w:t>
      </w:r>
      <w:r w:rsidR="0045633F">
        <w:t>.</w:t>
      </w:r>
    </w:p>
    <w:p w14:paraId="698C781D" w14:textId="504D0C92" w:rsidR="0045633F" w:rsidRDefault="009B5C12" w:rsidP="00BD2A19">
      <w:pPr>
        <w:spacing w:before="120" w:after="120"/>
      </w:pPr>
      <w:r>
        <w:t xml:space="preserve">(8) </w:t>
      </w:r>
      <w:r w:rsidR="0045633F">
        <w:t>Mie</w:t>
      </w:r>
      <w:r w:rsidR="00C46D01" w:rsidRPr="00A95D68">
        <w:rPr>
          <w:vertAlign w:val="subscript"/>
        </w:rPr>
        <w:t>i</w:t>
      </w:r>
      <w:r w:rsidR="008F4C18">
        <w:rPr>
          <w:rStyle w:val="Fotnotereferanse"/>
        </w:rPr>
        <w:footnoteReference w:id="5"/>
      </w:r>
      <w:r w:rsidR="00313DEA">
        <w:rPr>
          <w:vertAlign w:val="subscript"/>
        </w:rPr>
        <w:t xml:space="preserve"> </w:t>
      </w:r>
      <w:r w:rsidR="0045633F">
        <w:t>en asu ennää minun</w:t>
      </w:r>
      <w:r w:rsidR="00C46D01" w:rsidRPr="00A95D68">
        <w:rPr>
          <w:vertAlign w:val="subscript"/>
        </w:rPr>
        <w:t>i</w:t>
      </w:r>
      <w:r w:rsidR="0045633F">
        <w:t xml:space="preserve"> kotipaikassa.</w:t>
      </w:r>
    </w:p>
    <w:p w14:paraId="18197436" w14:textId="75382CD8" w:rsidR="00C12071" w:rsidRDefault="009B5C12" w:rsidP="00BD2A19">
      <w:pPr>
        <w:spacing w:before="120" w:after="120"/>
      </w:pPr>
      <w:r>
        <w:t xml:space="preserve">(9) </w:t>
      </w:r>
      <w:r w:rsidR="00C12071">
        <w:t>Tykkä</w:t>
      </w:r>
      <w:r w:rsidR="00541B15">
        <w:t>ä</w:t>
      </w:r>
      <w:r w:rsidR="00C12071">
        <w:t>ttäkö tet</w:t>
      </w:r>
      <w:r w:rsidR="001B5C0F" w:rsidRPr="00A95D68">
        <w:rPr>
          <w:vertAlign w:val="subscript"/>
        </w:rPr>
        <w:t>i</w:t>
      </w:r>
      <w:r w:rsidR="00C12071">
        <w:t xml:space="preserve"> te(iđ)än</w:t>
      </w:r>
      <w:r w:rsidR="001B5C0F" w:rsidRPr="00A95D68">
        <w:rPr>
          <w:vertAlign w:val="subscript"/>
        </w:rPr>
        <w:t>i</w:t>
      </w:r>
      <w:r w:rsidR="00C12071">
        <w:t xml:space="preserve"> </w:t>
      </w:r>
      <w:r w:rsidR="00976B5D">
        <w:t>staatinministeristä?</w:t>
      </w:r>
    </w:p>
    <w:p w14:paraId="785A9156" w14:textId="5D9F0587" w:rsidR="004C67A6" w:rsidRDefault="004C67A6" w:rsidP="00BD2A19">
      <w:pPr>
        <w:spacing w:before="120" w:after="120"/>
      </w:pPr>
      <w:r>
        <w:t xml:space="preserve">Mutta kolmanessa persoonassa ei persoonapronomenin </w:t>
      </w:r>
      <w:r w:rsidR="00BF3355">
        <w:t>geniti</w:t>
      </w:r>
      <w:r>
        <w:t>ivi passaa</w:t>
      </w:r>
      <w:r w:rsidR="00C03995">
        <w:t xml:space="preserve"> silloin ko persoona oon sama</w:t>
      </w:r>
      <w:r>
        <w:t xml:space="preserve">. Sen sijasta se oon tavalinen käyttäät </w:t>
      </w:r>
      <w:r w:rsidR="00AB64BA">
        <w:t xml:space="preserve">adjektiivii </w:t>
      </w:r>
      <w:r w:rsidR="00AB64BA">
        <w:rPr>
          <w:i/>
        </w:rPr>
        <w:t>oma</w:t>
      </w:r>
      <w:r w:rsidR="00AB64BA">
        <w:t>, mikä kongrueeraa valtasanan kans samhaan laihiin ko adjektiividefineeraukset muutoinki</w:t>
      </w:r>
      <w:r w:rsidR="0076626B">
        <w:t xml:space="preserve"> (</w:t>
      </w:r>
      <w:r w:rsidR="00AC5EBB">
        <w:t>10</w:t>
      </w:r>
      <w:r w:rsidR="00892AD1">
        <w:t>–12</w:t>
      </w:r>
      <w:r w:rsidR="0076626B">
        <w:t>)</w:t>
      </w:r>
      <w:r w:rsidR="001C2FED">
        <w:t>.</w:t>
      </w:r>
    </w:p>
    <w:p w14:paraId="330E2DD1" w14:textId="77777777" w:rsidR="00F904D4" w:rsidRDefault="004C67A6" w:rsidP="004C67A6">
      <w:pPr>
        <w:spacing w:before="120" w:after="120"/>
      </w:pPr>
      <w:r>
        <w:t>(10)</w:t>
      </w:r>
      <w:r w:rsidRPr="00A95D68">
        <w:t xml:space="preserve"> Hän</w:t>
      </w:r>
      <w:r w:rsidR="002B5453" w:rsidRPr="00A95D68">
        <w:rPr>
          <w:vertAlign w:val="subscript"/>
        </w:rPr>
        <w:t>i</w:t>
      </w:r>
      <w:r w:rsidRPr="00A95D68">
        <w:t xml:space="preserve"> pesi </w:t>
      </w:r>
      <w:r>
        <w:t>[</w:t>
      </w:r>
      <w:r w:rsidRPr="00AC5EBB">
        <w:rPr>
          <w:i/>
        </w:rPr>
        <w:t>omat</w:t>
      </w:r>
      <w:r w:rsidR="002B5453" w:rsidRPr="00A95D68">
        <w:rPr>
          <w:vertAlign w:val="subscript"/>
        </w:rPr>
        <w:t>i</w:t>
      </w:r>
      <w:r w:rsidRPr="00A95D68">
        <w:t xml:space="preserve"> jalat</w:t>
      </w:r>
      <w:r>
        <w:t>]</w:t>
      </w:r>
      <w:r w:rsidR="00F904D4">
        <w:t>.</w:t>
      </w:r>
    </w:p>
    <w:p w14:paraId="25E4480E" w14:textId="77777777" w:rsidR="00F904D4" w:rsidRDefault="002B5453" w:rsidP="004C67A6">
      <w:pPr>
        <w:spacing w:before="120" w:after="120"/>
      </w:pPr>
      <w:r>
        <w:t xml:space="preserve">(11) </w:t>
      </w:r>
      <w:r w:rsidR="004C67A6" w:rsidRPr="00A95D68">
        <w:t>Het</w:t>
      </w:r>
      <w:r w:rsidRPr="00A95D68">
        <w:rPr>
          <w:vertAlign w:val="subscript"/>
        </w:rPr>
        <w:t>i</w:t>
      </w:r>
      <w:r w:rsidR="004C67A6" w:rsidRPr="00A95D68">
        <w:t xml:space="preserve"> pesthiin </w:t>
      </w:r>
      <w:r w:rsidR="004C67A6">
        <w:t>[</w:t>
      </w:r>
      <w:r w:rsidR="004C67A6" w:rsidRPr="00AC5EBB">
        <w:rPr>
          <w:i/>
        </w:rPr>
        <w:t>omat</w:t>
      </w:r>
      <w:r w:rsidRPr="00A95D68">
        <w:rPr>
          <w:vertAlign w:val="subscript"/>
        </w:rPr>
        <w:t>i</w:t>
      </w:r>
      <w:r w:rsidR="004C67A6" w:rsidRPr="00A95D68">
        <w:t xml:space="preserve"> jalat</w:t>
      </w:r>
      <w:r w:rsidR="004C67A6">
        <w:t>]</w:t>
      </w:r>
      <w:r w:rsidR="00F904D4">
        <w:t>.</w:t>
      </w:r>
    </w:p>
    <w:p w14:paraId="6B3A47F8" w14:textId="42007062" w:rsidR="004C67A6" w:rsidRDefault="00892AD1" w:rsidP="00BD2A19">
      <w:pPr>
        <w:spacing w:before="120" w:after="120"/>
      </w:pPr>
      <w:r>
        <w:t>(12</w:t>
      </w:r>
      <w:r w:rsidR="004C67A6">
        <w:t>) Ihmisellä</w:t>
      </w:r>
      <w:r w:rsidR="002B5453" w:rsidRPr="00A95D68">
        <w:rPr>
          <w:vertAlign w:val="subscript"/>
        </w:rPr>
        <w:t>i</w:t>
      </w:r>
      <w:r w:rsidR="004C67A6">
        <w:t xml:space="preserve"> ei ole helppo havata [</w:t>
      </w:r>
      <w:r w:rsidR="004C67A6" w:rsidRPr="00AC5EBB">
        <w:rPr>
          <w:i/>
        </w:rPr>
        <w:t>omia</w:t>
      </w:r>
      <w:r w:rsidR="002B5453" w:rsidRPr="00A95D68">
        <w:rPr>
          <w:vertAlign w:val="subscript"/>
        </w:rPr>
        <w:t>i</w:t>
      </w:r>
      <w:r w:rsidR="004C67A6" w:rsidRPr="00AC5EBB">
        <w:rPr>
          <w:i/>
        </w:rPr>
        <w:t xml:space="preserve"> </w:t>
      </w:r>
      <w:r w:rsidR="004C67A6">
        <w:t>vikoja].</w:t>
      </w:r>
    </w:p>
    <w:p w14:paraId="6A8F1424" w14:textId="605E1006" w:rsidR="009778B8" w:rsidRPr="00AB64BA" w:rsidRDefault="003222A9" w:rsidP="00BD2A19">
      <w:pPr>
        <w:spacing w:before="120" w:after="120"/>
        <w:rPr>
          <w:lang w:val="en-US"/>
        </w:rPr>
      </w:pPr>
      <w:r>
        <w:t>Eriliikaisesti Porsangin varieteetissa</w:t>
      </w:r>
      <w:r w:rsidR="0076626B">
        <w:t xml:space="preserve"> </w:t>
      </w:r>
      <w:r w:rsidR="0067609C">
        <w:t xml:space="preserve">käytethään </w:t>
      </w:r>
      <w:r w:rsidR="00A27713">
        <w:t>genitiiv</w:t>
      </w:r>
      <w:r w:rsidR="0067609C">
        <w:t>i</w:t>
      </w:r>
      <w:r w:rsidR="00C74145">
        <w:t xml:space="preserve">defineerausta eli samapersoonaista refleksiivipronomenin </w:t>
      </w:r>
      <w:r w:rsidR="00A27713">
        <w:t>genitiiv</w:t>
      </w:r>
      <w:r w:rsidR="00C74145">
        <w:t>ihaamuu</w:t>
      </w:r>
      <w:r w:rsidR="0067609C">
        <w:t xml:space="preserve"> (</w:t>
      </w:r>
      <w:r w:rsidR="0033083B">
        <w:t>13–15</w:t>
      </w:r>
      <w:r w:rsidR="0067609C">
        <w:t>). (Refleksiivi</w:t>
      </w:r>
      <w:r w:rsidR="00080CE6">
        <w:t>pronomenii</w:t>
      </w:r>
      <w:r w:rsidR="0067609C">
        <w:t>t</w:t>
      </w:r>
      <w:r w:rsidR="00A30253">
        <w:t>t</w:t>
      </w:r>
      <w:r w:rsidR="0067609C">
        <w:t>en</w:t>
      </w:r>
      <w:r w:rsidR="00AF33AD">
        <w:t xml:space="preserve"> haamuista katto kohđasta 7.5.1</w:t>
      </w:r>
      <w:r w:rsidR="0067609C">
        <w:t>)</w:t>
      </w:r>
    </w:p>
    <w:p w14:paraId="245FBC47" w14:textId="77777777" w:rsidR="00F904D4" w:rsidRDefault="003222A9" w:rsidP="003222A9">
      <w:pPr>
        <w:spacing w:before="120" w:after="120"/>
      </w:pPr>
      <w:r>
        <w:t>(1</w:t>
      </w:r>
      <w:r w:rsidR="00A55282">
        <w:t>3</w:t>
      </w:r>
      <w:r>
        <w:t xml:space="preserve">) </w:t>
      </w:r>
      <w:r w:rsidRPr="00A95D68">
        <w:t>Hän</w:t>
      </w:r>
      <w:r w:rsidRPr="00A95D68">
        <w:rPr>
          <w:vertAlign w:val="subscript"/>
        </w:rPr>
        <w:t>i</w:t>
      </w:r>
      <w:r w:rsidRPr="00A95D68">
        <w:t xml:space="preserve"> pesi </w:t>
      </w:r>
      <w:r>
        <w:t>[</w:t>
      </w:r>
      <w:r w:rsidRPr="00AC5EBB">
        <w:rPr>
          <w:i/>
        </w:rPr>
        <w:t>itte</w:t>
      </w:r>
      <w:r w:rsidRPr="008F0B49">
        <w:rPr>
          <w:i/>
        </w:rPr>
        <w:t>nsä</w:t>
      </w:r>
      <w:r w:rsidRPr="00A95D68">
        <w:rPr>
          <w:vertAlign w:val="subscript"/>
        </w:rPr>
        <w:t>i</w:t>
      </w:r>
      <w:r w:rsidRPr="00A95D68">
        <w:t xml:space="preserve"> jalat</w:t>
      </w:r>
      <w:r>
        <w:t>]</w:t>
      </w:r>
      <w:r w:rsidR="00F904D4">
        <w:t>.</w:t>
      </w:r>
    </w:p>
    <w:p w14:paraId="4F4B4ED1" w14:textId="41ACFC81" w:rsidR="003222A9" w:rsidRDefault="00263A0C" w:rsidP="003222A9">
      <w:pPr>
        <w:spacing w:before="120" w:after="120"/>
      </w:pPr>
      <w:r>
        <w:t xml:space="preserve">(14) </w:t>
      </w:r>
      <w:r w:rsidR="003222A9" w:rsidRPr="00A95D68">
        <w:t>Het</w:t>
      </w:r>
      <w:r w:rsidR="003222A9" w:rsidRPr="00A95D68">
        <w:rPr>
          <w:vertAlign w:val="subscript"/>
        </w:rPr>
        <w:t>i</w:t>
      </w:r>
      <w:r w:rsidR="003222A9" w:rsidRPr="00A95D68">
        <w:t xml:space="preserve"> pesthiin </w:t>
      </w:r>
      <w:r w:rsidR="003222A9">
        <w:t>[</w:t>
      </w:r>
      <w:r w:rsidR="003222A9" w:rsidRPr="00AC5EBB">
        <w:rPr>
          <w:i/>
        </w:rPr>
        <w:t>itte</w:t>
      </w:r>
      <w:r w:rsidR="003222A9" w:rsidRPr="008F0B49">
        <w:rPr>
          <w:i/>
        </w:rPr>
        <w:t>nsä</w:t>
      </w:r>
      <w:r w:rsidR="003222A9" w:rsidRPr="00A95D68">
        <w:rPr>
          <w:vertAlign w:val="subscript"/>
        </w:rPr>
        <w:t>i</w:t>
      </w:r>
      <w:r w:rsidR="003222A9" w:rsidRPr="00A95D68">
        <w:t xml:space="preserve"> jalat</w:t>
      </w:r>
      <w:r w:rsidR="003222A9">
        <w:t>]</w:t>
      </w:r>
      <w:r w:rsidR="003222A9" w:rsidRPr="00A95D68">
        <w:t>.</w:t>
      </w:r>
    </w:p>
    <w:p w14:paraId="171B995F" w14:textId="4F0047EB" w:rsidR="003222A9" w:rsidRDefault="003222A9" w:rsidP="003222A9">
      <w:pPr>
        <w:spacing w:before="120" w:after="120"/>
      </w:pPr>
      <w:r>
        <w:t>(1</w:t>
      </w:r>
      <w:r w:rsidR="00263A0C">
        <w:t>5</w:t>
      </w:r>
      <w:r>
        <w:t>) Ihmisellä</w:t>
      </w:r>
      <w:r w:rsidR="002A55FC" w:rsidRPr="00A95D68">
        <w:rPr>
          <w:vertAlign w:val="subscript"/>
        </w:rPr>
        <w:t>i</w:t>
      </w:r>
      <w:r>
        <w:t xml:space="preserve"> ei ole helppo havaita </w:t>
      </w:r>
      <w:r w:rsidR="00263A0C">
        <w:t>[</w:t>
      </w:r>
      <w:r w:rsidRPr="00263A0C">
        <w:rPr>
          <w:i/>
        </w:rPr>
        <w:t>ittensä</w:t>
      </w:r>
      <w:r w:rsidR="002A55FC" w:rsidRPr="00A95D68">
        <w:rPr>
          <w:vertAlign w:val="subscript"/>
        </w:rPr>
        <w:t>i</w:t>
      </w:r>
      <w:r>
        <w:t xml:space="preserve"> vikkoi</w:t>
      </w:r>
      <w:r w:rsidR="00263A0C">
        <w:t>]</w:t>
      </w:r>
      <w:r>
        <w:t>.</w:t>
      </w:r>
    </w:p>
    <w:p w14:paraId="6EA2F22D" w14:textId="297451F9" w:rsidR="0033083B" w:rsidRPr="00407574" w:rsidRDefault="00407574" w:rsidP="003222A9">
      <w:pPr>
        <w:spacing w:before="120" w:after="120"/>
      </w:pPr>
      <w:r>
        <w:t>Tämä muistuttaa sitte ruijan kielen konstruksuunii, missä samapersoonaista omistaajaa merkithään refleksi</w:t>
      </w:r>
      <w:r w:rsidR="00DB3BED">
        <w:t>i</w:t>
      </w:r>
      <w:r>
        <w:t>visellä omistus</w:t>
      </w:r>
      <w:r w:rsidR="009173F9">
        <w:t>pronomenila</w:t>
      </w:r>
      <w:r>
        <w:t xml:space="preserve"> (</w:t>
      </w:r>
      <w:r w:rsidRPr="00407574">
        <w:rPr>
          <w:i/>
        </w:rPr>
        <w:t>sin</w:t>
      </w:r>
      <w:r w:rsidR="00A83669" w:rsidRPr="00A83669">
        <w:t>,</w:t>
      </w:r>
      <w:r w:rsidRPr="00407574">
        <w:rPr>
          <w:i/>
        </w:rPr>
        <w:t xml:space="preserve"> sine</w:t>
      </w:r>
      <w:r>
        <w:t>).</w:t>
      </w:r>
    </w:p>
    <w:p w14:paraId="33ACE702" w14:textId="5CB68C2C" w:rsidR="00B30251" w:rsidRPr="00A95D68" w:rsidRDefault="00B30251" w:rsidP="00BD2A19">
      <w:pPr>
        <w:spacing w:before="120" w:after="120"/>
      </w:pPr>
      <w:r w:rsidRPr="00A95D68">
        <w:t xml:space="preserve">Tavaliset possessiivisuffiksit oon tyhä </w:t>
      </w:r>
      <w:r w:rsidR="00C30B69">
        <w:t xml:space="preserve">komitatiivin </w:t>
      </w:r>
      <w:r w:rsidR="00D46A36">
        <w:t>kans</w:t>
      </w:r>
      <w:r w:rsidR="00C30B69">
        <w:t xml:space="preserve"> </w:t>
      </w:r>
      <w:r w:rsidR="0075485B">
        <w:t>(</w:t>
      </w:r>
      <w:r w:rsidR="00C30B69">
        <w:t xml:space="preserve">katto </w:t>
      </w:r>
      <w:r w:rsidR="00DB3BED">
        <w:t>kohđasta 5.3.8</w:t>
      </w:r>
      <w:r w:rsidR="000C5F6A">
        <w:t>.2</w:t>
      </w:r>
      <w:r w:rsidR="00C30B69">
        <w:t xml:space="preserve">) ja </w:t>
      </w:r>
      <w:r w:rsidRPr="00A95D68">
        <w:t>refleksiivi</w:t>
      </w:r>
      <w:r w:rsidR="00080CE6">
        <w:t>pronomenii</w:t>
      </w:r>
      <w:r w:rsidRPr="00A95D68">
        <w:t>tten</w:t>
      </w:r>
      <w:r w:rsidR="00FD63B9">
        <w:t xml:space="preserve"> </w:t>
      </w:r>
      <w:r w:rsidR="0075485B">
        <w:t>(</w:t>
      </w:r>
      <w:r w:rsidR="0034404A">
        <w:t>16</w:t>
      </w:r>
      <w:r w:rsidR="00D612E7">
        <w:t>–1</w:t>
      </w:r>
      <w:r w:rsidR="0034404A">
        <w:t>8</w:t>
      </w:r>
      <w:r w:rsidR="00FD63B9">
        <w:t>)</w:t>
      </w:r>
      <w:r w:rsidRPr="00A95D68">
        <w:t xml:space="preserve"> ja resiprookki</w:t>
      </w:r>
      <w:r w:rsidR="00080CE6">
        <w:t>pronomenii</w:t>
      </w:r>
      <w:r w:rsidRPr="00A95D68">
        <w:t>tten kansa</w:t>
      </w:r>
      <w:r w:rsidR="00FD63B9">
        <w:t xml:space="preserve"> </w:t>
      </w:r>
      <w:r w:rsidR="0075485B">
        <w:t>(</w:t>
      </w:r>
      <w:r w:rsidR="007F76D4">
        <w:t>1</w:t>
      </w:r>
      <w:r w:rsidR="0034404A">
        <w:t>9</w:t>
      </w:r>
      <w:r w:rsidR="008D4944">
        <w:t>–</w:t>
      </w:r>
      <w:r w:rsidR="0034404A">
        <w:t>21</w:t>
      </w:r>
      <w:r w:rsidR="00FD63B9">
        <w:t>)</w:t>
      </w:r>
      <w:r w:rsidR="002C735E">
        <w:t xml:space="preserve"> (näistä katto kohđasta 7.5)</w:t>
      </w:r>
      <w:r w:rsidR="00FD63B9">
        <w:t>.</w:t>
      </w:r>
    </w:p>
    <w:p w14:paraId="0B27159E" w14:textId="7FEBD67D" w:rsidR="00B30251" w:rsidRPr="00A95D68" w:rsidRDefault="0075485B" w:rsidP="00BD2A19">
      <w:pPr>
        <w:spacing w:before="120" w:after="120"/>
      </w:pPr>
      <w:r>
        <w:t>(</w:t>
      </w:r>
      <w:r w:rsidR="00924C3E">
        <w:t>1</w:t>
      </w:r>
      <w:r w:rsidR="00DB3BED">
        <w:t>6</w:t>
      </w:r>
      <w:r w:rsidR="00FD63B9">
        <w:t xml:space="preserve">) </w:t>
      </w:r>
      <w:r w:rsidR="00B30251" w:rsidRPr="00A95D68">
        <w:t>Mie</w:t>
      </w:r>
      <w:r w:rsidR="00B30251" w:rsidRPr="00A95D68">
        <w:rPr>
          <w:vertAlign w:val="subscript"/>
        </w:rPr>
        <w:t>i</w:t>
      </w:r>
      <w:r w:rsidR="00B30251" w:rsidRPr="00A95D68">
        <w:t xml:space="preserve"> en anna sitä </w:t>
      </w:r>
      <w:r w:rsidR="00B30251" w:rsidRPr="00F93C0A">
        <w:rPr>
          <w:i/>
        </w:rPr>
        <w:t>ittele</w:t>
      </w:r>
      <w:r w:rsidR="00CE4B64">
        <w:rPr>
          <w:i/>
        </w:rPr>
        <w:t>n</w:t>
      </w:r>
      <w:r w:rsidR="00B30251" w:rsidRPr="00F93C0A">
        <w:rPr>
          <w:i/>
        </w:rPr>
        <w:t>ni</w:t>
      </w:r>
      <w:r w:rsidR="00B30251" w:rsidRPr="00A95D68">
        <w:rPr>
          <w:vertAlign w:val="subscript"/>
        </w:rPr>
        <w:t>i</w:t>
      </w:r>
      <w:r w:rsidR="008F0B49">
        <w:t xml:space="preserve"> antheeksi.</w:t>
      </w:r>
    </w:p>
    <w:p w14:paraId="7574F25C" w14:textId="70596C92" w:rsidR="00B30251" w:rsidRPr="00A95D68" w:rsidRDefault="0075485B" w:rsidP="00BD2A19">
      <w:pPr>
        <w:spacing w:before="120" w:after="120"/>
      </w:pPr>
      <w:r>
        <w:t>(</w:t>
      </w:r>
      <w:r w:rsidR="00924C3E">
        <w:t>1</w:t>
      </w:r>
      <w:r w:rsidR="00DB3BED">
        <w:t>7</w:t>
      </w:r>
      <w:r w:rsidR="00FD63B9">
        <w:t xml:space="preserve">) </w:t>
      </w:r>
      <w:r w:rsidR="00B30251" w:rsidRPr="00A95D68">
        <w:t>Sie</w:t>
      </w:r>
      <w:r w:rsidR="00B30251" w:rsidRPr="00A95D68">
        <w:rPr>
          <w:vertAlign w:val="subscript"/>
        </w:rPr>
        <w:t>i</w:t>
      </w:r>
      <w:r w:rsidR="00B30251" w:rsidRPr="00A95D68">
        <w:t xml:space="preserve"> et tunne </w:t>
      </w:r>
      <w:r w:rsidR="00B30251" w:rsidRPr="00F93C0A">
        <w:rPr>
          <w:i/>
        </w:rPr>
        <w:t>itteesti</w:t>
      </w:r>
      <w:r w:rsidR="00B30251" w:rsidRPr="00A95D68">
        <w:rPr>
          <w:vertAlign w:val="subscript"/>
        </w:rPr>
        <w:t>i</w:t>
      </w:r>
      <w:r w:rsidR="00D612E7">
        <w:t xml:space="preserve"> ~ </w:t>
      </w:r>
      <w:r w:rsidR="00D612E7">
        <w:rPr>
          <w:i/>
        </w:rPr>
        <w:t>itteä</w:t>
      </w:r>
      <w:r w:rsidR="00D612E7" w:rsidRPr="00F93C0A">
        <w:rPr>
          <w:i/>
        </w:rPr>
        <w:t>sti</w:t>
      </w:r>
      <w:r w:rsidR="00D612E7" w:rsidRPr="00A95D68">
        <w:rPr>
          <w:vertAlign w:val="subscript"/>
        </w:rPr>
        <w:t>i</w:t>
      </w:r>
      <w:r w:rsidR="000A4B27">
        <w:rPr>
          <w:vertAlign w:val="subscript"/>
        </w:rPr>
        <w:t xml:space="preserve"> </w:t>
      </w:r>
      <w:r w:rsidR="004354EE">
        <w:t xml:space="preserve">~ </w:t>
      </w:r>
      <w:r w:rsidR="00B143A8">
        <w:rPr>
          <w:i/>
        </w:rPr>
        <w:t>ittiä</w:t>
      </w:r>
      <w:r w:rsidR="00B143A8" w:rsidRPr="00F93C0A">
        <w:rPr>
          <w:i/>
        </w:rPr>
        <w:t>sti</w:t>
      </w:r>
      <w:r w:rsidR="00B143A8" w:rsidRPr="00A95D68">
        <w:rPr>
          <w:vertAlign w:val="subscript"/>
        </w:rPr>
        <w:t>i</w:t>
      </w:r>
      <w:r w:rsidR="00B143A8" w:rsidRPr="00A95D68">
        <w:t>.</w:t>
      </w:r>
    </w:p>
    <w:p w14:paraId="2282BAD2" w14:textId="38BFDFA5" w:rsidR="00B30251" w:rsidRPr="00A95D68" w:rsidRDefault="0075485B" w:rsidP="00BD2A19">
      <w:pPr>
        <w:spacing w:before="120" w:after="120"/>
      </w:pPr>
      <w:r>
        <w:t>(</w:t>
      </w:r>
      <w:r w:rsidR="00924C3E">
        <w:t>1</w:t>
      </w:r>
      <w:r w:rsidR="00DB3BED">
        <w:t>8</w:t>
      </w:r>
      <w:r w:rsidR="00FD63B9">
        <w:t xml:space="preserve">) </w:t>
      </w:r>
      <w:r w:rsidR="00B30251" w:rsidRPr="00A95D68">
        <w:t>Hän</w:t>
      </w:r>
      <w:r w:rsidR="00B30251" w:rsidRPr="00A95D68">
        <w:rPr>
          <w:vertAlign w:val="subscript"/>
        </w:rPr>
        <w:t>i</w:t>
      </w:r>
      <w:r w:rsidR="00B30251" w:rsidRPr="00A95D68">
        <w:t xml:space="preserve"> löysi </w:t>
      </w:r>
      <w:r w:rsidR="00B30251" w:rsidRPr="00F93C0A">
        <w:rPr>
          <w:i/>
        </w:rPr>
        <w:t>ittensä</w:t>
      </w:r>
      <w:r w:rsidR="00B30251" w:rsidRPr="00A95D68">
        <w:rPr>
          <w:vertAlign w:val="subscript"/>
        </w:rPr>
        <w:t>i</w:t>
      </w:r>
      <w:r w:rsidR="00B30251" w:rsidRPr="00A95D68">
        <w:t xml:space="preserve"> keskeltä mettää.</w:t>
      </w:r>
    </w:p>
    <w:p w14:paraId="0C45C676" w14:textId="23E37D35" w:rsidR="00B30251" w:rsidRPr="00A95D68" w:rsidRDefault="0075485B" w:rsidP="00BD2A19">
      <w:pPr>
        <w:spacing w:before="120" w:after="120"/>
      </w:pPr>
      <w:r>
        <w:t>(</w:t>
      </w:r>
      <w:r w:rsidR="00924C3E">
        <w:t>1</w:t>
      </w:r>
      <w:r w:rsidR="00DB3BED">
        <w:t>9</w:t>
      </w:r>
      <w:r w:rsidR="00FD63B9">
        <w:t xml:space="preserve">) </w:t>
      </w:r>
      <w:r w:rsidR="00B30251" w:rsidRPr="00A95D68">
        <w:t>Met</w:t>
      </w:r>
      <w:r w:rsidR="00B30251" w:rsidRPr="00A95D68">
        <w:rPr>
          <w:vertAlign w:val="subscript"/>
        </w:rPr>
        <w:t>i</w:t>
      </w:r>
      <w:r w:rsidR="00B30251" w:rsidRPr="00A95D68">
        <w:t xml:space="preserve"> rakastamma </w:t>
      </w:r>
      <w:r w:rsidR="00FA21EE">
        <w:t>[</w:t>
      </w:r>
      <w:r w:rsidR="00B30251" w:rsidRPr="00F93C0A">
        <w:rPr>
          <w:i/>
        </w:rPr>
        <w:t>toinen toistama</w:t>
      </w:r>
      <w:r w:rsidR="00B30251" w:rsidRPr="00A30253">
        <w:rPr>
          <w:vertAlign w:val="subscript"/>
        </w:rPr>
        <w:t>i</w:t>
      </w:r>
      <w:r w:rsidR="00FA21EE">
        <w:t>].</w:t>
      </w:r>
    </w:p>
    <w:p w14:paraId="6BDB4ADF" w14:textId="2C2DE362" w:rsidR="00B30251" w:rsidRPr="00A95D68" w:rsidRDefault="0075485B" w:rsidP="00BD2A19">
      <w:pPr>
        <w:spacing w:before="120" w:after="120"/>
      </w:pPr>
      <w:r>
        <w:t>(</w:t>
      </w:r>
      <w:r w:rsidR="00DB3BED">
        <w:t>20</w:t>
      </w:r>
      <w:r w:rsidR="00CA699F">
        <w:t>)</w:t>
      </w:r>
      <w:r w:rsidR="00FD63B9">
        <w:t xml:space="preserve"> </w:t>
      </w:r>
      <w:r w:rsidR="00B30251" w:rsidRPr="00A95D68">
        <w:t>Antakkaa</w:t>
      </w:r>
      <w:r w:rsidR="00B30251" w:rsidRPr="00A95D68">
        <w:rPr>
          <w:vertAlign w:val="subscript"/>
        </w:rPr>
        <w:t>i</w:t>
      </w:r>
      <w:r w:rsidR="00B30251" w:rsidRPr="00A95D68">
        <w:t xml:space="preserve"> antheeksi </w:t>
      </w:r>
      <w:r w:rsidR="00126500">
        <w:t>[</w:t>
      </w:r>
      <w:r w:rsidR="00B30251" w:rsidRPr="00F93C0A">
        <w:rPr>
          <w:i/>
        </w:rPr>
        <w:t>toinen toiselenna</w:t>
      </w:r>
      <w:r w:rsidR="00B30251" w:rsidRPr="0080315D">
        <w:rPr>
          <w:vertAlign w:val="subscript"/>
        </w:rPr>
        <w:t>i</w:t>
      </w:r>
      <w:r w:rsidR="00126500">
        <w:t>].</w:t>
      </w:r>
    </w:p>
    <w:p w14:paraId="26EB6807" w14:textId="4F941365" w:rsidR="00B30251" w:rsidRPr="00A95D68" w:rsidRDefault="0075485B" w:rsidP="00BD2A19">
      <w:pPr>
        <w:spacing w:before="120" w:after="120"/>
      </w:pPr>
      <w:r>
        <w:t>(</w:t>
      </w:r>
      <w:r w:rsidR="00DB3BED">
        <w:t>21</w:t>
      </w:r>
      <w:r w:rsidR="00FD63B9">
        <w:t xml:space="preserve">) </w:t>
      </w:r>
      <w:r w:rsidR="00B30251" w:rsidRPr="00A95D68">
        <w:t>Vihathaanko het</w:t>
      </w:r>
      <w:r w:rsidR="00B30251" w:rsidRPr="00A95D68">
        <w:rPr>
          <w:vertAlign w:val="subscript"/>
        </w:rPr>
        <w:t>i</w:t>
      </w:r>
      <w:r w:rsidR="00B30251" w:rsidRPr="00A95D68">
        <w:t xml:space="preserve"> </w:t>
      </w:r>
      <w:r w:rsidR="00126500">
        <w:t>[</w:t>
      </w:r>
      <w:r w:rsidR="00B30251" w:rsidRPr="00F93C0A">
        <w:rPr>
          <w:i/>
        </w:rPr>
        <w:t>toinen toistansa</w:t>
      </w:r>
      <w:r w:rsidR="00B30251" w:rsidRPr="008B5AA6">
        <w:rPr>
          <w:vertAlign w:val="subscript"/>
        </w:rPr>
        <w:t>i</w:t>
      </w:r>
      <w:r w:rsidR="008B5AA6">
        <w:t>]?</w:t>
      </w:r>
    </w:p>
    <w:p w14:paraId="2FDC80B7" w14:textId="72D36782" w:rsidR="00B30251" w:rsidRDefault="00B30251" w:rsidP="00BD2A19">
      <w:pPr>
        <w:spacing w:before="120" w:after="120"/>
      </w:pPr>
      <w:r w:rsidRPr="00A95D68">
        <w:t xml:space="preserve">Lisäksi </w:t>
      </w:r>
      <w:r w:rsidR="00681B65">
        <w:t>kivettynheitä possessiivisuffiksiita löyttyy adverbiista.</w:t>
      </w:r>
      <w:r w:rsidR="000F6735">
        <w:t xml:space="preserve"> </w:t>
      </w:r>
      <w:r w:rsidR="00681B65">
        <w:t>Silloin</w:t>
      </w:r>
      <w:r w:rsidRPr="00A95D68">
        <w:t xml:space="preserve"> net kuuluthaan itte adverbhiin eikä niitä ennää ajatella </w:t>
      </w:r>
      <w:r w:rsidR="00CA699F">
        <w:t>vasituisena possessiivisuffiksi</w:t>
      </w:r>
      <w:r w:rsidRPr="00A95D68">
        <w:t>n</w:t>
      </w:r>
      <w:r w:rsidR="00E62BE4">
        <w:t>n</w:t>
      </w:r>
      <w:r w:rsidRPr="00A95D68">
        <w:t xml:space="preserve">a. Tämmöissii </w:t>
      </w:r>
      <w:r w:rsidR="00681B65">
        <w:t xml:space="preserve">adverbiita </w:t>
      </w:r>
      <w:r w:rsidRPr="00A95D68">
        <w:t xml:space="preserve">oon esimerkiksi </w:t>
      </w:r>
      <w:r w:rsidRPr="003575BF">
        <w:rPr>
          <w:i/>
        </w:rPr>
        <w:t>aikoinansa</w:t>
      </w:r>
      <w:r w:rsidR="0075485B" w:rsidRPr="0075485B">
        <w:t>,</w:t>
      </w:r>
      <w:r w:rsidRPr="003575BF">
        <w:rPr>
          <w:i/>
        </w:rPr>
        <w:t xml:space="preserve"> erilänsä</w:t>
      </w:r>
      <w:r w:rsidR="0075485B" w:rsidRPr="0075485B">
        <w:t>,</w:t>
      </w:r>
      <w:r w:rsidRPr="003575BF">
        <w:rPr>
          <w:i/>
        </w:rPr>
        <w:t xml:space="preserve"> justhiinsa</w:t>
      </w:r>
      <w:r w:rsidR="0075485B" w:rsidRPr="0075485B">
        <w:t>,</w:t>
      </w:r>
      <w:r w:rsidRPr="003575BF">
        <w:rPr>
          <w:i/>
        </w:rPr>
        <w:t xml:space="preserve"> keskenänsä</w:t>
      </w:r>
      <w:r w:rsidR="0075485B" w:rsidRPr="0075485B">
        <w:t>,</w:t>
      </w:r>
      <w:r w:rsidRPr="003575BF">
        <w:rPr>
          <w:i/>
        </w:rPr>
        <w:t xml:space="preserve"> kokonhansa</w:t>
      </w:r>
      <w:r w:rsidR="0075485B" w:rsidRPr="0075485B">
        <w:t>,</w:t>
      </w:r>
      <w:r w:rsidRPr="003575BF">
        <w:rPr>
          <w:i/>
        </w:rPr>
        <w:t xml:space="preserve"> umpinansa</w:t>
      </w:r>
      <w:r w:rsidRPr="00A95D68">
        <w:t>.</w:t>
      </w:r>
    </w:p>
    <w:p w14:paraId="75BC1C2B" w14:textId="0BC04AF5" w:rsidR="00BF5F2A" w:rsidRPr="00E77CBA" w:rsidRDefault="000D259F" w:rsidP="000D259F">
      <w:pPr>
        <w:pStyle w:val="Overskrift2"/>
      </w:pPr>
      <w:bookmarkStart w:id="1473" w:name="_Toc241129323"/>
      <w:bookmarkStart w:id="1474" w:name="_Toc311273843"/>
      <w:r>
        <w:t>Komparasuuni</w:t>
      </w:r>
      <w:bookmarkEnd w:id="1473"/>
      <w:bookmarkEnd w:id="1474"/>
    </w:p>
    <w:p w14:paraId="4C919163" w14:textId="3F27E340" w:rsidR="00BF5F2A" w:rsidRPr="00E77CBA" w:rsidRDefault="00A106DF" w:rsidP="00BF5F2A">
      <w:pPr>
        <w:pStyle w:val="Brdtekst"/>
      </w:pPr>
      <w:r w:rsidRPr="00083193">
        <w:rPr>
          <w:smallCaps/>
        </w:rPr>
        <w:t>Komparasuunin</w:t>
      </w:r>
      <w:r>
        <w:t xml:space="preserve"> pruukathaan käsitellä</w:t>
      </w:r>
      <w:r w:rsidR="00BF5F2A" w:rsidRPr="00E77CBA">
        <w:t xml:space="preserve"> adjektiiviitten </w:t>
      </w:r>
      <w:r>
        <w:t>– elik</w:t>
      </w:r>
      <w:r w:rsidR="00076A10">
        <w:t>k</w:t>
      </w:r>
      <w:r>
        <w:t xml:space="preserve">ä siis nomeniitten – </w:t>
      </w:r>
      <w:r w:rsidR="00BF5F2A" w:rsidRPr="00E77CBA">
        <w:t xml:space="preserve">taivutuksen </w:t>
      </w:r>
      <w:r w:rsidR="00EA50D3">
        <w:t>alla</w:t>
      </w:r>
      <w:r w:rsidR="00BF5F2A" w:rsidRPr="00E77CBA">
        <w:t xml:space="preserve">, osana morfologiita. Jos kuitenki kattoma suffiksiitten </w:t>
      </w:r>
      <w:r w:rsidR="00EF338F">
        <w:t>oorninkkii</w:t>
      </w:r>
      <w:r w:rsidR="00BF5F2A" w:rsidRPr="00E77CBA">
        <w:t>, se</w:t>
      </w:r>
      <w:r>
        <w:t xml:space="preserve"> varsin näjemä, ette komparasuunisuffiksit oon derivasuuni</w:t>
      </w:r>
      <w:r w:rsidR="00BF5F2A" w:rsidRPr="00E77CBA">
        <w:t>suffiksiitten paikala</w:t>
      </w:r>
      <w:r w:rsidR="009D06AC">
        <w:t>,</w:t>
      </w:r>
      <w:r w:rsidR="00BF5F2A" w:rsidRPr="00E77CBA">
        <w:t xml:space="preserve"> eli </w:t>
      </w:r>
      <w:r w:rsidR="00FD4F5E">
        <w:t>komparasuuni</w:t>
      </w:r>
      <w:r w:rsidR="001949BB">
        <w:t>suffiksiitten pö</w:t>
      </w:r>
      <w:r w:rsidR="00BF5F2A" w:rsidRPr="00E77CBA">
        <w:t>r</w:t>
      </w:r>
      <w:r w:rsidR="001949BB">
        <w:t>hään saattaa vielä lisätä jonku</w:t>
      </w:r>
      <w:r w:rsidR="00BF5F2A" w:rsidRPr="00E77CBA">
        <w:t xml:space="preserve"> muun </w:t>
      </w:r>
      <w:r w:rsidR="00401A0C">
        <w:t>derivasuuni</w:t>
      </w:r>
      <w:r w:rsidR="00BF5F2A" w:rsidRPr="00E77CBA">
        <w:t>suffiksin. Esim</w:t>
      </w:r>
      <w:r w:rsidR="00401A0C">
        <w:t>erkiksi</w:t>
      </w:r>
      <w:r w:rsidR="001A0EEA">
        <w:t>:</w:t>
      </w:r>
    </w:p>
    <w:p w14:paraId="07834EDF" w14:textId="2731B0C8" w:rsidR="00BF5F2A" w:rsidRPr="00DF4D19" w:rsidRDefault="00BF5F2A" w:rsidP="00BF5F2A">
      <w:pPr>
        <w:pStyle w:val="Brdtekst"/>
        <w:rPr>
          <w:i/>
        </w:rPr>
      </w:pPr>
      <w:r w:rsidRPr="00DF4D19">
        <w:rPr>
          <w:i/>
        </w:rPr>
        <w:t xml:space="preserve">huono </w:t>
      </w:r>
      <w:r w:rsidR="004F7A36">
        <w:rPr>
          <w:i/>
        </w:rPr>
        <w:t>→</w:t>
      </w:r>
      <w:r w:rsidRPr="00DF4D19">
        <w:rPr>
          <w:i/>
        </w:rPr>
        <w:t xml:space="preserve"> </w:t>
      </w:r>
      <w:r w:rsidR="0075485B">
        <w:t>(</w:t>
      </w:r>
      <w:r w:rsidR="001A0EEA">
        <w:t>komparatiivi</w:t>
      </w:r>
      <w:r w:rsidRPr="004F7A36">
        <w:t xml:space="preserve">) </w:t>
      </w:r>
      <w:r w:rsidRPr="00DF4D19">
        <w:rPr>
          <w:i/>
        </w:rPr>
        <w:t>huono</w:t>
      </w:r>
      <w:r w:rsidR="0098090B" w:rsidRPr="0098090B">
        <w:t>/</w:t>
      </w:r>
      <w:r w:rsidRPr="00DF4D19">
        <w:rPr>
          <w:i/>
        </w:rPr>
        <w:t xml:space="preserve">mpi </w:t>
      </w:r>
      <w:r w:rsidR="004F7A36">
        <w:rPr>
          <w:i/>
        </w:rPr>
        <w:t>→</w:t>
      </w:r>
      <w:r w:rsidR="001A0EEA">
        <w:rPr>
          <w:i/>
        </w:rPr>
        <w:t xml:space="preserve"> </w:t>
      </w:r>
      <w:r w:rsidR="001A0EEA">
        <w:t>(omituisuuđennimi)</w:t>
      </w:r>
      <w:r w:rsidR="004F7A36">
        <w:rPr>
          <w:i/>
        </w:rPr>
        <w:t xml:space="preserve"> </w:t>
      </w:r>
      <w:r w:rsidRPr="00DF4D19">
        <w:rPr>
          <w:i/>
        </w:rPr>
        <w:t>huono</w:t>
      </w:r>
      <w:r w:rsidR="0098090B" w:rsidRPr="0098090B">
        <w:t>/</w:t>
      </w:r>
      <w:r w:rsidRPr="00DF4D19">
        <w:rPr>
          <w:i/>
        </w:rPr>
        <w:t>m</w:t>
      </w:r>
      <w:r w:rsidR="0098090B" w:rsidRPr="0098090B">
        <w:t>/</w:t>
      </w:r>
      <w:r w:rsidRPr="00DF4D19">
        <w:rPr>
          <w:i/>
        </w:rPr>
        <w:t>uus</w:t>
      </w:r>
    </w:p>
    <w:p w14:paraId="53757490" w14:textId="7B1F4F5D" w:rsidR="00BF5F2A" w:rsidRPr="00E77CBA" w:rsidRDefault="00247A6D" w:rsidP="00BF5F2A">
      <w:pPr>
        <w:pStyle w:val="Brdtekst"/>
      </w:pPr>
      <w:r>
        <w:t>Taivutussuffiksiitten pö</w:t>
      </w:r>
      <w:r w:rsidR="00BF5F2A" w:rsidRPr="00E77CBA">
        <w:t xml:space="preserve">rhään ei </w:t>
      </w:r>
      <w:r w:rsidR="00401A0C">
        <w:t>derivasuuni</w:t>
      </w:r>
      <w:r w:rsidR="00BF5F2A" w:rsidRPr="00E77CBA">
        <w:t>suffiksii saata lisätä.</w:t>
      </w:r>
    </w:p>
    <w:p w14:paraId="5C0590F4" w14:textId="2EED3AAF" w:rsidR="00BF5F2A" w:rsidRPr="00E77CBA" w:rsidRDefault="00BF5F2A" w:rsidP="00BF5F2A">
      <w:pPr>
        <w:pStyle w:val="Brdtekst"/>
      </w:pPr>
      <w:r w:rsidRPr="00E77CBA">
        <w:t xml:space="preserve">Lisäksi </w:t>
      </w:r>
      <w:r w:rsidR="00FD4F5E">
        <w:t>komparasuuni</w:t>
      </w:r>
      <w:r w:rsidRPr="00E77CBA">
        <w:t>suffiksilla haamustetut sanat taivutethaan samala tavala ko muutki adjek</w:t>
      </w:r>
      <w:r w:rsidR="00247A6D">
        <w:t>tiivit eli net oon adjektiivit</w:t>
      </w:r>
      <w:r w:rsidRPr="00E77CBA">
        <w:t xml:space="preserve"> samhaan laihiin ko muutki adjektiivit.</w:t>
      </w:r>
    </w:p>
    <w:p w14:paraId="7FFC5AD4" w14:textId="2AA3C606" w:rsidR="00401A0C" w:rsidRDefault="00401A0C" w:rsidP="00401A0C">
      <w:pPr>
        <w:pStyle w:val="Brdtekst"/>
      </w:pPr>
      <w:r>
        <w:t>Kuitenki, ko k</w:t>
      </w:r>
      <w:r w:rsidR="00FD4F5E">
        <w:t>omparasuuni</w:t>
      </w:r>
      <w:r w:rsidR="00BF5F2A" w:rsidRPr="00E77CBA">
        <w:t xml:space="preserve"> oon täysin produktiivinen </w:t>
      </w:r>
      <w:r>
        <w:t>derivasuuni</w:t>
      </w:r>
      <w:r w:rsidR="00BF5F2A" w:rsidRPr="00E77CBA">
        <w:t xml:space="preserve">kaava, ja sillä voi haamustaat </w:t>
      </w:r>
      <w:r w:rsidR="00FD4F5E">
        <w:t>komparasuuni</w:t>
      </w:r>
      <w:r w:rsidR="009D06AC">
        <w:t>nomeniita</w:t>
      </w:r>
      <w:r w:rsidR="00BF5F2A" w:rsidRPr="00E77CBA">
        <w:t xml:space="preserve"> kaikista adjektiiviista ja osasta substantiiviitaki</w:t>
      </w:r>
      <w:r>
        <w:t xml:space="preserve">, se </w:t>
      </w:r>
      <w:r w:rsidR="00E82C95">
        <w:t>käsittelemä</w:t>
      </w:r>
      <w:r>
        <w:t xml:space="preserve"> sen tässä nomeniitten taivutuksen alla</w:t>
      </w:r>
      <w:r w:rsidR="00BF5F2A" w:rsidRPr="00E77CBA">
        <w:t>.</w:t>
      </w:r>
      <w:bookmarkStart w:id="1475" w:name="_Toc196216754"/>
    </w:p>
    <w:p w14:paraId="1CCD7A3F" w14:textId="0F358648" w:rsidR="00BF5F2A" w:rsidRPr="00E77CBA" w:rsidRDefault="00BF5F2A" w:rsidP="006B76A9">
      <w:pPr>
        <w:pStyle w:val="Overskrift3"/>
      </w:pPr>
      <w:bookmarkStart w:id="1476" w:name="_Komparatiivi"/>
      <w:bookmarkStart w:id="1477" w:name="_Toc241129324"/>
      <w:bookmarkStart w:id="1478" w:name="_Toc311273844"/>
      <w:bookmarkEnd w:id="1476"/>
      <w:r w:rsidRPr="00E77CBA">
        <w:t>Komparatiivi</w:t>
      </w:r>
      <w:bookmarkEnd w:id="1475"/>
      <w:bookmarkEnd w:id="1477"/>
      <w:bookmarkEnd w:id="1478"/>
    </w:p>
    <w:p w14:paraId="3830EE80" w14:textId="02825AD2" w:rsidR="00F904D4" w:rsidRDefault="00BF5F2A" w:rsidP="00471C59">
      <w:pPr>
        <w:pStyle w:val="Brdtekst"/>
      </w:pPr>
      <w:r w:rsidRPr="00083193">
        <w:rPr>
          <w:smallCaps/>
        </w:rPr>
        <w:t>Komparatiivi</w:t>
      </w:r>
      <w:r w:rsidR="006B76A9" w:rsidRPr="00083193">
        <w:rPr>
          <w:smallCaps/>
        </w:rPr>
        <w:t>n</w:t>
      </w:r>
      <w:r w:rsidRPr="00083193">
        <w:rPr>
          <w:smallCaps/>
        </w:rPr>
        <w:t xml:space="preserve"> </w:t>
      </w:r>
      <w:r w:rsidRPr="00E77CBA">
        <w:t xml:space="preserve">haamustethaan </w:t>
      </w:r>
      <w:r>
        <w:t>siihen</w:t>
      </w:r>
      <w:r w:rsidRPr="00E77CBA">
        <w:t xml:space="preserve"> laihiin, ette otethaan sanan vokaalirangan ja lisäthään </w:t>
      </w:r>
      <w:r>
        <w:t>siihen</w:t>
      </w:r>
      <w:r w:rsidRPr="00E77CBA">
        <w:t xml:space="preserve"> nominatiivissa suffiksin </w:t>
      </w:r>
      <w:r w:rsidRPr="00E77CBA">
        <w:rPr>
          <w:i/>
        </w:rPr>
        <w:t>mpi</w:t>
      </w:r>
      <w:r w:rsidRPr="00E77CBA">
        <w:t xml:space="preserve">, muissa kaasuksissa </w:t>
      </w:r>
      <w:r w:rsidRPr="00E77CBA">
        <w:rPr>
          <w:i/>
        </w:rPr>
        <w:t>mp</w:t>
      </w:r>
      <w:r w:rsidR="0075485B" w:rsidRPr="0075485B">
        <w:t>(</w:t>
      </w:r>
      <w:r w:rsidRPr="00E77CBA">
        <w:rPr>
          <w:i/>
        </w:rPr>
        <w:t>p</w:t>
      </w:r>
      <w:r w:rsidR="0075485B" w:rsidRPr="0075485B">
        <w:t>)</w:t>
      </w:r>
      <w:r w:rsidRPr="00E77CBA">
        <w:rPr>
          <w:i/>
        </w:rPr>
        <w:t>A</w:t>
      </w:r>
      <w:r w:rsidRPr="00E77CBA">
        <w:t xml:space="preserve"> : </w:t>
      </w:r>
      <w:r w:rsidRPr="00E77CBA">
        <w:rPr>
          <w:i/>
        </w:rPr>
        <w:t>m</w:t>
      </w:r>
      <w:r w:rsidR="0075485B" w:rsidRPr="0075485B">
        <w:t>(</w:t>
      </w:r>
      <w:r w:rsidRPr="00E77CBA">
        <w:rPr>
          <w:i/>
        </w:rPr>
        <w:t>m</w:t>
      </w:r>
      <w:r w:rsidR="0075485B" w:rsidRPr="0075485B">
        <w:t>)</w:t>
      </w:r>
      <w:r w:rsidRPr="00E77CBA">
        <w:rPr>
          <w:i/>
        </w:rPr>
        <w:t>A</w:t>
      </w:r>
      <w:r w:rsidR="001B127A" w:rsidRPr="001B127A">
        <w:t>.</w:t>
      </w:r>
      <w:r w:rsidRPr="00E77CBA">
        <w:rPr>
          <w:i/>
        </w:rPr>
        <w:t xml:space="preserve"> </w:t>
      </w:r>
      <w:r w:rsidRPr="00E77CBA">
        <w:t xml:space="preserve">Komparatiivin suffiksin eđelä graadi oon sama ko </w:t>
      </w:r>
      <w:r w:rsidR="00A27713">
        <w:t>genitiiv</w:t>
      </w:r>
      <w:r w:rsidRPr="00E77CBA">
        <w:t xml:space="preserve">in suffiksin eđelä eli </w:t>
      </w:r>
      <w:r w:rsidR="005F4EB6">
        <w:t>nomenityyp</w:t>
      </w:r>
      <w:r w:rsidR="009A28D0">
        <w:t xml:space="preserve">iissä 1 ja </w:t>
      </w:r>
      <w:r w:rsidR="001F2D02">
        <w:t xml:space="preserve">2.1 </w:t>
      </w:r>
      <w:r w:rsidRPr="00E77CBA">
        <w:t>sanarangan kaikkiin mataliin graadi</w:t>
      </w:r>
      <w:r w:rsidR="008717AE">
        <w:t xml:space="preserve">, muissa </w:t>
      </w:r>
      <w:r w:rsidR="005F4EB6">
        <w:t>nomenityyp</w:t>
      </w:r>
      <w:r w:rsidR="008E48E2">
        <w:t>iissä suffiksin lisäthään adjektiivin ainuhaan vokaalirankhaan</w:t>
      </w:r>
      <w:r w:rsidRPr="00E77CBA">
        <w:t>.</w:t>
      </w:r>
      <w:r w:rsidRPr="00E77CBA">
        <w:rPr>
          <w:i/>
        </w:rPr>
        <w:t xml:space="preserve"> </w:t>
      </w:r>
      <w:r w:rsidRPr="00E77CBA">
        <w:t>Ko sanassa oon tyhä kaksi</w:t>
      </w:r>
      <w:r w:rsidR="00247A6D">
        <w:t xml:space="preserve"> </w:t>
      </w:r>
      <w:r w:rsidR="0097614E">
        <w:t>tavvuu</w:t>
      </w:r>
      <w:r w:rsidRPr="00E77CBA">
        <w:t xml:space="preserve"> ja se loppuu vokaalhiin </w:t>
      </w:r>
      <w:r w:rsidRPr="00E77CBA">
        <w:rPr>
          <w:i/>
        </w:rPr>
        <w:t>a</w:t>
      </w:r>
      <w:r w:rsidRPr="00E77CBA">
        <w:t xml:space="preserve"> tahi </w:t>
      </w:r>
      <w:r w:rsidRPr="00E77CBA">
        <w:rPr>
          <w:i/>
        </w:rPr>
        <w:t>ä</w:t>
      </w:r>
      <w:r w:rsidRPr="00E77CBA">
        <w:t xml:space="preserve">, se rangan vokaali muuttuu </w:t>
      </w:r>
      <w:r w:rsidRPr="00E77CBA">
        <w:rPr>
          <w:i/>
        </w:rPr>
        <w:t>e</w:t>
      </w:r>
      <w:r w:rsidRPr="00E77CBA">
        <w:t xml:space="preserve">:ksi. </w:t>
      </w:r>
      <w:r w:rsidR="009E2846">
        <w:t xml:space="preserve">Ko ranka loppuu </w:t>
      </w:r>
      <w:r w:rsidR="009E2846" w:rsidRPr="009E2846">
        <w:rPr>
          <w:i/>
        </w:rPr>
        <w:t>i</w:t>
      </w:r>
      <w:r w:rsidR="0098203B">
        <w:t>:hin</w:t>
      </w:r>
      <w:r w:rsidR="009E2846">
        <w:t xml:space="preserve">, se saattaa valita, säilyykö </w:t>
      </w:r>
      <w:r w:rsidR="009E2846" w:rsidRPr="009E2846">
        <w:t>rangan</w:t>
      </w:r>
      <w:r w:rsidR="009E2846">
        <w:t xml:space="preserve"> </w:t>
      </w:r>
      <w:r w:rsidR="009E2846">
        <w:rPr>
          <w:i/>
        </w:rPr>
        <w:t>i</w:t>
      </w:r>
      <w:r w:rsidR="009E2846">
        <w:t xml:space="preserve"> vain muuttuuko se </w:t>
      </w:r>
      <w:r w:rsidR="009E2846">
        <w:rPr>
          <w:i/>
        </w:rPr>
        <w:t>e</w:t>
      </w:r>
      <w:r w:rsidR="0075485B" w:rsidRPr="0075485B">
        <w:t>:</w:t>
      </w:r>
      <w:r w:rsidR="009E2846">
        <w:t>ksi komparatiivin suf</w:t>
      </w:r>
      <w:r w:rsidR="00244E27">
        <w:t>f</w:t>
      </w:r>
      <w:r w:rsidR="009E2846">
        <w:t>iksin eđelä.</w:t>
      </w:r>
      <w:r w:rsidR="009E2846">
        <w:rPr>
          <w:i/>
        </w:rPr>
        <w:t xml:space="preserve"> </w:t>
      </w:r>
      <w:r w:rsidRPr="009E2846">
        <w:t>Komparatiivin</w:t>
      </w:r>
      <w:r w:rsidRPr="00E77CBA">
        <w:t xml:space="preserve"> </w:t>
      </w:r>
      <w:r w:rsidRPr="00E77CBA">
        <w:rPr>
          <w:i/>
        </w:rPr>
        <w:t>A</w:t>
      </w:r>
      <w:r w:rsidRPr="00E77CBA">
        <w:t xml:space="preserve"> + pluraalin </w:t>
      </w:r>
      <w:r w:rsidRPr="00E77CBA">
        <w:rPr>
          <w:i/>
        </w:rPr>
        <w:t>i</w:t>
      </w:r>
      <w:r w:rsidRPr="00E77CBA">
        <w:t xml:space="preserve"> oon aina </w:t>
      </w:r>
      <w:r w:rsidRPr="00E77CBA">
        <w:rPr>
          <w:i/>
        </w:rPr>
        <w:t>i</w:t>
      </w:r>
      <w:r w:rsidR="001B127A" w:rsidRPr="001B127A">
        <w:t>.</w:t>
      </w:r>
      <w:r w:rsidR="00D83470">
        <w:rPr>
          <w:i/>
        </w:rPr>
        <w:t xml:space="preserve"> </w:t>
      </w:r>
      <w:r w:rsidR="00D83470">
        <w:t>Esimerkkii</w:t>
      </w:r>
      <w:r w:rsidRPr="00E77CBA">
        <w:t xml:space="preserve"> </w:t>
      </w:r>
      <w:r w:rsidR="005F4EB6">
        <w:t>nomenityyp</w:t>
      </w:r>
      <w:r w:rsidR="00D0764F">
        <w:t xml:space="preserve">ittäin </w:t>
      </w:r>
      <w:r w:rsidR="0075485B">
        <w:t>(</w:t>
      </w:r>
      <w:r w:rsidRPr="00E77CBA">
        <w:t>sg.nom. : sg.gen. : sg.part. : pl.part.)</w:t>
      </w:r>
      <w:r w:rsidR="00CF5B12">
        <w:t>:</w:t>
      </w:r>
    </w:p>
    <w:p w14:paraId="0610ACA9" w14:textId="7727C43E" w:rsidR="00F904D4" w:rsidRDefault="0075485B" w:rsidP="00471C59">
      <w:pPr>
        <w:pStyle w:val="Brdtekst"/>
      </w:pPr>
      <w:r>
        <w:t>(</w:t>
      </w:r>
      <w:r w:rsidR="00D83470">
        <w:t xml:space="preserve">1.1) </w:t>
      </w:r>
      <w:r w:rsidR="00D83470" w:rsidRPr="00DF4D19">
        <w:rPr>
          <w:i/>
        </w:rPr>
        <w:t xml:space="preserve">paha → </w:t>
      </w:r>
      <w:r w:rsidR="00D83470" w:rsidRPr="007777E2">
        <w:rPr>
          <w:i/>
        </w:rPr>
        <w:t>pahe</w:t>
      </w:r>
      <w:r w:rsidR="0098090B" w:rsidRPr="0098090B">
        <w:t>/</w:t>
      </w:r>
      <w:r w:rsidR="00D83470" w:rsidRPr="007777E2">
        <w:rPr>
          <w:i/>
        </w:rPr>
        <w:t xml:space="preserve">mpi </w:t>
      </w:r>
      <w:r w:rsidRPr="0075485B">
        <w:t>:</w:t>
      </w:r>
      <w:r w:rsidR="00D83470" w:rsidRPr="007777E2">
        <w:rPr>
          <w:i/>
        </w:rPr>
        <w:t xml:space="preserve"> pahe</w:t>
      </w:r>
      <w:r w:rsidR="0098090B" w:rsidRPr="0098090B">
        <w:t>/</w:t>
      </w:r>
      <w:r w:rsidR="00D83470" w:rsidRPr="007777E2">
        <w:rPr>
          <w:i/>
        </w:rPr>
        <w:t>ma</w:t>
      </w:r>
      <w:r w:rsidR="0098090B" w:rsidRPr="0098090B">
        <w:t>/</w:t>
      </w:r>
      <w:r w:rsidR="00D83470" w:rsidRPr="007777E2">
        <w:rPr>
          <w:i/>
        </w:rPr>
        <w:t xml:space="preserve">n </w:t>
      </w:r>
      <w:r w:rsidRPr="0075485B">
        <w:t>:</w:t>
      </w:r>
      <w:r w:rsidR="00D83470" w:rsidRPr="007777E2">
        <w:rPr>
          <w:i/>
        </w:rPr>
        <w:t xml:space="preserve"> pahe</w:t>
      </w:r>
      <w:r w:rsidR="0098090B" w:rsidRPr="0098090B">
        <w:t>/</w:t>
      </w:r>
      <w:r w:rsidR="00D83470" w:rsidRPr="007777E2">
        <w:rPr>
          <w:i/>
        </w:rPr>
        <w:t>mp</w:t>
      </w:r>
      <w:r w:rsidRPr="0075485B">
        <w:t>(</w:t>
      </w:r>
      <w:r w:rsidR="00D83470" w:rsidRPr="007777E2">
        <w:rPr>
          <w:i/>
        </w:rPr>
        <w:t>p</w:t>
      </w:r>
      <w:r w:rsidRPr="0075485B">
        <w:t>)</w:t>
      </w:r>
      <w:r w:rsidR="00D83470" w:rsidRPr="007777E2">
        <w:rPr>
          <w:i/>
        </w:rPr>
        <w:t>a</w:t>
      </w:r>
      <w:r w:rsidR="0098090B" w:rsidRPr="0098090B">
        <w:t>/</w:t>
      </w:r>
      <w:r w:rsidR="00D83470" w:rsidRPr="007777E2">
        <w:rPr>
          <w:i/>
        </w:rPr>
        <w:t xml:space="preserve">a </w:t>
      </w:r>
      <w:r w:rsidRPr="0075485B">
        <w:t>:</w:t>
      </w:r>
      <w:r w:rsidR="00D83470" w:rsidRPr="007777E2">
        <w:rPr>
          <w:i/>
        </w:rPr>
        <w:t xml:space="preserve"> pahe</w:t>
      </w:r>
      <w:r w:rsidR="0098090B" w:rsidRPr="0098090B">
        <w:t>/</w:t>
      </w:r>
      <w:r w:rsidR="00D83470" w:rsidRPr="007777E2">
        <w:rPr>
          <w:i/>
        </w:rPr>
        <w:t>mpp</w:t>
      </w:r>
      <w:r w:rsidR="0098090B" w:rsidRPr="0098090B">
        <w:t>/</w:t>
      </w:r>
      <w:r w:rsidR="00D83470" w:rsidRPr="007777E2">
        <w:rPr>
          <w:i/>
        </w:rPr>
        <w:t>ii</w:t>
      </w:r>
      <w:r w:rsidRPr="0075485B">
        <w:t>(</w:t>
      </w:r>
      <w:r w:rsidR="00D83470" w:rsidRPr="007777E2">
        <w:rPr>
          <w:i/>
        </w:rPr>
        <w:t>ta</w:t>
      </w:r>
      <w:r w:rsidRPr="0075485B">
        <w:t>)</w:t>
      </w:r>
      <w:r w:rsidR="00D83470" w:rsidRPr="007777E2">
        <w:rPr>
          <w:i/>
        </w:rPr>
        <w:t xml:space="preserve"> </w:t>
      </w:r>
      <w:r w:rsidR="00BA1173" w:rsidRPr="00BA1173">
        <w:t>~</w:t>
      </w:r>
      <w:r w:rsidR="00D83470" w:rsidRPr="007777E2">
        <w:rPr>
          <w:i/>
        </w:rPr>
        <w:t xml:space="preserve"> pahe</w:t>
      </w:r>
      <w:r w:rsidR="0098090B" w:rsidRPr="0098090B">
        <w:t>/</w:t>
      </w:r>
      <w:r w:rsidR="00D83470" w:rsidRPr="007777E2">
        <w:rPr>
          <w:i/>
        </w:rPr>
        <w:t>mp</w:t>
      </w:r>
      <w:r w:rsidR="0098090B" w:rsidRPr="0098090B">
        <w:t>/</w:t>
      </w:r>
      <w:r w:rsidR="00D83470" w:rsidRPr="007777E2">
        <w:rPr>
          <w:i/>
        </w:rPr>
        <w:t>i</w:t>
      </w:r>
      <w:r w:rsidR="0098090B" w:rsidRPr="0098090B">
        <w:t>/</w:t>
      </w:r>
      <w:r w:rsidR="00D83470" w:rsidRPr="007777E2">
        <w:rPr>
          <w:i/>
        </w:rPr>
        <w:t>a</w:t>
      </w:r>
      <w:r w:rsidRPr="0075485B">
        <w:t>,</w:t>
      </w:r>
      <w:r w:rsidR="00D83470" w:rsidRPr="007777E2">
        <w:rPr>
          <w:i/>
        </w:rPr>
        <w:t xml:space="preserve"> märkä → mär</w:t>
      </w:r>
      <w:r w:rsidRPr="0075485B">
        <w:t>(</w:t>
      </w:r>
      <w:r w:rsidR="00D83470" w:rsidRPr="007777E2">
        <w:rPr>
          <w:i/>
        </w:rPr>
        <w:t>j</w:t>
      </w:r>
      <w:r w:rsidRPr="0075485B">
        <w:t>)</w:t>
      </w:r>
      <w:r w:rsidR="00D83470" w:rsidRPr="007777E2">
        <w:rPr>
          <w:i/>
        </w:rPr>
        <w:t>e</w:t>
      </w:r>
      <w:r w:rsidR="0098090B" w:rsidRPr="0098090B">
        <w:t>/</w:t>
      </w:r>
      <w:r w:rsidR="00D83470" w:rsidRPr="007777E2">
        <w:rPr>
          <w:i/>
        </w:rPr>
        <w:t xml:space="preserve">mpi </w:t>
      </w:r>
      <w:r w:rsidRPr="0075485B">
        <w:t>:</w:t>
      </w:r>
      <w:r w:rsidR="00D83470" w:rsidRPr="007777E2">
        <w:rPr>
          <w:i/>
        </w:rPr>
        <w:t xml:space="preserve"> mär</w:t>
      </w:r>
      <w:r w:rsidRPr="0075485B">
        <w:t>(</w:t>
      </w:r>
      <w:r w:rsidR="00D83470" w:rsidRPr="007777E2">
        <w:rPr>
          <w:i/>
        </w:rPr>
        <w:t>j</w:t>
      </w:r>
      <w:r w:rsidRPr="0075485B">
        <w:t>)</w:t>
      </w:r>
      <w:r w:rsidR="00D83470" w:rsidRPr="007777E2">
        <w:rPr>
          <w:i/>
        </w:rPr>
        <w:t>e</w:t>
      </w:r>
      <w:r w:rsidR="0098090B" w:rsidRPr="0098090B">
        <w:t>/</w:t>
      </w:r>
      <w:r w:rsidR="00D83470" w:rsidRPr="007777E2">
        <w:rPr>
          <w:i/>
        </w:rPr>
        <w:t>mä</w:t>
      </w:r>
      <w:r w:rsidR="0098090B" w:rsidRPr="0098090B">
        <w:t>/</w:t>
      </w:r>
      <w:r w:rsidR="00D83470" w:rsidRPr="007777E2">
        <w:rPr>
          <w:i/>
        </w:rPr>
        <w:t xml:space="preserve">n </w:t>
      </w:r>
      <w:r w:rsidRPr="0075485B">
        <w:t>:</w:t>
      </w:r>
      <w:r w:rsidR="00D83470" w:rsidRPr="007777E2">
        <w:rPr>
          <w:i/>
        </w:rPr>
        <w:t xml:space="preserve"> mär</w:t>
      </w:r>
      <w:r w:rsidR="001B127A" w:rsidRPr="001B127A">
        <w:t>(</w:t>
      </w:r>
      <w:r w:rsidR="00247A6D">
        <w:rPr>
          <w:i/>
        </w:rPr>
        <w:t>j</w:t>
      </w:r>
      <w:r w:rsidR="001B127A" w:rsidRPr="001B127A">
        <w:t>)</w:t>
      </w:r>
      <w:r w:rsidR="00D83470" w:rsidRPr="007777E2">
        <w:rPr>
          <w:i/>
        </w:rPr>
        <w:t>e</w:t>
      </w:r>
      <w:r w:rsidR="0098090B" w:rsidRPr="0098090B">
        <w:t>/</w:t>
      </w:r>
      <w:r w:rsidR="00D83470" w:rsidRPr="007777E2">
        <w:rPr>
          <w:i/>
        </w:rPr>
        <w:t>mp</w:t>
      </w:r>
      <w:r w:rsidRPr="0075485B">
        <w:t>(</w:t>
      </w:r>
      <w:r w:rsidR="00D83470" w:rsidRPr="007777E2">
        <w:rPr>
          <w:i/>
        </w:rPr>
        <w:t>p</w:t>
      </w:r>
      <w:r w:rsidRPr="0075485B">
        <w:t>)</w:t>
      </w:r>
      <w:r w:rsidR="00D83470" w:rsidRPr="007777E2">
        <w:rPr>
          <w:i/>
        </w:rPr>
        <w:t>ä</w:t>
      </w:r>
      <w:r w:rsidR="0098090B" w:rsidRPr="0098090B">
        <w:t>/</w:t>
      </w:r>
      <w:r w:rsidR="00D83470" w:rsidRPr="007777E2">
        <w:rPr>
          <w:i/>
        </w:rPr>
        <w:t xml:space="preserve">ä </w:t>
      </w:r>
      <w:r w:rsidRPr="0075485B">
        <w:t>:</w:t>
      </w:r>
      <w:r w:rsidR="00D83470" w:rsidRPr="007777E2">
        <w:rPr>
          <w:i/>
        </w:rPr>
        <w:t xml:space="preserve"> märe</w:t>
      </w:r>
      <w:r w:rsidR="0098090B" w:rsidRPr="0098090B">
        <w:t>/</w:t>
      </w:r>
      <w:r w:rsidR="00E3595B" w:rsidRPr="007777E2">
        <w:rPr>
          <w:i/>
        </w:rPr>
        <w:t>mpp</w:t>
      </w:r>
      <w:r w:rsidR="0098090B" w:rsidRPr="0098090B">
        <w:t>/</w:t>
      </w:r>
      <w:r w:rsidR="00E3595B" w:rsidRPr="007777E2">
        <w:rPr>
          <w:i/>
        </w:rPr>
        <w:t>ii</w:t>
      </w:r>
      <w:r w:rsidRPr="0075485B">
        <w:t>(</w:t>
      </w:r>
      <w:r w:rsidR="00D83470" w:rsidRPr="007777E2">
        <w:rPr>
          <w:i/>
        </w:rPr>
        <w:t>tä</w:t>
      </w:r>
      <w:r w:rsidR="001B127A" w:rsidRPr="001B127A">
        <w:t>)</w:t>
      </w:r>
      <w:r w:rsidR="00D83470" w:rsidRPr="007777E2">
        <w:rPr>
          <w:i/>
        </w:rPr>
        <w:t xml:space="preserve"> </w:t>
      </w:r>
      <w:r w:rsidR="00BA1173" w:rsidRPr="00BA1173">
        <w:t>~</w:t>
      </w:r>
      <w:r w:rsidR="00D83470" w:rsidRPr="007777E2">
        <w:rPr>
          <w:i/>
        </w:rPr>
        <w:t xml:space="preserve"> mär</w:t>
      </w:r>
      <w:r w:rsidR="001B127A" w:rsidRPr="001B127A">
        <w:t>(</w:t>
      </w:r>
      <w:r w:rsidR="00D83470" w:rsidRPr="007777E2">
        <w:rPr>
          <w:i/>
        </w:rPr>
        <w:t>j</w:t>
      </w:r>
      <w:r w:rsidR="001B127A" w:rsidRPr="001B127A">
        <w:t>)</w:t>
      </w:r>
      <w:r w:rsidR="00D83470" w:rsidRPr="007777E2">
        <w:rPr>
          <w:i/>
        </w:rPr>
        <w:t>emp</w:t>
      </w:r>
      <w:r w:rsidR="0098090B" w:rsidRPr="0098090B">
        <w:t>/</w:t>
      </w:r>
      <w:r w:rsidR="00D83470" w:rsidRPr="007777E2">
        <w:rPr>
          <w:i/>
        </w:rPr>
        <w:t>i</w:t>
      </w:r>
      <w:r w:rsidR="0098090B" w:rsidRPr="0098090B">
        <w:t>/</w:t>
      </w:r>
      <w:r w:rsidR="00D83470" w:rsidRPr="007777E2">
        <w:rPr>
          <w:i/>
        </w:rPr>
        <w:t>ä</w:t>
      </w:r>
      <w:r w:rsidR="00D83470" w:rsidRPr="007777E2">
        <w:t xml:space="preserve">, </w:t>
      </w:r>
      <w:r w:rsidR="00D83470" w:rsidRPr="007777E2">
        <w:rPr>
          <w:i/>
        </w:rPr>
        <w:t>villi</w:t>
      </w:r>
      <w:r w:rsidR="000A4B27">
        <w:rPr>
          <w:i/>
        </w:rPr>
        <w:t xml:space="preserve"> </w:t>
      </w:r>
      <w:r w:rsidR="00D83470" w:rsidRPr="007777E2">
        <w:rPr>
          <w:i/>
        </w:rPr>
        <w:t>→ villi</w:t>
      </w:r>
      <w:r w:rsidR="0098090B" w:rsidRPr="0098090B">
        <w:t>/</w:t>
      </w:r>
      <w:r w:rsidR="00D83470" w:rsidRPr="007777E2">
        <w:rPr>
          <w:i/>
        </w:rPr>
        <w:t xml:space="preserve">mpi </w:t>
      </w:r>
      <w:r w:rsidR="00BA1173" w:rsidRPr="00BA1173">
        <w:t>~</w:t>
      </w:r>
      <w:r w:rsidR="009E2846" w:rsidRPr="007777E2">
        <w:rPr>
          <w:i/>
        </w:rPr>
        <w:t xml:space="preserve"> ville</w:t>
      </w:r>
      <w:r w:rsidR="0098090B" w:rsidRPr="0098090B">
        <w:t>/</w:t>
      </w:r>
      <w:r w:rsidR="009E2846" w:rsidRPr="007777E2">
        <w:rPr>
          <w:i/>
        </w:rPr>
        <w:t>mpi</w:t>
      </w:r>
      <w:r w:rsidR="00A60E47">
        <w:rPr>
          <w:i/>
        </w:rPr>
        <w:t xml:space="preserve"> </w:t>
      </w:r>
      <w:r w:rsidRPr="0075485B">
        <w:t>:</w:t>
      </w:r>
      <w:r w:rsidR="00D83470" w:rsidRPr="007777E2">
        <w:rPr>
          <w:i/>
        </w:rPr>
        <w:t xml:space="preserve"> villi</w:t>
      </w:r>
      <w:r w:rsidR="0098090B" w:rsidRPr="0098090B">
        <w:t>/</w:t>
      </w:r>
      <w:r w:rsidR="00D83470" w:rsidRPr="007777E2">
        <w:rPr>
          <w:i/>
        </w:rPr>
        <w:t>mä</w:t>
      </w:r>
      <w:r w:rsidR="0098090B" w:rsidRPr="0098090B">
        <w:t>/</w:t>
      </w:r>
      <w:r w:rsidR="00D83470" w:rsidRPr="007777E2">
        <w:rPr>
          <w:i/>
        </w:rPr>
        <w:t xml:space="preserve">n </w:t>
      </w:r>
      <w:r w:rsidR="00BA1173" w:rsidRPr="00BA1173">
        <w:t>~</w:t>
      </w:r>
      <w:r w:rsidR="009E2846" w:rsidRPr="007777E2">
        <w:rPr>
          <w:i/>
        </w:rPr>
        <w:t xml:space="preserve"> ville</w:t>
      </w:r>
      <w:r w:rsidR="0098090B" w:rsidRPr="0098090B">
        <w:t>/</w:t>
      </w:r>
      <w:r w:rsidR="009E2846" w:rsidRPr="007777E2">
        <w:rPr>
          <w:i/>
        </w:rPr>
        <w:t>mä</w:t>
      </w:r>
      <w:r w:rsidR="0098090B" w:rsidRPr="0098090B">
        <w:t>/</w:t>
      </w:r>
      <w:r w:rsidR="009E2846" w:rsidRPr="007777E2">
        <w:rPr>
          <w:i/>
        </w:rPr>
        <w:t xml:space="preserve">n </w:t>
      </w:r>
      <w:r w:rsidRPr="0075485B">
        <w:t>:</w:t>
      </w:r>
      <w:r w:rsidR="00D83470" w:rsidRPr="007777E2">
        <w:rPr>
          <w:i/>
        </w:rPr>
        <w:t xml:space="preserve"> villi</w:t>
      </w:r>
      <w:r w:rsidR="0098090B" w:rsidRPr="0098090B">
        <w:t>/</w:t>
      </w:r>
      <w:r w:rsidR="00D83470" w:rsidRPr="007777E2">
        <w:rPr>
          <w:i/>
        </w:rPr>
        <w:t>mp</w:t>
      </w:r>
      <w:r w:rsidRPr="0075485B">
        <w:t>(</w:t>
      </w:r>
      <w:r w:rsidR="00D83470" w:rsidRPr="007777E2">
        <w:rPr>
          <w:i/>
        </w:rPr>
        <w:t>p</w:t>
      </w:r>
      <w:r w:rsidRPr="0075485B">
        <w:t>)</w:t>
      </w:r>
      <w:r w:rsidR="00D83470" w:rsidRPr="007777E2">
        <w:rPr>
          <w:i/>
        </w:rPr>
        <w:t>ä</w:t>
      </w:r>
      <w:r w:rsidR="0098090B" w:rsidRPr="0098090B">
        <w:t>/</w:t>
      </w:r>
      <w:r w:rsidR="00D83470" w:rsidRPr="007777E2">
        <w:rPr>
          <w:i/>
        </w:rPr>
        <w:t xml:space="preserve">ä </w:t>
      </w:r>
      <w:r w:rsidR="00BA1173" w:rsidRPr="00BA1173">
        <w:t>~</w:t>
      </w:r>
      <w:r w:rsidR="009E2846" w:rsidRPr="007777E2">
        <w:rPr>
          <w:i/>
        </w:rPr>
        <w:t xml:space="preserve"> ville</w:t>
      </w:r>
      <w:r w:rsidR="0098090B" w:rsidRPr="0098090B">
        <w:t>/</w:t>
      </w:r>
      <w:r w:rsidR="009E2846" w:rsidRPr="007777E2">
        <w:rPr>
          <w:i/>
        </w:rPr>
        <w:t>mp</w:t>
      </w:r>
      <w:r w:rsidRPr="0075485B">
        <w:t>(</w:t>
      </w:r>
      <w:r w:rsidR="009E2846" w:rsidRPr="007777E2">
        <w:rPr>
          <w:i/>
        </w:rPr>
        <w:t>p</w:t>
      </w:r>
      <w:r w:rsidRPr="0075485B">
        <w:t>)</w:t>
      </w:r>
      <w:r w:rsidR="009E2846" w:rsidRPr="007777E2">
        <w:rPr>
          <w:i/>
        </w:rPr>
        <w:t>ä</w:t>
      </w:r>
      <w:r w:rsidR="0098090B" w:rsidRPr="0098090B">
        <w:t>/</w:t>
      </w:r>
      <w:r w:rsidR="009E2846" w:rsidRPr="007777E2">
        <w:rPr>
          <w:i/>
        </w:rPr>
        <w:t xml:space="preserve">ä </w:t>
      </w:r>
      <w:r w:rsidRPr="0075485B">
        <w:t>:</w:t>
      </w:r>
      <w:r w:rsidR="00D83470" w:rsidRPr="007777E2">
        <w:rPr>
          <w:i/>
        </w:rPr>
        <w:t xml:space="preserve"> vil</w:t>
      </w:r>
      <w:r w:rsidR="00247A6D">
        <w:rPr>
          <w:i/>
        </w:rPr>
        <w:t>li</w:t>
      </w:r>
      <w:r w:rsidR="0098090B" w:rsidRPr="0098090B">
        <w:t>/</w:t>
      </w:r>
      <w:r w:rsidR="00247A6D">
        <w:rPr>
          <w:i/>
        </w:rPr>
        <w:t>mpp</w:t>
      </w:r>
      <w:r w:rsidR="0098090B" w:rsidRPr="0098090B">
        <w:t>/</w:t>
      </w:r>
      <w:r w:rsidR="00247A6D">
        <w:rPr>
          <w:i/>
        </w:rPr>
        <w:t>ii</w:t>
      </w:r>
      <w:r w:rsidR="001B127A" w:rsidRPr="001B127A">
        <w:t>(</w:t>
      </w:r>
      <w:r w:rsidR="00D83470" w:rsidRPr="007777E2">
        <w:rPr>
          <w:i/>
        </w:rPr>
        <w:t>tä</w:t>
      </w:r>
      <w:r w:rsidR="001B127A" w:rsidRPr="001B127A">
        <w:t>)</w:t>
      </w:r>
      <w:r w:rsidR="009E2846" w:rsidRPr="007777E2">
        <w:rPr>
          <w:i/>
        </w:rPr>
        <w:t xml:space="preserve"> </w:t>
      </w:r>
      <w:r w:rsidR="00BA1173" w:rsidRPr="00BA1173">
        <w:t>~</w:t>
      </w:r>
      <w:r w:rsidR="009E2846" w:rsidRPr="007777E2">
        <w:rPr>
          <w:i/>
        </w:rPr>
        <w:t xml:space="preserve"> villi</w:t>
      </w:r>
      <w:r w:rsidR="0098090B" w:rsidRPr="0098090B">
        <w:t>/</w:t>
      </w:r>
      <w:r w:rsidR="009E2846" w:rsidRPr="007777E2">
        <w:rPr>
          <w:i/>
        </w:rPr>
        <w:t>mp</w:t>
      </w:r>
      <w:r w:rsidR="0098090B" w:rsidRPr="0098090B">
        <w:t>/</w:t>
      </w:r>
      <w:r w:rsidR="009E2846" w:rsidRPr="007777E2">
        <w:rPr>
          <w:i/>
        </w:rPr>
        <w:t>i</w:t>
      </w:r>
      <w:r w:rsidR="0098090B" w:rsidRPr="0098090B">
        <w:t>/</w:t>
      </w:r>
      <w:r w:rsidR="009E2846" w:rsidRPr="007777E2">
        <w:rPr>
          <w:i/>
        </w:rPr>
        <w:t>ä</w:t>
      </w:r>
      <w:r w:rsidR="00E3595B" w:rsidRPr="007777E2">
        <w:rPr>
          <w:i/>
        </w:rPr>
        <w:t xml:space="preserve"> </w:t>
      </w:r>
      <w:r w:rsidR="00BA1173" w:rsidRPr="00BA1173">
        <w:t>~</w:t>
      </w:r>
      <w:r w:rsidR="00E3595B" w:rsidRPr="007777E2">
        <w:rPr>
          <w:i/>
        </w:rPr>
        <w:t xml:space="preserve"> ville</w:t>
      </w:r>
      <w:r w:rsidR="00BA1173" w:rsidRPr="00BA1173">
        <w:t>/</w:t>
      </w:r>
      <w:r w:rsidR="00E3595B" w:rsidRPr="007777E2">
        <w:rPr>
          <w:i/>
        </w:rPr>
        <w:t>mpp</w:t>
      </w:r>
      <w:r w:rsidR="0098090B" w:rsidRPr="0098090B">
        <w:t>/</w:t>
      </w:r>
      <w:r w:rsidR="00E3595B" w:rsidRPr="007777E2">
        <w:rPr>
          <w:i/>
        </w:rPr>
        <w:t>ii</w:t>
      </w:r>
      <w:r w:rsidRPr="0075485B">
        <w:t>(</w:t>
      </w:r>
      <w:r w:rsidR="00E3595B" w:rsidRPr="007777E2">
        <w:rPr>
          <w:i/>
        </w:rPr>
        <w:t>tä</w:t>
      </w:r>
      <w:r w:rsidRPr="0075485B">
        <w:t>)</w:t>
      </w:r>
      <w:r w:rsidR="00E3595B" w:rsidRPr="007777E2">
        <w:rPr>
          <w:i/>
        </w:rPr>
        <w:t xml:space="preserve"> </w:t>
      </w:r>
      <w:r w:rsidR="00BA1173" w:rsidRPr="00BA1173">
        <w:t>~</w:t>
      </w:r>
      <w:r w:rsidR="00E3595B" w:rsidRPr="007777E2">
        <w:rPr>
          <w:i/>
        </w:rPr>
        <w:t xml:space="preserve"> ville</w:t>
      </w:r>
      <w:r w:rsidR="0098090B" w:rsidRPr="0098090B">
        <w:t>/</w:t>
      </w:r>
      <w:r w:rsidR="00E3595B" w:rsidRPr="007777E2">
        <w:rPr>
          <w:i/>
        </w:rPr>
        <w:t>mp</w:t>
      </w:r>
      <w:r w:rsidR="0098090B" w:rsidRPr="0098090B">
        <w:t>/</w:t>
      </w:r>
      <w:r w:rsidR="00E3595B" w:rsidRPr="007777E2">
        <w:rPr>
          <w:i/>
        </w:rPr>
        <w:t>i</w:t>
      </w:r>
      <w:r w:rsidR="0098090B" w:rsidRPr="0098090B">
        <w:t>/</w:t>
      </w:r>
      <w:r w:rsidR="00E3595B" w:rsidRPr="007777E2">
        <w:rPr>
          <w:i/>
        </w:rPr>
        <w:t>ä</w:t>
      </w:r>
      <w:r w:rsidRPr="0075485B">
        <w:t>,</w:t>
      </w:r>
      <w:r w:rsidR="00E3595B" w:rsidRPr="007777E2">
        <w:rPr>
          <w:i/>
        </w:rPr>
        <w:t xml:space="preserve"> </w:t>
      </w:r>
      <w:r w:rsidR="00471C59" w:rsidRPr="007777E2">
        <w:rPr>
          <w:i/>
        </w:rPr>
        <w:t>outo → ou</w:t>
      </w:r>
      <w:r w:rsidRPr="0075485B">
        <w:t>(</w:t>
      </w:r>
      <w:r w:rsidR="00471C59" w:rsidRPr="007777E2">
        <w:rPr>
          <w:i/>
        </w:rPr>
        <w:t>đ</w:t>
      </w:r>
      <w:r w:rsidRPr="0075485B">
        <w:t>)</w:t>
      </w:r>
      <w:r w:rsidR="00471C59" w:rsidRPr="00DF4D19">
        <w:rPr>
          <w:i/>
        </w:rPr>
        <w:t>o</w:t>
      </w:r>
      <w:r w:rsidR="0098090B" w:rsidRPr="0098090B">
        <w:t>/</w:t>
      </w:r>
      <w:r w:rsidR="00471C59" w:rsidRPr="00DF4D19">
        <w:rPr>
          <w:i/>
        </w:rPr>
        <w:t xml:space="preserve">mpi </w:t>
      </w:r>
      <w:r w:rsidRPr="0075485B">
        <w:t>:</w:t>
      </w:r>
      <w:r w:rsidR="00471C59" w:rsidRPr="00DF4D19">
        <w:rPr>
          <w:i/>
        </w:rPr>
        <w:t xml:space="preserve"> ou</w:t>
      </w:r>
      <w:r w:rsidRPr="0075485B">
        <w:t>(</w:t>
      </w:r>
      <w:r w:rsidR="00471C59" w:rsidRPr="00DF4D19">
        <w:rPr>
          <w:i/>
        </w:rPr>
        <w:t>đ</w:t>
      </w:r>
      <w:r w:rsidRPr="0075485B">
        <w:t>)</w:t>
      </w:r>
      <w:r w:rsidR="00471C59" w:rsidRPr="00DF4D19">
        <w:rPr>
          <w:i/>
        </w:rPr>
        <w:t>o</w:t>
      </w:r>
      <w:r w:rsidR="0098090B" w:rsidRPr="0098090B">
        <w:t>/</w:t>
      </w:r>
      <w:r w:rsidR="00471C59" w:rsidRPr="00DF4D19">
        <w:rPr>
          <w:i/>
        </w:rPr>
        <w:t>ma</w:t>
      </w:r>
      <w:r w:rsidR="0098090B" w:rsidRPr="0098090B">
        <w:t>/</w:t>
      </w:r>
      <w:r w:rsidR="00471C59" w:rsidRPr="00DF4D19">
        <w:rPr>
          <w:i/>
        </w:rPr>
        <w:t xml:space="preserve">n </w:t>
      </w:r>
      <w:r w:rsidRPr="0075485B">
        <w:t>:</w:t>
      </w:r>
      <w:r w:rsidR="00471C59" w:rsidRPr="00DF4D19">
        <w:rPr>
          <w:i/>
        </w:rPr>
        <w:t xml:space="preserve"> ou</w:t>
      </w:r>
      <w:r w:rsidRPr="0075485B">
        <w:t>(</w:t>
      </w:r>
      <w:r w:rsidR="00471C59" w:rsidRPr="00DF4D19">
        <w:rPr>
          <w:i/>
        </w:rPr>
        <w:t>đ</w:t>
      </w:r>
      <w:r w:rsidRPr="0075485B">
        <w:t>)</w:t>
      </w:r>
      <w:r w:rsidR="00471C59" w:rsidRPr="00DF4D19">
        <w:rPr>
          <w:i/>
        </w:rPr>
        <w:t>o</w:t>
      </w:r>
      <w:r w:rsidR="0098090B" w:rsidRPr="0098090B">
        <w:t>/</w:t>
      </w:r>
      <w:r w:rsidR="00471C59" w:rsidRPr="00DF4D19">
        <w:rPr>
          <w:i/>
        </w:rPr>
        <w:t>mp</w:t>
      </w:r>
      <w:r w:rsidRPr="0075485B">
        <w:t>(</w:t>
      </w:r>
      <w:r w:rsidR="00471C59" w:rsidRPr="00DF4D19">
        <w:rPr>
          <w:i/>
        </w:rPr>
        <w:t>p</w:t>
      </w:r>
      <w:r w:rsidRPr="0075485B">
        <w:t>)</w:t>
      </w:r>
      <w:r w:rsidR="00426AEC">
        <w:rPr>
          <w:i/>
        </w:rPr>
        <w:t>a</w:t>
      </w:r>
      <w:r w:rsidR="0098090B" w:rsidRPr="0098090B">
        <w:t>/</w:t>
      </w:r>
      <w:r w:rsidR="00426AEC">
        <w:rPr>
          <w:i/>
        </w:rPr>
        <w:t xml:space="preserve">a </w:t>
      </w:r>
      <w:r w:rsidRPr="0075485B">
        <w:t>:</w:t>
      </w:r>
      <w:r w:rsidR="00426AEC">
        <w:rPr>
          <w:i/>
        </w:rPr>
        <w:t xml:space="preserve"> ouđo</w:t>
      </w:r>
      <w:r w:rsidR="0098090B" w:rsidRPr="0098090B">
        <w:t>/</w:t>
      </w:r>
      <w:r w:rsidR="00426AEC">
        <w:rPr>
          <w:i/>
        </w:rPr>
        <w:t>mpp</w:t>
      </w:r>
      <w:r w:rsidR="0098090B" w:rsidRPr="0098090B">
        <w:t>/</w:t>
      </w:r>
      <w:r w:rsidR="00426AEC">
        <w:rPr>
          <w:i/>
        </w:rPr>
        <w:t>ii</w:t>
      </w:r>
      <w:r w:rsidRPr="0075485B">
        <w:t>(</w:t>
      </w:r>
      <w:r w:rsidR="00471C59" w:rsidRPr="00DF4D19">
        <w:rPr>
          <w:i/>
        </w:rPr>
        <w:t>ta</w:t>
      </w:r>
      <w:r w:rsidRPr="0075485B">
        <w:t>)</w:t>
      </w:r>
      <w:r w:rsidR="00471C59">
        <w:rPr>
          <w:i/>
        </w:rPr>
        <w:t xml:space="preserve"> </w:t>
      </w:r>
      <w:r w:rsidR="00BA1173" w:rsidRPr="00BA1173">
        <w:t>~</w:t>
      </w:r>
      <w:r w:rsidR="00471C59">
        <w:rPr>
          <w:i/>
        </w:rPr>
        <w:t xml:space="preserve"> ou'o</w:t>
      </w:r>
      <w:r w:rsidR="0098090B" w:rsidRPr="0098090B">
        <w:t>/</w:t>
      </w:r>
      <w:r w:rsidR="00471C59">
        <w:rPr>
          <w:i/>
        </w:rPr>
        <w:t>mp</w:t>
      </w:r>
      <w:r w:rsidR="0098090B" w:rsidRPr="0098090B">
        <w:t>/</w:t>
      </w:r>
      <w:r w:rsidR="00471C59">
        <w:rPr>
          <w:i/>
        </w:rPr>
        <w:t>i</w:t>
      </w:r>
      <w:r w:rsidR="0098090B" w:rsidRPr="0098090B">
        <w:t>/</w:t>
      </w:r>
      <w:r w:rsidR="00471C59">
        <w:rPr>
          <w:i/>
        </w:rPr>
        <w:t>a</w:t>
      </w:r>
      <w:r w:rsidR="00471C59">
        <w:t>;</w:t>
      </w:r>
    </w:p>
    <w:p w14:paraId="057F1976" w14:textId="3D96B8B5" w:rsidR="00F904D4" w:rsidRDefault="0075485B" w:rsidP="00471C59">
      <w:pPr>
        <w:pStyle w:val="Brdtekst"/>
      </w:pPr>
      <w:r>
        <w:t>(</w:t>
      </w:r>
      <w:r w:rsidR="00471C59">
        <w:t xml:space="preserve">1.2) </w:t>
      </w:r>
      <w:r w:rsidR="00471C59">
        <w:rPr>
          <w:i/>
        </w:rPr>
        <w:t>pieni</w:t>
      </w:r>
      <w:r w:rsidR="000A4B27">
        <w:rPr>
          <w:i/>
        </w:rPr>
        <w:t xml:space="preserve"> </w:t>
      </w:r>
      <w:r w:rsidR="00471C59" w:rsidRPr="00DF4D19">
        <w:rPr>
          <w:i/>
        </w:rPr>
        <w:t>→ piene</w:t>
      </w:r>
      <w:r w:rsidR="0098090B" w:rsidRPr="0098090B">
        <w:t>/</w:t>
      </w:r>
      <w:r w:rsidR="00471C59" w:rsidRPr="00DF4D19">
        <w:rPr>
          <w:i/>
        </w:rPr>
        <w:t xml:space="preserve">mpi </w:t>
      </w:r>
      <w:r w:rsidRPr="0075485B">
        <w:t>:</w:t>
      </w:r>
      <w:r w:rsidR="00471C59" w:rsidRPr="00DF4D19">
        <w:rPr>
          <w:i/>
        </w:rPr>
        <w:t xml:space="preserve"> piene</w:t>
      </w:r>
      <w:r w:rsidR="0098090B" w:rsidRPr="0098090B">
        <w:t>/</w:t>
      </w:r>
      <w:r w:rsidR="00471C59" w:rsidRPr="00DF4D19">
        <w:rPr>
          <w:i/>
        </w:rPr>
        <w:t>mä</w:t>
      </w:r>
      <w:r w:rsidR="0098090B" w:rsidRPr="0098090B">
        <w:t>/</w:t>
      </w:r>
      <w:r w:rsidR="00471C59" w:rsidRPr="00DF4D19">
        <w:rPr>
          <w:i/>
        </w:rPr>
        <w:t xml:space="preserve">n </w:t>
      </w:r>
      <w:r w:rsidRPr="0075485B">
        <w:t>:</w:t>
      </w:r>
      <w:r w:rsidR="00471C59" w:rsidRPr="00DF4D19">
        <w:rPr>
          <w:i/>
        </w:rPr>
        <w:t xml:space="preserve"> piene</w:t>
      </w:r>
      <w:r w:rsidR="0098090B" w:rsidRPr="0098090B">
        <w:t>/</w:t>
      </w:r>
      <w:r w:rsidR="00471C59" w:rsidRPr="00DF4D19">
        <w:rPr>
          <w:i/>
        </w:rPr>
        <w:t>mp</w:t>
      </w:r>
      <w:r w:rsidRPr="0075485B">
        <w:t>(</w:t>
      </w:r>
      <w:r w:rsidR="00471C59" w:rsidRPr="00DF4D19">
        <w:rPr>
          <w:i/>
        </w:rPr>
        <w:t>p</w:t>
      </w:r>
      <w:r w:rsidRPr="0075485B">
        <w:t>)</w:t>
      </w:r>
      <w:r w:rsidR="00471C59">
        <w:rPr>
          <w:i/>
        </w:rPr>
        <w:t>ä</w:t>
      </w:r>
      <w:r w:rsidR="0098090B" w:rsidRPr="0098090B">
        <w:t>/</w:t>
      </w:r>
      <w:r w:rsidR="00471C59">
        <w:rPr>
          <w:i/>
        </w:rPr>
        <w:t xml:space="preserve">ä </w:t>
      </w:r>
      <w:r w:rsidRPr="0075485B">
        <w:t>:</w:t>
      </w:r>
      <w:r w:rsidR="00471C59">
        <w:rPr>
          <w:i/>
        </w:rPr>
        <w:t xml:space="preserve"> piene</w:t>
      </w:r>
      <w:r w:rsidR="0098090B" w:rsidRPr="0098090B">
        <w:t>/</w:t>
      </w:r>
      <w:r w:rsidR="00471C59">
        <w:rPr>
          <w:i/>
        </w:rPr>
        <w:t>mpp</w:t>
      </w:r>
      <w:r w:rsidR="0098090B" w:rsidRPr="0098090B">
        <w:t>/</w:t>
      </w:r>
      <w:r w:rsidR="00471C59">
        <w:rPr>
          <w:i/>
        </w:rPr>
        <w:t>ii</w:t>
      </w:r>
      <w:r w:rsidRPr="0075485B">
        <w:t>(</w:t>
      </w:r>
      <w:r w:rsidR="00471C59" w:rsidRPr="00DF4D19">
        <w:rPr>
          <w:i/>
        </w:rPr>
        <w:t>tä</w:t>
      </w:r>
      <w:r w:rsidRPr="0075485B">
        <w:t>)</w:t>
      </w:r>
      <w:r w:rsidR="00471C59">
        <w:rPr>
          <w:i/>
        </w:rPr>
        <w:t xml:space="preserve"> </w:t>
      </w:r>
      <w:r w:rsidR="00BA1173" w:rsidRPr="00BA1173">
        <w:t>~</w:t>
      </w:r>
      <w:r w:rsidR="00471C59">
        <w:rPr>
          <w:i/>
        </w:rPr>
        <w:t xml:space="preserve"> piene</w:t>
      </w:r>
      <w:r w:rsidR="0098090B" w:rsidRPr="0098090B">
        <w:t>/</w:t>
      </w:r>
      <w:r w:rsidR="00471C59">
        <w:rPr>
          <w:i/>
        </w:rPr>
        <w:t>mp</w:t>
      </w:r>
      <w:r w:rsidR="0098090B" w:rsidRPr="0098090B">
        <w:t>/</w:t>
      </w:r>
      <w:r w:rsidR="00471C59">
        <w:rPr>
          <w:i/>
        </w:rPr>
        <w:t>i</w:t>
      </w:r>
      <w:r w:rsidR="0098090B" w:rsidRPr="0098090B">
        <w:t>/</w:t>
      </w:r>
      <w:r w:rsidR="00471C59">
        <w:rPr>
          <w:i/>
        </w:rPr>
        <w:t>ä</w:t>
      </w:r>
      <w:r w:rsidRPr="0075485B">
        <w:t>,</w:t>
      </w:r>
      <w:r w:rsidR="00471C59">
        <w:rPr>
          <w:i/>
        </w:rPr>
        <w:t xml:space="preserve"> uusi</w:t>
      </w:r>
      <w:r w:rsidR="000A4B27">
        <w:rPr>
          <w:i/>
        </w:rPr>
        <w:t xml:space="preserve"> </w:t>
      </w:r>
      <w:r w:rsidR="00471C59" w:rsidRPr="00DF4D19">
        <w:rPr>
          <w:i/>
        </w:rPr>
        <w:t>→ uu</w:t>
      </w:r>
      <w:r w:rsidRPr="0075485B">
        <w:t>(</w:t>
      </w:r>
      <w:r w:rsidR="00471C59" w:rsidRPr="00DF4D19">
        <w:rPr>
          <w:i/>
        </w:rPr>
        <w:t>đ</w:t>
      </w:r>
      <w:r w:rsidRPr="0075485B">
        <w:t>)</w:t>
      </w:r>
      <w:r w:rsidR="00471C59" w:rsidRPr="00DF4D19">
        <w:rPr>
          <w:i/>
        </w:rPr>
        <w:t>e</w:t>
      </w:r>
      <w:r w:rsidR="0098090B" w:rsidRPr="0098090B">
        <w:t>/</w:t>
      </w:r>
      <w:r w:rsidR="00471C59" w:rsidRPr="00DF4D19">
        <w:rPr>
          <w:i/>
        </w:rPr>
        <w:t xml:space="preserve">mpi </w:t>
      </w:r>
      <w:r w:rsidRPr="0075485B">
        <w:t>:</w:t>
      </w:r>
      <w:r w:rsidR="00471C59" w:rsidRPr="00DF4D19">
        <w:rPr>
          <w:i/>
        </w:rPr>
        <w:t xml:space="preserve"> uu</w:t>
      </w:r>
      <w:r w:rsidRPr="0075485B">
        <w:t>(</w:t>
      </w:r>
      <w:r w:rsidR="00471C59" w:rsidRPr="00DF4D19">
        <w:rPr>
          <w:i/>
        </w:rPr>
        <w:t>đ</w:t>
      </w:r>
      <w:r w:rsidRPr="0075485B">
        <w:t>)</w:t>
      </w:r>
      <w:r w:rsidR="00471C59" w:rsidRPr="00DF4D19">
        <w:rPr>
          <w:i/>
        </w:rPr>
        <w:t>e</w:t>
      </w:r>
      <w:r w:rsidR="0098090B" w:rsidRPr="0098090B">
        <w:t>/</w:t>
      </w:r>
      <w:r w:rsidR="00471C59" w:rsidRPr="00DF4D19">
        <w:rPr>
          <w:i/>
        </w:rPr>
        <w:t>ma</w:t>
      </w:r>
      <w:r w:rsidR="0098090B" w:rsidRPr="0098090B">
        <w:t>/</w:t>
      </w:r>
      <w:r w:rsidR="00471C59" w:rsidRPr="00DF4D19">
        <w:rPr>
          <w:i/>
        </w:rPr>
        <w:t xml:space="preserve">n </w:t>
      </w:r>
      <w:r w:rsidRPr="0075485B">
        <w:t>:</w:t>
      </w:r>
      <w:r w:rsidR="00471C59" w:rsidRPr="00DF4D19">
        <w:rPr>
          <w:i/>
        </w:rPr>
        <w:t xml:space="preserve"> uu</w:t>
      </w:r>
      <w:r w:rsidRPr="0075485B">
        <w:t>(</w:t>
      </w:r>
      <w:r w:rsidR="00471C59" w:rsidRPr="00DF4D19">
        <w:rPr>
          <w:i/>
        </w:rPr>
        <w:t>đ</w:t>
      </w:r>
      <w:r w:rsidRPr="0075485B">
        <w:t>)</w:t>
      </w:r>
      <w:r w:rsidR="00471C59" w:rsidRPr="00DF4D19">
        <w:rPr>
          <w:i/>
        </w:rPr>
        <w:t>e</w:t>
      </w:r>
      <w:r w:rsidR="0098090B" w:rsidRPr="0098090B">
        <w:t>/</w:t>
      </w:r>
      <w:r w:rsidR="00471C59" w:rsidRPr="00DF4D19">
        <w:rPr>
          <w:i/>
        </w:rPr>
        <w:t>mp</w:t>
      </w:r>
      <w:r w:rsidRPr="0075485B">
        <w:t>(</w:t>
      </w:r>
      <w:r w:rsidR="00471C59" w:rsidRPr="00DF4D19">
        <w:rPr>
          <w:i/>
        </w:rPr>
        <w:t>p</w:t>
      </w:r>
      <w:r w:rsidRPr="0075485B">
        <w:t>)</w:t>
      </w:r>
      <w:r w:rsidR="00471C59" w:rsidRPr="00DF4D19">
        <w:rPr>
          <w:i/>
        </w:rPr>
        <w:t>a</w:t>
      </w:r>
      <w:r w:rsidR="0098090B" w:rsidRPr="0098090B">
        <w:t>/</w:t>
      </w:r>
      <w:r w:rsidR="00471C59" w:rsidRPr="00DF4D19">
        <w:rPr>
          <w:i/>
        </w:rPr>
        <w:t xml:space="preserve">a </w:t>
      </w:r>
      <w:r w:rsidRPr="0075485B">
        <w:t>:</w:t>
      </w:r>
      <w:r w:rsidR="00471C59" w:rsidRPr="00DF4D19">
        <w:rPr>
          <w:i/>
        </w:rPr>
        <w:t xml:space="preserve"> uuđe</w:t>
      </w:r>
      <w:r w:rsidR="0098090B" w:rsidRPr="0098090B">
        <w:t>/</w:t>
      </w:r>
      <w:r w:rsidR="00471C59" w:rsidRPr="00DF4D19">
        <w:rPr>
          <w:i/>
        </w:rPr>
        <w:t>mpp</w:t>
      </w:r>
      <w:r w:rsidR="0098090B" w:rsidRPr="0098090B">
        <w:t>/</w:t>
      </w:r>
      <w:r w:rsidR="00471C59" w:rsidRPr="00DF4D19">
        <w:rPr>
          <w:i/>
        </w:rPr>
        <w:t>ii</w:t>
      </w:r>
      <w:r w:rsidR="009570E5">
        <w:t>(</w:t>
      </w:r>
      <w:r w:rsidR="00471C59" w:rsidRPr="00DF4D19">
        <w:rPr>
          <w:i/>
        </w:rPr>
        <w:t>ta</w:t>
      </w:r>
      <w:r w:rsidR="00BA1173" w:rsidRPr="00BA1173">
        <w:t>)</w:t>
      </w:r>
      <w:r w:rsidR="00471C59">
        <w:rPr>
          <w:i/>
        </w:rPr>
        <w:t xml:space="preserve"> </w:t>
      </w:r>
      <w:r w:rsidR="00BA1173" w:rsidRPr="00BA1173">
        <w:t>~</w:t>
      </w:r>
      <w:r w:rsidR="00471C59">
        <w:rPr>
          <w:i/>
        </w:rPr>
        <w:t xml:space="preserve"> uue</w:t>
      </w:r>
      <w:r w:rsidR="0098090B" w:rsidRPr="0098090B">
        <w:t>/</w:t>
      </w:r>
      <w:r w:rsidR="00471C59">
        <w:rPr>
          <w:i/>
        </w:rPr>
        <w:t>mp</w:t>
      </w:r>
      <w:r w:rsidR="0098090B" w:rsidRPr="0098090B">
        <w:t>/</w:t>
      </w:r>
      <w:r w:rsidR="00471C59">
        <w:rPr>
          <w:i/>
        </w:rPr>
        <w:t>i</w:t>
      </w:r>
      <w:r w:rsidR="0098090B" w:rsidRPr="0098090B">
        <w:t>/</w:t>
      </w:r>
      <w:r w:rsidR="00471C59">
        <w:rPr>
          <w:i/>
        </w:rPr>
        <w:t>a</w:t>
      </w:r>
      <w:r w:rsidR="00471C59">
        <w:t>;</w:t>
      </w:r>
    </w:p>
    <w:p w14:paraId="4345CFC8" w14:textId="15B3F5DE" w:rsidR="00F904D4" w:rsidRDefault="0075485B" w:rsidP="00471C59">
      <w:pPr>
        <w:pStyle w:val="Brdtekst"/>
      </w:pPr>
      <w:r>
        <w:t>(</w:t>
      </w:r>
      <w:r w:rsidR="00471C59">
        <w:t xml:space="preserve">2.1) </w:t>
      </w:r>
      <w:r w:rsidR="00471C59" w:rsidRPr="00DF4D19">
        <w:rPr>
          <w:i/>
        </w:rPr>
        <w:t>harmaaja → harmaaja</w:t>
      </w:r>
      <w:r w:rsidR="0098090B" w:rsidRPr="0098090B">
        <w:t>/</w:t>
      </w:r>
      <w:r w:rsidR="00471C59" w:rsidRPr="00DF4D19">
        <w:rPr>
          <w:i/>
        </w:rPr>
        <w:t xml:space="preserve">mpi </w:t>
      </w:r>
      <w:r w:rsidRPr="0075485B">
        <w:t>:</w:t>
      </w:r>
      <w:r w:rsidR="00471C59" w:rsidRPr="00DF4D19">
        <w:rPr>
          <w:i/>
        </w:rPr>
        <w:t xml:space="preserve"> harmaaja</w:t>
      </w:r>
      <w:r w:rsidR="0098090B" w:rsidRPr="0098090B">
        <w:t>/</w:t>
      </w:r>
      <w:r w:rsidR="00471C59" w:rsidRPr="00DF4D19">
        <w:rPr>
          <w:i/>
        </w:rPr>
        <w:t>mma</w:t>
      </w:r>
      <w:r w:rsidR="0098090B" w:rsidRPr="0098090B">
        <w:t>/</w:t>
      </w:r>
      <w:r w:rsidR="00471C59" w:rsidRPr="00DF4D19">
        <w:rPr>
          <w:i/>
        </w:rPr>
        <w:t xml:space="preserve">n </w:t>
      </w:r>
      <w:r w:rsidRPr="0075485B">
        <w:t>:</w:t>
      </w:r>
      <w:r w:rsidR="00471C59" w:rsidRPr="00DF4D19">
        <w:rPr>
          <w:i/>
        </w:rPr>
        <w:t xml:space="preserve"> harmaaja</w:t>
      </w:r>
      <w:r w:rsidR="0098090B" w:rsidRPr="0098090B">
        <w:t>/</w:t>
      </w:r>
      <w:r w:rsidR="00471C59" w:rsidRPr="00DF4D19">
        <w:rPr>
          <w:i/>
        </w:rPr>
        <w:t>mp</w:t>
      </w:r>
      <w:r w:rsidRPr="0075485B">
        <w:t>(</w:t>
      </w:r>
      <w:r w:rsidR="00471C59" w:rsidRPr="00DF4D19">
        <w:rPr>
          <w:i/>
        </w:rPr>
        <w:t>p</w:t>
      </w:r>
      <w:r w:rsidRPr="0075485B">
        <w:t>)</w:t>
      </w:r>
      <w:r w:rsidR="00471C59">
        <w:rPr>
          <w:i/>
        </w:rPr>
        <w:t>a</w:t>
      </w:r>
      <w:r w:rsidR="0098090B" w:rsidRPr="0098090B">
        <w:t>/</w:t>
      </w:r>
      <w:r w:rsidR="00471C59">
        <w:rPr>
          <w:i/>
        </w:rPr>
        <w:t xml:space="preserve">a </w:t>
      </w:r>
      <w:r w:rsidRPr="0075485B">
        <w:t>:</w:t>
      </w:r>
      <w:r w:rsidR="00471C59">
        <w:rPr>
          <w:i/>
        </w:rPr>
        <w:t xml:space="preserve"> harmaaja</w:t>
      </w:r>
      <w:r w:rsidR="0098090B" w:rsidRPr="0098090B">
        <w:t>/</w:t>
      </w:r>
      <w:r w:rsidR="00471C59">
        <w:rPr>
          <w:i/>
        </w:rPr>
        <w:t>mpp</w:t>
      </w:r>
      <w:r w:rsidR="0098090B" w:rsidRPr="0098090B">
        <w:t>/</w:t>
      </w:r>
      <w:r w:rsidR="00471C59">
        <w:rPr>
          <w:i/>
        </w:rPr>
        <w:t>ii</w:t>
      </w:r>
      <w:r w:rsidRPr="0075485B">
        <w:t>(</w:t>
      </w:r>
      <w:r w:rsidR="00471C59" w:rsidRPr="00DF4D19">
        <w:rPr>
          <w:i/>
        </w:rPr>
        <w:t>ta</w:t>
      </w:r>
      <w:r w:rsidRPr="0075485B">
        <w:t>)</w:t>
      </w:r>
      <w:r w:rsidR="00471C59">
        <w:rPr>
          <w:i/>
        </w:rPr>
        <w:t xml:space="preserve"> </w:t>
      </w:r>
      <w:r w:rsidR="00BA1173" w:rsidRPr="00BA1173">
        <w:t>~</w:t>
      </w:r>
      <w:r w:rsidR="00471C59">
        <w:rPr>
          <w:i/>
        </w:rPr>
        <w:t xml:space="preserve"> harmaaja</w:t>
      </w:r>
      <w:r w:rsidR="0098090B" w:rsidRPr="0098090B">
        <w:t>/</w:t>
      </w:r>
      <w:r w:rsidR="00471C59">
        <w:rPr>
          <w:i/>
        </w:rPr>
        <w:t>mp</w:t>
      </w:r>
      <w:r w:rsidR="0098090B" w:rsidRPr="0098090B">
        <w:t>/</w:t>
      </w:r>
      <w:r w:rsidR="00471C59">
        <w:rPr>
          <w:i/>
        </w:rPr>
        <w:t>i</w:t>
      </w:r>
      <w:r w:rsidR="0098090B" w:rsidRPr="0098090B">
        <w:t>/</w:t>
      </w:r>
      <w:r w:rsidR="00471C59">
        <w:rPr>
          <w:i/>
        </w:rPr>
        <w:t>a</w:t>
      </w:r>
      <w:r w:rsidRPr="0075485B">
        <w:t>,</w:t>
      </w:r>
      <w:r w:rsidR="00AF0417">
        <w:rPr>
          <w:i/>
        </w:rPr>
        <w:t xml:space="preserve"> valkea </w:t>
      </w:r>
      <w:r w:rsidR="00BA1173" w:rsidRPr="00BA1173">
        <w:t>~</w:t>
      </w:r>
      <w:r w:rsidR="00AF0417">
        <w:rPr>
          <w:i/>
        </w:rPr>
        <w:t xml:space="preserve"> valkia </w:t>
      </w:r>
      <w:r w:rsidR="00AF0417" w:rsidRPr="00DF4D19">
        <w:rPr>
          <w:i/>
        </w:rPr>
        <w:t>→</w:t>
      </w:r>
      <w:r w:rsidR="00AF0417">
        <w:rPr>
          <w:i/>
        </w:rPr>
        <w:t xml:space="preserve"> valkea</w:t>
      </w:r>
      <w:r w:rsidR="0098090B" w:rsidRPr="0098090B">
        <w:t>/</w:t>
      </w:r>
      <w:r w:rsidR="00AF0417">
        <w:rPr>
          <w:i/>
        </w:rPr>
        <w:t xml:space="preserve">mpi </w:t>
      </w:r>
      <w:r w:rsidR="00BA1173" w:rsidRPr="00BA1173">
        <w:t>~</w:t>
      </w:r>
      <w:r w:rsidR="00AF0417">
        <w:rPr>
          <w:i/>
        </w:rPr>
        <w:t xml:space="preserve"> valkia</w:t>
      </w:r>
      <w:r w:rsidR="0098090B" w:rsidRPr="0098090B">
        <w:t>/</w:t>
      </w:r>
      <w:r w:rsidR="00AF0417">
        <w:rPr>
          <w:i/>
        </w:rPr>
        <w:t xml:space="preserve">mpi </w:t>
      </w:r>
      <w:r w:rsidRPr="0075485B">
        <w:t>:</w:t>
      </w:r>
      <w:r w:rsidR="00AF0417">
        <w:rPr>
          <w:i/>
        </w:rPr>
        <w:t xml:space="preserve"> valkea</w:t>
      </w:r>
      <w:r w:rsidR="0098090B" w:rsidRPr="0098090B">
        <w:t>/</w:t>
      </w:r>
      <w:r w:rsidR="00AF0417">
        <w:rPr>
          <w:i/>
        </w:rPr>
        <w:t>mma</w:t>
      </w:r>
      <w:r w:rsidR="0098090B" w:rsidRPr="0098090B">
        <w:t>/</w:t>
      </w:r>
      <w:r w:rsidR="00AF0417">
        <w:rPr>
          <w:i/>
        </w:rPr>
        <w:t xml:space="preserve">n </w:t>
      </w:r>
      <w:r w:rsidR="00BA1173" w:rsidRPr="00BA1173">
        <w:t>~</w:t>
      </w:r>
      <w:r w:rsidR="00AF0417">
        <w:rPr>
          <w:i/>
        </w:rPr>
        <w:t xml:space="preserve"> valkia</w:t>
      </w:r>
      <w:r w:rsidR="0098090B" w:rsidRPr="0098090B">
        <w:t>/</w:t>
      </w:r>
      <w:r w:rsidR="00AF0417">
        <w:rPr>
          <w:i/>
        </w:rPr>
        <w:t>mma</w:t>
      </w:r>
      <w:r w:rsidR="0098090B" w:rsidRPr="0098090B">
        <w:t>/</w:t>
      </w:r>
      <w:r w:rsidR="00AF0417">
        <w:rPr>
          <w:i/>
        </w:rPr>
        <w:t xml:space="preserve">n </w:t>
      </w:r>
      <w:r w:rsidRPr="0075485B">
        <w:t>:</w:t>
      </w:r>
      <w:r w:rsidR="00AF0417">
        <w:rPr>
          <w:i/>
        </w:rPr>
        <w:t xml:space="preserve"> valkea</w:t>
      </w:r>
      <w:r w:rsidR="0098090B" w:rsidRPr="0098090B">
        <w:t>/</w:t>
      </w:r>
      <w:r w:rsidR="00AF0417">
        <w:rPr>
          <w:i/>
        </w:rPr>
        <w:t>mpa</w:t>
      </w:r>
      <w:r w:rsidR="0098090B" w:rsidRPr="0098090B">
        <w:t>/</w:t>
      </w:r>
      <w:r w:rsidR="00AF0417">
        <w:rPr>
          <w:i/>
        </w:rPr>
        <w:t xml:space="preserve">a </w:t>
      </w:r>
      <w:r w:rsidR="00BA1173" w:rsidRPr="00BA1173">
        <w:t>~</w:t>
      </w:r>
      <w:r w:rsidR="00AF0417">
        <w:rPr>
          <w:i/>
        </w:rPr>
        <w:t xml:space="preserve"> valkia</w:t>
      </w:r>
      <w:r w:rsidR="0098090B" w:rsidRPr="0098090B">
        <w:t>/</w:t>
      </w:r>
      <w:r w:rsidR="00AF0417">
        <w:rPr>
          <w:i/>
        </w:rPr>
        <w:t>mpa</w:t>
      </w:r>
      <w:r w:rsidR="0098090B" w:rsidRPr="0098090B">
        <w:t>/</w:t>
      </w:r>
      <w:r w:rsidR="00AF0417">
        <w:rPr>
          <w:i/>
        </w:rPr>
        <w:t xml:space="preserve">a </w:t>
      </w:r>
      <w:r w:rsidRPr="0075485B">
        <w:t>:</w:t>
      </w:r>
      <w:r w:rsidR="00A60E47">
        <w:rPr>
          <w:i/>
        </w:rPr>
        <w:t xml:space="preserve"> valkea</w:t>
      </w:r>
      <w:r w:rsidR="0098090B" w:rsidRPr="0098090B">
        <w:t>/</w:t>
      </w:r>
      <w:r w:rsidR="00A60E47">
        <w:rPr>
          <w:i/>
        </w:rPr>
        <w:t>mp</w:t>
      </w:r>
      <w:r w:rsidR="0098090B" w:rsidRPr="0098090B">
        <w:t>/</w:t>
      </w:r>
      <w:r w:rsidR="00A60E47">
        <w:rPr>
          <w:i/>
        </w:rPr>
        <w:t>i</w:t>
      </w:r>
      <w:r w:rsidR="0098090B" w:rsidRPr="0098090B">
        <w:t>/</w:t>
      </w:r>
      <w:r w:rsidR="00A60E47">
        <w:rPr>
          <w:i/>
        </w:rPr>
        <w:t xml:space="preserve">a </w:t>
      </w:r>
      <w:r w:rsidR="00BA1173" w:rsidRPr="00BA1173">
        <w:t>~</w:t>
      </w:r>
      <w:r w:rsidR="00A60E47">
        <w:rPr>
          <w:i/>
        </w:rPr>
        <w:t xml:space="preserve"> valki</w:t>
      </w:r>
      <w:r w:rsidR="00AF0417">
        <w:rPr>
          <w:i/>
        </w:rPr>
        <w:t>a</w:t>
      </w:r>
      <w:r w:rsidR="0098090B" w:rsidRPr="0098090B">
        <w:t>/</w:t>
      </w:r>
      <w:r w:rsidR="00AF0417">
        <w:rPr>
          <w:i/>
        </w:rPr>
        <w:t>mp</w:t>
      </w:r>
      <w:r w:rsidR="0098090B" w:rsidRPr="0098090B">
        <w:t>/</w:t>
      </w:r>
      <w:r w:rsidR="00AF0417">
        <w:rPr>
          <w:i/>
        </w:rPr>
        <w:t>i</w:t>
      </w:r>
      <w:r w:rsidR="0098090B" w:rsidRPr="0098090B">
        <w:t>/</w:t>
      </w:r>
      <w:r w:rsidR="00AF0417">
        <w:rPr>
          <w:i/>
        </w:rPr>
        <w:t>a</w:t>
      </w:r>
      <w:r w:rsidRPr="0075485B">
        <w:t>,</w:t>
      </w:r>
      <w:r w:rsidR="00471C59">
        <w:rPr>
          <w:i/>
        </w:rPr>
        <w:t xml:space="preserve"> </w:t>
      </w:r>
      <w:r w:rsidR="000B1CC3">
        <w:rPr>
          <w:i/>
        </w:rPr>
        <w:t xml:space="preserve">suipero </w:t>
      </w:r>
      <w:r w:rsidR="000B1CC3" w:rsidRPr="00DF4D19">
        <w:rPr>
          <w:i/>
        </w:rPr>
        <w:t>→</w:t>
      </w:r>
      <w:r w:rsidR="000B1CC3">
        <w:rPr>
          <w:i/>
        </w:rPr>
        <w:t xml:space="preserve"> suipero</w:t>
      </w:r>
      <w:r w:rsidR="0098090B" w:rsidRPr="0098090B">
        <w:t>/</w:t>
      </w:r>
      <w:r w:rsidR="000B1CC3">
        <w:rPr>
          <w:i/>
        </w:rPr>
        <w:t xml:space="preserve">mpi </w:t>
      </w:r>
      <w:r w:rsidRPr="0075485B">
        <w:t>:</w:t>
      </w:r>
      <w:r w:rsidR="000B1CC3">
        <w:rPr>
          <w:i/>
        </w:rPr>
        <w:t xml:space="preserve"> suipero</w:t>
      </w:r>
      <w:r w:rsidR="0098090B" w:rsidRPr="0098090B">
        <w:t>/</w:t>
      </w:r>
      <w:r w:rsidR="000B1CC3">
        <w:rPr>
          <w:i/>
        </w:rPr>
        <w:t>mma</w:t>
      </w:r>
      <w:r w:rsidR="0098090B" w:rsidRPr="0098090B">
        <w:t>/</w:t>
      </w:r>
      <w:r w:rsidR="000B1CC3">
        <w:rPr>
          <w:i/>
        </w:rPr>
        <w:t xml:space="preserve">n </w:t>
      </w:r>
      <w:r w:rsidRPr="0075485B">
        <w:t>:</w:t>
      </w:r>
      <w:r w:rsidR="000B1CC3">
        <w:rPr>
          <w:i/>
        </w:rPr>
        <w:t xml:space="preserve"> suipero</w:t>
      </w:r>
      <w:r w:rsidR="0098090B" w:rsidRPr="0098090B">
        <w:t>/</w:t>
      </w:r>
      <w:r w:rsidR="000B1CC3">
        <w:rPr>
          <w:i/>
        </w:rPr>
        <w:t>mp</w:t>
      </w:r>
      <w:r w:rsidRPr="0075485B">
        <w:t>(</w:t>
      </w:r>
      <w:r w:rsidR="000B1CC3">
        <w:rPr>
          <w:i/>
        </w:rPr>
        <w:t>p</w:t>
      </w:r>
      <w:r w:rsidRPr="0075485B">
        <w:t>)</w:t>
      </w:r>
      <w:r w:rsidR="000B1CC3">
        <w:rPr>
          <w:i/>
        </w:rPr>
        <w:t>a</w:t>
      </w:r>
      <w:r w:rsidR="0098090B" w:rsidRPr="0098090B">
        <w:t>/</w:t>
      </w:r>
      <w:r w:rsidR="000B1CC3">
        <w:rPr>
          <w:i/>
        </w:rPr>
        <w:t xml:space="preserve">a </w:t>
      </w:r>
      <w:r w:rsidRPr="0075485B">
        <w:t>:</w:t>
      </w:r>
      <w:r w:rsidR="000B1CC3">
        <w:rPr>
          <w:i/>
        </w:rPr>
        <w:t xml:space="preserve"> suipero</w:t>
      </w:r>
      <w:r w:rsidR="0098090B" w:rsidRPr="0098090B">
        <w:t>/</w:t>
      </w:r>
      <w:r w:rsidR="000B1CC3">
        <w:rPr>
          <w:i/>
        </w:rPr>
        <w:t>mpp</w:t>
      </w:r>
      <w:r w:rsidR="0098090B" w:rsidRPr="0098090B">
        <w:t>/</w:t>
      </w:r>
      <w:r w:rsidR="000B1CC3">
        <w:rPr>
          <w:i/>
        </w:rPr>
        <w:t>ii</w:t>
      </w:r>
      <w:r w:rsidRPr="0075485B">
        <w:t>(</w:t>
      </w:r>
      <w:r w:rsidR="000B1CC3">
        <w:rPr>
          <w:i/>
        </w:rPr>
        <w:t>ta</w:t>
      </w:r>
      <w:r w:rsidRPr="0075485B">
        <w:t>)</w:t>
      </w:r>
      <w:r w:rsidR="000B1CC3">
        <w:rPr>
          <w:i/>
        </w:rPr>
        <w:t xml:space="preserve"> </w:t>
      </w:r>
      <w:r w:rsidR="00BA1173" w:rsidRPr="00BA1173">
        <w:t>~</w:t>
      </w:r>
      <w:r w:rsidR="000B1CC3">
        <w:rPr>
          <w:i/>
        </w:rPr>
        <w:t xml:space="preserve"> suipero</w:t>
      </w:r>
      <w:r w:rsidR="0098090B" w:rsidRPr="0098090B">
        <w:t>/</w:t>
      </w:r>
      <w:r w:rsidR="000B1CC3">
        <w:rPr>
          <w:i/>
        </w:rPr>
        <w:t>mp</w:t>
      </w:r>
      <w:r w:rsidR="0098090B" w:rsidRPr="0098090B">
        <w:t>/</w:t>
      </w:r>
      <w:r w:rsidR="000B1CC3">
        <w:rPr>
          <w:i/>
        </w:rPr>
        <w:t>i</w:t>
      </w:r>
      <w:r w:rsidR="0098090B" w:rsidRPr="0098090B">
        <w:t>/</w:t>
      </w:r>
      <w:r w:rsidR="000B1CC3">
        <w:rPr>
          <w:i/>
        </w:rPr>
        <w:t>a</w:t>
      </w:r>
      <w:r w:rsidR="000B1CC3">
        <w:t>;</w:t>
      </w:r>
    </w:p>
    <w:p w14:paraId="20DBB20E" w14:textId="372F047B" w:rsidR="00F904D4" w:rsidRDefault="0075485B" w:rsidP="00471C59">
      <w:pPr>
        <w:pStyle w:val="Brdtekst"/>
      </w:pPr>
      <w:r>
        <w:t>(</w:t>
      </w:r>
      <w:r w:rsidR="000B1CC3">
        <w:t xml:space="preserve">2.2) </w:t>
      </w:r>
      <w:r w:rsidR="00CF5B12">
        <w:rPr>
          <w:i/>
        </w:rPr>
        <w:t xml:space="preserve">onneton </w:t>
      </w:r>
      <w:r w:rsidR="00CF5B12" w:rsidRPr="00DF4D19">
        <w:rPr>
          <w:i/>
        </w:rPr>
        <w:t>→</w:t>
      </w:r>
      <w:r w:rsidR="00CF5B12">
        <w:rPr>
          <w:i/>
        </w:rPr>
        <w:t xml:space="preserve"> onnettoma</w:t>
      </w:r>
      <w:r w:rsidR="0098090B" w:rsidRPr="0098090B">
        <w:t>/</w:t>
      </w:r>
      <w:r w:rsidR="00CF5B12">
        <w:rPr>
          <w:i/>
        </w:rPr>
        <w:t xml:space="preserve">mpi </w:t>
      </w:r>
      <w:r w:rsidRPr="0075485B">
        <w:t>:</w:t>
      </w:r>
      <w:r w:rsidR="00CF5B12">
        <w:rPr>
          <w:i/>
        </w:rPr>
        <w:t xml:space="preserve"> onnettoma</w:t>
      </w:r>
      <w:r w:rsidR="0098090B" w:rsidRPr="0098090B">
        <w:t>/</w:t>
      </w:r>
      <w:r w:rsidR="00CF5B12">
        <w:rPr>
          <w:i/>
        </w:rPr>
        <w:t>ma</w:t>
      </w:r>
      <w:r w:rsidR="0098090B" w:rsidRPr="0098090B">
        <w:t>/</w:t>
      </w:r>
      <w:r w:rsidR="00CF5B12">
        <w:rPr>
          <w:i/>
        </w:rPr>
        <w:t xml:space="preserve">n </w:t>
      </w:r>
      <w:r w:rsidRPr="0075485B">
        <w:t>:</w:t>
      </w:r>
      <w:r w:rsidR="00CF5B12">
        <w:rPr>
          <w:i/>
        </w:rPr>
        <w:t xml:space="preserve"> onnettoma</w:t>
      </w:r>
      <w:r w:rsidR="0098090B" w:rsidRPr="0098090B">
        <w:t>/</w:t>
      </w:r>
      <w:r w:rsidR="00CF5B12">
        <w:rPr>
          <w:i/>
        </w:rPr>
        <w:t>mp</w:t>
      </w:r>
      <w:r w:rsidRPr="0075485B">
        <w:t>(</w:t>
      </w:r>
      <w:r w:rsidR="00CF5B12">
        <w:rPr>
          <w:i/>
        </w:rPr>
        <w:t>p</w:t>
      </w:r>
      <w:r w:rsidRPr="0075485B">
        <w:t>)</w:t>
      </w:r>
      <w:r w:rsidR="00CF5B12">
        <w:rPr>
          <w:i/>
        </w:rPr>
        <w:t>a</w:t>
      </w:r>
      <w:r w:rsidR="0098090B" w:rsidRPr="0098090B">
        <w:t>/</w:t>
      </w:r>
      <w:r w:rsidR="00CF5B12">
        <w:rPr>
          <w:i/>
        </w:rPr>
        <w:t xml:space="preserve">a </w:t>
      </w:r>
      <w:r w:rsidRPr="0075485B">
        <w:t>:</w:t>
      </w:r>
      <w:r w:rsidR="00CF5B12">
        <w:rPr>
          <w:i/>
        </w:rPr>
        <w:t xml:space="preserve"> onnettoma</w:t>
      </w:r>
      <w:r w:rsidR="0098090B" w:rsidRPr="0098090B">
        <w:t>/</w:t>
      </w:r>
      <w:r w:rsidR="00206606">
        <w:rPr>
          <w:i/>
        </w:rPr>
        <w:t>mpp</w:t>
      </w:r>
      <w:r w:rsidR="0098090B" w:rsidRPr="0098090B">
        <w:t>/</w:t>
      </w:r>
      <w:r w:rsidR="00206606">
        <w:rPr>
          <w:i/>
        </w:rPr>
        <w:t>ii</w:t>
      </w:r>
      <w:r w:rsidR="001B127A" w:rsidRPr="001B127A">
        <w:t>(</w:t>
      </w:r>
      <w:r w:rsidR="00CF5B12">
        <w:rPr>
          <w:i/>
        </w:rPr>
        <w:t>ta</w:t>
      </w:r>
      <w:r w:rsidR="001B127A" w:rsidRPr="001B127A">
        <w:t>)</w:t>
      </w:r>
      <w:r w:rsidR="00CF5B12">
        <w:rPr>
          <w:i/>
        </w:rPr>
        <w:t xml:space="preserve"> </w:t>
      </w:r>
      <w:r w:rsidR="00BA1173" w:rsidRPr="00BA1173">
        <w:t>~</w:t>
      </w:r>
      <w:r w:rsidR="00CF5B12">
        <w:rPr>
          <w:i/>
        </w:rPr>
        <w:t xml:space="preserve"> onnettoma</w:t>
      </w:r>
      <w:r w:rsidR="0098090B" w:rsidRPr="0098090B">
        <w:t>/</w:t>
      </w:r>
      <w:r w:rsidR="00CF5B12">
        <w:rPr>
          <w:i/>
        </w:rPr>
        <w:t>mp</w:t>
      </w:r>
      <w:r w:rsidR="0098090B" w:rsidRPr="0098090B">
        <w:t>/</w:t>
      </w:r>
      <w:r w:rsidR="00CF5B12">
        <w:rPr>
          <w:i/>
        </w:rPr>
        <w:t>i</w:t>
      </w:r>
      <w:r w:rsidR="0098090B" w:rsidRPr="0098090B">
        <w:t>/</w:t>
      </w:r>
      <w:r w:rsidR="00CF5B12">
        <w:rPr>
          <w:i/>
        </w:rPr>
        <w:t>a</w:t>
      </w:r>
      <w:r w:rsidRPr="0075485B">
        <w:t>,</w:t>
      </w:r>
      <w:r w:rsidR="00CF5B12">
        <w:rPr>
          <w:i/>
        </w:rPr>
        <w:t xml:space="preserve"> veres </w:t>
      </w:r>
      <w:r w:rsidR="00CF5B12" w:rsidRPr="00DF4D19">
        <w:rPr>
          <w:i/>
        </w:rPr>
        <w:t>→</w:t>
      </w:r>
      <w:r w:rsidR="00CF5B12">
        <w:rPr>
          <w:i/>
        </w:rPr>
        <w:t xml:space="preserve"> verekse</w:t>
      </w:r>
      <w:r w:rsidR="0098090B" w:rsidRPr="0098090B">
        <w:t>/</w:t>
      </w:r>
      <w:r w:rsidR="00CF5B12">
        <w:rPr>
          <w:i/>
        </w:rPr>
        <w:t xml:space="preserve">mpi </w:t>
      </w:r>
      <w:r w:rsidRPr="0075485B">
        <w:t>:</w:t>
      </w:r>
      <w:r w:rsidR="00CF5B12">
        <w:rPr>
          <w:i/>
        </w:rPr>
        <w:t xml:space="preserve"> verekse</w:t>
      </w:r>
      <w:r w:rsidR="0098090B" w:rsidRPr="0098090B">
        <w:t>/</w:t>
      </w:r>
      <w:r w:rsidR="00CF5B12">
        <w:rPr>
          <w:i/>
        </w:rPr>
        <w:t>mmä</w:t>
      </w:r>
      <w:r w:rsidR="0098090B" w:rsidRPr="0098090B">
        <w:t>/</w:t>
      </w:r>
      <w:r w:rsidR="00CF5B12">
        <w:rPr>
          <w:i/>
        </w:rPr>
        <w:t xml:space="preserve">n </w:t>
      </w:r>
      <w:r w:rsidRPr="0075485B">
        <w:t>:</w:t>
      </w:r>
      <w:r w:rsidR="00CF5B12">
        <w:rPr>
          <w:i/>
        </w:rPr>
        <w:t xml:space="preserve"> verekse</w:t>
      </w:r>
      <w:r w:rsidR="0098090B" w:rsidRPr="0098090B">
        <w:t>/</w:t>
      </w:r>
      <w:r w:rsidR="00CF5B12">
        <w:rPr>
          <w:i/>
        </w:rPr>
        <w:t>mp</w:t>
      </w:r>
      <w:r w:rsidRPr="0075485B">
        <w:t>(</w:t>
      </w:r>
      <w:r w:rsidR="00CF5B12">
        <w:rPr>
          <w:i/>
        </w:rPr>
        <w:t>p</w:t>
      </w:r>
      <w:r w:rsidRPr="0075485B">
        <w:t>)</w:t>
      </w:r>
      <w:r w:rsidR="00CF5B12">
        <w:rPr>
          <w:i/>
        </w:rPr>
        <w:t>ä</w:t>
      </w:r>
      <w:r w:rsidR="0098090B" w:rsidRPr="0098090B">
        <w:t>/</w:t>
      </w:r>
      <w:r w:rsidR="00CF5B12">
        <w:rPr>
          <w:i/>
        </w:rPr>
        <w:t xml:space="preserve">ä </w:t>
      </w:r>
      <w:r w:rsidRPr="0075485B">
        <w:t>:</w:t>
      </w:r>
      <w:r w:rsidR="00CF5B12">
        <w:rPr>
          <w:i/>
        </w:rPr>
        <w:t xml:space="preserve"> verekse</w:t>
      </w:r>
      <w:r w:rsidR="0098090B" w:rsidRPr="0098090B">
        <w:t>/</w:t>
      </w:r>
      <w:r w:rsidR="00CF5B12">
        <w:rPr>
          <w:i/>
        </w:rPr>
        <w:t>mpp</w:t>
      </w:r>
      <w:r w:rsidR="0098090B" w:rsidRPr="0098090B">
        <w:t>/</w:t>
      </w:r>
      <w:r w:rsidR="00CF5B12">
        <w:rPr>
          <w:i/>
        </w:rPr>
        <w:t>ii</w:t>
      </w:r>
      <w:r w:rsidRPr="0075485B">
        <w:t>(</w:t>
      </w:r>
      <w:r w:rsidR="00CF5B12">
        <w:rPr>
          <w:i/>
        </w:rPr>
        <w:t>tä</w:t>
      </w:r>
      <w:r w:rsidRPr="0075485B">
        <w:t>)</w:t>
      </w:r>
      <w:r w:rsidR="00CF5B12">
        <w:rPr>
          <w:i/>
        </w:rPr>
        <w:t xml:space="preserve"> </w:t>
      </w:r>
      <w:r w:rsidR="00BA1173" w:rsidRPr="00BA1173">
        <w:t>~</w:t>
      </w:r>
      <w:r w:rsidR="00CF5B12">
        <w:rPr>
          <w:i/>
        </w:rPr>
        <w:t xml:space="preserve"> verekse</w:t>
      </w:r>
      <w:r w:rsidR="0098090B" w:rsidRPr="0098090B">
        <w:t>/</w:t>
      </w:r>
      <w:r w:rsidR="00CF5B12">
        <w:rPr>
          <w:i/>
        </w:rPr>
        <w:t>mp</w:t>
      </w:r>
      <w:r w:rsidR="0098090B" w:rsidRPr="0098090B">
        <w:t>/</w:t>
      </w:r>
      <w:r w:rsidR="00CF5B12">
        <w:rPr>
          <w:i/>
        </w:rPr>
        <w:t>i</w:t>
      </w:r>
      <w:r w:rsidR="0098090B" w:rsidRPr="0098090B">
        <w:t>/</w:t>
      </w:r>
      <w:r w:rsidR="00CF5B12">
        <w:rPr>
          <w:i/>
        </w:rPr>
        <w:t>ä</w:t>
      </w:r>
      <w:r w:rsidRPr="0075485B">
        <w:t>,</w:t>
      </w:r>
      <w:r w:rsidR="00CF5B12">
        <w:rPr>
          <w:i/>
        </w:rPr>
        <w:t xml:space="preserve"> sininen </w:t>
      </w:r>
      <w:r w:rsidR="00CF5B12" w:rsidRPr="00DF4D19">
        <w:rPr>
          <w:i/>
        </w:rPr>
        <w:t>→</w:t>
      </w:r>
      <w:r w:rsidR="00CF5B12">
        <w:rPr>
          <w:i/>
        </w:rPr>
        <w:t xml:space="preserve"> sinise</w:t>
      </w:r>
      <w:r w:rsidR="0098090B" w:rsidRPr="0098090B">
        <w:t>/</w:t>
      </w:r>
      <w:r w:rsidR="00CF5B12">
        <w:rPr>
          <w:i/>
        </w:rPr>
        <w:t xml:space="preserve">mpi </w:t>
      </w:r>
      <w:r w:rsidRPr="0075485B">
        <w:t>:</w:t>
      </w:r>
      <w:r w:rsidR="00CF5B12">
        <w:rPr>
          <w:i/>
        </w:rPr>
        <w:t xml:space="preserve"> sinise</w:t>
      </w:r>
      <w:r w:rsidR="0098090B" w:rsidRPr="0098090B">
        <w:t>/</w:t>
      </w:r>
      <w:r w:rsidR="00CF5B12">
        <w:rPr>
          <w:i/>
        </w:rPr>
        <w:t>mmä</w:t>
      </w:r>
      <w:r w:rsidR="0098090B" w:rsidRPr="0098090B">
        <w:t>/</w:t>
      </w:r>
      <w:r w:rsidR="00CF5B12">
        <w:rPr>
          <w:i/>
        </w:rPr>
        <w:t xml:space="preserve">n </w:t>
      </w:r>
      <w:r w:rsidRPr="0075485B">
        <w:t>:</w:t>
      </w:r>
      <w:r w:rsidR="00CF5B12">
        <w:rPr>
          <w:i/>
        </w:rPr>
        <w:t xml:space="preserve"> sinise</w:t>
      </w:r>
      <w:r w:rsidR="0098090B" w:rsidRPr="0098090B">
        <w:t>/</w:t>
      </w:r>
      <w:r w:rsidR="00CF5B12">
        <w:rPr>
          <w:i/>
        </w:rPr>
        <w:t>mp</w:t>
      </w:r>
      <w:r w:rsidRPr="0075485B">
        <w:t>(</w:t>
      </w:r>
      <w:r w:rsidR="00CF5B12">
        <w:rPr>
          <w:i/>
        </w:rPr>
        <w:t>p</w:t>
      </w:r>
      <w:r w:rsidRPr="0075485B">
        <w:t>)</w:t>
      </w:r>
      <w:r w:rsidR="00CF5B12">
        <w:rPr>
          <w:i/>
        </w:rPr>
        <w:t>ä</w:t>
      </w:r>
      <w:r w:rsidR="0098090B" w:rsidRPr="0098090B">
        <w:t>/</w:t>
      </w:r>
      <w:r w:rsidR="00CF5B12">
        <w:rPr>
          <w:i/>
        </w:rPr>
        <w:t xml:space="preserve">ä </w:t>
      </w:r>
      <w:r w:rsidRPr="0075485B">
        <w:t>:</w:t>
      </w:r>
      <w:r w:rsidR="00CF5B12">
        <w:rPr>
          <w:i/>
        </w:rPr>
        <w:t xml:space="preserve"> sinise</w:t>
      </w:r>
      <w:r w:rsidR="0098090B" w:rsidRPr="0098090B">
        <w:t>/</w:t>
      </w:r>
      <w:r w:rsidR="00CF5B12">
        <w:rPr>
          <w:i/>
        </w:rPr>
        <w:t>mpp</w:t>
      </w:r>
      <w:r w:rsidR="0098090B" w:rsidRPr="0098090B">
        <w:t>/</w:t>
      </w:r>
      <w:r w:rsidR="00CF5B12">
        <w:rPr>
          <w:i/>
        </w:rPr>
        <w:t>ii</w:t>
      </w:r>
      <w:r w:rsidRPr="0075485B">
        <w:t>(</w:t>
      </w:r>
      <w:r w:rsidR="00CF5B12">
        <w:rPr>
          <w:i/>
        </w:rPr>
        <w:t>tä</w:t>
      </w:r>
      <w:r w:rsidRPr="0075485B">
        <w:t>)</w:t>
      </w:r>
      <w:r w:rsidR="00CF5B12">
        <w:rPr>
          <w:i/>
        </w:rPr>
        <w:t xml:space="preserve"> </w:t>
      </w:r>
      <w:r w:rsidR="00BA1173" w:rsidRPr="00BA1173">
        <w:t>~</w:t>
      </w:r>
      <w:r w:rsidR="00CF5B12">
        <w:rPr>
          <w:i/>
        </w:rPr>
        <w:t xml:space="preserve"> sinise</w:t>
      </w:r>
      <w:r w:rsidR="0098090B" w:rsidRPr="0098090B">
        <w:t>/</w:t>
      </w:r>
      <w:r w:rsidR="00CF5B12">
        <w:rPr>
          <w:i/>
        </w:rPr>
        <w:t>mp</w:t>
      </w:r>
      <w:r w:rsidR="0098090B" w:rsidRPr="0098090B">
        <w:t>/</w:t>
      </w:r>
      <w:r w:rsidR="00CF5B12">
        <w:rPr>
          <w:i/>
        </w:rPr>
        <w:t>i</w:t>
      </w:r>
      <w:r w:rsidR="0098090B" w:rsidRPr="0098090B">
        <w:t>/</w:t>
      </w:r>
      <w:r w:rsidR="00CF5B12">
        <w:rPr>
          <w:i/>
        </w:rPr>
        <w:t>ä</w:t>
      </w:r>
      <w:r w:rsidR="0000552C">
        <w:t>;</w:t>
      </w:r>
    </w:p>
    <w:p w14:paraId="7EFFE78A" w14:textId="1D7FAFB6" w:rsidR="00471C59" w:rsidRPr="00A60E47" w:rsidRDefault="0075485B" w:rsidP="00471C59">
      <w:pPr>
        <w:pStyle w:val="Brdtekst"/>
      </w:pPr>
      <w:r>
        <w:t>(</w:t>
      </w:r>
      <w:r w:rsidR="00D0764F">
        <w:t xml:space="preserve">3.1) </w:t>
      </w:r>
      <w:r w:rsidR="00D97AE2">
        <w:rPr>
          <w:i/>
        </w:rPr>
        <w:t xml:space="preserve">valkkee </w:t>
      </w:r>
      <w:r w:rsidR="00D97AE2" w:rsidRPr="00DF4D19">
        <w:rPr>
          <w:i/>
        </w:rPr>
        <w:t>→</w:t>
      </w:r>
      <w:r w:rsidR="00D97AE2">
        <w:rPr>
          <w:i/>
        </w:rPr>
        <w:t xml:space="preserve"> valkkee</w:t>
      </w:r>
      <w:r w:rsidR="0098090B" w:rsidRPr="0098090B">
        <w:t>/</w:t>
      </w:r>
      <w:r w:rsidR="00D97AE2">
        <w:rPr>
          <w:i/>
        </w:rPr>
        <w:t xml:space="preserve">mpi </w:t>
      </w:r>
      <w:r w:rsidRPr="0075485B">
        <w:t>:</w:t>
      </w:r>
      <w:r w:rsidR="00D97AE2">
        <w:rPr>
          <w:i/>
        </w:rPr>
        <w:t xml:space="preserve"> valkkee</w:t>
      </w:r>
      <w:r w:rsidR="0098090B" w:rsidRPr="0098090B">
        <w:t>/</w:t>
      </w:r>
      <w:r w:rsidR="00D97AE2">
        <w:rPr>
          <w:i/>
        </w:rPr>
        <w:t>ma</w:t>
      </w:r>
      <w:r w:rsidR="0098090B" w:rsidRPr="0098090B">
        <w:t>/</w:t>
      </w:r>
      <w:r w:rsidR="00D97AE2">
        <w:rPr>
          <w:i/>
        </w:rPr>
        <w:t xml:space="preserve">n </w:t>
      </w:r>
      <w:r w:rsidRPr="0075485B">
        <w:t>:</w:t>
      </w:r>
      <w:r w:rsidR="00D97AE2">
        <w:rPr>
          <w:i/>
        </w:rPr>
        <w:t xml:space="preserve"> valkkee</w:t>
      </w:r>
      <w:r w:rsidR="0098090B" w:rsidRPr="0098090B">
        <w:t>/</w:t>
      </w:r>
      <w:r w:rsidR="00D97AE2">
        <w:rPr>
          <w:i/>
        </w:rPr>
        <w:t>mppa</w:t>
      </w:r>
      <w:r w:rsidR="0098090B" w:rsidRPr="0098090B">
        <w:t>/</w:t>
      </w:r>
      <w:r w:rsidR="00D97AE2">
        <w:rPr>
          <w:i/>
        </w:rPr>
        <w:t xml:space="preserve">a </w:t>
      </w:r>
      <w:r w:rsidRPr="0075485B">
        <w:t>:</w:t>
      </w:r>
      <w:r w:rsidR="00D97AE2">
        <w:rPr>
          <w:i/>
        </w:rPr>
        <w:t xml:space="preserve"> valkkee</w:t>
      </w:r>
      <w:r w:rsidR="0098090B" w:rsidRPr="0098090B">
        <w:t>/</w:t>
      </w:r>
      <w:r w:rsidR="00D97AE2">
        <w:rPr>
          <w:i/>
        </w:rPr>
        <w:t>mpp</w:t>
      </w:r>
      <w:r w:rsidR="0098090B" w:rsidRPr="0098090B">
        <w:t>/</w:t>
      </w:r>
      <w:r w:rsidR="00D97AE2">
        <w:rPr>
          <w:i/>
        </w:rPr>
        <w:t>ii</w:t>
      </w:r>
      <w:r w:rsidRPr="0075485B">
        <w:t>(</w:t>
      </w:r>
      <w:r w:rsidR="00D97AE2">
        <w:rPr>
          <w:i/>
        </w:rPr>
        <w:t>ta</w:t>
      </w:r>
      <w:r w:rsidRPr="0075485B">
        <w:t>)</w:t>
      </w:r>
      <w:r w:rsidR="00321A7D">
        <w:t>,</w:t>
      </w:r>
      <w:r w:rsidR="00A60E47">
        <w:t xml:space="preserve"> </w:t>
      </w:r>
      <w:r w:rsidR="00A60E47">
        <w:rPr>
          <w:i/>
        </w:rPr>
        <w:t xml:space="preserve">vapaa </w:t>
      </w:r>
      <w:r w:rsidR="00A60E47" w:rsidRPr="00DF4D19">
        <w:rPr>
          <w:i/>
        </w:rPr>
        <w:t>→</w:t>
      </w:r>
      <w:r w:rsidR="00A60E47">
        <w:rPr>
          <w:i/>
        </w:rPr>
        <w:t xml:space="preserve"> vaphaa</w:t>
      </w:r>
      <w:r w:rsidR="0098090B" w:rsidRPr="0098090B">
        <w:t>/</w:t>
      </w:r>
      <w:r w:rsidR="00A60E47">
        <w:rPr>
          <w:i/>
        </w:rPr>
        <w:t xml:space="preserve">mpi </w:t>
      </w:r>
      <w:r w:rsidR="00A60E47">
        <w:t xml:space="preserve">: </w:t>
      </w:r>
      <w:r w:rsidR="00A60E47">
        <w:rPr>
          <w:i/>
        </w:rPr>
        <w:t>vaphaa</w:t>
      </w:r>
      <w:r w:rsidR="0098090B" w:rsidRPr="0098090B">
        <w:t>/</w:t>
      </w:r>
      <w:r w:rsidR="00A60E47">
        <w:rPr>
          <w:i/>
        </w:rPr>
        <w:t>ma</w:t>
      </w:r>
      <w:r w:rsidR="0098090B" w:rsidRPr="0098090B">
        <w:t>/</w:t>
      </w:r>
      <w:r w:rsidR="00A60E47">
        <w:rPr>
          <w:i/>
        </w:rPr>
        <w:t xml:space="preserve">n </w:t>
      </w:r>
      <w:r w:rsidR="001B127A" w:rsidRPr="001B127A">
        <w:t>:</w:t>
      </w:r>
      <w:r w:rsidR="00A60E47">
        <w:rPr>
          <w:i/>
        </w:rPr>
        <w:t xml:space="preserve"> vaphaa</w:t>
      </w:r>
      <w:r w:rsidR="0098090B" w:rsidRPr="0098090B">
        <w:t>/</w:t>
      </w:r>
      <w:r w:rsidR="00A60E47">
        <w:rPr>
          <w:i/>
        </w:rPr>
        <w:t>mp</w:t>
      </w:r>
      <w:r w:rsidR="001B127A" w:rsidRPr="001B127A">
        <w:t>(</w:t>
      </w:r>
      <w:r w:rsidR="00A60E47">
        <w:rPr>
          <w:i/>
        </w:rPr>
        <w:t>p</w:t>
      </w:r>
      <w:r w:rsidR="001B127A" w:rsidRPr="001B127A">
        <w:t>)</w:t>
      </w:r>
      <w:r w:rsidR="00A60E47">
        <w:rPr>
          <w:i/>
        </w:rPr>
        <w:t>a</w:t>
      </w:r>
      <w:r w:rsidR="0098090B" w:rsidRPr="0098090B">
        <w:t>/</w:t>
      </w:r>
      <w:r w:rsidR="00A60E47">
        <w:rPr>
          <w:i/>
        </w:rPr>
        <w:t xml:space="preserve">a </w:t>
      </w:r>
      <w:r w:rsidR="001B127A" w:rsidRPr="001B127A">
        <w:t>:</w:t>
      </w:r>
      <w:r w:rsidR="00A60E47">
        <w:rPr>
          <w:i/>
        </w:rPr>
        <w:t xml:space="preserve"> vaphaa</w:t>
      </w:r>
      <w:r w:rsidR="0098090B" w:rsidRPr="0098090B">
        <w:t>/</w:t>
      </w:r>
      <w:r w:rsidR="00A60E47">
        <w:rPr>
          <w:i/>
        </w:rPr>
        <w:t>mpp</w:t>
      </w:r>
      <w:r w:rsidR="0098090B" w:rsidRPr="0098090B">
        <w:t>/</w:t>
      </w:r>
      <w:r w:rsidR="00A60E47">
        <w:rPr>
          <w:i/>
        </w:rPr>
        <w:t>ii</w:t>
      </w:r>
      <w:r w:rsidR="001B127A" w:rsidRPr="001B127A">
        <w:t>(</w:t>
      </w:r>
      <w:r w:rsidR="00A60E47">
        <w:rPr>
          <w:i/>
        </w:rPr>
        <w:t>ta</w:t>
      </w:r>
      <w:r w:rsidR="001B127A" w:rsidRPr="001B127A">
        <w:t>)</w:t>
      </w:r>
      <w:r w:rsidR="00A60E47">
        <w:rPr>
          <w:i/>
        </w:rPr>
        <w:t xml:space="preserve"> </w:t>
      </w:r>
      <w:r w:rsidR="00BA1173" w:rsidRPr="00BA1173">
        <w:t>~</w:t>
      </w:r>
      <w:r w:rsidR="00A60E47">
        <w:rPr>
          <w:i/>
        </w:rPr>
        <w:t xml:space="preserve"> vaphaa</w:t>
      </w:r>
      <w:r w:rsidR="0098090B" w:rsidRPr="0098090B">
        <w:t>/</w:t>
      </w:r>
      <w:r w:rsidR="00A60E47">
        <w:rPr>
          <w:i/>
        </w:rPr>
        <w:t>mp</w:t>
      </w:r>
      <w:r w:rsidR="0098090B" w:rsidRPr="0098090B">
        <w:t>/</w:t>
      </w:r>
      <w:r w:rsidR="00A60E47">
        <w:rPr>
          <w:i/>
        </w:rPr>
        <w:t>i</w:t>
      </w:r>
      <w:r w:rsidR="0098090B" w:rsidRPr="0098090B">
        <w:t>/</w:t>
      </w:r>
      <w:r w:rsidR="00A60E47">
        <w:rPr>
          <w:i/>
        </w:rPr>
        <w:t>a</w:t>
      </w:r>
      <w:r w:rsidR="00A60E47">
        <w:t>;</w:t>
      </w:r>
    </w:p>
    <w:p w14:paraId="0B8B0CB5" w14:textId="28EDA8DB" w:rsidR="00AE2DC8" w:rsidRPr="009A041E" w:rsidRDefault="0075485B" w:rsidP="00471C59">
      <w:pPr>
        <w:pStyle w:val="Brdtekst"/>
        <w:rPr>
          <w:i/>
        </w:rPr>
      </w:pPr>
      <w:r>
        <w:t>(</w:t>
      </w:r>
      <w:r w:rsidR="00AE2DC8">
        <w:t xml:space="preserve">3.2) </w:t>
      </w:r>
      <w:r w:rsidR="009A041E">
        <w:rPr>
          <w:i/>
        </w:rPr>
        <w:t xml:space="preserve">rakas </w:t>
      </w:r>
      <w:r w:rsidR="009A041E" w:rsidRPr="00DF4D19">
        <w:rPr>
          <w:i/>
        </w:rPr>
        <w:t>→</w:t>
      </w:r>
      <w:r w:rsidR="009A041E">
        <w:rPr>
          <w:i/>
        </w:rPr>
        <w:t xml:space="preserve"> rakk</w:t>
      </w:r>
      <w:r w:rsidR="009A25A0">
        <w:rPr>
          <w:i/>
        </w:rPr>
        <w:t>h</w:t>
      </w:r>
      <w:r w:rsidR="009A041E">
        <w:rPr>
          <w:i/>
        </w:rPr>
        <w:t>aa</w:t>
      </w:r>
      <w:r w:rsidR="0098090B" w:rsidRPr="0098090B">
        <w:t>/</w:t>
      </w:r>
      <w:r w:rsidR="009A041E">
        <w:rPr>
          <w:i/>
        </w:rPr>
        <w:t xml:space="preserve">mpi </w:t>
      </w:r>
      <w:r w:rsidRPr="0075485B">
        <w:t>:</w:t>
      </w:r>
      <w:r w:rsidR="009A041E">
        <w:rPr>
          <w:i/>
        </w:rPr>
        <w:t xml:space="preserve"> rakk</w:t>
      </w:r>
      <w:r w:rsidR="009A25A0">
        <w:rPr>
          <w:i/>
        </w:rPr>
        <w:t>h</w:t>
      </w:r>
      <w:r w:rsidR="009A041E">
        <w:rPr>
          <w:i/>
        </w:rPr>
        <w:t>aa</w:t>
      </w:r>
      <w:r w:rsidR="0098090B" w:rsidRPr="0098090B">
        <w:t>/</w:t>
      </w:r>
      <w:r w:rsidR="009A041E">
        <w:rPr>
          <w:i/>
        </w:rPr>
        <w:t>ma</w:t>
      </w:r>
      <w:r w:rsidR="0098090B" w:rsidRPr="0098090B">
        <w:t>/</w:t>
      </w:r>
      <w:r w:rsidR="009A041E">
        <w:rPr>
          <w:i/>
        </w:rPr>
        <w:t xml:space="preserve">n </w:t>
      </w:r>
      <w:r w:rsidRPr="0075485B">
        <w:t>:</w:t>
      </w:r>
      <w:r w:rsidR="009A041E">
        <w:rPr>
          <w:i/>
        </w:rPr>
        <w:t xml:space="preserve"> rakk</w:t>
      </w:r>
      <w:r w:rsidR="009A25A0">
        <w:rPr>
          <w:i/>
        </w:rPr>
        <w:t>h</w:t>
      </w:r>
      <w:r w:rsidR="009A041E">
        <w:rPr>
          <w:i/>
        </w:rPr>
        <w:t>aa</w:t>
      </w:r>
      <w:r w:rsidR="0098090B" w:rsidRPr="0098090B">
        <w:t>/</w:t>
      </w:r>
      <w:r w:rsidR="009A041E">
        <w:rPr>
          <w:i/>
        </w:rPr>
        <w:t>mp</w:t>
      </w:r>
      <w:r w:rsidRPr="0075485B">
        <w:t>(</w:t>
      </w:r>
      <w:r w:rsidR="009A041E">
        <w:rPr>
          <w:i/>
        </w:rPr>
        <w:t>p</w:t>
      </w:r>
      <w:r w:rsidRPr="0075485B">
        <w:t>)</w:t>
      </w:r>
      <w:r w:rsidR="009A041E">
        <w:rPr>
          <w:i/>
        </w:rPr>
        <w:t>a</w:t>
      </w:r>
      <w:r w:rsidR="0098090B" w:rsidRPr="0098090B">
        <w:t>/</w:t>
      </w:r>
      <w:r w:rsidR="009A041E">
        <w:rPr>
          <w:i/>
        </w:rPr>
        <w:t xml:space="preserve">a </w:t>
      </w:r>
      <w:r w:rsidRPr="0075485B">
        <w:t>:</w:t>
      </w:r>
      <w:r w:rsidR="009A041E">
        <w:rPr>
          <w:i/>
        </w:rPr>
        <w:t xml:space="preserve"> rakk</w:t>
      </w:r>
      <w:r w:rsidR="009A25A0">
        <w:rPr>
          <w:i/>
        </w:rPr>
        <w:t>h</w:t>
      </w:r>
      <w:r w:rsidR="009A041E">
        <w:rPr>
          <w:i/>
        </w:rPr>
        <w:t>aa</w:t>
      </w:r>
      <w:r w:rsidR="0098090B" w:rsidRPr="0098090B">
        <w:t>/</w:t>
      </w:r>
      <w:r w:rsidR="009A041E">
        <w:rPr>
          <w:i/>
        </w:rPr>
        <w:t>mpp</w:t>
      </w:r>
      <w:r w:rsidR="0098090B" w:rsidRPr="0098090B">
        <w:t>/</w:t>
      </w:r>
      <w:r w:rsidR="009A041E">
        <w:rPr>
          <w:i/>
        </w:rPr>
        <w:t>ii</w:t>
      </w:r>
      <w:r w:rsidRPr="0075485B">
        <w:t>(</w:t>
      </w:r>
      <w:r w:rsidR="009A041E">
        <w:rPr>
          <w:i/>
        </w:rPr>
        <w:t>ta</w:t>
      </w:r>
      <w:r w:rsidRPr="0075485B">
        <w:t>)</w:t>
      </w:r>
      <w:r w:rsidR="009A041E">
        <w:rPr>
          <w:i/>
        </w:rPr>
        <w:t xml:space="preserve"> </w:t>
      </w:r>
      <w:r w:rsidR="00BA1173" w:rsidRPr="00BA1173">
        <w:t>~</w:t>
      </w:r>
      <w:r w:rsidR="009A041E">
        <w:rPr>
          <w:i/>
        </w:rPr>
        <w:t xml:space="preserve"> rakk</w:t>
      </w:r>
      <w:r w:rsidR="009A25A0">
        <w:rPr>
          <w:i/>
        </w:rPr>
        <w:t>h</w:t>
      </w:r>
      <w:r w:rsidR="009A041E">
        <w:rPr>
          <w:i/>
        </w:rPr>
        <w:t>aa</w:t>
      </w:r>
      <w:r w:rsidR="0098090B" w:rsidRPr="0098090B">
        <w:t>/</w:t>
      </w:r>
      <w:r w:rsidR="009A041E">
        <w:rPr>
          <w:i/>
        </w:rPr>
        <w:t>mp</w:t>
      </w:r>
      <w:r w:rsidR="0098090B" w:rsidRPr="0098090B">
        <w:t>/</w:t>
      </w:r>
      <w:r w:rsidR="009A041E">
        <w:rPr>
          <w:i/>
        </w:rPr>
        <w:t>i</w:t>
      </w:r>
      <w:r w:rsidR="0098090B" w:rsidRPr="0098090B">
        <w:t>/</w:t>
      </w:r>
      <w:r w:rsidR="009A041E">
        <w:rPr>
          <w:i/>
        </w:rPr>
        <w:t>a</w:t>
      </w:r>
      <w:r w:rsidRPr="0075485B">
        <w:t>,</w:t>
      </w:r>
      <w:r w:rsidR="009A041E">
        <w:rPr>
          <w:i/>
        </w:rPr>
        <w:t xml:space="preserve"> </w:t>
      </w:r>
      <w:r w:rsidR="00026743">
        <w:rPr>
          <w:i/>
        </w:rPr>
        <w:t>terve</w:t>
      </w:r>
      <w:r w:rsidRPr="0075485B">
        <w:t>(</w:t>
      </w:r>
      <w:r w:rsidR="00026743">
        <w:rPr>
          <w:i/>
        </w:rPr>
        <w:t>t</w:t>
      </w:r>
      <w:r w:rsidRPr="0075485B">
        <w:t>)</w:t>
      </w:r>
      <w:r w:rsidR="00026743">
        <w:rPr>
          <w:i/>
        </w:rPr>
        <w:t xml:space="preserve"> </w:t>
      </w:r>
      <w:r w:rsidR="00026743" w:rsidRPr="00DF4D19">
        <w:rPr>
          <w:i/>
        </w:rPr>
        <w:t>→</w:t>
      </w:r>
      <w:r w:rsidR="00026743">
        <w:rPr>
          <w:i/>
        </w:rPr>
        <w:t xml:space="preserve"> tervhee</w:t>
      </w:r>
      <w:r w:rsidR="0098090B" w:rsidRPr="0098090B">
        <w:t>/</w:t>
      </w:r>
      <w:r w:rsidR="00026743">
        <w:rPr>
          <w:i/>
        </w:rPr>
        <w:t xml:space="preserve">mpi </w:t>
      </w:r>
      <w:r w:rsidRPr="0075485B">
        <w:t>:</w:t>
      </w:r>
      <w:r w:rsidR="00026743">
        <w:rPr>
          <w:i/>
        </w:rPr>
        <w:t xml:space="preserve"> tervhee</w:t>
      </w:r>
      <w:r w:rsidR="0098090B" w:rsidRPr="0098090B">
        <w:t>/</w:t>
      </w:r>
      <w:r w:rsidR="00026743">
        <w:rPr>
          <w:i/>
        </w:rPr>
        <w:t>mä</w:t>
      </w:r>
      <w:r w:rsidR="0098090B" w:rsidRPr="0098090B">
        <w:t>/</w:t>
      </w:r>
      <w:r w:rsidR="00026743">
        <w:rPr>
          <w:i/>
        </w:rPr>
        <w:t xml:space="preserve">n </w:t>
      </w:r>
      <w:r w:rsidRPr="0075485B">
        <w:t>:</w:t>
      </w:r>
      <w:r w:rsidR="00026743">
        <w:rPr>
          <w:i/>
        </w:rPr>
        <w:t xml:space="preserve"> tervhee</w:t>
      </w:r>
      <w:r w:rsidR="0098090B" w:rsidRPr="0098090B">
        <w:t>/</w:t>
      </w:r>
      <w:r w:rsidR="00026743">
        <w:rPr>
          <w:i/>
        </w:rPr>
        <w:t>mp</w:t>
      </w:r>
      <w:r w:rsidRPr="0075485B">
        <w:t>(</w:t>
      </w:r>
      <w:r w:rsidR="00026743">
        <w:rPr>
          <w:i/>
        </w:rPr>
        <w:t>p</w:t>
      </w:r>
      <w:r w:rsidRPr="0075485B">
        <w:t>)</w:t>
      </w:r>
      <w:r w:rsidR="00026743">
        <w:rPr>
          <w:i/>
        </w:rPr>
        <w:t>ä</w:t>
      </w:r>
      <w:r w:rsidR="0098090B" w:rsidRPr="0098090B">
        <w:t>/</w:t>
      </w:r>
      <w:r w:rsidR="00026743">
        <w:rPr>
          <w:i/>
        </w:rPr>
        <w:t xml:space="preserve">ä </w:t>
      </w:r>
      <w:r w:rsidRPr="0075485B">
        <w:t>:</w:t>
      </w:r>
      <w:r w:rsidR="00026743">
        <w:rPr>
          <w:i/>
        </w:rPr>
        <w:t xml:space="preserve"> tervhee</w:t>
      </w:r>
      <w:r w:rsidR="0098090B" w:rsidRPr="0098090B">
        <w:t>/</w:t>
      </w:r>
      <w:r w:rsidR="00026743">
        <w:rPr>
          <w:i/>
        </w:rPr>
        <w:t>mpp</w:t>
      </w:r>
      <w:r w:rsidR="0098090B" w:rsidRPr="0098090B">
        <w:t>/</w:t>
      </w:r>
      <w:r w:rsidR="00026743">
        <w:rPr>
          <w:i/>
        </w:rPr>
        <w:t>ii</w:t>
      </w:r>
      <w:r w:rsidRPr="0075485B">
        <w:t>(</w:t>
      </w:r>
      <w:r w:rsidR="00026743">
        <w:rPr>
          <w:i/>
        </w:rPr>
        <w:t>tä</w:t>
      </w:r>
      <w:r w:rsidRPr="0075485B">
        <w:t>)</w:t>
      </w:r>
      <w:r w:rsidR="00026743">
        <w:rPr>
          <w:i/>
        </w:rPr>
        <w:t xml:space="preserve"> </w:t>
      </w:r>
      <w:r w:rsidR="00BA1173" w:rsidRPr="00BA1173">
        <w:t>~</w:t>
      </w:r>
      <w:r w:rsidR="00026743">
        <w:rPr>
          <w:i/>
        </w:rPr>
        <w:t xml:space="preserve"> tervhee</w:t>
      </w:r>
      <w:r w:rsidR="0098090B" w:rsidRPr="0098090B">
        <w:t>/</w:t>
      </w:r>
      <w:r w:rsidR="00026743">
        <w:rPr>
          <w:i/>
        </w:rPr>
        <w:t>mp</w:t>
      </w:r>
      <w:r w:rsidR="0098090B" w:rsidRPr="0098090B">
        <w:t>/</w:t>
      </w:r>
      <w:r w:rsidR="00026743">
        <w:rPr>
          <w:i/>
        </w:rPr>
        <w:t>i</w:t>
      </w:r>
      <w:r w:rsidR="0098090B" w:rsidRPr="0098090B">
        <w:t>/</w:t>
      </w:r>
      <w:r w:rsidR="00026743">
        <w:rPr>
          <w:i/>
        </w:rPr>
        <w:t>ä</w:t>
      </w:r>
      <w:r w:rsidRPr="0075485B">
        <w:t>,</w:t>
      </w:r>
      <w:r w:rsidR="00026743">
        <w:rPr>
          <w:i/>
        </w:rPr>
        <w:t xml:space="preserve"> kuolu</w:t>
      </w:r>
      <w:r w:rsidRPr="0075485B">
        <w:t>(</w:t>
      </w:r>
      <w:r w:rsidR="00026743">
        <w:rPr>
          <w:i/>
        </w:rPr>
        <w:t>t</w:t>
      </w:r>
      <w:r w:rsidRPr="0075485B">
        <w:t>)</w:t>
      </w:r>
      <w:r w:rsidR="00026743">
        <w:rPr>
          <w:i/>
        </w:rPr>
        <w:t xml:space="preserve"> </w:t>
      </w:r>
      <w:r w:rsidR="00026743" w:rsidRPr="00DF4D19">
        <w:rPr>
          <w:i/>
        </w:rPr>
        <w:t>→</w:t>
      </w:r>
      <w:r w:rsidR="00026743">
        <w:rPr>
          <w:i/>
        </w:rPr>
        <w:t xml:space="preserve"> kuolhee</w:t>
      </w:r>
      <w:r w:rsidR="0098090B" w:rsidRPr="0098090B">
        <w:t>/</w:t>
      </w:r>
      <w:r w:rsidR="00026743">
        <w:rPr>
          <w:i/>
        </w:rPr>
        <w:t xml:space="preserve">mpi </w:t>
      </w:r>
      <w:r w:rsidRPr="0075485B">
        <w:t>:</w:t>
      </w:r>
      <w:r w:rsidR="00026743">
        <w:rPr>
          <w:i/>
        </w:rPr>
        <w:t xml:space="preserve"> kuolhee</w:t>
      </w:r>
      <w:r w:rsidR="0098090B" w:rsidRPr="0098090B">
        <w:t>/</w:t>
      </w:r>
      <w:r w:rsidR="00026743">
        <w:rPr>
          <w:i/>
        </w:rPr>
        <w:t>ma</w:t>
      </w:r>
      <w:r w:rsidR="0098090B" w:rsidRPr="0098090B">
        <w:t>/</w:t>
      </w:r>
      <w:r w:rsidR="00026743">
        <w:rPr>
          <w:i/>
        </w:rPr>
        <w:t xml:space="preserve">n </w:t>
      </w:r>
      <w:r w:rsidRPr="0075485B">
        <w:t>:</w:t>
      </w:r>
      <w:r w:rsidR="00026743">
        <w:rPr>
          <w:i/>
        </w:rPr>
        <w:t xml:space="preserve"> kuolhee</w:t>
      </w:r>
      <w:r w:rsidR="0098090B" w:rsidRPr="0098090B">
        <w:t>/</w:t>
      </w:r>
      <w:r w:rsidR="00026743">
        <w:rPr>
          <w:i/>
        </w:rPr>
        <w:t>mp</w:t>
      </w:r>
      <w:r w:rsidRPr="0075485B">
        <w:t>(</w:t>
      </w:r>
      <w:r w:rsidR="00026743">
        <w:rPr>
          <w:i/>
        </w:rPr>
        <w:t>p</w:t>
      </w:r>
      <w:r w:rsidRPr="0075485B">
        <w:t>)</w:t>
      </w:r>
      <w:r w:rsidR="00026743">
        <w:rPr>
          <w:i/>
        </w:rPr>
        <w:t>a</w:t>
      </w:r>
      <w:r w:rsidR="0098090B" w:rsidRPr="0098090B">
        <w:t>/</w:t>
      </w:r>
      <w:r w:rsidR="00026743">
        <w:rPr>
          <w:i/>
        </w:rPr>
        <w:t xml:space="preserve">a </w:t>
      </w:r>
      <w:r w:rsidRPr="0075485B">
        <w:t>:</w:t>
      </w:r>
      <w:r w:rsidR="00026743">
        <w:rPr>
          <w:i/>
        </w:rPr>
        <w:t xml:space="preserve"> kuolhee</w:t>
      </w:r>
      <w:r w:rsidR="0098090B" w:rsidRPr="0098090B">
        <w:t>/</w:t>
      </w:r>
      <w:r w:rsidR="00026743">
        <w:rPr>
          <w:i/>
        </w:rPr>
        <w:t>mpp</w:t>
      </w:r>
      <w:r w:rsidR="0098090B" w:rsidRPr="0098090B">
        <w:t>/</w:t>
      </w:r>
      <w:r w:rsidR="00026743">
        <w:rPr>
          <w:i/>
        </w:rPr>
        <w:t>ii</w:t>
      </w:r>
      <w:r w:rsidRPr="0075485B">
        <w:t>(</w:t>
      </w:r>
      <w:r w:rsidR="00026743">
        <w:rPr>
          <w:i/>
        </w:rPr>
        <w:t>ta</w:t>
      </w:r>
      <w:r w:rsidRPr="0075485B">
        <w:t>)</w:t>
      </w:r>
      <w:r w:rsidR="00026743">
        <w:rPr>
          <w:i/>
        </w:rPr>
        <w:t xml:space="preserve"> </w:t>
      </w:r>
      <w:r w:rsidR="00BA1173" w:rsidRPr="00BA1173">
        <w:t>~</w:t>
      </w:r>
      <w:r w:rsidR="00026743">
        <w:rPr>
          <w:i/>
        </w:rPr>
        <w:t xml:space="preserve"> kuolhee</w:t>
      </w:r>
      <w:r w:rsidR="0098090B" w:rsidRPr="0098090B">
        <w:t>/</w:t>
      </w:r>
      <w:r w:rsidR="00026743">
        <w:rPr>
          <w:i/>
        </w:rPr>
        <w:t>mp</w:t>
      </w:r>
      <w:r w:rsidR="0098090B" w:rsidRPr="0098090B">
        <w:t>/</w:t>
      </w:r>
      <w:r w:rsidR="00026743">
        <w:rPr>
          <w:i/>
        </w:rPr>
        <w:t>i</w:t>
      </w:r>
      <w:r w:rsidR="0098090B" w:rsidRPr="0098090B">
        <w:t>/</w:t>
      </w:r>
      <w:r w:rsidR="00026743">
        <w:rPr>
          <w:i/>
        </w:rPr>
        <w:t>a</w:t>
      </w:r>
      <w:r w:rsidR="001B127A" w:rsidRPr="001B127A">
        <w:t>.</w:t>
      </w:r>
    </w:p>
    <w:p w14:paraId="76F4B463" w14:textId="45D761D8" w:rsidR="00471C59" w:rsidRPr="00312858" w:rsidRDefault="00312858" w:rsidP="00471C59">
      <w:pPr>
        <w:rPr>
          <w:i/>
        </w:rPr>
      </w:pPr>
      <w:r>
        <w:t xml:space="preserve">Adjektiivi </w:t>
      </w:r>
      <w:r>
        <w:rPr>
          <w:i/>
        </w:rPr>
        <w:t xml:space="preserve">vasen </w:t>
      </w:r>
      <w:r>
        <w:t xml:space="preserve">taippuu samhaan laihiin ko komparasuunihaamut: </w:t>
      </w:r>
      <w:r w:rsidR="0075485B">
        <w:t>(</w:t>
      </w:r>
      <w:r w:rsidRPr="00E77CBA">
        <w:t>sg.nom. : sg.gen. : sg.part. : pl.part.)</w:t>
      </w:r>
      <w:r>
        <w:t xml:space="preserve"> </w:t>
      </w:r>
      <w:r>
        <w:rPr>
          <w:i/>
        </w:rPr>
        <w:t xml:space="preserve">vasen </w:t>
      </w:r>
      <w:r w:rsidR="0075485B" w:rsidRPr="0075485B">
        <w:t>:</w:t>
      </w:r>
      <w:r>
        <w:rPr>
          <w:i/>
        </w:rPr>
        <w:t xml:space="preserve"> vasema</w:t>
      </w:r>
      <w:r w:rsidR="0098090B" w:rsidRPr="0098090B">
        <w:t>/</w:t>
      </w:r>
      <w:r>
        <w:rPr>
          <w:i/>
        </w:rPr>
        <w:t xml:space="preserve">n </w:t>
      </w:r>
      <w:r w:rsidR="0075485B" w:rsidRPr="0075485B">
        <w:t>:</w:t>
      </w:r>
      <w:r>
        <w:rPr>
          <w:i/>
        </w:rPr>
        <w:t xml:space="preserve"> vasemp</w:t>
      </w:r>
      <w:r w:rsidR="0075485B" w:rsidRPr="0075485B">
        <w:t>(</w:t>
      </w:r>
      <w:r w:rsidR="00513788">
        <w:rPr>
          <w:i/>
        </w:rPr>
        <w:t>p</w:t>
      </w:r>
      <w:r w:rsidR="0075485B" w:rsidRPr="0075485B">
        <w:t>)</w:t>
      </w:r>
      <w:r w:rsidR="00513788">
        <w:rPr>
          <w:i/>
        </w:rPr>
        <w:t>a</w:t>
      </w:r>
      <w:r w:rsidR="0098090B" w:rsidRPr="0098090B">
        <w:t>/</w:t>
      </w:r>
      <w:r w:rsidR="00513788">
        <w:rPr>
          <w:i/>
        </w:rPr>
        <w:t xml:space="preserve">a </w:t>
      </w:r>
      <w:r w:rsidR="0075485B" w:rsidRPr="0075485B">
        <w:t>:</w:t>
      </w:r>
      <w:r w:rsidR="00513788">
        <w:rPr>
          <w:i/>
        </w:rPr>
        <w:t xml:space="preserve"> vasempp</w:t>
      </w:r>
      <w:r w:rsidR="0098090B" w:rsidRPr="0098090B">
        <w:t>/</w:t>
      </w:r>
      <w:r w:rsidR="00513788">
        <w:rPr>
          <w:i/>
        </w:rPr>
        <w:t>ii</w:t>
      </w:r>
      <w:r w:rsidR="0075485B" w:rsidRPr="0075485B">
        <w:t>(</w:t>
      </w:r>
      <w:r w:rsidR="00513788">
        <w:rPr>
          <w:i/>
        </w:rPr>
        <w:t>ta</w:t>
      </w:r>
      <w:r w:rsidR="0075485B" w:rsidRPr="0075485B">
        <w:t>)</w:t>
      </w:r>
      <w:r w:rsidR="00513788">
        <w:rPr>
          <w:i/>
        </w:rPr>
        <w:t xml:space="preserve"> </w:t>
      </w:r>
      <w:r w:rsidR="002D13F5">
        <w:t>~</w:t>
      </w:r>
      <w:r w:rsidR="00513788">
        <w:rPr>
          <w:i/>
        </w:rPr>
        <w:t xml:space="preserve"> vasemp</w:t>
      </w:r>
      <w:r w:rsidR="0098090B" w:rsidRPr="0098090B">
        <w:t>/</w:t>
      </w:r>
      <w:r>
        <w:rPr>
          <w:i/>
        </w:rPr>
        <w:t>i</w:t>
      </w:r>
      <w:r w:rsidR="0098090B" w:rsidRPr="0098090B">
        <w:t>/</w:t>
      </w:r>
      <w:r>
        <w:rPr>
          <w:i/>
        </w:rPr>
        <w:t>a</w:t>
      </w:r>
      <w:r w:rsidR="001B127A" w:rsidRPr="001B127A">
        <w:t>.</w:t>
      </w:r>
    </w:p>
    <w:p w14:paraId="7F7538F9" w14:textId="2E3FFA8C" w:rsidR="00BF5F2A" w:rsidRPr="00E77CBA" w:rsidRDefault="00BF5F2A" w:rsidP="004B2424">
      <w:pPr>
        <w:pStyle w:val="Overskrift3"/>
      </w:pPr>
      <w:bookmarkStart w:id="1479" w:name="_Superlatiivi"/>
      <w:bookmarkStart w:id="1480" w:name="_Toc196216755"/>
      <w:bookmarkStart w:id="1481" w:name="_Toc241129325"/>
      <w:bookmarkStart w:id="1482" w:name="_Toc311273845"/>
      <w:bookmarkEnd w:id="1479"/>
      <w:r w:rsidRPr="00E77CBA">
        <w:t>Superlatiivi</w:t>
      </w:r>
      <w:bookmarkEnd w:id="1480"/>
      <w:bookmarkEnd w:id="1481"/>
      <w:bookmarkEnd w:id="1482"/>
    </w:p>
    <w:p w14:paraId="743EEB09" w14:textId="76A3C661" w:rsidR="0095528D" w:rsidRDefault="00BF5F2A" w:rsidP="00BF5F2A">
      <w:pPr>
        <w:pStyle w:val="Brdtekst"/>
      </w:pPr>
      <w:r w:rsidRPr="00083193">
        <w:rPr>
          <w:smallCaps/>
        </w:rPr>
        <w:t>Superlatiivin</w:t>
      </w:r>
      <w:r w:rsidRPr="00E77CBA">
        <w:t xml:space="preserve"> suffiksi oon nominatiivissa</w:t>
      </w:r>
      <w:r w:rsidRPr="00E77CBA">
        <w:rPr>
          <w:i/>
        </w:rPr>
        <w:t xml:space="preserve"> </w:t>
      </w:r>
      <w:r w:rsidR="0075485B" w:rsidRPr="0075485B">
        <w:t>(</w:t>
      </w:r>
      <w:r w:rsidRPr="00E77CBA">
        <w:rPr>
          <w:i/>
        </w:rPr>
        <w:t>i</w:t>
      </w:r>
      <w:r w:rsidR="0075485B" w:rsidRPr="0075485B">
        <w:t>)</w:t>
      </w:r>
      <w:r w:rsidRPr="00E77CBA">
        <w:rPr>
          <w:i/>
        </w:rPr>
        <w:t>in</w:t>
      </w:r>
      <w:r w:rsidRPr="00E77CBA">
        <w:t xml:space="preserve">, muissa kaasuksissa </w:t>
      </w:r>
      <w:r w:rsidR="0075485B" w:rsidRPr="0075485B">
        <w:t>(</w:t>
      </w:r>
      <w:r w:rsidRPr="00E77CBA">
        <w:rPr>
          <w:i/>
        </w:rPr>
        <w:t>i</w:t>
      </w:r>
      <w:r w:rsidR="0075485B" w:rsidRPr="0075485B">
        <w:t>)</w:t>
      </w:r>
      <w:r w:rsidRPr="00E77CBA">
        <w:rPr>
          <w:i/>
        </w:rPr>
        <w:t>im</w:t>
      </w:r>
      <w:r w:rsidR="0075485B" w:rsidRPr="0075485B">
        <w:t>(</w:t>
      </w:r>
      <w:r w:rsidRPr="00E77CBA">
        <w:rPr>
          <w:i/>
        </w:rPr>
        <w:t>m</w:t>
      </w:r>
      <w:r w:rsidR="0075485B" w:rsidRPr="0075485B">
        <w:t>)</w:t>
      </w:r>
      <w:r w:rsidRPr="00E77CBA">
        <w:rPr>
          <w:i/>
        </w:rPr>
        <w:t>A</w:t>
      </w:r>
      <w:r w:rsidRPr="00E77CBA">
        <w:t xml:space="preserve"> : </w:t>
      </w:r>
      <w:r w:rsidR="0075485B" w:rsidRPr="0075485B">
        <w:t>(</w:t>
      </w:r>
      <w:r w:rsidRPr="00E77CBA">
        <w:rPr>
          <w:i/>
        </w:rPr>
        <w:t>i</w:t>
      </w:r>
      <w:r w:rsidR="0075485B" w:rsidRPr="0075485B">
        <w:t>)</w:t>
      </w:r>
      <w:r w:rsidRPr="00E77CBA">
        <w:rPr>
          <w:i/>
        </w:rPr>
        <w:t>imp</w:t>
      </w:r>
      <w:r w:rsidR="0075485B" w:rsidRPr="0075485B">
        <w:t>(</w:t>
      </w:r>
      <w:r w:rsidRPr="00E77CBA">
        <w:rPr>
          <w:i/>
        </w:rPr>
        <w:t>p</w:t>
      </w:r>
      <w:r w:rsidR="0075485B" w:rsidRPr="0075485B">
        <w:t>)</w:t>
      </w:r>
      <w:r w:rsidRPr="00E77CBA">
        <w:rPr>
          <w:i/>
        </w:rPr>
        <w:t>A</w:t>
      </w:r>
      <w:r w:rsidR="001B127A" w:rsidRPr="001B127A">
        <w:t>.</w:t>
      </w:r>
      <w:r w:rsidR="00AB339C">
        <w:t xml:space="preserve"> </w:t>
      </w:r>
      <w:r w:rsidR="0095528D" w:rsidRPr="00E77CBA">
        <w:t xml:space="preserve">Vokaalirangasta </w:t>
      </w:r>
      <w:r w:rsidR="0095528D" w:rsidRPr="00E77CBA">
        <w:rPr>
          <w:i/>
        </w:rPr>
        <w:t xml:space="preserve">e </w:t>
      </w:r>
      <w:r w:rsidR="0095528D" w:rsidRPr="00E77CBA">
        <w:t xml:space="preserve">ja </w:t>
      </w:r>
      <w:r w:rsidR="0095528D" w:rsidRPr="00E77CBA">
        <w:rPr>
          <w:i/>
        </w:rPr>
        <w:t xml:space="preserve">A </w:t>
      </w:r>
      <w:r w:rsidR="0095528D" w:rsidRPr="00E77CBA">
        <w:t xml:space="preserve">kađothaan superlatiivin </w:t>
      </w:r>
      <w:r w:rsidR="0095528D" w:rsidRPr="00E77CBA">
        <w:rPr>
          <w:i/>
        </w:rPr>
        <w:t>i</w:t>
      </w:r>
      <w:r w:rsidR="0095528D" w:rsidRPr="00E77CBA">
        <w:t xml:space="preserve">:n eđestä, </w:t>
      </w:r>
      <w:r w:rsidR="0095528D">
        <w:t xml:space="preserve">ja silloin suffiksi oon </w:t>
      </w:r>
      <w:r w:rsidR="0095528D">
        <w:rPr>
          <w:i/>
        </w:rPr>
        <w:t xml:space="preserve">iin </w:t>
      </w:r>
      <w:r w:rsidR="0075485B" w:rsidRPr="0075485B">
        <w:t>:</w:t>
      </w:r>
      <w:r w:rsidR="0095528D">
        <w:rPr>
          <w:i/>
        </w:rPr>
        <w:t xml:space="preserve"> i</w:t>
      </w:r>
      <w:r w:rsidR="0095528D" w:rsidRPr="00E77CBA">
        <w:rPr>
          <w:i/>
        </w:rPr>
        <w:t>im</w:t>
      </w:r>
      <w:r w:rsidR="0075485B" w:rsidRPr="0075485B">
        <w:t>(</w:t>
      </w:r>
      <w:r w:rsidR="0095528D" w:rsidRPr="00E77CBA">
        <w:rPr>
          <w:i/>
        </w:rPr>
        <w:t>m</w:t>
      </w:r>
      <w:r w:rsidR="0075485B" w:rsidRPr="0075485B">
        <w:t>)</w:t>
      </w:r>
      <w:r w:rsidR="0095528D" w:rsidRPr="00E77CBA">
        <w:rPr>
          <w:i/>
        </w:rPr>
        <w:t>A</w:t>
      </w:r>
      <w:r w:rsidR="0095528D" w:rsidRPr="00E77CBA">
        <w:t xml:space="preserve"> : </w:t>
      </w:r>
      <w:r w:rsidR="0095528D">
        <w:rPr>
          <w:i/>
        </w:rPr>
        <w:t>i</w:t>
      </w:r>
      <w:r w:rsidR="0095528D" w:rsidRPr="00E77CBA">
        <w:rPr>
          <w:i/>
        </w:rPr>
        <w:t>imp</w:t>
      </w:r>
      <w:r w:rsidR="0075485B" w:rsidRPr="0075485B">
        <w:t>(</w:t>
      </w:r>
      <w:r w:rsidR="0095528D" w:rsidRPr="00E77CBA">
        <w:rPr>
          <w:i/>
        </w:rPr>
        <w:t>p</w:t>
      </w:r>
      <w:r w:rsidR="0075485B" w:rsidRPr="0075485B">
        <w:t>)</w:t>
      </w:r>
      <w:r w:rsidR="0095528D" w:rsidRPr="00E77CBA">
        <w:rPr>
          <w:i/>
        </w:rPr>
        <w:t>A</w:t>
      </w:r>
      <w:r w:rsidR="001B127A" w:rsidRPr="001B127A">
        <w:t>.</w:t>
      </w:r>
      <w:r w:rsidR="000A4B27">
        <w:rPr>
          <w:i/>
        </w:rPr>
        <w:t xml:space="preserve"> </w:t>
      </w:r>
      <w:r w:rsidR="0095528D">
        <w:t xml:space="preserve">Muutoin </w:t>
      </w:r>
      <w:r w:rsidR="0095528D" w:rsidRPr="00E77CBA">
        <w:rPr>
          <w:i/>
        </w:rPr>
        <w:t>VV</w:t>
      </w:r>
      <w:r w:rsidR="0095528D" w:rsidRPr="00E77CBA">
        <w:t xml:space="preserve"> lyhenee</w:t>
      </w:r>
      <w:r w:rsidR="0095528D" w:rsidRPr="00E77CBA">
        <w:rPr>
          <w:i/>
        </w:rPr>
        <w:t xml:space="preserve"> V</w:t>
      </w:r>
      <w:r w:rsidR="0095528D" w:rsidRPr="00E77CBA">
        <w:t xml:space="preserve">:ksi, </w:t>
      </w:r>
      <w:r w:rsidR="0095528D" w:rsidRPr="00E77CBA">
        <w:rPr>
          <w:i/>
        </w:rPr>
        <w:t>i</w:t>
      </w:r>
      <w:r w:rsidR="0075485B" w:rsidRPr="0075485B">
        <w:t>,</w:t>
      </w:r>
      <w:r w:rsidR="0095528D" w:rsidRPr="00E77CBA">
        <w:rPr>
          <w:i/>
        </w:rPr>
        <w:t xml:space="preserve"> O</w:t>
      </w:r>
      <w:r w:rsidR="0095528D" w:rsidRPr="00E77CBA">
        <w:t xml:space="preserve"> ja </w:t>
      </w:r>
      <w:r w:rsidR="0095528D" w:rsidRPr="00E77CBA">
        <w:rPr>
          <w:i/>
        </w:rPr>
        <w:t>U</w:t>
      </w:r>
      <w:r w:rsidR="0095528D">
        <w:t xml:space="preserve"> säilythään, ja suffiksi oon </w:t>
      </w:r>
      <w:r w:rsidR="0095528D">
        <w:rPr>
          <w:i/>
        </w:rPr>
        <w:t xml:space="preserve">in </w:t>
      </w:r>
      <w:r w:rsidR="0075485B" w:rsidRPr="0075485B">
        <w:t>:</w:t>
      </w:r>
      <w:r w:rsidR="0095528D">
        <w:rPr>
          <w:i/>
        </w:rPr>
        <w:t xml:space="preserve"> im</w:t>
      </w:r>
      <w:r w:rsidR="0075485B" w:rsidRPr="0075485B">
        <w:t>(</w:t>
      </w:r>
      <w:r w:rsidR="0095528D">
        <w:rPr>
          <w:i/>
        </w:rPr>
        <w:t>m</w:t>
      </w:r>
      <w:r w:rsidR="0075485B" w:rsidRPr="0075485B">
        <w:t>)</w:t>
      </w:r>
      <w:r w:rsidR="0095528D">
        <w:rPr>
          <w:i/>
        </w:rPr>
        <w:t xml:space="preserve">A </w:t>
      </w:r>
      <w:r w:rsidR="0075485B" w:rsidRPr="0075485B">
        <w:t>:</w:t>
      </w:r>
      <w:r w:rsidR="0095528D">
        <w:rPr>
          <w:i/>
        </w:rPr>
        <w:t xml:space="preserve"> imp</w:t>
      </w:r>
      <w:r w:rsidR="0075485B" w:rsidRPr="0075485B">
        <w:t>(</w:t>
      </w:r>
      <w:r w:rsidR="0095528D">
        <w:rPr>
          <w:i/>
        </w:rPr>
        <w:t>p</w:t>
      </w:r>
      <w:r w:rsidR="0075485B" w:rsidRPr="0075485B">
        <w:t>)</w:t>
      </w:r>
      <w:r w:rsidR="0095528D">
        <w:rPr>
          <w:i/>
        </w:rPr>
        <w:t>A</w:t>
      </w:r>
      <w:r w:rsidR="0095528D">
        <w:t>.</w:t>
      </w:r>
    </w:p>
    <w:p w14:paraId="6DE7B7E7" w14:textId="77777777" w:rsidR="00F904D4" w:rsidRDefault="005F4EB6" w:rsidP="00BF5F2A">
      <w:pPr>
        <w:pStyle w:val="Brdtekst"/>
      </w:pPr>
      <w:r>
        <w:t>Nomenityyp</w:t>
      </w:r>
      <w:r w:rsidR="00F070C1">
        <w:t>iissä 1 ja 2</w:t>
      </w:r>
      <w:r w:rsidR="00AB339C">
        <w:t xml:space="preserve"> </w:t>
      </w:r>
      <w:r w:rsidR="00BC5B21">
        <w:t>superlatiivin suffiksin</w:t>
      </w:r>
      <w:r w:rsidR="00AB339C">
        <w:t xml:space="preserve"> </w:t>
      </w:r>
      <w:r w:rsidR="00BF5F2A" w:rsidRPr="00E77CBA">
        <w:t xml:space="preserve">lisäthään </w:t>
      </w:r>
      <w:r w:rsidR="00F070C1">
        <w:t xml:space="preserve">tavalisesti </w:t>
      </w:r>
      <w:r w:rsidR="00BF5F2A" w:rsidRPr="00E77CBA">
        <w:t xml:space="preserve">sanan korkkeimangraadisheen vokaalirankhaan. </w:t>
      </w:r>
      <w:r w:rsidR="00FD51A8">
        <w:t>Mutta j</w:t>
      </w:r>
      <w:r w:rsidR="00F070C1">
        <w:t xml:space="preserve">os pohjasanan konsonanttina oon klusiili </w:t>
      </w:r>
      <w:r w:rsidR="00F070C1">
        <w:rPr>
          <w:i/>
        </w:rPr>
        <w:t>k</w:t>
      </w:r>
      <w:r w:rsidR="0075485B" w:rsidRPr="0075485B">
        <w:t>,</w:t>
      </w:r>
      <w:r w:rsidR="00F070C1">
        <w:rPr>
          <w:i/>
        </w:rPr>
        <w:t xml:space="preserve"> t </w:t>
      </w:r>
      <w:r w:rsidR="00F070C1">
        <w:t xml:space="preserve">eli </w:t>
      </w:r>
      <w:r w:rsidR="00F070C1">
        <w:rPr>
          <w:i/>
        </w:rPr>
        <w:t>p</w:t>
      </w:r>
      <w:r w:rsidR="00F070C1">
        <w:t xml:space="preserve">, se muissa ko Porsangin </w:t>
      </w:r>
      <w:r w:rsidR="00E46A35">
        <w:t>varieteet</w:t>
      </w:r>
      <w:r w:rsidR="00F070C1">
        <w:t>issa käytethäänki yhtä por</w:t>
      </w:r>
      <w:r w:rsidR="0095528D">
        <w:t>rasta matalamppaa graadii ko mik</w:t>
      </w:r>
      <w:r w:rsidR="00F070C1">
        <w:t xml:space="preserve">ä </w:t>
      </w:r>
      <w:r w:rsidR="0095528D">
        <w:t xml:space="preserve">oon </w:t>
      </w:r>
      <w:r w:rsidR="00F070C1">
        <w:t>pohjasanan graadi</w:t>
      </w:r>
      <w:r w:rsidR="00F904D4">
        <w:t>.</w:t>
      </w:r>
    </w:p>
    <w:p w14:paraId="4F17B0E7" w14:textId="07C6BA5A" w:rsidR="00BF5F2A" w:rsidRPr="00E77CBA" w:rsidRDefault="00BF5F2A" w:rsidP="00BF5F2A">
      <w:pPr>
        <w:pStyle w:val="Brdtekst"/>
      </w:pPr>
      <w:r w:rsidRPr="00E77CBA">
        <w:t xml:space="preserve">Superlatiivin singulaarin partitiivin haamustuksessa käytethään konsonanttirankkaa, joka oon identtinen </w:t>
      </w:r>
      <w:r w:rsidR="00871D30">
        <w:t xml:space="preserve">superlatiivin </w:t>
      </w:r>
      <w:r w:rsidRPr="00E77CBA">
        <w:t xml:space="preserve">singulaarin nominatiivin kans. Muutoin superlatiivihaamui taivutethaan samhaan laihiin ko komparatiiviitaki. </w:t>
      </w:r>
      <w:r w:rsidR="006D3D56">
        <w:t>Esimerkkii</w:t>
      </w:r>
      <w:r w:rsidRPr="00E77CBA">
        <w:t xml:space="preserve"> </w:t>
      </w:r>
      <w:r w:rsidR="0075485B">
        <w:t>(</w:t>
      </w:r>
      <w:r w:rsidRPr="00E77CBA">
        <w:t>sg.nom. : sg.gen. : sg.part. : pl.part.):</w:t>
      </w:r>
    </w:p>
    <w:p w14:paraId="6EB903B9" w14:textId="2704F034" w:rsidR="00F904D4" w:rsidRDefault="0075485B" w:rsidP="006D3D56">
      <w:pPr>
        <w:pStyle w:val="Brdtekst"/>
      </w:pPr>
      <w:bookmarkStart w:id="1483" w:name="_Toc196216756"/>
      <w:r>
        <w:t>(</w:t>
      </w:r>
      <w:r w:rsidR="006D3D56">
        <w:t xml:space="preserve">1.1) </w:t>
      </w:r>
      <w:r w:rsidR="006D3D56" w:rsidRPr="00DF4D19">
        <w:rPr>
          <w:i/>
        </w:rPr>
        <w:t xml:space="preserve">paha → </w:t>
      </w:r>
      <w:r w:rsidR="006D3D56" w:rsidRPr="006D3D56">
        <w:rPr>
          <w:i/>
        </w:rPr>
        <w:t>pahh</w:t>
      </w:r>
      <w:r w:rsidR="0098090B" w:rsidRPr="0098090B">
        <w:t>/</w:t>
      </w:r>
      <w:r w:rsidR="006D3D56" w:rsidRPr="006D3D56">
        <w:rPr>
          <w:i/>
        </w:rPr>
        <w:t>iin</w:t>
      </w:r>
      <w:r w:rsidR="00657B5C">
        <w:rPr>
          <w:i/>
        </w:rPr>
        <w:t xml:space="preserve"> </w:t>
      </w:r>
      <w:r w:rsidRPr="0075485B">
        <w:t>:</w:t>
      </w:r>
      <w:r w:rsidR="006D3D56" w:rsidRPr="00DF4D19">
        <w:rPr>
          <w:i/>
        </w:rPr>
        <w:t xml:space="preserve"> pah</w:t>
      </w:r>
      <w:r w:rsidR="006D3D56">
        <w:rPr>
          <w:i/>
        </w:rPr>
        <w:t>h</w:t>
      </w:r>
      <w:r w:rsidR="0098090B" w:rsidRPr="0098090B">
        <w:t>/</w:t>
      </w:r>
      <w:r w:rsidR="006D3D56">
        <w:rPr>
          <w:i/>
        </w:rPr>
        <w:t>ii</w:t>
      </w:r>
      <w:r w:rsidR="006D3D56" w:rsidRPr="00DF4D19">
        <w:rPr>
          <w:i/>
        </w:rPr>
        <w:t>ma</w:t>
      </w:r>
      <w:r w:rsidR="0098090B" w:rsidRPr="0098090B">
        <w:t>/</w:t>
      </w:r>
      <w:r w:rsidR="006D3D56" w:rsidRPr="00DF4D19">
        <w:rPr>
          <w:i/>
        </w:rPr>
        <w:t xml:space="preserve">n </w:t>
      </w:r>
      <w:r w:rsidRPr="0075485B">
        <w:t>:</w:t>
      </w:r>
      <w:r w:rsidR="006D3D56" w:rsidRPr="00DF4D19">
        <w:rPr>
          <w:b/>
          <w:i/>
        </w:rPr>
        <w:t xml:space="preserve"> </w:t>
      </w:r>
      <w:r w:rsidR="006D3D56" w:rsidRPr="00F92975">
        <w:rPr>
          <w:i/>
        </w:rPr>
        <w:t>pah</w:t>
      </w:r>
      <w:r w:rsidR="00F92975" w:rsidRPr="00F92975">
        <w:rPr>
          <w:i/>
        </w:rPr>
        <w:t>h</w:t>
      </w:r>
      <w:r w:rsidR="0098090B" w:rsidRPr="0098090B">
        <w:t>/</w:t>
      </w:r>
      <w:r w:rsidR="00F92975" w:rsidRPr="00F92975">
        <w:rPr>
          <w:i/>
        </w:rPr>
        <w:t>ii</w:t>
      </w:r>
      <w:r w:rsidR="0098382D">
        <w:rPr>
          <w:i/>
        </w:rPr>
        <w:t>n</w:t>
      </w:r>
      <w:r w:rsidR="0098090B" w:rsidRPr="0098090B">
        <w:t>/</w:t>
      </w:r>
      <w:r w:rsidR="0098382D">
        <w:rPr>
          <w:i/>
        </w:rPr>
        <w:t>ta</w:t>
      </w:r>
      <w:r w:rsidR="006D3D56" w:rsidRPr="00DF4D19">
        <w:rPr>
          <w:i/>
        </w:rPr>
        <w:t xml:space="preserve"> </w:t>
      </w:r>
      <w:r w:rsidRPr="0075485B">
        <w:t>:</w:t>
      </w:r>
      <w:r w:rsidR="006D3D56" w:rsidRPr="00DF4D19">
        <w:rPr>
          <w:b/>
          <w:i/>
        </w:rPr>
        <w:t xml:space="preserve"> </w:t>
      </w:r>
      <w:r w:rsidR="006D3D56" w:rsidRPr="00DF4D19">
        <w:rPr>
          <w:i/>
        </w:rPr>
        <w:t>pah</w:t>
      </w:r>
      <w:r w:rsidR="00F92975">
        <w:rPr>
          <w:i/>
        </w:rPr>
        <w:t>h</w:t>
      </w:r>
      <w:r w:rsidR="0098090B" w:rsidRPr="0098090B">
        <w:t>/</w:t>
      </w:r>
      <w:r w:rsidR="00F92975">
        <w:rPr>
          <w:i/>
        </w:rPr>
        <w:t>ii</w:t>
      </w:r>
      <w:r w:rsidR="006D3D56">
        <w:rPr>
          <w:i/>
        </w:rPr>
        <w:t>mpp</w:t>
      </w:r>
      <w:r w:rsidR="0098090B" w:rsidRPr="0098090B">
        <w:t>/</w:t>
      </w:r>
      <w:r w:rsidR="006D3D56">
        <w:rPr>
          <w:i/>
        </w:rPr>
        <w:t>ii</w:t>
      </w:r>
      <w:r w:rsidRPr="0075485B">
        <w:t>(</w:t>
      </w:r>
      <w:r w:rsidR="006D3D56" w:rsidRPr="00DF4D19">
        <w:rPr>
          <w:i/>
        </w:rPr>
        <w:t>ta</w:t>
      </w:r>
      <w:r w:rsidRPr="0075485B">
        <w:t>)</w:t>
      </w:r>
      <w:r w:rsidR="00F92975">
        <w:rPr>
          <w:i/>
        </w:rPr>
        <w:t xml:space="preserve"> </w:t>
      </w:r>
      <w:r w:rsidR="00BA1173" w:rsidRPr="00BA1173">
        <w:t>~</w:t>
      </w:r>
      <w:r w:rsidR="00F92975">
        <w:rPr>
          <w:i/>
        </w:rPr>
        <w:t xml:space="preserve"> pah</w:t>
      </w:r>
      <w:r w:rsidR="006934C6">
        <w:rPr>
          <w:i/>
        </w:rPr>
        <w:t>h</w:t>
      </w:r>
      <w:r w:rsidR="0098090B" w:rsidRPr="0098090B">
        <w:t>/</w:t>
      </w:r>
      <w:r w:rsidR="00F92975">
        <w:rPr>
          <w:i/>
        </w:rPr>
        <w:t>ii</w:t>
      </w:r>
      <w:r w:rsidR="006D3D56">
        <w:rPr>
          <w:i/>
        </w:rPr>
        <w:t>mp</w:t>
      </w:r>
      <w:r w:rsidR="0098090B" w:rsidRPr="0098090B">
        <w:t>/</w:t>
      </w:r>
      <w:r w:rsidR="006D3D56">
        <w:rPr>
          <w:i/>
        </w:rPr>
        <w:t>i</w:t>
      </w:r>
      <w:r w:rsidR="0098090B" w:rsidRPr="0098090B">
        <w:t>/</w:t>
      </w:r>
      <w:r w:rsidR="006D3D56">
        <w:rPr>
          <w:i/>
        </w:rPr>
        <w:t>a</w:t>
      </w:r>
      <w:r w:rsidRPr="0075485B">
        <w:t>,</w:t>
      </w:r>
      <w:r w:rsidR="006D3D56">
        <w:rPr>
          <w:i/>
        </w:rPr>
        <w:t xml:space="preserve"> </w:t>
      </w:r>
      <w:r w:rsidR="006D3D56" w:rsidRPr="00DA71F5">
        <w:rPr>
          <w:i/>
        </w:rPr>
        <w:t>märkä → mär</w:t>
      </w:r>
      <w:r w:rsidR="00297117">
        <w:rPr>
          <w:i/>
        </w:rPr>
        <w:t>kk</w:t>
      </w:r>
      <w:r w:rsidR="0098090B" w:rsidRPr="0098090B">
        <w:t>/</w:t>
      </w:r>
      <w:r w:rsidR="00E91C87">
        <w:rPr>
          <w:i/>
        </w:rPr>
        <w:t>iin</w:t>
      </w:r>
      <w:r w:rsidR="006D3D56" w:rsidRPr="00DA71F5">
        <w:rPr>
          <w:i/>
        </w:rPr>
        <w:t xml:space="preserve"> </w:t>
      </w:r>
      <w:r w:rsidR="00BA1173" w:rsidRPr="00BA1173">
        <w:t>~</w:t>
      </w:r>
      <w:r w:rsidR="00156ED0">
        <w:rPr>
          <w:i/>
        </w:rPr>
        <w:t xml:space="preserve"> märj</w:t>
      </w:r>
      <w:r w:rsidR="0098090B" w:rsidRPr="0098090B">
        <w:t>/</w:t>
      </w:r>
      <w:r w:rsidR="00156ED0">
        <w:rPr>
          <w:i/>
        </w:rPr>
        <w:t xml:space="preserve">iin </w:t>
      </w:r>
      <w:r w:rsidRPr="0075485B">
        <w:t>:</w:t>
      </w:r>
      <w:r w:rsidR="006D3D56" w:rsidRPr="00DA71F5">
        <w:rPr>
          <w:i/>
        </w:rPr>
        <w:t xml:space="preserve"> mär</w:t>
      </w:r>
      <w:r w:rsidR="00E91C87">
        <w:rPr>
          <w:i/>
        </w:rPr>
        <w:t>k</w:t>
      </w:r>
      <w:r w:rsidRPr="0075485B">
        <w:t>(</w:t>
      </w:r>
      <w:r w:rsidR="00E91C87">
        <w:rPr>
          <w:i/>
        </w:rPr>
        <w:t>k</w:t>
      </w:r>
      <w:r w:rsidRPr="0075485B">
        <w:t>)</w:t>
      </w:r>
      <w:r w:rsidR="0098090B" w:rsidRPr="0098090B">
        <w:t>/</w:t>
      </w:r>
      <w:r w:rsidR="00E91C87">
        <w:rPr>
          <w:i/>
        </w:rPr>
        <w:t>ii</w:t>
      </w:r>
      <w:r w:rsidR="006D3D56" w:rsidRPr="00DA71F5">
        <w:rPr>
          <w:i/>
        </w:rPr>
        <w:t>mä</w:t>
      </w:r>
      <w:r w:rsidR="0098090B" w:rsidRPr="0098090B">
        <w:t>/</w:t>
      </w:r>
      <w:r w:rsidR="006D3D56" w:rsidRPr="00DA71F5">
        <w:rPr>
          <w:i/>
        </w:rPr>
        <w:t>n</w:t>
      </w:r>
      <w:r w:rsidR="00156ED0">
        <w:rPr>
          <w:i/>
        </w:rPr>
        <w:t xml:space="preserve"> </w:t>
      </w:r>
      <w:r w:rsidR="00BA1173" w:rsidRPr="00BA1173">
        <w:t>~</w:t>
      </w:r>
      <w:r w:rsidR="00156ED0">
        <w:rPr>
          <w:i/>
        </w:rPr>
        <w:t xml:space="preserve"> märj</w:t>
      </w:r>
      <w:r w:rsidR="0098090B" w:rsidRPr="0098090B">
        <w:t>/</w:t>
      </w:r>
      <w:r w:rsidR="00156ED0">
        <w:rPr>
          <w:i/>
        </w:rPr>
        <w:t>iimä</w:t>
      </w:r>
      <w:r w:rsidR="0098090B" w:rsidRPr="0098090B">
        <w:t>/</w:t>
      </w:r>
      <w:r w:rsidR="00156ED0">
        <w:rPr>
          <w:i/>
        </w:rPr>
        <w:t>n</w:t>
      </w:r>
      <w:r w:rsidR="006D3D56" w:rsidRPr="00DA71F5">
        <w:rPr>
          <w:i/>
        </w:rPr>
        <w:t xml:space="preserve"> </w:t>
      </w:r>
      <w:r w:rsidRPr="0075485B">
        <w:t>:</w:t>
      </w:r>
      <w:r w:rsidR="006D3D56" w:rsidRPr="00DA71F5">
        <w:rPr>
          <w:i/>
        </w:rPr>
        <w:t xml:space="preserve"> mär</w:t>
      </w:r>
      <w:r w:rsidR="00156ED0">
        <w:rPr>
          <w:i/>
        </w:rPr>
        <w:t>kk</w:t>
      </w:r>
      <w:r w:rsidR="0098090B" w:rsidRPr="0098090B">
        <w:t>/</w:t>
      </w:r>
      <w:r w:rsidR="00E91C87">
        <w:rPr>
          <w:i/>
        </w:rPr>
        <w:t>ii</w:t>
      </w:r>
      <w:r w:rsidR="0098382D">
        <w:rPr>
          <w:i/>
        </w:rPr>
        <w:t>n</w:t>
      </w:r>
      <w:r w:rsidR="0098090B" w:rsidRPr="0098090B">
        <w:t>/</w:t>
      </w:r>
      <w:r w:rsidR="0098382D">
        <w:rPr>
          <w:i/>
        </w:rPr>
        <w:t>tä</w:t>
      </w:r>
      <w:r w:rsidR="00156ED0">
        <w:rPr>
          <w:i/>
        </w:rPr>
        <w:t xml:space="preserve"> </w:t>
      </w:r>
      <w:r w:rsidR="00BA1173" w:rsidRPr="00BA1173">
        <w:t>~</w:t>
      </w:r>
      <w:r w:rsidR="0098382D">
        <w:rPr>
          <w:i/>
        </w:rPr>
        <w:t xml:space="preserve"> märj</w:t>
      </w:r>
      <w:r w:rsidR="0098090B" w:rsidRPr="0098090B">
        <w:t>/</w:t>
      </w:r>
      <w:r w:rsidR="0098382D">
        <w:rPr>
          <w:i/>
        </w:rPr>
        <w:t>iin</w:t>
      </w:r>
      <w:r w:rsidR="0098090B" w:rsidRPr="0098090B">
        <w:t>/</w:t>
      </w:r>
      <w:r w:rsidR="0098382D">
        <w:rPr>
          <w:i/>
        </w:rPr>
        <w:t>tä</w:t>
      </w:r>
      <w:r w:rsidR="006D3D56" w:rsidRPr="00DA71F5">
        <w:rPr>
          <w:i/>
        </w:rPr>
        <w:t xml:space="preserve"> </w:t>
      </w:r>
      <w:r w:rsidRPr="0075485B">
        <w:t>:</w:t>
      </w:r>
      <w:r w:rsidR="006D3D56" w:rsidRPr="00DA71F5">
        <w:rPr>
          <w:i/>
        </w:rPr>
        <w:t xml:space="preserve"> mär</w:t>
      </w:r>
      <w:r w:rsidR="00E91C87">
        <w:rPr>
          <w:i/>
        </w:rPr>
        <w:t>kk</w:t>
      </w:r>
      <w:r w:rsidR="0098090B" w:rsidRPr="0098090B">
        <w:t>/</w:t>
      </w:r>
      <w:r w:rsidR="00E91C87">
        <w:rPr>
          <w:i/>
        </w:rPr>
        <w:t>ii</w:t>
      </w:r>
      <w:r w:rsidR="006D3D56" w:rsidRPr="00DA71F5">
        <w:rPr>
          <w:i/>
        </w:rPr>
        <w:t>mpp</w:t>
      </w:r>
      <w:r w:rsidR="0098090B" w:rsidRPr="0098090B">
        <w:t>/</w:t>
      </w:r>
      <w:r w:rsidR="006D3D56" w:rsidRPr="00DA71F5">
        <w:rPr>
          <w:i/>
        </w:rPr>
        <w:t>ii</w:t>
      </w:r>
      <w:r w:rsidRPr="0075485B">
        <w:t>(</w:t>
      </w:r>
      <w:r w:rsidR="006D3D56" w:rsidRPr="00DA71F5">
        <w:rPr>
          <w:i/>
        </w:rPr>
        <w:t>tä</w:t>
      </w:r>
      <w:r w:rsidR="00E81BAB" w:rsidRPr="0075485B">
        <w:t>)</w:t>
      </w:r>
      <w:r w:rsidR="00156ED0">
        <w:rPr>
          <w:i/>
        </w:rPr>
        <w:t xml:space="preserve"> </w:t>
      </w:r>
      <w:r w:rsidR="00BA1173" w:rsidRPr="00BA1173">
        <w:t>~</w:t>
      </w:r>
      <w:r w:rsidR="00156ED0">
        <w:rPr>
          <w:i/>
        </w:rPr>
        <w:t xml:space="preserve"> märj</w:t>
      </w:r>
      <w:r w:rsidR="0098090B" w:rsidRPr="0098090B">
        <w:t>/</w:t>
      </w:r>
      <w:r w:rsidR="00E91C87">
        <w:rPr>
          <w:i/>
        </w:rPr>
        <w:t>ii</w:t>
      </w:r>
      <w:r w:rsidR="006D3D56">
        <w:rPr>
          <w:i/>
        </w:rPr>
        <w:t>mp</w:t>
      </w:r>
      <w:r w:rsidR="0098090B" w:rsidRPr="0098090B">
        <w:t>/</w:t>
      </w:r>
      <w:r w:rsidR="006D3D56">
        <w:rPr>
          <w:i/>
        </w:rPr>
        <w:t>i</w:t>
      </w:r>
      <w:r w:rsidR="0098090B" w:rsidRPr="0098090B">
        <w:t>/</w:t>
      </w:r>
      <w:r w:rsidR="006D3D56">
        <w:rPr>
          <w:i/>
        </w:rPr>
        <w:t>ä</w:t>
      </w:r>
      <w:r w:rsidR="006D3D56">
        <w:t xml:space="preserve">, </w:t>
      </w:r>
      <w:r w:rsidR="006D3D56">
        <w:rPr>
          <w:i/>
        </w:rPr>
        <w:t>villi</w:t>
      </w:r>
      <w:r w:rsidR="000A4B27">
        <w:rPr>
          <w:i/>
        </w:rPr>
        <w:t xml:space="preserve"> </w:t>
      </w:r>
      <w:r w:rsidR="006D3D56" w:rsidRPr="00DF4D19">
        <w:rPr>
          <w:i/>
        </w:rPr>
        <w:t>→ villi</w:t>
      </w:r>
      <w:r w:rsidR="0098090B" w:rsidRPr="0098090B">
        <w:t>/</w:t>
      </w:r>
      <w:r w:rsidR="00E91C87">
        <w:rPr>
          <w:i/>
        </w:rPr>
        <w:t>in</w:t>
      </w:r>
      <w:r w:rsidR="006D3D56" w:rsidRPr="00DF4D19">
        <w:rPr>
          <w:i/>
        </w:rPr>
        <w:t xml:space="preserve"> </w:t>
      </w:r>
      <w:r w:rsidRPr="0075485B">
        <w:t>:</w:t>
      </w:r>
      <w:r w:rsidR="00E91C87">
        <w:rPr>
          <w:i/>
        </w:rPr>
        <w:t xml:space="preserve"> </w:t>
      </w:r>
      <w:r w:rsidR="006D3D56" w:rsidRPr="00DF4D19">
        <w:rPr>
          <w:i/>
        </w:rPr>
        <w:t>villi</w:t>
      </w:r>
      <w:r w:rsidR="0098090B" w:rsidRPr="0098090B">
        <w:t>/</w:t>
      </w:r>
      <w:r w:rsidR="00E91C87">
        <w:rPr>
          <w:i/>
        </w:rPr>
        <w:t>i</w:t>
      </w:r>
      <w:r w:rsidR="006D3D56" w:rsidRPr="00DF4D19">
        <w:rPr>
          <w:i/>
        </w:rPr>
        <w:t>mä</w:t>
      </w:r>
      <w:r w:rsidR="0098090B" w:rsidRPr="0098090B">
        <w:t>/</w:t>
      </w:r>
      <w:r w:rsidR="006D3D56" w:rsidRPr="00DF4D19">
        <w:rPr>
          <w:i/>
        </w:rPr>
        <w:t>n</w:t>
      </w:r>
      <w:r w:rsidR="00ED339A">
        <w:rPr>
          <w:i/>
        </w:rPr>
        <w:t xml:space="preserve"> </w:t>
      </w:r>
      <w:r w:rsidRPr="0075485B">
        <w:t>:</w:t>
      </w:r>
      <w:r w:rsidR="006D3D56" w:rsidRPr="00DF4D19">
        <w:rPr>
          <w:i/>
        </w:rPr>
        <w:t xml:space="preserve"> villi</w:t>
      </w:r>
      <w:r w:rsidR="0098090B" w:rsidRPr="0098090B">
        <w:t>/</w:t>
      </w:r>
      <w:r w:rsidR="0098382D">
        <w:rPr>
          <w:i/>
        </w:rPr>
        <w:t>in</w:t>
      </w:r>
      <w:r w:rsidR="0098090B" w:rsidRPr="0098090B">
        <w:t>/</w:t>
      </w:r>
      <w:r w:rsidR="0098382D">
        <w:rPr>
          <w:i/>
        </w:rPr>
        <w:t>tä</w:t>
      </w:r>
      <w:r w:rsidR="00ED339A">
        <w:rPr>
          <w:i/>
        </w:rPr>
        <w:t xml:space="preserve"> </w:t>
      </w:r>
      <w:r w:rsidRPr="0075485B">
        <w:t>:</w:t>
      </w:r>
      <w:r w:rsidR="00ED339A">
        <w:rPr>
          <w:i/>
        </w:rPr>
        <w:t xml:space="preserve"> villi</w:t>
      </w:r>
      <w:r w:rsidR="0098090B" w:rsidRPr="0098090B">
        <w:t>/</w:t>
      </w:r>
      <w:r w:rsidR="00ED339A">
        <w:rPr>
          <w:i/>
        </w:rPr>
        <w:t>i</w:t>
      </w:r>
      <w:r w:rsidR="006D3D56" w:rsidRPr="00DF4D19">
        <w:rPr>
          <w:i/>
        </w:rPr>
        <w:t>mpp</w:t>
      </w:r>
      <w:r w:rsidR="0098090B" w:rsidRPr="0098090B">
        <w:t>/</w:t>
      </w:r>
      <w:r w:rsidR="006D3D56" w:rsidRPr="00DF4D19">
        <w:rPr>
          <w:i/>
        </w:rPr>
        <w:t>ii</w:t>
      </w:r>
      <w:r w:rsidR="00D4130E" w:rsidRPr="00D4130E">
        <w:t>(</w:t>
      </w:r>
      <w:r w:rsidR="006D3D56" w:rsidRPr="00DF4D19">
        <w:rPr>
          <w:i/>
        </w:rPr>
        <w:t>tä</w:t>
      </w:r>
      <w:r w:rsidR="00D4130E" w:rsidRPr="00D4130E">
        <w:t>)</w:t>
      </w:r>
      <w:r w:rsidR="006D3D56">
        <w:rPr>
          <w:i/>
        </w:rPr>
        <w:t xml:space="preserve"> </w:t>
      </w:r>
      <w:r w:rsidR="00BA1173" w:rsidRPr="00BA1173">
        <w:t>~</w:t>
      </w:r>
      <w:r w:rsidR="006D3D56">
        <w:rPr>
          <w:i/>
        </w:rPr>
        <w:t xml:space="preserve"> villi</w:t>
      </w:r>
      <w:r w:rsidR="0098090B" w:rsidRPr="0098090B">
        <w:t>/</w:t>
      </w:r>
      <w:r w:rsidR="00ED339A">
        <w:rPr>
          <w:i/>
        </w:rPr>
        <w:t>i</w:t>
      </w:r>
      <w:r w:rsidR="006D3D56">
        <w:rPr>
          <w:i/>
        </w:rPr>
        <w:t>mp</w:t>
      </w:r>
      <w:r w:rsidR="0098090B" w:rsidRPr="0098090B">
        <w:t>/</w:t>
      </w:r>
      <w:r w:rsidR="006D3D56">
        <w:rPr>
          <w:i/>
        </w:rPr>
        <w:t>i</w:t>
      </w:r>
      <w:r w:rsidR="0098090B" w:rsidRPr="0098090B">
        <w:t>/</w:t>
      </w:r>
      <w:r w:rsidR="00ED339A">
        <w:rPr>
          <w:i/>
        </w:rPr>
        <w:t>ä</w:t>
      </w:r>
      <w:r w:rsidRPr="0075485B">
        <w:t>,</w:t>
      </w:r>
      <w:r w:rsidR="006D3D56">
        <w:rPr>
          <w:i/>
        </w:rPr>
        <w:t xml:space="preserve"> outo</w:t>
      </w:r>
      <w:r w:rsidR="006D3D56" w:rsidRPr="00DF4D19">
        <w:rPr>
          <w:i/>
        </w:rPr>
        <w:t xml:space="preserve"> → ou</w:t>
      </w:r>
      <w:r w:rsidR="00156ED0">
        <w:rPr>
          <w:i/>
        </w:rPr>
        <w:t>tt</w:t>
      </w:r>
      <w:r w:rsidR="00ED339A">
        <w:rPr>
          <w:i/>
        </w:rPr>
        <w:t>o</w:t>
      </w:r>
      <w:r w:rsidR="0098090B" w:rsidRPr="0098090B">
        <w:t>/</w:t>
      </w:r>
      <w:r w:rsidR="00ED339A">
        <w:rPr>
          <w:i/>
        </w:rPr>
        <w:t>in</w:t>
      </w:r>
      <w:r w:rsidR="006D3D56" w:rsidRPr="00DF4D19">
        <w:rPr>
          <w:i/>
        </w:rPr>
        <w:t xml:space="preserve"> </w:t>
      </w:r>
      <w:r w:rsidR="00BA1173" w:rsidRPr="00BA1173">
        <w:t>~</w:t>
      </w:r>
      <w:r w:rsidR="00156ED0">
        <w:rPr>
          <w:i/>
        </w:rPr>
        <w:t xml:space="preserve"> ou'o</w:t>
      </w:r>
      <w:r w:rsidR="0098090B" w:rsidRPr="0098090B">
        <w:t>/</w:t>
      </w:r>
      <w:r w:rsidR="00156ED0">
        <w:rPr>
          <w:i/>
        </w:rPr>
        <w:t xml:space="preserve">in </w:t>
      </w:r>
      <w:r w:rsidRPr="0075485B">
        <w:t>:</w:t>
      </w:r>
      <w:r w:rsidR="006D3D56" w:rsidRPr="00DF4D19">
        <w:rPr>
          <w:i/>
        </w:rPr>
        <w:t xml:space="preserve"> ou</w:t>
      </w:r>
      <w:r w:rsidR="00156ED0">
        <w:rPr>
          <w:i/>
        </w:rPr>
        <w:t>tt</w:t>
      </w:r>
      <w:r w:rsidR="006D3D56" w:rsidRPr="00DF4D19">
        <w:rPr>
          <w:i/>
        </w:rPr>
        <w:t>o</w:t>
      </w:r>
      <w:r w:rsidR="0098090B" w:rsidRPr="0098090B">
        <w:t>/</w:t>
      </w:r>
      <w:r w:rsidR="00ED339A">
        <w:rPr>
          <w:i/>
        </w:rPr>
        <w:t>i</w:t>
      </w:r>
      <w:r w:rsidR="006D3D56" w:rsidRPr="00DF4D19">
        <w:rPr>
          <w:i/>
        </w:rPr>
        <w:t>ma</w:t>
      </w:r>
      <w:r w:rsidR="0098090B" w:rsidRPr="0098090B">
        <w:t>/</w:t>
      </w:r>
      <w:r w:rsidR="006D3D56" w:rsidRPr="00DF4D19">
        <w:rPr>
          <w:i/>
        </w:rPr>
        <w:t xml:space="preserve">n </w:t>
      </w:r>
      <w:r w:rsidR="00BA1173" w:rsidRPr="00BA1173">
        <w:t>~</w:t>
      </w:r>
      <w:r w:rsidR="00156ED0">
        <w:rPr>
          <w:i/>
        </w:rPr>
        <w:t xml:space="preserve"> ou'o</w:t>
      </w:r>
      <w:r w:rsidR="0098090B" w:rsidRPr="0098090B">
        <w:t>/</w:t>
      </w:r>
      <w:r w:rsidR="00156ED0">
        <w:rPr>
          <w:i/>
        </w:rPr>
        <w:t>ima</w:t>
      </w:r>
      <w:r w:rsidR="0098090B" w:rsidRPr="0098090B">
        <w:t>/</w:t>
      </w:r>
      <w:r w:rsidR="00156ED0">
        <w:rPr>
          <w:i/>
        </w:rPr>
        <w:t>n</w:t>
      </w:r>
      <w:r w:rsidR="0098382D">
        <w:rPr>
          <w:i/>
        </w:rPr>
        <w:t xml:space="preserve"> </w:t>
      </w:r>
      <w:r w:rsidRPr="0075485B">
        <w:t>:</w:t>
      </w:r>
      <w:r w:rsidR="006D3D56" w:rsidRPr="00DF4D19">
        <w:rPr>
          <w:i/>
        </w:rPr>
        <w:t xml:space="preserve"> ou</w:t>
      </w:r>
      <w:r w:rsidR="00156ED0">
        <w:rPr>
          <w:i/>
        </w:rPr>
        <w:t>tt</w:t>
      </w:r>
      <w:r w:rsidR="006D3D56" w:rsidRPr="00DF4D19">
        <w:rPr>
          <w:i/>
        </w:rPr>
        <w:t>o</w:t>
      </w:r>
      <w:r w:rsidR="0098090B" w:rsidRPr="0098090B">
        <w:t>/</w:t>
      </w:r>
      <w:r w:rsidR="00ED339A">
        <w:rPr>
          <w:i/>
        </w:rPr>
        <w:t>i</w:t>
      </w:r>
      <w:r w:rsidR="0098382D">
        <w:rPr>
          <w:i/>
        </w:rPr>
        <w:t>n</w:t>
      </w:r>
      <w:r w:rsidR="0098090B" w:rsidRPr="0098090B">
        <w:t>/</w:t>
      </w:r>
      <w:r w:rsidR="0098382D">
        <w:rPr>
          <w:i/>
        </w:rPr>
        <w:t>ta</w:t>
      </w:r>
      <w:r w:rsidR="000A4B27">
        <w:rPr>
          <w:i/>
        </w:rPr>
        <w:t xml:space="preserve"> </w:t>
      </w:r>
      <w:r w:rsidR="00BA1173" w:rsidRPr="00BA1173">
        <w:t>~</w:t>
      </w:r>
      <w:r w:rsidR="0098382D">
        <w:rPr>
          <w:i/>
        </w:rPr>
        <w:t xml:space="preserve"> ou'o</w:t>
      </w:r>
      <w:r w:rsidR="0098090B" w:rsidRPr="0098090B">
        <w:t>/</w:t>
      </w:r>
      <w:r w:rsidR="0098382D">
        <w:rPr>
          <w:i/>
        </w:rPr>
        <w:t>in</w:t>
      </w:r>
      <w:r w:rsidR="0098090B" w:rsidRPr="0098090B">
        <w:t>/</w:t>
      </w:r>
      <w:r w:rsidR="0098382D">
        <w:rPr>
          <w:i/>
        </w:rPr>
        <w:t>ta</w:t>
      </w:r>
      <w:r w:rsidR="00156ED0">
        <w:rPr>
          <w:i/>
        </w:rPr>
        <w:t xml:space="preserve"> </w:t>
      </w:r>
      <w:r w:rsidRPr="0075485B">
        <w:t>:</w:t>
      </w:r>
      <w:r w:rsidR="00ED339A">
        <w:rPr>
          <w:i/>
        </w:rPr>
        <w:t xml:space="preserve"> outt</w:t>
      </w:r>
      <w:r w:rsidR="006D3D56" w:rsidRPr="00DF4D19">
        <w:rPr>
          <w:i/>
        </w:rPr>
        <w:t>o</w:t>
      </w:r>
      <w:r w:rsidR="0098090B" w:rsidRPr="0098090B">
        <w:t>/</w:t>
      </w:r>
      <w:r w:rsidR="00ED339A">
        <w:rPr>
          <w:i/>
        </w:rPr>
        <w:t>i</w:t>
      </w:r>
      <w:r w:rsidR="00156ED0">
        <w:rPr>
          <w:i/>
        </w:rPr>
        <w:t>mpp</w:t>
      </w:r>
      <w:r w:rsidR="0098090B" w:rsidRPr="0098090B">
        <w:t>/</w:t>
      </w:r>
      <w:r w:rsidR="00156ED0">
        <w:rPr>
          <w:i/>
        </w:rPr>
        <w:t>ii</w:t>
      </w:r>
      <w:r w:rsidRPr="0075485B">
        <w:t>(</w:t>
      </w:r>
      <w:r w:rsidR="006D3D56" w:rsidRPr="00DF4D19">
        <w:rPr>
          <w:i/>
        </w:rPr>
        <w:t>ta</w:t>
      </w:r>
      <w:r w:rsidRPr="0075485B">
        <w:t>)</w:t>
      </w:r>
      <w:r w:rsidR="00F070C1">
        <w:rPr>
          <w:i/>
        </w:rPr>
        <w:t xml:space="preserve"> </w:t>
      </w:r>
      <w:r w:rsidR="00BA1173" w:rsidRPr="00BA1173">
        <w:t>~</w:t>
      </w:r>
      <w:r w:rsidR="00F070C1">
        <w:rPr>
          <w:i/>
        </w:rPr>
        <w:t xml:space="preserve"> ou'</w:t>
      </w:r>
      <w:r w:rsidR="006D3D56">
        <w:rPr>
          <w:i/>
        </w:rPr>
        <w:t>o</w:t>
      </w:r>
      <w:r w:rsidR="0098090B" w:rsidRPr="0098090B">
        <w:t>/</w:t>
      </w:r>
      <w:r w:rsidR="00ED339A">
        <w:rPr>
          <w:i/>
        </w:rPr>
        <w:t>i</w:t>
      </w:r>
      <w:r w:rsidR="006D3D56">
        <w:rPr>
          <w:i/>
        </w:rPr>
        <w:t>mp</w:t>
      </w:r>
      <w:r w:rsidR="0098090B" w:rsidRPr="0098090B">
        <w:t>/</w:t>
      </w:r>
      <w:r w:rsidR="006D3D56">
        <w:rPr>
          <w:i/>
        </w:rPr>
        <w:t>i</w:t>
      </w:r>
      <w:r w:rsidR="0098090B" w:rsidRPr="0098090B">
        <w:t>/</w:t>
      </w:r>
      <w:r w:rsidR="006D3D56">
        <w:rPr>
          <w:i/>
        </w:rPr>
        <w:t>a</w:t>
      </w:r>
      <w:r w:rsidR="006D3D56">
        <w:t>;</w:t>
      </w:r>
    </w:p>
    <w:p w14:paraId="468AACE5" w14:textId="30BDE143" w:rsidR="00F904D4" w:rsidRDefault="0075485B" w:rsidP="006D3D56">
      <w:pPr>
        <w:pStyle w:val="Brdtekst"/>
      </w:pPr>
      <w:r>
        <w:t>(</w:t>
      </w:r>
      <w:r w:rsidR="006D3D56">
        <w:t xml:space="preserve">1.2) </w:t>
      </w:r>
      <w:r w:rsidR="006D3D56">
        <w:rPr>
          <w:i/>
        </w:rPr>
        <w:t>pieni</w:t>
      </w:r>
      <w:r w:rsidR="000A4B27">
        <w:rPr>
          <w:i/>
        </w:rPr>
        <w:t xml:space="preserve"> </w:t>
      </w:r>
      <w:r w:rsidR="00156ED0">
        <w:rPr>
          <w:i/>
        </w:rPr>
        <w:t>→ pien</w:t>
      </w:r>
      <w:r w:rsidR="0098090B" w:rsidRPr="0098090B">
        <w:t>/</w:t>
      </w:r>
      <w:r w:rsidR="00156ED0">
        <w:rPr>
          <w:i/>
        </w:rPr>
        <w:t xml:space="preserve">iin </w:t>
      </w:r>
      <w:r w:rsidRPr="0075485B">
        <w:t>:</w:t>
      </w:r>
      <w:r w:rsidR="00156ED0">
        <w:rPr>
          <w:i/>
        </w:rPr>
        <w:t xml:space="preserve"> pien</w:t>
      </w:r>
      <w:r w:rsidR="0098090B" w:rsidRPr="0098090B">
        <w:t>/</w:t>
      </w:r>
      <w:r w:rsidR="00156ED0">
        <w:rPr>
          <w:i/>
        </w:rPr>
        <w:t>ii</w:t>
      </w:r>
      <w:r w:rsidR="006D3D56" w:rsidRPr="00DF4D19">
        <w:rPr>
          <w:i/>
        </w:rPr>
        <w:t>mä</w:t>
      </w:r>
      <w:r w:rsidR="0098090B" w:rsidRPr="0098090B">
        <w:t>/</w:t>
      </w:r>
      <w:r w:rsidR="006D3D56" w:rsidRPr="00DF4D19">
        <w:rPr>
          <w:i/>
        </w:rPr>
        <w:t>n</w:t>
      </w:r>
      <w:r w:rsidR="00156ED0">
        <w:rPr>
          <w:i/>
        </w:rPr>
        <w:t xml:space="preserve"> </w:t>
      </w:r>
      <w:r w:rsidRPr="0075485B">
        <w:t>:</w:t>
      </w:r>
      <w:r w:rsidR="00156ED0">
        <w:rPr>
          <w:i/>
        </w:rPr>
        <w:t xml:space="preserve"> pien</w:t>
      </w:r>
      <w:r w:rsidR="0098090B" w:rsidRPr="0098090B">
        <w:t>/</w:t>
      </w:r>
      <w:r w:rsidR="00156ED0">
        <w:rPr>
          <w:i/>
        </w:rPr>
        <w:t>ii</w:t>
      </w:r>
      <w:r w:rsidR="0098382D">
        <w:rPr>
          <w:i/>
        </w:rPr>
        <w:t>n</w:t>
      </w:r>
      <w:r w:rsidR="0098090B" w:rsidRPr="0098090B">
        <w:t>/</w:t>
      </w:r>
      <w:r w:rsidR="0098382D">
        <w:rPr>
          <w:i/>
        </w:rPr>
        <w:t>tä</w:t>
      </w:r>
      <w:r w:rsidR="004705BB">
        <w:rPr>
          <w:i/>
        </w:rPr>
        <w:t xml:space="preserve"> </w:t>
      </w:r>
      <w:r w:rsidRPr="0075485B">
        <w:t>:</w:t>
      </w:r>
      <w:r w:rsidR="00156ED0">
        <w:rPr>
          <w:i/>
        </w:rPr>
        <w:t xml:space="preserve"> pien</w:t>
      </w:r>
      <w:r w:rsidR="0098090B" w:rsidRPr="0098090B">
        <w:t>/</w:t>
      </w:r>
      <w:r w:rsidR="00156ED0">
        <w:rPr>
          <w:i/>
        </w:rPr>
        <w:t>ii</w:t>
      </w:r>
      <w:r w:rsidR="006D3D56">
        <w:rPr>
          <w:i/>
        </w:rPr>
        <w:t>mpp</w:t>
      </w:r>
      <w:r w:rsidR="0098090B" w:rsidRPr="0098090B">
        <w:t>/</w:t>
      </w:r>
      <w:r w:rsidR="006D3D56">
        <w:rPr>
          <w:i/>
        </w:rPr>
        <w:t>ii</w:t>
      </w:r>
      <w:r w:rsidRPr="0075485B">
        <w:t>(</w:t>
      </w:r>
      <w:r w:rsidR="006D3D56" w:rsidRPr="00DF4D19">
        <w:rPr>
          <w:i/>
        </w:rPr>
        <w:t>tä</w:t>
      </w:r>
      <w:r w:rsidRPr="0075485B">
        <w:t>)</w:t>
      </w:r>
      <w:r w:rsidR="00156ED0">
        <w:rPr>
          <w:i/>
        </w:rPr>
        <w:t xml:space="preserve"> </w:t>
      </w:r>
      <w:r w:rsidR="00BA1173" w:rsidRPr="00BA1173">
        <w:t>~</w:t>
      </w:r>
      <w:r w:rsidR="00156ED0">
        <w:rPr>
          <w:i/>
        </w:rPr>
        <w:t xml:space="preserve"> pien</w:t>
      </w:r>
      <w:r w:rsidR="0098090B" w:rsidRPr="0098090B">
        <w:t>/</w:t>
      </w:r>
      <w:r w:rsidR="00156ED0">
        <w:rPr>
          <w:i/>
        </w:rPr>
        <w:t>ii</w:t>
      </w:r>
      <w:r w:rsidR="006D3D56">
        <w:rPr>
          <w:i/>
        </w:rPr>
        <w:t>mp</w:t>
      </w:r>
      <w:r w:rsidR="0098090B" w:rsidRPr="0098090B">
        <w:t>/</w:t>
      </w:r>
      <w:r w:rsidR="006D3D56">
        <w:rPr>
          <w:i/>
        </w:rPr>
        <w:t>i</w:t>
      </w:r>
      <w:r w:rsidR="0098090B" w:rsidRPr="0098090B">
        <w:t>/</w:t>
      </w:r>
      <w:r w:rsidR="006D3D56">
        <w:rPr>
          <w:i/>
        </w:rPr>
        <w:t>ä</w:t>
      </w:r>
      <w:r w:rsidRPr="0075485B">
        <w:t>,</w:t>
      </w:r>
      <w:r w:rsidR="006D3D56">
        <w:rPr>
          <w:i/>
        </w:rPr>
        <w:t xml:space="preserve"> uusi</w:t>
      </w:r>
      <w:r w:rsidR="000A4B27">
        <w:rPr>
          <w:i/>
        </w:rPr>
        <w:t xml:space="preserve"> </w:t>
      </w:r>
      <w:r w:rsidR="006D3D56" w:rsidRPr="00DF4D19">
        <w:rPr>
          <w:i/>
        </w:rPr>
        <w:t>→ uu</w:t>
      </w:r>
      <w:r w:rsidR="0098382D">
        <w:rPr>
          <w:i/>
        </w:rPr>
        <w:t>s</w:t>
      </w:r>
      <w:r w:rsidRPr="0075485B">
        <w:t>(</w:t>
      </w:r>
      <w:r w:rsidR="0098382D">
        <w:rPr>
          <w:i/>
        </w:rPr>
        <w:t>s</w:t>
      </w:r>
      <w:r w:rsidRPr="0075485B">
        <w:t>)</w:t>
      </w:r>
      <w:r w:rsidR="0098090B" w:rsidRPr="0098090B">
        <w:t>/</w:t>
      </w:r>
      <w:r w:rsidR="0098382D">
        <w:rPr>
          <w:i/>
        </w:rPr>
        <w:t>iin</w:t>
      </w:r>
      <w:r w:rsidR="006D3D56" w:rsidRPr="00DF4D19">
        <w:rPr>
          <w:i/>
        </w:rPr>
        <w:t xml:space="preserve"> </w:t>
      </w:r>
      <w:r w:rsidRPr="0075485B">
        <w:t>:</w:t>
      </w:r>
      <w:r w:rsidR="006D3D56" w:rsidRPr="00DF4D19">
        <w:rPr>
          <w:i/>
        </w:rPr>
        <w:t xml:space="preserve"> uu</w:t>
      </w:r>
      <w:r w:rsidR="0098382D">
        <w:rPr>
          <w:i/>
        </w:rPr>
        <w:t>s</w:t>
      </w:r>
      <w:r w:rsidRPr="0075485B">
        <w:t>(</w:t>
      </w:r>
      <w:r w:rsidR="0098382D">
        <w:rPr>
          <w:i/>
        </w:rPr>
        <w:t>s</w:t>
      </w:r>
      <w:r w:rsidRPr="0075485B">
        <w:t>)</w:t>
      </w:r>
      <w:r w:rsidR="0098090B" w:rsidRPr="0098090B">
        <w:t>/</w:t>
      </w:r>
      <w:r w:rsidR="0098382D">
        <w:rPr>
          <w:i/>
        </w:rPr>
        <w:t>ii</w:t>
      </w:r>
      <w:r w:rsidR="006D3D56" w:rsidRPr="00DF4D19">
        <w:rPr>
          <w:i/>
        </w:rPr>
        <w:t>ma</w:t>
      </w:r>
      <w:r w:rsidR="0098090B" w:rsidRPr="0098090B">
        <w:t>/</w:t>
      </w:r>
      <w:r w:rsidR="006D3D56" w:rsidRPr="00DF4D19">
        <w:rPr>
          <w:i/>
        </w:rPr>
        <w:t xml:space="preserve">n </w:t>
      </w:r>
      <w:r w:rsidRPr="0075485B">
        <w:t>:</w:t>
      </w:r>
      <w:r w:rsidR="006D3D56" w:rsidRPr="00DF4D19">
        <w:rPr>
          <w:i/>
        </w:rPr>
        <w:t xml:space="preserve"> uu</w:t>
      </w:r>
      <w:r w:rsidR="0098382D">
        <w:rPr>
          <w:i/>
        </w:rPr>
        <w:t>s</w:t>
      </w:r>
      <w:r w:rsidRPr="0075485B">
        <w:t>(</w:t>
      </w:r>
      <w:r w:rsidR="0098382D">
        <w:rPr>
          <w:i/>
        </w:rPr>
        <w:t>s</w:t>
      </w:r>
      <w:r w:rsidRPr="0075485B">
        <w:t>)</w:t>
      </w:r>
      <w:r w:rsidR="0098090B" w:rsidRPr="0098090B">
        <w:t>/</w:t>
      </w:r>
      <w:r w:rsidR="0098382D">
        <w:rPr>
          <w:i/>
        </w:rPr>
        <w:t>iin</w:t>
      </w:r>
      <w:r w:rsidR="0098090B" w:rsidRPr="0098090B">
        <w:t>/</w:t>
      </w:r>
      <w:r w:rsidR="0098382D">
        <w:rPr>
          <w:i/>
        </w:rPr>
        <w:t xml:space="preserve">ta </w:t>
      </w:r>
      <w:r w:rsidRPr="0075485B">
        <w:t>:</w:t>
      </w:r>
      <w:r w:rsidR="0098382D">
        <w:rPr>
          <w:i/>
        </w:rPr>
        <w:t xml:space="preserve"> uuss</w:t>
      </w:r>
      <w:r w:rsidR="0098090B" w:rsidRPr="0098090B">
        <w:t>/</w:t>
      </w:r>
      <w:r w:rsidR="0098382D">
        <w:rPr>
          <w:i/>
        </w:rPr>
        <w:t>ii</w:t>
      </w:r>
      <w:r w:rsidR="006D3D56" w:rsidRPr="00DF4D19">
        <w:rPr>
          <w:i/>
        </w:rPr>
        <w:t>mpp</w:t>
      </w:r>
      <w:r w:rsidR="0098090B" w:rsidRPr="0098090B">
        <w:t>/</w:t>
      </w:r>
      <w:r w:rsidR="006D3D56" w:rsidRPr="00DF4D19">
        <w:rPr>
          <w:i/>
        </w:rPr>
        <w:t>ii</w:t>
      </w:r>
      <w:r w:rsidR="0098090B" w:rsidRPr="0098090B">
        <w:t>/</w:t>
      </w:r>
      <w:r w:rsidR="006D3D56" w:rsidRPr="00DF4D19">
        <w:rPr>
          <w:i/>
        </w:rPr>
        <w:t>ta</w:t>
      </w:r>
      <w:r w:rsidR="0098382D">
        <w:rPr>
          <w:i/>
        </w:rPr>
        <w:t xml:space="preserve"> </w:t>
      </w:r>
      <w:r w:rsidR="00BA1173" w:rsidRPr="00BA1173">
        <w:t>~</w:t>
      </w:r>
      <w:r w:rsidR="0098382D">
        <w:rPr>
          <w:i/>
        </w:rPr>
        <w:t xml:space="preserve"> uus</w:t>
      </w:r>
      <w:r w:rsidR="0098090B" w:rsidRPr="0098090B">
        <w:t>/</w:t>
      </w:r>
      <w:r w:rsidR="0098382D">
        <w:rPr>
          <w:i/>
        </w:rPr>
        <w:t>ii</w:t>
      </w:r>
      <w:r w:rsidR="006D3D56">
        <w:rPr>
          <w:i/>
        </w:rPr>
        <w:t>mp</w:t>
      </w:r>
      <w:r w:rsidR="0098090B" w:rsidRPr="0098090B">
        <w:t>/</w:t>
      </w:r>
      <w:r w:rsidR="006D3D56">
        <w:rPr>
          <w:i/>
        </w:rPr>
        <w:t>i</w:t>
      </w:r>
      <w:r w:rsidR="0098090B" w:rsidRPr="0098090B">
        <w:t>/</w:t>
      </w:r>
      <w:r w:rsidR="006D3D56">
        <w:rPr>
          <w:i/>
        </w:rPr>
        <w:t>a</w:t>
      </w:r>
      <w:r w:rsidR="006D3D56">
        <w:t>;</w:t>
      </w:r>
    </w:p>
    <w:p w14:paraId="11506806" w14:textId="0D92CC05" w:rsidR="00F904D4" w:rsidRDefault="0075485B" w:rsidP="006D3D56">
      <w:pPr>
        <w:pStyle w:val="Brdtekst"/>
      </w:pPr>
      <w:r>
        <w:t>(</w:t>
      </w:r>
      <w:r w:rsidR="006D3D56">
        <w:t xml:space="preserve">2.1) </w:t>
      </w:r>
      <w:r w:rsidR="003279E8">
        <w:rPr>
          <w:i/>
        </w:rPr>
        <w:t>harmaaja → harmaaj</w:t>
      </w:r>
      <w:r w:rsidR="0098090B" w:rsidRPr="0098090B">
        <w:t>/</w:t>
      </w:r>
      <w:r w:rsidR="003279E8">
        <w:rPr>
          <w:i/>
        </w:rPr>
        <w:t xml:space="preserve">iin </w:t>
      </w:r>
      <w:r w:rsidRPr="0075485B">
        <w:t>:</w:t>
      </w:r>
      <w:r w:rsidR="003279E8">
        <w:rPr>
          <w:i/>
        </w:rPr>
        <w:t xml:space="preserve"> harmaaj</w:t>
      </w:r>
      <w:r w:rsidR="0098090B" w:rsidRPr="0098090B">
        <w:t>/</w:t>
      </w:r>
      <w:r w:rsidR="003279E8">
        <w:rPr>
          <w:i/>
        </w:rPr>
        <w:t>iima</w:t>
      </w:r>
      <w:r w:rsidR="0098090B" w:rsidRPr="0098090B">
        <w:t>/</w:t>
      </w:r>
      <w:r w:rsidR="003279E8">
        <w:rPr>
          <w:i/>
        </w:rPr>
        <w:t xml:space="preserve">n </w:t>
      </w:r>
      <w:r w:rsidRPr="0075485B">
        <w:t>:</w:t>
      </w:r>
      <w:r w:rsidR="003279E8">
        <w:rPr>
          <w:i/>
        </w:rPr>
        <w:t xml:space="preserve"> harmaaj</w:t>
      </w:r>
      <w:r w:rsidR="0098090B" w:rsidRPr="0098090B">
        <w:t>/</w:t>
      </w:r>
      <w:r w:rsidR="003279E8">
        <w:rPr>
          <w:i/>
        </w:rPr>
        <w:t>iin</w:t>
      </w:r>
      <w:r w:rsidR="0098090B" w:rsidRPr="0098090B">
        <w:t>/</w:t>
      </w:r>
      <w:r w:rsidR="003279E8">
        <w:rPr>
          <w:i/>
        </w:rPr>
        <w:t xml:space="preserve">ta </w:t>
      </w:r>
      <w:r w:rsidRPr="0075485B">
        <w:t>:</w:t>
      </w:r>
      <w:r w:rsidR="003279E8">
        <w:rPr>
          <w:i/>
        </w:rPr>
        <w:t xml:space="preserve"> harmaaj</w:t>
      </w:r>
      <w:r w:rsidR="0098090B" w:rsidRPr="0098090B">
        <w:t>/</w:t>
      </w:r>
      <w:r w:rsidR="003279E8">
        <w:rPr>
          <w:i/>
        </w:rPr>
        <w:t>ii</w:t>
      </w:r>
      <w:r w:rsidR="006D3D56">
        <w:rPr>
          <w:i/>
        </w:rPr>
        <w:t>mpp</w:t>
      </w:r>
      <w:r w:rsidR="0098090B" w:rsidRPr="0098090B">
        <w:t>/</w:t>
      </w:r>
      <w:r w:rsidR="006D3D56">
        <w:rPr>
          <w:i/>
        </w:rPr>
        <w:t>ii</w:t>
      </w:r>
      <w:r w:rsidRPr="0075485B">
        <w:t>(</w:t>
      </w:r>
      <w:r w:rsidR="006D3D56" w:rsidRPr="00DF4D19">
        <w:rPr>
          <w:i/>
        </w:rPr>
        <w:t>ta</w:t>
      </w:r>
      <w:r w:rsidRPr="0075485B">
        <w:t>)</w:t>
      </w:r>
      <w:r w:rsidR="003279E8">
        <w:rPr>
          <w:i/>
        </w:rPr>
        <w:t xml:space="preserve"> </w:t>
      </w:r>
      <w:r w:rsidR="00BA1173" w:rsidRPr="00BA1173">
        <w:t>~</w:t>
      </w:r>
      <w:r w:rsidR="003279E8">
        <w:rPr>
          <w:i/>
        </w:rPr>
        <w:t xml:space="preserve"> harmaaj</w:t>
      </w:r>
      <w:r w:rsidR="0098090B" w:rsidRPr="0098090B">
        <w:t>/</w:t>
      </w:r>
      <w:r w:rsidR="003279E8">
        <w:rPr>
          <w:i/>
        </w:rPr>
        <w:t>ii</w:t>
      </w:r>
      <w:r w:rsidR="0098090B" w:rsidRPr="0098090B">
        <w:t>/</w:t>
      </w:r>
      <w:r w:rsidR="006D3D56">
        <w:rPr>
          <w:i/>
        </w:rPr>
        <w:t>mp</w:t>
      </w:r>
      <w:r w:rsidR="0098090B" w:rsidRPr="0098090B">
        <w:t>/</w:t>
      </w:r>
      <w:r w:rsidR="006D3D56">
        <w:rPr>
          <w:i/>
        </w:rPr>
        <w:t>i</w:t>
      </w:r>
      <w:r w:rsidR="0098090B" w:rsidRPr="0098090B">
        <w:t>/</w:t>
      </w:r>
      <w:r w:rsidR="006D3D56">
        <w:rPr>
          <w:i/>
        </w:rPr>
        <w:t>a</w:t>
      </w:r>
      <w:r w:rsidRPr="0075485B">
        <w:t>,</w:t>
      </w:r>
      <w:r w:rsidR="006D3D56">
        <w:rPr>
          <w:i/>
        </w:rPr>
        <w:t xml:space="preserve"> valkea </w:t>
      </w:r>
      <w:r w:rsidR="00BA1173" w:rsidRPr="00BA1173">
        <w:t>~</w:t>
      </w:r>
      <w:r w:rsidR="006D3D56">
        <w:rPr>
          <w:i/>
        </w:rPr>
        <w:t xml:space="preserve"> valkia </w:t>
      </w:r>
      <w:r w:rsidR="006D3D56" w:rsidRPr="00DF4D19">
        <w:rPr>
          <w:i/>
        </w:rPr>
        <w:t>→</w:t>
      </w:r>
      <w:r w:rsidR="006D3D56">
        <w:rPr>
          <w:i/>
        </w:rPr>
        <w:t xml:space="preserve"> valke</w:t>
      </w:r>
      <w:r w:rsidR="0098090B" w:rsidRPr="0098090B">
        <w:t>/</w:t>
      </w:r>
      <w:r w:rsidR="003279E8">
        <w:rPr>
          <w:i/>
        </w:rPr>
        <w:t xml:space="preserve">in </w:t>
      </w:r>
      <w:r w:rsidRPr="0075485B">
        <w:t>:</w:t>
      </w:r>
      <w:r w:rsidR="003279E8">
        <w:rPr>
          <w:i/>
        </w:rPr>
        <w:t xml:space="preserve"> valke</w:t>
      </w:r>
      <w:r w:rsidR="0098090B" w:rsidRPr="0098090B">
        <w:t>/</w:t>
      </w:r>
      <w:r w:rsidR="003279E8">
        <w:rPr>
          <w:i/>
        </w:rPr>
        <w:t>ima</w:t>
      </w:r>
      <w:r w:rsidR="0098090B" w:rsidRPr="0098090B">
        <w:t>/</w:t>
      </w:r>
      <w:r w:rsidR="003279E8">
        <w:rPr>
          <w:i/>
        </w:rPr>
        <w:t xml:space="preserve">n </w:t>
      </w:r>
      <w:r w:rsidRPr="0075485B">
        <w:t>:</w:t>
      </w:r>
      <w:r w:rsidR="003279E8">
        <w:rPr>
          <w:i/>
        </w:rPr>
        <w:t xml:space="preserve"> valke</w:t>
      </w:r>
      <w:r w:rsidR="0098090B" w:rsidRPr="0098090B">
        <w:t>/</w:t>
      </w:r>
      <w:r w:rsidR="003279E8">
        <w:rPr>
          <w:i/>
        </w:rPr>
        <w:t>in</w:t>
      </w:r>
      <w:r w:rsidR="0098090B" w:rsidRPr="0098090B">
        <w:t>/</w:t>
      </w:r>
      <w:r w:rsidR="003279E8">
        <w:rPr>
          <w:i/>
        </w:rPr>
        <w:t xml:space="preserve">ta </w:t>
      </w:r>
      <w:r w:rsidRPr="0075485B">
        <w:t>:</w:t>
      </w:r>
      <w:r w:rsidR="005C28B1">
        <w:rPr>
          <w:i/>
        </w:rPr>
        <w:t xml:space="preserve"> valke</w:t>
      </w:r>
      <w:r w:rsidR="0098090B" w:rsidRPr="0098090B">
        <w:t>/</w:t>
      </w:r>
      <w:r w:rsidR="005C28B1">
        <w:rPr>
          <w:i/>
        </w:rPr>
        <w:t>i</w:t>
      </w:r>
      <w:r w:rsidR="00161A43">
        <w:rPr>
          <w:i/>
        </w:rPr>
        <w:t>mp</w:t>
      </w:r>
      <w:r w:rsidR="0098090B" w:rsidRPr="0098090B">
        <w:t>/</w:t>
      </w:r>
      <w:r w:rsidR="00161A43">
        <w:rPr>
          <w:i/>
        </w:rPr>
        <w:t>i</w:t>
      </w:r>
      <w:r w:rsidR="0098090B" w:rsidRPr="0098090B">
        <w:t>/</w:t>
      </w:r>
      <w:r w:rsidR="00161A43">
        <w:rPr>
          <w:i/>
        </w:rPr>
        <w:t>a</w:t>
      </w:r>
      <w:r w:rsidRPr="0075485B">
        <w:t>,</w:t>
      </w:r>
      <w:r w:rsidR="006D3D56">
        <w:rPr>
          <w:i/>
        </w:rPr>
        <w:t xml:space="preserve"> suipero </w:t>
      </w:r>
      <w:r w:rsidR="006D3D56" w:rsidRPr="00DF4D19">
        <w:rPr>
          <w:i/>
        </w:rPr>
        <w:t>→</w:t>
      </w:r>
      <w:r w:rsidR="00161A43">
        <w:rPr>
          <w:i/>
        </w:rPr>
        <w:t xml:space="preserve"> suipero</w:t>
      </w:r>
      <w:r w:rsidR="0098090B" w:rsidRPr="0098090B">
        <w:t>/</w:t>
      </w:r>
      <w:r w:rsidR="00161A43">
        <w:rPr>
          <w:i/>
        </w:rPr>
        <w:t>in</w:t>
      </w:r>
      <w:r w:rsidR="006D3D56">
        <w:rPr>
          <w:i/>
        </w:rPr>
        <w:t xml:space="preserve"> </w:t>
      </w:r>
      <w:r w:rsidRPr="0075485B">
        <w:t>:</w:t>
      </w:r>
      <w:r w:rsidR="006D3D56">
        <w:rPr>
          <w:i/>
        </w:rPr>
        <w:t xml:space="preserve"> suipero</w:t>
      </w:r>
      <w:r w:rsidR="0098090B" w:rsidRPr="0098090B">
        <w:t>/</w:t>
      </w:r>
      <w:r w:rsidR="00161A43">
        <w:rPr>
          <w:i/>
        </w:rPr>
        <w:t>i</w:t>
      </w:r>
      <w:r w:rsidR="009954E2">
        <w:rPr>
          <w:i/>
        </w:rPr>
        <w:t>ma</w:t>
      </w:r>
      <w:r w:rsidR="0098090B" w:rsidRPr="0098090B">
        <w:t>/</w:t>
      </w:r>
      <w:r w:rsidR="009954E2">
        <w:rPr>
          <w:i/>
        </w:rPr>
        <w:t xml:space="preserve">n </w:t>
      </w:r>
      <w:r w:rsidRPr="0075485B">
        <w:t>:</w:t>
      </w:r>
      <w:r w:rsidR="009954E2">
        <w:rPr>
          <w:i/>
        </w:rPr>
        <w:t xml:space="preserve"> suipero</w:t>
      </w:r>
      <w:r w:rsidR="0098090B" w:rsidRPr="0098090B">
        <w:t>/</w:t>
      </w:r>
      <w:r w:rsidR="009954E2">
        <w:rPr>
          <w:i/>
        </w:rPr>
        <w:t>in</w:t>
      </w:r>
      <w:r w:rsidR="0098090B" w:rsidRPr="0098090B">
        <w:t>/</w:t>
      </w:r>
      <w:r w:rsidR="009954E2">
        <w:rPr>
          <w:i/>
        </w:rPr>
        <w:t xml:space="preserve">ta </w:t>
      </w:r>
      <w:r w:rsidRPr="0075485B">
        <w:t>:</w:t>
      </w:r>
      <w:r w:rsidR="009954E2">
        <w:rPr>
          <w:i/>
        </w:rPr>
        <w:t xml:space="preserve"> suipero</w:t>
      </w:r>
      <w:r w:rsidR="0098090B" w:rsidRPr="0098090B">
        <w:t>/</w:t>
      </w:r>
      <w:r w:rsidR="009954E2">
        <w:rPr>
          <w:i/>
        </w:rPr>
        <w:t>i</w:t>
      </w:r>
      <w:r w:rsidR="006D3D56">
        <w:rPr>
          <w:i/>
        </w:rPr>
        <w:t>mpp</w:t>
      </w:r>
      <w:r w:rsidR="0098090B" w:rsidRPr="0098090B">
        <w:t>/</w:t>
      </w:r>
      <w:r w:rsidR="006D3D56">
        <w:rPr>
          <w:i/>
        </w:rPr>
        <w:t>ii</w:t>
      </w:r>
      <w:r w:rsidRPr="0075485B">
        <w:t>(</w:t>
      </w:r>
      <w:r w:rsidR="006D3D56">
        <w:rPr>
          <w:i/>
        </w:rPr>
        <w:t>ta</w:t>
      </w:r>
      <w:r w:rsidRPr="0075485B">
        <w:t>)</w:t>
      </w:r>
      <w:r w:rsidR="006D3D56">
        <w:rPr>
          <w:i/>
        </w:rPr>
        <w:t xml:space="preserve"> </w:t>
      </w:r>
      <w:r w:rsidR="00BA1173" w:rsidRPr="00BA1173">
        <w:t>~</w:t>
      </w:r>
      <w:r w:rsidR="006D3D56">
        <w:rPr>
          <w:i/>
        </w:rPr>
        <w:t xml:space="preserve"> suipero</w:t>
      </w:r>
      <w:r w:rsidR="0098090B" w:rsidRPr="0098090B">
        <w:t>/</w:t>
      </w:r>
      <w:r w:rsidR="009954E2">
        <w:rPr>
          <w:i/>
        </w:rPr>
        <w:t>i</w:t>
      </w:r>
      <w:r w:rsidR="006D3D56">
        <w:rPr>
          <w:i/>
        </w:rPr>
        <w:t>mp</w:t>
      </w:r>
      <w:r w:rsidR="0098090B" w:rsidRPr="0098090B">
        <w:t>/</w:t>
      </w:r>
      <w:r w:rsidR="006D3D56">
        <w:rPr>
          <w:i/>
        </w:rPr>
        <w:t>i</w:t>
      </w:r>
      <w:r w:rsidR="0098090B" w:rsidRPr="0098090B">
        <w:t>/</w:t>
      </w:r>
      <w:r w:rsidR="006D3D56">
        <w:rPr>
          <w:i/>
        </w:rPr>
        <w:t>a</w:t>
      </w:r>
      <w:r w:rsidR="006D3D56">
        <w:t>;</w:t>
      </w:r>
    </w:p>
    <w:p w14:paraId="02628870" w14:textId="2E71BC99" w:rsidR="00F904D4" w:rsidRDefault="0075485B" w:rsidP="006D3D56">
      <w:pPr>
        <w:pStyle w:val="Brdtekst"/>
      </w:pPr>
      <w:r>
        <w:t>(</w:t>
      </w:r>
      <w:r w:rsidR="006D3D56">
        <w:t xml:space="preserve">2.2) </w:t>
      </w:r>
      <w:r w:rsidR="006D3D56">
        <w:rPr>
          <w:i/>
        </w:rPr>
        <w:t xml:space="preserve">onneton </w:t>
      </w:r>
      <w:r w:rsidR="006D3D56" w:rsidRPr="00DF4D19">
        <w:rPr>
          <w:i/>
        </w:rPr>
        <w:t>→</w:t>
      </w:r>
      <w:r w:rsidR="002B28B6">
        <w:rPr>
          <w:i/>
        </w:rPr>
        <w:t xml:space="preserve"> onnettom</w:t>
      </w:r>
      <w:r w:rsidR="002E0A29">
        <w:rPr>
          <w:i/>
        </w:rPr>
        <w:t>m</w:t>
      </w:r>
      <w:r w:rsidR="0098090B" w:rsidRPr="0098090B">
        <w:t>/</w:t>
      </w:r>
      <w:r w:rsidR="002E0A29">
        <w:rPr>
          <w:i/>
        </w:rPr>
        <w:t xml:space="preserve">iin </w:t>
      </w:r>
      <w:r w:rsidRPr="0075485B">
        <w:t>:</w:t>
      </w:r>
      <w:r w:rsidR="002E0A29">
        <w:rPr>
          <w:i/>
        </w:rPr>
        <w:t xml:space="preserve"> onnettom</w:t>
      </w:r>
      <w:r w:rsidR="003E392B">
        <w:rPr>
          <w:i/>
        </w:rPr>
        <w:t>m</w:t>
      </w:r>
      <w:r w:rsidR="0098090B" w:rsidRPr="0098090B">
        <w:t>/</w:t>
      </w:r>
      <w:r w:rsidR="002E0A29">
        <w:rPr>
          <w:i/>
        </w:rPr>
        <w:t>iima</w:t>
      </w:r>
      <w:r w:rsidR="0098090B" w:rsidRPr="0098090B">
        <w:t>/</w:t>
      </w:r>
      <w:r w:rsidR="002E0A29">
        <w:rPr>
          <w:i/>
        </w:rPr>
        <w:t xml:space="preserve">n </w:t>
      </w:r>
      <w:r w:rsidRPr="0075485B">
        <w:t>:</w:t>
      </w:r>
      <w:r w:rsidR="002E0A29">
        <w:rPr>
          <w:i/>
        </w:rPr>
        <w:t xml:space="preserve"> onnettom</w:t>
      </w:r>
      <w:r w:rsidR="003E392B">
        <w:rPr>
          <w:i/>
        </w:rPr>
        <w:t>m</w:t>
      </w:r>
      <w:r w:rsidR="0098090B" w:rsidRPr="0098090B">
        <w:t>/</w:t>
      </w:r>
      <w:r w:rsidR="002E0A29">
        <w:rPr>
          <w:i/>
        </w:rPr>
        <w:t>iin</w:t>
      </w:r>
      <w:r w:rsidR="0098090B" w:rsidRPr="0098090B">
        <w:t>/</w:t>
      </w:r>
      <w:r w:rsidR="002E0A29">
        <w:rPr>
          <w:i/>
        </w:rPr>
        <w:t xml:space="preserve">ta </w:t>
      </w:r>
      <w:r w:rsidRPr="0075485B">
        <w:t>:</w:t>
      </w:r>
      <w:r w:rsidR="002E0A29">
        <w:rPr>
          <w:i/>
        </w:rPr>
        <w:t xml:space="preserve"> onnettom</w:t>
      </w:r>
      <w:r w:rsidR="003E392B">
        <w:rPr>
          <w:i/>
        </w:rPr>
        <w:t>m</w:t>
      </w:r>
      <w:r w:rsidR="0098090B" w:rsidRPr="0098090B">
        <w:t>/</w:t>
      </w:r>
      <w:r w:rsidR="002E0A29">
        <w:rPr>
          <w:i/>
        </w:rPr>
        <w:t>ii</w:t>
      </w:r>
      <w:r w:rsidR="003E392B">
        <w:rPr>
          <w:i/>
        </w:rPr>
        <w:t>mpp</w:t>
      </w:r>
      <w:r w:rsidR="0098090B" w:rsidRPr="0098090B">
        <w:t>/</w:t>
      </w:r>
      <w:r w:rsidR="003E392B">
        <w:rPr>
          <w:i/>
        </w:rPr>
        <w:t>ii</w:t>
      </w:r>
      <w:r w:rsidR="0098090B" w:rsidRPr="0098090B">
        <w:t>/</w:t>
      </w:r>
      <w:r w:rsidR="003E392B">
        <w:rPr>
          <w:i/>
        </w:rPr>
        <w:t xml:space="preserve">ta </w:t>
      </w:r>
      <w:r w:rsidR="00BA1173" w:rsidRPr="00BA1173">
        <w:t>~</w:t>
      </w:r>
      <w:r w:rsidR="003E392B">
        <w:rPr>
          <w:i/>
        </w:rPr>
        <w:t xml:space="preserve"> onnetto</w:t>
      </w:r>
      <w:r w:rsidR="00566D0E">
        <w:rPr>
          <w:i/>
        </w:rPr>
        <w:t>m</w:t>
      </w:r>
      <w:r w:rsidR="003E392B">
        <w:rPr>
          <w:i/>
        </w:rPr>
        <w:t>m</w:t>
      </w:r>
      <w:r w:rsidR="0098090B" w:rsidRPr="0098090B">
        <w:t>/</w:t>
      </w:r>
      <w:r w:rsidR="003E392B">
        <w:rPr>
          <w:i/>
        </w:rPr>
        <w:t>ii</w:t>
      </w:r>
      <w:r w:rsidR="006D3D56">
        <w:rPr>
          <w:i/>
        </w:rPr>
        <w:t>mp</w:t>
      </w:r>
      <w:r w:rsidR="0098090B" w:rsidRPr="0098090B">
        <w:t>/</w:t>
      </w:r>
      <w:r w:rsidR="006D3D56">
        <w:rPr>
          <w:i/>
        </w:rPr>
        <w:t>i</w:t>
      </w:r>
      <w:r w:rsidR="0098090B" w:rsidRPr="0098090B">
        <w:t>/</w:t>
      </w:r>
      <w:r w:rsidR="006D3D56">
        <w:rPr>
          <w:i/>
        </w:rPr>
        <w:t>a</w:t>
      </w:r>
      <w:r w:rsidRPr="0075485B">
        <w:t>,</w:t>
      </w:r>
      <w:r w:rsidR="006D3D56">
        <w:rPr>
          <w:i/>
        </w:rPr>
        <w:t xml:space="preserve"> veres </w:t>
      </w:r>
      <w:r w:rsidR="006D3D56" w:rsidRPr="00DF4D19">
        <w:rPr>
          <w:i/>
        </w:rPr>
        <w:t>→</w:t>
      </w:r>
      <w:r w:rsidR="000100A2">
        <w:rPr>
          <w:i/>
        </w:rPr>
        <w:t xml:space="preserve"> vereks</w:t>
      </w:r>
      <w:r w:rsidR="0098090B" w:rsidRPr="0098090B">
        <w:t>/</w:t>
      </w:r>
      <w:r w:rsidR="000100A2">
        <w:rPr>
          <w:i/>
        </w:rPr>
        <w:t xml:space="preserve">iin </w:t>
      </w:r>
      <w:r w:rsidRPr="0075485B">
        <w:t>:</w:t>
      </w:r>
      <w:r w:rsidR="000100A2">
        <w:rPr>
          <w:i/>
        </w:rPr>
        <w:t xml:space="preserve"> vereks</w:t>
      </w:r>
      <w:r w:rsidR="0098090B" w:rsidRPr="0098090B">
        <w:t>/</w:t>
      </w:r>
      <w:r w:rsidR="000100A2">
        <w:rPr>
          <w:i/>
        </w:rPr>
        <w:t>ii</w:t>
      </w:r>
      <w:r w:rsidR="006D3D56">
        <w:rPr>
          <w:i/>
        </w:rPr>
        <w:t>mä</w:t>
      </w:r>
      <w:r w:rsidR="0098090B" w:rsidRPr="0098090B">
        <w:t>/</w:t>
      </w:r>
      <w:r w:rsidR="006D3D56">
        <w:rPr>
          <w:i/>
        </w:rPr>
        <w:t xml:space="preserve">n </w:t>
      </w:r>
      <w:r w:rsidRPr="0075485B">
        <w:t>:</w:t>
      </w:r>
      <w:r w:rsidR="006D3D56">
        <w:rPr>
          <w:i/>
        </w:rPr>
        <w:t xml:space="preserve"> vereks</w:t>
      </w:r>
      <w:r w:rsidR="0098090B" w:rsidRPr="0098090B">
        <w:t>/</w:t>
      </w:r>
      <w:r w:rsidR="003E392B">
        <w:rPr>
          <w:i/>
        </w:rPr>
        <w:t>i</w:t>
      </w:r>
      <w:r w:rsidR="00E332AE">
        <w:rPr>
          <w:i/>
        </w:rPr>
        <w:t>in</w:t>
      </w:r>
      <w:r w:rsidR="0098090B" w:rsidRPr="0098090B">
        <w:t>/</w:t>
      </w:r>
      <w:r w:rsidR="00E332AE">
        <w:rPr>
          <w:i/>
        </w:rPr>
        <w:t>tä</w:t>
      </w:r>
      <w:r w:rsidR="00670527">
        <w:rPr>
          <w:i/>
        </w:rPr>
        <w:t xml:space="preserve"> </w:t>
      </w:r>
      <w:r w:rsidRPr="0075485B">
        <w:t>:</w:t>
      </w:r>
      <w:r w:rsidR="006D3D56">
        <w:rPr>
          <w:i/>
        </w:rPr>
        <w:t xml:space="preserve"> v</w:t>
      </w:r>
      <w:r w:rsidR="00670527">
        <w:rPr>
          <w:i/>
        </w:rPr>
        <w:t>ereks</w:t>
      </w:r>
      <w:r w:rsidR="0098090B" w:rsidRPr="0098090B">
        <w:t>/</w:t>
      </w:r>
      <w:r w:rsidR="00670527">
        <w:rPr>
          <w:i/>
        </w:rPr>
        <w:t>iimpp</w:t>
      </w:r>
      <w:r w:rsidR="0098090B" w:rsidRPr="0098090B">
        <w:t>/</w:t>
      </w:r>
      <w:r w:rsidR="00670527">
        <w:rPr>
          <w:i/>
        </w:rPr>
        <w:t>ii</w:t>
      </w:r>
      <w:r w:rsidRPr="0075485B">
        <w:t>(</w:t>
      </w:r>
      <w:r w:rsidR="00670527">
        <w:rPr>
          <w:i/>
        </w:rPr>
        <w:t>tä</w:t>
      </w:r>
      <w:r w:rsidRPr="0075485B">
        <w:t>)</w:t>
      </w:r>
      <w:r w:rsidR="00670527">
        <w:rPr>
          <w:i/>
        </w:rPr>
        <w:t xml:space="preserve"> </w:t>
      </w:r>
      <w:r w:rsidR="00BA1173" w:rsidRPr="00BA1173">
        <w:t>~</w:t>
      </w:r>
      <w:r w:rsidR="00670527">
        <w:rPr>
          <w:i/>
        </w:rPr>
        <w:t xml:space="preserve"> vereks</w:t>
      </w:r>
      <w:r w:rsidR="0098090B" w:rsidRPr="0098090B">
        <w:t>/</w:t>
      </w:r>
      <w:r w:rsidR="00670527">
        <w:rPr>
          <w:i/>
        </w:rPr>
        <w:t>ii</w:t>
      </w:r>
      <w:r w:rsidR="006D3D56">
        <w:rPr>
          <w:i/>
        </w:rPr>
        <w:t>mp</w:t>
      </w:r>
      <w:r w:rsidR="0098090B" w:rsidRPr="0098090B">
        <w:t>/</w:t>
      </w:r>
      <w:r w:rsidR="006D3D56">
        <w:rPr>
          <w:i/>
        </w:rPr>
        <w:t>i</w:t>
      </w:r>
      <w:r w:rsidR="0098090B" w:rsidRPr="0098090B">
        <w:t>/</w:t>
      </w:r>
      <w:r w:rsidR="006D3D56">
        <w:rPr>
          <w:i/>
        </w:rPr>
        <w:t>ä</w:t>
      </w:r>
      <w:r w:rsidRPr="0075485B">
        <w:t>,</w:t>
      </w:r>
      <w:r w:rsidR="006D3D56">
        <w:rPr>
          <w:i/>
        </w:rPr>
        <w:t xml:space="preserve"> sininen </w:t>
      </w:r>
      <w:r w:rsidR="006D3D56" w:rsidRPr="00DF4D19">
        <w:rPr>
          <w:i/>
        </w:rPr>
        <w:t>→</w:t>
      </w:r>
      <w:r w:rsidR="00670527">
        <w:rPr>
          <w:i/>
        </w:rPr>
        <w:t xml:space="preserve"> sinis</w:t>
      </w:r>
      <w:r w:rsidRPr="0075485B">
        <w:t>(</w:t>
      </w:r>
      <w:r w:rsidR="00670527">
        <w:rPr>
          <w:i/>
        </w:rPr>
        <w:t>s</w:t>
      </w:r>
      <w:r w:rsidRPr="0075485B">
        <w:t>)</w:t>
      </w:r>
      <w:r w:rsidR="003E392B">
        <w:t>/</w:t>
      </w:r>
      <w:r w:rsidR="00670527">
        <w:rPr>
          <w:i/>
        </w:rPr>
        <w:t xml:space="preserve">iin </w:t>
      </w:r>
      <w:r w:rsidRPr="0075485B">
        <w:t>:</w:t>
      </w:r>
      <w:r w:rsidR="00670527">
        <w:rPr>
          <w:i/>
        </w:rPr>
        <w:t xml:space="preserve"> sinis</w:t>
      </w:r>
      <w:r w:rsidRPr="0075485B">
        <w:t>(</w:t>
      </w:r>
      <w:r w:rsidR="00670527">
        <w:rPr>
          <w:i/>
        </w:rPr>
        <w:t>s</w:t>
      </w:r>
      <w:r w:rsidRPr="0075485B">
        <w:t>)</w:t>
      </w:r>
      <w:r w:rsidR="0098090B" w:rsidRPr="0098090B">
        <w:t>/</w:t>
      </w:r>
      <w:r w:rsidR="00670527">
        <w:rPr>
          <w:i/>
        </w:rPr>
        <w:t>iimä</w:t>
      </w:r>
      <w:r w:rsidR="0098090B" w:rsidRPr="0098090B">
        <w:t>/</w:t>
      </w:r>
      <w:r w:rsidR="00670527">
        <w:rPr>
          <w:i/>
        </w:rPr>
        <w:t xml:space="preserve">n </w:t>
      </w:r>
      <w:r w:rsidRPr="0075485B">
        <w:t>:</w:t>
      </w:r>
      <w:r w:rsidR="00670527">
        <w:rPr>
          <w:i/>
        </w:rPr>
        <w:t xml:space="preserve"> sinis</w:t>
      </w:r>
      <w:r w:rsidRPr="0075485B">
        <w:t>(</w:t>
      </w:r>
      <w:r w:rsidR="00670527">
        <w:rPr>
          <w:i/>
        </w:rPr>
        <w:t>s</w:t>
      </w:r>
      <w:r w:rsidRPr="0075485B">
        <w:t>)</w:t>
      </w:r>
      <w:r w:rsidR="003E392B">
        <w:t>/</w:t>
      </w:r>
      <w:r w:rsidR="00670527">
        <w:rPr>
          <w:i/>
        </w:rPr>
        <w:t>iin</w:t>
      </w:r>
      <w:r w:rsidR="0098090B" w:rsidRPr="0098090B">
        <w:t>/</w:t>
      </w:r>
      <w:r w:rsidR="00670527">
        <w:rPr>
          <w:i/>
        </w:rPr>
        <w:t xml:space="preserve">tä </w:t>
      </w:r>
      <w:r w:rsidRPr="0075485B">
        <w:t>:</w:t>
      </w:r>
      <w:r w:rsidR="00670527">
        <w:rPr>
          <w:i/>
        </w:rPr>
        <w:t xml:space="preserve"> siniss</w:t>
      </w:r>
      <w:r w:rsidR="0098090B" w:rsidRPr="0098090B">
        <w:t>/</w:t>
      </w:r>
      <w:r w:rsidR="00670527">
        <w:rPr>
          <w:i/>
        </w:rPr>
        <w:t>iimpp</w:t>
      </w:r>
      <w:r w:rsidR="0098090B" w:rsidRPr="0098090B">
        <w:t>/</w:t>
      </w:r>
      <w:r w:rsidR="00670527">
        <w:rPr>
          <w:i/>
        </w:rPr>
        <w:t>ii</w:t>
      </w:r>
      <w:r w:rsidRPr="0075485B">
        <w:t>(</w:t>
      </w:r>
      <w:r w:rsidR="00670527">
        <w:rPr>
          <w:i/>
        </w:rPr>
        <w:t>tä</w:t>
      </w:r>
      <w:r w:rsidRPr="0075485B">
        <w:t>)</w:t>
      </w:r>
      <w:r w:rsidR="00670527">
        <w:rPr>
          <w:i/>
        </w:rPr>
        <w:t xml:space="preserve"> </w:t>
      </w:r>
      <w:r w:rsidR="00BA1173" w:rsidRPr="00BA1173">
        <w:t>~</w:t>
      </w:r>
      <w:r w:rsidR="00670527">
        <w:rPr>
          <w:i/>
        </w:rPr>
        <w:t xml:space="preserve"> sinis</w:t>
      </w:r>
      <w:r w:rsidR="0098090B" w:rsidRPr="0098090B">
        <w:t>/</w:t>
      </w:r>
      <w:r w:rsidR="00670527">
        <w:rPr>
          <w:i/>
        </w:rPr>
        <w:t>ii</w:t>
      </w:r>
      <w:r w:rsidR="006D3D56">
        <w:rPr>
          <w:i/>
        </w:rPr>
        <w:t>mp</w:t>
      </w:r>
      <w:r w:rsidR="0098090B" w:rsidRPr="0098090B">
        <w:t>/</w:t>
      </w:r>
      <w:r w:rsidR="006D3D56">
        <w:rPr>
          <w:i/>
        </w:rPr>
        <w:t>i</w:t>
      </w:r>
      <w:r w:rsidR="0098090B" w:rsidRPr="0098090B">
        <w:t>/</w:t>
      </w:r>
      <w:r w:rsidR="006D3D56">
        <w:rPr>
          <w:i/>
        </w:rPr>
        <w:t>ä</w:t>
      </w:r>
      <w:r w:rsidR="006D3D56">
        <w:t>;</w:t>
      </w:r>
    </w:p>
    <w:p w14:paraId="777D0FBF" w14:textId="54B36CD2" w:rsidR="006D3D56" w:rsidRDefault="0075485B" w:rsidP="006D3D56">
      <w:pPr>
        <w:pStyle w:val="Brdtekst"/>
      </w:pPr>
      <w:r>
        <w:t>(</w:t>
      </w:r>
      <w:r w:rsidR="006D3D56">
        <w:t xml:space="preserve">3.1) </w:t>
      </w:r>
      <w:r w:rsidR="006D3D56">
        <w:rPr>
          <w:i/>
        </w:rPr>
        <w:t xml:space="preserve">valkkee </w:t>
      </w:r>
      <w:r w:rsidR="006D3D56" w:rsidRPr="00DF4D19">
        <w:rPr>
          <w:i/>
        </w:rPr>
        <w:t>→</w:t>
      </w:r>
      <w:r w:rsidR="00C90ABD">
        <w:rPr>
          <w:i/>
        </w:rPr>
        <w:t xml:space="preserve"> valkke</w:t>
      </w:r>
      <w:r w:rsidR="0098090B" w:rsidRPr="0098090B">
        <w:t>/</w:t>
      </w:r>
      <w:r w:rsidR="00C90ABD">
        <w:rPr>
          <w:i/>
        </w:rPr>
        <w:t xml:space="preserve">in </w:t>
      </w:r>
      <w:r w:rsidRPr="0075485B">
        <w:t>:</w:t>
      </w:r>
      <w:r w:rsidR="00C90ABD">
        <w:rPr>
          <w:i/>
        </w:rPr>
        <w:t xml:space="preserve"> valkke</w:t>
      </w:r>
      <w:r w:rsidR="0098090B" w:rsidRPr="0098090B">
        <w:t>/</w:t>
      </w:r>
      <w:r w:rsidR="00C90ABD">
        <w:rPr>
          <w:i/>
        </w:rPr>
        <w:t>ima</w:t>
      </w:r>
      <w:r w:rsidR="0098090B" w:rsidRPr="0098090B">
        <w:t>/</w:t>
      </w:r>
      <w:r w:rsidR="00C90ABD">
        <w:rPr>
          <w:i/>
        </w:rPr>
        <w:t xml:space="preserve">n </w:t>
      </w:r>
      <w:r w:rsidRPr="0075485B">
        <w:t>:</w:t>
      </w:r>
      <w:r w:rsidR="00C90ABD">
        <w:rPr>
          <w:i/>
        </w:rPr>
        <w:t xml:space="preserve"> valkke</w:t>
      </w:r>
      <w:r w:rsidR="0098090B" w:rsidRPr="0098090B">
        <w:t>/</w:t>
      </w:r>
      <w:r w:rsidR="00C90ABD">
        <w:rPr>
          <w:i/>
        </w:rPr>
        <w:t>in</w:t>
      </w:r>
      <w:r w:rsidR="0098090B" w:rsidRPr="0098090B">
        <w:t>/</w:t>
      </w:r>
      <w:r w:rsidR="00C90ABD">
        <w:rPr>
          <w:i/>
        </w:rPr>
        <w:t xml:space="preserve">ta </w:t>
      </w:r>
      <w:r w:rsidRPr="0075485B">
        <w:t>:</w:t>
      </w:r>
      <w:r w:rsidR="00C90ABD">
        <w:rPr>
          <w:i/>
        </w:rPr>
        <w:t xml:space="preserve"> valkke</w:t>
      </w:r>
      <w:r w:rsidR="0098090B" w:rsidRPr="0098090B">
        <w:t>/</w:t>
      </w:r>
      <w:r w:rsidR="00C90ABD">
        <w:rPr>
          <w:i/>
        </w:rPr>
        <w:t>i</w:t>
      </w:r>
      <w:r w:rsidR="006D3D56">
        <w:rPr>
          <w:i/>
        </w:rPr>
        <w:t>mpp</w:t>
      </w:r>
      <w:r w:rsidR="0098090B" w:rsidRPr="0098090B">
        <w:t>/</w:t>
      </w:r>
      <w:r w:rsidR="006D3D56">
        <w:rPr>
          <w:i/>
        </w:rPr>
        <w:t>ii</w:t>
      </w:r>
      <w:r w:rsidRPr="0075485B">
        <w:t>(</w:t>
      </w:r>
      <w:r w:rsidR="006D3D56">
        <w:rPr>
          <w:i/>
        </w:rPr>
        <w:t>ta</w:t>
      </w:r>
      <w:r w:rsidRPr="0075485B">
        <w:t>)</w:t>
      </w:r>
      <w:r w:rsidR="006D3D56">
        <w:t>;</w:t>
      </w:r>
    </w:p>
    <w:p w14:paraId="13D20ED8" w14:textId="51E10130" w:rsidR="006D3D56" w:rsidRDefault="0075485B" w:rsidP="006D3D56">
      <w:pPr>
        <w:pStyle w:val="Brdtekst"/>
        <w:rPr>
          <w:i/>
        </w:rPr>
      </w:pPr>
      <w:r>
        <w:t>(</w:t>
      </w:r>
      <w:r w:rsidR="006D3D56">
        <w:t xml:space="preserve">3.2) </w:t>
      </w:r>
      <w:r w:rsidR="006D3D56">
        <w:rPr>
          <w:i/>
        </w:rPr>
        <w:t xml:space="preserve">rakas </w:t>
      </w:r>
      <w:r w:rsidR="006D3D56" w:rsidRPr="00DF4D19">
        <w:rPr>
          <w:i/>
        </w:rPr>
        <w:t>→</w:t>
      </w:r>
      <w:r w:rsidR="00ED4E96">
        <w:rPr>
          <w:i/>
        </w:rPr>
        <w:t xml:space="preserve"> rakkha</w:t>
      </w:r>
      <w:r w:rsidR="0098090B" w:rsidRPr="0098090B">
        <w:t>/</w:t>
      </w:r>
      <w:r w:rsidR="00ED4E96">
        <w:rPr>
          <w:i/>
        </w:rPr>
        <w:t xml:space="preserve">in </w:t>
      </w:r>
      <w:r w:rsidRPr="0075485B">
        <w:t>:</w:t>
      </w:r>
      <w:r w:rsidR="00ED4E96">
        <w:rPr>
          <w:i/>
        </w:rPr>
        <w:t xml:space="preserve"> rakkha</w:t>
      </w:r>
      <w:r w:rsidR="0098090B" w:rsidRPr="0098090B">
        <w:t>/</w:t>
      </w:r>
      <w:r w:rsidR="00ED4E96">
        <w:rPr>
          <w:i/>
        </w:rPr>
        <w:t>i</w:t>
      </w:r>
      <w:r w:rsidR="006D3D56">
        <w:rPr>
          <w:i/>
        </w:rPr>
        <w:t>ma</w:t>
      </w:r>
      <w:r w:rsidR="0098090B" w:rsidRPr="0098090B">
        <w:t>/</w:t>
      </w:r>
      <w:r w:rsidR="006D3D56">
        <w:rPr>
          <w:i/>
        </w:rPr>
        <w:t xml:space="preserve">n </w:t>
      </w:r>
      <w:r w:rsidRPr="0075485B">
        <w:t>:</w:t>
      </w:r>
      <w:r w:rsidR="006D3D56">
        <w:rPr>
          <w:i/>
        </w:rPr>
        <w:t xml:space="preserve"> rakk</w:t>
      </w:r>
      <w:r w:rsidR="00ED4E96">
        <w:rPr>
          <w:i/>
        </w:rPr>
        <w:t>h</w:t>
      </w:r>
      <w:r w:rsidR="006D3D56">
        <w:rPr>
          <w:i/>
        </w:rPr>
        <w:t>a</w:t>
      </w:r>
      <w:r w:rsidR="0098090B" w:rsidRPr="0098090B">
        <w:t>/</w:t>
      </w:r>
      <w:r w:rsidR="009A25A0">
        <w:rPr>
          <w:i/>
        </w:rPr>
        <w:t>in</w:t>
      </w:r>
      <w:r w:rsidR="0098090B" w:rsidRPr="0098090B">
        <w:t>/</w:t>
      </w:r>
      <w:r w:rsidR="009A25A0">
        <w:rPr>
          <w:i/>
        </w:rPr>
        <w:t>ta</w:t>
      </w:r>
      <w:r w:rsidR="006D3D56">
        <w:rPr>
          <w:i/>
        </w:rPr>
        <w:t xml:space="preserve"> </w:t>
      </w:r>
      <w:r w:rsidRPr="0075485B">
        <w:t>:</w:t>
      </w:r>
      <w:r w:rsidR="006D3D56">
        <w:rPr>
          <w:i/>
        </w:rPr>
        <w:t xml:space="preserve"> rakk</w:t>
      </w:r>
      <w:r w:rsidR="00ED4E96">
        <w:rPr>
          <w:i/>
        </w:rPr>
        <w:t>h</w:t>
      </w:r>
      <w:r w:rsidR="009A25A0">
        <w:rPr>
          <w:i/>
        </w:rPr>
        <w:t>a</w:t>
      </w:r>
      <w:r w:rsidR="0098090B" w:rsidRPr="0098090B">
        <w:t>/</w:t>
      </w:r>
      <w:r w:rsidR="009A25A0">
        <w:rPr>
          <w:i/>
        </w:rPr>
        <w:t>i</w:t>
      </w:r>
      <w:r w:rsidR="006D3D56">
        <w:rPr>
          <w:i/>
        </w:rPr>
        <w:t>mpp</w:t>
      </w:r>
      <w:r w:rsidR="0098090B" w:rsidRPr="0098090B">
        <w:t>/</w:t>
      </w:r>
      <w:r w:rsidR="006D3D56">
        <w:rPr>
          <w:i/>
        </w:rPr>
        <w:t>ii</w:t>
      </w:r>
      <w:r w:rsidRPr="0075485B">
        <w:t>(</w:t>
      </w:r>
      <w:r w:rsidR="006D3D56">
        <w:rPr>
          <w:i/>
        </w:rPr>
        <w:t>ta</w:t>
      </w:r>
      <w:r w:rsidRPr="0075485B">
        <w:t>)</w:t>
      </w:r>
      <w:r w:rsidR="006D3D56">
        <w:rPr>
          <w:i/>
        </w:rPr>
        <w:t xml:space="preserve"> </w:t>
      </w:r>
      <w:r w:rsidR="00BA1173" w:rsidRPr="00BA1173">
        <w:t>~</w:t>
      </w:r>
      <w:r w:rsidR="006D3D56">
        <w:rPr>
          <w:i/>
        </w:rPr>
        <w:t xml:space="preserve"> rakk</w:t>
      </w:r>
      <w:r w:rsidR="00ED4E96">
        <w:rPr>
          <w:i/>
        </w:rPr>
        <w:t>h</w:t>
      </w:r>
      <w:r w:rsidR="009A25A0">
        <w:rPr>
          <w:i/>
        </w:rPr>
        <w:t>a</w:t>
      </w:r>
      <w:r w:rsidR="0098090B" w:rsidRPr="0098090B">
        <w:t>/</w:t>
      </w:r>
      <w:r w:rsidR="009A25A0">
        <w:rPr>
          <w:i/>
        </w:rPr>
        <w:t>i</w:t>
      </w:r>
      <w:r w:rsidR="006D3D56">
        <w:rPr>
          <w:i/>
        </w:rPr>
        <w:t>mp</w:t>
      </w:r>
      <w:r w:rsidR="0098090B" w:rsidRPr="0098090B">
        <w:t>/</w:t>
      </w:r>
      <w:r w:rsidR="006D3D56">
        <w:rPr>
          <w:i/>
        </w:rPr>
        <w:t>i</w:t>
      </w:r>
      <w:r w:rsidR="0098090B" w:rsidRPr="0098090B">
        <w:t>/</w:t>
      </w:r>
      <w:r w:rsidR="006D3D56">
        <w:rPr>
          <w:i/>
        </w:rPr>
        <w:t>a</w:t>
      </w:r>
      <w:r w:rsidRPr="0075485B">
        <w:t>,</w:t>
      </w:r>
      <w:r w:rsidR="006D3D56">
        <w:rPr>
          <w:i/>
        </w:rPr>
        <w:t xml:space="preserve"> terve</w:t>
      </w:r>
      <w:r w:rsidRPr="0075485B">
        <w:t>(</w:t>
      </w:r>
      <w:r w:rsidR="006D3D56">
        <w:rPr>
          <w:i/>
        </w:rPr>
        <w:t>t</w:t>
      </w:r>
      <w:r w:rsidRPr="0075485B">
        <w:t>)</w:t>
      </w:r>
      <w:r w:rsidR="006D3D56">
        <w:rPr>
          <w:i/>
        </w:rPr>
        <w:t xml:space="preserve"> </w:t>
      </w:r>
      <w:r w:rsidR="006D3D56" w:rsidRPr="00DF4D19">
        <w:rPr>
          <w:i/>
        </w:rPr>
        <w:t>→</w:t>
      </w:r>
      <w:r w:rsidR="00F95ED3">
        <w:rPr>
          <w:i/>
        </w:rPr>
        <w:t xml:space="preserve"> tervhe</w:t>
      </w:r>
      <w:r w:rsidR="0098090B" w:rsidRPr="0098090B">
        <w:t>/</w:t>
      </w:r>
      <w:r w:rsidR="00F95ED3">
        <w:rPr>
          <w:i/>
        </w:rPr>
        <w:t xml:space="preserve">in </w:t>
      </w:r>
      <w:r w:rsidRPr="0075485B">
        <w:t>:</w:t>
      </w:r>
      <w:r w:rsidR="00F95ED3">
        <w:rPr>
          <w:i/>
        </w:rPr>
        <w:t xml:space="preserve"> tervhe</w:t>
      </w:r>
      <w:r w:rsidR="0098090B" w:rsidRPr="0098090B">
        <w:t>/</w:t>
      </w:r>
      <w:r w:rsidR="00F95ED3">
        <w:rPr>
          <w:i/>
        </w:rPr>
        <w:t>i</w:t>
      </w:r>
      <w:r w:rsidR="001E4ACB">
        <w:rPr>
          <w:i/>
        </w:rPr>
        <w:t>mä</w:t>
      </w:r>
      <w:r w:rsidR="0098090B" w:rsidRPr="0098090B">
        <w:t>/</w:t>
      </w:r>
      <w:r w:rsidR="001E4ACB">
        <w:rPr>
          <w:i/>
        </w:rPr>
        <w:t xml:space="preserve">n </w:t>
      </w:r>
      <w:r w:rsidRPr="0075485B">
        <w:t>:</w:t>
      </w:r>
      <w:r w:rsidR="001E4ACB">
        <w:rPr>
          <w:i/>
        </w:rPr>
        <w:t xml:space="preserve"> tervhe</w:t>
      </w:r>
      <w:r w:rsidR="0098090B" w:rsidRPr="0098090B">
        <w:t>/</w:t>
      </w:r>
      <w:r w:rsidR="001E4ACB">
        <w:rPr>
          <w:i/>
        </w:rPr>
        <w:t>in</w:t>
      </w:r>
      <w:r w:rsidR="0098090B" w:rsidRPr="0098090B">
        <w:t>/</w:t>
      </w:r>
      <w:r w:rsidR="001E4ACB">
        <w:rPr>
          <w:i/>
        </w:rPr>
        <w:t xml:space="preserve">tä </w:t>
      </w:r>
      <w:r w:rsidRPr="0075485B">
        <w:t>:</w:t>
      </w:r>
      <w:r w:rsidR="001E4ACB">
        <w:rPr>
          <w:i/>
        </w:rPr>
        <w:t xml:space="preserve"> tervhe</w:t>
      </w:r>
      <w:r w:rsidR="0098090B" w:rsidRPr="0098090B">
        <w:t>/</w:t>
      </w:r>
      <w:r w:rsidR="001E4ACB">
        <w:rPr>
          <w:i/>
        </w:rPr>
        <w:t>impp</w:t>
      </w:r>
      <w:r w:rsidR="0098090B" w:rsidRPr="0098090B">
        <w:t>/</w:t>
      </w:r>
      <w:r w:rsidR="001E4ACB">
        <w:rPr>
          <w:i/>
        </w:rPr>
        <w:t>ii</w:t>
      </w:r>
      <w:r w:rsidRPr="0075485B">
        <w:t>(</w:t>
      </w:r>
      <w:r w:rsidR="001E4ACB">
        <w:rPr>
          <w:i/>
        </w:rPr>
        <w:t>tä</w:t>
      </w:r>
      <w:r w:rsidRPr="0075485B">
        <w:t>)</w:t>
      </w:r>
      <w:r w:rsidR="001E4ACB">
        <w:rPr>
          <w:i/>
        </w:rPr>
        <w:t xml:space="preserve"> </w:t>
      </w:r>
      <w:r w:rsidR="00BA1173" w:rsidRPr="00BA1173">
        <w:t>~</w:t>
      </w:r>
      <w:r w:rsidR="001E4ACB">
        <w:rPr>
          <w:i/>
        </w:rPr>
        <w:t xml:space="preserve"> tervhe</w:t>
      </w:r>
      <w:r w:rsidR="0098090B" w:rsidRPr="0098090B">
        <w:t>/</w:t>
      </w:r>
      <w:r w:rsidR="001E4ACB">
        <w:rPr>
          <w:i/>
        </w:rPr>
        <w:t>i</w:t>
      </w:r>
      <w:r w:rsidR="006D3D56">
        <w:rPr>
          <w:i/>
        </w:rPr>
        <w:t>mp</w:t>
      </w:r>
      <w:r w:rsidR="0098090B" w:rsidRPr="0098090B">
        <w:t>/</w:t>
      </w:r>
      <w:r w:rsidR="006D3D56">
        <w:rPr>
          <w:i/>
        </w:rPr>
        <w:t>i</w:t>
      </w:r>
      <w:r w:rsidR="0098090B" w:rsidRPr="0098090B">
        <w:t>/</w:t>
      </w:r>
      <w:r w:rsidR="006D3D56">
        <w:rPr>
          <w:i/>
        </w:rPr>
        <w:t>ä</w:t>
      </w:r>
      <w:r w:rsidRPr="0075485B">
        <w:t>,</w:t>
      </w:r>
      <w:r w:rsidR="006D3D56">
        <w:rPr>
          <w:i/>
        </w:rPr>
        <w:t xml:space="preserve"> kuolu</w:t>
      </w:r>
      <w:r w:rsidRPr="0075485B">
        <w:t>(</w:t>
      </w:r>
      <w:r w:rsidR="006D3D56">
        <w:rPr>
          <w:i/>
        </w:rPr>
        <w:t>t</w:t>
      </w:r>
      <w:r w:rsidRPr="0075485B">
        <w:t>)</w:t>
      </w:r>
      <w:r w:rsidR="006D3D56">
        <w:rPr>
          <w:i/>
        </w:rPr>
        <w:t xml:space="preserve"> </w:t>
      </w:r>
      <w:r w:rsidR="006D3D56" w:rsidRPr="00DF4D19">
        <w:rPr>
          <w:i/>
        </w:rPr>
        <w:t>→</w:t>
      </w:r>
      <w:r w:rsidR="001E4ACB">
        <w:rPr>
          <w:i/>
        </w:rPr>
        <w:t xml:space="preserve"> kuolhe</w:t>
      </w:r>
      <w:r w:rsidR="0098090B" w:rsidRPr="0098090B">
        <w:t>/</w:t>
      </w:r>
      <w:r w:rsidR="001E4ACB">
        <w:rPr>
          <w:i/>
        </w:rPr>
        <w:t xml:space="preserve">in </w:t>
      </w:r>
      <w:r w:rsidRPr="0075485B">
        <w:t>:</w:t>
      </w:r>
      <w:r w:rsidR="001E4ACB">
        <w:rPr>
          <w:i/>
        </w:rPr>
        <w:t xml:space="preserve"> kuolhe</w:t>
      </w:r>
      <w:r w:rsidR="0098090B" w:rsidRPr="0098090B">
        <w:t>/</w:t>
      </w:r>
      <w:r w:rsidR="001E4ACB">
        <w:rPr>
          <w:i/>
        </w:rPr>
        <w:t>ima</w:t>
      </w:r>
      <w:r w:rsidR="0098090B" w:rsidRPr="0098090B">
        <w:t>/</w:t>
      </w:r>
      <w:r w:rsidR="001E4ACB">
        <w:rPr>
          <w:i/>
        </w:rPr>
        <w:t xml:space="preserve">n </w:t>
      </w:r>
      <w:r w:rsidRPr="0075485B">
        <w:t>:</w:t>
      </w:r>
      <w:r w:rsidR="001E4ACB">
        <w:rPr>
          <w:i/>
        </w:rPr>
        <w:t xml:space="preserve"> kuolhe</w:t>
      </w:r>
      <w:r w:rsidR="0098090B" w:rsidRPr="0098090B">
        <w:t>/</w:t>
      </w:r>
      <w:r w:rsidR="001E4ACB">
        <w:rPr>
          <w:i/>
        </w:rPr>
        <w:t>in</w:t>
      </w:r>
      <w:r w:rsidR="0098090B" w:rsidRPr="0098090B">
        <w:t>/</w:t>
      </w:r>
      <w:r w:rsidR="001E4ACB">
        <w:rPr>
          <w:i/>
        </w:rPr>
        <w:t xml:space="preserve">ta </w:t>
      </w:r>
      <w:r w:rsidRPr="0075485B">
        <w:t>:</w:t>
      </w:r>
      <w:r w:rsidR="001E4ACB">
        <w:rPr>
          <w:i/>
        </w:rPr>
        <w:t xml:space="preserve"> kuolhe</w:t>
      </w:r>
      <w:r w:rsidR="0098090B" w:rsidRPr="0098090B">
        <w:t>/</w:t>
      </w:r>
      <w:r w:rsidR="001E4ACB">
        <w:rPr>
          <w:i/>
        </w:rPr>
        <w:t>i</w:t>
      </w:r>
      <w:r w:rsidR="00A2433F">
        <w:rPr>
          <w:i/>
        </w:rPr>
        <w:t>mpp</w:t>
      </w:r>
      <w:r w:rsidR="0098090B" w:rsidRPr="0098090B">
        <w:t>/</w:t>
      </w:r>
      <w:r w:rsidR="00A2433F">
        <w:rPr>
          <w:i/>
        </w:rPr>
        <w:t>ii</w:t>
      </w:r>
      <w:r w:rsidRPr="0075485B">
        <w:t>(</w:t>
      </w:r>
      <w:r w:rsidR="00A2433F">
        <w:rPr>
          <w:i/>
        </w:rPr>
        <w:t>ta</w:t>
      </w:r>
      <w:r w:rsidRPr="0075485B">
        <w:t>)</w:t>
      </w:r>
      <w:r w:rsidR="00A2433F">
        <w:rPr>
          <w:i/>
        </w:rPr>
        <w:t xml:space="preserve"> </w:t>
      </w:r>
      <w:r w:rsidR="00BA1173" w:rsidRPr="00BA1173">
        <w:t>~</w:t>
      </w:r>
      <w:r w:rsidR="00A2433F">
        <w:rPr>
          <w:i/>
        </w:rPr>
        <w:t xml:space="preserve"> kuolhe</w:t>
      </w:r>
      <w:r w:rsidR="0098090B" w:rsidRPr="0098090B">
        <w:t>/</w:t>
      </w:r>
      <w:r w:rsidR="00A2433F">
        <w:rPr>
          <w:i/>
        </w:rPr>
        <w:t>i</w:t>
      </w:r>
      <w:r w:rsidR="006D3D56">
        <w:rPr>
          <w:i/>
        </w:rPr>
        <w:t>mp</w:t>
      </w:r>
      <w:r w:rsidR="0098090B" w:rsidRPr="0098090B">
        <w:t>/</w:t>
      </w:r>
      <w:r w:rsidR="006D3D56">
        <w:rPr>
          <w:i/>
        </w:rPr>
        <w:t>i</w:t>
      </w:r>
      <w:r w:rsidR="0098090B" w:rsidRPr="0098090B">
        <w:t>/</w:t>
      </w:r>
      <w:r w:rsidR="006D3D56">
        <w:rPr>
          <w:i/>
        </w:rPr>
        <w:t>a</w:t>
      </w:r>
      <w:r w:rsidR="001B127A" w:rsidRPr="001B127A">
        <w:t>.</w:t>
      </w:r>
    </w:p>
    <w:p w14:paraId="20D98070" w14:textId="3B3FB687" w:rsidR="006D3D56" w:rsidRDefault="006D3D56" w:rsidP="006D3D56">
      <w:pPr>
        <w:pStyle w:val="Brdtekst"/>
      </w:pPr>
      <w:r>
        <w:t xml:space="preserve">Varengin </w:t>
      </w:r>
      <w:r w:rsidR="00E46A35">
        <w:t>varieteet</w:t>
      </w:r>
      <w:r>
        <w:t xml:space="preserve">issa oon mahđolinen kans semmoinen superlatiivi, missä </w:t>
      </w:r>
      <w:r w:rsidR="00AA5498">
        <w:t>suffiksinna</w:t>
      </w:r>
      <w:r>
        <w:t xml:space="preserve"> oon tasan lyhyt-</w:t>
      </w:r>
      <w:r>
        <w:rPr>
          <w:i/>
        </w:rPr>
        <w:t>i</w:t>
      </w:r>
      <w:r>
        <w:t xml:space="preserve">:llinen </w:t>
      </w:r>
      <w:r>
        <w:rPr>
          <w:i/>
        </w:rPr>
        <w:t xml:space="preserve">in </w:t>
      </w:r>
      <w:r>
        <w:t xml:space="preserve">: </w:t>
      </w:r>
      <w:r>
        <w:rPr>
          <w:i/>
        </w:rPr>
        <w:t>im</w:t>
      </w:r>
      <w:r w:rsidR="0075485B" w:rsidRPr="0075485B">
        <w:t>(</w:t>
      </w:r>
      <w:r>
        <w:rPr>
          <w:i/>
        </w:rPr>
        <w:t>m</w:t>
      </w:r>
      <w:r w:rsidR="0075485B" w:rsidRPr="0075485B">
        <w:t>)</w:t>
      </w:r>
      <w:r>
        <w:rPr>
          <w:i/>
        </w:rPr>
        <w:t xml:space="preserve">A </w:t>
      </w:r>
      <w:r w:rsidR="0075485B" w:rsidRPr="0075485B">
        <w:t>:</w:t>
      </w:r>
      <w:r>
        <w:rPr>
          <w:i/>
        </w:rPr>
        <w:t xml:space="preserve"> impA</w:t>
      </w:r>
      <w:r w:rsidR="00B50CBD">
        <w:t xml:space="preserve"> ja minkä </w:t>
      </w:r>
      <w:r w:rsidR="00050D74">
        <w:t xml:space="preserve">graadi </w:t>
      </w:r>
      <w:r w:rsidR="005F4EB6">
        <w:t>nomenityyp</w:t>
      </w:r>
      <w:r w:rsidR="00B50CBD">
        <w:t>iissä 1 ja 2 oon matalampi ko pohjasanan graadi</w:t>
      </w:r>
      <w:r>
        <w:t xml:space="preserve">. Tämä </w:t>
      </w:r>
      <w:r w:rsidR="00B50CBD">
        <w:t xml:space="preserve">haamustus </w:t>
      </w:r>
      <w:r>
        <w:t xml:space="preserve">ei kuitenkhaan ole tavalinen. Silloin haamut oon tyyppii </w:t>
      </w:r>
      <w:r>
        <w:rPr>
          <w:i/>
        </w:rPr>
        <w:t xml:space="preserve">paha </w:t>
      </w:r>
      <w:r w:rsidRPr="00DF4D19">
        <w:rPr>
          <w:i/>
        </w:rPr>
        <w:t>→</w:t>
      </w:r>
      <w:r>
        <w:rPr>
          <w:i/>
        </w:rPr>
        <w:t xml:space="preserve"> pah</w:t>
      </w:r>
      <w:r w:rsidR="0098090B" w:rsidRPr="0098090B">
        <w:t>/</w:t>
      </w:r>
      <w:r>
        <w:rPr>
          <w:i/>
        </w:rPr>
        <w:t>i</w:t>
      </w:r>
      <w:r w:rsidR="0098090B" w:rsidRPr="0098090B">
        <w:t>/</w:t>
      </w:r>
      <w:r>
        <w:rPr>
          <w:i/>
        </w:rPr>
        <w:t xml:space="preserve">n </w:t>
      </w:r>
      <w:r w:rsidR="0075485B" w:rsidRPr="0075485B">
        <w:t>:</w:t>
      </w:r>
      <w:r>
        <w:rPr>
          <w:i/>
        </w:rPr>
        <w:t xml:space="preserve"> pah</w:t>
      </w:r>
      <w:r w:rsidR="0098090B" w:rsidRPr="0098090B">
        <w:t>/</w:t>
      </w:r>
      <w:r w:rsidR="008B599F">
        <w:rPr>
          <w:i/>
        </w:rPr>
        <w:t>ima</w:t>
      </w:r>
      <w:r w:rsidR="0098090B" w:rsidRPr="0098090B">
        <w:t>/</w:t>
      </w:r>
      <w:r w:rsidR="008B599F">
        <w:rPr>
          <w:i/>
        </w:rPr>
        <w:t xml:space="preserve">n </w:t>
      </w:r>
      <w:r w:rsidR="0075485B" w:rsidRPr="0075485B">
        <w:t>:</w:t>
      </w:r>
      <w:r w:rsidR="008B599F">
        <w:rPr>
          <w:i/>
        </w:rPr>
        <w:t xml:space="preserve"> pah</w:t>
      </w:r>
      <w:r w:rsidR="0098090B" w:rsidRPr="0098090B">
        <w:t>/</w:t>
      </w:r>
      <w:r w:rsidR="008B599F">
        <w:rPr>
          <w:i/>
        </w:rPr>
        <w:t>in</w:t>
      </w:r>
      <w:r w:rsidR="0098090B" w:rsidRPr="0098090B">
        <w:t>/</w:t>
      </w:r>
      <w:r w:rsidR="008B599F">
        <w:rPr>
          <w:i/>
        </w:rPr>
        <w:t xml:space="preserve">ta </w:t>
      </w:r>
      <w:r w:rsidR="0075485B" w:rsidRPr="0075485B">
        <w:t>:</w:t>
      </w:r>
      <w:r w:rsidR="008B599F">
        <w:rPr>
          <w:i/>
        </w:rPr>
        <w:t xml:space="preserve"> pah</w:t>
      </w:r>
      <w:r w:rsidR="0098090B" w:rsidRPr="0098090B">
        <w:t>/</w:t>
      </w:r>
      <w:r w:rsidR="008B599F">
        <w:rPr>
          <w:i/>
        </w:rPr>
        <w:t>imp</w:t>
      </w:r>
      <w:r w:rsidR="0098090B" w:rsidRPr="0098090B">
        <w:t>/</w:t>
      </w:r>
      <w:r w:rsidR="008B599F">
        <w:rPr>
          <w:i/>
        </w:rPr>
        <w:t>i</w:t>
      </w:r>
      <w:r w:rsidR="0098090B" w:rsidRPr="0098090B">
        <w:t>/</w:t>
      </w:r>
      <w:r w:rsidR="008B599F">
        <w:rPr>
          <w:i/>
        </w:rPr>
        <w:t>a</w:t>
      </w:r>
      <w:r w:rsidR="001B127A" w:rsidRPr="001B127A">
        <w:t>.</w:t>
      </w:r>
    </w:p>
    <w:p w14:paraId="774FCF7F" w14:textId="4BB8E838" w:rsidR="002720D6" w:rsidRDefault="002720D6" w:rsidP="002720D6">
      <w:pPr>
        <w:pStyle w:val="Brdtekst"/>
        <w:tabs>
          <w:tab w:val="left" w:pos="2880"/>
        </w:tabs>
        <w:rPr>
          <w:u w:val="single"/>
        </w:rPr>
      </w:pPr>
      <w:r w:rsidRPr="002720D6">
        <w:rPr>
          <w:u w:val="single"/>
        </w:rPr>
        <w:tab/>
      </w:r>
    </w:p>
    <w:p w14:paraId="0FB17B9F" w14:textId="77777777" w:rsidR="002720D6" w:rsidRPr="002720D6" w:rsidRDefault="002720D6" w:rsidP="002720D6">
      <w:pPr>
        <w:pStyle w:val="Brdtekst"/>
        <w:tabs>
          <w:tab w:val="left" w:pos="2880"/>
        </w:tabs>
        <w:rPr>
          <w:i/>
          <w:u w:val="single"/>
        </w:rPr>
      </w:pPr>
    </w:p>
    <w:p w14:paraId="7771F693" w14:textId="7C09250A" w:rsidR="00FC0D0E" w:rsidRPr="00E77CBA" w:rsidRDefault="00FC0D0E" w:rsidP="00FC0D0E">
      <w:pPr>
        <w:pStyle w:val="Undertittel"/>
      </w:pPr>
      <w:bookmarkStart w:id="1484" w:name="_Toc196216757"/>
      <w:bookmarkStart w:id="1485" w:name="_Toc241129326"/>
      <w:bookmarkStart w:id="1486" w:name="_Toc311273846"/>
      <w:bookmarkEnd w:id="1483"/>
      <w:r>
        <w:t>Tabeli</w:t>
      </w:r>
      <w:r w:rsidR="002720D6">
        <w:t xml:space="preserve"> 21</w:t>
      </w:r>
      <w:r w:rsidRPr="00E77CBA">
        <w:t xml:space="preserve">: Komparatiivin ja superlatiivin </w:t>
      </w:r>
      <w:r>
        <w:t xml:space="preserve">haamustus ja </w:t>
      </w:r>
      <w:r w:rsidRPr="00E77CBA">
        <w:t>taivutus</w:t>
      </w:r>
      <w:bookmarkEnd w:id="1484"/>
      <w:bookmarkEnd w:id="1485"/>
      <w:bookmarkEnd w:id="14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58"/>
        <w:gridCol w:w="1080"/>
        <w:gridCol w:w="2340"/>
        <w:gridCol w:w="2399"/>
      </w:tblGrid>
      <w:tr w:rsidR="00FC0D0E" w:rsidRPr="00E77CBA" w14:paraId="33046996" w14:textId="77777777" w:rsidTr="008955FD">
        <w:tc>
          <w:tcPr>
            <w:tcW w:w="1458" w:type="dxa"/>
            <w:tcBorders>
              <w:bottom w:val="single" w:sz="4" w:space="0" w:color="auto"/>
            </w:tcBorders>
          </w:tcPr>
          <w:p w14:paraId="6A0D6A19" w14:textId="77777777" w:rsidR="00FC0D0E" w:rsidRPr="00E77CBA" w:rsidRDefault="00FC0D0E" w:rsidP="008955FD">
            <w:pPr>
              <w:spacing w:before="20" w:after="20"/>
            </w:pPr>
            <w:r>
              <w:t>Pohjasana</w:t>
            </w:r>
          </w:p>
        </w:tc>
        <w:tc>
          <w:tcPr>
            <w:tcW w:w="1080" w:type="dxa"/>
            <w:tcBorders>
              <w:bottom w:val="single" w:sz="4" w:space="0" w:color="auto"/>
            </w:tcBorders>
          </w:tcPr>
          <w:p w14:paraId="1FAC354C" w14:textId="77777777" w:rsidR="00FC0D0E" w:rsidRPr="00E77CBA" w:rsidRDefault="00FC0D0E" w:rsidP="008955FD">
            <w:pPr>
              <w:spacing w:before="20" w:after="20"/>
            </w:pPr>
            <w:r>
              <w:t>Haamu</w:t>
            </w:r>
          </w:p>
        </w:tc>
        <w:tc>
          <w:tcPr>
            <w:tcW w:w="2340" w:type="dxa"/>
            <w:tcBorders>
              <w:bottom w:val="single" w:sz="4" w:space="0" w:color="auto"/>
            </w:tcBorders>
          </w:tcPr>
          <w:p w14:paraId="2C8573E3" w14:textId="77777777" w:rsidR="00FC0D0E" w:rsidRPr="00E77CBA" w:rsidRDefault="00FC0D0E" w:rsidP="008955FD">
            <w:pPr>
              <w:spacing w:before="20" w:after="20"/>
            </w:pPr>
            <w:r w:rsidRPr="00E77CBA">
              <w:t>Komparatiivi</w:t>
            </w:r>
          </w:p>
        </w:tc>
        <w:tc>
          <w:tcPr>
            <w:tcW w:w="2399" w:type="dxa"/>
            <w:tcBorders>
              <w:bottom w:val="single" w:sz="4" w:space="0" w:color="auto"/>
            </w:tcBorders>
          </w:tcPr>
          <w:p w14:paraId="16BB85B0" w14:textId="77777777" w:rsidR="00FC0D0E" w:rsidRPr="00E77CBA" w:rsidRDefault="00FC0D0E" w:rsidP="008955FD">
            <w:pPr>
              <w:spacing w:before="20" w:after="20"/>
            </w:pPr>
            <w:r w:rsidRPr="00E77CBA">
              <w:t>Superlatiivi</w:t>
            </w:r>
          </w:p>
        </w:tc>
      </w:tr>
      <w:tr w:rsidR="00FC0D0E" w:rsidRPr="00E77CBA" w14:paraId="4E82BBF2" w14:textId="77777777" w:rsidTr="008955FD">
        <w:tc>
          <w:tcPr>
            <w:tcW w:w="1458" w:type="dxa"/>
            <w:vMerge w:val="restart"/>
            <w:tcBorders>
              <w:top w:val="single" w:sz="4" w:space="0" w:color="auto"/>
              <w:left w:val="single" w:sz="4" w:space="0" w:color="auto"/>
              <w:right w:val="single" w:sz="4" w:space="0" w:color="auto"/>
            </w:tcBorders>
          </w:tcPr>
          <w:p w14:paraId="4B535F41" w14:textId="77777777" w:rsidR="00FC0D0E" w:rsidRPr="00E77CBA" w:rsidRDefault="00FC0D0E" w:rsidP="008955FD">
            <w:pPr>
              <w:spacing w:before="20" w:after="20"/>
            </w:pPr>
            <w:r w:rsidRPr="00E77CBA">
              <w:t>paha</w:t>
            </w:r>
            <w:r>
              <w:t xml:space="preserve"> →</w:t>
            </w:r>
          </w:p>
          <w:p w14:paraId="587A308E" w14:textId="77777777" w:rsidR="00FC0D0E" w:rsidRPr="00E77CBA" w:rsidRDefault="00FC0D0E" w:rsidP="008955FD">
            <w:pPr>
              <w:spacing w:before="20" w:after="20"/>
            </w:pPr>
          </w:p>
          <w:p w14:paraId="62A59FA9" w14:textId="77777777" w:rsidR="00FC0D0E" w:rsidRPr="00E77CBA" w:rsidRDefault="00FC0D0E" w:rsidP="008955FD">
            <w:pPr>
              <w:spacing w:before="20" w:after="20"/>
            </w:pPr>
          </w:p>
        </w:tc>
        <w:tc>
          <w:tcPr>
            <w:tcW w:w="1080" w:type="dxa"/>
            <w:tcBorders>
              <w:top w:val="single" w:sz="4" w:space="0" w:color="auto"/>
              <w:left w:val="single" w:sz="4" w:space="0" w:color="auto"/>
              <w:bottom w:val="nil"/>
              <w:right w:val="single" w:sz="4" w:space="0" w:color="auto"/>
            </w:tcBorders>
          </w:tcPr>
          <w:p w14:paraId="06EAFBB4" w14:textId="77777777" w:rsidR="00FC0D0E" w:rsidRPr="00E77CBA" w:rsidRDefault="00FC0D0E" w:rsidP="008955FD">
            <w:pPr>
              <w:spacing w:before="20" w:after="20"/>
            </w:pPr>
            <w:r>
              <w:t>Sg.nom</w:t>
            </w:r>
            <w:r w:rsidRPr="00E77CBA">
              <w:t>.</w:t>
            </w:r>
          </w:p>
        </w:tc>
        <w:tc>
          <w:tcPr>
            <w:tcW w:w="2340" w:type="dxa"/>
            <w:tcBorders>
              <w:top w:val="single" w:sz="4" w:space="0" w:color="auto"/>
              <w:left w:val="single" w:sz="4" w:space="0" w:color="auto"/>
              <w:bottom w:val="nil"/>
              <w:right w:val="single" w:sz="4" w:space="0" w:color="auto"/>
            </w:tcBorders>
          </w:tcPr>
          <w:p w14:paraId="7FC6CBAE" w14:textId="77777777" w:rsidR="00FC0D0E" w:rsidRPr="00E77CBA" w:rsidRDefault="00FC0D0E" w:rsidP="008955FD">
            <w:pPr>
              <w:spacing w:before="20" w:after="20"/>
            </w:pPr>
            <w:r w:rsidRPr="00E77CBA">
              <w:t>pahe</w:t>
            </w:r>
            <w:r>
              <w:t>/</w:t>
            </w:r>
            <w:r w:rsidRPr="00E77CBA">
              <w:t>mpi</w:t>
            </w:r>
          </w:p>
        </w:tc>
        <w:tc>
          <w:tcPr>
            <w:tcW w:w="2399" w:type="dxa"/>
            <w:tcBorders>
              <w:top w:val="single" w:sz="4" w:space="0" w:color="auto"/>
              <w:left w:val="single" w:sz="4" w:space="0" w:color="auto"/>
              <w:bottom w:val="nil"/>
              <w:right w:val="single" w:sz="4" w:space="0" w:color="auto"/>
            </w:tcBorders>
          </w:tcPr>
          <w:p w14:paraId="0880C142" w14:textId="77777777" w:rsidR="00FC0D0E" w:rsidRPr="00E77CBA" w:rsidRDefault="00FC0D0E" w:rsidP="008955FD">
            <w:pPr>
              <w:spacing w:before="20" w:after="20"/>
            </w:pPr>
            <w:r w:rsidRPr="00E77CBA">
              <w:t>pahh</w:t>
            </w:r>
            <w:r>
              <w:t>/</w:t>
            </w:r>
            <w:r w:rsidRPr="00E77CBA">
              <w:t>iin</w:t>
            </w:r>
          </w:p>
        </w:tc>
      </w:tr>
      <w:tr w:rsidR="00FC0D0E" w:rsidRPr="00E77CBA" w14:paraId="6BAC571D" w14:textId="77777777" w:rsidTr="008955FD">
        <w:tc>
          <w:tcPr>
            <w:tcW w:w="1458" w:type="dxa"/>
            <w:vMerge/>
            <w:tcBorders>
              <w:left w:val="single" w:sz="4" w:space="0" w:color="auto"/>
              <w:right w:val="single" w:sz="4" w:space="0" w:color="auto"/>
            </w:tcBorders>
          </w:tcPr>
          <w:p w14:paraId="08710AE2"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73BB3D04" w14:textId="77777777" w:rsidR="00FC0D0E" w:rsidRPr="00E77CBA" w:rsidRDefault="00FC0D0E" w:rsidP="008955FD">
            <w:pPr>
              <w:spacing w:before="20" w:after="20"/>
            </w:pPr>
            <w:r>
              <w:t>Sg.gen</w:t>
            </w:r>
            <w:r w:rsidRPr="00E77CBA">
              <w:t>.</w:t>
            </w:r>
          </w:p>
        </w:tc>
        <w:tc>
          <w:tcPr>
            <w:tcW w:w="2340" w:type="dxa"/>
            <w:tcBorders>
              <w:top w:val="nil"/>
              <w:left w:val="single" w:sz="4" w:space="0" w:color="auto"/>
              <w:bottom w:val="nil"/>
              <w:right w:val="single" w:sz="4" w:space="0" w:color="auto"/>
            </w:tcBorders>
          </w:tcPr>
          <w:p w14:paraId="7120B624" w14:textId="77777777" w:rsidR="00FC0D0E" w:rsidRPr="00E77CBA" w:rsidRDefault="00FC0D0E" w:rsidP="008955FD">
            <w:pPr>
              <w:spacing w:before="20" w:after="20"/>
            </w:pPr>
            <w:r w:rsidRPr="00E77CBA">
              <w:t>pahe</w:t>
            </w:r>
            <w:r>
              <w:t>/</w:t>
            </w:r>
            <w:r w:rsidRPr="00E77CBA">
              <w:t>ma</w:t>
            </w:r>
            <w:r>
              <w:t>/</w:t>
            </w:r>
            <w:r w:rsidRPr="00E77CBA">
              <w:t>n</w:t>
            </w:r>
          </w:p>
        </w:tc>
        <w:tc>
          <w:tcPr>
            <w:tcW w:w="2399" w:type="dxa"/>
            <w:tcBorders>
              <w:top w:val="nil"/>
              <w:left w:val="single" w:sz="4" w:space="0" w:color="auto"/>
              <w:bottom w:val="nil"/>
              <w:right w:val="single" w:sz="4" w:space="0" w:color="auto"/>
            </w:tcBorders>
          </w:tcPr>
          <w:p w14:paraId="0EF86E4E" w14:textId="77777777" w:rsidR="00FC0D0E" w:rsidRPr="00E77CBA" w:rsidRDefault="00FC0D0E" w:rsidP="008955FD">
            <w:pPr>
              <w:spacing w:before="20" w:after="20"/>
            </w:pPr>
            <w:r w:rsidRPr="00E77CBA">
              <w:t>pahh</w:t>
            </w:r>
            <w:r>
              <w:t>/</w:t>
            </w:r>
            <w:r w:rsidRPr="00E77CBA">
              <w:t>iima</w:t>
            </w:r>
            <w:r>
              <w:t>/</w:t>
            </w:r>
            <w:r w:rsidRPr="00E77CBA">
              <w:t>n</w:t>
            </w:r>
          </w:p>
        </w:tc>
      </w:tr>
      <w:tr w:rsidR="00FC0D0E" w:rsidRPr="00E77CBA" w14:paraId="51771257" w14:textId="77777777" w:rsidTr="008955FD">
        <w:tc>
          <w:tcPr>
            <w:tcW w:w="1458" w:type="dxa"/>
            <w:vMerge/>
            <w:tcBorders>
              <w:left w:val="single" w:sz="4" w:space="0" w:color="auto"/>
              <w:right w:val="single" w:sz="4" w:space="0" w:color="auto"/>
            </w:tcBorders>
          </w:tcPr>
          <w:p w14:paraId="4D96D6E4"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2EBEBD46" w14:textId="77777777" w:rsidR="00FC0D0E" w:rsidRPr="00E77CBA" w:rsidRDefault="00FC0D0E" w:rsidP="008955FD">
            <w:pPr>
              <w:spacing w:before="20" w:after="20"/>
            </w:pPr>
            <w:r>
              <w:t>Sg.p</w:t>
            </w:r>
            <w:r w:rsidRPr="00E77CBA">
              <w:t>art.</w:t>
            </w:r>
          </w:p>
        </w:tc>
        <w:tc>
          <w:tcPr>
            <w:tcW w:w="2340" w:type="dxa"/>
            <w:tcBorders>
              <w:top w:val="nil"/>
              <w:left w:val="single" w:sz="4" w:space="0" w:color="auto"/>
              <w:bottom w:val="nil"/>
              <w:right w:val="single" w:sz="4" w:space="0" w:color="auto"/>
            </w:tcBorders>
          </w:tcPr>
          <w:p w14:paraId="666FF51A" w14:textId="77777777" w:rsidR="00FC0D0E" w:rsidRPr="00E77CBA" w:rsidRDefault="00FC0D0E" w:rsidP="008955FD">
            <w:pPr>
              <w:spacing w:before="20" w:after="20"/>
            </w:pPr>
            <w:r w:rsidRPr="00E77CBA">
              <w:t>pahe</w:t>
            </w:r>
            <w:r>
              <w:t>/</w:t>
            </w:r>
            <w:r w:rsidRPr="00E77CBA">
              <w:t>mp</w:t>
            </w:r>
            <w:r>
              <w:t>(</w:t>
            </w:r>
            <w:r w:rsidRPr="00E77CBA">
              <w:t>p</w:t>
            </w:r>
            <w:r>
              <w:t>)</w:t>
            </w:r>
            <w:r w:rsidRPr="00E77CBA">
              <w:t>a</w:t>
            </w:r>
            <w:r>
              <w:t>/</w:t>
            </w:r>
            <w:r w:rsidRPr="00E77CBA">
              <w:t>a</w:t>
            </w:r>
          </w:p>
        </w:tc>
        <w:tc>
          <w:tcPr>
            <w:tcW w:w="2399" w:type="dxa"/>
            <w:tcBorders>
              <w:top w:val="nil"/>
              <w:left w:val="single" w:sz="4" w:space="0" w:color="auto"/>
              <w:bottom w:val="nil"/>
              <w:right w:val="single" w:sz="4" w:space="0" w:color="auto"/>
            </w:tcBorders>
          </w:tcPr>
          <w:p w14:paraId="701ADC01" w14:textId="77777777" w:rsidR="00FC0D0E" w:rsidRPr="00E77CBA" w:rsidRDefault="00FC0D0E" w:rsidP="008955FD">
            <w:pPr>
              <w:spacing w:before="20" w:after="20"/>
            </w:pPr>
            <w:r w:rsidRPr="00E77CBA">
              <w:t>pahh</w:t>
            </w:r>
            <w:r>
              <w:t>/</w:t>
            </w:r>
            <w:r w:rsidRPr="00E77CBA">
              <w:t>iin</w:t>
            </w:r>
            <w:r>
              <w:t>/</w:t>
            </w:r>
            <w:r w:rsidRPr="00E77CBA">
              <w:t>ta</w:t>
            </w:r>
          </w:p>
        </w:tc>
      </w:tr>
      <w:tr w:rsidR="00FC0D0E" w:rsidRPr="00E77CBA" w14:paraId="5095D886" w14:textId="77777777" w:rsidTr="008955FD">
        <w:tc>
          <w:tcPr>
            <w:tcW w:w="1458" w:type="dxa"/>
            <w:vMerge/>
            <w:tcBorders>
              <w:left w:val="single" w:sz="4" w:space="0" w:color="auto"/>
              <w:right w:val="single" w:sz="4" w:space="0" w:color="auto"/>
            </w:tcBorders>
          </w:tcPr>
          <w:p w14:paraId="600776BC"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1962F00D" w14:textId="77777777" w:rsidR="00FC0D0E" w:rsidRPr="00E77CBA" w:rsidRDefault="00FC0D0E" w:rsidP="008955FD">
            <w:pPr>
              <w:spacing w:before="20" w:after="20"/>
            </w:pPr>
            <w:r>
              <w:t>Sg.ess.</w:t>
            </w:r>
          </w:p>
        </w:tc>
        <w:tc>
          <w:tcPr>
            <w:tcW w:w="2340" w:type="dxa"/>
            <w:tcBorders>
              <w:top w:val="nil"/>
              <w:left w:val="single" w:sz="4" w:space="0" w:color="auto"/>
              <w:bottom w:val="nil"/>
              <w:right w:val="single" w:sz="4" w:space="0" w:color="auto"/>
            </w:tcBorders>
          </w:tcPr>
          <w:p w14:paraId="039FEFD4" w14:textId="77777777" w:rsidR="00FC0D0E" w:rsidRPr="00E77CBA" w:rsidRDefault="00FC0D0E" w:rsidP="008955FD">
            <w:pPr>
              <w:spacing w:before="20" w:after="20"/>
            </w:pPr>
            <w:r w:rsidRPr="00E77CBA">
              <w:t>pahe</w:t>
            </w:r>
            <w:r>
              <w:t>/</w:t>
            </w:r>
            <w:r w:rsidRPr="00E77CBA">
              <w:t>mpa</w:t>
            </w:r>
            <w:r>
              <w:t>/n</w:t>
            </w:r>
            <w:r w:rsidRPr="00E77CBA">
              <w:t>na</w:t>
            </w:r>
          </w:p>
        </w:tc>
        <w:tc>
          <w:tcPr>
            <w:tcW w:w="2399" w:type="dxa"/>
            <w:tcBorders>
              <w:top w:val="nil"/>
              <w:left w:val="single" w:sz="4" w:space="0" w:color="auto"/>
              <w:bottom w:val="nil"/>
              <w:right w:val="single" w:sz="4" w:space="0" w:color="auto"/>
            </w:tcBorders>
          </w:tcPr>
          <w:p w14:paraId="29C047F9" w14:textId="01AF4987" w:rsidR="00FC0D0E" w:rsidRPr="00E77CBA" w:rsidRDefault="00FC0D0E" w:rsidP="00566D0E">
            <w:pPr>
              <w:tabs>
                <w:tab w:val="right" w:pos="2390"/>
              </w:tabs>
              <w:spacing w:before="20" w:after="20"/>
            </w:pPr>
            <w:r w:rsidRPr="00E77CBA">
              <w:t>pahh</w:t>
            </w:r>
            <w:r>
              <w:t>/</w:t>
            </w:r>
            <w:r w:rsidRPr="00E77CBA">
              <w:t>iimpa</w:t>
            </w:r>
            <w:r>
              <w:t>/n</w:t>
            </w:r>
            <w:r w:rsidRPr="00E77CBA">
              <w:t>na</w:t>
            </w:r>
          </w:p>
        </w:tc>
      </w:tr>
      <w:tr w:rsidR="00FC0D0E" w:rsidRPr="00E77CBA" w14:paraId="0497804B" w14:textId="77777777" w:rsidTr="008955FD">
        <w:tc>
          <w:tcPr>
            <w:tcW w:w="1458" w:type="dxa"/>
            <w:vMerge/>
            <w:tcBorders>
              <w:left w:val="single" w:sz="4" w:space="0" w:color="auto"/>
              <w:right w:val="single" w:sz="4" w:space="0" w:color="auto"/>
            </w:tcBorders>
          </w:tcPr>
          <w:p w14:paraId="1FA067F2" w14:textId="77777777" w:rsidR="00FC0D0E" w:rsidRPr="00E77CBA" w:rsidRDefault="00FC0D0E" w:rsidP="008955FD">
            <w:pPr>
              <w:spacing w:before="20" w:after="20"/>
            </w:pPr>
          </w:p>
        </w:tc>
        <w:tc>
          <w:tcPr>
            <w:tcW w:w="1080" w:type="dxa"/>
            <w:tcBorders>
              <w:top w:val="nil"/>
              <w:left w:val="single" w:sz="4" w:space="0" w:color="auto"/>
              <w:bottom w:val="single" w:sz="4" w:space="0" w:color="auto"/>
              <w:right w:val="single" w:sz="4" w:space="0" w:color="auto"/>
            </w:tcBorders>
          </w:tcPr>
          <w:p w14:paraId="67C06B87" w14:textId="77777777" w:rsidR="00FC0D0E" w:rsidRPr="00E77CBA" w:rsidRDefault="00FC0D0E" w:rsidP="008955FD">
            <w:pPr>
              <w:spacing w:before="20" w:after="20"/>
            </w:pPr>
            <w:r>
              <w:t>Sg.ill.</w:t>
            </w:r>
          </w:p>
        </w:tc>
        <w:tc>
          <w:tcPr>
            <w:tcW w:w="2340" w:type="dxa"/>
            <w:tcBorders>
              <w:top w:val="nil"/>
              <w:left w:val="single" w:sz="4" w:space="0" w:color="auto"/>
              <w:bottom w:val="single" w:sz="4" w:space="0" w:color="auto"/>
              <w:right w:val="single" w:sz="4" w:space="0" w:color="auto"/>
            </w:tcBorders>
          </w:tcPr>
          <w:p w14:paraId="5BEA1839" w14:textId="77777777" w:rsidR="00FC0D0E" w:rsidRPr="00E77CBA" w:rsidRDefault="00FC0D0E" w:rsidP="008955FD">
            <w:pPr>
              <w:spacing w:before="20" w:after="20"/>
            </w:pPr>
            <w:r w:rsidRPr="00E77CBA">
              <w:t>pahe</w:t>
            </w:r>
            <w:r>
              <w:t>/</w:t>
            </w:r>
            <w:r w:rsidRPr="00E77CBA">
              <w:t>mp</w:t>
            </w:r>
            <w:r>
              <w:t>/</w:t>
            </w:r>
            <w:r w:rsidRPr="00E77CBA">
              <w:t>haan</w:t>
            </w:r>
          </w:p>
        </w:tc>
        <w:tc>
          <w:tcPr>
            <w:tcW w:w="2399" w:type="dxa"/>
            <w:tcBorders>
              <w:top w:val="nil"/>
              <w:left w:val="single" w:sz="4" w:space="0" w:color="auto"/>
              <w:bottom w:val="single" w:sz="4" w:space="0" w:color="auto"/>
              <w:right w:val="single" w:sz="4" w:space="0" w:color="auto"/>
            </w:tcBorders>
          </w:tcPr>
          <w:p w14:paraId="3EB0180D" w14:textId="77777777" w:rsidR="00FC0D0E" w:rsidRPr="00E77CBA" w:rsidRDefault="00FC0D0E" w:rsidP="008955FD">
            <w:pPr>
              <w:spacing w:before="20" w:after="20"/>
            </w:pPr>
            <w:r w:rsidRPr="00E77CBA">
              <w:t>pahh</w:t>
            </w:r>
            <w:r>
              <w:t>/</w:t>
            </w:r>
            <w:r w:rsidRPr="00E77CBA">
              <w:t>iimp</w:t>
            </w:r>
            <w:r>
              <w:t>/</w:t>
            </w:r>
            <w:r w:rsidRPr="00E77CBA">
              <w:t>haan</w:t>
            </w:r>
          </w:p>
        </w:tc>
      </w:tr>
      <w:tr w:rsidR="00FC0D0E" w:rsidRPr="00E77CBA" w14:paraId="6E196885" w14:textId="77777777" w:rsidTr="008955FD">
        <w:tc>
          <w:tcPr>
            <w:tcW w:w="1458" w:type="dxa"/>
            <w:vMerge/>
            <w:tcBorders>
              <w:left w:val="single" w:sz="4" w:space="0" w:color="auto"/>
              <w:right w:val="single" w:sz="4" w:space="0" w:color="auto"/>
            </w:tcBorders>
          </w:tcPr>
          <w:p w14:paraId="4321815B" w14:textId="77777777" w:rsidR="00FC0D0E" w:rsidRPr="00E77CBA" w:rsidRDefault="00FC0D0E" w:rsidP="008955FD">
            <w:pPr>
              <w:spacing w:before="20" w:after="20"/>
            </w:pPr>
          </w:p>
        </w:tc>
        <w:tc>
          <w:tcPr>
            <w:tcW w:w="1080" w:type="dxa"/>
            <w:tcBorders>
              <w:top w:val="single" w:sz="4" w:space="0" w:color="auto"/>
              <w:left w:val="single" w:sz="4" w:space="0" w:color="auto"/>
              <w:bottom w:val="nil"/>
              <w:right w:val="single" w:sz="4" w:space="0" w:color="auto"/>
            </w:tcBorders>
          </w:tcPr>
          <w:p w14:paraId="776C5E2A" w14:textId="77777777" w:rsidR="00FC0D0E" w:rsidRPr="00E77CBA" w:rsidRDefault="00FC0D0E" w:rsidP="008955FD">
            <w:pPr>
              <w:spacing w:before="20" w:after="20"/>
            </w:pPr>
            <w:r>
              <w:t>Pl.nom</w:t>
            </w:r>
            <w:r w:rsidRPr="00E77CBA">
              <w:t>.</w:t>
            </w:r>
          </w:p>
        </w:tc>
        <w:tc>
          <w:tcPr>
            <w:tcW w:w="2340" w:type="dxa"/>
            <w:tcBorders>
              <w:top w:val="single" w:sz="4" w:space="0" w:color="auto"/>
              <w:left w:val="single" w:sz="4" w:space="0" w:color="auto"/>
              <w:bottom w:val="nil"/>
              <w:right w:val="single" w:sz="4" w:space="0" w:color="auto"/>
            </w:tcBorders>
          </w:tcPr>
          <w:p w14:paraId="136576DC" w14:textId="77777777" w:rsidR="00FC0D0E" w:rsidRPr="00E77CBA" w:rsidRDefault="00FC0D0E" w:rsidP="008955FD">
            <w:pPr>
              <w:spacing w:before="20" w:after="20"/>
            </w:pPr>
            <w:r w:rsidRPr="00E77CBA">
              <w:t>pahe</w:t>
            </w:r>
            <w:r>
              <w:t>/</w:t>
            </w:r>
            <w:r w:rsidRPr="00E77CBA">
              <w:t>ma</w:t>
            </w:r>
            <w:r>
              <w:t>/</w:t>
            </w:r>
            <w:r w:rsidRPr="00E77CBA">
              <w:t>t</w:t>
            </w:r>
          </w:p>
        </w:tc>
        <w:tc>
          <w:tcPr>
            <w:tcW w:w="2399" w:type="dxa"/>
            <w:tcBorders>
              <w:top w:val="single" w:sz="4" w:space="0" w:color="auto"/>
              <w:left w:val="single" w:sz="4" w:space="0" w:color="auto"/>
              <w:bottom w:val="nil"/>
              <w:right w:val="single" w:sz="4" w:space="0" w:color="auto"/>
            </w:tcBorders>
          </w:tcPr>
          <w:p w14:paraId="368D844E" w14:textId="77777777" w:rsidR="00FC0D0E" w:rsidRPr="00E77CBA" w:rsidRDefault="00FC0D0E" w:rsidP="008955FD">
            <w:pPr>
              <w:spacing w:before="20" w:after="20"/>
            </w:pPr>
            <w:r w:rsidRPr="00E77CBA">
              <w:t>pahh</w:t>
            </w:r>
            <w:r>
              <w:t>/</w:t>
            </w:r>
            <w:r w:rsidRPr="00E77CBA">
              <w:t>iima</w:t>
            </w:r>
            <w:r>
              <w:t>/</w:t>
            </w:r>
            <w:r w:rsidRPr="00E77CBA">
              <w:t>t</w:t>
            </w:r>
          </w:p>
        </w:tc>
      </w:tr>
      <w:tr w:rsidR="00FC0D0E" w:rsidRPr="00E77CBA" w14:paraId="7B0F98E7" w14:textId="77777777" w:rsidTr="008955FD">
        <w:tc>
          <w:tcPr>
            <w:tcW w:w="1458" w:type="dxa"/>
            <w:vMerge/>
            <w:tcBorders>
              <w:left w:val="single" w:sz="4" w:space="0" w:color="auto"/>
              <w:right w:val="single" w:sz="4" w:space="0" w:color="auto"/>
            </w:tcBorders>
          </w:tcPr>
          <w:p w14:paraId="5FCB9B65"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21154CE2" w14:textId="77777777" w:rsidR="00FC0D0E" w:rsidRPr="00E77CBA" w:rsidRDefault="00FC0D0E" w:rsidP="008955FD">
            <w:pPr>
              <w:spacing w:before="20" w:after="20"/>
            </w:pPr>
            <w:r>
              <w:t>Pl.gen</w:t>
            </w:r>
            <w:r w:rsidRPr="00E77CBA">
              <w:t>.</w:t>
            </w:r>
          </w:p>
        </w:tc>
        <w:tc>
          <w:tcPr>
            <w:tcW w:w="2340" w:type="dxa"/>
            <w:tcBorders>
              <w:top w:val="nil"/>
              <w:left w:val="single" w:sz="4" w:space="0" w:color="auto"/>
              <w:bottom w:val="nil"/>
              <w:right w:val="single" w:sz="4" w:space="0" w:color="auto"/>
            </w:tcBorders>
          </w:tcPr>
          <w:p w14:paraId="49332FC0" w14:textId="66E2213F" w:rsidR="00FC0D0E" w:rsidRPr="00E77CBA" w:rsidRDefault="00FC0D0E" w:rsidP="008955FD">
            <w:pPr>
              <w:spacing w:before="20" w:after="20"/>
            </w:pPr>
            <w:r w:rsidRPr="00E77CBA">
              <w:t>pahe</w:t>
            </w:r>
            <w:r>
              <w:t>/</w:t>
            </w:r>
            <w:r w:rsidRPr="00E77CBA">
              <w:t>m</w:t>
            </w:r>
            <w:r>
              <w:t>/</w:t>
            </w:r>
            <w:r w:rsidR="001E0E9D" w:rsidRPr="001E0E9D">
              <w:t>i(i)</w:t>
            </w:r>
            <w:r>
              <w:t>/</w:t>
            </w:r>
            <w:r w:rsidRPr="00E77CBA">
              <w:t>tten</w:t>
            </w:r>
          </w:p>
        </w:tc>
        <w:tc>
          <w:tcPr>
            <w:tcW w:w="2399" w:type="dxa"/>
            <w:tcBorders>
              <w:top w:val="nil"/>
              <w:left w:val="single" w:sz="4" w:space="0" w:color="auto"/>
              <w:bottom w:val="nil"/>
              <w:right w:val="single" w:sz="4" w:space="0" w:color="auto"/>
            </w:tcBorders>
          </w:tcPr>
          <w:p w14:paraId="4BBBB4B0" w14:textId="77777777" w:rsidR="00FC0D0E" w:rsidRPr="00E77CBA" w:rsidRDefault="00FC0D0E" w:rsidP="008955FD">
            <w:pPr>
              <w:spacing w:before="20" w:after="20"/>
            </w:pPr>
            <w:r w:rsidRPr="00E77CBA">
              <w:t>pahh</w:t>
            </w:r>
            <w:r>
              <w:t>/</w:t>
            </w:r>
            <w:r w:rsidRPr="00E77CBA">
              <w:t>iim</w:t>
            </w:r>
            <w:r>
              <w:t>/</w:t>
            </w:r>
            <w:r w:rsidRPr="00E77CBA">
              <w:t>i</w:t>
            </w:r>
            <w:r>
              <w:t>(</w:t>
            </w:r>
            <w:r w:rsidRPr="00E77CBA">
              <w:t>i</w:t>
            </w:r>
            <w:r>
              <w:t>)/</w:t>
            </w:r>
            <w:r w:rsidRPr="00E77CBA">
              <w:t>tten</w:t>
            </w:r>
          </w:p>
        </w:tc>
      </w:tr>
      <w:tr w:rsidR="00FC0D0E" w:rsidRPr="00E77CBA" w14:paraId="28467D99" w14:textId="77777777" w:rsidTr="008955FD">
        <w:tc>
          <w:tcPr>
            <w:tcW w:w="1458" w:type="dxa"/>
            <w:vMerge/>
            <w:tcBorders>
              <w:left w:val="single" w:sz="4" w:space="0" w:color="auto"/>
              <w:right w:val="single" w:sz="4" w:space="0" w:color="auto"/>
            </w:tcBorders>
          </w:tcPr>
          <w:p w14:paraId="2069D560"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172B764E" w14:textId="77777777" w:rsidR="00FC0D0E" w:rsidRPr="00E77CBA" w:rsidRDefault="00FC0D0E" w:rsidP="008955FD">
            <w:pPr>
              <w:spacing w:before="20" w:after="20"/>
            </w:pPr>
            <w:r>
              <w:t>Pl.p</w:t>
            </w:r>
            <w:r w:rsidRPr="00E77CBA">
              <w:t>art.</w:t>
            </w:r>
          </w:p>
        </w:tc>
        <w:tc>
          <w:tcPr>
            <w:tcW w:w="2340" w:type="dxa"/>
            <w:tcBorders>
              <w:top w:val="nil"/>
              <w:left w:val="single" w:sz="4" w:space="0" w:color="auto"/>
              <w:bottom w:val="nil"/>
              <w:right w:val="single" w:sz="4" w:space="0" w:color="auto"/>
            </w:tcBorders>
          </w:tcPr>
          <w:p w14:paraId="79664B2D" w14:textId="77777777" w:rsidR="00FC0D0E" w:rsidRPr="00E77CBA" w:rsidRDefault="00FC0D0E" w:rsidP="008955FD">
            <w:pPr>
              <w:spacing w:before="20" w:after="20"/>
            </w:pPr>
            <w:r w:rsidRPr="00E77CBA">
              <w:t>pahe</w:t>
            </w:r>
            <w:r>
              <w:t>/</w:t>
            </w:r>
            <w:r w:rsidRPr="00E77CBA">
              <w:t>mpp</w:t>
            </w:r>
            <w:r>
              <w:t>/</w:t>
            </w:r>
            <w:r w:rsidRPr="00E77CBA">
              <w:t>ii</w:t>
            </w:r>
            <w:r>
              <w:t>(</w:t>
            </w:r>
            <w:r w:rsidRPr="00E77CBA">
              <w:t>ta)</w:t>
            </w:r>
            <w:r>
              <w:t xml:space="preserve"> ~ pahe/mp/i/a</w:t>
            </w:r>
          </w:p>
        </w:tc>
        <w:tc>
          <w:tcPr>
            <w:tcW w:w="2399" w:type="dxa"/>
            <w:tcBorders>
              <w:top w:val="nil"/>
              <w:left w:val="single" w:sz="4" w:space="0" w:color="auto"/>
              <w:bottom w:val="nil"/>
              <w:right w:val="single" w:sz="4" w:space="0" w:color="auto"/>
            </w:tcBorders>
          </w:tcPr>
          <w:p w14:paraId="645EEA11" w14:textId="77777777" w:rsidR="00FC0D0E" w:rsidRPr="00E77CBA" w:rsidRDefault="00FC0D0E" w:rsidP="008955FD">
            <w:pPr>
              <w:spacing w:before="20" w:after="20"/>
            </w:pPr>
            <w:r w:rsidRPr="00E77CBA">
              <w:t>pahh</w:t>
            </w:r>
            <w:r>
              <w:t>/iimpp/ii(</w:t>
            </w:r>
            <w:r w:rsidRPr="00E77CBA">
              <w:t>ta</w:t>
            </w:r>
            <w:r>
              <w:t>) ~ pahh/iimp/i/a</w:t>
            </w:r>
          </w:p>
        </w:tc>
      </w:tr>
      <w:tr w:rsidR="00FC0D0E" w:rsidRPr="00E77CBA" w14:paraId="04B075C4" w14:textId="77777777" w:rsidTr="008955FD">
        <w:tc>
          <w:tcPr>
            <w:tcW w:w="1458" w:type="dxa"/>
            <w:vMerge/>
            <w:tcBorders>
              <w:left w:val="single" w:sz="4" w:space="0" w:color="auto"/>
              <w:right w:val="single" w:sz="4" w:space="0" w:color="auto"/>
            </w:tcBorders>
          </w:tcPr>
          <w:p w14:paraId="334D0DE1" w14:textId="77777777" w:rsidR="00FC0D0E" w:rsidRPr="00E77CBA" w:rsidRDefault="00FC0D0E" w:rsidP="008955FD">
            <w:pPr>
              <w:spacing w:before="20" w:after="20"/>
            </w:pPr>
          </w:p>
        </w:tc>
        <w:tc>
          <w:tcPr>
            <w:tcW w:w="1080" w:type="dxa"/>
            <w:tcBorders>
              <w:top w:val="nil"/>
              <w:left w:val="single" w:sz="4" w:space="0" w:color="auto"/>
              <w:bottom w:val="nil"/>
              <w:right w:val="single" w:sz="4" w:space="0" w:color="auto"/>
            </w:tcBorders>
          </w:tcPr>
          <w:p w14:paraId="2E1A4C87" w14:textId="77777777" w:rsidR="00FC0D0E" w:rsidRPr="00E77CBA" w:rsidRDefault="00FC0D0E" w:rsidP="008955FD">
            <w:pPr>
              <w:spacing w:before="20" w:after="20"/>
            </w:pPr>
            <w:r>
              <w:t>Pl.ess.</w:t>
            </w:r>
          </w:p>
        </w:tc>
        <w:tc>
          <w:tcPr>
            <w:tcW w:w="2340" w:type="dxa"/>
            <w:tcBorders>
              <w:top w:val="nil"/>
              <w:left w:val="single" w:sz="4" w:space="0" w:color="auto"/>
              <w:bottom w:val="nil"/>
              <w:right w:val="single" w:sz="4" w:space="0" w:color="auto"/>
            </w:tcBorders>
          </w:tcPr>
          <w:p w14:paraId="41F69E13" w14:textId="77777777" w:rsidR="00FC0D0E" w:rsidRPr="00E77CBA" w:rsidRDefault="00FC0D0E" w:rsidP="008955FD">
            <w:pPr>
              <w:spacing w:before="20" w:after="20"/>
            </w:pPr>
            <w:r w:rsidRPr="00E77CBA">
              <w:t>pahe</w:t>
            </w:r>
            <w:r>
              <w:t>/</w:t>
            </w:r>
            <w:r w:rsidRPr="00E77CBA">
              <w:t>mp</w:t>
            </w:r>
            <w:r>
              <w:t>/</w:t>
            </w:r>
            <w:r w:rsidRPr="00E77CBA">
              <w:t>i</w:t>
            </w:r>
            <w:r>
              <w:t>/n</w:t>
            </w:r>
            <w:r w:rsidRPr="00E77CBA">
              <w:t>na</w:t>
            </w:r>
          </w:p>
        </w:tc>
        <w:tc>
          <w:tcPr>
            <w:tcW w:w="2399" w:type="dxa"/>
            <w:tcBorders>
              <w:top w:val="nil"/>
              <w:left w:val="single" w:sz="4" w:space="0" w:color="auto"/>
              <w:bottom w:val="nil"/>
              <w:right w:val="single" w:sz="4" w:space="0" w:color="auto"/>
            </w:tcBorders>
          </w:tcPr>
          <w:p w14:paraId="2D1B203C" w14:textId="77777777" w:rsidR="00FC0D0E" w:rsidRPr="00E77CBA" w:rsidRDefault="00FC0D0E" w:rsidP="008955FD">
            <w:pPr>
              <w:spacing w:before="20" w:after="20"/>
            </w:pPr>
            <w:r w:rsidRPr="00E77CBA">
              <w:t>pahh</w:t>
            </w:r>
            <w:r>
              <w:t>/</w:t>
            </w:r>
            <w:r w:rsidRPr="00E77CBA">
              <w:t>iimp</w:t>
            </w:r>
            <w:r>
              <w:t>/</w:t>
            </w:r>
            <w:r w:rsidRPr="00E77CBA">
              <w:t>i</w:t>
            </w:r>
            <w:r>
              <w:t>/</w:t>
            </w:r>
            <w:r w:rsidRPr="00E77CBA">
              <w:t>n</w:t>
            </w:r>
            <w:r>
              <w:t>n</w:t>
            </w:r>
            <w:r w:rsidRPr="00E77CBA">
              <w:t>a</w:t>
            </w:r>
          </w:p>
        </w:tc>
      </w:tr>
      <w:tr w:rsidR="00FC0D0E" w:rsidRPr="00E77CBA" w14:paraId="70216E33" w14:textId="77777777" w:rsidTr="008955FD">
        <w:tc>
          <w:tcPr>
            <w:tcW w:w="1458" w:type="dxa"/>
            <w:vMerge/>
            <w:tcBorders>
              <w:left w:val="single" w:sz="4" w:space="0" w:color="auto"/>
              <w:bottom w:val="single" w:sz="4" w:space="0" w:color="auto"/>
              <w:right w:val="single" w:sz="4" w:space="0" w:color="auto"/>
            </w:tcBorders>
          </w:tcPr>
          <w:p w14:paraId="00A29D20" w14:textId="77777777" w:rsidR="00FC0D0E" w:rsidRPr="00E77CBA" w:rsidRDefault="00FC0D0E" w:rsidP="008955FD">
            <w:pPr>
              <w:spacing w:before="20" w:after="20"/>
            </w:pPr>
          </w:p>
        </w:tc>
        <w:tc>
          <w:tcPr>
            <w:tcW w:w="1080" w:type="dxa"/>
            <w:tcBorders>
              <w:top w:val="nil"/>
              <w:left w:val="single" w:sz="4" w:space="0" w:color="auto"/>
              <w:bottom w:val="single" w:sz="4" w:space="0" w:color="auto"/>
              <w:right w:val="single" w:sz="4" w:space="0" w:color="auto"/>
            </w:tcBorders>
          </w:tcPr>
          <w:p w14:paraId="79727B96" w14:textId="77777777" w:rsidR="00FC0D0E" w:rsidRPr="00E77CBA" w:rsidRDefault="00FC0D0E" w:rsidP="008955FD">
            <w:pPr>
              <w:spacing w:before="20" w:after="20"/>
            </w:pPr>
            <w:r>
              <w:t>Pl.ill.</w:t>
            </w:r>
          </w:p>
        </w:tc>
        <w:tc>
          <w:tcPr>
            <w:tcW w:w="2340" w:type="dxa"/>
            <w:tcBorders>
              <w:top w:val="nil"/>
              <w:left w:val="single" w:sz="4" w:space="0" w:color="auto"/>
              <w:bottom w:val="single" w:sz="4" w:space="0" w:color="auto"/>
              <w:right w:val="single" w:sz="4" w:space="0" w:color="auto"/>
            </w:tcBorders>
          </w:tcPr>
          <w:p w14:paraId="37FC14B7" w14:textId="77777777" w:rsidR="00FC0D0E" w:rsidRPr="00E77CBA" w:rsidRDefault="00FC0D0E" w:rsidP="008955FD">
            <w:pPr>
              <w:spacing w:before="20" w:after="20"/>
            </w:pPr>
            <w:r w:rsidRPr="00E77CBA">
              <w:t>pahe</w:t>
            </w:r>
            <w:r>
              <w:t>/</w:t>
            </w:r>
            <w:r w:rsidRPr="00E77CBA">
              <w:t>mp</w:t>
            </w:r>
            <w:r>
              <w:t>/</w:t>
            </w:r>
            <w:r w:rsidRPr="00E77CBA">
              <w:t>hiin</w:t>
            </w:r>
          </w:p>
        </w:tc>
        <w:tc>
          <w:tcPr>
            <w:tcW w:w="2399" w:type="dxa"/>
            <w:tcBorders>
              <w:top w:val="nil"/>
              <w:left w:val="single" w:sz="4" w:space="0" w:color="auto"/>
              <w:bottom w:val="single" w:sz="4" w:space="0" w:color="auto"/>
              <w:right w:val="single" w:sz="4" w:space="0" w:color="auto"/>
            </w:tcBorders>
          </w:tcPr>
          <w:p w14:paraId="5CB39329" w14:textId="77777777" w:rsidR="00FC0D0E" w:rsidRPr="00E77CBA" w:rsidRDefault="00FC0D0E" w:rsidP="008955FD">
            <w:pPr>
              <w:spacing w:before="20" w:after="20"/>
            </w:pPr>
            <w:r w:rsidRPr="00E77CBA">
              <w:t>pahh</w:t>
            </w:r>
            <w:r>
              <w:t>/</w:t>
            </w:r>
            <w:r w:rsidRPr="00E77CBA">
              <w:t>iimp</w:t>
            </w:r>
            <w:r>
              <w:t>/</w:t>
            </w:r>
            <w:r w:rsidRPr="00E77CBA">
              <w:t>hiin</w:t>
            </w:r>
          </w:p>
        </w:tc>
      </w:tr>
      <w:tr w:rsidR="00FC0D0E" w:rsidRPr="00E77CBA" w14:paraId="3F64210C" w14:textId="77777777" w:rsidTr="008955FD">
        <w:tc>
          <w:tcPr>
            <w:tcW w:w="1458" w:type="dxa"/>
            <w:vMerge w:val="restart"/>
            <w:tcBorders>
              <w:top w:val="single" w:sz="4" w:space="0" w:color="auto"/>
            </w:tcBorders>
          </w:tcPr>
          <w:p w14:paraId="4D8D805B" w14:textId="77777777" w:rsidR="00FC0D0E" w:rsidRPr="00E77CBA" w:rsidRDefault="00FC0D0E" w:rsidP="008955FD">
            <w:pPr>
              <w:spacing w:before="20" w:after="20"/>
            </w:pPr>
            <w:r w:rsidRPr="00E77CBA">
              <w:t>harmaaja</w:t>
            </w:r>
            <w:r>
              <w:t xml:space="preserve"> →</w:t>
            </w:r>
          </w:p>
          <w:p w14:paraId="4881F734" w14:textId="77777777" w:rsidR="00FC0D0E" w:rsidRPr="00E77CBA" w:rsidRDefault="00FC0D0E" w:rsidP="008955FD">
            <w:pPr>
              <w:spacing w:before="20" w:after="20"/>
            </w:pPr>
          </w:p>
          <w:p w14:paraId="3CF55F0E" w14:textId="77777777" w:rsidR="00FC0D0E" w:rsidRPr="00E77CBA" w:rsidRDefault="00FC0D0E" w:rsidP="008955FD">
            <w:pPr>
              <w:spacing w:before="20" w:after="20"/>
            </w:pPr>
          </w:p>
        </w:tc>
        <w:tc>
          <w:tcPr>
            <w:tcW w:w="1080" w:type="dxa"/>
            <w:tcBorders>
              <w:top w:val="single" w:sz="4" w:space="0" w:color="auto"/>
              <w:bottom w:val="nil"/>
            </w:tcBorders>
          </w:tcPr>
          <w:p w14:paraId="2C4C7BC5" w14:textId="77777777" w:rsidR="00FC0D0E" w:rsidRPr="00E77CBA" w:rsidRDefault="00FC0D0E" w:rsidP="008955FD">
            <w:pPr>
              <w:spacing w:before="20" w:after="20"/>
            </w:pPr>
            <w:r>
              <w:t>Sg.nom</w:t>
            </w:r>
            <w:r w:rsidRPr="00E77CBA">
              <w:t>.</w:t>
            </w:r>
          </w:p>
        </w:tc>
        <w:tc>
          <w:tcPr>
            <w:tcW w:w="2340" w:type="dxa"/>
            <w:tcBorders>
              <w:top w:val="single" w:sz="4" w:space="0" w:color="auto"/>
              <w:bottom w:val="nil"/>
            </w:tcBorders>
          </w:tcPr>
          <w:p w14:paraId="0D350CAF" w14:textId="77777777" w:rsidR="00FC0D0E" w:rsidRPr="00E77CBA" w:rsidRDefault="00FC0D0E" w:rsidP="008955FD">
            <w:pPr>
              <w:spacing w:before="20" w:after="20"/>
            </w:pPr>
            <w:r w:rsidRPr="00E77CBA">
              <w:t>harmaaja</w:t>
            </w:r>
            <w:r>
              <w:t>/</w:t>
            </w:r>
            <w:r w:rsidRPr="00E77CBA">
              <w:t>mpi</w:t>
            </w:r>
          </w:p>
        </w:tc>
        <w:tc>
          <w:tcPr>
            <w:tcW w:w="2399" w:type="dxa"/>
            <w:tcBorders>
              <w:top w:val="single" w:sz="4" w:space="0" w:color="auto"/>
              <w:bottom w:val="nil"/>
            </w:tcBorders>
          </w:tcPr>
          <w:p w14:paraId="4734606D" w14:textId="77777777" w:rsidR="00FC0D0E" w:rsidRPr="00E77CBA" w:rsidRDefault="00FC0D0E" w:rsidP="008955FD">
            <w:pPr>
              <w:spacing w:before="20" w:after="20"/>
            </w:pPr>
            <w:r w:rsidRPr="00E77CBA">
              <w:t>harmaaj</w:t>
            </w:r>
            <w:r>
              <w:t>/</w:t>
            </w:r>
            <w:r w:rsidRPr="00E77CBA">
              <w:t>iin</w:t>
            </w:r>
          </w:p>
        </w:tc>
      </w:tr>
      <w:tr w:rsidR="00FC0D0E" w:rsidRPr="00E77CBA" w14:paraId="6C53EAB4" w14:textId="77777777" w:rsidTr="008955FD">
        <w:tc>
          <w:tcPr>
            <w:tcW w:w="1458" w:type="dxa"/>
            <w:vMerge/>
          </w:tcPr>
          <w:p w14:paraId="7F548EF7" w14:textId="77777777" w:rsidR="00FC0D0E" w:rsidRPr="00E77CBA" w:rsidRDefault="00FC0D0E" w:rsidP="008955FD">
            <w:pPr>
              <w:spacing w:before="20" w:after="20"/>
            </w:pPr>
          </w:p>
        </w:tc>
        <w:tc>
          <w:tcPr>
            <w:tcW w:w="1080" w:type="dxa"/>
            <w:tcBorders>
              <w:top w:val="nil"/>
              <w:bottom w:val="nil"/>
            </w:tcBorders>
          </w:tcPr>
          <w:p w14:paraId="69FD901D" w14:textId="77777777" w:rsidR="00FC0D0E" w:rsidRPr="00E77CBA" w:rsidRDefault="00FC0D0E" w:rsidP="008955FD">
            <w:pPr>
              <w:spacing w:before="20" w:after="20"/>
            </w:pPr>
            <w:r>
              <w:t>Sg.gen</w:t>
            </w:r>
            <w:r w:rsidRPr="00E77CBA">
              <w:t>.</w:t>
            </w:r>
          </w:p>
        </w:tc>
        <w:tc>
          <w:tcPr>
            <w:tcW w:w="2340" w:type="dxa"/>
            <w:tcBorders>
              <w:top w:val="nil"/>
              <w:bottom w:val="nil"/>
            </w:tcBorders>
          </w:tcPr>
          <w:p w14:paraId="3F8EA870" w14:textId="77777777" w:rsidR="00FC0D0E" w:rsidRPr="00E77CBA" w:rsidRDefault="00FC0D0E" w:rsidP="008955FD">
            <w:pPr>
              <w:spacing w:before="20" w:after="20"/>
            </w:pPr>
            <w:r w:rsidRPr="00E77CBA">
              <w:t>harmaaja</w:t>
            </w:r>
            <w:r>
              <w:t>/</w:t>
            </w:r>
            <w:r w:rsidRPr="00E77CBA">
              <w:t>mma</w:t>
            </w:r>
            <w:r>
              <w:t>/</w:t>
            </w:r>
            <w:r w:rsidRPr="00E77CBA">
              <w:t>n</w:t>
            </w:r>
          </w:p>
        </w:tc>
        <w:tc>
          <w:tcPr>
            <w:tcW w:w="2399" w:type="dxa"/>
            <w:tcBorders>
              <w:top w:val="nil"/>
              <w:bottom w:val="nil"/>
            </w:tcBorders>
          </w:tcPr>
          <w:p w14:paraId="5EE0ACD9" w14:textId="77777777" w:rsidR="00FC0D0E" w:rsidRPr="00E77CBA" w:rsidRDefault="00FC0D0E" w:rsidP="008955FD">
            <w:pPr>
              <w:spacing w:before="20" w:after="20"/>
            </w:pPr>
            <w:r w:rsidRPr="00E77CBA">
              <w:t>harmaaj</w:t>
            </w:r>
            <w:r>
              <w:t>/</w:t>
            </w:r>
            <w:r w:rsidRPr="00E77CBA">
              <w:t>iimma</w:t>
            </w:r>
            <w:r>
              <w:t>/</w:t>
            </w:r>
            <w:r w:rsidRPr="00E77CBA">
              <w:t>n</w:t>
            </w:r>
          </w:p>
        </w:tc>
      </w:tr>
      <w:tr w:rsidR="00FC0D0E" w:rsidRPr="00E77CBA" w14:paraId="0DFD63F6" w14:textId="77777777" w:rsidTr="008955FD">
        <w:tc>
          <w:tcPr>
            <w:tcW w:w="1458" w:type="dxa"/>
            <w:vMerge/>
          </w:tcPr>
          <w:p w14:paraId="6A5FEE7A" w14:textId="77777777" w:rsidR="00FC0D0E" w:rsidRPr="00E77CBA" w:rsidRDefault="00FC0D0E" w:rsidP="008955FD">
            <w:pPr>
              <w:spacing w:before="20" w:after="20"/>
            </w:pPr>
          </w:p>
        </w:tc>
        <w:tc>
          <w:tcPr>
            <w:tcW w:w="1080" w:type="dxa"/>
            <w:tcBorders>
              <w:top w:val="nil"/>
              <w:bottom w:val="nil"/>
            </w:tcBorders>
          </w:tcPr>
          <w:p w14:paraId="7D4CBE85" w14:textId="77777777" w:rsidR="00FC0D0E" w:rsidRPr="00E77CBA" w:rsidRDefault="00FC0D0E" w:rsidP="008955FD">
            <w:pPr>
              <w:spacing w:before="20" w:after="20"/>
            </w:pPr>
            <w:r>
              <w:t>Sg.p</w:t>
            </w:r>
            <w:r w:rsidRPr="00E77CBA">
              <w:t>art.</w:t>
            </w:r>
          </w:p>
        </w:tc>
        <w:tc>
          <w:tcPr>
            <w:tcW w:w="2340" w:type="dxa"/>
            <w:tcBorders>
              <w:top w:val="nil"/>
              <w:bottom w:val="nil"/>
            </w:tcBorders>
          </w:tcPr>
          <w:p w14:paraId="0435EC5B" w14:textId="77777777" w:rsidR="00FC0D0E" w:rsidRPr="00E77CBA" w:rsidRDefault="00FC0D0E" w:rsidP="008955FD">
            <w:pPr>
              <w:spacing w:before="20" w:after="20"/>
            </w:pPr>
            <w:r w:rsidRPr="00E77CBA">
              <w:t>harmaaja</w:t>
            </w:r>
            <w:r>
              <w:t>/</w:t>
            </w:r>
            <w:r w:rsidRPr="00E77CBA">
              <w:t>mp</w:t>
            </w:r>
            <w:r>
              <w:t>(</w:t>
            </w:r>
            <w:r w:rsidRPr="00E77CBA">
              <w:t>p</w:t>
            </w:r>
            <w:r>
              <w:t>)</w:t>
            </w:r>
            <w:r w:rsidRPr="00E77CBA">
              <w:t>a</w:t>
            </w:r>
            <w:r>
              <w:t>/</w:t>
            </w:r>
            <w:r w:rsidRPr="00E77CBA">
              <w:t>a</w:t>
            </w:r>
          </w:p>
        </w:tc>
        <w:tc>
          <w:tcPr>
            <w:tcW w:w="2399" w:type="dxa"/>
            <w:tcBorders>
              <w:top w:val="nil"/>
              <w:bottom w:val="nil"/>
            </w:tcBorders>
          </w:tcPr>
          <w:p w14:paraId="23B9123D" w14:textId="77777777" w:rsidR="00FC0D0E" w:rsidRPr="00E77CBA" w:rsidRDefault="00FC0D0E" w:rsidP="008955FD">
            <w:pPr>
              <w:spacing w:before="20" w:after="20"/>
            </w:pPr>
            <w:r w:rsidRPr="00E77CBA">
              <w:t>harmaaj</w:t>
            </w:r>
            <w:r>
              <w:t>/</w:t>
            </w:r>
            <w:r w:rsidRPr="00E77CBA">
              <w:t>iin</w:t>
            </w:r>
            <w:r>
              <w:t>/</w:t>
            </w:r>
            <w:r w:rsidRPr="00E77CBA">
              <w:t>ta</w:t>
            </w:r>
          </w:p>
        </w:tc>
      </w:tr>
      <w:tr w:rsidR="00FC0D0E" w:rsidRPr="00E77CBA" w14:paraId="68CF2701" w14:textId="77777777" w:rsidTr="008955FD">
        <w:tc>
          <w:tcPr>
            <w:tcW w:w="1458" w:type="dxa"/>
            <w:vMerge/>
          </w:tcPr>
          <w:p w14:paraId="4CF097E1" w14:textId="77777777" w:rsidR="00FC0D0E" w:rsidRPr="00E77CBA" w:rsidRDefault="00FC0D0E" w:rsidP="008955FD">
            <w:pPr>
              <w:spacing w:before="20" w:after="20"/>
            </w:pPr>
          </w:p>
        </w:tc>
        <w:tc>
          <w:tcPr>
            <w:tcW w:w="1080" w:type="dxa"/>
            <w:tcBorders>
              <w:top w:val="nil"/>
              <w:bottom w:val="nil"/>
            </w:tcBorders>
          </w:tcPr>
          <w:p w14:paraId="44FF5F77" w14:textId="77777777" w:rsidR="00FC0D0E" w:rsidRPr="00E77CBA" w:rsidRDefault="00FC0D0E" w:rsidP="008955FD">
            <w:pPr>
              <w:spacing w:before="20" w:after="20"/>
            </w:pPr>
            <w:r>
              <w:t>Sg.ess.</w:t>
            </w:r>
          </w:p>
        </w:tc>
        <w:tc>
          <w:tcPr>
            <w:tcW w:w="2340" w:type="dxa"/>
            <w:tcBorders>
              <w:top w:val="nil"/>
              <w:bottom w:val="nil"/>
            </w:tcBorders>
          </w:tcPr>
          <w:p w14:paraId="13FE3213" w14:textId="77777777" w:rsidR="00FC0D0E" w:rsidRPr="00E77CBA" w:rsidRDefault="00FC0D0E" w:rsidP="008955FD">
            <w:pPr>
              <w:spacing w:before="20" w:after="20"/>
            </w:pPr>
            <w:r w:rsidRPr="00E77CBA">
              <w:t>harmaaja</w:t>
            </w:r>
            <w:r>
              <w:t>/</w:t>
            </w:r>
            <w:r w:rsidRPr="00E77CBA">
              <w:t>mpa</w:t>
            </w:r>
            <w:r>
              <w:t>/</w:t>
            </w:r>
            <w:r w:rsidRPr="00E77CBA">
              <w:t>na</w:t>
            </w:r>
          </w:p>
        </w:tc>
        <w:tc>
          <w:tcPr>
            <w:tcW w:w="2399" w:type="dxa"/>
            <w:tcBorders>
              <w:top w:val="nil"/>
              <w:bottom w:val="nil"/>
            </w:tcBorders>
          </w:tcPr>
          <w:p w14:paraId="19D3AE37" w14:textId="77777777" w:rsidR="00FC0D0E" w:rsidRPr="00E77CBA" w:rsidRDefault="00FC0D0E" w:rsidP="008955FD">
            <w:pPr>
              <w:spacing w:before="20" w:after="20"/>
            </w:pPr>
            <w:r w:rsidRPr="00E77CBA">
              <w:t>harmaaj</w:t>
            </w:r>
            <w:r>
              <w:t>/</w:t>
            </w:r>
            <w:r w:rsidRPr="00E77CBA">
              <w:t>iimpa</w:t>
            </w:r>
            <w:r>
              <w:t>/</w:t>
            </w:r>
            <w:r w:rsidRPr="00E77CBA">
              <w:t>na</w:t>
            </w:r>
          </w:p>
        </w:tc>
      </w:tr>
      <w:tr w:rsidR="00FC0D0E" w:rsidRPr="00E77CBA" w14:paraId="488440C6" w14:textId="77777777" w:rsidTr="008955FD">
        <w:tc>
          <w:tcPr>
            <w:tcW w:w="1458" w:type="dxa"/>
            <w:vMerge/>
          </w:tcPr>
          <w:p w14:paraId="6E1845F3" w14:textId="77777777" w:rsidR="00FC0D0E" w:rsidRPr="00E77CBA" w:rsidRDefault="00FC0D0E" w:rsidP="008955FD">
            <w:pPr>
              <w:spacing w:before="20" w:after="20"/>
            </w:pPr>
          </w:p>
        </w:tc>
        <w:tc>
          <w:tcPr>
            <w:tcW w:w="1080" w:type="dxa"/>
            <w:tcBorders>
              <w:top w:val="nil"/>
              <w:bottom w:val="single" w:sz="4" w:space="0" w:color="auto"/>
            </w:tcBorders>
          </w:tcPr>
          <w:p w14:paraId="34406D65" w14:textId="77777777" w:rsidR="00FC0D0E" w:rsidRPr="00E77CBA" w:rsidRDefault="00FC0D0E" w:rsidP="008955FD">
            <w:pPr>
              <w:spacing w:before="20" w:after="20"/>
            </w:pPr>
            <w:r>
              <w:t>Sg.ill.</w:t>
            </w:r>
          </w:p>
        </w:tc>
        <w:tc>
          <w:tcPr>
            <w:tcW w:w="2340" w:type="dxa"/>
            <w:tcBorders>
              <w:top w:val="nil"/>
              <w:bottom w:val="single" w:sz="4" w:space="0" w:color="auto"/>
            </w:tcBorders>
          </w:tcPr>
          <w:p w14:paraId="26B187BF" w14:textId="77777777" w:rsidR="00FC0D0E" w:rsidRPr="00E77CBA" w:rsidRDefault="00FC0D0E" w:rsidP="008955FD">
            <w:pPr>
              <w:spacing w:before="20" w:after="20"/>
            </w:pPr>
            <w:r w:rsidRPr="00E77CBA">
              <w:t>harmaaja</w:t>
            </w:r>
            <w:r>
              <w:t>/</w:t>
            </w:r>
            <w:r w:rsidRPr="00E77CBA">
              <w:t>mp</w:t>
            </w:r>
            <w:r>
              <w:t>/</w:t>
            </w:r>
            <w:r w:rsidRPr="00E77CBA">
              <w:t>haan</w:t>
            </w:r>
          </w:p>
        </w:tc>
        <w:tc>
          <w:tcPr>
            <w:tcW w:w="2399" w:type="dxa"/>
            <w:tcBorders>
              <w:top w:val="nil"/>
              <w:bottom w:val="single" w:sz="4" w:space="0" w:color="auto"/>
            </w:tcBorders>
          </w:tcPr>
          <w:p w14:paraId="03B16BE1" w14:textId="77777777" w:rsidR="00FC0D0E" w:rsidRPr="00E77CBA" w:rsidRDefault="00FC0D0E" w:rsidP="008955FD">
            <w:pPr>
              <w:spacing w:before="20" w:after="20"/>
            </w:pPr>
            <w:r w:rsidRPr="00E77CBA">
              <w:t>harmaaj</w:t>
            </w:r>
            <w:r>
              <w:t>/</w:t>
            </w:r>
            <w:r w:rsidRPr="00E77CBA">
              <w:t>iimp</w:t>
            </w:r>
            <w:r>
              <w:t>/</w:t>
            </w:r>
            <w:r w:rsidRPr="00E77CBA">
              <w:t>haan</w:t>
            </w:r>
          </w:p>
        </w:tc>
      </w:tr>
      <w:tr w:rsidR="00FC0D0E" w:rsidRPr="00E77CBA" w14:paraId="6C621FB5" w14:textId="77777777" w:rsidTr="008955FD">
        <w:tc>
          <w:tcPr>
            <w:tcW w:w="1458" w:type="dxa"/>
            <w:vMerge/>
          </w:tcPr>
          <w:p w14:paraId="14B5C1F3" w14:textId="77777777" w:rsidR="00FC0D0E" w:rsidRPr="00E77CBA" w:rsidRDefault="00FC0D0E" w:rsidP="008955FD">
            <w:pPr>
              <w:spacing w:before="20" w:after="20"/>
            </w:pPr>
          </w:p>
        </w:tc>
        <w:tc>
          <w:tcPr>
            <w:tcW w:w="1080" w:type="dxa"/>
            <w:tcBorders>
              <w:bottom w:val="nil"/>
              <w:right w:val="single" w:sz="4" w:space="0" w:color="auto"/>
            </w:tcBorders>
          </w:tcPr>
          <w:p w14:paraId="1BDE4ED6" w14:textId="77777777" w:rsidR="00FC0D0E" w:rsidRPr="00E77CBA" w:rsidRDefault="00FC0D0E" w:rsidP="008955FD">
            <w:pPr>
              <w:spacing w:before="20" w:after="20"/>
            </w:pPr>
            <w:r>
              <w:t>Pl.nom</w:t>
            </w:r>
            <w:r w:rsidRPr="00E77CBA">
              <w:t>.</w:t>
            </w:r>
          </w:p>
        </w:tc>
        <w:tc>
          <w:tcPr>
            <w:tcW w:w="2340" w:type="dxa"/>
            <w:tcBorders>
              <w:left w:val="single" w:sz="4" w:space="0" w:color="auto"/>
              <w:bottom w:val="nil"/>
              <w:right w:val="single" w:sz="4" w:space="0" w:color="auto"/>
            </w:tcBorders>
          </w:tcPr>
          <w:p w14:paraId="3A832D20" w14:textId="77777777" w:rsidR="00FC0D0E" w:rsidRPr="00E77CBA" w:rsidRDefault="00FC0D0E" w:rsidP="008955FD">
            <w:pPr>
              <w:spacing w:before="20" w:after="20"/>
            </w:pPr>
            <w:r w:rsidRPr="00E77CBA">
              <w:t>harmaaja</w:t>
            </w:r>
            <w:r>
              <w:t>/</w:t>
            </w:r>
            <w:r w:rsidRPr="00E77CBA">
              <w:t>mma</w:t>
            </w:r>
            <w:r>
              <w:t>/</w:t>
            </w:r>
            <w:r w:rsidRPr="00E77CBA">
              <w:t>t</w:t>
            </w:r>
          </w:p>
        </w:tc>
        <w:tc>
          <w:tcPr>
            <w:tcW w:w="2399" w:type="dxa"/>
            <w:tcBorders>
              <w:left w:val="single" w:sz="4" w:space="0" w:color="auto"/>
              <w:bottom w:val="nil"/>
            </w:tcBorders>
          </w:tcPr>
          <w:p w14:paraId="5567061B" w14:textId="77777777" w:rsidR="00FC0D0E" w:rsidRPr="00E77CBA" w:rsidRDefault="00FC0D0E" w:rsidP="008955FD">
            <w:pPr>
              <w:spacing w:before="20" w:after="20"/>
            </w:pPr>
            <w:r w:rsidRPr="00E77CBA">
              <w:t>harmaaj</w:t>
            </w:r>
            <w:r>
              <w:t>/</w:t>
            </w:r>
            <w:r w:rsidRPr="00E77CBA">
              <w:t>iima</w:t>
            </w:r>
            <w:r>
              <w:t>/</w:t>
            </w:r>
            <w:r w:rsidRPr="00E77CBA">
              <w:t>t</w:t>
            </w:r>
          </w:p>
        </w:tc>
      </w:tr>
      <w:tr w:rsidR="00FC0D0E" w:rsidRPr="00E77CBA" w14:paraId="470671D3" w14:textId="77777777" w:rsidTr="008955FD">
        <w:tc>
          <w:tcPr>
            <w:tcW w:w="1458" w:type="dxa"/>
            <w:vMerge/>
          </w:tcPr>
          <w:p w14:paraId="0B676429" w14:textId="77777777" w:rsidR="00FC0D0E" w:rsidRPr="00E77CBA" w:rsidRDefault="00FC0D0E" w:rsidP="008955FD">
            <w:pPr>
              <w:spacing w:before="20" w:after="20"/>
            </w:pPr>
          </w:p>
        </w:tc>
        <w:tc>
          <w:tcPr>
            <w:tcW w:w="1080" w:type="dxa"/>
            <w:tcBorders>
              <w:top w:val="nil"/>
              <w:bottom w:val="nil"/>
              <w:right w:val="single" w:sz="4" w:space="0" w:color="auto"/>
            </w:tcBorders>
          </w:tcPr>
          <w:p w14:paraId="187A20AF" w14:textId="77777777" w:rsidR="00FC0D0E" w:rsidRPr="00E77CBA" w:rsidRDefault="00FC0D0E" w:rsidP="008955FD">
            <w:pPr>
              <w:spacing w:before="20" w:after="20"/>
            </w:pPr>
            <w:r>
              <w:t>Pl.gen</w:t>
            </w:r>
            <w:r w:rsidRPr="00E77CBA">
              <w:t>.</w:t>
            </w:r>
          </w:p>
        </w:tc>
        <w:tc>
          <w:tcPr>
            <w:tcW w:w="2340" w:type="dxa"/>
            <w:tcBorders>
              <w:top w:val="nil"/>
              <w:left w:val="single" w:sz="4" w:space="0" w:color="auto"/>
              <w:bottom w:val="nil"/>
              <w:right w:val="single" w:sz="4" w:space="0" w:color="auto"/>
            </w:tcBorders>
          </w:tcPr>
          <w:p w14:paraId="20449E5C" w14:textId="1CE6BC8F" w:rsidR="00FC0D0E" w:rsidRPr="00E77CBA" w:rsidRDefault="00FC0D0E" w:rsidP="008955FD">
            <w:pPr>
              <w:spacing w:before="20" w:after="20"/>
            </w:pPr>
            <w:r w:rsidRPr="00E77CBA">
              <w:t>harmaaja</w:t>
            </w:r>
            <w:r>
              <w:t>/m</w:t>
            </w:r>
            <w:r w:rsidRPr="00E77CBA">
              <w:t>m</w:t>
            </w:r>
            <w:r>
              <w:t>/</w:t>
            </w:r>
            <w:r w:rsidR="001E0E9D" w:rsidRPr="001E0E9D">
              <w:t>i(i)</w:t>
            </w:r>
            <w:r>
              <w:t>/</w:t>
            </w:r>
            <w:r w:rsidRPr="00E77CBA">
              <w:t>tten</w:t>
            </w:r>
          </w:p>
        </w:tc>
        <w:tc>
          <w:tcPr>
            <w:tcW w:w="2399" w:type="dxa"/>
            <w:tcBorders>
              <w:top w:val="nil"/>
              <w:left w:val="single" w:sz="4" w:space="0" w:color="auto"/>
              <w:bottom w:val="nil"/>
            </w:tcBorders>
          </w:tcPr>
          <w:p w14:paraId="037BFF86" w14:textId="77777777" w:rsidR="00FC0D0E" w:rsidRPr="00E77CBA" w:rsidRDefault="00FC0D0E" w:rsidP="008955FD">
            <w:pPr>
              <w:spacing w:before="20" w:after="20"/>
            </w:pPr>
            <w:r w:rsidRPr="00E77CBA">
              <w:t>harmaaj</w:t>
            </w:r>
            <w:r>
              <w:t>/</w:t>
            </w:r>
            <w:r w:rsidRPr="00E77CBA">
              <w:t>iim</w:t>
            </w:r>
            <w:r>
              <w:t>/</w:t>
            </w:r>
            <w:r w:rsidRPr="00E77CBA">
              <w:t>i</w:t>
            </w:r>
            <w:r>
              <w:t>(</w:t>
            </w:r>
            <w:r w:rsidRPr="00E77CBA">
              <w:t>i</w:t>
            </w:r>
            <w:r>
              <w:t>)/</w:t>
            </w:r>
            <w:r w:rsidRPr="00E77CBA">
              <w:t>tten</w:t>
            </w:r>
          </w:p>
        </w:tc>
      </w:tr>
      <w:tr w:rsidR="00FC0D0E" w:rsidRPr="00E77CBA" w14:paraId="7DBBCBB5" w14:textId="77777777" w:rsidTr="008955FD">
        <w:tc>
          <w:tcPr>
            <w:tcW w:w="1458" w:type="dxa"/>
            <w:vMerge/>
          </w:tcPr>
          <w:p w14:paraId="5D4983B1" w14:textId="77777777" w:rsidR="00FC0D0E" w:rsidRPr="00E77CBA" w:rsidRDefault="00FC0D0E" w:rsidP="008955FD">
            <w:pPr>
              <w:spacing w:before="20" w:after="20"/>
            </w:pPr>
          </w:p>
        </w:tc>
        <w:tc>
          <w:tcPr>
            <w:tcW w:w="1080" w:type="dxa"/>
            <w:tcBorders>
              <w:top w:val="nil"/>
              <w:bottom w:val="nil"/>
              <w:right w:val="single" w:sz="4" w:space="0" w:color="auto"/>
            </w:tcBorders>
          </w:tcPr>
          <w:p w14:paraId="684E078C" w14:textId="77777777" w:rsidR="00FC0D0E" w:rsidRPr="00E77CBA" w:rsidRDefault="00FC0D0E" w:rsidP="008955FD">
            <w:pPr>
              <w:spacing w:before="20" w:after="20"/>
            </w:pPr>
            <w:r>
              <w:t>Pl.p</w:t>
            </w:r>
            <w:r w:rsidRPr="00E77CBA">
              <w:t>art.</w:t>
            </w:r>
          </w:p>
        </w:tc>
        <w:tc>
          <w:tcPr>
            <w:tcW w:w="2340" w:type="dxa"/>
            <w:tcBorders>
              <w:top w:val="nil"/>
              <w:left w:val="single" w:sz="4" w:space="0" w:color="auto"/>
              <w:bottom w:val="nil"/>
              <w:right w:val="single" w:sz="4" w:space="0" w:color="auto"/>
            </w:tcBorders>
          </w:tcPr>
          <w:p w14:paraId="1484756E" w14:textId="77777777" w:rsidR="00FC0D0E" w:rsidRPr="00E77CBA" w:rsidRDefault="00FC0D0E" w:rsidP="008955FD">
            <w:pPr>
              <w:spacing w:before="20" w:after="20"/>
            </w:pPr>
            <w:r w:rsidRPr="00E77CBA">
              <w:t>harmaaja</w:t>
            </w:r>
            <w:r>
              <w:t>/</w:t>
            </w:r>
            <w:r w:rsidRPr="00E77CBA">
              <w:t>mpp</w:t>
            </w:r>
            <w:r>
              <w:t>/</w:t>
            </w:r>
            <w:r w:rsidRPr="00E77CBA">
              <w:t>ii</w:t>
            </w:r>
            <w:r>
              <w:t>(</w:t>
            </w:r>
            <w:r w:rsidRPr="00E77CBA">
              <w:t>ta)</w:t>
            </w:r>
            <w:r>
              <w:t xml:space="preserve"> ~ harmaaja/mp/i/a</w:t>
            </w:r>
          </w:p>
        </w:tc>
        <w:tc>
          <w:tcPr>
            <w:tcW w:w="2399" w:type="dxa"/>
            <w:tcBorders>
              <w:top w:val="nil"/>
              <w:left w:val="single" w:sz="4" w:space="0" w:color="auto"/>
              <w:bottom w:val="nil"/>
            </w:tcBorders>
          </w:tcPr>
          <w:p w14:paraId="3899C232" w14:textId="77777777" w:rsidR="00FC0D0E" w:rsidRPr="00E77CBA" w:rsidRDefault="00FC0D0E" w:rsidP="008955FD">
            <w:pPr>
              <w:spacing w:before="20" w:after="20"/>
            </w:pPr>
            <w:r w:rsidRPr="00E77CBA">
              <w:t>harmaaj</w:t>
            </w:r>
            <w:r>
              <w:t>/</w:t>
            </w:r>
            <w:r w:rsidRPr="00E77CBA">
              <w:t>iimpp</w:t>
            </w:r>
            <w:r>
              <w:t>/ii(</w:t>
            </w:r>
            <w:r w:rsidRPr="00E77CBA">
              <w:t>ta</w:t>
            </w:r>
            <w:r>
              <w:t>) ~ harmaaj/iimp/i/a</w:t>
            </w:r>
          </w:p>
        </w:tc>
      </w:tr>
      <w:tr w:rsidR="00FC0D0E" w:rsidRPr="00E77CBA" w14:paraId="752EC831" w14:textId="77777777" w:rsidTr="008955FD">
        <w:tc>
          <w:tcPr>
            <w:tcW w:w="1458" w:type="dxa"/>
            <w:vMerge/>
          </w:tcPr>
          <w:p w14:paraId="2882CCE6" w14:textId="77777777" w:rsidR="00FC0D0E" w:rsidRPr="00E77CBA" w:rsidRDefault="00FC0D0E" w:rsidP="008955FD">
            <w:pPr>
              <w:spacing w:before="20" w:after="20"/>
            </w:pPr>
          </w:p>
        </w:tc>
        <w:tc>
          <w:tcPr>
            <w:tcW w:w="1080" w:type="dxa"/>
            <w:tcBorders>
              <w:top w:val="nil"/>
              <w:bottom w:val="nil"/>
              <w:right w:val="single" w:sz="4" w:space="0" w:color="auto"/>
            </w:tcBorders>
          </w:tcPr>
          <w:p w14:paraId="3CFB6DFE" w14:textId="77777777" w:rsidR="00FC0D0E" w:rsidRPr="00E77CBA" w:rsidRDefault="00FC0D0E" w:rsidP="008955FD">
            <w:pPr>
              <w:spacing w:before="20" w:after="20"/>
            </w:pPr>
            <w:r>
              <w:t>Pl.ess.</w:t>
            </w:r>
          </w:p>
        </w:tc>
        <w:tc>
          <w:tcPr>
            <w:tcW w:w="2340" w:type="dxa"/>
            <w:tcBorders>
              <w:top w:val="nil"/>
              <w:left w:val="single" w:sz="4" w:space="0" w:color="auto"/>
              <w:bottom w:val="nil"/>
              <w:right w:val="single" w:sz="4" w:space="0" w:color="auto"/>
            </w:tcBorders>
          </w:tcPr>
          <w:p w14:paraId="14B78C55" w14:textId="77777777" w:rsidR="00FC0D0E" w:rsidRPr="00E77CBA" w:rsidRDefault="00FC0D0E" w:rsidP="008955FD">
            <w:pPr>
              <w:spacing w:before="20" w:after="20"/>
            </w:pPr>
            <w:r w:rsidRPr="00E77CBA">
              <w:t>harmaaja</w:t>
            </w:r>
            <w:r>
              <w:t>/</w:t>
            </w:r>
            <w:r w:rsidRPr="00E77CBA">
              <w:t>mp</w:t>
            </w:r>
            <w:r>
              <w:t>/</w:t>
            </w:r>
            <w:r w:rsidRPr="00E77CBA">
              <w:t>i</w:t>
            </w:r>
            <w:r>
              <w:t>/</w:t>
            </w:r>
            <w:r w:rsidRPr="00E77CBA">
              <w:t>na</w:t>
            </w:r>
          </w:p>
        </w:tc>
        <w:tc>
          <w:tcPr>
            <w:tcW w:w="2399" w:type="dxa"/>
            <w:tcBorders>
              <w:top w:val="nil"/>
              <w:left w:val="single" w:sz="4" w:space="0" w:color="auto"/>
              <w:bottom w:val="nil"/>
            </w:tcBorders>
          </w:tcPr>
          <w:p w14:paraId="608F514C" w14:textId="77777777" w:rsidR="00FC0D0E" w:rsidRPr="00E77CBA" w:rsidRDefault="00FC0D0E" w:rsidP="008955FD">
            <w:pPr>
              <w:spacing w:before="20" w:after="20"/>
            </w:pPr>
            <w:r w:rsidRPr="00E77CBA">
              <w:t>harmaaj</w:t>
            </w:r>
            <w:r>
              <w:t>/</w:t>
            </w:r>
            <w:r w:rsidRPr="00E77CBA">
              <w:t>iimp</w:t>
            </w:r>
            <w:r>
              <w:t>/</w:t>
            </w:r>
            <w:r w:rsidRPr="00E77CBA">
              <w:t>i</w:t>
            </w:r>
            <w:r>
              <w:t>/</w:t>
            </w:r>
            <w:r w:rsidRPr="00E77CBA">
              <w:t>na</w:t>
            </w:r>
          </w:p>
        </w:tc>
      </w:tr>
      <w:tr w:rsidR="00FC0D0E" w:rsidRPr="00E77CBA" w14:paraId="75C84787" w14:textId="77777777" w:rsidTr="008955FD">
        <w:tc>
          <w:tcPr>
            <w:tcW w:w="1458" w:type="dxa"/>
            <w:vMerge/>
            <w:tcBorders>
              <w:bottom w:val="single" w:sz="4" w:space="0" w:color="auto"/>
            </w:tcBorders>
          </w:tcPr>
          <w:p w14:paraId="1EC2FC1C" w14:textId="77777777" w:rsidR="00FC0D0E" w:rsidRPr="00E77CBA" w:rsidRDefault="00FC0D0E" w:rsidP="008955FD">
            <w:pPr>
              <w:spacing w:before="20" w:after="20"/>
            </w:pPr>
          </w:p>
        </w:tc>
        <w:tc>
          <w:tcPr>
            <w:tcW w:w="1080" w:type="dxa"/>
            <w:tcBorders>
              <w:top w:val="nil"/>
              <w:bottom w:val="single" w:sz="4" w:space="0" w:color="auto"/>
              <w:right w:val="single" w:sz="4" w:space="0" w:color="auto"/>
            </w:tcBorders>
          </w:tcPr>
          <w:p w14:paraId="394E7ED6" w14:textId="77777777" w:rsidR="00FC0D0E" w:rsidRPr="00E77CBA" w:rsidRDefault="00FC0D0E" w:rsidP="008955FD">
            <w:pPr>
              <w:spacing w:before="20" w:after="20"/>
            </w:pPr>
            <w:r>
              <w:t>Pl.ill.</w:t>
            </w:r>
          </w:p>
        </w:tc>
        <w:tc>
          <w:tcPr>
            <w:tcW w:w="2340" w:type="dxa"/>
            <w:tcBorders>
              <w:top w:val="nil"/>
              <w:left w:val="single" w:sz="4" w:space="0" w:color="auto"/>
              <w:bottom w:val="single" w:sz="4" w:space="0" w:color="auto"/>
              <w:right w:val="single" w:sz="4" w:space="0" w:color="auto"/>
            </w:tcBorders>
          </w:tcPr>
          <w:p w14:paraId="1364A838" w14:textId="77777777" w:rsidR="00FC0D0E" w:rsidRPr="00E77CBA" w:rsidRDefault="00FC0D0E" w:rsidP="008955FD">
            <w:pPr>
              <w:spacing w:before="20" w:after="20"/>
            </w:pPr>
            <w:r w:rsidRPr="00E77CBA">
              <w:t>harmaaja</w:t>
            </w:r>
            <w:r>
              <w:t>/</w:t>
            </w:r>
            <w:r w:rsidRPr="00E77CBA">
              <w:t>mp</w:t>
            </w:r>
            <w:r>
              <w:t>/</w:t>
            </w:r>
            <w:r w:rsidRPr="00E77CBA">
              <w:t>hiin</w:t>
            </w:r>
          </w:p>
        </w:tc>
        <w:tc>
          <w:tcPr>
            <w:tcW w:w="2399" w:type="dxa"/>
            <w:tcBorders>
              <w:top w:val="nil"/>
              <w:left w:val="single" w:sz="4" w:space="0" w:color="auto"/>
              <w:bottom w:val="single" w:sz="4" w:space="0" w:color="auto"/>
            </w:tcBorders>
          </w:tcPr>
          <w:p w14:paraId="179622F8" w14:textId="77777777" w:rsidR="00FC0D0E" w:rsidRPr="00E77CBA" w:rsidRDefault="00FC0D0E" w:rsidP="008955FD">
            <w:pPr>
              <w:spacing w:before="20" w:after="20"/>
            </w:pPr>
            <w:r w:rsidRPr="00E77CBA">
              <w:t>harmaaj</w:t>
            </w:r>
            <w:r>
              <w:t>/</w:t>
            </w:r>
            <w:r w:rsidRPr="00E77CBA">
              <w:t>iimp</w:t>
            </w:r>
            <w:r>
              <w:t>/</w:t>
            </w:r>
            <w:r w:rsidRPr="00E77CBA">
              <w:t>hiin</w:t>
            </w:r>
          </w:p>
        </w:tc>
      </w:tr>
      <w:tr w:rsidR="00FC0D0E" w:rsidRPr="00E77CBA" w14:paraId="7F48ADA4" w14:textId="77777777" w:rsidTr="008955FD">
        <w:tc>
          <w:tcPr>
            <w:tcW w:w="1458" w:type="dxa"/>
            <w:vMerge w:val="restart"/>
          </w:tcPr>
          <w:p w14:paraId="1F6CF22B" w14:textId="77777777" w:rsidR="00FC0D0E" w:rsidRPr="00E77CBA" w:rsidRDefault="00FC0D0E" w:rsidP="008955FD">
            <w:pPr>
              <w:spacing w:before="20" w:after="20"/>
            </w:pPr>
            <w:r>
              <w:t>rakas →</w:t>
            </w:r>
          </w:p>
          <w:p w14:paraId="3193134B" w14:textId="77777777" w:rsidR="00FC0D0E" w:rsidRPr="00E77CBA" w:rsidRDefault="00FC0D0E" w:rsidP="008955FD">
            <w:pPr>
              <w:spacing w:before="20" w:after="20"/>
            </w:pPr>
          </w:p>
        </w:tc>
        <w:tc>
          <w:tcPr>
            <w:tcW w:w="1080" w:type="dxa"/>
            <w:tcBorders>
              <w:top w:val="single" w:sz="4" w:space="0" w:color="auto"/>
              <w:bottom w:val="nil"/>
              <w:right w:val="single" w:sz="4" w:space="0" w:color="auto"/>
            </w:tcBorders>
          </w:tcPr>
          <w:p w14:paraId="7257FC82" w14:textId="77777777" w:rsidR="00FC0D0E" w:rsidRPr="00E77CBA" w:rsidRDefault="00FC0D0E" w:rsidP="008955FD">
            <w:pPr>
              <w:spacing w:before="20" w:after="20"/>
            </w:pPr>
            <w:r>
              <w:t>Sg.nom</w:t>
            </w:r>
            <w:r w:rsidRPr="00E77CBA">
              <w:t>.</w:t>
            </w:r>
          </w:p>
        </w:tc>
        <w:tc>
          <w:tcPr>
            <w:tcW w:w="2340" w:type="dxa"/>
            <w:tcBorders>
              <w:top w:val="single" w:sz="4" w:space="0" w:color="auto"/>
              <w:left w:val="single" w:sz="4" w:space="0" w:color="auto"/>
              <w:bottom w:val="nil"/>
              <w:right w:val="single" w:sz="4" w:space="0" w:color="auto"/>
            </w:tcBorders>
          </w:tcPr>
          <w:p w14:paraId="347F0662" w14:textId="77777777" w:rsidR="00FC0D0E" w:rsidRPr="00E77CBA" w:rsidRDefault="00FC0D0E" w:rsidP="008955FD">
            <w:pPr>
              <w:spacing w:before="20" w:after="20"/>
            </w:pPr>
            <w:r>
              <w:t>rakkhaa/mpi</w:t>
            </w:r>
          </w:p>
        </w:tc>
        <w:tc>
          <w:tcPr>
            <w:tcW w:w="2399" w:type="dxa"/>
            <w:tcBorders>
              <w:top w:val="single" w:sz="4" w:space="0" w:color="auto"/>
              <w:left w:val="single" w:sz="4" w:space="0" w:color="auto"/>
              <w:bottom w:val="nil"/>
            </w:tcBorders>
          </w:tcPr>
          <w:p w14:paraId="08249A86" w14:textId="77777777" w:rsidR="00FC0D0E" w:rsidRPr="00E77CBA" w:rsidRDefault="00FC0D0E" w:rsidP="008955FD">
            <w:pPr>
              <w:spacing w:before="20" w:after="20"/>
            </w:pPr>
            <w:r>
              <w:t>rakkha/in</w:t>
            </w:r>
          </w:p>
        </w:tc>
      </w:tr>
      <w:tr w:rsidR="00FC0D0E" w:rsidRPr="00E77CBA" w14:paraId="142C56DE" w14:textId="77777777" w:rsidTr="008955FD">
        <w:tc>
          <w:tcPr>
            <w:tcW w:w="1458" w:type="dxa"/>
            <w:vMerge/>
          </w:tcPr>
          <w:p w14:paraId="223A57CD" w14:textId="77777777" w:rsidR="00FC0D0E" w:rsidRPr="00E77CBA" w:rsidRDefault="00FC0D0E" w:rsidP="008955FD">
            <w:pPr>
              <w:spacing w:before="20" w:after="20"/>
            </w:pPr>
          </w:p>
        </w:tc>
        <w:tc>
          <w:tcPr>
            <w:tcW w:w="1080" w:type="dxa"/>
            <w:tcBorders>
              <w:top w:val="nil"/>
              <w:bottom w:val="nil"/>
              <w:right w:val="single" w:sz="4" w:space="0" w:color="auto"/>
            </w:tcBorders>
          </w:tcPr>
          <w:p w14:paraId="33472A9E" w14:textId="77777777" w:rsidR="00FC0D0E" w:rsidRPr="00E77CBA" w:rsidRDefault="00FC0D0E" w:rsidP="008955FD">
            <w:pPr>
              <w:spacing w:before="20" w:after="20"/>
            </w:pPr>
            <w:r>
              <w:t>Sg.gen</w:t>
            </w:r>
            <w:r w:rsidRPr="00E77CBA">
              <w:t>.</w:t>
            </w:r>
          </w:p>
        </w:tc>
        <w:tc>
          <w:tcPr>
            <w:tcW w:w="2340" w:type="dxa"/>
            <w:tcBorders>
              <w:top w:val="nil"/>
              <w:left w:val="single" w:sz="4" w:space="0" w:color="auto"/>
              <w:bottom w:val="nil"/>
              <w:right w:val="single" w:sz="4" w:space="0" w:color="auto"/>
            </w:tcBorders>
          </w:tcPr>
          <w:p w14:paraId="4C3AAC64" w14:textId="77777777" w:rsidR="00FC0D0E" w:rsidRPr="00E77CBA" w:rsidRDefault="00FC0D0E" w:rsidP="008955FD">
            <w:pPr>
              <w:spacing w:before="20" w:after="20"/>
            </w:pPr>
            <w:r>
              <w:t>rakkhaa/ma/n</w:t>
            </w:r>
          </w:p>
        </w:tc>
        <w:tc>
          <w:tcPr>
            <w:tcW w:w="2399" w:type="dxa"/>
            <w:tcBorders>
              <w:top w:val="nil"/>
              <w:left w:val="single" w:sz="4" w:space="0" w:color="auto"/>
              <w:bottom w:val="nil"/>
            </w:tcBorders>
          </w:tcPr>
          <w:p w14:paraId="01F44CA0" w14:textId="77777777" w:rsidR="00FC0D0E" w:rsidRPr="00E77CBA" w:rsidRDefault="00FC0D0E" w:rsidP="008955FD">
            <w:pPr>
              <w:spacing w:before="20" w:after="20"/>
            </w:pPr>
            <w:r>
              <w:t>rakkha/ima/n</w:t>
            </w:r>
          </w:p>
        </w:tc>
      </w:tr>
      <w:tr w:rsidR="00FC0D0E" w:rsidRPr="00E77CBA" w14:paraId="344DA145" w14:textId="77777777" w:rsidTr="008955FD">
        <w:tc>
          <w:tcPr>
            <w:tcW w:w="1458" w:type="dxa"/>
            <w:vMerge/>
          </w:tcPr>
          <w:p w14:paraId="040D33BC" w14:textId="77777777" w:rsidR="00FC0D0E" w:rsidRPr="00E77CBA" w:rsidRDefault="00FC0D0E" w:rsidP="008955FD">
            <w:pPr>
              <w:spacing w:before="20" w:after="20"/>
            </w:pPr>
          </w:p>
        </w:tc>
        <w:tc>
          <w:tcPr>
            <w:tcW w:w="1080" w:type="dxa"/>
            <w:tcBorders>
              <w:top w:val="nil"/>
              <w:bottom w:val="nil"/>
              <w:right w:val="single" w:sz="4" w:space="0" w:color="auto"/>
            </w:tcBorders>
          </w:tcPr>
          <w:p w14:paraId="09865671" w14:textId="77777777" w:rsidR="00FC0D0E" w:rsidRPr="00E77CBA" w:rsidRDefault="00FC0D0E" w:rsidP="008955FD">
            <w:pPr>
              <w:spacing w:before="20" w:after="20"/>
            </w:pPr>
            <w:r>
              <w:t>Sg.p</w:t>
            </w:r>
            <w:r w:rsidRPr="00E77CBA">
              <w:t>art.</w:t>
            </w:r>
          </w:p>
        </w:tc>
        <w:tc>
          <w:tcPr>
            <w:tcW w:w="2340" w:type="dxa"/>
            <w:tcBorders>
              <w:top w:val="nil"/>
              <w:left w:val="single" w:sz="4" w:space="0" w:color="auto"/>
              <w:bottom w:val="nil"/>
              <w:right w:val="single" w:sz="4" w:space="0" w:color="auto"/>
            </w:tcBorders>
          </w:tcPr>
          <w:p w14:paraId="01AEE7CC" w14:textId="77777777" w:rsidR="00FC0D0E" w:rsidRPr="00E77CBA" w:rsidRDefault="00FC0D0E" w:rsidP="008955FD">
            <w:pPr>
              <w:spacing w:before="20" w:after="20"/>
            </w:pPr>
            <w:r>
              <w:t>rakkhaa/mp(p)a/a</w:t>
            </w:r>
          </w:p>
        </w:tc>
        <w:tc>
          <w:tcPr>
            <w:tcW w:w="2399" w:type="dxa"/>
            <w:tcBorders>
              <w:top w:val="nil"/>
              <w:left w:val="single" w:sz="4" w:space="0" w:color="auto"/>
              <w:bottom w:val="nil"/>
            </w:tcBorders>
          </w:tcPr>
          <w:p w14:paraId="2DFF402C" w14:textId="77777777" w:rsidR="00FC0D0E" w:rsidRPr="00E77CBA" w:rsidRDefault="00FC0D0E" w:rsidP="008955FD">
            <w:pPr>
              <w:spacing w:before="20" w:after="20"/>
            </w:pPr>
            <w:r>
              <w:t>rakkha/in/ta</w:t>
            </w:r>
          </w:p>
        </w:tc>
      </w:tr>
      <w:tr w:rsidR="00FC0D0E" w:rsidRPr="00E77CBA" w14:paraId="3AE50D4E" w14:textId="77777777" w:rsidTr="008955FD">
        <w:tc>
          <w:tcPr>
            <w:tcW w:w="1458" w:type="dxa"/>
            <w:vMerge/>
          </w:tcPr>
          <w:p w14:paraId="213090E9" w14:textId="77777777" w:rsidR="00FC0D0E" w:rsidRPr="00E77CBA" w:rsidRDefault="00FC0D0E" w:rsidP="008955FD">
            <w:pPr>
              <w:spacing w:before="20" w:after="20"/>
            </w:pPr>
          </w:p>
        </w:tc>
        <w:tc>
          <w:tcPr>
            <w:tcW w:w="1080" w:type="dxa"/>
            <w:tcBorders>
              <w:top w:val="nil"/>
              <w:bottom w:val="nil"/>
              <w:right w:val="single" w:sz="4" w:space="0" w:color="auto"/>
            </w:tcBorders>
          </w:tcPr>
          <w:p w14:paraId="5F340100" w14:textId="77777777" w:rsidR="00FC0D0E" w:rsidRPr="00E77CBA" w:rsidRDefault="00FC0D0E" w:rsidP="008955FD">
            <w:pPr>
              <w:spacing w:before="20" w:after="20"/>
            </w:pPr>
            <w:r>
              <w:t>Sg.ess.</w:t>
            </w:r>
          </w:p>
        </w:tc>
        <w:tc>
          <w:tcPr>
            <w:tcW w:w="2340" w:type="dxa"/>
            <w:tcBorders>
              <w:top w:val="nil"/>
              <w:left w:val="single" w:sz="4" w:space="0" w:color="auto"/>
              <w:bottom w:val="nil"/>
              <w:right w:val="single" w:sz="4" w:space="0" w:color="auto"/>
            </w:tcBorders>
          </w:tcPr>
          <w:p w14:paraId="69174C57" w14:textId="77777777" w:rsidR="00FC0D0E" w:rsidRPr="00E77CBA" w:rsidRDefault="00FC0D0E" w:rsidP="008955FD">
            <w:pPr>
              <w:spacing w:before="20" w:after="20"/>
            </w:pPr>
            <w:r>
              <w:t>rakkhaa/mpa/nna</w:t>
            </w:r>
          </w:p>
        </w:tc>
        <w:tc>
          <w:tcPr>
            <w:tcW w:w="2399" w:type="dxa"/>
            <w:tcBorders>
              <w:top w:val="nil"/>
              <w:left w:val="single" w:sz="4" w:space="0" w:color="auto"/>
              <w:bottom w:val="nil"/>
            </w:tcBorders>
          </w:tcPr>
          <w:p w14:paraId="3DD8A2A9" w14:textId="77777777" w:rsidR="00FC0D0E" w:rsidRPr="00E77CBA" w:rsidRDefault="00FC0D0E" w:rsidP="008955FD">
            <w:pPr>
              <w:spacing w:before="20" w:after="20"/>
            </w:pPr>
            <w:r>
              <w:t>rakkha/impa/nna</w:t>
            </w:r>
          </w:p>
        </w:tc>
      </w:tr>
      <w:tr w:rsidR="00FC0D0E" w:rsidRPr="00E77CBA" w14:paraId="25FECA25" w14:textId="77777777" w:rsidTr="008955FD">
        <w:tc>
          <w:tcPr>
            <w:tcW w:w="1458" w:type="dxa"/>
            <w:vMerge/>
          </w:tcPr>
          <w:p w14:paraId="003C2FFF" w14:textId="77777777" w:rsidR="00FC0D0E" w:rsidRPr="00E77CBA" w:rsidRDefault="00FC0D0E" w:rsidP="008955FD">
            <w:pPr>
              <w:spacing w:before="20" w:after="20"/>
            </w:pPr>
          </w:p>
        </w:tc>
        <w:tc>
          <w:tcPr>
            <w:tcW w:w="1080" w:type="dxa"/>
            <w:tcBorders>
              <w:top w:val="nil"/>
              <w:bottom w:val="single" w:sz="4" w:space="0" w:color="auto"/>
              <w:right w:val="single" w:sz="4" w:space="0" w:color="auto"/>
            </w:tcBorders>
          </w:tcPr>
          <w:p w14:paraId="200A0821" w14:textId="77777777" w:rsidR="00FC0D0E" w:rsidRPr="00E77CBA" w:rsidRDefault="00FC0D0E" w:rsidP="008955FD">
            <w:pPr>
              <w:spacing w:before="20" w:after="20"/>
            </w:pPr>
            <w:r>
              <w:t>Sg.ill.</w:t>
            </w:r>
          </w:p>
        </w:tc>
        <w:tc>
          <w:tcPr>
            <w:tcW w:w="2340" w:type="dxa"/>
            <w:tcBorders>
              <w:top w:val="nil"/>
              <w:left w:val="single" w:sz="4" w:space="0" w:color="auto"/>
              <w:bottom w:val="single" w:sz="4" w:space="0" w:color="auto"/>
              <w:right w:val="single" w:sz="4" w:space="0" w:color="auto"/>
            </w:tcBorders>
          </w:tcPr>
          <w:p w14:paraId="3BE6A033" w14:textId="77777777" w:rsidR="00FC0D0E" w:rsidRPr="00E77CBA" w:rsidRDefault="00FC0D0E" w:rsidP="008955FD">
            <w:pPr>
              <w:spacing w:before="20" w:after="20"/>
            </w:pPr>
            <w:r>
              <w:t>rakkhaa/mp/haan</w:t>
            </w:r>
          </w:p>
        </w:tc>
        <w:tc>
          <w:tcPr>
            <w:tcW w:w="2399" w:type="dxa"/>
            <w:tcBorders>
              <w:top w:val="nil"/>
              <w:left w:val="single" w:sz="4" w:space="0" w:color="auto"/>
              <w:bottom w:val="single" w:sz="4" w:space="0" w:color="auto"/>
            </w:tcBorders>
          </w:tcPr>
          <w:p w14:paraId="199C8DF6" w14:textId="77777777" w:rsidR="00FC0D0E" w:rsidRPr="00E77CBA" w:rsidRDefault="00FC0D0E" w:rsidP="008955FD">
            <w:pPr>
              <w:spacing w:before="20" w:after="20"/>
            </w:pPr>
            <w:r>
              <w:t>rakkha/imp/haan</w:t>
            </w:r>
          </w:p>
        </w:tc>
      </w:tr>
      <w:tr w:rsidR="00FC0D0E" w:rsidRPr="00E77CBA" w14:paraId="50E07D99" w14:textId="77777777" w:rsidTr="008955FD">
        <w:tc>
          <w:tcPr>
            <w:tcW w:w="1458" w:type="dxa"/>
            <w:vMerge/>
          </w:tcPr>
          <w:p w14:paraId="3A9DB4A0" w14:textId="77777777" w:rsidR="00FC0D0E" w:rsidRPr="00E77CBA" w:rsidRDefault="00FC0D0E" w:rsidP="008955FD">
            <w:pPr>
              <w:spacing w:before="20" w:after="20"/>
            </w:pPr>
          </w:p>
        </w:tc>
        <w:tc>
          <w:tcPr>
            <w:tcW w:w="1080" w:type="dxa"/>
            <w:tcBorders>
              <w:top w:val="single" w:sz="4" w:space="0" w:color="auto"/>
              <w:bottom w:val="nil"/>
              <w:right w:val="single" w:sz="4" w:space="0" w:color="auto"/>
            </w:tcBorders>
          </w:tcPr>
          <w:p w14:paraId="4F272708" w14:textId="77777777" w:rsidR="00FC0D0E" w:rsidRPr="00E77CBA" w:rsidRDefault="00FC0D0E" w:rsidP="008955FD">
            <w:pPr>
              <w:spacing w:before="20" w:after="20"/>
            </w:pPr>
            <w:r>
              <w:t>Pl.nom</w:t>
            </w:r>
            <w:r w:rsidRPr="00E77CBA">
              <w:t>.</w:t>
            </w:r>
          </w:p>
        </w:tc>
        <w:tc>
          <w:tcPr>
            <w:tcW w:w="2340" w:type="dxa"/>
            <w:tcBorders>
              <w:top w:val="single" w:sz="4" w:space="0" w:color="auto"/>
              <w:left w:val="single" w:sz="4" w:space="0" w:color="auto"/>
              <w:bottom w:val="nil"/>
              <w:right w:val="single" w:sz="4" w:space="0" w:color="auto"/>
            </w:tcBorders>
          </w:tcPr>
          <w:p w14:paraId="2C112DA2" w14:textId="77777777" w:rsidR="00FC0D0E" w:rsidRPr="00E77CBA" w:rsidRDefault="00FC0D0E" w:rsidP="008955FD">
            <w:pPr>
              <w:spacing w:before="20" w:after="20"/>
            </w:pPr>
            <w:r>
              <w:t>rakkhaa/ma/t</w:t>
            </w:r>
          </w:p>
        </w:tc>
        <w:tc>
          <w:tcPr>
            <w:tcW w:w="2399" w:type="dxa"/>
            <w:tcBorders>
              <w:top w:val="single" w:sz="4" w:space="0" w:color="auto"/>
              <w:left w:val="single" w:sz="4" w:space="0" w:color="auto"/>
              <w:bottom w:val="nil"/>
            </w:tcBorders>
          </w:tcPr>
          <w:p w14:paraId="2A105D85" w14:textId="77777777" w:rsidR="00FC0D0E" w:rsidRPr="00E77CBA" w:rsidRDefault="00FC0D0E" w:rsidP="008955FD">
            <w:pPr>
              <w:spacing w:before="20" w:after="20"/>
            </w:pPr>
            <w:r>
              <w:t>rakkha/ima/t</w:t>
            </w:r>
          </w:p>
        </w:tc>
      </w:tr>
      <w:tr w:rsidR="00FC0D0E" w:rsidRPr="00E77CBA" w14:paraId="28C98075" w14:textId="77777777" w:rsidTr="008955FD">
        <w:tc>
          <w:tcPr>
            <w:tcW w:w="1458" w:type="dxa"/>
            <w:vMerge/>
          </w:tcPr>
          <w:p w14:paraId="4F3F3EF5" w14:textId="77777777" w:rsidR="00FC0D0E" w:rsidRPr="00E77CBA" w:rsidRDefault="00FC0D0E" w:rsidP="008955FD">
            <w:pPr>
              <w:spacing w:before="20" w:after="20"/>
            </w:pPr>
          </w:p>
        </w:tc>
        <w:tc>
          <w:tcPr>
            <w:tcW w:w="1080" w:type="dxa"/>
            <w:tcBorders>
              <w:top w:val="nil"/>
              <w:bottom w:val="nil"/>
              <w:right w:val="single" w:sz="4" w:space="0" w:color="auto"/>
            </w:tcBorders>
          </w:tcPr>
          <w:p w14:paraId="485F17D1" w14:textId="77777777" w:rsidR="00FC0D0E" w:rsidRPr="00E77CBA" w:rsidRDefault="00FC0D0E" w:rsidP="008955FD">
            <w:pPr>
              <w:spacing w:before="20" w:after="20"/>
            </w:pPr>
            <w:r>
              <w:t>Pl.gen</w:t>
            </w:r>
            <w:r w:rsidRPr="00E77CBA">
              <w:t>.</w:t>
            </w:r>
          </w:p>
        </w:tc>
        <w:tc>
          <w:tcPr>
            <w:tcW w:w="2340" w:type="dxa"/>
            <w:tcBorders>
              <w:top w:val="nil"/>
              <w:left w:val="single" w:sz="4" w:space="0" w:color="auto"/>
              <w:bottom w:val="nil"/>
              <w:right w:val="single" w:sz="4" w:space="0" w:color="auto"/>
            </w:tcBorders>
          </w:tcPr>
          <w:p w14:paraId="03218C77" w14:textId="77777777" w:rsidR="00FC0D0E" w:rsidRPr="00E77CBA" w:rsidRDefault="00FC0D0E" w:rsidP="008955FD">
            <w:pPr>
              <w:spacing w:before="20" w:after="20"/>
            </w:pPr>
            <w:r>
              <w:t>rakkhaa/m/i(i)/tten</w:t>
            </w:r>
          </w:p>
        </w:tc>
        <w:tc>
          <w:tcPr>
            <w:tcW w:w="2399" w:type="dxa"/>
            <w:tcBorders>
              <w:top w:val="nil"/>
              <w:left w:val="single" w:sz="4" w:space="0" w:color="auto"/>
              <w:bottom w:val="nil"/>
            </w:tcBorders>
          </w:tcPr>
          <w:p w14:paraId="3916550C" w14:textId="77777777" w:rsidR="00FC0D0E" w:rsidRPr="00E77CBA" w:rsidRDefault="00FC0D0E" w:rsidP="008955FD">
            <w:pPr>
              <w:spacing w:before="20" w:after="20"/>
            </w:pPr>
            <w:r>
              <w:t>rakkha/im/i(i)/tten</w:t>
            </w:r>
          </w:p>
        </w:tc>
      </w:tr>
      <w:tr w:rsidR="00FC0D0E" w:rsidRPr="00E77CBA" w14:paraId="75D053EB" w14:textId="77777777" w:rsidTr="008955FD">
        <w:tc>
          <w:tcPr>
            <w:tcW w:w="1458" w:type="dxa"/>
            <w:vMerge/>
          </w:tcPr>
          <w:p w14:paraId="5551E3D7" w14:textId="77777777" w:rsidR="00FC0D0E" w:rsidRPr="00E77CBA" w:rsidRDefault="00FC0D0E" w:rsidP="008955FD">
            <w:pPr>
              <w:spacing w:before="20" w:after="20"/>
            </w:pPr>
          </w:p>
        </w:tc>
        <w:tc>
          <w:tcPr>
            <w:tcW w:w="1080" w:type="dxa"/>
            <w:tcBorders>
              <w:top w:val="nil"/>
              <w:bottom w:val="nil"/>
              <w:right w:val="single" w:sz="4" w:space="0" w:color="auto"/>
            </w:tcBorders>
          </w:tcPr>
          <w:p w14:paraId="419E990E" w14:textId="77777777" w:rsidR="00FC0D0E" w:rsidRPr="00E77CBA" w:rsidRDefault="00FC0D0E" w:rsidP="008955FD">
            <w:pPr>
              <w:spacing w:before="20" w:after="20"/>
            </w:pPr>
            <w:r>
              <w:t>Pl.p</w:t>
            </w:r>
            <w:r w:rsidRPr="00E77CBA">
              <w:t>art.</w:t>
            </w:r>
          </w:p>
        </w:tc>
        <w:tc>
          <w:tcPr>
            <w:tcW w:w="2340" w:type="dxa"/>
            <w:tcBorders>
              <w:top w:val="nil"/>
              <w:left w:val="single" w:sz="4" w:space="0" w:color="auto"/>
              <w:bottom w:val="nil"/>
              <w:right w:val="single" w:sz="4" w:space="0" w:color="auto"/>
            </w:tcBorders>
          </w:tcPr>
          <w:p w14:paraId="7C6281C7" w14:textId="77777777" w:rsidR="00FC0D0E" w:rsidRPr="00E77CBA" w:rsidRDefault="00FC0D0E" w:rsidP="008955FD">
            <w:pPr>
              <w:spacing w:before="20" w:after="20"/>
            </w:pPr>
            <w:r>
              <w:t>rakkhaa/mpp/ii(ta) ~ rakkhaa/mp/i/a</w:t>
            </w:r>
          </w:p>
        </w:tc>
        <w:tc>
          <w:tcPr>
            <w:tcW w:w="2399" w:type="dxa"/>
            <w:tcBorders>
              <w:top w:val="nil"/>
              <w:left w:val="single" w:sz="4" w:space="0" w:color="auto"/>
              <w:bottom w:val="nil"/>
            </w:tcBorders>
          </w:tcPr>
          <w:p w14:paraId="6A19AB5F" w14:textId="77777777" w:rsidR="00FC0D0E" w:rsidRPr="00E77CBA" w:rsidRDefault="00FC0D0E" w:rsidP="008955FD">
            <w:pPr>
              <w:spacing w:before="20" w:after="20"/>
            </w:pPr>
            <w:r>
              <w:t>rakkha/impp/ii(ta) ~ rakkha/imp/i/a</w:t>
            </w:r>
          </w:p>
        </w:tc>
      </w:tr>
      <w:tr w:rsidR="00FC0D0E" w:rsidRPr="00E77CBA" w14:paraId="5D0AB38F" w14:textId="77777777" w:rsidTr="008955FD">
        <w:tc>
          <w:tcPr>
            <w:tcW w:w="1458" w:type="dxa"/>
            <w:vMerge/>
          </w:tcPr>
          <w:p w14:paraId="54305A9A" w14:textId="77777777" w:rsidR="00FC0D0E" w:rsidRPr="00E77CBA" w:rsidRDefault="00FC0D0E" w:rsidP="008955FD">
            <w:pPr>
              <w:spacing w:before="20" w:after="20"/>
            </w:pPr>
          </w:p>
        </w:tc>
        <w:tc>
          <w:tcPr>
            <w:tcW w:w="1080" w:type="dxa"/>
            <w:tcBorders>
              <w:top w:val="nil"/>
              <w:bottom w:val="nil"/>
              <w:right w:val="single" w:sz="4" w:space="0" w:color="auto"/>
            </w:tcBorders>
          </w:tcPr>
          <w:p w14:paraId="5E10A614" w14:textId="77777777" w:rsidR="00FC0D0E" w:rsidRPr="00E77CBA" w:rsidRDefault="00FC0D0E" w:rsidP="008955FD">
            <w:pPr>
              <w:spacing w:before="20" w:after="20"/>
            </w:pPr>
            <w:r>
              <w:t>Pl.ess.</w:t>
            </w:r>
          </w:p>
        </w:tc>
        <w:tc>
          <w:tcPr>
            <w:tcW w:w="2340" w:type="dxa"/>
            <w:tcBorders>
              <w:top w:val="nil"/>
              <w:left w:val="single" w:sz="4" w:space="0" w:color="auto"/>
              <w:bottom w:val="nil"/>
              <w:right w:val="single" w:sz="4" w:space="0" w:color="auto"/>
            </w:tcBorders>
          </w:tcPr>
          <w:p w14:paraId="3FC028D4" w14:textId="77777777" w:rsidR="00FC0D0E" w:rsidRPr="00E77CBA" w:rsidRDefault="00FC0D0E" w:rsidP="008955FD">
            <w:pPr>
              <w:spacing w:before="20" w:after="20"/>
            </w:pPr>
            <w:r>
              <w:t>rakkhaa/mp/i/nna</w:t>
            </w:r>
          </w:p>
        </w:tc>
        <w:tc>
          <w:tcPr>
            <w:tcW w:w="2399" w:type="dxa"/>
            <w:tcBorders>
              <w:top w:val="nil"/>
              <w:left w:val="single" w:sz="4" w:space="0" w:color="auto"/>
              <w:bottom w:val="nil"/>
            </w:tcBorders>
          </w:tcPr>
          <w:p w14:paraId="49EB2581" w14:textId="77777777" w:rsidR="00FC0D0E" w:rsidRPr="00E77CBA" w:rsidRDefault="00FC0D0E" w:rsidP="008955FD">
            <w:pPr>
              <w:spacing w:before="20" w:after="20"/>
            </w:pPr>
            <w:r>
              <w:t>rakkha/imp/i/nna</w:t>
            </w:r>
          </w:p>
        </w:tc>
      </w:tr>
      <w:tr w:rsidR="00FC0D0E" w:rsidRPr="00E77CBA" w14:paraId="5C3A14C8" w14:textId="77777777" w:rsidTr="008955FD">
        <w:tc>
          <w:tcPr>
            <w:tcW w:w="1458" w:type="dxa"/>
            <w:vMerge/>
          </w:tcPr>
          <w:p w14:paraId="7E974BCA" w14:textId="77777777" w:rsidR="00FC0D0E" w:rsidRPr="00E77CBA" w:rsidRDefault="00FC0D0E" w:rsidP="008955FD">
            <w:pPr>
              <w:spacing w:before="20" w:after="20"/>
            </w:pPr>
          </w:p>
        </w:tc>
        <w:tc>
          <w:tcPr>
            <w:tcW w:w="1080" w:type="dxa"/>
            <w:tcBorders>
              <w:top w:val="nil"/>
              <w:right w:val="single" w:sz="4" w:space="0" w:color="auto"/>
            </w:tcBorders>
          </w:tcPr>
          <w:p w14:paraId="0D43723B" w14:textId="77777777" w:rsidR="00FC0D0E" w:rsidRPr="00E77CBA" w:rsidRDefault="00FC0D0E" w:rsidP="008955FD">
            <w:pPr>
              <w:spacing w:before="20" w:after="20"/>
            </w:pPr>
            <w:r>
              <w:t>Pl.ill.</w:t>
            </w:r>
          </w:p>
        </w:tc>
        <w:tc>
          <w:tcPr>
            <w:tcW w:w="2340" w:type="dxa"/>
            <w:tcBorders>
              <w:top w:val="nil"/>
              <w:left w:val="single" w:sz="4" w:space="0" w:color="auto"/>
              <w:right w:val="single" w:sz="4" w:space="0" w:color="auto"/>
            </w:tcBorders>
          </w:tcPr>
          <w:p w14:paraId="6F81FFFF" w14:textId="77777777" w:rsidR="00FC0D0E" w:rsidRPr="00E77CBA" w:rsidRDefault="00FC0D0E" w:rsidP="008955FD">
            <w:pPr>
              <w:spacing w:before="20" w:after="20"/>
            </w:pPr>
            <w:r>
              <w:t>rakkhaa/mp/hiin</w:t>
            </w:r>
          </w:p>
        </w:tc>
        <w:tc>
          <w:tcPr>
            <w:tcW w:w="2399" w:type="dxa"/>
            <w:tcBorders>
              <w:top w:val="nil"/>
              <w:left w:val="single" w:sz="4" w:space="0" w:color="auto"/>
            </w:tcBorders>
          </w:tcPr>
          <w:p w14:paraId="6946CD2D" w14:textId="77777777" w:rsidR="00FC0D0E" w:rsidRPr="00E77CBA" w:rsidRDefault="00FC0D0E" w:rsidP="008955FD">
            <w:pPr>
              <w:spacing w:before="20" w:after="20"/>
            </w:pPr>
            <w:r>
              <w:t>rakkha/imp/hiin</w:t>
            </w:r>
          </w:p>
        </w:tc>
      </w:tr>
    </w:tbl>
    <w:p w14:paraId="0D633B08" w14:textId="69E5D3B1" w:rsidR="00BF5F2A" w:rsidRDefault="005C2908" w:rsidP="00BF5F2A">
      <w:pPr>
        <w:pStyle w:val="Brdtekst"/>
      </w:pPr>
      <w:r>
        <w:t>Se oon muutama</w:t>
      </w:r>
      <w:r w:rsidR="00925900">
        <w:t xml:space="preserve"> a</w:t>
      </w:r>
      <w:r>
        <w:t>d</w:t>
      </w:r>
      <w:r w:rsidR="00925900">
        <w:t>jektiivi, minkä komparasuuni oon vähäsen epäreekelimäi</w:t>
      </w:r>
      <w:r w:rsidR="00590A0E">
        <w:t>nen</w:t>
      </w:r>
      <w:r w:rsidR="008D437E">
        <w:t xml:space="preserve"> tahi missä komparasuunissa pohjasana oon eri</w:t>
      </w:r>
      <w:r w:rsidR="00925900">
        <w:t>:</w:t>
      </w:r>
    </w:p>
    <w:p w14:paraId="28C478CF" w14:textId="14567BB7" w:rsidR="00925900" w:rsidRPr="00DB1570" w:rsidRDefault="00925900" w:rsidP="00BF5F2A">
      <w:pPr>
        <w:pStyle w:val="Brdtekst"/>
        <w:rPr>
          <w:i/>
        </w:rPr>
      </w:pPr>
      <w:r w:rsidRPr="00DB1570">
        <w:rPr>
          <w:i/>
        </w:rPr>
        <w:t xml:space="preserve">hyvä → parempi – parhain </w:t>
      </w:r>
      <w:r w:rsidR="00BA1173" w:rsidRPr="00BA1173">
        <w:t>~</w:t>
      </w:r>
      <w:r w:rsidRPr="00DB1570">
        <w:rPr>
          <w:i/>
        </w:rPr>
        <w:t xml:space="preserve"> paras</w:t>
      </w:r>
    </w:p>
    <w:p w14:paraId="6ADC1218" w14:textId="02CC81EA" w:rsidR="00F904D4" w:rsidRDefault="008D437E" w:rsidP="008D437E">
      <w:pPr>
        <w:rPr>
          <w:i/>
          <w:szCs w:val="28"/>
        </w:rPr>
      </w:pPr>
      <w:bookmarkStart w:id="1487" w:name="_Toc196216758"/>
      <w:r w:rsidRPr="00DB1570">
        <w:rPr>
          <w:i/>
          <w:szCs w:val="28"/>
        </w:rPr>
        <w:t xml:space="preserve">huono </w:t>
      </w:r>
      <w:r w:rsidR="00E475F7" w:rsidRPr="00DB1570">
        <w:rPr>
          <w:i/>
        </w:rPr>
        <w:t>→</w:t>
      </w:r>
      <w:r w:rsidRPr="00DB1570">
        <w:rPr>
          <w:i/>
          <w:szCs w:val="28"/>
        </w:rPr>
        <w:t xml:space="preserve"> huonompi </w:t>
      </w:r>
      <w:r w:rsidR="00BA1173" w:rsidRPr="00BA1173">
        <w:rPr>
          <w:szCs w:val="28"/>
        </w:rPr>
        <w:t>~</w:t>
      </w:r>
      <w:r w:rsidRPr="00DB1570">
        <w:rPr>
          <w:i/>
          <w:szCs w:val="28"/>
        </w:rPr>
        <w:t xml:space="preserve"> värrempi </w:t>
      </w:r>
      <w:r w:rsidR="00E475F7" w:rsidRPr="00DB1570">
        <w:rPr>
          <w:i/>
          <w:szCs w:val="28"/>
        </w:rPr>
        <w:t>–</w:t>
      </w:r>
      <w:r w:rsidRPr="00DB1570">
        <w:rPr>
          <w:i/>
          <w:szCs w:val="28"/>
        </w:rPr>
        <w:t xml:space="preserve"> huonoin</w:t>
      </w:r>
    </w:p>
    <w:p w14:paraId="10024096" w14:textId="7D7FD951" w:rsidR="008D437E" w:rsidRPr="00DB1570" w:rsidRDefault="008D437E" w:rsidP="008D437E">
      <w:pPr>
        <w:rPr>
          <w:i/>
          <w:szCs w:val="28"/>
        </w:rPr>
      </w:pPr>
      <w:r w:rsidRPr="00DB1570">
        <w:rPr>
          <w:i/>
          <w:szCs w:val="28"/>
        </w:rPr>
        <w:t xml:space="preserve">pitkä </w:t>
      </w:r>
      <w:r w:rsidR="00E475F7" w:rsidRPr="00DB1570">
        <w:rPr>
          <w:i/>
        </w:rPr>
        <w:t>→</w:t>
      </w:r>
      <w:r w:rsidRPr="00DB1570">
        <w:rPr>
          <w:i/>
          <w:szCs w:val="28"/>
        </w:rPr>
        <w:t xml:space="preserve"> pitempi </w:t>
      </w:r>
      <w:r w:rsidR="00BA1173" w:rsidRPr="00BA1173">
        <w:rPr>
          <w:szCs w:val="28"/>
        </w:rPr>
        <w:t>~</w:t>
      </w:r>
      <w:r w:rsidRPr="00DB1570">
        <w:rPr>
          <w:i/>
          <w:szCs w:val="28"/>
        </w:rPr>
        <w:t xml:space="preserve"> piđempi</w:t>
      </w:r>
      <w:r w:rsidR="00E475F7" w:rsidRPr="00DB1570">
        <w:rPr>
          <w:i/>
          <w:szCs w:val="28"/>
        </w:rPr>
        <w:t xml:space="preserve"> –</w:t>
      </w:r>
      <w:r w:rsidRPr="00DB1570">
        <w:rPr>
          <w:i/>
          <w:szCs w:val="28"/>
        </w:rPr>
        <w:t xml:space="preserve"> pissiin</w:t>
      </w:r>
    </w:p>
    <w:p w14:paraId="324C26F8" w14:textId="77777777" w:rsidR="00F904D4" w:rsidRDefault="008D437E" w:rsidP="008D437E">
      <w:pPr>
        <w:rPr>
          <w:i/>
          <w:szCs w:val="28"/>
        </w:rPr>
      </w:pPr>
      <w:r w:rsidRPr="00DB1570">
        <w:rPr>
          <w:i/>
          <w:szCs w:val="28"/>
        </w:rPr>
        <w:t>lyhy</w:t>
      </w:r>
      <w:r w:rsidR="0075485B" w:rsidRPr="0075485B">
        <w:rPr>
          <w:szCs w:val="28"/>
        </w:rPr>
        <w:t>(</w:t>
      </w:r>
      <w:r w:rsidRPr="00DB1570">
        <w:rPr>
          <w:i/>
          <w:szCs w:val="28"/>
        </w:rPr>
        <w:t>t</w:t>
      </w:r>
      <w:r w:rsidR="0075485B" w:rsidRPr="0075485B">
        <w:rPr>
          <w:szCs w:val="28"/>
        </w:rPr>
        <w:t>)</w:t>
      </w:r>
      <w:r w:rsidR="00E475F7" w:rsidRPr="00DB1570">
        <w:rPr>
          <w:i/>
          <w:szCs w:val="28"/>
        </w:rPr>
        <w:t xml:space="preserve"> </w:t>
      </w:r>
      <w:r w:rsidR="00E475F7" w:rsidRPr="00DB1570">
        <w:rPr>
          <w:i/>
        </w:rPr>
        <w:t>→</w:t>
      </w:r>
      <w:r w:rsidRPr="00DB1570">
        <w:rPr>
          <w:i/>
          <w:szCs w:val="28"/>
        </w:rPr>
        <w:t xml:space="preserve"> lyhempi</w:t>
      </w:r>
      <w:r w:rsidR="00E475F7" w:rsidRPr="00DB1570">
        <w:rPr>
          <w:i/>
          <w:szCs w:val="28"/>
        </w:rPr>
        <w:t xml:space="preserve"> </w:t>
      </w:r>
      <w:r w:rsidR="006015AF" w:rsidRPr="00DB1570">
        <w:rPr>
          <w:i/>
          <w:szCs w:val="28"/>
        </w:rPr>
        <w:t>–</w:t>
      </w:r>
      <w:r w:rsidRPr="00DB1570">
        <w:rPr>
          <w:i/>
          <w:szCs w:val="28"/>
        </w:rPr>
        <w:t xml:space="preserve"> lyhhiin</w:t>
      </w:r>
    </w:p>
    <w:p w14:paraId="2C2CC370" w14:textId="17AF11D7" w:rsidR="008D437E" w:rsidRPr="00DB1570" w:rsidRDefault="008D437E" w:rsidP="008D437E">
      <w:pPr>
        <w:rPr>
          <w:i/>
          <w:szCs w:val="28"/>
        </w:rPr>
      </w:pPr>
      <w:r w:rsidRPr="00DB1570">
        <w:rPr>
          <w:i/>
          <w:szCs w:val="28"/>
        </w:rPr>
        <w:t>ohu</w:t>
      </w:r>
      <w:r w:rsidR="0075485B" w:rsidRPr="0075485B">
        <w:rPr>
          <w:szCs w:val="28"/>
        </w:rPr>
        <w:t>(</w:t>
      </w:r>
      <w:r w:rsidRPr="00DB1570">
        <w:rPr>
          <w:i/>
          <w:szCs w:val="28"/>
        </w:rPr>
        <w:t>t</w:t>
      </w:r>
      <w:r w:rsidR="0075485B" w:rsidRPr="0075485B">
        <w:rPr>
          <w:szCs w:val="28"/>
        </w:rPr>
        <w:t>)</w:t>
      </w:r>
      <w:r w:rsidR="00E475F7" w:rsidRPr="00DB1570">
        <w:rPr>
          <w:i/>
          <w:szCs w:val="28"/>
        </w:rPr>
        <w:t xml:space="preserve"> </w:t>
      </w:r>
      <w:r w:rsidR="00E475F7" w:rsidRPr="00DB1570">
        <w:rPr>
          <w:i/>
        </w:rPr>
        <w:t>→</w:t>
      </w:r>
      <w:r w:rsidRPr="00DB1570">
        <w:rPr>
          <w:i/>
          <w:szCs w:val="28"/>
        </w:rPr>
        <w:t xml:space="preserve"> ohempi </w:t>
      </w:r>
      <w:r w:rsidR="006015AF" w:rsidRPr="00DB1570">
        <w:rPr>
          <w:i/>
          <w:szCs w:val="28"/>
        </w:rPr>
        <w:t>–</w:t>
      </w:r>
      <w:r w:rsidRPr="00DB1570">
        <w:rPr>
          <w:i/>
          <w:szCs w:val="28"/>
        </w:rPr>
        <w:t xml:space="preserve"> ohhuin</w:t>
      </w:r>
    </w:p>
    <w:p w14:paraId="10B71C9E" w14:textId="5058647C" w:rsidR="008D437E" w:rsidRDefault="008D437E" w:rsidP="008D437E">
      <w:pPr>
        <w:rPr>
          <w:szCs w:val="28"/>
        </w:rPr>
      </w:pPr>
      <w:r w:rsidRPr="00DB1570">
        <w:rPr>
          <w:i/>
          <w:szCs w:val="28"/>
        </w:rPr>
        <w:t xml:space="preserve">vanhaa </w:t>
      </w:r>
      <w:r w:rsidR="00E475F7" w:rsidRPr="00DB1570">
        <w:rPr>
          <w:i/>
        </w:rPr>
        <w:t>→</w:t>
      </w:r>
      <w:r w:rsidR="006015AF" w:rsidRPr="00DB1570">
        <w:rPr>
          <w:i/>
          <w:szCs w:val="28"/>
        </w:rPr>
        <w:t xml:space="preserve"> vanhempi –</w:t>
      </w:r>
      <w:r w:rsidRPr="00DB1570">
        <w:rPr>
          <w:i/>
          <w:szCs w:val="28"/>
        </w:rPr>
        <w:t xml:space="preserve"> vanhiin</w:t>
      </w:r>
    </w:p>
    <w:p w14:paraId="2EFBA21D" w14:textId="003C742F" w:rsidR="00DB1570" w:rsidRPr="00DB1570" w:rsidRDefault="00DB1570" w:rsidP="008D437E">
      <w:pPr>
        <w:rPr>
          <w:i/>
          <w:szCs w:val="28"/>
        </w:rPr>
      </w:pPr>
      <w:r>
        <w:rPr>
          <w:szCs w:val="28"/>
        </w:rPr>
        <w:t xml:space="preserve">Muutamista adjektiiviista superlatiivin haamustethaan kans suffiksilla </w:t>
      </w:r>
      <w:r w:rsidR="00676D4E">
        <w:rPr>
          <w:szCs w:val="28"/>
        </w:rPr>
        <w:t>(</w:t>
      </w:r>
      <w:r w:rsidR="00676D4E" w:rsidRPr="00676D4E">
        <w:rPr>
          <w:i/>
          <w:szCs w:val="28"/>
        </w:rPr>
        <w:t>i</w:t>
      </w:r>
      <w:r w:rsidR="001B127A" w:rsidRPr="001B127A">
        <w:rPr>
          <w:szCs w:val="28"/>
        </w:rPr>
        <w:t>)</w:t>
      </w:r>
      <w:r>
        <w:rPr>
          <w:i/>
          <w:szCs w:val="28"/>
        </w:rPr>
        <w:t>mUs</w:t>
      </w:r>
      <w:r w:rsidR="001B127A" w:rsidRPr="001B127A">
        <w:rPr>
          <w:szCs w:val="28"/>
        </w:rPr>
        <w:t>.</w:t>
      </w:r>
      <w:r>
        <w:rPr>
          <w:i/>
          <w:szCs w:val="28"/>
        </w:rPr>
        <w:t xml:space="preserve"> </w:t>
      </w:r>
      <w:r w:rsidR="0072748E">
        <w:rPr>
          <w:szCs w:val="28"/>
        </w:rPr>
        <w:t>Tavalissii</w:t>
      </w:r>
      <w:r>
        <w:rPr>
          <w:szCs w:val="28"/>
        </w:rPr>
        <w:t xml:space="preserve">mat käytössä oon </w:t>
      </w:r>
      <w:r w:rsidR="0075485B">
        <w:rPr>
          <w:szCs w:val="28"/>
        </w:rPr>
        <w:t>(</w:t>
      </w:r>
      <w:r>
        <w:rPr>
          <w:i/>
          <w:szCs w:val="28"/>
        </w:rPr>
        <w:t xml:space="preserve">vanhaa </w:t>
      </w:r>
      <w:r w:rsidRPr="00DB1570">
        <w:rPr>
          <w:i/>
        </w:rPr>
        <w:t>→</w:t>
      </w:r>
      <w:r>
        <w:rPr>
          <w:i/>
        </w:rPr>
        <w:t xml:space="preserve"> </w:t>
      </w:r>
      <w:r>
        <w:t xml:space="preserve">) </w:t>
      </w:r>
      <w:r>
        <w:rPr>
          <w:i/>
        </w:rPr>
        <w:t>vanhimus</w:t>
      </w:r>
      <w:r w:rsidR="008951A4">
        <w:t>,</w:t>
      </w:r>
      <w:r>
        <w:t xml:space="preserve"> </w:t>
      </w:r>
      <w:r w:rsidR="0075485B">
        <w:t>(</w:t>
      </w:r>
      <w:r>
        <w:rPr>
          <w:i/>
        </w:rPr>
        <w:t xml:space="preserve">paha </w:t>
      </w:r>
      <w:r w:rsidRPr="00DB1570">
        <w:rPr>
          <w:i/>
        </w:rPr>
        <w:t>→</w:t>
      </w:r>
      <w:r>
        <w:t xml:space="preserve">) </w:t>
      </w:r>
      <w:r>
        <w:rPr>
          <w:i/>
        </w:rPr>
        <w:t xml:space="preserve">pahimus </w:t>
      </w:r>
      <w:r>
        <w:t xml:space="preserve">ja </w:t>
      </w:r>
      <w:r w:rsidR="0075485B">
        <w:t>(</w:t>
      </w:r>
      <w:r>
        <w:rPr>
          <w:i/>
        </w:rPr>
        <w:t xml:space="preserve">iso </w:t>
      </w:r>
      <w:r w:rsidRPr="00DB1570">
        <w:rPr>
          <w:i/>
        </w:rPr>
        <w:t>→</w:t>
      </w:r>
      <w:r>
        <w:t xml:space="preserve">) </w:t>
      </w:r>
      <w:r>
        <w:rPr>
          <w:i/>
        </w:rPr>
        <w:t>isomus</w:t>
      </w:r>
      <w:r w:rsidR="0075485B" w:rsidRPr="0075485B">
        <w:t>,</w:t>
      </w:r>
      <w:r>
        <w:rPr>
          <w:i/>
        </w:rPr>
        <w:t xml:space="preserve"> </w:t>
      </w:r>
      <w:r>
        <w:t xml:space="preserve">mutta muistakin adjektiiviista </w:t>
      </w:r>
      <w:r w:rsidR="008951A4">
        <w:t>tämmöissii superlatiiviita</w:t>
      </w:r>
      <w:r>
        <w:t xml:space="preserve"> saatethaan haamustaat. </w:t>
      </w:r>
      <w:r>
        <w:rPr>
          <w:i/>
        </w:rPr>
        <w:t>mUs-</w:t>
      </w:r>
      <w:r>
        <w:t xml:space="preserve">superlatiivit taivutethaan samhaan laihiin ko tyypin 2.2 </w:t>
      </w:r>
      <w:r>
        <w:rPr>
          <w:i/>
        </w:rPr>
        <w:t>veres-</w:t>
      </w:r>
      <w:r>
        <w:t xml:space="preserve">nomenit. Eli </w:t>
      </w:r>
      <w:r w:rsidR="0075485B">
        <w:t>(</w:t>
      </w:r>
      <w:r>
        <w:t>sg.nom</w:t>
      </w:r>
      <w:r w:rsidR="007F6C63">
        <w:t>.</w:t>
      </w:r>
      <w:r>
        <w:t xml:space="preserve"> : sg.gen. : sg.part. : </w:t>
      </w:r>
      <w:r w:rsidR="00303EBC">
        <w:t>pl.nom.)</w:t>
      </w:r>
      <w:r>
        <w:t xml:space="preserve"> </w:t>
      </w:r>
      <w:r>
        <w:rPr>
          <w:i/>
        </w:rPr>
        <w:t xml:space="preserve">pahimus </w:t>
      </w:r>
      <w:r w:rsidR="0075485B" w:rsidRPr="0075485B">
        <w:t>:</w:t>
      </w:r>
      <w:r>
        <w:rPr>
          <w:i/>
        </w:rPr>
        <w:t xml:space="preserve"> pahimukse</w:t>
      </w:r>
      <w:r w:rsidR="0098090B" w:rsidRPr="0098090B">
        <w:t>/</w:t>
      </w:r>
      <w:r>
        <w:rPr>
          <w:i/>
        </w:rPr>
        <w:t xml:space="preserve">n </w:t>
      </w:r>
      <w:r w:rsidR="0075485B" w:rsidRPr="0075485B">
        <w:t>:</w:t>
      </w:r>
      <w:r>
        <w:rPr>
          <w:i/>
        </w:rPr>
        <w:t xml:space="preserve"> pahimus</w:t>
      </w:r>
      <w:r w:rsidR="0098090B" w:rsidRPr="0098090B">
        <w:t>/</w:t>
      </w:r>
      <w:r>
        <w:rPr>
          <w:i/>
        </w:rPr>
        <w:t xml:space="preserve">ta </w:t>
      </w:r>
      <w:r w:rsidR="0075485B" w:rsidRPr="0075485B">
        <w:t>:</w:t>
      </w:r>
      <w:r>
        <w:rPr>
          <w:i/>
        </w:rPr>
        <w:t xml:space="preserve"> pahimukse</w:t>
      </w:r>
      <w:r w:rsidR="0098090B" w:rsidRPr="0098090B">
        <w:t>/</w:t>
      </w:r>
      <w:r>
        <w:rPr>
          <w:i/>
        </w:rPr>
        <w:t>t</w:t>
      </w:r>
      <w:r w:rsidR="00E42D64">
        <w:rPr>
          <w:i/>
        </w:rPr>
        <w:t xml:space="preserve"> </w:t>
      </w:r>
      <w:r w:rsidR="00E42D64">
        <w:t xml:space="preserve">: </w:t>
      </w:r>
      <w:r w:rsidR="00E42D64">
        <w:rPr>
          <w:i/>
        </w:rPr>
        <w:t xml:space="preserve">pimmeemys </w:t>
      </w:r>
      <w:r w:rsidR="00E42D64">
        <w:t xml:space="preserve">: </w:t>
      </w:r>
      <w:r w:rsidR="00E42D64">
        <w:rPr>
          <w:i/>
        </w:rPr>
        <w:t>pimmeemyksen</w:t>
      </w:r>
      <w:del w:id="1488" w:author="Information Services" w:date="2015-11-22T15:47:00Z">
        <w:r w:rsidR="00E42D64" w:rsidDel="00911554">
          <w:rPr>
            <w:i/>
          </w:rPr>
          <w:delText>/</w:delText>
        </w:r>
      </w:del>
      <w:ins w:id="1489" w:author="Information Services" w:date="2015-11-22T15:47:00Z">
        <w:r w:rsidR="00911554" w:rsidRPr="00911554">
          <w:rPr>
            <w:rPrChange w:id="1490" w:author="Information Services" w:date="2015-11-22T15:47:00Z">
              <w:rPr>
                <w:i/>
              </w:rPr>
            </w:rPrChange>
          </w:rPr>
          <w:t>/</w:t>
        </w:r>
      </w:ins>
      <w:r w:rsidR="00E42D64">
        <w:rPr>
          <w:i/>
        </w:rPr>
        <w:t xml:space="preserve">n </w:t>
      </w:r>
      <w:r w:rsidR="00E42D64">
        <w:t xml:space="preserve">: </w:t>
      </w:r>
      <w:r w:rsidR="00E42D64">
        <w:rPr>
          <w:i/>
        </w:rPr>
        <w:t>pimmeemys</w:t>
      </w:r>
      <w:del w:id="1491" w:author="Information Services" w:date="2015-11-22T15:47:00Z">
        <w:r w:rsidR="00E42D64" w:rsidDel="00911554">
          <w:rPr>
            <w:i/>
          </w:rPr>
          <w:delText>/</w:delText>
        </w:r>
      </w:del>
      <w:ins w:id="1492" w:author="Information Services" w:date="2015-11-22T15:47:00Z">
        <w:r w:rsidR="00911554" w:rsidRPr="00911554">
          <w:rPr>
            <w:rPrChange w:id="1493" w:author="Information Services" w:date="2015-11-22T15:47:00Z">
              <w:rPr>
                <w:i/>
              </w:rPr>
            </w:rPrChange>
          </w:rPr>
          <w:t>/</w:t>
        </w:r>
      </w:ins>
      <w:r w:rsidR="00E42D64">
        <w:rPr>
          <w:i/>
        </w:rPr>
        <w:t xml:space="preserve">tä </w:t>
      </w:r>
      <w:r w:rsidR="00E42D64">
        <w:t xml:space="preserve">: </w:t>
      </w:r>
      <w:r w:rsidR="00E42D64">
        <w:rPr>
          <w:i/>
        </w:rPr>
        <w:t>pimmeemykse</w:t>
      </w:r>
      <w:del w:id="1494" w:author="Information Services" w:date="2015-11-22T15:47:00Z">
        <w:r w:rsidR="00E42D64" w:rsidDel="00911554">
          <w:rPr>
            <w:i/>
          </w:rPr>
          <w:delText>/</w:delText>
        </w:r>
      </w:del>
      <w:ins w:id="1495" w:author="Information Services" w:date="2015-11-22T15:47:00Z">
        <w:r w:rsidR="00911554" w:rsidRPr="00911554">
          <w:rPr>
            <w:rPrChange w:id="1496" w:author="Information Services" w:date="2015-11-22T15:47:00Z">
              <w:rPr>
                <w:i/>
              </w:rPr>
            </w:rPrChange>
          </w:rPr>
          <w:t>/</w:t>
        </w:r>
      </w:ins>
      <w:r w:rsidR="00E42D64">
        <w:rPr>
          <w:i/>
        </w:rPr>
        <w:t>t</w:t>
      </w:r>
      <w:r w:rsidR="001B127A" w:rsidRPr="001B127A">
        <w:t>.</w:t>
      </w:r>
    </w:p>
    <w:p w14:paraId="32DC4C04" w14:textId="0B33B0A8" w:rsidR="00BF5F2A" w:rsidRPr="00E77CBA" w:rsidRDefault="00BF5F2A" w:rsidP="008B0F63">
      <w:pPr>
        <w:pStyle w:val="Overskrift3"/>
      </w:pPr>
      <w:bookmarkStart w:id="1497" w:name="_Toc241129327"/>
      <w:bookmarkStart w:id="1498" w:name="_Toc311273847"/>
      <w:r w:rsidRPr="00E77CBA">
        <w:t>Komparatiivin ja superlatiivin käyttö</w:t>
      </w:r>
      <w:bookmarkEnd w:id="1487"/>
      <w:bookmarkEnd w:id="1497"/>
      <w:bookmarkEnd w:id="1498"/>
    </w:p>
    <w:p w14:paraId="485D1270" w14:textId="05068E92" w:rsidR="00BF5F2A" w:rsidRPr="00E77CBA" w:rsidRDefault="00BF5F2A" w:rsidP="00BF5F2A">
      <w:pPr>
        <w:pStyle w:val="Brdtekst"/>
      </w:pPr>
      <w:r w:rsidRPr="00522D74">
        <w:t>Komparatiivi- ja superlatiivihaamui käytethään samhaan laihiin ko muitaki adjektiiviita, ja net tietenki kans adjektiiviattribuuttina kongrueerathaan valtasanan kans niin ko muutki</w:t>
      </w:r>
      <w:r w:rsidRPr="00E77CBA">
        <w:t xml:space="preserve"> adjektiivit. Esim</w:t>
      </w:r>
      <w:r w:rsidR="0067620C">
        <w:t>erkkii (1–4):</w:t>
      </w:r>
    </w:p>
    <w:p w14:paraId="35993C7D" w14:textId="0425016A" w:rsidR="00BF5F2A" w:rsidRPr="00E77CBA" w:rsidRDefault="008955FD" w:rsidP="000309F0">
      <w:pPr>
        <w:pStyle w:val="Liste2"/>
        <w:ind w:left="0" w:firstLine="0"/>
        <w:contextualSpacing w:val="0"/>
      </w:pPr>
      <w:r>
        <w:t xml:space="preserve">(1) </w:t>
      </w:r>
      <w:r w:rsidR="00BF5F2A" w:rsidRPr="00E77CBA">
        <w:t xml:space="preserve">Taivas oli </w:t>
      </w:r>
      <w:r w:rsidR="00BF5F2A" w:rsidRPr="00E77CBA">
        <w:rPr>
          <w:i/>
        </w:rPr>
        <w:t>kirkkhaampi</w:t>
      </w:r>
      <w:r w:rsidR="00BF5F2A" w:rsidRPr="00E77CBA">
        <w:t xml:space="preserve"> ko koskhaan ennen.</w:t>
      </w:r>
    </w:p>
    <w:p w14:paraId="52B24D2B" w14:textId="1AB3F66F" w:rsidR="00BF5F2A" w:rsidRPr="00E77CBA" w:rsidRDefault="008955FD" w:rsidP="000309F0">
      <w:pPr>
        <w:pStyle w:val="Liste2"/>
        <w:ind w:left="0" w:firstLine="0"/>
        <w:contextualSpacing w:val="0"/>
      </w:pPr>
      <w:r>
        <w:t xml:space="preserve">(2) </w:t>
      </w:r>
      <w:r w:rsidR="00BF5F2A" w:rsidRPr="00E77CBA">
        <w:t xml:space="preserve">Muorin pannukakot oon </w:t>
      </w:r>
      <w:r w:rsidR="00BF5F2A" w:rsidRPr="00E77CBA">
        <w:rPr>
          <w:i/>
        </w:rPr>
        <w:t>parhaat</w:t>
      </w:r>
      <w:r w:rsidR="00BF5F2A" w:rsidRPr="00E77CBA">
        <w:t>.</w:t>
      </w:r>
    </w:p>
    <w:p w14:paraId="1D474895" w14:textId="2C9B1931" w:rsidR="00BF5F2A" w:rsidRPr="00E77CBA" w:rsidRDefault="008955FD" w:rsidP="000309F0">
      <w:pPr>
        <w:pStyle w:val="Brdtekst"/>
        <w:spacing w:after="60"/>
      </w:pPr>
      <w:r>
        <w:t xml:space="preserve">(3) </w:t>
      </w:r>
      <w:r w:rsidR="00BF5F2A" w:rsidRPr="00E77CBA">
        <w:t xml:space="preserve">Liisa ja Maija oon </w:t>
      </w:r>
      <w:r w:rsidR="0067620C">
        <w:t>[</w:t>
      </w:r>
      <w:r w:rsidR="00BF5F2A" w:rsidRPr="00E77CBA">
        <w:rPr>
          <w:i/>
        </w:rPr>
        <w:t xml:space="preserve">viishaimat </w:t>
      </w:r>
      <w:r w:rsidR="00BF5F2A" w:rsidRPr="0067620C">
        <w:t>tyttäret</w:t>
      </w:r>
      <w:r w:rsidR="0067620C">
        <w:t>]</w:t>
      </w:r>
      <w:r w:rsidR="00BF5F2A" w:rsidRPr="0067620C">
        <w:t xml:space="preserve"> </w:t>
      </w:r>
      <w:r w:rsidR="00BF5F2A" w:rsidRPr="00E77CBA">
        <w:t>koko koulussa.</w:t>
      </w:r>
    </w:p>
    <w:p w14:paraId="52B84D6D" w14:textId="7F576987" w:rsidR="00BF5F2A" w:rsidRPr="00E77CBA" w:rsidRDefault="008955FD" w:rsidP="000309F0">
      <w:pPr>
        <w:pStyle w:val="Brdtekst"/>
        <w:spacing w:after="60"/>
      </w:pPr>
      <w:r>
        <w:t xml:space="preserve">(4) </w:t>
      </w:r>
      <w:r w:rsidR="00BF5F2A" w:rsidRPr="00E77CBA">
        <w:t xml:space="preserve">Ojena, ole siivo, minule </w:t>
      </w:r>
      <w:r w:rsidR="00BF5F2A" w:rsidRPr="0067620C">
        <w:t>tuon</w:t>
      </w:r>
      <w:r w:rsidR="00DB4376">
        <w:t xml:space="preserve"> </w:t>
      </w:r>
      <w:r w:rsidR="0067620C">
        <w:t>[</w:t>
      </w:r>
      <w:r w:rsidR="00BF5F2A" w:rsidRPr="00E77CBA">
        <w:rPr>
          <w:i/>
        </w:rPr>
        <w:t>piđemän</w:t>
      </w:r>
      <w:r w:rsidR="00522D74">
        <w:rPr>
          <w:i/>
        </w:rPr>
        <w:t xml:space="preserve"> </w:t>
      </w:r>
      <w:r w:rsidR="00BA1173" w:rsidRPr="00BA1173">
        <w:t>~</w:t>
      </w:r>
      <w:r w:rsidR="00522D74">
        <w:rPr>
          <w:i/>
        </w:rPr>
        <w:t xml:space="preserve"> pitemän</w:t>
      </w:r>
      <w:r w:rsidR="00BF5F2A" w:rsidRPr="00E77CBA">
        <w:rPr>
          <w:i/>
        </w:rPr>
        <w:t xml:space="preserve"> </w:t>
      </w:r>
      <w:r w:rsidR="00BF5F2A" w:rsidRPr="0067620C">
        <w:t>kepin</w:t>
      </w:r>
      <w:r w:rsidR="0067620C">
        <w:t>]</w:t>
      </w:r>
      <w:r w:rsidR="00BF5F2A" w:rsidRPr="00E77CBA">
        <w:t>.</w:t>
      </w:r>
    </w:p>
    <w:p w14:paraId="037F2B83" w14:textId="55D467E0" w:rsidR="00BF5F2A" w:rsidRPr="00E77CBA" w:rsidRDefault="00BF5F2A" w:rsidP="00BF5F2A">
      <w:pPr>
        <w:pStyle w:val="Brdtekst"/>
      </w:pPr>
      <w:r w:rsidRPr="00E77CBA">
        <w:t>Ko verrathaan kahta toinen toisheen, se kainun kielessä käytethään komparatiivii eikä superlatiivi</w:t>
      </w:r>
      <w:r w:rsidR="008B0F63">
        <w:t xml:space="preserve">i niin ko ruijan kielessä. </w:t>
      </w:r>
      <w:r w:rsidR="00A31CD0">
        <w:t>Esimerkkii (5–7)</w:t>
      </w:r>
      <w:r w:rsidR="008B0F63">
        <w:t>:</w:t>
      </w:r>
    </w:p>
    <w:p w14:paraId="40B4FD0F" w14:textId="1EF043DA" w:rsidR="00BF5F2A" w:rsidRPr="00E77CBA" w:rsidRDefault="008955FD" w:rsidP="008B0F63">
      <w:r>
        <w:t xml:space="preserve">(5) </w:t>
      </w:r>
      <w:r w:rsidR="00BF5F2A" w:rsidRPr="00E77CBA">
        <w:t xml:space="preserve">Kumpi oon </w:t>
      </w:r>
      <w:r w:rsidR="00BF5F2A" w:rsidRPr="00A31CD0">
        <w:rPr>
          <w:i/>
        </w:rPr>
        <w:t>kaunhiimpi</w:t>
      </w:r>
      <w:r w:rsidR="00BF5F2A" w:rsidRPr="00E77CBA">
        <w:t>, Liisa vain Maija?</w:t>
      </w:r>
    </w:p>
    <w:p w14:paraId="7A5CF253" w14:textId="76FBF610" w:rsidR="00BF5F2A" w:rsidRPr="00E77CBA" w:rsidRDefault="0067620C" w:rsidP="00BF5F2A">
      <w:pPr>
        <w:pStyle w:val="Brdtekst"/>
      </w:pPr>
      <w:r>
        <w:t xml:space="preserve">(6) </w:t>
      </w:r>
      <w:r w:rsidR="00BF5F2A" w:rsidRPr="00E77CBA">
        <w:t>Näistä kah</w:t>
      </w:r>
      <w:r w:rsidR="0075485B">
        <w:t>(</w:t>
      </w:r>
      <w:r w:rsidR="00BF5F2A" w:rsidRPr="00E77CBA">
        <w:t>đ</w:t>
      </w:r>
      <w:r w:rsidR="008B0F63">
        <w:t>)</w:t>
      </w:r>
      <w:r w:rsidR="00BF5F2A" w:rsidRPr="00E77CBA">
        <w:t xml:space="preserve">esta tyttärestä Anna-Riitta oon </w:t>
      </w:r>
      <w:r w:rsidR="00BF5F2A" w:rsidRPr="00E77CBA">
        <w:rPr>
          <w:i/>
        </w:rPr>
        <w:t>vaaleempi</w:t>
      </w:r>
      <w:r w:rsidR="00090C95">
        <w:rPr>
          <w:i/>
        </w:rPr>
        <w:t xml:space="preserve"> </w:t>
      </w:r>
      <w:r w:rsidR="00BA1173" w:rsidRPr="00BA1173">
        <w:t>~</w:t>
      </w:r>
      <w:r w:rsidR="00090C95">
        <w:rPr>
          <w:i/>
        </w:rPr>
        <w:t xml:space="preserve"> vaaleampi </w:t>
      </w:r>
      <w:r w:rsidR="00BA1173" w:rsidRPr="00BA1173">
        <w:t>~</w:t>
      </w:r>
      <w:r w:rsidR="00090C95">
        <w:rPr>
          <w:i/>
        </w:rPr>
        <w:t xml:space="preserve"> vaaliampi</w:t>
      </w:r>
      <w:r w:rsidR="00BF5F2A" w:rsidRPr="00E77CBA">
        <w:t>.</w:t>
      </w:r>
    </w:p>
    <w:p w14:paraId="5AC95E1A" w14:textId="196A8CDC" w:rsidR="00BF5F2A" w:rsidRPr="00E77CBA" w:rsidRDefault="0067620C" w:rsidP="00BF5F2A">
      <w:pPr>
        <w:pStyle w:val="Brdtekst"/>
      </w:pPr>
      <w:r>
        <w:t xml:space="preserve">(7) </w:t>
      </w:r>
      <w:r w:rsidR="00BF5F2A" w:rsidRPr="00E77CBA">
        <w:t>Faari ja mu</w:t>
      </w:r>
      <w:r w:rsidR="000B5067">
        <w:t>ori paistethiin pannukakkoi.</w:t>
      </w:r>
      <w:r w:rsidR="00BF5F2A" w:rsidRPr="00E77CBA">
        <w:t xml:space="preserve"> Niistä muorin paistamat oon </w:t>
      </w:r>
      <w:r w:rsidR="00BF5F2A" w:rsidRPr="00E77CBA">
        <w:rPr>
          <w:i/>
        </w:rPr>
        <w:t>makkeemat</w:t>
      </w:r>
      <w:r w:rsidR="00BF5F2A" w:rsidRPr="00E77CBA">
        <w:t>.</w:t>
      </w:r>
    </w:p>
    <w:p w14:paraId="7A2BE056" w14:textId="348FE15D" w:rsidR="00BF5F2A" w:rsidRPr="00E77CBA" w:rsidRDefault="00BF5F2A" w:rsidP="00BF5F2A">
      <w:pPr>
        <w:pStyle w:val="Brdtekst"/>
      </w:pPr>
      <w:r w:rsidRPr="00E77CBA">
        <w:t>Huomaa kans, ette komparatiivin kan</w:t>
      </w:r>
      <w:r w:rsidR="000B5067">
        <w:t xml:space="preserve">s käytethään sammaa </w:t>
      </w:r>
      <w:r w:rsidR="00F61810">
        <w:t>sub</w:t>
      </w:r>
      <w:r w:rsidR="000B5067">
        <w:t>junksuuni</w:t>
      </w:r>
      <w:r w:rsidR="0026193D">
        <w:t>i</w:t>
      </w:r>
      <w:r w:rsidRPr="00E77CBA">
        <w:t xml:space="preserve"> </w:t>
      </w:r>
      <w:r w:rsidRPr="00E77CBA">
        <w:rPr>
          <w:i/>
        </w:rPr>
        <w:t>ko</w:t>
      </w:r>
      <w:r w:rsidR="00A31CD0">
        <w:t xml:space="preserve"> ko po</w:t>
      </w:r>
      <w:r w:rsidR="000E3AA7">
        <w:t>hja-adjektiivinki</w:t>
      </w:r>
      <w:r w:rsidR="00A31CD0">
        <w:t xml:space="preserve"> kans. Esimerkkii (8, 9):</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952"/>
        <w:gridCol w:w="3458"/>
      </w:tblGrid>
      <w:tr w:rsidR="00C545D5" w:rsidRPr="00C545D5" w14:paraId="37FC7487" w14:textId="77777777" w:rsidTr="002D01A2">
        <w:tc>
          <w:tcPr>
            <w:tcW w:w="4068" w:type="dxa"/>
          </w:tcPr>
          <w:p w14:paraId="69C7D973" w14:textId="6FFAF7E7" w:rsidR="00C545D5" w:rsidRPr="00C545D5" w:rsidRDefault="0067620C" w:rsidP="00B360BA">
            <w:pPr>
              <w:pStyle w:val="Liste2"/>
              <w:ind w:left="0" w:firstLine="0"/>
            </w:pPr>
            <w:r>
              <w:t xml:space="preserve">(8) </w:t>
            </w:r>
            <w:r w:rsidR="00C545D5" w:rsidRPr="00C545D5">
              <w:t xml:space="preserve">Liisa oon </w:t>
            </w:r>
            <w:r w:rsidR="00C545D5" w:rsidRPr="00C545D5">
              <w:rPr>
                <w:i/>
              </w:rPr>
              <w:t>viishaampi</w:t>
            </w:r>
            <w:r w:rsidR="00C545D5" w:rsidRPr="00C545D5">
              <w:t xml:space="preserve"> </w:t>
            </w:r>
            <w:r w:rsidR="00C545D5" w:rsidRPr="00C545D5">
              <w:rPr>
                <w:i/>
              </w:rPr>
              <w:t>ko</w:t>
            </w:r>
            <w:r w:rsidR="00C545D5" w:rsidRPr="00C545D5">
              <w:t xml:space="preserve"> Maija.</w:t>
            </w:r>
          </w:p>
        </w:tc>
        <w:tc>
          <w:tcPr>
            <w:tcW w:w="952" w:type="dxa"/>
          </w:tcPr>
          <w:p w14:paraId="32EDF5DB" w14:textId="77777777" w:rsidR="00C545D5" w:rsidRPr="00C545D5" w:rsidRDefault="00C545D5" w:rsidP="00B360BA">
            <w:pPr>
              <w:pStyle w:val="Liste2"/>
              <w:ind w:left="0" w:firstLine="0"/>
            </w:pPr>
            <w:r w:rsidRPr="00C545D5">
              <w:t>Vrt.</w:t>
            </w:r>
          </w:p>
        </w:tc>
        <w:tc>
          <w:tcPr>
            <w:tcW w:w="3458" w:type="dxa"/>
          </w:tcPr>
          <w:p w14:paraId="6DFDADAB" w14:textId="77777777" w:rsidR="00C545D5" w:rsidRPr="00C545D5" w:rsidRDefault="00C545D5" w:rsidP="00B360BA">
            <w:pPr>
              <w:pStyle w:val="Liste2"/>
              <w:ind w:left="0" w:firstLine="0"/>
            </w:pPr>
            <w:r w:rsidRPr="00C545D5">
              <w:t xml:space="preserve">Liisa oon </w:t>
            </w:r>
            <w:r w:rsidRPr="00C545D5">
              <w:rPr>
                <w:i/>
              </w:rPr>
              <w:t>yhtä viisas ko</w:t>
            </w:r>
            <w:r w:rsidRPr="00C545D5">
              <w:t xml:space="preserve"> Maija.</w:t>
            </w:r>
          </w:p>
        </w:tc>
      </w:tr>
      <w:tr w:rsidR="00C545D5" w:rsidRPr="00C545D5" w14:paraId="613FF8C9" w14:textId="77777777" w:rsidTr="002D01A2">
        <w:tc>
          <w:tcPr>
            <w:tcW w:w="4068" w:type="dxa"/>
          </w:tcPr>
          <w:p w14:paraId="6B0F3F2C" w14:textId="4F37EE09" w:rsidR="00C545D5" w:rsidRPr="00C545D5" w:rsidRDefault="0067620C" w:rsidP="00B360BA">
            <w:pPr>
              <w:pStyle w:val="Brdtekst"/>
            </w:pPr>
            <w:r>
              <w:t xml:space="preserve">(9) </w:t>
            </w:r>
            <w:r w:rsidR="00C545D5" w:rsidRPr="00C545D5">
              <w:t xml:space="preserve">Nämät kakot tässä oon </w:t>
            </w:r>
            <w:r w:rsidR="00C545D5" w:rsidRPr="00C545D5">
              <w:rPr>
                <w:i/>
              </w:rPr>
              <w:t xml:space="preserve">makkeemat </w:t>
            </w:r>
            <w:r w:rsidR="00BA1173" w:rsidRPr="00BA1173">
              <w:t>~</w:t>
            </w:r>
            <w:r w:rsidR="00821A10">
              <w:rPr>
                <w:i/>
              </w:rPr>
              <w:t xml:space="preserve"> makeammat </w:t>
            </w:r>
            <w:r w:rsidR="00BA1173" w:rsidRPr="00BA1173">
              <w:t>~</w:t>
            </w:r>
            <w:r w:rsidR="00821A10">
              <w:rPr>
                <w:i/>
              </w:rPr>
              <w:t xml:space="preserve"> makiammat </w:t>
            </w:r>
            <w:r w:rsidR="00C545D5" w:rsidRPr="00C545D5">
              <w:rPr>
                <w:i/>
              </w:rPr>
              <w:t>ko</w:t>
            </w:r>
            <w:r w:rsidR="00C545D5" w:rsidRPr="00C545D5">
              <w:t xml:space="preserve"> nuot tuossa.</w:t>
            </w:r>
          </w:p>
        </w:tc>
        <w:tc>
          <w:tcPr>
            <w:tcW w:w="952" w:type="dxa"/>
          </w:tcPr>
          <w:p w14:paraId="42F77CE9" w14:textId="77777777" w:rsidR="00C545D5" w:rsidRPr="00C545D5" w:rsidRDefault="00C545D5" w:rsidP="00B360BA">
            <w:pPr>
              <w:pStyle w:val="Brdtekst"/>
            </w:pPr>
            <w:r w:rsidRPr="00C545D5">
              <w:t>Vrt.</w:t>
            </w:r>
          </w:p>
        </w:tc>
        <w:tc>
          <w:tcPr>
            <w:tcW w:w="3458" w:type="dxa"/>
          </w:tcPr>
          <w:p w14:paraId="2B7FCF49" w14:textId="6860B96C" w:rsidR="00C545D5" w:rsidRPr="00C545D5" w:rsidRDefault="00C545D5" w:rsidP="00B360BA">
            <w:pPr>
              <w:pStyle w:val="Brdtekst"/>
            </w:pPr>
            <w:r w:rsidRPr="00C545D5">
              <w:t xml:space="preserve">Nämät kakot tässä oon </w:t>
            </w:r>
            <w:r w:rsidRPr="00C545D5">
              <w:rPr>
                <w:i/>
              </w:rPr>
              <w:t xml:space="preserve">yhtä makkeet </w:t>
            </w:r>
            <w:r w:rsidR="00BA1173" w:rsidRPr="00BA1173">
              <w:t>~</w:t>
            </w:r>
            <w:r w:rsidR="005019D5">
              <w:rPr>
                <w:i/>
              </w:rPr>
              <w:t xml:space="preserve"> makeat </w:t>
            </w:r>
            <w:r w:rsidR="00BA1173" w:rsidRPr="00BA1173">
              <w:t>~</w:t>
            </w:r>
            <w:r w:rsidR="005019D5">
              <w:rPr>
                <w:i/>
              </w:rPr>
              <w:t xml:space="preserve"> makiat </w:t>
            </w:r>
            <w:r w:rsidRPr="00C545D5">
              <w:rPr>
                <w:i/>
              </w:rPr>
              <w:t>ko</w:t>
            </w:r>
            <w:r w:rsidRPr="00C545D5">
              <w:t xml:space="preserve"> nuot tuossa.</w:t>
            </w:r>
          </w:p>
        </w:tc>
      </w:tr>
    </w:tbl>
    <w:p w14:paraId="08CA9D31" w14:textId="4E098F87" w:rsidR="00BF5F2A" w:rsidRPr="00E77CBA" w:rsidRDefault="00BF5F2A" w:rsidP="00BF5F2A">
      <w:pPr>
        <w:pStyle w:val="Brdtekst"/>
      </w:pPr>
      <w:r w:rsidRPr="00E77CBA">
        <w:t xml:space="preserve">Superlatiivin kans saattaa käyttäät vahvistuksena </w:t>
      </w:r>
      <w:r w:rsidRPr="00E77CBA">
        <w:rPr>
          <w:i/>
        </w:rPr>
        <w:t>kaikki</w:t>
      </w:r>
      <w:r w:rsidRPr="00E77CBA">
        <w:t xml:space="preserve">-sanan pluraalin </w:t>
      </w:r>
      <w:r w:rsidR="00A27713">
        <w:t>genitiiv</w:t>
      </w:r>
      <w:r w:rsidRPr="00E77CBA">
        <w:t>ihaamuu</w:t>
      </w:r>
      <w:r w:rsidRPr="00E77CBA">
        <w:rPr>
          <w:i/>
        </w:rPr>
        <w:t xml:space="preserve"> kaikkiin</w:t>
      </w:r>
      <w:r w:rsidR="001B127A" w:rsidRPr="001B127A">
        <w:t>.</w:t>
      </w:r>
      <w:r w:rsidR="00A31CD0">
        <w:t xml:space="preserve"> Esimerkkii</w:t>
      </w:r>
      <w:r w:rsidR="00CE44A7">
        <w:t xml:space="preserve"> (10, 11)</w:t>
      </w:r>
      <w:r w:rsidR="00A31CD0">
        <w:t>:</w:t>
      </w:r>
    </w:p>
    <w:p w14:paraId="5FFD1579" w14:textId="097554CE" w:rsidR="00BF5F2A" w:rsidRDefault="0067620C" w:rsidP="00BF5F2A">
      <w:pPr>
        <w:pStyle w:val="Brdtekst"/>
      </w:pPr>
      <w:r>
        <w:t xml:space="preserve">(10) </w:t>
      </w:r>
      <w:r w:rsidR="00BF5F2A" w:rsidRPr="00E77CBA">
        <w:t xml:space="preserve">Liisa oon </w:t>
      </w:r>
      <w:r w:rsidR="00BF5F2A" w:rsidRPr="00C545D5">
        <w:rPr>
          <w:i/>
        </w:rPr>
        <w:t>kaikkiin viishain</w:t>
      </w:r>
      <w:r w:rsidR="00BF5F2A" w:rsidRPr="00E77CBA">
        <w:t xml:space="preserve"> ja </w:t>
      </w:r>
      <w:r w:rsidR="00BF5F2A" w:rsidRPr="00C545D5">
        <w:rPr>
          <w:i/>
        </w:rPr>
        <w:t>kaunhiin</w:t>
      </w:r>
      <w:r w:rsidR="00BF5F2A" w:rsidRPr="00E77CBA">
        <w:t>.</w:t>
      </w:r>
    </w:p>
    <w:p w14:paraId="377B9496" w14:textId="3FDD54D1" w:rsidR="00A31CD0" w:rsidRDefault="00A31CD0" w:rsidP="00BF5F2A">
      <w:pPr>
        <w:pStyle w:val="Brdtekst"/>
      </w:pPr>
      <w:r>
        <w:t>(11) Matti tietenki halus ostaat [</w:t>
      </w:r>
      <w:r w:rsidRPr="00A31CD0">
        <w:rPr>
          <w:i/>
        </w:rPr>
        <w:t>kaikkiin kalliiman</w:t>
      </w:r>
      <w:r>
        <w:t xml:space="preserve"> piilin].</w:t>
      </w:r>
    </w:p>
    <w:p w14:paraId="56D54A28" w14:textId="77777777" w:rsidR="00BC7543" w:rsidRDefault="00BC7543" w:rsidP="00BC7543">
      <w:pPr>
        <w:pStyle w:val="Overskrift1"/>
      </w:pPr>
      <w:bookmarkStart w:id="1499" w:name="_Toc81192464"/>
      <w:bookmarkStart w:id="1500" w:name="_Toc84997989"/>
      <w:bookmarkStart w:id="1501" w:name="_Toc198266866"/>
      <w:bookmarkStart w:id="1502" w:name="_Toc209168618"/>
      <w:bookmarkStart w:id="1503" w:name="_Toc241129259"/>
      <w:bookmarkStart w:id="1504" w:name="_Toc311273848"/>
      <w:r w:rsidRPr="00A95D68">
        <w:t>Verbiin morfologista grammatikkii</w:t>
      </w:r>
      <w:bookmarkEnd w:id="1499"/>
      <w:bookmarkEnd w:id="1500"/>
      <w:bookmarkEnd w:id="1501"/>
      <w:bookmarkEnd w:id="1502"/>
      <w:bookmarkEnd w:id="1503"/>
      <w:bookmarkEnd w:id="1504"/>
    </w:p>
    <w:p w14:paraId="4F8AC622" w14:textId="77777777" w:rsidR="00BC7543" w:rsidRDefault="00BC7543" w:rsidP="00BC7543">
      <w:pPr>
        <w:pStyle w:val="Overskrift2"/>
      </w:pPr>
      <w:bookmarkStart w:id="1505" w:name="_Toc311273849"/>
      <w:r>
        <w:t>Verbiin haamukategoriista ylheisesti</w:t>
      </w:r>
      <w:bookmarkEnd w:id="1505"/>
    </w:p>
    <w:p w14:paraId="724BD279" w14:textId="77777777" w:rsidR="00F904D4" w:rsidRDefault="00BC7543" w:rsidP="00BC7543">
      <w:r>
        <w:t>Verbi oon syntaktin yđin, ja jokhaisessa täyđelisessä syntaktissa oon verbi, mikä toimii sen verbaalinna. Verbin komplementiitten haamu oon sen jälkhiin, minkälainen verbi siinä oon kysymyksessä</w:t>
      </w:r>
      <w:r w:rsidR="00F904D4">
        <w:t>.</w:t>
      </w:r>
    </w:p>
    <w:p w14:paraId="3E68F54C" w14:textId="6D87155F" w:rsidR="00BC7543" w:rsidRPr="007B1EC3" w:rsidRDefault="00A309DC" w:rsidP="00BC7543">
      <w:r>
        <w:t>Verbiilä</w:t>
      </w:r>
      <w:r w:rsidR="00BC7543">
        <w:t xml:space="preserve"> oon monta taivutuskategoriita. Ensiksiki net jajethaan </w:t>
      </w:r>
      <w:r w:rsidR="00BC7543">
        <w:rPr>
          <w:smallCaps/>
        </w:rPr>
        <w:t>finit</w:t>
      </w:r>
      <w:r w:rsidR="00BC7543" w:rsidRPr="00A0462A">
        <w:rPr>
          <w:smallCaps/>
        </w:rPr>
        <w:t>tishiin</w:t>
      </w:r>
      <w:r w:rsidR="00BC7543">
        <w:t xml:space="preserve"> ja </w:t>
      </w:r>
      <w:r w:rsidR="00BC7543">
        <w:rPr>
          <w:smallCaps/>
        </w:rPr>
        <w:t>infinit</w:t>
      </w:r>
      <w:r w:rsidR="00BC7543" w:rsidRPr="006E0BD2">
        <w:rPr>
          <w:smallCaps/>
        </w:rPr>
        <w:t>tishiin</w:t>
      </w:r>
      <w:r w:rsidR="00BC7543">
        <w:t xml:space="preserve"> verbihaamhuin, ja näilä oon erilaiset taivutuskategoriit.</w:t>
      </w:r>
    </w:p>
    <w:p w14:paraId="5B97474A" w14:textId="75DDFEAD" w:rsidR="00BC7543" w:rsidRPr="00237403" w:rsidRDefault="00BC7543" w:rsidP="00BC7543">
      <w:pPr>
        <w:pStyle w:val="Punktliste"/>
      </w:pPr>
      <w:r w:rsidRPr="00A476DC">
        <w:rPr>
          <w:smallCaps/>
        </w:rPr>
        <w:t>Finittisilä verbihaamuila</w:t>
      </w:r>
      <w:r w:rsidRPr="00237403">
        <w:t xml:space="preserve"> meinathaan semmoissii verbin haamui, jokka saatethaan olla syntaktin </w:t>
      </w:r>
      <w:r>
        <w:t>verbaalinna</w:t>
      </w:r>
      <w:r w:rsidRPr="00237403">
        <w:t xml:space="preserve">. </w:t>
      </w:r>
      <w:r>
        <w:t xml:space="preserve">Niile oon </w:t>
      </w:r>
      <w:r w:rsidR="00C5475A">
        <w:t>tyypilinen</w:t>
      </w:r>
      <w:r>
        <w:t xml:space="preserve">, ette </w:t>
      </w:r>
      <w:r w:rsidRPr="00237403">
        <w:t xml:space="preserve">net aina oon jossaki </w:t>
      </w:r>
      <w:r w:rsidRPr="006E0BD2">
        <w:rPr>
          <w:smallCaps/>
        </w:rPr>
        <w:t>persoonahaamussa</w:t>
      </w:r>
      <w:r w:rsidRPr="00237403">
        <w:t>, niin ko pluraalin 1. persoonassa</w:t>
      </w:r>
      <w:r>
        <w:t xml:space="preserve"> (1, 2</w:t>
      </w:r>
      <w:r w:rsidRPr="00237403">
        <w:t>)</w:t>
      </w:r>
      <w:r>
        <w:t xml:space="preserve"> tahi singulaarin 1. persoonassa (3)</w:t>
      </w:r>
      <w:r w:rsidRPr="00237403">
        <w:t xml:space="preserve">. Ko net oon semmoisissa persoonissa, ette niihin liittyy subjekti eli ette syntakthiin kuitenki saattaa lisätä subjektin, se niitä verbihaamui käskethään </w:t>
      </w:r>
      <w:r w:rsidRPr="00D2665E">
        <w:rPr>
          <w:smallCaps/>
        </w:rPr>
        <w:t>aktiivisiksi verbihaamuiksi</w:t>
      </w:r>
      <w:r w:rsidRPr="00237403">
        <w:t xml:space="preserve"> ja syntaktit oon silloin</w:t>
      </w:r>
      <w:r>
        <w:t xml:space="preserve"> </w:t>
      </w:r>
      <w:r w:rsidRPr="00D2665E">
        <w:rPr>
          <w:smallCaps/>
        </w:rPr>
        <w:t>aktiiviset syntaktit</w:t>
      </w:r>
      <w:r>
        <w:t>. Ko niihi</w:t>
      </w:r>
      <w:r w:rsidRPr="00237403">
        <w:t xml:space="preserve">n ei liity subjektii eikä syntakthiin saata lisätäkhään subjektii, se semmoissii verbihaamui käskethään </w:t>
      </w:r>
      <w:r w:rsidRPr="00D2665E">
        <w:rPr>
          <w:smallCaps/>
        </w:rPr>
        <w:t>passiivisiksi verbihaamuiksi</w:t>
      </w:r>
      <w:r w:rsidRPr="00237403">
        <w:t xml:space="preserve"> ja syntaktit oon silloin </w:t>
      </w:r>
      <w:r w:rsidRPr="00D2665E">
        <w:rPr>
          <w:smallCaps/>
        </w:rPr>
        <w:t>passiiviset syntaktit</w:t>
      </w:r>
      <w:r>
        <w:t xml:space="preserve"> (4, 5)</w:t>
      </w:r>
      <w:r w:rsidRPr="00237403">
        <w:t>.</w:t>
      </w:r>
    </w:p>
    <w:p w14:paraId="5596C430" w14:textId="77777777" w:rsidR="00BC7543" w:rsidRPr="00237403" w:rsidRDefault="00BC7543" w:rsidP="00BC7543">
      <w:r w:rsidRPr="00237403">
        <w:t>Niin ko</w:t>
      </w:r>
    </w:p>
    <w:p w14:paraId="13F14B45" w14:textId="291ECB4C" w:rsidR="00BC7543" w:rsidRPr="00237403" w:rsidRDefault="00BC7543" w:rsidP="00BC7543">
      <w:pPr>
        <w:pStyle w:val="Liste"/>
        <w:spacing w:before="120" w:after="120"/>
        <w:ind w:left="0" w:firstLine="0"/>
        <w:contextualSpacing w:val="0"/>
      </w:pPr>
      <w:r>
        <w:t xml:space="preserve">(1) </w:t>
      </w:r>
      <w:r w:rsidRPr="00237403">
        <w:t xml:space="preserve">Met </w:t>
      </w:r>
      <w:r w:rsidRPr="00237403">
        <w:rPr>
          <w:i/>
        </w:rPr>
        <w:t>lähđemä</w:t>
      </w:r>
      <w:r w:rsidR="00A152C4">
        <w:t xml:space="preserve"> Alattihoon.</w:t>
      </w:r>
    </w:p>
    <w:p w14:paraId="2AE143C6" w14:textId="6A294AD0" w:rsidR="00BC7543" w:rsidRPr="00237403" w:rsidRDefault="00BC7543" w:rsidP="00BC7543">
      <w:pPr>
        <w:pStyle w:val="Liste"/>
        <w:spacing w:before="120" w:after="120"/>
        <w:ind w:left="0" w:firstLine="0"/>
        <w:contextualSpacing w:val="0"/>
      </w:pPr>
      <w:r>
        <w:t xml:space="preserve">(2) </w:t>
      </w:r>
      <w:r w:rsidRPr="00237403">
        <w:t xml:space="preserve">Met </w:t>
      </w:r>
      <w:r w:rsidRPr="00237403">
        <w:rPr>
          <w:i/>
        </w:rPr>
        <w:t>syömä</w:t>
      </w:r>
      <w:r w:rsidR="00A152C4">
        <w:t xml:space="preserve"> ruokkaa.</w:t>
      </w:r>
    </w:p>
    <w:p w14:paraId="1EF1D521" w14:textId="77777777" w:rsidR="00BC7543" w:rsidRPr="00A95D68" w:rsidRDefault="00BC7543" w:rsidP="00BC7543">
      <w:pPr>
        <w:pStyle w:val="Brdtekst"/>
        <w:spacing w:before="120"/>
      </w:pPr>
      <w:r>
        <w:t xml:space="preserve">(3) </w:t>
      </w:r>
      <w:r w:rsidRPr="00A95D68">
        <w:t xml:space="preserve">Mie </w:t>
      </w:r>
      <w:r w:rsidRPr="00B84D1A">
        <w:rPr>
          <w:i/>
        </w:rPr>
        <w:t>lähđen</w:t>
      </w:r>
      <w:r w:rsidRPr="00A95D68">
        <w:t xml:space="preserve"> huomena Alattihoon</w:t>
      </w:r>
    </w:p>
    <w:p w14:paraId="3E8A106E" w14:textId="77777777" w:rsidR="00BC7543" w:rsidRDefault="00BC7543" w:rsidP="00BC7543">
      <w:pPr>
        <w:pStyle w:val="Brdtekst"/>
        <w:spacing w:before="120"/>
      </w:pPr>
      <w:r>
        <w:t xml:space="preserve">(4) </w:t>
      </w:r>
      <w:r w:rsidRPr="00A95D68">
        <w:t>Alattio</w:t>
      </w:r>
      <w:r>
        <w:t>n korkkeekoulussa</w:t>
      </w:r>
      <w:r w:rsidRPr="00A95D68">
        <w:t xml:space="preserve"> </w:t>
      </w:r>
      <w:r w:rsidRPr="00B84D1A">
        <w:rPr>
          <w:i/>
        </w:rPr>
        <w:t>opetethiin</w:t>
      </w:r>
      <w:r w:rsidRPr="00A95D68">
        <w:t xml:space="preserve"> </w:t>
      </w:r>
      <w:r>
        <w:t xml:space="preserve">varhemin </w:t>
      </w:r>
      <w:r w:rsidRPr="00A95D68">
        <w:t>suomen kieltä</w:t>
      </w:r>
      <w:r>
        <w:t>.</w:t>
      </w:r>
    </w:p>
    <w:p w14:paraId="51A523B4" w14:textId="77777777" w:rsidR="00BC7543" w:rsidRPr="00A95D68" w:rsidRDefault="00BC7543" w:rsidP="00BC7543">
      <w:pPr>
        <w:pStyle w:val="Brdtekst"/>
        <w:spacing w:before="120"/>
      </w:pPr>
      <w:r>
        <w:t xml:space="preserve">(5) Sitte sitä </w:t>
      </w:r>
      <w:r w:rsidRPr="00202FF2">
        <w:rPr>
          <w:i/>
        </w:rPr>
        <w:t>heitethiin</w:t>
      </w:r>
      <w:r>
        <w:t xml:space="preserve"> opettamasta.</w:t>
      </w:r>
    </w:p>
    <w:p w14:paraId="47577EC4" w14:textId="77777777" w:rsidR="00BC7543" w:rsidRPr="00237403" w:rsidRDefault="00BC7543" w:rsidP="00BC7543">
      <w:pPr>
        <w:pStyle w:val="Brdtekst"/>
        <w:spacing w:before="120"/>
      </w:pPr>
      <w:r w:rsidRPr="00237403">
        <w:t xml:space="preserve">Kainun kielen verbiilä oon – niin ko ruijan kielen verbiiläki – nelje </w:t>
      </w:r>
      <w:r w:rsidRPr="001A07B3">
        <w:rPr>
          <w:smallCaps/>
        </w:rPr>
        <w:t>aikahaamuu</w:t>
      </w:r>
      <w:r w:rsidRPr="00237403">
        <w:t xml:space="preserve"> eli </w:t>
      </w:r>
      <w:r w:rsidRPr="001A07B3">
        <w:rPr>
          <w:smallCaps/>
        </w:rPr>
        <w:t>tempusta: preesens, preteriti, perfekti</w:t>
      </w:r>
      <w:r w:rsidRPr="00237403">
        <w:t xml:space="preserve"> ja </w:t>
      </w:r>
      <w:r w:rsidRPr="001A07B3">
        <w:rPr>
          <w:smallCaps/>
        </w:rPr>
        <w:t>pluskvamperfekti</w:t>
      </w:r>
      <w:r w:rsidRPr="00237403">
        <w:t xml:space="preserve">. </w:t>
      </w:r>
      <w:r>
        <w:t>Tempukset</w:t>
      </w:r>
      <w:r w:rsidRPr="00237403">
        <w:t xml:space="preserve"> käytethäänki kohta n</w:t>
      </w:r>
      <w:r>
        <w:t>iin ko ruijan kielen tempukset</w:t>
      </w:r>
      <w:r w:rsidRPr="00237403">
        <w:t>. Isompi ero oon se, ette kainun kielessä ei ole varsinaista futuurii, mutta sen funksuunissa käytethään preesensin haamuu.</w:t>
      </w:r>
      <w:r>
        <w:t xml:space="preserve"> Ylipuolela oon syntaktiita preesensissä (1–3) ja preteritissä (4, 5).</w:t>
      </w:r>
    </w:p>
    <w:p w14:paraId="775F90E7" w14:textId="77777777" w:rsidR="00F904D4" w:rsidRDefault="00BC7543" w:rsidP="00BC7543">
      <w:pPr>
        <w:pStyle w:val="Brdtekst"/>
        <w:spacing w:before="120"/>
      </w:pPr>
      <w:bookmarkStart w:id="1506" w:name="Tempukset"/>
      <w:bookmarkEnd w:id="1506"/>
      <w:r w:rsidRPr="00237403">
        <w:t xml:space="preserve">Kainun kielen verbiilä oon kans kolme </w:t>
      </w:r>
      <w:r w:rsidRPr="001A07B3">
        <w:rPr>
          <w:smallCaps/>
        </w:rPr>
        <w:t>modusta</w:t>
      </w:r>
      <w:r w:rsidRPr="00237403">
        <w:t xml:space="preserve">: </w:t>
      </w:r>
      <w:r w:rsidRPr="001A07B3">
        <w:rPr>
          <w:smallCaps/>
        </w:rPr>
        <w:t>indikatiivi, kondisunaali</w:t>
      </w:r>
      <w:r w:rsidRPr="00237403">
        <w:t xml:space="preserve"> ja </w:t>
      </w:r>
      <w:r w:rsidRPr="001A07B3">
        <w:rPr>
          <w:smallCaps/>
        </w:rPr>
        <w:t>imperatiivi</w:t>
      </w:r>
      <w:r w:rsidRPr="00237403">
        <w:t xml:space="preserve">. </w:t>
      </w:r>
      <w:r>
        <w:t>Indikatiivi</w:t>
      </w:r>
      <w:r w:rsidRPr="00237403">
        <w:t xml:space="preserve"> </w:t>
      </w:r>
      <w:r>
        <w:t xml:space="preserve">(6) </w:t>
      </w:r>
      <w:r w:rsidRPr="00237403">
        <w:t xml:space="preserve">meinaa sitä, ette verbin haamula </w:t>
      </w:r>
      <w:r>
        <w:t>muistelha</w:t>
      </w:r>
      <w:r w:rsidR="00A309DC">
        <w:t>a</w:t>
      </w:r>
      <w:r>
        <w:t>n, ette</w:t>
      </w:r>
      <w:r w:rsidRPr="00237403">
        <w:t xml:space="preserve"> kysymyksessä </w:t>
      </w:r>
      <w:r>
        <w:t xml:space="preserve">oon </w:t>
      </w:r>
      <w:r w:rsidRPr="00237403">
        <w:t xml:space="preserve">neutraali totteeminen, kunka assii oon, </w:t>
      </w:r>
      <w:r>
        <w:t>kondisunaali (7), ette</w:t>
      </w:r>
      <w:r w:rsidRPr="00237403">
        <w:t xml:space="preserve"> kysymyksessä </w:t>
      </w:r>
      <w:r>
        <w:t xml:space="preserve">oon </w:t>
      </w:r>
      <w:r w:rsidRPr="00237403">
        <w:t>assii, jolla oon joku ehto</w:t>
      </w:r>
      <w:r>
        <w:t>,</w:t>
      </w:r>
      <w:r w:rsidRPr="00237403">
        <w:t xml:space="preserve"> </w:t>
      </w:r>
      <w:r>
        <w:t>ja imperatiivi (8), ette kysymyksessä</w:t>
      </w:r>
      <w:r w:rsidRPr="00237403">
        <w:t xml:space="preserve"> syntakti, jossa jotakuta komennethaan eli käskethään </w:t>
      </w:r>
      <w:r>
        <w:t xml:space="preserve">eli pyyđethään </w:t>
      </w:r>
      <w:r w:rsidRPr="00237403">
        <w:t>tekemhään jotaki</w:t>
      </w:r>
      <w:r w:rsidR="00F904D4">
        <w:t>.</w:t>
      </w:r>
    </w:p>
    <w:p w14:paraId="5B8D5AED" w14:textId="61D65AA0" w:rsidR="00BC7543" w:rsidRPr="00237403" w:rsidRDefault="00BC7543" w:rsidP="00BC7543">
      <w:pPr>
        <w:pStyle w:val="Brdtekst"/>
        <w:spacing w:before="120"/>
      </w:pPr>
      <w:r>
        <w:t xml:space="preserve">(6) </w:t>
      </w:r>
      <w:r w:rsidRPr="00237403">
        <w:t xml:space="preserve">Met </w:t>
      </w:r>
      <w:r w:rsidRPr="00393E08">
        <w:rPr>
          <w:i/>
        </w:rPr>
        <w:t>istuma</w:t>
      </w:r>
      <w:r w:rsidR="00A152C4">
        <w:t xml:space="preserve"> tässä lomassa.</w:t>
      </w:r>
    </w:p>
    <w:p w14:paraId="58E617BB" w14:textId="50C14F3D" w:rsidR="00BC7543" w:rsidRPr="00237403" w:rsidRDefault="00BC7543" w:rsidP="00BC7543">
      <w:pPr>
        <w:pStyle w:val="Brdtekst"/>
        <w:spacing w:before="120"/>
      </w:pPr>
      <w:r>
        <w:t xml:space="preserve">(7) </w:t>
      </w:r>
      <w:r w:rsidRPr="00237403">
        <w:t xml:space="preserve">Met </w:t>
      </w:r>
      <w:r w:rsidRPr="00393E08">
        <w:rPr>
          <w:i/>
        </w:rPr>
        <w:t>istuisimma</w:t>
      </w:r>
      <w:r w:rsidRPr="00237403">
        <w:t xml:space="preserve"> tässä lomassa, jos </w:t>
      </w:r>
      <w:r w:rsidRPr="009766B6">
        <w:rPr>
          <w:i/>
        </w:rPr>
        <w:t>halluisimma</w:t>
      </w:r>
      <w:r w:rsidR="00A152C4">
        <w:t>.</w:t>
      </w:r>
    </w:p>
    <w:p w14:paraId="0E29456A" w14:textId="12554A31" w:rsidR="00BC7543" w:rsidRPr="00237403" w:rsidRDefault="00BC7543" w:rsidP="00BC7543">
      <w:pPr>
        <w:pStyle w:val="Brdtekst"/>
        <w:spacing w:before="120"/>
      </w:pPr>
      <w:r>
        <w:t xml:space="preserve">(8) </w:t>
      </w:r>
      <w:r w:rsidRPr="009766B6">
        <w:rPr>
          <w:i/>
        </w:rPr>
        <w:t>Istukkaa</w:t>
      </w:r>
      <w:r w:rsidR="005F68FE">
        <w:t xml:space="preserve"> tässä lomassa!</w:t>
      </w:r>
    </w:p>
    <w:p w14:paraId="6058BD3C" w14:textId="77777777" w:rsidR="00BC7543" w:rsidRPr="00237403" w:rsidRDefault="00BC7543" w:rsidP="00BC7543">
      <w:pPr>
        <w:pStyle w:val="Punktliste"/>
      </w:pPr>
      <w:r>
        <w:rPr>
          <w:smallCaps/>
        </w:rPr>
        <w:t>Infinit</w:t>
      </w:r>
      <w:r w:rsidRPr="001A07B3">
        <w:rPr>
          <w:smallCaps/>
        </w:rPr>
        <w:t>tisillä verbihaamuila</w:t>
      </w:r>
      <w:r w:rsidRPr="00237403">
        <w:t xml:space="preserve"> </w:t>
      </w:r>
      <w:r>
        <w:t xml:space="preserve">meinathaan </w:t>
      </w:r>
      <w:r w:rsidRPr="00237403">
        <w:t xml:space="preserve">verbihaamui, jokka ei normaalisyntaktissa saata essiinttyyt ilman </w:t>
      </w:r>
      <w:r>
        <w:t>finit</w:t>
      </w:r>
      <w:r w:rsidRPr="00237403">
        <w:t xml:space="preserve">tistä verbihaamuu. </w:t>
      </w:r>
      <w:r>
        <w:t>Esimerkkii:</w:t>
      </w:r>
    </w:p>
    <w:p w14:paraId="47609CCF" w14:textId="3145D154" w:rsidR="00BC7543" w:rsidRPr="00237403" w:rsidRDefault="00CD30C7" w:rsidP="00BC7543">
      <w:pPr>
        <w:pStyle w:val="Liste"/>
        <w:spacing w:before="120" w:after="120"/>
        <w:ind w:left="0" w:firstLine="0"/>
        <w:contextualSpacing w:val="0"/>
      </w:pPr>
      <w:r>
        <w:t>(9</w:t>
      </w:r>
      <w:r w:rsidR="00BC7543">
        <w:t xml:space="preserve">) </w:t>
      </w:r>
      <w:r w:rsidR="005F68FE">
        <w:t>Mie hää(</w:t>
      </w:r>
      <w:r w:rsidR="00BC7543" w:rsidRPr="00237403">
        <w:t>đ</w:t>
      </w:r>
      <w:r w:rsidR="005F68FE">
        <w:t>)</w:t>
      </w:r>
      <w:r w:rsidR="00BC7543" w:rsidRPr="00237403">
        <w:t xml:space="preserve">yn </w:t>
      </w:r>
      <w:r w:rsidR="00BC7543" w:rsidRPr="001809CA">
        <w:rPr>
          <w:i/>
        </w:rPr>
        <w:t>lähtee</w:t>
      </w:r>
      <w:r w:rsidR="00BC7543" w:rsidRPr="0075485B">
        <w:t>(</w:t>
      </w:r>
      <w:r w:rsidR="00BC7543" w:rsidRPr="001809CA">
        <w:rPr>
          <w:i/>
        </w:rPr>
        <w:t>t</w:t>
      </w:r>
      <w:r w:rsidR="00BC7543" w:rsidRPr="0075485B">
        <w:t>)</w:t>
      </w:r>
      <w:r w:rsidR="00BC7543">
        <w:rPr>
          <w:i/>
        </w:rPr>
        <w:t xml:space="preserve"> </w:t>
      </w:r>
      <w:r w:rsidR="00BA1173" w:rsidRPr="00BA1173">
        <w:t>~</w:t>
      </w:r>
      <w:r w:rsidR="00BC7543">
        <w:rPr>
          <w:i/>
        </w:rPr>
        <w:t xml:space="preserve"> lähteä</w:t>
      </w:r>
      <w:r w:rsidR="00BC7543" w:rsidRPr="0075485B">
        <w:t>(</w:t>
      </w:r>
      <w:r w:rsidR="00BC7543">
        <w:rPr>
          <w:i/>
        </w:rPr>
        <w:t>t</w:t>
      </w:r>
      <w:r w:rsidR="00BC7543" w:rsidRPr="0075485B">
        <w:t>)</w:t>
      </w:r>
      <w:r w:rsidR="00BC7543">
        <w:rPr>
          <w:i/>
        </w:rPr>
        <w:t xml:space="preserve"> </w:t>
      </w:r>
      <w:r w:rsidR="00BA1173" w:rsidRPr="00BA1173">
        <w:t>~</w:t>
      </w:r>
      <w:r w:rsidR="00BC7543">
        <w:rPr>
          <w:i/>
        </w:rPr>
        <w:t xml:space="preserve"> lähtiä</w:t>
      </w:r>
      <w:r w:rsidR="00C5475A">
        <w:rPr>
          <w:i/>
        </w:rPr>
        <w:t xml:space="preserve"> </w:t>
      </w:r>
      <w:r w:rsidR="00C5475A">
        <w:t>kothiin</w:t>
      </w:r>
      <w:r w:rsidR="00A152C4">
        <w:t>.</w:t>
      </w:r>
    </w:p>
    <w:p w14:paraId="402D7AD8" w14:textId="33B44F53" w:rsidR="00F904D4" w:rsidRDefault="00BC7543" w:rsidP="00BC7543">
      <w:pPr>
        <w:pStyle w:val="Liste"/>
        <w:spacing w:before="120" w:after="120"/>
        <w:ind w:left="0" w:firstLine="0"/>
        <w:contextualSpacing w:val="0"/>
      </w:pPr>
      <w:r>
        <w:t>(</w:t>
      </w:r>
      <w:r w:rsidR="00CD30C7">
        <w:t>10</w:t>
      </w:r>
      <w:r>
        <w:t xml:space="preserve">) Nilla kuului </w:t>
      </w:r>
      <w:r w:rsidRPr="004972BC">
        <w:rPr>
          <w:i/>
        </w:rPr>
        <w:t>käynheen</w:t>
      </w:r>
      <w:r>
        <w:t xml:space="preserve"> Kööpenhaminassa</w:t>
      </w:r>
      <w:r w:rsidR="00F904D4">
        <w:t>.</w:t>
      </w:r>
    </w:p>
    <w:p w14:paraId="3F9A6ABE" w14:textId="3B4289F9" w:rsidR="00BC7543" w:rsidRPr="00B84D1A" w:rsidRDefault="00BC7543" w:rsidP="00BC7543">
      <w:pPr>
        <w:pStyle w:val="Liste"/>
        <w:spacing w:before="120" w:after="120"/>
        <w:ind w:left="0" w:firstLine="0"/>
        <w:contextualSpacing w:val="0"/>
      </w:pPr>
      <w:r>
        <w:t>Infinit</w:t>
      </w:r>
      <w:r w:rsidRPr="00B84D1A">
        <w:t xml:space="preserve">tissii verbihaamui oon </w:t>
      </w:r>
      <w:r w:rsidRPr="001A07B3">
        <w:rPr>
          <w:smallCaps/>
        </w:rPr>
        <w:t>infinitiivit</w:t>
      </w:r>
      <w:r w:rsidRPr="00B84D1A">
        <w:t xml:space="preserve"> </w:t>
      </w:r>
      <w:r>
        <w:t xml:space="preserve">niin ko </w:t>
      </w:r>
      <w:r>
        <w:rPr>
          <w:i/>
        </w:rPr>
        <w:t xml:space="preserve">lähteet </w:t>
      </w:r>
      <w:r w:rsidR="00BA1173" w:rsidRPr="00BA1173">
        <w:t>~</w:t>
      </w:r>
      <w:r>
        <w:rPr>
          <w:i/>
        </w:rPr>
        <w:t xml:space="preserve"> lähteä</w:t>
      </w:r>
      <w:r w:rsidRPr="0075485B">
        <w:t>(</w:t>
      </w:r>
      <w:r>
        <w:rPr>
          <w:i/>
        </w:rPr>
        <w:t>t</w:t>
      </w:r>
      <w:r w:rsidRPr="0075485B">
        <w:t>)</w:t>
      </w:r>
      <w:r>
        <w:rPr>
          <w:i/>
        </w:rPr>
        <w:t xml:space="preserve"> </w:t>
      </w:r>
      <w:r w:rsidR="00BA1173" w:rsidRPr="00BA1173">
        <w:t>~</w:t>
      </w:r>
      <w:r>
        <w:rPr>
          <w:i/>
        </w:rPr>
        <w:t xml:space="preserve"> lähtiä </w:t>
      </w:r>
      <w:r>
        <w:t>syntaktissa (</w:t>
      </w:r>
      <w:r w:rsidR="00CD30C7">
        <w:t>9</w:t>
      </w:r>
      <w:r>
        <w:t xml:space="preserve">) </w:t>
      </w:r>
      <w:r w:rsidRPr="00B84D1A">
        <w:t xml:space="preserve">ja </w:t>
      </w:r>
      <w:r>
        <w:rPr>
          <w:smallCaps/>
        </w:rPr>
        <w:t>partisip</w:t>
      </w:r>
      <w:r w:rsidRPr="001A07B3">
        <w:rPr>
          <w:smallCaps/>
        </w:rPr>
        <w:t>it</w:t>
      </w:r>
      <w:r w:rsidRPr="00B84D1A">
        <w:t xml:space="preserve"> </w:t>
      </w:r>
      <w:r>
        <w:t xml:space="preserve">niin ko </w:t>
      </w:r>
      <w:r>
        <w:rPr>
          <w:i/>
        </w:rPr>
        <w:t xml:space="preserve">käynheen </w:t>
      </w:r>
      <w:r>
        <w:t>syntaktissa (</w:t>
      </w:r>
      <w:r w:rsidR="00CD30C7">
        <w:t>10</w:t>
      </w:r>
      <w:r>
        <w:t>). K</w:t>
      </w:r>
      <w:r w:rsidRPr="00B84D1A">
        <w:t xml:space="preserve">umppaaki oon usheemppaa lajjii. </w:t>
      </w:r>
      <w:r>
        <w:t xml:space="preserve">Niistä puhuma kapittelissa </w:t>
      </w:r>
      <w:r w:rsidR="00C5475A">
        <w:t>6</w:t>
      </w:r>
      <w:r>
        <w:t xml:space="preserve">.8 Infinittiset verbihaamut. Se oon kuitenki hyvä havaita, ette niin käsketty </w:t>
      </w:r>
      <w:r w:rsidRPr="001A07B3">
        <w:rPr>
          <w:smallCaps/>
        </w:rPr>
        <w:t>ensimäinen</w:t>
      </w:r>
      <w:r>
        <w:t xml:space="preserve"> (eli tekstissä ushein 1.) </w:t>
      </w:r>
      <w:r w:rsidRPr="001A07B3">
        <w:rPr>
          <w:smallCaps/>
        </w:rPr>
        <w:t>infinitiivi</w:t>
      </w:r>
      <w:r>
        <w:t xml:space="preserve"> oon sama verbihaamu, mikä oon verbin hakemasanana sanalistoissa, sanakirjoissa jne.</w:t>
      </w:r>
    </w:p>
    <w:p w14:paraId="21FDE307" w14:textId="77777777" w:rsidR="00BC7543" w:rsidRPr="00A95D68" w:rsidRDefault="00BC7543" w:rsidP="00BC7543">
      <w:pPr>
        <w:pStyle w:val="Overskrift2"/>
      </w:pPr>
      <w:bookmarkStart w:id="1507" w:name="Tempusmodus"/>
      <w:bookmarkStart w:id="1508" w:name="_5.2._Kainun_kielen"/>
      <w:bookmarkStart w:id="1509" w:name="_5.2._Kainun_kielen_1"/>
      <w:bookmarkStart w:id="1510" w:name="_5.3._Kainun_kielen"/>
      <w:bookmarkStart w:id="1511" w:name="_Toc198266869"/>
      <w:bookmarkStart w:id="1512" w:name="_Toc209168621"/>
      <w:bookmarkStart w:id="1513" w:name="_Toc241129263"/>
      <w:bookmarkStart w:id="1514" w:name="_Toc311273850"/>
      <w:bookmarkStart w:id="1515" w:name="_Toc81192467"/>
      <w:bookmarkStart w:id="1516" w:name="_Toc84997992"/>
      <w:bookmarkEnd w:id="1507"/>
      <w:bookmarkEnd w:id="1508"/>
      <w:bookmarkEnd w:id="1509"/>
      <w:bookmarkEnd w:id="1510"/>
      <w:r w:rsidRPr="00A95D68">
        <w:t>Kainun kielen verbiin taivutustyypit</w:t>
      </w:r>
      <w:bookmarkEnd w:id="1511"/>
      <w:bookmarkEnd w:id="1512"/>
      <w:bookmarkEnd w:id="1513"/>
      <w:bookmarkEnd w:id="1514"/>
    </w:p>
    <w:p w14:paraId="23FB3B84" w14:textId="77777777" w:rsidR="00BC7543" w:rsidRDefault="00BC7543" w:rsidP="00BC7543">
      <w:pPr>
        <w:pStyle w:val="Brdtekst"/>
        <w:spacing w:before="120"/>
      </w:pPr>
      <w:r>
        <w:t>Verbiin eri taivutustyypiilä tarkoitethaan verbijoukkoi, missä oon samanlaiset rangat ja mihin liitethään taivutussuffiksit samhaan laihiin.</w:t>
      </w:r>
    </w:p>
    <w:p w14:paraId="782704BA" w14:textId="3B457B80" w:rsidR="00BC7543" w:rsidRPr="00A95D68" w:rsidRDefault="00BC7543" w:rsidP="00BC7543">
      <w:pPr>
        <w:pStyle w:val="Brdtekst"/>
        <w:spacing w:before="120"/>
      </w:pPr>
      <w:r w:rsidRPr="00A95D68">
        <w:t>Tässä verbit jajethaan neljheen valta</w:t>
      </w:r>
      <w:r>
        <w:t>taivutustyypphiin</w:t>
      </w:r>
      <w:r w:rsidRPr="00A95D68">
        <w:t xml:space="preserve">. Jako oon sen jälkhiin, minkälaissii rankkoi verbiilä oon. </w:t>
      </w:r>
      <w:r w:rsidRPr="000C739C">
        <w:rPr>
          <w:smallCaps/>
        </w:rPr>
        <w:t>Ranka</w:t>
      </w:r>
      <w:r w:rsidRPr="00EE7BF4">
        <w:t>-</w:t>
      </w:r>
      <w:r>
        <w:t>termilä</w:t>
      </w:r>
      <w:r w:rsidRPr="00EE7BF4">
        <w:t xml:space="preserve"> meinathaan sitä sanan ossaa, mihin taivutussuffiksit lisä</w:t>
      </w:r>
      <w:r w:rsidRPr="00A95D68">
        <w:t xml:space="preserve">thään </w:t>
      </w:r>
      <w:r>
        <w:t>(</w:t>
      </w:r>
      <w:r w:rsidRPr="00A95D68">
        <w:t>katto koh</w:t>
      </w:r>
      <w:r w:rsidR="00CD30C7">
        <w:t>taa</w:t>
      </w:r>
      <w:r w:rsidRPr="00A95D68">
        <w:t xml:space="preserve"> </w:t>
      </w:r>
      <w:r w:rsidR="009F4BF6">
        <w:t>2.3.4</w:t>
      </w:r>
      <w:r w:rsidRPr="00A95D68">
        <w:t xml:space="preserve"> Sanan rangat). Eli päinvastoin: Löyđämä verbin rangan, ko otama siitä pois kaikki taivutussuffiksit, mutta ei derivasuunisuffiksiita.</w:t>
      </w:r>
    </w:p>
    <w:p w14:paraId="0BED423E" w14:textId="77777777" w:rsidR="00BC7543" w:rsidRPr="00A95D68" w:rsidRDefault="00BC7543" w:rsidP="00BC7543">
      <w:pPr>
        <w:spacing w:before="120" w:after="120"/>
      </w:pPr>
      <w:bookmarkStart w:id="1517" w:name="_Toc198266870"/>
      <w:bookmarkStart w:id="1518" w:name="_Toc209168622"/>
      <w:r w:rsidRPr="00A95D68">
        <w:t>Ja</w:t>
      </w:r>
      <w:r>
        <w:t>jama tässä verbit ensistä neljhee</w:t>
      </w:r>
      <w:r w:rsidRPr="00A95D68">
        <w:t>n joukkhoon tämmö</w:t>
      </w:r>
      <w:r>
        <w:t>i</w:t>
      </w:r>
      <w:r w:rsidRPr="00A95D68">
        <w:t>sten kriteeriitten jälkhiin:</w:t>
      </w:r>
    </w:p>
    <w:p w14:paraId="281302F1" w14:textId="4DB63AF2" w:rsidR="00BC7543" w:rsidRDefault="00BC7543" w:rsidP="00BC7543">
      <w:pPr>
        <w:pStyle w:val="Listeavsnitt"/>
        <w:numPr>
          <w:ilvl w:val="0"/>
          <w:numId w:val="6"/>
        </w:numPr>
        <w:spacing w:before="120" w:after="120"/>
      </w:pPr>
      <w:r>
        <w:t xml:space="preserve">Verbin rangassa </w:t>
      </w:r>
      <w:r w:rsidR="00BF732D">
        <w:t xml:space="preserve">oon </w:t>
      </w:r>
      <w:r>
        <w:t xml:space="preserve">tyhä yksi tavu </w:t>
      </w:r>
      <w:r w:rsidRPr="00A95D68">
        <w:t xml:space="preserve">&gt; </w:t>
      </w:r>
      <w:r w:rsidR="00C5475A">
        <w:t>taivutustyyppi</w:t>
      </w:r>
      <w:r w:rsidRPr="00A95D68">
        <w:t xml:space="preserve"> 1</w:t>
      </w:r>
      <w:r>
        <w:t>,</w:t>
      </w:r>
      <w:r w:rsidRPr="00A95D68">
        <w:t xml:space="preserve"> </w:t>
      </w:r>
      <w:r w:rsidRPr="008B39B1">
        <w:rPr>
          <w:smallCaps/>
        </w:rPr>
        <w:t>yksitavuiset verbit</w:t>
      </w:r>
      <w:r w:rsidRPr="00A95D68">
        <w:t>.</w:t>
      </w:r>
    </w:p>
    <w:p w14:paraId="7C6496C9" w14:textId="63002B8E" w:rsidR="00BC7543" w:rsidRDefault="00BC7543" w:rsidP="00BC7543">
      <w:pPr>
        <w:pStyle w:val="Listeavsnitt"/>
        <w:numPr>
          <w:ilvl w:val="0"/>
          <w:numId w:val="6"/>
        </w:numPr>
        <w:spacing w:before="120" w:after="120"/>
      </w:pPr>
      <w:r>
        <w:t xml:space="preserve">Verbilä ei </w:t>
      </w:r>
      <w:r w:rsidR="00BF732D">
        <w:t xml:space="preserve">ole </w:t>
      </w:r>
      <w:r>
        <w:t xml:space="preserve">muuta ko yhdenlainen vokaaliranka, mutta siinä enämen ko yksi tavu &gt; </w:t>
      </w:r>
      <w:r w:rsidR="00C5475A">
        <w:t>taivutustyyppi</w:t>
      </w:r>
      <w:r>
        <w:t xml:space="preserve"> 2, </w:t>
      </w:r>
      <w:r>
        <w:rPr>
          <w:smallCaps/>
        </w:rPr>
        <w:t>yksirankaiset verbit.</w:t>
      </w:r>
    </w:p>
    <w:p w14:paraId="39F9A8E9" w14:textId="476943EB" w:rsidR="00BC7543" w:rsidRPr="00A95D68" w:rsidRDefault="00BC7543" w:rsidP="00BC7543">
      <w:pPr>
        <w:pStyle w:val="Listeavsnitt"/>
        <w:numPr>
          <w:ilvl w:val="0"/>
          <w:numId w:val="6"/>
        </w:numPr>
        <w:spacing w:before="120" w:after="120"/>
      </w:pPr>
      <w:r>
        <w:t>V</w:t>
      </w:r>
      <w:r w:rsidRPr="00A95D68">
        <w:t xml:space="preserve">erbilä </w:t>
      </w:r>
      <w:r w:rsidR="00DE0422">
        <w:t xml:space="preserve">oon </w:t>
      </w:r>
      <w:r w:rsidRPr="00A95D68">
        <w:t xml:space="preserve">olemassa </w:t>
      </w:r>
      <w:r w:rsidR="00987194">
        <w:t>vokaal</w:t>
      </w:r>
      <w:r>
        <w:t xml:space="preserve">irangan lisäksi </w:t>
      </w:r>
      <w:r w:rsidRPr="00A95D68">
        <w:t xml:space="preserve">konsonanttiranka &gt; </w:t>
      </w:r>
      <w:r w:rsidR="00CF5A0C">
        <w:t>taivutustyyppi</w:t>
      </w:r>
      <w:r w:rsidRPr="00A95D68">
        <w:t xml:space="preserve"> 3</w:t>
      </w:r>
      <w:r>
        <w:t>,</w:t>
      </w:r>
      <w:r w:rsidRPr="00A95D68">
        <w:t xml:space="preserve"> </w:t>
      </w:r>
      <w:r w:rsidR="00E875D5">
        <w:rPr>
          <w:smallCaps/>
        </w:rPr>
        <w:t>konsonantti</w:t>
      </w:r>
      <w:r w:rsidRPr="008B39B1">
        <w:rPr>
          <w:smallCaps/>
        </w:rPr>
        <w:t>rankaiset verbit</w:t>
      </w:r>
      <w:r w:rsidRPr="00A95D68">
        <w:t>.</w:t>
      </w:r>
    </w:p>
    <w:p w14:paraId="39D1D148" w14:textId="729DF2C6" w:rsidR="00BC7543" w:rsidRPr="00A95D68" w:rsidRDefault="00BC7543" w:rsidP="00BC7543">
      <w:pPr>
        <w:pStyle w:val="Listeavsnitt"/>
        <w:numPr>
          <w:ilvl w:val="0"/>
          <w:numId w:val="6"/>
        </w:numPr>
        <w:spacing w:before="120" w:after="120"/>
      </w:pPr>
      <w:r>
        <w:t>Verbi</w:t>
      </w:r>
      <w:r w:rsidRPr="00A95D68">
        <w:t xml:space="preserve">lä, millä </w:t>
      </w:r>
      <w:r w:rsidR="0050767D">
        <w:t>ei ole konsonanttirankkaa</w:t>
      </w:r>
      <w:r w:rsidRPr="00A95D68">
        <w:t xml:space="preserve">, </w:t>
      </w:r>
      <w:r>
        <w:t>oon enämen</w:t>
      </w:r>
      <w:r w:rsidRPr="00A95D68">
        <w:t xml:space="preserve"> ko yhđenlainen vokaaliranka, eli sillä </w:t>
      </w:r>
      <w:r>
        <w:t xml:space="preserve">oon </w:t>
      </w:r>
      <w:r w:rsidRPr="00A95D68">
        <w:t xml:space="preserve">lyhykäisempi ja pitempi vokaaliranka &gt; </w:t>
      </w:r>
      <w:r w:rsidR="009E127B">
        <w:t>taivutustyyppi</w:t>
      </w:r>
      <w:r w:rsidRPr="00A95D68">
        <w:t xml:space="preserve"> 4</w:t>
      </w:r>
      <w:r>
        <w:t>,</w:t>
      </w:r>
      <w:r w:rsidRPr="00A95D68">
        <w:t xml:space="preserve"> </w:t>
      </w:r>
      <w:r w:rsidRPr="008B39B1">
        <w:rPr>
          <w:smallCaps/>
        </w:rPr>
        <w:t>tuplavokaalirankaiset verbit</w:t>
      </w:r>
      <w:r w:rsidRPr="00A95D68">
        <w:t>.</w:t>
      </w:r>
    </w:p>
    <w:p w14:paraId="41567A71" w14:textId="77777777" w:rsidR="00BC7543" w:rsidRPr="00A95D68" w:rsidRDefault="00BC7543" w:rsidP="00BC7543">
      <w:pPr>
        <w:spacing w:before="120" w:after="120"/>
      </w:pPr>
      <w:r w:rsidRPr="00A95D68">
        <w:t>Joukot 3 ja 4 jajethaan vielä ala</w:t>
      </w:r>
      <w:r>
        <w:t>tyypphiin sen jälkhiin, minkälai</w:t>
      </w:r>
      <w:r w:rsidRPr="00A95D68">
        <w:t>nen derivasuunisuffiksi niissä oon myötä.</w:t>
      </w:r>
    </w:p>
    <w:p w14:paraId="2DA41F3D" w14:textId="77777777" w:rsidR="00BC7543" w:rsidRDefault="00BC7543" w:rsidP="00BC7543">
      <w:pPr>
        <w:spacing w:before="120" w:after="120"/>
      </w:pPr>
      <w:r>
        <w:t>Pane</w:t>
      </w:r>
      <w:r w:rsidRPr="00A95D68">
        <w:t xml:space="preserve"> kans</w:t>
      </w:r>
      <w:r>
        <w:t xml:space="preserve"> merkhiin</w:t>
      </w:r>
      <w:r w:rsidRPr="00A95D68">
        <w:t>, ette rangan muutokset, mikkä seurathaan graadivaihettelusta, ei ole</w:t>
      </w:r>
      <w:r>
        <w:t xml:space="preserve"> ratkaisemassa sitä, mihin taivutus</w:t>
      </w:r>
      <w:r w:rsidRPr="00A95D68">
        <w:t>tyypphiin verbi kuuluu.</w:t>
      </w:r>
    </w:p>
    <w:p w14:paraId="0C4F2701" w14:textId="6BBA1D44" w:rsidR="00BC7543" w:rsidRDefault="00BC7543" w:rsidP="00BC7543">
      <w:pPr>
        <w:pStyle w:val="Brdtekstinnrykk"/>
        <w:spacing w:before="120"/>
        <w:ind w:left="0"/>
      </w:pPr>
      <w:r w:rsidRPr="00A95D68">
        <w:t xml:space="preserve">Kattoma tarkemasti </w:t>
      </w:r>
      <w:r>
        <w:t xml:space="preserve">verbiin </w:t>
      </w:r>
      <w:r w:rsidRPr="00A95D68">
        <w:t xml:space="preserve">eri </w:t>
      </w:r>
      <w:r>
        <w:t xml:space="preserve">taivutustyyppii. Kuttuma niitä tässä lyhykäisemmin </w:t>
      </w:r>
      <w:r w:rsidR="00CD7A56">
        <w:rPr>
          <w:smallCaps/>
        </w:rPr>
        <w:t>verbityypi</w:t>
      </w:r>
      <w:r w:rsidRPr="005F4EB6">
        <w:rPr>
          <w:smallCaps/>
        </w:rPr>
        <w:t>ksi</w:t>
      </w:r>
      <w:r w:rsidRPr="00A95D68">
        <w:t>.</w:t>
      </w:r>
    </w:p>
    <w:p w14:paraId="76B445DE" w14:textId="77777777" w:rsidR="00F904D4" w:rsidRDefault="00BC7543" w:rsidP="00BC7543">
      <w:pPr>
        <w:pStyle w:val="Overskrift3"/>
      </w:pPr>
      <w:bookmarkStart w:id="1519" w:name="_Toc241129264"/>
      <w:bookmarkStart w:id="1520" w:name="_Toc311273851"/>
      <w:bookmarkEnd w:id="1517"/>
      <w:bookmarkEnd w:id="1518"/>
      <w:r>
        <w:t xml:space="preserve">Verbityyppi 1: </w:t>
      </w:r>
      <w:r w:rsidRPr="00A95D68">
        <w:t>Yksi</w:t>
      </w:r>
      <w:r>
        <w:t>tav</w:t>
      </w:r>
      <w:r w:rsidRPr="00A95D68">
        <w:t>uiset verbit</w:t>
      </w:r>
      <w:bookmarkEnd w:id="1519"/>
      <w:bookmarkEnd w:id="1520"/>
    </w:p>
    <w:p w14:paraId="2E51E23A" w14:textId="32B9D24F" w:rsidR="00F904D4" w:rsidRPr="00881B35" w:rsidRDefault="00BC7543" w:rsidP="00BC7543">
      <w:pPr>
        <w:pStyle w:val="Brdtekst"/>
        <w:spacing w:before="120"/>
      </w:pPr>
      <w:r w:rsidRPr="0031113C">
        <w:rPr>
          <w:smallCaps/>
        </w:rPr>
        <w:t>Yksi</w:t>
      </w:r>
      <w:r>
        <w:rPr>
          <w:smallCaps/>
        </w:rPr>
        <w:t>tav</w:t>
      </w:r>
      <w:r w:rsidRPr="0031113C">
        <w:rPr>
          <w:smallCaps/>
        </w:rPr>
        <w:t>uiset</w:t>
      </w:r>
      <w:r w:rsidRPr="00A95D68">
        <w:t xml:space="preserve"> </w:t>
      </w:r>
      <w:r>
        <w:t>(</w:t>
      </w:r>
      <w:r w:rsidRPr="00A95D68">
        <w:t>verbityyppi</w:t>
      </w:r>
      <w:r w:rsidRPr="00A95D68">
        <w:rPr>
          <w:b/>
        </w:rPr>
        <w:t xml:space="preserve"> </w:t>
      </w:r>
      <w:r w:rsidRPr="00A95D68">
        <w:t xml:space="preserve">1) oon kaikki semmoiset </w:t>
      </w:r>
      <w:r>
        <w:t>yksirankaiset verbit</w:t>
      </w:r>
      <w:r w:rsidRPr="00A95D68">
        <w:t>, joila rangassa oon vain yksi</w:t>
      </w:r>
      <w:r>
        <w:t xml:space="preserve"> tav</w:t>
      </w:r>
      <w:r w:rsidRPr="00A95D68">
        <w:t>u ja joitten 1. infinitiivin suffiksin</w:t>
      </w:r>
      <w:r>
        <w:t>n</w:t>
      </w:r>
      <w:r w:rsidRPr="00A95D68">
        <w:t xml:space="preserve">a oon </w:t>
      </w:r>
      <w:r w:rsidRPr="00A14AD7">
        <w:rPr>
          <w:i/>
        </w:rPr>
        <w:t>đA</w:t>
      </w:r>
      <w:r w:rsidRPr="00A95D68">
        <w:t xml:space="preserve"> </w:t>
      </w:r>
      <w:r w:rsidRPr="00451861">
        <w:t xml:space="preserve">eli </w:t>
      </w:r>
      <w:r w:rsidRPr="00451861">
        <w:rPr>
          <w:i/>
        </w:rPr>
        <w:t>hA</w:t>
      </w:r>
      <w:r w:rsidRPr="00451861">
        <w:t xml:space="preserve"> ~ </w:t>
      </w:r>
      <w:r w:rsidRPr="00451861">
        <w:rPr>
          <w:i/>
        </w:rPr>
        <w:t>A</w:t>
      </w:r>
      <w:r w:rsidRPr="00451861">
        <w:t>.</w:t>
      </w:r>
      <w:r w:rsidRPr="00A95D68">
        <w:t xml:space="preserve"> Tämmöiset verbit oon esimerkiksi </w:t>
      </w:r>
      <w:r>
        <w:t>(1.inf. : prees.</w:t>
      </w:r>
      <w:r w:rsidR="001337F6">
        <w:t>sg1</w:t>
      </w:r>
      <w:r>
        <w:t xml:space="preserve">) </w:t>
      </w:r>
      <w:r w:rsidRPr="00D67DB7">
        <w:rPr>
          <w:i/>
        </w:rPr>
        <w:t>saa</w:t>
      </w:r>
      <w:r w:rsidRPr="00A95D68">
        <w:t>/</w:t>
      </w:r>
      <w:r w:rsidRPr="00D67DB7">
        <w:rPr>
          <w:i/>
        </w:rPr>
        <w:t>đa</w:t>
      </w:r>
      <w:r w:rsidRPr="00A95D68">
        <w:t xml:space="preserve"> ~ </w:t>
      </w:r>
      <w:r w:rsidRPr="00D67DB7">
        <w:rPr>
          <w:i/>
        </w:rPr>
        <w:t>saa</w:t>
      </w:r>
      <w:r w:rsidRPr="00A95D68">
        <w:t>/</w:t>
      </w:r>
      <w:r w:rsidRPr="00D67DB7">
        <w:rPr>
          <w:i/>
        </w:rPr>
        <w:t>ha</w:t>
      </w:r>
      <w:r>
        <w:t xml:space="preserve"> </w:t>
      </w:r>
      <w:r w:rsidRPr="00A95D68">
        <w:t xml:space="preserve">: </w:t>
      </w:r>
      <w:r w:rsidRPr="00D67DB7">
        <w:rPr>
          <w:i/>
        </w:rPr>
        <w:t>saa</w:t>
      </w:r>
      <w:r w:rsidRPr="00A95D68">
        <w:t>/</w:t>
      </w:r>
      <w:r w:rsidRPr="00D67DB7">
        <w:rPr>
          <w:i/>
        </w:rPr>
        <w:t>n</w:t>
      </w:r>
      <w:r w:rsidRPr="00A95D68">
        <w:t xml:space="preserve">, </w:t>
      </w:r>
      <w:r w:rsidRPr="00D67DB7">
        <w:rPr>
          <w:i/>
        </w:rPr>
        <w:t>juo</w:t>
      </w:r>
      <w:r w:rsidR="0098090B" w:rsidRPr="0098090B">
        <w:t>/</w:t>
      </w:r>
      <w:r w:rsidRPr="00D67DB7">
        <w:rPr>
          <w:i/>
        </w:rPr>
        <w:t>đa</w:t>
      </w:r>
      <w:r w:rsidRPr="00A95D68">
        <w:t xml:space="preserve"> ~ </w:t>
      </w:r>
      <w:r w:rsidRPr="00D67DB7">
        <w:rPr>
          <w:i/>
        </w:rPr>
        <w:t>juu</w:t>
      </w:r>
      <w:r w:rsidR="0098090B" w:rsidRPr="0098090B">
        <w:t>/</w:t>
      </w:r>
      <w:r w:rsidRPr="00D67DB7">
        <w:rPr>
          <w:i/>
        </w:rPr>
        <w:t>a</w:t>
      </w:r>
      <w:r w:rsidRPr="00A95D68">
        <w:t xml:space="preserve"> : </w:t>
      </w:r>
      <w:r w:rsidRPr="00D67DB7">
        <w:rPr>
          <w:i/>
        </w:rPr>
        <w:t>juo</w:t>
      </w:r>
      <w:r w:rsidR="0098090B" w:rsidRPr="0098090B">
        <w:t>/</w:t>
      </w:r>
      <w:r w:rsidRPr="00D67DB7">
        <w:rPr>
          <w:i/>
        </w:rPr>
        <w:t>n</w:t>
      </w:r>
      <w:r w:rsidRPr="00A95D68">
        <w:t xml:space="preserve">, </w:t>
      </w:r>
      <w:r w:rsidRPr="00D67DB7">
        <w:rPr>
          <w:i/>
        </w:rPr>
        <w:t>syö</w:t>
      </w:r>
      <w:r w:rsidR="0098090B" w:rsidRPr="0098090B">
        <w:t>/</w:t>
      </w:r>
      <w:r w:rsidRPr="00D67DB7">
        <w:rPr>
          <w:i/>
        </w:rPr>
        <w:t>đä</w:t>
      </w:r>
      <w:r w:rsidRPr="00A95D68">
        <w:t xml:space="preserve"> ~ </w:t>
      </w:r>
      <w:r w:rsidRPr="00D67DB7">
        <w:rPr>
          <w:i/>
        </w:rPr>
        <w:t>syy</w:t>
      </w:r>
      <w:r w:rsidR="0098090B" w:rsidRPr="0098090B">
        <w:t>/</w:t>
      </w:r>
      <w:r w:rsidRPr="00D67DB7">
        <w:rPr>
          <w:i/>
        </w:rPr>
        <w:t>ä</w:t>
      </w:r>
      <w:r w:rsidR="007D67C4">
        <w:rPr>
          <w:i/>
        </w:rPr>
        <w:t xml:space="preserve"> </w:t>
      </w:r>
      <w:r w:rsidRPr="0075485B">
        <w:t>:</w:t>
      </w:r>
      <w:r w:rsidRPr="00D67DB7">
        <w:rPr>
          <w:i/>
        </w:rPr>
        <w:t xml:space="preserve"> syö</w:t>
      </w:r>
      <w:r w:rsidR="0098090B" w:rsidRPr="0098090B">
        <w:t>/</w:t>
      </w:r>
      <w:r w:rsidRPr="00D67DB7">
        <w:rPr>
          <w:i/>
        </w:rPr>
        <w:t>n</w:t>
      </w:r>
      <w:r w:rsidR="00F904D4">
        <w:t>.</w:t>
      </w:r>
      <w:ins w:id="1521" w:author="Information Services" w:date="2015-11-20T19:13:00Z">
        <w:r w:rsidR="00AC3EE2">
          <w:t xml:space="preserve"> Räknäämä tähän joukkhoon kans verbin </w:t>
        </w:r>
        <w:r w:rsidR="00AC3EE2">
          <w:rPr>
            <w:i/>
          </w:rPr>
          <w:t>käy</w:t>
        </w:r>
      </w:ins>
      <w:ins w:id="1522" w:author="Information Services" w:date="2015-11-22T15:47:00Z">
        <w:r w:rsidR="00911554" w:rsidRPr="00911554">
          <w:rPr>
            <w:rPrChange w:id="1523" w:author="Information Services" w:date="2015-11-22T15:47:00Z">
              <w:rPr>
                <w:i/>
              </w:rPr>
            </w:rPrChange>
          </w:rPr>
          <w:t>/</w:t>
        </w:r>
      </w:ins>
      <w:ins w:id="1524" w:author="Information Services" w:date="2015-11-20T19:13:00Z">
        <w:r w:rsidR="00AC3EE2">
          <w:rPr>
            <w:i/>
          </w:rPr>
          <w:t>đä</w:t>
        </w:r>
      </w:ins>
      <w:ins w:id="1525" w:author="Information Services" w:date="2015-11-20T19:15:00Z">
        <w:r w:rsidR="00624EC3">
          <w:rPr>
            <w:i/>
          </w:rPr>
          <w:t xml:space="preserve"> ~ käy</w:t>
        </w:r>
      </w:ins>
      <w:ins w:id="1526" w:author="Information Services" w:date="2015-11-22T15:47:00Z">
        <w:r w:rsidR="00911554" w:rsidRPr="00911554">
          <w:rPr>
            <w:rPrChange w:id="1527" w:author="Information Services" w:date="2015-11-22T15:47:00Z">
              <w:rPr>
                <w:i/>
              </w:rPr>
            </w:rPrChange>
          </w:rPr>
          <w:t>/</w:t>
        </w:r>
      </w:ins>
      <w:ins w:id="1528" w:author="Information Services" w:date="2015-11-20T19:15:00Z">
        <w:r w:rsidR="00624EC3">
          <w:rPr>
            <w:i/>
          </w:rPr>
          <w:t>ä</w:t>
        </w:r>
      </w:ins>
      <w:ins w:id="1529" w:author="Information Services" w:date="2015-11-20T19:13:00Z">
        <w:r w:rsidR="00AC3EE2">
          <w:t>, joka kuiten oon sekaparadigmaattinen</w:t>
        </w:r>
      </w:ins>
      <w:ins w:id="1530" w:author="Information Services" w:date="2015-11-20T19:14:00Z">
        <w:r w:rsidR="00547EA3">
          <w:t>: aktiivin myönttävässä preteritissä ja kondisunaalissa kä</w:t>
        </w:r>
      </w:ins>
      <w:ins w:id="1531" w:author="Information Services" w:date="2015-11-20T19:15:00Z">
        <w:r w:rsidR="00624EC3">
          <w:t>y</w:t>
        </w:r>
      </w:ins>
      <w:ins w:id="1532" w:author="Information Services" w:date="2015-11-20T19:14:00Z">
        <w:r w:rsidR="00547EA3">
          <w:t xml:space="preserve">tämä kaksitavuista rankkaa </w:t>
        </w:r>
      </w:ins>
      <w:ins w:id="1533" w:author="Information Services" w:date="2015-11-20T19:15:00Z">
        <w:r w:rsidR="00881B35">
          <w:rPr>
            <w:i/>
          </w:rPr>
          <w:t>käve-</w:t>
        </w:r>
      </w:ins>
      <w:ins w:id="1534" w:author="Information Services" w:date="2015-11-20T19:16:00Z">
        <w:r w:rsidR="00881B35">
          <w:t>, ja silloin se taippuu ko verbityypin 2 verbit.</w:t>
        </w:r>
      </w:ins>
    </w:p>
    <w:p w14:paraId="2047EF28" w14:textId="02AE8F6D" w:rsidR="00AC3EE2" w:rsidRPr="00A95D68" w:rsidRDefault="00BC7543" w:rsidP="00BC7543">
      <w:pPr>
        <w:pStyle w:val="Brdtekst"/>
        <w:spacing w:before="120"/>
      </w:pPr>
      <w:r w:rsidRPr="00A95D68">
        <w:t xml:space="preserve">1. infinitiivin suffiksissa oon </w:t>
      </w:r>
      <w:r w:rsidR="00E46A35">
        <w:t>varieteet</w:t>
      </w:r>
      <w:r w:rsidRPr="00A95D68">
        <w:t xml:space="preserve">iitten välissä vaihettelluu: </w:t>
      </w:r>
      <w:r w:rsidR="007D67C4">
        <w:t>Porsangin varieteetissa</w:t>
      </w:r>
      <w:r w:rsidRPr="00A95D68">
        <w:t xml:space="preserve"> suffiksi oon tasan</w:t>
      </w:r>
      <w:r>
        <w:t xml:space="preserve"> </w:t>
      </w:r>
      <w:r w:rsidRPr="00B43986">
        <w:rPr>
          <w:i/>
        </w:rPr>
        <w:t>đA</w:t>
      </w:r>
      <w:r>
        <w:t xml:space="preserve"> </w:t>
      </w:r>
      <w:r w:rsidR="007D67C4">
        <w:t>ja</w:t>
      </w:r>
      <w:r>
        <w:t xml:space="preserve"> toisissa </w:t>
      </w:r>
      <w:r w:rsidR="00E46A35">
        <w:t>varieteet</w:t>
      </w:r>
      <w:r>
        <w:t xml:space="preserve">iissa se oon </w:t>
      </w:r>
      <w:r w:rsidRPr="00B43986">
        <w:rPr>
          <w:i/>
        </w:rPr>
        <w:t>hA</w:t>
      </w:r>
      <w:r>
        <w:t xml:space="preserve"> tahi </w:t>
      </w:r>
      <w:r w:rsidRPr="00B43986">
        <w:rPr>
          <w:i/>
        </w:rPr>
        <w:t>A</w:t>
      </w:r>
      <w:r>
        <w:t>.</w:t>
      </w:r>
    </w:p>
    <w:p w14:paraId="342B72A8" w14:textId="77777777" w:rsidR="00BC7543" w:rsidRPr="00A95D68" w:rsidRDefault="00BC7543" w:rsidP="00BC7543">
      <w:pPr>
        <w:pStyle w:val="Overskrift3"/>
      </w:pPr>
      <w:bookmarkStart w:id="1535" w:name="_Toc241129265"/>
      <w:bookmarkStart w:id="1536" w:name="_Toc311273852"/>
      <w:r>
        <w:t xml:space="preserve">Verbityyppi 2: </w:t>
      </w:r>
      <w:r w:rsidRPr="00A95D68">
        <w:t>Yksirankaiset verbit</w:t>
      </w:r>
      <w:bookmarkEnd w:id="1535"/>
      <w:bookmarkEnd w:id="1536"/>
    </w:p>
    <w:p w14:paraId="102863EC" w14:textId="77777777" w:rsidR="00F904D4" w:rsidRDefault="00BC7543" w:rsidP="00BC7543">
      <w:pPr>
        <w:pStyle w:val="Brdtekst"/>
        <w:spacing w:before="120"/>
      </w:pPr>
      <w:r w:rsidRPr="0031113C">
        <w:rPr>
          <w:smallCaps/>
        </w:rPr>
        <w:t>Yksirankaiset</w:t>
      </w:r>
      <w:r w:rsidRPr="00A95D68">
        <w:t xml:space="preserve"> </w:t>
      </w:r>
      <w:r>
        <w:t>(</w:t>
      </w:r>
      <w:r w:rsidRPr="00A95D68">
        <w:t>verbityyppi</w:t>
      </w:r>
      <w:r w:rsidRPr="00A95D68">
        <w:rPr>
          <w:b/>
        </w:rPr>
        <w:t xml:space="preserve"> </w:t>
      </w:r>
      <w:r w:rsidRPr="00A95D68">
        <w:t>2) oon kaksi- eli usheempi</w:t>
      </w:r>
      <w:r>
        <w:t>tav</w:t>
      </w:r>
      <w:r w:rsidRPr="00A95D68">
        <w:t>uiset verbit, joila oon tyhä yksi ranka, eli niilä oon vain yksi vokaaliranka eli ranka, jonka viimi pukstaavi oon vokaali, ja niitä vokaaliita oon siinä rangan lopussa tyhä yksi. Se ranka saattaa kuitenki olla graadivaihettelun alla eli niissä saattaa rangan viimi konsonantti eli konsonanttikombina</w:t>
      </w:r>
      <w:r>
        <w:t>s</w:t>
      </w:r>
      <w:r w:rsidRPr="00A95D68">
        <w:t>uuni vaihetella</w:t>
      </w:r>
      <w:r w:rsidR="00F904D4">
        <w:t>.</w:t>
      </w:r>
    </w:p>
    <w:p w14:paraId="343FEBA6" w14:textId="4AF1286E" w:rsidR="00BC7543" w:rsidRPr="00460743" w:rsidRDefault="00BC7543" w:rsidP="00BC7543">
      <w:pPr>
        <w:spacing w:before="120" w:after="120"/>
      </w:pPr>
      <w:r w:rsidRPr="00A95D68">
        <w:t xml:space="preserve">Yksirankaiset oon kaikki verbit, joitten 1. infinitiivi loppuu </w:t>
      </w:r>
      <w:r w:rsidRPr="00346A3D">
        <w:rPr>
          <w:i/>
        </w:rPr>
        <w:t>V</w:t>
      </w:r>
      <w:r w:rsidRPr="00392086">
        <w:rPr>
          <w:iCs/>
          <w:szCs w:val="28"/>
          <w:vertAlign w:val="subscript"/>
        </w:rPr>
        <w:t>1</w:t>
      </w:r>
      <w:r w:rsidR="0098090B" w:rsidRPr="0098090B">
        <w:t>/</w:t>
      </w:r>
      <w:r w:rsidRPr="00346A3D">
        <w:rPr>
          <w:i/>
        </w:rPr>
        <w:t>V</w:t>
      </w:r>
      <w:r w:rsidRPr="00392086">
        <w:rPr>
          <w:iCs/>
          <w:szCs w:val="28"/>
          <w:vertAlign w:val="subscript"/>
        </w:rPr>
        <w:t>2</w:t>
      </w:r>
      <w:r w:rsidRPr="0075485B">
        <w:t>(</w:t>
      </w:r>
      <w:r w:rsidRPr="00346A3D">
        <w:rPr>
          <w:i/>
        </w:rPr>
        <w:t>t</w:t>
      </w:r>
      <w:r w:rsidRPr="0075485B">
        <w:t>)</w:t>
      </w:r>
      <w:r w:rsidRPr="00A95D68">
        <w:t xml:space="preserve"> eli kahtheen vokaalhiin ja valintavaphaasseen </w:t>
      </w:r>
      <w:r w:rsidRPr="00346A3D">
        <w:rPr>
          <w:i/>
        </w:rPr>
        <w:t>t</w:t>
      </w:r>
      <w:r w:rsidR="00100F3F">
        <w:t>:heen</w:t>
      </w:r>
      <w:r w:rsidR="00075239">
        <w:t xml:space="preserve"> (loppu-</w:t>
      </w:r>
      <w:r w:rsidR="00075239">
        <w:rPr>
          <w:i/>
        </w:rPr>
        <w:t>t</w:t>
      </w:r>
      <w:r w:rsidR="00075239">
        <w:t xml:space="preserve">:n käytöstä eri varieteetissa katto kohđasta </w:t>
      </w:r>
      <w:r w:rsidR="007B2FF7">
        <w:t>3.</w:t>
      </w:r>
      <w:r w:rsidR="003300E6">
        <w:t>2.2 S</w:t>
      </w:r>
      <w:r w:rsidR="00075239">
        <w:t xml:space="preserve">ananloppuinen </w:t>
      </w:r>
      <w:r w:rsidR="00075239">
        <w:rPr>
          <w:i/>
        </w:rPr>
        <w:t>t</w:t>
      </w:r>
      <w:r w:rsidR="00075239">
        <w:t>)</w:t>
      </w:r>
      <w:r>
        <w:t>.</w:t>
      </w:r>
      <w:r w:rsidRPr="00A95D68">
        <w:t xml:space="preserve"> Porsangin </w:t>
      </w:r>
      <w:r w:rsidR="00EA0D3A">
        <w:t xml:space="preserve">ja Raisin </w:t>
      </w:r>
      <w:r w:rsidR="00E46A35">
        <w:t>varieteet</w:t>
      </w:r>
      <w:r w:rsidRPr="00A95D68">
        <w:t xml:space="preserve">issa 1. infinitiivin </w:t>
      </w:r>
      <w:r>
        <w:t xml:space="preserve">suffiksin </w:t>
      </w:r>
      <w:r w:rsidRPr="00A95D68">
        <w:t xml:space="preserve">vokaali </w:t>
      </w:r>
      <w:r w:rsidRPr="00346A3D">
        <w:rPr>
          <w:i/>
        </w:rPr>
        <w:t>V</w:t>
      </w:r>
      <w:r w:rsidR="00A929B7" w:rsidRPr="00A929B7">
        <w:rPr>
          <w:iCs/>
          <w:szCs w:val="28"/>
          <w:vertAlign w:val="subscript"/>
        </w:rPr>
        <w:t>2</w:t>
      </w:r>
      <w:r>
        <w:rPr>
          <w:i/>
          <w:iCs/>
          <w:szCs w:val="28"/>
          <w:vertAlign w:val="subscript"/>
        </w:rPr>
        <w:t xml:space="preserve"> </w:t>
      </w:r>
      <w:r w:rsidRPr="00A95D68">
        <w:t>oon oijentunnu eli</w:t>
      </w:r>
      <w:r w:rsidR="00100F3F">
        <w:t xml:space="preserve"> se oon sam</w:t>
      </w:r>
      <w:r w:rsidR="00075239">
        <w:t>a ko rangan vokaali</w:t>
      </w:r>
      <w:r w:rsidR="00100F3F">
        <w:t>.</w:t>
      </w:r>
      <w:r>
        <w:t xml:space="preserve"> </w:t>
      </w:r>
      <w:r w:rsidRPr="00A95D68">
        <w:t xml:space="preserve">Muissa </w:t>
      </w:r>
      <w:r w:rsidR="00E46A35">
        <w:t>varieteet</w:t>
      </w:r>
      <w:r w:rsidRPr="00A95D68">
        <w:t xml:space="preserve">iissa </w:t>
      </w:r>
      <w:r w:rsidR="005746C2">
        <w:t xml:space="preserve">suffiksin vokaali oon </w:t>
      </w:r>
      <w:r w:rsidRPr="00460743">
        <w:rPr>
          <w:i/>
        </w:rPr>
        <w:t>A</w:t>
      </w:r>
      <w:r w:rsidRPr="00A95D68">
        <w:t>.</w:t>
      </w:r>
      <w:r>
        <w:t xml:space="preserve"> R</w:t>
      </w:r>
      <w:r w:rsidRPr="00A95D68">
        <w:t xml:space="preserve">angan vokaali </w:t>
      </w:r>
      <w:r w:rsidRPr="00346A3D">
        <w:rPr>
          <w:i/>
        </w:rPr>
        <w:t>V</w:t>
      </w:r>
      <w:r w:rsidRPr="00392086">
        <w:rPr>
          <w:iCs/>
          <w:szCs w:val="28"/>
          <w:vertAlign w:val="subscript"/>
        </w:rPr>
        <w:t>1</w:t>
      </w:r>
      <w:r w:rsidRPr="00A95D68">
        <w:rPr>
          <w:iCs/>
          <w:szCs w:val="28"/>
          <w:vertAlign w:val="subscript"/>
        </w:rPr>
        <w:t xml:space="preserve"> </w:t>
      </w:r>
      <w:r w:rsidRPr="00A95D68">
        <w:t xml:space="preserve">saattaa olla </w:t>
      </w:r>
      <w:r w:rsidRPr="00346A3D">
        <w:rPr>
          <w:i/>
        </w:rPr>
        <w:t>e</w:t>
      </w:r>
      <w:r w:rsidRPr="0075485B">
        <w:t>,</w:t>
      </w:r>
      <w:r w:rsidRPr="00346A3D">
        <w:rPr>
          <w:i/>
        </w:rPr>
        <w:t xml:space="preserve"> i</w:t>
      </w:r>
      <w:r w:rsidRPr="0075485B">
        <w:t>,</w:t>
      </w:r>
      <w:r w:rsidRPr="00346A3D">
        <w:rPr>
          <w:i/>
        </w:rPr>
        <w:t xml:space="preserve"> A </w:t>
      </w:r>
      <w:r w:rsidRPr="0075485B">
        <w:t>(</w:t>
      </w:r>
      <w:r w:rsidRPr="00346A3D">
        <w:rPr>
          <w:i/>
        </w:rPr>
        <w:t>= a</w:t>
      </w:r>
      <w:r w:rsidRPr="00A95D68">
        <w:t xml:space="preserve"> eli </w:t>
      </w:r>
      <w:r w:rsidRPr="00346A3D">
        <w:rPr>
          <w:i/>
        </w:rPr>
        <w:t>ä</w:t>
      </w:r>
      <w:r w:rsidRPr="0075485B">
        <w:t>),</w:t>
      </w:r>
      <w:r w:rsidRPr="00346A3D">
        <w:rPr>
          <w:i/>
        </w:rPr>
        <w:t xml:space="preserve"> U </w:t>
      </w:r>
      <w:r w:rsidRPr="0075485B">
        <w:t>(</w:t>
      </w:r>
      <w:r w:rsidRPr="00346A3D">
        <w:rPr>
          <w:i/>
        </w:rPr>
        <w:t>=u</w:t>
      </w:r>
      <w:r>
        <w:t xml:space="preserve"> eli </w:t>
      </w:r>
      <w:r w:rsidRPr="00346A3D">
        <w:rPr>
          <w:i/>
        </w:rPr>
        <w:t>y</w:t>
      </w:r>
      <w:r>
        <w:t xml:space="preserve">) eli </w:t>
      </w:r>
      <w:r w:rsidRPr="00346A3D">
        <w:rPr>
          <w:i/>
        </w:rPr>
        <w:t>o</w:t>
      </w:r>
      <w:r w:rsidRPr="00A95D68">
        <w:t xml:space="preserve">. </w:t>
      </w:r>
      <w:r>
        <w:t>Alkupöräisessä rankajavossa</w:t>
      </w:r>
      <w:r w:rsidR="000A4B27">
        <w:t xml:space="preserve"> </w:t>
      </w:r>
      <w:r>
        <w:t>– eli rankajavossa ilman alatyyppii 2</w:t>
      </w:r>
      <w:r w:rsidR="002824E1">
        <w:t>.</w:t>
      </w:r>
      <w:r>
        <w:t xml:space="preserve">b – </w:t>
      </w:r>
      <w:r>
        <w:rPr>
          <w:i/>
        </w:rPr>
        <w:t>e</w:t>
      </w:r>
      <w:r>
        <w:t xml:space="preserve"> saattaa olla rangan </w:t>
      </w:r>
      <w:r w:rsidR="004D3ECE">
        <w:t>vokaalinna</w:t>
      </w:r>
      <w:r>
        <w:t xml:space="preserve"> tyhä kaksitavuisissa verbiissä.</w:t>
      </w:r>
    </w:p>
    <w:p w14:paraId="7B007B3E" w14:textId="085663EC" w:rsidR="00F904D4" w:rsidRDefault="00BC7543" w:rsidP="00BC7543">
      <w:pPr>
        <w:pStyle w:val="Brdtekst"/>
        <w:spacing w:before="120"/>
      </w:pPr>
      <w:r w:rsidRPr="00A95D68">
        <w:t>Esimerkiksi</w:t>
      </w:r>
      <w:r w:rsidR="009D59EE">
        <w:t xml:space="preserve"> (1.inf. : prees.</w:t>
      </w:r>
      <w:r w:rsidR="001337F6">
        <w:t>sg1</w:t>
      </w:r>
      <w:r w:rsidR="009D59EE">
        <w:t>)</w:t>
      </w:r>
      <w:r w:rsidRPr="00A95D68">
        <w:t xml:space="preserve"> </w:t>
      </w:r>
      <w:r w:rsidRPr="00147325">
        <w:rPr>
          <w:i/>
        </w:rPr>
        <w:t>häytty</w:t>
      </w:r>
      <w:r w:rsidR="0098090B" w:rsidRPr="0098090B">
        <w:t>/</w:t>
      </w:r>
      <w:r w:rsidRPr="00147325">
        <w:rPr>
          <w:i/>
        </w:rPr>
        <w:t>yt</w:t>
      </w:r>
      <w:r w:rsidRPr="00A95D68">
        <w:t xml:space="preserve"> ~ </w:t>
      </w:r>
      <w:r w:rsidRPr="00147325">
        <w:rPr>
          <w:i/>
        </w:rPr>
        <w:t>häyty</w:t>
      </w:r>
      <w:r w:rsidR="0098090B" w:rsidRPr="0098090B">
        <w:t>/</w:t>
      </w:r>
      <w:r w:rsidRPr="00147325">
        <w:rPr>
          <w:i/>
        </w:rPr>
        <w:t>ä</w:t>
      </w:r>
      <w:r w:rsidRPr="0075485B">
        <w:t>(</w:t>
      </w:r>
      <w:r w:rsidRPr="00147325">
        <w:rPr>
          <w:i/>
        </w:rPr>
        <w:t>t</w:t>
      </w:r>
      <w:r w:rsidRPr="00A95D68">
        <w:t>)</w:t>
      </w:r>
      <w:r>
        <w:t xml:space="preserve"> </w:t>
      </w:r>
      <w:r w:rsidRPr="00A95D68">
        <w:t xml:space="preserve">: </w:t>
      </w:r>
      <w:r w:rsidRPr="00B36DE4">
        <w:rPr>
          <w:i/>
        </w:rPr>
        <w:t>häy</w:t>
      </w:r>
      <w:r w:rsidRPr="0075485B">
        <w:t>(</w:t>
      </w:r>
      <w:r w:rsidRPr="00B36DE4">
        <w:rPr>
          <w:i/>
        </w:rPr>
        <w:t>đ</w:t>
      </w:r>
      <w:r w:rsidRPr="0075485B">
        <w:t>)</w:t>
      </w:r>
      <w:r w:rsidRPr="00B36DE4">
        <w:rPr>
          <w:i/>
        </w:rPr>
        <w:t>y</w:t>
      </w:r>
      <w:r w:rsidR="0098090B" w:rsidRPr="0098090B">
        <w:t>/</w:t>
      </w:r>
      <w:r w:rsidRPr="00B36DE4">
        <w:rPr>
          <w:i/>
        </w:rPr>
        <w:t>n</w:t>
      </w:r>
      <w:r w:rsidRPr="00A95D68">
        <w:t xml:space="preserve">, </w:t>
      </w:r>
      <w:r w:rsidRPr="00B36DE4">
        <w:rPr>
          <w:i/>
        </w:rPr>
        <w:t>lähte</w:t>
      </w:r>
      <w:r w:rsidR="0098090B" w:rsidRPr="0098090B">
        <w:t>/</w:t>
      </w:r>
      <w:r w:rsidRPr="00B36DE4">
        <w:rPr>
          <w:i/>
        </w:rPr>
        <w:t>et</w:t>
      </w:r>
      <w:r w:rsidRPr="00A95D68">
        <w:t xml:space="preserve"> ~ </w:t>
      </w:r>
      <w:r w:rsidRPr="00B36DE4">
        <w:rPr>
          <w:i/>
        </w:rPr>
        <w:t>lähte</w:t>
      </w:r>
      <w:r w:rsidR="0098090B" w:rsidRPr="0098090B">
        <w:t>/</w:t>
      </w:r>
      <w:r w:rsidRPr="00B36DE4">
        <w:rPr>
          <w:i/>
        </w:rPr>
        <w:t>ä</w:t>
      </w:r>
      <w:r w:rsidRPr="0075485B">
        <w:t>(</w:t>
      </w:r>
      <w:r w:rsidRPr="00B36DE4">
        <w:rPr>
          <w:i/>
        </w:rPr>
        <w:t>t</w:t>
      </w:r>
      <w:r w:rsidRPr="0075485B">
        <w:t>)</w:t>
      </w:r>
      <w:r>
        <w:t xml:space="preserve"> ~ </w:t>
      </w:r>
      <w:r w:rsidRPr="00B36DE4">
        <w:rPr>
          <w:i/>
        </w:rPr>
        <w:t>lähti</w:t>
      </w:r>
      <w:r w:rsidR="0098090B" w:rsidRPr="0098090B">
        <w:t>/</w:t>
      </w:r>
      <w:r w:rsidRPr="00B36DE4">
        <w:rPr>
          <w:i/>
        </w:rPr>
        <w:t>ä</w:t>
      </w:r>
      <w:r w:rsidRPr="00A95D68">
        <w:t xml:space="preserve"> : </w:t>
      </w:r>
      <w:r w:rsidRPr="00B36DE4">
        <w:rPr>
          <w:i/>
        </w:rPr>
        <w:t>läh</w:t>
      </w:r>
      <w:r w:rsidRPr="0075485B">
        <w:t>(</w:t>
      </w:r>
      <w:r w:rsidRPr="00B36DE4">
        <w:rPr>
          <w:i/>
        </w:rPr>
        <w:t>đ</w:t>
      </w:r>
      <w:r w:rsidRPr="0075485B">
        <w:t>)</w:t>
      </w:r>
      <w:r w:rsidRPr="00B36DE4">
        <w:rPr>
          <w:i/>
        </w:rPr>
        <w:t>e</w:t>
      </w:r>
      <w:r w:rsidR="0098090B" w:rsidRPr="0098090B">
        <w:t>/</w:t>
      </w:r>
      <w:r w:rsidRPr="00B36DE4">
        <w:rPr>
          <w:i/>
        </w:rPr>
        <w:t>n</w:t>
      </w:r>
      <w:r w:rsidRPr="00A95D68">
        <w:t xml:space="preserve">, </w:t>
      </w:r>
      <w:r w:rsidRPr="00B36DE4">
        <w:rPr>
          <w:i/>
        </w:rPr>
        <w:t>lukke</w:t>
      </w:r>
      <w:r w:rsidR="0098090B" w:rsidRPr="0098090B">
        <w:t>/</w:t>
      </w:r>
      <w:r w:rsidRPr="00B36DE4">
        <w:rPr>
          <w:i/>
        </w:rPr>
        <w:t>et</w:t>
      </w:r>
      <w:r w:rsidRPr="00A95D68">
        <w:t xml:space="preserve"> ~ </w:t>
      </w:r>
      <w:r w:rsidRPr="00B36DE4">
        <w:rPr>
          <w:i/>
        </w:rPr>
        <w:t>luke</w:t>
      </w:r>
      <w:r w:rsidR="0098090B" w:rsidRPr="0098090B">
        <w:t>/</w:t>
      </w:r>
      <w:r w:rsidRPr="00B36DE4">
        <w:rPr>
          <w:i/>
        </w:rPr>
        <w:t>a</w:t>
      </w:r>
      <w:r w:rsidRPr="0075485B">
        <w:t>(</w:t>
      </w:r>
      <w:r w:rsidRPr="00B36DE4">
        <w:rPr>
          <w:i/>
        </w:rPr>
        <w:t>t</w:t>
      </w:r>
      <w:r w:rsidRPr="0075485B">
        <w:t>)</w:t>
      </w:r>
      <w:r>
        <w:t xml:space="preserve"> </w:t>
      </w:r>
      <w:r w:rsidR="00BA1173" w:rsidRPr="00BA1173">
        <w:t>~</w:t>
      </w:r>
      <w:r w:rsidRPr="00B36DE4">
        <w:rPr>
          <w:i/>
        </w:rPr>
        <w:t xml:space="preserve"> luki</w:t>
      </w:r>
      <w:r w:rsidR="0098090B" w:rsidRPr="0098090B">
        <w:t>/</w:t>
      </w:r>
      <w:r w:rsidRPr="00B36DE4">
        <w:rPr>
          <w:i/>
        </w:rPr>
        <w:t xml:space="preserve">a </w:t>
      </w:r>
      <w:r w:rsidRPr="0075485B">
        <w:t>:</w:t>
      </w:r>
      <w:r w:rsidRPr="00B36DE4">
        <w:rPr>
          <w:i/>
        </w:rPr>
        <w:t xml:space="preserve"> lu</w:t>
      </w:r>
      <w:r w:rsidRPr="0075485B">
        <w:t>(</w:t>
      </w:r>
      <w:r w:rsidRPr="00B36DE4">
        <w:rPr>
          <w:i/>
        </w:rPr>
        <w:t>j</w:t>
      </w:r>
      <w:r w:rsidRPr="0075485B">
        <w:t>)</w:t>
      </w:r>
      <w:r w:rsidRPr="00B36DE4">
        <w:rPr>
          <w:i/>
        </w:rPr>
        <w:t>e</w:t>
      </w:r>
      <w:r w:rsidR="0098090B" w:rsidRPr="0098090B">
        <w:t>/</w:t>
      </w:r>
      <w:r w:rsidRPr="00B36DE4">
        <w:rPr>
          <w:i/>
        </w:rPr>
        <w:t>n</w:t>
      </w:r>
      <w:r w:rsidRPr="00A95D68">
        <w:t xml:space="preserve">, </w:t>
      </w:r>
      <w:r w:rsidRPr="00B36DE4">
        <w:rPr>
          <w:i/>
        </w:rPr>
        <w:t>tiet</w:t>
      </w:r>
      <w:r w:rsidRPr="0075485B">
        <w:t>(</w:t>
      </w:r>
      <w:r w:rsidRPr="00B36DE4">
        <w:rPr>
          <w:i/>
        </w:rPr>
        <w:t>t</w:t>
      </w:r>
      <w:r w:rsidRPr="0075485B">
        <w:t>)</w:t>
      </w:r>
      <w:r w:rsidRPr="00B36DE4">
        <w:rPr>
          <w:i/>
        </w:rPr>
        <w:t>ä</w:t>
      </w:r>
      <w:r w:rsidR="0098090B" w:rsidRPr="0098090B">
        <w:t>/</w:t>
      </w:r>
      <w:r w:rsidRPr="00B36DE4">
        <w:rPr>
          <w:i/>
        </w:rPr>
        <w:t>ä</w:t>
      </w:r>
      <w:r w:rsidRPr="0075485B">
        <w:t>(</w:t>
      </w:r>
      <w:r w:rsidRPr="00B36DE4">
        <w:rPr>
          <w:i/>
        </w:rPr>
        <w:t>t</w:t>
      </w:r>
      <w:r w:rsidRPr="0075485B">
        <w:t>)</w:t>
      </w:r>
      <w:r w:rsidRPr="00B36DE4">
        <w:rPr>
          <w:i/>
        </w:rPr>
        <w:t xml:space="preserve"> </w:t>
      </w:r>
      <w:r w:rsidRPr="0075485B">
        <w:t>:</w:t>
      </w:r>
      <w:r w:rsidRPr="00B36DE4">
        <w:rPr>
          <w:i/>
        </w:rPr>
        <w:t xml:space="preserve"> tie</w:t>
      </w:r>
      <w:r w:rsidRPr="0075485B">
        <w:t>(</w:t>
      </w:r>
      <w:r w:rsidRPr="00B36DE4">
        <w:rPr>
          <w:i/>
        </w:rPr>
        <w:t>đ</w:t>
      </w:r>
      <w:r w:rsidRPr="0075485B">
        <w:t>)</w:t>
      </w:r>
      <w:r w:rsidRPr="00B36DE4">
        <w:rPr>
          <w:i/>
        </w:rPr>
        <w:t>ä</w:t>
      </w:r>
      <w:r w:rsidR="0098090B" w:rsidRPr="0098090B">
        <w:t>/</w:t>
      </w:r>
      <w:r w:rsidRPr="00B36DE4">
        <w:rPr>
          <w:i/>
        </w:rPr>
        <w:t xml:space="preserve">n </w:t>
      </w:r>
      <w:r w:rsidR="00BA1173" w:rsidRPr="00BA1173">
        <w:t>~</w:t>
      </w:r>
      <w:r w:rsidRPr="00B36DE4">
        <w:rPr>
          <w:i/>
        </w:rPr>
        <w:t xml:space="preserve"> tiiä</w:t>
      </w:r>
      <w:r w:rsidR="0098090B" w:rsidRPr="0098090B">
        <w:t>/</w:t>
      </w:r>
      <w:r w:rsidRPr="00B36DE4">
        <w:rPr>
          <w:i/>
        </w:rPr>
        <w:t>n</w:t>
      </w:r>
      <w:r>
        <w:t xml:space="preserve">, </w:t>
      </w:r>
      <w:r>
        <w:rPr>
          <w:i/>
        </w:rPr>
        <w:t>varasta</w:t>
      </w:r>
      <w:r w:rsidR="0098090B" w:rsidRPr="0098090B">
        <w:t>/</w:t>
      </w:r>
      <w:r>
        <w:rPr>
          <w:i/>
        </w:rPr>
        <w:t>a</w:t>
      </w:r>
      <w:r w:rsidRPr="0075485B">
        <w:t>(</w:t>
      </w:r>
      <w:r>
        <w:rPr>
          <w:i/>
        </w:rPr>
        <w:t>t</w:t>
      </w:r>
      <w:r w:rsidRPr="0075485B">
        <w:t>)</w:t>
      </w:r>
      <w:r>
        <w:rPr>
          <w:i/>
        </w:rPr>
        <w:t xml:space="preserve"> </w:t>
      </w:r>
      <w:r>
        <w:t xml:space="preserve">: </w:t>
      </w:r>
      <w:r>
        <w:rPr>
          <w:i/>
        </w:rPr>
        <w:t>varasta</w:t>
      </w:r>
      <w:r w:rsidR="0098090B" w:rsidRPr="0098090B">
        <w:t>/</w:t>
      </w:r>
      <w:r>
        <w:rPr>
          <w:i/>
        </w:rPr>
        <w:t>n</w:t>
      </w:r>
      <w:r>
        <w:t xml:space="preserve">, </w:t>
      </w:r>
      <w:r>
        <w:rPr>
          <w:i/>
        </w:rPr>
        <w:t>loukkaanttu</w:t>
      </w:r>
      <w:r w:rsidR="0098090B" w:rsidRPr="0098090B">
        <w:t>/</w:t>
      </w:r>
      <w:r>
        <w:rPr>
          <w:i/>
        </w:rPr>
        <w:t xml:space="preserve">ut </w:t>
      </w:r>
      <w:r>
        <w:t xml:space="preserve">~ </w:t>
      </w:r>
      <w:r>
        <w:rPr>
          <w:i/>
        </w:rPr>
        <w:t>loukkaantu</w:t>
      </w:r>
      <w:r w:rsidR="0098090B" w:rsidRPr="0098090B">
        <w:t>/</w:t>
      </w:r>
      <w:r>
        <w:rPr>
          <w:i/>
        </w:rPr>
        <w:t>a</w:t>
      </w:r>
      <w:r w:rsidRPr="0075485B">
        <w:t>(</w:t>
      </w:r>
      <w:r>
        <w:rPr>
          <w:i/>
        </w:rPr>
        <w:t>t</w:t>
      </w:r>
      <w:r w:rsidRPr="0075485B">
        <w:t>)</w:t>
      </w:r>
      <w:r>
        <w:rPr>
          <w:i/>
        </w:rPr>
        <w:t xml:space="preserve"> </w:t>
      </w:r>
      <w:r>
        <w:t xml:space="preserve">: </w:t>
      </w:r>
      <w:r>
        <w:rPr>
          <w:i/>
        </w:rPr>
        <w:t>loukkaanu</w:t>
      </w:r>
      <w:r w:rsidR="0098090B" w:rsidRPr="0098090B">
        <w:t>/</w:t>
      </w:r>
      <w:r>
        <w:rPr>
          <w:i/>
        </w:rPr>
        <w:t>n</w:t>
      </w:r>
      <w:r w:rsidR="00F904D4">
        <w:t>.</w:t>
      </w:r>
    </w:p>
    <w:p w14:paraId="1DCF4095" w14:textId="788E0270" w:rsidR="00BC7543" w:rsidRPr="00CB33FD" w:rsidRDefault="00BC7543" w:rsidP="00BC7543">
      <w:pPr>
        <w:spacing w:before="120" w:after="120"/>
      </w:pPr>
      <w:r w:rsidRPr="005D2EA1">
        <w:t xml:space="preserve">Tyypistä 3 </w:t>
      </w:r>
      <w:r w:rsidR="00AE332D">
        <w:t>konsonanttirank</w:t>
      </w:r>
      <w:r>
        <w:t>ai</w:t>
      </w:r>
      <w:r w:rsidRPr="005D2EA1">
        <w:t>set verbit alatyypiilä 3.2 ja 3.3 ja tyypistä 4 tuplavokaalirankaiset verbit alatyypiilä 4.1, 4.2 ja 4.3 oon eriliikaisesti Pohjais-Tromssan dialektiissa</w:t>
      </w:r>
      <w:r>
        <w:t xml:space="preserve"> tendensin</w:t>
      </w:r>
      <w:r w:rsidR="002468BB">
        <w:t>n</w:t>
      </w:r>
      <w:r>
        <w:t xml:space="preserve">ä siirttyyt taipumhaan niin ko </w:t>
      </w:r>
      <w:r w:rsidRPr="005D2EA1">
        <w:t xml:space="preserve">yksirankaiset verbit. Nämät </w:t>
      </w:r>
      <w:r>
        <w:t>oon kapittelin lopun</w:t>
      </w:r>
      <w:r w:rsidRPr="005D2EA1">
        <w:t xml:space="preserve"> tabelhiin merkitty alatyypiksi </w:t>
      </w:r>
      <w:r w:rsidR="002824E1">
        <w:t>2.b</w:t>
      </w:r>
      <w:r w:rsidRPr="005D2EA1">
        <w:t xml:space="preserve">. Jos halluu kirjoittaat semmoista kainun </w:t>
      </w:r>
      <w:r w:rsidR="00E46A35">
        <w:t>varieteet</w:t>
      </w:r>
      <w:r w:rsidRPr="005D2EA1">
        <w:t xml:space="preserve">tii, mikä oon liki </w:t>
      </w:r>
      <w:r w:rsidR="009D59EE">
        <w:t>Pohjais-Tromssan</w:t>
      </w:r>
      <w:r w:rsidRPr="005D2EA1">
        <w:t xml:space="preserve"> dialektiita, saattaa verbiin taivutuksessa käyttäät tyypin </w:t>
      </w:r>
      <w:r w:rsidR="002824E1">
        <w:t>2.b</w:t>
      </w:r>
      <w:r w:rsidRPr="005D2EA1">
        <w:t xml:space="preserve"> verbihaamui. Kuttuma näitä tässä </w:t>
      </w:r>
      <w:r w:rsidR="00C949B4">
        <w:rPr>
          <w:smallCaps/>
        </w:rPr>
        <w:t>siirtymärankaiseksi verbi</w:t>
      </w:r>
      <w:r w:rsidRPr="00A729B6">
        <w:rPr>
          <w:smallCaps/>
        </w:rPr>
        <w:t>ksi</w:t>
      </w:r>
      <w:r w:rsidRPr="005D2EA1">
        <w:t xml:space="preserve"> ja niitten rankkoi </w:t>
      </w:r>
      <w:r w:rsidRPr="00A729B6">
        <w:rPr>
          <w:smallCaps/>
        </w:rPr>
        <w:t>siirtymärang</w:t>
      </w:r>
      <w:r w:rsidR="00C949B4">
        <w:rPr>
          <w:smallCaps/>
        </w:rPr>
        <w:t>a</w:t>
      </w:r>
      <w:r w:rsidRPr="00A729B6">
        <w:rPr>
          <w:smallCaps/>
        </w:rPr>
        <w:t>ksi</w:t>
      </w:r>
      <w:r w:rsidRPr="005D2EA1">
        <w:t xml:space="preserve">. Nämät oon kaikki </w:t>
      </w:r>
      <w:r>
        <w:t>ushee</w:t>
      </w:r>
      <w:r w:rsidRPr="005D2EA1">
        <w:t>mpi</w:t>
      </w:r>
      <w:r>
        <w:t>tav</w:t>
      </w:r>
      <w:r w:rsidRPr="005D2EA1">
        <w:t>uiset – eli enämpi ko kaksi</w:t>
      </w:r>
      <w:r>
        <w:t>tav</w:t>
      </w:r>
      <w:r w:rsidRPr="005D2EA1">
        <w:t xml:space="preserve">uiset – </w:t>
      </w:r>
      <w:r w:rsidRPr="005D2EA1">
        <w:rPr>
          <w:i/>
        </w:rPr>
        <w:t>e-</w:t>
      </w:r>
      <w:r>
        <w:t>rankaiset verbit</w:t>
      </w:r>
      <w:r w:rsidRPr="005D2EA1">
        <w:t xml:space="preserve">. Tämä oon uusi kategorii: Alkupöräisen javon jälkhiinhän yksirankaiset </w:t>
      </w:r>
      <w:r w:rsidRPr="005D2EA1">
        <w:rPr>
          <w:i/>
        </w:rPr>
        <w:t>e-</w:t>
      </w:r>
      <w:r w:rsidRPr="005D2EA1">
        <w:t>rangat oon kaikki kaksi</w:t>
      </w:r>
      <w:r>
        <w:t>tav</w:t>
      </w:r>
      <w:r w:rsidRPr="005D2EA1">
        <w:t xml:space="preserve">uiset. Häyđymä kans </w:t>
      </w:r>
      <w:r>
        <w:t>panna merkkhiin</w:t>
      </w:r>
      <w:r w:rsidRPr="005D2EA1">
        <w:t xml:space="preserve">, ette näistä uusista verbityypiistä </w:t>
      </w:r>
      <w:r w:rsidRPr="005D2EA1">
        <w:rPr>
          <w:i/>
        </w:rPr>
        <w:t>valitte</w:t>
      </w:r>
      <w:r w:rsidR="0098090B" w:rsidRPr="0098090B">
        <w:t>/</w:t>
      </w:r>
      <w:r w:rsidRPr="005D2EA1">
        <w:rPr>
          <w:i/>
        </w:rPr>
        <w:t>a</w:t>
      </w:r>
      <w:r w:rsidRPr="0075485B">
        <w:t>(</w:t>
      </w:r>
      <w:r w:rsidRPr="005D2EA1">
        <w:rPr>
          <w:i/>
        </w:rPr>
        <w:t>t</w:t>
      </w:r>
      <w:r w:rsidRPr="0075485B">
        <w:t>)</w:t>
      </w:r>
      <w:r w:rsidRPr="005D2EA1">
        <w:rPr>
          <w:i/>
        </w:rPr>
        <w:t xml:space="preserve">- </w:t>
      </w:r>
      <w:r w:rsidRPr="005D2EA1">
        <w:t xml:space="preserve">ja </w:t>
      </w:r>
      <w:r w:rsidRPr="005D2EA1">
        <w:rPr>
          <w:i/>
        </w:rPr>
        <w:t>piikaroitte</w:t>
      </w:r>
      <w:r w:rsidR="0098090B" w:rsidRPr="0098090B">
        <w:t>/</w:t>
      </w:r>
      <w:r w:rsidRPr="005D2EA1">
        <w:rPr>
          <w:i/>
        </w:rPr>
        <w:t>a</w:t>
      </w:r>
      <w:r w:rsidRPr="0075485B">
        <w:t>(</w:t>
      </w:r>
      <w:r w:rsidRPr="005D2EA1">
        <w:rPr>
          <w:i/>
        </w:rPr>
        <w:t>t</w:t>
      </w:r>
      <w:r w:rsidRPr="0075485B">
        <w:t>)</w:t>
      </w:r>
      <w:r w:rsidRPr="005D2EA1">
        <w:t>-tyyppiset verbit oon graadivaihettelun ulkopuolela samhaan</w:t>
      </w:r>
      <w:r>
        <w:t xml:space="preserve"> laihiin</w:t>
      </w:r>
      <w:r w:rsidRPr="005D2EA1">
        <w:t xml:space="preserve"> ko alkupöräisen tuplavokaalirankaisen systeemin jälkhiinki suijuuvat.</w:t>
      </w:r>
      <w:r>
        <w:t xml:space="preserve"> Ko halluuma käyttää</w:t>
      </w:r>
      <w:r w:rsidR="000F764F">
        <w:t>t</w:t>
      </w:r>
      <w:r>
        <w:t xml:space="preserve"> tämmöissii siirtymärankkoi, se saama tämmöissii haamui: (1.inf. : prees.</w:t>
      </w:r>
      <w:r w:rsidR="001337F6">
        <w:t>sg1</w:t>
      </w:r>
      <w:r>
        <w:t xml:space="preserve"> : partis.p</w:t>
      </w:r>
      <w:r w:rsidR="000F764F">
        <w:t>erf</w:t>
      </w:r>
      <w:r>
        <w:t xml:space="preserve">.) </w:t>
      </w:r>
      <w:r w:rsidRPr="00FB5B98">
        <w:rPr>
          <w:i/>
        </w:rPr>
        <w:t>muistele</w:t>
      </w:r>
      <w:r w:rsidR="0098090B" w:rsidRPr="0098090B">
        <w:t>/</w:t>
      </w:r>
      <w:r w:rsidRPr="00FB5B98">
        <w:rPr>
          <w:i/>
        </w:rPr>
        <w:t>a</w:t>
      </w:r>
      <w:r w:rsidRPr="0075485B">
        <w:t>(</w:t>
      </w:r>
      <w:r w:rsidRPr="00FB5B98">
        <w:rPr>
          <w:i/>
        </w:rPr>
        <w:t>t</w:t>
      </w:r>
      <w:r w:rsidRPr="0075485B">
        <w:t>)</w:t>
      </w:r>
      <w:r>
        <w:rPr>
          <w:i/>
        </w:rPr>
        <w:t xml:space="preserve"> </w:t>
      </w:r>
      <w:r w:rsidRPr="0075485B">
        <w:t>:</w:t>
      </w:r>
      <w:r>
        <w:rPr>
          <w:i/>
        </w:rPr>
        <w:t xml:space="preserve"> muistele</w:t>
      </w:r>
      <w:r w:rsidR="0098090B" w:rsidRPr="0098090B">
        <w:t>/</w:t>
      </w:r>
      <w:r>
        <w:rPr>
          <w:i/>
        </w:rPr>
        <w:t xml:space="preserve">n </w:t>
      </w:r>
      <w:r w:rsidRPr="0075485B">
        <w:t>:</w:t>
      </w:r>
      <w:r>
        <w:rPr>
          <w:i/>
        </w:rPr>
        <w:t xml:space="preserve"> muistele</w:t>
      </w:r>
      <w:r w:rsidR="0098090B" w:rsidRPr="0098090B">
        <w:t>/</w:t>
      </w:r>
      <w:r>
        <w:rPr>
          <w:i/>
        </w:rPr>
        <w:t>nnu</w:t>
      </w:r>
      <w:r w:rsidR="001B127A" w:rsidRPr="001B127A">
        <w:t>,</w:t>
      </w:r>
      <w:r>
        <w:t xml:space="preserve"> </w:t>
      </w:r>
      <w:r>
        <w:rPr>
          <w:i/>
        </w:rPr>
        <w:t>ajattele</w:t>
      </w:r>
      <w:r w:rsidR="0098090B" w:rsidRPr="0098090B">
        <w:t>/</w:t>
      </w:r>
      <w:r>
        <w:rPr>
          <w:i/>
        </w:rPr>
        <w:t>a</w:t>
      </w:r>
      <w:r w:rsidRPr="0075485B">
        <w:t>(</w:t>
      </w:r>
      <w:r>
        <w:rPr>
          <w:i/>
        </w:rPr>
        <w:t>t</w:t>
      </w:r>
      <w:r w:rsidRPr="0075485B">
        <w:t>)</w:t>
      </w:r>
      <w:r>
        <w:rPr>
          <w:i/>
        </w:rPr>
        <w:t xml:space="preserve"> </w:t>
      </w:r>
      <w:r>
        <w:t xml:space="preserve">: </w:t>
      </w:r>
      <w:r>
        <w:rPr>
          <w:i/>
        </w:rPr>
        <w:t>ajattele</w:t>
      </w:r>
      <w:r w:rsidR="0098090B" w:rsidRPr="0098090B">
        <w:t>/</w:t>
      </w:r>
      <w:r>
        <w:rPr>
          <w:i/>
        </w:rPr>
        <w:t xml:space="preserve">n </w:t>
      </w:r>
      <w:r>
        <w:t xml:space="preserve">: </w:t>
      </w:r>
      <w:r w:rsidRPr="00DB1D6E">
        <w:rPr>
          <w:i/>
        </w:rPr>
        <w:t>ajattele</w:t>
      </w:r>
      <w:r w:rsidR="0098090B" w:rsidRPr="0098090B">
        <w:t>/</w:t>
      </w:r>
      <w:r w:rsidRPr="00DB1D6E">
        <w:rPr>
          <w:i/>
        </w:rPr>
        <w:t>n</w:t>
      </w:r>
      <w:r>
        <w:rPr>
          <w:i/>
        </w:rPr>
        <w:t>u</w:t>
      </w:r>
      <w:r w:rsidR="001B127A" w:rsidRPr="001B127A">
        <w:t>,</w:t>
      </w:r>
      <w:r>
        <w:rPr>
          <w:i/>
        </w:rPr>
        <w:t xml:space="preserve"> aukaste</w:t>
      </w:r>
      <w:r w:rsidR="0098090B" w:rsidRPr="0098090B">
        <w:t>/</w:t>
      </w:r>
      <w:r>
        <w:rPr>
          <w:i/>
        </w:rPr>
        <w:t>a</w:t>
      </w:r>
      <w:r w:rsidRPr="0075485B">
        <w:t>(</w:t>
      </w:r>
      <w:r>
        <w:rPr>
          <w:i/>
        </w:rPr>
        <w:t>t</w:t>
      </w:r>
      <w:r w:rsidRPr="0075485B">
        <w:t>)</w:t>
      </w:r>
      <w:r>
        <w:t xml:space="preserve"> : </w:t>
      </w:r>
      <w:r>
        <w:rPr>
          <w:i/>
        </w:rPr>
        <w:t>aukase</w:t>
      </w:r>
      <w:r w:rsidR="0098090B" w:rsidRPr="0098090B">
        <w:t>/</w:t>
      </w:r>
      <w:r>
        <w:rPr>
          <w:i/>
        </w:rPr>
        <w:t>n</w:t>
      </w:r>
      <w:r>
        <w:t xml:space="preserve"> : </w:t>
      </w:r>
      <w:r>
        <w:rPr>
          <w:i/>
        </w:rPr>
        <w:t>aukase</w:t>
      </w:r>
      <w:r w:rsidR="0098090B" w:rsidRPr="0098090B">
        <w:t>/</w:t>
      </w:r>
      <w:r>
        <w:rPr>
          <w:i/>
        </w:rPr>
        <w:t>nnu</w:t>
      </w:r>
      <w:r w:rsidR="001B127A" w:rsidRPr="001B127A">
        <w:t>,</w:t>
      </w:r>
      <w:r>
        <w:rPr>
          <w:i/>
        </w:rPr>
        <w:t xml:space="preserve"> halkase</w:t>
      </w:r>
      <w:r w:rsidR="0098090B" w:rsidRPr="0098090B">
        <w:t>/</w:t>
      </w:r>
      <w:r>
        <w:rPr>
          <w:i/>
        </w:rPr>
        <w:t>a</w:t>
      </w:r>
      <w:r w:rsidRPr="0075485B">
        <w:t>(</w:t>
      </w:r>
      <w:r>
        <w:rPr>
          <w:i/>
        </w:rPr>
        <w:t>t</w:t>
      </w:r>
      <w:r w:rsidRPr="0075485B">
        <w:t>)</w:t>
      </w:r>
      <w:r>
        <w:rPr>
          <w:i/>
        </w:rPr>
        <w:t xml:space="preserve"> </w:t>
      </w:r>
      <w:r>
        <w:t xml:space="preserve">: </w:t>
      </w:r>
      <w:r>
        <w:rPr>
          <w:i/>
        </w:rPr>
        <w:t>halkase</w:t>
      </w:r>
      <w:r w:rsidR="0098090B" w:rsidRPr="0098090B">
        <w:t>/</w:t>
      </w:r>
      <w:r>
        <w:rPr>
          <w:i/>
        </w:rPr>
        <w:t xml:space="preserve">n </w:t>
      </w:r>
      <w:r w:rsidRPr="0075485B">
        <w:t>:</w:t>
      </w:r>
      <w:r>
        <w:rPr>
          <w:i/>
        </w:rPr>
        <w:t xml:space="preserve"> halkase</w:t>
      </w:r>
      <w:r w:rsidR="0098090B" w:rsidRPr="0098090B">
        <w:t>/</w:t>
      </w:r>
      <w:r>
        <w:rPr>
          <w:i/>
        </w:rPr>
        <w:t>nnu</w:t>
      </w:r>
      <w:r w:rsidR="001B127A" w:rsidRPr="001B127A">
        <w:t>,</w:t>
      </w:r>
      <w:r>
        <w:rPr>
          <w:i/>
        </w:rPr>
        <w:t xml:space="preserve"> tärise</w:t>
      </w:r>
      <w:r w:rsidR="0098090B" w:rsidRPr="0098090B">
        <w:t>/</w:t>
      </w:r>
      <w:r>
        <w:rPr>
          <w:i/>
        </w:rPr>
        <w:t>ä</w:t>
      </w:r>
      <w:r w:rsidRPr="0075485B">
        <w:t>(</w:t>
      </w:r>
      <w:r>
        <w:rPr>
          <w:i/>
        </w:rPr>
        <w:t>t</w:t>
      </w:r>
      <w:r w:rsidRPr="0075485B">
        <w:t>)</w:t>
      </w:r>
      <w:r>
        <w:t xml:space="preserve"> : </w:t>
      </w:r>
      <w:r>
        <w:rPr>
          <w:i/>
        </w:rPr>
        <w:t>tärise</w:t>
      </w:r>
      <w:r w:rsidR="0098090B" w:rsidRPr="0098090B">
        <w:t>/</w:t>
      </w:r>
      <w:r>
        <w:rPr>
          <w:i/>
        </w:rPr>
        <w:t>n</w:t>
      </w:r>
      <w:r>
        <w:t xml:space="preserve"> : </w:t>
      </w:r>
      <w:r>
        <w:rPr>
          <w:i/>
        </w:rPr>
        <w:t>tärise</w:t>
      </w:r>
      <w:r w:rsidR="0098090B" w:rsidRPr="0098090B">
        <w:t>/</w:t>
      </w:r>
      <w:r>
        <w:rPr>
          <w:i/>
        </w:rPr>
        <w:t>nny</w:t>
      </w:r>
      <w:r w:rsidR="001B127A" w:rsidRPr="001B127A">
        <w:t>,</w:t>
      </w:r>
      <w:r>
        <w:rPr>
          <w:i/>
        </w:rPr>
        <w:t xml:space="preserve"> valitte</w:t>
      </w:r>
      <w:r w:rsidR="0098090B" w:rsidRPr="0098090B">
        <w:t>/</w:t>
      </w:r>
      <w:r>
        <w:rPr>
          <w:i/>
        </w:rPr>
        <w:t>a</w:t>
      </w:r>
      <w:r w:rsidRPr="0075485B">
        <w:t>(</w:t>
      </w:r>
      <w:r>
        <w:rPr>
          <w:i/>
        </w:rPr>
        <w:t>t</w:t>
      </w:r>
      <w:r w:rsidRPr="0075485B">
        <w:t>)</w:t>
      </w:r>
      <w:r>
        <w:rPr>
          <w:i/>
        </w:rPr>
        <w:t xml:space="preserve"> </w:t>
      </w:r>
      <w:r>
        <w:t xml:space="preserve">: </w:t>
      </w:r>
      <w:r>
        <w:rPr>
          <w:i/>
        </w:rPr>
        <w:t>valitte</w:t>
      </w:r>
      <w:r w:rsidR="0098090B" w:rsidRPr="0098090B">
        <w:t>/</w:t>
      </w:r>
      <w:r>
        <w:rPr>
          <w:i/>
        </w:rPr>
        <w:t>n</w:t>
      </w:r>
      <w:r>
        <w:t xml:space="preserve"> : </w:t>
      </w:r>
      <w:r>
        <w:rPr>
          <w:i/>
        </w:rPr>
        <w:t>valitte</w:t>
      </w:r>
      <w:r w:rsidR="0098090B" w:rsidRPr="0098090B">
        <w:t>/</w:t>
      </w:r>
      <w:r>
        <w:rPr>
          <w:i/>
        </w:rPr>
        <w:t>nnu</w:t>
      </w:r>
      <w:r w:rsidR="001B127A" w:rsidRPr="001B127A">
        <w:t>,</w:t>
      </w:r>
      <w:r>
        <w:t xml:space="preserve"> </w:t>
      </w:r>
      <w:r>
        <w:rPr>
          <w:i/>
        </w:rPr>
        <w:t>havatte</w:t>
      </w:r>
      <w:r w:rsidR="0098090B" w:rsidRPr="0098090B">
        <w:t>/</w:t>
      </w:r>
      <w:r>
        <w:rPr>
          <w:i/>
        </w:rPr>
        <w:t>a</w:t>
      </w:r>
      <w:r w:rsidRPr="0075485B">
        <w:t>(</w:t>
      </w:r>
      <w:r>
        <w:rPr>
          <w:i/>
        </w:rPr>
        <w:t>t</w:t>
      </w:r>
      <w:r w:rsidRPr="0075485B">
        <w:t>)</w:t>
      </w:r>
      <w:r>
        <w:rPr>
          <w:i/>
        </w:rPr>
        <w:t xml:space="preserve"> </w:t>
      </w:r>
      <w:r>
        <w:t xml:space="preserve">: </w:t>
      </w:r>
      <w:r>
        <w:rPr>
          <w:i/>
        </w:rPr>
        <w:t>havatte</w:t>
      </w:r>
      <w:r w:rsidR="0098090B" w:rsidRPr="0098090B">
        <w:t>/</w:t>
      </w:r>
      <w:r>
        <w:rPr>
          <w:i/>
        </w:rPr>
        <w:t xml:space="preserve">n </w:t>
      </w:r>
      <w:r>
        <w:t xml:space="preserve">: </w:t>
      </w:r>
      <w:r>
        <w:rPr>
          <w:i/>
        </w:rPr>
        <w:t>havatte</w:t>
      </w:r>
      <w:r w:rsidR="0098090B" w:rsidRPr="0098090B">
        <w:t>/</w:t>
      </w:r>
      <w:r>
        <w:rPr>
          <w:i/>
        </w:rPr>
        <w:t>nnu</w:t>
      </w:r>
      <w:r w:rsidR="001B127A" w:rsidRPr="001B127A">
        <w:t>,</w:t>
      </w:r>
      <w:r>
        <w:t xml:space="preserve"> </w:t>
      </w:r>
      <w:r>
        <w:rPr>
          <w:i/>
        </w:rPr>
        <w:t>piikaroitte</w:t>
      </w:r>
      <w:r w:rsidR="0098090B" w:rsidRPr="0098090B">
        <w:t>/</w:t>
      </w:r>
      <w:r>
        <w:rPr>
          <w:i/>
        </w:rPr>
        <w:t>a</w:t>
      </w:r>
      <w:r w:rsidRPr="0075485B">
        <w:t>(</w:t>
      </w:r>
      <w:r>
        <w:rPr>
          <w:i/>
        </w:rPr>
        <w:t>t</w:t>
      </w:r>
      <w:r w:rsidRPr="0075485B">
        <w:t>)</w:t>
      </w:r>
      <w:r>
        <w:rPr>
          <w:i/>
        </w:rPr>
        <w:t xml:space="preserve"> </w:t>
      </w:r>
      <w:r w:rsidRPr="0075485B">
        <w:t>:</w:t>
      </w:r>
      <w:r>
        <w:rPr>
          <w:i/>
        </w:rPr>
        <w:t xml:space="preserve"> </w:t>
      </w:r>
      <w:r w:rsidRPr="004918CE">
        <w:rPr>
          <w:i/>
        </w:rPr>
        <w:t>piikaroitte</w:t>
      </w:r>
      <w:r w:rsidR="0098090B" w:rsidRPr="0098090B">
        <w:t>/</w:t>
      </w:r>
      <w:r w:rsidRPr="004918CE">
        <w:rPr>
          <w:i/>
        </w:rPr>
        <w:t>n</w:t>
      </w:r>
      <w:r>
        <w:rPr>
          <w:i/>
        </w:rPr>
        <w:t xml:space="preserve"> </w:t>
      </w:r>
      <w:r>
        <w:t xml:space="preserve">: </w:t>
      </w:r>
      <w:r>
        <w:rPr>
          <w:i/>
        </w:rPr>
        <w:t>piikaroitte</w:t>
      </w:r>
      <w:r w:rsidR="0098090B" w:rsidRPr="0098090B">
        <w:t>/</w:t>
      </w:r>
      <w:r>
        <w:rPr>
          <w:i/>
        </w:rPr>
        <w:t>nu</w:t>
      </w:r>
      <w:r w:rsidR="001B127A" w:rsidRPr="001B127A">
        <w:t>,</w:t>
      </w:r>
      <w:r>
        <w:t xml:space="preserve"> </w:t>
      </w:r>
      <w:r>
        <w:rPr>
          <w:i/>
        </w:rPr>
        <w:t>haravoitte</w:t>
      </w:r>
      <w:r w:rsidR="0098090B" w:rsidRPr="0098090B">
        <w:t>/</w:t>
      </w:r>
      <w:r>
        <w:rPr>
          <w:i/>
        </w:rPr>
        <w:t>a</w:t>
      </w:r>
      <w:r w:rsidRPr="0075485B">
        <w:t>(</w:t>
      </w:r>
      <w:r>
        <w:rPr>
          <w:i/>
        </w:rPr>
        <w:t>t</w:t>
      </w:r>
      <w:r w:rsidRPr="0075485B">
        <w:t>)</w:t>
      </w:r>
      <w:r>
        <w:rPr>
          <w:i/>
        </w:rPr>
        <w:t xml:space="preserve"> </w:t>
      </w:r>
      <w:r w:rsidRPr="0075485B">
        <w:t>:</w:t>
      </w:r>
      <w:r>
        <w:rPr>
          <w:i/>
        </w:rPr>
        <w:t xml:space="preserve"> haravoitte</w:t>
      </w:r>
      <w:r w:rsidR="0098090B" w:rsidRPr="0098090B">
        <w:t>/</w:t>
      </w:r>
      <w:r>
        <w:rPr>
          <w:i/>
        </w:rPr>
        <w:t xml:space="preserve">n </w:t>
      </w:r>
      <w:r>
        <w:t xml:space="preserve">: </w:t>
      </w:r>
      <w:r>
        <w:rPr>
          <w:i/>
        </w:rPr>
        <w:t>haravoitte</w:t>
      </w:r>
      <w:r w:rsidR="0098090B" w:rsidRPr="0098090B">
        <w:t>/</w:t>
      </w:r>
      <w:r>
        <w:rPr>
          <w:i/>
        </w:rPr>
        <w:t>nu</w:t>
      </w:r>
      <w:r w:rsidR="001B127A" w:rsidRPr="001B127A">
        <w:t>,</w:t>
      </w:r>
      <w:r>
        <w:rPr>
          <w:i/>
        </w:rPr>
        <w:t xml:space="preserve"> likene</w:t>
      </w:r>
      <w:r w:rsidR="0098090B" w:rsidRPr="0098090B">
        <w:t>/</w:t>
      </w:r>
      <w:r>
        <w:rPr>
          <w:i/>
        </w:rPr>
        <w:t>ä</w:t>
      </w:r>
      <w:r w:rsidRPr="0075485B">
        <w:t>(</w:t>
      </w:r>
      <w:r>
        <w:rPr>
          <w:i/>
        </w:rPr>
        <w:t>t</w:t>
      </w:r>
      <w:r w:rsidRPr="0075485B">
        <w:t>)</w:t>
      </w:r>
      <w:r>
        <w:rPr>
          <w:i/>
        </w:rPr>
        <w:t xml:space="preserve"> </w:t>
      </w:r>
      <w:r>
        <w:t xml:space="preserve">: </w:t>
      </w:r>
      <w:r>
        <w:rPr>
          <w:i/>
        </w:rPr>
        <w:t>likene</w:t>
      </w:r>
      <w:r w:rsidR="0098090B" w:rsidRPr="0098090B">
        <w:t>/</w:t>
      </w:r>
      <w:r>
        <w:rPr>
          <w:i/>
        </w:rPr>
        <w:t xml:space="preserve">n </w:t>
      </w:r>
      <w:r w:rsidRPr="0075485B">
        <w:t>:</w:t>
      </w:r>
      <w:r>
        <w:rPr>
          <w:i/>
        </w:rPr>
        <w:t xml:space="preserve"> likene</w:t>
      </w:r>
      <w:r w:rsidR="0098090B" w:rsidRPr="0098090B">
        <w:t>/</w:t>
      </w:r>
      <w:r>
        <w:rPr>
          <w:i/>
        </w:rPr>
        <w:t>nny</w:t>
      </w:r>
      <w:r w:rsidR="001B127A" w:rsidRPr="001B127A">
        <w:t>,</w:t>
      </w:r>
      <w:r>
        <w:rPr>
          <w:i/>
        </w:rPr>
        <w:t xml:space="preserve"> vanhene</w:t>
      </w:r>
      <w:r w:rsidR="0098090B" w:rsidRPr="0098090B">
        <w:t>/</w:t>
      </w:r>
      <w:r>
        <w:rPr>
          <w:i/>
        </w:rPr>
        <w:t>a</w:t>
      </w:r>
      <w:r w:rsidRPr="0075485B">
        <w:t>(</w:t>
      </w:r>
      <w:r>
        <w:rPr>
          <w:i/>
        </w:rPr>
        <w:t>t</w:t>
      </w:r>
      <w:r w:rsidRPr="0075485B">
        <w:t>)</w:t>
      </w:r>
      <w:r>
        <w:rPr>
          <w:i/>
        </w:rPr>
        <w:t xml:space="preserve"> </w:t>
      </w:r>
      <w:r>
        <w:t xml:space="preserve">: </w:t>
      </w:r>
      <w:r>
        <w:rPr>
          <w:i/>
        </w:rPr>
        <w:t>vanhene</w:t>
      </w:r>
      <w:r w:rsidR="0098090B" w:rsidRPr="0098090B">
        <w:t>/</w:t>
      </w:r>
      <w:r>
        <w:rPr>
          <w:i/>
        </w:rPr>
        <w:t xml:space="preserve">n </w:t>
      </w:r>
      <w:r>
        <w:t xml:space="preserve">: </w:t>
      </w:r>
      <w:r>
        <w:rPr>
          <w:i/>
        </w:rPr>
        <w:t>vanhene</w:t>
      </w:r>
      <w:r w:rsidR="0098090B" w:rsidRPr="0098090B">
        <w:t>/</w:t>
      </w:r>
      <w:r>
        <w:rPr>
          <w:i/>
        </w:rPr>
        <w:t>nnu</w:t>
      </w:r>
      <w:r w:rsidRPr="0075485B">
        <w:t>(</w:t>
      </w:r>
      <w:r>
        <w:rPr>
          <w:i/>
        </w:rPr>
        <w:t>t</w:t>
      </w:r>
      <w:r w:rsidRPr="0075485B">
        <w:t>)</w:t>
      </w:r>
      <w:r w:rsidR="001B127A" w:rsidRPr="001B127A">
        <w:t>.</w:t>
      </w:r>
    </w:p>
    <w:p w14:paraId="32ED6102" w14:textId="0FF55768" w:rsidR="00BC7543" w:rsidRDefault="00BC7543" w:rsidP="00BC7543">
      <w:pPr>
        <w:pStyle w:val="Brdtekstinnrykk"/>
        <w:spacing w:before="120"/>
        <w:ind w:left="0"/>
      </w:pPr>
      <w:r>
        <w:t xml:space="preserve">Mutta jos ei halluu käyttäät semmoissii verbihaamui, mikkä oon tämän uuđen systeemin jälkhiin, se silloin saattaa tabelin alatyypin </w:t>
      </w:r>
      <w:r w:rsidR="002824E1">
        <w:t>2.b</w:t>
      </w:r>
      <w:r>
        <w:t xml:space="preserve"> kokonhansa jättäät pois.</w:t>
      </w:r>
    </w:p>
    <w:p w14:paraId="57AF4B23" w14:textId="68E32DB5" w:rsidR="00BC7543" w:rsidRPr="00A95D68" w:rsidRDefault="00BC7543" w:rsidP="00BC7543">
      <w:pPr>
        <w:pStyle w:val="Overskrift3"/>
      </w:pPr>
      <w:bookmarkStart w:id="1537" w:name="_Toc241129266"/>
      <w:bookmarkStart w:id="1538" w:name="_Toc311273853"/>
      <w:r>
        <w:t>Verbityyppi 3: K</w:t>
      </w:r>
      <w:r w:rsidR="0094583A">
        <w:t>onsonantti</w:t>
      </w:r>
      <w:r>
        <w:t>rankai</w:t>
      </w:r>
      <w:r w:rsidRPr="00A95D68">
        <w:t>set verbit</w:t>
      </w:r>
      <w:bookmarkEnd w:id="1537"/>
      <w:bookmarkEnd w:id="1538"/>
    </w:p>
    <w:p w14:paraId="75EE54FC" w14:textId="77777777" w:rsidR="00F904D4" w:rsidRDefault="00AE332D" w:rsidP="00BC7543">
      <w:pPr>
        <w:pStyle w:val="Brdtekst"/>
        <w:spacing w:before="120"/>
      </w:pPr>
      <w:r>
        <w:rPr>
          <w:smallCaps/>
        </w:rPr>
        <w:t>Konsonanttirank</w:t>
      </w:r>
      <w:r w:rsidR="00BC7543">
        <w:rPr>
          <w:smallCaps/>
        </w:rPr>
        <w:t>ai</w:t>
      </w:r>
      <w:r w:rsidR="00BC7543" w:rsidRPr="0031113C">
        <w:rPr>
          <w:smallCaps/>
        </w:rPr>
        <w:t>set verbit</w:t>
      </w:r>
      <w:r w:rsidR="00BC7543" w:rsidRPr="00A95D68">
        <w:t xml:space="preserve"> </w:t>
      </w:r>
      <w:r w:rsidR="00BC7543">
        <w:t>(</w:t>
      </w:r>
      <w:r w:rsidR="00BC7543" w:rsidRPr="00A95D68">
        <w:t>verbityyppi</w:t>
      </w:r>
      <w:r w:rsidR="00BC7543" w:rsidRPr="00A95D68">
        <w:rPr>
          <w:b/>
        </w:rPr>
        <w:t xml:space="preserve"> </w:t>
      </w:r>
      <w:r w:rsidR="00BC7543" w:rsidRPr="00A95D68">
        <w:t>3) oon verbit, joila oon sekä vokaalhiin loppuuva ranka ette konsonantthiin loppuuva ranka</w:t>
      </w:r>
      <w:r w:rsidR="00F904D4">
        <w:t>.</w:t>
      </w:r>
    </w:p>
    <w:p w14:paraId="3C65D14B" w14:textId="77777777" w:rsidR="00F904D4" w:rsidRDefault="00AE332D" w:rsidP="00BC7543">
      <w:pPr>
        <w:spacing w:before="120" w:after="120"/>
      </w:pPr>
      <w:r>
        <w:t>Konsonanttirank</w:t>
      </w:r>
      <w:r w:rsidR="00BC7543">
        <w:t>ai</w:t>
      </w:r>
      <w:r w:rsidR="00BC7543" w:rsidRPr="00A95D68">
        <w:t xml:space="preserve">sten verbiin </w:t>
      </w:r>
      <w:r w:rsidR="00BC7543" w:rsidRPr="001D494F">
        <w:rPr>
          <w:smallCaps/>
        </w:rPr>
        <w:t>1. infinitiivin ranka</w:t>
      </w:r>
      <w:r w:rsidR="00BC7543" w:rsidRPr="00A95D68">
        <w:t xml:space="preserve"> </w:t>
      </w:r>
      <w:r w:rsidR="00BC7543">
        <w:t>(</w:t>
      </w:r>
      <w:r w:rsidR="00BC7543" w:rsidRPr="00A95D68">
        <w:t>eli se ranka, mi</w:t>
      </w:r>
      <w:r w:rsidR="000F764F">
        <w:t>hin 1. infinitiivin suffiksin l</w:t>
      </w:r>
      <w:r w:rsidR="00BC7543" w:rsidRPr="00A95D68">
        <w:t>i</w:t>
      </w:r>
      <w:r w:rsidR="000F764F">
        <w:t>sä</w:t>
      </w:r>
      <w:r w:rsidR="00BC7543" w:rsidRPr="00A95D68">
        <w:t xml:space="preserve">thään) oon konsonanttiranka eli </w:t>
      </w:r>
      <w:r w:rsidR="00BC7543">
        <w:t xml:space="preserve">se </w:t>
      </w:r>
      <w:r w:rsidR="00BC7543" w:rsidRPr="00A95D68">
        <w:t>loppuu konsonantthiin. Näilä verbiilä oon vokaalirangan viimi vokaalin</w:t>
      </w:r>
      <w:r w:rsidR="004D3ECE">
        <w:t>n</w:t>
      </w:r>
      <w:r w:rsidR="00BC7543" w:rsidRPr="00A95D68">
        <w:t xml:space="preserve">a tasan </w:t>
      </w:r>
      <w:r w:rsidR="00BC7543" w:rsidRPr="00A26FBD">
        <w:rPr>
          <w:i/>
        </w:rPr>
        <w:t>e</w:t>
      </w:r>
      <w:r w:rsidR="00F904D4">
        <w:t>.</w:t>
      </w:r>
    </w:p>
    <w:p w14:paraId="3BB85368" w14:textId="533F3F22" w:rsidR="00BC7543" w:rsidRPr="00A95D68" w:rsidRDefault="00AE332D" w:rsidP="00BC7543">
      <w:pPr>
        <w:pStyle w:val="Brdtekst"/>
        <w:spacing w:before="120"/>
      </w:pPr>
      <w:r>
        <w:t>Konsonanttirank</w:t>
      </w:r>
      <w:r w:rsidR="00BC7543">
        <w:t>aisten</w:t>
      </w:r>
      <w:r w:rsidR="00BC7543" w:rsidRPr="00A95D68">
        <w:t xml:space="preserve"> verbiin konsonanttirangan lopussa ei saata olla muuta konsonanttii ko </w:t>
      </w:r>
      <w:r w:rsidR="00BC7543" w:rsidRPr="00A26FBD">
        <w:rPr>
          <w:i/>
        </w:rPr>
        <w:t>l</w:t>
      </w:r>
      <w:r w:rsidR="00BC7543" w:rsidRPr="0075485B">
        <w:t>,</w:t>
      </w:r>
      <w:r w:rsidR="00BC7543" w:rsidRPr="00A26FBD">
        <w:rPr>
          <w:i/>
        </w:rPr>
        <w:t xml:space="preserve"> n</w:t>
      </w:r>
      <w:r w:rsidR="00BC7543" w:rsidRPr="0075485B">
        <w:t>,</w:t>
      </w:r>
      <w:r w:rsidR="00BC7543" w:rsidRPr="00A26FBD">
        <w:rPr>
          <w:i/>
        </w:rPr>
        <w:t xml:space="preserve"> r </w:t>
      </w:r>
      <w:r w:rsidR="00BC7543" w:rsidRPr="00A95D68">
        <w:t xml:space="preserve">eli </w:t>
      </w:r>
      <w:r w:rsidR="00BC7543" w:rsidRPr="00A26FBD">
        <w:rPr>
          <w:i/>
        </w:rPr>
        <w:t>s</w:t>
      </w:r>
      <w:r w:rsidR="00BC7543" w:rsidRPr="00A95D68">
        <w:t>.</w:t>
      </w:r>
    </w:p>
    <w:p w14:paraId="29648CA8" w14:textId="77777777" w:rsidR="00BC7543" w:rsidRPr="00A95D68" w:rsidRDefault="00BC7543" w:rsidP="00BC7543">
      <w:pPr>
        <w:pStyle w:val="Brdtekstinnrykk"/>
        <w:spacing w:before="120"/>
        <w:ind w:left="0"/>
      </w:pPr>
      <w:r w:rsidRPr="00A95D68">
        <w:t>Ja</w:t>
      </w:r>
      <w:r>
        <w:t>j</w:t>
      </w:r>
      <w:r w:rsidRPr="00A95D68">
        <w:t>ama nämät verbit kolmheen eri joukkhoon:</w:t>
      </w:r>
    </w:p>
    <w:p w14:paraId="0E6F9B09" w14:textId="5D918BF8" w:rsidR="00F904D4" w:rsidRDefault="00BC7543" w:rsidP="00BC7543">
      <w:pPr>
        <w:pStyle w:val="Punktliste"/>
      </w:pPr>
      <w:r w:rsidRPr="00A95D68">
        <w:t>Verbityyppi 3.1, johon kuuluthaan monet kaksi</w:t>
      </w:r>
      <w:r>
        <w:t>tav</w:t>
      </w:r>
      <w:r w:rsidRPr="00A95D68">
        <w:t>uiset verbit, joila vokaalirangassa</w:t>
      </w:r>
      <w:r w:rsidR="000A4B27">
        <w:t xml:space="preserve"> </w:t>
      </w:r>
      <w:r w:rsidRPr="00A95D68">
        <w:t xml:space="preserve">oon </w:t>
      </w:r>
      <w:r w:rsidRPr="00A26FBD">
        <w:rPr>
          <w:i/>
        </w:rPr>
        <w:t>e</w:t>
      </w:r>
      <w:r w:rsidRPr="00A95D68">
        <w:t xml:space="preserve">. Konsonanttiranka loppuu yksinäiskonsonantthiin </w:t>
      </w:r>
      <w:r>
        <w:rPr>
          <w:i/>
        </w:rPr>
        <w:t>l</w:t>
      </w:r>
      <w:r w:rsidR="001B127A" w:rsidRPr="001B127A">
        <w:t>,</w:t>
      </w:r>
      <w:r>
        <w:rPr>
          <w:i/>
        </w:rPr>
        <w:t xml:space="preserve"> n</w:t>
      </w:r>
      <w:r w:rsidR="001B127A" w:rsidRPr="001B127A">
        <w:t>,</w:t>
      </w:r>
      <w:r>
        <w:rPr>
          <w:i/>
        </w:rPr>
        <w:t xml:space="preserve"> r </w:t>
      </w:r>
      <w:r>
        <w:t>tahi</w:t>
      </w:r>
      <w:r w:rsidRPr="00833ED7">
        <w:rPr>
          <w:i/>
        </w:rPr>
        <w:t xml:space="preserve"> s</w:t>
      </w:r>
      <w:r w:rsidRPr="00A95D68">
        <w:t xml:space="preserve">. Lisäksi oon kaksi verbii, </w:t>
      </w:r>
      <w:r w:rsidRPr="00A26FBD">
        <w:rPr>
          <w:i/>
        </w:rPr>
        <w:t>näh</w:t>
      </w:r>
      <w:r w:rsidR="0098090B" w:rsidRPr="0098090B">
        <w:t>/</w:t>
      </w:r>
      <w:r w:rsidRPr="00A26FBD">
        <w:rPr>
          <w:i/>
        </w:rPr>
        <w:t xml:space="preserve">đä </w:t>
      </w:r>
      <w:r w:rsidR="00BA1173" w:rsidRPr="00BA1173">
        <w:t>~</w:t>
      </w:r>
      <w:r w:rsidRPr="00A26FBD">
        <w:rPr>
          <w:i/>
        </w:rPr>
        <w:t xml:space="preserve"> näh</w:t>
      </w:r>
      <w:r w:rsidR="0098090B" w:rsidRPr="0098090B">
        <w:t>/</w:t>
      </w:r>
      <w:r w:rsidRPr="00A26FBD">
        <w:rPr>
          <w:i/>
        </w:rPr>
        <w:t>hä</w:t>
      </w:r>
      <w:r w:rsidRPr="00A26FBD">
        <w:t xml:space="preserve"> ja </w:t>
      </w:r>
      <w:r w:rsidRPr="00A26FBD">
        <w:rPr>
          <w:i/>
        </w:rPr>
        <w:t>teh</w:t>
      </w:r>
      <w:r w:rsidR="0098090B" w:rsidRPr="0098090B">
        <w:t>/</w:t>
      </w:r>
      <w:r w:rsidRPr="00A26FBD">
        <w:rPr>
          <w:i/>
        </w:rPr>
        <w:t xml:space="preserve">đä </w:t>
      </w:r>
      <w:r w:rsidR="00BA1173" w:rsidRPr="00BA1173">
        <w:t>~</w:t>
      </w:r>
      <w:r w:rsidRPr="00A26FBD">
        <w:rPr>
          <w:i/>
        </w:rPr>
        <w:t xml:space="preserve"> teh</w:t>
      </w:r>
      <w:r w:rsidR="0098090B" w:rsidRPr="0098090B">
        <w:t>/</w:t>
      </w:r>
      <w:r w:rsidRPr="00A26FBD">
        <w:rPr>
          <w:i/>
        </w:rPr>
        <w:t>hä</w:t>
      </w:r>
      <w:r w:rsidRPr="00A26FBD">
        <w:t xml:space="preserve">, </w:t>
      </w:r>
      <w:r w:rsidR="003E7953">
        <w:t>missä</w:t>
      </w:r>
      <w:r w:rsidRPr="00A95D68">
        <w:t xml:space="preserve"> rangan loppukonsonantti oon </w:t>
      </w:r>
      <w:r w:rsidRPr="00A26FBD">
        <w:rPr>
          <w:i/>
        </w:rPr>
        <w:t>h</w:t>
      </w:r>
      <w:r w:rsidRPr="00A95D68">
        <w:t xml:space="preserve">. Ko konsonanttiranka loppuu </w:t>
      </w:r>
      <w:r w:rsidRPr="00A26FBD">
        <w:rPr>
          <w:i/>
        </w:rPr>
        <w:t>s</w:t>
      </w:r>
      <w:r w:rsidR="000F764F">
        <w:t xml:space="preserve">:hään, se vokaalirangasta saattaa löyttyyt konsonanttikombinasuuni </w:t>
      </w:r>
      <w:r w:rsidR="000F764F">
        <w:rPr>
          <w:i/>
        </w:rPr>
        <w:t>ks</w:t>
      </w:r>
      <w:r w:rsidR="00C8005B">
        <w:t>.</w:t>
      </w:r>
      <w:r w:rsidR="000F764F">
        <w:t xml:space="preserve"> </w:t>
      </w:r>
      <w:r w:rsidRPr="00A95D68">
        <w:t xml:space="preserve">Esimerkiksi </w:t>
      </w:r>
      <w:r>
        <w:t>(1.inf. : prees.</w:t>
      </w:r>
      <w:r w:rsidR="001337F6">
        <w:t>sg3</w:t>
      </w:r>
      <w:r>
        <w:t xml:space="preserve"> : prees.</w:t>
      </w:r>
      <w:r w:rsidR="001337F6">
        <w:t>sg1</w:t>
      </w:r>
      <w:r w:rsidRPr="00A95D68">
        <w:t xml:space="preserve">) </w:t>
      </w:r>
      <w:r w:rsidRPr="00A26FBD">
        <w:rPr>
          <w:i/>
        </w:rPr>
        <w:t>tul</w:t>
      </w:r>
      <w:r w:rsidR="0098090B" w:rsidRPr="0098090B">
        <w:t>/</w:t>
      </w:r>
      <w:r w:rsidRPr="00A26FBD">
        <w:rPr>
          <w:i/>
        </w:rPr>
        <w:t xml:space="preserve">la </w:t>
      </w:r>
      <w:r w:rsidRPr="0075485B">
        <w:t>:</w:t>
      </w:r>
      <w:r w:rsidRPr="00A26FBD">
        <w:rPr>
          <w:i/>
        </w:rPr>
        <w:t xml:space="preserve"> tulle</w:t>
      </w:r>
      <w:r w:rsidR="0098090B" w:rsidRPr="0098090B">
        <w:t>/</w:t>
      </w:r>
      <w:r w:rsidRPr="00A26FBD">
        <w:rPr>
          <w:i/>
        </w:rPr>
        <w:t xml:space="preserve">e </w:t>
      </w:r>
      <w:r w:rsidRPr="0075485B">
        <w:t>:</w:t>
      </w:r>
      <w:r w:rsidRPr="00A26FBD">
        <w:rPr>
          <w:i/>
        </w:rPr>
        <w:t xml:space="preserve"> tule</w:t>
      </w:r>
      <w:r w:rsidR="0098090B" w:rsidRPr="0098090B">
        <w:t>/</w:t>
      </w:r>
      <w:r w:rsidRPr="00A26FBD">
        <w:rPr>
          <w:i/>
        </w:rPr>
        <w:t>n</w:t>
      </w:r>
      <w:r w:rsidRPr="0075485B">
        <w:t>,</w:t>
      </w:r>
      <w:r w:rsidRPr="00A26FBD">
        <w:rPr>
          <w:i/>
        </w:rPr>
        <w:t xml:space="preserve"> men</w:t>
      </w:r>
      <w:r w:rsidR="0098090B" w:rsidRPr="0098090B">
        <w:t>/</w:t>
      </w:r>
      <w:r w:rsidRPr="00A26FBD">
        <w:rPr>
          <w:i/>
        </w:rPr>
        <w:t xml:space="preserve">nä </w:t>
      </w:r>
      <w:r w:rsidRPr="0075485B">
        <w:t>:</w:t>
      </w:r>
      <w:r w:rsidRPr="00A26FBD">
        <w:rPr>
          <w:i/>
        </w:rPr>
        <w:t xml:space="preserve"> menne</w:t>
      </w:r>
      <w:r w:rsidR="0098090B" w:rsidRPr="0098090B">
        <w:t>/</w:t>
      </w:r>
      <w:r w:rsidRPr="00A26FBD">
        <w:rPr>
          <w:i/>
        </w:rPr>
        <w:t xml:space="preserve">e </w:t>
      </w:r>
      <w:r w:rsidRPr="0075485B">
        <w:t>:</w:t>
      </w:r>
      <w:r w:rsidRPr="00A26FBD">
        <w:rPr>
          <w:i/>
        </w:rPr>
        <w:t xml:space="preserve"> mene</w:t>
      </w:r>
      <w:r w:rsidR="0098090B" w:rsidRPr="0098090B">
        <w:t>/</w:t>
      </w:r>
      <w:r w:rsidRPr="00A26FBD">
        <w:rPr>
          <w:i/>
        </w:rPr>
        <w:t>n</w:t>
      </w:r>
      <w:r w:rsidRPr="0075485B">
        <w:t>,</w:t>
      </w:r>
      <w:r w:rsidR="000A4B27">
        <w:rPr>
          <w:i/>
        </w:rPr>
        <w:t xml:space="preserve"> </w:t>
      </w:r>
      <w:r w:rsidRPr="00A26FBD">
        <w:rPr>
          <w:i/>
        </w:rPr>
        <w:t>juos</w:t>
      </w:r>
      <w:r w:rsidR="0098090B" w:rsidRPr="0098090B">
        <w:t>/</w:t>
      </w:r>
      <w:r w:rsidRPr="00A26FBD">
        <w:rPr>
          <w:i/>
        </w:rPr>
        <w:t xml:space="preserve">ta </w:t>
      </w:r>
      <w:r w:rsidRPr="0075485B">
        <w:t>:</w:t>
      </w:r>
      <w:r w:rsidRPr="00A26FBD">
        <w:rPr>
          <w:i/>
        </w:rPr>
        <w:t xml:space="preserve"> juokse</w:t>
      </w:r>
      <w:r w:rsidR="0098090B" w:rsidRPr="0098090B">
        <w:t>/</w:t>
      </w:r>
      <w:r w:rsidRPr="00A26FBD">
        <w:rPr>
          <w:i/>
        </w:rPr>
        <w:t xml:space="preserve">e </w:t>
      </w:r>
      <w:r w:rsidRPr="0075485B">
        <w:t>:</w:t>
      </w:r>
      <w:r w:rsidRPr="00A26FBD">
        <w:rPr>
          <w:i/>
        </w:rPr>
        <w:t xml:space="preserve"> juokse</w:t>
      </w:r>
      <w:r w:rsidR="0098090B" w:rsidRPr="0098090B">
        <w:t>/</w:t>
      </w:r>
      <w:r w:rsidRPr="00A26FBD">
        <w:rPr>
          <w:i/>
        </w:rPr>
        <w:t>n</w:t>
      </w:r>
      <w:r w:rsidRPr="00A95D68">
        <w:t xml:space="preserve">, </w:t>
      </w:r>
      <w:r w:rsidRPr="00451861">
        <w:rPr>
          <w:i/>
        </w:rPr>
        <w:t>näh</w:t>
      </w:r>
      <w:r w:rsidR="0098090B" w:rsidRPr="0098090B">
        <w:t>/</w:t>
      </w:r>
      <w:r w:rsidRPr="00451861">
        <w:rPr>
          <w:i/>
        </w:rPr>
        <w:t xml:space="preserve">đä </w:t>
      </w:r>
      <w:r w:rsidR="00BA1173" w:rsidRPr="00BA1173">
        <w:t>~</w:t>
      </w:r>
      <w:r w:rsidRPr="00451861">
        <w:rPr>
          <w:i/>
        </w:rPr>
        <w:t xml:space="preserve"> näh</w:t>
      </w:r>
      <w:r w:rsidR="0098090B" w:rsidRPr="0098090B">
        <w:t>/</w:t>
      </w:r>
      <w:r w:rsidRPr="00451861">
        <w:rPr>
          <w:i/>
        </w:rPr>
        <w:t xml:space="preserve">hä </w:t>
      </w:r>
      <w:r w:rsidRPr="0075485B">
        <w:t>:</w:t>
      </w:r>
      <w:r w:rsidRPr="00451861">
        <w:rPr>
          <w:i/>
        </w:rPr>
        <w:t xml:space="preserve"> näkke</w:t>
      </w:r>
      <w:r w:rsidR="0098090B" w:rsidRPr="0098090B">
        <w:t>/</w:t>
      </w:r>
      <w:r w:rsidRPr="00451861">
        <w:rPr>
          <w:i/>
        </w:rPr>
        <w:t xml:space="preserve">e </w:t>
      </w:r>
      <w:r w:rsidRPr="0075485B">
        <w:t>:</w:t>
      </w:r>
      <w:r w:rsidRPr="00451861">
        <w:rPr>
          <w:i/>
        </w:rPr>
        <w:t xml:space="preserve"> n</w:t>
      </w:r>
      <w:r w:rsidRPr="00A26FBD">
        <w:rPr>
          <w:i/>
        </w:rPr>
        <w:t>ä</w:t>
      </w:r>
      <w:r w:rsidRPr="0075485B">
        <w:t>(</w:t>
      </w:r>
      <w:r w:rsidRPr="00A26FBD">
        <w:rPr>
          <w:i/>
        </w:rPr>
        <w:t>j</w:t>
      </w:r>
      <w:r w:rsidRPr="0075485B">
        <w:t>)</w:t>
      </w:r>
      <w:r w:rsidRPr="00A26FBD">
        <w:rPr>
          <w:i/>
        </w:rPr>
        <w:t>e</w:t>
      </w:r>
      <w:r w:rsidR="0098090B" w:rsidRPr="0098090B">
        <w:t>/</w:t>
      </w:r>
      <w:r w:rsidRPr="00A26FBD">
        <w:rPr>
          <w:i/>
        </w:rPr>
        <w:t>n</w:t>
      </w:r>
      <w:r w:rsidRPr="00A95D68">
        <w:t xml:space="preserve">, </w:t>
      </w:r>
      <w:r w:rsidRPr="00A26FBD">
        <w:rPr>
          <w:i/>
        </w:rPr>
        <w:t>ol</w:t>
      </w:r>
      <w:r w:rsidR="0098090B" w:rsidRPr="0098090B">
        <w:t>/</w:t>
      </w:r>
      <w:r w:rsidRPr="00A26FBD">
        <w:rPr>
          <w:i/>
        </w:rPr>
        <w:t xml:space="preserve">la </w:t>
      </w:r>
      <w:r w:rsidRPr="0075485B">
        <w:t>:</w:t>
      </w:r>
      <w:r w:rsidRPr="00A26FBD">
        <w:rPr>
          <w:i/>
        </w:rPr>
        <w:t xml:space="preserve"> oon</w:t>
      </w:r>
      <w:r w:rsidRPr="00A95D68">
        <w:t xml:space="preserve"> </w:t>
      </w:r>
      <w:r>
        <w:t>(</w:t>
      </w:r>
      <w:r w:rsidRPr="00A95D68">
        <w:t xml:space="preserve">sic!) : </w:t>
      </w:r>
      <w:r w:rsidRPr="00A26FBD">
        <w:rPr>
          <w:i/>
        </w:rPr>
        <w:t>ole</w:t>
      </w:r>
      <w:r w:rsidR="0098090B" w:rsidRPr="0098090B">
        <w:t>/</w:t>
      </w:r>
      <w:r w:rsidRPr="00A26FBD">
        <w:rPr>
          <w:i/>
        </w:rPr>
        <w:t>n</w:t>
      </w:r>
      <w:r w:rsidR="00F904D4">
        <w:t>.</w:t>
      </w:r>
    </w:p>
    <w:p w14:paraId="66325383" w14:textId="73034646" w:rsidR="00F904D4" w:rsidRDefault="00BC7543" w:rsidP="00BC7543">
      <w:pPr>
        <w:pStyle w:val="Punktliste"/>
      </w:pPr>
      <w:r w:rsidRPr="00A95D68">
        <w:t>Verbityyppi</w:t>
      </w:r>
      <w:r w:rsidRPr="00A95D68">
        <w:rPr>
          <w:b/>
        </w:rPr>
        <w:t xml:space="preserve"> </w:t>
      </w:r>
      <w:r w:rsidR="00636BF3">
        <w:t>3.2, joissa verbi</w:t>
      </w:r>
      <w:r w:rsidRPr="00A95D68">
        <w:t xml:space="preserve">n vokaaliranka loppuu </w:t>
      </w:r>
      <w:r w:rsidRPr="003C1A15">
        <w:rPr>
          <w:i/>
        </w:rPr>
        <w:t xml:space="preserve">ele </w:t>
      </w:r>
      <w:r w:rsidR="00BA1173" w:rsidRPr="00BA1173">
        <w:t>~</w:t>
      </w:r>
      <w:r w:rsidRPr="003C1A15">
        <w:rPr>
          <w:i/>
        </w:rPr>
        <w:t xml:space="preserve"> ile</w:t>
      </w:r>
      <w:r w:rsidRPr="00A95D68">
        <w:t xml:space="preserve">, konsonanttiranka </w:t>
      </w:r>
      <w:r w:rsidRPr="000C0D69">
        <w:rPr>
          <w:i/>
        </w:rPr>
        <w:t>el</w:t>
      </w:r>
      <w:r w:rsidR="00DD3932">
        <w:rPr>
          <w:i/>
        </w:rPr>
        <w:t xml:space="preserve"> </w:t>
      </w:r>
      <w:r w:rsidR="00BA1173" w:rsidRPr="00BA1173">
        <w:t>~</w:t>
      </w:r>
      <w:r w:rsidR="00DD3932">
        <w:rPr>
          <w:i/>
        </w:rPr>
        <w:t xml:space="preserve"> il</w:t>
      </w:r>
      <w:r w:rsidRPr="00A95D68">
        <w:t xml:space="preserve">, niin ko </w:t>
      </w:r>
      <w:r>
        <w:t>(1.inf. : prees.</w:t>
      </w:r>
      <w:r w:rsidR="001337F6">
        <w:t>sg3</w:t>
      </w:r>
      <w:r>
        <w:t xml:space="preserve"> : prees.</w:t>
      </w:r>
      <w:r w:rsidR="001337F6">
        <w:t>sg1</w:t>
      </w:r>
      <w:r w:rsidRPr="00A95D68">
        <w:t xml:space="preserve">) </w:t>
      </w:r>
      <w:r w:rsidRPr="00A26FBD">
        <w:rPr>
          <w:i/>
        </w:rPr>
        <w:t>muistel</w:t>
      </w:r>
      <w:r w:rsidR="0098090B" w:rsidRPr="0098090B">
        <w:t>/</w:t>
      </w:r>
      <w:r w:rsidRPr="00A26FBD">
        <w:rPr>
          <w:i/>
        </w:rPr>
        <w:t xml:space="preserve">a </w:t>
      </w:r>
      <w:r w:rsidRPr="0075485B">
        <w:t>:</w:t>
      </w:r>
      <w:r w:rsidRPr="00A26FBD">
        <w:rPr>
          <w:i/>
        </w:rPr>
        <w:t xml:space="preserve"> muistele</w:t>
      </w:r>
      <w:r w:rsidR="0098090B" w:rsidRPr="0098090B">
        <w:t>/</w:t>
      </w:r>
      <w:r w:rsidRPr="00A26FBD">
        <w:rPr>
          <w:i/>
        </w:rPr>
        <w:t>n</w:t>
      </w:r>
      <w:r w:rsidRPr="00A95D68">
        <w:t xml:space="preserve">, </w:t>
      </w:r>
      <w:r w:rsidRPr="00A26FBD">
        <w:rPr>
          <w:i/>
        </w:rPr>
        <w:t>kävel</w:t>
      </w:r>
      <w:r w:rsidR="0098090B" w:rsidRPr="0098090B">
        <w:t>/</w:t>
      </w:r>
      <w:r w:rsidRPr="00A26FBD">
        <w:rPr>
          <w:i/>
        </w:rPr>
        <w:t xml:space="preserve">ä </w:t>
      </w:r>
      <w:r w:rsidRPr="0075485B">
        <w:t>:</w:t>
      </w:r>
      <w:r w:rsidRPr="00A26FBD">
        <w:rPr>
          <w:i/>
        </w:rPr>
        <w:t xml:space="preserve"> kävele</w:t>
      </w:r>
      <w:r w:rsidR="0098090B" w:rsidRPr="0098090B">
        <w:t>/</w:t>
      </w:r>
      <w:r w:rsidRPr="00A26FBD">
        <w:rPr>
          <w:i/>
        </w:rPr>
        <w:t xml:space="preserve">e </w:t>
      </w:r>
      <w:r w:rsidRPr="0075485B">
        <w:t>:</w:t>
      </w:r>
      <w:r w:rsidRPr="00A26FBD">
        <w:rPr>
          <w:i/>
        </w:rPr>
        <w:t xml:space="preserve"> kävele</w:t>
      </w:r>
      <w:r w:rsidR="0098090B" w:rsidRPr="0098090B">
        <w:t>/</w:t>
      </w:r>
      <w:r w:rsidRPr="00A26FBD">
        <w:rPr>
          <w:i/>
        </w:rPr>
        <w:t>n</w:t>
      </w:r>
      <w:r w:rsidRPr="0075485B">
        <w:t>,</w:t>
      </w:r>
      <w:r w:rsidRPr="00A26FBD">
        <w:rPr>
          <w:i/>
        </w:rPr>
        <w:t xml:space="preserve"> ajatel</w:t>
      </w:r>
      <w:r w:rsidR="0098090B" w:rsidRPr="0098090B">
        <w:t>/</w:t>
      </w:r>
      <w:r w:rsidRPr="00A26FBD">
        <w:rPr>
          <w:i/>
        </w:rPr>
        <w:t xml:space="preserve">la </w:t>
      </w:r>
      <w:r w:rsidRPr="0075485B">
        <w:t>:</w:t>
      </w:r>
      <w:r w:rsidRPr="00A26FBD">
        <w:rPr>
          <w:i/>
        </w:rPr>
        <w:t xml:space="preserve"> ajattelle</w:t>
      </w:r>
      <w:r w:rsidR="0098090B" w:rsidRPr="0098090B">
        <w:t>/</w:t>
      </w:r>
      <w:r w:rsidRPr="00A26FBD">
        <w:rPr>
          <w:i/>
        </w:rPr>
        <w:t xml:space="preserve">e </w:t>
      </w:r>
      <w:r w:rsidRPr="0075485B">
        <w:t>:</w:t>
      </w:r>
      <w:r w:rsidRPr="00A26FBD">
        <w:rPr>
          <w:i/>
        </w:rPr>
        <w:t xml:space="preserve"> ajattele</w:t>
      </w:r>
      <w:r w:rsidR="0098090B" w:rsidRPr="0098090B">
        <w:t>/</w:t>
      </w:r>
      <w:r w:rsidRPr="00A26FBD">
        <w:rPr>
          <w:i/>
        </w:rPr>
        <w:t>n</w:t>
      </w:r>
      <w:r w:rsidR="001B127A" w:rsidRPr="001B127A">
        <w:t>,</w:t>
      </w:r>
      <w:r w:rsidR="00876BC4">
        <w:rPr>
          <w:i/>
        </w:rPr>
        <w:t xml:space="preserve"> rukkoil</w:t>
      </w:r>
      <w:r w:rsidR="0098090B" w:rsidRPr="0098090B">
        <w:t>/</w:t>
      </w:r>
      <w:r w:rsidR="00876BC4">
        <w:rPr>
          <w:i/>
        </w:rPr>
        <w:t xml:space="preserve">a </w:t>
      </w:r>
      <w:r w:rsidR="001B127A" w:rsidRPr="001B127A">
        <w:t>:</w:t>
      </w:r>
      <w:r w:rsidR="00B064F4">
        <w:rPr>
          <w:i/>
        </w:rPr>
        <w:t xml:space="preserve"> rukkoile</w:t>
      </w:r>
      <w:r w:rsidR="0098090B" w:rsidRPr="0098090B">
        <w:t>/</w:t>
      </w:r>
      <w:r w:rsidR="00B064F4">
        <w:rPr>
          <w:i/>
        </w:rPr>
        <w:t xml:space="preserve">e </w:t>
      </w:r>
      <w:r w:rsidR="001B127A" w:rsidRPr="001B127A">
        <w:t>:</w:t>
      </w:r>
      <w:r w:rsidR="00876BC4">
        <w:rPr>
          <w:i/>
        </w:rPr>
        <w:t xml:space="preserve"> rukkoile</w:t>
      </w:r>
      <w:r w:rsidR="0098090B" w:rsidRPr="0098090B">
        <w:t>/</w:t>
      </w:r>
      <w:r w:rsidR="00876BC4">
        <w:rPr>
          <w:i/>
        </w:rPr>
        <w:t>n</w:t>
      </w:r>
      <w:r w:rsidR="00F904D4">
        <w:t>.</w:t>
      </w:r>
    </w:p>
    <w:p w14:paraId="1D37B9BD" w14:textId="6A9B6303" w:rsidR="00BC7543" w:rsidRDefault="00BC7543" w:rsidP="00BC7543">
      <w:pPr>
        <w:pStyle w:val="Punktliste"/>
      </w:pPr>
      <w:r w:rsidRPr="00A95D68">
        <w:t>Verbityyppi 3.3 eli semmoiset ver</w:t>
      </w:r>
      <w:r>
        <w:t xml:space="preserve">bit, joila vokaaliranka loppuu </w:t>
      </w:r>
      <w:r w:rsidRPr="003643B4">
        <w:rPr>
          <w:i/>
        </w:rPr>
        <w:t>A</w:t>
      </w:r>
      <w:r w:rsidRPr="0075485B">
        <w:t>(</w:t>
      </w:r>
      <w:r w:rsidRPr="003643B4">
        <w:rPr>
          <w:i/>
        </w:rPr>
        <w:t>i</w:t>
      </w:r>
      <w:r w:rsidRPr="0075485B">
        <w:t>)</w:t>
      </w:r>
      <w:r w:rsidRPr="003643B4">
        <w:rPr>
          <w:i/>
        </w:rPr>
        <w:t>se</w:t>
      </w:r>
      <w:r>
        <w:t xml:space="preserve"> tahi </w:t>
      </w:r>
      <w:r w:rsidRPr="003643B4">
        <w:rPr>
          <w:i/>
        </w:rPr>
        <w:t>ise</w:t>
      </w:r>
      <w:r w:rsidRPr="00A95D68">
        <w:t>,</w:t>
      </w:r>
      <w:r w:rsidRPr="00A95D68">
        <w:rPr>
          <w:b/>
        </w:rPr>
        <w:t xml:space="preserve"> </w:t>
      </w:r>
      <w:r w:rsidRPr="00A95D68">
        <w:t xml:space="preserve">konsonanttiranka </w:t>
      </w:r>
      <w:r w:rsidRPr="003643B4">
        <w:rPr>
          <w:i/>
        </w:rPr>
        <w:t>A</w:t>
      </w:r>
      <w:r w:rsidRPr="0075485B">
        <w:t>(</w:t>
      </w:r>
      <w:r w:rsidRPr="003643B4">
        <w:rPr>
          <w:i/>
        </w:rPr>
        <w:t>i</w:t>
      </w:r>
      <w:r w:rsidRPr="0075485B">
        <w:t>)</w:t>
      </w:r>
      <w:r w:rsidRPr="003643B4">
        <w:rPr>
          <w:i/>
        </w:rPr>
        <w:t>s</w:t>
      </w:r>
      <w:r>
        <w:t xml:space="preserve"> tahi </w:t>
      </w:r>
      <w:r w:rsidRPr="003643B4">
        <w:rPr>
          <w:i/>
        </w:rPr>
        <w:t>is</w:t>
      </w:r>
      <w:r w:rsidRPr="00A95D68">
        <w:t xml:space="preserve">, niin ko </w:t>
      </w:r>
      <w:r>
        <w:t xml:space="preserve">(1.inf. : </w:t>
      </w:r>
      <w:r w:rsidR="009478FB">
        <w:t>prees.</w:t>
      </w:r>
      <w:r w:rsidR="001337F6">
        <w:t>sg3</w:t>
      </w:r>
      <w:r w:rsidR="009478FB">
        <w:t xml:space="preserve"> : </w:t>
      </w:r>
      <w:r>
        <w:t>prees.</w:t>
      </w:r>
      <w:r w:rsidR="001337F6">
        <w:t>sg1</w:t>
      </w:r>
      <w:r w:rsidRPr="00A95D68">
        <w:t xml:space="preserve">) </w:t>
      </w:r>
      <w:r w:rsidRPr="003643B4">
        <w:rPr>
          <w:i/>
        </w:rPr>
        <w:t>auka</w:t>
      </w:r>
      <w:r w:rsidRPr="0075485B">
        <w:t>(</w:t>
      </w:r>
      <w:r w:rsidRPr="003643B4">
        <w:rPr>
          <w:i/>
        </w:rPr>
        <w:t>i</w:t>
      </w:r>
      <w:r w:rsidRPr="0075485B">
        <w:t>)</w:t>
      </w:r>
      <w:r w:rsidRPr="003643B4">
        <w:rPr>
          <w:i/>
        </w:rPr>
        <w:t>s</w:t>
      </w:r>
      <w:r w:rsidR="0098090B" w:rsidRPr="0098090B">
        <w:t>/</w:t>
      </w:r>
      <w:r w:rsidRPr="003643B4">
        <w:rPr>
          <w:i/>
        </w:rPr>
        <w:t xml:space="preserve">ta </w:t>
      </w:r>
      <w:r w:rsidRPr="0075485B">
        <w:t>:</w:t>
      </w:r>
      <w:r w:rsidRPr="003643B4">
        <w:rPr>
          <w:i/>
        </w:rPr>
        <w:t xml:space="preserve"> </w:t>
      </w:r>
      <w:r w:rsidR="0067048F">
        <w:rPr>
          <w:i/>
        </w:rPr>
        <w:t>auka</w:t>
      </w:r>
      <w:r w:rsidR="001B127A" w:rsidRPr="001B127A">
        <w:t>(</w:t>
      </w:r>
      <w:r w:rsidR="0067048F">
        <w:rPr>
          <w:i/>
        </w:rPr>
        <w:t>i</w:t>
      </w:r>
      <w:r w:rsidR="001B127A" w:rsidRPr="001B127A">
        <w:t>)</w:t>
      </w:r>
      <w:r w:rsidR="0067048F">
        <w:rPr>
          <w:i/>
        </w:rPr>
        <w:t>s</w:t>
      </w:r>
      <w:r w:rsidR="001B127A" w:rsidRPr="001B127A">
        <w:t>(</w:t>
      </w:r>
      <w:r w:rsidR="0067048F">
        <w:rPr>
          <w:i/>
        </w:rPr>
        <w:t>s</w:t>
      </w:r>
      <w:r w:rsidR="001B127A" w:rsidRPr="001B127A">
        <w:t>)</w:t>
      </w:r>
      <w:r w:rsidR="00FD17B1">
        <w:rPr>
          <w:i/>
        </w:rPr>
        <w:t>e</w:t>
      </w:r>
      <w:r w:rsidR="0098090B" w:rsidRPr="0098090B">
        <w:t>/</w:t>
      </w:r>
      <w:r w:rsidR="00FD17B1">
        <w:rPr>
          <w:i/>
        </w:rPr>
        <w:t xml:space="preserve">e </w:t>
      </w:r>
      <w:r w:rsidR="001B127A" w:rsidRPr="001B127A">
        <w:t>:</w:t>
      </w:r>
      <w:r w:rsidR="0067048F">
        <w:rPr>
          <w:i/>
        </w:rPr>
        <w:t xml:space="preserve"> </w:t>
      </w:r>
      <w:r w:rsidRPr="003643B4">
        <w:rPr>
          <w:i/>
        </w:rPr>
        <w:t>auka</w:t>
      </w:r>
      <w:r w:rsidRPr="0075485B">
        <w:t>(</w:t>
      </w:r>
      <w:r w:rsidRPr="003643B4">
        <w:rPr>
          <w:i/>
        </w:rPr>
        <w:t>i</w:t>
      </w:r>
      <w:r w:rsidRPr="0075485B">
        <w:t>)</w:t>
      </w:r>
      <w:r w:rsidRPr="003643B4">
        <w:rPr>
          <w:i/>
        </w:rPr>
        <w:t>se</w:t>
      </w:r>
      <w:r w:rsidR="0098090B" w:rsidRPr="0098090B">
        <w:t>/</w:t>
      </w:r>
      <w:r w:rsidRPr="003643B4">
        <w:rPr>
          <w:i/>
        </w:rPr>
        <w:t>n</w:t>
      </w:r>
      <w:r w:rsidRPr="00A95D68">
        <w:t xml:space="preserve">, </w:t>
      </w:r>
      <w:r w:rsidRPr="003643B4">
        <w:rPr>
          <w:i/>
        </w:rPr>
        <w:t>täris</w:t>
      </w:r>
      <w:r w:rsidR="0098090B" w:rsidRPr="0098090B">
        <w:t>/</w:t>
      </w:r>
      <w:r w:rsidRPr="003643B4">
        <w:rPr>
          <w:i/>
        </w:rPr>
        <w:t xml:space="preserve">tä </w:t>
      </w:r>
      <w:r w:rsidRPr="0075485B">
        <w:t>:</w:t>
      </w:r>
      <w:r w:rsidR="0067048F">
        <w:t xml:space="preserve"> </w:t>
      </w:r>
      <w:r w:rsidR="0067048F">
        <w:rPr>
          <w:i/>
        </w:rPr>
        <w:t>täris</w:t>
      </w:r>
      <w:r w:rsidR="001B127A" w:rsidRPr="001B127A">
        <w:t>(</w:t>
      </w:r>
      <w:r w:rsidR="0067048F">
        <w:rPr>
          <w:i/>
        </w:rPr>
        <w:t>s</w:t>
      </w:r>
      <w:r w:rsidR="001B127A" w:rsidRPr="001B127A">
        <w:t>)</w:t>
      </w:r>
      <w:r w:rsidR="0067048F">
        <w:rPr>
          <w:i/>
        </w:rPr>
        <w:t>e</w:t>
      </w:r>
      <w:r w:rsidR="0098090B" w:rsidRPr="0098090B">
        <w:t>/</w:t>
      </w:r>
      <w:r w:rsidR="0067048F">
        <w:rPr>
          <w:i/>
        </w:rPr>
        <w:t xml:space="preserve">e </w:t>
      </w:r>
      <w:r w:rsidR="0067048F">
        <w:t>:</w:t>
      </w:r>
      <w:r w:rsidRPr="003643B4">
        <w:rPr>
          <w:i/>
        </w:rPr>
        <w:t xml:space="preserve"> tärise</w:t>
      </w:r>
      <w:r w:rsidR="0098090B" w:rsidRPr="0098090B">
        <w:t>/</w:t>
      </w:r>
      <w:r w:rsidRPr="003643B4">
        <w:rPr>
          <w:i/>
        </w:rPr>
        <w:t>n</w:t>
      </w:r>
      <w:r>
        <w:t>.</w:t>
      </w:r>
    </w:p>
    <w:p w14:paraId="7DDD5B6D" w14:textId="1A2F6E47" w:rsidR="00BC7543" w:rsidRPr="00A137BC" w:rsidRDefault="00BC7543" w:rsidP="00BC7543">
      <w:r>
        <w:t>Jos käytämä siirtymärankaista variant</w:t>
      </w:r>
      <w:r w:rsidR="005154FA">
        <w:t>t</w:t>
      </w:r>
      <w:r>
        <w:t xml:space="preserve">ii, se verbityypin 3 alatyypit 3.2 ja 3.3 taivuthaan ko verbityypin 2 </w:t>
      </w:r>
      <w:r w:rsidR="007D201C">
        <w:t xml:space="preserve">yksirankaiset </w:t>
      </w:r>
      <w:r>
        <w:t>ver</w:t>
      </w:r>
      <w:r w:rsidR="00037706">
        <w:t>bit (katto ylipuolela kohđasta 6</w:t>
      </w:r>
      <w:r>
        <w:t>.2.2).</w:t>
      </w:r>
    </w:p>
    <w:p w14:paraId="300967A6" w14:textId="04AF901D" w:rsidR="00BC7543" w:rsidRPr="00A95D68" w:rsidRDefault="00BC7543" w:rsidP="00BC7543">
      <w:pPr>
        <w:pStyle w:val="Overskrift3"/>
      </w:pPr>
      <w:bookmarkStart w:id="1539" w:name="_Toc241129267"/>
      <w:bookmarkStart w:id="1540" w:name="_Toc311273854"/>
      <w:r>
        <w:t xml:space="preserve">Verbityyppi 4: </w:t>
      </w:r>
      <w:r w:rsidRPr="00A95D68">
        <w:t>Tuplavokaaliranka</w:t>
      </w:r>
      <w:r w:rsidR="005154FA">
        <w:t>i</w:t>
      </w:r>
      <w:r w:rsidRPr="00A95D68">
        <w:t>set verbit</w:t>
      </w:r>
      <w:bookmarkEnd w:id="1539"/>
      <w:bookmarkEnd w:id="1540"/>
    </w:p>
    <w:p w14:paraId="1D3AA200" w14:textId="77777777" w:rsidR="00F904D4" w:rsidRDefault="00BC7543" w:rsidP="00BC7543">
      <w:pPr>
        <w:spacing w:before="120" w:after="120"/>
      </w:pPr>
      <w:r w:rsidRPr="001257CF">
        <w:rPr>
          <w:smallCaps/>
        </w:rPr>
        <w:t>Tuplavokaalirankaiset</w:t>
      </w:r>
      <w:r w:rsidR="000A4B27">
        <w:rPr>
          <w:smallCaps/>
        </w:rPr>
        <w:t xml:space="preserve"> </w:t>
      </w:r>
      <w:r w:rsidRPr="001257CF">
        <w:rPr>
          <w:smallCaps/>
        </w:rPr>
        <w:t>verbit</w:t>
      </w:r>
      <w:r w:rsidRPr="00A95D68">
        <w:t xml:space="preserve"> </w:t>
      </w:r>
      <w:r>
        <w:t>(</w:t>
      </w:r>
      <w:r w:rsidRPr="00A95D68">
        <w:t>verbityyppi 4) oon verbit, joila oon kaksi erilaista vokaalhiin loppuuvaa rankkaa, lyhykäisempi ja pitempi</w:t>
      </w:r>
      <w:r w:rsidR="00F904D4">
        <w:t>.</w:t>
      </w:r>
    </w:p>
    <w:p w14:paraId="1109A28D" w14:textId="33BAB83C" w:rsidR="00BC7543" w:rsidRPr="00A95D68" w:rsidRDefault="00BC7543" w:rsidP="00BC7543">
      <w:pPr>
        <w:spacing w:before="120" w:after="120"/>
      </w:pPr>
      <w:r w:rsidRPr="00A95D68">
        <w:t xml:space="preserve">Tuplavokaalirankaisilla verbiilä 1. infinitiivi loppuu kohta aina </w:t>
      </w:r>
      <w:r w:rsidRPr="00451861">
        <w:rPr>
          <w:i/>
        </w:rPr>
        <w:t>V</w:t>
      </w:r>
      <w:r w:rsidR="0098090B" w:rsidRPr="0098090B">
        <w:t>/</w:t>
      </w:r>
      <w:r w:rsidRPr="00451861">
        <w:rPr>
          <w:i/>
        </w:rPr>
        <w:t>tA</w:t>
      </w:r>
      <w:r w:rsidRPr="00A95D68">
        <w:t xml:space="preserve">. Oon kans joukko verbii, joila 1. infinitiivi loppuu </w:t>
      </w:r>
      <w:r w:rsidRPr="00BE6EFC">
        <w:rPr>
          <w:i/>
        </w:rPr>
        <w:t>Oi</w:t>
      </w:r>
      <w:r w:rsidR="0098090B" w:rsidRPr="0098090B">
        <w:t>/</w:t>
      </w:r>
      <w:r w:rsidRPr="00BE6EFC">
        <w:rPr>
          <w:i/>
        </w:rPr>
        <w:t>tA</w:t>
      </w:r>
      <w:r w:rsidRPr="00BE6EFC">
        <w:t>.</w:t>
      </w:r>
    </w:p>
    <w:p w14:paraId="39ADAD33" w14:textId="77777777" w:rsidR="00BC7543" w:rsidRPr="00A95D68" w:rsidRDefault="00BC7543" w:rsidP="00BC7543">
      <w:pPr>
        <w:pStyle w:val="Brdtekst"/>
        <w:spacing w:before="120"/>
      </w:pPr>
      <w:r w:rsidRPr="00A95D68">
        <w:t>Ja</w:t>
      </w:r>
      <w:r>
        <w:t>jama verbit neljhee</w:t>
      </w:r>
      <w:r w:rsidRPr="00A95D68">
        <w:t>n joukkhoon:</w:t>
      </w:r>
    </w:p>
    <w:p w14:paraId="56DA5D49" w14:textId="20025CB8" w:rsidR="00BC7543" w:rsidRPr="00A95D68" w:rsidRDefault="00BC7543" w:rsidP="00BC7543">
      <w:pPr>
        <w:pStyle w:val="Punktliste"/>
      </w:pPr>
      <w:r w:rsidRPr="00A95D68">
        <w:t xml:space="preserve">Verbityyppi 4.1 eli </w:t>
      </w:r>
      <w:r w:rsidRPr="00E42B31">
        <w:rPr>
          <w:i/>
        </w:rPr>
        <w:t>itte</w:t>
      </w:r>
      <w:r w:rsidRPr="00A95D68">
        <w:t>-verbit, millä lyhykäinen ranka loppuu</w:t>
      </w:r>
      <w:r>
        <w:t xml:space="preserve"> joko</w:t>
      </w:r>
      <w:r w:rsidRPr="00A95D68">
        <w:t xml:space="preserve"> </w:t>
      </w:r>
      <w:r w:rsidRPr="00E42B31">
        <w:rPr>
          <w:i/>
        </w:rPr>
        <w:t>Ki</w:t>
      </w:r>
      <w:r>
        <w:rPr>
          <w:i/>
        </w:rPr>
        <w:t xml:space="preserve"> </w:t>
      </w:r>
      <w:r>
        <w:t xml:space="preserve">eli </w:t>
      </w:r>
      <w:r>
        <w:rPr>
          <w:i/>
        </w:rPr>
        <w:t>KA</w:t>
      </w:r>
      <w:r w:rsidRPr="0075485B">
        <w:t>(</w:t>
      </w:r>
      <w:r>
        <w:rPr>
          <w:i/>
        </w:rPr>
        <w:t>i</w:t>
      </w:r>
      <w:r w:rsidRPr="0075485B">
        <w:t>)</w:t>
      </w:r>
      <w:r w:rsidRPr="00A95D68">
        <w:t xml:space="preserve">, pitkä ranka </w:t>
      </w:r>
      <w:r>
        <w:t xml:space="preserve">joko </w:t>
      </w:r>
      <w:r w:rsidRPr="00E42B31">
        <w:rPr>
          <w:i/>
        </w:rPr>
        <w:t>Kitte</w:t>
      </w:r>
      <w:r>
        <w:t xml:space="preserve"> eli </w:t>
      </w:r>
      <w:r>
        <w:rPr>
          <w:i/>
        </w:rPr>
        <w:t>KA</w:t>
      </w:r>
      <w:r w:rsidRPr="0075485B">
        <w:t>(</w:t>
      </w:r>
      <w:r>
        <w:rPr>
          <w:i/>
        </w:rPr>
        <w:t>i</w:t>
      </w:r>
      <w:r w:rsidRPr="0075485B">
        <w:t>)</w:t>
      </w:r>
      <w:r w:rsidR="00EB6B6E">
        <w:rPr>
          <w:i/>
        </w:rPr>
        <w:t>tte</w:t>
      </w:r>
      <w:r>
        <w:rPr>
          <w:i/>
        </w:rPr>
        <w:t xml:space="preserve"> </w:t>
      </w:r>
      <w:r>
        <w:t xml:space="preserve">(tässä </w:t>
      </w:r>
      <w:r>
        <w:rPr>
          <w:i/>
        </w:rPr>
        <w:t xml:space="preserve">K </w:t>
      </w:r>
      <w:r>
        <w:t xml:space="preserve">meinaa mitä tahansa konsonanttii). </w:t>
      </w:r>
      <w:r w:rsidRPr="00A95D68">
        <w:t xml:space="preserve">Ensimäisen infinitiivin </w:t>
      </w:r>
      <w:r>
        <w:t>suffiksinna</w:t>
      </w:r>
      <w:r w:rsidRPr="00A95D68">
        <w:t xml:space="preserve"> oon </w:t>
      </w:r>
      <w:r w:rsidRPr="00E42B31">
        <w:rPr>
          <w:i/>
        </w:rPr>
        <w:t>tA</w:t>
      </w:r>
      <w:r w:rsidRPr="00A95D68">
        <w:t xml:space="preserve">. Esimerkiksi </w:t>
      </w:r>
      <w:r>
        <w:t>(1.inf. : prees.</w:t>
      </w:r>
      <w:r w:rsidR="001337F6">
        <w:t>sg1</w:t>
      </w:r>
      <w:r w:rsidRPr="00A95D68">
        <w:t xml:space="preserve"> : </w:t>
      </w:r>
      <w:r>
        <w:t>partis.perf.</w:t>
      </w:r>
      <w:r w:rsidRPr="00A95D68">
        <w:t xml:space="preserve">) </w:t>
      </w:r>
      <w:r w:rsidRPr="00E42B31">
        <w:rPr>
          <w:i/>
        </w:rPr>
        <w:t>vali</w:t>
      </w:r>
      <w:r w:rsidR="0098090B" w:rsidRPr="0098090B">
        <w:t>/</w:t>
      </w:r>
      <w:r w:rsidRPr="00E42B31">
        <w:rPr>
          <w:i/>
        </w:rPr>
        <w:t xml:space="preserve">ta </w:t>
      </w:r>
      <w:r w:rsidRPr="0075485B">
        <w:t>:</w:t>
      </w:r>
      <w:r w:rsidRPr="00E42B31">
        <w:rPr>
          <w:i/>
        </w:rPr>
        <w:t xml:space="preserve"> valitte</w:t>
      </w:r>
      <w:r w:rsidR="0098090B" w:rsidRPr="0098090B">
        <w:t>/</w:t>
      </w:r>
      <w:r w:rsidRPr="00E42B31">
        <w:rPr>
          <w:i/>
        </w:rPr>
        <w:t xml:space="preserve">n </w:t>
      </w:r>
      <w:r w:rsidRPr="0075485B">
        <w:t>:</w:t>
      </w:r>
      <w:r w:rsidRPr="00E42B31">
        <w:rPr>
          <w:i/>
        </w:rPr>
        <w:t xml:space="preserve"> vali</w:t>
      </w:r>
      <w:r w:rsidR="0098090B" w:rsidRPr="0098090B">
        <w:t>/</w:t>
      </w:r>
      <w:r w:rsidRPr="00E42B31">
        <w:rPr>
          <w:i/>
        </w:rPr>
        <w:t>n</w:t>
      </w:r>
      <w:r>
        <w:rPr>
          <w:i/>
        </w:rPr>
        <w:t>u</w:t>
      </w:r>
      <w:r w:rsidR="005154FA" w:rsidRPr="0075485B">
        <w:t>(</w:t>
      </w:r>
      <w:r w:rsidR="005154FA">
        <w:rPr>
          <w:i/>
        </w:rPr>
        <w:t>t</w:t>
      </w:r>
      <w:r w:rsidR="005154FA" w:rsidRPr="0075485B">
        <w:t>)</w:t>
      </w:r>
      <w:r w:rsidR="001B127A" w:rsidRPr="001B127A">
        <w:t>,</w:t>
      </w:r>
      <w:r w:rsidRPr="00A95D68">
        <w:t xml:space="preserve"> </w:t>
      </w:r>
      <w:r w:rsidRPr="00E42B31">
        <w:rPr>
          <w:i/>
        </w:rPr>
        <w:t>tarvi</w:t>
      </w:r>
      <w:r w:rsidR="0098090B" w:rsidRPr="0098090B">
        <w:t>/</w:t>
      </w:r>
      <w:r w:rsidRPr="00E42B31">
        <w:rPr>
          <w:i/>
        </w:rPr>
        <w:t xml:space="preserve">ta </w:t>
      </w:r>
      <w:r w:rsidRPr="0075485B">
        <w:t>:</w:t>
      </w:r>
      <w:r w:rsidRPr="00E42B31">
        <w:rPr>
          <w:i/>
        </w:rPr>
        <w:t xml:space="preserve"> tarvitte</w:t>
      </w:r>
      <w:r w:rsidR="0098090B" w:rsidRPr="0098090B">
        <w:t>/</w:t>
      </w:r>
      <w:r w:rsidRPr="00E42B31">
        <w:rPr>
          <w:i/>
        </w:rPr>
        <w:t xml:space="preserve">n </w:t>
      </w:r>
      <w:r w:rsidRPr="0075485B">
        <w:t>:</w:t>
      </w:r>
      <w:r w:rsidRPr="00E42B31">
        <w:rPr>
          <w:i/>
        </w:rPr>
        <w:t xml:space="preserve"> tarvi</w:t>
      </w:r>
      <w:r w:rsidR="0098090B" w:rsidRPr="0098090B">
        <w:t>/</w:t>
      </w:r>
      <w:r w:rsidRPr="00E42B31">
        <w:rPr>
          <w:i/>
        </w:rPr>
        <w:t>n</w:t>
      </w:r>
      <w:r>
        <w:rPr>
          <w:i/>
        </w:rPr>
        <w:t>u</w:t>
      </w:r>
      <w:r w:rsidR="005154FA" w:rsidRPr="0075485B">
        <w:t>(</w:t>
      </w:r>
      <w:r w:rsidR="005154FA">
        <w:rPr>
          <w:i/>
        </w:rPr>
        <w:t>t</w:t>
      </w:r>
      <w:r w:rsidR="005154FA" w:rsidRPr="0075485B">
        <w:t>)</w:t>
      </w:r>
      <w:r w:rsidR="001B127A" w:rsidRPr="001B127A">
        <w:t>,</w:t>
      </w:r>
      <w:r>
        <w:rPr>
          <w:i/>
        </w:rPr>
        <w:t xml:space="preserve"> hava</w:t>
      </w:r>
      <w:r w:rsidRPr="0075485B">
        <w:t>(</w:t>
      </w:r>
      <w:r>
        <w:rPr>
          <w:i/>
        </w:rPr>
        <w:t>i</w:t>
      </w:r>
      <w:r w:rsidRPr="0075485B">
        <w:t>)</w:t>
      </w:r>
      <w:r w:rsidR="0098090B" w:rsidRPr="0098090B">
        <w:t>/</w:t>
      </w:r>
      <w:r>
        <w:rPr>
          <w:i/>
        </w:rPr>
        <w:t xml:space="preserve">ta </w:t>
      </w:r>
      <w:r>
        <w:t xml:space="preserve">: </w:t>
      </w:r>
      <w:r>
        <w:rPr>
          <w:i/>
        </w:rPr>
        <w:t>hava</w:t>
      </w:r>
      <w:r w:rsidRPr="0075485B">
        <w:t>(</w:t>
      </w:r>
      <w:r>
        <w:rPr>
          <w:i/>
        </w:rPr>
        <w:t>i</w:t>
      </w:r>
      <w:r w:rsidRPr="0075485B">
        <w:t>)</w:t>
      </w:r>
      <w:r>
        <w:rPr>
          <w:i/>
        </w:rPr>
        <w:t>tte</w:t>
      </w:r>
      <w:r w:rsidR="0098090B" w:rsidRPr="0098090B">
        <w:t>/</w:t>
      </w:r>
      <w:r>
        <w:rPr>
          <w:i/>
        </w:rPr>
        <w:t xml:space="preserve">n </w:t>
      </w:r>
      <w:r w:rsidRPr="0075485B">
        <w:t>:</w:t>
      </w:r>
      <w:r>
        <w:rPr>
          <w:i/>
        </w:rPr>
        <w:t xml:space="preserve"> hava</w:t>
      </w:r>
      <w:r w:rsidRPr="0075485B">
        <w:t>(</w:t>
      </w:r>
      <w:r>
        <w:rPr>
          <w:i/>
        </w:rPr>
        <w:t>i</w:t>
      </w:r>
      <w:r w:rsidRPr="0075485B">
        <w:t>)</w:t>
      </w:r>
      <w:r w:rsidR="0098090B" w:rsidRPr="0098090B">
        <w:t>/</w:t>
      </w:r>
      <w:r>
        <w:rPr>
          <w:i/>
        </w:rPr>
        <w:t>nu</w:t>
      </w:r>
      <w:r w:rsidRPr="0075485B">
        <w:t>(</w:t>
      </w:r>
      <w:r>
        <w:rPr>
          <w:i/>
        </w:rPr>
        <w:t>t</w:t>
      </w:r>
      <w:r w:rsidRPr="0075485B">
        <w:t>)</w:t>
      </w:r>
      <w:r w:rsidRPr="00A95D68">
        <w:t>. Havaitte</w:t>
      </w:r>
      <w:r>
        <w:t>mma, ette tässä tyypissä pitkässä rangass</w:t>
      </w:r>
      <w:r w:rsidRPr="00A95D68">
        <w:t>a vailuu graadivaihettelu.</w:t>
      </w:r>
    </w:p>
    <w:p w14:paraId="702182C0" w14:textId="77777777" w:rsidR="00F904D4" w:rsidRDefault="00BC7543" w:rsidP="00BC7543">
      <w:pPr>
        <w:pStyle w:val="Punktliste"/>
      </w:pPr>
      <w:r w:rsidRPr="00A95D68">
        <w:t xml:space="preserve">Verbityyppi 4.2 eli </w:t>
      </w:r>
      <w:r w:rsidRPr="0079324E">
        <w:rPr>
          <w:i/>
        </w:rPr>
        <w:t>Oitte</w:t>
      </w:r>
      <w:r w:rsidRPr="00A95D68">
        <w:t>-verbit, joila lyhykäisessä rangassa oon viimi vokaaliina</w:t>
      </w:r>
      <w:r>
        <w:t xml:space="preserve"> diftongi</w:t>
      </w:r>
      <w:r w:rsidRPr="00A95D68">
        <w:t xml:space="preserve"> </w:t>
      </w:r>
      <w:r w:rsidRPr="0079324E">
        <w:rPr>
          <w:i/>
        </w:rPr>
        <w:t>Oi</w:t>
      </w:r>
      <w:r w:rsidRPr="00A95D68">
        <w:t xml:space="preserve"> ja pitkässä rangassa </w:t>
      </w:r>
      <w:r w:rsidRPr="0079324E">
        <w:rPr>
          <w:i/>
        </w:rPr>
        <w:t>Oitte</w:t>
      </w:r>
      <w:r w:rsidRPr="00A95D68">
        <w:t>. Ensimäisen infiniti</w:t>
      </w:r>
      <w:r>
        <w:t>i</w:t>
      </w:r>
      <w:r w:rsidRPr="00A95D68">
        <w:t xml:space="preserve">vin </w:t>
      </w:r>
      <w:r>
        <w:t>suffiksinna</w:t>
      </w:r>
      <w:r w:rsidRPr="00A95D68">
        <w:t xml:space="preserve"> oon </w:t>
      </w:r>
      <w:r>
        <w:rPr>
          <w:i/>
        </w:rPr>
        <w:t>tA</w:t>
      </w:r>
      <w:r>
        <w:t>. Tässä tyypiss</w:t>
      </w:r>
      <w:r w:rsidRPr="00A95D68">
        <w:t xml:space="preserve">ä vailuu samhaan laihiin graadivaihettelu ko </w:t>
      </w:r>
      <w:r>
        <w:t>tyypiss</w:t>
      </w:r>
      <w:r w:rsidRPr="00A95D68">
        <w:t>ä</w:t>
      </w:r>
      <w:r w:rsidR="004661F2">
        <w:t xml:space="preserve"> 4.1</w:t>
      </w:r>
      <w:r w:rsidRPr="00A95D68">
        <w:t xml:space="preserve">. Esimerkiksi </w:t>
      </w:r>
      <w:r>
        <w:t>(1.inf. : prees.</w:t>
      </w:r>
      <w:r w:rsidR="001337F6">
        <w:t>sg1</w:t>
      </w:r>
      <w:r>
        <w:t xml:space="preserve"> : </w:t>
      </w:r>
      <w:r w:rsidRPr="00A95D68">
        <w:t>partis.</w:t>
      </w:r>
      <w:r>
        <w:t>perf.</w:t>
      </w:r>
      <w:r w:rsidRPr="00A95D68">
        <w:t xml:space="preserve">) </w:t>
      </w:r>
      <w:r w:rsidRPr="0079324E">
        <w:rPr>
          <w:i/>
        </w:rPr>
        <w:t>piikaroi</w:t>
      </w:r>
      <w:r w:rsidR="0098090B" w:rsidRPr="0098090B">
        <w:t>/</w:t>
      </w:r>
      <w:r w:rsidRPr="0079324E">
        <w:rPr>
          <w:i/>
        </w:rPr>
        <w:t xml:space="preserve">ta </w:t>
      </w:r>
      <w:r w:rsidRPr="0075485B">
        <w:t>:</w:t>
      </w:r>
      <w:r w:rsidRPr="0079324E">
        <w:rPr>
          <w:i/>
        </w:rPr>
        <w:t xml:space="preserve"> piikaroitte</w:t>
      </w:r>
      <w:r w:rsidR="0098090B" w:rsidRPr="0098090B">
        <w:t>/</w:t>
      </w:r>
      <w:r w:rsidRPr="0079324E">
        <w:rPr>
          <w:i/>
        </w:rPr>
        <w:t xml:space="preserve">n </w:t>
      </w:r>
      <w:r w:rsidRPr="0075485B">
        <w:t>:</w:t>
      </w:r>
      <w:r w:rsidRPr="0079324E">
        <w:rPr>
          <w:i/>
        </w:rPr>
        <w:t xml:space="preserve"> piikaroi</w:t>
      </w:r>
      <w:r w:rsidR="0098090B" w:rsidRPr="0098090B">
        <w:t>/</w:t>
      </w:r>
      <w:r w:rsidRPr="0079324E">
        <w:rPr>
          <w:i/>
        </w:rPr>
        <w:t>n</w:t>
      </w:r>
      <w:r>
        <w:rPr>
          <w:i/>
        </w:rPr>
        <w:t>u</w:t>
      </w:r>
      <w:r w:rsidR="001B127A" w:rsidRPr="001B127A">
        <w:t>,</w:t>
      </w:r>
      <w:r w:rsidRPr="0079324E">
        <w:rPr>
          <w:i/>
        </w:rPr>
        <w:t xml:space="preserve"> haravoi</w:t>
      </w:r>
      <w:r w:rsidR="0098090B" w:rsidRPr="0098090B">
        <w:t>/</w:t>
      </w:r>
      <w:r w:rsidRPr="0079324E">
        <w:rPr>
          <w:i/>
        </w:rPr>
        <w:t xml:space="preserve">ta </w:t>
      </w:r>
      <w:r w:rsidRPr="0075485B">
        <w:t>:</w:t>
      </w:r>
      <w:r w:rsidRPr="0079324E">
        <w:rPr>
          <w:i/>
        </w:rPr>
        <w:t xml:space="preserve"> haravoitte</w:t>
      </w:r>
      <w:r w:rsidR="0098090B" w:rsidRPr="0098090B">
        <w:t>/</w:t>
      </w:r>
      <w:r w:rsidRPr="0079324E">
        <w:rPr>
          <w:i/>
        </w:rPr>
        <w:t xml:space="preserve">n </w:t>
      </w:r>
      <w:r w:rsidRPr="0075485B">
        <w:t>:</w:t>
      </w:r>
      <w:r w:rsidRPr="0079324E">
        <w:rPr>
          <w:i/>
        </w:rPr>
        <w:t xml:space="preserve"> haravoi</w:t>
      </w:r>
      <w:r w:rsidR="0098090B" w:rsidRPr="0098090B">
        <w:t>/</w:t>
      </w:r>
      <w:r w:rsidRPr="0079324E">
        <w:rPr>
          <w:i/>
        </w:rPr>
        <w:t>nu</w:t>
      </w:r>
      <w:r w:rsidRPr="0075485B">
        <w:t>(</w:t>
      </w:r>
      <w:r w:rsidRPr="0079324E">
        <w:rPr>
          <w:i/>
        </w:rPr>
        <w:t>t</w:t>
      </w:r>
      <w:r w:rsidRPr="0075485B">
        <w:t>)</w:t>
      </w:r>
      <w:r w:rsidR="00F904D4">
        <w:t>.</w:t>
      </w:r>
    </w:p>
    <w:p w14:paraId="46A0390A" w14:textId="767947C2" w:rsidR="00BC7543" w:rsidRPr="00A95D68" w:rsidRDefault="00BC7543" w:rsidP="00BC7543">
      <w:pPr>
        <w:pStyle w:val="Punktliste"/>
      </w:pPr>
      <w:r w:rsidRPr="00A95D68">
        <w:t>Verbityyppi 4.3 eli semmoiset 3-</w:t>
      </w:r>
      <w:r>
        <w:t>tav</w:t>
      </w:r>
      <w:r w:rsidRPr="00A95D68">
        <w:t xml:space="preserve">uiset </w:t>
      </w:r>
      <w:r w:rsidRPr="005635E0">
        <w:rPr>
          <w:i/>
        </w:rPr>
        <w:t>ne</w:t>
      </w:r>
      <w:r w:rsidRPr="00A95D68">
        <w:t xml:space="preserve">-verbit, minkä viimi </w:t>
      </w:r>
      <w:r w:rsidR="004D3ECE">
        <w:t>vokaalinna</w:t>
      </w:r>
      <w:r w:rsidRPr="00A95D68">
        <w:t xml:space="preserve"> lyhykäisessä rangassa tavalisesti oon </w:t>
      </w:r>
      <w:r w:rsidRPr="005635E0">
        <w:rPr>
          <w:i/>
        </w:rPr>
        <w:t>e</w:t>
      </w:r>
      <w:r w:rsidRPr="00A95D68">
        <w:t xml:space="preserve">, muutamisti muuki vokaali. Pitkä ranka loppuu </w:t>
      </w:r>
      <w:r w:rsidRPr="005635E0">
        <w:rPr>
          <w:i/>
        </w:rPr>
        <w:t>ne</w:t>
      </w:r>
      <w:r w:rsidR="00A94DE3">
        <w:t>.</w:t>
      </w:r>
      <w:r w:rsidRPr="00A95D68">
        <w:t xml:space="preserve"> </w:t>
      </w:r>
      <w:r w:rsidR="00081BC1">
        <w:t>Esimerkiksi</w:t>
      </w:r>
      <w:r w:rsidRPr="00A95D68">
        <w:t xml:space="preserve"> </w:t>
      </w:r>
      <w:r>
        <w:t>(1.inf. : prees.</w:t>
      </w:r>
      <w:r w:rsidR="001337F6">
        <w:t>sg1</w:t>
      </w:r>
      <w:r w:rsidRPr="00A95D68">
        <w:t xml:space="preserve"> : partis.</w:t>
      </w:r>
      <w:r>
        <w:t>prees.</w:t>
      </w:r>
      <w:r w:rsidRPr="00A95D68">
        <w:t xml:space="preserve">) </w:t>
      </w:r>
      <w:r w:rsidRPr="005635E0">
        <w:rPr>
          <w:i/>
        </w:rPr>
        <w:t>li</w:t>
      </w:r>
      <w:r w:rsidRPr="0075485B">
        <w:t>(</w:t>
      </w:r>
      <w:r w:rsidRPr="005635E0">
        <w:rPr>
          <w:i/>
        </w:rPr>
        <w:t>j</w:t>
      </w:r>
      <w:r w:rsidRPr="0075485B">
        <w:t>)</w:t>
      </w:r>
      <w:r w:rsidRPr="005635E0">
        <w:rPr>
          <w:i/>
        </w:rPr>
        <w:t>e</w:t>
      </w:r>
      <w:r w:rsidR="0098090B" w:rsidRPr="0098090B">
        <w:t>/</w:t>
      </w:r>
      <w:r w:rsidRPr="005635E0">
        <w:rPr>
          <w:i/>
        </w:rPr>
        <w:t xml:space="preserve">tä </w:t>
      </w:r>
      <w:r w:rsidRPr="0075485B">
        <w:t>:</w:t>
      </w:r>
      <w:r w:rsidRPr="005635E0">
        <w:rPr>
          <w:i/>
        </w:rPr>
        <w:t xml:space="preserve"> likene</w:t>
      </w:r>
      <w:r w:rsidR="0098090B" w:rsidRPr="0098090B">
        <w:t>/</w:t>
      </w:r>
      <w:r w:rsidRPr="005635E0">
        <w:rPr>
          <w:i/>
        </w:rPr>
        <w:t xml:space="preserve">n </w:t>
      </w:r>
      <w:r w:rsidRPr="0075485B">
        <w:t>:</w:t>
      </w:r>
      <w:r w:rsidRPr="005635E0">
        <w:rPr>
          <w:i/>
        </w:rPr>
        <w:t xml:space="preserve"> li</w:t>
      </w:r>
      <w:r w:rsidRPr="0075485B">
        <w:t>(</w:t>
      </w:r>
      <w:r w:rsidRPr="005635E0">
        <w:rPr>
          <w:i/>
        </w:rPr>
        <w:t>j</w:t>
      </w:r>
      <w:r w:rsidRPr="0075485B">
        <w:t>)</w:t>
      </w:r>
      <w:r w:rsidRPr="005635E0">
        <w:rPr>
          <w:i/>
        </w:rPr>
        <w:t>e</w:t>
      </w:r>
      <w:r w:rsidR="0098090B" w:rsidRPr="0098090B">
        <w:t>/</w:t>
      </w:r>
      <w:r w:rsidRPr="005635E0">
        <w:rPr>
          <w:i/>
        </w:rPr>
        <w:t>n</w:t>
      </w:r>
      <w:r>
        <w:rPr>
          <w:i/>
        </w:rPr>
        <w:t>y</w:t>
      </w:r>
      <w:r w:rsidR="001B127A" w:rsidRPr="001B127A">
        <w:t>(</w:t>
      </w:r>
      <w:r w:rsidR="00353342">
        <w:rPr>
          <w:i/>
        </w:rPr>
        <w:t>t</w:t>
      </w:r>
      <w:r w:rsidR="001B127A" w:rsidRPr="001B127A">
        <w:t>),</w:t>
      </w:r>
      <w:r w:rsidRPr="005635E0">
        <w:rPr>
          <w:i/>
        </w:rPr>
        <w:t xml:space="preserve"> para</w:t>
      </w:r>
      <w:r w:rsidR="0098090B" w:rsidRPr="0098090B">
        <w:t>/</w:t>
      </w:r>
      <w:r w:rsidRPr="005635E0">
        <w:rPr>
          <w:i/>
        </w:rPr>
        <w:t xml:space="preserve">ta </w:t>
      </w:r>
      <w:r w:rsidRPr="0075485B">
        <w:t>:</w:t>
      </w:r>
      <w:r w:rsidRPr="005635E0">
        <w:rPr>
          <w:i/>
        </w:rPr>
        <w:t xml:space="preserve"> parane</w:t>
      </w:r>
      <w:r w:rsidR="0098090B" w:rsidRPr="0098090B">
        <w:t>/</w:t>
      </w:r>
      <w:r w:rsidRPr="005635E0">
        <w:rPr>
          <w:i/>
        </w:rPr>
        <w:t xml:space="preserve">n </w:t>
      </w:r>
      <w:r w:rsidRPr="0075485B">
        <w:t>:</w:t>
      </w:r>
      <w:r w:rsidRPr="005635E0">
        <w:rPr>
          <w:i/>
        </w:rPr>
        <w:t xml:space="preserve"> para</w:t>
      </w:r>
      <w:r w:rsidR="0098090B" w:rsidRPr="0098090B">
        <w:t>/</w:t>
      </w:r>
      <w:r w:rsidRPr="005635E0">
        <w:rPr>
          <w:i/>
        </w:rPr>
        <w:t>nu</w:t>
      </w:r>
      <w:r w:rsidR="001B127A" w:rsidRPr="001B127A">
        <w:t>(</w:t>
      </w:r>
      <w:r>
        <w:rPr>
          <w:i/>
        </w:rPr>
        <w:t>t</w:t>
      </w:r>
      <w:r w:rsidR="001B127A" w:rsidRPr="001B127A">
        <w:t>).</w:t>
      </w:r>
    </w:p>
    <w:p w14:paraId="0BB92075" w14:textId="07B117DB" w:rsidR="00BC7543" w:rsidRPr="00A95D68" w:rsidRDefault="00BC7543" w:rsidP="00BC7543">
      <w:pPr>
        <w:pStyle w:val="Punktliste"/>
      </w:pPr>
      <w:r w:rsidRPr="00A95D68">
        <w:t xml:space="preserve">Verbityyppi </w:t>
      </w:r>
      <w:r>
        <w:t>4.4</w:t>
      </w:r>
      <w:r w:rsidRPr="00A95D68">
        <w:t xml:space="preserve"> eli </w:t>
      </w:r>
      <w:r w:rsidRPr="00C51F08">
        <w:rPr>
          <w:smallCaps/>
        </w:rPr>
        <w:t>kokkoontumaverbit</w:t>
      </w:r>
      <w:r w:rsidRPr="00A95D68">
        <w:t xml:space="preserve">, minkä 1. infinitiivin </w:t>
      </w:r>
      <w:r>
        <w:t xml:space="preserve">suffiksi </w:t>
      </w:r>
      <w:r w:rsidRPr="00A95D68">
        <w:t xml:space="preserve">oon tasan </w:t>
      </w:r>
      <w:r w:rsidRPr="005635E0">
        <w:rPr>
          <w:i/>
        </w:rPr>
        <w:t>tA</w:t>
      </w:r>
      <w:r w:rsidRPr="00A95D68">
        <w:t xml:space="preserve"> ja minkä ranka vaihettelee välilä </w:t>
      </w:r>
      <w:r w:rsidRPr="005635E0">
        <w:rPr>
          <w:i/>
        </w:rPr>
        <w:t>V</w:t>
      </w:r>
      <w:r w:rsidRPr="00102E24">
        <w:rPr>
          <w:iCs w:val="0"/>
          <w:vertAlign w:val="subscript"/>
        </w:rPr>
        <w:t>1</w:t>
      </w:r>
      <w:r w:rsidRPr="005635E0">
        <w:rPr>
          <w:i/>
        </w:rPr>
        <w:t xml:space="preserve"> </w:t>
      </w:r>
      <w:r w:rsidRPr="0075485B">
        <w:t>:</w:t>
      </w:r>
      <w:r w:rsidRPr="005635E0">
        <w:rPr>
          <w:i/>
        </w:rPr>
        <w:t xml:space="preserve"> V</w:t>
      </w:r>
      <w:r w:rsidRPr="00102E24">
        <w:rPr>
          <w:iCs w:val="0"/>
          <w:vertAlign w:val="subscript"/>
        </w:rPr>
        <w:t>1</w:t>
      </w:r>
      <w:r w:rsidRPr="005635E0">
        <w:rPr>
          <w:i/>
        </w:rPr>
        <w:t>V</w:t>
      </w:r>
      <w:r w:rsidR="00A929B7" w:rsidRPr="00A929B7">
        <w:rPr>
          <w:iCs w:val="0"/>
          <w:vertAlign w:val="subscript"/>
        </w:rPr>
        <w:t>1</w:t>
      </w:r>
      <w:r w:rsidRPr="005635E0">
        <w:rPr>
          <w:i/>
        </w:rPr>
        <w:t xml:space="preserve"> </w:t>
      </w:r>
      <w:r w:rsidR="00BA1173" w:rsidRPr="00BA1173">
        <w:t>~</w:t>
      </w:r>
      <w:r w:rsidRPr="005635E0">
        <w:rPr>
          <w:i/>
        </w:rPr>
        <w:t xml:space="preserve"> V</w:t>
      </w:r>
      <w:r w:rsidRPr="00102E24">
        <w:rPr>
          <w:iCs w:val="0"/>
          <w:vertAlign w:val="subscript"/>
        </w:rPr>
        <w:t>1</w:t>
      </w:r>
      <w:r w:rsidRPr="005635E0">
        <w:rPr>
          <w:i/>
        </w:rPr>
        <w:t>A</w:t>
      </w:r>
      <w:r w:rsidR="009B4A39">
        <w:t>. Esimerkiksi</w:t>
      </w:r>
      <w:r w:rsidRPr="00A95D68">
        <w:t xml:space="preserve"> </w:t>
      </w:r>
      <w:r>
        <w:t>(</w:t>
      </w:r>
      <w:r w:rsidRPr="00A95D68">
        <w:t>1.inf. : prees.</w:t>
      </w:r>
      <w:r w:rsidR="001337F6">
        <w:t>sg3</w:t>
      </w:r>
      <w:r w:rsidRPr="00A95D68">
        <w:t xml:space="preserve"> : </w:t>
      </w:r>
      <w:r w:rsidR="000676E5" w:rsidRPr="00A95D68">
        <w:t>prees.</w:t>
      </w:r>
      <w:r w:rsidR="000676E5">
        <w:t>sg1</w:t>
      </w:r>
      <w:r w:rsidR="000676E5" w:rsidRPr="00A95D68">
        <w:t xml:space="preserve"> : </w:t>
      </w:r>
      <w:r w:rsidRPr="00A95D68">
        <w:t xml:space="preserve">partis.perf.): </w:t>
      </w:r>
      <w:r w:rsidRPr="00DE6CF6">
        <w:rPr>
          <w:i/>
        </w:rPr>
        <w:t>halu</w:t>
      </w:r>
      <w:r w:rsidR="0098090B" w:rsidRPr="0098090B">
        <w:t>/</w:t>
      </w:r>
      <w:r w:rsidRPr="00DE6CF6">
        <w:rPr>
          <w:i/>
        </w:rPr>
        <w:t xml:space="preserve">ta </w:t>
      </w:r>
      <w:r w:rsidRPr="0075485B">
        <w:t>:</w:t>
      </w:r>
      <w:r w:rsidRPr="00DE6CF6">
        <w:rPr>
          <w:i/>
        </w:rPr>
        <w:t xml:space="preserve"> halluu </w:t>
      </w:r>
      <w:r w:rsidR="00BA1173" w:rsidRPr="00BA1173">
        <w:t>~</w:t>
      </w:r>
      <w:r w:rsidRPr="00DE6CF6">
        <w:rPr>
          <w:i/>
        </w:rPr>
        <w:t xml:space="preserve"> halua</w:t>
      </w:r>
      <w:r w:rsidR="0098090B" w:rsidRPr="0098090B">
        <w:t>/</w:t>
      </w:r>
      <w:r w:rsidRPr="00DE6CF6">
        <w:rPr>
          <w:i/>
        </w:rPr>
        <w:t xml:space="preserve">a </w:t>
      </w:r>
      <w:r w:rsidRPr="0075485B">
        <w:t>:</w:t>
      </w:r>
      <w:r w:rsidRPr="00DE6CF6">
        <w:rPr>
          <w:i/>
        </w:rPr>
        <w:t xml:space="preserve"> halluu</w:t>
      </w:r>
      <w:r w:rsidR="0098090B" w:rsidRPr="0098090B">
        <w:t>/</w:t>
      </w:r>
      <w:r w:rsidRPr="00DE6CF6">
        <w:rPr>
          <w:i/>
        </w:rPr>
        <w:t xml:space="preserve">n </w:t>
      </w:r>
      <w:r w:rsidR="00BA1173" w:rsidRPr="00BA1173">
        <w:t>~</w:t>
      </w:r>
      <w:r w:rsidRPr="00DE6CF6">
        <w:rPr>
          <w:i/>
        </w:rPr>
        <w:t xml:space="preserve"> halua</w:t>
      </w:r>
      <w:r w:rsidR="0098090B" w:rsidRPr="0098090B">
        <w:t>/</w:t>
      </w:r>
      <w:r w:rsidRPr="00DE6CF6">
        <w:rPr>
          <w:i/>
        </w:rPr>
        <w:t xml:space="preserve">n </w:t>
      </w:r>
      <w:r w:rsidRPr="0075485B">
        <w:t>:</w:t>
      </w:r>
      <w:r w:rsidRPr="00DE6CF6">
        <w:rPr>
          <w:i/>
        </w:rPr>
        <w:t xml:space="preserve"> halu</w:t>
      </w:r>
      <w:r w:rsidR="0098090B" w:rsidRPr="0098090B">
        <w:t>/</w:t>
      </w:r>
      <w:r w:rsidRPr="00DE6CF6">
        <w:rPr>
          <w:i/>
        </w:rPr>
        <w:t>nu</w:t>
      </w:r>
      <w:r w:rsidRPr="0075485B">
        <w:t>(</w:t>
      </w:r>
      <w:r w:rsidRPr="00DE6CF6">
        <w:rPr>
          <w:i/>
        </w:rPr>
        <w:t>t</w:t>
      </w:r>
      <w:r w:rsidRPr="0075485B">
        <w:t>)</w:t>
      </w:r>
      <w:r w:rsidRPr="00A95D68">
        <w:t xml:space="preserve">, </w:t>
      </w:r>
      <w:r>
        <w:rPr>
          <w:i/>
        </w:rPr>
        <w:t>pöl</w:t>
      </w:r>
      <w:r w:rsidRPr="0075485B">
        <w:t>(</w:t>
      </w:r>
      <w:r>
        <w:rPr>
          <w:i/>
        </w:rPr>
        <w:t>j</w:t>
      </w:r>
      <w:r w:rsidRPr="0075485B">
        <w:t>)</w:t>
      </w:r>
      <w:r>
        <w:rPr>
          <w:i/>
        </w:rPr>
        <w:t>ä</w:t>
      </w:r>
      <w:r w:rsidR="0098090B" w:rsidRPr="0098090B">
        <w:t>/</w:t>
      </w:r>
      <w:r w:rsidRPr="00DE6CF6">
        <w:rPr>
          <w:i/>
        </w:rPr>
        <w:t xml:space="preserve">tä </w:t>
      </w:r>
      <w:r w:rsidRPr="0075485B">
        <w:t>:</w:t>
      </w:r>
      <w:r w:rsidRPr="00DE6CF6">
        <w:rPr>
          <w:i/>
        </w:rPr>
        <w:t xml:space="preserve"> pölk</w:t>
      </w:r>
      <w:r w:rsidRPr="0075485B">
        <w:t>(</w:t>
      </w:r>
      <w:r w:rsidRPr="00DE6CF6">
        <w:rPr>
          <w:i/>
        </w:rPr>
        <w:t>k</w:t>
      </w:r>
      <w:r w:rsidRPr="0075485B">
        <w:t>)</w:t>
      </w:r>
      <w:r w:rsidRPr="00DE6CF6">
        <w:rPr>
          <w:i/>
        </w:rPr>
        <w:t>ää</w:t>
      </w:r>
      <w:r>
        <w:rPr>
          <w:i/>
        </w:rPr>
        <w:t xml:space="preserve"> </w:t>
      </w:r>
      <w:r w:rsidR="001B127A" w:rsidRPr="001B127A">
        <w:t>:</w:t>
      </w:r>
      <w:r w:rsidRPr="00DE6CF6">
        <w:rPr>
          <w:i/>
        </w:rPr>
        <w:t xml:space="preserve"> pölk</w:t>
      </w:r>
      <w:r w:rsidRPr="0075485B">
        <w:t>(</w:t>
      </w:r>
      <w:r w:rsidRPr="00DE6CF6">
        <w:rPr>
          <w:i/>
        </w:rPr>
        <w:t>k</w:t>
      </w:r>
      <w:r w:rsidRPr="0075485B">
        <w:t>)</w:t>
      </w:r>
      <w:r w:rsidRPr="00DE6CF6">
        <w:rPr>
          <w:i/>
        </w:rPr>
        <w:t>ää</w:t>
      </w:r>
      <w:r w:rsidR="0098090B" w:rsidRPr="0098090B">
        <w:t>/</w:t>
      </w:r>
      <w:r w:rsidRPr="00DE6CF6">
        <w:rPr>
          <w:i/>
        </w:rPr>
        <w:t xml:space="preserve">n </w:t>
      </w:r>
      <w:r w:rsidRPr="0075485B">
        <w:t>:</w:t>
      </w:r>
      <w:r w:rsidRPr="00DE6CF6">
        <w:rPr>
          <w:i/>
        </w:rPr>
        <w:t xml:space="preserve"> </w:t>
      </w:r>
      <w:r>
        <w:rPr>
          <w:i/>
        </w:rPr>
        <w:t>pöl</w:t>
      </w:r>
      <w:r w:rsidRPr="0075485B">
        <w:t>(</w:t>
      </w:r>
      <w:r>
        <w:rPr>
          <w:i/>
        </w:rPr>
        <w:t>j</w:t>
      </w:r>
      <w:r w:rsidRPr="0075485B">
        <w:t>)</w:t>
      </w:r>
      <w:r>
        <w:rPr>
          <w:i/>
        </w:rPr>
        <w:t>ä</w:t>
      </w:r>
      <w:r w:rsidR="0098090B" w:rsidRPr="0098090B">
        <w:t>/</w:t>
      </w:r>
      <w:r w:rsidRPr="00DE6CF6">
        <w:rPr>
          <w:i/>
        </w:rPr>
        <w:t>n</w:t>
      </w:r>
      <w:r>
        <w:rPr>
          <w:i/>
        </w:rPr>
        <w:t>y</w:t>
      </w:r>
      <w:r w:rsidR="001B127A" w:rsidRPr="001B127A">
        <w:t>(</w:t>
      </w:r>
      <w:r w:rsidR="008315E0">
        <w:rPr>
          <w:i/>
        </w:rPr>
        <w:t>t</w:t>
      </w:r>
      <w:r w:rsidR="001B127A" w:rsidRPr="001B127A">
        <w:t>)</w:t>
      </w:r>
      <w:r w:rsidRPr="00A95D68">
        <w:t xml:space="preserve">, </w:t>
      </w:r>
      <w:r w:rsidRPr="00DE6CF6">
        <w:rPr>
          <w:i/>
        </w:rPr>
        <w:t>studeera</w:t>
      </w:r>
      <w:r w:rsidR="0098090B" w:rsidRPr="0098090B">
        <w:t>/</w:t>
      </w:r>
      <w:r w:rsidRPr="00DE6CF6">
        <w:rPr>
          <w:i/>
        </w:rPr>
        <w:t xml:space="preserve">ta </w:t>
      </w:r>
      <w:r w:rsidRPr="0075485B">
        <w:t>:</w:t>
      </w:r>
      <w:r w:rsidRPr="00DE6CF6">
        <w:rPr>
          <w:i/>
        </w:rPr>
        <w:t xml:space="preserve"> studeeraa </w:t>
      </w:r>
      <w:r w:rsidRPr="0075485B">
        <w:t>:</w:t>
      </w:r>
      <w:r w:rsidRPr="00DE6CF6">
        <w:rPr>
          <w:i/>
        </w:rPr>
        <w:t xml:space="preserve"> studeeraa</w:t>
      </w:r>
      <w:r w:rsidR="0098090B" w:rsidRPr="0098090B">
        <w:t>/</w:t>
      </w:r>
      <w:r w:rsidRPr="00DE6CF6">
        <w:rPr>
          <w:i/>
        </w:rPr>
        <w:t xml:space="preserve">n </w:t>
      </w:r>
      <w:r w:rsidRPr="0075485B">
        <w:t>:</w:t>
      </w:r>
      <w:r w:rsidRPr="00DE6CF6">
        <w:rPr>
          <w:i/>
        </w:rPr>
        <w:t xml:space="preserve"> studeera</w:t>
      </w:r>
      <w:r w:rsidR="0098090B" w:rsidRPr="0098090B">
        <w:t>/</w:t>
      </w:r>
      <w:r w:rsidRPr="00DE6CF6">
        <w:rPr>
          <w:i/>
        </w:rPr>
        <w:t>nnu</w:t>
      </w:r>
      <w:r w:rsidRPr="0075485B">
        <w:t>(</w:t>
      </w:r>
      <w:r w:rsidRPr="00DE6CF6">
        <w:rPr>
          <w:i/>
        </w:rPr>
        <w:t>t</w:t>
      </w:r>
      <w:r w:rsidRPr="0075485B">
        <w:t>)</w:t>
      </w:r>
      <w:r w:rsidRPr="00A95D68">
        <w:t>.</w:t>
      </w:r>
    </w:p>
    <w:p w14:paraId="581EEA97" w14:textId="6179747E" w:rsidR="00BC7543" w:rsidRDefault="00BC7543" w:rsidP="00BC7543">
      <w:pPr>
        <w:pStyle w:val="Liste2"/>
        <w:spacing w:before="120" w:after="120"/>
        <w:ind w:left="0" w:firstLine="0"/>
        <w:contextualSpacing w:val="0"/>
      </w:pPr>
      <w:r w:rsidRPr="00A95D68">
        <w:t xml:space="preserve">Näistä verbiistä </w:t>
      </w:r>
      <w:r w:rsidRPr="004A661C">
        <w:rPr>
          <w:i/>
        </w:rPr>
        <w:t>ne</w:t>
      </w:r>
      <w:r w:rsidRPr="00A95D68">
        <w:t xml:space="preserve">-verbiissä ja kokkoontumaverbiissä oon </w:t>
      </w:r>
      <w:r w:rsidR="008315E0">
        <w:t>yđinkonsonantiitten</w:t>
      </w:r>
      <w:r w:rsidRPr="00A95D68">
        <w:t xml:space="preserve"> graadivaihettelluu: Lyhykäisessä rangassa oon matalampi graadi, pitkässä rangassa korkkeempi graadi. Kaikki uuđet lainaverbit, joita saađh</w:t>
      </w:r>
      <w:r>
        <w:t>aan ruijan kielestä eli internas</w:t>
      </w:r>
      <w:r w:rsidRPr="00A95D68">
        <w:t>unaalisista kielistä oon kokkoontumaverbit.</w:t>
      </w:r>
    </w:p>
    <w:p w14:paraId="351A84A3" w14:textId="0B76F532" w:rsidR="00BC7543" w:rsidRDefault="00BC7543" w:rsidP="00BC7543">
      <w:r>
        <w:t>Jos käytämä siirtymärankaista varianttii, se verbityypin 4 alatyypit 4.1, 4.2 ja 4.3 taivuthaan ko verbityypin 2 verbit (</w:t>
      </w:r>
      <w:r w:rsidR="00282072">
        <w:t>katto taas ylipuolel</w:t>
      </w:r>
      <w:r w:rsidR="008315E0">
        <w:t>t</w:t>
      </w:r>
      <w:r w:rsidR="00282072">
        <w:t>a kohđasta 6</w:t>
      </w:r>
      <w:r>
        <w:t>.2.2).</w:t>
      </w:r>
    </w:p>
    <w:p w14:paraId="01C6BE10" w14:textId="40760BA9" w:rsidR="002720D6" w:rsidRDefault="002720D6" w:rsidP="002720D6">
      <w:pPr>
        <w:tabs>
          <w:tab w:val="left" w:pos="2880"/>
        </w:tabs>
        <w:rPr>
          <w:u w:val="single"/>
        </w:rPr>
      </w:pPr>
      <w:r w:rsidRPr="002720D6">
        <w:rPr>
          <w:u w:val="single"/>
        </w:rPr>
        <w:tab/>
      </w:r>
    </w:p>
    <w:p w14:paraId="0BAA2471" w14:textId="77777777" w:rsidR="002720D6" w:rsidRPr="002720D6" w:rsidRDefault="002720D6" w:rsidP="002720D6">
      <w:pPr>
        <w:tabs>
          <w:tab w:val="left" w:pos="2880"/>
        </w:tabs>
        <w:rPr>
          <w:u w:val="single"/>
        </w:rPr>
      </w:pPr>
    </w:p>
    <w:p w14:paraId="555F3CA0" w14:textId="1944AAEA" w:rsidR="00BC7543" w:rsidRPr="00A95D68" w:rsidRDefault="00BC7543" w:rsidP="00BC7543">
      <w:pPr>
        <w:pStyle w:val="Undertittel"/>
      </w:pPr>
      <w:bookmarkStart w:id="1541" w:name="_Toc241129268"/>
      <w:bookmarkStart w:id="1542" w:name="_Toc311273855"/>
      <w:r w:rsidRPr="00A95D68">
        <w:t>Tabeli</w:t>
      </w:r>
      <w:r w:rsidR="002720D6">
        <w:t xml:space="preserve"> 22</w:t>
      </w:r>
      <w:r w:rsidRPr="00A95D68">
        <w:t xml:space="preserve">: </w:t>
      </w:r>
      <w:bookmarkEnd w:id="1541"/>
      <w:r w:rsidR="004A1097">
        <w:t>Verbityypit</w:t>
      </w:r>
      <w:bookmarkEnd w:id="15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4994"/>
      </w:tblGrid>
      <w:tr w:rsidR="00BC7543" w:rsidRPr="0089359F" w14:paraId="00F8E723" w14:textId="77777777" w:rsidTr="008C42C4">
        <w:trPr>
          <w:cantSplit/>
        </w:trPr>
        <w:tc>
          <w:tcPr>
            <w:tcW w:w="4248" w:type="dxa"/>
            <w:shd w:val="clear" w:color="auto" w:fill="auto"/>
          </w:tcPr>
          <w:p w14:paraId="41A5B70B" w14:textId="055D8C6D" w:rsidR="00BC7543" w:rsidRPr="0089359F" w:rsidRDefault="004A1097" w:rsidP="008C42C4">
            <w:pPr>
              <w:pStyle w:val="Brdtekstinnrykk"/>
              <w:keepNext/>
              <w:spacing w:before="20" w:after="20"/>
              <w:ind w:left="0"/>
              <w:contextualSpacing/>
            </w:pPr>
            <w:r>
              <w:t>Verbityyp</w:t>
            </w:r>
            <w:r w:rsidR="003202C0">
              <w:t>pi</w:t>
            </w:r>
          </w:p>
        </w:tc>
        <w:tc>
          <w:tcPr>
            <w:tcW w:w="4994" w:type="dxa"/>
            <w:shd w:val="clear" w:color="auto" w:fill="auto"/>
          </w:tcPr>
          <w:p w14:paraId="0D6BF093" w14:textId="4C0CA52D" w:rsidR="00BC7543" w:rsidRPr="0089359F" w:rsidRDefault="00BC7543" w:rsidP="008C42C4">
            <w:pPr>
              <w:pStyle w:val="Brdtekstinnrykk"/>
              <w:keepNext/>
              <w:spacing w:before="20" w:after="20"/>
              <w:ind w:left="0"/>
              <w:contextualSpacing/>
            </w:pPr>
            <w:r w:rsidRPr="0089359F">
              <w:t xml:space="preserve">Esimerkkii </w:t>
            </w:r>
            <w:r>
              <w:t>(1.inf.</w:t>
            </w:r>
            <w:r w:rsidRPr="0089359F">
              <w:t xml:space="preserve"> : </w:t>
            </w:r>
            <w:r>
              <w:t>prees.</w:t>
            </w:r>
            <w:r w:rsidR="001337F6">
              <w:t>sg1</w:t>
            </w:r>
            <w:r w:rsidRPr="0089359F">
              <w:t xml:space="preserve"> : partis</w:t>
            </w:r>
            <w:r>
              <w:t>.perf.</w:t>
            </w:r>
            <w:r w:rsidRPr="0089359F">
              <w:t>)</w:t>
            </w:r>
          </w:p>
        </w:tc>
      </w:tr>
      <w:tr w:rsidR="00BC7543" w:rsidRPr="0089359F" w14:paraId="1A57BB21" w14:textId="77777777" w:rsidTr="008C42C4">
        <w:trPr>
          <w:cantSplit/>
        </w:trPr>
        <w:tc>
          <w:tcPr>
            <w:tcW w:w="4248" w:type="dxa"/>
            <w:tcBorders>
              <w:bottom w:val="single" w:sz="4" w:space="0" w:color="auto"/>
            </w:tcBorders>
            <w:shd w:val="clear" w:color="auto" w:fill="auto"/>
          </w:tcPr>
          <w:p w14:paraId="67C7D1E0" w14:textId="70C93EB4" w:rsidR="00BC7543" w:rsidRPr="0089359F" w:rsidRDefault="007859C4" w:rsidP="008C42C4">
            <w:pPr>
              <w:pStyle w:val="Brdtekstinnrykk"/>
              <w:spacing w:before="20" w:after="20"/>
              <w:ind w:left="0"/>
              <w:contextualSpacing/>
            </w:pPr>
            <w:r>
              <w:t xml:space="preserve">1 </w:t>
            </w:r>
            <w:r w:rsidR="00BC7543" w:rsidRPr="0089359F">
              <w:t>Yksi</w:t>
            </w:r>
            <w:r w:rsidR="00BC7543">
              <w:t>tav</w:t>
            </w:r>
            <w:r w:rsidR="00BC7543" w:rsidRPr="0089359F">
              <w:t>uiset verbit</w:t>
            </w:r>
          </w:p>
        </w:tc>
        <w:tc>
          <w:tcPr>
            <w:tcW w:w="4994" w:type="dxa"/>
            <w:tcBorders>
              <w:bottom w:val="single" w:sz="4" w:space="0" w:color="auto"/>
            </w:tcBorders>
            <w:shd w:val="clear" w:color="auto" w:fill="auto"/>
          </w:tcPr>
          <w:p w14:paraId="77CB6600" w14:textId="6DA93675" w:rsidR="00BC7543" w:rsidRDefault="00BC7543" w:rsidP="008C42C4">
            <w:pPr>
              <w:pStyle w:val="Brdtekstinnrykk"/>
              <w:spacing w:before="20" w:after="20"/>
              <w:ind w:left="0"/>
              <w:contextualSpacing/>
            </w:pPr>
            <w:r w:rsidRPr="0089359F">
              <w:t>saa/đa ~ saa/ha : saa/n : saa/n</w:t>
            </w:r>
            <w:r>
              <w:t>u</w:t>
            </w:r>
            <w:r w:rsidR="008315E0" w:rsidRPr="008315E0">
              <w:t>(t)</w:t>
            </w:r>
          </w:p>
          <w:p w14:paraId="5114FB52" w14:textId="77777777" w:rsidR="00BC7543" w:rsidRPr="0089359F" w:rsidRDefault="00BC7543" w:rsidP="008C42C4">
            <w:pPr>
              <w:pStyle w:val="Brdtekstinnrykk"/>
              <w:spacing w:before="20" w:after="20"/>
              <w:ind w:left="0"/>
              <w:contextualSpacing/>
            </w:pPr>
            <w:r w:rsidRPr="0089359F">
              <w:t>syö/đä ~ syy/ä : syö/n : syö/ny</w:t>
            </w:r>
            <w:r>
              <w:t>(</w:t>
            </w:r>
            <w:r w:rsidRPr="0089359F">
              <w:t>t)</w:t>
            </w:r>
          </w:p>
          <w:p w14:paraId="2CFA533B" w14:textId="77777777" w:rsidR="00BC7543" w:rsidRPr="0089359F" w:rsidRDefault="00BC7543" w:rsidP="008C42C4">
            <w:pPr>
              <w:pStyle w:val="Brdtekstinnrykk"/>
              <w:spacing w:before="20" w:after="20"/>
              <w:ind w:left="0"/>
              <w:contextualSpacing/>
            </w:pPr>
            <w:r w:rsidRPr="0089359F">
              <w:t>vie/đä ~ vii/ä : vie/n : vie/ny</w:t>
            </w:r>
            <w:r>
              <w:t>(</w:t>
            </w:r>
            <w:r w:rsidRPr="0089359F">
              <w:t>t)</w:t>
            </w:r>
          </w:p>
        </w:tc>
      </w:tr>
      <w:tr w:rsidR="00BC7543" w:rsidRPr="0089359F" w14:paraId="01974618" w14:textId="77777777" w:rsidTr="008C42C4">
        <w:trPr>
          <w:cantSplit/>
        </w:trPr>
        <w:tc>
          <w:tcPr>
            <w:tcW w:w="4248" w:type="dxa"/>
            <w:tcBorders>
              <w:bottom w:val="nil"/>
            </w:tcBorders>
            <w:shd w:val="clear" w:color="auto" w:fill="auto"/>
          </w:tcPr>
          <w:p w14:paraId="32B29969" w14:textId="78CD78DF" w:rsidR="00BC7543" w:rsidRPr="0089359F" w:rsidRDefault="00B97B41" w:rsidP="008C42C4">
            <w:pPr>
              <w:pStyle w:val="Brdtekstinnrykk"/>
              <w:spacing w:before="20" w:after="20"/>
              <w:ind w:left="0"/>
              <w:contextualSpacing/>
            </w:pPr>
            <w:r>
              <w:t>2</w:t>
            </w:r>
            <w:r w:rsidR="00BC7543" w:rsidRPr="0089359F">
              <w:t xml:space="preserve"> Kaksi- eli usheempi</w:t>
            </w:r>
            <w:r w:rsidR="00BC7543">
              <w:t>tav</w:t>
            </w:r>
            <w:r w:rsidR="00BC7543" w:rsidRPr="0089359F">
              <w:t>uiset yksirankaiset verbit</w:t>
            </w:r>
          </w:p>
        </w:tc>
        <w:tc>
          <w:tcPr>
            <w:tcW w:w="4994" w:type="dxa"/>
            <w:tcBorders>
              <w:bottom w:val="nil"/>
            </w:tcBorders>
            <w:shd w:val="clear" w:color="auto" w:fill="auto"/>
          </w:tcPr>
          <w:p w14:paraId="08B4225F" w14:textId="77777777" w:rsidR="00BC7543" w:rsidRPr="0089359F" w:rsidRDefault="00BC7543" w:rsidP="008C42C4">
            <w:pPr>
              <w:pStyle w:val="Brdtekstinnrykk"/>
              <w:spacing w:before="20" w:after="20"/>
              <w:ind w:left="0"/>
              <w:contextualSpacing/>
            </w:pPr>
          </w:p>
        </w:tc>
      </w:tr>
      <w:tr w:rsidR="00BC7543" w:rsidRPr="0089359F" w14:paraId="622A2758" w14:textId="77777777" w:rsidTr="008C42C4">
        <w:trPr>
          <w:cantSplit/>
        </w:trPr>
        <w:tc>
          <w:tcPr>
            <w:tcW w:w="4248" w:type="dxa"/>
            <w:tcBorders>
              <w:top w:val="nil"/>
              <w:bottom w:val="nil"/>
            </w:tcBorders>
            <w:shd w:val="clear" w:color="auto" w:fill="auto"/>
          </w:tcPr>
          <w:p w14:paraId="2368C74F" w14:textId="77777777" w:rsidR="00BC7543" w:rsidRPr="0089359F" w:rsidRDefault="00BC7543" w:rsidP="008C42C4">
            <w:pPr>
              <w:pStyle w:val="Brdtekstinnrykk"/>
              <w:spacing w:before="20" w:after="20"/>
              <w:ind w:left="0"/>
              <w:contextualSpacing/>
            </w:pPr>
            <w:r w:rsidRPr="0089359F">
              <w:t>2.a Alkupöräiset yksirankaiset verbit</w:t>
            </w:r>
          </w:p>
        </w:tc>
        <w:tc>
          <w:tcPr>
            <w:tcW w:w="4994" w:type="dxa"/>
            <w:tcBorders>
              <w:top w:val="nil"/>
              <w:bottom w:val="nil"/>
            </w:tcBorders>
            <w:shd w:val="clear" w:color="auto" w:fill="auto"/>
          </w:tcPr>
          <w:p w14:paraId="05B2EB35" w14:textId="39CF0A80" w:rsidR="00BC7543" w:rsidRDefault="00BC7543" w:rsidP="008C42C4">
            <w:pPr>
              <w:pStyle w:val="Brdtekstinnrykk"/>
              <w:spacing w:before="20" w:after="20"/>
              <w:ind w:left="0"/>
              <w:contextualSpacing/>
            </w:pPr>
            <w:r w:rsidRPr="0089359F">
              <w:t>ant</w:t>
            </w:r>
            <w:r>
              <w:t>(</w:t>
            </w:r>
            <w:r w:rsidRPr="0089359F">
              <w:t>t)a/a</w:t>
            </w:r>
            <w:r>
              <w:t>(</w:t>
            </w:r>
            <w:r w:rsidRPr="0089359F">
              <w:t>t) : anna/n : anta/n</w:t>
            </w:r>
            <w:r>
              <w:t>u</w:t>
            </w:r>
            <w:r w:rsidR="006A0CEF">
              <w:t>(t)</w:t>
            </w:r>
          </w:p>
          <w:p w14:paraId="3BF61680" w14:textId="56D2A6AB" w:rsidR="00BC7543" w:rsidRDefault="00BC7543" w:rsidP="008C42C4">
            <w:pPr>
              <w:pStyle w:val="Brdtekstinnrykk"/>
              <w:spacing w:before="20" w:after="20"/>
              <w:ind w:left="0"/>
              <w:contextualSpacing/>
            </w:pPr>
            <w:r w:rsidRPr="0089359F">
              <w:t>lukke/et ~ luke/a</w:t>
            </w:r>
            <w:r>
              <w:t>(</w:t>
            </w:r>
            <w:r w:rsidRPr="0089359F">
              <w:t>t) ~ luki/a : lu</w:t>
            </w:r>
            <w:r>
              <w:t>(</w:t>
            </w:r>
            <w:r w:rsidRPr="0089359F">
              <w:t>j)e/n : luke/n</w:t>
            </w:r>
            <w:r>
              <w:t>u</w:t>
            </w:r>
            <w:r w:rsidR="006A0CEF">
              <w:t>(t)</w:t>
            </w:r>
          </w:p>
          <w:p w14:paraId="6AC9FE35" w14:textId="4281F892" w:rsidR="00BC7543" w:rsidRPr="0089359F" w:rsidRDefault="00BC7543" w:rsidP="008C42C4">
            <w:pPr>
              <w:pStyle w:val="Brdtekstinnrykk"/>
              <w:spacing w:before="20" w:after="20"/>
              <w:ind w:left="0"/>
              <w:contextualSpacing/>
            </w:pPr>
            <w:r w:rsidRPr="0089359F">
              <w:t>varasta/a</w:t>
            </w:r>
            <w:r>
              <w:t>(</w:t>
            </w:r>
            <w:r w:rsidRPr="0089359F">
              <w:t>t) : varasta</w:t>
            </w:r>
            <w:r w:rsidR="00617F7D">
              <w:t>/</w:t>
            </w:r>
            <w:r w:rsidRPr="0089359F">
              <w:t>n : varasta/nnu</w:t>
            </w:r>
            <w:r>
              <w:t>(</w:t>
            </w:r>
            <w:r w:rsidRPr="0089359F">
              <w:t>t)</w:t>
            </w:r>
          </w:p>
        </w:tc>
      </w:tr>
      <w:tr w:rsidR="00BC7543" w:rsidRPr="0089359F" w14:paraId="460A5E79" w14:textId="77777777" w:rsidTr="008C42C4">
        <w:trPr>
          <w:cantSplit/>
        </w:trPr>
        <w:tc>
          <w:tcPr>
            <w:tcW w:w="4248" w:type="dxa"/>
            <w:tcBorders>
              <w:top w:val="nil"/>
              <w:bottom w:val="single" w:sz="4" w:space="0" w:color="auto"/>
            </w:tcBorders>
            <w:shd w:val="clear" w:color="auto" w:fill="auto"/>
          </w:tcPr>
          <w:p w14:paraId="063450FC" w14:textId="093B37DC" w:rsidR="00BC7543" w:rsidRPr="0089359F" w:rsidRDefault="00BC7543" w:rsidP="008C42C4">
            <w:pPr>
              <w:pStyle w:val="Brdtekstinnrykk"/>
              <w:spacing w:before="20" w:after="20"/>
              <w:ind w:left="0"/>
              <w:contextualSpacing/>
            </w:pPr>
            <w:r w:rsidRPr="0089359F">
              <w:t>2</w:t>
            </w:r>
            <w:r w:rsidR="00C31A49">
              <w:t>.</w:t>
            </w:r>
            <w:r w:rsidRPr="0089359F">
              <w:t>b Siirtymärankaiset verbit eli kaksirankaisista yksirankaishiin siirtynheet verbit</w:t>
            </w:r>
          </w:p>
        </w:tc>
        <w:tc>
          <w:tcPr>
            <w:tcW w:w="4994" w:type="dxa"/>
            <w:tcBorders>
              <w:top w:val="nil"/>
              <w:bottom w:val="single" w:sz="4" w:space="0" w:color="auto"/>
            </w:tcBorders>
            <w:shd w:val="clear" w:color="auto" w:fill="auto"/>
          </w:tcPr>
          <w:p w14:paraId="20138A3F" w14:textId="65755982" w:rsidR="00BC7543" w:rsidRDefault="00BC7543" w:rsidP="008C42C4">
            <w:pPr>
              <w:pStyle w:val="Brdtekstinnrykk"/>
              <w:spacing w:before="20" w:after="20"/>
              <w:ind w:left="0"/>
              <w:contextualSpacing/>
            </w:pPr>
            <w:r w:rsidRPr="0089359F">
              <w:t>muistele</w:t>
            </w:r>
            <w:r w:rsidR="008315E0">
              <w:t>/</w:t>
            </w:r>
            <w:r w:rsidRPr="0089359F">
              <w:t>a</w:t>
            </w:r>
            <w:r>
              <w:t>(</w:t>
            </w:r>
            <w:r w:rsidRPr="0089359F">
              <w:t>t) : muistele</w:t>
            </w:r>
            <w:r w:rsidR="008315E0">
              <w:t>/</w:t>
            </w:r>
            <w:r w:rsidRPr="0089359F">
              <w:t>n : muistele/nn</w:t>
            </w:r>
            <w:r>
              <w:t>u</w:t>
            </w:r>
            <w:r w:rsidR="008315E0">
              <w:t>(</w:t>
            </w:r>
            <w:r w:rsidR="008315E0" w:rsidRPr="0089359F">
              <w:t>t)</w:t>
            </w:r>
          </w:p>
          <w:p w14:paraId="28AB5D4B" w14:textId="61F7B258" w:rsidR="00BC7543" w:rsidRDefault="00BC7543" w:rsidP="008C42C4">
            <w:pPr>
              <w:pStyle w:val="Brdtekstinnrykk"/>
              <w:spacing w:before="20" w:after="20"/>
              <w:ind w:left="0"/>
              <w:contextualSpacing/>
            </w:pPr>
            <w:r w:rsidRPr="0089359F">
              <w:t>aukase/a</w:t>
            </w:r>
            <w:r>
              <w:t>(</w:t>
            </w:r>
            <w:r w:rsidRPr="0089359F">
              <w:t>t) : aukase</w:t>
            </w:r>
            <w:r w:rsidR="008315E0">
              <w:t>/</w:t>
            </w:r>
            <w:r w:rsidRPr="0089359F">
              <w:t>n : aukase/nn</w:t>
            </w:r>
            <w:r>
              <w:t>u</w:t>
            </w:r>
            <w:r w:rsidR="008315E0">
              <w:t>(</w:t>
            </w:r>
            <w:r w:rsidR="008315E0" w:rsidRPr="0089359F">
              <w:t>t)</w:t>
            </w:r>
          </w:p>
          <w:p w14:paraId="5126C7E2" w14:textId="77777777" w:rsidR="00BC7543" w:rsidRPr="0089359F" w:rsidRDefault="00BC7543" w:rsidP="008C42C4">
            <w:pPr>
              <w:pStyle w:val="Brdtekstinnrykk"/>
              <w:spacing w:before="20" w:after="20"/>
              <w:ind w:left="0"/>
              <w:contextualSpacing/>
            </w:pPr>
            <w:r w:rsidRPr="0089359F">
              <w:t>tärise/ä</w:t>
            </w:r>
            <w:r>
              <w:t>(</w:t>
            </w:r>
            <w:r w:rsidRPr="0089359F">
              <w:t>t) : tärise/n : tärise/nny</w:t>
            </w:r>
            <w:r>
              <w:t>(</w:t>
            </w:r>
            <w:r w:rsidRPr="0089359F">
              <w:t>t)</w:t>
            </w:r>
          </w:p>
          <w:p w14:paraId="57CF076F" w14:textId="4BD9FD9D" w:rsidR="00BC7543" w:rsidRDefault="00BC7543" w:rsidP="008C42C4">
            <w:pPr>
              <w:pStyle w:val="Brdtekstinnrykk"/>
              <w:spacing w:before="20" w:after="20"/>
              <w:ind w:left="0"/>
              <w:contextualSpacing/>
            </w:pPr>
            <w:r w:rsidRPr="0089359F">
              <w:t>valitte/a</w:t>
            </w:r>
            <w:r>
              <w:t>(</w:t>
            </w:r>
            <w:r w:rsidRPr="0089359F">
              <w:t>t) : valitte</w:t>
            </w:r>
            <w:r w:rsidR="008315E0">
              <w:t>/n</w:t>
            </w:r>
            <w:r w:rsidRPr="0089359F">
              <w:t xml:space="preserve"> : valitte/nn</w:t>
            </w:r>
            <w:r>
              <w:t>u</w:t>
            </w:r>
            <w:r w:rsidR="008315E0">
              <w:t>(</w:t>
            </w:r>
            <w:r w:rsidR="008315E0" w:rsidRPr="0089359F">
              <w:t>t)</w:t>
            </w:r>
          </w:p>
          <w:p w14:paraId="3C5D2177" w14:textId="6AE9E634" w:rsidR="00BC7543" w:rsidRDefault="00BC7543" w:rsidP="008C42C4">
            <w:pPr>
              <w:pStyle w:val="Brdtekstinnrykk"/>
              <w:spacing w:before="20" w:after="20"/>
              <w:ind w:left="0"/>
              <w:contextualSpacing/>
            </w:pPr>
            <w:r w:rsidRPr="0089359F">
              <w:t>piikaroitte/a</w:t>
            </w:r>
            <w:r>
              <w:t>(</w:t>
            </w:r>
            <w:r w:rsidRPr="0089359F">
              <w:t>t) : piikaroitte/n : piikaroitte/n</w:t>
            </w:r>
            <w:r>
              <w:t>u</w:t>
            </w:r>
            <w:r w:rsidR="008315E0">
              <w:t>(</w:t>
            </w:r>
            <w:r w:rsidR="008315E0" w:rsidRPr="0089359F">
              <w:t>t)</w:t>
            </w:r>
          </w:p>
          <w:p w14:paraId="5BD99A89" w14:textId="77777777" w:rsidR="00BC7543" w:rsidRPr="0089359F" w:rsidRDefault="00BC7543" w:rsidP="008C42C4">
            <w:pPr>
              <w:pStyle w:val="Brdtekstinnrykk"/>
              <w:spacing w:before="20" w:after="20"/>
              <w:ind w:left="0"/>
              <w:contextualSpacing/>
            </w:pPr>
            <w:r w:rsidRPr="0089359F">
              <w:t>likene/ät : likene/n : likene/nny</w:t>
            </w:r>
            <w:r>
              <w:t>(</w:t>
            </w:r>
            <w:r w:rsidRPr="0089359F">
              <w:t>t)</w:t>
            </w:r>
          </w:p>
        </w:tc>
      </w:tr>
      <w:tr w:rsidR="00BC7543" w:rsidRPr="0089359F" w14:paraId="19005190" w14:textId="77777777" w:rsidTr="008C42C4">
        <w:trPr>
          <w:cantSplit/>
          <w:trHeight w:val="349"/>
        </w:trPr>
        <w:tc>
          <w:tcPr>
            <w:tcW w:w="4248" w:type="dxa"/>
            <w:tcBorders>
              <w:bottom w:val="nil"/>
              <w:right w:val="single" w:sz="4" w:space="0" w:color="auto"/>
            </w:tcBorders>
            <w:shd w:val="clear" w:color="auto" w:fill="auto"/>
          </w:tcPr>
          <w:p w14:paraId="16D72698" w14:textId="7290FD35" w:rsidR="00BC7543" w:rsidRPr="0089359F" w:rsidRDefault="00B97B41" w:rsidP="008C42C4">
            <w:pPr>
              <w:pStyle w:val="Brdtekstinnrykk"/>
              <w:spacing w:before="20" w:after="20"/>
              <w:ind w:left="0"/>
              <w:contextualSpacing/>
            </w:pPr>
            <w:r>
              <w:t>3</w:t>
            </w:r>
            <w:r w:rsidR="00BC7543" w:rsidRPr="0089359F">
              <w:t xml:space="preserve"> </w:t>
            </w:r>
            <w:r w:rsidR="00AE332D">
              <w:t>Konsonanttirank</w:t>
            </w:r>
            <w:r w:rsidR="00BC7543">
              <w:t>ai</w:t>
            </w:r>
            <w:r w:rsidR="00BC7543" w:rsidRPr="0089359F">
              <w:t>set verbit</w:t>
            </w:r>
          </w:p>
        </w:tc>
        <w:tc>
          <w:tcPr>
            <w:tcW w:w="4994" w:type="dxa"/>
            <w:tcBorders>
              <w:left w:val="single" w:sz="4" w:space="0" w:color="auto"/>
              <w:bottom w:val="nil"/>
            </w:tcBorders>
            <w:shd w:val="clear" w:color="auto" w:fill="auto"/>
          </w:tcPr>
          <w:p w14:paraId="56F05881" w14:textId="77777777" w:rsidR="00BC7543" w:rsidRPr="0089359F" w:rsidRDefault="00BC7543" w:rsidP="008C42C4">
            <w:pPr>
              <w:pStyle w:val="Brdtekstinnrykk"/>
              <w:spacing w:before="20" w:after="20"/>
              <w:ind w:left="0"/>
              <w:contextualSpacing/>
            </w:pPr>
          </w:p>
          <w:p w14:paraId="5D802B0C" w14:textId="77777777" w:rsidR="00BC7543" w:rsidRPr="0089359F" w:rsidRDefault="00BC7543" w:rsidP="008C42C4">
            <w:pPr>
              <w:pStyle w:val="Brdtekstinnrykk"/>
              <w:spacing w:before="20" w:after="20"/>
              <w:ind w:left="0"/>
              <w:contextualSpacing/>
            </w:pPr>
          </w:p>
        </w:tc>
      </w:tr>
      <w:tr w:rsidR="00BC7543" w:rsidRPr="0089359F" w14:paraId="66BE8139" w14:textId="77777777" w:rsidTr="008C42C4">
        <w:trPr>
          <w:cantSplit/>
          <w:trHeight w:val="347"/>
        </w:trPr>
        <w:tc>
          <w:tcPr>
            <w:tcW w:w="4248" w:type="dxa"/>
            <w:tcBorders>
              <w:top w:val="nil"/>
              <w:bottom w:val="nil"/>
              <w:right w:val="single" w:sz="4" w:space="0" w:color="auto"/>
            </w:tcBorders>
            <w:shd w:val="clear" w:color="auto" w:fill="auto"/>
          </w:tcPr>
          <w:p w14:paraId="3C45D1DC" w14:textId="4A94B9E5" w:rsidR="00BC7543" w:rsidRPr="0089359F" w:rsidRDefault="00BC7543" w:rsidP="008C42C4">
            <w:pPr>
              <w:pStyle w:val="Brdtekstinnrykk"/>
              <w:spacing w:before="20" w:after="20"/>
              <w:ind w:left="0"/>
              <w:contextualSpacing/>
            </w:pPr>
            <w:r w:rsidRPr="0089359F">
              <w:t>3.</w:t>
            </w:r>
            <w:r w:rsidR="007859C4">
              <w:t xml:space="preserve">1 </w:t>
            </w:r>
            <w:r w:rsidRPr="0089359F">
              <w:t>Kaksi</w:t>
            </w:r>
            <w:r>
              <w:t>tav</w:t>
            </w:r>
            <w:r w:rsidRPr="0089359F">
              <w:t>uiset</w:t>
            </w:r>
            <w:r w:rsidR="008315E0">
              <w:t xml:space="preserve"> verbit</w:t>
            </w:r>
          </w:p>
          <w:p w14:paraId="5D90C8E0" w14:textId="77777777" w:rsidR="00BC7543" w:rsidRPr="0089359F" w:rsidRDefault="00BC7543" w:rsidP="008C42C4">
            <w:pPr>
              <w:pStyle w:val="Brdtekstinnrykk"/>
              <w:spacing w:before="20" w:after="20"/>
              <w:ind w:left="0"/>
              <w:contextualSpacing/>
            </w:pPr>
          </w:p>
        </w:tc>
        <w:tc>
          <w:tcPr>
            <w:tcW w:w="4994" w:type="dxa"/>
            <w:tcBorders>
              <w:top w:val="nil"/>
              <w:left w:val="single" w:sz="4" w:space="0" w:color="auto"/>
              <w:bottom w:val="nil"/>
            </w:tcBorders>
            <w:shd w:val="clear" w:color="auto" w:fill="auto"/>
          </w:tcPr>
          <w:p w14:paraId="16771F0E" w14:textId="04E34B4D" w:rsidR="00BC7543" w:rsidRDefault="00BC7543" w:rsidP="008C42C4">
            <w:pPr>
              <w:pStyle w:val="Brdtekstinnrykk"/>
              <w:spacing w:before="20" w:after="20"/>
              <w:ind w:left="0"/>
              <w:contextualSpacing/>
            </w:pPr>
            <w:r w:rsidRPr="0089359F">
              <w:t>tul/la : tule/n : tul/l</w:t>
            </w:r>
            <w:r>
              <w:t>u</w:t>
            </w:r>
            <w:r w:rsidR="008315E0">
              <w:t>(</w:t>
            </w:r>
            <w:r w:rsidR="008315E0" w:rsidRPr="0089359F">
              <w:t>t)</w:t>
            </w:r>
          </w:p>
          <w:p w14:paraId="72EF2237" w14:textId="77777777" w:rsidR="00BC7543" w:rsidRPr="0089359F" w:rsidRDefault="00BC7543" w:rsidP="008C42C4">
            <w:pPr>
              <w:pStyle w:val="Brdtekstinnrykk"/>
              <w:spacing w:before="20" w:after="20"/>
              <w:ind w:left="0"/>
              <w:contextualSpacing/>
            </w:pPr>
            <w:r>
              <w:t>men/nä : mene/n : men/ny(t)</w:t>
            </w:r>
          </w:p>
          <w:p w14:paraId="5B0098C8" w14:textId="77777777" w:rsidR="00BC7543" w:rsidRDefault="00BC7543" w:rsidP="008C42C4">
            <w:pPr>
              <w:pStyle w:val="Brdtekstinnrykk"/>
              <w:spacing w:before="20" w:after="20"/>
              <w:ind w:left="0"/>
              <w:contextualSpacing/>
            </w:pPr>
            <w:r w:rsidRPr="0089359F">
              <w:t>pes/tä : pese/n : pes/sy</w:t>
            </w:r>
            <w:r>
              <w:t>(</w:t>
            </w:r>
            <w:r w:rsidRPr="0089359F">
              <w:t>t)</w:t>
            </w:r>
          </w:p>
          <w:p w14:paraId="40F213C9" w14:textId="760ABD47" w:rsidR="00BC7543" w:rsidRDefault="00BC7543" w:rsidP="008C42C4">
            <w:pPr>
              <w:pStyle w:val="Brdtekstinnrykk"/>
              <w:spacing w:before="20" w:after="20"/>
              <w:ind w:left="0"/>
              <w:contextualSpacing/>
            </w:pPr>
            <w:r>
              <w:t>sur/ra : sure/n : sur/ru</w:t>
            </w:r>
            <w:r w:rsidR="00771E70">
              <w:t>(t)</w:t>
            </w:r>
          </w:p>
          <w:p w14:paraId="21EDEBC6" w14:textId="77777777" w:rsidR="00BC7543" w:rsidRPr="0089359F" w:rsidRDefault="00BC7543" w:rsidP="008C42C4">
            <w:pPr>
              <w:pStyle w:val="Brdtekstinnrykk"/>
              <w:spacing w:before="20" w:after="20"/>
              <w:ind w:left="0"/>
              <w:contextualSpacing/>
            </w:pPr>
            <w:r w:rsidRPr="0089359F">
              <w:t>näh/đä ~ näh/hä : nä</w:t>
            </w:r>
            <w:r>
              <w:t>(</w:t>
            </w:r>
            <w:r w:rsidRPr="0089359F">
              <w:t>j)e/n : näh/ny</w:t>
            </w:r>
            <w:r>
              <w:t>(</w:t>
            </w:r>
            <w:r w:rsidRPr="0089359F">
              <w:t>t)</w:t>
            </w:r>
          </w:p>
          <w:p w14:paraId="3F7AD808" w14:textId="77777777" w:rsidR="00BC7543" w:rsidRPr="0089359F" w:rsidRDefault="00BC7543" w:rsidP="008C42C4">
            <w:pPr>
              <w:pStyle w:val="Brdtekstinnrykk"/>
              <w:spacing w:before="20" w:after="20"/>
              <w:ind w:left="0"/>
              <w:contextualSpacing/>
            </w:pPr>
            <w:r w:rsidRPr="0089359F">
              <w:t>teh/đä ~ teh/hä : tehe/n : teh/ny</w:t>
            </w:r>
            <w:r>
              <w:t>(</w:t>
            </w:r>
            <w:r w:rsidRPr="0089359F">
              <w:t>t)</w:t>
            </w:r>
          </w:p>
        </w:tc>
      </w:tr>
      <w:tr w:rsidR="00BC7543" w:rsidRPr="0089359F" w14:paraId="511FFD4A" w14:textId="77777777" w:rsidTr="008C42C4">
        <w:trPr>
          <w:cantSplit/>
          <w:trHeight w:val="347"/>
        </w:trPr>
        <w:tc>
          <w:tcPr>
            <w:tcW w:w="4248" w:type="dxa"/>
            <w:tcBorders>
              <w:top w:val="nil"/>
              <w:bottom w:val="nil"/>
              <w:right w:val="single" w:sz="4" w:space="0" w:color="auto"/>
            </w:tcBorders>
            <w:shd w:val="clear" w:color="auto" w:fill="auto"/>
          </w:tcPr>
          <w:p w14:paraId="35704B23" w14:textId="4FFA026C" w:rsidR="00BC7543" w:rsidRPr="0089359F" w:rsidRDefault="00B97B41" w:rsidP="008C42C4">
            <w:pPr>
              <w:pStyle w:val="Brdtekstinnrykk"/>
              <w:spacing w:before="20" w:after="20"/>
              <w:ind w:left="0"/>
              <w:contextualSpacing/>
            </w:pPr>
            <w:r>
              <w:t>3.2</w:t>
            </w:r>
            <w:r w:rsidR="008315E0">
              <w:t xml:space="preserve"> U</w:t>
            </w:r>
            <w:r w:rsidR="00BC7543" w:rsidRPr="0089359F">
              <w:t>sheempi</w:t>
            </w:r>
            <w:r w:rsidR="00BC7543">
              <w:t>tav</w:t>
            </w:r>
            <w:r w:rsidR="00BC7543" w:rsidRPr="0089359F">
              <w:t xml:space="preserve">uiset </w:t>
            </w:r>
            <w:r w:rsidR="00BC7543" w:rsidRPr="0089359F">
              <w:rPr>
                <w:i/>
              </w:rPr>
              <w:t>le</w:t>
            </w:r>
            <w:r w:rsidR="00BC7543" w:rsidRPr="0089359F">
              <w:t>-verbit</w:t>
            </w:r>
          </w:p>
        </w:tc>
        <w:tc>
          <w:tcPr>
            <w:tcW w:w="4994" w:type="dxa"/>
            <w:tcBorders>
              <w:top w:val="nil"/>
              <w:left w:val="single" w:sz="4" w:space="0" w:color="auto"/>
              <w:bottom w:val="nil"/>
            </w:tcBorders>
            <w:shd w:val="clear" w:color="auto" w:fill="auto"/>
          </w:tcPr>
          <w:p w14:paraId="2FFF58FB" w14:textId="1ECC8598" w:rsidR="00BC7543" w:rsidRDefault="00BC7543" w:rsidP="008C42C4">
            <w:pPr>
              <w:pStyle w:val="Brdtekstinnrykk"/>
              <w:spacing w:before="20" w:after="20"/>
              <w:ind w:left="0"/>
              <w:contextualSpacing/>
            </w:pPr>
            <w:r w:rsidRPr="0089359F">
              <w:t>muistel/a : muistele/n : muistel/</w:t>
            </w:r>
            <w:r>
              <w:t>u</w:t>
            </w:r>
            <w:r w:rsidR="008315E0">
              <w:t>(</w:t>
            </w:r>
            <w:r w:rsidR="008315E0" w:rsidRPr="0089359F">
              <w:t>t)</w:t>
            </w:r>
          </w:p>
          <w:p w14:paraId="720551CC" w14:textId="77777777" w:rsidR="00BC7543" w:rsidRPr="0089359F" w:rsidRDefault="00BC7543" w:rsidP="008C42C4">
            <w:pPr>
              <w:pStyle w:val="Brdtekstinnrykk"/>
              <w:spacing w:before="20" w:after="20"/>
              <w:ind w:left="0"/>
              <w:contextualSpacing/>
            </w:pPr>
            <w:r>
              <w:t>kylästel/lä : kylästele/n : kylästel/ly(t)</w:t>
            </w:r>
          </w:p>
        </w:tc>
      </w:tr>
      <w:tr w:rsidR="00BC7543" w:rsidRPr="0089359F" w14:paraId="1A36380D" w14:textId="77777777" w:rsidTr="008C42C4">
        <w:trPr>
          <w:cantSplit/>
          <w:trHeight w:val="347"/>
        </w:trPr>
        <w:tc>
          <w:tcPr>
            <w:tcW w:w="4248" w:type="dxa"/>
            <w:tcBorders>
              <w:top w:val="nil"/>
              <w:bottom w:val="single" w:sz="4" w:space="0" w:color="auto"/>
              <w:right w:val="single" w:sz="4" w:space="0" w:color="auto"/>
            </w:tcBorders>
            <w:shd w:val="clear" w:color="auto" w:fill="auto"/>
          </w:tcPr>
          <w:p w14:paraId="5344D53A" w14:textId="20C02130" w:rsidR="00BC7543" w:rsidRPr="0089359F" w:rsidRDefault="00B97B41" w:rsidP="008C42C4">
            <w:pPr>
              <w:pStyle w:val="Brdtekstinnrykk"/>
              <w:spacing w:before="20" w:after="20"/>
              <w:ind w:left="0"/>
              <w:contextualSpacing/>
            </w:pPr>
            <w:r>
              <w:t>3.3</w:t>
            </w:r>
            <w:r w:rsidR="008315E0">
              <w:t xml:space="preserve"> U</w:t>
            </w:r>
            <w:r w:rsidR="00BC7543" w:rsidRPr="0089359F">
              <w:t>sheempi</w:t>
            </w:r>
            <w:r w:rsidR="00BC7543">
              <w:t>tav</w:t>
            </w:r>
            <w:r w:rsidR="00BC7543" w:rsidRPr="0089359F">
              <w:t xml:space="preserve">uiset </w:t>
            </w:r>
            <w:r w:rsidR="00BC7543" w:rsidRPr="0089359F">
              <w:rPr>
                <w:i/>
              </w:rPr>
              <w:t>A</w:t>
            </w:r>
            <w:r w:rsidR="00BC7543" w:rsidRPr="0075485B">
              <w:t>(</w:t>
            </w:r>
            <w:r w:rsidR="00BC7543" w:rsidRPr="0089359F">
              <w:rPr>
                <w:i/>
              </w:rPr>
              <w:t>i</w:t>
            </w:r>
            <w:r w:rsidR="00BC7543" w:rsidRPr="0075485B">
              <w:t>)</w:t>
            </w:r>
            <w:r w:rsidR="00BC7543" w:rsidRPr="0089359F">
              <w:rPr>
                <w:i/>
              </w:rPr>
              <w:t>se</w:t>
            </w:r>
            <w:r w:rsidR="00BC7543" w:rsidRPr="0089359F">
              <w:t xml:space="preserve">-verbit ja </w:t>
            </w:r>
            <w:r w:rsidR="00BC7543" w:rsidRPr="0089359F">
              <w:rPr>
                <w:i/>
              </w:rPr>
              <w:t>ise</w:t>
            </w:r>
            <w:r w:rsidR="00BC7543" w:rsidRPr="0089359F">
              <w:t>-verbit</w:t>
            </w:r>
          </w:p>
        </w:tc>
        <w:tc>
          <w:tcPr>
            <w:tcW w:w="4994" w:type="dxa"/>
            <w:tcBorders>
              <w:top w:val="nil"/>
              <w:left w:val="single" w:sz="4" w:space="0" w:color="auto"/>
              <w:bottom w:val="single" w:sz="4" w:space="0" w:color="auto"/>
            </w:tcBorders>
            <w:shd w:val="clear" w:color="auto" w:fill="auto"/>
          </w:tcPr>
          <w:p w14:paraId="12B4E7A4" w14:textId="272DC9AC" w:rsidR="00BC7543" w:rsidRDefault="00BC7543" w:rsidP="008C42C4">
            <w:pPr>
              <w:pStyle w:val="Brdtekstinnrykk"/>
              <w:spacing w:before="20" w:after="20"/>
              <w:ind w:left="0"/>
              <w:contextualSpacing/>
            </w:pPr>
            <w:r w:rsidRPr="0089359F">
              <w:t>auka</w:t>
            </w:r>
            <w:r>
              <w:t>(</w:t>
            </w:r>
            <w:r w:rsidRPr="0089359F">
              <w:t>i)s/ta : auka</w:t>
            </w:r>
            <w:r>
              <w:t>(</w:t>
            </w:r>
            <w:r w:rsidRPr="0089359F">
              <w:t>i)se/n : auka</w:t>
            </w:r>
            <w:r>
              <w:t>(</w:t>
            </w:r>
            <w:r w:rsidRPr="0089359F">
              <w:t>i)s/s</w:t>
            </w:r>
            <w:r>
              <w:t>u</w:t>
            </w:r>
            <w:r w:rsidR="008315E0">
              <w:t>(</w:t>
            </w:r>
            <w:r w:rsidR="008315E0" w:rsidRPr="0089359F">
              <w:t>t)</w:t>
            </w:r>
          </w:p>
          <w:p w14:paraId="412742B0" w14:textId="77777777" w:rsidR="00BC7543" w:rsidRPr="0089359F" w:rsidRDefault="00BC7543" w:rsidP="008C42C4">
            <w:pPr>
              <w:pStyle w:val="Brdtekstinnrykk"/>
              <w:spacing w:before="20" w:after="20"/>
              <w:ind w:left="0"/>
              <w:contextualSpacing/>
            </w:pPr>
            <w:r w:rsidRPr="0089359F">
              <w:t>täris/tä : tärise/n : täris/sy</w:t>
            </w:r>
            <w:r>
              <w:t>(</w:t>
            </w:r>
            <w:r w:rsidRPr="0089359F">
              <w:t>t)</w:t>
            </w:r>
          </w:p>
        </w:tc>
      </w:tr>
      <w:tr w:rsidR="00BC7543" w:rsidRPr="0089359F" w14:paraId="6EB2920B" w14:textId="77777777" w:rsidTr="008C42C4">
        <w:trPr>
          <w:cantSplit/>
          <w:trHeight w:val="291"/>
        </w:trPr>
        <w:tc>
          <w:tcPr>
            <w:tcW w:w="4248" w:type="dxa"/>
            <w:tcBorders>
              <w:bottom w:val="nil"/>
            </w:tcBorders>
            <w:shd w:val="clear" w:color="auto" w:fill="auto"/>
          </w:tcPr>
          <w:p w14:paraId="2D110398" w14:textId="174CD395" w:rsidR="00BC7543" w:rsidRPr="0089359F" w:rsidRDefault="00B97B41" w:rsidP="008C42C4">
            <w:pPr>
              <w:pStyle w:val="Brdtekstinnrykk"/>
              <w:spacing w:before="20" w:after="20"/>
              <w:ind w:left="0"/>
              <w:contextualSpacing/>
            </w:pPr>
            <w:r>
              <w:t>4</w:t>
            </w:r>
            <w:r w:rsidR="00BC7543" w:rsidRPr="0089359F">
              <w:t xml:space="preserve"> Tuplavokaalirankaiset verbit</w:t>
            </w:r>
          </w:p>
        </w:tc>
        <w:tc>
          <w:tcPr>
            <w:tcW w:w="4994" w:type="dxa"/>
            <w:tcBorders>
              <w:bottom w:val="nil"/>
            </w:tcBorders>
            <w:shd w:val="clear" w:color="auto" w:fill="auto"/>
          </w:tcPr>
          <w:p w14:paraId="00C3B2E4" w14:textId="77777777" w:rsidR="00BC7543" w:rsidRPr="0089359F" w:rsidRDefault="00BC7543" w:rsidP="008C42C4">
            <w:pPr>
              <w:pStyle w:val="Brdtekstinnrykk"/>
              <w:spacing w:before="20" w:after="20"/>
              <w:ind w:left="0"/>
              <w:contextualSpacing/>
            </w:pPr>
          </w:p>
        </w:tc>
      </w:tr>
      <w:tr w:rsidR="00BC7543" w:rsidRPr="0089359F" w14:paraId="09B60983" w14:textId="77777777" w:rsidTr="008C42C4">
        <w:trPr>
          <w:cantSplit/>
          <w:trHeight w:val="288"/>
        </w:trPr>
        <w:tc>
          <w:tcPr>
            <w:tcW w:w="4248" w:type="dxa"/>
            <w:tcBorders>
              <w:top w:val="nil"/>
              <w:bottom w:val="nil"/>
            </w:tcBorders>
            <w:shd w:val="clear" w:color="auto" w:fill="auto"/>
          </w:tcPr>
          <w:p w14:paraId="53999932" w14:textId="6087C693" w:rsidR="00BC7543" w:rsidRPr="0089359F" w:rsidRDefault="00BC7543" w:rsidP="008C42C4">
            <w:pPr>
              <w:pStyle w:val="Brdtekstinnrykk"/>
              <w:spacing w:before="20" w:after="20"/>
              <w:ind w:left="0"/>
              <w:contextualSpacing/>
            </w:pPr>
            <w:r w:rsidRPr="0089359F">
              <w:t>4.</w:t>
            </w:r>
            <w:r w:rsidR="007859C4">
              <w:t xml:space="preserve">1 </w:t>
            </w:r>
            <w:r w:rsidRPr="0089359F">
              <w:rPr>
                <w:i/>
              </w:rPr>
              <w:t>itte</w:t>
            </w:r>
            <w:r w:rsidRPr="0089359F">
              <w:t>-verbit</w:t>
            </w:r>
          </w:p>
        </w:tc>
        <w:tc>
          <w:tcPr>
            <w:tcW w:w="4994" w:type="dxa"/>
            <w:tcBorders>
              <w:top w:val="nil"/>
              <w:bottom w:val="nil"/>
            </w:tcBorders>
            <w:shd w:val="clear" w:color="auto" w:fill="auto"/>
          </w:tcPr>
          <w:p w14:paraId="4696F971" w14:textId="229EA0D4" w:rsidR="00BC7543" w:rsidRDefault="00BC7543" w:rsidP="008C42C4">
            <w:pPr>
              <w:pStyle w:val="Brdtekstinnrykk"/>
              <w:spacing w:before="20" w:after="20"/>
              <w:ind w:left="0"/>
              <w:contextualSpacing/>
            </w:pPr>
            <w:r w:rsidRPr="0089359F">
              <w:t>vali/ta : valitte/n : vali/n</w:t>
            </w:r>
            <w:r>
              <w:t>u</w:t>
            </w:r>
            <w:r w:rsidR="008315E0">
              <w:t>(</w:t>
            </w:r>
            <w:r w:rsidR="008315E0" w:rsidRPr="0089359F">
              <w:t>t)</w:t>
            </w:r>
          </w:p>
          <w:p w14:paraId="28EC3B92" w14:textId="56350C8F" w:rsidR="00BC7543" w:rsidRPr="0089359F" w:rsidRDefault="005526D8" w:rsidP="008C42C4">
            <w:pPr>
              <w:pStyle w:val="Brdtekstinnrykk"/>
              <w:spacing w:before="20" w:after="20"/>
              <w:ind w:left="0"/>
              <w:contextualSpacing/>
            </w:pPr>
            <w:r>
              <w:t>havai/ta : havaitte/n : havai/</w:t>
            </w:r>
            <w:r w:rsidR="00BC7543" w:rsidRPr="0089359F">
              <w:t>nu</w:t>
            </w:r>
            <w:r w:rsidR="00BC7543">
              <w:t>(</w:t>
            </w:r>
            <w:r w:rsidR="00BC7543" w:rsidRPr="0089359F">
              <w:t>t)</w:t>
            </w:r>
          </w:p>
        </w:tc>
      </w:tr>
      <w:tr w:rsidR="00BC7543" w:rsidRPr="0089359F" w14:paraId="571F7D66" w14:textId="77777777" w:rsidTr="008C42C4">
        <w:trPr>
          <w:cantSplit/>
          <w:trHeight w:val="288"/>
        </w:trPr>
        <w:tc>
          <w:tcPr>
            <w:tcW w:w="4248" w:type="dxa"/>
            <w:tcBorders>
              <w:top w:val="nil"/>
              <w:bottom w:val="nil"/>
            </w:tcBorders>
            <w:shd w:val="clear" w:color="auto" w:fill="auto"/>
          </w:tcPr>
          <w:p w14:paraId="2797A648" w14:textId="1C0E4A51" w:rsidR="00BC7543" w:rsidRPr="0089359F" w:rsidRDefault="00B97B41" w:rsidP="008C42C4">
            <w:pPr>
              <w:pStyle w:val="Brdtekstinnrykk"/>
              <w:spacing w:before="20" w:after="20"/>
              <w:ind w:left="0"/>
              <w:contextualSpacing/>
            </w:pPr>
            <w:r>
              <w:t>4.2</w:t>
            </w:r>
            <w:r w:rsidR="00BC7543" w:rsidRPr="0089359F">
              <w:t xml:space="preserve"> </w:t>
            </w:r>
            <w:r w:rsidR="00BC7543" w:rsidRPr="0089359F">
              <w:rPr>
                <w:i/>
              </w:rPr>
              <w:t>Oitte</w:t>
            </w:r>
            <w:r w:rsidR="00BC7543" w:rsidRPr="0089359F">
              <w:t>-verbit</w:t>
            </w:r>
          </w:p>
        </w:tc>
        <w:tc>
          <w:tcPr>
            <w:tcW w:w="4994" w:type="dxa"/>
            <w:tcBorders>
              <w:top w:val="nil"/>
              <w:bottom w:val="nil"/>
            </w:tcBorders>
            <w:shd w:val="clear" w:color="auto" w:fill="auto"/>
          </w:tcPr>
          <w:p w14:paraId="7FD2DAC4" w14:textId="77777777" w:rsidR="00BC7543" w:rsidRPr="0089359F" w:rsidRDefault="00BC7543" w:rsidP="008C42C4">
            <w:pPr>
              <w:pStyle w:val="Brdtekstinnrykk"/>
              <w:spacing w:before="20" w:after="20"/>
              <w:ind w:left="0"/>
              <w:contextualSpacing/>
            </w:pPr>
            <w:r w:rsidRPr="0089359F">
              <w:t>piikaroi/ta : piikaroitte/n : piikaroi/nu</w:t>
            </w:r>
            <w:r>
              <w:t>(</w:t>
            </w:r>
            <w:r w:rsidRPr="0089359F">
              <w:t>t)</w:t>
            </w:r>
          </w:p>
        </w:tc>
      </w:tr>
      <w:tr w:rsidR="00BC7543" w:rsidRPr="0089359F" w14:paraId="7B84ACA4" w14:textId="77777777" w:rsidTr="008C42C4">
        <w:trPr>
          <w:cantSplit/>
          <w:trHeight w:val="288"/>
        </w:trPr>
        <w:tc>
          <w:tcPr>
            <w:tcW w:w="4248" w:type="dxa"/>
            <w:tcBorders>
              <w:top w:val="nil"/>
              <w:bottom w:val="nil"/>
            </w:tcBorders>
            <w:shd w:val="clear" w:color="auto" w:fill="auto"/>
          </w:tcPr>
          <w:p w14:paraId="6E1A96FB" w14:textId="6EBBF19A" w:rsidR="00BC7543" w:rsidRPr="0089359F" w:rsidRDefault="00B97B41" w:rsidP="008315E0">
            <w:pPr>
              <w:pStyle w:val="Brdtekstinnrykk"/>
              <w:spacing w:before="20" w:after="20"/>
              <w:ind w:left="0"/>
              <w:contextualSpacing/>
            </w:pPr>
            <w:r>
              <w:t>4.3</w:t>
            </w:r>
            <w:r w:rsidR="008315E0">
              <w:t xml:space="preserve"> </w:t>
            </w:r>
            <w:r w:rsidR="00BC7543" w:rsidRPr="0089359F">
              <w:rPr>
                <w:i/>
              </w:rPr>
              <w:t>ne</w:t>
            </w:r>
            <w:r w:rsidR="00BC7543" w:rsidRPr="0089359F">
              <w:t>-verbit</w:t>
            </w:r>
          </w:p>
        </w:tc>
        <w:tc>
          <w:tcPr>
            <w:tcW w:w="4994" w:type="dxa"/>
            <w:tcBorders>
              <w:top w:val="nil"/>
              <w:bottom w:val="nil"/>
            </w:tcBorders>
            <w:shd w:val="clear" w:color="auto" w:fill="auto"/>
          </w:tcPr>
          <w:p w14:paraId="0D1F0EBA" w14:textId="77777777" w:rsidR="00BC7543" w:rsidRPr="0089359F" w:rsidRDefault="00BC7543" w:rsidP="008C42C4">
            <w:pPr>
              <w:pStyle w:val="Brdtekstinnrykk"/>
              <w:spacing w:before="20" w:after="20"/>
              <w:ind w:left="0"/>
              <w:contextualSpacing/>
            </w:pPr>
            <w:r w:rsidRPr="0089359F">
              <w:t>li</w:t>
            </w:r>
            <w:r>
              <w:t>(</w:t>
            </w:r>
            <w:r w:rsidRPr="0089359F">
              <w:t>j)e/tä : likene/n : li</w:t>
            </w:r>
            <w:r>
              <w:t>(</w:t>
            </w:r>
            <w:r w:rsidRPr="0089359F">
              <w:t>j)e/ny</w:t>
            </w:r>
            <w:r>
              <w:t>(</w:t>
            </w:r>
            <w:r w:rsidRPr="0089359F">
              <w:t>t)</w:t>
            </w:r>
          </w:p>
        </w:tc>
      </w:tr>
      <w:tr w:rsidR="00BC7543" w:rsidRPr="0089359F" w14:paraId="39DB5AFD" w14:textId="77777777" w:rsidTr="008C42C4">
        <w:trPr>
          <w:cantSplit/>
          <w:trHeight w:val="288"/>
        </w:trPr>
        <w:tc>
          <w:tcPr>
            <w:tcW w:w="4248" w:type="dxa"/>
            <w:tcBorders>
              <w:top w:val="nil"/>
            </w:tcBorders>
            <w:shd w:val="clear" w:color="auto" w:fill="auto"/>
          </w:tcPr>
          <w:p w14:paraId="2BDFFCD3" w14:textId="521092A8" w:rsidR="00BC7543" w:rsidRPr="0089359F" w:rsidRDefault="00B97B41" w:rsidP="008C42C4">
            <w:pPr>
              <w:pStyle w:val="Brdtekstinnrykk"/>
              <w:spacing w:before="20" w:after="20"/>
              <w:ind w:left="0"/>
              <w:contextualSpacing/>
            </w:pPr>
            <w:r>
              <w:t>4.4</w:t>
            </w:r>
            <w:r w:rsidR="00BC7543" w:rsidRPr="0089359F">
              <w:t xml:space="preserve"> Kokkoontumaverbit</w:t>
            </w:r>
          </w:p>
        </w:tc>
        <w:tc>
          <w:tcPr>
            <w:tcW w:w="4994" w:type="dxa"/>
            <w:tcBorders>
              <w:top w:val="nil"/>
            </w:tcBorders>
            <w:shd w:val="clear" w:color="auto" w:fill="auto"/>
          </w:tcPr>
          <w:p w14:paraId="4AF2FE32" w14:textId="3A8CBA96" w:rsidR="00BC7543" w:rsidRDefault="00BC7543" w:rsidP="008C42C4">
            <w:pPr>
              <w:pStyle w:val="Brdtekstinnrykk"/>
              <w:spacing w:before="20" w:after="20"/>
              <w:ind w:left="0"/>
              <w:contextualSpacing/>
            </w:pPr>
            <w:r w:rsidRPr="0089359F">
              <w:t>hih</w:t>
            </w:r>
            <w:r>
              <w:t>(</w:t>
            </w:r>
            <w:r w:rsidRPr="0089359F">
              <w:t>đ)a/ta : hihtaa/n : hih</w:t>
            </w:r>
            <w:r>
              <w:t>(</w:t>
            </w:r>
            <w:r w:rsidRPr="0089359F">
              <w:t>đ)a/n</w:t>
            </w:r>
            <w:r>
              <w:t>u</w:t>
            </w:r>
            <w:r w:rsidR="008315E0">
              <w:t>(</w:t>
            </w:r>
            <w:r w:rsidR="008315E0" w:rsidRPr="0089359F">
              <w:t>t)</w:t>
            </w:r>
          </w:p>
          <w:p w14:paraId="670EB24E" w14:textId="77777777" w:rsidR="00BC7543" w:rsidRPr="0089359F" w:rsidRDefault="00BC7543" w:rsidP="008C42C4">
            <w:pPr>
              <w:pStyle w:val="Brdtekstinnrykk"/>
              <w:spacing w:before="20" w:after="20"/>
              <w:ind w:left="0"/>
              <w:contextualSpacing/>
            </w:pPr>
            <w:r w:rsidRPr="0089359F">
              <w:t>kasu/ta : kassuu/n ~ kasua/n : kasu/nu</w:t>
            </w:r>
            <w:r>
              <w:t>(</w:t>
            </w:r>
            <w:r w:rsidRPr="0089359F">
              <w:t>t)</w:t>
            </w:r>
          </w:p>
        </w:tc>
      </w:tr>
    </w:tbl>
    <w:p w14:paraId="2F3E7108" w14:textId="77777777" w:rsidR="00BC7543" w:rsidRPr="00A95D68" w:rsidRDefault="00BC7543" w:rsidP="00BC7543">
      <w:pPr>
        <w:pStyle w:val="Overskrift3"/>
      </w:pPr>
      <w:bookmarkStart w:id="1543" w:name="_Kaksirankaisuus_ja_passiivin"/>
      <w:bookmarkStart w:id="1544" w:name="_Kaksirankaisuus_ja_passiivin_1"/>
      <w:bookmarkStart w:id="1545" w:name="_Toc311273856"/>
      <w:bookmarkStart w:id="1546" w:name="_Toc241129269"/>
      <w:bookmarkEnd w:id="1543"/>
      <w:bookmarkEnd w:id="1544"/>
      <w:r>
        <w:t>Kaksirankaisuus ja passiiviranka</w:t>
      </w:r>
      <w:bookmarkEnd w:id="1545"/>
    </w:p>
    <w:p w14:paraId="09830093" w14:textId="73B4D1C1" w:rsidR="00BC7543" w:rsidRDefault="00BC7543" w:rsidP="00BC7543">
      <w:pPr>
        <w:pStyle w:val="Brdtekstinnrykk"/>
        <w:spacing w:before="120"/>
        <w:ind w:left="0"/>
      </w:pPr>
      <w:r w:rsidRPr="00A95D68">
        <w:t xml:space="preserve">Verbityyppii 3 ja 4 saatama käskeet </w:t>
      </w:r>
      <w:r w:rsidR="008315E0">
        <w:rPr>
          <w:smallCaps/>
        </w:rPr>
        <w:t>kaksirankaiseksi verbi</w:t>
      </w:r>
      <w:r w:rsidRPr="00757CDD">
        <w:rPr>
          <w:smallCaps/>
        </w:rPr>
        <w:t>ksi</w:t>
      </w:r>
      <w:r w:rsidRPr="00A95D68">
        <w:t>, sillä ko niilä oon kaksi erilaista rankkaa. Toinen näistä rangoista</w:t>
      </w:r>
      <w:r w:rsidR="00491195">
        <w:t xml:space="preserve"> oon </w:t>
      </w:r>
      <w:r w:rsidR="008315E0">
        <w:t>lyhykäisempi, toinen piđ</w:t>
      </w:r>
      <w:r w:rsidRPr="00A95D68">
        <w:t xml:space="preserve">empi. </w:t>
      </w:r>
      <w:r w:rsidR="005526D8">
        <w:t>T</w:t>
      </w:r>
      <w:r>
        <w:t>yypissä 3 lyhykäisempi ranka oon verbin konsonanttiranka. Tyypissä 4 lyhykäisempi ranka oon ranka, missä oon yksi tavu vähemän ko pitkässä rangassa</w:t>
      </w:r>
      <w:r w:rsidR="00830C6E">
        <w:t xml:space="preserve"> (verbityypit 4.1, 4.2, 4.3</w:t>
      </w:r>
      <w:r>
        <w:t>) eli siinä oon lyhykäisempi vokaali ko pitkässä rangassa (verbityyppi 4.4).</w:t>
      </w:r>
    </w:p>
    <w:p w14:paraId="01B9B184" w14:textId="77777777" w:rsidR="00BC7543" w:rsidRDefault="00BC7543" w:rsidP="00BC7543">
      <w:pPr>
        <w:pStyle w:val="Brdtekstinnrykk"/>
        <w:spacing w:before="120"/>
        <w:ind w:left="0"/>
      </w:pPr>
      <w:r>
        <w:t>Lyhykäistä rankkaa käytethään seuraavissa haamuissa:</w:t>
      </w:r>
    </w:p>
    <w:p w14:paraId="4BDBCB93" w14:textId="77777777" w:rsidR="00BC7543" w:rsidRDefault="00BC7543" w:rsidP="00BC7543">
      <w:pPr>
        <w:pStyle w:val="Punktliste"/>
      </w:pPr>
      <w:r>
        <w:t>e</w:t>
      </w:r>
      <w:r w:rsidRPr="00A95D68">
        <w:t>nsi</w:t>
      </w:r>
      <w:r>
        <w:t>mäinen infinitiivi,</w:t>
      </w:r>
    </w:p>
    <w:p w14:paraId="4A1DB034" w14:textId="77777777" w:rsidR="00BC7543" w:rsidRDefault="00BC7543" w:rsidP="00BC7543">
      <w:pPr>
        <w:pStyle w:val="Punktliste"/>
      </w:pPr>
      <w:r>
        <w:t>aktiivin partisipin perfekti,</w:t>
      </w:r>
    </w:p>
    <w:p w14:paraId="6FFD97A6" w14:textId="77777777" w:rsidR="00BC7543" w:rsidRDefault="00BC7543" w:rsidP="00BC7543">
      <w:pPr>
        <w:pStyle w:val="Punktliste"/>
      </w:pPr>
      <w:r w:rsidRPr="00A95D68">
        <w:t>impe</w:t>
      </w:r>
      <w:r>
        <w:t xml:space="preserve">ratiivin pluraalin 2. persoona </w:t>
      </w:r>
      <w:r w:rsidRPr="00A95D68">
        <w:t xml:space="preserve">ja imperatiivin singulaarin ja pluraalin </w:t>
      </w:r>
      <w:r>
        <w:t>3.</w:t>
      </w:r>
      <w:r w:rsidRPr="00A95D68">
        <w:t xml:space="preserve"> persoona</w:t>
      </w:r>
      <w:r>
        <w:t>,</w:t>
      </w:r>
    </w:p>
    <w:p w14:paraId="6EAFB68F" w14:textId="77777777" w:rsidR="00BC7543" w:rsidRDefault="00BC7543" w:rsidP="00BC7543">
      <w:pPr>
        <w:pStyle w:val="Punktliste"/>
      </w:pPr>
      <w:r w:rsidRPr="00A95D68">
        <w:t>kaikki passiivin haamut – ja sitte kans passiivin kans samannäköiset pluraalin 3. persoonan haamut</w:t>
      </w:r>
      <w:r>
        <w:t>.</w:t>
      </w:r>
    </w:p>
    <w:p w14:paraId="65FB8482" w14:textId="6899EAF4" w:rsidR="00BC7543" w:rsidRDefault="00BC7543" w:rsidP="00BC7543">
      <w:pPr>
        <w:pStyle w:val="Brdtekstinnrykk"/>
        <w:spacing w:before="120"/>
        <w:ind w:left="0"/>
      </w:pPr>
      <w:r w:rsidRPr="00A95D68">
        <w:t xml:space="preserve">Muissa </w:t>
      </w:r>
      <w:r>
        <w:t>taivutus</w:t>
      </w:r>
      <w:r w:rsidRPr="00A95D68">
        <w:t>haamuissa rankana oon tasan verbin pitempi ranka.</w:t>
      </w:r>
      <w:r w:rsidR="00830C6E">
        <w:t xml:space="preserve"> Mutta ko käytethään rankatyyppii </w:t>
      </w:r>
      <w:r w:rsidR="002824E1">
        <w:t>2.b</w:t>
      </w:r>
      <w:r w:rsidR="00830C6E">
        <w:t xml:space="preserve"> </w:t>
      </w:r>
      <w:r w:rsidR="00885D89">
        <w:t>s</w:t>
      </w:r>
      <w:r w:rsidR="00830C6E" w:rsidRPr="0089359F">
        <w:t>iirtymärankaiset verbit</w:t>
      </w:r>
      <w:r w:rsidR="00830C6E">
        <w:t>, se lyhykäinen ranka oon käytössä tyhä verbityypissä 4.4 eli kokkoontumaverbit.</w:t>
      </w:r>
    </w:p>
    <w:p w14:paraId="7D17531A" w14:textId="5324EE30" w:rsidR="00BC7543" w:rsidRPr="00697357" w:rsidRDefault="00BC7543" w:rsidP="00BC7543">
      <w:pPr>
        <w:rPr>
          <w:i/>
        </w:rPr>
      </w:pPr>
      <w:r w:rsidRPr="00432B2F">
        <w:t>Passiivissa ja sen kans identti</w:t>
      </w:r>
      <w:r>
        <w:t>se</w:t>
      </w:r>
      <w:r w:rsidRPr="00432B2F">
        <w:t>ssä pluraalin 3. persoonassa rangasta oon kaikissa</w:t>
      </w:r>
      <w:r>
        <w:t xml:space="preserve"> haamukategoriissa</w:t>
      </w:r>
      <w:r w:rsidRPr="00A95D68">
        <w:t xml:space="preserve"> aina käytös</w:t>
      </w:r>
      <w:r>
        <w:t>sä sama ranka, johon passiivin</w:t>
      </w:r>
      <w:r w:rsidRPr="00A95D68">
        <w:t xml:space="preserve"> suffiksit lisäthään. Käskemä tätä rankkaa</w:t>
      </w:r>
      <w:r>
        <w:t xml:space="preserve"> verbin</w:t>
      </w:r>
      <w:r w:rsidRPr="00A95D68">
        <w:t xml:space="preserve"> </w:t>
      </w:r>
      <w:r w:rsidRPr="0005571C">
        <w:rPr>
          <w:smallCaps/>
        </w:rPr>
        <w:t>passiivirangaksi</w:t>
      </w:r>
      <w:r>
        <w:t xml:space="preserve">. Jos verbi oon kaksirankainen, </w:t>
      </w:r>
      <w:r w:rsidR="0094583A">
        <w:t>passiiviranka</w:t>
      </w:r>
      <w:r>
        <w:t xml:space="preserve"> oon tasan verbin lyhykäisempi ranka. 2-tyypissä passiivin suffiksit lisäthään sen alemangraadisheen rankhaan, ja jos sen rangan loppuvokaali oon </w:t>
      </w:r>
      <w:r>
        <w:rPr>
          <w:i/>
        </w:rPr>
        <w:t>A</w:t>
      </w:r>
      <w:r w:rsidRPr="0075485B">
        <w:t>,</w:t>
      </w:r>
      <w:r>
        <w:rPr>
          <w:i/>
        </w:rPr>
        <w:t xml:space="preserve"> </w:t>
      </w:r>
      <w:r>
        <w:t>se sen sija</w:t>
      </w:r>
      <w:r w:rsidR="003F732E">
        <w:t>ss</w:t>
      </w:r>
      <w:r>
        <w:t xml:space="preserve">a oon passiivirangassa </w:t>
      </w:r>
      <w:r>
        <w:rPr>
          <w:i/>
        </w:rPr>
        <w:t>e</w:t>
      </w:r>
      <w:r w:rsidR="001B127A" w:rsidRPr="001B127A">
        <w:t>.</w:t>
      </w:r>
      <w:r>
        <w:rPr>
          <w:i/>
        </w:rPr>
        <w:t xml:space="preserve"> </w:t>
      </w:r>
      <w:r>
        <w:t>Esi</w:t>
      </w:r>
      <w:r w:rsidR="00E450B0">
        <w:t>merkkii: (1.inf. : pass.prees.</w:t>
      </w:r>
      <w:r>
        <w:t xml:space="preserve">) (1-tyyppi) </w:t>
      </w:r>
      <w:r>
        <w:rPr>
          <w:i/>
        </w:rPr>
        <w:t>syö</w:t>
      </w:r>
      <w:r w:rsidR="0098090B" w:rsidRPr="0098090B">
        <w:t>/</w:t>
      </w:r>
      <w:r>
        <w:rPr>
          <w:i/>
        </w:rPr>
        <w:t xml:space="preserve">đä </w:t>
      </w:r>
      <w:r>
        <w:t xml:space="preserve">~ </w:t>
      </w:r>
      <w:r>
        <w:rPr>
          <w:i/>
        </w:rPr>
        <w:t>syy</w:t>
      </w:r>
      <w:r w:rsidR="0098090B" w:rsidRPr="0098090B">
        <w:t>/</w:t>
      </w:r>
      <w:r>
        <w:rPr>
          <w:i/>
        </w:rPr>
        <w:t xml:space="preserve">ä </w:t>
      </w:r>
      <w:r>
        <w:t xml:space="preserve">: </w:t>
      </w:r>
      <w:r>
        <w:rPr>
          <w:i/>
        </w:rPr>
        <w:t>syö</w:t>
      </w:r>
      <w:r w:rsidR="0098090B" w:rsidRPr="0098090B">
        <w:t>/</w:t>
      </w:r>
      <w:r w:rsidRPr="0075485B">
        <w:t>(</w:t>
      </w:r>
      <w:r>
        <w:rPr>
          <w:i/>
        </w:rPr>
        <w:t>đ</w:t>
      </w:r>
      <w:r w:rsidRPr="0075485B">
        <w:t>)</w:t>
      </w:r>
      <w:r>
        <w:rPr>
          <w:i/>
        </w:rPr>
        <w:t>hään</w:t>
      </w:r>
      <w:r w:rsidRPr="0075485B">
        <w:t>,</w:t>
      </w:r>
      <w:r>
        <w:rPr>
          <w:i/>
        </w:rPr>
        <w:t xml:space="preserve"> </w:t>
      </w:r>
      <w:r>
        <w:t>(2</w:t>
      </w:r>
      <w:r w:rsidR="002824E1">
        <w:t>.</w:t>
      </w:r>
      <w:r>
        <w:t>a-tyyppi)</w:t>
      </w:r>
      <w:r>
        <w:rPr>
          <w:i/>
        </w:rPr>
        <w:t xml:space="preserve"> ant</w:t>
      </w:r>
      <w:r w:rsidR="001B127A" w:rsidRPr="001B127A">
        <w:t>(</w:t>
      </w:r>
      <w:r>
        <w:rPr>
          <w:i/>
        </w:rPr>
        <w:t>t</w:t>
      </w:r>
      <w:r w:rsidR="001B127A" w:rsidRPr="001B127A">
        <w:t>)</w:t>
      </w:r>
      <w:r>
        <w:rPr>
          <w:i/>
        </w:rPr>
        <w:t>a</w:t>
      </w:r>
      <w:r w:rsidR="0098090B" w:rsidRPr="0098090B">
        <w:t>/</w:t>
      </w:r>
      <w:r>
        <w:rPr>
          <w:i/>
        </w:rPr>
        <w:t>a</w:t>
      </w:r>
      <w:r w:rsidRPr="0075485B">
        <w:t>(</w:t>
      </w:r>
      <w:r>
        <w:rPr>
          <w:i/>
        </w:rPr>
        <w:t>t</w:t>
      </w:r>
      <w:r w:rsidRPr="0075485B">
        <w:t>)</w:t>
      </w:r>
      <w:r>
        <w:rPr>
          <w:i/>
        </w:rPr>
        <w:t xml:space="preserve"> </w:t>
      </w:r>
      <w:r>
        <w:t xml:space="preserve">: </w:t>
      </w:r>
      <w:r>
        <w:rPr>
          <w:i/>
        </w:rPr>
        <w:t>anne</w:t>
      </w:r>
      <w:r w:rsidR="0098090B" w:rsidRPr="0098090B">
        <w:t>/</w:t>
      </w:r>
      <w:r>
        <w:rPr>
          <w:i/>
        </w:rPr>
        <w:t>thaan</w:t>
      </w:r>
      <w:r w:rsidRPr="0075485B">
        <w:t>,</w:t>
      </w:r>
      <w:r>
        <w:rPr>
          <w:i/>
        </w:rPr>
        <w:t xml:space="preserve"> jakka</w:t>
      </w:r>
      <w:r w:rsidR="0098090B" w:rsidRPr="0098090B">
        <w:t>/</w:t>
      </w:r>
      <w:r>
        <w:rPr>
          <w:i/>
        </w:rPr>
        <w:t>a</w:t>
      </w:r>
      <w:r w:rsidRPr="0075485B">
        <w:t>(</w:t>
      </w:r>
      <w:r>
        <w:rPr>
          <w:i/>
        </w:rPr>
        <w:t>t</w:t>
      </w:r>
      <w:r w:rsidRPr="0075485B">
        <w:t>)</w:t>
      </w:r>
      <w:r>
        <w:rPr>
          <w:i/>
        </w:rPr>
        <w:t xml:space="preserve"> </w:t>
      </w:r>
      <w:r w:rsidRPr="0075485B">
        <w:t>:</w:t>
      </w:r>
      <w:r>
        <w:rPr>
          <w:i/>
        </w:rPr>
        <w:t xml:space="preserve"> ja</w:t>
      </w:r>
      <w:r w:rsidRPr="0075485B">
        <w:t>(</w:t>
      </w:r>
      <w:r>
        <w:rPr>
          <w:i/>
        </w:rPr>
        <w:t>j</w:t>
      </w:r>
      <w:r w:rsidRPr="0075485B">
        <w:t>)</w:t>
      </w:r>
      <w:r>
        <w:rPr>
          <w:i/>
        </w:rPr>
        <w:t>e</w:t>
      </w:r>
      <w:r w:rsidR="0098090B" w:rsidRPr="0098090B">
        <w:t>/</w:t>
      </w:r>
      <w:r>
        <w:rPr>
          <w:i/>
        </w:rPr>
        <w:t>thaan</w:t>
      </w:r>
      <w:r w:rsidRPr="0075485B">
        <w:t>,</w:t>
      </w:r>
      <w:r>
        <w:rPr>
          <w:i/>
        </w:rPr>
        <w:t xml:space="preserve"> </w:t>
      </w:r>
      <w:r>
        <w:t>(2</w:t>
      </w:r>
      <w:r w:rsidR="002824E1">
        <w:t>.</w:t>
      </w:r>
      <w:r>
        <w:t xml:space="preserve">b-tyyppi) </w:t>
      </w:r>
      <w:r>
        <w:rPr>
          <w:i/>
        </w:rPr>
        <w:t>muistele</w:t>
      </w:r>
      <w:r w:rsidR="0098090B" w:rsidRPr="0098090B">
        <w:t>/</w:t>
      </w:r>
      <w:r>
        <w:rPr>
          <w:i/>
        </w:rPr>
        <w:t xml:space="preserve">at </w:t>
      </w:r>
      <w:r>
        <w:t xml:space="preserve">: </w:t>
      </w:r>
      <w:r>
        <w:rPr>
          <w:i/>
        </w:rPr>
        <w:t>muistele</w:t>
      </w:r>
      <w:r w:rsidR="0098090B" w:rsidRPr="0098090B">
        <w:t>/</w:t>
      </w:r>
      <w:r>
        <w:rPr>
          <w:i/>
        </w:rPr>
        <w:t>thaan</w:t>
      </w:r>
      <w:r w:rsidR="001B127A" w:rsidRPr="001B127A">
        <w:t>,</w:t>
      </w:r>
      <w:r>
        <w:rPr>
          <w:i/>
        </w:rPr>
        <w:t xml:space="preserve"> piikaroitte</w:t>
      </w:r>
      <w:r w:rsidR="0098090B" w:rsidRPr="0098090B">
        <w:t>/</w:t>
      </w:r>
      <w:r>
        <w:rPr>
          <w:i/>
        </w:rPr>
        <w:t xml:space="preserve">at </w:t>
      </w:r>
      <w:r w:rsidR="001B127A" w:rsidRPr="001B127A">
        <w:t>:</w:t>
      </w:r>
      <w:r>
        <w:rPr>
          <w:i/>
        </w:rPr>
        <w:t xml:space="preserve"> piikaroitte</w:t>
      </w:r>
      <w:r w:rsidR="0098090B" w:rsidRPr="0098090B">
        <w:t>/</w:t>
      </w:r>
      <w:r>
        <w:rPr>
          <w:i/>
        </w:rPr>
        <w:t>thaan</w:t>
      </w:r>
      <w:r w:rsidR="001B127A" w:rsidRPr="001B127A">
        <w:t>,</w:t>
      </w:r>
      <w:r>
        <w:rPr>
          <w:i/>
        </w:rPr>
        <w:t xml:space="preserve"> </w:t>
      </w:r>
      <w:r>
        <w:t xml:space="preserve">(3-tyyppi) </w:t>
      </w:r>
      <w:r>
        <w:rPr>
          <w:i/>
        </w:rPr>
        <w:t>tul</w:t>
      </w:r>
      <w:r w:rsidR="0098090B" w:rsidRPr="0098090B">
        <w:t>/</w:t>
      </w:r>
      <w:r>
        <w:rPr>
          <w:i/>
        </w:rPr>
        <w:t xml:space="preserve">la </w:t>
      </w:r>
      <w:r>
        <w:t xml:space="preserve">: </w:t>
      </w:r>
      <w:r>
        <w:rPr>
          <w:i/>
        </w:rPr>
        <w:t>tul</w:t>
      </w:r>
      <w:r w:rsidR="0098090B" w:rsidRPr="0098090B">
        <w:t>/</w:t>
      </w:r>
      <w:r>
        <w:rPr>
          <w:i/>
        </w:rPr>
        <w:t>haan</w:t>
      </w:r>
      <w:r w:rsidRPr="0075485B">
        <w:t>,</w:t>
      </w:r>
      <w:r>
        <w:rPr>
          <w:i/>
        </w:rPr>
        <w:t xml:space="preserve"> pes</w:t>
      </w:r>
      <w:r w:rsidR="0098090B" w:rsidRPr="0098090B">
        <w:t>/</w:t>
      </w:r>
      <w:r>
        <w:rPr>
          <w:i/>
        </w:rPr>
        <w:t xml:space="preserve">tä </w:t>
      </w:r>
      <w:r w:rsidRPr="0075485B">
        <w:t>:</w:t>
      </w:r>
      <w:r>
        <w:rPr>
          <w:i/>
        </w:rPr>
        <w:t xml:space="preserve"> pes</w:t>
      </w:r>
      <w:r w:rsidR="0098090B" w:rsidRPr="0098090B">
        <w:t>/</w:t>
      </w:r>
      <w:r>
        <w:rPr>
          <w:i/>
        </w:rPr>
        <w:t>thään</w:t>
      </w:r>
      <w:r w:rsidRPr="0075485B">
        <w:t>,</w:t>
      </w:r>
      <w:r>
        <w:rPr>
          <w:i/>
        </w:rPr>
        <w:t xml:space="preserve"> muistel</w:t>
      </w:r>
      <w:r w:rsidR="0098090B" w:rsidRPr="0098090B">
        <w:t>/</w:t>
      </w:r>
      <w:r>
        <w:rPr>
          <w:i/>
        </w:rPr>
        <w:t>a</w:t>
      </w:r>
      <w:r w:rsidRPr="0075485B">
        <w:t>(</w:t>
      </w:r>
      <w:r>
        <w:rPr>
          <w:i/>
        </w:rPr>
        <w:t>t</w:t>
      </w:r>
      <w:r w:rsidRPr="0075485B">
        <w:t>)</w:t>
      </w:r>
      <w:r>
        <w:rPr>
          <w:i/>
        </w:rPr>
        <w:t xml:space="preserve"> </w:t>
      </w:r>
      <w:r w:rsidRPr="0075485B">
        <w:t>:</w:t>
      </w:r>
      <w:r>
        <w:rPr>
          <w:i/>
        </w:rPr>
        <w:t xml:space="preserve"> muistel</w:t>
      </w:r>
      <w:r w:rsidR="0098090B" w:rsidRPr="0098090B">
        <w:t>/</w:t>
      </w:r>
      <w:r>
        <w:rPr>
          <w:i/>
        </w:rPr>
        <w:t>haan</w:t>
      </w:r>
      <w:r w:rsidRPr="0075485B">
        <w:t>,</w:t>
      </w:r>
      <w:r>
        <w:rPr>
          <w:i/>
        </w:rPr>
        <w:t xml:space="preserve"> auka</w:t>
      </w:r>
      <w:r w:rsidRPr="0075485B">
        <w:t>(</w:t>
      </w:r>
      <w:r>
        <w:rPr>
          <w:i/>
        </w:rPr>
        <w:t>i</w:t>
      </w:r>
      <w:r w:rsidRPr="0075485B">
        <w:t>)</w:t>
      </w:r>
      <w:r>
        <w:rPr>
          <w:i/>
        </w:rPr>
        <w:t>s</w:t>
      </w:r>
      <w:r w:rsidR="0098090B" w:rsidRPr="0098090B">
        <w:t>/</w:t>
      </w:r>
      <w:r>
        <w:rPr>
          <w:i/>
        </w:rPr>
        <w:t xml:space="preserve">ta </w:t>
      </w:r>
      <w:r w:rsidRPr="0075485B">
        <w:t>:</w:t>
      </w:r>
      <w:r>
        <w:rPr>
          <w:i/>
        </w:rPr>
        <w:t xml:space="preserve"> auka</w:t>
      </w:r>
      <w:r w:rsidRPr="0075485B">
        <w:t>(</w:t>
      </w:r>
      <w:r>
        <w:rPr>
          <w:i/>
        </w:rPr>
        <w:t>i</w:t>
      </w:r>
      <w:r w:rsidRPr="0075485B">
        <w:t>)</w:t>
      </w:r>
      <w:r>
        <w:rPr>
          <w:i/>
        </w:rPr>
        <w:t>s</w:t>
      </w:r>
      <w:r w:rsidR="0098090B" w:rsidRPr="0098090B">
        <w:t>/</w:t>
      </w:r>
      <w:r>
        <w:rPr>
          <w:i/>
        </w:rPr>
        <w:t>thaan</w:t>
      </w:r>
      <w:r w:rsidRPr="0075485B">
        <w:t>,</w:t>
      </w:r>
      <w:r>
        <w:rPr>
          <w:i/>
        </w:rPr>
        <w:t xml:space="preserve"> </w:t>
      </w:r>
      <w:r>
        <w:t xml:space="preserve">(4-tyyppi) </w:t>
      </w:r>
      <w:r>
        <w:rPr>
          <w:i/>
        </w:rPr>
        <w:t>vali</w:t>
      </w:r>
      <w:r w:rsidR="0098090B" w:rsidRPr="0098090B">
        <w:t>/</w:t>
      </w:r>
      <w:r>
        <w:rPr>
          <w:i/>
        </w:rPr>
        <w:t xml:space="preserve">ta </w:t>
      </w:r>
      <w:r w:rsidRPr="0075485B">
        <w:t>:</w:t>
      </w:r>
      <w:r>
        <w:rPr>
          <w:i/>
        </w:rPr>
        <w:t xml:space="preserve"> vali</w:t>
      </w:r>
      <w:r w:rsidR="0098090B" w:rsidRPr="0098090B">
        <w:t>/</w:t>
      </w:r>
      <w:r>
        <w:rPr>
          <w:i/>
        </w:rPr>
        <w:t>thaan</w:t>
      </w:r>
      <w:r w:rsidRPr="0075485B">
        <w:t>,</w:t>
      </w:r>
      <w:r>
        <w:rPr>
          <w:i/>
        </w:rPr>
        <w:t xml:space="preserve"> piikaroi</w:t>
      </w:r>
      <w:r w:rsidR="0098090B" w:rsidRPr="0098090B">
        <w:t>/</w:t>
      </w:r>
      <w:r>
        <w:rPr>
          <w:i/>
        </w:rPr>
        <w:t xml:space="preserve">ta </w:t>
      </w:r>
      <w:r w:rsidRPr="0075485B">
        <w:t>:</w:t>
      </w:r>
      <w:r>
        <w:rPr>
          <w:i/>
        </w:rPr>
        <w:t xml:space="preserve"> piikaroi</w:t>
      </w:r>
      <w:r w:rsidR="0098090B" w:rsidRPr="0098090B">
        <w:t>/</w:t>
      </w:r>
      <w:r>
        <w:rPr>
          <w:i/>
        </w:rPr>
        <w:t>thaan</w:t>
      </w:r>
      <w:r w:rsidRPr="0075485B">
        <w:t>,</w:t>
      </w:r>
      <w:r>
        <w:rPr>
          <w:i/>
        </w:rPr>
        <w:t xml:space="preserve"> para</w:t>
      </w:r>
      <w:r w:rsidR="0098090B" w:rsidRPr="0098090B">
        <w:t>/</w:t>
      </w:r>
      <w:r>
        <w:rPr>
          <w:i/>
        </w:rPr>
        <w:t xml:space="preserve">ta </w:t>
      </w:r>
      <w:r w:rsidRPr="0075485B">
        <w:t>:</w:t>
      </w:r>
      <w:r>
        <w:rPr>
          <w:i/>
        </w:rPr>
        <w:t xml:space="preserve"> para</w:t>
      </w:r>
      <w:r w:rsidR="0098090B" w:rsidRPr="0098090B">
        <w:t>/</w:t>
      </w:r>
      <w:r>
        <w:rPr>
          <w:i/>
        </w:rPr>
        <w:t>thaan</w:t>
      </w:r>
      <w:r w:rsidRPr="0075485B">
        <w:t>,</w:t>
      </w:r>
      <w:r>
        <w:rPr>
          <w:i/>
        </w:rPr>
        <w:t xml:space="preserve"> kasu</w:t>
      </w:r>
      <w:r w:rsidR="0098090B" w:rsidRPr="0098090B">
        <w:t>/</w:t>
      </w:r>
      <w:r>
        <w:rPr>
          <w:i/>
        </w:rPr>
        <w:t xml:space="preserve">ta </w:t>
      </w:r>
      <w:r w:rsidRPr="0075485B">
        <w:t>:</w:t>
      </w:r>
      <w:r>
        <w:rPr>
          <w:i/>
        </w:rPr>
        <w:t xml:space="preserve"> kasu</w:t>
      </w:r>
      <w:r w:rsidR="0098090B" w:rsidRPr="0098090B">
        <w:t>/</w:t>
      </w:r>
      <w:r>
        <w:rPr>
          <w:i/>
        </w:rPr>
        <w:t>thaan</w:t>
      </w:r>
      <w:r w:rsidR="001B127A" w:rsidRPr="001B127A">
        <w:t>.</w:t>
      </w:r>
    </w:p>
    <w:p w14:paraId="02DC1186" w14:textId="77777777" w:rsidR="00BC7543" w:rsidRPr="00A95D68" w:rsidRDefault="00BC7543" w:rsidP="00BC7543">
      <w:pPr>
        <w:pStyle w:val="Overskrift2"/>
      </w:pPr>
      <w:bookmarkStart w:id="1547" w:name="_Toc311273857"/>
      <w:r w:rsidRPr="00A95D68">
        <w:t>Persoonasuffiksit</w:t>
      </w:r>
      <w:bookmarkEnd w:id="1546"/>
      <w:bookmarkEnd w:id="1547"/>
    </w:p>
    <w:p w14:paraId="4F98E592" w14:textId="2B973AF4" w:rsidR="00BC7543" w:rsidRPr="00A95D68" w:rsidRDefault="00BC7543" w:rsidP="00BC7543">
      <w:pPr>
        <w:spacing w:before="120" w:after="120"/>
      </w:pPr>
      <w:r>
        <w:t xml:space="preserve">Kainun kielessä infinittisillä verbihaamuila oon </w:t>
      </w:r>
      <w:r w:rsidRPr="00041804">
        <w:rPr>
          <w:smallCaps/>
        </w:rPr>
        <w:t>persoonataivutus</w:t>
      </w:r>
      <w:r>
        <w:t>.</w:t>
      </w:r>
      <w:r w:rsidRPr="00A95D68">
        <w:t xml:space="preserve"> Persooniita oon kuusi, kolme singulaarissa ja kolme pluraalissa. Verbiin </w:t>
      </w:r>
      <w:r w:rsidRPr="004161EB">
        <w:rPr>
          <w:smallCaps/>
        </w:rPr>
        <w:t>persoonasuffiksit</w:t>
      </w:r>
      <w:r w:rsidRPr="00A95D68">
        <w:t xml:space="preserve"> muistelhaan, oonko kysymyksessä puh</w:t>
      </w:r>
      <w:r w:rsidR="00E450B0">
        <w:t>hu</w:t>
      </w:r>
      <w:r w:rsidRPr="00A95D68">
        <w:t xml:space="preserve">uja </w:t>
      </w:r>
      <w:r>
        <w:t>eli</w:t>
      </w:r>
      <w:r w:rsidRPr="00A95D68">
        <w:t xml:space="preserve"> puh</w:t>
      </w:r>
      <w:r w:rsidR="00E450B0">
        <w:t>hu</w:t>
      </w:r>
      <w:r w:rsidRPr="00A95D68">
        <w:t>ujat itte</w:t>
      </w:r>
      <w:r w:rsidR="00EB7EBB">
        <w:t xml:space="preserve"> (= ensimäinen persoona)</w:t>
      </w:r>
      <w:r w:rsidRPr="00A95D68">
        <w:t>, s</w:t>
      </w:r>
      <w:r w:rsidR="0051372A">
        <w:t>e jolle eli net joile puhuthaan</w:t>
      </w:r>
      <w:r w:rsidR="00EB7EBB">
        <w:t xml:space="preserve"> (= toinen persoona)</w:t>
      </w:r>
      <w:r w:rsidR="0051372A">
        <w:t>,</w:t>
      </w:r>
      <w:r w:rsidRPr="00A95D68">
        <w:t xml:space="preserve"> eli sitte joku eli jokku, </w:t>
      </w:r>
      <w:r w:rsidR="00E450B0">
        <w:t>mikkä</w:t>
      </w:r>
      <w:r w:rsidRPr="00A95D68">
        <w:t xml:space="preserve"> ei ole myötä puhettilassa</w:t>
      </w:r>
      <w:r w:rsidR="00EB7EBB">
        <w:t xml:space="preserve"> (kolmas persoona)</w:t>
      </w:r>
      <w:r w:rsidRPr="00A95D68">
        <w:t xml:space="preserve">. Persoonat oon </w:t>
      </w:r>
      <w:r w:rsidR="00EB7EBB">
        <w:t xml:space="preserve">sitte seuraavat: </w:t>
      </w:r>
      <w:r w:rsidRPr="00EB7EBB">
        <w:rPr>
          <w:smallCaps/>
        </w:rPr>
        <w:t>singulaarin ensimäinen</w:t>
      </w:r>
      <w:r w:rsidRPr="00A95D68">
        <w:t xml:space="preserve"> </w:t>
      </w:r>
      <w:r w:rsidR="00E450B0">
        <w:t>(</w:t>
      </w:r>
      <w:r w:rsidR="001337F6">
        <w:t>sg1</w:t>
      </w:r>
      <w:r w:rsidRPr="00A95D68">
        <w:t xml:space="preserve">), </w:t>
      </w:r>
      <w:r w:rsidR="00EB7EBB" w:rsidRPr="00EB7EBB">
        <w:rPr>
          <w:smallCaps/>
        </w:rPr>
        <w:t xml:space="preserve">singulaarin </w:t>
      </w:r>
      <w:r w:rsidRPr="00EB7EBB">
        <w:rPr>
          <w:smallCaps/>
        </w:rPr>
        <w:t>toinen</w:t>
      </w:r>
      <w:r w:rsidRPr="00A95D68">
        <w:t xml:space="preserve"> </w:t>
      </w:r>
      <w:r w:rsidR="00E450B0">
        <w:t>(</w:t>
      </w:r>
      <w:r w:rsidR="001337F6">
        <w:t>sg2</w:t>
      </w:r>
      <w:r w:rsidRPr="00A95D68">
        <w:t xml:space="preserve">) ja </w:t>
      </w:r>
      <w:r w:rsidR="00EB7EBB" w:rsidRPr="00EB7EBB">
        <w:rPr>
          <w:smallCaps/>
        </w:rPr>
        <w:t xml:space="preserve">singulaarin </w:t>
      </w:r>
      <w:r w:rsidRPr="00EB7EBB">
        <w:rPr>
          <w:smallCaps/>
        </w:rPr>
        <w:t>kolmas persoona</w:t>
      </w:r>
      <w:r w:rsidRPr="00A95D68">
        <w:t xml:space="preserve"> </w:t>
      </w:r>
      <w:r w:rsidR="00E450B0">
        <w:t>(</w:t>
      </w:r>
      <w:r w:rsidR="001337F6">
        <w:t>sg3</w:t>
      </w:r>
      <w:r w:rsidRPr="00A95D68">
        <w:t xml:space="preserve">) ja </w:t>
      </w:r>
      <w:r w:rsidRPr="00EB7EBB">
        <w:rPr>
          <w:smallCaps/>
        </w:rPr>
        <w:t>pluraalin ensimäinen</w:t>
      </w:r>
      <w:r w:rsidRPr="00A95D68">
        <w:t xml:space="preserve"> </w:t>
      </w:r>
      <w:r w:rsidR="00E450B0">
        <w:t>(</w:t>
      </w:r>
      <w:r w:rsidR="001337F6">
        <w:t>pl1</w:t>
      </w:r>
      <w:r w:rsidRPr="00A95D68">
        <w:t xml:space="preserve">), </w:t>
      </w:r>
      <w:r w:rsidR="00EB7EBB" w:rsidRPr="00EB7EBB">
        <w:rPr>
          <w:smallCaps/>
        </w:rPr>
        <w:t xml:space="preserve">pluraalin </w:t>
      </w:r>
      <w:r w:rsidRPr="00EB7EBB">
        <w:rPr>
          <w:smallCaps/>
        </w:rPr>
        <w:t>toinen</w:t>
      </w:r>
      <w:r w:rsidRPr="00A95D68">
        <w:t xml:space="preserve"> </w:t>
      </w:r>
      <w:r w:rsidR="00E450B0">
        <w:t>(</w:t>
      </w:r>
      <w:r w:rsidR="001337F6">
        <w:t>pl2</w:t>
      </w:r>
      <w:r w:rsidRPr="00A95D68">
        <w:t xml:space="preserve">) ja </w:t>
      </w:r>
      <w:r w:rsidR="00EB7EBB" w:rsidRPr="00EB7EBB">
        <w:rPr>
          <w:smallCaps/>
        </w:rPr>
        <w:t xml:space="preserve">pluraalin </w:t>
      </w:r>
      <w:r w:rsidRPr="00EB7EBB">
        <w:rPr>
          <w:smallCaps/>
        </w:rPr>
        <w:t>kolmas persoona</w:t>
      </w:r>
      <w:r w:rsidRPr="00A95D68">
        <w:t xml:space="preserve"> </w:t>
      </w:r>
      <w:r w:rsidR="00EB7EBB">
        <w:t>(</w:t>
      </w:r>
      <w:r w:rsidR="001337F6">
        <w:t>pl3</w:t>
      </w:r>
      <w:r w:rsidRPr="00A95D68">
        <w:t>).</w:t>
      </w:r>
    </w:p>
    <w:p w14:paraId="37ABEC1B" w14:textId="2F746AEC" w:rsidR="00BC7543" w:rsidRDefault="00BC7543" w:rsidP="00BC7543">
      <w:pPr>
        <w:spacing w:before="120" w:after="120"/>
      </w:pPr>
      <w:r w:rsidRPr="00A95D68">
        <w:t>Kainun kielen persoonasuffiksit oon kohta samat kaikissa tempuksissa ja moduksissa. Isompi ero</w:t>
      </w:r>
      <w:r>
        <w:t>i</w:t>
      </w:r>
      <w:r w:rsidRPr="00A95D68">
        <w:t>tus oon imperatiivin persoona</w:t>
      </w:r>
      <w:r>
        <w:t>suffiksit</w:t>
      </w:r>
      <w:r w:rsidRPr="00A95D68">
        <w:t xml:space="preserve">, mikkä </w:t>
      </w:r>
      <w:r>
        <w:t xml:space="preserve">oon kokonhansa </w:t>
      </w:r>
      <w:r w:rsidR="004161EB">
        <w:t>muut</w:t>
      </w:r>
      <w:r w:rsidRPr="00A95D68">
        <w:t xml:space="preserve"> ko indikatiivissa ja kondisunaalissa. </w:t>
      </w:r>
      <w:r>
        <w:t xml:space="preserve">Net otama eshiin, ko muutoinki </w:t>
      </w:r>
      <w:r w:rsidR="00E82C95">
        <w:t>käsittelemä</w:t>
      </w:r>
      <w:r>
        <w:t xml:space="preserve"> imperatiivii.</w:t>
      </w:r>
    </w:p>
    <w:p w14:paraId="598D9F06" w14:textId="77777777" w:rsidR="00BC7543" w:rsidRDefault="00BC7543" w:rsidP="00BC7543">
      <w:pPr>
        <w:pStyle w:val="Overskrift3"/>
      </w:pPr>
      <w:bookmarkStart w:id="1548" w:name="_Toc241129270"/>
      <w:bookmarkStart w:id="1549" w:name="_Toc311273858"/>
      <w:r>
        <w:t>Singulaarin ja pluraalin 1. ja 2. persoonan persoonasuffiksit</w:t>
      </w:r>
      <w:bookmarkEnd w:id="1548"/>
      <w:bookmarkEnd w:id="1549"/>
    </w:p>
    <w:p w14:paraId="291A9381" w14:textId="05927116" w:rsidR="00BC7543" w:rsidRDefault="00BC7543" w:rsidP="00BC7543">
      <w:pPr>
        <w:spacing w:before="120" w:after="120"/>
      </w:pPr>
      <w:r>
        <w:t xml:space="preserve">Singulaarin 1. ja 2. persoonan ja pluraalin 1. ja 2. persoonan </w:t>
      </w:r>
      <w:r w:rsidRPr="00993615">
        <w:t xml:space="preserve">persoonasuffiksit </w:t>
      </w:r>
      <w:r>
        <w:t>oon samat kaikissa indikatiivin ja kondisunaalin haamukategoriissa eikä niissä ole ero</w:t>
      </w:r>
      <w:r w:rsidR="00CE6CC5">
        <w:t>itusta eri varian</w:t>
      </w:r>
      <w:r>
        <w:t>ttii</w:t>
      </w:r>
      <w:r w:rsidR="00CE6CC5">
        <w:t>tte</w:t>
      </w:r>
      <w:r>
        <w:t>n välissä. Net oon:</w:t>
      </w:r>
    </w:p>
    <w:p w14:paraId="7B998C09" w14:textId="4BDB3FBD" w:rsidR="00BC7543" w:rsidRDefault="00BC7543" w:rsidP="008963D4">
      <w:pPr>
        <w:pStyle w:val="Punktliste"/>
      </w:pPr>
      <w:r>
        <w:t xml:space="preserve">Singulaarin 1. persoonassa </w:t>
      </w:r>
      <w:r>
        <w:rPr>
          <w:i/>
        </w:rPr>
        <w:t>n</w:t>
      </w:r>
      <w:r>
        <w:t xml:space="preserve">, </w:t>
      </w:r>
      <w:r w:rsidR="00E30C33">
        <w:t>niin ko</w:t>
      </w:r>
      <w:r>
        <w:t xml:space="preserve"> (1.inf. : ind.prees.</w:t>
      </w:r>
      <w:r w:rsidR="001337F6">
        <w:t>sg1</w:t>
      </w:r>
      <w:r>
        <w:t xml:space="preserve"> : ind.pret.</w:t>
      </w:r>
      <w:r w:rsidR="001337F6">
        <w:t>sg1</w:t>
      </w:r>
      <w:r>
        <w:t xml:space="preserve">) (1-tyyppi) </w:t>
      </w:r>
      <w:r>
        <w:rPr>
          <w:i/>
        </w:rPr>
        <w:t>saa</w:t>
      </w:r>
      <w:r w:rsidR="0098090B" w:rsidRPr="0098090B">
        <w:t>/</w:t>
      </w:r>
      <w:r>
        <w:rPr>
          <w:i/>
        </w:rPr>
        <w:t xml:space="preserve">đa </w:t>
      </w:r>
      <w:r w:rsidR="00BA1173" w:rsidRPr="00BA1173">
        <w:t>~</w:t>
      </w:r>
      <w:r>
        <w:rPr>
          <w:i/>
        </w:rPr>
        <w:t xml:space="preserve"> saa</w:t>
      </w:r>
      <w:r w:rsidR="0098090B" w:rsidRPr="0098090B">
        <w:t>/</w:t>
      </w:r>
      <w:r>
        <w:rPr>
          <w:i/>
        </w:rPr>
        <w:t xml:space="preserve">ha </w:t>
      </w:r>
      <w:r>
        <w:t xml:space="preserve">: </w:t>
      </w:r>
      <w:r>
        <w:rPr>
          <w:i/>
        </w:rPr>
        <w:t>saa</w:t>
      </w:r>
      <w:r w:rsidR="0098090B" w:rsidRPr="0098090B">
        <w:t>/</w:t>
      </w:r>
      <w:r>
        <w:rPr>
          <w:i/>
        </w:rPr>
        <w:t xml:space="preserve">n </w:t>
      </w:r>
      <w:r w:rsidRPr="0075485B">
        <w:t>:</w:t>
      </w:r>
      <w:r>
        <w:rPr>
          <w:i/>
        </w:rPr>
        <w:t xml:space="preserve"> </w:t>
      </w:r>
      <w:r w:rsidRPr="002D4D44">
        <w:rPr>
          <w:i/>
        </w:rPr>
        <w:t>sa</w:t>
      </w:r>
      <w:r w:rsidR="0098090B" w:rsidRPr="0098090B">
        <w:t>/</w:t>
      </w:r>
      <w:r w:rsidRPr="002D4D44">
        <w:rPr>
          <w:i/>
        </w:rPr>
        <w:t>i</w:t>
      </w:r>
      <w:r w:rsidR="0098090B" w:rsidRPr="0098090B">
        <w:t>/</w:t>
      </w:r>
      <w:r w:rsidRPr="002D4D44">
        <w:rPr>
          <w:i/>
        </w:rPr>
        <w:t>n</w:t>
      </w:r>
      <w:r w:rsidRPr="0075485B">
        <w:t>,</w:t>
      </w:r>
      <w:r>
        <w:rPr>
          <w:i/>
        </w:rPr>
        <w:t xml:space="preserve"> juo</w:t>
      </w:r>
      <w:r w:rsidR="0098090B" w:rsidRPr="0098090B">
        <w:t>/</w:t>
      </w:r>
      <w:r>
        <w:rPr>
          <w:i/>
        </w:rPr>
        <w:t xml:space="preserve">đa </w:t>
      </w:r>
      <w:r w:rsidR="00BA1173" w:rsidRPr="00BA1173">
        <w:t>~</w:t>
      </w:r>
      <w:r>
        <w:rPr>
          <w:i/>
        </w:rPr>
        <w:t xml:space="preserve"> juu</w:t>
      </w:r>
      <w:r w:rsidR="0098090B" w:rsidRPr="0098090B">
        <w:t>/</w:t>
      </w:r>
      <w:r>
        <w:rPr>
          <w:i/>
        </w:rPr>
        <w:t xml:space="preserve">a </w:t>
      </w:r>
      <w:r>
        <w:t xml:space="preserve">: </w:t>
      </w:r>
      <w:r>
        <w:rPr>
          <w:i/>
        </w:rPr>
        <w:t>juo</w:t>
      </w:r>
      <w:r w:rsidR="0098090B" w:rsidRPr="0098090B">
        <w:t>/</w:t>
      </w:r>
      <w:r>
        <w:rPr>
          <w:i/>
        </w:rPr>
        <w:t xml:space="preserve">n </w:t>
      </w:r>
      <w:r>
        <w:t xml:space="preserve">: </w:t>
      </w:r>
      <w:r>
        <w:rPr>
          <w:i/>
        </w:rPr>
        <w:t>jo</w:t>
      </w:r>
      <w:r w:rsidR="0098090B" w:rsidRPr="0098090B">
        <w:t>/</w:t>
      </w:r>
      <w:r>
        <w:rPr>
          <w:i/>
        </w:rPr>
        <w:t>i</w:t>
      </w:r>
      <w:r w:rsidR="0098090B" w:rsidRPr="0098090B">
        <w:t>/</w:t>
      </w:r>
      <w:r>
        <w:rPr>
          <w:i/>
        </w:rPr>
        <w:t>n</w:t>
      </w:r>
      <w:r w:rsidRPr="0075485B">
        <w:t>,</w:t>
      </w:r>
      <w:r>
        <w:rPr>
          <w:i/>
        </w:rPr>
        <w:t xml:space="preserve"> </w:t>
      </w:r>
      <w:r w:rsidRPr="0075485B">
        <w:t>(</w:t>
      </w:r>
      <w:r>
        <w:t xml:space="preserve">2-tyyppi) </w:t>
      </w:r>
      <w:r>
        <w:rPr>
          <w:i/>
        </w:rPr>
        <w:t>ant</w:t>
      </w:r>
      <w:r w:rsidRPr="0075485B">
        <w:t>(</w:t>
      </w:r>
      <w:r>
        <w:rPr>
          <w:i/>
        </w:rPr>
        <w:t>t</w:t>
      </w:r>
      <w:r w:rsidRPr="0075485B">
        <w:t>)</w:t>
      </w:r>
      <w:r>
        <w:rPr>
          <w:i/>
        </w:rPr>
        <w:t>aa</w:t>
      </w:r>
      <w:r w:rsidRPr="0075485B">
        <w:t>(</w:t>
      </w:r>
      <w:r>
        <w:rPr>
          <w:i/>
        </w:rPr>
        <w:t>t</w:t>
      </w:r>
      <w:r w:rsidRPr="0075485B">
        <w:t>)</w:t>
      </w:r>
      <w:r>
        <w:rPr>
          <w:i/>
        </w:rPr>
        <w:t xml:space="preserve"> </w:t>
      </w:r>
      <w:r>
        <w:t xml:space="preserve">: </w:t>
      </w:r>
      <w:r>
        <w:rPr>
          <w:i/>
        </w:rPr>
        <w:t>anna</w:t>
      </w:r>
      <w:r w:rsidR="0098090B" w:rsidRPr="0098090B">
        <w:t>/</w:t>
      </w:r>
      <w:r>
        <w:rPr>
          <w:i/>
        </w:rPr>
        <w:t xml:space="preserve">n </w:t>
      </w:r>
      <w:r w:rsidRPr="0075485B">
        <w:t>:</w:t>
      </w:r>
      <w:r>
        <w:rPr>
          <w:i/>
        </w:rPr>
        <w:t xml:space="preserve"> anno</w:t>
      </w:r>
      <w:r w:rsidR="0098090B" w:rsidRPr="0098090B">
        <w:t>/</w:t>
      </w:r>
      <w:r>
        <w:rPr>
          <w:i/>
        </w:rPr>
        <w:t>i</w:t>
      </w:r>
      <w:r w:rsidR="0098090B" w:rsidRPr="0098090B">
        <w:t>/</w:t>
      </w:r>
      <w:r>
        <w:rPr>
          <w:i/>
        </w:rPr>
        <w:t>n</w:t>
      </w:r>
      <w:r>
        <w:t xml:space="preserve">, </w:t>
      </w:r>
      <w:r>
        <w:rPr>
          <w:i/>
        </w:rPr>
        <w:t>lukke</w:t>
      </w:r>
      <w:r w:rsidR="0098090B" w:rsidRPr="0098090B">
        <w:t>/</w:t>
      </w:r>
      <w:r>
        <w:rPr>
          <w:i/>
        </w:rPr>
        <w:t xml:space="preserve">et </w:t>
      </w:r>
      <w:r w:rsidR="00BA1173" w:rsidRPr="00BA1173">
        <w:t>~</w:t>
      </w:r>
      <w:r>
        <w:rPr>
          <w:i/>
        </w:rPr>
        <w:t xml:space="preserve"> luke</w:t>
      </w:r>
      <w:r w:rsidR="0098090B" w:rsidRPr="0098090B">
        <w:t>/</w:t>
      </w:r>
      <w:r>
        <w:rPr>
          <w:i/>
        </w:rPr>
        <w:t>a</w:t>
      </w:r>
      <w:r w:rsidRPr="0075485B">
        <w:t>(</w:t>
      </w:r>
      <w:r>
        <w:rPr>
          <w:i/>
        </w:rPr>
        <w:t>t</w:t>
      </w:r>
      <w:r w:rsidRPr="0075485B">
        <w:t>)</w:t>
      </w:r>
      <w:r>
        <w:rPr>
          <w:i/>
        </w:rPr>
        <w:t xml:space="preserve"> </w:t>
      </w:r>
      <w:r w:rsidR="00BA1173" w:rsidRPr="00BA1173">
        <w:t>~</w:t>
      </w:r>
      <w:r>
        <w:rPr>
          <w:i/>
        </w:rPr>
        <w:t xml:space="preserve"> luki</w:t>
      </w:r>
      <w:r w:rsidR="0098090B" w:rsidRPr="0098090B">
        <w:t>/</w:t>
      </w:r>
      <w:r>
        <w:rPr>
          <w:i/>
        </w:rPr>
        <w:t xml:space="preserve">a </w:t>
      </w:r>
      <w:r>
        <w:t xml:space="preserve">: </w:t>
      </w:r>
      <w:r>
        <w:rPr>
          <w:i/>
        </w:rPr>
        <w:t>lu</w:t>
      </w:r>
      <w:r w:rsidRPr="0075485B">
        <w:t>(</w:t>
      </w:r>
      <w:r>
        <w:rPr>
          <w:i/>
        </w:rPr>
        <w:t>j</w:t>
      </w:r>
      <w:r w:rsidRPr="0075485B">
        <w:t>)</w:t>
      </w:r>
      <w:r>
        <w:rPr>
          <w:i/>
        </w:rPr>
        <w:t>e</w:t>
      </w:r>
      <w:r w:rsidR="0098090B" w:rsidRPr="0098090B">
        <w:t>/</w:t>
      </w:r>
      <w:r>
        <w:rPr>
          <w:i/>
        </w:rPr>
        <w:t xml:space="preserve">n </w:t>
      </w:r>
      <w:r w:rsidRPr="0075485B">
        <w:t>:</w:t>
      </w:r>
      <w:r>
        <w:rPr>
          <w:i/>
        </w:rPr>
        <w:t xml:space="preserve"> lu</w:t>
      </w:r>
      <w:r w:rsidRPr="0075485B">
        <w:t>(</w:t>
      </w:r>
      <w:r>
        <w:rPr>
          <w:i/>
        </w:rPr>
        <w:t>j</w:t>
      </w:r>
      <w:r w:rsidRPr="0075485B">
        <w:t>)</w:t>
      </w:r>
      <w:r w:rsidR="0098090B" w:rsidRPr="0098090B">
        <w:t>/</w:t>
      </w:r>
      <w:r>
        <w:rPr>
          <w:i/>
        </w:rPr>
        <w:t>i</w:t>
      </w:r>
      <w:r w:rsidR="0098090B" w:rsidRPr="0098090B">
        <w:t>/</w:t>
      </w:r>
      <w:r>
        <w:rPr>
          <w:i/>
        </w:rPr>
        <w:t>n</w:t>
      </w:r>
      <w:r>
        <w:t xml:space="preserve">, </w:t>
      </w:r>
      <w:r>
        <w:rPr>
          <w:i/>
        </w:rPr>
        <w:t>varasta</w:t>
      </w:r>
      <w:r w:rsidR="0098090B" w:rsidRPr="0098090B">
        <w:t>/</w:t>
      </w:r>
      <w:r>
        <w:rPr>
          <w:i/>
        </w:rPr>
        <w:t>a</w:t>
      </w:r>
      <w:r w:rsidRPr="0075485B">
        <w:t>(</w:t>
      </w:r>
      <w:r>
        <w:rPr>
          <w:i/>
        </w:rPr>
        <w:t>t</w:t>
      </w:r>
      <w:r w:rsidRPr="0075485B">
        <w:t>)</w:t>
      </w:r>
      <w:r>
        <w:rPr>
          <w:i/>
        </w:rPr>
        <w:t xml:space="preserve"> </w:t>
      </w:r>
      <w:r>
        <w:t xml:space="preserve">: </w:t>
      </w:r>
      <w:r>
        <w:rPr>
          <w:i/>
        </w:rPr>
        <w:t>varasta</w:t>
      </w:r>
      <w:r w:rsidR="0098090B" w:rsidRPr="0098090B">
        <w:t>/</w:t>
      </w:r>
      <w:r>
        <w:rPr>
          <w:i/>
        </w:rPr>
        <w:t xml:space="preserve">n </w:t>
      </w:r>
      <w:r w:rsidRPr="0075485B">
        <w:t>:</w:t>
      </w:r>
      <w:r>
        <w:rPr>
          <w:i/>
        </w:rPr>
        <w:t xml:space="preserve"> varast</w:t>
      </w:r>
      <w:r w:rsidR="0098090B" w:rsidRPr="0098090B">
        <w:t>/</w:t>
      </w:r>
      <w:r>
        <w:rPr>
          <w:i/>
        </w:rPr>
        <w:t>i</w:t>
      </w:r>
      <w:r w:rsidR="0098090B" w:rsidRPr="0098090B">
        <w:t>/</w:t>
      </w:r>
      <w:r>
        <w:rPr>
          <w:i/>
        </w:rPr>
        <w:t>n</w:t>
      </w:r>
      <w:r w:rsidRPr="0075485B">
        <w:t>,</w:t>
      </w:r>
      <w:r>
        <w:rPr>
          <w:i/>
        </w:rPr>
        <w:t xml:space="preserve"> </w:t>
      </w:r>
      <w:r>
        <w:t xml:space="preserve">(3-tyyppi) </w:t>
      </w:r>
      <w:r>
        <w:rPr>
          <w:i/>
        </w:rPr>
        <w:t>ol</w:t>
      </w:r>
      <w:r w:rsidR="0098090B" w:rsidRPr="0098090B">
        <w:t>/</w:t>
      </w:r>
      <w:r>
        <w:rPr>
          <w:i/>
        </w:rPr>
        <w:t xml:space="preserve">la </w:t>
      </w:r>
      <w:r>
        <w:t xml:space="preserve">: </w:t>
      </w:r>
      <w:r>
        <w:rPr>
          <w:i/>
        </w:rPr>
        <w:t>ole</w:t>
      </w:r>
      <w:r w:rsidR="0098090B" w:rsidRPr="0098090B">
        <w:t>/</w:t>
      </w:r>
      <w:r>
        <w:rPr>
          <w:i/>
        </w:rPr>
        <w:t xml:space="preserve">n </w:t>
      </w:r>
      <w:r w:rsidRPr="0075485B">
        <w:t>:</w:t>
      </w:r>
      <w:r>
        <w:rPr>
          <w:i/>
        </w:rPr>
        <w:t xml:space="preserve"> ol</w:t>
      </w:r>
      <w:r w:rsidR="0098090B" w:rsidRPr="0098090B">
        <w:t>/</w:t>
      </w:r>
      <w:r>
        <w:rPr>
          <w:i/>
        </w:rPr>
        <w:t>i</w:t>
      </w:r>
      <w:r w:rsidR="0098090B" w:rsidRPr="0098090B">
        <w:t>/</w:t>
      </w:r>
      <w:r>
        <w:rPr>
          <w:i/>
        </w:rPr>
        <w:t>n</w:t>
      </w:r>
      <w:r w:rsidRPr="0075485B">
        <w:t>,</w:t>
      </w:r>
      <w:r>
        <w:rPr>
          <w:i/>
        </w:rPr>
        <w:t xml:space="preserve"> men</w:t>
      </w:r>
      <w:r w:rsidR="0098090B" w:rsidRPr="0098090B">
        <w:t>/</w:t>
      </w:r>
      <w:r>
        <w:rPr>
          <w:i/>
        </w:rPr>
        <w:t xml:space="preserve">nä </w:t>
      </w:r>
      <w:r w:rsidRPr="0075485B">
        <w:t>:</w:t>
      </w:r>
      <w:r>
        <w:rPr>
          <w:i/>
        </w:rPr>
        <w:t xml:space="preserve"> mene</w:t>
      </w:r>
      <w:r w:rsidR="0098090B" w:rsidRPr="0098090B">
        <w:t>/</w:t>
      </w:r>
      <w:r>
        <w:rPr>
          <w:i/>
        </w:rPr>
        <w:t xml:space="preserve">n </w:t>
      </w:r>
      <w:r w:rsidRPr="0075485B">
        <w:t>:</w:t>
      </w:r>
      <w:r>
        <w:rPr>
          <w:i/>
        </w:rPr>
        <w:t xml:space="preserve"> men</w:t>
      </w:r>
      <w:r w:rsidR="0098090B" w:rsidRPr="0098090B">
        <w:t>/</w:t>
      </w:r>
      <w:r>
        <w:rPr>
          <w:i/>
        </w:rPr>
        <w:t>i</w:t>
      </w:r>
      <w:r w:rsidR="0098090B" w:rsidRPr="0098090B">
        <w:t>/</w:t>
      </w:r>
      <w:r>
        <w:rPr>
          <w:i/>
        </w:rPr>
        <w:t>n</w:t>
      </w:r>
      <w:r w:rsidRPr="0075485B">
        <w:t>,</w:t>
      </w:r>
      <w:r>
        <w:rPr>
          <w:i/>
        </w:rPr>
        <w:t xml:space="preserve"> ajatel</w:t>
      </w:r>
      <w:r w:rsidR="0098090B" w:rsidRPr="0098090B">
        <w:t>/</w:t>
      </w:r>
      <w:r>
        <w:rPr>
          <w:i/>
        </w:rPr>
        <w:t xml:space="preserve">la </w:t>
      </w:r>
      <w:r w:rsidRPr="0075485B">
        <w:t>:</w:t>
      </w:r>
      <w:r>
        <w:rPr>
          <w:i/>
        </w:rPr>
        <w:t xml:space="preserve"> ajattele</w:t>
      </w:r>
      <w:r w:rsidR="0098090B" w:rsidRPr="0098090B">
        <w:t>/</w:t>
      </w:r>
      <w:r>
        <w:rPr>
          <w:i/>
        </w:rPr>
        <w:t xml:space="preserve">n </w:t>
      </w:r>
      <w:r w:rsidRPr="0075485B">
        <w:t>:</w:t>
      </w:r>
      <w:r>
        <w:rPr>
          <w:i/>
        </w:rPr>
        <w:t xml:space="preserve"> ajattel</w:t>
      </w:r>
      <w:r w:rsidR="0098090B" w:rsidRPr="0098090B">
        <w:t>/</w:t>
      </w:r>
      <w:r>
        <w:rPr>
          <w:i/>
        </w:rPr>
        <w:t>i</w:t>
      </w:r>
      <w:r w:rsidR="0098090B" w:rsidRPr="0098090B">
        <w:t>/</w:t>
      </w:r>
      <w:r>
        <w:rPr>
          <w:i/>
        </w:rPr>
        <w:t>n</w:t>
      </w:r>
      <w:r w:rsidRPr="0075485B">
        <w:t>,</w:t>
      </w:r>
      <w:r>
        <w:rPr>
          <w:i/>
        </w:rPr>
        <w:t xml:space="preserve"> </w:t>
      </w:r>
      <w:r>
        <w:t xml:space="preserve">(4-tyyppi) </w:t>
      </w:r>
      <w:r>
        <w:rPr>
          <w:i/>
        </w:rPr>
        <w:t>piikaroi</w:t>
      </w:r>
      <w:r w:rsidR="0098090B" w:rsidRPr="0098090B">
        <w:t>/</w:t>
      </w:r>
      <w:r>
        <w:rPr>
          <w:i/>
        </w:rPr>
        <w:t xml:space="preserve">ta </w:t>
      </w:r>
      <w:r>
        <w:t xml:space="preserve">: </w:t>
      </w:r>
      <w:r>
        <w:rPr>
          <w:i/>
        </w:rPr>
        <w:t>piikaroitte</w:t>
      </w:r>
      <w:r w:rsidR="0098090B" w:rsidRPr="0098090B">
        <w:t>/</w:t>
      </w:r>
      <w:r>
        <w:rPr>
          <w:i/>
        </w:rPr>
        <w:t>n</w:t>
      </w:r>
      <w:r>
        <w:t xml:space="preserve"> : </w:t>
      </w:r>
      <w:r>
        <w:rPr>
          <w:i/>
        </w:rPr>
        <w:t>piikaroitt</w:t>
      </w:r>
      <w:r w:rsidR="0098090B" w:rsidRPr="0098090B">
        <w:t>/</w:t>
      </w:r>
      <w:r>
        <w:rPr>
          <w:i/>
        </w:rPr>
        <w:t>i</w:t>
      </w:r>
      <w:r w:rsidR="0098090B" w:rsidRPr="0098090B">
        <w:t>/</w:t>
      </w:r>
      <w:r>
        <w:rPr>
          <w:i/>
        </w:rPr>
        <w:t>n</w:t>
      </w:r>
      <w:r w:rsidRPr="0075485B">
        <w:t>,</w:t>
      </w:r>
      <w:r>
        <w:rPr>
          <w:i/>
        </w:rPr>
        <w:t xml:space="preserve"> hih</w:t>
      </w:r>
      <w:r w:rsidRPr="0075485B">
        <w:t>(</w:t>
      </w:r>
      <w:r>
        <w:rPr>
          <w:i/>
        </w:rPr>
        <w:t>đ</w:t>
      </w:r>
      <w:r w:rsidRPr="0075485B">
        <w:t>)</w:t>
      </w:r>
      <w:r w:rsidR="0098090B" w:rsidRPr="0098090B">
        <w:t>/</w:t>
      </w:r>
      <w:r>
        <w:rPr>
          <w:i/>
        </w:rPr>
        <w:t xml:space="preserve">ta </w:t>
      </w:r>
      <w:r>
        <w:t xml:space="preserve">: </w:t>
      </w:r>
      <w:r>
        <w:rPr>
          <w:i/>
        </w:rPr>
        <w:t>hihtaa</w:t>
      </w:r>
      <w:r w:rsidR="0098090B" w:rsidRPr="0098090B">
        <w:t>/</w:t>
      </w:r>
      <w:r>
        <w:rPr>
          <w:i/>
        </w:rPr>
        <w:t xml:space="preserve">n </w:t>
      </w:r>
      <w:r w:rsidRPr="0075485B">
        <w:t>:</w:t>
      </w:r>
      <w:r>
        <w:rPr>
          <w:i/>
        </w:rPr>
        <w:t xml:space="preserve"> hihta</w:t>
      </w:r>
      <w:r w:rsidR="0098090B" w:rsidRPr="0098090B">
        <w:t>/</w:t>
      </w:r>
      <w:r>
        <w:rPr>
          <w:i/>
        </w:rPr>
        <w:t>si</w:t>
      </w:r>
      <w:r w:rsidR="0098090B" w:rsidRPr="0098090B">
        <w:t>/</w:t>
      </w:r>
      <w:r>
        <w:rPr>
          <w:i/>
        </w:rPr>
        <w:t>n</w:t>
      </w:r>
      <w:r w:rsidR="001B127A" w:rsidRPr="001B127A">
        <w:t>.</w:t>
      </w:r>
    </w:p>
    <w:p w14:paraId="4C9E1CBF" w14:textId="24E6E4B7" w:rsidR="00BC7543" w:rsidRDefault="00BC7543" w:rsidP="008963D4">
      <w:pPr>
        <w:pStyle w:val="Punktliste"/>
      </w:pPr>
      <w:r>
        <w:t xml:space="preserve">Singulaarin 2. persoonassa </w:t>
      </w:r>
      <w:r>
        <w:rPr>
          <w:i/>
        </w:rPr>
        <w:t>t</w:t>
      </w:r>
      <w:r>
        <w:t xml:space="preserve">, </w:t>
      </w:r>
      <w:r w:rsidR="00E30C33">
        <w:t>niin ko</w:t>
      </w:r>
      <w:r>
        <w:t xml:space="preserve"> (1.inf. : ind.prees.</w:t>
      </w:r>
      <w:r w:rsidR="001337F6">
        <w:t>sg2</w:t>
      </w:r>
      <w:r>
        <w:t xml:space="preserve"> : ind.pret.</w:t>
      </w:r>
      <w:r w:rsidR="001337F6">
        <w:t>sg2</w:t>
      </w:r>
      <w:r>
        <w:t xml:space="preserve">) (1-tyyppi) </w:t>
      </w:r>
      <w:r>
        <w:rPr>
          <w:i/>
        </w:rPr>
        <w:t>saa</w:t>
      </w:r>
      <w:r w:rsidR="0098090B" w:rsidRPr="0098090B">
        <w:t>/</w:t>
      </w:r>
      <w:r>
        <w:rPr>
          <w:i/>
        </w:rPr>
        <w:t xml:space="preserve">đa </w:t>
      </w:r>
      <w:r w:rsidR="00BA1173" w:rsidRPr="00BA1173">
        <w:t>~</w:t>
      </w:r>
      <w:r>
        <w:rPr>
          <w:i/>
        </w:rPr>
        <w:t xml:space="preserve"> saa</w:t>
      </w:r>
      <w:r w:rsidR="0098090B" w:rsidRPr="0098090B">
        <w:t>/</w:t>
      </w:r>
      <w:r>
        <w:rPr>
          <w:i/>
        </w:rPr>
        <w:t xml:space="preserve">ha </w:t>
      </w:r>
      <w:r>
        <w:t xml:space="preserve">: </w:t>
      </w:r>
      <w:r>
        <w:rPr>
          <w:i/>
        </w:rPr>
        <w:t>saa</w:t>
      </w:r>
      <w:r w:rsidR="0098090B" w:rsidRPr="0098090B">
        <w:t>/</w:t>
      </w:r>
      <w:r>
        <w:rPr>
          <w:i/>
        </w:rPr>
        <w:t xml:space="preserve">t </w:t>
      </w:r>
      <w:r w:rsidRPr="0075485B">
        <w:t>:</w:t>
      </w:r>
      <w:r>
        <w:rPr>
          <w:i/>
        </w:rPr>
        <w:t xml:space="preserve"> </w:t>
      </w:r>
      <w:r w:rsidRPr="002D4D44">
        <w:rPr>
          <w:i/>
        </w:rPr>
        <w:t>sa</w:t>
      </w:r>
      <w:r w:rsidR="0098090B" w:rsidRPr="0098090B">
        <w:t>/</w:t>
      </w:r>
      <w:r w:rsidRPr="002D4D44">
        <w:rPr>
          <w:i/>
        </w:rPr>
        <w:t>i</w:t>
      </w:r>
      <w:r w:rsidR="0098090B" w:rsidRPr="0098090B">
        <w:t>/</w:t>
      </w:r>
      <w:r>
        <w:rPr>
          <w:i/>
        </w:rPr>
        <w:t>t</w:t>
      </w:r>
      <w:r w:rsidRPr="0075485B">
        <w:t>,</w:t>
      </w:r>
      <w:r>
        <w:rPr>
          <w:i/>
        </w:rPr>
        <w:t xml:space="preserve"> juo</w:t>
      </w:r>
      <w:r w:rsidR="0098090B" w:rsidRPr="0098090B">
        <w:t>/</w:t>
      </w:r>
      <w:r>
        <w:rPr>
          <w:i/>
        </w:rPr>
        <w:t xml:space="preserve">đa </w:t>
      </w:r>
      <w:r w:rsidR="00BA1173" w:rsidRPr="00BA1173">
        <w:t>~</w:t>
      </w:r>
      <w:r>
        <w:rPr>
          <w:i/>
        </w:rPr>
        <w:t xml:space="preserve"> juu</w:t>
      </w:r>
      <w:r w:rsidR="0098090B" w:rsidRPr="0098090B">
        <w:t>/</w:t>
      </w:r>
      <w:r>
        <w:rPr>
          <w:i/>
        </w:rPr>
        <w:t xml:space="preserve">a </w:t>
      </w:r>
      <w:r>
        <w:t xml:space="preserve">: </w:t>
      </w:r>
      <w:r>
        <w:rPr>
          <w:i/>
        </w:rPr>
        <w:t>juo</w:t>
      </w:r>
      <w:r w:rsidR="0098090B" w:rsidRPr="0098090B">
        <w:t>/</w:t>
      </w:r>
      <w:r>
        <w:rPr>
          <w:i/>
        </w:rPr>
        <w:t xml:space="preserve">t </w:t>
      </w:r>
      <w:r>
        <w:t xml:space="preserve">: </w:t>
      </w:r>
      <w:r>
        <w:rPr>
          <w:i/>
        </w:rPr>
        <w:t>jo</w:t>
      </w:r>
      <w:r w:rsidR="0098090B" w:rsidRPr="0098090B">
        <w:t>/</w:t>
      </w:r>
      <w:r>
        <w:rPr>
          <w:i/>
        </w:rPr>
        <w:t>i</w:t>
      </w:r>
      <w:r w:rsidR="0098090B" w:rsidRPr="0098090B">
        <w:t>/</w:t>
      </w:r>
      <w:r>
        <w:rPr>
          <w:i/>
        </w:rPr>
        <w:t>t</w:t>
      </w:r>
      <w:r w:rsidRPr="0075485B">
        <w:t>,</w:t>
      </w:r>
      <w:r>
        <w:rPr>
          <w:i/>
        </w:rPr>
        <w:t xml:space="preserve"> </w:t>
      </w:r>
      <w:r w:rsidRPr="0075485B">
        <w:t>(</w:t>
      </w:r>
      <w:r>
        <w:t xml:space="preserve">2-tyyppi) </w:t>
      </w:r>
      <w:r>
        <w:rPr>
          <w:i/>
        </w:rPr>
        <w:t>ant</w:t>
      </w:r>
      <w:r w:rsidRPr="0075485B">
        <w:t>(</w:t>
      </w:r>
      <w:r>
        <w:rPr>
          <w:i/>
        </w:rPr>
        <w:t>t</w:t>
      </w:r>
      <w:r w:rsidRPr="0075485B">
        <w:t>)</w:t>
      </w:r>
      <w:r>
        <w:rPr>
          <w:i/>
        </w:rPr>
        <w:t>aa</w:t>
      </w:r>
      <w:r w:rsidRPr="0075485B">
        <w:t>(</w:t>
      </w:r>
      <w:r>
        <w:rPr>
          <w:i/>
        </w:rPr>
        <w:t>t</w:t>
      </w:r>
      <w:r w:rsidRPr="0075485B">
        <w:t>)</w:t>
      </w:r>
      <w:r>
        <w:rPr>
          <w:i/>
        </w:rPr>
        <w:t xml:space="preserve"> </w:t>
      </w:r>
      <w:r>
        <w:t xml:space="preserve">: </w:t>
      </w:r>
      <w:r>
        <w:rPr>
          <w:i/>
        </w:rPr>
        <w:t>anna</w:t>
      </w:r>
      <w:r w:rsidR="0098090B" w:rsidRPr="0098090B">
        <w:t>/</w:t>
      </w:r>
      <w:r>
        <w:rPr>
          <w:i/>
        </w:rPr>
        <w:t xml:space="preserve">t </w:t>
      </w:r>
      <w:r w:rsidRPr="0075485B">
        <w:t>:</w:t>
      </w:r>
      <w:r>
        <w:rPr>
          <w:i/>
        </w:rPr>
        <w:t xml:space="preserve"> anno</w:t>
      </w:r>
      <w:r w:rsidR="0098090B" w:rsidRPr="0098090B">
        <w:t>/</w:t>
      </w:r>
      <w:r>
        <w:rPr>
          <w:i/>
        </w:rPr>
        <w:t>i</w:t>
      </w:r>
      <w:r w:rsidR="0098090B" w:rsidRPr="0098090B">
        <w:t>/</w:t>
      </w:r>
      <w:r>
        <w:rPr>
          <w:i/>
        </w:rPr>
        <w:t>t</w:t>
      </w:r>
      <w:r>
        <w:t xml:space="preserve">, </w:t>
      </w:r>
      <w:r>
        <w:rPr>
          <w:i/>
        </w:rPr>
        <w:t>lukke</w:t>
      </w:r>
      <w:r w:rsidR="0098090B" w:rsidRPr="0098090B">
        <w:t>/</w:t>
      </w:r>
      <w:r>
        <w:rPr>
          <w:i/>
        </w:rPr>
        <w:t xml:space="preserve">et </w:t>
      </w:r>
      <w:r w:rsidR="00BA1173" w:rsidRPr="00BA1173">
        <w:t>~</w:t>
      </w:r>
      <w:r>
        <w:rPr>
          <w:i/>
        </w:rPr>
        <w:t xml:space="preserve"> luke</w:t>
      </w:r>
      <w:r w:rsidR="0098090B" w:rsidRPr="0098090B">
        <w:t>/</w:t>
      </w:r>
      <w:r>
        <w:rPr>
          <w:i/>
        </w:rPr>
        <w:t>a</w:t>
      </w:r>
      <w:r w:rsidRPr="0075485B">
        <w:t>(</w:t>
      </w:r>
      <w:r>
        <w:rPr>
          <w:i/>
        </w:rPr>
        <w:t>t</w:t>
      </w:r>
      <w:r w:rsidRPr="0075485B">
        <w:t>)</w:t>
      </w:r>
      <w:r>
        <w:rPr>
          <w:i/>
        </w:rPr>
        <w:t xml:space="preserve"> </w:t>
      </w:r>
      <w:r w:rsidR="00BA1173" w:rsidRPr="00BA1173">
        <w:t>~</w:t>
      </w:r>
      <w:r>
        <w:rPr>
          <w:i/>
        </w:rPr>
        <w:t xml:space="preserve"> luki</w:t>
      </w:r>
      <w:r w:rsidR="0098090B" w:rsidRPr="0098090B">
        <w:t>/</w:t>
      </w:r>
      <w:r>
        <w:rPr>
          <w:i/>
        </w:rPr>
        <w:t xml:space="preserve">a </w:t>
      </w:r>
      <w:r>
        <w:t xml:space="preserve">: </w:t>
      </w:r>
      <w:r>
        <w:rPr>
          <w:i/>
        </w:rPr>
        <w:t>lu</w:t>
      </w:r>
      <w:r w:rsidRPr="0075485B">
        <w:t>(</w:t>
      </w:r>
      <w:r>
        <w:rPr>
          <w:i/>
        </w:rPr>
        <w:t>j</w:t>
      </w:r>
      <w:r w:rsidRPr="0075485B">
        <w:t>)</w:t>
      </w:r>
      <w:r>
        <w:rPr>
          <w:i/>
        </w:rPr>
        <w:t>e</w:t>
      </w:r>
      <w:r w:rsidR="0098090B" w:rsidRPr="0098090B">
        <w:t>/</w:t>
      </w:r>
      <w:r>
        <w:rPr>
          <w:i/>
        </w:rPr>
        <w:t xml:space="preserve">t </w:t>
      </w:r>
      <w:r w:rsidRPr="0075485B">
        <w:t>:</w:t>
      </w:r>
      <w:r>
        <w:rPr>
          <w:i/>
        </w:rPr>
        <w:t xml:space="preserve"> lu</w:t>
      </w:r>
      <w:r w:rsidRPr="0075485B">
        <w:t>(</w:t>
      </w:r>
      <w:r>
        <w:rPr>
          <w:i/>
        </w:rPr>
        <w:t>j</w:t>
      </w:r>
      <w:r w:rsidRPr="0075485B">
        <w:t>)</w:t>
      </w:r>
      <w:r w:rsidR="0098090B" w:rsidRPr="0098090B">
        <w:t>/</w:t>
      </w:r>
      <w:r>
        <w:rPr>
          <w:i/>
        </w:rPr>
        <w:t>i</w:t>
      </w:r>
      <w:r w:rsidR="0098090B" w:rsidRPr="0098090B">
        <w:t>/</w:t>
      </w:r>
      <w:r>
        <w:rPr>
          <w:i/>
        </w:rPr>
        <w:t>t</w:t>
      </w:r>
      <w:r>
        <w:t xml:space="preserve">, </w:t>
      </w:r>
      <w:r>
        <w:rPr>
          <w:i/>
        </w:rPr>
        <w:t>varasta</w:t>
      </w:r>
      <w:r w:rsidR="0098090B" w:rsidRPr="0098090B">
        <w:t>/</w:t>
      </w:r>
      <w:r>
        <w:rPr>
          <w:i/>
        </w:rPr>
        <w:t>a</w:t>
      </w:r>
      <w:r w:rsidRPr="0075485B">
        <w:t>(</w:t>
      </w:r>
      <w:r>
        <w:rPr>
          <w:i/>
        </w:rPr>
        <w:t>t</w:t>
      </w:r>
      <w:r w:rsidRPr="0075485B">
        <w:t>)</w:t>
      </w:r>
      <w:r>
        <w:rPr>
          <w:i/>
        </w:rPr>
        <w:t xml:space="preserve"> </w:t>
      </w:r>
      <w:r>
        <w:t xml:space="preserve">: </w:t>
      </w:r>
      <w:r>
        <w:rPr>
          <w:i/>
        </w:rPr>
        <w:t>varasta</w:t>
      </w:r>
      <w:r w:rsidR="0098090B" w:rsidRPr="0098090B">
        <w:t>/</w:t>
      </w:r>
      <w:r>
        <w:rPr>
          <w:i/>
        </w:rPr>
        <w:t xml:space="preserve">t </w:t>
      </w:r>
      <w:r w:rsidRPr="0075485B">
        <w:t>:</w:t>
      </w:r>
      <w:r>
        <w:rPr>
          <w:i/>
        </w:rPr>
        <w:t xml:space="preserve"> varast</w:t>
      </w:r>
      <w:r w:rsidR="0098090B" w:rsidRPr="0098090B">
        <w:t>/</w:t>
      </w:r>
      <w:r>
        <w:rPr>
          <w:i/>
        </w:rPr>
        <w:t>i</w:t>
      </w:r>
      <w:r w:rsidR="0098090B" w:rsidRPr="0098090B">
        <w:t>/</w:t>
      </w:r>
      <w:r>
        <w:rPr>
          <w:i/>
        </w:rPr>
        <w:t>t</w:t>
      </w:r>
      <w:r w:rsidRPr="0075485B">
        <w:t>,</w:t>
      </w:r>
      <w:r>
        <w:rPr>
          <w:i/>
        </w:rPr>
        <w:t xml:space="preserve"> </w:t>
      </w:r>
      <w:r>
        <w:t xml:space="preserve">(3-tyyppi) </w:t>
      </w:r>
      <w:r>
        <w:rPr>
          <w:i/>
        </w:rPr>
        <w:t>ol</w:t>
      </w:r>
      <w:r w:rsidR="0098090B" w:rsidRPr="0098090B">
        <w:t>/</w:t>
      </w:r>
      <w:r>
        <w:rPr>
          <w:i/>
        </w:rPr>
        <w:t xml:space="preserve">la </w:t>
      </w:r>
      <w:r>
        <w:t xml:space="preserve">: </w:t>
      </w:r>
      <w:r>
        <w:rPr>
          <w:i/>
        </w:rPr>
        <w:t>ole</w:t>
      </w:r>
      <w:r w:rsidR="0098090B" w:rsidRPr="0098090B">
        <w:t>/</w:t>
      </w:r>
      <w:r>
        <w:rPr>
          <w:i/>
        </w:rPr>
        <w:t xml:space="preserve">t </w:t>
      </w:r>
      <w:r w:rsidRPr="0075485B">
        <w:t>:</w:t>
      </w:r>
      <w:r>
        <w:rPr>
          <w:i/>
        </w:rPr>
        <w:t xml:space="preserve"> ol</w:t>
      </w:r>
      <w:r w:rsidR="0098090B" w:rsidRPr="0098090B">
        <w:t>/</w:t>
      </w:r>
      <w:r>
        <w:rPr>
          <w:i/>
        </w:rPr>
        <w:t>i</w:t>
      </w:r>
      <w:r w:rsidR="0098090B" w:rsidRPr="0098090B">
        <w:t>/</w:t>
      </w:r>
      <w:r>
        <w:rPr>
          <w:i/>
        </w:rPr>
        <w:t>t</w:t>
      </w:r>
      <w:r w:rsidRPr="0075485B">
        <w:t>,</w:t>
      </w:r>
      <w:r>
        <w:rPr>
          <w:i/>
        </w:rPr>
        <w:t xml:space="preserve"> men</w:t>
      </w:r>
      <w:r w:rsidR="0098090B" w:rsidRPr="0098090B">
        <w:t>/</w:t>
      </w:r>
      <w:r>
        <w:rPr>
          <w:i/>
        </w:rPr>
        <w:t xml:space="preserve">nä </w:t>
      </w:r>
      <w:r w:rsidRPr="0075485B">
        <w:t>:</w:t>
      </w:r>
      <w:r>
        <w:rPr>
          <w:i/>
        </w:rPr>
        <w:t xml:space="preserve"> mene</w:t>
      </w:r>
      <w:r w:rsidR="0098090B" w:rsidRPr="0098090B">
        <w:t>/</w:t>
      </w:r>
      <w:r>
        <w:rPr>
          <w:i/>
        </w:rPr>
        <w:t xml:space="preserve">t </w:t>
      </w:r>
      <w:r w:rsidRPr="0075485B">
        <w:t>:</w:t>
      </w:r>
      <w:r>
        <w:rPr>
          <w:i/>
        </w:rPr>
        <w:t xml:space="preserve"> men</w:t>
      </w:r>
      <w:r w:rsidR="0098090B" w:rsidRPr="0098090B">
        <w:t>/</w:t>
      </w:r>
      <w:r>
        <w:rPr>
          <w:i/>
        </w:rPr>
        <w:t>i</w:t>
      </w:r>
      <w:r w:rsidR="0098090B" w:rsidRPr="0098090B">
        <w:t>/</w:t>
      </w:r>
      <w:r>
        <w:rPr>
          <w:i/>
        </w:rPr>
        <w:t>t</w:t>
      </w:r>
      <w:r w:rsidRPr="0075485B">
        <w:t>,</w:t>
      </w:r>
      <w:r>
        <w:rPr>
          <w:i/>
        </w:rPr>
        <w:t xml:space="preserve"> ajatel</w:t>
      </w:r>
      <w:r w:rsidR="0098090B" w:rsidRPr="0098090B">
        <w:t>/</w:t>
      </w:r>
      <w:r>
        <w:rPr>
          <w:i/>
        </w:rPr>
        <w:t xml:space="preserve">la </w:t>
      </w:r>
      <w:r w:rsidRPr="0075485B">
        <w:t>:</w:t>
      </w:r>
      <w:r>
        <w:rPr>
          <w:i/>
        </w:rPr>
        <w:t xml:space="preserve"> ajattele</w:t>
      </w:r>
      <w:r w:rsidR="0098090B" w:rsidRPr="0098090B">
        <w:t>/</w:t>
      </w:r>
      <w:r>
        <w:rPr>
          <w:i/>
        </w:rPr>
        <w:t xml:space="preserve">t </w:t>
      </w:r>
      <w:r w:rsidRPr="0075485B">
        <w:t>:</w:t>
      </w:r>
      <w:r>
        <w:rPr>
          <w:i/>
        </w:rPr>
        <w:t xml:space="preserve"> ajattel</w:t>
      </w:r>
      <w:r w:rsidR="0098090B" w:rsidRPr="0098090B">
        <w:t>/</w:t>
      </w:r>
      <w:r>
        <w:rPr>
          <w:i/>
        </w:rPr>
        <w:t>i</w:t>
      </w:r>
      <w:r w:rsidR="0098090B" w:rsidRPr="0098090B">
        <w:t>/</w:t>
      </w:r>
      <w:r>
        <w:rPr>
          <w:i/>
        </w:rPr>
        <w:t>t</w:t>
      </w:r>
      <w:r w:rsidRPr="0075485B">
        <w:t>,</w:t>
      </w:r>
      <w:r>
        <w:rPr>
          <w:i/>
        </w:rPr>
        <w:t xml:space="preserve"> </w:t>
      </w:r>
      <w:r>
        <w:t xml:space="preserve">(4-tyyppi) </w:t>
      </w:r>
      <w:r>
        <w:rPr>
          <w:i/>
        </w:rPr>
        <w:t>piikaroi</w:t>
      </w:r>
      <w:r w:rsidR="0098090B" w:rsidRPr="0098090B">
        <w:t>/</w:t>
      </w:r>
      <w:r>
        <w:rPr>
          <w:i/>
        </w:rPr>
        <w:t xml:space="preserve">ta </w:t>
      </w:r>
      <w:r>
        <w:t xml:space="preserve">: </w:t>
      </w:r>
      <w:r>
        <w:rPr>
          <w:i/>
        </w:rPr>
        <w:t>piikaroitte</w:t>
      </w:r>
      <w:r w:rsidR="0098090B" w:rsidRPr="0098090B">
        <w:t>/</w:t>
      </w:r>
      <w:r>
        <w:rPr>
          <w:i/>
        </w:rPr>
        <w:t>t</w:t>
      </w:r>
      <w:r>
        <w:t xml:space="preserve"> : </w:t>
      </w:r>
      <w:r>
        <w:rPr>
          <w:i/>
        </w:rPr>
        <w:t>piikaroitt</w:t>
      </w:r>
      <w:r w:rsidR="0098090B" w:rsidRPr="0098090B">
        <w:t>/</w:t>
      </w:r>
      <w:r>
        <w:rPr>
          <w:i/>
        </w:rPr>
        <w:t>i</w:t>
      </w:r>
      <w:r w:rsidR="0098090B" w:rsidRPr="0098090B">
        <w:t>/</w:t>
      </w:r>
      <w:r>
        <w:rPr>
          <w:i/>
        </w:rPr>
        <w:t>t</w:t>
      </w:r>
      <w:r w:rsidRPr="0075485B">
        <w:t>,</w:t>
      </w:r>
      <w:r>
        <w:rPr>
          <w:i/>
        </w:rPr>
        <w:t xml:space="preserve"> hih</w:t>
      </w:r>
      <w:r w:rsidRPr="0075485B">
        <w:t>(</w:t>
      </w:r>
      <w:r>
        <w:rPr>
          <w:i/>
        </w:rPr>
        <w:t>đ</w:t>
      </w:r>
      <w:r w:rsidRPr="0075485B">
        <w:t>)</w:t>
      </w:r>
      <w:r w:rsidR="0098090B" w:rsidRPr="0098090B">
        <w:t>/</w:t>
      </w:r>
      <w:r>
        <w:rPr>
          <w:i/>
        </w:rPr>
        <w:t xml:space="preserve">ta </w:t>
      </w:r>
      <w:r>
        <w:t xml:space="preserve">: </w:t>
      </w:r>
      <w:r>
        <w:rPr>
          <w:i/>
        </w:rPr>
        <w:t>hihtaa</w:t>
      </w:r>
      <w:r w:rsidR="0098090B" w:rsidRPr="0098090B">
        <w:t>/</w:t>
      </w:r>
      <w:r>
        <w:rPr>
          <w:i/>
        </w:rPr>
        <w:t xml:space="preserve">t </w:t>
      </w:r>
      <w:r w:rsidRPr="0075485B">
        <w:t>:</w:t>
      </w:r>
      <w:r>
        <w:rPr>
          <w:i/>
        </w:rPr>
        <w:t xml:space="preserve"> hihta</w:t>
      </w:r>
      <w:r w:rsidR="0098090B" w:rsidRPr="0098090B">
        <w:t>/</w:t>
      </w:r>
      <w:r>
        <w:rPr>
          <w:i/>
        </w:rPr>
        <w:t>si</w:t>
      </w:r>
      <w:r w:rsidR="0098090B" w:rsidRPr="0098090B">
        <w:t>/</w:t>
      </w:r>
      <w:r>
        <w:rPr>
          <w:i/>
        </w:rPr>
        <w:t>t</w:t>
      </w:r>
      <w:r w:rsidR="001B127A" w:rsidRPr="001B127A">
        <w:t>.</w:t>
      </w:r>
    </w:p>
    <w:p w14:paraId="68C19F61" w14:textId="44AA141E" w:rsidR="00BC7543" w:rsidRDefault="00BC7543" w:rsidP="008963D4">
      <w:pPr>
        <w:pStyle w:val="Punktliste"/>
      </w:pPr>
      <w:r>
        <w:t xml:space="preserve">Pluraalin 1. persoona </w:t>
      </w:r>
      <w:r w:rsidR="001B127A" w:rsidRPr="001B127A">
        <w:t>(</w:t>
      </w:r>
      <w:r w:rsidRPr="008963D4">
        <w:rPr>
          <w:i/>
        </w:rPr>
        <w:t>m</w:t>
      </w:r>
      <w:r w:rsidR="001B127A" w:rsidRPr="001B127A">
        <w:t>)</w:t>
      </w:r>
      <w:r w:rsidRPr="008963D4">
        <w:rPr>
          <w:i/>
        </w:rPr>
        <w:t>mA</w:t>
      </w:r>
      <w:r>
        <w:t xml:space="preserve">, </w:t>
      </w:r>
      <w:r w:rsidR="00E30C33">
        <w:t>niin ko</w:t>
      </w:r>
      <w:r>
        <w:t xml:space="preserve"> (1.inf. : ind.prees.</w:t>
      </w:r>
      <w:r w:rsidR="001337F6">
        <w:t>pl1</w:t>
      </w:r>
      <w:r>
        <w:t xml:space="preserve"> : ind.pret.</w:t>
      </w:r>
      <w:r w:rsidR="001337F6">
        <w:t>pl1</w:t>
      </w:r>
      <w:r>
        <w:t xml:space="preserve">) (1-tyyppi) </w:t>
      </w:r>
      <w:r w:rsidRPr="00575FEE">
        <w:rPr>
          <w:i/>
        </w:rPr>
        <w:t>saa</w:t>
      </w:r>
      <w:r w:rsidR="0098090B" w:rsidRPr="0098090B">
        <w:t>/</w:t>
      </w:r>
      <w:r w:rsidRPr="00575FEE">
        <w:rPr>
          <w:i/>
        </w:rPr>
        <w:t xml:space="preserve">đa </w:t>
      </w:r>
      <w:r w:rsidR="00BA1173" w:rsidRPr="00BA1173">
        <w:t>~</w:t>
      </w:r>
      <w:r w:rsidRPr="00575FEE">
        <w:rPr>
          <w:i/>
        </w:rPr>
        <w:t xml:space="preserve"> saa</w:t>
      </w:r>
      <w:r w:rsidR="0098090B" w:rsidRPr="0098090B">
        <w:t>/</w:t>
      </w:r>
      <w:r w:rsidRPr="00575FEE">
        <w:rPr>
          <w:i/>
        </w:rPr>
        <w:t xml:space="preserve">ha </w:t>
      </w:r>
      <w:r w:rsidR="001B127A" w:rsidRPr="001B127A">
        <w:t>:</w:t>
      </w:r>
      <w:r w:rsidRPr="00575FEE">
        <w:rPr>
          <w:i/>
        </w:rPr>
        <w:t xml:space="preserve"> saa</w:t>
      </w:r>
      <w:r w:rsidR="0098090B" w:rsidRPr="0098090B">
        <w:t>/</w:t>
      </w:r>
      <w:r w:rsidRPr="00575FEE">
        <w:rPr>
          <w:i/>
        </w:rPr>
        <w:t xml:space="preserve">ma </w:t>
      </w:r>
      <w:r w:rsidR="001B127A" w:rsidRPr="001B127A">
        <w:t>:</w:t>
      </w:r>
      <w:r w:rsidRPr="00575FEE">
        <w:rPr>
          <w:i/>
        </w:rPr>
        <w:t xml:space="preserve"> sa</w:t>
      </w:r>
      <w:r w:rsidR="0098090B" w:rsidRPr="0098090B">
        <w:t>/</w:t>
      </w:r>
      <w:r w:rsidRPr="00575FEE">
        <w:rPr>
          <w:i/>
        </w:rPr>
        <w:t>i</w:t>
      </w:r>
      <w:r w:rsidR="0098090B" w:rsidRPr="0098090B">
        <w:t>/</w:t>
      </w:r>
      <w:r w:rsidRPr="00575FEE">
        <w:rPr>
          <w:i/>
        </w:rPr>
        <w:t>ma</w:t>
      </w:r>
      <w:r w:rsidR="001B127A" w:rsidRPr="001B127A">
        <w:t>,</w:t>
      </w:r>
      <w:r w:rsidRPr="00575FEE">
        <w:rPr>
          <w:i/>
        </w:rPr>
        <w:t xml:space="preserve"> juo</w:t>
      </w:r>
      <w:r w:rsidR="0098090B" w:rsidRPr="0098090B">
        <w:t>/</w:t>
      </w:r>
      <w:r w:rsidRPr="00575FEE">
        <w:rPr>
          <w:i/>
        </w:rPr>
        <w:t xml:space="preserve">đa </w:t>
      </w:r>
      <w:r w:rsidR="00BA1173" w:rsidRPr="00BA1173">
        <w:t>~</w:t>
      </w:r>
      <w:r w:rsidRPr="00575FEE">
        <w:rPr>
          <w:i/>
        </w:rPr>
        <w:t xml:space="preserve"> juu</w:t>
      </w:r>
      <w:r w:rsidR="0098090B" w:rsidRPr="0098090B">
        <w:t>/</w:t>
      </w:r>
      <w:r w:rsidRPr="00575FEE">
        <w:rPr>
          <w:i/>
        </w:rPr>
        <w:t xml:space="preserve">a </w:t>
      </w:r>
      <w:r w:rsidR="001B127A" w:rsidRPr="001B127A">
        <w:t>:</w:t>
      </w:r>
      <w:r w:rsidRPr="00575FEE">
        <w:rPr>
          <w:i/>
        </w:rPr>
        <w:t xml:space="preserve"> juo</w:t>
      </w:r>
      <w:r w:rsidR="0098090B" w:rsidRPr="0098090B">
        <w:t>/</w:t>
      </w:r>
      <w:r w:rsidRPr="00575FEE">
        <w:rPr>
          <w:i/>
        </w:rPr>
        <w:t xml:space="preserve">ma </w:t>
      </w:r>
      <w:r w:rsidR="001B127A" w:rsidRPr="001B127A">
        <w:t>:</w:t>
      </w:r>
      <w:r w:rsidRPr="00575FEE">
        <w:rPr>
          <w:i/>
        </w:rPr>
        <w:t xml:space="preserve"> jo</w:t>
      </w:r>
      <w:r w:rsidR="0098090B" w:rsidRPr="0098090B">
        <w:t>/</w:t>
      </w:r>
      <w:r w:rsidRPr="00575FEE">
        <w:rPr>
          <w:i/>
        </w:rPr>
        <w:t>i</w:t>
      </w:r>
      <w:r w:rsidR="0098090B" w:rsidRPr="0098090B">
        <w:t>/</w:t>
      </w:r>
      <w:r w:rsidRPr="00575FEE">
        <w:rPr>
          <w:i/>
        </w:rPr>
        <w:t>ma</w:t>
      </w:r>
      <w:r w:rsidR="001B127A" w:rsidRPr="001B127A">
        <w:t>,</w:t>
      </w:r>
      <w:r>
        <w:t xml:space="preserve"> </w:t>
      </w:r>
      <w:r w:rsidRPr="0075485B">
        <w:t>(</w:t>
      </w:r>
      <w:r>
        <w:t xml:space="preserve">2-tyyppi) </w:t>
      </w:r>
      <w:r w:rsidRPr="00575FEE">
        <w:rPr>
          <w:i/>
        </w:rPr>
        <w:t>ant</w:t>
      </w:r>
      <w:r w:rsidR="001B127A" w:rsidRPr="001B127A">
        <w:t>(</w:t>
      </w:r>
      <w:r w:rsidRPr="00575FEE">
        <w:rPr>
          <w:i/>
        </w:rPr>
        <w:t>t</w:t>
      </w:r>
      <w:r w:rsidR="001B127A" w:rsidRPr="001B127A">
        <w:t>)</w:t>
      </w:r>
      <w:r w:rsidRPr="00575FEE">
        <w:rPr>
          <w:i/>
        </w:rPr>
        <w:t>aa</w:t>
      </w:r>
      <w:r w:rsidR="001B127A" w:rsidRPr="001B127A">
        <w:t>(</w:t>
      </w:r>
      <w:r w:rsidRPr="00575FEE">
        <w:rPr>
          <w:i/>
        </w:rPr>
        <w:t>t</w:t>
      </w:r>
      <w:r w:rsidR="001B127A" w:rsidRPr="001B127A">
        <w:t>)</w:t>
      </w:r>
      <w:r w:rsidRPr="00575FEE">
        <w:rPr>
          <w:i/>
        </w:rPr>
        <w:t xml:space="preserve"> </w:t>
      </w:r>
      <w:r w:rsidR="001B127A" w:rsidRPr="001B127A">
        <w:t>:</w:t>
      </w:r>
      <w:r w:rsidRPr="00575FEE">
        <w:rPr>
          <w:i/>
        </w:rPr>
        <w:t xml:space="preserve"> anna</w:t>
      </w:r>
      <w:r w:rsidR="0098090B" w:rsidRPr="0098090B">
        <w:t>/</w:t>
      </w:r>
      <w:r w:rsidRPr="00575FEE">
        <w:rPr>
          <w:i/>
        </w:rPr>
        <w:t xml:space="preserve">ma </w:t>
      </w:r>
      <w:r w:rsidR="001B127A" w:rsidRPr="001B127A">
        <w:t>:</w:t>
      </w:r>
      <w:r w:rsidRPr="00575FEE">
        <w:rPr>
          <w:i/>
        </w:rPr>
        <w:t xml:space="preserve"> anno</w:t>
      </w:r>
      <w:r w:rsidR="0098090B" w:rsidRPr="0098090B">
        <w:t>/</w:t>
      </w:r>
      <w:r w:rsidRPr="00575FEE">
        <w:rPr>
          <w:i/>
        </w:rPr>
        <w:t>i</w:t>
      </w:r>
      <w:r w:rsidR="0098090B" w:rsidRPr="0098090B">
        <w:t>/</w:t>
      </w:r>
      <w:r w:rsidRPr="00575FEE">
        <w:rPr>
          <w:i/>
        </w:rPr>
        <w:t>ma</w:t>
      </w:r>
      <w:r w:rsidR="001B127A" w:rsidRPr="001B127A">
        <w:t>,</w:t>
      </w:r>
      <w:r w:rsidRPr="00575FEE">
        <w:rPr>
          <w:i/>
        </w:rPr>
        <w:t xml:space="preserve"> lukke</w:t>
      </w:r>
      <w:r w:rsidR="0098090B" w:rsidRPr="0098090B">
        <w:t>/</w:t>
      </w:r>
      <w:r w:rsidRPr="00575FEE">
        <w:rPr>
          <w:i/>
        </w:rPr>
        <w:t xml:space="preserve">et </w:t>
      </w:r>
      <w:r w:rsidR="00BA1173" w:rsidRPr="00BA1173">
        <w:t>~</w:t>
      </w:r>
      <w:r w:rsidRPr="00575FEE">
        <w:rPr>
          <w:i/>
        </w:rPr>
        <w:t xml:space="preserve"> luke</w:t>
      </w:r>
      <w:r w:rsidR="0098090B" w:rsidRPr="0098090B">
        <w:t>/</w:t>
      </w:r>
      <w:r w:rsidRPr="00575FEE">
        <w:rPr>
          <w:i/>
        </w:rPr>
        <w:t>a</w:t>
      </w:r>
      <w:r w:rsidR="001B127A" w:rsidRPr="001B127A">
        <w:t>(</w:t>
      </w:r>
      <w:r w:rsidRPr="00575FEE">
        <w:rPr>
          <w:i/>
        </w:rPr>
        <w:t>t</w:t>
      </w:r>
      <w:r w:rsidR="001B127A" w:rsidRPr="001B127A">
        <w:t>)</w:t>
      </w:r>
      <w:r w:rsidRPr="00575FEE">
        <w:rPr>
          <w:i/>
        </w:rPr>
        <w:t xml:space="preserve"> </w:t>
      </w:r>
      <w:r w:rsidR="00BA1173" w:rsidRPr="00BA1173">
        <w:t>~</w:t>
      </w:r>
      <w:r w:rsidRPr="00575FEE">
        <w:rPr>
          <w:i/>
        </w:rPr>
        <w:t xml:space="preserve"> luki</w:t>
      </w:r>
      <w:r w:rsidR="0098090B" w:rsidRPr="0098090B">
        <w:t>/</w:t>
      </w:r>
      <w:r w:rsidRPr="00575FEE">
        <w:rPr>
          <w:i/>
        </w:rPr>
        <w:t xml:space="preserve">a </w:t>
      </w:r>
      <w:r w:rsidR="001B127A" w:rsidRPr="001B127A">
        <w:t>:</w:t>
      </w:r>
      <w:r w:rsidRPr="00575FEE">
        <w:rPr>
          <w:i/>
        </w:rPr>
        <w:t xml:space="preserve"> lu</w:t>
      </w:r>
      <w:r w:rsidR="001B127A" w:rsidRPr="001B127A">
        <w:t>(</w:t>
      </w:r>
      <w:r w:rsidRPr="00575FEE">
        <w:rPr>
          <w:i/>
        </w:rPr>
        <w:t>j</w:t>
      </w:r>
      <w:r w:rsidR="001B127A" w:rsidRPr="001B127A">
        <w:t>)</w:t>
      </w:r>
      <w:r w:rsidRPr="00575FEE">
        <w:rPr>
          <w:i/>
        </w:rPr>
        <w:t>e</w:t>
      </w:r>
      <w:r w:rsidR="0098090B" w:rsidRPr="0098090B">
        <w:t>/</w:t>
      </w:r>
      <w:r w:rsidRPr="00575FEE">
        <w:rPr>
          <w:i/>
        </w:rPr>
        <w:t xml:space="preserve">ma </w:t>
      </w:r>
      <w:r w:rsidR="001B127A" w:rsidRPr="001B127A">
        <w:t>:</w:t>
      </w:r>
      <w:r w:rsidRPr="00575FEE">
        <w:rPr>
          <w:i/>
        </w:rPr>
        <w:t xml:space="preserve"> lu</w:t>
      </w:r>
      <w:r w:rsidR="001B127A" w:rsidRPr="001B127A">
        <w:t>(</w:t>
      </w:r>
      <w:r w:rsidRPr="00575FEE">
        <w:rPr>
          <w:i/>
        </w:rPr>
        <w:t>j</w:t>
      </w:r>
      <w:r w:rsidR="001B127A" w:rsidRPr="001B127A">
        <w:t>)</w:t>
      </w:r>
      <w:r w:rsidR="0098090B" w:rsidRPr="0098090B">
        <w:t>/</w:t>
      </w:r>
      <w:r w:rsidRPr="00575FEE">
        <w:rPr>
          <w:i/>
        </w:rPr>
        <w:t>i</w:t>
      </w:r>
      <w:r w:rsidR="0098090B" w:rsidRPr="0098090B">
        <w:t>/</w:t>
      </w:r>
      <w:r w:rsidRPr="00575FEE">
        <w:rPr>
          <w:i/>
        </w:rPr>
        <w:t>ma</w:t>
      </w:r>
      <w:r w:rsidR="001B127A" w:rsidRPr="001B127A">
        <w:t>,</w:t>
      </w:r>
      <w:r w:rsidRPr="00575FEE">
        <w:rPr>
          <w:i/>
        </w:rPr>
        <w:t xml:space="preserve"> varasta</w:t>
      </w:r>
      <w:r w:rsidR="0098090B" w:rsidRPr="0098090B">
        <w:t>/</w:t>
      </w:r>
      <w:r w:rsidRPr="00575FEE">
        <w:rPr>
          <w:i/>
        </w:rPr>
        <w:t>a</w:t>
      </w:r>
      <w:r w:rsidR="001B127A" w:rsidRPr="001B127A">
        <w:t>(</w:t>
      </w:r>
      <w:r w:rsidRPr="00575FEE">
        <w:rPr>
          <w:i/>
        </w:rPr>
        <w:t>t</w:t>
      </w:r>
      <w:r w:rsidR="001B127A" w:rsidRPr="001B127A">
        <w:t>)</w:t>
      </w:r>
      <w:r w:rsidRPr="00575FEE">
        <w:rPr>
          <w:i/>
        </w:rPr>
        <w:t xml:space="preserve"> </w:t>
      </w:r>
      <w:r w:rsidR="001B127A" w:rsidRPr="001B127A">
        <w:t>:</w:t>
      </w:r>
      <w:r w:rsidRPr="00575FEE">
        <w:rPr>
          <w:i/>
        </w:rPr>
        <w:t xml:space="preserve"> varasta</w:t>
      </w:r>
      <w:r w:rsidR="0098090B" w:rsidRPr="0098090B">
        <w:t>/</w:t>
      </w:r>
      <w:r w:rsidRPr="00575FEE">
        <w:rPr>
          <w:i/>
        </w:rPr>
        <w:t xml:space="preserve">mma </w:t>
      </w:r>
      <w:r w:rsidR="001B127A" w:rsidRPr="001B127A">
        <w:t>:</w:t>
      </w:r>
      <w:r w:rsidRPr="00575FEE">
        <w:rPr>
          <w:i/>
        </w:rPr>
        <w:t xml:space="preserve"> varast</w:t>
      </w:r>
      <w:r w:rsidR="0098090B" w:rsidRPr="0098090B">
        <w:t>/</w:t>
      </w:r>
      <w:r w:rsidRPr="00575FEE">
        <w:rPr>
          <w:i/>
        </w:rPr>
        <w:t>i</w:t>
      </w:r>
      <w:r w:rsidR="0098090B" w:rsidRPr="0098090B">
        <w:t>/</w:t>
      </w:r>
      <w:r w:rsidRPr="00575FEE">
        <w:rPr>
          <w:i/>
        </w:rPr>
        <w:t>mma</w:t>
      </w:r>
      <w:r w:rsidR="001B127A" w:rsidRPr="001B127A">
        <w:t>,</w:t>
      </w:r>
      <w:r>
        <w:t xml:space="preserve"> (3-tyyppi) </w:t>
      </w:r>
      <w:r w:rsidRPr="00575FEE">
        <w:rPr>
          <w:i/>
        </w:rPr>
        <w:t>ol</w:t>
      </w:r>
      <w:r w:rsidR="0098090B" w:rsidRPr="0098090B">
        <w:t>/</w:t>
      </w:r>
      <w:r w:rsidRPr="00575FEE">
        <w:rPr>
          <w:i/>
        </w:rPr>
        <w:t xml:space="preserve">la </w:t>
      </w:r>
      <w:r w:rsidR="001B127A" w:rsidRPr="001B127A">
        <w:t>:</w:t>
      </w:r>
      <w:r w:rsidRPr="00575FEE">
        <w:rPr>
          <w:i/>
        </w:rPr>
        <w:t xml:space="preserve"> ole</w:t>
      </w:r>
      <w:r w:rsidR="0098090B" w:rsidRPr="0098090B">
        <w:t>/</w:t>
      </w:r>
      <w:r w:rsidRPr="00575FEE">
        <w:rPr>
          <w:i/>
        </w:rPr>
        <w:t xml:space="preserve">ma </w:t>
      </w:r>
      <w:r w:rsidR="001B127A" w:rsidRPr="001B127A">
        <w:t>:</w:t>
      </w:r>
      <w:r w:rsidRPr="00575FEE">
        <w:rPr>
          <w:i/>
        </w:rPr>
        <w:t xml:space="preserve"> ol</w:t>
      </w:r>
      <w:r w:rsidR="0098090B" w:rsidRPr="0098090B">
        <w:t>/</w:t>
      </w:r>
      <w:r w:rsidRPr="00575FEE">
        <w:rPr>
          <w:i/>
        </w:rPr>
        <w:t>i</w:t>
      </w:r>
      <w:r w:rsidR="0098090B" w:rsidRPr="0098090B">
        <w:t>/</w:t>
      </w:r>
      <w:r w:rsidRPr="00575FEE">
        <w:rPr>
          <w:i/>
        </w:rPr>
        <w:t>ma</w:t>
      </w:r>
      <w:r w:rsidR="001B127A" w:rsidRPr="001B127A">
        <w:t>,</w:t>
      </w:r>
      <w:r w:rsidRPr="00575FEE">
        <w:rPr>
          <w:i/>
        </w:rPr>
        <w:t xml:space="preserve"> men</w:t>
      </w:r>
      <w:r w:rsidR="0098090B" w:rsidRPr="0098090B">
        <w:t>/</w:t>
      </w:r>
      <w:r w:rsidRPr="00575FEE">
        <w:rPr>
          <w:i/>
        </w:rPr>
        <w:t xml:space="preserve">nä </w:t>
      </w:r>
      <w:r w:rsidR="001B127A" w:rsidRPr="001B127A">
        <w:t>:</w:t>
      </w:r>
      <w:r w:rsidRPr="00575FEE">
        <w:rPr>
          <w:i/>
        </w:rPr>
        <w:t xml:space="preserve"> mene</w:t>
      </w:r>
      <w:r w:rsidR="0098090B" w:rsidRPr="0098090B">
        <w:t>/</w:t>
      </w:r>
      <w:r w:rsidRPr="00575FEE">
        <w:rPr>
          <w:i/>
        </w:rPr>
        <w:t xml:space="preserve">mä </w:t>
      </w:r>
      <w:r w:rsidR="001B127A" w:rsidRPr="001B127A">
        <w:t>:</w:t>
      </w:r>
      <w:r w:rsidRPr="00575FEE">
        <w:rPr>
          <w:i/>
        </w:rPr>
        <w:t xml:space="preserve"> men</w:t>
      </w:r>
      <w:r w:rsidR="0098090B" w:rsidRPr="0098090B">
        <w:t>/</w:t>
      </w:r>
      <w:r w:rsidRPr="00575FEE">
        <w:rPr>
          <w:i/>
        </w:rPr>
        <w:t>i</w:t>
      </w:r>
      <w:r w:rsidR="0098090B" w:rsidRPr="0098090B">
        <w:t>/</w:t>
      </w:r>
      <w:r w:rsidRPr="00575FEE">
        <w:rPr>
          <w:i/>
        </w:rPr>
        <w:t>mä</w:t>
      </w:r>
      <w:r w:rsidR="001B127A" w:rsidRPr="001B127A">
        <w:t>,</w:t>
      </w:r>
      <w:r w:rsidRPr="00575FEE">
        <w:rPr>
          <w:i/>
        </w:rPr>
        <w:t xml:space="preserve"> ajatel</w:t>
      </w:r>
      <w:r w:rsidR="0098090B" w:rsidRPr="0098090B">
        <w:t>/</w:t>
      </w:r>
      <w:r w:rsidRPr="00575FEE">
        <w:rPr>
          <w:i/>
        </w:rPr>
        <w:t xml:space="preserve">la </w:t>
      </w:r>
      <w:r w:rsidR="001B127A" w:rsidRPr="001B127A">
        <w:t>:</w:t>
      </w:r>
      <w:r w:rsidRPr="00575FEE">
        <w:rPr>
          <w:i/>
        </w:rPr>
        <w:t xml:space="preserve"> ajattele</w:t>
      </w:r>
      <w:r w:rsidR="0098090B" w:rsidRPr="0098090B">
        <w:t>/</w:t>
      </w:r>
      <w:r w:rsidRPr="00575FEE">
        <w:rPr>
          <w:i/>
        </w:rPr>
        <w:t xml:space="preserve">ma </w:t>
      </w:r>
      <w:r w:rsidR="001B127A" w:rsidRPr="001B127A">
        <w:t>:</w:t>
      </w:r>
      <w:r w:rsidRPr="00575FEE">
        <w:rPr>
          <w:i/>
        </w:rPr>
        <w:t xml:space="preserve"> ajattel</w:t>
      </w:r>
      <w:r w:rsidR="0098090B" w:rsidRPr="0098090B">
        <w:t>/</w:t>
      </w:r>
      <w:r w:rsidRPr="00575FEE">
        <w:rPr>
          <w:i/>
        </w:rPr>
        <w:t>i</w:t>
      </w:r>
      <w:r w:rsidR="0098090B" w:rsidRPr="0098090B">
        <w:t>/</w:t>
      </w:r>
      <w:r w:rsidRPr="00575FEE">
        <w:rPr>
          <w:i/>
        </w:rPr>
        <w:t>ma</w:t>
      </w:r>
      <w:r w:rsidR="001B127A" w:rsidRPr="001B127A">
        <w:t>,</w:t>
      </w:r>
      <w:r>
        <w:t xml:space="preserve"> (4-tyyppi) </w:t>
      </w:r>
      <w:r w:rsidRPr="00575FEE">
        <w:rPr>
          <w:i/>
        </w:rPr>
        <w:t>piikaroi</w:t>
      </w:r>
      <w:r w:rsidR="0098090B" w:rsidRPr="0098090B">
        <w:t>/</w:t>
      </w:r>
      <w:r w:rsidRPr="00575FEE">
        <w:rPr>
          <w:i/>
        </w:rPr>
        <w:t xml:space="preserve">ta </w:t>
      </w:r>
      <w:r w:rsidR="001B127A" w:rsidRPr="001B127A">
        <w:t>:</w:t>
      </w:r>
      <w:r w:rsidRPr="00575FEE">
        <w:rPr>
          <w:i/>
        </w:rPr>
        <w:t xml:space="preserve"> piikaroitte</w:t>
      </w:r>
      <w:r w:rsidR="0098090B" w:rsidRPr="0098090B">
        <w:t>/</w:t>
      </w:r>
      <w:r w:rsidRPr="00575FEE">
        <w:rPr>
          <w:i/>
        </w:rPr>
        <w:t xml:space="preserve">ma </w:t>
      </w:r>
      <w:r w:rsidR="001B127A" w:rsidRPr="001B127A">
        <w:t>:</w:t>
      </w:r>
      <w:r w:rsidRPr="00575FEE">
        <w:rPr>
          <w:i/>
        </w:rPr>
        <w:t xml:space="preserve"> piikaroitt</w:t>
      </w:r>
      <w:r w:rsidR="0098090B" w:rsidRPr="0098090B">
        <w:t>/</w:t>
      </w:r>
      <w:r w:rsidRPr="00575FEE">
        <w:rPr>
          <w:i/>
        </w:rPr>
        <w:t>i</w:t>
      </w:r>
      <w:r w:rsidR="0098090B" w:rsidRPr="0098090B">
        <w:t>/</w:t>
      </w:r>
      <w:r w:rsidRPr="00575FEE">
        <w:rPr>
          <w:i/>
        </w:rPr>
        <w:t>ma</w:t>
      </w:r>
      <w:r w:rsidR="001B127A" w:rsidRPr="001B127A">
        <w:t>,</w:t>
      </w:r>
      <w:r w:rsidRPr="00575FEE">
        <w:rPr>
          <w:i/>
        </w:rPr>
        <w:t xml:space="preserve"> hih</w:t>
      </w:r>
      <w:r w:rsidR="001B127A" w:rsidRPr="001B127A">
        <w:t>(</w:t>
      </w:r>
      <w:r w:rsidRPr="00575FEE">
        <w:rPr>
          <w:i/>
        </w:rPr>
        <w:t>đ</w:t>
      </w:r>
      <w:r w:rsidR="001B127A" w:rsidRPr="001B127A">
        <w:t>)</w:t>
      </w:r>
      <w:r w:rsidR="0098090B" w:rsidRPr="0098090B">
        <w:t>/</w:t>
      </w:r>
      <w:r w:rsidRPr="00575FEE">
        <w:rPr>
          <w:i/>
        </w:rPr>
        <w:t xml:space="preserve">ta </w:t>
      </w:r>
      <w:r w:rsidR="001B127A" w:rsidRPr="001B127A">
        <w:t>:</w:t>
      </w:r>
      <w:r w:rsidRPr="00575FEE">
        <w:rPr>
          <w:i/>
        </w:rPr>
        <w:t xml:space="preserve"> hihtaa</w:t>
      </w:r>
      <w:r w:rsidR="0098090B" w:rsidRPr="0098090B">
        <w:t>/</w:t>
      </w:r>
      <w:r w:rsidRPr="00575FEE">
        <w:rPr>
          <w:i/>
        </w:rPr>
        <w:t xml:space="preserve">ma </w:t>
      </w:r>
      <w:r w:rsidR="001B127A" w:rsidRPr="001B127A">
        <w:t>:</w:t>
      </w:r>
      <w:r w:rsidRPr="00575FEE">
        <w:rPr>
          <w:i/>
        </w:rPr>
        <w:t xml:space="preserve"> hihta</w:t>
      </w:r>
      <w:r w:rsidR="0098090B" w:rsidRPr="0098090B">
        <w:t>/</w:t>
      </w:r>
      <w:r w:rsidRPr="00575FEE">
        <w:rPr>
          <w:i/>
        </w:rPr>
        <w:t>si</w:t>
      </w:r>
      <w:r w:rsidR="0098090B" w:rsidRPr="0098090B">
        <w:t>/</w:t>
      </w:r>
      <w:r w:rsidRPr="00575FEE">
        <w:rPr>
          <w:i/>
        </w:rPr>
        <w:t>mma</w:t>
      </w:r>
      <w:r>
        <w:t>.</w:t>
      </w:r>
    </w:p>
    <w:p w14:paraId="670C3DD4" w14:textId="5E004B4A" w:rsidR="00BC7543" w:rsidRDefault="00BC7543" w:rsidP="008963D4">
      <w:pPr>
        <w:pStyle w:val="Punktliste"/>
      </w:pPr>
      <w:r>
        <w:t xml:space="preserve">Pluraalin 2. persoonassa </w:t>
      </w:r>
      <w:r w:rsidRPr="00157666">
        <w:rPr>
          <w:i/>
        </w:rPr>
        <w:t>t</w:t>
      </w:r>
      <w:r w:rsidR="0051372A">
        <w:rPr>
          <w:i/>
        </w:rPr>
        <w:t>tA</w:t>
      </w:r>
      <w:r>
        <w:t xml:space="preserve">, </w:t>
      </w:r>
      <w:r w:rsidR="00E30C33">
        <w:t>niin ko</w:t>
      </w:r>
      <w:r>
        <w:t xml:space="preserve"> (1.inf. : ind.prees.p</w:t>
      </w:r>
      <w:r w:rsidR="007641E0">
        <w:t>l</w:t>
      </w:r>
      <w:r w:rsidR="007F24C0">
        <w:t>2</w:t>
      </w:r>
      <w:r>
        <w:t xml:space="preserve"> : ind.pret.</w:t>
      </w:r>
      <w:r w:rsidR="001337F6">
        <w:t>pl2</w:t>
      </w:r>
      <w:r>
        <w:t xml:space="preserve">) (1-tyyppi) </w:t>
      </w:r>
      <w:r w:rsidRPr="00193557">
        <w:rPr>
          <w:i/>
        </w:rPr>
        <w:t>saa</w:t>
      </w:r>
      <w:r w:rsidR="0098090B" w:rsidRPr="0098090B">
        <w:t>/</w:t>
      </w:r>
      <w:r w:rsidRPr="00193557">
        <w:rPr>
          <w:i/>
        </w:rPr>
        <w:t xml:space="preserve">đa </w:t>
      </w:r>
      <w:r w:rsidR="00BA1173" w:rsidRPr="00BA1173">
        <w:t>~</w:t>
      </w:r>
      <w:r w:rsidRPr="00193557">
        <w:rPr>
          <w:i/>
        </w:rPr>
        <w:t xml:space="preserve"> saa</w:t>
      </w:r>
      <w:r w:rsidR="0098090B" w:rsidRPr="0098090B">
        <w:t>/</w:t>
      </w:r>
      <w:r w:rsidRPr="00193557">
        <w:rPr>
          <w:i/>
        </w:rPr>
        <w:t xml:space="preserve">ha </w:t>
      </w:r>
      <w:r w:rsidR="001B127A" w:rsidRPr="001B127A">
        <w:t>:</w:t>
      </w:r>
      <w:r w:rsidRPr="00193557">
        <w:rPr>
          <w:i/>
        </w:rPr>
        <w:t xml:space="preserve"> saa</w:t>
      </w:r>
      <w:r w:rsidR="0098090B" w:rsidRPr="0098090B">
        <w:t>/</w:t>
      </w:r>
      <w:r w:rsidRPr="00193557">
        <w:rPr>
          <w:i/>
        </w:rPr>
        <w:t xml:space="preserve">tta </w:t>
      </w:r>
      <w:r w:rsidR="001B127A" w:rsidRPr="001B127A">
        <w:t>:</w:t>
      </w:r>
      <w:r w:rsidRPr="00193557">
        <w:rPr>
          <w:i/>
        </w:rPr>
        <w:t xml:space="preserve"> sa</w:t>
      </w:r>
      <w:r w:rsidR="0098090B" w:rsidRPr="0098090B">
        <w:t>/</w:t>
      </w:r>
      <w:r w:rsidRPr="00193557">
        <w:rPr>
          <w:i/>
        </w:rPr>
        <w:t>i</w:t>
      </w:r>
      <w:r w:rsidR="0098090B" w:rsidRPr="0098090B">
        <w:t>/</w:t>
      </w:r>
      <w:r w:rsidRPr="00193557">
        <w:rPr>
          <w:i/>
        </w:rPr>
        <w:t>tta</w:t>
      </w:r>
      <w:r w:rsidR="001B127A" w:rsidRPr="001B127A">
        <w:t>,</w:t>
      </w:r>
      <w:r w:rsidRPr="00193557">
        <w:rPr>
          <w:i/>
        </w:rPr>
        <w:t xml:space="preserve"> juo</w:t>
      </w:r>
      <w:r w:rsidR="0098090B" w:rsidRPr="0098090B">
        <w:t>/</w:t>
      </w:r>
      <w:r w:rsidRPr="00193557">
        <w:rPr>
          <w:i/>
        </w:rPr>
        <w:t xml:space="preserve">đa </w:t>
      </w:r>
      <w:r w:rsidR="00BA1173" w:rsidRPr="00BA1173">
        <w:t>~</w:t>
      </w:r>
      <w:r w:rsidRPr="00193557">
        <w:rPr>
          <w:i/>
        </w:rPr>
        <w:t xml:space="preserve"> juu</w:t>
      </w:r>
      <w:r w:rsidR="0098090B" w:rsidRPr="0098090B">
        <w:t>/</w:t>
      </w:r>
      <w:r w:rsidRPr="00193557">
        <w:rPr>
          <w:i/>
        </w:rPr>
        <w:t xml:space="preserve">a </w:t>
      </w:r>
      <w:r w:rsidR="001B127A" w:rsidRPr="001B127A">
        <w:t>:</w:t>
      </w:r>
      <w:r w:rsidRPr="00193557">
        <w:rPr>
          <w:i/>
        </w:rPr>
        <w:t xml:space="preserve"> juo</w:t>
      </w:r>
      <w:r w:rsidR="0098090B" w:rsidRPr="0098090B">
        <w:t>/</w:t>
      </w:r>
      <w:r w:rsidRPr="00193557">
        <w:rPr>
          <w:i/>
        </w:rPr>
        <w:t xml:space="preserve">tta </w:t>
      </w:r>
      <w:r w:rsidR="001B127A" w:rsidRPr="001B127A">
        <w:t>:</w:t>
      </w:r>
      <w:r w:rsidRPr="00193557">
        <w:rPr>
          <w:i/>
        </w:rPr>
        <w:t xml:space="preserve"> jo</w:t>
      </w:r>
      <w:r w:rsidR="0098090B" w:rsidRPr="0098090B">
        <w:t>/</w:t>
      </w:r>
      <w:r w:rsidRPr="00193557">
        <w:rPr>
          <w:i/>
        </w:rPr>
        <w:t>i</w:t>
      </w:r>
      <w:r w:rsidR="0098090B" w:rsidRPr="0098090B">
        <w:t>/</w:t>
      </w:r>
      <w:r w:rsidRPr="00193557">
        <w:rPr>
          <w:i/>
        </w:rPr>
        <w:t>tta</w:t>
      </w:r>
      <w:r w:rsidR="001B127A" w:rsidRPr="001B127A">
        <w:t>,</w:t>
      </w:r>
      <w:r>
        <w:t xml:space="preserve"> </w:t>
      </w:r>
      <w:r w:rsidRPr="0075485B">
        <w:t>(</w:t>
      </w:r>
      <w:r>
        <w:t xml:space="preserve">2-tyyppi) </w:t>
      </w:r>
      <w:r w:rsidRPr="00193557">
        <w:rPr>
          <w:i/>
        </w:rPr>
        <w:t>ant</w:t>
      </w:r>
      <w:r w:rsidR="001B127A" w:rsidRPr="001B127A">
        <w:t>(</w:t>
      </w:r>
      <w:r w:rsidRPr="00193557">
        <w:rPr>
          <w:i/>
        </w:rPr>
        <w:t>t</w:t>
      </w:r>
      <w:r w:rsidR="001B127A" w:rsidRPr="001B127A">
        <w:t>)</w:t>
      </w:r>
      <w:r w:rsidRPr="00193557">
        <w:rPr>
          <w:i/>
        </w:rPr>
        <w:t>aa</w:t>
      </w:r>
      <w:r w:rsidR="001B127A" w:rsidRPr="001B127A">
        <w:t>(</w:t>
      </w:r>
      <w:r w:rsidRPr="00193557">
        <w:rPr>
          <w:i/>
        </w:rPr>
        <w:t>t</w:t>
      </w:r>
      <w:r w:rsidR="001B127A" w:rsidRPr="001B127A">
        <w:t>)</w:t>
      </w:r>
      <w:r w:rsidRPr="00193557">
        <w:rPr>
          <w:i/>
        </w:rPr>
        <w:t xml:space="preserve"> </w:t>
      </w:r>
      <w:r w:rsidR="001B127A" w:rsidRPr="001B127A">
        <w:t>:</w:t>
      </w:r>
      <w:r w:rsidRPr="00193557">
        <w:rPr>
          <w:i/>
        </w:rPr>
        <w:t xml:space="preserve"> anna</w:t>
      </w:r>
      <w:r w:rsidR="0098090B" w:rsidRPr="0098090B">
        <w:t>/</w:t>
      </w:r>
      <w:r w:rsidRPr="00193557">
        <w:rPr>
          <w:i/>
        </w:rPr>
        <w:t xml:space="preserve">tta </w:t>
      </w:r>
      <w:r w:rsidR="001B127A" w:rsidRPr="001B127A">
        <w:t>:</w:t>
      </w:r>
      <w:r w:rsidRPr="00193557">
        <w:rPr>
          <w:i/>
        </w:rPr>
        <w:t xml:space="preserve"> anno</w:t>
      </w:r>
      <w:r w:rsidR="0098090B" w:rsidRPr="0098090B">
        <w:t>/</w:t>
      </w:r>
      <w:r w:rsidRPr="00193557">
        <w:rPr>
          <w:i/>
        </w:rPr>
        <w:t>i</w:t>
      </w:r>
      <w:r w:rsidR="0098090B" w:rsidRPr="0098090B">
        <w:t>/</w:t>
      </w:r>
      <w:r w:rsidRPr="00193557">
        <w:rPr>
          <w:i/>
        </w:rPr>
        <w:t>tta</w:t>
      </w:r>
      <w:r w:rsidR="001B127A" w:rsidRPr="001B127A">
        <w:t>,</w:t>
      </w:r>
      <w:r w:rsidRPr="00193557">
        <w:rPr>
          <w:i/>
        </w:rPr>
        <w:t xml:space="preserve"> lukke</w:t>
      </w:r>
      <w:r w:rsidR="0098090B" w:rsidRPr="0098090B">
        <w:t>/</w:t>
      </w:r>
      <w:r w:rsidRPr="00193557">
        <w:rPr>
          <w:i/>
        </w:rPr>
        <w:t xml:space="preserve">et </w:t>
      </w:r>
      <w:r w:rsidR="00BA1173" w:rsidRPr="00BA1173">
        <w:t>~</w:t>
      </w:r>
      <w:r w:rsidRPr="00193557">
        <w:rPr>
          <w:i/>
        </w:rPr>
        <w:t xml:space="preserve"> luke</w:t>
      </w:r>
      <w:r w:rsidR="0098090B" w:rsidRPr="0098090B">
        <w:t>/</w:t>
      </w:r>
      <w:r w:rsidRPr="00193557">
        <w:rPr>
          <w:i/>
        </w:rPr>
        <w:t>a</w:t>
      </w:r>
      <w:r w:rsidR="001B127A" w:rsidRPr="001B127A">
        <w:t>(</w:t>
      </w:r>
      <w:r w:rsidRPr="00193557">
        <w:rPr>
          <w:i/>
        </w:rPr>
        <w:t>t</w:t>
      </w:r>
      <w:r w:rsidR="001B127A" w:rsidRPr="001B127A">
        <w:t>)</w:t>
      </w:r>
      <w:r w:rsidRPr="00193557">
        <w:rPr>
          <w:i/>
        </w:rPr>
        <w:t xml:space="preserve"> </w:t>
      </w:r>
      <w:r w:rsidR="00BA1173" w:rsidRPr="00BA1173">
        <w:t>~</w:t>
      </w:r>
      <w:r w:rsidRPr="00193557">
        <w:rPr>
          <w:i/>
        </w:rPr>
        <w:t xml:space="preserve"> luki</w:t>
      </w:r>
      <w:r w:rsidR="0098090B" w:rsidRPr="0098090B">
        <w:t>/</w:t>
      </w:r>
      <w:r w:rsidRPr="00193557">
        <w:rPr>
          <w:i/>
        </w:rPr>
        <w:t xml:space="preserve">a </w:t>
      </w:r>
      <w:r w:rsidR="001B127A" w:rsidRPr="001B127A">
        <w:t>:</w:t>
      </w:r>
      <w:r w:rsidRPr="00193557">
        <w:rPr>
          <w:i/>
        </w:rPr>
        <w:t xml:space="preserve"> lu</w:t>
      </w:r>
      <w:r w:rsidR="001B127A" w:rsidRPr="001B127A">
        <w:t>(</w:t>
      </w:r>
      <w:r w:rsidRPr="00193557">
        <w:rPr>
          <w:i/>
        </w:rPr>
        <w:t>j</w:t>
      </w:r>
      <w:r w:rsidR="001B127A" w:rsidRPr="001B127A">
        <w:t>)</w:t>
      </w:r>
      <w:r w:rsidRPr="00193557">
        <w:rPr>
          <w:i/>
        </w:rPr>
        <w:t>e</w:t>
      </w:r>
      <w:r w:rsidR="0098090B" w:rsidRPr="0098090B">
        <w:t>/</w:t>
      </w:r>
      <w:r w:rsidRPr="00193557">
        <w:rPr>
          <w:i/>
        </w:rPr>
        <w:t xml:space="preserve">tta </w:t>
      </w:r>
      <w:r w:rsidR="001B127A" w:rsidRPr="001B127A">
        <w:t>:</w:t>
      </w:r>
      <w:r w:rsidRPr="00193557">
        <w:rPr>
          <w:i/>
        </w:rPr>
        <w:t xml:space="preserve"> lu</w:t>
      </w:r>
      <w:r w:rsidR="001B127A" w:rsidRPr="001B127A">
        <w:t>(</w:t>
      </w:r>
      <w:r w:rsidRPr="00193557">
        <w:rPr>
          <w:i/>
        </w:rPr>
        <w:t>j</w:t>
      </w:r>
      <w:r w:rsidR="001B127A" w:rsidRPr="001B127A">
        <w:t>)</w:t>
      </w:r>
      <w:r w:rsidR="0098090B" w:rsidRPr="0098090B">
        <w:t>/</w:t>
      </w:r>
      <w:r w:rsidRPr="00193557">
        <w:rPr>
          <w:i/>
        </w:rPr>
        <w:t>i</w:t>
      </w:r>
      <w:r w:rsidR="0098090B" w:rsidRPr="0098090B">
        <w:t>/</w:t>
      </w:r>
      <w:r w:rsidRPr="00193557">
        <w:rPr>
          <w:i/>
        </w:rPr>
        <w:t>tta</w:t>
      </w:r>
      <w:r w:rsidR="001B127A" w:rsidRPr="001B127A">
        <w:t>,</w:t>
      </w:r>
      <w:r w:rsidRPr="00193557">
        <w:rPr>
          <w:i/>
        </w:rPr>
        <w:t xml:space="preserve"> varasta</w:t>
      </w:r>
      <w:r w:rsidR="0098090B" w:rsidRPr="0098090B">
        <w:t>/</w:t>
      </w:r>
      <w:r w:rsidRPr="00193557">
        <w:rPr>
          <w:i/>
        </w:rPr>
        <w:t>a</w:t>
      </w:r>
      <w:r w:rsidR="001B127A" w:rsidRPr="001B127A">
        <w:t>(</w:t>
      </w:r>
      <w:r w:rsidRPr="00193557">
        <w:rPr>
          <w:i/>
        </w:rPr>
        <w:t>t</w:t>
      </w:r>
      <w:r w:rsidR="001B127A" w:rsidRPr="001B127A">
        <w:t>)</w:t>
      </w:r>
      <w:r w:rsidRPr="00193557">
        <w:rPr>
          <w:i/>
        </w:rPr>
        <w:t xml:space="preserve"> </w:t>
      </w:r>
      <w:r w:rsidR="001B127A" w:rsidRPr="001B127A">
        <w:t>:</w:t>
      </w:r>
      <w:r w:rsidRPr="00193557">
        <w:rPr>
          <w:i/>
        </w:rPr>
        <w:t xml:space="preserve"> varasta</w:t>
      </w:r>
      <w:r w:rsidR="0098090B" w:rsidRPr="0098090B">
        <w:t>/</w:t>
      </w:r>
      <w:r w:rsidRPr="00193557">
        <w:rPr>
          <w:i/>
        </w:rPr>
        <w:t xml:space="preserve">tta </w:t>
      </w:r>
      <w:r w:rsidR="001B127A" w:rsidRPr="001B127A">
        <w:t>:</w:t>
      </w:r>
      <w:r w:rsidRPr="00193557">
        <w:rPr>
          <w:i/>
        </w:rPr>
        <w:t xml:space="preserve"> varast</w:t>
      </w:r>
      <w:r w:rsidR="0098090B" w:rsidRPr="0098090B">
        <w:t>/</w:t>
      </w:r>
      <w:r w:rsidRPr="00193557">
        <w:rPr>
          <w:i/>
        </w:rPr>
        <w:t>i</w:t>
      </w:r>
      <w:r w:rsidR="0098090B" w:rsidRPr="0098090B">
        <w:t>/</w:t>
      </w:r>
      <w:r w:rsidRPr="00193557">
        <w:rPr>
          <w:i/>
        </w:rPr>
        <w:t>tta</w:t>
      </w:r>
      <w:r w:rsidR="001B127A" w:rsidRPr="001B127A">
        <w:t>,</w:t>
      </w:r>
      <w:r>
        <w:t xml:space="preserve"> (3-tyyppi) </w:t>
      </w:r>
      <w:r w:rsidRPr="00193557">
        <w:rPr>
          <w:i/>
        </w:rPr>
        <w:t>ol</w:t>
      </w:r>
      <w:r w:rsidR="0098090B" w:rsidRPr="0098090B">
        <w:t>/</w:t>
      </w:r>
      <w:r w:rsidRPr="00193557">
        <w:rPr>
          <w:i/>
        </w:rPr>
        <w:t xml:space="preserve">la </w:t>
      </w:r>
      <w:r w:rsidR="001B127A" w:rsidRPr="001B127A">
        <w:t>:</w:t>
      </w:r>
      <w:r w:rsidRPr="00193557">
        <w:rPr>
          <w:i/>
        </w:rPr>
        <w:t xml:space="preserve"> ole</w:t>
      </w:r>
      <w:r w:rsidR="0098090B" w:rsidRPr="0098090B">
        <w:t>/</w:t>
      </w:r>
      <w:r w:rsidRPr="00193557">
        <w:rPr>
          <w:i/>
        </w:rPr>
        <w:t xml:space="preserve">tta </w:t>
      </w:r>
      <w:r w:rsidR="001B127A" w:rsidRPr="001B127A">
        <w:t>:</w:t>
      </w:r>
      <w:r w:rsidRPr="00193557">
        <w:rPr>
          <w:i/>
        </w:rPr>
        <w:t xml:space="preserve"> ol</w:t>
      </w:r>
      <w:r w:rsidR="0098090B" w:rsidRPr="0098090B">
        <w:t>/</w:t>
      </w:r>
      <w:r w:rsidRPr="00193557">
        <w:rPr>
          <w:i/>
        </w:rPr>
        <w:t>i</w:t>
      </w:r>
      <w:r w:rsidR="0098090B" w:rsidRPr="0098090B">
        <w:t>/</w:t>
      </w:r>
      <w:r w:rsidRPr="00193557">
        <w:rPr>
          <w:i/>
        </w:rPr>
        <w:t>tta</w:t>
      </w:r>
      <w:r w:rsidR="001B127A" w:rsidRPr="001B127A">
        <w:t>,</w:t>
      </w:r>
      <w:r w:rsidRPr="00193557">
        <w:rPr>
          <w:i/>
        </w:rPr>
        <w:t xml:space="preserve"> men</w:t>
      </w:r>
      <w:r w:rsidR="0098090B" w:rsidRPr="0098090B">
        <w:t>/</w:t>
      </w:r>
      <w:r w:rsidRPr="00193557">
        <w:rPr>
          <w:i/>
        </w:rPr>
        <w:t xml:space="preserve">nä </w:t>
      </w:r>
      <w:r w:rsidR="001B127A" w:rsidRPr="001B127A">
        <w:t>:</w:t>
      </w:r>
      <w:r w:rsidRPr="00193557">
        <w:rPr>
          <w:i/>
        </w:rPr>
        <w:t xml:space="preserve"> mene</w:t>
      </w:r>
      <w:r w:rsidR="0098090B" w:rsidRPr="0098090B">
        <w:t>/</w:t>
      </w:r>
      <w:r w:rsidRPr="00193557">
        <w:rPr>
          <w:i/>
        </w:rPr>
        <w:t xml:space="preserve">ttä </w:t>
      </w:r>
      <w:r w:rsidR="001B127A" w:rsidRPr="001B127A">
        <w:t>:</w:t>
      </w:r>
      <w:r w:rsidRPr="00193557">
        <w:rPr>
          <w:i/>
        </w:rPr>
        <w:t xml:space="preserve"> men</w:t>
      </w:r>
      <w:r w:rsidR="0098090B" w:rsidRPr="0098090B">
        <w:t>/</w:t>
      </w:r>
      <w:r w:rsidRPr="00193557">
        <w:rPr>
          <w:i/>
        </w:rPr>
        <w:t>i</w:t>
      </w:r>
      <w:r w:rsidR="0098090B" w:rsidRPr="0098090B">
        <w:t>/</w:t>
      </w:r>
      <w:r w:rsidRPr="00193557">
        <w:rPr>
          <w:i/>
        </w:rPr>
        <w:t>ttä</w:t>
      </w:r>
      <w:r w:rsidR="001B127A" w:rsidRPr="001B127A">
        <w:t>,</w:t>
      </w:r>
      <w:r w:rsidRPr="00193557">
        <w:rPr>
          <w:i/>
        </w:rPr>
        <w:t xml:space="preserve"> ajatel</w:t>
      </w:r>
      <w:r w:rsidR="0098090B" w:rsidRPr="0098090B">
        <w:t>/</w:t>
      </w:r>
      <w:r w:rsidRPr="00193557">
        <w:rPr>
          <w:i/>
        </w:rPr>
        <w:t xml:space="preserve">la </w:t>
      </w:r>
      <w:r w:rsidR="001B127A" w:rsidRPr="001B127A">
        <w:t>:</w:t>
      </w:r>
      <w:r w:rsidRPr="00193557">
        <w:rPr>
          <w:i/>
        </w:rPr>
        <w:t xml:space="preserve"> ajattele</w:t>
      </w:r>
      <w:r w:rsidR="0098090B" w:rsidRPr="0098090B">
        <w:t>/</w:t>
      </w:r>
      <w:r w:rsidRPr="00193557">
        <w:rPr>
          <w:i/>
        </w:rPr>
        <w:t xml:space="preserve">tta </w:t>
      </w:r>
      <w:r w:rsidR="001B127A" w:rsidRPr="001B127A">
        <w:t>:</w:t>
      </w:r>
      <w:r w:rsidRPr="00193557">
        <w:rPr>
          <w:i/>
        </w:rPr>
        <w:t xml:space="preserve"> ajattel</w:t>
      </w:r>
      <w:r w:rsidR="0098090B" w:rsidRPr="0098090B">
        <w:t>/</w:t>
      </w:r>
      <w:r w:rsidRPr="00193557">
        <w:rPr>
          <w:i/>
        </w:rPr>
        <w:t>i</w:t>
      </w:r>
      <w:r w:rsidR="0098090B" w:rsidRPr="0098090B">
        <w:t>/</w:t>
      </w:r>
      <w:r w:rsidRPr="00193557">
        <w:rPr>
          <w:i/>
        </w:rPr>
        <w:t>tta</w:t>
      </w:r>
      <w:r w:rsidR="001B127A" w:rsidRPr="001B127A">
        <w:t>,</w:t>
      </w:r>
      <w:r>
        <w:t xml:space="preserve"> (4-tyyppi) </w:t>
      </w:r>
      <w:r w:rsidRPr="00193557">
        <w:rPr>
          <w:i/>
        </w:rPr>
        <w:t>piikaroi</w:t>
      </w:r>
      <w:r w:rsidR="0098090B" w:rsidRPr="0098090B">
        <w:t>/</w:t>
      </w:r>
      <w:r w:rsidRPr="00193557">
        <w:rPr>
          <w:i/>
        </w:rPr>
        <w:t xml:space="preserve">ta </w:t>
      </w:r>
      <w:r w:rsidR="001B127A" w:rsidRPr="001B127A">
        <w:t>:</w:t>
      </w:r>
      <w:r w:rsidRPr="00193557">
        <w:rPr>
          <w:i/>
        </w:rPr>
        <w:t xml:space="preserve"> piikaroitte</w:t>
      </w:r>
      <w:r w:rsidR="0098090B" w:rsidRPr="0098090B">
        <w:t>/</w:t>
      </w:r>
      <w:r w:rsidRPr="00193557">
        <w:rPr>
          <w:i/>
        </w:rPr>
        <w:t xml:space="preserve">tta </w:t>
      </w:r>
      <w:r w:rsidR="001B127A" w:rsidRPr="001B127A">
        <w:t>:</w:t>
      </w:r>
      <w:r w:rsidRPr="00193557">
        <w:rPr>
          <w:i/>
        </w:rPr>
        <w:t xml:space="preserve"> piikaroitt</w:t>
      </w:r>
      <w:r w:rsidR="0098090B" w:rsidRPr="0098090B">
        <w:t>/</w:t>
      </w:r>
      <w:r w:rsidRPr="00193557">
        <w:rPr>
          <w:i/>
        </w:rPr>
        <w:t>i</w:t>
      </w:r>
      <w:r w:rsidR="0098090B" w:rsidRPr="0098090B">
        <w:t>/</w:t>
      </w:r>
      <w:r w:rsidRPr="00193557">
        <w:rPr>
          <w:i/>
        </w:rPr>
        <w:t>tta</w:t>
      </w:r>
      <w:r w:rsidR="001B127A" w:rsidRPr="001B127A">
        <w:t>,</w:t>
      </w:r>
      <w:r w:rsidRPr="00193557">
        <w:rPr>
          <w:i/>
        </w:rPr>
        <w:t xml:space="preserve"> hih</w:t>
      </w:r>
      <w:r w:rsidR="001B127A" w:rsidRPr="001B127A">
        <w:t>(</w:t>
      </w:r>
      <w:r w:rsidRPr="00193557">
        <w:rPr>
          <w:i/>
        </w:rPr>
        <w:t>đ</w:t>
      </w:r>
      <w:r w:rsidR="001B127A" w:rsidRPr="001B127A">
        <w:t>)</w:t>
      </w:r>
      <w:r w:rsidR="0098090B" w:rsidRPr="0098090B">
        <w:t>/</w:t>
      </w:r>
      <w:r w:rsidRPr="00193557">
        <w:rPr>
          <w:i/>
        </w:rPr>
        <w:t xml:space="preserve">ta </w:t>
      </w:r>
      <w:r w:rsidR="001B127A" w:rsidRPr="001B127A">
        <w:t>:</w:t>
      </w:r>
      <w:r w:rsidRPr="00193557">
        <w:rPr>
          <w:i/>
        </w:rPr>
        <w:t xml:space="preserve"> hihtaa</w:t>
      </w:r>
      <w:r w:rsidR="0098090B" w:rsidRPr="0098090B">
        <w:t>/</w:t>
      </w:r>
      <w:r w:rsidRPr="00193557">
        <w:rPr>
          <w:i/>
        </w:rPr>
        <w:t xml:space="preserve">tta </w:t>
      </w:r>
      <w:r w:rsidR="001B127A" w:rsidRPr="001B127A">
        <w:t>:</w:t>
      </w:r>
      <w:r w:rsidRPr="00193557">
        <w:rPr>
          <w:i/>
        </w:rPr>
        <w:t xml:space="preserve"> hihta</w:t>
      </w:r>
      <w:r w:rsidR="0098090B" w:rsidRPr="0098090B">
        <w:t>/</w:t>
      </w:r>
      <w:r w:rsidRPr="00193557">
        <w:rPr>
          <w:i/>
        </w:rPr>
        <w:t>si</w:t>
      </w:r>
      <w:r w:rsidR="0098090B" w:rsidRPr="0098090B">
        <w:t>/</w:t>
      </w:r>
      <w:r w:rsidRPr="00193557">
        <w:rPr>
          <w:i/>
        </w:rPr>
        <w:t>tta</w:t>
      </w:r>
      <w:r>
        <w:t>.</w:t>
      </w:r>
    </w:p>
    <w:p w14:paraId="5BACD5F1" w14:textId="2593921F" w:rsidR="00BC7543" w:rsidRPr="00784C6D" w:rsidRDefault="00BC7543" w:rsidP="00BC7543">
      <w:pPr>
        <w:pStyle w:val="Undertittel"/>
      </w:pPr>
      <w:bookmarkStart w:id="1550" w:name="Tabeli23"/>
      <w:bookmarkStart w:id="1551" w:name="_Toc241129273"/>
      <w:bookmarkStart w:id="1552" w:name="_Toc311273859"/>
      <w:bookmarkStart w:id="1553" w:name="Grammatikki"/>
      <w:bookmarkEnd w:id="1550"/>
      <w:r>
        <w:t>Tabeli</w:t>
      </w:r>
      <w:r w:rsidR="0076715F">
        <w:t xml:space="preserve"> 23</w:t>
      </w:r>
      <w:r>
        <w:t>: Singulaarin ja pluraalin 1. ja 2. persoonan persoonasuffiksit</w:t>
      </w:r>
      <w:bookmarkEnd w:id="1551"/>
      <w:bookmarkEnd w:id="1552"/>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1731"/>
        <w:gridCol w:w="1594"/>
        <w:gridCol w:w="1525"/>
        <w:gridCol w:w="1925"/>
        <w:gridCol w:w="1747"/>
      </w:tblGrid>
      <w:tr w:rsidR="00BC7543" w:rsidRPr="0089359F" w14:paraId="3E1899AC" w14:textId="77777777" w:rsidTr="003B7C70">
        <w:tc>
          <w:tcPr>
            <w:tcW w:w="0" w:type="auto"/>
            <w:tcBorders>
              <w:top w:val="single" w:sz="4" w:space="0" w:color="auto"/>
              <w:bottom w:val="single" w:sz="4" w:space="0" w:color="auto"/>
              <w:right w:val="single" w:sz="4" w:space="0" w:color="auto"/>
            </w:tcBorders>
          </w:tcPr>
          <w:p w14:paraId="109855EC" w14:textId="77777777" w:rsidR="00BC7543" w:rsidRPr="0089359F" w:rsidRDefault="00BC7543" w:rsidP="008C42C4">
            <w:pPr>
              <w:spacing w:before="20" w:after="20"/>
              <w:contextualSpacing/>
            </w:pPr>
            <w:r>
              <w:t>1.inf.</w:t>
            </w:r>
          </w:p>
        </w:tc>
        <w:tc>
          <w:tcPr>
            <w:tcW w:w="0" w:type="auto"/>
            <w:tcBorders>
              <w:top w:val="single" w:sz="4" w:space="0" w:color="auto"/>
              <w:left w:val="single" w:sz="4" w:space="0" w:color="auto"/>
              <w:bottom w:val="single" w:sz="4" w:space="0" w:color="auto"/>
              <w:right w:val="single" w:sz="4" w:space="0" w:color="auto"/>
            </w:tcBorders>
          </w:tcPr>
          <w:p w14:paraId="3F24EA45" w14:textId="0817D440" w:rsidR="00BC7543" w:rsidRPr="0089359F" w:rsidRDefault="001337F6" w:rsidP="008C42C4">
            <w:pPr>
              <w:spacing w:before="20" w:after="20"/>
              <w:contextualSpacing/>
              <w:rPr>
                <w:i/>
              </w:rPr>
            </w:pPr>
            <w:r>
              <w:t>Sg1</w:t>
            </w:r>
            <w:r w:rsidR="00BC7543" w:rsidRPr="0089359F">
              <w:t xml:space="preserve">: </w:t>
            </w:r>
            <w:r w:rsidR="00BC7543" w:rsidRPr="0089359F">
              <w:rPr>
                <w:i/>
              </w:rPr>
              <w:t>n</w:t>
            </w:r>
          </w:p>
        </w:tc>
        <w:tc>
          <w:tcPr>
            <w:tcW w:w="0" w:type="auto"/>
            <w:tcBorders>
              <w:top w:val="single" w:sz="4" w:space="0" w:color="auto"/>
              <w:left w:val="single" w:sz="4" w:space="0" w:color="auto"/>
              <w:bottom w:val="single" w:sz="4" w:space="0" w:color="auto"/>
              <w:right w:val="single" w:sz="4" w:space="0" w:color="auto"/>
            </w:tcBorders>
          </w:tcPr>
          <w:p w14:paraId="063C2100" w14:textId="62E6C55A" w:rsidR="00BC7543" w:rsidRPr="0089359F" w:rsidRDefault="001337F6" w:rsidP="008C42C4">
            <w:pPr>
              <w:spacing w:before="20" w:after="20"/>
              <w:contextualSpacing/>
              <w:rPr>
                <w:i/>
              </w:rPr>
            </w:pPr>
            <w:r>
              <w:t>Sg2</w:t>
            </w:r>
            <w:r w:rsidR="00BC7543" w:rsidRPr="0089359F">
              <w:t xml:space="preserve">: </w:t>
            </w:r>
            <w:r w:rsidR="00BC7543" w:rsidRPr="0089359F">
              <w:rPr>
                <w:i/>
              </w:rPr>
              <w:t>t</w:t>
            </w:r>
          </w:p>
        </w:tc>
        <w:tc>
          <w:tcPr>
            <w:tcW w:w="0" w:type="auto"/>
            <w:tcBorders>
              <w:top w:val="single" w:sz="4" w:space="0" w:color="auto"/>
              <w:left w:val="single" w:sz="4" w:space="0" w:color="auto"/>
              <w:bottom w:val="single" w:sz="4" w:space="0" w:color="auto"/>
              <w:right w:val="single" w:sz="4" w:space="0" w:color="auto"/>
            </w:tcBorders>
          </w:tcPr>
          <w:p w14:paraId="4BCABEDD" w14:textId="0E799826" w:rsidR="00BC7543" w:rsidRPr="0089359F" w:rsidRDefault="001337F6" w:rsidP="008C42C4">
            <w:pPr>
              <w:spacing w:before="20" w:after="20"/>
              <w:contextualSpacing/>
              <w:rPr>
                <w:i/>
              </w:rPr>
            </w:pPr>
            <w:r>
              <w:t>Pl1</w:t>
            </w:r>
            <w:r w:rsidR="00BC7543" w:rsidRPr="0089359F">
              <w:t xml:space="preserve">: </w:t>
            </w:r>
            <w:r w:rsidR="00BC7543" w:rsidRPr="0075485B">
              <w:t>(</w:t>
            </w:r>
            <w:r w:rsidR="00BC7543" w:rsidRPr="0089359F">
              <w:rPr>
                <w:i/>
              </w:rPr>
              <w:t>m</w:t>
            </w:r>
            <w:r w:rsidR="00BC7543" w:rsidRPr="0075485B">
              <w:t>)</w:t>
            </w:r>
            <w:r w:rsidR="00BC7543" w:rsidRPr="0089359F">
              <w:rPr>
                <w:i/>
              </w:rPr>
              <w:t>mA</w:t>
            </w:r>
          </w:p>
        </w:tc>
        <w:tc>
          <w:tcPr>
            <w:tcW w:w="0" w:type="auto"/>
            <w:tcBorders>
              <w:top w:val="single" w:sz="4" w:space="0" w:color="auto"/>
              <w:left w:val="single" w:sz="4" w:space="0" w:color="auto"/>
              <w:bottom w:val="single" w:sz="4" w:space="0" w:color="auto"/>
            </w:tcBorders>
          </w:tcPr>
          <w:p w14:paraId="3C08F12A" w14:textId="09BEB8C5" w:rsidR="00BC7543" w:rsidRPr="0089359F" w:rsidRDefault="001337F6" w:rsidP="008C42C4">
            <w:pPr>
              <w:spacing w:before="20" w:after="20"/>
              <w:contextualSpacing/>
              <w:rPr>
                <w:i/>
              </w:rPr>
            </w:pPr>
            <w:r>
              <w:t>Pl2</w:t>
            </w:r>
            <w:r w:rsidR="00BC7543" w:rsidRPr="0089359F">
              <w:t xml:space="preserve">: </w:t>
            </w:r>
            <w:r w:rsidR="00BC7543" w:rsidRPr="0089359F">
              <w:rPr>
                <w:i/>
              </w:rPr>
              <w:t>ttA</w:t>
            </w:r>
          </w:p>
        </w:tc>
      </w:tr>
      <w:tr w:rsidR="00BC7543" w:rsidRPr="0089359F" w14:paraId="03810A57" w14:textId="77777777" w:rsidTr="003B7C70">
        <w:tc>
          <w:tcPr>
            <w:tcW w:w="0" w:type="auto"/>
            <w:tcBorders>
              <w:top w:val="single" w:sz="4" w:space="0" w:color="auto"/>
              <w:right w:val="single" w:sz="4" w:space="0" w:color="auto"/>
            </w:tcBorders>
          </w:tcPr>
          <w:p w14:paraId="50CC24EA" w14:textId="77777777" w:rsidR="00BC7543" w:rsidRPr="0089359F" w:rsidRDefault="00BC7543" w:rsidP="008C42C4">
            <w:pPr>
              <w:spacing w:before="20" w:after="20"/>
              <w:contextualSpacing/>
            </w:pPr>
            <w:r w:rsidRPr="0089359F">
              <w:t>saa/đa ~ saa/ha</w:t>
            </w:r>
          </w:p>
        </w:tc>
        <w:tc>
          <w:tcPr>
            <w:tcW w:w="0" w:type="auto"/>
            <w:tcBorders>
              <w:top w:val="single" w:sz="4" w:space="0" w:color="auto"/>
              <w:left w:val="single" w:sz="4" w:space="0" w:color="auto"/>
              <w:bottom w:val="nil"/>
              <w:right w:val="single" w:sz="4" w:space="0" w:color="auto"/>
            </w:tcBorders>
          </w:tcPr>
          <w:p w14:paraId="42B0FF26" w14:textId="77777777" w:rsidR="00BC7543" w:rsidRPr="0089359F" w:rsidRDefault="00BC7543" w:rsidP="008C42C4">
            <w:pPr>
              <w:spacing w:before="20" w:after="20"/>
              <w:contextualSpacing/>
            </w:pPr>
            <w:r w:rsidRPr="0089359F">
              <w:t>saa/n</w:t>
            </w:r>
          </w:p>
        </w:tc>
        <w:tc>
          <w:tcPr>
            <w:tcW w:w="0" w:type="auto"/>
            <w:tcBorders>
              <w:top w:val="single" w:sz="4" w:space="0" w:color="auto"/>
              <w:left w:val="single" w:sz="4" w:space="0" w:color="auto"/>
              <w:bottom w:val="nil"/>
              <w:right w:val="single" w:sz="4" w:space="0" w:color="auto"/>
            </w:tcBorders>
          </w:tcPr>
          <w:p w14:paraId="1B391BFD" w14:textId="77777777" w:rsidR="00BC7543" w:rsidRPr="0089359F" w:rsidRDefault="00BC7543" w:rsidP="008C42C4">
            <w:pPr>
              <w:spacing w:before="20" w:after="20"/>
              <w:contextualSpacing/>
            </w:pPr>
            <w:r w:rsidRPr="0089359F">
              <w:t>saa/t</w:t>
            </w:r>
          </w:p>
        </w:tc>
        <w:tc>
          <w:tcPr>
            <w:tcW w:w="0" w:type="auto"/>
            <w:tcBorders>
              <w:top w:val="single" w:sz="4" w:space="0" w:color="auto"/>
              <w:left w:val="single" w:sz="4" w:space="0" w:color="auto"/>
              <w:bottom w:val="nil"/>
              <w:right w:val="single" w:sz="4" w:space="0" w:color="auto"/>
            </w:tcBorders>
          </w:tcPr>
          <w:p w14:paraId="78F381D0" w14:textId="77777777" w:rsidR="00BC7543" w:rsidRPr="0089359F" w:rsidRDefault="00BC7543" w:rsidP="008C42C4">
            <w:pPr>
              <w:spacing w:before="20" w:after="20"/>
              <w:contextualSpacing/>
            </w:pPr>
            <w:r w:rsidRPr="0089359F">
              <w:t>saa/ma</w:t>
            </w:r>
          </w:p>
        </w:tc>
        <w:tc>
          <w:tcPr>
            <w:tcW w:w="0" w:type="auto"/>
            <w:tcBorders>
              <w:top w:val="single" w:sz="4" w:space="0" w:color="auto"/>
              <w:left w:val="single" w:sz="4" w:space="0" w:color="auto"/>
              <w:bottom w:val="nil"/>
              <w:right w:val="single" w:sz="4" w:space="0" w:color="auto"/>
            </w:tcBorders>
          </w:tcPr>
          <w:p w14:paraId="30C7FEA7" w14:textId="77777777" w:rsidR="00BC7543" w:rsidRPr="0089359F" w:rsidRDefault="00BC7543" w:rsidP="008C42C4">
            <w:pPr>
              <w:spacing w:before="20" w:after="20"/>
              <w:contextualSpacing/>
            </w:pPr>
            <w:r w:rsidRPr="0089359F">
              <w:t>saa/tta</w:t>
            </w:r>
          </w:p>
        </w:tc>
      </w:tr>
      <w:tr w:rsidR="00BC7543" w:rsidRPr="0089359F" w14:paraId="45C93104" w14:textId="77777777" w:rsidTr="003B7C70">
        <w:tc>
          <w:tcPr>
            <w:tcW w:w="0" w:type="auto"/>
            <w:tcBorders>
              <w:right w:val="single" w:sz="4" w:space="0" w:color="auto"/>
            </w:tcBorders>
          </w:tcPr>
          <w:p w14:paraId="08764B87" w14:textId="77777777" w:rsidR="00BC7543" w:rsidRPr="0089359F" w:rsidRDefault="00BC7543" w:rsidP="008C42C4">
            <w:pPr>
              <w:spacing w:before="20" w:after="20"/>
              <w:contextualSpacing/>
            </w:pPr>
            <w:r w:rsidRPr="0089359F">
              <w:t>an</w:t>
            </w:r>
            <w:r>
              <w:t>(</w:t>
            </w:r>
            <w:r w:rsidRPr="0089359F">
              <w:t>t)ta/a</w:t>
            </w:r>
            <w:r>
              <w:t>(</w:t>
            </w:r>
            <w:r w:rsidRPr="0089359F">
              <w:t>t)</w:t>
            </w:r>
          </w:p>
        </w:tc>
        <w:tc>
          <w:tcPr>
            <w:tcW w:w="0" w:type="auto"/>
            <w:tcBorders>
              <w:top w:val="nil"/>
              <w:left w:val="single" w:sz="4" w:space="0" w:color="auto"/>
              <w:bottom w:val="nil"/>
              <w:right w:val="single" w:sz="4" w:space="0" w:color="auto"/>
            </w:tcBorders>
          </w:tcPr>
          <w:p w14:paraId="3D3C3C0E" w14:textId="77777777" w:rsidR="00BC7543" w:rsidRPr="0089359F" w:rsidRDefault="00BC7543" w:rsidP="008C42C4">
            <w:pPr>
              <w:spacing w:before="20" w:after="20"/>
              <w:contextualSpacing/>
            </w:pPr>
            <w:r w:rsidRPr="0089359F">
              <w:t>anna/n</w:t>
            </w:r>
          </w:p>
        </w:tc>
        <w:tc>
          <w:tcPr>
            <w:tcW w:w="0" w:type="auto"/>
            <w:tcBorders>
              <w:top w:val="nil"/>
              <w:left w:val="single" w:sz="4" w:space="0" w:color="auto"/>
              <w:bottom w:val="nil"/>
              <w:right w:val="single" w:sz="4" w:space="0" w:color="auto"/>
            </w:tcBorders>
          </w:tcPr>
          <w:p w14:paraId="4AD8BFE6" w14:textId="77777777" w:rsidR="00BC7543" w:rsidRPr="0089359F" w:rsidRDefault="00BC7543" w:rsidP="008C42C4">
            <w:pPr>
              <w:spacing w:before="20" w:after="20"/>
              <w:contextualSpacing/>
            </w:pPr>
            <w:r w:rsidRPr="0089359F">
              <w:t>anna/t</w:t>
            </w:r>
          </w:p>
        </w:tc>
        <w:tc>
          <w:tcPr>
            <w:tcW w:w="0" w:type="auto"/>
            <w:tcBorders>
              <w:top w:val="nil"/>
              <w:left w:val="single" w:sz="4" w:space="0" w:color="auto"/>
              <w:bottom w:val="nil"/>
              <w:right w:val="single" w:sz="4" w:space="0" w:color="auto"/>
            </w:tcBorders>
          </w:tcPr>
          <w:p w14:paraId="7846BA16" w14:textId="77777777" w:rsidR="00BC7543" w:rsidRPr="0089359F" w:rsidRDefault="00BC7543" w:rsidP="008C42C4">
            <w:pPr>
              <w:spacing w:before="20" w:after="20"/>
              <w:contextualSpacing/>
            </w:pPr>
            <w:r w:rsidRPr="0089359F">
              <w:t>anna/ma</w:t>
            </w:r>
          </w:p>
        </w:tc>
        <w:tc>
          <w:tcPr>
            <w:tcW w:w="0" w:type="auto"/>
            <w:tcBorders>
              <w:top w:val="nil"/>
              <w:left w:val="single" w:sz="4" w:space="0" w:color="auto"/>
              <w:bottom w:val="nil"/>
              <w:right w:val="single" w:sz="4" w:space="0" w:color="auto"/>
            </w:tcBorders>
          </w:tcPr>
          <w:p w14:paraId="4C5DCE89" w14:textId="77777777" w:rsidR="00BC7543" w:rsidRPr="0089359F" w:rsidRDefault="00BC7543" w:rsidP="008C42C4">
            <w:pPr>
              <w:spacing w:before="20" w:after="20"/>
              <w:contextualSpacing/>
            </w:pPr>
            <w:r w:rsidRPr="0089359F">
              <w:t>anna/tta</w:t>
            </w:r>
          </w:p>
        </w:tc>
      </w:tr>
      <w:tr w:rsidR="00BC7543" w:rsidRPr="0089359F" w14:paraId="5E9228E3" w14:textId="77777777" w:rsidTr="003B7C70">
        <w:tc>
          <w:tcPr>
            <w:tcW w:w="0" w:type="auto"/>
            <w:tcBorders>
              <w:right w:val="single" w:sz="4" w:space="0" w:color="auto"/>
            </w:tcBorders>
          </w:tcPr>
          <w:p w14:paraId="526A38B9" w14:textId="77777777" w:rsidR="00BC7543" w:rsidRPr="0089359F" w:rsidRDefault="00BC7543" w:rsidP="008C42C4">
            <w:pPr>
              <w:spacing w:before="20" w:after="20"/>
              <w:contextualSpacing/>
            </w:pPr>
            <w:r w:rsidRPr="0089359F">
              <w:t>lukke/et ~ luke/a</w:t>
            </w:r>
            <w:r>
              <w:t>(</w:t>
            </w:r>
            <w:r w:rsidRPr="0089359F">
              <w:t>t) ~ luki/a</w:t>
            </w:r>
          </w:p>
        </w:tc>
        <w:tc>
          <w:tcPr>
            <w:tcW w:w="0" w:type="auto"/>
            <w:tcBorders>
              <w:top w:val="nil"/>
              <w:left w:val="single" w:sz="4" w:space="0" w:color="auto"/>
              <w:bottom w:val="nil"/>
              <w:right w:val="single" w:sz="4" w:space="0" w:color="auto"/>
            </w:tcBorders>
          </w:tcPr>
          <w:p w14:paraId="500EFBFB" w14:textId="77777777" w:rsidR="00BC7543" w:rsidRPr="0089359F" w:rsidRDefault="00BC7543" w:rsidP="008C42C4">
            <w:pPr>
              <w:spacing w:before="20" w:after="20"/>
              <w:contextualSpacing/>
            </w:pPr>
            <w:r w:rsidRPr="0089359F">
              <w:t>lu</w:t>
            </w:r>
            <w:r>
              <w:t>(</w:t>
            </w:r>
            <w:r w:rsidRPr="0089359F">
              <w:t>j)e/n</w:t>
            </w:r>
          </w:p>
        </w:tc>
        <w:tc>
          <w:tcPr>
            <w:tcW w:w="0" w:type="auto"/>
            <w:tcBorders>
              <w:top w:val="nil"/>
              <w:left w:val="single" w:sz="4" w:space="0" w:color="auto"/>
              <w:bottom w:val="nil"/>
              <w:right w:val="single" w:sz="4" w:space="0" w:color="auto"/>
            </w:tcBorders>
          </w:tcPr>
          <w:p w14:paraId="69E59FCD" w14:textId="77777777" w:rsidR="00BC7543" w:rsidRPr="0089359F" w:rsidRDefault="00BC7543" w:rsidP="008C42C4">
            <w:pPr>
              <w:spacing w:before="20" w:after="20"/>
              <w:contextualSpacing/>
            </w:pPr>
            <w:r w:rsidRPr="0089359F">
              <w:t>lu</w:t>
            </w:r>
            <w:r>
              <w:t>(</w:t>
            </w:r>
            <w:r w:rsidRPr="0089359F">
              <w:t>j)e/t</w:t>
            </w:r>
          </w:p>
        </w:tc>
        <w:tc>
          <w:tcPr>
            <w:tcW w:w="0" w:type="auto"/>
            <w:tcBorders>
              <w:top w:val="nil"/>
              <w:left w:val="single" w:sz="4" w:space="0" w:color="auto"/>
              <w:bottom w:val="nil"/>
              <w:right w:val="single" w:sz="4" w:space="0" w:color="auto"/>
            </w:tcBorders>
          </w:tcPr>
          <w:p w14:paraId="29307096" w14:textId="77777777" w:rsidR="00BC7543" w:rsidRPr="0089359F" w:rsidRDefault="00BC7543" w:rsidP="008C42C4">
            <w:pPr>
              <w:spacing w:before="20" w:after="20"/>
              <w:contextualSpacing/>
            </w:pPr>
            <w:r w:rsidRPr="0089359F">
              <w:t>lu</w:t>
            </w:r>
            <w:r>
              <w:t>(</w:t>
            </w:r>
            <w:r w:rsidRPr="0089359F">
              <w:t>j)e/ma</w:t>
            </w:r>
          </w:p>
        </w:tc>
        <w:tc>
          <w:tcPr>
            <w:tcW w:w="0" w:type="auto"/>
            <w:tcBorders>
              <w:top w:val="nil"/>
              <w:left w:val="single" w:sz="4" w:space="0" w:color="auto"/>
              <w:bottom w:val="nil"/>
              <w:right w:val="single" w:sz="4" w:space="0" w:color="auto"/>
            </w:tcBorders>
          </w:tcPr>
          <w:p w14:paraId="425C00A9" w14:textId="77777777" w:rsidR="00BC7543" w:rsidRPr="0089359F" w:rsidRDefault="00BC7543" w:rsidP="008C42C4">
            <w:pPr>
              <w:spacing w:before="20" w:after="20"/>
              <w:contextualSpacing/>
            </w:pPr>
            <w:r w:rsidRPr="0089359F">
              <w:t>lu</w:t>
            </w:r>
            <w:r>
              <w:t>(</w:t>
            </w:r>
            <w:r w:rsidRPr="0089359F">
              <w:t>j)e/tta</w:t>
            </w:r>
          </w:p>
        </w:tc>
      </w:tr>
      <w:tr w:rsidR="00BC7543" w:rsidRPr="0089359F" w14:paraId="76DF7DED" w14:textId="77777777" w:rsidTr="003B7C70">
        <w:tc>
          <w:tcPr>
            <w:tcW w:w="0" w:type="auto"/>
            <w:tcBorders>
              <w:right w:val="single" w:sz="4" w:space="0" w:color="auto"/>
            </w:tcBorders>
          </w:tcPr>
          <w:p w14:paraId="28376FF9" w14:textId="77777777" w:rsidR="00BC7543" w:rsidRPr="0089359F" w:rsidRDefault="00BC7543" w:rsidP="008C42C4">
            <w:pPr>
              <w:spacing w:before="20" w:after="20"/>
              <w:contextualSpacing/>
            </w:pPr>
            <w:r w:rsidRPr="0089359F">
              <w:t>varasta/a</w:t>
            </w:r>
            <w:r>
              <w:t>(</w:t>
            </w:r>
            <w:r w:rsidRPr="0089359F">
              <w:t>t)</w:t>
            </w:r>
          </w:p>
        </w:tc>
        <w:tc>
          <w:tcPr>
            <w:tcW w:w="0" w:type="auto"/>
            <w:tcBorders>
              <w:top w:val="nil"/>
              <w:left w:val="single" w:sz="4" w:space="0" w:color="auto"/>
              <w:bottom w:val="nil"/>
              <w:right w:val="single" w:sz="4" w:space="0" w:color="auto"/>
            </w:tcBorders>
          </w:tcPr>
          <w:p w14:paraId="71CF5F52" w14:textId="77777777" w:rsidR="00BC7543" w:rsidRPr="0089359F" w:rsidRDefault="00BC7543" w:rsidP="008C42C4">
            <w:pPr>
              <w:spacing w:before="20" w:after="20"/>
              <w:contextualSpacing/>
            </w:pPr>
            <w:r w:rsidRPr="0089359F">
              <w:t>varasta/n</w:t>
            </w:r>
          </w:p>
        </w:tc>
        <w:tc>
          <w:tcPr>
            <w:tcW w:w="0" w:type="auto"/>
            <w:tcBorders>
              <w:top w:val="nil"/>
              <w:left w:val="single" w:sz="4" w:space="0" w:color="auto"/>
              <w:bottom w:val="nil"/>
              <w:right w:val="single" w:sz="4" w:space="0" w:color="auto"/>
            </w:tcBorders>
          </w:tcPr>
          <w:p w14:paraId="3B88D203" w14:textId="77777777" w:rsidR="00BC7543" w:rsidRPr="0089359F" w:rsidRDefault="00BC7543" w:rsidP="008C42C4">
            <w:pPr>
              <w:spacing w:before="20" w:after="20"/>
              <w:contextualSpacing/>
            </w:pPr>
            <w:r w:rsidRPr="0089359F">
              <w:t>varasta/t</w:t>
            </w:r>
          </w:p>
        </w:tc>
        <w:tc>
          <w:tcPr>
            <w:tcW w:w="0" w:type="auto"/>
            <w:tcBorders>
              <w:top w:val="nil"/>
              <w:left w:val="single" w:sz="4" w:space="0" w:color="auto"/>
              <w:bottom w:val="nil"/>
              <w:right w:val="single" w:sz="4" w:space="0" w:color="auto"/>
            </w:tcBorders>
          </w:tcPr>
          <w:p w14:paraId="0AED956F" w14:textId="77777777" w:rsidR="00BC7543" w:rsidRPr="0089359F" w:rsidRDefault="00BC7543" w:rsidP="008C42C4">
            <w:pPr>
              <w:spacing w:before="20" w:after="20"/>
              <w:contextualSpacing/>
            </w:pPr>
            <w:r w:rsidRPr="0089359F">
              <w:t>varasta/mma</w:t>
            </w:r>
          </w:p>
        </w:tc>
        <w:tc>
          <w:tcPr>
            <w:tcW w:w="0" w:type="auto"/>
            <w:tcBorders>
              <w:top w:val="nil"/>
              <w:left w:val="single" w:sz="4" w:space="0" w:color="auto"/>
              <w:bottom w:val="nil"/>
              <w:right w:val="single" w:sz="4" w:space="0" w:color="auto"/>
            </w:tcBorders>
          </w:tcPr>
          <w:p w14:paraId="578A7CB8" w14:textId="77777777" w:rsidR="00BC7543" w:rsidRPr="0089359F" w:rsidRDefault="00BC7543" w:rsidP="008C42C4">
            <w:pPr>
              <w:spacing w:before="20" w:after="20"/>
              <w:contextualSpacing/>
            </w:pPr>
            <w:r w:rsidRPr="0089359F">
              <w:t>varasta/tta</w:t>
            </w:r>
          </w:p>
        </w:tc>
      </w:tr>
      <w:tr w:rsidR="00BC7543" w:rsidRPr="0089359F" w14:paraId="2B97DC5A" w14:textId="77777777" w:rsidTr="003B7C70">
        <w:tc>
          <w:tcPr>
            <w:tcW w:w="0" w:type="auto"/>
            <w:tcBorders>
              <w:right w:val="single" w:sz="4" w:space="0" w:color="auto"/>
            </w:tcBorders>
          </w:tcPr>
          <w:p w14:paraId="76EEDA31" w14:textId="26521747" w:rsidR="00BC7543" w:rsidRPr="0089359F" w:rsidRDefault="00BC7543" w:rsidP="008C42C4">
            <w:pPr>
              <w:spacing w:before="20" w:after="20"/>
              <w:contextualSpacing/>
            </w:pPr>
            <w:r w:rsidRPr="0089359F">
              <w:t>ol</w:t>
            </w:r>
            <w:r w:rsidR="003B7BE5">
              <w:t>/</w:t>
            </w:r>
            <w:r w:rsidRPr="0089359F">
              <w:t>la</w:t>
            </w:r>
          </w:p>
        </w:tc>
        <w:tc>
          <w:tcPr>
            <w:tcW w:w="0" w:type="auto"/>
            <w:tcBorders>
              <w:top w:val="nil"/>
              <w:left w:val="single" w:sz="4" w:space="0" w:color="auto"/>
              <w:bottom w:val="nil"/>
              <w:right w:val="single" w:sz="4" w:space="0" w:color="auto"/>
            </w:tcBorders>
          </w:tcPr>
          <w:p w14:paraId="4435759F" w14:textId="77777777" w:rsidR="00BC7543" w:rsidRPr="0089359F" w:rsidRDefault="00BC7543" w:rsidP="008C42C4">
            <w:pPr>
              <w:spacing w:before="20" w:after="20"/>
              <w:contextualSpacing/>
            </w:pPr>
            <w:r w:rsidRPr="0089359F">
              <w:t>ole/n</w:t>
            </w:r>
          </w:p>
        </w:tc>
        <w:tc>
          <w:tcPr>
            <w:tcW w:w="0" w:type="auto"/>
            <w:tcBorders>
              <w:top w:val="nil"/>
              <w:left w:val="single" w:sz="4" w:space="0" w:color="auto"/>
              <w:bottom w:val="nil"/>
              <w:right w:val="single" w:sz="4" w:space="0" w:color="auto"/>
            </w:tcBorders>
          </w:tcPr>
          <w:p w14:paraId="51EE3D49" w14:textId="77777777" w:rsidR="00BC7543" w:rsidRPr="0089359F" w:rsidRDefault="00BC7543" w:rsidP="008C42C4">
            <w:pPr>
              <w:spacing w:before="20" w:after="20"/>
              <w:contextualSpacing/>
            </w:pPr>
            <w:r w:rsidRPr="0089359F">
              <w:t>ole/t</w:t>
            </w:r>
          </w:p>
        </w:tc>
        <w:tc>
          <w:tcPr>
            <w:tcW w:w="0" w:type="auto"/>
            <w:tcBorders>
              <w:top w:val="nil"/>
              <w:left w:val="single" w:sz="4" w:space="0" w:color="auto"/>
              <w:bottom w:val="nil"/>
              <w:right w:val="single" w:sz="4" w:space="0" w:color="auto"/>
            </w:tcBorders>
          </w:tcPr>
          <w:p w14:paraId="3BB20245" w14:textId="77777777" w:rsidR="00BC7543" w:rsidRPr="0089359F" w:rsidRDefault="00BC7543" w:rsidP="008C42C4">
            <w:pPr>
              <w:spacing w:before="20" w:after="20"/>
              <w:contextualSpacing/>
            </w:pPr>
            <w:r w:rsidRPr="0089359F">
              <w:t>ole/ma</w:t>
            </w:r>
          </w:p>
        </w:tc>
        <w:tc>
          <w:tcPr>
            <w:tcW w:w="0" w:type="auto"/>
            <w:tcBorders>
              <w:top w:val="nil"/>
              <w:left w:val="single" w:sz="4" w:space="0" w:color="auto"/>
              <w:bottom w:val="nil"/>
              <w:right w:val="single" w:sz="4" w:space="0" w:color="auto"/>
            </w:tcBorders>
          </w:tcPr>
          <w:p w14:paraId="370DE85C" w14:textId="77777777" w:rsidR="00BC7543" w:rsidRPr="0089359F" w:rsidRDefault="00BC7543" w:rsidP="008C42C4">
            <w:pPr>
              <w:spacing w:before="20" w:after="20"/>
              <w:contextualSpacing/>
            </w:pPr>
            <w:r w:rsidRPr="0089359F">
              <w:t>ole/tta</w:t>
            </w:r>
          </w:p>
        </w:tc>
      </w:tr>
      <w:tr w:rsidR="00BC7543" w:rsidRPr="0089359F" w14:paraId="5415B375" w14:textId="77777777" w:rsidTr="003B7C70">
        <w:tc>
          <w:tcPr>
            <w:tcW w:w="0" w:type="auto"/>
            <w:tcBorders>
              <w:right w:val="single" w:sz="4" w:space="0" w:color="auto"/>
            </w:tcBorders>
          </w:tcPr>
          <w:p w14:paraId="7BED34BF" w14:textId="77777777" w:rsidR="00BC7543" w:rsidRPr="0089359F" w:rsidRDefault="00BC7543" w:rsidP="008C42C4">
            <w:pPr>
              <w:spacing w:before="20" w:after="20"/>
              <w:contextualSpacing/>
            </w:pPr>
            <w:r w:rsidRPr="0089359F">
              <w:t>men/nä</w:t>
            </w:r>
          </w:p>
        </w:tc>
        <w:tc>
          <w:tcPr>
            <w:tcW w:w="0" w:type="auto"/>
            <w:tcBorders>
              <w:top w:val="nil"/>
              <w:left w:val="single" w:sz="4" w:space="0" w:color="auto"/>
              <w:bottom w:val="nil"/>
              <w:right w:val="single" w:sz="4" w:space="0" w:color="auto"/>
            </w:tcBorders>
          </w:tcPr>
          <w:p w14:paraId="560D6B3C" w14:textId="77777777" w:rsidR="00BC7543" w:rsidRPr="0089359F" w:rsidRDefault="00BC7543" w:rsidP="008C42C4">
            <w:pPr>
              <w:spacing w:before="20" w:after="20"/>
              <w:contextualSpacing/>
            </w:pPr>
            <w:r w:rsidRPr="0089359F">
              <w:t>mene/n</w:t>
            </w:r>
          </w:p>
        </w:tc>
        <w:tc>
          <w:tcPr>
            <w:tcW w:w="0" w:type="auto"/>
            <w:tcBorders>
              <w:top w:val="nil"/>
              <w:left w:val="single" w:sz="4" w:space="0" w:color="auto"/>
              <w:bottom w:val="nil"/>
              <w:right w:val="single" w:sz="4" w:space="0" w:color="auto"/>
            </w:tcBorders>
          </w:tcPr>
          <w:p w14:paraId="5BD7D3B5" w14:textId="77777777" w:rsidR="00BC7543" w:rsidRPr="0089359F" w:rsidRDefault="00BC7543" w:rsidP="008C42C4">
            <w:pPr>
              <w:spacing w:before="20" w:after="20"/>
              <w:contextualSpacing/>
            </w:pPr>
            <w:r w:rsidRPr="0089359F">
              <w:t>mene/t</w:t>
            </w:r>
          </w:p>
        </w:tc>
        <w:tc>
          <w:tcPr>
            <w:tcW w:w="0" w:type="auto"/>
            <w:tcBorders>
              <w:top w:val="nil"/>
              <w:left w:val="single" w:sz="4" w:space="0" w:color="auto"/>
              <w:bottom w:val="nil"/>
              <w:right w:val="single" w:sz="4" w:space="0" w:color="auto"/>
            </w:tcBorders>
          </w:tcPr>
          <w:p w14:paraId="01E1AAB6" w14:textId="77777777" w:rsidR="00BC7543" w:rsidRPr="0089359F" w:rsidRDefault="00BC7543" w:rsidP="008C42C4">
            <w:pPr>
              <w:spacing w:before="20" w:after="20"/>
              <w:contextualSpacing/>
            </w:pPr>
            <w:r w:rsidRPr="0089359F">
              <w:t>mene/mä</w:t>
            </w:r>
          </w:p>
        </w:tc>
        <w:tc>
          <w:tcPr>
            <w:tcW w:w="0" w:type="auto"/>
            <w:tcBorders>
              <w:top w:val="nil"/>
              <w:left w:val="single" w:sz="4" w:space="0" w:color="auto"/>
              <w:bottom w:val="nil"/>
              <w:right w:val="single" w:sz="4" w:space="0" w:color="auto"/>
            </w:tcBorders>
          </w:tcPr>
          <w:p w14:paraId="495EC76E" w14:textId="77777777" w:rsidR="00BC7543" w:rsidRPr="0089359F" w:rsidRDefault="00BC7543" w:rsidP="008C42C4">
            <w:pPr>
              <w:spacing w:before="20" w:after="20"/>
              <w:contextualSpacing/>
            </w:pPr>
            <w:r w:rsidRPr="0089359F">
              <w:t>mene/ttä</w:t>
            </w:r>
          </w:p>
        </w:tc>
      </w:tr>
      <w:tr w:rsidR="00BC7543" w:rsidRPr="0089359F" w14:paraId="64EB4EDF" w14:textId="77777777" w:rsidTr="003B7C70">
        <w:tc>
          <w:tcPr>
            <w:tcW w:w="0" w:type="auto"/>
            <w:tcBorders>
              <w:right w:val="single" w:sz="4" w:space="0" w:color="auto"/>
            </w:tcBorders>
          </w:tcPr>
          <w:p w14:paraId="5F9280F2" w14:textId="77777777" w:rsidR="00BC7543" w:rsidRPr="0089359F" w:rsidRDefault="00BC7543" w:rsidP="008C42C4">
            <w:pPr>
              <w:spacing w:before="20" w:after="20"/>
              <w:contextualSpacing/>
            </w:pPr>
            <w:r w:rsidRPr="0089359F">
              <w:t>muistel/a</w:t>
            </w:r>
          </w:p>
        </w:tc>
        <w:tc>
          <w:tcPr>
            <w:tcW w:w="0" w:type="auto"/>
            <w:tcBorders>
              <w:top w:val="nil"/>
              <w:left w:val="single" w:sz="4" w:space="0" w:color="auto"/>
              <w:bottom w:val="nil"/>
              <w:right w:val="single" w:sz="4" w:space="0" w:color="auto"/>
            </w:tcBorders>
          </w:tcPr>
          <w:p w14:paraId="12699DE8" w14:textId="77777777" w:rsidR="00BC7543" w:rsidRPr="0089359F" w:rsidRDefault="00BC7543" w:rsidP="008C42C4">
            <w:pPr>
              <w:spacing w:before="20" w:after="20"/>
              <w:contextualSpacing/>
            </w:pPr>
            <w:r w:rsidRPr="0089359F">
              <w:t>muistele/n</w:t>
            </w:r>
          </w:p>
        </w:tc>
        <w:tc>
          <w:tcPr>
            <w:tcW w:w="0" w:type="auto"/>
            <w:tcBorders>
              <w:top w:val="nil"/>
              <w:left w:val="single" w:sz="4" w:space="0" w:color="auto"/>
              <w:bottom w:val="nil"/>
              <w:right w:val="single" w:sz="4" w:space="0" w:color="auto"/>
            </w:tcBorders>
          </w:tcPr>
          <w:p w14:paraId="78DB8686" w14:textId="77777777" w:rsidR="00BC7543" w:rsidRPr="0089359F" w:rsidRDefault="00BC7543" w:rsidP="008C42C4">
            <w:pPr>
              <w:spacing w:before="20" w:after="20"/>
              <w:contextualSpacing/>
            </w:pPr>
            <w:r w:rsidRPr="0089359F">
              <w:t>muistele/t</w:t>
            </w:r>
          </w:p>
        </w:tc>
        <w:tc>
          <w:tcPr>
            <w:tcW w:w="0" w:type="auto"/>
            <w:tcBorders>
              <w:top w:val="nil"/>
              <w:left w:val="single" w:sz="4" w:space="0" w:color="auto"/>
              <w:bottom w:val="nil"/>
              <w:right w:val="single" w:sz="4" w:space="0" w:color="auto"/>
            </w:tcBorders>
          </w:tcPr>
          <w:p w14:paraId="18C4BA31" w14:textId="77777777" w:rsidR="00BC7543" w:rsidRPr="0089359F" w:rsidRDefault="00BC7543" w:rsidP="008C42C4">
            <w:pPr>
              <w:spacing w:before="20" w:after="20"/>
              <w:contextualSpacing/>
            </w:pPr>
            <w:r w:rsidRPr="0089359F">
              <w:t>muistele/mma</w:t>
            </w:r>
          </w:p>
        </w:tc>
        <w:tc>
          <w:tcPr>
            <w:tcW w:w="0" w:type="auto"/>
            <w:tcBorders>
              <w:top w:val="nil"/>
              <w:left w:val="single" w:sz="4" w:space="0" w:color="auto"/>
              <w:bottom w:val="nil"/>
              <w:right w:val="single" w:sz="4" w:space="0" w:color="auto"/>
            </w:tcBorders>
          </w:tcPr>
          <w:p w14:paraId="4E27B8D9" w14:textId="109D678C" w:rsidR="00BC7543" w:rsidRPr="0089359F" w:rsidRDefault="003B7C70" w:rsidP="008C42C4">
            <w:pPr>
              <w:spacing w:before="20" w:after="20"/>
              <w:contextualSpacing/>
            </w:pPr>
            <w:r>
              <w:t>m</w:t>
            </w:r>
            <w:r w:rsidR="00BC7543" w:rsidRPr="0089359F">
              <w:t>uistele/tta</w:t>
            </w:r>
          </w:p>
        </w:tc>
      </w:tr>
      <w:tr w:rsidR="00BC7543" w:rsidRPr="0089359F" w14:paraId="6934093A" w14:textId="77777777" w:rsidTr="003B7C70">
        <w:tc>
          <w:tcPr>
            <w:tcW w:w="0" w:type="auto"/>
            <w:tcBorders>
              <w:right w:val="single" w:sz="4" w:space="0" w:color="auto"/>
            </w:tcBorders>
          </w:tcPr>
          <w:p w14:paraId="323DAC63" w14:textId="77777777" w:rsidR="00BC7543" w:rsidRPr="0089359F" w:rsidRDefault="00BC7543" w:rsidP="008C42C4">
            <w:pPr>
              <w:spacing w:before="20" w:after="20"/>
              <w:contextualSpacing/>
            </w:pPr>
            <w:r w:rsidRPr="0089359F">
              <w:t>auka</w:t>
            </w:r>
            <w:r>
              <w:t>(</w:t>
            </w:r>
            <w:r w:rsidRPr="0089359F">
              <w:t>i)s/ta</w:t>
            </w:r>
          </w:p>
        </w:tc>
        <w:tc>
          <w:tcPr>
            <w:tcW w:w="0" w:type="auto"/>
            <w:tcBorders>
              <w:top w:val="nil"/>
              <w:left w:val="single" w:sz="4" w:space="0" w:color="auto"/>
              <w:bottom w:val="nil"/>
              <w:right w:val="single" w:sz="4" w:space="0" w:color="auto"/>
            </w:tcBorders>
          </w:tcPr>
          <w:p w14:paraId="030B109C" w14:textId="77777777" w:rsidR="00BC7543" w:rsidRPr="0089359F" w:rsidRDefault="00BC7543" w:rsidP="008C42C4">
            <w:pPr>
              <w:spacing w:before="20" w:after="20"/>
              <w:contextualSpacing/>
            </w:pPr>
            <w:r w:rsidRPr="0089359F">
              <w:t>auka</w:t>
            </w:r>
            <w:r>
              <w:t>(</w:t>
            </w:r>
            <w:r w:rsidRPr="0089359F">
              <w:t>i)se/n</w:t>
            </w:r>
          </w:p>
        </w:tc>
        <w:tc>
          <w:tcPr>
            <w:tcW w:w="0" w:type="auto"/>
            <w:tcBorders>
              <w:top w:val="nil"/>
              <w:left w:val="single" w:sz="4" w:space="0" w:color="auto"/>
              <w:bottom w:val="nil"/>
              <w:right w:val="single" w:sz="4" w:space="0" w:color="auto"/>
            </w:tcBorders>
          </w:tcPr>
          <w:p w14:paraId="5A88DE74" w14:textId="77777777" w:rsidR="00BC7543" w:rsidRPr="0089359F" w:rsidRDefault="00BC7543" w:rsidP="008C42C4">
            <w:pPr>
              <w:spacing w:before="20" w:after="20"/>
              <w:contextualSpacing/>
            </w:pPr>
            <w:r w:rsidRPr="0089359F">
              <w:t>auka</w:t>
            </w:r>
            <w:r>
              <w:t>(</w:t>
            </w:r>
            <w:r w:rsidRPr="0089359F">
              <w:t>i)se/t</w:t>
            </w:r>
          </w:p>
        </w:tc>
        <w:tc>
          <w:tcPr>
            <w:tcW w:w="0" w:type="auto"/>
            <w:tcBorders>
              <w:top w:val="nil"/>
              <w:left w:val="single" w:sz="4" w:space="0" w:color="auto"/>
              <w:bottom w:val="nil"/>
              <w:right w:val="single" w:sz="4" w:space="0" w:color="auto"/>
            </w:tcBorders>
          </w:tcPr>
          <w:p w14:paraId="4FCAE14F" w14:textId="77777777" w:rsidR="00BC7543" w:rsidRPr="0089359F" w:rsidRDefault="00BC7543" w:rsidP="008C42C4">
            <w:pPr>
              <w:spacing w:before="20" w:after="20"/>
              <w:contextualSpacing/>
            </w:pPr>
            <w:r w:rsidRPr="0089359F">
              <w:t>auka</w:t>
            </w:r>
            <w:r>
              <w:t>(</w:t>
            </w:r>
            <w:r w:rsidRPr="0089359F">
              <w:t>i)se/mma</w:t>
            </w:r>
          </w:p>
        </w:tc>
        <w:tc>
          <w:tcPr>
            <w:tcW w:w="0" w:type="auto"/>
            <w:tcBorders>
              <w:top w:val="nil"/>
              <w:left w:val="single" w:sz="4" w:space="0" w:color="auto"/>
              <w:bottom w:val="nil"/>
              <w:right w:val="single" w:sz="4" w:space="0" w:color="auto"/>
            </w:tcBorders>
          </w:tcPr>
          <w:p w14:paraId="35326406" w14:textId="77777777" w:rsidR="00BC7543" w:rsidRPr="0089359F" w:rsidRDefault="00BC7543" w:rsidP="008C42C4">
            <w:pPr>
              <w:spacing w:before="20" w:after="20"/>
              <w:contextualSpacing/>
            </w:pPr>
            <w:r w:rsidRPr="0089359F">
              <w:t>auka</w:t>
            </w:r>
            <w:r>
              <w:t>(</w:t>
            </w:r>
            <w:r w:rsidRPr="0089359F">
              <w:t>i)se/tta</w:t>
            </w:r>
          </w:p>
        </w:tc>
      </w:tr>
      <w:tr w:rsidR="00BC7543" w:rsidRPr="0089359F" w14:paraId="691CD65C" w14:textId="77777777" w:rsidTr="003B7C70">
        <w:tc>
          <w:tcPr>
            <w:tcW w:w="0" w:type="auto"/>
            <w:tcBorders>
              <w:right w:val="single" w:sz="4" w:space="0" w:color="auto"/>
            </w:tcBorders>
          </w:tcPr>
          <w:p w14:paraId="0C52E81D" w14:textId="77777777" w:rsidR="00BC7543" w:rsidRPr="0089359F" w:rsidRDefault="00BC7543" w:rsidP="008C42C4">
            <w:pPr>
              <w:spacing w:before="20" w:after="20"/>
              <w:contextualSpacing/>
            </w:pPr>
            <w:r w:rsidRPr="0089359F">
              <w:t>kyyti/tä</w:t>
            </w:r>
          </w:p>
        </w:tc>
        <w:tc>
          <w:tcPr>
            <w:tcW w:w="0" w:type="auto"/>
            <w:tcBorders>
              <w:top w:val="nil"/>
              <w:left w:val="single" w:sz="4" w:space="0" w:color="auto"/>
              <w:bottom w:val="nil"/>
              <w:right w:val="single" w:sz="4" w:space="0" w:color="auto"/>
            </w:tcBorders>
          </w:tcPr>
          <w:p w14:paraId="639F658B" w14:textId="77777777" w:rsidR="00BC7543" w:rsidRPr="0089359F" w:rsidRDefault="00BC7543" w:rsidP="008C42C4">
            <w:pPr>
              <w:spacing w:before="20" w:after="20"/>
              <w:contextualSpacing/>
            </w:pPr>
            <w:r w:rsidRPr="0089359F">
              <w:t>kyytitte/n</w:t>
            </w:r>
          </w:p>
        </w:tc>
        <w:tc>
          <w:tcPr>
            <w:tcW w:w="0" w:type="auto"/>
            <w:tcBorders>
              <w:top w:val="nil"/>
              <w:left w:val="single" w:sz="4" w:space="0" w:color="auto"/>
              <w:bottom w:val="nil"/>
              <w:right w:val="single" w:sz="4" w:space="0" w:color="auto"/>
            </w:tcBorders>
          </w:tcPr>
          <w:p w14:paraId="75076A7F" w14:textId="77777777" w:rsidR="00BC7543" w:rsidRPr="0089359F" w:rsidRDefault="00BC7543" w:rsidP="008C42C4">
            <w:pPr>
              <w:spacing w:before="20" w:after="20"/>
              <w:contextualSpacing/>
            </w:pPr>
            <w:r w:rsidRPr="0089359F">
              <w:t>kyytitte/t</w:t>
            </w:r>
          </w:p>
        </w:tc>
        <w:tc>
          <w:tcPr>
            <w:tcW w:w="0" w:type="auto"/>
            <w:tcBorders>
              <w:top w:val="nil"/>
              <w:left w:val="single" w:sz="4" w:space="0" w:color="auto"/>
              <w:bottom w:val="nil"/>
              <w:right w:val="single" w:sz="4" w:space="0" w:color="auto"/>
            </w:tcBorders>
          </w:tcPr>
          <w:p w14:paraId="388D84A5" w14:textId="77777777" w:rsidR="00BC7543" w:rsidRPr="0089359F" w:rsidRDefault="00BC7543" w:rsidP="008C42C4">
            <w:pPr>
              <w:spacing w:before="20" w:after="20"/>
              <w:contextualSpacing/>
            </w:pPr>
            <w:r w:rsidRPr="0089359F">
              <w:t>kyytitte/mmä</w:t>
            </w:r>
          </w:p>
        </w:tc>
        <w:tc>
          <w:tcPr>
            <w:tcW w:w="0" w:type="auto"/>
            <w:tcBorders>
              <w:top w:val="nil"/>
              <w:left w:val="single" w:sz="4" w:space="0" w:color="auto"/>
              <w:bottom w:val="nil"/>
              <w:right w:val="single" w:sz="4" w:space="0" w:color="auto"/>
            </w:tcBorders>
          </w:tcPr>
          <w:p w14:paraId="2826872F" w14:textId="77777777" w:rsidR="00BC7543" w:rsidRPr="0089359F" w:rsidRDefault="00BC7543" w:rsidP="008C42C4">
            <w:pPr>
              <w:spacing w:before="20" w:after="20"/>
              <w:contextualSpacing/>
            </w:pPr>
            <w:r w:rsidRPr="0089359F">
              <w:t>kyytitte/ttä</w:t>
            </w:r>
          </w:p>
        </w:tc>
      </w:tr>
      <w:tr w:rsidR="00BC7543" w:rsidRPr="0089359F" w14:paraId="1C82A16E" w14:textId="77777777" w:rsidTr="003B7C70">
        <w:tc>
          <w:tcPr>
            <w:tcW w:w="0" w:type="auto"/>
            <w:tcBorders>
              <w:right w:val="single" w:sz="4" w:space="0" w:color="auto"/>
            </w:tcBorders>
          </w:tcPr>
          <w:p w14:paraId="125881C8" w14:textId="77777777" w:rsidR="00BC7543" w:rsidRPr="0089359F" w:rsidRDefault="00BC7543" w:rsidP="008C42C4">
            <w:pPr>
              <w:spacing w:before="20" w:after="20"/>
              <w:contextualSpacing/>
            </w:pPr>
            <w:r w:rsidRPr="0089359F">
              <w:t>piikaroi/ta</w:t>
            </w:r>
          </w:p>
        </w:tc>
        <w:tc>
          <w:tcPr>
            <w:tcW w:w="0" w:type="auto"/>
            <w:tcBorders>
              <w:top w:val="nil"/>
              <w:left w:val="single" w:sz="4" w:space="0" w:color="auto"/>
              <w:bottom w:val="nil"/>
              <w:right w:val="single" w:sz="4" w:space="0" w:color="auto"/>
            </w:tcBorders>
          </w:tcPr>
          <w:p w14:paraId="6877A0E2" w14:textId="77777777" w:rsidR="00BC7543" w:rsidRPr="0089359F" w:rsidRDefault="00BC7543" w:rsidP="008C42C4">
            <w:pPr>
              <w:spacing w:before="20" w:after="20"/>
              <w:contextualSpacing/>
            </w:pPr>
            <w:r w:rsidRPr="0089359F">
              <w:t>piikaroitte/n</w:t>
            </w:r>
          </w:p>
        </w:tc>
        <w:tc>
          <w:tcPr>
            <w:tcW w:w="0" w:type="auto"/>
            <w:tcBorders>
              <w:top w:val="nil"/>
              <w:left w:val="single" w:sz="4" w:space="0" w:color="auto"/>
              <w:bottom w:val="nil"/>
              <w:right w:val="single" w:sz="4" w:space="0" w:color="auto"/>
            </w:tcBorders>
          </w:tcPr>
          <w:p w14:paraId="5063E607" w14:textId="77777777" w:rsidR="00BC7543" w:rsidRPr="0089359F" w:rsidRDefault="00BC7543" w:rsidP="008C42C4">
            <w:pPr>
              <w:spacing w:before="20" w:after="20"/>
              <w:contextualSpacing/>
            </w:pPr>
            <w:r w:rsidRPr="0089359F">
              <w:t>piikaroitte/t</w:t>
            </w:r>
          </w:p>
        </w:tc>
        <w:tc>
          <w:tcPr>
            <w:tcW w:w="0" w:type="auto"/>
            <w:tcBorders>
              <w:top w:val="nil"/>
              <w:left w:val="single" w:sz="4" w:space="0" w:color="auto"/>
              <w:bottom w:val="nil"/>
              <w:right w:val="single" w:sz="4" w:space="0" w:color="auto"/>
            </w:tcBorders>
          </w:tcPr>
          <w:p w14:paraId="237C71E9" w14:textId="77777777" w:rsidR="00BC7543" w:rsidRPr="0089359F" w:rsidRDefault="00BC7543" w:rsidP="008C42C4">
            <w:pPr>
              <w:spacing w:before="20" w:after="20"/>
              <w:contextualSpacing/>
            </w:pPr>
            <w:r w:rsidRPr="0089359F">
              <w:t>piikaroitte/ma</w:t>
            </w:r>
          </w:p>
        </w:tc>
        <w:tc>
          <w:tcPr>
            <w:tcW w:w="0" w:type="auto"/>
            <w:tcBorders>
              <w:top w:val="nil"/>
              <w:left w:val="single" w:sz="4" w:space="0" w:color="auto"/>
              <w:bottom w:val="nil"/>
              <w:right w:val="single" w:sz="4" w:space="0" w:color="auto"/>
            </w:tcBorders>
          </w:tcPr>
          <w:p w14:paraId="782AC98A" w14:textId="77777777" w:rsidR="00BC7543" w:rsidRPr="0089359F" w:rsidRDefault="00BC7543" w:rsidP="008C42C4">
            <w:pPr>
              <w:spacing w:before="20" w:after="20"/>
              <w:contextualSpacing/>
            </w:pPr>
            <w:r w:rsidRPr="0089359F">
              <w:t>piikaroitte/tta</w:t>
            </w:r>
          </w:p>
        </w:tc>
      </w:tr>
      <w:tr w:rsidR="00BC7543" w:rsidRPr="0089359F" w14:paraId="719B06CD" w14:textId="77777777" w:rsidTr="003B7C70">
        <w:tc>
          <w:tcPr>
            <w:tcW w:w="0" w:type="auto"/>
            <w:tcBorders>
              <w:right w:val="single" w:sz="4" w:space="0" w:color="auto"/>
            </w:tcBorders>
          </w:tcPr>
          <w:p w14:paraId="5A77BAD2" w14:textId="77777777" w:rsidR="00BC7543" w:rsidRPr="0089359F" w:rsidRDefault="00BC7543" w:rsidP="008C42C4">
            <w:pPr>
              <w:spacing w:before="20" w:after="20"/>
              <w:contextualSpacing/>
            </w:pPr>
            <w:r w:rsidRPr="0089359F">
              <w:t>li</w:t>
            </w:r>
            <w:r>
              <w:t>(</w:t>
            </w:r>
            <w:r w:rsidRPr="0089359F">
              <w:t>j)e/tä</w:t>
            </w:r>
          </w:p>
        </w:tc>
        <w:tc>
          <w:tcPr>
            <w:tcW w:w="0" w:type="auto"/>
            <w:tcBorders>
              <w:top w:val="nil"/>
              <w:left w:val="single" w:sz="4" w:space="0" w:color="auto"/>
              <w:bottom w:val="nil"/>
              <w:right w:val="single" w:sz="4" w:space="0" w:color="auto"/>
            </w:tcBorders>
          </w:tcPr>
          <w:p w14:paraId="3E46FD87" w14:textId="77777777" w:rsidR="00BC7543" w:rsidRPr="0089359F" w:rsidRDefault="00BC7543" w:rsidP="008C42C4">
            <w:pPr>
              <w:spacing w:before="20" w:after="20"/>
              <w:contextualSpacing/>
            </w:pPr>
            <w:r w:rsidRPr="0089359F">
              <w:t>likene/n</w:t>
            </w:r>
          </w:p>
        </w:tc>
        <w:tc>
          <w:tcPr>
            <w:tcW w:w="0" w:type="auto"/>
            <w:tcBorders>
              <w:top w:val="nil"/>
              <w:left w:val="single" w:sz="4" w:space="0" w:color="auto"/>
              <w:bottom w:val="nil"/>
              <w:right w:val="single" w:sz="4" w:space="0" w:color="auto"/>
            </w:tcBorders>
          </w:tcPr>
          <w:p w14:paraId="44790BD2" w14:textId="77777777" w:rsidR="00BC7543" w:rsidRPr="0089359F" w:rsidRDefault="00BC7543" w:rsidP="008C42C4">
            <w:pPr>
              <w:spacing w:before="20" w:after="20"/>
              <w:contextualSpacing/>
            </w:pPr>
            <w:r w:rsidRPr="0089359F">
              <w:t>likene/t</w:t>
            </w:r>
          </w:p>
        </w:tc>
        <w:tc>
          <w:tcPr>
            <w:tcW w:w="0" w:type="auto"/>
            <w:tcBorders>
              <w:top w:val="nil"/>
              <w:left w:val="single" w:sz="4" w:space="0" w:color="auto"/>
              <w:bottom w:val="nil"/>
              <w:right w:val="single" w:sz="4" w:space="0" w:color="auto"/>
            </w:tcBorders>
          </w:tcPr>
          <w:p w14:paraId="72C740B7" w14:textId="77777777" w:rsidR="00BC7543" w:rsidRPr="0089359F" w:rsidRDefault="00BC7543" w:rsidP="008C42C4">
            <w:pPr>
              <w:spacing w:before="20" w:after="20"/>
              <w:contextualSpacing/>
            </w:pPr>
            <w:r w:rsidRPr="0089359F">
              <w:t>likene/mmä</w:t>
            </w:r>
          </w:p>
        </w:tc>
        <w:tc>
          <w:tcPr>
            <w:tcW w:w="0" w:type="auto"/>
            <w:tcBorders>
              <w:top w:val="nil"/>
              <w:left w:val="single" w:sz="4" w:space="0" w:color="auto"/>
              <w:bottom w:val="nil"/>
              <w:right w:val="single" w:sz="4" w:space="0" w:color="auto"/>
            </w:tcBorders>
          </w:tcPr>
          <w:p w14:paraId="610AACFB" w14:textId="77777777" w:rsidR="00BC7543" w:rsidRPr="0089359F" w:rsidRDefault="00BC7543" w:rsidP="008C42C4">
            <w:pPr>
              <w:spacing w:before="20" w:after="20"/>
              <w:contextualSpacing/>
            </w:pPr>
            <w:r w:rsidRPr="0089359F">
              <w:t>likene/ttä</w:t>
            </w:r>
          </w:p>
        </w:tc>
      </w:tr>
      <w:tr w:rsidR="00BC7543" w:rsidRPr="0089359F" w14:paraId="2E2F7B59" w14:textId="77777777" w:rsidTr="003B7C70">
        <w:tc>
          <w:tcPr>
            <w:tcW w:w="0" w:type="auto"/>
            <w:tcBorders>
              <w:right w:val="single" w:sz="4" w:space="0" w:color="auto"/>
            </w:tcBorders>
          </w:tcPr>
          <w:p w14:paraId="6360DCB5" w14:textId="77777777" w:rsidR="00BC7543" w:rsidRPr="0089359F" w:rsidRDefault="00BC7543" w:rsidP="008C42C4">
            <w:pPr>
              <w:spacing w:before="20" w:after="20"/>
              <w:contextualSpacing/>
            </w:pPr>
            <w:r w:rsidRPr="0089359F">
              <w:t>maa/ta</w:t>
            </w:r>
          </w:p>
        </w:tc>
        <w:tc>
          <w:tcPr>
            <w:tcW w:w="0" w:type="auto"/>
            <w:tcBorders>
              <w:top w:val="nil"/>
              <w:left w:val="single" w:sz="4" w:space="0" w:color="auto"/>
              <w:bottom w:val="nil"/>
              <w:right w:val="single" w:sz="4" w:space="0" w:color="auto"/>
            </w:tcBorders>
          </w:tcPr>
          <w:p w14:paraId="15FFFDDF" w14:textId="77777777" w:rsidR="00BC7543" w:rsidRPr="0089359F" w:rsidRDefault="00BC7543" w:rsidP="008C42C4">
            <w:pPr>
              <w:spacing w:before="20" w:after="20"/>
              <w:contextualSpacing/>
            </w:pPr>
            <w:r w:rsidRPr="0089359F">
              <w:t>makkaa/n</w:t>
            </w:r>
          </w:p>
        </w:tc>
        <w:tc>
          <w:tcPr>
            <w:tcW w:w="0" w:type="auto"/>
            <w:tcBorders>
              <w:top w:val="nil"/>
              <w:left w:val="single" w:sz="4" w:space="0" w:color="auto"/>
              <w:bottom w:val="nil"/>
              <w:right w:val="single" w:sz="4" w:space="0" w:color="auto"/>
            </w:tcBorders>
          </w:tcPr>
          <w:p w14:paraId="18BB1FFE" w14:textId="77777777" w:rsidR="00BC7543" w:rsidRPr="0089359F" w:rsidRDefault="00BC7543" w:rsidP="008C42C4">
            <w:pPr>
              <w:spacing w:before="20" w:after="20"/>
              <w:contextualSpacing/>
            </w:pPr>
            <w:r w:rsidRPr="0089359F">
              <w:t>makkaa/t</w:t>
            </w:r>
          </w:p>
        </w:tc>
        <w:tc>
          <w:tcPr>
            <w:tcW w:w="0" w:type="auto"/>
            <w:tcBorders>
              <w:top w:val="nil"/>
              <w:left w:val="single" w:sz="4" w:space="0" w:color="auto"/>
              <w:bottom w:val="nil"/>
              <w:right w:val="single" w:sz="4" w:space="0" w:color="auto"/>
            </w:tcBorders>
          </w:tcPr>
          <w:p w14:paraId="5DC70DCA" w14:textId="77777777" w:rsidR="00BC7543" w:rsidRPr="0089359F" w:rsidRDefault="00BC7543" w:rsidP="008C42C4">
            <w:pPr>
              <w:spacing w:before="20" w:after="20"/>
              <w:contextualSpacing/>
            </w:pPr>
            <w:r w:rsidRPr="0089359F">
              <w:t>makkaa/ma</w:t>
            </w:r>
          </w:p>
        </w:tc>
        <w:tc>
          <w:tcPr>
            <w:tcW w:w="0" w:type="auto"/>
            <w:tcBorders>
              <w:top w:val="nil"/>
              <w:left w:val="single" w:sz="4" w:space="0" w:color="auto"/>
              <w:bottom w:val="nil"/>
              <w:right w:val="single" w:sz="4" w:space="0" w:color="auto"/>
            </w:tcBorders>
          </w:tcPr>
          <w:p w14:paraId="3868F944" w14:textId="77777777" w:rsidR="00BC7543" w:rsidRPr="0089359F" w:rsidRDefault="00BC7543" w:rsidP="008C42C4">
            <w:pPr>
              <w:spacing w:before="20" w:after="20"/>
              <w:contextualSpacing/>
            </w:pPr>
            <w:r w:rsidRPr="0089359F">
              <w:t>makkaa/tta</w:t>
            </w:r>
          </w:p>
        </w:tc>
      </w:tr>
      <w:tr w:rsidR="00BC7543" w:rsidRPr="0089359F" w14:paraId="6410B45F" w14:textId="77777777" w:rsidTr="003B7C70">
        <w:tc>
          <w:tcPr>
            <w:tcW w:w="0" w:type="auto"/>
            <w:tcBorders>
              <w:bottom w:val="single" w:sz="4" w:space="0" w:color="auto"/>
              <w:right w:val="single" w:sz="4" w:space="0" w:color="auto"/>
            </w:tcBorders>
          </w:tcPr>
          <w:p w14:paraId="6E9BD068" w14:textId="77777777" w:rsidR="00BC7543" w:rsidRPr="0089359F" w:rsidRDefault="00BC7543" w:rsidP="008C42C4">
            <w:pPr>
              <w:spacing w:before="20" w:after="20"/>
              <w:contextualSpacing/>
            </w:pPr>
            <w:r w:rsidRPr="0089359F">
              <w:t>keri/tä</w:t>
            </w:r>
          </w:p>
        </w:tc>
        <w:tc>
          <w:tcPr>
            <w:tcW w:w="0" w:type="auto"/>
            <w:tcBorders>
              <w:top w:val="nil"/>
              <w:left w:val="single" w:sz="4" w:space="0" w:color="auto"/>
              <w:bottom w:val="single" w:sz="4" w:space="0" w:color="auto"/>
              <w:right w:val="single" w:sz="4" w:space="0" w:color="auto"/>
            </w:tcBorders>
          </w:tcPr>
          <w:p w14:paraId="6A972622" w14:textId="77777777" w:rsidR="00BC7543" w:rsidRPr="0089359F" w:rsidRDefault="00BC7543" w:rsidP="008C42C4">
            <w:pPr>
              <w:spacing w:before="20" w:after="20"/>
              <w:contextualSpacing/>
            </w:pPr>
            <w:r w:rsidRPr="0089359F">
              <w:t>kerkkii/n ~ kerkiä/n</w:t>
            </w:r>
          </w:p>
        </w:tc>
        <w:tc>
          <w:tcPr>
            <w:tcW w:w="0" w:type="auto"/>
            <w:tcBorders>
              <w:top w:val="nil"/>
              <w:left w:val="single" w:sz="4" w:space="0" w:color="auto"/>
              <w:bottom w:val="single" w:sz="4" w:space="0" w:color="auto"/>
              <w:right w:val="single" w:sz="4" w:space="0" w:color="auto"/>
            </w:tcBorders>
          </w:tcPr>
          <w:p w14:paraId="439EC609" w14:textId="77777777" w:rsidR="00BC7543" w:rsidRPr="0089359F" w:rsidRDefault="00BC7543" w:rsidP="008C42C4">
            <w:pPr>
              <w:spacing w:before="20" w:after="20"/>
              <w:contextualSpacing/>
            </w:pPr>
            <w:r w:rsidRPr="0089359F">
              <w:t>kerkkii/t ~ kerkiä/t</w:t>
            </w:r>
          </w:p>
        </w:tc>
        <w:tc>
          <w:tcPr>
            <w:tcW w:w="0" w:type="auto"/>
            <w:tcBorders>
              <w:top w:val="nil"/>
              <w:left w:val="single" w:sz="4" w:space="0" w:color="auto"/>
              <w:bottom w:val="single" w:sz="4" w:space="0" w:color="auto"/>
              <w:right w:val="single" w:sz="4" w:space="0" w:color="auto"/>
            </w:tcBorders>
          </w:tcPr>
          <w:p w14:paraId="3D201F63" w14:textId="77777777" w:rsidR="00BC7543" w:rsidRPr="0089359F" w:rsidRDefault="00BC7543" w:rsidP="008C42C4">
            <w:pPr>
              <w:spacing w:before="20" w:after="20"/>
              <w:contextualSpacing/>
            </w:pPr>
            <w:r w:rsidRPr="0089359F">
              <w:t>kerkkii/mä ~ kerkiä/mmä</w:t>
            </w:r>
          </w:p>
        </w:tc>
        <w:tc>
          <w:tcPr>
            <w:tcW w:w="0" w:type="auto"/>
            <w:tcBorders>
              <w:top w:val="nil"/>
              <w:left w:val="single" w:sz="4" w:space="0" w:color="auto"/>
              <w:bottom w:val="single" w:sz="4" w:space="0" w:color="auto"/>
              <w:right w:val="single" w:sz="4" w:space="0" w:color="auto"/>
            </w:tcBorders>
          </w:tcPr>
          <w:p w14:paraId="1460E3D2" w14:textId="77777777" w:rsidR="00BC7543" w:rsidRPr="0089359F" w:rsidRDefault="00BC7543" w:rsidP="008C42C4">
            <w:pPr>
              <w:spacing w:before="20" w:after="20"/>
              <w:contextualSpacing/>
            </w:pPr>
            <w:r w:rsidRPr="0089359F">
              <w:t>kerkkii/ttä ~ kerkiä/ttä</w:t>
            </w:r>
          </w:p>
        </w:tc>
      </w:tr>
    </w:tbl>
    <w:p w14:paraId="6FE48C7B" w14:textId="77777777" w:rsidR="00BC7543" w:rsidRPr="004A12C3" w:rsidRDefault="00BC7543" w:rsidP="00BC7543">
      <w:pPr>
        <w:pStyle w:val="Overskrift3"/>
      </w:pPr>
      <w:bookmarkStart w:id="1554" w:name="_Toc241129271"/>
      <w:bookmarkStart w:id="1555" w:name="_Toc311273860"/>
      <w:bookmarkEnd w:id="1553"/>
      <w:r>
        <w:t>Singulaarin 3. persoonan persoonasuffiksit</w:t>
      </w:r>
      <w:bookmarkEnd w:id="1554"/>
      <w:bookmarkEnd w:id="1555"/>
    </w:p>
    <w:p w14:paraId="2DEE4112" w14:textId="77777777" w:rsidR="00BC7543" w:rsidRDefault="00BC7543" w:rsidP="00BC7543">
      <w:pPr>
        <w:spacing w:before="120" w:after="120"/>
      </w:pPr>
      <w:r>
        <w:t>Singulaarin 3. persoonan persoonasuffiksiita oon usheempi. Indikatiivin preteriti ja kondisunaalin preesens oon tasan persoonasuffiksittomat, mutta indikatiivin preesensissä oon vaihettelluu. Kattoma tässä näitä verbityyppiin jälkhiin.</w:t>
      </w:r>
    </w:p>
    <w:p w14:paraId="28432915" w14:textId="1A55947C" w:rsidR="00BC7543" w:rsidRDefault="00BC7543" w:rsidP="00FA272D">
      <w:pPr>
        <w:pStyle w:val="Listeavsnitt"/>
        <w:numPr>
          <w:ilvl w:val="0"/>
          <w:numId w:val="23"/>
        </w:numPr>
        <w:spacing w:before="120" w:after="120"/>
      </w:pPr>
      <w:r>
        <w:t xml:space="preserve">1-tyypissä singulaarin 3. persoonan suffiksi oon indikatiivin preesensissä aina </w:t>
      </w:r>
      <w:r w:rsidRPr="00FA272D">
        <w:rPr>
          <w:i/>
        </w:rPr>
        <w:t>pi</w:t>
      </w:r>
      <w:r>
        <w:t>, muissa kategoriissa sillä ei ole suffiksii. Esimerkkii: (1.inf. : ind.prees.</w:t>
      </w:r>
      <w:r w:rsidR="001337F6">
        <w:t>sg3</w:t>
      </w:r>
      <w:r>
        <w:t xml:space="preserve"> : ind.pret.</w:t>
      </w:r>
      <w:r w:rsidR="001337F6">
        <w:t>sg3</w:t>
      </w:r>
      <w:r>
        <w:t xml:space="preserve">) </w:t>
      </w:r>
      <w:r w:rsidRPr="00FA272D">
        <w:rPr>
          <w:i/>
        </w:rPr>
        <w:t>saa</w:t>
      </w:r>
      <w:r w:rsidR="0098090B" w:rsidRPr="0098090B">
        <w:t>/</w:t>
      </w:r>
      <w:r w:rsidRPr="00FA272D">
        <w:rPr>
          <w:i/>
        </w:rPr>
        <w:t xml:space="preserve">đa </w:t>
      </w:r>
      <w:r w:rsidR="00BA1173" w:rsidRPr="00BA1173">
        <w:t>~</w:t>
      </w:r>
      <w:r w:rsidRPr="00FA272D">
        <w:rPr>
          <w:i/>
        </w:rPr>
        <w:t xml:space="preserve"> saa</w:t>
      </w:r>
      <w:r w:rsidR="0098090B" w:rsidRPr="0098090B">
        <w:t>/</w:t>
      </w:r>
      <w:r w:rsidRPr="00FA272D">
        <w:rPr>
          <w:i/>
        </w:rPr>
        <w:t xml:space="preserve">ha </w:t>
      </w:r>
      <w:r>
        <w:t xml:space="preserve">: </w:t>
      </w:r>
      <w:r w:rsidRPr="00FA272D">
        <w:rPr>
          <w:i/>
        </w:rPr>
        <w:t>saa</w:t>
      </w:r>
      <w:r w:rsidR="0098090B" w:rsidRPr="0098090B">
        <w:t>/</w:t>
      </w:r>
      <w:r w:rsidRPr="00FA272D">
        <w:rPr>
          <w:i/>
        </w:rPr>
        <w:t xml:space="preserve">pi </w:t>
      </w:r>
      <w:r w:rsidRPr="0075485B">
        <w:t>:</w:t>
      </w:r>
      <w:r w:rsidRPr="00FA272D">
        <w:rPr>
          <w:i/>
        </w:rPr>
        <w:t xml:space="preserve"> sa</w:t>
      </w:r>
      <w:r w:rsidR="0098090B" w:rsidRPr="0098090B">
        <w:t>/</w:t>
      </w:r>
      <w:r w:rsidRPr="00FA272D">
        <w:rPr>
          <w:i/>
        </w:rPr>
        <w:t>i</w:t>
      </w:r>
      <w:r w:rsidRPr="0075485B">
        <w:t>,</w:t>
      </w:r>
      <w:r w:rsidRPr="00FA272D">
        <w:rPr>
          <w:i/>
        </w:rPr>
        <w:t xml:space="preserve"> juo</w:t>
      </w:r>
      <w:r w:rsidR="0098090B" w:rsidRPr="0098090B">
        <w:t>/</w:t>
      </w:r>
      <w:r w:rsidRPr="00FA272D">
        <w:rPr>
          <w:i/>
        </w:rPr>
        <w:t xml:space="preserve">đa </w:t>
      </w:r>
      <w:r w:rsidR="00BA1173" w:rsidRPr="00BA1173">
        <w:t>~</w:t>
      </w:r>
      <w:r w:rsidR="00BA67AE" w:rsidRPr="00FA272D">
        <w:rPr>
          <w:i/>
        </w:rPr>
        <w:t xml:space="preserve"> juu</w:t>
      </w:r>
      <w:r w:rsidR="0098090B" w:rsidRPr="0098090B">
        <w:t>/</w:t>
      </w:r>
      <w:r w:rsidR="00BA67AE" w:rsidRPr="00FA272D">
        <w:rPr>
          <w:i/>
        </w:rPr>
        <w:t xml:space="preserve">a </w:t>
      </w:r>
      <w:r w:rsidRPr="0075485B">
        <w:t>:</w:t>
      </w:r>
      <w:r w:rsidRPr="00FA272D">
        <w:rPr>
          <w:i/>
        </w:rPr>
        <w:t xml:space="preserve"> juo</w:t>
      </w:r>
      <w:r w:rsidR="0098090B" w:rsidRPr="0098090B">
        <w:t>/</w:t>
      </w:r>
      <w:r w:rsidRPr="00FA272D">
        <w:rPr>
          <w:i/>
        </w:rPr>
        <w:t xml:space="preserve">pi </w:t>
      </w:r>
      <w:r w:rsidRPr="0075485B">
        <w:t>:</w:t>
      </w:r>
      <w:r w:rsidRPr="00FA272D">
        <w:rPr>
          <w:i/>
        </w:rPr>
        <w:t xml:space="preserve"> jo</w:t>
      </w:r>
      <w:r w:rsidR="0098090B" w:rsidRPr="0098090B">
        <w:t>/</w:t>
      </w:r>
      <w:r w:rsidRPr="00FA272D">
        <w:rPr>
          <w:i/>
        </w:rPr>
        <w:t>i</w:t>
      </w:r>
      <w:r w:rsidR="001B127A" w:rsidRPr="001B127A">
        <w:t>.</w:t>
      </w:r>
    </w:p>
    <w:p w14:paraId="338BC06E" w14:textId="31356F2D" w:rsidR="00BC7543" w:rsidRDefault="00BC7543" w:rsidP="00FA272D">
      <w:pPr>
        <w:pStyle w:val="Listeavsnitt"/>
        <w:numPr>
          <w:ilvl w:val="0"/>
          <w:numId w:val="23"/>
        </w:numPr>
        <w:spacing w:before="120" w:after="120"/>
      </w:pPr>
      <w:r>
        <w:t xml:space="preserve">2- ja 3-tyypissä ja tyypiissä 4.1, 4.2 ja 4.3 suffiksi oon preesensissä </w:t>
      </w:r>
      <w:r w:rsidRPr="00FA272D">
        <w:rPr>
          <w:i/>
        </w:rPr>
        <w:t xml:space="preserve">V </w:t>
      </w:r>
      <w:r>
        <w:t xml:space="preserve">eli </w:t>
      </w:r>
      <w:r w:rsidR="00D62E06">
        <w:t>vokaali</w:t>
      </w:r>
      <w:r>
        <w:t>rangan vokaali pitenee. Esimerkkii: (1.inf. : ind.prees.</w:t>
      </w:r>
      <w:r w:rsidR="001337F6">
        <w:t>sg3</w:t>
      </w:r>
      <w:r>
        <w:t xml:space="preserve"> : ind.pret.</w:t>
      </w:r>
      <w:r w:rsidR="001337F6">
        <w:t>sg3</w:t>
      </w:r>
      <w:r>
        <w:t xml:space="preserve">) (2-tyyppi) </w:t>
      </w:r>
      <w:r w:rsidRPr="00FA272D">
        <w:rPr>
          <w:i/>
        </w:rPr>
        <w:t>an</w:t>
      </w:r>
      <w:r w:rsidRPr="0075485B">
        <w:t>(</w:t>
      </w:r>
      <w:r w:rsidRPr="00FA272D">
        <w:rPr>
          <w:i/>
        </w:rPr>
        <w:t>t</w:t>
      </w:r>
      <w:r w:rsidRPr="0075485B">
        <w:t>)</w:t>
      </w:r>
      <w:r w:rsidRPr="00FA272D">
        <w:rPr>
          <w:i/>
        </w:rPr>
        <w:t>ta</w:t>
      </w:r>
      <w:r w:rsidR="0098090B" w:rsidRPr="0098090B">
        <w:t>/</w:t>
      </w:r>
      <w:r w:rsidRPr="00FA272D">
        <w:rPr>
          <w:i/>
        </w:rPr>
        <w:t>a</w:t>
      </w:r>
      <w:r w:rsidR="001B127A" w:rsidRPr="001B127A">
        <w:t>(</w:t>
      </w:r>
      <w:r w:rsidRPr="00FA272D">
        <w:rPr>
          <w:i/>
        </w:rPr>
        <w:t>t</w:t>
      </w:r>
      <w:r w:rsidR="001B127A" w:rsidRPr="001B127A">
        <w:t>)</w:t>
      </w:r>
      <w:r w:rsidRPr="00FA272D">
        <w:rPr>
          <w:i/>
        </w:rPr>
        <w:t xml:space="preserve"> </w:t>
      </w:r>
      <w:r>
        <w:t xml:space="preserve">: </w:t>
      </w:r>
      <w:r w:rsidRPr="00FA272D">
        <w:rPr>
          <w:i/>
        </w:rPr>
        <w:t>an</w:t>
      </w:r>
      <w:r w:rsidRPr="0075485B">
        <w:t>(</w:t>
      </w:r>
      <w:r w:rsidRPr="00FA272D">
        <w:rPr>
          <w:i/>
        </w:rPr>
        <w:t>t</w:t>
      </w:r>
      <w:r w:rsidRPr="0075485B">
        <w:t>)</w:t>
      </w:r>
      <w:r w:rsidRPr="00FA272D">
        <w:rPr>
          <w:i/>
        </w:rPr>
        <w:t>ta</w:t>
      </w:r>
      <w:r w:rsidR="0098090B" w:rsidRPr="0098090B">
        <w:t>/</w:t>
      </w:r>
      <w:r w:rsidRPr="00FA272D">
        <w:rPr>
          <w:i/>
        </w:rPr>
        <w:t xml:space="preserve">a </w:t>
      </w:r>
      <w:r w:rsidRPr="0075485B">
        <w:t>:</w:t>
      </w:r>
      <w:r w:rsidRPr="00FA272D">
        <w:rPr>
          <w:i/>
        </w:rPr>
        <w:t xml:space="preserve"> anto</w:t>
      </w:r>
      <w:r w:rsidR="0098090B" w:rsidRPr="0098090B">
        <w:t>/</w:t>
      </w:r>
      <w:r w:rsidRPr="00FA272D">
        <w:rPr>
          <w:i/>
        </w:rPr>
        <w:t>i</w:t>
      </w:r>
      <w:r w:rsidRPr="0075485B">
        <w:t>,</w:t>
      </w:r>
      <w:r w:rsidRPr="00FA272D">
        <w:rPr>
          <w:i/>
        </w:rPr>
        <w:t xml:space="preserve"> lukke</w:t>
      </w:r>
      <w:r w:rsidR="0098090B" w:rsidRPr="0098090B">
        <w:t>/</w:t>
      </w:r>
      <w:r w:rsidRPr="00FA272D">
        <w:rPr>
          <w:i/>
        </w:rPr>
        <w:t xml:space="preserve">et </w:t>
      </w:r>
      <w:r w:rsidR="00BA1173" w:rsidRPr="00BA1173">
        <w:t>~</w:t>
      </w:r>
      <w:r w:rsidRPr="00FA272D">
        <w:rPr>
          <w:i/>
        </w:rPr>
        <w:t xml:space="preserve"> luke</w:t>
      </w:r>
      <w:r w:rsidR="0098090B" w:rsidRPr="0098090B">
        <w:t>/</w:t>
      </w:r>
      <w:r w:rsidRPr="00FA272D">
        <w:rPr>
          <w:i/>
        </w:rPr>
        <w:t xml:space="preserve">at </w:t>
      </w:r>
      <w:r w:rsidR="00BA1173" w:rsidRPr="00BA1173">
        <w:t>~</w:t>
      </w:r>
      <w:r w:rsidRPr="00FA272D">
        <w:rPr>
          <w:i/>
        </w:rPr>
        <w:t xml:space="preserve"> luki</w:t>
      </w:r>
      <w:r w:rsidR="0098090B" w:rsidRPr="0098090B">
        <w:t>/</w:t>
      </w:r>
      <w:r w:rsidRPr="00FA272D">
        <w:rPr>
          <w:i/>
        </w:rPr>
        <w:t xml:space="preserve">a </w:t>
      </w:r>
      <w:r w:rsidRPr="0075485B">
        <w:t>:</w:t>
      </w:r>
      <w:r w:rsidRPr="00FA272D">
        <w:rPr>
          <w:i/>
        </w:rPr>
        <w:t xml:space="preserve"> lukke</w:t>
      </w:r>
      <w:r w:rsidR="0098090B" w:rsidRPr="0098090B">
        <w:t>/</w:t>
      </w:r>
      <w:r w:rsidRPr="00FA272D">
        <w:rPr>
          <w:i/>
        </w:rPr>
        <w:t xml:space="preserve">e </w:t>
      </w:r>
      <w:r w:rsidRPr="0075485B">
        <w:t>:</w:t>
      </w:r>
      <w:r w:rsidRPr="00FA272D">
        <w:rPr>
          <w:i/>
        </w:rPr>
        <w:t xml:space="preserve"> luk</w:t>
      </w:r>
      <w:r w:rsidR="0098090B" w:rsidRPr="0098090B">
        <w:t>/</w:t>
      </w:r>
      <w:r w:rsidRPr="00FA272D">
        <w:rPr>
          <w:i/>
        </w:rPr>
        <w:t>i</w:t>
      </w:r>
      <w:r w:rsidRPr="0075485B">
        <w:t>,</w:t>
      </w:r>
      <w:r w:rsidRPr="00FA272D">
        <w:rPr>
          <w:i/>
        </w:rPr>
        <w:t xml:space="preserve"> varasta</w:t>
      </w:r>
      <w:r w:rsidR="0098090B" w:rsidRPr="0098090B">
        <w:t>/</w:t>
      </w:r>
      <w:r w:rsidRPr="00FA272D">
        <w:rPr>
          <w:i/>
        </w:rPr>
        <w:t>a</w:t>
      </w:r>
      <w:r w:rsidR="001B127A" w:rsidRPr="001B127A">
        <w:t>(</w:t>
      </w:r>
      <w:r w:rsidRPr="00FA272D">
        <w:rPr>
          <w:i/>
        </w:rPr>
        <w:t>t</w:t>
      </w:r>
      <w:r w:rsidR="001B127A" w:rsidRPr="001B127A">
        <w:t>)</w:t>
      </w:r>
      <w:r w:rsidRPr="00FA272D">
        <w:rPr>
          <w:i/>
        </w:rPr>
        <w:t xml:space="preserve"> </w:t>
      </w:r>
      <w:r w:rsidRPr="0075485B">
        <w:t>:</w:t>
      </w:r>
      <w:r w:rsidRPr="00FA272D">
        <w:rPr>
          <w:i/>
        </w:rPr>
        <w:t xml:space="preserve"> varasta</w:t>
      </w:r>
      <w:r w:rsidR="0098090B" w:rsidRPr="0098090B">
        <w:t>/</w:t>
      </w:r>
      <w:r w:rsidRPr="00FA272D">
        <w:rPr>
          <w:i/>
        </w:rPr>
        <w:t xml:space="preserve">a </w:t>
      </w:r>
      <w:r w:rsidRPr="0075485B">
        <w:t>:</w:t>
      </w:r>
      <w:r w:rsidRPr="00FA272D">
        <w:rPr>
          <w:i/>
        </w:rPr>
        <w:t xml:space="preserve"> varast</w:t>
      </w:r>
      <w:r w:rsidR="0098090B" w:rsidRPr="0098090B">
        <w:t>/</w:t>
      </w:r>
      <w:r w:rsidRPr="00FA272D">
        <w:rPr>
          <w:i/>
        </w:rPr>
        <w:t>i</w:t>
      </w:r>
      <w:r w:rsidRPr="0075485B">
        <w:t>,</w:t>
      </w:r>
      <w:r w:rsidRPr="00FA272D">
        <w:rPr>
          <w:i/>
        </w:rPr>
        <w:t xml:space="preserve"> men</w:t>
      </w:r>
      <w:r w:rsidR="0098090B" w:rsidRPr="0098090B">
        <w:t>/</w:t>
      </w:r>
      <w:r w:rsidRPr="00FA272D">
        <w:rPr>
          <w:i/>
        </w:rPr>
        <w:t xml:space="preserve">nä </w:t>
      </w:r>
      <w:r w:rsidRPr="0075485B">
        <w:t>:</w:t>
      </w:r>
      <w:r w:rsidRPr="00FA272D">
        <w:rPr>
          <w:i/>
        </w:rPr>
        <w:t xml:space="preserve"> menne</w:t>
      </w:r>
      <w:r w:rsidR="0098090B" w:rsidRPr="0098090B">
        <w:t>/</w:t>
      </w:r>
      <w:r w:rsidRPr="00FA272D">
        <w:rPr>
          <w:i/>
        </w:rPr>
        <w:t xml:space="preserve">e </w:t>
      </w:r>
      <w:r w:rsidRPr="0075485B">
        <w:t>:</w:t>
      </w:r>
      <w:r w:rsidRPr="00FA272D">
        <w:rPr>
          <w:i/>
        </w:rPr>
        <w:t xml:space="preserve"> men</w:t>
      </w:r>
      <w:r w:rsidR="0098090B" w:rsidRPr="0098090B">
        <w:t>/</w:t>
      </w:r>
      <w:r w:rsidRPr="00FA272D">
        <w:rPr>
          <w:i/>
        </w:rPr>
        <w:t>i</w:t>
      </w:r>
      <w:r w:rsidRPr="0075485B">
        <w:t>,</w:t>
      </w:r>
      <w:r w:rsidRPr="00FA272D">
        <w:rPr>
          <w:i/>
        </w:rPr>
        <w:t xml:space="preserve"> ajatel</w:t>
      </w:r>
      <w:r w:rsidR="0098090B" w:rsidRPr="0098090B">
        <w:t>/</w:t>
      </w:r>
      <w:r w:rsidRPr="00FA272D">
        <w:rPr>
          <w:i/>
        </w:rPr>
        <w:t xml:space="preserve">la </w:t>
      </w:r>
      <w:r w:rsidRPr="0075485B">
        <w:t>:</w:t>
      </w:r>
      <w:r w:rsidRPr="00FA272D">
        <w:rPr>
          <w:i/>
        </w:rPr>
        <w:t xml:space="preserve"> ajattelle</w:t>
      </w:r>
      <w:r w:rsidR="0098090B" w:rsidRPr="0098090B">
        <w:t>/</w:t>
      </w:r>
      <w:r w:rsidRPr="00FA272D">
        <w:rPr>
          <w:i/>
        </w:rPr>
        <w:t>e</w:t>
      </w:r>
      <w:r w:rsidR="009C6EA8" w:rsidRPr="00FA272D">
        <w:rPr>
          <w:i/>
        </w:rPr>
        <w:t xml:space="preserve"> </w:t>
      </w:r>
      <w:r w:rsidR="001B127A" w:rsidRPr="001B127A">
        <w:t>:</w:t>
      </w:r>
      <w:r w:rsidR="009C6EA8" w:rsidRPr="00FA272D">
        <w:rPr>
          <w:i/>
        </w:rPr>
        <w:t xml:space="preserve"> ajattel</w:t>
      </w:r>
      <w:r w:rsidR="0098090B" w:rsidRPr="0098090B">
        <w:t>/</w:t>
      </w:r>
      <w:r w:rsidR="009C6EA8" w:rsidRPr="00FA272D">
        <w:rPr>
          <w:i/>
        </w:rPr>
        <w:t>i</w:t>
      </w:r>
      <w:r w:rsidRPr="0075485B">
        <w:t>,</w:t>
      </w:r>
      <w:r w:rsidRPr="00FA272D">
        <w:rPr>
          <w:i/>
        </w:rPr>
        <w:t xml:space="preserve"> auka</w:t>
      </w:r>
      <w:r w:rsidRPr="0075485B">
        <w:t>(</w:t>
      </w:r>
      <w:r w:rsidRPr="00FA272D">
        <w:rPr>
          <w:i/>
        </w:rPr>
        <w:t>i</w:t>
      </w:r>
      <w:r w:rsidRPr="0075485B">
        <w:t>)</w:t>
      </w:r>
      <w:r w:rsidRPr="00FA272D">
        <w:rPr>
          <w:i/>
        </w:rPr>
        <w:t>s</w:t>
      </w:r>
      <w:r w:rsidR="0098090B" w:rsidRPr="0098090B">
        <w:t>/</w:t>
      </w:r>
      <w:r w:rsidRPr="00FA272D">
        <w:rPr>
          <w:i/>
        </w:rPr>
        <w:t xml:space="preserve">ta </w:t>
      </w:r>
      <w:r w:rsidRPr="0075485B">
        <w:t>:</w:t>
      </w:r>
      <w:r w:rsidRPr="00FA272D">
        <w:rPr>
          <w:i/>
        </w:rPr>
        <w:t xml:space="preserve"> auka</w:t>
      </w:r>
      <w:r w:rsidRPr="0075485B">
        <w:t>(</w:t>
      </w:r>
      <w:r w:rsidRPr="00FA272D">
        <w:rPr>
          <w:i/>
        </w:rPr>
        <w:t>i</w:t>
      </w:r>
      <w:r w:rsidRPr="0075485B">
        <w:t>)</w:t>
      </w:r>
      <w:r w:rsidRPr="00FA272D">
        <w:rPr>
          <w:i/>
        </w:rPr>
        <w:t>s</w:t>
      </w:r>
      <w:r w:rsidRPr="0075485B">
        <w:t>(</w:t>
      </w:r>
      <w:r w:rsidRPr="00FA272D">
        <w:rPr>
          <w:i/>
        </w:rPr>
        <w:t>s</w:t>
      </w:r>
      <w:r w:rsidRPr="0075485B">
        <w:t>)</w:t>
      </w:r>
      <w:r w:rsidRPr="00FA272D">
        <w:rPr>
          <w:i/>
        </w:rPr>
        <w:t>e</w:t>
      </w:r>
      <w:r w:rsidR="0098090B" w:rsidRPr="0098090B">
        <w:t>/</w:t>
      </w:r>
      <w:r w:rsidRPr="00FA272D">
        <w:rPr>
          <w:i/>
        </w:rPr>
        <w:t>e</w:t>
      </w:r>
      <w:r w:rsidR="009C6EA8" w:rsidRPr="00FA272D">
        <w:rPr>
          <w:i/>
        </w:rPr>
        <w:t xml:space="preserve"> </w:t>
      </w:r>
      <w:r w:rsidR="001B127A" w:rsidRPr="001B127A">
        <w:t>:</w:t>
      </w:r>
      <w:r w:rsidR="009C6EA8" w:rsidRPr="00FA272D">
        <w:rPr>
          <w:i/>
        </w:rPr>
        <w:t xml:space="preserve"> auka</w:t>
      </w:r>
      <w:r w:rsidR="001B127A" w:rsidRPr="001B127A">
        <w:t>(</w:t>
      </w:r>
      <w:r w:rsidR="009C6EA8" w:rsidRPr="00FA272D">
        <w:rPr>
          <w:i/>
        </w:rPr>
        <w:t>i</w:t>
      </w:r>
      <w:r w:rsidR="001B127A" w:rsidRPr="001B127A">
        <w:t>)</w:t>
      </w:r>
      <w:r w:rsidR="009C6EA8" w:rsidRPr="00FA272D">
        <w:rPr>
          <w:i/>
        </w:rPr>
        <w:t>s</w:t>
      </w:r>
      <w:r w:rsidR="0098090B" w:rsidRPr="0098090B">
        <w:t>/</w:t>
      </w:r>
      <w:r w:rsidR="009C6EA8" w:rsidRPr="00FA272D">
        <w:rPr>
          <w:i/>
        </w:rPr>
        <w:t>i</w:t>
      </w:r>
      <w:r w:rsidRPr="0075485B">
        <w:t>,</w:t>
      </w:r>
      <w:r w:rsidRPr="00FA272D">
        <w:rPr>
          <w:i/>
        </w:rPr>
        <w:t xml:space="preserve"> kyyti</w:t>
      </w:r>
      <w:r w:rsidR="0098090B" w:rsidRPr="0098090B">
        <w:t>/</w:t>
      </w:r>
      <w:r w:rsidRPr="00FA272D">
        <w:rPr>
          <w:i/>
        </w:rPr>
        <w:t xml:space="preserve">tä </w:t>
      </w:r>
      <w:r w:rsidRPr="0075485B">
        <w:t>:</w:t>
      </w:r>
      <w:r w:rsidRPr="00FA272D">
        <w:rPr>
          <w:i/>
        </w:rPr>
        <w:t xml:space="preserve"> kyytitte</w:t>
      </w:r>
      <w:r w:rsidR="0098090B" w:rsidRPr="0098090B">
        <w:t>/</w:t>
      </w:r>
      <w:r w:rsidRPr="00FA272D">
        <w:rPr>
          <w:i/>
        </w:rPr>
        <w:t xml:space="preserve">e </w:t>
      </w:r>
      <w:r w:rsidRPr="0075485B">
        <w:t>:</w:t>
      </w:r>
      <w:r w:rsidRPr="00FA272D">
        <w:rPr>
          <w:i/>
        </w:rPr>
        <w:t xml:space="preserve"> kyytitt</w:t>
      </w:r>
      <w:r w:rsidR="0098090B" w:rsidRPr="0098090B">
        <w:t>/</w:t>
      </w:r>
      <w:r w:rsidRPr="00FA272D">
        <w:rPr>
          <w:i/>
        </w:rPr>
        <w:t>i</w:t>
      </w:r>
      <w:r w:rsidRPr="0075485B">
        <w:t>,</w:t>
      </w:r>
      <w:r w:rsidR="00841BF1" w:rsidRPr="00FA272D">
        <w:rPr>
          <w:i/>
        </w:rPr>
        <w:t xml:space="preserve"> piikar</w:t>
      </w:r>
      <w:r w:rsidRPr="00FA272D">
        <w:rPr>
          <w:i/>
        </w:rPr>
        <w:t>oi</w:t>
      </w:r>
      <w:r w:rsidR="0098090B" w:rsidRPr="0098090B">
        <w:t>/</w:t>
      </w:r>
      <w:r w:rsidRPr="00FA272D">
        <w:rPr>
          <w:i/>
        </w:rPr>
        <w:t xml:space="preserve">ta </w:t>
      </w:r>
      <w:r w:rsidRPr="0075485B">
        <w:t>:</w:t>
      </w:r>
      <w:r w:rsidRPr="00FA272D">
        <w:rPr>
          <w:i/>
        </w:rPr>
        <w:t xml:space="preserve"> piikaroitte</w:t>
      </w:r>
      <w:r w:rsidR="0098090B" w:rsidRPr="0098090B">
        <w:t>/</w:t>
      </w:r>
      <w:r w:rsidRPr="00FA272D">
        <w:rPr>
          <w:i/>
        </w:rPr>
        <w:t xml:space="preserve">e </w:t>
      </w:r>
      <w:r w:rsidRPr="0075485B">
        <w:t>:</w:t>
      </w:r>
      <w:r w:rsidRPr="00FA272D">
        <w:rPr>
          <w:i/>
        </w:rPr>
        <w:t xml:space="preserve"> piikaroitt</w:t>
      </w:r>
      <w:r w:rsidR="0098090B" w:rsidRPr="0098090B">
        <w:t>/</w:t>
      </w:r>
      <w:r w:rsidRPr="00FA272D">
        <w:rPr>
          <w:i/>
        </w:rPr>
        <w:t>i</w:t>
      </w:r>
      <w:r w:rsidRPr="0075485B">
        <w:t>,</w:t>
      </w:r>
      <w:r w:rsidRPr="00FA272D">
        <w:rPr>
          <w:i/>
        </w:rPr>
        <w:t xml:space="preserve"> li</w:t>
      </w:r>
      <w:r w:rsidRPr="0075485B">
        <w:t>(</w:t>
      </w:r>
      <w:r w:rsidRPr="00FA272D">
        <w:rPr>
          <w:i/>
        </w:rPr>
        <w:t>j</w:t>
      </w:r>
      <w:r w:rsidRPr="0075485B">
        <w:t>)</w:t>
      </w:r>
      <w:r w:rsidRPr="00FA272D">
        <w:rPr>
          <w:i/>
        </w:rPr>
        <w:t>e</w:t>
      </w:r>
      <w:r w:rsidR="0098090B" w:rsidRPr="0098090B">
        <w:t>/</w:t>
      </w:r>
      <w:r w:rsidRPr="00FA272D">
        <w:rPr>
          <w:i/>
        </w:rPr>
        <w:t xml:space="preserve">tä </w:t>
      </w:r>
      <w:r w:rsidRPr="0075485B">
        <w:t>:</w:t>
      </w:r>
      <w:r w:rsidRPr="00FA272D">
        <w:rPr>
          <w:i/>
        </w:rPr>
        <w:t xml:space="preserve"> likene</w:t>
      </w:r>
      <w:r w:rsidR="0098090B" w:rsidRPr="0098090B">
        <w:t>/</w:t>
      </w:r>
      <w:r w:rsidRPr="00FA272D">
        <w:rPr>
          <w:i/>
        </w:rPr>
        <w:t xml:space="preserve">e </w:t>
      </w:r>
      <w:r w:rsidRPr="0075485B">
        <w:t>:</w:t>
      </w:r>
      <w:r w:rsidRPr="00FA272D">
        <w:rPr>
          <w:i/>
        </w:rPr>
        <w:t xml:space="preserve"> liken</w:t>
      </w:r>
      <w:r w:rsidR="0098090B" w:rsidRPr="0098090B">
        <w:t>/</w:t>
      </w:r>
      <w:r w:rsidRPr="00FA272D">
        <w:rPr>
          <w:i/>
        </w:rPr>
        <w:t>i</w:t>
      </w:r>
      <w:r w:rsidR="001B127A" w:rsidRPr="001B127A">
        <w:t>.</w:t>
      </w:r>
    </w:p>
    <w:p w14:paraId="1361FF79" w14:textId="08190CA8" w:rsidR="00BC7543" w:rsidRPr="00FA272D" w:rsidRDefault="00BC7543" w:rsidP="00FA272D">
      <w:pPr>
        <w:pStyle w:val="Listeavsnitt"/>
        <w:numPr>
          <w:ilvl w:val="0"/>
          <w:numId w:val="23"/>
        </w:numPr>
        <w:spacing w:before="120" w:after="120"/>
        <w:rPr>
          <w:i/>
        </w:rPr>
      </w:pPr>
      <w:r>
        <w:t xml:space="preserve">Ko käytethään </w:t>
      </w:r>
      <w:r w:rsidR="00E46A35">
        <w:t>varieteet</w:t>
      </w:r>
      <w:r>
        <w:t xml:space="preserve">tii, missä oon vokaalin suoristuma </w:t>
      </w:r>
      <w:r w:rsidRPr="00FA272D">
        <w:rPr>
          <w:i/>
        </w:rPr>
        <w:t>V</w:t>
      </w:r>
      <w:r w:rsidR="00A929B7" w:rsidRPr="00A929B7">
        <w:rPr>
          <w:iCs/>
          <w:vertAlign w:val="subscript"/>
        </w:rPr>
        <w:t>1</w:t>
      </w:r>
      <w:r w:rsidRPr="00FA272D">
        <w:rPr>
          <w:i/>
        </w:rPr>
        <w:t xml:space="preserve">A </w:t>
      </w:r>
      <w:r>
        <w:t xml:space="preserve">&gt; </w:t>
      </w:r>
      <w:r w:rsidRPr="00FA272D">
        <w:rPr>
          <w:i/>
        </w:rPr>
        <w:t>V</w:t>
      </w:r>
      <w:r w:rsidR="00A929B7" w:rsidRPr="00A929B7">
        <w:rPr>
          <w:vertAlign w:val="subscript"/>
        </w:rPr>
        <w:t>1</w:t>
      </w:r>
      <w:r w:rsidRPr="00FA272D">
        <w:rPr>
          <w:i/>
        </w:rPr>
        <w:t>V</w:t>
      </w:r>
      <w:r w:rsidR="00A929B7" w:rsidRPr="00A929B7">
        <w:rPr>
          <w:vertAlign w:val="subscript"/>
        </w:rPr>
        <w:t>1</w:t>
      </w:r>
      <w:r>
        <w:t xml:space="preserve">, eli sitte Porsangin eli Raisin </w:t>
      </w:r>
      <w:r w:rsidR="00E46A35">
        <w:t>varieteet</w:t>
      </w:r>
      <w:r>
        <w:t xml:space="preserve">tii, se 4.4-tyypissä eli kokkoontumaverbiissä ei singulaarin 3. persoonalla ole persoonasuffiksii, mutta preesensin haamu oon identtinen pitkän rangan kans. Muissa </w:t>
      </w:r>
      <w:r w:rsidR="00E46A35">
        <w:t>varieteet</w:t>
      </w:r>
      <w:r>
        <w:t>iissa, jos pitkä ranka loppuu kahtheen erilaisheen vokaalhiin, se persoonasuffiksinna oon vokaalin pitenemä. Esimerkkii</w:t>
      </w:r>
      <w:r w:rsidR="00475FEB">
        <w:t>:</w:t>
      </w:r>
      <w:r>
        <w:t xml:space="preserve"> (1.inf. : </w:t>
      </w:r>
      <w:r w:rsidR="00475FEB">
        <w:t>ind.prees.</w:t>
      </w:r>
      <w:r w:rsidR="001337F6">
        <w:t>sg1</w:t>
      </w:r>
      <w:r>
        <w:t xml:space="preserve"> : ind.prees.</w:t>
      </w:r>
      <w:r w:rsidR="001337F6">
        <w:t>sg3</w:t>
      </w:r>
      <w:r>
        <w:t xml:space="preserve"> : ind.pret.</w:t>
      </w:r>
      <w:r w:rsidR="001337F6">
        <w:t>sg3</w:t>
      </w:r>
      <w:r>
        <w:t xml:space="preserve">) </w:t>
      </w:r>
      <w:r w:rsidRPr="00FA272D">
        <w:rPr>
          <w:i/>
        </w:rPr>
        <w:t>hih</w:t>
      </w:r>
      <w:r w:rsidRPr="0075485B">
        <w:t>(</w:t>
      </w:r>
      <w:r w:rsidRPr="00FA272D">
        <w:rPr>
          <w:i/>
        </w:rPr>
        <w:t>đ</w:t>
      </w:r>
      <w:r w:rsidRPr="0075485B">
        <w:t>)</w:t>
      </w:r>
      <w:r w:rsidRPr="00FA272D">
        <w:rPr>
          <w:i/>
        </w:rPr>
        <w:t>a</w:t>
      </w:r>
      <w:r w:rsidR="0098090B" w:rsidRPr="0098090B">
        <w:t>/</w:t>
      </w:r>
      <w:r w:rsidRPr="00FA272D">
        <w:rPr>
          <w:i/>
        </w:rPr>
        <w:t xml:space="preserve">ta </w:t>
      </w:r>
      <w:r>
        <w:t xml:space="preserve">: </w:t>
      </w:r>
      <w:r w:rsidRPr="00FA272D">
        <w:rPr>
          <w:i/>
        </w:rPr>
        <w:t>hihtaa</w:t>
      </w:r>
      <w:r w:rsidR="0098090B" w:rsidRPr="0098090B">
        <w:t>/</w:t>
      </w:r>
      <w:r w:rsidRPr="00FA272D">
        <w:rPr>
          <w:i/>
        </w:rPr>
        <w:t xml:space="preserve">n </w:t>
      </w:r>
      <w:r w:rsidRPr="0075485B">
        <w:t>:</w:t>
      </w:r>
      <w:r w:rsidRPr="00FA272D">
        <w:rPr>
          <w:i/>
        </w:rPr>
        <w:t xml:space="preserve"> hihtaa </w:t>
      </w:r>
      <w:r>
        <w:t xml:space="preserve">: </w:t>
      </w:r>
      <w:r w:rsidRPr="00FA272D">
        <w:rPr>
          <w:i/>
        </w:rPr>
        <w:t>hihta</w:t>
      </w:r>
      <w:r w:rsidR="0098090B" w:rsidRPr="0098090B">
        <w:t>/</w:t>
      </w:r>
      <w:r w:rsidRPr="00FA272D">
        <w:rPr>
          <w:i/>
        </w:rPr>
        <w:t>s</w:t>
      </w:r>
      <w:r w:rsidRPr="0075485B">
        <w:t>,</w:t>
      </w:r>
      <w:r w:rsidRPr="00FA272D">
        <w:rPr>
          <w:i/>
        </w:rPr>
        <w:t xml:space="preserve"> maa</w:t>
      </w:r>
      <w:r w:rsidR="0098090B" w:rsidRPr="0098090B">
        <w:t>/</w:t>
      </w:r>
      <w:r w:rsidRPr="00FA272D">
        <w:rPr>
          <w:i/>
        </w:rPr>
        <w:t xml:space="preserve">ta </w:t>
      </w:r>
      <w:r w:rsidRPr="0075485B">
        <w:t>:</w:t>
      </w:r>
      <w:r w:rsidRPr="00FA272D">
        <w:rPr>
          <w:i/>
        </w:rPr>
        <w:t xml:space="preserve"> makkaa</w:t>
      </w:r>
      <w:r w:rsidR="0098090B" w:rsidRPr="0098090B">
        <w:t>/</w:t>
      </w:r>
      <w:r w:rsidRPr="00FA272D">
        <w:rPr>
          <w:i/>
        </w:rPr>
        <w:t xml:space="preserve">n </w:t>
      </w:r>
      <w:r w:rsidRPr="0075485B">
        <w:t>:</w:t>
      </w:r>
      <w:r w:rsidRPr="00FA272D">
        <w:rPr>
          <w:i/>
        </w:rPr>
        <w:t xml:space="preserve"> makkaa </w:t>
      </w:r>
      <w:r>
        <w:t xml:space="preserve">: </w:t>
      </w:r>
      <w:r w:rsidRPr="00FA272D">
        <w:rPr>
          <w:i/>
        </w:rPr>
        <w:t>maka</w:t>
      </w:r>
      <w:r w:rsidR="0098090B" w:rsidRPr="0098090B">
        <w:t>/</w:t>
      </w:r>
      <w:r w:rsidRPr="00FA272D">
        <w:rPr>
          <w:i/>
        </w:rPr>
        <w:t>s</w:t>
      </w:r>
      <w:r w:rsidRPr="0075485B">
        <w:t>,</w:t>
      </w:r>
      <w:r w:rsidRPr="00FA272D">
        <w:rPr>
          <w:i/>
        </w:rPr>
        <w:t xml:space="preserve"> halu</w:t>
      </w:r>
      <w:r w:rsidR="0098090B" w:rsidRPr="0098090B">
        <w:t>/</w:t>
      </w:r>
      <w:r w:rsidRPr="00FA272D">
        <w:rPr>
          <w:i/>
        </w:rPr>
        <w:t xml:space="preserve">ta </w:t>
      </w:r>
      <w:r w:rsidRPr="0075485B">
        <w:t>:</w:t>
      </w:r>
      <w:r w:rsidRPr="00FA272D">
        <w:rPr>
          <w:i/>
        </w:rPr>
        <w:t xml:space="preserve"> halluu</w:t>
      </w:r>
      <w:r w:rsidR="0098090B" w:rsidRPr="0098090B">
        <w:t>/</w:t>
      </w:r>
      <w:r w:rsidRPr="00FA272D">
        <w:rPr>
          <w:i/>
        </w:rPr>
        <w:t xml:space="preserve">n </w:t>
      </w:r>
      <w:r w:rsidR="00BA1173" w:rsidRPr="00BA1173">
        <w:t>~</w:t>
      </w:r>
      <w:r w:rsidRPr="00FA272D">
        <w:rPr>
          <w:i/>
        </w:rPr>
        <w:t xml:space="preserve"> halua</w:t>
      </w:r>
      <w:r w:rsidR="0098090B" w:rsidRPr="0098090B">
        <w:t>/</w:t>
      </w:r>
      <w:r w:rsidRPr="00FA272D">
        <w:rPr>
          <w:i/>
        </w:rPr>
        <w:t xml:space="preserve">n </w:t>
      </w:r>
      <w:r>
        <w:t xml:space="preserve">: </w:t>
      </w:r>
      <w:r w:rsidRPr="00FA272D">
        <w:rPr>
          <w:i/>
        </w:rPr>
        <w:t xml:space="preserve">halluu </w:t>
      </w:r>
      <w:r w:rsidR="00BA1173" w:rsidRPr="00BA1173">
        <w:t>~</w:t>
      </w:r>
      <w:r w:rsidRPr="00FA272D">
        <w:rPr>
          <w:i/>
        </w:rPr>
        <w:t xml:space="preserve"> halua</w:t>
      </w:r>
      <w:r w:rsidR="0098090B" w:rsidRPr="0098090B">
        <w:t>/</w:t>
      </w:r>
      <w:r w:rsidRPr="00FA272D">
        <w:rPr>
          <w:i/>
        </w:rPr>
        <w:t xml:space="preserve">a </w:t>
      </w:r>
      <w:r>
        <w:t xml:space="preserve">: </w:t>
      </w:r>
      <w:r w:rsidRPr="00FA272D">
        <w:rPr>
          <w:i/>
        </w:rPr>
        <w:t>halu</w:t>
      </w:r>
      <w:r w:rsidR="0098090B" w:rsidRPr="0098090B">
        <w:t>/</w:t>
      </w:r>
      <w:r w:rsidRPr="00FA272D">
        <w:rPr>
          <w:i/>
        </w:rPr>
        <w:t>s</w:t>
      </w:r>
      <w:r w:rsidRPr="0075485B">
        <w:t>,</w:t>
      </w:r>
      <w:r w:rsidRPr="00FA272D">
        <w:rPr>
          <w:i/>
        </w:rPr>
        <w:t xml:space="preserve"> keri</w:t>
      </w:r>
      <w:r w:rsidR="0098090B" w:rsidRPr="0098090B">
        <w:t>/</w:t>
      </w:r>
      <w:r w:rsidRPr="00FA272D">
        <w:rPr>
          <w:i/>
        </w:rPr>
        <w:t xml:space="preserve">tä </w:t>
      </w:r>
      <w:r w:rsidRPr="0075485B">
        <w:t>:</w:t>
      </w:r>
      <w:r w:rsidRPr="00FA272D">
        <w:rPr>
          <w:i/>
        </w:rPr>
        <w:t xml:space="preserve"> kerkkii</w:t>
      </w:r>
      <w:r w:rsidR="0098090B" w:rsidRPr="0098090B">
        <w:t>/</w:t>
      </w:r>
      <w:r w:rsidRPr="00FA272D">
        <w:rPr>
          <w:i/>
        </w:rPr>
        <w:t xml:space="preserve">n </w:t>
      </w:r>
      <w:r w:rsidR="00BA1173" w:rsidRPr="00BA1173">
        <w:t>~</w:t>
      </w:r>
      <w:r w:rsidRPr="00FA272D">
        <w:rPr>
          <w:i/>
        </w:rPr>
        <w:t xml:space="preserve"> kerkiä</w:t>
      </w:r>
      <w:r w:rsidR="0098090B" w:rsidRPr="0098090B">
        <w:t>/</w:t>
      </w:r>
      <w:r w:rsidRPr="00FA272D">
        <w:rPr>
          <w:i/>
        </w:rPr>
        <w:t xml:space="preserve">n </w:t>
      </w:r>
      <w:r w:rsidRPr="0075485B">
        <w:t>:</w:t>
      </w:r>
      <w:r w:rsidRPr="00FA272D">
        <w:rPr>
          <w:i/>
        </w:rPr>
        <w:t xml:space="preserve"> kerkkii </w:t>
      </w:r>
      <w:r w:rsidR="00BA1173" w:rsidRPr="00BA1173">
        <w:t>~</w:t>
      </w:r>
      <w:r w:rsidRPr="00FA272D">
        <w:rPr>
          <w:i/>
        </w:rPr>
        <w:t xml:space="preserve"> kerkiä</w:t>
      </w:r>
      <w:r w:rsidR="0098090B" w:rsidRPr="0098090B">
        <w:t>/</w:t>
      </w:r>
      <w:r w:rsidRPr="00FA272D">
        <w:rPr>
          <w:i/>
        </w:rPr>
        <w:t xml:space="preserve">ä </w:t>
      </w:r>
      <w:r>
        <w:t xml:space="preserve">: </w:t>
      </w:r>
      <w:r w:rsidRPr="00FA272D">
        <w:rPr>
          <w:i/>
        </w:rPr>
        <w:t>kerki</w:t>
      </w:r>
      <w:r w:rsidR="0098090B" w:rsidRPr="0098090B">
        <w:t>/</w:t>
      </w:r>
      <w:r w:rsidRPr="00FA272D">
        <w:rPr>
          <w:i/>
        </w:rPr>
        <w:t>s</w:t>
      </w:r>
      <w:r w:rsidR="001B127A" w:rsidRPr="001B127A">
        <w:t>.</w:t>
      </w:r>
    </w:p>
    <w:p w14:paraId="319291AF" w14:textId="3290F6D1" w:rsidR="00BC7543" w:rsidRDefault="00BC7543" w:rsidP="00BC7543">
      <w:pPr>
        <w:pStyle w:val="Brdtekst"/>
        <w:spacing w:before="120"/>
      </w:pPr>
      <w:r>
        <w:t xml:space="preserve">Pane merkkhiin, ette </w:t>
      </w:r>
      <w:r>
        <w:rPr>
          <w:i/>
        </w:rPr>
        <w:t>olla-</w:t>
      </w:r>
      <w:r>
        <w:t xml:space="preserve">verbilä, mikä muutoin taippuu verbityypin 3. jälkhiin, oon indikatiivin preesensin singulaarin ja pluraalin 3. persoonassa omituinen haamu </w:t>
      </w:r>
      <w:r>
        <w:rPr>
          <w:i/>
        </w:rPr>
        <w:t>oon</w:t>
      </w:r>
      <w:r w:rsidR="001B127A" w:rsidRPr="001B127A">
        <w:t>.</w:t>
      </w:r>
    </w:p>
    <w:p w14:paraId="5EEBC069" w14:textId="5D4F800B" w:rsidR="00BC7543" w:rsidRPr="00FA3521" w:rsidRDefault="00BC7543" w:rsidP="00BC7543">
      <w:pPr>
        <w:pStyle w:val="Undertittel"/>
      </w:pPr>
      <w:bookmarkStart w:id="1556" w:name="_Toc311273861"/>
      <w:r>
        <w:t>Tabeli</w:t>
      </w:r>
      <w:r w:rsidR="0076715F">
        <w:t xml:space="preserve"> 24</w:t>
      </w:r>
      <w:r>
        <w:t>: Singulaarin 3. persoonan persoonasuffiksit</w:t>
      </w:r>
      <w:bookmarkEnd w:id="1556"/>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2705"/>
        <w:gridCol w:w="3337"/>
        <w:gridCol w:w="2480"/>
      </w:tblGrid>
      <w:tr w:rsidR="00BC7543" w:rsidRPr="00A96794" w14:paraId="2B770B3D" w14:textId="77777777" w:rsidTr="008C42C4">
        <w:tc>
          <w:tcPr>
            <w:tcW w:w="0" w:type="auto"/>
            <w:tcBorders>
              <w:top w:val="single" w:sz="4" w:space="0" w:color="auto"/>
              <w:bottom w:val="nil"/>
              <w:right w:val="single" w:sz="4" w:space="0" w:color="auto"/>
            </w:tcBorders>
          </w:tcPr>
          <w:p w14:paraId="1541742F" w14:textId="77777777" w:rsidR="00BC7543" w:rsidRPr="00A96794" w:rsidRDefault="00BC7543" w:rsidP="008C42C4">
            <w:pPr>
              <w:keepNext/>
              <w:keepLines/>
              <w:spacing w:before="20" w:after="20"/>
              <w:contextualSpacing/>
            </w:pPr>
            <w:r>
              <w:t>1. infinitiivi</w:t>
            </w:r>
          </w:p>
        </w:tc>
        <w:tc>
          <w:tcPr>
            <w:tcW w:w="0" w:type="auto"/>
            <w:tcBorders>
              <w:top w:val="single" w:sz="4" w:space="0" w:color="auto"/>
              <w:left w:val="single" w:sz="4" w:space="0" w:color="auto"/>
              <w:bottom w:val="nil"/>
            </w:tcBorders>
          </w:tcPr>
          <w:p w14:paraId="0B12E21B" w14:textId="56A5EA5F" w:rsidR="00BC7543" w:rsidRPr="00A96794" w:rsidRDefault="00FA272D" w:rsidP="008C42C4">
            <w:pPr>
              <w:keepNext/>
              <w:keepLines/>
              <w:spacing w:before="20" w:after="20"/>
              <w:contextualSpacing/>
            </w:pPr>
            <w:r>
              <w:t>Indikatiivin preesens</w:t>
            </w:r>
            <w:r w:rsidR="00BC7543" w:rsidRPr="00A96794">
              <w:t xml:space="preserve"> </w:t>
            </w:r>
            <w:r w:rsidR="001337F6">
              <w:t>sg3</w:t>
            </w:r>
            <w:r>
              <w:t>, suffiksit</w:t>
            </w:r>
          </w:p>
        </w:tc>
        <w:tc>
          <w:tcPr>
            <w:tcW w:w="0" w:type="auto"/>
            <w:tcBorders>
              <w:top w:val="single" w:sz="4" w:space="0" w:color="auto"/>
              <w:left w:val="single" w:sz="4" w:space="0" w:color="auto"/>
              <w:bottom w:val="nil"/>
            </w:tcBorders>
          </w:tcPr>
          <w:p w14:paraId="6E78CDAB" w14:textId="15810344" w:rsidR="00BC7543" w:rsidRPr="00A96794" w:rsidRDefault="00FA272D" w:rsidP="008C42C4">
            <w:pPr>
              <w:keepNext/>
              <w:keepLines/>
              <w:spacing w:before="20" w:after="20"/>
              <w:contextualSpacing/>
            </w:pPr>
            <w:r>
              <w:t>Indikativin preteriti</w:t>
            </w:r>
            <w:r w:rsidR="00BC7543">
              <w:t xml:space="preserve"> </w:t>
            </w:r>
            <w:r w:rsidR="001337F6">
              <w:t>sg3</w:t>
            </w:r>
            <w:r>
              <w:t>,</w:t>
            </w:r>
          </w:p>
        </w:tc>
      </w:tr>
      <w:tr w:rsidR="00BC7543" w:rsidRPr="00A96794" w14:paraId="48CE875E" w14:textId="77777777" w:rsidTr="008C42C4">
        <w:tc>
          <w:tcPr>
            <w:tcW w:w="0" w:type="auto"/>
            <w:tcBorders>
              <w:top w:val="nil"/>
              <w:bottom w:val="single" w:sz="4" w:space="0" w:color="auto"/>
              <w:right w:val="single" w:sz="4" w:space="0" w:color="auto"/>
            </w:tcBorders>
          </w:tcPr>
          <w:p w14:paraId="10F6EF37" w14:textId="77777777" w:rsidR="00BC7543" w:rsidRPr="00A96794" w:rsidRDefault="00BC7543" w:rsidP="008C42C4">
            <w:pPr>
              <w:keepNext/>
              <w:keepLines/>
              <w:spacing w:before="20" w:after="20"/>
              <w:contextualSpacing/>
            </w:pPr>
          </w:p>
        </w:tc>
        <w:tc>
          <w:tcPr>
            <w:tcW w:w="0" w:type="auto"/>
            <w:tcBorders>
              <w:top w:val="nil"/>
              <w:left w:val="single" w:sz="4" w:space="0" w:color="auto"/>
              <w:bottom w:val="single" w:sz="4" w:space="0" w:color="auto"/>
              <w:right w:val="single" w:sz="4" w:space="0" w:color="auto"/>
            </w:tcBorders>
          </w:tcPr>
          <w:p w14:paraId="6C43D277" w14:textId="615F7005" w:rsidR="00BC7543" w:rsidRPr="00A96794" w:rsidRDefault="00BC7543" w:rsidP="008C42C4">
            <w:pPr>
              <w:keepNext/>
              <w:keepLines/>
              <w:spacing w:before="20" w:after="20"/>
              <w:contextualSpacing/>
              <w:rPr>
                <w:i/>
              </w:rPr>
            </w:pPr>
            <w:r w:rsidRPr="00A96794">
              <w:rPr>
                <w:i/>
              </w:rPr>
              <w:t>pi</w:t>
            </w:r>
            <w:r w:rsidRPr="0075485B">
              <w:t>,</w:t>
            </w:r>
            <w:r w:rsidRPr="00A96794">
              <w:rPr>
                <w:i/>
              </w:rPr>
              <w:t xml:space="preserve"> V</w:t>
            </w:r>
            <w:r w:rsidRPr="0075485B">
              <w:t>,</w:t>
            </w:r>
            <w:r w:rsidRPr="00A96794">
              <w:rPr>
                <w:i/>
              </w:rPr>
              <w:t xml:space="preserve"> </w:t>
            </w:r>
            <w:r w:rsidRPr="00475FEB">
              <w:t>Ø</w:t>
            </w:r>
          </w:p>
        </w:tc>
        <w:tc>
          <w:tcPr>
            <w:tcW w:w="0" w:type="auto"/>
            <w:tcBorders>
              <w:top w:val="nil"/>
              <w:left w:val="single" w:sz="4" w:space="0" w:color="auto"/>
              <w:bottom w:val="single" w:sz="4" w:space="0" w:color="auto"/>
              <w:right w:val="single" w:sz="4" w:space="0" w:color="auto"/>
            </w:tcBorders>
          </w:tcPr>
          <w:p w14:paraId="00EE15FF" w14:textId="6657ED04" w:rsidR="00BC7543" w:rsidRPr="00A96794" w:rsidRDefault="004E28E2" w:rsidP="008C42C4">
            <w:pPr>
              <w:keepNext/>
              <w:keepLines/>
              <w:spacing w:before="20" w:after="20"/>
              <w:contextualSpacing/>
            </w:pPr>
            <w:r>
              <w:t>ei persoonas</w:t>
            </w:r>
            <w:r w:rsidR="00FA272D">
              <w:t>uffiksii</w:t>
            </w:r>
          </w:p>
        </w:tc>
      </w:tr>
      <w:tr w:rsidR="00BC7543" w:rsidRPr="00A96794" w14:paraId="71B7C531" w14:textId="77777777" w:rsidTr="008C42C4">
        <w:tc>
          <w:tcPr>
            <w:tcW w:w="0" w:type="auto"/>
            <w:tcBorders>
              <w:top w:val="single" w:sz="4" w:space="0" w:color="auto"/>
              <w:bottom w:val="nil"/>
              <w:right w:val="single" w:sz="4" w:space="0" w:color="auto"/>
            </w:tcBorders>
          </w:tcPr>
          <w:p w14:paraId="362BEFAD" w14:textId="77777777" w:rsidR="00BC7543" w:rsidRDefault="00BC7543" w:rsidP="008C42C4">
            <w:pPr>
              <w:spacing w:before="20" w:after="20"/>
              <w:contextualSpacing/>
            </w:pPr>
            <w:r>
              <w:t>1-tyyppi</w:t>
            </w:r>
          </w:p>
        </w:tc>
        <w:tc>
          <w:tcPr>
            <w:tcW w:w="0" w:type="auto"/>
            <w:tcBorders>
              <w:top w:val="single" w:sz="4" w:space="0" w:color="auto"/>
              <w:left w:val="single" w:sz="4" w:space="0" w:color="auto"/>
              <w:bottom w:val="nil"/>
            </w:tcBorders>
          </w:tcPr>
          <w:p w14:paraId="4E968C93" w14:textId="77777777" w:rsidR="00BC7543" w:rsidRPr="00A96794" w:rsidRDefault="00BC7543" w:rsidP="008C42C4">
            <w:pPr>
              <w:spacing w:before="20" w:after="20"/>
              <w:contextualSpacing/>
            </w:pPr>
          </w:p>
        </w:tc>
        <w:tc>
          <w:tcPr>
            <w:tcW w:w="0" w:type="auto"/>
            <w:tcBorders>
              <w:top w:val="single" w:sz="4" w:space="0" w:color="auto"/>
              <w:left w:val="single" w:sz="4" w:space="0" w:color="auto"/>
              <w:bottom w:val="nil"/>
            </w:tcBorders>
          </w:tcPr>
          <w:p w14:paraId="009BBD3F" w14:textId="77777777" w:rsidR="00BC7543" w:rsidRDefault="00BC7543" w:rsidP="008C42C4">
            <w:pPr>
              <w:spacing w:before="20" w:after="20"/>
              <w:contextualSpacing/>
            </w:pPr>
          </w:p>
        </w:tc>
      </w:tr>
      <w:tr w:rsidR="00BC7543" w:rsidRPr="00A96794" w14:paraId="6F49CC74" w14:textId="77777777" w:rsidTr="008C42C4">
        <w:tc>
          <w:tcPr>
            <w:tcW w:w="0" w:type="auto"/>
            <w:tcBorders>
              <w:top w:val="nil"/>
              <w:bottom w:val="nil"/>
              <w:right w:val="single" w:sz="4" w:space="0" w:color="auto"/>
            </w:tcBorders>
          </w:tcPr>
          <w:p w14:paraId="3214E88E" w14:textId="77777777" w:rsidR="00BC7543" w:rsidRPr="00A96794" w:rsidRDefault="00BC7543" w:rsidP="008C42C4">
            <w:pPr>
              <w:spacing w:before="20" w:after="20"/>
              <w:contextualSpacing/>
            </w:pPr>
            <w:r w:rsidRPr="00A96794">
              <w:t>saa/đa ~ saa/ha</w:t>
            </w:r>
          </w:p>
        </w:tc>
        <w:tc>
          <w:tcPr>
            <w:tcW w:w="0" w:type="auto"/>
            <w:tcBorders>
              <w:top w:val="nil"/>
              <w:left w:val="single" w:sz="4" w:space="0" w:color="auto"/>
              <w:bottom w:val="nil"/>
            </w:tcBorders>
          </w:tcPr>
          <w:p w14:paraId="672A696C" w14:textId="77777777" w:rsidR="00BC7543" w:rsidRPr="00A96794" w:rsidRDefault="00BC7543" w:rsidP="008C42C4">
            <w:pPr>
              <w:spacing w:before="20" w:after="20"/>
              <w:contextualSpacing/>
            </w:pPr>
            <w:r w:rsidRPr="00A96794">
              <w:t>saa/pi</w:t>
            </w:r>
          </w:p>
        </w:tc>
        <w:tc>
          <w:tcPr>
            <w:tcW w:w="0" w:type="auto"/>
            <w:tcBorders>
              <w:top w:val="nil"/>
              <w:left w:val="single" w:sz="4" w:space="0" w:color="auto"/>
              <w:bottom w:val="nil"/>
            </w:tcBorders>
          </w:tcPr>
          <w:p w14:paraId="611B4C45" w14:textId="77777777" w:rsidR="00BC7543" w:rsidRPr="00A96794" w:rsidRDefault="00BC7543" w:rsidP="008C42C4">
            <w:pPr>
              <w:spacing w:before="20" w:after="20"/>
              <w:contextualSpacing/>
            </w:pPr>
            <w:r>
              <w:t>sa/i</w:t>
            </w:r>
          </w:p>
        </w:tc>
      </w:tr>
      <w:tr w:rsidR="00BC7543" w:rsidRPr="00A96794" w14:paraId="5643C3C2" w14:textId="77777777" w:rsidTr="008C42C4">
        <w:tc>
          <w:tcPr>
            <w:tcW w:w="0" w:type="auto"/>
            <w:tcBorders>
              <w:top w:val="nil"/>
              <w:bottom w:val="single" w:sz="4" w:space="0" w:color="000000"/>
              <w:right w:val="single" w:sz="4" w:space="0" w:color="auto"/>
            </w:tcBorders>
          </w:tcPr>
          <w:p w14:paraId="7D3572BA" w14:textId="77777777" w:rsidR="00BC7543" w:rsidRDefault="00BC7543" w:rsidP="008C42C4">
            <w:pPr>
              <w:spacing w:before="20" w:after="20"/>
              <w:contextualSpacing/>
            </w:pPr>
            <w:r>
              <w:t>juo/da ~ juu/a</w:t>
            </w:r>
          </w:p>
        </w:tc>
        <w:tc>
          <w:tcPr>
            <w:tcW w:w="0" w:type="auto"/>
            <w:tcBorders>
              <w:top w:val="nil"/>
              <w:left w:val="single" w:sz="4" w:space="0" w:color="auto"/>
              <w:bottom w:val="single" w:sz="4" w:space="0" w:color="000000"/>
            </w:tcBorders>
          </w:tcPr>
          <w:p w14:paraId="067F3BB1" w14:textId="77777777" w:rsidR="00BC7543" w:rsidRPr="00A96794" w:rsidRDefault="00BC7543" w:rsidP="008C42C4">
            <w:pPr>
              <w:spacing w:before="20" w:after="20"/>
              <w:contextualSpacing/>
            </w:pPr>
            <w:r>
              <w:t>juo/pi</w:t>
            </w:r>
          </w:p>
        </w:tc>
        <w:tc>
          <w:tcPr>
            <w:tcW w:w="0" w:type="auto"/>
            <w:tcBorders>
              <w:top w:val="nil"/>
              <w:left w:val="single" w:sz="4" w:space="0" w:color="auto"/>
              <w:bottom w:val="single" w:sz="4" w:space="0" w:color="000000"/>
            </w:tcBorders>
          </w:tcPr>
          <w:p w14:paraId="5A219AFD" w14:textId="77777777" w:rsidR="00BC7543" w:rsidRDefault="00BC7543" w:rsidP="008C42C4">
            <w:pPr>
              <w:spacing w:before="20" w:after="20"/>
              <w:contextualSpacing/>
            </w:pPr>
            <w:r>
              <w:t>jo/i</w:t>
            </w:r>
          </w:p>
        </w:tc>
      </w:tr>
      <w:tr w:rsidR="00BC7543" w:rsidRPr="00A96794" w14:paraId="3B394E11" w14:textId="77777777" w:rsidTr="008C42C4">
        <w:tc>
          <w:tcPr>
            <w:tcW w:w="0" w:type="auto"/>
            <w:tcBorders>
              <w:top w:val="single" w:sz="4" w:space="0" w:color="000000"/>
              <w:bottom w:val="nil"/>
              <w:right w:val="single" w:sz="4" w:space="0" w:color="auto"/>
            </w:tcBorders>
          </w:tcPr>
          <w:p w14:paraId="00B9E03E" w14:textId="77777777" w:rsidR="00BC7543" w:rsidRPr="00A96794" w:rsidRDefault="00BC7543" w:rsidP="008C42C4">
            <w:pPr>
              <w:spacing w:before="20" w:after="20"/>
              <w:contextualSpacing/>
            </w:pPr>
            <w:r>
              <w:t>2-tyyppi</w:t>
            </w:r>
          </w:p>
        </w:tc>
        <w:tc>
          <w:tcPr>
            <w:tcW w:w="0" w:type="auto"/>
            <w:tcBorders>
              <w:top w:val="single" w:sz="4" w:space="0" w:color="000000"/>
              <w:left w:val="single" w:sz="4" w:space="0" w:color="auto"/>
              <w:bottom w:val="nil"/>
            </w:tcBorders>
          </w:tcPr>
          <w:p w14:paraId="75DC5A2D" w14:textId="77777777" w:rsidR="00BC7543" w:rsidRPr="00A96794" w:rsidRDefault="00BC7543" w:rsidP="008C42C4">
            <w:pPr>
              <w:spacing w:before="20" w:after="20"/>
              <w:contextualSpacing/>
            </w:pPr>
          </w:p>
        </w:tc>
        <w:tc>
          <w:tcPr>
            <w:tcW w:w="0" w:type="auto"/>
            <w:tcBorders>
              <w:top w:val="single" w:sz="4" w:space="0" w:color="000000"/>
              <w:left w:val="single" w:sz="4" w:space="0" w:color="auto"/>
              <w:bottom w:val="nil"/>
            </w:tcBorders>
          </w:tcPr>
          <w:p w14:paraId="217C5E45" w14:textId="77777777" w:rsidR="00BC7543" w:rsidRDefault="00BC7543" w:rsidP="008C42C4">
            <w:pPr>
              <w:spacing w:before="20" w:after="20"/>
              <w:contextualSpacing/>
            </w:pPr>
          </w:p>
        </w:tc>
      </w:tr>
      <w:tr w:rsidR="00BC7543" w:rsidRPr="00A96794" w14:paraId="0EF85491" w14:textId="77777777" w:rsidTr="008C42C4">
        <w:tc>
          <w:tcPr>
            <w:tcW w:w="0" w:type="auto"/>
            <w:tcBorders>
              <w:top w:val="nil"/>
              <w:bottom w:val="nil"/>
              <w:right w:val="single" w:sz="4" w:space="0" w:color="auto"/>
            </w:tcBorders>
          </w:tcPr>
          <w:p w14:paraId="2074A337" w14:textId="77777777" w:rsidR="00BC7543" w:rsidRPr="00A96794" w:rsidRDefault="00BC7543" w:rsidP="008C42C4">
            <w:pPr>
              <w:spacing w:before="20" w:after="20"/>
              <w:contextualSpacing/>
            </w:pPr>
            <w:r w:rsidRPr="00A96794">
              <w:t>an</w:t>
            </w:r>
            <w:r>
              <w:t>(</w:t>
            </w:r>
            <w:r w:rsidRPr="00A96794">
              <w:t>t)ta/a</w:t>
            </w:r>
            <w:r>
              <w:t>(</w:t>
            </w:r>
            <w:r w:rsidRPr="00A96794">
              <w:t>t)</w:t>
            </w:r>
          </w:p>
        </w:tc>
        <w:tc>
          <w:tcPr>
            <w:tcW w:w="0" w:type="auto"/>
            <w:tcBorders>
              <w:top w:val="nil"/>
              <w:left w:val="single" w:sz="4" w:space="0" w:color="auto"/>
              <w:bottom w:val="nil"/>
            </w:tcBorders>
          </w:tcPr>
          <w:p w14:paraId="35A641EF" w14:textId="77777777" w:rsidR="00BC7543" w:rsidRPr="00A96794" w:rsidRDefault="00BC7543" w:rsidP="008C42C4">
            <w:pPr>
              <w:spacing w:before="20" w:after="20"/>
              <w:contextualSpacing/>
            </w:pPr>
            <w:r w:rsidRPr="00A96794">
              <w:t>an</w:t>
            </w:r>
            <w:r>
              <w:t>(</w:t>
            </w:r>
            <w:r w:rsidRPr="00A96794">
              <w:t>t)ta/a</w:t>
            </w:r>
          </w:p>
        </w:tc>
        <w:tc>
          <w:tcPr>
            <w:tcW w:w="0" w:type="auto"/>
            <w:tcBorders>
              <w:top w:val="nil"/>
              <w:left w:val="single" w:sz="4" w:space="0" w:color="auto"/>
              <w:bottom w:val="nil"/>
            </w:tcBorders>
          </w:tcPr>
          <w:p w14:paraId="463C3634" w14:textId="77777777" w:rsidR="00BC7543" w:rsidRPr="00A96794" w:rsidRDefault="00BC7543" w:rsidP="008C42C4">
            <w:pPr>
              <w:spacing w:before="20" w:after="20"/>
              <w:contextualSpacing/>
            </w:pPr>
            <w:r>
              <w:t>anto/i</w:t>
            </w:r>
          </w:p>
        </w:tc>
      </w:tr>
      <w:tr w:rsidR="00BC7543" w:rsidRPr="00A96794" w14:paraId="22444030" w14:textId="77777777" w:rsidTr="008C42C4">
        <w:tc>
          <w:tcPr>
            <w:tcW w:w="0" w:type="auto"/>
            <w:tcBorders>
              <w:top w:val="nil"/>
              <w:bottom w:val="nil"/>
              <w:right w:val="single" w:sz="4" w:space="0" w:color="auto"/>
            </w:tcBorders>
          </w:tcPr>
          <w:p w14:paraId="67D0F2D3" w14:textId="77777777" w:rsidR="00BC7543" w:rsidRPr="00A96794" w:rsidRDefault="00BC7543" w:rsidP="008C42C4">
            <w:pPr>
              <w:spacing w:before="20" w:after="20"/>
              <w:contextualSpacing/>
            </w:pPr>
            <w:r w:rsidRPr="00A96794">
              <w:t>lukke/et ~ luke/a</w:t>
            </w:r>
            <w:r>
              <w:t>(</w:t>
            </w:r>
            <w:r w:rsidRPr="00A96794">
              <w:t>t) ~ luki/a</w:t>
            </w:r>
          </w:p>
        </w:tc>
        <w:tc>
          <w:tcPr>
            <w:tcW w:w="0" w:type="auto"/>
            <w:tcBorders>
              <w:top w:val="nil"/>
              <w:left w:val="single" w:sz="4" w:space="0" w:color="auto"/>
              <w:bottom w:val="nil"/>
            </w:tcBorders>
          </w:tcPr>
          <w:p w14:paraId="560072AD" w14:textId="77777777" w:rsidR="00BC7543" w:rsidRPr="00A96794" w:rsidRDefault="00BC7543" w:rsidP="008C42C4">
            <w:pPr>
              <w:spacing w:before="20" w:after="20"/>
              <w:contextualSpacing/>
            </w:pPr>
            <w:r w:rsidRPr="00A96794">
              <w:t>lukke/e</w:t>
            </w:r>
          </w:p>
        </w:tc>
        <w:tc>
          <w:tcPr>
            <w:tcW w:w="0" w:type="auto"/>
            <w:tcBorders>
              <w:top w:val="nil"/>
              <w:left w:val="single" w:sz="4" w:space="0" w:color="auto"/>
              <w:bottom w:val="nil"/>
            </w:tcBorders>
          </w:tcPr>
          <w:p w14:paraId="6A3C3182" w14:textId="77777777" w:rsidR="00BC7543" w:rsidRPr="00A96794" w:rsidRDefault="00BC7543" w:rsidP="008C42C4">
            <w:pPr>
              <w:spacing w:before="20" w:after="20"/>
              <w:contextualSpacing/>
            </w:pPr>
            <w:r>
              <w:t>luk/i</w:t>
            </w:r>
          </w:p>
        </w:tc>
      </w:tr>
      <w:tr w:rsidR="00BC7543" w:rsidRPr="00A96794" w14:paraId="4EDB2810" w14:textId="77777777" w:rsidTr="008C42C4">
        <w:tc>
          <w:tcPr>
            <w:tcW w:w="0" w:type="auto"/>
            <w:tcBorders>
              <w:top w:val="nil"/>
              <w:bottom w:val="single" w:sz="4" w:space="0" w:color="000000"/>
              <w:right w:val="single" w:sz="4" w:space="0" w:color="auto"/>
            </w:tcBorders>
          </w:tcPr>
          <w:p w14:paraId="2F5F43DC" w14:textId="77777777" w:rsidR="00BC7543" w:rsidRPr="00A96794" w:rsidRDefault="00BC7543" w:rsidP="008C42C4">
            <w:pPr>
              <w:spacing w:before="20" w:after="20"/>
              <w:contextualSpacing/>
            </w:pPr>
            <w:r w:rsidRPr="00A96794">
              <w:t>varasta/a</w:t>
            </w:r>
            <w:r>
              <w:t>(</w:t>
            </w:r>
            <w:r w:rsidRPr="00A96794">
              <w:t>t)</w:t>
            </w:r>
          </w:p>
        </w:tc>
        <w:tc>
          <w:tcPr>
            <w:tcW w:w="0" w:type="auto"/>
            <w:tcBorders>
              <w:top w:val="nil"/>
              <w:left w:val="single" w:sz="4" w:space="0" w:color="auto"/>
              <w:bottom w:val="single" w:sz="4" w:space="0" w:color="000000"/>
            </w:tcBorders>
          </w:tcPr>
          <w:p w14:paraId="74BB2144" w14:textId="77777777" w:rsidR="00BC7543" w:rsidRPr="00A96794" w:rsidRDefault="00BC7543" w:rsidP="008C42C4">
            <w:pPr>
              <w:spacing w:before="20" w:after="20"/>
              <w:contextualSpacing/>
            </w:pPr>
            <w:r w:rsidRPr="00A96794">
              <w:t>varasta/a</w:t>
            </w:r>
          </w:p>
        </w:tc>
        <w:tc>
          <w:tcPr>
            <w:tcW w:w="0" w:type="auto"/>
            <w:tcBorders>
              <w:top w:val="nil"/>
              <w:left w:val="single" w:sz="4" w:space="0" w:color="auto"/>
              <w:bottom w:val="single" w:sz="4" w:space="0" w:color="000000"/>
            </w:tcBorders>
          </w:tcPr>
          <w:p w14:paraId="49F81F72" w14:textId="77777777" w:rsidR="00BC7543" w:rsidRPr="00A96794" w:rsidRDefault="00BC7543" w:rsidP="008C42C4">
            <w:pPr>
              <w:spacing w:before="20" w:after="20"/>
              <w:contextualSpacing/>
            </w:pPr>
            <w:r>
              <w:t>varast/i</w:t>
            </w:r>
          </w:p>
        </w:tc>
      </w:tr>
      <w:tr w:rsidR="00BC7543" w:rsidRPr="00A96794" w14:paraId="2DAE1295" w14:textId="77777777" w:rsidTr="008C42C4">
        <w:tc>
          <w:tcPr>
            <w:tcW w:w="0" w:type="auto"/>
            <w:tcBorders>
              <w:top w:val="single" w:sz="4" w:space="0" w:color="000000"/>
              <w:bottom w:val="nil"/>
              <w:right w:val="single" w:sz="4" w:space="0" w:color="auto"/>
            </w:tcBorders>
          </w:tcPr>
          <w:p w14:paraId="489CCAE0" w14:textId="77777777" w:rsidR="00BC7543" w:rsidRPr="00A96794" w:rsidRDefault="00BC7543" w:rsidP="008C42C4">
            <w:pPr>
              <w:spacing w:before="20" w:after="20"/>
              <w:contextualSpacing/>
            </w:pPr>
            <w:r>
              <w:t>3-tyyppi</w:t>
            </w:r>
          </w:p>
        </w:tc>
        <w:tc>
          <w:tcPr>
            <w:tcW w:w="0" w:type="auto"/>
            <w:tcBorders>
              <w:top w:val="single" w:sz="4" w:space="0" w:color="000000"/>
              <w:left w:val="single" w:sz="4" w:space="0" w:color="auto"/>
              <w:bottom w:val="nil"/>
            </w:tcBorders>
          </w:tcPr>
          <w:p w14:paraId="421FBDC7" w14:textId="77777777" w:rsidR="00BC7543" w:rsidRPr="00A96794" w:rsidRDefault="00BC7543" w:rsidP="008C42C4">
            <w:pPr>
              <w:spacing w:before="20" w:after="20"/>
              <w:contextualSpacing/>
            </w:pPr>
          </w:p>
        </w:tc>
        <w:tc>
          <w:tcPr>
            <w:tcW w:w="0" w:type="auto"/>
            <w:tcBorders>
              <w:top w:val="single" w:sz="4" w:space="0" w:color="000000"/>
              <w:left w:val="single" w:sz="4" w:space="0" w:color="auto"/>
              <w:bottom w:val="nil"/>
            </w:tcBorders>
          </w:tcPr>
          <w:p w14:paraId="56C0634B" w14:textId="77777777" w:rsidR="00BC7543" w:rsidRDefault="00BC7543" w:rsidP="008C42C4">
            <w:pPr>
              <w:spacing w:before="20" w:after="20"/>
              <w:contextualSpacing/>
            </w:pPr>
          </w:p>
        </w:tc>
      </w:tr>
      <w:tr w:rsidR="00BC7543" w:rsidRPr="00A96794" w14:paraId="5E8B22CC" w14:textId="77777777" w:rsidTr="008C42C4">
        <w:tc>
          <w:tcPr>
            <w:tcW w:w="0" w:type="auto"/>
            <w:tcBorders>
              <w:top w:val="nil"/>
              <w:bottom w:val="nil"/>
              <w:right w:val="single" w:sz="4" w:space="0" w:color="auto"/>
            </w:tcBorders>
          </w:tcPr>
          <w:p w14:paraId="0A0BABE8" w14:textId="2560D501" w:rsidR="00BC7543" w:rsidRPr="00A96794" w:rsidRDefault="00BC7543" w:rsidP="008C42C4">
            <w:pPr>
              <w:spacing w:before="20" w:after="20"/>
              <w:contextualSpacing/>
            </w:pPr>
            <w:r w:rsidRPr="00A96794">
              <w:t>ol</w:t>
            </w:r>
            <w:r w:rsidR="00E0476F">
              <w:t>/</w:t>
            </w:r>
            <w:r w:rsidRPr="00A96794">
              <w:t>la</w:t>
            </w:r>
          </w:p>
        </w:tc>
        <w:tc>
          <w:tcPr>
            <w:tcW w:w="0" w:type="auto"/>
            <w:tcBorders>
              <w:top w:val="nil"/>
              <w:left w:val="single" w:sz="4" w:space="0" w:color="auto"/>
              <w:bottom w:val="nil"/>
            </w:tcBorders>
          </w:tcPr>
          <w:p w14:paraId="7CCEAB95" w14:textId="5B6CADCA" w:rsidR="00BC7543" w:rsidRPr="00A96794" w:rsidRDefault="00BC7543" w:rsidP="008C42C4">
            <w:pPr>
              <w:spacing w:before="20" w:after="20"/>
              <w:contextualSpacing/>
            </w:pPr>
            <w:r w:rsidRPr="00A96794">
              <w:t>oon</w:t>
            </w:r>
            <w:r w:rsidR="00475FEB">
              <w:t xml:space="preserve"> (sic!)</w:t>
            </w:r>
          </w:p>
        </w:tc>
        <w:tc>
          <w:tcPr>
            <w:tcW w:w="0" w:type="auto"/>
            <w:tcBorders>
              <w:top w:val="nil"/>
              <w:left w:val="single" w:sz="4" w:space="0" w:color="auto"/>
              <w:bottom w:val="nil"/>
            </w:tcBorders>
          </w:tcPr>
          <w:p w14:paraId="1F997E33" w14:textId="77777777" w:rsidR="00BC7543" w:rsidRPr="00A96794" w:rsidRDefault="00BC7543" w:rsidP="008C42C4">
            <w:pPr>
              <w:spacing w:before="20" w:after="20"/>
              <w:contextualSpacing/>
            </w:pPr>
            <w:r>
              <w:t>ol/i</w:t>
            </w:r>
          </w:p>
        </w:tc>
      </w:tr>
      <w:tr w:rsidR="00BC7543" w:rsidRPr="00A96794" w14:paraId="49D00C21" w14:textId="77777777" w:rsidTr="008C42C4">
        <w:tc>
          <w:tcPr>
            <w:tcW w:w="0" w:type="auto"/>
            <w:tcBorders>
              <w:top w:val="nil"/>
              <w:bottom w:val="nil"/>
              <w:right w:val="single" w:sz="4" w:space="0" w:color="auto"/>
            </w:tcBorders>
          </w:tcPr>
          <w:p w14:paraId="1AC2D5C3" w14:textId="77777777" w:rsidR="00BC7543" w:rsidRPr="00A96794" w:rsidRDefault="00BC7543" w:rsidP="008C42C4">
            <w:pPr>
              <w:spacing w:before="20" w:after="20"/>
              <w:contextualSpacing/>
            </w:pPr>
            <w:r w:rsidRPr="00A96794">
              <w:t>men/nä</w:t>
            </w:r>
          </w:p>
        </w:tc>
        <w:tc>
          <w:tcPr>
            <w:tcW w:w="0" w:type="auto"/>
            <w:tcBorders>
              <w:top w:val="nil"/>
              <w:left w:val="single" w:sz="4" w:space="0" w:color="auto"/>
              <w:bottom w:val="nil"/>
            </w:tcBorders>
          </w:tcPr>
          <w:p w14:paraId="3F8F51A9" w14:textId="77777777" w:rsidR="00BC7543" w:rsidRPr="00A96794" w:rsidRDefault="00BC7543" w:rsidP="008C42C4">
            <w:pPr>
              <w:spacing w:before="20" w:after="20"/>
              <w:contextualSpacing/>
            </w:pPr>
            <w:r w:rsidRPr="00A96794">
              <w:t>menne/e</w:t>
            </w:r>
          </w:p>
        </w:tc>
        <w:tc>
          <w:tcPr>
            <w:tcW w:w="0" w:type="auto"/>
            <w:tcBorders>
              <w:top w:val="nil"/>
              <w:left w:val="single" w:sz="4" w:space="0" w:color="auto"/>
              <w:bottom w:val="nil"/>
            </w:tcBorders>
          </w:tcPr>
          <w:p w14:paraId="783CA698" w14:textId="77777777" w:rsidR="00BC7543" w:rsidRPr="00A96794" w:rsidRDefault="00BC7543" w:rsidP="008C42C4">
            <w:pPr>
              <w:spacing w:before="20" w:after="20"/>
              <w:contextualSpacing/>
            </w:pPr>
            <w:r>
              <w:t>men/i</w:t>
            </w:r>
          </w:p>
        </w:tc>
      </w:tr>
      <w:tr w:rsidR="00BC7543" w:rsidRPr="00A96794" w14:paraId="6CB83E51" w14:textId="77777777" w:rsidTr="008C42C4">
        <w:tc>
          <w:tcPr>
            <w:tcW w:w="0" w:type="auto"/>
            <w:tcBorders>
              <w:top w:val="nil"/>
              <w:bottom w:val="nil"/>
              <w:right w:val="single" w:sz="4" w:space="0" w:color="auto"/>
            </w:tcBorders>
          </w:tcPr>
          <w:p w14:paraId="4D6E3204" w14:textId="77777777" w:rsidR="00BC7543" w:rsidRPr="00A96794" w:rsidRDefault="00BC7543" w:rsidP="008C42C4">
            <w:pPr>
              <w:spacing w:before="20" w:after="20"/>
              <w:contextualSpacing/>
            </w:pPr>
            <w:r w:rsidRPr="00A96794">
              <w:t>muistel/a</w:t>
            </w:r>
          </w:p>
        </w:tc>
        <w:tc>
          <w:tcPr>
            <w:tcW w:w="0" w:type="auto"/>
            <w:tcBorders>
              <w:top w:val="nil"/>
              <w:left w:val="single" w:sz="4" w:space="0" w:color="auto"/>
              <w:bottom w:val="nil"/>
            </w:tcBorders>
          </w:tcPr>
          <w:p w14:paraId="1781B01A" w14:textId="77777777" w:rsidR="00BC7543" w:rsidRPr="00A96794" w:rsidRDefault="00BC7543" w:rsidP="008C42C4">
            <w:pPr>
              <w:spacing w:before="20" w:after="20"/>
              <w:contextualSpacing/>
            </w:pPr>
            <w:r w:rsidRPr="00A96794">
              <w:t>muistele/e</w:t>
            </w:r>
          </w:p>
        </w:tc>
        <w:tc>
          <w:tcPr>
            <w:tcW w:w="0" w:type="auto"/>
            <w:tcBorders>
              <w:top w:val="nil"/>
              <w:left w:val="single" w:sz="4" w:space="0" w:color="auto"/>
              <w:bottom w:val="nil"/>
            </w:tcBorders>
          </w:tcPr>
          <w:p w14:paraId="654D9775" w14:textId="77777777" w:rsidR="00BC7543" w:rsidRPr="00A96794" w:rsidRDefault="00BC7543" w:rsidP="008C42C4">
            <w:pPr>
              <w:spacing w:before="20" w:after="20"/>
              <w:contextualSpacing/>
            </w:pPr>
            <w:r>
              <w:t>muistel/i</w:t>
            </w:r>
          </w:p>
        </w:tc>
      </w:tr>
      <w:tr w:rsidR="00BC7543" w:rsidRPr="00A96794" w14:paraId="5EE10519" w14:textId="77777777" w:rsidTr="008C42C4">
        <w:tc>
          <w:tcPr>
            <w:tcW w:w="0" w:type="auto"/>
            <w:tcBorders>
              <w:top w:val="nil"/>
              <w:bottom w:val="single" w:sz="4" w:space="0" w:color="000000"/>
              <w:right w:val="single" w:sz="4" w:space="0" w:color="auto"/>
            </w:tcBorders>
          </w:tcPr>
          <w:p w14:paraId="733B88F5" w14:textId="77777777" w:rsidR="00BC7543" w:rsidRPr="00A96794" w:rsidRDefault="00BC7543" w:rsidP="008C42C4">
            <w:pPr>
              <w:spacing w:before="20" w:after="20"/>
              <w:contextualSpacing/>
            </w:pPr>
            <w:r w:rsidRPr="00A96794">
              <w:t>auka</w:t>
            </w:r>
            <w:r>
              <w:t>(</w:t>
            </w:r>
            <w:r w:rsidRPr="00A96794">
              <w:t>i)s/ta</w:t>
            </w:r>
          </w:p>
        </w:tc>
        <w:tc>
          <w:tcPr>
            <w:tcW w:w="0" w:type="auto"/>
            <w:tcBorders>
              <w:top w:val="nil"/>
              <w:left w:val="single" w:sz="4" w:space="0" w:color="auto"/>
              <w:bottom w:val="single" w:sz="4" w:space="0" w:color="000000"/>
            </w:tcBorders>
          </w:tcPr>
          <w:p w14:paraId="4E020F9F" w14:textId="77777777" w:rsidR="00BC7543" w:rsidRPr="00A96794" w:rsidRDefault="00BC7543" w:rsidP="008C42C4">
            <w:pPr>
              <w:spacing w:before="20" w:after="20"/>
              <w:contextualSpacing/>
            </w:pPr>
            <w:r w:rsidRPr="00A96794">
              <w:t>auka</w:t>
            </w:r>
            <w:r>
              <w:t>(</w:t>
            </w:r>
            <w:r w:rsidRPr="00A96794">
              <w:t>i)s</w:t>
            </w:r>
            <w:r>
              <w:t>(</w:t>
            </w:r>
            <w:r w:rsidRPr="00A96794">
              <w:t>s)e/e</w:t>
            </w:r>
          </w:p>
        </w:tc>
        <w:tc>
          <w:tcPr>
            <w:tcW w:w="0" w:type="auto"/>
            <w:tcBorders>
              <w:top w:val="nil"/>
              <w:left w:val="single" w:sz="4" w:space="0" w:color="auto"/>
              <w:bottom w:val="single" w:sz="4" w:space="0" w:color="000000"/>
            </w:tcBorders>
          </w:tcPr>
          <w:p w14:paraId="401E20E7" w14:textId="77777777" w:rsidR="00BC7543" w:rsidRPr="00A96794" w:rsidRDefault="00BC7543" w:rsidP="008C42C4">
            <w:pPr>
              <w:spacing w:before="20" w:after="20"/>
              <w:contextualSpacing/>
            </w:pPr>
            <w:r>
              <w:t>auka(i)s/i</w:t>
            </w:r>
          </w:p>
        </w:tc>
      </w:tr>
      <w:tr w:rsidR="00BC7543" w:rsidRPr="00A96794" w14:paraId="3D764734" w14:textId="77777777" w:rsidTr="008C42C4">
        <w:tc>
          <w:tcPr>
            <w:tcW w:w="0" w:type="auto"/>
            <w:tcBorders>
              <w:top w:val="single" w:sz="4" w:space="0" w:color="000000"/>
              <w:right w:val="single" w:sz="4" w:space="0" w:color="auto"/>
            </w:tcBorders>
          </w:tcPr>
          <w:p w14:paraId="798D7F59" w14:textId="77777777" w:rsidR="00BC7543" w:rsidRPr="00A96794" w:rsidRDefault="00BC7543" w:rsidP="008C42C4">
            <w:pPr>
              <w:spacing w:before="20" w:after="20"/>
              <w:contextualSpacing/>
            </w:pPr>
            <w:r>
              <w:t>4-tyyppi</w:t>
            </w:r>
          </w:p>
        </w:tc>
        <w:tc>
          <w:tcPr>
            <w:tcW w:w="0" w:type="auto"/>
            <w:tcBorders>
              <w:top w:val="single" w:sz="4" w:space="0" w:color="000000"/>
              <w:left w:val="single" w:sz="4" w:space="0" w:color="auto"/>
            </w:tcBorders>
          </w:tcPr>
          <w:p w14:paraId="445B6F6B" w14:textId="77777777" w:rsidR="00BC7543" w:rsidRPr="00A96794" w:rsidRDefault="00BC7543" w:rsidP="008C42C4">
            <w:pPr>
              <w:spacing w:before="20" w:after="20"/>
              <w:contextualSpacing/>
            </w:pPr>
          </w:p>
        </w:tc>
        <w:tc>
          <w:tcPr>
            <w:tcW w:w="0" w:type="auto"/>
            <w:tcBorders>
              <w:top w:val="single" w:sz="4" w:space="0" w:color="000000"/>
              <w:left w:val="single" w:sz="4" w:space="0" w:color="auto"/>
            </w:tcBorders>
          </w:tcPr>
          <w:p w14:paraId="02CE3FE8" w14:textId="77777777" w:rsidR="00BC7543" w:rsidRDefault="00BC7543" w:rsidP="008C42C4">
            <w:pPr>
              <w:spacing w:before="20" w:after="20"/>
              <w:contextualSpacing/>
            </w:pPr>
          </w:p>
        </w:tc>
      </w:tr>
      <w:tr w:rsidR="00BC7543" w:rsidRPr="00A96794" w14:paraId="5230BE14" w14:textId="77777777" w:rsidTr="008C42C4">
        <w:tc>
          <w:tcPr>
            <w:tcW w:w="0" w:type="auto"/>
            <w:tcBorders>
              <w:right w:val="single" w:sz="4" w:space="0" w:color="auto"/>
            </w:tcBorders>
          </w:tcPr>
          <w:p w14:paraId="7D9657E7" w14:textId="77777777" w:rsidR="00BC7543" w:rsidRPr="00A96794" w:rsidRDefault="00BC7543" w:rsidP="008C42C4">
            <w:pPr>
              <w:spacing w:before="20" w:after="20"/>
              <w:contextualSpacing/>
            </w:pPr>
            <w:r w:rsidRPr="00A96794">
              <w:t>kyyti/tä</w:t>
            </w:r>
          </w:p>
        </w:tc>
        <w:tc>
          <w:tcPr>
            <w:tcW w:w="0" w:type="auto"/>
            <w:tcBorders>
              <w:left w:val="single" w:sz="4" w:space="0" w:color="auto"/>
            </w:tcBorders>
          </w:tcPr>
          <w:p w14:paraId="0BB72ABD" w14:textId="77777777" w:rsidR="00BC7543" w:rsidRPr="00A96794" w:rsidRDefault="00BC7543" w:rsidP="008C42C4">
            <w:pPr>
              <w:spacing w:before="20" w:after="20"/>
              <w:contextualSpacing/>
            </w:pPr>
            <w:r w:rsidRPr="00A96794">
              <w:t>kyytitte/e</w:t>
            </w:r>
          </w:p>
        </w:tc>
        <w:tc>
          <w:tcPr>
            <w:tcW w:w="0" w:type="auto"/>
            <w:tcBorders>
              <w:left w:val="single" w:sz="4" w:space="0" w:color="auto"/>
            </w:tcBorders>
          </w:tcPr>
          <w:p w14:paraId="0CEF44D8" w14:textId="77777777" w:rsidR="00BC7543" w:rsidRPr="00A96794" w:rsidRDefault="00BC7543" w:rsidP="008C42C4">
            <w:pPr>
              <w:spacing w:before="20" w:after="20"/>
              <w:contextualSpacing/>
            </w:pPr>
            <w:r>
              <w:t>kyytitt/i</w:t>
            </w:r>
          </w:p>
        </w:tc>
      </w:tr>
      <w:tr w:rsidR="00BC7543" w:rsidRPr="00A96794" w14:paraId="0911F187" w14:textId="77777777" w:rsidTr="008C42C4">
        <w:tc>
          <w:tcPr>
            <w:tcW w:w="0" w:type="auto"/>
            <w:tcBorders>
              <w:right w:val="single" w:sz="4" w:space="0" w:color="auto"/>
            </w:tcBorders>
          </w:tcPr>
          <w:p w14:paraId="32F8D42B" w14:textId="77777777" w:rsidR="00BC7543" w:rsidRPr="00A96794" w:rsidRDefault="00BC7543" w:rsidP="008C42C4">
            <w:pPr>
              <w:spacing w:before="20" w:after="20"/>
              <w:contextualSpacing/>
            </w:pPr>
            <w:r w:rsidRPr="00A96794">
              <w:t>piikaroi/ta</w:t>
            </w:r>
          </w:p>
        </w:tc>
        <w:tc>
          <w:tcPr>
            <w:tcW w:w="0" w:type="auto"/>
            <w:tcBorders>
              <w:left w:val="single" w:sz="4" w:space="0" w:color="auto"/>
            </w:tcBorders>
          </w:tcPr>
          <w:p w14:paraId="0EF0335E" w14:textId="77777777" w:rsidR="00BC7543" w:rsidRPr="00A96794" w:rsidRDefault="00BC7543" w:rsidP="008C42C4">
            <w:pPr>
              <w:spacing w:before="20" w:after="20"/>
              <w:contextualSpacing/>
            </w:pPr>
            <w:r w:rsidRPr="00A96794">
              <w:t>piikaroitte/e</w:t>
            </w:r>
          </w:p>
        </w:tc>
        <w:tc>
          <w:tcPr>
            <w:tcW w:w="0" w:type="auto"/>
            <w:tcBorders>
              <w:left w:val="single" w:sz="4" w:space="0" w:color="auto"/>
            </w:tcBorders>
          </w:tcPr>
          <w:p w14:paraId="2FEF440A" w14:textId="77777777" w:rsidR="00BC7543" w:rsidRPr="00A96794" w:rsidRDefault="00BC7543" w:rsidP="008C42C4">
            <w:pPr>
              <w:spacing w:before="20" w:after="20"/>
              <w:contextualSpacing/>
            </w:pPr>
            <w:r>
              <w:t>piikaroitt/i</w:t>
            </w:r>
          </w:p>
        </w:tc>
      </w:tr>
      <w:tr w:rsidR="00BC7543" w:rsidRPr="00A96794" w14:paraId="66C330D8" w14:textId="77777777" w:rsidTr="008C42C4">
        <w:tc>
          <w:tcPr>
            <w:tcW w:w="0" w:type="auto"/>
            <w:tcBorders>
              <w:right w:val="single" w:sz="4" w:space="0" w:color="auto"/>
            </w:tcBorders>
          </w:tcPr>
          <w:p w14:paraId="106B7CDF" w14:textId="77777777" w:rsidR="00BC7543" w:rsidRPr="00A96794" w:rsidRDefault="00BC7543" w:rsidP="008C42C4">
            <w:pPr>
              <w:spacing w:before="20" w:after="20"/>
              <w:contextualSpacing/>
            </w:pPr>
            <w:r w:rsidRPr="00A96794">
              <w:t>li</w:t>
            </w:r>
            <w:r>
              <w:t>(</w:t>
            </w:r>
            <w:r w:rsidRPr="00A96794">
              <w:t>j)e/tä</w:t>
            </w:r>
          </w:p>
        </w:tc>
        <w:tc>
          <w:tcPr>
            <w:tcW w:w="0" w:type="auto"/>
            <w:tcBorders>
              <w:left w:val="single" w:sz="4" w:space="0" w:color="auto"/>
            </w:tcBorders>
          </w:tcPr>
          <w:p w14:paraId="06A22CAA" w14:textId="77777777" w:rsidR="00BC7543" w:rsidRPr="00A96794" w:rsidRDefault="00BC7543" w:rsidP="008C42C4">
            <w:pPr>
              <w:spacing w:before="20" w:after="20"/>
              <w:contextualSpacing/>
            </w:pPr>
            <w:r w:rsidRPr="00A96794">
              <w:t>likene/e</w:t>
            </w:r>
          </w:p>
        </w:tc>
        <w:tc>
          <w:tcPr>
            <w:tcW w:w="0" w:type="auto"/>
            <w:tcBorders>
              <w:left w:val="single" w:sz="4" w:space="0" w:color="auto"/>
            </w:tcBorders>
          </w:tcPr>
          <w:p w14:paraId="16982B56" w14:textId="77777777" w:rsidR="00BC7543" w:rsidRPr="00A96794" w:rsidRDefault="00BC7543" w:rsidP="008C42C4">
            <w:pPr>
              <w:spacing w:before="20" w:after="20"/>
              <w:contextualSpacing/>
            </w:pPr>
            <w:r>
              <w:t>liken/i</w:t>
            </w:r>
          </w:p>
        </w:tc>
      </w:tr>
      <w:tr w:rsidR="00BC7543" w:rsidRPr="00A96794" w14:paraId="347982EF" w14:textId="77777777" w:rsidTr="008C42C4">
        <w:tc>
          <w:tcPr>
            <w:tcW w:w="0" w:type="auto"/>
            <w:tcBorders>
              <w:right w:val="single" w:sz="4" w:space="0" w:color="auto"/>
            </w:tcBorders>
          </w:tcPr>
          <w:p w14:paraId="6935CDEB" w14:textId="77777777" w:rsidR="00BC7543" w:rsidRPr="00A96794" w:rsidRDefault="00BC7543" w:rsidP="008C42C4">
            <w:pPr>
              <w:spacing w:before="20" w:after="20"/>
              <w:contextualSpacing/>
            </w:pPr>
            <w:r w:rsidRPr="00A96794">
              <w:t>maa/ta</w:t>
            </w:r>
          </w:p>
        </w:tc>
        <w:tc>
          <w:tcPr>
            <w:tcW w:w="0" w:type="auto"/>
            <w:tcBorders>
              <w:left w:val="single" w:sz="4" w:space="0" w:color="auto"/>
            </w:tcBorders>
          </w:tcPr>
          <w:p w14:paraId="5029AF73" w14:textId="77777777" w:rsidR="00BC7543" w:rsidRPr="00A96794" w:rsidRDefault="00BC7543" w:rsidP="008C42C4">
            <w:pPr>
              <w:spacing w:before="20" w:after="20"/>
              <w:contextualSpacing/>
            </w:pPr>
            <w:r w:rsidRPr="00A96794">
              <w:t>makkaa</w:t>
            </w:r>
          </w:p>
        </w:tc>
        <w:tc>
          <w:tcPr>
            <w:tcW w:w="0" w:type="auto"/>
            <w:tcBorders>
              <w:left w:val="single" w:sz="4" w:space="0" w:color="auto"/>
            </w:tcBorders>
          </w:tcPr>
          <w:p w14:paraId="6A3CAB03" w14:textId="12F67083" w:rsidR="00BC7543" w:rsidRPr="00A96794" w:rsidRDefault="00E0476F" w:rsidP="008C42C4">
            <w:pPr>
              <w:spacing w:before="20" w:after="20"/>
              <w:contextualSpacing/>
            </w:pPr>
            <w:r>
              <w:t>maka/s</w:t>
            </w:r>
          </w:p>
        </w:tc>
      </w:tr>
      <w:tr w:rsidR="00BC7543" w:rsidRPr="00A96794" w14:paraId="0984744A" w14:textId="77777777" w:rsidTr="008C42C4">
        <w:tc>
          <w:tcPr>
            <w:tcW w:w="0" w:type="auto"/>
            <w:tcBorders>
              <w:bottom w:val="single" w:sz="4" w:space="0" w:color="auto"/>
              <w:right w:val="single" w:sz="4" w:space="0" w:color="auto"/>
            </w:tcBorders>
          </w:tcPr>
          <w:p w14:paraId="34A0D36E" w14:textId="77777777" w:rsidR="00BC7543" w:rsidRPr="00A96794" w:rsidRDefault="00BC7543" w:rsidP="008C42C4">
            <w:pPr>
              <w:spacing w:before="20" w:after="20"/>
              <w:contextualSpacing/>
            </w:pPr>
            <w:r w:rsidRPr="00A96794">
              <w:t>keri/tä</w:t>
            </w:r>
          </w:p>
        </w:tc>
        <w:tc>
          <w:tcPr>
            <w:tcW w:w="0" w:type="auto"/>
            <w:tcBorders>
              <w:left w:val="single" w:sz="4" w:space="0" w:color="auto"/>
            </w:tcBorders>
          </w:tcPr>
          <w:p w14:paraId="18DBFD2D" w14:textId="77777777" w:rsidR="00BC7543" w:rsidRPr="00A96794" w:rsidRDefault="00BC7543" w:rsidP="008C42C4">
            <w:pPr>
              <w:spacing w:before="20" w:after="20"/>
              <w:contextualSpacing/>
            </w:pPr>
            <w:r w:rsidRPr="00A96794">
              <w:t>kerkkii ~ kerkiä/ä</w:t>
            </w:r>
          </w:p>
        </w:tc>
        <w:tc>
          <w:tcPr>
            <w:tcW w:w="0" w:type="auto"/>
            <w:tcBorders>
              <w:left w:val="single" w:sz="4" w:space="0" w:color="auto"/>
            </w:tcBorders>
          </w:tcPr>
          <w:p w14:paraId="4A8C757F" w14:textId="77777777" w:rsidR="00BC7543" w:rsidRPr="00A96794" w:rsidRDefault="00BC7543" w:rsidP="008C42C4">
            <w:pPr>
              <w:spacing w:before="20" w:after="20"/>
              <w:contextualSpacing/>
            </w:pPr>
            <w:r>
              <w:t>kerki/s</w:t>
            </w:r>
          </w:p>
        </w:tc>
      </w:tr>
    </w:tbl>
    <w:p w14:paraId="396DE49E" w14:textId="77777777" w:rsidR="00BC7543" w:rsidRDefault="00BC7543" w:rsidP="00BC7543">
      <w:pPr>
        <w:pStyle w:val="Overskrift3"/>
      </w:pPr>
      <w:bookmarkStart w:id="1557" w:name="_Pluraalin_3._persoonan"/>
      <w:bookmarkStart w:id="1558" w:name="_Toc241129272"/>
      <w:bookmarkStart w:id="1559" w:name="_Toc311273862"/>
      <w:bookmarkEnd w:id="1557"/>
      <w:r>
        <w:t>Pluraalin 3. persoonan ja passiivin persoonasuffiksit</w:t>
      </w:r>
      <w:bookmarkEnd w:id="1558"/>
      <w:bookmarkEnd w:id="1559"/>
    </w:p>
    <w:p w14:paraId="47E861E8" w14:textId="11F9392A" w:rsidR="00BC7543" w:rsidRPr="00A95D68" w:rsidRDefault="00BC7543" w:rsidP="00BC7543">
      <w:pPr>
        <w:pStyle w:val="Brdtekst"/>
        <w:spacing w:before="120"/>
      </w:pPr>
      <w:r>
        <w:t>P</w:t>
      </w:r>
      <w:r w:rsidRPr="00A95D68">
        <w:t>luraalin 3. persoonassa ja passiivissa oon vähäsen vaihettelluu</w:t>
      </w:r>
      <w:r>
        <w:t xml:space="preserve"> eri verbityyppiin, haamukategoriitten ja kainun </w:t>
      </w:r>
      <w:r w:rsidR="00E46A35">
        <w:t>varieteet</w:t>
      </w:r>
      <w:r>
        <w:t>iitten välissä.</w:t>
      </w:r>
    </w:p>
    <w:p w14:paraId="3900D953" w14:textId="20BBAE8E" w:rsidR="00BC7543" w:rsidRPr="00A95D68" w:rsidRDefault="00BC7543" w:rsidP="00BC7543">
      <w:pPr>
        <w:pStyle w:val="Brdtekst"/>
        <w:spacing w:before="120"/>
      </w:pPr>
      <w:r>
        <w:t>Eriliikaisesti Porsangin</w:t>
      </w:r>
      <w:r w:rsidRPr="00A95D68">
        <w:t xml:space="preserve"> </w:t>
      </w:r>
      <w:r w:rsidR="00E46A35">
        <w:t>ja osittain kans R</w:t>
      </w:r>
      <w:r>
        <w:t xml:space="preserve">aisin </w:t>
      </w:r>
      <w:r w:rsidR="00E46A35">
        <w:t>varieteet</w:t>
      </w:r>
      <w:r w:rsidRPr="00A95D68">
        <w:t xml:space="preserve">issa oon tavalinen käyttäät passiivin kans identtissii haamui sekä preesensin ette preteritin taivutuksessa. Muissa </w:t>
      </w:r>
      <w:r w:rsidR="00E46A35">
        <w:t>varieteet</w:t>
      </w:r>
      <w:r w:rsidRPr="00A95D68">
        <w:t xml:space="preserve">iissa oon tavalinen, ette preesensissä käytethään ommaa pluraalin 3. persoonan suffiksii </w:t>
      </w:r>
      <w:r w:rsidRPr="00CA022B">
        <w:rPr>
          <w:i/>
        </w:rPr>
        <w:t>vA</w:t>
      </w:r>
      <w:r w:rsidRPr="0075485B">
        <w:t>(</w:t>
      </w:r>
      <w:r w:rsidRPr="00CA022B">
        <w:rPr>
          <w:i/>
        </w:rPr>
        <w:t>t</w:t>
      </w:r>
      <w:r w:rsidRPr="0075485B">
        <w:t>)</w:t>
      </w:r>
      <w:r w:rsidRPr="00A95D68">
        <w:t xml:space="preserve">, </w:t>
      </w:r>
      <w:r>
        <w:t xml:space="preserve">mutta oon se mahđolinen käyttäät </w:t>
      </w:r>
      <w:r>
        <w:rPr>
          <w:i/>
        </w:rPr>
        <w:t>vA</w:t>
      </w:r>
      <w:r w:rsidR="001B127A" w:rsidRPr="001B127A">
        <w:t>(</w:t>
      </w:r>
      <w:r>
        <w:rPr>
          <w:i/>
        </w:rPr>
        <w:t>t</w:t>
      </w:r>
      <w:r w:rsidR="001B127A" w:rsidRPr="001B127A">
        <w:t>)</w:t>
      </w:r>
      <w:r>
        <w:rPr>
          <w:i/>
        </w:rPr>
        <w:t>-</w:t>
      </w:r>
      <w:r>
        <w:t xml:space="preserve">varianttii kaikissaki kielen </w:t>
      </w:r>
      <w:r w:rsidR="00E46A35">
        <w:t>varieteet</w:t>
      </w:r>
      <w:r>
        <w:t xml:space="preserve">iissa. Suffiksin </w:t>
      </w:r>
      <w:r w:rsidRPr="00A95D68">
        <w:t>loppu-</w:t>
      </w:r>
      <w:r w:rsidRPr="00CA022B">
        <w:rPr>
          <w:i/>
        </w:rPr>
        <w:t>t</w:t>
      </w:r>
      <w:r w:rsidRPr="00A95D68">
        <w:t xml:space="preserve">:n saattaa kirjoittaat eli olla kirjoittamatta. Tämä </w:t>
      </w:r>
      <w:r w:rsidRPr="00D73411">
        <w:rPr>
          <w:i/>
        </w:rPr>
        <w:t>vA</w:t>
      </w:r>
      <w:r w:rsidRPr="0075485B">
        <w:t>(</w:t>
      </w:r>
      <w:r w:rsidRPr="00D73411">
        <w:rPr>
          <w:i/>
        </w:rPr>
        <w:t>t</w:t>
      </w:r>
      <w:r w:rsidRPr="0075485B">
        <w:t>)</w:t>
      </w:r>
      <w:r w:rsidRPr="00D73411">
        <w:rPr>
          <w:i/>
        </w:rPr>
        <w:t>-</w:t>
      </w:r>
      <w:r w:rsidR="00F25364">
        <w:t>suffiksi</w:t>
      </w:r>
      <w:r w:rsidRPr="00A95D68">
        <w:t xml:space="preserve">n haamu oon haamustukselta samanlainen ko </w:t>
      </w:r>
      <w:r>
        <w:t>partisip</w:t>
      </w:r>
      <w:r w:rsidRPr="00A95D68">
        <w:t xml:space="preserve">in preesens. </w:t>
      </w:r>
      <w:r>
        <w:t xml:space="preserve">Käskemä tätä haamuu </w:t>
      </w:r>
      <w:r w:rsidRPr="009C16B1">
        <w:t>nimelä</w:t>
      </w:r>
      <w:r>
        <w:t xml:space="preserve"> </w:t>
      </w:r>
      <w:r w:rsidRPr="009C16B1">
        <w:rPr>
          <w:smallCaps/>
        </w:rPr>
        <w:t>vasittu pluraalin 3. persoona</w:t>
      </w:r>
      <w:r>
        <w:t>.</w:t>
      </w:r>
      <w:r>
        <w:rPr>
          <w:smallCaps/>
        </w:rPr>
        <w:t xml:space="preserve"> </w:t>
      </w:r>
      <w:r>
        <w:t xml:space="preserve">Porsangissa </w:t>
      </w:r>
      <w:r>
        <w:rPr>
          <w:i/>
        </w:rPr>
        <w:t>vA</w:t>
      </w:r>
      <w:r w:rsidR="001B127A" w:rsidRPr="001B127A">
        <w:t>(</w:t>
      </w:r>
      <w:r>
        <w:rPr>
          <w:i/>
        </w:rPr>
        <w:t>t</w:t>
      </w:r>
      <w:r w:rsidR="001B127A" w:rsidRPr="001B127A">
        <w:t>)</w:t>
      </w:r>
      <w:r>
        <w:rPr>
          <w:i/>
        </w:rPr>
        <w:t>-</w:t>
      </w:r>
      <w:r>
        <w:t xml:space="preserve">variantin haamustethaan vähäsen erilä laila ko muuvala (katto </w:t>
      </w:r>
      <w:r w:rsidR="007A694B">
        <w:t>tästä kohđasta</w:t>
      </w:r>
      <w:r w:rsidR="00460D31">
        <w:t xml:space="preserve"> </w:t>
      </w:r>
      <w:r w:rsidR="007A694B">
        <w:t>6.4.1.1</w:t>
      </w:r>
      <w:r w:rsidR="004240DA">
        <w:t xml:space="preserve"> M</w:t>
      </w:r>
      <w:r w:rsidR="00F25364">
        <w:t>yönttäävä pre</w:t>
      </w:r>
      <w:r w:rsidR="008D77C9">
        <w:t>e</w:t>
      </w:r>
      <w:r w:rsidR="00F25364">
        <w:t>sens</w:t>
      </w:r>
      <w:r w:rsidR="007A694B">
        <w:t>; partisipin preesensin haamust</w:t>
      </w:r>
      <w:r w:rsidR="00B53A46">
        <w:t>us selvitethään kohđassa 6.8.2.3</w:t>
      </w:r>
      <w:r>
        <w:t>).</w:t>
      </w:r>
    </w:p>
    <w:p w14:paraId="709E0909" w14:textId="49F0596E" w:rsidR="00BC7543" w:rsidRPr="00A95D68" w:rsidRDefault="00BC7543" w:rsidP="00BC7543">
      <w:pPr>
        <w:pStyle w:val="Brdtekst"/>
        <w:spacing w:before="120"/>
      </w:pPr>
      <w:r w:rsidRPr="00A95D68">
        <w:t xml:space="preserve">Preteritissä oon tavalinen kaikissa </w:t>
      </w:r>
      <w:r w:rsidR="00E46A35">
        <w:t>varieteet</w:t>
      </w:r>
      <w:r w:rsidRPr="00A95D68">
        <w:t xml:space="preserve">iissa </w:t>
      </w:r>
      <w:r w:rsidR="00867D30">
        <w:t xml:space="preserve">ette </w:t>
      </w:r>
      <w:r w:rsidRPr="00A95D68">
        <w:t xml:space="preserve">käyttäät pluraalin 3. persoonassa passiivin kans identtissii persoonasuffiksiita. </w:t>
      </w:r>
      <w:r>
        <w:t xml:space="preserve">Passiivinen persoonasuffiksi oon sulanu yhtheen preteritin </w:t>
      </w:r>
      <w:r>
        <w:rPr>
          <w:i/>
        </w:rPr>
        <w:t>i</w:t>
      </w:r>
      <w:r>
        <w:t>:n kans, ja tuloksen</w:t>
      </w:r>
      <w:r w:rsidR="00867D30">
        <w:t>n</w:t>
      </w:r>
      <w:r>
        <w:t xml:space="preserve">a oon kaikissa verbityypiissä suffiksi </w:t>
      </w:r>
      <w:r>
        <w:rPr>
          <w:i/>
        </w:rPr>
        <w:t>thiin</w:t>
      </w:r>
      <w:r w:rsidR="001B127A" w:rsidRPr="001B127A">
        <w:t>.</w:t>
      </w:r>
      <w:r>
        <w:rPr>
          <w:i/>
        </w:rPr>
        <w:t xml:space="preserve"> </w:t>
      </w:r>
      <w:r w:rsidRPr="00A95D68">
        <w:t>Mutta jos halluu, saattaa kans käyttäät vanhem</w:t>
      </w:r>
      <w:r>
        <w:t>p</w:t>
      </w:r>
      <w:r w:rsidRPr="00A95D68">
        <w:t xml:space="preserve">paa </w:t>
      </w:r>
      <w:r w:rsidRPr="00C01764">
        <w:rPr>
          <w:i/>
        </w:rPr>
        <w:t>t</w:t>
      </w:r>
      <w:r>
        <w:t xml:space="preserve">-suffiksii, ja silloin </w:t>
      </w:r>
      <w:r w:rsidR="00897E98">
        <w:t>pluraal</w:t>
      </w:r>
      <w:r>
        <w:t>in 3. persoonan haamu</w:t>
      </w:r>
      <w:r w:rsidRPr="00A95D68">
        <w:t xml:space="preserve"> oon identtinen singulaarin 2. persoonan </w:t>
      </w:r>
      <w:r>
        <w:t>haamun</w:t>
      </w:r>
      <w:r w:rsidRPr="00A95D68">
        <w:t xml:space="preserve"> kans.</w:t>
      </w:r>
    </w:p>
    <w:p w14:paraId="79CD8DD6" w14:textId="7CE7BED3" w:rsidR="00BC7543" w:rsidRDefault="00BC7543" w:rsidP="00BC7543">
      <w:pPr>
        <w:pStyle w:val="Brdtekst"/>
        <w:spacing w:before="120"/>
      </w:pPr>
      <w:r w:rsidRPr="00A95D68">
        <w:t>Preesensissä pa</w:t>
      </w:r>
      <w:r>
        <w:t xml:space="preserve">ssiivin – ja </w:t>
      </w:r>
      <w:r w:rsidR="00AD23EA">
        <w:t xml:space="preserve">Porsangissa </w:t>
      </w:r>
      <w:r w:rsidR="00814D77">
        <w:t>sen kans identtisen</w:t>
      </w:r>
      <w:r w:rsidRPr="00A95D68">
        <w:t xml:space="preserve"> pluraalin 3. persoonan – persoonasuffiksi vähäsen vaihettellee sen jälkhiin, mihi</w:t>
      </w:r>
      <w:r>
        <w:t>n verbityypphiin sen liitethään:</w:t>
      </w:r>
    </w:p>
    <w:p w14:paraId="5DC7366A" w14:textId="5D750881" w:rsidR="00BC7543" w:rsidRDefault="00BC7543" w:rsidP="00BC7543">
      <w:pPr>
        <w:pStyle w:val="Punktliste"/>
        <w:rPr>
          <w:i/>
        </w:rPr>
      </w:pPr>
      <w:r>
        <w:t xml:space="preserve">1-tyypin verbiissä Porsangissa passiivin persoonasuffiksi oon preesensissä tasan </w:t>
      </w:r>
      <w:r w:rsidRPr="00530502">
        <w:rPr>
          <w:i/>
          <w:highlight w:val="yellow"/>
          <w:rPrChange w:id="1560" w:author="Information Services" w:date="2015-11-20T19:18:00Z">
            <w:rPr>
              <w:i/>
            </w:rPr>
          </w:rPrChange>
        </w:rPr>
        <w:t>đhAAn</w:t>
      </w:r>
      <w:r w:rsidRPr="0075485B">
        <w:t>,</w:t>
      </w:r>
      <w:r>
        <w:rPr>
          <w:i/>
        </w:rPr>
        <w:t xml:space="preserve"> </w:t>
      </w:r>
      <w:r>
        <w:t xml:space="preserve">muissa </w:t>
      </w:r>
      <w:r w:rsidR="00E46A35">
        <w:t>varieteet</w:t>
      </w:r>
      <w:r>
        <w:t xml:space="preserve">iissa </w:t>
      </w:r>
      <w:r>
        <w:rPr>
          <w:i/>
        </w:rPr>
        <w:t>hAAn</w:t>
      </w:r>
      <w:r w:rsidR="001B127A" w:rsidRPr="001B127A">
        <w:t>.</w:t>
      </w:r>
      <w:r>
        <w:rPr>
          <w:i/>
        </w:rPr>
        <w:t xml:space="preserve"> </w:t>
      </w:r>
      <w:r>
        <w:t>Niin</w:t>
      </w:r>
      <w:r w:rsidR="000C222A">
        <w:t xml:space="preserve"> </w:t>
      </w:r>
      <w:r>
        <w:t xml:space="preserve">ko (1.inf. : pass.prees.) </w:t>
      </w:r>
      <w:r>
        <w:rPr>
          <w:i/>
        </w:rPr>
        <w:t>saa</w:t>
      </w:r>
      <w:r w:rsidR="0098090B" w:rsidRPr="0098090B">
        <w:t>/</w:t>
      </w:r>
      <w:r>
        <w:rPr>
          <w:i/>
        </w:rPr>
        <w:t xml:space="preserve">đa </w:t>
      </w:r>
      <w:r>
        <w:t xml:space="preserve">~ </w:t>
      </w:r>
      <w:r>
        <w:rPr>
          <w:i/>
        </w:rPr>
        <w:t>saa</w:t>
      </w:r>
      <w:r w:rsidR="0098090B" w:rsidRPr="0098090B">
        <w:t>/</w:t>
      </w:r>
      <w:r>
        <w:rPr>
          <w:i/>
        </w:rPr>
        <w:t xml:space="preserve">ha </w:t>
      </w:r>
      <w:r>
        <w:t xml:space="preserve">: </w:t>
      </w:r>
      <w:r>
        <w:rPr>
          <w:i/>
        </w:rPr>
        <w:t>saa</w:t>
      </w:r>
      <w:r w:rsidR="0098090B" w:rsidRPr="0098090B">
        <w:t>/</w:t>
      </w:r>
      <w:r>
        <w:rPr>
          <w:i/>
        </w:rPr>
        <w:t xml:space="preserve">đhaan </w:t>
      </w:r>
      <w:r>
        <w:t xml:space="preserve">: </w:t>
      </w:r>
      <w:r>
        <w:rPr>
          <w:i/>
        </w:rPr>
        <w:t>saa</w:t>
      </w:r>
      <w:r w:rsidR="0098090B" w:rsidRPr="0098090B">
        <w:t>/</w:t>
      </w:r>
      <w:r>
        <w:rPr>
          <w:i/>
        </w:rPr>
        <w:t>haan</w:t>
      </w:r>
      <w:r w:rsidRPr="0075485B">
        <w:t>,</w:t>
      </w:r>
      <w:r>
        <w:rPr>
          <w:i/>
        </w:rPr>
        <w:t xml:space="preserve"> vie</w:t>
      </w:r>
      <w:r w:rsidR="0098090B" w:rsidRPr="0098090B">
        <w:t>/</w:t>
      </w:r>
      <w:r>
        <w:rPr>
          <w:i/>
        </w:rPr>
        <w:t>đä</w:t>
      </w:r>
      <w:r>
        <w:t xml:space="preserve"> ~ </w:t>
      </w:r>
      <w:r>
        <w:rPr>
          <w:i/>
        </w:rPr>
        <w:t>vii</w:t>
      </w:r>
      <w:r w:rsidR="0098090B" w:rsidRPr="0098090B">
        <w:t>/</w:t>
      </w:r>
      <w:r>
        <w:rPr>
          <w:i/>
        </w:rPr>
        <w:t xml:space="preserve">ä </w:t>
      </w:r>
      <w:r>
        <w:t xml:space="preserve">: </w:t>
      </w:r>
      <w:r>
        <w:rPr>
          <w:i/>
        </w:rPr>
        <w:t>vie</w:t>
      </w:r>
      <w:r w:rsidR="0098090B" w:rsidRPr="0098090B">
        <w:t>/</w:t>
      </w:r>
      <w:r>
        <w:rPr>
          <w:i/>
        </w:rPr>
        <w:t xml:space="preserve">đhään </w:t>
      </w:r>
      <w:r>
        <w:t xml:space="preserve">: </w:t>
      </w:r>
      <w:r>
        <w:rPr>
          <w:i/>
        </w:rPr>
        <w:t>vie</w:t>
      </w:r>
      <w:r w:rsidR="0098090B" w:rsidRPr="0098090B">
        <w:t>/</w:t>
      </w:r>
      <w:r>
        <w:rPr>
          <w:i/>
        </w:rPr>
        <w:t>hään</w:t>
      </w:r>
      <w:r w:rsidRPr="0075485B">
        <w:t>,</w:t>
      </w:r>
      <w:r>
        <w:t xml:space="preserve"> </w:t>
      </w:r>
      <w:r>
        <w:rPr>
          <w:i/>
        </w:rPr>
        <w:t>syä</w:t>
      </w:r>
      <w:r w:rsidR="0098090B" w:rsidRPr="0098090B">
        <w:t>/</w:t>
      </w:r>
      <w:r>
        <w:rPr>
          <w:i/>
        </w:rPr>
        <w:t xml:space="preserve">đä </w:t>
      </w:r>
      <w:r>
        <w:t xml:space="preserve">~ </w:t>
      </w:r>
      <w:r>
        <w:rPr>
          <w:i/>
        </w:rPr>
        <w:t>syy</w:t>
      </w:r>
      <w:r w:rsidR="0098090B" w:rsidRPr="0098090B">
        <w:t>/</w:t>
      </w:r>
      <w:r>
        <w:rPr>
          <w:i/>
        </w:rPr>
        <w:t xml:space="preserve">ä </w:t>
      </w:r>
      <w:r>
        <w:t xml:space="preserve">: </w:t>
      </w:r>
      <w:r>
        <w:rPr>
          <w:i/>
        </w:rPr>
        <w:t>syö</w:t>
      </w:r>
      <w:r w:rsidR="0098090B" w:rsidRPr="0098090B">
        <w:t>/</w:t>
      </w:r>
      <w:r>
        <w:rPr>
          <w:i/>
        </w:rPr>
        <w:t xml:space="preserve">đhään </w:t>
      </w:r>
      <w:r>
        <w:t xml:space="preserve">~ </w:t>
      </w:r>
      <w:r>
        <w:rPr>
          <w:i/>
        </w:rPr>
        <w:t>syö</w:t>
      </w:r>
      <w:r w:rsidR="0098090B" w:rsidRPr="0098090B">
        <w:t>/</w:t>
      </w:r>
      <w:r>
        <w:rPr>
          <w:i/>
        </w:rPr>
        <w:t>hään</w:t>
      </w:r>
      <w:r w:rsidRPr="0075485B">
        <w:t>,</w:t>
      </w:r>
      <w:r>
        <w:rPr>
          <w:i/>
        </w:rPr>
        <w:t xml:space="preserve"> käy</w:t>
      </w:r>
      <w:r w:rsidR="0098090B" w:rsidRPr="0098090B">
        <w:t>/</w:t>
      </w:r>
      <w:r>
        <w:rPr>
          <w:i/>
        </w:rPr>
        <w:t xml:space="preserve">đä </w:t>
      </w:r>
      <w:r>
        <w:t xml:space="preserve">~ </w:t>
      </w:r>
      <w:r>
        <w:rPr>
          <w:i/>
        </w:rPr>
        <w:t>käy</w:t>
      </w:r>
      <w:r w:rsidR="0098090B" w:rsidRPr="0098090B">
        <w:t>/</w:t>
      </w:r>
      <w:r>
        <w:rPr>
          <w:i/>
        </w:rPr>
        <w:t xml:space="preserve">ä </w:t>
      </w:r>
      <w:r>
        <w:t xml:space="preserve">: </w:t>
      </w:r>
      <w:r>
        <w:rPr>
          <w:i/>
        </w:rPr>
        <w:t>käy</w:t>
      </w:r>
      <w:r w:rsidR="0098090B" w:rsidRPr="0098090B">
        <w:t>/</w:t>
      </w:r>
      <w:r>
        <w:rPr>
          <w:i/>
        </w:rPr>
        <w:t xml:space="preserve">dhään </w:t>
      </w:r>
      <w:r>
        <w:t xml:space="preserve">~ </w:t>
      </w:r>
      <w:r w:rsidRPr="00DB1E1D">
        <w:rPr>
          <w:i/>
        </w:rPr>
        <w:t>käy</w:t>
      </w:r>
      <w:r w:rsidR="0098090B" w:rsidRPr="0098090B">
        <w:t>/</w:t>
      </w:r>
      <w:r w:rsidRPr="00DB1E1D">
        <w:rPr>
          <w:i/>
        </w:rPr>
        <w:t>hään</w:t>
      </w:r>
      <w:r w:rsidR="001B127A" w:rsidRPr="001B127A">
        <w:t>.</w:t>
      </w:r>
    </w:p>
    <w:p w14:paraId="3E7F5B19" w14:textId="3598826C" w:rsidR="00BC7543" w:rsidRPr="00813A89" w:rsidRDefault="00BC7543" w:rsidP="00BC7543">
      <w:pPr>
        <w:pStyle w:val="Punktliste"/>
        <w:rPr>
          <w:i/>
        </w:rPr>
      </w:pPr>
      <w:r>
        <w:t xml:space="preserve">2-tyypissä passiivin preesensin persoonasuffiksi oon kaikissa </w:t>
      </w:r>
      <w:r w:rsidR="00E46A35">
        <w:t>varieteet</w:t>
      </w:r>
      <w:r>
        <w:t xml:space="preserve">iissa </w:t>
      </w:r>
      <w:r>
        <w:rPr>
          <w:i/>
        </w:rPr>
        <w:t>thAAn</w:t>
      </w:r>
      <w:r w:rsidR="001B127A" w:rsidRPr="001B127A">
        <w:t>.</w:t>
      </w:r>
      <w:r>
        <w:rPr>
          <w:i/>
        </w:rPr>
        <w:t xml:space="preserve"> </w:t>
      </w:r>
      <w:r>
        <w:t xml:space="preserve">Esimerkkii: (1.inf. : pass.prees.) </w:t>
      </w:r>
      <w:r>
        <w:rPr>
          <w:i/>
        </w:rPr>
        <w:t>ant</w:t>
      </w:r>
      <w:r w:rsidRPr="0075485B">
        <w:t>(</w:t>
      </w:r>
      <w:r>
        <w:rPr>
          <w:i/>
        </w:rPr>
        <w:t>t</w:t>
      </w:r>
      <w:r w:rsidRPr="0075485B">
        <w:t>)</w:t>
      </w:r>
      <w:r>
        <w:rPr>
          <w:i/>
        </w:rPr>
        <w:t>a</w:t>
      </w:r>
      <w:r w:rsidR="0098090B" w:rsidRPr="0098090B">
        <w:t>/</w:t>
      </w:r>
      <w:r>
        <w:rPr>
          <w:i/>
        </w:rPr>
        <w:t>a</w:t>
      </w:r>
      <w:r w:rsidR="001B127A" w:rsidRPr="001B127A">
        <w:t>(</w:t>
      </w:r>
      <w:r>
        <w:rPr>
          <w:i/>
        </w:rPr>
        <w:t>t</w:t>
      </w:r>
      <w:r w:rsidR="001B127A" w:rsidRPr="001B127A">
        <w:t>)</w:t>
      </w:r>
      <w:r>
        <w:rPr>
          <w:i/>
        </w:rPr>
        <w:t xml:space="preserve"> </w:t>
      </w:r>
      <w:r>
        <w:t xml:space="preserve">: </w:t>
      </w:r>
      <w:r>
        <w:rPr>
          <w:i/>
        </w:rPr>
        <w:t>anne</w:t>
      </w:r>
      <w:r w:rsidR="0098090B" w:rsidRPr="0098090B">
        <w:t>/</w:t>
      </w:r>
      <w:r>
        <w:rPr>
          <w:i/>
        </w:rPr>
        <w:t>thaan</w:t>
      </w:r>
      <w:r w:rsidRPr="0075485B">
        <w:t>,</w:t>
      </w:r>
      <w:r>
        <w:rPr>
          <w:i/>
        </w:rPr>
        <w:t xml:space="preserve"> lukke</w:t>
      </w:r>
      <w:r w:rsidR="0098090B" w:rsidRPr="0098090B">
        <w:t>/</w:t>
      </w:r>
      <w:r>
        <w:rPr>
          <w:i/>
        </w:rPr>
        <w:t xml:space="preserve">et </w:t>
      </w:r>
      <w:r w:rsidR="00BA1173" w:rsidRPr="00BA1173">
        <w:t>~</w:t>
      </w:r>
      <w:r>
        <w:rPr>
          <w:i/>
        </w:rPr>
        <w:t xml:space="preserve"> lukea</w:t>
      </w:r>
      <w:r w:rsidRPr="0075485B">
        <w:t>(</w:t>
      </w:r>
      <w:r>
        <w:rPr>
          <w:i/>
        </w:rPr>
        <w:t>t</w:t>
      </w:r>
      <w:r w:rsidRPr="0075485B">
        <w:t>)</w:t>
      </w:r>
      <w:r>
        <w:rPr>
          <w:i/>
        </w:rPr>
        <w:t xml:space="preserve"> </w:t>
      </w:r>
      <w:r w:rsidR="00BA1173" w:rsidRPr="00BA1173">
        <w:t>~</w:t>
      </w:r>
      <w:r>
        <w:rPr>
          <w:i/>
        </w:rPr>
        <w:t xml:space="preserve"> lukia </w:t>
      </w:r>
      <w:r>
        <w:t xml:space="preserve">: </w:t>
      </w:r>
      <w:r>
        <w:rPr>
          <w:i/>
        </w:rPr>
        <w:t>lu</w:t>
      </w:r>
      <w:r w:rsidRPr="0075485B">
        <w:t>(</w:t>
      </w:r>
      <w:r>
        <w:rPr>
          <w:i/>
        </w:rPr>
        <w:t>j</w:t>
      </w:r>
      <w:r w:rsidRPr="0075485B">
        <w:t>)</w:t>
      </w:r>
      <w:r>
        <w:rPr>
          <w:i/>
        </w:rPr>
        <w:t>e</w:t>
      </w:r>
      <w:r w:rsidR="0098090B" w:rsidRPr="0098090B">
        <w:t>/</w:t>
      </w:r>
      <w:r>
        <w:rPr>
          <w:i/>
        </w:rPr>
        <w:t>thaan</w:t>
      </w:r>
      <w:r w:rsidRPr="0075485B">
        <w:t>,</w:t>
      </w:r>
      <w:r>
        <w:rPr>
          <w:i/>
        </w:rPr>
        <w:t xml:space="preserve"> siirt</w:t>
      </w:r>
      <w:r w:rsidRPr="0075485B">
        <w:t>(</w:t>
      </w:r>
      <w:r>
        <w:rPr>
          <w:i/>
        </w:rPr>
        <w:t>t</w:t>
      </w:r>
      <w:r w:rsidRPr="0075485B">
        <w:t>)</w:t>
      </w:r>
      <w:r>
        <w:rPr>
          <w:i/>
        </w:rPr>
        <w:t xml:space="preserve">yyt </w:t>
      </w:r>
      <w:r w:rsidR="00BA1173" w:rsidRPr="00BA1173">
        <w:t>~</w:t>
      </w:r>
      <w:r>
        <w:rPr>
          <w:i/>
        </w:rPr>
        <w:t xml:space="preserve"> siirtyä</w:t>
      </w:r>
      <w:r w:rsidRPr="0075485B">
        <w:t>(</w:t>
      </w:r>
      <w:r>
        <w:rPr>
          <w:i/>
        </w:rPr>
        <w:t>t</w:t>
      </w:r>
      <w:r w:rsidRPr="0075485B">
        <w:t>)</w:t>
      </w:r>
      <w:r>
        <w:rPr>
          <w:i/>
        </w:rPr>
        <w:t xml:space="preserve"> </w:t>
      </w:r>
      <w:r>
        <w:t xml:space="preserve">: </w:t>
      </w:r>
      <w:r>
        <w:rPr>
          <w:i/>
        </w:rPr>
        <w:t>siiry</w:t>
      </w:r>
      <w:r w:rsidR="0098090B" w:rsidRPr="0098090B">
        <w:t>/</w:t>
      </w:r>
      <w:r>
        <w:rPr>
          <w:i/>
        </w:rPr>
        <w:t>thään</w:t>
      </w:r>
      <w:r w:rsidR="001B127A" w:rsidRPr="001B127A">
        <w:t>.</w:t>
      </w:r>
    </w:p>
    <w:p w14:paraId="36D698B6" w14:textId="6D092C58" w:rsidR="00BC7543" w:rsidRDefault="00BC7543" w:rsidP="00BC7543">
      <w:pPr>
        <w:pStyle w:val="Punktliste"/>
      </w:pPr>
      <w:r>
        <w:t>3-tyypin verbiilä eli konsonanttirankaisilla verbiilä passiivin persoonasuffiksin lisäthään konsonantt</w:t>
      </w:r>
      <w:r w:rsidR="00604F24">
        <w:t>i</w:t>
      </w:r>
      <w:r>
        <w:t xml:space="preserve">rankhaan. Suffiksi oon kaikissa </w:t>
      </w:r>
      <w:r w:rsidR="00E46A35">
        <w:t>varieteet</w:t>
      </w:r>
      <w:r>
        <w:t xml:space="preserve">iissa </w:t>
      </w:r>
      <w:r>
        <w:rPr>
          <w:i/>
        </w:rPr>
        <w:t>thAAn</w:t>
      </w:r>
      <w:r>
        <w:t xml:space="preserve">, ko ranka loppuu </w:t>
      </w:r>
      <w:r>
        <w:rPr>
          <w:i/>
        </w:rPr>
        <w:t>s</w:t>
      </w:r>
      <w:r>
        <w:t xml:space="preserve">:hään, muissa taphauksissa </w:t>
      </w:r>
      <w:r>
        <w:rPr>
          <w:i/>
        </w:rPr>
        <w:t>hAAn</w:t>
      </w:r>
      <w:r>
        <w:t xml:space="preserve">. Esimerkkii: (1.inf. : pass.prees.) </w:t>
      </w:r>
      <w:r>
        <w:rPr>
          <w:i/>
        </w:rPr>
        <w:t>kuul</w:t>
      </w:r>
      <w:r w:rsidR="0098090B" w:rsidRPr="0098090B">
        <w:t>/</w:t>
      </w:r>
      <w:r>
        <w:rPr>
          <w:i/>
        </w:rPr>
        <w:t xml:space="preserve">a </w:t>
      </w:r>
      <w:r>
        <w:t xml:space="preserve">: </w:t>
      </w:r>
      <w:r>
        <w:rPr>
          <w:i/>
        </w:rPr>
        <w:t>kuul</w:t>
      </w:r>
      <w:r w:rsidR="0098090B" w:rsidRPr="0098090B">
        <w:t>/</w:t>
      </w:r>
      <w:r>
        <w:rPr>
          <w:i/>
        </w:rPr>
        <w:t>haan</w:t>
      </w:r>
      <w:r w:rsidRPr="0075485B">
        <w:t>,</w:t>
      </w:r>
      <w:r>
        <w:t xml:space="preserve"> </w:t>
      </w:r>
      <w:r>
        <w:rPr>
          <w:i/>
        </w:rPr>
        <w:t>tul</w:t>
      </w:r>
      <w:r w:rsidR="0098090B" w:rsidRPr="0098090B">
        <w:t>/</w:t>
      </w:r>
      <w:r>
        <w:rPr>
          <w:i/>
        </w:rPr>
        <w:t xml:space="preserve">la </w:t>
      </w:r>
      <w:r>
        <w:t xml:space="preserve">: </w:t>
      </w:r>
      <w:r>
        <w:rPr>
          <w:i/>
        </w:rPr>
        <w:t>tul</w:t>
      </w:r>
      <w:r w:rsidR="0098090B" w:rsidRPr="0098090B">
        <w:t>/</w:t>
      </w:r>
      <w:r>
        <w:rPr>
          <w:i/>
        </w:rPr>
        <w:t>haan</w:t>
      </w:r>
      <w:r w:rsidRPr="0075485B">
        <w:t>,</w:t>
      </w:r>
      <w:r>
        <w:rPr>
          <w:i/>
        </w:rPr>
        <w:t xml:space="preserve"> men</w:t>
      </w:r>
      <w:r w:rsidR="0098090B" w:rsidRPr="0098090B">
        <w:t>/</w:t>
      </w:r>
      <w:r>
        <w:rPr>
          <w:i/>
        </w:rPr>
        <w:t xml:space="preserve">nä </w:t>
      </w:r>
      <w:r>
        <w:t xml:space="preserve">: </w:t>
      </w:r>
      <w:r>
        <w:rPr>
          <w:i/>
        </w:rPr>
        <w:t>men</w:t>
      </w:r>
      <w:r w:rsidR="0098090B" w:rsidRPr="0098090B">
        <w:t>/</w:t>
      </w:r>
      <w:r>
        <w:rPr>
          <w:i/>
        </w:rPr>
        <w:t>hään</w:t>
      </w:r>
      <w:r w:rsidRPr="0075485B">
        <w:t>,</w:t>
      </w:r>
      <w:r>
        <w:rPr>
          <w:i/>
        </w:rPr>
        <w:t xml:space="preserve"> pes</w:t>
      </w:r>
      <w:r w:rsidR="0098090B" w:rsidRPr="0098090B">
        <w:t>/</w:t>
      </w:r>
      <w:r>
        <w:rPr>
          <w:i/>
        </w:rPr>
        <w:t xml:space="preserve">tä </w:t>
      </w:r>
      <w:r>
        <w:t xml:space="preserve">: </w:t>
      </w:r>
      <w:r>
        <w:rPr>
          <w:i/>
        </w:rPr>
        <w:t>pes</w:t>
      </w:r>
      <w:r w:rsidR="0098090B" w:rsidRPr="0098090B">
        <w:t>/</w:t>
      </w:r>
      <w:r>
        <w:rPr>
          <w:i/>
        </w:rPr>
        <w:t>thään</w:t>
      </w:r>
      <w:r w:rsidRPr="0075485B">
        <w:t>,</w:t>
      </w:r>
      <w:r>
        <w:rPr>
          <w:i/>
        </w:rPr>
        <w:t xml:space="preserve"> muistel</w:t>
      </w:r>
      <w:r w:rsidR="0098090B" w:rsidRPr="0098090B">
        <w:t>/</w:t>
      </w:r>
      <w:r>
        <w:rPr>
          <w:i/>
        </w:rPr>
        <w:t xml:space="preserve">a </w:t>
      </w:r>
      <w:r>
        <w:t xml:space="preserve">: </w:t>
      </w:r>
      <w:r>
        <w:rPr>
          <w:i/>
        </w:rPr>
        <w:t>muistel</w:t>
      </w:r>
      <w:r w:rsidR="0098090B" w:rsidRPr="0098090B">
        <w:t>/</w:t>
      </w:r>
      <w:r>
        <w:rPr>
          <w:i/>
        </w:rPr>
        <w:t>haan</w:t>
      </w:r>
      <w:r w:rsidRPr="0075485B">
        <w:t>,</w:t>
      </w:r>
      <w:r>
        <w:rPr>
          <w:i/>
        </w:rPr>
        <w:t xml:space="preserve"> auka</w:t>
      </w:r>
      <w:r w:rsidRPr="0075485B">
        <w:t>(</w:t>
      </w:r>
      <w:r>
        <w:rPr>
          <w:i/>
        </w:rPr>
        <w:t>i</w:t>
      </w:r>
      <w:r w:rsidRPr="0075485B">
        <w:t>)</w:t>
      </w:r>
      <w:r>
        <w:rPr>
          <w:i/>
        </w:rPr>
        <w:t>s</w:t>
      </w:r>
      <w:r w:rsidR="0098090B" w:rsidRPr="0098090B">
        <w:t>/</w:t>
      </w:r>
      <w:r>
        <w:rPr>
          <w:i/>
        </w:rPr>
        <w:t xml:space="preserve">ta </w:t>
      </w:r>
      <w:r>
        <w:t xml:space="preserve">: </w:t>
      </w:r>
      <w:r>
        <w:rPr>
          <w:i/>
        </w:rPr>
        <w:t>auka</w:t>
      </w:r>
      <w:r w:rsidRPr="0075485B">
        <w:t>(</w:t>
      </w:r>
      <w:r>
        <w:rPr>
          <w:i/>
        </w:rPr>
        <w:t>i</w:t>
      </w:r>
      <w:r w:rsidRPr="0075485B">
        <w:t>)</w:t>
      </w:r>
      <w:r>
        <w:rPr>
          <w:i/>
        </w:rPr>
        <w:t>s</w:t>
      </w:r>
      <w:r w:rsidR="0098090B" w:rsidRPr="0098090B">
        <w:t>/</w:t>
      </w:r>
      <w:r>
        <w:rPr>
          <w:i/>
        </w:rPr>
        <w:t>thaan</w:t>
      </w:r>
      <w:r w:rsidR="001B127A" w:rsidRPr="001B127A">
        <w:t>.</w:t>
      </w:r>
      <w:r>
        <w:rPr>
          <w:i/>
        </w:rPr>
        <w:t xml:space="preserve"> </w:t>
      </w:r>
      <w:r>
        <w:t xml:space="preserve">Verbin </w:t>
      </w:r>
      <w:r>
        <w:rPr>
          <w:i/>
        </w:rPr>
        <w:t>ol</w:t>
      </w:r>
      <w:r w:rsidR="0098090B" w:rsidRPr="0098090B">
        <w:t>/</w:t>
      </w:r>
      <w:r>
        <w:rPr>
          <w:i/>
        </w:rPr>
        <w:t xml:space="preserve">la </w:t>
      </w:r>
      <w:r w:rsidR="00604F24">
        <w:t>passiivin preesens</w:t>
      </w:r>
      <w:r>
        <w:t xml:space="preserve">haamu oon </w:t>
      </w:r>
      <w:r>
        <w:rPr>
          <w:i/>
        </w:rPr>
        <w:t>ol</w:t>
      </w:r>
      <w:r w:rsidR="0098090B" w:rsidRPr="0098090B">
        <w:t>/</w:t>
      </w:r>
      <w:r>
        <w:rPr>
          <w:i/>
        </w:rPr>
        <w:t>haan</w:t>
      </w:r>
      <w:r>
        <w:t xml:space="preserve">, pluraalin 3. persoonassa käytämä aina haamuu </w:t>
      </w:r>
      <w:r>
        <w:rPr>
          <w:i/>
        </w:rPr>
        <w:t>oon</w:t>
      </w:r>
      <w:r w:rsidR="001B127A" w:rsidRPr="001B127A">
        <w:t>.</w:t>
      </w:r>
    </w:p>
    <w:p w14:paraId="61AD54A8" w14:textId="33CF876E" w:rsidR="00BC7543" w:rsidRDefault="00BF1F31" w:rsidP="00BC7543">
      <w:pPr>
        <w:pStyle w:val="Punktliste"/>
      </w:pPr>
      <w:r>
        <w:t>4-</w:t>
      </w:r>
      <w:r w:rsidR="00BC7543">
        <w:t xml:space="preserve">tyypissä passiivin preesensin persoonasuffiksi oon kaikissa </w:t>
      </w:r>
      <w:r w:rsidR="00E46A35">
        <w:t>varieteet</w:t>
      </w:r>
      <w:r w:rsidR="00BC7543">
        <w:t xml:space="preserve">iissa </w:t>
      </w:r>
      <w:r w:rsidR="00BC7543">
        <w:rPr>
          <w:i/>
        </w:rPr>
        <w:t>thAAn</w:t>
      </w:r>
      <w:r w:rsidR="001B127A" w:rsidRPr="001B127A">
        <w:t>.</w:t>
      </w:r>
      <w:r w:rsidR="00BC7543">
        <w:rPr>
          <w:i/>
        </w:rPr>
        <w:t xml:space="preserve"> </w:t>
      </w:r>
      <w:r w:rsidR="00BC7543">
        <w:t xml:space="preserve">Esimerkkii: (1.inf. : pass.prees.) </w:t>
      </w:r>
      <w:r w:rsidR="00BC7543">
        <w:rPr>
          <w:i/>
        </w:rPr>
        <w:t>halli</w:t>
      </w:r>
      <w:r w:rsidR="0098090B" w:rsidRPr="0098090B">
        <w:t>/</w:t>
      </w:r>
      <w:r w:rsidR="00BC7543">
        <w:rPr>
          <w:i/>
        </w:rPr>
        <w:t>ta</w:t>
      </w:r>
      <w:r w:rsidR="00BC7543">
        <w:t xml:space="preserve"> : </w:t>
      </w:r>
      <w:r w:rsidR="00BC7543">
        <w:rPr>
          <w:i/>
        </w:rPr>
        <w:t>halli</w:t>
      </w:r>
      <w:r w:rsidR="0098090B" w:rsidRPr="0098090B">
        <w:t>/</w:t>
      </w:r>
      <w:r w:rsidR="00BC7543">
        <w:rPr>
          <w:i/>
        </w:rPr>
        <w:t>thaan</w:t>
      </w:r>
      <w:r w:rsidR="00BC7543">
        <w:t xml:space="preserve">, </w:t>
      </w:r>
      <w:r w:rsidR="00BC7543">
        <w:rPr>
          <w:i/>
        </w:rPr>
        <w:t>piikaroi</w:t>
      </w:r>
      <w:r w:rsidR="0098090B" w:rsidRPr="0098090B">
        <w:t>/</w:t>
      </w:r>
      <w:r w:rsidR="00BC7543">
        <w:rPr>
          <w:i/>
        </w:rPr>
        <w:t xml:space="preserve">ta </w:t>
      </w:r>
      <w:r w:rsidR="00BC7543">
        <w:t xml:space="preserve">: </w:t>
      </w:r>
      <w:r w:rsidR="00BC7543">
        <w:rPr>
          <w:i/>
        </w:rPr>
        <w:t>piikaroi</w:t>
      </w:r>
      <w:r w:rsidR="0098090B" w:rsidRPr="0098090B">
        <w:t>/</w:t>
      </w:r>
      <w:r w:rsidR="00BC7543">
        <w:rPr>
          <w:i/>
        </w:rPr>
        <w:t>thaan</w:t>
      </w:r>
      <w:r w:rsidR="00BC7543" w:rsidRPr="0075485B">
        <w:t>,</w:t>
      </w:r>
      <w:r w:rsidR="00BC7543">
        <w:rPr>
          <w:i/>
        </w:rPr>
        <w:t xml:space="preserve"> pa</w:t>
      </w:r>
      <w:r w:rsidR="00BC7543" w:rsidRPr="0075485B">
        <w:t>(</w:t>
      </w:r>
      <w:r w:rsidR="00BC7543">
        <w:rPr>
          <w:i/>
        </w:rPr>
        <w:t>j</w:t>
      </w:r>
      <w:r w:rsidR="00BC7543" w:rsidRPr="0075485B">
        <w:t>)</w:t>
      </w:r>
      <w:r w:rsidR="00BC7543">
        <w:rPr>
          <w:i/>
        </w:rPr>
        <w:t>e</w:t>
      </w:r>
      <w:r w:rsidR="0098090B" w:rsidRPr="0098090B">
        <w:t>/</w:t>
      </w:r>
      <w:r w:rsidR="00BC7543">
        <w:rPr>
          <w:i/>
        </w:rPr>
        <w:t xml:space="preserve">ta </w:t>
      </w:r>
      <w:r w:rsidR="00BC7543">
        <w:t xml:space="preserve">: </w:t>
      </w:r>
      <w:r w:rsidR="00BC7543">
        <w:rPr>
          <w:i/>
        </w:rPr>
        <w:t>pa</w:t>
      </w:r>
      <w:r w:rsidR="00BC7543" w:rsidRPr="0075485B">
        <w:t>(</w:t>
      </w:r>
      <w:r w:rsidR="00BC7543">
        <w:rPr>
          <w:i/>
        </w:rPr>
        <w:t>j</w:t>
      </w:r>
      <w:r w:rsidR="00BC7543" w:rsidRPr="0075485B">
        <w:t>)</w:t>
      </w:r>
      <w:r w:rsidR="00BC7543">
        <w:rPr>
          <w:i/>
        </w:rPr>
        <w:t>e</w:t>
      </w:r>
      <w:r w:rsidR="0098090B" w:rsidRPr="0098090B">
        <w:t>/</w:t>
      </w:r>
      <w:r w:rsidR="00BC7543">
        <w:rPr>
          <w:i/>
        </w:rPr>
        <w:t>thaan</w:t>
      </w:r>
      <w:r w:rsidR="001B127A" w:rsidRPr="001B127A">
        <w:t>.</w:t>
      </w:r>
    </w:p>
    <w:p w14:paraId="5195A95E" w14:textId="4AD28014" w:rsidR="00BC7543" w:rsidRPr="00015FC3" w:rsidRDefault="00BC7543" w:rsidP="00BC7543">
      <w:pPr>
        <w:pStyle w:val="Brdtekst"/>
        <w:spacing w:before="120"/>
      </w:pPr>
      <w:r>
        <w:t>Jos käytethään siirtymärankaissii verbii (</w:t>
      </w:r>
      <w:r w:rsidR="000C222A">
        <w:t xml:space="preserve">tyyppi </w:t>
      </w:r>
      <w:r>
        <w:t>2</w:t>
      </w:r>
      <w:r w:rsidR="002824E1">
        <w:t>.</w:t>
      </w:r>
      <w:r>
        <w:t xml:space="preserve">b), se niissäki passiivin preesensin persoonasuffiksi oon tietenki tasan </w:t>
      </w:r>
      <w:r>
        <w:rPr>
          <w:i/>
        </w:rPr>
        <w:t>thaan</w:t>
      </w:r>
      <w:r>
        <w:t xml:space="preserve"> niin ko muutoinki tyypissä 2.</w:t>
      </w:r>
    </w:p>
    <w:p w14:paraId="758F4A0C" w14:textId="6830DEFD" w:rsidR="00BC7543" w:rsidRDefault="00BC7543" w:rsidP="00BC7543">
      <w:pPr>
        <w:pStyle w:val="Undertittel"/>
      </w:pPr>
      <w:bookmarkStart w:id="1561" w:name="_Toc241129274"/>
      <w:bookmarkStart w:id="1562" w:name="_Toc311273863"/>
      <w:r>
        <w:t>Tabeli</w:t>
      </w:r>
      <w:r w:rsidR="0076715F">
        <w:t xml:space="preserve"> 25</w:t>
      </w:r>
      <w:r>
        <w:t>: Pluraalin 3. persoonan ja passiivin persoonasuffiksit</w:t>
      </w:r>
      <w:bookmarkEnd w:id="1561"/>
      <w:bookmarkEnd w:id="1562"/>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1411"/>
        <w:gridCol w:w="2020"/>
        <w:gridCol w:w="1896"/>
        <w:gridCol w:w="1728"/>
        <w:gridCol w:w="1467"/>
      </w:tblGrid>
      <w:tr w:rsidR="00234BF0" w:rsidRPr="00A96794" w14:paraId="53EFA860" w14:textId="77777777" w:rsidTr="008C42C4">
        <w:tc>
          <w:tcPr>
            <w:tcW w:w="0" w:type="auto"/>
            <w:tcBorders>
              <w:top w:val="single" w:sz="4" w:space="0" w:color="auto"/>
              <w:bottom w:val="single" w:sz="4" w:space="0" w:color="auto"/>
              <w:right w:val="single" w:sz="4" w:space="0" w:color="auto"/>
            </w:tcBorders>
          </w:tcPr>
          <w:p w14:paraId="15189277" w14:textId="77777777" w:rsidR="00BC7543" w:rsidRPr="00A96794" w:rsidRDefault="00BC7543" w:rsidP="008C42C4">
            <w:pPr>
              <w:spacing w:before="20" w:after="20"/>
              <w:contextualSpacing/>
            </w:pPr>
          </w:p>
        </w:tc>
        <w:tc>
          <w:tcPr>
            <w:tcW w:w="0" w:type="auto"/>
            <w:gridSpan w:val="2"/>
            <w:tcBorders>
              <w:top w:val="single" w:sz="4" w:space="0" w:color="auto"/>
              <w:left w:val="single" w:sz="4" w:space="0" w:color="auto"/>
              <w:bottom w:val="single" w:sz="4" w:space="0" w:color="auto"/>
              <w:right w:val="single" w:sz="4" w:space="0" w:color="auto"/>
            </w:tcBorders>
          </w:tcPr>
          <w:p w14:paraId="6AB7AC7B" w14:textId="5124E89E" w:rsidR="00BC7543" w:rsidRPr="00A96794" w:rsidRDefault="00BC7543" w:rsidP="008C42C4">
            <w:pPr>
              <w:spacing w:before="20" w:after="20"/>
              <w:contextualSpacing/>
            </w:pPr>
            <w:r w:rsidRPr="00A96794">
              <w:t xml:space="preserve">Indikatiivin preesens, </w:t>
            </w:r>
            <w:r w:rsidR="001337F6">
              <w:t>pl3</w:t>
            </w:r>
            <w:r w:rsidRPr="00A96794">
              <w:t xml:space="preserve"> ja passiivi</w:t>
            </w:r>
          </w:p>
        </w:tc>
        <w:tc>
          <w:tcPr>
            <w:tcW w:w="0" w:type="auto"/>
            <w:gridSpan w:val="2"/>
            <w:tcBorders>
              <w:top w:val="single" w:sz="4" w:space="0" w:color="auto"/>
              <w:left w:val="single" w:sz="4" w:space="0" w:color="auto"/>
              <w:bottom w:val="single" w:sz="4" w:space="0" w:color="auto"/>
            </w:tcBorders>
          </w:tcPr>
          <w:p w14:paraId="2360CEF1" w14:textId="6F0F1232" w:rsidR="00BC7543" w:rsidRPr="00A96794" w:rsidRDefault="00BC7543" w:rsidP="008C42C4">
            <w:pPr>
              <w:spacing w:before="20" w:after="20"/>
              <w:contextualSpacing/>
            </w:pPr>
            <w:r w:rsidRPr="00A96794">
              <w:t xml:space="preserve">Indikatiivin preteriti, </w:t>
            </w:r>
            <w:r w:rsidR="001337F6">
              <w:t>pl3</w:t>
            </w:r>
            <w:r w:rsidRPr="00A96794">
              <w:t xml:space="preserve"> ja passiivi</w:t>
            </w:r>
          </w:p>
        </w:tc>
      </w:tr>
      <w:tr w:rsidR="00234BF0" w:rsidRPr="00A96794" w14:paraId="180B6A95" w14:textId="77777777" w:rsidTr="008C42C4">
        <w:tc>
          <w:tcPr>
            <w:tcW w:w="0" w:type="auto"/>
            <w:tcBorders>
              <w:top w:val="single" w:sz="4" w:space="0" w:color="auto"/>
              <w:bottom w:val="single" w:sz="4" w:space="0" w:color="auto"/>
              <w:right w:val="single" w:sz="4" w:space="0" w:color="auto"/>
            </w:tcBorders>
          </w:tcPr>
          <w:p w14:paraId="2C1B46E3" w14:textId="3678D21D" w:rsidR="00BC7543" w:rsidRPr="00A96794" w:rsidRDefault="00BC7543" w:rsidP="008C42C4">
            <w:pPr>
              <w:spacing w:before="20" w:after="20"/>
              <w:contextualSpacing/>
            </w:pPr>
            <w:r>
              <w:t>1.inf</w:t>
            </w:r>
            <w:r w:rsidR="000C222A">
              <w:t>initiivi</w:t>
            </w:r>
          </w:p>
        </w:tc>
        <w:tc>
          <w:tcPr>
            <w:tcW w:w="0" w:type="auto"/>
            <w:tcBorders>
              <w:top w:val="single" w:sz="4" w:space="0" w:color="auto"/>
              <w:left w:val="single" w:sz="4" w:space="0" w:color="auto"/>
              <w:bottom w:val="single" w:sz="4" w:space="0" w:color="auto"/>
              <w:right w:val="single" w:sz="4" w:space="0" w:color="auto"/>
            </w:tcBorders>
          </w:tcPr>
          <w:p w14:paraId="2D7B4E67" w14:textId="3D686F95" w:rsidR="00BC7543" w:rsidRPr="00A96794" w:rsidRDefault="001337F6" w:rsidP="00823D04">
            <w:pPr>
              <w:spacing w:before="20" w:after="20"/>
              <w:contextualSpacing/>
              <w:rPr>
                <w:i/>
              </w:rPr>
            </w:pPr>
            <w:r>
              <w:t>Pl3</w:t>
            </w:r>
            <w:r w:rsidR="00234BF0">
              <w:t xml:space="preserve"> </w:t>
            </w:r>
            <w:r w:rsidR="00234BF0" w:rsidRPr="00A96794">
              <w:t xml:space="preserve">Porsangin </w:t>
            </w:r>
            <w:r w:rsidR="00234BF0">
              <w:t>varieteet</w:t>
            </w:r>
            <w:r w:rsidR="00234BF0" w:rsidRPr="00A96794">
              <w:t>tissa</w:t>
            </w:r>
            <w:r w:rsidR="00BC7543" w:rsidRPr="00A96794">
              <w:t xml:space="preserve">, kaikissa </w:t>
            </w:r>
            <w:r w:rsidR="000C222A">
              <w:t>varieteeti</w:t>
            </w:r>
            <w:r w:rsidR="00823D04">
              <w:t>i</w:t>
            </w:r>
            <w:r w:rsidR="000C222A">
              <w:t xml:space="preserve">ssa </w:t>
            </w:r>
            <w:r w:rsidR="00BC7543" w:rsidRPr="00A96794">
              <w:t xml:space="preserve">passiivi: </w:t>
            </w:r>
            <w:r w:rsidR="00BC7543" w:rsidRPr="00A96794">
              <w:rPr>
                <w:i/>
              </w:rPr>
              <w:t>đhAAn</w:t>
            </w:r>
            <w:r w:rsidR="00BC7543" w:rsidRPr="0075485B">
              <w:t>,</w:t>
            </w:r>
            <w:r w:rsidR="00BC7543" w:rsidRPr="00A96794">
              <w:rPr>
                <w:i/>
              </w:rPr>
              <w:t xml:space="preserve"> haan</w:t>
            </w:r>
            <w:r w:rsidR="00BC7543" w:rsidRPr="0075485B">
              <w:t>,</w:t>
            </w:r>
            <w:r w:rsidR="00BC7543" w:rsidRPr="00A96794">
              <w:rPr>
                <w:i/>
              </w:rPr>
              <w:t xml:space="preserve"> thaan</w:t>
            </w:r>
          </w:p>
        </w:tc>
        <w:tc>
          <w:tcPr>
            <w:tcW w:w="0" w:type="auto"/>
            <w:tcBorders>
              <w:top w:val="single" w:sz="4" w:space="0" w:color="auto"/>
              <w:left w:val="single" w:sz="4" w:space="0" w:color="auto"/>
              <w:bottom w:val="single" w:sz="4" w:space="0" w:color="auto"/>
              <w:right w:val="single" w:sz="4" w:space="0" w:color="auto"/>
            </w:tcBorders>
          </w:tcPr>
          <w:p w14:paraId="6E7B9A62" w14:textId="0E8B4C83" w:rsidR="00BC7543" w:rsidRPr="00A96794" w:rsidRDefault="001337F6" w:rsidP="00234BF0">
            <w:pPr>
              <w:spacing w:before="20" w:after="20"/>
              <w:contextualSpacing/>
              <w:rPr>
                <w:i/>
              </w:rPr>
            </w:pPr>
            <w:r>
              <w:t>Pl3</w:t>
            </w:r>
            <w:r w:rsidR="00BC7543" w:rsidRPr="00A96794">
              <w:t xml:space="preserve"> </w:t>
            </w:r>
            <w:r w:rsidR="00234BF0">
              <w:t>(muut ko Porsangin variete</w:t>
            </w:r>
            <w:r w:rsidR="00BF1F31">
              <w:t>e</w:t>
            </w:r>
            <w:r w:rsidR="00234BF0">
              <w:t>tti)</w:t>
            </w:r>
            <w:r w:rsidR="00BC7543" w:rsidRPr="00A96794">
              <w:t xml:space="preserve">: </w:t>
            </w:r>
            <w:r w:rsidR="00BC7543" w:rsidRPr="00A96794">
              <w:rPr>
                <w:i/>
              </w:rPr>
              <w:t>vA</w:t>
            </w:r>
            <w:r w:rsidR="001B127A" w:rsidRPr="001B127A">
              <w:t>(</w:t>
            </w:r>
            <w:r w:rsidR="00BC7543">
              <w:rPr>
                <w:i/>
              </w:rPr>
              <w:t>t</w:t>
            </w:r>
            <w:r w:rsidR="001B127A" w:rsidRPr="001B127A">
              <w:t>)</w:t>
            </w:r>
          </w:p>
        </w:tc>
        <w:tc>
          <w:tcPr>
            <w:tcW w:w="0" w:type="auto"/>
            <w:tcBorders>
              <w:top w:val="single" w:sz="4" w:space="0" w:color="auto"/>
              <w:left w:val="single" w:sz="4" w:space="0" w:color="auto"/>
              <w:bottom w:val="single" w:sz="4" w:space="0" w:color="auto"/>
              <w:right w:val="single" w:sz="4" w:space="0" w:color="auto"/>
            </w:tcBorders>
          </w:tcPr>
          <w:p w14:paraId="16DEA10F" w14:textId="1593337D" w:rsidR="00BC7543" w:rsidRPr="00A96794" w:rsidRDefault="001337F6" w:rsidP="008C42C4">
            <w:pPr>
              <w:spacing w:before="20" w:after="20"/>
              <w:contextualSpacing/>
              <w:rPr>
                <w:i/>
              </w:rPr>
            </w:pPr>
            <w:r>
              <w:t>Pl3</w:t>
            </w:r>
            <w:r w:rsidR="00BC7543" w:rsidRPr="00A96794">
              <w:t xml:space="preserve"> ja passiivi kaikissa </w:t>
            </w:r>
            <w:r w:rsidR="00E46A35">
              <w:t>varieteet</w:t>
            </w:r>
            <w:r w:rsidR="00BC7543" w:rsidRPr="00A96794">
              <w:t xml:space="preserve">iissa: </w:t>
            </w:r>
            <w:r w:rsidR="00BC7543" w:rsidRPr="00A96794">
              <w:rPr>
                <w:i/>
              </w:rPr>
              <w:t>thiin</w:t>
            </w:r>
          </w:p>
        </w:tc>
        <w:tc>
          <w:tcPr>
            <w:tcW w:w="0" w:type="auto"/>
            <w:tcBorders>
              <w:top w:val="single" w:sz="4" w:space="0" w:color="auto"/>
              <w:left w:val="single" w:sz="4" w:space="0" w:color="auto"/>
              <w:bottom w:val="single" w:sz="4" w:space="0" w:color="auto"/>
            </w:tcBorders>
          </w:tcPr>
          <w:p w14:paraId="75D56EDF" w14:textId="4BA34611" w:rsidR="00BC7543" w:rsidRPr="00A96794" w:rsidRDefault="001337F6" w:rsidP="008C42C4">
            <w:pPr>
              <w:spacing w:before="20" w:after="20"/>
              <w:contextualSpacing/>
              <w:rPr>
                <w:i/>
              </w:rPr>
            </w:pPr>
            <w:r>
              <w:t>Pl3</w:t>
            </w:r>
            <w:r w:rsidR="00BC7543" w:rsidRPr="00A96794">
              <w:t xml:space="preserve">, harvinainen variantti: </w:t>
            </w:r>
            <w:r w:rsidR="00BC7543" w:rsidRPr="00A96794">
              <w:rPr>
                <w:i/>
              </w:rPr>
              <w:t>t</w:t>
            </w:r>
          </w:p>
        </w:tc>
      </w:tr>
      <w:tr w:rsidR="00234BF0" w:rsidRPr="00A96794" w14:paraId="32A120EE" w14:textId="77777777" w:rsidTr="008C42C4">
        <w:tc>
          <w:tcPr>
            <w:tcW w:w="0" w:type="auto"/>
            <w:tcBorders>
              <w:top w:val="single" w:sz="4" w:space="0" w:color="auto"/>
              <w:bottom w:val="nil"/>
              <w:right w:val="single" w:sz="4" w:space="0" w:color="auto"/>
            </w:tcBorders>
          </w:tcPr>
          <w:p w14:paraId="09049C7E" w14:textId="77777777" w:rsidR="00BC7543" w:rsidRPr="00A96794" w:rsidRDefault="00BC7543" w:rsidP="008C42C4">
            <w:pPr>
              <w:spacing w:before="20" w:after="20"/>
              <w:contextualSpacing/>
            </w:pPr>
            <w:r>
              <w:t>1-tyyppi</w:t>
            </w:r>
          </w:p>
        </w:tc>
        <w:tc>
          <w:tcPr>
            <w:tcW w:w="0" w:type="auto"/>
            <w:tcBorders>
              <w:top w:val="single" w:sz="4" w:space="0" w:color="auto"/>
              <w:bottom w:val="nil"/>
              <w:right w:val="single" w:sz="4" w:space="0" w:color="000000"/>
            </w:tcBorders>
          </w:tcPr>
          <w:p w14:paraId="10F43065" w14:textId="77777777" w:rsidR="00BC7543" w:rsidRPr="00A96794" w:rsidRDefault="00BC7543" w:rsidP="008C42C4">
            <w:pPr>
              <w:spacing w:before="20" w:after="20"/>
              <w:contextualSpacing/>
            </w:pPr>
          </w:p>
        </w:tc>
        <w:tc>
          <w:tcPr>
            <w:tcW w:w="0" w:type="auto"/>
            <w:tcBorders>
              <w:top w:val="single" w:sz="4" w:space="0" w:color="auto"/>
              <w:left w:val="single" w:sz="4" w:space="0" w:color="000000"/>
              <w:bottom w:val="nil"/>
              <w:right w:val="single" w:sz="4" w:space="0" w:color="000000"/>
            </w:tcBorders>
          </w:tcPr>
          <w:p w14:paraId="02F14306" w14:textId="77777777" w:rsidR="00BC7543" w:rsidRPr="00A96794" w:rsidRDefault="00BC7543" w:rsidP="008C42C4">
            <w:pPr>
              <w:spacing w:before="20" w:after="20"/>
              <w:contextualSpacing/>
            </w:pPr>
          </w:p>
        </w:tc>
        <w:tc>
          <w:tcPr>
            <w:tcW w:w="0" w:type="auto"/>
            <w:tcBorders>
              <w:top w:val="single" w:sz="4" w:space="0" w:color="auto"/>
              <w:left w:val="single" w:sz="4" w:space="0" w:color="000000"/>
              <w:bottom w:val="nil"/>
              <w:right w:val="single" w:sz="4" w:space="0" w:color="000000"/>
            </w:tcBorders>
          </w:tcPr>
          <w:p w14:paraId="7CA4F6B9" w14:textId="77777777" w:rsidR="00BC7543" w:rsidRPr="00A96794" w:rsidRDefault="00BC7543" w:rsidP="008C42C4">
            <w:pPr>
              <w:spacing w:before="20" w:after="20"/>
              <w:contextualSpacing/>
            </w:pPr>
          </w:p>
        </w:tc>
        <w:tc>
          <w:tcPr>
            <w:tcW w:w="0" w:type="auto"/>
            <w:tcBorders>
              <w:top w:val="single" w:sz="4" w:space="0" w:color="auto"/>
              <w:left w:val="single" w:sz="4" w:space="0" w:color="000000"/>
              <w:bottom w:val="nil"/>
            </w:tcBorders>
          </w:tcPr>
          <w:p w14:paraId="5F9A043A" w14:textId="77777777" w:rsidR="00BC7543" w:rsidRPr="00A96794" w:rsidRDefault="00BC7543" w:rsidP="008C42C4">
            <w:pPr>
              <w:spacing w:before="20" w:after="20"/>
              <w:contextualSpacing/>
            </w:pPr>
          </w:p>
        </w:tc>
      </w:tr>
      <w:tr w:rsidR="00234BF0" w:rsidRPr="00A96794" w14:paraId="4E85E2FE" w14:textId="77777777" w:rsidTr="008C42C4">
        <w:tc>
          <w:tcPr>
            <w:tcW w:w="0" w:type="auto"/>
            <w:tcBorders>
              <w:top w:val="nil"/>
              <w:bottom w:val="nil"/>
              <w:right w:val="single" w:sz="4" w:space="0" w:color="auto"/>
            </w:tcBorders>
          </w:tcPr>
          <w:p w14:paraId="6A79079A" w14:textId="77777777" w:rsidR="00BC7543" w:rsidRPr="00A96794" w:rsidRDefault="00BC7543" w:rsidP="008C42C4">
            <w:pPr>
              <w:spacing w:before="20" w:after="20"/>
              <w:contextualSpacing/>
            </w:pPr>
            <w:r w:rsidRPr="00A96794">
              <w:t>saa/đa ~ saa/ha</w:t>
            </w:r>
          </w:p>
        </w:tc>
        <w:tc>
          <w:tcPr>
            <w:tcW w:w="0" w:type="auto"/>
            <w:tcBorders>
              <w:top w:val="nil"/>
              <w:bottom w:val="nil"/>
              <w:right w:val="single" w:sz="4" w:space="0" w:color="000000"/>
            </w:tcBorders>
          </w:tcPr>
          <w:p w14:paraId="4025812D" w14:textId="77777777" w:rsidR="00BC7543" w:rsidRPr="00A96794" w:rsidRDefault="00BC7543" w:rsidP="008C42C4">
            <w:pPr>
              <w:spacing w:before="20" w:after="20"/>
              <w:contextualSpacing/>
            </w:pPr>
            <w:r w:rsidRPr="00A96794">
              <w:t>saa/</w:t>
            </w:r>
            <w:r>
              <w:t>(</w:t>
            </w:r>
            <w:r w:rsidRPr="00A96794">
              <w:t>đ</w:t>
            </w:r>
            <w:r>
              <w:t>)</w:t>
            </w:r>
            <w:r w:rsidRPr="00A96794">
              <w:t>haan</w:t>
            </w:r>
          </w:p>
        </w:tc>
        <w:tc>
          <w:tcPr>
            <w:tcW w:w="0" w:type="auto"/>
            <w:tcBorders>
              <w:top w:val="nil"/>
              <w:left w:val="single" w:sz="4" w:space="0" w:color="000000"/>
              <w:bottom w:val="nil"/>
              <w:right w:val="single" w:sz="4" w:space="0" w:color="000000"/>
            </w:tcBorders>
          </w:tcPr>
          <w:p w14:paraId="79D97A34" w14:textId="77777777" w:rsidR="00BC7543" w:rsidRPr="00A96794" w:rsidRDefault="00BC7543" w:rsidP="008C42C4">
            <w:pPr>
              <w:spacing w:before="20" w:after="20"/>
              <w:contextualSpacing/>
            </w:pPr>
            <w:r w:rsidRPr="00A96794">
              <w:t>saa/va</w:t>
            </w:r>
            <w:r>
              <w:t>(t)</w:t>
            </w:r>
          </w:p>
        </w:tc>
        <w:tc>
          <w:tcPr>
            <w:tcW w:w="0" w:type="auto"/>
            <w:tcBorders>
              <w:top w:val="nil"/>
              <w:left w:val="single" w:sz="4" w:space="0" w:color="000000"/>
              <w:bottom w:val="nil"/>
              <w:right w:val="single" w:sz="4" w:space="0" w:color="000000"/>
            </w:tcBorders>
          </w:tcPr>
          <w:p w14:paraId="27321B72" w14:textId="77777777" w:rsidR="00BC7543" w:rsidRPr="00A96794" w:rsidRDefault="00BC7543" w:rsidP="008C42C4">
            <w:pPr>
              <w:spacing w:before="20" w:after="20"/>
              <w:contextualSpacing/>
            </w:pPr>
            <w:r w:rsidRPr="00A96794">
              <w:t>saa/thiin</w:t>
            </w:r>
          </w:p>
        </w:tc>
        <w:tc>
          <w:tcPr>
            <w:tcW w:w="0" w:type="auto"/>
            <w:tcBorders>
              <w:top w:val="nil"/>
              <w:left w:val="single" w:sz="4" w:space="0" w:color="000000"/>
              <w:bottom w:val="nil"/>
            </w:tcBorders>
          </w:tcPr>
          <w:p w14:paraId="4853B64F" w14:textId="77777777" w:rsidR="00BC7543" w:rsidRPr="00A96794" w:rsidRDefault="00BC7543" w:rsidP="008C42C4">
            <w:pPr>
              <w:spacing w:before="20" w:after="20"/>
              <w:contextualSpacing/>
            </w:pPr>
            <w:r w:rsidRPr="00A96794">
              <w:t>sa</w:t>
            </w:r>
            <w:r>
              <w:t>/</w:t>
            </w:r>
            <w:r w:rsidRPr="00A96794">
              <w:t>i/t</w:t>
            </w:r>
          </w:p>
        </w:tc>
      </w:tr>
      <w:tr w:rsidR="00234BF0" w:rsidRPr="00A96794" w14:paraId="34BFBC1B" w14:textId="77777777" w:rsidTr="008C42C4">
        <w:tc>
          <w:tcPr>
            <w:tcW w:w="0" w:type="auto"/>
            <w:tcBorders>
              <w:top w:val="nil"/>
              <w:bottom w:val="single" w:sz="4" w:space="0" w:color="000000"/>
              <w:right w:val="single" w:sz="4" w:space="0" w:color="auto"/>
            </w:tcBorders>
          </w:tcPr>
          <w:p w14:paraId="01621281" w14:textId="77777777" w:rsidR="00BC7543" w:rsidRPr="00A96794" w:rsidRDefault="00BC7543" w:rsidP="008C42C4">
            <w:pPr>
              <w:spacing w:before="20" w:after="20"/>
              <w:contextualSpacing/>
            </w:pPr>
            <w:r>
              <w:t>juo/đa ~ juu/a</w:t>
            </w:r>
          </w:p>
        </w:tc>
        <w:tc>
          <w:tcPr>
            <w:tcW w:w="0" w:type="auto"/>
            <w:tcBorders>
              <w:top w:val="nil"/>
              <w:bottom w:val="single" w:sz="4" w:space="0" w:color="000000"/>
              <w:right w:val="single" w:sz="4" w:space="0" w:color="000000"/>
            </w:tcBorders>
          </w:tcPr>
          <w:p w14:paraId="2A6C8561" w14:textId="3628CE08" w:rsidR="00BC7543" w:rsidRPr="00A96794" w:rsidRDefault="00202116" w:rsidP="008C42C4">
            <w:pPr>
              <w:spacing w:before="20" w:after="20"/>
              <w:contextualSpacing/>
            </w:pPr>
            <w:r>
              <w:t>juo/đ</w:t>
            </w:r>
            <w:r w:rsidR="00BC7543">
              <w:t>haan</w:t>
            </w:r>
            <w:r>
              <w:t xml:space="preserve"> ~ juu/haan</w:t>
            </w:r>
          </w:p>
        </w:tc>
        <w:tc>
          <w:tcPr>
            <w:tcW w:w="0" w:type="auto"/>
            <w:tcBorders>
              <w:top w:val="nil"/>
              <w:left w:val="single" w:sz="4" w:space="0" w:color="000000"/>
              <w:bottom w:val="single" w:sz="4" w:space="0" w:color="000000"/>
              <w:right w:val="single" w:sz="4" w:space="0" w:color="000000"/>
            </w:tcBorders>
          </w:tcPr>
          <w:p w14:paraId="20459BA7" w14:textId="77777777" w:rsidR="00BC7543" w:rsidRPr="00A96794" w:rsidRDefault="00BC7543" w:rsidP="008C42C4">
            <w:pPr>
              <w:spacing w:before="20" w:after="20"/>
              <w:contextualSpacing/>
            </w:pPr>
            <w:r>
              <w:t>juo/va(t)</w:t>
            </w:r>
          </w:p>
        </w:tc>
        <w:tc>
          <w:tcPr>
            <w:tcW w:w="0" w:type="auto"/>
            <w:tcBorders>
              <w:top w:val="nil"/>
              <w:left w:val="single" w:sz="4" w:space="0" w:color="000000"/>
              <w:bottom w:val="single" w:sz="4" w:space="0" w:color="000000"/>
              <w:right w:val="single" w:sz="4" w:space="0" w:color="000000"/>
            </w:tcBorders>
          </w:tcPr>
          <w:p w14:paraId="29712A9A" w14:textId="77777777" w:rsidR="00BC7543" w:rsidRPr="00A96794" w:rsidRDefault="00BC7543" w:rsidP="008C42C4">
            <w:pPr>
              <w:spacing w:before="20" w:after="20"/>
              <w:contextualSpacing/>
            </w:pPr>
            <w:r>
              <w:t>juo/thiin</w:t>
            </w:r>
          </w:p>
        </w:tc>
        <w:tc>
          <w:tcPr>
            <w:tcW w:w="0" w:type="auto"/>
            <w:tcBorders>
              <w:top w:val="nil"/>
              <w:left w:val="single" w:sz="4" w:space="0" w:color="000000"/>
              <w:bottom w:val="single" w:sz="4" w:space="0" w:color="000000"/>
            </w:tcBorders>
          </w:tcPr>
          <w:p w14:paraId="757C185E" w14:textId="77777777" w:rsidR="00BC7543" w:rsidRPr="00A96794" w:rsidRDefault="00BC7543" w:rsidP="008C42C4">
            <w:pPr>
              <w:spacing w:before="20" w:after="20"/>
              <w:contextualSpacing/>
            </w:pPr>
            <w:r>
              <w:t>jo/i/t</w:t>
            </w:r>
          </w:p>
        </w:tc>
      </w:tr>
      <w:tr w:rsidR="00234BF0" w:rsidRPr="00A96794" w14:paraId="28EFAAE1" w14:textId="77777777" w:rsidTr="008C42C4">
        <w:tc>
          <w:tcPr>
            <w:tcW w:w="0" w:type="auto"/>
            <w:tcBorders>
              <w:top w:val="single" w:sz="4" w:space="0" w:color="000000"/>
              <w:bottom w:val="nil"/>
              <w:right w:val="single" w:sz="4" w:space="0" w:color="auto"/>
            </w:tcBorders>
          </w:tcPr>
          <w:p w14:paraId="3AA033E5" w14:textId="77777777" w:rsidR="00BC7543" w:rsidRPr="00A96794" w:rsidRDefault="00BC7543" w:rsidP="008C42C4">
            <w:pPr>
              <w:spacing w:before="20" w:after="20"/>
              <w:contextualSpacing/>
            </w:pPr>
            <w:r>
              <w:t>2-tyyppi</w:t>
            </w:r>
          </w:p>
        </w:tc>
        <w:tc>
          <w:tcPr>
            <w:tcW w:w="0" w:type="auto"/>
            <w:tcBorders>
              <w:top w:val="single" w:sz="4" w:space="0" w:color="000000"/>
              <w:bottom w:val="nil"/>
              <w:right w:val="single" w:sz="4" w:space="0" w:color="000000"/>
            </w:tcBorders>
          </w:tcPr>
          <w:p w14:paraId="2EF3BB19"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575D7EEE"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38DB49ED"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tcBorders>
          </w:tcPr>
          <w:p w14:paraId="4FAFDE4A" w14:textId="77777777" w:rsidR="00BC7543" w:rsidRPr="00A96794" w:rsidRDefault="00BC7543" w:rsidP="008C42C4">
            <w:pPr>
              <w:spacing w:before="20" w:after="20"/>
              <w:contextualSpacing/>
            </w:pPr>
          </w:p>
        </w:tc>
      </w:tr>
      <w:tr w:rsidR="00234BF0" w:rsidRPr="00A96794" w14:paraId="6499F9EF" w14:textId="77777777" w:rsidTr="008C42C4">
        <w:tc>
          <w:tcPr>
            <w:tcW w:w="0" w:type="auto"/>
            <w:tcBorders>
              <w:top w:val="nil"/>
              <w:right w:val="single" w:sz="4" w:space="0" w:color="auto"/>
            </w:tcBorders>
          </w:tcPr>
          <w:p w14:paraId="0D7B4618" w14:textId="77777777" w:rsidR="00BC7543" w:rsidRPr="00A96794" w:rsidRDefault="00BC7543" w:rsidP="008C42C4">
            <w:pPr>
              <w:spacing w:before="20" w:after="20"/>
              <w:contextualSpacing/>
            </w:pPr>
            <w:r w:rsidRPr="00A96794">
              <w:t>an</w:t>
            </w:r>
            <w:r>
              <w:t>(</w:t>
            </w:r>
            <w:r w:rsidRPr="00A96794">
              <w:t>t)ta/a</w:t>
            </w:r>
            <w:r>
              <w:t>(</w:t>
            </w:r>
            <w:r w:rsidRPr="00A96794">
              <w:t>t)</w:t>
            </w:r>
          </w:p>
        </w:tc>
        <w:tc>
          <w:tcPr>
            <w:tcW w:w="0" w:type="auto"/>
            <w:tcBorders>
              <w:top w:val="nil"/>
              <w:right w:val="single" w:sz="4" w:space="0" w:color="000000"/>
            </w:tcBorders>
          </w:tcPr>
          <w:p w14:paraId="4D3CBDB7" w14:textId="77777777" w:rsidR="00BC7543" w:rsidRPr="00A96794" w:rsidRDefault="00BC7543" w:rsidP="008C42C4">
            <w:pPr>
              <w:spacing w:before="20" w:after="20"/>
              <w:contextualSpacing/>
            </w:pPr>
            <w:r w:rsidRPr="00A96794">
              <w:t>anne/thaan</w:t>
            </w:r>
          </w:p>
        </w:tc>
        <w:tc>
          <w:tcPr>
            <w:tcW w:w="0" w:type="auto"/>
            <w:tcBorders>
              <w:top w:val="nil"/>
              <w:left w:val="single" w:sz="4" w:space="0" w:color="000000"/>
              <w:right w:val="single" w:sz="4" w:space="0" w:color="000000"/>
            </w:tcBorders>
          </w:tcPr>
          <w:p w14:paraId="2E46FBC2" w14:textId="77777777" w:rsidR="00BC7543" w:rsidRPr="00A96794" w:rsidRDefault="00BC7543" w:rsidP="008C42C4">
            <w:pPr>
              <w:spacing w:before="20" w:after="20"/>
              <w:contextualSpacing/>
            </w:pPr>
            <w:r w:rsidRPr="00A96794">
              <w:t>anta/va</w:t>
            </w:r>
            <w:r>
              <w:t>(t)</w:t>
            </w:r>
          </w:p>
        </w:tc>
        <w:tc>
          <w:tcPr>
            <w:tcW w:w="0" w:type="auto"/>
            <w:tcBorders>
              <w:top w:val="nil"/>
              <w:left w:val="single" w:sz="4" w:space="0" w:color="000000"/>
              <w:right w:val="single" w:sz="4" w:space="0" w:color="000000"/>
            </w:tcBorders>
          </w:tcPr>
          <w:p w14:paraId="743518FD" w14:textId="77777777" w:rsidR="00BC7543" w:rsidRPr="00A96794" w:rsidRDefault="00BC7543" w:rsidP="008C42C4">
            <w:pPr>
              <w:spacing w:before="20" w:after="20"/>
              <w:contextualSpacing/>
            </w:pPr>
            <w:r w:rsidRPr="00A96794">
              <w:t>anne/thiin</w:t>
            </w:r>
          </w:p>
        </w:tc>
        <w:tc>
          <w:tcPr>
            <w:tcW w:w="0" w:type="auto"/>
            <w:tcBorders>
              <w:top w:val="nil"/>
              <w:left w:val="single" w:sz="4" w:space="0" w:color="000000"/>
            </w:tcBorders>
          </w:tcPr>
          <w:p w14:paraId="340CA81C" w14:textId="77777777" w:rsidR="00BC7543" w:rsidRPr="00A96794" w:rsidRDefault="00BC7543" w:rsidP="008C42C4">
            <w:pPr>
              <w:spacing w:before="20" w:after="20"/>
              <w:contextualSpacing/>
            </w:pPr>
            <w:r w:rsidRPr="00A96794">
              <w:t>anno</w:t>
            </w:r>
            <w:r>
              <w:t>/</w:t>
            </w:r>
            <w:r w:rsidRPr="00A96794">
              <w:t>i/t</w:t>
            </w:r>
          </w:p>
        </w:tc>
      </w:tr>
      <w:tr w:rsidR="00234BF0" w:rsidRPr="00A96794" w14:paraId="66EC3338" w14:textId="77777777" w:rsidTr="008C42C4">
        <w:tc>
          <w:tcPr>
            <w:tcW w:w="0" w:type="auto"/>
            <w:tcBorders>
              <w:right w:val="single" w:sz="4" w:space="0" w:color="auto"/>
            </w:tcBorders>
          </w:tcPr>
          <w:p w14:paraId="021635C5" w14:textId="77777777" w:rsidR="00BC7543" w:rsidRPr="00A96794" w:rsidRDefault="00BC7543" w:rsidP="008C42C4">
            <w:pPr>
              <w:spacing w:before="20" w:after="20"/>
              <w:contextualSpacing/>
            </w:pPr>
            <w:r w:rsidRPr="00A96794">
              <w:t>lukke/et ~ luke/a</w:t>
            </w:r>
            <w:r>
              <w:t>(</w:t>
            </w:r>
            <w:r w:rsidRPr="00A96794">
              <w:t>t) ~ luki/a</w:t>
            </w:r>
          </w:p>
        </w:tc>
        <w:tc>
          <w:tcPr>
            <w:tcW w:w="0" w:type="auto"/>
            <w:tcBorders>
              <w:right w:val="single" w:sz="4" w:space="0" w:color="000000"/>
            </w:tcBorders>
          </w:tcPr>
          <w:p w14:paraId="29198848" w14:textId="77777777" w:rsidR="00BC7543" w:rsidRPr="00A96794" w:rsidRDefault="00BC7543" w:rsidP="008C42C4">
            <w:pPr>
              <w:spacing w:before="20" w:after="20"/>
              <w:contextualSpacing/>
            </w:pPr>
            <w:r w:rsidRPr="00A96794">
              <w:t>lu</w:t>
            </w:r>
            <w:r>
              <w:t>(</w:t>
            </w:r>
            <w:r w:rsidRPr="00A96794">
              <w:t>j)e/thaan</w:t>
            </w:r>
          </w:p>
        </w:tc>
        <w:tc>
          <w:tcPr>
            <w:tcW w:w="0" w:type="auto"/>
            <w:tcBorders>
              <w:left w:val="single" w:sz="4" w:space="0" w:color="000000"/>
              <w:right w:val="single" w:sz="4" w:space="0" w:color="000000"/>
            </w:tcBorders>
          </w:tcPr>
          <w:p w14:paraId="538DF119" w14:textId="77777777" w:rsidR="00BC7543" w:rsidRPr="00A96794" w:rsidRDefault="00BC7543" w:rsidP="008C42C4">
            <w:pPr>
              <w:spacing w:before="20" w:after="20"/>
              <w:contextualSpacing/>
            </w:pPr>
            <w:r w:rsidRPr="00A96794">
              <w:t>luke/va</w:t>
            </w:r>
            <w:r>
              <w:t>(t)</w:t>
            </w:r>
          </w:p>
        </w:tc>
        <w:tc>
          <w:tcPr>
            <w:tcW w:w="0" w:type="auto"/>
            <w:tcBorders>
              <w:left w:val="single" w:sz="4" w:space="0" w:color="000000"/>
              <w:right w:val="single" w:sz="4" w:space="0" w:color="000000"/>
            </w:tcBorders>
          </w:tcPr>
          <w:p w14:paraId="07672CBE" w14:textId="77777777" w:rsidR="00BC7543" w:rsidRPr="00A96794" w:rsidRDefault="00BC7543" w:rsidP="008C42C4">
            <w:pPr>
              <w:spacing w:before="20" w:after="20"/>
              <w:contextualSpacing/>
            </w:pPr>
            <w:r w:rsidRPr="00A96794">
              <w:t>lu</w:t>
            </w:r>
            <w:r>
              <w:t>(</w:t>
            </w:r>
            <w:r w:rsidRPr="00A96794">
              <w:t>j)e/thiin</w:t>
            </w:r>
          </w:p>
        </w:tc>
        <w:tc>
          <w:tcPr>
            <w:tcW w:w="0" w:type="auto"/>
            <w:tcBorders>
              <w:left w:val="single" w:sz="4" w:space="0" w:color="000000"/>
            </w:tcBorders>
          </w:tcPr>
          <w:p w14:paraId="1C2C34A4" w14:textId="77777777" w:rsidR="00BC7543" w:rsidRPr="00A96794" w:rsidRDefault="00BC7543" w:rsidP="008C42C4">
            <w:pPr>
              <w:spacing w:before="20" w:after="20"/>
              <w:contextualSpacing/>
            </w:pPr>
            <w:r w:rsidRPr="00A96794">
              <w:t>lu</w:t>
            </w:r>
            <w:r>
              <w:t>/</w:t>
            </w:r>
            <w:r w:rsidRPr="00A96794">
              <w:t>i/t</w:t>
            </w:r>
          </w:p>
        </w:tc>
      </w:tr>
      <w:tr w:rsidR="00234BF0" w:rsidRPr="00A96794" w14:paraId="09FA6D74" w14:textId="77777777" w:rsidTr="008C42C4">
        <w:tc>
          <w:tcPr>
            <w:tcW w:w="0" w:type="auto"/>
            <w:tcBorders>
              <w:bottom w:val="single" w:sz="4" w:space="0" w:color="000000"/>
              <w:right w:val="single" w:sz="4" w:space="0" w:color="auto"/>
            </w:tcBorders>
          </w:tcPr>
          <w:p w14:paraId="0E75DBAA" w14:textId="77777777" w:rsidR="00BC7543" w:rsidRPr="00A96794" w:rsidRDefault="00BC7543" w:rsidP="008C42C4">
            <w:pPr>
              <w:spacing w:before="20" w:after="20"/>
              <w:contextualSpacing/>
            </w:pPr>
            <w:r w:rsidRPr="00A96794">
              <w:t>varasta/a</w:t>
            </w:r>
            <w:r>
              <w:t>(</w:t>
            </w:r>
            <w:r w:rsidRPr="00A96794">
              <w:t>t)</w:t>
            </w:r>
          </w:p>
        </w:tc>
        <w:tc>
          <w:tcPr>
            <w:tcW w:w="0" w:type="auto"/>
            <w:tcBorders>
              <w:bottom w:val="single" w:sz="4" w:space="0" w:color="000000"/>
              <w:right w:val="single" w:sz="4" w:space="0" w:color="000000"/>
            </w:tcBorders>
          </w:tcPr>
          <w:p w14:paraId="5A78C6F2" w14:textId="77777777" w:rsidR="00BC7543" w:rsidRPr="00A96794" w:rsidRDefault="00BC7543" w:rsidP="008C42C4">
            <w:pPr>
              <w:spacing w:before="20" w:after="20"/>
              <w:contextualSpacing/>
            </w:pPr>
            <w:r w:rsidRPr="00A96794">
              <w:t>varaste/thaan</w:t>
            </w:r>
          </w:p>
        </w:tc>
        <w:tc>
          <w:tcPr>
            <w:tcW w:w="0" w:type="auto"/>
            <w:tcBorders>
              <w:left w:val="single" w:sz="4" w:space="0" w:color="000000"/>
              <w:bottom w:val="single" w:sz="4" w:space="0" w:color="000000"/>
              <w:right w:val="single" w:sz="4" w:space="0" w:color="000000"/>
            </w:tcBorders>
          </w:tcPr>
          <w:p w14:paraId="667528F9" w14:textId="77777777" w:rsidR="00BC7543" w:rsidRPr="00A96794" w:rsidRDefault="00BC7543" w:rsidP="008C42C4">
            <w:pPr>
              <w:spacing w:before="20" w:after="20"/>
              <w:contextualSpacing/>
            </w:pPr>
            <w:r w:rsidRPr="00A96794">
              <w:t>varasta/va</w:t>
            </w:r>
            <w:r>
              <w:t>(t)</w:t>
            </w:r>
          </w:p>
        </w:tc>
        <w:tc>
          <w:tcPr>
            <w:tcW w:w="0" w:type="auto"/>
            <w:tcBorders>
              <w:left w:val="single" w:sz="4" w:space="0" w:color="000000"/>
              <w:bottom w:val="single" w:sz="4" w:space="0" w:color="000000"/>
              <w:right w:val="single" w:sz="4" w:space="0" w:color="000000"/>
            </w:tcBorders>
          </w:tcPr>
          <w:p w14:paraId="37B1CA59" w14:textId="77777777" w:rsidR="00BC7543" w:rsidRPr="00A96794" w:rsidRDefault="00BC7543" w:rsidP="008C42C4">
            <w:pPr>
              <w:spacing w:before="20" w:after="20"/>
              <w:contextualSpacing/>
            </w:pPr>
            <w:r w:rsidRPr="00A96794">
              <w:t>varaste/thiin</w:t>
            </w:r>
          </w:p>
        </w:tc>
        <w:tc>
          <w:tcPr>
            <w:tcW w:w="0" w:type="auto"/>
            <w:tcBorders>
              <w:left w:val="single" w:sz="4" w:space="0" w:color="000000"/>
              <w:bottom w:val="single" w:sz="4" w:space="0" w:color="000000"/>
            </w:tcBorders>
          </w:tcPr>
          <w:p w14:paraId="3AAC95C5" w14:textId="77777777" w:rsidR="00BC7543" w:rsidRPr="00A96794" w:rsidRDefault="00BC7543" w:rsidP="008C42C4">
            <w:pPr>
              <w:spacing w:before="20" w:after="20"/>
              <w:contextualSpacing/>
            </w:pPr>
            <w:r w:rsidRPr="00A96794">
              <w:t>varast</w:t>
            </w:r>
            <w:r>
              <w:t>/</w:t>
            </w:r>
            <w:r w:rsidRPr="00A96794">
              <w:t>i/t</w:t>
            </w:r>
          </w:p>
        </w:tc>
      </w:tr>
      <w:tr w:rsidR="00234BF0" w:rsidRPr="00A96794" w14:paraId="0E6A9538" w14:textId="77777777" w:rsidTr="008C42C4">
        <w:tc>
          <w:tcPr>
            <w:tcW w:w="0" w:type="auto"/>
            <w:tcBorders>
              <w:top w:val="single" w:sz="4" w:space="0" w:color="000000"/>
              <w:bottom w:val="nil"/>
              <w:right w:val="single" w:sz="4" w:space="0" w:color="auto"/>
            </w:tcBorders>
          </w:tcPr>
          <w:p w14:paraId="6745A82C" w14:textId="77777777" w:rsidR="00BC7543" w:rsidRPr="00A96794" w:rsidRDefault="00BC7543" w:rsidP="008C42C4">
            <w:pPr>
              <w:spacing w:before="20" w:after="20"/>
              <w:contextualSpacing/>
            </w:pPr>
            <w:r>
              <w:t>3-tyyppi</w:t>
            </w:r>
          </w:p>
        </w:tc>
        <w:tc>
          <w:tcPr>
            <w:tcW w:w="0" w:type="auto"/>
            <w:tcBorders>
              <w:top w:val="single" w:sz="4" w:space="0" w:color="000000"/>
              <w:bottom w:val="nil"/>
              <w:right w:val="single" w:sz="4" w:space="0" w:color="000000"/>
            </w:tcBorders>
          </w:tcPr>
          <w:p w14:paraId="76518030"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2FAFBA55"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038C2354"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tcBorders>
          </w:tcPr>
          <w:p w14:paraId="3233F5D4" w14:textId="77777777" w:rsidR="00BC7543" w:rsidRPr="00A96794" w:rsidRDefault="00BC7543" w:rsidP="008C42C4">
            <w:pPr>
              <w:spacing w:before="20" w:after="20"/>
              <w:contextualSpacing/>
            </w:pPr>
          </w:p>
        </w:tc>
      </w:tr>
      <w:tr w:rsidR="00234BF0" w:rsidRPr="00A96794" w14:paraId="0162FEB4" w14:textId="77777777" w:rsidTr="008C42C4">
        <w:tc>
          <w:tcPr>
            <w:tcW w:w="0" w:type="auto"/>
            <w:tcBorders>
              <w:top w:val="nil"/>
              <w:right w:val="single" w:sz="4" w:space="0" w:color="auto"/>
            </w:tcBorders>
          </w:tcPr>
          <w:p w14:paraId="29EB3899" w14:textId="5BAC6C2D" w:rsidR="00BC7543" w:rsidRPr="00A96794" w:rsidRDefault="00BC7543" w:rsidP="008C42C4">
            <w:pPr>
              <w:spacing w:before="20" w:after="20"/>
              <w:contextualSpacing/>
            </w:pPr>
            <w:r w:rsidRPr="00A96794">
              <w:t>ol</w:t>
            </w:r>
            <w:r w:rsidR="000B68A2">
              <w:t>/</w:t>
            </w:r>
            <w:r w:rsidRPr="00A96794">
              <w:t>la</w:t>
            </w:r>
          </w:p>
        </w:tc>
        <w:tc>
          <w:tcPr>
            <w:tcW w:w="0" w:type="auto"/>
            <w:tcBorders>
              <w:top w:val="nil"/>
              <w:right w:val="single" w:sz="4" w:space="0" w:color="000000"/>
            </w:tcBorders>
          </w:tcPr>
          <w:p w14:paraId="3FE70259" w14:textId="77777777" w:rsidR="00BC7543" w:rsidRPr="00A96794" w:rsidRDefault="00BC7543" w:rsidP="008C42C4">
            <w:pPr>
              <w:spacing w:before="20" w:after="20"/>
              <w:contextualSpacing/>
            </w:pPr>
            <w:r w:rsidRPr="00A96794">
              <w:t>ol/haan</w:t>
            </w:r>
            <w:r>
              <w:t xml:space="preserve"> (pass.)</w:t>
            </w:r>
          </w:p>
        </w:tc>
        <w:tc>
          <w:tcPr>
            <w:tcW w:w="0" w:type="auto"/>
            <w:tcBorders>
              <w:top w:val="nil"/>
              <w:left w:val="single" w:sz="4" w:space="0" w:color="000000"/>
              <w:right w:val="single" w:sz="4" w:space="0" w:color="000000"/>
            </w:tcBorders>
          </w:tcPr>
          <w:p w14:paraId="1C51F616" w14:textId="77777777" w:rsidR="00BC7543" w:rsidRPr="00A96794" w:rsidRDefault="00BC7543" w:rsidP="008C42C4">
            <w:pPr>
              <w:spacing w:before="20" w:after="20"/>
              <w:contextualSpacing/>
            </w:pPr>
            <w:r w:rsidRPr="00A96794">
              <w:t>oon</w:t>
            </w:r>
          </w:p>
        </w:tc>
        <w:tc>
          <w:tcPr>
            <w:tcW w:w="0" w:type="auto"/>
            <w:tcBorders>
              <w:top w:val="nil"/>
              <w:left w:val="single" w:sz="4" w:space="0" w:color="000000"/>
              <w:right w:val="single" w:sz="4" w:space="0" w:color="000000"/>
            </w:tcBorders>
          </w:tcPr>
          <w:p w14:paraId="0F5A7719" w14:textId="77777777" w:rsidR="00BC7543" w:rsidRPr="00A96794" w:rsidRDefault="00BC7543" w:rsidP="008C42C4">
            <w:pPr>
              <w:spacing w:before="20" w:after="20"/>
              <w:contextualSpacing/>
            </w:pPr>
            <w:r w:rsidRPr="00A96794">
              <w:t>ol/thiin</w:t>
            </w:r>
          </w:p>
        </w:tc>
        <w:tc>
          <w:tcPr>
            <w:tcW w:w="0" w:type="auto"/>
            <w:tcBorders>
              <w:top w:val="nil"/>
              <w:left w:val="single" w:sz="4" w:space="0" w:color="000000"/>
            </w:tcBorders>
          </w:tcPr>
          <w:p w14:paraId="1C97AA0A" w14:textId="77777777" w:rsidR="00BC7543" w:rsidRPr="00A96794" w:rsidRDefault="00BC7543" w:rsidP="008C42C4">
            <w:pPr>
              <w:spacing w:before="20" w:after="20"/>
              <w:contextualSpacing/>
            </w:pPr>
            <w:r w:rsidRPr="00A96794">
              <w:t>ol</w:t>
            </w:r>
            <w:r>
              <w:t>/</w:t>
            </w:r>
            <w:r w:rsidRPr="00A96794">
              <w:t>i/t</w:t>
            </w:r>
          </w:p>
        </w:tc>
      </w:tr>
      <w:tr w:rsidR="00234BF0" w:rsidRPr="00A96794" w14:paraId="602BBAC6" w14:textId="77777777" w:rsidTr="008C42C4">
        <w:tc>
          <w:tcPr>
            <w:tcW w:w="0" w:type="auto"/>
            <w:tcBorders>
              <w:right w:val="single" w:sz="4" w:space="0" w:color="auto"/>
            </w:tcBorders>
          </w:tcPr>
          <w:p w14:paraId="4DD1F44A" w14:textId="77777777" w:rsidR="00BC7543" w:rsidRPr="00A96794" w:rsidRDefault="00BC7543" w:rsidP="008C42C4">
            <w:pPr>
              <w:spacing w:before="20" w:after="20"/>
              <w:contextualSpacing/>
            </w:pPr>
            <w:r w:rsidRPr="00A96794">
              <w:t>men/nä</w:t>
            </w:r>
          </w:p>
        </w:tc>
        <w:tc>
          <w:tcPr>
            <w:tcW w:w="0" w:type="auto"/>
            <w:tcBorders>
              <w:right w:val="single" w:sz="4" w:space="0" w:color="000000"/>
            </w:tcBorders>
          </w:tcPr>
          <w:p w14:paraId="0A959DDE" w14:textId="77777777" w:rsidR="00BC7543" w:rsidRPr="00A96794" w:rsidRDefault="00BC7543" w:rsidP="008C42C4">
            <w:pPr>
              <w:spacing w:before="20" w:after="20"/>
              <w:contextualSpacing/>
            </w:pPr>
            <w:r w:rsidRPr="00A96794">
              <w:t>men/hään</w:t>
            </w:r>
          </w:p>
        </w:tc>
        <w:tc>
          <w:tcPr>
            <w:tcW w:w="0" w:type="auto"/>
            <w:tcBorders>
              <w:left w:val="single" w:sz="4" w:space="0" w:color="000000"/>
              <w:right w:val="single" w:sz="4" w:space="0" w:color="000000"/>
            </w:tcBorders>
          </w:tcPr>
          <w:p w14:paraId="28D60A91" w14:textId="77777777" w:rsidR="00BC7543" w:rsidRPr="00A96794" w:rsidRDefault="00BC7543" w:rsidP="008C42C4">
            <w:pPr>
              <w:spacing w:before="20" w:after="20"/>
              <w:contextualSpacing/>
            </w:pPr>
            <w:r w:rsidRPr="00A96794">
              <w:t>mene/vä</w:t>
            </w:r>
            <w:r>
              <w:t>(t)</w:t>
            </w:r>
          </w:p>
        </w:tc>
        <w:tc>
          <w:tcPr>
            <w:tcW w:w="0" w:type="auto"/>
            <w:tcBorders>
              <w:left w:val="single" w:sz="4" w:space="0" w:color="000000"/>
              <w:right w:val="single" w:sz="4" w:space="0" w:color="000000"/>
            </w:tcBorders>
          </w:tcPr>
          <w:p w14:paraId="36602A01" w14:textId="77777777" w:rsidR="00BC7543" w:rsidRPr="00A96794" w:rsidRDefault="00BC7543" w:rsidP="008C42C4">
            <w:pPr>
              <w:spacing w:before="20" w:after="20"/>
              <w:contextualSpacing/>
            </w:pPr>
            <w:r w:rsidRPr="00A96794">
              <w:t>men/thiin</w:t>
            </w:r>
          </w:p>
        </w:tc>
        <w:tc>
          <w:tcPr>
            <w:tcW w:w="0" w:type="auto"/>
            <w:tcBorders>
              <w:left w:val="single" w:sz="4" w:space="0" w:color="000000"/>
            </w:tcBorders>
          </w:tcPr>
          <w:p w14:paraId="22382D39" w14:textId="77777777" w:rsidR="00BC7543" w:rsidRPr="00A96794" w:rsidRDefault="00BC7543" w:rsidP="008C42C4">
            <w:pPr>
              <w:spacing w:before="20" w:after="20"/>
              <w:contextualSpacing/>
            </w:pPr>
            <w:r w:rsidRPr="00A96794">
              <w:t>men</w:t>
            </w:r>
            <w:r>
              <w:t>/</w:t>
            </w:r>
            <w:r w:rsidRPr="00A96794">
              <w:t>i/t</w:t>
            </w:r>
          </w:p>
        </w:tc>
      </w:tr>
      <w:tr w:rsidR="00234BF0" w:rsidRPr="00A96794" w14:paraId="59D68534" w14:textId="77777777" w:rsidTr="008C42C4">
        <w:tc>
          <w:tcPr>
            <w:tcW w:w="0" w:type="auto"/>
            <w:tcBorders>
              <w:right w:val="single" w:sz="4" w:space="0" w:color="auto"/>
            </w:tcBorders>
          </w:tcPr>
          <w:p w14:paraId="08A91A52" w14:textId="77777777" w:rsidR="00BC7543" w:rsidRPr="00A96794" w:rsidRDefault="00BC7543" w:rsidP="008C42C4">
            <w:pPr>
              <w:spacing w:before="20" w:after="20"/>
              <w:contextualSpacing/>
            </w:pPr>
            <w:r w:rsidRPr="00A96794">
              <w:t>muistel/a</w:t>
            </w:r>
          </w:p>
        </w:tc>
        <w:tc>
          <w:tcPr>
            <w:tcW w:w="0" w:type="auto"/>
            <w:tcBorders>
              <w:right w:val="single" w:sz="4" w:space="0" w:color="000000"/>
            </w:tcBorders>
          </w:tcPr>
          <w:p w14:paraId="5A636DD7" w14:textId="77777777" w:rsidR="00BC7543" w:rsidRPr="00A96794" w:rsidRDefault="00BC7543" w:rsidP="008C42C4">
            <w:pPr>
              <w:spacing w:before="20" w:after="20"/>
              <w:contextualSpacing/>
            </w:pPr>
            <w:r w:rsidRPr="00A96794">
              <w:t>muistel/haan</w:t>
            </w:r>
          </w:p>
        </w:tc>
        <w:tc>
          <w:tcPr>
            <w:tcW w:w="0" w:type="auto"/>
            <w:tcBorders>
              <w:left w:val="single" w:sz="4" w:space="0" w:color="000000"/>
              <w:right w:val="single" w:sz="4" w:space="0" w:color="000000"/>
            </w:tcBorders>
          </w:tcPr>
          <w:p w14:paraId="3379B7D5" w14:textId="1D61706C" w:rsidR="00BC7543" w:rsidRPr="00A96794" w:rsidRDefault="00234BF0" w:rsidP="008C42C4">
            <w:pPr>
              <w:spacing w:before="20" w:after="20"/>
              <w:contextualSpacing/>
            </w:pPr>
            <w:r>
              <w:t>m</w:t>
            </w:r>
            <w:r w:rsidR="00BC7543" w:rsidRPr="00A96794">
              <w:t>uistele/va</w:t>
            </w:r>
            <w:r w:rsidR="00BC7543">
              <w:t>(t)</w:t>
            </w:r>
          </w:p>
        </w:tc>
        <w:tc>
          <w:tcPr>
            <w:tcW w:w="0" w:type="auto"/>
            <w:tcBorders>
              <w:left w:val="single" w:sz="4" w:space="0" w:color="000000"/>
              <w:right w:val="single" w:sz="4" w:space="0" w:color="000000"/>
            </w:tcBorders>
          </w:tcPr>
          <w:p w14:paraId="5F8E4157" w14:textId="77777777" w:rsidR="00BC7543" w:rsidRPr="00A96794" w:rsidRDefault="00BC7543" w:rsidP="008C42C4">
            <w:pPr>
              <w:spacing w:before="20" w:after="20"/>
              <w:contextualSpacing/>
            </w:pPr>
            <w:r w:rsidRPr="00A96794">
              <w:t>muistel/thiin</w:t>
            </w:r>
          </w:p>
        </w:tc>
        <w:tc>
          <w:tcPr>
            <w:tcW w:w="0" w:type="auto"/>
            <w:tcBorders>
              <w:left w:val="single" w:sz="4" w:space="0" w:color="000000"/>
            </w:tcBorders>
          </w:tcPr>
          <w:p w14:paraId="6F6D9413" w14:textId="77777777" w:rsidR="00BC7543" w:rsidRPr="00A96794" w:rsidRDefault="00BC7543" w:rsidP="008C42C4">
            <w:pPr>
              <w:spacing w:before="20" w:after="20"/>
              <w:contextualSpacing/>
            </w:pPr>
            <w:r w:rsidRPr="00A96794">
              <w:t>muistel</w:t>
            </w:r>
            <w:r>
              <w:t>/</w:t>
            </w:r>
            <w:r w:rsidRPr="00A96794">
              <w:t>i/t</w:t>
            </w:r>
          </w:p>
        </w:tc>
      </w:tr>
      <w:tr w:rsidR="00234BF0" w:rsidRPr="00A96794" w14:paraId="1599DE9D" w14:textId="77777777" w:rsidTr="008C42C4">
        <w:tc>
          <w:tcPr>
            <w:tcW w:w="0" w:type="auto"/>
            <w:tcBorders>
              <w:bottom w:val="single" w:sz="4" w:space="0" w:color="000000"/>
              <w:right w:val="single" w:sz="4" w:space="0" w:color="auto"/>
            </w:tcBorders>
          </w:tcPr>
          <w:p w14:paraId="15C0EFBD" w14:textId="77777777" w:rsidR="00BC7543" w:rsidRPr="00A96794" w:rsidRDefault="00BC7543" w:rsidP="008C42C4">
            <w:pPr>
              <w:spacing w:before="20" w:after="20"/>
              <w:contextualSpacing/>
            </w:pPr>
            <w:r w:rsidRPr="00A96794">
              <w:t>auka</w:t>
            </w:r>
            <w:r>
              <w:t>(</w:t>
            </w:r>
            <w:r w:rsidRPr="00A96794">
              <w:t>i)s/ta</w:t>
            </w:r>
          </w:p>
        </w:tc>
        <w:tc>
          <w:tcPr>
            <w:tcW w:w="0" w:type="auto"/>
            <w:tcBorders>
              <w:bottom w:val="single" w:sz="4" w:space="0" w:color="000000"/>
              <w:right w:val="single" w:sz="4" w:space="0" w:color="000000"/>
            </w:tcBorders>
          </w:tcPr>
          <w:p w14:paraId="25B9E2F4" w14:textId="77777777" w:rsidR="00BC7543" w:rsidRPr="00A96794" w:rsidRDefault="00BC7543" w:rsidP="008C42C4">
            <w:pPr>
              <w:spacing w:before="20" w:after="20"/>
              <w:contextualSpacing/>
            </w:pPr>
            <w:r w:rsidRPr="00A96794">
              <w:t>auka</w:t>
            </w:r>
            <w:r>
              <w:t>(</w:t>
            </w:r>
            <w:r w:rsidRPr="00A96794">
              <w:t>i)s/thaan</w:t>
            </w:r>
          </w:p>
        </w:tc>
        <w:tc>
          <w:tcPr>
            <w:tcW w:w="0" w:type="auto"/>
            <w:tcBorders>
              <w:left w:val="single" w:sz="4" w:space="0" w:color="000000"/>
              <w:bottom w:val="single" w:sz="4" w:space="0" w:color="000000"/>
              <w:right w:val="single" w:sz="4" w:space="0" w:color="000000"/>
            </w:tcBorders>
          </w:tcPr>
          <w:p w14:paraId="67447471" w14:textId="77777777" w:rsidR="00BC7543" w:rsidRPr="00A96794" w:rsidRDefault="00BC7543" w:rsidP="008C42C4">
            <w:pPr>
              <w:spacing w:before="20" w:after="20"/>
              <w:contextualSpacing/>
            </w:pPr>
            <w:r w:rsidRPr="00A96794">
              <w:t>aukase/va</w:t>
            </w:r>
            <w:r>
              <w:t>(t)</w:t>
            </w:r>
          </w:p>
        </w:tc>
        <w:tc>
          <w:tcPr>
            <w:tcW w:w="0" w:type="auto"/>
            <w:tcBorders>
              <w:left w:val="single" w:sz="4" w:space="0" w:color="000000"/>
              <w:bottom w:val="single" w:sz="4" w:space="0" w:color="000000"/>
              <w:right w:val="single" w:sz="4" w:space="0" w:color="000000"/>
            </w:tcBorders>
          </w:tcPr>
          <w:p w14:paraId="48341008" w14:textId="77777777" w:rsidR="00BC7543" w:rsidRPr="00A96794" w:rsidRDefault="00BC7543" w:rsidP="008C42C4">
            <w:pPr>
              <w:spacing w:before="20" w:after="20"/>
              <w:contextualSpacing/>
            </w:pPr>
            <w:r w:rsidRPr="00A96794">
              <w:t>auka</w:t>
            </w:r>
            <w:r>
              <w:t>(</w:t>
            </w:r>
            <w:r w:rsidRPr="00A96794">
              <w:t>i)s/thiin</w:t>
            </w:r>
          </w:p>
        </w:tc>
        <w:tc>
          <w:tcPr>
            <w:tcW w:w="0" w:type="auto"/>
            <w:tcBorders>
              <w:left w:val="single" w:sz="4" w:space="0" w:color="000000"/>
              <w:bottom w:val="single" w:sz="4" w:space="0" w:color="000000"/>
            </w:tcBorders>
          </w:tcPr>
          <w:p w14:paraId="1057DBD9" w14:textId="77777777" w:rsidR="00BC7543" w:rsidRPr="00A96794" w:rsidRDefault="00BC7543" w:rsidP="008C42C4">
            <w:pPr>
              <w:spacing w:before="20" w:after="20"/>
              <w:contextualSpacing/>
            </w:pPr>
            <w:r w:rsidRPr="00A96794">
              <w:t>aukas</w:t>
            </w:r>
            <w:r>
              <w:t>/</w:t>
            </w:r>
            <w:r w:rsidRPr="00A96794">
              <w:t>i/t</w:t>
            </w:r>
          </w:p>
        </w:tc>
      </w:tr>
      <w:tr w:rsidR="00234BF0" w:rsidRPr="00A96794" w14:paraId="40081EFF" w14:textId="77777777" w:rsidTr="008C42C4">
        <w:tc>
          <w:tcPr>
            <w:tcW w:w="0" w:type="auto"/>
            <w:tcBorders>
              <w:top w:val="single" w:sz="4" w:space="0" w:color="000000"/>
              <w:bottom w:val="nil"/>
              <w:right w:val="single" w:sz="4" w:space="0" w:color="auto"/>
            </w:tcBorders>
          </w:tcPr>
          <w:p w14:paraId="4AFDEB26" w14:textId="77777777" w:rsidR="00BC7543" w:rsidRPr="00A96794" w:rsidRDefault="00BC7543" w:rsidP="008C42C4">
            <w:pPr>
              <w:spacing w:before="20" w:after="20"/>
              <w:contextualSpacing/>
            </w:pPr>
            <w:r>
              <w:t>4-tyyppi</w:t>
            </w:r>
          </w:p>
        </w:tc>
        <w:tc>
          <w:tcPr>
            <w:tcW w:w="0" w:type="auto"/>
            <w:tcBorders>
              <w:top w:val="single" w:sz="4" w:space="0" w:color="000000"/>
              <w:bottom w:val="nil"/>
              <w:right w:val="single" w:sz="4" w:space="0" w:color="000000"/>
            </w:tcBorders>
          </w:tcPr>
          <w:p w14:paraId="0A3300E7"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61B64734"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right w:val="single" w:sz="4" w:space="0" w:color="000000"/>
            </w:tcBorders>
          </w:tcPr>
          <w:p w14:paraId="28D672F4" w14:textId="77777777" w:rsidR="00BC7543" w:rsidRPr="00A96794" w:rsidRDefault="00BC7543" w:rsidP="008C42C4">
            <w:pPr>
              <w:spacing w:before="20" w:after="20"/>
              <w:contextualSpacing/>
            </w:pPr>
          </w:p>
        </w:tc>
        <w:tc>
          <w:tcPr>
            <w:tcW w:w="0" w:type="auto"/>
            <w:tcBorders>
              <w:top w:val="single" w:sz="4" w:space="0" w:color="000000"/>
              <w:left w:val="single" w:sz="4" w:space="0" w:color="000000"/>
              <w:bottom w:val="nil"/>
            </w:tcBorders>
          </w:tcPr>
          <w:p w14:paraId="4604C50B" w14:textId="77777777" w:rsidR="00BC7543" w:rsidRPr="00A96794" w:rsidRDefault="00BC7543" w:rsidP="008C42C4">
            <w:pPr>
              <w:spacing w:before="20" w:after="20"/>
              <w:contextualSpacing/>
            </w:pPr>
          </w:p>
        </w:tc>
      </w:tr>
      <w:tr w:rsidR="00234BF0" w:rsidRPr="00A96794" w14:paraId="1FCA6A57" w14:textId="77777777" w:rsidTr="008C42C4">
        <w:tc>
          <w:tcPr>
            <w:tcW w:w="0" w:type="auto"/>
            <w:tcBorders>
              <w:top w:val="nil"/>
              <w:right w:val="single" w:sz="4" w:space="0" w:color="auto"/>
            </w:tcBorders>
          </w:tcPr>
          <w:p w14:paraId="1299FAF9" w14:textId="77777777" w:rsidR="00BC7543" w:rsidRPr="00A96794" w:rsidRDefault="00BC7543" w:rsidP="008C42C4">
            <w:pPr>
              <w:spacing w:before="20" w:after="20"/>
              <w:contextualSpacing/>
            </w:pPr>
            <w:r w:rsidRPr="00A96794">
              <w:t>kyyti/tä</w:t>
            </w:r>
          </w:p>
        </w:tc>
        <w:tc>
          <w:tcPr>
            <w:tcW w:w="0" w:type="auto"/>
            <w:tcBorders>
              <w:top w:val="nil"/>
              <w:right w:val="single" w:sz="4" w:space="0" w:color="000000"/>
            </w:tcBorders>
          </w:tcPr>
          <w:p w14:paraId="383DF03C" w14:textId="678A9193" w:rsidR="00BC7543" w:rsidRPr="00A96794" w:rsidRDefault="00182AB7" w:rsidP="008C42C4">
            <w:pPr>
              <w:spacing w:before="20" w:after="20"/>
              <w:contextualSpacing/>
            </w:pPr>
            <w:r>
              <w:t>kyyti</w:t>
            </w:r>
            <w:r w:rsidR="00BC7543" w:rsidRPr="00A96794">
              <w:t>/thään</w:t>
            </w:r>
          </w:p>
        </w:tc>
        <w:tc>
          <w:tcPr>
            <w:tcW w:w="0" w:type="auto"/>
            <w:tcBorders>
              <w:top w:val="nil"/>
              <w:left w:val="single" w:sz="4" w:space="0" w:color="000000"/>
              <w:right w:val="single" w:sz="4" w:space="0" w:color="000000"/>
            </w:tcBorders>
          </w:tcPr>
          <w:p w14:paraId="3B35F61A" w14:textId="77777777" w:rsidR="00BC7543" w:rsidRPr="00A96794" w:rsidRDefault="00BC7543" w:rsidP="008C42C4">
            <w:pPr>
              <w:spacing w:before="20" w:after="20"/>
              <w:contextualSpacing/>
            </w:pPr>
            <w:r w:rsidRPr="00A96794">
              <w:t>kyytitte/vä</w:t>
            </w:r>
            <w:r>
              <w:t>(t)</w:t>
            </w:r>
          </w:p>
        </w:tc>
        <w:tc>
          <w:tcPr>
            <w:tcW w:w="0" w:type="auto"/>
            <w:tcBorders>
              <w:top w:val="nil"/>
              <w:left w:val="single" w:sz="4" w:space="0" w:color="000000"/>
              <w:right w:val="single" w:sz="4" w:space="0" w:color="000000"/>
            </w:tcBorders>
          </w:tcPr>
          <w:p w14:paraId="202F2827" w14:textId="5497FA12" w:rsidR="00BC7543" w:rsidRPr="00A96794" w:rsidRDefault="00182AB7" w:rsidP="008C42C4">
            <w:pPr>
              <w:spacing w:before="20" w:after="20"/>
              <w:contextualSpacing/>
            </w:pPr>
            <w:r>
              <w:t>kyyti</w:t>
            </w:r>
            <w:r w:rsidR="00BC7543" w:rsidRPr="00A96794">
              <w:t>/thiin</w:t>
            </w:r>
          </w:p>
        </w:tc>
        <w:tc>
          <w:tcPr>
            <w:tcW w:w="0" w:type="auto"/>
            <w:tcBorders>
              <w:top w:val="nil"/>
              <w:left w:val="single" w:sz="4" w:space="0" w:color="000000"/>
            </w:tcBorders>
          </w:tcPr>
          <w:p w14:paraId="4C241870" w14:textId="77777777" w:rsidR="00BC7543" w:rsidRPr="00A96794" w:rsidRDefault="00BC7543" w:rsidP="008C42C4">
            <w:pPr>
              <w:spacing w:before="20" w:after="20"/>
              <w:contextualSpacing/>
            </w:pPr>
            <w:r w:rsidRPr="00A96794">
              <w:t>kyytitt</w:t>
            </w:r>
            <w:r>
              <w:t>/</w:t>
            </w:r>
            <w:r w:rsidRPr="00A96794">
              <w:t>i/t</w:t>
            </w:r>
          </w:p>
        </w:tc>
      </w:tr>
      <w:tr w:rsidR="00234BF0" w:rsidRPr="00A96794" w14:paraId="3E60F005" w14:textId="77777777" w:rsidTr="008C42C4">
        <w:tc>
          <w:tcPr>
            <w:tcW w:w="0" w:type="auto"/>
            <w:tcBorders>
              <w:right w:val="single" w:sz="4" w:space="0" w:color="auto"/>
            </w:tcBorders>
          </w:tcPr>
          <w:p w14:paraId="335E436E" w14:textId="77777777" w:rsidR="00BC7543" w:rsidRPr="00A96794" w:rsidRDefault="00BC7543" w:rsidP="008C42C4">
            <w:pPr>
              <w:spacing w:before="20" w:after="20"/>
              <w:contextualSpacing/>
            </w:pPr>
            <w:r w:rsidRPr="00A96794">
              <w:t>piikaroi/ta</w:t>
            </w:r>
          </w:p>
        </w:tc>
        <w:tc>
          <w:tcPr>
            <w:tcW w:w="0" w:type="auto"/>
            <w:tcBorders>
              <w:right w:val="single" w:sz="4" w:space="0" w:color="000000"/>
            </w:tcBorders>
          </w:tcPr>
          <w:p w14:paraId="424D92CD" w14:textId="77777777" w:rsidR="00BC7543" w:rsidRPr="00A96794" w:rsidRDefault="00BC7543" w:rsidP="008C42C4">
            <w:pPr>
              <w:spacing w:before="20" w:after="20"/>
              <w:contextualSpacing/>
            </w:pPr>
            <w:r w:rsidRPr="00A96794">
              <w:t>piikaroi/thaan</w:t>
            </w:r>
          </w:p>
        </w:tc>
        <w:tc>
          <w:tcPr>
            <w:tcW w:w="0" w:type="auto"/>
            <w:tcBorders>
              <w:left w:val="single" w:sz="4" w:space="0" w:color="000000"/>
              <w:right w:val="single" w:sz="4" w:space="0" w:color="000000"/>
            </w:tcBorders>
          </w:tcPr>
          <w:p w14:paraId="35059306" w14:textId="77777777" w:rsidR="00BC7543" w:rsidRPr="00A96794" w:rsidRDefault="00BC7543" w:rsidP="008C42C4">
            <w:pPr>
              <w:spacing w:before="20" w:after="20"/>
              <w:contextualSpacing/>
            </w:pPr>
            <w:r w:rsidRPr="00A96794">
              <w:t>piikaroitte/va</w:t>
            </w:r>
            <w:r>
              <w:t>(t)</w:t>
            </w:r>
          </w:p>
        </w:tc>
        <w:tc>
          <w:tcPr>
            <w:tcW w:w="0" w:type="auto"/>
            <w:tcBorders>
              <w:left w:val="single" w:sz="4" w:space="0" w:color="000000"/>
              <w:right w:val="single" w:sz="4" w:space="0" w:color="000000"/>
            </w:tcBorders>
          </w:tcPr>
          <w:p w14:paraId="31E60AC6" w14:textId="77777777" w:rsidR="00BC7543" w:rsidRPr="00A96794" w:rsidRDefault="00BC7543" w:rsidP="008C42C4">
            <w:pPr>
              <w:spacing w:before="20" w:after="20"/>
              <w:contextualSpacing/>
            </w:pPr>
            <w:r w:rsidRPr="00A96794">
              <w:t>piikaroi/thiin</w:t>
            </w:r>
          </w:p>
        </w:tc>
        <w:tc>
          <w:tcPr>
            <w:tcW w:w="0" w:type="auto"/>
            <w:tcBorders>
              <w:left w:val="single" w:sz="4" w:space="0" w:color="000000"/>
            </w:tcBorders>
          </w:tcPr>
          <w:p w14:paraId="61380D3E" w14:textId="77777777" w:rsidR="00BC7543" w:rsidRPr="00A96794" w:rsidRDefault="00BC7543" w:rsidP="008C42C4">
            <w:pPr>
              <w:spacing w:before="20" w:after="20"/>
              <w:contextualSpacing/>
            </w:pPr>
            <w:r w:rsidRPr="00A96794">
              <w:t>piikaroitt</w:t>
            </w:r>
            <w:r>
              <w:t>/</w:t>
            </w:r>
            <w:r w:rsidRPr="00A96794">
              <w:t>i/t</w:t>
            </w:r>
          </w:p>
        </w:tc>
      </w:tr>
      <w:tr w:rsidR="00234BF0" w:rsidRPr="00A96794" w14:paraId="4BA41CC9" w14:textId="77777777" w:rsidTr="008C42C4">
        <w:tc>
          <w:tcPr>
            <w:tcW w:w="0" w:type="auto"/>
            <w:tcBorders>
              <w:right w:val="single" w:sz="4" w:space="0" w:color="auto"/>
            </w:tcBorders>
          </w:tcPr>
          <w:p w14:paraId="27E4CA42" w14:textId="77777777" w:rsidR="00BC7543" w:rsidRPr="00A96794" w:rsidRDefault="00BC7543" w:rsidP="008C42C4">
            <w:pPr>
              <w:spacing w:before="20" w:after="20"/>
              <w:contextualSpacing/>
            </w:pPr>
            <w:r w:rsidRPr="00A96794">
              <w:t>li</w:t>
            </w:r>
            <w:r>
              <w:t>(</w:t>
            </w:r>
            <w:r w:rsidRPr="00A96794">
              <w:t>j)e/tä</w:t>
            </w:r>
          </w:p>
        </w:tc>
        <w:tc>
          <w:tcPr>
            <w:tcW w:w="0" w:type="auto"/>
            <w:tcBorders>
              <w:right w:val="single" w:sz="4" w:space="0" w:color="000000"/>
            </w:tcBorders>
          </w:tcPr>
          <w:p w14:paraId="0F3002AC" w14:textId="77777777" w:rsidR="00BC7543" w:rsidRPr="00A96794" w:rsidRDefault="00BC7543" w:rsidP="008C42C4">
            <w:pPr>
              <w:spacing w:before="20" w:after="20"/>
              <w:contextualSpacing/>
            </w:pPr>
            <w:r w:rsidRPr="00A96794">
              <w:t>li</w:t>
            </w:r>
            <w:r>
              <w:t>(</w:t>
            </w:r>
            <w:r w:rsidRPr="00A96794">
              <w:t>j)e/thään</w:t>
            </w:r>
          </w:p>
        </w:tc>
        <w:tc>
          <w:tcPr>
            <w:tcW w:w="0" w:type="auto"/>
            <w:tcBorders>
              <w:left w:val="single" w:sz="4" w:space="0" w:color="000000"/>
              <w:right w:val="single" w:sz="4" w:space="0" w:color="000000"/>
            </w:tcBorders>
          </w:tcPr>
          <w:p w14:paraId="3FE338E8" w14:textId="77777777" w:rsidR="00BC7543" w:rsidRPr="00A96794" w:rsidRDefault="00BC7543" w:rsidP="008C42C4">
            <w:pPr>
              <w:spacing w:before="20" w:after="20"/>
              <w:contextualSpacing/>
            </w:pPr>
            <w:r w:rsidRPr="00A96794">
              <w:t>likene/vä</w:t>
            </w:r>
            <w:r>
              <w:t>(t)</w:t>
            </w:r>
          </w:p>
        </w:tc>
        <w:tc>
          <w:tcPr>
            <w:tcW w:w="0" w:type="auto"/>
            <w:tcBorders>
              <w:left w:val="single" w:sz="4" w:space="0" w:color="000000"/>
              <w:right w:val="single" w:sz="4" w:space="0" w:color="000000"/>
            </w:tcBorders>
          </w:tcPr>
          <w:p w14:paraId="0B0AED82" w14:textId="77777777" w:rsidR="00BC7543" w:rsidRPr="00A96794" w:rsidRDefault="00BC7543" w:rsidP="008C42C4">
            <w:pPr>
              <w:spacing w:before="20" w:after="20"/>
              <w:contextualSpacing/>
            </w:pPr>
            <w:r w:rsidRPr="00A96794">
              <w:t>li</w:t>
            </w:r>
            <w:r>
              <w:t>(</w:t>
            </w:r>
            <w:r w:rsidRPr="00A96794">
              <w:t>j)e/thiin</w:t>
            </w:r>
          </w:p>
        </w:tc>
        <w:tc>
          <w:tcPr>
            <w:tcW w:w="0" w:type="auto"/>
            <w:tcBorders>
              <w:left w:val="single" w:sz="4" w:space="0" w:color="000000"/>
            </w:tcBorders>
          </w:tcPr>
          <w:p w14:paraId="3D4643CE" w14:textId="77777777" w:rsidR="00BC7543" w:rsidRPr="00A96794" w:rsidRDefault="00BC7543" w:rsidP="008C42C4">
            <w:pPr>
              <w:spacing w:before="20" w:after="20"/>
              <w:contextualSpacing/>
            </w:pPr>
            <w:r w:rsidRPr="00A96794">
              <w:t>liken</w:t>
            </w:r>
            <w:r>
              <w:t>/</w:t>
            </w:r>
            <w:r w:rsidRPr="00A96794">
              <w:t>i/t</w:t>
            </w:r>
          </w:p>
        </w:tc>
      </w:tr>
      <w:tr w:rsidR="00234BF0" w:rsidRPr="00A96794" w14:paraId="7FA57B3E" w14:textId="77777777" w:rsidTr="008C42C4">
        <w:tc>
          <w:tcPr>
            <w:tcW w:w="0" w:type="auto"/>
            <w:tcBorders>
              <w:right w:val="single" w:sz="4" w:space="0" w:color="auto"/>
            </w:tcBorders>
          </w:tcPr>
          <w:p w14:paraId="71F13AE2" w14:textId="77777777" w:rsidR="00BC7543" w:rsidRPr="00A96794" w:rsidRDefault="00BC7543" w:rsidP="008C42C4">
            <w:pPr>
              <w:spacing w:before="20" w:after="20"/>
              <w:contextualSpacing/>
            </w:pPr>
            <w:r w:rsidRPr="00A96794">
              <w:t>maa/ta</w:t>
            </w:r>
          </w:p>
        </w:tc>
        <w:tc>
          <w:tcPr>
            <w:tcW w:w="0" w:type="auto"/>
            <w:tcBorders>
              <w:right w:val="single" w:sz="4" w:space="0" w:color="000000"/>
            </w:tcBorders>
          </w:tcPr>
          <w:p w14:paraId="4E6CF792" w14:textId="77777777" w:rsidR="00BC7543" w:rsidRPr="00A96794" w:rsidRDefault="00BC7543" w:rsidP="008C42C4">
            <w:pPr>
              <w:spacing w:before="20" w:after="20"/>
              <w:contextualSpacing/>
            </w:pPr>
            <w:r w:rsidRPr="00A96794">
              <w:t>maa/thaan</w:t>
            </w:r>
          </w:p>
        </w:tc>
        <w:tc>
          <w:tcPr>
            <w:tcW w:w="0" w:type="auto"/>
            <w:tcBorders>
              <w:left w:val="single" w:sz="4" w:space="0" w:color="000000"/>
              <w:right w:val="single" w:sz="4" w:space="0" w:color="000000"/>
            </w:tcBorders>
          </w:tcPr>
          <w:p w14:paraId="45628577" w14:textId="77777777" w:rsidR="00BC7543" w:rsidRPr="00A96794" w:rsidRDefault="00BC7543" w:rsidP="008C42C4">
            <w:pPr>
              <w:spacing w:before="20" w:after="20"/>
              <w:contextualSpacing/>
            </w:pPr>
            <w:r w:rsidRPr="00A96794">
              <w:t>makkaa/va</w:t>
            </w:r>
            <w:r>
              <w:t>(t)</w:t>
            </w:r>
          </w:p>
        </w:tc>
        <w:tc>
          <w:tcPr>
            <w:tcW w:w="0" w:type="auto"/>
            <w:tcBorders>
              <w:left w:val="single" w:sz="4" w:space="0" w:color="000000"/>
              <w:right w:val="single" w:sz="4" w:space="0" w:color="000000"/>
            </w:tcBorders>
          </w:tcPr>
          <w:p w14:paraId="6FA6EF82" w14:textId="77777777" w:rsidR="00BC7543" w:rsidRPr="00A96794" w:rsidRDefault="00BC7543" w:rsidP="008C42C4">
            <w:pPr>
              <w:spacing w:before="20" w:after="20"/>
              <w:contextualSpacing/>
            </w:pPr>
            <w:r w:rsidRPr="00A96794">
              <w:t>maa/thiin</w:t>
            </w:r>
          </w:p>
        </w:tc>
        <w:tc>
          <w:tcPr>
            <w:tcW w:w="0" w:type="auto"/>
            <w:tcBorders>
              <w:left w:val="single" w:sz="4" w:space="0" w:color="000000"/>
            </w:tcBorders>
          </w:tcPr>
          <w:p w14:paraId="723F40CA" w14:textId="77777777" w:rsidR="00BC7543" w:rsidRPr="00A96794" w:rsidRDefault="00BC7543" w:rsidP="008C42C4">
            <w:pPr>
              <w:spacing w:before="20" w:after="20"/>
              <w:contextualSpacing/>
            </w:pPr>
            <w:r w:rsidRPr="00A96794">
              <w:t>maka</w:t>
            </w:r>
            <w:r>
              <w:t>/</w:t>
            </w:r>
            <w:r w:rsidRPr="00A96794">
              <w:t>si/t</w:t>
            </w:r>
          </w:p>
        </w:tc>
      </w:tr>
      <w:tr w:rsidR="00234BF0" w:rsidRPr="00A96794" w14:paraId="044F58BB" w14:textId="77777777" w:rsidTr="008C42C4">
        <w:tc>
          <w:tcPr>
            <w:tcW w:w="0" w:type="auto"/>
            <w:tcBorders>
              <w:bottom w:val="single" w:sz="4" w:space="0" w:color="auto"/>
              <w:right w:val="single" w:sz="4" w:space="0" w:color="auto"/>
            </w:tcBorders>
          </w:tcPr>
          <w:p w14:paraId="0A75EF17" w14:textId="77777777" w:rsidR="00BC7543" w:rsidRPr="00A96794" w:rsidRDefault="00BC7543" w:rsidP="008C42C4">
            <w:pPr>
              <w:spacing w:before="20" w:after="20"/>
              <w:contextualSpacing/>
            </w:pPr>
            <w:r w:rsidRPr="00A96794">
              <w:t>keri/tä</w:t>
            </w:r>
          </w:p>
        </w:tc>
        <w:tc>
          <w:tcPr>
            <w:tcW w:w="0" w:type="auto"/>
            <w:tcBorders>
              <w:bottom w:val="single" w:sz="4" w:space="0" w:color="auto"/>
              <w:right w:val="single" w:sz="4" w:space="0" w:color="000000"/>
            </w:tcBorders>
          </w:tcPr>
          <w:p w14:paraId="6961F8AE" w14:textId="77777777" w:rsidR="00BC7543" w:rsidRPr="00A96794" w:rsidRDefault="00BC7543" w:rsidP="008C42C4">
            <w:pPr>
              <w:spacing w:before="20" w:after="20"/>
              <w:contextualSpacing/>
            </w:pPr>
            <w:r w:rsidRPr="00A96794">
              <w:t>keri/thään</w:t>
            </w:r>
          </w:p>
        </w:tc>
        <w:tc>
          <w:tcPr>
            <w:tcW w:w="0" w:type="auto"/>
            <w:tcBorders>
              <w:left w:val="single" w:sz="4" w:space="0" w:color="000000"/>
              <w:bottom w:val="single" w:sz="4" w:space="0" w:color="auto"/>
              <w:right w:val="single" w:sz="4" w:space="0" w:color="000000"/>
            </w:tcBorders>
          </w:tcPr>
          <w:p w14:paraId="6E8E154F" w14:textId="77777777" w:rsidR="00BC7543" w:rsidRPr="00A96794" w:rsidRDefault="00BC7543" w:rsidP="008C42C4">
            <w:pPr>
              <w:spacing w:before="20" w:after="20"/>
              <w:contextualSpacing/>
            </w:pPr>
            <w:r w:rsidRPr="00A96794">
              <w:t>kerkiä/vä</w:t>
            </w:r>
            <w:r>
              <w:t>(t)</w:t>
            </w:r>
          </w:p>
        </w:tc>
        <w:tc>
          <w:tcPr>
            <w:tcW w:w="0" w:type="auto"/>
            <w:tcBorders>
              <w:left w:val="single" w:sz="4" w:space="0" w:color="000000"/>
              <w:bottom w:val="single" w:sz="4" w:space="0" w:color="auto"/>
              <w:right w:val="single" w:sz="4" w:space="0" w:color="000000"/>
            </w:tcBorders>
          </w:tcPr>
          <w:p w14:paraId="5BD45954" w14:textId="77777777" w:rsidR="00BC7543" w:rsidRPr="00A96794" w:rsidRDefault="00BC7543" w:rsidP="008C42C4">
            <w:pPr>
              <w:spacing w:before="20" w:after="20"/>
              <w:contextualSpacing/>
            </w:pPr>
            <w:r w:rsidRPr="00A96794">
              <w:t>keri/thiin</w:t>
            </w:r>
          </w:p>
        </w:tc>
        <w:tc>
          <w:tcPr>
            <w:tcW w:w="0" w:type="auto"/>
            <w:tcBorders>
              <w:left w:val="single" w:sz="4" w:space="0" w:color="000000"/>
              <w:bottom w:val="single" w:sz="4" w:space="0" w:color="auto"/>
            </w:tcBorders>
          </w:tcPr>
          <w:p w14:paraId="7C73DF6D" w14:textId="77777777" w:rsidR="00BC7543" w:rsidRPr="00A96794" w:rsidRDefault="00BC7543" w:rsidP="008C42C4">
            <w:pPr>
              <w:spacing w:before="20" w:after="20"/>
              <w:contextualSpacing/>
            </w:pPr>
            <w:r w:rsidRPr="00A96794">
              <w:t>kerki</w:t>
            </w:r>
            <w:r>
              <w:t>/</w:t>
            </w:r>
            <w:r w:rsidRPr="00A96794">
              <w:t>si/t</w:t>
            </w:r>
          </w:p>
        </w:tc>
      </w:tr>
    </w:tbl>
    <w:p w14:paraId="730BA26C" w14:textId="7B16A81E" w:rsidR="00BC7543" w:rsidRPr="00A95D68" w:rsidRDefault="00BC7543" w:rsidP="00BC7543">
      <w:pPr>
        <w:pStyle w:val="Overskrift2"/>
      </w:pPr>
      <w:bookmarkStart w:id="1563" w:name="_Tabeli_V.3:_Verbiin"/>
      <w:bookmarkStart w:id="1564" w:name="_Tabeli_V.3:_Verbiin_1"/>
      <w:bookmarkStart w:id="1565" w:name="Indikatiivinpreesens"/>
      <w:bookmarkStart w:id="1566" w:name="_5.5._Indikatiivin_preesensin"/>
      <w:bookmarkStart w:id="1567" w:name="_Toc241129275"/>
      <w:bookmarkStart w:id="1568" w:name="_Toc81192469"/>
      <w:bookmarkStart w:id="1569" w:name="_Toc84997995"/>
      <w:bookmarkStart w:id="1570" w:name="_Toc198266877"/>
      <w:bookmarkStart w:id="1571" w:name="_Toc209168629"/>
      <w:bookmarkStart w:id="1572" w:name="_Toc311273864"/>
      <w:bookmarkEnd w:id="1515"/>
      <w:bookmarkEnd w:id="1516"/>
      <w:bookmarkEnd w:id="1563"/>
      <w:bookmarkEnd w:id="1564"/>
      <w:bookmarkEnd w:id="1565"/>
      <w:bookmarkEnd w:id="1566"/>
      <w:r w:rsidRPr="00A95D68">
        <w:t>Indikatiivi</w:t>
      </w:r>
      <w:bookmarkEnd w:id="1567"/>
      <w:bookmarkEnd w:id="1568"/>
      <w:bookmarkEnd w:id="1569"/>
      <w:bookmarkEnd w:id="1570"/>
      <w:bookmarkEnd w:id="1571"/>
      <w:bookmarkEnd w:id="1572"/>
    </w:p>
    <w:p w14:paraId="2062F4AF" w14:textId="4A4D17A7" w:rsidR="00BC7543" w:rsidRPr="00A95D68" w:rsidRDefault="00BC7543" w:rsidP="00BC7543">
      <w:pPr>
        <w:spacing w:before="120" w:after="120"/>
      </w:pPr>
      <w:r w:rsidRPr="00A95D68">
        <w:t xml:space="preserve">Verbiin </w:t>
      </w:r>
      <w:r w:rsidRPr="00332235">
        <w:rPr>
          <w:smallCaps/>
        </w:rPr>
        <w:t>indikatiivilla</w:t>
      </w:r>
      <w:r w:rsidRPr="00A95D68">
        <w:t xml:space="preserve"> ei ole mithään ommaa suffiksii eikä muuta merkkii. Indikatiivi oon sitte </w:t>
      </w:r>
      <w:r w:rsidRPr="005F02F1">
        <w:rPr>
          <w:smallCaps/>
        </w:rPr>
        <w:t>merkittemätön kategorii</w:t>
      </w:r>
      <w:r w:rsidR="00604F24">
        <w:t>. Indikatiivi</w:t>
      </w:r>
      <w:r w:rsidRPr="00A95D68">
        <w:t xml:space="preserve"> oon yhdenlainen neutraalimodus, mikä ei tuo mithään lisämerkitystä verbin merkityksheen. Esimerkkii indikatiivista</w:t>
      </w:r>
      <w:r>
        <w:t xml:space="preserve"> (1–4)</w:t>
      </w:r>
      <w:r w:rsidRPr="00A95D68">
        <w:t>:</w:t>
      </w:r>
    </w:p>
    <w:p w14:paraId="71720A8F" w14:textId="77777777" w:rsidR="00F904D4" w:rsidRDefault="00BC7543" w:rsidP="00BC7543">
      <w:pPr>
        <w:spacing w:before="120" w:after="120"/>
      </w:pPr>
      <w:r>
        <w:t xml:space="preserve">(1) </w:t>
      </w:r>
      <w:r w:rsidRPr="00A95D68">
        <w:t xml:space="preserve">Mie </w:t>
      </w:r>
      <w:r w:rsidRPr="00BE6EFC">
        <w:rPr>
          <w:i/>
        </w:rPr>
        <w:t>kirjo</w:t>
      </w:r>
      <w:r w:rsidR="00A83669" w:rsidRPr="00A83669">
        <w:t>(</w:t>
      </w:r>
      <w:r w:rsidRPr="00BE6EFC">
        <w:rPr>
          <w:i/>
        </w:rPr>
        <w:t>i</w:t>
      </w:r>
      <w:r w:rsidR="00A83669" w:rsidRPr="00A83669">
        <w:t>)</w:t>
      </w:r>
      <w:r w:rsidRPr="00BE6EFC">
        <w:rPr>
          <w:i/>
        </w:rPr>
        <w:t>tan</w:t>
      </w:r>
      <w:r w:rsidRPr="00A95D68">
        <w:t xml:space="preserve"> kirjaa</w:t>
      </w:r>
      <w:r w:rsidR="00F904D4">
        <w:t>.</w:t>
      </w:r>
    </w:p>
    <w:p w14:paraId="49F3D1D7" w14:textId="50A1FCF4" w:rsidR="00BC7543" w:rsidRPr="00A95D68" w:rsidRDefault="00BC7543" w:rsidP="00BC7543">
      <w:pPr>
        <w:spacing w:before="120" w:after="120"/>
      </w:pPr>
      <w:r>
        <w:t xml:space="preserve">(2) </w:t>
      </w:r>
      <w:r w:rsidRPr="00A95D68">
        <w:t xml:space="preserve">Pekka </w:t>
      </w:r>
      <w:r w:rsidRPr="00BE6EFC">
        <w:rPr>
          <w:i/>
        </w:rPr>
        <w:t>oon pyytämässä</w:t>
      </w:r>
      <w:r w:rsidRPr="00A95D68">
        <w:t xml:space="preserve"> lohta.</w:t>
      </w:r>
    </w:p>
    <w:p w14:paraId="29C5F668" w14:textId="77777777" w:rsidR="00BC7543" w:rsidRPr="00A95D68" w:rsidRDefault="00BC7543" w:rsidP="00BC7543">
      <w:pPr>
        <w:spacing w:before="120" w:after="120"/>
      </w:pPr>
      <w:r>
        <w:t xml:space="preserve">(3) </w:t>
      </w:r>
      <w:r w:rsidRPr="00A95D68">
        <w:t xml:space="preserve">Missä sie </w:t>
      </w:r>
      <w:r w:rsidRPr="00BE6EFC">
        <w:rPr>
          <w:i/>
        </w:rPr>
        <w:t xml:space="preserve">olit </w:t>
      </w:r>
      <w:r w:rsidRPr="00A95D68">
        <w:t>eilen?</w:t>
      </w:r>
    </w:p>
    <w:p w14:paraId="2A8AAA55" w14:textId="77777777" w:rsidR="00BC7543" w:rsidRPr="00A95D68" w:rsidRDefault="00BC7543" w:rsidP="00BC7543">
      <w:pPr>
        <w:spacing w:before="120" w:after="120"/>
      </w:pPr>
      <w:r>
        <w:t xml:space="preserve">(4) </w:t>
      </w:r>
      <w:r w:rsidRPr="00A95D68">
        <w:t xml:space="preserve">Kainun kieltä </w:t>
      </w:r>
      <w:r w:rsidRPr="00BE6EFC">
        <w:rPr>
          <w:i/>
        </w:rPr>
        <w:t xml:space="preserve">ei saanu </w:t>
      </w:r>
      <w:r w:rsidRPr="005F02F1">
        <w:t>puhhuut ~ puhua(t)</w:t>
      </w:r>
      <w:r w:rsidRPr="00A95D68">
        <w:t xml:space="preserve"> koulussa.</w:t>
      </w:r>
    </w:p>
    <w:p w14:paraId="24B53B59" w14:textId="77777777" w:rsidR="00BC7543" w:rsidRPr="00A95D68" w:rsidRDefault="00BC7543" w:rsidP="00BC7543">
      <w:pPr>
        <w:pStyle w:val="Overskrift3"/>
      </w:pPr>
      <w:bookmarkStart w:id="1573" w:name="_Persoonasuffiksit"/>
      <w:bookmarkStart w:id="1574" w:name="_Toc241129276"/>
      <w:bookmarkStart w:id="1575" w:name="_Toc311273865"/>
      <w:bookmarkEnd w:id="1573"/>
      <w:r w:rsidRPr="00A95D68">
        <w:t>Indikatiivin preesens</w:t>
      </w:r>
      <w:bookmarkEnd w:id="1574"/>
      <w:bookmarkEnd w:id="1575"/>
    </w:p>
    <w:p w14:paraId="57B28F36" w14:textId="77777777" w:rsidR="00BC7543" w:rsidRPr="00A95D68" w:rsidRDefault="00BC7543" w:rsidP="00BC7543">
      <w:pPr>
        <w:spacing w:before="120" w:after="120"/>
      </w:pPr>
      <w:r>
        <w:rPr>
          <w:smallCaps/>
        </w:rPr>
        <w:t xml:space="preserve">Preesens </w:t>
      </w:r>
      <w:r w:rsidRPr="00B81244">
        <w:t xml:space="preserve">oon tempus </w:t>
      </w:r>
      <w:r>
        <w:t>eli aikahaamu, mitä</w:t>
      </w:r>
      <w:r w:rsidRPr="00C468FC">
        <w:rPr>
          <w:smallCaps/>
        </w:rPr>
        <w:t xml:space="preserve"> </w:t>
      </w:r>
      <w:r w:rsidRPr="00A95D68">
        <w:t>käytethään ko puhuthaan nykyaijasta eli tulleevasta aijasta. Esimerkkii</w:t>
      </w:r>
      <w:r>
        <w:t xml:space="preserve"> (1–2)</w:t>
      </w:r>
      <w:r w:rsidRPr="00A95D68">
        <w:t>:</w:t>
      </w:r>
    </w:p>
    <w:p w14:paraId="782CE833" w14:textId="77777777" w:rsidR="00BC7543" w:rsidRPr="00A95D68" w:rsidRDefault="00BC7543" w:rsidP="00BC7543">
      <w:pPr>
        <w:spacing w:before="120" w:after="120"/>
      </w:pPr>
      <w:r>
        <w:t xml:space="preserve">(1) </w:t>
      </w:r>
      <w:r w:rsidRPr="00A95D68">
        <w:t xml:space="preserve">Mie </w:t>
      </w:r>
      <w:r w:rsidRPr="007A4375">
        <w:rPr>
          <w:i/>
        </w:rPr>
        <w:t xml:space="preserve">istun </w:t>
      </w:r>
      <w:r w:rsidRPr="00A95D68">
        <w:t xml:space="preserve">ja </w:t>
      </w:r>
      <w:r w:rsidRPr="007A4375">
        <w:rPr>
          <w:i/>
        </w:rPr>
        <w:t>opettelen</w:t>
      </w:r>
      <w:r w:rsidRPr="00A95D68">
        <w:t xml:space="preserve"> kainun kieltä.</w:t>
      </w:r>
    </w:p>
    <w:p w14:paraId="6DD4E7B5" w14:textId="77777777" w:rsidR="00BC7543" w:rsidRPr="00A95D68" w:rsidRDefault="00BC7543" w:rsidP="00BC7543">
      <w:pPr>
        <w:spacing w:before="120" w:after="120"/>
      </w:pPr>
      <w:r>
        <w:t xml:space="preserve">(2) </w:t>
      </w:r>
      <w:r w:rsidRPr="00A95D68">
        <w:t xml:space="preserve">Ensi vuona mie jo </w:t>
      </w:r>
      <w:r w:rsidRPr="007A4375">
        <w:rPr>
          <w:i/>
        </w:rPr>
        <w:t>puhun</w:t>
      </w:r>
      <w:r w:rsidRPr="00A95D68">
        <w:t>ki kainun kieltä.</w:t>
      </w:r>
    </w:p>
    <w:p w14:paraId="1BC9FC46" w14:textId="77777777" w:rsidR="00BC7543" w:rsidRPr="00A95D68" w:rsidRDefault="00BC7543" w:rsidP="00BC7543">
      <w:pPr>
        <w:pStyle w:val="Overskrift4"/>
      </w:pPr>
      <w:bookmarkStart w:id="1576" w:name="_Toc311273866"/>
      <w:r w:rsidRPr="00A95D68">
        <w:t>Myönttäävä preesens</w:t>
      </w:r>
      <w:bookmarkEnd w:id="1576"/>
    </w:p>
    <w:p w14:paraId="49C3BD4C" w14:textId="77777777" w:rsidR="00F904D4" w:rsidRDefault="00BC7543" w:rsidP="00BC7543">
      <w:pPr>
        <w:pStyle w:val="Brdtekst"/>
        <w:spacing w:before="120"/>
      </w:pPr>
      <w:r w:rsidRPr="00A95D68">
        <w:t>Preesensillä – niin ko ei indikatiivillakhaan –</w:t>
      </w:r>
      <w:r w:rsidR="000A4B27">
        <w:t xml:space="preserve"> </w:t>
      </w:r>
      <w:r w:rsidRPr="00A95D68">
        <w:t xml:space="preserve">ei ole mithään ommaa suffiksii, mutta </w:t>
      </w:r>
      <w:r>
        <w:t>preesenshaam</w:t>
      </w:r>
      <w:r w:rsidRPr="00A95D68">
        <w:t>huinki häyttyy kuitenki liittäät persoonasuffiksit</w:t>
      </w:r>
      <w:r>
        <w:t xml:space="preserve"> (katto näistä ylip</w:t>
      </w:r>
      <w:r w:rsidR="00282072">
        <w:t>uolelta kohđasta 6</w:t>
      </w:r>
      <w:r>
        <w:t>.3)</w:t>
      </w:r>
      <w:r w:rsidR="00F904D4">
        <w:t>.</w:t>
      </w:r>
    </w:p>
    <w:p w14:paraId="7A5850C9" w14:textId="77777777" w:rsidR="00F904D4" w:rsidRDefault="00BC7543" w:rsidP="00BC7543">
      <w:pPr>
        <w:pStyle w:val="Brdtekst"/>
        <w:spacing w:before="120"/>
      </w:pPr>
      <w:r w:rsidRPr="00A95D68">
        <w:t xml:space="preserve">Kaikissa </w:t>
      </w:r>
      <w:r w:rsidR="007B6F07">
        <w:t xml:space="preserve">muissa </w:t>
      </w:r>
      <w:r w:rsidRPr="00A95D68">
        <w:t xml:space="preserve">verbityypiissä </w:t>
      </w:r>
      <w:r w:rsidR="007B6F07">
        <w:t>ko</w:t>
      </w:r>
      <w:r w:rsidRPr="00A95D68">
        <w:t xml:space="preserve"> yksi</w:t>
      </w:r>
      <w:r>
        <w:t>tav</w:t>
      </w:r>
      <w:r w:rsidRPr="00A95D68">
        <w:t xml:space="preserve">uisissa verbiissä </w:t>
      </w:r>
      <w:r>
        <w:t>(tyyppi</w:t>
      </w:r>
      <w:r w:rsidRPr="00A95D68">
        <w:t xml:space="preserve"> 1) ja </w:t>
      </w:r>
      <w:r w:rsidRPr="00E13DE8">
        <w:rPr>
          <w:i/>
        </w:rPr>
        <w:t>itte</w:t>
      </w:r>
      <w:r w:rsidRPr="00A95D68">
        <w:t xml:space="preserve">- ja </w:t>
      </w:r>
      <w:r w:rsidRPr="00E13DE8">
        <w:rPr>
          <w:i/>
        </w:rPr>
        <w:t>Oitte</w:t>
      </w:r>
      <w:r w:rsidRPr="00A95D68">
        <w:t>-verbiissä</w:t>
      </w:r>
      <w:r w:rsidR="000A4B27">
        <w:t xml:space="preserve"> </w:t>
      </w:r>
      <w:r>
        <w:t>(tyypit</w:t>
      </w:r>
      <w:r w:rsidRPr="00A95D68">
        <w:t xml:space="preserve"> 4.1</w:t>
      </w:r>
      <w:r>
        <w:t xml:space="preserve"> ja 4.2) </w:t>
      </w:r>
      <w:r w:rsidRPr="00A95D68">
        <w:t>oon jonkulaista graadivaihettelluu.</w:t>
      </w:r>
      <w:r>
        <w:rPr>
          <w:b/>
        </w:rPr>
        <w:t xml:space="preserve"> </w:t>
      </w:r>
      <w:r w:rsidRPr="00A95D68">
        <w:t>Kattoma, kunka eri graadit oon</w:t>
      </w:r>
      <w:r>
        <w:t xml:space="preserve"> muissa verbityypiissä</w:t>
      </w:r>
      <w:r w:rsidR="00F904D4">
        <w:t>.</w:t>
      </w:r>
    </w:p>
    <w:p w14:paraId="511CC256" w14:textId="7150F88F" w:rsidR="00F904D4" w:rsidRDefault="00BC7543" w:rsidP="00BC7543">
      <w:pPr>
        <w:pStyle w:val="Punktliste"/>
      </w:pPr>
      <w:r w:rsidRPr="003D378C">
        <w:t>2</w:t>
      </w:r>
      <w:r w:rsidRPr="00A95D68">
        <w:t>-tyypissä eli kaksi- eli usheempi</w:t>
      </w:r>
      <w:r>
        <w:t>tav</w:t>
      </w:r>
      <w:r w:rsidRPr="00A95D68">
        <w:t>uiset yksirankaiset verbit oon sem</w:t>
      </w:r>
      <w:r w:rsidR="001F0F50">
        <w:t>moinen reekeli, ette jos rangassa</w:t>
      </w:r>
      <w:r w:rsidRPr="00A95D68">
        <w:t xml:space="preserve"> oon </w:t>
      </w:r>
      <w:r w:rsidR="007F44E6">
        <w:t>vaihettelu II:I:0</w:t>
      </w:r>
      <w:r w:rsidRPr="00A95D68">
        <w:t>, se preesensin singulaarin 3. persoonan taivutuksessa oon aina</w:t>
      </w:r>
      <w:r>
        <w:t xml:space="preserve"> ylimäinen graadi eli II-graadi, vasituisessa pluraalin 3. persoonassa (</w:t>
      </w:r>
      <w:r>
        <w:rPr>
          <w:i/>
        </w:rPr>
        <w:t>vA</w:t>
      </w:r>
      <w:r w:rsidR="001B127A" w:rsidRPr="001B127A">
        <w:t>(</w:t>
      </w:r>
      <w:r>
        <w:rPr>
          <w:i/>
        </w:rPr>
        <w:t>t</w:t>
      </w:r>
      <w:r w:rsidR="001B127A" w:rsidRPr="001B127A">
        <w:t>)</w:t>
      </w:r>
      <w:r>
        <w:rPr>
          <w:i/>
        </w:rPr>
        <w:t>-</w:t>
      </w:r>
      <w:r>
        <w:t>haamussa) I-graadi. Muissa persoonissa oon (II:)I:0-</w:t>
      </w:r>
      <w:r w:rsidRPr="00A95D68">
        <w:t xml:space="preserve">taphauksissa 0-graadi, </w:t>
      </w:r>
      <w:r>
        <w:t>II:I-</w:t>
      </w:r>
      <w:r w:rsidRPr="00A95D68">
        <w:t>taphauksissa I-graadi</w:t>
      </w:r>
      <w:r w:rsidR="00F904D4">
        <w:t>.</w:t>
      </w:r>
    </w:p>
    <w:p w14:paraId="5BF73F98" w14:textId="29202449" w:rsidR="00BC7543" w:rsidRPr="00A95D68" w:rsidRDefault="00BC7543" w:rsidP="00BC7543">
      <w:r w:rsidRPr="00A95D68">
        <w:t xml:space="preserve">Esimerkkii </w:t>
      </w:r>
      <w:r>
        <w:t>(II:)I:0</w:t>
      </w:r>
      <w:r w:rsidRPr="00A95D68">
        <w:t>-graadivaihettelusta:</w:t>
      </w:r>
    </w:p>
    <w:p w14:paraId="374FA387" w14:textId="224CD4A0" w:rsidR="00BC7543" w:rsidRPr="00EC5823" w:rsidRDefault="00BC7543" w:rsidP="00BC7543">
      <w:pPr>
        <w:pStyle w:val="Punktliste"/>
        <w:numPr>
          <w:ilvl w:val="0"/>
          <w:numId w:val="0"/>
        </w:numPr>
        <w:rPr>
          <w:i/>
        </w:rPr>
      </w:pP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E13DE8">
        <w:rPr>
          <w:i/>
        </w:rPr>
        <w:t>kulkke</w:t>
      </w:r>
      <w:r w:rsidRPr="00A95D68">
        <w:t>/</w:t>
      </w:r>
      <w:r w:rsidRPr="00E13DE8">
        <w:rPr>
          <w:i/>
        </w:rPr>
        <w:t>et</w:t>
      </w:r>
      <w:r w:rsidRPr="00A95D68">
        <w:t xml:space="preserve"> ~ </w:t>
      </w:r>
      <w:r w:rsidRPr="00E13DE8">
        <w:rPr>
          <w:i/>
        </w:rPr>
        <w:t>kulke</w:t>
      </w:r>
      <w:r w:rsidRPr="00A95D68">
        <w:t>/</w:t>
      </w:r>
      <w:r w:rsidRPr="00E13DE8">
        <w:rPr>
          <w:i/>
        </w:rPr>
        <w:t>a</w:t>
      </w:r>
      <w:r w:rsidRPr="0075485B">
        <w:t>(</w:t>
      </w:r>
      <w:r w:rsidRPr="00E13DE8">
        <w:rPr>
          <w:i/>
        </w:rPr>
        <w:t>t</w:t>
      </w:r>
      <w:r w:rsidRPr="0075485B">
        <w:t>)</w:t>
      </w:r>
      <w:r w:rsidRPr="00A95D68">
        <w:t xml:space="preserve"> ~ </w:t>
      </w:r>
      <w:r w:rsidRPr="00EC5823">
        <w:rPr>
          <w:i/>
        </w:rPr>
        <w:t>kulki</w:t>
      </w:r>
      <w:r w:rsidR="0098090B" w:rsidRPr="0098090B">
        <w:t>/</w:t>
      </w:r>
      <w:r w:rsidRPr="00EC5823">
        <w:rPr>
          <w:i/>
        </w:rPr>
        <w:t xml:space="preserve">a </w:t>
      </w:r>
      <w:r w:rsidRPr="0075485B">
        <w:t>:</w:t>
      </w:r>
      <w:r w:rsidRPr="00EC5823">
        <w:rPr>
          <w:i/>
        </w:rPr>
        <w:t xml:space="preserve"> kulk</w:t>
      </w:r>
      <w:r w:rsidRPr="0075485B">
        <w:t>(</w:t>
      </w:r>
      <w:r w:rsidRPr="00EC5823">
        <w:rPr>
          <w:i/>
        </w:rPr>
        <w:t>k</w:t>
      </w:r>
      <w:r w:rsidRPr="0075485B">
        <w:t>)</w:t>
      </w:r>
      <w:r w:rsidRPr="00EC5823">
        <w:rPr>
          <w:i/>
        </w:rPr>
        <w:t>e</w:t>
      </w:r>
      <w:r w:rsidR="0098090B" w:rsidRPr="0098090B">
        <w:t>/</w:t>
      </w:r>
      <w:r w:rsidRPr="00EC5823">
        <w:rPr>
          <w:i/>
        </w:rPr>
        <w:t xml:space="preserve">e </w:t>
      </w:r>
      <w:r w:rsidRPr="0075485B">
        <w:t>:</w:t>
      </w:r>
      <w:r w:rsidRPr="00EC5823">
        <w:rPr>
          <w:i/>
        </w:rPr>
        <w:t xml:space="preserve"> kulje</w:t>
      </w:r>
      <w:r w:rsidR="0098090B" w:rsidRPr="0098090B">
        <w:t>/</w:t>
      </w:r>
      <w:r w:rsidRPr="00EC5823">
        <w:rPr>
          <w:i/>
        </w:rPr>
        <w:t xml:space="preserve">n </w:t>
      </w:r>
      <w:r w:rsidRPr="0075485B">
        <w:t>:</w:t>
      </w:r>
      <w:r w:rsidRPr="00EC5823">
        <w:rPr>
          <w:i/>
        </w:rPr>
        <w:t xml:space="preserve"> kulje</w:t>
      </w:r>
      <w:r w:rsidR="0098090B" w:rsidRPr="0098090B">
        <w:t>/</w:t>
      </w:r>
      <w:r w:rsidRPr="00EC5823">
        <w:rPr>
          <w:i/>
        </w:rPr>
        <w:t xml:space="preserve">thaan </w:t>
      </w:r>
      <w:r w:rsidRPr="0075485B">
        <w:t>:</w:t>
      </w:r>
      <w:r w:rsidRPr="00EC5823">
        <w:rPr>
          <w:i/>
        </w:rPr>
        <w:t xml:space="preserve"> kulke</w:t>
      </w:r>
      <w:r w:rsidR="0098090B" w:rsidRPr="0098090B">
        <w:t>/</w:t>
      </w:r>
      <w:r w:rsidRPr="00EC5823">
        <w:rPr>
          <w:i/>
        </w:rPr>
        <w:t>va</w:t>
      </w:r>
      <w:r w:rsidRPr="0075485B">
        <w:t>(</w:t>
      </w:r>
      <w:r w:rsidRPr="00EC5823">
        <w:rPr>
          <w:i/>
        </w:rPr>
        <w:t>t</w:t>
      </w:r>
      <w:r w:rsidRPr="0075485B">
        <w:t>),</w:t>
      </w:r>
      <w:r w:rsidRPr="00EC5823">
        <w:rPr>
          <w:i/>
        </w:rPr>
        <w:t xml:space="preserve"> lukke</w:t>
      </w:r>
      <w:r w:rsidR="0098090B" w:rsidRPr="0098090B">
        <w:t>/</w:t>
      </w:r>
      <w:r w:rsidRPr="00EC5823">
        <w:rPr>
          <w:i/>
        </w:rPr>
        <w:t xml:space="preserve">et </w:t>
      </w:r>
      <w:r w:rsidR="00BA1173" w:rsidRPr="00BA1173">
        <w:t>~</w:t>
      </w:r>
      <w:r w:rsidRPr="00EC5823">
        <w:rPr>
          <w:i/>
        </w:rPr>
        <w:t xml:space="preserve"> luke</w:t>
      </w:r>
      <w:r w:rsidR="0098090B" w:rsidRPr="0098090B">
        <w:t>/</w:t>
      </w:r>
      <w:r w:rsidRPr="00EC5823">
        <w:rPr>
          <w:i/>
        </w:rPr>
        <w:t>a</w:t>
      </w:r>
      <w:r w:rsidRPr="0075485B">
        <w:t>(</w:t>
      </w:r>
      <w:r w:rsidRPr="00EC5823">
        <w:rPr>
          <w:i/>
        </w:rPr>
        <w:t>t</w:t>
      </w:r>
      <w:r w:rsidRPr="0075485B">
        <w:t>)</w:t>
      </w:r>
      <w:r w:rsidRPr="00EC5823">
        <w:rPr>
          <w:i/>
        </w:rPr>
        <w:t xml:space="preserve"> </w:t>
      </w:r>
      <w:r w:rsidR="00BA1173" w:rsidRPr="00BA1173">
        <w:t>~</w:t>
      </w:r>
      <w:r w:rsidRPr="00EC5823">
        <w:rPr>
          <w:i/>
        </w:rPr>
        <w:t xml:space="preserve"> luki</w:t>
      </w:r>
      <w:r w:rsidR="0098090B" w:rsidRPr="0098090B">
        <w:t>/</w:t>
      </w:r>
      <w:r w:rsidRPr="00EC5823">
        <w:rPr>
          <w:i/>
        </w:rPr>
        <w:t xml:space="preserve">a </w:t>
      </w:r>
      <w:r w:rsidRPr="0075485B">
        <w:t>:</w:t>
      </w:r>
      <w:r w:rsidRPr="00EC5823">
        <w:rPr>
          <w:i/>
        </w:rPr>
        <w:t xml:space="preserve"> lukke</w:t>
      </w:r>
      <w:r w:rsidR="0098090B" w:rsidRPr="0098090B">
        <w:t>/</w:t>
      </w:r>
      <w:r w:rsidRPr="00EC5823">
        <w:rPr>
          <w:i/>
        </w:rPr>
        <w:t xml:space="preserve">e </w:t>
      </w:r>
      <w:r w:rsidRPr="0075485B">
        <w:t>:</w:t>
      </w:r>
      <w:r w:rsidRPr="00EC5823">
        <w:rPr>
          <w:i/>
        </w:rPr>
        <w:t xml:space="preserve"> lu</w:t>
      </w:r>
      <w:r w:rsidRPr="0075485B">
        <w:t>(</w:t>
      </w:r>
      <w:r w:rsidRPr="00EC5823">
        <w:rPr>
          <w:i/>
        </w:rPr>
        <w:t>j</w:t>
      </w:r>
      <w:r w:rsidRPr="0075485B">
        <w:t>)</w:t>
      </w:r>
      <w:r w:rsidRPr="00EC5823">
        <w:rPr>
          <w:i/>
        </w:rPr>
        <w:t>e</w:t>
      </w:r>
      <w:r w:rsidR="0098090B" w:rsidRPr="0098090B">
        <w:t>/</w:t>
      </w:r>
      <w:r w:rsidRPr="00EC5823">
        <w:rPr>
          <w:i/>
        </w:rPr>
        <w:t xml:space="preserve">n </w:t>
      </w:r>
      <w:r w:rsidRPr="0075485B">
        <w:t>:</w:t>
      </w:r>
      <w:r w:rsidRPr="00EC5823">
        <w:rPr>
          <w:i/>
        </w:rPr>
        <w:t xml:space="preserve"> lu</w:t>
      </w:r>
      <w:r w:rsidRPr="0075485B">
        <w:t>(</w:t>
      </w:r>
      <w:r w:rsidRPr="00EC5823">
        <w:rPr>
          <w:i/>
        </w:rPr>
        <w:t>j</w:t>
      </w:r>
      <w:r w:rsidRPr="0075485B">
        <w:t>)</w:t>
      </w:r>
      <w:r w:rsidRPr="00EC5823">
        <w:rPr>
          <w:i/>
        </w:rPr>
        <w:t>e</w:t>
      </w:r>
      <w:r w:rsidR="0098090B" w:rsidRPr="0098090B">
        <w:t>/</w:t>
      </w:r>
      <w:r w:rsidRPr="00EC5823">
        <w:rPr>
          <w:i/>
        </w:rPr>
        <w:t xml:space="preserve">thaan </w:t>
      </w:r>
      <w:r w:rsidRPr="0075485B">
        <w:t>:</w:t>
      </w:r>
      <w:r w:rsidRPr="00EC5823">
        <w:rPr>
          <w:i/>
        </w:rPr>
        <w:t xml:space="preserve"> luke</w:t>
      </w:r>
      <w:r w:rsidR="0098090B" w:rsidRPr="0098090B">
        <w:t>/</w:t>
      </w:r>
      <w:r w:rsidRPr="00EC5823">
        <w:rPr>
          <w:i/>
        </w:rPr>
        <w:t>va</w:t>
      </w:r>
      <w:r w:rsidRPr="0075485B">
        <w:t>(</w:t>
      </w:r>
      <w:r w:rsidRPr="00EC5823">
        <w:rPr>
          <w:i/>
        </w:rPr>
        <w:t>t</w:t>
      </w:r>
      <w:r w:rsidRPr="0075485B">
        <w:t>),</w:t>
      </w:r>
      <w:r w:rsidRPr="00EC5823">
        <w:rPr>
          <w:i/>
        </w:rPr>
        <w:t xml:space="preserve"> tuntte</w:t>
      </w:r>
      <w:r w:rsidR="0098090B" w:rsidRPr="0098090B">
        <w:t>/</w:t>
      </w:r>
      <w:r w:rsidRPr="00EC5823">
        <w:rPr>
          <w:i/>
        </w:rPr>
        <w:t xml:space="preserve">et </w:t>
      </w:r>
      <w:r w:rsidR="00BA1173" w:rsidRPr="00BA1173">
        <w:t>~</w:t>
      </w:r>
      <w:r w:rsidRPr="00EC5823">
        <w:rPr>
          <w:i/>
        </w:rPr>
        <w:t xml:space="preserve"> tunte</w:t>
      </w:r>
      <w:r w:rsidR="0098090B" w:rsidRPr="0098090B">
        <w:t>/</w:t>
      </w:r>
      <w:r w:rsidRPr="00EC5823">
        <w:rPr>
          <w:i/>
        </w:rPr>
        <w:t>a</w:t>
      </w:r>
      <w:r w:rsidRPr="0075485B">
        <w:t>(</w:t>
      </w:r>
      <w:r w:rsidRPr="00EC5823">
        <w:rPr>
          <w:i/>
        </w:rPr>
        <w:t>t</w:t>
      </w:r>
      <w:r w:rsidRPr="0075485B">
        <w:t>)</w:t>
      </w:r>
      <w:r w:rsidRPr="00EC5823">
        <w:rPr>
          <w:i/>
        </w:rPr>
        <w:t xml:space="preserve"> </w:t>
      </w:r>
      <w:r w:rsidR="00BA1173" w:rsidRPr="00BA1173">
        <w:t>~</w:t>
      </w:r>
      <w:r w:rsidRPr="00EC5823">
        <w:rPr>
          <w:i/>
        </w:rPr>
        <w:t xml:space="preserve"> tunti</w:t>
      </w:r>
      <w:r w:rsidR="0098090B" w:rsidRPr="0098090B">
        <w:t>/</w:t>
      </w:r>
      <w:r w:rsidRPr="00EC5823">
        <w:rPr>
          <w:i/>
        </w:rPr>
        <w:t xml:space="preserve">a </w:t>
      </w:r>
      <w:r w:rsidRPr="0075485B">
        <w:t>:</w:t>
      </w:r>
      <w:r w:rsidRPr="00EC5823">
        <w:rPr>
          <w:i/>
        </w:rPr>
        <w:t xml:space="preserve"> tunt</w:t>
      </w:r>
      <w:r w:rsidRPr="0075485B">
        <w:t>(</w:t>
      </w:r>
      <w:r w:rsidRPr="00EC5823">
        <w:rPr>
          <w:i/>
        </w:rPr>
        <w:t>t</w:t>
      </w:r>
      <w:r w:rsidRPr="0075485B">
        <w:t>)</w:t>
      </w:r>
      <w:r w:rsidRPr="00EC5823">
        <w:rPr>
          <w:i/>
        </w:rPr>
        <w:t>e</w:t>
      </w:r>
      <w:r w:rsidR="0098090B" w:rsidRPr="0098090B">
        <w:t>/</w:t>
      </w:r>
      <w:r w:rsidRPr="00EC5823">
        <w:rPr>
          <w:i/>
        </w:rPr>
        <w:t xml:space="preserve">e </w:t>
      </w:r>
      <w:r w:rsidRPr="0075485B">
        <w:t>:</w:t>
      </w:r>
      <w:r w:rsidRPr="00EC5823">
        <w:rPr>
          <w:i/>
        </w:rPr>
        <w:t xml:space="preserve"> tunne</w:t>
      </w:r>
      <w:r w:rsidR="0098090B" w:rsidRPr="0098090B">
        <w:t>/</w:t>
      </w:r>
      <w:r w:rsidRPr="00EC5823">
        <w:rPr>
          <w:i/>
        </w:rPr>
        <w:t xml:space="preserve">n </w:t>
      </w:r>
      <w:r w:rsidRPr="0075485B">
        <w:t>:</w:t>
      </w:r>
      <w:r w:rsidRPr="00EC5823">
        <w:rPr>
          <w:i/>
        </w:rPr>
        <w:t xml:space="preserve"> tunne</w:t>
      </w:r>
      <w:r w:rsidR="0098090B" w:rsidRPr="0098090B">
        <w:t>/</w:t>
      </w:r>
      <w:r w:rsidRPr="00EC5823">
        <w:rPr>
          <w:i/>
        </w:rPr>
        <w:t xml:space="preserve">thaan </w:t>
      </w:r>
      <w:r w:rsidRPr="0075485B">
        <w:t>:</w:t>
      </w:r>
      <w:r w:rsidRPr="00EC5823">
        <w:rPr>
          <w:i/>
        </w:rPr>
        <w:t xml:space="preserve"> tunte</w:t>
      </w:r>
      <w:r w:rsidR="0098090B" w:rsidRPr="0098090B">
        <w:t>/</w:t>
      </w:r>
      <w:r w:rsidRPr="00EC5823">
        <w:rPr>
          <w:i/>
        </w:rPr>
        <w:t>va</w:t>
      </w:r>
      <w:r w:rsidRPr="0075485B">
        <w:t>(</w:t>
      </w:r>
      <w:r w:rsidRPr="00EC5823">
        <w:rPr>
          <w:i/>
        </w:rPr>
        <w:t>t</w:t>
      </w:r>
      <w:r w:rsidRPr="0075485B">
        <w:t>),</w:t>
      </w:r>
      <w:r w:rsidRPr="00EC5823">
        <w:rPr>
          <w:i/>
        </w:rPr>
        <w:t xml:space="preserve"> häytty</w:t>
      </w:r>
      <w:r w:rsidR="0098090B" w:rsidRPr="0098090B">
        <w:t>/</w:t>
      </w:r>
      <w:r w:rsidRPr="00EC5823">
        <w:rPr>
          <w:i/>
        </w:rPr>
        <w:t xml:space="preserve">yt </w:t>
      </w:r>
      <w:r w:rsidR="00BA1173" w:rsidRPr="00BA1173">
        <w:t>~</w:t>
      </w:r>
      <w:r w:rsidRPr="00EC5823">
        <w:rPr>
          <w:i/>
        </w:rPr>
        <w:t xml:space="preserve"> häyty</w:t>
      </w:r>
      <w:r w:rsidR="0098090B" w:rsidRPr="0098090B">
        <w:t>/</w:t>
      </w:r>
      <w:r w:rsidRPr="00EC5823">
        <w:rPr>
          <w:i/>
        </w:rPr>
        <w:t>ä</w:t>
      </w:r>
      <w:r w:rsidRPr="0075485B">
        <w:t>(</w:t>
      </w:r>
      <w:r w:rsidRPr="00EC5823">
        <w:rPr>
          <w:i/>
        </w:rPr>
        <w:t>t</w:t>
      </w:r>
      <w:r w:rsidRPr="0075485B">
        <w:t>)</w:t>
      </w:r>
      <w:r w:rsidRPr="00EC5823">
        <w:rPr>
          <w:i/>
        </w:rPr>
        <w:t xml:space="preserve"> </w:t>
      </w:r>
      <w:r w:rsidRPr="0075485B">
        <w:t>:</w:t>
      </w:r>
      <w:r w:rsidRPr="00EC5823">
        <w:rPr>
          <w:i/>
        </w:rPr>
        <w:t xml:space="preserve"> häyt</w:t>
      </w:r>
      <w:r w:rsidRPr="0075485B">
        <w:t>(</w:t>
      </w:r>
      <w:r w:rsidRPr="00EC5823">
        <w:rPr>
          <w:i/>
        </w:rPr>
        <w:t>t</w:t>
      </w:r>
      <w:r w:rsidRPr="0075485B">
        <w:t>)</w:t>
      </w:r>
      <w:r w:rsidRPr="00EC5823">
        <w:rPr>
          <w:i/>
        </w:rPr>
        <w:t>y</w:t>
      </w:r>
      <w:r w:rsidR="0098090B" w:rsidRPr="0098090B">
        <w:t>/</w:t>
      </w:r>
      <w:r w:rsidRPr="00EC5823">
        <w:rPr>
          <w:i/>
        </w:rPr>
        <w:t xml:space="preserve">y </w:t>
      </w:r>
      <w:r w:rsidRPr="0075485B">
        <w:t>:</w:t>
      </w:r>
      <w:r w:rsidRPr="00EC5823">
        <w:rPr>
          <w:i/>
        </w:rPr>
        <w:t xml:space="preserve"> häy</w:t>
      </w:r>
      <w:r w:rsidRPr="0075485B">
        <w:t>(</w:t>
      </w:r>
      <w:r w:rsidRPr="00EC5823">
        <w:rPr>
          <w:i/>
        </w:rPr>
        <w:t>đ</w:t>
      </w:r>
      <w:r w:rsidRPr="0075485B">
        <w:t>)</w:t>
      </w:r>
      <w:r w:rsidRPr="00EC5823">
        <w:rPr>
          <w:i/>
        </w:rPr>
        <w:t>y</w:t>
      </w:r>
      <w:r w:rsidR="0098090B" w:rsidRPr="0098090B">
        <w:t>/</w:t>
      </w:r>
      <w:r w:rsidRPr="00EC5823">
        <w:rPr>
          <w:i/>
        </w:rPr>
        <w:t xml:space="preserve">n </w:t>
      </w:r>
      <w:r w:rsidRPr="0075485B">
        <w:t>:</w:t>
      </w:r>
      <w:r w:rsidRPr="00EC5823">
        <w:rPr>
          <w:i/>
        </w:rPr>
        <w:t xml:space="preserve"> häy</w:t>
      </w:r>
      <w:r w:rsidRPr="0075485B">
        <w:t>(</w:t>
      </w:r>
      <w:r w:rsidRPr="00EC5823">
        <w:rPr>
          <w:i/>
        </w:rPr>
        <w:t>đ</w:t>
      </w:r>
      <w:r w:rsidRPr="0075485B">
        <w:t>)</w:t>
      </w:r>
      <w:r w:rsidRPr="00EC5823">
        <w:rPr>
          <w:i/>
        </w:rPr>
        <w:t>y</w:t>
      </w:r>
      <w:r w:rsidR="0098090B" w:rsidRPr="0098090B">
        <w:t>/</w:t>
      </w:r>
      <w:r w:rsidRPr="00EC5823">
        <w:rPr>
          <w:i/>
        </w:rPr>
        <w:t xml:space="preserve">thään </w:t>
      </w:r>
      <w:r w:rsidRPr="0075485B">
        <w:t>:</w:t>
      </w:r>
      <w:r w:rsidRPr="00EC5823">
        <w:rPr>
          <w:i/>
        </w:rPr>
        <w:t xml:space="preserve"> häyty</w:t>
      </w:r>
      <w:r w:rsidR="0098090B" w:rsidRPr="0098090B">
        <w:t>/</w:t>
      </w:r>
      <w:r w:rsidRPr="00EC5823">
        <w:rPr>
          <w:i/>
        </w:rPr>
        <w:t>vä</w:t>
      </w:r>
      <w:r w:rsidRPr="0075485B">
        <w:t>(</w:t>
      </w:r>
      <w:r w:rsidRPr="00EC5823">
        <w:rPr>
          <w:i/>
        </w:rPr>
        <w:t>t</w:t>
      </w:r>
      <w:r w:rsidRPr="0075485B">
        <w:t>),</w:t>
      </w:r>
      <w:r w:rsidRPr="00EC5823">
        <w:rPr>
          <w:i/>
        </w:rPr>
        <w:t xml:space="preserve"> tiet</w:t>
      </w:r>
      <w:r w:rsidRPr="0075485B">
        <w:t>(</w:t>
      </w:r>
      <w:r w:rsidRPr="00EC5823">
        <w:rPr>
          <w:i/>
        </w:rPr>
        <w:t>t</w:t>
      </w:r>
      <w:r w:rsidRPr="0075485B">
        <w:t>)</w:t>
      </w:r>
      <w:r w:rsidRPr="00EC5823">
        <w:rPr>
          <w:i/>
        </w:rPr>
        <w:t>ä</w:t>
      </w:r>
      <w:r w:rsidR="0098090B" w:rsidRPr="0098090B">
        <w:t>/</w:t>
      </w:r>
      <w:r w:rsidRPr="00EC5823">
        <w:rPr>
          <w:i/>
        </w:rPr>
        <w:t>ä</w:t>
      </w:r>
      <w:r w:rsidR="001B127A" w:rsidRPr="001B127A">
        <w:t>(</w:t>
      </w:r>
      <w:r w:rsidRPr="00EC5823">
        <w:rPr>
          <w:i/>
        </w:rPr>
        <w:t>t</w:t>
      </w:r>
      <w:r w:rsidRPr="0075485B">
        <w:t>)</w:t>
      </w:r>
      <w:r w:rsidRPr="00EC5823">
        <w:rPr>
          <w:i/>
        </w:rPr>
        <w:t xml:space="preserve"> </w:t>
      </w:r>
      <w:r w:rsidRPr="0075485B">
        <w:t>:</w:t>
      </w:r>
      <w:r w:rsidRPr="00EC5823">
        <w:rPr>
          <w:i/>
        </w:rPr>
        <w:t xml:space="preserve"> tiet</w:t>
      </w:r>
      <w:r w:rsidRPr="0075485B">
        <w:t>(</w:t>
      </w:r>
      <w:r w:rsidRPr="00EC5823">
        <w:rPr>
          <w:i/>
        </w:rPr>
        <w:t>t</w:t>
      </w:r>
      <w:r w:rsidRPr="0075485B">
        <w:t>)</w:t>
      </w:r>
      <w:r w:rsidRPr="00EC5823">
        <w:rPr>
          <w:i/>
        </w:rPr>
        <w:t>ä</w:t>
      </w:r>
      <w:r w:rsidR="0098090B" w:rsidRPr="0098090B">
        <w:t>/</w:t>
      </w:r>
      <w:r w:rsidRPr="00EC5823">
        <w:rPr>
          <w:i/>
        </w:rPr>
        <w:t xml:space="preserve">ä </w:t>
      </w:r>
      <w:r w:rsidRPr="0075485B">
        <w:t>:</w:t>
      </w:r>
      <w:r w:rsidRPr="00EC5823">
        <w:rPr>
          <w:i/>
        </w:rPr>
        <w:t xml:space="preserve"> tieđä</w:t>
      </w:r>
      <w:r w:rsidR="0098090B" w:rsidRPr="0098090B">
        <w:t>/</w:t>
      </w:r>
      <w:r w:rsidRPr="00EC5823">
        <w:rPr>
          <w:i/>
        </w:rPr>
        <w:t>n</w:t>
      </w:r>
      <w:r>
        <w:rPr>
          <w:i/>
        </w:rPr>
        <w:t xml:space="preserve"> </w:t>
      </w:r>
      <w:r w:rsidR="00BA1173" w:rsidRPr="00BA1173">
        <w:t>~</w:t>
      </w:r>
      <w:r>
        <w:rPr>
          <w:i/>
        </w:rPr>
        <w:t xml:space="preserve"> tiiä</w:t>
      </w:r>
      <w:r w:rsidR="001B127A" w:rsidRPr="001B127A">
        <w:t>(</w:t>
      </w:r>
      <w:r>
        <w:rPr>
          <w:i/>
        </w:rPr>
        <w:t>n</w:t>
      </w:r>
      <w:r w:rsidR="001B127A" w:rsidRPr="001B127A">
        <w:t>)</w:t>
      </w:r>
      <w:r>
        <w:rPr>
          <w:i/>
        </w:rPr>
        <w:t xml:space="preserve"> </w:t>
      </w:r>
      <w:r w:rsidRPr="0075485B">
        <w:t>:</w:t>
      </w:r>
      <w:r w:rsidRPr="00EC5823">
        <w:rPr>
          <w:i/>
        </w:rPr>
        <w:t xml:space="preserve"> tieđe</w:t>
      </w:r>
      <w:r w:rsidR="0098090B" w:rsidRPr="0098090B">
        <w:t>/</w:t>
      </w:r>
      <w:r w:rsidRPr="00EC5823">
        <w:rPr>
          <w:i/>
        </w:rPr>
        <w:t>thään</w:t>
      </w:r>
      <w:r>
        <w:rPr>
          <w:i/>
        </w:rPr>
        <w:t xml:space="preserve"> </w:t>
      </w:r>
      <w:r w:rsidR="00BA1173" w:rsidRPr="00BA1173">
        <w:t>~</w:t>
      </w:r>
      <w:r>
        <w:rPr>
          <w:i/>
        </w:rPr>
        <w:t xml:space="preserve"> tii</w:t>
      </w:r>
      <w:r w:rsidR="00216B63">
        <w:rPr>
          <w:i/>
        </w:rPr>
        <w:t>’</w:t>
      </w:r>
      <w:r>
        <w:rPr>
          <w:i/>
        </w:rPr>
        <w:t>e</w:t>
      </w:r>
      <w:r w:rsidR="0098090B" w:rsidRPr="0098090B">
        <w:t>/</w:t>
      </w:r>
      <w:r>
        <w:rPr>
          <w:i/>
        </w:rPr>
        <w:t>thään</w:t>
      </w:r>
      <w:r w:rsidRPr="00EC5823">
        <w:rPr>
          <w:i/>
        </w:rPr>
        <w:t xml:space="preserve"> </w:t>
      </w:r>
      <w:r w:rsidRPr="0075485B">
        <w:t>:</w:t>
      </w:r>
      <w:r w:rsidRPr="00EC5823">
        <w:rPr>
          <w:i/>
        </w:rPr>
        <w:t xml:space="preserve"> tietä</w:t>
      </w:r>
      <w:r w:rsidR="0098090B" w:rsidRPr="0098090B">
        <w:t>/</w:t>
      </w:r>
      <w:r w:rsidRPr="00EC5823">
        <w:rPr>
          <w:i/>
        </w:rPr>
        <w:t>vä</w:t>
      </w:r>
      <w:r w:rsidRPr="0075485B">
        <w:t>(</w:t>
      </w:r>
      <w:r w:rsidRPr="00EC5823">
        <w:rPr>
          <w:i/>
        </w:rPr>
        <w:t>t</w:t>
      </w:r>
      <w:r w:rsidRPr="0075485B">
        <w:t>)</w:t>
      </w:r>
      <w:r w:rsidR="001B127A" w:rsidRPr="001B127A">
        <w:t>.</w:t>
      </w:r>
    </w:p>
    <w:p w14:paraId="05414ECF" w14:textId="77777777" w:rsidR="00BC7543" w:rsidRPr="00A95D68" w:rsidRDefault="00BC7543" w:rsidP="00BC7543">
      <w:pPr>
        <w:pStyle w:val="Punktliste"/>
        <w:numPr>
          <w:ilvl w:val="0"/>
          <w:numId w:val="0"/>
        </w:numPr>
      </w:pPr>
      <w:r w:rsidRPr="00A95D68">
        <w:t xml:space="preserve">Esimerkkii </w:t>
      </w:r>
      <w:r>
        <w:t>II:I-</w:t>
      </w:r>
      <w:r w:rsidRPr="00A95D68">
        <w:t>graadista:</w:t>
      </w:r>
    </w:p>
    <w:p w14:paraId="6D6E5BFF" w14:textId="6E9D2531" w:rsidR="00F904D4" w:rsidRDefault="00BC7543" w:rsidP="00BC7543">
      <w:pPr>
        <w:pStyle w:val="Punktliste"/>
        <w:numPr>
          <w:ilvl w:val="0"/>
          <w:numId w:val="0"/>
        </w:numPr>
      </w:pP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75485B">
        <w:t>)</w:t>
      </w:r>
      <w:r w:rsidRPr="002E2873">
        <w:rPr>
          <w:i/>
        </w:rPr>
        <w:t xml:space="preserve"> suuttu</w:t>
      </w:r>
      <w:r w:rsidR="0098090B" w:rsidRPr="0098090B">
        <w:t>/</w:t>
      </w:r>
      <w:r w:rsidRPr="002E2873">
        <w:rPr>
          <w:i/>
        </w:rPr>
        <w:t xml:space="preserve">ut </w:t>
      </w:r>
      <w:r w:rsidR="00BA1173" w:rsidRPr="00BA1173">
        <w:t>~</w:t>
      </w:r>
      <w:r w:rsidRPr="002E2873">
        <w:rPr>
          <w:i/>
        </w:rPr>
        <w:t xml:space="preserve"> suuttu</w:t>
      </w:r>
      <w:r w:rsidR="0098090B" w:rsidRPr="0098090B">
        <w:t>/</w:t>
      </w:r>
      <w:r w:rsidRPr="002E2873">
        <w:rPr>
          <w:i/>
        </w:rPr>
        <w:t>a</w:t>
      </w:r>
      <w:r w:rsidRPr="0075485B">
        <w:t>(</w:t>
      </w:r>
      <w:r w:rsidRPr="002E2873">
        <w:rPr>
          <w:i/>
        </w:rPr>
        <w:t>t</w:t>
      </w:r>
      <w:r w:rsidRPr="0075485B">
        <w:t>)</w:t>
      </w:r>
      <w:r w:rsidRPr="002E2873">
        <w:rPr>
          <w:i/>
        </w:rPr>
        <w:t xml:space="preserve"> </w:t>
      </w:r>
      <w:r w:rsidRPr="0075485B">
        <w:t>:</w:t>
      </w:r>
      <w:r w:rsidRPr="002E2873">
        <w:rPr>
          <w:i/>
        </w:rPr>
        <w:t xml:space="preserve"> suuttu</w:t>
      </w:r>
      <w:r w:rsidR="0098090B" w:rsidRPr="0098090B">
        <w:t>/</w:t>
      </w:r>
      <w:r w:rsidRPr="002E2873">
        <w:rPr>
          <w:i/>
        </w:rPr>
        <w:t xml:space="preserve">u </w:t>
      </w:r>
      <w:r w:rsidRPr="0075485B">
        <w:t>:</w:t>
      </w:r>
      <w:r w:rsidRPr="002E2873">
        <w:rPr>
          <w:i/>
        </w:rPr>
        <w:t xml:space="preserve"> suutu</w:t>
      </w:r>
      <w:r w:rsidR="0098090B" w:rsidRPr="0098090B">
        <w:t>/</w:t>
      </w:r>
      <w:r w:rsidRPr="002E2873">
        <w:rPr>
          <w:i/>
        </w:rPr>
        <w:t xml:space="preserve">n </w:t>
      </w:r>
      <w:r w:rsidRPr="0075485B">
        <w:t>:</w:t>
      </w:r>
      <w:r w:rsidRPr="002E2873">
        <w:rPr>
          <w:i/>
        </w:rPr>
        <w:t xml:space="preserve"> suutut</w:t>
      </w:r>
      <w:r w:rsidR="0098090B" w:rsidRPr="0098090B">
        <w:t>/</w:t>
      </w:r>
      <w:r w:rsidRPr="002E2873">
        <w:rPr>
          <w:i/>
        </w:rPr>
        <w:t xml:space="preserve">thaan </w:t>
      </w:r>
      <w:r w:rsidRPr="0075485B">
        <w:t>:</w:t>
      </w:r>
      <w:r w:rsidRPr="002E2873">
        <w:rPr>
          <w:i/>
        </w:rPr>
        <w:t xml:space="preserve"> suuttu</w:t>
      </w:r>
      <w:r w:rsidR="0098090B" w:rsidRPr="0098090B">
        <w:t>/</w:t>
      </w:r>
      <w:r w:rsidRPr="002E2873">
        <w:rPr>
          <w:i/>
        </w:rPr>
        <w:t>va</w:t>
      </w:r>
      <w:r w:rsidRPr="0075485B">
        <w:t>(</w:t>
      </w:r>
      <w:r w:rsidRPr="002E2873">
        <w:rPr>
          <w:i/>
        </w:rPr>
        <w:t>t</w:t>
      </w:r>
      <w:r w:rsidRPr="0075485B">
        <w:t>)</w:t>
      </w:r>
      <w:r w:rsidRPr="002E2873">
        <w:rPr>
          <w:i/>
        </w:rPr>
        <w:t xml:space="preserve"> </w:t>
      </w:r>
      <w:r w:rsidRPr="0075485B">
        <w:t>,</w:t>
      </w:r>
      <w:r w:rsidRPr="002E2873">
        <w:rPr>
          <w:i/>
        </w:rPr>
        <w:t xml:space="preserve"> o</w:t>
      </w:r>
      <w:r w:rsidRPr="0075485B">
        <w:t>(</w:t>
      </w:r>
      <w:r w:rsidRPr="002E2873">
        <w:rPr>
          <w:i/>
        </w:rPr>
        <w:t>đ</w:t>
      </w:r>
      <w:r w:rsidRPr="0075485B">
        <w:t>)</w:t>
      </w:r>
      <w:r w:rsidRPr="002E2873">
        <w:rPr>
          <w:i/>
        </w:rPr>
        <w:t>otta</w:t>
      </w:r>
      <w:r w:rsidR="0098090B" w:rsidRPr="0098090B">
        <w:t>/</w:t>
      </w:r>
      <w:r w:rsidRPr="002E2873">
        <w:rPr>
          <w:i/>
        </w:rPr>
        <w:t>a</w:t>
      </w:r>
      <w:r w:rsidRPr="0075485B">
        <w:t>(</w:t>
      </w:r>
      <w:r w:rsidRPr="002E2873">
        <w:rPr>
          <w:i/>
        </w:rPr>
        <w:t>t</w:t>
      </w:r>
      <w:r w:rsidRPr="0075485B">
        <w:t>)</w:t>
      </w:r>
      <w:r w:rsidRPr="002E2873">
        <w:rPr>
          <w:i/>
        </w:rPr>
        <w:t xml:space="preserve"> </w:t>
      </w:r>
      <w:r w:rsidRPr="0075485B">
        <w:t>:</w:t>
      </w:r>
      <w:r w:rsidRPr="002E2873">
        <w:rPr>
          <w:i/>
        </w:rPr>
        <w:t xml:space="preserve"> o</w:t>
      </w:r>
      <w:r w:rsidRPr="0075485B">
        <w:t>(</w:t>
      </w:r>
      <w:r w:rsidRPr="002E2873">
        <w:rPr>
          <w:i/>
        </w:rPr>
        <w:t>đ</w:t>
      </w:r>
      <w:r w:rsidRPr="0075485B">
        <w:t>)</w:t>
      </w:r>
      <w:r w:rsidRPr="002E2873">
        <w:rPr>
          <w:i/>
        </w:rPr>
        <w:t>otta</w:t>
      </w:r>
      <w:r w:rsidR="0098090B" w:rsidRPr="0098090B">
        <w:t>/</w:t>
      </w:r>
      <w:r w:rsidRPr="002E2873">
        <w:rPr>
          <w:i/>
        </w:rPr>
        <w:t xml:space="preserve">a </w:t>
      </w:r>
      <w:r w:rsidRPr="0075485B">
        <w:t>:</w:t>
      </w:r>
      <w:r w:rsidRPr="002E2873">
        <w:rPr>
          <w:i/>
        </w:rPr>
        <w:t xml:space="preserve"> o</w:t>
      </w:r>
      <w:r w:rsidRPr="0075485B">
        <w:t>(</w:t>
      </w:r>
      <w:r w:rsidRPr="002E2873">
        <w:rPr>
          <w:i/>
        </w:rPr>
        <w:t>đ</w:t>
      </w:r>
      <w:r w:rsidRPr="0075485B">
        <w:t>)</w:t>
      </w:r>
      <w:r w:rsidRPr="002E2873">
        <w:rPr>
          <w:i/>
        </w:rPr>
        <w:t>ota</w:t>
      </w:r>
      <w:r w:rsidR="0098090B" w:rsidRPr="0098090B">
        <w:t>/</w:t>
      </w:r>
      <w:r w:rsidRPr="002E2873">
        <w:rPr>
          <w:i/>
        </w:rPr>
        <w:t xml:space="preserve">n </w:t>
      </w:r>
      <w:r w:rsidRPr="0075485B">
        <w:t>:</w:t>
      </w:r>
      <w:r w:rsidRPr="002E2873">
        <w:rPr>
          <w:i/>
        </w:rPr>
        <w:t xml:space="preserve"> o</w:t>
      </w:r>
      <w:r w:rsidRPr="0075485B">
        <w:t>(</w:t>
      </w:r>
      <w:r w:rsidRPr="002E2873">
        <w:rPr>
          <w:i/>
        </w:rPr>
        <w:t>đ</w:t>
      </w:r>
      <w:r w:rsidRPr="0075485B">
        <w:t>)</w:t>
      </w:r>
      <w:r w:rsidRPr="002E2873">
        <w:rPr>
          <w:i/>
        </w:rPr>
        <w:t>ote</w:t>
      </w:r>
      <w:r w:rsidR="0098090B" w:rsidRPr="0098090B">
        <w:t>/</w:t>
      </w:r>
      <w:r w:rsidRPr="002E2873">
        <w:rPr>
          <w:i/>
        </w:rPr>
        <w:t xml:space="preserve">thaan </w:t>
      </w:r>
      <w:r w:rsidRPr="0075485B">
        <w:t>:</w:t>
      </w:r>
      <w:r w:rsidRPr="002E2873">
        <w:rPr>
          <w:i/>
        </w:rPr>
        <w:t xml:space="preserve"> ootta</w:t>
      </w:r>
      <w:r w:rsidR="0098090B" w:rsidRPr="0098090B">
        <w:t>/</w:t>
      </w:r>
      <w:r w:rsidRPr="002E2873">
        <w:rPr>
          <w:i/>
        </w:rPr>
        <w:t>va</w:t>
      </w:r>
      <w:r w:rsidRPr="0075485B">
        <w:t>(</w:t>
      </w:r>
      <w:r w:rsidRPr="002E2873">
        <w:rPr>
          <w:i/>
        </w:rPr>
        <w:t>t</w:t>
      </w:r>
      <w:r w:rsidRPr="0075485B">
        <w:t>),</w:t>
      </w:r>
      <w:r w:rsidRPr="002E2873">
        <w:rPr>
          <w:i/>
        </w:rPr>
        <w:t xml:space="preserve"> kyssy</w:t>
      </w:r>
      <w:r w:rsidR="0098090B" w:rsidRPr="0098090B">
        <w:t>/</w:t>
      </w:r>
      <w:r w:rsidRPr="002E2873">
        <w:rPr>
          <w:i/>
        </w:rPr>
        <w:t xml:space="preserve">yt </w:t>
      </w:r>
      <w:r w:rsidR="00BA1173" w:rsidRPr="00BA1173">
        <w:t>~</w:t>
      </w:r>
      <w:r w:rsidRPr="002E2873">
        <w:rPr>
          <w:i/>
        </w:rPr>
        <w:t xml:space="preserve"> kysy</w:t>
      </w:r>
      <w:r w:rsidR="0098090B" w:rsidRPr="0098090B">
        <w:t>/</w:t>
      </w:r>
      <w:r w:rsidRPr="002E2873">
        <w:rPr>
          <w:i/>
        </w:rPr>
        <w:t>ä</w:t>
      </w:r>
      <w:r w:rsidRPr="0075485B">
        <w:t>(</w:t>
      </w:r>
      <w:r w:rsidRPr="002E2873">
        <w:rPr>
          <w:i/>
        </w:rPr>
        <w:t>t</w:t>
      </w:r>
      <w:r w:rsidRPr="0075485B">
        <w:t>)</w:t>
      </w:r>
      <w:r w:rsidRPr="002E2873">
        <w:rPr>
          <w:i/>
        </w:rPr>
        <w:t xml:space="preserve"> </w:t>
      </w:r>
      <w:r w:rsidRPr="0075485B">
        <w:t>:</w:t>
      </w:r>
      <w:r w:rsidRPr="002E2873">
        <w:rPr>
          <w:i/>
        </w:rPr>
        <w:t xml:space="preserve"> kyssy</w:t>
      </w:r>
      <w:r w:rsidR="0098090B" w:rsidRPr="0098090B">
        <w:t>/</w:t>
      </w:r>
      <w:r w:rsidRPr="002E2873">
        <w:rPr>
          <w:i/>
        </w:rPr>
        <w:t xml:space="preserve">y </w:t>
      </w:r>
      <w:r w:rsidRPr="0075485B">
        <w:t>:</w:t>
      </w:r>
      <w:r w:rsidRPr="002E2873">
        <w:rPr>
          <w:i/>
        </w:rPr>
        <w:t xml:space="preserve"> kysy</w:t>
      </w:r>
      <w:r w:rsidR="0098090B" w:rsidRPr="0098090B">
        <w:t>/</w:t>
      </w:r>
      <w:r w:rsidRPr="002E2873">
        <w:rPr>
          <w:i/>
        </w:rPr>
        <w:t xml:space="preserve">n </w:t>
      </w:r>
      <w:r w:rsidRPr="0075485B">
        <w:t>:</w:t>
      </w:r>
      <w:r w:rsidRPr="002E2873">
        <w:rPr>
          <w:i/>
        </w:rPr>
        <w:t xml:space="preserve"> kysy</w:t>
      </w:r>
      <w:r w:rsidR="0098090B" w:rsidRPr="0098090B">
        <w:t>/</w:t>
      </w:r>
      <w:r w:rsidRPr="002E2873">
        <w:rPr>
          <w:i/>
        </w:rPr>
        <w:t xml:space="preserve">thään </w:t>
      </w:r>
      <w:r w:rsidRPr="0075485B">
        <w:t>:</w:t>
      </w:r>
      <w:r w:rsidRPr="002E2873">
        <w:rPr>
          <w:i/>
        </w:rPr>
        <w:t xml:space="preserve"> kysy</w:t>
      </w:r>
      <w:r w:rsidR="0098090B" w:rsidRPr="0098090B">
        <w:t>/</w:t>
      </w:r>
      <w:r w:rsidRPr="002E2873">
        <w:rPr>
          <w:i/>
        </w:rPr>
        <w:t>vä</w:t>
      </w:r>
      <w:r w:rsidRPr="0075485B">
        <w:t>(</w:t>
      </w:r>
      <w:r w:rsidRPr="002E2873">
        <w:rPr>
          <w:i/>
        </w:rPr>
        <w:t>t</w:t>
      </w:r>
      <w:r w:rsidRPr="0075485B">
        <w:t>),</w:t>
      </w:r>
      <w:r w:rsidRPr="002E2873">
        <w:rPr>
          <w:i/>
        </w:rPr>
        <w:t xml:space="preserve"> sanno</w:t>
      </w:r>
      <w:r w:rsidR="0098090B" w:rsidRPr="0098090B">
        <w:t>/</w:t>
      </w:r>
      <w:r w:rsidRPr="002E2873">
        <w:rPr>
          <w:i/>
        </w:rPr>
        <w:t xml:space="preserve">ot </w:t>
      </w:r>
      <w:r w:rsidR="002953B3">
        <w:t>~</w:t>
      </w:r>
      <w:r w:rsidRPr="002E2873">
        <w:rPr>
          <w:i/>
        </w:rPr>
        <w:t xml:space="preserve"> sano</w:t>
      </w:r>
      <w:r w:rsidR="0098090B" w:rsidRPr="0098090B">
        <w:t>/</w:t>
      </w:r>
      <w:r w:rsidRPr="002E2873">
        <w:rPr>
          <w:i/>
        </w:rPr>
        <w:t>a</w:t>
      </w:r>
      <w:r w:rsidRPr="0075485B">
        <w:t>(</w:t>
      </w:r>
      <w:r w:rsidRPr="002E2873">
        <w:rPr>
          <w:i/>
        </w:rPr>
        <w:t>t</w:t>
      </w:r>
      <w:r w:rsidRPr="0075485B">
        <w:t>)</w:t>
      </w:r>
      <w:r w:rsidRPr="002E2873">
        <w:rPr>
          <w:i/>
        </w:rPr>
        <w:t xml:space="preserve"> </w:t>
      </w:r>
      <w:r w:rsidRPr="0075485B">
        <w:t>:</w:t>
      </w:r>
      <w:r w:rsidRPr="002E2873">
        <w:rPr>
          <w:i/>
        </w:rPr>
        <w:t xml:space="preserve"> sanno</w:t>
      </w:r>
      <w:r w:rsidR="0098090B" w:rsidRPr="0098090B">
        <w:t>/</w:t>
      </w:r>
      <w:r w:rsidRPr="002E2873">
        <w:rPr>
          <w:i/>
        </w:rPr>
        <w:t xml:space="preserve">o </w:t>
      </w:r>
      <w:r w:rsidRPr="0075485B">
        <w:t>:</w:t>
      </w:r>
      <w:r w:rsidRPr="002E2873">
        <w:rPr>
          <w:i/>
        </w:rPr>
        <w:t xml:space="preserve"> sanon </w:t>
      </w:r>
      <w:r w:rsidRPr="0075485B">
        <w:t>:</w:t>
      </w:r>
      <w:r w:rsidRPr="002E2873">
        <w:rPr>
          <w:i/>
        </w:rPr>
        <w:t xml:space="preserve"> sano</w:t>
      </w:r>
      <w:r w:rsidR="0098090B" w:rsidRPr="0098090B">
        <w:t>/</w:t>
      </w:r>
      <w:r w:rsidRPr="002E2873">
        <w:rPr>
          <w:i/>
        </w:rPr>
        <w:t xml:space="preserve">thaan </w:t>
      </w:r>
      <w:r w:rsidRPr="0075485B">
        <w:t>:</w:t>
      </w:r>
      <w:r w:rsidRPr="002E2873">
        <w:rPr>
          <w:i/>
        </w:rPr>
        <w:t xml:space="preserve"> sano</w:t>
      </w:r>
      <w:r w:rsidR="0098090B" w:rsidRPr="0098090B">
        <w:t>/</w:t>
      </w:r>
      <w:r w:rsidRPr="002E2873">
        <w:rPr>
          <w:i/>
        </w:rPr>
        <w:t>va</w:t>
      </w:r>
      <w:r w:rsidRPr="0075485B">
        <w:t>(</w:t>
      </w:r>
      <w:r w:rsidRPr="002E2873">
        <w:rPr>
          <w:i/>
        </w:rPr>
        <w:t>t</w:t>
      </w:r>
      <w:r w:rsidRPr="0075485B">
        <w:t>)</w:t>
      </w:r>
      <w:r w:rsidR="00F904D4">
        <w:t>.</w:t>
      </w:r>
    </w:p>
    <w:p w14:paraId="7F771D0D" w14:textId="57583176" w:rsidR="00BC7543" w:rsidRDefault="00BC7543" w:rsidP="00BC7543">
      <w:pPr>
        <w:pStyle w:val="Brdtekst"/>
        <w:spacing w:before="120"/>
        <w:rPr>
          <w:i/>
        </w:rPr>
      </w:pPr>
      <w:r w:rsidRPr="00A95D68">
        <w:t xml:space="preserve">Niin ko graadivaihettelusta tieđämä, 0-graadi saattaa olla tyhä niissä sanoissa, missä vaihettelleevanna konsonanttina oon </w:t>
      </w:r>
      <w:r w:rsidRPr="002E2873">
        <w:rPr>
          <w:i/>
        </w:rPr>
        <w:t>k</w:t>
      </w:r>
      <w:r w:rsidRPr="0075485B">
        <w:t>,</w:t>
      </w:r>
      <w:r w:rsidRPr="002E2873">
        <w:rPr>
          <w:i/>
        </w:rPr>
        <w:t xml:space="preserve"> t</w:t>
      </w:r>
      <w:r w:rsidRPr="00A95D68">
        <w:t xml:space="preserve"> eli </w:t>
      </w:r>
      <w:r w:rsidRPr="002E2873">
        <w:rPr>
          <w:i/>
        </w:rPr>
        <w:t>p</w:t>
      </w:r>
      <w:r w:rsidR="001B127A" w:rsidRPr="001B127A">
        <w:t>.</w:t>
      </w:r>
    </w:p>
    <w:p w14:paraId="17A27EED" w14:textId="02A657CD" w:rsidR="00BC7543" w:rsidRPr="005065EC" w:rsidRDefault="00BC7543" w:rsidP="00BC7543">
      <w:pPr>
        <w:pStyle w:val="Brdtekst"/>
        <w:spacing w:before="120"/>
      </w:pPr>
      <w:r>
        <w:t xml:space="preserve">Muutoksesta rangan </w:t>
      </w:r>
      <w:r>
        <w:rPr>
          <w:i/>
        </w:rPr>
        <w:t xml:space="preserve">A &gt; e </w:t>
      </w:r>
      <w:r>
        <w:t>passiivin persoonasuffiksin eđessä</w:t>
      </w:r>
      <w:r>
        <w:rPr>
          <w:i/>
        </w:rPr>
        <w:t xml:space="preserve"> </w:t>
      </w:r>
      <w:r>
        <w:t xml:space="preserve">katto </w:t>
      </w:r>
      <w:r w:rsidR="00282072">
        <w:t>kohđasta 6</w:t>
      </w:r>
      <w:r>
        <w:t>.2.5 Kaksirankaisuus ja passiivin ranka</w:t>
      </w:r>
      <w:r w:rsidR="0031725F">
        <w:t>.</w:t>
      </w:r>
    </w:p>
    <w:p w14:paraId="4FEBFFAC" w14:textId="561029FF" w:rsidR="00BC7543" w:rsidRPr="00A95D68" w:rsidRDefault="00BC7543" w:rsidP="00BC7543">
      <w:pPr>
        <w:pStyle w:val="Punktliste"/>
      </w:pPr>
      <w:r w:rsidRPr="00A95D68">
        <w:t>3-tyypin verbiissä</w:t>
      </w:r>
      <w:r w:rsidRPr="00A95D68">
        <w:rPr>
          <w:b/>
        </w:rPr>
        <w:t xml:space="preserve"> </w:t>
      </w:r>
      <w:r w:rsidRPr="00A95D68">
        <w:t xml:space="preserve">eli </w:t>
      </w:r>
      <w:r w:rsidR="00AE332D">
        <w:t>konsonanttirank</w:t>
      </w:r>
      <w:r>
        <w:t>ai</w:t>
      </w:r>
      <w:r w:rsidRPr="00A95D68">
        <w:t>sissa verbiissä singulaarin 3. persoona oon samhaan laihiin II-graadissa ko 2-tyypissäki. Passiivin ja identtisen pluraalin 3. persoonan persoonasuffiksin lisäthään konsonanttirankhaan eli samhaan rankhaan ko 1. infinitiivin suffiksin. Vasitun pluraalin 3. persoonan</w:t>
      </w:r>
      <w:r w:rsidR="000A4B27">
        <w:t xml:space="preserve"> </w:t>
      </w:r>
      <w:r w:rsidRPr="00A95D68">
        <w:t xml:space="preserve">ja singulaarin 1. ja 2. ja pluraalin 1. ja 2. persooniitten persoonasuffiksit lisäthään I-graadisheen vokaalirankhaan. 0-graadii ei 3-tyypin verbiilä ole </w:t>
      </w:r>
      <w:r>
        <w:t xml:space="preserve">muila ko verbiilä </w:t>
      </w:r>
      <w:r w:rsidRPr="00C57B67">
        <w:rPr>
          <w:i/>
        </w:rPr>
        <w:t>näh</w:t>
      </w:r>
      <w:r w:rsidR="0098090B" w:rsidRPr="0098090B">
        <w:t>/</w:t>
      </w:r>
      <w:r w:rsidRPr="00C57B67">
        <w:rPr>
          <w:i/>
        </w:rPr>
        <w:t xml:space="preserve">đä </w:t>
      </w:r>
      <w:r w:rsidR="00BA1173" w:rsidRPr="00BA1173">
        <w:t>~</w:t>
      </w:r>
      <w:r w:rsidRPr="00C57B67">
        <w:rPr>
          <w:i/>
        </w:rPr>
        <w:t xml:space="preserve"> näh</w:t>
      </w:r>
      <w:r w:rsidR="0098090B" w:rsidRPr="0098090B">
        <w:t>/</w:t>
      </w:r>
      <w:r w:rsidRPr="00C57B67">
        <w:rPr>
          <w:i/>
        </w:rPr>
        <w:t xml:space="preserve">hä </w:t>
      </w:r>
      <w:r>
        <w:t xml:space="preserve">ja </w:t>
      </w:r>
      <w:r w:rsidRPr="003E6DB3">
        <w:rPr>
          <w:i/>
        </w:rPr>
        <w:t>teh</w:t>
      </w:r>
      <w:r w:rsidR="0098090B" w:rsidRPr="0098090B">
        <w:t>/</w:t>
      </w:r>
      <w:r w:rsidRPr="003E6DB3">
        <w:rPr>
          <w:i/>
        </w:rPr>
        <w:t xml:space="preserve">đä </w:t>
      </w:r>
      <w:r w:rsidR="00BA1173" w:rsidRPr="00BA1173">
        <w:t>~</w:t>
      </w:r>
      <w:r w:rsidRPr="003E6DB3">
        <w:rPr>
          <w:i/>
        </w:rPr>
        <w:t xml:space="preserve"> teh</w:t>
      </w:r>
      <w:r w:rsidR="0098090B" w:rsidRPr="0098090B">
        <w:t>/</w:t>
      </w:r>
      <w:r w:rsidRPr="003E6DB3">
        <w:rPr>
          <w:i/>
        </w:rPr>
        <w:t>hä</w:t>
      </w:r>
      <w:r w:rsidRPr="00A95D68">
        <w:t>. Esimerkkii:</w:t>
      </w:r>
    </w:p>
    <w:p w14:paraId="2BBC3E74" w14:textId="7226EA37" w:rsidR="00BC7543" w:rsidRPr="00A95D68" w:rsidRDefault="00BC7543" w:rsidP="00BC7543">
      <w:pPr>
        <w:pStyle w:val="Brdtekst"/>
        <w:spacing w:before="120"/>
      </w:pP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C121E4">
        <w:rPr>
          <w:i/>
        </w:rPr>
        <w:t>pes</w:t>
      </w:r>
      <w:r w:rsidR="0098090B" w:rsidRPr="0098090B">
        <w:t>/</w:t>
      </w:r>
      <w:r w:rsidRPr="00C121E4">
        <w:rPr>
          <w:i/>
        </w:rPr>
        <w:t xml:space="preserve">tä </w:t>
      </w:r>
      <w:r w:rsidRPr="0075485B">
        <w:t>:</w:t>
      </w:r>
      <w:r w:rsidRPr="00C121E4">
        <w:rPr>
          <w:i/>
        </w:rPr>
        <w:t xml:space="preserve"> pesse</w:t>
      </w:r>
      <w:r w:rsidR="0098090B" w:rsidRPr="0098090B">
        <w:t>/</w:t>
      </w:r>
      <w:r w:rsidRPr="00C121E4">
        <w:rPr>
          <w:i/>
        </w:rPr>
        <w:t xml:space="preserve">e </w:t>
      </w:r>
      <w:r w:rsidRPr="0075485B">
        <w:t>:</w:t>
      </w:r>
      <w:r w:rsidRPr="00C121E4">
        <w:rPr>
          <w:i/>
        </w:rPr>
        <w:t xml:space="preserve"> pese</w:t>
      </w:r>
      <w:r w:rsidR="0098090B" w:rsidRPr="0098090B">
        <w:t>/</w:t>
      </w:r>
      <w:r w:rsidRPr="00C121E4">
        <w:rPr>
          <w:i/>
        </w:rPr>
        <w:t xml:space="preserve">n </w:t>
      </w:r>
      <w:r w:rsidRPr="0075485B">
        <w:t>:</w:t>
      </w:r>
      <w:r w:rsidRPr="00C121E4">
        <w:rPr>
          <w:i/>
        </w:rPr>
        <w:t xml:space="preserve"> pes</w:t>
      </w:r>
      <w:r w:rsidR="0098090B" w:rsidRPr="0098090B">
        <w:t>/</w:t>
      </w:r>
      <w:r w:rsidRPr="00C121E4">
        <w:rPr>
          <w:i/>
        </w:rPr>
        <w:t xml:space="preserve">thään </w:t>
      </w:r>
      <w:r w:rsidRPr="0075485B">
        <w:t>:</w:t>
      </w:r>
      <w:r w:rsidRPr="00C121E4">
        <w:rPr>
          <w:i/>
        </w:rPr>
        <w:t xml:space="preserve"> pese</w:t>
      </w:r>
      <w:r w:rsidR="0098090B" w:rsidRPr="0098090B">
        <w:t>/</w:t>
      </w:r>
      <w:r w:rsidRPr="00C121E4">
        <w:rPr>
          <w:i/>
        </w:rPr>
        <w:t>vä</w:t>
      </w:r>
      <w:r w:rsidRPr="0075485B">
        <w:t>(</w:t>
      </w:r>
      <w:r w:rsidRPr="00C121E4">
        <w:rPr>
          <w:i/>
        </w:rPr>
        <w:t>t</w:t>
      </w:r>
      <w:r w:rsidRPr="0075485B">
        <w:t>),</w:t>
      </w:r>
      <w:r w:rsidRPr="00C121E4">
        <w:rPr>
          <w:i/>
        </w:rPr>
        <w:t xml:space="preserve"> pur</w:t>
      </w:r>
      <w:r w:rsidR="0098090B" w:rsidRPr="0098090B">
        <w:t>/</w:t>
      </w:r>
      <w:r w:rsidRPr="00C121E4">
        <w:rPr>
          <w:i/>
        </w:rPr>
        <w:t xml:space="preserve">ra </w:t>
      </w:r>
      <w:r w:rsidRPr="0075485B">
        <w:t>:</w:t>
      </w:r>
      <w:r w:rsidRPr="00C121E4">
        <w:rPr>
          <w:i/>
        </w:rPr>
        <w:t xml:space="preserve"> purre</w:t>
      </w:r>
      <w:r w:rsidR="0098090B" w:rsidRPr="0098090B">
        <w:t>/</w:t>
      </w:r>
      <w:r w:rsidRPr="00C121E4">
        <w:rPr>
          <w:i/>
        </w:rPr>
        <w:t xml:space="preserve">e </w:t>
      </w:r>
      <w:r w:rsidRPr="0075485B">
        <w:t>:</w:t>
      </w:r>
      <w:r w:rsidRPr="00C121E4">
        <w:rPr>
          <w:i/>
        </w:rPr>
        <w:t xml:space="preserve"> pure</w:t>
      </w:r>
      <w:r w:rsidR="0098090B" w:rsidRPr="0098090B">
        <w:t>/</w:t>
      </w:r>
      <w:r w:rsidRPr="00C121E4">
        <w:rPr>
          <w:i/>
        </w:rPr>
        <w:t xml:space="preserve">n </w:t>
      </w:r>
      <w:r w:rsidRPr="0075485B">
        <w:t>:</w:t>
      </w:r>
      <w:r w:rsidRPr="00C121E4">
        <w:rPr>
          <w:i/>
        </w:rPr>
        <w:t xml:space="preserve"> pur</w:t>
      </w:r>
      <w:r w:rsidR="0098090B" w:rsidRPr="0098090B">
        <w:t>/</w:t>
      </w:r>
      <w:r w:rsidRPr="00C121E4">
        <w:rPr>
          <w:i/>
        </w:rPr>
        <w:t xml:space="preserve">haan </w:t>
      </w:r>
      <w:r w:rsidRPr="0075485B">
        <w:t>:</w:t>
      </w:r>
      <w:r w:rsidRPr="00C121E4">
        <w:rPr>
          <w:i/>
        </w:rPr>
        <w:t xml:space="preserve"> pure</w:t>
      </w:r>
      <w:r w:rsidR="0098090B" w:rsidRPr="0098090B">
        <w:t>/</w:t>
      </w:r>
      <w:r w:rsidRPr="00C121E4">
        <w:rPr>
          <w:i/>
        </w:rPr>
        <w:t>va</w:t>
      </w:r>
      <w:r w:rsidRPr="0075485B">
        <w:t>(</w:t>
      </w:r>
      <w:r w:rsidRPr="00C121E4">
        <w:rPr>
          <w:i/>
        </w:rPr>
        <w:t>t</w:t>
      </w:r>
      <w:r w:rsidRPr="0075485B">
        <w:t>),</w:t>
      </w:r>
      <w:r w:rsidRPr="00C121E4">
        <w:rPr>
          <w:i/>
        </w:rPr>
        <w:t xml:space="preserve"> tul</w:t>
      </w:r>
      <w:r w:rsidR="0098090B" w:rsidRPr="0098090B">
        <w:t>/</w:t>
      </w:r>
      <w:r w:rsidRPr="00C121E4">
        <w:rPr>
          <w:i/>
        </w:rPr>
        <w:t xml:space="preserve">la </w:t>
      </w:r>
      <w:r w:rsidRPr="0075485B">
        <w:t>:</w:t>
      </w:r>
      <w:r w:rsidRPr="00C121E4">
        <w:rPr>
          <w:i/>
        </w:rPr>
        <w:t xml:space="preserve"> tulle</w:t>
      </w:r>
      <w:r w:rsidR="0098090B" w:rsidRPr="0098090B">
        <w:t>/</w:t>
      </w:r>
      <w:r w:rsidRPr="00C121E4">
        <w:rPr>
          <w:i/>
        </w:rPr>
        <w:t xml:space="preserve">e </w:t>
      </w:r>
      <w:r w:rsidRPr="0075485B">
        <w:t>:</w:t>
      </w:r>
      <w:r w:rsidRPr="00C121E4">
        <w:rPr>
          <w:i/>
        </w:rPr>
        <w:t xml:space="preserve"> tule</w:t>
      </w:r>
      <w:r w:rsidR="0098090B" w:rsidRPr="0098090B">
        <w:t>/</w:t>
      </w:r>
      <w:r w:rsidRPr="00C121E4">
        <w:rPr>
          <w:i/>
        </w:rPr>
        <w:t xml:space="preserve">n </w:t>
      </w:r>
      <w:r w:rsidRPr="0075485B">
        <w:t>:</w:t>
      </w:r>
      <w:r w:rsidRPr="00C121E4">
        <w:rPr>
          <w:i/>
        </w:rPr>
        <w:t xml:space="preserve"> tul</w:t>
      </w:r>
      <w:r w:rsidR="0098090B" w:rsidRPr="0098090B">
        <w:t>/</w:t>
      </w:r>
      <w:r w:rsidRPr="00C121E4">
        <w:rPr>
          <w:i/>
        </w:rPr>
        <w:t xml:space="preserve">haan </w:t>
      </w:r>
      <w:r w:rsidRPr="0075485B">
        <w:t>:</w:t>
      </w:r>
      <w:r w:rsidRPr="00C121E4">
        <w:rPr>
          <w:i/>
        </w:rPr>
        <w:t xml:space="preserve"> tule</w:t>
      </w:r>
      <w:r w:rsidR="0098090B" w:rsidRPr="0098090B">
        <w:t>/</w:t>
      </w:r>
      <w:r w:rsidRPr="00C121E4">
        <w:rPr>
          <w:i/>
        </w:rPr>
        <w:t>va</w:t>
      </w:r>
      <w:r w:rsidRPr="0075485B">
        <w:t>(</w:t>
      </w:r>
      <w:r w:rsidRPr="00C121E4">
        <w:rPr>
          <w:i/>
        </w:rPr>
        <w:t>t</w:t>
      </w:r>
      <w:r w:rsidRPr="0075485B">
        <w:t>),</w:t>
      </w:r>
      <w:r w:rsidRPr="00C121E4">
        <w:rPr>
          <w:i/>
        </w:rPr>
        <w:t xml:space="preserve"> men</w:t>
      </w:r>
      <w:r w:rsidR="0098090B" w:rsidRPr="0098090B">
        <w:t>/</w:t>
      </w:r>
      <w:r w:rsidRPr="00C121E4">
        <w:rPr>
          <w:i/>
        </w:rPr>
        <w:t xml:space="preserve">nä </w:t>
      </w:r>
      <w:r w:rsidRPr="0075485B">
        <w:t>:</w:t>
      </w:r>
      <w:r w:rsidRPr="00C121E4">
        <w:rPr>
          <w:i/>
        </w:rPr>
        <w:t xml:space="preserve"> menne</w:t>
      </w:r>
      <w:r w:rsidR="0098090B" w:rsidRPr="0098090B">
        <w:t>/</w:t>
      </w:r>
      <w:r w:rsidRPr="00C121E4">
        <w:rPr>
          <w:i/>
        </w:rPr>
        <w:t xml:space="preserve">e </w:t>
      </w:r>
      <w:r w:rsidRPr="0075485B">
        <w:t>:</w:t>
      </w:r>
      <w:r w:rsidRPr="00C121E4">
        <w:rPr>
          <w:i/>
        </w:rPr>
        <w:t xml:space="preserve"> mene</w:t>
      </w:r>
      <w:r w:rsidR="0098090B" w:rsidRPr="0098090B">
        <w:t>/</w:t>
      </w:r>
      <w:r w:rsidRPr="00C121E4">
        <w:rPr>
          <w:i/>
        </w:rPr>
        <w:t xml:space="preserve">n </w:t>
      </w:r>
      <w:r w:rsidRPr="0075485B">
        <w:t>:</w:t>
      </w:r>
      <w:r w:rsidRPr="00C121E4">
        <w:rPr>
          <w:i/>
        </w:rPr>
        <w:t xml:space="preserve"> men</w:t>
      </w:r>
      <w:r w:rsidR="0098090B" w:rsidRPr="0098090B">
        <w:t>/</w:t>
      </w:r>
      <w:r w:rsidRPr="00C121E4">
        <w:rPr>
          <w:i/>
        </w:rPr>
        <w:t xml:space="preserve">hään </w:t>
      </w:r>
      <w:r w:rsidRPr="0075485B">
        <w:t>:</w:t>
      </w:r>
      <w:r w:rsidRPr="00C121E4">
        <w:rPr>
          <w:i/>
        </w:rPr>
        <w:t xml:space="preserve"> mene</w:t>
      </w:r>
      <w:r w:rsidR="0098090B" w:rsidRPr="0098090B">
        <w:t>/</w:t>
      </w:r>
      <w:r w:rsidRPr="00C121E4">
        <w:rPr>
          <w:i/>
        </w:rPr>
        <w:t>vä</w:t>
      </w:r>
      <w:r w:rsidRPr="0075485B">
        <w:t>(</w:t>
      </w:r>
      <w:r w:rsidRPr="00C121E4">
        <w:rPr>
          <w:i/>
        </w:rPr>
        <w:t>t</w:t>
      </w:r>
      <w:r w:rsidRPr="0075485B">
        <w:t>),</w:t>
      </w:r>
      <w:r w:rsidRPr="00C121E4">
        <w:rPr>
          <w:i/>
        </w:rPr>
        <w:t xml:space="preserve"> ajatel</w:t>
      </w:r>
      <w:r w:rsidR="0098090B" w:rsidRPr="0098090B">
        <w:t>/</w:t>
      </w:r>
      <w:r w:rsidRPr="00C121E4">
        <w:rPr>
          <w:i/>
        </w:rPr>
        <w:t xml:space="preserve">la </w:t>
      </w:r>
      <w:r w:rsidRPr="0075485B">
        <w:t>:</w:t>
      </w:r>
      <w:r w:rsidRPr="00C121E4">
        <w:rPr>
          <w:i/>
        </w:rPr>
        <w:t xml:space="preserve"> ajattelle</w:t>
      </w:r>
      <w:r w:rsidR="0098090B" w:rsidRPr="0098090B">
        <w:t>/</w:t>
      </w:r>
      <w:r w:rsidRPr="00C121E4">
        <w:rPr>
          <w:i/>
        </w:rPr>
        <w:t xml:space="preserve">e </w:t>
      </w:r>
      <w:r w:rsidRPr="0075485B">
        <w:t>:</w:t>
      </w:r>
      <w:r w:rsidRPr="00C121E4">
        <w:rPr>
          <w:i/>
        </w:rPr>
        <w:t xml:space="preserve"> ajattele</w:t>
      </w:r>
      <w:r w:rsidR="0098090B" w:rsidRPr="0098090B">
        <w:t>/</w:t>
      </w:r>
      <w:r w:rsidRPr="00C121E4">
        <w:rPr>
          <w:i/>
        </w:rPr>
        <w:t xml:space="preserve">n </w:t>
      </w:r>
      <w:r w:rsidRPr="0075485B">
        <w:t>:</w:t>
      </w:r>
      <w:r w:rsidRPr="00C121E4">
        <w:rPr>
          <w:i/>
        </w:rPr>
        <w:t xml:space="preserve"> ajatel</w:t>
      </w:r>
      <w:r w:rsidR="0098090B" w:rsidRPr="0098090B">
        <w:t>/</w:t>
      </w:r>
      <w:r w:rsidRPr="00C121E4">
        <w:rPr>
          <w:i/>
        </w:rPr>
        <w:t xml:space="preserve">haan </w:t>
      </w:r>
      <w:r w:rsidRPr="0075485B">
        <w:t>:</w:t>
      </w:r>
      <w:r w:rsidRPr="00C121E4">
        <w:rPr>
          <w:i/>
        </w:rPr>
        <w:t xml:space="preserve"> ajattele</w:t>
      </w:r>
      <w:r w:rsidR="0098090B" w:rsidRPr="0098090B">
        <w:t>/</w:t>
      </w:r>
      <w:r w:rsidRPr="00C121E4">
        <w:rPr>
          <w:i/>
        </w:rPr>
        <w:t>va</w:t>
      </w:r>
      <w:r w:rsidRPr="0075485B">
        <w:t>(</w:t>
      </w:r>
      <w:r w:rsidRPr="00C121E4">
        <w:rPr>
          <w:i/>
        </w:rPr>
        <w:t>t</w:t>
      </w:r>
      <w:r w:rsidRPr="0075485B">
        <w:t>),</w:t>
      </w:r>
      <w:r w:rsidRPr="00C121E4">
        <w:rPr>
          <w:i/>
        </w:rPr>
        <w:t xml:space="preserve"> auka</w:t>
      </w:r>
      <w:r w:rsidRPr="0075485B">
        <w:t>(</w:t>
      </w:r>
      <w:r w:rsidRPr="00C121E4">
        <w:rPr>
          <w:i/>
        </w:rPr>
        <w:t>i</w:t>
      </w:r>
      <w:r w:rsidRPr="0075485B">
        <w:t>)</w:t>
      </w:r>
      <w:r w:rsidRPr="00C121E4">
        <w:rPr>
          <w:i/>
        </w:rPr>
        <w:t>s</w:t>
      </w:r>
      <w:r w:rsidR="0098090B" w:rsidRPr="0098090B">
        <w:t>/</w:t>
      </w:r>
      <w:r w:rsidRPr="00C121E4">
        <w:rPr>
          <w:i/>
        </w:rPr>
        <w:t xml:space="preserve">ta </w:t>
      </w:r>
      <w:r w:rsidRPr="0075485B">
        <w:t>:</w:t>
      </w:r>
      <w:r w:rsidRPr="00C121E4">
        <w:rPr>
          <w:i/>
        </w:rPr>
        <w:t xml:space="preserve"> auka</w:t>
      </w:r>
      <w:r w:rsidRPr="0075485B">
        <w:t>(</w:t>
      </w:r>
      <w:r w:rsidRPr="00C121E4">
        <w:rPr>
          <w:i/>
        </w:rPr>
        <w:t>i</w:t>
      </w:r>
      <w:r w:rsidRPr="0075485B">
        <w:t>)</w:t>
      </w:r>
      <w:r w:rsidRPr="00C121E4">
        <w:rPr>
          <w:i/>
        </w:rPr>
        <w:t>s</w:t>
      </w:r>
      <w:r w:rsidRPr="0075485B">
        <w:t>(</w:t>
      </w:r>
      <w:r w:rsidRPr="00C121E4">
        <w:rPr>
          <w:i/>
        </w:rPr>
        <w:t>s</w:t>
      </w:r>
      <w:r w:rsidRPr="0075485B">
        <w:t>)</w:t>
      </w:r>
      <w:r w:rsidRPr="00C121E4">
        <w:rPr>
          <w:i/>
        </w:rPr>
        <w:t>e</w:t>
      </w:r>
      <w:r w:rsidR="0098090B" w:rsidRPr="0098090B">
        <w:t>/</w:t>
      </w:r>
      <w:r w:rsidRPr="00C121E4">
        <w:rPr>
          <w:i/>
        </w:rPr>
        <w:t xml:space="preserve">e </w:t>
      </w:r>
      <w:r w:rsidRPr="0075485B">
        <w:t>:</w:t>
      </w:r>
      <w:r w:rsidRPr="00C121E4">
        <w:rPr>
          <w:i/>
        </w:rPr>
        <w:t xml:space="preserve"> auka</w:t>
      </w:r>
      <w:r w:rsidRPr="0075485B">
        <w:t>(</w:t>
      </w:r>
      <w:r w:rsidRPr="00C121E4">
        <w:rPr>
          <w:i/>
        </w:rPr>
        <w:t>i</w:t>
      </w:r>
      <w:r w:rsidRPr="0075485B">
        <w:t>)</w:t>
      </w:r>
      <w:r w:rsidRPr="00C121E4">
        <w:rPr>
          <w:i/>
        </w:rPr>
        <w:t>se</w:t>
      </w:r>
      <w:r w:rsidR="0098090B" w:rsidRPr="0098090B">
        <w:t>/</w:t>
      </w:r>
      <w:r w:rsidRPr="00C121E4">
        <w:rPr>
          <w:i/>
        </w:rPr>
        <w:t xml:space="preserve">n </w:t>
      </w:r>
      <w:r w:rsidRPr="0075485B">
        <w:t>:</w:t>
      </w:r>
      <w:r w:rsidRPr="00C121E4">
        <w:rPr>
          <w:i/>
        </w:rPr>
        <w:t xml:space="preserve"> auka</w:t>
      </w:r>
      <w:r w:rsidRPr="0075485B">
        <w:t>(</w:t>
      </w:r>
      <w:r w:rsidRPr="00C121E4">
        <w:rPr>
          <w:i/>
        </w:rPr>
        <w:t>i</w:t>
      </w:r>
      <w:r w:rsidRPr="0075485B">
        <w:t>)</w:t>
      </w:r>
      <w:r w:rsidRPr="00C121E4">
        <w:rPr>
          <w:i/>
        </w:rPr>
        <w:t>s</w:t>
      </w:r>
      <w:r w:rsidR="0098090B" w:rsidRPr="0098090B">
        <w:t>/</w:t>
      </w:r>
      <w:r w:rsidRPr="00C121E4">
        <w:rPr>
          <w:i/>
        </w:rPr>
        <w:t xml:space="preserve">thaan </w:t>
      </w:r>
      <w:r w:rsidRPr="0075485B">
        <w:t>:</w:t>
      </w:r>
      <w:r w:rsidRPr="00C121E4">
        <w:rPr>
          <w:i/>
        </w:rPr>
        <w:t xml:space="preserve"> aukase</w:t>
      </w:r>
      <w:r w:rsidR="0098090B" w:rsidRPr="0098090B">
        <w:t>/</w:t>
      </w:r>
      <w:r w:rsidRPr="00C121E4">
        <w:rPr>
          <w:i/>
        </w:rPr>
        <w:t>va</w:t>
      </w:r>
      <w:r w:rsidRPr="0075485B">
        <w:t>(</w:t>
      </w:r>
      <w:r w:rsidRPr="00C121E4">
        <w:rPr>
          <w:i/>
        </w:rPr>
        <w:t>t</w:t>
      </w:r>
      <w:r w:rsidRPr="0075485B">
        <w:t>)</w:t>
      </w:r>
      <w:r w:rsidR="001B127A" w:rsidRPr="001B127A">
        <w:t>.</w:t>
      </w:r>
    </w:p>
    <w:p w14:paraId="60E237F3" w14:textId="3421CBF4" w:rsidR="00F904D4" w:rsidRDefault="00BC7543" w:rsidP="00BC7543">
      <w:pPr>
        <w:pStyle w:val="Brdtekst"/>
        <w:spacing w:before="120"/>
      </w:pPr>
      <w:r w:rsidRPr="00A95D68">
        <w:t xml:space="preserve">Verbiilä </w:t>
      </w:r>
      <w:r w:rsidRPr="002B7FBB">
        <w:rPr>
          <w:i/>
        </w:rPr>
        <w:t>näh</w:t>
      </w:r>
      <w:r w:rsidR="0098090B" w:rsidRPr="0098090B">
        <w:t>/</w:t>
      </w:r>
      <w:r w:rsidRPr="002B7FBB">
        <w:rPr>
          <w:i/>
          <w:lang w:val="en-US"/>
        </w:rPr>
        <w:t>đ</w:t>
      </w:r>
      <w:r w:rsidRPr="002B7FBB">
        <w:rPr>
          <w:i/>
        </w:rPr>
        <w:t xml:space="preserve">ä </w:t>
      </w:r>
      <w:r w:rsidR="00BA1173" w:rsidRPr="00BA1173">
        <w:t>~</w:t>
      </w:r>
      <w:r w:rsidRPr="002B7FBB">
        <w:rPr>
          <w:i/>
        </w:rPr>
        <w:t xml:space="preserve"> näh</w:t>
      </w:r>
      <w:r w:rsidR="0098090B" w:rsidRPr="0098090B">
        <w:t>/</w:t>
      </w:r>
      <w:r w:rsidRPr="002B7FBB">
        <w:rPr>
          <w:i/>
        </w:rPr>
        <w:t>hä</w:t>
      </w:r>
      <w:r w:rsidRPr="009E7199">
        <w:t xml:space="preserve"> ja </w:t>
      </w:r>
      <w:r w:rsidRPr="002B7FBB">
        <w:rPr>
          <w:i/>
        </w:rPr>
        <w:t>teh</w:t>
      </w:r>
      <w:r w:rsidR="0098090B" w:rsidRPr="0098090B">
        <w:t>/</w:t>
      </w:r>
      <w:r w:rsidRPr="002B7FBB">
        <w:rPr>
          <w:i/>
          <w:lang w:val="en-US"/>
        </w:rPr>
        <w:t>đ</w:t>
      </w:r>
      <w:r w:rsidRPr="002B7FBB">
        <w:rPr>
          <w:i/>
        </w:rPr>
        <w:t xml:space="preserve">ä </w:t>
      </w:r>
      <w:r w:rsidR="00BA1173" w:rsidRPr="00BA1173">
        <w:t>~</w:t>
      </w:r>
      <w:r w:rsidRPr="002B7FBB">
        <w:rPr>
          <w:i/>
        </w:rPr>
        <w:t xml:space="preserve"> teh</w:t>
      </w:r>
      <w:r w:rsidR="0098090B" w:rsidRPr="0098090B">
        <w:t>/</w:t>
      </w:r>
      <w:r w:rsidRPr="002B7FBB">
        <w:rPr>
          <w:i/>
        </w:rPr>
        <w:t>hä</w:t>
      </w:r>
      <w:r w:rsidRPr="00A95D68">
        <w:t xml:space="preserve"> oon kans </w:t>
      </w:r>
      <w:r>
        <w:t xml:space="preserve">omituinen </w:t>
      </w:r>
      <w:r w:rsidRPr="00A95D68">
        <w:t xml:space="preserve">0-graadi, ja niissä singulaarin 1. ja 2. ja pluraalin 1. ja 2. persooniitten persoonasuffiksit lisäthään </w:t>
      </w:r>
      <w:r>
        <w:t xml:space="preserve">tähän </w:t>
      </w:r>
      <w:r w:rsidRPr="00A95D68">
        <w:t xml:space="preserve">0-graadisheen rankhaan. Net taivuthaan näin: </w:t>
      </w: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902323">
        <w:rPr>
          <w:i/>
        </w:rPr>
        <w:t>teh</w:t>
      </w:r>
      <w:r w:rsidR="0098090B" w:rsidRPr="0098090B">
        <w:t>/</w:t>
      </w:r>
      <w:r w:rsidRPr="00902323">
        <w:rPr>
          <w:i/>
        </w:rPr>
        <w:t xml:space="preserve">đä </w:t>
      </w:r>
      <w:r w:rsidR="00BA1173" w:rsidRPr="00BA1173">
        <w:t>~</w:t>
      </w:r>
      <w:r w:rsidRPr="00902323">
        <w:rPr>
          <w:i/>
        </w:rPr>
        <w:t xml:space="preserve"> teh</w:t>
      </w:r>
      <w:r w:rsidR="0098090B" w:rsidRPr="0098090B">
        <w:t>/</w:t>
      </w:r>
      <w:r w:rsidRPr="00902323">
        <w:rPr>
          <w:i/>
        </w:rPr>
        <w:t xml:space="preserve">hä </w:t>
      </w:r>
      <w:r w:rsidRPr="0075485B">
        <w:t>:</w:t>
      </w:r>
      <w:r w:rsidRPr="00902323">
        <w:rPr>
          <w:i/>
        </w:rPr>
        <w:t xml:space="preserve"> tekke</w:t>
      </w:r>
      <w:r w:rsidR="0098090B" w:rsidRPr="0098090B">
        <w:t>/</w:t>
      </w:r>
      <w:r w:rsidRPr="00902323">
        <w:rPr>
          <w:i/>
        </w:rPr>
        <w:t xml:space="preserve">e </w:t>
      </w:r>
      <w:r w:rsidRPr="0075485B">
        <w:t>:</w:t>
      </w:r>
      <w:r w:rsidRPr="00902323">
        <w:rPr>
          <w:i/>
        </w:rPr>
        <w:t xml:space="preserve"> tehe</w:t>
      </w:r>
      <w:r w:rsidR="0098090B" w:rsidRPr="0098090B">
        <w:t>/</w:t>
      </w:r>
      <w:r w:rsidRPr="00902323">
        <w:rPr>
          <w:i/>
        </w:rPr>
        <w:t xml:space="preserve">n </w:t>
      </w:r>
      <w:r w:rsidRPr="0075485B">
        <w:t>:</w:t>
      </w:r>
      <w:r w:rsidRPr="00902323">
        <w:rPr>
          <w:i/>
        </w:rPr>
        <w:t xml:space="preserve"> teh</w:t>
      </w:r>
      <w:r w:rsidR="0098090B" w:rsidRPr="0098090B">
        <w:t>/</w:t>
      </w:r>
      <w:r w:rsidRPr="0075485B">
        <w:t>(</w:t>
      </w:r>
      <w:r w:rsidRPr="00902323">
        <w:rPr>
          <w:i/>
        </w:rPr>
        <w:t>đ</w:t>
      </w:r>
      <w:r w:rsidRPr="0075485B">
        <w:t>)</w:t>
      </w:r>
      <w:r w:rsidR="00973025">
        <w:rPr>
          <w:i/>
        </w:rPr>
        <w:t xml:space="preserve">hään </w:t>
      </w:r>
      <w:r w:rsidR="001B127A" w:rsidRPr="001B127A">
        <w:t>:</w:t>
      </w:r>
      <w:r w:rsidRPr="00902323">
        <w:rPr>
          <w:i/>
        </w:rPr>
        <w:t xml:space="preserve"> teke</w:t>
      </w:r>
      <w:r w:rsidR="0098090B" w:rsidRPr="0098090B">
        <w:t>/</w:t>
      </w:r>
      <w:r w:rsidRPr="00902323">
        <w:rPr>
          <w:i/>
        </w:rPr>
        <w:t>vä</w:t>
      </w:r>
      <w:r w:rsidR="001B127A" w:rsidRPr="001B127A">
        <w:t>(</w:t>
      </w:r>
      <w:r>
        <w:rPr>
          <w:i/>
        </w:rPr>
        <w:t>t</w:t>
      </w:r>
      <w:r w:rsidR="001B127A" w:rsidRPr="001B127A">
        <w:t>)</w:t>
      </w:r>
      <w:r w:rsidRPr="0075485B">
        <w:t>,</w:t>
      </w:r>
      <w:r w:rsidRPr="00902323">
        <w:rPr>
          <w:i/>
        </w:rPr>
        <w:t xml:space="preserve"> näh</w:t>
      </w:r>
      <w:r w:rsidR="0098090B" w:rsidRPr="0098090B">
        <w:t>/</w:t>
      </w:r>
      <w:r w:rsidRPr="00902323">
        <w:rPr>
          <w:i/>
        </w:rPr>
        <w:t xml:space="preserve">đä </w:t>
      </w:r>
      <w:r w:rsidR="00BA1173" w:rsidRPr="00BA1173">
        <w:t>~</w:t>
      </w:r>
      <w:r w:rsidRPr="00902323">
        <w:rPr>
          <w:i/>
        </w:rPr>
        <w:t xml:space="preserve"> näh</w:t>
      </w:r>
      <w:r w:rsidR="0098090B" w:rsidRPr="0098090B">
        <w:t>/</w:t>
      </w:r>
      <w:r w:rsidRPr="00902323">
        <w:rPr>
          <w:i/>
        </w:rPr>
        <w:t xml:space="preserve">hä </w:t>
      </w:r>
      <w:r w:rsidRPr="0075485B">
        <w:t>:</w:t>
      </w:r>
      <w:r w:rsidRPr="00902323">
        <w:rPr>
          <w:i/>
        </w:rPr>
        <w:t xml:space="preserve"> näkke</w:t>
      </w:r>
      <w:r w:rsidR="0098090B" w:rsidRPr="0098090B">
        <w:t>/</w:t>
      </w:r>
      <w:r w:rsidRPr="00902323">
        <w:rPr>
          <w:i/>
        </w:rPr>
        <w:t xml:space="preserve">e </w:t>
      </w:r>
      <w:r w:rsidRPr="0075485B">
        <w:t>:</w:t>
      </w:r>
      <w:r w:rsidRPr="00902323">
        <w:rPr>
          <w:i/>
        </w:rPr>
        <w:t xml:space="preserve"> nä</w:t>
      </w:r>
      <w:r w:rsidRPr="0075485B">
        <w:t>(</w:t>
      </w:r>
      <w:r w:rsidRPr="00902323">
        <w:rPr>
          <w:i/>
        </w:rPr>
        <w:t>j</w:t>
      </w:r>
      <w:r w:rsidRPr="0075485B">
        <w:t>)</w:t>
      </w:r>
      <w:r w:rsidRPr="00902323">
        <w:rPr>
          <w:i/>
        </w:rPr>
        <w:t>e</w:t>
      </w:r>
      <w:r w:rsidR="0098090B" w:rsidRPr="0098090B">
        <w:t>/</w:t>
      </w:r>
      <w:r w:rsidRPr="00902323">
        <w:rPr>
          <w:i/>
        </w:rPr>
        <w:t xml:space="preserve">n </w:t>
      </w:r>
      <w:r w:rsidRPr="0075485B">
        <w:t>:</w:t>
      </w:r>
      <w:r w:rsidRPr="00902323">
        <w:rPr>
          <w:i/>
        </w:rPr>
        <w:t xml:space="preserve"> näh</w:t>
      </w:r>
      <w:r w:rsidR="0098090B" w:rsidRPr="0098090B">
        <w:t>/</w:t>
      </w:r>
      <w:r w:rsidRPr="0075485B">
        <w:t>(</w:t>
      </w:r>
      <w:r w:rsidRPr="00902323">
        <w:rPr>
          <w:i/>
        </w:rPr>
        <w:t>đ</w:t>
      </w:r>
      <w:r w:rsidRPr="0075485B">
        <w:t>)</w:t>
      </w:r>
      <w:r w:rsidRPr="00902323">
        <w:rPr>
          <w:i/>
        </w:rPr>
        <w:t xml:space="preserve">hään </w:t>
      </w:r>
      <w:r w:rsidRPr="0075485B">
        <w:t>:</w:t>
      </w:r>
      <w:r w:rsidRPr="00902323">
        <w:rPr>
          <w:i/>
        </w:rPr>
        <w:t xml:space="preserve"> näke</w:t>
      </w:r>
      <w:r w:rsidR="0098090B" w:rsidRPr="0098090B">
        <w:t>/</w:t>
      </w:r>
      <w:r w:rsidRPr="00902323">
        <w:rPr>
          <w:i/>
        </w:rPr>
        <w:t>vä</w:t>
      </w:r>
      <w:r w:rsidRPr="0075485B">
        <w:t>(</w:t>
      </w:r>
      <w:r w:rsidRPr="00902323">
        <w:rPr>
          <w:i/>
        </w:rPr>
        <w:t>t</w:t>
      </w:r>
      <w:r w:rsidRPr="0075485B">
        <w:t>)</w:t>
      </w:r>
      <w:r w:rsidR="00F904D4">
        <w:t>.</w:t>
      </w:r>
    </w:p>
    <w:p w14:paraId="0465CD27" w14:textId="3DCC4790" w:rsidR="00BC7543" w:rsidRPr="009910F4" w:rsidRDefault="00BC7543" w:rsidP="00BC7543">
      <w:pPr>
        <w:pStyle w:val="Brdtekst"/>
        <w:spacing w:before="120"/>
      </w:pPr>
      <w:r w:rsidRPr="00A95D68">
        <w:t xml:space="preserve">Jos verbityypiistä 3.2 ja 3.3 haluthaan käyttäät </w:t>
      </w:r>
      <w:r>
        <w:t>siirtymärankkoi,</w:t>
      </w:r>
      <w:r w:rsidRPr="00A95D68">
        <w:t xml:space="preserve"> se net taivuthaan näin:</w:t>
      </w:r>
      <w:r>
        <w:t xml:space="preserve"> (1.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7A7E53">
        <w:rPr>
          <w:i/>
        </w:rPr>
        <w:t>ajattele</w:t>
      </w:r>
      <w:r w:rsidR="0098090B" w:rsidRPr="0098090B">
        <w:t>/</w:t>
      </w:r>
      <w:r w:rsidRPr="007A7E53">
        <w:rPr>
          <w:i/>
        </w:rPr>
        <w:t>a</w:t>
      </w:r>
      <w:r w:rsidRPr="0075485B">
        <w:t>(</w:t>
      </w:r>
      <w:r w:rsidRPr="007A7E53">
        <w:rPr>
          <w:i/>
        </w:rPr>
        <w:t>t</w:t>
      </w:r>
      <w:r w:rsidRPr="0075485B">
        <w:t>)</w:t>
      </w:r>
      <w:r w:rsidRPr="007A7E53">
        <w:rPr>
          <w:i/>
        </w:rPr>
        <w:t xml:space="preserve"> </w:t>
      </w:r>
      <w:r w:rsidRPr="0075485B">
        <w:t>:</w:t>
      </w:r>
      <w:r w:rsidRPr="007A7E53">
        <w:rPr>
          <w:i/>
        </w:rPr>
        <w:t xml:space="preserve"> ajattelle</w:t>
      </w:r>
      <w:r w:rsidR="0098090B" w:rsidRPr="0098090B">
        <w:t>/</w:t>
      </w:r>
      <w:r w:rsidRPr="007A7E53">
        <w:rPr>
          <w:i/>
        </w:rPr>
        <w:t xml:space="preserve">e </w:t>
      </w:r>
      <w:r w:rsidRPr="0075485B">
        <w:t>:</w:t>
      </w:r>
      <w:r w:rsidRPr="007A7E53">
        <w:rPr>
          <w:i/>
        </w:rPr>
        <w:t xml:space="preserve"> ajattele</w:t>
      </w:r>
      <w:r w:rsidR="0098090B" w:rsidRPr="0098090B">
        <w:t>/</w:t>
      </w:r>
      <w:r w:rsidRPr="007A7E53">
        <w:rPr>
          <w:i/>
        </w:rPr>
        <w:t xml:space="preserve">n </w:t>
      </w:r>
      <w:r w:rsidRPr="0075485B">
        <w:t>:</w:t>
      </w:r>
      <w:r w:rsidRPr="007A7E53">
        <w:rPr>
          <w:i/>
        </w:rPr>
        <w:t xml:space="preserve"> ajattele</w:t>
      </w:r>
      <w:r w:rsidR="0098090B" w:rsidRPr="0098090B">
        <w:t>/</w:t>
      </w:r>
      <w:r w:rsidRPr="007A7E53">
        <w:rPr>
          <w:i/>
        </w:rPr>
        <w:t xml:space="preserve">thaan </w:t>
      </w:r>
      <w:r w:rsidRPr="0075485B">
        <w:t>:</w:t>
      </w:r>
      <w:r w:rsidRPr="007A7E53">
        <w:rPr>
          <w:i/>
        </w:rPr>
        <w:t xml:space="preserve"> ajattele</w:t>
      </w:r>
      <w:r w:rsidR="0098090B" w:rsidRPr="0098090B">
        <w:t>/</w:t>
      </w:r>
      <w:r w:rsidRPr="007A7E53">
        <w:rPr>
          <w:i/>
        </w:rPr>
        <w:t>va</w:t>
      </w:r>
      <w:r w:rsidRPr="0075485B">
        <w:t>(</w:t>
      </w:r>
      <w:r w:rsidRPr="007A7E53">
        <w:rPr>
          <w:i/>
        </w:rPr>
        <w:t>t</w:t>
      </w:r>
      <w:r w:rsidRPr="0075485B">
        <w:t>),</w:t>
      </w:r>
      <w:r w:rsidRPr="007A7E53">
        <w:rPr>
          <w:i/>
        </w:rPr>
        <w:t xml:space="preserve"> aukase</w:t>
      </w:r>
      <w:r w:rsidR="0098090B" w:rsidRPr="0098090B">
        <w:t>/</w:t>
      </w:r>
      <w:r w:rsidRPr="007A7E53">
        <w:rPr>
          <w:i/>
        </w:rPr>
        <w:t>a</w:t>
      </w:r>
      <w:r w:rsidRPr="0075485B">
        <w:t>(</w:t>
      </w:r>
      <w:r w:rsidRPr="007A7E53">
        <w:rPr>
          <w:i/>
        </w:rPr>
        <w:t>t</w:t>
      </w:r>
      <w:r w:rsidRPr="0075485B">
        <w:t>)</w:t>
      </w:r>
      <w:r w:rsidRPr="007A7E53">
        <w:rPr>
          <w:i/>
        </w:rPr>
        <w:t xml:space="preserve"> </w:t>
      </w:r>
      <w:r w:rsidRPr="0075485B">
        <w:t>:</w:t>
      </w:r>
      <w:r w:rsidRPr="007A7E53">
        <w:rPr>
          <w:i/>
        </w:rPr>
        <w:t xml:space="preserve"> aukase</w:t>
      </w:r>
      <w:r w:rsidR="0098090B" w:rsidRPr="0098090B">
        <w:t>/</w:t>
      </w:r>
      <w:r w:rsidRPr="007A7E53">
        <w:rPr>
          <w:i/>
        </w:rPr>
        <w:t xml:space="preserve">n </w:t>
      </w:r>
      <w:r w:rsidRPr="0075485B">
        <w:t>:</w:t>
      </w:r>
      <w:r w:rsidRPr="007A7E53">
        <w:rPr>
          <w:i/>
        </w:rPr>
        <w:t xml:space="preserve"> aukas</w:t>
      </w:r>
      <w:r w:rsidRPr="0075485B">
        <w:t>(</w:t>
      </w:r>
      <w:r w:rsidRPr="007A7E53">
        <w:rPr>
          <w:i/>
        </w:rPr>
        <w:t>s</w:t>
      </w:r>
      <w:r w:rsidRPr="0075485B">
        <w:t>)</w:t>
      </w:r>
      <w:r w:rsidRPr="007A7E53">
        <w:rPr>
          <w:i/>
        </w:rPr>
        <w:t>e</w:t>
      </w:r>
      <w:r w:rsidR="0098090B" w:rsidRPr="0098090B">
        <w:t>/</w:t>
      </w:r>
      <w:r w:rsidRPr="007A7E53">
        <w:rPr>
          <w:i/>
        </w:rPr>
        <w:t xml:space="preserve">e </w:t>
      </w:r>
      <w:r w:rsidRPr="0075485B">
        <w:t>:</w:t>
      </w:r>
      <w:r w:rsidRPr="007A7E53">
        <w:rPr>
          <w:i/>
        </w:rPr>
        <w:t xml:space="preserve"> aukase</w:t>
      </w:r>
      <w:r w:rsidR="0098090B" w:rsidRPr="0098090B">
        <w:t>/</w:t>
      </w:r>
      <w:r w:rsidRPr="007A7E53">
        <w:rPr>
          <w:i/>
        </w:rPr>
        <w:t xml:space="preserve">thaan </w:t>
      </w:r>
      <w:r w:rsidRPr="0075485B">
        <w:t>:</w:t>
      </w:r>
      <w:r w:rsidRPr="007A7E53">
        <w:rPr>
          <w:i/>
        </w:rPr>
        <w:t xml:space="preserve"> aukase</w:t>
      </w:r>
      <w:r w:rsidR="0098090B" w:rsidRPr="0098090B">
        <w:t>/</w:t>
      </w:r>
      <w:r w:rsidRPr="007A7E53">
        <w:rPr>
          <w:i/>
        </w:rPr>
        <w:t>va</w:t>
      </w:r>
      <w:r w:rsidR="001B127A" w:rsidRPr="001B127A">
        <w:t>(</w:t>
      </w:r>
      <w:r>
        <w:rPr>
          <w:i/>
        </w:rPr>
        <w:t>t</w:t>
      </w:r>
      <w:r w:rsidR="001B127A" w:rsidRPr="001B127A">
        <w:t>).</w:t>
      </w:r>
    </w:p>
    <w:p w14:paraId="507C070A" w14:textId="7F27C9E5" w:rsidR="00BC7543" w:rsidRPr="00A95D68" w:rsidRDefault="00F47C40" w:rsidP="00BC7543">
      <w:pPr>
        <w:pStyle w:val="Punktliste"/>
      </w:pPr>
      <w:r>
        <w:t>4-</w:t>
      </w:r>
      <w:r w:rsidR="00BC7543" w:rsidRPr="00A95D68">
        <w:t>tyypissä</w:t>
      </w:r>
      <w:r w:rsidR="00BC7543">
        <w:t xml:space="preserve"> </w:t>
      </w:r>
      <w:r w:rsidR="00BC7543" w:rsidRPr="000B004B">
        <w:t xml:space="preserve">eli </w:t>
      </w:r>
      <w:r w:rsidR="00BC7543" w:rsidRPr="00A95D68">
        <w:t>tu</w:t>
      </w:r>
      <w:r w:rsidR="00BC7543">
        <w:t>plavokaalirankaisissa verbiissä</w:t>
      </w:r>
      <w:r w:rsidR="00BC7543" w:rsidRPr="00A95D68">
        <w:t xml:space="preserve"> 1. infinitiivi</w:t>
      </w:r>
      <w:r w:rsidR="00BC7543">
        <w:t>n</w:t>
      </w:r>
      <w:r w:rsidR="00BC7543" w:rsidRPr="00A95D68">
        <w:t xml:space="preserve"> ja passiivi</w:t>
      </w:r>
      <w:r w:rsidR="00BC7543">
        <w:t>n</w:t>
      </w:r>
      <w:r w:rsidR="00BC7543" w:rsidRPr="00A95D68">
        <w:t xml:space="preserve"> ja sen kans identti</w:t>
      </w:r>
      <w:r w:rsidR="00BC7543">
        <w:t>s</w:t>
      </w:r>
      <w:r w:rsidR="00BC7543" w:rsidRPr="00A95D68">
        <w:t>en pluraalin 3. persoona</w:t>
      </w:r>
      <w:r w:rsidR="00BC7543">
        <w:t>n</w:t>
      </w:r>
      <w:r w:rsidR="007610E4">
        <w:t xml:space="preserve"> rakenethaan lyhykäisen vokaalirangan pääle</w:t>
      </w:r>
      <w:r w:rsidR="00BC7543" w:rsidRPr="00A95D68">
        <w:t>, muut pe</w:t>
      </w:r>
      <w:r w:rsidR="007610E4">
        <w:t>rsoonat pitkän vokaalirangan pääle</w:t>
      </w:r>
      <w:r w:rsidR="00BC7543" w:rsidRPr="00A95D68">
        <w:t>.</w:t>
      </w:r>
    </w:p>
    <w:p w14:paraId="4126FB7A" w14:textId="68D3C507" w:rsidR="00BC7543" w:rsidRPr="00A95D68" w:rsidRDefault="00BC7543" w:rsidP="00BC7543">
      <w:pPr>
        <w:pStyle w:val="Brdtekst"/>
        <w:spacing w:before="120"/>
      </w:pPr>
      <w:r w:rsidRPr="00A95D68">
        <w:t xml:space="preserve">Ensimäiset alatyypit eli 4.1 </w:t>
      </w:r>
      <w:r w:rsidRPr="00902323">
        <w:rPr>
          <w:i/>
        </w:rPr>
        <w:t>itte</w:t>
      </w:r>
      <w:r w:rsidRPr="00A95D68">
        <w:t xml:space="preserve">-verbit ja 4.2 </w:t>
      </w:r>
      <w:r w:rsidRPr="00902323">
        <w:rPr>
          <w:i/>
        </w:rPr>
        <w:t>Oitte</w:t>
      </w:r>
      <w:r w:rsidRPr="00A95D68">
        <w:t xml:space="preserve">-verbit oon kokonhansa graadivaihettelun ulkopuolela; niilä pitkän rangan </w:t>
      </w:r>
      <w:r w:rsidRPr="00902323">
        <w:rPr>
          <w:i/>
        </w:rPr>
        <w:t>tt</w:t>
      </w:r>
      <w:r w:rsidRPr="00A95D68">
        <w:t xml:space="preserve"> säilyy aina samanlaisena. Esimerkkii: </w:t>
      </w: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7A7E53">
        <w:rPr>
          <w:i/>
        </w:rPr>
        <w:t>kyyti</w:t>
      </w:r>
      <w:r w:rsidR="0098090B" w:rsidRPr="0098090B">
        <w:t>/</w:t>
      </w:r>
      <w:r w:rsidRPr="007A7E53">
        <w:rPr>
          <w:i/>
        </w:rPr>
        <w:t xml:space="preserve">tä </w:t>
      </w:r>
      <w:r w:rsidRPr="0075485B">
        <w:t>:</w:t>
      </w:r>
      <w:r w:rsidRPr="007A7E53">
        <w:rPr>
          <w:i/>
        </w:rPr>
        <w:t xml:space="preserve"> kyytitte</w:t>
      </w:r>
      <w:r w:rsidR="0098090B" w:rsidRPr="0098090B">
        <w:t>/</w:t>
      </w:r>
      <w:r w:rsidRPr="007A7E53">
        <w:rPr>
          <w:i/>
        </w:rPr>
        <w:t xml:space="preserve">e </w:t>
      </w:r>
      <w:r w:rsidRPr="0075485B">
        <w:t>:</w:t>
      </w:r>
      <w:r w:rsidRPr="007A7E53">
        <w:rPr>
          <w:i/>
        </w:rPr>
        <w:t xml:space="preserve"> kyytitte</w:t>
      </w:r>
      <w:r w:rsidR="0098090B" w:rsidRPr="0098090B">
        <w:t>/</w:t>
      </w:r>
      <w:r w:rsidRPr="007A7E53">
        <w:rPr>
          <w:i/>
        </w:rPr>
        <w:t xml:space="preserve">n </w:t>
      </w:r>
      <w:r w:rsidRPr="0075485B">
        <w:t>:</w:t>
      </w:r>
      <w:r w:rsidRPr="007A7E53">
        <w:rPr>
          <w:i/>
        </w:rPr>
        <w:t xml:space="preserve"> kyyti</w:t>
      </w:r>
      <w:r w:rsidR="0098090B" w:rsidRPr="0098090B">
        <w:t>/</w:t>
      </w:r>
      <w:r w:rsidRPr="007A7E53">
        <w:rPr>
          <w:i/>
        </w:rPr>
        <w:t xml:space="preserve">thään </w:t>
      </w:r>
      <w:r w:rsidRPr="0075485B">
        <w:t>:</w:t>
      </w:r>
      <w:r w:rsidRPr="007A7E53">
        <w:rPr>
          <w:i/>
        </w:rPr>
        <w:t xml:space="preserve"> kyytitte</w:t>
      </w:r>
      <w:r w:rsidR="0098090B" w:rsidRPr="0098090B">
        <w:t>/</w:t>
      </w:r>
      <w:r w:rsidRPr="007A7E53">
        <w:rPr>
          <w:i/>
        </w:rPr>
        <w:t>vä</w:t>
      </w:r>
      <w:r w:rsidRPr="0075485B">
        <w:t>(</w:t>
      </w:r>
      <w:r w:rsidRPr="007A7E53">
        <w:rPr>
          <w:i/>
        </w:rPr>
        <w:t>t</w:t>
      </w:r>
      <w:r w:rsidRPr="0075485B">
        <w:t>),</w:t>
      </w:r>
      <w:r w:rsidRPr="007A7E53">
        <w:rPr>
          <w:i/>
        </w:rPr>
        <w:t xml:space="preserve"> piikaroi</w:t>
      </w:r>
      <w:r w:rsidR="0098090B" w:rsidRPr="0098090B">
        <w:t>/</w:t>
      </w:r>
      <w:r w:rsidRPr="007A7E53">
        <w:rPr>
          <w:i/>
        </w:rPr>
        <w:t xml:space="preserve">ta </w:t>
      </w:r>
      <w:r w:rsidRPr="0075485B">
        <w:t>:</w:t>
      </w:r>
      <w:r w:rsidRPr="007A7E53">
        <w:rPr>
          <w:i/>
        </w:rPr>
        <w:t xml:space="preserve"> piikaroitte</w:t>
      </w:r>
      <w:r w:rsidR="0098090B" w:rsidRPr="0098090B">
        <w:t>/</w:t>
      </w:r>
      <w:r w:rsidRPr="007A7E53">
        <w:rPr>
          <w:i/>
        </w:rPr>
        <w:t xml:space="preserve">e </w:t>
      </w:r>
      <w:r w:rsidRPr="0075485B">
        <w:t>:</w:t>
      </w:r>
      <w:r w:rsidRPr="007A7E53">
        <w:rPr>
          <w:i/>
        </w:rPr>
        <w:t xml:space="preserve"> piikaroitte</w:t>
      </w:r>
      <w:r w:rsidR="0098090B" w:rsidRPr="0098090B">
        <w:t>/</w:t>
      </w:r>
      <w:r w:rsidRPr="007A7E53">
        <w:rPr>
          <w:i/>
        </w:rPr>
        <w:t xml:space="preserve">n </w:t>
      </w:r>
      <w:r w:rsidRPr="0075485B">
        <w:t>:</w:t>
      </w:r>
      <w:r w:rsidRPr="007A7E53">
        <w:rPr>
          <w:i/>
        </w:rPr>
        <w:t xml:space="preserve"> piikaroi</w:t>
      </w:r>
      <w:r w:rsidR="0098090B" w:rsidRPr="0098090B">
        <w:t>/</w:t>
      </w:r>
      <w:r w:rsidRPr="007A7E53">
        <w:rPr>
          <w:i/>
        </w:rPr>
        <w:t xml:space="preserve">thaan </w:t>
      </w:r>
      <w:r w:rsidRPr="0075485B">
        <w:t>:</w:t>
      </w:r>
      <w:r w:rsidRPr="007A7E53">
        <w:rPr>
          <w:i/>
        </w:rPr>
        <w:t xml:space="preserve"> piikaroitte</w:t>
      </w:r>
      <w:r w:rsidR="0098090B" w:rsidRPr="0098090B">
        <w:t>/</w:t>
      </w:r>
      <w:r w:rsidRPr="007A7E53">
        <w:rPr>
          <w:i/>
        </w:rPr>
        <w:t>va</w:t>
      </w:r>
      <w:r w:rsidRPr="0075485B">
        <w:t>(</w:t>
      </w:r>
      <w:r w:rsidRPr="007A7E53">
        <w:rPr>
          <w:i/>
        </w:rPr>
        <w:t>t</w:t>
      </w:r>
      <w:r w:rsidRPr="0075485B">
        <w:t>)</w:t>
      </w:r>
      <w:r w:rsidR="001B127A" w:rsidRPr="001B127A">
        <w:t>.</w:t>
      </w:r>
    </w:p>
    <w:p w14:paraId="0F8A3FEE" w14:textId="07BFD5C3" w:rsidR="00BC7543" w:rsidRDefault="00BC7543" w:rsidP="00BC7543">
      <w:pPr>
        <w:pStyle w:val="Brdtekst"/>
        <w:spacing w:before="120"/>
      </w:pPr>
      <w:r w:rsidRPr="00A95D68">
        <w:t xml:space="preserve">Kolmanessa alatyypissä eli 4.3 </w:t>
      </w:r>
      <w:r w:rsidRPr="00DB3E9E">
        <w:rPr>
          <w:i/>
        </w:rPr>
        <w:t>ne</w:t>
      </w:r>
      <w:r w:rsidRPr="00A95D68">
        <w:t xml:space="preserve">-verbiissä oon erikoinen graadivaihettelu, joka näkkyy </w:t>
      </w:r>
      <w:r>
        <w:t>yđin</w:t>
      </w:r>
      <w:r w:rsidRPr="00A95D68">
        <w:t xml:space="preserve">konsonantissa, niin ko </w:t>
      </w:r>
      <w:r>
        <w:t>(1.inf.</w:t>
      </w:r>
      <w:r w:rsidRPr="00A95D68">
        <w:t xml:space="preserve">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sidRPr="007A7E53">
        <w:rPr>
          <w:i/>
        </w:rPr>
        <w:t>li</w:t>
      </w:r>
      <w:r w:rsidRPr="0075485B">
        <w:t>(</w:t>
      </w:r>
      <w:r w:rsidRPr="007A7E53">
        <w:rPr>
          <w:i/>
        </w:rPr>
        <w:t>j</w:t>
      </w:r>
      <w:r w:rsidRPr="0075485B">
        <w:t>)</w:t>
      </w:r>
      <w:r w:rsidRPr="007A7E53">
        <w:rPr>
          <w:i/>
        </w:rPr>
        <w:t>e</w:t>
      </w:r>
      <w:r w:rsidR="0098090B" w:rsidRPr="0098090B">
        <w:t>/</w:t>
      </w:r>
      <w:r w:rsidRPr="007A7E53">
        <w:rPr>
          <w:i/>
        </w:rPr>
        <w:t xml:space="preserve">tä </w:t>
      </w:r>
      <w:r w:rsidRPr="0075485B">
        <w:t>:</w:t>
      </w:r>
      <w:r w:rsidRPr="007A7E53">
        <w:rPr>
          <w:i/>
        </w:rPr>
        <w:t xml:space="preserve"> likene</w:t>
      </w:r>
      <w:r w:rsidR="0098090B" w:rsidRPr="0098090B">
        <w:t>/</w:t>
      </w:r>
      <w:r w:rsidRPr="007A7E53">
        <w:rPr>
          <w:i/>
        </w:rPr>
        <w:t xml:space="preserve">e </w:t>
      </w:r>
      <w:r w:rsidRPr="0075485B">
        <w:t>:</w:t>
      </w:r>
      <w:r w:rsidRPr="007A7E53">
        <w:rPr>
          <w:i/>
        </w:rPr>
        <w:t xml:space="preserve"> likene</w:t>
      </w:r>
      <w:r w:rsidR="0098090B" w:rsidRPr="0098090B">
        <w:t>/</w:t>
      </w:r>
      <w:r w:rsidRPr="007A7E53">
        <w:rPr>
          <w:i/>
        </w:rPr>
        <w:t xml:space="preserve">n </w:t>
      </w:r>
      <w:r w:rsidRPr="0075485B">
        <w:t>:</w:t>
      </w:r>
      <w:r w:rsidRPr="007A7E53">
        <w:rPr>
          <w:i/>
        </w:rPr>
        <w:t xml:space="preserve"> li</w:t>
      </w:r>
      <w:r w:rsidRPr="0075485B">
        <w:t>(</w:t>
      </w:r>
      <w:r w:rsidRPr="007A7E53">
        <w:rPr>
          <w:i/>
        </w:rPr>
        <w:t>j</w:t>
      </w:r>
      <w:r w:rsidRPr="0075485B">
        <w:t>)</w:t>
      </w:r>
      <w:r w:rsidRPr="007A7E53">
        <w:rPr>
          <w:i/>
        </w:rPr>
        <w:t>e</w:t>
      </w:r>
      <w:r w:rsidR="0098090B" w:rsidRPr="0098090B">
        <w:t>/</w:t>
      </w:r>
      <w:r w:rsidRPr="007A7E53">
        <w:rPr>
          <w:i/>
        </w:rPr>
        <w:t xml:space="preserve">thään </w:t>
      </w:r>
      <w:r w:rsidRPr="0075485B">
        <w:t>:</w:t>
      </w:r>
      <w:r w:rsidRPr="007A7E53">
        <w:rPr>
          <w:i/>
        </w:rPr>
        <w:t xml:space="preserve"> likene</w:t>
      </w:r>
      <w:r w:rsidR="0098090B" w:rsidRPr="0098090B">
        <w:t>/</w:t>
      </w:r>
      <w:r w:rsidRPr="007A7E53">
        <w:rPr>
          <w:i/>
        </w:rPr>
        <w:t>vä</w:t>
      </w:r>
      <w:r w:rsidRPr="0075485B">
        <w:t>(</w:t>
      </w:r>
      <w:r w:rsidRPr="007A7E53">
        <w:rPr>
          <w:i/>
        </w:rPr>
        <w:t>t</w:t>
      </w:r>
      <w:r w:rsidRPr="0075485B">
        <w:t>)</w:t>
      </w:r>
      <w:r w:rsidR="001B127A" w:rsidRPr="001B127A">
        <w:t>.</w:t>
      </w:r>
      <w:r w:rsidRPr="00A95D68">
        <w:t xml:space="preserve"> Tämmöisissä verbiissä lyhykäinen vokaaliranka oon 0-graadissa ja pitkä vokaaliranka oon I-graadissa, mutta graadivaihettelussa oon </w:t>
      </w:r>
      <w:r>
        <w:t>tyhä</w:t>
      </w:r>
      <w:r w:rsidRPr="00A95D68">
        <w:t xml:space="preserve"> semmoiset verbit, joila 1. ja 2.</w:t>
      </w:r>
      <w:r>
        <w:t xml:space="preserve"> tav</w:t>
      </w:r>
      <w:r w:rsidRPr="00A95D68">
        <w:t xml:space="preserve">un välilä oon klusiili eli </w:t>
      </w:r>
      <w:r w:rsidRPr="00CE4B9B">
        <w:rPr>
          <w:i/>
        </w:rPr>
        <w:t>k</w:t>
      </w:r>
      <w:r w:rsidRPr="0075485B">
        <w:t>,</w:t>
      </w:r>
      <w:r w:rsidRPr="00CE4B9B">
        <w:rPr>
          <w:i/>
        </w:rPr>
        <w:t xml:space="preserve"> t</w:t>
      </w:r>
      <w:r w:rsidRPr="00A95D68">
        <w:t xml:space="preserve"> tahi </w:t>
      </w:r>
      <w:r w:rsidRPr="00CE4B9B">
        <w:rPr>
          <w:i/>
        </w:rPr>
        <w:t>p</w:t>
      </w:r>
      <w:r w:rsidRPr="00A95D68">
        <w:t>.</w:t>
      </w:r>
    </w:p>
    <w:p w14:paraId="45C34150" w14:textId="73435566" w:rsidR="00BC7543" w:rsidRPr="00A95D68" w:rsidRDefault="00BC7543" w:rsidP="00BC7543">
      <w:pPr>
        <w:pStyle w:val="Brdtekst"/>
        <w:spacing w:before="120"/>
      </w:pPr>
      <w:r>
        <w:t>Jos haluthaan käyttäät siirtymärankkoi, se saama haamui niin ko (1.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Pr>
          <w:i/>
        </w:rPr>
        <w:t>kyytitte</w:t>
      </w:r>
      <w:r w:rsidR="0098090B" w:rsidRPr="0098090B">
        <w:t>/</w:t>
      </w:r>
      <w:r>
        <w:rPr>
          <w:i/>
        </w:rPr>
        <w:t>ä</w:t>
      </w:r>
      <w:r w:rsidRPr="0075485B">
        <w:t>(</w:t>
      </w:r>
      <w:r>
        <w:rPr>
          <w:i/>
        </w:rPr>
        <w:t>t</w:t>
      </w:r>
      <w:r w:rsidRPr="0075485B">
        <w:t>)</w:t>
      </w:r>
      <w:r w:rsidRPr="007A7E53">
        <w:rPr>
          <w:i/>
        </w:rPr>
        <w:t xml:space="preserve"> </w:t>
      </w:r>
      <w:r w:rsidRPr="0075485B">
        <w:t>:</w:t>
      </w:r>
      <w:r w:rsidRPr="007A7E53">
        <w:rPr>
          <w:i/>
        </w:rPr>
        <w:t xml:space="preserve"> kyytitte</w:t>
      </w:r>
      <w:r w:rsidR="0098090B" w:rsidRPr="0098090B">
        <w:t>/</w:t>
      </w:r>
      <w:r w:rsidRPr="007A7E53">
        <w:rPr>
          <w:i/>
        </w:rPr>
        <w:t xml:space="preserve">e </w:t>
      </w:r>
      <w:r w:rsidRPr="0075485B">
        <w:t>:</w:t>
      </w:r>
      <w:r w:rsidRPr="007A7E53">
        <w:rPr>
          <w:i/>
        </w:rPr>
        <w:t xml:space="preserve"> kyytitte</w:t>
      </w:r>
      <w:r w:rsidR="0098090B" w:rsidRPr="0098090B">
        <w:t>/</w:t>
      </w:r>
      <w:r w:rsidRPr="007A7E53">
        <w:rPr>
          <w:i/>
        </w:rPr>
        <w:t xml:space="preserve">n </w:t>
      </w:r>
      <w:r w:rsidRPr="0075485B">
        <w:t>:</w:t>
      </w:r>
      <w:r w:rsidRPr="007A7E53">
        <w:rPr>
          <w:i/>
        </w:rPr>
        <w:t xml:space="preserve"> kyyti</w:t>
      </w:r>
      <w:r>
        <w:rPr>
          <w:i/>
        </w:rPr>
        <w:t>tte</w:t>
      </w:r>
      <w:r w:rsidR="0098090B" w:rsidRPr="0098090B">
        <w:t>/</w:t>
      </w:r>
      <w:r w:rsidRPr="007A7E53">
        <w:rPr>
          <w:i/>
        </w:rPr>
        <w:t xml:space="preserve">thään </w:t>
      </w:r>
      <w:r w:rsidRPr="0075485B">
        <w:t>:</w:t>
      </w:r>
      <w:r w:rsidRPr="007A7E53">
        <w:rPr>
          <w:i/>
        </w:rPr>
        <w:t xml:space="preserve"> kyytitte</w:t>
      </w:r>
      <w:r w:rsidR="0098090B" w:rsidRPr="0098090B">
        <w:t>/</w:t>
      </w:r>
      <w:r w:rsidRPr="007A7E53">
        <w:rPr>
          <w:i/>
        </w:rPr>
        <w:t>vä</w:t>
      </w:r>
      <w:r w:rsidRPr="0075485B">
        <w:t>(</w:t>
      </w:r>
      <w:r w:rsidRPr="007A7E53">
        <w:rPr>
          <w:i/>
        </w:rPr>
        <w:t>t</w:t>
      </w:r>
      <w:r w:rsidRPr="0075485B">
        <w:t>),</w:t>
      </w:r>
      <w:r w:rsidRPr="007A7E53">
        <w:rPr>
          <w:i/>
        </w:rPr>
        <w:t xml:space="preserve"> piikaroi</w:t>
      </w:r>
      <w:r>
        <w:rPr>
          <w:i/>
        </w:rPr>
        <w:t>tte</w:t>
      </w:r>
      <w:r w:rsidR="0098090B" w:rsidRPr="0098090B">
        <w:t>/</w:t>
      </w:r>
      <w:r>
        <w:rPr>
          <w:i/>
        </w:rPr>
        <w:t>a</w:t>
      </w:r>
      <w:r w:rsidRPr="0075485B">
        <w:t>(</w:t>
      </w:r>
      <w:r>
        <w:rPr>
          <w:i/>
        </w:rPr>
        <w:t>t</w:t>
      </w:r>
      <w:r w:rsidRPr="0075485B">
        <w:t>)</w:t>
      </w:r>
      <w:r w:rsidRPr="007A7E53">
        <w:rPr>
          <w:i/>
        </w:rPr>
        <w:t xml:space="preserve"> </w:t>
      </w:r>
      <w:r w:rsidRPr="0075485B">
        <w:t>:</w:t>
      </w:r>
      <w:r w:rsidRPr="007A7E53">
        <w:rPr>
          <w:i/>
        </w:rPr>
        <w:t xml:space="preserve"> piikaroitte</w:t>
      </w:r>
      <w:r w:rsidR="0098090B" w:rsidRPr="0098090B">
        <w:t>/</w:t>
      </w:r>
      <w:r w:rsidRPr="007A7E53">
        <w:rPr>
          <w:i/>
        </w:rPr>
        <w:t xml:space="preserve">e </w:t>
      </w:r>
      <w:r w:rsidRPr="0075485B">
        <w:t>:</w:t>
      </w:r>
      <w:r w:rsidRPr="007A7E53">
        <w:rPr>
          <w:i/>
        </w:rPr>
        <w:t xml:space="preserve"> piikaroitte</w:t>
      </w:r>
      <w:r w:rsidR="0098090B" w:rsidRPr="0098090B">
        <w:t>/</w:t>
      </w:r>
      <w:r w:rsidRPr="007A7E53">
        <w:rPr>
          <w:i/>
        </w:rPr>
        <w:t xml:space="preserve">n </w:t>
      </w:r>
      <w:r w:rsidRPr="0075485B">
        <w:t>:</w:t>
      </w:r>
      <w:r w:rsidRPr="007A7E53">
        <w:rPr>
          <w:i/>
        </w:rPr>
        <w:t xml:space="preserve"> piikaroi</w:t>
      </w:r>
      <w:r>
        <w:rPr>
          <w:i/>
        </w:rPr>
        <w:t>tte</w:t>
      </w:r>
      <w:r w:rsidR="0098090B" w:rsidRPr="0098090B">
        <w:t>/</w:t>
      </w:r>
      <w:r w:rsidRPr="007A7E53">
        <w:rPr>
          <w:i/>
        </w:rPr>
        <w:t xml:space="preserve">thaan </w:t>
      </w:r>
      <w:r w:rsidRPr="0075485B">
        <w:t>:</w:t>
      </w:r>
      <w:r w:rsidRPr="007A7E53">
        <w:rPr>
          <w:i/>
        </w:rPr>
        <w:t xml:space="preserve"> piikaroitte</w:t>
      </w:r>
      <w:r w:rsidR="0098090B" w:rsidRPr="0098090B">
        <w:t>/</w:t>
      </w:r>
      <w:r w:rsidRPr="007A7E53">
        <w:rPr>
          <w:i/>
        </w:rPr>
        <w:t>va</w:t>
      </w:r>
      <w:r w:rsidRPr="0075485B">
        <w:t>(</w:t>
      </w:r>
      <w:r w:rsidRPr="007A7E53">
        <w:rPr>
          <w:i/>
        </w:rPr>
        <w:t>t</w:t>
      </w:r>
      <w:r w:rsidRPr="0075485B">
        <w:t>),</w:t>
      </w:r>
      <w:r>
        <w:rPr>
          <w:i/>
        </w:rPr>
        <w:t xml:space="preserve"> likene</w:t>
      </w:r>
      <w:r w:rsidR="0098090B" w:rsidRPr="0098090B">
        <w:t>/</w:t>
      </w:r>
      <w:r>
        <w:rPr>
          <w:i/>
        </w:rPr>
        <w:t>ä</w:t>
      </w:r>
      <w:r w:rsidRPr="0075485B">
        <w:t>(</w:t>
      </w:r>
      <w:r>
        <w:rPr>
          <w:i/>
        </w:rPr>
        <w:t>t</w:t>
      </w:r>
      <w:r w:rsidRPr="0075485B">
        <w:t>)</w:t>
      </w:r>
      <w:r w:rsidRPr="007A7E53">
        <w:rPr>
          <w:i/>
        </w:rPr>
        <w:t xml:space="preserve"> </w:t>
      </w:r>
      <w:r w:rsidRPr="0075485B">
        <w:t>:</w:t>
      </w:r>
      <w:r w:rsidRPr="007A7E53">
        <w:rPr>
          <w:i/>
        </w:rPr>
        <w:t xml:space="preserve"> likene</w:t>
      </w:r>
      <w:r w:rsidR="0098090B" w:rsidRPr="0098090B">
        <w:t>/</w:t>
      </w:r>
      <w:r w:rsidRPr="007A7E53">
        <w:rPr>
          <w:i/>
        </w:rPr>
        <w:t xml:space="preserve">e </w:t>
      </w:r>
      <w:r w:rsidRPr="0075485B">
        <w:t>:</w:t>
      </w:r>
      <w:r w:rsidRPr="007A7E53">
        <w:rPr>
          <w:i/>
        </w:rPr>
        <w:t xml:space="preserve"> l</w:t>
      </w:r>
      <w:r>
        <w:rPr>
          <w:i/>
        </w:rPr>
        <w:t>ikene</w:t>
      </w:r>
      <w:r w:rsidR="0098090B" w:rsidRPr="0098090B">
        <w:t>/</w:t>
      </w:r>
      <w:r>
        <w:rPr>
          <w:i/>
        </w:rPr>
        <w:t xml:space="preserve">n </w:t>
      </w:r>
      <w:r w:rsidRPr="0075485B">
        <w:t>:</w:t>
      </w:r>
      <w:r>
        <w:rPr>
          <w:i/>
        </w:rPr>
        <w:t xml:space="preserve"> liken</w:t>
      </w:r>
      <w:r w:rsidRPr="007A7E53">
        <w:rPr>
          <w:i/>
        </w:rPr>
        <w:t>e</w:t>
      </w:r>
      <w:r w:rsidR="0098090B" w:rsidRPr="0098090B">
        <w:t>/</w:t>
      </w:r>
      <w:r w:rsidRPr="007A7E53">
        <w:rPr>
          <w:i/>
        </w:rPr>
        <w:t xml:space="preserve">thään </w:t>
      </w:r>
      <w:r w:rsidRPr="0075485B">
        <w:t>:</w:t>
      </w:r>
      <w:r w:rsidRPr="007A7E53">
        <w:rPr>
          <w:i/>
        </w:rPr>
        <w:t xml:space="preserve"> likene</w:t>
      </w:r>
      <w:r w:rsidR="0098090B" w:rsidRPr="0098090B">
        <w:t>/</w:t>
      </w:r>
      <w:r w:rsidRPr="007A7E53">
        <w:rPr>
          <w:i/>
        </w:rPr>
        <w:t>vä</w:t>
      </w:r>
      <w:r w:rsidRPr="0075485B">
        <w:t>(</w:t>
      </w:r>
      <w:r w:rsidRPr="007A7E53">
        <w:rPr>
          <w:i/>
        </w:rPr>
        <w:t>t</w:t>
      </w:r>
      <w:r w:rsidRPr="0075485B">
        <w:t>)</w:t>
      </w:r>
      <w:r w:rsidR="001B127A" w:rsidRPr="001B127A">
        <w:t>.</w:t>
      </w:r>
    </w:p>
    <w:p w14:paraId="6EAD6836" w14:textId="12C7B3A6" w:rsidR="00BC7543" w:rsidRPr="00A95D68" w:rsidRDefault="00306BD4" w:rsidP="00BC7543">
      <w:pPr>
        <w:pStyle w:val="Brdtekst"/>
        <w:spacing w:before="120"/>
      </w:pPr>
      <w:r>
        <w:t>Neljenessä</w:t>
      </w:r>
      <w:r w:rsidR="00BC7543" w:rsidRPr="00A95D68">
        <w:t xml:space="preserve"> alatyyp</w:t>
      </w:r>
      <w:r>
        <w:t>issä</w:t>
      </w:r>
      <w:r w:rsidR="00BC7543" w:rsidRPr="00A95D68">
        <w:t xml:space="preserve"> eli </w:t>
      </w:r>
      <w:r>
        <w:t xml:space="preserve">tyypissä </w:t>
      </w:r>
      <w:r w:rsidR="00BC7543" w:rsidRPr="00A95D68">
        <w:t xml:space="preserve">4.4 kokkoontumaverbit </w:t>
      </w:r>
      <w:r w:rsidR="00B90679">
        <w:t xml:space="preserve">yđinkonsonantit </w:t>
      </w:r>
      <w:r w:rsidR="00BC7543" w:rsidRPr="00A95D68">
        <w:t xml:space="preserve">oon kans myötä graadivaihettelussa. Niilä 1. infinitiivi ja </w:t>
      </w:r>
      <w:r w:rsidR="00BC7543">
        <w:t>passiiviran</w:t>
      </w:r>
      <w:r w:rsidR="00BC7543" w:rsidRPr="00A95D68">
        <w:t xml:space="preserve">ka oon aina alemassa graadissa ko </w:t>
      </w:r>
      <w:r w:rsidR="00BC7543">
        <w:t>muussa</w:t>
      </w:r>
      <w:r w:rsidR="00BC7543" w:rsidRPr="00A95D68">
        <w:t xml:space="preserve"> persoonataivutuksessa. Siinä net oon samanlaiset ko </w:t>
      </w:r>
      <w:r w:rsidR="00BC7543" w:rsidRPr="00223DBE">
        <w:rPr>
          <w:i/>
        </w:rPr>
        <w:t>ne</w:t>
      </w:r>
      <w:r w:rsidR="00BC7543" w:rsidRPr="00A95D68">
        <w:t xml:space="preserve">-verbit. </w:t>
      </w:r>
      <w:r w:rsidR="00BC7543">
        <w:t xml:space="preserve">Porsangin ja Raisin </w:t>
      </w:r>
      <w:r w:rsidR="00E46A35">
        <w:t>varieteet</w:t>
      </w:r>
      <w:r w:rsidR="00BC7543">
        <w:t xml:space="preserve">iissa pitkän rangan vokaalit oon suoristunheet, ja sillä siinä oon II-graadi. Muissa </w:t>
      </w:r>
      <w:r w:rsidR="00E46A35">
        <w:t>varieteet</w:t>
      </w:r>
      <w:r w:rsidR="00BC7543">
        <w:t>iissa</w:t>
      </w:r>
      <w:r w:rsidR="00BC7543" w:rsidRPr="00A95D68">
        <w:t xml:space="preserve"> rangan graadi vaihettellee sen jälkhiin, ette seuraako rangan konsonanttii pitkä vokaali vain kaksi eri vokaalii, minkä välilä oon</w:t>
      </w:r>
      <w:r w:rsidR="00BC7543">
        <w:t xml:space="preserve"> tav</w:t>
      </w:r>
      <w:r w:rsidR="00BC7543" w:rsidRPr="00A95D68">
        <w:t>uraja. Tähän laihi</w:t>
      </w:r>
      <w:r w:rsidR="00BC7543">
        <w:t>i</w:t>
      </w:r>
      <w:r w:rsidR="00BC7543" w:rsidRPr="00A95D68">
        <w:t>n:</w:t>
      </w:r>
    </w:p>
    <w:p w14:paraId="0D83CAC5" w14:textId="69A8EDCD" w:rsidR="00BC7543" w:rsidRPr="004C33DC" w:rsidRDefault="00BC7543" w:rsidP="00BC7543">
      <w:pPr>
        <w:pStyle w:val="Brdtekst"/>
        <w:spacing w:before="120"/>
        <w:rPr>
          <w:i/>
        </w:rPr>
      </w:pPr>
      <w:r>
        <w:t>(1.</w:t>
      </w:r>
      <w:r w:rsidRPr="00A95D68">
        <w:t xml:space="preserve">inf. : </w:t>
      </w:r>
      <w:r w:rsidR="001337F6">
        <w:t>sg3</w:t>
      </w:r>
      <w:r w:rsidRPr="00A95D68">
        <w:t xml:space="preserve"> : </w:t>
      </w:r>
      <w:r w:rsidR="001337F6">
        <w:t>sg1</w:t>
      </w:r>
      <w:r w:rsidRPr="00A95D68">
        <w:t xml:space="preserve"> : pass./</w:t>
      </w:r>
      <w:r w:rsidR="001337F6">
        <w:t>pl3</w:t>
      </w:r>
      <w:r w:rsidRPr="00A95D68">
        <w:t xml:space="preserve"> : </w:t>
      </w:r>
      <w:r w:rsidR="001337F6">
        <w:t>pl3</w:t>
      </w:r>
      <w:r w:rsidRPr="00A95D68">
        <w:t xml:space="preserve">) </w:t>
      </w:r>
      <w:r>
        <w:rPr>
          <w:i/>
        </w:rPr>
        <w:t>pöl</w:t>
      </w:r>
      <w:r w:rsidRPr="0075485B">
        <w:t>(</w:t>
      </w:r>
      <w:r>
        <w:rPr>
          <w:i/>
        </w:rPr>
        <w:t>j</w:t>
      </w:r>
      <w:r w:rsidRPr="0075485B">
        <w:t>)</w:t>
      </w:r>
      <w:r>
        <w:rPr>
          <w:i/>
        </w:rPr>
        <w:t>ä</w:t>
      </w:r>
      <w:r w:rsidR="0098090B" w:rsidRPr="0098090B">
        <w:t>/</w:t>
      </w:r>
      <w:r w:rsidRPr="004C33DC">
        <w:rPr>
          <w:i/>
        </w:rPr>
        <w:t xml:space="preserve">tä </w:t>
      </w:r>
      <w:r w:rsidRPr="0075485B">
        <w:t>:</w:t>
      </w:r>
      <w:r w:rsidRPr="004C33DC">
        <w:rPr>
          <w:i/>
        </w:rPr>
        <w:t xml:space="preserve"> </w:t>
      </w:r>
      <w:r w:rsidRPr="0075485B">
        <w:t>:</w:t>
      </w:r>
      <w:r w:rsidRPr="004C33DC">
        <w:rPr>
          <w:i/>
        </w:rPr>
        <w:t xml:space="preserve"> pölk</w:t>
      </w:r>
      <w:r w:rsidRPr="0075485B">
        <w:t>(</w:t>
      </w:r>
      <w:r w:rsidRPr="004C33DC">
        <w:rPr>
          <w:i/>
        </w:rPr>
        <w:t>k</w:t>
      </w:r>
      <w:r w:rsidRPr="0075485B">
        <w:t>)</w:t>
      </w:r>
      <w:r w:rsidRPr="004C33DC">
        <w:rPr>
          <w:i/>
        </w:rPr>
        <w:t xml:space="preserve">ää </w:t>
      </w:r>
      <w:r w:rsidRPr="0075485B">
        <w:t>:</w:t>
      </w:r>
      <w:r w:rsidRPr="004C33DC">
        <w:rPr>
          <w:i/>
        </w:rPr>
        <w:t xml:space="preserve"> pölk</w:t>
      </w:r>
      <w:r w:rsidRPr="0075485B">
        <w:t>(</w:t>
      </w:r>
      <w:r w:rsidRPr="004C33DC">
        <w:rPr>
          <w:i/>
        </w:rPr>
        <w:t>k</w:t>
      </w:r>
      <w:r w:rsidRPr="0075485B">
        <w:t>)</w:t>
      </w:r>
      <w:r w:rsidRPr="004C33DC">
        <w:rPr>
          <w:i/>
        </w:rPr>
        <w:t>ää</w:t>
      </w:r>
      <w:r w:rsidR="0098090B" w:rsidRPr="0098090B">
        <w:t>/</w:t>
      </w:r>
      <w:r w:rsidRPr="004C33DC">
        <w:rPr>
          <w:i/>
        </w:rPr>
        <w:t xml:space="preserve">n </w:t>
      </w:r>
      <w:r w:rsidRPr="0075485B">
        <w:t>:</w:t>
      </w:r>
      <w:r w:rsidRPr="004C33DC">
        <w:rPr>
          <w:i/>
        </w:rPr>
        <w:t xml:space="preserve"> </w:t>
      </w:r>
      <w:r>
        <w:rPr>
          <w:i/>
        </w:rPr>
        <w:t>pöl</w:t>
      </w:r>
      <w:r w:rsidRPr="0075485B">
        <w:t>(</w:t>
      </w:r>
      <w:r>
        <w:rPr>
          <w:i/>
        </w:rPr>
        <w:t>j</w:t>
      </w:r>
      <w:r w:rsidRPr="0075485B">
        <w:t>)</w:t>
      </w:r>
      <w:r>
        <w:rPr>
          <w:i/>
        </w:rPr>
        <w:t>ä</w:t>
      </w:r>
      <w:r w:rsidR="0098090B" w:rsidRPr="0098090B">
        <w:t>/</w:t>
      </w:r>
      <w:r w:rsidRPr="004C33DC">
        <w:rPr>
          <w:i/>
        </w:rPr>
        <w:t xml:space="preserve">thään </w:t>
      </w:r>
      <w:r w:rsidRPr="0075485B">
        <w:t>:</w:t>
      </w:r>
      <w:r w:rsidRPr="004C33DC">
        <w:rPr>
          <w:i/>
        </w:rPr>
        <w:t xml:space="preserve"> pölk</w:t>
      </w:r>
      <w:r w:rsidRPr="0075485B">
        <w:t>(</w:t>
      </w:r>
      <w:r w:rsidRPr="004C33DC">
        <w:rPr>
          <w:i/>
        </w:rPr>
        <w:t>k</w:t>
      </w:r>
      <w:r w:rsidRPr="0075485B">
        <w:t>)</w:t>
      </w:r>
      <w:r w:rsidRPr="004C33DC">
        <w:rPr>
          <w:i/>
        </w:rPr>
        <w:t>ää</w:t>
      </w:r>
      <w:r w:rsidR="0098090B" w:rsidRPr="0098090B">
        <w:t>/</w:t>
      </w:r>
      <w:r w:rsidRPr="004C33DC">
        <w:rPr>
          <w:i/>
        </w:rPr>
        <w:t>vä</w:t>
      </w:r>
      <w:r w:rsidRPr="0075485B">
        <w:t>(</w:t>
      </w:r>
      <w:r w:rsidRPr="004C33DC">
        <w:rPr>
          <w:i/>
        </w:rPr>
        <w:t>t</w:t>
      </w:r>
      <w:r w:rsidRPr="0075485B">
        <w:t>),</w:t>
      </w:r>
      <w:r w:rsidRPr="004C33DC">
        <w:rPr>
          <w:i/>
        </w:rPr>
        <w:t xml:space="preserve"> keri</w:t>
      </w:r>
      <w:r w:rsidR="0098090B" w:rsidRPr="0098090B">
        <w:t>/</w:t>
      </w:r>
      <w:r w:rsidRPr="004C33DC">
        <w:rPr>
          <w:i/>
        </w:rPr>
        <w:t xml:space="preserve">tä </w:t>
      </w:r>
      <w:r w:rsidRPr="0075485B">
        <w:t>:</w:t>
      </w:r>
      <w:r w:rsidRPr="004C33DC">
        <w:rPr>
          <w:i/>
        </w:rPr>
        <w:t xml:space="preserve"> kerkkii </w:t>
      </w:r>
      <w:r w:rsidR="00BA1173" w:rsidRPr="00BA1173">
        <w:t>~</w:t>
      </w:r>
      <w:r w:rsidRPr="004C33DC">
        <w:rPr>
          <w:i/>
        </w:rPr>
        <w:t xml:space="preserve"> kerkiä</w:t>
      </w:r>
      <w:r w:rsidR="0098090B" w:rsidRPr="0098090B">
        <w:t>/</w:t>
      </w:r>
      <w:r w:rsidRPr="004C33DC">
        <w:rPr>
          <w:i/>
        </w:rPr>
        <w:t xml:space="preserve">ä </w:t>
      </w:r>
      <w:r w:rsidRPr="0075485B">
        <w:t>:</w:t>
      </w:r>
      <w:r w:rsidRPr="004C33DC">
        <w:rPr>
          <w:i/>
        </w:rPr>
        <w:t xml:space="preserve"> kerkkii</w:t>
      </w:r>
      <w:r w:rsidR="0098090B" w:rsidRPr="0098090B">
        <w:t>/</w:t>
      </w:r>
      <w:r w:rsidRPr="004C33DC">
        <w:rPr>
          <w:i/>
        </w:rPr>
        <w:t xml:space="preserve">n </w:t>
      </w:r>
      <w:r w:rsidR="00BA1173" w:rsidRPr="00BA1173">
        <w:t>~</w:t>
      </w:r>
      <w:r w:rsidRPr="004C33DC">
        <w:rPr>
          <w:i/>
        </w:rPr>
        <w:t xml:space="preserve"> kerkiä</w:t>
      </w:r>
      <w:r w:rsidR="0098090B" w:rsidRPr="0098090B">
        <w:t>/</w:t>
      </w:r>
      <w:r w:rsidRPr="004C33DC">
        <w:rPr>
          <w:i/>
        </w:rPr>
        <w:t xml:space="preserve">n </w:t>
      </w:r>
      <w:r w:rsidRPr="0075485B">
        <w:t>:</w:t>
      </w:r>
      <w:r w:rsidRPr="004C33DC">
        <w:rPr>
          <w:i/>
        </w:rPr>
        <w:t xml:space="preserve"> keri</w:t>
      </w:r>
      <w:r w:rsidR="0098090B" w:rsidRPr="0098090B">
        <w:t>/</w:t>
      </w:r>
      <w:r w:rsidRPr="004C33DC">
        <w:rPr>
          <w:i/>
        </w:rPr>
        <w:t xml:space="preserve">thään </w:t>
      </w:r>
      <w:r w:rsidRPr="0075485B">
        <w:t>:</w:t>
      </w:r>
      <w:r w:rsidRPr="004C33DC">
        <w:rPr>
          <w:i/>
        </w:rPr>
        <w:t xml:space="preserve"> kerkiä</w:t>
      </w:r>
      <w:r w:rsidR="0098090B" w:rsidRPr="0098090B">
        <w:t>/</w:t>
      </w:r>
      <w:r w:rsidRPr="004C33DC">
        <w:rPr>
          <w:i/>
        </w:rPr>
        <w:t>vä</w:t>
      </w:r>
      <w:r w:rsidRPr="0075485B">
        <w:t>(</w:t>
      </w:r>
      <w:r w:rsidRPr="004C33DC">
        <w:rPr>
          <w:i/>
        </w:rPr>
        <w:t>t</w:t>
      </w:r>
      <w:r w:rsidRPr="0075485B">
        <w:t>),</w:t>
      </w:r>
      <w:r w:rsidRPr="004C33DC">
        <w:rPr>
          <w:i/>
        </w:rPr>
        <w:t xml:space="preserve"> </w:t>
      </w:r>
      <w:r w:rsidRPr="0075485B">
        <w:t>(</w:t>
      </w:r>
      <w:r w:rsidRPr="004C33DC">
        <w:rPr>
          <w:i/>
        </w:rPr>
        <w:t>maa</w:t>
      </w:r>
      <w:r w:rsidR="0098090B" w:rsidRPr="0098090B">
        <w:t>/</w:t>
      </w:r>
      <w:r w:rsidRPr="004C33DC">
        <w:rPr>
          <w:i/>
        </w:rPr>
        <w:t xml:space="preserve">ta </w:t>
      </w:r>
      <w:r w:rsidRPr="0075485B">
        <w:t>:)</w:t>
      </w:r>
      <w:r w:rsidRPr="004C33DC">
        <w:rPr>
          <w:i/>
        </w:rPr>
        <w:t xml:space="preserve"> </w:t>
      </w:r>
      <w:r w:rsidRPr="0075485B">
        <w:t>:</w:t>
      </w:r>
      <w:r w:rsidRPr="004C33DC">
        <w:rPr>
          <w:i/>
        </w:rPr>
        <w:t xml:space="preserve"> makkaa </w:t>
      </w:r>
      <w:r w:rsidRPr="0075485B">
        <w:t>:</w:t>
      </w:r>
      <w:r w:rsidRPr="004C33DC">
        <w:rPr>
          <w:i/>
        </w:rPr>
        <w:t xml:space="preserve"> makkaa</w:t>
      </w:r>
      <w:r w:rsidR="0098090B" w:rsidRPr="0098090B">
        <w:t>/</w:t>
      </w:r>
      <w:r w:rsidRPr="004C33DC">
        <w:rPr>
          <w:i/>
        </w:rPr>
        <w:t xml:space="preserve">n </w:t>
      </w:r>
      <w:r w:rsidRPr="0075485B">
        <w:t>:</w:t>
      </w:r>
      <w:r w:rsidRPr="004C33DC">
        <w:rPr>
          <w:i/>
        </w:rPr>
        <w:t xml:space="preserve"> maa</w:t>
      </w:r>
      <w:r w:rsidR="0098090B" w:rsidRPr="0098090B">
        <w:t>/</w:t>
      </w:r>
      <w:r w:rsidRPr="004C33DC">
        <w:rPr>
          <w:i/>
        </w:rPr>
        <w:t xml:space="preserve">thaan </w:t>
      </w:r>
      <w:r w:rsidRPr="0075485B">
        <w:t>:</w:t>
      </w:r>
      <w:r w:rsidRPr="004C33DC">
        <w:rPr>
          <w:i/>
        </w:rPr>
        <w:t xml:space="preserve"> makkaa</w:t>
      </w:r>
      <w:r w:rsidR="0098090B" w:rsidRPr="0098090B">
        <w:t>/</w:t>
      </w:r>
      <w:r w:rsidRPr="004C33DC">
        <w:rPr>
          <w:i/>
        </w:rPr>
        <w:t>va</w:t>
      </w:r>
      <w:r w:rsidRPr="0075485B">
        <w:t>(</w:t>
      </w:r>
      <w:r w:rsidRPr="004C33DC">
        <w:rPr>
          <w:i/>
        </w:rPr>
        <w:t>t</w:t>
      </w:r>
      <w:r w:rsidRPr="0075485B">
        <w:t>),</w:t>
      </w:r>
      <w:r w:rsidRPr="004C33DC">
        <w:rPr>
          <w:i/>
        </w:rPr>
        <w:t xml:space="preserve"> </w:t>
      </w:r>
      <w:r w:rsidRPr="0075485B">
        <w:t>(</w:t>
      </w:r>
      <w:r w:rsidRPr="004C33DC">
        <w:rPr>
          <w:i/>
        </w:rPr>
        <w:t>halu</w:t>
      </w:r>
      <w:r w:rsidR="0098090B" w:rsidRPr="0098090B">
        <w:t>/</w:t>
      </w:r>
      <w:r w:rsidRPr="004C33DC">
        <w:rPr>
          <w:i/>
        </w:rPr>
        <w:t xml:space="preserve">ta </w:t>
      </w:r>
      <w:r w:rsidRPr="0075485B">
        <w:t>:)</w:t>
      </w:r>
      <w:r w:rsidRPr="004C33DC">
        <w:rPr>
          <w:i/>
        </w:rPr>
        <w:t xml:space="preserve"> halluu</w:t>
      </w:r>
      <w:r w:rsidR="0098090B" w:rsidRPr="0098090B">
        <w:t>/</w:t>
      </w:r>
      <w:r w:rsidRPr="004C33DC">
        <w:rPr>
          <w:i/>
        </w:rPr>
        <w:t xml:space="preserve">n </w:t>
      </w:r>
      <w:r w:rsidR="00BA1173" w:rsidRPr="00BA1173">
        <w:t>~</w:t>
      </w:r>
      <w:r w:rsidRPr="004C33DC">
        <w:rPr>
          <w:i/>
        </w:rPr>
        <w:t xml:space="preserve"> halua</w:t>
      </w:r>
      <w:r w:rsidR="0098090B" w:rsidRPr="0098090B">
        <w:t>/</w:t>
      </w:r>
      <w:r w:rsidRPr="004C33DC">
        <w:rPr>
          <w:i/>
        </w:rPr>
        <w:t xml:space="preserve">n </w:t>
      </w:r>
      <w:r w:rsidRPr="0075485B">
        <w:t>:</w:t>
      </w:r>
      <w:r w:rsidRPr="004C33DC">
        <w:rPr>
          <w:i/>
        </w:rPr>
        <w:t xml:space="preserve"> halluu </w:t>
      </w:r>
      <w:r w:rsidR="00BA1173" w:rsidRPr="00BA1173">
        <w:t>~</w:t>
      </w:r>
      <w:r w:rsidRPr="004C33DC">
        <w:rPr>
          <w:i/>
        </w:rPr>
        <w:t xml:space="preserve"> halua</w:t>
      </w:r>
      <w:r w:rsidR="0098090B" w:rsidRPr="0098090B">
        <w:t>/</w:t>
      </w:r>
      <w:r w:rsidRPr="004C33DC">
        <w:rPr>
          <w:i/>
        </w:rPr>
        <w:t xml:space="preserve">a </w:t>
      </w:r>
      <w:r w:rsidRPr="0075485B">
        <w:t>:</w:t>
      </w:r>
      <w:r w:rsidRPr="004C33DC">
        <w:rPr>
          <w:i/>
        </w:rPr>
        <w:t xml:space="preserve"> halu</w:t>
      </w:r>
      <w:r w:rsidR="0098090B" w:rsidRPr="0098090B">
        <w:t>/</w:t>
      </w:r>
      <w:r w:rsidRPr="004C33DC">
        <w:rPr>
          <w:i/>
        </w:rPr>
        <w:t xml:space="preserve">thaan </w:t>
      </w:r>
      <w:r w:rsidRPr="0075485B">
        <w:t>:</w:t>
      </w:r>
      <w:r w:rsidRPr="004C33DC">
        <w:rPr>
          <w:i/>
        </w:rPr>
        <w:t xml:space="preserve"> halua</w:t>
      </w:r>
      <w:r w:rsidR="0098090B" w:rsidRPr="0098090B">
        <w:t>/</w:t>
      </w:r>
      <w:r w:rsidRPr="004C33DC">
        <w:rPr>
          <w:i/>
        </w:rPr>
        <w:t>va</w:t>
      </w:r>
      <w:r w:rsidRPr="0075485B">
        <w:t>(</w:t>
      </w:r>
      <w:r w:rsidRPr="004C33DC">
        <w:rPr>
          <w:i/>
        </w:rPr>
        <w:t>t</w:t>
      </w:r>
      <w:r w:rsidRPr="0075485B">
        <w:t>)</w:t>
      </w:r>
      <w:r w:rsidR="001B127A" w:rsidRPr="001B127A">
        <w:t>.</w:t>
      </w:r>
    </w:p>
    <w:p w14:paraId="14069174" w14:textId="39DCC33C" w:rsidR="00BC7543" w:rsidRPr="00A95D68" w:rsidRDefault="00BC7543" w:rsidP="00BC7543">
      <w:pPr>
        <w:pStyle w:val="Brdtekst"/>
        <w:spacing w:before="120"/>
      </w:pPr>
      <w:r w:rsidRPr="00A95D68">
        <w:t xml:space="preserve">Havaitte kans, ette kaikki 4.4-tyypin verbit ei ollenkhaan ole myötä graadivaihettelussa, esimerkiksi </w:t>
      </w:r>
      <w:r w:rsidRPr="00AF6E3A">
        <w:rPr>
          <w:i/>
        </w:rPr>
        <w:t>maala</w:t>
      </w:r>
      <w:r w:rsidR="0098090B" w:rsidRPr="0098090B">
        <w:t>/</w:t>
      </w:r>
      <w:r w:rsidRPr="00AF6E3A">
        <w:rPr>
          <w:i/>
        </w:rPr>
        <w:t xml:space="preserve">ta </w:t>
      </w:r>
      <w:r w:rsidRPr="0075485B">
        <w:t>:</w:t>
      </w:r>
      <w:r w:rsidRPr="00AF6E3A">
        <w:rPr>
          <w:i/>
        </w:rPr>
        <w:t xml:space="preserve"> maala</w:t>
      </w:r>
      <w:r w:rsidR="0098090B" w:rsidRPr="0098090B">
        <w:t>/</w:t>
      </w:r>
      <w:r w:rsidRPr="00AF6E3A">
        <w:rPr>
          <w:i/>
        </w:rPr>
        <w:t xml:space="preserve">thaan </w:t>
      </w:r>
      <w:r w:rsidRPr="0075485B">
        <w:t>:</w:t>
      </w:r>
      <w:r w:rsidRPr="00AF6E3A">
        <w:rPr>
          <w:i/>
        </w:rPr>
        <w:t xml:space="preserve"> maalaa </w:t>
      </w:r>
      <w:r w:rsidRPr="0075485B">
        <w:t>:</w:t>
      </w:r>
      <w:r w:rsidRPr="00AF6E3A">
        <w:rPr>
          <w:i/>
        </w:rPr>
        <w:t xml:space="preserve"> maalaa</w:t>
      </w:r>
      <w:r w:rsidR="0098090B" w:rsidRPr="0098090B">
        <w:t>/</w:t>
      </w:r>
      <w:r w:rsidRPr="00AF6E3A">
        <w:rPr>
          <w:i/>
        </w:rPr>
        <w:t>n</w:t>
      </w:r>
      <w:r w:rsidRPr="00A95D68">
        <w:t xml:space="preserve"> </w:t>
      </w:r>
      <w:r>
        <w:t>(</w:t>
      </w:r>
      <w:r w:rsidRPr="00AF6E3A">
        <w:rPr>
          <w:i/>
        </w:rPr>
        <w:t>l</w:t>
      </w:r>
      <w:r w:rsidRPr="00A95D68">
        <w:t xml:space="preserve"> </w:t>
      </w:r>
      <w:r w:rsidR="005C443F">
        <w:t xml:space="preserve">oon </w:t>
      </w:r>
      <w:r>
        <w:t>aina lyhykäinen</w:t>
      </w:r>
      <w:r w:rsidRPr="00A95D68">
        <w:t xml:space="preserve"> pitkän vokaalin jälkheen).</w:t>
      </w:r>
    </w:p>
    <w:p w14:paraId="5B06D738" w14:textId="77777777" w:rsidR="00BC7543" w:rsidRDefault="00BC7543" w:rsidP="00BC7543">
      <w:pPr>
        <w:pStyle w:val="Brdtekstinnrykk"/>
        <w:spacing w:before="120"/>
        <w:ind w:left="0"/>
      </w:pPr>
      <w:r w:rsidRPr="00A95D68">
        <w:t>Meilä oon sitte seuraavat reekelit:</w:t>
      </w:r>
    </w:p>
    <w:p w14:paraId="70DF4831" w14:textId="725080EE" w:rsidR="00CB0AD1" w:rsidRPr="00A95D68" w:rsidRDefault="007859C4" w:rsidP="00CB0AD1">
      <w:pPr>
        <w:pStyle w:val="Punktliste"/>
      </w:pPr>
      <w:r>
        <w:t>1-</w:t>
      </w:r>
      <w:r w:rsidR="00CB0AD1" w:rsidRPr="00A95D68">
        <w:t>tyyppi eli yksi</w:t>
      </w:r>
      <w:r w:rsidR="00CB0AD1">
        <w:t>tav</w:t>
      </w:r>
      <w:r w:rsidR="00CB0AD1" w:rsidRPr="00A95D68">
        <w:t xml:space="preserve">uiset: Ei graadivaihettelluu, persoonasuffiksit oon </w:t>
      </w:r>
      <w:r w:rsidR="00CB0AD1" w:rsidRPr="00D3015B">
        <w:rPr>
          <w:i/>
        </w:rPr>
        <w:t>n</w:t>
      </w:r>
      <w:r w:rsidR="00CB0AD1" w:rsidRPr="0075485B">
        <w:t>,</w:t>
      </w:r>
      <w:r w:rsidR="00CB0AD1" w:rsidRPr="00D3015B">
        <w:rPr>
          <w:i/>
        </w:rPr>
        <w:t xml:space="preserve"> t</w:t>
      </w:r>
      <w:r w:rsidR="00CB0AD1" w:rsidRPr="0075485B">
        <w:t>,</w:t>
      </w:r>
      <w:r w:rsidR="00CB0AD1" w:rsidRPr="00D3015B">
        <w:rPr>
          <w:i/>
        </w:rPr>
        <w:t xml:space="preserve"> pi</w:t>
      </w:r>
      <w:r w:rsidR="00CB0AD1" w:rsidRPr="0075485B">
        <w:t>,</w:t>
      </w:r>
      <w:r w:rsidR="00CB0AD1" w:rsidRPr="00D3015B">
        <w:rPr>
          <w:i/>
        </w:rPr>
        <w:t xml:space="preserve"> mA</w:t>
      </w:r>
      <w:r w:rsidR="00CB0AD1" w:rsidRPr="0075485B">
        <w:t>,</w:t>
      </w:r>
      <w:r w:rsidR="00CB0AD1" w:rsidRPr="00D3015B">
        <w:rPr>
          <w:i/>
        </w:rPr>
        <w:t xml:space="preserve"> ttA</w:t>
      </w:r>
      <w:r w:rsidR="00CB0AD1" w:rsidRPr="0075485B">
        <w:t>,</w:t>
      </w:r>
      <w:r w:rsidR="00CB0AD1" w:rsidRPr="00D3015B">
        <w:rPr>
          <w:i/>
        </w:rPr>
        <w:t xml:space="preserve"> vA</w:t>
      </w:r>
      <w:r w:rsidR="00CB0AD1" w:rsidRPr="0075485B">
        <w:t>(</w:t>
      </w:r>
      <w:r w:rsidR="00CB0AD1" w:rsidRPr="00D3015B">
        <w:rPr>
          <w:i/>
        </w:rPr>
        <w:t>t</w:t>
      </w:r>
      <w:r w:rsidR="00CB0AD1" w:rsidRPr="0075485B">
        <w:t>)</w:t>
      </w:r>
      <w:r w:rsidR="00CB0AD1" w:rsidRPr="00A95D68">
        <w:t xml:space="preserve"> ja </w:t>
      </w:r>
      <w:r w:rsidR="00CB0AD1" w:rsidRPr="00D3015B">
        <w:rPr>
          <w:i/>
        </w:rPr>
        <w:t xml:space="preserve">đhAAn </w:t>
      </w:r>
      <w:r w:rsidR="00BA1173" w:rsidRPr="00BA1173">
        <w:t>~</w:t>
      </w:r>
      <w:r w:rsidR="00CB0AD1" w:rsidRPr="00C36E03">
        <w:rPr>
          <w:i/>
        </w:rPr>
        <w:t xml:space="preserve"> hAAn</w:t>
      </w:r>
      <w:r w:rsidR="00CB0AD1" w:rsidRPr="00C36E03">
        <w:t>,</w:t>
      </w:r>
      <w:r w:rsidR="00CB0AD1" w:rsidRPr="00A95D68">
        <w:t xml:space="preserve"> jokka lisäthään suorhaan rankhaan.</w:t>
      </w:r>
    </w:p>
    <w:p w14:paraId="40E17032" w14:textId="4B935EB4" w:rsidR="00CB0AD1" w:rsidRPr="00A95D68" w:rsidRDefault="007859C4" w:rsidP="00CB0AD1">
      <w:pPr>
        <w:pStyle w:val="Punktliste"/>
      </w:pPr>
      <w:r>
        <w:t>2-</w:t>
      </w:r>
      <w:r w:rsidR="00CB0AD1" w:rsidRPr="00A95D68">
        <w:t>tyyppi eli kaksi- ja usheempi</w:t>
      </w:r>
      <w:r w:rsidR="00CB0AD1">
        <w:t>tav</w:t>
      </w:r>
      <w:r w:rsidR="00CB0AD1" w:rsidRPr="00A95D68">
        <w:t xml:space="preserve">uiset yksirankaiset: Rangan graadivaihettelu oon tyyppii </w:t>
      </w:r>
      <w:r w:rsidR="00CB0AD1">
        <w:t>(</w:t>
      </w:r>
      <w:r w:rsidR="00CB0AD1" w:rsidRPr="00D3015B">
        <w:t>II:</w:t>
      </w:r>
      <w:r w:rsidR="00CB0AD1">
        <w:t>)</w:t>
      </w:r>
      <w:r w:rsidR="00CB0AD1" w:rsidRPr="00D3015B">
        <w:t>I:0</w:t>
      </w:r>
      <w:r w:rsidR="00CB0AD1">
        <w:t xml:space="preserve"> tahi II:I</w:t>
      </w:r>
      <w:r w:rsidR="001B127A" w:rsidRPr="001B127A">
        <w:t>.</w:t>
      </w:r>
      <w:r w:rsidR="00CB0AD1" w:rsidRPr="00A95D68">
        <w:t xml:space="preserve"> Jos ranka </w:t>
      </w:r>
      <w:r w:rsidR="00CB0AD1">
        <w:t xml:space="preserve">oon </w:t>
      </w:r>
      <w:r w:rsidR="00CB0AD1" w:rsidRPr="00A95D68">
        <w:t xml:space="preserve">graadivaihettelussa, se persoonasuffiksit </w:t>
      </w:r>
      <w:r w:rsidR="00CB0AD1" w:rsidRPr="003D3432">
        <w:rPr>
          <w:i/>
        </w:rPr>
        <w:t>n</w:t>
      </w:r>
      <w:r w:rsidR="00CB0AD1" w:rsidRPr="0075485B">
        <w:t>,</w:t>
      </w:r>
      <w:r w:rsidR="00CB0AD1" w:rsidRPr="003D3432">
        <w:rPr>
          <w:i/>
        </w:rPr>
        <w:t xml:space="preserve"> t</w:t>
      </w:r>
      <w:r w:rsidR="00CB0AD1" w:rsidRPr="0075485B">
        <w:t>,</w:t>
      </w:r>
      <w:r w:rsidR="00CB0AD1" w:rsidRPr="003D3432">
        <w:rPr>
          <w:i/>
        </w:rPr>
        <w:t xml:space="preserve"> </w:t>
      </w:r>
      <w:r w:rsidR="00CB0AD1" w:rsidRPr="0075485B">
        <w:t>(</w:t>
      </w:r>
      <w:r w:rsidR="00CB0AD1" w:rsidRPr="003D3432">
        <w:rPr>
          <w:i/>
        </w:rPr>
        <w:t>m</w:t>
      </w:r>
      <w:r w:rsidR="00CB0AD1" w:rsidRPr="0075485B">
        <w:t>)</w:t>
      </w:r>
      <w:r w:rsidR="00CB0AD1" w:rsidRPr="003D3432">
        <w:rPr>
          <w:i/>
        </w:rPr>
        <w:t>mA</w:t>
      </w:r>
      <w:r w:rsidR="00CB0AD1" w:rsidRPr="0075485B">
        <w:t>,</w:t>
      </w:r>
      <w:r w:rsidR="00CB0AD1" w:rsidRPr="003D3432">
        <w:rPr>
          <w:i/>
        </w:rPr>
        <w:t xml:space="preserve"> ttA</w:t>
      </w:r>
      <w:r w:rsidR="00CB0AD1" w:rsidRPr="0075485B">
        <w:t>,</w:t>
      </w:r>
      <w:r w:rsidR="00CB0AD1" w:rsidRPr="003D3432">
        <w:rPr>
          <w:i/>
        </w:rPr>
        <w:t xml:space="preserve"> vA</w:t>
      </w:r>
      <w:r w:rsidR="00CB0AD1" w:rsidRPr="0075485B">
        <w:t>(</w:t>
      </w:r>
      <w:r w:rsidR="00CB0AD1" w:rsidRPr="003D3432">
        <w:rPr>
          <w:i/>
        </w:rPr>
        <w:t>t</w:t>
      </w:r>
      <w:r w:rsidR="00CB0AD1" w:rsidRPr="0075485B">
        <w:t>)</w:t>
      </w:r>
      <w:r w:rsidR="00CB0AD1" w:rsidRPr="00A95D68">
        <w:t xml:space="preserve"> ja </w:t>
      </w:r>
      <w:r w:rsidR="00CB0AD1" w:rsidRPr="003D3432">
        <w:rPr>
          <w:i/>
        </w:rPr>
        <w:t>thAAn</w:t>
      </w:r>
      <w:r w:rsidR="00CB0AD1" w:rsidRPr="00A95D68">
        <w:t xml:space="preserve"> lisäthään I- eli 0-graadisheen rankhaan, </w:t>
      </w:r>
      <w:r w:rsidR="00CB0AD1">
        <w:t>sg.</w:t>
      </w:r>
      <w:r w:rsidR="00CB0AD1" w:rsidRPr="00A95D68">
        <w:t xml:space="preserve">3. persoonan persoonasuffiksi </w:t>
      </w:r>
      <w:r w:rsidR="00CB0AD1" w:rsidRPr="003D3432">
        <w:rPr>
          <w:i/>
        </w:rPr>
        <w:t>V</w:t>
      </w:r>
      <w:r w:rsidR="00CB0AD1" w:rsidRPr="00A95D68">
        <w:t xml:space="preserve"> lisä</w:t>
      </w:r>
      <w:r w:rsidR="00E4658A">
        <w:t>thään</w:t>
      </w:r>
      <w:r w:rsidR="00CB0AD1" w:rsidRPr="00A95D68">
        <w:t xml:space="preserve"> samhaan rankhaan ko 1. infinitiivin suffiksi.</w:t>
      </w:r>
    </w:p>
    <w:p w14:paraId="2399F353" w14:textId="29F0FBF7" w:rsidR="00CB0AD1" w:rsidRPr="00A95D68" w:rsidRDefault="007859C4" w:rsidP="00CB0AD1">
      <w:pPr>
        <w:pStyle w:val="Punktliste"/>
      </w:pPr>
      <w:r>
        <w:t>3-</w:t>
      </w:r>
      <w:r w:rsidR="00CB0AD1" w:rsidRPr="00A95D68">
        <w:t xml:space="preserve">tyyppi eli </w:t>
      </w:r>
      <w:r w:rsidR="00CB0AD1">
        <w:t>konsonanttirankai</w:t>
      </w:r>
      <w:r w:rsidR="00CB0AD1" w:rsidRPr="00A95D68">
        <w:t xml:space="preserve">set: Rangan graadivaihettelu oon tyyppii </w:t>
      </w:r>
      <w:r w:rsidR="00CB0AD1">
        <w:t>II:I</w:t>
      </w:r>
      <w:r w:rsidR="00CB0AD1" w:rsidRPr="00A95D68">
        <w:t xml:space="preserve">. Persoonasuffiksit lisäthään vokaalirankhaan muissa ko passiivissa ja sen kans identtisessä pluraalin 3. persoonassa. Jos ranka oon graadivaihettelussa, se persoonasuffiksit </w:t>
      </w:r>
      <w:r w:rsidR="00CB0AD1" w:rsidRPr="003D3432">
        <w:rPr>
          <w:i/>
        </w:rPr>
        <w:t>n</w:t>
      </w:r>
      <w:r w:rsidR="00CB0AD1" w:rsidRPr="0075485B">
        <w:t>,</w:t>
      </w:r>
      <w:r w:rsidR="00CB0AD1" w:rsidRPr="003D3432">
        <w:rPr>
          <w:i/>
        </w:rPr>
        <w:t xml:space="preserve"> t</w:t>
      </w:r>
      <w:r w:rsidR="00CB0AD1" w:rsidRPr="0075485B">
        <w:t>,</w:t>
      </w:r>
      <w:r w:rsidR="00CB0AD1" w:rsidRPr="003D3432">
        <w:rPr>
          <w:i/>
        </w:rPr>
        <w:t xml:space="preserve"> </w:t>
      </w:r>
      <w:r w:rsidR="00CB0AD1" w:rsidRPr="0075485B">
        <w:t>(</w:t>
      </w:r>
      <w:r w:rsidR="00CB0AD1" w:rsidRPr="003D3432">
        <w:rPr>
          <w:i/>
        </w:rPr>
        <w:t>m</w:t>
      </w:r>
      <w:r w:rsidR="00CB0AD1" w:rsidRPr="0075485B">
        <w:t>)</w:t>
      </w:r>
      <w:r w:rsidR="00CB0AD1" w:rsidRPr="003D3432">
        <w:rPr>
          <w:i/>
        </w:rPr>
        <w:t>mA</w:t>
      </w:r>
      <w:r w:rsidR="00CB0AD1" w:rsidRPr="0075485B">
        <w:t>,</w:t>
      </w:r>
      <w:r w:rsidR="00CB0AD1" w:rsidRPr="003D3432">
        <w:rPr>
          <w:i/>
        </w:rPr>
        <w:t xml:space="preserve"> ttA</w:t>
      </w:r>
      <w:r w:rsidR="00CB0AD1" w:rsidRPr="00A95D68">
        <w:t xml:space="preserve"> ja </w:t>
      </w:r>
      <w:r w:rsidR="00CB0AD1" w:rsidRPr="003D3432">
        <w:rPr>
          <w:i/>
        </w:rPr>
        <w:t>vA</w:t>
      </w:r>
      <w:r w:rsidR="00CB0AD1" w:rsidRPr="0075485B">
        <w:t>(</w:t>
      </w:r>
      <w:r w:rsidR="00CB0AD1" w:rsidRPr="003D3432">
        <w:rPr>
          <w:i/>
        </w:rPr>
        <w:t>t</w:t>
      </w:r>
      <w:r w:rsidR="00CB0AD1" w:rsidRPr="0075485B">
        <w:t>)</w:t>
      </w:r>
      <w:r w:rsidR="00CB0AD1" w:rsidRPr="00A95D68">
        <w:t xml:space="preserve"> lisäthään I-graadisheen rankhaan, </w:t>
      </w:r>
      <w:r w:rsidR="00CB0AD1">
        <w:t>sg.</w:t>
      </w:r>
      <w:r w:rsidR="00CB0AD1" w:rsidRPr="00A95D68">
        <w:t xml:space="preserve">3. persoonan persoonasuffiksin </w:t>
      </w:r>
      <w:r w:rsidR="00CB0AD1" w:rsidRPr="003D3432">
        <w:rPr>
          <w:i/>
        </w:rPr>
        <w:t xml:space="preserve">V </w:t>
      </w:r>
      <w:r w:rsidR="00CB0AD1" w:rsidRPr="00A95D68">
        <w:t>lisä</w:t>
      </w:r>
      <w:r w:rsidR="00E4658A">
        <w:t>thään</w:t>
      </w:r>
      <w:r w:rsidR="00CB0AD1" w:rsidRPr="00A95D68">
        <w:t xml:space="preserve"> II-graadisheen rankhaan. Passiivin ja identtisen pluraalin 3. persoonan persoonasuffiksin lisäthään konsonanttirankhaan.</w:t>
      </w:r>
    </w:p>
    <w:p w14:paraId="641883BA" w14:textId="56B2098C" w:rsidR="00CB0AD1" w:rsidRDefault="007859C4" w:rsidP="00CB0AD1">
      <w:pPr>
        <w:pStyle w:val="Punktliste"/>
      </w:pPr>
      <w:r>
        <w:t>4-</w:t>
      </w:r>
      <w:r w:rsidR="00CB0AD1" w:rsidRPr="00A95D68">
        <w:t xml:space="preserve">tyyppi eli tuplavokaalirankaiset: Persoonasuffiksit </w:t>
      </w:r>
      <w:r w:rsidR="00CB0AD1" w:rsidRPr="003D3432">
        <w:rPr>
          <w:i/>
        </w:rPr>
        <w:t>n</w:t>
      </w:r>
      <w:r w:rsidR="00CB0AD1" w:rsidRPr="0075485B">
        <w:t>,</w:t>
      </w:r>
      <w:r w:rsidR="00CB0AD1" w:rsidRPr="003D3432">
        <w:rPr>
          <w:i/>
        </w:rPr>
        <w:t xml:space="preserve"> t</w:t>
      </w:r>
      <w:r w:rsidR="00CB0AD1" w:rsidRPr="0075485B">
        <w:t>,</w:t>
      </w:r>
      <w:r w:rsidR="00CB0AD1" w:rsidRPr="003D3432">
        <w:rPr>
          <w:i/>
        </w:rPr>
        <w:t xml:space="preserve"> </w:t>
      </w:r>
      <w:r w:rsidR="00CB0AD1" w:rsidRPr="0075485B">
        <w:t>(</w:t>
      </w:r>
      <w:r w:rsidR="00CB0AD1" w:rsidRPr="003D3432">
        <w:rPr>
          <w:i/>
        </w:rPr>
        <w:t>-V</w:t>
      </w:r>
      <w:r w:rsidR="00CB0AD1" w:rsidRPr="0075485B">
        <w:t>,</w:t>
      </w:r>
      <w:r w:rsidR="00430E87">
        <w:t>)</w:t>
      </w:r>
      <w:r w:rsidR="00CB0AD1" w:rsidRPr="003D3432">
        <w:rPr>
          <w:i/>
        </w:rPr>
        <w:t xml:space="preserve"> </w:t>
      </w:r>
      <w:r w:rsidR="00CB0AD1" w:rsidRPr="0075485B">
        <w:t>(</w:t>
      </w:r>
      <w:r w:rsidR="00CB0AD1" w:rsidRPr="003D3432">
        <w:rPr>
          <w:i/>
        </w:rPr>
        <w:t>m</w:t>
      </w:r>
      <w:r w:rsidR="00CB0AD1" w:rsidRPr="0075485B">
        <w:t>)</w:t>
      </w:r>
      <w:r w:rsidR="00CB0AD1" w:rsidRPr="003D3432">
        <w:rPr>
          <w:i/>
        </w:rPr>
        <w:t>mA</w:t>
      </w:r>
      <w:r w:rsidR="00CB0AD1" w:rsidRPr="0075485B">
        <w:t>,</w:t>
      </w:r>
      <w:r w:rsidR="00CB0AD1" w:rsidRPr="003D3432">
        <w:rPr>
          <w:i/>
        </w:rPr>
        <w:t xml:space="preserve"> ttA</w:t>
      </w:r>
      <w:r w:rsidR="00CB0AD1" w:rsidRPr="00A95D68">
        <w:t xml:space="preserve"> ja </w:t>
      </w:r>
      <w:r w:rsidR="00CB0AD1" w:rsidRPr="003D3432">
        <w:rPr>
          <w:i/>
        </w:rPr>
        <w:t>vA</w:t>
      </w:r>
      <w:r w:rsidR="00CB0AD1" w:rsidRPr="0075485B">
        <w:t>(</w:t>
      </w:r>
      <w:r w:rsidR="00CB0AD1" w:rsidRPr="003D3432">
        <w:rPr>
          <w:i/>
        </w:rPr>
        <w:t>t</w:t>
      </w:r>
      <w:r w:rsidR="00CB0AD1" w:rsidRPr="0075485B">
        <w:t>)</w:t>
      </w:r>
      <w:r w:rsidR="00CB0AD1" w:rsidRPr="00A95D68">
        <w:t xml:space="preserve"> lisäthään verbin pitkhään rankhaan, persoonasuffiksin </w:t>
      </w:r>
      <w:r w:rsidR="00CB0AD1" w:rsidRPr="003D3432">
        <w:rPr>
          <w:i/>
        </w:rPr>
        <w:t>thAAn</w:t>
      </w:r>
      <w:r w:rsidR="00CB0AD1" w:rsidRPr="00A95D68">
        <w:t xml:space="preserve"> verbin</w:t>
      </w:r>
      <w:r w:rsidR="00CB0AD1">
        <w:t xml:space="preserve"> lyhykäisheen rankhaan. Rangan yđinkonsonantti</w:t>
      </w:r>
      <w:r w:rsidR="00CB0AD1" w:rsidRPr="00A95D68">
        <w:t xml:space="preserve"> </w:t>
      </w:r>
      <w:r w:rsidR="00CB0AD1">
        <w:t>oon graadivaihettelussa</w:t>
      </w:r>
      <w:r w:rsidR="00D46DCE">
        <w:t xml:space="preserve"> muissa ko 4.1- ja 4.2</w:t>
      </w:r>
      <w:r w:rsidR="00CB0AD1" w:rsidRPr="00A95D68">
        <w:t xml:space="preserve">-tyypissä </w:t>
      </w:r>
      <w:r w:rsidR="00CB0AD1">
        <w:t>(</w:t>
      </w:r>
      <w:r w:rsidR="00CB0AD1" w:rsidRPr="003D3432">
        <w:rPr>
          <w:i/>
        </w:rPr>
        <w:t>itte</w:t>
      </w:r>
      <w:r w:rsidR="00CB0AD1" w:rsidRPr="00A95D68">
        <w:t xml:space="preserve">- ja </w:t>
      </w:r>
      <w:r w:rsidR="00CB0AD1" w:rsidRPr="003D3432">
        <w:rPr>
          <w:i/>
        </w:rPr>
        <w:t>Oitte-</w:t>
      </w:r>
      <w:r w:rsidR="00CB0AD1" w:rsidRPr="00A95D68">
        <w:t>verbit). Pitkässä rangassa oon ylempi graadi ko lyhykäisessä rangassa. 4.3</w:t>
      </w:r>
      <w:r w:rsidR="00D46DCE">
        <w:t>-</w:t>
      </w:r>
      <w:r w:rsidR="00CB0AD1" w:rsidRPr="00A95D68">
        <w:t xml:space="preserve">tyypissä </w:t>
      </w:r>
      <w:r w:rsidR="00CB0AD1">
        <w:t>(</w:t>
      </w:r>
      <w:r w:rsidR="00CB0AD1" w:rsidRPr="00DE5F7E">
        <w:rPr>
          <w:i/>
        </w:rPr>
        <w:t>ne</w:t>
      </w:r>
      <w:r w:rsidR="00CB0AD1" w:rsidRPr="00A95D68">
        <w:t>-verbit) pitkässä rangassa aina I-graadi, 4.</w:t>
      </w:r>
      <w:r w:rsidR="00D46DCE">
        <w:t>4-</w:t>
      </w:r>
      <w:r w:rsidR="00CB0AD1" w:rsidRPr="00A95D68">
        <w:t xml:space="preserve">tyypissä </w:t>
      </w:r>
      <w:r w:rsidR="00CB0AD1">
        <w:t>(</w:t>
      </w:r>
      <w:r w:rsidR="00CB0AD1" w:rsidRPr="00A95D68">
        <w:t>kokkoontumaverbit) II-graadi – jos se siis graadivaihettelureekeliitten jälkhiin oon mahđolinen.</w:t>
      </w:r>
    </w:p>
    <w:p w14:paraId="1B4F2FE5" w14:textId="3595F179" w:rsidR="00CB0AD1" w:rsidRPr="00A95D68" w:rsidRDefault="00460D31" w:rsidP="00CB0AD1">
      <w:pPr>
        <w:pStyle w:val="Brdtekstinnrykk"/>
        <w:spacing w:before="120"/>
        <w:ind w:left="0"/>
      </w:pPr>
      <w:r>
        <w:t>Pane kans merkkhiin</w:t>
      </w:r>
      <w:r w:rsidR="00CB0AD1">
        <w:t>, ette s</w:t>
      </w:r>
      <w:r w:rsidR="00D46DCE">
        <w:t>e oon mahđolinen käyttäät 3-</w:t>
      </w:r>
      <w:r w:rsidR="00CB0AD1" w:rsidRPr="00A95D68">
        <w:t>tyypin usheempi</w:t>
      </w:r>
      <w:r w:rsidR="00CB0AD1">
        <w:t>tav</w:t>
      </w:r>
      <w:r w:rsidR="00CB0AD1" w:rsidRPr="00A95D68">
        <w:t>uisista verbiistä tyhä vokaalirankkaa kaikissa perso</w:t>
      </w:r>
      <w:r w:rsidR="00CB0AD1">
        <w:t>o</w:t>
      </w:r>
      <w:r w:rsidR="00CB0AD1" w:rsidRPr="00A95D68">
        <w:t>nissa ja 4</w:t>
      </w:r>
      <w:r w:rsidR="00D46DCE">
        <w:t>-</w:t>
      </w:r>
      <w:r w:rsidR="00CB0AD1" w:rsidRPr="00A95D68">
        <w:t>tyypin muista ko kokkoontumaverbiistä kaikissa persoonissa tyhä pitemppää rankkaa</w:t>
      </w:r>
      <w:r w:rsidR="00C27F94">
        <w:t xml:space="preserve"> (2.b)</w:t>
      </w:r>
      <w:r w:rsidR="00CB0AD1" w:rsidRPr="00A95D68">
        <w:t>.</w:t>
      </w:r>
    </w:p>
    <w:p w14:paraId="58395431" w14:textId="2DE0840D" w:rsidR="00BC7543" w:rsidRPr="00E439D3" w:rsidRDefault="00BC7543" w:rsidP="00BC7543">
      <w:pPr>
        <w:pStyle w:val="Brdtekst"/>
        <w:spacing w:before="120"/>
      </w:pPr>
      <w:r>
        <w:t xml:space="preserve">Porsangin </w:t>
      </w:r>
      <w:r w:rsidR="00E46A35">
        <w:t>varieteet</w:t>
      </w:r>
      <w:r>
        <w:t xml:space="preserve">issa oon tavalissiin, ette pluraalin 3. persoonan haamuna käytethään passiivin haamun kans identtistä haamuu. Se oon kuitenki mahđolinen käyttäät </w:t>
      </w:r>
      <w:r w:rsidR="00E439D3">
        <w:t xml:space="preserve">kans </w:t>
      </w:r>
      <w:r>
        <w:rPr>
          <w:i/>
        </w:rPr>
        <w:t>vAt</w:t>
      </w:r>
      <w:r>
        <w:t xml:space="preserve">-suffiksii. Silloin </w:t>
      </w:r>
      <w:r w:rsidR="00E02FAC">
        <w:t xml:space="preserve">kaksi- ja </w:t>
      </w:r>
      <w:r w:rsidR="005E4F70">
        <w:t>usheempitavuisissa</w:t>
      </w:r>
      <w:r w:rsidR="00E02FAC">
        <w:t xml:space="preserve"> verbiissä </w:t>
      </w:r>
      <w:r>
        <w:t xml:space="preserve">rangan viimi vokaali pitenee ja etheen tullee </w:t>
      </w:r>
      <w:r w:rsidR="008453E7">
        <w:t>– sil</w:t>
      </w:r>
      <w:r w:rsidR="00782C8F">
        <w:t>l</w:t>
      </w:r>
      <w:r w:rsidR="008453E7">
        <w:t xml:space="preserve">oin ko se muutoin oon mahđolinen – </w:t>
      </w:r>
      <w:r w:rsidR="00782C8F">
        <w:t>II-graadi</w:t>
      </w:r>
      <w:r>
        <w:t>. Niin ko</w:t>
      </w:r>
      <w:r w:rsidR="00430E87">
        <w:t xml:space="preserve"> (1.inf. : prees.</w:t>
      </w:r>
      <w:r w:rsidR="001337F6">
        <w:t>sg3</w:t>
      </w:r>
      <w:r w:rsidR="00430E87">
        <w:t xml:space="preserve"> : prees.</w:t>
      </w:r>
      <w:r w:rsidR="001337F6">
        <w:t>pl3</w:t>
      </w:r>
      <w:r w:rsidR="00430E87">
        <w:t>)</w:t>
      </w:r>
      <w:r w:rsidR="000A4B27">
        <w:t xml:space="preserve"> </w:t>
      </w:r>
      <w:r>
        <w:rPr>
          <w:i/>
        </w:rPr>
        <w:t>antta</w:t>
      </w:r>
      <w:r w:rsidR="0098090B" w:rsidRPr="0098090B">
        <w:t>/</w:t>
      </w:r>
      <w:r>
        <w:rPr>
          <w:i/>
        </w:rPr>
        <w:t xml:space="preserve">at </w:t>
      </w:r>
      <w:r>
        <w:t xml:space="preserve">: </w:t>
      </w:r>
      <w:r>
        <w:rPr>
          <w:i/>
        </w:rPr>
        <w:t>antta</w:t>
      </w:r>
      <w:r w:rsidR="0098090B" w:rsidRPr="0098090B">
        <w:t>/</w:t>
      </w:r>
      <w:r>
        <w:rPr>
          <w:i/>
        </w:rPr>
        <w:t xml:space="preserve">a </w:t>
      </w:r>
      <w:r>
        <w:t xml:space="preserve">: </w:t>
      </w:r>
      <w:r>
        <w:rPr>
          <w:i/>
        </w:rPr>
        <w:t>anttaa</w:t>
      </w:r>
      <w:r w:rsidR="0098090B" w:rsidRPr="0098090B">
        <w:t>/</w:t>
      </w:r>
      <w:r>
        <w:rPr>
          <w:i/>
        </w:rPr>
        <w:t>va</w:t>
      </w:r>
      <w:r w:rsidR="00E439D3">
        <w:rPr>
          <w:i/>
        </w:rPr>
        <w:t>t</w:t>
      </w:r>
      <w:r w:rsidRPr="0075485B">
        <w:t>,</w:t>
      </w:r>
      <w:r>
        <w:rPr>
          <w:i/>
        </w:rPr>
        <w:t xml:space="preserve"> häytty</w:t>
      </w:r>
      <w:r w:rsidR="0098090B" w:rsidRPr="0098090B">
        <w:t>/</w:t>
      </w:r>
      <w:r>
        <w:rPr>
          <w:i/>
        </w:rPr>
        <w:t xml:space="preserve">yt </w:t>
      </w:r>
      <w:r w:rsidRPr="0075485B">
        <w:t>:</w:t>
      </w:r>
      <w:r>
        <w:rPr>
          <w:i/>
        </w:rPr>
        <w:t xml:space="preserve"> häytty</w:t>
      </w:r>
      <w:r w:rsidR="0098090B" w:rsidRPr="0098090B">
        <w:t>/</w:t>
      </w:r>
      <w:r>
        <w:rPr>
          <w:i/>
        </w:rPr>
        <w:t xml:space="preserve">y </w:t>
      </w:r>
      <w:r w:rsidRPr="0075485B">
        <w:t>:</w:t>
      </w:r>
      <w:r w:rsidR="00430E87">
        <w:t xml:space="preserve"> </w:t>
      </w:r>
      <w:r>
        <w:rPr>
          <w:i/>
        </w:rPr>
        <w:t>häyttyy</w:t>
      </w:r>
      <w:r w:rsidR="0098090B" w:rsidRPr="0098090B">
        <w:t>/</w:t>
      </w:r>
      <w:r>
        <w:rPr>
          <w:i/>
        </w:rPr>
        <w:t>vä</w:t>
      </w:r>
      <w:r w:rsidR="00E439D3">
        <w:rPr>
          <w:i/>
        </w:rPr>
        <w:t>t</w:t>
      </w:r>
      <w:r w:rsidRPr="0075485B">
        <w:t>,</w:t>
      </w:r>
      <w:r>
        <w:rPr>
          <w:i/>
        </w:rPr>
        <w:t xml:space="preserve"> men</w:t>
      </w:r>
      <w:r w:rsidR="0098090B" w:rsidRPr="0098090B">
        <w:t>/</w:t>
      </w:r>
      <w:r>
        <w:rPr>
          <w:i/>
        </w:rPr>
        <w:t xml:space="preserve">nä </w:t>
      </w:r>
      <w:r w:rsidRPr="0075485B">
        <w:t>:</w:t>
      </w:r>
      <w:r>
        <w:rPr>
          <w:i/>
        </w:rPr>
        <w:t xml:space="preserve"> menne</w:t>
      </w:r>
      <w:r w:rsidR="0098090B" w:rsidRPr="0098090B">
        <w:t>/</w:t>
      </w:r>
      <w:r>
        <w:rPr>
          <w:i/>
        </w:rPr>
        <w:t xml:space="preserve">e </w:t>
      </w:r>
      <w:r w:rsidRPr="0075485B">
        <w:t>:</w:t>
      </w:r>
      <w:r>
        <w:rPr>
          <w:i/>
        </w:rPr>
        <w:t xml:space="preserve"> mennee</w:t>
      </w:r>
      <w:r w:rsidR="0098090B" w:rsidRPr="0098090B">
        <w:t>/</w:t>
      </w:r>
      <w:r>
        <w:rPr>
          <w:i/>
        </w:rPr>
        <w:t>vä</w:t>
      </w:r>
      <w:r w:rsidR="00E439D3">
        <w:rPr>
          <w:i/>
        </w:rPr>
        <w:t>t</w:t>
      </w:r>
      <w:r w:rsidRPr="0075485B">
        <w:t>,</w:t>
      </w:r>
      <w:r>
        <w:rPr>
          <w:i/>
        </w:rPr>
        <w:t xml:space="preserve"> pes</w:t>
      </w:r>
      <w:r w:rsidR="0098090B" w:rsidRPr="0098090B">
        <w:t>/</w:t>
      </w:r>
      <w:r>
        <w:rPr>
          <w:i/>
        </w:rPr>
        <w:t xml:space="preserve">tä </w:t>
      </w:r>
      <w:r w:rsidRPr="0075485B">
        <w:t>:</w:t>
      </w:r>
      <w:r>
        <w:rPr>
          <w:i/>
        </w:rPr>
        <w:t xml:space="preserve"> pesse</w:t>
      </w:r>
      <w:r w:rsidR="0098090B" w:rsidRPr="0098090B">
        <w:t>/</w:t>
      </w:r>
      <w:r>
        <w:rPr>
          <w:i/>
        </w:rPr>
        <w:t xml:space="preserve">e </w:t>
      </w:r>
      <w:r w:rsidRPr="0075485B">
        <w:t>:</w:t>
      </w:r>
      <w:r>
        <w:rPr>
          <w:i/>
        </w:rPr>
        <w:t xml:space="preserve"> pessee</w:t>
      </w:r>
      <w:r w:rsidR="0098090B" w:rsidRPr="0098090B">
        <w:t>/</w:t>
      </w:r>
      <w:r>
        <w:rPr>
          <w:i/>
        </w:rPr>
        <w:t>vä</w:t>
      </w:r>
      <w:r w:rsidR="00E439D3">
        <w:rPr>
          <w:i/>
        </w:rPr>
        <w:t>t</w:t>
      </w:r>
      <w:r w:rsidRPr="0075485B">
        <w:t>,</w:t>
      </w:r>
      <w:r>
        <w:rPr>
          <w:i/>
        </w:rPr>
        <w:t xml:space="preserve"> aukais</w:t>
      </w:r>
      <w:r w:rsidR="0098090B" w:rsidRPr="0098090B">
        <w:t>/</w:t>
      </w:r>
      <w:r>
        <w:rPr>
          <w:i/>
        </w:rPr>
        <w:t xml:space="preserve">ta </w:t>
      </w:r>
      <w:r w:rsidRPr="0075485B">
        <w:t>:</w:t>
      </w:r>
      <w:r>
        <w:rPr>
          <w:i/>
        </w:rPr>
        <w:t xml:space="preserve"> auka</w:t>
      </w:r>
      <w:r w:rsidRPr="0075485B">
        <w:t>(</w:t>
      </w:r>
      <w:r>
        <w:rPr>
          <w:i/>
        </w:rPr>
        <w:t>i</w:t>
      </w:r>
      <w:r w:rsidRPr="0075485B">
        <w:t>)</w:t>
      </w:r>
      <w:r>
        <w:rPr>
          <w:i/>
        </w:rPr>
        <w:t>sse</w:t>
      </w:r>
      <w:r w:rsidR="0098090B" w:rsidRPr="0098090B">
        <w:t>/</w:t>
      </w:r>
      <w:r>
        <w:rPr>
          <w:i/>
        </w:rPr>
        <w:t xml:space="preserve">e </w:t>
      </w:r>
      <w:r w:rsidRPr="0075485B">
        <w:t>:</w:t>
      </w:r>
      <w:r>
        <w:rPr>
          <w:i/>
        </w:rPr>
        <w:t xml:space="preserve"> auka</w:t>
      </w:r>
      <w:r w:rsidRPr="0075485B">
        <w:t>(</w:t>
      </w:r>
      <w:r>
        <w:rPr>
          <w:i/>
        </w:rPr>
        <w:t>i</w:t>
      </w:r>
      <w:r w:rsidRPr="0075485B">
        <w:t>)</w:t>
      </w:r>
      <w:r>
        <w:rPr>
          <w:i/>
        </w:rPr>
        <w:t>ssee</w:t>
      </w:r>
      <w:r w:rsidR="0098090B" w:rsidRPr="0098090B">
        <w:t>/</w:t>
      </w:r>
      <w:r>
        <w:rPr>
          <w:i/>
        </w:rPr>
        <w:t>va</w:t>
      </w:r>
      <w:r w:rsidR="00E439D3">
        <w:rPr>
          <w:i/>
        </w:rPr>
        <w:t>t</w:t>
      </w:r>
      <w:r w:rsidRPr="0075485B">
        <w:t>,</w:t>
      </w:r>
      <w:r>
        <w:rPr>
          <w:i/>
        </w:rPr>
        <w:t xml:space="preserve"> kyyti</w:t>
      </w:r>
      <w:r w:rsidR="0098090B" w:rsidRPr="0098090B">
        <w:t>/</w:t>
      </w:r>
      <w:r>
        <w:rPr>
          <w:i/>
        </w:rPr>
        <w:t xml:space="preserve">tä </w:t>
      </w:r>
      <w:r w:rsidRPr="0075485B">
        <w:t>:</w:t>
      </w:r>
      <w:r>
        <w:rPr>
          <w:i/>
        </w:rPr>
        <w:t xml:space="preserve"> kyytitte</w:t>
      </w:r>
      <w:r w:rsidR="0098090B" w:rsidRPr="0098090B">
        <w:t>/</w:t>
      </w:r>
      <w:r>
        <w:rPr>
          <w:i/>
        </w:rPr>
        <w:t xml:space="preserve">e </w:t>
      </w:r>
      <w:r w:rsidRPr="0075485B">
        <w:t>:</w:t>
      </w:r>
      <w:r w:rsidR="00E439D3">
        <w:rPr>
          <w:i/>
        </w:rPr>
        <w:t xml:space="preserve"> kyyti</w:t>
      </w:r>
      <w:r>
        <w:rPr>
          <w:i/>
        </w:rPr>
        <w:t>ttee</w:t>
      </w:r>
      <w:r w:rsidR="0098090B" w:rsidRPr="0098090B">
        <w:t>/</w:t>
      </w:r>
      <w:r>
        <w:rPr>
          <w:i/>
        </w:rPr>
        <w:t>vä</w:t>
      </w:r>
      <w:r w:rsidR="00E439D3">
        <w:rPr>
          <w:i/>
        </w:rPr>
        <w:t>t</w:t>
      </w:r>
      <w:r w:rsidRPr="0075485B">
        <w:t>,</w:t>
      </w:r>
      <w:r>
        <w:rPr>
          <w:i/>
        </w:rPr>
        <w:t xml:space="preserve"> piikaroi</w:t>
      </w:r>
      <w:r w:rsidR="0098090B" w:rsidRPr="0098090B">
        <w:t>/</w:t>
      </w:r>
      <w:r>
        <w:rPr>
          <w:i/>
        </w:rPr>
        <w:t xml:space="preserve">ta </w:t>
      </w:r>
      <w:r w:rsidRPr="0075485B">
        <w:t>:</w:t>
      </w:r>
      <w:r>
        <w:rPr>
          <w:i/>
        </w:rPr>
        <w:t xml:space="preserve"> piikaroitte</w:t>
      </w:r>
      <w:r w:rsidR="0098090B" w:rsidRPr="0098090B">
        <w:t>/</w:t>
      </w:r>
      <w:r>
        <w:rPr>
          <w:i/>
        </w:rPr>
        <w:t xml:space="preserve">e </w:t>
      </w:r>
      <w:r w:rsidRPr="0075485B">
        <w:t>:</w:t>
      </w:r>
      <w:r>
        <w:rPr>
          <w:i/>
        </w:rPr>
        <w:t xml:space="preserve"> piikaroittee</w:t>
      </w:r>
      <w:r w:rsidR="0098090B" w:rsidRPr="0098090B">
        <w:t>/</w:t>
      </w:r>
      <w:r>
        <w:rPr>
          <w:i/>
        </w:rPr>
        <w:t>va</w:t>
      </w:r>
      <w:r w:rsidR="00E439D3">
        <w:rPr>
          <w:i/>
        </w:rPr>
        <w:t>t</w:t>
      </w:r>
      <w:r w:rsidRPr="0075485B">
        <w:t>,</w:t>
      </w:r>
      <w:r>
        <w:rPr>
          <w:i/>
        </w:rPr>
        <w:t xml:space="preserve"> paje</w:t>
      </w:r>
      <w:r w:rsidR="0098090B" w:rsidRPr="0098090B">
        <w:t>/</w:t>
      </w:r>
      <w:r>
        <w:rPr>
          <w:i/>
        </w:rPr>
        <w:t xml:space="preserve">ta </w:t>
      </w:r>
      <w:r w:rsidRPr="0075485B">
        <w:t>:</w:t>
      </w:r>
      <w:r>
        <w:rPr>
          <w:i/>
        </w:rPr>
        <w:t xml:space="preserve"> pakene</w:t>
      </w:r>
      <w:r w:rsidR="0098090B" w:rsidRPr="0098090B">
        <w:t>/</w:t>
      </w:r>
      <w:r>
        <w:rPr>
          <w:i/>
        </w:rPr>
        <w:t xml:space="preserve">e </w:t>
      </w:r>
      <w:r w:rsidRPr="0075485B">
        <w:t>:</w:t>
      </w:r>
      <w:r>
        <w:rPr>
          <w:i/>
        </w:rPr>
        <w:t xml:space="preserve"> pakenee</w:t>
      </w:r>
      <w:r w:rsidR="0098090B" w:rsidRPr="0098090B">
        <w:t>/</w:t>
      </w:r>
      <w:r>
        <w:rPr>
          <w:i/>
        </w:rPr>
        <w:t>va</w:t>
      </w:r>
      <w:r w:rsidR="00E439D3">
        <w:rPr>
          <w:i/>
        </w:rPr>
        <w:t>t</w:t>
      </w:r>
      <w:r w:rsidR="001B127A" w:rsidRPr="001B127A">
        <w:t>.</w:t>
      </w:r>
      <w:r w:rsidR="006C11A6">
        <w:t xml:space="preserve"> Näjemä, ette assiin saattaa kuvata kans niin, ette pluraalin 3. persoonan suffiksin </w:t>
      </w:r>
      <w:r w:rsidR="006C11A6">
        <w:rPr>
          <w:i/>
        </w:rPr>
        <w:t>vAt</w:t>
      </w:r>
      <w:r w:rsidR="006C11A6">
        <w:t xml:space="preserve"> lisäthään singulaarin 3. persoonan haamun pörhään.</w:t>
      </w:r>
      <w:r w:rsidR="00E439D3">
        <w:rPr>
          <w:i/>
        </w:rPr>
        <w:t xml:space="preserve"> </w:t>
      </w:r>
      <w:r w:rsidR="00E439D3">
        <w:t>Alapuolen tabelista oon nämät Porsangin haamut jätetty pois.</w:t>
      </w:r>
    </w:p>
    <w:p w14:paraId="2A5FD290" w14:textId="2D1C2A27" w:rsidR="00BC7543" w:rsidRPr="00A95D68" w:rsidRDefault="00BC7543" w:rsidP="00BC7543">
      <w:pPr>
        <w:pStyle w:val="Undertittel"/>
      </w:pPr>
      <w:bookmarkStart w:id="1577" w:name="_Toc84997996"/>
      <w:bookmarkStart w:id="1578" w:name="_Toc198266879"/>
      <w:bookmarkStart w:id="1579" w:name="_Toc209168631"/>
      <w:bookmarkStart w:id="1580" w:name="_Toc241129277"/>
      <w:bookmarkStart w:id="1581" w:name="_Toc311273867"/>
      <w:r w:rsidRPr="00A95D68">
        <w:t>Tabeli</w:t>
      </w:r>
      <w:r w:rsidR="0076715F">
        <w:t xml:space="preserve"> 26</w:t>
      </w:r>
      <w:r w:rsidRPr="00A95D68">
        <w:t xml:space="preserve">: Indikatiivin </w:t>
      </w:r>
      <w:r>
        <w:t xml:space="preserve">myönttäävän </w:t>
      </w:r>
      <w:r w:rsidRPr="00A95D68">
        <w:t>preesensin taivutus</w:t>
      </w:r>
      <w:bookmarkEnd w:id="1577"/>
      <w:bookmarkEnd w:id="1578"/>
      <w:bookmarkEnd w:id="1579"/>
      <w:bookmarkEnd w:id="1580"/>
      <w:bookmarkEnd w:id="1581"/>
    </w:p>
    <w:tbl>
      <w:tblPr>
        <w:tblW w:w="841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620"/>
        <w:gridCol w:w="1264"/>
        <w:gridCol w:w="1256"/>
        <w:gridCol w:w="1350"/>
        <w:gridCol w:w="1519"/>
        <w:gridCol w:w="11"/>
        <w:gridCol w:w="1398"/>
      </w:tblGrid>
      <w:tr w:rsidR="00BC7543" w:rsidRPr="00A96794" w14:paraId="2EE8F2CF" w14:textId="77777777" w:rsidTr="00B72D2D">
        <w:trPr>
          <w:cantSplit/>
        </w:trPr>
        <w:tc>
          <w:tcPr>
            <w:tcW w:w="1620" w:type="dxa"/>
            <w:tcBorders>
              <w:bottom w:val="single" w:sz="6" w:space="0" w:color="000000"/>
            </w:tcBorders>
            <w:shd w:val="clear" w:color="auto" w:fill="auto"/>
          </w:tcPr>
          <w:p w14:paraId="439BE86F" w14:textId="59CA4794" w:rsidR="00BC7543" w:rsidRPr="00A96794" w:rsidRDefault="00362C49" w:rsidP="008C42C4">
            <w:pPr>
              <w:spacing w:before="20" w:after="20"/>
              <w:contextualSpacing/>
              <w:rPr>
                <w:rFonts w:eastAsia="ヒラギノ明朝 Pro W6"/>
              </w:rPr>
            </w:pPr>
            <w:r>
              <w:rPr>
                <w:rFonts w:eastAsia="ヒラギノ明朝 Pro W6"/>
              </w:rPr>
              <w:t>Verbityyppi</w:t>
            </w:r>
          </w:p>
        </w:tc>
        <w:tc>
          <w:tcPr>
            <w:tcW w:w="1264" w:type="dxa"/>
            <w:tcBorders>
              <w:bottom w:val="single" w:sz="6" w:space="0" w:color="000000"/>
            </w:tcBorders>
          </w:tcPr>
          <w:p w14:paraId="4F30D612" w14:textId="77777777" w:rsidR="00BC7543" w:rsidRPr="00A96794" w:rsidRDefault="00BC7543" w:rsidP="008C42C4">
            <w:pPr>
              <w:spacing w:before="20" w:after="20"/>
              <w:contextualSpacing/>
              <w:rPr>
                <w:rFonts w:eastAsia="ヒラギノ明朝 Pro W6"/>
              </w:rPr>
            </w:pPr>
            <w:r>
              <w:rPr>
                <w:rFonts w:eastAsia="ヒラギノ明朝 Pro W6"/>
              </w:rPr>
              <w:t>1.</w:t>
            </w:r>
            <w:r w:rsidRPr="00A96794">
              <w:rPr>
                <w:rFonts w:eastAsia="ヒラギノ明朝 Pro W6"/>
              </w:rPr>
              <w:t>inf.</w:t>
            </w:r>
          </w:p>
        </w:tc>
        <w:tc>
          <w:tcPr>
            <w:tcW w:w="1256" w:type="dxa"/>
            <w:tcBorders>
              <w:bottom w:val="single" w:sz="6" w:space="0" w:color="000000"/>
            </w:tcBorders>
            <w:shd w:val="clear" w:color="auto" w:fill="auto"/>
          </w:tcPr>
          <w:p w14:paraId="1F915206" w14:textId="61EB30DA" w:rsidR="00BC7543" w:rsidRPr="00A96794" w:rsidRDefault="001337F6" w:rsidP="008C42C4">
            <w:pPr>
              <w:spacing w:before="20" w:after="20"/>
              <w:contextualSpacing/>
              <w:rPr>
                <w:rFonts w:eastAsia="ヒラギノ明朝 Pro W6"/>
              </w:rPr>
            </w:pPr>
            <w:r>
              <w:rPr>
                <w:rFonts w:eastAsia="ヒラギノ明朝 Pro W6"/>
              </w:rPr>
              <w:t>Sg3</w:t>
            </w:r>
          </w:p>
          <w:p w14:paraId="25046FB9" w14:textId="77777777" w:rsidR="00BC7543" w:rsidRPr="00A96794" w:rsidRDefault="00BC7543" w:rsidP="008C42C4">
            <w:pPr>
              <w:spacing w:before="20" w:after="20"/>
              <w:contextualSpacing/>
              <w:rPr>
                <w:rFonts w:eastAsia="ヒラギノ明朝 Pro W6"/>
              </w:rPr>
            </w:pPr>
            <w:r w:rsidRPr="00A96794">
              <w:rPr>
                <w:rFonts w:eastAsia="ヒラギノ明朝 Pro W6"/>
              </w:rPr>
              <w:t>hän/se</w:t>
            </w:r>
          </w:p>
        </w:tc>
        <w:tc>
          <w:tcPr>
            <w:tcW w:w="1350" w:type="dxa"/>
            <w:tcBorders>
              <w:bottom w:val="single" w:sz="6" w:space="0" w:color="000000"/>
            </w:tcBorders>
            <w:shd w:val="clear" w:color="auto" w:fill="auto"/>
          </w:tcPr>
          <w:p w14:paraId="1C19DA31" w14:textId="77777777" w:rsidR="00F904D4" w:rsidRDefault="001337F6" w:rsidP="008C42C4">
            <w:pPr>
              <w:spacing w:before="20" w:after="20"/>
              <w:contextualSpacing/>
              <w:rPr>
                <w:rFonts w:eastAsia="ヒラギノ明朝 Pro W6"/>
              </w:rPr>
            </w:pPr>
            <w:r>
              <w:rPr>
                <w:rFonts w:eastAsia="ヒラギノ明朝 Pro W6"/>
              </w:rPr>
              <w:t>Pl1</w:t>
            </w:r>
          </w:p>
          <w:p w14:paraId="207A6C2E" w14:textId="7CE94570" w:rsidR="00BC7543" w:rsidRPr="00A96794" w:rsidRDefault="00BC7543" w:rsidP="008C42C4">
            <w:pPr>
              <w:spacing w:before="20" w:after="20"/>
              <w:contextualSpacing/>
              <w:rPr>
                <w:rFonts w:eastAsia="ヒラギノ明朝 Pro W6"/>
              </w:rPr>
            </w:pPr>
            <w:r w:rsidRPr="00A96794">
              <w:rPr>
                <w:rFonts w:eastAsia="ヒラギノ明朝 Pro W6"/>
              </w:rPr>
              <w:t>met</w:t>
            </w:r>
          </w:p>
        </w:tc>
        <w:tc>
          <w:tcPr>
            <w:tcW w:w="1519" w:type="dxa"/>
            <w:tcBorders>
              <w:bottom w:val="single" w:sz="6" w:space="0" w:color="000000"/>
            </w:tcBorders>
            <w:shd w:val="clear" w:color="auto" w:fill="auto"/>
          </w:tcPr>
          <w:p w14:paraId="1394DE88" w14:textId="0947905B" w:rsidR="00BC7543" w:rsidRPr="00A96794" w:rsidRDefault="001337F6" w:rsidP="008C42C4">
            <w:pPr>
              <w:spacing w:before="20" w:after="20"/>
              <w:contextualSpacing/>
              <w:rPr>
                <w:rFonts w:eastAsia="ヒラギノ明朝 Pro W6"/>
              </w:rPr>
            </w:pPr>
            <w:r>
              <w:rPr>
                <w:rFonts w:eastAsia="ヒラギノ明朝 Pro W6"/>
              </w:rPr>
              <w:t>Pl3</w:t>
            </w:r>
          </w:p>
          <w:p w14:paraId="5129B543" w14:textId="77777777" w:rsidR="00BC7543" w:rsidRPr="00A96794" w:rsidRDefault="00BC7543" w:rsidP="008C42C4">
            <w:pPr>
              <w:spacing w:before="20" w:after="20"/>
              <w:contextualSpacing/>
              <w:rPr>
                <w:rFonts w:eastAsia="ヒラギノ明朝 Pro W6"/>
              </w:rPr>
            </w:pPr>
            <w:r w:rsidRPr="00A96794">
              <w:rPr>
                <w:rFonts w:eastAsia="ヒラギノ明朝 Pro W6"/>
              </w:rPr>
              <w:t>het/net</w:t>
            </w:r>
          </w:p>
        </w:tc>
        <w:tc>
          <w:tcPr>
            <w:tcW w:w="1409" w:type="dxa"/>
            <w:gridSpan w:val="2"/>
            <w:tcBorders>
              <w:bottom w:val="single" w:sz="6" w:space="0" w:color="000000"/>
            </w:tcBorders>
            <w:shd w:val="clear" w:color="auto" w:fill="auto"/>
          </w:tcPr>
          <w:p w14:paraId="481BAB79" w14:textId="6DBCA77F" w:rsidR="00BC7543" w:rsidRPr="00A96794" w:rsidRDefault="001337F6" w:rsidP="008C42C4">
            <w:pPr>
              <w:spacing w:before="20" w:after="20"/>
              <w:contextualSpacing/>
              <w:rPr>
                <w:rFonts w:eastAsia="ヒラギノ明朝 Pro W6"/>
              </w:rPr>
            </w:pPr>
            <w:r>
              <w:rPr>
                <w:rFonts w:eastAsia="ヒラギノ明朝 Pro W6"/>
              </w:rPr>
              <w:t>Pl3</w:t>
            </w:r>
            <w:r w:rsidR="00BC7543" w:rsidRPr="00A96794">
              <w:rPr>
                <w:rFonts w:eastAsia="ヒラギノ明朝 Pro W6"/>
              </w:rPr>
              <w:t xml:space="preserve"> / passiivi</w:t>
            </w:r>
          </w:p>
          <w:p w14:paraId="688E1C84" w14:textId="77777777" w:rsidR="00BC7543" w:rsidRPr="00A96794" w:rsidRDefault="00BC7543" w:rsidP="008C42C4">
            <w:pPr>
              <w:spacing w:before="20" w:after="20"/>
              <w:contextualSpacing/>
              <w:rPr>
                <w:rFonts w:eastAsia="ヒラギノ明朝 Pro W6"/>
              </w:rPr>
            </w:pPr>
            <w:r w:rsidRPr="00A96794">
              <w:rPr>
                <w:rFonts w:eastAsia="ヒラギノ明朝 Pro W6"/>
              </w:rPr>
              <w:t>het/net / –</w:t>
            </w:r>
          </w:p>
        </w:tc>
      </w:tr>
      <w:tr w:rsidR="00BC7543" w:rsidRPr="00A96794" w14:paraId="4B4A6412" w14:textId="77777777" w:rsidTr="00B72D2D">
        <w:trPr>
          <w:cantSplit/>
          <w:trHeight w:val="325"/>
        </w:trPr>
        <w:tc>
          <w:tcPr>
            <w:tcW w:w="1620" w:type="dxa"/>
            <w:tcBorders>
              <w:bottom w:val="nil"/>
            </w:tcBorders>
            <w:shd w:val="clear" w:color="auto" w:fill="auto"/>
          </w:tcPr>
          <w:p w14:paraId="39B7B688" w14:textId="3D878622" w:rsidR="00BC7543" w:rsidRPr="00A96794" w:rsidRDefault="00C0631E" w:rsidP="008C42C4">
            <w:pPr>
              <w:spacing w:before="20" w:after="20"/>
              <w:ind w:left="-18"/>
              <w:contextualSpacing/>
              <w:rPr>
                <w:rFonts w:eastAsia="ヒラギノ明朝 Pro W6"/>
              </w:rPr>
            </w:pPr>
            <w:r>
              <w:rPr>
                <w:rFonts w:eastAsia="ヒラギノ明朝 Pro W6"/>
              </w:rPr>
              <w:t xml:space="preserve">1 </w:t>
            </w:r>
            <w:r w:rsidR="00BC7543" w:rsidRPr="00A96794">
              <w:rPr>
                <w:rFonts w:eastAsia="ヒラギノ明朝 Pro W6"/>
              </w:rPr>
              <w:t>1-</w:t>
            </w:r>
            <w:r w:rsidR="00BC7543">
              <w:rPr>
                <w:rFonts w:eastAsia="ヒラギノ明朝 Pro W6"/>
              </w:rPr>
              <w:t>tav</w:t>
            </w:r>
            <w:r w:rsidR="00BC7543" w:rsidRPr="00A96794">
              <w:rPr>
                <w:rFonts w:eastAsia="ヒラギノ明朝 Pro W6"/>
              </w:rPr>
              <w:t>uiset</w:t>
            </w:r>
            <w:r w:rsidR="008D6A01">
              <w:rPr>
                <w:rFonts w:eastAsia="ヒラギノ明朝 Pro W6"/>
              </w:rPr>
              <w:t xml:space="preserve"> verbit</w:t>
            </w:r>
          </w:p>
        </w:tc>
        <w:tc>
          <w:tcPr>
            <w:tcW w:w="1264" w:type="dxa"/>
            <w:tcBorders>
              <w:bottom w:val="nil"/>
            </w:tcBorders>
          </w:tcPr>
          <w:p w14:paraId="57E2563F" w14:textId="77777777" w:rsidR="00BC7543" w:rsidRPr="00A96794" w:rsidRDefault="00BC7543" w:rsidP="008C42C4">
            <w:pPr>
              <w:spacing w:before="20" w:after="20"/>
              <w:contextualSpacing/>
              <w:rPr>
                <w:rFonts w:eastAsia="ヒラギノ明朝 Pro W6"/>
              </w:rPr>
            </w:pPr>
            <w:r w:rsidRPr="00A96794">
              <w:rPr>
                <w:rFonts w:eastAsia="ヒラギノ明朝 Pro W6"/>
              </w:rPr>
              <w:t>saa/đa ~ saa/ha</w:t>
            </w:r>
          </w:p>
        </w:tc>
        <w:tc>
          <w:tcPr>
            <w:tcW w:w="1256" w:type="dxa"/>
            <w:tcBorders>
              <w:bottom w:val="nil"/>
            </w:tcBorders>
            <w:shd w:val="clear" w:color="auto" w:fill="auto"/>
          </w:tcPr>
          <w:p w14:paraId="21139CBC" w14:textId="77777777" w:rsidR="00BC7543" w:rsidRPr="00A96794" w:rsidRDefault="00BC7543" w:rsidP="008C42C4">
            <w:pPr>
              <w:spacing w:before="20" w:after="20"/>
              <w:contextualSpacing/>
              <w:rPr>
                <w:rFonts w:eastAsia="ヒラギノ明朝 Pro W6"/>
              </w:rPr>
            </w:pPr>
            <w:r w:rsidRPr="00A96794">
              <w:rPr>
                <w:rFonts w:eastAsia="ヒラギノ明朝 Pro W6"/>
              </w:rPr>
              <w:t>saa/pi</w:t>
            </w:r>
          </w:p>
        </w:tc>
        <w:tc>
          <w:tcPr>
            <w:tcW w:w="1350" w:type="dxa"/>
            <w:tcBorders>
              <w:bottom w:val="nil"/>
            </w:tcBorders>
            <w:shd w:val="clear" w:color="auto" w:fill="auto"/>
          </w:tcPr>
          <w:p w14:paraId="087096B7" w14:textId="77777777" w:rsidR="00BC7543" w:rsidRPr="00A96794" w:rsidRDefault="00BC7543" w:rsidP="008C42C4">
            <w:pPr>
              <w:spacing w:before="20" w:after="20"/>
              <w:contextualSpacing/>
              <w:rPr>
                <w:rFonts w:eastAsia="ヒラギノ明朝 Pro W6"/>
              </w:rPr>
            </w:pPr>
            <w:r w:rsidRPr="00A96794">
              <w:rPr>
                <w:rFonts w:eastAsia="ヒラギノ明朝 Pro W6"/>
              </w:rPr>
              <w:t>saa/ma</w:t>
            </w:r>
          </w:p>
        </w:tc>
        <w:tc>
          <w:tcPr>
            <w:tcW w:w="1519" w:type="dxa"/>
            <w:tcBorders>
              <w:bottom w:val="nil"/>
            </w:tcBorders>
            <w:shd w:val="clear" w:color="auto" w:fill="auto"/>
          </w:tcPr>
          <w:p w14:paraId="6252A9B8" w14:textId="77777777" w:rsidR="00BC7543" w:rsidRPr="00A96794" w:rsidRDefault="00BC7543" w:rsidP="008C42C4">
            <w:pPr>
              <w:spacing w:before="20" w:after="20"/>
              <w:contextualSpacing/>
              <w:rPr>
                <w:rFonts w:eastAsia="ヒラギノ明朝 Pro W6"/>
              </w:rPr>
            </w:pPr>
            <w:r w:rsidRPr="00A96794">
              <w:rPr>
                <w:rFonts w:eastAsia="ヒラギノ明朝 Pro W6"/>
              </w:rPr>
              <w:t>saa/va</w:t>
            </w:r>
            <w:r>
              <w:rPr>
                <w:rFonts w:eastAsia="ヒラギノ明朝 Pro W6"/>
              </w:rPr>
              <w:t>(t)</w:t>
            </w:r>
          </w:p>
        </w:tc>
        <w:tc>
          <w:tcPr>
            <w:tcW w:w="1409" w:type="dxa"/>
            <w:gridSpan w:val="2"/>
            <w:tcBorders>
              <w:bottom w:val="nil"/>
            </w:tcBorders>
            <w:shd w:val="clear" w:color="auto" w:fill="auto"/>
          </w:tcPr>
          <w:p w14:paraId="1845DD60" w14:textId="77777777" w:rsidR="00BC7543" w:rsidRPr="00A96794" w:rsidRDefault="00BC7543" w:rsidP="008C42C4">
            <w:pPr>
              <w:spacing w:before="20" w:after="20"/>
              <w:contextualSpacing/>
              <w:rPr>
                <w:rFonts w:eastAsia="ヒラギノ明朝 Pro W6"/>
              </w:rPr>
            </w:pPr>
            <w:r w:rsidRPr="00A96794">
              <w:rPr>
                <w:rFonts w:eastAsia="ヒラギノ明朝 Pro W6"/>
              </w:rPr>
              <w:t>saa/</w:t>
            </w:r>
            <w:r>
              <w:rPr>
                <w:rFonts w:eastAsia="ヒラギノ明朝 Pro W6"/>
              </w:rPr>
              <w:t>(</w:t>
            </w:r>
            <w:r w:rsidRPr="00A96794">
              <w:rPr>
                <w:rFonts w:eastAsia="ヒラギノ明朝 Pro W6"/>
              </w:rPr>
              <w:t>đ)haan</w:t>
            </w:r>
          </w:p>
        </w:tc>
      </w:tr>
      <w:tr w:rsidR="00BC7543" w:rsidRPr="00A96794" w14:paraId="0A5253F3" w14:textId="77777777" w:rsidTr="00B72D2D">
        <w:trPr>
          <w:cantSplit/>
          <w:trHeight w:val="323"/>
        </w:trPr>
        <w:tc>
          <w:tcPr>
            <w:tcW w:w="1620" w:type="dxa"/>
            <w:tcBorders>
              <w:top w:val="nil"/>
              <w:bottom w:val="nil"/>
            </w:tcBorders>
            <w:shd w:val="clear" w:color="auto" w:fill="auto"/>
          </w:tcPr>
          <w:p w14:paraId="7FEDE937" w14:textId="77777777" w:rsidR="00BC7543" w:rsidRPr="00A96794" w:rsidRDefault="00BC7543" w:rsidP="008C42C4">
            <w:pPr>
              <w:spacing w:before="20" w:after="20"/>
              <w:ind w:left="-18"/>
              <w:contextualSpacing/>
              <w:rPr>
                <w:rFonts w:eastAsia="ヒラギノ明朝 Pro W6"/>
              </w:rPr>
            </w:pPr>
          </w:p>
        </w:tc>
        <w:tc>
          <w:tcPr>
            <w:tcW w:w="1264" w:type="dxa"/>
            <w:tcBorders>
              <w:top w:val="nil"/>
              <w:bottom w:val="nil"/>
            </w:tcBorders>
          </w:tcPr>
          <w:p w14:paraId="6518EBA6" w14:textId="77777777" w:rsidR="00BC7543" w:rsidRPr="00A96794" w:rsidRDefault="00BC7543" w:rsidP="008C42C4">
            <w:pPr>
              <w:spacing w:before="20" w:after="20"/>
              <w:contextualSpacing/>
              <w:rPr>
                <w:rFonts w:eastAsia="ヒラギノ明朝 Pro W6"/>
              </w:rPr>
            </w:pPr>
            <w:r w:rsidRPr="00A96794">
              <w:rPr>
                <w:rFonts w:eastAsia="ヒラギノ明朝 Pro W6"/>
              </w:rPr>
              <w:t>vie/đä ~ vii/ä</w:t>
            </w:r>
          </w:p>
        </w:tc>
        <w:tc>
          <w:tcPr>
            <w:tcW w:w="1256" w:type="dxa"/>
            <w:tcBorders>
              <w:top w:val="nil"/>
              <w:bottom w:val="nil"/>
            </w:tcBorders>
            <w:shd w:val="clear" w:color="auto" w:fill="auto"/>
          </w:tcPr>
          <w:p w14:paraId="08152523" w14:textId="77777777" w:rsidR="00BC7543" w:rsidRPr="00A96794" w:rsidRDefault="00BC7543" w:rsidP="008C42C4">
            <w:pPr>
              <w:spacing w:before="20" w:after="20"/>
              <w:contextualSpacing/>
              <w:rPr>
                <w:rFonts w:eastAsia="ヒラギノ明朝 Pro W6"/>
              </w:rPr>
            </w:pPr>
            <w:r w:rsidRPr="00A96794">
              <w:rPr>
                <w:rFonts w:eastAsia="ヒラギノ明朝 Pro W6"/>
              </w:rPr>
              <w:t>vie/pi</w:t>
            </w:r>
          </w:p>
        </w:tc>
        <w:tc>
          <w:tcPr>
            <w:tcW w:w="1350" w:type="dxa"/>
            <w:tcBorders>
              <w:top w:val="nil"/>
              <w:bottom w:val="nil"/>
            </w:tcBorders>
            <w:shd w:val="clear" w:color="auto" w:fill="auto"/>
          </w:tcPr>
          <w:p w14:paraId="2E3E5D6C" w14:textId="77777777" w:rsidR="00BC7543" w:rsidRPr="00A96794" w:rsidRDefault="00BC7543" w:rsidP="008C42C4">
            <w:pPr>
              <w:spacing w:before="20" w:after="20"/>
              <w:contextualSpacing/>
              <w:rPr>
                <w:rFonts w:eastAsia="ヒラギノ明朝 Pro W6"/>
              </w:rPr>
            </w:pPr>
            <w:r w:rsidRPr="00A96794">
              <w:rPr>
                <w:rFonts w:eastAsia="ヒラギノ明朝 Pro W6"/>
              </w:rPr>
              <w:t>vie/mä</w:t>
            </w:r>
          </w:p>
        </w:tc>
        <w:tc>
          <w:tcPr>
            <w:tcW w:w="1519" w:type="dxa"/>
            <w:tcBorders>
              <w:top w:val="nil"/>
              <w:bottom w:val="nil"/>
            </w:tcBorders>
            <w:shd w:val="clear" w:color="auto" w:fill="auto"/>
          </w:tcPr>
          <w:p w14:paraId="2992CA6F" w14:textId="77777777" w:rsidR="00BC7543" w:rsidRPr="00A96794" w:rsidRDefault="00BC7543" w:rsidP="008C42C4">
            <w:pPr>
              <w:spacing w:before="20" w:after="20"/>
              <w:contextualSpacing/>
              <w:rPr>
                <w:rFonts w:eastAsia="ヒラギノ明朝 Pro W6"/>
              </w:rPr>
            </w:pPr>
            <w:r w:rsidRPr="00A96794">
              <w:rPr>
                <w:rFonts w:eastAsia="ヒラギノ明朝 Pro W6"/>
              </w:rPr>
              <w:t>vie/vä</w:t>
            </w:r>
            <w:r>
              <w:rPr>
                <w:rFonts w:eastAsia="ヒラギノ明朝 Pro W6"/>
              </w:rPr>
              <w:t>(t)</w:t>
            </w:r>
          </w:p>
        </w:tc>
        <w:tc>
          <w:tcPr>
            <w:tcW w:w="1409" w:type="dxa"/>
            <w:gridSpan w:val="2"/>
            <w:tcBorders>
              <w:top w:val="nil"/>
              <w:bottom w:val="nil"/>
            </w:tcBorders>
            <w:shd w:val="clear" w:color="auto" w:fill="auto"/>
          </w:tcPr>
          <w:p w14:paraId="7F6CC1C3" w14:textId="77777777" w:rsidR="00BC7543" w:rsidRPr="00A96794" w:rsidRDefault="00BC7543" w:rsidP="008C42C4">
            <w:pPr>
              <w:spacing w:before="20" w:after="20"/>
              <w:contextualSpacing/>
              <w:rPr>
                <w:rFonts w:eastAsia="ヒラギノ明朝 Pro W6"/>
              </w:rPr>
            </w:pPr>
            <w:r w:rsidRPr="00A96794">
              <w:rPr>
                <w:rFonts w:eastAsia="ヒラギノ明朝 Pro W6"/>
              </w:rPr>
              <w:t>vie/</w:t>
            </w:r>
            <w:r>
              <w:rPr>
                <w:rFonts w:eastAsia="ヒラギノ明朝 Pro W6"/>
              </w:rPr>
              <w:t>(</w:t>
            </w:r>
            <w:r w:rsidRPr="00A96794">
              <w:rPr>
                <w:rFonts w:eastAsia="ヒラギノ明朝 Pro W6"/>
              </w:rPr>
              <w:t>đ)hään</w:t>
            </w:r>
          </w:p>
        </w:tc>
      </w:tr>
      <w:tr w:rsidR="00B72D2D" w:rsidRPr="00A96794" w14:paraId="291C779E" w14:textId="77777777" w:rsidTr="00B72D2D">
        <w:trPr>
          <w:cantSplit/>
          <w:trHeight w:val="323"/>
        </w:trPr>
        <w:tc>
          <w:tcPr>
            <w:tcW w:w="1620" w:type="dxa"/>
            <w:tcBorders>
              <w:top w:val="nil"/>
              <w:bottom w:val="single" w:sz="6" w:space="0" w:color="000000"/>
            </w:tcBorders>
            <w:shd w:val="clear" w:color="auto" w:fill="auto"/>
          </w:tcPr>
          <w:p w14:paraId="136B395E" w14:textId="77777777" w:rsidR="00BC7543" w:rsidRPr="00A96794" w:rsidRDefault="00BC7543" w:rsidP="008C42C4">
            <w:pPr>
              <w:spacing w:before="20" w:after="20"/>
              <w:ind w:left="-18"/>
              <w:contextualSpacing/>
              <w:rPr>
                <w:rFonts w:eastAsia="ヒラギノ明朝 Pro W6"/>
              </w:rPr>
            </w:pPr>
          </w:p>
        </w:tc>
        <w:tc>
          <w:tcPr>
            <w:tcW w:w="1264" w:type="dxa"/>
            <w:tcBorders>
              <w:top w:val="nil"/>
              <w:bottom w:val="single" w:sz="4" w:space="0" w:color="auto"/>
            </w:tcBorders>
          </w:tcPr>
          <w:p w14:paraId="13848572" w14:textId="77777777" w:rsidR="00BC7543" w:rsidRPr="00A96794" w:rsidRDefault="00BC7543" w:rsidP="008C42C4">
            <w:pPr>
              <w:spacing w:before="20" w:after="20"/>
              <w:contextualSpacing/>
              <w:rPr>
                <w:rFonts w:eastAsia="ヒラギノ明朝 Pro W6"/>
              </w:rPr>
            </w:pPr>
            <w:r w:rsidRPr="00A96794">
              <w:rPr>
                <w:rFonts w:eastAsia="ヒラギノ明朝 Pro W6"/>
              </w:rPr>
              <w:t>ui/</w:t>
            </w:r>
            <w:r>
              <w:rPr>
                <w:rFonts w:eastAsia="ヒラギノ明朝 Pro W6"/>
              </w:rPr>
              <w:t>(</w:t>
            </w:r>
            <w:r w:rsidRPr="00A96794">
              <w:rPr>
                <w:rFonts w:eastAsia="ヒラギノ明朝 Pro W6"/>
              </w:rPr>
              <w:t>đ)a</w:t>
            </w:r>
          </w:p>
        </w:tc>
        <w:tc>
          <w:tcPr>
            <w:tcW w:w="1256" w:type="dxa"/>
            <w:tcBorders>
              <w:top w:val="nil"/>
              <w:bottom w:val="single" w:sz="4" w:space="0" w:color="auto"/>
            </w:tcBorders>
            <w:shd w:val="clear" w:color="auto" w:fill="auto"/>
          </w:tcPr>
          <w:p w14:paraId="5E002607" w14:textId="77777777" w:rsidR="00BC7543" w:rsidRPr="00A96794" w:rsidRDefault="00BC7543" w:rsidP="008C42C4">
            <w:pPr>
              <w:spacing w:before="20" w:after="20"/>
              <w:contextualSpacing/>
              <w:rPr>
                <w:rFonts w:eastAsia="ヒラギノ明朝 Pro W6"/>
              </w:rPr>
            </w:pPr>
            <w:r w:rsidRPr="00A96794">
              <w:rPr>
                <w:rFonts w:eastAsia="ヒラギノ明朝 Pro W6"/>
              </w:rPr>
              <w:t>ui/pi</w:t>
            </w:r>
          </w:p>
        </w:tc>
        <w:tc>
          <w:tcPr>
            <w:tcW w:w="1350" w:type="dxa"/>
            <w:tcBorders>
              <w:top w:val="nil"/>
              <w:bottom w:val="single" w:sz="4" w:space="0" w:color="auto"/>
            </w:tcBorders>
            <w:shd w:val="clear" w:color="auto" w:fill="auto"/>
          </w:tcPr>
          <w:p w14:paraId="46BFBC8D" w14:textId="77777777" w:rsidR="00BC7543" w:rsidRPr="00A96794" w:rsidRDefault="00BC7543" w:rsidP="008C42C4">
            <w:pPr>
              <w:spacing w:before="20" w:after="20"/>
              <w:contextualSpacing/>
              <w:rPr>
                <w:rFonts w:eastAsia="ヒラギノ明朝 Pro W6"/>
              </w:rPr>
            </w:pPr>
            <w:r w:rsidRPr="00A96794">
              <w:rPr>
                <w:rFonts w:eastAsia="ヒラギノ明朝 Pro W6"/>
              </w:rPr>
              <w:t>ui/ma</w:t>
            </w:r>
          </w:p>
        </w:tc>
        <w:tc>
          <w:tcPr>
            <w:tcW w:w="1519" w:type="dxa"/>
            <w:tcBorders>
              <w:top w:val="nil"/>
              <w:bottom w:val="single" w:sz="4" w:space="0" w:color="auto"/>
            </w:tcBorders>
            <w:shd w:val="clear" w:color="auto" w:fill="auto"/>
          </w:tcPr>
          <w:p w14:paraId="44B1372D" w14:textId="77777777" w:rsidR="00BC7543" w:rsidRPr="00A96794" w:rsidRDefault="00BC7543" w:rsidP="008C42C4">
            <w:pPr>
              <w:spacing w:before="20" w:after="20"/>
              <w:contextualSpacing/>
              <w:rPr>
                <w:rFonts w:eastAsia="ヒラギノ明朝 Pro W6"/>
              </w:rPr>
            </w:pPr>
            <w:r w:rsidRPr="00A96794">
              <w:rPr>
                <w:rFonts w:eastAsia="ヒラギノ明朝 Pro W6"/>
              </w:rPr>
              <w:t>ui/va</w:t>
            </w:r>
            <w:r>
              <w:rPr>
                <w:rFonts w:eastAsia="ヒラギノ明朝 Pro W6"/>
              </w:rPr>
              <w:t>(t)</w:t>
            </w:r>
          </w:p>
        </w:tc>
        <w:tc>
          <w:tcPr>
            <w:tcW w:w="1409" w:type="dxa"/>
            <w:gridSpan w:val="2"/>
            <w:tcBorders>
              <w:top w:val="nil"/>
              <w:bottom w:val="single" w:sz="4" w:space="0" w:color="auto"/>
            </w:tcBorders>
            <w:shd w:val="clear" w:color="auto" w:fill="auto"/>
          </w:tcPr>
          <w:p w14:paraId="5D9E9DE6" w14:textId="77777777" w:rsidR="00BC7543" w:rsidRPr="00A96794" w:rsidRDefault="00BC7543" w:rsidP="008C42C4">
            <w:pPr>
              <w:spacing w:before="20" w:after="20"/>
              <w:contextualSpacing/>
              <w:rPr>
                <w:rFonts w:eastAsia="ヒラギノ明朝 Pro W6"/>
              </w:rPr>
            </w:pPr>
            <w:r w:rsidRPr="00A96794">
              <w:rPr>
                <w:rFonts w:eastAsia="ヒラギノ明朝 Pro W6"/>
              </w:rPr>
              <w:t>ui/</w:t>
            </w:r>
            <w:r>
              <w:rPr>
                <w:rFonts w:eastAsia="ヒラギノ明朝 Pro W6"/>
              </w:rPr>
              <w:t>(</w:t>
            </w:r>
            <w:r w:rsidRPr="00A96794">
              <w:rPr>
                <w:rFonts w:eastAsia="ヒラギノ明朝 Pro W6"/>
              </w:rPr>
              <w:t>đ)haan</w:t>
            </w:r>
          </w:p>
        </w:tc>
      </w:tr>
      <w:tr w:rsidR="00B72D2D" w:rsidRPr="00A96794" w14:paraId="22EBC595" w14:textId="77777777" w:rsidTr="00B72D2D">
        <w:trPr>
          <w:cantSplit/>
          <w:trHeight w:val="323"/>
        </w:trPr>
        <w:tc>
          <w:tcPr>
            <w:tcW w:w="1620" w:type="dxa"/>
            <w:tcBorders>
              <w:top w:val="single" w:sz="6" w:space="0" w:color="000000"/>
              <w:bottom w:val="nil"/>
              <w:right w:val="single" w:sz="4" w:space="0" w:color="auto"/>
            </w:tcBorders>
            <w:shd w:val="clear" w:color="auto" w:fill="auto"/>
          </w:tcPr>
          <w:p w14:paraId="6E93D8FD" w14:textId="133189A4" w:rsidR="00B72D2D" w:rsidRPr="00A96794" w:rsidRDefault="00B72D2D" w:rsidP="008C42C4">
            <w:pPr>
              <w:spacing w:before="20" w:after="20"/>
              <w:ind w:left="-18"/>
              <w:contextualSpacing/>
              <w:rPr>
                <w:rFonts w:eastAsia="ヒラギノ明朝 Pro W6"/>
              </w:rPr>
            </w:pPr>
            <w:r>
              <w:rPr>
                <w:rFonts w:eastAsia="ヒラギノ明朝 Pro W6"/>
              </w:rPr>
              <w:t>2 Yksirankaiset</w:t>
            </w:r>
            <w:r w:rsidR="008D6A01">
              <w:rPr>
                <w:rFonts w:eastAsia="ヒラギノ明朝 Pro W6"/>
              </w:rPr>
              <w:t xml:space="preserve"> verbit</w:t>
            </w:r>
          </w:p>
        </w:tc>
        <w:tc>
          <w:tcPr>
            <w:tcW w:w="1264" w:type="dxa"/>
            <w:tcBorders>
              <w:top w:val="single" w:sz="4" w:space="0" w:color="auto"/>
              <w:left w:val="single" w:sz="4" w:space="0" w:color="auto"/>
              <w:bottom w:val="nil"/>
              <w:right w:val="single" w:sz="4" w:space="0" w:color="auto"/>
            </w:tcBorders>
          </w:tcPr>
          <w:p w14:paraId="21A597B9" w14:textId="77777777" w:rsidR="00B72D2D" w:rsidRPr="00A96794" w:rsidRDefault="00B72D2D" w:rsidP="008C42C4">
            <w:pPr>
              <w:spacing w:before="20" w:after="20"/>
              <w:contextualSpacing/>
              <w:rPr>
                <w:rFonts w:eastAsia="ヒラギノ明朝 Pro W6"/>
              </w:rPr>
            </w:pPr>
          </w:p>
        </w:tc>
        <w:tc>
          <w:tcPr>
            <w:tcW w:w="1256" w:type="dxa"/>
            <w:tcBorders>
              <w:top w:val="single" w:sz="4" w:space="0" w:color="auto"/>
              <w:left w:val="single" w:sz="4" w:space="0" w:color="auto"/>
              <w:bottom w:val="nil"/>
              <w:right w:val="single" w:sz="4" w:space="0" w:color="auto"/>
            </w:tcBorders>
          </w:tcPr>
          <w:p w14:paraId="68BA491B" w14:textId="77777777" w:rsidR="00B72D2D" w:rsidRPr="00A96794" w:rsidRDefault="00B72D2D" w:rsidP="008C42C4">
            <w:pPr>
              <w:spacing w:before="20" w:after="20"/>
              <w:contextualSpacing/>
              <w:rPr>
                <w:rFonts w:eastAsia="ヒラギノ明朝 Pro W6"/>
              </w:rPr>
            </w:pPr>
          </w:p>
        </w:tc>
        <w:tc>
          <w:tcPr>
            <w:tcW w:w="1350" w:type="dxa"/>
            <w:tcBorders>
              <w:top w:val="single" w:sz="4" w:space="0" w:color="auto"/>
              <w:left w:val="single" w:sz="4" w:space="0" w:color="auto"/>
              <w:bottom w:val="nil"/>
              <w:right w:val="single" w:sz="4" w:space="0" w:color="auto"/>
            </w:tcBorders>
          </w:tcPr>
          <w:p w14:paraId="4D9373CA" w14:textId="77777777" w:rsidR="00B72D2D" w:rsidRPr="00A96794" w:rsidRDefault="00B72D2D" w:rsidP="008C42C4">
            <w:pPr>
              <w:spacing w:before="20" w:after="20"/>
              <w:contextualSpacing/>
              <w:rPr>
                <w:rFonts w:eastAsia="ヒラギノ明朝 Pro W6"/>
              </w:rPr>
            </w:pPr>
          </w:p>
        </w:tc>
        <w:tc>
          <w:tcPr>
            <w:tcW w:w="1530" w:type="dxa"/>
            <w:gridSpan w:val="2"/>
            <w:tcBorders>
              <w:top w:val="single" w:sz="4" w:space="0" w:color="auto"/>
              <w:left w:val="single" w:sz="4" w:space="0" w:color="auto"/>
              <w:bottom w:val="nil"/>
              <w:right w:val="single" w:sz="4" w:space="0" w:color="auto"/>
            </w:tcBorders>
          </w:tcPr>
          <w:p w14:paraId="2CCDE433" w14:textId="77777777" w:rsidR="00B72D2D" w:rsidRPr="00A96794" w:rsidRDefault="00B72D2D" w:rsidP="008C42C4">
            <w:pPr>
              <w:spacing w:before="20" w:after="20"/>
              <w:contextualSpacing/>
              <w:rPr>
                <w:rFonts w:eastAsia="ヒラギノ明朝 Pro W6"/>
              </w:rPr>
            </w:pPr>
          </w:p>
        </w:tc>
        <w:tc>
          <w:tcPr>
            <w:tcW w:w="1398" w:type="dxa"/>
            <w:tcBorders>
              <w:top w:val="single" w:sz="4" w:space="0" w:color="auto"/>
              <w:left w:val="single" w:sz="4" w:space="0" w:color="auto"/>
              <w:bottom w:val="nil"/>
              <w:right w:val="single" w:sz="4" w:space="0" w:color="auto"/>
            </w:tcBorders>
          </w:tcPr>
          <w:p w14:paraId="0269764B" w14:textId="16D26CD3" w:rsidR="00B72D2D" w:rsidRPr="00A96794" w:rsidRDefault="00B72D2D" w:rsidP="008C42C4">
            <w:pPr>
              <w:spacing w:before="20" w:after="20"/>
              <w:contextualSpacing/>
              <w:rPr>
                <w:rFonts w:eastAsia="ヒラギノ明朝 Pro W6"/>
              </w:rPr>
            </w:pPr>
          </w:p>
        </w:tc>
      </w:tr>
      <w:tr w:rsidR="00BC7543" w:rsidRPr="00A96794" w14:paraId="3922D31C" w14:textId="77777777" w:rsidTr="00B72D2D">
        <w:trPr>
          <w:cantSplit/>
        </w:trPr>
        <w:tc>
          <w:tcPr>
            <w:tcW w:w="1620" w:type="dxa"/>
            <w:tcBorders>
              <w:top w:val="nil"/>
              <w:bottom w:val="nil"/>
              <w:right w:val="single" w:sz="4" w:space="0" w:color="auto"/>
            </w:tcBorders>
            <w:shd w:val="clear" w:color="auto" w:fill="auto"/>
          </w:tcPr>
          <w:p w14:paraId="4425B3ED" w14:textId="3DD80CC6" w:rsidR="00BC7543" w:rsidRPr="00A96794" w:rsidRDefault="00BC7543" w:rsidP="00F30C94">
            <w:pPr>
              <w:spacing w:before="20" w:after="20"/>
              <w:ind w:left="-18" w:right="-42"/>
              <w:contextualSpacing/>
              <w:rPr>
                <w:rFonts w:eastAsia="ヒラギノ明朝 Pro W6"/>
              </w:rPr>
            </w:pPr>
            <w:r w:rsidRPr="00A96794">
              <w:rPr>
                <w:rFonts w:eastAsia="ヒラギノ明朝 Pro W6"/>
              </w:rPr>
              <w:t>2.</w:t>
            </w:r>
            <w:r w:rsidR="006F215F">
              <w:rPr>
                <w:rFonts w:eastAsia="ヒラギノ明朝 Pro W6"/>
              </w:rPr>
              <w:t>a</w:t>
            </w:r>
            <w:r w:rsidRPr="00A96794">
              <w:rPr>
                <w:rFonts w:eastAsia="ヒラギノ明朝 Pro W6"/>
              </w:rPr>
              <w:t xml:space="preserve"> </w:t>
            </w:r>
            <w:r w:rsidR="00F30C94">
              <w:rPr>
                <w:rFonts w:eastAsia="ヒラギノ明朝 Pro W6"/>
              </w:rPr>
              <w:t>Alkupöräiset</w:t>
            </w:r>
          </w:p>
        </w:tc>
        <w:tc>
          <w:tcPr>
            <w:tcW w:w="1264" w:type="dxa"/>
            <w:tcBorders>
              <w:top w:val="nil"/>
              <w:left w:val="single" w:sz="4" w:space="0" w:color="auto"/>
              <w:bottom w:val="nil"/>
              <w:right w:val="single" w:sz="4" w:space="0" w:color="auto"/>
            </w:tcBorders>
          </w:tcPr>
          <w:p w14:paraId="75746888" w14:textId="77777777" w:rsidR="00BC7543" w:rsidRPr="00A96794" w:rsidRDefault="00BC7543" w:rsidP="008C42C4">
            <w:pPr>
              <w:spacing w:before="20" w:after="20"/>
              <w:contextualSpacing/>
              <w:rPr>
                <w:rFonts w:eastAsia="ヒラギノ明朝 Pro W6"/>
              </w:rPr>
            </w:pPr>
          </w:p>
        </w:tc>
        <w:tc>
          <w:tcPr>
            <w:tcW w:w="1256" w:type="dxa"/>
            <w:tcBorders>
              <w:top w:val="nil"/>
              <w:left w:val="single" w:sz="4" w:space="0" w:color="auto"/>
              <w:bottom w:val="nil"/>
              <w:right w:val="single" w:sz="4" w:space="0" w:color="auto"/>
            </w:tcBorders>
            <w:shd w:val="clear" w:color="auto" w:fill="auto"/>
          </w:tcPr>
          <w:p w14:paraId="0DDB16A8" w14:textId="77777777" w:rsidR="00BC7543" w:rsidRPr="00A96794" w:rsidRDefault="00BC7543" w:rsidP="008C42C4">
            <w:pPr>
              <w:spacing w:before="20" w:after="20"/>
              <w:contextualSpacing/>
              <w:rPr>
                <w:rFonts w:eastAsia="ヒラギノ明朝 Pro W6"/>
              </w:rPr>
            </w:pPr>
          </w:p>
        </w:tc>
        <w:tc>
          <w:tcPr>
            <w:tcW w:w="1350" w:type="dxa"/>
            <w:tcBorders>
              <w:top w:val="nil"/>
              <w:left w:val="single" w:sz="4" w:space="0" w:color="auto"/>
              <w:bottom w:val="nil"/>
              <w:right w:val="single" w:sz="4" w:space="0" w:color="auto"/>
            </w:tcBorders>
            <w:shd w:val="clear" w:color="auto" w:fill="auto"/>
          </w:tcPr>
          <w:p w14:paraId="2900D837" w14:textId="77777777" w:rsidR="00BC7543" w:rsidRPr="00A96794" w:rsidRDefault="00BC7543" w:rsidP="008C42C4">
            <w:pPr>
              <w:spacing w:before="20" w:after="20"/>
              <w:contextualSpacing/>
              <w:rPr>
                <w:rFonts w:eastAsia="ヒラギノ明朝 Pro W6"/>
              </w:rPr>
            </w:pPr>
          </w:p>
        </w:tc>
        <w:tc>
          <w:tcPr>
            <w:tcW w:w="1519" w:type="dxa"/>
            <w:tcBorders>
              <w:top w:val="nil"/>
              <w:left w:val="single" w:sz="4" w:space="0" w:color="auto"/>
              <w:bottom w:val="nil"/>
              <w:right w:val="single" w:sz="4" w:space="0" w:color="auto"/>
            </w:tcBorders>
            <w:shd w:val="clear" w:color="auto" w:fill="auto"/>
          </w:tcPr>
          <w:p w14:paraId="20737DC4" w14:textId="77777777" w:rsidR="00BC7543" w:rsidRPr="00A96794" w:rsidRDefault="00BC7543" w:rsidP="008C42C4">
            <w:pPr>
              <w:spacing w:before="20" w:after="20"/>
              <w:contextualSpacing/>
              <w:rPr>
                <w:rFonts w:eastAsia="ヒラギノ明朝 Pro W6"/>
              </w:rPr>
            </w:pPr>
          </w:p>
        </w:tc>
        <w:tc>
          <w:tcPr>
            <w:tcW w:w="1409" w:type="dxa"/>
            <w:gridSpan w:val="2"/>
            <w:tcBorders>
              <w:top w:val="nil"/>
              <w:left w:val="single" w:sz="4" w:space="0" w:color="auto"/>
              <w:bottom w:val="nil"/>
            </w:tcBorders>
            <w:shd w:val="clear" w:color="auto" w:fill="auto"/>
          </w:tcPr>
          <w:p w14:paraId="09AC7C22" w14:textId="77777777" w:rsidR="00BC7543" w:rsidRPr="00A96794" w:rsidRDefault="00BC7543" w:rsidP="008C42C4">
            <w:pPr>
              <w:spacing w:before="20" w:after="20"/>
              <w:contextualSpacing/>
              <w:rPr>
                <w:rFonts w:eastAsia="ヒラギノ明朝 Pro W6"/>
              </w:rPr>
            </w:pPr>
          </w:p>
        </w:tc>
      </w:tr>
      <w:tr w:rsidR="00BC7543" w:rsidRPr="00A96794" w14:paraId="32D70FD8" w14:textId="77777777" w:rsidTr="00B72D2D">
        <w:trPr>
          <w:cantSplit/>
        </w:trPr>
        <w:tc>
          <w:tcPr>
            <w:tcW w:w="1620" w:type="dxa"/>
            <w:tcBorders>
              <w:top w:val="nil"/>
              <w:left w:val="single" w:sz="4" w:space="0" w:color="auto"/>
              <w:bottom w:val="nil"/>
              <w:right w:val="single" w:sz="4" w:space="0" w:color="auto"/>
            </w:tcBorders>
            <w:shd w:val="clear" w:color="auto" w:fill="auto"/>
          </w:tcPr>
          <w:p w14:paraId="080999D7"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i/>
              </w:rPr>
              <w:t>e-</w:t>
            </w:r>
            <w:r w:rsidRPr="00A96794">
              <w:rPr>
                <w:rFonts w:eastAsia="ヒラギノ明朝 Pro W6"/>
              </w:rPr>
              <w:t>rankaiset</w:t>
            </w:r>
          </w:p>
        </w:tc>
        <w:tc>
          <w:tcPr>
            <w:tcW w:w="1264" w:type="dxa"/>
            <w:tcBorders>
              <w:top w:val="nil"/>
              <w:left w:val="single" w:sz="4" w:space="0" w:color="auto"/>
              <w:bottom w:val="nil"/>
              <w:right w:val="single" w:sz="4" w:space="0" w:color="auto"/>
            </w:tcBorders>
          </w:tcPr>
          <w:p w14:paraId="735F7736" w14:textId="77777777" w:rsidR="00BC7543" w:rsidRPr="00A96794" w:rsidRDefault="00BC7543" w:rsidP="008C42C4">
            <w:pPr>
              <w:spacing w:before="20" w:after="20"/>
              <w:contextualSpacing/>
              <w:rPr>
                <w:rFonts w:eastAsia="ヒラギノ明朝 Pro W6"/>
              </w:rPr>
            </w:pPr>
            <w:r w:rsidRPr="00A96794">
              <w:rPr>
                <w:rFonts w:eastAsia="ヒラギノ明朝 Pro W6"/>
              </w:rPr>
              <w:t>kulkke/et ~ kulke/a</w:t>
            </w:r>
            <w:r>
              <w:rPr>
                <w:rFonts w:eastAsia="ヒラギノ明朝 Pro W6"/>
              </w:rPr>
              <w:t>(</w:t>
            </w:r>
            <w:r w:rsidRPr="00A96794">
              <w:rPr>
                <w:rFonts w:eastAsia="ヒラギノ明朝 Pro W6"/>
              </w:rPr>
              <w:t>t) ~ kulki/a</w:t>
            </w:r>
          </w:p>
        </w:tc>
        <w:tc>
          <w:tcPr>
            <w:tcW w:w="1256" w:type="dxa"/>
            <w:tcBorders>
              <w:top w:val="nil"/>
              <w:left w:val="single" w:sz="4" w:space="0" w:color="auto"/>
              <w:bottom w:val="nil"/>
              <w:right w:val="single" w:sz="4" w:space="0" w:color="auto"/>
            </w:tcBorders>
            <w:shd w:val="clear" w:color="auto" w:fill="auto"/>
          </w:tcPr>
          <w:p w14:paraId="306D55F8" w14:textId="77777777" w:rsidR="00BC7543" w:rsidRPr="00A96794" w:rsidRDefault="00BC7543" w:rsidP="008C42C4">
            <w:pPr>
              <w:spacing w:before="20" w:after="20"/>
              <w:contextualSpacing/>
              <w:rPr>
                <w:rFonts w:eastAsia="ヒラギノ明朝 Pro W6"/>
              </w:rPr>
            </w:pPr>
            <w:r w:rsidRPr="00A96794">
              <w:rPr>
                <w:rFonts w:eastAsia="ヒラギノ明朝 Pro W6"/>
              </w:rPr>
              <w:t>kul</w:t>
            </w:r>
            <w:r>
              <w:rPr>
                <w:rFonts w:eastAsia="ヒラギノ明朝 Pro W6"/>
              </w:rPr>
              <w:t>(</w:t>
            </w:r>
            <w:r w:rsidRPr="00A96794">
              <w:rPr>
                <w:rFonts w:eastAsia="ヒラギノ明朝 Pro W6"/>
              </w:rPr>
              <w:t>k)ke/e</w:t>
            </w:r>
          </w:p>
        </w:tc>
        <w:tc>
          <w:tcPr>
            <w:tcW w:w="1350" w:type="dxa"/>
            <w:tcBorders>
              <w:top w:val="nil"/>
              <w:left w:val="single" w:sz="4" w:space="0" w:color="auto"/>
              <w:bottom w:val="nil"/>
              <w:right w:val="single" w:sz="4" w:space="0" w:color="auto"/>
            </w:tcBorders>
            <w:shd w:val="clear" w:color="auto" w:fill="auto"/>
          </w:tcPr>
          <w:p w14:paraId="6D87CE9A" w14:textId="77777777" w:rsidR="00BC7543" w:rsidRPr="00A96794" w:rsidRDefault="00BC7543" w:rsidP="008C42C4">
            <w:pPr>
              <w:spacing w:before="20" w:after="20"/>
              <w:contextualSpacing/>
              <w:rPr>
                <w:rFonts w:eastAsia="ヒラギノ明朝 Pro W6"/>
              </w:rPr>
            </w:pPr>
            <w:r w:rsidRPr="00A96794">
              <w:rPr>
                <w:rFonts w:eastAsia="ヒラギノ明朝 Pro W6"/>
              </w:rPr>
              <w:t>kulje/ma</w:t>
            </w:r>
          </w:p>
        </w:tc>
        <w:tc>
          <w:tcPr>
            <w:tcW w:w="1519" w:type="dxa"/>
            <w:tcBorders>
              <w:top w:val="nil"/>
              <w:left w:val="single" w:sz="4" w:space="0" w:color="auto"/>
              <w:bottom w:val="nil"/>
              <w:right w:val="single" w:sz="4" w:space="0" w:color="auto"/>
            </w:tcBorders>
            <w:shd w:val="clear" w:color="auto" w:fill="auto"/>
          </w:tcPr>
          <w:p w14:paraId="0E0DDD0A" w14:textId="77777777" w:rsidR="00BC7543" w:rsidRPr="00A96794" w:rsidRDefault="00BC7543" w:rsidP="008C42C4">
            <w:pPr>
              <w:spacing w:before="20" w:after="20"/>
              <w:contextualSpacing/>
              <w:rPr>
                <w:rFonts w:eastAsia="ヒラギノ明朝 Pro W6"/>
              </w:rPr>
            </w:pPr>
            <w:r w:rsidRPr="00A96794">
              <w:rPr>
                <w:rFonts w:eastAsia="ヒラギノ明朝 Pro W6"/>
              </w:rPr>
              <w:t>kulke/va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44E57C1C" w14:textId="77777777" w:rsidR="00BC7543" w:rsidRPr="00A96794" w:rsidRDefault="00BC7543" w:rsidP="008C42C4">
            <w:pPr>
              <w:spacing w:before="20" w:after="20"/>
              <w:contextualSpacing/>
              <w:rPr>
                <w:rFonts w:eastAsia="ヒラギノ明朝 Pro W6"/>
              </w:rPr>
            </w:pPr>
            <w:r w:rsidRPr="00A96794">
              <w:rPr>
                <w:rFonts w:eastAsia="ヒラギノ明朝 Pro W6"/>
              </w:rPr>
              <w:t>kulje/thaan</w:t>
            </w:r>
          </w:p>
        </w:tc>
      </w:tr>
      <w:tr w:rsidR="00BC7543" w:rsidRPr="00A96794" w14:paraId="6CD17208" w14:textId="77777777" w:rsidTr="00B72D2D">
        <w:trPr>
          <w:cantSplit/>
        </w:trPr>
        <w:tc>
          <w:tcPr>
            <w:tcW w:w="1620" w:type="dxa"/>
            <w:tcBorders>
              <w:top w:val="nil"/>
              <w:left w:val="single" w:sz="4" w:space="0" w:color="auto"/>
              <w:bottom w:val="nil"/>
              <w:right w:val="single" w:sz="4" w:space="0" w:color="auto"/>
            </w:tcBorders>
            <w:shd w:val="clear" w:color="auto" w:fill="auto"/>
          </w:tcPr>
          <w:p w14:paraId="7F87AADB"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i/>
              </w:rPr>
              <w:t>i-</w:t>
            </w:r>
            <w:r w:rsidRPr="00A96794">
              <w:rPr>
                <w:rFonts w:eastAsia="ヒラギノ明朝 Pro W6"/>
              </w:rPr>
              <w:t>rankaiset</w:t>
            </w:r>
          </w:p>
        </w:tc>
        <w:tc>
          <w:tcPr>
            <w:tcW w:w="1264" w:type="dxa"/>
            <w:tcBorders>
              <w:top w:val="nil"/>
              <w:left w:val="single" w:sz="4" w:space="0" w:color="auto"/>
              <w:bottom w:val="nil"/>
              <w:right w:val="single" w:sz="4" w:space="0" w:color="auto"/>
            </w:tcBorders>
          </w:tcPr>
          <w:p w14:paraId="12B28826" w14:textId="77777777" w:rsidR="00BC7543" w:rsidRPr="00A96794" w:rsidRDefault="00BC7543" w:rsidP="008C42C4">
            <w:pPr>
              <w:spacing w:before="20" w:after="20"/>
              <w:contextualSpacing/>
              <w:rPr>
                <w:rFonts w:eastAsia="ヒラギノ明朝 Pro W6"/>
              </w:rPr>
            </w:pPr>
            <w:r w:rsidRPr="00A96794">
              <w:rPr>
                <w:rFonts w:eastAsia="ヒラギノ明朝 Pro W6"/>
              </w:rPr>
              <w:t>soppi/it ~ sopi/a</w:t>
            </w:r>
            <w:r>
              <w:rPr>
                <w:rFonts w:eastAsia="ヒラギノ明朝 Pro W6"/>
              </w:rPr>
              <w:t>(</w:t>
            </w:r>
            <w:r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661DE58E" w14:textId="77777777" w:rsidR="00BC7543" w:rsidRPr="00A96794" w:rsidRDefault="00BC7543" w:rsidP="008C42C4">
            <w:pPr>
              <w:spacing w:before="20" w:after="20"/>
              <w:contextualSpacing/>
              <w:rPr>
                <w:rFonts w:eastAsia="ヒラギノ明朝 Pro W6"/>
              </w:rPr>
            </w:pPr>
            <w:r w:rsidRPr="00A96794">
              <w:rPr>
                <w:rFonts w:eastAsia="ヒラギノ明朝 Pro W6"/>
              </w:rPr>
              <w:t>soppi/i</w:t>
            </w:r>
          </w:p>
        </w:tc>
        <w:tc>
          <w:tcPr>
            <w:tcW w:w="1350" w:type="dxa"/>
            <w:tcBorders>
              <w:top w:val="nil"/>
              <w:left w:val="single" w:sz="4" w:space="0" w:color="auto"/>
              <w:bottom w:val="nil"/>
              <w:right w:val="single" w:sz="4" w:space="0" w:color="auto"/>
            </w:tcBorders>
            <w:shd w:val="clear" w:color="auto" w:fill="auto"/>
          </w:tcPr>
          <w:p w14:paraId="23FC6AEE" w14:textId="77777777" w:rsidR="00BC7543" w:rsidRPr="00A96794" w:rsidRDefault="00BC7543" w:rsidP="008C42C4">
            <w:pPr>
              <w:spacing w:before="20" w:after="20"/>
              <w:contextualSpacing/>
              <w:rPr>
                <w:rFonts w:eastAsia="ヒラギノ明朝 Pro W6"/>
              </w:rPr>
            </w:pPr>
            <w:r w:rsidRPr="00A96794">
              <w:rPr>
                <w:rFonts w:eastAsia="ヒラギノ明朝 Pro W6"/>
              </w:rPr>
              <w:t>sovi/ma</w:t>
            </w:r>
          </w:p>
        </w:tc>
        <w:tc>
          <w:tcPr>
            <w:tcW w:w="1519" w:type="dxa"/>
            <w:tcBorders>
              <w:top w:val="nil"/>
              <w:left w:val="single" w:sz="4" w:space="0" w:color="auto"/>
              <w:bottom w:val="nil"/>
              <w:right w:val="single" w:sz="4" w:space="0" w:color="auto"/>
            </w:tcBorders>
            <w:shd w:val="clear" w:color="auto" w:fill="auto"/>
          </w:tcPr>
          <w:p w14:paraId="259EE6FB" w14:textId="77777777" w:rsidR="00BC7543" w:rsidRPr="00A96794" w:rsidRDefault="00BC7543" w:rsidP="008C42C4">
            <w:pPr>
              <w:spacing w:before="20" w:after="20"/>
              <w:contextualSpacing/>
              <w:rPr>
                <w:rFonts w:eastAsia="ヒラギノ明朝 Pro W6"/>
              </w:rPr>
            </w:pPr>
            <w:r w:rsidRPr="00A96794">
              <w:rPr>
                <w:rFonts w:eastAsia="ヒラギノ明朝 Pro W6"/>
              </w:rPr>
              <w:t>sopi/va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5C0FFFB4" w14:textId="77777777" w:rsidR="00BC7543" w:rsidRPr="00A96794" w:rsidRDefault="00BC7543" w:rsidP="008C42C4">
            <w:pPr>
              <w:spacing w:before="20" w:after="20"/>
              <w:contextualSpacing/>
              <w:rPr>
                <w:rFonts w:eastAsia="ヒラギノ明朝 Pro W6"/>
              </w:rPr>
            </w:pPr>
            <w:r w:rsidRPr="00A96794">
              <w:rPr>
                <w:rFonts w:eastAsia="ヒラギノ明朝 Pro W6"/>
              </w:rPr>
              <w:t>sovi/thaan</w:t>
            </w:r>
          </w:p>
        </w:tc>
      </w:tr>
      <w:tr w:rsidR="00BC7543" w:rsidRPr="00A96794" w14:paraId="2079C771" w14:textId="77777777" w:rsidTr="00B72D2D">
        <w:trPr>
          <w:cantSplit/>
          <w:trHeight w:val="461"/>
        </w:trPr>
        <w:tc>
          <w:tcPr>
            <w:tcW w:w="1620" w:type="dxa"/>
            <w:vMerge w:val="restart"/>
            <w:tcBorders>
              <w:top w:val="nil"/>
              <w:left w:val="single" w:sz="4" w:space="0" w:color="auto"/>
              <w:right w:val="single" w:sz="4" w:space="0" w:color="auto"/>
            </w:tcBorders>
            <w:shd w:val="clear" w:color="auto" w:fill="auto"/>
          </w:tcPr>
          <w:p w14:paraId="3A108E59"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i/>
              </w:rPr>
              <w:t>O-</w:t>
            </w:r>
            <w:r w:rsidRPr="0075485B">
              <w:rPr>
                <w:rFonts w:eastAsia="ヒラギノ明朝 Pro W6"/>
              </w:rPr>
              <w:t>,</w:t>
            </w:r>
            <w:r w:rsidRPr="00A96794">
              <w:rPr>
                <w:rFonts w:eastAsia="ヒラギノ明朝 Pro W6"/>
                <w:i/>
              </w:rPr>
              <w:t xml:space="preserve"> U</w:t>
            </w:r>
            <w:r w:rsidRPr="00A96794">
              <w:rPr>
                <w:rFonts w:eastAsia="ヒラギノ明朝 Pro W6"/>
              </w:rPr>
              <w:t>-rankaiset</w:t>
            </w:r>
          </w:p>
        </w:tc>
        <w:tc>
          <w:tcPr>
            <w:tcW w:w="1264" w:type="dxa"/>
            <w:tcBorders>
              <w:top w:val="nil"/>
              <w:left w:val="single" w:sz="4" w:space="0" w:color="auto"/>
              <w:bottom w:val="nil"/>
              <w:right w:val="single" w:sz="4" w:space="0" w:color="auto"/>
            </w:tcBorders>
          </w:tcPr>
          <w:p w14:paraId="2831C679" w14:textId="77777777" w:rsidR="00BC7543" w:rsidRPr="00A96794" w:rsidRDefault="00BC7543" w:rsidP="008C42C4">
            <w:pPr>
              <w:spacing w:before="20" w:after="20"/>
              <w:contextualSpacing/>
              <w:rPr>
                <w:rFonts w:eastAsia="ヒラギノ明朝 Pro W6"/>
              </w:rPr>
            </w:pPr>
            <w:r w:rsidRPr="00A96794">
              <w:rPr>
                <w:rFonts w:eastAsia="ヒラギノ明朝 Pro W6"/>
              </w:rPr>
              <w:t>aikko/ot ~ aiko/a</w:t>
            </w:r>
            <w:r>
              <w:rPr>
                <w:rFonts w:eastAsia="ヒラギノ明朝 Pro W6"/>
              </w:rPr>
              <w:t>(</w:t>
            </w:r>
            <w:r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1897D724" w14:textId="77777777" w:rsidR="00BC7543" w:rsidRPr="00A96794" w:rsidRDefault="00BC7543" w:rsidP="008C42C4">
            <w:pPr>
              <w:spacing w:before="20" w:after="20"/>
              <w:contextualSpacing/>
              <w:rPr>
                <w:rFonts w:eastAsia="ヒラギノ明朝 Pro W6"/>
              </w:rPr>
            </w:pPr>
            <w:r w:rsidRPr="00A96794">
              <w:rPr>
                <w:rFonts w:eastAsia="ヒラギノ明朝 Pro W6"/>
              </w:rPr>
              <w:t>ai</w:t>
            </w:r>
            <w:r>
              <w:rPr>
                <w:rFonts w:eastAsia="ヒラギノ明朝 Pro W6"/>
              </w:rPr>
              <w:t>(</w:t>
            </w:r>
            <w:r w:rsidRPr="00A96794">
              <w:rPr>
                <w:rFonts w:eastAsia="ヒラギノ明朝 Pro W6"/>
              </w:rPr>
              <w:t>k)ko/o</w:t>
            </w:r>
          </w:p>
        </w:tc>
        <w:tc>
          <w:tcPr>
            <w:tcW w:w="1350" w:type="dxa"/>
            <w:tcBorders>
              <w:top w:val="nil"/>
              <w:left w:val="single" w:sz="4" w:space="0" w:color="auto"/>
              <w:bottom w:val="nil"/>
              <w:right w:val="single" w:sz="4" w:space="0" w:color="auto"/>
            </w:tcBorders>
            <w:shd w:val="clear" w:color="auto" w:fill="auto"/>
          </w:tcPr>
          <w:p w14:paraId="142548FD" w14:textId="77777777" w:rsidR="00BC7543" w:rsidRPr="00A96794" w:rsidRDefault="00BC7543" w:rsidP="008C42C4">
            <w:pPr>
              <w:spacing w:before="20" w:after="20"/>
              <w:contextualSpacing/>
              <w:rPr>
                <w:rFonts w:eastAsia="ヒラギノ明朝 Pro W6"/>
              </w:rPr>
            </w:pPr>
            <w:r w:rsidRPr="00A96794">
              <w:rPr>
                <w:rFonts w:eastAsia="ヒラギノ明朝 Pro W6"/>
              </w:rPr>
              <w:t>ai</w:t>
            </w:r>
            <w:r>
              <w:rPr>
                <w:rFonts w:eastAsia="ヒラギノ明朝 Pro W6"/>
              </w:rPr>
              <w:t>(</w:t>
            </w:r>
            <w:r w:rsidRPr="00A96794">
              <w:rPr>
                <w:rFonts w:eastAsia="ヒラギノ明朝 Pro W6"/>
              </w:rPr>
              <w:t>j)o/ma</w:t>
            </w:r>
          </w:p>
        </w:tc>
        <w:tc>
          <w:tcPr>
            <w:tcW w:w="1519" w:type="dxa"/>
            <w:tcBorders>
              <w:top w:val="nil"/>
              <w:left w:val="single" w:sz="4" w:space="0" w:color="auto"/>
              <w:bottom w:val="nil"/>
              <w:right w:val="single" w:sz="4" w:space="0" w:color="auto"/>
            </w:tcBorders>
            <w:shd w:val="clear" w:color="auto" w:fill="auto"/>
          </w:tcPr>
          <w:p w14:paraId="756DBB45" w14:textId="77777777" w:rsidR="00BC7543" w:rsidRPr="00A96794" w:rsidRDefault="00BC7543" w:rsidP="008C42C4">
            <w:pPr>
              <w:spacing w:before="20" w:after="20"/>
              <w:contextualSpacing/>
              <w:rPr>
                <w:rFonts w:eastAsia="ヒラギノ明朝 Pro W6"/>
              </w:rPr>
            </w:pPr>
            <w:r w:rsidRPr="00A96794">
              <w:rPr>
                <w:rFonts w:eastAsia="ヒラギノ明朝 Pro W6"/>
              </w:rPr>
              <w:t>aiko/va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0DB62A19" w14:textId="77777777" w:rsidR="00BC7543" w:rsidRPr="00A96794" w:rsidRDefault="00BC7543" w:rsidP="008C42C4">
            <w:pPr>
              <w:spacing w:before="20" w:after="20"/>
              <w:contextualSpacing/>
              <w:rPr>
                <w:rFonts w:eastAsia="ヒラギノ明朝 Pro W6"/>
              </w:rPr>
            </w:pPr>
            <w:r w:rsidRPr="00A96794">
              <w:rPr>
                <w:rFonts w:eastAsia="ヒラギノ明朝 Pro W6"/>
              </w:rPr>
              <w:t>ai</w:t>
            </w:r>
            <w:r>
              <w:rPr>
                <w:rFonts w:eastAsia="ヒラギノ明朝 Pro W6"/>
              </w:rPr>
              <w:t>(</w:t>
            </w:r>
            <w:r w:rsidRPr="00A96794">
              <w:rPr>
                <w:rFonts w:eastAsia="ヒラギノ明朝 Pro W6"/>
              </w:rPr>
              <w:t>j)o/thaan</w:t>
            </w:r>
          </w:p>
        </w:tc>
      </w:tr>
      <w:tr w:rsidR="00BC7543" w:rsidRPr="00A96794" w14:paraId="2B332E21" w14:textId="77777777" w:rsidTr="00B72D2D">
        <w:trPr>
          <w:cantSplit/>
          <w:trHeight w:val="460"/>
        </w:trPr>
        <w:tc>
          <w:tcPr>
            <w:tcW w:w="1620" w:type="dxa"/>
            <w:vMerge/>
            <w:tcBorders>
              <w:left w:val="single" w:sz="4" w:space="0" w:color="auto"/>
              <w:bottom w:val="nil"/>
              <w:right w:val="single" w:sz="4" w:space="0" w:color="auto"/>
            </w:tcBorders>
            <w:shd w:val="clear" w:color="auto" w:fill="auto"/>
          </w:tcPr>
          <w:p w14:paraId="7AE50307"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3EB22099" w14:textId="77777777" w:rsidR="00BC7543" w:rsidRPr="00A96794" w:rsidRDefault="00BC7543" w:rsidP="008C42C4">
            <w:pPr>
              <w:spacing w:before="20" w:after="20"/>
              <w:contextualSpacing/>
              <w:rPr>
                <w:rFonts w:eastAsia="ヒラギノ明朝 Pro W6"/>
              </w:rPr>
            </w:pPr>
            <w:r w:rsidRPr="00A96794">
              <w:rPr>
                <w:rFonts w:eastAsia="ヒラギノ明朝 Pro W6"/>
              </w:rPr>
              <w:t>näkky/yt ~ näky/ä</w:t>
            </w:r>
            <w:r>
              <w:rPr>
                <w:rFonts w:eastAsia="ヒラギノ明朝 Pro W6"/>
              </w:rPr>
              <w:t>(</w:t>
            </w:r>
            <w:r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52996D90" w14:textId="77777777" w:rsidR="00BC7543" w:rsidRPr="00A96794" w:rsidRDefault="00BC7543" w:rsidP="008C42C4">
            <w:pPr>
              <w:spacing w:before="20" w:after="20"/>
              <w:contextualSpacing/>
              <w:rPr>
                <w:rFonts w:eastAsia="ヒラギノ明朝 Pro W6"/>
              </w:rPr>
            </w:pPr>
            <w:r w:rsidRPr="00A96794">
              <w:rPr>
                <w:rFonts w:eastAsia="ヒラギノ明朝 Pro W6"/>
              </w:rPr>
              <w:t>näkky/y</w:t>
            </w:r>
          </w:p>
        </w:tc>
        <w:tc>
          <w:tcPr>
            <w:tcW w:w="1350" w:type="dxa"/>
            <w:tcBorders>
              <w:top w:val="nil"/>
              <w:left w:val="single" w:sz="4" w:space="0" w:color="auto"/>
              <w:bottom w:val="nil"/>
              <w:right w:val="single" w:sz="4" w:space="0" w:color="auto"/>
            </w:tcBorders>
            <w:shd w:val="clear" w:color="auto" w:fill="auto"/>
          </w:tcPr>
          <w:p w14:paraId="630D214D" w14:textId="77777777" w:rsidR="00BC7543" w:rsidRPr="00A96794" w:rsidRDefault="00BC7543" w:rsidP="008C42C4">
            <w:pPr>
              <w:spacing w:before="20" w:after="20"/>
              <w:contextualSpacing/>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v)y/mä</w:t>
            </w:r>
          </w:p>
        </w:tc>
        <w:tc>
          <w:tcPr>
            <w:tcW w:w="1519" w:type="dxa"/>
            <w:tcBorders>
              <w:top w:val="nil"/>
              <w:left w:val="single" w:sz="4" w:space="0" w:color="auto"/>
              <w:bottom w:val="nil"/>
              <w:right w:val="single" w:sz="4" w:space="0" w:color="auto"/>
            </w:tcBorders>
            <w:shd w:val="clear" w:color="auto" w:fill="auto"/>
          </w:tcPr>
          <w:p w14:paraId="09C367B5" w14:textId="77777777" w:rsidR="00BC7543" w:rsidRPr="00A96794" w:rsidRDefault="00BC7543" w:rsidP="008C42C4">
            <w:pPr>
              <w:spacing w:before="20" w:after="20"/>
              <w:contextualSpacing/>
              <w:rPr>
                <w:rFonts w:eastAsia="ヒラギノ明朝 Pro W6"/>
              </w:rPr>
            </w:pPr>
            <w:r w:rsidRPr="00A96794">
              <w:rPr>
                <w:rFonts w:eastAsia="ヒラギノ明朝 Pro W6"/>
              </w:rPr>
              <w:t>näky/vä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286E5157" w14:textId="77777777" w:rsidR="00BC7543" w:rsidRPr="00A96794" w:rsidRDefault="00BC7543" w:rsidP="008C42C4">
            <w:pPr>
              <w:spacing w:before="20" w:after="20"/>
              <w:contextualSpacing/>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v)y/thään</w:t>
            </w:r>
          </w:p>
        </w:tc>
      </w:tr>
      <w:tr w:rsidR="00BC7543" w:rsidRPr="00A96794" w14:paraId="6BED95F9" w14:textId="77777777" w:rsidTr="00B72D2D">
        <w:trPr>
          <w:cantSplit/>
          <w:trHeight w:val="258"/>
        </w:trPr>
        <w:tc>
          <w:tcPr>
            <w:tcW w:w="1620" w:type="dxa"/>
            <w:vMerge w:val="restart"/>
            <w:tcBorders>
              <w:top w:val="nil"/>
              <w:left w:val="single" w:sz="4" w:space="0" w:color="auto"/>
              <w:bottom w:val="nil"/>
              <w:right w:val="single" w:sz="4" w:space="0" w:color="auto"/>
            </w:tcBorders>
            <w:shd w:val="clear" w:color="auto" w:fill="auto"/>
          </w:tcPr>
          <w:p w14:paraId="657D7251"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i/>
              </w:rPr>
              <w:t>A</w:t>
            </w:r>
            <w:r w:rsidRPr="00A96794">
              <w:rPr>
                <w:rFonts w:eastAsia="ヒラギノ明朝 Pro W6"/>
              </w:rPr>
              <w:t>-rankaiset</w:t>
            </w:r>
          </w:p>
        </w:tc>
        <w:tc>
          <w:tcPr>
            <w:tcW w:w="1264" w:type="dxa"/>
            <w:tcBorders>
              <w:top w:val="nil"/>
              <w:left w:val="single" w:sz="4" w:space="0" w:color="auto"/>
              <w:bottom w:val="nil"/>
              <w:right w:val="single" w:sz="4" w:space="0" w:color="auto"/>
            </w:tcBorders>
          </w:tcPr>
          <w:p w14:paraId="18976E76" w14:textId="77777777" w:rsidR="00BC7543" w:rsidRPr="00A96794" w:rsidRDefault="00BC7543" w:rsidP="008C42C4">
            <w:pPr>
              <w:spacing w:before="20" w:after="20"/>
              <w:contextualSpacing/>
              <w:rPr>
                <w:rFonts w:eastAsia="ヒラギノ明朝 Pro W6"/>
              </w:rPr>
            </w:pPr>
            <w:r w:rsidRPr="00A96794">
              <w:rPr>
                <w:rFonts w:eastAsia="ヒラギノ明朝 Pro W6"/>
              </w:rPr>
              <w:t>luotta/a</w:t>
            </w:r>
            <w:r>
              <w:rPr>
                <w:rFonts w:eastAsia="ヒラギノ明朝 Pro W6"/>
              </w:rPr>
              <w:t>(</w:t>
            </w:r>
            <w:r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047560F7" w14:textId="77777777" w:rsidR="00BC7543" w:rsidRPr="00A96794" w:rsidRDefault="00BC7543" w:rsidP="008C42C4">
            <w:pPr>
              <w:spacing w:before="20" w:after="20"/>
              <w:contextualSpacing/>
              <w:rPr>
                <w:rFonts w:eastAsia="ヒラギノ明朝 Pro W6"/>
              </w:rPr>
            </w:pPr>
            <w:r w:rsidRPr="00A96794">
              <w:rPr>
                <w:rFonts w:eastAsia="ヒラギノ明朝 Pro W6"/>
              </w:rPr>
              <w:t>luotta/a</w:t>
            </w:r>
          </w:p>
        </w:tc>
        <w:tc>
          <w:tcPr>
            <w:tcW w:w="1350" w:type="dxa"/>
            <w:tcBorders>
              <w:top w:val="nil"/>
              <w:left w:val="single" w:sz="4" w:space="0" w:color="auto"/>
              <w:bottom w:val="nil"/>
              <w:right w:val="single" w:sz="4" w:space="0" w:color="auto"/>
            </w:tcBorders>
            <w:shd w:val="clear" w:color="auto" w:fill="auto"/>
          </w:tcPr>
          <w:p w14:paraId="26158AC5" w14:textId="77777777" w:rsidR="00BC7543" w:rsidRPr="00A96794" w:rsidRDefault="00BC7543" w:rsidP="008C42C4">
            <w:pPr>
              <w:spacing w:before="20" w:after="20"/>
              <w:contextualSpacing/>
              <w:rPr>
                <w:rFonts w:eastAsia="ヒラギノ明朝 Pro W6"/>
              </w:rPr>
            </w:pPr>
            <w:r w:rsidRPr="00A96794">
              <w:rPr>
                <w:rFonts w:eastAsia="ヒラギノ明朝 Pro W6"/>
              </w:rPr>
              <w:t>luota/ma</w:t>
            </w:r>
          </w:p>
        </w:tc>
        <w:tc>
          <w:tcPr>
            <w:tcW w:w="1519" w:type="dxa"/>
            <w:tcBorders>
              <w:top w:val="nil"/>
              <w:left w:val="single" w:sz="4" w:space="0" w:color="auto"/>
              <w:bottom w:val="nil"/>
              <w:right w:val="single" w:sz="4" w:space="0" w:color="auto"/>
            </w:tcBorders>
            <w:shd w:val="clear" w:color="auto" w:fill="auto"/>
          </w:tcPr>
          <w:p w14:paraId="23797365" w14:textId="77777777" w:rsidR="00BC7543" w:rsidRPr="00A96794" w:rsidRDefault="00BC7543" w:rsidP="008C42C4">
            <w:pPr>
              <w:spacing w:before="20" w:after="20"/>
              <w:contextualSpacing/>
              <w:rPr>
                <w:rFonts w:eastAsia="ヒラギノ明朝 Pro W6"/>
              </w:rPr>
            </w:pPr>
            <w:r w:rsidRPr="00A96794">
              <w:rPr>
                <w:rFonts w:eastAsia="ヒラギノ明朝 Pro W6"/>
              </w:rPr>
              <w:t>luotta/va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054CBCA4" w14:textId="77777777" w:rsidR="00BC7543" w:rsidRPr="00A96794" w:rsidRDefault="00BC7543" w:rsidP="008C42C4">
            <w:pPr>
              <w:spacing w:before="20" w:after="20"/>
              <w:contextualSpacing/>
              <w:rPr>
                <w:rFonts w:eastAsia="ヒラギノ明朝 Pro W6"/>
              </w:rPr>
            </w:pPr>
            <w:r w:rsidRPr="00A96794">
              <w:rPr>
                <w:rFonts w:eastAsia="ヒラギノ明朝 Pro W6"/>
              </w:rPr>
              <w:t>luot</w:t>
            </w:r>
            <w:r w:rsidRPr="00B05B42">
              <w:rPr>
                <w:rFonts w:eastAsia="ヒラギノ明朝 Pro W6"/>
              </w:rPr>
              <w:t>e</w:t>
            </w:r>
            <w:r w:rsidRPr="00A96794">
              <w:rPr>
                <w:rFonts w:eastAsia="ヒラギノ明朝 Pro W6"/>
              </w:rPr>
              <w:t>/thaan</w:t>
            </w:r>
          </w:p>
        </w:tc>
      </w:tr>
      <w:tr w:rsidR="00BC7543" w:rsidRPr="00A96794" w14:paraId="019DEA35" w14:textId="77777777" w:rsidTr="00B72D2D">
        <w:trPr>
          <w:cantSplit/>
          <w:trHeight w:val="256"/>
        </w:trPr>
        <w:tc>
          <w:tcPr>
            <w:tcW w:w="1620" w:type="dxa"/>
            <w:vMerge/>
            <w:tcBorders>
              <w:top w:val="nil"/>
              <w:left w:val="single" w:sz="4" w:space="0" w:color="auto"/>
              <w:bottom w:val="nil"/>
              <w:right w:val="single" w:sz="4" w:space="0" w:color="auto"/>
            </w:tcBorders>
            <w:shd w:val="clear" w:color="auto" w:fill="auto"/>
          </w:tcPr>
          <w:p w14:paraId="149F6CB8"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431A7AAD" w14:textId="77777777" w:rsidR="00BC7543" w:rsidRPr="00A96794" w:rsidRDefault="00BC7543" w:rsidP="008C42C4">
            <w:pPr>
              <w:spacing w:before="20" w:after="20"/>
              <w:contextualSpacing/>
              <w:rPr>
                <w:rFonts w:eastAsia="ヒラギノ明朝 Pro W6"/>
              </w:rPr>
            </w:pPr>
            <w:r w:rsidRPr="00A96794">
              <w:rPr>
                <w:rFonts w:eastAsia="ヒラギノ明朝 Pro W6"/>
              </w:rPr>
              <w:t>len</w:t>
            </w:r>
            <w:r>
              <w:rPr>
                <w:rFonts w:eastAsia="ヒラギノ明朝 Pro W6"/>
              </w:rPr>
              <w:t>(</w:t>
            </w:r>
            <w:r w:rsidRPr="00A96794">
              <w:rPr>
                <w:rFonts w:eastAsia="ヒラギノ明朝 Pro W6"/>
              </w:rPr>
              <w:t>t)tä/ä</w:t>
            </w:r>
            <w:r>
              <w:rPr>
                <w:rFonts w:eastAsia="ヒラギノ明朝 Pro W6"/>
              </w:rPr>
              <w:t>(</w:t>
            </w:r>
            <w:r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69E122A6" w14:textId="77777777" w:rsidR="00BC7543" w:rsidRPr="00A96794" w:rsidRDefault="00BC7543" w:rsidP="008C42C4">
            <w:pPr>
              <w:spacing w:before="20" w:after="20"/>
              <w:contextualSpacing/>
              <w:rPr>
                <w:rFonts w:eastAsia="ヒラギノ明朝 Pro W6"/>
              </w:rPr>
            </w:pPr>
            <w:r w:rsidRPr="00A96794">
              <w:rPr>
                <w:rFonts w:eastAsia="ヒラギノ明朝 Pro W6"/>
              </w:rPr>
              <w:t>len</w:t>
            </w:r>
            <w:r>
              <w:rPr>
                <w:rFonts w:eastAsia="ヒラギノ明朝 Pro W6"/>
              </w:rPr>
              <w:t>(</w:t>
            </w:r>
            <w:r w:rsidRPr="00A96794">
              <w:rPr>
                <w:rFonts w:eastAsia="ヒラギノ明朝 Pro W6"/>
              </w:rPr>
              <w:t>t)tä/ä</w:t>
            </w:r>
          </w:p>
        </w:tc>
        <w:tc>
          <w:tcPr>
            <w:tcW w:w="1350" w:type="dxa"/>
            <w:tcBorders>
              <w:top w:val="nil"/>
              <w:left w:val="single" w:sz="4" w:space="0" w:color="auto"/>
              <w:bottom w:val="nil"/>
              <w:right w:val="single" w:sz="4" w:space="0" w:color="auto"/>
            </w:tcBorders>
            <w:shd w:val="clear" w:color="auto" w:fill="auto"/>
          </w:tcPr>
          <w:p w14:paraId="7CFB3868" w14:textId="77777777" w:rsidR="00BC7543" w:rsidRPr="00A96794" w:rsidRDefault="00BC7543" w:rsidP="008C42C4">
            <w:pPr>
              <w:spacing w:before="20" w:after="20"/>
              <w:contextualSpacing/>
              <w:rPr>
                <w:rFonts w:eastAsia="ヒラギノ明朝 Pro W6"/>
              </w:rPr>
            </w:pPr>
            <w:r w:rsidRPr="00A96794">
              <w:rPr>
                <w:rFonts w:eastAsia="ヒラギノ明朝 Pro W6"/>
              </w:rPr>
              <w:t>lennä/mä</w:t>
            </w:r>
          </w:p>
        </w:tc>
        <w:tc>
          <w:tcPr>
            <w:tcW w:w="1519" w:type="dxa"/>
            <w:tcBorders>
              <w:top w:val="nil"/>
              <w:left w:val="single" w:sz="4" w:space="0" w:color="auto"/>
              <w:bottom w:val="nil"/>
              <w:right w:val="single" w:sz="4" w:space="0" w:color="auto"/>
            </w:tcBorders>
            <w:shd w:val="clear" w:color="auto" w:fill="auto"/>
          </w:tcPr>
          <w:p w14:paraId="4CAFE285" w14:textId="77777777" w:rsidR="00BC7543" w:rsidRPr="00A96794" w:rsidRDefault="00BC7543" w:rsidP="008C42C4">
            <w:pPr>
              <w:spacing w:before="20" w:after="20"/>
              <w:contextualSpacing/>
              <w:rPr>
                <w:rFonts w:eastAsia="ヒラギノ明朝 Pro W6"/>
              </w:rPr>
            </w:pPr>
            <w:r w:rsidRPr="00A96794">
              <w:rPr>
                <w:rFonts w:eastAsia="ヒラギノ明朝 Pro W6"/>
              </w:rPr>
              <w:t>lentä/vä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1291E229" w14:textId="77777777" w:rsidR="00BC7543" w:rsidRPr="00A96794" w:rsidRDefault="00BC7543" w:rsidP="008C42C4">
            <w:pPr>
              <w:spacing w:before="20" w:after="20"/>
              <w:contextualSpacing/>
              <w:rPr>
                <w:rFonts w:eastAsia="ヒラギノ明朝 Pro W6"/>
              </w:rPr>
            </w:pPr>
            <w:r w:rsidRPr="00A96794">
              <w:rPr>
                <w:rFonts w:eastAsia="ヒラギノ明朝 Pro W6"/>
              </w:rPr>
              <w:t>lenn</w:t>
            </w:r>
            <w:r w:rsidRPr="00B05B42">
              <w:rPr>
                <w:rFonts w:eastAsia="ヒラギノ明朝 Pro W6"/>
              </w:rPr>
              <w:t>e</w:t>
            </w:r>
            <w:r w:rsidRPr="00A96794">
              <w:rPr>
                <w:rFonts w:eastAsia="ヒラギノ明朝 Pro W6"/>
              </w:rPr>
              <w:t>/thään</w:t>
            </w:r>
          </w:p>
        </w:tc>
      </w:tr>
      <w:tr w:rsidR="00BC7543" w:rsidRPr="00A96794" w14:paraId="68E75B07" w14:textId="77777777" w:rsidTr="00B72D2D">
        <w:trPr>
          <w:cantSplit/>
          <w:trHeight w:val="256"/>
        </w:trPr>
        <w:tc>
          <w:tcPr>
            <w:tcW w:w="1620" w:type="dxa"/>
            <w:vMerge/>
            <w:tcBorders>
              <w:top w:val="nil"/>
              <w:left w:val="single" w:sz="4" w:space="0" w:color="auto"/>
              <w:bottom w:val="nil"/>
              <w:right w:val="single" w:sz="4" w:space="0" w:color="auto"/>
            </w:tcBorders>
            <w:shd w:val="clear" w:color="auto" w:fill="auto"/>
          </w:tcPr>
          <w:p w14:paraId="222EA648"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72ADE661" w14:textId="705F5753" w:rsidR="00BC7543" w:rsidRPr="00A96794" w:rsidRDefault="005A7DF6" w:rsidP="008C42C4">
            <w:pPr>
              <w:spacing w:before="20" w:after="20"/>
              <w:contextualSpacing/>
              <w:rPr>
                <w:rFonts w:eastAsia="ヒラギノ明朝 Pro W6"/>
              </w:rPr>
            </w:pPr>
            <w:r>
              <w:rPr>
                <w:rFonts w:eastAsia="ヒラギノ明朝 Pro W6"/>
              </w:rPr>
              <w:t>varasta/a</w:t>
            </w:r>
            <w:r w:rsidR="00BC7543">
              <w:rPr>
                <w:rFonts w:eastAsia="ヒラギノ明朝 Pro W6"/>
              </w:rPr>
              <w:t>(</w:t>
            </w:r>
            <w:r w:rsidR="00BC7543" w:rsidRPr="00A96794">
              <w:rPr>
                <w:rFonts w:eastAsia="ヒラギノ明朝 Pro W6"/>
              </w:rPr>
              <w:t>t)</w:t>
            </w:r>
          </w:p>
        </w:tc>
        <w:tc>
          <w:tcPr>
            <w:tcW w:w="1256" w:type="dxa"/>
            <w:tcBorders>
              <w:top w:val="nil"/>
              <w:left w:val="single" w:sz="4" w:space="0" w:color="auto"/>
              <w:bottom w:val="nil"/>
              <w:right w:val="single" w:sz="4" w:space="0" w:color="auto"/>
            </w:tcBorders>
            <w:shd w:val="clear" w:color="auto" w:fill="auto"/>
          </w:tcPr>
          <w:p w14:paraId="146C14DC" w14:textId="3E98F00E" w:rsidR="00BC7543" w:rsidRPr="00A96794" w:rsidRDefault="005A7DF6" w:rsidP="008C42C4">
            <w:pPr>
              <w:spacing w:before="20" w:after="20"/>
              <w:contextualSpacing/>
              <w:rPr>
                <w:rFonts w:eastAsia="ヒラギノ明朝 Pro W6"/>
              </w:rPr>
            </w:pPr>
            <w:r>
              <w:rPr>
                <w:rFonts w:eastAsia="ヒラギノ明朝 Pro W6"/>
              </w:rPr>
              <w:t>varasta/a</w:t>
            </w:r>
          </w:p>
        </w:tc>
        <w:tc>
          <w:tcPr>
            <w:tcW w:w="1350" w:type="dxa"/>
            <w:tcBorders>
              <w:top w:val="nil"/>
              <w:left w:val="single" w:sz="4" w:space="0" w:color="auto"/>
              <w:bottom w:val="nil"/>
              <w:right w:val="single" w:sz="4" w:space="0" w:color="auto"/>
            </w:tcBorders>
            <w:shd w:val="clear" w:color="auto" w:fill="auto"/>
          </w:tcPr>
          <w:p w14:paraId="1168F04D" w14:textId="4402EFF9" w:rsidR="00BC7543" w:rsidRPr="00A96794" w:rsidRDefault="005A7DF6" w:rsidP="008C42C4">
            <w:pPr>
              <w:spacing w:before="20" w:after="20"/>
              <w:contextualSpacing/>
              <w:rPr>
                <w:rFonts w:eastAsia="ヒラギノ明朝 Pro W6"/>
              </w:rPr>
            </w:pPr>
            <w:r>
              <w:rPr>
                <w:rFonts w:eastAsia="ヒラギノ明朝 Pro W6"/>
              </w:rPr>
              <w:t>varasta/mma</w:t>
            </w:r>
          </w:p>
        </w:tc>
        <w:tc>
          <w:tcPr>
            <w:tcW w:w="1519" w:type="dxa"/>
            <w:tcBorders>
              <w:top w:val="nil"/>
              <w:left w:val="single" w:sz="4" w:space="0" w:color="auto"/>
              <w:bottom w:val="nil"/>
              <w:right w:val="single" w:sz="4" w:space="0" w:color="auto"/>
            </w:tcBorders>
            <w:shd w:val="clear" w:color="auto" w:fill="auto"/>
          </w:tcPr>
          <w:p w14:paraId="01D76C2E" w14:textId="4ECA0FBD" w:rsidR="00BC7543" w:rsidRPr="00A96794" w:rsidRDefault="005A7DF6" w:rsidP="008C42C4">
            <w:pPr>
              <w:spacing w:before="20" w:after="20"/>
              <w:contextualSpacing/>
              <w:rPr>
                <w:rFonts w:eastAsia="ヒラギノ明朝 Pro W6"/>
              </w:rPr>
            </w:pPr>
            <w:r>
              <w:rPr>
                <w:rFonts w:eastAsia="ヒラギノ明朝 Pro W6"/>
              </w:rPr>
              <w:t>varasta/va</w:t>
            </w:r>
            <w:r w:rsidR="00BC7543">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405DC8A6" w14:textId="2357382C" w:rsidR="00BC7543" w:rsidRPr="00A96794" w:rsidRDefault="00367110" w:rsidP="008C42C4">
            <w:pPr>
              <w:spacing w:before="20" w:after="20"/>
              <w:contextualSpacing/>
              <w:rPr>
                <w:rFonts w:eastAsia="ヒラギノ明朝 Pro W6"/>
              </w:rPr>
            </w:pPr>
            <w:r>
              <w:rPr>
                <w:rFonts w:eastAsia="ヒラギノ明朝 Pro W6"/>
              </w:rPr>
              <w:t>varaste/thaan</w:t>
            </w:r>
          </w:p>
        </w:tc>
      </w:tr>
      <w:tr w:rsidR="00C27F94" w:rsidRPr="00A96794" w14:paraId="69756B80" w14:textId="77777777" w:rsidTr="00B72D2D">
        <w:trPr>
          <w:cantSplit/>
          <w:trHeight w:val="256"/>
        </w:trPr>
        <w:tc>
          <w:tcPr>
            <w:tcW w:w="1620" w:type="dxa"/>
            <w:vMerge w:val="restart"/>
            <w:tcBorders>
              <w:top w:val="nil"/>
              <w:left w:val="single" w:sz="4" w:space="0" w:color="auto"/>
              <w:bottom w:val="nil"/>
              <w:right w:val="single" w:sz="4" w:space="0" w:color="auto"/>
            </w:tcBorders>
            <w:shd w:val="clear" w:color="auto" w:fill="auto"/>
          </w:tcPr>
          <w:p w14:paraId="3E7044E6" w14:textId="59302D56" w:rsidR="00C27F94" w:rsidRPr="00A96794" w:rsidRDefault="00C27F94" w:rsidP="008C42C4">
            <w:pPr>
              <w:spacing w:before="20" w:after="20"/>
              <w:ind w:left="-18"/>
              <w:contextualSpacing/>
              <w:rPr>
                <w:rFonts w:eastAsia="ヒラギノ明朝 Pro W6"/>
              </w:rPr>
            </w:pPr>
            <w:r>
              <w:rPr>
                <w:rFonts w:eastAsia="ヒラギノ明朝 Pro W6"/>
              </w:rPr>
              <w:t>2.b Siirtymärankaiset</w:t>
            </w:r>
          </w:p>
        </w:tc>
        <w:tc>
          <w:tcPr>
            <w:tcW w:w="1264" w:type="dxa"/>
            <w:tcBorders>
              <w:top w:val="nil"/>
              <w:left w:val="single" w:sz="4" w:space="0" w:color="auto"/>
              <w:bottom w:val="nil"/>
              <w:right w:val="single" w:sz="4" w:space="0" w:color="auto"/>
            </w:tcBorders>
          </w:tcPr>
          <w:p w14:paraId="740FFD73" w14:textId="2848339B" w:rsidR="00C27F94" w:rsidRDefault="00C27F94" w:rsidP="008C42C4">
            <w:pPr>
              <w:spacing w:before="20" w:after="20"/>
              <w:contextualSpacing/>
              <w:rPr>
                <w:rFonts w:eastAsia="ヒラギノ明朝 Pro W6"/>
              </w:rPr>
            </w:pPr>
            <w:r>
              <w:rPr>
                <w:rFonts w:eastAsia="ヒラギノ明朝 Pro W6"/>
              </w:rPr>
              <w:t>muistele/a(t)</w:t>
            </w:r>
          </w:p>
        </w:tc>
        <w:tc>
          <w:tcPr>
            <w:tcW w:w="1256" w:type="dxa"/>
            <w:tcBorders>
              <w:top w:val="nil"/>
              <w:left w:val="single" w:sz="4" w:space="0" w:color="auto"/>
              <w:bottom w:val="nil"/>
              <w:right w:val="single" w:sz="4" w:space="0" w:color="auto"/>
            </w:tcBorders>
            <w:shd w:val="clear" w:color="auto" w:fill="auto"/>
          </w:tcPr>
          <w:p w14:paraId="247B1313" w14:textId="62D7CACA" w:rsidR="00C27F94" w:rsidRDefault="00026BE7" w:rsidP="00C27F94">
            <w:pPr>
              <w:spacing w:before="20" w:after="20"/>
              <w:contextualSpacing/>
              <w:rPr>
                <w:rFonts w:eastAsia="ヒラギノ明朝 Pro W6"/>
              </w:rPr>
            </w:pPr>
            <w:r>
              <w:rPr>
                <w:rFonts w:eastAsia="ヒラギノ明朝 Pro W6"/>
              </w:rPr>
              <w:t>muistele/e</w:t>
            </w:r>
          </w:p>
        </w:tc>
        <w:tc>
          <w:tcPr>
            <w:tcW w:w="1350" w:type="dxa"/>
            <w:tcBorders>
              <w:top w:val="nil"/>
              <w:left w:val="single" w:sz="4" w:space="0" w:color="auto"/>
              <w:bottom w:val="nil"/>
              <w:right w:val="single" w:sz="4" w:space="0" w:color="auto"/>
            </w:tcBorders>
            <w:shd w:val="clear" w:color="auto" w:fill="auto"/>
          </w:tcPr>
          <w:p w14:paraId="209781C4" w14:textId="0D5EE74A" w:rsidR="00C27F94" w:rsidRDefault="00CB63BC" w:rsidP="00C27F94">
            <w:pPr>
              <w:spacing w:before="20" w:after="20"/>
              <w:contextualSpacing/>
              <w:rPr>
                <w:rFonts w:eastAsia="ヒラギノ明朝 Pro W6"/>
              </w:rPr>
            </w:pPr>
            <w:r>
              <w:rPr>
                <w:rFonts w:eastAsia="ヒラギノ明朝 Pro W6"/>
              </w:rPr>
              <w:t>muistele/mma</w:t>
            </w:r>
          </w:p>
        </w:tc>
        <w:tc>
          <w:tcPr>
            <w:tcW w:w="1519" w:type="dxa"/>
            <w:tcBorders>
              <w:top w:val="nil"/>
              <w:left w:val="single" w:sz="4" w:space="0" w:color="auto"/>
              <w:bottom w:val="nil"/>
              <w:right w:val="single" w:sz="4" w:space="0" w:color="auto"/>
            </w:tcBorders>
            <w:shd w:val="clear" w:color="auto" w:fill="auto"/>
          </w:tcPr>
          <w:p w14:paraId="6F5A0914" w14:textId="2A659F38" w:rsidR="00C27F94" w:rsidRDefault="00CB63BC" w:rsidP="00C27F94">
            <w:pPr>
              <w:spacing w:before="20" w:after="20"/>
              <w:contextualSpacing/>
              <w:rPr>
                <w:rFonts w:eastAsia="ヒラギノ明朝 Pro W6"/>
              </w:rPr>
            </w:pPr>
            <w:r>
              <w:rPr>
                <w:rFonts w:eastAsia="ヒラギノ明朝 Pro W6"/>
              </w:rPr>
              <w:t>muistele/va(t)</w:t>
            </w:r>
          </w:p>
        </w:tc>
        <w:tc>
          <w:tcPr>
            <w:tcW w:w="1409" w:type="dxa"/>
            <w:gridSpan w:val="2"/>
            <w:tcBorders>
              <w:top w:val="nil"/>
              <w:left w:val="single" w:sz="4" w:space="0" w:color="auto"/>
              <w:bottom w:val="nil"/>
              <w:right w:val="single" w:sz="4" w:space="0" w:color="auto"/>
            </w:tcBorders>
            <w:shd w:val="clear" w:color="auto" w:fill="auto"/>
          </w:tcPr>
          <w:p w14:paraId="6C1B2C0A" w14:textId="0AE7321A" w:rsidR="00C27F94" w:rsidRDefault="00C27F94" w:rsidP="00C27F94">
            <w:pPr>
              <w:spacing w:before="20" w:after="20"/>
              <w:contextualSpacing/>
              <w:rPr>
                <w:rFonts w:eastAsia="ヒラギノ明朝 Pro W6"/>
              </w:rPr>
            </w:pPr>
            <w:r>
              <w:rPr>
                <w:rFonts w:eastAsia="ヒラギノ明朝 Pro W6"/>
              </w:rPr>
              <w:t>muistele/thaan</w:t>
            </w:r>
          </w:p>
        </w:tc>
      </w:tr>
      <w:tr w:rsidR="00C27F94" w:rsidRPr="00A96794" w14:paraId="0285DEE2" w14:textId="77777777" w:rsidTr="00B72D2D">
        <w:trPr>
          <w:cantSplit/>
          <w:trHeight w:val="256"/>
        </w:trPr>
        <w:tc>
          <w:tcPr>
            <w:tcW w:w="1620" w:type="dxa"/>
            <w:vMerge/>
            <w:tcBorders>
              <w:top w:val="nil"/>
              <w:left w:val="single" w:sz="4" w:space="0" w:color="auto"/>
              <w:bottom w:val="single" w:sz="4" w:space="0" w:color="auto"/>
              <w:right w:val="single" w:sz="4" w:space="0" w:color="auto"/>
            </w:tcBorders>
            <w:shd w:val="clear" w:color="auto" w:fill="auto"/>
          </w:tcPr>
          <w:p w14:paraId="58A9EEAE" w14:textId="77777777" w:rsidR="00C27F94" w:rsidRPr="00A96794" w:rsidRDefault="00C27F94" w:rsidP="008C42C4">
            <w:pPr>
              <w:spacing w:before="20" w:after="20"/>
              <w:ind w:left="-18"/>
              <w:contextualSpacing/>
              <w:rPr>
                <w:rFonts w:eastAsia="ヒラギノ明朝 Pro W6"/>
              </w:rPr>
            </w:pPr>
          </w:p>
        </w:tc>
        <w:tc>
          <w:tcPr>
            <w:tcW w:w="1264" w:type="dxa"/>
            <w:tcBorders>
              <w:top w:val="nil"/>
              <w:left w:val="single" w:sz="4" w:space="0" w:color="auto"/>
              <w:bottom w:val="single" w:sz="4" w:space="0" w:color="auto"/>
              <w:right w:val="single" w:sz="4" w:space="0" w:color="auto"/>
            </w:tcBorders>
          </w:tcPr>
          <w:p w14:paraId="0A36799B" w14:textId="4B3F3579" w:rsidR="00C27F94" w:rsidRDefault="00C27F94" w:rsidP="008C42C4">
            <w:pPr>
              <w:spacing w:before="20" w:after="20"/>
              <w:contextualSpacing/>
              <w:rPr>
                <w:rFonts w:eastAsia="ヒラギノ明朝 Pro W6"/>
              </w:rPr>
            </w:pPr>
            <w:r>
              <w:rPr>
                <w:rFonts w:eastAsia="ヒラギノ明朝 Pro W6"/>
              </w:rPr>
              <w:t>kyyti/tä</w:t>
            </w:r>
          </w:p>
        </w:tc>
        <w:tc>
          <w:tcPr>
            <w:tcW w:w="1256" w:type="dxa"/>
            <w:tcBorders>
              <w:top w:val="nil"/>
              <w:left w:val="single" w:sz="4" w:space="0" w:color="auto"/>
              <w:bottom w:val="single" w:sz="4" w:space="0" w:color="auto"/>
              <w:right w:val="single" w:sz="4" w:space="0" w:color="auto"/>
            </w:tcBorders>
            <w:shd w:val="clear" w:color="auto" w:fill="auto"/>
          </w:tcPr>
          <w:p w14:paraId="66E3F477" w14:textId="361E554D" w:rsidR="00C27F94" w:rsidRDefault="00C27F94" w:rsidP="00C27F94">
            <w:pPr>
              <w:spacing w:before="20" w:after="20"/>
              <w:contextualSpacing/>
              <w:rPr>
                <w:rFonts w:eastAsia="ヒラギノ明朝 Pro W6"/>
              </w:rPr>
            </w:pPr>
            <w:r>
              <w:rPr>
                <w:rFonts w:eastAsia="ヒラギノ明朝 Pro W6"/>
              </w:rPr>
              <w:t>kyytitt</w:t>
            </w:r>
            <w:r w:rsidR="00026BE7">
              <w:rPr>
                <w:rFonts w:eastAsia="ヒラギノ明朝 Pro W6"/>
              </w:rPr>
              <w:t>e/e</w:t>
            </w:r>
          </w:p>
        </w:tc>
        <w:tc>
          <w:tcPr>
            <w:tcW w:w="1350" w:type="dxa"/>
            <w:tcBorders>
              <w:top w:val="nil"/>
              <w:left w:val="single" w:sz="4" w:space="0" w:color="auto"/>
              <w:bottom w:val="single" w:sz="4" w:space="0" w:color="auto"/>
              <w:right w:val="single" w:sz="4" w:space="0" w:color="auto"/>
            </w:tcBorders>
            <w:shd w:val="clear" w:color="auto" w:fill="auto"/>
          </w:tcPr>
          <w:p w14:paraId="52266C2B" w14:textId="657888B1" w:rsidR="00C27F94" w:rsidRDefault="00CB63BC" w:rsidP="008C42C4">
            <w:pPr>
              <w:spacing w:before="20" w:after="20"/>
              <w:contextualSpacing/>
              <w:rPr>
                <w:rFonts w:eastAsia="ヒラギノ明朝 Pro W6"/>
              </w:rPr>
            </w:pPr>
            <w:r>
              <w:rPr>
                <w:rFonts w:eastAsia="ヒラギノ明朝 Pro W6"/>
              </w:rPr>
              <w:t>kyytitte/mmä</w:t>
            </w:r>
          </w:p>
        </w:tc>
        <w:tc>
          <w:tcPr>
            <w:tcW w:w="1519" w:type="dxa"/>
            <w:tcBorders>
              <w:top w:val="nil"/>
              <w:left w:val="single" w:sz="4" w:space="0" w:color="auto"/>
              <w:bottom w:val="single" w:sz="4" w:space="0" w:color="auto"/>
              <w:right w:val="single" w:sz="4" w:space="0" w:color="auto"/>
            </w:tcBorders>
            <w:shd w:val="clear" w:color="auto" w:fill="auto"/>
          </w:tcPr>
          <w:p w14:paraId="27109FE3" w14:textId="3E732947" w:rsidR="00C27F94" w:rsidRDefault="00CB63BC" w:rsidP="00CB63BC">
            <w:pPr>
              <w:spacing w:before="20" w:after="20"/>
              <w:contextualSpacing/>
              <w:rPr>
                <w:rFonts w:eastAsia="ヒラギノ明朝 Pro W6"/>
              </w:rPr>
            </w:pPr>
            <w:r>
              <w:rPr>
                <w:rFonts w:eastAsia="ヒラギノ明朝 Pro W6"/>
              </w:rPr>
              <w:t>kyytitt</w:t>
            </w:r>
            <w:r w:rsidR="00C27F94">
              <w:rPr>
                <w:rFonts w:eastAsia="ヒラギノ明朝 Pro W6"/>
              </w:rPr>
              <w:t>e/</w:t>
            </w:r>
            <w:r>
              <w:rPr>
                <w:rFonts w:eastAsia="ヒラギノ明朝 Pro W6"/>
              </w:rPr>
              <w:t>vä(t)</w:t>
            </w:r>
          </w:p>
        </w:tc>
        <w:tc>
          <w:tcPr>
            <w:tcW w:w="1409" w:type="dxa"/>
            <w:gridSpan w:val="2"/>
            <w:tcBorders>
              <w:top w:val="nil"/>
              <w:left w:val="single" w:sz="4" w:space="0" w:color="auto"/>
              <w:bottom w:val="single" w:sz="4" w:space="0" w:color="auto"/>
              <w:right w:val="single" w:sz="4" w:space="0" w:color="auto"/>
            </w:tcBorders>
            <w:shd w:val="clear" w:color="auto" w:fill="auto"/>
          </w:tcPr>
          <w:p w14:paraId="43D2A161" w14:textId="7500E05A" w:rsidR="00C27F94" w:rsidRDefault="00C27F94" w:rsidP="00C27F94">
            <w:pPr>
              <w:spacing w:before="20" w:after="20"/>
              <w:contextualSpacing/>
              <w:rPr>
                <w:rFonts w:eastAsia="ヒラギノ明朝 Pro W6"/>
              </w:rPr>
            </w:pPr>
            <w:r>
              <w:rPr>
                <w:rFonts w:eastAsia="ヒラギノ明朝 Pro W6"/>
              </w:rPr>
              <w:t>kyytitte/thään</w:t>
            </w:r>
          </w:p>
        </w:tc>
      </w:tr>
      <w:tr w:rsidR="00BC7543" w:rsidRPr="00A96794" w14:paraId="1AC5E92B"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620" w:type="dxa"/>
            <w:tcBorders>
              <w:top w:val="single" w:sz="4" w:space="0" w:color="auto"/>
              <w:left w:val="single" w:sz="4" w:space="0" w:color="auto"/>
              <w:bottom w:val="nil"/>
              <w:right w:val="single" w:sz="4" w:space="0" w:color="auto"/>
            </w:tcBorders>
            <w:shd w:val="clear" w:color="auto" w:fill="auto"/>
          </w:tcPr>
          <w:p w14:paraId="0E9BFA68" w14:textId="6E7A1066" w:rsidR="00BC7543" w:rsidRPr="00A96794" w:rsidRDefault="00C0631E" w:rsidP="008C42C4">
            <w:pPr>
              <w:spacing w:before="20" w:after="20"/>
              <w:ind w:left="-18"/>
              <w:contextualSpacing/>
              <w:rPr>
                <w:rFonts w:eastAsia="ヒラギノ明朝 Pro W6"/>
              </w:rPr>
            </w:pPr>
            <w:r>
              <w:rPr>
                <w:rFonts w:eastAsia="ヒラギノ明朝 Pro W6"/>
              </w:rPr>
              <w:t>3</w:t>
            </w:r>
            <w:r w:rsidR="00BC7543" w:rsidRPr="00A96794">
              <w:rPr>
                <w:rFonts w:eastAsia="ヒラギノ明朝 Pro W6"/>
              </w:rPr>
              <w:t xml:space="preserve"> Konsonantti-rankaiset</w:t>
            </w:r>
            <w:r w:rsidR="008D6A01">
              <w:rPr>
                <w:rFonts w:eastAsia="ヒラギノ明朝 Pro W6"/>
              </w:rPr>
              <w:t xml:space="preserve"> verbit</w:t>
            </w:r>
          </w:p>
        </w:tc>
        <w:tc>
          <w:tcPr>
            <w:tcW w:w="1264" w:type="dxa"/>
            <w:tcBorders>
              <w:top w:val="single" w:sz="4" w:space="0" w:color="auto"/>
              <w:left w:val="single" w:sz="4" w:space="0" w:color="auto"/>
              <w:bottom w:val="nil"/>
              <w:right w:val="single" w:sz="4" w:space="0" w:color="auto"/>
            </w:tcBorders>
          </w:tcPr>
          <w:p w14:paraId="10E2199D" w14:textId="77777777" w:rsidR="00BC7543" w:rsidRPr="00A96794" w:rsidRDefault="00BC7543" w:rsidP="008C42C4">
            <w:pPr>
              <w:spacing w:before="20" w:after="20"/>
              <w:contextualSpacing/>
              <w:rPr>
                <w:rFonts w:eastAsia="ヒラギノ明朝 Pro W6"/>
              </w:rPr>
            </w:pPr>
          </w:p>
        </w:tc>
        <w:tc>
          <w:tcPr>
            <w:tcW w:w="1256" w:type="dxa"/>
            <w:tcBorders>
              <w:top w:val="single" w:sz="4" w:space="0" w:color="auto"/>
              <w:left w:val="single" w:sz="4" w:space="0" w:color="auto"/>
              <w:bottom w:val="nil"/>
              <w:right w:val="single" w:sz="4" w:space="0" w:color="auto"/>
            </w:tcBorders>
            <w:shd w:val="clear" w:color="auto" w:fill="auto"/>
          </w:tcPr>
          <w:p w14:paraId="4CFD477E" w14:textId="77777777" w:rsidR="00BC7543" w:rsidRPr="00A96794" w:rsidRDefault="00BC7543" w:rsidP="008C42C4">
            <w:pPr>
              <w:spacing w:before="20" w:after="20"/>
              <w:contextualSpacing/>
              <w:rPr>
                <w:rFonts w:eastAsia="ヒラギノ明朝 Pro W6"/>
              </w:rPr>
            </w:pPr>
          </w:p>
        </w:tc>
        <w:tc>
          <w:tcPr>
            <w:tcW w:w="1350" w:type="dxa"/>
            <w:tcBorders>
              <w:top w:val="single" w:sz="4" w:space="0" w:color="auto"/>
              <w:left w:val="single" w:sz="4" w:space="0" w:color="auto"/>
              <w:bottom w:val="nil"/>
              <w:right w:val="single" w:sz="4" w:space="0" w:color="auto"/>
            </w:tcBorders>
            <w:shd w:val="clear" w:color="auto" w:fill="auto"/>
          </w:tcPr>
          <w:p w14:paraId="2BAC941A" w14:textId="77777777" w:rsidR="00BC7543" w:rsidRPr="00A96794" w:rsidRDefault="00BC7543" w:rsidP="008C42C4">
            <w:pPr>
              <w:spacing w:before="20" w:after="20"/>
              <w:contextualSpacing/>
              <w:rPr>
                <w:rFonts w:eastAsia="ヒラギノ明朝 Pro W6"/>
              </w:rPr>
            </w:pPr>
          </w:p>
        </w:tc>
        <w:tc>
          <w:tcPr>
            <w:tcW w:w="1519" w:type="dxa"/>
            <w:tcBorders>
              <w:top w:val="single" w:sz="4" w:space="0" w:color="auto"/>
              <w:left w:val="single" w:sz="4" w:space="0" w:color="auto"/>
              <w:bottom w:val="nil"/>
              <w:right w:val="single" w:sz="4" w:space="0" w:color="auto"/>
            </w:tcBorders>
            <w:shd w:val="clear" w:color="auto" w:fill="auto"/>
          </w:tcPr>
          <w:p w14:paraId="16BA6F6E" w14:textId="77777777" w:rsidR="00BC7543" w:rsidRPr="00A96794" w:rsidRDefault="00BC7543" w:rsidP="008C42C4">
            <w:pPr>
              <w:spacing w:before="20" w:after="20"/>
              <w:contextualSpacing/>
              <w:rPr>
                <w:rFonts w:eastAsia="ヒラギノ明朝 Pro W6"/>
              </w:rPr>
            </w:pPr>
          </w:p>
        </w:tc>
        <w:tc>
          <w:tcPr>
            <w:tcW w:w="1409" w:type="dxa"/>
            <w:gridSpan w:val="2"/>
            <w:tcBorders>
              <w:top w:val="single" w:sz="4" w:space="0" w:color="auto"/>
              <w:left w:val="single" w:sz="4" w:space="0" w:color="auto"/>
              <w:bottom w:val="nil"/>
              <w:right w:val="single" w:sz="4" w:space="0" w:color="auto"/>
            </w:tcBorders>
            <w:shd w:val="clear" w:color="auto" w:fill="auto"/>
          </w:tcPr>
          <w:p w14:paraId="09519B77" w14:textId="77777777" w:rsidR="00BC7543" w:rsidRPr="00A96794" w:rsidRDefault="00BC7543" w:rsidP="008C42C4">
            <w:pPr>
              <w:spacing w:before="20" w:after="20"/>
              <w:contextualSpacing/>
              <w:rPr>
                <w:rFonts w:eastAsia="ヒラギノ明朝 Pro W6"/>
              </w:rPr>
            </w:pPr>
          </w:p>
        </w:tc>
      </w:tr>
      <w:tr w:rsidR="00BC7543" w:rsidRPr="00A96794" w14:paraId="42801D56"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58"/>
        </w:trPr>
        <w:tc>
          <w:tcPr>
            <w:tcW w:w="1620" w:type="dxa"/>
            <w:vMerge w:val="restart"/>
            <w:tcBorders>
              <w:top w:val="nil"/>
              <w:left w:val="single" w:sz="4" w:space="0" w:color="auto"/>
              <w:right w:val="single" w:sz="4" w:space="0" w:color="auto"/>
            </w:tcBorders>
            <w:shd w:val="clear" w:color="auto" w:fill="auto"/>
          </w:tcPr>
          <w:p w14:paraId="358ECE4B"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3.1 2-</w:t>
            </w:r>
            <w:r>
              <w:rPr>
                <w:rFonts w:eastAsia="ヒラギノ明朝 Pro W6"/>
              </w:rPr>
              <w:t>tav</w:t>
            </w:r>
            <w:r w:rsidRPr="00A96794">
              <w:rPr>
                <w:rFonts w:eastAsia="ヒラギノ明朝 Pro W6"/>
              </w:rPr>
              <w:t>uiset</w:t>
            </w:r>
          </w:p>
        </w:tc>
        <w:tc>
          <w:tcPr>
            <w:tcW w:w="1264" w:type="dxa"/>
            <w:tcBorders>
              <w:top w:val="nil"/>
              <w:left w:val="single" w:sz="4" w:space="0" w:color="auto"/>
              <w:bottom w:val="nil"/>
              <w:right w:val="single" w:sz="4" w:space="0" w:color="auto"/>
            </w:tcBorders>
          </w:tcPr>
          <w:p w14:paraId="428CEB83" w14:textId="77777777" w:rsidR="00BC7543" w:rsidRPr="00A96794" w:rsidRDefault="00BC7543" w:rsidP="008C42C4">
            <w:pPr>
              <w:spacing w:before="20" w:after="20"/>
              <w:contextualSpacing/>
              <w:rPr>
                <w:rFonts w:eastAsia="ヒラギノ明朝 Pro W6"/>
              </w:rPr>
            </w:pPr>
            <w:r w:rsidRPr="00A96794">
              <w:rPr>
                <w:rFonts w:eastAsia="ヒラギノ明朝 Pro W6"/>
              </w:rPr>
              <w:t>tul/la</w:t>
            </w:r>
          </w:p>
        </w:tc>
        <w:tc>
          <w:tcPr>
            <w:tcW w:w="1256" w:type="dxa"/>
            <w:tcBorders>
              <w:top w:val="nil"/>
              <w:left w:val="single" w:sz="4" w:space="0" w:color="auto"/>
              <w:bottom w:val="nil"/>
              <w:right w:val="single" w:sz="4" w:space="0" w:color="auto"/>
            </w:tcBorders>
            <w:shd w:val="clear" w:color="auto" w:fill="auto"/>
          </w:tcPr>
          <w:p w14:paraId="3333D962" w14:textId="77777777" w:rsidR="00BC7543" w:rsidRPr="00A96794" w:rsidRDefault="00BC7543" w:rsidP="008C42C4">
            <w:pPr>
              <w:spacing w:before="20" w:after="20"/>
              <w:contextualSpacing/>
              <w:rPr>
                <w:rFonts w:eastAsia="ヒラギノ明朝 Pro W6"/>
              </w:rPr>
            </w:pPr>
            <w:r w:rsidRPr="00A96794">
              <w:rPr>
                <w:rFonts w:eastAsia="ヒラギノ明朝 Pro W6"/>
              </w:rPr>
              <w:t>tulle/e</w:t>
            </w:r>
          </w:p>
        </w:tc>
        <w:tc>
          <w:tcPr>
            <w:tcW w:w="1350" w:type="dxa"/>
            <w:tcBorders>
              <w:top w:val="nil"/>
              <w:left w:val="single" w:sz="4" w:space="0" w:color="auto"/>
              <w:bottom w:val="nil"/>
              <w:right w:val="single" w:sz="4" w:space="0" w:color="auto"/>
            </w:tcBorders>
            <w:shd w:val="clear" w:color="auto" w:fill="auto"/>
          </w:tcPr>
          <w:p w14:paraId="67274171" w14:textId="77777777" w:rsidR="00BC7543" w:rsidRPr="00A96794" w:rsidRDefault="00BC7543" w:rsidP="008C42C4">
            <w:pPr>
              <w:spacing w:before="20" w:after="20"/>
              <w:contextualSpacing/>
              <w:rPr>
                <w:rFonts w:eastAsia="ヒラギノ明朝 Pro W6"/>
              </w:rPr>
            </w:pPr>
            <w:r w:rsidRPr="00A96794">
              <w:rPr>
                <w:rFonts w:eastAsia="ヒラギノ明朝 Pro W6"/>
              </w:rPr>
              <w:t>tule/ma</w:t>
            </w:r>
          </w:p>
        </w:tc>
        <w:tc>
          <w:tcPr>
            <w:tcW w:w="1519" w:type="dxa"/>
            <w:tcBorders>
              <w:top w:val="nil"/>
              <w:left w:val="single" w:sz="4" w:space="0" w:color="auto"/>
              <w:bottom w:val="nil"/>
              <w:right w:val="single" w:sz="4" w:space="0" w:color="auto"/>
            </w:tcBorders>
            <w:shd w:val="clear" w:color="auto" w:fill="auto"/>
          </w:tcPr>
          <w:p w14:paraId="680678C5" w14:textId="77777777" w:rsidR="00BC7543" w:rsidRPr="00A96794" w:rsidRDefault="00BC7543" w:rsidP="008C42C4">
            <w:pPr>
              <w:spacing w:before="20" w:after="20"/>
              <w:contextualSpacing/>
              <w:rPr>
                <w:rFonts w:eastAsia="ヒラギノ明朝 Pro W6"/>
              </w:rPr>
            </w:pPr>
            <w:r w:rsidRPr="00A96794">
              <w:rPr>
                <w:rFonts w:eastAsia="ヒラギノ明朝 Pro W6"/>
              </w:rPr>
              <w:t>tule/va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5B540CE9" w14:textId="77777777" w:rsidR="00BC7543" w:rsidRPr="00A96794" w:rsidRDefault="00BC7543" w:rsidP="008C42C4">
            <w:pPr>
              <w:spacing w:before="20" w:after="20"/>
              <w:contextualSpacing/>
              <w:rPr>
                <w:rFonts w:eastAsia="ヒラギノ明朝 Pro W6"/>
              </w:rPr>
            </w:pPr>
            <w:r w:rsidRPr="00A96794">
              <w:rPr>
                <w:rFonts w:eastAsia="ヒラギノ明朝 Pro W6"/>
              </w:rPr>
              <w:t>tul/haan</w:t>
            </w:r>
          </w:p>
        </w:tc>
      </w:tr>
      <w:tr w:rsidR="00BC7543" w:rsidRPr="00A96794" w14:paraId="21E6BCCF"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56"/>
        </w:trPr>
        <w:tc>
          <w:tcPr>
            <w:tcW w:w="1620" w:type="dxa"/>
            <w:vMerge/>
            <w:tcBorders>
              <w:left w:val="single" w:sz="4" w:space="0" w:color="auto"/>
              <w:right w:val="single" w:sz="4" w:space="0" w:color="auto"/>
            </w:tcBorders>
            <w:shd w:val="clear" w:color="auto" w:fill="auto"/>
          </w:tcPr>
          <w:p w14:paraId="47F24C26"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35603AD4" w14:textId="77777777" w:rsidR="00BC7543" w:rsidRPr="00A96794" w:rsidRDefault="00BC7543" w:rsidP="008C42C4">
            <w:pPr>
              <w:spacing w:before="20" w:after="20"/>
              <w:contextualSpacing/>
              <w:rPr>
                <w:rFonts w:eastAsia="ヒラギノ明朝 Pro W6"/>
              </w:rPr>
            </w:pPr>
            <w:r w:rsidRPr="00A96794">
              <w:rPr>
                <w:rFonts w:eastAsia="ヒラギノ明朝 Pro W6"/>
              </w:rPr>
              <w:t>juos/ta</w:t>
            </w:r>
          </w:p>
        </w:tc>
        <w:tc>
          <w:tcPr>
            <w:tcW w:w="1256" w:type="dxa"/>
            <w:tcBorders>
              <w:top w:val="nil"/>
              <w:left w:val="single" w:sz="4" w:space="0" w:color="auto"/>
              <w:bottom w:val="nil"/>
              <w:right w:val="single" w:sz="4" w:space="0" w:color="auto"/>
            </w:tcBorders>
            <w:shd w:val="clear" w:color="auto" w:fill="auto"/>
          </w:tcPr>
          <w:p w14:paraId="47BD9581" w14:textId="77777777" w:rsidR="00BC7543" w:rsidRPr="00A96794" w:rsidRDefault="00BC7543" w:rsidP="008C42C4">
            <w:pPr>
              <w:spacing w:before="20" w:after="20"/>
              <w:contextualSpacing/>
              <w:rPr>
                <w:rFonts w:eastAsia="ヒラギノ明朝 Pro W6"/>
              </w:rPr>
            </w:pPr>
            <w:r w:rsidRPr="00A96794">
              <w:rPr>
                <w:rFonts w:eastAsia="ヒラギノ明朝 Pro W6"/>
              </w:rPr>
              <w:t>juokse/e</w:t>
            </w:r>
          </w:p>
        </w:tc>
        <w:tc>
          <w:tcPr>
            <w:tcW w:w="1350" w:type="dxa"/>
            <w:tcBorders>
              <w:top w:val="nil"/>
              <w:left w:val="single" w:sz="4" w:space="0" w:color="auto"/>
              <w:bottom w:val="nil"/>
              <w:right w:val="single" w:sz="4" w:space="0" w:color="auto"/>
            </w:tcBorders>
            <w:shd w:val="clear" w:color="auto" w:fill="auto"/>
          </w:tcPr>
          <w:p w14:paraId="4F1D626F" w14:textId="77777777" w:rsidR="00BC7543" w:rsidRPr="00A96794" w:rsidRDefault="00BC7543" w:rsidP="008C42C4">
            <w:pPr>
              <w:spacing w:before="20" w:after="20"/>
              <w:contextualSpacing/>
              <w:rPr>
                <w:rFonts w:eastAsia="ヒラギノ明朝 Pro W6"/>
              </w:rPr>
            </w:pPr>
            <w:r w:rsidRPr="00A96794">
              <w:rPr>
                <w:rFonts w:eastAsia="ヒラギノ明朝 Pro W6"/>
              </w:rPr>
              <w:t>juokse/ma</w:t>
            </w:r>
          </w:p>
        </w:tc>
        <w:tc>
          <w:tcPr>
            <w:tcW w:w="1519" w:type="dxa"/>
            <w:tcBorders>
              <w:top w:val="nil"/>
              <w:left w:val="single" w:sz="4" w:space="0" w:color="auto"/>
              <w:bottom w:val="nil"/>
              <w:right w:val="single" w:sz="4" w:space="0" w:color="auto"/>
            </w:tcBorders>
            <w:shd w:val="clear" w:color="auto" w:fill="auto"/>
          </w:tcPr>
          <w:p w14:paraId="35561DBB" w14:textId="77777777" w:rsidR="00BC7543" w:rsidRPr="00A96794" w:rsidRDefault="00BC7543" w:rsidP="008C42C4">
            <w:pPr>
              <w:spacing w:before="20" w:after="20"/>
              <w:contextualSpacing/>
              <w:rPr>
                <w:rFonts w:eastAsia="ヒラギノ明朝 Pro W6"/>
              </w:rPr>
            </w:pPr>
            <w:r w:rsidRPr="00A96794">
              <w:rPr>
                <w:rFonts w:eastAsia="ヒラギノ明朝 Pro W6"/>
              </w:rPr>
              <w:t>juokse/va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43BF6DDE" w14:textId="77777777" w:rsidR="00BC7543" w:rsidRPr="00A96794" w:rsidRDefault="00BC7543" w:rsidP="008C42C4">
            <w:pPr>
              <w:spacing w:before="20" w:after="20"/>
              <w:contextualSpacing/>
              <w:rPr>
                <w:rFonts w:eastAsia="ヒラギノ明朝 Pro W6"/>
              </w:rPr>
            </w:pPr>
            <w:r w:rsidRPr="00A96794">
              <w:rPr>
                <w:rFonts w:eastAsia="ヒラギノ明朝 Pro W6"/>
              </w:rPr>
              <w:t>juos/thaan</w:t>
            </w:r>
          </w:p>
        </w:tc>
      </w:tr>
      <w:tr w:rsidR="00BC7543" w:rsidRPr="00A96794" w14:paraId="6955C333"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56"/>
        </w:trPr>
        <w:tc>
          <w:tcPr>
            <w:tcW w:w="1620" w:type="dxa"/>
            <w:vMerge/>
            <w:tcBorders>
              <w:left w:val="single" w:sz="4" w:space="0" w:color="auto"/>
              <w:bottom w:val="nil"/>
              <w:right w:val="single" w:sz="4" w:space="0" w:color="auto"/>
            </w:tcBorders>
            <w:shd w:val="clear" w:color="auto" w:fill="auto"/>
          </w:tcPr>
          <w:p w14:paraId="2BE61EE7"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363C4542" w14:textId="2668B8B6" w:rsidR="00BC7543" w:rsidRPr="00A96794" w:rsidRDefault="0098091F" w:rsidP="008C42C4">
            <w:pPr>
              <w:spacing w:before="20" w:after="20"/>
              <w:contextualSpacing/>
              <w:rPr>
                <w:rFonts w:eastAsia="ヒラギノ明朝 Pro W6"/>
              </w:rPr>
            </w:pPr>
            <w:r>
              <w:rPr>
                <w:rFonts w:eastAsia="ヒラギノ明朝 Pro W6"/>
              </w:rPr>
              <w:t xml:space="preserve">näh/đä ~ </w:t>
            </w:r>
            <w:r w:rsidR="00BC7543" w:rsidRPr="00A96794">
              <w:rPr>
                <w:rFonts w:eastAsia="ヒラギノ明朝 Pro W6"/>
              </w:rPr>
              <w:t>näh/hä</w:t>
            </w:r>
          </w:p>
        </w:tc>
        <w:tc>
          <w:tcPr>
            <w:tcW w:w="1256" w:type="dxa"/>
            <w:tcBorders>
              <w:top w:val="nil"/>
              <w:left w:val="single" w:sz="4" w:space="0" w:color="auto"/>
              <w:bottom w:val="nil"/>
              <w:right w:val="single" w:sz="4" w:space="0" w:color="auto"/>
            </w:tcBorders>
            <w:shd w:val="clear" w:color="auto" w:fill="auto"/>
          </w:tcPr>
          <w:p w14:paraId="4139B770" w14:textId="77777777" w:rsidR="00BC7543" w:rsidRPr="00A96794" w:rsidRDefault="00BC7543" w:rsidP="008C42C4">
            <w:pPr>
              <w:spacing w:before="20" w:after="20"/>
              <w:contextualSpacing/>
              <w:rPr>
                <w:rFonts w:eastAsia="ヒラギノ明朝 Pro W6"/>
              </w:rPr>
            </w:pPr>
            <w:r w:rsidRPr="00A96794">
              <w:rPr>
                <w:rFonts w:eastAsia="ヒラギノ明朝 Pro W6"/>
              </w:rPr>
              <w:t>näkke/e</w:t>
            </w:r>
          </w:p>
        </w:tc>
        <w:tc>
          <w:tcPr>
            <w:tcW w:w="1350" w:type="dxa"/>
            <w:tcBorders>
              <w:top w:val="nil"/>
              <w:left w:val="single" w:sz="4" w:space="0" w:color="auto"/>
              <w:bottom w:val="nil"/>
              <w:right w:val="single" w:sz="4" w:space="0" w:color="auto"/>
            </w:tcBorders>
            <w:shd w:val="clear" w:color="auto" w:fill="auto"/>
          </w:tcPr>
          <w:p w14:paraId="5E3F21F2" w14:textId="77777777" w:rsidR="00BC7543" w:rsidRPr="00A96794" w:rsidRDefault="00BC7543" w:rsidP="008C42C4">
            <w:pPr>
              <w:spacing w:before="20" w:after="20"/>
              <w:contextualSpacing/>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j)e/mä</w:t>
            </w:r>
          </w:p>
        </w:tc>
        <w:tc>
          <w:tcPr>
            <w:tcW w:w="1519" w:type="dxa"/>
            <w:tcBorders>
              <w:top w:val="nil"/>
              <w:left w:val="single" w:sz="4" w:space="0" w:color="auto"/>
              <w:bottom w:val="nil"/>
              <w:right w:val="single" w:sz="4" w:space="0" w:color="auto"/>
            </w:tcBorders>
            <w:shd w:val="clear" w:color="auto" w:fill="auto"/>
          </w:tcPr>
          <w:p w14:paraId="37062E16" w14:textId="77777777" w:rsidR="00BC7543" w:rsidRPr="00A96794" w:rsidRDefault="00BC7543" w:rsidP="008C42C4">
            <w:pPr>
              <w:spacing w:before="20" w:after="20"/>
              <w:contextualSpacing/>
              <w:rPr>
                <w:rFonts w:eastAsia="ヒラギノ明朝 Pro W6"/>
              </w:rPr>
            </w:pPr>
            <w:r w:rsidRPr="00A96794">
              <w:rPr>
                <w:rFonts w:eastAsia="ヒラギノ明朝 Pro W6"/>
              </w:rPr>
              <w:t>näke/vä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0322CE6C" w14:textId="77777777" w:rsidR="00BC7543" w:rsidRPr="00A96794" w:rsidRDefault="00BC7543" w:rsidP="008C42C4">
            <w:pPr>
              <w:spacing w:before="20" w:after="20"/>
              <w:contextualSpacing/>
              <w:rPr>
                <w:rFonts w:eastAsia="ヒラギノ明朝 Pro W6"/>
              </w:rPr>
            </w:pPr>
            <w:r w:rsidRPr="00A96794">
              <w:rPr>
                <w:rFonts w:eastAsia="ヒラギノ明朝 Pro W6"/>
              </w:rPr>
              <w:t>näh/</w:t>
            </w:r>
            <w:r>
              <w:rPr>
                <w:rFonts w:eastAsia="ヒラギノ明朝 Pro W6"/>
              </w:rPr>
              <w:t>(</w:t>
            </w:r>
            <w:r w:rsidRPr="00A96794">
              <w:rPr>
                <w:rFonts w:eastAsia="ヒラギノ明朝 Pro W6"/>
              </w:rPr>
              <w:t>đ)hään</w:t>
            </w:r>
          </w:p>
        </w:tc>
      </w:tr>
      <w:tr w:rsidR="00BC7543" w:rsidRPr="00A96794" w14:paraId="43C2E5D0"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68"/>
        </w:trPr>
        <w:tc>
          <w:tcPr>
            <w:tcW w:w="1620" w:type="dxa"/>
            <w:vMerge w:val="restart"/>
            <w:tcBorders>
              <w:top w:val="nil"/>
              <w:left w:val="single" w:sz="4" w:space="0" w:color="auto"/>
              <w:right w:val="single" w:sz="4" w:space="0" w:color="auto"/>
            </w:tcBorders>
            <w:shd w:val="clear" w:color="auto" w:fill="auto"/>
          </w:tcPr>
          <w:p w14:paraId="1A2E5DB0"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 xml:space="preserve">3.2 </w:t>
            </w:r>
            <w:r w:rsidRPr="00A96794">
              <w:rPr>
                <w:rFonts w:eastAsia="ヒラギノ明朝 Pro W6"/>
                <w:i/>
              </w:rPr>
              <w:t>ele</w:t>
            </w:r>
            <w:r w:rsidRPr="00A96794">
              <w:rPr>
                <w:rFonts w:eastAsia="ヒラギノ明朝 Pro W6"/>
              </w:rPr>
              <w:t>-verbit</w:t>
            </w:r>
          </w:p>
        </w:tc>
        <w:tc>
          <w:tcPr>
            <w:tcW w:w="1264" w:type="dxa"/>
            <w:tcBorders>
              <w:top w:val="nil"/>
              <w:left w:val="single" w:sz="4" w:space="0" w:color="auto"/>
              <w:bottom w:val="nil"/>
              <w:right w:val="single" w:sz="4" w:space="0" w:color="auto"/>
            </w:tcBorders>
          </w:tcPr>
          <w:p w14:paraId="7FCCF177" w14:textId="77777777" w:rsidR="00BC7543" w:rsidRPr="00A96794" w:rsidRDefault="00BC7543" w:rsidP="008C42C4">
            <w:pPr>
              <w:spacing w:before="20" w:after="20"/>
              <w:contextualSpacing/>
              <w:rPr>
                <w:rFonts w:eastAsia="ヒラギノ明朝 Pro W6"/>
              </w:rPr>
            </w:pPr>
            <w:r w:rsidRPr="00A96794">
              <w:rPr>
                <w:rFonts w:eastAsia="ヒラギノ明朝 Pro W6"/>
              </w:rPr>
              <w:t>ajatel/la</w:t>
            </w:r>
          </w:p>
        </w:tc>
        <w:tc>
          <w:tcPr>
            <w:tcW w:w="1256" w:type="dxa"/>
            <w:tcBorders>
              <w:top w:val="nil"/>
              <w:left w:val="single" w:sz="4" w:space="0" w:color="auto"/>
              <w:bottom w:val="nil"/>
              <w:right w:val="single" w:sz="4" w:space="0" w:color="auto"/>
            </w:tcBorders>
            <w:shd w:val="clear" w:color="auto" w:fill="auto"/>
          </w:tcPr>
          <w:p w14:paraId="74585BD6" w14:textId="77777777" w:rsidR="00BC7543" w:rsidRPr="00A96794" w:rsidRDefault="00BC7543" w:rsidP="008C42C4">
            <w:pPr>
              <w:spacing w:before="20" w:after="20"/>
              <w:contextualSpacing/>
              <w:rPr>
                <w:rFonts w:eastAsia="ヒラギノ明朝 Pro W6"/>
              </w:rPr>
            </w:pPr>
            <w:r w:rsidRPr="00A96794">
              <w:rPr>
                <w:rFonts w:eastAsia="ヒラギノ明朝 Pro W6"/>
              </w:rPr>
              <w:t>ajattelle/e</w:t>
            </w:r>
          </w:p>
        </w:tc>
        <w:tc>
          <w:tcPr>
            <w:tcW w:w="1350" w:type="dxa"/>
            <w:tcBorders>
              <w:top w:val="nil"/>
              <w:left w:val="single" w:sz="4" w:space="0" w:color="auto"/>
              <w:bottom w:val="nil"/>
              <w:right w:val="single" w:sz="4" w:space="0" w:color="auto"/>
            </w:tcBorders>
            <w:shd w:val="clear" w:color="auto" w:fill="auto"/>
          </w:tcPr>
          <w:p w14:paraId="7CC81973" w14:textId="77777777" w:rsidR="00BC7543" w:rsidRPr="00A96794" w:rsidRDefault="00BC7543" w:rsidP="008C42C4">
            <w:pPr>
              <w:spacing w:before="20" w:after="20"/>
              <w:contextualSpacing/>
              <w:rPr>
                <w:rFonts w:eastAsia="ヒラギノ明朝 Pro W6"/>
              </w:rPr>
            </w:pPr>
            <w:r w:rsidRPr="00A96794">
              <w:rPr>
                <w:rFonts w:eastAsia="ヒラギノ明朝 Pro W6"/>
              </w:rPr>
              <w:t>ajattele/ma</w:t>
            </w:r>
          </w:p>
        </w:tc>
        <w:tc>
          <w:tcPr>
            <w:tcW w:w="1519" w:type="dxa"/>
            <w:tcBorders>
              <w:top w:val="nil"/>
              <w:left w:val="single" w:sz="4" w:space="0" w:color="auto"/>
              <w:bottom w:val="nil"/>
              <w:right w:val="single" w:sz="4" w:space="0" w:color="auto"/>
            </w:tcBorders>
            <w:shd w:val="clear" w:color="auto" w:fill="auto"/>
          </w:tcPr>
          <w:p w14:paraId="23854298" w14:textId="77777777" w:rsidR="00BC7543" w:rsidRPr="00A96794" w:rsidRDefault="00BC7543" w:rsidP="008C42C4">
            <w:pPr>
              <w:spacing w:before="20" w:after="20"/>
              <w:contextualSpacing/>
              <w:rPr>
                <w:rFonts w:eastAsia="ヒラギノ明朝 Pro W6"/>
              </w:rPr>
            </w:pPr>
            <w:r w:rsidRPr="00A96794">
              <w:rPr>
                <w:rFonts w:eastAsia="ヒラギノ明朝 Pro W6"/>
              </w:rPr>
              <w:t>ajattele/va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4A5897C3" w14:textId="77777777" w:rsidR="00BC7543" w:rsidRPr="00A96794" w:rsidRDefault="00BC7543" w:rsidP="008C42C4">
            <w:pPr>
              <w:spacing w:before="20" w:after="20"/>
              <w:contextualSpacing/>
              <w:rPr>
                <w:rFonts w:eastAsia="ヒラギノ明朝 Pro W6"/>
              </w:rPr>
            </w:pPr>
            <w:r w:rsidRPr="00A96794">
              <w:rPr>
                <w:rFonts w:eastAsia="ヒラギノ明朝 Pro W6"/>
              </w:rPr>
              <w:t>ajatel/haan</w:t>
            </w:r>
          </w:p>
        </w:tc>
      </w:tr>
      <w:tr w:rsidR="00BC7543" w:rsidRPr="00A96794" w14:paraId="7F24C1F4"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68"/>
        </w:trPr>
        <w:tc>
          <w:tcPr>
            <w:tcW w:w="1620" w:type="dxa"/>
            <w:vMerge/>
            <w:tcBorders>
              <w:left w:val="single" w:sz="4" w:space="0" w:color="auto"/>
              <w:bottom w:val="nil"/>
              <w:right w:val="single" w:sz="4" w:space="0" w:color="auto"/>
            </w:tcBorders>
            <w:shd w:val="clear" w:color="auto" w:fill="auto"/>
          </w:tcPr>
          <w:p w14:paraId="26F72B77"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734B31F8" w14:textId="77777777" w:rsidR="00BC7543" w:rsidRPr="00A96794" w:rsidRDefault="00BC7543" w:rsidP="008C42C4">
            <w:pPr>
              <w:spacing w:before="20" w:after="20"/>
              <w:contextualSpacing/>
              <w:rPr>
                <w:rFonts w:eastAsia="ヒラギノ明朝 Pro W6"/>
              </w:rPr>
            </w:pPr>
            <w:r w:rsidRPr="00A96794">
              <w:rPr>
                <w:rFonts w:eastAsia="ヒラギノ明朝 Pro W6"/>
              </w:rPr>
              <w:t>kävel/ä</w:t>
            </w:r>
          </w:p>
        </w:tc>
        <w:tc>
          <w:tcPr>
            <w:tcW w:w="1256" w:type="dxa"/>
            <w:tcBorders>
              <w:top w:val="nil"/>
              <w:left w:val="single" w:sz="4" w:space="0" w:color="auto"/>
              <w:bottom w:val="nil"/>
              <w:right w:val="single" w:sz="4" w:space="0" w:color="auto"/>
            </w:tcBorders>
            <w:shd w:val="clear" w:color="auto" w:fill="auto"/>
          </w:tcPr>
          <w:p w14:paraId="26C8EAB6" w14:textId="77777777" w:rsidR="00BC7543" w:rsidRPr="00A96794" w:rsidRDefault="00BC7543" w:rsidP="008C42C4">
            <w:pPr>
              <w:spacing w:before="20" w:after="20"/>
              <w:contextualSpacing/>
              <w:rPr>
                <w:rFonts w:eastAsia="ヒラギノ明朝 Pro W6"/>
              </w:rPr>
            </w:pPr>
            <w:r w:rsidRPr="00A96794">
              <w:rPr>
                <w:rFonts w:eastAsia="ヒラギノ明朝 Pro W6"/>
              </w:rPr>
              <w:t>kävele/e</w:t>
            </w:r>
          </w:p>
        </w:tc>
        <w:tc>
          <w:tcPr>
            <w:tcW w:w="1350" w:type="dxa"/>
            <w:tcBorders>
              <w:top w:val="nil"/>
              <w:left w:val="single" w:sz="4" w:space="0" w:color="auto"/>
              <w:bottom w:val="nil"/>
              <w:right w:val="single" w:sz="4" w:space="0" w:color="auto"/>
            </w:tcBorders>
            <w:shd w:val="clear" w:color="auto" w:fill="auto"/>
          </w:tcPr>
          <w:p w14:paraId="04E10616" w14:textId="2DF11C24" w:rsidR="00BC7543" w:rsidRPr="00A96794" w:rsidRDefault="00BC7543" w:rsidP="008C42C4">
            <w:pPr>
              <w:spacing w:before="20" w:after="20"/>
              <w:contextualSpacing/>
              <w:rPr>
                <w:rFonts w:eastAsia="ヒラギノ明朝 Pro W6"/>
              </w:rPr>
            </w:pPr>
            <w:r w:rsidRPr="00A96794">
              <w:rPr>
                <w:rFonts w:eastAsia="ヒラギノ明朝 Pro W6"/>
              </w:rPr>
              <w:t>kävele/m</w:t>
            </w:r>
            <w:r w:rsidR="008946C5">
              <w:rPr>
                <w:rFonts w:eastAsia="ヒラギノ明朝 Pro W6"/>
              </w:rPr>
              <w:t>m</w:t>
            </w:r>
            <w:r w:rsidRPr="00A96794">
              <w:rPr>
                <w:rFonts w:eastAsia="ヒラギノ明朝 Pro W6"/>
              </w:rPr>
              <w:t>ä</w:t>
            </w:r>
          </w:p>
        </w:tc>
        <w:tc>
          <w:tcPr>
            <w:tcW w:w="1519" w:type="dxa"/>
            <w:tcBorders>
              <w:top w:val="nil"/>
              <w:left w:val="single" w:sz="4" w:space="0" w:color="auto"/>
              <w:bottom w:val="nil"/>
              <w:right w:val="single" w:sz="4" w:space="0" w:color="auto"/>
            </w:tcBorders>
            <w:shd w:val="clear" w:color="auto" w:fill="auto"/>
          </w:tcPr>
          <w:p w14:paraId="47B335C9" w14:textId="77777777" w:rsidR="00BC7543" w:rsidRPr="00A96794" w:rsidRDefault="00BC7543" w:rsidP="008C42C4">
            <w:pPr>
              <w:spacing w:before="20" w:after="20"/>
              <w:contextualSpacing/>
              <w:rPr>
                <w:rFonts w:eastAsia="ヒラギノ明朝 Pro W6"/>
              </w:rPr>
            </w:pPr>
            <w:r w:rsidRPr="00A96794">
              <w:rPr>
                <w:rFonts w:eastAsia="ヒラギノ明朝 Pro W6"/>
              </w:rPr>
              <w:t>kävele/vä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412337E9" w14:textId="77777777" w:rsidR="00BC7543" w:rsidRPr="00A96794" w:rsidRDefault="00BC7543" w:rsidP="008C42C4">
            <w:pPr>
              <w:spacing w:before="20" w:after="20"/>
              <w:contextualSpacing/>
              <w:rPr>
                <w:rFonts w:eastAsia="ヒラギノ明朝 Pro W6"/>
              </w:rPr>
            </w:pPr>
            <w:r w:rsidRPr="00A96794">
              <w:rPr>
                <w:rFonts w:eastAsia="ヒラギノ明朝 Pro W6"/>
              </w:rPr>
              <w:t>kävel/hään</w:t>
            </w:r>
          </w:p>
        </w:tc>
      </w:tr>
      <w:tr w:rsidR="00BC7543" w:rsidRPr="00A96794" w14:paraId="1AE230E5"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68"/>
        </w:trPr>
        <w:tc>
          <w:tcPr>
            <w:tcW w:w="1620" w:type="dxa"/>
            <w:vMerge w:val="restart"/>
            <w:tcBorders>
              <w:top w:val="nil"/>
              <w:left w:val="single" w:sz="4" w:space="0" w:color="auto"/>
              <w:right w:val="single" w:sz="4" w:space="0" w:color="auto"/>
            </w:tcBorders>
            <w:shd w:val="clear" w:color="auto" w:fill="auto"/>
          </w:tcPr>
          <w:p w14:paraId="4031A574"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 xml:space="preserve">3.3 </w:t>
            </w:r>
            <w:r w:rsidRPr="00A96794">
              <w:rPr>
                <w:rFonts w:eastAsia="ヒラギノ明朝 Pro W6"/>
                <w:i/>
              </w:rPr>
              <w:t>A</w:t>
            </w:r>
            <w:r w:rsidRPr="0075485B">
              <w:rPr>
                <w:rFonts w:eastAsia="ヒラギノ明朝 Pro W6"/>
              </w:rPr>
              <w:t>(</w:t>
            </w:r>
            <w:r w:rsidRPr="00A96794">
              <w:rPr>
                <w:rFonts w:eastAsia="ヒラギノ明朝 Pro W6"/>
                <w:i/>
              </w:rPr>
              <w:t>i</w:t>
            </w:r>
            <w:r w:rsidRPr="0075485B">
              <w:rPr>
                <w:rFonts w:eastAsia="ヒラギノ明朝 Pro W6"/>
              </w:rPr>
              <w:t>)</w:t>
            </w:r>
            <w:r w:rsidRPr="00A96794">
              <w:rPr>
                <w:rFonts w:eastAsia="ヒラギノ明朝 Pro W6"/>
                <w:i/>
              </w:rPr>
              <w:t>se-</w:t>
            </w:r>
            <w:r w:rsidRPr="00A96794">
              <w:rPr>
                <w:rFonts w:eastAsia="ヒラギノ明朝 Pro W6"/>
              </w:rPr>
              <w:t>verbit</w:t>
            </w:r>
          </w:p>
          <w:p w14:paraId="4BA517B3" w14:textId="77777777" w:rsidR="00BC7543" w:rsidRPr="00A96794" w:rsidRDefault="00BC7543" w:rsidP="008C42C4">
            <w:pPr>
              <w:spacing w:before="20" w:after="20"/>
              <w:ind w:left="-18"/>
              <w:contextualSpacing/>
              <w:rPr>
                <w:rFonts w:eastAsia="ヒラギノ明朝 Pro W6"/>
              </w:rPr>
            </w:pPr>
            <w:r w:rsidRPr="00AD09A0">
              <w:rPr>
                <w:rFonts w:eastAsia="ヒラギノ明朝 Pro W6"/>
                <w:i/>
              </w:rPr>
              <w:t>ise</w:t>
            </w:r>
            <w:r w:rsidRPr="00A96794">
              <w:rPr>
                <w:rFonts w:eastAsia="ヒラギノ明朝 Pro W6"/>
              </w:rPr>
              <w:t>-verbit</w:t>
            </w:r>
          </w:p>
        </w:tc>
        <w:tc>
          <w:tcPr>
            <w:tcW w:w="1264" w:type="dxa"/>
            <w:tcBorders>
              <w:top w:val="nil"/>
              <w:left w:val="single" w:sz="4" w:space="0" w:color="auto"/>
              <w:bottom w:val="nil"/>
              <w:right w:val="single" w:sz="4" w:space="0" w:color="auto"/>
            </w:tcBorders>
          </w:tcPr>
          <w:p w14:paraId="178B0F96" w14:textId="77777777" w:rsidR="00BC7543" w:rsidRPr="00A96794" w:rsidRDefault="00BC7543" w:rsidP="008C42C4">
            <w:pPr>
              <w:spacing w:before="20" w:after="20"/>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i)s/ta</w:t>
            </w:r>
          </w:p>
        </w:tc>
        <w:tc>
          <w:tcPr>
            <w:tcW w:w="1256" w:type="dxa"/>
            <w:tcBorders>
              <w:top w:val="nil"/>
              <w:left w:val="single" w:sz="4" w:space="0" w:color="auto"/>
              <w:bottom w:val="nil"/>
              <w:right w:val="single" w:sz="4" w:space="0" w:color="auto"/>
            </w:tcBorders>
            <w:shd w:val="clear" w:color="auto" w:fill="auto"/>
          </w:tcPr>
          <w:p w14:paraId="4CE1B400" w14:textId="77777777" w:rsidR="00BC7543" w:rsidRPr="00A96794" w:rsidRDefault="00BC7543" w:rsidP="008C42C4">
            <w:pPr>
              <w:spacing w:before="20" w:after="20"/>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is)se/e</w:t>
            </w:r>
          </w:p>
        </w:tc>
        <w:tc>
          <w:tcPr>
            <w:tcW w:w="1350" w:type="dxa"/>
            <w:tcBorders>
              <w:top w:val="nil"/>
              <w:left w:val="single" w:sz="4" w:space="0" w:color="auto"/>
              <w:bottom w:val="nil"/>
              <w:right w:val="single" w:sz="4" w:space="0" w:color="auto"/>
            </w:tcBorders>
            <w:shd w:val="clear" w:color="auto" w:fill="auto"/>
          </w:tcPr>
          <w:p w14:paraId="09C33AEC" w14:textId="77777777" w:rsidR="00BC7543" w:rsidRPr="00A96794" w:rsidRDefault="00BC7543" w:rsidP="008C42C4">
            <w:pPr>
              <w:spacing w:before="20" w:after="20"/>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i)se/mma</w:t>
            </w:r>
          </w:p>
        </w:tc>
        <w:tc>
          <w:tcPr>
            <w:tcW w:w="1519" w:type="dxa"/>
            <w:tcBorders>
              <w:top w:val="nil"/>
              <w:left w:val="single" w:sz="4" w:space="0" w:color="auto"/>
              <w:bottom w:val="nil"/>
              <w:right w:val="single" w:sz="4" w:space="0" w:color="auto"/>
            </w:tcBorders>
            <w:shd w:val="clear" w:color="auto" w:fill="auto"/>
          </w:tcPr>
          <w:p w14:paraId="21B817D3" w14:textId="77777777" w:rsidR="00BC7543" w:rsidRPr="00A96794" w:rsidRDefault="00BC7543" w:rsidP="008C42C4">
            <w:pPr>
              <w:spacing w:before="20" w:after="20"/>
              <w:contextualSpacing/>
              <w:rPr>
                <w:rFonts w:eastAsia="ヒラギノ明朝 Pro W6"/>
              </w:rPr>
            </w:pPr>
            <w:r w:rsidRPr="00A96794">
              <w:rPr>
                <w:rFonts w:eastAsia="ヒラギノ明朝 Pro W6"/>
              </w:rPr>
              <w:t>aukase/va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2E76B3F3" w14:textId="77777777" w:rsidR="00BC7543" w:rsidRPr="00A96794" w:rsidRDefault="00BC7543" w:rsidP="008C42C4">
            <w:pPr>
              <w:spacing w:before="20" w:after="20"/>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i)s/thaan</w:t>
            </w:r>
          </w:p>
        </w:tc>
      </w:tr>
      <w:tr w:rsidR="00BC7543" w:rsidRPr="00A96794" w14:paraId="046DD8EF" w14:textId="77777777" w:rsidTr="00B7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68"/>
        </w:trPr>
        <w:tc>
          <w:tcPr>
            <w:tcW w:w="1620" w:type="dxa"/>
            <w:vMerge/>
            <w:tcBorders>
              <w:left w:val="single" w:sz="4" w:space="0" w:color="auto"/>
              <w:bottom w:val="single" w:sz="4" w:space="0" w:color="auto"/>
              <w:right w:val="single" w:sz="4" w:space="0" w:color="auto"/>
            </w:tcBorders>
            <w:shd w:val="clear" w:color="auto" w:fill="auto"/>
          </w:tcPr>
          <w:p w14:paraId="727A7CD5"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single" w:sz="4" w:space="0" w:color="auto"/>
              <w:right w:val="single" w:sz="4" w:space="0" w:color="auto"/>
            </w:tcBorders>
          </w:tcPr>
          <w:p w14:paraId="6013E7B2" w14:textId="77777777" w:rsidR="00BC7543" w:rsidRPr="00A96794" w:rsidRDefault="00BC7543" w:rsidP="008C42C4">
            <w:pPr>
              <w:spacing w:before="20" w:after="20"/>
              <w:contextualSpacing/>
              <w:rPr>
                <w:rFonts w:eastAsia="ヒラギノ明朝 Pro W6"/>
              </w:rPr>
            </w:pPr>
            <w:r w:rsidRPr="00A96794">
              <w:rPr>
                <w:rFonts w:eastAsia="ヒラギノ明朝 Pro W6"/>
              </w:rPr>
              <w:t>täris/tä</w:t>
            </w:r>
          </w:p>
        </w:tc>
        <w:tc>
          <w:tcPr>
            <w:tcW w:w="1256" w:type="dxa"/>
            <w:tcBorders>
              <w:top w:val="nil"/>
              <w:left w:val="single" w:sz="4" w:space="0" w:color="auto"/>
              <w:bottom w:val="single" w:sz="4" w:space="0" w:color="auto"/>
              <w:right w:val="single" w:sz="4" w:space="0" w:color="auto"/>
            </w:tcBorders>
            <w:shd w:val="clear" w:color="auto" w:fill="auto"/>
          </w:tcPr>
          <w:p w14:paraId="76AC7C4A" w14:textId="77777777" w:rsidR="00BC7543" w:rsidRPr="00A96794" w:rsidRDefault="00BC7543" w:rsidP="008C42C4">
            <w:pPr>
              <w:spacing w:before="20" w:after="20"/>
              <w:contextualSpacing/>
              <w:rPr>
                <w:rFonts w:eastAsia="ヒラギノ明朝 Pro W6"/>
              </w:rPr>
            </w:pPr>
            <w:r w:rsidRPr="00A96794">
              <w:rPr>
                <w:rFonts w:eastAsia="ヒラギノ明朝 Pro W6"/>
              </w:rPr>
              <w:t>täri</w:t>
            </w:r>
            <w:r>
              <w:rPr>
                <w:rFonts w:eastAsia="ヒラギノ明朝 Pro W6"/>
              </w:rPr>
              <w:t>(</w:t>
            </w:r>
            <w:r w:rsidRPr="00A96794">
              <w:rPr>
                <w:rFonts w:eastAsia="ヒラギノ明朝 Pro W6"/>
              </w:rPr>
              <w:t>s)se/e</w:t>
            </w:r>
          </w:p>
        </w:tc>
        <w:tc>
          <w:tcPr>
            <w:tcW w:w="1350" w:type="dxa"/>
            <w:tcBorders>
              <w:top w:val="nil"/>
              <w:left w:val="single" w:sz="4" w:space="0" w:color="auto"/>
              <w:bottom w:val="single" w:sz="4" w:space="0" w:color="auto"/>
              <w:right w:val="single" w:sz="4" w:space="0" w:color="auto"/>
            </w:tcBorders>
            <w:shd w:val="clear" w:color="auto" w:fill="auto"/>
          </w:tcPr>
          <w:p w14:paraId="522920E9" w14:textId="77777777" w:rsidR="00BC7543" w:rsidRPr="00A96794" w:rsidRDefault="00BC7543" w:rsidP="008C42C4">
            <w:pPr>
              <w:spacing w:before="20" w:after="20"/>
              <w:contextualSpacing/>
              <w:rPr>
                <w:rFonts w:eastAsia="ヒラギノ明朝 Pro W6"/>
              </w:rPr>
            </w:pPr>
            <w:r w:rsidRPr="00A96794">
              <w:rPr>
                <w:rFonts w:eastAsia="ヒラギノ明朝 Pro W6"/>
              </w:rPr>
              <w:t>tärise/mmä</w:t>
            </w:r>
          </w:p>
        </w:tc>
        <w:tc>
          <w:tcPr>
            <w:tcW w:w="1519" w:type="dxa"/>
            <w:tcBorders>
              <w:top w:val="nil"/>
              <w:left w:val="single" w:sz="4" w:space="0" w:color="auto"/>
              <w:bottom w:val="single" w:sz="4" w:space="0" w:color="auto"/>
              <w:right w:val="single" w:sz="4" w:space="0" w:color="auto"/>
            </w:tcBorders>
            <w:shd w:val="clear" w:color="auto" w:fill="auto"/>
          </w:tcPr>
          <w:p w14:paraId="0EE07891" w14:textId="77777777" w:rsidR="00BC7543" w:rsidRPr="00A96794" w:rsidRDefault="00BC7543" w:rsidP="008C42C4">
            <w:pPr>
              <w:spacing w:before="20" w:after="20"/>
              <w:contextualSpacing/>
              <w:rPr>
                <w:rFonts w:eastAsia="ヒラギノ明朝 Pro W6"/>
              </w:rPr>
            </w:pPr>
            <w:r w:rsidRPr="00A96794">
              <w:rPr>
                <w:rFonts w:eastAsia="ヒラギノ明朝 Pro W6"/>
              </w:rPr>
              <w:t>tärise/vä</w:t>
            </w:r>
            <w:r>
              <w:rPr>
                <w:rFonts w:eastAsia="ヒラギノ明朝 Pro W6"/>
              </w:rPr>
              <w:t>(t)</w:t>
            </w:r>
          </w:p>
        </w:tc>
        <w:tc>
          <w:tcPr>
            <w:tcW w:w="1409" w:type="dxa"/>
            <w:gridSpan w:val="2"/>
            <w:tcBorders>
              <w:top w:val="nil"/>
              <w:left w:val="single" w:sz="4" w:space="0" w:color="auto"/>
              <w:bottom w:val="single" w:sz="4" w:space="0" w:color="auto"/>
              <w:right w:val="single" w:sz="4" w:space="0" w:color="auto"/>
            </w:tcBorders>
            <w:shd w:val="clear" w:color="auto" w:fill="auto"/>
          </w:tcPr>
          <w:p w14:paraId="547E180F" w14:textId="77777777" w:rsidR="00BC7543" w:rsidRPr="00A96794" w:rsidRDefault="00BC7543" w:rsidP="008C42C4">
            <w:pPr>
              <w:spacing w:before="20" w:after="20"/>
              <w:contextualSpacing/>
              <w:rPr>
                <w:rFonts w:eastAsia="ヒラギノ明朝 Pro W6"/>
              </w:rPr>
            </w:pPr>
            <w:r w:rsidRPr="00A96794">
              <w:rPr>
                <w:rFonts w:eastAsia="ヒラギノ明朝 Pro W6"/>
              </w:rPr>
              <w:t>täris/thään</w:t>
            </w:r>
          </w:p>
        </w:tc>
      </w:tr>
      <w:tr w:rsidR="00BC7543" w:rsidRPr="00A96794" w14:paraId="0A879C49" w14:textId="77777777" w:rsidTr="00B72D2D">
        <w:trPr>
          <w:cantSplit/>
        </w:trPr>
        <w:tc>
          <w:tcPr>
            <w:tcW w:w="1620" w:type="dxa"/>
            <w:tcBorders>
              <w:top w:val="single" w:sz="4" w:space="0" w:color="auto"/>
              <w:left w:val="single" w:sz="4" w:space="0" w:color="auto"/>
              <w:bottom w:val="nil"/>
              <w:right w:val="single" w:sz="4" w:space="0" w:color="auto"/>
            </w:tcBorders>
            <w:shd w:val="clear" w:color="auto" w:fill="auto"/>
          </w:tcPr>
          <w:p w14:paraId="0528085E" w14:textId="5BD3FF41" w:rsidR="00BC7543" w:rsidRPr="00A96794" w:rsidRDefault="00C0631E" w:rsidP="008C42C4">
            <w:pPr>
              <w:spacing w:before="20" w:after="20"/>
              <w:ind w:left="-18"/>
              <w:contextualSpacing/>
              <w:rPr>
                <w:rFonts w:eastAsia="ヒラギノ明朝 Pro W6"/>
              </w:rPr>
            </w:pPr>
            <w:r>
              <w:rPr>
                <w:rFonts w:eastAsia="ヒラギノ明朝 Pro W6"/>
              </w:rPr>
              <w:t>4</w:t>
            </w:r>
            <w:r w:rsidR="00BC7543" w:rsidRPr="00A96794">
              <w:rPr>
                <w:rFonts w:eastAsia="ヒラギノ明朝 Pro W6"/>
              </w:rPr>
              <w:t xml:space="preserve"> Tuplavokaali-rankaiset</w:t>
            </w:r>
            <w:r w:rsidR="008D6A01">
              <w:rPr>
                <w:rFonts w:eastAsia="ヒラギノ明朝 Pro W6"/>
              </w:rPr>
              <w:t xml:space="preserve"> verbit</w:t>
            </w:r>
          </w:p>
        </w:tc>
        <w:tc>
          <w:tcPr>
            <w:tcW w:w="1264" w:type="dxa"/>
            <w:tcBorders>
              <w:top w:val="single" w:sz="4" w:space="0" w:color="auto"/>
              <w:left w:val="single" w:sz="4" w:space="0" w:color="auto"/>
              <w:bottom w:val="nil"/>
              <w:right w:val="single" w:sz="4" w:space="0" w:color="auto"/>
            </w:tcBorders>
          </w:tcPr>
          <w:p w14:paraId="6BD5B2D2" w14:textId="77777777" w:rsidR="00BC7543" w:rsidRPr="00A96794" w:rsidRDefault="00BC7543" w:rsidP="008C42C4">
            <w:pPr>
              <w:spacing w:before="20" w:after="20"/>
              <w:contextualSpacing/>
              <w:rPr>
                <w:rFonts w:eastAsia="ヒラギノ明朝 Pro W6"/>
              </w:rPr>
            </w:pPr>
          </w:p>
        </w:tc>
        <w:tc>
          <w:tcPr>
            <w:tcW w:w="1256" w:type="dxa"/>
            <w:tcBorders>
              <w:top w:val="single" w:sz="4" w:space="0" w:color="auto"/>
              <w:left w:val="single" w:sz="4" w:space="0" w:color="auto"/>
              <w:bottom w:val="nil"/>
              <w:right w:val="single" w:sz="4" w:space="0" w:color="auto"/>
            </w:tcBorders>
            <w:shd w:val="clear" w:color="auto" w:fill="auto"/>
          </w:tcPr>
          <w:p w14:paraId="003A16BB" w14:textId="77777777" w:rsidR="00BC7543" w:rsidRPr="00A96794" w:rsidRDefault="00BC7543" w:rsidP="008C42C4">
            <w:pPr>
              <w:spacing w:before="20" w:after="20"/>
              <w:contextualSpacing/>
              <w:rPr>
                <w:rFonts w:eastAsia="ヒラギノ明朝 Pro W6"/>
              </w:rPr>
            </w:pPr>
          </w:p>
        </w:tc>
        <w:tc>
          <w:tcPr>
            <w:tcW w:w="1350" w:type="dxa"/>
            <w:tcBorders>
              <w:top w:val="single" w:sz="4" w:space="0" w:color="auto"/>
              <w:left w:val="single" w:sz="4" w:space="0" w:color="auto"/>
              <w:bottom w:val="nil"/>
              <w:right w:val="single" w:sz="4" w:space="0" w:color="auto"/>
            </w:tcBorders>
            <w:shd w:val="clear" w:color="auto" w:fill="auto"/>
          </w:tcPr>
          <w:p w14:paraId="4F86C1E6" w14:textId="77777777" w:rsidR="00BC7543" w:rsidRPr="00A96794" w:rsidRDefault="00BC7543" w:rsidP="008C42C4">
            <w:pPr>
              <w:spacing w:before="20" w:after="20"/>
              <w:contextualSpacing/>
              <w:rPr>
                <w:rFonts w:eastAsia="ヒラギノ明朝 Pro W6"/>
              </w:rPr>
            </w:pPr>
          </w:p>
        </w:tc>
        <w:tc>
          <w:tcPr>
            <w:tcW w:w="1519" w:type="dxa"/>
            <w:tcBorders>
              <w:top w:val="single" w:sz="4" w:space="0" w:color="auto"/>
              <w:left w:val="single" w:sz="4" w:space="0" w:color="auto"/>
              <w:bottom w:val="nil"/>
              <w:right w:val="single" w:sz="4" w:space="0" w:color="auto"/>
            </w:tcBorders>
            <w:shd w:val="clear" w:color="auto" w:fill="auto"/>
          </w:tcPr>
          <w:p w14:paraId="7FC976B5" w14:textId="77777777" w:rsidR="00BC7543" w:rsidRPr="00A96794" w:rsidRDefault="00BC7543" w:rsidP="008C42C4">
            <w:pPr>
              <w:spacing w:before="20" w:after="20"/>
              <w:contextualSpacing/>
              <w:rPr>
                <w:rFonts w:eastAsia="ヒラギノ明朝 Pro W6"/>
              </w:rPr>
            </w:pPr>
          </w:p>
        </w:tc>
        <w:tc>
          <w:tcPr>
            <w:tcW w:w="1409" w:type="dxa"/>
            <w:gridSpan w:val="2"/>
            <w:tcBorders>
              <w:top w:val="single" w:sz="4" w:space="0" w:color="auto"/>
              <w:left w:val="single" w:sz="4" w:space="0" w:color="auto"/>
              <w:bottom w:val="nil"/>
              <w:right w:val="single" w:sz="4" w:space="0" w:color="auto"/>
            </w:tcBorders>
            <w:shd w:val="clear" w:color="auto" w:fill="auto"/>
          </w:tcPr>
          <w:p w14:paraId="6EDC0A64" w14:textId="77777777" w:rsidR="00BC7543" w:rsidRPr="00A96794" w:rsidRDefault="00BC7543" w:rsidP="008C42C4">
            <w:pPr>
              <w:spacing w:before="20" w:after="20"/>
              <w:contextualSpacing/>
              <w:rPr>
                <w:rFonts w:eastAsia="ヒラギノ明朝 Pro W6"/>
              </w:rPr>
            </w:pPr>
          </w:p>
        </w:tc>
      </w:tr>
      <w:tr w:rsidR="00BC7543" w:rsidRPr="00A96794" w14:paraId="4C3AA306" w14:textId="77777777" w:rsidTr="00B72D2D">
        <w:trPr>
          <w:cantSplit/>
        </w:trPr>
        <w:tc>
          <w:tcPr>
            <w:tcW w:w="1620" w:type="dxa"/>
            <w:tcBorders>
              <w:top w:val="nil"/>
              <w:left w:val="single" w:sz="4" w:space="0" w:color="auto"/>
              <w:bottom w:val="nil"/>
              <w:right w:val="single" w:sz="4" w:space="0" w:color="auto"/>
            </w:tcBorders>
            <w:shd w:val="clear" w:color="auto" w:fill="auto"/>
          </w:tcPr>
          <w:p w14:paraId="0F835D09"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4.1</w:t>
            </w:r>
            <w:r w:rsidRPr="00A96794">
              <w:rPr>
                <w:rFonts w:eastAsia="ヒラギノ明朝 Pro W6"/>
                <w:i/>
              </w:rPr>
              <w:t xml:space="preserve"> itte</w:t>
            </w:r>
            <w:r w:rsidRPr="00A96794">
              <w:rPr>
                <w:rFonts w:eastAsia="ヒラギノ明朝 Pro W6"/>
              </w:rPr>
              <w:t>-verbit</w:t>
            </w:r>
          </w:p>
        </w:tc>
        <w:tc>
          <w:tcPr>
            <w:tcW w:w="1264" w:type="dxa"/>
            <w:tcBorders>
              <w:top w:val="nil"/>
              <w:left w:val="single" w:sz="4" w:space="0" w:color="auto"/>
              <w:bottom w:val="nil"/>
              <w:right w:val="single" w:sz="4" w:space="0" w:color="auto"/>
            </w:tcBorders>
          </w:tcPr>
          <w:p w14:paraId="3D94E4CE" w14:textId="77777777" w:rsidR="00BC7543" w:rsidRPr="00A96794" w:rsidRDefault="00BC7543" w:rsidP="008C42C4">
            <w:pPr>
              <w:spacing w:before="20" w:after="20"/>
              <w:contextualSpacing/>
              <w:rPr>
                <w:rFonts w:eastAsia="ヒラギノ明朝 Pro W6"/>
              </w:rPr>
            </w:pPr>
            <w:r w:rsidRPr="00A96794">
              <w:rPr>
                <w:rFonts w:eastAsia="ヒラギノ明朝 Pro W6"/>
              </w:rPr>
              <w:t>kyytitä</w:t>
            </w:r>
          </w:p>
        </w:tc>
        <w:tc>
          <w:tcPr>
            <w:tcW w:w="1256" w:type="dxa"/>
            <w:tcBorders>
              <w:top w:val="nil"/>
              <w:left w:val="single" w:sz="4" w:space="0" w:color="auto"/>
              <w:bottom w:val="nil"/>
              <w:right w:val="single" w:sz="4" w:space="0" w:color="auto"/>
            </w:tcBorders>
            <w:shd w:val="clear" w:color="auto" w:fill="auto"/>
          </w:tcPr>
          <w:p w14:paraId="141A9811" w14:textId="77777777" w:rsidR="00BC7543" w:rsidRPr="00A96794" w:rsidRDefault="00BC7543" w:rsidP="008C42C4">
            <w:pPr>
              <w:spacing w:before="20" w:after="20"/>
              <w:contextualSpacing/>
              <w:rPr>
                <w:rFonts w:eastAsia="ヒラギノ明朝 Pro W6"/>
              </w:rPr>
            </w:pPr>
            <w:r w:rsidRPr="00A96794">
              <w:rPr>
                <w:rFonts w:eastAsia="ヒラギノ明朝 Pro W6"/>
              </w:rPr>
              <w:t>kyytitte/e</w:t>
            </w:r>
          </w:p>
        </w:tc>
        <w:tc>
          <w:tcPr>
            <w:tcW w:w="1350" w:type="dxa"/>
            <w:tcBorders>
              <w:top w:val="nil"/>
              <w:left w:val="single" w:sz="4" w:space="0" w:color="auto"/>
              <w:bottom w:val="nil"/>
              <w:right w:val="single" w:sz="4" w:space="0" w:color="auto"/>
            </w:tcBorders>
            <w:shd w:val="clear" w:color="auto" w:fill="auto"/>
          </w:tcPr>
          <w:p w14:paraId="5B4886DC" w14:textId="77777777" w:rsidR="00BC7543" w:rsidRPr="00A96794" w:rsidRDefault="00BC7543" w:rsidP="008C42C4">
            <w:pPr>
              <w:spacing w:before="20" w:after="20"/>
              <w:contextualSpacing/>
              <w:rPr>
                <w:rFonts w:eastAsia="ヒラギノ明朝 Pro W6"/>
              </w:rPr>
            </w:pPr>
            <w:r w:rsidRPr="00A96794">
              <w:rPr>
                <w:rFonts w:eastAsia="ヒラギノ明朝 Pro W6"/>
              </w:rPr>
              <w:t>kyytitte/mmä</w:t>
            </w:r>
          </w:p>
        </w:tc>
        <w:tc>
          <w:tcPr>
            <w:tcW w:w="1519" w:type="dxa"/>
            <w:tcBorders>
              <w:top w:val="nil"/>
              <w:left w:val="single" w:sz="4" w:space="0" w:color="auto"/>
              <w:bottom w:val="nil"/>
              <w:right w:val="single" w:sz="4" w:space="0" w:color="auto"/>
            </w:tcBorders>
            <w:shd w:val="clear" w:color="auto" w:fill="auto"/>
          </w:tcPr>
          <w:p w14:paraId="086A9917" w14:textId="77777777" w:rsidR="00BC7543" w:rsidRPr="00A96794" w:rsidRDefault="00BC7543" w:rsidP="008C42C4">
            <w:pPr>
              <w:spacing w:before="20" w:after="20"/>
              <w:contextualSpacing/>
              <w:rPr>
                <w:rFonts w:eastAsia="ヒラギノ明朝 Pro W6"/>
              </w:rPr>
            </w:pPr>
            <w:r w:rsidRPr="00A96794">
              <w:rPr>
                <w:rFonts w:eastAsia="ヒラギノ明朝 Pro W6"/>
              </w:rPr>
              <w:t>kyytitte/vä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7C7FC1CC" w14:textId="77777777" w:rsidR="00BC7543" w:rsidRPr="00A96794" w:rsidRDefault="00BC7543" w:rsidP="008C42C4">
            <w:pPr>
              <w:spacing w:before="20" w:after="20"/>
              <w:contextualSpacing/>
              <w:rPr>
                <w:rFonts w:eastAsia="ヒラギノ明朝 Pro W6"/>
              </w:rPr>
            </w:pPr>
            <w:r w:rsidRPr="00A96794">
              <w:rPr>
                <w:rFonts w:eastAsia="ヒラギノ明朝 Pro W6"/>
              </w:rPr>
              <w:t>kyyti/thään</w:t>
            </w:r>
          </w:p>
        </w:tc>
      </w:tr>
      <w:tr w:rsidR="00BC7543" w:rsidRPr="00A96794" w14:paraId="0C8026C3" w14:textId="77777777" w:rsidTr="00B72D2D">
        <w:trPr>
          <w:cantSplit/>
        </w:trPr>
        <w:tc>
          <w:tcPr>
            <w:tcW w:w="1620" w:type="dxa"/>
            <w:tcBorders>
              <w:top w:val="nil"/>
              <w:left w:val="single" w:sz="4" w:space="0" w:color="auto"/>
              <w:bottom w:val="nil"/>
              <w:right w:val="single" w:sz="4" w:space="0" w:color="auto"/>
            </w:tcBorders>
            <w:shd w:val="clear" w:color="auto" w:fill="auto"/>
          </w:tcPr>
          <w:p w14:paraId="008CF706"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 xml:space="preserve">4.2 </w:t>
            </w:r>
            <w:r w:rsidRPr="00A96794">
              <w:rPr>
                <w:rFonts w:eastAsia="ヒラギノ明朝 Pro W6"/>
                <w:i/>
              </w:rPr>
              <w:t>Oitte-</w:t>
            </w:r>
            <w:r w:rsidRPr="00A96794">
              <w:rPr>
                <w:rFonts w:eastAsia="ヒラギノ明朝 Pro W6"/>
              </w:rPr>
              <w:t>verbit</w:t>
            </w:r>
          </w:p>
        </w:tc>
        <w:tc>
          <w:tcPr>
            <w:tcW w:w="1264" w:type="dxa"/>
            <w:tcBorders>
              <w:top w:val="nil"/>
              <w:left w:val="single" w:sz="4" w:space="0" w:color="auto"/>
              <w:bottom w:val="nil"/>
              <w:right w:val="single" w:sz="4" w:space="0" w:color="auto"/>
            </w:tcBorders>
          </w:tcPr>
          <w:p w14:paraId="3AED4C7D" w14:textId="77777777" w:rsidR="00BC7543" w:rsidRPr="00A96794" w:rsidRDefault="00BC7543" w:rsidP="008C42C4">
            <w:pPr>
              <w:spacing w:before="20" w:after="20"/>
              <w:contextualSpacing/>
              <w:rPr>
                <w:rFonts w:eastAsia="ヒラギノ明朝 Pro W6"/>
              </w:rPr>
            </w:pPr>
            <w:r w:rsidRPr="00A96794">
              <w:rPr>
                <w:rFonts w:eastAsia="ヒラギノ明朝 Pro W6"/>
              </w:rPr>
              <w:t>piikaroi/ta</w:t>
            </w:r>
          </w:p>
        </w:tc>
        <w:tc>
          <w:tcPr>
            <w:tcW w:w="1256" w:type="dxa"/>
            <w:tcBorders>
              <w:top w:val="nil"/>
              <w:left w:val="single" w:sz="4" w:space="0" w:color="auto"/>
              <w:bottom w:val="nil"/>
              <w:right w:val="single" w:sz="4" w:space="0" w:color="auto"/>
            </w:tcBorders>
            <w:shd w:val="clear" w:color="auto" w:fill="auto"/>
          </w:tcPr>
          <w:p w14:paraId="3C9C30CD" w14:textId="77777777" w:rsidR="00BC7543" w:rsidRPr="00A96794" w:rsidRDefault="00BC7543" w:rsidP="008C42C4">
            <w:pPr>
              <w:spacing w:before="20" w:after="20"/>
              <w:contextualSpacing/>
              <w:rPr>
                <w:rFonts w:eastAsia="ヒラギノ明朝 Pro W6"/>
              </w:rPr>
            </w:pPr>
            <w:r w:rsidRPr="00A96794">
              <w:rPr>
                <w:rFonts w:eastAsia="ヒラギノ明朝 Pro W6"/>
              </w:rPr>
              <w:t>piikaroitte/e</w:t>
            </w:r>
          </w:p>
        </w:tc>
        <w:tc>
          <w:tcPr>
            <w:tcW w:w="1350" w:type="dxa"/>
            <w:tcBorders>
              <w:top w:val="nil"/>
              <w:left w:val="single" w:sz="4" w:space="0" w:color="auto"/>
              <w:bottom w:val="nil"/>
              <w:right w:val="single" w:sz="4" w:space="0" w:color="auto"/>
            </w:tcBorders>
            <w:shd w:val="clear" w:color="auto" w:fill="auto"/>
          </w:tcPr>
          <w:p w14:paraId="4F090229" w14:textId="77777777" w:rsidR="00BC7543" w:rsidRPr="00A96794" w:rsidRDefault="00BC7543" w:rsidP="008C42C4">
            <w:pPr>
              <w:spacing w:before="20" w:after="20"/>
              <w:contextualSpacing/>
              <w:rPr>
                <w:rFonts w:eastAsia="ヒラギノ明朝 Pro W6"/>
              </w:rPr>
            </w:pPr>
            <w:r w:rsidRPr="00A96794">
              <w:rPr>
                <w:rFonts w:eastAsia="ヒラギノ明朝 Pro W6"/>
              </w:rPr>
              <w:t>piikaroitte/ma</w:t>
            </w:r>
          </w:p>
        </w:tc>
        <w:tc>
          <w:tcPr>
            <w:tcW w:w="1519" w:type="dxa"/>
            <w:tcBorders>
              <w:top w:val="nil"/>
              <w:left w:val="single" w:sz="4" w:space="0" w:color="auto"/>
              <w:bottom w:val="nil"/>
              <w:right w:val="single" w:sz="4" w:space="0" w:color="auto"/>
            </w:tcBorders>
            <w:shd w:val="clear" w:color="auto" w:fill="auto"/>
          </w:tcPr>
          <w:p w14:paraId="27A4C8FF" w14:textId="77777777" w:rsidR="00BC7543" w:rsidRPr="00A96794" w:rsidRDefault="00BC7543" w:rsidP="008C42C4">
            <w:pPr>
              <w:spacing w:before="20" w:after="20"/>
              <w:contextualSpacing/>
              <w:rPr>
                <w:rFonts w:eastAsia="ヒラギノ明朝 Pro W6"/>
              </w:rPr>
            </w:pPr>
            <w:r w:rsidRPr="00A96794">
              <w:rPr>
                <w:rFonts w:eastAsia="ヒラギノ明朝 Pro W6"/>
              </w:rPr>
              <w:t>piikaroitte/va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77BF99E7" w14:textId="77777777" w:rsidR="00BC7543" w:rsidRPr="00A96794" w:rsidRDefault="00BC7543" w:rsidP="008C42C4">
            <w:pPr>
              <w:spacing w:before="20" w:after="20"/>
              <w:contextualSpacing/>
              <w:rPr>
                <w:rFonts w:eastAsia="ヒラギノ明朝 Pro W6"/>
              </w:rPr>
            </w:pPr>
            <w:r w:rsidRPr="00A96794">
              <w:rPr>
                <w:rFonts w:eastAsia="ヒラギノ明朝 Pro W6"/>
              </w:rPr>
              <w:t>piikaroi/thaan</w:t>
            </w:r>
          </w:p>
        </w:tc>
      </w:tr>
      <w:tr w:rsidR="00BC7543" w:rsidRPr="00A96794" w14:paraId="0F164C27" w14:textId="77777777" w:rsidTr="00B72D2D">
        <w:trPr>
          <w:cantSplit/>
        </w:trPr>
        <w:tc>
          <w:tcPr>
            <w:tcW w:w="1620" w:type="dxa"/>
            <w:tcBorders>
              <w:top w:val="nil"/>
              <w:left w:val="single" w:sz="4" w:space="0" w:color="auto"/>
              <w:bottom w:val="nil"/>
              <w:right w:val="single" w:sz="4" w:space="0" w:color="auto"/>
            </w:tcBorders>
            <w:shd w:val="clear" w:color="auto" w:fill="auto"/>
          </w:tcPr>
          <w:p w14:paraId="2B5BB36C" w14:textId="77777777" w:rsidR="00BC7543" w:rsidRPr="00A96794" w:rsidRDefault="00BC7543" w:rsidP="008C42C4">
            <w:pPr>
              <w:spacing w:before="20" w:after="20"/>
              <w:ind w:left="-18"/>
              <w:contextualSpacing/>
              <w:rPr>
                <w:rFonts w:eastAsia="ヒラギノ明朝 Pro W6"/>
              </w:rPr>
            </w:pPr>
            <w:r w:rsidRPr="00A96794">
              <w:rPr>
                <w:rFonts w:eastAsia="ヒラギノ明朝 Pro W6"/>
              </w:rPr>
              <w:t xml:space="preserve">4.3 </w:t>
            </w:r>
            <w:r w:rsidRPr="00A96794">
              <w:rPr>
                <w:rFonts w:eastAsia="ヒラギノ明朝 Pro W6"/>
                <w:i/>
              </w:rPr>
              <w:t>ne</w:t>
            </w:r>
            <w:r w:rsidRPr="00A96794">
              <w:rPr>
                <w:rFonts w:eastAsia="ヒラギノ明朝 Pro W6"/>
              </w:rPr>
              <w:t>-verbit</w:t>
            </w:r>
          </w:p>
        </w:tc>
        <w:tc>
          <w:tcPr>
            <w:tcW w:w="1264" w:type="dxa"/>
            <w:tcBorders>
              <w:top w:val="nil"/>
              <w:left w:val="single" w:sz="4" w:space="0" w:color="auto"/>
              <w:bottom w:val="nil"/>
              <w:right w:val="single" w:sz="4" w:space="0" w:color="auto"/>
            </w:tcBorders>
          </w:tcPr>
          <w:p w14:paraId="77FF12FE" w14:textId="77777777" w:rsidR="00BC7543" w:rsidRPr="00A96794" w:rsidRDefault="00BC7543" w:rsidP="008C42C4">
            <w:pPr>
              <w:spacing w:before="20" w:after="20"/>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j)e/tä</w:t>
            </w:r>
          </w:p>
        </w:tc>
        <w:tc>
          <w:tcPr>
            <w:tcW w:w="1256" w:type="dxa"/>
            <w:tcBorders>
              <w:top w:val="nil"/>
              <w:left w:val="single" w:sz="4" w:space="0" w:color="auto"/>
              <w:bottom w:val="nil"/>
              <w:right w:val="single" w:sz="4" w:space="0" w:color="auto"/>
            </w:tcBorders>
            <w:shd w:val="clear" w:color="auto" w:fill="auto"/>
          </w:tcPr>
          <w:p w14:paraId="0F889589" w14:textId="77777777" w:rsidR="00BC7543" w:rsidRPr="00A96794" w:rsidRDefault="00BC7543" w:rsidP="008C42C4">
            <w:pPr>
              <w:spacing w:before="20" w:after="20"/>
              <w:contextualSpacing/>
              <w:rPr>
                <w:rFonts w:eastAsia="ヒラギノ明朝 Pro W6"/>
              </w:rPr>
            </w:pPr>
            <w:r w:rsidRPr="00A96794">
              <w:rPr>
                <w:rFonts w:eastAsia="ヒラギノ明朝 Pro W6"/>
              </w:rPr>
              <w:t>likene/e</w:t>
            </w:r>
          </w:p>
        </w:tc>
        <w:tc>
          <w:tcPr>
            <w:tcW w:w="1350" w:type="dxa"/>
            <w:tcBorders>
              <w:top w:val="nil"/>
              <w:left w:val="single" w:sz="4" w:space="0" w:color="auto"/>
              <w:bottom w:val="nil"/>
              <w:right w:val="single" w:sz="4" w:space="0" w:color="auto"/>
            </w:tcBorders>
            <w:shd w:val="clear" w:color="auto" w:fill="auto"/>
          </w:tcPr>
          <w:p w14:paraId="05DD549B" w14:textId="77777777" w:rsidR="00BC7543" w:rsidRPr="00A96794" w:rsidRDefault="00BC7543" w:rsidP="008C42C4">
            <w:pPr>
              <w:spacing w:before="20" w:after="20"/>
              <w:contextualSpacing/>
              <w:rPr>
                <w:rFonts w:eastAsia="ヒラギノ明朝 Pro W6"/>
              </w:rPr>
            </w:pPr>
            <w:r w:rsidRPr="00A96794">
              <w:rPr>
                <w:rFonts w:eastAsia="ヒラギノ明朝 Pro W6"/>
              </w:rPr>
              <w:t>likene/mmä</w:t>
            </w:r>
          </w:p>
        </w:tc>
        <w:tc>
          <w:tcPr>
            <w:tcW w:w="1519" w:type="dxa"/>
            <w:tcBorders>
              <w:top w:val="nil"/>
              <w:left w:val="single" w:sz="4" w:space="0" w:color="auto"/>
              <w:bottom w:val="nil"/>
              <w:right w:val="single" w:sz="4" w:space="0" w:color="auto"/>
            </w:tcBorders>
            <w:shd w:val="clear" w:color="auto" w:fill="auto"/>
          </w:tcPr>
          <w:p w14:paraId="17037BC1" w14:textId="77777777" w:rsidR="00BC7543" w:rsidRPr="00A96794" w:rsidRDefault="00BC7543" w:rsidP="008C42C4">
            <w:pPr>
              <w:spacing w:before="20" w:after="20"/>
              <w:contextualSpacing/>
              <w:rPr>
                <w:rFonts w:eastAsia="ヒラギノ明朝 Pro W6"/>
              </w:rPr>
            </w:pPr>
            <w:r w:rsidRPr="00A96794">
              <w:rPr>
                <w:rFonts w:eastAsia="ヒラギノ明朝 Pro W6"/>
              </w:rPr>
              <w:t>likene/vä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7BAF4C7D" w14:textId="77777777" w:rsidR="00BC7543" w:rsidRPr="00A96794" w:rsidRDefault="00BC7543" w:rsidP="008C42C4">
            <w:pPr>
              <w:spacing w:before="20" w:after="20"/>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j)e/thään</w:t>
            </w:r>
          </w:p>
        </w:tc>
      </w:tr>
      <w:tr w:rsidR="00BC7543" w:rsidRPr="00A96794" w14:paraId="327CA2C7" w14:textId="77777777" w:rsidTr="00B72D2D">
        <w:trPr>
          <w:cantSplit/>
          <w:trHeight w:val="325"/>
        </w:trPr>
        <w:tc>
          <w:tcPr>
            <w:tcW w:w="1620" w:type="dxa"/>
            <w:vMerge w:val="restart"/>
            <w:tcBorders>
              <w:top w:val="nil"/>
              <w:left w:val="single" w:sz="4" w:space="0" w:color="auto"/>
              <w:right w:val="single" w:sz="4" w:space="0" w:color="auto"/>
            </w:tcBorders>
            <w:shd w:val="clear" w:color="auto" w:fill="auto"/>
          </w:tcPr>
          <w:p w14:paraId="3421B69D" w14:textId="71AA01A1" w:rsidR="00BC7543" w:rsidRPr="00A96794" w:rsidRDefault="00E439D3" w:rsidP="008C42C4">
            <w:pPr>
              <w:spacing w:before="20" w:after="20"/>
              <w:ind w:left="-18"/>
              <w:contextualSpacing/>
              <w:rPr>
                <w:rFonts w:eastAsia="ヒラギノ明朝 Pro W6"/>
              </w:rPr>
            </w:pPr>
            <w:r>
              <w:rPr>
                <w:rFonts w:eastAsia="ヒラギノ明朝 Pro W6"/>
              </w:rPr>
              <w:t>4.4 Kokkoontuma-</w:t>
            </w:r>
            <w:r w:rsidR="00BC7543" w:rsidRPr="00A96794">
              <w:rPr>
                <w:rFonts w:eastAsia="ヒラギノ明朝 Pro W6"/>
              </w:rPr>
              <w:t>verbit</w:t>
            </w:r>
          </w:p>
        </w:tc>
        <w:tc>
          <w:tcPr>
            <w:tcW w:w="1264" w:type="dxa"/>
            <w:tcBorders>
              <w:top w:val="nil"/>
              <w:left w:val="single" w:sz="4" w:space="0" w:color="auto"/>
              <w:bottom w:val="nil"/>
              <w:right w:val="single" w:sz="4" w:space="0" w:color="auto"/>
            </w:tcBorders>
          </w:tcPr>
          <w:p w14:paraId="0C677E6E" w14:textId="77777777" w:rsidR="00BC7543" w:rsidRPr="00A96794" w:rsidRDefault="00BC7543" w:rsidP="008C42C4">
            <w:pPr>
              <w:spacing w:before="20" w:after="20"/>
              <w:contextualSpacing/>
              <w:rPr>
                <w:rFonts w:eastAsia="ヒラギノ明朝 Pro W6"/>
              </w:rPr>
            </w:pPr>
            <w:r w:rsidRPr="00A96794">
              <w:rPr>
                <w:rFonts w:eastAsia="ヒラギノ明朝 Pro W6"/>
              </w:rPr>
              <w:t>jatka/ta</w:t>
            </w:r>
          </w:p>
        </w:tc>
        <w:tc>
          <w:tcPr>
            <w:tcW w:w="1256" w:type="dxa"/>
            <w:tcBorders>
              <w:top w:val="nil"/>
              <w:left w:val="single" w:sz="4" w:space="0" w:color="auto"/>
              <w:bottom w:val="nil"/>
              <w:right w:val="single" w:sz="4" w:space="0" w:color="auto"/>
            </w:tcBorders>
            <w:shd w:val="clear" w:color="auto" w:fill="auto"/>
          </w:tcPr>
          <w:p w14:paraId="7969E9D2" w14:textId="77777777" w:rsidR="00BC7543" w:rsidRPr="00A96794" w:rsidRDefault="00BC7543" w:rsidP="008C42C4">
            <w:pPr>
              <w:spacing w:before="20" w:after="20"/>
              <w:contextualSpacing/>
              <w:rPr>
                <w:rFonts w:eastAsia="ヒラギノ明朝 Pro W6"/>
              </w:rPr>
            </w:pPr>
            <w:r w:rsidRPr="00A96794">
              <w:rPr>
                <w:rFonts w:eastAsia="ヒラギノ明朝 Pro W6"/>
              </w:rPr>
              <w:t>jatkaa</w:t>
            </w:r>
          </w:p>
        </w:tc>
        <w:tc>
          <w:tcPr>
            <w:tcW w:w="1350" w:type="dxa"/>
            <w:tcBorders>
              <w:top w:val="nil"/>
              <w:left w:val="single" w:sz="4" w:space="0" w:color="auto"/>
              <w:bottom w:val="nil"/>
              <w:right w:val="single" w:sz="4" w:space="0" w:color="auto"/>
            </w:tcBorders>
            <w:shd w:val="clear" w:color="auto" w:fill="auto"/>
          </w:tcPr>
          <w:p w14:paraId="6F3C0F67" w14:textId="77777777" w:rsidR="00BC7543" w:rsidRPr="00A96794" w:rsidRDefault="00BC7543" w:rsidP="008C42C4">
            <w:pPr>
              <w:spacing w:before="20" w:after="20"/>
              <w:contextualSpacing/>
              <w:rPr>
                <w:rFonts w:eastAsia="ヒラギノ明朝 Pro W6"/>
              </w:rPr>
            </w:pPr>
            <w:r w:rsidRPr="00A96794">
              <w:rPr>
                <w:rFonts w:eastAsia="ヒラギノ明朝 Pro W6"/>
              </w:rPr>
              <w:t>jatkaa/ma</w:t>
            </w:r>
          </w:p>
        </w:tc>
        <w:tc>
          <w:tcPr>
            <w:tcW w:w="1519" w:type="dxa"/>
            <w:tcBorders>
              <w:top w:val="nil"/>
              <w:left w:val="single" w:sz="4" w:space="0" w:color="auto"/>
              <w:bottom w:val="nil"/>
              <w:right w:val="single" w:sz="4" w:space="0" w:color="auto"/>
            </w:tcBorders>
            <w:shd w:val="clear" w:color="auto" w:fill="auto"/>
          </w:tcPr>
          <w:p w14:paraId="6E27D4D5" w14:textId="77777777" w:rsidR="00BC7543" w:rsidRPr="00A96794" w:rsidRDefault="00BC7543" w:rsidP="008C42C4">
            <w:pPr>
              <w:spacing w:before="20" w:after="20"/>
              <w:contextualSpacing/>
              <w:rPr>
                <w:rFonts w:eastAsia="ヒラギノ明朝 Pro W6"/>
              </w:rPr>
            </w:pPr>
            <w:r w:rsidRPr="00A96794">
              <w:rPr>
                <w:rFonts w:eastAsia="ヒラギノ明朝 Pro W6"/>
              </w:rPr>
              <w:t>jatkaa/va</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091CD74F" w14:textId="77777777" w:rsidR="00BC7543" w:rsidRPr="00A96794" w:rsidRDefault="00BC7543" w:rsidP="008C42C4">
            <w:pPr>
              <w:spacing w:before="20" w:after="20"/>
              <w:contextualSpacing/>
              <w:rPr>
                <w:rFonts w:eastAsia="ヒラギノ明朝 Pro W6"/>
              </w:rPr>
            </w:pPr>
            <w:r w:rsidRPr="00A96794">
              <w:rPr>
                <w:rFonts w:eastAsia="ヒラギノ明朝 Pro W6"/>
              </w:rPr>
              <w:t>jatka/thaan</w:t>
            </w:r>
          </w:p>
        </w:tc>
      </w:tr>
      <w:tr w:rsidR="00BC7543" w:rsidRPr="00A96794" w14:paraId="654DD6ED" w14:textId="77777777" w:rsidTr="00B72D2D">
        <w:trPr>
          <w:cantSplit/>
          <w:trHeight w:val="323"/>
        </w:trPr>
        <w:tc>
          <w:tcPr>
            <w:tcW w:w="1620" w:type="dxa"/>
            <w:vMerge/>
            <w:tcBorders>
              <w:left w:val="single" w:sz="4" w:space="0" w:color="auto"/>
              <w:right w:val="single" w:sz="4" w:space="0" w:color="auto"/>
            </w:tcBorders>
            <w:shd w:val="clear" w:color="auto" w:fill="auto"/>
          </w:tcPr>
          <w:p w14:paraId="727D8528"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nil"/>
              <w:right w:val="single" w:sz="4" w:space="0" w:color="auto"/>
            </w:tcBorders>
          </w:tcPr>
          <w:p w14:paraId="546A39B4" w14:textId="77777777" w:rsidR="00BC7543" w:rsidRPr="00A96794" w:rsidRDefault="00BC7543" w:rsidP="008C42C4">
            <w:pPr>
              <w:spacing w:before="20" w:after="20"/>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j)ä/tä</w:t>
            </w:r>
          </w:p>
        </w:tc>
        <w:tc>
          <w:tcPr>
            <w:tcW w:w="1256" w:type="dxa"/>
            <w:tcBorders>
              <w:top w:val="nil"/>
              <w:left w:val="single" w:sz="4" w:space="0" w:color="auto"/>
              <w:bottom w:val="nil"/>
              <w:right w:val="single" w:sz="4" w:space="0" w:color="auto"/>
            </w:tcBorders>
            <w:shd w:val="clear" w:color="auto" w:fill="auto"/>
          </w:tcPr>
          <w:p w14:paraId="0A349712" w14:textId="77777777" w:rsidR="00BC7543" w:rsidRPr="00A96794" w:rsidRDefault="00BC7543" w:rsidP="008C42C4">
            <w:pPr>
              <w:spacing w:before="20" w:after="20"/>
              <w:contextualSpacing/>
              <w:rPr>
                <w:rFonts w:eastAsia="ヒラギノ明朝 Pro W6"/>
              </w:rPr>
            </w:pPr>
            <w:r>
              <w:rPr>
                <w:rFonts w:eastAsia="ヒラギノ明朝 Pro W6"/>
              </w:rPr>
              <w:t>pölk(k)ä</w:t>
            </w:r>
            <w:r w:rsidRPr="00A96794">
              <w:rPr>
                <w:rFonts w:eastAsia="ヒラギノ明朝 Pro W6"/>
              </w:rPr>
              <w:t>ä</w:t>
            </w:r>
          </w:p>
        </w:tc>
        <w:tc>
          <w:tcPr>
            <w:tcW w:w="1350" w:type="dxa"/>
            <w:tcBorders>
              <w:top w:val="nil"/>
              <w:left w:val="single" w:sz="4" w:space="0" w:color="auto"/>
              <w:bottom w:val="nil"/>
              <w:right w:val="single" w:sz="4" w:space="0" w:color="auto"/>
            </w:tcBorders>
            <w:shd w:val="clear" w:color="auto" w:fill="auto"/>
          </w:tcPr>
          <w:p w14:paraId="1E943780" w14:textId="77777777" w:rsidR="00BC7543" w:rsidRPr="00A96794" w:rsidRDefault="00BC7543" w:rsidP="008C42C4">
            <w:pPr>
              <w:spacing w:before="20" w:after="20"/>
              <w:contextualSpacing/>
              <w:rPr>
                <w:rFonts w:eastAsia="ヒラギノ明朝 Pro W6"/>
              </w:rPr>
            </w:pPr>
            <w:r>
              <w:rPr>
                <w:rFonts w:eastAsia="ヒラギノ明朝 Pro W6"/>
              </w:rPr>
              <w:t>pölk(k)ä</w:t>
            </w:r>
            <w:r w:rsidRPr="00A96794">
              <w:rPr>
                <w:rFonts w:eastAsia="ヒラギノ明朝 Pro W6"/>
              </w:rPr>
              <w:t>ä/mä</w:t>
            </w:r>
          </w:p>
        </w:tc>
        <w:tc>
          <w:tcPr>
            <w:tcW w:w="1519" w:type="dxa"/>
            <w:tcBorders>
              <w:top w:val="nil"/>
              <w:left w:val="single" w:sz="4" w:space="0" w:color="auto"/>
              <w:bottom w:val="nil"/>
              <w:right w:val="single" w:sz="4" w:space="0" w:color="auto"/>
            </w:tcBorders>
            <w:shd w:val="clear" w:color="auto" w:fill="auto"/>
          </w:tcPr>
          <w:p w14:paraId="3721F88D" w14:textId="77777777" w:rsidR="00BC7543" w:rsidRPr="00A96794" w:rsidRDefault="00BC7543" w:rsidP="008C42C4">
            <w:pPr>
              <w:spacing w:before="20" w:after="20"/>
              <w:contextualSpacing/>
              <w:rPr>
                <w:rFonts w:eastAsia="ヒラギノ明朝 Pro W6"/>
              </w:rPr>
            </w:pPr>
            <w:r w:rsidRPr="00A96794">
              <w:rPr>
                <w:rFonts w:eastAsia="ヒラギノ明朝 Pro W6"/>
              </w:rPr>
              <w:t>pölkää/vä</w:t>
            </w:r>
            <w:r>
              <w:rPr>
                <w:rFonts w:eastAsia="ヒラギノ明朝 Pro W6"/>
              </w:rPr>
              <w:t>(t)</w:t>
            </w:r>
          </w:p>
        </w:tc>
        <w:tc>
          <w:tcPr>
            <w:tcW w:w="1409" w:type="dxa"/>
            <w:gridSpan w:val="2"/>
            <w:tcBorders>
              <w:top w:val="nil"/>
              <w:left w:val="single" w:sz="4" w:space="0" w:color="auto"/>
              <w:bottom w:val="nil"/>
              <w:right w:val="single" w:sz="4" w:space="0" w:color="auto"/>
            </w:tcBorders>
            <w:shd w:val="clear" w:color="auto" w:fill="auto"/>
          </w:tcPr>
          <w:p w14:paraId="2D4904E7" w14:textId="77777777" w:rsidR="00BC7543" w:rsidRPr="00A96794" w:rsidRDefault="00BC7543" w:rsidP="008C42C4">
            <w:pPr>
              <w:spacing w:before="20" w:after="20"/>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j)ä/thään</w:t>
            </w:r>
          </w:p>
        </w:tc>
      </w:tr>
      <w:tr w:rsidR="00BC7543" w:rsidRPr="00A96794" w14:paraId="2BB07111" w14:textId="77777777" w:rsidTr="00B72D2D">
        <w:trPr>
          <w:cantSplit/>
          <w:trHeight w:val="323"/>
        </w:trPr>
        <w:tc>
          <w:tcPr>
            <w:tcW w:w="1620" w:type="dxa"/>
            <w:vMerge/>
            <w:tcBorders>
              <w:left w:val="single" w:sz="4" w:space="0" w:color="auto"/>
              <w:bottom w:val="single" w:sz="4" w:space="0" w:color="auto"/>
              <w:right w:val="single" w:sz="4" w:space="0" w:color="auto"/>
            </w:tcBorders>
            <w:shd w:val="clear" w:color="auto" w:fill="auto"/>
          </w:tcPr>
          <w:p w14:paraId="763B2719" w14:textId="77777777" w:rsidR="00BC7543" w:rsidRPr="00A96794" w:rsidRDefault="00BC7543" w:rsidP="008C42C4">
            <w:pPr>
              <w:spacing w:before="20" w:after="20"/>
              <w:ind w:left="-18"/>
              <w:contextualSpacing/>
              <w:rPr>
                <w:rFonts w:eastAsia="ヒラギノ明朝 Pro W6"/>
              </w:rPr>
            </w:pPr>
          </w:p>
        </w:tc>
        <w:tc>
          <w:tcPr>
            <w:tcW w:w="1264" w:type="dxa"/>
            <w:tcBorders>
              <w:top w:val="nil"/>
              <w:left w:val="single" w:sz="4" w:space="0" w:color="auto"/>
              <w:bottom w:val="single" w:sz="4" w:space="0" w:color="auto"/>
              <w:right w:val="single" w:sz="4" w:space="0" w:color="auto"/>
            </w:tcBorders>
          </w:tcPr>
          <w:p w14:paraId="5657E497" w14:textId="77777777" w:rsidR="00BC7543" w:rsidRPr="00A96794" w:rsidRDefault="00BC7543" w:rsidP="008C42C4">
            <w:pPr>
              <w:spacing w:before="20" w:after="20"/>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đ)o/ta</w:t>
            </w:r>
          </w:p>
        </w:tc>
        <w:tc>
          <w:tcPr>
            <w:tcW w:w="1256" w:type="dxa"/>
            <w:tcBorders>
              <w:top w:val="nil"/>
              <w:left w:val="single" w:sz="4" w:space="0" w:color="auto"/>
              <w:bottom w:val="single" w:sz="4" w:space="0" w:color="auto"/>
              <w:right w:val="single" w:sz="4" w:space="0" w:color="auto"/>
            </w:tcBorders>
            <w:shd w:val="clear" w:color="auto" w:fill="auto"/>
          </w:tcPr>
          <w:p w14:paraId="04E94E19" w14:textId="77777777" w:rsidR="00BC7543" w:rsidRPr="00A96794" w:rsidRDefault="00BC7543" w:rsidP="008C42C4">
            <w:pPr>
              <w:spacing w:before="20" w:after="20"/>
              <w:contextualSpacing/>
              <w:rPr>
                <w:rFonts w:eastAsia="ヒラギノ明朝 Pro W6"/>
              </w:rPr>
            </w:pPr>
            <w:r w:rsidRPr="00A96794">
              <w:rPr>
                <w:rFonts w:eastAsia="ヒラギノ明朝 Pro W6"/>
              </w:rPr>
              <w:t>kattoo ~ katoa/a</w:t>
            </w:r>
          </w:p>
        </w:tc>
        <w:tc>
          <w:tcPr>
            <w:tcW w:w="1350" w:type="dxa"/>
            <w:tcBorders>
              <w:top w:val="nil"/>
              <w:left w:val="single" w:sz="4" w:space="0" w:color="auto"/>
              <w:bottom w:val="single" w:sz="4" w:space="0" w:color="auto"/>
              <w:right w:val="single" w:sz="4" w:space="0" w:color="auto"/>
            </w:tcBorders>
            <w:shd w:val="clear" w:color="auto" w:fill="auto"/>
          </w:tcPr>
          <w:p w14:paraId="0565D560" w14:textId="5A71D694" w:rsidR="00BC7543" w:rsidRPr="00A96794" w:rsidRDefault="00BC7543" w:rsidP="008C42C4">
            <w:pPr>
              <w:spacing w:before="20" w:after="20"/>
              <w:contextualSpacing/>
              <w:rPr>
                <w:rFonts w:eastAsia="ヒラギノ明朝 Pro W6"/>
              </w:rPr>
            </w:pPr>
            <w:r w:rsidRPr="00A96794">
              <w:rPr>
                <w:rFonts w:eastAsia="ヒラギノ明朝 Pro W6"/>
              </w:rPr>
              <w:t>kattoo</w:t>
            </w:r>
            <w:r w:rsidR="0002417F">
              <w:rPr>
                <w:rFonts w:eastAsia="ヒラギノ明朝 Pro W6"/>
              </w:rPr>
              <w:t>/</w:t>
            </w:r>
            <w:r w:rsidRPr="00A96794">
              <w:rPr>
                <w:rFonts w:eastAsia="ヒラギノ明朝 Pro W6"/>
              </w:rPr>
              <w:t>ma ~ katoa/mma</w:t>
            </w:r>
          </w:p>
        </w:tc>
        <w:tc>
          <w:tcPr>
            <w:tcW w:w="1519" w:type="dxa"/>
            <w:tcBorders>
              <w:top w:val="nil"/>
              <w:left w:val="single" w:sz="4" w:space="0" w:color="auto"/>
              <w:bottom w:val="single" w:sz="4" w:space="0" w:color="auto"/>
              <w:right w:val="single" w:sz="4" w:space="0" w:color="auto"/>
            </w:tcBorders>
            <w:shd w:val="clear" w:color="auto" w:fill="auto"/>
          </w:tcPr>
          <w:p w14:paraId="2EB77182" w14:textId="77777777" w:rsidR="00BC7543" w:rsidRPr="00A96794" w:rsidRDefault="00BC7543" w:rsidP="008C42C4">
            <w:pPr>
              <w:spacing w:before="20" w:after="20"/>
              <w:contextualSpacing/>
              <w:rPr>
                <w:rFonts w:eastAsia="ヒラギノ明朝 Pro W6"/>
              </w:rPr>
            </w:pPr>
            <w:r w:rsidRPr="00A96794">
              <w:rPr>
                <w:rFonts w:eastAsia="ヒラギノ明朝 Pro W6"/>
              </w:rPr>
              <w:t>kattoo/va</w:t>
            </w:r>
            <w:r>
              <w:rPr>
                <w:rFonts w:eastAsia="ヒラギノ明朝 Pro W6"/>
              </w:rPr>
              <w:t>(t)</w:t>
            </w:r>
            <w:r w:rsidRPr="00A96794">
              <w:rPr>
                <w:rFonts w:eastAsia="ヒラギノ明朝 Pro W6"/>
              </w:rPr>
              <w:t xml:space="preserve"> ~ katoa/va</w:t>
            </w:r>
            <w:r>
              <w:rPr>
                <w:rFonts w:eastAsia="ヒラギノ明朝 Pro W6"/>
              </w:rPr>
              <w:t>(t)</w:t>
            </w:r>
          </w:p>
        </w:tc>
        <w:tc>
          <w:tcPr>
            <w:tcW w:w="1409" w:type="dxa"/>
            <w:gridSpan w:val="2"/>
            <w:tcBorders>
              <w:top w:val="nil"/>
              <w:left w:val="single" w:sz="4" w:space="0" w:color="auto"/>
              <w:bottom w:val="single" w:sz="4" w:space="0" w:color="auto"/>
              <w:right w:val="single" w:sz="4" w:space="0" w:color="auto"/>
            </w:tcBorders>
            <w:shd w:val="clear" w:color="auto" w:fill="auto"/>
          </w:tcPr>
          <w:p w14:paraId="4E8A5374" w14:textId="77777777" w:rsidR="00BC7543" w:rsidRPr="00A96794" w:rsidRDefault="00BC7543" w:rsidP="008C42C4">
            <w:pPr>
              <w:spacing w:before="20" w:after="20"/>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đ)o/thaan</w:t>
            </w:r>
          </w:p>
        </w:tc>
      </w:tr>
    </w:tbl>
    <w:p w14:paraId="2AEE708B" w14:textId="15B622DF" w:rsidR="00BC7543" w:rsidRPr="00A95D68" w:rsidRDefault="00BC7543" w:rsidP="00BC7543">
      <w:pPr>
        <w:pStyle w:val="Brdtekst"/>
        <w:spacing w:before="120"/>
      </w:pPr>
      <w:bookmarkStart w:id="1582" w:name="_5.5.2._Kielttäävä_preesens"/>
      <w:bookmarkStart w:id="1583" w:name="_Kielttäävä_preesens"/>
      <w:bookmarkStart w:id="1584" w:name="_Toc84997998"/>
      <w:bookmarkStart w:id="1585" w:name="_Toc198266882"/>
      <w:bookmarkStart w:id="1586" w:name="_Toc209168634"/>
      <w:bookmarkEnd w:id="1582"/>
      <w:bookmarkEnd w:id="1583"/>
      <w:r w:rsidRPr="00A95D68">
        <w:t xml:space="preserve">Tabeliissa oon myötä </w:t>
      </w:r>
      <w:r>
        <w:t xml:space="preserve">tyhä </w:t>
      </w:r>
      <w:r w:rsidRPr="00A95D68">
        <w:t>singulaarin 3</w:t>
      </w:r>
      <w:r>
        <w:t>.</w:t>
      </w:r>
      <w:r w:rsidR="003F784D">
        <w:t xml:space="preserve"> persoona ja</w:t>
      </w:r>
      <w:r>
        <w:t xml:space="preserve"> pluraalin </w:t>
      </w:r>
      <w:r w:rsidR="003A6804">
        <w:t>1</w:t>
      </w:r>
      <w:r>
        <w:t>.</w:t>
      </w:r>
      <w:r w:rsidRPr="00A95D68">
        <w:t xml:space="preserve"> ja 3. persoona ja passiivi</w:t>
      </w:r>
      <w:r>
        <w:t>. Passiivin haamui käytethään kans pluraalin 3. persoonan funksuunissa</w:t>
      </w:r>
      <w:r w:rsidRPr="00A95D68">
        <w:t xml:space="preserve">. Singulaarin 1. ja 2. persoonan ja pluraalin 2. persoonan saa, ko ottaa pluraalin 1. persoonasta pois persoonasuffiksin </w:t>
      </w:r>
      <w:r w:rsidRPr="007D649D">
        <w:rPr>
          <w:i/>
        </w:rPr>
        <w:t>m</w:t>
      </w:r>
      <w:r w:rsidRPr="0075485B">
        <w:t>(</w:t>
      </w:r>
      <w:r w:rsidRPr="007D649D">
        <w:rPr>
          <w:i/>
        </w:rPr>
        <w:t>m</w:t>
      </w:r>
      <w:r w:rsidRPr="0075485B">
        <w:t>)</w:t>
      </w:r>
      <w:r w:rsidRPr="007D649D">
        <w:rPr>
          <w:i/>
        </w:rPr>
        <w:t>A</w:t>
      </w:r>
      <w:r w:rsidRPr="00A95D68">
        <w:t xml:space="preserve"> ja pannee sijale singulaarin 1. persoonassa suffiksin </w:t>
      </w:r>
      <w:r w:rsidRPr="007D649D">
        <w:rPr>
          <w:i/>
        </w:rPr>
        <w:t>n</w:t>
      </w:r>
      <w:r w:rsidRPr="00A95D68">
        <w:t xml:space="preserve">, singulaarin 2. persoonassa suffiksin </w:t>
      </w:r>
      <w:r w:rsidRPr="007D649D">
        <w:rPr>
          <w:i/>
        </w:rPr>
        <w:t>t</w:t>
      </w:r>
      <w:r w:rsidRPr="00A95D68">
        <w:t xml:space="preserve"> ja pluraalin 2.</w:t>
      </w:r>
      <w:r w:rsidR="003A6804">
        <w:t xml:space="preserve"> </w:t>
      </w:r>
      <w:r w:rsidRPr="00A95D68">
        <w:t xml:space="preserve">persoonassa suffiksin </w:t>
      </w:r>
      <w:r w:rsidRPr="007D649D">
        <w:rPr>
          <w:i/>
        </w:rPr>
        <w:t>ttA</w:t>
      </w:r>
      <w:r w:rsidRPr="00A95D68">
        <w:t>.</w:t>
      </w:r>
    </w:p>
    <w:p w14:paraId="18605665" w14:textId="77777777" w:rsidR="00BC7543" w:rsidRPr="00A95D68" w:rsidRDefault="00BC7543" w:rsidP="00BC7543">
      <w:pPr>
        <w:pStyle w:val="Overskrift4"/>
      </w:pPr>
      <w:bookmarkStart w:id="1587" w:name="_Toc311273868"/>
      <w:r w:rsidRPr="00A95D68">
        <w:t>Kielttäävä preesens</w:t>
      </w:r>
      <w:bookmarkEnd w:id="1584"/>
      <w:bookmarkEnd w:id="1585"/>
      <w:bookmarkEnd w:id="1586"/>
      <w:bookmarkEnd w:id="1587"/>
    </w:p>
    <w:p w14:paraId="42DF289F" w14:textId="2247ABDA" w:rsidR="00BC7543" w:rsidRPr="00A95D68" w:rsidRDefault="00BC7543" w:rsidP="00BC7543">
      <w:pPr>
        <w:pStyle w:val="Brdtekst"/>
        <w:spacing w:before="120"/>
      </w:pPr>
      <w:r w:rsidRPr="00A95D68">
        <w:t xml:space="preserve">Kainun kieli oon sillä tavala erilainen kieli ko esimerkiksi ruijan kieli, ette siinä kans kieltosana </w:t>
      </w:r>
      <w:r>
        <w:rPr>
          <w:i/>
        </w:rPr>
        <w:t xml:space="preserve">ei </w:t>
      </w:r>
      <w:r w:rsidRPr="00A95D68">
        <w:t xml:space="preserve">taippuu. Sitä käskethäänki </w:t>
      </w:r>
      <w:r w:rsidRPr="00183F52">
        <w:rPr>
          <w:smallCaps/>
        </w:rPr>
        <w:t>kieltoverbiksi</w:t>
      </w:r>
      <w:r w:rsidRPr="00A95D68">
        <w:t xml:space="preserve">. Sillä ei ole niin ko muila verbiilä tempusta eikä modusta, mutta silläki oon persoonataivutus: </w:t>
      </w:r>
      <w:r w:rsidRPr="00AB6F47">
        <w:rPr>
          <w:i/>
        </w:rPr>
        <w:t>mie en</w:t>
      </w:r>
      <w:r w:rsidRPr="0075485B">
        <w:t>,</w:t>
      </w:r>
      <w:r w:rsidRPr="00AB6F47">
        <w:rPr>
          <w:i/>
        </w:rPr>
        <w:t xml:space="preserve"> sie et</w:t>
      </w:r>
      <w:r w:rsidRPr="0075485B">
        <w:t>,</w:t>
      </w:r>
      <w:r w:rsidRPr="00AB6F47">
        <w:rPr>
          <w:i/>
        </w:rPr>
        <w:t xml:space="preserve"> hän</w:t>
      </w:r>
      <w:r w:rsidR="0098090B" w:rsidRPr="0098090B">
        <w:t>/</w:t>
      </w:r>
      <w:r w:rsidRPr="00AB6F47">
        <w:rPr>
          <w:i/>
        </w:rPr>
        <w:t>se ei</w:t>
      </w:r>
      <w:r w:rsidRPr="0075485B">
        <w:t>,</w:t>
      </w:r>
      <w:r w:rsidRPr="00AB6F47">
        <w:rPr>
          <w:i/>
        </w:rPr>
        <w:t xml:space="preserve"> met emmä</w:t>
      </w:r>
      <w:r w:rsidRPr="0075485B">
        <w:t>,</w:t>
      </w:r>
      <w:r w:rsidRPr="00AB6F47">
        <w:rPr>
          <w:i/>
        </w:rPr>
        <w:t xml:space="preserve"> tet että</w:t>
      </w:r>
      <w:r w:rsidRPr="0075485B">
        <w:t>,</w:t>
      </w:r>
      <w:r w:rsidRPr="00AB6F47">
        <w:rPr>
          <w:i/>
        </w:rPr>
        <w:t xml:space="preserve"> het</w:t>
      </w:r>
      <w:r w:rsidR="0098090B" w:rsidRPr="0098090B">
        <w:t>/</w:t>
      </w:r>
      <w:r w:rsidRPr="00AB6F47">
        <w:rPr>
          <w:i/>
        </w:rPr>
        <w:t>net ei</w:t>
      </w:r>
      <w:r w:rsidR="001B127A" w:rsidRPr="001B127A">
        <w:t>.</w:t>
      </w:r>
      <w:r w:rsidRPr="00A95D68">
        <w:t xml:space="preserve"> </w:t>
      </w:r>
      <w:r>
        <w:t xml:space="preserve">Passiivin kieltoverbi oon kans </w:t>
      </w:r>
      <w:r>
        <w:rPr>
          <w:i/>
        </w:rPr>
        <w:t>ei</w:t>
      </w:r>
      <w:r w:rsidR="001B127A" w:rsidRPr="001B127A">
        <w:t>.</w:t>
      </w:r>
      <w:r>
        <w:rPr>
          <w:i/>
        </w:rPr>
        <w:t xml:space="preserve"> </w:t>
      </w:r>
      <w:r>
        <w:t>Kielttäävässä preesensissä kie</w:t>
      </w:r>
      <w:r w:rsidRPr="00A95D68">
        <w:t xml:space="preserve">ltoverbhiin yhđistethään </w:t>
      </w:r>
      <w:r w:rsidR="00064506" w:rsidRPr="00064506">
        <w:rPr>
          <w:smallCaps/>
        </w:rPr>
        <w:t>pää</w:t>
      </w:r>
      <w:r w:rsidRPr="00064506">
        <w:rPr>
          <w:smallCaps/>
        </w:rPr>
        <w:t>verbin</w:t>
      </w:r>
      <w:r w:rsidRPr="00A95D68">
        <w:t xml:space="preserve"> </w:t>
      </w:r>
      <w:r w:rsidRPr="00183F52">
        <w:rPr>
          <w:smallCaps/>
        </w:rPr>
        <w:t>kieltohaamun.</w:t>
      </w:r>
    </w:p>
    <w:p w14:paraId="062643FE" w14:textId="028D3F5E" w:rsidR="00BC7543" w:rsidRPr="00A95D68" w:rsidRDefault="00BC7543" w:rsidP="00BC7543">
      <w:pPr>
        <w:pStyle w:val="Brdtekst"/>
        <w:spacing w:before="120"/>
      </w:pPr>
      <w:r w:rsidRPr="00A95D68">
        <w:t xml:space="preserve">Tämmöissii haamui, missä kaksi tahi </w:t>
      </w:r>
      <w:r>
        <w:t>ushee</w:t>
      </w:r>
      <w:r w:rsidRPr="00A95D68">
        <w:t xml:space="preserve">mpi </w:t>
      </w:r>
      <w:r w:rsidR="00A309DC">
        <w:t>verbiha</w:t>
      </w:r>
      <w:r w:rsidR="003F784D">
        <w:t>amu</w:t>
      </w:r>
      <w:r w:rsidRPr="00A95D68">
        <w:t xml:space="preserve"> yhđessä haamustethaan verbin, kuttuthaan </w:t>
      </w:r>
      <w:r w:rsidRPr="00183F52">
        <w:rPr>
          <w:smallCaps/>
        </w:rPr>
        <w:t>verbin liittohaamuksi</w:t>
      </w:r>
      <w:r w:rsidRPr="00A95D68">
        <w:t>.</w:t>
      </w:r>
    </w:p>
    <w:p w14:paraId="050B0DCA" w14:textId="399F11C4" w:rsidR="00BC7543" w:rsidRPr="00A95D68" w:rsidRDefault="00BC7543" w:rsidP="00746A48">
      <w:pPr>
        <w:pStyle w:val="Punktliste"/>
      </w:pPr>
      <w:r w:rsidRPr="00183F52">
        <w:rPr>
          <w:smallCaps/>
        </w:rPr>
        <w:t>Aktiivisissa persoonissa</w:t>
      </w:r>
      <w:r w:rsidRPr="00183F52">
        <w:t xml:space="preserve"> verbin kieltohaamu</w:t>
      </w:r>
      <w:r w:rsidRPr="00A95D68">
        <w:t xml:space="preserve"> oon 1-tyypissä </w:t>
      </w:r>
      <w:r>
        <w:t>(</w:t>
      </w:r>
      <w:r w:rsidRPr="00A95D68">
        <w:t>yksi</w:t>
      </w:r>
      <w:r>
        <w:t>tav</w:t>
      </w:r>
      <w:r w:rsidRPr="00A95D68">
        <w:t xml:space="preserve">uiset) sama ko verbin ainua ranka. 2- ja 3-tyypissä se oon aktiivin persoonissa sama ko graadin puolesta </w:t>
      </w:r>
      <w:r w:rsidR="005F714F">
        <w:t>alimai</w:t>
      </w:r>
      <w:r w:rsidRPr="00A95D68">
        <w:t>nen vokaaliranka. 4-tyypissä se oon sama ko verbin pitempi ranka.</w:t>
      </w:r>
    </w:p>
    <w:p w14:paraId="141CBFCC" w14:textId="65EECA5B" w:rsidR="00BC7543" w:rsidRPr="00A95D68" w:rsidRDefault="00BC7543" w:rsidP="00BC7543">
      <w:pPr>
        <w:pStyle w:val="Brdtekst"/>
        <w:spacing w:before="120"/>
      </w:pPr>
      <w:r w:rsidRPr="00A95D68">
        <w:t>Aktiivin kieltohaamun saađhaan esile siihen</w:t>
      </w:r>
      <w:r>
        <w:t xml:space="preserve"> laihiin</w:t>
      </w:r>
      <w:r w:rsidRPr="00A95D68">
        <w:t xml:space="preserve">, ette verbin indikatiivin preesensin singulaarin 1. persoonan haamusta otethaan pois persoonasuffiksin </w:t>
      </w:r>
      <w:r w:rsidRPr="00D31FDA">
        <w:rPr>
          <w:i/>
        </w:rPr>
        <w:t>n</w:t>
      </w:r>
      <w:r w:rsidRPr="00A95D68">
        <w:t xml:space="preserve">. Niin ko </w:t>
      </w:r>
      <w:r>
        <w:t xml:space="preserve">(1.inf. : </w:t>
      </w:r>
      <w:r w:rsidR="001337F6">
        <w:t>sg1</w:t>
      </w:r>
      <w:r>
        <w:t xml:space="preserve"> </w:t>
      </w:r>
      <w:r w:rsidR="009658FB">
        <w:t>:</w:t>
      </w:r>
      <w:r>
        <w:t xml:space="preserve"> akt.kieltohaamu) </w:t>
      </w:r>
      <w:r>
        <w:rPr>
          <w:i/>
        </w:rPr>
        <w:t>saa</w:t>
      </w:r>
      <w:r w:rsidR="0098090B" w:rsidRPr="0098090B">
        <w:t>/</w:t>
      </w:r>
      <w:r>
        <w:rPr>
          <w:i/>
        </w:rPr>
        <w:t xml:space="preserve">đa </w:t>
      </w:r>
      <w:r w:rsidR="00BA1173" w:rsidRPr="00BA1173">
        <w:t>~</w:t>
      </w:r>
      <w:r>
        <w:rPr>
          <w:i/>
        </w:rPr>
        <w:t xml:space="preserve"> saa</w:t>
      </w:r>
      <w:r w:rsidR="0098090B" w:rsidRPr="0098090B">
        <w:t>/</w:t>
      </w:r>
      <w:r>
        <w:rPr>
          <w:i/>
        </w:rPr>
        <w:t xml:space="preserve">ha </w:t>
      </w:r>
      <w:r w:rsidR="001B127A" w:rsidRPr="001B127A">
        <w:t>:</w:t>
      </w:r>
      <w:r>
        <w:t xml:space="preserve"> </w:t>
      </w:r>
      <w:r w:rsidRPr="00D31FDA">
        <w:rPr>
          <w:i/>
        </w:rPr>
        <w:t>saa</w:t>
      </w:r>
      <w:r w:rsidR="0098090B" w:rsidRPr="0098090B">
        <w:t>/</w:t>
      </w:r>
      <w:r w:rsidRPr="00D31FDA">
        <w:rPr>
          <w:i/>
        </w:rPr>
        <w:t xml:space="preserve">n </w:t>
      </w:r>
      <w:r w:rsidR="001B127A" w:rsidRPr="001B127A">
        <w:t>:</w:t>
      </w:r>
      <w:r w:rsidRPr="00D31FDA">
        <w:rPr>
          <w:i/>
        </w:rPr>
        <w:t xml:space="preserve"> saa</w:t>
      </w:r>
      <w:r w:rsidRPr="0075485B">
        <w:t>,</w:t>
      </w:r>
      <w:r>
        <w:t xml:space="preserve"> </w:t>
      </w:r>
      <w:r>
        <w:rPr>
          <w:i/>
        </w:rPr>
        <w:t xml:space="preserve">lähteet </w:t>
      </w:r>
      <w:r w:rsidR="00BA1173" w:rsidRPr="00BA1173">
        <w:t>~</w:t>
      </w:r>
      <w:r>
        <w:rPr>
          <w:i/>
        </w:rPr>
        <w:t xml:space="preserve"> lähte</w:t>
      </w:r>
      <w:r w:rsidR="0098090B" w:rsidRPr="0098090B">
        <w:t>/</w:t>
      </w:r>
      <w:r>
        <w:rPr>
          <w:i/>
        </w:rPr>
        <w:t>ä</w:t>
      </w:r>
      <w:r w:rsidR="001B127A" w:rsidRPr="001B127A">
        <w:t>(</w:t>
      </w:r>
      <w:r>
        <w:rPr>
          <w:i/>
        </w:rPr>
        <w:t>t</w:t>
      </w:r>
      <w:r w:rsidR="001B127A" w:rsidRPr="001B127A">
        <w:t>)</w:t>
      </w:r>
      <w:r>
        <w:rPr>
          <w:i/>
        </w:rPr>
        <w:t xml:space="preserve"> </w:t>
      </w:r>
      <w:r w:rsidR="00BA1173" w:rsidRPr="00BA1173">
        <w:t>~</w:t>
      </w:r>
      <w:r>
        <w:rPr>
          <w:i/>
        </w:rPr>
        <w:t xml:space="preserve"> lähti</w:t>
      </w:r>
      <w:r w:rsidR="0098090B" w:rsidRPr="0098090B">
        <w:t>/</w:t>
      </w:r>
      <w:r>
        <w:rPr>
          <w:i/>
        </w:rPr>
        <w:t xml:space="preserve">ä </w:t>
      </w:r>
      <w:r w:rsidR="001B127A" w:rsidRPr="001B127A">
        <w:t>:</w:t>
      </w:r>
      <w:r w:rsidRPr="00D31FDA">
        <w:rPr>
          <w:i/>
        </w:rPr>
        <w:t xml:space="preserve"> läh</w:t>
      </w:r>
      <w:r w:rsidRPr="0075485B">
        <w:t>(</w:t>
      </w:r>
      <w:r w:rsidRPr="00D31FDA">
        <w:rPr>
          <w:i/>
        </w:rPr>
        <w:t>đ</w:t>
      </w:r>
      <w:r w:rsidRPr="0075485B">
        <w:t>)</w:t>
      </w:r>
      <w:r w:rsidRPr="00D31FDA">
        <w:rPr>
          <w:i/>
        </w:rPr>
        <w:t>e</w:t>
      </w:r>
      <w:r w:rsidR="0098090B" w:rsidRPr="0098090B">
        <w:t>/</w:t>
      </w:r>
      <w:r w:rsidRPr="00D31FDA">
        <w:rPr>
          <w:i/>
        </w:rPr>
        <w:t xml:space="preserve">n </w:t>
      </w:r>
      <w:r w:rsidR="001B127A" w:rsidRPr="001B127A">
        <w:t>:</w:t>
      </w:r>
      <w:r w:rsidRPr="00D31FDA">
        <w:rPr>
          <w:i/>
        </w:rPr>
        <w:t xml:space="preserve"> läh</w:t>
      </w:r>
      <w:r w:rsidRPr="0075485B">
        <w:t>(</w:t>
      </w:r>
      <w:r w:rsidRPr="00D31FDA">
        <w:rPr>
          <w:i/>
        </w:rPr>
        <w:t>đ</w:t>
      </w:r>
      <w:r w:rsidRPr="0075485B">
        <w:t>)</w:t>
      </w:r>
      <w:r w:rsidRPr="00D31FDA">
        <w:rPr>
          <w:i/>
        </w:rPr>
        <w:t>e</w:t>
      </w:r>
      <w:r w:rsidRPr="0075485B">
        <w:t>,</w:t>
      </w:r>
      <w:r w:rsidRPr="00D31FDA">
        <w:rPr>
          <w:i/>
        </w:rPr>
        <w:t xml:space="preserve"> </w:t>
      </w:r>
      <w:r>
        <w:rPr>
          <w:i/>
        </w:rPr>
        <w:t>tul</w:t>
      </w:r>
      <w:r w:rsidR="0098090B" w:rsidRPr="0098090B">
        <w:t>/</w:t>
      </w:r>
      <w:r>
        <w:rPr>
          <w:i/>
        </w:rPr>
        <w:t xml:space="preserve">la </w:t>
      </w:r>
      <w:r w:rsidR="001B127A" w:rsidRPr="001B127A">
        <w:t>:</w:t>
      </w:r>
      <w:r>
        <w:rPr>
          <w:i/>
        </w:rPr>
        <w:t xml:space="preserve"> </w:t>
      </w:r>
      <w:r w:rsidRPr="00D31FDA">
        <w:rPr>
          <w:i/>
        </w:rPr>
        <w:t>tule</w:t>
      </w:r>
      <w:r w:rsidR="0098090B" w:rsidRPr="0098090B">
        <w:t>/</w:t>
      </w:r>
      <w:r w:rsidRPr="00D31FDA">
        <w:rPr>
          <w:i/>
        </w:rPr>
        <w:t xml:space="preserve">n </w:t>
      </w:r>
      <w:r w:rsidR="001B127A" w:rsidRPr="001B127A">
        <w:t>:</w:t>
      </w:r>
      <w:r w:rsidRPr="00D31FDA">
        <w:rPr>
          <w:i/>
        </w:rPr>
        <w:t xml:space="preserve"> tule</w:t>
      </w:r>
      <w:r w:rsidRPr="0075485B">
        <w:t>,</w:t>
      </w:r>
      <w:r>
        <w:t xml:space="preserve"> </w:t>
      </w:r>
      <w:r>
        <w:rPr>
          <w:i/>
        </w:rPr>
        <w:t>kylästel</w:t>
      </w:r>
      <w:r w:rsidR="0098090B" w:rsidRPr="0098090B">
        <w:t>/</w:t>
      </w:r>
      <w:r>
        <w:rPr>
          <w:i/>
        </w:rPr>
        <w:t xml:space="preserve">lä </w:t>
      </w:r>
      <w:r w:rsidR="001B127A" w:rsidRPr="001B127A">
        <w:t>:</w:t>
      </w:r>
      <w:r>
        <w:t xml:space="preserve"> </w:t>
      </w:r>
      <w:r>
        <w:rPr>
          <w:i/>
        </w:rPr>
        <w:t>kylästele</w:t>
      </w:r>
      <w:r w:rsidR="0098090B" w:rsidRPr="0098090B">
        <w:t>/</w:t>
      </w:r>
      <w:r>
        <w:rPr>
          <w:i/>
        </w:rPr>
        <w:t xml:space="preserve">n </w:t>
      </w:r>
      <w:r w:rsidR="001B127A" w:rsidRPr="001B127A">
        <w:t>:</w:t>
      </w:r>
      <w:r>
        <w:rPr>
          <w:i/>
        </w:rPr>
        <w:t xml:space="preserve"> kylästele</w:t>
      </w:r>
      <w:r w:rsidR="001B127A" w:rsidRPr="001B127A">
        <w:t>,</w:t>
      </w:r>
      <w:r>
        <w:rPr>
          <w:i/>
        </w:rPr>
        <w:t xml:space="preserve"> tarvi</w:t>
      </w:r>
      <w:r w:rsidR="0098090B" w:rsidRPr="0098090B">
        <w:t>/</w:t>
      </w:r>
      <w:r>
        <w:rPr>
          <w:i/>
        </w:rPr>
        <w:t xml:space="preserve">ta </w:t>
      </w:r>
      <w:r w:rsidR="001B127A" w:rsidRPr="001B127A">
        <w:t>:</w:t>
      </w:r>
      <w:r w:rsidR="000A4B27">
        <w:rPr>
          <w:i/>
        </w:rPr>
        <w:t xml:space="preserve"> </w:t>
      </w:r>
      <w:r>
        <w:rPr>
          <w:i/>
        </w:rPr>
        <w:t>tarvitte</w:t>
      </w:r>
      <w:r w:rsidR="0098090B" w:rsidRPr="0098090B">
        <w:t>/</w:t>
      </w:r>
      <w:r>
        <w:rPr>
          <w:i/>
        </w:rPr>
        <w:t xml:space="preserve">n </w:t>
      </w:r>
      <w:r w:rsidR="001B127A" w:rsidRPr="001B127A">
        <w:t>:</w:t>
      </w:r>
      <w:r>
        <w:rPr>
          <w:i/>
        </w:rPr>
        <w:t xml:space="preserve"> tarvitte</w:t>
      </w:r>
      <w:r w:rsidR="001B127A" w:rsidRPr="001B127A">
        <w:t>,</w:t>
      </w:r>
      <w:r>
        <w:rPr>
          <w:i/>
        </w:rPr>
        <w:t xml:space="preserve"> piikaroi</w:t>
      </w:r>
      <w:r w:rsidR="0098090B" w:rsidRPr="0098090B">
        <w:t>/</w:t>
      </w:r>
      <w:r>
        <w:rPr>
          <w:i/>
        </w:rPr>
        <w:t xml:space="preserve">ta </w:t>
      </w:r>
      <w:r w:rsidR="001B127A" w:rsidRPr="001B127A">
        <w:t>:</w:t>
      </w:r>
      <w:r>
        <w:rPr>
          <w:i/>
        </w:rPr>
        <w:t xml:space="preserve"> piikaroitte</w:t>
      </w:r>
      <w:r w:rsidR="0098090B" w:rsidRPr="0098090B">
        <w:t>/</w:t>
      </w:r>
      <w:r>
        <w:rPr>
          <w:i/>
        </w:rPr>
        <w:t xml:space="preserve">n </w:t>
      </w:r>
      <w:r w:rsidR="001B127A" w:rsidRPr="001B127A">
        <w:t>:</w:t>
      </w:r>
      <w:r>
        <w:rPr>
          <w:i/>
        </w:rPr>
        <w:t xml:space="preserve"> piikaroitte</w:t>
      </w:r>
      <w:r w:rsidR="001B127A" w:rsidRPr="001B127A">
        <w:t>,</w:t>
      </w:r>
      <w:r>
        <w:rPr>
          <w:i/>
        </w:rPr>
        <w:t xml:space="preserve"> li</w:t>
      </w:r>
      <w:r w:rsidR="001B127A" w:rsidRPr="001B127A">
        <w:t>(</w:t>
      </w:r>
      <w:r>
        <w:rPr>
          <w:i/>
        </w:rPr>
        <w:t>j</w:t>
      </w:r>
      <w:r w:rsidR="001B127A" w:rsidRPr="001B127A">
        <w:t>)</w:t>
      </w:r>
      <w:r>
        <w:rPr>
          <w:i/>
        </w:rPr>
        <w:t>e</w:t>
      </w:r>
      <w:r w:rsidR="0098090B" w:rsidRPr="0098090B">
        <w:t>/</w:t>
      </w:r>
      <w:r>
        <w:rPr>
          <w:i/>
        </w:rPr>
        <w:t xml:space="preserve">tä </w:t>
      </w:r>
      <w:r w:rsidR="001B127A" w:rsidRPr="001B127A">
        <w:t>:</w:t>
      </w:r>
      <w:r w:rsidRPr="00D31FDA">
        <w:rPr>
          <w:i/>
        </w:rPr>
        <w:t xml:space="preserve"> likene</w:t>
      </w:r>
      <w:r w:rsidR="0098090B" w:rsidRPr="0098090B">
        <w:t>/</w:t>
      </w:r>
      <w:r w:rsidRPr="00D31FDA">
        <w:rPr>
          <w:i/>
        </w:rPr>
        <w:t xml:space="preserve">n </w:t>
      </w:r>
      <w:r w:rsidR="001B127A" w:rsidRPr="001B127A">
        <w:t>:</w:t>
      </w:r>
      <w:r w:rsidRPr="00D31FDA">
        <w:rPr>
          <w:i/>
        </w:rPr>
        <w:t xml:space="preserve"> likene</w:t>
      </w:r>
      <w:r w:rsidRPr="0075485B">
        <w:t>,</w:t>
      </w:r>
      <w:r w:rsidRPr="00D31FDA">
        <w:rPr>
          <w:i/>
        </w:rPr>
        <w:t xml:space="preserve"> </w:t>
      </w:r>
      <w:r>
        <w:rPr>
          <w:i/>
        </w:rPr>
        <w:t>pöl</w:t>
      </w:r>
      <w:r w:rsidR="001B127A" w:rsidRPr="001B127A">
        <w:t>(</w:t>
      </w:r>
      <w:r>
        <w:rPr>
          <w:i/>
        </w:rPr>
        <w:t>j</w:t>
      </w:r>
      <w:r w:rsidR="001B127A" w:rsidRPr="001B127A">
        <w:t>)</w:t>
      </w:r>
      <w:r>
        <w:rPr>
          <w:i/>
        </w:rPr>
        <w:t>ä</w:t>
      </w:r>
      <w:r w:rsidR="0098090B" w:rsidRPr="0098090B">
        <w:t>/</w:t>
      </w:r>
      <w:r>
        <w:rPr>
          <w:i/>
        </w:rPr>
        <w:t xml:space="preserve">tä </w:t>
      </w:r>
      <w:r w:rsidR="001B127A" w:rsidRPr="001B127A">
        <w:t>:</w:t>
      </w:r>
      <w:r w:rsidRPr="00D31FDA">
        <w:rPr>
          <w:i/>
        </w:rPr>
        <w:t xml:space="preserve"> pölk</w:t>
      </w:r>
      <w:r w:rsidRPr="0075485B">
        <w:t>(</w:t>
      </w:r>
      <w:r w:rsidRPr="00D31FDA">
        <w:rPr>
          <w:i/>
        </w:rPr>
        <w:t>k</w:t>
      </w:r>
      <w:r w:rsidRPr="0075485B">
        <w:t>)</w:t>
      </w:r>
      <w:r w:rsidRPr="00D31FDA">
        <w:rPr>
          <w:i/>
        </w:rPr>
        <w:t>ää</w:t>
      </w:r>
      <w:r w:rsidR="0098090B" w:rsidRPr="0098090B">
        <w:t>/</w:t>
      </w:r>
      <w:r w:rsidRPr="00D31FDA">
        <w:rPr>
          <w:i/>
        </w:rPr>
        <w:t xml:space="preserve">n </w:t>
      </w:r>
      <w:r w:rsidR="001B127A" w:rsidRPr="001B127A">
        <w:t>:</w:t>
      </w:r>
      <w:r w:rsidRPr="00D31FDA">
        <w:rPr>
          <w:i/>
        </w:rPr>
        <w:t xml:space="preserve"> pölk</w:t>
      </w:r>
      <w:r w:rsidRPr="0075485B">
        <w:t>(</w:t>
      </w:r>
      <w:r w:rsidRPr="00D31FDA">
        <w:rPr>
          <w:i/>
        </w:rPr>
        <w:t>k</w:t>
      </w:r>
      <w:r w:rsidRPr="0075485B">
        <w:t>)</w:t>
      </w:r>
      <w:r w:rsidRPr="00D31FDA">
        <w:rPr>
          <w:i/>
        </w:rPr>
        <w:t>ää</w:t>
      </w:r>
      <w:r>
        <w:t>.</w:t>
      </w:r>
    </w:p>
    <w:p w14:paraId="2DF6BE8A" w14:textId="77777777" w:rsidR="00BC7543" w:rsidRPr="00A95D68" w:rsidRDefault="00BC7543" w:rsidP="00731112">
      <w:pPr>
        <w:pStyle w:val="Brdtekst"/>
        <w:spacing w:before="40" w:after="40"/>
      </w:pPr>
      <w:r>
        <w:t>Syntaktie</w:t>
      </w:r>
      <w:r w:rsidRPr="00A95D68">
        <w:t xml:space="preserve">simerkkii </w:t>
      </w:r>
      <w:r>
        <w:t xml:space="preserve">aktiivisesta </w:t>
      </w:r>
      <w:r w:rsidRPr="00A95D68">
        <w:t>kielosta:</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3040"/>
      </w:tblGrid>
      <w:tr w:rsidR="00BC7543" w:rsidRPr="00600ADA" w14:paraId="31AD8217" w14:textId="77777777" w:rsidTr="008C42C4">
        <w:tc>
          <w:tcPr>
            <w:tcW w:w="3186" w:type="dxa"/>
          </w:tcPr>
          <w:p w14:paraId="6DF88E45" w14:textId="77777777" w:rsidR="00BC7543" w:rsidRPr="00600ADA" w:rsidRDefault="00BC7543" w:rsidP="00731112">
            <w:pPr>
              <w:spacing w:before="40" w:after="40"/>
            </w:pPr>
            <w:r w:rsidRPr="00600ADA">
              <w:t xml:space="preserve">Singulaari </w:t>
            </w:r>
          </w:p>
        </w:tc>
        <w:tc>
          <w:tcPr>
            <w:tcW w:w="3040" w:type="dxa"/>
          </w:tcPr>
          <w:p w14:paraId="7376DA9C" w14:textId="77777777" w:rsidR="00BC7543" w:rsidRPr="00600ADA" w:rsidRDefault="00BC7543" w:rsidP="00731112">
            <w:pPr>
              <w:spacing w:before="40" w:after="40"/>
            </w:pPr>
            <w:r w:rsidRPr="00600ADA">
              <w:t>Pluraali</w:t>
            </w:r>
          </w:p>
        </w:tc>
      </w:tr>
      <w:tr w:rsidR="00BC7543" w:rsidRPr="00011D26" w14:paraId="03705673" w14:textId="77777777" w:rsidTr="008C42C4">
        <w:tc>
          <w:tcPr>
            <w:tcW w:w="3186" w:type="dxa"/>
          </w:tcPr>
          <w:p w14:paraId="68648A17" w14:textId="77777777" w:rsidR="00BC7543" w:rsidRPr="00011D26" w:rsidRDefault="00BC7543" w:rsidP="00731112">
            <w:pPr>
              <w:spacing w:before="40" w:after="40"/>
            </w:pPr>
            <w:r w:rsidRPr="00011D26">
              <w:t xml:space="preserve">Mie </w:t>
            </w:r>
            <w:r w:rsidRPr="00011D26">
              <w:rPr>
                <w:i/>
              </w:rPr>
              <w:t>en läh</w:t>
            </w:r>
            <w:r w:rsidRPr="0075485B">
              <w:t>(</w:t>
            </w:r>
            <w:r w:rsidRPr="00011D26">
              <w:rPr>
                <w:i/>
              </w:rPr>
              <w:t>đ</w:t>
            </w:r>
            <w:r w:rsidRPr="0075485B">
              <w:t>)</w:t>
            </w:r>
            <w:r w:rsidRPr="00011D26">
              <w:rPr>
                <w:i/>
              </w:rPr>
              <w:t>e</w:t>
            </w:r>
            <w:r w:rsidRPr="00011D26">
              <w:t xml:space="preserve"> myötä.</w:t>
            </w:r>
          </w:p>
        </w:tc>
        <w:tc>
          <w:tcPr>
            <w:tcW w:w="3040" w:type="dxa"/>
          </w:tcPr>
          <w:p w14:paraId="7412771C" w14:textId="77777777" w:rsidR="00BC7543" w:rsidRPr="00011D26" w:rsidRDefault="00BC7543" w:rsidP="00731112">
            <w:pPr>
              <w:spacing w:before="40" w:after="40"/>
            </w:pPr>
            <w:r w:rsidRPr="00011D26">
              <w:t xml:space="preserve">Met </w:t>
            </w:r>
            <w:r w:rsidRPr="00011D26">
              <w:rPr>
                <w:i/>
              </w:rPr>
              <w:t>emmä läh</w:t>
            </w:r>
            <w:r w:rsidRPr="0075485B">
              <w:t>(</w:t>
            </w:r>
            <w:r w:rsidRPr="00011D26">
              <w:rPr>
                <w:i/>
              </w:rPr>
              <w:t>đ</w:t>
            </w:r>
            <w:r w:rsidRPr="0075485B">
              <w:t>)</w:t>
            </w:r>
            <w:r w:rsidRPr="00011D26">
              <w:rPr>
                <w:i/>
              </w:rPr>
              <w:t>e</w:t>
            </w:r>
            <w:r w:rsidRPr="00011D26">
              <w:t xml:space="preserve"> myötä.</w:t>
            </w:r>
          </w:p>
        </w:tc>
      </w:tr>
      <w:tr w:rsidR="00BC7543" w:rsidRPr="00011D26" w14:paraId="6000EA51" w14:textId="77777777" w:rsidTr="008C42C4">
        <w:tc>
          <w:tcPr>
            <w:tcW w:w="3186" w:type="dxa"/>
          </w:tcPr>
          <w:p w14:paraId="07B13533" w14:textId="77777777" w:rsidR="00BC7543" w:rsidRPr="00011D26" w:rsidRDefault="00BC7543" w:rsidP="00731112">
            <w:pPr>
              <w:spacing w:before="40" w:after="40"/>
            </w:pPr>
            <w:r w:rsidRPr="00011D26">
              <w:t xml:space="preserve">Sie </w:t>
            </w:r>
            <w:r w:rsidRPr="00011D26">
              <w:rPr>
                <w:i/>
              </w:rPr>
              <w:t>et nä</w:t>
            </w:r>
            <w:r w:rsidRPr="0075485B">
              <w:t>(</w:t>
            </w:r>
            <w:r w:rsidRPr="00011D26">
              <w:rPr>
                <w:i/>
              </w:rPr>
              <w:t>j</w:t>
            </w:r>
            <w:r w:rsidRPr="0075485B">
              <w:t>)</w:t>
            </w:r>
            <w:r w:rsidRPr="00011D26">
              <w:rPr>
                <w:i/>
              </w:rPr>
              <w:t>e</w:t>
            </w:r>
            <w:r w:rsidRPr="00011D26">
              <w:t xml:space="preserve"> mettää.</w:t>
            </w:r>
          </w:p>
        </w:tc>
        <w:tc>
          <w:tcPr>
            <w:tcW w:w="3040" w:type="dxa"/>
          </w:tcPr>
          <w:p w14:paraId="34529A94" w14:textId="77777777" w:rsidR="00BC7543" w:rsidRPr="00011D26" w:rsidRDefault="00BC7543" w:rsidP="00731112">
            <w:pPr>
              <w:spacing w:before="40" w:after="40"/>
            </w:pPr>
            <w:r w:rsidRPr="00011D26">
              <w:t xml:space="preserve">Tet </w:t>
            </w:r>
            <w:r w:rsidRPr="00011D26">
              <w:rPr>
                <w:i/>
              </w:rPr>
              <w:t>että nä</w:t>
            </w:r>
            <w:r w:rsidRPr="0075485B">
              <w:t>(</w:t>
            </w:r>
            <w:r w:rsidRPr="00011D26">
              <w:rPr>
                <w:i/>
              </w:rPr>
              <w:t>j</w:t>
            </w:r>
            <w:r w:rsidRPr="0075485B">
              <w:t>)</w:t>
            </w:r>
            <w:r w:rsidRPr="00011D26">
              <w:rPr>
                <w:i/>
              </w:rPr>
              <w:t>e</w:t>
            </w:r>
            <w:r w:rsidRPr="00011D26">
              <w:t xml:space="preserve"> mettää.</w:t>
            </w:r>
          </w:p>
        </w:tc>
      </w:tr>
      <w:tr w:rsidR="00BC7543" w:rsidRPr="00011D26" w14:paraId="57244A43" w14:textId="77777777" w:rsidTr="008C42C4">
        <w:tc>
          <w:tcPr>
            <w:tcW w:w="3186" w:type="dxa"/>
          </w:tcPr>
          <w:p w14:paraId="1E2A1B5E" w14:textId="77777777" w:rsidR="00BC7543" w:rsidRPr="00011D26" w:rsidRDefault="00BC7543" w:rsidP="00731112">
            <w:pPr>
              <w:spacing w:before="40" w:after="40"/>
            </w:pPr>
            <w:r w:rsidRPr="00011D26">
              <w:t xml:space="preserve">Hän/Se </w:t>
            </w:r>
            <w:r w:rsidRPr="00011D26">
              <w:rPr>
                <w:i/>
              </w:rPr>
              <w:t>ei pölk</w:t>
            </w:r>
            <w:r w:rsidRPr="0075485B">
              <w:t>(</w:t>
            </w:r>
            <w:r w:rsidRPr="00011D26">
              <w:rPr>
                <w:i/>
              </w:rPr>
              <w:t>k</w:t>
            </w:r>
            <w:r w:rsidRPr="0075485B">
              <w:t>)</w:t>
            </w:r>
            <w:r w:rsidRPr="00011D26">
              <w:rPr>
                <w:i/>
              </w:rPr>
              <w:t>ää</w:t>
            </w:r>
            <w:r w:rsidRPr="00011D26">
              <w:t xml:space="preserve"> mithään.</w:t>
            </w:r>
          </w:p>
        </w:tc>
        <w:tc>
          <w:tcPr>
            <w:tcW w:w="3040" w:type="dxa"/>
          </w:tcPr>
          <w:p w14:paraId="506894E1" w14:textId="77777777" w:rsidR="00BC7543" w:rsidRPr="00011D26" w:rsidRDefault="00BC7543" w:rsidP="00731112">
            <w:pPr>
              <w:spacing w:before="40" w:after="40"/>
            </w:pPr>
            <w:r w:rsidRPr="00011D26">
              <w:t xml:space="preserve">Het/Net </w:t>
            </w:r>
            <w:r w:rsidRPr="00011D26">
              <w:rPr>
                <w:i/>
              </w:rPr>
              <w:t>ei pölk</w:t>
            </w:r>
            <w:r w:rsidRPr="0075485B">
              <w:t>(</w:t>
            </w:r>
            <w:r w:rsidRPr="00011D26">
              <w:rPr>
                <w:i/>
              </w:rPr>
              <w:t>k</w:t>
            </w:r>
            <w:r w:rsidRPr="0075485B">
              <w:t>)</w:t>
            </w:r>
            <w:r w:rsidRPr="00011D26">
              <w:rPr>
                <w:i/>
              </w:rPr>
              <w:t>ää</w:t>
            </w:r>
            <w:r w:rsidRPr="00011D26">
              <w:t xml:space="preserve"> mithään.</w:t>
            </w:r>
          </w:p>
        </w:tc>
      </w:tr>
    </w:tbl>
    <w:p w14:paraId="6E57993E" w14:textId="77777777" w:rsidR="00F904D4" w:rsidRDefault="00BC7543" w:rsidP="00731112">
      <w:pPr>
        <w:tabs>
          <w:tab w:val="left" w:pos="3600"/>
        </w:tabs>
        <w:spacing w:before="120" w:after="120"/>
      </w:pPr>
      <w:r>
        <w:t>K</w:t>
      </w:r>
      <w:r w:rsidRPr="00AB6F47">
        <w:t xml:space="preserve">ielossa </w:t>
      </w:r>
      <w:r>
        <w:t>pluraalin 3. persoona</w:t>
      </w:r>
      <w:r w:rsidRPr="00AB6F47">
        <w:t xml:space="preserve"> ei ole i</w:t>
      </w:r>
      <w:r>
        <w:t>denttinen</w:t>
      </w:r>
      <w:r w:rsidRPr="00AB6F47">
        <w:t xml:space="preserve"> passiivin </w:t>
      </w:r>
      <w:r>
        <w:t xml:space="preserve">haamun </w:t>
      </w:r>
      <w:r w:rsidRPr="00AB6F47">
        <w:t>kans, mutta siinä verbin</w:t>
      </w:r>
      <w:r w:rsidR="000A4B27">
        <w:t xml:space="preserve"> </w:t>
      </w:r>
      <w:r w:rsidRPr="00AB6F47">
        <w:t>kieltohaamu oon samanlainen ko muissaki aktiivin persoonissa</w:t>
      </w:r>
      <w:r w:rsidR="00F904D4">
        <w:t>.</w:t>
      </w:r>
    </w:p>
    <w:p w14:paraId="466D8C96" w14:textId="64FA32F2" w:rsidR="00BC7543" w:rsidRPr="00332DA9" w:rsidRDefault="00BC7543" w:rsidP="00731112">
      <w:pPr>
        <w:pStyle w:val="Punktliste"/>
        <w:spacing w:after="120"/>
        <w:rPr>
          <w:i/>
        </w:rPr>
      </w:pPr>
      <w:r w:rsidRPr="00183F52">
        <w:rPr>
          <w:smallCaps/>
        </w:rPr>
        <w:t>Passiivin kieltohaamu</w:t>
      </w:r>
      <w:r w:rsidRPr="002A1888">
        <w:t xml:space="preserve"> oon 1-, 3- ja 4-tyypissä sama ko 1. infinitiivi</w:t>
      </w:r>
      <w:r w:rsidRPr="00A95D68">
        <w:t>. 2-</w:t>
      </w:r>
      <w:r>
        <w:t>tyypissä</w:t>
      </w:r>
      <w:r w:rsidRPr="00A95D68">
        <w:t xml:space="preserve"> eli yksirankaisten tyypissä passiivinen kieltohaamu oon </w:t>
      </w:r>
      <w:r>
        <w:t>passiiviran</w:t>
      </w:r>
      <w:r w:rsidRPr="00A95D68">
        <w:t xml:space="preserve">ka + </w:t>
      </w:r>
      <w:r w:rsidRPr="00EA411F">
        <w:rPr>
          <w:i/>
        </w:rPr>
        <w:t>tA</w:t>
      </w:r>
      <w:r w:rsidRPr="00A95D68">
        <w:t xml:space="preserve">. </w:t>
      </w:r>
      <w:r>
        <w:t xml:space="preserve">Niin ko (1.inf. : pass.prees. : pass.kieltohaamu) (1-tyyppi) </w:t>
      </w:r>
      <w:r>
        <w:rPr>
          <w:i/>
        </w:rPr>
        <w:t>juo</w:t>
      </w:r>
      <w:r w:rsidR="0098090B" w:rsidRPr="0098090B">
        <w:t>/</w:t>
      </w:r>
      <w:r>
        <w:rPr>
          <w:i/>
        </w:rPr>
        <w:t xml:space="preserve">đa </w:t>
      </w:r>
      <w:r w:rsidR="00BA1173" w:rsidRPr="00BA1173">
        <w:t>~</w:t>
      </w:r>
      <w:r>
        <w:rPr>
          <w:i/>
        </w:rPr>
        <w:t xml:space="preserve"> juu</w:t>
      </w:r>
      <w:r w:rsidR="0098090B" w:rsidRPr="0098090B">
        <w:t>/</w:t>
      </w:r>
      <w:r>
        <w:rPr>
          <w:i/>
        </w:rPr>
        <w:t xml:space="preserve">a </w:t>
      </w:r>
      <w:r>
        <w:t xml:space="preserve">: </w:t>
      </w:r>
      <w:r>
        <w:rPr>
          <w:i/>
        </w:rPr>
        <w:t>juo</w:t>
      </w:r>
      <w:r w:rsidR="0098090B" w:rsidRPr="0098090B">
        <w:t>/</w:t>
      </w:r>
      <w:r w:rsidR="001B127A" w:rsidRPr="001B127A">
        <w:t>(</w:t>
      </w:r>
      <w:r>
        <w:rPr>
          <w:i/>
        </w:rPr>
        <w:t>đ</w:t>
      </w:r>
      <w:r w:rsidR="001B127A" w:rsidRPr="001B127A">
        <w:t>)</w:t>
      </w:r>
      <w:r>
        <w:rPr>
          <w:i/>
        </w:rPr>
        <w:t xml:space="preserve">haan </w:t>
      </w:r>
      <w:r>
        <w:t xml:space="preserve">: </w:t>
      </w:r>
      <w:r>
        <w:rPr>
          <w:i/>
        </w:rPr>
        <w:t>juo</w:t>
      </w:r>
      <w:r w:rsidR="0098090B" w:rsidRPr="0098090B">
        <w:t>/</w:t>
      </w:r>
      <w:r>
        <w:rPr>
          <w:i/>
        </w:rPr>
        <w:t xml:space="preserve">đa </w:t>
      </w:r>
      <w:r w:rsidR="00BA1173" w:rsidRPr="00BA1173">
        <w:t>~</w:t>
      </w:r>
      <w:r>
        <w:rPr>
          <w:i/>
        </w:rPr>
        <w:t xml:space="preserve"> juu</w:t>
      </w:r>
      <w:r w:rsidR="0098090B" w:rsidRPr="0098090B">
        <w:t>/</w:t>
      </w:r>
      <w:r>
        <w:rPr>
          <w:i/>
        </w:rPr>
        <w:t>a</w:t>
      </w:r>
      <w:r w:rsidR="001B127A" w:rsidRPr="001B127A">
        <w:t>,</w:t>
      </w:r>
      <w:r>
        <w:rPr>
          <w:i/>
        </w:rPr>
        <w:t xml:space="preserve"> </w:t>
      </w:r>
      <w:r>
        <w:t>(2-tyyppi)</w:t>
      </w:r>
      <w:r>
        <w:rPr>
          <w:i/>
        </w:rPr>
        <w:t xml:space="preserve"> lähte</w:t>
      </w:r>
      <w:r w:rsidR="0098090B" w:rsidRPr="0098090B">
        <w:t>/</w:t>
      </w:r>
      <w:r>
        <w:rPr>
          <w:i/>
        </w:rPr>
        <w:t xml:space="preserve">et </w:t>
      </w:r>
      <w:r w:rsidR="00BA1173" w:rsidRPr="00BA1173">
        <w:t>~</w:t>
      </w:r>
      <w:r>
        <w:rPr>
          <w:i/>
        </w:rPr>
        <w:t xml:space="preserve"> lähte</w:t>
      </w:r>
      <w:r w:rsidR="0098090B" w:rsidRPr="0098090B">
        <w:t>/</w:t>
      </w:r>
      <w:r>
        <w:rPr>
          <w:i/>
        </w:rPr>
        <w:t>ä</w:t>
      </w:r>
      <w:r w:rsidR="001B127A" w:rsidRPr="001B127A">
        <w:t>(</w:t>
      </w:r>
      <w:r>
        <w:rPr>
          <w:i/>
        </w:rPr>
        <w:t>t</w:t>
      </w:r>
      <w:r w:rsidR="001B127A" w:rsidRPr="001B127A">
        <w:t>)</w:t>
      </w:r>
      <w:r>
        <w:rPr>
          <w:i/>
        </w:rPr>
        <w:t xml:space="preserve"> </w:t>
      </w:r>
      <w:r w:rsidR="00BA1173" w:rsidRPr="00BA1173">
        <w:t>~</w:t>
      </w:r>
      <w:r>
        <w:rPr>
          <w:i/>
        </w:rPr>
        <w:t xml:space="preserve"> lähti</w:t>
      </w:r>
      <w:r w:rsidR="0098090B" w:rsidRPr="0098090B">
        <w:t>/</w:t>
      </w:r>
      <w:r>
        <w:rPr>
          <w:i/>
        </w:rPr>
        <w:t>ä</w:t>
      </w:r>
      <w:r>
        <w:t xml:space="preserve"> : </w:t>
      </w:r>
      <w:r>
        <w:rPr>
          <w:i/>
        </w:rPr>
        <w:t>läh</w:t>
      </w:r>
      <w:r w:rsidR="001B127A" w:rsidRPr="001B127A">
        <w:t>(</w:t>
      </w:r>
      <w:r>
        <w:rPr>
          <w:i/>
        </w:rPr>
        <w:t>đ</w:t>
      </w:r>
      <w:r w:rsidR="001B127A" w:rsidRPr="001B127A">
        <w:t>)</w:t>
      </w:r>
      <w:r>
        <w:rPr>
          <w:i/>
        </w:rPr>
        <w:t>e</w:t>
      </w:r>
      <w:r w:rsidR="0098090B" w:rsidRPr="0098090B">
        <w:t>/</w:t>
      </w:r>
      <w:r>
        <w:rPr>
          <w:i/>
        </w:rPr>
        <w:t>thään</w:t>
      </w:r>
      <w:r w:rsidR="00746A48">
        <w:rPr>
          <w:i/>
        </w:rPr>
        <w:t xml:space="preserve"> </w:t>
      </w:r>
      <w:r w:rsidR="001B127A" w:rsidRPr="001B127A">
        <w:t>:</w:t>
      </w:r>
      <w:r w:rsidR="00746A48">
        <w:rPr>
          <w:i/>
        </w:rPr>
        <w:t xml:space="preserve"> läh</w:t>
      </w:r>
      <w:r w:rsidR="001B127A" w:rsidRPr="001B127A">
        <w:t>(</w:t>
      </w:r>
      <w:r w:rsidR="00746A48">
        <w:rPr>
          <w:i/>
        </w:rPr>
        <w:t>đ</w:t>
      </w:r>
      <w:r w:rsidR="001B127A" w:rsidRPr="001B127A">
        <w:t>)</w:t>
      </w:r>
      <w:r w:rsidR="00746A48">
        <w:rPr>
          <w:i/>
        </w:rPr>
        <w:t>e</w:t>
      </w:r>
      <w:r w:rsidR="0098090B" w:rsidRPr="0098090B">
        <w:t>/</w:t>
      </w:r>
      <w:r w:rsidR="00746A48">
        <w:rPr>
          <w:i/>
        </w:rPr>
        <w:t>tä</w:t>
      </w:r>
      <w:r w:rsidR="001B127A" w:rsidRPr="001B127A">
        <w:t>,</w:t>
      </w:r>
      <w:r>
        <w:rPr>
          <w:i/>
        </w:rPr>
        <w:t xml:space="preserve"> </w:t>
      </w:r>
      <w:r>
        <w:t>(</w:t>
      </w:r>
      <w:r w:rsidRPr="00332DA9">
        <w:t>3-tyyppi)</w:t>
      </w:r>
      <w:r>
        <w:t xml:space="preserve"> </w:t>
      </w:r>
      <w:r>
        <w:rPr>
          <w:i/>
        </w:rPr>
        <w:t>pes</w:t>
      </w:r>
      <w:r w:rsidR="0098090B" w:rsidRPr="0098090B">
        <w:t>/</w:t>
      </w:r>
      <w:r>
        <w:rPr>
          <w:i/>
        </w:rPr>
        <w:t xml:space="preserve">tä </w:t>
      </w:r>
      <w:r>
        <w:t xml:space="preserve">: </w:t>
      </w:r>
      <w:r>
        <w:rPr>
          <w:i/>
        </w:rPr>
        <w:t>pes</w:t>
      </w:r>
      <w:r w:rsidR="0098090B" w:rsidRPr="0098090B">
        <w:t>/</w:t>
      </w:r>
      <w:r>
        <w:rPr>
          <w:i/>
        </w:rPr>
        <w:t xml:space="preserve">thään </w:t>
      </w:r>
      <w:r>
        <w:t xml:space="preserve">: </w:t>
      </w:r>
      <w:r>
        <w:rPr>
          <w:i/>
        </w:rPr>
        <w:t>pes</w:t>
      </w:r>
      <w:r w:rsidR="0098090B" w:rsidRPr="0098090B">
        <w:t>/</w:t>
      </w:r>
      <w:r>
        <w:rPr>
          <w:i/>
        </w:rPr>
        <w:t>tä</w:t>
      </w:r>
      <w:r w:rsidR="001B127A" w:rsidRPr="001B127A">
        <w:t>,</w:t>
      </w:r>
      <w:r>
        <w:rPr>
          <w:i/>
        </w:rPr>
        <w:t xml:space="preserve"> teh</w:t>
      </w:r>
      <w:r w:rsidR="0098090B" w:rsidRPr="0098090B">
        <w:t>/</w:t>
      </w:r>
      <w:r>
        <w:rPr>
          <w:i/>
        </w:rPr>
        <w:t xml:space="preserve">đä </w:t>
      </w:r>
      <w:r w:rsidR="00BA1173" w:rsidRPr="00BA1173">
        <w:t>~</w:t>
      </w:r>
      <w:r>
        <w:rPr>
          <w:i/>
        </w:rPr>
        <w:t xml:space="preserve"> </w:t>
      </w:r>
      <w:r w:rsidRPr="00332DA9">
        <w:rPr>
          <w:i/>
        </w:rPr>
        <w:t>teh</w:t>
      </w:r>
      <w:r w:rsidR="0098090B" w:rsidRPr="0098090B">
        <w:t>/</w:t>
      </w:r>
      <w:r w:rsidRPr="00332DA9">
        <w:rPr>
          <w:i/>
        </w:rPr>
        <w:t>hä</w:t>
      </w:r>
      <w:r>
        <w:rPr>
          <w:i/>
        </w:rPr>
        <w:t xml:space="preserve"> </w:t>
      </w:r>
      <w:r>
        <w:t xml:space="preserve">: </w:t>
      </w:r>
      <w:r>
        <w:rPr>
          <w:i/>
        </w:rPr>
        <w:t>teh</w:t>
      </w:r>
      <w:r w:rsidR="0098090B" w:rsidRPr="0098090B">
        <w:t>/</w:t>
      </w:r>
      <w:r w:rsidR="001B127A" w:rsidRPr="001B127A">
        <w:t>(</w:t>
      </w:r>
      <w:r>
        <w:rPr>
          <w:i/>
        </w:rPr>
        <w:t>đ</w:t>
      </w:r>
      <w:r w:rsidR="001B127A" w:rsidRPr="001B127A">
        <w:t>)</w:t>
      </w:r>
      <w:r>
        <w:rPr>
          <w:i/>
        </w:rPr>
        <w:t xml:space="preserve">hään </w:t>
      </w:r>
      <w:r>
        <w:t xml:space="preserve">: </w:t>
      </w:r>
      <w:r>
        <w:rPr>
          <w:i/>
        </w:rPr>
        <w:t>teh</w:t>
      </w:r>
      <w:r w:rsidR="0098090B" w:rsidRPr="0098090B">
        <w:t>/</w:t>
      </w:r>
      <w:r>
        <w:rPr>
          <w:i/>
        </w:rPr>
        <w:t>đä</w:t>
      </w:r>
      <w:r>
        <w:t xml:space="preserve"> ~ </w:t>
      </w:r>
      <w:r>
        <w:rPr>
          <w:i/>
        </w:rPr>
        <w:t>teh</w:t>
      </w:r>
      <w:r w:rsidR="0098090B" w:rsidRPr="0098090B">
        <w:t>/</w:t>
      </w:r>
      <w:r>
        <w:rPr>
          <w:i/>
        </w:rPr>
        <w:t>hä</w:t>
      </w:r>
      <w:r>
        <w:t xml:space="preserve">, (4-tyyppi) </w:t>
      </w:r>
      <w:r>
        <w:rPr>
          <w:i/>
        </w:rPr>
        <w:t>tarvi</w:t>
      </w:r>
      <w:r w:rsidR="0098090B" w:rsidRPr="0098090B">
        <w:t>/</w:t>
      </w:r>
      <w:r>
        <w:rPr>
          <w:i/>
        </w:rPr>
        <w:t xml:space="preserve">ta </w:t>
      </w:r>
      <w:r>
        <w:t xml:space="preserve">: </w:t>
      </w:r>
      <w:r>
        <w:rPr>
          <w:i/>
        </w:rPr>
        <w:t>tarvi</w:t>
      </w:r>
      <w:r w:rsidR="0098090B" w:rsidRPr="0098090B">
        <w:t>/</w:t>
      </w:r>
      <w:r>
        <w:rPr>
          <w:i/>
        </w:rPr>
        <w:t xml:space="preserve">thaan </w:t>
      </w:r>
      <w:r>
        <w:t xml:space="preserve">: </w:t>
      </w:r>
      <w:r>
        <w:rPr>
          <w:i/>
        </w:rPr>
        <w:t>tarvi</w:t>
      </w:r>
      <w:r w:rsidR="0098090B" w:rsidRPr="0098090B">
        <w:t>/</w:t>
      </w:r>
      <w:r>
        <w:rPr>
          <w:i/>
        </w:rPr>
        <w:t>ta</w:t>
      </w:r>
      <w:r w:rsidR="001B127A" w:rsidRPr="001B127A">
        <w:t>,</w:t>
      </w:r>
      <w:r>
        <w:t xml:space="preserve"> </w:t>
      </w:r>
      <w:r>
        <w:rPr>
          <w:i/>
        </w:rPr>
        <w:t>piikaroi</w:t>
      </w:r>
      <w:r w:rsidR="0098090B" w:rsidRPr="0098090B">
        <w:t>/</w:t>
      </w:r>
      <w:r>
        <w:rPr>
          <w:i/>
        </w:rPr>
        <w:t xml:space="preserve">ta </w:t>
      </w:r>
      <w:r>
        <w:t xml:space="preserve">: </w:t>
      </w:r>
      <w:r>
        <w:rPr>
          <w:i/>
        </w:rPr>
        <w:t>piikaroi</w:t>
      </w:r>
      <w:r w:rsidR="0098090B" w:rsidRPr="0098090B">
        <w:t>/</w:t>
      </w:r>
      <w:r>
        <w:rPr>
          <w:i/>
        </w:rPr>
        <w:t xml:space="preserve">thaan </w:t>
      </w:r>
      <w:r>
        <w:t xml:space="preserve">: </w:t>
      </w:r>
      <w:r>
        <w:rPr>
          <w:i/>
        </w:rPr>
        <w:t>piikaroi</w:t>
      </w:r>
      <w:r w:rsidR="0098090B" w:rsidRPr="0098090B">
        <w:t>/</w:t>
      </w:r>
      <w:r>
        <w:rPr>
          <w:i/>
        </w:rPr>
        <w:t>ta</w:t>
      </w:r>
      <w:r w:rsidR="001B127A" w:rsidRPr="001B127A">
        <w:t>,</w:t>
      </w:r>
      <w:r>
        <w:rPr>
          <w:i/>
        </w:rPr>
        <w:t xml:space="preserve"> pöl</w:t>
      </w:r>
      <w:r w:rsidR="001B127A" w:rsidRPr="001B127A">
        <w:t>(</w:t>
      </w:r>
      <w:r>
        <w:rPr>
          <w:i/>
        </w:rPr>
        <w:t>j</w:t>
      </w:r>
      <w:r w:rsidR="001B127A" w:rsidRPr="001B127A">
        <w:t>)</w:t>
      </w:r>
      <w:r>
        <w:rPr>
          <w:i/>
        </w:rPr>
        <w:t>ä</w:t>
      </w:r>
      <w:r w:rsidR="0098090B" w:rsidRPr="0098090B">
        <w:t>/</w:t>
      </w:r>
      <w:r>
        <w:rPr>
          <w:i/>
        </w:rPr>
        <w:t xml:space="preserve">tä </w:t>
      </w:r>
      <w:r>
        <w:t xml:space="preserve">: </w:t>
      </w:r>
      <w:r>
        <w:rPr>
          <w:i/>
        </w:rPr>
        <w:t>pöl</w:t>
      </w:r>
      <w:r w:rsidR="001B127A" w:rsidRPr="001B127A">
        <w:t>(</w:t>
      </w:r>
      <w:r>
        <w:rPr>
          <w:i/>
        </w:rPr>
        <w:t>j</w:t>
      </w:r>
      <w:r w:rsidR="001B127A" w:rsidRPr="001B127A">
        <w:t>)</w:t>
      </w:r>
      <w:r>
        <w:rPr>
          <w:i/>
        </w:rPr>
        <w:t>ä</w:t>
      </w:r>
      <w:r w:rsidR="0098090B" w:rsidRPr="0098090B">
        <w:t>/</w:t>
      </w:r>
      <w:r>
        <w:rPr>
          <w:i/>
        </w:rPr>
        <w:t xml:space="preserve">thään </w:t>
      </w:r>
      <w:r>
        <w:t xml:space="preserve">: </w:t>
      </w:r>
      <w:r>
        <w:rPr>
          <w:i/>
        </w:rPr>
        <w:t>pöl</w:t>
      </w:r>
      <w:r w:rsidR="001B127A" w:rsidRPr="001B127A">
        <w:t>(</w:t>
      </w:r>
      <w:r>
        <w:rPr>
          <w:i/>
        </w:rPr>
        <w:t>j</w:t>
      </w:r>
      <w:r w:rsidR="001B127A" w:rsidRPr="001B127A">
        <w:t>)</w:t>
      </w:r>
      <w:r>
        <w:rPr>
          <w:i/>
        </w:rPr>
        <w:t>ä</w:t>
      </w:r>
      <w:r w:rsidR="0098090B" w:rsidRPr="0098090B">
        <w:t>/</w:t>
      </w:r>
      <w:r>
        <w:rPr>
          <w:i/>
        </w:rPr>
        <w:t>tä</w:t>
      </w:r>
      <w:r w:rsidR="001B127A" w:rsidRPr="001B127A">
        <w:t>.</w:t>
      </w:r>
    </w:p>
    <w:p w14:paraId="73B738DF" w14:textId="77777777" w:rsidR="00BC7543" w:rsidRPr="00A95D68" w:rsidRDefault="00BC7543" w:rsidP="00731112">
      <w:pPr>
        <w:pStyle w:val="Brdtekst"/>
        <w:spacing w:before="40" w:after="40"/>
      </w:pPr>
      <w:r>
        <w:t>Syntaktiesimerkkii passiivisesta kielosta:</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3978"/>
      </w:tblGrid>
      <w:tr w:rsidR="00BC7543" w:rsidRPr="00600ADA" w14:paraId="008E4C61" w14:textId="77777777" w:rsidTr="008C42C4">
        <w:tc>
          <w:tcPr>
            <w:tcW w:w="4500" w:type="dxa"/>
          </w:tcPr>
          <w:p w14:paraId="570DAFCE" w14:textId="77777777" w:rsidR="00BC7543" w:rsidRPr="00600ADA" w:rsidRDefault="00BC7543" w:rsidP="00731112">
            <w:pPr>
              <w:spacing w:before="40" w:after="40"/>
            </w:pPr>
            <w:r w:rsidRPr="00600ADA">
              <w:t>Myönttäävä passiivi</w:t>
            </w:r>
          </w:p>
        </w:tc>
        <w:tc>
          <w:tcPr>
            <w:tcW w:w="3978" w:type="dxa"/>
          </w:tcPr>
          <w:p w14:paraId="431E6826" w14:textId="77777777" w:rsidR="00BC7543" w:rsidRPr="00600ADA" w:rsidRDefault="00BC7543" w:rsidP="00731112">
            <w:pPr>
              <w:spacing w:before="40" w:after="40"/>
            </w:pPr>
            <w:r w:rsidRPr="00600ADA">
              <w:t>Kielttäävä passiivi</w:t>
            </w:r>
          </w:p>
        </w:tc>
      </w:tr>
      <w:tr w:rsidR="00BC7543" w:rsidRPr="004A6176" w14:paraId="77626DB1" w14:textId="77777777" w:rsidTr="008C42C4">
        <w:tc>
          <w:tcPr>
            <w:tcW w:w="4500" w:type="dxa"/>
          </w:tcPr>
          <w:p w14:paraId="6E14DF28" w14:textId="179B7B65" w:rsidR="00BC7543" w:rsidRPr="004A6176" w:rsidRDefault="00BC7543" w:rsidP="00731112">
            <w:pPr>
              <w:pStyle w:val="Brdtekst"/>
              <w:spacing w:before="40" w:after="40"/>
            </w:pPr>
            <w:r w:rsidRPr="004A6176">
              <w:t xml:space="preserve">Ruijassa </w:t>
            </w:r>
            <w:r w:rsidRPr="004A6176">
              <w:rPr>
                <w:i/>
              </w:rPr>
              <w:t>juo</w:t>
            </w:r>
            <w:r w:rsidR="0098090B" w:rsidRPr="0098090B">
              <w:t>/</w:t>
            </w:r>
            <w:r w:rsidRPr="004A6176">
              <w:rPr>
                <w:i/>
              </w:rPr>
              <w:t xml:space="preserve">đhaan </w:t>
            </w:r>
            <w:r w:rsidR="00BA1173" w:rsidRPr="00BA1173">
              <w:t>~</w:t>
            </w:r>
            <w:r w:rsidRPr="004A6176">
              <w:rPr>
                <w:i/>
              </w:rPr>
              <w:t xml:space="preserve"> juu</w:t>
            </w:r>
            <w:r w:rsidR="0098090B" w:rsidRPr="0098090B">
              <w:t>/</w:t>
            </w:r>
            <w:r>
              <w:rPr>
                <w:i/>
              </w:rPr>
              <w:t>h</w:t>
            </w:r>
            <w:r w:rsidRPr="004A6176">
              <w:rPr>
                <w:i/>
              </w:rPr>
              <w:t xml:space="preserve">aan </w:t>
            </w:r>
            <w:r w:rsidRPr="004A6176">
              <w:t>vettä.</w:t>
            </w:r>
          </w:p>
        </w:tc>
        <w:tc>
          <w:tcPr>
            <w:tcW w:w="3978" w:type="dxa"/>
          </w:tcPr>
          <w:p w14:paraId="31C1EB08" w14:textId="2F7A416A" w:rsidR="00BC7543" w:rsidRPr="004A6176" w:rsidRDefault="00BC7543" w:rsidP="00731112">
            <w:pPr>
              <w:pStyle w:val="Brdtekst"/>
              <w:spacing w:before="40" w:after="40"/>
            </w:pPr>
            <w:r w:rsidRPr="004A6176">
              <w:t xml:space="preserve">Franskassa </w:t>
            </w:r>
            <w:r w:rsidRPr="004A6176">
              <w:rPr>
                <w:i/>
              </w:rPr>
              <w:t>ei juo</w:t>
            </w:r>
            <w:r w:rsidR="0098090B" w:rsidRPr="0098090B">
              <w:t>/</w:t>
            </w:r>
            <w:r w:rsidRPr="004A6176">
              <w:rPr>
                <w:i/>
              </w:rPr>
              <w:t xml:space="preserve">đa </w:t>
            </w:r>
            <w:r w:rsidR="00BA1173" w:rsidRPr="00BA1173">
              <w:t>~</w:t>
            </w:r>
            <w:r w:rsidRPr="004A6176">
              <w:rPr>
                <w:i/>
              </w:rPr>
              <w:t xml:space="preserve"> juu</w:t>
            </w:r>
            <w:r w:rsidR="0098090B" w:rsidRPr="0098090B">
              <w:t>/</w:t>
            </w:r>
            <w:r w:rsidRPr="004A6176">
              <w:rPr>
                <w:i/>
              </w:rPr>
              <w:t>a</w:t>
            </w:r>
            <w:r w:rsidRPr="004A6176">
              <w:t xml:space="preserve"> vettä. </w:t>
            </w:r>
          </w:p>
        </w:tc>
      </w:tr>
      <w:tr w:rsidR="00BC7543" w:rsidRPr="004A6176" w14:paraId="2773B39B" w14:textId="77777777" w:rsidTr="008C42C4">
        <w:tc>
          <w:tcPr>
            <w:tcW w:w="4500" w:type="dxa"/>
          </w:tcPr>
          <w:p w14:paraId="16170CB3" w14:textId="35F0C091" w:rsidR="00BC7543" w:rsidRPr="004A6176" w:rsidRDefault="00BC7543" w:rsidP="00731112">
            <w:pPr>
              <w:pStyle w:val="Liste"/>
              <w:spacing w:before="40" w:after="40"/>
              <w:ind w:left="0" w:firstLine="0"/>
              <w:contextualSpacing w:val="0"/>
            </w:pPr>
            <w:r w:rsidRPr="004A6176">
              <w:t xml:space="preserve">Sieltä </w:t>
            </w:r>
            <w:r w:rsidRPr="004A6176">
              <w:rPr>
                <w:i/>
              </w:rPr>
              <w:t>läh</w:t>
            </w:r>
            <w:r w:rsidRPr="0075485B">
              <w:t>(</w:t>
            </w:r>
            <w:r w:rsidRPr="004A6176">
              <w:rPr>
                <w:i/>
              </w:rPr>
              <w:t>đ</w:t>
            </w:r>
            <w:r w:rsidRPr="0075485B">
              <w:t>)</w:t>
            </w:r>
            <w:r w:rsidRPr="004A6176">
              <w:rPr>
                <w:i/>
              </w:rPr>
              <w:t>e</w:t>
            </w:r>
            <w:r w:rsidR="0098090B" w:rsidRPr="0098090B">
              <w:t>/</w:t>
            </w:r>
            <w:r w:rsidRPr="004A6176">
              <w:rPr>
                <w:i/>
              </w:rPr>
              <w:t xml:space="preserve">thään </w:t>
            </w:r>
            <w:r w:rsidR="00A1590B">
              <w:t>Sotšhiin</w:t>
            </w:r>
            <w:r w:rsidRPr="004A6176">
              <w:t>.</w:t>
            </w:r>
          </w:p>
        </w:tc>
        <w:tc>
          <w:tcPr>
            <w:tcW w:w="3978" w:type="dxa"/>
          </w:tcPr>
          <w:p w14:paraId="0D4EEA00" w14:textId="70E21873" w:rsidR="00BC7543" w:rsidRPr="004A6176" w:rsidRDefault="00BC7543" w:rsidP="00731112">
            <w:pPr>
              <w:pStyle w:val="Liste"/>
              <w:spacing w:before="40" w:after="40"/>
              <w:ind w:left="0" w:firstLine="0"/>
              <w:contextualSpacing w:val="0"/>
            </w:pPr>
            <w:r w:rsidRPr="004A6176">
              <w:t xml:space="preserve">Sieltä </w:t>
            </w:r>
            <w:r w:rsidRPr="004A6176">
              <w:rPr>
                <w:i/>
              </w:rPr>
              <w:t>ei läh</w:t>
            </w:r>
            <w:r w:rsidRPr="0075485B">
              <w:t>(</w:t>
            </w:r>
            <w:r w:rsidRPr="004A6176">
              <w:rPr>
                <w:i/>
              </w:rPr>
              <w:t>đ</w:t>
            </w:r>
            <w:r w:rsidRPr="0075485B">
              <w:t>)</w:t>
            </w:r>
            <w:r w:rsidRPr="004A6176">
              <w:rPr>
                <w:i/>
              </w:rPr>
              <w:t>e</w:t>
            </w:r>
            <w:r w:rsidR="0098090B" w:rsidRPr="0098090B">
              <w:t>/</w:t>
            </w:r>
            <w:r w:rsidRPr="004A6176">
              <w:rPr>
                <w:i/>
              </w:rPr>
              <w:t>tä</w:t>
            </w:r>
            <w:r w:rsidRPr="004A6176">
              <w:t xml:space="preserve"> </w:t>
            </w:r>
            <w:r w:rsidR="00A1590B">
              <w:t>Sotšhiin</w:t>
            </w:r>
            <w:r w:rsidRPr="004A6176">
              <w:t>.</w:t>
            </w:r>
          </w:p>
        </w:tc>
      </w:tr>
      <w:tr w:rsidR="00BC7543" w:rsidRPr="004A6176" w14:paraId="7A5141E9" w14:textId="77777777" w:rsidTr="008C42C4">
        <w:tc>
          <w:tcPr>
            <w:tcW w:w="4500" w:type="dxa"/>
          </w:tcPr>
          <w:p w14:paraId="1CBDFE3A" w14:textId="656C4A1A" w:rsidR="00BC7543" w:rsidRPr="004A6176" w:rsidRDefault="00BC7543" w:rsidP="00731112">
            <w:pPr>
              <w:pStyle w:val="Liste"/>
              <w:spacing w:before="40" w:after="40"/>
              <w:ind w:left="0" w:firstLine="0"/>
              <w:contextualSpacing w:val="0"/>
            </w:pPr>
            <w:r w:rsidRPr="004A6176">
              <w:t xml:space="preserve">Sielä </w:t>
            </w:r>
            <w:r>
              <w:rPr>
                <w:i/>
              </w:rPr>
              <w:t>kirjo</w:t>
            </w:r>
            <w:r w:rsidRPr="0075485B">
              <w:t>(</w:t>
            </w:r>
            <w:r>
              <w:rPr>
                <w:i/>
              </w:rPr>
              <w:t>i</w:t>
            </w:r>
            <w:r w:rsidRPr="0075485B">
              <w:t>)</w:t>
            </w:r>
            <w:r>
              <w:rPr>
                <w:i/>
              </w:rPr>
              <w:t>te</w:t>
            </w:r>
            <w:r w:rsidR="0098090B" w:rsidRPr="0098090B">
              <w:t>/</w:t>
            </w:r>
            <w:r>
              <w:rPr>
                <w:i/>
              </w:rPr>
              <w:t>thaan</w:t>
            </w:r>
            <w:r w:rsidRPr="004A6176">
              <w:rPr>
                <w:i/>
              </w:rPr>
              <w:t xml:space="preserve"> </w:t>
            </w:r>
            <w:r w:rsidRPr="004A6176">
              <w:t>preivii</w:t>
            </w:r>
            <w:r w:rsidR="00731112">
              <w:t xml:space="preserve"> ~ preiviä</w:t>
            </w:r>
            <w:r w:rsidRPr="004A6176">
              <w:t>.</w:t>
            </w:r>
          </w:p>
        </w:tc>
        <w:tc>
          <w:tcPr>
            <w:tcW w:w="3978" w:type="dxa"/>
          </w:tcPr>
          <w:p w14:paraId="3FCEC466" w14:textId="3C84A1C3" w:rsidR="00BC7543" w:rsidRPr="004A6176" w:rsidRDefault="00BC7543" w:rsidP="00731112">
            <w:pPr>
              <w:pStyle w:val="Liste"/>
              <w:spacing w:before="40" w:after="40"/>
              <w:ind w:left="0" w:firstLine="0"/>
              <w:contextualSpacing w:val="0"/>
            </w:pPr>
            <w:r w:rsidRPr="004A6176">
              <w:t xml:space="preserve">Sielä </w:t>
            </w:r>
            <w:r w:rsidRPr="004A6176">
              <w:rPr>
                <w:i/>
              </w:rPr>
              <w:t>ei kirjo</w:t>
            </w:r>
            <w:r w:rsidR="00A83669" w:rsidRPr="00A83669">
              <w:t>(</w:t>
            </w:r>
            <w:r w:rsidRPr="004A6176">
              <w:rPr>
                <w:i/>
              </w:rPr>
              <w:t>i</w:t>
            </w:r>
            <w:r w:rsidR="00A83669" w:rsidRPr="00A83669">
              <w:t>)</w:t>
            </w:r>
            <w:r w:rsidRPr="004A6176">
              <w:rPr>
                <w:i/>
              </w:rPr>
              <w:t>te</w:t>
            </w:r>
            <w:r w:rsidR="0098090B" w:rsidRPr="0098090B">
              <w:t>/</w:t>
            </w:r>
            <w:r w:rsidRPr="004A6176">
              <w:rPr>
                <w:i/>
              </w:rPr>
              <w:t>ta</w:t>
            </w:r>
            <w:r w:rsidRPr="004A6176">
              <w:t xml:space="preserve"> preivii</w:t>
            </w:r>
            <w:r w:rsidR="00731112">
              <w:t xml:space="preserve"> ~ preiviä</w:t>
            </w:r>
            <w:r w:rsidRPr="004A6176">
              <w:t>.</w:t>
            </w:r>
          </w:p>
        </w:tc>
      </w:tr>
      <w:tr w:rsidR="00BC7543" w:rsidRPr="004A6176" w14:paraId="04F3DD0B" w14:textId="77777777" w:rsidTr="008C42C4">
        <w:tc>
          <w:tcPr>
            <w:tcW w:w="4500" w:type="dxa"/>
          </w:tcPr>
          <w:p w14:paraId="1A5A8514" w14:textId="3C6D2B0B" w:rsidR="00BC7543" w:rsidRPr="004A6176" w:rsidRDefault="00BC7543" w:rsidP="00731112">
            <w:pPr>
              <w:pStyle w:val="Liste"/>
              <w:spacing w:before="40" w:after="40"/>
              <w:ind w:left="0" w:firstLine="0"/>
              <w:contextualSpacing w:val="0"/>
            </w:pPr>
            <w:r w:rsidRPr="004A6176">
              <w:t xml:space="preserve">Täälä </w:t>
            </w:r>
            <w:r w:rsidRPr="004A6176">
              <w:rPr>
                <w:i/>
              </w:rPr>
              <w:t>teh</w:t>
            </w:r>
            <w:r w:rsidR="0098090B" w:rsidRPr="0098090B">
              <w:t>/</w:t>
            </w:r>
            <w:r w:rsidRPr="004A6176">
              <w:rPr>
                <w:i/>
              </w:rPr>
              <w:t xml:space="preserve">đhään </w:t>
            </w:r>
            <w:r w:rsidR="00BA1173" w:rsidRPr="00BA1173">
              <w:t>~</w:t>
            </w:r>
            <w:r w:rsidRPr="004A6176">
              <w:rPr>
                <w:i/>
              </w:rPr>
              <w:t xml:space="preserve"> teh</w:t>
            </w:r>
            <w:r w:rsidR="0098090B" w:rsidRPr="0098090B">
              <w:t>/</w:t>
            </w:r>
            <w:r w:rsidRPr="004A6176">
              <w:rPr>
                <w:i/>
              </w:rPr>
              <w:t>hään</w:t>
            </w:r>
            <w:r w:rsidRPr="004A6176">
              <w:t xml:space="preserve"> paljon</w:t>
            </w:r>
            <w:r>
              <w:t xml:space="preserve"> työtä</w:t>
            </w:r>
            <w:r w:rsidRPr="004A6176">
              <w:t>.</w:t>
            </w:r>
          </w:p>
        </w:tc>
        <w:tc>
          <w:tcPr>
            <w:tcW w:w="3978" w:type="dxa"/>
          </w:tcPr>
          <w:p w14:paraId="1DB00671" w14:textId="3714088A" w:rsidR="00BC7543" w:rsidRPr="004A6176" w:rsidRDefault="00BC7543" w:rsidP="00731112">
            <w:pPr>
              <w:pStyle w:val="Liste"/>
              <w:spacing w:before="40" w:after="40"/>
              <w:ind w:left="0" w:firstLine="0"/>
              <w:contextualSpacing w:val="0"/>
            </w:pPr>
            <w:r w:rsidRPr="004A6176">
              <w:t xml:space="preserve">Täälä </w:t>
            </w:r>
            <w:r w:rsidRPr="004A6176">
              <w:rPr>
                <w:i/>
              </w:rPr>
              <w:t>ei teh</w:t>
            </w:r>
            <w:r w:rsidR="0098090B" w:rsidRPr="0098090B">
              <w:t>/</w:t>
            </w:r>
            <w:r w:rsidRPr="004A6176">
              <w:rPr>
                <w:i/>
              </w:rPr>
              <w:t xml:space="preserve">đä </w:t>
            </w:r>
            <w:r w:rsidR="00BA1173" w:rsidRPr="00BA1173">
              <w:t>~</w:t>
            </w:r>
            <w:r w:rsidRPr="004A6176">
              <w:rPr>
                <w:i/>
              </w:rPr>
              <w:t xml:space="preserve"> teh</w:t>
            </w:r>
            <w:r w:rsidR="0098090B" w:rsidRPr="0098090B">
              <w:t>/</w:t>
            </w:r>
            <w:r w:rsidRPr="004A6176">
              <w:rPr>
                <w:i/>
              </w:rPr>
              <w:t>hä</w:t>
            </w:r>
            <w:r w:rsidRPr="004A6176">
              <w:t xml:space="preserve"> mithään.</w:t>
            </w:r>
          </w:p>
        </w:tc>
      </w:tr>
      <w:tr w:rsidR="00BC7543" w:rsidRPr="004A6176" w14:paraId="43E71819" w14:textId="77777777" w:rsidTr="008C42C4">
        <w:tc>
          <w:tcPr>
            <w:tcW w:w="4500" w:type="dxa"/>
          </w:tcPr>
          <w:p w14:paraId="1A73A71F" w14:textId="77777777" w:rsidR="00BC7543" w:rsidRPr="006909C2" w:rsidRDefault="00BC7543" w:rsidP="00731112">
            <w:pPr>
              <w:pStyle w:val="Liste"/>
              <w:spacing w:before="40" w:after="40"/>
              <w:ind w:left="0" w:firstLine="0"/>
              <w:contextualSpacing w:val="0"/>
            </w:pPr>
            <w:r>
              <w:t xml:space="preserve">Sitte lau(đ)an </w:t>
            </w:r>
            <w:r>
              <w:rPr>
                <w:i/>
              </w:rPr>
              <w:t xml:space="preserve">piikaroithaan </w:t>
            </w:r>
            <w:r>
              <w:t>seinhään.</w:t>
            </w:r>
          </w:p>
        </w:tc>
        <w:tc>
          <w:tcPr>
            <w:tcW w:w="3978" w:type="dxa"/>
          </w:tcPr>
          <w:p w14:paraId="61DF059C" w14:textId="2E3B3204" w:rsidR="00BC7543" w:rsidRPr="004A6176" w:rsidRDefault="00BC7543" w:rsidP="00731112">
            <w:pPr>
              <w:pStyle w:val="Liste"/>
              <w:spacing w:before="40" w:after="40"/>
              <w:ind w:left="0" w:firstLine="0"/>
              <w:contextualSpacing w:val="0"/>
            </w:pPr>
            <w:r>
              <w:t>Laut</w:t>
            </w:r>
            <w:r w:rsidR="001272E9">
              <w:t>(</w:t>
            </w:r>
            <w:r>
              <w:t>t</w:t>
            </w:r>
            <w:r w:rsidR="001272E9">
              <w:t>)</w:t>
            </w:r>
            <w:r>
              <w:t xml:space="preserve">aa </w:t>
            </w:r>
            <w:r w:rsidRPr="000A29E0">
              <w:rPr>
                <w:i/>
              </w:rPr>
              <w:t>ei piikaroita</w:t>
            </w:r>
            <w:r>
              <w:t xml:space="preserve"> mihinkhään.</w:t>
            </w:r>
          </w:p>
        </w:tc>
      </w:tr>
      <w:tr w:rsidR="00BC7543" w:rsidRPr="004A6176" w14:paraId="75BC6F38" w14:textId="77777777" w:rsidTr="008C42C4">
        <w:tc>
          <w:tcPr>
            <w:tcW w:w="4500" w:type="dxa"/>
          </w:tcPr>
          <w:p w14:paraId="13945C8A" w14:textId="20A39F9B" w:rsidR="00BC7543" w:rsidRPr="004A6176" w:rsidRDefault="00BC7543" w:rsidP="00731112">
            <w:pPr>
              <w:pStyle w:val="Liste"/>
              <w:spacing w:before="40" w:after="40"/>
              <w:ind w:left="0" w:firstLine="0"/>
              <w:contextualSpacing w:val="0"/>
            </w:pPr>
            <w:r w:rsidRPr="004A6176">
              <w:t xml:space="preserve">Alattiossa </w:t>
            </w:r>
            <w:r w:rsidRPr="004A6176">
              <w:rPr>
                <w:i/>
              </w:rPr>
              <w:t>pöl</w:t>
            </w:r>
            <w:r w:rsidRPr="0075485B">
              <w:t>(</w:t>
            </w:r>
            <w:r w:rsidRPr="004A6176">
              <w:rPr>
                <w:i/>
              </w:rPr>
              <w:t>j</w:t>
            </w:r>
            <w:r w:rsidRPr="0075485B">
              <w:t>)</w:t>
            </w:r>
            <w:r w:rsidRPr="004A6176">
              <w:rPr>
                <w:i/>
              </w:rPr>
              <w:t>ä</w:t>
            </w:r>
            <w:r w:rsidR="0098090B" w:rsidRPr="0098090B">
              <w:t>/</w:t>
            </w:r>
            <w:r w:rsidRPr="004A6176">
              <w:rPr>
                <w:i/>
              </w:rPr>
              <w:t>thään</w:t>
            </w:r>
            <w:r w:rsidRPr="004A6176">
              <w:t xml:space="preserve"> kaikkee</w:t>
            </w:r>
            <w:r w:rsidR="00825297">
              <w:t xml:space="preserve"> ~ kaikkea ~ kaikkia</w:t>
            </w:r>
            <w:r w:rsidRPr="004A6176">
              <w:t>.</w:t>
            </w:r>
          </w:p>
        </w:tc>
        <w:tc>
          <w:tcPr>
            <w:tcW w:w="3978" w:type="dxa"/>
          </w:tcPr>
          <w:p w14:paraId="3DAECB5C" w14:textId="5DBED878" w:rsidR="00BC7543" w:rsidRPr="004A6176" w:rsidRDefault="00BC7543" w:rsidP="00731112">
            <w:pPr>
              <w:pStyle w:val="Liste"/>
              <w:spacing w:before="40" w:after="40"/>
              <w:ind w:left="0" w:firstLine="0"/>
              <w:contextualSpacing w:val="0"/>
            </w:pPr>
            <w:r w:rsidRPr="004A6176">
              <w:t xml:space="preserve">Alattiossa </w:t>
            </w:r>
            <w:r w:rsidRPr="004A6176">
              <w:rPr>
                <w:i/>
              </w:rPr>
              <w:t>ei pöl</w:t>
            </w:r>
            <w:r w:rsidRPr="0075485B">
              <w:t>(</w:t>
            </w:r>
            <w:r w:rsidRPr="004A6176">
              <w:rPr>
                <w:i/>
              </w:rPr>
              <w:t>j</w:t>
            </w:r>
            <w:r w:rsidRPr="0075485B">
              <w:t>)</w:t>
            </w:r>
            <w:r w:rsidRPr="004A6176">
              <w:rPr>
                <w:i/>
              </w:rPr>
              <w:t>ä</w:t>
            </w:r>
            <w:r w:rsidR="0098090B" w:rsidRPr="0098090B">
              <w:t>/</w:t>
            </w:r>
            <w:r w:rsidRPr="004A6176">
              <w:rPr>
                <w:i/>
              </w:rPr>
              <w:t>tä</w:t>
            </w:r>
            <w:r w:rsidRPr="004A6176">
              <w:t xml:space="preserve"> mithään.</w:t>
            </w:r>
          </w:p>
        </w:tc>
      </w:tr>
    </w:tbl>
    <w:p w14:paraId="5903BFA3" w14:textId="77777777" w:rsidR="00BC7543" w:rsidRPr="00A95D68" w:rsidRDefault="00BC7543" w:rsidP="00BC7543">
      <w:pPr>
        <w:pStyle w:val="Overskrift3"/>
      </w:pPr>
      <w:bookmarkStart w:id="1588" w:name="Preteriti"/>
      <w:bookmarkStart w:id="1589" w:name="_5.6._Indikatiivin_preteritin"/>
      <w:bookmarkStart w:id="1590" w:name="_Toc81192470"/>
      <w:bookmarkStart w:id="1591" w:name="_Toc84997999"/>
      <w:bookmarkStart w:id="1592" w:name="_Toc198266884"/>
      <w:bookmarkStart w:id="1593" w:name="_Toc209168636"/>
      <w:bookmarkStart w:id="1594" w:name="_Toc241129278"/>
      <w:bookmarkStart w:id="1595" w:name="_Toc311273869"/>
      <w:bookmarkEnd w:id="1588"/>
      <w:bookmarkEnd w:id="1589"/>
      <w:r w:rsidRPr="00A95D68">
        <w:t>Indikatiivin preteriti</w:t>
      </w:r>
      <w:bookmarkEnd w:id="1590"/>
      <w:bookmarkEnd w:id="1591"/>
      <w:bookmarkEnd w:id="1592"/>
      <w:bookmarkEnd w:id="1593"/>
      <w:bookmarkEnd w:id="1594"/>
      <w:bookmarkEnd w:id="1595"/>
    </w:p>
    <w:p w14:paraId="7FDBB9A3" w14:textId="77777777" w:rsidR="00BC7543" w:rsidRPr="00A95D68" w:rsidRDefault="00BC7543" w:rsidP="00BC7543">
      <w:pPr>
        <w:spacing w:before="120" w:after="120"/>
      </w:pPr>
      <w:r w:rsidRPr="00183F52">
        <w:rPr>
          <w:smallCaps/>
        </w:rPr>
        <w:t xml:space="preserve">Preteriti </w:t>
      </w:r>
      <w:r w:rsidRPr="00A95D68">
        <w:t>oon tempus, mikä muistelee menheestä aijasta, aijasta ennen puhethetkee, mikä oon jo sivvu. Esimerkkii</w:t>
      </w:r>
      <w:r>
        <w:t xml:space="preserve"> (1–3)</w:t>
      </w:r>
      <w:r w:rsidRPr="00A95D68">
        <w:t>:</w:t>
      </w:r>
    </w:p>
    <w:p w14:paraId="2B6D91DC" w14:textId="77777777" w:rsidR="00BC7543" w:rsidRPr="00A95D68" w:rsidRDefault="00BC7543" w:rsidP="00BC7543">
      <w:pPr>
        <w:spacing w:before="120" w:after="120"/>
      </w:pPr>
      <w:r>
        <w:t xml:space="preserve">(1) </w:t>
      </w:r>
      <w:r w:rsidRPr="00A95D68">
        <w:t xml:space="preserve">Mie </w:t>
      </w:r>
      <w:r w:rsidRPr="005F098D">
        <w:rPr>
          <w:i/>
        </w:rPr>
        <w:t>kävin</w:t>
      </w:r>
      <w:r w:rsidRPr="00A95D68">
        <w:t xml:space="preserve"> menheenä vuona Tromssassa.</w:t>
      </w:r>
    </w:p>
    <w:p w14:paraId="25817147" w14:textId="77777777" w:rsidR="00BC7543" w:rsidRPr="00A95D68" w:rsidRDefault="00BC7543" w:rsidP="00BC7543">
      <w:pPr>
        <w:spacing w:before="120" w:after="120"/>
      </w:pPr>
      <w:r>
        <w:t xml:space="preserve">(2) </w:t>
      </w:r>
      <w:r w:rsidRPr="00A95D68">
        <w:t xml:space="preserve">Pekka </w:t>
      </w:r>
      <w:r w:rsidRPr="005F098D">
        <w:rPr>
          <w:i/>
        </w:rPr>
        <w:t>pyysi</w:t>
      </w:r>
      <w:r w:rsidRPr="00A95D68">
        <w:t xml:space="preserve"> äitiltä rahhaa.</w:t>
      </w:r>
    </w:p>
    <w:p w14:paraId="71E367CA" w14:textId="77777777" w:rsidR="00BC7543" w:rsidRPr="00A95D68" w:rsidRDefault="00BC7543" w:rsidP="00BC7543">
      <w:pPr>
        <w:spacing w:before="120" w:after="120"/>
      </w:pPr>
      <w:r>
        <w:t xml:space="preserve">(3) </w:t>
      </w:r>
      <w:r w:rsidRPr="00A95D68">
        <w:t xml:space="preserve">Pekka </w:t>
      </w:r>
      <w:r w:rsidRPr="005F098D">
        <w:rPr>
          <w:i/>
        </w:rPr>
        <w:t>ei saanu</w:t>
      </w:r>
      <w:r w:rsidRPr="00A95D68">
        <w:t xml:space="preserve"> äitiltä rahhaa.</w:t>
      </w:r>
    </w:p>
    <w:p w14:paraId="3C1196A9" w14:textId="1B574941" w:rsidR="00BC7543" w:rsidRPr="00A95D68" w:rsidRDefault="00BC7543" w:rsidP="00BC7543">
      <w:pPr>
        <w:spacing w:before="120" w:after="120"/>
      </w:pPr>
      <w:r w:rsidRPr="00A95D68">
        <w:t>Preteritin haamustuksessa – niin ko preesensinki haamustuksessa – oon iso ero</w:t>
      </w:r>
      <w:r w:rsidR="00DD0691">
        <w:t>i</w:t>
      </w:r>
      <w:r w:rsidRPr="00A95D68">
        <w:t>tus myönttäävän ja kielttäävän haamun välilä. Kattoma tässä näitä.</w:t>
      </w:r>
    </w:p>
    <w:p w14:paraId="09CDA8FD" w14:textId="77777777" w:rsidR="00BC7543" w:rsidRPr="00A95D68" w:rsidRDefault="00BC7543" w:rsidP="00BC7543">
      <w:pPr>
        <w:pStyle w:val="Overskrift4"/>
      </w:pPr>
      <w:bookmarkStart w:id="1596" w:name="_Toc311273870"/>
      <w:r w:rsidRPr="00A95D68">
        <w:t>Myönttäävä preteriti</w:t>
      </w:r>
      <w:bookmarkEnd w:id="1596"/>
    </w:p>
    <w:p w14:paraId="31D8B25A" w14:textId="65F7A54D" w:rsidR="00BC7543" w:rsidRDefault="00BC7543" w:rsidP="00BC7543">
      <w:pPr>
        <w:pStyle w:val="Brdtekst"/>
        <w:spacing w:before="120"/>
      </w:pPr>
      <w:r w:rsidRPr="00183F52">
        <w:rPr>
          <w:smallCaps/>
        </w:rPr>
        <w:t>Myönttäävän preteritin</w:t>
      </w:r>
      <w:r w:rsidRPr="00A95D68">
        <w:t xml:space="preserve"> suffiksi oon </w:t>
      </w:r>
      <w:r>
        <w:t>aktiivissa</w:t>
      </w:r>
      <w:r w:rsidR="00DD0691">
        <w:t xml:space="preserve"> ylheisesti</w:t>
      </w:r>
      <w:r w:rsidRPr="00A95D68">
        <w:t xml:space="preserve"> </w:t>
      </w:r>
      <w:r w:rsidRPr="0043759E">
        <w:rPr>
          <w:i/>
        </w:rPr>
        <w:t>i</w:t>
      </w:r>
      <w:r w:rsidRPr="00A95D68">
        <w:t xml:space="preserve">, </w:t>
      </w:r>
      <w:r w:rsidR="00DD0691">
        <w:t xml:space="preserve">mutta </w:t>
      </w:r>
      <w:r w:rsidRPr="00A95D68">
        <w:t xml:space="preserve">kokkoontumaverbiissä </w:t>
      </w:r>
      <w:r>
        <w:t xml:space="preserve">singulaarin 3. persoonassa </w:t>
      </w:r>
      <w:r>
        <w:rPr>
          <w:i/>
        </w:rPr>
        <w:t>s</w:t>
      </w:r>
      <w:r>
        <w:t xml:space="preserve">, muissa aktiivin persoonissa </w:t>
      </w:r>
      <w:r>
        <w:rPr>
          <w:i/>
        </w:rPr>
        <w:t>si</w:t>
      </w:r>
      <w:r w:rsidRPr="00A95D68">
        <w:t xml:space="preserve">. Ko </w:t>
      </w:r>
      <w:r>
        <w:t xml:space="preserve">aktiivin </w:t>
      </w:r>
      <w:r w:rsidRPr="00A95D68">
        <w:t xml:space="preserve">preterittii alethaan tekemhään, siinä pohjaksi saattaa ottaat preesensin rangan. Preteritin </w:t>
      </w:r>
      <w:r w:rsidRPr="0043759E">
        <w:rPr>
          <w:i/>
        </w:rPr>
        <w:t>i</w:t>
      </w:r>
      <w:r w:rsidRPr="00A95D68">
        <w:t>:n eđelä tapattuu ushein, ette rangan viimi vokaali vaihettuu eli lyhenee eli kokonhansa kattoo. Preteri</w:t>
      </w:r>
      <w:r w:rsidR="00C535EB">
        <w:t>ti</w:t>
      </w:r>
      <w:r w:rsidRPr="00A95D68">
        <w:t>ssä oon ushein kans se äänenvaihettelu, ette yksinäis-</w:t>
      </w:r>
      <w:r w:rsidRPr="0043759E">
        <w:rPr>
          <w:i/>
        </w:rPr>
        <w:t>t</w:t>
      </w:r>
      <w:r w:rsidRPr="00A95D68">
        <w:t xml:space="preserve"> vaihettuu </w:t>
      </w:r>
      <w:r w:rsidRPr="0043759E">
        <w:rPr>
          <w:i/>
        </w:rPr>
        <w:t>s</w:t>
      </w:r>
      <w:r w:rsidRPr="00A95D68">
        <w:t>:ksi. Näistä</w:t>
      </w:r>
      <w:r>
        <w:t xml:space="preserve"> äänenva</w:t>
      </w:r>
      <w:r w:rsidR="001567A7">
        <w:t>ihettumisista katto kohđat 3.1.4</w:t>
      </w:r>
      <w:r w:rsidRPr="00A95D68">
        <w:t xml:space="preserve"> </w:t>
      </w:r>
      <w:r w:rsidRPr="00C535EB">
        <w:t xml:space="preserve">Vokaalinvaihettelu suffiksin </w:t>
      </w:r>
      <w:r w:rsidRPr="00647CF1">
        <w:rPr>
          <w:i/>
        </w:rPr>
        <w:t>i</w:t>
      </w:r>
      <w:r w:rsidRPr="00C535EB">
        <w:t>:n eđelä</w:t>
      </w:r>
      <w:r w:rsidRPr="00A95D68">
        <w:t xml:space="preserve"> ja</w:t>
      </w:r>
      <w:r w:rsidR="00DC338B">
        <w:t xml:space="preserve"> 3.1.5</w:t>
      </w:r>
      <w:r w:rsidR="00313DEF">
        <w:t xml:space="preserve"> </w:t>
      </w:r>
      <w:r w:rsidR="00313DEF">
        <w:rPr>
          <w:i/>
        </w:rPr>
        <w:t>tV</w:t>
      </w:r>
      <w:r w:rsidR="00FB7AEA">
        <w:rPr>
          <w:i/>
        </w:rPr>
        <w:t xml:space="preserve"> </w:t>
      </w:r>
      <w:r w:rsidR="00FB7AEA">
        <w:t>:</w:t>
      </w:r>
      <w:r w:rsidR="00313DEF" w:rsidRPr="00850AFF">
        <w:rPr>
          <w:i/>
        </w:rPr>
        <w:t xml:space="preserve"> si</w:t>
      </w:r>
      <w:r w:rsidR="00313DEF" w:rsidRPr="00A95D68">
        <w:t xml:space="preserve"> </w:t>
      </w:r>
      <w:r w:rsidR="005C6352">
        <w:t>-</w:t>
      </w:r>
      <w:r w:rsidR="00313DEF">
        <w:t>vaihettelu</w:t>
      </w:r>
      <w:r w:rsidRPr="00A95D68">
        <w:t>.</w:t>
      </w:r>
    </w:p>
    <w:p w14:paraId="613EE243" w14:textId="33CAFF46" w:rsidR="00BC7543" w:rsidRPr="008A55FF" w:rsidRDefault="00BC7543" w:rsidP="00BC7543">
      <w:pPr>
        <w:pStyle w:val="Brdtekst"/>
        <w:spacing w:before="120"/>
      </w:pPr>
      <w:r>
        <w:t xml:space="preserve">Passiivissa ja sen kans identtisessä pluraalin 3. persoonassa preteritin suffiksi oon sulanu yhtheen passiivin suffiksin kans. </w:t>
      </w:r>
      <w:r w:rsidR="00814D77">
        <w:t>Tuloksenna</w:t>
      </w:r>
      <w:r>
        <w:t xml:space="preserve"> oon tasan </w:t>
      </w:r>
      <w:r>
        <w:rPr>
          <w:i/>
        </w:rPr>
        <w:t>thiin</w:t>
      </w:r>
      <w:r>
        <w:t>, minkä sitte lisäthään passiivirankhaan.</w:t>
      </w:r>
    </w:p>
    <w:p w14:paraId="447B0DB0" w14:textId="026413AD" w:rsidR="00BC7543" w:rsidRPr="00A95D68" w:rsidRDefault="00BC7543" w:rsidP="00BC7543">
      <w:pPr>
        <w:pStyle w:val="Brdtekst"/>
        <w:spacing w:before="120"/>
      </w:pPr>
      <w:r w:rsidRPr="00A95D68">
        <w:t>Preteritin haamustuksessa ei juuri ole er</w:t>
      </w:r>
      <w:r>
        <w:t>roo siinä</w:t>
      </w:r>
      <w:r w:rsidRPr="00A95D68">
        <w:t>, minkä kieli</w:t>
      </w:r>
      <w:r w:rsidR="00E46A35">
        <w:t>varieteet</w:t>
      </w:r>
      <w:r w:rsidRPr="00A95D68">
        <w:t xml:space="preserve">in </w:t>
      </w:r>
      <w:r>
        <w:t>jälkhiin kirjoitethaan</w:t>
      </w:r>
      <w:r w:rsidRPr="00A95D68">
        <w:t>. Oikkeestansa ainua ero oon pluraalin 3. persoonan haamustuksessa: Taivutusvarianttii, missä persoona</w:t>
      </w:r>
      <w:r>
        <w:t>suffiksinna</w:t>
      </w:r>
      <w:r w:rsidRPr="00A95D68">
        <w:t xml:space="preserve"> oon </w:t>
      </w:r>
      <w:r w:rsidRPr="00D059B6">
        <w:rPr>
          <w:i/>
        </w:rPr>
        <w:t>t</w:t>
      </w:r>
      <w:r w:rsidRPr="00A95D68">
        <w:t xml:space="preserve"> – siis se mikä oon identtinen singulaarin 2. persoonan kans – ei passaa käyttäät Porsangin </w:t>
      </w:r>
      <w:r w:rsidR="00E46A35">
        <w:t>varieteet</w:t>
      </w:r>
      <w:r w:rsidRPr="00A95D68">
        <w:t>issa.</w:t>
      </w:r>
      <w:r>
        <w:t xml:space="preserve"> Muutoinki</w:t>
      </w:r>
      <w:r w:rsidRPr="00A95D68">
        <w:t xml:space="preserve"> se oon </w:t>
      </w:r>
      <w:r>
        <w:t xml:space="preserve">käytössä </w:t>
      </w:r>
      <w:r w:rsidRPr="00A95D68">
        <w:t>harvinainen. Passiivinhaamuinen pluraalin 3. persoona passaa kaikkhiin kieli</w:t>
      </w:r>
      <w:r w:rsidR="00E46A35">
        <w:t>varieteet</w:t>
      </w:r>
      <w:r w:rsidRPr="00A95D68">
        <w:t>thiin.</w:t>
      </w:r>
    </w:p>
    <w:p w14:paraId="345632A3" w14:textId="77777777" w:rsidR="00F904D4" w:rsidRDefault="00BC7543" w:rsidP="00BC7543">
      <w:pPr>
        <w:pStyle w:val="Brdtekst"/>
        <w:spacing w:before="120"/>
      </w:pPr>
      <w:r>
        <w:t>Verbiin preteritihaamutki oon graadivaihettelussa.</w:t>
      </w:r>
      <w:r w:rsidRPr="00A95D68">
        <w:t xml:space="preserve"> </w:t>
      </w:r>
      <w:r>
        <w:t>Usheimissa taphauksissa</w:t>
      </w:r>
      <w:r w:rsidRPr="00A95D68">
        <w:t xml:space="preserve"> singulaarin 1. ja 2. persoonassa, pluraalin 1. ja 2. persoonassa ja passiivissa graadivaihettelu mennee samhaan laihi</w:t>
      </w:r>
      <w:r>
        <w:t>i</w:t>
      </w:r>
      <w:r w:rsidRPr="00A95D68">
        <w:t>n</w:t>
      </w:r>
      <w:r>
        <w:t xml:space="preserve"> preteritissä ko preesensissäki</w:t>
      </w:r>
      <w:r w:rsidR="00F904D4">
        <w:t>.</w:t>
      </w:r>
    </w:p>
    <w:p w14:paraId="04514A96" w14:textId="77777777" w:rsidR="00F904D4" w:rsidRDefault="00BC7543" w:rsidP="00BC7543">
      <w:pPr>
        <w:pStyle w:val="Brdtekst"/>
        <w:spacing w:before="120"/>
      </w:pPr>
      <w:r w:rsidRPr="00A95D68">
        <w:t>Singulaarin 3. persoonassa 2-tyypin ja 3-tyypin verbiissä graadivaihettelu oon vähäsen erilainen ko preesensissä: Niissä verbiissä, joissa preesensissä oon vaihettelu I</w:t>
      </w:r>
      <w:r>
        <w:t>I:0</w:t>
      </w:r>
      <w:r w:rsidRPr="00A95D68">
        <w:t xml:space="preserve"> tahi </w:t>
      </w:r>
      <w:r>
        <w:t>I:0</w:t>
      </w:r>
      <w:r w:rsidRPr="00A95D68">
        <w:t xml:space="preserve">, oonki preteritissä kaikissa </w:t>
      </w:r>
      <w:r w:rsidR="005225A0">
        <w:t>varieteet</w:t>
      </w:r>
      <w:r w:rsidRPr="00A95D68">
        <w:t xml:space="preserve">iissa vaihettelu </w:t>
      </w:r>
      <w:r>
        <w:t>I:0</w:t>
      </w:r>
      <w:r w:rsidRPr="00A95D68">
        <w:t xml:space="preserve">, esimerkiksi </w:t>
      </w:r>
      <w:r w:rsidRPr="005A487D">
        <w:rPr>
          <w:i/>
        </w:rPr>
        <w:t>hän kulk</w:t>
      </w:r>
      <w:r w:rsidRPr="0075485B">
        <w:t>(</w:t>
      </w:r>
      <w:r w:rsidRPr="005A487D">
        <w:rPr>
          <w:i/>
        </w:rPr>
        <w:t>k</w:t>
      </w:r>
      <w:r w:rsidRPr="0075485B">
        <w:t>)</w:t>
      </w:r>
      <w:r w:rsidRPr="005A487D">
        <w:rPr>
          <w:i/>
        </w:rPr>
        <w:t>e</w:t>
      </w:r>
      <w:r w:rsidR="0098090B" w:rsidRPr="0098090B">
        <w:t>/</w:t>
      </w:r>
      <w:r w:rsidRPr="005A487D">
        <w:rPr>
          <w:i/>
        </w:rPr>
        <w:t xml:space="preserve">e </w:t>
      </w:r>
      <w:r w:rsidRPr="0075485B">
        <w:t>:</w:t>
      </w:r>
      <w:r w:rsidRPr="005A487D">
        <w:rPr>
          <w:i/>
        </w:rPr>
        <w:t xml:space="preserve"> mie kulje</w:t>
      </w:r>
      <w:r w:rsidR="0098090B" w:rsidRPr="0098090B">
        <w:t>/</w:t>
      </w:r>
      <w:r w:rsidRPr="005A487D">
        <w:rPr>
          <w:i/>
        </w:rPr>
        <w:t>n</w:t>
      </w:r>
      <w:r w:rsidRPr="00A95D68">
        <w:t xml:space="preserve">, </w:t>
      </w:r>
      <w:r>
        <w:t>mutta</w:t>
      </w:r>
      <w:r w:rsidRPr="00A95D68">
        <w:t xml:space="preserve"> </w:t>
      </w:r>
      <w:r w:rsidRPr="005A487D">
        <w:rPr>
          <w:i/>
        </w:rPr>
        <w:t>hän kulk</w:t>
      </w:r>
      <w:r w:rsidR="0098090B" w:rsidRPr="0098090B">
        <w:t>/</w:t>
      </w:r>
      <w:r w:rsidRPr="005A487D">
        <w:rPr>
          <w:i/>
        </w:rPr>
        <w:t xml:space="preserve">i </w:t>
      </w:r>
      <w:r w:rsidRPr="0075485B">
        <w:t>:</w:t>
      </w:r>
      <w:r w:rsidRPr="005A487D">
        <w:rPr>
          <w:i/>
        </w:rPr>
        <w:t xml:space="preserve"> mie kulj</w:t>
      </w:r>
      <w:r w:rsidR="0098090B" w:rsidRPr="0098090B">
        <w:t>/</w:t>
      </w:r>
      <w:r w:rsidRPr="005A487D">
        <w:rPr>
          <w:i/>
        </w:rPr>
        <w:t>i</w:t>
      </w:r>
      <w:r w:rsidR="0098090B" w:rsidRPr="0098090B">
        <w:t>/</w:t>
      </w:r>
      <w:r w:rsidRPr="005A487D">
        <w:rPr>
          <w:i/>
        </w:rPr>
        <w:t>n</w:t>
      </w:r>
      <w:r w:rsidR="00F904D4">
        <w:t>.</w:t>
      </w:r>
    </w:p>
    <w:p w14:paraId="4E4A4130" w14:textId="77777777" w:rsidR="00F904D4" w:rsidRDefault="00BC7543" w:rsidP="00BC7543">
      <w:pPr>
        <w:pStyle w:val="Brdtekst"/>
        <w:spacing w:before="120"/>
      </w:pPr>
      <w:r w:rsidRPr="00A95D68">
        <w:t xml:space="preserve">Verbit, missä rangassa oon vaihettelu </w:t>
      </w:r>
      <w:r w:rsidRPr="005A487D">
        <w:rPr>
          <w:i/>
        </w:rPr>
        <w:t>t</w:t>
      </w:r>
      <w:r w:rsidR="00542C01">
        <w:rPr>
          <w:i/>
        </w:rPr>
        <w:t>V</w:t>
      </w:r>
      <w:r w:rsidRPr="005A487D">
        <w:rPr>
          <w:i/>
        </w:rPr>
        <w:t xml:space="preserve"> </w:t>
      </w:r>
      <w:r w:rsidR="00A83669" w:rsidRPr="00A83669">
        <w:t>:</w:t>
      </w:r>
      <w:r w:rsidRPr="005A487D">
        <w:rPr>
          <w:i/>
        </w:rPr>
        <w:t xml:space="preserve"> </w:t>
      </w:r>
      <w:r w:rsidR="00542C01">
        <w:rPr>
          <w:i/>
        </w:rPr>
        <w:t>si</w:t>
      </w:r>
      <w:r w:rsidRPr="00A95D68">
        <w:t>, ei aktiivin preteritihaamuissa nävy mithään graadivaihettelluu, mutta ka</w:t>
      </w:r>
      <w:r>
        <w:t>ikissa persoonissa rangan (viimi</w:t>
      </w:r>
      <w:r w:rsidRPr="00A95D68">
        <w:t xml:space="preserve">) konsonanttina oon </w:t>
      </w:r>
      <w:r w:rsidRPr="00121810">
        <w:rPr>
          <w:i/>
        </w:rPr>
        <w:t>s</w:t>
      </w:r>
      <w:r w:rsidRPr="00A95D68">
        <w:t>. Esimerkkii:</w:t>
      </w:r>
      <w:r w:rsidR="000A4B27">
        <w:t xml:space="preserve"> </w:t>
      </w:r>
      <w:r>
        <w:t>(1.inf. : prees.</w:t>
      </w:r>
      <w:r w:rsidR="001337F6">
        <w:t>sg1</w:t>
      </w:r>
      <w:r>
        <w:t xml:space="preserve"> : prees.</w:t>
      </w:r>
      <w:r w:rsidR="001337F6">
        <w:t>sg3</w:t>
      </w:r>
      <w:r>
        <w:t xml:space="preserve"> : pret.</w:t>
      </w:r>
      <w:r w:rsidR="001337F6">
        <w:t>sg1</w:t>
      </w:r>
      <w:r>
        <w:t xml:space="preserve"> : pret.</w:t>
      </w:r>
      <w:r w:rsidR="001337F6">
        <w:t>sg3</w:t>
      </w:r>
      <w:r w:rsidRPr="00A95D68">
        <w:t xml:space="preserve">) </w:t>
      </w:r>
      <w:r w:rsidRPr="00F843A5">
        <w:rPr>
          <w:i/>
        </w:rPr>
        <w:t>tiet</w:t>
      </w:r>
      <w:r w:rsidRPr="0075485B">
        <w:t>(</w:t>
      </w:r>
      <w:r w:rsidRPr="00F843A5">
        <w:rPr>
          <w:i/>
        </w:rPr>
        <w:t>t</w:t>
      </w:r>
      <w:r w:rsidRPr="0075485B">
        <w:t>)</w:t>
      </w:r>
      <w:r w:rsidRPr="00F843A5">
        <w:rPr>
          <w:i/>
        </w:rPr>
        <w:t>ä</w:t>
      </w:r>
      <w:r w:rsidR="0098090B" w:rsidRPr="0098090B">
        <w:t>/</w:t>
      </w:r>
      <w:r w:rsidRPr="00F843A5">
        <w:rPr>
          <w:i/>
        </w:rPr>
        <w:t>ä</w:t>
      </w:r>
      <w:r w:rsidRPr="0075485B">
        <w:t>(</w:t>
      </w:r>
      <w:r w:rsidRPr="00F843A5">
        <w:rPr>
          <w:i/>
        </w:rPr>
        <w:t>t</w:t>
      </w:r>
      <w:r w:rsidRPr="0075485B">
        <w:t>)</w:t>
      </w:r>
      <w:r w:rsidRPr="00F843A5">
        <w:rPr>
          <w:i/>
        </w:rPr>
        <w:t xml:space="preserve"> </w:t>
      </w:r>
      <w:r w:rsidRPr="0075485B">
        <w:t>:</w:t>
      </w:r>
      <w:r w:rsidRPr="00F843A5">
        <w:rPr>
          <w:i/>
        </w:rPr>
        <w:t xml:space="preserve"> tie</w:t>
      </w:r>
      <w:r w:rsidRPr="0075485B">
        <w:t>(</w:t>
      </w:r>
      <w:r w:rsidRPr="00F843A5">
        <w:rPr>
          <w:i/>
        </w:rPr>
        <w:t>đ</w:t>
      </w:r>
      <w:r w:rsidRPr="0075485B">
        <w:t>)</w:t>
      </w:r>
      <w:r w:rsidRPr="00F843A5">
        <w:rPr>
          <w:i/>
        </w:rPr>
        <w:t>ä</w:t>
      </w:r>
      <w:r w:rsidR="0098090B" w:rsidRPr="0098090B">
        <w:t>/</w:t>
      </w:r>
      <w:r w:rsidRPr="00F843A5">
        <w:rPr>
          <w:i/>
        </w:rPr>
        <w:t xml:space="preserve">n </w:t>
      </w:r>
      <w:r w:rsidR="001B127A" w:rsidRPr="001B127A">
        <w:t>:</w:t>
      </w:r>
      <w:r w:rsidRPr="00F843A5">
        <w:rPr>
          <w:i/>
        </w:rPr>
        <w:t xml:space="preserve"> tiet</w:t>
      </w:r>
      <w:r w:rsidRPr="0075485B">
        <w:t>(</w:t>
      </w:r>
      <w:r w:rsidRPr="00F843A5">
        <w:rPr>
          <w:i/>
        </w:rPr>
        <w:t>t</w:t>
      </w:r>
      <w:r w:rsidRPr="0075485B">
        <w:t>)</w:t>
      </w:r>
      <w:r w:rsidRPr="00F843A5">
        <w:rPr>
          <w:i/>
        </w:rPr>
        <w:t>ä</w:t>
      </w:r>
      <w:r w:rsidR="0098090B" w:rsidRPr="0098090B">
        <w:t>/</w:t>
      </w:r>
      <w:r w:rsidRPr="00F843A5">
        <w:rPr>
          <w:i/>
        </w:rPr>
        <w:t xml:space="preserve">ä </w:t>
      </w:r>
      <w:r w:rsidRPr="0075485B">
        <w:t>:</w:t>
      </w:r>
      <w:r w:rsidRPr="00F843A5">
        <w:rPr>
          <w:i/>
        </w:rPr>
        <w:t xml:space="preserve"> ties</w:t>
      </w:r>
      <w:r w:rsidR="0098090B" w:rsidRPr="0098090B">
        <w:t>/</w:t>
      </w:r>
      <w:r w:rsidRPr="00F843A5">
        <w:rPr>
          <w:i/>
        </w:rPr>
        <w:t>i</w:t>
      </w:r>
      <w:r w:rsidR="0098090B" w:rsidRPr="0098090B">
        <w:t>/</w:t>
      </w:r>
      <w:r w:rsidRPr="00F843A5">
        <w:rPr>
          <w:i/>
        </w:rPr>
        <w:t xml:space="preserve">n </w:t>
      </w:r>
      <w:r w:rsidRPr="0075485B">
        <w:t>:</w:t>
      </w:r>
      <w:r w:rsidRPr="00F843A5">
        <w:rPr>
          <w:i/>
        </w:rPr>
        <w:t xml:space="preserve"> ties</w:t>
      </w:r>
      <w:r w:rsidR="0098090B" w:rsidRPr="0098090B">
        <w:t>/</w:t>
      </w:r>
      <w:r w:rsidRPr="00F843A5">
        <w:rPr>
          <w:i/>
        </w:rPr>
        <w:t>i</w:t>
      </w:r>
      <w:r w:rsidRPr="0075485B">
        <w:t>,</w:t>
      </w:r>
      <w:r w:rsidRPr="00F843A5">
        <w:rPr>
          <w:i/>
        </w:rPr>
        <w:t xml:space="preserve"> lent</w:t>
      </w:r>
      <w:r w:rsidRPr="0075485B">
        <w:t>(</w:t>
      </w:r>
      <w:r w:rsidRPr="00F843A5">
        <w:rPr>
          <w:i/>
        </w:rPr>
        <w:t>t</w:t>
      </w:r>
      <w:r w:rsidRPr="0075485B">
        <w:t>)</w:t>
      </w:r>
      <w:r w:rsidRPr="00F843A5">
        <w:rPr>
          <w:i/>
        </w:rPr>
        <w:t>ä</w:t>
      </w:r>
      <w:r w:rsidR="0098090B" w:rsidRPr="0098090B">
        <w:t>/</w:t>
      </w:r>
      <w:r w:rsidRPr="00F843A5">
        <w:rPr>
          <w:i/>
        </w:rPr>
        <w:t>ä</w:t>
      </w:r>
      <w:r w:rsidRPr="0075485B">
        <w:t>(</w:t>
      </w:r>
      <w:r w:rsidRPr="00F843A5">
        <w:rPr>
          <w:i/>
        </w:rPr>
        <w:t>t</w:t>
      </w:r>
      <w:r w:rsidRPr="0075485B">
        <w:t>)</w:t>
      </w:r>
      <w:r w:rsidRPr="00F843A5">
        <w:rPr>
          <w:i/>
        </w:rPr>
        <w:t xml:space="preserve"> </w:t>
      </w:r>
      <w:r w:rsidRPr="0075485B">
        <w:t>:</w:t>
      </w:r>
      <w:r w:rsidRPr="00F843A5">
        <w:rPr>
          <w:i/>
        </w:rPr>
        <w:t xml:space="preserve"> lennä</w:t>
      </w:r>
      <w:r w:rsidR="0098090B" w:rsidRPr="0098090B">
        <w:t>/</w:t>
      </w:r>
      <w:r w:rsidRPr="00F843A5">
        <w:rPr>
          <w:i/>
        </w:rPr>
        <w:t xml:space="preserve">n </w:t>
      </w:r>
      <w:r w:rsidRPr="0075485B">
        <w:t>:</w:t>
      </w:r>
      <w:r w:rsidRPr="00F843A5">
        <w:rPr>
          <w:i/>
        </w:rPr>
        <w:t xml:space="preserve"> lent</w:t>
      </w:r>
      <w:r w:rsidRPr="0075485B">
        <w:t>(</w:t>
      </w:r>
      <w:r w:rsidRPr="00F843A5">
        <w:rPr>
          <w:i/>
        </w:rPr>
        <w:t>t</w:t>
      </w:r>
      <w:r w:rsidRPr="0075485B">
        <w:t>)</w:t>
      </w:r>
      <w:r w:rsidRPr="00F843A5">
        <w:rPr>
          <w:i/>
        </w:rPr>
        <w:t>ä</w:t>
      </w:r>
      <w:r w:rsidR="0098090B" w:rsidRPr="0098090B">
        <w:t>/</w:t>
      </w:r>
      <w:r w:rsidRPr="00F843A5">
        <w:rPr>
          <w:i/>
        </w:rPr>
        <w:t xml:space="preserve">ä </w:t>
      </w:r>
      <w:r w:rsidRPr="0075485B">
        <w:t>:</w:t>
      </w:r>
      <w:r w:rsidRPr="00F843A5">
        <w:rPr>
          <w:i/>
        </w:rPr>
        <w:t xml:space="preserve"> lens</w:t>
      </w:r>
      <w:r w:rsidR="0098090B" w:rsidRPr="0098090B">
        <w:t>/</w:t>
      </w:r>
      <w:r w:rsidRPr="00F843A5">
        <w:rPr>
          <w:i/>
        </w:rPr>
        <w:t>i</w:t>
      </w:r>
      <w:r w:rsidR="0098090B" w:rsidRPr="0098090B">
        <w:t>/</w:t>
      </w:r>
      <w:r w:rsidRPr="00F843A5">
        <w:rPr>
          <w:i/>
        </w:rPr>
        <w:t xml:space="preserve">n </w:t>
      </w:r>
      <w:r w:rsidRPr="0075485B">
        <w:t>:</w:t>
      </w:r>
      <w:r w:rsidRPr="00F843A5">
        <w:rPr>
          <w:i/>
        </w:rPr>
        <w:t xml:space="preserve"> lens</w:t>
      </w:r>
      <w:r w:rsidR="0098090B" w:rsidRPr="0098090B">
        <w:t>/</w:t>
      </w:r>
      <w:r w:rsidRPr="00F843A5">
        <w:rPr>
          <w:i/>
        </w:rPr>
        <w:t>i</w:t>
      </w:r>
      <w:r w:rsidR="00F904D4">
        <w:t>.</w:t>
      </w:r>
    </w:p>
    <w:p w14:paraId="0DD079A3" w14:textId="3DA717D6" w:rsidR="00BC7543" w:rsidRDefault="00BC7543" w:rsidP="00BC7543">
      <w:pPr>
        <w:pStyle w:val="Brdtekst"/>
        <w:spacing w:before="120"/>
      </w:pPr>
      <w:r w:rsidRPr="00A95D68">
        <w:t>Kokkoontumaverbiin preteritin graadiva</w:t>
      </w:r>
      <w:r>
        <w:t>i</w:t>
      </w:r>
      <w:r w:rsidRPr="00A95D68">
        <w:t>hettelu oon erilainen:</w:t>
      </w:r>
      <w:r w:rsidR="000A4B27">
        <w:t xml:space="preserve"> </w:t>
      </w:r>
      <w:r w:rsidRPr="00A95D68">
        <w:t xml:space="preserve">Kokkoontumaverbiissä, joila preesensin taivutuksessa oon </w:t>
      </w:r>
      <w:r>
        <w:t xml:space="preserve">yđinkonsonantissa </w:t>
      </w:r>
      <w:r w:rsidRPr="00A95D68">
        <w:t>I</w:t>
      </w:r>
      <w:r>
        <w:t>I:0-</w:t>
      </w:r>
      <w:r w:rsidRPr="00A95D68">
        <w:t>vaihe</w:t>
      </w:r>
      <w:r>
        <w:t>t</w:t>
      </w:r>
      <w:r w:rsidRPr="00A95D68">
        <w:t xml:space="preserve">telu tahi </w:t>
      </w:r>
      <w:r>
        <w:t>I:0-</w:t>
      </w:r>
      <w:r w:rsidRPr="00A95D68">
        <w:t xml:space="preserve">vaihettelu, oonki preteritissä tasan </w:t>
      </w:r>
      <w:r>
        <w:t>I:0-</w:t>
      </w:r>
      <w:r w:rsidRPr="00A95D68">
        <w:t xml:space="preserve">vaihettelu. Niin ko </w:t>
      </w:r>
      <w:r>
        <w:t>(1.inf. : prees.</w:t>
      </w:r>
      <w:r w:rsidR="001337F6">
        <w:t>sg1</w:t>
      </w:r>
      <w:r>
        <w:t xml:space="preserve"> : pret.</w:t>
      </w:r>
      <w:r w:rsidR="001337F6">
        <w:t>sg1</w:t>
      </w:r>
      <w:r w:rsidR="001632FB">
        <w:t xml:space="preserve"> : pret.</w:t>
      </w:r>
      <w:r w:rsidR="001337F6">
        <w:t>sg3</w:t>
      </w:r>
      <w:r w:rsidRPr="00A95D68">
        <w:t xml:space="preserve">) </w:t>
      </w:r>
      <w:r>
        <w:rPr>
          <w:i/>
        </w:rPr>
        <w:t>pöl</w:t>
      </w:r>
      <w:r w:rsidRPr="0075485B">
        <w:t>(</w:t>
      </w:r>
      <w:r>
        <w:rPr>
          <w:i/>
        </w:rPr>
        <w:t>j</w:t>
      </w:r>
      <w:r w:rsidRPr="0075485B">
        <w:t>)</w:t>
      </w:r>
      <w:r>
        <w:rPr>
          <w:i/>
        </w:rPr>
        <w:t>ä</w:t>
      </w:r>
      <w:r w:rsidR="0098090B" w:rsidRPr="0098090B">
        <w:t>/</w:t>
      </w:r>
      <w:r w:rsidRPr="00832DA0">
        <w:rPr>
          <w:i/>
        </w:rPr>
        <w:t xml:space="preserve">tä </w:t>
      </w:r>
      <w:r w:rsidRPr="0075485B">
        <w:t>:</w:t>
      </w:r>
      <w:r w:rsidRPr="00832DA0">
        <w:rPr>
          <w:i/>
        </w:rPr>
        <w:t xml:space="preserve"> pölk</w:t>
      </w:r>
      <w:r w:rsidRPr="0075485B">
        <w:t>(</w:t>
      </w:r>
      <w:r w:rsidRPr="00832DA0">
        <w:rPr>
          <w:i/>
        </w:rPr>
        <w:t>k</w:t>
      </w:r>
      <w:r w:rsidRPr="0075485B">
        <w:t>)</w:t>
      </w:r>
      <w:r w:rsidRPr="00832DA0">
        <w:rPr>
          <w:i/>
        </w:rPr>
        <w:t>ää</w:t>
      </w:r>
      <w:r w:rsidR="0098090B" w:rsidRPr="0098090B">
        <w:t>/</w:t>
      </w:r>
      <w:r w:rsidRPr="00832DA0">
        <w:rPr>
          <w:i/>
        </w:rPr>
        <w:t>n</w:t>
      </w:r>
      <w:r w:rsidR="00C52B97">
        <w:rPr>
          <w:i/>
        </w:rPr>
        <w:t xml:space="preserve"> </w:t>
      </w:r>
      <w:r w:rsidRPr="0075485B">
        <w:t>:</w:t>
      </w:r>
      <w:r w:rsidRPr="00832DA0">
        <w:rPr>
          <w:i/>
        </w:rPr>
        <w:t xml:space="preserve"> pölkä</w:t>
      </w:r>
      <w:r w:rsidR="0098090B" w:rsidRPr="0098090B">
        <w:t>/</w:t>
      </w:r>
      <w:r w:rsidRPr="00832DA0">
        <w:rPr>
          <w:i/>
        </w:rPr>
        <w:t>si</w:t>
      </w:r>
      <w:r w:rsidR="0098090B" w:rsidRPr="0098090B">
        <w:t>/</w:t>
      </w:r>
      <w:r w:rsidRPr="00832DA0">
        <w:rPr>
          <w:i/>
        </w:rPr>
        <w:t>n</w:t>
      </w:r>
      <w:r w:rsidR="001632FB">
        <w:rPr>
          <w:i/>
        </w:rPr>
        <w:t xml:space="preserve"> </w:t>
      </w:r>
      <w:r w:rsidR="001B127A" w:rsidRPr="001B127A">
        <w:t>:</w:t>
      </w:r>
      <w:r w:rsidR="001632FB">
        <w:rPr>
          <w:i/>
        </w:rPr>
        <w:t xml:space="preserve"> pölkä</w:t>
      </w:r>
      <w:r w:rsidR="0098090B" w:rsidRPr="0098090B">
        <w:t>/</w:t>
      </w:r>
      <w:r w:rsidR="001632FB">
        <w:rPr>
          <w:i/>
        </w:rPr>
        <w:t>s</w:t>
      </w:r>
      <w:r w:rsidRPr="0075485B">
        <w:t>,</w:t>
      </w:r>
      <w:r w:rsidRPr="00832DA0">
        <w:rPr>
          <w:i/>
        </w:rPr>
        <w:t xml:space="preserve"> maa</w:t>
      </w:r>
      <w:r w:rsidR="0098090B" w:rsidRPr="0098090B">
        <w:t>/</w:t>
      </w:r>
      <w:r w:rsidRPr="00832DA0">
        <w:rPr>
          <w:i/>
        </w:rPr>
        <w:t xml:space="preserve">ta </w:t>
      </w:r>
      <w:r w:rsidRPr="0075485B">
        <w:t>:</w:t>
      </w:r>
      <w:r w:rsidRPr="00832DA0">
        <w:rPr>
          <w:i/>
        </w:rPr>
        <w:t xml:space="preserve"> makkaa</w:t>
      </w:r>
      <w:r w:rsidR="0098090B" w:rsidRPr="0098090B">
        <w:t>/</w:t>
      </w:r>
      <w:r w:rsidRPr="00832DA0">
        <w:rPr>
          <w:i/>
        </w:rPr>
        <w:t xml:space="preserve">n </w:t>
      </w:r>
      <w:r w:rsidRPr="0075485B">
        <w:t>:</w:t>
      </w:r>
      <w:r w:rsidRPr="00832DA0">
        <w:rPr>
          <w:i/>
        </w:rPr>
        <w:t xml:space="preserve"> makasi</w:t>
      </w:r>
      <w:r w:rsidR="0098090B" w:rsidRPr="0098090B">
        <w:t>/</w:t>
      </w:r>
      <w:r w:rsidRPr="00832DA0">
        <w:rPr>
          <w:i/>
        </w:rPr>
        <w:t>n</w:t>
      </w:r>
      <w:r w:rsidR="001632FB">
        <w:rPr>
          <w:i/>
        </w:rPr>
        <w:t xml:space="preserve"> </w:t>
      </w:r>
      <w:r w:rsidR="001B127A" w:rsidRPr="001B127A">
        <w:t>:</w:t>
      </w:r>
      <w:r w:rsidR="001632FB">
        <w:rPr>
          <w:i/>
        </w:rPr>
        <w:t xml:space="preserve"> maka</w:t>
      </w:r>
      <w:r w:rsidR="0098090B" w:rsidRPr="0098090B">
        <w:t>/</w:t>
      </w:r>
      <w:r w:rsidR="001632FB">
        <w:rPr>
          <w:i/>
        </w:rPr>
        <w:t>s</w:t>
      </w:r>
      <w:r w:rsidR="004565C8">
        <w:t>.</w:t>
      </w:r>
    </w:p>
    <w:p w14:paraId="10B603C3" w14:textId="38B33308" w:rsidR="004565C8" w:rsidRPr="00A95D68" w:rsidRDefault="004565C8" w:rsidP="004565C8">
      <w:pPr>
        <w:pStyle w:val="Brdtekstinnrykk"/>
        <w:spacing w:before="120"/>
        <w:ind w:left="0"/>
      </w:pPr>
      <w:r>
        <w:t>Taas muistama, ette s</w:t>
      </w:r>
      <w:r w:rsidR="00D46DCE">
        <w:t>e oon mahđolinen käyttäät 3-</w:t>
      </w:r>
      <w:r w:rsidRPr="00A95D68">
        <w:t>tyypin usheempi</w:t>
      </w:r>
      <w:r>
        <w:t>tav</w:t>
      </w:r>
      <w:r w:rsidRPr="00A95D68">
        <w:t>uisista verbiistä tyhä vokaalirankkaa kaikissa perso</w:t>
      </w:r>
      <w:r>
        <w:t>o</w:t>
      </w:r>
      <w:r w:rsidR="00D46DCE">
        <w:t>nissa ja 4-</w:t>
      </w:r>
      <w:r w:rsidRPr="00A95D68">
        <w:t>tyypin muista ko kokkoontumaverbiistä kaikissa persoonissa tyhä pitemppää rankkaa</w:t>
      </w:r>
      <w:r>
        <w:t xml:space="preserve"> (2.b)</w:t>
      </w:r>
      <w:r w:rsidRPr="00A95D68">
        <w:t>.</w:t>
      </w:r>
    </w:p>
    <w:p w14:paraId="11D7273A" w14:textId="532C3A64" w:rsidR="00BC7543" w:rsidRPr="00A95D68" w:rsidRDefault="00BC7543" w:rsidP="00BC7543">
      <w:pPr>
        <w:pStyle w:val="Brdtekst"/>
        <w:spacing w:before="120"/>
      </w:pPr>
      <w:r w:rsidRPr="00A95D68">
        <w:t>Tässä oon tabeli, josta näjemä, kunka kainun kielen preteriti</w:t>
      </w:r>
      <w:r w:rsidR="00CD0ED9">
        <w:t>n</w:t>
      </w:r>
      <w:r w:rsidRPr="00A95D68">
        <w:t xml:space="preserve"> tehđhään.</w:t>
      </w:r>
    </w:p>
    <w:p w14:paraId="06089AB7" w14:textId="3CB45E2B" w:rsidR="00BC7543" w:rsidRPr="00A95D68" w:rsidRDefault="00BC7543" w:rsidP="00BC7543">
      <w:pPr>
        <w:pStyle w:val="Undertittel"/>
      </w:pPr>
      <w:bookmarkStart w:id="1597" w:name="_Toc84998000"/>
      <w:bookmarkStart w:id="1598" w:name="_Toc198266885"/>
      <w:bookmarkStart w:id="1599" w:name="_Toc209168637"/>
      <w:bookmarkStart w:id="1600" w:name="_Toc241129279"/>
      <w:bookmarkStart w:id="1601" w:name="_Toc311273871"/>
      <w:r w:rsidRPr="00A95D68">
        <w:t>Tabeli</w:t>
      </w:r>
      <w:r w:rsidR="0076715F">
        <w:t xml:space="preserve"> 27</w:t>
      </w:r>
      <w:r w:rsidRPr="00A95D68">
        <w:t xml:space="preserve">: Indikatiivin </w:t>
      </w:r>
      <w:r w:rsidR="00F71879">
        <w:t xml:space="preserve">myönttäävän </w:t>
      </w:r>
      <w:r w:rsidRPr="00A95D68">
        <w:t>preteritin taivutus</w:t>
      </w:r>
      <w:bookmarkEnd w:id="1597"/>
      <w:bookmarkEnd w:id="1598"/>
      <w:bookmarkEnd w:id="1599"/>
      <w:bookmarkEnd w:id="1600"/>
      <w:bookmarkEnd w:id="1601"/>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752"/>
        <w:gridCol w:w="1320"/>
        <w:gridCol w:w="1261"/>
        <w:gridCol w:w="1142"/>
        <w:gridCol w:w="1536"/>
        <w:gridCol w:w="1417"/>
      </w:tblGrid>
      <w:tr w:rsidR="00BC7543" w:rsidRPr="00A96794" w14:paraId="71094285" w14:textId="77777777" w:rsidTr="008C42C4">
        <w:trPr>
          <w:cantSplit/>
        </w:trPr>
        <w:tc>
          <w:tcPr>
            <w:tcW w:w="0" w:type="auto"/>
            <w:shd w:val="clear" w:color="auto" w:fill="auto"/>
          </w:tcPr>
          <w:p w14:paraId="68F73F81" w14:textId="63EDFCED" w:rsidR="00BC7543" w:rsidRPr="00A96794" w:rsidRDefault="00362C49" w:rsidP="008C42C4">
            <w:pPr>
              <w:spacing w:before="20" w:after="20"/>
              <w:rPr>
                <w:rFonts w:eastAsia="ヒラギノ明朝 Pro W6"/>
              </w:rPr>
            </w:pPr>
            <w:r>
              <w:rPr>
                <w:rFonts w:eastAsia="ヒラギノ明朝 Pro W6"/>
              </w:rPr>
              <w:t>Verbityyppi</w:t>
            </w:r>
          </w:p>
        </w:tc>
        <w:tc>
          <w:tcPr>
            <w:tcW w:w="0" w:type="auto"/>
            <w:tcBorders>
              <w:bottom w:val="single" w:sz="6" w:space="0" w:color="000000"/>
            </w:tcBorders>
          </w:tcPr>
          <w:p w14:paraId="704C178B" w14:textId="77777777" w:rsidR="00BC7543" w:rsidRPr="00A96794" w:rsidRDefault="00BC7543" w:rsidP="008C42C4">
            <w:pPr>
              <w:spacing w:before="20" w:after="20"/>
              <w:rPr>
                <w:rFonts w:eastAsia="ヒラギノ明朝 Pro W6"/>
              </w:rPr>
            </w:pPr>
            <w:r>
              <w:rPr>
                <w:rFonts w:eastAsia="ヒラギノ明朝 Pro W6"/>
              </w:rPr>
              <w:t>1.inf.</w:t>
            </w:r>
          </w:p>
        </w:tc>
        <w:tc>
          <w:tcPr>
            <w:tcW w:w="0" w:type="auto"/>
            <w:tcBorders>
              <w:bottom w:val="single" w:sz="6" w:space="0" w:color="000000"/>
            </w:tcBorders>
            <w:shd w:val="clear" w:color="auto" w:fill="auto"/>
          </w:tcPr>
          <w:p w14:paraId="32302DFA" w14:textId="704CD23D" w:rsidR="00BC7543" w:rsidRPr="00A96794" w:rsidRDefault="001337F6" w:rsidP="008C42C4">
            <w:pPr>
              <w:spacing w:before="20" w:after="20"/>
              <w:rPr>
                <w:rFonts w:eastAsia="ヒラギノ明朝 Pro W6"/>
              </w:rPr>
            </w:pPr>
            <w:r>
              <w:rPr>
                <w:rFonts w:eastAsia="ヒラギノ明朝 Pro W6"/>
              </w:rPr>
              <w:t>Sg2</w:t>
            </w:r>
            <w:r w:rsidR="00BC7543" w:rsidRPr="00A96794">
              <w:rPr>
                <w:rFonts w:eastAsia="ヒラギノ明朝 Pro W6"/>
              </w:rPr>
              <w:t xml:space="preserve"> </w:t>
            </w:r>
            <w:r w:rsidR="00BC7543">
              <w:rPr>
                <w:rFonts w:eastAsia="ヒラギノ明朝 Pro W6"/>
              </w:rPr>
              <w:t>(</w:t>
            </w:r>
            <w:r>
              <w:rPr>
                <w:rFonts w:eastAsia="ヒラギノ明朝 Pro W6"/>
              </w:rPr>
              <w:t>pl3</w:t>
            </w:r>
            <w:r w:rsidR="00BC7543" w:rsidRPr="00A96794">
              <w:rPr>
                <w:rFonts w:eastAsia="ヒラギノ明朝 Pro W6"/>
              </w:rPr>
              <w:t>)</w:t>
            </w:r>
          </w:p>
        </w:tc>
        <w:tc>
          <w:tcPr>
            <w:tcW w:w="0" w:type="auto"/>
            <w:tcBorders>
              <w:bottom w:val="single" w:sz="6" w:space="0" w:color="000000"/>
            </w:tcBorders>
            <w:shd w:val="clear" w:color="auto" w:fill="auto"/>
          </w:tcPr>
          <w:p w14:paraId="7D609AAC" w14:textId="4E2A4E98" w:rsidR="00BC7543" w:rsidRPr="00A96794" w:rsidRDefault="001337F6" w:rsidP="008C42C4">
            <w:pPr>
              <w:spacing w:before="20" w:after="20"/>
              <w:rPr>
                <w:rFonts w:eastAsia="ヒラギノ明朝 Pro W6"/>
              </w:rPr>
            </w:pPr>
            <w:r>
              <w:rPr>
                <w:rFonts w:eastAsia="ヒラギノ明朝 Pro W6"/>
              </w:rPr>
              <w:t>Sg3</w:t>
            </w:r>
          </w:p>
        </w:tc>
        <w:tc>
          <w:tcPr>
            <w:tcW w:w="0" w:type="auto"/>
            <w:tcBorders>
              <w:bottom w:val="single" w:sz="6" w:space="0" w:color="000000"/>
            </w:tcBorders>
            <w:shd w:val="clear" w:color="auto" w:fill="auto"/>
          </w:tcPr>
          <w:p w14:paraId="7E1AA3EE" w14:textId="4815EE5E" w:rsidR="00BC7543" w:rsidRPr="00A96794" w:rsidRDefault="001337F6" w:rsidP="008C42C4">
            <w:pPr>
              <w:spacing w:before="20" w:after="20"/>
              <w:rPr>
                <w:rFonts w:eastAsia="ヒラギノ明朝 Pro W6"/>
              </w:rPr>
            </w:pPr>
            <w:r>
              <w:rPr>
                <w:rFonts w:eastAsia="ヒラギノ明朝 Pro W6"/>
              </w:rPr>
              <w:t>Pl1</w:t>
            </w:r>
            <w:r w:rsidR="00BC7543" w:rsidRPr="00A96794">
              <w:rPr>
                <w:rFonts w:eastAsia="ヒラギノ明朝 Pro W6"/>
              </w:rPr>
              <w:t xml:space="preserve"> </w:t>
            </w:r>
          </w:p>
        </w:tc>
        <w:tc>
          <w:tcPr>
            <w:tcW w:w="0" w:type="auto"/>
            <w:tcBorders>
              <w:bottom w:val="single" w:sz="6" w:space="0" w:color="000000"/>
            </w:tcBorders>
            <w:shd w:val="clear" w:color="auto" w:fill="auto"/>
          </w:tcPr>
          <w:p w14:paraId="7C4EAB29" w14:textId="41D2A2FE" w:rsidR="00BC7543" w:rsidRPr="00A96794" w:rsidRDefault="001337F6" w:rsidP="008C42C4">
            <w:pPr>
              <w:spacing w:before="20" w:after="20"/>
              <w:rPr>
                <w:rFonts w:eastAsia="ヒラギノ明朝 Pro W6"/>
              </w:rPr>
            </w:pPr>
            <w:r>
              <w:rPr>
                <w:rFonts w:eastAsia="ヒラギノ明朝 Pro W6"/>
              </w:rPr>
              <w:t>Pl3</w:t>
            </w:r>
            <w:r w:rsidR="00EA0501">
              <w:rPr>
                <w:rFonts w:eastAsia="ヒラギノ明朝 Pro W6"/>
              </w:rPr>
              <w:t>/</w:t>
            </w:r>
            <w:r w:rsidR="00BC7543" w:rsidRPr="00A96794">
              <w:rPr>
                <w:rFonts w:eastAsia="ヒラギノ明朝 Pro W6"/>
              </w:rPr>
              <w:t>Pass.</w:t>
            </w:r>
          </w:p>
        </w:tc>
      </w:tr>
      <w:tr w:rsidR="00BC7543" w:rsidRPr="00A96794" w14:paraId="1B99F065" w14:textId="77777777" w:rsidTr="008C42C4">
        <w:trPr>
          <w:cantSplit/>
          <w:trHeight w:val="258"/>
        </w:trPr>
        <w:tc>
          <w:tcPr>
            <w:tcW w:w="0" w:type="auto"/>
            <w:vMerge w:val="restart"/>
            <w:shd w:val="clear" w:color="auto" w:fill="auto"/>
          </w:tcPr>
          <w:p w14:paraId="0B49E7A0" w14:textId="50C8DC0A" w:rsidR="00BC7543" w:rsidRPr="00A96794" w:rsidRDefault="00C0631E" w:rsidP="008C42C4">
            <w:pPr>
              <w:spacing w:before="20" w:after="20"/>
              <w:rPr>
                <w:rFonts w:eastAsia="ヒラギノ明朝 Pro W6"/>
              </w:rPr>
            </w:pPr>
            <w:r>
              <w:rPr>
                <w:rFonts w:eastAsia="ヒラギノ明朝 Pro W6"/>
              </w:rPr>
              <w:t xml:space="preserve">1 </w:t>
            </w:r>
            <w:r w:rsidR="00BC7543" w:rsidRPr="00A96794">
              <w:rPr>
                <w:rFonts w:eastAsia="ヒラギノ明朝 Pro W6"/>
              </w:rPr>
              <w:t>Yksi</w:t>
            </w:r>
            <w:r w:rsidR="00BC7543">
              <w:rPr>
                <w:rFonts w:eastAsia="ヒラギノ明朝 Pro W6"/>
              </w:rPr>
              <w:t>tav</w:t>
            </w:r>
            <w:r w:rsidR="00BC7543" w:rsidRPr="00A96794">
              <w:rPr>
                <w:rFonts w:eastAsia="ヒラギノ明朝 Pro W6"/>
              </w:rPr>
              <w:t>uiset</w:t>
            </w:r>
          </w:p>
          <w:p w14:paraId="2D47899E" w14:textId="61577E1E" w:rsidR="00BC7543" w:rsidRPr="00A96794" w:rsidRDefault="00BC7543" w:rsidP="008C42C4">
            <w:pPr>
              <w:spacing w:before="20" w:after="20"/>
              <w:rPr>
                <w:rFonts w:eastAsia="ヒラギノ明朝 Pro W6"/>
              </w:rPr>
            </w:pPr>
            <w:r w:rsidRPr="00A96794">
              <w:rPr>
                <w:rFonts w:eastAsia="ヒラギノ明朝 Pro W6"/>
              </w:rPr>
              <w:t>rangat</w:t>
            </w:r>
            <w:r w:rsidR="00E93455">
              <w:rPr>
                <w:rFonts w:eastAsia="ヒラギノ明朝 Pro W6"/>
              </w:rPr>
              <w:t xml:space="preserve"> verbit</w:t>
            </w:r>
          </w:p>
        </w:tc>
        <w:tc>
          <w:tcPr>
            <w:tcW w:w="0" w:type="auto"/>
            <w:tcBorders>
              <w:bottom w:val="nil"/>
              <w:right w:val="single" w:sz="4" w:space="0" w:color="auto"/>
            </w:tcBorders>
          </w:tcPr>
          <w:p w14:paraId="2C77377C" w14:textId="77777777" w:rsidR="00BC7543" w:rsidRPr="00A96794" w:rsidRDefault="00BC7543" w:rsidP="008C42C4">
            <w:pPr>
              <w:spacing w:before="20" w:after="20"/>
              <w:rPr>
                <w:rFonts w:eastAsia="ヒラギノ明朝 Pro W6"/>
              </w:rPr>
            </w:pPr>
            <w:r w:rsidRPr="00A96794">
              <w:rPr>
                <w:rFonts w:eastAsia="ヒラギノ明朝 Pro W6"/>
              </w:rPr>
              <w:t>saa/đa ~ saa/ha</w:t>
            </w:r>
          </w:p>
        </w:tc>
        <w:tc>
          <w:tcPr>
            <w:tcW w:w="0" w:type="auto"/>
            <w:tcBorders>
              <w:left w:val="single" w:sz="4" w:space="0" w:color="auto"/>
              <w:bottom w:val="nil"/>
              <w:right w:val="single" w:sz="4" w:space="0" w:color="auto"/>
            </w:tcBorders>
            <w:shd w:val="clear" w:color="auto" w:fill="auto"/>
          </w:tcPr>
          <w:p w14:paraId="749855A7" w14:textId="77777777" w:rsidR="00BC7543" w:rsidRPr="00A96794" w:rsidRDefault="00BC7543" w:rsidP="008C42C4">
            <w:pPr>
              <w:spacing w:before="20" w:after="20"/>
              <w:rPr>
                <w:rFonts w:eastAsia="ヒラギノ明朝 Pro W6"/>
              </w:rPr>
            </w:pPr>
            <w:r w:rsidRPr="00A96794">
              <w:rPr>
                <w:rFonts w:eastAsia="ヒラギノ明朝 Pro W6"/>
              </w:rPr>
              <w:t>sa/i/t</w:t>
            </w:r>
          </w:p>
        </w:tc>
        <w:tc>
          <w:tcPr>
            <w:tcW w:w="0" w:type="auto"/>
            <w:tcBorders>
              <w:left w:val="single" w:sz="4" w:space="0" w:color="auto"/>
              <w:bottom w:val="nil"/>
              <w:right w:val="single" w:sz="4" w:space="0" w:color="auto"/>
            </w:tcBorders>
            <w:shd w:val="clear" w:color="auto" w:fill="auto"/>
          </w:tcPr>
          <w:p w14:paraId="131ADE0F" w14:textId="77777777" w:rsidR="00BC7543" w:rsidRPr="00A96794" w:rsidRDefault="00BC7543" w:rsidP="008C42C4">
            <w:pPr>
              <w:spacing w:before="20" w:after="20"/>
              <w:rPr>
                <w:rFonts w:eastAsia="ヒラギノ明朝 Pro W6"/>
              </w:rPr>
            </w:pPr>
            <w:r w:rsidRPr="00A96794">
              <w:rPr>
                <w:rFonts w:eastAsia="ヒラギノ明朝 Pro W6"/>
              </w:rPr>
              <w:t>sa/i</w:t>
            </w:r>
          </w:p>
        </w:tc>
        <w:tc>
          <w:tcPr>
            <w:tcW w:w="0" w:type="auto"/>
            <w:tcBorders>
              <w:left w:val="single" w:sz="4" w:space="0" w:color="auto"/>
              <w:bottom w:val="nil"/>
              <w:right w:val="single" w:sz="4" w:space="0" w:color="auto"/>
            </w:tcBorders>
            <w:shd w:val="clear" w:color="auto" w:fill="auto"/>
          </w:tcPr>
          <w:p w14:paraId="08C598A1" w14:textId="77777777" w:rsidR="00BC7543" w:rsidRPr="00A96794" w:rsidRDefault="00BC7543" w:rsidP="008C42C4">
            <w:pPr>
              <w:spacing w:before="20" w:after="20"/>
              <w:rPr>
                <w:rFonts w:eastAsia="ヒラギノ明朝 Pro W6"/>
              </w:rPr>
            </w:pPr>
            <w:r w:rsidRPr="00A96794">
              <w:rPr>
                <w:rFonts w:eastAsia="ヒラギノ明朝 Pro W6"/>
              </w:rPr>
              <w:t>sa/i/ma</w:t>
            </w:r>
          </w:p>
        </w:tc>
        <w:tc>
          <w:tcPr>
            <w:tcW w:w="0" w:type="auto"/>
            <w:tcBorders>
              <w:left w:val="single" w:sz="4" w:space="0" w:color="auto"/>
              <w:bottom w:val="nil"/>
            </w:tcBorders>
            <w:shd w:val="clear" w:color="auto" w:fill="auto"/>
          </w:tcPr>
          <w:p w14:paraId="1F7D0E4A" w14:textId="77777777" w:rsidR="00BC7543" w:rsidRPr="00A96794" w:rsidRDefault="00BC7543" w:rsidP="008C42C4">
            <w:pPr>
              <w:spacing w:before="20" w:after="20"/>
              <w:rPr>
                <w:rFonts w:eastAsia="ヒラギノ明朝 Pro W6"/>
              </w:rPr>
            </w:pPr>
            <w:r w:rsidRPr="00A96794">
              <w:rPr>
                <w:rFonts w:eastAsia="ヒラギノ明朝 Pro W6"/>
              </w:rPr>
              <w:t>saa/thiin</w:t>
            </w:r>
          </w:p>
        </w:tc>
      </w:tr>
      <w:tr w:rsidR="00BC7543" w:rsidRPr="00A96794" w14:paraId="4CD96DCF" w14:textId="77777777" w:rsidTr="008C42C4">
        <w:trPr>
          <w:cantSplit/>
          <w:trHeight w:val="256"/>
        </w:trPr>
        <w:tc>
          <w:tcPr>
            <w:tcW w:w="0" w:type="auto"/>
            <w:vMerge/>
            <w:shd w:val="clear" w:color="auto" w:fill="auto"/>
          </w:tcPr>
          <w:p w14:paraId="7BA81F6A" w14:textId="77777777" w:rsidR="00BC7543" w:rsidRPr="00A96794" w:rsidRDefault="00BC7543" w:rsidP="008C42C4">
            <w:pPr>
              <w:spacing w:before="20" w:after="20"/>
              <w:rPr>
                <w:rFonts w:eastAsia="ヒラギノ明朝 Pro W6"/>
              </w:rPr>
            </w:pPr>
          </w:p>
        </w:tc>
        <w:tc>
          <w:tcPr>
            <w:tcW w:w="0" w:type="auto"/>
            <w:tcBorders>
              <w:top w:val="nil"/>
              <w:bottom w:val="nil"/>
              <w:right w:val="single" w:sz="4" w:space="0" w:color="auto"/>
            </w:tcBorders>
          </w:tcPr>
          <w:p w14:paraId="7BCA25B5" w14:textId="77777777" w:rsidR="00BC7543" w:rsidRPr="00A96794" w:rsidRDefault="00BC7543" w:rsidP="008C42C4">
            <w:pPr>
              <w:spacing w:before="20" w:after="20"/>
              <w:rPr>
                <w:rFonts w:eastAsia="ヒラギノ明朝 Pro W6"/>
              </w:rPr>
            </w:pPr>
            <w:r w:rsidRPr="00A96794">
              <w:rPr>
                <w:rFonts w:eastAsia="ヒラギノ明朝 Pro W6"/>
              </w:rPr>
              <w:t>vie/đä ~ vii/ä</w:t>
            </w:r>
          </w:p>
        </w:tc>
        <w:tc>
          <w:tcPr>
            <w:tcW w:w="0" w:type="auto"/>
            <w:tcBorders>
              <w:top w:val="nil"/>
              <w:left w:val="single" w:sz="4" w:space="0" w:color="auto"/>
              <w:bottom w:val="nil"/>
              <w:right w:val="single" w:sz="4" w:space="0" w:color="auto"/>
            </w:tcBorders>
            <w:shd w:val="clear" w:color="auto" w:fill="auto"/>
          </w:tcPr>
          <w:p w14:paraId="151588DE" w14:textId="77777777" w:rsidR="00BC7543" w:rsidRPr="00A96794" w:rsidRDefault="00BC7543" w:rsidP="008C42C4">
            <w:pPr>
              <w:spacing w:before="20" w:after="20"/>
              <w:rPr>
                <w:rFonts w:eastAsia="ヒラギノ明朝 Pro W6"/>
              </w:rPr>
            </w:pPr>
            <w:r w:rsidRPr="00A96794">
              <w:rPr>
                <w:rFonts w:eastAsia="ヒラギノ明朝 Pro W6"/>
              </w:rPr>
              <w:t xml:space="preserve">ve/i/t </w:t>
            </w:r>
          </w:p>
        </w:tc>
        <w:tc>
          <w:tcPr>
            <w:tcW w:w="0" w:type="auto"/>
            <w:tcBorders>
              <w:top w:val="nil"/>
              <w:left w:val="single" w:sz="4" w:space="0" w:color="auto"/>
              <w:bottom w:val="nil"/>
              <w:right w:val="single" w:sz="4" w:space="0" w:color="auto"/>
            </w:tcBorders>
            <w:shd w:val="clear" w:color="auto" w:fill="auto"/>
          </w:tcPr>
          <w:p w14:paraId="763066B7" w14:textId="77777777" w:rsidR="00BC7543" w:rsidRPr="00A96794" w:rsidRDefault="00BC7543" w:rsidP="008C42C4">
            <w:pPr>
              <w:spacing w:before="20" w:after="20"/>
              <w:rPr>
                <w:rFonts w:eastAsia="ヒラギノ明朝 Pro W6"/>
              </w:rPr>
            </w:pPr>
            <w:r w:rsidRPr="00A96794">
              <w:rPr>
                <w:rFonts w:eastAsia="ヒラギノ明朝 Pro W6"/>
              </w:rPr>
              <w:t>ve/i</w:t>
            </w:r>
          </w:p>
        </w:tc>
        <w:tc>
          <w:tcPr>
            <w:tcW w:w="0" w:type="auto"/>
            <w:tcBorders>
              <w:top w:val="nil"/>
              <w:left w:val="single" w:sz="4" w:space="0" w:color="auto"/>
              <w:bottom w:val="nil"/>
              <w:right w:val="single" w:sz="4" w:space="0" w:color="auto"/>
            </w:tcBorders>
            <w:shd w:val="clear" w:color="auto" w:fill="auto"/>
          </w:tcPr>
          <w:p w14:paraId="39E171EB" w14:textId="77777777" w:rsidR="00BC7543" w:rsidRPr="00A96794" w:rsidRDefault="00BC7543" w:rsidP="008C42C4">
            <w:pPr>
              <w:spacing w:before="20" w:after="20"/>
              <w:rPr>
                <w:rFonts w:eastAsia="ヒラギノ明朝 Pro W6"/>
              </w:rPr>
            </w:pPr>
            <w:r w:rsidRPr="00A96794">
              <w:rPr>
                <w:rFonts w:eastAsia="ヒラギノ明朝 Pro W6"/>
              </w:rPr>
              <w:t xml:space="preserve">ve/i/mä </w:t>
            </w:r>
          </w:p>
        </w:tc>
        <w:tc>
          <w:tcPr>
            <w:tcW w:w="0" w:type="auto"/>
            <w:tcBorders>
              <w:top w:val="nil"/>
              <w:left w:val="single" w:sz="4" w:space="0" w:color="auto"/>
              <w:bottom w:val="nil"/>
            </w:tcBorders>
            <w:shd w:val="clear" w:color="auto" w:fill="auto"/>
          </w:tcPr>
          <w:p w14:paraId="18DC0C88" w14:textId="77777777" w:rsidR="00BC7543" w:rsidRPr="00A96794" w:rsidRDefault="00BC7543" w:rsidP="008C42C4">
            <w:pPr>
              <w:spacing w:before="20" w:after="20"/>
              <w:rPr>
                <w:rFonts w:eastAsia="ヒラギノ明朝 Pro W6"/>
              </w:rPr>
            </w:pPr>
            <w:r w:rsidRPr="00A96794">
              <w:rPr>
                <w:rFonts w:eastAsia="ヒラギノ明朝 Pro W6"/>
              </w:rPr>
              <w:t>vie/thiin</w:t>
            </w:r>
          </w:p>
        </w:tc>
      </w:tr>
      <w:tr w:rsidR="00BC7543" w:rsidRPr="00A96794" w14:paraId="5F197C19" w14:textId="77777777" w:rsidTr="00912D9A">
        <w:trPr>
          <w:cantSplit/>
          <w:trHeight w:val="256"/>
        </w:trPr>
        <w:tc>
          <w:tcPr>
            <w:tcW w:w="0" w:type="auto"/>
            <w:vMerge/>
            <w:tcBorders>
              <w:bottom w:val="single" w:sz="4" w:space="0" w:color="auto"/>
            </w:tcBorders>
            <w:shd w:val="clear" w:color="auto" w:fill="auto"/>
          </w:tcPr>
          <w:p w14:paraId="4C568513" w14:textId="77777777" w:rsidR="00BC7543" w:rsidRPr="00A96794" w:rsidRDefault="00BC7543" w:rsidP="008C42C4">
            <w:pPr>
              <w:spacing w:before="20" w:after="20"/>
              <w:rPr>
                <w:rFonts w:eastAsia="ヒラギノ明朝 Pro W6"/>
              </w:rPr>
            </w:pPr>
          </w:p>
        </w:tc>
        <w:tc>
          <w:tcPr>
            <w:tcW w:w="0" w:type="auto"/>
            <w:tcBorders>
              <w:top w:val="nil"/>
              <w:bottom w:val="single" w:sz="4" w:space="0" w:color="auto"/>
              <w:right w:val="single" w:sz="4" w:space="0" w:color="auto"/>
            </w:tcBorders>
          </w:tcPr>
          <w:p w14:paraId="2E3C12CE" w14:textId="77777777" w:rsidR="00BC7543" w:rsidRPr="00A96794" w:rsidRDefault="00BC7543" w:rsidP="008C42C4">
            <w:pPr>
              <w:spacing w:before="20" w:after="20"/>
              <w:rPr>
                <w:rFonts w:eastAsia="ヒラギノ明朝 Pro W6"/>
              </w:rPr>
            </w:pPr>
            <w:r w:rsidRPr="00A96794">
              <w:rPr>
                <w:rFonts w:eastAsia="ヒラギノ明朝 Pro W6"/>
              </w:rPr>
              <w:t>ui/đa ~ ui/a</w:t>
            </w:r>
          </w:p>
        </w:tc>
        <w:tc>
          <w:tcPr>
            <w:tcW w:w="0" w:type="auto"/>
            <w:tcBorders>
              <w:top w:val="nil"/>
              <w:left w:val="single" w:sz="4" w:space="0" w:color="auto"/>
              <w:bottom w:val="single" w:sz="4" w:space="0" w:color="auto"/>
              <w:right w:val="single" w:sz="4" w:space="0" w:color="auto"/>
            </w:tcBorders>
            <w:shd w:val="clear" w:color="auto" w:fill="auto"/>
          </w:tcPr>
          <w:p w14:paraId="51AA27B3" w14:textId="77777777" w:rsidR="00BC7543" w:rsidRPr="00A96794" w:rsidRDefault="00BC7543" w:rsidP="008C42C4">
            <w:pPr>
              <w:spacing w:before="20" w:after="20"/>
              <w:rPr>
                <w:rFonts w:eastAsia="ヒラギノ明朝 Pro W6"/>
              </w:rPr>
            </w:pPr>
            <w:r w:rsidRPr="00A96794">
              <w:rPr>
                <w:rFonts w:eastAsia="ヒラギノ明朝 Pro W6"/>
              </w:rPr>
              <w:t>u/i/t</w:t>
            </w:r>
          </w:p>
        </w:tc>
        <w:tc>
          <w:tcPr>
            <w:tcW w:w="0" w:type="auto"/>
            <w:tcBorders>
              <w:top w:val="nil"/>
              <w:left w:val="single" w:sz="4" w:space="0" w:color="auto"/>
              <w:bottom w:val="single" w:sz="4" w:space="0" w:color="auto"/>
              <w:right w:val="single" w:sz="4" w:space="0" w:color="auto"/>
            </w:tcBorders>
            <w:shd w:val="clear" w:color="auto" w:fill="auto"/>
          </w:tcPr>
          <w:p w14:paraId="07C1E715" w14:textId="77777777" w:rsidR="00BC7543" w:rsidRPr="00A96794" w:rsidRDefault="00BC7543" w:rsidP="008C42C4">
            <w:pPr>
              <w:spacing w:before="20" w:after="20"/>
              <w:rPr>
                <w:rFonts w:eastAsia="ヒラギノ明朝 Pro W6"/>
              </w:rPr>
            </w:pPr>
            <w:r w:rsidRPr="00A96794">
              <w:rPr>
                <w:rFonts w:eastAsia="ヒラギノ明朝 Pro W6"/>
              </w:rPr>
              <w:t>u/i</w:t>
            </w:r>
          </w:p>
        </w:tc>
        <w:tc>
          <w:tcPr>
            <w:tcW w:w="0" w:type="auto"/>
            <w:tcBorders>
              <w:top w:val="nil"/>
              <w:left w:val="single" w:sz="4" w:space="0" w:color="auto"/>
              <w:bottom w:val="single" w:sz="4" w:space="0" w:color="auto"/>
              <w:right w:val="single" w:sz="4" w:space="0" w:color="auto"/>
            </w:tcBorders>
            <w:shd w:val="clear" w:color="auto" w:fill="auto"/>
          </w:tcPr>
          <w:p w14:paraId="34CAB711" w14:textId="77777777" w:rsidR="00BC7543" w:rsidRPr="00A96794" w:rsidRDefault="00BC7543" w:rsidP="008C42C4">
            <w:pPr>
              <w:spacing w:before="20" w:after="20"/>
              <w:rPr>
                <w:rFonts w:eastAsia="ヒラギノ明朝 Pro W6"/>
              </w:rPr>
            </w:pPr>
            <w:r w:rsidRPr="00A96794">
              <w:rPr>
                <w:rFonts w:eastAsia="ヒラギノ明朝 Pro W6"/>
              </w:rPr>
              <w:t>u/i/ma</w:t>
            </w:r>
          </w:p>
        </w:tc>
        <w:tc>
          <w:tcPr>
            <w:tcW w:w="0" w:type="auto"/>
            <w:tcBorders>
              <w:top w:val="nil"/>
              <w:left w:val="single" w:sz="4" w:space="0" w:color="auto"/>
              <w:bottom w:val="single" w:sz="4" w:space="0" w:color="auto"/>
            </w:tcBorders>
            <w:shd w:val="clear" w:color="auto" w:fill="auto"/>
          </w:tcPr>
          <w:p w14:paraId="5FDDE7FB" w14:textId="77777777" w:rsidR="00BC7543" w:rsidRPr="00A96794" w:rsidRDefault="00BC7543" w:rsidP="008C42C4">
            <w:pPr>
              <w:spacing w:before="20" w:after="20"/>
              <w:rPr>
                <w:rFonts w:eastAsia="ヒラギノ明朝 Pro W6"/>
              </w:rPr>
            </w:pPr>
            <w:r w:rsidRPr="00A96794">
              <w:rPr>
                <w:rFonts w:eastAsia="ヒラギノ明朝 Pro W6"/>
              </w:rPr>
              <w:t>ui/thiin</w:t>
            </w:r>
          </w:p>
        </w:tc>
      </w:tr>
      <w:tr w:rsidR="00C265AC" w:rsidRPr="00A96794" w14:paraId="21A060DF" w14:textId="77777777" w:rsidTr="00912D9A">
        <w:trPr>
          <w:cantSplit/>
          <w:trHeight w:val="256"/>
        </w:trPr>
        <w:tc>
          <w:tcPr>
            <w:tcW w:w="0" w:type="auto"/>
            <w:tcBorders>
              <w:top w:val="single" w:sz="4" w:space="0" w:color="auto"/>
              <w:bottom w:val="nil"/>
            </w:tcBorders>
            <w:shd w:val="clear" w:color="auto" w:fill="auto"/>
          </w:tcPr>
          <w:p w14:paraId="58126293" w14:textId="748E27CD" w:rsidR="00C265AC" w:rsidRPr="00A96794" w:rsidRDefault="00C0631E" w:rsidP="008C42C4">
            <w:pPr>
              <w:spacing w:before="20" w:after="20"/>
              <w:rPr>
                <w:rFonts w:eastAsia="ヒラギノ明朝 Pro W6"/>
              </w:rPr>
            </w:pPr>
            <w:r>
              <w:rPr>
                <w:rFonts w:eastAsia="ヒラギノ明朝 Pro W6"/>
              </w:rPr>
              <w:t>2</w:t>
            </w:r>
            <w:r w:rsidR="00912D9A">
              <w:rPr>
                <w:rFonts w:eastAsia="ヒラギノ明朝 Pro W6"/>
              </w:rPr>
              <w:t xml:space="preserve"> Yksirankaiset</w:t>
            </w:r>
            <w:r w:rsidR="00E93455">
              <w:rPr>
                <w:rFonts w:eastAsia="ヒラギノ明朝 Pro W6"/>
              </w:rPr>
              <w:t xml:space="preserve"> verbit</w:t>
            </w:r>
          </w:p>
        </w:tc>
        <w:tc>
          <w:tcPr>
            <w:tcW w:w="0" w:type="auto"/>
            <w:tcBorders>
              <w:top w:val="single" w:sz="4" w:space="0" w:color="auto"/>
              <w:bottom w:val="nil"/>
              <w:right w:val="single" w:sz="4" w:space="0" w:color="auto"/>
            </w:tcBorders>
          </w:tcPr>
          <w:p w14:paraId="545C7C5D" w14:textId="77777777" w:rsidR="00C265AC" w:rsidRPr="00A96794" w:rsidRDefault="00C265AC" w:rsidP="008C42C4">
            <w:pPr>
              <w:spacing w:before="20" w:after="20"/>
              <w:rPr>
                <w:rFonts w:eastAsia="ヒラギノ明朝 Pro W6"/>
              </w:rPr>
            </w:pPr>
          </w:p>
        </w:tc>
        <w:tc>
          <w:tcPr>
            <w:tcW w:w="0" w:type="auto"/>
            <w:tcBorders>
              <w:top w:val="single" w:sz="4" w:space="0" w:color="auto"/>
              <w:left w:val="single" w:sz="4" w:space="0" w:color="auto"/>
              <w:bottom w:val="nil"/>
              <w:right w:val="single" w:sz="4" w:space="0" w:color="auto"/>
            </w:tcBorders>
            <w:shd w:val="clear" w:color="auto" w:fill="auto"/>
          </w:tcPr>
          <w:p w14:paraId="7B1BE941" w14:textId="77777777" w:rsidR="00C265AC" w:rsidRPr="00A96794" w:rsidRDefault="00C265AC" w:rsidP="008C42C4">
            <w:pPr>
              <w:spacing w:before="20" w:after="20"/>
              <w:rPr>
                <w:rFonts w:eastAsia="ヒラギノ明朝 Pro W6"/>
              </w:rPr>
            </w:pPr>
          </w:p>
        </w:tc>
        <w:tc>
          <w:tcPr>
            <w:tcW w:w="0" w:type="auto"/>
            <w:tcBorders>
              <w:top w:val="single" w:sz="4" w:space="0" w:color="auto"/>
              <w:left w:val="single" w:sz="4" w:space="0" w:color="auto"/>
              <w:bottom w:val="nil"/>
              <w:right w:val="single" w:sz="4" w:space="0" w:color="auto"/>
            </w:tcBorders>
            <w:shd w:val="clear" w:color="auto" w:fill="auto"/>
          </w:tcPr>
          <w:p w14:paraId="78D04AE9" w14:textId="77777777" w:rsidR="00C265AC" w:rsidRPr="00A96794" w:rsidRDefault="00C265AC" w:rsidP="008C42C4">
            <w:pPr>
              <w:spacing w:before="20" w:after="20"/>
              <w:rPr>
                <w:rFonts w:eastAsia="ヒラギノ明朝 Pro W6"/>
              </w:rPr>
            </w:pPr>
          </w:p>
        </w:tc>
        <w:tc>
          <w:tcPr>
            <w:tcW w:w="0" w:type="auto"/>
            <w:tcBorders>
              <w:top w:val="single" w:sz="4" w:space="0" w:color="auto"/>
              <w:left w:val="single" w:sz="4" w:space="0" w:color="auto"/>
              <w:bottom w:val="nil"/>
              <w:right w:val="single" w:sz="4" w:space="0" w:color="auto"/>
            </w:tcBorders>
            <w:shd w:val="clear" w:color="auto" w:fill="auto"/>
          </w:tcPr>
          <w:p w14:paraId="69D6C6DA" w14:textId="77777777" w:rsidR="00C265AC" w:rsidRPr="00A96794" w:rsidRDefault="00C265AC" w:rsidP="008C42C4">
            <w:pPr>
              <w:spacing w:before="20" w:after="20"/>
              <w:rPr>
                <w:rFonts w:eastAsia="ヒラギノ明朝 Pro W6"/>
              </w:rPr>
            </w:pPr>
          </w:p>
        </w:tc>
        <w:tc>
          <w:tcPr>
            <w:tcW w:w="0" w:type="auto"/>
            <w:tcBorders>
              <w:top w:val="single" w:sz="4" w:space="0" w:color="auto"/>
              <w:left w:val="single" w:sz="4" w:space="0" w:color="auto"/>
              <w:bottom w:val="nil"/>
            </w:tcBorders>
            <w:shd w:val="clear" w:color="auto" w:fill="auto"/>
          </w:tcPr>
          <w:p w14:paraId="6F977CEC" w14:textId="77777777" w:rsidR="00C265AC" w:rsidRPr="00A96794" w:rsidRDefault="00C265AC" w:rsidP="008C42C4">
            <w:pPr>
              <w:spacing w:before="20" w:after="20"/>
              <w:rPr>
                <w:rFonts w:eastAsia="ヒラギノ明朝 Pro W6"/>
              </w:rPr>
            </w:pPr>
          </w:p>
        </w:tc>
      </w:tr>
      <w:tr w:rsidR="00BC7543" w:rsidRPr="00A96794" w14:paraId="0534FA83" w14:textId="77777777" w:rsidTr="00912D9A">
        <w:trPr>
          <w:cantSplit/>
          <w:trHeight w:val="499"/>
        </w:trPr>
        <w:tc>
          <w:tcPr>
            <w:tcW w:w="0" w:type="auto"/>
            <w:tcBorders>
              <w:top w:val="nil"/>
              <w:left w:val="single" w:sz="4" w:space="0" w:color="auto"/>
              <w:bottom w:val="nil"/>
              <w:right w:val="single" w:sz="4" w:space="0" w:color="auto"/>
            </w:tcBorders>
            <w:shd w:val="clear" w:color="auto" w:fill="auto"/>
          </w:tcPr>
          <w:p w14:paraId="6FBAA4D8" w14:textId="114CED0D" w:rsidR="00BC7543" w:rsidRPr="00A96794" w:rsidRDefault="00BC7543" w:rsidP="00912D9A">
            <w:pPr>
              <w:spacing w:before="20" w:after="20"/>
              <w:rPr>
                <w:rFonts w:eastAsia="ヒラギノ明朝 Pro W6"/>
              </w:rPr>
            </w:pPr>
            <w:r w:rsidRPr="00A96794">
              <w:rPr>
                <w:rFonts w:eastAsia="ヒラギノ明朝 Pro W6"/>
              </w:rPr>
              <w:t>2.</w:t>
            </w:r>
            <w:r w:rsidR="00C31A49">
              <w:rPr>
                <w:rFonts w:eastAsia="ヒラギノ明朝 Pro W6"/>
              </w:rPr>
              <w:t>a</w:t>
            </w:r>
            <w:r w:rsidRPr="00A96794">
              <w:rPr>
                <w:rFonts w:eastAsia="ヒラギノ明朝 Pro W6"/>
              </w:rPr>
              <w:t xml:space="preserve"> </w:t>
            </w:r>
            <w:r w:rsidR="00912D9A">
              <w:rPr>
                <w:rFonts w:eastAsia="ヒラギノ明朝 Pro W6"/>
              </w:rPr>
              <w:t>Alkupöräiset</w:t>
            </w:r>
          </w:p>
        </w:tc>
        <w:tc>
          <w:tcPr>
            <w:tcW w:w="0" w:type="auto"/>
            <w:tcBorders>
              <w:top w:val="nil"/>
              <w:left w:val="single" w:sz="4" w:space="0" w:color="auto"/>
              <w:bottom w:val="nil"/>
            </w:tcBorders>
          </w:tcPr>
          <w:p w14:paraId="6652E389" w14:textId="77777777" w:rsidR="00BC7543" w:rsidRPr="00A96794" w:rsidRDefault="00BC7543" w:rsidP="008C42C4">
            <w:pPr>
              <w:spacing w:before="20" w:after="20"/>
              <w:rPr>
                <w:rFonts w:eastAsia="ヒラギノ明朝 Pro W6"/>
              </w:rPr>
            </w:pPr>
          </w:p>
        </w:tc>
        <w:tc>
          <w:tcPr>
            <w:tcW w:w="0" w:type="auto"/>
            <w:tcBorders>
              <w:top w:val="nil"/>
              <w:bottom w:val="nil"/>
            </w:tcBorders>
            <w:shd w:val="clear" w:color="auto" w:fill="auto"/>
          </w:tcPr>
          <w:p w14:paraId="14EFDC5C" w14:textId="77777777" w:rsidR="00BC7543" w:rsidRPr="00A96794" w:rsidRDefault="00BC7543" w:rsidP="008C42C4">
            <w:pPr>
              <w:spacing w:before="20" w:after="20"/>
              <w:rPr>
                <w:rFonts w:eastAsia="ヒラギノ明朝 Pro W6"/>
              </w:rPr>
            </w:pPr>
          </w:p>
        </w:tc>
        <w:tc>
          <w:tcPr>
            <w:tcW w:w="0" w:type="auto"/>
            <w:tcBorders>
              <w:top w:val="nil"/>
              <w:bottom w:val="nil"/>
            </w:tcBorders>
            <w:shd w:val="clear" w:color="auto" w:fill="auto"/>
          </w:tcPr>
          <w:p w14:paraId="50E563E0" w14:textId="77777777" w:rsidR="00BC7543" w:rsidRPr="00A96794" w:rsidRDefault="00BC7543" w:rsidP="008C42C4">
            <w:pPr>
              <w:spacing w:before="20" w:after="20"/>
              <w:rPr>
                <w:rFonts w:eastAsia="ヒラギノ明朝 Pro W6"/>
              </w:rPr>
            </w:pPr>
          </w:p>
        </w:tc>
        <w:tc>
          <w:tcPr>
            <w:tcW w:w="0" w:type="auto"/>
            <w:tcBorders>
              <w:top w:val="nil"/>
              <w:bottom w:val="nil"/>
            </w:tcBorders>
            <w:shd w:val="clear" w:color="auto" w:fill="auto"/>
          </w:tcPr>
          <w:p w14:paraId="0B3579E5" w14:textId="77777777" w:rsidR="00BC7543" w:rsidRPr="00A96794" w:rsidRDefault="00BC7543" w:rsidP="008C42C4">
            <w:pPr>
              <w:spacing w:before="20" w:after="20"/>
              <w:rPr>
                <w:rFonts w:eastAsia="ヒラギノ明朝 Pro W6"/>
              </w:rPr>
            </w:pPr>
          </w:p>
        </w:tc>
        <w:tc>
          <w:tcPr>
            <w:tcW w:w="0" w:type="auto"/>
            <w:tcBorders>
              <w:top w:val="nil"/>
              <w:bottom w:val="nil"/>
            </w:tcBorders>
            <w:shd w:val="clear" w:color="auto" w:fill="auto"/>
          </w:tcPr>
          <w:p w14:paraId="1D9200CA" w14:textId="77777777" w:rsidR="00BC7543" w:rsidRPr="00A96794" w:rsidRDefault="00BC7543" w:rsidP="008C42C4">
            <w:pPr>
              <w:spacing w:before="20" w:after="20"/>
              <w:rPr>
                <w:rFonts w:eastAsia="ヒラギノ明朝 Pro W6"/>
              </w:rPr>
            </w:pPr>
          </w:p>
        </w:tc>
      </w:tr>
      <w:tr w:rsidR="00BC7543" w:rsidRPr="00A96794" w14:paraId="109B28DC" w14:textId="77777777" w:rsidTr="00DF37AB">
        <w:trPr>
          <w:cantSplit/>
          <w:trHeight w:val="499"/>
        </w:trPr>
        <w:tc>
          <w:tcPr>
            <w:tcW w:w="0" w:type="auto"/>
            <w:tcBorders>
              <w:top w:val="nil"/>
              <w:left w:val="single" w:sz="4" w:space="0" w:color="auto"/>
              <w:bottom w:val="nil"/>
              <w:right w:val="single" w:sz="4" w:space="0" w:color="auto"/>
            </w:tcBorders>
            <w:shd w:val="clear" w:color="auto" w:fill="auto"/>
          </w:tcPr>
          <w:p w14:paraId="5C7B1EBF" w14:textId="77777777" w:rsidR="00BC7543" w:rsidRPr="00A96794" w:rsidRDefault="00BC7543" w:rsidP="008C42C4">
            <w:pPr>
              <w:spacing w:before="20" w:after="20"/>
              <w:rPr>
                <w:rFonts w:eastAsia="ヒラギノ明朝 Pro W6"/>
              </w:rPr>
            </w:pPr>
            <w:r w:rsidRPr="00B16677">
              <w:rPr>
                <w:rFonts w:eastAsia="ヒラギノ明朝 Pro W6"/>
                <w:i/>
              </w:rPr>
              <w:t>e</w:t>
            </w:r>
            <w:r w:rsidRPr="00A96794">
              <w:rPr>
                <w:rFonts w:eastAsia="ヒラギノ明朝 Pro W6"/>
              </w:rPr>
              <w:t>-rangat</w:t>
            </w:r>
          </w:p>
          <w:p w14:paraId="7A577733" w14:textId="77777777" w:rsidR="00BC7543" w:rsidRPr="00A96794" w:rsidRDefault="00BC7543" w:rsidP="008C42C4">
            <w:pPr>
              <w:spacing w:before="20" w:after="20"/>
              <w:rPr>
                <w:rFonts w:eastAsia="ヒラギノ明朝 Pro W6"/>
              </w:rPr>
            </w:pPr>
          </w:p>
        </w:tc>
        <w:tc>
          <w:tcPr>
            <w:tcW w:w="0" w:type="auto"/>
            <w:tcBorders>
              <w:top w:val="nil"/>
              <w:left w:val="single" w:sz="4" w:space="0" w:color="auto"/>
              <w:bottom w:val="nil"/>
            </w:tcBorders>
          </w:tcPr>
          <w:p w14:paraId="0884DC5D" w14:textId="77777777" w:rsidR="00BC7543" w:rsidRPr="00A96794" w:rsidRDefault="00BC7543" w:rsidP="008C42C4">
            <w:pPr>
              <w:spacing w:before="20" w:after="20"/>
              <w:rPr>
                <w:rFonts w:eastAsia="ヒラギノ明朝 Pro W6"/>
              </w:rPr>
            </w:pPr>
            <w:r w:rsidRPr="00A96794">
              <w:rPr>
                <w:rFonts w:eastAsia="ヒラギノ明朝 Pro W6"/>
              </w:rPr>
              <w:t>kulkke/et ~ kulke/a</w:t>
            </w:r>
            <w:r>
              <w:rPr>
                <w:rFonts w:eastAsia="ヒラギノ明朝 Pro W6"/>
              </w:rPr>
              <w:t>(</w:t>
            </w:r>
            <w:r w:rsidRPr="00A96794">
              <w:rPr>
                <w:rFonts w:eastAsia="ヒラギノ明朝 Pro W6"/>
              </w:rPr>
              <w:t>t) ~ kulki/a</w:t>
            </w:r>
          </w:p>
        </w:tc>
        <w:tc>
          <w:tcPr>
            <w:tcW w:w="0" w:type="auto"/>
            <w:tcBorders>
              <w:top w:val="nil"/>
              <w:bottom w:val="nil"/>
            </w:tcBorders>
            <w:shd w:val="clear" w:color="auto" w:fill="auto"/>
          </w:tcPr>
          <w:p w14:paraId="6C068093" w14:textId="0C378AFE" w:rsidR="00BC7543" w:rsidRPr="00A96794" w:rsidRDefault="0065340C" w:rsidP="008C42C4">
            <w:pPr>
              <w:spacing w:before="20" w:after="20"/>
              <w:rPr>
                <w:rFonts w:eastAsia="ヒラギノ明朝 Pro W6"/>
              </w:rPr>
            </w:pPr>
            <w:r>
              <w:rPr>
                <w:rFonts w:eastAsia="ヒラギノ明朝 Pro W6"/>
              </w:rPr>
              <w:t>kulj/i/</w:t>
            </w:r>
            <w:r w:rsidR="00BC7543" w:rsidRPr="00A96794">
              <w:rPr>
                <w:rFonts w:eastAsia="ヒラギノ明朝 Pro W6"/>
              </w:rPr>
              <w:t>t</w:t>
            </w:r>
          </w:p>
        </w:tc>
        <w:tc>
          <w:tcPr>
            <w:tcW w:w="0" w:type="auto"/>
            <w:tcBorders>
              <w:top w:val="nil"/>
              <w:bottom w:val="nil"/>
            </w:tcBorders>
            <w:shd w:val="clear" w:color="auto" w:fill="auto"/>
          </w:tcPr>
          <w:p w14:paraId="507F685C" w14:textId="77777777" w:rsidR="00BC7543" w:rsidRPr="00A96794" w:rsidRDefault="00BC7543" w:rsidP="008C42C4">
            <w:pPr>
              <w:spacing w:before="20" w:after="20"/>
              <w:rPr>
                <w:rFonts w:eastAsia="ヒラギノ明朝 Pro W6"/>
              </w:rPr>
            </w:pPr>
            <w:r w:rsidRPr="00A96794">
              <w:rPr>
                <w:rFonts w:eastAsia="ヒラギノ明朝 Pro W6"/>
              </w:rPr>
              <w:t>kulk/i</w:t>
            </w:r>
          </w:p>
        </w:tc>
        <w:tc>
          <w:tcPr>
            <w:tcW w:w="0" w:type="auto"/>
            <w:tcBorders>
              <w:top w:val="nil"/>
              <w:bottom w:val="nil"/>
            </w:tcBorders>
            <w:shd w:val="clear" w:color="auto" w:fill="auto"/>
          </w:tcPr>
          <w:p w14:paraId="42D36D0F" w14:textId="77777777" w:rsidR="00BC7543" w:rsidRPr="00A96794" w:rsidRDefault="00BC7543" w:rsidP="008C42C4">
            <w:pPr>
              <w:spacing w:before="20" w:after="20"/>
              <w:rPr>
                <w:rFonts w:eastAsia="ヒラギノ明朝 Pro W6"/>
              </w:rPr>
            </w:pPr>
            <w:r w:rsidRPr="00A96794">
              <w:rPr>
                <w:rFonts w:eastAsia="ヒラギノ明朝 Pro W6"/>
              </w:rPr>
              <w:t>kulj/i/ma</w:t>
            </w:r>
          </w:p>
        </w:tc>
        <w:tc>
          <w:tcPr>
            <w:tcW w:w="0" w:type="auto"/>
            <w:tcBorders>
              <w:top w:val="nil"/>
              <w:bottom w:val="nil"/>
            </w:tcBorders>
            <w:shd w:val="clear" w:color="auto" w:fill="auto"/>
          </w:tcPr>
          <w:p w14:paraId="440BB7E8" w14:textId="77777777" w:rsidR="00BC7543" w:rsidRPr="00A96794" w:rsidRDefault="00BC7543" w:rsidP="008C42C4">
            <w:pPr>
              <w:spacing w:before="20" w:after="20"/>
              <w:rPr>
                <w:rFonts w:eastAsia="ヒラギノ明朝 Pro W6"/>
              </w:rPr>
            </w:pPr>
            <w:r w:rsidRPr="00A96794">
              <w:rPr>
                <w:rFonts w:eastAsia="ヒラギノ明朝 Pro W6"/>
              </w:rPr>
              <w:t>kulje/thiin</w:t>
            </w:r>
          </w:p>
        </w:tc>
      </w:tr>
      <w:tr w:rsidR="00BC7543" w:rsidRPr="00A96794" w14:paraId="35C61A56" w14:textId="77777777" w:rsidTr="00DF37AB">
        <w:trPr>
          <w:cantSplit/>
          <w:trHeight w:val="499"/>
        </w:trPr>
        <w:tc>
          <w:tcPr>
            <w:tcW w:w="0" w:type="auto"/>
            <w:tcBorders>
              <w:top w:val="nil"/>
              <w:left w:val="single" w:sz="4" w:space="0" w:color="auto"/>
              <w:bottom w:val="nil"/>
              <w:right w:val="single" w:sz="4" w:space="0" w:color="auto"/>
            </w:tcBorders>
            <w:shd w:val="clear" w:color="auto" w:fill="auto"/>
          </w:tcPr>
          <w:p w14:paraId="2B7B30C7" w14:textId="77777777" w:rsidR="00BC7543" w:rsidRPr="00A96794" w:rsidRDefault="00BC7543" w:rsidP="008C42C4">
            <w:pPr>
              <w:spacing w:before="20" w:after="20"/>
              <w:rPr>
                <w:rFonts w:eastAsia="ヒラギノ明朝 Pro W6"/>
              </w:rPr>
            </w:pPr>
            <w:r w:rsidRPr="00B16677">
              <w:rPr>
                <w:rFonts w:eastAsia="ヒラギノ明朝 Pro W6"/>
                <w:i/>
              </w:rPr>
              <w:t>i</w:t>
            </w:r>
            <w:r w:rsidRPr="00A96794">
              <w:rPr>
                <w:rFonts w:eastAsia="ヒラギノ明朝 Pro W6"/>
              </w:rPr>
              <w:t>-rangat</w:t>
            </w:r>
          </w:p>
          <w:p w14:paraId="300B0641" w14:textId="77777777" w:rsidR="00BC7543" w:rsidRPr="00A96794" w:rsidRDefault="00BC7543"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31FBBBCA" w14:textId="77777777" w:rsidR="00BC7543" w:rsidRPr="00A96794" w:rsidRDefault="00BC7543" w:rsidP="008C42C4">
            <w:pPr>
              <w:spacing w:before="20" w:after="20"/>
              <w:rPr>
                <w:rFonts w:eastAsia="ヒラギノ明朝 Pro W6"/>
              </w:rPr>
            </w:pPr>
            <w:r w:rsidRPr="00A96794">
              <w:rPr>
                <w:rFonts w:eastAsia="ヒラギノ明朝 Pro W6"/>
              </w:rPr>
              <w:t>soppi/it ~ sopi/a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shd w:val="clear" w:color="auto" w:fill="auto"/>
          </w:tcPr>
          <w:p w14:paraId="215FF57F" w14:textId="77777777" w:rsidR="00BC7543" w:rsidRPr="00A96794" w:rsidRDefault="00BC7543" w:rsidP="008C42C4">
            <w:pPr>
              <w:spacing w:before="20" w:after="20"/>
              <w:rPr>
                <w:rFonts w:eastAsia="ヒラギノ明朝 Pro W6"/>
              </w:rPr>
            </w:pPr>
            <w:r w:rsidRPr="00A96794">
              <w:rPr>
                <w:rFonts w:eastAsia="ヒラギノ明朝 Pro W6"/>
              </w:rPr>
              <w:t>sov/i/t</w:t>
            </w:r>
          </w:p>
        </w:tc>
        <w:tc>
          <w:tcPr>
            <w:tcW w:w="0" w:type="auto"/>
            <w:tcBorders>
              <w:top w:val="nil"/>
              <w:left w:val="single" w:sz="4" w:space="0" w:color="auto"/>
              <w:bottom w:val="nil"/>
              <w:right w:val="single" w:sz="4" w:space="0" w:color="auto"/>
            </w:tcBorders>
            <w:shd w:val="clear" w:color="auto" w:fill="auto"/>
          </w:tcPr>
          <w:p w14:paraId="7959DD0E" w14:textId="77777777" w:rsidR="00BC7543" w:rsidRPr="00A96794" w:rsidRDefault="00BC7543" w:rsidP="008C42C4">
            <w:pPr>
              <w:spacing w:before="20" w:after="20"/>
              <w:rPr>
                <w:rFonts w:eastAsia="ヒラギノ明朝 Pro W6"/>
              </w:rPr>
            </w:pPr>
            <w:r w:rsidRPr="00A96794">
              <w:rPr>
                <w:rFonts w:eastAsia="ヒラギノ明朝 Pro W6"/>
              </w:rPr>
              <w:t>sop/i</w:t>
            </w:r>
          </w:p>
        </w:tc>
        <w:tc>
          <w:tcPr>
            <w:tcW w:w="0" w:type="auto"/>
            <w:tcBorders>
              <w:top w:val="nil"/>
              <w:left w:val="single" w:sz="4" w:space="0" w:color="auto"/>
              <w:bottom w:val="nil"/>
              <w:right w:val="single" w:sz="4" w:space="0" w:color="auto"/>
            </w:tcBorders>
            <w:shd w:val="clear" w:color="auto" w:fill="auto"/>
          </w:tcPr>
          <w:p w14:paraId="07824CB6" w14:textId="77777777" w:rsidR="00BC7543" w:rsidRPr="00A96794" w:rsidRDefault="00BC7543" w:rsidP="008C42C4">
            <w:pPr>
              <w:spacing w:before="20" w:after="20"/>
              <w:rPr>
                <w:rFonts w:eastAsia="ヒラギノ明朝 Pro W6"/>
              </w:rPr>
            </w:pPr>
            <w:r w:rsidRPr="00A96794">
              <w:rPr>
                <w:rFonts w:eastAsia="ヒラギノ明朝 Pro W6"/>
              </w:rPr>
              <w:t>sov/i/ma</w:t>
            </w:r>
          </w:p>
        </w:tc>
        <w:tc>
          <w:tcPr>
            <w:tcW w:w="0" w:type="auto"/>
            <w:tcBorders>
              <w:top w:val="nil"/>
              <w:left w:val="single" w:sz="4" w:space="0" w:color="auto"/>
              <w:bottom w:val="nil"/>
              <w:right w:val="single" w:sz="4" w:space="0" w:color="auto"/>
            </w:tcBorders>
            <w:shd w:val="clear" w:color="auto" w:fill="auto"/>
          </w:tcPr>
          <w:p w14:paraId="2CC5A7E0" w14:textId="77777777" w:rsidR="00BC7543" w:rsidRPr="00A96794" w:rsidRDefault="00BC7543" w:rsidP="008C42C4">
            <w:pPr>
              <w:spacing w:before="20" w:after="20"/>
              <w:rPr>
                <w:rFonts w:eastAsia="ヒラギノ明朝 Pro W6"/>
              </w:rPr>
            </w:pPr>
            <w:r w:rsidRPr="00A96794">
              <w:rPr>
                <w:rFonts w:eastAsia="ヒラギノ明朝 Pro W6"/>
              </w:rPr>
              <w:t>sovi/thiin</w:t>
            </w:r>
          </w:p>
        </w:tc>
      </w:tr>
      <w:tr w:rsidR="00BC7543" w:rsidRPr="00A96794" w14:paraId="007183E6" w14:textId="77777777" w:rsidTr="00DF37AB">
        <w:trPr>
          <w:cantSplit/>
          <w:trHeight w:val="268"/>
        </w:trPr>
        <w:tc>
          <w:tcPr>
            <w:tcW w:w="0" w:type="auto"/>
            <w:vMerge w:val="restart"/>
            <w:tcBorders>
              <w:top w:val="nil"/>
              <w:left w:val="single" w:sz="4" w:space="0" w:color="auto"/>
              <w:bottom w:val="nil"/>
              <w:right w:val="single" w:sz="4" w:space="0" w:color="auto"/>
            </w:tcBorders>
            <w:shd w:val="clear" w:color="auto" w:fill="auto"/>
          </w:tcPr>
          <w:p w14:paraId="0BED268B" w14:textId="77777777" w:rsidR="00BC7543" w:rsidRPr="00A96794" w:rsidRDefault="00BC7543" w:rsidP="008C42C4">
            <w:pPr>
              <w:spacing w:before="20" w:after="20"/>
              <w:rPr>
                <w:rFonts w:eastAsia="ヒラギノ明朝 Pro W6"/>
              </w:rPr>
            </w:pPr>
            <w:r w:rsidRPr="00B16677">
              <w:rPr>
                <w:rFonts w:eastAsia="ヒラギノ明朝 Pro W6"/>
                <w:i/>
              </w:rPr>
              <w:t>O</w:t>
            </w:r>
            <w:r w:rsidRPr="00A96794">
              <w:rPr>
                <w:rFonts w:eastAsia="ヒラギノ明朝 Pro W6"/>
              </w:rPr>
              <w:t xml:space="preserve">-, </w:t>
            </w:r>
            <w:r w:rsidRPr="00B16677">
              <w:rPr>
                <w:rFonts w:eastAsia="ヒラギノ明朝 Pro W6"/>
                <w:i/>
              </w:rPr>
              <w:t>U</w:t>
            </w:r>
            <w:r w:rsidRPr="00A96794">
              <w:rPr>
                <w:rFonts w:eastAsia="ヒラギノ明朝 Pro W6"/>
              </w:rPr>
              <w:t>-rangat</w:t>
            </w:r>
          </w:p>
          <w:p w14:paraId="23EC590C" w14:textId="77777777" w:rsidR="00BC7543" w:rsidRPr="00A96794" w:rsidRDefault="00BC7543"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3D20DDD4" w14:textId="77777777" w:rsidR="00BC7543" w:rsidRPr="00A96794" w:rsidRDefault="00BC7543" w:rsidP="008C42C4">
            <w:pPr>
              <w:spacing w:before="20" w:after="20"/>
              <w:rPr>
                <w:rFonts w:eastAsia="ヒラギノ明朝 Pro W6"/>
              </w:rPr>
            </w:pPr>
            <w:r w:rsidRPr="00A96794">
              <w:rPr>
                <w:rFonts w:eastAsia="ヒラギノ明朝 Pro W6"/>
              </w:rPr>
              <w:t>katto/ot ~ katto/a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shd w:val="clear" w:color="auto" w:fill="auto"/>
          </w:tcPr>
          <w:p w14:paraId="30EAD7E5" w14:textId="77777777" w:rsidR="00BC7543" w:rsidRPr="00A96794" w:rsidRDefault="00BC7543" w:rsidP="008C42C4">
            <w:pPr>
              <w:spacing w:before="20" w:after="20"/>
              <w:rPr>
                <w:rFonts w:eastAsia="ヒラギノ明朝 Pro W6"/>
              </w:rPr>
            </w:pPr>
            <w:r w:rsidRPr="00A96794">
              <w:rPr>
                <w:rFonts w:eastAsia="ヒラギノ明朝 Pro W6"/>
              </w:rPr>
              <w:t>katto/i/t</w:t>
            </w:r>
          </w:p>
        </w:tc>
        <w:tc>
          <w:tcPr>
            <w:tcW w:w="0" w:type="auto"/>
            <w:tcBorders>
              <w:top w:val="nil"/>
              <w:left w:val="single" w:sz="4" w:space="0" w:color="auto"/>
              <w:bottom w:val="nil"/>
              <w:right w:val="single" w:sz="4" w:space="0" w:color="auto"/>
            </w:tcBorders>
            <w:shd w:val="clear" w:color="auto" w:fill="auto"/>
          </w:tcPr>
          <w:p w14:paraId="3C6949C7" w14:textId="77777777" w:rsidR="00BC7543" w:rsidRPr="00A96794" w:rsidRDefault="00BC7543" w:rsidP="008C42C4">
            <w:pPr>
              <w:spacing w:before="20" w:after="20"/>
              <w:rPr>
                <w:rFonts w:eastAsia="ヒラギノ明朝 Pro W6"/>
              </w:rPr>
            </w:pPr>
            <w:r w:rsidRPr="00A96794">
              <w:rPr>
                <w:rFonts w:eastAsia="ヒラギノ明朝 Pro W6"/>
              </w:rPr>
              <w:t>katto/i</w:t>
            </w:r>
          </w:p>
        </w:tc>
        <w:tc>
          <w:tcPr>
            <w:tcW w:w="0" w:type="auto"/>
            <w:tcBorders>
              <w:top w:val="nil"/>
              <w:left w:val="single" w:sz="4" w:space="0" w:color="auto"/>
              <w:bottom w:val="nil"/>
              <w:right w:val="single" w:sz="4" w:space="0" w:color="auto"/>
            </w:tcBorders>
            <w:shd w:val="clear" w:color="auto" w:fill="auto"/>
          </w:tcPr>
          <w:p w14:paraId="2E402C1D" w14:textId="77777777" w:rsidR="00BC7543" w:rsidRPr="00A96794" w:rsidRDefault="00BC7543" w:rsidP="008C42C4">
            <w:pPr>
              <w:spacing w:before="20" w:after="20"/>
              <w:rPr>
                <w:rFonts w:eastAsia="ヒラギノ明朝 Pro W6"/>
              </w:rPr>
            </w:pPr>
            <w:r w:rsidRPr="00A96794">
              <w:rPr>
                <w:rFonts w:eastAsia="ヒラギノ明朝 Pro W6"/>
              </w:rPr>
              <w:t>katto/i/ma</w:t>
            </w:r>
          </w:p>
        </w:tc>
        <w:tc>
          <w:tcPr>
            <w:tcW w:w="0" w:type="auto"/>
            <w:tcBorders>
              <w:top w:val="nil"/>
              <w:left w:val="single" w:sz="4" w:space="0" w:color="auto"/>
              <w:bottom w:val="nil"/>
              <w:right w:val="single" w:sz="4" w:space="0" w:color="auto"/>
            </w:tcBorders>
            <w:shd w:val="clear" w:color="auto" w:fill="auto"/>
          </w:tcPr>
          <w:p w14:paraId="6EE91FB0" w14:textId="77777777" w:rsidR="00BC7543" w:rsidRPr="00A96794" w:rsidRDefault="00BC7543" w:rsidP="008C42C4">
            <w:pPr>
              <w:spacing w:before="20" w:after="20"/>
              <w:rPr>
                <w:rFonts w:eastAsia="ヒラギノ明朝 Pro W6"/>
              </w:rPr>
            </w:pPr>
            <w:r w:rsidRPr="00A96794">
              <w:rPr>
                <w:rFonts w:eastAsia="ヒラギノ明朝 Pro W6"/>
              </w:rPr>
              <w:t>katto/thiin</w:t>
            </w:r>
          </w:p>
        </w:tc>
      </w:tr>
      <w:tr w:rsidR="00BC7543" w:rsidRPr="00A96794" w14:paraId="3752CA20" w14:textId="77777777" w:rsidTr="006F215F">
        <w:trPr>
          <w:cantSplit/>
          <w:trHeight w:val="268"/>
        </w:trPr>
        <w:tc>
          <w:tcPr>
            <w:tcW w:w="0" w:type="auto"/>
            <w:vMerge/>
            <w:tcBorders>
              <w:top w:val="single" w:sz="4" w:space="0" w:color="auto"/>
              <w:left w:val="single" w:sz="4" w:space="0" w:color="auto"/>
              <w:bottom w:val="nil"/>
              <w:right w:val="single" w:sz="4" w:space="0" w:color="auto"/>
            </w:tcBorders>
            <w:shd w:val="clear" w:color="auto" w:fill="auto"/>
          </w:tcPr>
          <w:p w14:paraId="1DDDC3D5" w14:textId="77777777" w:rsidR="00BC7543" w:rsidRPr="00A96794" w:rsidRDefault="00BC7543"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5FAE7B79" w14:textId="77777777" w:rsidR="00BC7543" w:rsidRPr="00A96794" w:rsidRDefault="00BC7543" w:rsidP="008C42C4">
            <w:pPr>
              <w:spacing w:before="20" w:after="20"/>
              <w:rPr>
                <w:rFonts w:eastAsia="ヒラギノ明朝 Pro W6"/>
              </w:rPr>
            </w:pPr>
            <w:r w:rsidRPr="00A96794">
              <w:rPr>
                <w:rFonts w:eastAsia="ヒラギノ明朝 Pro W6"/>
              </w:rPr>
              <w:t>näkky/yt ~ näky/ä</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shd w:val="clear" w:color="auto" w:fill="auto"/>
          </w:tcPr>
          <w:p w14:paraId="43C3C608" w14:textId="77777777" w:rsidR="00BC7543" w:rsidRPr="00A96794" w:rsidRDefault="00BC7543" w:rsidP="008C42C4">
            <w:pPr>
              <w:spacing w:before="20" w:after="2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v)y/i/t</w:t>
            </w:r>
          </w:p>
        </w:tc>
        <w:tc>
          <w:tcPr>
            <w:tcW w:w="0" w:type="auto"/>
            <w:tcBorders>
              <w:top w:val="nil"/>
              <w:left w:val="single" w:sz="4" w:space="0" w:color="auto"/>
              <w:bottom w:val="nil"/>
              <w:right w:val="single" w:sz="4" w:space="0" w:color="auto"/>
            </w:tcBorders>
            <w:shd w:val="clear" w:color="auto" w:fill="auto"/>
          </w:tcPr>
          <w:p w14:paraId="489106CF" w14:textId="77777777" w:rsidR="00BC7543" w:rsidRPr="00A96794" w:rsidRDefault="00BC7543" w:rsidP="008C42C4">
            <w:pPr>
              <w:spacing w:before="20" w:after="20"/>
              <w:rPr>
                <w:rFonts w:eastAsia="ヒラギノ明朝 Pro W6"/>
              </w:rPr>
            </w:pPr>
            <w:r w:rsidRPr="00A96794">
              <w:rPr>
                <w:rFonts w:eastAsia="ヒラギノ明朝 Pro W6"/>
              </w:rPr>
              <w:t>näky/i</w:t>
            </w:r>
          </w:p>
        </w:tc>
        <w:tc>
          <w:tcPr>
            <w:tcW w:w="0" w:type="auto"/>
            <w:tcBorders>
              <w:top w:val="nil"/>
              <w:left w:val="single" w:sz="4" w:space="0" w:color="auto"/>
              <w:bottom w:val="nil"/>
              <w:right w:val="single" w:sz="4" w:space="0" w:color="auto"/>
            </w:tcBorders>
            <w:shd w:val="clear" w:color="auto" w:fill="auto"/>
          </w:tcPr>
          <w:p w14:paraId="7EBF0E3C" w14:textId="77777777" w:rsidR="00BC7543" w:rsidRPr="00A96794" w:rsidRDefault="00BC7543" w:rsidP="008C42C4">
            <w:pPr>
              <w:spacing w:before="20" w:after="2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v)y/i/mä</w:t>
            </w:r>
          </w:p>
        </w:tc>
        <w:tc>
          <w:tcPr>
            <w:tcW w:w="0" w:type="auto"/>
            <w:tcBorders>
              <w:top w:val="nil"/>
              <w:left w:val="single" w:sz="4" w:space="0" w:color="auto"/>
              <w:bottom w:val="nil"/>
              <w:right w:val="single" w:sz="4" w:space="0" w:color="auto"/>
            </w:tcBorders>
            <w:shd w:val="clear" w:color="auto" w:fill="auto"/>
          </w:tcPr>
          <w:p w14:paraId="0292083D" w14:textId="77777777" w:rsidR="00BC7543" w:rsidRPr="00A96794" w:rsidRDefault="00BC7543" w:rsidP="008C42C4">
            <w:pPr>
              <w:spacing w:before="20" w:after="2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v)y/thiin</w:t>
            </w:r>
          </w:p>
        </w:tc>
      </w:tr>
      <w:tr w:rsidR="00C31A49" w:rsidRPr="00A96794" w14:paraId="151EEB11" w14:textId="77777777" w:rsidTr="006F215F">
        <w:trPr>
          <w:cantSplit/>
          <w:trHeight w:val="256"/>
        </w:trPr>
        <w:tc>
          <w:tcPr>
            <w:tcW w:w="0" w:type="auto"/>
            <w:vMerge w:val="restart"/>
            <w:tcBorders>
              <w:top w:val="nil"/>
              <w:left w:val="single" w:sz="4" w:space="0" w:color="auto"/>
              <w:bottom w:val="nil"/>
              <w:right w:val="single" w:sz="4" w:space="0" w:color="auto"/>
            </w:tcBorders>
            <w:shd w:val="clear" w:color="auto" w:fill="auto"/>
          </w:tcPr>
          <w:p w14:paraId="7E210FC8" w14:textId="77777777" w:rsidR="00C31A49" w:rsidRPr="00A96794" w:rsidRDefault="00C31A49" w:rsidP="008C42C4">
            <w:pPr>
              <w:spacing w:before="20" w:after="20"/>
              <w:rPr>
                <w:rFonts w:eastAsia="ヒラギノ明朝 Pro W6"/>
              </w:rPr>
            </w:pPr>
            <w:r w:rsidRPr="00B16677">
              <w:rPr>
                <w:rFonts w:eastAsia="ヒラギノ明朝 Pro W6"/>
                <w:i/>
              </w:rPr>
              <w:t>A</w:t>
            </w:r>
            <w:r w:rsidRPr="00A96794">
              <w:rPr>
                <w:rFonts w:eastAsia="ヒラギノ明朝 Pro W6"/>
              </w:rPr>
              <w:t>-rangat</w:t>
            </w:r>
          </w:p>
        </w:tc>
        <w:tc>
          <w:tcPr>
            <w:tcW w:w="0" w:type="auto"/>
            <w:tcBorders>
              <w:top w:val="nil"/>
              <w:left w:val="single" w:sz="4" w:space="0" w:color="auto"/>
              <w:bottom w:val="nil"/>
              <w:right w:val="single" w:sz="4" w:space="0" w:color="auto"/>
            </w:tcBorders>
          </w:tcPr>
          <w:p w14:paraId="55675A8D" w14:textId="77777777" w:rsidR="00C31A49" w:rsidRPr="00A96794" w:rsidRDefault="00C31A49" w:rsidP="008C42C4">
            <w:pPr>
              <w:spacing w:before="20" w:after="20"/>
              <w:rPr>
                <w:rFonts w:eastAsia="ヒラギノ明朝 Pro W6"/>
              </w:rPr>
            </w:pPr>
            <w:r w:rsidRPr="00A96794">
              <w:rPr>
                <w:rFonts w:eastAsia="ヒラギノ明朝 Pro W6"/>
              </w:rPr>
              <w:t>luotta/a</w:t>
            </w:r>
            <w:r>
              <w:rPr>
                <w:rFonts w:eastAsia="ヒラギノ明朝 Pro W6"/>
              </w:rPr>
              <w:t>(</w:t>
            </w:r>
            <w:r w:rsidRPr="00A96794">
              <w:rPr>
                <w:rFonts w:eastAsia="ヒラギノ明朝 Pro W6"/>
              </w:rPr>
              <w:t xml:space="preserve">t) </w:t>
            </w:r>
          </w:p>
        </w:tc>
        <w:tc>
          <w:tcPr>
            <w:tcW w:w="0" w:type="auto"/>
            <w:tcBorders>
              <w:top w:val="nil"/>
              <w:left w:val="single" w:sz="4" w:space="0" w:color="auto"/>
              <w:bottom w:val="nil"/>
              <w:right w:val="single" w:sz="4" w:space="0" w:color="auto"/>
            </w:tcBorders>
            <w:shd w:val="clear" w:color="auto" w:fill="auto"/>
          </w:tcPr>
          <w:p w14:paraId="7909A677" w14:textId="77777777" w:rsidR="00C31A49" w:rsidRPr="00A96794" w:rsidRDefault="00C31A49" w:rsidP="008C42C4">
            <w:pPr>
              <w:spacing w:before="20" w:after="20"/>
              <w:rPr>
                <w:rFonts w:eastAsia="ヒラギノ明朝 Pro W6"/>
              </w:rPr>
            </w:pPr>
            <w:r w:rsidRPr="00A96794">
              <w:rPr>
                <w:rFonts w:eastAsia="ヒラギノ明朝 Pro W6"/>
              </w:rPr>
              <w:t>luot/i/t</w:t>
            </w:r>
          </w:p>
        </w:tc>
        <w:tc>
          <w:tcPr>
            <w:tcW w:w="0" w:type="auto"/>
            <w:tcBorders>
              <w:top w:val="nil"/>
              <w:left w:val="single" w:sz="4" w:space="0" w:color="auto"/>
              <w:bottom w:val="nil"/>
              <w:right w:val="single" w:sz="4" w:space="0" w:color="auto"/>
            </w:tcBorders>
            <w:shd w:val="clear" w:color="auto" w:fill="auto"/>
          </w:tcPr>
          <w:p w14:paraId="02441BDE" w14:textId="77777777" w:rsidR="00C31A49" w:rsidRPr="00A96794" w:rsidRDefault="00C31A49" w:rsidP="008C42C4">
            <w:pPr>
              <w:spacing w:before="20" w:after="20"/>
              <w:rPr>
                <w:rFonts w:eastAsia="ヒラギノ明朝 Pro W6"/>
              </w:rPr>
            </w:pPr>
            <w:r w:rsidRPr="00A96794">
              <w:rPr>
                <w:rFonts w:eastAsia="ヒラギノ明朝 Pro W6"/>
              </w:rPr>
              <w:t>luott/i</w:t>
            </w:r>
          </w:p>
        </w:tc>
        <w:tc>
          <w:tcPr>
            <w:tcW w:w="0" w:type="auto"/>
            <w:tcBorders>
              <w:top w:val="nil"/>
              <w:left w:val="single" w:sz="4" w:space="0" w:color="auto"/>
              <w:bottom w:val="nil"/>
              <w:right w:val="single" w:sz="4" w:space="0" w:color="auto"/>
            </w:tcBorders>
            <w:shd w:val="clear" w:color="auto" w:fill="auto"/>
          </w:tcPr>
          <w:p w14:paraId="09EDD836" w14:textId="77777777" w:rsidR="00C31A49" w:rsidRPr="00A96794" w:rsidRDefault="00C31A49" w:rsidP="008C42C4">
            <w:pPr>
              <w:spacing w:before="20" w:after="20"/>
              <w:rPr>
                <w:rFonts w:eastAsia="ヒラギノ明朝 Pro W6"/>
              </w:rPr>
            </w:pPr>
            <w:r w:rsidRPr="00A96794">
              <w:rPr>
                <w:rFonts w:eastAsia="ヒラギノ明朝 Pro W6"/>
              </w:rPr>
              <w:t>luot/i/ma</w:t>
            </w:r>
          </w:p>
        </w:tc>
        <w:tc>
          <w:tcPr>
            <w:tcW w:w="0" w:type="auto"/>
            <w:tcBorders>
              <w:top w:val="nil"/>
              <w:left w:val="single" w:sz="4" w:space="0" w:color="auto"/>
              <w:bottom w:val="nil"/>
              <w:right w:val="single" w:sz="4" w:space="0" w:color="auto"/>
            </w:tcBorders>
            <w:shd w:val="clear" w:color="auto" w:fill="auto"/>
          </w:tcPr>
          <w:p w14:paraId="048C4AD1" w14:textId="77777777" w:rsidR="00C31A49" w:rsidRPr="00A96794" w:rsidRDefault="00C31A49" w:rsidP="008C42C4">
            <w:pPr>
              <w:spacing w:before="20" w:after="20"/>
              <w:rPr>
                <w:rFonts w:eastAsia="ヒラギノ明朝 Pro W6"/>
              </w:rPr>
            </w:pPr>
            <w:r w:rsidRPr="00A96794">
              <w:rPr>
                <w:rFonts w:eastAsia="ヒラギノ明朝 Pro W6"/>
              </w:rPr>
              <w:t>luote/thiin</w:t>
            </w:r>
          </w:p>
        </w:tc>
      </w:tr>
      <w:tr w:rsidR="00C31A49" w:rsidRPr="00A96794" w14:paraId="5F0CDDD5" w14:textId="77777777" w:rsidTr="006F215F">
        <w:trPr>
          <w:cantSplit/>
          <w:trHeight w:val="255"/>
        </w:trPr>
        <w:tc>
          <w:tcPr>
            <w:tcW w:w="0" w:type="auto"/>
            <w:vMerge/>
            <w:tcBorders>
              <w:top w:val="nil"/>
              <w:left w:val="single" w:sz="4" w:space="0" w:color="auto"/>
              <w:bottom w:val="nil"/>
              <w:right w:val="single" w:sz="4" w:space="0" w:color="auto"/>
            </w:tcBorders>
            <w:shd w:val="clear" w:color="auto" w:fill="auto"/>
          </w:tcPr>
          <w:p w14:paraId="5E2CA9C4" w14:textId="77777777" w:rsidR="00C31A49" w:rsidRPr="00A96794" w:rsidRDefault="00C31A49"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7279BF28" w14:textId="77777777" w:rsidR="00C31A49" w:rsidRPr="00A96794" w:rsidRDefault="00C31A49" w:rsidP="008C42C4">
            <w:pPr>
              <w:spacing w:before="20" w:after="20"/>
              <w:rPr>
                <w:rFonts w:eastAsia="ヒラギノ明朝 Pro W6"/>
              </w:rPr>
            </w:pPr>
            <w:r w:rsidRPr="00A96794">
              <w:rPr>
                <w:rFonts w:eastAsia="ヒラギノ明朝 Pro W6"/>
              </w:rPr>
              <w:t>ant</w:t>
            </w:r>
            <w:r>
              <w:rPr>
                <w:rFonts w:eastAsia="ヒラギノ明朝 Pro W6"/>
              </w:rPr>
              <w:t>(</w:t>
            </w:r>
            <w:r w:rsidRPr="00A96794">
              <w:rPr>
                <w:rFonts w:eastAsia="ヒラギノ明朝 Pro W6"/>
              </w:rPr>
              <w:t>t)a/a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shd w:val="clear" w:color="auto" w:fill="auto"/>
          </w:tcPr>
          <w:p w14:paraId="43A76482" w14:textId="77777777" w:rsidR="00C31A49" w:rsidRPr="00A96794" w:rsidRDefault="00C31A49" w:rsidP="008C42C4">
            <w:pPr>
              <w:spacing w:before="20" w:after="20"/>
              <w:rPr>
                <w:rFonts w:eastAsia="ヒラギノ明朝 Pro W6"/>
              </w:rPr>
            </w:pPr>
            <w:r w:rsidRPr="00A96794">
              <w:rPr>
                <w:rFonts w:eastAsia="ヒラギノ明朝 Pro W6"/>
              </w:rPr>
              <w:t>anno/i/t</w:t>
            </w:r>
          </w:p>
        </w:tc>
        <w:tc>
          <w:tcPr>
            <w:tcW w:w="0" w:type="auto"/>
            <w:tcBorders>
              <w:top w:val="nil"/>
              <w:left w:val="single" w:sz="4" w:space="0" w:color="auto"/>
              <w:bottom w:val="nil"/>
              <w:right w:val="single" w:sz="4" w:space="0" w:color="auto"/>
            </w:tcBorders>
            <w:shd w:val="clear" w:color="auto" w:fill="auto"/>
          </w:tcPr>
          <w:p w14:paraId="07C79630" w14:textId="77777777" w:rsidR="00C31A49" w:rsidRPr="00A96794" w:rsidRDefault="00C31A49" w:rsidP="008C42C4">
            <w:pPr>
              <w:spacing w:before="20" w:after="20"/>
              <w:rPr>
                <w:rFonts w:eastAsia="ヒラギノ明朝 Pro W6"/>
              </w:rPr>
            </w:pPr>
            <w:r w:rsidRPr="00A96794">
              <w:rPr>
                <w:rFonts w:eastAsia="ヒラギノ明朝 Pro W6"/>
              </w:rPr>
              <w:t>anto/i</w:t>
            </w:r>
          </w:p>
        </w:tc>
        <w:tc>
          <w:tcPr>
            <w:tcW w:w="0" w:type="auto"/>
            <w:tcBorders>
              <w:top w:val="nil"/>
              <w:left w:val="single" w:sz="4" w:space="0" w:color="auto"/>
              <w:bottom w:val="nil"/>
              <w:right w:val="single" w:sz="4" w:space="0" w:color="auto"/>
            </w:tcBorders>
            <w:shd w:val="clear" w:color="auto" w:fill="auto"/>
          </w:tcPr>
          <w:p w14:paraId="0ED96371" w14:textId="77777777" w:rsidR="00C31A49" w:rsidRPr="00A96794" w:rsidRDefault="00C31A49" w:rsidP="008C42C4">
            <w:pPr>
              <w:spacing w:before="20" w:after="20"/>
              <w:rPr>
                <w:rFonts w:eastAsia="ヒラギノ明朝 Pro W6"/>
              </w:rPr>
            </w:pPr>
            <w:r w:rsidRPr="00A96794">
              <w:rPr>
                <w:rFonts w:eastAsia="ヒラギノ明朝 Pro W6"/>
              </w:rPr>
              <w:t>anno/i/ma</w:t>
            </w:r>
          </w:p>
        </w:tc>
        <w:tc>
          <w:tcPr>
            <w:tcW w:w="0" w:type="auto"/>
            <w:tcBorders>
              <w:top w:val="nil"/>
              <w:left w:val="single" w:sz="4" w:space="0" w:color="auto"/>
              <w:bottom w:val="nil"/>
              <w:right w:val="single" w:sz="4" w:space="0" w:color="auto"/>
            </w:tcBorders>
            <w:shd w:val="clear" w:color="auto" w:fill="auto"/>
          </w:tcPr>
          <w:p w14:paraId="44C89BC6" w14:textId="77777777" w:rsidR="00C31A49" w:rsidRPr="00A96794" w:rsidRDefault="00C31A49" w:rsidP="008C42C4">
            <w:pPr>
              <w:spacing w:before="20" w:after="20"/>
              <w:rPr>
                <w:rFonts w:eastAsia="ヒラギノ明朝 Pro W6"/>
              </w:rPr>
            </w:pPr>
            <w:r w:rsidRPr="00A96794">
              <w:rPr>
                <w:rFonts w:eastAsia="ヒラギノ明朝 Pro W6"/>
              </w:rPr>
              <w:t>anne/thiin</w:t>
            </w:r>
          </w:p>
        </w:tc>
      </w:tr>
      <w:tr w:rsidR="00C31A49" w:rsidRPr="00A96794" w14:paraId="05920823" w14:textId="77777777" w:rsidTr="006F215F">
        <w:trPr>
          <w:cantSplit/>
          <w:trHeight w:val="255"/>
        </w:trPr>
        <w:tc>
          <w:tcPr>
            <w:tcW w:w="0" w:type="auto"/>
            <w:vMerge/>
            <w:tcBorders>
              <w:top w:val="nil"/>
              <w:left w:val="single" w:sz="4" w:space="0" w:color="auto"/>
              <w:bottom w:val="nil"/>
              <w:right w:val="single" w:sz="4" w:space="0" w:color="auto"/>
            </w:tcBorders>
            <w:shd w:val="clear" w:color="auto" w:fill="auto"/>
          </w:tcPr>
          <w:p w14:paraId="0BA72B98" w14:textId="77777777" w:rsidR="00C31A49" w:rsidRPr="00A96794" w:rsidRDefault="00C31A49"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27401952" w14:textId="77777777" w:rsidR="00C31A49" w:rsidRPr="008A6221" w:rsidRDefault="00C31A49" w:rsidP="008C42C4">
            <w:pPr>
              <w:spacing w:before="20" w:after="20"/>
              <w:rPr>
                <w:rFonts w:eastAsia="ヒラギノ明朝 Pro W6"/>
              </w:rPr>
            </w:pPr>
            <w:r w:rsidRPr="008A6221">
              <w:rPr>
                <w:rFonts w:eastAsia="ヒラギノ明朝 Pro W6"/>
              </w:rPr>
              <w:t>lent(t)ä/ä(t)</w:t>
            </w:r>
          </w:p>
        </w:tc>
        <w:tc>
          <w:tcPr>
            <w:tcW w:w="0" w:type="auto"/>
            <w:tcBorders>
              <w:top w:val="nil"/>
              <w:left w:val="single" w:sz="4" w:space="0" w:color="auto"/>
              <w:bottom w:val="nil"/>
              <w:right w:val="single" w:sz="4" w:space="0" w:color="auto"/>
            </w:tcBorders>
            <w:shd w:val="clear" w:color="auto" w:fill="auto"/>
          </w:tcPr>
          <w:p w14:paraId="611833FB" w14:textId="77777777" w:rsidR="00C31A49" w:rsidRPr="008A6221" w:rsidRDefault="00C31A49" w:rsidP="008C42C4">
            <w:pPr>
              <w:spacing w:before="20" w:after="20"/>
              <w:rPr>
                <w:rFonts w:eastAsia="ヒラギノ明朝 Pro W6"/>
              </w:rPr>
            </w:pPr>
            <w:r w:rsidRPr="008A6221">
              <w:rPr>
                <w:rFonts w:eastAsia="ヒラギノ明朝 Pro W6"/>
              </w:rPr>
              <w:t>lens/i/t</w:t>
            </w:r>
          </w:p>
        </w:tc>
        <w:tc>
          <w:tcPr>
            <w:tcW w:w="0" w:type="auto"/>
            <w:tcBorders>
              <w:top w:val="nil"/>
              <w:left w:val="single" w:sz="4" w:space="0" w:color="auto"/>
              <w:bottom w:val="nil"/>
              <w:right w:val="single" w:sz="4" w:space="0" w:color="auto"/>
            </w:tcBorders>
            <w:shd w:val="clear" w:color="auto" w:fill="auto"/>
          </w:tcPr>
          <w:p w14:paraId="788F122D" w14:textId="77777777" w:rsidR="00C31A49" w:rsidRPr="008A6221" w:rsidRDefault="00C31A49" w:rsidP="008C42C4">
            <w:pPr>
              <w:spacing w:before="20" w:after="20"/>
              <w:rPr>
                <w:rFonts w:eastAsia="ヒラギノ明朝 Pro W6"/>
              </w:rPr>
            </w:pPr>
            <w:r w:rsidRPr="008A6221">
              <w:rPr>
                <w:rFonts w:eastAsia="ヒラギノ明朝 Pro W6"/>
              </w:rPr>
              <w:t>lens/i</w:t>
            </w:r>
          </w:p>
        </w:tc>
        <w:tc>
          <w:tcPr>
            <w:tcW w:w="0" w:type="auto"/>
            <w:tcBorders>
              <w:top w:val="nil"/>
              <w:left w:val="single" w:sz="4" w:space="0" w:color="auto"/>
              <w:bottom w:val="nil"/>
              <w:right w:val="single" w:sz="4" w:space="0" w:color="auto"/>
            </w:tcBorders>
            <w:shd w:val="clear" w:color="auto" w:fill="auto"/>
          </w:tcPr>
          <w:p w14:paraId="23B93B11" w14:textId="77777777" w:rsidR="00C31A49" w:rsidRPr="008A6221" w:rsidRDefault="00C31A49" w:rsidP="008C42C4">
            <w:pPr>
              <w:spacing w:before="20" w:after="20"/>
              <w:rPr>
                <w:rFonts w:eastAsia="ヒラギノ明朝 Pro W6"/>
              </w:rPr>
            </w:pPr>
            <w:r w:rsidRPr="008A6221">
              <w:rPr>
                <w:rFonts w:eastAsia="ヒラギノ明朝 Pro W6"/>
              </w:rPr>
              <w:t>lens/i/mä</w:t>
            </w:r>
          </w:p>
        </w:tc>
        <w:tc>
          <w:tcPr>
            <w:tcW w:w="0" w:type="auto"/>
            <w:tcBorders>
              <w:top w:val="nil"/>
              <w:left w:val="single" w:sz="4" w:space="0" w:color="auto"/>
              <w:bottom w:val="nil"/>
              <w:right w:val="single" w:sz="4" w:space="0" w:color="auto"/>
            </w:tcBorders>
            <w:shd w:val="clear" w:color="auto" w:fill="auto"/>
          </w:tcPr>
          <w:p w14:paraId="141BB240" w14:textId="77777777" w:rsidR="00C31A49" w:rsidRPr="00A96794" w:rsidRDefault="00C31A49" w:rsidP="008C42C4">
            <w:pPr>
              <w:spacing w:before="20" w:after="20"/>
              <w:rPr>
                <w:rFonts w:eastAsia="ヒラギノ明朝 Pro W6"/>
              </w:rPr>
            </w:pPr>
            <w:r w:rsidRPr="00A96794">
              <w:rPr>
                <w:rFonts w:eastAsia="ヒラギノ明朝 Pro W6"/>
              </w:rPr>
              <w:t>lenne/thiin</w:t>
            </w:r>
          </w:p>
        </w:tc>
      </w:tr>
      <w:tr w:rsidR="00C31A49" w:rsidRPr="00A96794" w14:paraId="7E6ABB49" w14:textId="77777777" w:rsidTr="006F215F">
        <w:trPr>
          <w:cantSplit/>
          <w:trHeight w:val="255"/>
        </w:trPr>
        <w:tc>
          <w:tcPr>
            <w:tcW w:w="0" w:type="auto"/>
            <w:vMerge/>
            <w:tcBorders>
              <w:top w:val="nil"/>
              <w:left w:val="single" w:sz="4" w:space="0" w:color="auto"/>
              <w:bottom w:val="nil"/>
              <w:right w:val="single" w:sz="4" w:space="0" w:color="auto"/>
            </w:tcBorders>
            <w:shd w:val="clear" w:color="auto" w:fill="auto"/>
          </w:tcPr>
          <w:p w14:paraId="205F5C78" w14:textId="77777777" w:rsidR="00C31A49" w:rsidRPr="00A96794" w:rsidRDefault="00C31A49" w:rsidP="008C42C4">
            <w:pPr>
              <w:spacing w:before="20" w:after="20"/>
              <w:rPr>
                <w:rFonts w:eastAsia="ヒラギノ明朝 Pro W6"/>
              </w:rPr>
            </w:pPr>
          </w:p>
        </w:tc>
        <w:tc>
          <w:tcPr>
            <w:tcW w:w="0" w:type="auto"/>
            <w:tcBorders>
              <w:top w:val="nil"/>
              <w:left w:val="single" w:sz="4" w:space="0" w:color="auto"/>
              <w:bottom w:val="nil"/>
              <w:right w:val="single" w:sz="4" w:space="0" w:color="auto"/>
            </w:tcBorders>
          </w:tcPr>
          <w:p w14:paraId="056B31A0" w14:textId="4371F975" w:rsidR="00C31A49" w:rsidRPr="008A6221" w:rsidRDefault="00C31A49" w:rsidP="008C42C4">
            <w:pPr>
              <w:spacing w:before="20" w:after="20"/>
              <w:rPr>
                <w:rFonts w:eastAsia="ヒラギノ明朝 Pro W6"/>
              </w:rPr>
            </w:pPr>
            <w:r>
              <w:rPr>
                <w:rFonts w:eastAsia="ヒラギノ明朝 Pro W6"/>
              </w:rPr>
              <w:t>varasta/a(t)</w:t>
            </w:r>
          </w:p>
        </w:tc>
        <w:tc>
          <w:tcPr>
            <w:tcW w:w="0" w:type="auto"/>
            <w:tcBorders>
              <w:top w:val="nil"/>
              <w:left w:val="single" w:sz="4" w:space="0" w:color="auto"/>
              <w:bottom w:val="nil"/>
              <w:right w:val="single" w:sz="4" w:space="0" w:color="auto"/>
            </w:tcBorders>
            <w:shd w:val="clear" w:color="auto" w:fill="auto"/>
          </w:tcPr>
          <w:p w14:paraId="7C5B8C48" w14:textId="067BD506" w:rsidR="00C31A49" w:rsidRPr="008A6221" w:rsidRDefault="00C31A49" w:rsidP="008C42C4">
            <w:pPr>
              <w:spacing w:before="20" w:after="20"/>
              <w:rPr>
                <w:rFonts w:eastAsia="ヒラギノ明朝 Pro W6"/>
              </w:rPr>
            </w:pPr>
            <w:r>
              <w:rPr>
                <w:rFonts w:eastAsia="ヒラギノ明朝 Pro W6"/>
              </w:rPr>
              <w:t>varast/i/t</w:t>
            </w:r>
          </w:p>
        </w:tc>
        <w:tc>
          <w:tcPr>
            <w:tcW w:w="0" w:type="auto"/>
            <w:tcBorders>
              <w:top w:val="nil"/>
              <w:left w:val="single" w:sz="4" w:space="0" w:color="auto"/>
              <w:bottom w:val="nil"/>
              <w:right w:val="single" w:sz="4" w:space="0" w:color="auto"/>
            </w:tcBorders>
            <w:shd w:val="clear" w:color="auto" w:fill="auto"/>
          </w:tcPr>
          <w:p w14:paraId="5F219918" w14:textId="57A800A6" w:rsidR="00C31A49" w:rsidRPr="008A6221" w:rsidRDefault="00C31A49" w:rsidP="008C42C4">
            <w:pPr>
              <w:spacing w:before="20" w:after="20"/>
              <w:rPr>
                <w:rFonts w:eastAsia="ヒラギノ明朝 Pro W6"/>
              </w:rPr>
            </w:pPr>
            <w:r>
              <w:rPr>
                <w:rFonts w:eastAsia="ヒラギノ明朝 Pro W6"/>
              </w:rPr>
              <w:t>varast/i</w:t>
            </w:r>
          </w:p>
        </w:tc>
        <w:tc>
          <w:tcPr>
            <w:tcW w:w="0" w:type="auto"/>
            <w:tcBorders>
              <w:top w:val="nil"/>
              <w:left w:val="single" w:sz="4" w:space="0" w:color="auto"/>
              <w:bottom w:val="nil"/>
              <w:right w:val="single" w:sz="4" w:space="0" w:color="auto"/>
            </w:tcBorders>
            <w:shd w:val="clear" w:color="auto" w:fill="auto"/>
          </w:tcPr>
          <w:p w14:paraId="26FB2023" w14:textId="62D33929" w:rsidR="00C31A49" w:rsidRPr="008A6221" w:rsidRDefault="00C31A49" w:rsidP="008C42C4">
            <w:pPr>
              <w:spacing w:before="20" w:after="20"/>
              <w:rPr>
                <w:rFonts w:eastAsia="ヒラギノ明朝 Pro W6"/>
              </w:rPr>
            </w:pPr>
            <w:r>
              <w:rPr>
                <w:rFonts w:eastAsia="ヒラギノ明朝 Pro W6"/>
              </w:rPr>
              <w:t>varast/i/m</w:t>
            </w:r>
            <w:r w:rsidR="004565C8">
              <w:rPr>
                <w:rFonts w:eastAsia="ヒラギノ明朝 Pro W6"/>
              </w:rPr>
              <w:t>m</w:t>
            </w:r>
            <w:r>
              <w:rPr>
                <w:rFonts w:eastAsia="ヒラギノ明朝 Pro W6"/>
              </w:rPr>
              <w:t>a</w:t>
            </w:r>
          </w:p>
        </w:tc>
        <w:tc>
          <w:tcPr>
            <w:tcW w:w="0" w:type="auto"/>
            <w:tcBorders>
              <w:top w:val="nil"/>
              <w:left w:val="single" w:sz="4" w:space="0" w:color="auto"/>
              <w:bottom w:val="nil"/>
              <w:right w:val="single" w:sz="4" w:space="0" w:color="auto"/>
            </w:tcBorders>
            <w:shd w:val="clear" w:color="auto" w:fill="auto"/>
          </w:tcPr>
          <w:p w14:paraId="0B0CA035" w14:textId="6E1F7A08" w:rsidR="00C31A49" w:rsidRPr="00A96794" w:rsidRDefault="00C31A49" w:rsidP="008C42C4">
            <w:pPr>
              <w:spacing w:before="20" w:after="20"/>
              <w:rPr>
                <w:rFonts w:eastAsia="ヒラギノ明朝 Pro W6"/>
              </w:rPr>
            </w:pPr>
            <w:r>
              <w:rPr>
                <w:rFonts w:eastAsia="ヒラギノ明朝 Pro W6"/>
              </w:rPr>
              <w:t>varaste/thiin</w:t>
            </w:r>
          </w:p>
        </w:tc>
      </w:tr>
      <w:tr w:rsidR="00C31A49" w:rsidRPr="00A96794" w14:paraId="0DA305B9" w14:textId="77777777" w:rsidTr="006F215F">
        <w:trPr>
          <w:cantSplit/>
          <w:trHeight w:val="255"/>
        </w:trPr>
        <w:tc>
          <w:tcPr>
            <w:tcW w:w="0" w:type="auto"/>
            <w:vMerge w:val="restart"/>
            <w:tcBorders>
              <w:top w:val="nil"/>
              <w:left w:val="single" w:sz="4" w:space="0" w:color="auto"/>
              <w:bottom w:val="nil"/>
              <w:right w:val="single" w:sz="4" w:space="0" w:color="auto"/>
            </w:tcBorders>
            <w:shd w:val="clear" w:color="auto" w:fill="auto"/>
          </w:tcPr>
          <w:p w14:paraId="5F9FDBE6" w14:textId="07112879" w:rsidR="00C31A49" w:rsidRPr="00A96794" w:rsidRDefault="00C31A49" w:rsidP="008C42C4">
            <w:pPr>
              <w:spacing w:before="20" w:after="20"/>
              <w:rPr>
                <w:rFonts w:eastAsia="ヒラギノ明朝 Pro W6"/>
              </w:rPr>
            </w:pPr>
            <w:r>
              <w:rPr>
                <w:rFonts w:eastAsia="ヒラギノ明朝 Pro W6"/>
              </w:rPr>
              <w:t>2.b Siirtymärankaiset</w:t>
            </w:r>
          </w:p>
        </w:tc>
        <w:tc>
          <w:tcPr>
            <w:tcW w:w="0" w:type="auto"/>
            <w:tcBorders>
              <w:top w:val="nil"/>
              <w:left w:val="single" w:sz="4" w:space="0" w:color="auto"/>
              <w:bottom w:val="nil"/>
              <w:right w:val="single" w:sz="4" w:space="0" w:color="auto"/>
            </w:tcBorders>
          </w:tcPr>
          <w:p w14:paraId="12C3F47A" w14:textId="384A5903" w:rsidR="00C31A49" w:rsidRPr="008A6221" w:rsidRDefault="00C31A49" w:rsidP="008C42C4">
            <w:pPr>
              <w:spacing w:before="20" w:after="20"/>
              <w:rPr>
                <w:rFonts w:eastAsia="ヒラギノ明朝 Pro W6"/>
              </w:rPr>
            </w:pPr>
            <w:r>
              <w:rPr>
                <w:rFonts w:eastAsia="ヒラギノ明朝 Pro W6"/>
              </w:rPr>
              <w:t>muistele/a(t)</w:t>
            </w:r>
          </w:p>
        </w:tc>
        <w:tc>
          <w:tcPr>
            <w:tcW w:w="0" w:type="auto"/>
            <w:tcBorders>
              <w:top w:val="nil"/>
              <w:left w:val="single" w:sz="4" w:space="0" w:color="auto"/>
              <w:bottom w:val="nil"/>
              <w:right w:val="single" w:sz="4" w:space="0" w:color="auto"/>
            </w:tcBorders>
            <w:shd w:val="clear" w:color="auto" w:fill="auto"/>
          </w:tcPr>
          <w:p w14:paraId="0286B1B5" w14:textId="7C864ACD" w:rsidR="00C31A49" w:rsidRPr="008A6221" w:rsidRDefault="004565C8" w:rsidP="008C42C4">
            <w:pPr>
              <w:spacing w:before="20" w:after="20"/>
              <w:rPr>
                <w:rFonts w:eastAsia="ヒラギノ明朝 Pro W6"/>
              </w:rPr>
            </w:pPr>
            <w:r>
              <w:rPr>
                <w:rFonts w:eastAsia="ヒラギノ明朝 Pro W6"/>
              </w:rPr>
              <w:t>muistel/i/t</w:t>
            </w:r>
          </w:p>
        </w:tc>
        <w:tc>
          <w:tcPr>
            <w:tcW w:w="0" w:type="auto"/>
            <w:tcBorders>
              <w:top w:val="nil"/>
              <w:left w:val="single" w:sz="4" w:space="0" w:color="auto"/>
              <w:bottom w:val="nil"/>
              <w:right w:val="single" w:sz="4" w:space="0" w:color="auto"/>
            </w:tcBorders>
            <w:shd w:val="clear" w:color="auto" w:fill="auto"/>
          </w:tcPr>
          <w:p w14:paraId="045C27E0" w14:textId="37E30EF9" w:rsidR="00C31A49" w:rsidRPr="008A6221" w:rsidRDefault="004565C8" w:rsidP="008C42C4">
            <w:pPr>
              <w:spacing w:before="20" w:after="20"/>
              <w:rPr>
                <w:rFonts w:eastAsia="ヒラギノ明朝 Pro W6"/>
              </w:rPr>
            </w:pPr>
            <w:r>
              <w:rPr>
                <w:rFonts w:eastAsia="ヒラギノ明朝 Pro W6"/>
              </w:rPr>
              <w:t>muistel/i</w:t>
            </w:r>
          </w:p>
        </w:tc>
        <w:tc>
          <w:tcPr>
            <w:tcW w:w="0" w:type="auto"/>
            <w:tcBorders>
              <w:top w:val="nil"/>
              <w:left w:val="single" w:sz="4" w:space="0" w:color="auto"/>
              <w:bottom w:val="nil"/>
              <w:right w:val="single" w:sz="4" w:space="0" w:color="auto"/>
            </w:tcBorders>
            <w:shd w:val="clear" w:color="auto" w:fill="auto"/>
          </w:tcPr>
          <w:p w14:paraId="5E727BEA" w14:textId="1CC23E0D" w:rsidR="00C31A49" w:rsidRPr="008A6221" w:rsidRDefault="004565C8" w:rsidP="008C42C4">
            <w:pPr>
              <w:spacing w:before="20" w:after="20"/>
              <w:rPr>
                <w:rFonts w:eastAsia="ヒラギノ明朝 Pro W6"/>
              </w:rPr>
            </w:pPr>
            <w:r>
              <w:rPr>
                <w:rFonts w:eastAsia="ヒラギノ明朝 Pro W6"/>
              </w:rPr>
              <w:t>muistel/i/mma</w:t>
            </w:r>
          </w:p>
        </w:tc>
        <w:tc>
          <w:tcPr>
            <w:tcW w:w="0" w:type="auto"/>
            <w:tcBorders>
              <w:top w:val="nil"/>
              <w:left w:val="single" w:sz="4" w:space="0" w:color="auto"/>
              <w:bottom w:val="nil"/>
              <w:right w:val="single" w:sz="4" w:space="0" w:color="auto"/>
            </w:tcBorders>
            <w:shd w:val="clear" w:color="auto" w:fill="auto"/>
          </w:tcPr>
          <w:p w14:paraId="6908B20A" w14:textId="5C44BBD3" w:rsidR="00C31A49" w:rsidRPr="00A96794" w:rsidRDefault="004565C8" w:rsidP="008C42C4">
            <w:pPr>
              <w:spacing w:before="20" w:after="20"/>
              <w:rPr>
                <w:rFonts w:eastAsia="ヒラギノ明朝 Pro W6"/>
              </w:rPr>
            </w:pPr>
            <w:r>
              <w:rPr>
                <w:rFonts w:eastAsia="ヒラギノ明朝 Pro W6"/>
              </w:rPr>
              <w:t>muistele/thiin</w:t>
            </w:r>
          </w:p>
        </w:tc>
      </w:tr>
      <w:tr w:rsidR="00C31A49" w:rsidRPr="00A96794" w14:paraId="2FB81107" w14:textId="77777777" w:rsidTr="006F215F">
        <w:trPr>
          <w:cantSplit/>
          <w:trHeight w:val="255"/>
        </w:trPr>
        <w:tc>
          <w:tcPr>
            <w:tcW w:w="0" w:type="auto"/>
            <w:vMerge/>
            <w:tcBorders>
              <w:top w:val="nil"/>
              <w:left w:val="single" w:sz="4" w:space="0" w:color="auto"/>
              <w:bottom w:val="single" w:sz="4" w:space="0" w:color="auto"/>
              <w:right w:val="single" w:sz="4" w:space="0" w:color="auto"/>
            </w:tcBorders>
            <w:shd w:val="clear" w:color="auto" w:fill="auto"/>
          </w:tcPr>
          <w:p w14:paraId="421F46C0" w14:textId="77777777" w:rsidR="00C31A49" w:rsidRPr="00A96794" w:rsidRDefault="00C31A49" w:rsidP="008C42C4">
            <w:pPr>
              <w:spacing w:before="20" w:after="20"/>
              <w:rPr>
                <w:rFonts w:eastAsia="ヒラギノ明朝 Pro W6"/>
              </w:rPr>
            </w:pPr>
          </w:p>
        </w:tc>
        <w:tc>
          <w:tcPr>
            <w:tcW w:w="0" w:type="auto"/>
            <w:tcBorders>
              <w:top w:val="nil"/>
              <w:left w:val="single" w:sz="4" w:space="0" w:color="auto"/>
              <w:bottom w:val="single" w:sz="4" w:space="0" w:color="auto"/>
              <w:right w:val="single" w:sz="4" w:space="0" w:color="auto"/>
            </w:tcBorders>
          </w:tcPr>
          <w:p w14:paraId="44EA0499" w14:textId="45E933E6" w:rsidR="00C31A49" w:rsidRPr="008A6221" w:rsidRDefault="00725363" w:rsidP="008C42C4">
            <w:pPr>
              <w:spacing w:before="20" w:after="20"/>
              <w:rPr>
                <w:rFonts w:eastAsia="ヒラギノ明朝 Pro W6"/>
              </w:rPr>
            </w:pPr>
            <w:r>
              <w:rPr>
                <w:rFonts w:eastAsia="ヒラギノ明朝 Pro W6"/>
              </w:rPr>
              <w:t>kyytitte/ä(t)</w:t>
            </w:r>
          </w:p>
        </w:tc>
        <w:tc>
          <w:tcPr>
            <w:tcW w:w="0" w:type="auto"/>
            <w:tcBorders>
              <w:top w:val="nil"/>
              <w:left w:val="single" w:sz="4" w:space="0" w:color="auto"/>
              <w:bottom w:val="single" w:sz="4" w:space="0" w:color="auto"/>
              <w:right w:val="single" w:sz="4" w:space="0" w:color="auto"/>
            </w:tcBorders>
            <w:shd w:val="clear" w:color="auto" w:fill="auto"/>
          </w:tcPr>
          <w:p w14:paraId="60BF3B0B" w14:textId="2815742C" w:rsidR="00C31A49" w:rsidRPr="008A6221" w:rsidRDefault="004565C8" w:rsidP="008C42C4">
            <w:pPr>
              <w:spacing w:before="20" w:after="20"/>
              <w:rPr>
                <w:rFonts w:eastAsia="ヒラギノ明朝 Pro W6"/>
              </w:rPr>
            </w:pPr>
            <w:r>
              <w:rPr>
                <w:rFonts w:eastAsia="ヒラギノ明朝 Pro W6"/>
              </w:rPr>
              <w:t>kyytitt/i/t</w:t>
            </w:r>
          </w:p>
        </w:tc>
        <w:tc>
          <w:tcPr>
            <w:tcW w:w="0" w:type="auto"/>
            <w:tcBorders>
              <w:top w:val="nil"/>
              <w:left w:val="single" w:sz="4" w:space="0" w:color="auto"/>
              <w:bottom w:val="single" w:sz="4" w:space="0" w:color="auto"/>
              <w:right w:val="single" w:sz="4" w:space="0" w:color="auto"/>
            </w:tcBorders>
            <w:shd w:val="clear" w:color="auto" w:fill="auto"/>
          </w:tcPr>
          <w:p w14:paraId="2349108E" w14:textId="5A168B08" w:rsidR="00C31A49" w:rsidRPr="008A6221" w:rsidRDefault="004565C8" w:rsidP="008C42C4">
            <w:pPr>
              <w:spacing w:before="20" w:after="20"/>
              <w:rPr>
                <w:rFonts w:eastAsia="ヒラギノ明朝 Pro W6"/>
              </w:rPr>
            </w:pPr>
            <w:r>
              <w:rPr>
                <w:rFonts w:eastAsia="ヒラギノ明朝 Pro W6"/>
              </w:rPr>
              <w:t>kyytitt/i</w:t>
            </w:r>
          </w:p>
        </w:tc>
        <w:tc>
          <w:tcPr>
            <w:tcW w:w="0" w:type="auto"/>
            <w:tcBorders>
              <w:top w:val="nil"/>
              <w:left w:val="single" w:sz="4" w:space="0" w:color="auto"/>
              <w:bottom w:val="single" w:sz="4" w:space="0" w:color="auto"/>
              <w:right w:val="single" w:sz="4" w:space="0" w:color="auto"/>
            </w:tcBorders>
            <w:shd w:val="clear" w:color="auto" w:fill="auto"/>
          </w:tcPr>
          <w:p w14:paraId="450CDF38" w14:textId="2DE0A3F3" w:rsidR="00C31A49" w:rsidRPr="008A6221" w:rsidRDefault="004565C8" w:rsidP="008C42C4">
            <w:pPr>
              <w:spacing w:before="20" w:after="20"/>
              <w:rPr>
                <w:rFonts w:eastAsia="ヒラギノ明朝 Pro W6"/>
              </w:rPr>
            </w:pPr>
            <w:r>
              <w:rPr>
                <w:rFonts w:eastAsia="ヒラギノ明朝 Pro W6"/>
              </w:rPr>
              <w:t>kyytitt/i/mmä</w:t>
            </w:r>
          </w:p>
        </w:tc>
        <w:tc>
          <w:tcPr>
            <w:tcW w:w="0" w:type="auto"/>
            <w:tcBorders>
              <w:top w:val="nil"/>
              <w:left w:val="single" w:sz="4" w:space="0" w:color="auto"/>
              <w:bottom w:val="single" w:sz="4" w:space="0" w:color="auto"/>
              <w:right w:val="single" w:sz="4" w:space="0" w:color="auto"/>
            </w:tcBorders>
            <w:shd w:val="clear" w:color="auto" w:fill="auto"/>
          </w:tcPr>
          <w:p w14:paraId="19DC33B3" w14:textId="1DFE664A" w:rsidR="00C31A49" w:rsidRPr="00A96794" w:rsidRDefault="004565C8" w:rsidP="008C42C4">
            <w:pPr>
              <w:spacing w:before="20" w:after="20"/>
              <w:rPr>
                <w:rFonts w:eastAsia="ヒラギノ明朝 Pro W6"/>
              </w:rPr>
            </w:pPr>
            <w:r>
              <w:rPr>
                <w:rFonts w:eastAsia="ヒラギノ明朝 Pro W6"/>
              </w:rPr>
              <w:t>kyytitte/thiin</w:t>
            </w:r>
          </w:p>
        </w:tc>
      </w:tr>
      <w:tr w:rsidR="00BC7543" w:rsidRPr="00A96794" w14:paraId="20760F07" w14:textId="77777777" w:rsidTr="00C31A49">
        <w:trPr>
          <w:cantSplit/>
          <w:trHeight w:val="335"/>
        </w:trPr>
        <w:tc>
          <w:tcPr>
            <w:tcW w:w="0" w:type="auto"/>
            <w:tcBorders>
              <w:top w:val="single" w:sz="4" w:space="0" w:color="auto"/>
              <w:bottom w:val="nil"/>
            </w:tcBorders>
            <w:shd w:val="clear" w:color="auto" w:fill="auto"/>
          </w:tcPr>
          <w:p w14:paraId="443F84EE" w14:textId="0C99DAB0" w:rsidR="00BC7543" w:rsidRPr="00A96794" w:rsidRDefault="00C0631E" w:rsidP="008C42C4">
            <w:pPr>
              <w:spacing w:before="20" w:after="20"/>
              <w:rPr>
                <w:rFonts w:eastAsia="ヒラギノ明朝 Pro W6"/>
              </w:rPr>
            </w:pPr>
            <w:r>
              <w:rPr>
                <w:rFonts w:eastAsia="ヒラギノ明朝 Pro W6"/>
              </w:rPr>
              <w:t>3</w:t>
            </w:r>
            <w:r w:rsidR="00BC7543" w:rsidRPr="00A96794">
              <w:rPr>
                <w:rFonts w:eastAsia="ヒラギノ明朝 Pro W6"/>
              </w:rPr>
              <w:t xml:space="preserve"> Konsonantti-rankaiset</w:t>
            </w:r>
            <w:r w:rsidR="00E93455">
              <w:rPr>
                <w:rFonts w:eastAsia="ヒラギノ明朝 Pro W6"/>
              </w:rPr>
              <w:t xml:space="preserve"> verbit</w:t>
            </w:r>
          </w:p>
        </w:tc>
        <w:tc>
          <w:tcPr>
            <w:tcW w:w="0" w:type="auto"/>
            <w:tcBorders>
              <w:top w:val="single" w:sz="4" w:space="0" w:color="auto"/>
              <w:bottom w:val="nil"/>
            </w:tcBorders>
          </w:tcPr>
          <w:p w14:paraId="53DB72E7" w14:textId="77777777" w:rsidR="00BC7543" w:rsidRPr="00A96794" w:rsidRDefault="00BC7543" w:rsidP="008C42C4">
            <w:pPr>
              <w:spacing w:before="20" w:after="20"/>
              <w:rPr>
                <w:rFonts w:eastAsia="ヒラギノ明朝 Pro W6"/>
              </w:rPr>
            </w:pPr>
          </w:p>
        </w:tc>
        <w:tc>
          <w:tcPr>
            <w:tcW w:w="0" w:type="auto"/>
            <w:tcBorders>
              <w:top w:val="single" w:sz="4" w:space="0" w:color="auto"/>
              <w:bottom w:val="nil"/>
            </w:tcBorders>
            <w:shd w:val="clear" w:color="auto" w:fill="auto"/>
          </w:tcPr>
          <w:p w14:paraId="24D3FCF5" w14:textId="77777777" w:rsidR="00BC7543" w:rsidRPr="00A96794" w:rsidRDefault="00BC7543" w:rsidP="008C42C4">
            <w:pPr>
              <w:spacing w:before="20" w:after="20"/>
              <w:rPr>
                <w:rFonts w:eastAsia="ヒラギノ明朝 Pro W6"/>
              </w:rPr>
            </w:pPr>
          </w:p>
        </w:tc>
        <w:tc>
          <w:tcPr>
            <w:tcW w:w="0" w:type="auto"/>
            <w:tcBorders>
              <w:top w:val="single" w:sz="4" w:space="0" w:color="auto"/>
              <w:bottom w:val="nil"/>
            </w:tcBorders>
            <w:shd w:val="clear" w:color="auto" w:fill="auto"/>
          </w:tcPr>
          <w:p w14:paraId="739C1233" w14:textId="77777777" w:rsidR="00BC7543" w:rsidRPr="00A96794" w:rsidRDefault="00BC7543" w:rsidP="008C42C4">
            <w:pPr>
              <w:spacing w:before="20" w:after="20"/>
              <w:rPr>
                <w:rFonts w:eastAsia="ヒラギノ明朝 Pro W6"/>
              </w:rPr>
            </w:pPr>
          </w:p>
        </w:tc>
        <w:tc>
          <w:tcPr>
            <w:tcW w:w="0" w:type="auto"/>
            <w:tcBorders>
              <w:top w:val="single" w:sz="4" w:space="0" w:color="auto"/>
              <w:bottom w:val="nil"/>
            </w:tcBorders>
            <w:shd w:val="clear" w:color="auto" w:fill="auto"/>
          </w:tcPr>
          <w:p w14:paraId="45732E81" w14:textId="77777777" w:rsidR="00BC7543" w:rsidRPr="00A96794" w:rsidRDefault="00BC7543" w:rsidP="008C42C4">
            <w:pPr>
              <w:spacing w:before="20" w:after="20"/>
              <w:rPr>
                <w:rFonts w:eastAsia="ヒラギノ明朝 Pro W6"/>
              </w:rPr>
            </w:pPr>
          </w:p>
        </w:tc>
        <w:tc>
          <w:tcPr>
            <w:tcW w:w="0" w:type="auto"/>
            <w:tcBorders>
              <w:top w:val="single" w:sz="4" w:space="0" w:color="auto"/>
              <w:bottom w:val="nil"/>
            </w:tcBorders>
            <w:shd w:val="clear" w:color="auto" w:fill="auto"/>
          </w:tcPr>
          <w:p w14:paraId="6ECBEDFE" w14:textId="77777777" w:rsidR="00BC7543" w:rsidRPr="00A96794" w:rsidRDefault="00BC7543" w:rsidP="008C42C4">
            <w:pPr>
              <w:spacing w:before="20" w:after="20"/>
              <w:rPr>
                <w:rFonts w:eastAsia="ヒラギノ明朝 Pro W6"/>
              </w:rPr>
            </w:pPr>
          </w:p>
        </w:tc>
      </w:tr>
      <w:tr w:rsidR="00BC7543" w:rsidRPr="00A96794" w14:paraId="33AEF465" w14:textId="77777777" w:rsidTr="008C42C4">
        <w:trPr>
          <w:cantSplit/>
          <w:trHeight w:val="341"/>
        </w:trPr>
        <w:tc>
          <w:tcPr>
            <w:tcW w:w="0" w:type="auto"/>
            <w:vMerge w:val="restart"/>
            <w:tcBorders>
              <w:top w:val="nil"/>
            </w:tcBorders>
            <w:shd w:val="clear" w:color="auto" w:fill="auto"/>
          </w:tcPr>
          <w:p w14:paraId="6C2B4CCB" w14:textId="2D8BFEE7" w:rsidR="00BC7543" w:rsidRPr="00A96794" w:rsidRDefault="00C0631E" w:rsidP="008C42C4">
            <w:pPr>
              <w:spacing w:before="20" w:after="20"/>
              <w:rPr>
                <w:rFonts w:eastAsia="ヒラギノ明朝 Pro W6"/>
              </w:rPr>
            </w:pPr>
            <w:r>
              <w:rPr>
                <w:rFonts w:eastAsia="ヒラギノ明朝 Pro W6"/>
              </w:rPr>
              <w:t>3.1</w:t>
            </w:r>
            <w:r w:rsidR="00BC7543" w:rsidRPr="00A96794">
              <w:rPr>
                <w:rFonts w:eastAsia="ヒラギノ明朝 Pro W6"/>
              </w:rPr>
              <w:t xml:space="preserve"> 2-</w:t>
            </w:r>
            <w:r w:rsidR="00BC7543">
              <w:rPr>
                <w:rFonts w:eastAsia="ヒラギノ明朝 Pro W6"/>
              </w:rPr>
              <w:t>tav</w:t>
            </w:r>
            <w:r w:rsidR="00BC7543" w:rsidRPr="00A96794">
              <w:rPr>
                <w:rFonts w:eastAsia="ヒラギノ明朝 Pro W6"/>
              </w:rPr>
              <w:t>uiset</w:t>
            </w:r>
          </w:p>
          <w:p w14:paraId="542DEC00"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00C39757" w14:textId="77777777" w:rsidR="00BC7543" w:rsidRPr="00A96794" w:rsidRDefault="00BC7543" w:rsidP="008C42C4">
            <w:pPr>
              <w:spacing w:before="20" w:after="20"/>
              <w:rPr>
                <w:rFonts w:eastAsia="ヒラギノ明朝 Pro W6"/>
              </w:rPr>
            </w:pPr>
            <w:r w:rsidRPr="00A96794">
              <w:rPr>
                <w:rFonts w:eastAsia="ヒラギノ明朝 Pro W6"/>
              </w:rPr>
              <w:t>ol/la</w:t>
            </w:r>
          </w:p>
        </w:tc>
        <w:tc>
          <w:tcPr>
            <w:tcW w:w="0" w:type="auto"/>
            <w:tcBorders>
              <w:top w:val="nil"/>
              <w:bottom w:val="nil"/>
            </w:tcBorders>
            <w:shd w:val="clear" w:color="auto" w:fill="auto"/>
          </w:tcPr>
          <w:p w14:paraId="6A91A830" w14:textId="77777777" w:rsidR="00BC7543" w:rsidRPr="00A96794" w:rsidRDefault="00BC7543" w:rsidP="008C42C4">
            <w:pPr>
              <w:spacing w:before="20" w:after="20"/>
              <w:rPr>
                <w:rFonts w:eastAsia="ヒラギノ明朝 Pro W6"/>
              </w:rPr>
            </w:pPr>
            <w:r w:rsidRPr="00A96794">
              <w:rPr>
                <w:rFonts w:eastAsia="ヒラギノ明朝 Pro W6"/>
              </w:rPr>
              <w:t>ol/i/t</w:t>
            </w:r>
          </w:p>
        </w:tc>
        <w:tc>
          <w:tcPr>
            <w:tcW w:w="0" w:type="auto"/>
            <w:tcBorders>
              <w:top w:val="nil"/>
              <w:bottom w:val="nil"/>
            </w:tcBorders>
            <w:shd w:val="clear" w:color="auto" w:fill="auto"/>
          </w:tcPr>
          <w:p w14:paraId="70EE337F" w14:textId="77777777" w:rsidR="00BC7543" w:rsidRPr="00A96794" w:rsidRDefault="00BC7543" w:rsidP="008C42C4">
            <w:pPr>
              <w:spacing w:before="20" w:after="20"/>
              <w:rPr>
                <w:rFonts w:eastAsia="ヒラギノ明朝 Pro W6"/>
              </w:rPr>
            </w:pPr>
            <w:r w:rsidRPr="00A96794">
              <w:rPr>
                <w:rFonts w:eastAsia="ヒラギノ明朝 Pro W6"/>
              </w:rPr>
              <w:t>ol/i</w:t>
            </w:r>
          </w:p>
        </w:tc>
        <w:tc>
          <w:tcPr>
            <w:tcW w:w="0" w:type="auto"/>
            <w:tcBorders>
              <w:top w:val="nil"/>
              <w:bottom w:val="nil"/>
            </w:tcBorders>
            <w:shd w:val="clear" w:color="auto" w:fill="auto"/>
          </w:tcPr>
          <w:p w14:paraId="7D3A7051" w14:textId="77777777" w:rsidR="00BC7543" w:rsidRPr="00A96794" w:rsidRDefault="00BC7543" w:rsidP="008C42C4">
            <w:pPr>
              <w:spacing w:before="20" w:after="20"/>
              <w:rPr>
                <w:rFonts w:eastAsia="ヒラギノ明朝 Pro W6"/>
              </w:rPr>
            </w:pPr>
            <w:r w:rsidRPr="00A96794">
              <w:rPr>
                <w:rFonts w:eastAsia="ヒラギノ明朝 Pro W6"/>
              </w:rPr>
              <w:t>ol/i/ma</w:t>
            </w:r>
          </w:p>
        </w:tc>
        <w:tc>
          <w:tcPr>
            <w:tcW w:w="0" w:type="auto"/>
            <w:tcBorders>
              <w:top w:val="nil"/>
              <w:bottom w:val="nil"/>
            </w:tcBorders>
            <w:shd w:val="clear" w:color="auto" w:fill="auto"/>
          </w:tcPr>
          <w:p w14:paraId="45F3C3E5" w14:textId="77777777" w:rsidR="00BC7543" w:rsidRPr="00A96794" w:rsidRDefault="00BC7543" w:rsidP="008C42C4">
            <w:pPr>
              <w:spacing w:before="20" w:after="20"/>
              <w:rPr>
                <w:rFonts w:eastAsia="ヒラギノ明朝 Pro W6"/>
              </w:rPr>
            </w:pPr>
            <w:r w:rsidRPr="00A96794">
              <w:rPr>
                <w:rFonts w:eastAsia="ヒラギノ明朝 Pro W6"/>
              </w:rPr>
              <w:t>ol/thiin</w:t>
            </w:r>
          </w:p>
        </w:tc>
      </w:tr>
      <w:tr w:rsidR="00BC7543" w:rsidRPr="00A96794" w14:paraId="07C6E010" w14:textId="77777777" w:rsidTr="008C42C4">
        <w:trPr>
          <w:cantSplit/>
          <w:trHeight w:val="340"/>
        </w:trPr>
        <w:tc>
          <w:tcPr>
            <w:tcW w:w="0" w:type="auto"/>
            <w:vMerge/>
            <w:shd w:val="clear" w:color="auto" w:fill="auto"/>
          </w:tcPr>
          <w:p w14:paraId="59E2961D"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64A5C50D" w14:textId="77777777" w:rsidR="00BC7543" w:rsidRPr="00A96794" w:rsidRDefault="00BC7543" w:rsidP="008C42C4">
            <w:pPr>
              <w:spacing w:before="20" w:after="20"/>
              <w:rPr>
                <w:rFonts w:eastAsia="ヒラギノ明朝 Pro W6"/>
              </w:rPr>
            </w:pPr>
            <w:r w:rsidRPr="00A96794">
              <w:rPr>
                <w:rFonts w:eastAsia="ヒラギノ明朝 Pro W6"/>
              </w:rPr>
              <w:t>juos/ta</w:t>
            </w:r>
          </w:p>
        </w:tc>
        <w:tc>
          <w:tcPr>
            <w:tcW w:w="0" w:type="auto"/>
            <w:tcBorders>
              <w:top w:val="nil"/>
              <w:bottom w:val="nil"/>
            </w:tcBorders>
            <w:shd w:val="clear" w:color="auto" w:fill="auto"/>
          </w:tcPr>
          <w:p w14:paraId="468580DA" w14:textId="77777777" w:rsidR="00BC7543" w:rsidRPr="00A96794" w:rsidRDefault="00BC7543" w:rsidP="008C42C4">
            <w:pPr>
              <w:spacing w:before="20" w:after="20"/>
              <w:rPr>
                <w:rFonts w:eastAsia="ヒラギノ明朝 Pro W6"/>
              </w:rPr>
            </w:pPr>
            <w:r w:rsidRPr="00A96794">
              <w:rPr>
                <w:rFonts w:eastAsia="ヒラギノ明朝 Pro W6"/>
              </w:rPr>
              <w:t>juoks/i/t</w:t>
            </w:r>
          </w:p>
        </w:tc>
        <w:tc>
          <w:tcPr>
            <w:tcW w:w="0" w:type="auto"/>
            <w:tcBorders>
              <w:top w:val="nil"/>
              <w:bottom w:val="nil"/>
            </w:tcBorders>
            <w:shd w:val="clear" w:color="auto" w:fill="auto"/>
          </w:tcPr>
          <w:p w14:paraId="0AAD1213" w14:textId="77777777" w:rsidR="00BC7543" w:rsidRPr="00A96794" w:rsidRDefault="00BC7543" w:rsidP="008C42C4">
            <w:pPr>
              <w:spacing w:before="20" w:after="20"/>
              <w:rPr>
                <w:rFonts w:eastAsia="ヒラギノ明朝 Pro W6"/>
              </w:rPr>
            </w:pPr>
            <w:r w:rsidRPr="00A96794">
              <w:rPr>
                <w:rFonts w:eastAsia="ヒラギノ明朝 Pro W6"/>
              </w:rPr>
              <w:t>juoks/i</w:t>
            </w:r>
          </w:p>
        </w:tc>
        <w:tc>
          <w:tcPr>
            <w:tcW w:w="0" w:type="auto"/>
            <w:tcBorders>
              <w:top w:val="nil"/>
              <w:bottom w:val="nil"/>
            </w:tcBorders>
            <w:shd w:val="clear" w:color="auto" w:fill="auto"/>
          </w:tcPr>
          <w:p w14:paraId="2C9B2571" w14:textId="77777777" w:rsidR="00BC7543" w:rsidRPr="00A96794" w:rsidRDefault="00BC7543" w:rsidP="008C42C4">
            <w:pPr>
              <w:spacing w:before="20" w:after="20"/>
              <w:rPr>
                <w:rFonts w:eastAsia="ヒラギノ明朝 Pro W6"/>
              </w:rPr>
            </w:pPr>
            <w:r w:rsidRPr="00A96794">
              <w:rPr>
                <w:rFonts w:eastAsia="ヒラギノ明朝 Pro W6"/>
              </w:rPr>
              <w:t>juoks/i/ma</w:t>
            </w:r>
          </w:p>
        </w:tc>
        <w:tc>
          <w:tcPr>
            <w:tcW w:w="0" w:type="auto"/>
            <w:tcBorders>
              <w:top w:val="nil"/>
              <w:bottom w:val="nil"/>
            </w:tcBorders>
            <w:shd w:val="clear" w:color="auto" w:fill="auto"/>
          </w:tcPr>
          <w:p w14:paraId="56F81EEA" w14:textId="77777777" w:rsidR="00BC7543" w:rsidRPr="00A96794" w:rsidRDefault="00BC7543" w:rsidP="008C42C4">
            <w:pPr>
              <w:spacing w:before="20" w:after="20"/>
              <w:rPr>
                <w:rFonts w:eastAsia="ヒラギノ明朝 Pro W6"/>
              </w:rPr>
            </w:pPr>
            <w:r w:rsidRPr="00A96794">
              <w:rPr>
                <w:rFonts w:eastAsia="ヒラギノ明朝 Pro W6"/>
              </w:rPr>
              <w:t>juos/thiin</w:t>
            </w:r>
          </w:p>
        </w:tc>
      </w:tr>
      <w:tr w:rsidR="00BC7543" w:rsidRPr="00A96794" w14:paraId="0AA0659A" w14:textId="77777777" w:rsidTr="008C42C4">
        <w:trPr>
          <w:cantSplit/>
          <w:trHeight w:val="340"/>
        </w:trPr>
        <w:tc>
          <w:tcPr>
            <w:tcW w:w="0" w:type="auto"/>
            <w:vMerge/>
            <w:tcBorders>
              <w:bottom w:val="nil"/>
            </w:tcBorders>
            <w:shd w:val="clear" w:color="auto" w:fill="auto"/>
          </w:tcPr>
          <w:p w14:paraId="738E6C3F"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39DBB40F" w14:textId="77777777" w:rsidR="00BC7543" w:rsidRPr="00A96794" w:rsidRDefault="00BC7543" w:rsidP="008C42C4">
            <w:pPr>
              <w:spacing w:before="20" w:after="20"/>
              <w:rPr>
                <w:rFonts w:eastAsia="ヒラギノ明朝 Pro W6"/>
              </w:rPr>
            </w:pPr>
            <w:r w:rsidRPr="00A96794">
              <w:rPr>
                <w:rFonts w:eastAsia="ヒラギノ明朝 Pro W6"/>
              </w:rPr>
              <w:t>näh/đä ~ näh/hä</w:t>
            </w:r>
          </w:p>
        </w:tc>
        <w:tc>
          <w:tcPr>
            <w:tcW w:w="0" w:type="auto"/>
            <w:tcBorders>
              <w:top w:val="nil"/>
              <w:bottom w:val="nil"/>
            </w:tcBorders>
            <w:shd w:val="clear" w:color="auto" w:fill="auto"/>
          </w:tcPr>
          <w:p w14:paraId="3C977100" w14:textId="77777777" w:rsidR="00BC7543" w:rsidRPr="00A96794" w:rsidRDefault="00BC7543" w:rsidP="008C42C4">
            <w:pPr>
              <w:spacing w:before="20" w:after="2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j)/i/t</w:t>
            </w:r>
          </w:p>
        </w:tc>
        <w:tc>
          <w:tcPr>
            <w:tcW w:w="0" w:type="auto"/>
            <w:tcBorders>
              <w:top w:val="nil"/>
              <w:bottom w:val="nil"/>
            </w:tcBorders>
            <w:shd w:val="clear" w:color="auto" w:fill="auto"/>
          </w:tcPr>
          <w:p w14:paraId="18D6E6C4" w14:textId="77777777" w:rsidR="00BC7543" w:rsidRPr="00A96794" w:rsidRDefault="00BC7543" w:rsidP="008C42C4">
            <w:pPr>
              <w:spacing w:before="20" w:after="20"/>
              <w:rPr>
                <w:rFonts w:eastAsia="ヒラギノ明朝 Pro W6"/>
              </w:rPr>
            </w:pPr>
            <w:r w:rsidRPr="00A96794">
              <w:rPr>
                <w:rFonts w:eastAsia="ヒラギノ明朝 Pro W6"/>
              </w:rPr>
              <w:t>näk/i</w:t>
            </w:r>
          </w:p>
        </w:tc>
        <w:tc>
          <w:tcPr>
            <w:tcW w:w="0" w:type="auto"/>
            <w:tcBorders>
              <w:top w:val="nil"/>
              <w:bottom w:val="nil"/>
            </w:tcBorders>
            <w:shd w:val="clear" w:color="auto" w:fill="auto"/>
          </w:tcPr>
          <w:p w14:paraId="075FB7E9" w14:textId="77777777" w:rsidR="00BC7543" w:rsidRPr="00A96794" w:rsidRDefault="00BC7543" w:rsidP="008C42C4">
            <w:pPr>
              <w:spacing w:before="20" w:after="2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j)/i/mä</w:t>
            </w:r>
          </w:p>
        </w:tc>
        <w:tc>
          <w:tcPr>
            <w:tcW w:w="0" w:type="auto"/>
            <w:tcBorders>
              <w:top w:val="nil"/>
              <w:bottom w:val="nil"/>
            </w:tcBorders>
            <w:shd w:val="clear" w:color="auto" w:fill="auto"/>
          </w:tcPr>
          <w:p w14:paraId="7E1F1CCA" w14:textId="77777777" w:rsidR="00BC7543" w:rsidRPr="00A96794" w:rsidRDefault="00BC7543" w:rsidP="008C42C4">
            <w:pPr>
              <w:spacing w:before="20" w:after="20"/>
              <w:rPr>
                <w:rFonts w:eastAsia="ヒラギノ明朝 Pro W6"/>
              </w:rPr>
            </w:pPr>
            <w:r w:rsidRPr="00A96794">
              <w:rPr>
                <w:rFonts w:eastAsia="ヒラギノ明朝 Pro W6"/>
              </w:rPr>
              <w:t>näh/thiin</w:t>
            </w:r>
          </w:p>
        </w:tc>
      </w:tr>
      <w:tr w:rsidR="00BC7543" w:rsidRPr="00A96794" w14:paraId="1E6F752C" w14:textId="77777777" w:rsidTr="008C42C4">
        <w:trPr>
          <w:cantSplit/>
          <w:trHeight w:val="335"/>
        </w:trPr>
        <w:tc>
          <w:tcPr>
            <w:tcW w:w="0" w:type="auto"/>
            <w:tcBorders>
              <w:top w:val="nil"/>
              <w:bottom w:val="nil"/>
            </w:tcBorders>
            <w:shd w:val="clear" w:color="auto" w:fill="auto"/>
          </w:tcPr>
          <w:p w14:paraId="46666DEE" w14:textId="21F94166" w:rsidR="00BC7543" w:rsidRPr="00A96794" w:rsidRDefault="00C0631E" w:rsidP="008C42C4">
            <w:pPr>
              <w:spacing w:before="20" w:after="20"/>
              <w:rPr>
                <w:rFonts w:eastAsia="ヒラギノ明朝 Pro W6"/>
              </w:rPr>
            </w:pPr>
            <w:r>
              <w:rPr>
                <w:rFonts w:eastAsia="ヒラギノ明朝 Pro W6"/>
              </w:rPr>
              <w:t>3.2</w:t>
            </w:r>
            <w:r w:rsidR="00BC7543" w:rsidRPr="00A96794">
              <w:rPr>
                <w:rFonts w:eastAsia="ヒラギノ明朝 Pro W6"/>
              </w:rPr>
              <w:t xml:space="preserve"> </w:t>
            </w:r>
            <w:r w:rsidR="00BC7543" w:rsidRPr="00B16677">
              <w:rPr>
                <w:rFonts w:eastAsia="ヒラギノ明朝 Pro W6"/>
                <w:i/>
              </w:rPr>
              <w:t>ele</w:t>
            </w:r>
            <w:r w:rsidR="00BC7543" w:rsidRPr="00A96794">
              <w:rPr>
                <w:rFonts w:eastAsia="ヒラギノ明朝 Pro W6"/>
              </w:rPr>
              <w:t>-verbit</w:t>
            </w:r>
          </w:p>
        </w:tc>
        <w:tc>
          <w:tcPr>
            <w:tcW w:w="0" w:type="auto"/>
            <w:tcBorders>
              <w:top w:val="nil"/>
              <w:bottom w:val="nil"/>
            </w:tcBorders>
          </w:tcPr>
          <w:p w14:paraId="62942B03" w14:textId="77777777" w:rsidR="00BC7543" w:rsidRPr="00A96794" w:rsidRDefault="00BC7543" w:rsidP="008C42C4">
            <w:pPr>
              <w:spacing w:before="20" w:after="20"/>
              <w:rPr>
                <w:rFonts w:eastAsia="ヒラギノ明朝 Pro W6"/>
              </w:rPr>
            </w:pPr>
            <w:r w:rsidRPr="00A96794">
              <w:rPr>
                <w:rFonts w:eastAsia="ヒラギノ明朝 Pro W6"/>
              </w:rPr>
              <w:t>ajatel/la</w:t>
            </w:r>
          </w:p>
        </w:tc>
        <w:tc>
          <w:tcPr>
            <w:tcW w:w="0" w:type="auto"/>
            <w:tcBorders>
              <w:top w:val="nil"/>
              <w:bottom w:val="nil"/>
            </w:tcBorders>
            <w:shd w:val="clear" w:color="auto" w:fill="auto"/>
          </w:tcPr>
          <w:p w14:paraId="6942ECFA" w14:textId="77777777" w:rsidR="00BC7543" w:rsidRPr="00A96794" w:rsidRDefault="00BC7543" w:rsidP="008C42C4">
            <w:pPr>
              <w:spacing w:before="20" w:after="20"/>
              <w:rPr>
                <w:rFonts w:eastAsia="ヒラギノ明朝 Pro W6"/>
              </w:rPr>
            </w:pPr>
            <w:r w:rsidRPr="00A96794">
              <w:rPr>
                <w:rFonts w:eastAsia="ヒラギノ明朝 Pro W6"/>
              </w:rPr>
              <w:t>ajattel/i/t</w:t>
            </w:r>
          </w:p>
        </w:tc>
        <w:tc>
          <w:tcPr>
            <w:tcW w:w="0" w:type="auto"/>
            <w:tcBorders>
              <w:top w:val="nil"/>
              <w:bottom w:val="nil"/>
            </w:tcBorders>
            <w:shd w:val="clear" w:color="auto" w:fill="auto"/>
          </w:tcPr>
          <w:p w14:paraId="478A1952" w14:textId="77777777" w:rsidR="00BC7543" w:rsidRPr="00A96794" w:rsidRDefault="00BC7543" w:rsidP="008C42C4">
            <w:pPr>
              <w:spacing w:before="20" w:after="20"/>
              <w:rPr>
                <w:rFonts w:eastAsia="ヒラギノ明朝 Pro W6"/>
              </w:rPr>
            </w:pPr>
            <w:r w:rsidRPr="00A96794">
              <w:rPr>
                <w:rFonts w:eastAsia="ヒラギノ明朝 Pro W6"/>
              </w:rPr>
              <w:t>ajattel/i</w:t>
            </w:r>
          </w:p>
        </w:tc>
        <w:tc>
          <w:tcPr>
            <w:tcW w:w="0" w:type="auto"/>
            <w:tcBorders>
              <w:top w:val="nil"/>
              <w:bottom w:val="nil"/>
            </w:tcBorders>
            <w:shd w:val="clear" w:color="auto" w:fill="auto"/>
          </w:tcPr>
          <w:p w14:paraId="17FA4B37" w14:textId="77777777" w:rsidR="00BC7543" w:rsidRPr="00A96794" w:rsidRDefault="00BC7543" w:rsidP="008C42C4">
            <w:pPr>
              <w:spacing w:before="20" w:after="20"/>
              <w:rPr>
                <w:rFonts w:eastAsia="ヒラギノ明朝 Pro W6"/>
              </w:rPr>
            </w:pPr>
            <w:r w:rsidRPr="00A96794">
              <w:rPr>
                <w:rFonts w:eastAsia="ヒラギノ明朝 Pro W6"/>
              </w:rPr>
              <w:t>ajattel/i/ma</w:t>
            </w:r>
          </w:p>
        </w:tc>
        <w:tc>
          <w:tcPr>
            <w:tcW w:w="0" w:type="auto"/>
            <w:tcBorders>
              <w:top w:val="nil"/>
              <w:bottom w:val="nil"/>
            </w:tcBorders>
            <w:shd w:val="clear" w:color="auto" w:fill="auto"/>
          </w:tcPr>
          <w:p w14:paraId="78242A16" w14:textId="77777777" w:rsidR="00BC7543" w:rsidRPr="00A96794" w:rsidRDefault="00BC7543" w:rsidP="008C42C4">
            <w:pPr>
              <w:spacing w:before="20" w:after="20"/>
              <w:rPr>
                <w:rFonts w:eastAsia="ヒラギノ明朝 Pro W6"/>
              </w:rPr>
            </w:pPr>
            <w:r w:rsidRPr="00A96794">
              <w:rPr>
                <w:rFonts w:eastAsia="ヒラギノ明朝 Pro W6"/>
              </w:rPr>
              <w:t>ajatel/thiin</w:t>
            </w:r>
          </w:p>
        </w:tc>
      </w:tr>
      <w:tr w:rsidR="00BC7543" w:rsidRPr="00A96794" w14:paraId="6D996958" w14:textId="77777777" w:rsidTr="008C42C4">
        <w:trPr>
          <w:cantSplit/>
          <w:trHeight w:val="268"/>
        </w:trPr>
        <w:tc>
          <w:tcPr>
            <w:tcW w:w="0" w:type="auto"/>
            <w:vMerge w:val="restart"/>
            <w:tcBorders>
              <w:top w:val="nil"/>
            </w:tcBorders>
            <w:shd w:val="clear" w:color="auto" w:fill="auto"/>
          </w:tcPr>
          <w:p w14:paraId="34EED11B" w14:textId="73B6E39A" w:rsidR="00BC7543" w:rsidRPr="00A96794" w:rsidRDefault="00C0631E" w:rsidP="008C42C4">
            <w:pPr>
              <w:spacing w:before="20" w:after="20"/>
              <w:rPr>
                <w:rFonts w:eastAsia="ヒラギノ明朝 Pro W6"/>
              </w:rPr>
            </w:pPr>
            <w:r>
              <w:rPr>
                <w:rFonts w:eastAsia="ヒラギノ明朝 Pro W6"/>
              </w:rPr>
              <w:t>3.3</w:t>
            </w:r>
            <w:r w:rsidR="00BC7543" w:rsidRPr="00A96794">
              <w:rPr>
                <w:rFonts w:eastAsia="ヒラギノ明朝 Pro W6"/>
              </w:rPr>
              <w:t xml:space="preserve"> </w:t>
            </w:r>
            <w:r w:rsidR="00BC7543" w:rsidRPr="00B16677">
              <w:rPr>
                <w:rFonts w:eastAsia="ヒラギノ明朝 Pro W6"/>
                <w:i/>
              </w:rPr>
              <w:t>A</w:t>
            </w:r>
            <w:r w:rsidR="00A83669" w:rsidRPr="00A83669">
              <w:rPr>
                <w:rFonts w:eastAsia="ヒラギノ明朝 Pro W6"/>
              </w:rPr>
              <w:t>(</w:t>
            </w:r>
            <w:r w:rsidR="00BC7543" w:rsidRPr="00B16677">
              <w:rPr>
                <w:rFonts w:eastAsia="ヒラギノ明朝 Pro W6"/>
                <w:i/>
              </w:rPr>
              <w:t>i</w:t>
            </w:r>
            <w:r w:rsidR="00A83669" w:rsidRPr="00A83669">
              <w:rPr>
                <w:rFonts w:eastAsia="ヒラギノ明朝 Pro W6"/>
              </w:rPr>
              <w:t>)</w:t>
            </w:r>
            <w:r w:rsidR="00BC7543" w:rsidRPr="00B16677">
              <w:rPr>
                <w:rFonts w:eastAsia="ヒラギノ明朝 Pro W6"/>
                <w:i/>
              </w:rPr>
              <w:t>se</w:t>
            </w:r>
            <w:r w:rsidR="00BC7543" w:rsidRPr="00A96794">
              <w:rPr>
                <w:rFonts w:eastAsia="ヒラギノ明朝 Pro W6"/>
              </w:rPr>
              <w:t xml:space="preserve">- ja </w:t>
            </w:r>
            <w:r w:rsidR="00BC7543" w:rsidRPr="00B16677">
              <w:rPr>
                <w:rFonts w:eastAsia="ヒラギノ明朝 Pro W6"/>
                <w:i/>
              </w:rPr>
              <w:t>ise</w:t>
            </w:r>
            <w:r w:rsidR="00BC7543" w:rsidRPr="00A96794">
              <w:rPr>
                <w:rFonts w:eastAsia="ヒラギノ明朝 Pro W6"/>
              </w:rPr>
              <w:t>-verbit</w:t>
            </w:r>
          </w:p>
        </w:tc>
        <w:tc>
          <w:tcPr>
            <w:tcW w:w="0" w:type="auto"/>
            <w:tcBorders>
              <w:top w:val="nil"/>
              <w:bottom w:val="nil"/>
            </w:tcBorders>
          </w:tcPr>
          <w:p w14:paraId="48D8D485" w14:textId="77777777" w:rsidR="00BC7543" w:rsidRPr="00A96794" w:rsidRDefault="00BC7543" w:rsidP="008C42C4">
            <w:pPr>
              <w:spacing w:before="20" w:after="2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i)s/ta</w:t>
            </w:r>
          </w:p>
        </w:tc>
        <w:tc>
          <w:tcPr>
            <w:tcW w:w="0" w:type="auto"/>
            <w:tcBorders>
              <w:top w:val="nil"/>
              <w:bottom w:val="nil"/>
            </w:tcBorders>
            <w:shd w:val="clear" w:color="auto" w:fill="auto"/>
          </w:tcPr>
          <w:p w14:paraId="415DD8BE" w14:textId="77777777" w:rsidR="00BC7543" w:rsidRPr="00A96794" w:rsidRDefault="00BC7543" w:rsidP="008C42C4">
            <w:pPr>
              <w:spacing w:before="20" w:after="2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i)s/i/t</w:t>
            </w:r>
          </w:p>
        </w:tc>
        <w:tc>
          <w:tcPr>
            <w:tcW w:w="0" w:type="auto"/>
            <w:tcBorders>
              <w:top w:val="nil"/>
              <w:bottom w:val="nil"/>
            </w:tcBorders>
            <w:shd w:val="clear" w:color="auto" w:fill="auto"/>
          </w:tcPr>
          <w:p w14:paraId="4850D67A" w14:textId="77777777" w:rsidR="00BC7543" w:rsidRPr="00A96794" w:rsidRDefault="00BC7543" w:rsidP="008C42C4">
            <w:pPr>
              <w:spacing w:before="20" w:after="2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w:t>
            </w:r>
          </w:p>
        </w:tc>
        <w:tc>
          <w:tcPr>
            <w:tcW w:w="0" w:type="auto"/>
            <w:tcBorders>
              <w:top w:val="nil"/>
              <w:bottom w:val="nil"/>
            </w:tcBorders>
            <w:shd w:val="clear" w:color="auto" w:fill="auto"/>
          </w:tcPr>
          <w:p w14:paraId="6040DDE9" w14:textId="77777777" w:rsidR="00BC7543" w:rsidRPr="00A96794" w:rsidRDefault="00BC7543" w:rsidP="008C42C4">
            <w:pPr>
              <w:spacing w:before="20" w:after="2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i)s/i/mma</w:t>
            </w:r>
          </w:p>
        </w:tc>
        <w:tc>
          <w:tcPr>
            <w:tcW w:w="0" w:type="auto"/>
            <w:tcBorders>
              <w:top w:val="nil"/>
              <w:bottom w:val="nil"/>
            </w:tcBorders>
            <w:shd w:val="clear" w:color="auto" w:fill="auto"/>
          </w:tcPr>
          <w:p w14:paraId="338E1A72" w14:textId="77777777" w:rsidR="00BC7543" w:rsidRPr="00A96794" w:rsidRDefault="00BC7543" w:rsidP="008C42C4">
            <w:pPr>
              <w:spacing w:before="20" w:after="2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i)s/thiin</w:t>
            </w:r>
          </w:p>
        </w:tc>
      </w:tr>
      <w:tr w:rsidR="00BC7543" w:rsidRPr="00A96794" w14:paraId="780A50A6" w14:textId="77777777" w:rsidTr="008C42C4">
        <w:trPr>
          <w:cantSplit/>
          <w:trHeight w:val="268"/>
        </w:trPr>
        <w:tc>
          <w:tcPr>
            <w:tcW w:w="0" w:type="auto"/>
            <w:vMerge/>
            <w:tcBorders>
              <w:bottom w:val="single" w:sz="6" w:space="0" w:color="000000"/>
            </w:tcBorders>
            <w:shd w:val="clear" w:color="auto" w:fill="auto"/>
          </w:tcPr>
          <w:p w14:paraId="316B3E52" w14:textId="77777777" w:rsidR="00BC7543" w:rsidRPr="00A96794" w:rsidRDefault="00BC7543" w:rsidP="008C42C4">
            <w:pPr>
              <w:spacing w:before="20" w:after="20"/>
              <w:rPr>
                <w:rFonts w:eastAsia="ヒラギノ明朝 Pro W6"/>
              </w:rPr>
            </w:pPr>
          </w:p>
        </w:tc>
        <w:tc>
          <w:tcPr>
            <w:tcW w:w="0" w:type="auto"/>
            <w:tcBorders>
              <w:top w:val="nil"/>
              <w:bottom w:val="single" w:sz="6" w:space="0" w:color="000000"/>
            </w:tcBorders>
          </w:tcPr>
          <w:p w14:paraId="7A42923F" w14:textId="77777777" w:rsidR="00BC7543" w:rsidRPr="00A96794" w:rsidRDefault="00BC7543" w:rsidP="008C42C4">
            <w:pPr>
              <w:spacing w:before="20" w:after="20"/>
              <w:rPr>
                <w:rFonts w:eastAsia="ヒラギノ明朝 Pro W6"/>
              </w:rPr>
            </w:pPr>
            <w:r w:rsidRPr="00A96794">
              <w:rPr>
                <w:rFonts w:eastAsia="ヒラギノ明朝 Pro W6"/>
              </w:rPr>
              <w:t>täris/tä</w:t>
            </w:r>
          </w:p>
        </w:tc>
        <w:tc>
          <w:tcPr>
            <w:tcW w:w="0" w:type="auto"/>
            <w:tcBorders>
              <w:top w:val="nil"/>
              <w:bottom w:val="single" w:sz="6" w:space="0" w:color="000000"/>
            </w:tcBorders>
            <w:shd w:val="clear" w:color="auto" w:fill="auto"/>
          </w:tcPr>
          <w:p w14:paraId="66F17F82" w14:textId="77777777" w:rsidR="00BC7543" w:rsidRPr="00A96794" w:rsidRDefault="00BC7543" w:rsidP="008C42C4">
            <w:pPr>
              <w:spacing w:before="20" w:after="20"/>
              <w:rPr>
                <w:rFonts w:eastAsia="ヒラギノ明朝 Pro W6"/>
              </w:rPr>
            </w:pPr>
            <w:r w:rsidRPr="00A96794">
              <w:rPr>
                <w:rFonts w:eastAsia="ヒラギノ明朝 Pro W6"/>
              </w:rPr>
              <w:t>täris/i/t</w:t>
            </w:r>
          </w:p>
        </w:tc>
        <w:tc>
          <w:tcPr>
            <w:tcW w:w="0" w:type="auto"/>
            <w:tcBorders>
              <w:top w:val="nil"/>
              <w:bottom w:val="single" w:sz="6" w:space="0" w:color="000000"/>
            </w:tcBorders>
            <w:shd w:val="clear" w:color="auto" w:fill="auto"/>
          </w:tcPr>
          <w:p w14:paraId="59B58B8C" w14:textId="77777777" w:rsidR="00BC7543" w:rsidRPr="00A96794" w:rsidRDefault="00BC7543" w:rsidP="008C42C4">
            <w:pPr>
              <w:spacing w:before="20" w:after="20"/>
              <w:rPr>
                <w:rFonts w:eastAsia="ヒラギノ明朝 Pro W6"/>
              </w:rPr>
            </w:pPr>
            <w:r w:rsidRPr="00A96794">
              <w:rPr>
                <w:rFonts w:eastAsia="ヒラギノ明朝 Pro W6"/>
              </w:rPr>
              <w:t>täris/i</w:t>
            </w:r>
          </w:p>
        </w:tc>
        <w:tc>
          <w:tcPr>
            <w:tcW w:w="0" w:type="auto"/>
            <w:tcBorders>
              <w:top w:val="nil"/>
              <w:bottom w:val="single" w:sz="6" w:space="0" w:color="000000"/>
            </w:tcBorders>
            <w:shd w:val="clear" w:color="auto" w:fill="auto"/>
          </w:tcPr>
          <w:p w14:paraId="24B7543A" w14:textId="77777777" w:rsidR="00BC7543" w:rsidRPr="00A96794" w:rsidRDefault="00BC7543" w:rsidP="008C42C4">
            <w:pPr>
              <w:spacing w:before="20" w:after="20"/>
              <w:rPr>
                <w:rFonts w:eastAsia="ヒラギノ明朝 Pro W6"/>
              </w:rPr>
            </w:pPr>
            <w:r w:rsidRPr="00A96794">
              <w:rPr>
                <w:rFonts w:eastAsia="ヒラギノ明朝 Pro W6"/>
              </w:rPr>
              <w:t>täris/i/mmä</w:t>
            </w:r>
          </w:p>
        </w:tc>
        <w:tc>
          <w:tcPr>
            <w:tcW w:w="0" w:type="auto"/>
            <w:tcBorders>
              <w:top w:val="nil"/>
              <w:bottom w:val="single" w:sz="6" w:space="0" w:color="000000"/>
            </w:tcBorders>
            <w:shd w:val="clear" w:color="auto" w:fill="auto"/>
          </w:tcPr>
          <w:p w14:paraId="2826EACC" w14:textId="77777777" w:rsidR="00BC7543" w:rsidRPr="00A96794" w:rsidRDefault="00BC7543" w:rsidP="008C42C4">
            <w:pPr>
              <w:spacing w:before="20" w:after="20"/>
              <w:rPr>
                <w:rFonts w:eastAsia="ヒラギノ明朝 Pro W6"/>
              </w:rPr>
            </w:pPr>
            <w:r w:rsidRPr="00A96794">
              <w:rPr>
                <w:rFonts w:eastAsia="ヒラギノ明朝 Pro W6"/>
              </w:rPr>
              <w:t>täris/thiin</w:t>
            </w:r>
          </w:p>
        </w:tc>
      </w:tr>
      <w:tr w:rsidR="00BC7543" w:rsidRPr="00A96794" w14:paraId="72AE554F" w14:textId="77777777" w:rsidTr="008C42C4">
        <w:trPr>
          <w:cantSplit/>
          <w:trHeight w:val="422"/>
        </w:trPr>
        <w:tc>
          <w:tcPr>
            <w:tcW w:w="0" w:type="auto"/>
            <w:tcBorders>
              <w:bottom w:val="nil"/>
            </w:tcBorders>
            <w:shd w:val="clear" w:color="auto" w:fill="auto"/>
          </w:tcPr>
          <w:p w14:paraId="3EC4E784" w14:textId="0567451E" w:rsidR="00BC7543" w:rsidRPr="00A96794" w:rsidRDefault="00C0631E" w:rsidP="008C42C4">
            <w:pPr>
              <w:spacing w:before="20" w:after="20"/>
              <w:rPr>
                <w:rFonts w:eastAsia="ヒラギノ明朝 Pro W6"/>
              </w:rPr>
            </w:pPr>
            <w:r>
              <w:rPr>
                <w:rFonts w:eastAsia="ヒラギノ明朝 Pro W6"/>
              </w:rPr>
              <w:t>4</w:t>
            </w:r>
            <w:r w:rsidR="00BC7543" w:rsidRPr="00A96794">
              <w:rPr>
                <w:rFonts w:eastAsia="ヒラギノ明朝 Pro W6"/>
              </w:rPr>
              <w:t xml:space="preserve"> Tupla-vokaalirankaiset</w:t>
            </w:r>
            <w:r w:rsidR="00E93455">
              <w:rPr>
                <w:rFonts w:eastAsia="ヒラギノ明朝 Pro W6"/>
              </w:rPr>
              <w:t xml:space="preserve"> verbit</w:t>
            </w:r>
          </w:p>
        </w:tc>
        <w:tc>
          <w:tcPr>
            <w:tcW w:w="0" w:type="auto"/>
            <w:tcBorders>
              <w:bottom w:val="nil"/>
            </w:tcBorders>
          </w:tcPr>
          <w:p w14:paraId="22F28C7F" w14:textId="77777777" w:rsidR="00BC7543" w:rsidRPr="00A96794" w:rsidRDefault="00BC7543" w:rsidP="008C42C4">
            <w:pPr>
              <w:spacing w:before="20" w:after="20"/>
              <w:rPr>
                <w:rFonts w:eastAsia="ヒラギノ明朝 Pro W6"/>
              </w:rPr>
            </w:pPr>
          </w:p>
        </w:tc>
        <w:tc>
          <w:tcPr>
            <w:tcW w:w="0" w:type="auto"/>
            <w:tcBorders>
              <w:bottom w:val="nil"/>
            </w:tcBorders>
            <w:shd w:val="clear" w:color="auto" w:fill="auto"/>
          </w:tcPr>
          <w:p w14:paraId="4E0499EF" w14:textId="77777777" w:rsidR="00BC7543" w:rsidRPr="00A96794" w:rsidRDefault="00BC7543" w:rsidP="008C42C4">
            <w:pPr>
              <w:spacing w:before="20" w:after="20"/>
              <w:rPr>
                <w:rFonts w:eastAsia="ヒラギノ明朝 Pro W6"/>
              </w:rPr>
            </w:pPr>
          </w:p>
        </w:tc>
        <w:tc>
          <w:tcPr>
            <w:tcW w:w="0" w:type="auto"/>
            <w:tcBorders>
              <w:bottom w:val="nil"/>
            </w:tcBorders>
            <w:shd w:val="clear" w:color="auto" w:fill="auto"/>
          </w:tcPr>
          <w:p w14:paraId="21924FB3" w14:textId="77777777" w:rsidR="00BC7543" w:rsidRPr="00A96794" w:rsidRDefault="00BC7543" w:rsidP="008C42C4">
            <w:pPr>
              <w:spacing w:before="20" w:after="20"/>
              <w:rPr>
                <w:rFonts w:eastAsia="ヒラギノ明朝 Pro W6"/>
              </w:rPr>
            </w:pPr>
          </w:p>
        </w:tc>
        <w:tc>
          <w:tcPr>
            <w:tcW w:w="0" w:type="auto"/>
            <w:tcBorders>
              <w:bottom w:val="nil"/>
            </w:tcBorders>
            <w:shd w:val="clear" w:color="auto" w:fill="auto"/>
          </w:tcPr>
          <w:p w14:paraId="050852C2" w14:textId="77777777" w:rsidR="00BC7543" w:rsidRPr="00A96794" w:rsidRDefault="00BC7543" w:rsidP="008C42C4">
            <w:pPr>
              <w:spacing w:before="20" w:after="20"/>
              <w:rPr>
                <w:rFonts w:eastAsia="ヒラギノ明朝 Pro W6"/>
              </w:rPr>
            </w:pPr>
          </w:p>
        </w:tc>
        <w:tc>
          <w:tcPr>
            <w:tcW w:w="0" w:type="auto"/>
            <w:tcBorders>
              <w:bottom w:val="nil"/>
            </w:tcBorders>
            <w:shd w:val="clear" w:color="auto" w:fill="auto"/>
          </w:tcPr>
          <w:p w14:paraId="2B5B8FF4" w14:textId="77777777" w:rsidR="00BC7543" w:rsidRPr="00A96794" w:rsidRDefault="00BC7543" w:rsidP="008C42C4">
            <w:pPr>
              <w:spacing w:before="20" w:after="20"/>
              <w:rPr>
                <w:rFonts w:eastAsia="ヒラギノ明朝 Pro W6"/>
              </w:rPr>
            </w:pPr>
          </w:p>
        </w:tc>
      </w:tr>
      <w:tr w:rsidR="00BC7543" w:rsidRPr="00A96794" w14:paraId="096A12C2" w14:textId="77777777" w:rsidTr="008C42C4">
        <w:trPr>
          <w:cantSplit/>
          <w:trHeight w:val="268"/>
        </w:trPr>
        <w:tc>
          <w:tcPr>
            <w:tcW w:w="0" w:type="auto"/>
            <w:vMerge w:val="restart"/>
            <w:tcBorders>
              <w:top w:val="nil"/>
            </w:tcBorders>
            <w:shd w:val="clear" w:color="auto" w:fill="auto"/>
          </w:tcPr>
          <w:p w14:paraId="250BB774" w14:textId="785F3AEF" w:rsidR="00BC7543" w:rsidRPr="00A96794" w:rsidRDefault="00BC7543" w:rsidP="008C42C4">
            <w:pPr>
              <w:spacing w:before="20" w:after="20"/>
              <w:rPr>
                <w:rFonts w:eastAsia="ヒラギノ明朝 Pro W6"/>
              </w:rPr>
            </w:pPr>
            <w:r w:rsidRPr="00A96794">
              <w:rPr>
                <w:rFonts w:eastAsia="ヒラギノ明朝 Pro W6"/>
              </w:rPr>
              <w:t>4.1</w:t>
            </w:r>
            <w:r w:rsidRPr="00685242">
              <w:rPr>
                <w:rFonts w:eastAsia="ヒラギノ明朝 Pro W6"/>
                <w:i/>
              </w:rPr>
              <w:t xml:space="preserve"> itte</w:t>
            </w:r>
            <w:r w:rsidRPr="00A96794">
              <w:rPr>
                <w:rFonts w:eastAsia="ヒラギノ明朝 Pro W6"/>
              </w:rPr>
              <w:t>-verbit</w:t>
            </w:r>
          </w:p>
          <w:p w14:paraId="4D89AB71"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3582E0C6" w14:textId="77777777" w:rsidR="00BC7543" w:rsidRPr="00A96794" w:rsidRDefault="00BC7543" w:rsidP="008C42C4">
            <w:pPr>
              <w:spacing w:before="20" w:after="20"/>
              <w:rPr>
                <w:rFonts w:eastAsia="ヒラギノ明朝 Pro W6"/>
              </w:rPr>
            </w:pPr>
            <w:r w:rsidRPr="00A96794">
              <w:rPr>
                <w:rFonts w:eastAsia="ヒラギノ明朝 Pro W6"/>
              </w:rPr>
              <w:t>kyyti/tä</w:t>
            </w:r>
          </w:p>
        </w:tc>
        <w:tc>
          <w:tcPr>
            <w:tcW w:w="0" w:type="auto"/>
            <w:tcBorders>
              <w:top w:val="nil"/>
              <w:bottom w:val="nil"/>
            </w:tcBorders>
            <w:shd w:val="clear" w:color="auto" w:fill="auto"/>
          </w:tcPr>
          <w:p w14:paraId="78F5D3C8" w14:textId="77777777" w:rsidR="00BC7543" w:rsidRPr="00A96794" w:rsidRDefault="00BC7543" w:rsidP="008C42C4">
            <w:pPr>
              <w:spacing w:before="20" w:after="20"/>
              <w:rPr>
                <w:rFonts w:eastAsia="ヒラギノ明朝 Pro W6"/>
              </w:rPr>
            </w:pPr>
            <w:r w:rsidRPr="00A96794">
              <w:rPr>
                <w:rFonts w:eastAsia="ヒラギノ明朝 Pro W6"/>
              </w:rPr>
              <w:t>kyytitt/i/t</w:t>
            </w:r>
          </w:p>
        </w:tc>
        <w:tc>
          <w:tcPr>
            <w:tcW w:w="0" w:type="auto"/>
            <w:tcBorders>
              <w:top w:val="nil"/>
              <w:bottom w:val="nil"/>
            </w:tcBorders>
            <w:shd w:val="clear" w:color="auto" w:fill="auto"/>
          </w:tcPr>
          <w:p w14:paraId="09CAA748" w14:textId="77777777" w:rsidR="00BC7543" w:rsidRPr="00A96794" w:rsidRDefault="00BC7543" w:rsidP="008C42C4">
            <w:pPr>
              <w:spacing w:before="20" w:after="20"/>
              <w:rPr>
                <w:rFonts w:eastAsia="ヒラギノ明朝 Pro W6"/>
              </w:rPr>
            </w:pPr>
            <w:r w:rsidRPr="00A96794">
              <w:rPr>
                <w:rFonts w:eastAsia="ヒラギノ明朝 Pro W6"/>
              </w:rPr>
              <w:t>kyytitt/i</w:t>
            </w:r>
          </w:p>
        </w:tc>
        <w:tc>
          <w:tcPr>
            <w:tcW w:w="0" w:type="auto"/>
            <w:tcBorders>
              <w:top w:val="nil"/>
              <w:bottom w:val="nil"/>
            </w:tcBorders>
            <w:shd w:val="clear" w:color="auto" w:fill="auto"/>
          </w:tcPr>
          <w:p w14:paraId="3E801FF1" w14:textId="77777777" w:rsidR="00BC7543" w:rsidRPr="00A96794" w:rsidRDefault="00BC7543" w:rsidP="008C42C4">
            <w:pPr>
              <w:spacing w:before="20" w:after="20"/>
              <w:rPr>
                <w:rFonts w:eastAsia="ヒラギノ明朝 Pro W6"/>
              </w:rPr>
            </w:pPr>
            <w:r w:rsidRPr="00A96794">
              <w:rPr>
                <w:rFonts w:eastAsia="ヒラギノ明朝 Pro W6"/>
              </w:rPr>
              <w:t>kyytitt/i/mmä</w:t>
            </w:r>
          </w:p>
        </w:tc>
        <w:tc>
          <w:tcPr>
            <w:tcW w:w="0" w:type="auto"/>
            <w:tcBorders>
              <w:top w:val="nil"/>
              <w:bottom w:val="nil"/>
            </w:tcBorders>
            <w:shd w:val="clear" w:color="auto" w:fill="auto"/>
          </w:tcPr>
          <w:p w14:paraId="54562F86" w14:textId="77777777" w:rsidR="00BC7543" w:rsidRPr="00A96794" w:rsidRDefault="00BC7543" w:rsidP="008C42C4">
            <w:pPr>
              <w:spacing w:before="20" w:after="20"/>
              <w:rPr>
                <w:rFonts w:eastAsia="ヒラギノ明朝 Pro W6"/>
              </w:rPr>
            </w:pPr>
            <w:r w:rsidRPr="00A96794">
              <w:rPr>
                <w:rFonts w:eastAsia="ヒラギノ明朝 Pro W6"/>
              </w:rPr>
              <w:t>kyyti/thiin</w:t>
            </w:r>
          </w:p>
        </w:tc>
      </w:tr>
      <w:tr w:rsidR="00BC7543" w:rsidRPr="00A96794" w14:paraId="55AFB4A1" w14:textId="77777777" w:rsidTr="008C42C4">
        <w:trPr>
          <w:cantSplit/>
          <w:trHeight w:val="268"/>
        </w:trPr>
        <w:tc>
          <w:tcPr>
            <w:tcW w:w="0" w:type="auto"/>
            <w:vMerge/>
            <w:tcBorders>
              <w:bottom w:val="nil"/>
            </w:tcBorders>
            <w:shd w:val="clear" w:color="auto" w:fill="auto"/>
          </w:tcPr>
          <w:p w14:paraId="455E3F3E"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4BAD1227" w14:textId="77777777" w:rsidR="00BC7543" w:rsidRPr="00A96794" w:rsidRDefault="00BC7543" w:rsidP="008C42C4">
            <w:pPr>
              <w:spacing w:before="20" w:after="20"/>
              <w:rPr>
                <w:rFonts w:eastAsia="ヒラギノ明朝 Pro W6"/>
              </w:rPr>
            </w:pPr>
            <w:r w:rsidRPr="00A96794">
              <w:rPr>
                <w:rFonts w:eastAsia="ヒラギノ明朝 Pro W6"/>
              </w:rPr>
              <w:t>tarvi/ta</w:t>
            </w:r>
          </w:p>
        </w:tc>
        <w:tc>
          <w:tcPr>
            <w:tcW w:w="0" w:type="auto"/>
            <w:tcBorders>
              <w:top w:val="nil"/>
              <w:bottom w:val="nil"/>
            </w:tcBorders>
            <w:shd w:val="clear" w:color="auto" w:fill="auto"/>
          </w:tcPr>
          <w:p w14:paraId="499E39D5" w14:textId="77777777" w:rsidR="00BC7543" w:rsidRPr="00A96794" w:rsidRDefault="00BC7543" w:rsidP="008C42C4">
            <w:pPr>
              <w:spacing w:before="20" w:after="20"/>
              <w:rPr>
                <w:rFonts w:eastAsia="ヒラギノ明朝 Pro W6"/>
              </w:rPr>
            </w:pPr>
            <w:r w:rsidRPr="00A96794">
              <w:rPr>
                <w:rFonts w:eastAsia="ヒラギノ明朝 Pro W6"/>
              </w:rPr>
              <w:t>tarvitt/i/t</w:t>
            </w:r>
          </w:p>
        </w:tc>
        <w:tc>
          <w:tcPr>
            <w:tcW w:w="0" w:type="auto"/>
            <w:tcBorders>
              <w:top w:val="nil"/>
              <w:bottom w:val="nil"/>
            </w:tcBorders>
            <w:shd w:val="clear" w:color="auto" w:fill="auto"/>
          </w:tcPr>
          <w:p w14:paraId="561D8E26" w14:textId="77777777" w:rsidR="00BC7543" w:rsidRPr="00A96794" w:rsidRDefault="00BC7543" w:rsidP="008C42C4">
            <w:pPr>
              <w:spacing w:before="20" w:after="20"/>
              <w:rPr>
                <w:rFonts w:eastAsia="ヒラギノ明朝 Pro W6"/>
              </w:rPr>
            </w:pPr>
            <w:r w:rsidRPr="00A96794">
              <w:rPr>
                <w:rFonts w:eastAsia="ヒラギノ明朝 Pro W6"/>
              </w:rPr>
              <w:t>tarvitt/i</w:t>
            </w:r>
          </w:p>
        </w:tc>
        <w:tc>
          <w:tcPr>
            <w:tcW w:w="0" w:type="auto"/>
            <w:tcBorders>
              <w:top w:val="nil"/>
              <w:bottom w:val="nil"/>
            </w:tcBorders>
            <w:shd w:val="clear" w:color="auto" w:fill="auto"/>
          </w:tcPr>
          <w:p w14:paraId="46E3259D" w14:textId="77777777" w:rsidR="00BC7543" w:rsidRPr="00A96794" w:rsidRDefault="00BC7543" w:rsidP="008C42C4">
            <w:pPr>
              <w:spacing w:before="20" w:after="20"/>
              <w:rPr>
                <w:rFonts w:eastAsia="ヒラギノ明朝 Pro W6"/>
              </w:rPr>
            </w:pPr>
            <w:r w:rsidRPr="00A96794">
              <w:rPr>
                <w:rFonts w:eastAsia="ヒラギノ明朝 Pro W6"/>
              </w:rPr>
              <w:t>tarvitt/i/mma</w:t>
            </w:r>
          </w:p>
        </w:tc>
        <w:tc>
          <w:tcPr>
            <w:tcW w:w="0" w:type="auto"/>
            <w:tcBorders>
              <w:top w:val="nil"/>
              <w:bottom w:val="nil"/>
            </w:tcBorders>
            <w:shd w:val="clear" w:color="auto" w:fill="auto"/>
          </w:tcPr>
          <w:p w14:paraId="1326E1C3" w14:textId="77777777" w:rsidR="00BC7543" w:rsidRPr="00A96794" w:rsidRDefault="00BC7543" w:rsidP="008C42C4">
            <w:pPr>
              <w:spacing w:before="20" w:after="20"/>
              <w:rPr>
                <w:rFonts w:eastAsia="ヒラギノ明朝 Pro W6"/>
              </w:rPr>
            </w:pPr>
            <w:r w:rsidRPr="00A96794">
              <w:rPr>
                <w:rFonts w:eastAsia="ヒラギノ明朝 Pro W6"/>
              </w:rPr>
              <w:t>tarvi/thiin</w:t>
            </w:r>
          </w:p>
        </w:tc>
      </w:tr>
      <w:tr w:rsidR="00BC7543" w:rsidRPr="00A96794" w14:paraId="7E580F6F" w14:textId="77777777" w:rsidTr="008C42C4">
        <w:trPr>
          <w:cantSplit/>
          <w:trHeight w:val="422"/>
        </w:trPr>
        <w:tc>
          <w:tcPr>
            <w:tcW w:w="0" w:type="auto"/>
            <w:tcBorders>
              <w:top w:val="nil"/>
              <w:bottom w:val="nil"/>
            </w:tcBorders>
            <w:shd w:val="clear" w:color="auto" w:fill="auto"/>
          </w:tcPr>
          <w:p w14:paraId="50B16692" w14:textId="517A7475" w:rsidR="00BC7543" w:rsidRPr="00A96794" w:rsidRDefault="00C0631E" w:rsidP="008C42C4">
            <w:pPr>
              <w:spacing w:before="20" w:after="20"/>
              <w:rPr>
                <w:rFonts w:eastAsia="ヒラギノ明朝 Pro W6"/>
              </w:rPr>
            </w:pPr>
            <w:r>
              <w:rPr>
                <w:rFonts w:eastAsia="ヒラギノ明朝 Pro W6"/>
              </w:rPr>
              <w:t>4.2</w:t>
            </w:r>
            <w:r w:rsidR="00BC7543" w:rsidRPr="00A96794">
              <w:rPr>
                <w:rFonts w:eastAsia="ヒラギノ明朝 Pro W6"/>
              </w:rPr>
              <w:t xml:space="preserve"> </w:t>
            </w:r>
            <w:r w:rsidR="00BC7543" w:rsidRPr="00685242">
              <w:rPr>
                <w:rFonts w:eastAsia="ヒラギノ明朝 Pro W6"/>
                <w:i/>
              </w:rPr>
              <w:t>Oitta</w:t>
            </w:r>
            <w:r w:rsidR="00BC7543" w:rsidRPr="00A96794">
              <w:rPr>
                <w:rFonts w:eastAsia="ヒラギノ明朝 Pro W6"/>
              </w:rPr>
              <w:t>-verbit</w:t>
            </w:r>
          </w:p>
        </w:tc>
        <w:tc>
          <w:tcPr>
            <w:tcW w:w="0" w:type="auto"/>
            <w:tcBorders>
              <w:top w:val="nil"/>
              <w:bottom w:val="nil"/>
            </w:tcBorders>
          </w:tcPr>
          <w:p w14:paraId="40B8BFF6" w14:textId="77777777" w:rsidR="00BC7543" w:rsidRPr="00A96794" w:rsidRDefault="00BC7543" w:rsidP="008C42C4">
            <w:pPr>
              <w:spacing w:before="20" w:after="20"/>
              <w:rPr>
                <w:rFonts w:eastAsia="ヒラギノ明朝 Pro W6"/>
              </w:rPr>
            </w:pPr>
            <w:r w:rsidRPr="00A96794">
              <w:rPr>
                <w:rFonts w:eastAsia="ヒラギノ明朝 Pro W6"/>
              </w:rPr>
              <w:t>piikaroi/ta</w:t>
            </w:r>
          </w:p>
        </w:tc>
        <w:tc>
          <w:tcPr>
            <w:tcW w:w="0" w:type="auto"/>
            <w:tcBorders>
              <w:top w:val="nil"/>
              <w:bottom w:val="nil"/>
            </w:tcBorders>
            <w:shd w:val="clear" w:color="auto" w:fill="auto"/>
          </w:tcPr>
          <w:p w14:paraId="0AA920CE" w14:textId="77777777" w:rsidR="00BC7543" w:rsidRPr="00A96794" w:rsidRDefault="00BC7543" w:rsidP="008C42C4">
            <w:pPr>
              <w:spacing w:before="20" w:after="20"/>
              <w:rPr>
                <w:rFonts w:eastAsia="ヒラギノ明朝 Pro W6"/>
              </w:rPr>
            </w:pPr>
            <w:r w:rsidRPr="00A96794">
              <w:rPr>
                <w:rFonts w:eastAsia="ヒラギノ明朝 Pro W6"/>
              </w:rPr>
              <w:t>piikaroitt/i/t</w:t>
            </w:r>
          </w:p>
        </w:tc>
        <w:tc>
          <w:tcPr>
            <w:tcW w:w="0" w:type="auto"/>
            <w:tcBorders>
              <w:top w:val="nil"/>
              <w:bottom w:val="nil"/>
            </w:tcBorders>
            <w:shd w:val="clear" w:color="auto" w:fill="auto"/>
          </w:tcPr>
          <w:p w14:paraId="155C298C" w14:textId="77777777" w:rsidR="00BC7543" w:rsidRPr="00A96794" w:rsidRDefault="00BC7543" w:rsidP="008C42C4">
            <w:pPr>
              <w:spacing w:before="20" w:after="20"/>
              <w:rPr>
                <w:rFonts w:eastAsia="ヒラギノ明朝 Pro W6"/>
              </w:rPr>
            </w:pPr>
            <w:r w:rsidRPr="00A96794">
              <w:rPr>
                <w:rFonts w:eastAsia="ヒラギノ明朝 Pro W6"/>
              </w:rPr>
              <w:t>piikaroitt/i</w:t>
            </w:r>
          </w:p>
        </w:tc>
        <w:tc>
          <w:tcPr>
            <w:tcW w:w="0" w:type="auto"/>
            <w:tcBorders>
              <w:top w:val="nil"/>
              <w:bottom w:val="nil"/>
            </w:tcBorders>
            <w:shd w:val="clear" w:color="auto" w:fill="auto"/>
          </w:tcPr>
          <w:p w14:paraId="0BB2A7DE" w14:textId="77777777" w:rsidR="00BC7543" w:rsidRPr="00A96794" w:rsidRDefault="00BC7543" w:rsidP="008C42C4">
            <w:pPr>
              <w:spacing w:before="20" w:after="20"/>
              <w:rPr>
                <w:rFonts w:eastAsia="ヒラギノ明朝 Pro W6"/>
              </w:rPr>
            </w:pPr>
            <w:r w:rsidRPr="00A96794">
              <w:rPr>
                <w:rFonts w:eastAsia="ヒラギノ明朝 Pro W6"/>
              </w:rPr>
              <w:t>piikaroitt/i/ma</w:t>
            </w:r>
          </w:p>
        </w:tc>
        <w:tc>
          <w:tcPr>
            <w:tcW w:w="0" w:type="auto"/>
            <w:tcBorders>
              <w:top w:val="nil"/>
              <w:bottom w:val="nil"/>
            </w:tcBorders>
            <w:shd w:val="clear" w:color="auto" w:fill="auto"/>
          </w:tcPr>
          <w:p w14:paraId="5FDEB87A" w14:textId="77777777" w:rsidR="00BC7543" w:rsidRPr="00A96794" w:rsidRDefault="00BC7543" w:rsidP="008C42C4">
            <w:pPr>
              <w:spacing w:before="20" w:after="20"/>
              <w:rPr>
                <w:rFonts w:eastAsia="ヒラギノ明朝 Pro W6"/>
              </w:rPr>
            </w:pPr>
            <w:r w:rsidRPr="00A96794">
              <w:rPr>
                <w:rFonts w:eastAsia="ヒラギノ明朝 Pro W6"/>
              </w:rPr>
              <w:t>piikaroi/thiin</w:t>
            </w:r>
          </w:p>
        </w:tc>
      </w:tr>
      <w:tr w:rsidR="00BC7543" w:rsidRPr="00A96794" w14:paraId="590AB5BE" w14:textId="77777777" w:rsidTr="008C42C4">
        <w:trPr>
          <w:cantSplit/>
          <w:trHeight w:val="268"/>
        </w:trPr>
        <w:tc>
          <w:tcPr>
            <w:tcW w:w="0" w:type="auto"/>
            <w:vMerge w:val="restart"/>
            <w:tcBorders>
              <w:top w:val="nil"/>
            </w:tcBorders>
            <w:shd w:val="clear" w:color="auto" w:fill="auto"/>
          </w:tcPr>
          <w:p w14:paraId="135523D7" w14:textId="77777777" w:rsidR="00BC7543" w:rsidRPr="00A96794" w:rsidRDefault="00BC7543" w:rsidP="008C42C4">
            <w:pPr>
              <w:spacing w:before="20" w:after="20"/>
              <w:rPr>
                <w:rFonts w:eastAsia="ヒラギノ明朝 Pro W6"/>
              </w:rPr>
            </w:pPr>
            <w:r w:rsidRPr="00A96794">
              <w:rPr>
                <w:rFonts w:eastAsia="ヒラギノ明朝 Pro W6"/>
              </w:rPr>
              <w:t xml:space="preserve">4.3 </w:t>
            </w:r>
            <w:r w:rsidRPr="00A96794">
              <w:rPr>
                <w:rFonts w:eastAsia="ヒラギノ明朝 Pro W6"/>
                <w:i/>
              </w:rPr>
              <w:t>ne-</w:t>
            </w:r>
            <w:r w:rsidRPr="00A96794">
              <w:rPr>
                <w:rFonts w:eastAsia="ヒラギノ明朝 Pro W6"/>
              </w:rPr>
              <w:t>verbit</w:t>
            </w:r>
          </w:p>
        </w:tc>
        <w:tc>
          <w:tcPr>
            <w:tcW w:w="0" w:type="auto"/>
            <w:tcBorders>
              <w:top w:val="nil"/>
              <w:bottom w:val="nil"/>
            </w:tcBorders>
          </w:tcPr>
          <w:p w14:paraId="444CB52A" w14:textId="77777777" w:rsidR="00BC7543" w:rsidRPr="00A96794" w:rsidRDefault="00BC7543" w:rsidP="008C42C4">
            <w:pPr>
              <w:spacing w:before="20" w:after="20"/>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j)e/tä</w:t>
            </w:r>
          </w:p>
        </w:tc>
        <w:tc>
          <w:tcPr>
            <w:tcW w:w="0" w:type="auto"/>
            <w:tcBorders>
              <w:top w:val="nil"/>
              <w:bottom w:val="nil"/>
            </w:tcBorders>
            <w:shd w:val="clear" w:color="auto" w:fill="auto"/>
          </w:tcPr>
          <w:p w14:paraId="4DCEDFBA" w14:textId="77777777" w:rsidR="00BC7543" w:rsidRPr="00A96794" w:rsidRDefault="00BC7543" w:rsidP="008C42C4">
            <w:pPr>
              <w:spacing w:before="20" w:after="20"/>
              <w:rPr>
                <w:rFonts w:eastAsia="ヒラギノ明朝 Pro W6"/>
              </w:rPr>
            </w:pPr>
            <w:r w:rsidRPr="00A96794">
              <w:rPr>
                <w:rFonts w:eastAsia="ヒラギノ明朝 Pro W6"/>
              </w:rPr>
              <w:t>liken/i/t</w:t>
            </w:r>
          </w:p>
        </w:tc>
        <w:tc>
          <w:tcPr>
            <w:tcW w:w="0" w:type="auto"/>
            <w:tcBorders>
              <w:top w:val="nil"/>
              <w:bottom w:val="nil"/>
            </w:tcBorders>
            <w:shd w:val="clear" w:color="auto" w:fill="auto"/>
          </w:tcPr>
          <w:p w14:paraId="1469C9C0" w14:textId="77777777" w:rsidR="00BC7543" w:rsidRPr="00A96794" w:rsidRDefault="00BC7543" w:rsidP="008C42C4">
            <w:pPr>
              <w:spacing w:before="20" w:after="20"/>
              <w:rPr>
                <w:rFonts w:eastAsia="ヒラギノ明朝 Pro W6"/>
              </w:rPr>
            </w:pPr>
            <w:r w:rsidRPr="00A96794">
              <w:rPr>
                <w:rFonts w:eastAsia="ヒラギノ明朝 Pro W6"/>
              </w:rPr>
              <w:t>liken/i</w:t>
            </w:r>
          </w:p>
        </w:tc>
        <w:tc>
          <w:tcPr>
            <w:tcW w:w="0" w:type="auto"/>
            <w:tcBorders>
              <w:top w:val="nil"/>
              <w:bottom w:val="nil"/>
            </w:tcBorders>
            <w:shd w:val="clear" w:color="auto" w:fill="auto"/>
          </w:tcPr>
          <w:p w14:paraId="396D82CC" w14:textId="77777777" w:rsidR="00BC7543" w:rsidRPr="00A96794" w:rsidRDefault="00BC7543" w:rsidP="008C42C4">
            <w:pPr>
              <w:spacing w:before="20" w:after="20"/>
              <w:rPr>
                <w:rFonts w:eastAsia="ヒラギノ明朝 Pro W6"/>
              </w:rPr>
            </w:pPr>
            <w:r w:rsidRPr="00A96794">
              <w:rPr>
                <w:rFonts w:eastAsia="ヒラギノ明朝 Pro W6"/>
              </w:rPr>
              <w:t>liken/i/mmä</w:t>
            </w:r>
          </w:p>
        </w:tc>
        <w:tc>
          <w:tcPr>
            <w:tcW w:w="0" w:type="auto"/>
            <w:tcBorders>
              <w:top w:val="nil"/>
              <w:bottom w:val="nil"/>
            </w:tcBorders>
            <w:shd w:val="clear" w:color="auto" w:fill="auto"/>
          </w:tcPr>
          <w:p w14:paraId="393FA0DB" w14:textId="77777777" w:rsidR="00BC7543" w:rsidRPr="00A96794" w:rsidRDefault="00BC7543" w:rsidP="008C42C4">
            <w:pPr>
              <w:spacing w:before="20" w:after="20"/>
              <w:rPr>
                <w:rFonts w:eastAsia="ヒラギノ明朝 Pro W6"/>
              </w:rPr>
            </w:pPr>
            <w:r w:rsidRPr="00A96794">
              <w:rPr>
                <w:rFonts w:eastAsia="ヒラギノ明朝 Pro W6"/>
              </w:rPr>
              <w:t>li</w:t>
            </w:r>
            <w:r>
              <w:rPr>
                <w:rFonts w:eastAsia="ヒラギノ明朝 Pro W6"/>
              </w:rPr>
              <w:t>(j)</w:t>
            </w:r>
            <w:r w:rsidRPr="00A96794">
              <w:rPr>
                <w:rFonts w:eastAsia="ヒラギノ明朝 Pro W6"/>
              </w:rPr>
              <w:t>e/thiin</w:t>
            </w:r>
          </w:p>
        </w:tc>
      </w:tr>
      <w:tr w:rsidR="00BC7543" w:rsidRPr="00A96794" w14:paraId="4C317033" w14:textId="77777777" w:rsidTr="008C42C4">
        <w:trPr>
          <w:cantSplit/>
          <w:trHeight w:val="268"/>
        </w:trPr>
        <w:tc>
          <w:tcPr>
            <w:tcW w:w="0" w:type="auto"/>
            <w:vMerge/>
            <w:tcBorders>
              <w:bottom w:val="nil"/>
            </w:tcBorders>
            <w:shd w:val="clear" w:color="auto" w:fill="auto"/>
          </w:tcPr>
          <w:p w14:paraId="0AEB1F1B"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7915038E" w14:textId="2D39BC06" w:rsidR="00BC7543" w:rsidRPr="00A96794" w:rsidRDefault="00BC7543" w:rsidP="008C42C4">
            <w:pPr>
              <w:spacing w:before="20" w:after="20"/>
              <w:rPr>
                <w:rFonts w:eastAsia="ヒラギノ明朝 Pro W6"/>
              </w:rPr>
            </w:pPr>
            <w:r w:rsidRPr="00A96794">
              <w:rPr>
                <w:rFonts w:eastAsia="ヒラギノ明朝 Pro W6"/>
              </w:rPr>
              <w:t>vanhe/ta</w:t>
            </w:r>
          </w:p>
        </w:tc>
        <w:tc>
          <w:tcPr>
            <w:tcW w:w="0" w:type="auto"/>
            <w:tcBorders>
              <w:top w:val="nil"/>
              <w:bottom w:val="nil"/>
            </w:tcBorders>
            <w:shd w:val="clear" w:color="auto" w:fill="auto"/>
          </w:tcPr>
          <w:p w14:paraId="363659FE" w14:textId="77777777" w:rsidR="00BC7543" w:rsidRPr="00A96794" w:rsidRDefault="00BC7543" w:rsidP="008C42C4">
            <w:pPr>
              <w:spacing w:before="20" w:after="20"/>
              <w:rPr>
                <w:rFonts w:eastAsia="ヒラギノ明朝 Pro W6"/>
              </w:rPr>
            </w:pPr>
            <w:r w:rsidRPr="00A96794">
              <w:rPr>
                <w:rFonts w:eastAsia="ヒラギノ明朝 Pro W6"/>
              </w:rPr>
              <w:t>vanhen/i/t</w:t>
            </w:r>
          </w:p>
        </w:tc>
        <w:tc>
          <w:tcPr>
            <w:tcW w:w="0" w:type="auto"/>
            <w:tcBorders>
              <w:top w:val="nil"/>
              <w:bottom w:val="nil"/>
            </w:tcBorders>
            <w:shd w:val="clear" w:color="auto" w:fill="auto"/>
          </w:tcPr>
          <w:p w14:paraId="5E274568" w14:textId="77777777" w:rsidR="00BC7543" w:rsidRPr="00A96794" w:rsidRDefault="00BC7543" w:rsidP="008C42C4">
            <w:pPr>
              <w:spacing w:before="20" w:after="20"/>
              <w:rPr>
                <w:rFonts w:eastAsia="ヒラギノ明朝 Pro W6"/>
              </w:rPr>
            </w:pPr>
            <w:r w:rsidRPr="00A96794">
              <w:rPr>
                <w:rFonts w:eastAsia="ヒラギノ明朝 Pro W6"/>
              </w:rPr>
              <w:t>vanhen/i</w:t>
            </w:r>
          </w:p>
        </w:tc>
        <w:tc>
          <w:tcPr>
            <w:tcW w:w="0" w:type="auto"/>
            <w:tcBorders>
              <w:top w:val="nil"/>
              <w:bottom w:val="nil"/>
            </w:tcBorders>
            <w:shd w:val="clear" w:color="auto" w:fill="auto"/>
          </w:tcPr>
          <w:p w14:paraId="239E8258" w14:textId="77777777" w:rsidR="00BC7543" w:rsidRPr="00A96794" w:rsidRDefault="00BC7543" w:rsidP="008C42C4">
            <w:pPr>
              <w:spacing w:before="20" w:after="20"/>
              <w:rPr>
                <w:rFonts w:eastAsia="ヒラギノ明朝 Pro W6"/>
              </w:rPr>
            </w:pPr>
            <w:r w:rsidRPr="00A96794">
              <w:rPr>
                <w:rFonts w:eastAsia="ヒラギノ明朝 Pro W6"/>
              </w:rPr>
              <w:t>vanhen/i/mma</w:t>
            </w:r>
          </w:p>
        </w:tc>
        <w:tc>
          <w:tcPr>
            <w:tcW w:w="0" w:type="auto"/>
            <w:tcBorders>
              <w:top w:val="nil"/>
              <w:bottom w:val="nil"/>
            </w:tcBorders>
            <w:shd w:val="clear" w:color="auto" w:fill="auto"/>
          </w:tcPr>
          <w:p w14:paraId="12FB4276" w14:textId="77777777" w:rsidR="00BC7543" w:rsidRPr="00A96794" w:rsidRDefault="00BC7543" w:rsidP="008C42C4">
            <w:pPr>
              <w:spacing w:before="20" w:after="20"/>
              <w:rPr>
                <w:rFonts w:eastAsia="ヒラギノ明朝 Pro W6"/>
              </w:rPr>
            </w:pPr>
            <w:r w:rsidRPr="00A96794">
              <w:rPr>
                <w:rFonts w:eastAsia="ヒラギノ明朝 Pro W6"/>
              </w:rPr>
              <w:t>vanhe/thiin</w:t>
            </w:r>
          </w:p>
        </w:tc>
      </w:tr>
      <w:tr w:rsidR="00BC7543" w:rsidRPr="00A96794" w14:paraId="79C1F830" w14:textId="77777777" w:rsidTr="008C42C4">
        <w:trPr>
          <w:cantSplit/>
          <w:trHeight w:val="256"/>
        </w:trPr>
        <w:tc>
          <w:tcPr>
            <w:tcW w:w="0" w:type="auto"/>
            <w:vMerge w:val="restart"/>
            <w:tcBorders>
              <w:top w:val="nil"/>
            </w:tcBorders>
            <w:shd w:val="clear" w:color="auto" w:fill="auto"/>
          </w:tcPr>
          <w:p w14:paraId="1FAA2B5F" w14:textId="77777777" w:rsidR="00BC7543" w:rsidRPr="00A96794" w:rsidRDefault="00BC7543" w:rsidP="008C42C4">
            <w:pPr>
              <w:spacing w:before="20" w:after="20"/>
              <w:rPr>
                <w:rFonts w:eastAsia="ヒラギノ明朝 Pro W6"/>
              </w:rPr>
            </w:pPr>
            <w:r w:rsidRPr="00A96794">
              <w:rPr>
                <w:rFonts w:eastAsia="ヒラギノ明朝 Pro W6"/>
              </w:rPr>
              <w:t>4.4 Kokkoontuma-</w:t>
            </w:r>
          </w:p>
          <w:p w14:paraId="5E4EA2FE" w14:textId="77777777" w:rsidR="00BC7543" w:rsidRPr="00A96794" w:rsidRDefault="00BC7543" w:rsidP="008C42C4">
            <w:pPr>
              <w:spacing w:before="20" w:after="20"/>
              <w:rPr>
                <w:rFonts w:eastAsia="ヒラギノ明朝 Pro W6"/>
              </w:rPr>
            </w:pPr>
            <w:r w:rsidRPr="00A96794">
              <w:rPr>
                <w:rFonts w:eastAsia="ヒラギノ明朝 Pro W6"/>
              </w:rPr>
              <w:t>verbit</w:t>
            </w:r>
          </w:p>
        </w:tc>
        <w:tc>
          <w:tcPr>
            <w:tcW w:w="0" w:type="auto"/>
            <w:tcBorders>
              <w:top w:val="nil"/>
              <w:bottom w:val="nil"/>
            </w:tcBorders>
          </w:tcPr>
          <w:p w14:paraId="09CFCF0E" w14:textId="77777777" w:rsidR="00BC7543" w:rsidRPr="00A96794" w:rsidRDefault="00BC7543" w:rsidP="008C42C4">
            <w:pPr>
              <w:spacing w:before="20" w:after="20"/>
              <w:rPr>
                <w:rFonts w:eastAsia="ヒラギノ明朝 Pro W6"/>
              </w:rPr>
            </w:pPr>
            <w:r w:rsidRPr="00A96794">
              <w:rPr>
                <w:rFonts w:eastAsia="ヒラギノ明朝 Pro W6"/>
              </w:rPr>
              <w:t>jatka/ta</w:t>
            </w:r>
          </w:p>
        </w:tc>
        <w:tc>
          <w:tcPr>
            <w:tcW w:w="0" w:type="auto"/>
            <w:tcBorders>
              <w:top w:val="nil"/>
              <w:bottom w:val="nil"/>
            </w:tcBorders>
            <w:shd w:val="clear" w:color="auto" w:fill="auto"/>
          </w:tcPr>
          <w:p w14:paraId="04470B54" w14:textId="77777777" w:rsidR="00BC7543" w:rsidRPr="00A96794" w:rsidRDefault="00BC7543" w:rsidP="008C42C4">
            <w:pPr>
              <w:spacing w:before="20" w:after="20"/>
              <w:rPr>
                <w:rFonts w:eastAsia="ヒラギノ明朝 Pro W6"/>
              </w:rPr>
            </w:pPr>
            <w:r w:rsidRPr="00A96794">
              <w:rPr>
                <w:rFonts w:eastAsia="ヒラギノ明朝 Pro W6"/>
              </w:rPr>
              <w:t>jatka/si/t</w:t>
            </w:r>
          </w:p>
        </w:tc>
        <w:tc>
          <w:tcPr>
            <w:tcW w:w="0" w:type="auto"/>
            <w:tcBorders>
              <w:top w:val="nil"/>
              <w:bottom w:val="nil"/>
            </w:tcBorders>
            <w:shd w:val="clear" w:color="auto" w:fill="auto"/>
          </w:tcPr>
          <w:p w14:paraId="348A54AE" w14:textId="77777777" w:rsidR="00BC7543" w:rsidRPr="00A96794" w:rsidRDefault="00BC7543" w:rsidP="008C42C4">
            <w:pPr>
              <w:spacing w:before="20" w:after="20"/>
              <w:rPr>
                <w:rFonts w:eastAsia="ヒラギノ明朝 Pro W6"/>
              </w:rPr>
            </w:pPr>
            <w:r w:rsidRPr="00A96794">
              <w:rPr>
                <w:rFonts w:eastAsia="ヒラギノ明朝 Pro W6"/>
              </w:rPr>
              <w:t>jatka/s</w:t>
            </w:r>
          </w:p>
        </w:tc>
        <w:tc>
          <w:tcPr>
            <w:tcW w:w="0" w:type="auto"/>
            <w:tcBorders>
              <w:top w:val="nil"/>
              <w:bottom w:val="nil"/>
            </w:tcBorders>
            <w:shd w:val="clear" w:color="auto" w:fill="auto"/>
          </w:tcPr>
          <w:p w14:paraId="39DF75C5" w14:textId="77777777" w:rsidR="00BC7543" w:rsidRPr="00A96794" w:rsidRDefault="00BC7543" w:rsidP="008C42C4">
            <w:pPr>
              <w:spacing w:before="20" w:after="20"/>
              <w:rPr>
                <w:rFonts w:eastAsia="ヒラギノ明朝 Pro W6"/>
              </w:rPr>
            </w:pPr>
            <w:r w:rsidRPr="00A96794">
              <w:rPr>
                <w:rFonts w:eastAsia="ヒラギノ明朝 Pro W6"/>
              </w:rPr>
              <w:t>jatka/si/mma</w:t>
            </w:r>
          </w:p>
        </w:tc>
        <w:tc>
          <w:tcPr>
            <w:tcW w:w="0" w:type="auto"/>
            <w:tcBorders>
              <w:top w:val="nil"/>
              <w:bottom w:val="nil"/>
            </w:tcBorders>
            <w:shd w:val="clear" w:color="auto" w:fill="auto"/>
          </w:tcPr>
          <w:p w14:paraId="4CB5E93F" w14:textId="77777777" w:rsidR="00BC7543" w:rsidRPr="00A96794" w:rsidRDefault="00BC7543" w:rsidP="008C42C4">
            <w:pPr>
              <w:spacing w:before="20" w:after="20"/>
              <w:rPr>
                <w:rFonts w:eastAsia="ヒラギノ明朝 Pro W6"/>
              </w:rPr>
            </w:pPr>
            <w:r w:rsidRPr="00A96794">
              <w:rPr>
                <w:rFonts w:eastAsia="ヒラギノ明朝 Pro W6"/>
              </w:rPr>
              <w:t>jatka/thiin</w:t>
            </w:r>
          </w:p>
        </w:tc>
      </w:tr>
      <w:tr w:rsidR="00BC7543" w:rsidRPr="00A96794" w14:paraId="2F6B3EC6" w14:textId="77777777" w:rsidTr="008C42C4">
        <w:trPr>
          <w:cantSplit/>
          <w:trHeight w:val="255"/>
        </w:trPr>
        <w:tc>
          <w:tcPr>
            <w:tcW w:w="0" w:type="auto"/>
            <w:vMerge/>
            <w:shd w:val="clear" w:color="auto" w:fill="auto"/>
          </w:tcPr>
          <w:p w14:paraId="215B55A1"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47F0D5A2" w14:textId="77777777" w:rsidR="00BC7543" w:rsidRPr="00A96794" w:rsidRDefault="00BC7543" w:rsidP="008C42C4">
            <w:pPr>
              <w:spacing w:before="20" w:after="20"/>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j)ä/tä</w:t>
            </w:r>
          </w:p>
        </w:tc>
        <w:tc>
          <w:tcPr>
            <w:tcW w:w="0" w:type="auto"/>
            <w:tcBorders>
              <w:top w:val="nil"/>
              <w:bottom w:val="nil"/>
            </w:tcBorders>
            <w:shd w:val="clear" w:color="auto" w:fill="auto"/>
          </w:tcPr>
          <w:p w14:paraId="7D408103" w14:textId="77777777" w:rsidR="00BC7543" w:rsidRPr="00A96794" w:rsidRDefault="00BC7543" w:rsidP="008C42C4">
            <w:pPr>
              <w:spacing w:before="20" w:after="20"/>
              <w:rPr>
                <w:rFonts w:eastAsia="ヒラギノ明朝 Pro W6"/>
              </w:rPr>
            </w:pPr>
            <w:r w:rsidRPr="00A96794">
              <w:rPr>
                <w:rFonts w:eastAsia="ヒラギノ明朝 Pro W6"/>
              </w:rPr>
              <w:t>pölkä/si/t</w:t>
            </w:r>
          </w:p>
        </w:tc>
        <w:tc>
          <w:tcPr>
            <w:tcW w:w="0" w:type="auto"/>
            <w:tcBorders>
              <w:top w:val="nil"/>
              <w:bottom w:val="nil"/>
            </w:tcBorders>
            <w:shd w:val="clear" w:color="auto" w:fill="auto"/>
          </w:tcPr>
          <w:p w14:paraId="2EA25623" w14:textId="77777777" w:rsidR="00BC7543" w:rsidRPr="00A96794" w:rsidRDefault="00BC7543" w:rsidP="008C42C4">
            <w:pPr>
              <w:spacing w:before="20" w:after="20"/>
              <w:rPr>
                <w:rFonts w:eastAsia="ヒラギノ明朝 Pro W6"/>
              </w:rPr>
            </w:pPr>
            <w:r w:rsidRPr="00A96794">
              <w:rPr>
                <w:rFonts w:eastAsia="ヒラギノ明朝 Pro W6"/>
              </w:rPr>
              <w:t>pölkä/s</w:t>
            </w:r>
          </w:p>
        </w:tc>
        <w:tc>
          <w:tcPr>
            <w:tcW w:w="0" w:type="auto"/>
            <w:tcBorders>
              <w:top w:val="nil"/>
              <w:bottom w:val="nil"/>
            </w:tcBorders>
            <w:shd w:val="clear" w:color="auto" w:fill="auto"/>
          </w:tcPr>
          <w:p w14:paraId="24CF54E8" w14:textId="77777777" w:rsidR="00BC7543" w:rsidRPr="00A96794" w:rsidRDefault="00BC7543" w:rsidP="008C42C4">
            <w:pPr>
              <w:spacing w:before="20" w:after="20"/>
              <w:rPr>
                <w:rFonts w:eastAsia="ヒラギノ明朝 Pro W6"/>
              </w:rPr>
            </w:pPr>
            <w:r w:rsidRPr="00A96794">
              <w:rPr>
                <w:rFonts w:eastAsia="ヒラギノ明朝 Pro W6"/>
              </w:rPr>
              <w:t>pölkä/si/mmä</w:t>
            </w:r>
          </w:p>
        </w:tc>
        <w:tc>
          <w:tcPr>
            <w:tcW w:w="0" w:type="auto"/>
            <w:tcBorders>
              <w:top w:val="nil"/>
              <w:bottom w:val="nil"/>
            </w:tcBorders>
            <w:shd w:val="clear" w:color="auto" w:fill="auto"/>
          </w:tcPr>
          <w:p w14:paraId="40F91A1A" w14:textId="77777777" w:rsidR="00BC7543" w:rsidRPr="00A96794" w:rsidRDefault="00BC7543" w:rsidP="008C42C4">
            <w:pPr>
              <w:spacing w:before="20" w:after="20"/>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j)ä/thiin</w:t>
            </w:r>
          </w:p>
        </w:tc>
      </w:tr>
      <w:tr w:rsidR="00BC7543" w:rsidRPr="00A96794" w14:paraId="6E7655A0" w14:textId="77777777" w:rsidTr="008C42C4">
        <w:trPr>
          <w:cantSplit/>
          <w:trHeight w:val="255"/>
        </w:trPr>
        <w:tc>
          <w:tcPr>
            <w:tcW w:w="0" w:type="auto"/>
            <w:vMerge/>
            <w:shd w:val="clear" w:color="auto" w:fill="auto"/>
          </w:tcPr>
          <w:p w14:paraId="4053F7EA" w14:textId="77777777" w:rsidR="00BC7543" w:rsidRPr="00A96794" w:rsidRDefault="00BC7543" w:rsidP="008C42C4">
            <w:pPr>
              <w:spacing w:before="20" w:after="20"/>
              <w:rPr>
                <w:rFonts w:eastAsia="ヒラギノ明朝 Pro W6"/>
              </w:rPr>
            </w:pPr>
          </w:p>
        </w:tc>
        <w:tc>
          <w:tcPr>
            <w:tcW w:w="0" w:type="auto"/>
            <w:tcBorders>
              <w:top w:val="nil"/>
              <w:bottom w:val="nil"/>
            </w:tcBorders>
          </w:tcPr>
          <w:p w14:paraId="705A9882" w14:textId="77777777" w:rsidR="00BC7543" w:rsidRPr="00A96794" w:rsidRDefault="00BC7543" w:rsidP="008C42C4">
            <w:pPr>
              <w:spacing w:before="20" w:after="20"/>
              <w:rPr>
                <w:rFonts w:eastAsia="ヒラギノ明朝 Pro W6"/>
              </w:rPr>
            </w:pPr>
            <w:r w:rsidRPr="00A96794">
              <w:rPr>
                <w:rFonts w:eastAsia="ヒラギノ明朝 Pro W6"/>
              </w:rPr>
              <w:t>keri/tä</w:t>
            </w:r>
          </w:p>
        </w:tc>
        <w:tc>
          <w:tcPr>
            <w:tcW w:w="0" w:type="auto"/>
            <w:tcBorders>
              <w:top w:val="nil"/>
              <w:bottom w:val="nil"/>
            </w:tcBorders>
            <w:shd w:val="clear" w:color="auto" w:fill="auto"/>
          </w:tcPr>
          <w:p w14:paraId="5E999E86" w14:textId="77777777" w:rsidR="00BC7543" w:rsidRPr="00A96794" w:rsidRDefault="00BC7543" w:rsidP="008C42C4">
            <w:pPr>
              <w:spacing w:before="20" w:after="20"/>
              <w:rPr>
                <w:rFonts w:eastAsia="ヒラギノ明朝 Pro W6"/>
              </w:rPr>
            </w:pPr>
            <w:r w:rsidRPr="00A96794">
              <w:rPr>
                <w:rFonts w:eastAsia="ヒラギノ明朝 Pro W6"/>
              </w:rPr>
              <w:t>kerki/si/t</w:t>
            </w:r>
          </w:p>
        </w:tc>
        <w:tc>
          <w:tcPr>
            <w:tcW w:w="0" w:type="auto"/>
            <w:tcBorders>
              <w:top w:val="nil"/>
              <w:bottom w:val="nil"/>
            </w:tcBorders>
            <w:shd w:val="clear" w:color="auto" w:fill="auto"/>
          </w:tcPr>
          <w:p w14:paraId="466358B7" w14:textId="77777777" w:rsidR="00BC7543" w:rsidRPr="00A96794" w:rsidRDefault="00BC7543" w:rsidP="008C42C4">
            <w:pPr>
              <w:spacing w:before="20" w:after="20"/>
              <w:rPr>
                <w:rFonts w:eastAsia="ヒラギノ明朝 Pro W6"/>
              </w:rPr>
            </w:pPr>
            <w:r w:rsidRPr="00A96794">
              <w:rPr>
                <w:rFonts w:eastAsia="ヒラギノ明朝 Pro W6"/>
              </w:rPr>
              <w:t>kerki/s</w:t>
            </w:r>
          </w:p>
        </w:tc>
        <w:tc>
          <w:tcPr>
            <w:tcW w:w="0" w:type="auto"/>
            <w:tcBorders>
              <w:top w:val="nil"/>
              <w:bottom w:val="nil"/>
            </w:tcBorders>
            <w:shd w:val="clear" w:color="auto" w:fill="auto"/>
          </w:tcPr>
          <w:p w14:paraId="6C4F3CBE" w14:textId="77777777" w:rsidR="00BC7543" w:rsidRPr="00A96794" w:rsidRDefault="00BC7543" w:rsidP="008C42C4">
            <w:pPr>
              <w:spacing w:before="20" w:after="20"/>
              <w:rPr>
                <w:rFonts w:eastAsia="ヒラギノ明朝 Pro W6"/>
              </w:rPr>
            </w:pPr>
            <w:r w:rsidRPr="00A96794">
              <w:rPr>
                <w:rFonts w:eastAsia="ヒラギノ明朝 Pro W6"/>
              </w:rPr>
              <w:t>kerki/si/mmä</w:t>
            </w:r>
          </w:p>
        </w:tc>
        <w:tc>
          <w:tcPr>
            <w:tcW w:w="0" w:type="auto"/>
            <w:tcBorders>
              <w:top w:val="nil"/>
              <w:bottom w:val="nil"/>
            </w:tcBorders>
            <w:shd w:val="clear" w:color="auto" w:fill="auto"/>
          </w:tcPr>
          <w:p w14:paraId="36DA442D" w14:textId="77777777" w:rsidR="00BC7543" w:rsidRPr="00A96794" w:rsidRDefault="00BC7543" w:rsidP="008C42C4">
            <w:pPr>
              <w:spacing w:before="20" w:after="20"/>
              <w:rPr>
                <w:rFonts w:eastAsia="ヒラギノ明朝 Pro W6"/>
              </w:rPr>
            </w:pPr>
            <w:r w:rsidRPr="00A96794">
              <w:rPr>
                <w:rFonts w:eastAsia="ヒラギノ明朝 Pro W6"/>
              </w:rPr>
              <w:t>keri/thiin</w:t>
            </w:r>
          </w:p>
        </w:tc>
      </w:tr>
      <w:tr w:rsidR="00BC7543" w:rsidRPr="00A96794" w14:paraId="2B76FA10" w14:textId="77777777" w:rsidTr="008C42C4">
        <w:trPr>
          <w:cantSplit/>
          <w:trHeight w:val="255"/>
        </w:trPr>
        <w:tc>
          <w:tcPr>
            <w:tcW w:w="0" w:type="auto"/>
            <w:vMerge/>
            <w:shd w:val="clear" w:color="auto" w:fill="auto"/>
          </w:tcPr>
          <w:p w14:paraId="4CBFCED0" w14:textId="77777777" w:rsidR="00BC7543" w:rsidRPr="00A96794" w:rsidRDefault="00BC7543" w:rsidP="008C42C4">
            <w:pPr>
              <w:spacing w:before="20" w:after="20"/>
              <w:rPr>
                <w:rFonts w:eastAsia="ヒラギノ明朝 Pro W6"/>
              </w:rPr>
            </w:pPr>
          </w:p>
        </w:tc>
        <w:tc>
          <w:tcPr>
            <w:tcW w:w="0" w:type="auto"/>
            <w:tcBorders>
              <w:top w:val="nil"/>
            </w:tcBorders>
          </w:tcPr>
          <w:p w14:paraId="756DECC8" w14:textId="77777777" w:rsidR="00BC7543" w:rsidRPr="00A96794" w:rsidRDefault="00BC7543" w:rsidP="008C42C4">
            <w:pPr>
              <w:spacing w:before="20" w:after="20"/>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đ)o/ta</w:t>
            </w:r>
          </w:p>
        </w:tc>
        <w:tc>
          <w:tcPr>
            <w:tcW w:w="0" w:type="auto"/>
            <w:tcBorders>
              <w:top w:val="nil"/>
            </w:tcBorders>
            <w:shd w:val="clear" w:color="auto" w:fill="auto"/>
          </w:tcPr>
          <w:p w14:paraId="1521B217" w14:textId="77777777" w:rsidR="00BC7543" w:rsidRPr="00A96794" w:rsidRDefault="00BC7543" w:rsidP="008C42C4">
            <w:pPr>
              <w:spacing w:before="20" w:after="20"/>
              <w:rPr>
                <w:rFonts w:eastAsia="ヒラギノ明朝 Pro W6"/>
              </w:rPr>
            </w:pPr>
            <w:r w:rsidRPr="00A96794">
              <w:rPr>
                <w:rFonts w:eastAsia="ヒラギノ明朝 Pro W6"/>
              </w:rPr>
              <w:t>kato/si/t</w:t>
            </w:r>
          </w:p>
        </w:tc>
        <w:tc>
          <w:tcPr>
            <w:tcW w:w="0" w:type="auto"/>
            <w:tcBorders>
              <w:top w:val="nil"/>
            </w:tcBorders>
            <w:shd w:val="clear" w:color="auto" w:fill="auto"/>
          </w:tcPr>
          <w:p w14:paraId="48B9D287" w14:textId="77777777" w:rsidR="00BC7543" w:rsidRPr="00A96794" w:rsidRDefault="00BC7543" w:rsidP="008C42C4">
            <w:pPr>
              <w:spacing w:before="20" w:after="20"/>
              <w:rPr>
                <w:rFonts w:eastAsia="ヒラギノ明朝 Pro W6"/>
              </w:rPr>
            </w:pPr>
            <w:r w:rsidRPr="00A96794">
              <w:rPr>
                <w:rFonts w:eastAsia="ヒラギノ明朝 Pro W6"/>
              </w:rPr>
              <w:t>kato/s</w:t>
            </w:r>
          </w:p>
        </w:tc>
        <w:tc>
          <w:tcPr>
            <w:tcW w:w="0" w:type="auto"/>
            <w:tcBorders>
              <w:top w:val="nil"/>
            </w:tcBorders>
            <w:shd w:val="clear" w:color="auto" w:fill="auto"/>
          </w:tcPr>
          <w:p w14:paraId="1BCE6B66" w14:textId="77777777" w:rsidR="00BC7543" w:rsidRPr="00A96794" w:rsidRDefault="00BC7543" w:rsidP="008C42C4">
            <w:pPr>
              <w:spacing w:before="20" w:after="20"/>
              <w:rPr>
                <w:rFonts w:eastAsia="ヒラギノ明朝 Pro W6"/>
              </w:rPr>
            </w:pPr>
            <w:r w:rsidRPr="00A96794">
              <w:rPr>
                <w:rFonts w:eastAsia="ヒラギノ明朝 Pro W6"/>
              </w:rPr>
              <w:t>kato/si/mma</w:t>
            </w:r>
          </w:p>
        </w:tc>
        <w:tc>
          <w:tcPr>
            <w:tcW w:w="0" w:type="auto"/>
            <w:tcBorders>
              <w:top w:val="nil"/>
            </w:tcBorders>
            <w:shd w:val="clear" w:color="auto" w:fill="auto"/>
          </w:tcPr>
          <w:p w14:paraId="58FAE02D" w14:textId="77777777" w:rsidR="00BC7543" w:rsidRPr="00A96794" w:rsidRDefault="00BC7543" w:rsidP="008C42C4">
            <w:pPr>
              <w:spacing w:before="20" w:after="20"/>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đ)o/thiin</w:t>
            </w:r>
          </w:p>
        </w:tc>
      </w:tr>
    </w:tbl>
    <w:p w14:paraId="0E63F7E1" w14:textId="77777777" w:rsidR="00BC7543" w:rsidRPr="00A95D68" w:rsidRDefault="00BC7543" w:rsidP="00BC7543">
      <w:pPr>
        <w:pStyle w:val="Brdtekst"/>
        <w:spacing w:before="120"/>
      </w:pPr>
      <w:bookmarkStart w:id="1602" w:name="Preteritingraadivaihettelu"/>
      <w:bookmarkStart w:id="1603" w:name="_5.6.1._Preteritin_graadivaihettelu"/>
      <w:bookmarkEnd w:id="1602"/>
      <w:bookmarkEnd w:id="1603"/>
      <w:r w:rsidRPr="00A95D68">
        <w:t xml:space="preserve">Singulaarin 1. persoonan haamun saama, ko vaihetemma singulaarin 2. persoonan suffiksin </w:t>
      </w:r>
      <w:r w:rsidRPr="00EA4761">
        <w:rPr>
          <w:i/>
        </w:rPr>
        <w:t xml:space="preserve">t </w:t>
      </w:r>
      <w:r w:rsidRPr="00A95D68">
        <w:t xml:space="preserve">singulaarin 1. persoonan suffikshiin </w:t>
      </w:r>
      <w:r w:rsidRPr="00842447">
        <w:rPr>
          <w:i/>
        </w:rPr>
        <w:t>n</w:t>
      </w:r>
      <w:r w:rsidRPr="00A95D68">
        <w:t xml:space="preserve">, ja pluraalin 2. persoonan saama, ko vaihetamma pluraalin 1. persoonan suffiksin </w:t>
      </w:r>
      <w:r w:rsidRPr="00842447">
        <w:rPr>
          <w:i/>
        </w:rPr>
        <w:t>m</w:t>
      </w:r>
      <w:r w:rsidRPr="0075485B">
        <w:t>(</w:t>
      </w:r>
      <w:r w:rsidRPr="00842447">
        <w:rPr>
          <w:i/>
        </w:rPr>
        <w:t>m</w:t>
      </w:r>
      <w:r w:rsidRPr="0075485B">
        <w:t>)</w:t>
      </w:r>
      <w:r w:rsidRPr="00842447">
        <w:rPr>
          <w:i/>
        </w:rPr>
        <w:t>A</w:t>
      </w:r>
      <w:r w:rsidRPr="00A95D68">
        <w:t xml:space="preserve"> pluraalin 2. persoonan suffikshiin </w:t>
      </w:r>
      <w:r w:rsidRPr="00842447">
        <w:rPr>
          <w:i/>
        </w:rPr>
        <w:t>ttA</w:t>
      </w:r>
      <w:r w:rsidRPr="00A95D68">
        <w:t xml:space="preserve">. </w:t>
      </w:r>
      <w:r w:rsidRPr="00842447">
        <w:rPr>
          <w:i/>
        </w:rPr>
        <w:t>t</w:t>
      </w:r>
      <w:r w:rsidRPr="00A95D68">
        <w:t>-suffiksillinen pluraalin 3. persoona oon kokonhansa identtinen singulaarin 2. persoonan kans.</w:t>
      </w:r>
    </w:p>
    <w:p w14:paraId="2C2931D4" w14:textId="77777777" w:rsidR="00BC7543" w:rsidRPr="00A95D68" w:rsidRDefault="00BC7543" w:rsidP="00BC7543">
      <w:pPr>
        <w:pStyle w:val="Overskrift4"/>
      </w:pPr>
      <w:bookmarkStart w:id="1604" w:name="_5.6.3._Kielttäävä_preteriti"/>
      <w:bookmarkStart w:id="1605" w:name="_Toc84998003"/>
      <w:bookmarkStart w:id="1606" w:name="_Toc198266888"/>
      <w:bookmarkStart w:id="1607" w:name="_Toc209168640"/>
      <w:bookmarkStart w:id="1608" w:name="_Toc311273872"/>
      <w:bookmarkEnd w:id="1604"/>
      <w:r w:rsidRPr="00A95D68">
        <w:t>Kielttäävä preteriti</w:t>
      </w:r>
      <w:bookmarkEnd w:id="1605"/>
      <w:bookmarkEnd w:id="1606"/>
      <w:bookmarkEnd w:id="1607"/>
      <w:bookmarkEnd w:id="1608"/>
    </w:p>
    <w:p w14:paraId="4369699B" w14:textId="7CABB4CE" w:rsidR="00BC7543" w:rsidRPr="00A95D68" w:rsidRDefault="00BC7543" w:rsidP="00BC7543">
      <w:pPr>
        <w:pStyle w:val="Brdtekst"/>
        <w:spacing w:before="120"/>
      </w:pPr>
      <w:r w:rsidRPr="00183F52">
        <w:rPr>
          <w:smallCaps/>
        </w:rPr>
        <w:t>Kielttäävän preteritin</w:t>
      </w:r>
      <w:r w:rsidRPr="00A95D68">
        <w:t xml:space="preserve"> haamuste</w:t>
      </w:r>
      <w:r w:rsidR="008D2869">
        <w:t>t</w:t>
      </w:r>
      <w:r w:rsidRPr="00A95D68">
        <w:t>haan samhaan laihiin liittohaamula ko kielttäävä</w:t>
      </w:r>
      <w:r>
        <w:t>n</w:t>
      </w:r>
      <w:r w:rsidRPr="00A95D68">
        <w:t xml:space="preserve"> preesens</w:t>
      </w:r>
      <w:r>
        <w:t>in</w:t>
      </w:r>
      <w:r w:rsidRPr="00A95D68">
        <w:t xml:space="preserve">ki, mutta </w:t>
      </w:r>
      <w:r w:rsidR="00CD68D8">
        <w:t>pää</w:t>
      </w:r>
      <w:r w:rsidRPr="00A95D68">
        <w:t>verbi</w:t>
      </w:r>
      <w:r>
        <w:t>n</w:t>
      </w:r>
      <w:r w:rsidRPr="00A95D68">
        <w:t xml:space="preserve"> kieltohaamun sijasta siinä oon </w:t>
      </w:r>
      <w:r>
        <w:t>partisip</w:t>
      </w:r>
      <w:r w:rsidRPr="00A95D68">
        <w:t>in perfektin haamu.</w:t>
      </w:r>
      <w:r>
        <w:t xml:space="preserve"> Partisipin perfekti taippuu, ja singulaarin persoonissa käytämä singulaarin nominatiivihaamuu ja pluraalin persoonissa pluraalin nominatiivihaamuu.</w:t>
      </w:r>
    </w:p>
    <w:p w14:paraId="3E05461C" w14:textId="3EED8D02" w:rsidR="00BC7543" w:rsidRPr="00A95D68" w:rsidRDefault="00BC7543" w:rsidP="008D2869">
      <w:pPr>
        <w:spacing w:before="120" w:after="120"/>
      </w:pPr>
      <w:r w:rsidRPr="00A95D68">
        <w:t xml:space="preserve">Esimerkkii </w:t>
      </w:r>
      <w:r w:rsidR="00CD68D8">
        <w:t xml:space="preserve">aktiivin </w:t>
      </w:r>
      <w:r w:rsidR="00553BC5">
        <w:t xml:space="preserve">myönttäävän ja </w:t>
      </w:r>
      <w:r w:rsidR="00CD68D8">
        <w:t xml:space="preserve">kielttäävän preteritin </w:t>
      </w:r>
      <w:r w:rsidRPr="00A95D68">
        <w:t>singulaarin ja pluraalin persoonista:</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4"/>
        <w:gridCol w:w="4808"/>
      </w:tblGrid>
      <w:tr w:rsidR="00BC7543" w:rsidRPr="00600ADA" w14:paraId="3DD13C92" w14:textId="77777777" w:rsidTr="00914B1A">
        <w:tc>
          <w:tcPr>
            <w:tcW w:w="3870" w:type="dxa"/>
          </w:tcPr>
          <w:p w14:paraId="6B5F821A" w14:textId="77777777" w:rsidR="00BC7543" w:rsidRPr="00600ADA" w:rsidRDefault="00BC7543" w:rsidP="008D2869">
            <w:pPr>
              <w:spacing w:before="40" w:after="40"/>
            </w:pPr>
            <w:r w:rsidRPr="00600ADA">
              <w:t>Myönttäävä singulaari/pluraali</w:t>
            </w:r>
          </w:p>
        </w:tc>
        <w:tc>
          <w:tcPr>
            <w:tcW w:w="5061" w:type="dxa"/>
          </w:tcPr>
          <w:p w14:paraId="4A0F08CB" w14:textId="77777777" w:rsidR="00BC7543" w:rsidRPr="00600ADA" w:rsidRDefault="00BC7543" w:rsidP="008D2869">
            <w:pPr>
              <w:spacing w:before="40" w:after="40"/>
            </w:pPr>
            <w:r w:rsidRPr="00600ADA">
              <w:t>Kielttäävä singulaari/pluraali</w:t>
            </w:r>
          </w:p>
        </w:tc>
      </w:tr>
      <w:tr w:rsidR="00BC7543" w:rsidRPr="00DC5947" w14:paraId="2520F816" w14:textId="77777777" w:rsidTr="00914B1A">
        <w:tc>
          <w:tcPr>
            <w:tcW w:w="3870" w:type="dxa"/>
          </w:tcPr>
          <w:p w14:paraId="1F0D8B4D" w14:textId="3B3A3A24" w:rsidR="00BC7543" w:rsidRPr="00DC5947" w:rsidRDefault="00BC7543" w:rsidP="008D2869">
            <w:pPr>
              <w:spacing w:before="40" w:after="40"/>
            </w:pPr>
            <w:r w:rsidRPr="00DC5947">
              <w:t xml:space="preserve">Mie </w:t>
            </w:r>
            <w:r w:rsidRPr="00DC5947">
              <w:rPr>
                <w:i/>
              </w:rPr>
              <w:t>sa</w:t>
            </w:r>
            <w:r w:rsidR="0098090B" w:rsidRPr="0098090B">
              <w:t>/</w:t>
            </w:r>
            <w:r w:rsidRPr="00DC5947">
              <w:rPr>
                <w:i/>
              </w:rPr>
              <w:t>i</w:t>
            </w:r>
            <w:r w:rsidR="0098090B" w:rsidRPr="0098090B">
              <w:t>/</w:t>
            </w:r>
            <w:r w:rsidRPr="00DC5947">
              <w:rPr>
                <w:i/>
              </w:rPr>
              <w:t>n</w:t>
            </w:r>
            <w:r w:rsidRPr="00DC5947">
              <w:t xml:space="preserve"> preivin.</w:t>
            </w:r>
          </w:p>
        </w:tc>
        <w:tc>
          <w:tcPr>
            <w:tcW w:w="5061" w:type="dxa"/>
          </w:tcPr>
          <w:p w14:paraId="65A5CFC7" w14:textId="693ABCCB" w:rsidR="00BC7543" w:rsidRPr="00DC5947" w:rsidRDefault="00BC7543" w:rsidP="008D2869">
            <w:pPr>
              <w:spacing w:before="40" w:after="40"/>
            </w:pPr>
            <w:r w:rsidRPr="00DC5947">
              <w:t xml:space="preserve">Mie </w:t>
            </w:r>
            <w:r w:rsidRPr="00DC5947">
              <w:rPr>
                <w:i/>
              </w:rPr>
              <w:t>en saa</w:t>
            </w:r>
            <w:r w:rsidR="0098090B" w:rsidRPr="0098090B">
              <w:t>/</w:t>
            </w:r>
            <w:r w:rsidRPr="00DC5947">
              <w:rPr>
                <w:i/>
              </w:rPr>
              <w:t>nu</w:t>
            </w:r>
            <w:r w:rsidR="00D17919" w:rsidRPr="00D17919">
              <w:t>(</w:t>
            </w:r>
            <w:r w:rsidR="00D17919">
              <w:rPr>
                <w:i/>
              </w:rPr>
              <w:t>t</w:t>
            </w:r>
            <w:r w:rsidR="00D17919" w:rsidRPr="00D17919">
              <w:t>)</w:t>
            </w:r>
            <w:r w:rsidRPr="00DC5947">
              <w:t xml:space="preserve"> preivii. </w:t>
            </w:r>
          </w:p>
        </w:tc>
      </w:tr>
      <w:tr w:rsidR="00BC7543" w:rsidRPr="00DC5947" w14:paraId="096E7AF0" w14:textId="77777777" w:rsidTr="00914B1A">
        <w:tc>
          <w:tcPr>
            <w:tcW w:w="3870" w:type="dxa"/>
          </w:tcPr>
          <w:p w14:paraId="7CDA21F4" w14:textId="4868DE47" w:rsidR="00BC7543" w:rsidRPr="00DC5947" w:rsidRDefault="00BC7543" w:rsidP="008D2869">
            <w:pPr>
              <w:spacing w:before="40" w:after="40"/>
            </w:pPr>
            <w:r w:rsidRPr="00DC5947">
              <w:t xml:space="preserve">Sie </w:t>
            </w:r>
            <w:r w:rsidRPr="00DC5947">
              <w:rPr>
                <w:i/>
              </w:rPr>
              <w:t>läh</w:t>
            </w:r>
            <w:r w:rsidRPr="0075485B">
              <w:t>(</w:t>
            </w:r>
            <w:r w:rsidRPr="00DC5947">
              <w:rPr>
                <w:i/>
              </w:rPr>
              <w:t>đ</w:t>
            </w:r>
            <w:r w:rsidRPr="0075485B">
              <w:t>)</w:t>
            </w:r>
            <w:r w:rsidR="0098090B" w:rsidRPr="0098090B">
              <w:t>/</w:t>
            </w:r>
            <w:r w:rsidRPr="00DC5947">
              <w:rPr>
                <w:i/>
              </w:rPr>
              <w:t>i</w:t>
            </w:r>
            <w:r w:rsidR="0098090B" w:rsidRPr="0098090B">
              <w:t>/</w:t>
            </w:r>
            <w:r w:rsidRPr="00DC5947">
              <w:rPr>
                <w:i/>
              </w:rPr>
              <w:t>t</w:t>
            </w:r>
            <w:r w:rsidRPr="00DC5947">
              <w:t xml:space="preserve"> Alattiohoon.</w:t>
            </w:r>
          </w:p>
        </w:tc>
        <w:tc>
          <w:tcPr>
            <w:tcW w:w="5061" w:type="dxa"/>
          </w:tcPr>
          <w:p w14:paraId="57559629" w14:textId="6D5B213D" w:rsidR="00BC7543" w:rsidRPr="00DC5947" w:rsidRDefault="00BC7543" w:rsidP="008D2869">
            <w:pPr>
              <w:spacing w:before="40" w:after="40"/>
            </w:pPr>
            <w:r w:rsidRPr="00DC5947">
              <w:t xml:space="preserve">Sie </w:t>
            </w:r>
            <w:r w:rsidRPr="00DC5947">
              <w:rPr>
                <w:i/>
              </w:rPr>
              <w:t>et lähte</w:t>
            </w:r>
            <w:r w:rsidR="0098090B" w:rsidRPr="0098090B">
              <w:t>/</w:t>
            </w:r>
            <w:r w:rsidRPr="00DC5947">
              <w:rPr>
                <w:i/>
              </w:rPr>
              <w:t>ny</w:t>
            </w:r>
            <w:r w:rsidR="00D17919" w:rsidRPr="00D17919">
              <w:t>(</w:t>
            </w:r>
            <w:r w:rsidR="00D17919">
              <w:rPr>
                <w:i/>
              </w:rPr>
              <w:t>t</w:t>
            </w:r>
            <w:r w:rsidR="00D17919" w:rsidRPr="00D17919">
              <w:t>)</w:t>
            </w:r>
            <w:r w:rsidR="000A4B27">
              <w:t xml:space="preserve"> </w:t>
            </w:r>
            <w:r w:rsidRPr="00DC5947">
              <w:t>Alattihoon.</w:t>
            </w:r>
          </w:p>
        </w:tc>
      </w:tr>
      <w:tr w:rsidR="00BC7543" w:rsidRPr="00DC5947" w14:paraId="2695067C" w14:textId="77777777" w:rsidTr="00914B1A">
        <w:tc>
          <w:tcPr>
            <w:tcW w:w="3870" w:type="dxa"/>
          </w:tcPr>
          <w:p w14:paraId="6E6F0D12" w14:textId="62C81581" w:rsidR="00BC7543" w:rsidRPr="00DC5947" w:rsidRDefault="00BC7543" w:rsidP="008D2869">
            <w:pPr>
              <w:spacing w:before="40" w:after="40"/>
            </w:pPr>
            <w:r w:rsidRPr="00DC5947">
              <w:t xml:space="preserve">Nilla </w:t>
            </w:r>
            <w:r w:rsidRPr="00DC5947">
              <w:rPr>
                <w:i/>
              </w:rPr>
              <w:t>tul</w:t>
            </w:r>
            <w:r w:rsidR="0098090B" w:rsidRPr="0098090B">
              <w:t>/</w:t>
            </w:r>
            <w:r w:rsidRPr="00DC5947">
              <w:rPr>
                <w:i/>
              </w:rPr>
              <w:t>i</w:t>
            </w:r>
            <w:r w:rsidRPr="00DC5947">
              <w:t xml:space="preserve"> kothiin.</w:t>
            </w:r>
          </w:p>
        </w:tc>
        <w:tc>
          <w:tcPr>
            <w:tcW w:w="5061" w:type="dxa"/>
          </w:tcPr>
          <w:p w14:paraId="35555B1C" w14:textId="7AF2665C" w:rsidR="00BC7543" w:rsidRPr="00DC5947" w:rsidRDefault="00BC7543" w:rsidP="008D2869">
            <w:pPr>
              <w:spacing w:before="40" w:after="40"/>
            </w:pPr>
            <w:r w:rsidRPr="00DC5947">
              <w:t xml:space="preserve">Nilla </w:t>
            </w:r>
            <w:r w:rsidRPr="00DC5947">
              <w:rPr>
                <w:i/>
              </w:rPr>
              <w:t>ei tul</w:t>
            </w:r>
            <w:r w:rsidR="0098090B" w:rsidRPr="0098090B">
              <w:t>/</w:t>
            </w:r>
            <w:r w:rsidRPr="00DC5947">
              <w:rPr>
                <w:i/>
              </w:rPr>
              <w:t>lu</w:t>
            </w:r>
            <w:r w:rsidR="00D17919" w:rsidRPr="00D17919">
              <w:t>(</w:t>
            </w:r>
            <w:r w:rsidR="00D17919">
              <w:rPr>
                <w:i/>
              </w:rPr>
              <w:t>t</w:t>
            </w:r>
            <w:r w:rsidR="00D17919" w:rsidRPr="00D17919">
              <w:t>)</w:t>
            </w:r>
            <w:r w:rsidR="000A4B27">
              <w:t xml:space="preserve"> </w:t>
            </w:r>
            <w:r w:rsidRPr="00DC5947">
              <w:t>kothiin.</w:t>
            </w:r>
          </w:p>
        </w:tc>
      </w:tr>
      <w:tr w:rsidR="00BC7543" w:rsidRPr="00DC5947" w14:paraId="73FC4319" w14:textId="77777777" w:rsidTr="00914B1A">
        <w:tc>
          <w:tcPr>
            <w:tcW w:w="3870" w:type="dxa"/>
          </w:tcPr>
          <w:p w14:paraId="3E267733" w14:textId="3A458B21" w:rsidR="00BC7543" w:rsidRPr="00DC5947" w:rsidRDefault="00BC7543" w:rsidP="008D2869">
            <w:pPr>
              <w:spacing w:before="40" w:after="40"/>
            </w:pPr>
            <w:r w:rsidRPr="00DC5947">
              <w:t xml:space="preserve">Mie </w:t>
            </w:r>
            <w:r w:rsidRPr="00DC5947">
              <w:rPr>
                <w:i/>
              </w:rPr>
              <w:t>tarvitt</w:t>
            </w:r>
            <w:r w:rsidR="0098090B" w:rsidRPr="0098090B">
              <w:t>/</w:t>
            </w:r>
            <w:r w:rsidRPr="00DC5947">
              <w:rPr>
                <w:i/>
              </w:rPr>
              <w:t>i</w:t>
            </w:r>
            <w:r w:rsidR="0098090B" w:rsidRPr="0098090B">
              <w:t>/</w:t>
            </w:r>
            <w:r w:rsidRPr="00DC5947">
              <w:rPr>
                <w:i/>
              </w:rPr>
              <w:t>n</w:t>
            </w:r>
            <w:r w:rsidRPr="00DC5947">
              <w:t xml:space="preserve"> piilin.</w:t>
            </w:r>
          </w:p>
        </w:tc>
        <w:tc>
          <w:tcPr>
            <w:tcW w:w="5061" w:type="dxa"/>
          </w:tcPr>
          <w:p w14:paraId="64B7A330" w14:textId="06CE7602" w:rsidR="00BC7543" w:rsidRPr="00DC5947" w:rsidRDefault="00BC7543" w:rsidP="008D2869">
            <w:pPr>
              <w:spacing w:before="40" w:after="40"/>
            </w:pPr>
            <w:r w:rsidRPr="00DC5947">
              <w:t xml:space="preserve">Mie </w:t>
            </w:r>
            <w:r w:rsidRPr="00DC5947">
              <w:rPr>
                <w:i/>
              </w:rPr>
              <w:t>en tarvi</w:t>
            </w:r>
            <w:r w:rsidR="0098090B" w:rsidRPr="0098090B">
              <w:t>/</w:t>
            </w:r>
            <w:r w:rsidRPr="00DC5947">
              <w:rPr>
                <w:i/>
              </w:rPr>
              <w:t>nu</w:t>
            </w:r>
            <w:r w:rsidR="00D17919" w:rsidRPr="00D17919">
              <w:t>(</w:t>
            </w:r>
            <w:r w:rsidR="00D17919">
              <w:rPr>
                <w:i/>
              </w:rPr>
              <w:t>t</w:t>
            </w:r>
            <w:r w:rsidR="00D17919" w:rsidRPr="00D17919">
              <w:t>)</w:t>
            </w:r>
            <w:r w:rsidR="000A4B27">
              <w:t xml:space="preserve"> </w:t>
            </w:r>
            <w:r w:rsidRPr="00DC5947">
              <w:t xml:space="preserve">pilii ~ piiliä. </w:t>
            </w:r>
          </w:p>
        </w:tc>
      </w:tr>
      <w:tr w:rsidR="00BC7543" w:rsidRPr="00DC5947" w14:paraId="46B15116" w14:textId="77777777" w:rsidTr="00914B1A">
        <w:tc>
          <w:tcPr>
            <w:tcW w:w="3870" w:type="dxa"/>
          </w:tcPr>
          <w:p w14:paraId="2FA70E0B" w14:textId="6D818356" w:rsidR="00BC7543" w:rsidRPr="00DC5947" w:rsidRDefault="00BC7543" w:rsidP="008D2869">
            <w:pPr>
              <w:spacing w:before="40" w:after="40"/>
            </w:pPr>
            <w:r w:rsidRPr="00DC5947">
              <w:t xml:space="preserve">Sie </w:t>
            </w:r>
            <w:r w:rsidRPr="00DC5947">
              <w:rPr>
                <w:i/>
              </w:rPr>
              <w:t>vanhen</w:t>
            </w:r>
            <w:r w:rsidR="0098090B" w:rsidRPr="0098090B">
              <w:t>/</w:t>
            </w:r>
            <w:r w:rsidRPr="00DC5947">
              <w:rPr>
                <w:i/>
              </w:rPr>
              <w:t>i</w:t>
            </w:r>
            <w:r w:rsidR="0098090B" w:rsidRPr="0098090B">
              <w:t>/</w:t>
            </w:r>
            <w:r w:rsidRPr="00DC5947">
              <w:rPr>
                <w:i/>
              </w:rPr>
              <w:t>t</w:t>
            </w:r>
            <w:r w:rsidRPr="00DC5947">
              <w:t xml:space="preserve"> hopusti.</w:t>
            </w:r>
          </w:p>
        </w:tc>
        <w:tc>
          <w:tcPr>
            <w:tcW w:w="5061" w:type="dxa"/>
          </w:tcPr>
          <w:p w14:paraId="36D28E7E" w14:textId="2DA15012" w:rsidR="00BC7543" w:rsidRPr="00DC5947" w:rsidRDefault="00BC7543" w:rsidP="008D2869">
            <w:pPr>
              <w:spacing w:before="40" w:after="40"/>
            </w:pPr>
            <w:r w:rsidRPr="00DC5947">
              <w:t xml:space="preserve">Sie </w:t>
            </w:r>
            <w:r w:rsidRPr="00DC5947">
              <w:rPr>
                <w:i/>
              </w:rPr>
              <w:t>et vanhe</w:t>
            </w:r>
            <w:r w:rsidR="0098090B" w:rsidRPr="0098090B">
              <w:t>/</w:t>
            </w:r>
            <w:r w:rsidRPr="00DC5947">
              <w:rPr>
                <w:i/>
              </w:rPr>
              <w:t>nu</w:t>
            </w:r>
            <w:r w:rsidR="00D17919" w:rsidRPr="00D17919">
              <w:t>(</w:t>
            </w:r>
            <w:r w:rsidR="00D17919">
              <w:rPr>
                <w:i/>
              </w:rPr>
              <w:t>t</w:t>
            </w:r>
            <w:r w:rsidR="00D17919" w:rsidRPr="00D17919">
              <w:t>)</w:t>
            </w:r>
            <w:r w:rsidR="000A4B27">
              <w:t xml:space="preserve"> </w:t>
            </w:r>
            <w:r w:rsidRPr="00DC5947">
              <w:t>hopusti.</w:t>
            </w:r>
          </w:p>
        </w:tc>
      </w:tr>
      <w:tr w:rsidR="00BC7543" w:rsidRPr="00DC5947" w14:paraId="48B74A3F" w14:textId="77777777" w:rsidTr="00914B1A">
        <w:tc>
          <w:tcPr>
            <w:tcW w:w="3870" w:type="dxa"/>
          </w:tcPr>
          <w:p w14:paraId="1B80A69D" w14:textId="261A8976" w:rsidR="00BC7543" w:rsidRPr="00DC5947" w:rsidRDefault="00BC7543" w:rsidP="008D2869">
            <w:pPr>
              <w:spacing w:before="40" w:after="40"/>
            </w:pPr>
            <w:r w:rsidRPr="00DC5947">
              <w:t xml:space="preserve">Hän/Se </w:t>
            </w:r>
            <w:r w:rsidRPr="00DC5947">
              <w:rPr>
                <w:i/>
              </w:rPr>
              <w:t>pölkä</w:t>
            </w:r>
            <w:r w:rsidR="0098090B" w:rsidRPr="0098090B">
              <w:t>/</w:t>
            </w:r>
            <w:r w:rsidRPr="00DC5947">
              <w:rPr>
                <w:i/>
              </w:rPr>
              <w:t>s</w:t>
            </w:r>
            <w:r w:rsidRPr="00DC5947">
              <w:t xml:space="preserve"> kummitusta.</w:t>
            </w:r>
          </w:p>
        </w:tc>
        <w:tc>
          <w:tcPr>
            <w:tcW w:w="5061" w:type="dxa"/>
          </w:tcPr>
          <w:p w14:paraId="3184A4E9" w14:textId="581BFF9C" w:rsidR="00BC7543" w:rsidRPr="00DC5947" w:rsidRDefault="00BC7543" w:rsidP="008D2869">
            <w:pPr>
              <w:spacing w:before="40" w:after="40"/>
            </w:pPr>
            <w:r w:rsidRPr="00DC5947">
              <w:t xml:space="preserve">Hän/Se </w:t>
            </w:r>
            <w:r w:rsidRPr="00DC5947">
              <w:rPr>
                <w:i/>
              </w:rPr>
              <w:t>ei pöl</w:t>
            </w:r>
            <w:r w:rsidRPr="0075485B">
              <w:t>(</w:t>
            </w:r>
            <w:r w:rsidRPr="00DC5947">
              <w:rPr>
                <w:i/>
              </w:rPr>
              <w:t>j</w:t>
            </w:r>
            <w:r w:rsidRPr="0075485B">
              <w:t>)</w:t>
            </w:r>
            <w:r w:rsidRPr="00DC5947">
              <w:rPr>
                <w:i/>
              </w:rPr>
              <w:t>ä</w:t>
            </w:r>
            <w:r w:rsidR="0098090B" w:rsidRPr="0098090B">
              <w:t>/</w:t>
            </w:r>
            <w:r w:rsidRPr="00DC5947">
              <w:rPr>
                <w:i/>
              </w:rPr>
              <w:t>ny</w:t>
            </w:r>
            <w:r w:rsidR="0062566B" w:rsidRPr="00D17919">
              <w:t>(</w:t>
            </w:r>
            <w:r w:rsidR="0062566B">
              <w:rPr>
                <w:i/>
              </w:rPr>
              <w:t>t</w:t>
            </w:r>
            <w:r w:rsidR="0062566B" w:rsidRPr="00D17919">
              <w:t>)</w:t>
            </w:r>
            <w:r w:rsidR="000A4B27">
              <w:t xml:space="preserve"> </w:t>
            </w:r>
            <w:r w:rsidRPr="00DC5947">
              <w:t>mithään.</w:t>
            </w:r>
          </w:p>
        </w:tc>
      </w:tr>
      <w:tr w:rsidR="00BC7543" w:rsidRPr="00DC5947" w14:paraId="4A734F7F" w14:textId="77777777" w:rsidTr="00914B1A">
        <w:tc>
          <w:tcPr>
            <w:tcW w:w="3870" w:type="dxa"/>
          </w:tcPr>
          <w:p w14:paraId="3AA8374B" w14:textId="3216DDF9" w:rsidR="00BC7543" w:rsidRPr="00DC5947" w:rsidRDefault="00BC7543" w:rsidP="008D2869">
            <w:pPr>
              <w:spacing w:before="40" w:after="40"/>
            </w:pPr>
            <w:r w:rsidRPr="00DC5947">
              <w:t xml:space="preserve">Met </w:t>
            </w:r>
            <w:r w:rsidRPr="00DC5947">
              <w:rPr>
                <w:i/>
              </w:rPr>
              <w:t>sa</w:t>
            </w:r>
            <w:r w:rsidR="0098090B" w:rsidRPr="0098090B">
              <w:t>/</w:t>
            </w:r>
            <w:r w:rsidRPr="00DC5947">
              <w:rPr>
                <w:i/>
              </w:rPr>
              <w:t>i</w:t>
            </w:r>
            <w:r w:rsidR="0098090B" w:rsidRPr="0098090B">
              <w:t>/</w:t>
            </w:r>
            <w:r w:rsidRPr="00DC5947">
              <w:rPr>
                <w:i/>
              </w:rPr>
              <w:t>ma</w:t>
            </w:r>
            <w:r w:rsidRPr="00DC5947">
              <w:t xml:space="preserve"> preivin.</w:t>
            </w:r>
          </w:p>
        </w:tc>
        <w:tc>
          <w:tcPr>
            <w:tcW w:w="5061" w:type="dxa"/>
          </w:tcPr>
          <w:p w14:paraId="625DFB01" w14:textId="04C43224" w:rsidR="00BC7543" w:rsidRPr="00DC5947" w:rsidRDefault="00BC7543" w:rsidP="008D2869">
            <w:pPr>
              <w:spacing w:before="40" w:after="40"/>
            </w:pPr>
            <w:r w:rsidRPr="00DC5947">
              <w:t xml:space="preserve">Met </w:t>
            </w:r>
            <w:r w:rsidRPr="00DC5947">
              <w:rPr>
                <w:i/>
              </w:rPr>
              <w:t>emmä saan</w:t>
            </w:r>
            <w:r w:rsidR="0098090B" w:rsidRPr="0098090B">
              <w:t>/</w:t>
            </w:r>
            <w:r w:rsidRPr="00DC5947">
              <w:rPr>
                <w:i/>
              </w:rPr>
              <w:t>heet</w:t>
            </w:r>
            <w:r w:rsidRPr="00DC5947">
              <w:t xml:space="preserve"> preivii ~ preiviä.</w:t>
            </w:r>
          </w:p>
        </w:tc>
      </w:tr>
      <w:tr w:rsidR="00BC7543" w:rsidRPr="00DC5947" w14:paraId="2CA4CF02" w14:textId="77777777" w:rsidTr="00914B1A">
        <w:tc>
          <w:tcPr>
            <w:tcW w:w="3870" w:type="dxa"/>
          </w:tcPr>
          <w:p w14:paraId="44BD97D3" w14:textId="6AD1370B" w:rsidR="00BC7543" w:rsidRPr="00DC5947" w:rsidRDefault="00BC7543" w:rsidP="008D2869">
            <w:pPr>
              <w:spacing w:before="40" w:after="40"/>
            </w:pPr>
            <w:r w:rsidRPr="00DC5947">
              <w:t xml:space="preserve">Tet </w:t>
            </w:r>
            <w:r w:rsidRPr="00DC5947">
              <w:rPr>
                <w:i/>
              </w:rPr>
              <w:t>läh</w:t>
            </w:r>
            <w:r w:rsidRPr="0075485B">
              <w:t>(</w:t>
            </w:r>
            <w:r w:rsidRPr="00DC5947">
              <w:rPr>
                <w:i/>
              </w:rPr>
              <w:t>đ</w:t>
            </w:r>
            <w:r w:rsidRPr="0075485B">
              <w:t>)</w:t>
            </w:r>
            <w:r w:rsidR="0098090B" w:rsidRPr="0098090B">
              <w:t>/</w:t>
            </w:r>
            <w:r w:rsidRPr="00DC5947">
              <w:rPr>
                <w:i/>
              </w:rPr>
              <w:t>i</w:t>
            </w:r>
            <w:r w:rsidR="0098090B" w:rsidRPr="0098090B">
              <w:t>/</w:t>
            </w:r>
            <w:r w:rsidRPr="00DC5947">
              <w:rPr>
                <w:i/>
              </w:rPr>
              <w:t>ttä</w:t>
            </w:r>
            <w:r w:rsidRPr="00DC5947">
              <w:t xml:space="preserve"> Alattihoon.</w:t>
            </w:r>
          </w:p>
        </w:tc>
        <w:tc>
          <w:tcPr>
            <w:tcW w:w="5061" w:type="dxa"/>
          </w:tcPr>
          <w:p w14:paraId="38764794" w14:textId="65D345B2" w:rsidR="00BC7543" w:rsidRPr="00DC5947" w:rsidRDefault="00BC7543" w:rsidP="008D2869">
            <w:pPr>
              <w:spacing w:before="40" w:after="40"/>
            </w:pPr>
            <w:r w:rsidRPr="00DC5947">
              <w:t xml:space="preserve">Tet </w:t>
            </w:r>
            <w:r w:rsidRPr="00DC5947">
              <w:rPr>
                <w:i/>
              </w:rPr>
              <w:t>että lähte</w:t>
            </w:r>
            <w:r w:rsidR="0098090B" w:rsidRPr="0098090B">
              <w:t>/</w:t>
            </w:r>
            <w:r w:rsidRPr="00DC5947">
              <w:rPr>
                <w:i/>
              </w:rPr>
              <w:t>nheet</w:t>
            </w:r>
            <w:r w:rsidRPr="00DC5947">
              <w:t xml:space="preserve"> Alatti</w:t>
            </w:r>
            <w:r w:rsidR="00E93455">
              <w:t>h</w:t>
            </w:r>
            <w:r w:rsidRPr="00DC5947">
              <w:t>oon.</w:t>
            </w:r>
          </w:p>
        </w:tc>
      </w:tr>
      <w:tr w:rsidR="00BC7543" w:rsidRPr="00DC5947" w14:paraId="356066E5" w14:textId="77777777" w:rsidTr="00914B1A">
        <w:tc>
          <w:tcPr>
            <w:tcW w:w="3870" w:type="dxa"/>
          </w:tcPr>
          <w:p w14:paraId="49A65C30" w14:textId="722068B6" w:rsidR="00BC7543" w:rsidRPr="00DC5947" w:rsidRDefault="00BC7543" w:rsidP="008D2869">
            <w:pPr>
              <w:spacing w:before="40" w:after="40"/>
            </w:pPr>
            <w:r w:rsidRPr="00DC5947">
              <w:t xml:space="preserve">Pojat </w:t>
            </w:r>
            <w:r w:rsidRPr="00DC5947">
              <w:rPr>
                <w:i/>
              </w:rPr>
              <w:t>tul</w:t>
            </w:r>
            <w:r w:rsidR="0098090B" w:rsidRPr="0098090B">
              <w:t>/</w:t>
            </w:r>
            <w:r w:rsidRPr="00DC5947">
              <w:rPr>
                <w:i/>
              </w:rPr>
              <w:t xml:space="preserve">thiin </w:t>
            </w:r>
            <w:r w:rsidR="00BA1173" w:rsidRPr="00BA1173">
              <w:t>~</w:t>
            </w:r>
            <w:r w:rsidRPr="00DC5947">
              <w:rPr>
                <w:i/>
              </w:rPr>
              <w:t xml:space="preserve"> tul</w:t>
            </w:r>
            <w:r w:rsidR="0098090B" w:rsidRPr="0098090B">
              <w:t>/</w:t>
            </w:r>
            <w:r w:rsidRPr="00DC5947">
              <w:rPr>
                <w:i/>
              </w:rPr>
              <w:t>i</w:t>
            </w:r>
            <w:r w:rsidR="0098090B" w:rsidRPr="0098090B">
              <w:t>/</w:t>
            </w:r>
            <w:r w:rsidRPr="00DC5947">
              <w:rPr>
                <w:i/>
              </w:rPr>
              <w:t>t</w:t>
            </w:r>
            <w:r w:rsidRPr="00DC5947">
              <w:t xml:space="preserve"> kothiin.</w:t>
            </w:r>
          </w:p>
        </w:tc>
        <w:tc>
          <w:tcPr>
            <w:tcW w:w="5061" w:type="dxa"/>
          </w:tcPr>
          <w:p w14:paraId="0E2B7CD3" w14:textId="63A99FAA" w:rsidR="00BC7543" w:rsidRPr="00DC5947" w:rsidRDefault="00BC7543" w:rsidP="008D2869">
            <w:pPr>
              <w:spacing w:before="40" w:after="40"/>
            </w:pPr>
            <w:r w:rsidRPr="00DC5947">
              <w:t xml:space="preserve">Pojat </w:t>
            </w:r>
            <w:r w:rsidRPr="00DC5947">
              <w:rPr>
                <w:i/>
              </w:rPr>
              <w:t>ei tul</w:t>
            </w:r>
            <w:r w:rsidR="00BA1173" w:rsidRPr="00BA1173">
              <w:t>/</w:t>
            </w:r>
            <w:r w:rsidRPr="00DC5947">
              <w:rPr>
                <w:i/>
              </w:rPr>
              <w:t>heet</w:t>
            </w:r>
            <w:r w:rsidRPr="00DC5947">
              <w:t xml:space="preserve"> kothiin.</w:t>
            </w:r>
          </w:p>
        </w:tc>
      </w:tr>
      <w:tr w:rsidR="00BC7543" w:rsidRPr="00DC5947" w14:paraId="4DAC81F8" w14:textId="77777777" w:rsidTr="00914B1A">
        <w:tc>
          <w:tcPr>
            <w:tcW w:w="3870" w:type="dxa"/>
          </w:tcPr>
          <w:p w14:paraId="4E583A87" w14:textId="163056CE" w:rsidR="00BC7543" w:rsidRPr="00DC5947" w:rsidRDefault="00BC7543" w:rsidP="008D2869">
            <w:pPr>
              <w:spacing w:before="40" w:after="40"/>
            </w:pPr>
            <w:r w:rsidRPr="00DC5947">
              <w:t xml:space="preserve">Met </w:t>
            </w:r>
            <w:r w:rsidRPr="00DC5947">
              <w:rPr>
                <w:i/>
              </w:rPr>
              <w:t>tarvitt</w:t>
            </w:r>
            <w:r w:rsidR="0098090B" w:rsidRPr="0098090B">
              <w:t>/</w:t>
            </w:r>
            <w:r w:rsidRPr="00DC5947">
              <w:rPr>
                <w:i/>
              </w:rPr>
              <w:t>i</w:t>
            </w:r>
            <w:r w:rsidR="0098090B" w:rsidRPr="0098090B">
              <w:t>/</w:t>
            </w:r>
            <w:r w:rsidRPr="00DC5947">
              <w:rPr>
                <w:i/>
              </w:rPr>
              <w:t>mma</w:t>
            </w:r>
            <w:r w:rsidRPr="00DC5947">
              <w:t xml:space="preserve"> piilin.</w:t>
            </w:r>
          </w:p>
        </w:tc>
        <w:tc>
          <w:tcPr>
            <w:tcW w:w="5061" w:type="dxa"/>
          </w:tcPr>
          <w:p w14:paraId="29CA36FE" w14:textId="3B518D76" w:rsidR="00BC7543" w:rsidRPr="00DC5947" w:rsidRDefault="00BC7543" w:rsidP="008D2869">
            <w:pPr>
              <w:spacing w:before="40" w:after="40"/>
            </w:pPr>
            <w:r w:rsidRPr="00DC5947">
              <w:t xml:space="preserve">Met </w:t>
            </w:r>
            <w:r w:rsidRPr="00DC5947">
              <w:rPr>
                <w:i/>
              </w:rPr>
              <w:t>emmä tarvi</w:t>
            </w:r>
            <w:r w:rsidR="0098090B" w:rsidRPr="0098090B">
              <w:t>/</w:t>
            </w:r>
            <w:r w:rsidRPr="00DC5947">
              <w:rPr>
                <w:i/>
              </w:rPr>
              <w:t xml:space="preserve">nheet </w:t>
            </w:r>
            <w:r w:rsidRPr="00DC5947">
              <w:t>piilii ~ piiliä.</w:t>
            </w:r>
          </w:p>
        </w:tc>
      </w:tr>
      <w:tr w:rsidR="00BC7543" w:rsidRPr="00DC5947" w14:paraId="2257DB9E" w14:textId="77777777" w:rsidTr="00914B1A">
        <w:tc>
          <w:tcPr>
            <w:tcW w:w="3870" w:type="dxa"/>
          </w:tcPr>
          <w:p w14:paraId="6E02DCCF" w14:textId="254F226C" w:rsidR="00BC7543" w:rsidRPr="00DC5947" w:rsidRDefault="00BC7543" w:rsidP="008D2869">
            <w:pPr>
              <w:spacing w:before="40" w:after="40"/>
            </w:pPr>
            <w:r w:rsidRPr="00DC5947">
              <w:t xml:space="preserve">Tet </w:t>
            </w:r>
            <w:r w:rsidRPr="00DC5947">
              <w:rPr>
                <w:i/>
              </w:rPr>
              <w:t>vanhen</w:t>
            </w:r>
            <w:r w:rsidR="0098090B" w:rsidRPr="0098090B">
              <w:t>/</w:t>
            </w:r>
            <w:r w:rsidRPr="00DC5947">
              <w:rPr>
                <w:i/>
              </w:rPr>
              <w:t>i</w:t>
            </w:r>
            <w:r w:rsidR="0098090B" w:rsidRPr="0098090B">
              <w:t>/</w:t>
            </w:r>
            <w:r w:rsidRPr="00DC5947">
              <w:rPr>
                <w:i/>
              </w:rPr>
              <w:t>tta</w:t>
            </w:r>
            <w:r w:rsidRPr="00DC5947">
              <w:t xml:space="preserve"> hopusti.</w:t>
            </w:r>
          </w:p>
        </w:tc>
        <w:tc>
          <w:tcPr>
            <w:tcW w:w="5061" w:type="dxa"/>
          </w:tcPr>
          <w:p w14:paraId="7EDDE99B" w14:textId="57F44FAB" w:rsidR="00BC7543" w:rsidRPr="00DC5947" w:rsidRDefault="00BC7543" w:rsidP="008D2869">
            <w:pPr>
              <w:spacing w:before="40" w:after="40"/>
            </w:pPr>
            <w:r w:rsidRPr="00DC5947">
              <w:t xml:space="preserve">Tet </w:t>
            </w:r>
            <w:r w:rsidRPr="00DC5947">
              <w:rPr>
                <w:i/>
              </w:rPr>
              <w:t>että vanhe</w:t>
            </w:r>
            <w:r w:rsidR="0098090B" w:rsidRPr="0098090B">
              <w:t>/</w:t>
            </w:r>
            <w:r w:rsidRPr="00DC5947">
              <w:rPr>
                <w:i/>
              </w:rPr>
              <w:t>nheet</w:t>
            </w:r>
            <w:r w:rsidRPr="00DC5947">
              <w:t xml:space="preserve"> hopusti.</w:t>
            </w:r>
          </w:p>
        </w:tc>
      </w:tr>
      <w:tr w:rsidR="00BC7543" w:rsidRPr="00DC5947" w14:paraId="48421081" w14:textId="77777777" w:rsidTr="00914B1A">
        <w:tc>
          <w:tcPr>
            <w:tcW w:w="3870" w:type="dxa"/>
          </w:tcPr>
          <w:p w14:paraId="1F90FD10" w14:textId="117B0702" w:rsidR="00BC7543" w:rsidRPr="00DC5947" w:rsidRDefault="00BC7543" w:rsidP="008D2869">
            <w:pPr>
              <w:spacing w:before="40" w:after="40"/>
            </w:pPr>
            <w:r w:rsidRPr="00DC5947">
              <w:t xml:space="preserve">Het </w:t>
            </w:r>
            <w:r w:rsidRPr="00DC5947">
              <w:rPr>
                <w:i/>
              </w:rPr>
              <w:t>pöljä</w:t>
            </w:r>
            <w:r w:rsidR="0098090B" w:rsidRPr="0098090B">
              <w:t>/</w:t>
            </w:r>
            <w:r w:rsidRPr="00DC5947">
              <w:rPr>
                <w:i/>
              </w:rPr>
              <w:t xml:space="preserve">thiin </w:t>
            </w:r>
            <w:r w:rsidR="00BA1173" w:rsidRPr="00BA1173">
              <w:t>~</w:t>
            </w:r>
            <w:r w:rsidRPr="00DC5947">
              <w:rPr>
                <w:i/>
              </w:rPr>
              <w:t xml:space="preserve"> pölkä</w:t>
            </w:r>
            <w:r w:rsidR="0098090B" w:rsidRPr="0098090B">
              <w:t>/</w:t>
            </w:r>
            <w:r w:rsidRPr="00DC5947">
              <w:rPr>
                <w:i/>
              </w:rPr>
              <w:t>si</w:t>
            </w:r>
            <w:r w:rsidR="0098090B" w:rsidRPr="0098090B">
              <w:t>/</w:t>
            </w:r>
            <w:r w:rsidRPr="00DC5947">
              <w:rPr>
                <w:i/>
              </w:rPr>
              <w:t>t</w:t>
            </w:r>
            <w:r w:rsidRPr="00DC5947">
              <w:t xml:space="preserve"> kummitusta.</w:t>
            </w:r>
          </w:p>
        </w:tc>
        <w:tc>
          <w:tcPr>
            <w:tcW w:w="5061" w:type="dxa"/>
          </w:tcPr>
          <w:p w14:paraId="18491F4A" w14:textId="6BE4ED22" w:rsidR="00BC7543" w:rsidRPr="00DC5947" w:rsidRDefault="00BC7543" w:rsidP="008D2869">
            <w:pPr>
              <w:spacing w:before="40" w:after="40"/>
            </w:pPr>
            <w:r w:rsidRPr="00DC5947">
              <w:t xml:space="preserve">Het </w:t>
            </w:r>
            <w:r w:rsidRPr="00DC5947">
              <w:rPr>
                <w:i/>
              </w:rPr>
              <w:t>ei pöljä</w:t>
            </w:r>
            <w:r w:rsidR="0098090B" w:rsidRPr="0098090B">
              <w:t>/</w:t>
            </w:r>
            <w:r w:rsidRPr="00DC5947">
              <w:rPr>
                <w:i/>
              </w:rPr>
              <w:t>nheet</w:t>
            </w:r>
            <w:r w:rsidRPr="00DC5947">
              <w:t xml:space="preserve"> kummitusta.</w:t>
            </w:r>
          </w:p>
        </w:tc>
      </w:tr>
    </w:tbl>
    <w:p w14:paraId="29800EAA" w14:textId="77777777" w:rsidR="00BC7543" w:rsidRPr="00A95D68" w:rsidRDefault="00BC7543" w:rsidP="00BC7543">
      <w:pPr>
        <w:tabs>
          <w:tab w:val="left" w:pos="3690"/>
          <w:tab w:val="left" w:pos="8931"/>
        </w:tabs>
        <w:spacing w:before="120" w:after="120"/>
      </w:pPr>
      <w:r w:rsidRPr="00183F52">
        <w:rPr>
          <w:smallCaps/>
        </w:rPr>
        <w:t>Passiivin kielttäävän preteritin</w:t>
      </w:r>
      <w:r w:rsidRPr="00A95D68">
        <w:t xml:space="preserve"> </w:t>
      </w:r>
      <w:r>
        <w:t>haamustethaan</w:t>
      </w:r>
      <w:r w:rsidRPr="00A95D68">
        <w:t xml:space="preserve"> samhaan laihiin: kieltoverbi </w:t>
      </w:r>
      <w:r w:rsidRPr="00A54673">
        <w:rPr>
          <w:i/>
        </w:rPr>
        <w:t>ei</w:t>
      </w:r>
      <w:r w:rsidRPr="00A54673">
        <w:t xml:space="preserve"> ja</w:t>
      </w:r>
      <w:r w:rsidRPr="00A95D68">
        <w:t xml:space="preserve"> </w:t>
      </w:r>
      <w:r>
        <w:t>pääverb</w:t>
      </w:r>
      <w:r w:rsidRPr="00A95D68">
        <w:t xml:space="preserve">in passiivin </w:t>
      </w:r>
      <w:r>
        <w:t>partisip</w:t>
      </w:r>
      <w:r w:rsidRPr="00A95D68">
        <w:t>in perfektihaamu. Esimerkkii: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5106"/>
      </w:tblGrid>
      <w:tr w:rsidR="00BC7543" w:rsidRPr="00600ADA" w14:paraId="4184904E" w14:textId="77777777" w:rsidTr="00914B1A">
        <w:tc>
          <w:tcPr>
            <w:tcW w:w="3690" w:type="dxa"/>
          </w:tcPr>
          <w:p w14:paraId="30BF5584" w14:textId="77777777" w:rsidR="00BC7543" w:rsidRPr="00600ADA" w:rsidRDefault="00BC7543" w:rsidP="008C42C4">
            <w:r w:rsidRPr="00600ADA">
              <w:t>Myönttäävä passiivi</w:t>
            </w:r>
          </w:p>
        </w:tc>
        <w:tc>
          <w:tcPr>
            <w:tcW w:w="5596" w:type="dxa"/>
          </w:tcPr>
          <w:p w14:paraId="374086EA" w14:textId="77777777" w:rsidR="00BC7543" w:rsidRPr="00600ADA" w:rsidRDefault="00BC7543" w:rsidP="008C42C4">
            <w:r w:rsidRPr="00600ADA">
              <w:t>Kielttäävä passiivi</w:t>
            </w:r>
          </w:p>
        </w:tc>
      </w:tr>
      <w:tr w:rsidR="00BC7543" w:rsidRPr="00931CEC" w14:paraId="640D08B9" w14:textId="77777777" w:rsidTr="00914B1A">
        <w:tc>
          <w:tcPr>
            <w:tcW w:w="3690" w:type="dxa"/>
          </w:tcPr>
          <w:p w14:paraId="15A0DD40" w14:textId="565A8A28" w:rsidR="00BC7543" w:rsidRPr="00931CEC" w:rsidRDefault="00465F88" w:rsidP="004C252E">
            <w:pPr>
              <w:spacing w:before="40" w:after="40"/>
            </w:pPr>
            <w:r w:rsidRPr="00465F88">
              <w:t>Laattariss</w:t>
            </w:r>
            <w:r>
              <w:rPr>
                <w:i/>
              </w:rPr>
              <w:t>a uithiin</w:t>
            </w:r>
            <w:r w:rsidR="00BC7543" w:rsidRPr="00931CEC">
              <w:t xml:space="preserve">. </w:t>
            </w:r>
          </w:p>
        </w:tc>
        <w:tc>
          <w:tcPr>
            <w:tcW w:w="5596" w:type="dxa"/>
          </w:tcPr>
          <w:p w14:paraId="57549CB7" w14:textId="56CE0DC3" w:rsidR="00BC7543" w:rsidRPr="00931CEC" w:rsidRDefault="00465F88" w:rsidP="004C252E">
            <w:pPr>
              <w:spacing w:before="40" w:after="40"/>
            </w:pPr>
            <w:r>
              <w:t xml:space="preserve">Possukopassa </w:t>
            </w:r>
            <w:r w:rsidRPr="00465F88">
              <w:rPr>
                <w:i/>
              </w:rPr>
              <w:t>ei uitu</w:t>
            </w:r>
            <w:r w:rsidR="00BC7543" w:rsidRPr="00931CEC">
              <w:t>.</w:t>
            </w:r>
          </w:p>
        </w:tc>
      </w:tr>
      <w:tr w:rsidR="00BC7543" w:rsidRPr="00931CEC" w14:paraId="5375B3D4" w14:textId="77777777" w:rsidTr="00914B1A">
        <w:tc>
          <w:tcPr>
            <w:tcW w:w="3690" w:type="dxa"/>
          </w:tcPr>
          <w:p w14:paraId="63147ECA" w14:textId="28197E84" w:rsidR="00BC7543" w:rsidRPr="00931CEC" w:rsidRDefault="00465F88" w:rsidP="004C252E">
            <w:pPr>
              <w:spacing w:before="40" w:after="40"/>
            </w:pPr>
            <w:r>
              <w:t>Si</w:t>
            </w:r>
            <w:r w:rsidR="00C97ACD">
              <w:t>eltä</w:t>
            </w:r>
            <w:r>
              <w:t xml:space="preserve"> </w:t>
            </w:r>
            <w:r>
              <w:rPr>
                <w:i/>
              </w:rPr>
              <w:t>l</w:t>
            </w:r>
            <w:r w:rsidR="00BC7543" w:rsidRPr="00931CEC">
              <w:rPr>
                <w:i/>
              </w:rPr>
              <w:t>äh</w:t>
            </w:r>
            <w:r w:rsidR="00BC7543" w:rsidRPr="0075485B">
              <w:t>(</w:t>
            </w:r>
            <w:r w:rsidR="00BC7543" w:rsidRPr="00931CEC">
              <w:rPr>
                <w:i/>
              </w:rPr>
              <w:t>đ</w:t>
            </w:r>
            <w:r w:rsidR="00BC7543" w:rsidRPr="0075485B">
              <w:t>)</w:t>
            </w:r>
            <w:r w:rsidR="00BC7543" w:rsidRPr="00931CEC">
              <w:rPr>
                <w:i/>
              </w:rPr>
              <w:t>e</w:t>
            </w:r>
            <w:r w:rsidR="0098090B" w:rsidRPr="0098090B">
              <w:t>/</w:t>
            </w:r>
            <w:r w:rsidR="00BC7543" w:rsidRPr="00931CEC">
              <w:rPr>
                <w:i/>
              </w:rPr>
              <w:t>thiin</w:t>
            </w:r>
            <w:r w:rsidR="00BC7543" w:rsidRPr="00931CEC">
              <w:t xml:space="preserve"> Alattihoon.</w:t>
            </w:r>
          </w:p>
        </w:tc>
        <w:tc>
          <w:tcPr>
            <w:tcW w:w="5596" w:type="dxa"/>
          </w:tcPr>
          <w:p w14:paraId="24510691" w14:textId="1C54DB2C" w:rsidR="00BC7543" w:rsidRPr="00931CEC" w:rsidRDefault="00465F88" w:rsidP="004C252E">
            <w:pPr>
              <w:spacing w:before="40" w:after="40"/>
            </w:pPr>
            <w:r>
              <w:t>Si</w:t>
            </w:r>
            <w:r w:rsidR="00C97ACD">
              <w:t>eltä</w:t>
            </w:r>
            <w:r>
              <w:t xml:space="preserve"> </w:t>
            </w:r>
            <w:r w:rsidR="00BC7543" w:rsidRPr="00931CEC">
              <w:rPr>
                <w:i/>
              </w:rPr>
              <w:t>ei läh</w:t>
            </w:r>
            <w:r w:rsidR="00BC7543" w:rsidRPr="0075485B">
              <w:t>(</w:t>
            </w:r>
            <w:r w:rsidR="00BC7543" w:rsidRPr="00931CEC">
              <w:rPr>
                <w:i/>
              </w:rPr>
              <w:t>đ</w:t>
            </w:r>
            <w:r w:rsidR="00BC7543" w:rsidRPr="0075485B">
              <w:t>)</w:t>
            </w:r>
            <w:r w:rsidR="00BC7543" w:rsidRPr="00931CEC">
              <w:rPr>
                <w:i/>
              </w:rPr>
              <w:t>e</w:t>
            </w:r>
            <w:r w:rsidR="0098090B" w:rsidRPr="0098090B">
              <w:t>/</w:t>
            </w:r>
            <w:r w:rsidR="00BC7543" w:rsidRPr="00931CEC">
              <w:rPr>
                <w:i/>
              </w:rPr>
              <w:t>tty</w:t>
            </w:r>
            <w:r w:rsidRPr="00931CEC">
              <w:t xml:space="preserve"> Alattihoon</w:t>
            </w:r>
            <w:r w:rsidR="00BC7543" w:rsidRPr="00931CEC">
              <w:t>.</w:t>
            </w:r>
          </w:p>
        </w:tc>
      </w:tr>
      <w:tr w:rsidR="00BC7543" w:rsidRPr="00931CEC" w14:paraId="73CFC06F" w14:textId="77777777" w:rsidTr="00914B1A">
        <w:tc>
          <w:tcPr>
            <w:tcW w:w="3690" w:type="dxa"/>
          </w:tcPr>
          <w:p w14:paraId="6580ACF9" w14:textId="1AD34D0A" w:rsidR="00BC7543" w:rsidRPr="00931CEC" w:rsidRDefault="00C97ACD" w:rsidP="004C252E">
            <w:pPr>
              <w:spacing w:before="40" w:after="40"/>
            </w:pPr>
            <w:r>
              <w:t>Aamula</w:t>
            </w:r>
            <w:r>
              <w:rPr>
                <w:i/>
              </w:rPr>
              <w:t xml:space="preserve"> t</w:t>
            </w:r>
            <w:r w:rsidR="00BC7543" w:rsidRPr="00931CEC">
              <w:rPr>
                <w:i/>
              </w:rPr>
              <w:t>ul</w:t>
            </w:r>
            <w:r w:rsidR="0098090B" w:rsidRPr="0098090B">
              <w:t>/</w:t>
            </w:r>
            <w:r w:rsidR="00BC7543" w:rsidRPr="00931CEC">
              <w:rPr>
                <w:i/>
              </w:rPr>
              <w:t>thiin</w:t>
            </w:r>
            <w:r w:rsidR="00BC7543" w:rsidRPr="00931CEC">
              <w:t xml:space="preserve"> kothiin.</w:t>
            </w:r>
          </w:p>
        </w:tc>
        <w:tc>
          <w:tcPr>
            <w:tcW w:w="5596" w:type="dxa"/>
          </w:tcPr>
          <w:p w14:paraId="1478A7F3" w14:textId="0C9A8AB6" w:rsidR="00BC7543" w:rsidRPr="00931CEC" w:rsidRDefault="00BC7543" w:rsidP="004C252E">
            <w:pPr>
              <w:spacing w:before="40" w:after="40"/>
            </w:pPr>
            <w:r w:rsidRPr="00931CEC">
              <w:t xml:space="preserve">Kothiin </w:t>
            </w:r>
            <w:r w:rsidRPr="00931CEC">
              <w:rPr>
                <w:i/>
              </w:rPr>
              <w:t>ei tul</w:t>
            </w:r>
            <w:r w:rsidR="0098090B" w:rsidRPr="0098090B">
              <w:t>/</w:t>
            </w:r>
            <w:r w:rsidRPr="00931CEC">
              <w:rPr>
                <w:i/>
              </w:rPr>
              <w:t>tu</w:t>
            </w:r>
            <w:r w:rsidR="00C97ACD">
              <w:rPr>
                <w:i/>
              </w:rPr>
              <w:t xml:space="preserve"> </w:t>
            </w:r>
            <w:r w:rsidR="00C97ACD">
              <w:t>aamula</w:t>
            </w:r>
            <w:r w:rsidRPr="00931CEC">
              <w:t>.</w:t>
            </w:r>
          </w:p>
        </w:tc>
      </w:tr>
      <w:tr w:rsidR="00BC7543" w:rsidRPr="00931CEC" w14:paraId="031208BD" w14:textId="77777777" w:rsidTr="00914B1A">
        <w:tc>
          <w:tcPr>
            <w:tcW w:w="3690" w:type="dxa"/>
          </w:tcPr>
          <w:p w14:paraId="04165425" w14:textId="5AE8A71D" w:rsidR="00BC7543" w:rsidRPr="00931CEC" w:rsidRDefault="00BC7543" w:rsidP="004C252E">
            <w:pPr>
              <w:spacing w:before="40" w:after="40"/>
            </w:pPr>
            <w:r w:rsidRPr="00931CEC">
              <w:rPr>
                <w:i/>
              </w:rPr>
              <w:t>Tarvi</w:t>
            </w:r>
            <w:r w:rsidR="0098090B" w:rsidRPr="0098090B">
              <w:t>/</w:t>
            </w:r>
            <w:r w:rsidRPr="00931CEC">
              <w:rPr>
                <w:i/>
              </w:rPr>
              <w:t xml:space="preserve">thiin </w:t>
            </w:r>
            <w:r w:rsidRPr="00E466C0">
              <w:t xml:space="preserve">piilii </w:t>
            </w:r>
            <w:r w:rsidRPr="00931CEC">
              <w:t>~ piiliä.</w:t>
            </w:r>
          </w:p>
        </w:tc>
        <w:tc>
          <w:tcPr>
            <w:tcW w:w="5596" w:type="dxa"/>
          </w:tcPr>
          <w:p w14:paraId="67A6BF9E" w14:textId="3CB666C9" w:rsidR="00BC7543" w:rsidRPr="00931CEC" w:rsidRDefault="00BC7543" w:rsidP="004C252E">
            <w:pPr>
              <w:spacing w:before="40" w:after="40"/>
            </w:pPr>
            <w:r w:rsidRPr="00B603D7">
              <w:t>Piilii ~ piiliä</w:t>
            </w:r>
            <w:r w:rsidRPr="00931CEC">
              <w:rPr>
                <w:i/>
              </w:rPr>
              <w:t xml:space="preserve"> ei tarvi</w:t>
            </w:r>
            <w:r w:rsidR="0098090B" w:rsidRPr="0098090B">
              <w:t>/</w:t>
            </w:r>
            <w:r w:rsidRPr="00931CEC">
              <w:rPr>
                <w:i/>
              </w:rPr>
              <w:t>ttu</w:t>
            </w:r>
            <w:r w:rsidRPr="00931CEC">
              <w:t>.</w:t>
            </w:r>
          </w:p>
        </w:tc>
      </w:tr>
      <w:tr w:rsidR="00BC7543" w:rsidRPr="00931CEC" w14:paraId="0F211053" w14:textId="77777777" w:rsidTr="00914B1A">
        <w:tc>
          <w:tcPr>
            <w:tcW w:w="3690" w:type="dxa"/>
          </w:tcPr>
          <w:p w14:paraId="65E5E332" w14:textId="4996B229" w:rsidR="00BC7543" w:rsidRPr="00931CEC" w:rsidRDefault="00E466C0" w:rsidP="004C252E">
            <w:pPr>
              <w:spacing w:before="40" w:after="40"/>
            </w:pPr>
            <w:r>
              <w:t>Ennen</w:t>
            </w:r>
            <w:r w:rsidR="00BC7543" w:rsidRPr="00931CEC">
              <w:t xml:space="preserve"> </w:t>
            </w:r>
            <w:r w:rsidR="00BC7543" w:rsidRPr="00931CEC">
              <w:rPr>
                <w:i/>
              </w:rPr>
              <w:t>vanhe</w:t>
            </w:r>
            <w:r w:rsidR="0098090B" w:rsidRPr="0098090B">
              <w:t>/</w:t>
            </w:r>
            <w:r w:rsidR="00BC7543" w:rsidRPr="00931CEC">
              <w:rPr>
                <w:i/>
              </w:rPr>
              <w:t>thiin</w:t>
            </w:r>
            <w:r w:rsidR="00BC7543" w:rsidRPr="00931CEC">
              <w:t xml:space="preserve"> hopusti.</w:t>
            </w:r>
          </w:p>
        </w:tc>
        <w:tc>
          <w:tcPr>
            <w:tcW w:w="5596" w:type="dxa"/>
          </w:tcPr>
          <w:p w14:paraId="3F49D945" w14:textId="1C3C666A" w:rsidR="00BC7543" w:rsidRPr="00931CEC" w:rsidRDefault="00E466C0" w:rsidP="004C252E">
            <w:pPr>
              <w:spacing w:before="40" w:after="40"/>
            </w:pPr>
            <w:r>
              <w:t>Ennen</w:t>
            </w:r>
            <w:r w:rsidR="00BC7543" w:rsidRPr="00931CEC">
              <w:t xml:space="preserve"> </w:t>
            </w:r>
            <w:r w:rsidR="00BC7543" w:rsidRPr="00931CEC">
              <w:rPr>
                <w:i/>
              </w:rPr>
              <w:t>ei vanhe</w:t>
            </w:r>
            <w:r w:rsidR="0098090B" w:rsidRPr="0098090B">
              <w:t>/</w:t>
            </w:r>
            <w:r w:rsidR="00BC7543" w:rsidRPr="00931CEC">
              <w:rPr>
                <w:i/>
              </w:rPr>
              <w:t xml:space="preserve">ttu </w:t>
            </w:r>
            <w:r w:rsidR="00BC7543" w:rsidRPr="00931CEC">
              <w:t>hopusti.</w:t>
            </w:r>
          </w:p>
        </w:tc>
      </w:tr>
      <w:tr w:rsidR="00BC7543" w:rsidRPr="00931CEC" w14:paraId="77172551" w14:textId="77777777" w:rsidTr="00914B1A">
        <w:tc>
          <w:tcPr>
            <w:tcW w:w="3690" w:type="dxa"/>
          </w:tcPr>
          <w:p w14:paraId="027BF4FB" w14:textId="13E4D8C0" w:rsidR="00BC7543" w:rsidRPr="00931CEC" w:rsidRDefault="00BC7543" w:rsidP="004C252E">
            <w:pPr>
              <w:spacing w:before="40" w:after="40"/>
            </w:pPr>
            <w:r w:rsidRPr="00931CEC">
              <w:t xml:space="preserve">Sielä </w:t>
            </w:r>
            <w:r w:rsidRPr="00931CEC">
              <w:rPr>
                <w:i/>
              </w:rPr>
              <w:t>pöl</w:t>
            </w:r>
            <w:r w:rsidRPr="0075485B">
              <w:t>(</w:t>
            </w:r>
            <w:r w:rsidRPr="00931CEC">
              <w:rPr>
                <w:i/>
              </w:rPr>
              <w:t>j</w:t>
            </w:r>
            <w:r w:rsidRPr="0075485B">
              <w:t>)</w:t>
            </w:r>
            <w:r w:rsidRPr="00931CEC">
              <w:rPr>
                <w:i/>
              </w:rPr>
              <w:t>ä</w:t>
            </w:r>
            <w:r w:rsidR="0098090B" w:rsidRPr="0098090B">
              <w:t>/</w:t>
            </w:r>
            <w:r w:rsidRPr="00931CEC">
              <w:rPr>
                <w:i/>
              </w:rPr>
              <w:t>thiin</w:t>
            </w:r>
            <w:r w:rsidRPr="00931CEC">
              <w:t xml:space="preserve"> kummitusta.</w:t>
            </w:r>
          </w:p>
        </w:tc>
        <w:tc>
          <w:tcPr>
            <w:tcW w:w="5596" w:type="dxa"/>
          </w:tcPr>
          <w:p w14:paraId="6871F6D5" w14:textId="5C9B0039" w:rsidR="00BC7543" w:rsidRPr="00931CEC" w:rsidRDefault="00BC7543" w:rsidP="004C252E">
            <w:pPr>
              <w:spacing w:before="40" w:after="40"/>
            </w:pPr>
            <w:r w:rsidRPr="00931CEC">
              <w:t xml:space="preserve">Sielä </w:t>
            </w:r>
            <w:r w:rsidRPr="00931CEC">
              <w:rPr>
                <w:i/>
              </w:rPr>
              <w:t>ei pöl</w:t>
            </w:r>
            <w:r w:rsidRPr="0075485B">
              <w:t>(</w:t>
            </w:r>
            <w:r w:rsidRPr="00931CEC">
              <w:rPr>
                <w:i/>
              </w:rPr>
              <w:t>j</w:t>
            </w:r>
            <w:r w:rsidRPr="0075485B">
              <w:t>)</w:t>
            </w:r>
            <w:r w:rsidRPr="00931CEC">
              <w:rPr>
                <w:i/>
              </w:rPr>
              <w:t>ä</w:t>
            </w:r>
            <w:r w:rsidR="0098090B" w:rsidRPr="0098090B">
              <w:t>/</w:t>
            </w:r>
            <w:r w:rsidRPr="00931CEC">
              <w:rPr>
                <w:i/>
              </w:rPr>
              <w:t>tty</w:t>
            </w:r>
            <w:r w:rsidRPr="00931CEC">
              <w:t xml:space="preserve"> mithään.</w:t>
            </w:r>
          </w:p>
        </w:tc>
      </w:tr>
    </w:tbl>
    <w:p w14:paraId="4DFF8066" w14:textId="77777777" w:rsidR="00BC7543" w:rsidRPr="00A95D68" w:rsidRDefault="00BC7543" w:rsidP="00BC7543">
      <w:pPr>
        <w:tabs>
          <w:tab w:val="left" w:pos="3690"/>
        </w:tabs>
        <w:spacing w:before="120" w:after="120"/>
      </w:pPr>
      <w:r w:rsidRPr="00A95D68">
        <w:t xml:space="preserve">Alapuolela muistelhaan, kunka nämät </w:t>
      </w:r>
      <w:r>
        <w:t>partisip</w:t>
      </w:r>
      <w:r w:rsidRPr="00A95D68">
        <w:t>in perfektin haamut rakenethaan.</w:t>
      </w:r>
    </w:p>
    <w:p w14:paraId="5DED9927" w14:textId="77777777" w:rsidR="00BC7543" w:rsidRPr="00A95D68" w:rsidRDefault="00BC7543" w:rsidP="00BC7543">
      <w:pPr>
        <w:pStyle w:val="Overskrift4"/>
      </w:pPr>
      <w:bookmarkStart w:id="1609" w:name="partisiipinperfektinsuffiksit"/>
      <w:bookmarkStart w:id="1610" w:name="_5.6.4._Partisiipin_perfektin"/>
      <w:bookmarkStart w:id="1611" w:name="_5.6.4._Partisiipin_perfektin_1"/>
      <w:bookmarkStart w:id="1612" w:name="_Partisiipin_perfektin_haamustus"/>
      <w:bookmarkStart w:id="1613" w:name="_Toc198266891"/>
      <w:bookmarkStart w:id="1614" w:name="_Toc209168643"/>
      <w:bookmarkStart w:id="1615" w:name="_Toc311273873"/>
      <w:bookmarkEnd w:id="1609"/>
      <w:bookmarkEnd w:id="1610"/>
      <w:bookmarkEnd w:id="1611"/>
      <w:bookmarkEnd w:id="1612"/>
      <w:r>
        <w:t>Partisip</w:t>
      </w:r>
      <w:r w:rsidRPr="00A95D68">
        <w:t xml:space="preserve">in perfektin </w:t>
      </w:r>
      <w:bookmarkEnd w:id="1613"/>
      <w:bookmarkEnd w:id="1614"/>
      <w:r w:rsidRPr="00A95D68">
        <w:t>haamustus</w:t>
      </w:r>
      <w:bookmarkEnd w:id="1615"/>
    </w:p>
    <w:p w14:paraId="527AAF70" w14:textId="77777777" w:rsidR="000F4DEC" w:rsidRDefault="00BC7543" w:rsidP="000F4DEC">
      <w:pPr>
        <w:pStyle w:val="Brdtekst"/>
        <w:spacing w:after="60"/>
      </w:pPr>
      <w:r>
        <w:rPr>
          <w:smallCaps/>
        </w:rPr>
        <w:t>Partisip</w:t>
      </w:r>
      <w:r w:rsidRPr="005708A9">
        <w:rPr>
          <w:smallCaps/>
        </w:rPr>
        <w:t>in perfektin</w:t>
      </w:r>
      <w:r>
        <w:t xml:space="preserve"> haamui tarvittemma</w:t>
      </w:r>
      <w:r w:rsidRPr="00A95D68">
        <w:t xml:space="preserve"> usheissa verbin liittohaamuissa, ei tyhä kielttäävässä preteritissä. </w:t>
      </w:r>
      <w:r w:rsidR="00B3231D">
        <w:t>Kat</w:t>
      </w:r>
      <w:r w:rsidR="00C111E8">
        <w:t>t</w:t>
      </w:r>
      <w:r w:rsidR="00B3231D">
        <w:t>oma tässä näitten haamustusta</w:t>
      </w:r>
      <w:bookmarkStart w:id="1616" w:name="_5.6.4.1._Partisiipin_perfektin"/>
      <w:bookmarkStart w:id="1617" w:name="_5.6.4.1._Partisiipin_perfektin_1"/>
      <w:bookmarkEnd w:id="1616"/>
      <w:bookmarkEnd w:id="1617"/>
    </w:p>
    <w:p w14:paraId="129E3EA7" w14:textId="4401DA11" w:rsidR="0098678F" w:rsidRDefault="00BC7543" w:rsidP="005335AD">
      <w:pPr>
        <w:pStyle w:val="Punktliste"/>
      </w:pPr>
      <w:r w:rsidRPr="00D907A9">
        <w:rPr>
          <w:smallCaps/>
        </w:rPr>
        <w:t xml:space="preserve">Aktiivin </w:t>
      </w:r>
      <w:r>
        <w:rPr>
          <w:smallCaps/>
        </w:rPr>
        <w:t>partisip</w:t>
      </w:r>
      <w:r w:rsidRPr="00D907A9">
        <w:rPr>
          <w:smallCaps/>
        </w:rPr>
        <w:t>in perfektin</w:t>
      </w:r>
      <w:r w:rsidRPr="00A95D68">
        <w:rPr>
          <w:b/>
        </w:rPr>
        <w:t xml:space="preserve"> </w:t>
      </w:r>
      <w:r w:rsidR="003B2FEF">
        <w:t>suffiksi oon singulaari</w:t>
      </w:r>
      <w:r w:rsidR="003847A8">
        <w:t>n nominatiivissa</w:t>
      </w:r>
      <w:r w:rsidR="003B2FEF">
        <w:t xml:space="preserve"> </w:t>
      </w:r>
      <w:r w:rsidR="001B127A" w:rsidRPr="001B127A">
        <w:t>(</w:t>
      </w:r>
      <w:r w:rsidR="003B2FEF">
        <w:rPr>
          <w:i/>
        </w:rPr>
        <w:t>n</w:t>
      </w:r>
      <w:r w:rsidR="001B127A" w:rsidRPr="001B127A">
        <w:t>)</w:t>
      </w:r>
      <w:r w:rsidR="003B2FEF">
        <w:rPr>
          <w:i/>
        </w:rPr>
        <w:t>nU</w:t>
      </w:r>
      <w:r w:rsidR="001B127A" w:rsidRPr="001B127A">
        <w:t>(</w:t>
      </w:r>
      <w:r w:rsidR="003B2FEF">
        <w:rPr>
          <w:i/>
        </w:rPr>
        <w:t>t</w:t>
      </w:r>
      <w:r w:rsidR="001B127A" w:rsidRPr="001B127A">
        <w:t>).</w:t>
      </w:r>
      <w:r w:rsidR="003B2FEF">
        <w:rPr>
          <w:i/>
        </w:rPr>
        <w:t xml:space="preserve"> </w:t>
      </w:r>
      <w:r w:rsidR="003847A8">
        <w:t>Tästä</w:t>
      </w:r>
      <w:r w:rsidR="003B2FEF">
        <w:t xml:space="preserve"> oon tavalinen käyttää</w:t>
      </w:r>
      <w:r w:rsidR="00230DC5">
        <w:t>t</w:t>
      </w:r>
      <w:r w:rsidR="003B2FEF">
        <w:t xml:space="preserve"> </w:t>
      </w:r>
      <w:r w:rsidR="003B2FEF">
        <w:rPr>
          <w:i/>
        </w:rPr>
        <w:t>t</w:t>
      </w:r>
      <w:r w:rsidR="003B2FEF">
        <w:t xml:space="preserve">:töntä haamuu, ja sillä jätämä sen </w:t>
      </w:r>
      <w:r w:rsidR="00071A1D">
        <w:t>välilä</w:t>
      </w:r>
      <w:r w:rsidR="003B2FEF">
        <w:t xml:space="preserve"> kirjoittamatta </w:t>
      </w:r>
      <w:r w:rsidR="003847A8">
        <w:t xml:space="preserve">verbiin liittohaamuin </w:t>
      </w:r>
      <w:r w:rsidR="003B2FEF">
        <w:t>esimerkkhiin</w:t>
      </w:r>
      <w:r w:rsidR="00D71F78">
        <w:t>.</w:t>
      </w:r>
      <w:r w:rsidR="003B2FEF">
        <w:t xml:space="preserve"> </w:t>
      </w:r>
      <w:r w:rsidR="00066033">
        <w:t>Suffiksissa</w:t>
      </w:r>
      <w:r w:rsidR="00D71F78">
        <w:t xml:space="preserve"> </w:t>
      </w:r>
      <w:r w:rsidR="001B127A" w:rsidRPr="001B127A">
        <w:t>(</w:t>
      </w:r>
      <w:r w:rsidR="00066033">
        <w:rPr>
          <w:i/>
        </w:rPr>
        <w:t>n</w:t>
      </w:r>
      <w:r w:rsidR="001B127A" w:rsidRPr="001B127A">
        <w:t>)</w:t>
      </w:r>
      <w:r w:rsidR="00066033">
        <w:rPr>
          <w:i/>
        </w:rPr>
        <w:t>nU</w:t>
      </w:r>
      <w:r w:rsidR="001B127A" w:rsidRPr="001B127A">
        <w:t>(</w:t>
      </w:r>
      <w:r w:rsidR="00066033">
        <w:rPr>
          <w:i/>
        </w:rPr>
        <w:t>t</w:t>
      </w:r>
      <w:r w:rsidR="001B127A" w:rsidRPr="001B127A">
        <w:t>)</w:t>
      </w:r>
      <w:r w:rsidR="00066033">
        <w:rPr>
          <w:i/>
        </w:rPr>
        <w:t xml:space="preserve"> </w:t>
      </w:r>
      <w:r w:rsidR="00D71F78">
        <w:rPr>
          <w:i/>
        </w:rPr>
        <w:t>n</w:t>
      </w:r>
      <w:r w:rsidR="001B127A" w:rsidRPr="001B127A">
        <w:t>:</w:t>
      </w:r>
      <w:r w:rsidR="00D71F78">
        <w:t xml:space="preserve">n pittuus oon äänelisten </w:t>
      </w:r>
      <w:r w:rsidR="00987194">
        <w:t>konsonant</w:t>
      </w:r>
      <w:r w:rsidR="00D71F78">
        <w:t>iitten pittuusreekelii</w:t>
      </w:r>
      <w:r w:rsidR="00A83528">
        <w:t>tten jälkhiin (katto kohta 3.1.2</w:t>
      </w:r>
      <w:r w:rsidR="00D71F78">
        <w:t xml:space="preserve">). </w:t>
      </w:r>
      <w:r w:rsidR="0037235C">
        <w:t>Vokaalirangassa</w:t>
      </w:r>
      <w:r w:rsidR="003B2FEF">
        <w:t xml:space="preserve"> suffiksin</w:t>
      </w:r>
      <w:r w:rsidR="003C0407">
        <w:t>n</w:t>
      </w:r>
      <w:r w:rsidR="003B2FEF">
        <w:t xml:space="preserve">a oon </w:t>
      </w:r>
      <w:r w:rsidR="001B127A" w:rsidRPr="001B127A">
        <w:t>(</w:t>
      </w:r>
      <w:r w:rsidR="003B2FEF">
        <w:rPr>
          <w:i/>
        </w:rPr>
        <w:t>n</w:t>
      </w:r>
      <w:r w:rsidR="001B127A" w:rsidRPr="001B127A">
        <w:t>)</w:t>
      </w:r>
      <w:r w:rsidR="003B2FEF">
        <w:rPr>
          <w:i/>
        </w:rPr>
        <w:t>hee</w:t>
      </w:r>
      <w:r w:rsidR="003C0407">
        <w:rPr>
          <w:i/>
        </w:rPr>
        <w:t>-</w:t>
      </w:r>
      <w:r w:rsidR="003C0407">
        <w:t xml:space="preserve">. </w:t>
      </w:r>
      <w:r w:rsidR="005B4A72">
        <w:t>Partisip</w:t>
      </w:r>
      <w:r w:rsidR="003B2FEF">
        <w:t>in perfekti taippuu saman kaavan</w:t>
      </w:r>
      <w:r w:rsidR="0037235C">
        <w:t xml:space="preserve"> jälkhiin ko tyypin 3.2 nomenit, ja pluraalin nominatiivi loppuu sitte</w:t>
      </w:r>
      <w:r w:rsidR="003B2FEF">
        <w:t xml:space="preserve"> </w:t>
      </w:r>
      <w:r w:rsidR="001B127A" w:rsidRPr="001B127A">
        <w:t>(</w:t>
      </w:r>
      <w:r w:rsidR="0037235C">
        <w:rPr>
          <w:i/>
        </w:rPr>
        <w:t>n</w:t>
      </w:r>
      <w:r w:rsidR="001B127A" w:rsidRPr="001B127A">
        <w:t>)</w:t>
      </w:r>
      <w:r w:rsidR="0037235C">
        <w:rPr>
          <w:i/>
        </w:rPr>
        <w:t>hee</w:t>
      </w:r>
      <w:r w:rsidR="0098090B" w:rsidRPr="0098090B">
        <w:t>/</w:t>
      </w:r>
      <w:r w:rsidR="0037235C">
        <w:rPr>
          <w:i/>
        </w:rPr>
        <w:t>t</w:t>
      </w:r>
      <w:r w:rsidR="001B127A" w:rsidRPr="001B127A">
        <w:t>.</w:t>
      </w:r>
      <w:r w:rsidR="00164B49">
        <w:t xml:space="preserve"> </w:t>
      </w:r>
      <w:r w:rsidR="00217082">
        <w:t>Näitä singulaarin ja pluraalin haamui tarvittemma ko haamustamma verbiin aktiivissii liittohaamui.</w:t>
      </w:r>
    </w:p>
    <w:p w14:paraId="7E801D77" w14:textId="13F75E5C" w:rsidR="0094107A" w:rsidRDefault="0094107A" w:rsidP="0098678F">
      <w:r>
        <w:t>Aktiivin partisipin perfektin suffiksit lisäthään verbirankhoin näin:</w:t>
      </w:r>
    </w:p>
    <w:p w14:paraId="5555F08E" w14:textId="4900E3D1" w:rsidR="00BC7543" w:rsidRPr="0098678F" w:rsidRDefault="00BC7543" w:rsidP="005335AD">
      <w:r w:rsidRPr="00A95D68">
        <w:t>1-tyypissä</w:t>
      </w:r>
      <w:r w:rsidR="000A4B27">
        <w:t xml:space="preserve"> </w:t>
      </w:r>
      <w:r w:rsidRPr="00A95D68">
        <w:t>eli yksi</w:t>
      </w:r>
      <w:r>
        <w:t>tav</w:t>
      </w:r>
      <w:r w:rsidRPr="00A95D68">
        <w:t xml:space="preserve">uisista verbiistä otethaan vain ranka ja lisäthään siihen suffiksin </w:t>
      </w:r>
      <w:r w:rsidRPr="005335AD">
        <w:rPr>
          <w:i/>
        </w:rPr>
        <w:t>nU</w:t>
      </w:r>
      <w:r w:rsidR="001B127A" w:rsidRPr="001B127A">
        <w:t>(</w:t>
      </w:r>
      <w:r w:rsidR="00053517" w:rsidRPr="005335AD">
        <w:rPr>
          <w:i/>
        </w:rPr>
        <w:t>t</w:t>
      </w:r>
      <w:r w:rsidR="001B127A" w:rsidRPr="001B127A">
        <w:t>)</w:t>
      </w:r>
      <w:r w:rsidR="00053517" w:rsidRPr="005335AD">
        <w:rPr>
          <w:i/>
        </w:rPr>
        <w:t xml:space="preserve"> </w:t>
      </w:r>
      <w:r w:rsidR="001B127A" w:rsidRPr="001B127A">
        <w:t>:</w:t>
      </w:r>
      <w:r w:rsidR="00053517" w:rsidRPr="005335AD">
        <w:rPr>
          <w:i/>
        </w:rPr>
        <w:t xml:space="preserve"> nhee-</w:t>
      </w:r>
      <w:r w:rsidR="001B127A" w:rsidRPr="001B127A">
        <w:t>.</w:t>
      </w:r>
      <w:r w:rsidRPr="00A95D68">
        <w:t xml:space="preserve"> Esimerkiksi </w:t>
      </w:r>
      <w:r>
        <w:t>(1.</w:t>
      </w:r>
      <w:r w:rsidRPr="00A95D68">
        <w:t>inf. : partis.perf.</w:t>
      </w:r>
      <w:r>
        <w:t>sg.nom.</w:t>
      </w:r>
      <w:r w:rsidR="00053517">
        <w:t xml:space="preserve"> : partis.perf.pl.nom.</w:t>
      </w:r>
      <w:r w:rsidRPr="00A95D68">
        <w:t xml:space="preserve">) </w:t>
      </w:r>
      <w:r w:rsidRPr="005335AD">
        <w:rPr>
          <w:i/>
        </w:rPr>
        <w:t>saa</w:t>
      </w:r>
      <w:r w:rsidR="0098090B" w:rsidRPr="0098090B">
        <w:t>/</w:t>
      </w:r>
      <w:r w:rsidRPr="005335AD">
        <w:rPr>
          <w:i/>
        </w:rPr>
        <w:t xml:space="preserve">đa </w:t>
      </w:r>
      <w:r w:rsidR="00BA1173" w:rsidRPr="00BA1173">
        <w:t>~</w:t>
      </w:r>
      <w:r w:rsidRPr="005335AD">
        <w:rPr>
          <w:i/>
        </w:rPr>
        <w:t xml:space="preserve"> saaha </w:t>
      </w:r>
      <w:r w:rsidRPr="0075485B">
        <w:t>:</w:t>
      </w:r>
      <w:r w:rsidRPr="005335AD">
        <w:rPr>
          <w:i/>
        </w:rPr>
        <w:t xml:space="preserve"> saa</w:t>
      </w:r>
      <w:r w:rsidR="0098090B" w:rsidRPr="0098090B">
        <w:t>/</w:t>
      </w:r>
      <w:r w:rsidRPr="005335AD">
        <w:rPr>
          <w:i/>
        </w:rPr>
        <w:t>nu</w:t>
      </w:r>
      <w:r w:rsidR="001B127A" w:rsidRPr="001B127A">
        <w:t>(</w:t>
      </w:r>
      <w:r w:rsidR="0094107A" w:rsidRPr="005335AD">
        <w:rPr>
          <w:i/>
        </w:rPr>
        <w:t>t</w:t>
      </w:r>
      <w:r w:rsidR="001B127A" w:rsidRPr="001B127A">
        <w:t>)</w:t>
      </w:r>
      <w:r w:rsidR="0094107A" w:rsidRPr="005335AD">
        <w:rPr>
          <w:i/>
        </w:rPr>
        <w:t xml:space="preserve"> </w:t>
      </w:r>
      <w:r w:rsidR="001B127A" w:rsidRPr="001B127A">
        <w:t>:</w:t>
      </w:r>
      <w:r w:rsidR="0094107A" w:rsidRPr="005335AD">
        <w:rPr>
          <w:i/>
        </w:rPr>
        <w:t xml:space="preserve"> s</w:t>
      </w:r>
      <w:r w:rsidR="00BF57C8" w:rsidRPr="005335AD">
        <w:rPr>
          <w:i/>
        </w:rPr>
        <w:t>a</w:t>
      </w:r>
      <w:r w:rsidR="0094107A" w:rsidRPr="005335AD">
        <w:rPr>
          <w:i/>
        </w:rPr>
        <w:t>a</w:t>
      </w:r>
      <w:r w:rsidR="0098090B" w:rsidRPr="0098090B">
        <w:t>/</w:t>
      </w:r>
      <w:r w:rsidR="0094107A" w:rsidRPr="005335AD">
        <w:rPr>
          <w:i/>
        </w:rPr>
        <w:t>nhee</w:t>
      </w:r>
      <w:r w:rsidR="0098090B" w:rsidRPr="0098090B">
        <w:t>/</w:t>
      </w:r>
      <w:r w:rsidR="0094107A" w:rsidRPr="005335AD">
        <w:rPr>
          <w:i/>
        </w:rPr>
        <w:t>t</w:t>
      </w:r>
      <w:r w:rsidRPr="0075485B">
        <w:t>,</w:t>
      </w:r>
      <w:r w:rsidRPr="005335AD">
        <w:rPr>
          <w:i/>
        </w:rPr>
        <w:t xml:space="preserve"> vie</w:t>
      </w:r>
      <w:r w:rsidR="0098090B" w:rsidRPr="0098090B">
        <w:t>/</w:t>
      </w:r>
      <w:r w:rsidRPr="005335AD">
        <w:rPr>
          <w:i/>
        </w:rPr>
        <w:t xml:space="preserve">đä </w:t>
      </w:r>
      <w:r w:rsidR="00BA1173" w:rsidRPr="00BA1173">
        <w:t>~</w:t>
      </w:r>
      <w:r w:rsidRPr="005335AD">
        <w:rPr>
          <w:i/>
        </w:rPr>
        <w:t xml:space="preserve"> vii</w:t>
      </w:r>
      <w:r w:rsidR="0098090B" w:rsidRPr="0098090B">
        <w:t>/</w:t>
      </w:r>
      <w:r w:rsidRPr="005335AD">
        <w:rPr>
          <w:i/>
        </w:rPr>
        <w:t xml:space="preserve">ä </w:t>
      </w:r>
      <w:r w:rsidRPr="0075485B">
        <w:t>:</w:t>
      </w:r>
      <w:r w:rsidRPr="005335AD">
        <w:rPr>
          <w:i/>
        </w:rPr>
        <w:t xml:space="preserve"> vie</w:t>
      </w:r>
      <w:r w:rsidR="0098090B" w:rsidRPr="0098090B">
        <w:t>/</w:t>
      </w:r>
      <w:r w:rsidRPr="005335AD">
        <w:rPr>
          <w:i/>
        </w:rPr>
        <w:t>ny</w:t>
      </w:r>
      <w:r w:rsidR="001B127A" w:rsidRPr="001B127A">
        <w:t>(</w:t>
      </w:r>
      <w:r w:rsidR="002769D4" w:rsidRPr="005335AD">
        <w:rPr>
          <w:i/>
        </w:rPr>
        <w:t>t</w:t>
      </w:r>
      <w:r w:rsidR="001B127A" w:rsidRPr="001B127A">
        <w:t>)</w:t>
      </w:r>
      <w:r w:rsidR="0094107A" w:rsidRPr="005335AD">
        <w:rPr>
          <w:i/>
        </w:rPr>
        <w:t xml:space="preserve"> </w:t>
      </w:r>
      <w:r w:rsidR="001B127A" w:rsidRPr="001B127A">
        <w:t>:</w:t>
      </w:r>
      <w:r w:rsidR="0094107A" w:rsidRPr="005335AD">
        <w:rPr>
          <w:i/>
        </w:rPr>
        <w:t xml:space="preserve"> vie</w:t>
      </w:r>
      <w:r w:rsidR="0098090B" w:rsidRPr="0098090B">
        <w:t>/</w:t>
      </w:r>
      <w:r w:rsidR="0094107A" w:rsidRPr="005335AD">
        <w:rPr>
          <w:i/>
        </w:rPr>
        <w:t>nhee</w:t>
      </w:r>
      <w:r w:rsidR="0098090B" w:rsidRPr="0098090B">
        <w:t>/</w:t>
      </w:r>
      <w:r w:rsidR="0094107A" w:rsidRPr="005335AD">
        <w:rPr>
          <w:i/>
        </w:rPr>
        <w:t>t</w:t>
      </w:r>
      <w:r w:rsidR="001B127A" w:rsidRPr="001B127A">
        <w:t>.</w:t>
      </w:r>
    </w:p>
    <w:p w14:paraId="5CFA5F0F" w14:textId="132DCC1C" w:rsidR="00BC7543" w:rsidRPr="005335AD" w:rsidRDefault="00BC7543" w:rsidP="005335AD">
      <w:pPr>
        <w:rPr>
          <w:i/>
        </w:rPr>
      </w:pPr>
      <w:r w:rsidRPr="00A95D68">
        <w:t xml:space="preserve">2-tyypissä eli yksirankaisista verbiistä otethaan samangraadisen rangan, ko mitä käytethään </w:t>
      </w:r>
      <w:r w:rsidR="00E93455">
        <w:t>my</w:t>
      </w:r>
      <w:r w:rsidR="000D2C95">
        <w:t>ö</w:t>
      </w:r>
      <w:r w:rsidR="00E93455">
        <w:t>nttä</w:t>
      </w:r>
      <w:r w:rsidR="000D2C95">
        <w:t>ä</w:t>
      </w:r>
      <w:r w:rsidR="00E93455">
        <w:t xml:space="preserve">vän </w:t>
      </w:r>
      <w:r w:rsidRPr="00A95D68">
        <w:t xml:space="preserve">preteritin singulaarin 3. persoonassa ja lisäthään siihen suffiksin </w:t>
      </w:r>
      <w:r w:rsidR="001B127A" w:rsidRPr="001B127A">
        <w:t>(</w:t>
      </w:r>
      <w:r w:rsidRPr="005335AD">
        <w:rPr>
          <w:i/>
        </w:rPr>
        <w:t>n</w:t>
      </w:r>
      <w:r w:rsidR="001B127A" w:rsidRPr="001B127A">
        <w:t>)</w:t>
      </w:r>
      <w:r w:rsidRPr="005335AD">
        <w:rPr>
          <w:i/>
        </w:rPr>
        <w:t>nU</w:t>
      </w:r>
      <w:r w:rsidR="001B127A" w:rsidRPr="001B127A">
        <w:t>(</w:t>
      </w:r>
      <w:r w:rsidR="00373E58" w:rsidRPr="005335AD">
        <w:rPr>
          <w:i/>
        </w:rPr>
        <w:t>t</w:t>
      </w:r>
      <w:r w:rsidR="001B127A" w:rsidRPr="001B127A">
        <w:t>)</w:t>
      </w:r>
      <w:r w:rsidR="00373E58" w:rsidRPr="005335AD">
        <w:rPr>
          <w:i/>
        </w:rPr>
        <w:t xml:space="preserve"> </w:t>
      </w:r>
      <w:r w:rsidR="001B127A" w:rsidRPr="001B127A">
        <w:t>:</w:t>
      </w:r>
      <w:r w:rsidR="00373E58" w:rsidRPr="005335AD">
        <w:rPr>
          <w:i/>
        </w:rPr>
        <w:t xml:space="preserve"> nhee-</w:t>
      </w:r>
      <w:r w:rsidRPr="00A95D68">
        <w:t>. E</w:t>
      </w:r>
      <w:r>
        <w:t>s</w:t>
      </w:r>
      <w:r w:rsidRPr="00A95D68">
        <w:t xml:space="preserve">imerkkii: </w:t>
      </w:r>
      <w:r>
        <w:t xml:space="preserve">(1.inf. : </w:t>
      </w:r>
      <w:r w:rsidRPr="00A95D68">
        <w:t>pre</w:t>
      </w:r>
      <w:r>
        <w:t>t.</w:t>
      </w:r>
      <w:r w:rsidR="001337F6">
        <w:t>sg3</w:t>
      </w:r>
      <w:r w:rsidRPr="00A95D68">
        <w:t xml:space="preserve"> : partis.perf.</w:t>
      </w:r>
      <w:r>
        <w:t>sg.nom.</w:t>
      </w:r>
      <w:r w:rsidR="00373E58">
        <w:t xml:space="preserve"> : partis.perf.pl.nom.</w:t>
      </w:r>
      <w:r w:rsidRPr="00A95D68">
        <w:t xml:space="preserve">) </w:t>
      </w:r>
      <w:r w:rsidRPr="005335AD">
        <w:rPr>
          <w:i/>
        </w:rPr>
        <w:t>kulkke</w:t>
      </w:r>
      <w:r w:rsidR="0098090B" w:rsidRPr="0098090B">
        <w:t>/</w:t>
      </w:r>
      <w:r w:rsidRPr="005335AD">
        <w:rPr>
          <w:i/>
        </w:rPr>
        <w:t xml:space="preserve">et </w:t>
      </w:r>
      <w:r w:rsidR="00BA1173" w:rsidRPr="00BA1173">
        <w:t>~</w:t>
      </w:r>
      <w:r w:rsidRPr="005335AD">
        <w:rPr>
          <w:i/>
        </w:rPr>
        <w:t xml:space="preserve"> kulke</w:t>
      </w:r>
      <w:r w:rsidR="0098090B" w:rsidRPr="0098090B">
        <w:t>/</w:t>
      </w:r>
      <w:r w:rsidRPr="005335AD">
        <w:rPr>
          <w:i/>
        </w:rPr>
        <w:t>a</w:t>
      </w:r>
      <w:r w:rsidRPr="0075485B">
        <w:t>(</w:t>
      </w:r>
      <w:r w:rsidRPr="005335AD">
        <w:rPr>
          <w:i/>
        </w:rPr>
        <w:t>t</w:t>
      </w:r>
      <w:r w:rsidRPr="0075485B">
        <w:t>)</w:t>
      </w:r>
      <w:r w:rsidRPr="005335AD">
        <w:rPr>
          <w:i/>
        </w:rPr>
        <w:t xml:space="preserve"> </w:t>
      </w:r>
      <w:r w:rsidR="00BA1173" w:rsidRPr="00BA1173">
        <w:t>~</w:t>
      </w:r>
      <w:r w:rsidRPr="005335AD">
        <w:rPr>
          <w:i/>
        </w:rPr>
        <w:t xml:space="preserve"> kulki</w:t>
      </w:r>
      <w:r w:rsidR="0098090B" w:rsidRPr="0098090B">
        <w:t>/</w:t>
      </w:r>
      <w:r w:rsidRPr="005335AD">
        <w:rPr>
          <w:i/>
        </w:rPr>
        <w:t xml:space="preserve">a </w:t>
      </w:r>
      <w:r w:rsidRPr="0075485B">
        <w:t>:</w:t>
      </w:r>
      <w:r w:rsidRPr="005335AD">
        <w:rPr>
          <w:i/>
        </w:rPr>
        <w:t xml:space="preserve"> kulk</w:t>
      </w:r>
      <w:r w:rsidR="0098090B" w:rsidRPr="0098090B">
        <w:t>/</w:t>
      </w:r>
      <w:r w:rsidRPr="005335AD">
        <w:rPr>
          <w:i/>
        </w:rPr>
        <w:t xml:space="preserve">i </w:t>
      </w:r>
      <w:r w:rsidRPr="0075485B">
        <w:t>:</w:t>
      </w:r>
      <w:r w:rsidRPr="005335AD">
        <w:rPr>
          <w:i/>
        </w:rPr>
        <w:t xml:space="preserve"> kulke</w:t>
      </w:r>
      <w:r w:rsidR="0098090B" w:rsidRPr="0098090B">
        <w:t>/</w:t>
      </w:r>
      <w:r w:rsidRPr="005335AD">
        <w:rPr>
          <w:i/>
        </w:rPr>
        <w:t>nu</w:t>
      </w:r>
      <w:r w:rsidR="001B127A" w:rsidRPr="001B127A">
        <w:t>(</w:t>
      </w:r>
      <w:r w:rsidR="00373E58" w:rsidRPr="005335AD">
        <w:rPr>
          <w:i/>
        </w:rPr>
        <w:t>t</w:t>
      </w:r>
      <w:r w:rsidR="001B127A" w:rsidRPr="001B127A">
        <w:t>)</w:t>
      </w:r>
      <w:r w:rsidR="00373E58" w:rsidRPr="005335AD">
        <w:rPr>
          <w:i/>
        </w:rPr>
        <w:t xml:space="preserve"> </w:t>
      </w:r>
      <w:r w:rsidR="001B127A" w:rsidRPr="001B127A">
        <w:t>:</w:t>
      </w:r>
      <w:r w:rsidR="00373E58" w:rsidRPr="005335AD">
        <w:rPr>
          <w:i/>
        </w:rPr>
        <w:t xml:space="preserve"> kulke</w:t>
      </w:r>
      <w:r w:rsidR="0098090B" w:rsidRPr="0098090B">
        <w:t>/</w:t>
      </w:r>
      <w:r w:rsidR="00373E58" w:rsidRPr="005335AD">
        <w:rPr>
          <w:i/>
        </w:rPr>
        <w:t>nhee</w:t>
      </w:r>
      <w:r w:rsidR="0098090B" w:rsidRPr="0098090B">
        <w:t>/</w:t>
      </w:r>
      <w:r w:rsidR="00373E58" w:rsidRPr="005335AD">
        <w:rPr>
          <w:i/>
        </w:rPr>
        <w:t>t</w:t>
      </w:r>
      <w:r w:rsidRPr="0075485B">
        <w:t>,</w:t>
      </w:r>
      <w:r w:rsidRPr="005335AD">
        <w:rPr>
          <w:i/>
        </w:rPr>
        <w:t xml:space="preserve"> sanno</w:t>
      </w:r>
      <w:r w:rsidR="0098090B" w:rsidRPr="0098090B">
        <w:t>/</w:t>
      </w:r>
      <w:r w:rsidRPr="005335AD">
        <w:rPr>
          <w:i/>
        </w:rPr>
        <w:t xml:space="preserve">ot </w:t>
      </w:r>
      <w:r w:rsidR="00BA1173" w:rsidRPr="00BA1173">
        <w:t>~</w:t>
      </w:r>
      <w:r w:rsidRPr="005335AD">
        <w:rPr>
          <w:i/>
        </w:rPr>
        <w:t xml:space="preserve"> sano</w:t>
      </w:r>
      <w:r w:rsidR="0098090B" w:rsidRPr="0098090B">
        <w:t>/</w:t>
      </w:r>
      <w:r w:rsidRPr="005335AD">
        <w:rPr>
          <w:i/>
        </w:rPr>
        <w:t>a</w:t>
      </w:r>
      <w:r w:rsidRPr="0075485B">
        <w:t>(</w:t>
      </w:r>
      <w:r w:rsidRPr="005335AD">
        <w:rPr>
          <w:i/>
        </w:rPr>
        <w:t>t</w:t>
      </w:r>
      <w:r w:rsidRPr="0075485B">
        <w:t>)</w:t>
      </w:r>
      <w:r w:rsidRPr="005335AD">
        <w:rPr>
          <w:i/>
        </w:rPr>
        <w:t xml:space="preserve"> </w:t>
      </w:r>
      <w:r w:rsidRPr="0075485B">
        <w:t>:</w:t>
      </w:r>
      <w:r w:rsidRPr="005335AD">
        <w:rPr>
          <w:i/>
        </w:rPr>
        <w:t xml:space="preserve"> sano</w:t>
      </w:r>
      <w:r w:rsidR="0098090B" w:rsidRPr="0098090B">
        <w:t>/</w:t>
      </w:r>
      <w:r w:rsidRPr="005335AD">
        <w:rPr>
          <w:i/>
        </w:rPr>
        <w:t xml:space="preserve">i </w:t>
      </w:r>
      <w:r w:rsidRPr="0075485B">
        <w:t>:</w:t>
      </w:r>
      <w:r w:rsidRPr="005335AD">
        <w:rPr>
          <w:i/>
        </w:rPr>
        <w:t xml:space="preserve"> sano</w:t>
      </w:r>
      <w:r w:rsidR="0098090B" w:rsidRPr="0098090B">
        <w:t>/</w:t>
      </w:r>
      <w:r w:rsidRPr="005335AD">
        <w:rPr>
          <w:i/>
        </w:rPr>
        <w:t>nu</w:t>
      </w:r>
      <w:r w:rsidR="001B127A" w:rsidRPr="001B127A">
        <w:t>(</w:t>
      </w:r>
      <w:r w:rsidR="00373E58" w:rsidRPr="005335AD">
        <w:rPr>
          <w:i/>
        </w:rPr>
        <w:t>t</w:t>
      </w:r>
      <w:r w:rsidR="001B127A" w:rsidRPr="001B127A">
        <w:t>)</w:t>
      </w:r>
      <w:r w:rsidR="00373E58" w:rsidRPr="005335AD">
        <w:rPr>
          <w:i/>
        </w:rPr>
        <w:t xml:space="preserve"> </w:t>
      </w:r>
      <w:r w:rsidR="001B127A" w:rsidRPr="001B127A">
        <w:t>:</w:t>
      </w:r>
      <w:r w:rsidR="00373E58" w:rsidRPr="005335AD">
        <w:rPr>
          <w:i/>
        </w:rPr>
        <w:t xml:space="preserve"> sanon</w:t>
      </w:r>
      <w:r w:rsidR="0098090B" w:rsidRPr="0098090B">
        <w:t>/</w:t>
      </w:r>
      <w:r w:rsidR="00373E58" w:rsidRPr="005335AD">
        <w:rPr>
          <w:i/>
        </w:rPr>
        <w:t>nhee</w:t>
      </w:r>
      <w:r w:rsidR="0098090B" w:rsidRPr="0098090B">
        <w:t>/</w:t>
      </w:r>
      <w:r w:rsidR="00373E58" w:rsidRPr="005335AD">
        <w:rPr>
          <w:i/>
        </w:rPr>
        <w:t>t</w:t>
      </w:r>
      <w:r w:rsidRPr="0075485B">
        <w:t>,</w:t>
      </w:r>
      <w:r w:rsidRPr="005335AD">
        <w:rPr>
          <w:i/>
        </w:rPr>
        <w:t xml:space="preserve"> jakka</w:t>
      </w:r>
      <w:r w:rsidR="0098090B" w:rsidRPr="0098090B">
        <w:t>/</w:t>
      </w:r>
      <w:r w:rsidRPr="005335AD">
        <w:rPr>
          <w:i/>
        </w:rPr>
        <w:t>a</w:t>
      </w:r>
      <w:r w:rsidRPr="0075485B">
        <w:t>(</w:t>
      </w:r>
      <w:r w:rsidRPr="005335AD">
        <w:rPr>
          <w:i/>
        </w:rPr>
        <w:t>t</w:t>
      </w:r>
      <w:r w:rsidRPr="0075485B">
        <w:t>)</w:t>
      </w:r>
      <w:r w:rsidRPr="005335AD">
        <w:rPr>
          <w:i/>
        </w:rPr>
        <w:t xml:space="preserve"> </w:t>
      </w:r>
      <w:r w:rsidRPr="0075485B">
        <w:t>:</w:t>
      </w:r>
      <w:r w:rsidRPr="005335AD">
        <w:rPr>
          <w:i/>
        </w:rPr>
        <w:t xml:space="preserve"> jako</w:t>
      </w:r>
      <w:r w:rsidR="0098090B" w:rsidRPr="0098090B">
        <w:t>/</w:t>
      </w:r>
      <w:r w:rsidRPr="005335AD">
        <w:rPr>
          <w:i/>
        </w:rPr>
        <w:t xml:space="preserve">i </w:t>
      </w:r>
      <w:r w:rsidRPr="0075485B">
        <w:t>:</w:t>
      </w:r>
      <w:r w:rsidRPr="005335AD">
        <w:rPr>
          <w:i/>
        </w:rPr>
        <w:t xml:space="preserve"> jaka</w:t>
      </w:r>
      <w:r w:rsidR="0098090B" w:rsidRPr="0098090B">
        <w:t>/</w:t>
      </w:r>
      <w:r w:rsidRPr="005335AD">
        <w:rPr>
          <w:i/>
        </w:rPr>
        <w:t>nu</w:t>
      </w:r>
      <w:r w:rsidR="001B127A" w:rsidRPr="001B127A">
        <w:t>(</w:t>
      </w:r>
      <w:r w:rsidR="00373E58" w:rsidRPr="005335AD">
        <w:rPr>
          <w:i/>
        </w:rPr>
        <w:t>t</w:t>
      </w:r>
      <w:r w:rsidR="001B127A" w:rsidRPr="001B127A">
        <w:t>)</w:t>
      </w:r>
      <w:r w:rsidR="00373E58" w:rsidRPr="005335AD">
        <w:rPr>
          <w:i/>
        </w:rPr>
        <w:t xml:space="preserve"> </w:t>
      </w:r>
      <w:r w:rsidR="001B127A" w:rsidRPr="001B127A">
        <w:t>:</w:t>
      </w:r>
      <w:r w:rsidR="00373E58" w:rsidRPr="005335AD">
        <w:rPr>
          <w:i/>
        </w:rPr>
        <w:t xml:space="preserve"> jaka</w:t>
      </w:r>
      <w:r w:rsidR="0098090B" w:rsidRPr="0098090B">
        <w:t>/</w:t>
      </w:r>
      <w:r w:rsidR="00373E58" w:rsidRPr="005335AD">
        <w:rPr>
          <w:i/>
        </w:rPr>
        <w:t>nhee</w:t>
      </w:r>
      <w:r w:rsidR="0098090B" w:rsidRPr="0098090B">
        <w:t>/</w:t>
      </w:r>
      <w:r w:rsidR="00373E58" w:rsidRPr="005335AD">
        <w:rPr>
          <w:i/>
        </w:rPr>
        <w:t>t</w:t>
      </w:r>
      <w:r w:rsidRPr="0075485B">
        <w:t>,</w:t>
      </w:r>
      <w:r w:rsidRPr="005335AD">
        <w:rPr>
          <w:i/>
        </w:rPr>
        <w:t xml:space="preserve"> suuttu</w:t>
      </w:r>
      <w:r w:rsidR="0098090B" w:rsidRPr="0098090B">
        <w:t>/</w:t>
      </w:r>
      <w:r w:rsidRPr="005335AD">
        <w:rPr>
          <w:i/>
        </w:rPr>
        <w:t xml:space="preserve">ut </w:t>
      </w:r>
      <w:r w:rsidR="00BA1173" w:rsidRPr="00BA1173">
        <w:t>~</w:t>
      </w:r>
      <w:r w:rsidRPr="005335AD">
        <w:rPr>
          <w:i/>
        </w:rPr>
        <w:t xml:space="preserve"> suuttu</w:t>
      </w:r>
      <w:r w:rsidR="0098090B" w:rsidRPr="0098090B">
        <w:t>/</w:t>
      </w:r>
      <w:r w:rsidRPr="005335AD">
        <w:rPr>
          <w:i/>
        </w:rPr>
        <w:t>a</w:t>
      </w:r>
      <w:r w:rsidRPr="0075485B">
        <w:t>(</w:t>
      </w:r>
      <w:r w:rsidRPr="005335AD">
        <w:rPr>
          <w:i/>
        </w:rPr>
        <w:t>t</w:t>
      </w:r>
      <w:r w:rsidRPr="0075485B">
        <w:t>)</w:t>
      </w:r>
      <w:r w:rsidRPr="005335AD">
        <w:rPr>
          <w:i/>
        </w:rPr>
        <w:t xml:space="preserve"> </w:t>
      </w:r>
      <w:r w:rsidRPr="0075485B">
        <w:t>:</w:t>
      </w:r>
      <w:r w:rsidRPr="005335AD">
        <w:rPr>
          <w:i/>
        </w:rPr>
        <w:t xml:space="preserve"> suuttu</w:t>
      </w:r>
      <w:r w:rsidR="0098090B" w:rsidRPr="0098090B">
        <w:t>/</w:t>
      </w:r>
      <w:r w:rsidRPr="005335AD">
        <w:rPr>
          <w:i/>
        </w:rPr>
        <w:t xml:space="preserve">i </w:t>
      </w:r>
      <w:r w:rsidRPr="0075485B">
        <w:t>:</w:t>
      </w:r>
      <w:r w:rsidRPr="005335AD">
        <w:rPr>
          <w:i/>
        </w:rPr>
        <w:t xml:space="preserve"> suuttu</w:t>
      </w:r>
      <w:r w:rsidR="0098090B" w:rsidRPr="0098090B">
        <w:t>/</w:t>
      </w:r>
      <w:r w:rsidRPr="005335AD">
        <w:rPr>
          <w:i/>
        </w:rPr>
        <w:t>nu</w:t>
      </w:r>
      <w:r w:rsidR="001B127A" w:rsidRPr="001B127A">
        <w:t>(</w:t>
      </w:r>
      <w:r w:rsidR="004C4CB0" w:rsidRPr="005335AD">
        <w:rPr>
          <w:i/>
        </w:rPr>
        <w:t>t</w:t>
      </w:r>
      <w:r w:rsidR="001B127A" w:rsidRPr="001B127A">
        <w:t>)</w:t>
      </w:r>
      <w:r w:rsidR="004C4CB0" w:rsidRPr="005335AD">
        <w:rPr>
          <w:i/>
        </w:rPr>
        <w:t xml:space="preserve"> </w:t>
      </w:r>
      <w:r w:rsidR="001B127A" w:rsidRPr="001B127A">
        <w:t>:</w:t>
      </w:r>
      <w:r w:rsidR="004C4CB0" w:rsidRPr="005335AD">
        <w:rPr>
          <w:i/>
        </w:rPr>
        <w:t xml:space="preserve"> suuttu</w:t>
      </w:r>
      <w:r w:rsidR="0098090B" w:rsidRPr="0098090B">
        <w:t>/</w:t>
      </w:r>
      <w:r w:rsidR="004C4CB0" w:rsidRPr="005335AD">
        <w:rPr>
          <w:i/>
        </w:rPr>
        <w:t>nhee</w:t>
      </w:r>
      <w:r w:rsidR="0098090B" w:rsidRPr="0098090B">
        <w:t>/</w:t>
      </w:r>
      <w:r w:rsidR="004C4CB0" w:rsidRPr="005335AD">
        <w:rPr>
          <w:i/>
        </w:rPr>
        <w:t>t</w:t>
      </w:r>
      <w:r w:rsidRPr="0075485B">
        <w:t>,</w:t>
      </w:r>
      <w:r w:rsidRPr="005335AD">
        <w:rPr>
          <w:i/>
        </w:rPr>
        <w:t xml:space="preserve"> kirjo</w:t>
      </w:r>
      <w:r w:rsidRPr="0075485B">
        <w:t>(</w:t>
      </w:r>
      <w:r w:rsidRPr="005335AD">
        <w:rPr>
          <w:i/>
        </w:rPr>
        <w:t>i</w:t>
      </w:r>
      <w:r w:rsidRPr="0075485B">
        <w:t>)</w:t>
      </w:r>
      <w:r w:rsidRPr="005335AD">
        <w:rPr>
          <w:i/>
        </w:rPr>
        <w:t>t</w:t>
      </w:r>
      <w:r w:rsidR="000D2C95">
        <w:rPr>
          <w:i/>
        </w:rPr>
        <w:t>t</w:t>
      </w:r>
      <w:r w:rsidRPr="005335AD">
        <w:rPr>
          <w:i/>
        </w:rPr>
        <w:t>a</w:t>
      </w:r>
      <w:r w:rsidR="0098090B" w:rsidRPr="0098090B">
        <w:t>/</w:t>
      </w:r>
      <w:r w:rsidRPr="005335AD">
        <w:rPr>
          <w:i/>
        </w:rPr>
        <w:t>a</w:t>
      </w:r>
      <w:r w:rsidRPr="0075485B">
        <w:t>(</w:t>
      </w:r>
      <w:r w:rsidRPr="005335AD">
        <w:rPr>
          <w:i/>
        </w:rPr>
        <w:t>t</w:t>
      </w:r>
      <w:r w:rsidRPr="0075485B">
        <w:t>)</w:t>
      </w:r>
      <w:r w:rsidRPr="005335AD">
        <w:rPr>
          <w:i/>
        </w:rPr>
        <w:t xml:space="preserve"> </w:t>
      </w:r>
      <w:r w:rsidRPr="0075485B">
        <w:t>:</w:t>
      </w:r>
      <w:r w:rsidRPr="005335AD">
        <w:rPr>
          <w:i/>
        </w:rPr>
        <w:t xml:space="preserve"> kirjo</w:t>
      </w:r>
      <w:r w:rsidRPr="0075485B">
        <w:t>(</w:t>
      </w:r>
      <w:r w:rsidRPr="005335AD">
        <w:rPr>
          <w:i/>
        </w:rPr>
        <w:t>i</w:t>
      </w:r>
      <w:r w:rsidRPr="0075485B">
        <w:t>)</w:t>
      </w:r>
      <w:r w:rsidRPr="005335AD">
        <w:rPr>
          <w:i/>
        </w:rPr>
        <w:t>tt</w:t>
      </w:r>
      <w:r w:rsidR="0098090B" w:rsidRPr="0098090B">
        <w:t>/</w:t>
      </w:r>
      <w:r w:rsidRPr="005335AD">
        <w:rPr>
          <w:i/>
        </w:rPr>
        <w:t xml:space="preserve">i </w:t>
      </w:r>
      <w:r w:rsidRPr="0075485B">
        <w:t>:</w:t>
      </w:r>
      <w:r w:rsidRPr="005335AD">
        <w:rPr>
          <w:i/>
        </w:rPr>
        <w:t xml:space="preserve"> kirjo</w:t>
      </w:r>
      <w:r w:rsidRPr="0075485B">
        <w:t>(</w:t>
      </w:r>
      <w:r w:rsidRPr="005335AD">
        <w:rPr>
          <w:i/>
        </w:rPr>
        <w:t>i</w:t>
      </w:r>
      <w:r w:rsidRPr="0075485B">
        <w:t>)</w:t>
      </w:r>
      <w:r w:rsidRPr="005335AD">
        <w:rPr>
          <w:i/>
        </w:rPr>
        <w:t>tta</w:t>
      </w:r>
      <w:r w:rsidR="0098090B" w:rsidRPr="0098090B">
        <w:t>/</w:t>
      </w:r>
      <w:r w:rsidRPr="005335AD">
        <w:rPr>
          <w:i/>
        </w:rPr>
        <w:t>nnu</w:t>
      </w:r>
      <w:r w:rsidR="001B127A" w:rsidRPr="001B127A">
        <w:t>(</w:t>
      </w:r>
      <w:r w:rsidR="004C4CB0" w:rsidRPr="005335AD">
        <w:rPr>
          <w:i/>
        </w:rPr>
        <w:t>t</w:t>
      </w:r>
      <w:r w:rsidR="001B127A" w:rsidRPr="001B127A">
        <w:t>)</w:t>
      </w:r>
      <w:r w:rsidR="004C4CB0" w:rsidRPr="005335AD">
        <w:rPr>
          <w:i/>
        </w:rPr>
        <w:t xml:space="preserve"> </w:t>
      </w:r>
      <w:r w:rsidR="001B127A" w:rsidRPr="001B127A">
        <w:t>:</w:t>
      </w:r>
      <w:r w:rsidR="004C4CB0" w:rsidRPr="005335AD">
        <w:rPr>
          <w:i/>
        </w:rPr>
        <w:t xml:space="preserve"> kirjo</w:t>
      </w:r>
      <w:r w:rsidR="001B127A" w:rsidRPr="001B127A">
        <w:t>(</w:t>
      </w:r>
      <w:r w:rsidR="004C4CB0" w:rsidRPr="005335AD">
        <w:rPr>
          <w:i/>
        </w:rPr>
        <w:t>i</w:t>
      </w:r>
      <w:r w:rsidR="001B127A" w:rsidRPr="001B127A">
        <w:t>)</w:t>
      </w:r>
      <w:r w:rsidR="004C4CB0" w:rsidRPr="005335AD">
        <w:rPr>
          <w:i/>
        </w:rPr>
        <w:t>tta</w:t>
      </w:r>
      <w:r w:rsidR="0098090B" w:rsidRPr="0098090B">
        <w:t>/</w:t>
      </w:r>
      <w:r w:rsidR="004C4CB0" w:rsidRPr="005335AD">
        <w:rPr>
          <w:i/>
        </w:rPr>
        <w:t>nhee</w:t>
      </w:r>
      <w:r w:rsidR="0098090B" w:rsidRPr="0098090B">
        <w:t>/</w:t>
      </w:r>
      <w:r w:rsidR="004C4CB0" w:rsidRPr="005335AD">
        <w:rPr>
          <w:i/>
        </w:rPr>
        <w:t>t</w:t>
      </w:r>
      <w:r w:rsidR="001B127A" w:rsidRPr="001B127A">
        <w:t>.</w:t>
      </w:r>
    </w:p>
    <w:p w14:paraId="0C1DBCBC" w14:textId="413E8348" w:rsidR="00BC7543" w:rsidRDefault="00BC7543" w:rsidP="005335AD">
      <w:r w:rsidRPr="00A95D68">
        <w:t xml:space="preserve">3-tyypissä eli </w:t>
      </w:r>
      <w:r w:rsidR="00AE332D">
        <w:t>konsonanttirank</w:t>
      </w:r>
      <w:r>
        <w:t>ai</w:t>
      </w:r>
      <w:r w:rsidRPr="00A95D68">
        <w:t>siss</w:t>
      </w:r>
      <w:r w:rsidR="00E35928">
        <w:t>a verbiissä partis</w:t>
      </w:r>
      <w:r w:rsidRPr="00A95D68">
        <w:t>ipin perfektin suffiksin lisäthään aina</w:t>
      </w:r>
      <w:r w:rsidRPr="005335AD">
        <w:rPr>
          <w:b/>
        </w:rPr>
        <w:t xml:space="preserve"> </w:t>
      </w:r>
      <w:r w:rsidRPr="00A95D68">
        <w:t>v</w:t>
      </w:r>
      <w:r w:rsidR="00F656BA">
        <w:t>erbin konsonanttirankhaan. R</w:t>
      </w:r>
      <w:r w:rsidR="001C33CE">
        <w:t xml:space="preserve">angan viimi konsonanttit </w:t>
      </w:r>
      <w:r w:rsidRPr="005335AD">
        <w:rPr>
          <w:i/>
        </w:rPr>
        <w:t>l</w:t>
      </w:r>
      <w:r w:rsidRPr="00A95D68">
        <w:t xml:space="preserve">, </w:t>
      </w:r>
      <w:r w:rsidRPr="005335AD">
        <w:rPr>
          <w:i/>
        </w:rPr>
        <w:t xml:space="preserve">r </w:t>
      </w:r>
      <w:r w:rsidR="001C33CE">
        <w:t>ja</w:t>
      </w:r>
      <w:r w:rsidRPr="00A95D68">
        <w:t xml:space="preserve"> </w:t>
      </w:r>
      <w:r w:rsidRPr="005335AD">
        <w:rPr>
          <w:i/>
        </w:rPr>
        <w:t>s</w:t>
      </w:r>
      <w:r w:rsidRPr="00A95D68">
        <w:t xml:space="preserve"> </w:t>
      </w:r>
      <w:r w:rsidR="001C33CE">
        <w:t>assimileerathaan suffiksin</w:t>
      </w:r>
      <w:r w:rsidRPr="00A95D68">
        <w:t xml:space="preserve"> </w:t>
      </w:r>
      <w:r w:rsidRPr="005335AD">
        <w:rPr>
          <w:i/>
        </w:rPr>
        <w:t>n</w:t>
      </w:r>
      <w:r w:rsidRPr="00A95D68">
        <w:t>:n</w:t>
      </w:r>
      <w:r w:rsidR="001C33CE">
        <w:t>.</w:t>
      </w:r>
      <w:r w:rsidRPr="00A95D68">
        <w:t xml:space="preserve"> </w:t>
      </w:r>
      <w:r w:rsidR="001C33CE">
        <w:t>S</w:t>
      </w:r>
      <w:r w:rsidR="00A847DA">
        <w:t>ingulaarin nominatiivin s</w:t>
      </w:r>
      <w:r w:rsidR="001C33CE">
        <w:t xml:space="preserve">uffiksit oon sitte </w:t>
      </w:r>
      <w:r w:rsidR="000F275B" w:rsidRPr="005335AD">
        <w:rPr>
          <w:i/>
        </w:rPr>
        <w:t>nU</w:t>
      </w:r>
      <w:r w:rsidR="001B127A" w:rsidRPr="001B127A">
        <w:t>(</w:t>
      </w:r>
      <w:r w:rsidR="000F275B" w:rsidRPr="005335AD">
        <w:rPr>
          <w:i/>
        </w:rPr>
        <w:t>t</w:t>
      </w:r>
      <w:r w:rsidR="001B127A" w:rsidRPr="001B127A">
        <w:t>),</w:t>
      </w:r>
      <w:r w:rsidRPr="00A95D68">
        <w:t xml:space="preserve"> </w:t>
      </w:r>
      <w:r w:rsidRPr="005335AD">
        <w:rPr>
          <w:i/>
        </w:rPr>
        <w:t>lU</w:t>
      </w:r>
      <w:r w:rsidR="001B127A" w:rsidRPr="001B127A">
        <w:t>(</w:t>
      </w:r>
      <w:r w:rsidR="001C33CE" w:rsidRPr="005335AD">
        <w:rPr>
          <w:i/>
        </w:rPr>
        <w:t>t</w:t>
      </w:r>
      <w:r w:rsidR="001B127A" w:rsidRPr="001B127A">
        <w:t>),</w:t>
      </w:r>
      <w:r w:rsidRPr="005335AD">
        <w:rPr>
          <w:i/>
        </w:rPr>
        <w:t xml:space="preserve"> rU</w:t>
      </w:r>
      <w:r w:rsidRPr="0075485B">
        <w:t>(</w:t>
      </w:r>
      <w:r w:rsidRPr="005335AD">
        <w:rPr>
          <w:i/>
        </w:rPr>
        <w:t>t</w:t>
      </w:r>
      <w:r w:rsidRPr="0075485B">
        <w:t>)</w:t>
      </w:r>
      <w:r w:rsidR="00A847DA">
        <w:t xml:space="preserve"> ja </w:t>
      </w:r>
      <w:r w:rsidR="00A847DA" w:rsidRPr="005335AD">
        <w:rPr>
          <w:i/>
        </w:rPr>
        <w:t>sU</w:t>
      </w:r>
      <w:r w:rsidR="001B127A" w:rsidRPr="001B127A">
        <w:t>(</w:t>
      </w:r>
      <w:r w:rsidR="00A847DA" w:rsidRPr="005335AD">
        <w:rPr>
          <w:i/>
        </w:rPr>
        <w:t>t</w:t>
      </w:r>
      <w:r w:rsidR="001B127A" w:rsidRPr="001B127A">
        <w:t>).</w:t>
      </w:r>
      <w:r w:rsidR="00A847DA" w:rsidRPr="005335AD">
        <w:rPr>
          <w:i/>
        </w:rPr>
        <w:t xml:space="preserve"> </w:t>
      </w:r>
      <w:r w:rsidR="006100DE">
        <w:t>Vokaalirank</w:t>
      </w:r>
      <w:r w:rsidR="00A847DA">
        <w:t xml:space="preserve">ainen suffiksi oon kaikissa taphauksissa </w:t>
      </w:r>
      <w:r w:rsidR="00A847DA" w:rsidRPr="005335AD">
        <w:rPr>
          <w:i/>
        </w:rPr>
        <w:t>hee-</w:t>
      </w:r>
      <w:r w:rsidR="001B127A" w:rsidRPr="001B127A">
        <w:t>.</w:t>
      </w:r>
      <w:r w:rsidR="001C33CE">
        <w:t xml:space="preserve"> </w:t>
      </w:r>
      <w:r w:rsidRPr="00A95D68">
        <w:t xml:space="preserve">Esimerkkii: </w:t>
      </w:r>
      <w:r>
        <w:t>(1.inf.</w:t>
      </w:r>
      <w:r w:rsidRPr="00A95D68">
        <w:t xml:space="preserve"> : partis.perf.</w:t>
      </w:r>
      <w:r>
        <w:t>sg.nom.</w:t>
      </w:r>
      <w:r w:rsidR="00A847DA">
        <w:t xml:space="preserve"> : partis.perf.pl.nom.</w:t>
      </w:r>
      <w:r w:rsidRPr="00A95D68">
        <w:t xml:space="preserve">) </w:t>
      </w:r>
      <w:r w:rsidRPr="005335AD">
        <w:rPr>
          <w:i/>
        </w:rPr>
        <w:t>men</w:t>
      </w:r>
      <w:r w:rsidR="0098090B" w:rsidRPr="0098090B">
        <w:t>/</w:t>
      </w:r>
      <w:r w:rsidRPr="005335AD">
        <w:rPr>
          <w:i/>
        </w:rPr>
        <w:t xml:space="preserve">nä </w:t>
      </w:r>
      <w:r w:rsidRPr="0075485B">
        <w:t>:</w:t>
      </w:r>
      <w:r w:rsidRPr="005335AD">
        <w:rPr>
          <w:i/>
        </w:rPr>
        <w:t xml:space="preserve"> men</w:t>
      </w:r>
      <w:r w:rsidR="0098090B" w:rsidRPr="0098090B">
        <w:t>/</w:t>
      </w:r>
      <w:r w:rsidRPr="005335AD">
        <w:rPr>
          <w:i/>
        </w:rPr>
        <w:t>ny</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men</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tul</w:t>
      </w:r>
      <w:r w:rsidR="0098090B" w:rsidRPr="0098090B">
        <w:t>/</w:t>
      </w:r>
      <w:r w:rsidRPr="005335AD">
        <w:rPr>
          <w:i/>
        </w:rPr>
        <w:t xml:space="preserve">la </w:t>
      </w:r>
      <w:r w:rsidRPr="0075485B">
        <w:t>:</w:t>
      </w:r>
      <w:r w:rsidRPr="005335AD">
        <w:rPr>
          <w:i/>
        </w:rPr>
        <w:t xml:space="preserve"> tul</w:t>
      </w:r>
      <w:r w:rsidR="0098090B" w:rsidRPr="0098090B">
        <w:t>/</w:t>
      </w:r>
      <w:r w:rsidRPr="005335AD">
        <w:rPr>
          <w:i/>
        </w:rPr>
        <w:t>lu</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tul</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kuul</w:t>
      </w:r>
      <w:r w:rsidR="0098090B" w:rsidRPr="0098090B">
        <w:t>/</w:t>
      </w:r>
      <w:r w:rsidRPr="005335AD">
        <w:rPr>
          <w:i/>
        </w:rPr>
        <w:t xml:space="preserve">a </w:t>
      </w:r>
      <w:r w:rsidRPr="0075485B">
        <w:t>:</w:t>
      </w:r>
      <w:r w:rsidRPr="005335AD">
        <w:rPr>
          <w:i/>
        </w:rPr>
        <w:t xml:space="preserve"> kuul</w:t>
      </w:r>
      <w:r w:rsidR="0098090B" w:rsidRPr="0098090B">
        <w:t>/</w:t>
      </w:r>
      <w:r w:rsidRPr="005335AD">
        <w:rPr>
          <w:i/>
        </w:rPr>
        <w:t>u</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kuul</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juos</w:t>
      </w:r>
      <w:r w:rsidR="0098090B" w:rsidRPr="0098090B">
        <w:t>/</w:t>
      </w:r>
      <w:r w:rsidRPr="005335AD">
        <w:rPr>
          <w:i/>
        </w:rPr>
        <w:t xml:space="preserve">ta </w:t>
      </w:r>
      <w:r w:rsidRPr="0075485B">
        <w:t>:</w:t>
      </w:r>
      <w:r w:rsidRPr="005335AD">
        <w:rPr>
          <w:i/>
        </w:rPr>
        <w:t xml:space="preserve"> juos</w:t>
      </w:r>
      <w:r w:rsidR="0098090B" w:rsidRPr="0098090B">
        <w:t>/</w:t>
      </w:r>
      <w:r w:rsidRPr="005335AD">
        <w:rPr>
          <w:i/>
        </w:rPr>
        <w:t>su</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juos</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kävel</w:t>
      </w:r>
      <w:r w:rsidR="0098090B" w:rsidRPr="0098090B">
        <w:t>/</w:t>
      </w:r>
      <w:r w:rsidRPr="005335AD">
        <w:rPr>
          <w:i/>
        </w:rPr>
        <w:t xml:space="preserve">ä </w:t>
      </w:r>
      <w:r w:rsidRPr="0075485B">
        <w:t>:</w:t>
      </w:r>
      <w:r w:rsidRPr="005335AD">
        <w:rPr>
          <w:i/>
        </w:rPr>
        <w:t xml:space="preserve"> kävel</w:t>
      </w:r>
      <w:r w:rsidR="0098090B" w:rsidRPr="0098090B">
        <w:t>/</w:t>
      </w:r>
      <w:r w:rsidRPr="005335AD">
        <w:rPr>
          <w:i/>
        </w:rPr>
        <w:t>y</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kävel</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ajatel</w:t>
      </w:r>
      <w:r w:rsidR="0098090B" w:rsidRPr="0098090B">
        <w:t>/</w:t>
      </w:r>
      <w:r w:rsidRPr="005335AD">
        <w:rPr>
          <w:i/>
        </w:rPr>
        <w:t xml:space="preserve">la </w:t>
      </w:r>
      <w:r w:rsidRPr="0075485B">
        <w:t>:</w:t>
      </w:r>
      <w:r w:rsidRPr="005335AD">
        <w:rPr>
          <w:i/>
        </w:rPr>
        <w:t xml:space="preserve"> ajatel</w:t>
      </w:r>
      <w:r w:rsidR="0098090B" w:rsidRPr="0098090B">
        <w:t>/</w:t>
      </w:r>
      <w:r w:rsidRPr="005335AD">
        <w:rPr>
          <w:i/>
        </w:rPr>
        <w:t>lu</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ajatel</w:t>
      </w:r>
      <w:r w:rsidR="0098090B" w:rsidRPr="0098090B">
        <w:t>/</w:t>
      </w:r>
      <w:r w:rsidR="00C07867" w:rsidRPr="005335AD">
        <w:rPr>
          <w:i/>
        </w:rPr>
        <w:t>hee</w:t>
      </w:r>
      <w:r w:rsidR="0098090B" w:rsidRPr="0098090B">
        <w:t>/</w:t>
      </w:r>
      <w:r w:rsidR="00C07867" w:rsidRPr="005335AD">
        <w:rPr>
          <w:i/>
        </w:rPr>
        <w:t>t</w:t>
      </w:r>
      <w:r w:rsidRPr="0075485B">
        <w:t>,</w:t>
      </w:r>
      <w:r w:rsidRPr="005335AD">
        <w:rPr>
          <w:i/>
        </w:rPr>
        <w:t xml:space="preserve"> auka</w:t>
      </w:r>
      <w:r w:rsidRPr="0075485B">
        <w:t>(</w:t>
      </w:r>
      <w:r w:rsidRPr="005335AD">
        <w:rPr>
          <w:i/>
        </w:rPr>
        <w:t>i</w:t>
      </w:r>
      <w:r w:rsidRPr="0075485B">
        <w:t>)</w:t>
      </w:r>
      <w:r w:rsidRPr="005335AD">
        <w:rPr>
          <w:i/>
        </w:rPr>
        <w:t>s</w:t>
      </w:r>
      <w:r w:rsidR="0098090B" w:rsidRPr="0098090B">
        <w:t>/</w:t>
      </w:r>
      <w:r w:rsidRPr="005335AD">
        <w:rPr>
          <w:i/>
        </w:rPr>
        <w:t xml:space="preserve">ta </w:t>
      </w:r>
      <w:r w:rsidRPr="0075485B">
        <w:t>:</w:t>
      </w:r>
      <w:r w:rsidRPr="005335AD">
        <w:rPr>
          <w:i/>
        </w:rPr>
        <w:t xml:space="preserve"> auka</w:t>
      </w:r>
      <w:r w:rsidRPr="0075485B">
        <w:t>(</w:t>
      </w:r>
      <w:r w:rsidRPr="005335AD">
        <w:rPr>
          <w:i/>
        </w:rPr>
        <w:t>i</w:t>
      </w:r>
      <w:r w:rsidRPr="0075485B">
        <w:t>)</w:t>
      </w:r>
      <w:r w:rsidRPr="005335AD">
        <w:rPr>
          <w:i/>
        </w:rPr>
        <w:t>s</w:t>
      </w:r>
      <w:r w:rsidR="0098090B" w:rsidRPr="0098090B">
        <w:t>/</w:t>
      </w:r>
      <w:r w:rsidRPr="005335AD">
        <w:rPr>
          <w:i/>
        </w:rPr>
        <w:t>su</w:t>
      </w:r>
      <w:r w:rsidR="001B127A" w:rsidRPr="001B127A">
        <w:t>(</w:t>
      </w:r>
      <w:r w:rsidR="00C07867" w:rsidRPr="005335AD">
        <w:rPr>
          <w:i/>
        </w:rPr>
        <w:t>t</w:t>
      </w:r>
      <w:r w:rsidR="001B127A" w:rsidRPr="001B127A">
        <w:t>)</w:t>
      </w:r>
      <w:r w:rsidR="00C07867" w:rsidRPr="005335AD">
        <w:rPr>
          <w:i/>
        </w:rPr>
        <w:t xml:space="preserve"> </w:t>
      </w:r>
      <w:r w:rsidR="001B127A" w:rsidRPr="001B127A">
        <w:t>:</w:t>
      </w:r>
      <w:r w:rsidR="00C07867" w:rsidRPr="005335AD">
        <w:rPr>
          <w:i/>
        </w:rPr>
        <w:t xml:space="preserve"> auka</w:t>
      </w:r>
      <w:r w:rsidR="001B127A" w:rsidRPr="001B127A">
        <w:t>(</w:t>
      </w:r>
      <w:r w:rsidR="00C07867" w:rsidRPr="005335AD">
        <w:rPr>
          <w:i/>
        </w:rPr>
        <w:t>i</w:t>
      </w:r>
      <w:r w:rsidR="001B127A" w:rsidRPr="001B127A">
        <w:t>)</w:t>
      </w:r>
      <w:r w:rsidR="00C07867" w:rsidRPr="005335AD">
        <w:rPr>
          <w:i/>
        </w:rPr>
        <w:t>s</w:t>
      </w:r>
      <w:r w:rsidR="0098090B" w:rsidRPr="0098090B">
        <w:t>/</w:t>
      </w:r>
      <w:r w:rsidR="00C07867" w:rsidRPr="005335AD">
        <w:rPr>
          <w:i/>
        </w:rPr>
        <w:t>hee</w:t>
      </w:r>
      <w:r w:rsidR="0098090B" w:rsidRPr="0098090B">
        <w:t>/</w:t>
      </w:r>
      <w:r w:rsidR="00C07867" w:rsidRPr="005335AD">
        <w:rPr>
          <w:i/>
        </w:rPr>
        <w:t>t</w:t>
      </w:r>
      <w:r w:rsidR="001B127A" w:rsidRPr="001B127A">
        <w:t>.</w:t>
      </w:r>
      <w:r w:rsidRPr="00A95D68">
        <w:t xml:space="preserve"> </w:t>
      </w:r>
      <w:r w:rsidR="00C07867">
        <w:t>Pane merkkhiin ette tässä vaikuttaa sama äänelisten konsonantiitten pittuusreekeli ko muutoinki</w:t>
      </w:r>
      <w:r w:rsidR="00D71F78">
        <w:t>.</w:t>
      </w:r>
    </w:p>
    <w:p w14:paraId="0C632F5C" w14:textId="3F4E73E1" w:rsidR="00926830" w:rsidRPr="00926830" w:rsidRDefault="00926830" w:rsidP="0098678F">
      <w:pPr>
        <w:rPr>
          <w:i/>
        </w:rPr>
      </w:pPr>
      <w:r>
        <w:t xml:space="preserve">3-tyypphiin kuuluthaan vielä verbit </w:t>
      </w:r>
      <w:r>
        <w:rPr>
          <w:i/>
        </w:rPr>
        <w:t>näh</w:t>
      </w:r>
      <w:r w:rsidR="0098090B" w:rsidRPr="0098090B">
        <w:t>/</w:t>
      </w:r>
      <w:r>
        <w:rPr>
          <w:i/>
        </w:rPr>
        <w:t xml:space="preserve">đä </w:t>
      </w:r>
      <w:r w:rsidR="00BA1173" w:rsidRPr="00BA1173">
        <w:t>~</w:t>
      </w:r>
      <w:r>
        <w:rPr>
          <w:i/>
        </w:rPr>
        <w:t xml:space="preserve"> näh</w:t>
      </w:r>
      <w:r w:rsidR="0098090B" w:rsidRPr="0098090B">
        <w:t>/</w:t>
      </w:r>
      <w:r>
        <w:rPr>
          <w:i/>
        </w:rPr>
        <w:t xml:space="preserve">hä </w:t>
      </w:r>
      <w:r>
        <w:t xml:space="preserve">ja </w:t>
      </w:r>
      <w:r>
        <w:rPr>
          <w:i/>
        </w:rPr>
        <w:t>teh</w:t>
      </w:r>
      <w:r w:rsidR="0098090B" w:rsidRPr="0098090B">
        <w:t>/</w:t>
      </w:r>
      <w:r>
        <w:rPr>
          <w:i/>
        </w:rPr>
        <w:t xml:space="preserve">đä </w:t>
      </w:r>
      <w:r w:rsidR="00BA1173" w:rsidRPr="00BA1173">
        <w:t>~</w:t>
      </w:r>
      <w:r>
        <w:rPr>
          <w:i/>
        </w:rPr>
        <w:t xml:space="preserve"> teh</w:t>
      </w:r>
      <w:r w:rsidR="0098090B" w:rsidRPr="0098090B">
        <w:t>/</w:t>
      </w:r>
      <w:r>
        <w:rPr>
          <w:i/>
        </w:rPr>
        <w:t>hä</w:t>
      </w:r>
      <w:r w:rsidR="001B127A" w:rsidRPr="001B127A">
        <w:t>,</w:t>
      </w:r>
      <w:r>
        <w:rPr>
          <w:i/>
        </w:rPr>
        <w:t xml:space="preserve"> </w:t>
      </w:r>
      <w:r>
        <w:t xml:space="preserve">minkä aktiivin </w:t>
      </w:r>
      <w:r w:rsidR="005B4A72">
        <w:t>partisip</w:t>
      </w:r>
      <w:r>
        <w:t xml:space="preserve">in perfektin haamut oon (akt.partis.perf.sg.nom. : akt.partis.perf.pl.nom.) </w:t>
      </w:r>
      <w:r>
        <w:rPr>
          <w:i/>
        </w:rPr>
        <w:t>näh</w:t>
      </w:r>
      <w:r w:rsidR="0098090B" w:rsidRPr="0098090B">
        <w:t>/</w:t>
      </w:r>
      <w:r>
        <w:rPr>
          <w:i/>
        </w:rPr>
        <w:t>ny</w:t>
      </w:r>
      <w:r w:rsidR="001B127A" w:rsidRPr="001B127A">
        <w:t>(</w:t>
      </w:r>
      <w:r>
        <w:rPr>
          <w:i/>
        </w:rPr>
        <w:t>t</w:t>
      </w:r>
      <w:r w:rsidR="001B127A" w:rsidRPr="001B127A">
        <w:t>)</w:t>
      </w:r>
      <w:r>
        <w:rPr>
          <w:i/>
        </w:rPr>
        <w:t xml:space="preserve"> </w:t>
      </w:r>
      <w:r w:rsidR="001B127A" w:rsidRPr="001B127A">
        <w:t>:</w:t>
      </w:r>
      <w:r>
        <w:rPr>
          <w:i/>
        </w:rPr>
        <w:t xml:space="preserve"> näh</w:t>
      </w:r>
      <w:r w:rsidR="0098090B" w:rsidRPr="0098090B">
        <w:t>/</w:t>
      </w:r>
      <w:r>
        <w:rPr>
          <w:i/>
        </w:rPr>
        <w:t>nhee</w:t>
      </w:r>
      <w:r w:rsidR="0098090B" w:rsidRPr="0098090B">
        <w:t>/</w:t>
      </w:r>
      <w:r>
        <w:rPr>
          <w:i/>
        </w:rPr>
        <w:t xml:space="preserve">t </w:t>
      </w:r>
      <w:r>
        <w:t xml:space="preserve">ja </w:t>
      </w:r>
      <w:r>
        <w:rPr>
          <w:i/>
        </w:rPr>
        <w:t>teh</w:t>
      </w:r>
      <w:r w:rsidR="0098090B" w:rsidRPr="0098090B">
        <w:t>/</w:t>
      </w:r>
      <w:r>
        <w:rPr>
          <w:i/>
        </w:rPr>
        <w:t>ny</w:t>
      </w:r>
      <w:r w:rsidR="001B127A" w:rsidRPr="001B127A">
        <w:t>(</w:t>
      </w:r>
      <w:r>
        <w:rPr>
          <w:i/>
        </w:rPr>
        <w:t>t</w:t>
      </w:r>
      <w:r w:rsidR="001B127A" w:rsidRPr="001B127A">
        <w:t>)</w:t>
      </w:r>
      <w:r>
        <w:rPr>
          <w:i/>
        </w:rPr>
        <w:t xml:space="preserve"> </w:t>
      </w:r>
      <w:r w:rsidR="001B127A" w:rsidRPr="001B127A">
        <w:t>:</w:t>
      </w:r>
      <w:r>
        <w:rPr>
          <w:i/>
        </w:rPr>
        <w:t xml:space="preserve"> teh</w:t>
      </w:r>
      <w:r w:rsidR="0098090B" w:rsidRPr="0098090B">
        <w:t>/</w:t>
      </w:r>
      <w:r>
        <w:rPr>
          <w:i/>
        </w:rPr>
        <w:t>nhee</w:t>
      </w:r>
      <w:r w:rsidR="0098090B" w:rsidRPr="0098090B">
        <w:t>/</w:t>
      </w:r>
      <w:r>
        <w:rPr>
          <w:i/>
        </w:rPr>
        <w:t>t</w:t>
      </w:r>
      <w:r w:rsidR="001B127A" w:rsidRPr="001B127A">
        <w:t>.</w:t>
      </w:r>
    </w:p>
    <w:p w14:paraId="6BDE3C8E" w14:textId="4B3C137A" w:rsidR="00BC7543" w:rsidRPr="000D323A" w:rsidRDefault="00BC7543" w:rsidP="005335AD">
      <w:pPr>
        <w:pStyle w:val="Punktliste"/>
        <w:numPr>
          <w:ilvl w:val="0"/>
          <w:numId w:val="0"/>
        </w:numPr>
        <w:rPr>
          <w:i/>
        </w:rPr>
      </w:pPr>
      <w:r w:rsidRPr="00A95D68">
        <w:t xml:space="preserve">4-tyypissä </w:t>
      </w:r>
      <w:r w:rsidR="00A12731">
        <w:t xml:space="preserve">eli </w:t>
      </w:r>
      <w:r w:rsidRPr="00A95D68">
        <w:t>tuplavokaalirankais</w:t>
      </w:r>
      <w:r w:rsidR="00A12731">
        <w:t>sissa verbiissä</w:t>
      </w:r>
      <w:r w:rsidRPr="00A95D68">
        <w:t xml:space="preserve"> </w:t>
      </w:r>
      <w:r>
        <w:t>partisip</w:t>
      </w:r>
      <w:r w:rsidRPr="00A95D68">
        <w:t>in perfektin suffiksi</w:t>
      </w:r>
      <w:r w:rsidR="0024261D">
        <w:t>t</w:t>
      </w:r>
      <w:r w:rsidR="006100DE">
        <w:t xml:space="preserve"> lisä</w:t>
      </w:r>
      <w:r w:rsidRPr="00A95D68">
        <w:t xml:space="preserve">thään suorhaan lyhykäisheen rankhaan, mikä oon sama ko infinitiivin ranka. Esimerkkii: </w:t>
      </w:r>
      <w:r w:rsidR="00D83CC2">
        <w:t>(1.inf.</w:t>
      </w:r>
      <w:r w:rsidR="00D83CC2" w:rsidRPr="00A95D68">
        <w:t xml:space="preserve"> : partis.perf.</w:t>
      </w:r>
      <w:r w:rsidR="00D83CC2">
        <w:t>sg.nom. : partis.perf.pl.nom.</w:t>
      </w:r>
      <w:r w:rsidR="00D83CC2" w:rsidRPr="00A95D68">
        <w:t xml:space="preserve">) </w:t>
      </w:r>
      <w:r w:rsidRPr="000D323A">
        <w:rPr>
          <w:i/>
        </w:rPr>
        <w:t>tarvi</w:t>
      </w:r>
      <w:r w:rsidR="0098090B" w:rsidRPr="0098090B">
        <w:t>/</w:t>
      </w:r>
      <w:r w:rsidRPr="000D323A">
        <w:rPr>
          <w:i/>
        </w:rPr>
        <w:t xml:space="preserve">ta </w:t>
      </w:r>
      <w:r w:rsidRPr="0075485B">
        <w:t>:</w:t>
      </w:r>
      <w:r w:rsidRPr="000D323A">
        <w:rPr>
          <w:i/>
        </w:rPr>
        <w:t xml:space="preserve"> tarvi</w:t>
      </w:r>
      <w:r w:rsidR="0098090B" w:rsidRPr="0098090B">
        <w:t>/</w:t>
      </w:r>
      <w:r w:rsidRPr="000D323A">
        <w:rPr>
          <w:i/>
        </w:rPr>
        <w:t>nu</w:t>
      </w:r>
      <w:r w:rsidR="001B127A" w:rsidRPr="001B127A">
        <w:t>(</w:t>
      </w:r>
      <w:r w:rsidR="006100DE">
        <w:rPr>
          <w:i/>
        </w:rPr>
        <w:t>t</w:t>
      </w:r>
      <w:r w:rsidR="001B127A" w:rsidRPr="001B127A">
        <w:t>)</w:t>
      </w:r>
      <w:r w:rsidR="006100DE">
        <w:rPr>
          <w:i/>
        </w:rPr>
        <w:t xml:space="preserve"> </w:t>
      </w:r>
      <w:r w:rsidR="001B127A" w:rsidRPr="001B127A">
        <w:t>:</w:t>
      </w:r>
      <w:r w:rsidR="006100DE">
        <w:rPr>
          <w:i/>
        </w:rPr>
        <w:t xml:space="preserve"> tarvi</w:t>
      </w:r>
      <w:r w:rsidR="0098090B" w:rsidRPr="0098090B">
        <w:t>/</w:t>
      </w:r>
      <w:r w:rsidR="006100DE">
        <w:rPr>
          <w:i/>
        </w:rPr>
        <w:t>nhee</w:t>
      </w:r>
      <w:r w:rsidR="0098090B" w:rsidRPr="0098090B">
        <w:t>/</w:t>
      </w:r>
      <w:r w:rsidR="0024261D">
        <w:rPr>
          <w:i/>
        </w:rPr>
        <w:t>t</w:t>
      </w:r>
      <w:r w:rsidRPr="0075485B">
        <w:t>,</w:t>
      </w:r>
      <w:r w:rsidRPr="000D323A">
        <w:rPr>
          <w:i/>
        </w:rPr>
        <w:t xml:space="preserve"> häiri</w:t>
      </w:r>
      <w:r w:rsidR="0098090B" w:rsidRPr="0098090B">
        <w:t>/</w:t>
      </w:r>
      <w:r w:rsidRPr="000D323A">
        <w:rPr>
          <w:i/>
        </w:rPr>
        <w:t xml:space="preserve">tä </w:t>
      </w:r>
      <w:r w:rsidRPr="0075485B">
        <w:t>:</w:t>
      </w:r>
      <w:r w:rsidRPr="000D323A">
        <w:rPr>
          <w:i/>
        </w:rPr>
        <w:t xml:space="preserve"> häiri</w:t>
      </w:r>
      <w:r w:rsidR="0098090B" w:rsidRPr="0098090B">
        <w:t>/</w:t>
      </w:r>
      <w:r w:rsidRPr="000D323A">
        <w:rPr>
          <w:i/>
        </w:rPr>
        <w:t>ny</w:t>
      </w:r>
      <w:r w:rsidR="001B127A" w:rsidRPr="001B127A">
        <w:t>(</w:t>
      </w:r>
      <w:r w:rsidR="0024261D">
        <w:rPr>
          <w:i/>
        </w:rPr>
        <w:t>t</w:t>
      </w:r>
      <w:r w:rsidR="001B127A" w:rsidRPr="001B127A">
        <w:t>)</w:t>
      </w:r>
      <w:r w:rsidR="0024261D">
        <w:rPr>
          <w:i/>
        </w:rPr>
        <w:t xml:space="preserve"> </w:t>
      </w:r>
      <w:r w:rsidR="001B127A" w:rsidRPr="001B127A">
        <w:t>:</w:t>
      </w:r>
      <w:r w:rsidR="006100DE">
        <w:rPr>
          <w:i/>
        </w:rPr>
        <w:t xml:space="preserve"> häiri</w:t>
      </w:r>
      <w:r w:rsidR="0098090B" w:rsidRPr="0098090B">
        <w:t>/</w:t>
      </w:r>
      <w:r w:rsidR="006100DE">
        <w:rPr>
          <w:i/>
        </w:rPr>
        <w:t>nhee</w:t>
      </w:r>
      <w:r w:rsidR="0098090B" w:rsidRPr="0098090B">
        <w:t>/</w:t>
      </w:r>
      <w:r w:rsidR="0024261D">
        <w:rPr>
          <w:i/>
        </w:rPr>
        <w:t>t</w:t>
      </w:r>
      <w:r w:rsidRPr="0075485B">
        <w:t>,</w:t>
      </w:r>
      <w:r w:rsidRPr="000D323A">
        <w:rPr>
          <w:i/>
        </w:rPr>
        <w:t xml:space="preserve"> piikaroi</w:t>
      </w:r>
      <w:r w:rsidR="0098090B" w:rsidRPr="0098090B">
        <w:t>/</w:t>
      </w:r>
      <w:r w:rsidRPr="000D323A">
        <w:rPr>
          <w:i/>
        </w:rPr>
        <w:t xml:space="preserve">ta </w:t>
      </w:r>
      <w:r w:rsidRPr="0075485B">
        <w:t>:</w:t>
      </w:r>
      <w:r w:rsidRPr="000D323A">
        <w:rPr>
          <w:i/>
        </w:rPr>
        <w:t xml:space="preserve"> piikaroi</w:t>
      </w:r>
      <w:r w:rsidR="0098090B" w:rsidRPr="0098090B">
        <w:t>/</w:t>
      </w:r>
      <w:r w:rsidRPr="000D323A">
        <w:rPr>
          <w:i/>
        </w:rPr>
        <w:t>nu</w:t>
      </w:r>
      <w:r w:rsidR="001B127A" w:rsidRPr="001B127A">
        <w:t>(</w:t>
      </w:r>
      <w:r w:rsidR="006100DE">
        <w:rPr>
          <w:i/>
        </w:rPr>
        <w:t>t</w:t>
      </w:r>
      <w:r w:rsidR="001B127A" w:rsidRPr="001B127A">
        <w:t>)</w:t>
      </w:r>
      <w:r w:rsidR="006100DE">
        <w:rPr>
          <w:i/>
        </w:rPr>
        <w:t xml:space="preserve"> </w:t>
      </w:r>
      <w:r w:rsidR="001B127A" w:rsidRPr="001B127A">
        <w:t>:</w:t>
      </w:r>
      <w:r w:rsidR="006100DE">
        <w:rPr>
          <w:i/>
        </w:rPr>
        <w:t xml:space="preserve"> piikaroi</w:t>
      </w:r>
      <w:r w:rsidR="0098090B" w:rsidRPr="0098090B">
        <w:t>/</w:t>
      </w:r>
      <w:r w:rsidR="006100DE">
        <w:rPr>
          <w:i/>
        </w:rPr>
        <w:t>nhee</w:t>
      </w:r>
      <w:r w:rsidR="0098090B" w:rsidRPr="0098090B">
        <w:t>/</w:t>
      </w:r>
      <w:r w:rsidR="0024261D">
        <w:rPr>
          <w:i/>
        </w:rPr>
        <w:t>t</w:t>
      </w:r>
      <w:r w:rsidRPr="0075485B">
        <w:t>,</w:t>
      </w:r>
      <w:r w:rsidRPr="000D323A">
        <w:rPr>
          <w:i/>
        </w:rPr>
        <w:t xml:space="preserve"> li</w:t>
      </w:r>
      <w:r w:rsidRPr="0075485B">
        <w:t>(</w:t>
      </w:r>
      <w:r w:rsidRPr="000D323A">
        <w:rPr>
          <w:i/>
        </w:rPr>
        <w:t>j</w:t>
      </w:r>
      <w:r w:rsidRPr="0075485B">
        <w:t>)</w:t>
      </w:r>
      <w:r w:rsidRPr="000D323A">
        <w:rPr>
          <w:i/>
        </w:rPr>
        <w:t>e</w:t>
      </w:r>
      <w:r w:rsidR="0098090B" w:rsidRPr="0098090B">
        <w:t>/</w:t>
      </w:r>
      <w:r w:rsidRPr="000D323A">
        <w:rPr>
          <w:i/>
        </w:rPr>
        <w:t xml:space="preserve">tä </w:t>
      </w:r>
      <w:r w:rsidRPr="0075485B">
        <w:t>:</w:t>
      </w:r>
      <w:r w:rsidRPr="000D323A">
        <w:rPr>
          <w:i/>
        </w:rPr>
        <w:t xml:space="preserve"> li</w:t>
      </w:r>
      <w:r w:rsidRPr="0075485B">
        <w:t>(</w:t>
      </w:r>
      <w:r w:rsidRPr="000D323A">
        <w:rPr>
          <w:i/>
        </w:rPr>
        <w:t>j</w:t>
      </w:r>
      <w:r w:rsidRPr="0075485B">
        <w:t>)</w:t>
      </w:r>
      <w:r w:rsidRPr="000D323A">
        <w:rPr>
          <w:i/>
        </w:rPr>
        <w:t>e</w:t>
      </w:r>
      <w:r w:rsidR="0098090B" w:rsidRPr="0098090B">
        <w:t>/</w:t>
      </w:r>
      <w:r w:rsidRPr="000D323A">
        <w:rPr>
          <w:i/>
        </w:rPr>
        <w:t>ny</w:t>
      </w:r>
      <w:r w:rsidR="001B127A" w:rsidRPr="001B127A">
        <w:t>(</w:t>
      </w:r>
      <w:r w:rsidR="0024261D">
        <w:rPr>
          <w:i/>
        </w:rPr>
        <w:t>t</w:t>
      </w:r>
      <w:r w:rsidR="001B127A" w:rsidRPr="001B127A">
        <w:t>)</w:t>
      </w:r>
      <w:r w:rsidR="00C2194A">
        <w:t xml:space="preserve"> : </w:t>
      </w:r>
      <w:r w:rsidR="006100DE">
        <w:rPr>
          <w:i/>
        </w:rPr>
        <w:t>li</w:t>
      </w:r>
      <w:r w:rsidR="001B127A" w:rsidRPr="001B127A">
        <w:t>(</w:t>
      </w:r>
      <w:r w:rsidR="006100DE">
        <w:rPr>
          <w:i/>
        </w:rPr>
        <w:t>j</w:t>
      </w:r>
      <w:r w:rsidR="001B127A" w:rsidRPr="001B127A">
        <w:t>)</w:t>
      </w:r>
      <w:r w:rsidR="006100DE">
        <w:rPr>
          <w:i/>
        </w:rPr>
        <w:t>e</w:t>
      </w:r>
      <w:r w:rsidR="0098090B" w:rsidRPr="0098090B">
        <w:t>/</w:t>
      </w:r>
      <w:r w:rsidR="006100DE">
        <w:rPr>
          <w:i/>
        </w:rPr>
        <w:t>nhee</w:t>
      </w:r>
      <w:r w:rsidR="0098090B" w:rsidRPr="0098090B">
        <w:t>/</w:t>
      </w:r>
      <w:r w:rsidR="006100DE">
        <w:rPr>
          <w:i/>
        </w:rPr>
        <w:t>t</w:t>
      </w:r>
      <w:r w:rsidR="001B127A" w:rsidRPr="001B127A">
        <w:t>,</w:t>
      </w:r>
      <w:r w:rsidRPr="000D323A">
        <w:rPr>
          <w:i/>
        </w:rPr>
        <w:t xml:space="preserve"> para</w:t>
      </w:r>
      <w:r w:rsidR="0098090B" w:rsidRPr="0098090B">
        <w:t>/</w:t>
      </w:r>
      <w:r w:rsidRPr="000D323A">
        <w:rPr>
          <w:i/>
        </w:rPr>
        <w:t xml:space="preserve">ta </w:t>
      </w:r>
      <w:r w:rsidRPr="0075485B">
        <w:t>:</w:t>
      </w:r>
      <w:r w:rsidRPr="000D323A">
        <w:rPr>
          <w:i/>
        </w:rPr>
        <w:t xml:space="preserve"> para</w:t>
      </w:r>
      <w:r w:rsidR="0098090B" w:rsidRPr="0098090B">
        <w:t>/</w:t>
      </w:r>
      <w:r w:rsidRPr="000D323A">
        <w:rPr>
          <w:i/>
        </w:rPr>
        <w:t>nu</w:t>
      </w:r>
      <w:r w:rsidR="001B127A" w:rsidRPr="001B127A">
        <w:t>(</w:t>
      </w:r>
      <w:r w:rsidR="0024261D">
        <w:rPr>
          <w:i/>
        </w:rPr>
        <w:t>t</w:t>
      </w:r>
      <w:r w:rsidR="001B127A" w:rsidRPr="001B127A">
        <w:t>)</w:t>
      </w:r>
      <w:r w:rsidR="006100DE">
        <w:rPr>
          <w:i/>
        </w:rPr>
        <w:t xml:space="preserve"> </w:t>
      </w:r>
      <w:r w:rsidR="001B127A" w:rsidRPr="001B127A">
        <w:t>:</w:t>
      </w:r>
      <w:r w:rsidR="006100DE">
        <w:rPr>
          <w:i/>
        </w:rPr>
        <w:t xml:space="preserve"> para</w:t>
      </w:r>
      <w:r w:rsidR="0098090B" w:rsidRPr="0098090B">
        <w:t>/</w:t>
      </w:r>
      <w:r w:rsidR="006100DE">
        <w:rPr>
          <w:i/>
        </w:rPr>
        <w:t>nhee</w:t>
      </w:r>
      <w:r w:rsidR="0098090B" w:rsidRPr="0098090B">
        <w:t>/</w:t>
      </w:r>
      <w:r w:rsidR="00C2194A">
        <w:rPr>
          <w:i/>
        </w:rPr>
        <w:t>t</w:t>
      </w:r>
      <w:r w:rsidRPr="0075485B">
        <w:t>,</w:t>
      </w:r>
      <w:r w:rsidRPr="000D323A">
        <w:rPr>
          <w:i/>
        </w:rPr>
        <w:t xml:space="preserve"> </w:t>
      </w:r>
      <w:r>
        <w:rPr>
          <w:i/>
        </w:rPr>
        <w:t>pöl</w:t>
      </w:r>
      <w:r w:rsidRPr="0075485B">
        <w:t>(</w:t>
      </w:r>
      <w:r>
        <w:rPr>
          <w:i/>
        </w:rPr>
        <w:t>j</w:t>
      </w:r>
      <w:r w:rsidRPr="0075485B">
        <w:t>)</w:t>
      </w:r>
      <w:r>
        <w:rPr>
          <w:i/>
        </w:rPr>
        <w:t>ä</w:t>
      </w:r>
      <w:r w:rsidR="0098090B" w:rsidRPr="0098090B">
        <w:t>/</w:t>
      </w:r>
      <w:r w:rsidRPr="000D323A">
        <w:rPr>
          <w:i/>
        </w:rPr>
        <w:t xml:space="preserve">tä </w:t>
      </w:r>
      <w:r w:rsidRPr="0075485B">
        <w:t>:</w:t>
      </w:r>
      <w:r w:rsidRPr="000D323A">
        <w:rPr>
          <w:i/>
        </w:rPr>
        <w:t xml:space="preserve"> </w:t>
      </w:r>
      <w:r>
        <w:rPr>
          <w:i/>
        </w:rPr>
        <w:t>pöl</w:t>
      </w:r>
      <w:r w:rsidRPr="0075485B">
        <w:t>(</w:t>
      </w:r>
      <w:r>
        <w:rPr>
          <w:i/>
        </w:rPr>
        <w:t>j</w:t>
      </w:r>
      <w:r w:rsidRPr="0075485B">
        <w:t>)</w:t>
      </w:r>
      <w:r>
        <w:rPr>
          <w:i/>
        </w:rPr>
        <w:t>ä</w:t>
      </w:r>
      <w:r w:rsidR="0098090B" w:rsidRPr="0098090B">
        <w:t>/</w:t>
      </w:r>
      <w:r w:rsidRPr="000D323A">
        <w:rPr>
          <w:i/>
        </w:rPr>
        <w:t>ny</w:t>
      </w:r>
      <w:r w:rsidR="001B127A" w:rsidRPr="001B127A">
        <w:t>(</w:t>
      </w:r>
      <w:r w:rsidR="0024261D">
        <w:rPr>
          <w:i/>
        </w:rPr>
        <w:t>t</w:t>
      </w:r>
      <w:r w:rsidR="001B127A" w:rsidRPr="001B127A">
        <w:t>)</w:t>
      </w:r>
      <w:r w:rsidR="006100DE">
        <w:rPr>
          <w:i/>
        </w:rPr>
        <w:t xml:space="preserve"> </w:t>
      </w:r>
      <w:r w:rsidR="001B127A" w:rsidRPr="001B127A">
        <w:t>:</w:t>
      </w:r>
      <w:r w:rsidR="006100DE">
        <w:rPr>
          <w:i/>
        </w:rPr>
        <w:t xml:space="preserve"> pöl</w:t>
      </w:r>
      <w:r w:rsidR="00620E00" w:rsidRPr="00620E00">
        <w:t>(</w:t>
      </w:r>
      <w:r w:rsidR="006100DE">
        <w:rPr>
          <w:i/>
        </w:rPr>
        <w:t>j</w:t>
      </w:r>
      <w:r w:rsidR="00620E00" w:rsidRPr="00620E00">
        <w:t>)</w:t>
      </w:r>
      <w:r w:rsidR="006100DE">
        <w:rPr>
          <w:i/>
        </w:rPr>
        <w:t>ä</w:t>
      </w:r>
      <w:r w:rsidR="0098090B" w:rsidRPr="0098090B">
        <w:t>/</w:t>
      </w:r>
      <w:r w:rsidR="006100DE">
        <w:rPr>
          <w:i/>
        </w:rPr>
        <w:t>nhee</w:t>
      </w:r>
      <w:r w:rsidR="0098090B" w:rsidRPr="0098090B">
        <w:t>/</w:t>
      </w:r>
      <w:r w:rsidR="00C2194A">
        <w:rPr>
          <w:i/>
        </w:rPr>
        <w:t>t</w:t>
      </w:r>
      <w:r w:rsidRPr="0075485B">
        <w:t>,</w:t>
      </w:r>
      <w:r w:rsidRPr="000D323A">
        <w:rPr>
          <w:i/>
        </w:rPr>
        <w:t xml:space="preserve"> maa</w:t>
      </w:r>
      <w:r w:rsidR="0098090B" w:rsidRPr="0098090B">
        <w:t>/</w:t>
      </w:r>
      <w:r w:rsidRPr="000D323A">
        <w:rPr>
          <w:i/>
        </w:rPr>
        <w:t xml:space="preserve">ta </w:t>
      </w:r>
      <w:r w:rsidRPr="0075485B">
        <w:t>:</w:t>
      </w:r>
      <w:r w:rsidRPr="000D323A">
        <w:rPr>
          <w:i/>
        </w:rPr>
        <w:t xml:space="preserve"> maa</w:t>
      </w:r>
      <w:r w:rsidR="0098090B" w:rsidRPr="0098090B">
        <w:t>/</w:t>
      </w:r>
      <w:r w:rsidRPr="000D323A">
        <w:rPr>
          <w:i/>
        </w:rPr>
        <w:t>nu</w:t>
      </w:r>
      <w:r w:rsidR="001B127A" w:rsidRPr="001B127A">
        <w:t>(</w:t>
      </w:r>
      <w:r w:rsidR="0024261D">
        <w:rPr>
          <w:i/>
        </w:rPr>
        <w:t>t</w:t>
      </w:r>
      <w:r w:rsidR="001B127A" w:rsidRPr="001B127A">
        <w:t>)</w:t>
      </w:r>
      <w:r w:rsidR="00C2194A">
        <w:rPr>
          <w:i/>
        </w:rPr>
        <w:t xml:space="preserve"> </w:t>
      </w:r>
      <w:r w:rsidR="001B127A" w:rsidRPr="001B127A">
        <w:t>:</w:t>
      </w:r>
      <w:r w:rsidR="00C2194A">
        <w:rPr>
          <w:i/>
        </w:rPr>
        <w:t xml:space="preserve"> </w:t>
      </w:r>
      <w:r w:rsidR="00C2194A" w:rsidRPr="00C2194A">
        <w:rPr>
          <w:i/>
        </w:rPr>
        <w:t>maa</w:t>
      </w:r>
      <w:r w:rsidR="0098090B" w:rsidRPr="0098090B">
        <w:t>/</w:t>
      </w:r>
      <w:r w:rsidR="006100DE">
        <w:rPr>
          <w:i/>
        </w:rPr>
        <w:t>nhee</w:t>
      </w:r>
      <w:r w:rsidR="0098090B" w:rsidRPr="0098090B">
        <w:t>/</w:t>
      </w:r>
      <w:r w:rsidR="006100DE">
        <w:rPr>
          <w:i/>
        </w:rPr>
        <w:t>t</w:t>
      </w:r>
      <w:r w:rsidR="001B127A" w:rsidRPr="001B127A">
        <w:t>.</w:t>
      </w:r>
    </w:p>
    <w:p w14:paraId="08D00D23" w14:textId="3AF16D40" w:rsidR="003B6188" w:rsidRDefault="00BC7543" w:rsidP="003B6188">
      <w:pPr>
        <w:pStyle w:val="Punktliste"/>
        <w:numPr>
          <w:ilvl w:val="0"/>
          <w:numId w:val="0"/>
        </w:numPr>
        <w:rPr>
          <w:i/>
        </w:rPr>
      </w:pPr>
      <w:r>
        <w:t>Jos halluu käyttäät siirtymärankkoi</w:t>
      </w:r>
      <w:r w:rsidR="00D71F78">
        <w:t xml:space="preserve"> (tyyppi 2</w:t>
      </w:r>
      <w:r w:rsidR="00620E00">
        <w:t>.</w:t>
      </w:r>
      <w:r w:rsidR="00D71F78">
        <w:t>b)</w:t>
      </w:r>
      <w:r w:rsidR="009902EB">
        <w:t xml:space="preserve">, se saama tämmöissii haamui: </w:t>
      </w:r>
      <w:r w:rsidR="001C2C20">
        <w:t>(1.inf.</w:t>
      </w:r>
      <w:r w:rsidR="001C2C20" w:rsidRPr="00A95D68">
        <w:t xml:space="preserve"> : partis.perf.</w:t>
      </w:r>
      <w:r w:rsidR="001C2C20">
        <w:t>sg.nom. : partis.perf.pl.nom.</w:t>
      </w:r>
      <w:r w:rsidR="001C2C20" w:rsidRPr="00A95D68">
        <w:t>)</w:t>
      </w:r>
      <w:r>
        <w:t xml:space="preserve"> </w:t>
      </w:r>
      <w:r w:rsidRPr="004C3E97">
        <w:rPr>
          <w:i/>
        </w:rPr>
        <w:t>ajattele</w:t>
      </w:r>
      <w:r w:rsidR="0098090B" w:rsidRPr="0098090B">
        <w:t>/</w:t>
      </w:r>
      <w:r w:rsidRPr="004C3E97">
        <w:rPr>
          <w:i/>
        </w:rPr>
        <w:t>a</w:t>
      </w:r>
      <w:r w:rsidRPr="0075485B">
        <w:t>(</w:t>
      </w:r>
      <w:r w:rsidRPr="004C3E97">
        <w:rPr>
          <w:i/>
        </w:rPr>
        <w:t>t</w:t>
      </w:r>
      <w:r w:rsidRPr="0075485B">
        <w:t>)</w:t>
      </w:r>
      <w:r w:rsidRPr="004C3E97">
        <w:rPr>
          <w:i/>
        </w:rPr>
        <w:t xml:space="preserve"> </w:t>
      </w:r>
      <w:r w:rsidRPr="0075485B">
        <w:t>:</w:t>
      </w:r>
      <w:r w:rsidRPr="004C3E97">
        <w:rPr>
          <w:i/>
        </w:rPr>
        <w:t xml:space="preserve"> ajattele</w:t>
      </w:r>
      <w:r w:rsidR="0098090B" w:rsidRPr="0098090B">
        <w:t>/</w:t>
      </w:r>
      <w:r w:rsidRPr="004C3E97">
        <w:rPr>
          <w:i/>
        </w:rPr>
        <w:t>nu</w:t>
      </w:r>
      <w:r w:rsidR="001B127A" w:rsidRPr="001B127A">
        <w:t>(</w:t>
      </w:r>
      <w:r w:rsidR="00D71F78">
        <w:rPr>
          <w:i/>
        </w:rPr>
        <w:t xml:space="preserve">t </w:t>
      </w:r>
      <w:r w:rsidR="001B127A" w:rsidRPr="001B127A">
        <w:t>)</w:t>
      </w:r>
      <w:r w:rsidR="00D71F78">
        <w:rPr>
          <w:i/>
        </w:rPr>
        <w:t xml:space="preserve"> </w:t>
      </w:r>
      <w:r w:rsidR="001B127A" w:rsidRPr="001B127A">
        <w:t>:</w:t>
      </w:r>
      <w:r w:rsidR="00D71F78">
        <w:rPr>
          <w:i/>
        </w:rPr>
        <w:t xml:space="preserve"> ajattele</w:t>
      </w:r>
      <w:r w:rsidR="0098090B" w:rsidRPr="0098090B">
        <w:t>/</w:t>
      </w:r>
      <w:r w:rsidR="00D71F78">
        <w:rPr>
          <w:i/>
        </w:rPr>
        <w:t>nhee</w:t>
      </w:r>
      <w:r w:rsidR="0098090B" w:rsidRPr="0098090B">
        <w:t>/</w:t>
      </w:r>
      <w:r w:rsidR="00D71F78">
        <w:rPr>
          <w:i/>
        </w:rPr>
        <w:t>t</w:t>
      </w:r>
      <w:r w:rsidRPr="0075485B">
        <w:t>,</w:t>
      </w:r>
      <w:r w:rsidRPr="004C3E97">
        <w:rPr>
          <w:i/>
        </w:rPr>
        <w:t xml:space="preserve"> </w:t>
      </w:r>
      <w:r w:rsidRPr="003226F8">
        <w:rPr>
          <w:i/>
        </w:rPr>
        <w:t>aukase</w:t>
      </w:r>
      <w:r w:rsidR="0098090B" w:rsidRPr="0098090B">
        <w:t>/</w:t>
      </w:r>
      <w:r w:rsidRPr="003226F8">
        <w:rPr>
          <w:i/>
        </w:rPr>
        <w:t>a</w:t>
      </w:r>
      <w:r w:rsidRPr="0075485B">
        <w:t>(</w:t>
      </w:r>
      <w:r w:rsidRPr="003226F8">
        <w:rPr>
          <w:i/>
        </w:rPr>
        <w:t>t</w:t>
      </w:r>
      <w:r w:rsidRPr="0075485B">
        <w:t>)</w:t>
      </w:r>
      <w:r w:rsidRPr="004C3E97">
        <w:rPr>
          <w:i/>
        </w:rPr>
        <w:t xml:space="preserve"> </w:t>
      </w:r>
      <w:r w:rsidRPr="0075485B">
        <w:t>:</w:t>
      </w:r>
      <w:r w:rsidRPr="004C3E97">
        <w:rPr>
          <w:i/>
        </w:rPr>
        <w:t xml:space="preserve"> aukas</w:t>
      </w:r>
      <w:r>
        <w:rPr>
          <w:i/>
        </w:rPr>
        <w:t>e</w:t>
      </w:r>
      <w:r w:rsidR="0098090B" w:rsidRPr="0098090B">
        <w:t>/</w:t>
      </w:r>
      <w:r w:rsidRPr="004C3E97">
        <w:rPr>
          <w:i/>
        </w:rPr>
        <w:t>nnu</w:t>
      </w:r>
      <w:r w:rsidR="001B127A" w:rsidRPr="001B127A">
        <w:t>(</w:t>
      </w:r>
      <w:r w:rsidR="00D71F78">
        <w:rPr>
          <w:i/>
        </w:rPr>
        <w:t>t</w:t>
      </w:r>
      <w:r w:rsidR="001B127A" w:rsidRPr="001B127A">
        <w:t>)</w:t>
      </w:r>
      <w:r w:rsidR="00D71F78">
        <w:rPr>
          <w:i/>
        </w:rPr>
        <w:t xml:space="preserve"> </w:t>
      </w:r>
      <w:r w:rsidR="001B127A" w:rsidRPr="001B127A">
        <w:t>:</w:t>
      </w:r>
      <w:r w:rsidR="00D71F78">
        <w:rPr>
          <w:i/>
        </w:rPr>
        <w:t xml:space="preserve"> aukase</w:t>
      </w:r>
      <w:r w:rsidR="0098090B" w:rsidRPr="0098090B">
        <w:t>/</w:t>
      </w:r>
      <w:r w:rsidR="00D71F78">
        <w:rPr>
          <w:i/>
        </w:rPr>
        <w:t>nhee</w:t>
      </w:r>
      <w:r w:rsidR="0098090B" w:rsidRPr="0098090B">
        <w:t>/</w:t>
      </w:r>
      <w:r w:rsidR="00D71F78">
        <w:rPr>
          <w:i/>
        </w:rPr>
        <w:t>t</w:t>
      </w:r>
      <w:r w:rsidRPr="0075485B">
        <w:t>,</w:t>
      </w:r>
      <w:r w:rsidRPr="004C3E97">
        <w:rPr>
          <w:i/>
        </w:rPr>
        <w:t xml:space="preserve"> häiritte</w:t>
      </w:r>
      <w:r w:rsidR="0098090B" w:rsidRPr="0098090B">
        <w:t>/</w:t>
      </w:r>
      <w:r w:rsidRPr="004C3E97">
        <w:rPr>
          <w:i/>
        </w:rPr>
        <w:t>ä</w:t>
      </w:r>
      <w:r w:rsidRPr="0075485B">
        <w:t>(</w:t>
      </w:r>
      <w:r w:rsidRPr="004C3E97">
        <w:rPr>
          <w:i/>
        </w:rPr>
        <w:t>t</w:t>
      </w:r>
      <w:r w:rsidRPr="0075485B">
        <w:t>)</w:t>
      </w:r>
      <w:r w:rsidRPr="004C3E97">
        <w:rPr>
          <w:i/>
        </w:rPr>
        <w:t xml:space="preserve"> </w:t>
      </w:r>
      <w:r w:rsidRPr="0075485B">
        <w:t>:</w:t>
      </w:r>
      <w:r w:rsidRPr="004C3E97">
        <w:rPr>
          <w:i/>
        </w:rPr>
        <w:t xml:space="preserve"> häiritte</w:t>
      </w:r>
      <w:r w:rsidR="0098090B" w:rsidRPr="0098090B">
        <w:t>/</w:t>
      </w:r>
      <w:r w:rsidRPr="004C3E97">
        <w:rPr>
          <w:i/>
        </w:rPr>
        <w:t>nny</w:t>
      </w:r>
      <w:r w:rsidR="001B127A" w:rsidRPr="001B127A">
        <w:t>(</w:t>
      </w:r>
      <w:r w:rsidR="00D71F78">
        <w:rPr>
          <w:i/>
        </w:rPr>
        <w:t>t</w:t>
      </w:r>
      <w:r w:rsidR="001B127A" w:rsidRPr="001B127A">
        <w:t>)</w:t>
      </w:r>
      <w:r w:rsidR="00D71F78">
        <w:rPr>
          <w:i/>
        </w:rPr>
        <w:t xml:space="preserve"> </w:t>
      </w:r>
      <w:r w:rsidR="001B127A" w:rsidRPr="001B127A">
        <w:t>:</w:t>
      </w:r>
      <w:r w:rsidR="00D71F78">
        <w:rPr>
          <w:i/>
        </w:rPr>
        <w:t xml:space="preserve"> häiritte</w:t>
      </w:r>
      <w:r w:rsidR="0098090B" w:rsidRPr="0098090B">
        <w:t>/</w:t>
      </w:r>
      <w:r w:rsidR="00D71F78">
        <w:rPr>
          <w:i/>
        </w:rPr>
        <w:t>nhee</w:t>
      </w:r>
      <w:r w:rsidR="0098090B" w:rsidRPr="0098090B">
        <w:t>/</w:t>
      </w:r>
      <w:r w:rsidR="00D71F78">
        <w:rPr>
          <w:i/>
        </w:rPr>
        <w:t>t</w:t>
      </w:r>
      <w:r w:rsidRPr="0075485B">
        <w:t>,</w:t>
      </w:r>
      <w:r w:rsidRPr="004C3E97">
        <w:rPr>
          <w:i/>
        </w:rPr>
        <w:t xml:space="preserve"> piikaroitte</w:t>
      </w:r>
      <w:r w:rsidR="0098090B" w:rsidRPr="0098090B">
        <w:t>/</w:t>
      </w:r>
      <w:r w:rsidRPr="004C3E97">
        <w:rPr>
          <w:i/>
        </w:rPr>
        <w:t>a</w:t>
      </w:r>
      <w:r w:rsidRPr="0075485B">
        <w:t>(</w:t>
      </w:r>
      <w:r w:rsidRPr="004C3E97">
        <w:rPr>
          <w:i/>
        </w:rPr>
        <w:t>t</w:t>
      </w:r>
      <w:r w:rsidRPr="0075485B">
        <w:t>)</w:t>
      </w:r>
      <w:r w:rsidRPr="004C3E97">
        <w:rPr>
          <w:i/>
        </w:rPr>
        <w:t xml:space="preserve"> </w:t>
      </w:r>
      <w:r w:rsidRPr="0075485B">
        <w:t>:</w:t>
      </w:r>
      <w:r w:rsidRPr="004C3E97">
        <w:rPr>
          <w:i/>
        </w:rPr>
        <w:t xml:space="preserve"> piikaroitte</w:t>
      </w:r>
      <w:r w:rsidR="0098090B" w:rsidRPr="0098090B">
        <w:t>/</w:t>
      </w:r>
      <w:r w:rsidRPr="004C3E97">
        <w:rPr>
          <w:i/>
        </w:rPr>
        <w:t>nu</w:t>
      </w:r>
      <w:r w:rsidR="001B127A" w:rsidRPr="001B127A">
        <w:t>(</w:t>
      </w:r>
      <w:r w:rsidR="00D71F78">
        <w:rPr>
          <w:i/>
        </w:rPr>
        <w:t>t</w:t>
      </w:r>
      <w:r w:rsidR="001B127A" w:rsidRPr="001B127A">
        <w:t>)</w:t>
      </w:r>
      <w:r w:rsidR="009902EB">
        <w:rPr>
          <w:i/>
        </w:rPr>
        <w:t xml:space="preserve"> </w:t>
      </w:r>
      <w:r w:rsidR="001B127A" w:rsidRPr="001B127A">
        <w:t>:</w:t>
      </w:r>
      <w:r w:rsidR="009902EB">
        <w:rPr>
          <w:i/>
        </w:rPr>
        <w:t xml:space="preserve"> piikaroitte</w:t>
      </w:r>
      <w:r w:rsidR="0098090B" w:rsidRPr="0098090B">
        <w:t>/</w:t>
      </w:r>
      <w:r w:rsidR="009902EB">
        <w:rPr>
          <w:i/>
        </w:rPr>
        <w:t>nhee</w:t>
      </w:r>
      <w:r w:rsidR="0098090B" w:rsidRPr="0098090B">
        <w:t>/</w:t>
      </w:r>
      <w:r w:rsidR="009902EB">
        <w:rPr>
          <w:i/>
        </w:rPr>
        <w:t>t</w:t>
      </w:r>
      <w:r w:rsidRPr="0075485B">
        <w:t>,</w:t>
      </w:r>
      <w:r w:rsidRPr="004C3E97">
        <w:rPr>
          <w:i/>
        </w:rPr>
        <w:t xml:space="preserve"> likene</w:t>
      </w:r>
      <w:r w:rsidR="0098090B" w:rsidRPr="0098090B">
        <w:t>/</w:t>
      </w:r>
      <w:r w:rsidRPr="004C3E97">
        <w:rPr>
          <w:i/>
        </w:rPr>
        <w:t>ä</w:t>
      </w:r>
      <w:r w:rsidRPr="0075485B">
        <w:t>(</w:t>
      </w:r>
      <w:r w:rsidRPr="004C3E97">
        <w:rPr>
          <w:i/>
        </w:rPr>
        <w:t>t</w:t>
      </w:r>
      <w:r w:rsidRPr="0075485B">
        <w:t>)</w:t>
      </w:r>
      <w:r w:rsidRPr="004C3E97">
        <w:rPr>
          <w:i/>
        </w:rPr>
        <w:t xml:space="preserve"> </w:t>
      </w:r>
      <w:r w:rsidRPr="0075485B">
        <w:t>:</w:t>
      </w:r>
      <w:r w:rsidRPr="004C3E97">
        <w:rPr>
          <w:i/>
        </w:rPr>
        <w:t xml:space="preserve"> likene</w:t>
      </w:r>
      <w:r w:rsidR="0098090B" w:rsidRPr="0098090B">
        <w:t>/</w:t>
      </w:r>
      <w:r w:rsidRPr="004C3E97">
        <w:rPr>
          <w:i/>
        </w:rPr>
        <w:t>nny</w:t>
      </w:r>
      <w:r w:rsidR="001B127A" w:rsidRPr="001B127A">
        <w:t>(</w:t>
      </w:r>
      <w:r w:rsidR="00D71F78">
        <w:rPr>
          <w:i/>
        </w:rPr>
        <w:t>t</w:t>
      </w:r>
      <w:r w:rsidR="001B127A" w:rsidRPr="001B127A">
        <w:t>)</w:t>
      </w:r>
      <w:r w:rsidR="009902EB">
        <w:rPr>
          <w:i/>
        </w:rPr>
        <w:t xml:space="preserve"> </w:t>
      </w:r>
      <w:r w:rsidR="001B127A" w:rsidRPr="001B127A">
        <w:t>:</w:t>
      </w:r>
      <w:r w:rsidR="009902EB">
        <w:rPr>
          <w:i/>
        </w:rPr>
        <w:t xml:space="preserve"> likene</w:t>
      </w:r>
      <w:r w:rsidR="0098090B" w:rsidRPr="0098090B">
        <w:t>/</w:t>
      </w:r>
      <w:r w:rsidR="009902EB">
        <w:rPr>
          <w:i/>
        </w:rPr>
        <w:t>nhee</w:t>
      </w:r>
      <w:r w:rsidR="0098090B" w:rsidRPr="0098090B">
        <w:t>/</w:t>
      </w:r>
      <w:r w:rsidR="009902EB">
        <w:rPr>
          <w:i/>
        </w:rPr>
        <w:t>t</w:t>
      </w:r>
      <w:r w:rsidR="001B127A" w:rsidRPr="001B127A">
        <w:t>.</w:t>
      </w:r>
    </w:p>
    <w:p w14:paraId="42B4B3A1" w14:textId="273C6BA9" w:rsidR="00BC7543" w:rsidRPr="00526B2C" w:rsidRDefault="00BC7543" w:rsidP="005335AD">
      <w:pPr>
        <w:pStyle w:val="Punktliste"/>
        <w:rPr>
          <w:i/>
        </w:rPr>
      </w:pPr>
      <w:r w:rsidRPr="004F3F20">
        <w:rPr>
          <w:smallCaps/>
        </w:rPr>
        <w:t xml:space="preserve">Passiivin </w:t>
      </w:r>
      <w:r>
        <w:rPr>
          <w:smallCaps/>
        </w:rPr>
        <w:t>partisip</w:t>
      </w:r>
      <w:r w:rsidRPr="004F3F20">
        <w:rPr>
          <w:smallCaps/>
        </w:rPr>
        <w:t>in perfektin</w:t>
      </w:r>
      <w:r w:rsidRPr="00A95D68">
        <w:t xml:space="preserve"> suffiksi oon kokonhansa eri eli </w:t>
      </w:r>
      <w:r w:rsidRPr="0075485B">
        <w:t>(</w:t>
      </w:r>
      <w:r w:rsidRPr="00CB5D28">
        <w:rPr>
          <w:i/>
        </w:rPr>
        <w:t>t</w:t>
      </w:r>
      <w:r w:rsidRPr="0075485B">
        <w:t>)</w:t>
      </w:r>
      <w:r w:rsidRPr="00CB5D28">
        <w:rPr>
          <w:i/>
        </w:rPr>
        <w:t>tU</w:t>
      </w:r>
      <w:r w:rsidRPr="00A95D68">
        <w:t xml:space="preserve">. Sen lisäthään verbin passiivirankhaan, niin ko muutki passiivisuffiksit. </w:t>
      </w:r>
      <w:r w:rsidR="00C4369D">
        <w:t>Yksitavuisissa verbiissä</w:t>
      </w:r>
      <w:r>
        <w:t xml:space="preserve"> </w:t>
      </w:r>
      <w:r w:rsidR="00C4369D">
        <w:t xml:space="preserve">(tyyppi 1) ja </w:t>
      </w:r>
      <w:r w:rsidR="000F4DEC">
        <w:t>konsona</w:t>
      </w:r>
      <w:r w:rsidR="00BD7275">
        <w:t>n</w:t>
      </w:r>
      <w:r w:rsidR="000F4DEC">
        <w:t>ttirankaisissa verbiissä</w:t>
      </w:r>
      <w:r w:rsidR="00C4369D">
        <w:t xml:space="preserve"> (tyyppi 3) </w:t>
      </w:r>
      <w:r>
        <w:t xml:space="preserve">suffiksi oon </w:t>
      </w:r>
      <w:r w:rsidRPr="00F83E1F">
        <w:rPr>
          <w:i/>
        </w:rPr>
        <w:t>tU</w:t>
      </w:r>
      <w:r>
        <w:t xml:space="preserve">, </w:t>
      </w:r>
      <w:r w:rsidR="00C4369D">
        <w:t xml:space="preserve">muissa tyypiissä </w:t>
      </w:r>
      <w:r w:rsidR="00C4369D">
        <w:rPr>
          <w:i/>
        </w:rPr>
        <w:t>ttU</w:t>
      </w:r>
      <w:r w:rsidR="001B127A" w:rsidRPr="001B127A">
        <w:t>.</w:t>
      </w:r>
      <w:r>
        <w:t xml:space="preserve"> </w:t>
      </w:r>
      <w:r w:rsidRPr="00F83E1F">
        <w:t>Esimerkiksi</w:t>
      </w:r>
      <w:r w:rsidRPr="00A95D68">
        <w:t xml:space="preserve"> </w:t>
      </w:r>
      <w:r>
        <w:t>(1.inf. : pass.</w:t>
      </w:r>
      <w:r w:rsidRPr="00A95D68">
        <w:t>prees. : pas</w:t>
      </w:r>
      <w:r w:rsidR="0023509A">
        <w:t>s.part</w:t>
      </w:r>
      <w:r w:rsidR="00A24E23">
        <w:t>is</w:t>
      </w:r>
      <w:r w:rsidR="0023509A">
        <w:t>.</w:t>
      </w:r>
      <w:r>
        <w:t>perf.</w:t>
      </w:r>
      <w:r w:rsidR="0023509A">
        <w:t>sg.nom.</w:t>
      </w:r>
      <w:r w:rsidRPr="00A95D68">
        <w:t xml:space="preserve">) </w:t>
      </w:r>
      <w:r w:rsidRPr="00526B2C">
        <w:rPr>
          <w:i/>
        </w:rPr>
        <w:t>saa</w:t>
      </w:r>
      <w:r w:rsidR="0098090B" w:rsidRPr="0098090B">
        <w:t>/</w:t>
      </w:r>
      <w:r w:rsidRPr="00526B2C">
        <w:rPr>
          <w:i/>
        </w:rPr>
        <w:t xml:space="preserve">đa </w:t>
      </w:r>
      <w:r w:rsidR="00BA1173" w:rsidRPr="00BA1173">
        <w:t>~</w:t>
      </w:r>
      <w:r w:rsidRPr="00526B2C">
        <w:rPr>
          <w:i/>
        </w:rPr>
        <w:t xml:space="preserve"> saa</w:t>
      </w:r>
      <w:r w:rsidR="0098090B" w:rsidRPr="0098090B">
        <w:t>/</w:t>
      </w:r>
      <w:r w:rsidRPr="00526B2C">
        <w:rPr>
          <w:i/>
        </w:rPr>
        <w:t xml:space="preserve">ha </w:t>
      </w:r>
      <w:r w:rsidRPr="0075485B">
        <w:t>:</w:t>
      </w:r>
      <w:r w:rsidRPr="00526B2C">
        <w:rPr>
          <w:i/>
        </w:rPr>
        <w:t xml:space="preserve"> saa</w:t>
      </w:r>
      <w:r w:rsidR="0098090B" w:rsidRPr="0098090B">
        <w:t>/</w:t>
      </w:r>
      <w:r w:rsidRPr="0075485B">
        <w:t>(</w:t>
      </w:r>
      <w:r w:rsidRPr="00526B2C">
        <w:rPr>
          <w:i/>
        </w:rPr>
        <w:t>đ</w:t>
      </w:r>
      <w:r w:rsidRPr="0075485B">
        <w:t>)</w:t>
      </w:r>
      <w:r w:rsidRPr="00526B2C">
        <w:rPr>
          <w:i/>
        </w:rPr>
        <w:t xml:space="preserve">haan </w:t>
      </w:r>
      <w:r w:rsidRPr="0075485B">
        <w:t>:</w:t>
      </w:r>
      <w:r w:rsidRPr="00526B2C">
        <w:rPr>
          <w:i/>
        </w:rPr>
        <w:t xml:space="preserve"> saa</w:t>
      </w:r>
      <w:r w:rsidR="0098090B" w:rsidRPr="0098090B">
        <w:t>/</w:t>
      </w:r>
      <w:r w:rsidRPr="00526B2C">
        <w:rPr>
          <w:i/>
        </w:rPr>
        <w:t>tu</w:t>
      </w:r>
      <w:r w:rsidRPr="0075485B">
        <w:t>,</w:t>
      </w:r>
      <w:r w:rsidRPr="00526B2C">
        <w:rPr>
          <w:i/>
        </w:rPr>
        <w:t xml:space="preserve"> kirjo</w:t>
      </w:r>
      <w:r w:rsidR="00C04B70" w:rsidRPr="00C04B70">
        <w:t>(</w:t>
      </w:r>
      <w:r w:rsidRPr="00526B2C">
        <w:rPr>
          <w:i/>
        </w:rPr>
        <w:t>i</w:t>
      </w:r>
      <w:r w:rsidR="00C04B70" w:rsidRPr="00C04B70">
        <w:t>)</w:t>
      </w:r>
      <w:r w:rsidRPr="00526B2C">
        <w:rPr>
          <w:i/>
        </w:rPr>
        <w:t>tta</w:t>
      </w:r>
      <w:r w:rsidR="0098090B" w:rsidRPr="0098090B">
        <w:t>/</w:t>
      </w:r>
      <w:r w:rsidRPr="00526B2C">
        <w:rPr>
          <w:i/>
        </w:rPr>
        <w:t>a</w:t>
      </w:r>
      <w:r w:rsidRPr="0075485B">
        <w:t>(</w:t>
      </w:r>
      <w:r w:rsidRPr="00526B2C">
        <w:rPr>
          <w:i/>
        </w:rPr>
        <w:t>t</w:t>
      </w:r>
      <w:r w:rsidRPr="0075485B">
        <w:t>)</w:t>
      </w:r>
      <w:r w:rsidRPr="00526B2C">
        <w:rPr>
          <w:i/>
        </w:rPr>
        <w:t xml:space="preserve"> </w:t>
      </w:r>
      <w:r w:rsidRPr="0075485B">
        <w:t>:</w:t>
      </w:r>
      <w:r w:rsidRPr="00526B2C">
        <w:rPr>
          <w:i/>
        </w:rPr>
        <w:t xml:space="preserve"> kirjo</w:t>
      </w:r>
      <w:r w:rsidR="00C04B70" w:rsidRPr="00C04B70">
        <w:t>(</w:t>
      </w:r>
      <w:r w:rsidR="00C04B70" w:rsidRPr="00526B2C">
        <w:rPr>
          <w:i/>
        </w:rPr>
        <w:t>i</w:t>
      </w:r>
      <w:r w:rsidR="00C04B70" w:rsidRPr="00C04B70">
        <w:t>)</w:t>
      </w:r>
      <w:r w:rsidRPr="00526B2C">
        <w:rPr>
          <w:i/>
        </w:rPr>
        <w:t>te</w:t>
      </w:r>
      <w:r w:rsidR="0098090B" w:rsidRPr="0098090B">
        <w:t>/</w:t>
      </w:r>
      <w:r w:rsidRPr="00526B2C">
        <w:rPr>
          <w:i/>
        </w:rPr>
        <w:t xml:space="preserve">thaan </w:t>
      </w:r>
      <w:r w:rsidRPr="0075485B">
        <w:t>:</w:t>
      </w:r>
      <w:r w:rsidRPr="00526B2C">
        <w:rPr>
          <w:i/>
        </w:rPr>
        <w:t xml:space="preserve"> kirjo</w:t>
      </w:r>
      <w:r w:rsidR="00C04B70" w:rsidRPr="00C04B70">
        <w:t>(</w:t>
      </w:r>
      <w:r w:rsidR="00C04B70" w:rsidRPr="00526B2C">
        <w:rPr>
          <w:i/>
        </w:rPr>
        <w:t>i</w:t>
      </w:r>
      <w:r w:rsidR="00C04B70" w:rsidRPr="00C04B70">
        <w:t>)</w:t>
      </w:r>
      <w:r w:rsidRPr="00526B2C">
        <w:rPr>
          <w:i/>
        </w:rPr>
        <w:t>te</w:t>
      </w:r>
      <w:r w:rsidR="0098090B" w:rsidRPr="0098090B">
        <w:t>/</w:t>
      </w:r>
      <w:r w:rsidRPr="00526B2C">
        <w:rPr>
          <w:i/>
        </w:rPr>
        <w:t>ttu</w:t>
      </w:r>
      <w:r w:rsidRPr="0075485B">
        <w:t>,</w:t>
      </w:r>
      <w:r w:rsidRPr="00526B2C">
        <w:rPr>
          <w:i/>
        </w:rPr>
        <w:t xml:space="preserve"> lähte</w:t>
      </w:r>
      <w:r w:rsidR="0098090B" w:rsidRPr="0098090B">
        <w:t>/</w:t>
      </w:r>
      <w:r w:rsidRPr="00526B2C">
        <w:rPr>
          <w:i/>
        </w:rPr>
        <w:t xml:space="preserve">et </w:t>
      </w:r>
      <w:r w:rsidR="00BA1173" w:rsidRPr="00BA1173">
        <w:t>~</w:t>
      </w:r>
      <w:r w:rsidRPr="00526B2C">
        <w:rPr>
          <w:i/>
        </w:rPr>
        <w:t xml:space="preserve"> lähte</w:t>
      </w:r>
      <w:r w:rsidR="0098090B" w:rsidRPr="0098090B">
        <w:t>/</w:t>
      </w:r>
      <w:r w:rsidRPr="00526B2C">
        <w:rPr>
          <w:i/>
        </w:rPr>
        <w:t>ä</w:t>
      </w:r>
      <w:r w:rsidRPr="0075485B">
        <w:t>(</w:t>
      </w:r>
      <w:r w:rsidRPr="00526B2C">
        <w:rPr>
          <w:i/>
        </w:rPr>
        <w:t>t</w:t>
      </w:r>
      <w:r w:rsidRPr="0075485B">
        <w:t>)</w:t>
      </w:r>
      <w:r w:rsidRPr="00526B2C">
        <w:rPr>
          <w:i/>
        </w:rPr>
        <w:t xml:space="preserve"> </w:t>
      </w:r>
      <w:r>
        <w:t>~</w:t>
      </w:r>
      <w:r w:rsidRPr="00526B2C">
        <w:rPr>
          <w:i/>
        </w:rPr>
        <w:t xml:space="preserve"> lähti</w:t>
      </w:r>
      <w:r w:rsidR="0098090B" w:rsidRPr="0098090B">
        <w:t>/</w:t>
      </w:r>
      <w:r w:rsidRPr="00526B2C">
        <w:rPr>
          <w:i/>
        </w:rPr>
        <w:t xml:space="preserve">ä </w:t>
      </w:r>
      <w:r w:rsidRPr="0075485B">
        <w:t>:</w:t>
      </w:r>
      <w:r w:rsidRPr="00526B2C">
        <w:rPr>
          <w:i/>
        </w:rPr>
        <w:t xml:space="preserve"> läh</w:t>
      </w:r>
      <w:r w:rsidRPr="0075485B">
        <w:t>(</w:t>
      </w:r>
      <w:r w:rsidRPr="00526B2C">
        <w:rPr>
          <w:i/>
        </w:rPr>
        <w:t>đ</w:t>
      </w:r>
      <w:r w:rsidRPr="0075485B">
        <w:t>)</w:t>
      </w:r>
      <w:r w:rsidRPr="00526B2C">
        <w:rPr>
          <w:i/>
        </w:rPr>
        <w:t>e</w:t>
      </w:r>
      <w:r w:rsidR="0098090B" w:rsidRPr="0098090B">
        <w:t>/</w:t>
      </w:r>
      <w:r w:rsidRPr="00526B2C">
        <w:rPr>
          <w:i/>
        </w:rPr>
        <w:t xml:space="preserve">thään </w:t>
      </w:r>
      <w:r w:rsidRPr="0075485B">
        <w:t>:</w:t>
      </w:r>
      <w:r w:rsidR="000A4B27">
        <w:rPr>
          <w:i/>
        </w:rPr>
        <w:t xml:space="preserve"> </w:t>
      </w:r>
      <w:r w:rsidRPr="00526B2C">
        <w:rPr>
          <w:i/>
        </w:rPr>
        <w:t>läh</w:t>
      </w:r>
      <w:r w:rsidRPr="0075485B">
        <w:t>(</w:t>
      </w:r>
      <w:r w:rsidRPr="00526B2C">
        <w:rPr>
          <w:i/>
        </w:rPr>
        <w:t>đ</w:t>
      </w:r>
      <w:r w:rsidRPr="0075485B">
        <w:t>)</w:t>
      </w:r>
      <w:r w:rsidRPr="00526B2C">
        <w:rPr>
          <w:i/>
        </w:rPr>
        <w:t>e</w:t>
      </w:r>
      <w:r w:rsidR="0098090B" w:rsidRPr="0098090B">
        <w:t>/</w:t>
      </w:r>
      <w:r w:rsidRPr="00526B2C">
        <w:rPr>
          <w:i/>
        </w:rPr>
        <w:t>tty</w:t>
      </w:r>
      <w:r w:rsidRPr="0075485B">
        <w:t>,</w:t>
      </w:r>
      <w:r w:rsidRPr="00526B2C">
        <w:rPr>
          <w:i/>
        </w:rPr>
        <w:t xml:space="preserve"> men</w:t>
      </w:r>
      <w:r w:rsidR="0098090B" w:rsidRPr="0098090B">
        <w:t>/</w:t>
      </w:r>
      <w:r w:rsidRPr="00526B2C">
        <w:rPr>
          <w:i/>
        </w:rPr>
        <w:t xml:space="preserve">nä </w:t>
      </w:r>
      <w:r w:rsidRPr="0075485B">
        <w:t>:</w:t>
      </w:r>
      <w:r w:rsidRPr="00526B2C">
        <w:rPr>
          <w:i/>
        </w:rPr>
        <w:t xml:space="preserve"> men</w:t>
      </w:r>
      <w:r w:rsidR="0098090B" w:rsidRPr="0098090B">
        <w:t>/</w:t>
      </w:r>
      <w:r w:rsidRPr="00526B2C">
        <w:rPr>
          <w:i/>
        </w:rPr>
        <w:t xml:space="preserve">hään </w:t>
      </w:r>
      <w:r w:rsidRPr="0075485B">
        <w:t>:</w:t>
      </w:r>
      <w:r w:rsidRPr="00526B2C">
        <w:rPr>
          <w:i/>
        </w:rPr>
        <w:t xml:space="preserve"> men</w:t>
      </w:r>
      <w:r w:rsidR="0098090B" w:rsidRPr="0098090B">
        <w:t>/</w:t>
      </w:r>
      <w:r w:rsidRPr="00526B2C">
        <w:rPr>
          <w:i/>
        </w:rPr>
        <w:t>ty</w:t>
      </w:r>
      <w:r w:rsidRPr="0075485B">
        <w:t>,</w:t>
      </w:r>
      <w:r w:rsidRPr="00526B2C">
        <w:rPr>
          <w:i/>
        </w:rPr>
        <w:t xml:space="preserve"> </w:t>
      </w:r>
      <w:r w:rsidR="003C44BB">
        <w:rPr>
          <w:i/>
        </w:rPr>
        <w:t>näh</w:t>
      </w:r>
      <w:r w:rsidR="0098090B" w:rsidRPr="0098090B">
        <w:t>/</w:t>
      </w:r>
      <w:r w:rsidR="003C44BB">
        <w:rPr>
          <w:i/>
        </w:rPr>
        <w:t xml:space="preserve">đä </w:t>
      </w:r>
      <w:r w:rsidR="00BA1173" w:rsidRPr="00BA1173">
        <w:t>~</w:t>
      </w:r>
      <w:r w:rsidR="003C44BB">
        <w:rPr>
          <w:i/>
        </w:rPr>
        <w:t xml:space="preserve"> näh</w:t>
      </w:r>
      <w:r w:rsidR="0098090B" w:rsidRPr="0098090B">
        <w:t>/</w:t>
      </w:r>
      <w:r w:rsidR="003C44BB">
        <w:rPr>
          <w:i/>
        </w:rPr>
        <w:t xml:space="preserve">hä </w:t>
      </w:r>
      <w:r w:rsidR="001B127A" w:rsidRPr="001B127A">
        <w:t>:</w:t>
      </w:r>
      <w:r w:rsidR="003C44BB">
        <w:rPr>
          <w:i/>
        </w:rPr>
        <w:t xml:space="preserve"> </w:t>
      </w:r>
      <w:r w:rsidR="00802B46">
        <w:rPr>
          <w:i/>
        </w:rPr>
        <w:t>näh</w:t>
      </w:r>
      <w:r w:rsidR="00BA1173" w:rsidRPr="00BA1173">
        <w:t>(</w:t>
      </w:r>
      <w:r w:rsidR="00802B46">
        <w:rPr>
          <w:i/>
        </w:rPr>
        <w:t>đ</w:t>
      </w:r>
      <w:r w:rsidR="00BA1173" w:rsidRPr="00BA1173">
        <w:t>)</w:t>
      </w:r>
      <w:r w:rsidR="00802B46">
        <w:rPr>
          <w:i/>
        </w:rPr>
        <w:t xml:space="preserve">hään </w:t>
      </w:r>
      <w:r w:rsidR="00802B46">
        <w:t>:</w:t>
      </w:r>
      <w:r w:rsidR="00802B46">
        <w:rPr>
          <w:i/>
        </w:rPr>
        <w:t xml:space="preserve"> </w:t>
      </w:r>
      <w:r w:rsidR="003C44BB">
        <w:rPr>
          <w:i/>
        </w:rPr>
        <w:t>näh</w:t>
      </w:r>
      <w:r w:rsidR="0098090B" w:rsidRPr="0098090B">
        <w:t>/</w:t>
      </w:r>
      <w:r w:rsidR="003C44BB">
        <w:rPr>
          <w:i/>
        </w:rPr>
        <w:t>ty</w:t>
      </w:r>
      <w:r w:rsidR="001B127A" w:rsidRPr="001B127A">
        <w:t>,</w:t>
      </w:r>
      <w:r w:rsidR="00217082">
        <w:rPr>
          <w:i/>
        </w:rPr>
        <w:t xml:space="preserve"> </w:t>
      </w:r>
      <w:r w:rsidRPr="00526B2C">
        <w:rPr>
          <w:i/>
        </w:rPr>
        <w:t>auka</w:t>
      </w:r>
      <w:r w:rsidRPr="0075485B">
        <w:t>(</w:t>
      </w:r>
      <w:r w:rsidRPr="00526B2C">
        <w:rPr>
          <w:i/>
        </w:rPr>
        <w:t>i</w:t>
      </w:r>
      <w:r w:rsidRPr="0075485B">
        <w:t>)</w:t>
      </w:r>
      <w:r w:rsidRPr="00526B2C">
        <w:rPr>
          <w:i/>
        </w:rPr>
        <w:t>s</w:t>
      </w:r>
      <w:r w:rsidR="0098090B" w:rsidRPr="0098090B">
        <w:t>/</w:t>
      </w:r>
      <w:r w:rsidRPr="00526B2C">
        <w:rPr>
          <w:i/>
        </w:rPr>
        <w:t xml:space="preserve">ta </w:t>
      </w:r>
      <w:r w:rsidRPr="0075485B">
        <w:t>:</w:t>
      </w:r>
      <w:r w:rsidRPr="00526B2C">
        <w:rPr>
          <w:i/>
        </w:rPr>
        <w:t xml:space="preserve"> auka</w:t>
      </w:r>
      <w:r w:rsidRPr="0075485B">
        <w:t>(</w:t>
      </w:r>
      <w:r w:rsidRPr="00526B2C">
        <w:rPr>
          <w:i/>
        </w:rPr>
        <w:t>i</w:t>
      </w:r>
      <w:r w:rsidRPr="0075485B">
        <w:t>)</w:t>
      </w:r>
      <w:r w:rsidRPr="00526B2C">
        <w:rPr>
          <w:i/>
        </w:rPr>
        <w:t>s</w:t>
      </w:r>
      <w:r w:rsidR="0098090B" w:rsidRPr="0098090B">
        <w:t>/</w:t>
      </w:r>
      <w:r w:rsidRPr="00526B2C">
        <w:rPr>
          <w:i/>
        </w:rPr>
        <w:t xml:space="preserve">thaan </w:t>
      </w:r>
      <w:r w:rsidRPr="0075485B">
        <w:t>:</w:t>
      </w:r>
      <w:r w:rsidRPr="00526B2C">
        <w:rPr>
          <w:i/>
        </w:rPr>
        <w:t xml:space="preserve"> auka</w:t>
      </w:r>
      <w:r w:rsidRPr="0075485B">
        <w:t>(</w:t>
      </w:r>
      <w:r w:rsidRPr="00526B2C">
        <w:rPr>
          <w:i/>
        </w:rPr>
        <w:t>i</w:t>
      </w:r>
      <w:r w:rsidRPr="0075485B">
        <w:t>)</w:t>
      </w:r>
      <w:r w:rsidRPr="00526B2C">
        <w:rPr>
          <w:i/>
        </w:rPr>
        <w:t>s</w:t>
      </w:r>
      <w:r w:rsidR="0098090B" w:rsidRPr="0098090B">
        <w:t>/</w:t>
      </w:r>
      <w:r w:rsidRPr="00526B2C">
        <w:rPr>
          <w:i/>
        </w:rPr>
        <w:t>tu</w:t>
      </w:r>
      <w:r w:rsidRPr="0075485B">
        <w:t>,</w:t>
      </w:r>
      <w:r w:rsidRPr="00526B2C">
        <w:rPr>
          <w:i/>
        </w:rPr>
        <w:t xml:space="preserve"> tarvi</w:t>
      </w:r>
      <w:r w:rsidR="0098090B" w:rsidRPr="0098090B">
        <w:t>/</w:t>
      </w:r>
      <w:r w:rsidRPr="00526B2C">
        <w:rPr>
          <w:i/>
        </w:rPr>
        <w:t xml:space="preserve">ta </w:t>
      </w:r>
      <w:r w:rsidRPr="0075485B">
        <w:t>:</w:t>
      </w:r>
      <w:r w:rsidRPr="00526B2C">
        <w:rPr>
          <w:i/>
        </w:rPr>
        <w:t xml:space="preserve"> tarvi</w:t>
      </w:r>
      <w:r w:rsidR="0098090B" w:rsidRPr="0098090B">
        <w:t>/</w:t>
      </w:r>
      <w:r w:rsidRPr="00526B2C">
        <w:rPr>
          <w:i/>
        </w:rPr>
        <w:t xml:space="preserve">thaan </w:t>
      </w:r>
      <w:r w:rsidRPr="0075485B">
        <w:t>:</w:t>
      </w:r>
      <w:r w:rsidRPr="00526B2C">
        <w:rPr>
          <w:i/>
        </w:rPr>
        <w:t xml:space="preserve"> tarvi</w:t>
      </w:r>
      <w:r w:rsidR="0098090B" w:rsidRPr="0098090B">
        <w:t>/</w:t>
      </w:r>
      <w:r w:rsidRPr="00526B2C">
        <w:rPr>
          <w:i/>
        </w:rPr>
        <w:t>ttu</w:t>
      </w:r>
      <w:r w:rsidRPr="0075485B">
        <w:t>,</w:t>
      </w:r>
      <w:r w:rsidRPr="00526B2C">
        <w:rPr>
          <w:i/>
        </w:rPr>
        <w:t xml:space="preserve"> piikaroi</w:t>
      </w:r>
      <w:r w:rsidR="0098090B" w:rsidRPr="0098090B">
        <w:t>/</w:t>
      </w:r>
      <w:r w:rsidRPr="00526B2C">
        <w:rPr>
          <w:i/>
        </w:rPr>
        <w:t xml:space="preserve">ta </w:t>
      </w:r>
      <w:r w:rsidRPr="0075485B">
        <w:t>:</w:t>
      </w:r>
      <w:r w:rsidRPr="00526B2C">
        <w:rPr>
          <w:i/>
        </w:rPr>
        <w:t xml:space="preserve"> piikaroi</w:t>
      </w:r>
      <w:r w:rsidR="0098090B" w:rsidRPr="0098090B">
        <w:t>/</w:t>
      </w:r>
      <w:r w:rsidRPr="00526B2C">
        <w:rPr>
          <w:i/>
        </w:rPr>
        <w:t xml:space="preserve">thaan </w:t>
      </w:r>
      <w:r w:rsidRPr="0075485B">
        <w:t>:</w:t>
      </w:r>
      <w:r w:rsidRPr="00526B2C">
        <w:rPr>
          <w:i/>
        </w:rPr>
        <w:t xml:space="preserve"> piikaroi</w:t>
      </w:r>
      <w:r w:rsidR="0098090B" w:rsidRPr="0098090B">
        <w:t>/</w:t>
      </w:r>
      <w:r w:rsidR="003E6A83">
        <w:rPr>
          <w:i/>
        </w:rPr>
        <w:t>t</w:t>
      </w:r>
      <w:r w:rsidRPr="00526B2C">
        <w:rPr>
          <w:i/>
        </w:rPr>
        <w:t>tu</w:t>
      </w:r>
      <w:r w:rsidRPr="0075485B">
        <w:t>,</w:t>
      </w:r>
      <w:r w:rsidRPr="00526B2C">
        <w:rPr>
          <w:i/>
        </w:rPr>
        <w:t xml:space="preserve"> </w:t>
      </w:r>
      <w:r w:rsidRPr="0075485B">
        <w:t>(</w:t>
      </w:r>
      <w:r w:rsidRPr="00526B2C">
        <w:rPr>
          <w:i/>
        </w:rPr>
        <w:t>li</w:t>
      </w:r>
      <w:r w:rsidRPr="0075485B">
        <w:t>(</w:t>
      </w:r>
      <w:r w:rsidRPr="00526B2C">
        <w:rPr>
          <w:i/>
        </w:rPr>
        <w:t>j</w:t>
      </w:r>
      <w:r w:rsidRPr="0075485B">
        <w:t>)</w:t>
      </w:r>
      <w:r w:rsidRPr="00526B2C">
        <w:rPr>
          <w:i/>
        </w:rPr>
        <w:t>e</w:t>
      </w:r>
      <w:r w:rsidR="0098090B" w:rsidRPr="0098090B">
        <w:t>/</w:t>
      </w:r>
      <w:r w:rsidRPr="00526B2C">
        <w:rPr>
          <w:i/>
        </w:rPr>
        <w:t xml:space="preserve">tä </w:t>
      </w:r>
      <w:r>
        <w:t>:</w:t>
      </w:r>
      <w:r w:rsidRPr="00526B2C">
        <w:rPr>
          <w:i/>
        </w:rPr>
        <w:t xml:space="preserve"> li</w:t>
      </w:r>
      <w:r w:rsidRPr="0075485B">
        <w:t>(</w:t>
      </w:r>
      <w:r w:rsidRPr="00526B2C">
        <w:rPr>
          <w:i/>
        </w:rPr>
        <w:t>j</w:t>
      </w:r>
      <w:r w:rsidRPr="0075485B">
        <w:t>)</w:t>
      </w:r>
      <w:r w:rsidRPr="00526B2C">
        <w:rPr>
          <w:i/>
        </w:rPr>
        <w:t>e</w:t>
      </w:r>
      <w:r w:rsidR="0098090B" w:rsidRPr="0098090B">
        <w:t>/</w:t>
      </w:r>
      <w:r w:rsidRPr="00526B2C">
        <w:rPr>
          <w:i/>
        </w:rPr>
        <w:t xml:space="preserve">thään </w:t>
      </w:r>
      <w:r w:rsidRPr="0075485B">
        <w:t>:</w:t>
      </w:r>
      <w:r w:rsidRPr="00526B2C">
        <w:rPr>
          <w:i/>
        </w:rPr>
        <w:t xml:space="preserve"> li</w:t>
      </w:r>
      <w:r w:rsidRPr="0075485B">
        <w:t>(</w:t>
      </w:r>
      <w:r w:rsidRPr="00526B2C">
        <w:rPr>
          <w:i/>
        </w:rPr>
        <w:t>j</w:t>
      </w:r>
      <w:r w:rsidRPr="0075485B">
        <w:t>)</w:t>
      </w:r>
      <w:r w:rsidRPr="00526B2C">
        <w:rPr>
          <w:i/>
        </w:rPr>
        <w:t>e</w:t>
      </w:r>
      <w:r w:rsidR="0098090B" w:rsidRPr="0098090B">
        <w:t>/</w:t>
      </w:r>
      <w:r w:rsidRPr="00526B2C">
        <w:rPr>
          <w:i/>
        </w:rPr>
        <w:t>tty</w:t>
      </w:r>
      <w:r w:rsidRPr="0075485B">
        <w:t>,</w:t>
      </w:r>
      <w:r w:rsidRPr="00526B2C">
        <w:rPr>
          <w:i/>
        </w:rPr>
        <w:t xml:space="preserve"> </w:t>
      </w:r>
      <w:r>
        <w:rPr>
          <w:i/>
        </w:rPr>
        <w:t>pöl</w:t>
      </w:r>
      <w:r w:rsidRPr="0075485B">
        <w:t>(</w:t>
      </w:r>
      <w:r>
        <w:rPr>
          <w:i/>
        </w:rPr>
        <w:t>j</w:t>
      </w:r>
      <w:r w:rsidRPr="0075485B">
        <w:t>)</w:t>
      </w:r>
      <w:r>
        <w:rPr>
          <w:i/>
        </w:rPr>
        <w:t>ä</w:t>
      </w:r>
      <w:r w:rsidR="0098090B" w:rsidRPr="0098090B">
        <w:t>/</w:t>
      </w:r>
      <w:r w:rsidRPr="00526B2C">
        <w:rPr>
          <w:i/>
        </w:rPr>
        <w:t xml:space="preserve">tä </w:t>
      </w:r>
      <w:r w:rsidR="00DC5B84">
        <w:t>:</w:t>
      </w:r>
      <w:r w:rsidRPr="00526B2C">
        <w:rPr>
          <w:i/>
        </w:rPr>
        <w:t xml:space="preserve"> </w:t>
      </w:r>
      <w:r>
        <w:rPr>
          <w:i/>
        </w:rPr>
        <w:t>pöl</w:t>
      </w:r>
      <w:r w:rsidRPr="0075485B">
        <w:t>(</w:t>
      </w:r>
      <w:r>
        <w:rPr>
          <w:i/>
        </w:rPr>
        <w:t>j</w:t>
      </w:r>
      <w:r w:rsidRPr="0075485B">
        <w:t>)</w:t>
      </w:r>
      <w:r>
        <w:rPr>
          <w:i/>
        </w:rPr>
        <w:t>ä</w:t>
      </w:r>
      <w:r w:rsidR="0098090B" w:rsidRPr="0098090B">
        <w:t>/</w:t>
      </w:r>
      <w:r w:rsidRPr="00526B2C">
        <w:rPr>
          <w:i/>
        </w:rPr>
        <w:t xml:space="preserve">thään </w:t>
      </w:r>
      <w:r w:rsidRPr="0075485B">
        <w:t>:</w:t>
      </w:r>
      <w:r w:rsidRPr="00526B2C">
        <w:rPr>
          <w:i/>
        </w:rPr>
        <w:t xml:space="preserve"> </w:t>
      </w:r>
      <w:r>
        <w:rPr>
          <w:i/>
        </w:rPr>
        <w:t>pöl</w:t>
      </w:r>
      <w:r w:rsidRPr="0075485B">
        <w:t>(</w:t>
      </w:r>
      <w:r>
        <w:rPr>
          <w:i/>
        </w:rPr>
        <w:t>j</w:t>
      </w:r>
      <w:r w:rsidRPr="0075485B">
        <w:t>)</w:t>
      </w:r>
      <w:r>
        <w:rPr>
          <w:i/>
        </w:rPr>
        <w:t>ä</w:t>
      </w:r>
      <w:r w:rsidR="0098090B" w:rsidRPr="0098090B">
        <w:t>/</w:t>
      </w:r>
      <w:r w:rsidRPr="00526B2C">
        <w:rPr>
          <w:i/>
        </w:rPr>
        <w:t>tty</w:t>
      </w:r>
      <w:r w:rsidR="001B127A" w:rsidRPr="001B127A">
        <w:t>.</w:t>
      </w:r>
    </w:p>
    <w:p w14:paraId="295BFBC9" w14:textId="399D1F31" w:rsidR="00BC7543" w:rsidRDefault="00BC7543" w:rsidP="00BC7543">
      <w:pPr>
        <w:pStyle w:val="Punktliste"/>
        <w:numPr>
          <w:ilvl w:val="0"/>
          <w:numId w:val="0"/>
        </w:numPr>
        <w:rPr>
          <w:i/>
        </w:rPr>
      </w:pPr>
      <w:r>
        <w:t>Taas saattaa kans käyttäät semmoissii siirtymärankaissii verbihaamui ko (1.inf : pass.partis.perf.</w:t>
      </w:r>
      <w:r w:rsidR="002C0075">
        <w:t>sg.nom.</w:t>
      </w:r>
      <w:r>
        <w:t xml:space="preserve">) </w:t>
      </w:r>
      <w:r w:rsidRPr="000107AC">
        <w:rPr>
          <w:i/>
        </w:rPr>
        <w:t>ajattele</w:t>
      </w:r>
      <w:r w:rsidR="0098090B" w:rsidRPr="0098090B">
        <w:t>/</w:t>
      </w:r>
      <w:r w:rsidRPr="000107AC">
        <w:rPr>
          <w:i/>
        </w:rPr>
        <w:t>a</w:t>
      </w:r>
      <w:r w:rsidRPr="0075485B">
        <w:t>(</w:t>
      </w:r>
      <w:r w:rsidRPr="000107AC">
        <w:rPr>
          <w:i/>
        </w:rPr>
        <w:t>t</w:t>
      </w:r>
      <w:r w:rsidRPr="0075485B">
        <w:t>)</w:t>
      </w:r>
      <w:r w:rsidRPr="000107AC">
        <w:rPr>
          <w:i/>
        </w:rPr>
        <w:t xml:space="preserve"> </w:t>
      </w:r>
      <w:r w:rsidRPr="0075485B">
        <w:t>:</w:t>
      </w:r>
      <w:r w:rsidRPr="000107AC">
        <w:rPr>
          <w:i/>
        </w:rPr>
        <w:t xml:space="preserve"> ajattele</w:t>
      </w:r>
      <w:r w:rsidR="0098090B" w:rsidRPr="0098090B">
        <w:t>/</w:t>
      </w:r>
      <w:r w:rsidRPr="000107AC">
        <w:rPr>
          <w:i/>
        </w:rPr>
        <w:t>ttu</w:t>
      </w:r>
      <w:r w:rsidRPr="0075485B">
        <w:t>,</w:t>
      </w:r>
      <w:r w:rsidRPr="000107AC">
        <w:rPr>
          <w:i/>
        </w:rPr>
        <w:t xml:space="preserve"> aukase</w:t>
      </w:r>
      <w:r w:rsidR="0098090B" w:rsidRPr="0098090B">
        <w:t>/</w:t>
      </w:r>
      <w:r w:rsidRPr="000107AC">
        <w:rPr>
          <w:i/>
        </w:rPr>
        <w:t>a</w:t>
      </w:r>
      <w:r w:rsidRPr="0075485B">
        <w:t>(</w:t>
      </w:r>
      <w:r w:rsidRPr="000107AC">
        <w:rPr>
          <w:i/>
        </w:rPr>
        <w:t>t</w:t>
      </w:r>
      <w:r w:rsidRPr="0075485B">
        <w:t>)</w:t>
      </w:r>
      <w:r w:rsidRPr="000107AC">
        <w:rPr>
          <w:i/>
        </w:rPr>
        <w:t xml:space="preserve"> </w:t>
      </w:r>
      <w:r w:rsidRPr="0075485B">
        <w:t>:</w:t>
      </w:r>
      <w:r w:rsidRPr="000107AC">
        <w:rPr>
          <w:i/>
        </w:rPr>
        <w:t xml:space="preserve"> aukase</w:t>
      </w:r>
      <w:r w:rsidR="0098090B" w:rsidRPr="0098090B">
        <w:t>/</w:t>
      </w:r>
      <w:r w:rsidRPr="000107AC">
        <w:rPr>
          <w:i/>
        </w:rPr>
        <w:t>ttu</w:t>
      </w:r>
      <w:r w:rsidRPr="0075485B">
        <w:t>,</w:t>
      </w:r>
      <w:r w:rsidRPr="000107AC">
        <w:rPr>
          <w:i/>
        </w:rPr>
        <w:t xml:space="preserve"> häiritte</w:t>
      </w:r>
      <w:r w:rsidR="0098090B" w:rsidRPr="0098090B">
        <w:t>/</w:t>
      </w:r>
      <w:r w:rsidRPr="000107AC">
        <w:rPr>
          <w:i/>
        </w:rPr>
        <w:t>ä</w:t>
      </w:r>
      <w:r w:rsidRPr="0075485B">
        <w:t>(</w:t>
      </w:r>
      <w:r w:rsidRPr="000107AC">
        <w:rPr>
          <w:i/>
        </w:rPr>
        <w:t>t</w:t>
      </w:r>
      <w:r w:rsidRPr="0075485B">
        <w:t>)</w:t>
      </w:r>
      <w:r w:rsidRPr="000107AC">
        <w:rPr>
          <w:i/>
        </w:rPr>
        <w:t xml:space="preserve"> </w:t>
      </w:r>
      <w:r w:rsidRPr="0075485B">
        <w:t>:</w:t>
      </w:r>
      <w:r w:rsidRPr="000107AC">
        <w:rPr>
          <w:i/>
        </w:rPr>
        <w:t xml:space="preserve"> häiritte</w:t>
      </w:r>
      <w:r w:rsidR="0098090B" w:rsidRPr="0098090B">
        <w:t>/</w:t>
      </w:r>
      <w:r w:rsidRPr="000107AC">
        <w:rPr>
          <w:i/>
        </w:rPr>
        <w:t>tty</w:t>
      </w:r>
      <w:r w:rsidRPr="0075485B">
        <w:t>,</w:t>
      </w:r>
      <w:r w:rsidRPr="000107AC">
        <w:rPr>
          <w:i/>
        </w:rPr>
        <w:t xml:space="preserve"> piikaroitte</w:t>
      </w:r>
      <w:r w:rsidR="0098090B" w:rsidRPr="0098090B">
        <w:t>/</w:t>
      </w:r>
      <w:r w:rsidRPr="000107AC">
        <w:rPr>
          <w:i/>
        </w:rPr>
        <w:t>a</w:t>
      </w:r>
      <w:r w:rsidRPr="0075485B">
        <w:t>(</w:t>
      </w:r>
      <w:r w:rsidRPr="000107AC">
        <w:rPr>
          <w:i/>
        </w:rPr>
        <w:t>t</w:t>
      </w:r>
      <w:r w:rsidRPr="0075485B">
        <w:t>)</w:t>
      </w:r>
      <w:r w:rsidRPr="000107AC">
        <w:rPr>
          <w:i/>
        </w:rPr>
        <w:t xml:space="preserve"> </w:t>
      </w:r>
      <w:r w:rsidRPr="0075485B">
        <w:t>:</w:t>
      </w:r>
      <w:r w:rsidRPr="000107AC">
        <w:rPr>
          <w:i/>
        </w:rPr>
        <w:t xml:space="preserve"> piikaroitte</w:t>
      </w:r>
      <w:r w:rsidR="0098090B" w:rsidRPr="0098090B">
        <w:t>/</w:t>
      </w:r>
      <w:r w:rsidRPr="000107AC">
        <w:rPr>
          <w:i/>
        </w:rPr>
        <w:t>ttu</w:t>
      </w:r>
      <w:r w:rsidRPr="0075485B">
        <w:t>,</w:t>
      </w:r>
      <w:r w:rsidRPr="000107AC">
        <w:rPr>
          <w:i/>
        </w:rPr>
        <w:t xml:space="preserve"> likene</w:t>
      </w:r>
      <w:r w:rsidR="0098090B" w:rsidRPr="0098090B">
        <w:t>/</w:t>
      </w:r>
      <w:r w:rsidRPr="000107AC">
        <w:rPr>
          <w:i/>
        </w:rPr>
        <w:t>ä</w:t>
      </w:r>
      <w:r w:rsidRPr="0075485B">
        <w:t>(</w:t>
      </w:r>
      <w:r w:rsidRPr="000107AC">
        <w:rPr>
          <w:i/>
        </w:rPr>
        <w:t>t</w:t>
      </w:r>
      <w:r w:rsidRPr="0075485B">
        <w:t>)</w:t>
      </w:r>
      <w:r w:rsidRPr="000107AC">
        <w:rPr>
          <w:i/>
        </w:rPr>
        <w:t xml:space="preserve"> </w:t>
      </w:r>
      <w:r w:rsidRPr="0075485B">
        <w:t>:</w:t>
      </w:r>
      <w:r w:rsidRPr="000107AC">
        <w:rPr>
          <w:i/>
        </w:rPr>
        <w:t xml:space="preserve"> likene</w:t>
      </w:r>
      <w:r w:rsidR="0098090B" w:rsidRPr="0098090B">
        <w:t>/</w:t>
      </w:r>
      <w:r w:rsidRPr="000107AC">
        <w:rPr>
          <w:i/>
        </w:rPr>
        <w:t>tty</w:t>
      </w:r>
      <w:r w:rsidR="001B127A" w:rsidRPr="001B127A">
        <w:t>.</w:t>
      </w:r>
    </w:p>
    <w:p w14:paraId="2ADEECF1" w14:textId="6143D291" w:rsidR="002237EC" w:rsidRPr="002237EC" w:rsidRDefault="002237EC" w:rsidP="00BC7543">
      <w:pPr>
        <w:pStyle w:val="Punktliste"/>
        <w:numPr>
          <w:ilvl w:val="0"/>
          <w:numId w:val="0"/>
        </w:numPr>
      </w:pPr>
      <w:r>
        <w:t>Passiivin partisipin perfektin singulaarin nominatiivin</w:t>
      </w:r>
      <w:r w:rsidR="00B346EC">
        <w:t xml:space="preserve"> haamui tarvittemma, ko haamusta</w:t>
      </w:r>
      <w:r>
        <w:t>mma verbiin passiivissii liittohaamui.</w:t>
      </w:r>
    </w:p>
    <w:p w14:paraId="48D70EC2" w14:textId="15D58EA9" w:rsidR="00BC7543" w:rsidRDefault="00BC7543" w:rsidP="00BC7543">
      <w:pPr>
        <w:pStyle w:val="Punktliste"/>
        <w:numPr>
          <w:ilvl w:val="0"/>
          <w:numId w:val="0"/>
        </w:numPr>
        <w:rPr>
          <w:noProof/>
        </w:rPr>
      </w:pPr>
      <w:r w:rsidRPr="00A95D68">
        <w:t xml:space="preserve">Näjemä ette </w:t>
      </w:r>
      <w:r>
        <w:t>partisip</w:t>
      </w:r>
      <w:r w:rsidRPr="00A95D68">
        <w:t>in perfekti taippuu. Sillä oonki täyđelinen kaasustaivutus sekä singulaarissa ette pluraalissa.</w:t>
      </w:r>
    </w:p>
    <w:p w14:paraId="7D5DFFEA" w14:textId="24618616" w:rsidR="00BC7543" w:rsidRPr="00FD0F4A" w:rsidRDefault="00BC7543" w:rsidP="00BC7543">
      <w:pPr>
        <w:pStyle w:val="Undertittel"/>
      </w:pPr>
      <w:bookmarkStart w:id="1618" w:name="_Toc311273874"/>
      <w:r>
        <w:t>Tabeli</w:t>
      </w:r>
      <w:r w:rsidR="0076715F">
        <w:t xml:space="preserve"> 28</w:t>
      </w:r>
      <w:r>
        <w:t>: Partisipin perfektin nominatiivi</w:t>
      </w:r>
      <w:bookmarkEnd w:id="1618"/>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03"/>
        <w:gridCol w:w="1515"/>
        <w:gridCol w:w="1640"/>
        <w:gridCol w:w="1753"/>
        <w:gridCol w:w="1703"/>
      </w:tblGrid>
      <w:tr w:rsidR="00AF2597" w:rsidRPr="00A96794" w14:paraId="36A1BBF4" w14:textId="77777777" w:rsidTr="008C42C4">
        <w:tc>
          <w:tcPr>
            <w:tcW w:w="0" w:type="auto"/>
            <w:shd w:val="clear" w:color="auto" w:fill="auto"/>
          </w:tcPr>
          <w:p w14:paraId="1A2FB33D" w14:textId="6F267AD9" w:rsidR="00BC7543" w:rsidRPr="00A96794" w:rsidRDefault="002444C6" w:rsidP="008C42C4">
            <w:pPr>
              <w:keepNext/>
              <w:spacing w:before="20" w:after="20"/>
              <w:ind w:right="-8"/>
              <w:contextualSpacing/>
              <w:rPr>
                <w:rFonts w:eastAsia="ヒラギノ明朝 Pro W6"/>
              </w:rPr>
            </w:pPr>
            <w:r>
              <w:rPr>
                <w:rFonts w:eastAsia="ヒラギノ明朝 Pro W6"/>
              </w:rPr>
              <w:t>Verbityyppi</w:t>
            </w:r>
          </w:p>
        </w:tc>
        <w:tc>
          <w:tcPr>
            <w:tcW w:w="0" w:type="auto"/>
            <w:tcBorders>
              <w:bottom w:val="single" w:sz="6" w:space="0" w:color="000000"/>
            </w:tcBorders>
          </w:tcPr>
          <w:p w14:paraId="32FBEF1F" w14:textId="77777777" w:rsidR="00BC7543" w:rsidRPr="00A96794" w:rsidRDefault="00BC7543" w:rsidP="008C42C4">
            <w:pPr>
              <w:keepNext/>
              <w:spacing w:before="20" w:after="20"/>
              <w:ind w:right="-8"/>
              <w:contextualSpacing/>
              <w:rPr>
                <w:rFonts w:eastAsia="ヒラギノ明朝 Pro W6"/>
              </w:rPr>
            </w:pPr>
            <w:r>
              <w:rPr>
                <w:rFonts w:eastAsia="ヒラギノ明朝 Pro W6"/>
              </w:rPr>
              <w:t>1. infinitiivi</w:t>
            </w:r>
          </w:p>
        </w:tc>
        <w:tc>
          <w:tcPr>
            <w:tcW w:w="0" w:type="auto"/>
            <w:tcBorders>
              <w:bottom w:val="single" w:sz="6" w:space="0" w:color="000000"/>
            </w:tcBorders>
          </w:tcPr>
          <w:p w14:paraId="06114870" w14:textId="78443765" w:rsidR="00BC7543" w:rsidRPr="00A96794" w:rsidRDefault="00BC7543" w:rsidP="00AF2597">
            <w:pPr>
              <w:keepNext/>
              <w:spacing w:before="20" w:after="20"/>
              <w:ind w:right="-8"/>
              <w:contextualSpacing/>
              <w:rPr>
                <w:rFonts w:eastAsia="ヒラギノ明朝 Pro W6"/>
              </w:rPr>
            </w:pPr>
            <w:r>
              <w:rPr>
                <w:rFonts w:eastAsia="ヒラギノ明朝 Pro W6"/>
              </w:rPr>
              <w:t>Akt.</w:t>
            </w:r>
            <w:r w:rsidRPr="00A96794">
              <w:rPr>
                <w:rFonts w:eastAsia="ヒラギノ明朝 Pro W6"/>
              </w:rPr>
              <w:t>partis.perf., s</w:t>
            </w:r>
            <w:r w:rsidR="00AF2597">
              <w:rPr>
                <w:rFonts w:eastAsia="ヒラギノ明朝 Pro W6"/>
              </w:rPr>
              <w:t>g.nom.</w:t>
            </w:r>
          </w:p>
        </w:tc>
        <w:tc>
          <w:tcPr>
            <w:tcW w:w="0" w:type="auto"/>
            <w:tcBorders>
              <w:bottom w:val="single" w:sz="6" w:space="0" w:color="000000"/>
            </w:tcBorders>
          </w:tcPr>
          <w:p w14:paraId="6014B1CC" w14:textId="723F2726" w:rsidR="00BC7543" w:rsidRPr="00A96794" w:rsidRDefault="00AF2597" w:rsidP="008C42C4">
            <w:pPr>
              <w:keepNext/>
              <w:spacing w:before="20" w:after="20"/>
              <w:ind w:right="-8"/>
              <w:contextualSpacing/>
              <w:rPr>
                <w:rFonts w:eastAsia="ヒラギノ明朝 Pro W6"/>
              </w:rPr>
            </w:pPr>
            <w:r>
              <w:rPr>
                <w:rFonts w:eastAsia="ヒラギノ明朝 Pro W6"/>
              </w:rPr>
              <w:t>Akt.partis.perf., pl.nom.</w:t>
            </w:r>
          </w:p>
        </w:tc>
        <w:tc>
          <w:tcPr>
            <w:tcW w:w="0" w:type="auto"/>
            <w:tcBorders>
              <w:bottom w:val="single" w:sz="6" w:space="0" w:color="000000"/>
            </w:tcBorders>
          </w:tcPr>
          <w:p w14:paraId="14F5D965" w14:textId="24B9A0A3" w:rsidR="00BC7543" w:rsidRPr="00A96794" w:rsidRDefault="00BC7543" w:rsidP="00AF2597">
            <w:pPr>
              <w:keepNext/>
              <w:spacing w:before="20" w:after="20"/>
              <w:ind w:right="-8"/>
              <w:contextualSpacing/>
              <w:rPr>
                <w:rFonts w:eastAsia="ヒラギノ明朝 Pro W6"/>
              </w:rPr>
            </w:pPr>
            <w:r>
              <w:rPr>
                <w:rFonts w:eastAsia="ヒラギノ明朝 Pro W6"/>
              </w:rPr>
              <w:t>Pass.</w:t>
            </w:r>
            <w:r w:rsidRPr="00A96794">
              <w:rPr>
                <w:rFonts w:eastAsia="ヒラギノ明朝 Pro W6"/>
              </w:rPr>
              <w:t>partis.perf.</w:t>
            </w:r>
            <w:r>
              <w:rPr>
                <w:rFonts w:eastAsia="ヒラギノ明朝 Pro W6"/>
              </w:rPr>
              <w:t>, s</w:t>
            </w:r>
            <w:r w:rsidR="00AF2597">
              <w:rPr>
                <w:rFonts w:eastAsia="ヒラギノ明朝 Pro W6"/>
              </w:rPr>
              <w:t>g.nom.</w:t>
            </w:r>
          </w:p>
        </w:tc>
      </w:tr>
      <w:tr w:rsidR="00AF2597" w:rsidRPr="00A96794" w14:paraId="437B223F" w14:textId="77777777" w:rsidTr="008C42C4">
        <w:trPr>
          <w:trHeight w:val="264"/>
        </w:trPr>
        <w:tc>
          <w:tcPr>
            <w:tcW w:w="0" w:type="auto"/>
            <w:vMerge w:val="restart"/>
            <w:shd w:val="clear" w:color="auto" w:fill="auto"/>
          </w:tcPr>
          <w:p w14:paraId="75B44552" w14:textId="02044D0C" w:rsidR="00BC7543" w:rsidRPr="00A96794" w:rsidRDefault="00C0631E" w:rsidP="008C42C4">
            <w:pPr>
              <w:keepNext/>
              <w:spacing w:before="20" w:after="20"/>
              <w:ind w:right="-8"/>
              <w:contextualSpacing/>
              <w:rPr>
                <w:rFonts w:eastAsia="ヒラギノ明朝 Pro W6"/>
              </w:rPr>
            </w:pPr>
            <w:r>
              <w:rPr>
                <w:rFonts w:eastAsia="ヒラギノ明朝 Pro W6"/>
              </w:rPr>
              <w:t xml:space="preserve">1 </w:t>
            </w:r>
            <w:r w:rsidR="00BC7543" w:rsidRPr="00A96794">
              <w:rPr>
                <w:rFonts w:eastAsia="ヒラギノ明朝 Pro W6"/>
              </w:rPr>
              <w:t>1-</w:t>
            </w:r>
            <w:r w:rsidR="00BC7543">
              <w:rPr>
                <w:rFonts w:eastAsia="ヒラギノ明朝 Pro W6"/>
              </w:rPr>
              <w:t>tav</w:t>
            </w:r>
            <w:r w:rsidR="00BC7543" w:rsidRPr="00A96794">
              <w:rPr>
                <w:rFonts w:eastAsia="ヒラギノ明朝 Pro W6"/>
              </w:rPr>
              <w:t>uiset</w:t>
            </w:r>
            <w:r w:rsidR="008514BD">
              <w:rPr>
                <w:rFonts w:eastAsia="ヒラギノ明朝 Pro W6"/>
              </w:rPr>
              <w:t xml:space="preserve"> verbit</w:t>
            </w:r>
          </w:p>
        </w:tc>
        <w:tc>
          <w:tcPr>
            <w:tcW w:w="0" w:type="auto"/>
            <w:tcBorders>
              <w:bottom w:val="nil"/>
            </w:tcBorders>
          </w:tcPr>
          <w:p w14:paraId="1FD45825" w14:textId="77777777" w:rsidR="00BC7543" w:rsidRPr="00A96794" w:rsidRDefault="00BC7543" w:rsidP="008C42C4">
            <w:pPr>
              <w:keepNext/>
              <w:spacing w:before="20" w:after="20"/>
              <w:ind w:right="-8"/>
              <w:contextualSpacing/>
              <w:rPr>
                <w:rFonts w:eastAsia="ヒラギノ明朝 Pro W6"/>
              </w:rPr>
            </w:pPr>
            <w:r w:rsidRPr="00A96794">
              <w:rPr>
                <w:rFonts w:eastAsia="ヒラギノ明朝 Pro W6"/>
              </w:rPr>
              <w:t xml:space="preserve">saa/đa ~ saa/ha </w:t>
            </w:r>
          </w:p>
        </w:tc>
        <w:tc>
          <w:tcPr>
            <w:tcW w:w="0" w:type="auto"/>
            <w:tcBorders>
              <w:bottom w:val="nil"/>
            </w:tcBorders>
          </w:tcPr>
          <w:p w14:paraId="304658F0" w14:textId="29999A68" w:rsidR="00BC7543" w:rsidRPr="00A96794" w:rsidRDefault="00BC7543" w:rsidP="008C42C4">
            <w:pPr>
              <w:keepNext/>
              <w:spacing w:before="20" w:after="20"/>
              <w:ind w:right="-8"/>
              <w:contextualSpacing/>
              <w:rPr>
                <w:rFonts w:eastAsia="ヒラギノ明朝 Pro W6"/>
              </w:rPr>
            </w:pPr>
            <w:r w:rsidRPr="00A96794">
              <w:rPr>
                <w:rFonts w:eastAsia="ヒラギノ明朝 Pro W6"/>
              </w:rPr>
              <w:t>saa/nu</w:t>
            </w:r>
            <w:r w:rsidR="003B1C3D">
              <w:rPr>
                <w:rFonts w:eastAsia="ヒラギノ明朝 Pro W6"/>
              </w:rPr>
              <w:t>(t)</w:t>
            </w:r>
          </w:p>
        </w:tc>
        <w:tc>
          <w:tcPr>
            <w:tcW w:w="0" w:type="auto"/>
            <w:tcBorders>
              <w:bottom w:val="nil"/>
            </w:tcBorders>
          </w:tcPr>
          <w:p w14:paraId="15CEAC55" w14:textId="436C1C84" w:rsidR="00BC7543" w:rsidRPr="00A96794" w:rsidRDefault="00BC7543" w:rsidP="008C42C4">
            <w:pPr>
              <w:keepNext/>
              <w:spacing w:before="20" w:after="20"/>
              <w:ind w:right="-8"/>
              <w:contextualSpacing/>
              <w:rPr>
                <w:rFonts w:eastAsia="ヒラギノ明朝 Pro W6"/>
              </w:rPr>
            </w:pPr>
            <w:r w:rsidRPr="00A96794">
              <w:rPr>
                <w:rFonts w:eastAsia="ヒラギノ明朝 Pro W6"/>
              </w:rPr>
              <w:t>saa/nhee</w:t>
            </w:r>
            <w:r w:rsidR="00C06BD8">
              <w:rPr>
                <w:rFonts w:eastAsia="ヒラギノ明朝 Pro W6"/>
              </w:rPr>
              <w:t>/</w:t>
            </w:r>
            <w:r w:rsidRPr="00A96794">
              <w:rPr>
                <w:rFonts w:eastAsia="ヒラギノ明朝 Pro W6"/>
              </w:rPr>
              <w:t>t</w:t>
            </w:r>
          </w:p>
        </w:tc>
        <w:tc>
          <w:tcPr>
            <w:tcW w:w="0" w:type="auto"/>
            <w:tcBorders>
              <w:bottom w:val="nil"/>
            </w:tcBorders>
          </w:tcPr>
          <w:p w14:paraId="34B5F4BF" w14:textId="77777777" w:rsidR="00BC7543" w:rsidRPr="00A96794" w:rsidRDefault="00BC7543" w:rsidP="008C42C4">
            <w:pPr>
              <w:keepNext/>
              <w:spacing w:before="20" w:after="20"/>
              <w:ind w:right="-8"/>
              <w:contextualSpacing/>
              <w:rPr>
                <w:rFonts w:eastAsia="ヒラギノ明朝 Pro W6"/>
              </w:rPr>
            </w:pPr>
            <w:r w:rsidRPr="00A96794">
              <w:rPr>
                <w:rFonts w:eastAsia="ヒラギノ明朝 Pro W6"/>
              </w:rPr>
              <w:t>saa/tu</w:t>
            </w:r>
          </w:p>
        </w:tc>
      </w:tr>
      <w:tr w:rsidR="00AF2597" w:rsidRPr="00A96794" w14:paraId="6B9A978C" w14:textId="77777777" w:rsidTr="00141904">
        <w:trPr>
          <w:trHeight w:val="318"/>
        </w:trPr>
        <w:tc>
          <w:tcPr>
            <w:tcW w:w="0" w:type="auto"/>
            <w:vMerge/>
            <w:tcBorders>
              <w:bottom w:val="single" w:sz="6" w:space="0" w:color="000000"/>
            </w:tcBorders>
            <w:shd w:val="clear" w:color="auto" w:fill="auto"/>
          </w:tcPr>
          <w:p w14:paraId="65DDA313" w14:textId="77777777" w:rsidR="00BC7543" w:rsidRPr="00A96794" w:rsidRDefault="00BC7543" w:rsidP="008C42C4">
            <w:pPr>
              <w:keepNext/>
              <w:spacing w:before="20" w:after="20"/>
              <w:ind w:right="-8"/>
              <w:contextualSpacing/>
              <w:rPr>
                <w:rFonts w:eastAsia="ヒラギノ明朝 Pro W6"/>
              </w:rPr>
            </w:pPr>
          </w:p>
        </w:tc>
        <w:tc>
          <w:tcPr>
            <w:tcW w:w="0" w:type="auto"/>
            <w:tcBorders>
              <w:top w:val="nil"/>
              <w:bottom w:val="single" w:sz="6" w:space="0" w:color="000000"/>
            </w:tcBorders>
          </w:tcPr>
          <w:p w14:paraId="02C60817" w14:textId="77777777" w:rsidR="00BC7543" w:rsidRPr="00A96794" w:rsidRDefault="00BC7543" w:rsidP="008C42C4">
            <w:pPr>
              <w:keepNext/>
              <w:spacing w:before="20" w:after="20"/>
              <w:ind w:right="-8"/>
              <w:contextualSpacing/>
              <w:rPr>
                <w:rFonts w:eastAsia="ヒラギノ明朝 Pro W6"/>
              </w:rPr>
            </w:pPr>
            <w:r w:rsidRPr="00A96794">
              <w:rPr>
                <w:rFonts w:eastAsia="ヒラギノ明朝 Pro W6"/>
              </w:rPr>
              <w:t>vie/đä ~ vii/ä</w:t>
            </w:r>
          </w:p>
        </w:tc>
        <w:tc>
          <w:tcPr>
            <w:tcW w:w="0" w:type="auto"/>
            <w:tcBorders>
              <w:top w:val="nil"/>
              <w:bottom w:val="single" w:sz="6" w:space="0" w:color="000000"/>
            </w:tcBorders>
          </w:tcPr>
          <w:p w14:paraId="02311B53" w14:textId="5C4015BD" w:rsidR="00BC7543" w:rsidRPr="00A96794" w:rsidRDefault="00BC7543" w:rsidP="008C42C4">
            <w:pPr>
              <w:keepNext/>
              <w:spacing w:before="20" w:after="20"/>
              <w:ind w:right="-8"/>
              <w:contextualSpacing/>
              <w:rPr>
                <w:rFonts w:eastAsia="ヒラギノ明朝 Pro W6"/>
              </w:rPr>
            </w:pPr>
            <w:r w:rsidRPr="00A96794">
              <w:rPr>
                <w:rFonts w:eastAsia="ヒラギノ明朝 Pro W6"/>
              </w:rPr>
              <w:t>vie/ny</w:t>
            </w:r>
            <w:r w:rsidR="003B1C3D">
              <w:rPr>
                <w:rFonts w:eastAsia="ヒラギノ明朝 Pro W6"/>
              </w:rPr>
              <w:t>(t)</w:t>
            </w:r>
          </w:p>
        </w:tc>
        <w:tc>
          <w:tcPr>
            <w:tcW w:w="0" w:type="auto"/>
            <w:tcBorders>
              <w:top w:val="nil"/>
              <w:bottom w:val="single" w:sz="6" w:space="0" w:color="000000"/>
            </w:tcBorders>
          </w:tcPr>
          <w:p w14:paraId="30F1DEC7" w14:textId="258EBC43" w:rsidR="00BC7543" w:rsidRPr="00A96794" w:rsidRDefault="00BC7543" w:rsidP="008C42C4">
            <w:pPr>
              <w:keepNext/>
              <w:spacing w:before="20" w:after="20"/>
              <w:ind w:right="-8"/>
              <w:contextualSpacing/>
              <w:rPr>
                <w:rFonts w:eastAsia="ヒラギノ明朝 Pro W6"/>
              </w:rPr>
            </w:pPr>
            <w:r w:rsidRPr="00A96794">
              <w:rPr>
                <w:rFonts w:eastAsia="ヒラギノ明朝 Pro W6"/>
              </w:rPr>
              <w:t>vie/nhee</w:t>
            </w:r>
            <w:r w:rsidR="00C06BD8">
              <w:rPr>
                <w:rFonts w:eastAsia="ヒラギノ明朝 Pro W6"/>
              </w:rPr>
              <w:t>/</w:t>
            </w:r>
            <w:r w:rsidRPr="00A96794">
              <w:rPr>
                <w:rFonts w:eastAsia="ヒラギノ明朝 Pro W6"/>
              </w:rPr>
              <w:t>t</w:t>
            </w:r>
          </w:p>
        </w:tc>
        <w:tc>
          <w:tcPr>
            <w:tcW w:w="0" w:type="auto"/>
            <w:tcBorders>
              <w:top w:val="nil"/>
              <w:bottom w:val="single" w:sz="6" w:space="0" w:color="000000"/>
            </w:tcBorders>
          </w:tcPr>
          <w:p w14:paraId="49FC356E" w14:textId="77777777" w:rsidR="00BC7543" w:rsidRPr="00A96794" w:rsidRDefault="00BC7543" w:rsidP="008C42C4">
            <w:pPr>
              <w:keepNext/>
              <w:spacing w:before="20" w:after="20"/>
              <w:ind w:right="-8"/>
              <w:contextualSpacing/>
              <w:rPr>
                <w:rFonts w:eastAsia="ヒラギノ明朝 Pro W6"/>
              </w:rPr>
            </w:pPr>
            <w:r w:rsidRPr="00A96794">
              <w:rPr>
                <w:rFonts w:eastAsia="ヒラギノ明朝 Pro W6"/>
              </w:rPr>
              <w:t>vie/ty</w:t>
            </w:r>
          </w:p>
        </w:tc>
      </w:tr>
      <w:tr w:rsidR="00AF2597" w:rsidRPr="00A96794" w14:paraId="4BC2D3CF" w14:textId="77777777" w:rsidTr="00141904">
        <w:trPr>
          <w:trHeight w:val="345"/>
        </w:trPr>
        <w:tc>
          <w:tcPr>
            <w:tcW w:w="0" w:type="auto"/>
            <w:tcBorders>
              <w:top w:val="single" w:sz="6" w:space="0" w:color="000000"/>
              <w:bottom w:val="nil"/>
            </w:tcBorders>
            <w:shd w:val="clear" w:color="auto" w:fill="auto"/>
          </w:tcPr>
          <w:p w14:paraId="24B4C6DA" w14:textId="7A0C83FF" w:rsidR="00BC7543" w:rsidRPr="00A96794" w:rsidRDefault="00BC7543" w:rsidP="008C42C4">
            <w:pPr>
              <w:spacing w:before="20" w:after="20"/>
              <w:ind w:right="-8"/>
              <w:contextualSpacing/>
              <w:rPr>
                <w:rFonts w:eastAsia="ヒラギノ明朝 Pro W6"/>
              </w:rPr>
            </w:pPr>
            <w:r w:rsidRPr="00A96794">
              <w:rPr>
                <w:rFonts w:eastAsia="ヒラギノ明朝 Pro W6"/>
              </w:rPr>
              <w:t>2 Yksirankaiset</w:t>
            </w:r>
            <w:r w:rsidR="008514BD">
              <w:rPr>
                <w:rFonts w:eastAsia="ヒラギノ明朝 Pro W6"/>
              </w:rPr>
              <w:t xml:space="preserve"> verbit</w:t>
            </w:r>
          </w:p>
        </w:tc>
        <w:tc>
          <w:tcPr>
            <w:tcW w:w="0" w:type="auto"/>
            <w:tcBorders>
              <w:top w:val="single" w:sz="6" w:space="0" w:color="000000"/>
              <w:bottom w:val="nil"/>
            </w:tcBorders>
          </w:tcPr>
          <w:p w14:paraId="463D6FBD" w14:textId="77777777" w:rsidR="00BC7543" w:rsidRPr="00A96794" w:rsidRDefault="00BC7543" w:rsidP="008C42C4">
            <w:pPr>
              <w:spacing w:before="20" w:after="20"/>
              <w:ind w:right="-8"/>
              <w:contextualSpacing/>
              <w:rPr>
                <w:rFonts w:eastAsia="ヒラギノ明朝 Pro W6"/>
              </w:rPr>
            </w:pPr>
          </w:p>
        </w:tc>
        <w:tc>
          <w:tcPr>
            <w:tcW w:w="0" w:type="auto"/>
            <w:tcBorders>
              <w:top w:val="single" w:sz="6" w:space="0" w:color="000000"/>
              <w:bottom w:val="nil"/>
            </w:tcBorders>
          </w:tcPr>
          <w:p w14:paraId="3DF477A2" w14:textId="77777777" w:rsidR="00BC7543" w:rsidRPr="00A96794" w:rsidRDefault="00BC7543" w:rsidP="008C42C4">
            <w:pPr>
              <w:spacing w:before="20" w:after="20"/>
              <w:ind w:right="-8"/>
              <w:contextualSpacing/>
              <w:rPr>
                <w:rFonts w:eastAsia="ヒラギノ明朝 Pro W6"/>
              </w:rPr>
            </w:pPr>
          </w:p>
        </w:tc>
        <w:tc>
          <w:tcPr>
            <w:tcW w:w="0" w:type="auto"/>
            <w:tcBorders>
              <w:top w:val="single" w:sz="6" w:space="0" w:color="000000"/>
              <w:bottom w:val="nil"/>
            </w:tcBorders>
          </w:tcPr>
          <w:p w14:paraId="669E50C0" w14:textId="77777777" w:rsidR="00BC7543" w:rsidRPr="00A96794" w:rsidRDefault="00BC7543" w:rsidP="008C42C4">
            <w:pPr>
              <w:spacing w:before="20" w:after="20"/>
              <w:ind w:right="-8"/>
              <w:contextualSpacing/>
              <w:rPr>
                <w:rFonts w:eastAsia="ヒラギノ明朝 Pro W6"/>
              </w:rPr>
            </w:pPr>
          </w:p>
        </w:tc>
        <w:tc>
          <w:tcPr>
            <w:tcW w:w="0" w:type="auto"/>
            <w:tcBorders>
              <w:top w:val="single" w:sz="6" w:space="0" w:color="000000"/>
              <w:bottom w:val="nil"/>
            </w:tcBorders>
          </w:tcPr>
          <w:p w14:paraId="628CB9DA" w14:textId="77777777" w:rsidR="00BC7543" w:rsidRPr="00A96794" w:rsidRDefault="00BC7543" w:rsidP="008C42C4">
            <w:pPr>
              <w:spacing w:before="20" w:after="20"/>
              <w:ind w:right="-8"/>
              <w:contextualSpacing/>
              <w:rPr>
                <w:rFonts w:eastAsia="ヒラギノ明朝 Pro W6"/>
              </w:rPr>
            </w:pPr>
          </w:p>
        </w:tc>
      </w:tr>
      <w:tr w:rsidR="00AF2597" w:rsidRPr="00A96794" w14:paraId="7F8DB841" w14:textId="77777777" w:rsidTr="00141904">
        <w:trPr>
          <w:trHeight w:val="762"/>
        </w:trPr>
        <w:tc>
          <w:tcPr>
            <w:tcW w:w="0" w:type="auto"/>
            <w:vMerge w:val="restart"/>
            <w:tcBorders>
              <w:top w:val="nil"/>
              <w:left w:val="single" w:sz="4" w:space="0" w:color="auto"/>
              <w:right w:val="single" w:sz="4" w:space="0" w:color="auto"/>
            </w:tcBorders>
            <w:shd w:val="clear" w:color="auto" w:fill="auto"/>
          </w:tcPr>
          <w:p w14:paraId="0C449075"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2.a Alkupöräiset yksirankaiset</w:t>
            </w:r>
          </w:p>
        </w:tc>
        <w:tc>
          <w:tcPr>
            <w:tcW w:w="0" w:type="auto"/>
            <w:tcBorders>
              <w:top w:val="nil"/>
              <w:left w:val="single" w:sz="4" w:space="0" w:color="auto"/>
              <w:bottom w:val="nil"/>
              <w:right w:val="single" w:sz="4" w:space="0" w:color="auto"/>
            </w:tcBorders>
          </w:tcPr>
          <w:p w14:paraId="3D668D54"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kulkke/et ~ kulke/a</w:t>
            </w:r>
            <w:r>
              <w:rPr>
                <w:rFonts w:eastAsia="ヒラギノ明朝 Pro W6"/>
              </w:rPr>
              <w:t>(</w:t>
            </w:r>
            <w:r w:rsidRPr="00A96794">
              <w:rPr>
                <w:rFonts w:eastAsia="ヒラギノ明朝 Pro W6"/>
              </w:rPr>
              <w:t>t) ~ kulki/a</w:t>
            </w:r>
          </w:p>
        </w:tc>
        <w:tc>
          <w:tcPr>
            <w:tcW w:w="0" w:type="auto"/>
            <w:tcBorders>
              <w:top w:val="nil"/>
              <w:left w:val="single" w:sz="4" w:space="0" w:color="auto"/>
              <w:bottom w:val="nil"/>
              <w:right w:val="single" w:sz="4" w:space="0" w:color="auto"/>
            </w:tcBorders>
          </w:tcPr>
          <w:p w14:paraId="2248AB88" w14:textId="218EE567" w:rsidR="00BC7543" w:rsidRPr="00A96794" w:rsidRDefault="00BC7543" w:rsidP="008C42C4">
            <w:pPr>
              <w:spacing w:before="20" w:after="20"/>
              <w:ind w:right="-8"/>
              <w:contextualSpacing/>
              <w:rPr>
                <w:rFonts w:eastAsia="ヒラギノ明朝 Pro W6"/>
              </w:rPr>
            </w:pPr>
            <w:r w:rsidRPr="00A96794">
              <w:rPr>
                <w:rFonts w:eastAsia="ヒラギノ明朝 Pro W6"/>
              </w:rPr>
              <w:t>kulke/nu</w:t>
            </w:r>
            <w:r w:rsidR="003B1C3D">
              <w:rPr>
                <w:rFonts w:eastAsia="ヒラギノ明朝 Pro W6"/>
              </w:rPr>
              <w:t>(t)</w:t>
            </w:r>
          </w:p>
        </w:tc>
        <w:tc>
          <w:tcPr>
            <w:tcW w:w="0" w:type="auto"/>
            <w:tcBorders>
              <w:top w:val="nil"/>
              <w:left w:val="single" w:sz="4" w:space="0" w:color="auto"/>
              <w:bottom w:val="nil"/>
              <w:right w:val="single" w:sz="4" w:space="0" w:color="auto"/>
            </w:tcBorders>
          </w:tcPr>
          <w:p w14:paraId="58E935FB" w14:textId="6FD914AD" w:rsidR="00BC7543" w:rsidRPr="00A96794" w:rsidRDefault="00BC7543" w:rsidP="008C42C4">
            <w:pPr>
              <w:spacing w:before="20" w:after="20"/>
              <w:ind w:right="-8"/>
              <w:contextualSpacing/>
              <w:rPr>
                <w:rFonts w:eastAsia="ヒラギノ明朝 Pro W6"/>
              </w:rPr>
            </w:pPr>
            <w:r w:rsidRPr="00A96794">
              <w:rPr>
                <w:rFonts w:eastAsia="ヒラギノ明朝 Pro W6"/>
              </w:rPr>
              <w:t>kulke/nhee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05C8B32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kulje/ttu</w:t>
            </w:r>
          </w:p>
        </w:tc>
      </w:tr>
      <w:tr w:rsidR="00AF2597" w:rsidRPr="00A96794" w14:paraId="3182967D" w14:textId="77777777" w:rsidTr="008C42C4">
        <w:trPr>
          <w:trHeight w:val="552"/>
        </w:trPr>
        <w:tc>
          <w:tcPr>
            <w:tcW w:w="0" w:type="auto"/>
            <w:vMerge/>
            <w:tcBorders>
              <w:left w:val="single" w:sz="4" w:space="0" w:color="auto"/>
              <w:right w:val="single" w:sz="4" w:space="0" w:color="auto"/>
            </w:tcBorders>
            <w:shd w:val="clear" w:color="auto" w:fill="auto"/>
          </w:tcPr>
          <w:p w14:paraId="7AE294B0"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616F2689" w14:textId="77777777" w:rsidR="00BC7543" w:rsidRPr="00A96794" w:rsidRDefault="00BC7543" w:rsidP="008C42C4">
            <w:pPr>
              <w:spacing w:before="20" w:after="20"/>
              <w:ind w:right="-14"/>
              <w:contextualSpacing/>
              <w:rPr>
                <w:rFonts w:eastAsia="ヒラギノ明朝 Pro W6"/>
              </w:rPr>
            </w:pPr>
            <w:r w:rsidRPr="00A96794">
              <w:rPr>
                <w:rFonts w:eastAsia="ヒラギノ明朝 Pro W6"/>
              </w:rPr>
              <w:t>lukke/et ~ luke/a</w:t>
            </w:r>
            <w:r>
              <w:rPr>
                <w:rFonts w:eastAsia="ヒラギノ明朝 Pro W6"/>
              </w:rPr>
              <w:t>(</w:t>
            </w:r>
            <w:r w:rsidRPr="00A96794">
              <w:rPr>
                <w:rFonts w:eastAsia="ヒラギノ明朝 Pro W6"/>
              </w:rPr>
              <w:t>t) ~ luki/a</w:t>
            </w:r>
          </w:p>
        </w:tc>
        <w:tc>
          <w:tcPr>
            <w:tcW w:w="0" w:type="auto"/>
            <w:tcBorders>
              <w:top w:val="nil"/>
              <w:left w:val="single" w:sz="4" w:space="0" w:color="auto"/>
              <w:bottom w:val="nil"/>
              <w:right w:val="single" w:sz="4" w:space="0" w:color="auto"/>
            </w:tcBorders>
          </w:tcPr>
          <w:p w14:paraId="002646B1" w14:textId="02036FEC" w:rsidR="00BC7543" w:rsidRPr="00A96794" w:rsidRDefault="00BC7543" w:rsidP="008C42C4">
            <w:pPr>
              <w:spacing w:before="20" w:after="20"/>
              <w:ind w:right="-14"/>
              <w:contextualSpacing/>
              <w:rPr>
                <w:rFonts w:eastAsia="ヒラギノ明朝 Pro W6"/>
              </w:rPr>
            </w:pPr>
            <w:r w:rsidRPr="00A96794">
              <w:rPr>
                <w:rFonts w:eastAsia="ヒラギノ明朝 Pro W6"/>
              </w:rPr>
              <w:t>luke/nu</w:t>
            </w:r>
            <w:r w:rsidR="003B1C3D">
              <w:rPr>
                <w:rFonts w:eastAsia="ヒラギノ明朝 Pro W6"/>
              </w:rPr>
              <w:t>(t)</w:t>
            </w:r>
          </w:p>
        </w:tc>
        <w:tc>
          <w:tcPr>
            <w:tcW w:w="0" w:type="auto"/>
            <w:tcBorders>
              <w:top w:val="nil"/>
              <w:left w:val="single" w:sz="4" w:space="0" w:color="auto"/>
              <w:bottom w:val="nil"/>
              <w:right w:val="single" w:sz="4" w:space="0" w:color="auto"/>
            </w:tcBorders>
          </w:tcPr>
          <w:p w14:paraId="57729D83" w14:textId="75FB35D8" w:rsidR="00BC7543" w:rsidRPr="00A96794" w:rsidRDefault="00BC7543" w:rsidP="008C42C4">
            <w:pPr>
              <w:spacing w:before="20" w:after="20"/>
              <w:ind w:right="-14"/>
              <w:contextualSpacing/>
              <w:rPr>
                <w:rFonts w:eastAsia="ヒラギノ明朝 Pro W6"/>
              </w:rPr>
            </w:pPr>
            <w:r w:rsidRPr="00A96794">
              <w:rPr>
                <w:rFonts w:eastAsia="ヒラギノ明朝 Pro W6"/>
              </w:rPr>
              <w:t>luke/nhee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631180AF" w14:textId="77777777" w:rsidR="00BC7543" w:rsidRPr="00A96794" w:rsidRDefault="00BC7543" w:rsidP="008C42C4">
            <w:pPr>
              <w:spacing w:before="20" w:after="20"/>
              <w:ind w:right="-14"/>
              <w:contextualSpacing/>
              <w:rPr>
                <w:rFonts w:eastAsia="ヒラギノ明朝 Pro W6"/>
              </w:rPr>
            </w:pPr>
            <w:r w:rsidRPr="00A96794">
              <w:rPr>
                <w:rFonts w:eastAsia="ヒラギノ明朝 Pro W6"/>
              </w:rPr>
              <w:t>lu</w:t>
            </w:r>
            <w:r>
              <w:rPr>
                <w:rFonts w:eastAsia="ヒラギノ明朝 Pro W6"/>
              </w:rPr>
              <w:t>(</w:t>
            </w:r>
            <w:r w:rsidRPr="00A96794">
              <w:rPr>
                <w:rFonts w:eastAsia="ヒラギノ明朝 Pro W6"/>
              </w:rPr>
              <w:t>j)e/ttu</w:t>
            </w:r>
          </w:p>
        </w:tc>
      </w:tr>
      <w:tr w:rsidR="00AF2597" w:rsidRPr="00A96794" w14:paraId="6456F455" w14:textId="77777777" w:rsidTr="008C42C4">
        <w:tc>
          <w:tcPr>
            <w:tcW w:w="0" w:type="auto"/>
            <w:vMerge/>
            <w:tcBorders>
              <w:left w:val="single" w:sz="4" w:space="0" w:color="auto"/>
              <w:right w:val="single" w:sz="4" w:space="0" w:color="auto"/>
            </w:tcBorders>
            <w:shd w:val="clear" w:color="auto" w:fill="auto"/>
          </w:tcPr>
          <w:p w14:paraId="79D3F5E0"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538C829E"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soppi/it ~ sopi/a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507BC522" w14:textId="58E9597F" w:rsidR="00BC7543" w:rsidRPr="00A96794" w:rsidRDefault="00BC7543" w:rsidP="008C42C4">
            <w:pPr>
              <w:spacing w:before="20" w:after="20"/>
              <w:ind w:right="-8"/>
              <w:contextualSpacing/>
              <w:rPr>
                <w:rFonts w:eastAsia="ヒラギノ明朝 Pro W6"/>
              </w:rPr>
            </w:pPr>
            <w:r w:rsidRPr="00A96794">
              <w:rPr>
                <w:rFonts w:eastAsia="ヒラギノ明朝 Pro W6"/>
              </w:rPr>
              <w:t>sopi/nu</w:t>
            </w:r>
            <w:r w:rsidR="003B1C3D">
              <w:rPr>
                <w:rFonts w:eastAsia="ヒラギノ明朝 Pro W6"/>
              </w:rPr>
              <w:t>(t)</w:t>
            </w:r>
          </w:p>
        </w:tc>
        <w:tc>
          <w:tcPr>
            <w:tcW w:w="0" w:type="auto"/>
            <w:tcBorders>
              <w:top w:val="nil"/>
              <w:left w:val="single" w:sz="4" w:space="0" w:color="auto"/>
              <w:bottom w:val="nil"/>
              <w:right w:val="single" w:sz="4" w:space="0" w:color="auto"/>
            </w:tcBorders>
          </w:tcPr>
          <w:p w14:paraId="37468C1C" w14:textId="414D8931" w:rsidR="00BC7543" w:rsidRPr="00A96794" w:rsidRDefault="00BC7543" w:rsidP="008C42C4">
            <w:pPr>
              <w:spacing w:before="20" w:after="20"/>
              <w:ind w:right="-8"/>
              <w:contextualSpacing/>
              <w:rPr>
                <w:rFonts w:eastAsia="ヒラギノ明朝 Pro W6"/>
              </w:rPr>
            </w:pPr>
            <w:r w:rsidRPr="00A96794">
              <w:rPr>
                <w:rFonts w:eastAsia="ヒラギノ明朝 Pro W6"/>
              </w:rPr>
              <w:t>sopi/nhee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2879D116"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sovi/ttu</w:t>
            </w:r>
          </w:p>
        </w:tc>
      </w:tr>
      <w:tr w:rsidR="00AF2597" w:rsidRPr="00A96794" w14:paraId="14E51097" w14:textId="77777777" w:rsidTr="008C42C4">
        <w:trPr>
          <w:trHeight w:val="321"/>
        </w:trPr>
        <w:tc>
          <w:tcPr>
            <w:tcW w:w="0" w:type="auto"/>
            <w:vMerge/>
            <w:tcBorders>
              <w:left w:val="single" w:sz="4" w:space="0" w:color="auto"/>
              <w:right w:val="single" w:sz="4" w:space="0" w:color="auto"/>
            </w:tcBorders>
            <w:shd w:val="clear" w:color="auto" w:fill="auto"/>
          </w:tcPr>
          <w:p w14:paraId="76E85BAF"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4B123D9D"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lent</w:t>
            </w:r>
            <w:r>
              <w:rPr>
                <w:rFonts w:eastAsia="ヒラギノ明朝 Pro W6"/>
              </w:rPr>
              <w:t>(</w:t>
            </w:r>
            <w:r w:rsidRPr="00A96794">
              <w:rPr>
                <w:rFonts w:eastAsia="ヒラギノ明朝 Pro W6"/>
              </w:rPr>
              <w:t>t)ä/ä</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15D27F63" w14:textId="0B1B2FCA" w:rsidR="00BC7543" w:rsidRPr="00A96794" w:rsidRDefault="00BC7543" w:rsidP="008C42C4">
            <w:pPr>
              <w:spacing w:before="20" w:after="20"/>
              <w:ind w:right="-8"/>
              <w:contextualSpacing/>
              <w:rPr>
                <w:rFonts w:eastAsia="ヒラギノ明朝 Pro W6"/>
              </w:rPr>
            </w:pPr>
            <w:r w:rsidRPr="00A96794">
              <w:rPr>
                <w:rFonts w:eastAsia="ヒラギノ明朝 Pro W6"/>
              </w:rPr>
              <w:t>lentä/ny</w:t>
            </w:r>
            <w:r w:rsidR="003B1C3D">
              <w:rPr>
                <w:rFonts w:eastAsia="ヒラギノ明朝 Pro W6"/>
              </w:rPr>
              <w:t>(t)</w:t>
            </w:r>
          </w:p>
        </w:tc>
        <w:tc>
          <w:tcPr>
            <w:tcW w:w="0" w:type="auto"/>
            <w:tcBorders>
              <w:top w:val="nil"/>
              <w:left w:val="single" w:sz="4" w:space="0" w:color="auto"/>
              <w:bottom w:val="nil"/>
              <w:right w:val="single" w:sz="4" w:space="0" w:color="auto"/>
            </w:tcBorders>
          </w:tcPr>
          <w:p w14:paraId="476DBA27" w14:textId="56950207" w:rsidR="00BC7543" w:rsidRPr="00A96794" w:rsidRDefault="00BC7543" w:rsidP="008C42C4">
            <w:pPr>
              <w:spacing w:before="20" w:after="20"/>
              <w:ind w:right="-8"/>
              <w:contextualSpacing/>
              <w:rPr>
                <w:rFonts w:eastAsia="ヒラギノ明朝 Pro W6"/>
              </w:rPr>
            </w:pPr>
            <w:r w:rsidRPr="00A96794">
              <w:rPr>
                <w:rFonts w:eastAsia="ヒラギノ明朝 Pro W6"/>
              </w:rPr>
              <w:t>lentä/nhee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578B450E"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lenne/tty</w:t>
            </w:r>
          </w:p>
        </w:tc>
      </w:tr>
      <w:tr w:rsidR="00AF2597" w:rsidRPr="00A96794" w14:paraId="7034D47E" w14:textId="77777777" w:rsidTr="008C42C4">
        <w:trPr>
          <w:trHeight w:val="228"/>
        </w:trPr>
        <w:tc>
          <w:tcPr>
            <w:tcW w:w="0" w:type="auto"/>
            <w:vMerge/>
            <w:tcBorders>
              <w:left w:val="single" w:sz="4" w:space="0" w:color="auto"/>
              <w:bottom w:val="nil"/>
              <w:right w:val="single" w:sz="4" w:space="0" w:color="auto"/>
            </w:tcBorders>
            <w:shd w:val="clear" w:color="auto" w:fill="auto"/>
          </w:tcPr>
          <w:p w14:paraId="32BA36EA"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2CD9827B"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varasta/a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2F6F697F" w14:textId="4662A1B7" w:rsidR="00BC7543" w:rsidRPr="00A96794" w:rsidRDefault="00BC7543" w:rsidP="008C42C4">
            <w:pPr>
              <w:spacing w:before="20" w:after="20"/>
              <w:ind w:right="-8"/>
              <w:contextualSpacing/>
              <w:rPr>
                <w:rFonts w:eastAsia="ヒラギノ明朝 Pro W6"/>
              </w:rPr>
            </w:pPr>
            <w:r w:rsidRPr="00A96794">
              <w:rPr>
                <w:rFonts w:eastAsia="ヒラギノ明朝 Pro W6"/>
              </w:rPr>
              <w:t>varasta/nnu</w:t>
            </w:r>
            <w:r w:rsidR="0088691D">
              <w:rPr>
                <w:rFonts w:eastAsia="ヒラギノ明朝 Pro W6"/>
              </w:rPr>
              <w:t>(t)</w:t>
            </w:r>
          </w:p>
        </w:tc>
        <w:tc>
          <w:tcPr>
            <w:tcW w:w="0" w:type="auto"/>
            <w:tcBorders>
              <w:top w:val="nil"/>
              <w:left w:val="single" w:sz="4" w:space="0" w:color="auto"/>
              <w:bottom w:val="nil"/>
              <w:right w:val="single" w:sz="4" w:space="0" w:color="auto"/>
            </w:tcBorders>
          </w:tcPr>
          <w:p w14:paraId="602F0B8B" w14:textId="2D7BAF98" w:rsidR="00BC7543" w:rsidRPr="00A96794" w:rsidRDefault="00BC7543" w:rsidP="008C42C4">
            <w:pPr>
              <w:spacing w:before="20" w:after="20"/>
              <w:ind w:right="-8"/>
              <w:contextualSpacing/>
              <w:rPr>
                <w:rFonts w:eastAsia="ヒラギノ明朝 Pro W6"/>
              </w:rPr>
            </w:pPr>
            <w:r>
              <w:rPr>
                <w:rFonts w:eastAsia="ヒラギノ明朝 Pro W6"/>
              </w:rPr>
              <w:t>varasta/nhee</w:t>
            </w:r>
            <w:r w:rsidR="00C06BD8">
              <w:rPr>
                <w:rFonts w:eastAsia="ヒラギノ明朝 Pro W6"/>
              </w:rPr>
              <w:t>/</w:t>
            </w:r>
            <w:r>
              <w:rPr>
                <w:rFonts w:eastAsia="ヒラギノ明朝 Pro W6"/>
              </w:rPr>
              <w:t>t</w:t>
            </w:r>
          </w:p>
        </w:tc>
        <w:tc>
          <w:tcPr>
            <w:tcW w:w="0" w:type="auto"/>
            <w:tcBorders>
              <w:top w:val="nil"/>
              <w:left w:val="single" w:sz="4" w:space="0" w:color="auto"/>
              <w:bottom w:val="nil"/>
              <w:right w:val="single" w:sz="4" w:space="0" w:color="auto"/>
            </w:tcBorders>
          </w:tcPr>
          <w:p w14:paraId="07DACE9B"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varaste/ttu</w:t>
            </w:r>
          </w:p>
        </w:tc>
      </w:tr>
      <w:tr w:rsidR="00AF2597" w:rsidRPr="00A96794" w14:paraId="212EB0B1"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vMerge w:val="restart"/>
            <w:tcBorders>
              <w:top w:val="nil"/>
              <w:left w:val="single" w:sz="4" w:space="0" w:color="auto"/>
              <w:right w:val="single" w:sz="4" w:space="0" w:color="auto"/>
            </w:tcBorders>
            <w:shd w:val="clear" w:color="auto" w:fill="auto"/>
          </w:tcPr>
          <w:p w14:paraId="35C8CADA"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2.b Siirtymärankaiset</w:t>
            </w:r>
          </w:p>
        </w:tc>
        <w:tc>
          <w:tcPr>
            <w:tcW w:w="0" w:type="auto"/>
            <w:tcBorders>
              <w:top w:val="nil"/>
              <w:left w:val="single" w:sz="4" w:space="0" w:color="auto"/>
              <w:bottom w:val="nil"/>
              <w:right w:val="single" w:sz="4" w:space="0" w:color="auto"/>
            </w:tcBorders>
          </w:tcPr>
          <w:p w14:paraId="731AE861"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muistele/a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6A51D39C" w14:textId="50E2B41C" w:rsidR="00BC7543" w:rsidRPr="00A96794" w:rsidRDefault="00BC7543" w:rsidP="008C42C4">
            <w:pPr>
              <w:spacing w:before="20" w:after="20"/>
              <w:ind w:right="-8"/>
              <w:contextualSpacing/>
              <w:rPr>
                <w:rFonts w:eastAsia="ヒラギノ明朝 Pro W6"/>
              </w:rPr>
            </w:pPr>
            <w:r w:rsidRPr="00A96794">
              <w:rPr>
                <w:rFonts w:eastAsia="ヒラギノ明朝 Pro W6"/>
              </w:rPr>
              <w:t>muistele/nnu</w:t>
            </w:r>
            <w:r w:rsidR="0088691D">
              <w:rPr>
                <w:rFonts w:eastAsia="ヒラギノ明朝 Pro W6"/>
              </w:rPr>
              <w:t>(t)</w:t>
            </w:r>
          </w:p>
        </w:tc>
        <w:tc>
          <w:tcPr>
            <w:tcW w:w="0" w:type="auto"/>
            <w:tcBorders>
              <w:top w:val="nil"/>
              <w:left w:val="single" w:sz="4" w:space="0" w:color="auto"/>
              <w:bottom w:val="nil"/>
              <w:right w:val="single" w:sz="4" w:space="0" w:color="auto"/>
            </w:tcBorders>
          </w:tcPr>
          <w:p w14:paraId="603009F8" w14:textId="7D0C2704" w:rsidR="00BC7543" w:rsidRPr="00A96794" w:rsidRDefault="00BC7543" w:rsidP="008C42C4">
            <w:pPr>
              <w:spacing w:before="20" w:after="20"/>
              <w:ind w:right="-8"/>
              <w:contextualSpacing/>
              <w:rPr>
                <w:rFonts w:eastAsia="ヒラギノ明朝 Pro W6"/>
              </w:rPr>
            </w:pPr>
            <w:r w:rsidRPr="00A96794">
              <w:rPr>
                <w:rFonts w:eastAsia="ヒラギノ明朝 Pro W6"/>
              </w:rPr>
              <w:t>muistele/nhee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2DFB6A6D"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muistele/ttu</w:t>
            </w:r>
          </w:p>
        </w:tc>
      </w:tr>
      <w:tr w:rsidR="00AF2597" w:rsidRPr="00A96794" w14:paraId="79EDDAA3"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vMerge/>
            <w:tcBorders>
              <w:left w:val="single" w:sz="4" w:space="0" w:color="auto"/>
              <w:right w:val="single" w:sz="4" w:space="0" w:color="auto"/>
            </w:tcBorders>
            <w:shd w:val="clear" w:color="auto" w:fill="auto"/>
          </w:tcPr>
          <w:p w14:paraId="173D28A8"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204D6AE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aukase/a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550B10C2" w14:textId="24246CB7" w:rsidR="00BC7543" w:rsidRPr="00A96794" w:rsidRDefault="00BC7543" w:rsidP="008C42C4">
            <w:pPr>
              <w:spacing w:before="20" w:after="20"/>
              <w:ind w:right="-8"/>
              <w:contextualSpacing/>
              <w:rPr>
                <w:rFonts w:eastAsia="ヒラギノ明朝 Pro W6"/>
              </w:rPr>
            </w:pPr>
            <w:r w:rsidRPr="00A96794">
              <w:rPr>
                <w:rFonts w:eastAsia="ヒラギノ明朝 Pro W6"/>
              </w:rPr>
              <w:t>aukase/nnu</w:t>
            </w:r>
            <w:r w:rsidR="0088691D">
              <w:rPr>
                <w:rFonts w:eastAsia="ヒラギノ明朝 Pro W6"/>
              </w:rPr>
              <w:t>(t)</w:t>
            </w:r>
          </w:p>
        </w:tc>
        <w:tc>
          <w:tcPr>
            <w:tcW w:w="0" w:type="auto"/>
            <w:tcBorders>
              <w:top w:val="nil"/>
              <w:left w:val="single" w:sz="4" w:space="0" w:color="auto"/>
              <w:bottom w:val="nil"/>
              <w:right w:val="single" w:sz="4" w:space="0" w:color="auto"/>
            </w:tcBorders>
          </w:tcPr>
          <w:p w14:paraId="248ED173" w14:textId="5641CB9F" w:rsidR="00BC7543" w:rsidRPr="00A96794" w:rsidRDefault="00BC7543" w:rsidP="008C42C4">
            <w:pPr>
              <w:spacing w:before="20" w:after="20"/>
              <w:ind w:right="-8"/>
              <w:contextualSpacing/>
              <w:rPr>
                <w:rFonts w:eastAsia="ヒラギノ明朝 Pro W6"/>
              </w:rPr>
            </w:pPr>
            <w:r w:rsidRPr="00A96794">
              <w:rPr>
                <w:rFonts w:eastAsia="ヒラギノ明朝 Pro W6"/>
              </w:rPr>
              <w:t>aukase/nhee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1605DCA1"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aikase/ttu</w:t>
            </w:r>
          </w:p>
        </w:tc>
      </w:tr>
      <w:tr w:rsidR="00AF2597" w:rsidRPr="00A96794" w14:paraId="620030DF"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vMerge/>
            <w:tcBorders>
              <w:left w:val="single" w:sz="4" w:space="0" w:color="auto"/>
              <w:right w:val="single" w:sz="4" w:space="0" w:color="auto"/>
            </w:tcBorders>
            <w:shd w:val="clear" w:color="auto" w:fill="auto"/>
          </w:tcPr>
          <w:p w14:paraId="34E98A5D"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7E6DE20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kyytitte/ä</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58853B59" w14:textId="246B7A74" w:rsidR="00BC7543" w:rsidRPr="00A96794" w:rsidRDefault="00BC7543" w:rsidP="008C42C4">
            <w:pPr>
              <w:spacing w:before="20" w:after="20"/>
              <w:ind w:right="-8"/>
              <w:contextualSpacing/>
              <w:rPr>
                <w:rFonts w:eastAsia="ヒラギノ明朝 Pro W6"/>
              </w:rPr>
            </w:pPr>
            <w:r w:rsidRPr="00A96794">
              <w:rPr>
                <w:rFonts w:eastAsia="ヒラギノ明朝 Pro W6"/>
              </w:rPr>
              <w:t>kyytitte/nny</w:t>
            </w:r>
            <w:r w:rsidR="0088691D">
              <w:rPr>
                <w:rFonts w:eastAsia="ヒラギノ明朝 Pro W6"/>
              </w:rPr>
              <w:t>(t)</w:t>
            </w:r>
          </w:p>
        </w:tc>
        <w:tc>
          <w:tcPr>
            <w:tcW w:w="0" w:type="auto"/>
            <w:tcBorders>
              <w:top w:val="nil"/>
              <w:left w:val="single" w:sz="4" w:space="0" w:color="auto"/>
              <w:bottom w:val="nil"/>
              <w:right w:val="single" w:sz="4" w:space="0" w:color="auto"/>
            </w:tcBorders>
          </w:tcPr>
          <w:p w14:paraId="0A42BBA6" w14:textId="352D86AD" w:rsidR="00BC7543" w:rsidRPr="00A96794" w:rsidRDefault="00BC7543" w:rsidP="008C42C4">
            <w:pPr>
              <w:spacing w:before="20" w:after="20"/>
              <w:ind w:right="-8"/>
              <w:contextualSpacing/>
              <w:rPr>
                <w:rFonts w:eastAsia="ヒラギノ明朝 Pro W6"/>
              </w:rPr>
            </w:pPr>
            <w:r w:rsidRPr="00A96794">
              <w:rPr>
                <w:rFonts w:eastAsia="ヒラギノ明朝 Pro W6"/>
              </w:rPr>
              <w:t>kyytitte/nhee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3D257B83"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kyytitte/tty</w:t>
            </w:r>
          </w:p>
        </w:tc>
      </w:tr>
      <w:tr w:rsidR="00AF2597" w:rsidRPr="00A96794" w14:paraId="6C6F1A45"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vMerge/>
            <w:tcBorders>
              <w:left w:val="single" w:sz="4" w:space="0" w:color="auto"/>
              <w:right w:val="single" w:sz="4" w:space="0" w:color="auto"/>
            </w:tcBorders>
            <w:shd w:val="clear" w:color="auto" w:fill="auto"/>
          </w:tcPr>
          <w:p w14:paraId="3C5FC483"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4102A5D7"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piikaroitte/a</w:t>
            </w:r>
            <w:r>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1DA0F130" w14:textId="4A45830A" w:rsidR="00BC7543" w:rsidRPr="00A96794" w:rsidRDefault="00BC7543" w:rsidP="008C42C4">
            <w:pPr>
              <w:spacing w:before="20" w:after="20"/>
              <w:ind w:right="-8"/>
              <w:contextualSpacing/>
              <w:rPr>
                <w:rFonts w:eastAsia="ヒラギノ明朝 Pro W6"/>
              </w:rPr>
            </w:pPr>
            <w:r w:rsidRPr="00A96794">
              <w:rPr>
                <w:rFonts w:eastAsia="ヒラギノ明朝 Pro W6"/>
              </w:rPr>
              <w:t>piikaroitte/nu</w:t>
            </w:r>
            <w:r w:rsidR="0088691D">
              <w:rPr>
                <w:rFonts w:eastAsia="ヒラギノ明朝 Pro W6"/>
              </w:rPr>
              <w:t>(t)</w:t>
            </w:r>
          </w:p>
        </w:tc>
        <w:tc>
          <w:tcPr>
            <w:tcW w:w="0" w:type="auto"/>
            <w:tcBorders>
              <w:top w:val="nil"/>
              <w:left w:val="single" w:sz="4" w:space="0" w:color="auto"/>
              <w:bottom w:val="nil"/>
              <w:right w:val="single" w:sz="4" w:space="0" w:color="auto"/>
            </w:tcBorders>
          </w:tcPr>
          <w:p w14:paraId="42518E3C" w14:textId="2E94749D" w:rsidR="00BC7543" w:rsidRPr="00A96794" w:rsidRDefault="00BC7543" w:rsidP="008C42C4">
            <w:pPr>
              <w:spacing w:before="20" w:after="20"/>
              <w:ind w:right="-8"/>
              <w:contextualSpacing/>
              <w:rPr>
                <w:rFonts w:eastAsia="ヒラギノ明朝 Pro W6"/>
              </w:rPr>
            </w:pPr>
            <w:r w:rsidRPr="00A96794">
              <w:rPr>
                <w:rFonts w:eastAsia="ヒラギノ明朝 Pro W6"/>
              </w:rPr>
              <w:t>piikaroitte/nhee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DCA7ECB"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piikaroitte/ttu</w:t>
            </w:r>
          </w:p>
        </w:tc>
      </w:tr>
      <w:tr w:rsidR="00AF2597" w:rsidRPr="00A96794" w14:paraId="43BA9100"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vMerge/>
            <w:tcBorders>
              <w:left w:val="single" w:sz="4" w:space="0" w:color="auto"/>
              <w:bottom w:val="single" w:sz="4" w:space="0" w:color="auto"/>
              <w:right w:val="single" w:sz="4" w:space="0" w:color="auto"/>
            </w:tcBorders>
            <w:shd w:val="clear" w:color="auto" w:fill="auto"/>
          </w:tcPr>
          <w:p w14:paraId="7D4FB1D0"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single" w:sz="4" w:space="0" w:color="auto"/>
              <w:right w:val="single" w:sz="4" w:space="0" w:color="auto"/>
            </w:tcBorders>
          </w:tcPr>
          <w:p w14:paraId="7565765D" w14:textId="77777777" w:rsidR="00BC7543" w:rsidRPr="00A96794" w:rsidRDefault="00BC7543" w:rsidP="008C42C4">
            <w:pPr>
              <w:spacing w:before="20" w:after="20"/>
              <w:ind w:right="-8"/>
              <w:contextualSpacing/>
              <w:rPr>
                <w:rFonts w:eastAsia="ヒラギノ明朝 Pro W6"/>
              </w:rPr>
            </w:pPr>
            <w:r>
              <w:rPr>
                <w:rFonts w:eastAsia="ヒラギノ明朝 Pro W6"/>
              </w:rPr>
              <w:t>likene/ä(t)</w:t>
            </w:r>
          </w:p>
        </w:tc>
        <w:tc>
          <w:tcPr>
            <w:tcW w:w="0" w:type="auto"/>
            <w:tcBorders>
              <w:top w:val="nil"/>
              <w:left w:val="single" w:sz="4" w:space="0" w:color="auto"/>
              <w:bottom w:val="single" w:sz="4" w:space="0" w:color="auto"/>
              <w:right w:val="single" w:sz="4" w:space="0" w:color="auto"/>
            </w:tcBorders>
          </w:tcPr>
          <w:p w14:paraId="507ACD16" w14:textId="67C0FABC" w:rsidR="00BC7543" w:rsidRPr="00A96794" w:rsidRDefault="00BC7543" w:rsidP="008C42C4">
            <w:pPr>
              <w:spacing w:before="20" w:after="20"/>
              <w:ind w:right="-8"/>
              <w:contextualSpacing/>
              <w:rPr>
                <w:rFonts w:eastAsia="ヒラギノ明朝 Pro W6"/>
              </w:rPr>
            </w:pPr>
            <w:r w:rsidRPr="00A96794">
              <w:rPr>
                <w:rFonts w:eastAsia="ヒラギノ明朝 Pro W6"/>
              </w:rPr>
              <w:t>likene/nny</w:t>
            </w:r>
            <w:r w:rsidR="0088691D">
              <w:rPr>
                <w:rFonts w:eastAsia="ヒラギノ明朝 Pro W6"/>
              </w:rPr>
              <w:t>(t)</w:t>
            </w:r>
          </w:p>
        </w:tc>
        <w:tc>
          <w:tcPr>
            <w:tcW w:w="0" w:type="auto"/>
            <w:tcBorders>
              <w:top w:val="nil"/>
              <w:left w:val="single" w:sz="4" w:space="0" w:color="auto"/>
              <w:bottom w:val="single" w:sz="4" w:space="0" w:color="auto"/>
              <w:right w:val="single" w:sz="4" w:space="0" w:color="auto"/>
            </w:tcBorders>
          </w:tcPr>
          <w:p w14:paraId="121AB636" w14:textId="104A75BE" w:rsidR="00BC7543" w:rsidRPr="00A96794" w:rsidRDefault="00BC7543" w:rsidP="008C42C4">
            <w:pPr>
              <w:spacing w:before="20" w:after="20"/>
              <w:ind w:right="-8"/>
              <w:contextualSpacing/>
              <w:rPr>
                <w:rFonts w:eastAsia="ヒラギノ明朝 Pro W6"/>
              </w:rPr>
            </w:pPr>
            <w:r w:rsidRPr="00A96794">
              <w:rPr>
                <w:rFonts w:eastAsia="ヒラギノ明朝 Pro W6"/>
              </w:rPr>
              <w:t>likene/nhee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single" w:sz="4" w:space="0" w:color="auto"/>
              <w:right w:val="single" w:sz="4" w:space="0" w:color="auto"/>
            </w:tcBorders>
          </w:tcPr>
          <w:p w14:paraId="25CCFAB4"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likene/tty</w:t>
            </w:r>
          </w:p>
        </w:tc>
      </w:tr>
      <w:tr w:rsidR="00AF2597" w:rsidRPr="00A96794" w14:paraId="5C13994D"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single" w:sz="4" w:space="0" w:color="auto"/>
              <w:left w:val="single" w:sz="4" w:space="0" w:color="auto"/>
              <w:bottom w:val="nil"/>
              <w:right w:val="single" w:sz="4" w:space="0" w:color="auto"/>
            </w:tcBorders>
            <w:shd w:val="clear" w:color="auto" w:fill="auto"/>
          </w:tcPr>
          <w:p w14:paraId="67597D05" w14:textId="4127FB80" w:rsidR="00BC7543" w:rsidRPr="00A96794" w:rsidRDefault="00C0631E" w:rsidP="008C42C4">
            <w:pPr>
              <w:spacing w:before="20" w:after="20"/>
              <w:ind w:right="-8"/>
              <w:contextualSpacing/>
              <w:rPr>
                <w:rFonts w:eastAsia="ヒラギノ明朝 Pro W6"/>
              </w:rPr>
            </w:pPr>
            <w:r>
              <w:rPr>
                <w:rFonts w:eastAsia="ヒラギノ明朝 Pro W6"/>
              </w:rPr>
              <w:t>3</w:t>
            </w:r>
            <w:r w:rsidR="00BC7543" w:rsidRPr="00A96794">
              <w:rPr>
                <w:rFonts w:eastAsia="ヒラギノ明朝 Pro W6"/>
              </w:rPr>
              <w:t xml:space="preserve"> Kaksi-</w:t>
            </w:r>
          </w:p>
          <w:p w14:paraId="6F1E28B7" w14:textId="4D30C825" w:rsidR="00BC7543" w:rsidRPr="00A96794" w:rsidRDefault="00BC7543" w:rsidP="008C42C4">
            <w:pPr>
              <w:spacing w:before="20" w:after="20"/>
              <w:ind w:right="-8"/>
              <w:contextualSpacing/>
              <w:rPr>
                <w:rFonts w:eastAsia="ヒラギノ明朝 Pro W6"/>
              </w:rPr>
            </w:pPr>
            <w:r w:rsidRPr="00A96794">
              <w:rPr>
                <w:rFonts w:eastAsia="ヒラギノ明朝 Pro W6"/>
              </w:rPr>
              <w:t>rankaiset</w:t>
            </w:r>
            <w:r w:rsidR="008514BD">
              <w:rPr>
                <w:rFonts w:eastAsia="ヒラギノ明朝 Pro W6"/>
              </w:rPr>
              <w:t xml:space="preserve"> verbit</w:t>
            </w:r>
          </w:p>
        </w:tc>
        <w:tc>
          <w:tcPr>
            <w:tcW w:w="0" w:type="auto"/>
            <w:tcBorders>
              <w:top w:val="single" w:sz="4" w:space="0" w:color="auto"/>
              <w:left w:val="single" w:sz="4" w:space="0" w:color="auto"/>
              <w:bottom w:val="nil"/>
              <w:right w:val="single" w:sz="4" w:space="0" w:color="auto"/>
            </w:tcBorders>
          </w:tcPr>
          <w:p w14:paraId="730CF701"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536CCB63"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0FC36FB5"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57A124F4" w14:textId="77777777" w:rsidR="00BC7543" w:rsidRPr="00A96794" w:rsidRDefault="00BC7543" w:rsidP="008C42C4">
            <w:pPr>
              <w:spacing w:before="20" w:after="20"/>
              <w:ind w:right="-8"/>
              <w:contextualSpacing/>
              <w:rPr>
                <w:rFonts w:eastAsia="ヒラギノ明朝 Pro W6"/>
              </w:rPr>
            </w:pPr>
          </w:p>
        </w:tc>
      </w:tr>
      <w:tr w:rsidR="00AF2597" w:rsidRPr="00A96794" w14:paraId="5E7105EA"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3"/>
        </w:trPr>
        <w:tc>
          <w:tcPr>
            <w:tcW w:w="0" w:type="auto"/>
            <w:vMerge w:val="restart"/>
            <w:tcBorders>
              <w:top w:val="nil"/>
              <w:left w:val="single" w:sz="4" w:space="0" w:color="auto"/>
              <w:right w:val="single" w:sz="4" w:space="0" w:color="auto"/>
            </w:tcBorders>
            <w:shd w:val="clear" w:color="auto" w:fill="auto"/>
          </w:tcPr>
          <w:p w14:paraId="76ED180E"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3.1. 2-</w:t>
            </w:r>
            <w:r>
              <w:rPr>
                <w:rFonts w:eastAsia="ヒラギノ明朝 Pro W6"/>
              </w:rPr>
              <w:t>tav</w:t>
            </w:r>
            <w:r w:rsidRPr="00A96794">
              <w:rPr>
                <w:rFonts w:eastAsia="ヒラギノ明朝 Pro W6"/>
              </w:rPr>
              <w:t>uiset</w:t>
            </w:r>
          </w:p>
        </w:tc>
        <w:tc>
          <w:tcPr>
            <w:tcW w:w="0" w:type="auto"/>
            <w:tcBorders>
              <w:top w:val="nil"/>
              <w:left w:val="single" w:sz="4" w:space="0" w:color="auto"/>
              <w:bottom w:val="nil"/>
              <w:right w:val="single" w:sz="4" w:space="0" w:color="auto"/>
            </w:tcBorders>
          </w:tcPr>
          <w:p w14:paraId="00C0BF4F"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ol/la</w:t>
            </w:r>
          </w:p>
        </w:tc>
        <w:tc>
          <w:tcPr>
            <w:tcW w:w="0" w:type="auto"/>
            <w:tcBorders>
              <w:top w:val="nil"/>
              <w:left w:val="single" w:sz="4" w:space="0" w:color="auto"/>
              <w:bottom w:val="nil"/>
              <w:right w:val="single" w:sz="4" w:space="0" w:color="auto"/>
            </w:tcBorders>
          </w:tcPr>
          <w:p w14:paraId="7D77F4AA" w14:textId="715FF1E9" w:rsidR="00BC7543" w:rsidRPr="00A96794" w:rsidRDefault="00BC7543" w:rsidP="008C42C4">
            <w:pPr>
              <w:spacing w:before="20" w:after="20"/>
              <w:ind w:right="-8"/>
              <w:contextualSpacing/>
              <w:rPr>
                <w:rFonts w:eastAsia="ヒラギノ明朝 Pro W6"/>
              </w:rPr>
            </w:pPr>
            <w:r w:rsidRPr="00A96794">
              <w:rPr>
                <w:rFonts w:eastAsia="ヒラギノ明朝 Pro W6"/>
              </w:rPr>
              <w:t>ol/lu</w:t>
            </w:r>
            <w:r w:rsidR="0088691D">
              <w:rPr>
                <w:rFonts w:eastAsia="ヒラギノ明朝 Pro W6"/>
              </w:rPr>
              <w:t>(t)</w:t>
            </w:r>
          </w:p>
        </w:tc>
        <w:tc>
          <w:tcPr>
            <w:tcW w:w="0" w:type="auto"/>
            <w:tcBorders>
              <w:top w:val="nil"/>
              <w:left w:val="single" w:sz="4" w:space="0" w:color="auto"/>
              <w:bottom w:val="nil"/>
              <w:right w:val="single" w:sz="4" w:space="0" w:color="auto"/>
            </w:tcBorders>
          </w:tcPr>
          <w:p w14:paraId="7DF21C16" w14:textId="1393B12C" w:rsidR="00BC7543" w:rsidRPr="00A96794" w:rsidRDefault="00BC7543" w:rsidP="008C42C4">
            <w:pPr>
              <w:spacing w:before="20" w:after="20"/>
              <w:ind w:right="-8"/>
              <w:contextualSpacing/>
              <w:rPr>
                <w:rFonts w:eastAsia="ヒラギノ明朝 Pro W6"/>
              </w:rPr>
            </w:pPr>
            <w:r w:rsidRPr="00A96794">
              <w:rPr>
                <w:rFonts w:eastAsia="ヒラギノ明朝 Pro W6"/>
              </w:rPr>
              <w:t>ol/hee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C2C66D0"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ol/tu</w:t>
            </w:r>
          </w:p>
        </w:tc>
      </w:tr>
      <w:tr w:rsidR="00AF2597" w:rsidRPr="00A96794" w14:paraId="628D8180"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0" w:type="auto"/>
            <w:vMerge/>
            <w:tcBorders>
              <w:left w:val="single" w:sz="4" w:space="0" w:color="auto"/>
              <w:right w:val="single" w:sz="4" w:space="0" w:color="auto"/>
            </w:tcBorders>
            <w:shd w:val="clear" w:color="auto" w:fill="auto"/>
          </w:tcPr>
          <w:p w14:paraId="30FCBF5F"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6B465F6C"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juos/ta</w:t>
            </w:r>
          </w:p>
        </w:tc>
        <w:tc>
          <w:tcPr>
            <w:tcW w:w="0" w:type="auto"/>
            <w:tcBorders>
              <w:top w:val="nil"/>
              <w:left w:val="single" w:sz="4" w:space="0" w:color="auto"/>
              <w:bottom w:val="nil"/>
              <w:right w:val="single" w:sz="4" w:space="0" w:color="auto"/>
            </w:tcBorders>
          </w:tcPr>
          <w:p w14:paraId="05C7B01E" w14:textId="08D05BE7" w:rsidR="00BC7543" w:rsidRPr="00A96794" w:rsidRDefault="00BC7543" w:rsidP="008C42C4">
            <w:pPr>
              <w:spacing w:before="20" w:after="20"/>
              <w:ind w:right="-8"/>
              <w:contextualSpacing/>
              <w:rPr>
                <w:rFonts w:eastAsia="ヒラギノ明朝 Pro W6"/>
              </w:rPr>
            </w:pPr>
            <w:r w:rsidRPr="00A96794">
              <w:rPr>
                <w:rFonts w:eastAsia="ヒラギノ明朝 Pro W6"/>
              </w:rPr>
              <w:t>juos/su</w:t>
            </w:r>
            <w:r w:rsidR="0088691D">
              <w:rPr>
                <w:rFonts w:eastAsia="ヒラギノ明朝 Pro W6"/>
              </w:rPr>
              <w:t>(t)</w:t>
            </w:r>
          </w:p>
        </w:tc>
        <w:tc>
          <w:tcPr>
            <w:tcW w:w="0" w:type="auto"/>
            <w:tcBorders>
              <w:top w:val="nil"/>
              <w:left w:val="single" w:sz="4" w:space="0" w:color="auto"/>
              <w:bottom w:val="nil"/>
              <w:right w:val="single" w:sz="4" w:space="0" w:color="auto"/>
            </w:tcBorders>
          </w:tcPr>
          <w:p w14:paraId="58BC285E" w14:textId="2400B2D6" w:rsidR="00BC7543" w:rsidRPr="00A96794" w:rsidRDefault="00BC7543" w:rsidP="008C42C4">
            <w:pPr>
              <w:spacing w:before="20" w:after="20"/>
              <w:ind w:right="-8"/>
              <w:contextualSpacing/>
              <w:rPr>
                <w:rFonts w:eastAsia="ヒラギノ明朝 Pro W6"/>
              </w:rPr>
            </w:pPr>
            <w:r w:rsidRPr="00A96794">
              <w:rPr>
                <w:rFonts w:eastAsia="ヒラギノ明朝 Pro W6"/>
              </w:rPr>
              <w:t>juos/hee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5658433"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juos/tu</w:t>
            </w:r>
          </w:p>
        </w:tc>
      </w:tr>
      <w:tr w:rsidR="00AF2597" w:rsidRPr="00A96794" w14:paraId="29C532A1"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0" w:type="auto"/>
            <w:vMerge/>
            <w:tcBorders>
              <w:left w:val="single" w:sz="4" w:space="0" w:color="auto"/>
              <w:bottom w:val="nil"/>
              <w:right w:val="single" w:sz="4" w:space="0" w:color="auto"/>
            </w:tcBorders>
            <w:shd w:val="clear" w:color="auto" w:fill="auto"/>
          </w:tcPr>
          <w:p w14:paraId="69ADF7B2"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52044C97"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näh/đä ~ näh/hä</w:t>
            </w:r>
          </w:p>
        </w:tc>
        <w:tc>
          <w:tcPr>
            <w:tcW w:w="0" w:type="auto"/>
            <w:tcBorders>
              <w:top w:val="nil"/>
              <w:left w:val="single" w:sz="4" w:space="0" w:color="auto"/>
              <w:bottom w:val="nil"/>
              <w:right w:val="single" w:sz="4" w:space="0" w:color="auto"/>
            </w:tcBorders>
          </w:tcPr>
          <w:p w14:paraId="09FB3066" w14:textId="3121A237" w:rsidR="00BC7543" w:rsidRPr="00A96794" w:rsidRDefault="00BC7543" w:rsidP="008C42C4">
            <w:pPr>
              <w:spacing w:before="20" w:after="20"/>
              <w:ind w:right="-8"/>
              <w:contextualSpacing/>
              <w:rPr>
                <w:rFonts w:eastAsia="ヒラギノ明朝 Pro W6"/>
              </w:rPr>
            </w:pPr>
            <w:r w:rsidRPr="00A96794">
              <w:rPr>
                <w:rFonts w:eastAsia="ヒラギノ明朝 Pro W6"/>
              </w:rPr>
              <w:t>näh/ny</w:t>
            </w:r>
            <w:r w:rsidR="005B009C">
              <w:rPr>
                <w:rFonts w:eastAsia="ヒラギノ明朝 Pro W6"/>
              </w:rPr>
              <w:t>(t)</w:t>
            </w:r>
          </w:p>
        </w:tc>
        <w:tc>
          <w:tcPr>
            <w:tcW w:w="0" w:type="auto"/>
            <w:tcBorders>
              <w:top w:val="nil"/>
              <w:left w:val="single" w:sz="4" w:space="0" w:color="auto"/>
              <w:bottom w:val="nil"/>
              <w:right w:val="single" w:sz="4" w:space="0" w:color="auto"/>
            </w:tcBorders>
          </w:tcPr>
          <w:p w14:paraId="047C6FFB" w14:textId="49D98B04" w:rsidR="00BC7543" w:rsidRPr="00A96794" w:rsidRDefault="00BC7543" w:rsidP="008C42C4">
            <w:pPr>
              <w:spacing w:before="20" w:after="20"/>
              <w:ind w:right="-8"/>
              <w:contextualSpacing/>
              <w:rPr>
                <w:rFonts w:eastAsia="ヒラギノ明朝 Pro W6"/>
              </w:rPr>
            </w:pPr>
            <w:r w:rsidRPr="00A96794">
              <w:rPr>
                <w:rFonts w:eastAsia="ヒラギノ明朝 Pro W6"/>
              </w:rPr>
              <w:t>näh/nhee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34E0A921"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näh/ty</w:t>
            </w:r>
          </w:p>
        </w:tc>
      </w:tr>
      <w:tr w:rsidR="00AF2597" w:rsidRPr="00A96794" w14:paraId="4FD710A8"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4"/>
        </w:trPr>
        <w:tc>
          <w:tcPr>
            <w:tcW w:w="0" w:type="auto"/>
            <w:vMerge w:val="restart"/>
            <w:tcBorders>
              <w:top w:val="nil"/>
              <w:left w:val="single" w:sz="4" w:space="0" w:color="auto"/>
              <w:right w:val="single" w:sz="4" w:space="0" w:color="auto"/>
            </w:tcBorders>
            <w:shd w:val="clear" w:color="auto" w:fill="auto"/>
          </w:tcPr>
          <w:p w14:paraId="0D340396" w14:textId="3FBCE4A2" w:rsidR="00BC7543" w:rsidRPr="00A96794" w:rsidRDefault="00C0631E" w:rsidP="008C42C4">
            <w:pPr>
              <w:spacing w:before="20" w:after="20"/>
              <w:ind w:right="-8"/>
              <w:contextualSpacing/>
              <w:rPr>
                <w:rFonts w:eastAsia="ヒラギノ明朝 Pro W6"/>
              </w:rPr>
            </w:pPr>
            <w:r>
              <w:rPr>
                <w:rFonts w:eastAsia="ヒラギノ明朝 Pro W6"/>
              </w:rPr>
              <w:t>3.2</w:t>
            </w:r>
            <w:r w:rsidR="00BC7543" w:rsidRPr="00A96794">
              <w:rPr>
                <w:rFonts w:eastAsia="ヒラギノ明朝 Pro W6"/>
              </w:rPr>
              <w:t xml:space="preserve"> ele-verbit</w:t>
            </w:r>
          </w:p>
        </w:tc>
        <w:tc>
          <w:tcPr>
            <w:tcW w:w="0" w:type="auto"/>
            <w:tcBorders>
              <w:top w:val="nil"/>
              <w:left w:val="single" w:sz="4" w:space="0" w:color="auto"/>
              <w:bottom w:val="nil"/>
              <w:right w:val="single" w:sz="4" w:space="0" w:color="auto"/>
            </w:tcBorders>
          </w:tcPr>
          <w:p w14:paraId="1F7A54B5"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kävel/ä</w:t>
            </w:r>
          </w:p>
        </w:tc>
        <w:tc>
          <w:tcPr>
            <w:tcW w:w="0" w:type="auto"/>
            <w:tcBorders>
              <w:top w:val="nil"/>
              <w:left w:val="single" w:sz="4" w:space="0" w:color="auto"/>
              <w:bottom w:val="nil"/>
              <w:right w:val="single" w:sz="4" w:space="0" w:color="auto"/>
            </w:tcBorders>
          </w:tcPr>
          <w:p w14:paraId="3310549C" w14:textId="255251C7" w:rsidR="00BC7543" w:rsidRPr="00A96794" w:rsidRDefault="00BC7543" w:rsidP="008C42C4">
            <w:pPr>
              <w:spacing w:before="20" w:after="20"/>
              <w:ind w:right="-8"/>
              <w:contextualSpacing/>
              <w:rPr>
                <w:rFonts w:eastAsia="ヒラギノ明朝 Pro W6"/>
              </w:rPr>
            </w:pPr>
            <w:r w:rsidRPr="00A96794">
              <w:rPr>
                <w:rFonts w:eastAsia="ヒラギノ明朝 Pro W6"/>
              </w:rPr>
              <w:t>kävel/y</w:t>
            </w:r>
            <w:r w:rsidR="0088691D">
              <w:rPr>
                <w:rFonts w:eastAsia="ヒラギノ明朝 Pro W6"/>
              </w:rPr>
              <w:t>(t)</w:t>
            </w:r>
          </w:p>
        </w:tc>
        <w:tc>
          <w:tcPr>
            <w:tcW w:w="0" w:type="auto"/>
            <w:tcBorders>
              <w:top w:val="nil"/>
              <w:left w:val="single" w:sz="4" w:space="0" w:color="auto"/>
              <w:bottom w:val="nil"/>
              <w:right w:val="single" w:sz="4" w:space="0" w:color="auto"/>
            </w:tcBorders>
          </w:tcPr>
          <w:p w14:paraId="148AA8A3" w14:textId="39B6F909" w:rsidR="00BC7543" w:rsidRPr="00A96794" w:rsidRDefault="00BC7543" w:rsidP="008C42C4">
            <w:pPr>
              <w:spacing w:before="20" w:after="20"/>
              <w:ind w:right="-8"/>
              <w:contextualSpacing/>
              <w:rPr>
                <w:rFonts w:eastAsia="ヒラギノ明朝 Pro W6"/>
              </w:rPr>
            </w:pPr>
            <w:r w:rsidRPr="00A96794">
              <w:rPr>
                <w:rFonts w:eastAsia="ヒラギノ明朝 Pro W6"/>
              </w:rPr>
              <w:t>kävel/hee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26741F07"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kävel/ty</w:t>
            </w:r>
          </w:p>
        </w:tc>
      </w:tr>
      <w:tr w:rsidR="00AF2597" w:rsidRPr="00A96794" w14:paraId="3C127824"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7"/>
        </w:trPr>
        <w:tc>
          <w:tcPr>
            <w:tcW w:w="0" w:type="auto"/>
            <w:vMerge/>
            <w:tcBorders>
              <w:left w:val="single" w:sz="4" w:space="0" w:color="auto"/>
              <w:bottom w:val="nil"/>
              <w:right w:val="single" w:sz="4" w:space="0" w:color="auto"/>
            </w:tcBorders>
            <w:shd w:val="clear" w:color="auto" w:fill="auto"/>
          </w:tcPr>
          <w:p w14:paraId="08A6D0F4"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02AAE4E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ajatel/la</w:t>
            </w:r>
          </w:p>
        </w:tc>
        <w:tc>
          <w:tcPr>
            <w:tcW w:w="0" w:type="auto"/>
            <w:tcBorders>
              <w:top w:val="nil"/>
              <w:left w:val="single" w:sz="4" w:space="0" w:color="auto"/>
              <w:bottom w:val="nil"/>
              <w:right w:val="single" w:sz="4" w:space="0" w:color="auto"/>
            </w:tcBorders>
          </w:tcPr>
          <w:p w14:paraId="711C3799" w14:textId="621812FC" w:rsidR="00BC7543" w:rsidRPr="00A96794" w:rsidRDefault="00BC7543" w:rsidP="008C42C4">
            <w:pPr>
              <w:spacing w:before="20" w:after="20"/>
              <w:ind w:right="-8"/>
              <w:contextualSpacing/>
              <w:rPr>
                <w:rFonts w:eastAsia="ヒラギノ明朝 Pro W6"/>
              </w:rPr>
            </w:pPr>
            <w:r w:rsidRPr="00A96794">
              <w:rPr>
                <w:rFonts w:eastAsia="ヒラギノ明朝 Pro W6"/>
              </w:rPr>
              <w:t>ajatel/lu</w:t>
            </w:r>
            <w:r w:rsidR="0088691D">
              <w:rPr>
                <w:rFonts w:eastAsia="ヒラギノ明朝 Pro W6"/>
              </w:rPr>
              <w:t>(t)</w:t>
            </w:r>
          </w:p>
        </w:tc>
        <w:tc>
          <w:tcPr>
            <w:tcW w:w="0" w:type="auto"/>
            <w:tcBorders>
              <w:top w:val="nil"/>
              <w:left w:val="single" w:sz="4" w:space="0" w:color="auto"/>
              <w:bottom w:val="nil"/>
              <w:right w:val="single" w:sz="4" w:space="0" w:color="auto"/>
            </w:tcBorders>
          </w:tcPr>
          <w:p w14:paraId="628DE5F0"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ajatel/heet</w:t>
            </w:r>
          </w:p>
        </w:tc>
        <w:tc>
          <w:tcPr>
            <w:tcW w:w="0" w:type="auto"/>
            <w:tcBorders>
              <w:top w:val="nil"/>
              <w:left w:val="single" w:sz="4" w:space="0" w:color="auto"/>
              <w:bottom w:val="nil"/>
              <w:right w:val="single" w:sz="4" w:space="0" w:color="auto"/>
            </w:tcBorders>
          </w:tcPr>
          <w:p w14:paraId="78BB149B"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ajatel/tu</w:t>
            </w:r>
          </w:p>
        </w:tc>
      </w:tr>
      <w:tr w:rsidR="00AF2597" w:rsidRPr="00A96794" w14:paraId="4FA9F59D"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5"/>
        </w:trPr>
        <w:tc>
          <w:tcPr>
            <w:tcW w:w="0" w:type="auto"/>
            <w:vMerge w:val="restart"/>
            <w:tcBorders>
              <w:top w:val="nil"/>
              <w:left w:val="single" w:sz="4" w:space="0" w:color="auto"/>
              <w:right w:val="single" w:sz="4" w:space="0" w:color="auto"/>
            </w:tcBorders>
            <w:shd w:val="clear" w:color="auto" w:fill="auto"/>
          </w:tcPr>
          <w:p w14:paraId="2B97E468" w14:textId="135DBAA0" w:rsidR="00BC7543" w:rsidRPr="00A96794" w:rsidRDefault="00C0631E" w:rsidP="008C42C4">
            <w:pPr>
              <w:spacing w:before="20" w:after="20"/>
              <w:ind w:right="-8"/>
              <w:contextualSpacing/>
              <w:rPr>
                <w:rFonts w:eastAsia="ヒラギノ明朝 Pro W6"/>
              </w:rPr>
            </w:pPr>
            <w:r>
              <w:rPr>
                <w:rFonts w:eastAsia="ヒラギノ明朝 Pro W6"/>
              </w:rPr>
              <w:t>3.3</w:t>
            </w:r>
            <w:r w:rsidR="00BC7543" w:rsidRPr="00A96794">
              <w:rPr>
                <w:rFonts w:eastAsia="ヒラギノ明朝 Pro W6"/>
              </w:rPr>
              <w:t xml:space="preserve"> A</w:t>
            </w:r>
            <w:r w:rsidR="00BC7543">
              <w:rPr>
                <w:rFonts w:eastAsia="ヒラギノ明朝 Pro W6"/>
              </w:rPr>
              <w:t>(</w:t>
            </w:r>
            <w:r w:rsidR="00BC7543" w:rsidRPr="00A96794">
              <w:rPr>
                <w:rFonts w:eastAsia="ヒラギノ明朝 Pro W6"/>
              </w:rPr>
              <w:t>i)se- ja ise-verbit</w:t>
            </w:r>
          </w:p>
        </w:tc>
        <w:tc>
          <w:tcPr>
            <w:tcW w:w="0" w:type="auto"/>
            <w:tcBorders>
              <w:top w:val="nil"/>
              <w:left w:val="single" w:sz="4" w:space="0" w:color="auto"/>
              <w:bottom w:val="nil"/>
              <w:right w:val="single" w:sz="4" w:space="0" w:color="auto"/>
            </w:tcBorders>
          </w:tcPr>
          <w:p w14:paraId="7D222FC3"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i)s/ta</w:t>
            </w:r>
          </w:p>
        </w:tc>
        <w:tc>
          <w:tcPr>
            <w:tcW w:w="0" w:type="auto"/>
            <w:tcBorders>
              <w:top w:val="nil"/>
              <w:left w:val="single" w:sz="4" w:space="0" w:color="auto"/>
              <w:bottom w:val="nil"/>
              <w:right w:val="single" w:sz="4" w:space="0" w:color="auto"/>
            </w:tcBorders>
          </w:tcPr>
          <w:p w14:paraId="238F3EB5" w14:textId="509D49A1" w:rsidR="00BC7543" w:rsidRPr="00A96794" w:rsidRDefault="00BC7543" w:rsidP="008C42C4">
            <w:pPr>
              <w:spacing w:before="20" w:after="20"/>
              <w:ind w:right="-8"/>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i)s/su</w:t>
            </w:r>
            <w:r w:rsidR="0088691D">
              <w:rPr>
                <w:rFonts w:eastAsia="ヒラギノ明朝 Pro W6"/>
              </w:rPr>
              <w:t>(t)</w:t>
            </w:r>
          </w:p>
        </w:tc>
        <w:tc>
          <w:tcPr>
            <w:tcW w:w="0" w:type="auto"/>
            <w:tcBorders>
              <w:top w:val="nil"/>
              <w:left w:val="single" w:sz="4" w:space="0" w:color="auto"/>
              <w:bottom w:val="nil"/>
              <w:right w:val="single" w:sz="4" w:space="0" w:color="auto"/>
            </w:tcBorders>
          </w:tcPr>
          <w:p w14:paraId="49656AC3" w14:textId="3F39A7F1" w:rsidR="00BC7543" w:rsidRPr="00A96794" w:rsidRDefault="00BC7543" w:rsidP="008C42C4">
            <w:pPr>
              <w:spacing w:before="20" w:after="20"/>
              <w:ind w:right="-8"/>
              <w:contextualSpacing/>
              <w:rPr>
                <w:rFonts w:eastAsia="ヒラギノ明朝 Pro W6"/>
              </w:rPr>
            </w:pPr>
            <w:r w:rsidRPr="00A96794">
              <w:rPr>
                <w:rFonts w:eastAsia="ヒラギノ明朝 Pro W6"/>
              </w:rPr>
              <w:t>auka</w:t>
            </w:r>
            <w:r>
              <w:rPr>
                <w:rFonts w:eastAsia="ヒラギノ明朝 Pro W6"/>
              </w:rPr>
              <w:t>(</w:t>
            </w:r>
            <w:r w:rsidR="003B1C3D">
              <w:rPr>
                <w:rFonts w:eastAsia="ヒラギノ明朝 Pro W6"/>
              </w:rPr>
              <w:t>i)s/</w:t>
            </w:r>
            <w:r w:rsidRPr="00A96794">
              <w:rPr>
                <w:rFonts w:eastAsia="ヒラギノ明朝 Pro W6"/>
              </w:rPr>
              <w:t>heet</w:t>
            </w:r>
          </w:p>
        </w:tc>
        <w:tc>
          <w:tcPr>
            <w:tcW w:w="0" w:type="auto"/>
            <w:tcBorders>
              <w:top w:val="nil"/>
              <w:left w:val="single" w:sz="4" w:space="0" w:color="auto"/>
              <w:bottom w:val="nil"/>
              <w:right w:val="single" w:sz="4" w:space="0" w:color="auto"/>
            </w:tcBorders>
          </w:tcPr>
          <w:p w14:paraId="52BD9FD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i)s/tu</w:t>
            </w:r>
          </w:p>
        </w:tc>
      </w:tr>
      <w:tr w:rsidR="00AF2597" w:rsidRPr="00A96794" w14:paraId="097EB73A"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0" w:type="auto"/>
            <w:vMerge/>
            <w:tcBorders>
              <w:left w:val="single" w:sz="4" w:space="0" w:color="auto"/>
              <w:bottom w:val="single" w:sz="4" w:space="0" w:color="auto"/>
              <w:right w:val="single" w:sz="4" w:space="0" w:color="auto"/>
            </w:tcBorders>
            <w:shd w:val="clear" w:color="auto" w:fill="auto"/>
          </w:tcPr>
          <w:p w14:paraId="46406133"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single" w:sz="4" w:space="0" w:color="auto"/>
              <w:right w:val="single" w:sz="4" w:space="0" w:color="auto"/>
            </w:tcBorders>
          </w:tcPr>
          <w:p w14:paraId="2EDDC136"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täris/tä</w:t>
            </w:r>
          </w:p>
        </w:tc>
        <w:tc>
          <w:tcPr>
            <w:tcW w:w="0" w:type="auto"/>
            <w:tcBorders>
              <w:top w:val="nil"/>
              <w:left w:val="single" w:sz="4" w:space="0" w:color="auto"/>
              <w:bottom w:val="single" w:sz="4" w:space="0" w:color="auto"/>
              <w:right w:val="single" w:sz="4" w:space="0" w:color="auto"/>
            </w:tcBorders>
          </w:tcPr>
          <w:p w14:paraId="0C4A0CBD" w14:textId="3D1E7789" w:rsidR="00BC7543" w:rsidRPr="00A96794" w:rsidRDefault="00BC7543" w:rsidP="008C42C4">
            <w:pPr>
              <w:spacing w:before="20" w:after="20"/>
              <w:ind w:right="-8"/>
              <w:contextualSpacing/>
              <w:rPr>
                <w:rFonts w:eastAsia="ヒラギノ明朝 Pro W6"/>
              </w:rPr>
            </w:pPr>
            <w:r w:rsidRPr="00A96794">
              <w:rPr>
                <w:rFonts w:eastAsia="ヒラギノ明朝 Pro W6"/>
              </w:rPr>
              <w:t>täris/sy</w:t>
            </w:r>
            <w:r w:rsidR="0088691D">
              <w:rPr>
                <w:rFonts w:eastAsia="ヒラギノ明朝 Pro W6"/>
              </w:rPr>
              <w:t>(t)</w:t>
            </w:r>
          </w:p>
        </w:tc>
        <w:tc>
          <w:tcPr>
            <w:tcW w:w="0" w:type="auto"/>
            <w:tcBorders>
              <w:top w:val="nil"/>
              <w:left w:val="single" w:sz="4" w:space="0" w:color="auto"/>
              <w:bottom w:val="single" w:sz="4" w:space="0" w:color="auto"/>
              <w:right w:val="single" w:sz="4" w:space="0" w:color="auto"/>
            </w:tcBorders>
          </w:tcPr>
          <w:p w14:paraId="0FD75327" w14:textId="0E3886D7" w:rsidR="00BC7543" w:rsidRPr="00A96794" w:rsidRDefault="003B1C3D" w:rsidP="008C42C4">
            <w:pPr>
              <w:spacing w:before="20" w:after="20"/>
              <w:ind w:right="-8"/>
              <w:contextualSpacing/>
              <w:rPr>
                <w:rFonts w:eastAsia="ヒラギノ明朝 Pro W6"/>
              </w:rPr>
            </w:pPr>
            <w:r>
              <w:rPr>
                <w:rFonts w:eastAsia="ヒラギノ明朝 Pro W6"/>
              </w:rPr>
              <w:t>täris/</w:t>
            </w:r>
            <w:r w:rsidR="00BC7543" w:rsidRPr="00A96794">
              <w:rPr>
                <w:rFonts w:eastAsia="ヒラギノ明朝 Pro W6"/>
              </w:rPr>
              <w:t>heet</w:t>
            </w:r>
          </w:p>
        </w:tc>
        <w:tc>
          <w:tcPr>
            <w:tcW w:w="0" w:type="auto"/>
            <w:tcBorders>
              <w:top w:val="nil"/>
              <w:left w:val="single" w:sz="4" w:space="0" w:color="auto"/>
              <w:bottom w:val="single" w:sz="4" w:space="0" w:color="auto"/>
              <w:right w:val="single" w:sz="4" w:space="0" w:color="auto"/>
            </w:tcBorders>
          </w:tcPr>
          <w:p w14:paraId="529DC440"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täris/ty</w:t>
            </w:r>
          </w:p>
        </w:tc>
      </w:tr>
      <w:tr w:rsidR="00AF2597" w:rsidRPr="00A96794" w14:paraId="659748AE" w14:textId="77777777" w:rsidTr="008C42C4">
        <w:tc>
          <w:tcPr>
            <w:tcW w:w="0" w:type="auto"/>
            <w:tcBorders>
              <w:top w:val="single" w:sz="4" w:space="0" w:color="auto"/>
              <w:left w:val="single" w:sz="4" w:space="0" w:color="auto"/>
              <w:bottom w:val="nil"/>
              <w:right w:val="single" w:sz="4" w:space="0" w:color="auto"/>
            </w:tcBorders>
            <w:shd w:val="clear" w:color="auto" w:fill="auto"/>
          </w:tcPr>
          <w:p w14:paraId="5D47D5BB" w14:textId="278902D3" w:rsidR="00BC7543" w:rsidRPr="00A96794" w:rsidRDefault="00C0631E" w:rsidP="008C42C4">
            <w:pPr>
              <w:spacing w:before="20" w:after="20"/>
              <w:ind w:right="-8"/>
              <w:contextualSpacing/>
              <w:rPr>
                <w:rFonts w:eastAsia="ヒラギノ明朝 Pro W6"/>
              </w:rPr>
            </w:pPr>
            <w:r>
              <w:rPr>
                <w:rFonts w:eastAsia="ヒラギノ明朝 Pro W6"/>
              </w:rPr>
              <w:t>4</w:t>
            </w:r>
            <w:r w:rsidR="00BC7543" w:rsidRPr="00A96794">
              <w:rPr>
                <w:rFonts w:eastAsia="ヒラギノ明朝 Pro W6"/>
              </w:rPr>
              <w:t xml:space="preserve"> Tuplavokaa-</w:t>
            </w:r>
          </w:p>
          <w:p w14:paraId="27DF407A" w14:textId="637B239B" w:rsidR="00BC7543" w:rsidRPr="00A96794" w:rsidRDefault="00BC7543" w:rsidP="008C42C4">
            <w:pPr>
              <w:spacing w:before="20" w:after="20"/>
              <w:ind w:right="-8"/>
              <w:contextualSpacing/>
              <w:rPr>
                <w:rFonts w:eastAsia="ヒラギノ明朝 Pro W6"/>
              </w:rPr>
            </w:pPr>
            <w:r w:rsidRPr="00A96794">
              <w:rPr>
                <w:rFonts w:eastAsia="ヒラギノ明朝 Pro W6"/>
              </w:rPr>
              <w:t>lirankaiset</w:t>
            </w:r>
            <w:r w:rsidR="008514BD">
              <w:rPr>
                <w:rFonts w:eastAsia="ヒラギノ明朝 Pro W6"/>
              </w:rPr>
              <w:t xml:space="preserve"> verbit</w:t>
            </w:r>
          </w:p>
        </w:tc>
        <w:tc>
          <w:tcPr>
            <w:tcW w:w="0" w:type="auto"/>
            <w:tcBorders>
              <w:top w:val="single" w:sz="4" w:space="0" w:color="auto"/>
              <w:left w:val="single" w:sz="4" w:space="0" w:color="auto"/>
              <w:bottom w:val="nil"/>
              <w:right w:val="single" w:sz="4" w:space="0" w:color="auto"/>
            </w:tcBorders>
          </w:tcPr>
          <w:p w14:paraId="3AB93E1F"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6F90EEC5"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2624EEA8" w14:textId="77777777" w:rsidR="00BC7543" w:rsidRPr="00A96794" w:rsidRDefault="00BC7543" w:rsidP="008C42C4">
            <w:pPr>
              <w:spacing w:before="20" w:after="20"/>
              <w:ind w:right="-8"/>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71E47CDE" w14:textId="77777777" w:rsidR="00BC7543" w:rsidRPr="00A96794" w:rsidRDefault="00BC7543" w:rsidP="008C42C4">
            <w:pPr>
              <w:spacing w:before="20" w:after="20"/>
              <w:ind w:right="-8"/>
              <w:contextualSpacing/>
              <w:rPr>
                <w:rFonts w:eastAsia="ヒラギノ明朝 Pro W6"/>
              </w:rPr>
            </w:pPr>
          </w:p>
        </w:tc>
      </w:tr>
      <w:tr w:rsidR="00AF2597" w:rsidRPr="00A96794" w14:paraId="6062CCCE" w14:textId="77777777" w:rsidTr="008C42C4">
        <w:tc>
          <w:tcPr>
            <w:tcW w:w="0" w:type="auto"/>
            <w:tcBorders>
              <w:top w:val="nil"/>
              <w:left w:val="single" w:sz="4" w:space="0" w:color="auto"/>
              <w:bottom w:val="nil"/>
              <w:right w:val="single" w:sz="4" w:space="0" w:color="auto"/>
            </w:tcBorders>
            <w:shd w:val="clear" w:color="auto" w:fill="auto"/>
          </w:tcPr>
          <w:p w14:paraId="77CC3B1C" w14:textId="18A00B01" w:rsidR="00BC7543" w:rsidRPr="00A96794" w:rsidRDefault="00C0631E" w:rsidP="008C42C4">
            <w:pPr>
              <w:spacing w:before="20" w:after="20"/>
              <w:ind w:right="-8"/>
              <w:contextualSpacing/>
              <w:rPr>
                <w:rFonts w:eastAsia="ヒラギノ明朝 Pro W6"/>
              </w:rPr>
            </w:pPr>
            <w:r>
              <w:rPr>
                <w:rFonts w:eastAsia="ヒラギノ明朝 Pro W6"/>
              </w:rPr>
              <w:t>4.1</w:t>
            </w:r>
            <w:r w:rsidR="00BC7543" w:rsidRPr="00A96794">
              <w:rPr>
                <w:rFonts w:eastAsia="ヒラギノ明朝 Pro W6"/>
              </w:rPr>
              <w:t xml:space="preserve"> itte-verbit</w:t>
            </w:r>
          </w:p>
        </w:tc>
        <w:tc>
          <w:tcPr>
            <w:tcW w:w="0" w:type="auto"/>
            <w:tcBorders>
              <w:top w:val="nil"/>
              <w:left w:val="single" w:sz="4" w:space="0" w:color="auto"/>
              <w:bottom w:val="nil"/>
              <w:right w:val="single" w:sz="4" w:space="0" w:color="auto"/>
            </w:tcBorders>
          </w:tcPr>
          <w:p w14:paraId="7104A3B2"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kyyti/tä</w:t>
            </w:r>
          </w:p>
        </w:tc>
        <w:tc>
          <w:tcPr>
            <w:tcW w:w="0" w:type="auto"/>
            <w:tcBorders>
              <w:top w:val="nil"/>
              <w:left w:val="single" w:sz="4" w:space="0" w:color="auto"/>
              <w:bottom w:val="nil"/>
              <w:right w:val="single" w:sz="4" w:space="0" w:color="auto"/>
            </w:tcBorders>
          </w:tcPr>
          <w:p w14:paraId="5A08CDB0" w14:textId="54DC98A3" w:rsidR="00BC7543" w:rsidRPr="00A96794" w:rsidRDefault="00BC7543" w:rsidP="008C42C4">
            <w:pPr>
              <w:spacing w:before="20" w:after="20"/>
              <w:ind w:right="-8"/>
              <w:contextualSpacing/>
              <w:rPr>
                <w:rFonts w:eastAsia="ヒラギノ明朝 Pro W6"/>
              </w:rPr>
            </w:pPr>
            <w:r w:rsidRPr="00A96794">
              <w:rPr>
                <w:rFonts w:eastAsia="ヒラギノ明朝 Pro W6"/>
              </w:rPr>
              <w:t>kyyti/ny</w:t>
            </w:r>
            <w:r w:rsidR="0088691D">
              <w:rPr>
                <w:rFonts w:eastAsia="ヒラギノ明朝 Pro W6"/>
              </w:rPr>
              <w:t>(t)</w:t>
            </w:r>
          </w:p>
        </w:tc>
        <w:tc>
          <w:tcPr>
            <w:tcW w:w="0" w:type="auto"/>
            <w:tcBorders>
              <w:top w:val="nil"/>
              <w:left w:val="single" w:sz="4" w:space="0" w:color="auto"/>
              <w:bottom w:val="nil"/>
              <w:right w:val="single" w:sz="4" w:space="0" w:color="auto"/>
            </w:tcBorders>
          </w:tcPr>
          <w:p w14:paraId="1EC7B3AE" w14:textId="3B7CAD47" w:rsidR="00BC7543" w:rsidRPr="00A96794" w:rsidRDefault="00BC7543" w:rsidP="008C42C4">
            <w:pPr>
              <w:spacing w:before="20" w:after="20"/>
              <w:ind w:right="-8"/>
              <w:contextualSpacing/>
              <w:rPr>
                <w:rFonts w:eastAsia="ヒラギノ明朝 Pro W6"/>
              </w:rPr>
            </w:pPr>
            <w:r w:rsidRPr="00A96794">
              <w:rPr>
                <w:rFonts w:eastAsia="ヒラギノ明朝 Pro W6"/>
              </w:rPr>
              <w:t>kyyti/nhee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6E44CC69"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kyyti/tty</w:t>
            </w:r>
          </w:p>
        </w:tc>
      </w:tr>
      <w:tr w:rsidR="00AF2597" w:rsidRPr="00A96794" w14:paraId="756A240E" w14:textId="77777777" w:rsidTr="008C42C4">
        <w:tc>
          <w:tcPr>
            <w:tcW w:w="0" w:type="auto"/>
            <w:tcBorders>
              <w:top w:val="nil"/>
              <w:left w:val="single" w:sz="4" w:space="0" w:color="auto"/>
              <w:bottom w:val="nil"/>
              <w:right w:val="single" w:sz="4" w:space="0" w:color="auto"/>
            </w:tcBorders>
            <w:shd w:val="clear" w:color="auto" w:fill="auto"/>
          </w:tcPr>
          <w:p w14:paraId="4957F3FF"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4.2 Oitte-verbit</w:t>
            </w:r>
          </w:p>
        </w:tc>
        <w:tc>
          <w:tcPr>
            <w:tcW w:w="0" w:type="auto"/>
            <w:tcBorders>
              <w:top w:val="nil"/>
              <w:left w:val="single" w:sz="4" w:space="0" w:color="auto"/>
              <w:bottom w:val="nil"/>
              <w:right w:val="single" w:sz="4" w:space="0" w:color="auto"/>
            </w:tcBorders>
          </w:tcPr>
          <w:p w14:paraId="4E384C76"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 xml:space="preserve">piikaroi/ta </w:t>
            </w:r>
          </w:p>
        </w:tc>
        <w:tc>
          <w:tcPr>
            <w:tcW w:w="0" w:type="auto"/>
            <w:tcBorders>
              <w:top w:val="nil"/>
              <w:left w:val="single" w:sz="4" w:space="0" w:color="auto"/>
              <w:bottom w:val="nil"/>
              <w:right w:val="single" w:sz="4" w:space="0" w:color="auto"/>
            </w:tcBorders>
          </w:tcPr>
          <w:p w14:paraId="60DA2800" w14:textId="2DD88533" w:rsidR="00BC7543" w:rsidRPr="00A96794" w:rsidRDefault="00BC7543" w:rsidP="008C42C4">
            <w:pPr>
              <w:spacing w:before="20" w:after="20"/>
              <w:ind w:right="-8"/>
              <w:contextualSpacing/>
              <w:rPr>
                <w:rFonts w:eastAsia="ヒラギノ明朝 Pro W6"/>
              </w:rPr>
            </w:pPr>
            <w:r w:rsidRPr="00A96794">
              <w:rPr>
                <w:rFonts w:eastAsia="ヒラギノ明朝 Pro W6"/>
              </w:rPr>
              <w:t>piikaroi/nu</w:t>
            </w:r>
            <w:r w:rsidR="0088691D">
              <w:rPr>
                <w:rFonts w:eastAsia="ヒラギノ明朝 Pro W6"/>
              </w:rPr>
              <w:t>(t)</w:t>
            </w:r>
          </w:p>
        </w:tc>
        <w:tc>
          <w:tcPr>
            <w:tcW w:w="0" w:type="auto"/>
            <w:tcBorders>
              <w:top w:val="nil"/>
              <w:left w:val="single" w:sz="4" w:space="0" w:color="auto"/>
              <w:bottom w:val="nil"/>
              <w:right w:val="single" w:sz="4" w:space="0" w:color="auto"/>
            </w:tcBorders>
          </w:tcPr>
          <w:p w14:paraId="2C3D7FBD" w14:textId="391062EC" w:rsidR="00BC7543" w:rsidRPr="00A96794" w:rsidRDefault="00BC7543" w:rsidP="008C42C4">
            <w:pPr>
              <w:spacing w:before="20" w:after="20"/>
              <w:ind w:right="-8"/>
              <w:contextualSpacing/>
              <w:rPr>
                <w:rFonts w:eastAsia="ヒラギノ明朝 Pro W6"/>
              </w:rPr>
            </w:pPr>
            <w:r w:rsidRPr="00A96794">
              <w:rPr>
                <w:rFonts w:eastAsia="ヒラギノ明朝 Pro W6"/>
              </w:rPr>
              <w:t>piikaroi/nhee</w:t>
            </w:r>
            <w:r w:rsidR="00C06BD8">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E5A332D" w14:textId="4A53C98C" w:rsidR="00BC7543" w:rsidRPr="00A96794" w:rsidRDefault="00BC7543" w:rsidP="008C42C4">
            <w:pPr>
              <w:spacing w:before="20" w:after="20"/>
              <w:ind w:right="-8"/>
              <w:contextualSpacing/>
              <w:rPr>
                <w:rFonts w:eastAsia="ヒラギノ明朝 Pro W6"/>
              </w:rPr>
            </w:pPr>
            <w:r w:rsidRPr="00A96794">
              <w:rPr>
                <w:rFonts w:eastAsia="ヒラギノ明朝 Pro W6"/>
              </w:rPr>
              <w:t>piikaroi/</w:t>
            </w:r>
            <w:r w:rsidR="007B3022">
              <w:rPr>
                <w:rFonts w:eastAsia="ヒラギノ明朝 Pro W6"/>
              </w:rPr>
              <w:t>t</w:t>
            </w:r>
            <w:r w:rsidRPr="00A96794">
              <w:rPr>
                <w:rFonts w:eastAsia="ヒラギノ明朝 Pro W6"/>
              </w:rPr>
              <w:t>tu</w:t>
            </w:r>
          </w:p>
        </w:tc>
      </w:tr>
      <w:tr w:rsidR="00AF2597" w:rsidRPr="00A96794" w14:paraId="175CB558" w14:textId="77777777" w:rsidTr="008C42C4">
        <w:trPr>
          <w:trHeight w:val="285"/>
        </w:trPr>
        <w:tc>
          <w:tcPr>
            <w:tcW w:w="0" w:type="auto"/>
            <w:vMerge w:val="restart"/>
            <w:tcBorders>
              <w:top w:val="nil"/>
              <w:left w:val="single" w:sz="4" w:space="0" w:color="auto"/>
              <w:right w:val="single" w:sz="4" w:space="0" w:color="auto"/>
            </w:tcBorders>
            <w:shd w:val="clear" w:color="auto" w:fill="auto"/>
          </w:tcPr>
          <w:p w14:paraId="03F61DB5" w14:textId="0C11880C" w:rsidR="00BC7543" w:rsidRPr="00A96794" w:rsidRDefault="00C0631E" w:rsidP="008C42C4">
            <w:pPr>
              <w:spacing w:before="20" w:after="20"/>
              <w:ind w:right="-8"/>
              <w:contextualSpacing/>
              <w:rPr>
                <w:rFonts w:eastAsia="ヒラギノ明朝 Pro W6"/>
              </w:rPr>
            </w:pPr>
            <w:r>
              <w:rPr>
                <w:rFonts w:eastAsia="ヒラギノ明朝 Pro W6"/>
              </w:rPr>
              <w:t>4.3</w:t>
            </w:r>
            <w:r w:rsidR="00BC7543" w:rsidRPr="00A96794">
              <w:rPr>
                <w:rFonts w:eastAsia="ヒラギノ明朝 Pro W6"/>
              </w:rPr>
              <w:t xml:space="preserve"> ne-verbit</w:t>
            </w:r>
          </w:p>
        </w:tc>
        <w:tc>
          <w:tcPr>
            <w:tcW w:w="0" w:type="auto"/>
            <w:tcBorders>
              <w:top w:val="nil"/>
              <w:left w:val="single" w:sz="4" w:space="0" w:color="auto"/>
              <w:bottom w:val="nil"/>
              <w:right w:val="single" w:sz="4" w:space="0" w:color="auto"/>
            </w:tcBorders>
          </w:tcPr>
          <w:p w14:paraId="13DE5C88"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j)e/tä</w:t>
            </w:r>
          </w:p>
        </w:tc>
        <w:tc>
          <w:tcPr>
            <w:tcW w:w="0" w:type="auto"/>
            <w:tcBorders>
              <w:top w:val="nil"/>
              <w:left w:val="single" w:sz="4" w:space="0" w:color="auto"/>
              <w:bottom w:val="nil"/>
              <w:right w:val="single" w:sz="4" w:space="0" w:color="auto"/>
            </w:tcBorders>
          </w:tcPr>
          <w:p w14:paraId="54909496" w14:textId="667AC327" w:rsidR="00BC7543" w:rsidRPr="00A96794" w:rsidRDefault="00BC7543" w:rsidP="008C42C4">
            <w:pPr>
              <w:spacing w:before="20" w:after="20"/>
              <w:ind w:right="-8"/>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j)e/ny</w:t>
            </w:r>
            <w:r w:rsidR="0088691D">
              <w:rPr>
                <w:rFonts w:eastAsia="ヒラギノ明朝 Pro W6"/>
              </w:rPr>
              <w:t>(t)</w:t>
            </w:r>
          </w:p>
        </w:tc>
        <w:tc>
          <w:tcPr>
            <w:tcW w:w="0" w:type="auto"/>
            <w:tcBorders>
              <w:top w:val="nil"/>
              <w:left w:val="single" w:sz="4" w:space="0" w:color="auto"/>
              <w:bottom w:val="nil"/>
              <w:right w:val="single" w:sz="4" w:space="0" w:color="auto"/>
            </w:tcBorders>
          </w:tcPr>
          <w:p w14:paraId="49A12DC3" w14:textId="005442B8" w:rsidR="00BC7543" w:rsidRPr="00A96794" w:rsidRDefault="00BC7543" w:rsidP="008C42C4">
            <w:pPr>
              <w:spacing w:before="20" w:after="20"/>
              <w:ind w:right="-8"/>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7656190"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j)e/tty</w:t>
            </w:r>
          </w:p>
        </w:tc>
      </w:tr>
      <w:tr w:rsidR="00AF2597" w:rsidRPr="00A96794" w14:paraId="21388410" w14:textId="77777777" w:rsidTr="008C42C4">
        <w:trPr>
          <w:trHeight w:val="284"/>
        </w:trPr>
        <w:tc>
          <w:tcPr>
            <w:tcW w:w="0" w:type="auto"/>
            <w:vMerge/>
            <w:tcBorders>
              <w:left w:val="single" w:sz="4" w:space="0" w:color="auto"/>
              <w:bottom w:val="nil"/>
              <w:right w:val="single" w:sz="4" w:space="0" w:color="auto"/>
            </w:tcBorders>
            <w:shd w:val="clear" w:color="auto" w:fill="auto"/>
          </w:tcPr>
          <w:p w14:paraId="5AA5B740"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2273FAA1"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vanhe/ta</w:t>
            </w:r>
          </w:p>
        </w:tc>
        <w:tc>
          <w:tcPr>
            <w:tcW w:w="0" w:type="auto"/>
            <w:tcBorders>
              <w:top w:val="nil"/>
              <w:left w:val="single" w:sz="4" w:space="0" w:color="auto"/>
              <w:bottom w:val="nil"/>
              <w:right w:val="single" w:sz="4" w:space="0" w:color="auto"/>
            </w:tcBorders>
          </w:tcPr>
          <w:p w14:paraId="5662A6F0" w14:textId="0E9D8FE7" w:rsidR="00BC7543" w:rsidRPr="00A96794" w:rsidRDefault="00BC7543" w:rsidP="008C42C4">
            <w:pPr>
              <w:spacing w:before="20" w:after="20"/>
              <w:ind w:right="-8"/>
              <w:contextualSpacing/>
              <w:rPr>
                <w:rFonts w:eastAsia="ヒラギノ明朝 Pro W6"/>
              </w:rPr>
            </w:pPr>
            <w:r w:rsidRPr="00A96794">
              <w:rPr>
                <w:rFonts w:eastAsia="ヒラギノ明朝 Pro W6"/>
              </w:rPr>
              <w:t>vanhe/nu</w:t>
            </w:r>
            <w:r w:rsidR="0088691D">
              <w:rPr>
                <w:rFonts w:eastAsia="ヒラギノ明朝 Pro W6"/>
              </w:rPr>
              <w:t>(t)</w:t>
            </w:r>
          </w:p>
        </w:tc>
        <w:tc>
          <w:tcPr>
            <w:tcW w:w="0" w:type="auto"/>
            <w:tcBorders>
              <w:top w:val="nil"/>
              <w:left w:val="single" w:sz="4" w:space="0" w:color="auto"/>
              <w:bottom w:val="nil"/>
              <w:right w:val="single" w:sz="4" w:space="0" w:color="auto"/>
            </w:tcBorders>
          </w:tcPr>
          <w:p w14:paraId="21AB24B9" w14:textId="3B90347B" w:rsidR="00BC7543" w:rsidRPr="00A96794" w:rsidRDefault="00BC7543" w:rsidP="008C42C4">
            <w:pPr>
              <w:spacing w:before="20" w:after="20"/>
              <w:ind w:right="-8"/>
              <w:contextualSpacing/>
              <w:rPr>
                <w:rFonts w:eastAsia="ヒラギノ明朝 Pro W6"/>
              </w:rPr>
            </w:pPr>
            <w:r w:rsidRPr="00A96794">
              <w:rPr>
                <w:rFonts w:eastAsia="ヒラギノ明朝 Pro W6"/>
              </w:rPr>
              <w:t>vanhe/nhee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3DAC9763"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vanhe/ttu</w:t>
            </w:r>
          </w:p>
        </w:tc>
      </w:tr>
      <w:tr w:rsidR="00AF2597" w:rsidRPr="00A96794" w14:paraId="0E7EF7A2" w14:textId="77777777" w:rsidTr="008C42C4">
        <w:trPr>
          <w:trHeight w:val="252"/>
        </w:trPr>
        <w:tc>
          <w:tcPr>
            <w:tcW w:w="0" w:type="auto"/>
            <w:vMerge w:val="restart"/>
            <w:tcBorders>
              <w:top w:val="nil"/>
              <w:left w:val="single" w:sz="4" w:space="0" w:color="auto"/>
              <w:right w:val="single" w:sz="4" w:space="0" w:color="auto"/>
            </w:tcBorders>
            <w:shd w:val="clear" w:color="auto" w:fill="auto"/>
          </w:tcPr>
          <w:p w14:paraId="102F1E26" w14:textId="773AC826" w:rsidR="00BC7543" w:rsidRPr="00A96794" w:rsidRDefault="00C0631E" w:rsidP="008C42C4">
            <w:pPr>
              <w:spacing w:before="20" w:after="20"/>
              <w:ind w:right="-8"/>
              <w:contextualSpacing/>
              <w:rPr>
                <w:rFonts w:eastAsia="ヒラギノ明朝 Pro W6"/>
              </w:rPr>
            </w:pPr>
            <w:r>
              <w:rPr>
                <w:rFonts w:eastAsia="ヒラギノ明朝 Pro W6"/>
              </w:rPr>
              <w:t>4.4</w:t>
            </w:r>
            <w:r w:rsidR="00BC7543" w:rsidRPr="00A96794">
              <w:rPr>
                <w:rFonts w:eastAsia="ヒラギノ明朝 Pro W6"/>
              </w:rPr>
              <w:t xml:space="preserve"> Kokkoontuma-</w:t>
            </w:r>
          </w:p>
          <w:p w14:paraId="7AA46474"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verbit</w:t>
            </w:r>
          </w:p>
        </w:tc>
        <w:tc>
          <w:tcPr>
            <w:tcW w:w="0" w:type="auto"/>
            <w:tcBorders>
              <w:top w:val="nil"/>
              <w:left w:val="single" w:sz="4" w:space="0" w:color="auto"/>
              <w:bottom w:val="nil"/>
              <w:right w:val="single" w:sz="4" w:space="0" w:color="auto"/>
            </w:tcBorders>
          </w:tcPr>
          <w:p w14:paraId="0FAEAF61"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jatka/ta</w:t>
            </w:r>
          </w:p>
        </w:tc>
        <w:tc>
          <w:tcPr>
            <w:tcW w:w="0" w:type="auto"/>
            <w:tcBorders>
              <w:top w:val="nil"/>
              <w:left w:val="single" w:sz="4" w:space="0" w:color="auto"/>
              <w:bottom w:val="nil"/>
              <w:right w:val="single" w:sz="4" w:space="0" w:color="auto"/>
            </w:tcBorders>
          </w:tcPr>
          <w:p w14:paraId="3B8ACBD1" w14:textId="4DA65780" w:rsidR="00BC7543" w:rsidRPr="00A96794" w:rsidRDefault="00BC7543" w:rsidP="008C42C4">
            <w:pPr>
              <w:spacing w:before="20" w:after="20"/>
              <w:ind w:right="-8"/>
              <w:contextualSpacing/>
              <w:rPr>
                <w:rFonts w:eastAsia="ヒラギノ明朝 Pro W6"/>
              </w:rPr>
            </w:pPr>
            <w:r w:rsidRPr="00A96794">
              <w:rPr>
                <w:rFonts w:eastAsia="ヒラギノ明朝 Pro W6"/>
              </w:rPr>
              <w:t>jatka/nu</w:t>
            </w:r>
            <w:r w:rsidR="0088691D">
              <w:rPr>
                <w:rFonts w:eastAsia="ヒラギノ明朝 Pro W6"/>
              </w:rPr>
              <w:t>(t)</w:t>
            </w:r>
          </w:p>
        </w:tc>
        <w:tc>
          <w:tcPr>
            <w:tcW w:w="0" w:type="auto"/>
            <w:tcBorders>
              <w:top w:val="nil"/>
              <w:left w:val="single" w:sz="4" w:space="0" w:color="auto"/>
              <w:bottom w:val="nil"/>
              <w:right w:val="single" w:sz="4" w:space="0" w:color="auto"/>
            </w:tcBorders>
          </w:tcPr>
          <w:p w14:paraId="56B9F7E0" w14:textId="263A2FE6" w:rsidR="00BC7543" w:rsidRPr="00A96794" w:rsidRDefault="00BC7543" w:rsidP="008C42C4">
            <w:pPr>
              <w:spacing w:before="20" w:after="20"/>
              <w:ind w:right="-8"/>
              <w:contextualSpacing/>
              <w:rPr>
                <w:rFonts w:eastAsia="ヒラギノ明朝 Pro W6"/>
              </w:rPr>
            </w:pPr>
            <w:r w:rsidRPr="00A96794">
              <w:rPr>
                <w:rFonts w:eastAsia="ヒラギノ明朝 Pro W6"/>
              </w:rPr>
              <w:t>jatka/nhee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37673C3E"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jatka/ttu</w:t>
            </w:r>
          </w:p>
        </w:tc>
      </w:tr>
      <w:tr w:rsidR="00AF2597" w:rsidRPr="00A96794" w14:paraId="58B1F750" w14:textId="77777777" w:rsidTr="008C42C4">
        <w:trPr>
          <w:trHeight w:val="309"/>
        </w:trPr>
        <w:tc>
          <w:tcPr>
            <w:tcW w:w="0" w:type="auto"/>
            <w:vMerge/>
            <w:tcBorders>
              <w:left w:val="single" w:sz="4" w:space="0" w:color="auto"/>
              <w:right w:val="single" w:sz="4" w:space="0" w:color="auto"/>
            </w:tcBorders>
            <w:shd w:val="clear" w:color="auto" w:fill="auto"/>
          </w:tcPr>
          <w:p w14:paraId="37EEC4EA"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5E050E49"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j)ä/tä</w:t>
            </w:r>
          </w:p>
        </w:tc>
        <w:tc>
          <w:tcPr>
            <w:tcW w:w="0" w:type="auto"/>
            <w:tcBorders>
              <w:top w:val="nil"/>
              <w:left w:val="single" w:sz="4" w:space="0" w:color="auto"/>
              <w:bottom w:val="nil"/>
              <w:right w:val="single" w:sz="4" w:space="0" w:color="auto"/>
            </w:tcBorders>
          </w:tcPr>
          <w:p w14:paraId="0301F917" w14:textId="0177A764" w:rsidR="00BC7543" w:rsidRPr="00A96794" w:rsidRDefault="00BC7543" w:rsidP="008C42C4">
            <w:pPr>
              <w:spacing w:before="20" w:after="20"/>
              <w:ind w:right="-8"/>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j)ä/ny</w:t>
            </w:r>
            <w:r w:rsidR="0088691D">
              <w:rPr>
                <w:rFonts w:eastAsia="ヒラギノ明朝 Pro W6"/>
              </w:rPr>
              <w:t>(t)</w:t>
            </w:r>
          </w:p>
        </w:tc>
        <w:tc>
          <w:tcPr>
            <w:tcW w:w="0" w:type="auto"/>
            <w:tcBorders>
              <w:top w:val="nil"/>
              <w:left w:val="single" w:sz="4" w:space="0" w:color="auto"/>
              <w:bottom w:val="nil"/>
              <w:right w:val="single" w:sz="4" w:space="0" w:color="auto"/>
            </w:tcBorders>
          </w:tcPr>
          <w:p w14:paraId="7DBD906A" w14:textId="214C4AEC" w:rsidR="00BC7543" w:rsidRPr="00A96794" w:rsidRDefault="00BC7543" w:rsidP="008C42C4">
            <w:pPr>
              <w:spacing w:before="20" w:after="20"/>
              <w:ind w:right="-8"/>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6C5A2107"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j)ä/tty</w:t>
            </w:r>
          </w:p>
        </w:tc>
      </w:tr>
      <w:tr w:rsidR="00AF2597" w:rsidRPr="00A96794" w14:paraId="321832B3" w14:textId="77777777" w:rsidTr="008C42C4">
        <w:trPr>
          <w:trHeight w:val="264"/>
        </w:trPr>
        <w:tc>
          <w:tcPr>
            <w:tcW w:w="0" w:type="auto"/>
            <w:vMerge/>
            <w:tcBorders>
              <w:left w:val="single" w:sz="4" w:space="0" w:color="auto"/>
              <w:right w:val="single" w:sz="4" w:space="0" w:color="auto"/>
            </w:tcBorders>
            <w:shd w:val="clear" w:color="auto" w:fill="auto"/>
          </w:tcPr>
          <w:p w14:paraId="3E6995F3"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nil"/>
              <w:right w:val="single" w:sz="4" w:space="0" w:color="auto"/>
            </w:tcBorders>
          </w:tcPr>
          <w:p w14:paraId="73AA559A"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keri/tä</w:t>
            </w:r>
          </w:p>
        </w:tc>
        <w:tc>
          <w:tcPr>
            <w:tcW w:w="0" w:type="auto"/>
            <w:tcBorders>
              <w:top w:val="nil"/>
              <w:left w:val="single" w:sz="4" w:space="0" w:color="auto"/>
              <w:bottom w:val="nil"/>
              <w:right w:val="single" w:sz="4" w:space="0" w:color="auto"/>
            </w:tcBorders>
          </w:tcPr>
          <w:p w14:paraId="68A2FC57" w14:textId="665D4B4B" w:rsidR="00BC7543" w:rsidRPr="00A96794" w:rsidRDefault="00BC7543" w:rsidP="008C42C4">
            <w:pPr>
              <w:spacing w:before="20" w:after="20"/>
              <w:ind w:right="-8"/>
              <w:contextualSpacing/>
              <w:rPr>
                <w:rFonts w:eastAsia="ヒラギノ明朝 Pro W6"/>
              </w:rPr>
            </w:pPr>
            <w:r w:rsidRPr="00A96794">
              <w:rPr>
                <w:rFonts w:eastAsia="ヒラギノ明朝 Pro W6"/>
              </w:rPr>
              <w:t>keri/ny</w:t>
            </w:r>
            <w:r w:rsidR="0088691D">
              <w:rPr>
                <w:rFonts w:eastAsia="ヒラギノ明朝 Pro W6"/>
              </w:rPr>
              <w:t>(t)</w:t>
            </w:r>
          </w:p>
        </w:tc>
        <w:tc>
          <w:tcPr>
            <w:tcW w:w="0" w:type="auto"/>
            <w:tcBorders>
              <w:top w:val="nil"/>
              <w:left w:val="single" w:sz="4" w:space="0" w:color="auto"/>
              <w:bottom w:val="nil"/>
              <w:right w:val="single" w:sz="4" w:space="0" w:color="auto"/>
            </w:tcBorders>
          </w:tcPr>
          <w:p w14:paraId="4FB77823" w14:textId="06E2F456" w:rsidR="00BC7543" w:rsidRPr="00A96794" w:rsidRDefault="00BC7543" w:rsidP="008C42C4">
            <w:pPr>
              <w:spacing w:before="20" w:after="20"/>
              <w:ind w:right="-8"/>
              <w:contextualSpacing/>
              <w:rPr>
                <w:rFonts w:eastAsia="ヒラギノ明朝 Pro W6"/>
              </w:rPr>
            </w:pPr>
            <w:r w:rsidRPr="00A96794">
              <w:rPr>
                <w:rFonts w:eastAsia="ヒラギノ明朝 Pro W6"/>
              </w:rPr>
              <w:t>keri/nhee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nil"/>
              <w:right w:val="single" w:sz="4" w:space="0" w:color="auto"/>
            </w:tcBorders>
          </w:tcPr>
          <w:p w14:paraId="4C88AB15"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keri/tty</w:t>
            </w:r>
          </w:p>
        </w:tc>
      </w:tr>
      <w:tr w:rsidR="00AF2597" w:rsidRPr="00A96794" w14:paraId="6D2A2BAB" w14:textId="77777777" w:rsidTr="008C42C4">
        <w:trPr>
          <w:trHeight w:val="255"/>
        </w:trPr>
        <w:tc>
          <w:tcPr>
            <w:tcW w:w="0" w:type="auto"/>
            <w:vMerge/>
            <w:tcBorders>
              <w:left w:val="single" w:sz="4" w:space="0" w:color="auto"/>
              <w:bottom w:val="single" w:sz="4" w:space="0" w:color="auto"/>
              <w:right w:val="single" w:sz="4" w:space="0" w:color="auto"/>
            </w:tcBorders>
            <w:shd w:val="clear" w:color="auto" w:fill="auto"/>
          </w:tcPr>
          <w:p w14:paraId="655DD058" w14:textId="77777777" w:rsidR="00BC7543" w:rsidRPr="00A96794" w:rsidRDefault="00BC7543" w:rsidP="008C42C4">
            <w:pPr>
              <w:spacing w:before="20" w:after="20"/>
              <w:ind w:right="-8"/>
              <w:contextualSpacing/>
              <w:rPr>
                <w:rFonts w:eastAsia="ヒラギノ明朝 Pro W6"/>
              </w:rPr>
            </w:pPr>
          </w:p>
        </w:tc>
        <w:tc>
          <w:tcPr>
            <w:tcW w:w="0" w:type="auto"/>
            <w:tcBorders>
              <w:top w:val="nil"/>
              <w:left w:val="single" w:sz="4" w:space="0" w:color="auto"/>
              <w:bottom w:val="single" w:sz="4" w:space="0" w:color="auto"/>
              <w:right w:val="single" w:sz="4" w:space="0" w:color="auto"/>
            </w:tcBorders>
          </w:tcPr>
          <w:p w14:paraId="5B0EBF92"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đ)o/ta</w:t>
            </w:r>
          </w:p>
        </w:tc>
        <w:tc>
          <w:tcPr>
            <w:tcW w:w="0" w:type="auto"/>
            <w:tcBorders>
              <w:top w:val="nil"/>
              <w:left w:val="single" w:sz="4" w:space="0" w:color="auto"/>
              <w:bottom w:val="single" w:sz="4" w:space="0" w:color="auto"/>
              <w:right w:val="single" w:sz="4" w:space="0" w:color="auto"/>
            </w:tcBorders>
          </w:tcPr>
          <w:p w14:paraId="5FD82AB0" w14:textId="241E5D48" w:rsidR="00BC7543" w:rsidRPr="00A96794" w:rsidRDefault="00BC7543" w:rsidP="008C42C4">
            <w:pPr>
              <w:spacing w:before="20" w:after="20"/>
              <w:ind w:right="-8"/>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đ)o/nu</w:t>
            </w:r>
            <w:r w:rsidR="0088691D">
              <w:rPr>
                <w:rFonts w:eastAsia="ヒラギノ明朝 Pro W6"/>
              </w:rPr>
              <w:t>(t)</w:t>
            </w:r>
          </w:p>
        </w:tc>
        <w:tc>
          <w:tcPr>
            <w:tcW w:w="0" w:type="auto"/>
            <w:tcBorders>
              <w:top w:val="nil"/>
              <w:left w:val="single" w:sz="4" w:space="0" w:color="auto"/>
              <w:bottom w:val="single" w:sz="4" w:space="0" w:color="auto"/>
              <w:right w:val="single" w:sz="4" w:space="0" w:color="auto"/>
            </w:tcBorders>
          </w:tcPr>
          <w:p w14:paraId="02EA9C4D" w14:textId="4BC44E59" w:rsidR="00BC7543" w:rsidRPr="00A96794" w:rsidRDefault="00BC7543" w:rsidP="008C42C4">
            <w:pPr>
              <w:spacing w:before="20" w:after="20"/>
              <w:ind w:right="-8"/>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đ)o/nhee</w:t>
            </w:r>
            <w:r w:rsidR="00AF2597">
              <w:rPr>
                <w:rFonts w:eastAsia="ヒラギノ明朝 Pro W6"/>
              </w:rPr>
              <w:t>/</w:t>
            </w:r>
            <w:r w:rsidRPr="00A96794">
              <w:rPr>
                <w:rFonts w:eastAsia="ヒラギノ明朝 Pro W6"/>
              </w:rPr>
              <w:t>t</w:t>
            </w:r>
          </w:p>
        </w:tc>
        <w:tc>
          <w:tcPr>
            <w:tcW w:w="0" w:type="auto"/>
            <w:tcBorders>
              <w:top w:val="nil"/>
              <w:left w:val="single" w:sz="4" w:space="0" w:color="auto"/>
              <w:bottom w:val="single" w:sz="4" w:space="0" w:color="auto"/>
              <w:right w:val="single" w:sz="4" w:space="0" w:color="auto"/>
            </w:tcBorders>
          </w:tcPr>
          <w:p w14:paraId="7D7ADAD5" w14:textId="77777777" w:rsidR="00BC7543" w:rsidRPr="00A96794" w:rsidRDefault="00BC7543" w:rsidP="008C42C4">
            <w:pPr>
              <w:spacing w:before="20" w:after="20"/>
              <w:ind w:right="-8"/>
              <w:contextualSpacing/>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đ)o/ttu</w:t>
            </w:r>
          </w:p>
        </w:tc>
      </w:tr>
    </w:tbl>
    <w:p w14:paraId="05DA2D7F" w14:textId="77777777" w:rsidR="00BC7543" w:rsidRPr="00A95D68" w:rsidRDefault="00BC7543" w:rsidP="00BC7543">
      <w:pPr>
        <w:pStyle w:val="Overskrift3"/>
      </w:pPr>
      <w:bookmarkStart w:id="1619" w:name="_Toc81192471"/>
      <w:bookmarkStart w:id="1620" w:name="_Toc84998005"/>
      <w:bookmarkStart w:id="1621" w:name="_Toc198266894"/>
      <w:bookmarkStart w:id="1622" w:name="_Toc209168646"/>
      <w:bookmarkStart w:id="1623" w:name="_Toc241129280"/>
      <w:bookmarkStart w:id="1624" w:name="_Toc311273875"/>
      <w:r w:rsidRPr="00A95D68">
        <w:t>Indikatiivin perfektin ja pluskvamperfektin haamustus</w:t>
      </w:r>
      <w:bookmarkEnd w:id="1619"/>
      <w:bookmarkEnd w:id="1620"/>
      <w:bookmarkEnd w:id="1621"/>
      <w:bookmarkEnd w:id="1622"/>
      <w:bookmarkEnd w:id="1623"/>
      <w:bookmarkEnd w:id="1624"/>
    </w:p>
    <w:p w14:paraId="1E1003AE" w14:textId="77777777" w:rsidR="00BC7543" w:rsidRPr="00A95D68" w:rsidRDefault="00BC7543" w:rsidP="00BC7543">
      <w:pPr>
        <w:pStyle w:val="Brdtekst"/>
        <w:spacing w:before="120"/>
      </w:pPr>
      <w:r w:rsidRPr="005C7128">
        <w:rPr>
          <w:smallCaps/>
        </w:rPr>
        <w:t xml:space="preserve">Perfektillä </w:t>
      </w:r>
      <w:r w:rsidRPr="00A95D68">
        <w:t xml:space="preserve">meinathaan semmoissii verbiin haamui, mikkä muistelhaan, ette jotaki oon jo tehty eli tapattunnu ennen nykyaikkaa eli ennen puhheen tahi kirjoittamisen aikkaa. Perspektiivi oon kuitenki nykyaijassa, eli sitä mitä oon tapahtunnu, kattothaan lähtiin nykyaijasta. </w:t>
      </w:r>
      <w:r w:rsidRPr="005C7128">
        <w:rPr>
          <w:smallCaps/>
        </w:rPr>
        <w:t xml:space="preserve">Pluskvamperfektillä </w:t>
      </w:r>
      <w:r w:rsidRPr="00A95D68">
        <w:t>taas meinathaan semmoissii haamui, mikkä muistelhaan, ette jotaki oli tehty eli tapattunnu. Pluskvamperfektii käytethään, ko refereerathaan muitten puhheita eli ko perspektiivi oon menheen aijan perspektiivi. Sitä saattais kuttuut yhđenlaiseksi muistelustempukseksi. Esimerkkii: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4247"/>
      </w:tblGrid>
      <w:tr w:rsidR="00BC7543" w:rsidRPr="00992859" w14:paraId="6CA07CD7" w14:textId="77777777" w:rsidTr="008C42C4">
        <w:tc>
          <w:tcPr>
            <w:tcW w:w="4678" w:type="dxa"/>
          </w:tcPr>
          <w:p w14:paraId="6769F9EF" w14:textId="77777777" w:rsidR="00BC7543" w:rsidRPr="00992859" w:rsidRDefault="00BC7543" w:rsidP="008C42C4">
            <w:r w:rsidRPr="00992859">
              <w:t>Perfekti</w:t>
            </w:r>
          </w:p>
        </w:tc>
        <w:tc>
          <w:tcPr>
            <w:tcW w:w="4608" w:type="dxa"/>
          </w:tcPr>
          <w:p w14:paraId="67A629DA" w14:textId="77777777" w:rsidR="00BC7543" w:rsidRPr="00992859" w:rsidRDefault="00BC7543" w:rsidP="008C42C4">
            <w:r w:rsidRPr="00992859">
              <w:t>Pluskvamperfekti</w:t>
            </w:r>
          </w:p>
        </w:tc>
      </w:tr>
      <w:tr w:rsidR="00BC7543" w:rsidRPr="00630A83" w14:paraId="5566D88A" w14:textId="77777777" w:rsidTr="008C42C4">
        <w:tc>
          <w:tcPr>
            <w:tcW w:w="4678" w:type="dxa"/>
          </w:tcPr>
          <w:p w14:paraId="63E22C7B" w14:textId="77777777" w:rsidR="00BC7543" w:rsidRPr="00630A83" w:rsidRDefault="00BC7543" w:rsidP="00992859">
            <w:pPr>
              <w:spacing w:before="40" w:after="40"/>
            </w:pPr>
            <w:r w:rsidRPr="00630A83">
              <w:t xml:space="preserve">Mie </w:t>
            </w:r>
            <w:r w:rsidRPr="00630A83">
              <w:rPr>
                <w:i/>
              </w:rPr>
              <w:t>olen ollu</w:t>
            </w:r>
            <w:r w:rsidRPr="00630A83">
              <w:t xml:space="preserve"> aikamatkala.</w:t>
            </w:r>
          </w:p>
        </w:tc>
        <w:tc>
          <w:tcPr>
            <w:tcW w:w="4608" w:type="dxa"/>
          </w:tcPr>
          <w:p w14:paraId="76D14592" w14:textId="77777777" w:rsidR="00BC7543" w:rsidRPr="00630A83" w:rsidRDefault="00BC7543" w:rsidP="00992859">
            <w:pPr>
              <w:spacing w:before="40" w:after="40"/>
            </w:pPr>
            <w:r w:rsidRPr="00630A83">
              <w:t xml:space="preserve">Mie </w:t>
            </w:r>
            <w:r w:rsidRPr="00630A83">
              <w:rPr>
                <w:i/>
              </w:rPr>
              <w:t>olin ollu</w:t>
            </w:r>
            <w:r w:rsidRPr="00630A83">
              <w:t xml:space="preserve"> aikamatkala.</w:t>
            </w:r>
          </w:p>
        </w:tc>
      </w:tr>
      <w:tr w:rsidR="00BC7543" w:rsidRPr="00630A83" w14:paraId="144AF144" w14:textId="77777777" w:rsidTr="008C42C4">
        <w:tc>
          <w:tcPr>
            <w:tcW w:w="4678" w:type="dxa"/>
          </w:tcPr>
          <w:p w14:paraId="658E128D" w14:textId="77777777" w:rsidR="00BC7543" w:rsidRPr="00630A83" w:rsidRDefault="00BC7543" w:rsidP="00992859">
            <w:pPr>
              <w:spacing w:before="40" w:after="40"/>
            </w:pPr>
            <w:r w:rsidRPr="00630A83">
              <w:t xml:space="preserve">Sie </w:t>
            </w:r>
            <w:r w:rsidRPr="00630A83">
              <w:rPr>
                <w:i/>
              </w:rPr>
              <w:t>olet käyny</w:t>
            </w:r>
            <w:r w:rsidRPr="00630A83">
              <w:t xml:space="preserve"> Englanissa.</w:t>
            </w:r>
          </w:p>
        </w:tc>
        <w:tc>
          <w:tcPr>
            <w:tcW w:w="4608" w:type="dxa"/>
          </w:tcPr>
          <w:p w14:paraId="166AA50F" w14:textId="77777777" w:rsidR="00BC7543" w:rsidRPr="00630A83" w:rsidRDefault="00BC7543" w:rsidP="00992859">
            <w:pPr>
              <w:spacing w:before="40" w:after="40"/>
            </w:pPr>
            <w:r w:rsidRPr="00630A83">
              <w:t xml:space="preserve">Sie </w:t>
            </w:r>
            <w:r w:rsidRPr="00630A83">
              <w:rPr>
                <w:i/>
              </w:rPr>
              <w:t>olit käyny</w:t>
            </w:r>
            <w:r w:rsidRPr="00630A83">
              <w:t xml:space="preserve"> Englanissa.</w:t>
            </w:r>
          </w:p>
        </w:tc>
      </w:tr>
      <w:tr w:rsidR="00BC7543" w:rsidRPr="00630A83" w14:paraId="011B9B53" w14:textId="77777777" w:rsidTr="008C42C4">
        <w:tc>
          <w:tcPr>
            <w:tcW w:w="4678" w:type="dxa"/>
          </w:tcPr>
          <w:p w14:paraId="1A1675C1" w14:textId="29CFADCB" w:rsidR="00BC7543" w:rsidRPr="00630A83" w:rsidRDefault="00BC7543" w:rsidP="00992859">
            <w:pPr>
              <w:spacing w:before="40" w:after="40"/>
            </w:pPr>
            <w:r w:rsidRPr="00630A83">
              <w:t xml:space="preserve">Se/Hän </w:t>
            </w:r>
            <w:r w:rsidRPr="00630A83">
              <w:rPr>
                <w:i/>
              </w:rPr>
              <w:t>oon kirjo</w:t>
            </w:r>
            <w:r w:rsidR="006A6BDA" w:rsidRPr="006A6BDA">
              <w:t>(</w:t>
            </w:r>
            <w:r w:rsidRPr="00630A83">
              <w:rPr>
                <w:i/>
              </w:rPr>
              <w:t>i</w:t>
            </w:r>
            <w:r w:rsidR="006A6BDA" w:rsidRPr="006A6BDA">
              <w:t>)</w:t>
            </w:r>
            <w:r w:rsidRPr="00630A83">
              <w:rPr>
                <w:i/>
              </w:rPr>
              <w:t>ttannu</w:t>
            </w:r>
            <w:r w:rsidRPr="00630A83">
              <w:t xml:space="preserve"> preivin.</w:t>
            </w:r>
          </w:p>
        </w:tc>
        <w:tc>
          <w:tcPr>
            <w:tcW w:w="4608" w:type="dxa"/>
          </w:tcPr>
          <w:p w14:paraId="6AB01B7E" w14:textId="291C6703" w:rsidR="00BC7543" w:rsidRPr="00630A83" w:rsidRDefault="00BC7543" w:rsidP="00992859">
            <w:pPr>
              <w:spacing w:before="40" w:after="40"/>
            </w:pPr>
            <w:r w:rsidRPr="00630A83">
              <w:t xml:space="preserve">Se/Hän </w:t>
            </w:r>
            <w:r w:rsidRPr="00630A83">
              <w:rPr>
                <w:i/>
              </w:rPr>
              <w:t>oli kirjo</w:t>
            </w:r>
            <w:r w:rsidR="006A6BDA" w:rsidRPr="006A6BDA">
              <w:t>(</w:t>
            </w:r>
            <w:r w:rsidR="006A6BDA" w:rsidRPr="00630A83">
              <w:rPr>
                <w:i/>
              </w:rPr>
              <w:t>i</w:t>
            </w:r>
            <w:r w:rsidR="006A6BDA" w:rsidRPr="006A6BDA">
              <w:t>)</w:t>
            </w:r>
            <w:r w:rsidRPr="00630A83">
              <w:rPr>
                <w:i/>
              </w:rPr>
              <w:t>ttannu</w:t>
            </w:r>
            <w:r w:rsidRPr="00630A83">
              <w:t xml:space="preserve"> preivin.</w:t>
            </w:r>
          </w:p>
        </w:tc>
      </w:tr>
      <w:tr w:rsidR="00BC7543" w:rsidRPr="00630A83" w14:paraId="5AE28162" w14:textId="77777777" w:rsidTr="008C42C4">
        <w:tc>
          <w:tcPr>
            <w:tcW w:w="4678" w:type="dxa"/>
          </w:tcPr>
          <w:p w14:paraId="1B227DDF" w14:textId="77777777" w:rsidR="00BC7543" w:rsidRPr="00630A83" w:rsidRDefault="00BC7543" w:rsidP="00992859">
            <w:pPr>
              <w:spacing w:before="40" w:after="40"/>
            </w:pPr>
            <w:r w:rsidRPr="00630A83">
              <w:t xml:space="preserve">Met </w:t>
            </w:r>
            <w:r w:rsidRPr="00630A83">
              <w:rPr>
                <w:i/>
              </w:rPr>
              <w:t>olema olheet</w:t>
            </w:r>
            <w:r w:rsidRPr="00630A83">
              <w:t xml:space="preserve"> aikamatkala.</w:t>
            </w:r>
          </w:p>
        </w:tc>
        <w:tc>
          <w:tcPr>
            <w:tcW w:w="4608" w:type="dxa"/>
          </w:tcPr>
          <w:p w14:paraId="154388C4" w14:textId="77777777" w:rsidR="00BC7543" w:rsidRPr="00630A83" w:rsidRDefault="00BC7543" w:rsidP="00992859">
            <w:pPr>
              <w:spacing w:before="40" w:after="40"/>
            </w:pPr>
            <w:r w:rsidRPr="00630A83">
              <w:t xml:space="preserve">Met </w:t>
            </w:r>
            <w:r w:rsidRPr="00630A83">
              <w:rPr>
                <w:i/>
              </w:rPr>
              <w:t>olima olheet</w:t>
            </w:r>
            <w:r w:rsidRPr="00630A83">
              <w:t xml:space="preserve"> aikamatkala</w:t>
            </w:r>
          </w:p>
        </w:tc>
      </w:tr>
      <w:tr w:rsidR="00BC7543" w:rsidRPr="00630A83" w14:paraId="39082B36" w14:textId="77777777" w:rsidTr="008C42C4">
        <w:tc>
          <w:tcPr>
            <w:tcW w:w="4678" w:type="dxa"/>
          </w:tcPr>
          <w:p w14:paraId="3E8A7B4F" w14:textId="77777777" w:rsidR="00BC7543" w:rsidRPr="00630A83" w:rsidRDefault="00BC7543" w:rsidP="00992859">
            <w:pPr>
              <w:spacing w:before="40" w:after="40"/>
            </w:pPr>
            <w:r w:rsidRPr="00630A83">
              <w:t xml:space="preserve">Tet </w:t>
            </w:r>
            <w:r w:rsidRPr="00630A83">
              <w:rPr>
                <w:i/>
              </w:rPr>
              <w:t>oletta käynheet</w:t>
            </w:r>
            <w:r w:rsidRPr="00630A83">
              <w:t xml:space="preserve"> Englanissa.</w:t>
            </w:r>
          </w:p>
        </w:tc>
        <w:tc>
          <w:tcPr>
            <w:tcW w:w="4608" w:type="dxa"/>
          </w:tcPr>
          <w:p w14:paraId="61A95AAB" w14:textId="77777777" w:rsidR="00BC7543" w:rsidRPr="00630A83" w:rsidRDefault="00BC7543" w:rsidP="00992859">
            <w:pPr>
              <w:spacing w:before="40" w:after="40"/>
            </w:pPr>
            <w:r w:rsidRPr="00630A83">
              <w:t xml:space="preserve">Tet </w:t>
            </w:r>
            <w:r w:rsidRPr="00630A83">
              <w:rPr>
                <w:i/>
              </w:rPr>
              <w:t>olitta käynheet</w:t>
            </w:r>
            <w:r w:rsidRPr="00630A83">
              <w:t xml:space="preserve"> Englanissa.</w:t>
            </w:r>
          </w:p>
        </w:tc>
      </w:tr>
      <w:tr w:rsidR="00BC7543" w:rsidRPr="00630A83" w14:paraId="78752560" w14:textId="77777777" w:rsidTr="008C42C4">
        <w:tc>
          <w:tcPr>
            <w:tcW w:w="4678" w:type="dxa"/>
          </w:tcPr>
          <w:p w14:paraId="096E8F56" w14:textId="0DCF948F" w:rsidR="00BC7543" w:rsidRPr="00630A83" w:rsidRDefault="00BC7543" w:rsidP="00992859">
            <w:pPr>
              <w:spacing w:before="40" w:after="40"/>
            </w:pPr>
            <w:r w:rsidRPr="00630A83">
              <w:t xml:space="preserve">Net/Het </w:t>
            </w:r>
            <w:r w:rsidRPr="00630A83">
              <w:rPr>
                <w:i/>
              </w:rPr>
              <w:t>oon kirjo</w:t>
            </w:r>
            <w:r w:rsidR="00A517C9" w:rsidRPr="006A6BDA">
              <w:t>(</w:t>
            </w:r>
            <w:r w:rsidR="00A517C9" w:rsidRPr="00630A83">
              <w:rPr>
                <w:i/>
              </w:rPr>
              <w:t>i</w:t>
            </w:r>
            <w:r w:rsidR="00A517C9" w:rsidRPr="006A6BDA">
              <w:t>)</w:t>
            </w:r>
            <w:r w:rsidRPr="00630A83">
              <w:rPr>
                <w:i/>
              </w:rPr>
              <w:t>ttanheet</w:t>
            </w:r>
            <w:r w:rsidRPr="00630A83">
              <w:t xml:space="preserve"> preivin.</w:t>
            </w:r>
          </w:p>
        </w:tc>
        <w:tc>
          <w:tcPr>
            <w:tcW w:w="4608" w:type="dxa"/>
          </w:tcPr>
          <w:p w14:paraId="717D8C1D" w14:textId="5E370C51" w:rsidR="00BC7543" w:rsidRPr="00630A83" w:rsidRDefault="00BC7543" w:rsidP="00992859">
            <w:pPr>
              <w:spacing w:before="40" w:after="40"/>
            </w:pPr>
            <w:r w:rsidRPr="00630A83">
              <w:t xml:space="preserve">Net/Het </w:t>
            </w:r>
            <w:r w:rsidRPr="00630A83">
              <w:rPr>
                <w:i/>
              </w:rPr>
              <w:t xml:space="preserve">olthiin </w:t>
            </w:r>
            <w:r w:rsidR="00BA1173" w:rsidRPr="00BA1173">
              <w:t>~</w:t>
            </w:r>
            <w:r w:rsidRPr="00630A83">
              <w:rPr>
                <w:i/>
              </w:rPr>
              <w:t xml:space="preserve"> olit kirjo</w:t>
            </w:r>
            <w:r w:rsidR="00A517C9" w:rsidRPr="006A6BDA">
              <w:t>(</w:t>
            </w:r>
            <w:r w:rsidR="00A517C9" w:rsidRPr="00630A83">
              <w:rPr>
                <w:i/>
              </w:rPr>
              <w:t>i</w:t>
            </w:r>
            <w:r w:rsidR="00A517C9" w:rsidRPr="006A6BDA">
              <w:t>)</w:t>
            </w:r>
            <w:r w:rsidRPr="00630A83">
              <w:rPr>
                <w:i/>
              </w:rPr>
              <w:t>ttanheet</w:t>
            </w:r>
            <w:r w:rsidRPr="00630A83">
              <w:t xml:space="preserve"> preivin.</w:t>
            </w:r>
          </w:p>
        </w:tc>
      </w:tr>
      <w:tr w:rsidR="00BC7543" w:rsidRPr="00630A83" w14:paraId="4DE56560" w14:textId="77777777" w:rsidTr="008C42C4">
        <w:tc>
          <w:tcPr>
            <w:tcW w:w="4678" w:type="dxa"/>
          </w:tcPr>
          <w:p w14:paraId="4127C2FE" w14:textId="404925B4" w:rsidR="00BC7543" w:rsidRPr="00630A83" w:rsidRDefault="00BC7543" w:rsidP="00992859">
            <w:pPr>
              <w:spacing w:before="40" w:after="40"/>
            </w:pPr>
            <w:r w:rsidRPr="00630A83">
              <w:t xml:space="preserve">Preivin </w:t>
            </w:r>
            <w:r w:rsidRPr="00630A83">
              <w:rPr>
                <w:i/>
              </w:rPr>
              <w:t>oon kirjo</w:t>
            </w:r>
            <w:r w:rsidR="004B08CE" w:rsidRPr="006A6BDA">
              <w:t>(</w:t>
            </w:r>
            <w:r w:rsidR="004B08CE" w:rsidRPr="00630A83">
              <w:rPr>
                <w:i/>
              </w:rPr>
              <w:t>i</w:t>
            </w:r>
            <w:r w:rsidR="004B08CE" w:rsidRPr="006A6BDA">
              <w:t>)</w:t>
            </w:r>
            <w:r w:rsidRPr="00630A83">
              <w:rPr>
                <w:i/>
              </w:rPr>
              <w:t>tettu</w:t>
            </w:r>
            <w:r w:rsidRPr="00630A83">
              <w:t>.</w:t>
            </w:r>
          </w:p>
        </w:tc>
        <w:tc>
          <w:tcPr>
            <w:tcW w:w="4608" w:type="dxa"/>
          </w:tcPr>
          <w:p w14:paraId="2D707280" w14:textId="7739961E" w:rsidR="00BC7543" w:rsidRPr="00630A83" w:rsidRDefault="00BC7543" w:rsidP="00992859">
            <w:pPr>
              <w:spacing w:before="40" w:after="40"/>
              <w:rPr>
                <w:b/>
              </w:rPr>
            </w:pPr>
            <w:r w:rsidRPr="00630A83">
              <w:t xml:space="preserve">Preivin </w:t>
            </w:r>
            <w:r w:rsidRPr="00630A83">
              <w:rPr>
                <w:i/>
              </w:rPr>
              <w:t>oli</w:t>
            </w:r>
            <w:r w:rsidRPr="00630A83">
              <w:t xml:space="preserve"> kirjo</w:t>
            </w:r>
            <w:r w:rsidR="004B08CE" w:rsidRPr="006A6BDA">
              <w:t>(</w:t>
            </w:r>
            <w:r w:rsidR="004B08CE" w:rsidRPr="00630A83">
              <w:rPr>
                <w:i/>
              </w:rPr>
              <w:t>i</w:t>
            </w:r>
            <w:r w:rsidR="004B08CE" w:rsidRPr="006A6BDA">
              <w:t>)</w:t>
            </w:r>
            <w:r w:rsidRPr="00630A83">
              <w:t>tettu.</w:t>
            </w:r>
          </w:p>
        </w:tc>
      </w:tr>
    </w:tbl>
    <w:p w14:paraId="746EFBA6" w14:textId="77777777" w:rsidR="00BC7543" w:rsidRPr="00A95D68" w:rsidRDefault="00BC7543" w:rsidP="00BC7543">
      <w:pPr>
        <w:pStyle w:val="Overskrift4"/>
      </w:pPr>
      <w:bookmarkStart w:id="1625" w:name="_Toc198266895"/>
      <w:bookmarkStart w:id="1626" w:name="_Toc209168647"/>
      <w:bookmarkStart w:id="1627" w:name="_Toc311273876"/>
      <w:r w:rsidRPr="00A95D68">
        <w:t>Myönttäävä perfekti ja pluskvamperfekti</w:t>
      </w:r>
      <w:bookmarkEnd w:id="1625"/>
      <w:bookmarkEnd w:id="1626"/>
      <w:bookmarkEnd w:id="1627"/>
    </w:p>
    <w:p w14:paraId="60B8FF19" w14:textId="7713C076" w:rsidR="00BC7543" w:rsidRPr="00A95D68" w:rsidRDefault="00BC7543" w:rsidP="00BC7543">
      <w:pPr>
        <w:pStyle w:val="Brdtekst"/>
        <w:spacing w:before="120"/>
      </w:pPr>
      <w:r w:rsidRPr="000533DB">
        <w:rPr>
          <w:smallCaps/>
        </w:rPr>
        <w:t>Indikatiivin perfekti</w:t>
      </w:r>
      <w:r w:rsidRPr="000533DB">
        <w:t xml:space="preserve"> ja </w:t>
      </w:r>
      <w:r w:rsidRPr="000533DB">
        <w:rPr>
          <w:smallCaps/>
        </w:rPr>
        <w:t>pluskvamperfekti</w:t>
      </w:r>
      <w:r w:rsidRPr="000533DB">
        <w:t xml:space="preserve"> oon liittohaamut</w:t>
      </w:r>
      <w:r w:rsidRPr="00A95D68">
        <w:rPr>
          <w:b/>
        </w:rPr>
        <w:t xml:space="preserve">. </w:t>
      </w:r>
      <w:r w:rsidRPr="00A95D68">
        <w:t xml:space="preserve">Se meinaa ette net haamustethaan kahđesta osasta, </w:t>
      </w:r>
      <w:r w:rsidRPr="00422C50">
        <w:rPr>
          <w:smallCaps/>
        </w:rPr>
        <w:t>apuverbistä</w:t>
      </w:r>
      <w:r>
        <w:t xml:space="preserve"> </w:t>
      </w:r>
      <w:r>
        <w:rPr>
          <w:i/>
        </w:rPr>
        <w:t>olla</w:t>
      </w:r>
      <w:r w:rsidRPr="00A95D68">
        <w:t xml:space="preserve">, mikä taippuu persoonissa, ja </w:t>
      </w:r>
      <w:r w:rsidRPr="00422C50">
        <w:rPr>
          <w:smallCaps/>
        </w:rPr>
        <w:t>pääverbistä</w:t>
      </w:r>
      <w:r w:rsidRPr="00A95D68">
        <w:t xml:space="preserve">, mikä oon </w:t>
      </w:r>
      <w:r>
        <w:t>partisip</w:t>
      </w:r>
      <w:r w:rsidRPr="00A95D68">
        <w:t xml:space="preserve">in perfektin singulaarin eli pluraalin nominatiivissa. </w:t>
      </w:r>
      <w:r>
        <w:t>(</w:t>
      </w:r>
      <w:r w:rsidRPr="00A95D68">
        <w:t>Katto</w:t>
      </w:r>
      <w:r w:rsidR="00A42AC4">
        <w:t xml:space="preserve"> kohtaa 6</w:t>
      </w:r>
      <w:r>
        <w:t>.4.2.3 Partisipin perfektin haamustus</w:t>
      </w:r>
      <w:r w:rsidRPr="00A95D68">
        <w:t>.)</w:t>
      </w:r>
    </w:p>
    <w:p w14:paraId="341F3C39" w14:textId="5ED66921" w:rsidR="00BC7543" w:rsidRPr="00540463" w:rsidRDefault="00A42AC4" w:rsidP="00540463">
      <w:pPr>
        <w:pStyle w:val="Punktliste"/>
        <w:numPr>
          <w:ilvl w:val="0"/>
          <w:numId w:val="17"/>
        </w:numPr>
        <w:rPr>
          <w:i/>
        </w:rPr>
      </w:pPr>
      <w:r w:rsidRPr="005B5056">
        <w:rPr>
          <w:smallCaps/>
        </w:rPr>
        <w:t>Aktiivin p</w:t>
      </w:r>
      <w:r w:rsidR="00BC7543" w:rsidRPr="005B5056">
        <w:rPr>
          <w:smallCaps/>
        </w:rPr>
        <w:t>erfektissä</w:t>
      </w:r>
      <w:r w:rsidR="00BC7543" w:rsidRPr="00A95D68">
        <w:t xml:space="preserve"> </w:t>
      </w:r>
      <w:r w:rsidR="00BC7543" w:rsidRPr="00540463">
        <w:rPr>
          <w:i/>
        </w:rPr>
        <w:t>olla</w:t>
      </w:r>
      <w:r w:rsidR="00BC7543" w:rsidRPr="00A95D68">
        <w:t xml:space="preserve">-verbin haamu oon sama ko preesensissä: </w:t>
      </w:r>
      <w:r w:rsidR="00BC7543" w:rsidRPr="00540463">
        <w:rPr>
          <w:i/>
        </w:rPr>
        <w:t>olen</w:t>
      </w:r>
      <w:r w:rsidR="00BC7543" w:rsidRPr="0075485B">
        <w:t>,</w:t>
      </w:r>
      <w:r w:rsidR="00BC7543" w:rsidRPr="00540463">
        <w:rPr>
          <w:i/>
        </w:rPr>
        <w:t xml:space="preserve"> olet</w:t>
      </w:r>
      <w:r w:rsidR="00BC7543" w:rsidRPr="0075485B">
        <w:t>,</w:t>
      </w:r>
      <w:r w:rsidR="00BC7543" w:rsidRPr="00540463">
        <w:rPr>
          <w:i/>
        </w:rPr>
        <w:t xml:space="preserve"> oon</w:t>
      </w:r>
      <w:r w:rsidR="00BC7543" w:rsidRPr="0075485B">
        <w:t>,</w:t>
      </w:r>
      <w:r w:rsidR="00BC7543" w:rsidRPr="00540463">
        <w:rPr>
          <w:i/>
        </w:rPr>
        <w:t xml:space="preserve"> olema</w:t>
      </w:r>
      <w:r w:rsidR="00BC7543" w:rsidRPr="0075485B">
        <w:t>,</w:t>
      </w:r>
      <w:r w:rsidR="00BC7543" w:rsidRPr="00540463">
        <w:rPr>
          <w:i/>
        </w:rPr>
        <w:t xml:space="preserve"> oletta</w:t>
      </w:r>
      <w:r w:rsidR="00BC7543" w:rsidRPr="0075485B">
        <w:t>,</w:t>
      </w:r>
      <w:r w:rsidR="00BC7543" w:rsidRPr="00540463">
        <w:rPr>
          <w:i/>
        </w:rPr>
        <w:t xml:space="preserve"> oon</w:t>
      </w:r>
      <w:r w:rsidR="001B127A" w:rsidRPr="001B127A">
        <w:t>.</w:t>
      </w:r>
      <w:r w:rsidR="00BC7543" w:rsidRPr="00A95D68">
        <w:t xml:space="preserve"> Pluskvamperfektissä sen haamu oon sama ko preteritissä: </w:t>
      </w:r>
      <w:r w:rsidR="00BC7543" w:rsidRPr="00540463">
        <w:rPr>
          <w:i/>
        </w:rPr>
        <w:t>olin</w:t>
      </w:r>
      <w:r w:rsidR="00BC7543" w:rsidRPr="0075485B">
        <w:t>,</w:t>
      </w:r>
      <w:r w:rsidR="00BC7543" w:rsidRPr="00540463">
        <w:rPr>
          <w:i/>
        </w:rPr>
        <w:t xml:space="preserve"> olit</w:t>
      </w:r>
      <w:r w:rsidR="00BC7543" w:rsidRPr="0075485B">
        <w:t>,</w:t>
      </w:r>
      <w:r w:rsidR="00BC7543" w:rsidRPr="00540463">
        <w:rPr>
          <w:i/>
        </w:rPr>
        <w:t xml:space="preserve"> oli</w:t>
      </w:r>
      <w:r w:rsidR="00BC7543" w:rsidRPr="0075485B">
        <w:t>,</w:t>
      </w:r>
      <w:r w:rsidR="00BC7543" w:rsidRPr="00540463">
        <w:rPr>
          <w:i/>
        </w:rPr>
        <w:t xml:space="preserve"> olima</w:t>
      </w:r>
      <w:r w:rsidR="00BC7543" w:rsidRPr="0075485B">
        <w:t>,</w:t>
      </w:r>
      <w:r w:rsidR="00BC7543" w:rsidRPr="00540463">
        <w:rPr>
          <w:i/>
        </w:rPr>
        <w:t xml:space="preserve"> olitta</w:t>
      </w:r>
      <w:r w:rsidR="00BC7543" w:rsidRPr="0075485B">
        <w:t>,</w:t>
      </w:r>
      <w:r w:rsidR="00BC7543" w:rsidRPr="00540463">
        <w:rPr>
          <w:i/>
        </w:rPr>
        <w:t xml:space="preserve"> olthiin </w:t>
      </w:r>
      <w:r w:rsidR="00BA1173" w:rsidRPr="00BA1173">
        <w:t>~</w:t>
      </w:r>
      <w:r w:rsidR="00BC7543" w:rsidRPr="00540463">
        <w:rPr>
          <w:i/>
        </w:rPr>
        <w:t xml:space="preserve"> olit</w:t>
      </w:r>
      <w:r w:rsidR="001B127A" w:rsidRPr="001B127A">
        <w:t>.</w:t>
      </w:r>
      <w:r w:rsidR="00BC7543" w:rsidRPr="00A95D68">
        <w:t xml:space="preserve"> Pääverbi oon singulaarin persoonissa aktiivin </w:t>
      </w:r>
      <w:r w:rsidR="00BC7543">
        <w:t>partisip</w:t>
      </w:r>
      <w:r w:rsidR="00BC7543" w:rsidRPr="00A95D68">
        <w:t xml:space="preserve">in perfektin singulaarin nominatiivi, pluraalin persoonissa pluraalin nominatiivi. Esimerkkii: </w:t>
      </w:r>
      <w:r w:rsidR="00BC7543">
        <w:t>(1.inf. : akt.ind.perf.</w:t>
      </w:r>
      <w:r w:rsidR="001337F6">
        <w:t>sg1</w:t>
      </w:r>
      <w:r w:rsidR="00BC7543" w:rsidRPr="00A95D68">
        <w:t xml:space="preserve"> : </w:t>
      </w:r>
      <w:r w:rsidR="00BC7543">
        <w:t>akt.ind.perf.</w:t>
      </w:r>
      <w:r w:rsidR="001337F6">
        <w:t>pl2</w:t>
      </w:r>
      <w:r w:rsidR="00BC7543">
        <w:t xml:space="preserve"> : akt.ind.</w:t>
      </w:r>
      <w:r w:rsidR="00BC7543" w:rsidRPr="00A95D68">
        <w:t>pluskvamper</w:t>
      </w:r>
      <w:r w:rsidR="00BC7543">
        <w:t>f.</w:t>
      </w:r>
      <w:r w:rsidR="001337F6">
        <w:t>sg3</w:t>
      </w:r>
      <w:r w:rsidR="00BC7543" w:rsidRPr="00A95D68">
        <w:t xml:space="preserve"> : </w:t>
      </w:r>
      <w:r w:rsidR="00BC7543">
        <w:t>akt.ind.</w:t>
      </w:r>
      <w:r w:rsidR="00BC7543" w:rsidRPr="00A95D68">
        <w:t>pluskvamperf</w:t>
      </w:r>
      <w:r w:rsidR="00BC7543">
        <w:t>.</w:t>
      </w:r>
      <w:r w:rsidR="001337F6">
        <w:t>pl3</w:t>
      </w:r>
      <w:r w:rsidR="00BC7543" w:rsidRPr="00A95D68">
        <w:t xml:space="preserve">) </w:t>
      </w:r>
      <w:r w:rsidR="00BC7543" w:rsidRPr="00540463">
        <w:rPr>
          <w:i/>
        </w:rPr>
        <w:t>lähte</w:t>
      </w:r>
      <w:r w:rsidR="0098090B" w:rsidRPr="0098090B">
        <w:t>/</w:t>
      </w:r>
      <w:r w:rsidR="00BC7543" w:rsidRPr="00540463">
        <w:rPr>
          <w:i/>
        </w:rPr>
        <w:t xml:space="preserve">et </w:t>
      </w:r>
      <w:r w:rsidR="00211E5C">
        <w:t>~</w:t>
      </w:r>
      <w:r w:rsidR="00BC7543" w:rsidRPr="00540463">
        <w:rPr>
          <w:i/>
        </w:rPr>
        <w:t xml:space="preserve"> lähte</w:t>
      </w:r>
      <w:r w:rsidR="0098090B" w:rsidRPr="0098090B">
        <w:t>/</w:t>
      </w:r>
      <w:r w:rsidR="00BC7543" w:rsidRPr="00540463">
        <w:rPr>
          <w:i/>
        </w:rPr>
        <w:t>ä</w:t>
      </w:r>
      <w:r w:rsidR="00BC7543" w:rsidRPr="0075485B">
        <w:t>(</w:t>
      </w:r>
      <w:r w:rsidR="00BC7543" w:rsidRPr="00540463">
        <w:rPr>
          <w:i/>
        </w:rPr>
        <w:t>t</w:t>
      </w:r>
      <w:r w:rsidR="00BC7543" w:rsidRPr="0075485B">
        <w:t>)</w:t>
      </w:r>
      <w:r w:rsidR="00BC7543" w:rsidRPr="00540463">
        <w:rPr>
          <w:i/>
        </w:rPr>
        <w:t xml:space="preserve"> </w:t>
      </w:r>
      <w:r w:rsidR="00211E5C">
        <w:t>~</w:t>
      </w:r>
      <w:r w:rsidR="00BC7543" w:rsidRPr="00540463">
        <w:rPr>
          <w:i/>
        </w:rPr>
        <w:t xml:space="preserve"> lähti</w:t>
      </w:r>
      <w:r w:rsidR="0098090B" w:rsidRPr="0098090B">
        <w:t>/</w:t>
      </w:r>
      <w:r w:rsidR="00BC7543" w:rsidRPr="00540463">
        <w:rPr>
          <w:i/>
        </w:rPr>
        <w:t xml:space="preserve">ä </w:t>
      </w:r>
      <w:r w:rsidR="00BC7543" w:rsidRPr="0075485B">
        <w:t>:</w:t>
      </w:r>
      <w:r w:rsidR="00BC7543" w:rsidRPr="00540463">
        <w:rPr>
          <w:i/>
        </w:rPr>
        <w:t xml:space="preserve"> ole</w:t>
      </w:r>
      <w:r w:rsidR="0098090B" w:rsidRPr="0098090B">
        <w:t>/</w:t>
      </w:r>
      <w:r w:rsidR="00BC7543" w:rsidRPr="00540463">
        <w:rPr>
          <w:i/>
        </w:rPr>
        <w:t>n lähte</w:t>
      </w:r>
      <w:r w:rsidR="0098090B" w:rsidRPr="0098090B">
        <w:t>/</w:t>
      </w:r>
      <w:r w:rsidR="00BC7543" w:rsidRPr="00540463">
        <w:rPr>
          <w:i/>
        </w:rPr>
        <w:t>ny</w:t>
      </w:r>
      <w:r w:rsidR="001B127A" w:rsidRPr="001B127A">
        <w:t>(</w:t>
      </w:r>
      <w:r w:rsidRPr="00540463">
        <w:rPr>
          <w:i/>
        </w:rPr>
        <w:t>t</w:t>
      </w:r>
      <w:r w:rsidR="001B127A" w:rsidRPr="001B127A">
        <w:t>)</w:t>
      </w:r>
      <w:r w:rsidR="00211E5C">
        <w:t xml:space="preserve"> :</w:t>
      </w:r>
      <w:r w:rsidR="00BC7543" w:rsidRPr="00540463">
        <w:rPr>
          <w:i/>
        </w:rPr>
        <w:t xml:space="preserve"> ole</w:t>
      </w:r>
      <w:r w:rsidR="0098090B" w:rsidRPr="0098090B">
        <w:t>/</w:t>
      </w:r>
      <w:r w:rsidR="00BC7543" w:rsidRPr="00540463">
        <w:rPr>
          <w:i/>
        </w:rPr>
        <w:t>tta lähte</w:t>
      </w:r>
      <w:r w:rsidR="0098090B" w:rsidRPr="0098090B">
        <w:t>/</w:t>
      </w:r>
      <w:r w:rsidR="00BC7543" w:rsidRPr="00540463">
        <w:rPr>
          <w:i/>
        </w:rPr>
        <w:t>nhee</w:t>
      </w:r>
      <w:r w:rsidR="0098090B" w:rsidRPr="0098090B">
        <w:t>/</w:t>
      </w:r>
      <w:r w:rsidR="00BC7543" w:rsidRPr="00540463">
        <w:rPr>
          <w:i/>
        </w:rPr>
        <w:t xml:space="preserve">t </w:t>
      </w:r>
      <w:r w:rsidR="00BC7543" w:rsidRPr="0075485B">
        <w:t>:</w:t>
      </w:r>
      <w:r w:rsidR="00BC7543" w:rsidRPr="00540463">
        <w:rPr>
          <w:i/>
        </w:rPr>
        <w:t xml:space="preserve"> ol</w:t>
      </w:r>
      <w:r w:rsidR="0098090B" w:rsidRPr="0098090B">
        <w:t>/</w:t>
      </w:r>
      <w:r w:rsidR="00BC7543" w:rsidRPr="00540463">
        <w:rPr>
          <w:i/>
        </w:rPr>
        <w:t>i lähte</w:t>
      </w:r>
      <w:r w:rsidR="0098090B" w:rsidRPr="0098090B">
        <w:t>/</w:t>
      </w:r>
      <w:r w:rsidR="00BC7543" w:rsidRPr="00540463">
        <w:rPr>
          <w:i/>
        </w:rPr>
        <w:t>ny</w:t>
      </w:r>
      <w:r w:rsidR="001B127A" w:rsidRPr="001B127A">
        <w:t>(</w:t>
      </w:r>
      <w:r w:rsidRPr="00540463">
        <w:rPr>
          <w:i/>
        </w:rPr>
        <w:t>t</w:t>
      </w:r>
      <w:r w:rsidR="001B127A" w:rsidRPr="001B127A">
        <w:t>)</w:t>
      </w:r>
      <w:r w:rsidR="00BC7543" w:rsidRPr="00540463">
        <w:rPr>
          <w:i/>
        </w:rPr>
        <w:t xml:space="preserve"> </w:t>
      </w:r>
      <w:r w:rsidR="00BC7543" w:rsidRPr="0075485B">
        <w:t>:</w:t>
      </w:r>
      <w:r w:rsidR="00BC7543" w:rsidRPr="00540463">
        <w:rPr>
          <w:i/>
        </w:rPr>
        <w:t xml:space="preserve"> ol</w:t>
      </w:r>
      <w:r w:rsidR="0098090B" w:rsidRPr="0098090B">
        <w:t>/</w:t>
      </w:r>
      <w:r w:rsidR="00BC7543" w:rsidRPr="00540463">
        <w:rPr>
          <w:i/>
        </w:rPr>
        <w:t xml:space="preserve">thiin </w:t>
      </w:r>
      <w:r w:rsidR="00BA1173" w:rsidRPr="00BA1173">
        <w:t>~</w:t>
      </w:r>
      <w:r w:rsidR="00BC7543" w:rsidRPr="00540463">
        <w:rPr>
          <w:i/>
        </w:rPr>
        <w:t xml:space="preserve"> ol</w:t>
      </w:r>
      <w:r w:rsidR="0098090B" w:rsidRPr="0098090B">
        <w:t>/</w:t>
      </w:r>
      <w:r w:rsidR="00BC7543" w:rsidRPr="00540463">
        <w:rPr>
          <w:i/>
        </w:rPr>
        <w:t>i</w:t>
      </w:r>
      <w:r w:rsidR="0098090B" w:rsidRPr="0098090B">
        <w:t>/</w:t>
      </w:r>
      <w:r w:rsidR="00BC7543" w:rsidRPr="00540463">
        <w:rPr>
          <w:i/>
        </w:rPr>
        <w:t>t lähte</w:t>
      </w:r>
      <w:r w:rsidR="0098090B" w:rsidRPr="0098090B">
        <w:t>/</w:t>
      </w:r>
      <w:r w:rsidR="00BC7543" w:rsidRPr="00540463">
        <w:rPr>
          <w:i/>
        </w:rPr>
        <w:t>nhee</w:t>
      </w:r>
      <w:r w:rsidR="0098090B" w:rsidRPr="0098090B">
        <w:t>/</w:t>
      </w:r>
      <w:r w:rsidR="00BC7543" w:rsidRPr="00540463">
        <w:rPr>
          <w:i/>
        </w:rPr>
        <w:t>t</w:t>
      </w:r>
      <w:r w:rsidR="00BC7543" w:rsidRPr="0075485B">
        <w:t>,</w:t>
      </w:r>
      <w:r w:rsidR="00BC7543" w:rsidRPr="00540463">
        <w:rPr>
          <w:i/>
        </w:rPr>
        <w:t xml:space="preserve"> tul</w:t>
      </w:r>
      <w:r w:rsidR="0098090B" w:rsidRPr="0098090B">
        <w:t>/</w:t>
      </w:r>
      <w:r w:rsidR="00BC7543" w:rsidRPr="00540463">
        <w:rPr>
          <w:i/>
        </w:rPr>
        <w:t xml:space="preserve">la </w:t>
      </w:r>
      <w:r w:rsidR="00BC7543" w:rsidRPr="0075485B">
        <w:t>:</w:t>
      </w:r>
      <w:r w:rsidR="00BC7543" w:rsidRPr="00540463">
        <w:rPr>
          <w:i/>
        </w:rPr>
        <w:t xml:space="preserve"> ole</w:t>
      </w:r>
      <w:r w:rsidR="0098090B" w:rsidRPr="0098090B">
        <w:t>/</w:t>
      </w:r>
      <w:r w:rsidR="00BC7543" w:rsidRPr="00540463">
        <w:rPr>
          <w:i/>
        </w:rPr>
        <w:t>n tul</w:t>
      </w:r>
      <w:r w:rsidR="0098090B" w:rsidRPr="0098090B">
        <w:t>/</w:t>
      </w:r>
      <w:r w:rsidR="00BC7543" w:rsidRPr="00540463">
        <w:rPr>
          <w:i/>
        </w:rPr>
        <w:t>lu</w:t>
      </w:r>
      <w:r w:rsidR="001B127A" w:rsidRPr="001B127A">
        <w:t>(</w:t>
      </w:r>
      <w:r w:rsidRPr="00540463">
        <w:rPr>
          <w:i/>
        </w:rPr>
        <w:t>t</w:t>
      </w:r>
      <w:r w:rsidR="001B127A" w:rsidRPr="001B127A">
        <w:t>)</w:t>
      </w:r>
      <w:r w:rsidR="00BC7543" w:rsidRPr="00540463">
        <w:rPr>
          <w:i/>
        </w:rPr>
        <w:t xml:space="preserve"> </w:t>
      </w:r>
      <w:r w:rsidR="00BC7543" w:rsidRPr="0075485B">
        <w:t>:</w:t>
      </w:r>
      <w:r w:rsidR="00BC7543" w:rsidRPr="00540463">
        <w:rPr>
          <w:i/>
        </w:rPr>
        <w:t xml:space="preserve"> ole</w:t>
      </w:r>
      <w:r w:rsidR="0098090B" w:rsidRPr="0098090B">
        <w:t>/</w:t>
      </w:r>
      <w:r w:rsidR="00BC7543" w:rsidRPr="00540463">
        <w:rPr>
          <w:i/>
        </w:rPr>
        <w:t>tta tul</w:t>
      </w:r>
      <w:r w:rsidR="0098090B" w:rsidRPr="0098090B">
        <w:t>/</w:t>
      </w:r>
      <w:r w:rsidR="00BC7543" w:rsidRPr="00540463">
        <w:rPr>
          <w:i/>
        </w:rPr>
        <w:t>hee</w:t>
      </w:r>
      <w:r w:rsidR="0098090B" w:rsidRPr="0098090B">
        <w:t>/</w:t>
      </w:r>
      <w:r w:rsidR="00BC7543" w:rsidRPr="00540463">
        <w:rPr>
          <w:i/>
        </w:rPr>
        <w:t xml:space="preserve">t </w:t>
      </w:r>
      <w:r w:rsidR="00BC7543" w:rsidRPr="0075485B">
        <w:t>:</w:t>
      </w:r>
      <w:r w:rsidR="00BC7543" w:rsidRPr="00540463">
        <w:rPr>
          <w:i/>
        </w:rPr>
        <w:t xml:space="preserve"> ol</w:t>
      </w:r>
      <w:r w:rsidR="0098090B" w:rsidRPr="0098090B">
        <w:t>/</w:t>
      </w:r>
      <w:r w:rsidR="00BC7543" w:rsidRPr="00540463">
        <w:rPr>
          <w:i/>
        </w:rPr>
        <w:t>i tul</w:t>
      </w:r>
      <w:r w:rsidR="0098090B" w:rsidRPr="0098090B">
        <w:t>/</w:t>
      </w:r>
      <w:r w:rsidR="00BC7543" w:rsidRPr="00540463">
        <w:rPr>
          <w:i/>
        </w:rPr>
        <w:t>lu</w:t>
      </w:r>
      <w:r w:rsidR="001B127A" w:rsidRPr="001B127A">
        <w:t>(</w:t>
      </w:r>
      <w:r w:rsidRPr="00540463">
        <w:rPr>
          <w:i/>
        </w:rPr>
        <w:t>t</w:t>
      </w:r>
      <w:r w:rsidR="001B127A" w:rsidRPr="001B127A">
        <w:t>)</w:t>
      </w:r>
      <w:r w:rsidR="00BC7543" w:rsidRPr="00540463">
        <w:rPr>
          <w:i/>
        </w:rPr>
        <w:t xml:space="preserve"> </w:t>
      </w:r>
      <w:r w:rsidR="00BC7543" w:rsidRPr="0075485B">
        <w:t>:</w:t>
      </w:r>
      <w:r w:rsidR="00BC7543" w:rsidRPr="00540463">
        <w:rPr>
          <w:i/>
        </w:rPr>
        <w:t xml:space="preserve"> ol</w:t>
      </w:r>
      <w:r w:rsidR="0098090B" w:rsidRPr="0098090B">
        <w:t>/</w:t>
      </w:r>
      <w:r w:rsidR="00BC7543" w:rsidRPr="00540463">
        <w:rPr>
          <w:i/>
        </w:rPr>
        <w:t>thiin</w:t>
      </w:r>
      <w:r w:rsidRPr="00540463">
        <w:rPr>
          <w:i/>
        </w:rPr>
        <w:t xml:space="preserve"> </w:t>
      </w:r>
      <w:r w:rsidR="00BA1173" w:rsidRPr="00BA1173">
        <w:t>~</w:t>
      </w:r>
      <w:r w:rsidRPr="00540463">
        <w:rPr>
          <w:i/>
        </w:rPr>
        <w:t xml:space="preserve"> oli</w:t>
      </w:r>
      <w:r w:rsidR="0098090B" w:rsidRPr="0098090B">
        <w:t>/</w:t>
      </w:r>
      <w:r w:rsidRPr="00540463">
        <w:rPr>
          <w:i/>
        </w:rPr>
        <w:t>t</w:t>
      </w:r>
      <w:r w:rsidR="00BC7543" w:rsidRPr="00540463">
        <w:rPr>
          <w:i/>
        </w:rPr>
        <w:t xml:space="preserve"> tul</w:t>
      </w:r>
      <w:r w:rsidR="0098090B" w:rsidRPr="0098090B">
        <w:t>/</w:t>
      </w:r>
      <w:r w:rsidR="00BC7543" w:rsidRPr="00540463">
        <w:rPr>
          <w:i/>
        </w:rPr>
        <w:t>hee</w:t>
      </w:r>
      <w:r w:rsidR="0098090B" w:rsidRPr="0098090B">
        <w:t>/</w:t>
      </w:r>
      <w:r w:rsidR="00BC7543" w:rsidRPr="00540463">
        <w:rPr>
          <w:i/>
        </w:rPr>
        <w:t>t</w:t>
      </w:r>
      <w:r w:rsidR="001B127A" w:rsidRPr="001B127A">
        <w:t>.</w:t>
      </w:r>
    </w:p>
    <w:p w14:paraId="2D561DE4" w14:textId="17DF3115" w:rsidR="00BC7543" w:rsidRPr="00EE376A" w:rsidRDefault="00BC7543" w:rsidP="006C3094">
      <w:pPr>
        <w:pStyle w:val="Punktliste"/>
        <w:rPr>
          <w:i/>
        </w:rPr>
      </w:pPr>
      <w:r w:rsidRPr="005B5056">
        <w:rPr>
          <w:smallCaps/>
        </w:rPr>
        <w:t>Passiivi</w:t>
      </w:r>
      <w:r w:rsidR="00C85938">
        <w:rPr>
          <w:smallCaps/>
        </w:rPr>
        <w:t>n perfektissä</w:t>
      </w:r>
      <w:r w:rsidRPr="00A95D68">
        <w:t xml:space="preserve"> käytämä</w:t>
      </w:r>
      <w:r>
        <w:t xml:space="preserve"> apuverbistä</w:t>
      </w:r>
      <w:r w:rsidRPr="00A95D68">
        <w:t xml:space="preserve"> </w:t>
      </w:r>
      <w:r w:rsidRPr="00EE376A">
        <w:rPr>
          <w:i/>
        </w:rPr>
        <w:t>olla</w:t>
      </w:r>
      <w:r w:rsidRPr="00A95D68">
        <w:t xml:space="preserve"> sammoi haamui ko singulaarin 3. persoonassa </w:t>
      </w:r>
      <w:r>
        <w:t>(</w:t>
      </w:r>
      <w:r w:rsidRPr="00EE376A">
        <w:rPr>
          <w:i/>
        </w:rPr>
        <w:t>oon</w:t>
      </w:r>
      <w:r w:rsidRPr="0075485B">
        <w:t>,</w:t>
      </w:r>
      <w:r w:rsidRPr="00EE376A">
        <w:rPr>
          <w:i/>
        </w:rPr>
        <w:t xml:space="preserve"> oli</w:t>
      </w:r>
      <w:r w:rsidRPr="00A95D68">
        <w:t xml:space="preserve">) ja pääverbistä passiivin </w:t>
      </w:r>
      <w:r>
        <w:t>partisip</w:t>
      </w:r>
      <w:r w:rsidRPr="00A95D68">
        <w:t>in pe</w:t>
      </w:r>
      <w:r w:rsidR="006C3094">
        <w:t>rfektii</w:t>
      </w:r>
      <w:r w:rsidRPr="00A95D68">
        <w:t xml:space="preserve">, minkä suffiksi oon </w:t>
      </w:r>
      <w:r w:rsidRPr="0075485B">
        <w:t>(</w:t>
      </w:r>
      <w:r w:rsidRPr="00EE376A">
        <w:rPr>
          <w:i/>
        </w:rPr>
        <w:t>t</w:t>
      </w:r>
      <w:r w:rsidRPr="0075485B">
        <w:t>)</w:t>
      </w:r>
      <w:r w:rsidRPr="00EE376A">
        <w:rPr>
          <w:i/>
        </w:rPr>
        <w:t>tU</w:t>
      </w:r>
      <w:r w:rsidRPr="00A95D68">
        <w:t xml:space="preserve">. Esimerkkii: </w:t>
      </w:r>
      <w:r>
        <w:t>(1.inf. : pass.ind.perf. : pass.ind.pluskvamperf.</w:t>
      </w:r>
      <w:r w:rsidRPr="00A95D68">
        <w:t xml:space="preserve">) </w:t>
      </w:r>
      <w:r w:rsidRPr="00EE376A">
        <w:rPr>
          <w:i/>
        </w:rPr>
        <w:t>lähte</w:t>
      </w:r>
      <w:r w:rsidR="0098090B" w:rsidRPr="0098090B">
        <w:t>/</w:t>
      </w:r>
      <w:r w:rsidRPr="00EE376A">
        <w:rPr>
          <w:i/>
        </w:rPr>
        <w:t xml:space="preserve">et </w:t>
      </w:r>
      <w:r w:rsidR="003E1BF5">
        <w:t>~</w:t>
      </w:r>
      <w:r w:rsidRPr="00EE376A">
        <w:rPr>
          <w:i/>
        </w:rPr>
        <w:t xml:space="preserve"> lähte</w:t>
      </w:r>
      <w:r w:rsidR="0098090B" w:rsidRPr="0098090B">
        <w:t>/</w:t>
      </w:r>
      <w:r w:rsidRPr="00EE376A">
        <w:rPr>
          <w:i/>
        </w:rPr>
        <w:t>ä</w:t>
      </w:r>
      <w:r w:rsidRPr="0075485B">
        <w:t>(</w:t>
      </w:r>
      <w:r w:rsidRPr="00EE376A">
        <w:rPr>
          <w:i/>
        </w:rPr>
        <w:t>t</w:t>
      </w:r>
      <w:r w:rsidRPr="0075485B">
        <w:t>)</w:t>
      </w:r>
      <w:r w:rsidRPr="00EE376A">
        <w:rPr>
          <w:i/>
        </w:rPr>
        <w:t xml:space="preserve"> </w:t>
      </w:r>
      <w:r w:rsidR="006C3094">
        <w:t>~</w:t>
      </w:r>
      <w:r w:rsidRPr="00EE376A">
        <w:rPr>
          <w:i/>
        </w:rPr>
        <w:t xml:space="preserve"> lähti</w:t>
      </w:r>
      <w:r w:rsidR="0098090B" w:rsidRPr="0098090B">
        <w:t>/</w:t>
      </w:r>
      <w:r w:rsidRPr="00EE376A">
        <w:rPr>
          <w:i/>
        </w:rPr>
        <w:t xml:space="preserve">ä </w:t>
      </w:r>
      <w:r w:rsidRPr="0075485B">
        <w:t>:</w:t>
      </w:r>
      <w:r w:rsidRPr="00EE376A">
        <w:rPr>
          <w:i/>
        </w:rPr>
        <w:t xml:space="preserve"> oon läh</w:t>
      </w:r>
      <w:r w:rsidRPr="0075485B">
        <w:t>(</w:t>
      </w:r>
      <w:r w:rsidRPr="00EE376A">
        <w:rPr>
          <w:i/>
        </w:rPr>
        <w:t>đ</w:t>
      </w:r>
      <w:r w:rsidRPr="0075485B">
        <w:t>)</w:t>
      </w:r>
      <w:r w:rsidRPr="00EE376A">
        <w:rPr>
          <w:i/>
        </w:rPr>
        <w:t>e</w:t>
      </w:r>
      <w:r w:rsidR="0098090B" w:rsidRPr="0098090B">
        <w:t>/</w:t>
      </w:r>
      <w:r w:rsidRPr="00EE376A">
        <w:rPr>
          <w:i/>
        </w:rPr>
        <w:t xml:space="preserve">tty </w:t>
      </w:r>
      <w:r w:rsidRPr="0075485B">
        <w:t>:</w:t>
      </w:r>
      <w:r w:rsidRPr="00EE376A">
        <w:rPr>
          <w:i/>
        </w:rPr>
        <w:t xml:space="preserve"> ol</w:t>
      </w:r>
      <w:r w:rsidR="0098090B" w:rsidRPr="0098090B">
        <w:t>/</w:t>
      </w:r>
      <w:r w:rsidRPr="00EE376A">
        <w:rPr>
          <w:i/>
        </w:rPr>
        <w:t>i läh</w:t>
      </w:r>
      <w:r w:rsidRPr="0075485B">
        <w:t>(</w:t>
      </w:r>
      <w:r w:rsidRPr="00EE376A">
        <w:rPr>
          <w:i/>
        </w:rPr>
        <w:t>đ</w:t>
      </w:r>
      <w:r w:rsidRPr="0075485B">
        <w:t>)</w:t>
      </w:r>
      <w:r w:rsidRPr="00EE376A">
        <w:rPr>
          <w:i/>
        </w:rPr>
        <w:t>e</w:t>
      </w:r>
      <w:r w:rsidR="0098090B" w:rsidRPr="0098090B">
        <w:t>/</w:t>
      </w:r>
      <w:r w:rsidRPr="00EE376A">
        <w:rPr>
          <w:i/>
        </w:rPr>
        <w:t>tty</w:t>
      </w:r>
      <w:r w:rsidRPr="0075485B">
        <w:t>,</w:t>
      </w:r>
      <w:r w:rsidRPr="00EE376A">
        <w:rPr>
          <w:i/>
        </w:rPr>
        <w:t xml:space="preserve"> tul</w:t>
      </w:r>
      <w:r w:rsidR="0098090B" w:rsidRPr="0098090B">
        <w:t>/</w:t>
      </w:r>
      <w:r w:rsidRPr="00EE376A">
        <w:rPr>
          <w:i/>
        </w:rPr>
        <w:t xml:space="preserve">la </w:t>
      </w:r>
      <w:r w:rsidRPr="0075485B">
        <w:t>:</w:t>
      </w:r>
      <w:r w:rsidRPr="00EE376A">
        <w:rPr>
          <w:i/>
        </w:rPr>
        <w:t xml:space="preserve"> oon tul</w:t>
      </w:r>
      <w:r w:rsidR="0098090B" w:rsidRPr="0098090B">
        <w:t>/</w:t>
      </w:r>
      <w:r w:rsidRPr="00EE376A">
        <w:rPr>
          <w:i/>
        </w:rPr>
        <w:t xml:space="preserve">tu </w:t>
      </w:r>
      <w:r w:rsidRPr="0075485B">
        <w:t>:</w:t>
      </w:r>
      <w:r w:rsidRPr="00EE376A">
        <w:rPr>
          <w:i/>
        </w:rPr>
        <w:t xml:space="preserve"> ol</w:t>
      </w:r>
      <w:r w:rsidR="0098090B" w:rsidRPr="0098090B">
        <w:t>/</w:t>
      </w:r>
      <w:r w:rsidRPr="00EE376A">
        <w:rPr>
          <w:i/>
        </w:rPr>
        <w:t>i tul</w:t>
      </w:r>
      <w:r w:rsidR="0098090B" w:rsidRPr="0098090B">
        <w:t>/</w:t>
      </w:r>
      <w:r w:rsidRPr="00EE376A">
        <w:rPr>
          <w:i/>
        </w:rPr>
        <w:t>tu</w:t>
      </w:r>
      <w:r w:rsidR="001B127A" w:rsidRPr="001B127A">
        <w:t>.</w:t>
      </w:r>
    </w:p>
    <w:p w14:paraId="5BC57CBB" w14:textId="77777777" w:rsidR="00BC7543" w:rsidRPr="00A95D68" w:rsidRDefault="00BC7543" w:rsidP="00BC7543">
      <w:pPr>
        <w:pStyle w:val="Overskrift4"/>
      </w:pPr>
      <w:bookmarkStart w:id="1628" w:name="_Myönttäävä_perfekti_ja"/>
      <w:bookmarkStart w:id="1629" w:name="_Toc84998006"/>
      <w:bookmarkStart w:id="1630" w:name="_Toc198266897"/>
      <w:bookmarkStart w:id="1631" w:name="_Toc209168649"/>
      <w:bookmarkStart w:id="1632" w:name="_Toc311273877"/>
      <w:bookmarkEnd w:id="1628"/>
      <w:r w:rsidRPr="00A95D68">
        <w:t xml:space="preserve">Kielttäävän perfektin ja pluskvamperfektin </w:t>
      </w:r>
      <w:bookmarkEnd w:id="1629"/>
      <w:r w:rsidRPr="00A95D68">
        <w:t>haamustus</w:t>
      </w:r>
      <w:bookmarkEnd w:id="1630"/>
      <w:bookmarkEnd w:id="1631"/>
      <w:bookmarkEnd w:id="1632"/>
    </w:p>
    <w:p w14:paraId="329F30BC" w14:textId="77777777" w:rsidR="00F904D4" w:rsidRDefault="00BC7543" w:rsidP="00BC7543">
      <w:pPr>
        <w:spacing w:before="120" w:after="120"/>
      </w:pPr>
      <w:r w:rsidRPr="00A95D68">
        <w:t xml:space="preserve">Perfektillä ja pluskvamperfektillä oon kans </w:t>
      </w:r>
      <w:r w:rsidRPr="00C166C6">
        <w:rPr>
          <w:smallCaps/>
        </w:rPr>
        <w:t xml:space="preserve">kieltohaamu </w:t>
      </w:r>
      <w:r w:rsidRPr="0075485B">
        <w:t xml:space="preserve">niin </w:t>
      </w:r>
      <w:r w:rsidRPr="00A95D68">
        <w:t>ko muilaki tempuksilla eli preesensillä ja preteritilä</w:t>
      </w:r>
      <w:r w:rsidR="00F904D4">
        <w:t>.</w:t>
      </w:r>
    </w:p>
    <w:p w14:paraId="6CF38BD8" w14:textId="10E64721" w:rsidR="00BC7543" w:rsidRDefault="00BC7543" w:rsidP="00BC7543">
      <w:pPr>
        <w:spacing w:before="120" w:after="120"/>
      </w:pPr>
      <w:r w:rsidRPr="00351D3C">
        <w:rPr>
          <w:smallCaps/>
        </w:rPr>
        <w:t>Kielttäävän perfektin</w:t>
      </w:r>
      <w:r>
        <w:t xml:space="preserve"> haamustamma niin, ette otama k</w:t>
      </w:r>
      <w:r w:rsidRPr="00A95D68">
        <w:t>ieltoverbin persoonahaamu</w:t>
      </w:r>
      <w:r>
        <w:t>n</w:t>
      </w:r>
      <w:r w:rsidRPr="00A95D68">
        <w:t xml:space="preserve"> </w:t>
      </w:r>
      <w:r w:rsidRPr="00355EE7">
        <w:rPr>
          <w:i/>
        </w:rPr>
        <w:t>en</w:t>
      </w:r>
      <w:r w:rsidRPr="0075485B">
        <w:t>,</w:t>
      </w:r>
      <w:r w:rsidRPr="00355EE7">
        <w:rPr>
          <w:i/>
        </w:rPr>
        <w:t xml:space="preserve"> et</w:t>
      </w:r>
      <w:r w:rsidRPr="0075485B">
        <w:t>,</w:t>
      </w:r>
      <w:r w:rsidRPr="00355EE7">
        <w:rPr>
          <w:i/>
        </w:rPr>
        <w:t xml:space="preserve"> ei</w:t>
      </w:r>
      <w:r w:rsidRPr="0075485B">
        <w:t>,</w:t>
      </w:r>
      <w:r w:rsidRPr="00355EE7">
        <w:rPr>
          <w:i/>
        </w:rPr>
        <w:t xml:space="preserve"> emmä</w:t>
      </w:r>
      <w:r w:rsidRPr="0075485B">
        <w:t>,</w:t>
      </w:r>
      <w:r w:rsidRPr="00355EE7">
        <w:rPr>
          <w:i/>
        </w:rPr>
        <w:t xml:space="preserve"> että</w:t>
      </w:r>
      <w:r w:rsidRPr="0075485B">
        <w:t>,</w:t>
      </w:r>
      <w:r w:rsidRPr="00355EE7">
        <w:rPr>
          <w:i/>
        </w:rPr>
        <w:t xml:space="preserve"> ei</w:t>
      </w:r>
      <w:r>
        <w:t>, sitte</w:t>
      </w:r>
      <w:r w:rsidRPr="00A95D68">
        <w:t xml:space="preserve"> </w:t>
      </w:r>
      <w:r>
        <w:t xml:space="preserve">apuverbin </w:t>
      </w:r>
      <w:r w:rsidRPr="00355EE7">
        <w:rPr>
          <w:i/>
        </w:rPr>
        <w:t>olla</w:t>
      </w:r>
      <w:r w:rsidRPr="00A95D68">
        <w:t xml:space="preserve"> kieltohaamu</w:t>
      </w:r>
      <w:r>
        <w:t>n</w:t>
      </w:r>
      <w:r w:rsidRPr="00A95D68">
        <w:t xml:space="preserve"> </w:t>
      </w:r>
      <w:r w:rsidRPr="00355EE7">
        <w:rPr>
          <w:i/>
        </w:rPr>
        <w:t>ole</w:t>
      </w:r>
      <w:r>
        <w:t xml:space="preserve"> ja sitte</w:t>
      </w:r>
      <w:r w:rsidRPr="00A95D68">
        <w:t xml:space="preserve"> </w:t>
      </w:r>
      <w:r w:rsidR="009354F2">
        <w:t xml:space="preserve">pääverbistä </w:t>
      </w:r>
      <w:r w:rsidRPr="00A95D68">
        <w:t xml:space="preserve">aktiivissa aktiivin </w:t>
      </w:r>
      <w:r>
        <w:t>partisip</w:t>
      </w:r>
      <w:r w:rsidRPr="00A95D68">
        <w:t>in perfektin singulaarin/pluraalin nominatiivi</w:t>
      </w:r>
      <w:r>
        <w:t>n</w:t>
      </w:r>
      <w:r w:rsidRPr="00A95D68">
        <w:t xml:space="preserve">, passiivissa passiivin </w:t>
      </w:r>
      <w:r>
        <w:t>partisip</w:t>
      </w:r>
      <w:r w:rsidRPr="00A95D68">
        <w:t>in perfektin singulaarin nominatiivi</w:t>
      </w:r>
      <w:r>
        <w:t>n</w:t>
      </w:r>
      <w:r w:rsidRPr="00A95D68">
        <w:t xml:space="preserve">. </w:t>
      </w:r>
      <w:r w:rsidRPr="00262C04">
        <w:rPr>
          <w:smallCaps/>
        </w:rPr>
        <w:t>Kielttäävän pluskvamperfektin</w:t>
      </w:r>
      <w:r w:rsidRPr="009D45E6">
        <w:t xml:space="preserve"> </w:t>
      </w:r>
      <w:r>
        <w:t xml:space="preserve">haamustamma muutoin </w:t>
      </w:r>
      <w:r w:rsidRPr="009D45E6">
        <w:t>sam</w:t>
      </w:r>
      <w:r>
        <w:t xml:space="preserve">haan laihiin, mutta </w:t>
      </w:r>
      <w:r w:rsidRPr="00C11E78">
        <w:rPr>
          <w:i/>
        </w:rPr>
        <w:t>olla</w:t>
      </w:r>
      <w:r>
        <w:t xml:space="preserve">-verbin kieltohaamun sijhaan otama </w:t>
      </w:r>
      <w:r w:rsidRPr="00C11E78">
        <w:rPr>
          <w:i/>
        </w:rPr>
        <w:t>olla</w:t>
      </w:r>
      <w:r>
        <w:t xml:space="preserve">-verbin partisipin perfektin haamun, singulaarissa ja passiivissa haamun </w:t>
      </w:r>
      <w:r w:rsidRPr="00C11E78">
        <w:rPr>
          <w:i/>
        </w:rPr>
        <w:t>ollu</w:t>
      </w:r>
      <w:r w:rsidR="001B127A" w:rsidRPr="001B127A">
        <w:t>(</w:t>
      </w:r>
      <w:r w:rsidR="00E269A8">
        <w:rPr>
          <w:i/>
        </w:rPr>
        <w:t>t</w:t>
      </w:r>
      <w:r w:rsidR="001B127A" w:rsidRPr="001B127A">
        <w:t>)</w:t>
      </w:r>
      <w:r w:rsidRPr="00C11E78">
        <w:rPr>
          <w:i/>
        </w:rPr>
        <w:t xml:space="preserve"> </w:t>
      </w:r>
      <w:r>
        <w:t xml:space="preserve">ja pluraalissa haamun </w:t>
      </w:r>
      <w:r w:rsidRPr="00C11E78">
        <w:rPr>
          <w:i/>
        </w:rPr>
        <w:t>olheet</w:t>
      </w:r>
      <w:r w:rsidR="001B127A" w:rsidRPr="001B127A">
        <w:t>.</w:t>
      </w:r>
      <w:r w:rsidRPr="00C11E78">
        <w:rPr>
          <w:i/>
        </w:rPr>
        <w:t xml:space="preserve"> </w:t>
      </w:r>
      <w:r w:rsidRPr="00A95D68">
        <w:t>Esimerkkii:</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4272"/>
      </w:tblGrid>
      <w:tr w:rsidR="00BC7543" w:rsidRPr="0009563F" w14:paraId="32425F33" w14:textId="77777777" w:rsidTr="008C42C4">
        <w:tc>
          <w:tcPr>
            <w:tcW w:w="4643" w:type="dxa"/>
          </w:tcPr>
          <w:p w14:paraId="5648CA1D" w14:textId="77777777" w:rsidR="00BC7543" w:rsidRPr="0009563F" w:rsidRDefault="00BC7543" w:rsidP="008C42C4">
            <w:pPr>
              <w:pStyle w:val="Style8"/>
              <w:rPr>
                <w:i w:val="0"/>
              </w:rPr>
            </w:pPr>
            <w:r w:rsidRPr="0009563F">
              <w:rPr>
                <w:i w:val="0"/>
              </w:rPr>
              <w:t>Kielttäävä perfekti</w:t>
            </w:r>
          </w:p>
        </w:tc>
        <w:tc>
          <w:tcPr>
            <w:tcW w:w="4643" w:type="dxa"/>
          </w:tcPr>
          <w:p w14:paraId="417EA30F" w14:textId="77777777" w:rsidR="00BC7543" w:rsidRPr="0009563F" w:rsidRDefault="00BC7543" w:rsidP="008C42C4">
            <w:pPr>
              <w:pStyle w:val="Style8"/>
              <w:rPr>
                <w:i w:val="0"/>
              </w:rPr>
            </w:pPr>
            <w:r w:rsidRPr="0009563F">
              <w:rPr>
                <w:i w:val="0"/>
              </w:rPr>
              <w:t>Kielttäävä pluskvamperfekti</w:t>
            </w:r>
          </w:p>
        </w:tc>
      </w:tr>
      <w:tr w:rsidR="00BC7543" w14:paraId="5582F565" w14:textId="77777777" w:rsidTr="008C42C4">
        <w:tc>
          <w:tcPr>
            <w:tcW w:w="4643" w:type="dxa"/>
          </w:tcPr>
          <w:p w14:paraId="374AFED2" w14:textId="6FE4FFDB" w:rsidR="00BC7543" w:rsidRPr="008B1601" w:rsidRDefault="00BC7543" w:rsidP="007001BA">
            <w:pPr>
              <w:pStyle w:val="Style8"/>
              <w:spacing w:before="40" w:after="40"/>
              <w:rPr>
                <w:i w:val="0"/>
              </w:rPr>
            </w:pPr>
            <w:r w:rsidRPr="008B1601">
              <w:rPr>
                <w:i w:val="0"/>
              </w:rPr>
              <w:t xml:space="preserve">Mie </w:t>
            </w:r>
            <w:r w:rsidRPr="008B1601">
              <w:t>en ole ollu</w:t>
            </w:r>
            <w:r w:rsidR="008A757A">
              <w:rPr>
                <w:i w:val="0"/>
              </w:rPr>
              <w:t>(</w:t>
            </w:r>
            <w:r w:rsidR="008A757A">
              <w:t>t</w:t>
            </w:r>
            <w:r w:rsidR="008A757A">
              <w:rPr>
                <w:i w:val="0"/>
              </w:rPr>
              <w:t>)</w:t>
            </w:r>
            <w:r w:rsidRPr="008B1601">
              <w:rPr>
                <w:i w:val="0"/>
              </w:rPr>
              <w:t xml:space="preserve"> Kiinassa.</w:t>
            </w:r>
          </w:p>
        </w:tc>
        <w:tc>
          <w:tcPr>
            <w:tcW w:w="4643" w:type="dxa"/>
          </w:tcPr>
          <w:p w14:paraId="531E8937" w14:textId="380C8C7C" w:rsidR="00BC7543" w:rsidRPr="008B1601" w:rsidRDefault="00BC7543" w:rsidP="007001BA">
            <w:pPr>
              <w:pStyle w:val="Style8"/>
              <w:spacing w:before="40" w:after="40"/>
              <w:rPr>
                <w:i w:val="0"/>
              </w:rPr>
            </w:pPr>
            <w:r w:rsidRPr="008B1601">
              <w:rPr>
                <w:i w:val="0"/>
              </w:rPr>
              <w:t xml:space="preserve">Mie </w:t>
            </w:r>
            <w:r w:rsidRPr="008B1601">
              <w:t>en ollu</w:t>
            </w:r>
            <w:r w:rsidR="008A757A">
              <w:rPr>
                <w:i w:val="0"/>
              </w:rPr>
              <w:t>(</w:t>
            </w:r>
            <w:r w:rsidR="008A757A">
              <w:t>t</w:t>
            </w:r>
            <w:r w:rsidR="008A757A">
              <w:rPr>
                <w:i w:val="0"/>
              </w:rPr>
              <w:t>)</w:t>
            </w:r>
            <w:r w:rsidRPr="008B1601">
              <w:t xml:space="preserve"> ollu</w:t>
            </w:r>
            <w:r w:rsidR="008A757A">
              <w:rPr>
                <w:i w:val="0"/>
              </w:rPr>
              <w:t>(</w:t>
            </w:r>
            <w:r w:rsidR="008A757A">
              <w:t>t</w:t>
            </w:r>
            <w:r w:rsidR="008A757A">
              <w:rPr>
                <w:i w:val="0"/>
              </w:rPr>
              <w:t>)</w:t>
            </w:r>
            <w:r w:rsidRPr="008B1601">
              <w:rPr>
                <w:b/>
                <w:i w:val="0"/>
              </w:rPr>
              <w:t xml:space="preserve"> </w:t>
            </w:r>
            <w:r w:rsidRPr="008B1601">
              <w:rPr>
                <w:i w:val="0"/>
              </w:rPr>
              <w:t>Kiinassa.</w:t>
            </w:r>
          </w:p>
        </w:tc>
      </w:tr>
      <w:tr w:rsidR="00BC7543" w14:paraId="511C5E35" w14:textId="77777777" w:rsidTr="008C42C4">
        <w:tc>
          <w:tcPr>
            <w:tcW w:w="4643" w:type="dxa"/>
          </w:tcPr>
          <w:p w14:paraId="1C0D0B8B" w14:textId="547639BA" w:rsidR="00BC7543" w:rsidRPr="008B1601" w:rsidRDefault="00BC7543" w:rsidP="007001BA">
            <w:pPr>
              <w:pStyle w:val="Style8"/>
              <w:spacing w:before="40" w:after="40"/>
              <w:rPr>
                <w:i w:val="0"/>
              </w:rPr>
            </w:pPr>
            <w:r w:rsidRPr="008B1601">
              <w:rPr>
                <w:i w:val="0"/>
              </w:rPr>
              <w:t xml:space="preserve">Sie </w:t>
            </w:r>
            <w:r w:rsidRPr="008B1601">
              <w:t>et ole käyny</w:t>
            </w:r>
            <w:r w:rsidR="008A757A">
              <w:rPr>
                <w:i w:val="0"/>
              </w:rPr>
              <w:t>(</w:t>
            </w:r>
            <w:r w:rsidR="008A757A">
              <w:t>t</w:t>
            </w:r>
            <w:r w:rsidR="008A757A">
              <w:rPr>
                <w:i w:val="0"/>
              </w:rPr>
              <w:t>)</w:t>
            </w:r>
            <w:r w:rsidRPr="008B1601">
              <w:rPr>
                <w:i w:val="0"/>
              </w:rPr>
              <w:t xml:space="preserve"> Englanissa.</w:t>
            </w:r>
          </w:p>
        </w:tc>
        <w:tc>
          <w:tcPr>
            <w:tcW w:w="4643" w:type="dxa"/>
          </w:tcPr>
          <w:p w14:paraId="3B80A3E5" w14:textId="255F3725" w:rsidR="00BC7543" w:rsidRPr="008B1601" w:rsidRDefault="00BC7543" w:rsidP="007001BA">
            <w:pPr>
              <w:pStyle w:val="Style8"/>
              <w:spacing w:before="40" w:after="40"/>
              <w:rPr>
                <w:i w:val="0"/>
              </w:rPr>
            </w:pPr>
            <w:r w:rsidRPr="008B1601">
              <w:rPr>
                <w:i w:val="0"/>
              </w:rPr>
              <w:t xml:space="preserve">Sie </w:t>
            </w:r>
            <w:r w:rsidRPr="008B1601">
              <w:t>et ollu</w:t>
            </w:r>
            <w:r w:rsidR="008A757A">
              <w:rPr>
                <w:i w:val="0"/>
              </w:rPr>
              <w:t>(</w:t>
            </w:r>
            <w:r w:rsidR="008A757A">
              <w:t>t</w:t>
            </w:r>
            <w:r w:rsidR="008A757A">
              <w:rPr>
                <w:i w:val="0"/>
              </w:rPr>
              <w:t>)</w:t>
            </w:r>
            <w:r w:rsidRPr="008B1601">
              <w:t xml:space="preserve"> käyny</w:t>
            </w:r>
            <w:r w:rsidR="008A757A">
              <w:rPr>
                <w:i w:val="0"/>
              </w:rPr>
              <w:t>(</w:t>
            </w:r>
            <w:r w:rsidR="008A757A">
              <w:t>t</w:t>
            </w:r>
            <w:r w:rsidR="008A757A">
              <w:rPr>
                <w:i w:val="0"/>
              </w:rPr>
              <w:t>)</w:t>
            </w:r>
            <w:r w:rsidRPr="008B1601">
              <w:rPr>
                <w:b/>
                <w:i w:val="0"/>
              </w:rPr>
              <w:t xml:space="preserve"> </w:t>
            </w:r>
            <w:r w:rsidRPr="008B1601">
              <w:rPr>
                <w:i w:val="0"/>
              </w:rPr>
              <w:t>Englanissa.</w:t>
            </w:r>
          </w:p>
        </w:tc>
      </w:tr>
      <w:tr w:rsidR="00BC7543" w14:paraId="1CB56B6B" w14:textId="77777777" w:rsidTr="008C42C4">
        <w:tc>
          <w:tcPr>
            <w:tcW w:w="4643" w:type="dxa"/>
          </w:tcPr>
          <w:p w14:paraId="4857052C" w14:textId="50D34B99" w:rsidR="00BC7543" w:rsidRPr="008B1601" w:rsidRDefault="00BC7543" w:rsidP="007001BA">
            <w:pPr>
              <w:pStyle w:val="Style8"/>
              <w:spacing w:before="40" w:after="40"/>
              <w:rPr>
                <w:i w:val="0"/>
              </w:rPr>
            </w:pPr>
            <w:r w:rsidRPr="008B1601">
              <w:rPr>
                <w:i w:val="0"/>
              </w:rPr>
              <w:t xml:space="preserve">Se/Hän </w:t>
            </w:r>
            <w:r w:rsidRPr="008B1601">
              <w:t>ei ole kirjo</w:t>
            </w:r>
            <w:r w:rsidR="001B127A" w:rsidRPr="001B127A">
              <w:rPr>
                <w:i w:val="0"/>
              </w:rPr>
              <w:t>(</w:t>
            </w:r>
            <w:r w:rsidRPr="008B1601">
              <w:t>i</w:t>
            </w:r>
            <w:r w:rsidR="001B127A" w:rsidRPr="001B127A">
              <w:rPr>
                <w:i w:val="0"/>
              </w:rPr>
              <w:t>)</w:t>
            </w:r>
            <w:r w:rsidRPr="008B1601">
              <w:t>ttannu</w:t>
            </w:r>
            <w:r w:rsidR="008A757A">
              <w:rPr>
                <w:i w:val="0"/>
              </w:rPr>
              <w:t>(</w:t>
            </w:r>
            <w:r w:rsidR="008A757A">
              <w:t>t</w:t>
            </w:r>
            <w:r w:rsidR="008A757A">
              <w:rPr>
                <w:i w:val="0"/>
              </w:rPr>
              <w:t>)</w:t>
            </w:r>
            <w:r w:rsidRPr="008B1601">
              <w:rPr>
                <w:i w:val="0"/>
              </w:rPr>
              <w:t xml:space="preserve"> preivii ~ preiviä.</w:t>
            </w:r>
          </w:p>
        </w:tc>
        <w:tc>
          <w:tcPr>
            <w:tcW w:w="4643" w:type="dxa"/>
          </w:tcPr>
          <w:p w14:paraId="4D6E54BB" w14:textId="2FC85801" w:rsidR="00BC7543" w:rsidRPr="008B1601" w:rsidRDefault="00BC7543" w:rsidP="00C9369D">
            <w:pPr>
              <w:pStyle w:val="Style8"/>
              <w:spacing w:before="40" w:after="40"/>
              <w:rPr>
                <w:i w:val="0"/>
              </w:rPr>
            </w:pPr>
            <w:r w:rsidRPr="008B1601">
              <w:rPr>
                <w:i w:val="0"/>
              </w:rPr>
              <w:t xml:space="preserve">Se/Hän </w:t>
            </w:r>
            <w:r w:rsidRPr="008B1601">
              <w:t>ei oll</w:t>
            </w:r>
            <w:r w:rsidR="00C9369D">
              <w:t>u</w:t>
            </w:r>
            <w:r w:rsidR="00C9369D">
              <w:rPr>
                <w:i w:val="0"/>
              </w:rPr>
              <w:t>(</w:t>
            </w:r>
            <w:r w:rsidR="00C9369D">
              <w:t>t</w:t>
            </w:r>
            <w:r w:rsidR="00C9369D">
              <w:rPr>
                <w:i w:val="0"/>
              </w:rPr>
              <w:t>)</w:t>
            </w:r>
            <w:r w:rsidRPr="008B1601">
              <w:t xml:space="preserve"> kirjo</w:t>
            </w:r>
            <w:r w:rsidR="001B127A" w:rsidRPr="001B127A">
              <w:rPr>
                <w:i w:val="0"/>
              </w:rPr>
              <w:t>(</w:t>
            </w:r>
            <w:r w:rsidRPr="008B1601">
              <w:t>i</w:t>
            </w:r>
            <w:r w:rsidR="001B127A" w:rsidRPr="001B127A">
              <w:rPr>
                <w:i w:val="0"/>
              </w:rPr>
              <w:t>)</w:t>
            </w:r>
            <w:r w:rsidRPr="008B1601">
              <w:t>ttannu</w:t>
            </w:r>
            <w:r w:rsidR="008A757A">
              <w:rPr>
                <w:i w:val="0"/>
              </w:rPr>
              <w:t>(</w:t>
            </w:r>
            <w:r w:rsidR="008A757A">
              <w:t>t</w:t>
            </w:r>
            <w:r w:rsidR="008A757A">
              <w:rPr>
                <w:i w:val="0"/>
              </w:rPr>
              <w:t>)</w:t>
            </w:r>
            <w:r w:rsidRPr="008B1601">
              <w:rPr>
                <w:i w:val="0"/>
              </w:rPr>
              <w:t xml:space="preserve"> preivii ~ preiviä.</w:t>
            </w:r>
          </w:p>
        </w:tc>
      </w:tr>
      <w:tr w:rsidR="00BC7543" w14:paraId="7044D339" w14:textId="77777777" w:rsidTr="008C42C4">
        <w:tc>
          <w:tcPr>
            <w:tcW w:w="4643" w:type="dxa"/>
          </w:tcPr>
          <w:p w14:paraId="76E6A768" w14:textId="77777777" w:rsidR="00BC7543" w:rsidRPr="008B1601" w:rsidRDefault="00BC7543" w:rsidP="007001BA">
            <w:pPr>
              <w:pStyle w:val="Style8"/>
              <w:spacing w:before="40" w:after="40"/>
              <w:rPr>
                <w:i w:val="0"/>
              </w:rPr>
            </w:pPr>
            <w:r w:rsidRPr="008B1601">
              <w:rPr>
                <w:i w:val="0"/>
              </w:rPr>
              <w:t xml:space="preserve">Met </w:t>
            </w:r>
            <w:r w:rsidRPr="008B1601">
              <w:t>emmä ole olheet</w:t>
            </w:r>
            <w:r w:rsidRPr="008B1601">
              <w:rPr>
                <w:i w:val="0"/>
              </w:rPr>
              <w:t xml:space="preserve"> Kiinassa.</w:t>
            </w:r>
          </w:p>
        </w:tc>
        <w:tc>
          <w:tcPr>
            <w:tcW w:w="4643" w:type="dxa"/>
          </w:tcPr>
          <w:p w14:paraId="09B14230" w14:textId="77777777" w:rsidR="00BC7543" w:rsidRPr="008B1601" w:rsidRDefault="00BC7543" w:rsidP="007001BA">
            <w:pPr>
              <w:pStyle w:val="Style8"/>
              <w:spacing w:before="40" w:after="40"/>
              <w:rPr>
                <w:i w:val="0"/>
              </w:rPr>
            </w:pPr>
            <w:r w:rsidRPr="008B1601">
              <w:rPr>
                <w:i w:val="0"/>
              </w:rPr>
              <w:t xml:space="preserve">Met </w:t>
            </w:r>
            <w:r w:rsidRPr="008B1601">
              <w:t>emmä olheet olheet</w:t>
            </w:r>
            <w:r w:rsidRPr="008B1601">
              <w:rPr>
                <w:b/>
                <w:i w:val="0"/>
              </w:rPr>
              <w:t xml:space="preserve"> </w:t>
            </w:r>
            <w:r w:rsidRPr="008B1601">
              <w:rPr>
                <w:i w:val="0"/>
              </w:rPr>
              <w:t>Kiinassa.</w:t>
            </w:r>
          </w:p>
        </w:tc>
      </w:tr>
      <w:tr w:rsidR="00BC7543" w14:paraId="060F4649" w14:textId="77777777" w:rsidTr="008C42C4">
        <w:tc>
          <w:tcPr>
            <w:tcW w:w="4643" w:type="dxa"/>
          </w:tcPr>
          <w:p w14:paraId="1B681CDB" w14:textId="77777777" w:rsidR="00BC7543" w:rsidRPr="008B1601" w:rsidRDefault="00BC7543" w:rsidP="007001BA">
            <w:pPr>
              <w:pStyle w:val="Style8"/>
              <w:spacing w:before="40" w:after="40"/>
              <w:rPr>
                <w:i w:val="0"/>
              </w:rPr>
            </w:pPr>
            <w:r w:rsidRPr="008B1601">
              <w:rPr>
                <w:i w:val="0"/>
              </w:rPr>
              <w:t xml:space="preserve">Tet </w:t>
            </w:r>
            <w:r w:rsidRPr="008B1601">
              <w:t>että ole käynheet</w:t>
            </w:r>
            <w:r w:rsidRPr="008B1601">
              <w:rPr>
                <w:i w:val="0"/>
              </w:rPr>
              <w:t xml:space="preserve"> Englanissa.</w:t>
            </w:r>
          </w:p>
        </w:tc>
        <w:tc>
          <w:tcPr>
            <w:tcW w:w="4643" w:type="dxa"/>
          </w:tcPr>
          <w:p w14:paraId="0427CDD0" w14:textId="77777777" w:rsidR="00BC7543" w:rsidRPr="008B1601" w:rsidRDefault="00BC7543" w:rsidP="007001BA">
            <w:pPr>
              <w:pStyle w:val="Style8"/>
              <w:spacing w:before="40" w:after="40"/>
              <w:rPr>
                <w:i w:val="0"/>
              </w:rPr>
            </w:pPr>
            <w:r w:rsidRPr="008B1601">
              <w:rPr>
                <w:i w:val="0"/>
              </w:rPr>
              <w:t xml:space="preserve">Tet </w:t>
            </w:r>
            <w:r w:rsidRPr="008B1601">
              <w:t>että olheet käynheet</w:t>
            </w:r>
            <w:r w:rsidRPr="008B1601">
              <w:rPr>
                <w:i w:val="0"/>
              </w:rPr>
              <w:t xml:space="preserve"> Englanissa.</w:t>
            </w:r>
          </w:p>
        </w:tc>
      </w:tr>
      <w:tr w:rsidR="00BC7543" w14:paraId="6BD983BD" w14:textId="77777777" w:rsidTr="008C42C4">
        <w:tc>
          <w:tcPr>
            <w:tcW w:w="4643" w:type="dxa"/>
          </w:tcPr>
          <w:p w14:paraId="130807F5" w14:textId="678E959D" w:rsidR="00BC7543" w:rsidRPr="008B1601" w:rsidRDefault="00BC7543" w:rsidP="007001BA">
            <w:pPr>
              <w:pStyle w:val="Style8"/>
              <w:spacing w:before="40" w:after="40"/>
              <w:rPr>
                <w:i w:val="0"/>
              </w:rPr>
            </w:pPr>
            <w:r w:rsidRPr="008B1601">
              <w:rPr>
                <w:i w:val="0"/>
              </w:rPr>
              <w:t xml:space="preserve">Net/Het </w:t>
            </w:r>
            <w:r w:rsidRPr="008B1601">
              <w:t>ei ole kirjo</w:t>
            </w:r>
            <w:r w:rsidR="001B127A" w:rsidRPr="001B127A">
              <w:rPr>
                <w:i w:val="0"/>
              </w:rPr>
              <w:t>(</w:t>
            </w:r>
            <w:r w:rsidRPr="008B1601">
              <w:t>i</w:t>
            </w:r>
            <w:r w:rsidR="001B127A" w:rsidRPr="001B127A">
              <w:rPr>
                <w:i w:val="0"/>
              </w:rPr>
              <w:t>)</w:t>
            </w:r>
            <w:r w:rsidRPr="008B1601">
              <w:t>ttanheet</w:t>
            </w:r>
            <w:r w:rsidRPr="008B1601">
              <w:rPr>
                <w:i w:val="0"/>
              </w:rPr>
              <w:t xml:space="preserve"> preivii ~ preiviä.</w:t>
            </w:r>
          </w:p>
        </w:tc>
        <w:tc>
          <w:tcPr>
            <w:tcW w:w="4643" w:type="dxa"/>
          </w:tcPr>
          <w:p w14:paraId="362606A4" w14:textId="1FFD2D7C" w:rsidR="00BC7543" w:rsidRPr="008B1601" w:rsidRDefault="00BC7543" w:rsidP="007001BA">
            <w:pPr>
              <w:pStyle w:val="Style8"/>
              <w:spacing w:before="40" w:after="40"/>
              <w:rPr>
                <w:i w:val="0"/>
              </w:rPr>
            </w:pPr>
            <w:r w:rsidRPr="008B1601">
              <w:rPr>
                <w:i w:val="0"/>
              </w:rPr>
              <w:t xml:space="preserve">Net/Het </w:t>
            </w:r>
            <w:r w:rsidRPr="008B1601">
              <w:t>ei olheet kirjo</w:t>
            </w:r>
            <w:r w:rsidR="001B127A" w:rsidRPr="001B127A">
              <w:rPr>
                <w:i w:val="0"/>
              </w:rPr>
              <w:t>(</w:t>
            </w:r>
            <w:r w:rsidRPr="008B1601">
              <w:t>i</w:t>
            </w:r>
            <w:r w:rsidR="001B127A" w:rsidRPr="001B127A">
              <w:rPr>
                <w:i w:val="0"/>
              </w:rPr>
              <w:t>)</w:t>
            </w:r>
            <w:r w:rsidRPr="008B1601">
              <w:t>ttanheet</w:t>
            </w:r>
            <w:r w:rsidRPr="008B1601">
              <w:rPr>
                <w:b/>
                <w:i w:val="0"/>
              </w:rPr>
              <w:t xml:space="preserve"> </w:t>
            </w:r>
            <w:r w:rsidRPr="008B1601">
              <w:rPr>
                <w:i w:val="0"/>
              </w:rPr>
              <w:t>preivii ~ preiviä.</w:t>
            </w:r>
          </w:p>
        </w:tc>
      </w:tr>
      <w:tr w:rsidR="00BC7543" w14:paraId="7DDC9C5B" w14:textId="77777777" w:rsidTr="008C42C4">
        <w:tc>
          <w:tcPr>
            <w:tcW w:w="4643" w:type="dxa"/>
          </w:tcPr>
          <w:p w14:paraId="129FD26A" w14:textId="351B4442" w:rsidR="00BC7543" w:rsidRPr="008B1601" w:rsidRDefault="00BC7543" w:rsidP="007001BA">
            <w:pPr>
              <w:pStyle w:val="Style8"/>
              <w:spacing w:before="40" w:after="40"/>
              <w:rPr>
                <w:i w:val="0"/>
              </w:rPr>
            </w:pPr>
            <w:r w:rsidRPr="008B1601">
              <w:rPr>
                <w:i w:val="0"/>
              </w:rPr>
              <w:t xml:space="preserve">Preivii ~ preiviä </w:t>
            </w:r>
            <w:r w:rsidRPr="008B1601">
              <w:t>ei ole kirjo</w:t>
            </w:r>
            <w:r w:rsidR="001B127A" w:rsidRPr="001B127A">
              <w:rPr>
                <w:i w:val="0"/>
              </w:rPr>
              <w:t>(</w:t>
            </w:r>
            <w:r w:rsidRPr="008B1601">
              <w:t>i</w:t>
            </w:r>
            <w:r w:rsidR="001B127A" w:rsidRPr="001B127A">
              <w:rPr>
                <w:i w:val="0"/>
              </w:rPr>
              <w:t>)</w:t>
            </w:r>
            <w:r w:rsidRPr="008B1601">
              <w:t>tettu</w:t>
            </w:r>
            <w:r w:rsidRPr="008B1601">
              <w:rPr>
                <w:b/>
                <w:i w:val="0"/>
              </w:rPr>
              <w:t>.</w:t>
            </w:r>
          </w:p>
        </w:tc>
        <w:tc>
          <w:tcPr>
            <w:tcW w:w="4643" w:type="dxa"/>
          </w:tcPr>
          <w:p w14:paraId="1857DD97" w14:textId="59EA58F3" w:rsidR="0076715F" w:rsidRPr="0076715F" w:rsidRDefault="00BC7543" w:rsidP="007001BA">
            <w:pPr>
              <w:pStyle w:val="Style8"/>
              <w:spacing w:before="40" w:after="40"/>
              <w:rPr>
                <w:i w:val="0"/>
              </w:rPr>
            </w:pPr>
            <w:r w:rsidRPr="008B1601">
              <w:rPr>
                <w:i w:val="0"/>
              </w:rPr>
              <w:t xml:space="preserve">Preivii ~ preiviä </w:t>
            </w:r>
            <w:r w:rsidRPr="008B1601">
              <w:t>ei ollu</w:t>
            </w:r>
            <w:r w:rsidR="00BA1173" w:rsidRPr="00BA1173">
              <w:rPr>
                <w:i w:val="0"/>
              </w:rPr>
              <w:t>(</w:t>
            </w:r>
            <w:r w:rsidR="00DC65F9">
              <w:t>t</w:t>
            </w:r>
            <w:r w:rsidR="00BA1173" w:rsidRPr="00BA1173">
              <w:rPr>
                <w:i w:val="0"/>
              </w:rPr>
              <w:t>)</w:t>
            </w:r>
            <w:r w:rsidRPr="008B1601">
              <w:t xml:space="preserve"> kirjo</w:t>
            </w:r>
            <w:r w:rsidR="001B127A" w:rsidRPr="001B127A">
              <w:rPr>
                <w:i w:val="0"/>
              </w:rPr>
              <w:t>(</w:t>
            </w:r>
            <w:r w:rsidRPr="008B1601">
              <w:t>i</w:t>
            </w:r>
            <w:r w:rsidR="001B127A" w:rsidRPr="001B127A">
              <w:rPr>
                <w:i w:val="0"/>
              </w:rPr>
              <w:t>)</w:t>
            </w:r>
            <w:r w:rsidRPr="008B1601">
              <w:t>tettu</w:t>
            </w:r>
            <w:r w:rsidRPr="008B1601">
              <w:rPr>
                <w:i w:val="0"/>
              </w:rPr>
              <w:t>.</w:t>
            </w:r>
          </w:p>
        </w:tc>
      </w:tr>
    </w:tbl>
    <w:p w14:paraId="1B147E84" w14:textId="34431302" w:rsidR="00C04966" w:rsidRDefault="005B4A72" w:rsidP="00957380">
      <w:pPr>
        <w:pStyle w:val="Overskrift3"/>
      </w:pPr>
      <w:bookmarkStart w:id="1633" w:name="_Toc311273878"/>
      <w:bookmarkStart w:id="1634" w:name="_Toc84998007"/>
      <w:bookmarkStart w:id="1635" w:name="_Toc198266898"/>
      <w:bookmarkStart w:id="1636" w:name="_Toc209168650"/>
      <w:bookmarkStart w:id="1637" w:name="_Toc241129281"/>
      <w:r>
        <w:t>Partisip</w:t>
      </w:r>
      <w:r w:rsidR="00C04966">
        <w:t>in perfekti indikatiivin liittohaamuissa</w:t>
      </w:r>
      <w:bookmarkEnd w:id="1633"/>
    </w:p>
    <w:p w14:paraId="3A367C53" w14:textId="6772DDDE" w:rsidR="00F904D4" w:rsidRDefault="00C04966" w:rsidP="00C04966">
      <w:r>
        <w:t xml:space="preserve">Ylipuolelta näjemä ette </w:t>
      </w:r>
      <w:r w:rsidR="00763C89">
        <w:t>pääverbi oon partisipin perfektin haamussa</w:t>
      </w:r>
    </w:p>
    <w:p w14:paraId="4CB3FDC9" w14:textId="26D4510F" w:rsidR="00254635" w:rsidRDefault="00254635" w:rsidP="00540463">
      <w:pPr>
        <w:pStyle w:val="Punktliste"/>
      </w:pPr>
      <w:r>
        <w:t>kielttä</w:t>
      </w:r>
      <w:r w:rsidR="001B1358">
        <w:t>ä</w:t>
      </w:r>
      <w:r>
        <w:t>vässä preteritissä kieltoverbin kans</w:t>
      </w:r>
      <w:r w:rsidR="00540463">
        <w:t>,</w:t>
      </w:r>
    </w:p>
    <w:p w14:paraId="309A1571" w14:textId="2BE4414F" w:rsidR="00C04966" w:rsidRDefault="00254635" w:rsidP="00540463">
      <w:pPr>
        <w:pStyle w:val="Punktliste"/>
      </w:pPr>
      <w:r>
        <w:t xml:space="preserve">myönttäävässä perfektissä </w:t>
      </w:r>
      <w:r>
        <w:rPr>
          <w:i/>
        </w:rPr>
        <w:t>olla-</w:t>
      </w:r>
      <w:r>
        <w:t>verbin persoonahaamun preesensin kans</w:t>
      </w:r>
      <w:r w:rsidR="00540463">
        <w:t>,</w:t>
      </w:r>
    </w:p>
    <w:p w14:paraId="75DCDB23" w14:textId="6EAA442B" w:rsidR="00254635" w:rsidRDefault="00254635" w:rsidP="00540463">
      <w:pPr>
        <w:pStyle w:val="Punktliste"/>
      </w:pPr>
      <w:r>
        <w:t xml:space="preserve">kielttäävässä perfektissä kieltoverbin ja </w:t>
      </w:r>
      <w:r w:rsidR="00455B49">
        <w:rPr>
          <w:i/>
        </w:rPr>
        <w:t>olla-</w:t>
      </w:r>
      <w:r>
        <w:t>verbin kieltohaamun kans</w:t>
      </w:r>
      <w:r w:rsidR="00540463">
        <w:t>,</w:t>
      </w:r>
    </w:p>
    <w:p w14:paraId="00EA207C" w14:textId="150628F9" w:rsidR="00455B49" w:rsidRDefault="00455B49" w:rsidP="00540463">
      <w:pPr>
        <w:pStyle w:val="Punktliste"/>
      </w:pPr>
      <w:r>
        <w:t xml:space="preserve">myönttäävässä pluskvamperfektissä </w:t>
      </w:r>
      <w:r w:rsidR="00540463">
        <w:rPr>
          <w:i/>
        </w:rPr>
        <w:t>olla-</w:t>
      </w:r>
      <w:r w:rsidR="00540463">
        <w:t>verbin persoonahaamun preteritin kans,</w:t>
      </w:r>
    </w:p>
    <w:p w14:paraId="10FBE0AD" w14:textId="37614765" w:rsidR="00540463" w:rsidRDefault="00540463" w:rsidP="00540463">
      <w:pPr>
        <w:pStyle w:val="Punktliste"/>
      </w:pPr>
      <w:r>
        <w:t xml:space="preserve">kielttäävässä pluskvamperfektissä kieltoverbin ja </w:t>
      </w:r>
      <w:r>
        <w:rPr>
          <w:i/>
        </w:rPr>
        <w:t>olla-</w:t>
      </w:r>
      <w:r>
        <w:t xml:space="preserve">verbin </w:t>
      </w:r>
      <w:r w:rsidR="005B4A72">
        <w:t>partisip</w:t>
      </w:r>
      <w:r>
        <w:t>in perfektin haamun kans.</w:t>
      </w:r>
    </w:p>
    <w:p w14:paraId="33D0175D" w14:textId="4538E748" w:rsidR="00540463" w:rsidRDefault="00957380" w:rsidP="00C04966">
      <w:r>
        <w:t>Singulaarisissa</w:t>
      </w:r>
      <w:r w:rsidR="005E5091">
        <w:t xml:space="preserve"> persoonissa </w:t>
      </w:r>
      <w:r w:rsidR="005B4A72">
        <w:t>partisip</w:t>
      </w:r>
      <w:r w:rsidR="005E5091">
        <w:t xml:space="preserve">in perfekti oon singulaarin nominatiivissa ja pluraalisissa persoonissa pluraalin nominatiivissa. Passiivissa käytämä </w:t>
      </w:r>
      <w:r w:rsidR="005E5091">
        <w:rPr>
          <w:i/>
        </w:rPr>
        <w:t>olla</w:t>
      </w:r>
      <w:r w:rsidR="005E5091">
        <w:t xml:space="preserve">-verbistä aktiivissii </w:t>
      </w:r>
      <w:r w:rsidR="00556FF9">
        <w:t>partisipin perfektin singulaari</w:t>
      </w:r>
      <w:r w:rsidR="005E5091">
        <w:t xml:space="preserve">haamui, </w:t>
      </w:r>
      <w:r w:rsidR="001B1358">
        <w:t xml:space="preserve">pääverbistä passiivin </w:t>
      </w:r>
      <w:r w:rsidR="005B4A72">
        <w:t>partisip</w:t>
      </w:r>
      <w:r w:rsidR="001B1358">
        <w:t>in perfektin singulaarihaamui</w:t>
      </w:r>
      <w:r w:rsidR="00ED77F5">
        <w:t>.</w:t>
      </w:r>
    </w:p>
    <w:p w14:paraId="376E9066" w14:textId="514ED95C" w:rsidR="00ED77F5" w:rsidRPr="005E5091" w:rsidRDefault="00ED77F5" w:rsidP="00C04966">
      <w:r>
        <w:t xml:space="preserve">Alapuolen tabelhiin oon kovottu esimerkkii kaikista indikatiivin kategoriista, missä käytethään </w:t>
      </w:r>
      <w:r w:rsidR="005B4A72">
        <w:t>partisip</w:t>
      </w:r>
      <w:r w:rsidR="00B60056">
        <w:t>in perfektin haamui.</w:t>
      </w:r>
    </w:p>
    <w:p w14:paraId="1367393C" w14:textId="7C465A14" w:rsidR="00BC7543" w:rsidRPr="00A95D68" w:rsidRDefault="00BC7543" w:rsidP="00BC7543">
      <w:pPr>
        <w:pStyle w:val="Undertittel"/>
      </w:pPr>
      <w:bookmarkStart w:id="1638" w:name="_Toc311273879"/>
      <w:r w:rsidRPr="00A95D68">
        <w:t>Tabeli</w:t>
      </w:r>
      <w:r w:rsidR="00C04966">
        <w:t xml:space="preserve"> 29</w:t>
      </w:r>
      <w:r w:rsidRPr="00A95D68">
        <w:t>: Indikatiivin kielttäävän preteritin ja myönttäävän ja kielttäävän perfektin ja pluskvamperfektin haamustus</w:t>
      </w:r>
      <w:bookmarkEnd w:id="1634"/>
      <w:bookmarkEnd w:id="1635"/>
      <w:bookmarkEnd w:id="1636"/>
      <w:bookmarkEnd w:id="1637"/>
      <w:bookmarkEnd w:id="1638"/>
    </w:p>
    <w:tbl>
      <w:tblPr>
        <w:tblStyle w:val="Tabellrutenett"/>
        <w:tblW w:w="0" w:type="auto"/>
        <w:tblLayout w:type="fixed"/>
        <w:tblLook w:val="02E0" w:firstRow="1" w:lastRow="1" w:firstColumn="1" w:lastColumn="0" w:noHBand="1" w:noVBand="0"/>
      </w:tblPr>
      <w:tblGrid>
        <w:gridCol w:w="2268"/>
        <w:gridCol w:w="1980"/>
        <w:gridCol w:w="4994"/>
      </w:tblGrid>
      <w:tr w:rsidR="00BC7543" w:rsidRPr="00A96794" w14:paraId="4104F31E" w14:textId="77777777" w:rsidTr="005338E3">
        <w:tc>
          <w:tcPr>
            <w:tcW w:w="2268" w:type="dxa"/>
          </w:tcPr>
          <w:p w14:paraId="7A0B751B" w14:textId="77777777" w:rsidR="00BC7543" w:rsidRPr="00680839" w:rsidRDefault="00BC7543" w:rsidP="008C42C4">
            <w:pPr>
              <w:keepNext/>
              <w:keepLines/>
              <w:tabs>
                <w:tab w:val="left" w:pos="4678"/>
              </w:tabs>
              <w:spacing w:before="20" w:after="20"/>
            </w:pPr>
            <w:r w:rsidRPr="00680839">
              <w:t>Liittotempus</w:t>
            </w:r>
          </w:p>
        </w:tc>
        <w:tc>
          <w:tcPr>
            <w:tcW w:w="1980" w:type="dxa"/>
          </w:tcPr>
          <w:p w14:paraId="2498837F" w14:textId="4C40BA3E" w:rsidR="00BC7543" w:rsidRPr="00A96794" w:rsidRDefault="00BC7543" w:rsidP="008C42C4">
            <w:pPr>
              <w:keepNext/>
              <w:keepLines/>
              <w:spacing w:before="20" w:after="20"/>
            </w:pPr>
            <w:r w:rsidRPr="00A96794">
              <w:t xml:space="preserve">Aktiivin </w:t>
            </w:r>
            <w:r w:rsidR="001337F6">
              <w:t>sg1</w:t>
            </w:r>
            <w:r w:rsidRPr="00A96794">
              <w:t xml:space="preserve">, </w:t>
            </w:r>
            <w:r w:rsidR="001337F6">
              <w:t>sg2</w:t>
            </w:r>
            <w:r w:rsidRPr="00A96794">
              <w:t xml:space="preserve">, </w:t>
            </w:r>
            <w:r w:rsidR="001337F6">
              <w:t>sg3</w:t>
            </w:r>
            <w:r w:rsidRPr="00A96794">
              <w:t xml:space="preserve"> </w:t>
            </w:r>
          </w:p>
        </w:tc>
        <w:tc>
          <w:tcPr>
            <w:tcW w:w="4994" w:type="dxa"/>
          </w:tcPr>
          <w:p w14:paraId="09F96E31" w14:textId="77777777" w:rsidR="00BC7543" w:rsidRPr="00A96794" w:rsidRDefault="00BC7543" w:rsidP="008C42C4">
            <w:pPr>
              <w:keepNext/>
              <w:keepLines/>
              <w:spacing w:before="20" w:after="20"/>
            </w:pPr>
            <w:r w:rsidRPr="00A96794">
              <w:t xml:space="preserve">Aktiivin </w:t>
            </w:r>
            <w:r>
              <w:t>partisip</w:t>
            </w:r>
            <w:r w:rsidRPr="00A96794">
              <w:t>in perfekti, singulaarin nominatiivi</w:t>
            </w:r>
          </w:p>
        </w:tc>
      </w:tr>
      <w:tr w:rsidR="00BC7543" w:rsidRPr="00A96794" w14:paraId="488EE9ED" w14:textId="77777777" w:rsidTr="005338E3">
        <w:tc>
          <w:tcPr>
            <w:tcW w:w="2268" w:type="dxa"/>
          </w:tcPr>
          <w:p w14:paraId="75EF8AE8" w14:textId="77777777" w:rsidR="00BC7543" w:rsidRPr="00680839" w:rsidRDefault="00BC7543" w:rsidP="008C42C4">
            <w:pPr>
              <w:tabs>
                <w:tab w:val="left" w:pos="4678"/>
              </w:tabs>
              <w:spacing w:before="20" w:after="20"/>
            </w:pPr>
            <w:r w:rsidRPr="00680839">
              <w:t>Kielttäävä preteriti</w:t>
            </w:r>
          </w:p>
        </w:tc>
        <w:tc>
          <w:tcPr>
            <w:tcW w:w="1980" w:type="dxa"/>
          </w:tcPr>
          <w:p w14:paraId="01B0CB4A" w14:textId="2C66F371" w:rsidR="00BC7543" w:rsidRPr="00680839" w:rsidRDefault="00BC7543" w:rsidP="008C42C4">
            <w:pPr>
              <w:tabs>
                <w:tab w:val="left" w:pos="4678"/>
              </w:tabs>
              <w:spacing w:before="20" w:after="20"/>
              <w:rPr>
                <w:i/>
              </w:rPr>
            </w:pPr>
            <w:r w:rsidRPr="00680839">
              <w:rPr>
                <w:i/>
              </w:rPr>
              <w:t>en</w:t>
            </w:r>
            <w:r w:rsidR="001B127A" w:rsidRPr="001B127A">
              <w:t>,</w:t>
            </w:r>
            <w:r w:rsidRPr="00680839">
              <w:rPr>
                <w:i/>
              </w:rPr>
              <w:t xml:space="preserve"> et</w:t>
            </w:r>
            <w:r w:rsidR="001B127A" w:rsidRPr="001B127A">
              <w:t>,</w:t>
            </w:r>
            <w:r w:rsidRPr="00680839">
              <w:rPr>
                <w:i/>
              </w:rPr>
              <w:t xml:space="preserve"> ei</w:t>
            </w:r>
          </w:p>
        </w:tc>
        <w:tc>
          <w:tcPr>
            <w:tcW w:w="4994" w:type="dxa"/>
            <w:vMerge w:val="restart"/>
          </w:tcPr>
          <w:p w14:paraId="767383A9" w14:textId="6CC37BDD" w:rsidR="00BC7543" w:rsidRPr="00A96794" w:rsidRDefault="00BC7543" w:rsidP="008C42C4">
            <w:pPr>
              <w:spacing w:before="20" w:after="20"/>
            </w:pPr>
            <w:r>
              <w:t>(</w:t>
            </w:r>
            <w:r w:rsidRPr="00A96794">
              <w:t xml:space="preserve">1) </w:t>
            </w:r>
            <w:r w:rsidRPr="00D917DC">
              <w:t>saa/nu</w:t>
            </w:r>
            <w:r w:rsidR="00DA47D9" w:rsidRPr="00D917DC">
              <w:t>(t)</w:t>
            </w:r>
            <w:r w:rsidRPr="00D917DC">
              <w:t>, vie/ny</w:t>
            </w:r>
            <w:r w:rsidR="00DA47D9" w:rsidRPr="00D917DC">
              <w:t>(t)</w:t>
            </w:r>
            <w:r w:rsidRPr="00D917DC">
              <w:t>, ui/nu</w:t>
            </w:r>
            <w:r w:rsidR="00DA47D9" w:rsidRPr="00D917DC">
              <w:t>(t)</w:t>
            </w:r>
            <w:r w:rsidRPr="00D917DC">
              <w:t>; (2) kulke/nu</w:t>
            </w:r>
            <w:r w:rsidR="00DA47D9" w:rsidRPr="00D917DC">
              <w:t>(t)</w:t>
            </w:r>
            <w:r w:rsidRPr="00D917DC">
              <w:t>, luke/nu</w:t>
            </w:r>
            <w:r w:rsidR="00DA47D9" w:rsidRPr="00D917DC">
              <w:t>(t)</w:t>
            </w:r>
            <w:r w:rsidRPr="00D917DC">
              <w:t>, sopi/nu</w:t>
            </w:r>
            <w:r w:rsidR="00DA47D9" w:rsidRPr="00D917DC">
              <w:t>(t)</w:t>
            </w:r>
            <w:r w:rsidRPr="00D917DC">
              <w:t>, tohti/nu</w:t>
            </w:r>
            <w:r w:rsidR="00DA47D9" w:rsidRPr="00D917DC">
              <w:t>(t)</w:t>
            </w:r>
            <w:r w:rsidRPr="00D917DC">
              <w:t>, aiko/nu</w:t>
            </w:r>
            <w:r w:rsidR="00DA47D9" w:rsidRPr="00D917DC">
              <w:t>(t)</w:t>
            </w:r>
            <w:r w:rsidRPr="00D917DC">
              <w:t>, katto/nu</w:t>
            </w:r>
            <w:r w:rsidR="00DA47D9" w:rsidRPr="00D917DC">
              <w:t>(t)</w:t>
            </w:r>
            <w:r w:rsidRPr="00D917DC">
              <w:t>, näky/ny</w:t>
            </w:r>
            <w:r w:rsidR="00CD3ACF" w:rsidRPr="00D917DC">
              <w:t>(t)</w:t>
            </w:r>
            <w:r w:rsidRPr="00D917DC">
              <w:t>, luotta/nu</w:t>
            </w:r>
            <w:r w:rsidR="00CD3ACF" w:rsidRPr="00D917DC">
              <w:t>(t)</w:t>
            </w:r>
            <w:r w:rsidRPr="00D917DC">
              <w:t>, anta/nu</w:t>
            </w:r>
            <w:r w:rsidR="00CD3ACF" w:rsidRPr="00D917DC">
              <w:t>(t)</w:t>
            </w:r>
            <w:r w:rsidRPr="00D917DC">
              <w:t>, lentä/ny</w:t>
            </w:r>
            <w:r w:rsidR="00CD3ACF" w:rsidRPr="00D917DC">
              <w:t>(t)</w:t>
            </w:r>
            <w:r w:rsidRPr="00D917DC">
              <w:t>, varasta/nnu</w:t>
            </w:r>
            <w:r w:rsidR="00CD3ACF" w:rsidRPr="00D917DC">
              <w:t>(t)</w:t>
            </w:r>
            <w:r w:rsidRPr="00D917DC">
              <w:t>, näytästä/nny</w:t>
            </w:r>
            <w:r w:rsidR="00CD3ACF" w:rsidRPr="00D917DC">
              <w:t>(t)</w:t>
            </w:r>
            <w:r w:rsidRPr="00D917DC">
              <w:t>; (3) ol/lu</w:t>
            </w:r>
            <w:r w:rsidR="00CD3ACF" w:rsidRPr="00D917DC">
              <w:t>(t)</w:t>
            </w:r>
            <w:r w:rsidRPr="00D917DC">
              <w:t>, juos/su</w:t>
            </w:r>
            <w:r w:rsidR="00CD3ACF" w:rsidRPr="00D917DC">
              <w:t>(t)</w:t>
            </w:r>
            <w:r w:rsidRPr="00D917DC">
              <w:t>, näh/ny</w:t>
            </w:r>
            <w:r w:rsidR="00CD3ACF" w:rsidRPr="00D917DC">
              <w:t>(t)</w:t>
            </w:r>
            <w:r w:rsidRPr="00D917DC">
              <w:t>, kävel/y</w:t>
            </w:r>
            <w:r w:rsidR="00CD3ACF" w:rsidRPr="00D917DC">
              <w:t>(t)</w:t>
            </w:r>
            <w:r w:rsidRPr="00D917DC">
              <w:t>, ajatel/lu</w:t>
            </w:r>
            <w:r w:rsidR="00CD3ACF" w:rsidRPr="00D917DC">
              <w:t>(t)</w:t>
            </w:r>
            <w:r w:rsidRPr="00D917DC">
              <w:t>, auka(i)s/su</w:t>
            </w:r>
            <w:r w:rsidR="00CD3ACF" w:rsidRPr="00D917DC">
              <w:t>(t)</w:t>
            </w:r>
            <w:r w:rsidRPr="00D917DC">
              <w:t>; (4) kyyti/ny</w:t>
            </w:r>
            <w:r w:rsidR="00CD3ACF" w:rsidRPr="00D917DC">
              <w:t>(t)</w:t>
            </w:r>
            <w:r w:rsidRPr="00D917DC">
              <w:t>, tarvi/nu</w:t>
            </w:r>
            <w:r w:rsidR="00CD3ACF" w:rsidRPr="00D917DC">
              <w:t>(t)</w:t>
            </w:r>
            <w:r w:rsidRPr="00D917DC">
              <w:t>, piikaroi/nu</w:t>
            </w:r>
            <w:r w:rsidR="00CD3ACF" w:rsidRPr="00D917DC">
              <w:t>(t)</w:t>
            </w:r>
            <w:r w:rsidRPr="00D917DC">
              <w:t>, li(j)e/ny</w:t>
            </w:r>
            <w:r w:rsidR="00CD3ACF" w:rsidRPr="00D917DC">
              <w:t>(t)</w:t>
            </w:r>
            <w:r w:rsidRPr="00D917DC">
              <w:t>, vanhe/nu</w:t>
            </w:r>
            <w:r w:rsidR="00CD3ACF" w:rsidRPr="00D917DC">
              <w:t>(t)</w:t>
            </w:r>
            <w:r w:rsidRPr="00D917DC">
              <w:t>, jatka/nu</w:t>
            </w:r>
            <w:r w:rsidR="00CD3ACF" w:rsidRPr="00D917DC">
              <w:t>(t)</w:t>
            </w:r>
            <w:r w:rsidRPr="00D917DC">
              <w:t>, pöl(j)ä/ny</w:t>
            </w:r>
            <w:r w:rsidR="00CD3ACF" w:rsidRPr="00D917DC">
              <w:t>(t)</w:t>
            </w:r>
            <w:r w:rsidRPr="00D917DC">
              <w:t>, keri/ny</w:t>
            </w:r>
            <w:r w:rsidR="00CD3ACF" w:rsidRPr="00D917DC">
              <w:t>(t)</w:t>
            </w:r>
            <w:r w:rsidRPr="00D917DC">
              <w:t>, ka(đ)o/nu</w:t>
            </w:r>
            <w:r w:rsidR="00CD3ACF" w:rsidRPr="00D917DC">
              <w:t>(t)</w:t>
            </w:r>
          </w:p>
        </w:tc>
      </w:tr>
      <w:tr w:rsidR="00BC7543" w:rsidRPr="00A96794" w14:paraId="112E50D1" w14:textId="77777777" w:rsidTr="005338E3">
        <w:tc>
          <w:tcPr>
            <w:tcW w:w="2268" w:type="dxa"/>
          </w:tcPr>
          <w:p w14:paraId="2DB0F97F" w14:textId="77777777" w:rsidR="00BC7543" w:rsidRPr="00680839" w:rsidRDefault="00BC7543" w:rsidP="008C42C4">
            <w:pPr>
              <w:tabs>
                <w:tab w:val="left" w:pos="4678"/>
              </w:tabs>
              <w:spacing w:before="20" w:after="20"/>
            </w:pPr>
            <w:r w:rsidRPr="00680839">
              <w:t>Myönttäävä perfekti</w:t>
            </w:r>
          </w:p>
        </w:tc>
        <w:tc>
          <w:tcPr>
            <w:tcW w:w="1980" w:type="dxa"/>
          </w:tcPr>
          <w:p w14:paraId="79605327" w14:textId="093E15E5" w:rsidR="00BC7543" w:rsidRPr="00680839" w:rsidRDefault="00BC7543" w:rsidP="008C42C4">
            <w:pPr>
              <w:tabs>
                <w:tab w:val="left" w:pos="4678"/>
              </w:tabs>
              <w:spacing w:before="20" w:after="20"/>
              <w:rPr>
                <w:i/>
              </w:rPr>
            </w:pPr>
            <w:r w:rsidRPr="00680839">
              <w:rPr>
                <w:i/>
              </w:rPr>
              <w:t>olen</w:t>
            </w:r>
            <w:r w:rsidR="001B127A" w:rsidRPr="001B127A">
              <w:t>,</w:t>
            </w:r>
            <w:r w:rsidRPr="00680839">
              <w:rPr>
                <w:i/>
              </w:rPr>
              <w:t xml:space="preserve"> olet</w:t>
            </w:r>
            <w:r w:rsidR="001B127A" w:rsidRPr="001B127A">
              <w:t>,</w:t>
            </w:r>
            <w:r w:rsidRPr="00680839">
              <w:rPr>
                <w:i/>
              </w:rPr>
              <w:t xml:space="preserve"> oon</w:t>
            </w:r>
          </w:p>
        </w:tc>
        <w:tc>
          <w:tcPr>
            <w:tcW w:w="4994" w:type="dxa"/>
            <w:vMerge/>
          </w:tcPr>
          <w:p w14:paraId="7F62ED16" w14:textId="77777777" w:rsidR="00BC7543" w:rsidRPr="00A96794" w:rsidRDefault="00BC7543" w:rsidP="008C42C4">
            <w:pPr>
              <w:tabs>
                <w:tab w:val="left" w:pos="4678"/>
              </w:tabs>
              <w:spacing w:before="20" w:after="20"/>
            </w:pPr>
          </w:p>
        </w:tc>
      </w:tr>
      <w:tr w:rsidR="00BC7543" w:rsidRPr="00A96794" w14:paraId="3993865B" w14:textId="77777777" w:rsidTr="005338E3">
        <w:tc>
          <w:tcPr>
            <w:tcW w:w="2268" w:type="dxa"/>
          </w:tcPr>
          <w:p w14:paraId="38DF2417" w14:textId="77777777" w:rsidR="00BC7543" w:rsidRPr="00680839" w:rsidRDefault="00BC7543" w:rsidP="008C42C4">
            <w:pPr>
              <w:tabs>
                <w:tab w:val="left" w:pos="4678"/>
              </w:tabs>
              <w:spacing w:before="20" w:after="20"/>
            </w:pPr>
            <w:r w:rsidRPr="00680839">
              <w:t>Kielttäävä perfekti</w:t>
            </w:r>
          </w:p>
        </w:tc>
        <w:tc>
          <w:tcPr>
            <w:tcW w:w="1980" w:type="dxa"/>
          </w:tcPr>
          <w:p w14:paraId="637848BD" w14:textId="596F2368" w:rsidR="00BC7543" w:rsidRPr="00680839" w:rsidRDefault="00BC7543" w:rsidP="008C42C4">
            <w:pPr>
              <w:tabs>
                <w:tab w:val="left" w:pos="4678"/>
              </w:tabs>
              <w:spacing w:before="20" w:after="20"/>
              <w:rPr>
                <w:i/>
              </w:rPr>
            </w:pPr>
            <w:r w:rsidRPr="00680839">
              <w:rPr>
                <w:i/>
              </w:rPr>
              <w:t>en</w:t>
            </w:r>
            <w:r w:rsidR="00C67FE4">
              <w:rPr>
                <w:i/>
              </w:rPr>
              <w:t xml:space="preserve"> ole</w:t>
            </w:r>
            <w:r w:rsidR="001B127A" w:rsidRPr="001B127A">
              <w:t>,</w:t>
            </w:r>
            <w:r w:rsidRPr="00680839">
              <w:rPr>
                <w:i/>
              </w:rPr>
              <w:t xml:space="preserve"> et</w:t>
            </w:r>
            <w:r w:rsidR="00C67FE4">
              <w:rPr>
                <w:i/>
              </w:rPr>
              <w:t xml:space="preserve"> ole</w:t>
            </w:r>
            <w:r w:rsidR="001B127A" w:rsidRPr="001B127A">
              <w:t>,</w:t>
            </w:r>
            <w:r w:rsidRPr="00680839">
              <w:rPr>
                <w:i/>
              </w:rPr>
              <w:t xml:space="preserve"> ei ole</w:t>
            </w:r>
          </w:p>
        </w:tc>
        <w:tc>
          <w:tcPr>
            <w:tcW w:w="4994" w:type="dxa"/>
            <w:vMerge/>
          </w:tcPr>
          <w:p w14:paraId="188B7851" w14:textId="77777777" w:rsidR="00BC7543" w:rsidRPr="00A96794" w:rsidRDefault="00BC7543" w:rsidP="008C42C4">
            <w:pPr>
              <w:tabs>
                <w:tab w:val="left" w:pos="4678"/>
              </w:tabs>
              <w:spacing w:before="20" w:after="20"/>
            </w:pPr>
          </w:p>
        </w:tc>
      </w:tr>
      <w:tr w:rsidR="00BC7543" w:rsidRPr="00A96794" w14:paraId="065DDC9A" w14:textId="77777777" w:rsidTr="005338E3">
        <w:tc>
          <w:tcPr>
            <w:tcW w:w="2268" w:type="dxa"/>
          </w:tcPr>
          <w:p w14:paraId="6B961D1C" w14:textId="77777777" w:rsidR="00BC7543" w:rsidRPr="00680839" w:rsidRDefault="00BC7543" w:rsidP="008C42C4">
            <w:pPr>
              <w:tabs>
                <w:tab w:val="left" w:pos="4678"/>
              </w:tabs>
              <w:spacing w:before="20" w:after="20"/>
            </w:pPr>
            <w:r w:rsidRPr="00680839">
              <w:t>Myönttäävä pluskvamperfekti</w:t>
            </w:r>
          </w:p>
        </w:tc>
        <w:tc>
          <w:tcPr>
            <w:tcW w:w="1980" w:type="dxa"/>
          </w:tcPr>
          <w:p w14:paraId="78E7A305" w14:textId="7460620C" w:rsidR="00BC7543" w:rsidRPr="00680839" w:rsidRDefault="00BC7543" w:rsidP="008C42C4">
            <w:pPr>
              <w:tabs>
                <w:tab w:val="left" w:pos="4678"/>
              </w:tabs>
              <w:spacing w:before="20" w:after="20"/>
              <w:rPr>
                <w:i/>
              </w:rPr>
            </w:pPr>
            <w:r w:rsidRPr="00680839">
              <w:rPr>
                <w:i/>
              </w:rPr>
              <w:t>olin</w:t>
            </w:r>
            <w:r w:rsidR="001B127A" w:rsidRPr="001B127A">
              <w:t>,</w:t>
            </w:r>
            <w:r w:rsidRPr="00680839">
              <w:rPr>
                <w:i/>
              </w:rPr>
              <w:t xml:space="preserve"> olit</w:t>
            </w:r>
            <w:r w:rsidR="001B127A" w:rsidRPr="001B127A">
              <w:t>,</w:t>
            </w:r>
            <w:r w:rsidRPr="00680839">
              <w:rPr>
                <w:i/>
              </w:rPr>
              <w:t xml:space="preserve"> oli</w:t>
            </w:r>
          </w:p>
        </w:tc>
        <w:tc>
          <w:tcPr>
            <w:tcW w:w="4994" w:type="dxa"/>
            <w:vMerge/>
          </w:tcPr>
          <w:p w14:paraId="6965EDBA" w14:textId="77777777" w:rsidR="00BC7543" w:rsidRPr="00A96794" w:rsidRDefault="00BC7543" w:rsidP="008C42C4">
            <w:pPr>
              <w:tabs>
                <w:tab w:val="left" w:pos="4678"/>
              </w:tabs>
              <w:spacing w:before="20" w:after="20"/>
            </w:pPr>
          </w:p>
        </w:tc>
      </w:tr>
      <w:tr w:rsidR="00BC7543" w:rsidRPr="00A96794" w14:paraId="71A7BF9A" w14:textId="77777777" w:rsidTr="005338E3">
        <w:tc>
          <w:tcPr>
            <w:tcW w:w="2268" w:type="dxa"/>
          </w:tcPr>
          <w:p w14:paraId="59E4C63A" w14:textId="77777777" w:rsidR="00BC7543" w:rsidRPr="00680839" w:rsidRDefault="00BC7543" w:rsidP="008C42C4">
            <w:pPr>
              <w:tabs>
                <w:tab w:val="left" w:pos="4678"/>
              </w:tabs>
              <w:spacing w:before="20" w:after="20"/>
            </w:pPr>
            <w:r w:rsidRPr="00680839">
              <w:t>Kielttäävä pluskvamperfekti</w:t>
            </w:r>
          </w:p>
        </w:tc>
        <w:tc>
          <w:tcPr>
            <w:tcW w:w="1980" w:type="dxa"/>
          </w:tcPr>
          <w:p w14:paraId="38958772" w14:textId="0E5AEDBB" w:rsidR="00BC7543" w:rsidRPr="00680839" w:rsidRDefault="00BC7543" w:rsidP="008C42C4">
            <w:pPr>
              <w:tabs>
                <w:tab w:val="left" w:pos="4678"/>
              </w:tabs>
              <w:spacing w:before="20" w:after="20"/>
              <w:rPr>
                <w:i/>
              </w:rPr>
            </w:pPr>
            <w:r w:rsidRPr="00680839">
              <w:rPr>
                <w:i/>
              </w:rPr>
              <w:t>en</w:t>
            </w:r>
            <w:r w:rsidR="00C67FE4">
              <w:rPr>
                <w:i/>
              </w:rPr>
              <w:t xml:space="preserve"> ollu</w:t>
            </w:r>
            <w:r w:rsidR="00A83669" w:rsidRPr="00A83669">
              <w:t>(</w:t>
            </w:r>
            <w:r w:rsidR="00DA47D9">
              <w:t>t</w:t>
            </w:r>
            <w:r w:rsidR="00A83669" w:rsidRPr="00A83669">
              <w:t>)</w:t>
            </w:r>
            <w:r w:rsidR="001B127A" w:rsidRPr="001B127A">
              <w:t>,</w:t>
            </w:r>
            <w:r w:rsidRPr="00680839">
              <w:rPr>
                <w:i/>
              </w:rPr>
              <w:t xml:space="preserve"> et</w:t>
            </w:r>
            <w:r w:rsidR="00C67FE4">
              <w:rPr>
                <w:i/>
              </w:rPr>
              <w:t xml:space="preserve"> ollu</w:t>
            </w:r>
            <w:r w:rsidR="00DA47D9" w:rsidRPr="00DA47D9">
              <w:t>(</w:t>
            </w:r>
            <w:r w:rsidR="00DA47D9" w:rsidRPr="00DA47D9">
              <w:rPr>
                <w:i/>
              </w:rPr>
              <w:t>t</w:t>
            </w:r>
            <w:r w:rsidR="00DA47D9" w:rsidRPr="00DA47D9">
              <w:t>)</w:t>
            </w:r>
            <w:r w:rsidR="001B127A" w:rsidRPr="001B127A">
              <w:t>,</w:t>
            </w:r>
            <w:r w:rsidRPr="00680839">
              <w:rPr>
                <w:i/>
              </w:rPr>
              <w:t xml:space="preserve"> ei ollu</w:t>
            </w:r>
            <w:r w:rsidR="00DA47D9" w:rsidRPr="00DA47D9">
              <w:t>(</w:t>
            </w:r>
            <w:r w:rsidR="00DA47D9" w:rsidRPr="00DA47D9">
              <w:rPr>
                <w:i/>
              </w:rPr>
              <w:t>t</w:t>
            </w:r>
            <w:r w:rsidR="00DA47D9" w:rsidRPr="00DA47D9">
              <w:t>)</w:t>
            </w:r>
          </w:p>
        </w:tc>
        <w:tc>
          <w:tcPr>
            <w:tcW w:w="4994" w:type="dxa"/>
            <w:vMerge/>
          </w:tcPr>
          <w:p w14:paraId="5B79FB3A" w14:textId="77777777" w:rsidR="00BC7543" w:rsidRPr="00A96794" w:rsidRDefault="00BC7543" w:rsidP="008C42C4">
            <w:pPr>
              <w:tabs>
                <w:tab w:val="left" w:pos="4678"/>
              </w:tabs>
              <w:spacing w:before="20" w:after="20"/>
            </w:pPr>
          </w:p>
        </w:tc>
      </w:tr>
      <w:tr w:rsidR="00BC7543" w:rsidRPr="00A96794" w14:paraId="4C7CAB02" w14:textId="77777777" w:rsidTr="005338E3">
        <w:tc>
          <w:tcPr>
            <w:tcW w:w="2268" w:type="dxa"/>
          </w:tcPr>
          <w:p w14:paraId="4B6E677D" w14:textId="77777777" w:rsidR="00BC7543" w:rsidRPr="00680839" w:rsidRDefault="00BC7543" w:rsidP="008C42C4">
            <w:pPr>
              <w:tabs>
                <w:tab w:val="left" w:pos="4678"/>
              </w:tabs>
              <w:spacing w:before="20" w:after="20"/>
            </w:pPr>
            <w:r w:rsidRPr="00680839">
              <w:t>Liittotempus</w:t>
            </w:r>
          </w:p>
        </w:tc>
        <w:tc>
          <w:tcPr>
            <w:tcW w:w="1980" w:type="dxa"/>
          </w:tcPr>
          <w:p w14:paraId="396A744E" w14:textId="4A8189E7" w:rsidR="00BC7543" w:rsidRPr="00A96794" w:rsidRDefault="00BC7543" w:rsidP="008C42C4">
            <w:pPr>
              <w:tabs>
                <w:tab w:val="left" w:pos="4678"/>
              </w:tabs>
              <w:spacing w:before="20" w:after="20"/>
            </w:pPr>
            <w:r w:rsidRPr="00A96794">
              <w:t xml:space="preserve">Aktiivin </w:t>
            </w:r>
            <w:r w:rsidR="001337F6">
              <w:t>pl1</w:t>
            </w:r>
            <w:r w:rsidRPr="00A96794">
              <w:t xml:space="preserve">, </w:t>
            </w:r>
            <w:r w:rsidR="001337F6">
              <w:t>pl2</w:t>
            </w:r>
            <w:r w:rsidRPr="00A96794">
              <w:t xml:space="preserve">, </w:t>
            </w:r>
            <w:r w:rsidR="001337F6">
              <w:t>pl3</w:t>
            </w:r>
          </w:p>
        </w:tc>
        <w:tc>
          <w:tcPr>
            <w:tcW w:w="4994" w:type="dxa"/>
          </w:tcPr>
          <w:p w14:paraId="43FC98BF" w14:textId="77777777" w:rsidR="00BC7543" w:rsidRPr="00A96794" w:rsidRDefault="00BC7543" w:rsidP="008C42C4">
            <w:pPr>
              <w:spacing w:before="20" w:after="20"/>
            </w:pPr>
            <w:r w:rsidRPr="00A96794">
              <w:t xml:space="preserve">Aktiivin </w:t>
            </w:r>
            <w:r>
              <w:t>partisip</w:t>
            </w:r>
            <w:r w:rsidRPr="00A96794">
              <w:t>in perfekti, pluraalin nominatiivi</w:t>
            </w:r>
          </w:p>
        </w:tc>
      </w:tr>
      <w:tr w:rsidR="00BC7543" w:rsidRPr="00A96794" w14:paraId="4B89816C" w14:textId="77777777" w:rsidTr="005338E3">
        <w:tc>
          <w:tcPr>
            <w:tcW w:w="2268" w:type="dxa"/>
          </w:tcPr>
          <w:p w14:paraId="65B93A79" w14:textId="77777777" w:rsidR="00BC7543" w:rsidRPr="00A96794" w:rsidRDefault="00BC7543" w:rsidP="008C42C4">
            <w:pPr>
              <w:tabs>
                <w:tab w:val="left" w:pos="4678"/>
              </w:tabs>
              <w:spacing w:before="20" w:after="20"/>
            </w:pPr>
            <w:r w:rsidRPr="00A96794">
              <w:t>Kielttäävä preteriti</w:t>
            </w:r>
          </w:p>
        </w:tc>
        <w:tc>
          <w:tcPr>
            <w:tcW w:w="1980" w:type="dxa"/>
          </w:tcPr>
          <w:p w14:paraId="0E05307E" w14:textId="461CCC4C" w:rsidR="00BC7543" w:rsidRPr="00680839" w:rsidRDefault="00BC7543" w:rsidP="008C42C4">
            <w:pPr>
              <w:tabs>
                <w:tab w:val="left" w:pos="4678"/>
              </w:tabs>
              <w:spacing w:before="20" w:after="20"/>
              <w:rPr>
                <w:i/>
              </w:rPr>
            </w:pPr>
            <w:r w:rsidRPr="00680839">
              <w:rPr>
                <w:i/>
              </w:rPr>
              <w:t>emmä</w:t>
            </w:r>
            <w:r w:rsidR="001B127A" w:rsidRPr="001B127A">
              <w:t>,</w:t>
            </w:r>
            <w:r w:rsidRPr="00680839">
              <w:rPr>
                <w:i/>
              </w:rPr>
              <w:t xml:space="preserve"> että</w:t>
            </w:r>
            <w:r w:rsidR="001B127A" w:rsidRPr="001B127A">
              <w:t>,</w:t>
            </w:r>
            <w:r w:rsidRPr="00680839">
              <w:rPr>
                <w:i/>
              </w:rPr>
              <w:t xml:space="preserve"> ei</w:t>
            </w:r>
          </w:p>
        </w:tc>
        <w:tc>
          <w:tcPr>
            <w:tcW w:w="4994" w:type="dxa"/>
            <w:vMerge w:val="restart"/>
          </w:tcPr>
          <w:p w14:paraId="782200E6" w14:textId="73577E8D" w:rsidR="00BC7543" w:rsidRPr="00A96794" w:rsidRDefault="00BC7543" w:rsidP="008C42C4">
            <w:pPr>
              <w:spacing w:before="20" w:after="20"/>
            </w:pPr>
            <w:r>
              <w:t>(</w:t>
            </w:r>
            <w:r w:rsidRPr="00A96794">
              <w:t>1) saa/nhee</w:t>
            </w:r>
            <w:r w:rsidR="008E5974">
              <w:t>/</w:t>
            </w:r>
            <w:r w:rsidRPr="00A96794">
              <w:t>t, vie/nhee</w:t>
            </w:r>
            <w:r w:rsidR="008E5974">
              <w:t>/</w:t>
            </w:r>
            <w:r w:rsidRPr="00A96794">
              <w:t>t, ui/nhee</w:t>
            </w:r>
            <w:r w:rsidR="008E5974">
              <w:t>/</w:t>
            </w:r>
            <w:r w:rsidRPr="00A96794">
              <w:t xml:space="preserve">t; </w:t>
            </w:r>
            <w:r>
              <w:t>(</w:t>
            </w:r>
            <w:r w:rsidRPr="00A96794">
              <w:t>2) kulke/nhee</w:t>
            </w:r>
            <w:r w:rsidR="008E5974">
              <w:t>/</w:t>
            </w:r>
            <w:r w:rsidRPr="00A96794">
              <w:t>t, luke/nhee</w:t>
            </w:r>
            <w:r w:rsidR="008E5974">
              <w:t>/</w:t>
            </w:r>
            <w:r w:rsidRPr="00A96794">
              <w:t>t, sopi/nhee</w:t>
            </w:r>
            <w:r w:rsidR="008E5974">
              <w:t>/</w:t>
            </w:r>
            <w:r w:rsidRPr="00A96794">
              <w:t>t, tohti/nhee</w:t>
            </w:r>
            <w:r w:rsidR="008E5974">
              <w:t>/</w:t>
            </w:r>
            <w:r w:rsidRPr="00A96794">
              <w:t>t, aiko/nhee</w:t>
            </w:r>
            <w:r w:rsidR="000C3B4B">
              <w:t>/</w:t>
            </w:r>
            <w:r w:rsidRPr="00A96794">
              <w:t>t, katto/nhee</w:t>
            </w:r>
            <w:r w:rsidR="000C3B4B">
              <w:t>/</w:t>
            </w:r>
            <w:r w:rsidRPr="00A96794">
              <w:t>t, näky/nhee</w:t>
            </w:r>
            <w:r w:rsidR="000C3B4B">
              <w:t>/</w:t>
            </w:r>
            <w:r w:rsidRPr="00A96794">
              <w:t>t, luotta/nhee</w:t>
            </w:r>
            <w:r w:rsidR="004F681F">
              <w:t>/</w:t>
            </w:r>
            <w:r w:rsidRPr="00A96794">
              <w:t>t, anta/nhee</w:t>
            </w:r>
            <w:r w:rsidR="004F681F">
              <w:t>/</w:t>
            </w:r>
            <w:r w:rsidRPr="00A96794">
              <w:t>t, lentä/nhee</w:t>
            </w:r>
            <w:r w:rsidR="004F681F">
              <w:t>/</w:t>
            </w:r>
            <w:r w:rsidRPr="00A96794">
              <w:t xml:space="preserve">t, </w:t>
            </w:r>
            <w:r>
              <w:t>vara</w:t>
            </w:r>
            <w:r w:rsidRPr="00A96794">
              <w:t>sta/nhee</w:t>
            </w:r>
            <w:r w:rsidR="00F10C86">
              <w:t>/</w:t>
            </w:r>
            <w:r w:rsidRPr="00A96794">
              <w:t>t, näytästä/nhee</w:t>
            </w:r>
            <w:r w:rsidR="00F10C86">
              <w:t>/</w:t>
            </w:r>
            <w:r w:rsidRPr="00A96794">
              <w:t xml:space="preserve">t; </w:t>
            </w:r>
            <w:r>
              <w:t>(</w:t>
            </w:r>
            <w:r w:rsidRPr="00A96794">
              <w:t>3) ol/hee</w:t>
            </w:r>
            <w:r w:rsidR="00F10C86">
              <w:t>/</w:t>
            </w:r>
            <w:r w:rsidRPr="00A96794">
              <w:t>t, juos/hee</w:t>
            </w:r>
            <w:r w:rsidR="00F10C86">
              <w:t>/</w:t>
            </w:r>
            <w:r w:rsidRPr="00A96794">
              <w:t>t, näh/nhee</w:t>
            </w:r>
            <w:r w:rsidR="00F10C86">
              <w:t>/</w:t>
            </w:r>
            <w:r w:rsidRPr="00A96794">
              <w:t>t, kävel/hee</w:t>
            </w:r>
            <w:r w:rsidR="00F10C86">
              <w:t>/</w:t>
            </w:r>
            <w:r w:rsidRPr="00A96794">
              <w:t>t, ajatel/hee</w:t>
            </w:r>
            <w:r w:rsidR="00F10C86">
              <w:t>/</w:t>
            </w:r>
            <w:r w:rsidRPr="00A96794">
              <w:t>t, auka</w:t>
            </w:r>
            <w:r>
              <w:t>(</w:t>
            </w:r>
            <w:r w:rsidRPr="00A96794">
              <w:t>i)s/hee</w:t>
            </w:r>
            <w:r w:rsidR="00F10C86">
              <w:t>/</w:t>
            </w:r>
            <w:r w:rsidRPr="00A96794">
              <w:t xml:space="preserve">t; </w:t>
            </w:r>
            <w:r>
              <w:t>(</w:t>
            </w:r>
            <w:r w:rsidRPr="00A96794">
              <w:t>4) kyyti/nhee</w:t>
            </w:r>
            <w:r w:rsidR="00F10C86">
              <w:t>/</w:t>
            </w:r>
            <w:r w:rsidRPr="00A96794">
              <w:t>t, tarvi/nhee</w:t>
            </w:r>
            <w:r w:rsidR="00F10C86">
              <w:t>/</w:t>
            </w:r>
            <w:r w:rsidRPr="00A96794">
              <w:t>t, piikaroi/nhee</w:t>
            </w:r>
            <w:r w:rsidR="00F10C86">
              <w:t>/</w:t>
            </w:r>
            <w:r w:rsidRPr="00A96794">
              <w:t>t, li</w:t>
            </w:r>
            <w:r>
              <w:t>(</w:t>
            </w:r>
            <w:r w:rsidRPr="00A96794">
              <w:t>j)e/nhee</w:t>
            </w:r>
            <w:r w:rsidR="006404AD">
              <w:t>/</w:t>
            </w:r>
            <w:r w:rsidRPr="00A96794">
              <w:t>t, vanhe/nhee</w:t>
            </w:r>
            <w:r w:rsidR="006404AD">
              <w:t>/</w:t>
            </w:r>
            <w:r w:rsidRPr="00A96794">
              <w:t>t, jatka/nhee</w:t>
            </w:r>
            <w:r w:rsidR="006404AD">
              <w:t>/</w:t>
            </w:r>
            <w:r w:rsidRPr="00A96794">
              <w:t>t, pöl</w:t>
            </w:r>
            <w:r>
              <w:t>(</w:t>
            </w:r>
            <w:r w:rsidRPr="00A96794">
              <w:t>j)ä/nhee</w:t>
            </w:r>
            <w:r w:rsidR="006404AD">
              <w:t>/</w:t>
            </w:r>
            <w:r w:rsidRPr="00A96794">
              <w:t>t, keri/nhee</w:t>
            </w:r>
            <w:r w:rsidR="006404AD">
              <w:t>/</w:t>
            </w:r>
            <w:r w:rsidRPr="00A96794">
              <w:t>t, ka</w:t>
            </w:r>
            <w:r>
              <w:t>(</w:t>
            </w:r>
            <w:r w:rsidRPr="00A96794">
              <w:t>đ)o/nhee</w:t>
            </w:r>
            <w:r w:rsidR="006404AD">
              <w:t>/</w:t>
            </w:r>
            <w:r w:rsidRPr="00A96794">
              <w:t>t</w:t>
            </w:r>
          </w:p>
        </w:tc>
      </w:tr>
      <w:tr w:rsidR="00BC7543" w:rsidRPr="00A96794" w14:paraId="7B10686B" w14:textId="77777777" w:rsidTr="005338E3">
        <w:tc>
          <w:tcPr>
            <w:tcW w:w="2268" w:type="dxa"/>
          </w:tcPr>
          <w:p w14:paraId="7536EE76" w14:textId="77777777" w:rsidR="00BC7543" w:rsidRPr="00A96794" w:rsidRDefault="00BC7543" w:rsidP="008C42C4">
            <w:pPr>
              <w:tabs>
                <w:tab w:val="left" w:pos="4678"/>
              </w:tabs>
              <w:spacing w:before="20" w:after="20"/>
            </w:pPr>
            <w:r>
              <w:t>Myönttäävä p</w:t>
            </w:r>
            <w:r w:rsidRPr="00A96794">
              <w:t>erfekti</w:t>
            </w:r>
          </w:p>
        </w:tc>
        <w:tc>
          <w:tcPr>
            <w:tcW w:w="1980" w:type="dxa"/>
          </w:tcPr>
          <w:p w14:paraId="57672A17" w14:textId="3B8563DC" w:rsidR="00BC7543" w:rsidRPr="00680839" w:rsidRDefault="00BC7543" w:rsidP="008C42C4">
            <w:pPr>
              <w:tabs>
                <w:tab w:val="left" w:pos="4678"/>
              </w:tabs>
              <w:spacing w:before="20" w:after="20"/>
              <w:rPr>
                <w:i/>
              </w:rPr>
            </w:pPr>
            <w:r w:rsidRPr="00680839">
              <w:rPr>
                <w:i/>
              </w:rPr>
              <w:t>olema</w:t>
            </w:r>
            <w:r w:rsidR="001B127A" w:rsidRPr="001B127A">
              <w:t>,</w:t>
            </w:r>
            <w:r w:rsidRPr="00680839">
              <w:rPr>
                <w:i/>
              </w:rPr>
              <w:t xml:space="preserve"> oletta</w:t>
            </w:r>
            <w:r w:rsidR="001B127A" w:rsidRPr="001B127A">
              <w:t>,</w:t>
            </w:r>
            <w:r w:rsidRPr="00680839">
              <w:rPr>
                <w:i/>
              </w:rPr>
              <w:t xml:space="preserve"> oon</w:t>
            </w:r>
          </w:p>
        </w:tc>
        <w:tc>
          <w:tcPr>
            <w:tcW w:w="4994" w:type="dxa"/>
            <w:vMerge/>
          </w:tcPr>
          <w:p w14:paraId="2BC68CB3" w14:textId="77777777" w:rsidR="00BC7543" w:rsidRPr="00A96794" w:rsidRDefault="00BC7543" w:rsidP="008C42C4">
            <w:pPr>
              <w:tabs>
                <w:tab w:val="left" w:pos="4678"/>
              </w:tabs>
              <w:spacing w:before="20" w:after="20"/>
            </w:pPr>
          </w:p>
        </w:tc>
      </w:tr>
      <w:tr w:rsidR="00BC7543" w:rsidRPr="00A96794" w14:paraId="52DF810E" w14:textId="77777777" w:rsidTr="005338E3">
        <w:tc>
          <w:tcPr>
            <w:tcW w:w="2268" w:type="dxa"/>
          </w:tcPr>
          <w:p w14:paraId="3F82D652" w14:textId="77777777" w:rsidR="00BC7543" w:rsidRPr="00A96794" w:rsidRDefault="00BC7543" w:rsidP="008C42C4">
            <w:pPr>
              <w:tabs>
                <w:tab w:val="left" w:pos="4678"/>
              </w:tabs>
              <w:spacing w:before="20" w:after="20"/>
            </w:pPr>
            <w:r w:rsidRPr="00A96794">
              <w:t>Kielttäävä perfekti</w:t>
            </w:r>
          </w:p>
        </w:tc>
        <w:tc>
          <w:tcPr>
            <w:tcW w:w="1980" w:type="dxa"/>
          </w:tcPr>
          <w:p w14:paraId="1964CE99" w14:textId="79EE6174" w:rsidR="00BC7543" w:rsidRPr="00680839" w:rsidRDefault="00BC7543" w:rsidP="008C42C4">
            <w:pPr>
              <w:tabs>
                <w:tab w:val="left" w:pos="4678"/>
              </w:tabs>
              <w:spacing w:before="20" w:after="20"/>
              <w:rPr>
                <w:i/>
              </w:rPr>
            </w:pPr>
            <w:r w:rsidRPr="00680839">
              <w:rPr>
                <w:i/>
              </w:rPr>
              <w:t>emmä</w:t>
            </w:r>
            <w:r w:rsidR="00C67FE4">
              <w:rPr>
                <w:i/>
              </w:rPr>
              <w:t xml:space="preserve"> ole</w:t>
            </w:r>
            <w:r w:rsidR="001B127A" w:rsidRPr="001B127A">
              <w:t>,</w:t>
            </w:r>
            <w:r w:rsidRPr="00680839">
              <w:rPr>
                <w:i/>
              </w:rPr>
              <w:t xml:space="preserve"> että</w:t>
            </w:r>
            <w:r w:rsidR="00C67FE4">
              <w:rPr>
                <w:i/>
              </w:rPr>
              <w:t xml:space="preserve"> ole</w:t>
            </w:r>
            <w:r w:rsidR="001B127A" w:rsidRPr="001B127A">
              <w:t>,</w:t>
            </w:r>
            <w:r w:rsidRPr="00680839">
              <w:rPr>
                <w:i/>
              </w:rPr>
              <w:t xml:space="preserve"> ei ole</w:t>
            </w:r>
          </w:p>
        </w:tc>
        <w:tc>
          <w:tcPr>
            <w:tcW w:w="4994" w:type="dxa"/>
            <w:vMerge/>
          </w:tcPr>
          <w:p w14:paraId="4B569002" w14:textId="77777777" w:rsidR="00BC7543" w:rsidRPr="00A96794" w:rsidRDefault="00BC7543" w:rsidP="008C42C4">
            <w:pPr>
              <w:tabs>
                <w:tab w:val="left" w:pos="4678"/>
              </w:tabs>
              <w:spacing w:before="20" w:after="20"/>
            </w:pPr>
          </w:p>
        </w:tc>
      </w:tr>
      <w:tr w:rsidR="00BC7543" w:rsidRPr="00A96794" w14:paraId="040E39BD" w14:textId="77777777" w:rsidTr="005338E3">
        <w:tc>
          <w:tcPr>
            <w:tcW w:w="2268" w:type="dxa"/>
          </w:tcPr>
          <w:p w14:paraId="6366D83D" w14:textId="77777777" w:rsidR="00BC7543" w:rsidRPr="00A96794" w:rsidRDefault="00BC7543" w:rsidP="008C42C4">
            <w:pPr>
              <w:tabs>
                <w:tab w:val="left" w:pos="4678"/>
              </w:tabs>
              <w:spacing w:before="20" w:after="20"/>
            </w:pPr>
            <w:r>
              <w:t>Myönttäävä p</w:t>
            </w:r>
            <w:r w:rsidRPr="00A96794">
              <w:t>luskvamperfekti</w:t>
            </w:r>
          </w:p>
        </w:tc>
        <w:tc>
          <w:tcPr>
            <w:tcW w:w="1980" w:type="dxa"/>
          </w:tcPr>
          <w:p w14:paraId="7B829A69" w14:textId="3096C4AD" w:rsidR="00BC7543" w:rsidRPr="00680839" w:rsidRDefault="00BC7543" w:rsidP="008C42C4">
            <w:pPr>
              <w:tabs>
                <w:tab w:val="left" w:pos="4678"/>
              </w:tabs>
              <w:spacing w:before="20" w:after="20"/>
              <w:rPr>
                <w:i/>
              </w:rPr>
            </w:pPr>
            <w:r w:rsidRPr="00680839">
              <w:rPr>
                <w:i/>
              </w:rPr>
              <w:t>olima</w:t>
            </w:r>
            <w:r w:rsidR="001B127A" w:rsidRPr="001B127A">
              <w:t>,</w:t>
            </w:r>
            <w:r w:rsidRPr="00680839">
              <w:rPr>
                <w:i/>
              </w:rPr>
              <w:t xml:space="preserve"> olitta</w:t>
            </w:r>
            <w:r w:rsidR="001B127A" w:rsidRPr="001B127A">
              <w:t>,</w:t>
            </w:r>
            <w:r w:rsidRPr="00680839">
              <w:rPr>
                <w:i/>
              </w:rPr>
              <w:t xml:space="preserve"> olthiin </w:t>
            </w:r>
            <w:r w:rsidR="00BA1173" w:rsidRPr="00BA1173">
              <w:t>~</w:t>
            </w:r>
            <w:r w:rsidRPr="00680839">
              <w:rPr>
                <w:i/>
              </w:rPr>
              <w:t xml:space="preserve"> olit</w:t>
            </w:r>
          </w:p>
        </w:tc>
        <w:tc>
          <w:tcPr>
            <w:tcW w:w="4994" w:type="dxa"/>
            <w:vMerge/>
          </w:tcPr>
          <w:p w14:paraId="5C6AB0D1" w14:textId="77777777" w:rsidR="00BC7543" w:rsidRPr="00A96794" w:rsidRDefault="00BC7543" w:rsidP="008C42C4">
            <w:pPr>
              <w:tabs>
                <w:tab w:val="left" w:pos="4678"/>
              </w:tabs>
              <w:spacing w:before="20" w:after="20"/>
            </w:pPr>
          </w:p>
        </w:tc>
      </w:tr>
      <w:tr w:rsidR="00BC7543" w:rsidRPr="00A96794" w14:paraId="32D55950" w14:textId="77777777" w:rsidTr="005338E3">
        <w:tc>
          <w:tcPr>
            <w:tcW w:w="2268" w:type="dxa"/>
          </w:tcPr>
          <w:p w14:paraId="30C9CC25" w14:textId="77777777" w:rsidR="00BC7543" w:rsidRPr="00A96794" w:rsidRDefault="00BC7543" w:rsidP="008C42C4">
            <w:pPr>
              <w:tabs>
                <w:tab w:val="left" w:pos="4678"/>
              </w:tabs>
              <w:spacing w:before="20" w:after="20"/>
            </w:pPr>
            <w:r w:rsidRPr="00A96794">
              <w:t>Kielttäävä pluskvamperfekti</w:t>
            </w:r>
          </w:p>
        </w:tc>
        <w:tc>
          <w:tcPr>
            <w:tcW w:w="1980" w:type="dxa"/>
          </w:tcPr>
          <w:p w14:paraId="48A98208" w14:textId="1FB685A5" w:rsidR="00BC7543" w:rsidRPr="00680839" w:rsidRDefault="00BC7543" w:rsidP="008C42C4">
            <w:pPr>
              <w:tabs>
                <w:tab w:val="left" w:pos="4678"/>
              </w:tabs>
              <w:spacing w:before="20" w:after="20"/>
              <w:rPr>
                <w:i/>
              </w:rPr>
            </w:pPr>
            <w:r w:rsidRPr="00680839">
              <w:rPr>
                <w:i/>
              </w:rPr>
              <w:t>emmä</w:t>
            </w:r>
            <w:r w:rsidR="00C67FE4">
              <w:rPr>
                <w:i/>
              </w:rPr>
              <w:t xml:space="preserve"> olheet</w:t>
            </w:r>
            <w:r w:rsidR="001B127A" w:rsidRPr="001B127A">
              <w:t>,</w:t>
            </w:r>
            <w:r w:rsidRPr="00680839">
              <w:rPr>
                <w:i/>
              </w:rPr>
              <w:t xml:space="preserve"> että</w:t>
            </w:r>
            <w:r w:rsidR="00C67FE4">
              <w:rPr>
                <w:i/>
              </w:rPr>
              <w:t xml:space="preserve"> olheet</w:t>
            </w:r>
            <w:r w:rsidR="001B127A" w:rsidRPr="001B127A">
              <w:t>,</w:t>
            </w:r>
            <w:r w:rsidRPr="00680839">
              <w:rPr>
                <w:i/>
              </w:rPr>
              <w:t xml:space="preserve"> ei olheet</w:t>
            </w:r>
          </w:p>
        </w:tc>
        <w:tc>
          <w:tcPr>
            <w:tcW w:w="4994" w:type="dxa"/>
            <w:vMerge/>
          </w:tcPr>
          <w:p w14:paraId="29EE3789" w14:textId="77777777" w:rsidR="00BC7543" w:rsidRPr="00A96794" w:rsidRDefault="00BC7543" w:rsidP="008C42C4">
            <w:pPr>
              <w:tabs>
                <w:tab w:val="left" w:pos="4678"/>
              </w:tabs>
              <w:spacing w:before="20" w:after="20"/>
            </w:pPr>
          </w:p>
        </w:tc>
      </w:tr>
      <w:tr w:rsidR="00BC7543" w:rsidRPr="00A96794" w14:paraId="56A2A9D2" w14:textId="77777777" w:rsidTr="005338E3">
        <w:tc>
          <w:tcPr>
            <w:tcW w:w="2268" w:type="dxa"/>
          </w:tcPr>
          <w:p w14:paraId="3DD02409" w14:textId="77777777" w:rsidR="00BC7543" w:rsidRPr="00A96794" w:rsidRDefault="00BC7543" w:rsidP="008C42C4">
            <w:pPr>
              <w:tabs>
                <w:tab w:val="left" w:pos="4678"/>
              </w:tabs>
              <w:spacing w:before="20" w:after="20"/>
            </w:pPr>
            <w:r w:rsidRPr="00A96794">
              <w:t>Liittotempus</w:t>
            </w:r>
          </w:p>
        </w:tc>
        <w:tc>
          <w:tcPr>
            <w:tcW w:w="1980" w:type="dxa"/>
          </w:tcPr>
          <w:p w14:paraId="75033C2B" w14:textId="77777777" w:rsidR="00BC7543" w:rsidRPr="00A96794" w:rsidRDefault="00BC7543" w:rsidP="008C42C4">
            <w:pPr>
              <w:tabs>
                <w:tab w:val="left" w:pos="4678"/>
              </w:tabs>
              <w:spacing w:before="20" w:after="20"/>
            </w:pPr>
            <w:r w:rsidRPr="00A96794">
              <w:t xml:space="preserve">Passiivi </w:t>
            </w:r>
          </w:p>
        </w:tc>
        <w:tc>
          <w:tcPr>
            <w:tcW w:w="4994" w:type="dxa"/>
          </w:tcPr>
          <w:p w14:paraId="182821BA" w14:textId="77777777" w:rsidR="00BC7543" w:rsidRPr="00A96794" w:rsidRDefault="00BC7543" w:rsidP="008C42C4">
            <w:pPr>
              <w:tabs>
                <w:tab w:val="left" w:pos="4678"/>
              </w:tabs>
              <w:spacing w:before="20" w:after="20"/>
            </w:pPr>
            <w:r w:rsidRPr="00A96794">
              <w:t xml:space="preserve">Passiivin </w:t>
            </w:r>
            <w:r>
              <w:t>partisip</w:t>
            </w:r>
            <w:r w:rsidRPr="00A96794">
              <w:t>in perfekti, singulaarin nominatiivi</w:t>
            </w:r>
          </w:p>
        </w:tc>
      </w:tr>
      <w:tr w:rsidR="00BC7543" w:rsidRPr="00A96794" w14:paraId="52A2236E" w14:textId="77777777" w:rsidTr="005338E3">
        <w:tc>
          <w:tcPr>
            <w:tcW w:w="2268" w:type="dxa"/>
          </w:tcPr>
          <w:p w14:paraId="3959C18B" w14:textId="77777777" w:rsidR="00BC7543" w:rsidRPr="00A96794" w:rsidRDefault="00BC7543" w:rsidP="008C42C4">
            <w:pPr>
              <w:tabs>
                <w:tab w:val="left" w:pos="4678"/>
              </w:tabs>
              <w:spacing w:before="20" w:after="20"/>
            </w:pPr>
            <w:r w:rsidRPr="00A96794">
              <w:t>Kielttäävä preteriti</w:t>
            </w:r>
          </w:p>
        </w:tc>
        <w:tc>
          <w:tcPr>
            <w:tcW w:w="1980" w:type="dxa"/>
          </w:tcPr>
          <w:p w14:paraId="4362CCAF" w14:textId="77777777" w:rsidR="00BC7543" w:rsidRPr="00680839" w:rsidRDefault="00BC7543" w:rsidP="008C42C4">
            <w:pPr>
              <w:tabs>
                <w:tab w:val="left" w:pos="4678"/>
              </w:tabs>
              <w:spacing w:before="20" w:after="20"/>
              <w:rPr>
                <w:i/>
              </w:rPr>
            </w:pPr>
            <w:r w:rsidRPr="00680839">
              <w:rPr>
                <w:i/>
              </w:rPr>
              <w:t>ei</w:t>
            </w:r>
          </w:p>
        </w:tc>
        <w:tc>
          <w:tcPr>
            <w:tcW w:w="4994" w:type="dxa"/>
            <w:vMerge w:val="restart"/>
          </w:tcPr>
          <w:p w14:paraId="40533196" w14:textId="035AD5D1" w:rsidR="00BC7543" w:rsidRPr="00A96794" w:rsidRDefault="00BC7543" w:rsidP="008C42C4">
            <w:pPr>
              <w:spacing w:before="20" w:after="20"/>
            </w:pPr>
            <w:r>
              <w:t>(</w:t>
            </w:r>
            <w:r w:rsidRPr="00A96794">
              <w:t xml:space="preserve">1) saa/tu, vie/ty, ui/tu; </w:t>
            </w:r>
            <w:r>
              <w:t>(</w:t>
            </w:r>
            <w:r w:rsidRPr="00A96794">
              <w:t>2) kulje/ttu, lu</w:t>
            </w:r>
            <w:r>
              <w:t>(</w:t>
            </w:r>
            <w:r w:rsidRPr="00A96794">
              <w:t>j)e/ttu, sovi/ttu, toh</w:t>
            </w:r>
            <w:r>
              <w:t>(</w:t>
            </w:r>
            <w:r w:rsidRPr="00A96794">
              <w:t>đ)i/ttu, ai</w:t>
            </w:r>
            <w:r>
              <w:t>(</w:t>
            </w:r>
            <w:r w:rsidRPr="00A96794">
              <w:t>j)o/ttu, katto/ttu, nä</w:t>
            </w:r>
            <w:r>
              <w:t>(</w:t>
            </w:r>
            <w:r w:rsidRPr="00A96794">
              <w:t>v</w:t>
            </w:r>
            <w:r>
              <w:t>)</w:t>
            </w:r>
            <w:r w:rsidRPr="00A96794">
              <w:t xml:space="preserve">y/tty, luote/ttu, anne/ttu, lenne/tty, </w:t>
            </w:r>
            <w:r>
              <w:t>vara</w:t>
            </w:r>
            <w:r w:rsidRPr="00A96794">
              <w:t xml:space="preserve">ste/ttu, näytäste/tty; </w:t>
            </w:r>
            <w:r>
              <w:t>(</w:t>
            </w:r>
            <w:r w:rsidRPr="00A96794">
              <w:t>3) ol/tu, juos/</w:t>
            </w:r>
            <w:r w:rsidR="00F10C86">
              <w:t>tu, näh/ty, kävel/ty, ajatel/tu,</w:t>
            </w:r>
            <w:r w:rsidRPr="00A96794">
              <w:t xml:space="preserve"> auka</w:t>
            </w:r>
            <w:r>
              <w:t>(</w:t>
            </w:r>
            <w:r w:rsidRPr="00A96794">
              <w:t xml:space="preserve">i)s/tu; </w:t>
            </w:r>
            <w:r>
              <w:t>(</w:t>
            </w:r>
            <w:r w:rsidRPr="00A96794">
              <w:t>4) kyyti/tty, tarvi/ttu, piikaroi/ttu, li</w:t>
            </w:r>
            <w:r>
              <w:t>(</w:t>
            </w:r>
            <w:r w:rsidRPr="00A96794">
              <w:t>j)e/tty, vanhe/ttu, jatka/ttu, pöl</w:t>
            </w:r>
            <w:r>
              <w:t>(</w:t>
            </w:r>
            <w:r w:rsidRPr="00A96794">
              <w:t>j)ä/tty, keri/tty, ka</w:t>
            </w:r>
            <w:r>
              <w:t>(</w:t>
            </w:r>
            <w:r w:rsidRPr="00A96794">
              <w:t>đ)o/ttu</w:t>
            </w:r>
          </w:p>
        </w:tc>
      </w:tr>
      <w:tr w:rsidR="00BC7543" w:rsidRPr="00A96794" w14:paraId="58D2466D" w14:textId="77777777" w:rsidTr="005338E3">
        <w:tc>
          <w:tcPr>
            <w:tcW w:w="2268" w:type="dxa"/>
          </w:tcPr>
          <w:p w14:paraId="313607EE" w14:textId="77777777" w:rsidR="00BC7543" w:rsidRPr="00A96794" w:rsidRDefault="00BC7543" w:rsidP="008C42C4">
            <w:pPr>
              <w:tabs>
                <w:tab w:val="left" w:pos="4678"/>
              </w:tabs>
              <w:spacing w:before="20" w:after="20"/>
            </w:pPr>
            <w:r>
              <w:t>Myönttäävä p</w:t>
            </w:r>
            <w:r w:rsidRPr="00A96794">
              <w:t>erfekti</w:t>
            </w:r>
          </w:p>
        </w:tc>
        <w:tc>
          <w:tcPr>
            <w:tcW w:w="1980" w:type="dxa"/>
          </w:tcPr>
          <w:p w14:paraId="00DB0E8E" w14:textId="77777777" w:rsidR="00BC7543" w:rsidRPr="00680839" w:rsidRDefault="00BC7543" w:rsidP="008C42C4">
            <w:pPr>
              <w:tabs>
                <w:tab w:val="left" w:pos="4678"/>
              </w:tabs>
              <w:spacing w:before="20" w:after="20"/>
              <w:rPr>
                <w:i/>
              </w:rPr>
            </w:pPr>
            <w:r w:rsidRPr="00680839">
              <w:rPr>
                <w:i/>
              </w:rPr>
              <w:t>oon</w:t>
            </w:r>
          </w:p>
        </w:tc>
        <w:tc>
          <w:tcPr>
            <w:tcW w:w="4994" w:type="dxa"/>
            <w:vMerge/>
          </w:tcPr>
          <w:p w14:paraId="6ECA0FEF" w14:textId="77777777" w:rsidR="00BC7543" w:rsidRPr="00A96794" w:rsidRDefault="00BC7543" w:rsidP="008C42C4">
            <w:pPr>
              <w:tabs>
                <w:tab w:val="left" w:pos="4678"/>
              </w:tabs>
              <w:spacing w:before="20" w:after="20"/>
            </w:pPr>
          </w:p>
        </w:tc>
      </w:tr>
      <w:tr w:rsidR="00BC7543" w:rsidRPr="00A96794" w14:paraId="3D0C24BA" w14:textId="77777777" w:rsidTr="005338E3">
        <w:tc>
          <w:tcPr>
            <w:tcW w:w="2268" w:type="dxa"/>
          </w:tcPr>
          <w:p w14:paraId="15E499B1" w14:textId="77777777" w:rsidR="00BC7543" w:rsidRPr="00A96794" w:rsidRDefault="00BC7543" w:rsidP="008C42C4">
            <w:pPr>
              <w:tabs>
                <w:tab w:val="left" w:pos="4678"/>
              </w:tabs>
              <w:spacing w:before="20" w:after="20"/>
            </w:pPr>
            <w:r w:rsidRPr="00A96794">
              <w:t>Kielttäävä perfekti</w:t>
            </w:r>
          </w:p>
        </w:tc>
        <w:tc>
          <w:tcPr>
            <w:tcW w:w="1980" w:type="dxa"/>
          </w:tcPr>
          <w:p w14:paraId="7DE8E9D2" w14:textId="77777777" w:rsidR="00BC7543" w:rsidRPr="00680839" w:rsidRDefault="00BC7543" w:rsidP="008C42C4">
            <w:pPr>
              <w:tabs>
                <w:tab w:val="left" w:pos="4678"/>
              </w:tabs>
              <w:spacing w:before="20" w:after="20"/>
              <w:rPr>
                <w:i/>
              </w:rPr>
            </w:pPr>
            <w:r w:rsidRPr="00680839">
              <w:rPr>
                <w:i/>
              </w:rPr>
              <w:t>ei ole</w:t>
            </w:r>
          </w:p>
        </w:tc>
        <w:tc>
          <w:tcPr>
            <w:tcW w:w="4994" w:type="dxa"/>
            <w:vMerge/>
          </w:tcPr>
          <w:p w14:paraId="6B5F2B47" w14:textId="77777777" w:rsidR="00BC7543" w:rsidRPr="00A96794" w:rsidRDefault="00BC7543" w:rsidP="008C42C4">
            <w:pPr>
              <w:tabs>
                <w:tab w:val="left" w:pos="4678"/>
              </w:tabs>
              <w:spacing w:before="20" w:after="20"/>
            </w:pPr>
          </w:p>
        </w:tc>
      </w:tr>
      <w:tr w:rsidR="00BC7543" w:rsidRPr="00A96794" w14:paraId="3B240903" w14:textId="77777777" w:rsidTr="005338E3">
        <w:tc>
          <w:tcPr>
            <w:tcW w:w="2268" w:type="dxa"/>
          </w:tcPr>
          <w:p w14:paraId="15E9B6A2" w14:textId="77777777" w:rsidR="00BC7543" w:rsidRPr="00A96794" w:rsidRDefault="00BC7543" w:rsidP="008C42C4">
            <w:pPr>
              <w:tabs>
                <w:tab w:val="left" w:pos="4678"/>
              </w:tabs>
              <w:spacing w:before="20" w:after="20"/>
            </w:pPr>
            <w:r>
              <w:t>Myönttäävä p</w:t>
            </w:r>
            <w:r w:rsidRPr="00A96794">
              <w:t>luskvamperfekti</w:t>
            </w:r>
          </w:p>
        </w:tc>
        <w:tc>
          <w:tcPr>
            <w:tcW w:w="1980" w:type="dxa"/>
          </w:tcPr>
          <w:p w14:paraId="42102E22" w14:textId="77777777" w:rsidR="00BC7543" w:rsidRPr="00680839" w:rsidRDefault="00BC7543" w:rsidP="008C42C4">
            <w:pPr>
              <w:tabs>
                <w:tab w:val="left" w:pos="4678"/>
              </w:tabs>
              <w:spacing w:before="20" w:after="20"/>
              <w:rPr>
                <w:i/>
              </w:rPr>
            </w:pPr>
            <w:r w:rsidRPr="00680839">
              <w:rPr>
                <w:i/>
              </w:rPr>
              <w:t>oli</w:t>
            </w:r>
          </w:p>
        </w:tc>
        <w:tc>
          <w:tcPr>
            <w:tcW w:w="4994" w:type="dxa"/>
            <w:vMerge/>
          </w:tcPr>
          <w:p w14:paraId="01C69A8F" w14:textId="77777777" w:rsidR="00BC7543" w:rsidRPr="00A96794" w:rsidRDefault="00BC7543" w:rsidP="008C42C4">
            <w:pPr>
              <w:tabs>
                <w:tab w:val="left" w:pos="4678"/>
              </w:tabs>
              <w:spacing w:before="20" w:after="20"/>
            </w:pPr>
          </w:p>
        </w:tc>
      </w:tr>
      <w:tr w:rsidR="00BC7543" w:rsidRPr="00A96794" w14:paraId="6DD7F1B3" w14:textId="77777777" w:rsidTr="005338E3">
        <w:tc>
          <w:tcPr>
            <w:tcW w:w="2268" w:type="dxa"/>
          </w:tcPr>
          <w:p w14:paraId="707A803F" w14:textId="77777777" w:rsidR="00BC7543" w:rsidRPr="00A96794" w:rsidRDefault="00BC7543" w:rsidP="008C42C4">
            <w:pPr>
              <w:tabs>
                <w:tab w:val="left" w:pos="4678"/>
              </w:tabs>
              <w:spacing w:before="20" w:after="20"/>
            </w:pPr>
            <w:r w:rsidRPr="00A96794">
              <w:t>Kielttäävä pluskvamperfekti</w:t>
            </w:r>
          </w:p>
        </w:tc>
        <w:tc>
          <w:tcPr>
            <w:tcW w:w="1980" w:type="dxa"/>
          </w:tcPr>
          <w:p w14:paraId="2696DEA9" w14:textId="77777777" w:rsidR="00BC7543" w:rsidRPr="00680839" w:rsidRDefault="00BC7543" w:rsidP="008C42C4">
            <w:pPr>
              <w:tabs>
                <w:tab w:val="left" w:pos="4678"/>
              </w:tabs>
              <w:spacing w:before="20" w:after="20"/>
              <w:rPr>
                <w:i/>
              </w:rPr>
            </w:pPr>
            <w:r w:rsidRPr="00680839">
              <w:rPr>
                <w:i/>
              </w:rPr>
              <w:t>ei ollu</w:t>
            </w:r>
          </w:p>
        </w:tc>
        <w:tc>
          <w:tcPr>
            <w:tcW w:w="4994" w:type="dxa"/>
            <w:vMerge/>
          </w:tcPr>
          <w:p w14:paraId="04E8B0EC" w14:textId="77777777" w:rsidR="00BC7543" w:rsidRPr="00A96794" w:rsidRDefault="00BC7543" w:rsidP="008C42C4">
            <w:pPr>
              <w:tabs>
                <w:tab w:val="left" w:pos="4678"/>
              </w:tabs>
              <w:spacing w:before="20" w:after="20"/>
            </w:pPr>
          </w:p>
        </w:tc>
      </w:tr>
    </w:tbl>
    <w:p w14:paraId="57ACBEFB" w14:textId="0888548A" w:rsidR="00BC7543" w:rsidRPr="00A95D68" w:rsidRDefault="00BC7543" w:rsidP="00BC7543">
      <w:pPr>
        <w:pStyle w:val="Brdtekst"/>
        <w:spacing w:before="120"/>
      </w:pPr>
      <w:r>
        <w:t>Tabelhiin ei ole otettu myötä tyyppii 2</w:t>
      </w:r>
      <w:r w:rsidR="002824E1">
        <w:t>.</w:t>
      </w:r>
      <w:r>
        <w:t xml:space="preserve">b eli siirtymärankaissii verbii. Niistä katto ylipuolelta kohđasta </w:t>
      </w:r>
      <w:r w:rsidR="00282072" w:rsidRPr="00F10C86">
        <w:t>6</w:t>
      </w:r>
      <w:r w:rsidRPr="00F10C86">
        <w:t>.4.2.3 Partisipin perfektin haamustus</w:t>
      </w:r>
      <w:r>
        <w:t>.</w:t>
      </w:r>
    </w:p>
    <w:p w14:paraId="1927778E" w14:textId="77777777" w:rsidR="00BC7543" w:rsidRPr="00A95D68" w:rsidRDefault="00BC7543" w:rsidP="00BC7543">
      <w:pPr>
        <w:pStyle w:val="Overskrift2"/>
        <w:tabs>
          <w:tab w:val="left" w:pos="-540"/>
        </w:tabs>
        <w:rPr>
          <w:sz w:val="26"/>
        </w:rPr>
      </w:pPr>
      <w:bookmarkStart w:id="1639" w:name="_Toc81192472"/>
      <w:bookmarkStart w:id="1640" w:name="_Toc84998008"/>
      <w:bookmarkStart w:id="1641" w:name="_Toc198266900"/>
      <w:bookmarkStart w:id="1642" w:name="_Toc209168652"/>
      <w:bookmarkStart w:id="1643" w:name="_Toc241129282"/>
      <w:bookmarkStart w:id="1644" w:name="_Toc311273880"/>
      <w:r w:rsidRPr="00A95D68">
        <w:t>Kondisunaali</w:t>
      </w:r>
      <w:bookmarkEnd w:id="1639"/>
      <w:bookmarkEnd w:id="1640"/>
      <w:bookmarkEnd w:id="1641"/>
      <w:bookmarkEnd w:id="1642"/>
      <w:bookmarkEnd w:id="1643"/>
      <w:bookmarkEnd w:id="1644"/>
    </w:p>
    <w:p w14:paraId="1A224A4C" w14:textId="354CCBFF" w:rsidR="00BC7543" w:rsidRPr="00A95D68" w:rsidRDefault="00BC7543" w:rsidP="00BC7543">
      <w:pPr>
        <w:pStyle w:val="Brdtekst"/>
        <w:tabs>
          <w:tab w:val="left" w:pos="-540"/>
        </w:tabs>
        <w:spacing w:before="120"/>
      </w:pPr>
      <w:r w:rsidRPr="00CC3C72">
        <w:rPr>
          <w:smallCaps/>
        </w:rPr>
        <w:t xml:space="preserve">Kondisunaali </w:t>
      </w:r>
      <w:r w:rsidRPr="00A95D68">
        <w:t>eli ehtomodus oon modus, mikä oon hyvin tavalinen puhheessa ja kirjoituksessa. Sillä oon kaikki samat persoonat ko indikatiivillaki eli singulaarin ja pluraalin 1., 2. ja 3. persoona ja passiivi. Tempuksii sillä oon kaksi: preesens ja perfekti.</w:t>
      </w:r>
      <w:r w:rsidR="000A4B27">
        <w:t xml:space="preserve"> </w:t>
      </w:r>
      <w:r w:rsidRPr="00A95D68">
        <w:t>Kondisunaalin suffiksi oon</w:t>
      </w:r>
      <w:r>
        <w:t xml:space="preserve"> singulaarin 3. persoonassa ja passiivissa</w:t>
      </w:r>
      <w:r w:rsidRPr="00A95D68">
        <w:t xml:space="preserve"> </w:t>
      </w:r>
      <w:r>
        <w:rPr>
          <w:i/>
        </w:rPr>
        <w:t>is</w:t>
      </w:r>
      <w:r>
        <w:t xml:space="preserve">, muissa persoonissa </w:t>
      </w:r>
      <w:r>
        <w:rPr>
          <w:i/>
        </w:rPr>
        <w:t>isi</w:t>
      </w:r>
      <w:r w:rsidR="001B127A" w:rsidRPr="001B127A">
        <w:t>.</w:t>
      </w:r>
      <w:r w:rsidRPr="00A95D68">
        <w:t xml:space="preserve"> Tämä kondisunaalin suffiksi oon myötä kaikissa kondisunaalin haamuissa. </w:t>
      </w:r>
      <w:r w:rsidRPr="00A95D68">
        <w:rPr>
          <w:rFonts w:eastAsia="ヒラギノ明朝 Pro W6"/>
        </w:rPr>
        <w:t>Esimerkkii kondisunaalin käytöstä</w:t>
      </w:r>
      <w:r>
        <w:rPr>
          <w:rFonts w:eastAsia="ヒラギノ明朝 Pro W6"/>
        </w:rPr>
        <w:t xml:space="preserve"> (1–8)</w:t>
      </w:r>
      <w:r w:rsidRPr="00A95D68">
        <w:rPr>
          <w:rFonts w:eastAsia="ヒラギノ明朝 Pro W6"/>
        </w:rPr>
        <w:t>:</w:t>
      </w:r>
    </w:p>
    <w:p w14:paraId="3088F291" w14:textId="77777777" w:rsidR="00BC7543" w:rsidRPr="00A95D68"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(1) </w:t>
      </w:r>
      <w:r w:rsidRPr="00A95D68">
        <w:rPr>
          <w:rFonts w:eastAsia="ヒラギノ明朝 Pro W6"/>
        </w:rPr>
        <w:t xml:space="preserve">Mie </w:t>
      </w:r>
      <w:r w:rsidRPr="006240D1">
        <w:rPr>
          <w:rFonts w:eastAsia="ヒラギノ明朝 Pro W6"/>
          <w:i/>
        </w:rPr>
        <w:t>lähtisin</w:t>
      </w:r>
      <w:r w:rsidRPr="00A95D68">
        <w:rPr>
          <w:rFonts w:eastAsia="ヒラギノ明朝 Pro W6"/>
        </w:rPr>
        <w:t xml:space="preserve"> mielelä Tromsshaan.</w:t>
      </w:r>
    </w:p>
    <w:p w14:paraId="10CE7DEB" w14:textId="77777777" w:rsidR="00BC7543" w:rsidRPr="00A95D68"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(2) </w:t>
      </w:r>
      <w:r w:rsidRPr="00A95D68">
        <w:rPr>
          <w:rFonts w:eastAsia="ヒラギノ明朝 Pro W6"/>
        </w:rPr>
        <w:t xml:space="preserve">Sie </w:t>
      </w:r>
      <w:r w:rsidRPr="006240D1">
        <w:rPr>
          <w:rFonts w:eastAsia="ヒラギノ明朝 Pro W6"/>
          <w:i/>
        </w:rPr>
        <w:t xml:space="preserve">saisit </w:t>
      </w:r>
      <w:r w:rsidRPr="00A95D68">
        <w:rPr>
          <w:rFonts w:eastAsia="ヒラギノ明朝 Pro W6"/>
        </w:rPr>
        <w:t>jo lähteet ~ lähteä</w:t>
      </w:r>
      <w:r>
        <w:rPr>
          <w:rFonts w:eastAsia="ヒラギノ明朝 Pro W6"/>
        </w:rPr>
        <w:t>(</w:t>
      </w:r>
      <w:r w:rsidRPr="00A95D68">
        <w:rPr>
          <w:rFonts w:eastAsia="ヒラギノ明朝 Pro W6"/>
        </w:rPr>
        <w:t>t)</w:t>
      </w:r>
      <w:r>
        <w:rPr>
          <w:rFonts w:eastAsia="ヒラギノ明朝 Pro W6"/>
        </w:rPr>
        <w:t xml:space="preserve"> ~ lähtiä</w:t>
      </w:r>
      <w:r w:rsidRPr="00A95D68">
        <w:rPr>
          <w:rFonts w:eastAsia="ヒラギノ明朝 Pro W6"/>
        </w:rPr>
        <w:t xml:space="preserve"> kothiin.</w:t>
      </w:r>
    </w:p>
    <w:p w14:paraId="5CC160A8" w14:textId="77777777" w:rsidR="00BC7543" w:rsidRPr="004A6B3E"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(3) </w:t>
      </w:r>
      <w:r w:rsidRPr="00A95D68">
        <w:rPr>
          <w:rFonts w:eastAsia="ヒラギノ明朝 Pro W6"/>
        </w:rPr>
        <w:t xml:space="preserve">Ville </w:t>
      </w:r>
      <w:r w:rsidRPr="006240D1">
        <w:rPr>
          <w:rFonts w:eastAsia="ヒラギノ明朝 Pro W6"/>
          <w:i/>
        </w:rPr>
        <w:t xml:space="preserve">opastuis </w:t>
      </w:r>
      <w:r w:rsidRPr="004A6B3E">
        <w:rPr>
          <w:rFonts w:eastAsia="ヒラギノ明朝 Pro W6"/>
        </w:rPr>
        <w:t xml:space="preserve">Priitan kans, jos se </w:t>
      </w:r>
      <w:r w:rsidRPr="00F13993">
        <w:rPr>
          <w:rFonts w:eastAsia="ヒラギノ明朝 Pro W6"/>
          <w:i/>
        </w:rPr>
        <w:t xml:space="preserve">olis </w:t>
      </w:r>
      <w:r w:rsidRPr="004A6B3E">
        <w:rPr>
          <w:rFonts w:eastAsia="ヒラギノ明朝 Pro W6"/>
        </w:rPr>
        <w:t>mah</w:t>
      </w:r>
      <w:r>
        <w:rPr>
          <w:rFonts w:eastAsia="ヒラギノ明朝 Pro W6"/>
        </w:rPr>
        <w:t>(</w:t>
      </w:r>
      <w:r w:rsidRPr="004A6B3E">
        <w:rPr>
          <w:rFonts w:eastAsia="ヒラギノ明朝 Pro W6"/>
        </w:rPr>
        <w:t>đ)olinen.</w:t>
      </w:r>
    </w:p>
    <w:p w14:paraId="01A60765" w14:textId="6930F511" w:rsidR="00BC7543" w:rsidRPr="00A95D68"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(4) </w:t>
      </w:r>
      <w:r w:rsidRPr="004A6B3E">
        <w:rPr>
          <w:rFonts w:eastAsia="ヒラギノ明朝 Pro W6"/>
        </w:rPr>
        <w:t xml:space="preserve">Jos met </w:t>
      </w:r>
      <w:r w:rsidRPr="006240D1">
        <w:rPr>
          <w:rFonts w:eastAsia="ヒラギノ明朝 Pro W6"/>
          <w:i/>
        </w:rPr>
        <w:t xml:space="preserve">halluisimma </w:t>
      </w:r>
      <w:r w:rsidR="00BA1173" w:rsidRPr="00BA1173">
        <w:rPr>
          <w:rFonts w:eastAsia="ヒラギノ明朝 Pro W6"/>
        </w:rPr>
        <w:t>~</w:t>
      </w:r>
      <w:r w:rsidRPr="006240D1">
        <w:rPr>
          <w:rFonts w:eastAsia="ヒラギノ明朝 Pro W6"/>
          <w:i/>
        </w:rPr>
        <w:t xml:space="preserve"> haluaisima</w:t>
      </w:r>
      <w:r w:rsidRPr="00A95D68">
        <w:rPr>
          <w:rFonts w:eastAsia="ヒラギノ明朝 Pro W6"/>
        </w:rPr>
        <w:t xml:space="preserve">, met </w:t>
      </w:r>
      <w:r w:rsidRPr="006240D1">
        <w:rPr>
          <w:rFonts w:eastAsia="ヒラギノ明朝 Pro W6"/>
          <w:i/>
        </w:rPr>
        <w:t>saattaisimma</w:t>
      </w:r>
      <w:r w:rsidRPr="00A95D68">
        <w:rPr>
          <w:rFonts w:eastAsia="ヒラギノ明朝 Pro W6"/>
        </w:rPr>
        <w:t xml:space="preserve"> matkustaa</w:t>
      </w:r>
      <w:r>
        <w:rPr>
          <w:rFonts w:eastAsia="ヒラギノ明朝 Pro W6"/>
        </w:rPr>
        <w:t>(</w:t>
      </w:r>
      <w:r w:rsidRPr="00A95D68">
        <w:rPr>
          <w:rFonts w:eastAsia="ヒラギノ明朝 Pro W6"/>
        </w:rPr>
        <w:t>t) vaikka kuuhun.</w:t>
      </w:r>
    </w:p>
    <w:p w14:paraId="5976528E" w14:textId="77777777" w:rsidR="00BC7543" w:rsidRPr="00A95D68"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(5) </w:t>
      </w:r>
      <w:r w:rsidRPr="00A95D68">
        <w:rPr>
          <w:rFonts w:eastAsia="ヒラギノ明朝 Pro W6"/>
        </w:rPr>
        <w:t xml:space="preserve">Tet </w:t>
      </w:r>
      <w:r w:rsidRPr="006240D1">
        <w:rPr>
          <w:rFonts w:eastAsia="ヒラギノ明朝 Pro W6"/>
          <w:i/>
        </w:rPr>
        <w:t>pölk</w:t>
      </w:r>
      <w:r w:rsidRPr="0075485B">
        <w:rPr>
          <w:rFonts w:eastAsia="ヒラギノ明朝 Pro W6"/>
        </w:rPr>
        <w:t>(</w:t>
      </w:r>
      <w:r w:rsidRPr="006240D1">
        <w:rPr>
          <w:rFonts w:eastAsia="ヒラギノ明朝 Pro W6"/>
          <w:i/>
        </w:rPr>
        <w:t>k</w:t>
      </w:r>
      <w:r w:rsidRPr="0075485B">
        <w:rPr>
          <w:rFonts w:eastAsia="ヒラギノ明朝 Pro W6"/>
        </w:rPr>
        <w:t>)</w:t>
      </w:r>
      <w:r w:rsidRPr="006240D1">
        <w:rPr>
          <w:rFonts w:eastAsia="ヒラギノ明朝 Pro W6"/>
          <w:i/>
        </w:rPr>
        <w:t>äisittä</w:t>
      </w:r>
      <w:r w:rsidRPr="00A95D68">
        <w:rPr>
          <w:rFonts w:eastAsia="ヒラギノ明朝 Pro W6"/>
        </w:rPr>
        <w:t xml:space="preserve"> hukkii ~ hukkia, jos tet niitä </w:t>
      </w:r>
      <w:r w:rsidRPr="006240D1">
        <w:rPr>
          <w:rFonts w:eastAsia="ヒラギノ明朝 Pro W6"/>
          <w:i/>
        </w:rPr>
        <w:t>koh</w:t>
      </w:r>
      <w:r w:rsidRPr="0075485B">
        <w:rPr>
          <w:rFonts w:eastAsia="ヒラギノ明朝 Pro W6"/>
        </w:rPr>
        <w:t>(</w:t>
      </w:r>
      <w:r w:rsidRPr="006240D1">
        <w:rPr>
          <w:rFonts w:eastAsia="ヒラギノ明朝 Pro W6"/>
          <w:i/>
        </w:rPr>
        <w:t>đ</w:t>
      </w:r>
      <w:r w:rsidRPr="0075485B">
        <w:rPr>
          <w:rFonts w:eastAsia="ヒラギノ明朝 Pro W6"/>
        </w:rPr>
        <w:t>)</w:t>
      </w:r>
      <w:r w:rsidRPr="006240D1">
        <w:rPr>
          <w:rFonts w:eastAsia="ヒラギノ明朝 Pro W6"/>
          <w:i/>
        </w:rPr>
        <w:t>attelisitta</w:t>
      </w:r>
      <w:r w:rsidRPr="00A95D68">
        <w:rPr>
          <w:rFonts w:eastAsia="ヒラギノ明朝 Pro W6"/>
        </w:rPr>
        <w:t>.</w:t>
      </w:r>
    </w:p>
    <w:p w14:paraId="2B49F984" w14:textId="565A5824"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(6) </w:t>
      </w:r>
      <w:r w:rsidRPr="00A95D68">
        <w:rPr>
          <w:rFonts w:eastAsia="ヒラギノ明朝 Pro W6"/>
        </w:rPr>
        <w:t xml:space="preserve">Liisa ja Pekka </w:t>
      </w:r>
      <w:r w:rsidRPr="006240D1">
        <w:rPr>
          <w:rFonts w:eastAsia="ヒラギノ明朝 Pro W6"/>
          <w:i/>
        </w:rPr>
        <w:t>jatkattais</w:t>
      </w:r>
      <w:r w:rsidR="0098090B" w:rsidRPr="0098090B">
        <w:rPr>
          <w:rFonts w:eastAsia="ヒラギノ明朝 Pro W6"/>
        </w:rPr>
        <w:t>/</w:t>
      </w:r>
      <w:r w:rsidRPr="006240D1">
        <w:rPr>
          <w:rFonts w:eastAsia="ヒラギノ明朝 Pro W6"/>
          <w:i/>
        </w:rPr>
        <w:t>jatkaisit</w:t>
      </w:r>
      <w:r w:rsidRPr="00A95D68">
        <w:rPr>
          <w:rFonts w:eastAsia="ヒラギノ明朝 Pro W6"/>
        </w:rPr>
        <w:t xml:space="preserve"> matkaa, jos heilä </w:t>
      </w:r>
      <w:r w:rsidRPr="00F13993">
        <w:rPr>
          <w:rFonts w:eastAsia="ヒラギノ明朝 Pro W6"/>
          <w:i/>
        </w:rPr>
        <w:t>olis</w:t>
      </w:r>
      <w:r>
        <w:rPr>
          <w:rFonts w:eastAsia="ヒラギノ明朝 Pro W6"/>
        </w:rPr>
        <w:t xml:space="preserve"> </w:t>
      </w:r>
      <w:r w:rsidRPr="00A95D68">
        <w:rPr>
          <w:rFonts w:eastAsia="ヒラギノ明朝 Pro W6"/>
        </w:rPr>
        <w:t>piili.</w:t>
      </w:r>
    </w:p>
    <w:p w14:paraId="4FF5F96B" w14:textId="77777777" w:rsidR="00BC7543"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(7) </w:t>
      </w:r>
      <w:r w:rsidRPr="00A95D68">
        <w:rPr>
          <w:rFonts w:eastAsia="ヒラギノ明朝 Pro W6"/>
        </w:rPr>
        <w:t xml:space="preserve">Kuuhunki </w:t>
      </w:r>
      <w:r w:rsidRPr="006240D1">
        <w:rPr>
          <w:rFonts w:eastAsia="ヒラギノ明朝 Pro W6"/>
          <w:i/>
        </w:rPr>
        <w:t>läh</w:t>
      </w:r>
      <w:r w:rsidRPr="0075485B">
        <w:rPr>
          <w:rFonts w:eastAsia="ヒラギノ明朝 Pro W6"/>
        </w:rPr>
        <w:t>(</w:t>
      </w:r>
      <w:r w:rsidRPr="006240D1">
        <w:rPr>
          <w:rFonts w:eastAsia="ヒラギノ明朝 Pro W6"/>
          <w:i/>
        </w:rPr>
        <w:t>đ</w:t>
      </w:r>
      <w:r w:rsidRPr="0075485B">
        <w:rPr>
          <w:rFonts w:eastAsia="ヒラギノ明朝 Pro W6"/>
        </w:rPr>
        <w:t>)</w:t>
      </w:r>
      <w:r w:rsidRPr="006240D1">
        <w:rPr>
          <w:rFonts w:eastAsia="ヒラギノ明朝 Pro W6"/>
          <w:i/>
        </w:rPr>
        <w:t>ettäis</w:t>
      </w:r>
      <w:r w:rsidRPr="00A95D68">
        <w:rPr>
          <w:rFonts w:eastAsia="ヒラギノ明朝 Pro W6"/>
        </w:rPr>
        <w:t xml:space="preserve">, jos </w:t>
      </w:r>
      <w:r w:rsidRPr="006240D1">
        <w:rPr>
          <w:rFonts w:eastAsia="ヒラギノ明朝 Pro W6"/>
          <w:i/>
        </w:rPr>
        <w:t>olis</w:t>
      </w:r>
      <w:r w:rsidRPr="00A95D68">
        <w:rPr>
          <w:rFonts w:eastAsia="ヒラギノ明朝 Pro W6"/>
        </w:rPr>
        <w:t xml:space="preserve"> aikamasiini.</w:t>
      </w:r>
    </w:p>
    <w:p w14:paraId="2A6E6E1E" w14:textId="77777777" w:rsidR="00BC7543" w:rsidRPr="00A95D68" w:rsidRDefault="00BC7543" w:rsidP="00BC7543">
      <w:pPr>
        <w:pStyle w:val="Liste"/>
        <w:tabs>
          <w:tab w:val="left" w:pos="-540"/>
        </w:tabs>
        <w:spacing w:before="120" w:after="120"/>
        <w:ind w:left="0" w:firstLine="0"/>
        <w:contextualSpacing w:val="0"/>
        <w:rPr>
          <w:rFonts w:eastAsia="ヒラギノ明朝 Pro W6"/>
        </w:rPr>
      </w:pPr>
      <w:r>
        <w:rPr>
          <w:rFonts w:eastAsia="ヒラギノ明朝 Pro W6"/>
        </w:rPr>
        <w:t xml:space="preserve">(8) Jos met </w:t>
      </w:r>
      <w:r w:rsidRPr="006240D1">
        <w:rPr>
          <w:rFonts w:eastAsia="ヒラギノ明朝 Pro W6"/>
          <w:i/>
        </w:rPr>
        <w:t>emmä olis lähtenheet</w:t>
      </w:r>
      <w:r>
        <w:rPr>
          <w:rFonts w:eastAsia="ヒラギノ明朝 Pro W6"/>
        </w:rPr>
        <w:t xml:space="preserve"> pyythöön, se met </w:t>
      </w:r>
      <w:r w:rsidRPr="006240D1">
        <w:rPr>
          <w:rFonts w:eastAsia="ヒラギノ明朝 Pro W6"/>
          <w:i/>
        </w:rPr>
        <w:t>emmä olis saanheet</w:t>
      </w:r>
      <w:r>
        <w:rPr>
          <w:rFonts w:eastAsia="ヒラギノ明朝 Pro W6"/>
        </w:rPr>
        <w:t xml:space="preserve"> kallaa.</w:t>
      </w:r>
    </w:p>
    <w:p w14:paraId="69832C1E" w14:textId="77777777" w:rsidR="00BC7543" w:rsidRPr="00A95D68" w:rsidRDefault="00BC7543" w:rsidP="00BC7543">
      <w:pPr>
        <w:pStyle w:val="Overskrift3"/>
        <w:tabs>
          <w:tab w:val="left" w:pos="-540"/>
        </w:tabs>
      </w:pPr>
      <w:bookmarkStart w:id="1645" w:name="_Toc84998009"/>
      <w:bookmarkStart w:id="1646" w:name="_Toc198266901"/>
      <w:bookmarkStart w:id="1647" w:name="_Toc209168653"/>
      <w:bookmarkStart w:id="1648" w:name="_Toc241129283"/>
      <w:bookmarkStart w:id="1649" w:name="_Toc311273881"/>
      <w:r w:rsidRPr="00A95D68">
        <w:t>Kondisunaalin preesens</w:t>
      </w:r>
      <w:bookmarkEnd w:id="1645"/>
      <w:bookmarkEnd w:id="1646"/>
      <w:bookmarkEnd w:id="1647"/>
      <w:bookmarkEnd w:id="1648"/>
      <w:bookmarkEnd w:id="1649"/>
    </w:p>
    <w:p w14:paraId="68407614" w14:textId="77777777" w:rsidR="00BC7543" w:rsidRPr="00A95D68" w:rsidRDefault="00BC7543" w:rsidP="00BC7543">
      <w:pPr>
        <w:pStyle w:val="Overskrift4"/>
      </w:pPr>
      <w:bookmarkStart w:id="1650" w:name="_Toc311273882"/>
      <w:r w:rsidRPr="00A95D68">
        <w:t>Myönttäävä kondisunaalin preesens.</w:t>
      </w:r>
      <w:bookmarkEnd w:id="1650"/>
    </w:p>
    <w:p w14:paraId="24699B85" w14:textId="77777777" w:rsidR="00F904D4" w:rsidRDefault="00BC7543" w:rsidP="00BC7543">
      <w:pPr>
        <w:pStyle w:val="Brdtekst"/>
        <w:tabs>
          <w:tab w:val="left" w:pos="-540"/>
        </w:tabs>
        <w:spacing w:before="120"/>
      </w:pPr>
      <w:r w:rsidRPr="003A1923">
        <w:rPr>
          <w:smallCaps/>
        </w:rPr>
        <w:t>Kondisunaalin preesensin</w:t>
      </w:r>
      <w:r w:rsidRPr="00A95D68">
        <w:t xml:space="preserve"> haamustethaan näin:</w:t>
      </w:r>
    </w:p>
    <w:p w14:paraId="443BBCC3" w14:textId="574C47C1" w:rsidR="000B6A57" w:rsidRDefault="00BC7543" w:rsidP="00BC7543">
      <w:pPr>
        <w:pStyle w:val="Punktliste"/>
      </w:pPr>
      <w:r>
        <w:rPr>
          <w:smallCaps/>
        </w:rPr>
        <w:t xml:space="preserve">Aktiivin kondisunaalin preesensin </w:t>
      </w:r>
      <w:r>
        <w:t>haamustus</w:t>
      </w:r>
      <w:r w:rsidRPr="00A95D68">
        <w:t xml:space="preserve">: Verbin vokaaliranka + </w:t>
      </w:r>
      <w:r w:rsidRPr="008F480D">
        <w:rPr>
          <w:i/>
        </w:rPr>
        <w:t>is</w:t>
      </w:r>
      <w:r w:rsidRPr="0075485B">
        <w:t>(</w:t>
      </w:r>
      <w:r w:rsidRPr="008F480D">
        <w:rPr>
          <w:i/>
        </w:rPr>
        <w:t>i</w:t>
      </w:r>
      <w:r w:rsidRPr="0075485B">
        <w:t>)</w:t>
      </w:r>
      <w:r>
        <w:t xml:space="preserve"> </w:t>
      </w:r>
      <w:r w:rsidRPr="00A95D68">
        <w:t>+ persoonasuffiksi. Rangan graadi oon sama ko indikatiivin myönttäävän preteritin singulaarin 3. persoonassa</w:t>
      </w:r>
      <w:r w:rsidR="00AB5A6C">
        <w:t xml:space="preserve"> (katto kohđasta 6</w:t>
      </w:r>
      <w:r>
        <w:t>.4.2.1)</w:t>
      </w:r>
      <w:r w:rsidR="0037448C">
        <w:t>. Tyypissä 4.4</w:t>
      </w:r>
      <w:r w:rsidRPr="00A95D68">
        <w:t xml:space="preserve"> kokkoontumaverbit graadi oon kuitenki II – jos verbin rangassa ja kä</w:t>
      </w:r>
      <w:r>
        <w:t xml:space="preserve">ytössä olleevassa </w:t>
      </w:r>
      <w:r w:rsidR="005225A0">
        <w:t>varieteet</w:t>
      </w:r>
      <w:r>
        <w:t xml:space="preserve">issa </w:t>
      </w:r>
      <w:r w:rsidRPr="00A95D68">
        <w:t>semmoinen oon mahđolinen. Pluraalin 3. persoona</w:t>
      </w:r>
      <w:r>
        <w:t xml:space="preserve">sta saatama käyttäät kahta eri varianttii: Se </w:t>
      </w:r>
      <w:r w:rsidRPr="00A95D68">
        <w:t xml:space="preserve">oon joko identtinen passiivin kans </w:t>
      </w:r>
      <w:r>
        <w:t xml:space="preserve">tahi sitte </w:t>
      </w:r>
      <w:r w:rsidRPr="00A95D68">
        <w:t>siinä saattaa ka</w:t>
      </w:r>
      <w:r>
        <w:t xml:space="preserve">ns käyttäät persoonasuffiksii </w:t>
      </w:r>
      <w:r w:rsidRPr="004A6B3E">
        <w:rPr>
          <w:i/>
        </w:rPr>
        <w:t>t</w:t>
      </w:r>
      <w:r>
        <w:t>, ja se oon identtine</w:t>
      </w:r>
      <w:r w:rsidR="00314BE2">
        <w:t>n singulaarin 2. persoonan kans</w:t>
      </w:r>
      <w:r w:rsidRPr="00A95D68">
        <w:t>.</w:t>
      </w:r>
    </w:p>
    <w:p w14:paraId="1110F587" w14:textId="38EBAC3F" w:rsidR="00BC7543" w:rsidRDefault="00BC7543" w:rsidP="00BC7543">
      <w:pPr>
        <w:pStyle w:val="Brdtekst"/>
        <w:tabs>
          <w:tab w:val="left" w:pos="-540"/>
        </w:tabs>
        <w:spacing w:before="120"/>
      </w:pPr>
      <w:r w:rsidRPr="00A95D68">
        <w:t xml:space="preserve">Rangan vokaalivaihettelut oon ylheisesti samat ko preteritin </w:t>
      </w:r>
      <w:r w:rsidRPr="00974DA3">
        <w:rPr>
          <w:i/>
        </w:rPr>
        <w:t>i</w:t>
      </w:r>
      <w:r w:rsidRPr="00A95D68">
        <w:t>:n eđessä, mutta ero</w:t>
      </w:r>
      <w:r w:rsidR="00314BE2">
        <w:t>i</w:t>
      </w:r>
      <w:r w:rsidRPr="00A95D68">
        <w:t xml:space="preserve">tuksena oon, ette rangan </w:t>
      </w:r>
      <w:r w:rsidRPr="00974DA3">
        <w:rPr>
          <w:i/>
        </w:rPr>
        <w:t>A</w:t>
      </w:r>
      <w:r w:rsidRPr="00A95D68">
        <w:t xml:space="preserve"> säilyy kondisunaalin </w:t>
      </w:r>
      <w:r w:rsidRPr="00974DA3">
        <w:rPr>
          <w:i/>
        </w:rPr>
        <w:t>is</w:t>
      </w:r>
      <w:r w:rsidRPr="0075485B">
        <w:t>(</w:t>
      </w:r>
      <w:r w:rsidRPr="00974DA3">
        <w:rPr>
          <w:i/>
        </w:rPr>
        <w:t>i</w:t>
      </w:r>
      <w:r w:rsidRPr="0075485B">
        <w:t>)</w:t>
      </w:r>
      <w:r w:rsidRPr="00974DA3">
        <w:rPr>
          <w:i/>
        </w:rPr>
        <w:t>-</w:t>
      </w:r>
      <w:r w:rsidRPr="00A95D68">
        <w:t xml:space="preserve">suffiksin edessä. </w:t>
      </w:r>
      <w:r>
        <w:t>(</w:t>
      </w:r>
      <w:r w:rsidRPr="00A95D68">
        <w:t>Katto koh</w:t>
      </w:r>
      <w:r w:rsidR="0037448C">
        <w:t>taa 3.1.4</w:t>
      </w:r>
      <w:r w:rsidRPr="00A95D68">
        <w:t xml:space="preserve"> </w:t>
      </w:r>
      <w:r w:rsidRPr="00314BE2">
        <w:t xml:space="preserve">Vokaalinvaihettelu suffiksin </w:t>
      </w:r>
      <w:r w:rsidRPr="00314BE2">
        <w:rPr>
          <w:i/>
        </w:rPr>
        <w:t>i</w:t>
      </w:r>
      <w:r w:rsidRPr="00314BE2">
        <w:t>:n eđelä</w:t>
      </w:r>
      <w:r w:rsidR="00314BE2">
        <w:t>.)</w:t>
      </w:r>
    </w:p>
    <w:p w14:paraId="52A7E733" w14:textId="681A75C2" w:rsidR="00BC7543" w:rsidRPr="00252AA6" w:rsidRDefault="00BC7543" w:rsidP="00BC7543">
      <w:pPr>
        <w:pStyle w:val="Brdtekst"/>
        <w:tabs>
          <w:tab w:val="left" w:pos="-540"/>
        </w:tabs>
        <w:spacing w:before="120"/>
      </w:pPr>
      <w:r w:rsidRPr="00A95D68">
        <w:t>Esimerkkii</w:t>
      </w:r>
      <w:r>
        <w:t xml:space="preserve"> aktiivin kondisunaalin preesensistä</w:t>
      </w:r>
      <w:r w:rsidRPr="00A95D68">
        <w:t xml:space="preserve">: </w:t>
      </w:r>
      <w:r>
        <w:t>(1.inf. : ind.pret.</w:t>
      </w:r>
      <w:r w:rsidR="001337F6">
        <w:t>sg3</w:t>
      </w:r>
      <w:r w:rsidRPr="00A95D68">
        <w:t xml:space="preserve"> : kond</w:t>
      </w:r>
      <w:r>
        <w:t>.</w:t>
      </w:r>
      <w:r w:rsidRPr="00A95D68">
        <w:t>prees</w:t>
      </w:r>
      <w:r>
        <w:t>.</w:t>
      </w:r>
      <w:r w:rsidR="001337F6">
        <w:t>sg3</w:t>
      </w:r>
      <w:r>
        <w:t xml:space="preserve"> : kond.prees.</w:t>
      </w:r>
      <w:r w:rsidR="001337F6">
        <w:t>sg2</w:t>
      </w:r>
      <w:r>
        <w:t>/</w:t>
      </w:r>
      <w:r w:rsidR="001337F6">
        <w:t>pl3</w:t>
      </w:r>
      <w:r w:rsidRPr="00A95D68">
        <w:t xml:space="preserve">) </w:t>
      </w:r>
      <w:r w:rsidRPr="0075485B">
        <w:t>(</w:t>
      </w:r>
      <w:r w:rsidRPr="005B562B">
        <w:t>1-tyyppi</w:t>
      </w:r>
      <w:r w:rsidRPr="0075485B">
        <w:t>)</w:t>
      </w:r>
      <w:r w:rsidRPr="00DC0419">
        <w:rPr>
          <w:i/>
        </w:rPr>
        <w:t xml:space="preserve"> saa</w:t>
      </w:r>
      <w:r w:rsidR="0098090B" w:rsidRPr="0098090B">
        <w:t>/</w:t>
      </w:r>
      <w:r w:rsidRPr="00DC0419">
        <w:rPr>
          <w:i/>
        </w:rPr>
        <w:t xml:space="preserve">đa </w:t>
      </w:r>
      <w:r w:rsidR="00BA1173" w:rsidRPr="00BA1173">
        <w:t>~</w:t>
      </w:r>
      <w:r w:rsidRPr="00DC0419">
        <w:rPr>
          <w:i/>
        </w:rPr>
        <w:t xml:space="preserve"> saa</w:t>
      </w:r>
      <w:r w:rsidR="0098090B" w:rsidRPr="0098090B">
        <w:t>/</w:t>
      </w:r>
      <w:r w:rsidRPr="00DC0419">
        <w:rPr>
          <w:i/>
        </w:rPr>
        <w:t xml:space="preserve">ha </w:t>
      </w:r>
      <w:r w:rsidRPr="0075485B">
        <w:t>:</w:t>
      </w:r>
      <w:r w:rsidRPr="00DC0419">
        <w:rPr>
          <w:i/>
        </w:rPr>
        <w:t xml:space="preserve"> sa</w:t>
      </w:r>
      <w:r w:rsidR="0098090B" w:rsidRPr="0098090B">
        <w:t>/</w:t>
      </w:r>
      <w:r w:rsidRPr="00DC0419">
        <w:rPr>
          <w:i/>
        </w:rPr>
        <w:t xml:space="preserve">i </w:t>
      </w:r>
      <w:r w:rsidRPr="0075485B">
        <w:t>:</w:t>
      </w:r>
      <w:r w:rsidRPr="00DC0419">
        <w:rPr>
          <w:i/>
        </w:rPr>
        <w:t xml:space="preserve"> sa</w:t>
      </w:r>
      <w:r w:rsidR="0098090B" w:rsidRPr="0098090B">
        <w:t>/</w:t>
      </w:r>
      <w:r w:rsidRPr="00DC0419">
        <w:rPr>
          <w:i/>
        </w:rPr>
        <w:t>is</w:t>
      </w:r>
      <w:r w:rsidRPr="0075485B">
        <w:t>,</w:t>
      </w:r>
      <w:r>
        <w:rPr>
          <w:i/>
        </w:rPr>
        <w:t xml:space="preserve"> sa</w:t>
      </w:r>
      <w:r w:rsidR="0098090B" w:rsidRPr="0098090B">
        <w:t>/</w:t>
      </w:r>
      <w:r>
        <w:rPr>
          <w:i/>
        </w:rPr>
        <w:t>isi</w:t>
      </w:r>
      <w:r w:rsidR="0098090B" w:rsidRPr="0098090B">
        <w:t>/</w:t>
      </w:r>
      <w:r>
        <w:rPr>
          <w:i/>
        </w:rPr>
        <w:t>t</w:t>
      </w:r>
      <w:r w:rsidRPr="0075485B">
        <w:t>,</w:t>
      </w:r>
      <w:r w:rsidRPr="00DC0419">
        <w:rPr>
          <w:i/>
        </w:rPr>
        <w:t xml:space="preserve"> vie</w:t>
      </w:r>
      <w:r w:rsidR="0098090B" w:rsidRPr="0098090B">
        <w:t>/</w:t>
      </w:r>
      <w:r w:rsidRPr="0075485B">
        <w:t>(</w:t>
      </w:r>
      <w:r w:rsidRPr="00DC0419">
        <w:rPr>
          <w:i/>
        </w:rPr>
        <w:t>đ</w:t>
      </w:r>
      <w:r w:rsidRPr="0075485B">
        <w:t>)</w:t>
      </w:r>
      <w:r w:rsidRPr="00DC0419">
        <w:rPr>
          <w:i/>
        </w:rPr>
        <w:t xml:space="preserve">ä </w:t>
      </w:r>
      <w:r w:rsidR="00BA1173" w:rsidRPr="00BA1173">
        <w:t>~</w:t>
      </w:r>
      <w:r w:rsidRPr="00DC0419">
        <w:rPr>
          <w:i/>
        </w:rPr>
        <w:t xml:space="preserve"> vii</w:t>
      </w:r>
      <w:r w:rsidR="0098090B" w:rsidRPr="0098090B">
        <w:t>/</w:t>
      </w:r>
      <w:r w:rsidRPr="00DC0419">
        <w:rPr>
          <w:i/>
        </w:rPr>
        <w:t xml:space="preserve">ä </w:t>
      </w:r>
      <w:r w:rsidRPr="0075485B">
        <w:t>:</w:t>
      </w:r>
      <w:r w:rsidRPr="00DC0419">
        <w:rPr>
          <w:i/>
        </w:rPr>
        <w:t xml:space="preserve"> ve</w:t>
      </w:r>
      <w:r w:rsidR="0098090B" w:rsidRPr="0098090B">
        <w:t>/</w:t>
      </w:r>
      <w:r w:rsidRPr="00DC0419">
        <w:rPr>
          <w:i/>
        </w:rPr>
        <w:t xml:space="preserve">i </w:t>
      </w:r>
      <w:r w:rsidRPr="0075485B">
        <w:t>:</w:t>
      </w:r>
      <w:r w:rsidRPr="00DC0419">
        <w:rPr>
          <w:i/>
        </w:rPr>
        <w:t xml:space="preserve"> ve</w:t>
      </w:r>
      <w:r w:rsidR="0098090B" w:rsidRPr="0098090B">
        <w:t>/</w:t>
      </w:r>
      <w:r w:rsidRPr="00DC0419">
        <w:rPr>
          <w:i/>
        </w:rPr>
        <w:t xml:space="preserve">is </w:t>
      </w:r>
      <w:r w:rsidRPr="0075485B">
        <w:t>:</w:t>
      </w:r>
      <w:r>
        <w:rPr>
          <w:i/>
        </w:rPr>
        <w:t xml:space="preserve"> ve</w:t>
      </w:r>
      <w:r w:rsidR="0098090B" w:rsidRPr="0098090B">
        <w:t>/</w:t>
      </w:r>
      <w:r>
        <w:rPr>
          <w:i/>
        </w:rPr>
        <w:t>isi</w:t>
      </w:r>
      <w:r w:rsidR="0098090B" w:rsidRPr="0098090B">
        <w:t>/</w:t>
      </w:r>
      <w:r>
        <w:rPr>
          <w:i/>
        </w:rPr>
        <w:t>t</w:t>
      </w:r>
      <w:r w:rsidRPr="0075485B">
        <w:t>,</w:t>
      </w:r>
      <w:r w:rsidRPr="00DC0419">
        <w:rPr>
          <w:i/>
        </w:rPr>
        <w:t xml:space="preserve"> ui</w:t>
      </w:r>
      <w:r w:rsidR="0098090B" w:rsidRPr="0098090B">
        <w:t>/</w:t>
      </w:r>
      <w:r w:rsidRPr="0075485B">
        <w:t>(</w:t>
      </w:r>
      <w:r w:rsidRPr="00DC0419">
        <w:rPr>
          <w:i/>
        </w:rPr>
        <w:t>đ</w:t>
      </w:r>
      <w:r w:rsidRPr="0075485B">
        <w:t>)</w:t>
      </w:r>
      <w:r w:rsidRPr="00DC0419">
        <w:rPr>
          <w:i/>
        </w:rPr>
        <w:t xml:space="preserve">a </w:t>
      </w:r>
      <w:r w:rsidRPr="0075485B">
        <w:t>:</w:t>
      </w:r>
      <w:r w:rsidRPr="00DC0419">
        <w:rPr>
          <w:i/>
        </w:rPr>
        <w:t xml:space="preserve"> u</w:t>
      </w:r>
      <w:r w:rsidR="0098090B" w:rsidRPr="0098090B">
        <w:t>/</w:t>
      </w:r>
      <w:r w:rsidRPr="00DC0419">
        <w:rPr>
          <w:i/>
        </w:rPr>
        <w:t xml:space="preserve">i </w:t>
      </w:r>
      <w:r w:rsidRPr="0075485B">
        <w:t>:</w:t>
      </w:r>
      <w:r w:rsidRPr="00DC0419">
        <w:rPr>
          <w:i/>
        </w:rPr>
        <w:t xml:space="preserve"> u</w:t>
      </w:r>
      <w:r w:rsidR="0098090B" w:rsidRPr="0098090B">
        <w:t>/</w:t>
      </w:r>
      <w:r w:rsidRPr="00DC0419">
        <w:rPr>
          <w:i/>
        </w:rPr>
        <w:t xml:space="preserve">is </w:t>
      </w:r>
      <w:r w:rsidRPr="0075485B">
        <w:t>:</w:t>
      </w:r>
      <w:r>
        <w:rPr>
          <w:i/>
        </w:rPr>
        <w:t xml:space="preserve"> u</w:t>
      </w:r>
      <w:r w:rsidR="0098090B" w:rsidRPr="0098090B">
        <w:t>/</w:t>
      </w:r>
      <w:r>
        <w:rPr>
          <w:i/>
        </w:rPr>
        <w:t>isi</w:t>
      </w:r>
      <w:r w:rsidR="0098090B" w:rsidRPr="0098090B">
        <w:t>/</w:t>
      </w:r>
      <w:r>
        <w:rPr>
          <w:i/>
        </w:rPr>
        <w:t>t</w:t>
      </w:r>
      <w:r w:rsidRPr="00A95D68">
        <w:t xml:space="preserve">, </w:t>
      </w:r>
      <w:r>
        <w:t>(</w:t>
      </w:r>
      <w:r w:rsidRPr="00A95D68">
        <w:t xml:space="preserve">2-tyyppi) </w:t>
      </w:r>
      <w:r w:rsidRPr="00700CA0">
        <w:rPr>
          <w:i/>
        </w:rPr>
        <w:t>kulkke</w:t>
      </w:r>
      <w:r w:rsidR="0098090B" w:rsidRPr="0098090B">
        <w:t>/</w:t>
      </w:r>
      <w:r w:rsidRPr="00700CA0">
        <w:rPr>
          <w:i/>
        </w:rPr>
        <w:t xml:space="preserve">et </w:t>
      </w:r>
      <w:r w:rsidR="00BA1173" w:rsidRPr="00BA1173">
        <w:t>~</w:t>
      </w:r>
      <w:r w:rsidRPr="00700CA0">
        <w:rPr>
          <w:i/>
        </w:rPr>
        <w:t xml:space="preserve"> kulke</w:t>
      </w:r>
      <w:r w:rsidR="0098090B" w:rsidRPr="0098090B">
        <w:t>/</w:t>
      </w:r>
      <w:r w:rsidRPr="00700CA0">
        <w:rPr>
          <w:i/>
        </w:rPr>
        <w:t>a</w:t>
      </w:r>
      <w:r w:rsidRPr="0075485B">
        <w:t>(</w:t>
      </w:r>
      <w:r w:rsidRPr="00700CA0">
        <w:rPr>
          <w:i/>
        </w:rPr>
        <w:t>t</w:t>
      </w:r>
      <w:r w:rsidRPr="0075485B">
        <w:t>)</w:t>
      </w:r>
      <w:r w:rsidRPr="00700CA0">
        <w:rPr>
          <w:i/>
        </w:rPr>
        <w:t xml:space="preserve"> </w:t>
      </w:r>
      <w:r w:rsidR="00BA1173" w:rsidRPr="00BA1173">
        <w:t>~</w:t>
      </w:r>
      <w:r w:rsidRPr="00700CA0">
        <w:rPr>
          <w:i/>
        </w:rPr>
        <w:t xml:space="preserve"> kulki</w:t>
      </w:r>
      <w:r w:rsidR="0098090B" w:rsidRPr="0098090B">
        <w:t>/</w:t>
      </w:r>
      <w:r w:rsidRPr="00700CA0">
        <w:rPr>
          <w:i/>
        </w:rPr>
        <w:t xml:space="preserve">a </w:t>
      </w:r>
      <w:r w:rsidRPr="0075485B">
        <w:t>:</w:t>
      </w:r>
      <w:r w:rsidRPr="00700CA0">
        <w:rPr>
          <w:i/>
        </w:rPr>
        <w:t xml:space="preserve"> kulk</w:t>
      </w:r>
      <w:r w:rsidR="0098090B" w:rsidRPr="0098090B">
        <w:t>/</w:t>
      </w:r>
      <w:r w:rsidRPr="00700CA0">
        <w:rPr>
          <w:i/>
        </w:rPr>
        <w:t xml:space="preserve">i </w:t>
      </w:r>
      <w:r w:rsidRPr="0075485B">
        <w:t>:</w:t>
      </w:r>
      <w:r w:rsidRPr="00700CA0">
        <w:rPr>
          <w:i/>
        </w:rPr>
        <w:t xml:space="preserve"> kulk</w:t>
      </w:r>
      <w:r w:rsidR="0098090B" w:rsidRPr="0098090B">
        <w:t>/</w:t>
      </w:r>
      <w:r w:rsidRPr="00700CA0">
        <w:rPr>
          <w:i/>
        </w:rPr>
        <w:t>is</w:t>
      </w:r>
      <w:r w:rsidR="001601B8">
        <w:t xml:space="preserve"> :</w:t>
      </w:r>
      <w:r>
        <w:rPr>
          <w:i/>
        </w:rPr>
        <w:t xml:space="preserve"> kulk</w:t>
      </w:r>
      <w:r w:rsidR="0098090B" w:rsidRPr="0098090B">
        <w:t>/</w:t>
      </w:r>
      <w:r>
        <w:rPr>
          <w:i/>
        </w:rPr>
        <w:t>isi</w:t>
      </w:r>
      <w:r w:rsidR="0098090B" w:rsidRPr="0098090B">
        <w:t>/</w:t>
      </w:r>
      <w:r>
        <w:rPr>
          <w:i/>
        </w:rPr>
        <w:t>t</w:t>
      </w:r>
      <w:r w:rsidRPr="0075485B">
        <w:t>,</w:t>
      </w:r>
      <w:r w:rsidRPr="00700CA0">
        <w:rPr>
          <w:i/>
        </w:rPr>
        <w:t xml:space="preserve"> soppi</w:t>
      </w:r>
      <w:r w:rsidR="0098090B" w:rsidRPr="0098090B">
        <w:t>/</w:t>
      </w:r>
      <w:r w:rsidRPr="00700CA0">
        <w:rPr>
          <w:i/>
        </w:rPr>
        <w:t xml:space="preserve">it </w:t>
      </w:r>
      <w:r w:rsidR="00BA1173" w:rsidRPr="00BA1173">
        <w:t>~</w:t>
      </w:r>
      <w:r w:rsidRPr="00700CA0">
        <w:rPr>
          <w:i/>
        </w:rPr>
        <w:t xml:space="preserve"> sopi</w:t>
      </w:r>
      <w:r w:rsidR="0098090B" w:rsidRPr="0098090B">
        <w:t>/</w:t>
      </w:r>
      <w:r w:rsidRPr="00700CA0">
        <w:rPr>
          <w:i/>
        </w:rPr>
        <w:t>a</w:t>
      </w:r>
      <w:r w:rsidRPr="0075485B">
        <w:t>(</w:t>
      </w:r>
      <w:r w:rsidRPr="00700CA0">
        <w:rPr>
          <w:i/>
        </w:rPr>
        <w:t>t</w:t>
      </w:r>
      <w:r w:rsidRPr="0075485B">
        <w:t>)</w:t>
      </w:r>
      <w:r w:rsidRPr="00700CA0">
        <w:rPr>
          <w:i/>
        </w:rPr>
        <w:t xml:space="preserve"> </w:t>
      </w:r>
      <w:r w:rsidRPr="0075485B">
        <w:t>:</w:t>
      </w:r>
      <w:r w:rsidRPr="00700CA0">
        <w:rPr>
          <w:i/>
        </w:rPr>
        <w:t xml:space="preserve"> sop</w:t>
      </w:r>
      <w:r w:rsidR="0098090B" w:rsidRPr="0098090B">
        <w:t>/</w:t>
      </w:r>
      <w:r w:rsidRPr="00700CA0">
        <w:rPr>
          <w:i/>
        </w:rPr>
        <w:t xml:space="preserve">i </w:t>
      </w:r>
      <w:r w:rsidRPr="0075485B">
        <w:t>:</w:t>
      </w:r>
      <w:r w:rsidRPr="00700CA0">
        <w:rPr>
          <w:i/>
        </w:rPr>
        <w:t xml:space="preserve"> sop</w:t>
      </w:r>
      <w:r w:rsidR="0098090B" w:rsidRPr="0098090B">
        <w:t>/</w:t>
      </w:r>
      <w:r w:rsidRPr="00700CA0">
        <w:rPr>
          <w:i/>
        </w:rPr>
        <w:t xml:space="preserve">is </w:t>
      </w:r>
      <w:r w:rsidRPr="0075485B">
        <w:t>:</w:t>
      </w:r>
      <w:r>
        <w:rPr>
          <w:i/>
        </w:rPr>
        <w:t xml:space="preserve"> sop</w:t>
      </w:r>
      <w:r w:rsidR="0098090B" w:rsidRPr="0098090B">
        <w:t>/</w:t>
      </w:r>
      <w:r>
        <w:rPr>
          <w:i/>
        </w:rPr>
        <w:t>isi</w:t>
      </w:r>
      <w:r w:rsidR="0098090B" w:rsidRPr="0098090B">
        <w:t>/</w:t>
      </w:r>
      <w:r>
        <w:rPr>
          <w:i/>
        </w:rPr>
        <w:t>t</w:t>
      </w:r>
      <w:r w:rsidRPr="0075485B">
        <w:t>,</w:t>
      </w:r>
      <w:r w:rsidRPr="00700CA0">
        <w:rPr>
          <w:i/>
        </w:rPr>
        <w:t xml:space="preserve"> neuvo</w:t>
      </w:r>
      <w:r w:rsidR="0098090B" w:rsidRPr="0098090B">
        <w:t>/</w:t>
      </w:r>
      <w:r w:rsidRPr="00700CA0">
        <w:rPr>
          <w:i/>
        </w:rPr>
        <w:t xml:space="preserve">ot </w:t>
      </w:r>
      <w:r w:rsidR="00BA1173" w:rsidRPr="00BA1173">
        <w:t>~</w:t>
      </w:r>
      <w:r w:rsidRPr="00700CA0">
        <w:rPr>
          <w:i/>
        </w:rPr>
        <w:t xml:space="preserve"> neuvo</w:t>
      </w:r>
      <w:r w:rsidR="0098090B" w:rsidRPr="0098090B">
        <w:t>/</w:t>
      </w:r>
      <w:r w:rsidRPr="00700CA0">
        <w:rPr>
          <w:i/>
        </w:rPr>
        <w:t>a</w:t>
      </w:r>
      <w:r w:rsidRPr="0075485B">
        <w:t>(</w:t>
      </w:r>
      <w:r w:rsidRPr="00700CA0">
        <w:rPr>
          <w:i/>
        </w:rPr>
        <w:t>t</w:t>
      </w:r>
      <w:r w:rsidRPr="0075485B">
        <w:t>)</w:t>
      </w:r>
      <w:r w:rsidRPr="00700CA0">
        <w:rPr>
          <w:i/>
        </w:rPr>
        <w:t xml:space="preserve"> </w:t>
      </w:r>
      <w:r w:rsidRPr="0075485B">
        <w:t>:</w:t>
      </w:r>
      <w:r w:rsidRPr="00700CA0">
        <w:rPr>
          <w:i/>
        </w:rPr>
        <w:t xml:space="preserve"> neuvo</w:t>
      </w:r>
      <w:r w:rsidR="0098090B" w:rsidRPr="0098090B">
        <w:t>/</w:t>
      </w:r>
      <w:r w:rsidRPr="00700CA0">
        <w:rPr>
          <w:i/>
        </w:rPr>
        <w:t xml:space="preserve">i </w:t>
      </w:r>
      <w:r w:rsidRPr="0075485B">
        <w:t>:</w:t>
      </w:r>
      <w:r w:rsidRPr="00700CA0">
        <w:rPr>
          <w:i/>
        </w:rPr>
        <w:t xml:space="preserve"> neuvo</w:t>
      </w:r>
      <w:r w:rsidR="0098090B" w:rsidRPr="0098090B">
        <w:t>/</w:t>
      </w:r>
      <w:r w:rsidRPr="00700CA0">
        <w:rPr>
          <w:i/>
        </w:rPr>
        <w:t xml:space="preserve">is </w:t>
      </w:r>
      <w:r w:rsidRPr="0075485B">
        <w:t>:</w:t>
      </w:r>
      <w:r>
        <w:rPr>
          <w:i/>
        </w:rPr>
        <w:t xml:space="preserve"> neuvo</w:t>
      </w:r>
      <w:r w:rsidR="0098090B" w:rsidRPr="0098090B">
        <w:t>/</w:t>
      </w:r>
      <w:r>
        <w:rPr>
          <w:i/>
        </w:rPr>
        <w:t>isi</w:t>
      </w:r>
      <w:r w:rsidR="0098090B" w:rsidRPr="0098090B">
        <w:t>/</w:t>
      </w:r>
      <w:r>
        <w:rPr>
          <w:i/>
        </w:rPr>
        <w:t>t</w:t>
      </w:r>
      <w:r w:rsidRPr="0075485B">
        <w:t>,</w:t>
      </w:r>
      <w:r w:rsidRPr="00700CA0">
        <w:rPr>
          <w:i/>
        </w:rPr>
        <w:t xml:space="preserve"> ant</w:t>
      </w:r>
      <w:r w:rsidRPr="0075485B">
        <w:t>(</w:t>
      </w:r>
      <w:r w:rsidRPr="00700CA0">
        <w:rPr>
          <w:i/>
        </w:rPr>
        <w:t>t</w:t>
      </w:r>
      <w:r w:rsidRPr="0075485B">
        <w:t>)</w:t>
      </w:r>
      <w:r w:rsidRPr="00700CA0">
        <w:rPr>
          <w:i/>
        </w:rPr>
        <w:t>a</w:t>
      </w:r>
      <w:r w:rsidR="0098090B" w:rsidRPr="0098090B">
        <w:t>/</w:t>
      </w:r>
      <w:r w:rsidRPr="00700CA0">
        <w:rPr>
          <w:i/>
        </w:rPr>
        <w:t>a</w:t>
      </w:r>
      <w:r w:rsidRPr="0075485B">
        <w:t>(</w:t>
      </w:r>
      <w:r w:rsidRPr="00700CA0">
        <w:rPr>
          <w:i/>
        </w:rPr>
        <w:t>t</w:t>
      </w:r>
      <w:r w:rsidRPr="0075485B">
        <w:t>)</w:t>
      </w:r>
      <w:r w:rsidRPr="00700CA0">
        <w:rPr>
          <w:i/>
        </w:rPr>
        <w:t xml:space="preserve"> </w:t>
      </w:r>
      <w:r w:rsidRPr="0075485B">
        <w:t>:</w:t>
      </w:r>
      <w:r w:rsidRPr="00700CA0">
        <w:rPr>
          <w:i/>
        </w:rPr>
        <w:t xml:space="preserve"> anto</w:t>
      </w:r>
      <w:r w:rsidR="0098090B" w:rsidRPr="0098090B">
        <w:t>/</w:t>
      </w:r>
      <w:r w:rsidRPr="00700CA0">
        <w:rPr>
          <w:i/>
        </w:rPr>
        <w:t xml:space="preserve">i </w:t>
      </w:r>
      <w:r w:rsidRPr="0075485B">
        <w:t>:</w:t>
      </w:r>
      <w:r w:rsidRPr="00700CA0">
        <w:rPr>
          <w:i/>
        </w:rPr>
        <w:t xml:space="preserve"> anta</w:t>
      </w:r>
      <w:r w:rsidR="0098090B" w:rsidRPr="0098090B">
        <w:t>/</w:t>
      </w:r>
      <w:r w:rsidRPr="00700CA0">
        <w:rPr>
          <w:i/>
        </w:rPr>
        <w:t xml:space="preserve">is </w:t>
      </w:r>
      <w:r w:rsidRPr="0075485B">
        <w:t>:</w:t>
      </w:r>
      <w:r>
        <w:rPr>
          <w:i/>
        </w:rPr>
        <w:t xml:space="preserve"> anta</w:t>
      </w:r>
      <w:r w:rsidR="0098090B" w:rsidRPr="0098090B">
        <w:t>/</w:t>
      </w:r>
      <w:r>
        <w:rPr>
          <w:i/>
        </w:rPr>
        <w:t>isi</w:t>
      </w:r>
      <w:r w:rsidR="0098090B" w:rsidRPr="0098090B">
        <w:t>/</w:t>
      </w:r>
      <w:r>
        <w:rPr>
          <w:i/>
        </w:rPr>
        <w:t>t</w:t>
      </w:r>
      <w:r w:rsidRPr="0075485B">
        <w:t>,</w:t>
      </w:r>
      <w:r w:rsidRPr="00700CA0">
        <w:rPr>
          <w:i/>
        </w:rPr>
        <w:t xml:space="preserve"> lent</w:t>
      </w:r>
      <w:r w:rsidRPr="0075485B">
        <w:t>(</w:t>
      </w:r>
      <w:r w:rsidRPr="00700CA0">
        <w:rPr>
          <w:i/>
        </w:rPr>
        <w:t>t</w:t>
      </w:r>
      <w:r w:rsidRPr="0075485B">
        <w:t>)</w:t>
      </w:r>
      <w:r w:rsidRPr="00700CA0">
        <w:rPr>
          <w:i/>
        </w:rPr>
        <w:t>ä</w:t>
      </w:r>
      <w:r w:rsidR="0098090B" w:rsidRPr="0098090B">
        <w:t>/</w:t>
      </w:r>
      <w:r w:rsidRPr="00700CA0">
        <w:rPr>
          <w:i/>
        </w:rPr>
        <w:t>ä</w:t>
      </w:r>
      <w:r w:rsidRPr="0075485B">
        <w:t>(</w:t>
      </w:r>
      <w:r w:rsidRPr="00700CA0">
        <w:rPr>
          <w:i/>
        </w:rPr>
        <w:t>t</w:t>
      </w:r>
      <w:r w:rsidRPr="0075485B">
        <w:t>)</w:t>
      </w:r>
      <w:r w:rsidRPr="00700CA0">
        <w:rPr>
          <w:i/>
        </w:rPr>
        <w:t xml:space="preserve"> </w:t>
      </w:r>
      <w:r w:rsidRPr="0075485B">
        <w:t>:</w:t>
      </w:r>
      <w:r w:rsidRPr="00700CA0">
        <w:rPr>
          <w:i/>
        </w:rPr>
        <w:t xml:space="preserve"> lens</w:t>
      </w:r>
      <w:r w:rsidR="0098090B" w:rsidRPr="0098090B">
        <w:t>/</w:t>
      </w:r>
      <w:r w:rsidRPr="00700CA0">
        <w:rPr>
          <w:i/>
        </w:rPr>
        <w:t xml:space="preserve">i </w:t>
      </w:r>
      <w:r w:rsidRPr="0075485B">
        <w:t>:</w:t>
      </w:r>
      <w:r w:rsidRPr="00700CA0">
        <w:rPr>
          <w:i/>
        </w:rPr>
        <w:t xml:space="preserve"> lentä</w:t>
      </w:r>
      <w:r w:rsidR="0098090B" w:rsidRPr="0098090B">
        <w:t>/</w:t>
      </w:r>
      <w:r w:rsidRPr="00700CA0">
        <w:rPr>
          <w:i/>
        </w:rPr>
        <w:t xml:space="preserve">is </w:t>
      </w:r>
      <w:r w:rsidRPr="0075485B">
        <w:t>:</w:t>
      </w:r>
      <w:r>
        <w:rPr>
          <w:i/>
        </w:rPr>
        <w:t xml:space="preserve"> lentä</w:t>
      </w:r>
      <w:r w:rsidR="0098090B" w:rsidRPr="0098090B">
        <w:t>/</w:t>
      </w:r>
      <w:r>
        <w:rPr>
          <w:i/>
        </w:rPr>
        <w:t>isi</w:t>
      </w:r>
      <w:r w:rsidR="0098090B" w:rsidRPr="0098090B">
        <w:t>/</w:t>
      </w:r>
      <w:r>
        <w:rPr>
          <w:i/>
        </w:rPr>
        <w:t>t</w:t>
      </w:r>
      <w:r w:rsidRPr="0075485B">
        <w:t>,</w:t>
      </w:r>
      <w:r w:rsidRPr="00A95D68">
        <w:t xml:space="preserve"> </w:t>
      </w:r>
      <w:r>
        <w:t>(</w:t>
      </w:r>
      <w:r w:rsidRPr="00A95D68">
        <w:t>3</w:t>
      </w:r>
      <w:r>
        <w:t xml:space="preserve">-tyyppi) </w:t>
      </w:r>
      <w:r w:rsidRPr="001D0ED0">
        <w:rPr>
          <w:i/>
        </w:rPr>
        <w:t>ol</w:t>
      </w:r>
      <w:r w:rsidR="0098090B" w:rsidRPr="0098090B">
        <w:t>/</w:t>
      </w:r>
      <w:r w:rsidRPr="001D0ED0">
        <w:rPr>
          <w:i/>
        </w:rPr>
        <w:t xml:space="preserve">la </w:t>
      </w:r>
      <w:r w:rsidRPr="0075485B">
        <w:t>:</w:t>
      </w:r>
      <w:r w:rsidRPr="001D0ED0">
        <w:rPr>
          <w:i/>
        </w:rPr>
        <w:t xml:space="preserve"> ol</w:t>
      </w:r>
      <w:r w:rsidR="0098090B" w:rsidRPr="0098090B">
        <w:t>/</w:t>
      </w:r>
      <w:r w:rsidRPr="001D0ED0">
        <w:rPr>
          <w:i/>
        </w:rPr>
        <w:t xml:space="preserve">i </w:t>
      </w:r>
      <w:r w:rsidRPr="0075485B">
        <w:t>:</w:t>
      </w:r>
      <w:r w:rsidRPr="001D0ED0">
        <w:rPr>
          <w:i/>
        </w:rPr>
        <w:t xml:space="preserve"> ol</w:t>
      </w:r>
      <w:r w:rsidR="0098090B" w:rsidRPr="0098090B">
        <w:t>/</w:t>
      </w:r>
      <w:r w:rsidRPr="001D0ED0">
        <w:rPr>
          <w:i/>
        </w:rPr>
        <w:t xml:space="preserve">is </w:t>
      </w:r>
      <w:r w:rsidRPr="0075485B">
        <w:t>:</w:t>
      </w:r>
      <w:r>
        <w:rPr>
          <w:i/>
        </w:rPr>
        <w:t xml:space="preserve"> ol</w:t>
      </w:r>
      <w:r w:rsidR="0098090B" w:rsidRPr="0098090B">
        <w:t>/</w:t>
      </w:r>
      <w:r>
        <w:rPr>
          <w:i/>
        </w:rPr>
        <w:t>isi</w:t>
      </w:r>
      <w:r w:rsidR="0098090B" w:rsidRPr="0098090B">
        <w:t>/</w:t>
      </w:r>
      <w:r>
        <w:rPr>
          <w:i/>
        </w:rPr>
        <w:t>t</w:t>
      </w:r>
      <w:r w:rsidRPr="0075485B">
        <w:t>,</w:t>
      </w:r>
      <w:r w:rsidRPr="001D0ED0">
        <w:rPr>
          <w:i/>
        </w:rPr>
        <w:t xml:space="preserve"> juos</w:t>
      </w:r>
      <w:r w:rsidR="0098090B" w:rsidRPr="0098090B">
        <w:t>/</w:t>
      </w:r>
      <w:r w:rsidRPr="001D0ED0">
        <w:rPr>
          <w:i/>
        </w:rPr>
        <w:t>ta</w:t>
      </w:r>
      <w:r>
        <w:t xml:space="preserve"> :</w:t>
      </w:r>
      <w:r w:rsidRPr="001D0ED0">
        <w:rPr>
          <w:i/>
        </w:rPr>
        <w:t xml:space="preserve"> juoks</w:t>
      </w:r>
      <w:r w:rsidR="0098090B" w:rsidRPr="0098090B">
        <w:t>/</w:t>
      </w:r>
      <w:r w:rsidRPr="001D0ED0">
        <w:rPr>
          <w:i/>
        </w:rPr>
        <w:t xml:space="preserve">i </w:t>
      </w:r>
      <w:r w:rsidRPr="0075485B">
        <w:t>:</w:t>
      </w:r>
      <w:r>
        <w:t xml:space="preserve"> </w:t>
      </w:r>
      <w:r>
        <w:rPr>
          <w:i/>
        </w:rPr>
        <w:t>juoks</w:t>
      </w:r>
      <w:r w:rsidR="0098090B" w:rsidRPr="0098090B">
        <w:t>/</w:t>
      </w:r>
      <w:r>
        <w:rPr>
          <w:i/>
        </w:rPr>
        <w:t xml:space="preserve">is </w:t>
      </w:r>
      <w:r>
        <w:t>:</w:t>
      </w:r>
      <w:r w:rsidRPr="001D0ED0">
        <w:rPr>
          <w:i/>
        </w:rPr>
        <w:t xml:space="preserve"> juo</w:t>
      </w:r>
      <w:r>
        <w:rPr>
          <w:i/>
        </w:rPr>
        <w:t>ks</w:t>
      </w:r>
      <w:r w:rsidR="0098090B" w:rsidRPr="0098090B">
        <w:t>/</w:t>
      </w:r>
      <w:r>
        <w:rPr>
          <w:i/>
        </w:rPr>
        <w:t>isi</w:t>
      </w:r>
      <w:r w:rsidR="0098090B" w:rsidRPr="0098090B">
        <w:t>/</w:t>
      </w:r>
      <w:r>
        <w:rPr>
          <w:i/>
        </w:rPr>
        <w:t>t</w:t>
      </w:r>
      <w:r w:rsidRPr="0075485B">
        <w:t>,</w:t>
      </w:r>
      <w:r w:rsidRPr="001D0ED0">
        <w:rPr>
          <w:i/>
        </w:rPr>
        <w:t xml:space="preserve"> ajatel</w:t>
      </w:r>
      <w:r w:rsidR="0098090B" w:rsidRPr="0098090B">
        <w:t>/</w:t>
      </w:r>
      <w:r w:rsidRPr="001D0ED0">
        <w:rPr>
          <w:i/>
        </w:rPr>
        <w:t xml:space="preserve">la </w:t>
      </w:r>
      <w:r w:rsidRPr="0075485B">
        <w:t>:</w:t>
      </w:r>
      <w:r w:rsidRPr="001D0ED0">
        <w:rPr>
          <w:i/>
        </w:rPr>
        <w:t xml:space="preserve"> ajattel</w:t>
      </w:r>
      <w:r w:rsidR="0098090B" w:rsidRPr="0098090B">
        <w:t>/</w:t>
      </w:r>
      <w:r w:rsidRPr="001D0ED0">
        <w:rPr>
          <w:i/>
        </w:rPr>
        <w:t xml:space="preserve">i </w:t>
      </w:r>
      <w:r w:rsidRPr="0075485B">
        <w:t>:</w:t>
      </w:r>
      <w:r>
        <w:t xml:space="preserve"> </w:t>
      </w:r>
      <w:r>
        <w:rPr>
          <w:i/>
        </w:rPr>
        <w:t>ajattel</w:t>
      </w:r>
      <w:r w:rsidR="0098090B" w:rsidRPr="0098090B">
        <w:t>/</w:t>
      </w:r>
      <w:r>
        <w:rPr>
          <w:i/>
        </w:rPr>
        <w:t xml:space="preserve">is </w:t>
      </w:r>
      <w:r>
        <w:t>:</w:t>
      </w:r>
      <w:r w:rsidRPr="001D0ED0">
        <w:rPr>
          <w:i/>
        </w:rPr>
        <w:t xml:space="preserve"> </w:t>
      </w:r>
      <w:r>
        <w:rPr>
          <w:i/>
        </w:rPr>
        <w:t>ajattel</w:t>
      </w:r>
      <w:r w:rsidR="0098090B" w:rsidRPr="0098090B">
        <w:t>/</w:t>
      </w:r>
      <w:r>
        <w:rPr>
          <w:i/>
        </w:rPr>
        <w:t>isi</w:t>
      </w:r>
      <w:r w:rsidR="0098090B" w:rsidRPr="0098090B">
        <w:t>/</w:t>
      </w:r>
      <w:r>
        <w:rPr>
          <w:i/>
        </w:rPr>
        <w:t>t</w:t>
      </w:r>
      <w:r w:rsidRPr="0075485B">
        <w:t>,</w:t>
      </w:r>
      <w:r w:rsidRPr="001D0ED0">
        <w:rPr>
          <w:i/>
        </w:rPr>
        <w:t xml:space="preserve"> auka</w:t>
      </w:r>
      <w:r w:rsidRPr="0075485B">
        <w:t>(</w:t>
      </w:r>
      <w:r w:rsidRPr="001D0ED0">
        <w:rPr>
          <w:i/>
        </w:rPr>
        <w:t>i</w:t>
      </w:r>
      <w:r w:rsidRPr="0075485B">
        <w:t>)</w:t>
      </w:r>
      <w:r w:rsidRPr="001D0ED0">
        <w:rPr>
          <w:i/>
        </w:rPr>
        <w:t>s</w:t>
      </w:r>
      <w:r w:rsidR="0098090B" w:rsidRPr="0098090B">
        <w:t>/</w:t>
      </w:r>
      <w:r w:rsidRPr="001D0ED0">
        <w:rPr>
          <w:i/>
        </w:rPr>
        <w:t xml:space="preserve">ta </w:t>
      </w:r>
      <w:r w:rsidRPr="0075485B">
        <w:t>:</w:t>
      </w:r>
      <w:r w:rsidRPr="001D0ED0">
        <w:rPr>
          <w:i/>
        </w:rPr>
        <w:t xml:space="preserve"> auka</w:t>
      </w:r>
      <w:r w:rsidRPr="0075485B">
        <w:t>(</w:t>
      </w:r>
      <w:r w:rsidRPr="001D0ED0">
        <w:rPr>
          <w:i/>
        </w:rPr>
        <w:t>i</w:t>
      </w:r>
      <w:r w:rsidRPr="0075485B">
        <w:t>)</w:t>
      </w:r>
      <w:r w:rsidRPr="001D0ED0">
        <w:rPr>
          <w:i/>
        </w:rPr>
        <w:t>s</w:t>
      </w:r>
      <w:r w:rsidR="0098090B" w:rsidRPr="0098090B">
        <w:t>/</w:t>
      </w:r>
      <w:r w:rsidRPr="001D0ED0">
        <w:rPr>
          <w:i/>
        </w:rPr>
        <w:t xml:space="preserve">i </w:t>
      </w:r>
      <w:r w:rsidRPr="0075485B">
        <w:t>:</w:t>
      </w:r>
      <w:r w:rsidRPr="001D0ED0">
        <w:rPr>
          <w:i/>
        </w:rPr>
        <w:t xml:space="preserve"> auka</w:t>
      </w:r>
      <w:r w:rsidRPr="0075485B">
        <w:t>(</w:t>
      </w:r>
      <w:r w:rsidRPr="001D0ED0">
        <w:rPr>
          <w:i/>
        </w:rPr>
        <w:t>i</w:t>
      </w:r>
      <w:r w:rsidRPr="0075485B">
        <w:t>)</w:t>
      </w:r>
      <w:r>
        <w:rPr>
          <w:i/>
        </w:rPr>
        <w:t>s</w:t>
      </w:r>
      <w:r w:rsidR="0098090B" w:rsidRPr="0098090B">
        <w:t>/</w:t>
      </w:r>
      <w:r>
        <w:rPr>
          <w:i/>
        </w:rPr>
        <w:t>isi</w:t>
      </w:r>
      <w:r w:rsidR="0098090B" w:rsidRPr="0098090B">
        <w:t>/</w:t>
      </w:r>
      <w:r>
        <w:rPr>
          <w:i/>
        </w:rPr>
        <w:t>t</w:t>
      </w:r>
      <w:r w:rsidRPr="00A95D68">
        <w:t xml:space="preserve">, </w:t>
      </w:r>
      <w:r>
        <w:t>(</w:t>
      </w:r>
      <w:r w:rsidRPr="00A95D68">
        <w:t xml:space="preserve">4-tyyppi) </w:t>
      </w:r>
      <w:r w:rsidRPr="003164BE">
        <w:rPr>
          <w:i/>
        </w:rPr>
        <w:t>kyyti</w:t>
      </w:r>
      <w:r w:rsidR="0098090B" w:rsidRPr="0098090B">
        <w:t>/</w:t>
      </w:r>
      <w:r w:rsidRPr="003164BE">
        <w:rPr>
          <w:i/>
        </w:rPr>
        <w:t xml:space="preserve">tä </w:t>
      </w:r>
      <w:r w:rsidRPr="0075485B">
        <w:t>:</w:t>
      </w:r>
      <w:r w:rsidRPr="003164BE">
        <w:rPr>
          <w:i/>
        </w:rPr>
        <w:t xml:space="preserve"> kyytitt</w:t>
      </w:r>
      <w:r w:rsidR="0098090B" w:rsidRPr="0098090B">
        <w:t>/</w:t>
      </w:r>
      <w:r w:rsidRPr="003164BE">
        <w:rPr>
          <w:i/>
        </w:rPr>
        <w:t xml:space="preserve">i </w:t>
      </w:r>
      <w:r w:rsidRPr="0075485B">
        <w:t>:</w:t>
      </w:r>
      <w:r w:rsidRPr="003164BE">
        <w:rPr>
          <w:i/>
        </w:rPr>
        <w:t xml:space="preserve"> kyytitt</w:t>
      </w:r>
      <w:r w:rsidR="0098090B" w:rsidRPr="0098090B">
        <w:t>/</w:t>
      </w:r>
      <w:r w:rsidRPr="003164BE">
        <w:rPr>
          <w:i/>
        </w:rPr>
        <w:t xml:space="preserve">is </w:t>
      </w:r>
      <w:r w:rsidRPr="0075485B">
        <w:t>:</w:t>
      </w:r>
      <w:r>
        <w:rPr>
          <w:i/>
        </w:rPr>
        <w:t xml:space="preserve"> kyytitt</w:t>
      </w:r>
      <w:r w:rsidR="0098090B" w:rsidRPr="0098090B">
        <w:t>/</w:t>
      </w:r>
      <w:r>
        <w:rPr>
          <w:i/>
        </w:rPr>
        <w:t>isi</w:t>
      </w:r>
      <w:r w:rsidR="0098090B" w:rsidRPr="0098090B">
        <w:t>/</w:t>
      </w:r>
      <w:r>
        <w:rPr>
          <w:i/>
        </w:rPr>
        <w:t>t</w:t>
      </w:r>
      <w:r w:rsidRPr="0075485B">
        <w:t>,</w:t>
      </w:r>
      <w:r w:rsidRPr="003164BE">
        <w:rPr>
          <w:i/>
        </w:rPr>
        <w:t xml:space="preserve"> piikaroi</w:t>
      </w:r>
      <w:r w:rsidR="0098090B" w:rsidRPr="0098090B">
        <w:t>/</w:t>
      </w:r>
      <w:r w:rsidRPr="003164BE">
        <w:rPr>
          <w:i/>
        </w:rPr>
        <w:t xml:space="preserve">ta </w:t>
      </w:r>
      <w:r w:rsidRPr="0075485B">
        <w:t>:</w:t>
      </w:r>
      <w:r w:rsidRPr="003164BE">
        <w:rPr>
          <w:i/>
        </w:rPr>
        <w:t xml:space="preserve"> piikaroitt</w:t>
      </w:r>
      <w:r w:rsidR="0098090B" w:rsidRPr="0098090B">
        <w:t>/</w:t>
      </w:r>
      <w:r w:rsidRPr="003164BE">
        <w:rPr>
          <w:i/>
        </w:rPr>
        <w:t xml:space="preserve">i </w:t>
      </w:r>
      <w:r w:rsidRPr="0075485B">
        <w:t>:</w:t>
      </w:r>
      <w:r w:rsidRPr="003164BE">
        <w:rPr>
          <w:i/>
        </w:rPr>
        <w:t xml:space="preserve"> piikaroitt</w:t>
      </w:r>
      <w:r w:rsidR="0098090B" w:rsidRPr="0098090B">
        <w:t>/</w:t>
      </w:r>
      <w:r w:rsidRPr="003164BE">
        <w:rPr>
          <w:i/>
        </w:rPr>
        <w:t xml:space="preserve">is </w:t>
      </w:r>
      <w:r w:rsidRPr="0075485B">
        <w:t>:</w:t>
      </w:r>
      <w:r>
        <w:rPr>
          <w:i/>
        </w:rPr>
        <w:t xml:space="preserve"> piikaroitt</w:t>
      </w:r>
      <w:r w:rsidR="0098090B" w:rsidRPr="0098090B">
        <w:t>/</w:t>
      </w:r>
      <w:r>
        <w:rPr>
          <w:i/>
        </w:rPr>
        <w:t>isi</w:t>
      </w:r>
      <w:r w:rsidR="0098090B" w:rsidRPr="0098090B">
        <w:t>/</w:t>
      </w:r>
      <w:r>
        <w:rPr>
          <w:i/>
        </w:rPr>
        <w:t>t</w:t>
      </w:r>
      <w:r w:rsidRPr="0075485B">
        <w:t>,</w:t>
      </w:r>
      <w:r w:rsidRPr="003164BE">
        <w:rPr>
          <w:i/>
        </w:rPr>
        <w:t xml:space="preserve"> li</w:t>
      </w:r>
      <w:r w:rsidRPr="0075485B">
        <w:t>(</w:t>
      </w:r>
      <w:r w:rsidRPr="003164BE">
        <w:rPr>
          <w:i/>
        </w:rPr>
        <w:t>j</w:t>
      </w:r>
      <w:r w:rsidRPr="0075485B">
        <w:t>)</w:t>
      </w:r>
      <w:r w:rsidRPr="003164BE">
        <w:rPr>
          <w:i/>
        </w:rPr>
        <w:t>e</w:t>
      </w:r>
      <w:r w:rsidR="0098090B" w:rsidRPr="0098090B">
        <w:t>/</w:t>
      </w:r>
      <w:r w:rsidRPr="003164BE">
        <w:rPr>
          <w:i/>
        </w:rPr>
        <w:t xml:space="preserve">tä </w:t>
      </w:r>
      <w:r w:rsidRPr="0075485B">
        <w:t>:</w:t>
      </w:r>
      <w:r w:rsidRPr="003164BE">
        <w:rPr>
          <w:i/>
        </w:rPr>
        <w:t xml:space="preserve"> liken</w:t>
      </w:r>
      <w:r w:rsidR="0098090B" w:rsidRPr="0098090B">
        <w:t>/</w:t>
      </w:r>
      <w:r w:rsidRPr="003164BE">
        <w:rPr>
          <w:i/>
        </w:rPr>
        <w:t xml:space="preserve">i </w:t>
      </w:r>
      <w:r w:rsidRPr="0075485B">
        <w:t>:</w:t>
      </w:r>
      <w:r w:rsidRPr="003164BE">
        <w:rPr>
          <w:i/>
        </w:rPr>
        <w:t xml:space="preserve"> liken</w:t>
      </w:r>
      <w:r w:rsidR="0098090B" w:rsidRPr="0098090B">
        <w:t>/</w:t>
      </w:r>
      <w:r w:rsidRPr="003164BE">
        <w:rPr>
          <w:i/>
        </w:rPr>
        <w:t xml:space="preserve">is </w:t>
      </w:r>
      <w:r w:rsidRPr="0075485B">
        <w:t>:</w:t>
      </w:r>
      <w:r w:rsidRPr="003164BE">
        <w:rPr>
          <w:i/>
        </w:rPr>
        <w:t xml:space="preserve"> li</w:t>
      </w:r>
      <w:r>
        <w:rPr>
          <w:i/>
        </w:rPr>
        <w:t>ken</w:t>
      </w:r>
      <w:r w:rsidR="0098090B" w:rsidRPr="0098090B">
        <w:t>/</w:t>
      </w:r>
      <w:r>
        <w:rPr>
          <w:i/>
        </w:rPr>
        <w:t>isi</w:t>
      </w:r>
      <w:r w:rsidR="0098090B" w:rsidRPr="0098090B">
        <w:t>/</w:t>
      </w:r>
      <w:r>
        <w:rPr>
          <w:i/>
        </w:rPr>
        <w:t>t</w:t>
      </w:r>
      <w:r w:rsidRPr="0075485B">
        <w:t>,</w:t>
      </w:r>
      <w:r w:rsidRPr="003164BE">
        <w:rPr>
          <w:i/>
        </w:rPr>
        <w:t xml:space="preserve"> </w:t>
      </w:r>
      <w:r>
        <w:rPr>
          <w:i/>
        </w:rPr>
        <w:t>pöl</w:t>
      </w:r>
      <w:r w:rsidRPr="0075485B">
        <w:t>(</w:t>
      </w:r>
      <w:r>
        <w:rPr>
          <w:i/>
        </w:rPr>
        <w:t>j</w:t>
      </w:r>
      <w:r w:rsidRPr="0075485B">
        <w:t>)</w:t>
      </w:r>
      <w:r>
        <w:rPr>
          <w:i/>
        </w:rPr>
        <w:t>ä</w:t>
      </w:r>
      <w:r w:rsidRPr="003164BE">
        <w:rPr>
          <w:i/>
        </w:rPr>
        <w:t xml:space="preserve">tä </w:t>
      </w:r>
      <w:r w:rsidRPr="0075485B">
        <w:t>:</w:t>
      </w:r>
      <w:r w:rsidRPr="003164BE">
        <w:rPr>
          <w:i/>
        </w:rPr>
        <w:t xml:space="preserve"> pölkä</w:t>
      </w:r>
      <w:r w:rsidR="0098090B" w:rsidRPr="0098090B">
        <w:t>/</w:t>
      </w:r>
      <w:r w:rsidRPr="003164BE">
        <w:rPr>
          <w:i/>
        </w:rPr>
        <w:t xml:space="preserve">s </w:t>
      </w:r>
      <w:r w:rsidRPr="0075485B">
        <w:t>:</w:t>
      </w:r>
      <w:r w:rsidRPr="003164BE">
        <w:rPr>
          <w:i/>
        </w:rPr>
        <w:t xml:space="preserve"> pölk</w:t>
      </w:r>
      <w:r w:rsidRPr="0075485B">
        <w:t>(</w:t>
      </w:r>
      <w:r w:rsidRPr="003164BE">
        <w:rPr>
          <w:i/>
        </w:rPr>
        <w:t>k</w:t>
      </w:r>
      <w:r w:rsidRPr="0075485B">
        <w:t>)</w:t>
      </w:r>
      <w:r w:rsidRPr="003164BE">
        <w:rPr>
          <w:i/>
        </w:rPr>
        <w:t>ä</w:t>
      </w:r>
      <w:r w:rsidR="0098090B" w:rsidRPr="0098090B">
        <w:t>/</w:t>
      </w:r>
      <w:r w:rsidRPr="003164BE">
        <w:rPr>
          <w:i/>
        </w:rPr>
        <w:t xml:space="preserve">is </w:t>
      </w:r>
      <w:r w:rsidRPr="0075485B">
        <w:t>:</w:t>
      </w:r>
      <w:r w:rsidRPr="003164BE">
        <w:rPr>
          <w:i/>
        </w:rPr>
        <w:t xml:space="preserve"> pölk</w:t>
      </w:r>
      <w:r w:rsidRPr="0075485B">
        <w:t>(</w:t>
      </w:r>
      <w:r w:rsidRPr="003164BE">
        <w:rPr>
          <w:i/>
        </w:rPr>
        <w:t>k</w:t>
      </w:r>
      <w:r w:rsidRPr="0075485B">
        <w:t>)</w:t>
      </w:r>
      <w:r>
        <w:rPr>
          <w:i/>
        </w:rPr>
        <w:t>ä</w:t>
      </w:r>
      <w:r w:rsidR="0098090B" w:rsidRPr="0098090B">
        <w:t>/</w:t>
      </w:r>
      <w:r>
        <w:rPr>
          <w:i/>
        </w:rPr>
        <w:t>isi</w:t>
      </w:r>
      <w:r w:rsidR="0098090B" w:rsidRPr="0098090B">
        <w:t>/</w:t>
      </w:r>
      <w:r>
        <w:rPr>
          <w:i/>
        </w:rPr>
        <w:t>t</w:t>
      </w:r>
      <w:r w:rsidRPr="0075485B">
        <w:t>,</w:t>
      </w:r>
      <w:r w:rsidRPr="003164BE">
        <w:rPr>
          <w:i/>
        </w:rPr>
        <w:t xml:space="preserve"> ka</w:t>
      </w:r>
      <w:r w:rsidRPr="0075485B">
        <w:t>(</w:t>
      </w:r>
      <w:r w:rsidRPr="003164BE">
        <w:rPr>
          <w:i/>
        </w:rPr>
        <w:t>đ</w:t>
      </w:r>
      <w:r w:rsidRPr="0075485B">
        <w:t>)</w:t>
      </w:r>
      <w:r w:rsidRPr="003164BE">
        <w:rPr>
          <w:i/>
        </w:rPr>
        <w:t>o</w:t>
      </w:r>
      <w:r w:rsidR="0098090B" w:rsidRPr="0098090B">
        <w:t>/</w:t>
      </w:r>
      <w:r w:rsidRPr="003164BE">
        <w:rPr>
          <w:i/>
        </w:rPr>
        <w:t xml:space="preserve">ta </w:t>
      </w:r>
      <w:r w:rsidRPr="0075485B">
        <w:t>:</w:t>
      </w:r>
      <w:r w:rsidRPr="003164BE">
        <w:rPr>
          <w:i/>
        </w:rPr>
        <w:t xml:space="preserve"> kato</w:t>
      </w:r>
      <w:r w:rsidR="0098090B" w:rsidRPr="0098090B">
        <w:t>/</w:t>
      </w:r>
      <w:r w:rsidRPr="003164BE">
        <w:rPr>
          <w:i/>
        </w:rPr>
        <w:t xml:space="preserve">s </w:t>
      </w:r>
      <w:r w:rsidRPr="0075485B">
        <w:t>:</w:t>
      </w:r>
      <w:r w:rsidRPr="003164BE">
        <w:rPr>
          <w:i/>
        </w:rPr>
        <w:t xml:space="preserve"> katto</w:t>
      </w:r>
      <w:r w:rsidR="0098090B" w:rsidRPr="0098090B">
        <w:t>/</w:t>
      </w:r>
      <w:r w:rsidRPr="003164BE">
        <w:rPr>
          <w:i/>
        </w:rPr>
        <w:t xml:space="preserve">is </w:t>
      </w:r>
      <w:r w:rsidR="00BA1173" w:rsidRPr="00BA1173">
        <w:t>~</w:t>
      </w:r>
      <w:r w:rsidRPr="003164BE">
        <w:rPr>
          <w:i/>
        </w:rPr>
        <w:t xml:space="preserve"> katoa</w:t>
      </w:r>
      <w:r w:rsidR="0098090B" w:rsidRPr="0098090B">
        <w:t>/</w:t>
      </w:r>
      <w:r w:rsidRPr="003164BE">
        <w:rPr>
          <w:i/>
        </w:rPr>
        <w:t xml:space="preserve">is </w:t>
      </w:r>
      <w:r w:rsidRPr="0075485B">
        <w:t>:</w:t>
      </w:r>
      <w:r>
        <w:rPr>
          <w:i/>
        </w:rPr>
        <w:t xml:space="preserve"> katto</w:t>
      </w:r>
      <w:r w:rsidR="0098090B" w:rsidRPr="0098090B">
        <w:t>/</w:t>
      </w:r>
      <w:r>
        <w:rPr>
          <w:i/>
        </w:rPr>
        <w:t>isi</w:t>
      </w:r>
      <w:r w:rsidR="0098090B" w:rsidRPr="0098090B">
        <w:t>/</w:t>
      </w:r>
      <w:r>
        <w:rPr>
          <w:i/>
        </w:rPr>
        <w:t>t</w:t>
      </w:r>
      <w:r w:rsidRPr="003164BE">
        <w:rPr>
          <w:i/>
        </w:rPr>
        <w:t xml:space="preserve"> </w:t>
      </w:r>
      <w:r w:rsidR="00BA1173" w:rsidRPr="00BA1173">
        <w:t>~</w:t>
      </w:r>
      <w:r w:rsidRPr="003164BE">
        <w:rPr>
          <w:i/>
        </w:rPr>
        <w:t xml:space="preserve"> </w:t>
      </w:r>
      <w:r>
        <w:rPr>
          <w:i/>
        </w:rPr>
        <w:t>katoa</w:t>
      </w:r>
      <w:r w:rsidR="0098090B" w:rsidRPr="0098090B">
        <w:t>/</w:t>
      </w:r>
      <w:r>
        <w:rPr>
          <w:i/>
        </w:rPr>
        <w:t>isi</w:t>
      </w:r>
      <w:r w:rsidR="0098090B" w:rsidRPr="0098090B">
        <w:t>/</w:t>
      </w:r>
      <w:r>
        <w:rPr>
          <w:i/>
        </w:rPr>
        <w:t>t</w:t>
      </w:r>
      <w:r w:rsidRPr="0075485B">
        <w:t>,</w:t>
      </w:r>
      <w:r w:rsidRPr="003164BE">
        <w:rPr>
          <w:i/>
        </w:rPr>
        <w:t xml:space="preserve"> keri</w:t>
      </w:r>
      <w:r w:rsidR="0098090B" w:rsidRPr="0098090B">
        <w:t>/</w:t>
      </w:r>
      <w:r w:rsidRPr="003164BE">
        <w:rPr>
          <w:i/>
        </w:rPr>
        <w:t xml:space="preserve">tä </w:t>
      </w:r>
      <w:r w:rsidRPr="0075485B">
        <w:t>:</w:t>
      </w:r>
      <w:r w:rsidRPr="003164BE">
        <w:rPr>
          <w:i/>
        </w:rPr>
        <w:t xml:space="preserve"> kerki</w:t>
      </w:r>
      <w:r w:rsidR="0098090B" w:rsidRPr="0098090B">
        <w:t>/</w:t>
      </w:r>
      <w:r w:rsidRPr="003164BE">
        <w:rPr>
          <w:i/>
        </w:rPr>
        <w:t xml:space="preserve">s </w:t>
      </w:r>
      <w:r w:rsidRPr="0075485B">
        <w:t>:</w:t>
      </w:r>
      <w:r w:rsidRPr="003164BE">
        <w:rPr>
          <w:i/>
        </w:rPr>
        <w:t xml:space="preserve"> kerkki</w:t>
      </w:r>
      <w:r w:rsidR="0098090B" w:rsidRPr="0098090B">
        <w:t>/</w:t>
      </w:r>
      <w:r w:rsidRPr="003164BE">
        <w:rPr>
          <w:i/>
        </w:rPr>
        <w:t xml:space="preserve">is </w:t>
      </w:r>
      <w:r w:rsidR="00BA1173" w:rsidRPr="00BA1173">
        <w:t>~</w:t>
      </w:r>
      <w:r w:rsidRPr="003164BE">
        <w:rPr>
          <w:i/>
        </w:rPr>
        <w:t xml:space="preserve"> kerkiä</w:t>
      </w:r>
      <w:r w:rsidR="0098090B" w:rsidRPr="0098090B">
        <w:t>/</w:t>
      </w:r>
      <w:r w:rsidRPr="003164BE">
        <w:rPr>
          <w:i/>
        </w:rPr>
        <w:t xml:space="preserve">is </w:t>
      </w:r>
      <w:r w:rsidRPr="0075485B">
        <w:t>:</w:t>
      </w:r>
      <w:r>
        <w:rPr>
          <w:i/>
        </w:rPr>
        <w:t xml:space="preserve"> kerkki</w:t>
      </w:r>
      <w:r w:rsidR="0098090B" w:rsidRPr="0098090B">
        <w:t>/</w:t>
      </w:r>
      <w:r>
        <w:rPr>
          <w:i/>
        </w:rPr>
        <w:t>isi</w:t>
      </w:r>
      <w:r w:rsidR="0098090B" w:rsidRPr="0098090B">
        <w:t>/</w:t>
      </w:r>
      <w:r>
        <w:rPr>
          <w:i/>
        </w:rPr>
        <w:t xml:space="preserve">t </w:t>
      </w:r>
      <w:r w:rsidR="00BA1173" w:rsidRPr="00BA1173">
        <w:t>~</w:t>
      </w:r>
      <w:r>
        <w:rPr>
          <w:i/>
        </w:rPr>
        <w:t xml:space="preserve"> kerkiä</w:t>
      </w:r>
      <w:r w:rsidR="0098090B" w:rsidRPr="0098090B">
        <w:t>/</w:t>
      </w:r>
      <w:r>
        <w:rPr>
          <w:i/>
        </w:rPr>
        <w:t>isi</w:t>
      </w:r>
      <w:r w:rsidR="0098090B" w:rsidRPr="0098090B">
        <w:t>/</w:t>
      </w:r>
      <w:r>
        <w:rPr>
          <w:i/>
        </w:rPr>
        <w:t>t</w:t>
      </w:r>
      <w:r w:rsidR="001B127A" w:rsidRPr="001B127A">
        <w:t>.</w:t>
      </w:r>
    </w:p>
    <w:p w14:paraId="0E5D8159" w14:textId="62D2D082" w:rsidR="00BC7543" w:rsidRDefault="00BC7543" w:rsidP="00BC7543">
      <w:pPr>
        <w:pStyle w:val="Punktliste"/>
        <w:numPr>
          <w:ilvl w:val="0"/>
          <w:numId w:val="7"/>
        </w:numPr>
      </w:pPr>
      <w:r w:rsidRPr="00217909">
        <w:rPr>
          <w:smallCaps/>
        </w:rPr>
        <w:t xml:space="preserve">Passiivin kondisunaalin </w:t>
      </w:r>
      <w:r>
        <w:rPr>
          <w:smallCaps/>
        </w:rPr>
        <w:t xml:space="preserve">preesensin </w:t>
      </w:r>
      <w:r w:rsidRPr="00217909">
        <w:t>haamustus</w:t>
      </w:r>
      <w:r w:rsidRPr="00A95D68">
        <w:t xml:space="preserve">: </w:t>
      </w:r>
      <w:r>
        <w:t>Passiiviran</w:t>
      </w:r>
      <w:r w:rsidRPr="00A95D68">
        <w:t xml:space="preserve">ka + </w:t>
      </w:r>
      <w:r w:rsidRPr="0075485B">
        <w:t>(</w:t>
      </w:r>
      <w:r w:rsidRPr="00774F7B">
        <w:rPr>
          <w:i/>
        </w:rPr>
        <w:t>t</w:t>
      </w:r>
      <w:r w:rsidRPr="0075485B">
        <w:t>)</w:t>
      </w:r>
      <w:r w:rsidRPr="00774F7B">
        <w:rPr>
          <w:i/>
        </w:rPr>
        <w:t>tAis</w:t>
      </w:r>
      <w:r w:rsidRPr="00A95D68">
        <w:t xml:space="preserve">. </w:t>
      </w:r>
      <w:r w:rsidR="00555077">
        <w:t>Yksitavuishiin (1</w:t>
      </w:r>
      <w:r w:rsidR="006F555F">
        <w:t>-tyyppi</w:t>
      </w:r>
      <w:r w:rsidR="00555077">
        <w:t xml:space="preserve">) ja </w:t>
      </w:r>
      <w:r w:rsidR="00AE332D">
        <w:t>konsonanttirank</w:t>
      </w:r>
      <w:r>
        <w:t>ai</w:t>
      </w:r>
      <w:r w:rsidRPr="00A95D68">
        <w:t xml:space="preserve">shiin </w:t>
      </w:r>
      <w:r>
        <w:t>(</w:t>
      </w:r>
      <w:r w:rsidRPr="00A95D68">
        <w:t xml:space="preserve">3-tyyppi) lisäthään suffiksin variantin </w:t>
      </w:r>
      <w:r w:rsidRPr="00774F7B">
        <w:rPr>
          <w:i/>
        </w:rPr>
        <w:t>tAis</w:t>
      </w:r>
      <w:r w:rsidRPr="00A95D68">
        <w:t xml:space="preserve">, muihin rankhoin variantin </w:t>
      </w:r>
      <w:r w:rsidRPr="00774F7B">
        <w:rPr>
          <w:i/>
        </w:rPr>
        <w:t>ttAis</w:t>
      </w:r>
      <w:r w:rsidR="006F555F">
        <w:t>.</w:t>
      </w:r>
    </w:p>
    <w:p w14:paraId="3437E370" w14:textId="2F5DA610" w:rsidR="00BC7543" w:rsidRPr="00A65FD2" w:rsidRDefault="00BC7543" w:rsidP="00BC7543">
      <w:pPr>
        <w:pStyle w:val="Brdtekst"/>
        <w:spacing w:before="120"/>
      </w:pPr>
      <w:r w:rsidRPr="00A95D68">
        <w:t>Esimerkkii</w:t>
      </w:r>
      <w:r>
        <w:t xml:space="preserve"> passiivin kondisunaalin preesensistä</w:t>
      </w:r>
      <w:r w:rsidRPr="00A95D68">
        <w:t xml:space="preserve">: </w:t>
      </w:r>
      <w:r>
        <w:t>(1.inf.</w:t>
      </w:r>
      <w:r w:rsidRPr="00A95D68">
        <w:t xml:space="preserve"> : </w:t>
      </w:r>
      <w:r w:rsidR="006F555F">
        <w:t>pass.kond.prees.</w:t>
      </w:r>
      <w:r>
        <w:t>/</w:t>
      </w:r>
      <w:r w:rsidR="001337F6">
        <w:t>pl3</w:t>
      </w:r>
      <w:r w:rsidRPr="00A95D68">
        <w:t xml:space="preserve">) </w:t>
      </w:r>
      <w:r>
        <w:t>(</w:t>
      </w:r>
      <w:r w:rsidRPr="00A65FD2">
        <w:t xml:space="preserve">1-tyyppi) </w:t>
      </w:r>
      <w:r w:rsidRPr="00A65FD2">
        <w:rPr>
          <w:i/>
        </w:rPr>
        <w:t>saa</w:t>
      </w:r>
      <w:r w:rsidR="0098090B" w:rsidRPr="0098090B">
        <w:t>/</w:t>
      </w:r>
      <w:r w:rsidRPr="00A65FD2">
        <w:rPr>
          <w:i/>
        </w:rPr>
        <w:t xml:space="preserve">đa </w:t>
      </w:r>
      <w:r w:rsidR="00BA1173" w:rsidRPr="00BA1173">
        <w:t>~</w:t>
      </w:r>
      <w:r w:rsidRPr="00A65FD2">
        <w:rPr>
          <w:i/>
        </w:rPr>
        <w:t xml:space="preserve"> saa</w:t>
      </w:r>
      <w:r w:rsidR="0098090B" w:rsidRPr="0098090B">
        <w:t>/</w:t>
      </w:r>
      <w:r w:rsidRPr="00A65FD2">
        <w:rPr>
          <w:i/>
        </w:rPr>
        <w:t xml:space="preserve">ha </w:t>
      </w:r>
      <w:r w:rsidRPr="0075485B">
        <w:t>:</w:t>
      </w:r>
      <w:r w:rsidRPr="00A65FD2">
        <w:rPr>
          <w:i/>
        </w:rPr>
        <w:t xml:space="preserve"> saa</w:t>
      </w:r>
      <w:r w:rsidR="0098090B" w:rsidRPr="0098090B">
        <w:t>/</w:t>
      </w:r>
      <w:r w:rsidRPr="00A65FD2">
        <w:rPr>
          <w:i/>
        </w:rPr>
        <w:t>tais</w:t>
      </w:r>
      <w:r w:rsidRPr="0075485B">
        <w:t>,</w:t>
      </w:r>
      <w:r w:rsidRPr="00A65FD2">
        <w:rPr>
          <w:i/>
        </w:rPr>
        <w:t xml:space="preserve"> vie</w:t>
      </w:r>
      <w:r w:rsidR="0098090B" w:rsidRPr="0098090B">
        <w:t>/</w:t>
      </w:r>
      <w:r w:rsidRPr="0075485B">
        <w:t>(</w:t>
      </w:r>
      <w:r w:rsidRPr="00A65FD2">
        <w:rPr>
          <w:i/>
        </w:rPr>
        <w:t>đ</w:t>
      </w:r>
      <w:r w:rsidRPr="0075485B">
        <w:t>)</w:t>
      </w:r>
      <w:r w:rsidRPr="00A65FD2">
        <w:rPr>
          <w:i/>
        </w:rPr>
        <w:t xml:space="preserve">ä </w:t>
      </w:r>
      <w:r w:rsidR="00BA1173" w:rsidRPr="00BA1173">
        <w:t>~</w:t>
      </w:r>
      <w:r w:rsidRPr="00A65FD2">
        <w:rPr>
          <w:i/>
        </w:rPr>
        <w:t xml:space="preserve"> vii</w:t>
      </w:r>
      <w:r w:rsidR="0098090B" w:rsidRPr="0098090B">
        <w:t>/</w:t>
      </w:r>
      <w:r w:rsidRPr="00A65FD2">
        <w:rPr>
          <w:i/>
        </w:rPr>
        <w:t xml:space="preserve">ä </w:t>
      </w:r>
      <w:r w:rsidRPr="0075485B">
        <w:t>:</w:t>
      </w:r>
      <w:r w:rsidRPr="00A65FD2">
        <w:rPr>
          <w:i/>
        </w:rPr>
        <w:t xml:space="preserve"> vie</w:t>
      </w:r>
      <w:r w:rsidR="0098090B" w:rsidRPr="0098090B">
        <w:t>/</w:t>
      </w:r>
      <w:r w:rsidRPr="00A65FD2">
        <w:rPr>
          <w:i/>
        </w:rPr>
        <w:t>täis</w:t>
      </w:r>
      <w:r w:rsidRPr="0075485B">
        <w:t>,</w:t>
      </w:r>
      <w:r w:rsidRPr="00A65FD2">
        <w:rPr>
          <w:i/>
        </w:rPr>
        <w:t xml:space="preserve"> ui</w:t>
      </w:r>
      <w:r w:rsidR="0098090B" w:rsidRPr="0098090B">
        <w:t>/</w:t>
      </w:r>
      <w:r w:rsidRPr="0075485B">
        <w:t>(</w:t>
      </w:r>
      <w:r w:rsidRPr="00A65FD2">
        <w:rPr>
          <w:i/>
        </w:rPr>
        <w:t>đ</w:t>
      </w:r>
      <w:r w:rsidRPr="0075485B">
        <w:t>)</w:t>
      </w:r>
      <w:r w:rsidRPr="00A65FD2">
        <w:rPr>
          <w:i/>
        </w:rPr>
        <w:t xml:space="preserve">a </w:t>
      </w:r>
      <w:r w:rsidRPr="0075485B">
        <w:t>:</w:t>
      </w:r>
      <w:r w:rsidRPr="00A65FD2">
        <w:rPr>
          <w:i/>
        </w:rPr>
        <w:t xml:space="preserve"> ui</w:t>
      </w:r>
      <w:r w:rsidR="0098090B" w:rsidRPr="0098090B">
        <w:t>/</w:t>
      </w:r>
      <w:r w:rsidRPr="00A65FD2">
        <w:rPr>
          <w:i/>
        </w:rPr>
        <w:t>tais</w:t>
      </w:r>
      <w:r w:rsidRPr="00A65FD2">
        <w:t xml:space="preserve">; </w:t>
      </w:r>
      <w:r>
        <w:t>(</w:t>
      </w:r>
      <w:r w:rsidRPr="00A65FD2">
        <w:t xml:space="preserve">2-tyyppi) </w:t>
      </w:r>
      <w:r w:rsidRPr="00A65FD2">
        <w:rPr>
          <w:i/>
        </w:rPr>
        <w:t>kulkke</w:t>
      </w:r>
      <w:r w:rsidR="0098090B" w:rsidRPr="0098090B">
        <w:t>/</w:t>
      </w:r>
      <w:r w:rsidRPr="00A65FD2">
        <w:rPr>
          <w:i/>
        </w:rPr>
        <w:t xml:space="preserve">et </w:t>
      </w:r>
      <w:r w:rsidR="00BA1173" w:rsidRPr="00BA1173">
        <w:t>~</w:t>
      </w:r>
      <w:r w:rsidRPr="00A65FD2">
        <w:rPr>
          <w:i/>
        </w:rPr>
        <w:t xml:space="preserve"> kulke</w:t>
      </w:r>
      <w:r w:rsidR="0098090B" w:rsidRPr="0098090B">
        <w:t>/</w:t>
      </w:r>
      <w:r w:rsidRPr="00A65FD2">
        <w:rPr>
          <w:i/>
        </w:rPr>
        <w:t>a</w:t>
      </w:r>
      <w:r w:rsidRPr="0075485B">
        <w:t>(</w:t>
      </w:r>
      <w:r w:rsidRPr="00A65FD2">
        <w:rPr>
          <w:i/>
        </w:rPr>
        <w:t>t</w:t>
      </w:r>
      <w:r w:rsidRPr="0075485B">
        <w:t>)</w:t>
      </w:r>
      <w:r w:rsidRPr="00A65FD2">
        <w:rPr>
          <w:i/>
        </w:rPr>
        <w:t xml:space="preserve"> </w:t>
      </w:r>
      <w:r w:rsidR="00BA1173" w:rsidRPr="00BA1173">
        <w:t>~</w:t>
      </w:r>
      <w:r w:rsidRPr="00A65FD2">
        <w:rPr>
          <w:i/>
        </w:rPr>
        <w:t xml:space="preserve"> kulki</w:t>
      </w:r>
      <w:r w:rsidR="0098090B" w:rsidRPr="0098090B">
        <w:t>/</w:t>
      </w:r>
      <w:r w:rsidRPr="00A65FD2">
        <w:rPr>
          <w:i/>
        </w:rPr>
        <w:t xml:space="preserve">a </w:t>
      </w:r>
      <w:r w:rsidRPr="0075485B">
        <w:t>:</w:t>
      </w:r>
      <w:r w:rsidRPr="00A65FD2">
        <w:rPr>
          <w:i/>
        </w:rPr>
        <w:t xml:space="preserve"> kulje</w:t>
      </w:r>
      <w:r w:rsidR="0098090B" w:rsidRPr="0098090B">
        <w:t>/</w:t>
      </w:r>
      <w:r w:rsidRPr="00A65FD2">
        <w:rPr>
          <w:i/>
        </w:rPr>
        <w:t>ttais</w:t>
      </w:r>
      <w:r w:rsidRPr="0075485B">
        <w:t>,</w:t>
      </w:r>
      <w:r w:rsidRPr="00A65FD2">
        <w:rPr>
          <w:i/>
        </w:rPr>
        <w:t xml:space="preserve"> soppi</w:t>
      </w:r>
      <w:r w:rsidR="0098090B" w:rsidRPr="0098090B">
        <w:t>/</w:t>
      </w:r>
      <w:r w:rsidRPr="00A65FD2">
        <w:rPr>
          <w:i/>
        </w:rPr>
        <w:t>it</w:t>
      </w:r>
      <w:r w:rsidR="000A4B27">
        <w:rPr>
          <w:i/>
        </w:rPr>
        <w:t xml:space="preserve"> </w:t>
      </w:r>
      <w:r w:rsidR="00BA1173" w:rsidRPr="00BA1173">
        <w:t>~</w:t>
      </w:r>
      <w:r w:rsidRPr="00A65FD2">
        <w:rPr>
          <w:i/>
        </w:rPr>
        <w:t xml:space="preserve"> sopi</w:t>
      </w:r>
      <w:r w:rsidR="0098090B" w:rsidRPr="0098090B">
        <w:t>/</w:t>
      </w:r>
      <w:r w:rsidRPr="00A65FD2">
        <w:rPr>
          <w:i/>
        </w:rPr>
        <w:t>a</w:t>
      </w:r>
      <w:r w:rsidRPr="0075485B">
        <w:t>(</w:t>
      </w:r>
      <w:r w:rsidRPr="00A65FD2">
        <w:rPr>
          <w:i/>
        </w:rPr>
        <w:t>t</w:t>
      </w:r>
      <w:r w:rsidRPr="0075485B">
        <w:t>)</w:t>
      </w:r>
      <w:r w:rsidRPr="00A65FD2">
        <w:rPr>
          <w:i/>
        </w:rPr>
        <w:t xml:space="preserve"> </w:t>
      </w:r>
      <w:r w:rsidRPr="0075485B">
        <w:t>:</w:t>
      </w:r>
      <w:r w:rsidRPr="00A65FD2">
        <w:rPr>
          <w:i/>
        </w:rPr>
        <w:t xml:space="preserve"> sovi</w:t>
      </w:r>
      <w:r w:rsidR="0098090B" w:rsidRPr="0098090B">
        <w:t>/</w:t>
      </w:r>
      <w:r w:rsidRPr="00A65FD2">
        <w:rPr>
          <w:i/>
        </w:rPr>
        <w:t>ttais</w:t>
      </w:r>
      <w:r w:rsidRPr="0075485B">
        <w:t>,</w:t>
      </w:r>
      <w:r w:rsidRPr="00A65FD2">
        <w:rPr>
          <w:i/>
        </w:rPr>
        <w:t xml:space="preserve"> katto</w:t>
      </w:r>
      <w:r w:rsidR="0098090B" w:rsidRPr="0098090B">
        <w:t>/</w:t>
      </w:r>
      <w:r w:rsidRPr="00A65FD2">
        <w:rPr>
          <w:i/>
        </w:rPr>
        <w:t xml:space="preserve">ot </w:t>
      </w:r>
      <w:r w:rsidR="00BA1173" w:rsidRPr="00BA1173">
        <w:t>~</w:t>
      </w:r>
      <w:r w:rsidRPr="00A65FD2">
        <w:rPr>
          <w:i/>
        </w:rPr>
        <w:t xml:space="preserve"> katto</w:t>
      </w:r>
      <w:r w:rsidR="0098090B" w:rsidRPr="0098090B">
        <w:t>/</w:t>
      </w:r>
      <w:r w:rsidRPr="00A65FD2">
        <w:rPr>
          <w:i/>
        </w:rPr>
        <w:t>a</w:t>
      </w:r>
      <w:r w:rsidRPr="0075485B">
        <w:t>(</w:t>
      </w:r>
      <w:r w:rsidRPr="00A65FD2">
        <w:rPr>
          <w:i/>
        </w:rPr>
        <w:t>t</w:t>
      </w:r>
      <w:r w:rsidRPr="0075485B">
        <w:t>)</w:t>
      </w:r>
      <w:r w:rsidRPr="00A65FD2">
        <w:rPr>
          <w:i/>
        </w:rPr>
        <w:t xml:space="preserve"> </w:t>
      </w:r>
      <w:r w:rsidRPr="0075485B">
        <w:t>:</w:t>
      </w:r>
      <w:r w:rsidRPr="00A65FD2">
        <w:rPr>
          <w:i/>
        </w:rPr>
        <w:t xml:space="preserve"> katto</w:t>
      </w:r>
      <w:r w:rsidR="0098090B" w:rsidRPr="0098090B">
        <w:t>/</w:t>
      </w:r>
      <w:r w:rsidRPr="00A65FD2">
        <w:rPr>
          <w:i/>
        </w:rPr>
        <w:t>ttais</w:t>
      </w:r>
      <w:r w:rsidRPr="0075485B">
        <w:t>,</w:t>
      </w:r>
      <w:r w:rsidRPr="00A65FD2">
        <w:rPr>
          <w:i/>
        </w:rPr>
        <w:t xml:space="preserve"> luotta</w:t>
      </w:r>
      <w:r w:rsidR="0098090B" w:rsidRPr="0098090B">
        <w:t>/</w:t>
      </w:r>
      <w:r w:rsidRPr="00A65FD2">
        <w:rPr>
          <w:i/>
        </w:rPr>
        <w:t>a</w:t>
      </w:r>
      <w:r w:rsidRPr="0075485B">
        <w:t>(</w:t>
      </w:r>
      <w:r w:rsidRPr="00A65FD2">
        <w:rPr>
          <w:i/>
        </w:rPr>
        <w:t>t</w:t>
      </w:r>
      <w:r w:rsidRPr="0075485B">
        <w:t>)</w:t>
      </w:r>
      <w:r w:rsidRPr="00A65FD2">
        <w:rPr>
          <w:i/>
        </w:rPr>
        <w:t xml:space="preserve"> </w:t>
      </w:r>
      <w:r w:rsidRPr="0075485B">
        <w:t>:</w:t>
      </w:r>
      <w:r w:rsidRPr="00A65FD2">
        <w:rPr>
          <w:i/>
        </w:rPr>
        <w:t xml:space="preserve"> luot</w:t>
      </w:r>
      <w:r w:rsidRPr="00D20CB3">
        <w:rPr>
          <w:i/>
        </w:rPr>
        <w:t>e</w:t>
      </w:r>
      <w:r w:rsidR="0098090B" w:rsidRPr="0098090B">
        <w:t>/</w:t>
      </w:r>
      <w:r w:rsidRPr="00A65FD2">
        <w:rPr>
          <w:i/>
        </w:rPr>
        <w:t>ttais</w:t>
      </w:r>
      <w:r w:rsidRPr="0075485B">
        <w:t>,</w:t>
      </w:r>
      <w:r w:rsidRPr="00A65FD2">
        <w:rPr>
          <w:i/>
        </w:rPr>
        <w:t xml:space="preserve"> lent</w:t>
      </w:r>
      <w:r w:rsidRPr="0075485B">
        <w:t>(</w:t>
      </w:r>
      <w:r w:rsidRPr="00A65FD2">
        <w:rPr>
          <w:i/>
        </w:rPr>
        <w:t>t</w:t>
      </w:r>
      <w:r w:rsidRPr="0075485B">
        <w:t>)</w:t>
      </w:r>
      <w:r w:rsidRPr="00A65FD2">
        <w:rPr>
          <w:i/>
        </w:rPr>
        <w:t>ä</w:t>
      </w:r>
      <w:r w:rsidR="0098090B" w:rsidRPr="0098090B">
        <w:t>/</w:t>
      </w:r>
      <w:r w:rsidRPr="00A65FD2">
        <w:rPr>
          <w:i/>
        </w:rPr>
        <w:t xml:space="preserve">ät </w:t>
      </w:r>
      <w:r w:rsidRPr="0075485B">
        <w:t>:</w:t>
      </w:r>
      <w:r w:rsidR="0093544B">
        <w:t xml:space="preserve"> </w:t>
      </w:r>
      <w:r w:rsidRPr="00A65FD2">
        <w:rPr>
          <w:i/>
        </w:rPr>
        <w:t>lenn</w:t>
      </w:r>
      <w:r w:rsidR="0093544B">
        <w:rPr>
          <w:i/>
        </w:rPr>
        <w:t>e</w:t>
      </w:r>
      <w:r w:rsidR="0098090B" w:rsidRPr="0098090B">
        <w:t>/</w:t>
      </w:r>
      <w:r w:rsidRPr="00A65FD2">
        <w:rPr>
          <w:i/>
        </w:rPr>
        <w:t>ttäis</w:t>
      </w:r>
      <w:r w:rsidR="001B127A" w:rsidRPr="001B127A">
        <w:t>;</w:t>
      </w:r>
      <w:r w:rsidRPr="00A65FD2">
        <w:t xml:space="preserve"> </w:t>
      </w:r>
      <w:r>
        <w:t>(</w:t>
      </w:r>
      <w:r w:rsidRPr="00A65FD2">
        <w:t xml:space="preserve">3-tyyppi) </w:t>
      </w:r>
      <w:r w:rsidRPr="00A65FD2">
        <w:rPr>
          <w:i/>
        </w:rPr>
        <w:t>ol</w:t>
      </w:r>
      <w:r w:rsidR="0098090B" w:rsidRPr="0098090B">
        <w:t>/</w:t>
      </w:r>
      <w:r w:rsidRPr="00A65FD2">
        <w:rPr>
          <w:i/>
        </w:rPr>
        <w:t xml:space="preserve">la </w:t>
      </w:r>
      <w:r w:rsidRPr="0075485B">
        <w:t>:</w:t>
      </w:r>
      <w:r w:rsidRPr="00A65FD2">
        <w:rPr>
          <w:i/>
        </w:rPr>
        <w:t xml:space="preserve"> ol</w:t>
      </w:r>
      <w:r w:rsidR="0098090B" w:rsidRPr="0098090B">
        <w:t>/</w:t>
      </w:r>
      <w:r w:rsidRPr="00A65FD2">
        <w:rPr>
          <w:i/>
        </w:rPr>
        <w:t>tais</w:t>
      </w:r>
      <w:r w:rsidRPr="0075485B">
        <w:t>,</w:t>
      </w:r>
      <w:r w:rsidRPr="00A65FD2">
        <w:rPr>
          <w:i/>
        </w:rPr>
        <w:t xml:space="preserve"> juos</w:t>
      </w:r>
      <w:r w:rsidR="0098090B" w:rsidRPr="0098090B">
        <w:t>/</w:t>
      </w:r>
      <w:r w:rsidRPr="00A65FD2">
        <w:rPr>
          <w:i/>
        </w:rPr>
        <w:t xml:space="preserve">ta </w:t>
      </w:r>
      <w:r w:rsidRPr="0075485B">
        <w:t>:</w:t>
      </w:r>
      <w:r w:rsidRPr="00A65FD2">
        <w:rPr>
          <w:i/>
        </w:rPr>
        <w:t xml:space="preserve"> juos</w:t>
      </w:r>
      <w:r w:rsidR="0098090B" w:rsidRPr="0098090B">
        <w:t>/</w:t>
      </w:r>
      <w:r w:rsidRPr="00A65FD2">
        <w:rPr>
          <w:i/>
        </w:rPr>
        <w:t>tais</w:t>
      </w:r>
      <w:r w:rsidRPr="0075485B">
        <w:t>,</w:t>
      </w:r>
      <w:r w:rsidRPr="00A65FD2">
        <w:rPr>
          <w:i/>
        </w:rPr>
        <w:t xml:space="preserve"> ajatel</w:t>
      </w:r>
      <w:r w:rsidR="0098090B" w:rsidRPr="0098090B">
        <w:t>/</w:t>
      </w:r>
      <w:r w:rsidRPr="00A65FD2">
        <w:rPr>
          <w:i/>
        </w:rPr>
        <w:t xml:space="preserve">la </w:t>
      </w:r>
      <w:r w:rsidRPr="0075485B">
        <w:t>:</w:t>
      </w:r>
      <w:r w:rsidR="000A4B27">
        <w:rPr>
          <w:i/>
        </w:rPr>
        <w:t xml:space="preserve"> </w:t>
      </w:r>
      <w:r w:rsidRPr="00A65FD2">
        <w:rPr>
          <w:i/>
        </w:rPr>
        <w:t>ajatel</w:t>
      </w:r>
      <w:r w:rsidR="0098090B" w:rsidRPr="0098090B">
        <w:t>/</w:t>
      </w:r>
      <w:r w:rsidRPr="00A65FD2">
        <w:rPr>
          <w:i/>
        </w:rPr>
        <w:t>tais</w:t>
      </w:r>
      <w:r w:rsidRPr="0075485B">
        <w:t>,</w:t>
      </w:r>
      <w:r w:rsidRPr="00A65FD2">
        <w:rPr>
          <w:i/>
        </w:rPr>
        <w:t xml:space="preserve"> auka</w:t>
      </w:r>
      <w:r w:rsidRPr="0075485B">
        <w:t>(</w:t>
      </w:r>
      <w:r w:rsidRPr="00A65FD2">
        <w:rPr>
          <w:i/>
        </w:rPr>
        <w:t>i</w:t>
      </w:r>
      <w:r w:rsidRPr="0075485B">
        <w:t>)</w:t>
      </w:r>
      <w:r w:rsidRPr="00A65FD2">
        <w:rPr>
          <w:i/>
        </w:rPr>
        <w:t>s</w:t>
      </w:r>
      <w:r w:rsidR="0098090B" w:rsidRPr="0098090B">
        <w:t>/</w:t>
      </w:r>
      <w:r w:rsidRPr="00A65FD2">
        <w:rPr>
          <w:i/>
        </w:rPr>
        <w:t xml:space="preserve">ta </w:t>
      </w:r>
      <w:r w:rsidRPr="0075485B">
        <w:t>:</w:t>
      </w:r>
      <w:r w:rsidRPr="00A65FD2">
        <w:rPr>
          <w:i/>
        </w:rPr>
        <w:t xml:space="preserve"> auka</w:t>
      </w:r>
      <w:r w:rsidRPr="0075485B">
        <w:t>(</w:t>
      </w:r>
      <w:r w:rsidRPr="00A65FD2">
        <w:rPr>
          <w:i/>
        </w:rPr>
        <w:t>i</w:t>
      </w:r>
      <w:r w:rsidRPr="0075485B">
        <w:t>)</w:t>
      </w:r>
      <w:r w:rsidRPr="00A65FD2">
        <w:rPr>
          <w:i/>
        </w:rPr>
        <w:t>s</w:t>
      </w:r>
      <w:r w:rsidR="0098090B" w:rsidRPr="0098090B">
        <w:t>/</w:t>
      </w:r>
      <w:r w:rsidRPr="00A65FD2">
        <w:rPr>
          <w:i/>
        </w:rPr>
        <w:t>tais</w:t>
      </w:r>
      <w:r w:rsidRPr="00A65FD2">
        <w:t xml:space="preserve">; </w:t>
      </w:r>
      <w:r>
        <w:t>(</w:t>
      </w:r>
      <w:r w:rsidRPr="00A65FD2">
        <w:t xml:space="preserve">4-tyyppi) </w:t>
      </w:r>
      <w:r w:rsidRPr="00A65FD2">
        <w:rPr>
          <w:i/>
        </w:rPr>
        <w:t>kyyti</w:t>
      </w:r>
      <w:r w:rsidR="0098090B" w:rsidRPr="0098090B">
        <w:t>/</w:t>
      </w:r>
      <w:r w:rsidRPr="00A65FD2">
        <w:rPr>
          <w:i/>
        </w:rPr>
        <w:t xml:space="preserve">tä </w:t>
      </w:r>
      <w:r w:rsidRPr="0075485B">
        <w:t>:</w:t>
      </w:r>
      <w:r w:rsidRPr="00A65FD2">
        <w:rPr>
          <w:i/>
        </w:rPr>
        <w:t xml:space="preserve"> kyyti</w:t>
      </w:r>
      <w:r w:rsidR="0098090B" w:rsidRPr="0098090B">
        <w:t>/</w:t>
      </w:r>
      <w:r w:rsidRPr="00A65FD2">
        <w:rPr>
          <w:i/>
        </w:rPr>
        <w:t>ttäis</w:t>
      </w:r>
      <w:r w:rsidRPr="0075485B">
        <w:t>,</w:t>
      </w:r>
      <w:r w:rsidRPr="00A65FD2">
        <w:rPr>
          <w:i/>
        </w:rPr>
        <w:t xml:space="preserve"> piikaroi</w:t>
      </w:r>
      <w:r w:rsidR="0098090B" w:rsidRPr="0098090B">
        <w:t>/</w:t>
      </w:r>
      <w:r w:rsidRPr="00A65FD2">
        <w:rPr>
          <w:i/>
        </w:rPr>
        <w:t xml:space="preserve">ta </w:t>
      </w:r>
      <w:r w:rsidRPr="0075485B">
        <w:t>:</w:t>
      </w:r>
      <w:r w:rsidRPr="00A65FD2">
        <w:rPr>
          <w:i/>
        </w:rPr>
        <w:t xml:space="preserve"> piikaroi</w:t>
      </w:r>
      <w:r w:rsidR="0098090B" w:rsidRPr="0098090B">
        <w:t>/</w:t>
      </w:r>
      <w:r w:rsidRPr="00A65FD2">
        <w:rPr>
          <w:i/>
        </w:rPr>
        <w:t>t</w:t>
      </w:r>
      <w:r w:rsidR="00555077">
        <w:rPr>
          <w:i/>
        </w:rPr>
        <w:t>t</w:t>
      </w:r>
      <w:r w:rsidRPr="00A65FD2">
        <w:rPr>
          <w:i/>
        </w:rPr>
        <w:t>ais</w:t>
      </w:r>
      <w:r w:rsidRPr="0075485B">
        <w:t>,</w:t>
      </w:r>
      <w:r w:rsidRPr="00A65FD2">
        <w:rPr>
          <w:i/>
        </w:rPr>
        <w:t xml:space="preserve"> li</w:t>
      </w:r>
      <w:r w:rsidRPr="0075485B">
        <w:t>(</w:t>
      </w:r>
      <w:r w:rsidRPr="00A65FD2">
        <w:rPr>
          <w:i/>
        </w:rPr>
        <w:t>j</w:t>
      </w:r>
      <w:r w:rsidRPr="0075485B">
        <w:t>)</w:t>
      </w:r>
      <w:r w:rsidRPr="00A65FD2">
        <w:rPr>
          <w:i/>
        </w:rPr>
        <w:t>e</w:t>
      </w:r>
      <w:r w:rsidR="0098090B" w:rsidRPr="0098090B">
        <w:t>/</w:t>
      </w:r>
      <w:r w:rsidRPr="00A65FD2">
        <w:rPr>
          <w:i/>
        </w:rPr>
        <w:t xml:space="preserve">tä </w:t>
      </w:r>
      <w:r w:rsidRPr="0075485B">
        <w:t>:</w:t>
      </w:r>
      <w:r w:rsidRPr="00A65FD2">
        <w:rPr>
          <w:i/>
        </w:rPr>
        <w:t>li</w:t>
      </w:r>
      <w:r w:rsidRPr="0075485B">
        <w:t>(</w:t>
      </w:r>
      <w:r w:rsidRPr="00A65FD2">
        <w:rPr>
          <w:i/>
        </w:rPr>
        <w:t>j</w:t>
      </w:r>
      <w:r w:rsidRPr="0075485B">
        <w:t>)</w:t>
      </w:r>
      <w:r w:rsidRPr="00A65FD2">
        <w:rPr>
          <w:i/>
        </w:rPr>
        <w:t>e</w:t>
      </w:r>
      <w:r w:rsidR="0098090B" w:rsidRPr="0098090B">
        <w:t>/</w:t>
      </w:r>
      <w:r w:rsidRPr="00A65FD2">
        <w:rPr>
          <w:i/>
        </w:rPr>
        <w:t>ttäis</w:t>
      </w:r>
      <w:r w:rsidRPr="0075485B">
        <w:t>,</w:t>
      </w:r>
      <w:r w:rsidRPr="00A65FD2">
        <w:rPr>
          <w:i/>
        </w:rPr>
        <w:t xml:space="preserve"> </w:t>
      </w:r>
      <w:r>
        <w:rPr>
          <w:i/>
        </w:rPr>
        <w:t>pöl</w:t>
      </w:r>
      <w:r w:rsidRPr="0075485B">
        <w:t>(</w:t>
      </w:r>
      <w:r>
        <w:rPr>
          <w:i/>
        </w:rPr>
        <w:t>j</w:t>
      </w:r>
      <w:r w:rsidRPr="0075485B">
        <w:t>)</w:t>
      </w:r>
      <w:r>
        <w:rPr>
          <w:i/>
        </w:rPr>
        <w:t>ä</w:t>
      </w:r>
      <w:r w:rsidR="0098090B" w:rsidRPr="0098090B">
        <w:t>/</w:t>
      </w:r>
      <w:r w:rsidRPr="00A65FD2">
        <w:rPr>
          <w:i/>
        </w:rPr>
        <w:t xml:space="preserve">tä </w:t>
      </w:r>
      <w:r w:rsidRPr="0075485B">
        <w:t>:</w:t>
      </w:r>
      <w:r w:rsidRPr="00A65FD2">
        <w:rPr>
          <w:i/>
        </w:rPr>
        <w:t xml:space="preserve"> </w:t>
      </w:r>
      <w:r>
        <w:rPr>
          <w:i/>
        </w:rPr>
        <w:t>pöl</w:t>
      </w:r>
      <w:r w:rsidRPr="0075485B">
        <w:t>(</w:t>
      </w:r>
      <w:r>
        <w:rPr>
          <w:i/>
        </w:rPr>
        <w:t>j</w:t>
      </w:r>
      <w:r w:rsidRPr="0075485B">
        <w:t>)</w:t>
      </w:r>
      <w:r>
        <w:rPr>
          <w:i/>
        </w:rPr>
        <w:t>ä</w:t>
      </w:r>
      <w:r w:rsidR="0098090B" w:rsidRPr="0098090B">
        <w:t>/</w:t>
      </w:r>
      <w:r w:rsidRPr="00A65FD2">
        <w:rPr>
          <w:i/>
        </w:rPr>
        <w:t>ttäis</w:t>
      </w:r>
      <w:r w:rsidRPr="0075485B">
        <w:t>,</w:t>
      </w:r>
      <w:r w:rsidRPr="00A65FD2">
        <w:rPr>
          <w:i/>
        </w:rPr>
        <w:t xml:space="preserve"> ka</w:t>
      </w:r>
      <w:r w:rsidRPr="0075485B">
        <w:t>(</w:t>
      </w:r>
      <w:r w:rsidRPr="00A65FD2">
        <w:rPr>
          <w:i/>
        </w:rPr>
        <w:t>đ</w:t>
      </w:r>
      <w:r w:rsidRPr="0075485B">
        <w:t>)</w:t>
      </w:r>
      <w:r w:rsidRPr="00A65FD2">
        <w:rPr>
          <w:i/>
        </w:rPr>
        <w:t>o</w:t>
      </w:r>
      <w:r w:rsidR="0098090B" w:rsidRPr="0098090B">
        <w:t>/</w:t>
      </w:r>
      <w:r w:rsidRPr="00A65FD2">
        <w:rPr>
          <w:i/>
        </w:rPr>
        <w:t xml:space="preserve">ta </w:t>
      </w:r>
      <w:r w:rsidRPr="0075485B">
        <w:t>:</w:t>
      </w:r>
      <w:r w:rsidRPr="00A65FD2">
        <w:rPr>
          <w:i/>
        </w:rPr>
        <w:t xml:space="preserve"> ka</w:t>
      </w:r>
      <w:r w:rsidRPr="0075485B">
        <w:t>(</w:t>
      </w:r>
      <w:r w:rsidRPr="00A65FD2">
        <w:rPr>
          <w:i/>
        </w:rPr>
        <w:t>đ</w:t>
      </w:r>
      <w:r w:rsidRPr="0075485B">
        <w:t>)</w:t>
      </w:r>
      <w:r w:rsidRPr="00A65FD2">
        <w:rPr>
          <w:i/>
        </w:rPr>
        <w:t>o</w:t>
      </w:r>
      <w:r w:rsidR="0098090B" w:rsidRPr="0098090B">
        <w:t>/</w:t>
      </w:r>
      <w:r w:rsidRPr="00A65FD2">
        <w:rPr>
          <w:i/>
        </w:rPr>
        <w:t>ttais</w:t>
      </w:r>
      <w:r w:rsidRPr="0075485B">
        <w:t>,</w:t>
      </w:r>
      <w:r w:rsidRPr="00A65FD2">
        <w:rPr>
          <w:i/>
        </w:rPr>
        <w:t xml:space="preserve"> keri</w:t>
      </w:r>
      <w:r w:rsidR="0098090B" w:rsidRPr="0098090B">
        <w:t>/</w:t>
      </w:r>
      <w:r w:rsidRPr="00A65FD2">
        <w:rPr>
          <w:i/>
        </w:rPr>
        <w:t xml:space="preserve">tä </w:t>
      </w:r>
      <w:r w:rsidRPr="0075485B">
        <w:t>:</w:t>
      </w:r>
      <w:r w:rsidRPr="00A65FD2">
        <w:rPr>
          <w:i/>
        </w:rPr>
        <w:t xml:space="preserve"> keri</w:t>
      </w:r>
      <w:r w:rsidR="0098090B" w:rsidRPr="0098090B">
        <w:t>/</w:t>
      </w:r>
      <w:r w:rsidRPr="00A65FD2">
        <w:rPr>
          <w:i/>
        </w:rPr>
        <w:t>ttäis</w:t>
      </w:r>
      <w:r w:rsidRPr="00A65FD2">
        <w:t>.</w:t>
      </w:r>
    </w:p>
    <w:p w14:paraId="5F1D0AB0" w14:textId="77777777" w:rsidR="00BC7543" w:rsidRPr="00A65FD2" w:rsidRDefault="00BC7543" w:rsidP="00BC7543">
      <w:pPr>
        <w:pStyle w:val="Brdtekst"/>
        <w:spacing w:before="120"/>
      </w:pPr>
      <w:r w:rsidRPr="00A65FD2">
        <w:t>Se oon tavalinen, ette tätä passiivin kondisunaalii käytethään kans pluraalin 3. persoonassa.</w:t>
      </w:r>
    </w:p>
    <w:p w14:paraId="25414EC7" w14:textId="77777777" w:rsidR="00F904D4" w:rsidRDefault="00BC7543" w:rsidP="00BC7543">
      <w:pPr>
        <w:tabs>
          <w:tab w:val="left" w:pos="8931"/>
        </w:tabs>
        <w:spacing w:before="120" w:after="120"/>
        <w:ind w:right="700"/>
        <w:rPr>
          <w:rFonts w:eastAsia="ヒラギノ明朝 Pro W6"/>
        </w:rPr>
      </w:pPr>
      <w:r w:rsidRPr="00A65FD2">
        <w:rPr>
          <w:rFonts w:eastAsia="ヒラギノ明朝 Pro W6"/>
        </w:rPr>
        <w:t>Jos valithaan käyttä</w:t>
      </w:r>
      <w:r w:rsidR="0093544B">
        <w:rPr>
          <w:rFonts w:eastAsia="ヒラギノ明朝 Pro W6"/>
        </w:rPr>
        <w:t>ät siirtymärankkoi (2</w:t>
      </w:r>
      <w:r w:rsidR="006F555F">
        <w:rPr>
          <w:rFonts w:eastAsia="ヒラギノ明朝 Pro W6"/>
        </w:rPr>
        <w:t>.</w:t>
      </w:r>
      <w:r w:rsidR="0093544B">
        <w:rPr>
          <w:rFonts w:eastAsia="ヒラギノ明朝 Pro W6"/>
        </w:rPr>
        <w:t>b), se 3-tyypist</w:t>
      </w:r>
      <w:r w:rsidRPr="00A65FD2">
        <w:rPr>
          <w:rFonts w:eastAsia="ヒラギノ明朝 Pro W6"/>
        </w:rPr>
        <w:t xml:space="preserve">ä tullee semmoissii kondisunaalihaamui ko </w:t>
      </w:r>
      <w:r w:rsidRPr="00A65FD2">
        <w:rPr>
          <w:rFonts w:eastAsia="ヒラギノ明朝 Pro W6"/>
          <w:i/>
        </w:rPr>
        <w:t>ajattele</w:t>
      </w:r>
      <w:r w:rsidR="0098090B" w:rsidRPr="0098090B">
        <w:rPr>
          <w:rFonts w:eastAsia="ヒラギノ明朝 Pro W6"/>
        </w:rPr>
        <w:t>/</w:t>
      </w:r>
      <w:r w:rsidRPr="00A65FD2">
        <w:rPr>
          <w:rFonts w:eastAsia="ヒラギノ明朝 Pro W6"/>
          <w:i/>
        </w:rPr>
        <w:t>ttais</w:t>
      </w:r>
      <w:r w:rsidRPr="00A65FD2">
        <w:rPr>
          <w:rFonts w:eastAsia="ヒラギノ明朝 Pro W6"/>
        </w:rPr>
        <w:t xml:space="preserve"> ja </w:t>
      </w:r>
      <w:r w:rsidRPr="00A65FD2">
        <w:rPr>
          <w:rFonts w:eastAsia="ヒラギノ明朝 Pro W6"/>
          <w:i/>
        </w:rPr>
        <w:t>aukase</w:t>
      </w:r>
      <w:r w:rsidR="0098090B" w:rsidRPr="0098090B">
        <w:rPr>
          <w:rFonts w:eastAsia="ヒラギノ明朝 Pro W6"/>
        </w:rPr>
        <w:t>/</w:t>
      </w:r>
      <w:r w:rsidRPr="00A65FD2">
        <w:rPr>
          <w:rFonts w:eastAsia="ヒラギノ明朝 Pro W6"/>
          <w:i/>
        </w:rPr>
        <w:t>ttais</w:t>
      </w:r>
      <w:r w:rsidR="0093544B">
        <w:rPr>
          <w:rFonts w:eastAsia="ヒラギノ明朝 Pro W6"/>
        </w:rPr>
        <w:t>, 4-tyypist</w:t>
      </w:r>
      <w:r w:rsidRPr="00A65FD2">
        <w:rPr>
          <w:rFonts w:eastAsia="ヒラギノ明朝 Pro W6"/>
        </w:rPr>
        <w:t xml:space="preserve">ä semmoissii ko </w:t>
      </w:r>
      <w:r w:rsidRPr="00A65FD2">
        <w:rPr>
          <w:rFonts w:eastAsia="ヒラギノ明朝 Pro W6"/>
          <w:i/>
        </w:rPr>
        <w:t>kyytitte</w:t>
      </w:r>
      <w:r w:rsidR="0098090B" w:rsidRPr="0098090B">
        <w:rPr>
          <w:rFonts w:eastAsia="ヒラギノ明朝 Pro W6"/>
        </w:rPr>
        <w:t>/</w:t>
      </w:r>
      <w:r w:rsidRPr="00A65FD2">
        <w:rPr>
          <w:rFonts w:eastAsia="ヒラギノ明朝 Pro W6"/>
          <w:i/>
        </w:rPr>
        <w:t>ttäis</w:t>
      </w:r>
      <w:r w:rsidRPr="0075485B">
        <w:rPr>
          <w:rFonts w:eastAsia="ヒラギノ明朝 Pro W6"/>
        </w:rPr>
        <w:t>,</w:t>
      </w:r>
      <w:r w:rsidRPr="00A65FD2">
        <w:rPr>
          <w:rFonts w:eastAsia="ヒラギノ明朝 Pro W6"/>
          <w:i/>
        </w:rPr>
        <w:t xml:space="preserve"> piikaroitte</w:t>
      </w:r>
      <w:r w:rsidR="0098090B" w:rsidRPr="0098090B">
        <w:rPr>
          <w:rFonts w:eastAsia="ヒラギノ明朝 Pro W6"/>
        </w:rPr>
        <w:t>/</w:t>
      </w:r>
      <w:r w:rsidRPr="00A65FD2">
        <w:rPr>
          <w:rFonts w:eastAsia="ヒラギノ明朝 Pro W6"/>
          <w:i/>
        </w:rPr>
        <w:t>ttais</w:t>
      </w:r>
      <w:r w:rsidRPr="0075485B">
        <w:rPr>
          <w:rFonts w:eastAsia="ヒラギノ明朝 Pro W6"/>
        </w:rPr>
        <w:t>,</w:t>
      </w:r>
      <w:r w:rsidRPr="00A65FD2">
        <w:rPr>
          <w:rFonts w:eastAsia="ヒラギノ明朝 Pro W6"/>
          <w:i/>
        </w:rPr>
        <w:t xml:space="preserve"> likene</w:t>
      </w:r>
      <w:r w:rsidR="0098090B" w:rsidRPr="0098090B">
        <w:rPr>
          <w:rFonts w:eastAsia="ヒラギノ明朝 Pro W6"/>
        </w:rPr>
        <w:t>/</w:t>
      </w:r>
      <w:r w:rsidRPr="00A65FD2">
        <w:rPr>
          <w:rFonts w:eastAsia="ヒラギノ明朝 Pro W6"/>
          <w:i/>
        </w:rPr>
        <w:t>ttäis</w:t>
      </w:r>
      <w:r w:rsidR="00F904D4">
        <w:rPr>
          <w:rFonts w:eastAsia="ヒラギノ明朝 Pro W6"/>
        </w:rPr>
        <w:t>.</w:t>
      </w:r>
    </w:p>
    <w:p w14:paraId="63C95C84" w14:textId="201D75EA" w:rsidR="00BC7543" w:rsidRPr="00A95D68" w:rsidRDefault="00BC7543" w:rsidP="00BC7543">
      <w:pPr>
        <w:pStyle w:val="Overskrift4"/>
      </w:pPr>
      <w:bookmarkStart w:id="1651" w:name="_Toc84998010"/>
      <w:bookmarkStart w:id="1652" w:name="_Toc198266902"/>
      <w:bookmarkStart w:id="1653" w:name="_Toc209168654"/>
      <w:bookmarkStart w:id="1654" w:name="_Toc311273883"/>
      <w:r w:rsidRPr="00A95D68">
        <w:t>Kielttäävä kondisunaalin preesens</w:t>
      </w:r>
      <w:bookmarkEnd w:id="1651"/>
      <w:bookmarkEnd w:id="1652"/>
      <w:bookmarkEnd w:id="1653"/>
      <w:bookmarkEnd w:id="1654"/>
    </w:p>
    <w:p w14:paraId="038FD30A" w14:textId="77777777" w:rsidR="00F904D4" w:rsidRDefault="00BC7543" w:rsidP="00BC7543">
      <w:pPr>
        <w:pStyle w:val="Brdtekst"/>
        <w:spacing w:before="120"/>
      </w:pPr>
      <w:r w:rsidRPr="00516F0F">
        <w:rPr>
          <w:smallCaps/>
        </w:rPr>
        <w:t>Kielttäävän kondisunaalin preesensin</w:t>
      </w:r>
      <w:r w:rsidRPr="00A95D68">
        <w:t xml:space="preserve"> oon helppo haamustaat:</w:t>
      </w:r>
    </w:p>
    <w:p w14:paraId="7857C3B8" w14:textId="546F91AB" w:rsidR="00BC7543" w:rsidRPr="00A95D68" w:rsidRDefault="00BC7543" w:rsidP="00BC7543">
      <w:pPr>
        <w:pStyle w:val="Punktliste"/>
      </w:pPr>
      <w:r w:rsidRPr="00D20CB3">
        <w:rPr>
          <w:smallCaps/>
        </w:rPr>
        <w:t>Aktiivin</w:t>
      </w:r>
      <w:r>
        <w:rPr>
          <w:smallCaps/>
        </w:rPr>
        <w:t xml:space="preserve"> kondisunaalin kielttä</w:t>
      </w:r>
      <w:r w:rsidR="00C74876">
        <w:rPr>
          <w:smallCaps/>
        </w:rPr>
        <w:t>ä</w:t>
      </w:r>
      <w:r>
        <w:rPr>
          <w:smallCaps/>
        </w:rPr>
        <w:t>vän preesensin</w:t>
      </w:r>
      <w:r w:rsidRPr="00A95D68">
        <w:t xml:space="preserve"> singulaarin 1., 2. ja 3</w:t>
      </w:r>
      <w:r w:rsidR="008576ED">
        <w:t>.</w:t>
      </w:r>
      <w:r w:rsidRPr="00A95D68">
        <w:t xml:space="preserve"> persoonassa ja pluraalin 1. ja 2. persoonassa otama kieltoverbin persoonahaamun </w:t>
      </w:r>
      <w:r w:rsidRPr="00F22BD6">
        <w:rPr>
          <w:i/>
        </w:rPr>
        <w:t>en</w:t>
      </w:r>
      <w:r w:rsidRPr="0075485B">
        <w:t>,</w:t>
      </w:r>
      <w:r w:rsidRPr="00F22BD6">
        <w:rPr>
          <w:i/>
        </w:rPr>
        <w:t xml:space="preserve"> et</w:t>
      </w:r>
      <w:r w:rsidRPr="0075485B">
        <w:t>,</w:t>
      </w:r>
      <w:r w:rsidRPr="00F22BD6">
        <w:rPr>
          <w:i/>
        </w:rPr>
        <w:t xml:space="preserve"> ei</w:t>
      </w:r>
      <w:r w:rsidRPr="0075485B">
        <w:t>,</w:t>
      </w:r>
      <w:r w:rsidRPr="00F22BD6">
        <w:rPr>
          <w:i/>
        </w:rPr>
        <w:t xml:space="preserve"> emmä</w:t>
      </w:r>
      <w:r w:rsidRPr="0075485B">
        <w:t>,</w:t>
      </w:r>
      <w:r w:rsidRPr="00F22BD6">
        <w:rPr>
          <w:i/>
        </w:rPr>
        <w:t xml:space="preserve"> että</w:t>
      </w:r>
      <w:r w:rsidRPr="00A95D68">
        <w:t xml:space="preserve"> ja lissäämä siihen </w:t>
      </w:r>
      <w:r>
        <w:t>pääverb</w:t>
      </w:r>
      <w:r w:rsidRPr="00A95D68">
        <w:t>in singulaarin 3. persoonan kondisunaalin haamun. Pluraalin 3. persoonassa saatama käyttäät kans passiivin kans ident</w:t>
      </w:r>
      <w:r>
        <w:t>tistä kondisunaalii. V</w:t>
      </w:r>
      <w:r w:rsidRPr="00A95D68">
        <w:t>ert</w:t>
      </w:r>
      <w:r>
        <w:t>t</w:t>
      </w:r>
      <w:r w:rsidRPr="00A95D68">
        <w:t xml:space="preserve">aa </w:t>
      </w:r>
      <w:r>
        <w:t xml:space="preserve">esimerkkii </w:t>
      </w:r>
      <w:r w:rsidR="008576ED">
        <w:t>(1–</w:t>
      </w:r>
      <w:r w:rsidR="00790743">
        <w:t>6</w:t>
      </w:r>
      <w:r w:rsidR="008576ED">
        <w:t>) kohđan 6</w:t>
      </w:r>
      <w:r w:rsidR="00B64277">
        <w:t>.5</w:t>
      </w:r>
      <w:r w:rsidRPr="00A95D68">
        <w:t xml:space="preserve"> myönttäävhiin esimerkkhiin</w:t>
      </w:r>
      <w:r>
        <w:t xml:space="preserve"> (1–</w:t>
      </w:r>
      <w:r w:rsidR="00790743">
        <w:t>6</w:t>
      </w:r>
      <w:r>
        <w:t>).</w:t>
      </w:r>
    </w:p>
    <w:p w14:paraId="59FC6566" w14:textId="77777777" w:rsidR="00BC7543" w:rsidRPr="00A95D68" w:rsidRDefault="00BC7543" w:rsidP="00BC7543">
      <w:pPr>
        <w:pStyle w:val="Liste"/>
        <w:tabs>
          <w:tab w:val="center" w:pos="4535"/>
        </w:tabs>
        <w:spacing w:before="120" w:after="120"/>
        <w:ind w:left="0" w:firstLine="0"/>
        <w:contextualSpacing w:val="0"/>
        <w:rPr>
          <w:rFonts w:eastAsia="ヒラギノ明朝 Pro W6"/>
        </w:rPr>
      </w:pPr>
      <w:r>
        <w:rPr>
          <w:rFonts w:eastAsia="ヒラギノ明朝 Pro W6"/>
        </w:rPr>
        <w:t xml:space="preserve">(1) </w:t>
      </w:r>
      <w:r w:rsidRPr="00A95D68">
        <w:rPr>
          <w:rFonts w:eastAsia="ヒラギノ明朝 Pro W6"/>
        </w:rPr>
        <w:t xml:space="preserve">Mie </w:t>
      </w:r>
      <w:r w:rsidRPr="00BC60DC">
        <w:rPr>
          <w:rFonts w:eastAsia="ヒラギノ明朝 Pro W6"/>
          <w:i/>
        </w:rPr>
        <w:t>en lähtis</w:t>
      </w:r>
      <w:r>
        <w:rPr>
          <w:rFonts w:eastAsia="ヒラギノ明朝 Pro W6"/>
        </w:rPr>
        <w:t xml:space="preserve"> </w:t>
      </w:r>
      <w:r w:rsidRPr="00A95D68">
        <w:rPr>
          <w:rFonts w:eastAsia="ヒラギノ明朝 Pro W6"/>
        </w:rPr>
        <w:t>mielelä Tromsshaan.</w:t>
      </w:r>
      <w:r>
        <w:rPr>
          <w:rFonts w:eastAsia="ヒラギノ明朝 Pro W6"/>
        </w:rPr>
        <w:tab/>
      </w:r>
    </w:p>
    <w:p w14:paraId="42CAE820" w14:textId="024FD7DF"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(2) </w:t>
      </w:r>
      <w:r w:rsidRPr="00A95D68">
        <w:rPr>
          <w:rFonts w:eastAsia="ヒラギノ明朝 Pro W6"/>
        </w:rPr>
        <w:t xml:space="preserve">Sie </w:t>
      </w:r>
      <w:r w:rsidRPr="00BC60DC">
        <w:rPr>
          <w:rFonts w:eastAsia="ヒラギノ明朝 Pro W6"/>
          <w:i/>
        </w:rPr>
        <w:t>et sais</w:t>
      </w:r>
      <w:r>
        <w:rPr>
          <w:rFonts w:eastAsia="ヒラギノ明朝 Pro W6"/>
        </w:rPr>
        <w:t xml:space="preserve"> </w:t>
      </w:r>
      <w:r w:rsidRPr="00A95D68">
        <w:rPr>
          <w:rFonts w:eastAsia="ヒラギノ明朝 Pro W6"/>
        </w:rPr>
        <w:t xml:space="preserve">vielä </w:t>
      </w:r>
      <w:r w:rsidR="00BF44D4">
        <w:rPr>
          <w:rFonts w:eastAsia="ヒラギノ明朝 Pro W6"/>
        </w:rPr>
        <w:t xml:space="preserve">lähteet </w:t>
      </w:r>
      <w:r w:rsidRPr="00A95D68">
        <w:rPr>
          <w:rFonts w:eastAsia="ヒラギノ明朝 Pro W6"/>
        </w:rPr>
        <w:t>~ lähteä</w:t>
      </w:r>
      <w:r>
        <w:rPr>
          <w:rFonts w:eastAsia="ヒラギノ明朝 Pro W6"/>
        </w:rPr>
        <w:t>(</w:t>
      </w:r>
      <w:r w:rsidRPr="00A95D68">
        <w:rPr>
          <w:rFonts w:eastAsia="ヒラギノ明朝 Pro W6"/>
        </w:rPr>
        <w:t>t) ~ lähtiä kothiin.</w:t>
      </w:r>
    </w:p>
    <w:p w14:paraId="7D37E6F1" w14:textId="77777777"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(3) </w:t>
      </w:r>
      <w:r w:rsidRPr="00A95D68">
        <w:rPr>
          <w:rFonts w:eastAsia="ヒラギノ明朝 Pro W6"/>
        </w:rPr>
        <w:t xml:space="preserve">Ville </w:t>
      </w:r>
      <w:r w:rsidRPr="00BC60DC">
        <w:rPr>
          <w:rFonts w:eastAsia="ヒラギノ明朝 Pro W6"/>
          <w:i/>
        </w:rPr>
        <w:t>ei opastuis</w:t>
      </w:r>
      <w:r>
        <w:rPr>
          <w:rFonts w:eastAsia="ヒラギノ明朝 Pro W6"/>
        </w:rPr>
        <w:t xml:space="preserve"> </w:t>
      </w:r>
      <w:r w:rsidRPr="00A95D68">
        <w:rPr>
          <w:rFonts w:eastAsia="ヒラギノ明朝 Pro W6"/>
        </w:rPr>
        <w:t xml:space="preserve">Priitan kans, vaikka se </w:t>
      </w:r>
      <w:r w:rsidRPr="00637528">
        <w:rPr>
          <w:rFonts w:eastAsia="ヒラギノ明朝 Pro W6"/>
        </w:rPr>
        <w:t xml:space="preserve">olis </w:t>
      </w:r>
      <w:r w:rsidRPr="00A95D68">
        <w:rPr>
          <w:rFonts w:eastAsia="ヒラギノ明朝 Pro W6"/>
        </w:rPr>
        <w:t>mah</w:t>
      </w:r>
      <w:r>
        <w:rPr>
          <w:rFonts w:eastAsia="ヒラギノ明朝 Pro W6"/>
        </w:rPr>
        <w:t>(</w:t>
      </w:r>
      <w:r w:rsidRPr="00A95D68">
        <w:rPr>
          <w:rFonts w:eastAsia="ヒラギノ明朝 Pro W6"/>
        </w:rPr>
        <w:t>đ)olinen.</w:t>
      </w:r>
    </w:p>
    <w:p w14:paraId="64A3AB27" w14:textId="60083DE2"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(4) </w:t>
      </w:r>
      <w:r w:rsidRPr="00A95D68">
        <w:rPr>
          <w:rFonts w:eastAsia="ヒラギノ明朝 Pro W6"/>
        </w:rPr>
        <w:t xml:space="preserve">Jos met </w:t>
      </w:r>
      <w:r w:rsidRPr="00BC60DC">
        <w:rPr>
          <w:rFonts w:eastAsia="ヒラギノ明朝 Pro W6"/>
          <w:i/>
        </w:rPr>
        <w:t xml:space="preserve">emmä halluis </w:t>
      </w:r>
      <w:r w:rsidR="00BA1173" w:rsidRPr="00BA1173">
        <w:rPr>
          <w:rFonts w:eastAsia="ヒラギノ明朝 Pro W6"/>
        </w:rPr>
        <w:t>~</w:t>
      </w:r>
      <w:r w:rsidRPr="00BC60DC">
        <w:rPr>
          <w:rFonts w:eastAsia="ヒラギノ明朝 Pro W6"/>
          <w:i/>
        </w:rPr>
        <w:t xml:space="preserve"> haluais</w:t>
      </w:r>
      <w:r w:rsidRPr="00A95D68">
        <w:rPr>
          <w:rFonts w:eastAsia="ヒラギノ明朝 Pro W6"/>
        </w:rPr>
        <w:t xml:space="preserve">, met </w:t>
      </w:r>
      <w:r w:rsidRPr="00BC60DC">
        <w:rPr>
          <w:rFonts w:eastAsia="ヒラギノ明朝 Pro W6"/>
          <w:i/>
        </w:rPr>
        <w:t>emmä tarvittis</w:t>
      </w:r>
      <w:r>
        <w:rPr>
          <w:rFonts w:eastAsia="ヒラギノ明朝 Pro W6"/>
        </w:rPr>
        <w:t xml:space="preserve"> lähteet ~ lähteä(t) ~ lähtiä</w:t>
      </w:r>
      <w:r w:rsidRPr="00A95D68">
        <w:rPr>
          <w:rFonts w:eastAsia="ヒラギノ明朝 Pro W6"/>
        </w:rPr>
        <w:t xml:space="preserve"> kuuhun.</w:t>
      </w:r>
    </w:p>
    <w:p w14:paraId="75E9DDE4" w14:textId="77777777" w:rsidR="00BC7543" w:rsidRPr="00A95D68" w:rsidRDefault="00BC7543" w:rsidP="00BC7543">
      <w:pPr>
        <w:pStyle w:val="Liste"/>
        <w:tabs>
          <w:tab w:val="left" w:pos="3960"/>
          <w:tab w:val="right" w:pos="9070"/>
        </w:tabs>
        <w:spacing w:before="120" w:after="120"/>
        <w:ind w:left="0" w:firstLine="0"/>
        <w:contextualSpacing w:val="0"/>
        <w:rPr>
          <w:rFonts w:eastAsia="ヒラギノ明朝 Pro W6"/>
        </w:rPr>
      </w:pPr>
      <w:r>
        <w:rPr>
          <w:rFonts w:eastAsia="ヒラギノ明朝 Pro W6"/>
        </w:rPr>
        <w:t xml:space="preserve">(5) </w:t>
      </w:r>
      <w:r w:rsidRPr="00A95D68">
        <w:rPr>
          <w:rFonts w:eastAsia="ヒラギノ明朝 Pro W6"/>
        </w:rPr>
        <w:t xml:space="preserve">Tet </w:t>
      </w:r>
      <w:r w:rsidRPr="00BC60DC">
        <w:rPr>
          <w:rFonts w:eastAsia="ヒラギノ明朝 Pro W6"/>
          <w:i/>
        </w:rPr>
        <w:t>että pölk</w:t>
      </w:r>
      <w:r w:rsidRPr="0075485B">
        <w:rPr>
          <w:rFonts w:eastAsia="ヒラギノ明朝 Pro W6"/>
        </w:rPr>
        <w:t>(</w:t>
      </w:r>
      <w:r w:rsidRPr="00BC60DC">
        <w:rPr>
          <w:rFonts w:eastAsia="ヒラギノ明朝 Pro W6"/>
          <w:i/>
        </w:rPr>
        <w:t>k</w:t>
      </w:r>
      <w:r w:rsidRPr="0075485B">
        <w:rPr>
          <w:rFonts w:eastAsia="ヒラギノ明朝 Pro W6"/>
        </w:rPr>
        <w:t>)</w:t>
      </w:r>
      <w:r w:rsidRPr="00BC60DC">
        <w:rPr>
          <w:rFonts w:eastAsia="ヒラギノ明朝 Pro W6"/>
          <w:i/>
        </w:rPr>
        <w:t>äis</w:t>
      </w:r>
      <w:r>
        <w:rPr>
          <w:rFonts w:eastAsia="ヒラギノ明朝 Pro W6"/>
        </w:rPr>
        <w:t xml:space="preserve"> </w:t>
      </w:r>
      <w:r w:rsidRPr="00A95D68">
        <w:rPr>
          <w:rFonts w:eastAsia="ヒラギノ明朝 Pro W6"/>
        </w:rPr>
        <w:t xml:space="preserve">hukkii ~ hukkia, vaikka niitä </w:t>
      </w:r>
      <w:r w:rsidRPr="003A235F">
        <w:rPr>
          <w:rFonts w:eastAsia="ヒラギノ明朝 Pro W6"/>
        </w:rPr>
        <w:t>koh</w:t>
      </w:r>
      <w:r>
        <w:rPr>
          <w:rFonts w:eastAsia="ヒラギノ明朝 Pro W6"/>
        </w:rPr>
        <w:t>(</w:t>
      </w:r>
      <w:r w:rsidRPr="003A235F">
        <w:rPr>
          <w:rFonts w:eastAsia="ヒラギノ明朝 Pro W6"/>
        </w:rPr>
        <w:t>đ</w:t>
      </w:r>
      <w:r>
        <w:rPr>
          <w:rFonts w:eastAsia="ヒラギノ明朝 Pro W6"/>
        </w:rPr>
        <w:t>)</w:t>
      </w:r>
      <w:r w:rsidRPr="003A235F">
        <w:rPr>
          <w:rFonts w:eastAsia="ヒラギノ明朝 Pro W6"/>
        </w:rPr>
        <w:t>attelisitta.</w:t>
      </w:r>
      <w:r>
        <w:rPr>
          <w:rFonts w:eastAsia="ヒラギノ明朝 Pro W6"/>
        </w:rPr>
        <w:tab/>
      </w:r>
    </w:p>
    <w:p w14:paraId="27F27528" w14:textId="6B2D1431" w:rsidR="00BC7543" w:rsidRDefault="00BC7543" w:rsidP="00BC7543">
      <w:pPr>
        <w:pStyle w:val="Liste"/>
        <w:tabs>
          <w:tab w:val="left" w:pos="3960"/>
        </w:tabs>
        <w:spacing w:before="120" w:after="120"/>
        <w:ind w:left="0" w:firstLine="0"/>
        <w:contextualSpacing w:val="0"/>
        <w:rPr>
          <w:rFonts w:eastAsia="ヒラギノ明朝 Pro W6"/>
        </w:rPr>
      </w:pPr>
      <w:r>
        <w:rPr>
          <w:rFonts w:eastAsia="ヒラギノ明朝 Pro W6"/>
        </w:rPr>
        <w:t xml:space="preserve">(6) </w:t>
      </w:r>
      <w:r w:rsidRPr="00A95D68">
        <w:rPr>
          <w:rFonts w:eastAsia="ヒラギノ明朝 Pro W6"/>
        </w:rPr>
        <w:t xml:space="preserve">Liisa ja Pekka </w:t>
      </w:r>
      <w:r w:rsidRPr="00BC60DC">
        <w:rPr>
          <w:rFonts w:eastAsia="ヒラギノ明朝 Pro W6"/>
          <w:i/>
        </w:rPr>
        <w:t xml:space="preserve">ei jatkais </w:t>
      </w:r>
      <w:r w:rsidR="00BA1173" w:rsidRPr="00BA1173">
        <w:rPr>
          <w:rFonts w:eastAsia="ヒラギノ明朝 Pro W6"/>
        </w:rPr>
        <w:t>~</w:t>
      </w:r>
      <w:r w:rsidRPr="00BC60DC">
        <w:rPr>
          <w:rFonts w:eastAsia="ヒラギノ明朝 Pro W6"/>
          <w:i/>
        </w:rPr>
        <w:t xml:space="preserve"> jatkattais</w:t>
      </w:r>
      <w:r w:rsidRPr="00A95D68">
        <w:rPr>
          <w:rFonts w:eastAsia="ヒラギノ明朝 Pro W6"/>
        </w:rPr>
        <w:t xml:space="preserve"> matkaa, jos heilä </w:t>
      </w:r>
      <w:r w:rsidRPr="00B64277">
        <w:rPr>
          <w:rFonts w:eastAsia="ヒラギノ明朝 Pro W6"/>
          <w:i/>
        </w:rPr>
        <w:t>ei olis</w:t>
      </w:r>
      <w:r w:rsidRPr="00A95D68">
        <w:rPr>
          <w:rFonts w:eastAsia="ヒラギノ明朝 Pro W6"/>
        </w:rPr>
        <w:t xml:space="preserve"> piilii</w:t>
      </w:r>
      <w:r w:rsidR="00BF44D4">
        <w:rPr>
          <w:rFonts w:eastAsia="ヒラギノ明朝 Pro W6"/>
        </w:rPr>
        <w:t xml:space="preserve"> ~ piiliä</w:t>
      </w:r>
      <w:r w:rsidRPr="00A95D68">
        <w:rPr>
          <w:rFonts w:eastAsia="ヒラギノ明朝 Pro W6"/>
        </w:rPr>
        <w:t>.</w:t>
      </w:r>
    </w:p>
    <w:p w14:paraId="73FFF1AC" w14:textId="77777777" w:rsidR="00F904D4" w:rsidRDefault="00BC7543" w:rsidP="00BC7543">
      <w:pPr>
        <w:pStyle w:val="Punktliste"/>
      </w:pPr>
      <w:r w:rsidRPr="004079E7">
        <w:rPr>
          <w:smallCaps/>
        </w:rPr>
        <w:t>Passiivin kielttäävän kondisunaalin</w:t>
      </w:r>
      <w:r>
        <w:t xml:space="preserve"> haamustethaan niin, ette</w:t>
      </w:r>
      <w:r w:rsidRPr="00A95D68">
        <w:t xml:space="preserve"> </w:t>
      </w:r>
      <w:r>
        <w:t xml:space="preserve">otama kieltoverbin </w:t>
      </w:r>
      <w:r>
        <w:rPr>
          <w:i/>
        </w:rPr>
        <w:t>ei</w:t>
      </w:r>
      <w:r w:rsidRPr="00A95D68">
        <w:t xml:space="preserve"> ja </w:t>
      </w:r>
      <w:r>
        <w:t>pää</w:t>
      </w:r>
      <w:r w:rsidRPr="00A95D68">
        <w:t>verbin myönttäävän kondisunaalin passiivihaamu</w:t>
      </w:r>
      <w:r>
        <w:t>n (</w:t>
      </w:r>
      <w:r w:rsidR="00790743">
        <w:t>7</w:t>
      </w:r>
      <w:r>
        <w:t xml:space="preserve">, </w:t>
      </w:r>
      <w:r w:rsidR="00790743">
        <w:t>8</w:t>
      </w:r>
      <w:r>
        <w:t>)</w:t>
      </w:r>
      <w:r w:rsidR="00F904D4">
        <w:t>.</w:t>
      </w:r>
    </w:p>
    <w:p w14:paraId="0A600CA6" w14:textId="5577E7AE" w:rsidR="00790743" w:rsidRDefault="00790743" w:rsidP="00790743">
      <w:r>
        <w:t xml:space="preserve">(7) </w:t>
      </w:r>
      <w:r w:rsidRPr="00A95D68">
        <w:t>Kuuh</w:t>
      </w:r>
      <w:r>
        <w:t xml:space="preserve">unkhaan ei </w:t>
      </w:r>
      <w:r w:rsidRPr="006240D1">
        <w:rPr>
          <w:i/>
        </w:rPr>
        <w:t>läh</w:t>
      </w:r>
      <w:r w:rsidRPr="0075485B">
        <w:t>(</w:t>
      </w:r>
      <w:r w:rsidRPr="006240D1">
        <w:rPr>
          <w:i/>
        </w:rPr>
        <w:t>đ</w:t>
      </w:r>
      <w:r w:rsidRPr="0075485B">
        <w:t>)</w:t>
      </w:r>
      <w:r w:rsidRPr="006240D1">
        <w:rPr>
          <w:i/>
        </w:rPr>
        <w:t>ettäis</w:t>
      </w:r>
      <w:r w:rsidRPr="00A95D68">
        <w:t xml:space="preserve">, jos </w:t>
      </w:r>
      <w:r w:rsidRPr="00790743">
        <w:t>ei olis</w:t>
      </w:r>
      <w:r w:rsidRPr="00A95D68">
        <w:t xml:space="preserve"> aikamasiini</w:t>
      </w:r>
      <w:r>
        <w:t>i ~ aikamasiinia</w:t>
      </w:r>
      <w:r w:rsidRPr="00A95D68">
        <w:t>.</w:t>
      </w:r>
    </w:p>
    <w:p w14:paraId="78F9802B" w14:textId="369D9E57" w:rsidR="00BC7543" w:rsidRDefault="00790743" w:rsidP="00BC7543">
      <w:pPr>
        <w:pStyle w:val="Liste"/>
        <w:spacing w:before="120" w:after="120"/>
        <w:ind w:left="0" w:firstLine="0"/>
        <w:contextualSpacing w:val="0"/>
        <w:rPr>
          <w:rFonts w:eastAsia="ヒラギノ明朝 Pro W6"/>
        </w:rPr>
      </w:pPr>
      <w:r>
        <w:rPr>
          <w:rFonts w:eastAsia="ヒラギノ明朝 Pro W6"/>
        </w:rPr>
        <w:t>(8</w:t>
      </w:r>
      <w:r w:rsidR="00BC7543">
        <w:rPr>
          <w:rFonts w:eastAsia="ヒラギノ明朝 Pro W6"/>
        </w:rPr>
        <w:t xml:space="preserve">) </w:t>
      </w:r>
      <w:r w:rsidR="00BC7543" w:rsidRPr="00A95D68">
        <w:rPr>
          <w:rFonts w:eastAsia="ヒラギノ明朝 Pro W6"/>
        </w:rPr>
        <w:t xml:space="preserve">Priitankhaan kans </w:t>
      </w:r>
      <w:r w:rsidR="00BC7543" w:rsidRPr="00637528">
        <w:rPr>
          <w:rFonts w:eastAsia="ヒラギノ明朝 Pro W6"/>
          <w:i/>
        </w:rPr>
        <w:t>ei opastuttais</w:t>
      </w:r>
      <w:r w:rsidR="00BC7543" w:rsidRPr="00A95D68">
        <w:rPr>
          <w:rFonts w:eastAsia="ヒラギノ明朝 Pro W6"/>
        </w:rPr>
        <w:t>, vaikka se olis</w:t>
      </w:r>
      <w:r w:rsidR="00BC7543">
        <w:rPr>
          <w:rFonts w:eastAsia="ヒラギノ明朝 Pro W6"/>
        </w:rPr>
        <w:t xml:space="preserve"> </w:t>
      </w:r>
      <w:r w:rsidR="00BC7543" w:rsidRPr="00A95D68">
        <w:rPr>
          <w:rFonts w:eastAsia="ヒラギノ明朝 Pro W6"/>
        </w:rPr>
        <w:t>mah</w:t>
      </w:r>
      <w:r w:rsidR="00BC7543">
        <w:rPr>
          <w:rFonts w:eastAsia="ヒラギノ明朝 Pro W6"/>
        </w:rPr>
        <w:t>(</w:t>
      </w:r>
      <w:r w:rsidR="00BC7543" w:rsidRPr="00A95D68">
        <w:rPr>
          <w:rFonts w:eastAsia="ヒラギノ明朝 Pro W6"/>
        </w:rPr>
        <w:t>đ)olinen.</w:t>
      </w:r>
    </w:p>
    <w:p w14:paraId="5182CF57" w14:textId="22592E20" w:rsidR="006F555F" w:rsidRPr="006F555F" w:rsidRDefault="006F555F" w:rsidP="00BC7543">
      <w:pPr>
        <w:pStyle w:val="Brdtekst"/>
        <w:spacing w:before="120"/>
        <w:rPr>
          <w:rFonts w:eastAsia="ヒラギノ明朝 Pro W6"/>
          <w:u w:val="single"/>
        </w:rPr>
      </w:pPr>
      <w:r w:rsidRPr="006F555F">
        <w:rPr>
          <w:rFonts w:eastAsia="ヒラギノ明朝 Pro W6"/>
          <w:u w:val="single"/>
        </w:rPr>
        <w:tab/>
      </w:r>
      <w:r w:rsidRPr="006F555F">
        <w:rPr>
          <w:rFonts w:eastAsia="ヒラギノ明朝 Pro W6"/>
          <w:u w:val="single"/>
        </w:rPr>
        <w:tab/>
      </w:r>
    </w:p>
    <w:p w14:paraId="524B3C38" w14:textId="77777777" w:rsidR="006F555F" w:rsidRDefault="006F555F" w:rsidP="00BC7543">
      <w:pPr>
        <w:pStyle w:val="Brdtekst"/>
        <w:spacing w:before="120"/>
        <w:rPr>
          <w:rFonts w:eastAsia="ヒラギノ明朝 Pro W6"/>
        </w:rPr>
      </w:pPr>
    </w:p>
    <w:p w14:paraId="10FB3EB1" w14:textId="77777777" w:rsidR="00F904D4" w:rsidRDefault="00BC7543" w:rsidP="00BC7543">
      <w:pPr>
        <w:pStyle w:val="Brdtekst"/>
        <w:spacing w:before="120"/>
        <w:rPr>
          <w:rFonts w:eastAsia="ヒラギノ明朝 Pro W6"/>
        </w:rPr>
      </w:pPr>
      <w:r w:rsidRPr="00A95D68">
        <w:rPr>
          <w:rFonts w:eastAsia="ヒラギノ明朝 Pro W6"/>
        </w:rPr>
        <w:t>Seuraavasta tabelista näkkee, kunka kondisunaalin preesensin haamustethaan</w:t>
      </w:r>
      <w:r w:rsidR="00F904D4">
        <w:rPr>
          <w:rFonts w:eastAsia="ヒラギノ明朝 Pro W6"/>
        </w:rPr>
        <w:t>.</w:t>
      </w:r>
    </w:p>
    <w:p w14:paraId="7FF2A53A" w14:textId="3CE7502A" w:rsidR="00BC7543" w:rsidRPr="00A95D68" w:rsidRDefault="00BC7543" w:rsidP="00BC7543">
      <w:pPr>
        <w:pStyle w:val="Undertittel"/>
      </w:pPr>
      <w:bookmarkStart w:id="1655" w:name="_Toc84998011"/>
      <w:bookmarkStart w:id="1656" w:name="_Toc198266903"/>
      <w:bookmarkStart w:id="1657" w:name="_Toc209168655"/>
      <w:bookmarkStart w:id="1658" w:name="_Toc241129284"/>
      <w:bookmarkStart w:id="1659" w:name="_Toc311273884"/>
      <w:r w:rsidRPr="00A95D68">
        <w:t>Tabeli</w:t>
      </w:r>
      <w:r w:rsidR="008F202D">
        <w:t xml:space="preserve"> 30</w:t>
      </w:r>
      <w:r w:rsidRPr="00A95D68">
        <w:t>: Kondisunaalin preesensin haamustus, myönttäävä ja kielttäävä</w:t>
      </w:r>
      <w:bookmarkEnd w:id="1655"/>
      <w:bookmarkEnd w:id="1656"/>
      <w:bookmarkEnd w:id="1657"/>
      <w:bookmarkEnd w:id="1658"/>
      <w:bookmarkEnd w:id="1659"/>
    </w:p>
    <w:tbl>
      <w:tblPr>
        <w:tblW w:w="9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68"/>
        <w:gridCol w:w="1800"/>
        <w:gridCol w:w="1440"/>
        <w:gridCol w:w="1358"/>
        <w:gridCol w:w="1882"/>
        <w:gridCol w:w="1350"/>
      </w:tblGrid>
      <w:tr w:rsidR="00BC7543" w:rsidRPr="00A95D68" w14:paraId="0C6D1463" w14:textId="77777777" w:rsidTr="008C42C4">
        <w:trPr>
          <w:cantSplit/>
        </w:trPr>
        <w:tc>
          <w:tcPr>
            <w:tcW w:w="1368" w:type="dxa"/>
            <w:shd w:val="clear" w:color="auto" w:fill="auto"/>
          </w:tcPr>
          <w:p w14:paraId="1AB9AC17" w14:textId="261A5DBF" w:rsidR="00BC7543" w:rsidRPr="00A96794" w:rsidRDefault="00745C5D" w:rsidP="008C42C4">
            <w:pPr>
              <w:spacing w:before="0" w:after="0"/>
              <w:rPr>
                <w:rFonts w:eastAsia="ヒラギノ明朝 Pro W6"/>
              </w:rPr>
            </w:pPr>
            <w:r>
              <w:rPr>
                <w:rFonts w:eastAsia="ヒラギノ明朝 Pro W6"/>
              </w:rPr>
              <w:t>Verbityyp</w:t>
            </w:r>
            <w:r w:rsidR="00BC7543" w:rsidRPr="00A96794">
              <w:rPr>
                <w:rFonts w:eastAsia="ヒラギノ明朝 Pro W6"/>
              </w:rPr>
              <w:t>pi</w:t>
            </w:r>
          </w:p>
        </w:tc>
        <w:tc>
          <w:tcPr>
            <w:tcW w:w="1800" w:type="dxa"/>
            <w:tcBorders>
              <w:bottom w:val="single" w:sz="6" w:space="0" w:color="000000"/>
            </w:tcBorders>
          </w:tcPr>
          <w:p w14:paraId="600BB84F" w14:textId="77777777" w:rsidR="00BC7543" w:rsidRPr="00A96794" w:rsidRDefault="00BC7543" w:rsidP="008C42C4">
            <w:pPr>
              <w:spacing w:before="0" w:after="0"/>
              <w:rPr>
                <w:rFonts w:eastAsia="ヒラギノ明朝 Pro W6"/>
              </w:rPr>
            </w:pPr>
            <w:r>
              <w:rPr>
                <w:rFonts w:eastAsia="ヒラギノ明朝 Pro W6"/>
              </w:rPr>
              <w:t>1.inf.</w:t>
            </w:r>
          </w:p>
        </w:tc>
        <w:tc>
          <w:tcPr>
            <w:tcW w:w="1440" w:type="dxa"/>
            <w:tcBorders>
              <w:bottom w:val="single" w:sz="6" w:space="0" w:color="000000"/>
            </w:tcBorders>
            <w:shd w:val="clear" w:color="auto" w:fill="auto"/>
          </w:tcPr>
          <w:p w14:paraId="3CAA9341" w14:textId="396A60B1" w:rsidR="00BC7543" w:rsidRPr="00A96794" w:rsidRDefault="00BC7543" w:rsidP="008C42C4">
            <w:pPr>
              <w:spacing w:before="0" w:after="0"/>
              <w:rPr>
                <w:rFonts w:eastAsia="ヒラギノ明朝 Pro W6"/>
              </w:rPr>
            </w:pPr>
            <w:r>
              <w:rPr>
                <w:rFonts w:eastAsia="ヒラギノ明朝 Pro W6"/>
              </w:rPr>
              <w:t>Myönttäävä</w:t>
            </w:r>
            <w:r w:rsidR="001337F6">
              <w:rPr>
                <w:rFonts w:eastAsia="ヒラギノ明朝 Pro W6"/>
              </w:rPr>
              <w:t>sg2</w:t>
            </w:r>
            <w:r>
              <w:rPr>
                <w:rFonts w:eastAsia="ヒラギノ明朝 Pro W6"/>
              </w:rPr>
              <w:t>/</w:t>
            </w:r>
            <w:r w:rsidR="001337F6">
              <w:rPr>
                <w:rFonts w:eastAsia="ヒラギノ明朝 Pro W6"/>
              </w:rPr>
              <w:t>pl3</w:t>
            </w:r>
          </w:p>
        </w:tc>
        <w:tc>
          <w:tcPr>
            <w:tcW w:w="1358" w:type="dxa"/>
            <w:tcBorders>
              <w:bottom w:val="single" w:sz="6" w:space="0" w:color="000000"/>
            </w:tcBorders>
            <w:shd w:val="clear" w:color="auto" w:fill="auto"/>
          </w:tcPr>
          <w:p w14:paraId="76DFF54F" w14:textId="27408930" w:rsidR="00BC7543" w:rsidRPr="00A96794" w:rsidRDefault="00BC7543" w:rsidP="002B7775">
            <w:pPr>
              <w:spacing w:before="0" w:after="0"/>
              <w:rPr>
                <w:rFonts w:eastAsia="ヒラギノ明朝 Pro W6"/>
              </w:rPr>
            </w:pPr>
            <w:r>
              <w:rPr>
                <w:rFonts w:eastAsia="ヒラギノ明朝 Pro W6"/>
              </w:rPr>
              <w:t xml:space="preserve">Myönttäävä </w:t>
            </w:r>
            <w:r w:rsidR="001337F6">
              <w:rPr>
                <w:rFonts w:eastAsia="ヒラギノ明朝 Pro W6"/>
              </w:rPr>
              <w:t>sg3</w:t>
            </w:r>
            <w:r w:rsidRPr="00A96794">
              <w:rPr>
                <w:rFonts w:eastAsia="ヒラギノ明朝 Pro W6"/>
              </w:rPr>
              <w:t xml:space="preserve"> </w:t>
            </w:r>
            <w:r w:rsidR="002B7775">
              <w:rPr>
                <w:rFonts w:eastAsia="ヒラギノ明朝 Pro W6"/>
              </w:rPr>
              <w:t>/ K</w:t>
            </w:r>
            <w:r w:rsidRPr="00A96794">
              <w:rPr>
                <w:rFonts w:eastAsia="ヒラギノ明朝 Pro W6"/>
              </w:rPr>
              <w:t xml:space="preserve">ielttäävä </w:t>
            </w:r>
            <w:r w:rsidR="002B7775">
              <w:rPr>
                <w:rFonts w:eastAsia="ヒラギノ明朝 Pro W6"/>
              </w:rPr>
              <w:t xml:space="preserve">kaikki persoonat: </w:t>
            </w:r>
            <w:r w:rsidRPr="00A96794">
              <w:rPr>
                <w:rFonts w:eastAsia="ヒラギノ明朝 Pro W6"/>
                <w:i/>
              </w:rPr>
              <w:t>en</w:t>
            </w:r>
            <w:r w:rsidRPr="0075485B">
              <w:rPr>
                <w:rFonts w:eastAsia="ヒラギノ明朝 Pro W6"/>
              </w:rPr>
              <w:t>,</w:t>
            </w:r>
            <w:r w:rsidRPr="00A96794">
              <w:rPr>
                <w:rFonts w:eastAsia="ヒラギノ明朝 Pro W6"/>
                <w:i/>
              </w:rPr>
              <w:t xml:space="preserve"> et</w:t>
            </w:r>
            <w:r w:rsidRPr="0075485B">
              <w:rPr>
                <w:rFonts w:eastAsia="ヒラギノ明朝 Pro W6"/>
              </w:rPr>
              <w:t>,</w:t>
            </w:r>
            <w:r w:rsidRPr="00A96794">
              <w:rPr>
                <w:rFonts w:eastAsia="ヒラギノ明朝 Pro W6"/>
                <w:i/>
              </w:rPr>
              <w:t xml:space="preserve"> ei</w:t>
            </w:r>
            <w:r w:rsidRPr="0075485B">
              <w:rPr>
                <w:rFonts w:eastAsia="ヒラギノ明朝 Pro W6"/>
              </w:rPr>
              <w:t>,</w:t>
            </w:r>
            <w:r w:rsidRPr="00A96794">
              <w:rPr>
                <w:rFonts w:eastAsia="ヒラギノ明朝 Pro W6"/>
                <w:i/>
              </w:rPr>
              <w:t xml:space="preserve"> emmä</w:t>
            </w:r>
            <w:r w:rsidRPr="0075485B">
              <w:rPr>
                <w:rFonts w:eastAsia="ヒラギノ明朝 Pro W6"/>
              </w:rPr>
              <w:t>,</w:t>
            </w:r>
            <w:r w:rsidRPr="00A96794">
              <w:rPr>
                <w:rFonts w:eastAsia="ヒラギノ明朝 Pro W6"/>
                <w:i/>
              </w:rPr>
              <w:t xml:space="preserve"> että</w:t>
            </w:r>
            <w:r w:rsidRPr="0075485B">
              <w:rPr>
                <w:rFonts w:eastAsia="ヒラギノ明朝 Pro W6"/>
              </w:rPr>
              <w:t>,</w:t>
            </w:r>
            <w:r w:rsidRPr="00A96794">
              <w:rPr>
                <w:rFonts w:eastAsia="ヒラギノ明朝 Pro W6"/>
                <w:i/>
              </w:rPr>
              <w:t xml:space="preserve"> ei</w:t>
            </w:r>
            <w:r>
              <w:rPr>
                <w:rFonts w:eastAsia="ヒラギノ明朝 Pro W6"/>
                <w:i/>
              </w:rPr>
              <w:t xml:space="preserve"> </w:t>
            </w:r>
            <w:r>
              <w:rPr>
                <w:rFonts w:eastAsia="ヒラギノ明朝 Pro W6"/>
              </w:rPr>
              <w:t>+</w:t>
            </w:r>
            <w:r w:rsidR="002B7775">
              <w:rPr>
                <w:rFonts w:eastAsia="ヒラギノ明朝 Pro W6"/>
              </w:rPr>
              <w:t xml:space="preserve"> </w:t>
            </w:r>
          </w:p>
        </w:tc>
        <w:tc>
          <w:tcPr>
            <w:tcW w:w="1882" w:type="dxa"/>
            <w:tcBorders>
              <w:bottom w:val="single" w:sz="6" w:space="0" w:color="000000"/>
            </w:tcBorders>
            <w:shd w:val="clear" w:color="auto" w:fill="auto"/>
          </w:tcPr>
          <w:p w14:paraId="08D2C998" w14:textId="24EA31DC" w:rsidR="00BC7543" w:rsidRPr="00A96794" w:rsidRDefault="00BC7543" w:rsidP="008C42C4">
            <w:pPr>
              <w:spacing w:before="0" w:after="0"/>
              <w:rPr>
                <w:rFonts w:eastAsia="ヒラギノ明朝 Pro W6"/>
              </w:rPr>
            </w:pPr>
            <w:r>
              <w:rPr>
                <w:rFonts w:eastAsia="ヒラギノ明朝 Pro W6"/>
              </w:rPr>
              <w:t xml:space="preserve">Myönttäävä </w:t>
            </w:r>
            <w:r w:rsidR="001337F6">
              <w:rPr>
                <w:rFonts w:eastAsia="ヒラギノ明朝 Pro W6"/>
              </w:rPr>
              <w:t>pl1</w:t>
            </w:r>
            <w:r w:rsidRPr="00A96794">
              <w:rPr>
                <w:rFonts w:eastAsia="ヒラギノ明朝 Pro W6"/>
              </w:rPr>
              <w:t xml:space="preserve"> </w:t>
            </w:r>
          </w:p>
        </w:tc>
        <w:tc>
          <w:tcPr>
            <w:tcW w:w="1350" w:type="dxa"/>
            <w:tcBorders>
              <w:bottom w:val="single" w:sz="6" w:space="0" w:color="000000"/>
            </w:tcBorders>
            <w:shd w:val="clear" w:color="auto" w:fill="auto"/>
          </w:tcPr>
          <w:p w14:paraId="198C834B" w14:textId="0A56A12C" w:rsidR="00BC7543" w:rsidRPr="00A96794" w:rsidRDefault="00BC7543" w:rsidP="008C42C4">
            <w:pPr>
              <w:spacing w:before="0" w:after="0"/>
              <w:rPr>
                <w:rFonts w:eastAsia="ヒラギノ明朝 Pro W6"/>
              </w:rPr>
            </w:pPr>
            <w:r>
              <w:rPr>
                <w:rFonts w:eastAsia="ヒラギノ明朝 Pro W6"/>
              </w:rPr>
              <w:t>Myönttäävä pass./</w:t>
            </w:r>
            <w:r w:rsidR="001337F6">
              <w:rPr>
                <w:rFonts w:eastAsia="ヒラギノ明朝 Pro W6"/>
              </w:rPr>
              <w:t>pl3</w:t>
            </w:r>
            <w:r w:rsidR="002B7775">
              <w:rPr>
                <w:rFonts w:eastAsia="ヒラギノ明朝 Pro W6"/>
              </w:rPr>
              <w:t xml:space="preserve"> /</w:t>
            </w:r>
          </w:p>
          <w:p w14:paraId="3E959B21" w14:textId="016BD9CD" w:rsidR="00BC7543" w:rsidRPr="00A96794" w:rsidRDefault="002B7775" w:rsidP="008C42C4">
            <w:pPr>
              <w:spacing w:before="0" w:after="0"/>
              <w:rPr>
                <w:rFonts w:eastAsia="ヒラギノ明朝 Pro W6"/>
              </w:rPr>
            </w:pPr>
            <w:r>
              <w:rPr>
                <w:rFonts w:eastAsia="ヒラギノ明朝 Pro W6"/>
              </w:rPr>
              <w:t>K</w:t>
            </w:r>
            <w:r w:rsidR="00BC7543" w:rsidRPr="00A96794">
              <w:rPr>
                <w:rFonts w:eastAsia="ヒラギノ明朝 Pro W6"/>
              </w:rPr>
              <w:t xml:space="preserve">ielttäävä </w:t>
            </w:r>
            <w:r>
              <w:rPr>
                <w:rFonts w:eastAsia="ヒラギノ明朝 Pro W6"/>
              </w:rPr>
              <w:t>pass./</w:t>
            </w:r>
            <w:r w:rsidR="001337F6">
              <w:rPr>
                <w:rFonts w:eastAsia="ヒラギノ明朝 Pro W6"/>
              </w:rPr>
              <w:t>pl3</w:t>
            </w:r>
            <w:r>
              <w:rPr>
                <w:rFonts w:eastAsia="ヒラギノ明朝 Pro W6"/>
              </w:rPr>
              <w:t xml:space="preserve">: </w:t>
            </w:r>
            <w:r w:rsidR="00BC7543" w:rsidRPr="00A96794">
              <w:rPr>
                <w:rFonts w:eastAsia="ヒラギノ明朝 Pro W6"/>
                <w:i/>
              </w:rPr>
              <w:t>ei</w:t>
            </w:r>
            <w:r w:rsidR="00BC7543">
              <w:rPr>
                <w:rFonts w:eastAsia="ヒラギノ明朝 Pro W6"/>
                <w:i/>
              </w:rPr>
              <w:t xml:space="preserve"> </w:t>
            </w:r>
            <w:r w:rsidR="00BC7543">
              <w:rPr>
                <w:rFonts w:eastAsia="ヒラギノ明朝 Pro W6"/>
              </w:rPr>
              <w:t>+</w:t>
            </w:r>
          </w:p>
        </w:tc>
      </w:tr>
      <w:tr w:rsidR="00BC7543" w:rsidRPr="00A95D68" w14:paraId="30E6B569" w14:textId="77777777" w:rsidTr="008C42C4">
        <w:trPr>
          <w:cantSplit/>
          <w:trHeight w:val="369"/>
        </w:trPr>
        <w:tc>
          <w:tcPr>
            <w:tcW w:w="1368" w:type="dxa"/>
            <w:vMerge w:val="restart"/>
            <w:shd w:val="clear" w:color="auto" w:fill="auto"/>
          </w:tcPr>
          <w:p w14:paraId="4FB3D3CF" w14:textId="4CC83A06" w:rsidR="00BC7543" w:rsidRPr="00A96794" w:rsidRDefault="00C0631E" w:rsidP="008C42C4">
            <w:pPr>
              <w:spacing w:before="0" w:after="0"/>
              <w:rPr>
                <w:rFonts w:eastAsia="ヒラギノ明朝 Pro W6"/>
              </w:rPr>
            </w:pPr>
            <w:r>
              <w:rPr>
                <w:rFonts w:eastAsia="ヒラギノ明朝 Pro W6"/>
              </w:rPr>
              <w:t>1</w:t>
            </w:r>
            <w:r w:rsidR="00B9634C">
              <w:rPr>
                <w:rFonts w:eastAsia="ヒラギノ明朝 Pro W6"/>
              </w:rPr>
              <w:t xml:space="preserve"> Yksi</w:t>
            </w:r>
            <w:r w:rsidR="00BC7543">
              <w:rPr>
                <w:rFonts w:eastAsia="ヒラギノ明朝 Pro W6"/>
              </w:rPr>
              <w:t>tav</w:t>
            </w:r>
            <w:r w:rsidR="007C2DEE">
              <w:rPr>
                <w:rFonts w:eastAsia="ヒラギノ明朝 Pro W6"/>
              </w:rPr>
              <w:t>uiset verbit</w:t>
            </w:r>
          </w:p>
        </w:tc>
        <w:tc>
          <w:tcPr>
            <w:tcW w:w="1800" w:type="dxa"/>
            <w:tcBorders>
              <w:bottom w:val="nil"/>
            </w:tcBorders>
          </w:tcPr>
          <w:p w14:paraId="40D18EBB" w14:textId="77777777" w:rsidR="00BC7543" w:rsidRPr="00A96794" w:rsidRDefault="00BC7543" w:rsidP="008C42C4">
            <w:pPr>
              <w:spacing w:before="0" w:after="0"/>
              <w:rPr>
                <w:rFonts w:eastAsia="ヒラギノ明朝 Pro W6"/>
              </w:rPr>
            </w:pPr>
            <w:r w:rsidRPr="00A96794">
              <w:rPr>
                <w:rFonts w:eastAsia="ヒラギノ明朝 Pro W6"/>
              </w:rPr>
              <w:t>saa/đa ~ saa/ha</w:t>
            </w:r>
          </w:p>
        </w:tc>
        <w:tc>
          <w:tcPr>
            <w:tcW w:w="1440" w:type="dxa"/>
            <w:tcBorders>
              <w:bottom w:val="nil"/>
            </w:tcBorders>
            <w:shd w:val="clear" w:color="auto" w:fill="auto"/>
          </w:tcPr>
          <w:p w14:paraId="425D704E" w14:textId="77777777" w:rsidR="00BC7543" w:rsidRPr="00A96794" w:rsidRDefault="00BC7543" w:rsidP="008C42C4">
            <w:pPr>
              <w:spacing w:before="0" w:after="0"/>
              <w:rPr>
                <w:rFonts w:eastAsia="ヒラギノ明朝 Pro W6"/>
              </w:rPr>
            </w:pPr>
            <w:r w:rsidRPr="00A96794">
              <w:rPr>
                <w:rFonts w:eastAsia="ヒラギノ明朝 Pro W6"/>
              </w:rPr>
              <w:t>sa/isi/t</w:t>
            </w:r>
          </w:p>
        </w:tc>
        <w:tc>
          <w:tcPr>
            <w:tcW w:w="1358" w:type="dxa"/>
            <w:tcBorders>
              <w:bottom w:val="nil"/>
            </w:tcBorders>
            <w:shd w:val="clear" w:color="auto" w:fill="auto"/>
          </w:tcPr>
          <w:p w14:paraId="15AA280C" w14:textId="77777777" w:rsidR="00BC7543" w:rsidRPr="00A96794" w:rsidRDefault="00BC7543" w:rsidP="008C42C4">
            <w:pPr>
              <w:spacing w:before="0" w:after="0"/>
              <w:rPr>
                <w:rFonts w:eastAsia="ヒラギノ明朝 Pro W6"/>
              </w:rPr>
            </w:pPr>
            <w:r w:rsidRPr="00A96794">
              <w:rPr>
                <w:rFonts w:eastAsia="ヒラギノ明朝 Pro W6"/>
              </w:rPr>
              <w:t>sa/is</w:t>
            </w:r>
          </w:p>
        </w:tc>
        <w:tc>
          <w:tcPr>
            <w:tcW w:w="1882" w:type="dxa"/>
            <w:tcBorders>
              <w:bottom w:val="nil"/>
            </w:tcBorders>
            <w:shd w:val="clear" w:color="auto" w:fill="auto"/>
          </w:tcPr>
          <w:p w14:paraId="3BCF0151" w14:textId="77777777" w:rsidR="00BC7543" w:rsidRPr="00A96794" w:rsidRDefault="00BC7543" w:rsidP="008C42C4">
            <w:pPr>
              <w:spacing w:before="0" w:after="0"/>
              <w:rPr>
                <w:rFonts w:eastAsia="ヒラギノ明朝 Pro W6"/>
              </w:rPr>
            </w:pPr>
            <w:r w:rsidRPr="00A96794">
              <w:rPr>
                <w:rFonts w:eastAsia="ヒラギノ明朝 Pro W6"/>
              </w:rPr>
              <w:t>sa/isi/ma</w:t>
            </w:r>
          </w:p>
        </w:tc>
        <w:tc>
          <w:tcPr>
            <w:tcW w:w="1350" w:type="dxa"/>
            <w:tcBorders>
              <w:bottom w:val="nil"/>
            </w:tcBorders>
            <w:shd w:val="clear" w:color="auto" w:fill="auto"/>
          </w:tcPr>
          <w:p w14:paraId="0F7259AB" w14:textId="77777777" w:rsidR="00BC7543" w:rsidRPr="00A96794" w:rsidRDefault="00BC7543" w:rsidP="008C42C4">
            <w:pPr>
              <w:spacing w:before="0" w:after="0"/>
              <w:rPr>
                <w:rFonts w:eastAsia="ヒラギノ明朝 Pro W6"/>
              </w:rPr>
            </w:pPr>
            <w:r w:rsidRPr="00A96794">
              <w:rPr>
                <w:rFonts w:eastAsia="ヒラギノ明朝 Pro W6"/>
              </w:rPr>
              <w:t>saa/tais</w:t>
            </w:r>
          </w:p>
        </w:tc>
      </w:tr>
      <w:tr w:rsidR="00BC7543" w:rsidRPr="00A95D68" w14:paraId="7F2DCABF" w14:textId="77777777" w:rsidTr="008C42C4">
        <w:trPr>
          <w:cantSplit/>
          <w:trHeight w:val="368"/>
        </w:trPr>
        <w:tc>
          <w:tcPr>
            <w:tcW w:w="1368" w:type="dxa"/>
            <w:vMerge/>
            <w:shd w:val="clear" w:color="auto" w:fill="auto"/>
          </w:tcPr>
          <w:p w14:paraId="1DCA5124"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75979D4E" w14:textId="77777777" w:rsidR="00BC7543" w:rsidRPr="00A96794" w:rsidRDefault="00BC7543" w:rsidP="008C42C4">
            <w:pPr>
              <w:spacing w:before="0" w:after="0"/>
              <w:rPr>
                <w:rFonts w:eastAsia="ヒラギノ明朝 Pro W6"/>
              </w:rPr>
            </w:pPr>
            <w:r w:rsidRPr="00A96794">
              <w:rPr>
                <w:rFonts w:eastAsia="ヒラギノ明朝 Pro W6"/>
              </w:rPr>
              <w:t>vie/</w:t>
            </w:r>
            <w:r>
              <w:rPr>
                <w:rFonts w:eastAsia="ヒラギノ明朝 Pro W6"/>
              </w:rPr>
              <w:t>(</w:t>
            </w:r>
            <w:r w:rsidRPr="00A96794">
              <w:rPr>
                <w:rFonts w:eastAsia="ヒラギノ明朝 Pro W6"/>
              </w:rPr>
              <w:t>đ)ä ~ vii/ä</w:t>
            </w:r>
          </w:p>
        </w:tc>
        <w:tc>
          <w:tcPr>
            <w:tcW w:w="1440" w:type="dxa"/>
            <w:tcBorders>
              <w:top w:val="nil"/>
              <w:bottom w:val="nil"/>
            </w:tcBorders>
            <w:shd w:val="clear" w:color="auto" w:fill="auto"/>
          </w:tcPr>
          <w:p w14:paraId="547AA143" w14:textId="77777777" w:rsidR="00BC7543" w:rsidRPr="00A96794" w:rsidRDefault="00BC7543" w:rsidP="008C42C4">
            <w:pPr>
              <w:spacing w:before="0" w:after="0"/>
              <w:rPr>
                <w:rFonts w:eastAsia="ヒラギノ明朝 Pro W6"/>
              </w:rPr>
            </w:pPr>
            <w:r w:rsidRPr="00A96794">
              <w:rPr>
                <w:rFonts w:eastAsia="ヒラギノ明朝 Pro W6"/>
              </w:rPr>
              <w:t>ve/isi/t</w:t>
            </w:r>
          </w:p>
        </w:tc>
        <w:tc>
          <w:tcPr>
            <w:tcW w:w="1358" w:type="dxa"/>
            <w:tcBorders>
              <w:top w:val="nil"/>
              <w:bottom w:val="nil"/>
            </w:tcBorders>
            <w:shd w:val="clear" w:color="auto" w:fill="auto"/>
          </w:tcPr>
          <w:p w14:paraId="7F895EC7" w14:textId="77777777" w:rsidR="00BC7543" w:rsidRPr="00A96794" w:rsidRDefault="00BC7543" w:rsidP="008C42C4">
            <w:pPr>
              <w:spacing w:before="0" w:after="0"/>
              <w:rPr>
                <w:rFonts w:eastAsia="ヒラギノ明朝 Pro W6"/>
              </w:rPr>
            </w:pPr>
            <w:r w:rsidRPr="00A96794">
              <w:rPr>
                <w:rFonts w:eastAsia="ヒラギノ明朝 Pro W6"/>
              </w:rPr>
              <w:t>ve/is</w:t>
            </w:r>
          </w:p>
        </w:tc>
        <w:tc>
          <w:tcPr>
            <w:tcW w:w="1882" w:type="dxa"/>
            <w:tcBorders>
              <w:top w:val="nil"/>
              <w:bottom w:val="nil"/>
            </w:tcBorders>
            <w:shd w:val="clear" w:color="auto" w:fill="auto"/>
          </w:tcPr>
          <w:p w14:paraId="5405F785" w14:textId="77777777" w:rsidR="00BC7543" w:rsidRPr="00A96794" w:rsidRDefault="00BC7543" w:rsidP="008C42C4">
            <w:pPr>
              <w:spacing w:before="0" w:after="0"/>
              <w:rPr>
                <w:rFonts w:eastAsia="ヒラギノ明朝 Pro W6"/>
              </w:rPr>
            </w:pPr>
            <w:r w:rsidRPr="00A96794">
              <w:rPr>
                <w:rFonts w:eastAsia="ヒラギノ明朝 Pro W6"/>
              </w:rPr>
              <w:t>ve/isi/mä</w:t>
            </w:r>
          </w:p>
        </w:tc>
        <w:tc>
          <w:tcPr>
            <w:tcW w:w="1350" w:type="dxa"/>
            <w:tcBorders>
              <w:top w:val="nil"/>
              <w:bottom w:val="nil"/>
            </w:tcBorders>
            <w:shd w:val="clear" w:color="auto" w:fill="auto"/>
          </w:tcPr>
          <w:p w14:paraId="03F593A5" w14:textId="77777777" w:rsidR="00BC7543" w:rsidRPr="00A96794" w:rsidRDefault="00BC7543" w:rsidP="008C42C4">
            <w:pPr>
              <w:spacing w:before="0" w:after="0"/>
              <w:rPr>
                <w:rFonts w:eastAsia="ヒラギノ明朝 Pro W6"/>
              </w:rPr>
            </w:pPr>
            <w:r w:rsidRPr="00A96794">
              <w:rPr>
                <w:rFonts w:eastAsia="ヒラギノ明朝 Pro W6"/>
              </w:rPr>
              <w:t>vie/täis</w:t>
            </w:r>
          </w:p>
        </w:tc>
      </w:tr>
      <w:tr w:rsidR="00BC7543" w:rsidRPr="00A95D68" w14:paraId="3B3FBF03" w14:textId="77777777" w:rsidTr="008C42C4">
        <w:trPr>
          <w:cantSplit/>
          <w:trHeight w:val="368"/>
        </w:trPr>
        <w:tc>
          <w:tcPr>
            <w:tcW w:w="1368" w:type="dxa"/>
            <w:vMerge/>
            <w:shd w:val="clear" w:color="auto" w:fill="auto"/>
          </w:tcPr>
          <w:p w14:paraId="1AC80F3B" w14:textId="77777777" w:rsidR="00BC7543" w:rsidRPr="00A96794" w:rsidRDefault="00BC7543" w:rsidP="008C42C4">
            <w:pPr>
              <w:spacing w:before="0" w:after="0"/>
              <w:rPr>
                <w:rFonts w:eastAsia="ヒラギノ明朝 Pro W6"/>
              </w:rPr>
            </w:pPr>
          </w:p>
        </w:tc>
        <w:tc>
          <w:tcPr>
            <w:tcW w:w="1800" w:type="dxa"/>
            <w:tcBorders>
              <w:top w:val="nil"/>
              <w:bottom w:val="single" w:sz="6" w:space="0" w:color="000000"/>
            </w:tcBorders>
          </w:tcPr>
          <w:p w14:paraId="07FCF812" w14:textId="77777777" w:rsidR="00BC7543" w:rsidRPr="00A96794" w:rsidRDefault="00BC7543" w:rsidP="008C42C4">
            <w:pPr>
              <w:spacing w:before="0" w:after="0"/>
              <w:rPr>
                <w:rFonts w:eastAsia="ヒラギノ明朝 Pro W6"/>
              </w:rPr>
            </w:pPr>
            <w:r w:rsidRPr="00A96794">
              <w:rPr>
                <w:rFonts w:eastAsia="ヒラギノ明朝 Pro W6"/>
              </w:rPr>
              <w:t>ui/</w:t>
            </w:r>
            <w:r>
              <w:rPr>
                <w:rFonts w:eastAsia="ヒラギノ明朝 Pro W6"/>
              </w:rPr>
              <w:t>(</w:t>
            </w:r>
            <w:r w:rsidRPr="00A96794">
              <w:rPr>
                <w:rFonts w:eastAsia="ヒラギノ明朝 Pro W6"/>
              </w:rPr>
              <w:t>d)a</w:t>
            </w:r>
          </w:p>
        </w:tc>
        <w:tc>
          <w:tcPr>
            <w:tcW w:w="1440" w:type="dxa"/>
            <w:tcBorders>
              <w:top w:val="nil"/>
              <w:bottom w:val="single" w:sz="6" w:space="0" w:color="000000"/>
            </w:tcBorders>
            <w:shd w:val="clear" w:color="auto" w:fill="auto"/>
          </w:tcPr>
          <w:p w14:paraId="0EC56F68" w14:textId="77777777" w:rsidR="00BC7543" w:rsidRPr="00A96794" w:rsidRDefault="00BC7543" w:rsidP="008C42C4">
            <w:pPr>
              <w:spacing w:before="0" w:after="0"/>
              <w:rPr>
                <w:rFonts w:eastAsia="ヒラギノ明朝 Pro W6"/>
              </w:rPr>
            </w:pPr>
            <w:r w:rsidRPr="00A96794">
              <w:rPr>
                <w:rFonts w:eastAsia="ヒラギノ明朝 Pro W6"/>
              </w:rPr>
              <w:t>u/isi/t</w:t>
            </w:r>
          </w:p>
        </w:tc>
        <w:tc>
          <w:tcPr>
            <w:tcW w:w="1358" w:type="dxa"/>
            <w:tcBorders>
              <w:top w:val="nil"/>
              <w:bottom w:val="single" w:sz="6" w:space="0" w:color="000000"/>
            </w:tcBorders>
            <w:shd w:val="clear" w:color="auto" w:fill="auto"/>
          </w:tcPr>
          <w:p w14:paraId="474FAA58" w14:textId="77777777" w:rsidR="00BC7543" w:rsidRPr="00A96794" w:rsidRDefault="00BC7543" w:rsidP="008C42C4">
            <w:pPr>
              <w:spacing w:before="0" w:after="0"/>
              <w:rPr>
                <w:rFonts w:eastAsia="ヒラギノ明朝 Pro W6"/>
              </w:rPr>
            </w:pPr>
            <w:r w:rsidRPr="00A96794">
              <w:rPr>
                <w:rFonts w:eastAsia="ヒラギノ明朝 Pro W6"/>
              </w:rPr>
              <w:t>u/is</w:t>
            </w:r>
          </w:p>
        </w:tc>
        <w:tc>
          <w:tcPr>
            <w:tcW w:w="1882" w:type="dxa"/>
            <w:tcBorders>
              <w:top w:val="nil"/>
              <w:bottom w:val="single" w:sz="6" w:space="0" w:color="000000"/>
            </w:tcBorders>
            <w:shd w:val="clear" w:color="auto" w:fill="auto"/>
          </w:tcPr>
          <w:p w14:paraId="5646C956" w14:textId="77777777" w:rsidR="00BC7543" w:rsidRPr="00A96794" w:rsidRDefault="00BC7543" w:rsidP="008C42C4">
            <w:pPr>
              <w:spacing w:before="0" w:after="0"/>
              <w:rPr>
                <w:rFonts w:eastAsia="ヒラギノ明朝 Pro W6"/>
              </w:rPr>
            </w:pPr>
            <w:r w:rsidRPr="00A96794">
              <w:rPr>
                <w:rFonts w:eastAsia="ヒラギノ明朝 Pro W6"/>
              </w:rPr>
              <w:t>u/isi/ma</w:t>
            </w:r>
          </w:p>
        </w:tc>
        <w:tc>
          <w:tcPr>
            <w:tcW w:w="1350" w:type="dxa"/>
            <w:tcBorders>
              <w:top w:val="nil"/>
              <w:bottom w:val="single" w:sz="6" w:space="0" w:color="000000"/>
            </w:tcBorders>
            <w:shd w:val="clear" w:color="auto" w:fill="auto"/>
          </w:tcPr>
          <w:p w14:paraId="74A6BA23" w14:textId="77777777" w:rsidR="00BC7543" w:rsidRPr="00A96794" w:rsidRDefault="00BC7543" w:rsidP="008C42C4">
            <w:pPr>
              <w:spacing w:before="0" w:after="0"/>
              <w:rPr>
                <w:rFonts w:eastAsia="ヒラギノ明朝 Pro W6"/>
              </w:rPr>
            </w:pPr>
            <w:r w:rsidRPr="00A96794">
              <w:rPr>
                <w:rFonts w:eastAsia="ヒラギノ明朝 Pro W6"/>
              </w:rPr>
              <w:t>ui/tais</w:t>
            </w:r>
          </w:p>
        </w:tc>
      </w:tr>
      <w:tr w:rsidR="00BC7543" w:rsidRPr="00A95D68" w14:paraId="5E151F27" w14:textId="77777777" w:rsidTr="008C42C4">
        <w:trPr>
          <w:cantSplit/>
          <w:trHeight w:val="432"/>
        </w:trPr>
        <w:tc>
          <w:tcPr>
            <w:tcW w:w="1368" w:type="dxa"/>
            <w:vMerge w:val="restart"/>
            <w:shd w:val="clear" w:color="auto" w:fill="auto"/>
          </w:tcPr>
          <w:p w14:paraId="178F97F4" w14:textId="3866CB47" w:rsidR="00BC7543" w:rsidRPr="00A96794" w:rsidRDefault="00C0631E" w:rsidP="008C42C4">
            <w:pPr>
              <w:spacing w:before="0" w:after="0"/>
              <w:rPr>
                <w:rFonts w:eastAsia="ヒラギノ明朝 Pro W6"/>
              </w:rPr>
            </w:pPr>
            <w:r>
              <w:rPr>
                <w:rFonts w:eastAsia="ヒラギノ明朝 Pro W6"/>
              </w:rPr>
              <w:t>2</w:t>
            </w:r>
            <w:r w:rsidR="00B9634C">
              <w:rPr>
                <w:rFonts w:eastAsia="ヒラギノ明朝 Pro W6"/>
              </w:rPr>
              <w:t xml:space="preserve"> Yksi</w:t>
            </w:r>
            <w:r w:rsidR="00BC7543" w:rsidRPr="00A96794">
              <w:rPr>
                <w:rFonts w:eastAsia="ヒラギノ明朝 Pro W6"/>
              </w:rPr>
              <w:t>rankaiset</w:t>
            </w:r>
            <w:r w:rsidR="007C2DEE">
              <w:rPr>
                <w:rFonts w:eastAsia="ヒラギノ明朝 Pro W6"/>
              </w:rPr>
              <w:t xml:space="preserve"> verbit</w:t>
            </w:r>
          </w:p>
        </w:tc>
        <w:tc>
          <w:tcPr>
            <w:tcW w:w="1800" w:type="dxa"/>
            <w:tcBorders>
              <w:bottom w:val="nil"/>
            </w:tcBorders>
          </w:tcPr>
          <w:p w14:paraId="7AC53884" w14:textId="77777777" w:rsidR="00BC7543" w:rsidRPr="00A96794" w:rsidRDefault="00BC7543" w:rsidP="008C42C4">
            <w:pPr>
              <w:spacing w:before="0" w:after="0"/>
              <w:rPr>
                <w:rFonts w:eastAsia="ヒラギノ明朝 Pro W6"/>
              </w:rPr>
            </w:pPr>
            <w:r w:rsidRPr="00A96794">
              <w:rPr>
                <w:rFonts w:eastAsia="ヒラギノ明朝 Pro W6"/>
              </w:rPr>
              <w:t>kulkke/et ~ kulke/a</w:t>
            </w:r>
            <w:r>
              <w:rPr>
                <w:rFonts w:eastAsia="ヒラギノ明朝 Pro W6"/>
              </w:rPr>
              <w:t>(</w:t>
            </w:r>
            <w:r w:rsidRPr="00A96794">
              <w:rPr>
                <w:rFonts w:eastAsia="ヒラギノ明朝 Pro W6"/>
              </w:rPr>
              <w:t>t) ~ kulki/a</w:t>
            </w:r>
          </w:p>
        </w:tc>
        <w:tc>
          <w:tcPr>
            <w:tcW w:w="1440" w:type="dxa"/>
            <w:tcBorders>
              <w:bottom w:val="nil"/>
            </w:tcBorders>
            <w:shd w:val="clear" w:color="auto" w:fill="auto"/>
          </w:tcPr>
          <w:p w14:paraId="7B1607BA" w14:textId="77777777" w:rsidR="00BC7543" w:rsidRPr="00A96794" w:rsidRDefault="00BC7543" w:rsidP="008C42C4">
            <w:pPr>
              <w:spacing w:before="0" w:after="0"/>
              <w:rPr>
                <w:rFonts w:eastAsia="ヒラギノ明朝 Pro W6"/>
              </w:rPr>
            </w:pPr>
            <w:r w:rsidRPr="00A96794">
              <w:rPr>
                <w:rFonts w:eastAsia="ヒラギノ明朝 Pro W6"/>
              </w:rPr>
              <w:t>kulk/isi/t</w:t>
            </w:r>
          </w:p>
        </w:tc>
        <w:tc>
          <w:tcPr>
            <w:tcW w:w="1358" w:type="dxa"/>
            <w:tcBorders>
              <w:bottom w:val="nil"/>
            </w:tcBorders>
            <w:shd w:val="clear" w:color="auto" w:fill="auto"/>
          </w:tcPr>
          <w:p w14:paraId="17335A71" w14:textId="77777777" w:rsidR="00BC7543" w:rsidRPr="00A96794" w:rsidRDefault="00BC7543" w:rsidP="008C42C4">
            <w:pPr>
              <w:spacing w:before="0" w:after="0"/>
              <w:rPr>
                <w:rFonts w:eastAsia="ヒラギノ明朝 Pro W6"/>
              </w:rPr>
            </w:pPr>
            <w:r w:rsidRPr="00A96794">
              <w:rPr>
                <w:rFonts w:eastAsia="ヒラギノ明朝 Pro W6"/>
              </w:rPr>
              <w:t>kulk/is</w:t>
            </w:r>
          </w:p>
        </w:tc>
        <w:tc>
          <w:tcPr>
            <w:tcW w:w="1882" w:type="dxa"/>
            <w:tcBorders>
              <w:bottom w:val="nil"/>
            </w:tcBorders>
            <w:shd w:val="clear" w:color="auto" w:fill="auto"/>
          </w:tcPr>
          <w:p w14:paraId="28215BDF" w14:textId="77777777" w:rsidR="00BC7543" w:rsidRPr="00A96794" w:rsidRDefault="00BC7543" w:rsidP="008C42C4">
            <w:pPr>
              <w:spacing w:before="0" w:after="0"/>
              <w:rPr>
                <w:rFonts w:eastAsia="ヒラギノ明朝 Pro W6"/>
              </w:rPr>
            </w:pPr>
            <w:r w:rsidRPr="00A96794">
              <w:rPr>
                <w:rFonts w:eastAsia="ヒラギノ明朝 Pro W6"/>
              </w:rPr>
              <w:t>kulk/isi/mma</w:t>
            </w:r>
          </w:p>
        </w:tc>
        <w:tc>
          <w:tcPr>
            <w:tcW w:w="1350" w:type="dxa"/>
            <w:tcBorders>
              <w:bottom w:val="nil"/>
            </w:tcBorders>
            <w:shd w:val="clear" w:color="auto" w:fill="auto"/>
          </w:tcPr>
          <w:p w14:paraId="22CE440B" w14:textId="77777777" w:rsidR="00BC7543" w:rsidRPr="00A96794" w:rsidRDefault="00BC7543" w:rsidP="008C42C4">
            <w:pPr>
              <w:spacing w:before="0" w:after="0"/>
              <w:rPr>
                <w:rFonts w:eastAsia="ヒラギノ明朝 Pro W6"/>
              </w:rPr>
            </w:pPr>
            <w:r w:rsidRPr="00A96794">
              <w:rPr>
                <w:rFonts w:eastAsia="ヒラギノ明朝 Pro W6"/>
              </w:rPr>
              <w:t>kulje/ttais</w:t>
            </w:r>
          </w:p>
        </w:tc>
      </w:tr>
      <w:tr w:rsidR="00BC7543" w:rsidRPr="00A95D68" w14:paraId="6766E0B3" w14:textId="77777777" w:rsidTr="008C42C4">
        <w:trPr>
          <w:cantSplit/>
          <w:trHeight w:val="431"/>
        </w:trPr>
        <w:tc>
          <w:tcPr>
            <w:tcW w:w="1368" w:type="dxa"/>
            <w:vMerge/>
            <w:shd w:val="clear" w:color="auto" w:fill="auto"/>
          </w:tcPr>
          <w:p w14:paraId="6B590E1B"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527F1413" w14:textId="77777777" w:rsidR="00BC7543" w:rsidRPr="00A96794" w:rsidRDefault="00BC7543" w:rsidP="008C42C4">
            <w:pPr>
              <w:spacing w:before="0" w:after="0"/>
              <w:rPr>
                <w:rFonts w:eastAsia="ヒラギノ明朝 Pro W6"/>
              </w:rPr>
            </w:pPr>
            <w:r w:rsidRPr="00A96794">
              <w:rPr>
                <w:rFonts w:eastAsia="ヒラギノ明朝 Pro W6"/>
              </w:rPr>
              <w:t>soppi/it ~ sopi/a</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7031F6E3" w14:textId="77777777" w:rsidR="00BC7543" w:rsidRPr="00A96794" w:rsidRDefault="00BC7543" w:rsidP="008C42C4">
            <w:pPr>
              <w:spacing w:before="0" w:after="0"/>
              <w:rPr>
                <w:rFonts w:eastAsia="ヒラギノ明朝 Pro W6"/>
              </w:rPr>
            </w:pPr>
            <w:r w:rsidRPr="00A96794">
              <w:rPr>
                <w:rFonts w:eastAsia="ヒラギノ明朝 Pro W6"/>
              </w:rPr>
              <w:t>sop/isi/t</w:t>
            </w:r>
          </w:p>
        </w:tc>
        <w:tc>
          <w:tcPr>
            <w:tcW w:w="1358" w:type="dxa"/>
            <w:tcBorders>
              <w:top w:val="nil"/>
              <w:bottom w:val="nil"/>
            </w:tcBorders>
            <w:shd w:val="clear" w:color="auto" w:fill="auto"/>
          </w:tcPr>
          <w:p w14:paraId="47D96870" w14:textId="77777777" w:rsidR="00BC7543" w:rsidRPr="00A96794" w:rsidRDefault="00BC7543" w:rsidP="008C42C4">
            <w:pPr>
              <w:spacing w:before="0" w:after="0"/>
              <w:rPr>
                <w:rFonts w:eastAsia="ヒラギノ明朝 Pro W6"/>
              </w:rPr>
            </w:pPr>
            <w:r w:rsidRPr="00A96794">
              <w:rPr>
                <w:rFonts w:eastAsia="ヒラギノ明朝 Pro W6"/>
              </w:rPr>
              <w:t>sop/is</w:t>
            </w:r>
          </w:p>
        </w:tc>
        <w:tc>
          <w:tcPr>
            <w:tcW w:w="1882" w:type="dxa"/>
            <w:tcBorders>
              <w:top w:val="nil"/>
              <w:bottom w:val="nil"/>
            </w:tcBorders>
            <w:shd w:val="clear" w:color="auto" w:fill="auto"/>
          </w:tcPr>
          <w:p w14:paraId="7A8861D5" w14:textId="77777777" w:rsidR="00BC7543" w:rsidRPr="00A96794" w:rsidRDefault="00BC7543" w:rsidP="008C42C4">
            <w:pPr>
              <w:spacing w:before="0" w:after="0"/>
              <w:rPr>
                <w:rFonts w:eastAsia="ヒラギノ明朝 Pro W6"/>
              </w:rPr>
            </w:pPr>
            <w:r w:rsidRPr="00A96794">
              <w:rPr>
                <w:rFonts w:eastAsia="ヒラギノ明朝 Pro W6"/>
              </w:rPr>
              <w:t>sop/isi/mma</w:t>
            </w:r>
          </w:p>
        </w:tc>
        <w:tc>
          <w:tcPr>
            <w:tcW w:w="1350" w:type="dxa"/>
            <w:tcBorders>
              <w:top w:val="nil"/>
              <w:bottom w:val="nil"/>
            </w:tcBorders>
            <w:shd w:val="clear" w:color="auto" w:fill="auto"/>
          </w:tcPr>
          <w:p w14:paraId="5D1E1DB7" w14:textId="77777777" w:rsidR="00BC7543" w:rsidRPr="00A96794" w:rsidRDefault="00BC7543" w:rsidP="008C42C4">
            <w:pPr>
              <w:spacing w:before="0" w:after="0"/>
              <w:rPr>
                <w:rFonts w:eastAsia="ヒラギノ明朝 Pro W6"/>
              </w:rPr>
            </w:pPr>
            <w:r w:rsidRPr="00A96794">
              <w:rPr>
                <w:rFonts w:eastAsia="ヒラギノ明朝 Pro W6"/>
              </w:rPr>
              <w:t>sovi/ttais</w:t>
            </w:r>
          </w:p>
        </w:tc>
      </w:tr>
      <w:tr w:rsidR="00BC7543" w:rsidRPr="00A95D68" w14:paraId="672F0AA9" w14:textId="77777777" w:rsidTr="008C42C4">
        <w:trPr>
          <w:cantSplit/>
          <w:trHeight w:val="431"/>
        </w:trPr>
        <w:tc>
          <w:tcPr>
            <w:tcW w:w="1368" w:type="dxa"/>
            <w:vMerge/>
            <w:shd w:val="clear" w:color="auto" w:fill="auto"/>
          </w:tcPr>
          <w:p w14:paraId="70C73074"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249AD4E4" w14:textId="77777777" w:rsidR="00BC7543" w:rsidRPr="00A96794" w:rsidRDefault="00BC7543" w:rsidP="008C42C4">
            <w:pPr>
              <w:spacing w:before="0" w:after="0"/>
              <w:rPr>
                <w:rFonts w:eastAsia="ヒラギノ明朝 Pro W6"/>
              </w:rPr>
            </w:pPr>
            <w:r w:rsidRPr="00A96794">
              <w:rPr>
                <w:rFonts w:eastAsia="ヒラギノ明朝 Pro W6"/>
              </w:rPr>
              <w:t>kattoot ~ katto/a</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62E60751" w14:textId="77777777" w:rsidR="00BC7543" w:rsidRPr="00A96794" w:rsidRDefault="00BC7543" w:rsidP="008C42C4">
            <w:pPr>
              <w:spacing w:before="0" w:after="0"/>
              <w:rPr>
                <w:rFonts w:eastAsia="ヒラギノ明朝 Pro W6"/>
              </w:rPr>
            </w:pPr>
            <w:r w:rsidRPr="00A96794">
              <w:rPr>
                <w:rFonts w:eastAsia="ヒラギノ明朝 Pro W6"/>
              </w:rPr>
              <w:t>katto/isi/t</w:t>
            </w:r>
          </w:p>
        </w:tc>
        <w:tc>
          <w:tcPr>
            <w:tcW w:w="1358" w:type="dxa"/>
            <w:tcBorders>
              <w:top w:val="nil"/>
              <w:bottom w:val="nil"/>
            </w:tcBorders>
            <w:shd w:val="clear" w:color="auto" w:fill="auto"/>
          </w:tcPr>
          <w:p w14:paraId="2DB39C1F" w14:textId="77777777" w:rsidR="00BC7543" w:rsidRPr="00A96794" w:rsidRDefault="00BC7543" w:rsidP="008C42C4">
            <w:pPr>
              <w:spacing w:before="0" w:after="0"/>
              <w:rPr>
                <w:rFonts w:eastAsia="ヒラギノ明朝 Pro W6"/>
              </w:rPr>
            </w:pPr>
            <w:r w:rsidRPr="00A96794">
              <w:rPr>
                <w:rFonts w:eastAsia="ヒラギノ明朝 Pro W6"/>
              </w:rPr>
              <w:t>katto/is</w:t>
            </w:r>
          </w:p>
        </w:tc>
        <w:tc>
          <w:tcPr>
            <w:tcW w:w="1882" w:type="dxa"/>
            <w:tcBorders>
              <w:top w:val="nil"/>
              <w:bottom w:val="nil"/>
            </w:tcBorders>
            <w:shd w:val="clear" w:color="auto" w:fill="auto"/>
          </w:tcPr>
          <w:p w14:paraId="5E79281A" w14:textId="77777777" w:rsidR="00BC7543" w:rsidRPr="00A96794" w:rsidRDefault="00BC7543" w:rsidP="008C42C4">
            <w:pPr>
              <w:spacing w:before="0" w:after="0"/>
              <w:rPr>
                <w:rFonts w:eastAsia="ヒラギノ明朝 Pro W6"/>
              </w:rPr>
            </w:pPr>
            <w:r w:rsidRPr="00A96794">
              <w:rPr>
                <w:rFonts w:eastAsia="ヒラギノ明朝 Pro W6"/>
              </w:rPr>
              <w:t>katto/isi/mma</w:t>
            </w:r>
          </w:p>
        </w:tc>
        <w:tc>
          <w:tcPr>
            <w:tcW w:w="1350" w:type="dxa"/>
            <w:tcBorders>
              <w:top w:val="nil"/>
              <w:bottom w:val="nil"/>
            </w:tcBorders>
            <w:shd w:val="clear" w:color="auto" w:fill="auto"/>
          </w:tcPr>
          <w:p w14:paraId="69045B4A" w14:textId="77777777" w:rsidR="00BC7543" w:rsidRPr="00A96794" w:rsidRDefault="00BC7543" w:rsidP="008C42C4">
            <w:pPr>
              <w:spacing w:before="0" w:after="0"/>
              <w:rPr>
                <w:rFonts w:eastAsia="ヒラギノ明朝 Pro W6"/>
              </w:rPr>
            </w:pPr>
            <w:r w:rsidRPr="00A96794">
              <w:rPr>
                <w:rFonts w:eastAsia="ヒラギノ明朝 Pro W6"/>
              </w:rPr>
              <w:t>katto/ttais</w:t>
            </w:r>
          </w:p>
        </w:tc>
      </w:tr>
      <w:tr w:rsidR="00BC7543" w:rsidRPr="00A95D68" w14:paraId="1E25DD6F" w14:textId="77777777" w:rsidTr="008C42C4">
        <w:trPr>
          <w:cantSplit/>
          <w:trHeight w:val="431"/>
        </w:trPr>
        <w:tc>
          <w:tcPr>
            <w:tcW w:w="1368" w:type="dxa"/>
            <w:vMerge/>
            <w:shd w:val="clear" w:color="auto" w:fill="auto"/>
          </w:tcPr>
          <w:p w14:paraId="12B8DB00"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58B64E2A" w14:textId="77777777" w:rsidR="00BC7543" w:rsidRPr="00A96794" w:rsidRDefault="00BC7543" w:rsidP="008C42C4">
            <w:pPr>
              <w:spacing w:before="0" w:after="0"/>
              <w:rPr>
                <w:rFonts w:eastAsia="ヒラギノ明朝 Pro W6"/>
              </w:rPr>
            </w:pPr>
            <w:r w:rsidRPr="00A96794">
              <w:rPr>
                <w:rFonts w:eastAsia="ヒラギノ明朝 Pro W6"/>
              </w:rPr>
              <w:t>näkky/yt ~ näky/ä</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64E17FD1" w14:textId="77777777" w:rsidR="00BC7543" w:rsidRPr="00A96794" w:rsidRDefault="00BC7543" w:rsidP="008C42C4">
            <w:pPr>
              <w:spacing w:before="0" w:after="0"/>
              <w:rPr>
                <w:rFonts w:eastAsia="ヒラギノ明朝 Pro W6"/>
              </w:rPr>
            </w:pPr>
            <w:r w:rsidRPr="00A96794">
              <w:rPr>
                <w:rFonts w:eastAsia="ヒラギノ明朝 Pro W6"/>
              </w:rPr>
              <w:t>näky/isi/t</w:t>
            </w:r>
          </w:p>
        </w:tc>
        <w:tc>
          <w:tcPr>
            <w:tcW w:w="1358" w:type="dxa"/>
            <w:tcBorders>
              <w:top w:val="nil"/>
              <w:bottom w:val="nil"/>
            </w:tcBorders>
            <w:shd w:val="clear" w:color="auto" w:fill="auto"/>
          </w:tcPr>
          <w:p w14:paraId="39F1579B" w14:textId="77777777" w:rsidR="00BC7543" w:rsidRPr="00A96794" w:rsidRDefault="00BC7543" w:rsidP="008C42C4">
            <w:pPr>
              <w:spacing w:before="0" w:after="0"/>
              <w:rPr>
                <w:rFonts w:eastAsia="ヒラギノ明朝 Pro W6"/>
              </w:rPr>
            </w:pPr>
            <w:r w:rsidRPr="00A96794">
              <w:rPr>
                <w:rFonts w:eastAsia="ヒラギノ明朝 Pro W6"/>
              </w:rPr>
              <w:t>näky/is</w:t>
            </w:r>
          </w:p>
        </w:tc>
        <w:tc>
          <w:tcPr>
            <w:tcW w:w="1882" w:type="dxa"/>
            <w:tcBorders>
              <w:top w:val="nil"/>
              <w:bottom w:val="nil"/>
            </w:tcBorders>
            <w:shd w:val="clear" w:color="auto" w:fill="auto"/>
          </w:tcPr>
          <w:p w14:paraId="7ABAB79C" w14:textId="77777777" w:rsidR="00BC7543" w:rsidRPr="00A96794" w:rsidRDefault="00BC7543" w:rsidP="008C42C4">
            <w:pPr>
              <w:spacing w:before="0" w:after="0"/>
              <w:rPr>
                <w:rFonts w:eastAsia="ヒラギノ明朝 Pro W6"/>
              </w:rPr>
            </w:pPr>
            <w:r w:rsidRPr="00A96794">
              <w:rPr>
                <w:rFonts w:eastAsia="ヒラギノ明朝 Pro W6"/>
              </w:rPr>
              <w:t>näky/isi/mmä</w:t>
            </w:r>
          </w:p>
        </w:tc>
        <w:tc>
          <w:tcPr>
            <w:tcW w:w="1350" w:type="dxa"/>
            <w:tcBorders>
              <w:top w:val="nil"/>
              <w:bottom w:val="nil"/>
            </w:tcBorders>
            <w:shd w:val="clear" w:color="auto" w:fill="auto"/>
          </w:tcPr>
          <w:p w14:paraId="6822E7DC" w14:textId="77777777" w:rsidR="00BC7543" w:rsidRPr="00A96794" w:rsidRDefault="00BC7543" w:rsidP="008C42C4">
            <w:pPr>
              <w:spacing w:before="0" w:after="0"/>
              <w:rPr>
                <w:rFonts w:eastAsia="ヒラギノ明朝 Pro W6"/>
              </w:rPr>
            </w:pPr>
            <w:r w:rsidRPr="00A96794">
              <w:rPr>
                <w:rFonts w:eastAsia="ヒラギノ明朝 Pro W6"/>
              </w:rPr>
              <w:t>nä</w:t>
            </w:r>
            <w:r>
              <w:rPr>
                <w:rFonts w:eastAsia="ヒラギノ明朝 Pro W6"/>
              </w:rPr>
              <w:t>(</w:t>
            </w:r>
            <w:r w:rsidRPr="00A96794">
              <w:rPr>
                <w:rFonts w:eastAsia="ヒラギノ明朝 Pro W6"/>
              </w:rPr>
              <w:t>v)y/ttäis</w:t>
            </w:r>
          </w:p>
        </w:tc>
      </w:tr>
      <w:tr w:rsidR="00BC7543" w:rsidRPr="00A95D68" w14:paraId="6B81189D" w14:textId="77777777" w:rsidTr="008C42C4">
        <w:trPr>
          <w:cantSplit/>
          <w:trHeight w:val="431"/>
        </w:trPr>
        <w:tc>
          <w:tcPr>
            <w:tcW w:w="1368" w:type="dxa"/>
            <w:vMerge/>
            <w:shd w:val="clear" w:color="auto" w:fill="auto"/>
          </w:tcPr>
          <w:p w14:paraId="2DAC9E21"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523B114F" w14:textId="77777777" w:rsidR="00BC7543" w:rsidRPr="00A96794" w:rsidRDefault="00BC7543" w:rsidP="008C42C4">
            <w:pPr>
              <w:spacing w:before="0" w:after="0"/>
              <w:rPr>
                <w:rFonts w:eastAsia="ヒラギノ明朝 Pro W6"/>
              </w:rPr>
            </w:pPr>
            <w:r w:rsidRPr="00A96794">
              <w:rPr>
                <w:rFonts w:eastAsia="ヒラギノ明朝 Pro W6"/>
              </w:rPr>
              <w:t>luotta/a</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3F13DBD1" w14:textId="77777777" w:rsidR="00BC7543" w:rsidRPr="00A96794" w:rsidRDefault="00BC7543" w:rsidP="008C42C4">
            <w:pPr>
              <w:spacing w:before="0" w:after="0"/>
              <w:rPr>
                <w:rFonts w:eastAsia="ヒラギノ明朝 Pro W6"/>
              </w:rPr>
            </w:pPr>
            <w:r w:rsidRPr="00A96794">
              <w:rPr>
                <w:rFonts w:eastAsia="ヒラギノ明朝 Pro W6"/>
              </w:rPr>
              <w:t>luotta/isi/t</w:t>
            </w:r>
          </w:p>
        </w:tc>
        <w:tc>
          <w:tcPr>
            <w:tcW w:w="1358" w:type="dxa"/>
            <w:tcBorders>
              <w:top w:val="nil"/>
              <w:bottom w:val="nil"/>
            </w:tcBorders>
            <w:shd w:val="clear" w:color="auto" w:fill="auto"/>
          </w:tcPr>
          <w:p w14:paraId="77E4ABC7" w14:textId="77777777" w:rsidR="00BC7543" w:rsidRPr="00A96794" w:rsidRDefault="00BC7543" w:rsidP="008C42C4">
            <w:pPr>
              <w:spacing w:before="0" w:after="0"/>
              <w:rPr>
                <w:rFonts w:eastAsia="ヒラギノ明朝 Pro W6"/>
              </w:rPr>
            </w:pPr>
            <w:r w:rsidRPr="00A96794">
              <w:rPr>
                <w:rFonts w:eastAsia="ヒラギノ明朝 Pro W6"/>
              </w:rPr>
              <w:t>luotta/is</w:t>
            </w:r>
          </w:p>
        </w:tc>
        <w:tc>
          <w:tcPr>
            <w:tcW w:w="1882" w:type="dxa"/>
            <w:tcBorders>
              <w:top w:val="nil"/>
              <w:bottom w:val="nil"/>
            </w:tcBorders>
            <w:shd w:val="clear" w:color="auto" w:fill="auto"/>
          </w:tcPr>
          <w:p w14:paraId="1A9EDCBE" w14:textId="77777777" w:rsidR="00BC7543" w:rsidRPr="00A96794" w:rsidRDefault="00BC7543" w:rsidP="008C42C4">
            <w:pPr>
              <w:spacing w:before="0" w:after="0"/>
              <w:rPr>
                <w:rFonts w:eastAsia="ヒラギノ明朝 Pro W6"/>
              </w:rPr>
            </w:pPr>
            <w:r w:rsidRPr="00A96794">
              <w:rPr>
                <w:rFonts w:eastAsia="ヒラギノ明朝 Pro W6"/>
              </w:rPr>
              <w:t>luotta/isi/mma</w:t>
            </w:r>
          </w:p>
        </w:tc>
        <w:tc>
          <w:tcPr>
            <w:tcW w:w="1350" w:type="dxa"/>
            <w:tcBorders>
              <w:top w:val="nil"/>
              <w:bottom w:val="nil"/>
            </w:tcBorders>
            <w:shd w:val="clear" w:color="auto" w:fill="auto"/>
          </w:tcPr>
          <w:p w14:paraId="5B872AC8" w14:textId="77777777" w:rsidR="00BC7543" w:rsidRPr="00A96794" w:rsidRDefault="00BC7543" w:rsidP="008C42C4">
            <w:pPr>
              <w:spacing w:before="0" w:after="0"/>
              <w:rPr>
                <w:rFonts w:eastAsia="ヒラギノ明朝 Pro W6"/>
              </w:rPr>
            </w:pPr>
            <w:r w:rsidRPr="00A96794">
              <w:rPr>
                <w:rFonts w:eastAsia="ヒラギノ明朝 Pro W6"/>
              </w:rPr>
              <w:t>luote/ttais</w:t>
            </w:r>
          </w:p>
        </w:tc>
      </w:tr>
      <w:tr w:rsidR="00BC7543" w:rsidRPr="00A95D68" w14:paraId="6833BFEC" w14:textId="77777777" w:rsidTr="008C42C4">
        <w:trPr>
          <w:cantSplit/>
          <w:trHeight w:val="431"/>
        </w:trPr>
        <w:tc>
          <w:tcPr>
            <w:tcW w:w="1368" w:type="dxa"/>
            <w:vMerge/>
            <w:shd w:val="clear" w:color="auto" w:fill="auto"/>
          </w:tcPr>
          <w:p w14:paraId="529A36B2"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013127A7" w14:textId="77777777" w:rsidR="00BC7543" w:rsidRPr="00A96794" w:rsidRDefault="00BC7543" w:rsidP="008C42C4">
            <w:pPr>
              <w:spacing w:before="0" w:after="0"/>
              <w:rPr>
                <w:rFonts w:eastAsia="ヒラギノ明朝 Pro W6"/>
              </w:rPr>
            </w:pPr>
            <w:r w:rsidRPr="00A96794">
              <w:rPr>
                <w:rFonts w:eastAsia="ヒラギノ明朝 Pro W6"/>
              </w:rPr>
              <w:t>ant</w:t>
            </w:r>
            <w:r>
              <w:rPr>
                <w:rFonts w:eastAsia="ヒラギノ明朝 Pro W6"/>
              </w:rPr>
              <w:t>(</w:t>
            </w:r>
            <w:r w:rsidRPr="00A96794">
              <w:rPr>
                <w:rFonts w:eastAsia="ヒラギノ明朝 Pro W6"/>
              </w:rPr>
              <w:t>t)a/a</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55CAF51A" w14:textId="77777777" w:rsidR="00BC7543" w:rsidRPr="00A96794" w:rsidRDefault="00BC7543" w:rsidP="008C42C4">
            <w:pPr>
              <w:spacing w:before="0" w:after="0"/>
              <w:rPr>
                <w:rFonts w:eastAsia="ヒラギノ明朝 Pro W6"/>
              </w:rPr>
            </w:pPr>
            <w:r w:rsidRPr="00A96794">
              <w:rPr>
                <w:rFonts w:eastAsia="ヒラギノ明朝 Pro W6"/>
              </w:rPr>
              <w:t>anta/isi/t</w:t>
            </w:r>
          </w:p>
        </w:tc>
        <w:tc>
          <w:tcPr>
            <w:tcW w:w="1358" w:type="dxa"/>
            <w:tcBorders>
              <w:top w:val="nil"/>
              <w:bottom w:val="nil"/>
            </w:tcBorders>
            <w:shd w:val="clear" w:color="auto" w:fill="auto"/>
          </w:tcPr>
          <w:p w14:paraId="6629D291" w14:textId="77777777" w:rsidR="00BC7543" w:rsidRPr="00A96794" w:rsidRDefault="00BC7543" w:rsidP="008C42C4">
            <w:pPr>
              <w:spacing w:before="0" w:after="0"/>
              <w:rPr>
                <w:rFonts w:eastAsia="ヒラギノ明朝 Pro W6"/>
              </w:rPr>
            </w:pPr>
            <w:r w:rsidRPr="00A96794">
              <w:rPr>
                <w:rFonts w:eastAsia="ヒラギノ明朝 Pro W6"/>
              </w:rPr>
              <w:t>anta/is</w:t>
            </w:r>
          </w:p>
        </w:tc>
        <w:tc>
          <w:tcPr>
            <w:tcW w:w="1882" w:type="dxa"/>
            <w:tcBorders>
              <w:top w:val="nil"/>
              <w:bottom w:val="nil"/>
            </w:tcBorders>
            <w:shd w:val="clear" w:color="auto" w:fill="auto"/>
          </w:tcPr>
          <w:p w14:paraId="6D7FEE19" w14:textId="77777777" w:rsidR="00BC7543" w:rsidRPr="00A96794" w:rsidRDefault="00BC7543" w:rsidP="008C42C4">
            <w:pPr>
              <w:spacing w:before="0" w:after="0"/>
              <w:rPr>
                <w:rFonts w:eastAsia="ヒラギノ明朝 Pro W6"/>
              </w:rPr>
            </w:pPr>
            <w:r w:rsidRPr="00A96794">
              <w:rPr>
                <w:rFonts w:eastAsia="ヒラギノ明朝 Pro W6"/>
              </w:rPr>
              <w:t>anta/isi/mma</w:t>
            </w:r>
          </w:p>
        </w:tc>
        <w:tc>
          <w:tcPr>
            <w:tcW w:w="1350" w:type="dxa"/>
            <w:tcBorders>
              <w:top w:val="nil"/>
              <w:bottom w:val="nil"/>
            </w:tcBorders>
            <w:shd w:val="clear" w:color="auto" w:fill="auto"/>
          </w:tcPr>
          <w:p w14:paraId="5FDE24B9" w14:textId="77777777" w:rsidR="00BC7543" w:rsidRPr="00A96794" w:rsidRDefault="00BC7543" w:rsidP="008C42C4">
            <w:pPr>
              <w:spacing w:before="0" w:after="0"/>
              <w:rPr>
                <w:rFonts w:eastAsia="ヒラギノ明朝 Pro W6"/>
              </w:rPr>
            </w:pPr>
            <w:r w:rsidRPr="00A96794">
              <w:rPr>
                <w:rFonts w:eastAsia="ヒラギノ明朝 Pro W6"/>
              </w:rPr>
              <w:t>anne/ttais</w:t>
            </w:r>
          </w:p>
        </w:tc>
      </w:tr>
      <w:tr w:rsidR="00BC7543" w:rsidRPr="00A95D68" w14:paraId="210DD7DD" w14:textId="77777777" w:rsidTr="008C42C4">
        <w:trPr>
          <w:cantSplit/>
          <w:trHeight w:val="431"/>
        </w:trPr>
        <w:tc>
          <w:tcPr>
            <w:tcW w:w="1368" w:type="dxa"/>
            <w:vMerge/>
            <w:shd w:val="clear" w:color="auto" w:fill="auto"/>
          </w:tcPr>
          <w:p w14:paraId="24569E19"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29FBE4FF" w14:textId="77777777" w:rsidR="00BC7543" w:rsidRPr="00A96794" w:rsidRDefault="00BC7543" w:rsidP="008C42C4">
            <w:pPr>
              <w:spacing w:before="0" w:after="0"/>
              <w:rPr>
                <w:rFonts w:eastAsia="ヒラギノ明朝 Pro W6"/>
              </w:rPr>
            </w:pPr>
            <w:r w:rsidRPr="00A96794">
              <w:rPr>
                <w:rFonts w:eastAsia="ヒラギノ明朝 Pro W6"/>
              </w:rPr>
              <w:t>lent</w:t>
            </w:r>
            <w:r>
              <w:rPr>
                <w:rFonts w:eastAsia="ヒラギノ明朝 Pro W6"/>
              </w:rPr>
              <w:t>(</w:t>
            </w:r>
            <w:r w:rsidRPr="00A96794">
              <w:rPr>
                <w:rFonts w:eastAsia="ヒラギノ明朝 Pro W6"/>
              </w:rPr>
              <w:t>t)ä/ä</w:t>
            </w:r>
            <w:r>
              <w:rPr>
                <w:rFonts w:eastAsia="ヒラギノ明朝 Pro W6"/>
              </w:rPr>
              <w:t>(</w:t>
            </w:r>
            <w:r w:rsidRPr="00A96794">
              <w:rPr>
                <w:rFonts w:eastAsia="ヒラギノ明朝 Pro W6"/>
              </w:rPr>
              <w:t>t)</w:t>
            </w:r>
          </w:p>
        </w:tc>
        <w:tc>
          <w:tcPr>
            <w:tcW w:w="1440" w:type="dxa"/>
            <w:tcBorders>
              <w:top w:val="nil"/>
              <w:bottom w:val="nil"/>
            </w:tcBorders>
            <w:shd w:val="clear" w:color="auto" w:fill="auto"/>
          </w:tcPr>
          <w:p w14:paraId="3F8CE227" w14:textId="77777777" w:rsidR="00BC7543" w:rsidRPr="00A96794" w:rsidRDefault="00BC7543" w:rsidP="008C42C4">
            <w:pPr>
              <w:spacing w:before="0" w:after="0"/>
              <w:rPr>
                <w:rFonts w:eastAsia="ヒラギノ明朝 Pro W6"/>
              </w:rPr>
            </w:pPr>
            <w:r w:rsidRPr="00A96794">
              <w:rPr>
                <w:rFonts w:eastAsia="ヒラギノ明朝 Pro W6"/>
              </w:rPr>
              <w:t>lentä/isi/t</w:t>
            </w:r>
          </w:p>
        </w:tc>
        <w:tc>
          <w:tcPr>
            <w:tcW w:w="1358" w:type="dxa"/>
            <w:tcBorders>
              <w:top w:val="nil"/>
              <w:bottom w:val="nil"/>
            </w:tcBorders>
            <w:shd w:val="clear" w:color="auto" w:fill="auto"/>
          </w:tcPr>
          <w:p w14:paraId="1ACCD201" w14:textId="77777777" w:rsidR="00BC7543" w:rsidRPr="00A96794" w:rsidRDefault="00BC7543" w:rsidP="008C42C4">
            <w:pPr>
              <w:spacing w:before="0" w:after="0"/>
              <w:rPr>
                <w:rFonts w:eastAsia="ヒラギノ明朝 Pro W6"/>
              </w:rPr>
            </w:pPr>
            <w:r w:rsidRPr="00A96794">
              <w:rPr>
                <w:rFonts w:eastAsia="ヒラギノ明朝 Pro W6"/>
              </w:rPr>
              <w:t>lentä/is</w:t>
            </w:r>
          </w:p>
        </w:tc>
        <w:tc>
          <w:tcPr>
            <w:tcW w:w="1882" w:type="dxa"/>
            <w:tcBorders>
              <w:top w:val="nil"/>
              <w:bottom w:val="nil"/>
            </w:tcBorders>
            <w:shd w:val="clear" w:color="auto" w:fill="auto"/>
          </w:tcPr>
          <w:p w14:paraId="3EA1300E" w14:textId="77777777" w:rsidR="00BC7543" w:rsidRPr="00A96794" w:rsidRDefault="00BC7543" w:rsidP="008C42C4">
            <w:pPr>
              <w:spacing w:before="0" w:after="0"/>
              <w:rPr>
                <w:rFonts w:eastAsia="ヒラギノ明朝 Pro W6"/>
              </w:rPr>
            </w:pPr>
            <w:r w:rsidRPr="00A96794">
              <w:rPr>
                <w:rFonts w:eastAsia="ヒラギノ明朝 Pro W6"/>
              </w:rPr>
              <w:t>lentä/isi/mmä</w:t>
            </w:r>
          </w:p>
        </w:tc>
        <w:tc>
          <w:tcPr>
            <w:tcW w:w="1350" w:type="dxa"/>
            <w:tcBorders>
              <w:top w:val="nil"/>
              <w:bottom w:val="nil"/>
            </w:tcBorders>
            <w:shd w:val="clear" w:color="auto" w:fill="auto"/>
          </w:tcPr>
          <w:p w14:paraId="48BD4BB2" w14:textId="77777777" w:rsidR="00BC7543" w:rsidRPr="00A96794" w:rsidRDefault="00BC7543" w:rsidP="008C42C4">
            <w:pPr>
              <w:spacing w:before="0" w:after="0"/>
              <w:rPr>
                <w:rFonts w:eastAsia="ヒラギノ明朝 Pro W6"/>
              </w:rPr>
            </w:pPr>
            <w:r w:rsidRPr="00A96794">
              <w:rPr>
                <w:rFonts w:eastAsia="ヒラギノ明朝 Pro W6"/>
              </w:rPr>
              <w:t>lenne/ttäis</w:t>
            </w:r>
          </w:p>
        </w:tc>
      </w:tr>
      <w:tr w:rsidR="00BC7543" w:rsidRPr="00A95D68" w14:paraId="0F84AE27" w14:textId="77777777" w:rsidTr="008C42C4">
        <w:trPr>
          <w:cantSplit/>
          <w:trHeight w:val="431"/>
        </w:trPr>
        <w:tc>
          <w:tcPr>
            <w:tcW w:w="1368" w:type="dxa"/>
            <w:vMerge/>
            <w:tcBorders>
              <w:bottom w:val="single" w:sz="6" w:space="0" w:color="000000"/>
            </w:tcBorders>
            <w:shd w:val="clear" w:color="auto" w:fill="auto"/>
          </w:tcPr>
          <w:p w14:paraId="2B1EF7DA" w14:textId="77777777" w:rsidR="00BC7543" w:rsidRPr="00A96794" w:rsidRDefault="00BC7543" w:rsidP="008C42C4">
            <w:pPr>
              <w:spacing w:before="0" w:after="0"/>
              <w:rPr>
                <w:rFonts w:eastAsia="ヒラギノ明朝 Pro W6"/>
              </w:rPr>
            </w:pPr>
          </w:p>
        </w:tc>
        <w:tc>
          <w:tcPr>
            <w:tcW w:w="1800" w:type="dxa"/>
            <w:tcBorders>
              <w:top w:val="nil"/>
              <w:bottom w:val="single" w:sz="6" w:space="0" w:color="000000"/>
            </w:tcBorders>
          </w:tcPr>
          <w:p w14:paraId="5E17335F" w14:textId="279001DC" w:rsidR="003A0BD1" w:rsidRPr="00A96794" w:rsidRDefault="00BC7543" w:rsidP="008C42C4">
            <w:pPr>
              <w:spacing w:before="0" w:after="0"/>
              <w:rPr>
                <w:rFonts w:eastAsia="ヒラギノ明朝 Pro W6"/>
              </w:rPr>
            </w:pPr>
            <w:r w:rsidRPr="00A96794">
              <w:rPr>
                <w:rFonts w:eastAsia="ヒラギノ明朝 Pro W6"/>
              </w:rPr>
              <w:t>varasta/at</w:t>
            </w:r>
          </w:p>
        </w:tc>
        <w:tc>
          <w:tcPr>
            <w:tcW w:w="1440" w:type="dxa"/>
            <w:tcBorders>
              <w:top w:val="nil"/>
              <w:bottom w:val="single" w:sz="6" w:space="0" w:color="000000"/>
            </w:tcBorders>
            <w:shd w:val="clear" w:color="auto" w:fill="auto"/>
          </w:tcPr>
          <w:p w14:paraId="3B1AA0CC" w14:textId="77777777" w:rsidR="00BC7543" w:rsidRPr="00A96794" w:rsidRDefault="00BC7543" w:rsidP="008C42C4">
            <w:pPr>
              <w:spacing w:before="0" w:after="0"/>
              <w:rPr>
                <w:rFonts w:eastAsia="ヒラギノ明朝 Pro W6"/>
              </w:rPr>
            </w:pPr>
            <w:r w:rsidRPr="00A96794">
              <w:rPr>
                <w:rFonts w:eastAsia="ヒラギノ明朝 Pro W6"/>
              </w:rPr>
              <w:t>varasta/isi/t</w:t>
            </w:r>
          </w:p>
        </w:tc>
        <w:tc>
          <w:tcPr>
            <w:tcW w:w="1358" w:type="dxa"/>
            <w:tcBorders>
              <w:top w:val="nil"/>
              <w:bottom w:val="single" w:sz="6" w:space="0" w:color="000000"/>
            </w:tcBorders>
            <w:shd w:val="clear" w:color="auto" w:fill="auto"/>
          </w:tcPr>
          <w:p w14:paraId="0797916C" w14:textId="77777777" w:rsidR="00BC7543" w:rsidRPr="00A96794" w:rsidRDefault="00BC7543" w:rsidP="008C42C4">
            <w:pPr>
              <w:spacing w:before="0" w:after="0"/>
              <w:rPr>
                <w:rFonts w:eastAsia="ヒラギノ明朝 Pro W6"/>
              </w:rPr>
            </w:pPr>
            <w:r w:rsidRPr="00A96794">
              <w:rPr>
                <w:rFonts w:eastAsia="ヒラギノ明朝 Pro W6"/>
              </w:rPr>
              <w:t>varasta/is</w:t>
            </w:r>
          </w:p>
        </w:tc>
        <w:tc>
          <w:tcPr>
            <w:tcW w:w="1882" w:type="dxa"/>
            <w:tcBorders>
              <w:top w:val="nil"/>
              <w:bottom w:val="single" w:sz="6" w:space="0" w:color="000000"/>
            </w:tcBorders>
            <w:shd w:val="clear" w:color="auto" w:fill="auto"/>
          </w:tcPr>
          <w:p w14:paraId="5CB29182" w14:textId="77777777" w:rsidR="00BC7543" w:rsidRPr="00A96794" w:rsidRDefault="00BC7543" w:rsidP="008C42C4">
            <w:pPr>
              <w:spacing w:before="0" w:after="0"/>
              <w:rPr>
                <w:rFonts w:eastAsia="ヒラギノ明朝 Pro W6"/>
              </w:rPr>
            </w:pPr>
            <w:r w:rsidRPr="00A96794">
              <w:rPr>
                <w:rFonts w:eastAsia="ヒラギノ明朝 Pro W6"/>
              </w:rPr>
              <w:t>varasta/isi/ma</w:t>
            </w:r>
          </w:p>
        </w:tc>
        <w:tc>
          <w:tcPr>
            <w:tcW w:w="1350" w:type="dxa"/>
            <w:tcBorders>
              <w:top w:val="nil"/>
              <w:bottom w:val="single" w:sz="6" w:space="0" w:color="000000"/>
            </w:tcBorders>
            <w:shd w:val="clear" w:color="auto" w:fill="auto"/>
          </w:tcPr>
          <w:p w14:paraId="498507AF" w14:textId="77777777" w:rsidR="00BC7543" w:rsidRPr="00A96794" w:rsidRDefault="00BC7543" w:rsidP="008C42C4">
            <w:pPr>
              <w:spacing w:before="0" w:after="0"/>
              <w:rPr>
                <w:rFonts w:eastAsia="ヒラギノ明朝 Pro W6"/>
              </w:rPr>
            </w:pPr>
            <w:r w:rsidRPr="00A96794">
              <w:rPr>
                <w:rFonts w:eastAsia="ヒラギノ明朝 Pro W6"/>
              </w:rPr>
              <w:t>varaste/ttais</w:t>
            </w:r>
          </w:p>
        </w:tc>
      </w:tr>
      <w:tr w:rsidR="00BC7543" w:rsidRPr="00A95D68" w14:paraId="31BD671B" w14:textId="77777777" w:rsidTr="008C42C4">
        <w:trPr>
          <w:cantSplit/>
          <w:trHeight w:val="317"/>
        </w:trPr>
        <w:tc>
          <w:tcPr>
            <w:tcW w:w="1368" w:type="dxa"/>
            <w:vMerge w:val="restart"/>
            <w:tcBorders>
              <w:bottom w:val="nil"/>
            </w:tcBorders>
            <w:shd w:val="clear" w:color="auto" w:fill="auto"/>
          </w:tcPr>
          <w:p w14:paraId="7019BF05" w14:textId="5A912720" w:rsidR="00BC7543" w:rsidRPr="00A96794" w:rsidRDefault="00C0631E" w:rsidP="00B9634C">
            <w:pPr>
              <w:spacing w:before="0" w:after="0"/>
              <w:rPr>
                <w:rFonts w:eastAsia="ヒラギノ明朝 Pro W6"/>
              </w:rPr>
            </w:pPr>
            <w:r>
              <w:rPr>
                <w:rFonts w:eastAsia="ヒラギノ明朝 Pro W6"/>
              </w:rPr>
              <w:t>3</w:t>
            </w:r>
            <w:r w:rsidR="00BC7543" w:rsidRPr="00A96794">
              <w:rPr>
                <w:rFonts w:eastAsia="ヒラギノ明朝 Pro W6"/>
              </w:rPr>
              <w:t xml:space="preserve"> </w:t>
            </w:r>
            <w:r w:rsidR="00B9634C">
              <w:rPr>
                <w:rFonts w:eastAsia="ヒラギノ明朝 Pro W6"/>
              </w:rPr>
              <w:t>Konsonanttirankaiset</w:t>
            </w:r>
            <w:r w:rsidR="007C2DEE">
              <w:rPr>
                <w:rFonts w:eastAsia="ヒラギノ明朝 Pro W6"/>
              </w:rPr>
              <w:t xml:space="preserve"> verbit</w:t>
            </w:r>
          </w:p>
        </w:tc>
        <w:tc>
          <w:tcPr>
            <w:tcW w:w="1800" w:type="dxa"/>
            <w:tcBorders>
              <w:bottom w:val="nil"/>
            </w:tcBorders>
          </w:tcPr>
          <w:p w14:paraId="26C20D24" w14:textId="77777777" w:rsidR="00BC7543" w:rsidRPr="00A96794" w:rsidRDefault="00BC7543" w:rsidP="008C42C4">
            <w:pPr>
              <w:spacing w:before="0" w:after="0"/>
              <w:rPr>
                <w:rFonts w:eastAsia="ヒラギノ明朝 Pro W6"/>
              </w:rPr>
            </w:pPr>
            <w:r w:rsidRPr="00A96794">
              <w:rPr>
                <w:rFonts w:eastAsia="ヒラギノ明朝 Pro W6"/>
              </w:rPr>
              <w:t>ol/la</w:t>
            </w:r>
          </w:p>
        </w:tc>
        <w:tc>
          <w:tcPr>
            <w:tcW w:w="1440" w:type="dxa"/>
            <w:tcBorders>
              <w:bottom w:val="nil"/>
            </w:tcBorders>
            <w:shd w:val="clear" w:color="auto" w:fill="auto"/>
          </w:tcPr>
          <w:p w14:paraId="7D7EEE53" w14:textId="77777777" w:rsidR="00BC7543" w:rsidRPr="00A96794" w:rsidRDefault="00BC7543" w:rsidP="008C42C4">
            <w:pPr>
              <w:spacing w:before="0" w:after="0"/>
              <w:rPr>
                <w:rFonts w:eastAsia="ヒラギノ明朝 Pro W6"/>
              </w:rPr>
            </w:pPr>
            <w:r w:rsidRPr="00A96794">
              <w:rPr>
                <w:rFonts w:eastAsia="ヒラギノ明朝 Pro W6"/>
              </w:rPr>
              <w:t>ol/isi/</w:t>
            </w:r>
            <w:r>
              <w:rPr>
                <w:rFonts w:eastAsia="ヒラギノ明朝 Pro W6"/>
              </w:rPr>
              <w:t>t</w:t>
            </w:r>
          </w:p>
        </w:tc>
        <w:tc>
          <w:tcPr>
            <w:tcW w:w="1358" w:type="dxa"/>
            <w:tcBorders>
              <w:bottom w:val="nil"/>
            </w:tcBorders>
            <w:shd w:val="clear" w:color="auto" w:fill="auto"/>
          </w:tcPr>
          <w:p w14:paraId="0989D49A" w14:textId="77777777" w:rsidR="00BC7543" w:rsidRPr="00A96794" w:rsidRDefault="00BC7543" w:rsidP="008C42C4">
            <w:pPr>
              <w:spacing w:before="0" w:after="0"/>
              <w:rPr>
                <w:rFonts w:eastAsia="ヒラギノ明朝 Pro W6"/>
              </w:rPr>
            </w:pPr>
            <w:r w:rsidRPr="00A96794">
              <w:rPr>
                <w:rFonts w:eastAsia="ヒラギノ明朝 Pro W6"/>
              </w:rPr>
              <w:t>ol/is</w:t>
            </w:r>
          </w:p>
        </w:tc>
        <w:tc>
          <w:tcPr>
            <w:tcW w:w="1882" w:type="dxa"/>
            <w:tcBorders>
              <w:bottom w:val="nil"/>
            </w:tcBorders>
            <w:shd w:val="clear" w:color="auto" w:fill="auto"/>
          </w:tcPr>
          <w:p w14:paraId="07ADC189" w14:textId="77777777" w:rsidR="00BC7543" w:rsidRPr="00A96794" w:rsidRDefault="00BC7543" w:rsidP="008C42C4">
            <w:pPr>
              <w:spacing w:before="0" w:after="0"/>
              <w:rPr>
                <w:rFonts w:eastAsia="ヒラギノ明朝 Pro W6"/>
              </w:rPr>
            </w:pPr>
            <w:r w:rsidRPr="00A96794">
              <w:rPr>
                <w:rFonts w:eastAsia="ヒラギノ明朝 Pro W6"/>
              </w:rPr>
              <w:t>ol/isi/mma</w:t>
            </w:r>
          </w:p>
        </w:tc>
        <w:tc>
          <w:tcPr>
            <w:tcW w:w="1350" w:type="dxa"/>
            <w:tcBorders>
              <w:bottom w:val="nil"/>
            </w:tcBorders>
            <w:shd w:val="clear" w:color="auto" w:fill="auto"/>
          </w:tcPr>
          <w:p w14:paraId="2FE650FB" w14:textId="77777777" w:rsidR="00BC7543" w:rsidRPr="00A96794" w:rsidRDefault="00BC7543" w:rsidP="008C42C4">
            <w:pPr>
              <w:spacing w:before="0" w:after="0"/>
              <w:rPr>
                <w:rFonts w:eastAsia="ヒラギノ明朝 Pro W6"/>
              </w:rPr>
            </w:pPr>
            <w:r w:rsidRPr="00A96794">
              <w:rPr>
                <w:rFonts w:eastAsia="ヒラギノ明朝 Pro W6"/>
              </w:rPr>
              <w:t>ol/tais</w:t>
            </w:r>
          </w:p>
        </w:tc>
      </w:tr>
      <w:tr w:rsidR="00BC7543" w:rsidRPr="00A95D68" w14:paraId="6A57C38B" w14:textId="77777777" w:rsidTr="008C42C4">
        <w:trPr>
          <w:cantSplit/>
          <w:trHeight w:val="315"/>
        </w:trPr>
        <w:tc>
          <w:tcPr>
            <w:tcW w:w="1368" w:type="dxa"/>
            <w:vMerge/>
            <w:tcBorders>
              <w:top w:val="nil"/>
              <w:bottom w:val="nil"/>
            </w:tcBorders>
            <w:shd w:val="clear" w:color="auto" w:fill="auto"/>
          </w:tcPr>
          <w:p w14:paraId="4A2939F2"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2AA0C92A" w14:textId="77777777" w:rsidR="00BC7543" w:rsidRPr="00A96794" w:rsidRDefault="00BC7543" w:rsidP="008C42C4">
            <w:pPr>
              <w:spacing w:before="0" w:after="0"/>
              <w:rPr>
                <w:rFonts w:eastAsia="ヒラギノ明朝 Pro W6"/>
              </w:rPr>
            </w:pPr>
            <w:r w:rsidRPr="00A96794">
              <w:rPr>
                <w:rFonts w:eastAsia="ヒラギノ明朝 Pro W6"/>
              </w:rPr>
              <w:t>juos/ta</w:t>
            </w:r>
          </w:p>
        </w:tc>
        <w:tc>
          <w:tcPr>
            <w:tcW w:w="1440" w:type="dxa"/>
            <w:tcBorders>
              <w:top w:val="nil"/>
              <w:bottom w:val="nil"/>
            </w:tcBorders>
            <w:shd w:val="clear" w:color="auto" w:fill="auto"/>
          </w:tcPr>
          <w:p w14:paraId="75521856" w14:textId="77777777" w:rsidR="00BC7543" w:rsidRPr="00A96794" w:rsidRDefault="00BC7543" w:rsidP="008C42C4">
            <w:pPr>
              <w:spacing w:before="0" w:after="0"/>
              <w:rPr>
                <w:rFonts w:eastAsia="ヒラギノ明朝 Pro W6"/>
              </w:rPr>
            </w:pPr>
            <w:r w:rsidRPr="00A96794">
              <w:rPr>
                <w:rFonts w:eastAsia="ヒラギノ明朝 Pro W6"/>
              </w:rPr>
              <w:t>juoks/isi/t</w:t>
            </w:r>
          </w:p>
        </w:tc>
        <w:tc>
          <w:tcPr>
            <w:tcW w:w="1358" w:type="dxa"/>
            <w:tcBorders>
              <w:top w:val="nil"/>
              <w:bottom w:val="nil"/>
            </w:tcBorders>
            <w:shd w:val="clear" w:color="auto" w:fill="auto"/>
          </w:tcPr>
          <w:p w14:paraId="697C9167" w14:textId="77777777" w:rsidR="00BC7543" w:rsidRPr="00A96794" w:rsidRDefault="00BC7543" w:rsidP="008C42C4">
            <w:pPr>
              <w:spacing w:before="0" w:after="0"/>
              <w:rPr>
                <w:rFonts w:eastAsia="ヒラギノ明朝 Pro W6"/>
              </w:rPr>
            </w:pPr>
            <w:r w:rsidRPr="00A96794">
              <w:rPr>
                <w:rFonts w:eastAsia="ヒラギノ明朝 Pro W6"/>
              </w:rPr>
              <w:t>juoks/is</w:t>
            </w:r>
          </w:p>
        </w:tc>
        <w:tc>
          <w:tcPr>
            <w:tcW w:w="1882" w:type="dxa"/>
            <w:tcBorders>
              <w:top w:val="nil"/>
              <w:bottom w:val="nil"/>
            </w:tcBorders>
            <w:shd w:val="clear" w:color="auto" w:fill="auto"/>
          </w:tcPr>
          <w:p w14:paraId="6AE3077D" w14:textId="77777777" w:rsidR="00BC7543" w:rsidRPr="00A96794" w:rsidRDefault="00BC7543" w:rsidP="008C42C4">
            <w:pPr>
              <w:spacing w:before="0" w:after="0"/>
              <w:rPr>
                <w:rFonts w:eastAsia="ヒラギノ明朝 Pro W6"/>
              </w:rPr>
            </w:pPr>
            <w:r w:rsidRPr="00A96794">
              <w:rPr>
                <w:rFonts w:eastAsia="ヒラギノ明朝 Pro W6"/>
              </w:rPr>
              <w:t>juoks/isi/mma</w:t>
            </w:r>
          </w:p>
        </w:tc>
        <w:tc>
          <w:tcPr>
            <w:tcW w:w="1350" w:type="dxa"/>
            <w:tcBorders>
              <w:top w:val="nil"/>
              <w:bottom w:val="nil"/>
            </w:tcBorders>
            <w:shd w:val="clear" w:color="auto" w:fill="auto"/>
          </w:tcPr>
          <w:p w14:paraId="22A335E8" w14:textId="77777777" w:rsidR="00BC7543" w:rsidRPr="00A96794" w:rsidRDefault="00BC7543" w:rsidP="008C42C4">
            <w:pPr>
              <w:spacing w:before="0" w:after="0"/>
              <w:rPr>
                <w:rFonts w:eastAsia="ヒラギノ明朝 Pro W6"/>
              </w:rPr>
            </w:pPr>
            <w:r w:rsidRPr="00A96794">
              <w:rPr>
                <w:rFonts w:eastAsia="ヒラギノ明朝 Pro W6"/>
              </w:rPr>
              <w:t>juos/tais</w:t>
            </w:r>
          </w:p>
        </w:tc>
      </w:tr>
      <w:tr w:rsidR="00BC7543" w:rsidRPr="00A95D68" w14:paraId="50F7783F" w14:textId="77777777" w:rsidTr="008C42C4">
        <w:trPr>
          <w:cantSplit/>
          <w:trHeight w:val="315"/>
        </w:trPr>
        <w:tc>
          <w:tcPr>
            <w:tcW w:w="1368" w:type="dxa"/>
            <w:vMerge/>
            <w:tcBorders>
              <w:top w:val="nil"/>
              <w:bottom w:val="nil"/>
            </w:tcBorders>
            <w:shd w:val="clear" w:color="auto" w:fill="auto"/>
          </w:tcPr>
          <w:p w14:paraId="43F5A987"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42756773" w14:textId="77777777" w:rsidR="00BC7543" w:rsidRPr="00A96794" w:rsidRDefault="00BC7543" w:rsidP="008C42C4">
            <w:pPr>
              <w:spacing w:before="0" w:after="0"/>
              <w:rPr>
                <w:rFonts w:eastAsia="ヒラギノ明朝 Pro W6"/>
              </w:rPr>
            </w:pPr>
            <w:r w:rsidRPr="00A96794">
              <w:rPr>
                <w:rFonts w:eastAsia="ヒラギノ明朝 Pro W6"/>
              </w:rPr>
              <w:t>näh/đä ~ näh/hä</w:t>
            </w:r>
          </w:p>
        </w:tc>
        <w:tc>
          <w:tcPr>
            <w:tcW w:w="1440" w:type="dxa"/>
            <w:tcBorders>
              <w:top w:val="nil"/>
              <w:bottom w:val="nil"/>
            </w:tcBorders>
            <w:shd w:val="clear" w:color="auto" w:fill="auto"/>
          </w:tcPr>
          <w:p w14:paraId="2D0E8497" w14:textId="77777777" w:rsidR="00BC7543" w:rsidRPr="00A96794" w:rsidRDefault="00BC7543" w:rsidP="008C42C4">
            <w:pPr>
              <w:spacing w:before="0" w:after="0"/>
              <w:rPr>
                <w:rFonts w:eastAsia="ヒラギノ明朝 Pro W6"/>
              </w:rPr>
            </w:pPr>
            <w:r w:rsidRPr="00A96794">
              <w:rPr>
                <w:rFonts w:eastAsia="ヒラギノ明朝 Pro W6"/>
              </w:rPr>
              <w:t>näk/isi/t</w:t>
            </w:r>
          </w:p>
        </w:tc>
        <w:tc>
          <w:tcPr>
            <w:tcW w:w="1358" w:type="dxa"/>
            <w:tcBorders>
              <w:top w:val="nil"/>
              <w:bottom w:val="nil"/>
            </w:tcBorders>
            <w:shd w:val="clear" w:color="auto" w:fill="auto"/>
          </w:tcPr>
          <w:p w14:paraId="21015838" w14:textId="77777777" w:rsidR="00BC7543" w:rsidRPr="00A96794" w:rsidRDefault="00BC7543" w:rsidP="008C42C4">
            <w:pPr>
              <w:spacing w:before="0" w:after="0"/>
              <w:rPr>
                <w:rFonts w:eastAsia="ヒラギノ明朝 Pro W6"/>
              </w:rPr>
            </w:pPr>
            <w:r w:rsidRPr="00A96794">
              <w:rPr>
                <w:rFonts w:eastAsia="ヒラギノ明朝 Pro W6"/>
              </w:rPr>
              <w:t>näk/is</w:t>
            </w:r>
          </w:p>
        </w:tc>
        <w:tc>
          <w:tcPr>
            <w:tcW w:w="1882" w:type="dxa"/>
            <w:tcBorders>
              <w:top w:val="nil"/>
              <w:bottom w:val="nil"/>
            </w:tcBorders>
            <w:shd w:val="clear" w:color="auto" w:fill="auto"/>
          </w:tcPr>
          <w:p w14:paraId="4BA21B22" w14:textId="77777777" w:rsidR="00BC7543" w:rsidRPr="00A96794" w:rsidRDefault="00BC7543" w:rsidP="008C42C4">
            <w:pPr>
              <w:spacing w:before="0" w:after="0"/>
              <w:rPr>
                <w:rFonts w:eastAsia="ヒラギノ明朝 Pro W6"/>
              </w:rPr>
            </w:pPr>
            <w:r w:rsidRPr="00A96794">
              <w:rPr>
                <w:rFonts w:eastAsia="ヒラギノ明朝 Pro W6"/>
              </w:rPr>
              <w:t>näk/isi/mmä</w:t>
            </w:r>
          </w:p>
        </w:tc>
        <w:tc>
          <w:tcPr>
            <w:tcW w:w="1350" w:type="dxa"/>
            <w:tcBorders>
              <w:top w:val="nil"/>
              <w:bottom w:val="nil"/>
            </w:tcBorders>
            <w:shd w:val="clear" w:color="auto" w:fill="auto"/>
          </w:tcPr>
          <w:p w14:paraId="24F7C96F" w14:textId="77777777" w:rsidR="00BC7543" w:rsidRPr="00A96794" w:rsidRDefault="00BC7543" w:rsidP="008C42C4">
            <w:pPr>
              <w:spacing w:before="0" w:after="0"/>
              <w:rPr>
                <w:rFonts w:eastAsia="ヒラギノ明朝 Pro W6"/>
              </w:rPr>
            </w:pPr>
            <w:r w:rsidRPr="00A96794">
              <w:rPr>
                <w:rFonts w:eastAsia="ヒラギノ明朝 Pro W6"/>
              </w:rPr>
              <w:t>näh/täis</w:t>
            </w:r>
          </w:p>
        </w:tc>
      </w:tr>
      <w:tr w:rsidR="00BC7543" w:rsidRPr="00A95D68" w14:paraId="49D05A00" w14:textId="77777777" w:rsidTr="008C42C4">
        <w:trPr>
          <w:cantSplit/>
          <w:trHeight w:val="315"/>
        </w:trPr>
        <w:tc>
          <w:tcPr>
            <w:tcW w:w="1368" w:type="dxa"/>
            <w:vMerge/>
            <w:tcBorders>
              <w:top w:val="nil"/>
              <w:bottom w:val="nil"/>
            </w:tcBorders>
            <w:shd w:val="clear" w:color="auto" w:fill="auto"/>
          </w:tcPr>
          <w:p w14:paraId="40CCE952"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101FBFDD" w14:textId="77777777" w:rsidR="00BC7543" w:rsidRPr="00A96794" w:rsidRDefault="00BC7543" w:rsidP="008C42C4">
            <w:pPr>
              <w:spacing w:before="0" w:after="0"/>
              <w:rPr>
                <w:rFonts w:eastAsia="ヒラギノ明朝 Pro W6"/>
              </w:rPr>
            </w:pPr>
            <w:r w:rsidRPr="00A96794">
              <w:rPr>
                <w:rFonts w:eastAsia="ヒラギノ明朝 Pro W6"/>
              </w:rPr>
              <w:t>kävel/ä</w:t>
            </w:r>
          </w:p>
        </w:tc>
        <w:tc>
          <w:tcPr>
            <w:tcW w:w="1440" w:type="dxa"/>
            <w:tcBorders>
              <w:top w:val="nil"/>
              <w:bottom w:val="nil"/>
            </w:tcBorders>
            <w:shd w:val="clear" w:color="auto" w:fill="auto"/>
          </w:tcPr>
          <w:p w14:paraId="2D10494B" w14:textId="77777777" w:rsidR="00BC7543" w:rsidRPr="00A96794" w:rsidRDefault="00BC7543" w:rsidP="008C42C4">
            <w:pPr>
              <w:spacing w:before="0" w:after="0"/>
              <w:rPr>
                <w:rFonts w:eastAsia="ヒラギノ明朝 Pro W6"/>
              </w:rPr>
            </w:pPr>
            <w:r w:rsidRPr="00A96794">
              <w:rPr>
                <w:rFonts w:eastAsia="ヒラギノ明朝 Pro W6"/>
              </w:rPr>
              <w:t>kävel/isi/t</w:t>
            </w:r>
          </w:p>
        </w:tc>
        <w:tc>
          <w:tcPr>
            <w:tcW w:w="1358" w:type="dxa"/>
            <w:tcBorders>
              <w:top w:val="nil"/>
              <w:bottom w:val="nil"/>
            </w:tcBorders>
            <w:shd w:val="clear" w:color="auto" w:fill="auto"/>
          </w:tcPr>
          <w:p w14:paraId="64D88B13" w14:textId="77777777" w:rsidR="00BC7543" w:rsidRPr="00A96794" w:rsidRDefault="00BC7543" w:rsidP="008C42C4">
            <w:pPr>
              <w:spacing w:before="0" w:after="0"/>
              <w:rPr>
                <w:rFonts w:eastAsia="ヒラギノ明朝 Pro W6"/>
              </w:rPr>
            </w:pPr>
            <w:r w:rsidRPr="00A96794">
              <w:rPr>
                <w:rFonts w:eastAsia="ヒラギノ明朝 Pro W6"/>
              </w:rPr>
              <w:t>kävel/is</w:t>
            </w:r>
          </w:p>
        </w:tc>
        <w:tc>
          <w:tcPr>
            <w:tcW w:w="1882" w:type="dxa"/>
            <w:tcBorders>
              <w:top w:val="nil"/>
              <w:bottom w:val="nil"/>
            </w:tcBorders>
            <w:shd w:val="clear" w:color="auto" w:fill="auto"/>
          </w:tcPr>
          <w:p w14:paraId="625C4705" w14:textId="77777777" w:rsidR="00BC7543" w:rsidRPr="00A96794" w:rsidRDefault="00BC7543" w:rsidP="008C42C4">
            <w:pPr>
              <w:spacing w:before="0" w:after="0"/>
              <w:rPr>
                <w:rFonts w:eastAsia="ヒラギノ明朝 Pro W6"/>
              </w:rPr>
            </w:pPr>
            <w:r w:rsidRPr="00A96794">
              <w:rPr>
                <w:rFonts w:eastAsia="ヒラギノ明朝 Pro W6"/>
              </w:rPr>
              <w:t>kävel/isi/mä</w:t>
            </w:r>
          </w:p>
        </w:tc>
        <w:tc>
          <w:tcPr>
            <w:tcW w:w="1350" w:type="dxa"/>
            <w:tcBorders>
              <w:top w:val="nil"/>
              <w:bottom w:val="nil"/>
            </w:tcBorders>
            <w:shd w:val="clear" w:color="auto" w:fill="auto"/>
          </w:tcPr>
          <w:p w14:paraId="091D72F8" w14:textId="77777777" w:rsidR="00BC7543" w:rsidRPr="00A96794" w:rsidRDefault="00BC7543" w:rsidP="008C42C4">
            <w:pPr>
              <w:spacing w:before="0" w:after="0"/>
              <w:rPr>
                <w:rFonts w:eastAsia="ヒラギノ明朝 Pro W6"/>
              </w:rPr>
            </w:pPr>
            <w:r w:rsidRPr="00A96794">
              <w:rPr>
                <w:rFonts w:eastAsia="ヒラギノ明朝 Pro W6"/>
              </w:rPr>
              <w:t>kävel/täis</w:t>
            </w:r>
          </w:p>
        </w:tc>
      </w:tr>
      <w:tr w:rsidR="00BC7543" w:rsidRPr="00A95D68" w14:paraId="68758F4D" w14:textId="77777777" w:rsidTr="008C42C4">
        <w:trPr>
          <w:cantSplit/>
          <w:trHeight w:val="315"/>
        </w:trPr>
        <w:tc>
          <w:tcPr>
            <w:tcW w:w="1368" w:type="dxa"/>
            <w:vMerge/>
            <w:tcBorders>
              <w:top w:val="nil"/>
            </w:tcBorders>
            <w:shd w:val="clear" w:color="auto" w:fill="auto"/>
          </w:tcPr>
          <w:p w14:paraId="59199DE5"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46CB499C" w14:textId="77777777" w:rsidR="00BC7543" w:rsidRPr="00A96794" w:rsidRDefault="00BC7543" w:rsidP="008C42C4">
            <w:pPr>
              <w:spacing w:before="0" w:after="0"/>
              <w:rPr>
                <w:rFonts w:eastAsia="ヒラギノ明朝 Pro W6"/>
              </w:rPr>
            </w:pPr>
            <w:r w:rsidRPr="00A96794">
              <w:rPr>
                <w:rFonts w:eastAsia="ヒラギノ明朝 Pro W6"/>
              </w:rPr>
              <w:t>ajatel/la</w:t>
            </w:r>
          </w:p>
        </w:tc>
        <w:tc>
          <w:tcPr>
            <w:tcW w:w="1440" w:type="dxa"/>
            <w:tcBorders>
              <w:top w:val="nil"/>
              <w:bottom w:val="nil"/>
            </w:tcBorders>
            <w:shd w:val="clear" w:color="auto" w:fill="auto"/>
          </w:tcPr>
          <w:p w14:paraId="7FD3C354" w14:textId="77777777" w:rsidR="00BC7543" w:rsidRPr="00A96794" w:rsidRDefault="00BC7543" w:rsidP="008C42C4">
            <w:pPr>
              <w:spacing w:before="0" w:after="0"/>
              <w:rPr>
                <w:rFonts w:eastAsia="ヒラギノ明朝 Pro W6"/>
              </w:rPr>
            </w:pPr>
            <w:r w:rsidRPr="00A96794">
              <w:rPr>
                <w:rFonts w:eastAsia="ヒラギノ明朝 Pro W6"/>
              </w:rPr>
              <w:t>ajattel/isi/t</w:t>
            </w:r>
          </w:p>
        </w:tc>
        <w:tc>
          <w:tcPr>
            <w:tcW w:w="1358" w:type="dxa"/>
            <w:tcBorders>
              <w:top w:val="nil"/>
              <w:bottom w:val="nil"/>
            </w:tcBorders>
            <w:shd w:val="clear" w:color="auto" w:fill="auto"/>
          </w:tcPr>
          <w:p w14:paraId="79F96FAA" w14:textId="77777777" w:rsidR="00BC7543" w:rsidRPr="00A96794" w:rsidRDefault="00BC7543" w:rsidP="008C42C4">
            <w:pPr>
              <w:spacing w:before="0" w:after="0"/>
              <w:rPr>
                <w:rFonts w:eastAsia="ヒラギノ明朝 Pro W6"/>
              </w:rPr>
            </w:pPr>
            <w:r w:rsidRPr="00A96794">
              <w:rPr>
                <w:rFonts w:eastAsia="ヒラギノ明朝 Pro W6"/>
              </w:rPr>
              <w:t>ajattel/is</w:t>
            </w:r>
          </w:p>
        </w:tc>
        <w:tc>
          <w:tcPr>
            <w:tcW w:w="1882" w:type="dxa"/>
            <w:tcBorders>
              <w:top w:val="nil"/>
              <w:bottom w:val="nil"/>
            </w:tcBorders>
            <w:shd w:val="clear" w:color="auto" w:fill="auto"/>
          </w:tcPr>
          <w:p w14:paraId="713DBA3A" w14:textId="77777777" w:rsidR="00BC7543" w:rsidRPr="00A96794" w:rsidRDefault="00BC7543" w:rsidP="008C42C4">
            <w:pPr>
              <w:spacing w:before="0" w:after="0"/>
              <w:rPr>
                <w:rFonts w:eastAsia="ヒラギノ明朝 Pro W6"/>
              </w:rPr>
            </w:pPr>
            <w:r w:rsidRPr="00A96794">
              <w:rPr>
                <w:rFonts w:eastAsia="ヒラギノ明朝 Pro W6"/>
              </w:rPr>
              <w:t>ajattel/isi/mma</w:t>
            </w:r>
          </w:p>
        </w:tc>
        <w:tc>
          <w:tcPr>
            <w:tcW w:w="1350" w:type="dxa"/>
            <w:tcBorders>
              <w:top w:val="nil"/>
              <w:bottom w:val="nil"/>
            </w:tcBorders>
            <w:shd w:val="clear" w:color="auto" w:fill="auto"/>
          </w:tcPr>
          <w:p w14:paraId="681E2B71" w14:textId="77777777" w:rsidR="00BC7543" w:rsidRPr="00A96794" w:rsidRDefault="00BC7543" w:rsidP="008C42C4">
            <w:pPr>
              <w:spacing w:before="0" w:after="0"/>
              <w:rPr>
                <w:rFonts w:eastAsia="ヒラギノ明朝 Pro W6"/>
              </w:rPr>
            </w:pPr>
            <w:r w:rsidRPr="00A96794">
              <w:rPr>
                <w:rFonts w:eastAsia="ヒラギノ明朝 Pro W6"/>
              </w:rPr>
              <w:t>ajatel/tais</w:t>
            </w:r>
          </w:p>
        </w:tc>
      </w:tr>
      <w:tr w:rsidR="00BC7543" w:rsidRPr="00A95D68" w14:paraId="111873CA" w14:textId="77777777" w:rsidTr="008C42C4">
        <w:trPr>
          <w:cantSplit/>
          <w:trHeight w:val="315"/>
        </w:trPr>
        <w:tc>
          <w:tcPr>
            <w:tcW w:w="1368" w:type="dxa"/>
            <w:vMerge/>
            <w:tcBorders>
              <w:top w:val="single" w:sz="4" w:space="0" w:color="auto"/>
            </w:tcBorders>
            <w:shd w:val="clear" w:color="auto" w:fill="auto"/>
          </w:tcPr>
          <w:p w14:paraId="0107637B" w14:textId="77777777" w:rsidR="00BC7543" w:rsidRPr="00A96794" w:rsidRDefault="00BC7543" w:rsidP="008C42C4">
            <w:pPr>
              <w:spacing w:before="0" w:after="0"/>
              <w:rPr>
                <w:rFonts w:eastAsia="ヒラギノ明朝 Pro W6"/>
              </w:rPr>
            </w:pPr>
          </w:p>
        </w:tc>
        <w:tc>
          <w:tcPr>
            <w:tcW w:w="1800" w:type="dxa"/>
            <w:tcBorders>
              <w:top w:val="nil"/>
              <w:bottom w:val="single" w:sz="6" w:space="0" w:color="000000"/>
            </w:tcBorders>
          </w:tcPr>
          <w:p w14:paraId="13800562" w14:textId="77777777" w:rsidR="00BC7543" w:rsidRPr="00A96794" w:rsidRDefault="00BC7543" w:rsidP="008C42C4">
            <w:pPr>
              <w:spacing w:before="0" w:after="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i)s/ta</w:t>
            </w:r>
          </w:p>
        </w:tc>
        <w:tc>
          <w:tcPr>
            <w:tcW w:w="1440" w:type="dxa"/>
            <w:tcBorders>
              <w:top w:val="nil"/>
              <w:bottom w:val="single" w:sz="6" w:space="0" w:color="000000"/>
            </w:tcBorders>
            <w:shd w:val="clear" w:color="auto" w:fill="auto"/>
          </w:tcPr>
          <w:p w14:paraId="315B2DB6" w14:textId="77777777" w:rsidR="00BC7543" w:rsidRPr="00A96794" w:rsidRDefault="00BC7543" w:rsidP="008C42C4">
            <w:pPr>
              <w:spacing w:before="0" w:after="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i)s/isi/t</w:t>
            </w:r>
          </w:p>
        </w:tc>
        <w:tc>
          <w:tcPr>
            <w:tcW w:w="1358" w:type="dxa"/>
            <w:tcBorders>
              <w:top w:val="nil"/>
              <w:bottom w:val="single" w:sz="6" w:space="0" w:color="000000"/>
            </w:tcBorders>
            <w:shd w:val="clear" w:color="auto" w:fill="auto"/>
          </w:tcPr>
          <w:p w14:paraId="11F56B6F" w14:textId="77777777" w:rsidR="00BC7543" w:rsidRPr="00A96794" w:rsidRDefault="00BC7543" w:rsidP="008C42C4">
            <w:pPr>
              <w:spacing w:before="0" w:after="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i)s/is</w:t>
            </w:r>
          </w:p>
        </w:tc>
        <w:tc>
          <w:tcPr>
            <w:tcW w:w="1882" w:type="dxa"/>
            <w:tcBorders>
              <w:top w:val="nil"/>
              <w:bottom w:val="single" w:sz="6" w:space="0" w:color="000000"/>
            </w:tcBorders>
            <w:shd w:val="clear" w:color="auto" w:fill="auto"/>
          </w:tcPr>
          <w:p w14:paraId="0F274806" w14:textId="77777777" w:rsidR="00BC7543" w:rsidRPr="00A96794" w:rsidRDefault="00BC7543" w:rsidP="008C42C4">
            <w:pPr>
              <w:spacing w:before="0" w:after="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i)s/isi/ma</w:t>
            </w:r>
          </w:p>
        </w:tc>
        <w:tc>
          <w:tcPr>
            <w:tcW w:w="1350" w:type="dxa"/>
            <w:tcBorders>
              <w:top w:val="nil"/>
              <w:bottom w:val="single" w:sz="6" w:space="0" w:color="000000"/>
            </w:tcBorders>
            <w:shd w:val="clear" w:color="auto" w:fill="auto"/>
          </w:tcPr>
          <w:p w14:paraId="7102BCF8" w14:textId="77777777" w:rsidR="00BC7543" w:rsidRPr="00A96794" w:rsidRDefault="00BC7543" w:rsidP="008C42C4">
            <w:pPr>
              <w:spacing w:before="0" w:after="0"/>
              <w:rPr>
                <w:rFonts w:eastAsia="ヒラギノ明朝 Pro W6"/>
              </w:rPr>
            </w:pPr>
            <w:r w:rsidRPr="00A96794">
              <w:rPr>
                <w:rFonts w:eastAsia="ヒラギノ明朝 Pro W6"/>
              </w:rPr>
              <w:t>auka</w:t>
            </w:r>
            <w:r>
              <w:rPr>
                <w:rFonts w:eastAsia="ヒラギノ明朝 Pro W6"/>
              </w:rPr>
              <w:t>(</w:t>
            </w:r>
            <w:r w:rsidRPr="00A96794">
              <w:rPr>
                <w:rFonts w:eastAsia="ヒラギノ明朝 Pro W6"/>
              </w:rPr>
              <w:t>i)s/tais</w:t>
            </w:r>
          </w:p>
        </w:tc>
      </w:tr>
      <w:tr w:rsidR="00BC7543" w:rsidRPr="00A95D68" w14:paraId="57B24388" w14:textId="77777777" w:rsidTr="008C42C4">
        <w:trPr>
          <w:cantSplit/>
          <w:trHeight w:val="296"/>
        </w:trPr>
        <w:tc>
          <w:tcPr>
            <w:tcW w:w="1368" w:type="dxa"/>
            <w:vMerge w:val="restart"/>
            <w:shd w:val="clear" w:color="auto" w:fill="auto"/>
          </w:tcPr>
          <w:p w14:paraId="721EC7A6" w14:textId="0D96E9A5" w:rsidR="00BC7543" w:rsidRPr="00A96794" w:rsidRDefault="00C0631E" w:rsidP="008C42C4">
            <w:pPr>
              <w:spacing w:before="0" w:after="0"/>
              <w:rPr>
                <w:rFonts w:eastAsia="ヒラギノ明朝 Pro W6"/>
              </w:rPr>
            </w:pPr>
            <w:r>
              <w:rPr>
                <w:rFonts w:eastAsia="ヒラギノ明朝 Pro W6"/>
              </w:rPr>
              <w:t>4</w:t>
            </w:r>
            <w:r w:rsidR="00B9634C">
              <w:rPr>
                <w:rFonts w:eastAsia="ヒラギノ明朝 Pro W6"/>
              </w:rPr>
              <w:t xml:space="preserve"> Tuplavokaali</w:t>
            </w:r>
            <w:r w:rsidR="00BC7543" w:rsidRPr="00A96794">
              <w:rPr>
                <w:rFonts w:eastAsia="ヒラギノ明朝 Pro W6"/>
              </w:rPr>
              <w:t>rankaiset</w:t>
            </w:r>
            <w:r w:rsidR="007C2DEE">
              <w:rPr>
                <w:rFonts w:eastAsia="ヒラギノ明朝 Pro W6"/>
              </w:rPr>
              <w:t xml:space="preserve"> verbit</w:t>
            </w:r>
          </w:p>
        </w:tc>
        <w:tc>
          <w:tcPr>
            <w:tcW w:w="1800" w:type="dxa"/>
            <w:tcBorders>
              <w:bottom w:val="nil"/>
            </w:tcBorders>
          </w:tcPr>
          <w:p w14:paraId="21DE1F25" w14:textId="77777777" w:rsidR="00BC7543" w:rsidRPr="00A96794" w:rsidRDefault="00BC7543" w:rsidP="008C42C4">
            <w:pPr>
              <w:spacing w:before="0" w:after="0"/>
              <w:rPr>
                <w:rFonts w:eastAsia="ヒラギノ明朝 Pro W6"/>
              </w:rPr>
            </w:pPr>
            <w:r w:rsidRPr="00A96794">
              <w:rPr>
                <w:rFonts w:eastAsia="ヒラギノ明朝 Pro W6"/>
              </w:rPr>
              <w:t>kyyti/tä</w:t>
            </w:r>
          </w:p>
        </w:tc>
        <w:tc>
          <w:tcPr>
            <w:tcW w:w="1440" w:type="dxa"/>
            <w:tcBorders>
              <w:bottom w:val="nil"/>
            </w:tcBorders>
            <w:shd w:val="clear" w:color="auto" w:fill="auto"/>
          </w:tcPr>
          <w:p w14:paraId="615DA163" w14:textId="77777777" w:rsidR="00BC7543" w:rsidRPr="00A96794" w:rsidRDefault="00BC7543" w:rsidP="008C42C4">
            <w:pPr>
              <w:spacing w:before="0" w:after="0"/>
              <w:rPr>
                <w:rFonts w:eastAsia="ヒラギノ明朝 Pro W6"/>
              </w:rPr>
            </w:pPr>
            <w:r w:rsidRPr="00A96794">
              <w:rPr>
                <w:rFonts w:eastAsia="ヒラギノ明朝 Pro W6"/>
              </w:rPr>
              <w:t>kyytitt/isi/t</w:t>
            </w:r>
          </w:p>
        </w:tc>
        <w:tc>
          <w:tcPr>
            <w:tcW w:w="1358" w:type="dxa"/>
            <w:tcBorders>
              <w:bottom w:val="nil"/>
            </w:tcBorders>
            <w:shd w:val="clear" w:color="auto" w:fill="auto"/>
          </w:tcPr>
          <w:p w14:paraId="60052FB9" w14:textId="77777777" w:rsidR="00BC7543" w:rsidRPr="00A96794" w:rsidRDefault="00BC7543" w:rsidP="008C42C4">
            <w:pPr>
              <w:spacing w:before="0" w:after="0"/>
              <w:rPr>
                <w:rFonts w:eastAsia="ヒラギノ明朝 Pro W6"/>
              </w:rPr>
            </w:pPr>
            <w:r w:rsidRPr="00A96794">
              <w:rPr>
                <w:rFonts w:eastAsia="ヒラギノ明朝 Pro W6"/>
              </w:rPr>
              <w:t>kyytitt/is</w:t>
            </w:r>
          </w:p>
        </w:tc>
        <w:tc>
          <w:tcPr>
            <w:tcW w:w="1882" w:type="dxa"/>
            <w:tcBorders>
              <w:bottom w:val="nil"/>
            </w:tcBorders>
            <w:shd w:val="clear" w:color="auto" w:fill="auto"/>
          </w:tcPr>
          <w:p w14:paraId="4204C777" w14:textId="77777777" w:rsidR="00BC7543" w:rsidRPr="00A96794" w:rsidRDefault="00BC7543" w:rsidP="008C42C4">
            <w:pPr>
              <w:spacing w:before="0" w:after="0"/>
              <w:rPr>
                <w:rFonts w:eastAsia="ヒラギノ明朝 Pro W6"/>
              </w:rPr>
            </w:pPr>
            <w:r w:rsidRPr="00A96794">
              <w:rPr>
                <w:rFonts w:eastAsia="ヒラギノ明朝 Pro W6"/>
              </w:rPr>
              <w:t>kyytitt/isi/mä</w:t>
            </w:r>
          </w:p>
        </w:tc>
        <w:tc>
          <w:tcPr>
            <w:tcW w:w="1350" w:type="dxa"/>
            <w:tcBorders>
              <w:bottom w:val="nil"/>
            </w:tcBorders>
            <w:shd w:val="clear" w:color="auto" w:fill="auto"/>
          </w:tcPr>
          <w:p w14:paraId="4C64F25A" w14:textId="77777777" w:rsidR="00BC7543" w:rsidRPr="00A96794" w:rsidRDefault="00BC7543" w:rsidP="008C42C4">
            <w:pPr>
              <w:spacing w:before="0" w:after="0"/>
              <w:rPr>
                <w:rFonts w:eastAsia="ヒラギノ明朝 Pro W6"/>
              </w:rPr>
            </w:pPr>
            <w:r w:rsidRPr="00A96794">
              <w:rPr>
                <w:rFonts w:eastAsia="ヒラギノ明朝 Pro W6"/>
              </w:rPr>
              <w:t>kyyti/ttäis</w:t>
            </w:r>
          </w:p>
        </w:tc>
      </w:tr>
      <w:tr w:rsidR="00BC7543" w:rsidRPr="00A95D68" w14:paraId="040D9BF1" w14:textId="77777777" w:rsidTr="008C42C4">
        <w:trPr>
          <w:cantSplit/>
          <w:trHeight w:val="295"/>
        </w:trPr>
        <w:tc>
          <w:tcPr>
            <w:tcW w:w="1368" w:type="dxa"/>
            <w:vMerge/>
            <w:shd w:val="clear" w:color="auto" w:fill="auto"/>
          </w:tcPr>
          <w:p w14:paraId="6CD59444"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58A5E911" w14:textId="77777777" w:rsidR="00BC7543" w:rsidRPr="00A96794" w:rsidRDefault="00BC7543" w:rsidP="008C42C4">
            <w:pPr>
              <w:spacing w:before="0" w:after="0"/>
              <w:rPr>
                <w:rFonts w:eastAsia="ヒラギノ明朝 Pro W6"/>
              </w:rPr>
            </w:pPr>
            <w:r w:rsidRPr="00A96794">
              <w:rPr>
                <w:rFonts w:eastAsia="ヒラギノ明朝 Pro W6"/>
              </w:rPr>
              <w:t>piikaroi/ta</w:t>
            </w:r>
          </w:p>
        </w:tc>
        <w:tc>
          <w:tcPr>
            <w:tcW w:w="1440" w:type="dxa"/>
            <w:tcBorders>
              <w:top w:val="nil"/>
              <w:bottom w:val="nil"/>
            </w:tcBorders>
            <w:shd w:val="clear" w:color="auto" w:fill="auto"/>
          </w:tcPr>
          <w:p w14:paraId="6FEB0E75" w14:textId="77777777" w:rsidR="00BC7543" w:rsidRPr="00A96794" w:rsidRDefault="00BC7543" w:rsidP="008C42C4">
            <w:pPr>
              <w:spacing w:before="0" w:after="0"/>
              <w:rPr>
                <w:rFonts w:eastAsia="ヒラギノ明朝 Pro W6"/>
              </w:rPr>
            </w:pPr>
            <w:r w:rsidRPr="00A96794">
              <w:rPr>
                <w:rFonts w:eastAsia="ヒラギノ明朝 Pro W6"/>
              </w:rPr>
              <w:t>piikaroitt/isi/t</w:t>
            </w:r>
          </w:p>
        </w:tc>
        <w:tc>
          <w:tcPr>
            <w:tcW w:w="1358" w:type="dxa"/>
            <w:tcBorders>
              <w:top w:val="nil"/>
              <w:bottom w:val="nil"/>
            </w:tcBorders>
            <w:shd w:val="clear" w:color="auto" w:fill="auto"/>
          </w:tcPr>
          <w:p w14:paraId="2796A42E" w14:textId="77777777" w:rsidR="00BC7543" w:rsidRPr="00A96794" w:rsidRDefault="00BC7543" w:rsidP="008C42C4">
            <w:pPr>
              <w:spacing w:before="0" w:after="0"/>
              <w:rPr>
                <w:rFonts w:eastAsia="ヒラギノ明朝 Pro W6"/>
              </w:rPr>
            </w:pPr>
            <w:r w:rsidRPr="00A96794">
              <w:rPr>
                <w:rFonts w:eastAsia="ヒラギノ明朝 Pro W6"/>
              </w:rPr>
              <w:t>piikaroitt/is</w:t>
            </w:r>
          </w:p>
        </w:tc>
        <w:tc>
          <w:tcPr>
            <w:tcW w:w="1882" w:type="dxa"/>
            <w:tcBorders>
              <w:top w:val="nil"/>
              <w:bottom w:val="nil"/>
            </w:tcBorders>
            <w:shd w:val="clear" w:color="auto" w:fill="auto"/>
          </w:tcPr>
          <w:p w14:paraId="59252DFC" w14:textId="77777777" w:rsidR="00BC7543" w:rsidRPr="00A96794" w:rsidRDefault="00BC7543" w:rsidP="008C42C4">
            <w:pPr>
              <w:spacing w:before="0" w:after="0"/>
              <w:rPr>
                <w:rFonts w:eastAsia="ヒラギノ明朝 Pro W6"/>
              </w:rPr>
            </w:pPr>
            <w:r w:rsidRPr="00A96794">
              <w:rPr>
                <w:rFonts w:eastAsia="ヒラギノ明朝 Pro W6"/>
              </w:rPr>
              <w:t>piikaroitt/isi/mma</w:t>
            </w:r>
          </w:p>
        </w:tc>
        <w:tc>
          <w:tcPr>
            <w:tcW w:w="1350" w:type="dxa"/>
            <w:tcBorders>
              <w:top w:val="nil"/>
              <w:bottom w:val="nil"/>
            </w:tcBorders>
            <w:shd w:val="clear" w:color="auto" w:fill="auto"/>
          </w:tcPr>
          <w:p w14:paraId="0261FC02" w14:textId="77777777" w:rsidR="00BC7543" w:rsidRPr="00A96794" w:rsidRDefault="00BC7543" w:rsidP="008C42C4">
            <w:pPr>
              <w:spacing w:before="0" w:after="0"/>
              <w:rPr>
                <w:rFonts w:eastAsia="ヒラギノ明朝 Pro W6"/>
              </w:rPr>
            </w:pPr>
            <w:r w:rsidRPr="00A96794">
              <w:rPr>
                <w:rFonts w:eastAsia="ヒラギノ明朝 Pro W6"/>
              </w:rPr>
              <w:t>piikaroi/ttais</w:t>
            </w:r>
          </w:p>
        </w:tc>
      </w:tr>
      <w:tr w:rsidR="00BC7543" w:rsidRPr="00A95D68" w14:paraId="1FB9574E" w14:textId="77777777" w:rsidTr="008C42C4">
        <w:trPr>
          <w:cantSplit/>
          <w:trHeight w:val="295"/>
        </w:trPr>
        <w:tc>
          <w:tcPr>
            <w:tcW w:w="1368" w:type="dxa"/>
            <w:vMerge/>
            <w:shd w:val="clear" w:color="auto" w:fill="auto"/>
          </w:tcPr>
          <w:p w14:paraId="19241D69"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1988F9BD" w14:textId="77777777" w:rsidR="00BC7543" w:rsidRPr="00A96794" w:rsidRDefault="00BC7543" w:rsidP="008C42C4">
            <w:pPr>
              <w:spacing w:before="0" w:after="0"/>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j)e/tä</w:t>
            </w:r>
          </w:p>
        </w:tc>
        <w:tc>
          <w:tcPr>
            <w:tcW w:w="1440" w:type="dxa"/>
            <w:tcBorders>
              <w:top w:val="nil"/>
              <w:bottom w:val="nil"/>
            </w:tcBorders>
            <w:shd w:val="clear" w:color="auto" w:fill="auto"/>
          </w:tcPr>
          <w:p w14:paraId="36E17F85" w14:textId="77777777" w:rsidR="00BC7543" w:rsidRPr="00A96794" w:rsidRDefault="00BC7543" w:rsidP="008C42C4">
            <w:pPr>
              <w:spacing w:before="0" w:after="0"/>
              <w:rPr>
                <w:rFonts w:eastAsia="ヒラギノ明朝 Pro W6"/>
              </w:rPr>
            </w:pPr>
            <w:r w:rsidRPr="00A96794">
              <w:rPr>
                <w:rFonts w:eastAsia="ヒラギノ明朝 Pro W6"/>
              </w:rPr>
              <w:t>liken/isi/t</w:t>
            </w:r>
          </w:p>
        </w:tc>
        <w:tc>
          <w:tcPr>
            <w:tcW w:w="1358" w:type="dxa"/>
            <w:tcBorders>
              <w:top w:val="nil"/>
              <w:bottom w:val="nil"/>
            </w:tcBorders>
            <w:shd w:val="clear" w:color="auto" w:fill="auto"/>
          </w:tcPr>
          <w:p w14:paraId="03E5E7D3" w14:textId="77777777" w:rsidR="00BC7543" w:rsidRPr="00A96794" w:rsidRDefault="00BC7543" w:rsidP="008C42C4">
            <w:pPr>
              <w:spacing w:before="0" w:after="0"/>
              <w:rPr>
                <w:rFonts w:eastAsia="ヒラギノ明朝 Pro W6"/>
              </w:rPr>
            </w:pPr>
            <w:r w:rsidRPr="00A96794">
              <w:rPr>
                <w:rFonts w:eastAsia="ヒラギノ明朝 Pro W6"/>
              </w:rPr>
              <w:t>liken/is</w:t>
            </w:r>
          </w:p>
        </w:tc>
        <w:tc>
          <w:tcPr>
            <w:tcW w:w="1882" w:type="dxa"/>
            <w:tcBorders>
              <w:top w:val="nil"/>
              <w:bottom w:val="nil"/>
            </w:tcBorders>
            <w:shd w:val="clear" w:color="auto" w:fill="auto"/>
          </w:tcPr>
          <w:p w14:paraId="25FB44FF" w14:textId="77777777" w:rsidR="00BC7543" w:rsidRPr="00A96794" w:rsidRDefault="00BC7543" w:rsidP="008C42C4">
            <w:pPr>
              <w:spacing w:before="0" w:after="0"/>
              <w:rPr>
                <w:rFonts w:eastAsia="ヒラギノ明朝 Pro W6"/>
              </w:rPr>
            </w:pPr>
            <w:r w:rsidRPr="00A96794">
              <w:rPr>
                <w:rFonts w:eastAsia="ヒラギノ明朝 Pro W6"/>
              </w:rPr>
              <w:t>liken/isi/mä</w:t>
            </w:r>
          </w:p>
        </w:tc>
        <w:tc>
          <w:tcPr>
            <w:tcW w:w="1350" w:type="dxa"/>
            <w:tcBorders>
              <w:top w:val="nil"/>
              <w:bottom w:val="nil"/>
            </w:tcBorders>
            <w:shd w:val="clear" w:color="auto" w:fill="auto"/>
          </w:tcPr>
          <w:p w14:paraId="3392BF15" w14:textId="77777777" w:rsidR="00BC7543" w:rsidRPr="00A96794" w:rsidRDefault="00BC7543" w:rsidP="008C42C4">
            <w:pPr>
              <w:spacing w:before="0" w:after="0"/>
              <w:rPr>
                <w:rFonts w:eastAsia="ヒラギノ明朝 Pro W6"/>
              </w:rPr>
            </w:pPr>
            <w:r w:rsidRPr="00A96794">
              <w:rPr>
                <w:rFonts w:eastAsia="ヒラギノ明朝 Pro W6"/>
              </w:rPr>
              <w:t>li</w:t>
            </w:r>
            <w:r>
              <w:rPr>
                <w:rFonts w:eastAsia="ヒラギノ明朝 Pro W6"/>
              </w:rPr>
              <w:t>(</w:t>
            </w:r>
            <w:r w:rsidRPr="00A96794">
              <w:rPr>
                <w:rFonts w:eastAsia="ヒラギノ明朝 Pro W6"/>
              </w:rPr>
              <w:t>j)e/ttäis</w:t>
            </w:r>
          </w:p>
        </w:tc>
      </w:tr>
      <w:tr w:rsidR="00BC7543" w:rsidRPr="00A95D68" w14:paraId="6D68A3B4" w14:textId="77777777" w:rsidTr="008C42C4">
        <w:trPr>
          <w:cantSplit/>
          <w:trHeight w:val="295"/>
        </w:trPr>
        <w:tc>
          <w:tcPr>
            <w:tcW w:w="1368" w:type="dxa"/>
            <w:vMerge/>
            <w:shd w:val="clear" w:color="auto" w:fill="auto"/>
          </w:tcPr>
          <w:p w14:paraId="24571A8A"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3CA1D362" w14:textId="77777777" w:rsidR="00BC7543" w:rsidRPr="00A96794" w:rsidRDefault="00BC7543" w:rsidP="008C42C4">
            <w:pPr>
              <w:spacing w:before="0" w:after="0"/>
              <w:rPr>
                <w:rFonts w:eastAsia="ヒラギノ明朝 Pro W6"/>
              </w:rPr>
            </w:pPr>
            <w:r w:rsidRPr="00A96794">
              <w:rPr>
                <w:rFonts w:eastAsia="ヒラギノ明朝 Pro W6"/>
              </w:rPr>
              <w:t>vanhe/ta</w:t>
            </w:r>
          </w:p>
        </w:tc>
        <w:tc>
          <w:tcPr>
            <w:tcW w:w="1440" w:type="dxa"/>
            <w:tcBorders>
              <w:top w:val="nil"/>
              <w:bottom w:val="nil"/>
            </w:tcBorders>
            <w:shd w:val="clear" w:color="auto" w:fill="auto"/>
          </w:tcPr>
          <w:p w14:paraId="273739BC" w14:textId="77777777" w:rsidR="00BC7543" w:rsidRPr="00A96794" w:rsidRDefault="00BC7543" w:rsidP="008C42C4">
            <w:pPr>
              <w:spacing w:before="0" w:after="0"/>
              <w:rPr>
                <w:rFonts w:eastAsia="ヒラギノ明朝 Pro W6"/>
              </w:rPr>
            </w:pPr>
            <w:r w:rsidRPr="00A96794">
              <w:rPr>
                <w:rFonts w:eastAsia="ヒラギノ明朝 Pro W6"/>
              </w:rPr>
              <w:t>vanhen/isi/t</w:t>
            </w:r>
          </w:p>
        </w:tc>
        <w:tc>
          <w:tcPr>
            <w:tcW w:w="1358" w:type="dxa"/>
            <w:tcBorders>
              <w:top w:val="nil"/>
              <w:bottom w:val="nil"/>
            </w:tcBorders>
            <w:shd w:val="clear" w:color="auto" w:fill="auto"/>
          </w:tcPr>
          <w:p w14:paraId="0CAEA0B1" w14:textId="77777777" w:rsidR="00BC7543" w:rsidRPr="00A96794" w:rsidRDefault="00BC7543" w:rsidP="008C42C4">
            <w:pPr>
              <w:spacing w:before="0" w:after="0"/>
              <w:rPr>
                <w:rFonts w:eastAsia="ヒラギノ明朝 Pro W6"/>
              </w:rPr>
            </w:pPr>
            <w:r w:rsidRPr="00A96794">
              <w:rPr>
                <w:rFonts w:eastAsia="ヒラギノ明朝 Pro W6"/>
              </w:rPr>
              <w:t>vanhen/is</w:t>
            </w:r>
          </w:p>
        </w:tc>
        <w:tc>
          <w:tcPr>
            <w:tcW w:w="1882" w:type="dxa"/>
            <w:tcBorders>
              <w:top w:val="nil"/>
              <w:bottom w:val="nil"/>
            </w:tcBorders>
            <w:shd w:val="clear" w:color="auto" w:fill="auto"/>
          </w:tcPr>
          <w:p w14:paraId="22574D0A" w14:textId="77777777" w:rsidR="00BC7543" w:rsidRPr="00A96794" w:rsidRDefault="00BC7543" w:rsidP="008C42C4">
            <w:pPr>
              <w:spacing w:before="0" w:after="0"/>
              <w:rPr>
                <w:rFonts w:eastAsia="ヒラギノ明朝 Pro W6"/>
              </w:rPr>
            </w:pPr>
            <w:r w:rsidRPr="00A96794">
              <w:rPr>
                <w:rFonts w:eastAsia="ヒラギノ明朝 Pro W6"/>
              </w:rPr>
              <w:t>vanhen/isi/ma</w:t>
            </w:r>
          </w:p>
        </w:tc>
        <w:tc>
          <w:tcPr>
            <w:tcW w:w="1350" w:type="dxa"/>
            <w:tcBorders>
              <w:top w:val="nil"/>
              <w:bottom w:val="nil"/>
            </w:tcBorders>
            <w:shd w:val="clear" w:color="auto" w:fill="auto"/>
          </w:tcPr>
          <w:p w14:paraId="0A334EF4" w14:textId="77777777" w:rsidR="00BC7543" w:rsidRPr="00A96794" w:rsidRDefault="00BC7543" w:rsidP="008C42C4">
            <w:pPr>
              <w:spacing w:before="0" w:after="0"/>
              <w:rPr>
                <w:rFonts w:eastAsia="ヒラギノ明朝 Pro W6"/>
              </w:rPr>
            </w:pPr>
            <w:r w:rsidRPr="00A96794">
              <w:rPr>
                <w:rFonts w:eastAsia="ヒラギノ明朝 Pro W6"/>
              </w:rPr>
              <w:t>vanhe/ttais</w:t>
            </w:r>
          </w:p>
        </w:tc>
      </w:tr>
      <w:tr w:rsidR="00BC7543" w:rsidRPr="00A95D68" w14:paraId="10B70FD7" w14:textId="77777777" w:rsidTr="008C42C4">
        <w:trPr>
          <w:cantSplit/>
          <w:trHeight w:val="295"/>
        </w:trPr>
        <w:tc>
          <w:tcPr>
            <w:tcW w:w="1368" w:type="dxa"/>
            <w:vMerge/>
            <w:shd w:val="clear" w:color="auto" w:fill="auto"/>
          </w:tcPr>
          <w:p w14:paraId="625D3204"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2C54A696" w14:textId="77777777" w:rsidR="00BC7543" w:rsidRPr="00A96794" w:rsidRDefault="00BC7543" w:rsidP="008C42C4">
            <w:pPr>
              <w:spacing w:before="0" w:after="0"/>
              <w:rPr>
                <w:rFonts w:eastAsia="ヒラギノ明朝 Pro W6"/>
              </w:rPr>
            </w:pPr>
            <w:r w:rsidRPr="00A96794">
              <w:rPr>
                <w:rFonts w:eastAsia="ヒラギノ明朝 Pro W6"/>
              </w:rPr>
              <w:t>jatka/ta</w:t>
            </w:r>
          </w:p>
        </w:tc>
        <w:tc>
          <w:tcPr>
            <w:tcW w:w="1440" w:type="dxa"/>
            <w:tcBorders>
              <w:top w:val="nil"/>
              <w:bottom w:val="nil"/>
            </w:tcBorders>
            <w:shd w:val="clear" w:color="auto" w:fill="auto"/>
          </w:tcPr>
          <w:p w14:paraId="468787E2" w14:textId="77777777" w:rsidR="00BC7543" w:rsidRPr="00A96794" w:rsidRDefault="00BC7543" w:rsidP="008C42C4">
            <w:pPr>
              <w:spacing w:before="0" w:after="0"/>
              <w:rPr>
                <w:rFonts w:eastAsia="ヒラギノ明朝 Pro W6"/>
              </w:rPr>
            </w:pPr>
            <w:r w:rsidRPr="00A96794">
              <w:rPr>
                <w:rFonts w:eastAsia="ヒラギノ明朝 Pro W6"/>
              </w:rPr>
              <w:t>jatka/isi/t</w:t>
            </w:r>
          </w:p>
        </w:tc>
        <w:tc>
          <w:tcPr>
            <w:tcW w:w="1358" w:type="dxa"/>
            <w:tcBorders>
              <w:top w:val="nil"/>
              <w:bottom w:val="nil"/>
            </w:tcBorders>
            <w:shd w:val="clear" w:color="auto" w:fill="auto"/>
          </w:tcPr>
          <w:p w14:paraId="5874B634" w14:textId="77777777" w:rsidR="00BC7543" w:rsidRPr="00A96794" w:rsidRDefault="00BC7543" w:rsidP="008C42C4">
            <w:pPr>
              <w:spacing w:before="0" w:after="0"/>
              <w:rPr>
                <w:rFonts w:eastAsia="ヒラギノ明朝 Pro W6"/>
              </w:rPr>
            </w:pPr>
            <w:r w:rsidRPr="00A96794">
              <w:rPr>
                <w:rFonts w:eastAsia="ヒラギノ明朝 Pro W6"/>
              </w:rPr>
              <w:t>jatka/is</w:t>
            </w:r>
          </w:p>
        </w:tc>
        <w:tc>
          <w:tcPr>
            <w:tcW w:w="1882" w:type="dxa"/>
            <w:tcBorders>
              <w:top w:val="nil"/>
              <w:bottom w:val="nil"/>
            </w:tcBorders>
            <w:shd w:val="clear" w:color="auto" w:fill="auto"/>
          </w:tcPr>
          <w:p w14:paraId="107EBF36" w14:textId="77777777" w:rsidR="00BC7543" w:rsidRPr="00A96794" w:rsidRDefault="00BC7543" w:rsidP="008C42C4">
            <w:pPr>
              <w:spacing w:before="0" w:after="0"/>
              <w:rPr>
                <w:rFonts w:eastAsia="ヒラギノ明朝 Pro W6"/>
              </w:rPr>
            </w:pPr>
            <w:r w:rsidRPr="00A96794">
              <w:rPr>
                <w:rFonts w:eastAsia="ヒラギノ明朝 Pro W6"/>
              </w:rPr>
              <w:t>jatka/isi/mma</w:t>
            </w:r>
          </w:p>
        </w:tc>
        <w:tc>
          <w:tcPr>
            <w:tcW w:w="1350" w:type="dxa"/>
            <w:tcBorders>
              <w:top w:val="nil"/>
              <w:bottom w:val="nil"/>
            </w:tcBorders>
            <w:shd w:val="clear" w:color="auto" w:fill="auto"/>
          </w:tcPr>
          <w:p w14:paraId="697A37AE" w14:textId="77777777" w:rsidR="00BC7543" w:rsidRPr="00A96794" w:rsidRDefault="00BC7543" w:rsidP="008C42C4">
            <w:pPr>
              <w:spacing w:before="0" w:after="0"/>
              <w:rPr>
                <w:rFonts w:eastAsia="ヒラギノ明朝 Pro W6"/>
              </w:rPr>
            </w:pPr>
            <w:r w:rsidRPr="00A96794">
              <w:rPr>
                <w:rFonts w:eastAsia="ヒラギノ明朝 Pro W6"/>
              </w:rPr>
              <w:t>jatka/ttais</w:t>
            </w:r>
          </w:p>
        </w:tc>
      </w:tr>
      <w:tr w:rsidR="00BC7543" w:rsidRPr="00A95D68" w14:paraId="7790E7A3" w14:textId="77777777" w:rsidTr="008C42C4">
        <w:trPr>
          <w:cantSplit/>
          <w:trHeight w:val="295"/>
        </w:trPr>
        <w:tc>
          <w:tcPr>
            <w:tcW w:w="1368" w:type="dxa"/>
            <w:vMerge/>
            <w:shd w:val="clear" w:color="auto" w:fill="auto"/>
          </w:tcPr>
          <w:p w14:paraId="59E767B9" w14:textId="77777777" w:rsidR="00BC7543" w:rsidRPr="00A96794" w:rsidRDefault="00BC7543" w:rsidP="008C42C4">
            <w:pPr>
              <w:spacing w:before="0" w:after="0"/>
              <w:rPr>
                <w:rFonts w:eastAsia="ヒラギノ明朝 Pro W6"/>
              </w:rPr>
            </w:pPr>
          </w:p>
        </w:tc>
        <w:tc>
          <w:tcPr>
            <w:tcW w:w="1800" w:type="dxa"/>
            <w:tcBorders>
              <w:top w:val="nil"/>
              <w:bottom w:val="nil"/>
            </w:tcBorders>
          </w:tcPr>
          <w:p w14:paraId="1D82FC07" w14:textId="77777777" w:rsidR="00BC7543" w:rsidRPr="00A96794" w:rsidRDefault="00BC7543" w:rsidP="008C42C4">
            <w:pPr>
              <w:spacing w:before="0" w:after="0"/>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j)ä/tä</w:t>
            </w:r>
          </w:p>
        </w:tc>
        <w:tc>
          <w:tcPr>
            <w:tcW w:w="1440" w:type="dxa"/>
            <w:tcBorders>
              <w:top w:val="nil"/>
              <w:bottom w:val="nil"/>
            </w:tcBorders>
            <w:shd w:val="clear" w:color="auto" w:fill="auto"/>
          </w:tcPr>
          <w:p w14:paraId="450B4786" w14:textId="77777777" w:rsidR="00BC7543" w:rsidRPr="00A96794" w:rsidRDefault="00BC7543" w:rsidP="008C42C4">
            <w:pPr>
              <w:spacing w:before="0" w:after="0"/>
              <w:rPr>
                <w:rFonts w:eastAsia="ヒラギノ明朝 Pro W6"/>
              </w:rPr>
            </w:pPr>
            <w:r w:rsidRPr="00A96794">
              <w:rPr>
                <w:rFonts w:eastAsia="ヒラギノ明朝 Pro W6"/>
              </w:rPr>
              <w:t>pölk</w:t>
            </w:r>
            <w:r>
              <w:rPr>
                <w:rFonts w:eastAsia="ヒラギノ明朝 Pro W6"/>
              </w:rPr>
              <w:t>(</w:t>
            </w:r>
            <w:r w:rsidRPr="00A96794">
              <w:rPr>
                <w:rFonts w:eastAsia="ヒラギノ明朝 Pro W6"/>
              </w:rPr>
              <w:t>k)ä/isi/t</w:t>
            </w:r>
          </w:p>
        </w:tc>
        <w:tc>
          <w:tcPr>
            <w:tcW w:w="1358" w:type="dxa"/>
            <w:tcBorders>
              <w:top w:val="nil"/>
              <w:bottom w:val="nil"/>
            </w:tcBorders>
            <w:shd w:val="clear" w:color="auto" w:fill="auto"/>
          </w:tcPr>
          <w:p w14:paraId="5CC3B53F" w14:textId="77777777" w:rsidR="00BC7543" w:rsidRPr="00A96794" w:rsidRDefault="00BC7543" w:rsidP="008C42C4">
            <w:pPr>
              <w:spacing w:before="0" w:after="0"/>
              <w:rPr>
                <w:rFonts w:eastAsia="ヒラギノ明朝 Pro W6"/>
              </w:rPr>
            </w:pPr>
            <w:r w:rsidRPr="00A96794">
              <w:rPr>
                <w:rFonts w:eastAsia="ヒラギノ明朝 Pro W6"/>
              </w:rPr>
              <w:t>pölk</w:t>
            </w:r>
            <w:r>
              <w:rPr>
                <w:rFonts w:eastAsia="ヒラギノ明朝 Pro W6"/>
              </w:rPr>
              <w:t>(</w:t>
            </w:r>
            <w:r w:rsidRPr="00A96794">
              <w:rPr>
                <w:rFonts w:eastAsia="ヒラギノ明朝 Pro W6"/>
              </w:rPr>
              <w:t>k)ä/is</w:t>
            </w:r>
          </w:p>
        </w:tc>
        <w:tc>
          <w:tcPr>
            <w:tcW w:w="1882" w:type="dxa"/>
            <w:tcBorders>
              <w:top w:val="nil"/>
              <w:bottom w:val="nil"/>
            </w:tcBorders>
            <w:shd w:val="clear" w:color="auto" w:fill="auto"/>
          </w:tcPr>
          <w:p w14:paraId="5B0D1C5C" w14:textId="77777777" w:rsidR="00BC7543" w:rsidRPr="00A96794" w:rsidRDefault="00BC7543" w:rsidP="008C42C4">
            <w:pPr>
              <w:spacing w:before="0" w:after="0"/>
              <w:rPr>
                <w:rFonts w:eastAsia="ヒラギノ明朝 Pro W6"/>
              </w:rPr>
            </w:pPr>
            <w:r w:rsidRPr="00A96794">
              <w:rPr>
                <w:rFonts w:eastAsia="ヒラギノ明朝 Pro W6"/>
              </w:rPr>
              <w:t>pölk</w:t>
            </w:r>
            <w:r>
              <w:rPr>
                <w:rFonts w:eastAsia="ヒラギノ明朝 Pro W6"/>
              </w:rPr>
              <w:t>(</w:t>
            </w:r>
            <w:r w:rsidRPr="00A96794">
              <w:rPr>
                <w:rFonts w:eastAsia="ヒラギノ明朝 Pro W6"/>
              </w:rPr>
              <w:t>k)ä/isi/mmä</w:t>
            </w:r>
          </w:p>
        </w:tc>
        <w:tc>
          <w:tcPr>
            <w:tcW w:w="1350" w:type="dxa"/>
            <w:tcBorders>
              <w:top w:val="nil"/>
              <w:bottom w:val="nil"/>
            </w:tcBorders>
            <w:shd w:val="clear" w:color="auto" w:fill="auto"/>
          </w:tcPr>
          <w:p w14:paraId="2105D389" w14:textId="77777777" w:rsidR="00BC7543" w:rsidRPr="00A96794" w:rsidRDefault="00BC7543" w:rsidP="008C42C4">
            <w:pPr>
              <w:spacing w:before="0" w:after="0"/>
              <w:rPr>
                <w:rFonts w:eastAsia="ヒラギノ明朝 Pro W6"/>
              </w:rPr>
            </w:pPr>
            <w:r w:rsidRPr="00A96794">
              <w:rPr>
                <w:rFonts w:eastAsia="ヒラギノ明朝 Pro W6"/>
              </w:rPr>
              <w:t>pöl</w:t>
            </w:r>
            <w:r>
              <w:rPr>
                <w:rFonts w:eastAsia="ヒラギノ明朝 Pro W6"/>
              </w:rPr>
              <w:t>(</w:t>
            </w:r>
            <w:r w:rsidRPr="00A96794">
              <w:rPr>
                <w:rFonts w:eastAsia="ヒラギノ明朝 Pro W6"/>
              </w:rPr>
              <w:t>j)ä/ttäis</w:t>
            </w:r>
          </w:p>
        </w:tc>
      </w:tr>
      <w:tr w:rsidR="00BC7543" w:rsidRPr="00A95D68" w14:paraId="425955DA" w14:textId="77777777" w:rsidTr="008C42C4">
        <w:trPr>
          <w:cantSplit/>
          <w:trHeight w:val="295"/>
        </w:trPr>
        <w:tc>
          <w:tcPr>
            <w:tcW w:w="1368" w:type="dxa"/>
            <w:vMerge/>
            <w:shd w:val="clear" w:color="auto" w:fill="auto"/>
          </w:tcPr>
          <w:p w14:paraId="0D135340" w14:textId="77777777" w:rsidR="00BC7543" w:rsidRPr="00A96794" w:rsidRDefault="00BC7543" w:rsidP="008C42C4">
            <w:pPr>
              <w:spacing w:before="0" w:after="0"/>
              <w:rPr>
                <w:rFonts w:eastAsia="ヒラギノ明朝 Pro W6"/>
              </w:rPr>
            </w:pPr>
          </w:p>
        </w:tc>
        <w:tc>
          <w:tcPr>
            <w:tcW w:w="1800" w:type="dxa"/>
            <w:tcBorders>
              <w:top w:val="nil"/>
            </w:tcBorders>
          </w:tcPr>
          <w:p w14:paraId="396D7B9E" w14:textId="77777777" w:rsidR="00BC7543" w:rsidRPr="00A96794" w:rsidRDefault="00BC7543" w:rsidP="008C42C4">
            <w:pPr>
              <w:spacing w:before="0" w:after="0"/>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đ)o/ta</w:t>
            </w:r>
          </w:p>
        </w:tc>
        <w:tc>
          <w:tcPr>
            <w:tcW w:w="1440" w:type="dxa"/>
            <w:tcBorders>
              <w:top w:val="nil"/>
            </w:tcBorders>
            <w:shd w:val="clear" w:color="auto" w:fill="auto"/>
          </w:tcPr>
          <w:p w14:paraId="382C2D2C" w14:textId="77777777" w:rsidR="00BC7543" w:rsidRPr="00A96794" w:rsidRDefault="00BC7543" w:rsidP="008C42C4">
            <w:pPr>
              <w:spacing w:before="0" w:after="0"/>
              <w:rPr>
                <w:rFonts w:eastAsia="ヒラギノ明朝 Pro W6"/>
              </w:rPr>
            </w:pPr>
            <w:r w:rsidRPr="00A96794">
              <w:rPr>
                <w:rFonts w:eastAsia="ヒラギノ明朝 Pro W6"/>
              </w:rPr>
              <w:t>katto/isi/t ~ katoa/isi/t</w:t>
            </w:r>
          </w:p>
        </w:tc>
        <w:tc>
          <w:tcPr>
            <w:tcW w:w="1358" w:type="dxa"/>
            <w:tcBorders>
              <w:top w:val="nil"/>
            </w:tcBorders>
            <w:shd w:val="clear" w:color="auto" w:fill="auto"/>
          </w:tcPr>
          <w:p w14:paraId="11CDC37C" w14:textId="77777777" w:rsidR="00BC7543" w:rsidRPr="00A96794" w:rsidRDefault="00BC7543" w:rsidP="008C42C4">
            <w:pPr>
              <w:spacing w:before="0" w:after="0"/>
              <w:rPr>
                <w:rFonts w:eastAsia="ヒラギノ明朝 Pro W6"/>
              </w:rPr>
            </w:pPr>
            <w:r w:rsidRPr="00A96794">
              <w:rPr>
                <w:rFonts w:eastAsia="ヒラギノ明朝 Pro W6"/>
              </w:rPr>
              <w:t>katto/is ~ katoa/is</w:t>
            </w:r>
          </w:p>
        </w:tc>
        <w:tc>
          <w:tcPr>
            <w:tcW w:w="1882" w:type="dxa"/>
            <w:tcBorders>
              <w:top w:val="nil"/>
            </w:tcBorders>
            <w:shd w:val="clear" w:color="auto" w:fill="auto"/>
          </w:tcPr>
          <w:p w14:paraId="1DD11F00" w14:textId="77777777" w:rsidR="00BC7543" w:rsidRPr="00A96794" w:rsidRDefault="00BC7543" w:rsidP="008C42C4">
            <w:pPr>
              <w:spacing w:before="0" w:after="0"/>
              <w:rPr>
                <w:rFonts w:eastAsia="ヒラギノ明朝 Pro W6"/>
              </w:rPr>
            </w:pPr>
            <w:r w:rsidRPr="00A96794">
              <w:rPr>
                <w:rFonts w:eastAsia="ヒラギノ明朝 Pro W6"/>
              </w:rPr>
              <w:t>katto/isi/mma ~ katoa/isi/ma</w:t>
            </w:r>
          </w:p>
        </w:tc>
        <w:tc>
          <w:tcPr>
            <w:tcW w:w="1350" w:type="dxa"/>
            <w:tcBorders>
              <w:top w:val="nil"/>
            </w:tcBorders>
            <w:shd w:val="clear" w:color="auto" w:fill="auto"/>
          </w:tcPr>
          <w:p w14:paraId="7A9F0A41" w14:textId="77777777" w:rsidR="00BC7543" w:rsidRPr="00A96794" w:rsidRDefault="00BC7543" w:rsidP="008C42C4">
            <w:pPr>
              <w:spacing w:before="0" w:after="0"/>
              <w:rPr>
                <w:rFonts w:eastAsia="ヒラギノ明朝 Pro W6"/>
              </w:rPr>
            </w:pPr>
            <w:r w:rsidRPr="00A96794">
              <w:rPr>
                <w:rFonts w:eastAsia="ヒラギノ明朝 Pro W6"/>
              </w:rPr>
              <w:t>ka</w:t>
            </w:r>
            <w:r>
              <w:rPr>
                <w:rFonts w:eastAsia="ヒラギノ明朝 Pro W6"/>
              </w:rPr>
              <w:t>(</w:t>
            </w:r>
            <w:r w:rsidRPr="00A96794">
              <w:rPr>
                <w:rFonts w:eastAsia="ヒラギノ明朝 Pro W6"/>
              </w:rPr>
              <w:t>đ)o/ttais</w:t>
            </w:r>
          </w:p>
        </w:tc>
      </w:tr>
    </w:tbl>
    <w:p w14:paraId="783F57F2" w14:textId="77777777" w:rsidR="00BC7543" w:rsidRPr="00A95D68" w:rsidRDefault="00BC7543" w:rsidP="00BC7543">
      <w:pPr>
        <w:pStyle w:val="Overskrift3"/>
      </w:pPr>
      <w:bookmarkStart w:id="1660" w:name="_Toc84998012"/>
      <w:bookmarkStart w:id="1661" w:name="_Toc198266904"/>
      <w:bookmarkStart w:id="1662" w:name="_Toc209168656"/>
      <w:bookmarkStart w:id="1663" w:name="_Toc241129285"/>
      <w:bookmarkStart w:id="1664" w:name="_Toc311273885"/>
      <w:r w:rsidRPr="00A95D68">
        <w:t>Kondisunaalin perfekti</w:t>
      </w:r>
      <w:bookmarkEnd w:id="1660"/>
      <w:bookmarkEnd w:id="1661"/>
      <w:bookmarkEnd w:id="1662"/>
      <w:bookmarkEnd w:id="1663"/>
      <w:bookmarkEnd w:id="1664"/>
    </w:p>
    <w:p w14:paraId="311DD142" w14:textId="77777777" w:rsidR="00BC7543" w:rsidRPr="00A95D68" w:rsidRDefault="00BC7543" w:rsidP="00BC7543">
      <w:pPr>
        <w:pStyle w:val="Overskrift4"/>
      </w:pPr>
      <w:bookmarkStart w:id="1665" w:name="_Toc311273886"/>
      <w:r w:rsidRPr="00A95D68">
        <w:t>Myönttäävä kondisunaalin perfekti</w:t>
      </w:r>
      <w:bookmarkEnd w:id="1665"/>
    </w:p>
    <w:p w14:paraId="5FF18BA5" w14:textId="6A85EEA5" w:rsidR="00BC7543" w:rsidRPr="00A95D68" w:rsidRDefault="00BC7543" w:rsidP="00BC7543">
      <w:pPr>
        <w:pStyle w:val="Brdtekst"/>
        <w:spacing w:before="120"/>
      </w:pPr>
      <w:r w:rsidRPr="00287D01">
        <w:rPr>
          <w:smallCaps/>
        </w:rPr>
        <w:t>Myönttäävän kondisunaalin perfektin</w:t>
      </w:r>
      <w:r w:rsidRPr="00A95D68">
        <w:t xml:space="preserve"> haamustethaan siihen</w:t>
      </w:r>
      <w:r>
        <w:t xml:space="preserve"> laihiin</w:t>
      </w:r>
      <w:r w:rsidRPr="00A95D68">
        <w:t xml:space="preserve">, ette otethaan </w:t>
      </w:r>
      <w:r w:rsidRPr="00D91AC0">
        <w:rPr>
          <w:i/>
        </w:rPr>
        <w:t>olla</w:t>
      </w:r>
      <w:r w:rsidRPr="00A95D68">
        <w:t>-verbin kondisunaalin persoon</w:t>
      </w:r>
      <w:r>
        <w:t>ahaamun (</w:t>
      </w:r>
      <w:r w:rsidRPr="00D91AC0">
        <w:rPr>
          <w:i/>
        </w:rPr>
        <w:t>olisin</w:t>
      </w:r>
      <w:r w:rsidRPr="0075485B">
        <w:t>,</w:t>
      </w:r>
      <w:r w:rsidRPr="00D91AC0">
        <w:rPr>
          <w:i/>
        </w:rPr>
        <w:t xml:space="preserve"> olisit</w:t>
      </w:r>
      <w:r w:rsidRPr="0075485B">
        <w:t>,</w:t>
      </w:r>
      <w:r w:rsidRPr="00D91AC0">
        <w:rPr>
          <w:i/>
        </w:rPr>
        <w:t xml:space="preserve"> olis</w:t>
      </w:r>
      <w:r w:rsidRPr="0075485B">
        <w:t>,</w:t>
      </w:r>
      <w:r w:rsidRPr="00D91AC0">
        <w:rPr>
          <w:i/>
        </w:rPr>
        <w:t xml:space="preserve"> olisimma</w:t>
      </w:r>
      <w:r w:rsidRPr="0075485B">
        <w:t>,</w:t>
      </w:r>
      <w:r w:rsidRPr="00D91AC0">
        <w:rPr>
          <w:i/>
        </w:rPr>
        <w:t xml:space="preserve"> olisitta</w:t>
      </w:r>
      <w:r w:rsidRPr="0075485B">
        <w:t>,</w:t>
      </w:r>
      <w:r w:rsidRPr="00D91AC0">
        <w:rPr>
          <w:i/>
        </w:rPr>
        <w:t xml:space="preserve"> oltais</w:t>
      </w:r>
      <w:r>
        <w:t>) ja</w:t>
      </w:r>
      <w:r w:rsidRPr="00A95D68">
        <w:t xml:space="preserve"> </w:t>
      </w:r>
      <w:r>
        <w:t>pääve</w:t>
      </w:r>
      <w:r w:rsidRPr="00A95D68">
        <w:t xml:space="preserve">rbin </w:t>
      </w:r>
      <w:r>
        <w:t>partisip</w:t>
      </w:r>
      <w:r w:rsidRPr="00A95D68">
        <w:t xml:space="preserve">in perfektin haamun. </w:t>
      </w:r>
      <w:r>
        <w:t>(</w:t>
      </w:r>
      <w:r w:rsidRPr="00A95D68">
        <w:t xml:space="preserve">Katto </w:t>
      </w:r>
      <w:r>
        <w:t xml:space="preserve">kohtaa </w:t>
      </w:r>
      <w:r w:rsidR="00B9634C">
        <w:t>6</w:t>
      </w:r>
      <w:r>
        <w:t>.4.2.3</w:t>
      </w:r>
      <w:r w:rsidRPr="00A95D68">
        <w:t xml:space="preserve"> </w:t>
      </w:r>
      <w:r w:rsidRPr="00B9634C">
        <w:t>Partisipin perfektin haamustus</w:t>
      </w:r>
      <w:r w:rsidRPr="00A95D68">
        <w:t xml:space="preserve">.) Pane merkkhiin, ette sammaa </w:t>
      </w:r>
      <w:r>
        <w:t>partisip</w:t>
      </w:r>
      <w:r w:rsidRPr="00A95D68">
        <w:t>in perfektin haamuu käytethään kans indikatiivin kielttäävän preteritin ja perfektin ja pluskvamperfektin haamustuksessa.</w:t>
      </w:r>
    </w:p>
    <w:p w14:paraId="50871B66" w14:textId="77777777" w:rsidR="00BC7543" w:rsidRPr="00A95D68" w:rsidRDefault="00BC7543" w:rsidP="00BC7543">
      <w:pPr>
        <w:pStyle w:val="Brdtekstinnrykk"/>
        <w:spacing w:before="120"/>
        <w:ind w:left="0"/>
      </w:pPr>
      <w:r w:rsidRPr="00A95D68">
        <w:t>Esimerkkii kondisunaalin perfektistä</w:t>
      </w:r>
      <w:r>
        <w:t xml:space="preserve"> (1–7)</w:t>
      </w:r>
      <w:r w:rsidRPr="00A95D68">
        <w:t>:</w:t>
      </w:r>
    </w:p>
    <w:p w14:paraId="6A32E574" w14:textId="2A61C816"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(1) </w:t>
      </w:r>
      <w:r w:rsidRPr="00A95D68">
        <w:rPr>
          <w:rFonts w:eastAsia="ヒラギノ明朝 Pro W6"/>
        </w:rPr>
        <w:t xml:space="preserve">Mie </w:t>
      </w:r>
      <w:r w:rsidRPr="00C258A2">
        <w:rPr>
          <w:rFonts w:eastAsia="ヒラギノ明朝 Pro W6"/>
          <w:i/>
        </w:rPr>
        <w:t>olisin lähteny</w:t>
      </w:r>
      <w:r w:rsidR="0051059C">
        <w:rPr>
          <w:rFonts w:eastAsia="ヒラギノ明朝 Pro W6"/>
        </w:rPr>
        <w:t>(</w:t>
      </w:r>
      <w:r w:rsidR="0051059C">
        <w:rPr>
          <w:rFonts w:eastAsia="ヒラギノ明朝 Pro W6"/>
          <w:i/>
        </w:rPr>
        <w:t>t</w:t>
      </w:r>
      <w:r w:rsidR="0051059C">
        <w:rPr>
          <w:rFonts w:eastAsia="ヒラギノ明朝 Pro W6"/>
        </w:rPr>
        <w:t>)</w:t>
      </w:r>
      <w:r w:rsidRPr="00A95D68">
        <w:rPr>
          <w:rFonts w:eastAsia="ヒラギノ明朝 Pro W6"/>
        </w:rPr>
        <w:t xml:space="preserve"> mielelä Tromsshaan.</w:t>
      </w:r>
    </w:p>
    <w:p w14:paraId="3D998555" w14:textId="204DD53B"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(1) </w:t>
      </w:r>
      <w:r w:rsidRPr="00A95D68">
        <w:rPr>
          <w:rFonts w:eastAsia="ヒラギノ明朝 Pro W6"/>
        </w:rPr>
        <w:t xml:space="preserve">Sie </w:t>
      </w:r>
      <w:r w:rsidRPr="00C258A2">
        <w:rPr>
          <w:rFonts w:eastAsia="ヒラギノ明朝 Pro W6"/>
          <w:i/>
        </w:rPr>
        <w:t>olisit</w:t>
      </w:r>
      <w:r w:rsidRPr="00F20B45">
        <w:rPr>
          <w:rFonts w:eastAsia="ヒラギノ明朝 Pro W6"/>
        </w:rPr>
        <w:t xml:space="preserve"> jo</w:t>
      </w:r>
      <w:r w:rsidRPr="00A95D68">
        <w:rPr>
          <w:rFonts w:eastAsia="ヒラギノ明朝 Pro W6"/>
        </w:rPr>
        <w:t xml:space="preserve"> </w:t>
      </w:r>
      <w:r w:rsidRPr="00C258A2">
        <w:rPr>
          <w:rFonts w:eastAsia="ヒラギノ明朝 Pro W6"/>
          <w:i/>
        </w:rPr>
        <w:t>saanu</w:t>
      </w:r>
      <w:r w:rsidR="0051059C">
        <w:rPr>
          <w:rFonts w:eastAsia="ヒラギノ明朝 Pro W6"/>
        </w:rPr>
        <w:t>(</w:t>
      </w:r>
      <w:r w:rsidR="0051059C">
        <w:rPr>
          <w:rFonts w:eastAsia="ヒラギノ明朝 Pro W6"/>
          <w:i/>
        </w:rPr>
        <w:t>t</w:t>
      </w:r>
      <w:r w:rsidR="0051059C">
        <w:rPr>
          <w:rFonts w:eastAsia="ヒラギノ明朝 Pro W6"/>
        </w:rPr>
        <w:t>)</w:t>
      </w:r>
      <w:r w:rsidRPr="00A95D68">
        <w:rPr>
          <w:rFonts w:eastAsia="ヒラギノ明朝 Pro W6"/>
        </w:rPr>
        <w:t xml:space="preserve"> lähteet ~ lähteä</w:t>
      </w:r>
      <w:r>
        <w:rPr>
          <w:rFonts w:eastAsia="ヒラギノ明朝 Pro W6"/>
        </w:rPr>
        <w:t>(</w:t>
      </w:r>
      <w:r w:rsidRPr="00A95D68">
        <w:rPr>
          <w:rFonts w:eastAsia="ヒラギノ明朝 Pro W6"/>
        </w:rPr>
        <w:t>t) ~ lähtiä kothiin.</w:t>
      </w:r>
    </w:p>
    <w:p w14:paraId="459CE0D3" w14:textId="368D97E1"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(3) </w:t>
      </w:r>
      <w:r w:rsidRPr="00A95D68">
        <w:rPr>
          <w:rFonts w:eastAsia="ヒラギノ明朝 Pro W6"/>
        </w:rPr>
        <w:t xml:space="preserve">Ville </w:t>
      </w:r>
      <w:r w:rsidRPr="00C258A2">
        <w:rPr>
          <w:rFonts w:eastAsia="ヒラギノ明朝 Pro W6"/>
          <w:i/>
        </w:rPr>
        <w:t>olis opastunnu</w:t>
      </w:r>
      <w:r w:rsidR="0051059C">
        <w:rPr>
          <w:rFonts w:eastAsia="ヒラギノ明朝 Pro W6"/>
        </w:rPr>
        <w:t>(</w:t>
      </w:r>
      <w:r w:rsidR="0051059C">
        <w:rPr>
          <w:rFonts w:eastAsia="ヒラギノ明朝 Pro W6"/>
          <w:i/>
        </w:rPr>
        <w:t>t</w:t>
      </w:r>
      <w:r w:rsidR="0051059C">
        <w:rPr>
          <w:rFonts w:eastAsia="ヒラギノ明朝 Pro W6"/>
        </w:rPr>
        <w:t>)</w:t>
      </w:r>
      <w:r w:rsidRPr="00A95D68">
        <w:rPr>
          <w:rFonts w:eastAsia="ヒラギノ明朝 Pro W6"/>
        </w:rPr>
        <w:t xml:space="preserve"> Priitan kans, jos se </w:t>
      </w:r>
      <w:r w:rsidRPr="00C258A2">
        <w:rPr>
          <w:rFonts w:eastAsia="ヒラギノ明朝 Pro W6"/>
          <w:i/>
        </w:rPr>
        <w:t>olis ollu</w:t>
      </w:r>
      <w:r w:rsidR="00E00303">
        <w:rPr>
          <w:rFonts w:eastAsia="ヒラギノ明朝 Pro W6"/>
        </w:rPr>
        <w:t>(</w:t>
      </w:r>
      <w:r w:rsidR="00E00303">
        <w:rPr>
          <w:rFonts w:eastAsia="ヒラギノ明朝 Pro W6"/>
          <w:i/>
        </w:rPr>
        <w:t>t</w:t>
      </w:r>
      <w:r w:rsidR="00E00303">
        <w:rPr>
          <w:rFonts w:eastAsia="ヒラギノ明朝 Pro W6"/>
        </w:rPr>
        <w:t>)</w:t>
      </w:r>
      <w:r w:rsidRPr="00A95D68">
        <w:rPr>
          <w:rFonts w:eastAsia="ヒラギノ明朝 Pro W6"/>
        </w:rPr>
        <w:t xml:space="preserve"> mah</w:t>
      </w:r>
      <w:r>
        <w:rPr>
          <w:rFonts w:eastAsia="ヒラギノ明朝 Pro W6"/>
        </w:rPr>
        <w:t>(</w:t>
      </w:r>
      <w:r w:rsidRPr="00A95D68">
        <w:rPr>
          <w:rFonts w:eastAsia="ヒラギノ明朝 Pro W6"/>
        </w:rPr>
        <w:t>đ)olinen.</w:t>
      </w:r>
    </w:p>
    <w:p w14:paraId="2E69DB6A" w14:textId="6D84D288"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(4) </w:t>
      </w:r>
      <w:r w:rsidRPr="00A95D68">
        <w:rPr>
          <w:rFonts w:eastAsia="ヒラギノ明朝 Pro W6"/>
        </w:rPr>
        <w:t xml:space="preserve">Jos met </w:t>
      </w:r>
      <w:r w:rsidRPr="00C258A2">
        <w:rPr>
          <w:rFonts w:eastAsia="ヒラギノ明朝 Pro W6"/>
          <w:i/>
        </w:rPr>
        <w:t>olisimma halunheet</w:t>
      </w:r>
      <w:r w:rsidRPr="00A95D68">
        <w:rPr>
          <w:rFonts w:eastAsia="ヒラギノ明朝 Pro W6"/>
        </w:rPr>
        <w:t xml:space="preserve">, met </w:t>
      </w:r>
      <w:r w:rsidRPr="00C258A2">
        <w:rPr>
          <w:rFonts w:eastAsia="ヒラギノ明朝 Pro W6"/>
          <w:i/>
        </w:rPr>
        <w:t>olisimma saattanheet</w:t>
      </w:r>
      <w:r w:rsidRPr="00A95D68">
        <w:rPr>
          <w:rFonts w:eastAsia="ヒラギノ明朝 Pro W6"/>
        </w:rPr>
        <w:t xml:space="preserve"> lähteet ~ lähteä</w:t>
      </w:r>
      <w:r>
        <w:rPr>
          <w:rFonts w:eastAsia="ヒラギノ明朝 Pro W6"/>
        </w:rPr>
        <w:t>(</w:t>
      </w:r>
      <w:r w:rsidRPr="00A95D68">
        <w:rPr>
          <w:rFonts w:eastAsia="ヒラギノ明朝 Pro W6"/>
        </w:rPr>
        <w:t>t) ~ lähtiä vaikka</w:t>
      </w:r>
      <w:r w:rsidR="000A4B27">
        <w:rPr>
          <w:rFonts w:eastAsia="ヒラギノ明朝 Pro W6"/>
        </w:rPr>
        <w:t xml:space="preserve"> </w:t>
      </w:r>
      <w:r w:rsidRPr="00A95D68">
        <w:rPr>
          <w:rFonts w:eastAsia="ヒラギノ明朝 Pro W6"/>
        </w:rPr>
        <w:t>kuuhun.</w:t>
      </w:r>
    </w:p>
    <w:p w14:paraId="2E134667" w14:textId="77777777"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(5) </w:t>
      </w:r>
      <w:r w:rsidRPr="00A95D68">
        <w:rPr>
          <w:rFonts w:eastAsia="ヒラギノ明朝 Pro W6"/>
        </w:rPr>
        <w:t xml:space="preserve">Tet </w:t>
      </w:r>
      <w:r w:rsidRPr="00352B04">
        <w:rPr>
          <w:rFonts w:eastAsia="ヒラギノ明朝 Pro W6"/>
          <w:i/>
        </w:rPr>
        <w:t xml:space="preserve">olisitta </w:t>
      </w:r>
      <w:r>
        <w:rPr>
          <w:rFonts w:eastAsia="ヒラギノ明朝 Pro W6"/>
          <w:i/>
        </w:rPr>
        <w:t>pöl</w:t>
      </w:r>
      <w:r w:rsidRPr="0075485B">
        <w:rPr>
          <w:rFonts w:eastAsia="ヒラギノ明朝 Pro W6"/>
        </w:rPr>
        <w:t>(</w:t>
      </w:r>
      <w:r>
        <w:rPr>
          <w:rFonts w:eastAsia="ヒラギノ明朝 Pro W6"/>
          <w:i/>
        </w:rPr>
        <w:t>j</w:t>
      </w:r>
      <w:r w:rsidRPr="0075485B">
        <w:rPr>
          <w:rFonts w:eastAsia="ヒラギノ明朝 Pro W6"/>
        </w:rPr>
        <w:t>)</w:t>
      </w:r>
      <w:r>
        <w:rPr>
          <w:rFonts w:eastAsia="ヒラギノ明朝 Pro W6"/>
          <w:i/>
        </w:rPr>
        <w:t>ä</w:t>
      </w:r>
      <w:r w:rsidRPr="00352B04">
        <w:rPr>
          <w:rFonts w:eastAsia="ヒラギノ明朝 Pro W6"/>
          <w:i/>
        </w:rPr>
        <w:t>nheet</w:t>
      </w:r>
      <w:r w:rsidRPr="00A95D68">
        <w:rPr>
          <w:rFonts w:eastAsia="ヒラギノ明朝 Pro W6"/>
        </w:rPr>
        <w:t xml:space="preserve"> hukkii ~ hukkia, jos niitä </w:t>
      </w:r>
      <w:r w:rsidRPr="00352B04">
        <w:rPr>
          <w:rFonts w:eastAsia="ヒラギノ明朝 Pro W6"/>
          <w:i/>
        </w:rPr>
        <w:t>olisitta koh</w:t>
      </w:r>
      <w:r w:rsidRPr="0075485B">
        <w:rPr>
          <w:rFonts w:eastAsia="ヒラギノ明朝 Pro W6"/>
        </w:rPr>
        <w:t>(</w:t>
      </w:r>
      <w:r w:rsidRPr="00352B04">
        <w:rPr>
          <w:rFonts w:eastAsia="ヒラギノ明朝 Pro W6"/>
          <w:i/>
        </w:rPr>
        <w:t>đ</w:t>
      </w:r>
      <w:r w:rsidRPr="0075485B">
        <w:rPr>
          <w:rFonts w:eastAsia="ヒラギノ明朝 Pro W6"/>
        </w:rPr>
        <w:t>)</w:t>
      </w:r>
      <w:r w:rsidRPr="00352B04">
        <w:rPr>
          <w:rFonts w:eastAsia="ヒラギノ明朝 Pro W6"/>
          <w:i/>
        </w:rPr>
        <w:t>atelheet</w:t>
      </w:r>
      <w:r w:rsidRPr="00A95D68">
        <w:rPr>
          <w:rFonts w:eastAsia="ヒラギノ明朝 Pro W6"/>
        </w:rPr>
        <w:t>.</w:t>
      </w:r>
    </w:p>
    <w:p w14:paraId="3480AF8A" w14:textId="682DB3B3" w:rsidR="00BC7543" w:rsidRPr="006C2883" w:rsidRDefault="00BC7543" w:rsidP="00BC7543">
      <w:pPr>
        <w:pStyle w:val="Liste"/>
        <w:spacing w:before="120" w:after="120"/>
        <w:ind w:left="0" w:firstLine="0"/>
        <w:contextualSpacing w:val="0"/>
        <w:rPr>
          <w:rFonts w:eastAsia="ヒラギノ明朝 Pro W6"/>
        </w:rPr>
      </w:pPr>
      <w:r>
        <w:rPr>
          <w:rFonts w:eastAsia="ヒラギノ明朝 Pro W6"/>
        </w:rPr>
        <w:t xml:space="preserve">(6) </w:t>
      </w:r>
      <w:r w:rsidRPr="00A95D68">
        <w:rPr>
          <w:rFonts w:eastAsia="ヒラギノ明朝 Pro W6"/>
        </w:rPr>
        <w:t xml:space="preserve">Liisa ja Pekka </w:t>
      </w:r>
      <w:r w:rsidRPr="006C2883">
        <w:rPr>
          <w:rFonts w:eastAsia="ヒラギノ明朝 Pro W6"/>
          <w:i/>
        </w:rPr>
        <w:t>olisit</w:t>
      </w:r>
      <w:r w:rsidR="0098090B" w:rsidRPr="0098090B">
        <w:rPr>
          <w:rFonts w:eastAsia="ヒラギノ明朝 Pro W6"/>
        </w:rPr>
        <w:t>/</w:t>
      </w:r>
      <w:r w:rsidRPr="006C2883">
        <w:rPr>
          <w:rFonts w:eastAsia="ヒラギノ明朝 Pro W6"/>
          <w:i/>
        </w:rPr>
        <w:t>oltais jatkanheet</w:t>
      </w:r>
      <w:r w:rsidRPr="006C2883">
        <w:rPr>
          <w:rFonts w:eastAsia="ヒラギノ明朝 Pro W6"/>
        </w:rPr>
        <w:t xml:space="preserve"> matkaa, jos heilä </w:t>
      </w:r>
      <w:r w:rsidRPr="006C2883">
        <w:rPr>
          <w:rFonts w:eastAsia="ヒラギノ明朝 Pro W6"/>
          <w:i/>
        </w:rPr>
        <w:t>olis ollu</w:t>
      </w:r>
      <w:r w:rsidR="00583D40">
        <w:rPr>
          <w:rFonts w:eastAsia="ヒラギノ明朝 Pro W6"/>
        </w:rPr>
        <w:t>(</w:t>
      </w:r>
      <w:r w:rsidR="00583D40">
        <w:rPr>
          <w:rFonts w:eastAsia="ヒラギノ明朝 Pro W6"/>
          <w:i/>
        </w:rPr>
        <w:t>t</w:t>
      </w:r>
      <w:r w:rsidR="00583D40">
        <w:rPr>
          <w:rFonts w:eastAsia="ヒラギノ明朝 Pro W6"/>
        </w:rPr>
        <w:t>)</w:t>
      </w:r>
      <w:r w:rsidRPr="006C2883">
        <w:rPr>
          <w:rFonts w:eastAsia="ヒラギノ明朝 Pro W6"/>
        </w:rPr>
        <w:t xml:space="preserve"> piili.</w:t>
      </w:r>
    </w:p>
    <w:p w14:paraId="47DB1DF8" w14:textId="42182C48" w:rsidR="00BC7543" w:rsidRPr="006C2883" w:rsidRDefault="00BC7543" w:rsidP="00BC7543">
      <w:pPr>
        <w:pStyle w:val="Liste"/>
        <w:spacing w:before="120" w:after="120"/>
        <w:ind w:left="0" w:firstLine="0"/>
        <w:contextualSpacing w:val="0"/>
        <w:rPr>
          <w:rFonts w:eastAsia="ヒラギノ明朝 Pro W6"/>
        </w:rPr>
      </w:pPr>
      <w:r>
        <w:rPr>
          <w:rFonts w:eastAsia="ヒラギノ明朝 Pro W6"/>
        </w:rPr>
        <w:t xml:space="preserve">(7) </w:t>
      </w:r>
      <w:r w:rsidRPr="006C2883">
        <w:rPr>
          <w:rFonts w:eastAsia="ヒラギノ明朝 Pro W6"/>
        </w:rPr>
        <w:t xml:space="preserve">Kuuhunki </w:t>
      </w:r>
      <w:r w:rsidRPr="006C2883">
        <w:rPr>
          <w:rFonts w:eastAsia="ヒラギノ明朝 Pro W6"/>
          <w:i/>
        </w:rPr>
        <w:t>olis lähđetty</w:t>
      </w:r>
      <w:r w:rsidRPr="006C2883">
        <w:rPr>
          <w:rFonts w:eastAsia="ヒラギノ明朝 Pro W6"/>
        </w:rPr>
        <w:t xml:space="preserve">, jos </w:t>
      </w:r>
      <w:r w:rsidRPr="006C2883">
        <w:rPr>
          <w:rFonts w:eastAsia="ヒラギノ明朝 Pro W6"/>
          <w:i/>
        </w:rPr>
        <w:t>olis ollu</w:t>
      </w:r>
      <w:r w:rsidR="00583D40">
        <w:rPr>
          <w:rFonts w:eastAsia="ヒラギノ明朝 Pro W6"/>
        </w:rPr>
        <w:t>(</w:t>
      </w:r>
      <w:r w:rsidR="00583D40">
        <w:rPr>
          <w:rFonts w:eastAsia="ヒラギノ明朝 Pro W6"/>
          <w:i/>
        </w:rPr>
        <w:t>t</w:t>
      </w:r>
      <w:r w:rsidR="00583D40">
        <w:rPr>
          <w:rFonts w:eastAsia="ヒラギノ明朝 Pro W6"/>
        </w:rPr>
        <w:t>)</w:t>
      </w:r>
      <w:r w:rsidRPr="006C2883">
        <w:rPr>
          <w:rFonts w:eastAsia="ヒラギノ明朝 Pro W6"/>
        </w:rPr>
        <w:t xml:space="preserve"> aikamasiini.</w:t>
      </w:r>
    </w:p>
    <w:p w14:paraId="3C198EF5" w14:textId="77777777" w:rsidR="00BC7543" w:rsidRPr="00A95D68" w:rsidRDefault="00BC7543" w:rsidP="00BC7543">
      <w:pPr>
        <w:pStyle w:val="Brdtekst"/>
        <w:spacing w:before="120"/>
      </w:pPr>
      <w:r>
        <w:t>Pane</w:t>
      </w:r>
      <w:r w:rsidRPr="006C2883">
        <w:t xml:space="preserve"> kans</w:t>
      </w:r>
      <w:r>
        <w:t xml:space="preserve"> merkkhiin</w:t>
      </w:r>
      <w:r w:rsidRPr="006C2883">
        <w:t xml:space="preserve">, ette </w:t>
      </w:r>
      <w:r>
        <w:t xml:space="preserve">kondisunaalin </w:t>
      </w:r>
      <w:r w:rsidRPr="006C2883">
        <w:t>preesensissä myönttäävä</w:t>
      </w:r>
      <w:r>
        <w:t>llä</w:t>
      </w:r>
      <w:r w:rsidRPr="006C2883">
        <w:t xml:space="preserve"> pluraalin 3. persoonalla oon passiivin kans identtinen haamu. Perfektissä saattaa apuverbistä käyttäät sekä haamuu </w:t>
      </w:r>
      <w:r w:rsidRPr="006C2883">
        <w:rPr>
          <w:i/>
        </w:rPr>
        <w:t>oltais</w:t>
      </w:r>
      <w:r w:rsidRPr="006C2883">
        <w:t xml:space="preserve"> ette </w:t>
      </w:r>
      <w:r w:rsidRPr="006C2883">
        <w:rPr>
          <w:i/>
        </w:rPr>
        <w:t>olisit</w:t>
      </w:r>
      <w:r w:rsidRPr="006C2883">
        <w:t xml:space="preserve">, mutta pääverbistä käytethään aktiivin </w:t>
      </w:r>
      <w:r>
        <w:t>partisip</w:t>
      </w:r>
      <w:r w:rsidRPr="006C2883">
        <w:t>in perfektin pluraali</w:t>
      </w:r>
      <w:r>
        <w:t>n nominatiivihaamuu (6). Passiivin</w:t>
      </w:r>
      <w:r w:rsidRPr="006C2883">
        <w:t xml:space="preserve"> perfektissä apuverbinä oon aktiivinen haamu </w:t>
      </w:r>
      <w:r w:rsidRPr="006C2883">
        <w:rPr>
          <w:i/>
        </w:rPr>
        <w:t>olis</w:t>
      </w:r>
      <w:r w:rsidRPr="006C2883">
        <w:t>, mutta pääverbi oon passiivin partisipin perfektin haamussa</w:t>
      </w:r>
      <w:r>
        <w:t xml:space="preserve"> (7)</w:t>
      </w:r>
      <w:r w:rsidRPr="006C2883">
        <w:t>.</w:t>
      </w:r>
    </w:p>
    <w:p w14:paraId="3B8E1B01" w14:textId="77777777" w:rsidR="00BC7543" w:rsidRPr="00A95D68" w:rsidRDefault="00BC7543" w:rsidP="00BC7543">
      <w:pPr>
        <w:pStyle w:val="Overskrift4"/>
      </w:pPr>
      <w:bookmarkStart w:id="1666" w:name="_Toc84998013"/>
      <w:bookmarkStart w:id="1667" w:name="_Toc198266905"/>
      <w:bookmarkStart w:id="1668" w:name="_Toc209168657"/>
      <w:bookmarkStart w:id="1669" w:name="_Toc311273887"/>
      <w:r w:rsidRPr="00A95D68">
        <w:t>Kielttäävä kondisunaalin perfekti</w:t>
      </w:r>
      <w:bookmarkEnd w:id="1666"/>
      <w:bookmarkEnd w:id="1667"/>
      <w:bookmarkEnd w:id="1668"/>
      <w:bookmarkEnd w:id="1669"/>
    </w:p>
    <w:p w14:paraId="55AED293" w14:textId="0F240B7A" w:rsidR="00BC7543" w:rsidRPr="00A95D68" w:rsidRDefault="00407064" w:rsidP="00BC7543">
      <w:pPr>
        <w:pStyle w:val="Brdtekst"/>
        <w:spacing w:before="120"/>
      </w:pPr>
      <w:r>
        <w:rPr>
          <w:smallCaps/>
        </w:rPr>
        <w:t>Aktiivin k</w:t>
      </w:r>
      <w:r w:rsidR="00BC7543" w:rsidRPr="00C80AD9">
        <w:rPr>
          <w:smallCaps/>
        </w:rPr>
        <w:t>ielttäävän kondisunaalin perfektin</w:t>
      </w:r>
      <w:r w:rsidR="00BC7543" w:rsidRPr="00A95D68">
        <w:t xml:space="preserve"> haamustethaan näin: Kieltoverbin persoonahaamu </w:t>
      </w:r>
      <w:r w:rsidR="00BC7543">
        <w:t>(</w:t>
      </w:r>
      <w:r w:rsidR="00BC7543" w:rsidRPr="00135646">
        <w:rPr>
          <w:i/>
        </w:rPr>
        <w:t>en</w:t>
      </w:r>
      <w:r w:rsidR="00BC7543" w:rsidRPr="0075485B">
        <w:t>,</w:t>
      </w:r>
      <w:r w:rsidR="00BC7543" w:rsidRPr="00135646">
        <w:rPr>
          <w:i/>
        </w:rPr>
        <w:t xml:space="preserve"> et</w:t>
      </w:r>
      <w:r w:rsidR="00BC7543" w:rsidRPr="0075485B">
        <w:t>,</w:t>
      </w:r>
      <w:r w:rsidR="00BC7543" w:rsidRPr="00135646">
        <w:rPr>
          <w:i/>
        </w:rPr>
        <w:t xml:space="preserve"> ei</w:t>
      </w:r>
      <w:r w:rsidR="00BC7543" w:rsidRPr="0075485B">
        <w:t>,</w:t>
      </w:r>
      <w:r w:rsidR="00BC7543" w:rsidRPr="00135646">
        <w:rPr>
          <w:i/>
        </w:rPr>
        <w:t xml:space="preserve"> emmä</w:t>
      </w:r>
      <w:r w:rsidR="00BC7543" w:rsidRPr="0075485B">
        <w:t>,</w:t>
      </w:r>
      <w:r w:rsidR="00BC7543" w:rsidRPr="00135646">
        <w:rPr>
          <w:i/>
        </w:rPr>
        <w:t xml:space="preserve"> että</w:t>
      </w:r>
      <w:r w:rsidR="00BC7543" w:rsidRPr="0075485B">
        <w:t>,</w:t>
      </w:r>
      <w:r w:rsidR="00BC7543" w:rsidRPr="00135646">
        <w:rPr>
          <w:i/>
        </w:rPr>
        <w:t xml:space="preserve"> ei</w:t>
      </w:r>
      <w:r w:rsidR="00BC7543" w:rsidRPr="00A95D68">
        <w:t xml:space="preserve">) + </w:t>
      </w:r>
      <w:r w:rsidR="00BC7543" w:rsidRPr="00135646">
        <w:rPr>
          <w:i/>
        </w:rPr>
        <w:t>olis</w:t>
      </w:r>
      <w:r w:rsidR="00BC7543">
        <w:t xml:space="preserve">, pluraalin 3. persoonassa mahđolinen kans </w:t>
      </w:r>
      <w:r w:rsidR="00BC7543">
        <w:rPr>
          <w:i/>
        </w:rPr>
        <w:t>oltais</w:t>
      </w:r>
      <w:r w:rsidR="0099387C">
        <w:t xml:space="preserve"> </w:t>
      </w:r>
      <w:r w:rsidR="00BC7543" w:rsidRPr="00A95D68">
        <w:t xml:space="preserve">+ sama </w:t>
      </w:r>
      <w:r w:rsidR="00BC7543">
        <w:t>pääve</w:t>
      </w:r>
      <w:r w:rsidR="00BC7543" w:rsidRPr="00A95D68">
        <w:t xml:space="preserve">rbin </w:t>
      </w:r>
      <w:r w:rsidR="00BC7543">
        <w:t>partisip</w:t>
      </w:r>
      <w:r w:rsidR="00BC7543" w:rsidRPr="00A95D68">
        <w:t>in perfektin haamu ko myönttäävässä kondisunaalin perfektissä</w:t>
      </w:r>
      <w:r w:rsidR="00B9634C">
        <w:t>.</w:t>
      </w:r>
      <w:r w:rsidR="00A86331">
        <w:t xml:space="preserve"> </w:t>
      </w:r>
      <w:r w:rsidR="00B9634C">
        <w:t xml:space="preserve">Esimerkkii </w:t>
      </w:r>
      <w:r w:rsidR="00BC7543">
        <w:t>(1–7)</w:t>
      </w:r>
      <w:r w:rsidR="00B9634C">
        <w:t>:</w:t>
      </w:r>
    </w:p>
    <w:p w14:paraId="2ED129BF" w14:textId="710853ED"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(1) </w:t>
      </w:r>
      <w:r w:rsidRPr="00A95D68">
        <w:rPr>
          <w:rFonts w:eastAsia="ヒラギノ明朝 Pro W6"/>
        </w:rPr>
        <w:t xml:space="preserve">Mie </w:t>
      </w:r>
      <w:r w:rsidRPr="00135646">
        <w:rPr>
          <w:rFonts w:eastAsia="ヒラギノ明朝 Pro W6"/>
          <w:i/>
        </w:rPr>
        <w:t>en olis lähteny</w:t>
      </w:r>
      <w:r w:rsidR="00E00303">
        <w:rPr>
          <w:rFonts w:eastAsia="ヒラギノ明朝 Pro W6"/>
        </w:rPr>
        <w:t>(</w:t>
      </w:r>
      <w:r w:rsidR="00E00303">
        <w:rPr>
          <w:rFonts w:eastAsia="ヒラギノ明朝 Pro W6"/>
          <w:i/>
        </w:rPr>
        <w:t>t</w:t>
      </w:r>
      <w:r w:rsidR="00E00303">
        <w:rPr>
          <w:rFonts w:eastAsia="ヒラギノ明朝 Pro W6"/>
        </w:rPr>
        <w:t>)</w:t>
      </w:r>
      <w:r w:rsidRPr="00A95D68">
        <w:rPr>
          <w:rFonts w:eastAsia="ヒラギノ明朝 Pro W6"/>
        </w:rPr>
        <w:t xml:space="preserve"> mielelä aikamatkale.</w:t>
      </w:r>
    </w:p>
    <w:p w14:paraId="293B3DC9" w14:textId="67889CFD"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(2) </w:t>
      </w:r>
      <w:r w:rsidRPr="00A95D68">
        <w:rPr>
          <w:rFonts w:eastAsia="ヒラギノ明朝 Pro W6"/>
        </w:rPr>
        <w:t xml:space="preserve">Sie </w:t>
      </w:r>
      <w:r w:rsidRPr="00135646">
        <w:rPr>
          <w:rFonts w:eastAsia="ヒラギノ明朝 Pro W6"/>
          <w:i/>
        </w:rPr>
        <w:t>et olis</w:t>
      </w:r>
      <w:r>
        <w:rPr>
          <w:rFonts w:eastAsia="ヒラギノ明朝 Pro W6"/>
        </w:rPr>
        <w:t xml:space="preserve"> </w:t>
      </w:r>
      <w:r w:rsidRPr="00A95D68">
        <w:rPr>
          <w:rFonts w:eastAsia="ヒラギノ明朝 Pro W6"/>
        </w:rPr>
        <w:t xml:space="preserve">vielä </w:t>
      </w:r>
      <w:r w:rsidRPr="00135646">
        <w:rPr>
          <w:rFonts w:eastAsia="ヒラギノ明朝 Pro W6"/>
          <w:i/>
        </w:rPr>
        <w:t>saanu</w:t>
      </w:r>
      <w:r w:rsidR="00E00303">
        <w:rPr>
          <w:rFonts w:eastAsia="ヒラギノ明朝 Pro W6"/>
        </w:rPr>
        <w:t>(</w:t>
      </w:r>
      <w:r w:rsidR="00E00303">
        <w:rPr>
          <w:rFonts w:eastAsia="ヒラギノ明朝 Pro W6"/>
          <w:i/>
        </w:rPr>
        <w:t>t</w:t>
      </w:r>
      <w:r w:rsidR="00E00303">
        <w:rPr>
          <w:rFonts w:eastAsia="ヒラギノ明朝 Pro W6"/>
        </w:rPr>
        <w:t>)</w:t>
      </w:r>
      <w:r w:rsidRPr="00135646">
        <w:rPr>
          <w:rFonts w:eastAsia="ヒラギノ明朝 Pro W6"/>
          <w:i/>
        </w:rPr>
        <w:t xml:space="preserve"> </w:t>
      </w:r>
      <w:r w:rsidRPr="00A95D68">
        <w:rPr>
          <w:rFonts w:eastAsia="ヒラギノ明朝 Pro W6"/>
        </w:rPr>
        <w:t>lähteet ~ lähteä</w:t>
      </w:r>
      <w:r>
        <w:rPr>
          <w:rFonts w:eastAsia="ヒラギノ明朝 Pro W6"/>
        </w:rPr>
        <w:t>(</w:t>
      </w:r>
      <w:r w:rsidRPr="00A95D68">
        <w:rPr>
          <w:rFonts w:eastAsia="ヒラギノ明朝 Pro W6"/>
        </w:rPr>
        <w:t>t) ~ lähtiä kothiin.</w:t>
      </w:r>
    </w:p>
    <w:p w14:paraId="60BE00BD" w14:textId="607E557C"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(3) </w:t>
      </w:r>
      <w:r w:rsidRPr="00A95D68">
        <w:rPr>
          <w:rFonts w:eastAsia="ヒラギノ明朝 Pro W6"/>
        </w:rPr>
        <w:t xml:space="preserve">Ville </w:t>
      </w:r>
      <w:r w:rsidRPr="00135646">
        <w:rPr>
          <w:rFonts w:eastAsia="ヒラギノ明朝 Pro W6"/>
          <w:i/>
        </w:rPr>
        <w:t>ei olis opastunnu</w:t>
      </w:r>
      <w:r w:rsidR="00E00303">
        <w:rPr>
          <w:rFonts w:eastAsia="ヒラギノ明朝 Pro W6"/>
        </w:rPr>
        <w:t>(</w:t>
      </w:r>
      <w:r w:rsidR="00E00303">
        <w:rPr>
          <w:rFonts w:eastAsia="ヒラギノ明朝 Pro W6"/>
          <w:i/>
        </w:rPr>
        <w:t>t</w:t>
      </w:r>
      <w:r w:rsidR="00E00303">
        <w:rPr>
          <w:rFonts w:eastAsia="ヒラギノ明朝 Pro W6"/>
        </w:rPr>
        <w:t>)</w:t>
      </w:r>
      <w:r w:rsidRPr="00A95D68">
        <w:rPr>
          <w:rFonts w:eastAsia="ヒラギノ明朝 Pro W6"/>
        </w:rPr>
        <w:t xml:space="preserve"> Priitan kans, jos se </w:t>
      </w:r>
      <w:r w:rsidRPr="00135646">
        <w:rPr>
          <w:rFonts w:eastAsia="ヒラギノ明朝 Pro W6"/>
          <w:i/>
        </w:rPr>
        <w:t>ei olis ollu</w:t>
      </w:r>
      <w:r w:rsidR="00F86845">
        <w:rPr>
          <w:rFonts w:eastAsia="ヒラギノ明朝 Pro W6"/>
        </w:rPr>
        <w:t>(</w:t>
      </w:r>
      <w:r w:rsidR="00F86845">
        <w:rPr>
          <w:rFonts w:eastAsia="ヒラギノ明朝 Pro W6"/>
          <w:i/>
        </w:rPr>
        <w:t>t</w:t>
      </w:r>
      <w:r w:rsidR="00F86845">
        <w:rPr>
          <w:rFonts w:eastAsia="ヒラギノ明朝 Pro W6"/>
        </w:rPr>
        <w:t>)</w:t>
      </w:r>
      <w:r w:rsidRPr="00A95D68">
        <w:rPr>
          <w:rFonts w:eastAsia="ヒラギノ明朝 Pro W6"/>
        </w:rPr>
        <w:t xml:space="preserve"> mah</w:t>
      </w:r>
      <w:r>
        <w:rPr>
          <w:rFonts w:eastAsia="ヒラギノ明朝 Pro W6"/>
        </w:rPr>
        <w:t>(</w:t>
      </w:r>
      <w:r w:rsidRPr="00A95D68">
        <w:rPr>
          <w:rFonts w:eastAsia="ヒラギノ明朝 Pro W6"/>
        </w:rPr>
        <w:t>đ)olinen.</w:t>
      </w:r>
    </w:p>
    <w:p w14:paraId="742F3FC1" w14:textId="77777777"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(4) </w:t>
      </w:r>
      <w:r w:rsidRPr="00A95D68">
        <w:rPr>
          <w:rFonts w:eastAsia="ヒラギノ明朝 Pro W6"/>
        </w:rPr>
        <w:t xml:space="preserve">Jos met </w:t>
      </w:r>
      <w:r w:rsidRPr="00135646">
        <w:rPr>
          <w:rFonts w:eastAsia="ヒラギノ明朝 Pro W6"/>
          <w:i/>
        </w:rPr>
        <w:t>emmä olis halunheet</w:t>
      </w:r>
      <w:r w:rsidRPr="00A95D68">
        <w:rPr>
          <w:rFonts w:eastAsia="ヒラギノ明朝 Pro W6"/>
        </w:rPr>
        <w:t xml:space="preserve">, met </w:t>
      </w:r>
      <w:r w:rsidRPr="00135646">
        <w:rPr>
          <w:rFonts w:eastAsia="ヒラギノ明朝 Pro W6"/>
          <w:i/>
        </w:rPr>
        <w:t>emmä olis tarvinheet</w:t>
      </w:r>
      <w:r w:rsidRPr="00A95D68">
        <w:rPr>
          <w:rFonts w:eastAsia="ヒラギノ明朝 Pro W6"/>
        </w:rPr>
        <w:t xml:space="preserve"> lähteet ~ lähteä</w:t>
      </w:r>
      <w:r>
        <w:rPr>
          <w:rFonts w:eastAsia="ヒラギノ明朝 Pro W6"/>
        </w:rPr>
        <w:t>(</w:t>
      </w:r>
      <w:r w:rsidRPr="00A95D68">
        <w:rPr>
          <w:rFonts w:eastAsia="ヒラギノ明朝 Pro W6"/>
        </w:rPr>
        <w:t>t) ~ lähtiä kuuhun.</w:t>
      </w:r>
    </w:p>
    <w:p w14:paraId="53ADBAEF" w14:textId="4F505422" w:rsidR="00BC7543" w:rsidRPr="00A95D68" w:rsidRDefault="00BC7543" w:rsidP="00BC7543">
      <w:pPr>
        <w:pStyle w:val="Liste"/>
        <w:spacing w:before="120" w:after="120"/>
        <w:ind w:left="0" w:firstLine="0"/>
        <w:contextualSpacing w:val="0"/>
        <w:rPr>
          <w:rFonts w:eastAsia="ヒラギノ明朝 Pro W6"/>
        </w:rPr>
      </w:pPr>
      <w:r>
        <w:rPr>
          <w:rFonts w:eastAsia="ヒラギノ明朝 Pro W6"/>
        </w:rPr>
        <w:t xml:space="preserve">(5) </w:t>
      </w:r>
      <w:r w:rsidRPr="00A95D68">
        <w:rPr>
          <w:rFonts w:eastAsia="ヒラギノ明朝 Pro W6"/>
        </w:rPr>
        <w:t xml:space="preserve">Tet </w:t>
      </w:r>
      <w:r w:rsidRPr="00135646">
        <w:rPr>
          <w:rFonts w:eastAsia="ヒラギノ明朝 Pro W6"/>
          <w:i/>
        </w:rPr>
        <w:t xml:space="preserve">että olis </w:t>
      </w:r>
      <w:r>
        <w:rPr>
          <w:rFonts w:eastAsia="ヒラギノ明朝 Pro W6"/>
          <w:i/>
        </w:rPr>
        <w:t>pöl</w:t>
      </w:r>
      <w:r w:rsidRPr="0075485B">
        <w:rPr>
          <w:rFonts w:eastAsia="ヒラギノ明朝 Pro W6"/>
        </w:rPr>
        <w:t>(</w:t>
      </w:r>
      <w:r>
        <w:rPr>
          <w:rFonts w:eastAsia="ヒラギノ明朝 Pro W6"/>
          <w:i/>
        </w:rPr>
        <w:t>j</w:t>
      </w:r>
      <w:r w:rsidRPr="0075485B">
        <w:rPr>
          <w:rFonts w:eastAsia="ヒラギノ明朝 Pro W6"/>
        </w:rPr>
        <w:t>)</w:t>
      </w:r>
      <w:r>
        <w:rPr>
          <w:rFonts w:eastAsia="ヒラギノ明朝 Pro W6"/>
          <w:i/>
        </w:rPr>
        <w:t>ä</w:t>
      </w:r>
      <w:r w:rsidRPr="00135646">
        <w:rPr>
          <w:rFonts w:eastAsia="ヒラギノ明朝 Pro W6"/>
          <w:i/>
        </w:rPr>
        <w:t>nheet</w:t>
      </w:r>
      <w:r w:rsidRPr="00A95D68">
        <w:rPr>
          <w:rFonts w:eastAsia="ヒラギノ明朝 Pro W6"/>
        </w:rPr>
        <w:t xml:space="preserve"> hukkii</w:t>
      </w:r>
      <w:r w:rsidR="009E5556">
        <w:rPr>
          <w:rFonts w:eastAsia="ヒラギノ明朝 Pro W6"/>
        </w:rPr>
        <w:t xml:space="preserve"> ~ hukkia</w:t>
      </w:r>
      <w:r w:rsidRPr="00A95D68">
        <w:rPr>
          <w:rFonts w:eastAsia="ヒラギノ明朝 Pro W6"/>
        </w:rPr>
        <w:t xml:space="preserve">, jos tet </w:t>
      </w:r>
      <w:r w:rsidRPr="00135646">
        <w:rPr>
          <w:rFonts w:eastAsia="ヒラギノ明朝 Pro W6"/>
          <w:i/>
        </w:rPr>
        <w:t xml:space="preserve">että olis </w:t>
      </w:r>
      <w:r w:rsidRPr="00A95D68">
        <w:rPr>
          <w:rFonts w:eastAsia="ヒラギノ明朝 Pro W6"/>
        </w:rPr>
        <w:t xml:space="preserve">niitä </w:t>
      </w:r>
      <w:r w:rsidRPr="00135646">
        <w:rPr>
          <w:rFonts w:eastAsia="ヒラギノ明朝 Pro W6"/>
          <w:i/>
        </w:rPr>
        <w:t>koh</w:t>
      </w:r>
      <w:r w:rsidRPr="0075485B">
        <w:rPr>
          <w:rFonts w:eastAsia="ヒラギノ明朝 Pro W6"/>
        </w:rPr>
        <w:t>(</w:t>
      </w:r>
      <w:r w:rsidRPr="00135646">
        <w:rPr>
          <w:rFonts w:eastAsia="ヒラギノ明朝 Pro W6"/>
          <w:i/>
        </w:rPr>
        <w:t>đ</w:t>
      </w:r>
      <w:r w:rsidRPr="0075485B">
        <w:rPr>
          <w:rFonts w:eastAsia="ヒラギノ明朝 Pro W6"/>
        </w:rPr>
        <w:t>)</w:t>
      </w:r>
      <w:r w:rsidRPr="00135646">
        <w:rPr>
          <w:rFonts w:eastAsia="ヒラギノ明朝 Pro W6"/>
          <w:i/>
        </w:rPr>
        <w:t>atelheet</w:t>
      </w:r>
      <w:r w:rsidRPr="00A95D68">
        <w:rPr>
          <w:rFonts w:eastAsia="ヒラギノ明朝 Pro W6"/>
        </w:rPr>
        <w:t>.</w:t>
      </w:r>
    </w:p>
    <w:p w14:paraId="4AE94B59" w14:textId="4E0062D6" w:rsidR="00BC7543" w:rsidRDefault="00BC7543" w:rsidP="00BC7543">
      <w:pPr>
        <w:pStyle w:val="Liste"/>
        <w:spacing w:before="120" w:after="120"/>
        <w:ind w:left="0" w:firstLine="0"/>
        <w:contextualSpacing w:val="0"/>
        <w:rPr>
          <w:rFonts w:eastAsia="ヒラギノ明朝 Pro W6"/>
        </w:rPr>
      </w:pPr>
      <w:r>
        <w:rPr>
          <w:rFonts w:eastAsia="ヒラギノ明朝 Pro W6"/>
        </w:rPr>
        <w:t xml:space="preserve">(6) </w:t>
      </w:r>
      <w:r w:rsidRPr="00A95D68">
        <w:rPr>
          <w:rFonts w:eastAsia="ヒラギノ明朝 Pro W6"/>
        </w:rPr>
        <w:t xml:space="preserve">Liisa ja Pekka </w:t>
      </w:r>
      <w:r w:rsidRPr="006D3B59">
        <w:rPr>
          <w:rFonts w:eastAsia="ヒラギノ明朝 Pro W6"/>
          <w:i/>
        </w:rPr>
        <w:t xml:space="preserve">ei olis </w:t>
      </w:r>
      <w:r w:rsidR="00BA1173" w:rsidRPr="00BA1173">
        <w:rPr>
          <w:rFonts w:eastAsia="ヒラギノ明朝 Pro W6"/>
        </w:rPr>
        <w:t>~</w:t>
      </w:r>
      <w:r w:rsidRPr="006D3B59">
        <w:rPr>
          <w:rFonts w:eastAsia="ヒラギノ明朝 Pro W6"/>
          <w:i/>
        </w:rPr>
        <w:t xml:space="preserve"> oltais</w:t>
      </w:r>
      <w:r w:rsidRPr="00135646">
        <w:rPr>
          <w:rFonts w:eastAsia="ヒラギノ明朝 Pro W6"/>
          <w:i/>
        </w:rPr>
        <w:t xml:space="preserve"> jatkanheet</w:t>
      </w:r>
      <w:r w:rsidRPr="00A95D68">
        <w:rPr>
          <w:rFonts w:eastAsia="ヒラギノ明朝 Pro W6"/>
        </w:rPr>
        <w:t xml:space="preserve"> matkaa, jos heilä </w:t>
      </w:r>
      <w:r w:rsidRPr="00135646">
        <w:rPr>
          <w:rFonts w:eastAsia="ヒラギノ明朝 Pro W6"/>
          <w:i/>
        </w:rPr>
        <w:t>ei olis ollu</w:t>
      </w:r>
      <w:r w:rsidR="00980533">
        <w:rPr>
          <w:rFonts w:eastAsia="ヒラギノ明朝 Pro W6"/>
        </w:rPr>
        <w:t>(</w:t>
      </w:r>
      <w:r w:rsidR="00980533">
        <w:rPr>
          <w:rFonts w:eastAsia="ヒラギノ明朝 Pro W6"/>
          <w:i/>
        </w:rPr>
        <w:t>t</w:t>
      </w:r>
      <w:r w:rsidR="00980533">
        <w:rPr>
          <w:rFonts w:eastAsia="ヒラギノ明朝 Pro W6"/>
        </w:rPr>
        <w:t>)</w:t>
      </w:r>
      <w:r w:rsidRPr="00A95D68">
        <w:rPr>
          <w:rFonts w:eastAsia="ヒラギノ明朝 Pro W6"/>
        </w:rPr>
        <w:t xml:space="preserve"> piilii ~ piiliä.</w:t>
      </w:r>
    </w:p>
    <w:p w14:paraId="484D4863" w14:textId="73D3EA86" w:rsidR="00A86331" w:rsidRPr="00A86331" w:rsidRDefault="00A86331" w:rsidP="00BC7543">
      <w:pPr>
        <w:pStyle w:val="Liste"/>
        <w:spacing w:before="120" w:after="120"/>
        <w:ind w:left="0" w:firstLine="0"/>
        <w:contextualSpacing w:val="0"/>
        <w:rPr>
          <w:rFonts w:eastAsia="ヒラギノ明朝 Pro W6"/>
        </w:rPr>
      </w:pPr>
      <w:r>
        <w:rPr>
          <w:smallCaps/>
        </w:rPr>
        <w:t xml:space="preserve">Passiivin kielttäävän kondisunaalin perfektin </w:t>
      </w:r>
      <w:r>
        <w:t xml:space="preserve">haamustamma niin, ette otama kieltoverbin </w:t>
      </w:r>
      <w:r>
        <w:rPr>
          <w:i/>
        </w:rPr>
        <w:t xml:space="preserve">ei </w:t>
      </w:r>
      <w:r>
        <w:t xml:space="preserve">+ apuverbin haamun </w:t>
      </w:r>
      <w:r>
        <w:rPr>
          <w:i/>
        </w:rPr>
        <w:t>olis</w:t>
      </w:r>
      <w:r>
        <w:t xml:space="preserve"> + pääverbistä passiivin pa</w:t>
      </w:r>
      <w:r w:rsidR="000C217F">
        <w:t>rtisipin p</w:t>
      </w:r>
      <w:r>
        <w:t>erfektin haamun. Eli näin:</w:t>
      </w:r>
    </w:p>
    <w:p w14:paraId="72FC7E14" w14:textId="7FC19FB0" w:rsidR="00BC7543" w:rsidRDefault="00BC7543" w:rsidP="00BC7543">
      <w:pPr>
        <w:pStyle w:val="Liste"/>
        <w:spacing w:before="120" w:after="120"/>
        <w:ind w:left="0" w:firstLine="0"/>
        <w:contextualSpacing w:val="0"/>
        <w:rPr>
          <w:rFonts w:eastAsia="ヒラギノ明朝 Pro W6"/>
        </w:rPr>
      </w:pPr>
      <w:r>
        <w:rPr>
          <w:rFonts w:eastAsia="ヒラギノ明朝 Pro W6"/>
        </w:rPr>
        <w:t xml:space="preserve">(7) </w:t>
      </w:r>
      <w:r w:rsidRPr="00A95D68">
        <w:rPr>
          <w:rFonts w:eastAsia="ヒラギノ明朝 Pro W6"/>
        </w:rPr>
        <w:t xml:space="preserve">Kuuhunkhaan </w:t>
      </w:r>
      <w:r w:rsidRPr="00135646">
        <w:rPr>
          <w:rFonts w:eastAsia="ヒラギノ明朝 Pro W6"/>
          <w:i/>
        </w:rPr>
        <w:t>ei olis lähđetty</w:t>
      </w:r>
      <w:r w:rsidRPr="00A95D68">
        <w:rPr>
          <w:rFonts w:eastAsia="ヒラギノ明朝 Pro W6"/>
        </w:rPr>
        <w:t xml:space="preserve">, jos </w:t>
      </w:r>
      <w:r w:rsidRPr="000855BF">
        <w:rPr>
          <w:rFonts w:eastAsia="ヒラギノ明朝 Pro W6"/>
        </w:rPr>
        <w:t>ei olis ollu</w:t>
      </w:r>
      <w:r w:rsidR="00583D40" w:rsidRPr="000855BF">
        <w:rPr>
          <w:rFonts w:eastAsia="ヒラギノ明朝 Pro W6"/>
        </w:rPr>
        <w:t>(t)</w:t>
      </w:r>
      <w:r w:rsidRPr="00A95D68">
        <w:rPr>
          <w:rFonts w:eastAsia="ヒラギノ明朝 Pro W6"/>
        </w:rPr>
        <w:t xml:space="preserve"> aikamasiinii ~ aikamasiinia.</w:t>
      </w:r>
    </w:p>
    <w:p w14:paraId="51AB68DE" w14:textId="73B7E11E" w:rsidR="0099387C" w:rsidRDefault="0099387C" w:rsidP="00BC7543">
      <w:pPr>
        <w:pStyle w:val="Liste"/>
        <w:spacing w:before="120" w:after="120"/>
        <w:ind w:left="0" w:firstLine="0"/>
        <w:contextualSpacing w:val="0"/>
        <w:rPr>
          <w:rFonts w:eastAsia="ヒラギノ明朝 Pro W6"/>
        </w:rPr>
      </w:pPr>
      <w:r>
        <w:rPr>
          <w:rFonts w:eastAsia="ヒラギノ明朝 Pro W6"/>
        </w:rPr>
        <w:t>Pane merkkhiin ette pluraalin 3. persoonassa oon mahđolinen, ette apuverbi oon passiivin haamussa (</w:t>
      </w:r>
      <w:r>
        <w:rPr>
          <w:rFonts w:eastAsia="ヒラギノ明朝 Pro W6"/>
          <w:i/>
        </w:rPr>
        <w:t>oltais</w:t>
      </w:r>
      <w:r>
        <w:rPr>
          <w:rFonts w:eastAsia="ヒラギノ明朝 Pro W6"/>
        </w:rPr>
        <w:t xml:space="preserve">), mutta passiivissa apuverbi </w:t>
      </w:r>
      <w:r w:rsidR="00100F84">
        <w:rPr>
          <w:rFonts w:eastAsia="ヒラギノ明朝 Pro W6"/>
        </w:rPr>
        <w:t xml:space="preserve">oon </w:t>
      </w:r>
      <w:r>
        <w:rPr>
          <w:rFonts w:eastAsia="ヒラギノ明朝 Pro W6"/>
        </w:rPr>
        <w:t>aktiivin haamussa (</w:t>
      </w:r>
      <w:r>
        <w:rPr>
          <w:rFonts w:eastAsia="ヒラギノ明朝 Pro W6"/>
          <w:i/>
        </w:rPr>
        <w:t>olis</w:t>
      </w:r>
      <w:r>
        <w:rPr>
          <w:rFonts w:eastAsia="ヒラギノ明朝 Pro W6"/>
        </w:rPr>
        <w:t>).</w:t>
      </w:r>
    </w:p>
    <w:p w14:paraId="2080497B" w14:textId="748FA79B" w:rsidR="008F202D" w:rsidRDefault="008F202D" w:rsidP="008F202D">
      <w:pPr>
        <w:pStyle w:val="Liste"/>
        <w:tabs>
          <w:tab w:val="left" w:pos="2880"/>
        </w:tabs>
        <w:spacing w:before="120" w:after="120"/>
        <w:ind w:left="0" w:firstLine="0"/>
        <w:contextualSpacing w:val="0"/>
        <w:rPr>
          <w:rFonts w:eastAsia="ヒラギノ明朝 Pro W6"/>
          <w:u w:val="single"/>
        </w:rPr>
      </w:pPr>
      <w:r w:rsidRPr="008F202D">
        <w:rPr>
          <w:rFonts w:eastAsia="ヒラギノ明朝 Pro W6"/>
          <w:u w:val="single"/>
        </w:rPr>
        <w:tab/>
      </w:r>
    </w:p>
    <w:p w14:paraId="7E5F7A66" w14:textId="77777777" w:rsidR="00280F42" w:rsidRPr="008F202D" w:rsidRDefault="00280F42" w:rsidP="008F202D">
      <w:pPr>
        <w:pStyle w:val="Liste"/>
        <w:tabs>
          <w:tab w:val="left" w:pos="2880"/>
        </w:tabs>
        <w:spacing w:before="120" w:after="120"/>
        <w:ind w:left="0" w:firstLine="0"/>
        <w:contextualSpacing w:val="0"/>
        <w:rPr>
          <w:rFonts w:eastAsia="ヒラギノ明朝 Pro W6"/>
          <w:u w:val="single"/>
        </w:rPr>
      </w:pPr>
    </w:p>
    <w:p w14:paraId="5B7DC2EB" w14:textId="2FE7A479" w:rsidR="00BC7543" w:rsidRPr="00A95D68" w:rsidRDefault="00BC7543" w:rsidP="00BC7543">
      <w:pPr>
        <w:pStyle w:val="Undertittel"/>
      </w:pPr>
      <w:bookmarkStart w:id="1670" w:name="_Toc241129286"/>
      <w:bookmarkStart w:id="1671" w:name="_Toc311273888"/>
      <w:r w:rsidRPr="00A95D68">
        <w:t>Tabeli</w:t>
      </w:r>
      <w:r w:rsidR="00280F42">
        <w:t xml:space="preserve"> 31</w:t>
      </w:r>
      <w:r w:rsidRPr="00A95D68">
        <w:t>: Kondisunaalin myönttäävän ja kielttäävän perfektin haamustus</w:t>
      </w:r>
      <w:bookmarkEnd w:id="1670"/>
      <w:bookmarkEnd w:id="16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8"/>
        <w:gridCol w:w="1441"/>
        <w:gridCol w:w="5253"/>
      </w:tblGrid>
      <w:tr w:rsidR="00BC7543" w:rsidRPr="00A95D68" w14:paraId="39659A54" w14:textId="77777777" w:rsidTr="008C42C4">
        <w:tc>
          <w:tcPr>
            <w:tcW w:w="0" w:type="auto"/>
          </w:tcPr>
          <w:p w14:paraId="02ABA2BE" w14:textId="77777777" w:rsidR="00BC7543" w:rsidRPr="00A96794" w:rsidRDefault="00BC7543" w:rsidP="008C42C4">
            <w:pPr>
              <w:keepNext/>
              <w:keepLines/>
              <w:tabs>
                <w:tab w:val="left" w:pos="4678"/>
              </w:tabs>
              <w:spacing w:before="40" w:after="40"/>
            </w:pPr>
            <w:r w:rsidRPr="00A96794">
              <w:t>Liittotempus</w:t>
            </w:r>
          </w:p>
        </w:tc>
        <w:tc>
          <w:tcPr>
            <w:tcW w:w="0" w:type="auto"/>
          </w:tcPr>
          <w:p w14:paraId="0D8EFFAF" w14:textId="163CE336" w:rsidR="00BC7543" w:rsidRPr="00A96794" w:rsidRDefault="00BC7543" w:rsidP="008C42C4">
            <w:pPr>
              <w:keepNext/>
              <w:keepLines/>
              <w:spacing w:before="40" w:after="40"/>
            </w:pPr>
            <w:r>
              <w:t xml:space="preserve">Aktiivin </w:t>
            </w:r>
            <w:r w:rsidR="001337F6">
              <w:t>sg1</w:t>
            </w:r>
            <w:r w:rsidRPr="00A96794">
              <w:t xml:space="preserve">, </w:t>
            </w:r>
            <w:r w:rsidR="001337F6">
              <w:t>sg2</w:t>
            </w:r>
            <w:r w:rsidRPr="00A96794">
              <w:t xml:space="preserve">, </w:t>
            </w:r>
            <w:r w:rsidR="001337F6">
              <w:t>sg3</w:t>
            </w:r>
            <w:r w:rsidRPr="00A96794">
              <w:t xml:space="preserve"> </w:t>
            </w:r>
          </w:p>
        </w:tc>
        <w:tc>
          <w:tcPr>
            <w:tcW w:w="0" w:type="auto"/>
          </w:tcPr>
          <w:p w14:paraId="41F399F1" w14:textId="77777777" w:rsidR="00BC7543" w:rsidRPr="00A96794" w:rsidRDefault="00BC7543" w:rsidP="008C42C4">
            <w:pPr>
              <w:keepNext/>
              <w:keepLines/>
              <w:spacing w:before="40" w:after="40"/>
            </w:pPr>
            <w:r w:rsidRPr="00A96794">
              <w:t xml:space="preserve">Aktiivin </w:t>
            </w:r>
            <w:r>
              <w:t>partisip</w:t>
            </w:r>
            <w:r w:rsidRPr="00A96794">
              <w:t>in perfekti, singulaarin nominatiivi</w:t>
            </w:r>
          </w:p>
        </w:tc>
      </w:tr>
      <w:tr w:rsidR="00BC7543" w:rsidRPr="00E13B9C" w14:paraId="4714A2F9" w14:textId="77777777" w:rsidTr="008C42C4">
        <w:trPr>
          <w:trHeight w:val="1043"/>
        </w:trPr>
        <w:tc>
          <w:tcPr>
            <w:tcW w:w="0" w:type="auto"/>
          </w:tcPr>
          <w:p w14:paraId="09DE51F3" w14:textId="77777777" w:rsidR="00BC7543" w:rsidRPr="00A96794" w:rsidRDefault="00BC7543" w:rsidP="008C42C4">
            <w:pPr>
              <w:tabs>
                <w:tab w:val="left" w:pos="4678"/>
              </w:tabs>
              <w:spacing w:before="40" w:after="40"/>
            </w:pPr>
            <w:r w:rsidRPr="00A96794">
              <w:t>Kondisunaalin perfekti</w:t>
            </w:r>
          </w:p>
        </w:tc>
        <w:tc>
          <w:tcPr>
            <w:tcW w:w="0" w:type="auto"/>
          </w:tcPr>
          <w:p w14:paraId="30FA8B0E" w14:textId="77777777" w:rsidR="00BC7543" w:rsidRPr="00A96794" w:rsidRDefault="00BC7543" w:rsidP="008C42C4">
            <w:pPr>
              <w:tabs>
                <w:tab w:val="left" w:pos="4678"/>
              </w:tabs>
              <w:spacing w:before="40" w:after="40"/>
              <w:rPr>
                <w:i/>
              </w:rPr>
            </w:pPr>
            <w:r w:rsidRPr="00A96794">
              <w:rPr>
                <w:i/>
              </w:rPr>
              <w:t>olisin</w:t>
            </w:r>
            <w:r w:rsidRPr="0075485B">
              <w:t>,</w:t>
            </w:r>
            <w:r w:rsidRPr="00A96794">
              <w:rPr>
                <w:i/>
              </w:rPr>
              <w:t xml:space="preserve"> olisit</w:t>
            </w:r>
            <w:r w:rsidRPr="0075485B">
              <w:t>,</w:t>
            </w:r>
            <w:r w:rsidRPr="00A96794">
              <w:rPr>
                <w:i/>
              </w:rPr>
              <w:t xml:space="preserve"> olis</w:t>
            </w:r>
          </w:p>
        </w:tc>
        <w:tc>
          <w:tcPr>
            <w:tcW w:w="0" w:type="auto"/>
            <w:vMerge w:val="restart"/>
          </w:tcPr>
          <w:p w14:paraId="16B55F45" w14:textId="5EB51C62" w:rsidR="00BC7543" w:rsidRPr="009C637A" w:rsidRDefault="00BC7543" w:rsidP="008C42C4">
            <w:pPr>
              <w:spacing w:before="40" w:after="40"/>
            </w:pPr>
            <w:r w:rsidRPr="009C637A">
              <w:t>(1) saa/nu</w:t>
            </w:r>
            <w:r w:rsidR="00CF5057" w:rsidRPr="009C637A">
              <w:rPr>
                <w:rFonts w:eastAsia="ヒラギノ明朝 Pro W6"/>
              </w:rPr>
              <w:t>(t)</w:t>
            </w:r>
            <w:r w:rsidRPr="009C637A">
              <w:t>, vie/ny</w:t>
            </w:r>
            <w:r w:rsidR="00CF5057" w:rsidRPr="009C637A">
              <w:rPr>
                <w:rFonts w:eastAsia="ヒラギノ明朝 Pro W6"/>
              </w:rPr>
              <w:t>(t)</w:t>
            </w:r>
            <w:r w:rsidRPr="009C637A">
              <w:t>, ui/nu</w:t>
            </w:r>
            <w:r w:rsidR="00CF5057" w:rsidRPr="009C637A">
              <w:rPr>
                <w:rFonts w:eastAsia="ヒラギノ明朝 Pro W6"/>
              </w:rPr>
              <w:t>(t)</w:t>
            </w:r>
            <w:r w:rsidRPr="009C637A">
              <w:t>; (2) kulke/nu</w:t>
            </w:r>
            <w:r w:rsidR="00CF5057" w:rsidRPr="009C637A">
              <w:rPr>
                <w:rFonts w:eastAsia="ヒラギノ明朝 Pro W6"/>
              </w:rPr>
              <w:t>(t)</w:t>
            </w:r>
            <w:r w:rsidRPr="009C637A">
              <w:t>, luke/nu</w:t>
            </w:r>
            <w:r w:rsidR="00CF5057" w:rsidRPr="009C637A">
              <w:rPr>
                <w:rFonts w:eastAsia="ヒラギノ明朝 Pro W6"/>
              </w:rPr>
              <w:t>(t)</w:t>
            </w:r>
            <w:r w:rsidRPr="009C637A">
              <w:t>, sopi/nu</w:t>
            </w:r>
            <w:r w:rsidR="00CF5057" w:rsidRPr="009C637A">
              <w:rPr>
                <w:rFonts w:eastAsia="ヒラギノ明朝 Pro W6"/>
              </w:rPr>
              <w:t>(t)</w:t>
            </w:r>
            <w:r w:rsidRPr="009C637A">
              <w:t>, tohti/nu</w:t>
            </w:r>
            <w:r w:rsidR="00CF5057" w:rsidRPr="009C637A">
              <w:rPr>
                <w:rFonts w:eastAsia="ヒラギノ明朝 Pro W6"/>
              </w:rPr>
              <w:t>(t)</w:t>
            </w:r>
            <w:r w:rsidRPr="009C637A">
              <w:t>, aiko/nu</w:t>
            </w:r>
            <w:r w:rsidR="00CF5057" w:rsidRPr="009C637A">
              <w:rPr>
                <w:rFonts w:eastAsia="ヒラギノ明朝 Pro W6"/>
              </w:rPr>
              <w:t>(t)</w:t>
            </w:r>
            <w:r w:rsidRPr="009C637A">
              <w:t>, katto/nu</w:t>
            </w:r>
            <w:r w:rsidR="00CF5057" w:rsidRPr="009C637A">
              <w:rPr>
                <w:rFonts w:eastAsia="ヒラギノ明朝 Pro W6"/>
              </w:rPr>
              <w:t>(t)</w:t>
            </w:r>
            <w:r w:rsidRPr="009C637A">
              <w:t>, näky/ny</w:t>
            </w:r>
            <w:r w:rsidR="00CF5057" w:rsidRPr="009C637A">
              <w:rPr>
                <w:rFonts w:eastAsia="ヒラギノ明朝 Pro W6"/>
              </w:rPr>
              <w:t>(t)</w:t>
            </w:r>
            <w:r w:rsidRPr="009C637A">
              <w:t>, luotta/nu</w:t>
            </w:r>
            <w:r w:rsidR="00CF5057" w:rsidRPr="009C637A">
              <w:rPr>
                <w:rFonts w:eastAsia="ヒラギノ明朝 Pro W6"/>
              </w:rPr>
              <w:t>(t)</w:t>
            </w:r>
            <w:r w:rsidRPr="009C637A">
              <w:t>, anta/nu</w:t>
            </w:r>
            <w:r w:rsidR="000150EC" w:rsidRPr="009C637A">
              <w:t>(t)</w:t>
            </w:r>
            <w:r w:rsidRPr="009C637A">
              <w:t>, lentä/ny</w:t>
            </w:r>
            <w:r w:rsidR="00CF5057" w:rsidRPr="009C637A">
              <w:rPr>
                <w:rFonts w:eastAsia="ヒラギノ明朝 Pro W6"/>
              </w:rPr>
              <w:t>(t)</w:t>
            </w:r>
            <w:r w:rsidRPr="009C637A">
              <w:t>, varasta/nnu</w:t>
            </w:r>
            <w:r w:rsidR="00CF5057" w:rsidRPr="009C637A">
              <w:rPr>
                <w:rFonts w:eastAsia="ヒラギノ明朝 Pro W6"/>
              </w:rPr>
              <w:t>(t)</w:t>
            </w:r>
            <w:r w:rsidRPr="009C637A">
              <w:t>, näytästä/nny</w:t>
            </w:r>
            <w:r w:rsidR="00CF5057" w:rsidRPr="009C637A">
              <w:rPr>
                <w:rFonts w:eastAsia="ヒラギノ明朝 Pro W6"/>
              </w:rPr>
              <w:t>(t)</w:t>
            </w:r>
            <w:r w:rsidRPr="009C637A">
              <w:t>; (3) ol/lu</w:t>
            </w:r>
            <w:r w:rsidR="00CF5057" w:rsidRPr="009C637A">
              <w:rPr>
                <w:rFonts w:eastAsia="ヒラギノ明朝 Pro W6"/>
              </w:rPr>
              <w:t>(t)</w:t>
            </w:r>
            <w:r w:rsidRPr="009C637A">
              <w:t>, juos/su</w:t>
            </w:r>
            <w:r w:rsidR="00CF5057" w:rsidRPr="009C637A">
              <w:rPr>
                <w:rFonts w:eastAsia="ヒラギノ明朝 Pro W6"/>
              </w:rPr>
              <w:t>(t)</w:t>
            </w:r>
            <w:r w:rsidRPr="009C637A">
              <w:t>, näh/ny</w:t>
            </w:r>
            <w:r w:rsidR="00CF5057" w:rsidRPr="009C637A">
              <w:rPr>
                <w:rFonts w:eastAsia="ヒラギノ明朝 Pro W6"/>
              </w:rPr>
              <w:t>(t)</w:t>
            </w:r>
            <w:r w:rsidRPr="009C637A">
              <w:t>, kävel/y</w:t>
            </w:r>
            <w:r w:rsidR="00CF5057" w:rsidRPr="009C637A">
              <w:rPr>
                <w:rFonts w:eastAsia="ヒラギノ明朝 Pro W6"/>
              </w:rPr>
              <w:t>(t)</w:t>
            </w:r>
            <w:r w:rsidRPr="009C637A">
              <w:t>, ajatel/lu</w:t>
            </w:r>
            <w:r w:rsidR="00CF5057" w:rsidRPr="009C637A">
              <w:rPr>
                <w:rFonts w:eastAsia="ヒラギノ明朝 Pro W6"/>
              </w:rPr>
              <w:t>(t)</w:t>
            </w:r>
            <w:r w:rsidRPr="009C637A">
              <w:t>, auka(i)s/su</w:t>
            </w:r>
            <w:r w:rsidR="00CF5057" w:rsidRPr="009C637A">
              <w:rPr>
                <w:rFonts w:eastAsia="ヒラギノ明朝 Pro W6"/>
              </w:rPr>
              <w:t>(t)</w:t>
            </w:r>
            <w:r w:rsidRPr="009C637A">
              <w:t>; (4) kyyti/ny</w:t>
            </w:r>
            <w:r w:rsidR="00CF5057" w:rsidRPr="009C637A">
              <w:rPr>
                <w:rFonts w:eastAsia="ヒラギノ明朝 Pro W6"/>
              </w:rPr>
              <w:t>(t)</w:t>
            </w:r>
            <w:r w:rsidRPr="009C637A">
              <w:t>, tarvi/nu</w:t>
            </w:r>
            <w:r w:rsidR="00CC4F5A">
              <w:t>(t)</w:t>
            </w:r>
            <w:r w:rsidRPr="009C637A">
              <w:t>, piikaroi/nu</w:t>
            </w:r>
            <w:r w:rsidR="00CF5057" w:rsidRPr="009C637A">
              <w:rPr>
                <w:rFonts w:eastAsia="ヒラギノ明朝 Pro W6"/>
              </w:rPr>
              <w:t>(t)</w:t>
            </w:r>
            <w:r w:rsidRPr="009C637A">
              <w:t>, li(j)e/ny</w:t>
            </w:r>
            <w:r w:rsidR="00CF5057" w:rsidRPr="009C637A">
              <w:rPr>
                <w:rFonts w:eastAsia="ヒラギノ明朝 Pro W6"/>
              </w:rPr>
              <w:t>(t)</w:t>
            </w:r>
            <w:r w:rsidRPr="009C637A">
              <w:t>, vanhe/nu</w:t>
            </w:r>
            <w:r w:rsidR="00CF5057" w:rsidRPr="009C637A">
              <w:rPr>
                <w:rFonts w:eastAsia="ヒラギノ明朝 Pro W6"/>
              </w:rPr>
              <w:t>(t)</w:t>
            </w:r>
            <w:r w:rsidRPr="009C637A">
              <w:t>, jatka/nu</w:t>
            </w:r>
            <w:r w:rsidR="00CF5057" w:rsidRPr="009C637A">
              <w:rPr>
                <w:rFonts w:eastAsia="ヒラギノ明朝 Pro W6"/>
              </w:rPr>
              <w:t>(t)</w:t>
            </w:r>
            <w:r w:rsidRPr="009C637A">
              <w:t>, pöl(j)ä/ny</w:t>
            </w:r>
            <w:r w:rsidR="00CF5057" w:rsidRPr="009C637A">
              <w:rPr>
                <w:rFonts w:eastAsia="ヒラギノ明朝 Pro W6"/>
              </w:rPr>
              <w:t>(t)</w:t>
            </w:r>
            <w:r w:rsidRPr="009C637A">
              <w:t>, keri/ny</w:t>
            </w:r>
            <w:r w:rsidR="00CF5057" w:rsidRPr="009C637A">
              <w:rPr>
                <w:rFonts w:eastAsia="ヒラギノ明朝 Pro W6"/>
              </w:rPr>
              <w:t>(t)</w:t>
            </w:r>
            <w:r w:rsidRPr="009C637A">
              <w:t>, ka(đ)o/nu</w:t>
            </w:r>
            <w:r w:rsidR="00CF5057" w:rsidRPr="009C637A">
              <w:rPr>
                <w:rFonts w:eastAsia="ヒラギノ明朝 Pro W6"/>
              </w:rPr>
              <w:t>(t)</w:t>
            </w:r>
          </w:p>
        </w:tc>
      </w:tr>
      <w:tr w:rsidR="00BC7543" w:rsidRPr="00E13B9C" w14:paraId="53A24595" w14:textId="77777777" w:rsidTr="008C42C4">
        <w:tc>
          <w:tcPr>
            <w:tcW w:w="0" w:type="auto"/>
          </w:tcPr>
          <w:p w14:paraId="7DBCFA2D" w14:textId="77777777" w:rsidR="00BC7543" w:rsidRPr="00A96794" w:rsidRDefault="00BC7543" w:rsidP="008C42C4">
            <w:pPr>
              <w:tabs>
                <w:tab w:val="left" w:pos="4678"/>
              </w:tabs>
              <w:spacing w:before="40" w:after="40"/>
            </w:pPr>
            <w:r w:rsidRPr="00A96794">
              <w:t>Kielttäävä kondisunaalin perfekti</w:t>
            </w:r>
          </w:p>
        </w:tc>
        <w:tc>
          <w:tcPr>
            <w:tcW w:w="0" w:type="auto"/>
          </w:tcPr>
          <w:p w14:paraId="55D69ABD" w14:textId="77777777" w:rsidR="00BC7543" w:rsidRPr="00A96794" w:rsidRDefault="00BC7543" w:rsidP="008C42C4">
            <w:pPr>
              <w:tabs>
                <w:tab w:val="left" w:pos="4678"/>
              </w:tabs>
              <w:spacing w:before="40" w:after="40"/>
              <w:rPr>
                <w:i/>
              </w:rPr>
            </w:pPr>
            <w:r w:rsidRPr="00A96794">
              <w:rPr>
                <w:i/>
              </w:rPr>
              <w:t>en olis</w:t>
            </w:r>
            <w:r w:rsidRPr="0075485B">
              <w:t>,</w:t>
            </w:r>
            <w:r w:rsidRPr="00A96794">
              <w:rPr>
                <w:i/>
              </w:rPr>
              <w:t xml:space="preserve"> et olis</w:t>
            </w:r>
            <w:r w:rsidRPr="0075485B">
              <w:t>,</w:t>
            </w:r>
            <w:r w:rsidRPr="00A96794">
              <w:rPr>
                <w:i/>
              </w:rPr>
              <w:t xml:space="preserve"> ei olis</w:t>
            </w:r>
          </w:p>
        </w:tc>
        <w:tc>
          <w:tcPr>
            <w:tcW w:w="0" w:type="auto"/>
            <w:vMerge/>
          </w:tcPr>
          <w:p w14:paraId="24FB3162" w14:textId="77777777" w:rsidR="00BC7543" w:rsidRPr="00A96794" w:rsidRDefault="00BC7543" w:rsidP="008C42C4">
            <w:pPr>
              <w:tabs>
                <w:tab w:val="left" w:pos="4678"/>
              </w:tabs>
              <w:spacing w:before="40" w:after="40"/>
            </w:pPr>
          </w:p>
        </w:tc>
      </w:tr>
      <w:tr w:rsidR="00BC7543" w:rsidRPr="00A95D68" w14:paraId="03E70DEF" w14:textId="77777777" w:rsidTr="008C42C4">
        <w:tc>
          <w:tcPr>
            <w:tcW w:w="0" w:type="auto"/>
          </w:tcPr>
          <w:p w14:paraId="13543BD3" w14:textId="77777777" w:rsidR="00BC7543" w:rsidRPr="00A96794" w:rsidRDefault="00BC7543" w:rsidP="008C42C4">
            <w:pPr>
              <w:tabs>
                <w:tab w:val="left" w:pos="4678"/>
              </w:tabs>
              <w:spacing w:before="40" w:after="40"/>
            </w:pPr>
            <w:r w:rsidRPr="00A96794">
              <w:t>Liittotempus</w:t>
            </w:r>
          </w:p>
        </w:tc>
        <w:tc>
          <w:tcPr>
            <w:tcW w:w="0" w:type="auto"/>
          </w:tcPr>
          <w:p w14:paraId="2187C733" w14:textId="0E400D06" w:rsidR="00BC7543" w:rsidRPr="00A96794" w:rsidRDefault="00BC7543" w:rsidP="008C42C4">
            <w:pPr>
              <w:tabs>
                <w:tab w:val="left" w:pos="4678"/>
              </w:tabs>
              <w:spacing w:before="40" w:after="40"/>
            </w:pPr>
            <w:r>
              <w:t xml:space="preserve">Aktiivin </w:t>
            </w:r>
            <w:r w:rsidR="001337F6">
              <w:t>pl1</w:t>
            </w:r>
            <w:r w:rsidRPr="00A96794">
              <w:t xml:space="preserve">, </w:t>
            </w:r>
            <w:r w:rsidR="001337F6">
              <w:t>pl2</w:t>
            </w:r>
            <w:r w:rsidRPr="00A96794">
              <w:t xml:space="preserve">, </w:t>
            </w:r>
            <w:r w:rsidR="001337F6">
              <w:t>pl3</w:t>
            </w:r>
          </w:p>
        </w:tc>
        <w:tc>
          <w:tcPr>
            <w:tcW w:w="0" w:type="auto"/>
          </w:tcPr>
          <w:p w14:paraId="70F1B62F" w14:textId="77777777" w:rsidR="00BC7543" w:rsidRPr="00A96794" w:rsidRDefault="00BC7543" w:rsidP="008C42C4">
            <w:pPr>
              <w:spacing w:before="40" w:after="40"/>
            </w:pPr>
            <w:r w:rsidRPr="00A96794">
              <w:t xml:space="preserve">Aktiivin </w:t>
            </w:r>
            <w:r>
              <w:t>partisip</w:t>
            </w:r>
            <w:r w:rsidRPr="00A96794">
              <w:t>in perfekti, pluraalin nominatiivi</w:t>
            </w:r>
          </w:p>
        </w:tc>
      </w:tr>
      <w:tr w:rsidR="00BC7543" w:rsidRPr="00E13B9C" w14:paraId="594E2162" w14:textId="77777777" w:rsidTr="008C42C4">
        <w:trPr>
          <w:trHeight w:val="1331"/>
        </w:trPr>
        <w:tc>
          <w:tcPr>
            <w:tcW w:w="0" w:type="auto"/>
          </w:tcPr>
          <w:p w14:paraId="520E29D1" w14:textId="77777777" w:rsidR="00BC7543" w:rsidRPr="00A96794" w:rsidRDefault="00BC7543" w:rsidP="008C42C4">
            <w:pPr>
              <w:tabs>
                <w:tab w:val="left" w:pos="4678"/>
              </w:tabs>
              <w:spacing w:before="40" w:after="40"/>
            </w:pPr>
            <w:r w:rsidRPr="00A96794">
              <w:t>Kondisunaalin perfekti</w:t>
            </w:r>
          </w:p>
        </w:tc>
        <w:tc>
          <w:tcPr>
            <w:tcW w:w="0" w:type="auto"/>
          </w:tcPr>
          <w:p w14:paraId="04672646" w14:textId="48E6A358" w:rsidR="00BC7543" w:rsidRPr="00A96794" w:rsidRDefault="00BC7543" w:rsidP="008C42C4">
            <w:pPr>
              <w:tabs>
                <w:tab w:val="left" w:pos="4678"/>
              </w:tabs>
              <w:spacing w:before="40" w:after="40"/>
              <w:rPr>
                <w:i/>
              </w:rPr>
            </w:pPr>
            <w:r w:rsidRPr="00A96794">
              <w:rPr>
                <w:i/>
              </w:rPr>
              <w:t>olisimma</w:t>
            </w:r>
            <w:r w:rsidRPr="0075485B">
              <w:t>,</w:t>
            </w:r>
            <w:r w:rsidRPr="00A96794">
              <w:rPr>
                <w:i/>
              </w:rPr>
              <w:t xml:space="preserve"> olisitta</w:t>
            </w:r>
            <w:r w:rsidRPr="0075485B">
              <w:t>,</w:t>
            </w:r>
            <w:r w:rsidRPr="00A96794">
              <w:rPr>
                <w:i/>
              </w:rPr>
              <w:t xml:space="preserve"> olisit </w:t>
            </w:r>
            <w:r w:rsidR="00BA1173" w:rsidRPr="00BA1173">
              <w:t>~</w:t>
            </w:r>
            <w:r w:rsidRPr="00A96794">
              <w:rPr>
                <w:i/>
              </w:rPr>
              <w:t xml:space="preserve"> oltais</w:t>
            </w:r>
          </w:p>
        </w:tc>
        <w:tc>
          <w:tcPr>
            <w:tcW w:w="0" w:type="auto"/>
            <w:vMerge w:val="restart"/>
          </w:tcPr>
          <w:p w14:paraId="0433FBC3" w14:textId="72D04CEF" w:rsidR="00BC7543" w:rsidRPr="00A96794" w:rsidRDefault="004F681F" w:rsidP="008C42C4">
            <w:pPr>
              <w:spacing w:before="40" w:after="40"/>
            </w:pPr>
            <w:r>
              <w:t>(</w:t>
            </w:r>
            <w:r w:rsidRPr="00A96794">
              <w:t>1) saa/nhee</w:t>
            </w:r>
            <w:r>
              <w:t>/</w:t>
            </w:r>
            <w:r w:rsidRPr="00A96794">
              <w:t>t, vie/nhee</w:t>
            </w:r>
            <w:r>
              <w:t>/</w:t>
            </w:r>
            <w:r w:rsidRPr="00A96794">
              <w:t>t, ui/nhee</w:t>
            </w:r>
            <w:r>
              <w:t>/</w:t>
            </w:r>
            <w:r w:rsidRPr="00A96794">
              <w:t xml:space="preserve">t; </w:t>
            </w:r>
            <w:r>
              <w:t>(</w:t>
            </w:r>
            <w:r w:rsidRPr="00A96794">
              <w:t>2) kulke/nhee</w:t>
            </w:r>
            <w:r>
              <w:t>/</w:t>
            </w:r>
            <w:r w:rsidRPr="00A96794">
              <w:t>t, luke/nhee</w:t>
            </w:r>
            <w:r>
              <w:t>/</w:t>
            </w:r>
            <w:r w:rsidRPr="00A96794">
              <w:t>t, sopi/nhee</w:t>
            </w:r>
            <w:r>
              <w:t>/</w:t>
            </w:r>
            <w:r w:rsidRPr="00A96794">
              <w:t>t, tohti/nhee</w:t>
            </w:r>
            <w:r>
              <w:t>/</w:t>
            </w:r>
            <w:r w:rsidRPr="00A96794">
              <w:t>t, aiko/nhee</w:t>
            </w:r>
            <w:r>
              <w:t>/</w:t>
            </w:r>
            <w:r w:rsidRPr="00A96794">
              <w:t>t, katto/nhee</w:t>
            </w:r>
            <w:r>
              <w:t>/</w:t>
            </w:r>
            <w:r w:rsidRPr="00A96794">
              <w:t>t, näky/nhee</w:t>
            </w:r>
            <w:r>
              <w:t>/</w:t>
            </w:r>
            <w:r w:rsidRPr="00A96794">
              <w:t>t, luotta/nhee</w:t>
            </w:r>
            <w:r>
              <w:t>/</w:t>
            </w:r>
            <w:r w:rsidRPr="00A96794">
              <w:t>t, anta/nhee</w:t>
            </w:r>
            <w:r>
              <w:t>/</w:t>
            </w:r>
            <w:r w:rsidRPr="00A96794">
              <w:t>t, lentä/nhee</w:t>
            </w:r>
            <w:r>
              <w:t>/</w:t>
            </w:r>
            <w:r w:rsidRPr="00A96794">
              <w:t xml:space="preserve">t, </w:t>
            </w:r>
            <w:r>
              <w:t>vara</w:t>
            </w:r>
            <w:r w:rsidRPr="00A96794">
              <w:t>sta/nhee</w:t>
            </w:r>
            <w:r>
              <w:t>/</w:t>
            </w:r>
            <w:r w:rsidRPr="00A96794">
              <w:t>t, näytästä/nhee</w:t>
            </w:r>
            <w:r>
              <w:t>/</w:t>
            </w:r>
            <w:r w:rsidRPr="00A96794">
              <w:t xml:space="preserve">t; </w:t>
            </w:r>
            <w:r>
              <w:t>(</w:t>
            </w:r>
            <w:r w:rsidRPr="00A96794">
              <w:t>3) ol/hee</w:t>
            </w:r>
            <w:r>
              <w:t>/</w:t>
            </w:r>
            <w:r w:rsidRPr="00A96794">
              <w:t>t, juos/hee</w:t>
            </w:r>
            <w:r>
              <w:t>/</w:t>
            </w:r>
            <w:r w:rsidRPr="00A96794">
              <w:t>t, näh/nhee</w:t>
            </w:r>
            <w:r>
              <w:t>/</w:t>
            </w:r>
            <w:r w:rsidRPr="00A96794">
              <w:t>t, kävel/hee</w:t>
            </w:r>
            <w:r>
              <w:t>/</w:t>
            </w:r>
            <w:r w:rsidRPr="00A96794">
              <w:t>t, ajatel/hee</w:t>
            </w:r>
            <w:r>
              <w:t>/</w:t>
            </w:r>
            <w:r w:rsidRPr="00A96794">
              <w:t>t, auka</w:t>
            </w:r>
            <w:r>
              <w:t>(</w:t>
            </w:r>
            <w:r w:rsidRPr="00A96794">
              <w:t>i)s/hee</w:t>
            </w:r>
            <w:r>
              <w:t>/</w:t>
            </w:r>
            <w:r w:rsidRPr="00A96794">
              <w:t xml:space="preserve">t; </w:t>
            </w:r>
            <w:r>
              <w:t>(</w:t>
            </w:r>
            <w:r w:rsidRPr="00A96794">
              <w:t>4) kyyti/nhee</w:t>
            </w:r>
            <w:r>
              <w:t>/</w:t>
            </w:r>
            <w:r w:rsidRPr="00A96794">
              <w:t>t, tarvi/nhee</w:t>
            </w:r>
            <w:r>
              <w:t>/</w:t>
            </w:r>
            <w:r w:rsidRPr="00A96794">
              <w:t>t, piikaroi/nhee</w:t>
            </w:r>
            <w:r>
              <w:t>/</w:t>
            </w:r>
            <w:r w:rsidRPr="00A96794">
              <w:t>t, li</w:t>
            </w:r>
            <w:r>
              <w:t>(</w:t>
            </w:r>
            <w:r w:rsidRPr="00A96794">
              <w:t>j)e/nhee</w:t>
            </w:r>
            <w:r>
              <w:t>/</w:t>
            </w:r>
            <w:r w:rsidRPr="00A96794">
              <w:t>t, vanhe/nhee</w:t>
            </w:r>
            <w:r>
              <w:t>/</w:t>
            </w:r>
            <w:r w:rsidRPr="00A96794">
              <w:t>t, jatka/nhee</w:t>
            </w:r>
            <w:r>
              <w:t>/</w:t>
            </w:r>
            <w:r w:rsidRPr="00A96794">
              <w:t>t, pöl</w:t>
            </w:r>
            <w:r>
              <w:t>(</w:t>
            </w:r>
            <w:r w:rsidRPr="00A96794">
              <w:t>j)ä/nhee</w:t>
            </w:r>
            <w:r>
              <w:t>/</w:t>
            </w:r>
            <w:r w:rsidRPr="00A96794">
              <w:t>t, keri/nhee</w:t>
            </w:r>
            <w:r>
              <w:t>/</w:t>
            </w:r>
            <w:r w:rsidRPr="00A96794">
              <w:t>t, ka</w:t>
            </w:r>
            <w:r>
              <w:t>(</w:t>
            </w:r>
            <w:r w:rsidRPr="00A96794">
              <w:t>đ)o/nhee</w:t>
            </w:r>
            <w:r>
              <w:t>/</w:t>
            </w:r>
            <w:r w:rsidRPr="00A96794">
              <w:t>t</w:t>
            </w:r>
          </w:p>
        </w:tc>
      </w:tr>
      <w:tr w:rsidR="00BC7543" w:rsidRPr="00E13B9C" w14:paraId="399A57CB" w14:textId="77777777" w:rsidTr="008C42C4">
        <w:tc>
          <w:tcPr>
            <w:tcW w:w="0" w:type="auto"/>
          </w:tcPr>
          <w:p w14:paraId="256399A0" w14:textId="77777777" w:rsidR="00BC7543" w:rsidRPr="00A96794" w:rsidRDefault="00BC7543" w:rsidP="008C42C4">
            <w:pPr>
              <w:tabs>
                <w:tab w:val="left" w:pos="4678"/>
              </w:tabs>
              <w:spacing w:before="40" w:after="40"/>
            </w:pPr>
            <w:r w:rsidRPr="00A96794">
              <w:t>Kielttäävä kondisunaalin perfekti</w:t>
            </w:r>
          </w:p>
        </w:tc>
        <w:tc>
          <w:tcPr>
            <w:tcW w:w="0" w:type="auto"/>
          </w:tcPr>
          <w:p w14:paraId="79094D9D" w14:textId="73BFBBB6" w:rsidR="00BC7543" w:rsidRPr="00A96794" w:rsidRDefault="00BC7543" w:rsidP="008C42C4">
            <w:pPr>
              <w:tabs>
                <w:tab w:val="left" w:pos="4678"/>
              </w:tabs>
              <w:spacing w:before="40" w:after="40"/>
              <w:rPr>
                <w:i/>
              </w:rPr>
            </w:pPr>
            <w:r w:rsidRPr="00A96794">
              <w:rPr>
                <w:i/>
              </w:rPr>
              <w:t>emmä olis</w:t>
            </w:r>
            <w:r w:rsidRPr="0075485B">
              <w:t>,</w:t>
            </w:r>
            <w:r w:rsidRPr="00A96794">
              <w:rPr>
                <w:i/>
              </w:rPr>
              <w:t xml:space="preserve"> että olis</w:t>
            </w:r>
            <w:r w:rsidRPr="0075485B">
              <w:t>,</w:t>
            </w:r>
            <w:r w:rsidRPr="00A96794">
              <w:rPr>
                <w:i/>
              </w:rPr>
              <w:t xml:space="preserve"> ei olis </w:t>
            </w:r>
            <w:r w:rsidR="00BA1173" w:rsidRPr="00BA1173">
              <w:t>~</w:t>
            </w:r>
            <w:r w:rsidRPr="00A96794">
              <w:rPr>
                <w:i/>
              </w:rPr>
              <w:t xml:space="preserve"> oltais</w:t>
            </w:r>
          </w:p>
        </w:tc>
        <w:tc>
          <w:tcPr>
            <w:tcW w:w="0" w:type="auto"/>
            <w:vMerge/>
          </w:tcPr>
          <w:p w14:paraId="74F36C9A" w14:textId="77777777" w:rsidR="00BC7543" w:rsidRPr="00A96794" w:rsidRDefault="00BC7543" w:rsidP="008C42C4">
            <w:pPr>
              <w:tabs>
                <w:tab w:val="left" w:pos="4678"/>
              </w:tabs>
              <w:spacing w:before="40" w:after="40"/>
            </w:pPr>
          </w:p>
        </w:tc>
      </w:tr>
      <w:tr w:rsidR="00BC7543" w:rsidRPr="00340F07" w14:paraId="0CB127A4" w14:textId="77777777" w:rsidTr="008C42C4">
        <w:tc>
          <w:tcPr>
            <w:tcW w:w="0" w:type="auto"/>
          </w:tcPr>
          <w:p w14:paraId="7126C65C" w14:textId="77777777" w:rsidR="00BC7543" w:rsidRPr="00A96794" w:rsidRDefault="00BC7543" w:rsidP="008C42C4">
            <w:pPr>
              <w:tabs>
                <w:tab w:val="left" w:pos="4678"/>
              </w:tabs>
              <w:spacing w:before="40" w:after="40"/>
            </w:pPr>
            <w:r w:rsidRPr="00A96794">
              <w:t>Liittotempus</w:t>
            </w:r>
          </w:p>
        </w:tc>
        <w:tc>
          <w:tcPr>
            <w:tcW w:w="0" w:type="auto"/>
          </w:tcPr>
          <w:p w14:paraId="7794996D" w14:textId="77777777" w:rsidR="00BC7543" w:rsidRPr="00A96794" w:rsidRDefault="00BC7543" w:rsidP="008C42C4">
            <w:pPr>
              <w:tabs>
                <w:tab w:val="left" w:pos="4678"/>
              </w:tabs>
              <w:spacing w:before="40" w:after="40"/>
            </w:pPr>
            <w:r w:rsidRPr="00A96794">
              <w:t>Passiivi</w:t>
            </w:r>
          </w:p>
        </w:tc>
        <w:tc>
          <w:tcPr>
            <w:tcW w:w="0" w:type="auto"/>
          </w:tcPr>
          <w:p w14:paraId="1ACEDAEB" w14:textId="77777777" w:rsidR="00BC7543" w:rsidRPr="00A96794" w:rsidRDefault="00BC7543" w:rsidP="008C42C4">
            <w:pPr>
              <w:tabs>
                <w:tab w:val="left" w:pos="4678"/>
              </w:tabs>
              <w:spacing w:before="40" w:after="40"/>
            </w:pPr>
            <w:r w:rsidRPr="00A96794">
              <w:t xml:space="preserve">Passiivin </w:t>
            </w:r>
            <w:r>
              <w:t>partisip</w:t>
            </w:r>
            <w:r w:rsidRPr="00A96794">
              <w:t>in perfekti, singulaarin nominatiivi</w:t>
            </w:r>
          </w:p>
        </w:tc>
      </w:tr>
      <w:tr w:rsidR="00BC7543" w:rsidRPr="00E13B9C" w14:paraId="59A166FF" w14:textId="77777777" w:rsidTr="008C42C4">
        <w:trPr>
          <w:trHeight w:val="971"/>
        </w:trPr>
        <w:tc>
          <w:tcPr>
            <w:tcW w:w="0" w:type="auto"/>
          </w:tcPr>
          <w:p w14:paraId="034A6FE3" w14:textId="77777777" w:rsidR="00BC7543" w:rsidRPr="00A96794" w:rsidRDefault="00BC7543" w:rsidP="008C42C4">
            <w:pPr>
              <w:tabs>
                <w:tab w:val="left" w:pos="4678"/>
              </w:tabs>
              <w:spacing w:before="20" w:after="20"/>
            </w:pPr>
            <w:r w:rsidRPr="00A96794">
              <w:t>Kondisunaalin perfekti</w:t>
            </w:r>
          </w:p>
        </w:tc>
        <w:tc>
          <w:tcPr>
            <w:tcW w:w="0" w:type="auto"/>
          </w:tcPr>
          <w:p w14:paraId="59B2F882" w14:textId="77777777" w:rsidR="00BC7543" w:rsidRPr="00A96794" w:rsidRDefault="00BC7543" w:rsidP="008C42C4">
            <w:pPr>
              <w:tabs>
                <w:tab w:val="left" w:pos="4678"/>
              </w:tabs>
              <w:spacing w:before="20" w:after="20"/>
              <w:rPr>
                <w:i/>
              </w:rPr>
            </w:pPr>
            <w:r w:rsidRPr="00A96794">
              <w:rPr>
                <w:i/>
              </w:rPr>
              <w:t>olis</w:t>
            </w:r>
          </w:p>
        </w:tc>
        <w:tc>
          <w:tcPr>
            <w:tcW w:w="0" w:type="auto"/>
            <w:vMerge w:val="restart"/>
          </w:tcPr>
          <w:p w14:paraId="41F4710A" w14:textId="67B17A52" w:rsidR="00BC7543" w:rsidRPr="00A96794" w:rsidRDefault="00BC7543" w:rsidP="008C42C4">
            <w:pPr>
              <w:spacing w:before="40" w:after="40"/>
            </w:pPr>
            <w:r>
              <w:t>(</w:t>
            </w:r>
            <w:r w:rsidRPr="00A96794">
              <w:t xml:space="preserve">1) saa/tu, vie/ty, ui/tu; </w:t>
            </w:r>
            <w:r>
              <w:t>(</w:t>
            </w:r>
            <w:r w:rsidRPr="00A96794">
              <w:t>2) kulje/ttu, lu</w:t>
            </w:r>
            <w:r>
              <w:t>(</w:t>
            </w:r>
            <w:r w:rsidRPr="00A96794">
              <w:t>j)e/ttu, sovi/ttu, toh</w:t>
            </w:r>
            <w:r>
              <w:t>(</w:t>
            </w:r>
            <w:r w:rsidRPr="00A96794">
              <w:t>đ)i/ttu, ai</w:t>
            </w:r>
            <w:r>
              <w:t>(</w:t>
            </w:r>
            <w:r w:rsidRPr="00A96794">
              <w:t>j)o/ttu, katto/ttu, nä</w:t>
            </w:r>
            <w:r>
              <w:t>(</w:t>
            </w:r>
            <w:r w:rsidRPr="00A96794">
              <w:t>v</w:t>
            </w:r>
            <w:r>
              <w:t>)</w:t>
            </w:r>
            <w:r w:rsidRPr="00A96794">
              <w:t xml:space="preserve">y/tty, luote/ttu, anne/ttu, lenne/tty, varaste/ttu, näytäste/tty; </w:t>
            </w:r>
            <w:r>
              <w:t>(</w:t>
            </w:r>
            <w:r w:rsidRPr="00A96794">
              <w:t>3) ol/tu, juos/</w:t>
            </w:r>
            <w:r>
              <w:t>tu, näh/ty, kävel/ty, ajatel/tu,</w:t>
            </w:r>
            <w:r w:rsidRPr="00A96794">
              <w:t xml:space="preserve"> auka</w:t>
            </w:r>
            <w:r>
              <w:t>(</w:t>
            </w:r>
            <w:r w:rsidRPr="00A96794">
              <w:t xml:space="preserve">i)s/tu; </w:t>
            </w:r>
            <w:r>
              <w:t>(</w:t>
            </w:r>
            <w:r w:rsidRPr="00A96794">
              <w:t>4) kyyti/tty, tarvi/ttu, piikaroi/t</w:t>
            </w:r>
            <w:r w:rsidR="00555077">
              <w:t>t</w:t>
            </w:r>
            <w:r w:rsidRPr="00A96794">
              <w:t>u, li</w:t>
            </w:r>
            <w:r>
              <w:t>(</w:t>
            </w:r>
            <w:r w:rsidRPr="00A96794">
              <w:t>j)e/tty, vanhe/ttu, jatka/ttu, pöl</w:t>
            </w:r>
            <w:r>
              <w:t>(</w:t>
            </w:r>
            <w:r w:rsidRPr="00A96794">
              <w:t>j)ä/tty, keri/tty, ka</w:t>
            </w:r>
            <w:r>
              <w:t>(</w:t>
            </w:r>
            <w:r w:rsidRPr="00A96794">
              <w:t>đ)o/ttu</w:t>
            </w:r>
          </w:p>
        </w:tc>
      </w:tr>
      <w:tr w:rsidR="00BC7543" w:rsidRPr="00E13B9C" w14:paraId="4F598A11" w14:textId="77777777" w:rsidTr="008C42C4">
        <w:tc>
          <w:tcPr>
            <w:tcW w:w="0" w:type="auto"/>
          </w:tcPr>
          <w:p w14:paraId="1FF920BA" w14:textId="77777777" w:rsidR="00BC7543" w:rsidRPr="00E13B9C" w:rsidRDefault="00BC7543" w:rsidP="008C42C4">
            <w:pPr>
              <w:tabs>
                <w:tab w:val="left" w:pos="4678"/>
              </w:tabs>
              <w:spacing w:before="20" w:after="20"/>
            </w:pPr>
            <w:r w:rsidRPr="00E13B9C">
              <w:t>Kielttäävä kondisunaalin perfekti</w:t>
            </w:r>
          </w:p>
        </w:tc>
        <w:tc>
          <w:tcPr>
            <w:tcW w:w="0" w:type="auto"/>
          </w:tcPr>
          <w:p w14:paraId="33693C1D" w14:textId="77777777" w:rsidR="00BC7543" w:rsidRPr="00E13B9C" w:rsidRDefault="00BC7543" w:rsidP="008C42C4">
            <w:pPr>
              <w:tabs>
                <w:tab w:val="left" w:pos="4678"/>
              </w:tabs>
              <w:spacing w:before="20" w:after="20"/>
              <w:rPr>
                <w:i/>
                <w:sz w:val="22"/>
                <w:szCs w:val="22"/>
              </w:rPr>
            </w:pPr>
            <w:r w:rsidRPr="00E13B9C">
              <w:rPr>
                <w:i/>
                <w:sz w:val="22"/>
                <w:szCs w:val="22"/>
              </w:rPr>
              <w:t>ei olis</w:t>
            </w:r>
          </w:p>
        </w:tc>
        <w:tc>
          <w:tcPr>
            <w:tcW w:w="0" w:type="auto"/>
            <w:vMerge/>
          </w:tcPr>
          <w:p w14:paraId="6733F561" w14:textId="77777777" w:rsidR="00BC7543" w:rsidRPr="00E13B9C" w:rsidRDefault="00BC7543" w:rsidP="008C42C4">
            <w:pPr>
              <w:tabs>
                <w:tab w:val="left" w:pos="4678"/>
              </w:tabs>
              <w:spacing w:before="120" w:after="120"/>
              <w:rPr>
                <w:sz w:val="22"/>
                <w:szCs w:val="22"/>
              </w:rPr>
            </w:pPr>
          </w:p>
        </w:tc>
      </w:tr>
    </w:tbl>
    <w:p w14:paraId="3912835F" w14:textId="77777777" w:rsidR="00BC7543" w:rsidRPr="00A95D68" w:rsidRDefault="00BC7543" w:rsidP="00BC7543">
      <w:pPr>
        <w:pStyle w:val="Overskrift2"/>
      </w:pPr>
      <w:bookmarkStart w:id="1672" w:name="_Toc81192473"/>
      <w:bookmarkStart w:id="1673" w:name="_Toc84998015"/>
      <w:bookmarkStart w:id="1674" w:name="_Toc198266907"/>
      <w:bookmarkStart w:id="1675" w:name="_Toc209168659"/>
      <w:bookmarkStart w:id="1676" w:name="_Toc241129287"/>
      <w:bookmarkStart w:id="1677" w:name="_Toc311273889"/>
      <w:r w:rsidRPr="00A95D68">
        <w:t>Imperatiivi</w:t>
      </w:r>
      <w:bookmarkEnd w:id="1672"/>
      <w:bookmarkEnd w:id="1673"/>
      <w:bookmarkEnd w:id="1674"/>
      <w:bookmarkEnd w:id="1675"/>
      <w:bookmarkEnd w:id="1676"/>
      <w:bookmarkEnd w:id="1677"/>
    </w:p>
    <w:p w14:paraId="5F20A482" w14:textId="308217FF" w:rsidR="00F904D4" w:rsidRDefault="00BC7543" w:rsidP="00BC7543">
      <w:pPr>
        <w:pStyle w:val="Brdtekst"/>
        <w:spacing w:before="120"/>
      </w:pPr>
      <w:r w:rsidRPr="00827507">
        <w:rPr>
          <w:smallCaps/>
        </w:rPr>
        <w:t>Imperatiivi</w:t>
      </w:r>
      <w:r w:rsidR="00375FE5">
        <w:rPr>
          <w:smallCaps/>
        </w:rPr>
        <w:t>i</w:t>
      </w:r>
      <w:r w:rsidRPr="00A95D68">
        <w:t xml:space="preserve"> eli käskymodu</w:t>
      </w:r>
      <w:r w:rsidR="00375FE5">
        <w:t xml:space="preserve">sta käytämä käskysyntaktiissa (katto kohtaa </w:t>
      </w:r>
      <w:r w:rsidR="00D95C81">
        <w:t xml:space="preserve">2.4.6.3). Sillä oon </w:t>
      </w:r>
      <w:r w:rsidRPr="00A95D68">
        <w:t>niin ko indikatiivilla ja kondisunaalillaki oon kaksi lukkuu – singulaari ja pluraali – ja kolme persoonaa – ensimäinen, toinen ja kolmas. Lisäksi passiivin imperatiivin haamu oon mahđolinen mutta aivan harvinainen käytössä</w:t>
      </w:r>
      <w:r w:rsidR="00F904D4">
        <w:t>.</w:t>
      </w:r>
    </w:p>
    <w:p w14:paraId="67D36656" w14:textId="77777777" w:rsidR="00F904D4" w:rsidRDefault="00BC7543" w:rsidP="00BC7543">
      <w:pPr>
        <w:pStyle w:val="Brdtekst"/>
        <w:spacing w:before="120"/>
      </w:pPr>
      <w:r w:rsidRPr="00A95D68">
        <w:t>Persoonista produktiivis</w:t>
      </w:r>
      <w:r>
        <w:t>siimat</w:t>
      </w:r>
      <w:r w:rsidRPr="00A95D68">
        <w:t xml:space="preserve"> oon </w:t>
      </w:r>
      <w:r>
        <w:t>singulaarin ja pluraalin 2.</w:t>
      </w:r>
      <w:r w:rsidRPr="00A95D68">
        <w:t xml:space="preserve"> persoona: Oonhan tavalisesti niin, ette niitä ihmissii käskethään eli komenethaan, jokka koskaki oon paikala. Kans omale jou</w:t>
      </w:r>
      <w:r>
        <w:t>kole saattaa ehđottaat jonku</w:t>
      </w:r>
      <w:r w:rsidRPr="00A95D68">
        <w:t>laista aktiviteettii. S</w:t>
      </w:r>
      <w:r>
        <w:t>itte saattaa kans esittäät jonku</w:t>
      </w:r>
      <w:r w:rsidRPr="00A95D68">
        <w:t xml:space="preserve">laisen toivomuksen, ette joku kolmas persoona eli jokku kolmanet persoonat, jokka ei ole paikala, tehtäis jotaki, ja silloin käyttäät </w:t>
      </w:r>
      <w:r>
        <w:t>3.</w:t>
      </w:r>
      <w:r w:rsidRPr="00A95D68">
        <w:t xml:space="preserve"> persoonan imperatiivihaamui</w:t>
      </w:r>
      <w:r w:rsidR="00F904D4">
        <w:t>.</w:t>
      </w:r>
    </w:p>
    <w:p w14:paraId="6C9D971B" w14:textId="0253E70C" w:rsidR="00BC7543" w:rsidRPr="00A95D68" w:rsidRDefault="00BC7543" w:rsidP="00BC7543">
      <w:pPr>
        <w:pStyle w:val="Brdtekst"/>
        <w:spacing w:before="120"/>
      </w:pPr>
      <w:r w:rsidRPr="00A95D68">
        <w:t xml:space="preserve">Singulaarin </w:t>
      </w:r>
      <w:r>
        <w:t>1.</w:t>
      </w:r>
      <w:r w:rsidRPr="00A95D68">
        <w:t xml:space="preserve"> persoonalle ei erikoissii </w:t>
      </w:r>
      <w:r>
        <w:t>imperatiivihaamui kainun kielest</w:t>
      </w:r>
      <w:r w:rsidRPr="00A95D68">
        <w:t xml:space="preserve">ä </w:t>
      </w:r>
      <w:r>
        <w:t>löyđy</w:t>
      </w:r>
      <w:r w:rsidRPr="00A95D68">
        <w:t>.</w:t>
      </w:r>
    </w:p>
    <w:p w14:paraId="74BACD15" w14:textId="77777777" w:rsidR="00BC7543" w:rsidRPr="00A95D68" w:rsidRDefault="00BC7543" w:rsidP="00BC7543">
      <w:pPr>
        <w:pStyle w:val="Brdtekst"/>
        <w:spacing w:before="120"/>
      </w:pPr>
      <w:r w:rsidRPr="007426C3">
        <w:t>Imperatiivilla saattais teoriissa olla preesensin lisäksi kans perfektihaamu. Tämä ei ole melkhein ollenkhaan käytössä, niin ette niitä emmä tässä ollenkhaan ota esile.</w:t>
      </w:r>
    </w:p>
    <w:p w14:paraId="3D5A9C95" w14:textId="48423A79" w:rsidR="00BC7543" w:rsidRPr="00A95D68" w:rsidRDefault="002F4B91" w:rsidP="00BC7543">
      <w:pPr>
        <w:pStyle w:val="Overskrift3"/>
      </w:pPr>
      <w:bookmarkStart w:id="1678" w:name="_Toc84998016"/>
      <w:bookmarkStart w:id="1679" w:name="_Toc198266908"/>
      <w:bookmarkStart w:id="1680" w:name="_Toc209168660"/>
      <w:bookmarkStart w:id="1681" w:name="_Toc241129288"/>
      <w:bookmarkStart w:id="1682" w:name="_Toc311273890"/>
      <w:r>
        <w:t>I</w:t>
      </w:r>
      <w:r w:rsidR="00BC7543" w:rsidRPr="00A95D68">
        <w:t xml:space="preserve">mperatiivin </w:t>
      </w:r>
      <w:r>
        <w:t>p</w:t>
      </w:r>
      <w:r w:rsidRPr="00A95D68">
        <w:t xml:space="preserve">luraalin </w:t>
      </w:r>
      <w:r w:rsidR="002806B4" w:rsidRPr="00A95D68">
        <w:t xml:space="preserve">1. persoonan </w:t>
      </w:r>
      <w:r w:rsidR="00BC7543" w:rsidRPr="00A95D68">
        <w:t>haamustus</w:t>
      </w:r>
      <w:bookmarkEnd w:id="1678"/>
      <w:bookmarkEnd w:id="1679"/>
      <w:bookmarkEnd w:id="1680"/>
      <w:bookmarkEnd w:id="1681"/>
      <w:bookmarkEnd w:id="1682"/>
    </w:p>
    <w:p w14:paraId="5835E701" w14:textId="1224B8D0" w:rsidR="00BC7543" w:rsidRPr="00A95D68" w:rsidRDefault="002F4B91" w:rsidP="00BC7543">
      <w:pPr>
        <w:pStyle w:val="Brdtekst"/>
        <w:spacing w:before="120"/>
      </w:pPr>
      <w:r>
        <w:rPr>
          <w:smallCaps/>
        </w:rPr>
        <w:t>I</w:t>
      </w:r>
      <w:r w:rsidR="00BC7543" w:rsidRPr="00607439">
        <w:rPr>
          <w:smallCaps/>
        </w:rPr>
        <w:t>mperatiivi</w:t>
      </w:r>
      <w:r>
        <w:rPr>
          <w:smallCaps/>
        </w:rPr>
        <w:t>n</w:t>
      </w:r>
      <w:r w:rsidR="00BC7543" w:rsidRPr="00A95D68">
        <w:t xml:space="preserve"> </w:t>
      </w:r>
      <w:r>
        <w:rPr>
          <w:smallCaps/>
        </w:rPr>
        <w:t xml:space="preserve">pluraalin 1. persoona </w:t>
      </w:r>
      <w:r w:rsidR="00BC7543" w:rsidRPr="00A95D68">
        <w:t>oon identtinen indikatiivin preesensin pluraalin 1. persoonan haamun kans. Ainua ero</w:t>
      </w:r>
      <w:r w:rsidR="00BC7543">
        <w:t>itus</w:t>
      </w:r>
      <w:r w:rsidR="00BC7543" w:rsidRPr="00A95D68">
        <w:t xml:space="preserve"> oon, ette ko indikatiivin haamun kans usheimitten käytethään persoona</w:t>
      </w:r>
      <w:r w:rsidR="00080CE6">
        <w:t>pronomenii</w:t>
      </w:r>
      <w:r w:rsidR="00BC7543" w:rsidRPr="00A95D68">
        <w:t>, se imperatiivissa sitä ei ole. Verttaa syntaktiita</w:t>
      </w:r>
      <w:r w:rsidR="00FE5109">
        <w:t xml:space="preserve"> (4–8) syntakthiin (1–4)</w:t>
      </w:r>
      <w:r w:rsidR="00BC7543" w:rsidRPr="00A95D68">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64"/>
      </w:tblGrid>
      <w:tr w:rsidR="00BC7543" w:rsidRPr="00607439" w14:paraId="26CAC0BA" w14:textId="77777777" w:rsidTr="0042337D">
        <w:tc>
          <w:tcPr>
            <w:tcW w:w="4643" w:type="dxa"/>
          </w:tcPr>
          <w:p w14:paraId="26EBFA44" w14:textId="09380408" w:rsidR="00BC7543" w:rsidRPr="00607439" w:rsidRDefault="00BC7543" w:rsidP="008C42C4">
            <w:pPr>
              <w:pStyle w:val="Brdtekst"/>
              <w:tabs>
                <w:tab w:val="left" w:pos="4230"/>
              </w:tabs>
              <w:spacing w:after="60"/>
            </w:pPr>
            <w:r w:rsidRPr="00607439">
              <w:t xml:space="preserve">Indikatiivin preesens, </w:t>
            </w:r>
            <w:r w:rsidR="001337F6">
              <w:t>pl1</w:t>
            </w:r>
          </w:p>
        </w:tc>
        <w:tc>
          <w:tcPr>
            <w:tcW w:w="4643" w:type="dxa"/>
          </w:tcPr>
          <w:p w14:paraId="45ECC191" w14:textId="11020CE2" w:rsidR="00BC7543" w:rsidRPr="00607439" w:rsidRDefault="00BC7543" w:rsidP="008C42C4">
            <w:pPr>
              <w:pStyle w:val="Brdtekst"/>
              <w:tabs>
                <w:tab w:val="left" w:pos="4230"/>
              </w:tabs>
              <w:spacing w:after="60"/>
            </w:pPr>
            <w:r w:rsidRPr="00607439">
              <w:t xml:space="preserve">Imperatiivi, </w:t>
            </w:r>
            <w:r w:rsidR="001337F6">
              <w:t>pl1</w:t>
            </w:r>
          </w:p>
        </w:tc>
      </w:tr>
      <w:tr w:rsidR="00BC7543" w14:paraId="10216C58" w14:textId="77777777" w:rsidTr="0042337D">
        <w:tc>
          <w:tcPr>
            <w:tcW w:w="4643" w:type="dxa"/>
          </w:tcPr>
          <w:p w14:paraId="4B506C5F" w14:textId="1525D01A" w:rsidR="00BC7543" w:rsidRDefault="002D00E3" w:rsidP="00A80397">
            <w:pPr>
              <w:pStyle w:val="Brdtekst"/>
              <w:tabs>
                <w:tab w:val="left" w:pos="4230"/>
              </w:tabs>
              <w:spacing w:before="40" w:after="40"/>
            </w:pPr>
            <w:r>
              <w:t>(1)</w:t>
            </w:r>
            <w:r>
              <w:rPr>
                <w:i/>
              </w:rPr>
              <w:t xml:space="preserve"> </w:t>
            </w:r>
            <w:r w:rsidR="00BC7543" w:rsidRPr="002D00E3">
              <w:t>Met</w:t>
            </w:r>
            <w:r w:rsidR="00BC7543" w:rsidRPr="00256FDF">
              <w:rPr>
                <w:i/>
              </w:rPr>
              <w:t xml:space="preserve"> läh</w:t>
            </w:r>
            <w:r w:rsidR="001B127A" w:rsidRPr="001B127A">
              <w:t>(</w:t>
            </w:r>
            <w:r w:rsidR="00BC7543" w:rsidRPr="00256FDF">
              <w:rPr>
                <w:i/>
              </w:rPr>
              <w:t>đ</w:t>
            </w:r>
            <w:r w:rsidR="001B127A" w:rsidRPr="001B127A">
              <w:t>)</w:t>
            </w:r>
            <w:r w:rsidR="00BC7543" w:rsidRPr="00256FDF">
              <w:rPr>
                <w:i/>
              </w:rPr>
              <w:t>emä</w:t>
            </w:r>
            <w:r w:rsidR="00BC7543" w:rsidRPr="00A95D68">
              <w:t xml:space="preserve"> Raishiin.</w:t>
            </w:r>
          </w:p>
        </w:tc>
        <w:tc>
          <w:tcPr>
            <w:tcW w:w="4643" w:type="dxa"/>
          </w:tcPr>
          <w:p w14:paraId="675A5951" w14:textId="0B7C5FD9" w:rsidR="00BC7543" w:rsidRDefault="00FE5109" w:rsidP="00A80397">
            <w:pPr>
              <w:tabs>
                <w:tab w:val="left" w:pos="4230"/>
              </w:tabs>
              <w:spacing w:before="40" w:after="40"/>
            </w:pPr>
            <w:r>
              <w:t>(4)</w:t>
            </w:r>
            <w:r>
              <w:rPr>
                <w:i/>
              </w:rPr>
              <w:t xml:space="preserve"> </w:t>
            </w:r>
            <w:r w:rsidR="00BC7543" w:rsidRPr="00256FDF">
              <w:rPr>
                <w:i/>
              </w:rPr>
              <w:t>Läh</w:t>
            </w:r>
            <w:r w:rsidR="001B127A" w:rsidRPr="001B127A">
              <w:t>(</w:t>
            </w:r>
            <w:r w:rsidR="00BC7543" w:rsidRPr="00256FDF">
              <w:rPr>
                <w:i/>
              </w:rPr>
              <w:t>đ</w:t>
            </w:r>
            <w:r w:rsidR="001B127A" w:rsidRPr="001B127A">
              <w:t>)</w:t>
            </w:r>
            <w:r w:rsidR="00BC7543" w:rsidRPr="00256FDF">
              <w:rPr>
                <w:i/>
              </w:rPr>
              <w:t xml:space="preserve">emä </w:t>
            </w:r>
            <w:r w:rsidR="00BC7543" w:rsidRPr="00A95D68">
              <w:t>Raishiin!</w:t>
            </w:r>
          </w:p>
        </w:tc>
      </w:tr>
      <w:tr w:rsidR="00BC7543" w14:paraId="28E1FD91" w14:textId="77777777" w:rsidTr="0042337D">
        <w:tc>
          <w:tcPr>
            <w:tcW w:w="4643" w:type="dxa"/>
          </w:tcPr>
          <w:p w14:paraId="6D461F5E" w14:textId="1CE50D73" w:rsidR="00BC7543" w:rsidRDefault="002D00E3" w:rsidP="00A80397">
            <w:pPr>
              <w:pStyle w:val="Brdtekst"/>
              <w:tabs>
                <w:tab w:val="left" w:pos="4230"/>
              </w:tabs>
              <w:spacing w:before="40" w:after="40"/>
            </w:pPr>
            <w:r>
              <w:t>(2)</w:t>
            </w:r>
            <w:r>
              <w:rPr>
                <w:i/>
              </w:rPr>
              <w:t xml:space="preserve"> </w:t>
            </w:r>
            <w:r w:rsidR="00BC7543" w:rsidRPr="002D00E3">
              <w:t xml:space="preserve">Met </w:t>
            </w:r>
            <w:r w:rsidR="00BC7543" w:rsidRPr="00256FDF">
              <w:rPr>
                <w:i/>
              </w:rPr>
              <w:t>emmä läh</w:t>
            </w:r>
            <w:r w:rsidR="001B127A" w:rsidRPr="001B127A">
              <w:t>(</w:t>
            </w:r>
            <w:r w:rsidR="00BC7543" w:rsidRPr="00256FDF">
              <w:rPr>
                <w:i/>
              </w:rPr>
              <w:t>đ</w:t>
            </w:r>
            <w:r w:rsidR="001B127A" w:rsidRPr="001B127A">
              <w:t>)</w:t>
            </w:r>
            <w:r w:rsidR="00BC7543" w:rsidRPr="00256FDF">
              <w:rPr>
                <w:i/>
              </w:rPr>
              <w:t>e</w:t>
            </w:r>
            <w:r w:rsidR="00BC7543" w:rsidRPr="00A95D68">
              <w:t xml:space="preserve"> Raishiin.</w:t>
            </w:r>
          </w:p>
        </w:tc>
        <w:tc>
          <w:tcPr>
            <w:tcW w:w="4643" w:type="dxa"/>
          </w:tcPr>
          <w:p w14:paraId="362E4A37" w14:textId="6937F084" w:rsidR="00BC7543" w:rsidRDefault="00FE5109" w:rsidP="00A80397">
            <w:pPr>
              <w:tabs>
                <w:tab w:val="left" w:pos="4230"/>
              </w:tabs>
              <w:spacing w:before="40" w:after="40"/>
            </w:pPr>
            <w:r>
              <w:t>(5)</w:t>
            </w:r>
            <w:r>
              <w:rPr>
                <w:i/>
              </w:rPr>
              <w:t xml:space="preserve"> </w:t>
            </w:r>
            <w:r w:rsidR="00BC7543" w:rsidRPr="00256FDF">
              <w:rPr>
                <w:i/>
              </w:rPr>
              <w:t>Emmä läh</w:t>
            </w:r>
            <w:r w:rsidR="001B127A" w:rsidRPr="001B127A">
              <w:t>(</w:t>
            </w:r>
            <w:r w:rsidR="00BC7543" w:rsidRPr="00256FDF">
              <w:rPr>
                <w:i/>
              </w:rPr>
              <w:t>đ</w:t>
            </w:r>
            <w:r w:rsidR="001B127A" w:rsidRPr="001B127A">
              <w:t>)</w:t>
            </w:r>
            <w:r w:rsidR="00BC7543" w:rsidRPr="00256FDF">
              <w:rPr>
                <w:i/>
              </w:rPr>
              <w:t>e</w:t>
            </w:r>
            <w:r w:rsidR="00BC7543" w:rsidRPr="00A95D68">
              <w:t xml:space="preserve"> Raishiin!</w:t>
            </w:r>
          </w:p>
        </w:tc>
      </w:tr>
      <w:tr w:rsidR="00BC7543" w14:paraId="12C0D6D8" w14:textId="77777777" w:rsidTr="0042337D">
        <w:tc>
          <w:tcPr>
            <w:tcW w:w="4643" w:type="dxa"/>
          </w:tcPr>
          <w:p w14:paraId="00C97880" w14:textId="1A41C3C1" w:rsidR="00BC7543" w:rsidRDefault="002D00E3" w:rsidP="00A80397">
            <w:pPr>
              <w:pStyle w:val="Brdtekst"/>
              <w:tabs>
                <w:tab w:val="left" w:pos="4230"/>
              </w:tabs>
              <w:spacing w:before="40" w:after="40"/>
            </w:pPr>
            <w:r>
              <w:t xml:space="preserve">(3) </w:t>
            </w:r>
            <w:r w:rsidR="00BC7543" w:rsidRPr="00A95D68">
              <w:t xml:space="preserve">Met </w:t>
            </w:r>
            <w:r w:rsidR="00BC7543" w:rsidRPr="00C33F2B">
              <w:rPr>
                <w:i/>
              </w:rPr>
              <w:t>kirjo</w:t>
            </w:r>
            <w:r w:rsidR="001B127A" w:rsidRPr="001B127A">
              <w:t>(</w:t>
            </w:r>
            <w:r w:rsidR="00BC7543" w:rsidRPr="00C33F2B">
              <w:rPr>
                <w:i/>
              </w:rPr>
              <w:t>i</w:t>
            </w:r>
            <w:r w:rsidR="001B127A" w:rsidRPr="001B127A">
              <w:t>)</w:t>
            </w:r>
            <w:r w:rsidR="00BC7543" w:rsidRPr="00C33F2B">
              <w:rPr>
                <w:i/>
              </w:rPr>
              <w:t xml:space="preserve">tamma </w:t>
            </w:r>
            <w:r w:rsidR="00BC7543" w:rsidRPr="00A95D68">
              <w:t>preivin faarile.</w:t>
            </w:r>
          </w:p>
        </w:tc>
        <w:tc>
          <w:tcPr>
            <w:tcW w:w="4643" w:type="dxa"/>
          </w:tcPr>
          <w:p w14:paraId="4C206B4A" w14:textId="48B936E4" w:rsidR="00BC7543" w:rsidRDefault="00FE5109" w:rsidP="00A80397">
            <w:pPr>
              <w:tabs>
                <w:tab w:val="left" w:pos="4230"/>
              </w:tabs>
              <w:spacing w:before="40" w:after="40"/>
            </w:pPr>
            <w:r>
              <w:t>6)</w:t>
            </w:r>
            <w:r>
              <w:rPr>
                <w:i/>
              </w:rPr>
              <w:t xml:space="preserve"> </w:t>
            </w:r>
            <w:r w:rsidR="00BC7543" w:rsidRPr="00C33F2B">
              <w:rPr>
                <w:i/>
              </w:rPr>
              <w:t>Kirjo</w:t>
            </w:r>
            <w:r w:rsidR="001B127A" w:rsidRPr="001B127A">
              <w:t>(</w:t>
            </w:r>
            <w:r w:rsidR="00BC7543" w:rsidRPr="00C33F2B">
              <w:rPr>
                <w:i/>
              </w:rPr>
              <w:t>i</w:t>
            </w:r>
            <w:r w:rsidR="001B127A" w:rsidRPr="001B127A">
              <w:t>)</w:t>
            </w:r>
            <w:r w:rsidR="00BC7543" w:rsidRPr="00C33F2B">
              <w:rPr>
                <w:i/>
              </w:rPr>
              <w:t>tamma</w:t>
            </w:r>
            <w:r w:rsidR="00BC7543" w:rsidRPr="00A95D68">
              <w:t xml:space="preserve"> preivin faarile!</w:t>
            </w:r>
          </w:p>
        </w:tc>
      </w:tr>
      <w:tr w:rsidR="00BC7543" w14:paraId="591BDEBF" w14:textId="77777777" w:rsidTr="0042337D">
        <w:tc>
          <w:tcPr>
            <w:tcW w:w="4643" w:type="dxa"/>
          </w:tcPr>
          <w:p w14:paraId="0AFEDD0F" w14:textId="18E2474A" w:rsidR="00BC7543" w:rsidRDefault="00FE5109" w:rsidP="00A80397">
            <w:pPr>
              <w:pStyle w:val="Brdtekst"/>
              <w:tabs>
                <w:tab w:val="left" w:pos="4230"/>
              </w:tabs>
              <w:spacing w:before="40" w:after="40"/>
            </w:pPr>
            <w:r>
              <w:t xml:space="preserve">(4) </w:t>
            </w:r>
            <w:r w:rsidR="00BC7543" w:rsidRPr="00A95D68">
              <w:t xml:space="preserve">Met </w:t>
            </w:r>
            <w:r w:rsidR="00BC7543" w:rsidRPr="00C33F2B">
              <w:rPr>
                <w:i/>
              </w:rPr>
              <w:t>emmä kirjo</w:t>
            </w:r>
            <w:r w:rsidR="001B127A" w:rsidRPr="001B127A">
              <w:t>(</w:t>
            </w:r>
            <w:r w:rsidR="00BC7543" w:rsidRPr="00C33F2B">
              <w:rPr>
                <w:i/>
              </w:rPr>
              <w:t>i</w:t>
            </w:r>
            <w:r w:rsidR="001B127A" w:rsidRPr="001B127A">
              <w:t>)</w:t>
            </w:r>
            <w:r w:rsidR="00BC7543" w:rsidRPr="00C33F2B">
              <w:rPr>
                <w:i/>
              </w:rPr>
              <w:t>ta</w:t>
            </w:r>
            <w:r w:rsidR="00BC7543" w:rsidRPr="00A95D68">
              <w:t xml:space="preserve"> preivii </w:t>
            </w:r>
            <w:r w:rsidR="003F63AB">
              <w:t xml:space="preserve">~ preiviä </w:t>
            </w:r>
            <w:r w:rsidR="00BC7543" w:rsidRPr="00A95D68">
              <w:t>faarile.</w:t>
            </w:r>
          </w:p>
        </w:tc>
        <w:tc>
          <w:tcPr>
            <w:tcW w:w="4643" w:type="dxa"/>
          </w:tcPr>
          <w:p w14:paraId="6E7351F4" w14:textId="14C63B30" w:rsidR="00BC7543" w:rsidRDefault="00FE5109" w:rsidP="00A80397">
            <w:pPr>
              <w:tabs>
                <w:tab w:val="left" w:pos="4230"/>
              </w:tabs>
              <w:spacing w:before="40" w:after="40"/>
            </w:pPr>
            <w:r>
              <w:t>(8)</w:t>
            </w:r>
            <w:r>
              <w:rPr>
                <w:i/>
              </w:rPr>
              <w:t xml:space="preserve"> </w:t>
            </w:r>
            <w:r w:rsidR="00BC7543" w:rsidRPr="00C33F2B">
              <w:rPr>
                <w:i/>
              </w:rPr>
              <w:t>Emmä kirjo</w:t>
            </w:r>
            <w:r w:rsidR="001B127A" w:rsidRPr="001B127A">
              <w:t>(</w:t>
            </w:r>
            <w:r w:rsidR="00BC7543" w:rsidRPr="00C33F2B">
              <w:rPr>
                <w:i/>
              </w:rPr>
              <w:t>i</w:t>
            </w:r>
            <w:r w:rsidR="001B127A" w:rsidRPr="001B127A">
              <w:t>)</w:t>
            </w:r>
            <w:r w:rsidR="00BC7543" w:rsidRPr="00C33F2B">
              <w:rPr>
                <w:i/>
              </w:rPr>
              <w:t>ta</w:t>
            </w:r>
            <w:r w:rsidR="00BC7543" w:rsidRPr="00A95D68">
              <w:t xml:space="preserve"> preivii </w:t>
            </w:r>
            <w:r w:rsidR="003F63AB">
              <w:t xml:space="preserve">~ preiviä </w:t>
            </w:r>
            <w:r w:rsidR="00BC7543" w:rsidRPr="00A95D68">
              <w:t>faarile!</w:t>
            </w:r>
          </w:p>
        </w:tc>
      </w:tr>
    </w:tbl>
    <w:p w14:paraId="1D3D2ED0" w14:textId="77777777" w:rsidR="00BC7543" w:rsidRPr="00A95D68" w:rsidRDefault="00BC7543" w:rsidP="00BC7543">
      <w:pPr>
        <w:pStyle w:val="Overskrift3"/>
      </w:pPr>
      <w:bookmarkStart w:id="1683" w:name="_Toc84998017"/>
      <w:bookmarkStart w:id="1684" w:name="_Toc198266909"/>
      <w:bookmarkStart w:id="1685" w:name="_Toc209168661"/>
      <w:bookmarkStart w:id="1686" w:name="_Toc241129289"/>
      <w:bookmarkStart w:id="1687" w:name="_Toc311273891"/>
      <w:r w:rsidRPr="00A95D68">
        <w:t>Imperatiivin singulaarin 2. persoonan haamustus</w:t>
      </w:r>
      <w:bookmarkEnd w:id="1683"/>
      <w:bookmarkEnd w:id="1684"/>
      <w:bookmarkEnd w:id="1685"/>
      <w:bookmarkEnd w:id="1686"/>
      <w:bookmarkEnd w:id="1687"/>
    </w:p>
    <w:p w14:paraId="4F39AAD7" w14:textId="3B982848" w:rsidR="00BC7543" w:rsidRPr="00A95D68" w:rsidRDefault="00C545BE" w:rsidP="00BC7543">
      <w:pPr>
        <w:pStyle w:val="Brdtekst"/>
        <w:spacing w:before="120"/>
      </w:pPr>
      <w:r>
        <w:rPr>
          <w:smallCaps/>
        </w:rPr>
        <w:t>Singulaar</w:t>
      </w:r>
      <w:r w:rsidR="00BC7543" w:rsidRPr="00607439">
        <w:rPr>
          <w:smallCaps/>
        </w:rPr>
        <w:t>in ja pluraalin 2. persoonan imperatiivihaamut</w:t>
      </w:r>
      <w:r w:rsidR="00BC7543">
        <w:t xml:space="preserve"> oon aivan tavaliset</w:t>
      </w:r>
      <w:r w:rsidR="00BC7543" w:rsidRPr="00A95D68">
        <w:t xml:space="preserve"> puhheessa ja kirjoituksessaki. Myönttäävän singulaarin toisen persoonan imperatiivin haamu oon identtinen verbin preesensin</w:t>
      </w:r>
      <w:r w:rsidR="00BC7543">
        <w:t xml:space="preserve"> k</w:t>
      </w:r>
      <w:r w:rsidR="00AB5A6C">
        <w:t>ieltohaamun kans (katto kohđan 6</w:t>
      </w:r>
      <w:r w:rsidR="00BC7543">
        <w:t>.4.1.2 Kielttäävä preesens</w:t>
      </w:r>
      <w:r w:rsidR="00BC7543" w:rsidRPr="00A95D68">
        <w:t xml:space="preserve">). </w:t>
      </w:r>
      <w:r w:rsidR="00B9142B">
        <w:t>Verttaa syntaktiita (5–8) syntakthiin (1–4)</w:t>
      </w:r>
      <w:r w:rsidR="00BC7543" w:rsidRPr="00A95D68">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4313"/>
      </w:tblGrid>
      <w:tr w:rsidR="00BC7543" w:rsidRPr="00705337" w14:paraId="6DBA1FCC" w14:textId="77777777" w:rsidTr="009271F1">
        <w:tc>
          <w:tcPr>
            <w:tcW w:w="4209" w:type="dxa"/>
          </w:tcPr>
          <w:p w14:paraId="725BECAB" w14:textId="77777777" w:rsidR="00BC7543" w:rsidRPr="00705337" w:rsidRDefault="00BC7543" w:rsidP="008C42C4">
            <w:pPr>
              <w:pStyle w:val="Liste"/>
              <w:ind w:left="0" w:firstLine="0"/>
              <w:contextualSpacing w:val="0"/>
            </w:pPr>
            <w:r w:rsidRPr="00705337">
              <w:t>Kielttäävä preesens</w:t>
            </w:r>
          </w:p>
        </w:tc>
        <w:tc>
          <w:tcPr>
            <w:tcW w:w="4313" w:type="dxa"/>
          </w:tcPr>
          <w:p w14:paraId="4B9351E8" w14:textId="073CD014" w:rsidR="00BC7543" w:rsidRPr="00705337" w:rsidRDefault="00BC7543" w:rsidP="008C42C4">
            <w:pPr>
              <w:pStyle w:val="Liste"/>
              <w:ind w:left="0" w:firstLine="0"/>
              <w:contextualSpacing w:val="0"/>
            </w:pPr>
            <w:r w:rsidRPr="00705337">
              <w:t xml:space="preserve">Myönttäävä imperatiivi, </w:t>
            </w:r>
            <w:r w:rsidR="001337F6">
              <w:t>sg2</w:t>
            </w:r>
          </w:p>
        </w:tc>
      </w:tr>
      <w:tr w:rsidR="00BC7543" w:rsidRPr="005215DE" w14:paraId="0058E2EA" w14:textId="77777777" w:rsidTr="009271F1">
        <w:tc>
          <w:tcPr>
            <w:tcW w:w="4209" w:type="dxa"/>
          </w:tcPr>
          <w:p w14:paraId="1862D23E" w14:textId="00508808" w:rsidR="00BC7543" w:rsidRPr="005215DE" w:rsidRDefault="0042337D" w:rsidP="007931AA">
            <w:pPr>
              <w:pStyle w:val="Liste"/>
              <w:spacing w:before="40" w:after="40"/>
              <w:ind w:left="0" w:firstLine="0"/>
              <w:contextualSpacing w:val="0"/>
            </w:pPr>
            <w:r>
              <w:t xml:space="preserve">(1) </w:t>
            </w:r>
            <w:r w:rsidR="00BC7543" w:rsidRPr="005215DE">
              <w:t xml:space="preserve">Mie </w:t>
            </w:r>
            <w:r w:rsidR="00BC7543" w:rsidRPr="005215DE">
              <w:rPr>
                <w:i/>
              </w:rPr>
              <w:t>en läh</w:t>
            </w:r>
            <w:r w:rsidR="001B127A" w:rsidRPr="001B127A">
              <w:t>(</w:t>
            </w:r>
            <w:r w:rsidR="00BC7543" w:rsidRPr="005215DE">
              <w:rPr>
                <w:i/>
              </w:rPr>
              <w:t>đ</w:t>
            </w:r>
            <w:r w:rsidR="001B127A" w:rsidRPr="001B127A">
              <w:t>)</w:t>
            </w:r>
            <w:r w:rsidR="00BC7543" w:rsidRPr="005215DE">
              <w:rPr>
                <w:i/>
              </w:rPr>
              <w:t>e</w:t>
            </w:r>
            <w:r w:rsidR="00BC7543" w:rsidRPr="005215DE">
              <w:t xml:space="preserve"> aikamatkale.</w:t>
            </w:r>
          </w:p>
        </w:tc>
        <w:tc>
          <w:tcPr>
            <w:tcW w:w="4313" w:type="dxa"/>
          </w:tcPr>
          <w:p w14:paraId="22285530" w14:textId="421FB30F" w:rsidR="00BC7543" w:rsidRPr="005215DE" w:rsidRDefault="0042337D" w:rsidP="007931AA">
            <w:pPr>
              <w:pStyle w:val="Liste"/>
              <w:spacing w:before="40" w:after="40"/>
              <w:ind w:left="0" w:firstLine="0"/>
              <w:contextualSpacing w:val="0"/>
            </w:pPr>
            <w:r>
              <w:t>(5)</w:t>
            </w:r>
            <w:r>
              <w:rPr>
                <w:i/>
              </w:rPr>
              <w:t xml:space="preserve"> </w:t>
            </w:r>
            <w:r w:rsidR="00BC7543" w:rsidRPr="005215DE">
              <w:rPr>
                <w:i/>
              </w:rPr>
              <w:t>Läh</w:t>
            </w:r>
            <w:r w:rsidR="001B127A" w:rsidRPr="001B127A">
              <w:t>(</w:t>
            </w:r>
            <w:r w:rsidR="00BC7543" w:rsidRPr="005215DE">
              <w:rPr>
                <w:i/>
              </w:rPr>
              <w:t>đ</w:t>
            </w:r>
            <w:r w:rsidR="001B127A" w:rsidRPr="001B127A">
              <w:t>)</w:t>
            </w:r>
            <w:r w:rsidR="00BC7543" w:rsidRPr="005215DE">
              <w:rPr>
                <w:i/>
              </w:rPr>
              <w:t>e</w:t>
            </w:r>
            <w:r w:rsidR="00BC7543" w:rsidRPr="005215DE">
              <w:t xml:space="preserve"> aikamatkale!</w:t>
            </w:r>
          </w:p>
        </w:tc>
      </w:tr>
      <w:tr w:rsidR="00BC7543" w:rsidRPr="005215DE" w14:paraId="46C33607" w14:textId="77777777" w:rsidTr="009271F1">
        <w:tc>
          <w:tcPr>
            <w:tcW w:w="4209" w:type="dxa"/>
          </w:tcPr>
          <w:p w14:paraId="6D05E1A1" w14:textId="2C7F3D99" w:rsidR="00BC7543" w:rsidRPr="005215DE" w:rsidRDefault="0042337D" w:rsidP="007931AA">
            <w:pPr>
              <w:pStyle w:val="Liste"/>
              <w:spacing w:before="40" w:after="40"/>
              <w:ind w:left="0" w:firstLine="0"/>
              <w:contextualSpacing w:val="0"/>
            </w:pPr>
            <w:r>
              <w:t xml:space="preserve">(3) </w:t>
            </w:r>
            <w:r w:rsidR="00BC7543" w:rsidRPr="005215DE">
              <w:t xml:space="preserve">Met </w:t>
            </w:r>
            <w:r w:rsidR="00BC7543" w:rsidRPr="005215DE">
              <w:rPr>
                <w:i/>
              </w:rPr>
              <w:t>emmä kirjo</w:t>
            </w:r>
            <w:r w:rsidR="001B127A" w:rsidRPr="001B127A">
              <w:t>(</w:t>
            </w:r>
            <w:r w:rsidR="00BC7543" w:rsidRPr="005215DE">
              <w:rPr>
                <w:i/>
              </w:rPr>
              <w:t>i</w:t>
            </w:r>
            <w:r w:rsidR="001B127A" w:rsidRPr="001B127A">
              <w:t>)</w:t>
            </w:r>
            <w:r w:rsidR="00BC7543" w:rsidRPr="005215DE">
              <w:rPr>
                <w:i/>
              </w:rPr>
              <w:t>ta</w:t>
            </w:r>
            <w:r w:rsidR="00BC7543" w:rsidRPr="005215DE">
              <w:t xml:space="preserve"> preivii</w:t>
            </w:r>
            <w:r w:rsidR="00705337">
              <w:t xml:space="preserve"> ~ preiviä</w:t>
            </w:r>
            <w:r w:rsidR="00BC7543" w:rsidRPr="005215DE">
              <w:t xml:space="preserve"> faarile.</w:t>
            </w:r>
          </w:p>
        </w:tc>
        <w:tc>
          <w:tcPr>
            <w:tcW w:w="4313" w:type="dxa"/>
          </w:tcPr>
          <w:p w14:paraId="15ADC74B" w14:textId="0B5793F0" w:rsidR="00BC7543" w:rsidRPr="005215DE" w:rsidRDefault="0042337D" w:rsidP="007931AA">
            <w:pPr>
              <w:pStyle w:val="Liste"/>
              <w:spacing w:before="40" w:after="40"/>
              <w:ind w:left="0" w:firstLine="0"/>
              <w:contextualSpacing w:val="0"/>
            </w:pPr>
            <w:r>
              <w:t>6)</w:t>
            </w:r>
            <w:r>
              <w:rPr>
                <w:i/>
              </w:rPr>
              <w:t xml:space="preserve"> </w:t>
            </w:r>
            <w:r w:rsidR="00BC7543" w:rsidRPr="005215DE">
              <w:rPr>
                <w:i/>
              </w:rPr>
              <w:t>Kirjo</w:t>
            </w:r>
            <w:r w:rsidR="001B127A" w:rsidRPr="001B127A">
              <w:t>(</w:t>
            </w:r>
            <w:r w:rsidR="00BC7543" w:rsidRPr="005215DE">
              <w:rPr>
                <w:i/>
              </w:rPr>
              <w:t>i</w:t>
            </w:r>
            <w:r w:rsidR="001B127A" w:rsidRPr="001B127A">
              <w:t>)</w:t>
            </w:r>
            <w:r w:rsidR="00BC7543" w:rsidRPr="005215DE">
              <w:rPr>
                <w:i/>
              </w:rPr>
              <w:t>ta</w:t>
            </w:r>
            <w:r w:rsidR="00BC7543" w:rsidRPr="005215DE">
              <w:t xml:space="preserve"> preivin faarile!</w:t>
            </w:r>
          </w:p>
        </w:tc>
      </w:tr>
      <w:tr w:rsidR="00BC7543" w:rsidRPr="005215DE" w14:paraId="29791ECE" w14:textId="77777777" w:rsidTr="009271F1">
        <w:tc>
          <w:tcPr>
            <w:tcW w:w="4209" w:type="dxa"/>
          </w:tcPr>
          <w:p w14:paraId="49FC83B5" w14:textId="286AF43F" w:rsidR="00BC7543" w:rsidRPr="005215DE" w:rsidRDefault="0042337D" w:rsidP="007931AA">
            <w:pPr>
              <w:pStyle w:val="Liste"/>
              <w:spacing w:before="40" w:after="40"/>
              <w:ind w:left="0" w:firstLine="0"/>
              <w:contextualSpacing w:val="0"/>
            </w:pPr>
            <w:r>
              <w:t xml:space="preserve">(4) </w:t>
            </w:r>
            <w:r w:rsidR="00BC7543" w:rsidRPr="005215DE">
              <w:t xml:space="preserve">Het </w:t>
            </w:r>
            <w:r w:rsidR="00BC7543" w:rsidRPr="005215DE">
              <w:rPr>
                <w:i/>
              </w:rPr>
              <w:t>ei hihtaa</w:t>
            </w:r>
            <w:r w:rsidR="00BC7543" w:rsidRPr="005215DE">
              <w:t xml:space="preserve"> pääs</w:t>
            </w:r>
            <w:r w:rsidR="00BC7543">
              <w:t>(</w:t>
            </w:r>
            <w:r w:rsidR="00BC7543" w:rsidRPr="005215DE">
              <w:t>s)iäisinä.</w:t>
            </w:r>
          </w:p>
        </w:tc>
        <w:tc>
          <w:tcPr>
            <w:tcW w:w="4313" w:type="dxa"/>
          </w:tcPr>
          <w:p w14:paraId="7755966F" w14:textId="73E31B33" w:rsidR="00BC7543" w:rsidRPr="005215DE" w:rsidRDefault="0042337D" w:rsidP="007931AA">
            <w:pPr>
              <w:pStyle w:val="Liste"/>
              <w:spacing w:before="40" w:after="40"/>
              <w:ind w:left="0" w:firstLine="0"/>
              <w:contextualSpacing w:val="0"/>
            </w:pPr>
            <w:r>
              <w:t>(7)</w:t>
            </w:r>
            <w:r>
              <w:rPr>
                <w:i/>
              </w:rPr>
              <w:t xml:space="preserve"> </w:t>
            </w:r>
            <w:r w:rsidR="00BC7543" w:rsidRPr="005215DE">
              <w:rPr>
                <w:i/>
              </w:rPr>
              <w:t>Hihtaa</w:t>
            </w:r>
            <w:r w:rsidR="00BC7543" w:rsidRPr="005215DE">
              <w:t xml:space="preserve"> pääs</w:t>
            </w:r>
            <w:r w:rsidR="00BC7543">
              <w:t>(</w:t>
            </w:r>
            <w:r w:rsidR="00BC7543" w:rsidRPr="005215DE">
              <w:t>s)iäisinä!</w:t>
            </w:r>
          </w:p>
        </w:tc>
      </w:tr>
      <w:tr w:rsidR="00BC7543" w:rsidRPr="005215DE" w14:paraId="1E5E2193" w14:textId="77777777" w:rsidTr="009271F1">
        <w:tc>
          <w:tcPr>
            <w:tcW w:w="4209" w:type="dxa"/>
          </w:tcPr>
          <w:p w14:paraId="269F8FB1" w14:textId="6370024C" w:rsidR="00BC7543" w:rsidRPr="005215DE" w:rsidRDefault="0042337D" w:rsidP="007931AA">
            <w:pPr>
              <w:pStyle w:val="Liste"/>
              <w:spacing w:before="40" w:after="40"/>
              <w:ind w:left="0" w:firstLine="0"/>
              <w:contextualSpacing w:val="0"/>
            </w:pPr>
            <w:r>
              <w:t xml:space="preserve">(5) </w:t>
            </w:r>
            <w:r w:rsidR="00BC7543" w:rsidRPr="005215DE">
              <w:t xml:space="preserve">Pekka </w:t>
            </w:r>
            <w:r w:rsidR="00BC7543" w:rsidRPr="005215DE">
              <w:rPr>
                <w:i/>
              </w:rPr>
              <w:t xml:space="preserve">ei kattoo </w:t>
            </w:r>
            <w:r w:rsidR="00BA1173" w:rsidRPr="00BA1173">
              <w:t>~</w:t>
            </w:r>
            <w:r w:rsidR="00BC7543" w:rsidRPr="005215DE">
              <w:rPr>
                <w:i/>
              </w:rPr>
              <w:t xml:space="preserve"> katoa</w:t>
            </w:r>
            <w:r w:rsidR="00BC7543" w:rsidRPr="005215DE">
              <w:t xml:space="preserve"> mihinkhään.</w:t>
            </w:r>
          </w:p>
        </w:tc>
        <w:tc>
          <w:tcPr>
            <w:tcW w:w="4313" w:type="dxa"/>
          </w:tcPr>
          <w:p w14:paraId="52583E62" w14:textId="517C44E2" w:rsidR="00BC7543" w:rsidRPr="005215DE" w:rsidRDefault="0042337D" w:rsidP="007931AA">
            <w:pPr>
              <w:pStyle w:val="Liste"/>
              <w:spacing w:before="40" w:after="40"/>
              <w:ind w:left="0" w:firstLine="0"/>
              <w:contextualSpacing w:val="0"/>
            </w:pPr>
            <w:r>
              <w:t>(8)</w:t>
            </w:r>
            <w:r>
              <w:rPr>
                <w:i/>
              </w:rPr>
              <w:t xml:space="preserve"> </w:t>
            </w:r>
            <w:r w:rsidR="00BC7543" w:rsidRPr="005215DE">
              <w:rPr>
                <w:i/>
              </w:rPr>
              <w:t xml:space="preserve">Kattoo </w:t>
            </w:r>
            <w:r w:rsidR="00BA1173" w:rsidRPr="00BA1173">
              <w:t>~</w:t>
            </w:r>
            <w:r w:rsidR="00BC7543" w:rsidRPr="005215DE">
              <w:rPr>
                <w:i/>
              </w:rPr>
              <w:t xml:space="preserve"> Katoa</w:t>
            </w:r>
            <w:r w:rsidR="00BC7543" w:rsidRPr="005215DE">
              <w:t xml:space="preserve"> täältä!</w:t>
            </w:r>
          </w:p>
        </w:tc>
      </w:tr>
    </w:tbl>
    <w:p w14:paraId="1C3AD46E" w14:textId="516499DE" w:rsidR="00BC7543" w:rsidRPr="00A95D68" w:rsidRDefault="002F4B91" w:rsidP="00BC7543">
      <w:pPr>
        <w:pStyle w:val="Brdtekst"/>
        <w:spacing w:before="120"/>
      </w:pPr>
      <w:r>
        <w:rPr>
          <w:smallCaps/>
        </w:rPr>
        <w:t>I</w:t>
      </w:r>
      <w:r w:rsidRPr="002D0FC2">
        <w:rPr>
          <w:smallCaps/>
        </w:rPr>
        <w:t xml:space="preserve">mperatiivin </w:t>
      </w:r>
      <w:r>
        <w:rPr>
          <w:smallCaps/>
        </w:rPr>
        <w:t>k</w:t>
      </w:r>
      <w:r w:rsidR="00BC7543" w:rsidRPr="002D0FC2">
        <w:rPr>
          <w:smallCaps/>
        </w:rPr>
        <w:t>ielttäävä</w:t>
      </w:r>
      <w:r>
        <w:rPr>
          <w:smallCaps/>
        </w:rPr>
        <w:t>n</w:t>
      </w:r>
      <w:r w:rsidR="00BC7543" w:rsidRPr="002D0FC2">
        <w:rPr>
          <w:smallCaps/>
        </w:rPr>
        <w:t xml:space="preserve"> singulaarin 2. persoonan </w:t>
      </w:r>
      <w:r w:rsidR="00BC7543" w:rsidRPr="00A95D68">
        <w:t xml:space="preserve">haamustethaan niin, ette otethaan kieltoverbin singulaarin toisen persoonan imperatiivihaamun </w:t>
      </w:r>
      <w:r w:rsidR="00BC7543" w:rsidRPr="008D7C48">
        <w:rPr>
          <w:i/>
        </w:rPr>
        <w:t xml:space="preserve">älä </w:t>
      </w:r>
      <w:r w:rsidR="00BC7543" w:rsidRPr="00A95D68">
        <w:t xml:space="preserve">ja siihen lisäthään </w:t>
      </w:r>
      <w:r w:rsidR="00BC7543">
        <w:t>pääve</w:t>
      </w:r>
      <w:r w:rsidR="00BC7543" w:rsidRPr="00A95D68">
        <w:t>rbistä saman haamun ko myönttäävässäki imperatiivissa.</w:t>
      </w:r>
      <w:r w:rsidR="00D01EDA">
        <w:t>Verttaa syntaktiita (9–11) syntakthiin (12–14)</w:t>
      </w:r>
      <w:r w:rsidR="00BC7543" w:rsidRPr="00A95D68">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0"/>
        <w:gridCol w:w="4542"/>
      </w:tblGrid>
      <w:tr w:rsidR="00BC7543" w:rsidRPr="00B152E0" w14:paraId="4600F840" w14:textId="77777777" w:rsidTr="009271F1">
        <w:tc>
          <w:tcPr>
            <w:tcW w:w="4320" w:type="dxa"/>
          </w:tcPr>
          <w:p w14:paraId="17F43324" w14:textId="09FCB4AA" w:rsidR="00BC7543" w:rsidRPr="00B152E0" w:rsidRDefault="00BC7543" w:rsidP="008C42C4">
            <w:pPr>
              <w:pStyle w:val="Liste"/>
              <w:ind w:left="0" w:firstLine="0"/>
              <w:contextualSpacing w:val="0"/>
            </w:pPr>
            <w:r w:rsidRPr="00B152E0">
              <w:t xml:space="preserve">Myönttäävä imperatiivi, </w:t>
            </w:r>
            <w:r w:rsidR="001337F6">
              <w:t>sg2</w:t>
            </w:r>
          </w:p>
        </w:tc>
        <w:tc>
          <w:tcPr>
            <w:tcW w:w="4966" w:type="dxa"/>
          </w:tcPr>
          <w:p w14:paraId="0E5AA1E1" w14:textId="5506D274" w:rsidR="00BC7543" w:rsidRPr="00B152E0" w:rsidRDefault="00BC7543" w:rsidP="008C42C4">
            <w:pPr>
              <w:pStyle w:val="Liste"/>
              <w:ind w:left="0" w:firstLine="0"/>
              <w:contextualSpacing w:val="0"/>
            </w:pPr>
            <w:r w:rsidRPr="00B152E0">
              <w:t xml:space="preserve">Kielttäävä imperatiivi, </w:t>
            </w:r>
            <w:r w:rsidR="001337F6">
              <w:t>sg2</w:t>
            </w:r>
          </w:p>
        </w:tc>
      </w:tr>
      <w:tr w:rsidR="00BC7543" w:rsidRPr="000A6E52" w14:paraId="24BCC812" w14:textId="77777777" w:rsidTr="009271F1">
        <w:tc>
          <w:tcPr>
            <w:tcW w:w="4320" w:type="dxa"/>
          </w:tcPr>
          <w:p w14:paraId="2E407BFA" w14:textId="0DF06802" w:rsidR="00BC7543" w:rsidRPr="000A6E52" w:rsidRDefault="00D01EDA" w:rsidP="007931AA">
            <w:pPr>
              <w:pStyle w:val="Liste"/>
              <w:spacing w:before="40" w:after="40"/>
              <w:ind w:left="0" w:firstLine="0"/>
              <w:contextualSpacing w:val="0"/>
            </w:pPr>
            <w:r>
              <w:t>(9)</w:t>
            </w:r>
            <w:r>
              <w:rPr>
                <w:i/>
              </w:rPr>
              <w:t xml:space="preserve"> </w:t>
            </w:r>
            <w:r w:rsidR="00BC7543" w:rsidRPr="000A6E52">
              <w:rPr>
                <w:i/>
              </w:rPr>
              <w:t>Läh</w:t>
            </w:r>
            <w:r w:rsidR="001B127A" w:rsidRPr="001B127A">
              <w:t>(</w:t>
            </w:r>
            <w:r w:rsidR="00BC7543" w:rsidRPr="000A6E52">
              <w:rPr>
                <w:i/>
              </w:rPr>
              <w:t>đ</w:t>
            </w:r>
            <w:r w:rsidR="001B127A" w:rsidRPr="001B127A">
              <w:t>)</w:t>
            </w:r>
            <w:r w:rsidR="00BC7543" w:rsidRPr="000A6E52">
              <w:rPr>
                <w:i/>
              </w:rPr>
              <w:t>e</w:t>
            </w:r>
            <w:r w:rsidR="00BC7543" w:rsidRPr="000A6E52">
              <w:t xml:space="preserve"> aikamatkale!</w:t>
            </w:r>
          </w:p>
        </w:tc>
        <w:tc>
          <w:tcPr>
            <w:tcW w:w="4966" w:type="dxa"/>
          </w:tcPr>
          <w:p w14:paraId="7AE0FFA8" w14:textId="76B8BF59" w:rsidR="00BC7543" w:rsidRPr="000A6E52" w:rsidRDefault="00D01EDA" w:rsidP="007931AA">
            <w:pPr>
              <w:pStyle w:val="Liste"/>
              <w:spacing w:before="40" w:after="40"/>
              <w:ind w:left="0" w:firstLine="0"/>
              <w:contextualSpacing w:val="0"/>
            </w:pPr>
            <w:r>
              <w:t>(12)</w:t>
            </w:r>
            <w:r>
              <w:rPr>
                <w:i/>
              </w:rPr>
              <w:t xml:space="preserve"> </w:t>
            </w:r>
            <w:r w:rsidR="00BC7543" w:rsidRPr="000A6E52">
              <w:rPr>
                <w:i/>
              </w:rPr>
              <w:t>Älä läh</w:t>
            </w:r>
            <w:r w:rsidR="001B127A" w:rsidRPr="001B127A">
              <w:t>(</w:t>
            </w:r>
            <w:r w:rsidR="00BC7543" w:rsidRPr="000A6E52">
              <w:rPr>
                <w:i/>
              </w:rPr>
              <w:t>đ</w:t>
            </w:r>
            <w:r w:rsidR="001B127A" w:rsidRPr="001B127A">
              <w:t>)</w:t>
            </w:r>
            <w:r w:rsidR="00BC7543" w:rsidRPr="000A6E52">
              <w:rPr>
                <w:i/>
              </w:rPr>
              <w:t>e</w:t>
            </w:r>
            <w:r w:rsidR="00BC7543" w:rsidRPr="000A6E52">
              <w:t xml:space="preserve"> aikamatkale.</w:t>
            </w:r>
          </w:p>
        </w:tc>
      </w:tr>
      <w:tr w:rsidR="00BC7543" w:rsidRPr="000A6E52" w14:paraId="770EDA99" w14:textId="77777777" w:rsidTr="009271F1">
        <w:tc>
          <w:tcPr>
            <w:tcW w:w="4320" w:type="dxa"/>
          </w:tcPr>
          <w:p w14:paraId="79540DB6" w14:textId="6651024A" w:rsidR="00BC7543" w:rsidRPr="000A6E52" w:rsidRDefault="00D01EDA" w:rsidP="007931AA">
            <w:pPr>
              <w:pStyle w:val="Liste"/>
              <w:spacing w:before="40" w:after="40"/>
              <w:ind w:left="0" w:firstLine="0"/>
              <w:contextualSpacing w:val="0"/>
            </w:pPr>
            <w:r>
              <w:t>(10)</w:t>
            </w:r>
            <w:r>
              <w:rPr>
                <w:i/>
              </w:rPr>
              <w:t xml:space="preserve"> </w:t>
            </w:r>
            <w:r w:rsidR="00BC7543" w:rsidRPr="000A6E52">
              <w:rPr>
                <w:i/>
              </w:rPr>
              <w:t>Kirjo</w:t>
            </w:r>
            <w:r w:rsidR="001B127A" w:rsidRPr="001B127A">
              <w:t>(</w:t>
            </w:r>
            <w:r w:rsidR="00BC7543" w:rsidRPr="000A6E52">
              <w:rPr>
                <w:i/>
              </w:rPr>
              <w:t>i</w:t>
            </w:r>
            <w:r w:rsidR="001B127A" w:rsidRPr="001B127A">
              <w:t>)</w:t>
            </w:r>
            <w:r w:rsidR="00BC7543" w:rsidRPr="000A6E52">
              <w:rPr>
                <w:i/>
              </w:rPr>
              <w:t xml:space="preserve">ta </w:t>
            </w:r>
            <w:r w:rsidR="00BC7543" w:rsidRPr="000A6E52">
              <w:t>preivin faarile!</w:t>
            </w:r>
          </w:p>
        </w:tc>
        <w:tc>
          <w:tcPr>
            <w:tcW w:w="4966" w:type="dxa"/>
          </w:tcPr>
          <w:p w14:paraId="289F01A5" w14:textId="7A3F863C" w:rsidR="00BC7543" w:rsidRPr="000A6E52" w:rsidRDefault="00D01EDA" w:rsidP="007931AA">
            <w:pPr>
              <w:pStyle w:val="Liste"/>
              <w:spacing w:before="40" w:after="40"/>
              <w:ind w:left="0" w:firstLine="0"/>
              <w:contextualSpacing w:val="0"/>
            </w:pPr>
            <w:r>
              <w:t>(13)</w:t>
            </w:r>
            <w:r>
              <w:rPr>
                <w:i/>
              </w:rPr>
              <w:t xml:space="preserve"> </w:t>
            </w:r>
            <w:r w:rsidR="00BC7543" w:rsidRPr="000A6E52">
              <w:rPr>
                <w:i/>
              </w:rPr>
              <w:t>Älä kirjo</w:t>
            </w:r>
            <w:r w:rsidR="001B127A" w:rsidRPr="001B127A">
              <w:t>(</w:t>
            </w:r>
            <w:r w:rsidR="00BC7543" w:rsidRPr="000A6E52">
              <w:rPr>
                <w:i/>
              </w:rPr>
              <w:t>i</w:t>
            </w:r>
            <w:r w:rsidR="001B127A" w:rsidRPr="001B127A">
              <w:t>)</w:t>
            </w:r>
            <w:r w:rsidR="00BC7543" w:rsidRPr="000A6E52">
              <w:rPr>
                <w:i/>
              </w:rPr>
              <w:t>ta</w:t>
            </w:r>
            <w:r w:rsidR="00BC7543" w:rsidRPr="000A6E52">
              <w:t xml:space="preserve"> preivii</w:t>
            </w:r>
            <w:r w:rsidR="00BC7543">
              <w:t xml:space="preserve"> ~ preiviä</w:t>
            </w:r>
            <w:r w:rsidR="00BC7543" w:rsidRPr="000A6E52">
              <w:t xml:space="preserve"> faarile.</w:t>
            </w:r>
          </w:p>
        </w:tc>
      </w:tr>
      <w:tr w:rsidR="00BC7543" w:rsidRPr="000A6E52" w14:paraId="5A35333A" w14:textId="77777777" w:rsidTr="009271F1">
        <w:tc>
          <w:tcPr>
            <w:tcW w:w="4320" w:type="dxa"/>
          </w:tcPr>
          <w:p w14:paraId="0FE5209D" w14:textId="258ECA5A" w:rsidR="00BC7543" w:rsidRPr="000A6E52" w:rsidRDefault="00D01EDA" w:rsidP="007931AA">
            <w:pPr>
              <w:pStyle w:val="Liste"/>
              <w:spacing w:before="40" w:after="40"/>
              <w:ind w:left="0" w:firstLine="0"/>
              <w:contextualSpacing w:val="0"/>
            </w:pPr>
            <w:r>
              <w:t>(11)</w:t>
            </w:r>
            <w:r>
              <w:rPr>
                <w:i/>
              </w:rPr>
              <w:t xml:space="preserve"> </w:t>
            </w:r>
            <w:r w:rsidR="00BC7543" w:rsidRPr="000A6E52">
              <w:rPr>
                <w:i/>
              </w:rPr>
              <w:t xml:space="preserve">Hihtaa </w:t>
            </w:r>
            <w:r w:rsidR="00BC7543" w:rsidRPr="000A6E52">
              <w:t>pääs</w:t>
            </w:r>
            <w:r w:rsidR="00BC7543">
              <w:t>(</w:t>
            </w:r>
            <w:r w:rsidR="00BC7543" w:rsidRPr="000A6E52">
              <w:t>s)iäisinä!</w:t>
            </w:r>
          </w:p>
        </w:tc>
        <w:tc>
          <w:tcPr>
            <w:tcW w:w="4966" w:type="dxa"/>
          </w:tcPr>
          <w:p w14:paraId="6420D26B" w14:textId="133E5A4C" w:rsidR="00BC7543" w:rsidRPr="000A6E52" w:rsidRDefault="00D01EDA" w:rsidP="007931AA">
            <w:pPr>
              <w:pStyle w:val="Liste"/>
              <w:spacing w:before="40" w:after="40"/>
              <w:ind w:left="0" w:firstLine="0"/>
              <w:contextualSpacing w:val="0"/>
            </w:pPr>
            <w:r>
              <w:t>(14)</w:t>
            </w:r>
            <w:r>
              <w:rPr>
                <w:i/>
              </w:rPr>
              <w:t xml:space="preserve"> </w:t>
            </w:r>
            <w:r w:rsidR="00BC7543" w:rsidRPr="000A6E52">
              <w:rPr>
                <w:i/>
              </w:rPr>
              <w:t>Älä hiihtaa</w:t>
            </w:r>
            <w:r w:rsidR="00BC7543" w:rsidRPr="000A6E52">
              <w:t xml:space="preserve"> pääs</w:t>
            </w:r>
            <w:r w:rsidR="00BC7543">
              <w:t>(</w:t>
            </w:r>
            <w:r w:rsidR="00BC7543" w:rsidRPr="000A6E52">
              <w:t>s)iäisinä.</w:t>
            </w:r>
          </w:p>
        </w:tc>
      </w:tr>
    </w:tbl>
    <w:p w14:paraId="45FB288A" w14:textId="77777777" w:rsidR="00BC7543" w:rsidRPr="00A95D68" w:rsidRDefault="00BC7543" w:rsidP="00BC7543">
      <w:pPr>
        <w:pStyle w:val="Overskrift3"/>
      </w:pPr>
      <w:bookmarkStart w:id="1688" w:name="_Toc241129290"/>
      <w:bookmarkStart w:id="1689" w:name="_Toc311273892"/>
      <w:r w:rsidRPr="00A95D68">
        <w:t>Imperatiivin pluraalin 2. persoonan haamustus</w:t>
      </w:r>
      <w:bookmarkEnd w:id="1688"/>
      <w:bookmarkEnd w:id="1689"/>
    </w:p>
    <w:p w14:paraId="4F4F0242" w14:textId="77777777" w:rsidR="00BC7543" w:rsidRPr="00A95D68" w:rsidRDefault="00BC7543" w:rsidP="00BC7543">
      <w:pPr>
        <w:pStyle w:val="Brdtekst"/>
        <w:spacing w:before="120"/>
      </w:pPr>
      <w:bookmarkStart w:id="1690" w:name="Pluraalintoisenpersoonanimperatiivi"/>
      <w:r w:rsidRPr="00B152E0">
        <w:rPr>
          <w:smallCaps/>
        </w:rPr>
        <w:t>Imperatiivi</w:t>
      </w:r>
      <w:bookmarkEnd w:id="1690"/>
      <w:r w:rsidRPr="00B152E0">
        <w:rPr>
          <w:smallCaps/>
        </w:rPr>
        <w:t>n pluraalin 2. persoonan</w:t>
      </w:r>
      <w:r w:rsidRPr="00A95D68">
        <w:t xml:space="preserve"> suffiksi oon </w:t>
      </w:r>
      <w:r w:rsidRPr="0075485B">
        <w:t>(</w:t>
      </w:r>
      <w:r w:rsidRPr="00C25F71">
        <w:rPr>
          <w:i/>
        </w:rPr>
        <w:t>k</w:t>
      </w:r>
      <w:r w:rsidRPr="0075485B">
        <w:t>)</w:t>
      </w:r>
      <w:r w:rsidRPr="00C25F71">
        <w:rPr>
          <w:i/>
        </w:rPr>
        <w:t>kAA</w:t>
      </w:r>
      <w:r w:rsidRPr="00A95D68">
        <w:t xml:space="preserve">. Varianttii </w:t>
      </w:r>
      <w:r w:rsidRPr="00C25F71">
        <w:rPr>
          <w:i/>
        </w:rPr>
        <w:t xml:space="preserve">kkAA </w:t>
      </w:r>
      <w:r w:rsidRPr="00A95D68">
        <w:t>käytethään 1-, 2- ja 3-tyypin verbiissä tyhä silloin, ko tekstiss</w:t>
      </w:r>
      <w:r>
        <w:t>ä muutoinki käytethään kainun sp</w:t>
      </w:r>
      <w:r w:rsidRPr="00A95D68">
        <w:t>esiaalivaihettelluu. Imperati</w:t>
      </w:r>
      <w:r>
        <w:t>i</w:t>
      </w:r>
      <w:r w:rsidRPr="00A95D68">
        <w:t>vin pluraalin 2. persoonan haamut haamustethaan näin:</w:t>
      </w:r>
    </w:p>
    <w:p w14:paraId="7BDCB275" w14:textId="3E815DBE" w:rsidR="00F904D4" w:rsidRDefault="00BC7543" w:rsidP="0094279E">
      <w:pPr>
        <w:pStyle w:val="Punktliste"/>
      </w:pPr>
      <w:r w:rsidRPr="00A95D68">
        <w:t>Verbityypissä 1 eli yksi</w:t>
      </w:r>
      <w:r>
        <w:t>tav</w:t>
      </w:r>
      <w:r w:rsidRPr="00A95D68">
        <w:t xml:space="preserve">uisissa suffiksin lisäthään suorhaan verbin ainuhaan rankhaan. Esimerkiksi </w:t>
      </w:r>
      <w:r w:rsidR="00100919">
        <w:t>(1</w:t>
      </w:r>
      <w:r>
        <w:t>.inf. : imp.</w:t>
      </w:r>
      <w:r w:rsidR="001337F6">
        <w:t>pl2</w:t>
      </w:r>
      <w:r w:rsidRPr="00A95D68">
        <w:t xml:space="preserve">) </w:t>
      </w:r>
      <w:r w:rsidRPr="001C28CC">
        <w:rPr>
          <w:i/>
        </w:rPr>
        <w:t>saa</w:t>
      </w:r>
      <w:r w:rsidR="0098090B" w:rsidRPr="0098090B">
        <w:t>/</w:t>
      </w:r>
      <w:r w:rsidRPr="001C28CC">
        <w:rPr>
          <w:i/>
        </w:rPr>
        <w:t xml:space="preserve">đa </w:t>
      </w:r>
      <w:r w:rsidR="00BA1173" w:rsidRPr="00BA1173">
        <w:t>~</w:t>
      </w:r>
      <w:r w:rsidRPr="001C28CC">
        <w:rPr>
          <w:i/>
        </w:rPr>
        <w:t xml:space="preserve"> saa</w:t>
      </w:r>
      <w:r w:rsidR="0098090B" w:rsidRPr="0098090B">
        <w:t>/</w:t>
      </w:r>
      <w:r w:rsidRPr="001C28CC">
        <w:rPr>
          <w:i/>
        </w:rPr>
        <w:t xml:space="preserve">ha </w:t>
      </w:r>
      <w:r w:rsidRPr="0075485B">
        <w:t>:</w:t>
      </w:r>
      <w:r w:rsidRPr="001C28CC">
        <w:rPr>
          <w:i/>
        </w:rPr>
        <w:t xml:space="preserve"> saa</w:t>
      </w:r>
      <w:r w:rsidR="0098090B" w:rsidRPr="0098090B">
        <w:t>/</w:t>
      </w:r>
      <w:r w:rsidRPr="0075485B">
        <w:t>(</w:t>
      </w:r>
      <w:r w:rsidRPr="001C28CC">
        <w:rPr>
          <w:i/>
        </w:rPr>
        <w:t>k</w:t>
      </w:r>
      <w:r w:rsidRPr="0075485B">
        <w:t>)</w:t>
      </w:r>
      <w:r w:rsidRPr="001C28CC">
        <w:rPr>
          <w:i/>
        </w:rPr>
        <w:t>kaa</w:t>
      </w:r>
      <w:r w:rsidRPr="0075485B">
        <w:t>,</w:t>
      </w:r>
      <w:r w:rsidRPr="001C28CC">
        <w:rPr>
          <w:i/>
        </w:rPr>
        <w:t xml:space="preserve"> vie</w:t>
      </w:r>
      <w:r w:rsidR="0098090B" w:rsidRPr="0098090B">
        <w:t>/</w:t>
      </w:r>
      <w:r w:rsidRPr="001C28CC">
        <w:rPr>
          <w:i/>
        </w:rPr>
        <w:t>đä</w:t>
      </w:r>
      <w:r>
        <w:rPr>
          <w:i/>
        </w:rPr>
        <w:t xml:space="preserve"> </w:t>
      </w:r>
      <w:r w:rsidR="00BA1173" w:rsidRPr="00BA1173">
        <w:t>~</w:t>
      </w:r>
      <w:r>
        <w:rPr>
          <w:i/>
        </w:rPr>
        <w:t xml:space="preserve"> vii</w:t>
      </w:r>
      <w:r w:rsidR="0098090B" w:rsidRPr="0098090B">
        <w:t>/</w:t>
      </w:r>
      <w:r>
        <w:rPr>
          <w:i/>
        </w:rPr>
        <w:t>ä</w:t>
      </w:r>
      <w:r w:rsidRPr="001C28CC">
        <w:rPr>
          <w:i/>
        </w:rPr>
        <w:t xml:space="preserve"> </w:t>
      </w:r>
      <w:r w:rsidRPr="0075485B">
        <w:t>:</w:t>
      </w:r>
      <w:r w:rsidRPr="001C28CC">
        <w:rPr>
          <w:i/>
        </w:rPr>
        <w:t xml:space="preserve"> vie</w:t>
      </w:r>
      <w:r w:rsidR="0098090B" w:rsidRPr="0098090B">
        <w:t>/</w:t>
      </w:r>
      <w:r w:rsidRPr="0075485B">
        <w:t>(</w:t>
      </w:r>
      <w:r w:rsidRPr="001C28CC">
        <w:rPr>
          <w:i/>
        </w:rPr>
        <w:t>k</w:t>
      </w:r>
      <w:r w:rsidRPr="0075485B">
        <w:t>)</w:t>
      </w:r>
      <w:r w:rsidRPr="001C28CC">
        <w:rPr>
          <w:i/>
        </w:rPr>
        <w:t>kää</w:t>
      </w:r>
      <w:r w:rsidR="00F904D4">
        <w:t>.</w:t>
      </w:r>
    </w:p>
    <w:p w14:paraId="6D243A62" w14:textId="59F8F50E" w:rsidR="00BC7543" w:rsidRPr="005A05E2" w:rsidRDefault="00BC7543" w:rsidP="0094279E">
      <w:pPr>
        <w:pStyle w:val="Punktliste"/>
        <w:rPr>
          <w:i/>
        </w:rPr>
      </w:pPr>
      <w:r w:rsidRPr="00A95D68">
        <w:t>Verbityypissä 2 eli yksirankaisissa valithaan II-ran</w:t>
      </w:r>
      <w:r w:rsidR="00FF39F9">
        <w:t>gan</w:t>
      </w:r>
      <w:r w:rsidRPr="00A95D68">
        <w:t xml:space="preserve">, ko ranka vaihettelee </w:t>
      </w:r>
      <w:r>
        <w:t>II:I</w:t>
      </w:r>
      <w:r w:rsidRPr="00A95D68">
        <w:t xml:space="preserve">. Esimerkiksi </w:t>
      </w:r>
      <w:r>
        <w:t>(1.inf.</w:t>
      </w:r>
      <w:r w:rsidRPr="00A95D68">
        <w:t xml:space="preserve"> : </w:t>
      </w:r>
      <w:r>
        <w:t>partis.perf. : ind.prees.</w:t>
      </w:r>
      <w:r w:rsidR="001337F6">
        <w:t>sg1</w:t>
      </w:r>
      <w:r>
        <w:t xml:space="preserve"> : imp.</w:t>
      </w:r>
      <w:r w:rsidR="001337F6">
        <w:t>pl2</w:t>
      </w:r>
      <w:r w:rsidRPr="00A95D68">
        <w:t xml:space="preserve">) </w:t>
      </w:r>
      <w:r w:rsidRPr="001C28CC">
        <w:rPr>
          <w:i/>
        </w:rPr>
        <w:t>autta</w:t>
      </w:r>
      <w:r w:rsidR="0098090B" w:rsidRPr="0098090B">
        <w:t>/</w:t>
      </w:r>
      <w:r w:rsidRPr="001C28CC">
        <w:rPr>
          <w:i/>
        </w:rPr>
        <w:t>a</w:t>
      </w:r>
      <w:r w:rsidRPr="0075485B">
        <w:t>(</w:t>
      </w:r>
      <w:r w:rsidRPr="001C28CC">
        <w:rPr>
          <w:i/>
        </w:rPr>
        <w:t>t</w:t>
      </w:r>
      <w:r w:rsidRPr="0075485B">
        <w:t>)</w:t>
      </w:r>
      <w:r w:rsidRPr="001C28CC">
        <w:rPr>
          <w:i/>
        </w:rPr>
        <w:t xml:space="preserve"> </w:t>
      </w:r>
      <w:r w:rsidRPr="0075485B">
        <w:t>:</w:t>
      </w:r>
      <w:r w:rsidRPr="001C28CC">
        <w:rPr>
          <w:i/>
        </w:rPr>
        <w:t xml:space="preserve"> autta</w:t>
      </w:r>
      <w:r w:rsidR="0098090B" w:rsidRPr="0098090B">
        <w:t>/</w:t>
      </w:r>
      <w:r w:rsidRPr="001C28CC">
        <w:rPr>
          <w:i/>
        </w:rPr>
        <w:t>nu</w:t>
      </w:r>
      <w:r w:rsidR="001B127A" w:rsidRPr="001B127A">
        <w:t>(</w:t>
      </w:r>
      <w:r w:rsidR="00E33A9D">
        <w:rPr>
          <w:i/>
        </w:rPr>
        <w:t>t</w:t>
      </w:r>
      <w:r w:rsidR="001B127A" w:rsidRPr="001B127A">
        <w:t>)</w:t>
      </w:r>
      <w:r w:rsidRPr="001C28CC">
        <w:rPr>
          <w:i/>
        </w:rPr>
        <w:t xml:space="preserve"> </w:t>
      </w:r>
      <w:r w:rsidRPr="0075485B">
        <w:t>:</w:t>
      </w:r>
      <w:r w:rsidRPr="001C28CC">
        <w:rPr>
          <w:i/>
        </w:rPr>
        <w:t xml:space="preserve"> auta</w:t>
      </w:r>
      <w:r w:rsidR="0098090B" w:rsidRPr="0098090B">
        <w:t>/</w:t>
      </w:r>
      <w:r w:rsidRPr="001C28CC">
        <w:rPr>
          <w:i/>
        </w:rPr>
        <w:t xml:space="preserve">n </w:t>
      </w:r>
      <w:r w:rsidRPr="0075485B">
        <w:t>:</w:t>
      </w:r>
      <w:r w:rsidRPr="001C28CC">
        <w:rPr>
          <w:i/>
        </w:rPr>
        <w:t xml:space="preserve"> autta</w:t>
      </w:r>
      <w:r w:rsidR="0098090B" w:rsidRPr="0098090B">
        <w:t>/</w:t>
      </w:r>
      <w:r w:rsidRPr="0075485B">
        <w:t>(</w:t>
      </w:r>
      <w:r w:rsidRPr="001C28CC">
        <w:rPr>
          <w:i/>
        </w:rPr>
        <w:t>k</w:t>
      </w:r>
      <w:r w:rsidRPr="0075485B">
        <w:t>)</w:t>
      </w:r>
      <w:r w:rsidRPr="001C28CC">
        <w:rPr>
          <w:i/>
        </w:rPr>
        <w:t>kaa</w:t>
      </w:r>
      <w:r w:rsidRPr="0075485B">
        <w:t>,</w:t>
      </w:r>
      <w:r w:rsidRPr="001C28CC">
        <w:rPr>
          <w:i/>
        </w:rPr>
        <w:t xml:space="preserve"> kirjo</w:t>
      </w:r>
      <w:r w:rsidRPr="0075485B">
        <w:t>(</w:t>
      </w:r>
      <w:r w:rsidRPr="001C28CC">
        <w:rPr>
          <w:i/>
        </w:rPr>
        <w:t>i</w:t>
      </w:r>
      <w:r w:rsidRPr="0075485B">
        <w:t>)</w:t>
      </w:r>
      <w:r w:rsidRPr="001C28CC">
        <w:rPr>
          <w:i/>
        </w:rPr>
        <w:t>tta</w:t>
      </w:r>
      <w:r w:rsidR="0098090B" w:rsidRPr="0098090B">
        <w:t>/</w:t>
      </w:r>
      <w:r w:rsidRPr="001C28CC">
        <w:rPr>
          <w:i/>
        </w:rPr>
        <w:t>a</w:t>
      </w:r>
      <w:r w:rsidRPr="0075485B">
        <w:t>(</w:t>
      </w:r>
      <w:r w:rsidRPr="001C28CC">
        <w:rPr>
          <w:i/>
        </w:rPr>
        <w:t>t</w:t>
      </w:r>
      <w:r w:rsidRPr="0075485B">
        <w:t>)</w:t>
      </w:r>
      <w:r w:rsidRPr="001C28CC">
        <w:rPr>
          <w:i/>
        </w:rPr>
        <w:t xml:space="preserve"> </w:t>
      </w:r>
      <w:r w:rsidRPr="0075485B">
        <w:t>:</w:t>
      </w:r>
      <w:r w:rsidRPr="001C28CC">
        <w:rPr>
          <w:i/>
        </w:rPr>
        <w:t xml:space="preserve"> kirjo</w:t>
      </w:r>
      <w:r w:rsidRPr="0075485B">
        <w:t>(</w:t>
      </w:r>
      <w:r w:rsidRPr="001C28CC">
        <w:rPr>
          <w:i/>
        </w:rPr>
        <w:t>i</w:t>
      </w:r>
      <w:r w:rsidRPr="0075485B">
        <w:t>)</w:t>
      </w:r>
      <w:r w:rsidRPr="001C28CC">
        <w:rPr>
          <w:i/>
        </w:rPr>
        <w:t>tta</w:t>
      </w:r>
      <w:r w:rsidR="0098090B" w:rsidRPr="0098090B">
        <w:t>/</w:t>
      </w:r>
      <w:r w:rsidRPr="001C28CC">
        <w:rPr>
          <w:i/>
        </w:rPr>
        <w:t>nnu</w:t>
      </w:r>
      <w:r w:rsidR="001B127A" w:rsidRPr="001B127A">
        <w:t>(</w:t>
      </w:r>
      <w:r w:rsidR="00E33A9D">
        <w:rPr>
          <w:i/>
        </w:rPr>
        <w:t>t</w:t>
      </w:r>
      <w:r w:rsidR="001B127A" w:rsidRPr="001B127A">
        <w:t>)</w:t>
      </w:r>
      <w:r w:rsidRPr="001C28CC">
        <w:rPr>
          <w:i/>
        </w:rPr>
        <w:t xml:space="preserve"> </w:t>
      </w:r>
      <w:r w:rsidRPr="0075485B">
        <w:t>:</w:t>
      </w:r>
      <w:r w:rsidRPr="001C28CC">
        <w:rPr>
          <w:i/>
        </w:rPr>
        <w:t xml:space="preserve"> kirjo</w:t>
      </w:r>
      <w:r w:rsidRPr="0075485B">
        <w:t>(</w:t>
      </w:r>
      <w:r w:rsidRPr="001C28CC">
        <w:rPr>
          <w:i/>
        </w:rPr>
        <w:t>i</w:t>
      </w:r>
      <w:r w:rsidRPr="0075485B">
        <w:t>)</w:t>
      </w:r>
      <w:r w:rsidRPr="001C28CC">
        <w:rPr>
          <w:i/>
        </w:rPr>
        <w:t>ta</w:t>
      </w:r>
      <w:r w:rsidR="0098090B" w:rsidRPr="0098090B">
        <w:t>/</w:t>
      </w:r>
      <w:r w:rsidRPr="001C28CC">
        <w:rPr>
          <w:i/>
        </w:rPr>
        <w:t xml:space="preserve">n </w:t>
      </w:r>
      <w:r w:rsidRPr="0075485B">
        <w:t>:</w:t>
      </w:r>
      <w:r w:rsidRPr="001C28CC">
        <w:rPr>
          <w:i/>
        </w:rPr>
        <w:t xml:space="preserve"> kirjo</w:t>
      </w:r>
      <w:r w:rsidRPr="0075485B">
        <w:t>(</w:t>
      </w:r>
      <w:r w:rsidRPr="001C28CC">
        <w:rPr>
          <w:i/>
        </w:rPr>
        <w:t>i</w:t>
      </w:r>
      <w:r w:rsidRPr="0075485B">
        <w:t>)</w:t>
      </w:r>
      <w:r w:rsidRPr="001C28CC">
        <w:rPr>
          <w:i/>
        </w:rPr>
        <w:t>tta</w:t>
      </w:r>
      <w:r w:rsidR="0098090B" w:rsidRPr="0098090B">
        <w:t>/</w:t>
      </w:r>
      <w:r w:rsidRPr="0075485B">
        <w:t>(</w:t>
      </w:r>
      <w:r w:rsidRPr="001C28CC">
        <w:rPr>
          <w:i/>
        </w:rPr>
        <w:t>k</w:t>
      </w:r>
      <w:r w:rsidRPr="0075485B">
        <w:t>)</w:t>
      </w:r>
      <w:r w:rsidRPr="001C28CC">
        <w:rPr>
          <w:i/>
        </w:rPr>
        <w:t>kaa</w:t>
      </w:r>
      <w:r w:rsidRPr="0075485B">
        <w:t>,</w:t>
      </w:r>
      <w:r w:rsidRPr="001C28CC">
        <w:rPr>
          <w:i/>
        </w:rPr>
        <w:t xml:space="preserve"> lähättä</w:t>
      </w:r>
      <w:r w:rsidR="0098090B" w:rsidRPr="0098090B">
        <w:t>/</w:t>
      </w:r>
      <w:r w:rsidRPr="001C28CC">
        <w:rPr>
          <w:i/>
        </w:rPr>
        <w:t>ä</w:t>
      </w:r>
      <w:r w:rsidR="00BA1173" w:rsidRPr="00BA1173">
        <w:t>(</w:t>
      </w:r>
      <w:r w:rsidRPr="001C28CC">
        <w:rPr>
          <w:i/>
        </w:rPr>
        <w:t>t</w:t>
      </w:r>
      <w:r w:rsidR="00BA1173" w:rsidRPr="00BA1173">
        <w:t>)</w:t>
      </w:r>
      <w:r w:rsidRPr="001C28CC">
        <w:rPr>
          <w:i/>
        </w:rPr>
        <w:t xml:space="preserve"> </w:t>
      </w:r>
      <w:r w:rsidRPr="0075485B">
        <w:t>:</w:t>
      </w:r>
      <w:r w:rsidRPr="001C28CC">
        <w:rPr>
          <w:i/>
        </w:rPr>
        <w:t xml:space="preserve"> lähättä</w:t>
      </w:r>
      <w:r w:rsidR="0098090B" w:rsidRPr="0098090B">
        <w:t>/</w:t>
      </w:r>
      <w:r w:rsidRPr="001C28CC">
        <w:rPr>
          <w:i/>
        </w:rPr>
        <w:t>nny</w:t>
      </w:r>
      <w:r w:rsidR="001B127A" w:rsidRPr="001B127A">
        <w:t>(</w:t>
      </w:r>
      <w:r w:rsidR="00E33A9D">
        <w:rPr>
          <w:i/>
        </w:rPr>
        <w:t>t</w:t>
      </w:r>
      <w:r w:rsidR="001B127A" w:rsidRPr="001B127A">
        <w:t>)</w:t>
      </w:r>
      <w:r w:rsidRPr="001C28CC">
        <w:rPr>
          <w:i/>
        </w:rPr>
        <w:t xml:space="preserve"> </w:t>
      </w:r>
      <w:r w:rsidRPr="0075485B">
        <w:t>:</w:t>
      </w:r>
      <w:r w:rsidRPr="001C28CC">
        <w:rPr>
          <w:i/>
        </w:rPr>
        <w:t xml:space="preserve"> lähätä</w:t>
      </w:r>
      <w:r w:rsidR="0098090B" w:rsidRPr="0098090B">
        <w:t>/</w:t>
      </w:r>
      <w:r w:rsidRPr="001C28CC">
        <w:rPr>
          <w:i/>
        </w:rPr>
        <w:t xml:space="preserve">n </w:t>
      </w:r>
      <w:r w:rsidRPr="0075485B">
        <w:t>:</w:t>
      </w:r>
      <w:r w:rsidRPr="001C28CC">
        <w:rPr>
          <w:i/>
        </w:rPr>
        <w:t xml:space="preserve"> lähättä</w:t>
      </w:r>
      <w:r w:rsidR="0098090B" w:rsidRPr="0098090B">
        <w:t>/</w:t>
      </w:r>
      <w:r w:rsidR="00BC0377">
        <w:t>(</w:t>
      </w:r>
      <w:r w:rsidRPr="001C28CC">
        <w:rPr>
          <w:i/>
        </w:rPr>
        <w:t>k</w:t>
      </w:r>
      <w:r w:rsidR="00BA1173" w:rsidRPr="00BA1173">
        <w:t>)</w:t>
      </w:r>
      <w:r w:rsidRPr="001C28CC">
        <w:rPr>
          <w:i/>
        </w:rPr>
        <w:t>kää</w:t>
      </w:r>
      <w:r w:rsidR="001B127A" w:rsidRPr="001B127A">
        <w:t>.</w:t>
      </w:r>
      <w:r w:rsidRPr="00A95D68">
        <w:t xml:space="preserve"> Ko ranka vaihettelee </w:t>
      </w:r>
      <w:r>
        <w:t>(</w:t>
      </w:r>
      <w:r w:rsidRPr="00A95D68">
        <w:t>II:</w:t>
      </w:r>
      <w:r>
        <w:t>)I:0</w:t>
      </w:r>
      <w:r w:rsidRPr="00A95D68">
        <w:t>,</w:t>
      </w:r>
      <w:r w:rsidR="000A4B27">
        <w:t xml:space="preserve"> </w:t>
      </w:r>
      <w:r w:rsidRPr="00A95D68">
        <w:t>se valit</w:t>
      </w:r>
      <w:r w:rsidR="00495D5B">
        <w:t>temma</w:t>
      </w:r>
      <w:r w:rsidRPr="00A95D68">
        <w:t xml:space="preserve"> I-ran</w:t>
      </w:r>
      <w:r w:rsidR="00495D5B">
        <w:t>gan</w:t>
      </w:r>
      <w:r w:rsidRPr="00A95D68">
        <w:t xml:space="preserve">. Esimerkiksi </w:t>
      </w:r>
      <w:r>
        <w:t>(1.inf.</w:t>
      </w:r>
      <w:r w:rsidRPr="00A95D68">
        <w:t xml:space="preserve"> : </w:t>
      </w:r>
      <w:r>
        <w:t>partis.perf. : ind.prees.</w:t>
      </w:r>
      <w:r w:rsidR="001337F6">
        <w:t>sg1</w:t>
      </w:r>
      <w:r>
        <w:t xml:space="preserve"> : imp.</w:t>
      </w:r>
      <w:r w:rsidR="001337F6">
        <w:t>pl2</w:t>
      </w:r>
      <w:r w:rsidRPr="00A95D68">
        <w:t xml:space="preserve">) </w:t>
      </w:r>
      <w:r w:rsidRPr="005A05E2">
        <w:rPr>
          <w:i/>
        </w:rPr>
        <w:t>ant</w:t>
      </w:r>
      <w:r w:rsidRPr="0075485B">
        <w:t>(</w:t>
      </w:r>
      <w:r w:rsidRPr="005A05E2">
        <w:rPr>
          <w:i/>
        </w:rPr>
        <w:t>t</w:t>
      </w:r>
      <w:r w:rsidRPr="0075485B">
        <w:t>)</w:t>
      </w:r>
      <w:r w:rsidRPr="005A05E2">
        <w:rPr>
          <w:i/>
        </w:rPr>
        <w:t>a</w:t>
      </w:r>
      <w:r w:rsidR="0098090B" w:rsidRPr="0098090B">
        <w:t>/</w:t>
      </w:r>
      <w:r w:rsidRPr="005A05E2">
        <w:rPr>
          <w:i/>
        </w:rPr>
        <w:t>a</w:t>
      </w:r>
      <w:r w:rsidR="00BA1173" w:rsidRPr="00BA1173">
        <w:t>(</w:t>
      </w:r>
      <w:r w:rsidRPr="005A05E2">
        <w:rPr>
          <w:i/>
        </w:rPr>
        <w:t>t</w:t>
      </w:r>
      <w:r w:rsidR="00BA1173" w:rsidRPr="00BA1173">
        <w:t>)</w:t>
      </w:r>
      <w:r w:rsidRPr="005A05E2">
        <w:rPr>
          <w:i/>
        </w:rPr>
        <w:t xml:space="preserve"> </w:t>
      </w:r>
      <w:r w:rsidRPr="0075485B">
        <w:t>:</w:t>
      </w:r>
      <w:r w:rsidRPr="005A05E2">
        <w:rPr>
          <w:i/>
        </w:rPr>
        <w:t xml:space="preserve"> anta</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5A05E2">
        <w:rPr>
          <w:i/>
        </w:rPr>
        <w:t xml:space="preserve"> anna</w:t>
      </w:r>
      <w:r w:rsidR="0098090B" w:rsidRPr="0098090B">
        <w:t>/</w:t>
      </w:r>
      <w:r w:rsidRPr="005A05E2">
        <w:rPr>
          <w:i/>
        </w:rPr>
        <w:t xml:space="preserve">n </w:t>
      </w:r>
      <w:r w:rsidRPr="0075485B">
        <w:t>:</w:t>
      </w:r>
      <w:r w:rsidRPr="005A05E2">
        <w:rPr>
          <w:i/>
        </w:rPr>
        <w:t xml:space="preserve"> anta</w:t>
      </w:r>
      <w:r w:rsidR="0098090B" w:rsidRPr="0098090B">
        <w:t>/</w:t>
      </w:r>
      <w:r w:rsidRPr="0075485B">
        <w:t>(</w:t>
      </w:r>
      <w:r w:rsidRPr="005A05E2">
        <w:rPr>
          <w:i/>
        </w:rPr>
        <w:t>k</w:t>
      </w:r>
      <w:r w:rsidRPr="0075485B">
        <w:t>)</w:t>
      </w:r>
      <w:r w:rsidRPr="005A05E2">
        <w:rPr>
          <w:i/>
        </w:rPr>
        <w:t>kaa</w:t>
      </w:r>
      <w:r w:rsidRPr="0075485B">
        <w:t>,</w:t>
      </w:r>
      <w:r w:rsidRPr="005A05E2">
        <w:rPr>
          <w:i/>
        </w:rPr>
        <w:t xml:space="preserve"> jakka</w:t>
      </w:r>
      <w:r w:rsidR="0098090B" w:rsidRPr="0098090B">
        <w:t>/</w:t>
      </w:r>
      <w:r w:rsidRPr="005A05E2">
        <w:rPr>
          <w:i/>
        </w:rPr>
        <w:t>a</w:t>
      </w:r>
      <w:r w:rsidRPr="0075485B">
        <w:t>(</w:t>
      </w:r>
      <w:r w:rsidRPr="005A05E2">
        <w:rPr>
          <w:i/>
        </w:rPr>
        <w:t>t</w:t>
      </w:r>
      <w:r w:rsidRPr="0075485B">
        <w:t>)</w:t>
      </w:r>
      <w:r w:rsidRPr="005A05E2">
        <w:rPr>
          <w:i/>
        </w:rPr>
        <w:t xml:space="preserve"> </w:t>
      </w:r>
      <w:r w:rsidRPr="0075485B">
        <w:t>:</w:t>
      </w:r>
      <w:r w:rsidRPr="005A05E2">
        <w:rPr>
          <w:i/>
        </w:rPr>
        <w:t xml:space="preserve"> jaka</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A20EC7">
        <w:rPr>
          <w:i/>
        </w:rPr>
        <w:t xml:space="preserve"> ja</w:t>
      </w:r>
      <w:r w:rsidRPr="0075485B">
        <w:t>(</w:t>
      </w:r>
      <w:r w:rsidRPr="00A20EC7">
        <w:rPr>
          <w:i/>
        </w:rPr>
        <w:t>j</w:t>
      </w:r>
      <w:r w:rsidRPr="0075485B">
        <w:t>)</w:t>
      </w:r>
      <w:r w:rsidRPr="00A20EC7">
        <w:rPr>
          <w:i/>
        </w:rPr>
        <w:t>an</w:t>
      </w:r>
      <w:r w:rsidRPr="005A05E2">
        <w:rPr>
          <w:i/>
        </w:rPr>
        <w:t xml:space="preserve"> </w:t>
      </w:r>
      <w:r w:rsidRPr="0075485B">
        <w:t>:</w:t>
      </w:r>
      <w:r w:rsidRPr="005A05E2">
        <w:rPr>
          <w:i/>
        </w:rPr>
        <w:t xml:space="preserve"> jaka</w:t>
      </w:r>
      <w:r w:rsidR="0098090B" w:rsidRPr="0098090B">
        <w:t>/</w:t>
      </w:r>
      <w:r w:rsidRPr="0075485B">
        <w:t>(</w:t>
      </w:r>
      <w:r w:rsidRPr="005A05E2">
        <w:rPr>
          <w:i/>
        </w:rPr>
        <w:t>k</w:t>
      </w:r>
      <w:r w:rsidRPr="0075485B">
        <w:t>)</w:t>
      </w:r>
      <w:r>
        <w:rPr>
          <w:i/>
        </w:rPr>
        <w:t>k</w:t>
      </w:r>
      <w:r w:rsidRPr="005A05E2">
        <w:rPr>
          <w:i/>
        </w:rPr>
        <w:t>aa</w:t>
      </w:r>
      <w:r w:rsidRPr="0075485B">
        <w:t>,</w:t>
      </w:r>
      <w:r w:rsidRPr="005A05E2">
        <w:rPr>
          <w:i/>
        </w:rPr>
        <w:t xml:space="preserve"> kulkke</w:t>
      </w:r>
      <w:r w:rsidR="0098090B" w:rsidRPr="0098090B">
        <w:t>/</w:t>
      </w:r>
      <w:r w:rsidRPr="005A05E2">
        <w:rPr>
          <w:i/>
        </w:rPr>
        <w:t xml:space="preserve">et </w:t>
      </w:r>
      <w:r w:rsidR="00BA1173" w:rsidRPr="00BA1173">
        <w:t>~</w:t>
      </w:r>
      <w:r w:rsidRPr="005A05E2">
        <w:rPr>
          <w:i/>
        </w:rPr>
        <w:t xml:space="preserve"> kulke</w:t>
      </w:r>
      <w:r w:rsidR="0098090B" w:rsidRPr="0098090B">
        <w:t>/</w:t>
      </w:r>
      <w:r w:rsidRPr="005A05E2">
        <w:rPr>
          <w:i/>
        </w:rPr>
        <w:t>a</w:t>
      </w:r>
      <w:r w:rsidRPr="0075485B">
        <w:t>(</w:t>
      </w:r>
      <w:r w:rsidRPr="005A05E2">
        <w:rPr>
          <w:i/>
        </w:rPr>
        <w:t>t</w:t>
      </w:r>
      <w:r w:rsidRPr="0075485B">
        <w:t>)</w:t>
      </w:r>
      <w:r w:rsidRPr="005A05E2">
        <w:rPr>
          <w:i/>
        </w:rPr>
        <w:t xml:space="preserve"> </w:t>
      </w:r>
      <w:r w:rsidR="00BA1173" w:rsidRPr="00BA1173">
        <w:t>~</w:t>
      </w:r>
      <w:r w:rsidRPr="005A05E2">
        <w:rPr>
          <w:i/>
        </w:rPr>
        <w:t xml:space="preserve"> kulki</w:t>
      </w:r>
      <w:r w:rsidR="0098090B" w:rsidRPr="0098090B">
        <w:t>/</w:t>
      </w:r>
      <w:r w:rsidRPr="005A05E2">
        <w:rPr>
          <w:i/>
        </w:rPr>
        <w:t xml:space="preserve">a </w:t>
      </w:r>
      <w:r w:rsidRPr="0075485B">
        <w:t>:</w:t>
      </w:r>
      <w:r w:rsidRPr="005A05E2">
        <w:rPr>
          <w:i/>
        </w:rPr>
        <w:t xml:space="preserve"> kulke</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5A05E2">
        <w:rPr>
          <w:i/>
        </w:rPr>
        <w:t xml:space="preserve"> kulje</w:t>
      </w:r>
      <w:r w:rsidR="0098090B" w:rsidRPr="0098090B">
        <w:t>/</w:t>
      </w:r>
      <w:r w:rsidRPr="005A05E2">
        <w:rPr>
          <w:i/>
        </w:rPr>
        <w:t xml:space="preserve">n </w:t>
      </w:r>
      <w:r w:rsidRPr="0075485B">
        <w:t>:</w:t>
      </w:r>
      <w:r w:rsidRPr="005A05E2">
        <w:rPr>
          <w:i/>
        </w:rPr>
        <w:t xml:space="preserve"> kulke</w:t>
      </w:r>
      <w:r w:rsidR="0098090B" w:rsidRPr="0098090B">
        <w:t>/</w:t>
      </w:r>
      <w:r w:rsidRPr="0075485B">
        <w:t>(</w:t>
      </w:r>
      <w:r w:rsidRPr="005A05E2">
        <w:rPr>
          <w:i/>
        </w:rPr>
        <w:t>k</w:t>
      </w:r>
      <w:r w:rsidRPr="0075485B">
        <w:t>)</w:t>
      </w:r>
      <w:r w:rsidRPr="005A05E2">
        <w:rPr>
          <w:i/>
        </w:rPr>
        <w:t>kaa</w:t>
      </w:r>
      <w:r w:rsidRPr="0075485B">
        <w:t>,</w:t>
      </w:r>
      <w:r w:rsidRPr="005A05E2">
        <w:rPr>
          <w:i/>
        </w:rPr>
        <w:t xml:space="preserve"> soppi</w:t>
      </w:r>
      <w:r w:rsidR="0098090B" w:rsidRPr="0098090B">
        <w:t>/</w:t>
      </w:r>
      <w:r w:rsidRPr="005A05E2">
        <w:rPr>
          <w:i/>
        </w:rPr>
        <w:t xml:space="preserve">it </w:t>
      </w:r>
      <w:r w:rsidR="00BA1173" w:rsidRPr="00BA1173">
        <w:t>~</w:t>
      </w:r>
      <w:r w:rsidRPr="005A05E2">
        <w:rPr>
          <w:i/>
        </w:rPr>
        <w:t xml:space="preserve"> sopi</w:t>
      </w:r>
      <w:r w:rsidR="0098090B" w:rsidRPr="0098090B">
        <w:t>/</w:t>
      </w:r>
      <w:r w:rsidRPr="005A05E2">
        <w:rPr>
          <w:i/>
        </w:rPr>
        <w:t>a</w:t>
      </w:r>
      <w:r w:rsidRPr="0075485B">
        <w:t>(</w:t>
      </w:r>
      <w:r w:rsidRPr="005A05E2">
        <w:rPr>
          <w:i/>
        </w:rPr>
        <w:t>t</w:t>
      </w:r>
      <w:r w:rsidRPr="0075485B">
        <w:t>)</w:t>
      </w:r>
      <w:r w:rsidRPr="005A05E2">
        <w:rPr>
          <w:i/>
        </w:rPr>
        <w:t xml:space="preserve"> </w:t>
      </w:r>
      <w:r w:rsidRPr="0075485B">
        <w:t>:</w:t>
      </w:r>
      <w:r w:rsidRPr="005A05E2">
        <w:rPr>
          <w:i/>
        </w:rPr>
        <w:t xml:space="preserve"> sopi</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5A05E2">
        <w:rPr>
          <w:i/>
        </w:rPr>
        <w:t xml:space="preserve"> sovi</w:t>
      </w:r>
      <w:r w:rsidR="0098090B" w:rsidRPr="0098090B">
        <w:t>/</w:t>
      </w:r>
      <w:r w:rsidRPr="005A05E2">
        <w:rPr>
          <w:i/>
        </w:rPr>
        <w:t xml:space="preserve">n </w:t>
      </w:r>
      <w:r w:rsidRPr="0075485B">
        <w:t>:</w:t>
      </w:r>
      <w:r w:rsidRPr="005A05E2">
        <w:rPr>
          <w:i/>
        </w:rPr>
        <w:t xml:space="preserve"> sopi</w:t>
      </w:r>
      <w:r w:rsidR="0098090B" w:rsidRPr="0098090B">
        <w:t>/</w:t>
      </w:r>
      <w:r w:rsidRPr="0075485B">
        <w:t>(</w:t>
      </w:r>
      <w:r w:rsidRPr="005A05E2">
        <w:rPr>
          <w:i/>
        </w:rPr>
        <w:t>k</w:t>
      </w:r>
      <w:r w:rsidRPr="0075485B">
        <w:t>)</w:t>
      </w:r>
      <w:r w:rsidRPr="005A05E2">
        <w:rPr>
          <w:i/>
        </w:rPr>
        <w:t>kaa</w:t>
      </w:r>
      <w:r w:rsidR="001B127A" w:rsidRPr="001B127A">
        <w:t>.</w:t>
      </w:r>
      <w:r w:rsidRPr="00A95D68">
        <w:t xml:space="preserve"> Ko rangassa ei ole ollenkhaan graadivaihettelluu, se suffiksin tietenki lisäthään siihen ainuhaan rankhaan. Niin ko </w:t>
      </w:r>
      <w:r w:rsidRPr="005A05E2">
        <w:rPr>
          <w:i/>
        </w:rPr>
        <w:t>katto</w:t>
      </w:r>
      <w:r w:rsidR="0098090B" w:rsidRPr="0098090B">
        <w:t>/</w:t>
      </w:r>
      <w:r w:rsidRPr="005A05E2">
        <w:rPr>
          <w:i/>
        </w:rPr>
        <w:t xml:space="preserve">ot </w:t>
      </w:r>
      <w:r w:rsidR="00BA1173" w:rsidRPr="00BA1173">
        <w:t>~</w:t>
      </w:r>
      <w:r w:rsidRPr="005A05E2">
        <w:rPr>
          <w:i/>
        </w:rPr>
        <w:t xml:space="preserve"> katto</w:t>
      </w:r>
      <w:r w:rsidR="0098090B" w:rsidRPr="0098090B">
        <w:t>/</w:t>
      </w:r>
      <w:r w:rsidRPr="005A05E2">
        <w:rPr>
          <w:i/>
        </w:rPr>
        <w:t>a</w:t>
      </w:r>
      <w:r w:rsidRPr="0075485B">
        <w:t>(</w:t>
      </w:r>
      <w:r w:rsidRPr="005A05E2">
        <w:rPr>
          <w:i/>
        </w:rPr>
        <w:t>t</w:t>
      </w:r>
      <w:r w:rsidRPr="0075485B">
        <w:t>)</w:t>
      </w:r>
      <w:r w:rsidRPr="005A05E2">
        <w:rPr>
          <w:i/>
        </w:rPr>
        <w:t xml:space="preserve"> </w:t>
      </w:r>
      <w:r w:rsidRPr="0075485B">
        <w:t>:</w:t>
      </w:r>
      <w:r w:rsidRPr="005A05E2">
        <w:rPr>
          <w:i/>
        </w:rPr>
        <w:t xml:space="preserve"> katto</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5A05E2">
        <w:rPr>
          <w:i/>
        </w:rPr>
        <w:t xml:space="preserve"> katto</w:t>
      </w:r>
      <w:r w:rsidR="0098090B" w:rsidRPr="0098090B">
        <w:t>/</w:t>
      </w:r>
      <w:r w:rsidRPr="005A05E2">
        <w:rPr>
          <w:i/>
        </w:rPr>
        <w:t xml:space="preserve">n </w:t>
      </w:r>
      <w:r w:rsidRPr="0075485B">
        <w:t>:</w:t>
      </w:r>
      <w:r w:rsidRPr="005A05E2">
        <w:rPr>
          <w:i/>
        </w:rPr>
        <w:t xml:space="preserve"> katto</w:t>
      </w:r>
      <w:r w:rsidR="0098090B" w:rsidRPr="0098090B">
        <w:t>/</w:t>
      </w:r>
      <w:r w:rsidRPr="0075485B">
        <w:t>(</w:t>
      </w:r>
      <w:r w:rsidRPr="005A05E2">
        <w:rPr>
          <w:i/>
        </w:rPr>
        <w:t>k</w:t>
      </w:r>
      <w:r w:rsidRPr="0075485B">
        <w:t>)</w:t>
      </w:r>
      <w:r w:rsidRPr="005A05E2">
        <w:rPr>
          <w:i/>
        </w:rPr>
        <w:t>kaa</w:t>
      </w:r>
      <w:r w:rsidRPr="0075485B">
        <w:t>,</w:t>
      </w:r>
      <w:r w:rsidRPr="005A05E2">
        <w:rPr>
          <w:i/>
        </w:rPr>
        <w:t xml:space="preserve"> paina</w:t>
      </w:r>
      <w:r w:rsidR="0098090B" w:rsidRPr="0098090B">
        <w:t>/</w:t>
      </w:r>
      <w:r w:rsidRPr="005A05E2">
        <w:rPr>
          <w:i/>
        </w:rPr>
        <w:t xml:space="preserve">at </w:t>
      </w:r>
      <w:r w:rsidRPr="0075485B">
        <w:t>:</w:t>
      </w:r>
      <w:r w:rsidRPr="005A05E2">
        <w:rPr>
          <w:i/>
        </w:rPr>
        <w:t xml:space="preserve"> paina</w:t>
      </w:r>
      <w:r w:rsidR="0098090B" w:rsidRPr="0098090B">
        <w:t>/</w:t>
      </w:r>
      <w:r w:rsidRPr="005A05E2">
        <w:rPr>
          <w:i/>
        </w:rPr>
        <w:t>nu</w:t>
      </w:r>
      <w:r w:rsidR="001B127A" w:rsidRPr="001B127A">
        <w:t>(</w:t>
      </w:r>
      <w:r w:rsidR="00683B10">
        <w:rPr>
          <w:i/>
        </w:rPr>
        <w:t>t</w:t>
      </w:r>
      <w:r w:rsidR="001B127A" w:rsidRPr="001B127A">
        <w:t>)</w:t>
      </w:r>
      <w:r w:rsidRPr="005A05E2">
        <w:rPr>
          <w:i/>
        </w:rPr>
        <w:t xml:space="preserve"> </w:t>
      </w:r>
      <w:r w:rsidRPr="0075485B">
        <w:t>:</w:t>
      </w:r>
      <w:r w:rsidRPr="005A05E2">
        <w:rPr>
          <w:i/>
        </w:rPr>
        <w:t xml:space="preserve"> paina</w:t>
      </w:r>
      <w:r w:rsidR="0098090B" w:rsidRPr="0098090B">
        <w:t>/</w:t>
      </w:r>
      <w:r w:rsidRPr="005A05E2">
        <w:rPr>
          <w:i/>
        </w:rPr>
        <w:t xml:space="preserve">n </w:t>
      </w:r>
      <w:r w:rsidRPr="0075485B">
        <w:t>:</w:t>
      </w:r>
      <w:r w:rsidRPr="005A05E2">
        <w:rPr>
          <w:i/>
        </w:rPr>
        <w:t xml:space="preserve"> paina</w:t>
      </w:r>
      <w:r w:rsidR="0098090B" w:rsidRPr="0098090B">
        <w:t>/</w:t>
      </w:r>
      <w:r w:rsidRPr="0075485B">
        <w:t>(</w:t>
      </w:r>
      <w:r w:rsidRPr="005A05E2">
        <w:rPr>
          <w:i/>
        </w:rPr>
        <w:t>k</w:t>
      </w:r>
      <w:r w:rsidRPr="0075485B">
        <w:t>)</w:t>
      </w:r>
      <w:r w:rsidRPr="005A05E2">
        <w:rPr>
          <w:i/>
        </w:rPr>
        <w:t>kaa</w:t>
      </w:r>
      <w:r w:rsidR="001B127A" w:rsidRPr="001B127A">
        <w:t>.</w:t>
      </w:r>
    </w:p>
    <w:p w14:paraId="21E0BE5C" w14:textId="1FE0267A" w:rsidR="00BC7543" w:rsidRPr="00D04607" w:rsidRDefault="00BC7543" w:rsidP="0094279E">
      <w:pPr>
        <w:pStyle w:val="Punktliste"/>
        <w:rPr>
          <w:i/>
        </w:rPr>
      </w:pPr>
      <w:r w:rsidRPr="00A95D68">
        <w:t xml:space="preserve">Verbityypissä 3 eli </w:t>
      </w:r>
      <w:r w:rsidR="00AE332D">
        <w:t>konsonanttirank</w:t>
      </w:r>
      <w:r>
        <w:t>ai</w:t>
      </w:r>
      <w:r w:rsidRPr="00A95D68">
        <w:t xml:space="preserve">sissa suffiksin lisäthään konsonanttirankhaan. Jos konsonanttirangan loppukonsonantti oon äänetön </w:t>
      </w:r>
      <w:r w:rsidRPr="00222D96">
        <w:rPr>
          <w:i/>
        </w:rPr>
        <w:t>h</w:t>
      </w:r>
      <w:r w:rsidRPr="00A95D68">
        <w:t xml:space="preserve"> eli </w:t>
      </w:r>
      <w:r w:rsidRPr="00222D96">
        <w:rPr>
          <w:i/>
        </w:rPr>
        <w:t>s</w:t>
      </w:r>
      <w:r w:rsidRPr="0075485B">
        <w:t>,</w:t>
      </w:r>
      <w:r w:rsidRPr="00A95D68">
        <w:t xml:space="preserve"> se imperatiivin suffiksi oon tasan </w:t>
      </w:r>
      <w:r w:rsidRPr="00222D96">
        <w:rPr>
          <w:i/>
        </w:rPr>
        <w:t>kAA</w:t>
      </w:r>
      <w:r w:rsidRPr="00A95D68">
        <w:t xml:space="preserve">, muutoin se oon spesiaaligraadivaihettelussa </w:t>
      </w:r>
      <w:r w:rsidRPr="00222D96">
        <w:rPr>
          <w:i/>
        </w:rPr>
        <w:t>kkAA</w:t>
      </w:r>
      <w:r w:rsidRPr="00A95D68">
        <w:t xml:space="preserve">. Esimerkkii: </w:t>
      </w:r>
      <w:r>
        <w:t>(</w:t>
      </w:r>
      <w:r w:rsidRPr="00A95D68">
        <w:t>1.inf. : ind</w:t>
      </w:r>
      <w:r>
        <w:t>.prees.</w:t>
      </w:r>
      <w:r w:rsidR="001337F6">
        <w:t>sg1</w:t>
      </w:r>
      <w:r>
        <w:t xml:space="preserve"> : imp.</w:t>
      </w:r>
      <w:r w:rsidR="001337F6">
        <w:t>pl2</w:t>
      </w:r>
      <w:r w:rsidRPr="00A95D68">
        <w:t xml:space="preserve">) </w:t>
      </w:r>
      <w:r w:rsidRPr="00D04607">
        <w:rPr>
          <w:i/>
        </w:rPr>
        <w:t>men</w:t>
      </w:r>
      <w:r w:rsidR="0098090B" w:rsidRPr="0098090B">
        <w:t>/</w:t>
      </w:r>
      <w:r w:rsidRPr="00D04607">
        <w:rPr>
          <w:i/>
        </w:rPr>
        <w:t xml:space="preserve">nä </w:t>
      </w:r>
      <w:r w:rsidRPr="0075485B">
        <w:t>:</w:t>
      </w:r>
      <w:r w:rsidRPr="00D04607">
        <w:rPr>
          <w:i/>
        </w:rPr>
        <w:t xml:space="preserve"> mene</w:t>
      </w:r>
      <w:r w:rsidR="0098090B" w:rsidRPr="0098090B">
        <w:t>/</w:t>
      </w:r>
      <w:r w:rsidRPr="00D04607">
        <w:rPr>
          <w:i/>
        </w:rPr>
        <w:t xml:space="preserve">n </w:t>
      </w:r>
      <w:r w:rsidRPr="0075485B">
        <w:t>:</w:t>
      </w:r>
      <w:r w:rsidRPr="00D04607">
        <w:rPr>
          <w:i/>
        </w:rPr>
        <w:t xml:space="preserve"> men</w:t>
      </w:r>
      <w:r w:rsidR="0098090B" w:rsidRPr="0098090B">
        <w:t>/</w:t>
      </w:r>
      <w:r w:rsidRPr="0075485B">
        <w:t>(</w:t>
      </w:r>
      <w:r w:rsidRPr="00D04607">
        <w:rPr>
          <w:i/>
        </w:rPr>
        <w:t>k</w:t>
      </w:r>
      <w:r w:rsidRPr="0075485B">
        <w:t>)</w:t>
      </w:r>
      <w:r w:rsidRPr="00D04607">
        <w:rPr>
          <w:i/>
        </w:rPr>
        <w:t>kää</w:t>
      </w:r>
      <w:r w:rsidRPr="0075485B">
        <w:t>,</w:t>
      </w:r>
      <w:r w:rsidRPr="00D04607">
        <w:rPr>
          <w:i/>
        </w:rPr>
        <w:t xml:space="preserve"> kävel</w:t>
      </w:r>
      <w:r w:rsidR="0098090B" w:rsidRPr="0098090B">
        <w:t>/</w:t>
      </w:r>
      <w:r w:rsidRPr="00D04607">
        <w:rPr>
          <w:i/>
        </w:rPr>
        <w:t xml:space="preserve">ä </w:t>
      </w:r>
      <w:r w:rsidRPr="0075485B">
        <w:t>:</w:t>
      </w:r>
      <w:r w:rsidRPr="00D04607">
        <w:rPr>
          <w:i/>
        </w:rPr>
        <w:t xml:space="preserve"> kävele</w:t>
      </w:r>
      <w:r w:rsidR="0098090B" w:rsidRPr="0098090B">
        <w:t>/</w:t>
      </w:r>
      <w:r w:rsidRPr="00D04607">
        <w:rPr>
          <w:i/>
        </w:rPr>
        <w:t xml:space="preserve">n </w:t>
      </w:r>
      <w:r w:rsidRPr="0075485B">
        <w:t>:</w:t>
      </w:r>
      <w:r w:rsidRPr="00D04607">
        <w:rPr>
          <w:i/>
        </w:rPr>
        <w:t xml:space="preserve"> kävel</w:t>
      </w:r>
      <w:r w:rsidR="0098090B" w:rsidRPr="0098090B">
        <w:t>/</w:t>
      </w:r>
      <w:r w:rsidRPr="0075485B">
        <w:t>(</w:t>
      </w:r>
      <w:r w:rsidRPr="00D04607">
        <w:rPr>
          <w:i/>
        </w:rPr>
        <w:t>k</w:t>
      </w:r>
      <w:r w:rsidRPr="0075485B">
        <w:t>)</w:t>
      </w:r>
      <w:r w:rsidRPr="00D04607">
        <w:rPr>
          <w:i/>
        </w:rPr>
        <w:t>kää</w:t>
      </w:r>
      <w:r w:rsidRPr="0075485B">
        <w:t>,</w:t>
      </w:r>
      <w:r w:rsidRPr="00D04607">
        <w:rPr>
          <w:i/>
        </w:rPr>
        <w:t xml:space="preserve"> pur</w:t>
      </w:r>
      <w:r w:rsidR="0098090B" w:rsidRPr="0098090B">
        <w:t>/</w:t>
      </w:r>
      <w:r w:rsidRPr="00D04607">
        <w:rPr>
          <w:i/>
        </w:rPr>
        <w:t xml:space="preserve">ra </w:t>
      </w:r>
      <w:r w:rsidRPr="0075485B">
        <w:t>:</w:t>
      </w:r>
      <w:r w:rsidRPr="00D04607">
        <w:rPr>
          <w:i/>
        </w:rPr>
        <w:t xml:space="preserve"> pure</w:t>
      </w:r>
      <w:r w:rsidR="0098090B" w:rsidRPr="0098090B">
        <w:t>/</w:t>
      </w:r>
      <w:r w:rsidRPr="00D04607">
        <w:rPr>
          <w:i/>
        </w:rPr>
        <w:t xml:space="preserve">n </w:t>
      </w:r>
      <w:r w:rsidRPr="0075485B">
        <w:t>:</w:t>
      </w:r>
      <w:r w:rsidRPr="00D04607">
        <w:rPr>
          <w:i/>
        </w:rPr>
        <w:t xml:space="preserve"> pur</w:t>
      </w:r>
      <w:r w:rsidR="0098090B" w:rsidRPr="0098090B">
        <w:t>/</w:t>
      </w:r>
      <w:r w:rsidRPr="0075485B">
        <w:t>(</w:t>
      </w:r>
      <w:r w:rsidRPr="00D04607">
        <w:rPr>
          <w:i/>
        </w:rPr>
        <w:t>k</w:t>
      </w:r>
      <w:r w:rsidRPr="0075485B">
        <w:t>)</w:t>
      </w:r>
      <w:r w:rsidRPr="00D04607">
        <w:rPr>
          <w:i/>
        </w:rPr>
        <w:t>kaa</w:t>
      </w:r>
      <w:r w:rsidRPr="0075485B">
        <w:t>,</w:t>
      </w:r>
      <w:r w:rsidRPr="00D04607">
        <w:rPr>
          <w:i/>
        </w:rPr>
        <w:t xml:space="preserve"> pes</w:t>
      </w:r>
      <w:r w:rsidR="0098090B" w:rsidRPr="0098090B">
        <w:t>/</w:t>
      </w:r>
      <w:r w:rsidRPr="00D04607">
        <w:rPr>
          <w:i/>
        </w:rPr>
        <w:t xml:space="preserve">tä </w:t>
      </w:r>
      <w:r w:rsidRPr="0075485B">
        <w:t>:</w:t>
      </w:r>
      <w:r w:rsidRPr="00D04607">
        <w:rPr>
          <w:i/>
        </w:rPr>
        <w:t xml:space="preserve"> pese</w:t>
      </w:r>
      <w:r w:rsidR="0098090B" w:rsidRPr="0098090B">
        <w:t>/</w:t>
      </w:r>
      <w:r w:rsidRPr="00D04607">
        <w:rPr>
          <w:i/>
        </w:rPr>
        <w:t xml:space="preserve">n </w:t>
      </w:r>
      <w:r w:rsidRPr="0075485B">
        <w:t>:</w:t>
      </w:r>
      <w:r w:rsidRPr="00D04607">
        <w:rPr>
          <w:i/>
        </w:rPr>
        <w:t xml:space="preserve"> pes</w:t>
      </w:r>
      <w:r w:rsidR="0098090B" w:rsidRPr="0098090B">
        <w:t>/</w:t>
      </w:r>
      <w:r w:rsidRPr="00D04607">
        <w:rPr>
          <w:i/>
        </w:rPr>
        <w:t>kää</w:t>
      </w:r>
      <w:r w:rsidRPr="0075485B">
        <w:t>,</w:t>
      </w:r>
      <w:r w:rsidRPr="00D04607">
        <w:rPr>
          <w:i/>
        </w:rPr>
        <w:t xml:space="preserve"> näh</w:t>
      </w:r>
      <w:r w:rsidR="0098090B" w:rsidRPr="0098090B">
        <w:t>/</w:t>
      </w:r>
      <w:r w:rsidRPr="00AE3673">
        <w:rPr>
          <w:i/>
        </w:rPr>
        <w:t xml:space="preserve">đä </w:t>
      </w:r>
      <w:r w:rsidR="00BA1173" w:rsidRPr="00BA1173">
        <w:t>~</w:t>
      </w:r>
      <w:r w:rsidRPr="00AE3673">
        <w:rPr>
          <w:i/>
        </w:rPr>
        <w:t xml:space="preserve"> näh</w:t>
      </w:r>
      <w:r w:rsidR="0098090B" w:rsidRPr="0098090B">
        <w:t>/</w:t>
      </w:r>
      <w:r w:rsidRPr="00AE3673">
        <w:rPr>
          <w:i/>
        </w:rPr>
        <w:t>hä</w:t>
      </w:r>
      <w:r w:rsidRPr="00D04607">
        <w:rPr>
          <w:i/>
        </w:rPr>
        <w:t xml:space="preserve"> </w:t>
      </w:r>
      <w:r w:rsidRPr="0075485B">
        <w:t>:</w:t>
      </w:r>
      <w:r w:rsidRPr="00D04607">
        <w:rPr>
          <w:i/>
        </w:rPr>
        <w:t xml:space="preserve"> nä</w:t>
      </w:r>
      <w:r w:rsidRPr="0075485B">
        <w:t>(</w:t>
      </w:r>
      <w:r w:rsidRPr="00D04607">
        <w:rPr>
          <w:i/>
        </w:rPr>
        <w:t>j</w:t>
      </w:r>
      <w:r w:rsidRPr="0075485B">
        <w:t>)</w:t>
      </w:r>
      <w:r w:rsidRPr="00D04607">
        <w:rPr>
          <w:i/>
        </w:rPr>
        <w:t>e</w:t>
      </w:r>
      <w:r w:rsidR="0098090B" w:rsidRPr="0098090B">
        <w:t>/</w:t>
      </w:r>
      <w:r w:rsidRPr="00D04607">
        <w:rPr>
          <w:i/>
        </w:rPr>
        <w:t xml:space="preserve">n </w:t>
      </w:r>
      <w:r w:rsidRPr="0075485B">
        <w:t>:</w:t>
      </w:r>
      <w:r w:rsidRPr="00D04607">
        <w:rPr>
          <w:i/>
        </w:rPr>
        <w:t xml:space="preserve"> näh</w:t>
      </w:r>
      <w:r w:rsidR="0098090B" w:rsidRPr="0098090B">
        <w:t>/</w:t>
      </w:r>
      <w:r w:rsidRPr="00D04607">
        <w:rPr>
          <w:i/>
        </w:rPr>
        <w:t>kää</w:t>
      </w:r>
      <w:r w:rsidRPr="0075485B">
        <w:t>,</w:t>
      </w:r>
      <w:r w:rsidRPr="00D04607">
        <w:rPr>
          <w:i/>
        </w:rPr>
        <w:t xml:space="preserve"> teh</w:t>
      </w:r>
      <w:r w:rsidR="0098090B" w:rsidRPr="0098090B">
        <w:t>/</w:t>
      </w:r>
      <w:r w:rsidRPr="00D04607">
        <w:rPr>
          <w:i/>
        </w:rPr>
        <w:t xml:space="preserve">đä </w:t>
      </w:r>
      <w:r w:rsidR="00BA1173" w:rsidRPr="00BA1173">
        <w:t>~</w:t>
      </w:r>
      <w:r w:rsidRPr="00D04607">
        <w:rPr>
          <w:i/>
        </w:rPr>
        <w:t xml:space="preserve"> teh</w:t>
      </w:r>
      <w:r w:rsidR="0098090B" w:rsidRPr="0098090B">
        <w:t>/</w:t>
      </w:r>
      <w:r w:rsidRPr="00D04607">
        <w:rPr>
          <w:i/>
        </w:rPr>
        <w:t xml:space="preserve">hä </w:t>
      </w:r>
      <w:r w:rsidRPr="0075485B">
        <w:t>:</w:t>
      </w:r>
      <w:r w:rsidRPr="00D04607">
        <w:rPr>
          <w:i/>
        </w:rPr>
        <w:t xml:space="preserve"> tehe</w:t>
      </w:r>
      <w:r w:rsidR="0098090B" w:rsidRPr="0098090B">
        <w:t>/</w:t>
      </w:r>
      <w:r w:rsidRPr="00D04607">
        <w:rPr>
          <w:i/>
        </w:rPr>
        <w:t xml:space="preserve">n </w:t>
      </w:r>
      <w:r w:rsidRPr="0075485B">
        <w:t>:</w:t>
      </w:r>
      <w:r w:rsidRPr="00D04607">
        <w:rPr>
          <w:i/>
        </w:rPr>
        <w:t xml:space="preserve"> teh</w:t>
      </w:r>
      <w:r w:rsidR="0098090B" w:rsidRPr="0098090B">
        <w:t>/</w:t>
      </w:r>
      <w:r w:rsidRPr="00D04607">
        <w:rPr>
          <w:i/>
        </w:rPr>
        <w:t>kää</w:t>
      </w:r>
      <w:r w:rsidRPr="0075485B">
        <w:t>,</w:t>
      </w:r>
      <w:r w:rsidRPr="00D04607">
        <w:rPr>
          <w:i/>
        </w:rPr>
        <w:t xml:space="preserve"> auka</w:t>
      </w:r>
      <w:r w:rsidRPr="0075485B">
        <w:t>(</w:t>
      </w:r>
      <w:r w:rsidRPr="00D04607">
        <w:rPr>
          <w:i/>
        </w:rPr>
        <w:t>i</w:t>
      </w:r>
      <w:r w:rsidRPr="0075485B">
        <w:t>)</w:t>
      </w:r>
      <w:r w:rsidRPr="00D04607">
        <w:rPr>
          <w:i/>
        </w:rPr>
        <w:t>s</w:t>
      </w:r>
      <w:r w:rsidR="0098090B" w:rsidRPr="0098090B">
        <w:t>/</w:t>
      </w:r>
      <w:r w:rsidRPr="00D04607">
        <w:rPr>
          <w:i/>
        </w:rPr>
        <w:t xml:space="preserve">ta </w:t>
      </w:r>
      <w:r w:rsidRPr="0075485B">
        <w:t>:</w:t>
      </w:r>
      <w:r w:rsidRPr="00D04607">
        <w:rPr>
          <w:i/>
        </w:rPr>
        <w:t xml:space="preserve"> auka</w:t>
      </w:r>
      <w:r w:rsidRPr="0075485B">
        <w:t>(</w:t>
      </w:r>
      <w:r w:rsidRPr="00D04607">
        <w:rPr>
          <w:i/>
        </w:rPr>
        <w:t>i</w:t>
      </w:r>
      <w:r w:rsidRPr="0075485B">
        <w:t>)</w:t>
      </w:r>
      <w:r w:rsidRPr="00D04607">
        <w:rPr>
          <w:i/>
        </w:rPr>
        <w:t>se</w:t>
      </w:r>
      <w:r w:rsidR="0098090B" w:rsidRPr="0098090B">
        <w:t>/</w:t>
      </w:r>
      <w:r w:rsidRPr="00D04607">
        <w:rPr>
          <w:i/>
        </w:rPr>
        <w:t xml:space="preserve">n </w:t>
      </w:r>
      <w:r w:rsidRPr="0075485B">
        <w:t>:</w:t>
      </w:r>
      <w:r w:rsidRPr="00D04607">
        <w:rPr>
          <w:i/>
        </w:rPr>
        <w:t xml:space="preserve"> auka</w:t>
      </w:r>
      <w:r w:rsidRPr="0075485B">
        <w:t>(</w:t>
      </w:r>
      <w:r w:rsidRPr="00D04607">
        <w:rPr>
          <w:i/>
        </w:rPr>
        <w:t>i</w:t>
      </w:r>
      <w:r w:rsidRPr="0075485B">
        <w:t>)</w:t>
      </w:r>
      <w:r w:rsidRPr="00D04607">
        <w:rPr>
          <w:i/>
        </w:rPr>
        <w:t>s</w:t>
      </w:r>
      <w:r w:rsidR="0098090B" w:rsidRPr="0098090B">
        <w:t>/</w:t>
      </w:r>
      <w:r w:rsidRPr="00D04607">
        <w:rPr>
          <w:i/>
        </w:rPr>
        <w:t>kaa</w:t>
      </w:r>
      <w:r w:rsidR="001B127A" w:rsidRPr="001B127A">
        <w:t>.</w:t>
      </w:r>
    </w:p>
    <w:p w14:paraId="45F39388" w14:textId="3F926ADC" w:rsidR="00BC7543" w:rsidRPr="00EF3462" w:rsidRDefault="00BC7543" w:rsidP="0094279E">
      <w:pPr>
        <w:pStyle w:val="Punktliste"/>
        <w:rPr>
          <w:i/>
        </w:rPr>
      </w:pPr>
      <w:r w:rsidRPr="00EF3462">
        <w:t xml:space="preserve">Verbityypissä 4 eli tuplavokaalirankaisissa valithaan lyhykäisemän rangan. Suffiksi oon kaikissa </w:t>
      </w:r>
      <w:r w:rsidR="005225A0">
        <w:t>varieteet</w:t>
      </w:r>
      <w:r w:rsidRPr="00EF3462">
        <w:t xml:space="preserve">iissa </w:t>
      </w:r>
      <w:r w:rsidRPr="00EF3462">
        <w:rPr>
          <w:i/>
        </w:rPr>
        <w:t>kkAA</w:t>
      </w:r>
      <w:r w:rsidRPr="00EF3462">
        <w:t xml:space="preserve">. Niin ko </w:t>
      </w:r>
      <w:r>
        <w:t>(1.inf.</w:t>
      </w:r>
      <w:r w:rsidRPr="00EF3462">
        <w:t xml:space="preserve"> : ind</w:t>
      </w:r>
      <w:r>
        <w:t>.</w:t>
      </w:r>
      <w:r w:rsidRPr="00EF3462">
        <w:t>prees</w:t>
      </w:r>
      <w:r>
        <w:t>.</w:t>
      </w:r>
      <w:r w:rsidR="001337F6">
        <w:t>sg1</w:t>
      </w:r>
      <w:r w:rsidRPr="00EF3462">
        <w:t xml:space="preserve"> : imp</w:t>
      </w:r>
      <w:r>
        <w:t>.</w:t>
      </w:r>
      <w:r w:rsidR="001337F6">
        <w:t>pl2</w:t>
      </w:r>
      <w:r w:rsidRPr="00EF3462">
        <w:t xml:space="preserve">) </w:t>
      </w:r>
      <w:r w:rsidRPr="00EF3462">
        <w:rPr>
          <w:i/>
        </w:rPr>
        <w:t>kyyti</w:t>
      </w:r>
      <w:r w:rsidR="0098090B" w:rsidRPr="0098090B">
        <w:t>/</w:t>
      </w:r>
      <w:r w:rsidRPr="00EF3462">
        <w:rPr>
          <w:i/>
        </w:rPr>
        <w:t xml:space="preserve">tä </w:t>
      </w:r>
      <w:r w:rsidRPr="0075485B">
        <w:t>:</w:t>
      </w:r>
      <w:r w:rsidRPr="00EF3462">
        <w:rPr>
          <w:i/>
        </w:rPr>
        <w:t xml:space="preserve"> kyytitte</w:t>
      </w:r>
      <w:r w:rsidR="0098090B" w:rsidRPr="0098090B">
        <w:t>/</w:t>
      </w:r>
      <w:r w:rsidRPr="00EF3462">
        <w:rPr>
          <w:i/>
        </w:rPr>
        <w:t xml:space="preserve">n </w:t>
      </w:r>
      <w:r w:rsidRPr="0075485B">
        <w:t>:</w:t>
      </w:r>
      <w:r w:rsidRPr="00EF3462">
        <w:rPr>
          <w:i/>
        </w:rPr>
        <w:t xml:space="preserve"> kyyti</w:t>
      </w:r>
      <w:r w:rsidR="0098090B" w:rsidRPr="0098090B">
        <w:t>/</w:t>
      </w:r>
      <w:r w:rsidRPr="00EF3462">
        <w:rPr>
          <w:i/>
        </w:rPr>
        <w:t>kkää</w:t>
      </w:r>
      <w:r w:rsidRPr="0075485B">
        <w:t>,</w:t>
      </w:r>
      <w:r w:rsidRPr="00EF3462">
        <w:rPr>
          <w:i/>
        </w:rPr>
        <w:t xml:space="preserve"> piikaroi</w:t>
      </w:r>
      <w:r w:rsidR="0098090B" w:rsidRPr="0098090B">
        <w:t>/</w:t>
      </w:r>
      <w:r w:rsidRPr="00EF3462">
        <w:rPr>
          <w:i/>
        </w:rPr>
        <w:t xml:space="preserve">ta </w:t>
      </w:r>
      <w:r w:rsidRPr="0075485B">
        <w:t>:</w:t>
      </w:r>
      <w:r w:rsidRPr="00EF3462">
        <w:rPr>
          <w:i/>
        </w:rPr>
        <w:t xml:space="preserve"> piikaroitte</w:t>
      </w:r>
      <w:r w:rsidR="0098090B" w:rsidRPr="0098090B">
        <w:t>/</w:t>
      </w:r>
      <w:r w:rsidRPr="00EF3462">
        <w:rPr>
          <w:i/>
        </w:rPr>
        <w:t xml:space="preserve">n </w:t>
      </w:r>
      <w:r w:rsidRPr="0075485B">
        <w:t>:</w:t>
      </w:r>
      <w:r w:rsidRPr="00EF3462">
        <w:rPr>
          <w:i/>
        </w:rPr>
        <w:t xml:space="preserve"> piikaroi</w:t>
      </w:r>
      <w:r w:rsidR="0098090B" w:rsidRPr="0098090B">
        <w:t>/</w:t>
      </w:r>
      <w:r w:rsidRPr="00EF3462">
        <w:rPr>
          <w:i/>
        </w:rPr>
        <w:t>kkaa</w:t>
      </w:r>
      <w:r w:rsidRPr="0075485B">
        <w:t>,</w:t>
      </w:r>
      <w:r w:rsidRPr="00EF3462">
        <w:rPr>
          <w:i/>
        </w:rPr>
        <w:t xml:space="preserve"> li</w:t>
      </w:r>
      <w:r w:rsidRPr="0075485B">
        <w:t>(</w:t>
      </w:r>
      <w:r w:rsidRPr="00EF3462">
        <w:rPr>
          <w:i/>
        </w:rPr>
        <w:t>j</w:t>
      </w:r>
      <w:r w:rsidRPr="0075485B">
        <w:t>)</w:t>
      </w:r>
      <w:r w:rsidRPr="00EF3462">
        <w:rPr>
          <w:i/>
        </w:rPr>
        <w:t>e</w:t>
      </w:r>
      <w:r w:rsidR="0098090B" w:rsidRPr="0098090B">
        <w:t>/</w:t>
      </w:r>
      <w:r w:rsidRPr="00EF3462">
        <w:rPr>
          <w:i/>
        </w:rPr>
        <w:t xml:space="preserve">tä </w:t>
      </w:r>
      <w:r w:rsidRPr="0075485B">
        <w:t>:</w:t>
      </w:r>
      <w:r w:rsidRPr="00EF3462">
        <w:rPr>
          <w:i/>
        </w:rPr>
        <w:t xml:space="preserve"> likene</w:t>
      </w:r>
      <w:r w:rsidR="0098090B" w:rsidRPr="0098090B">
        <w:t>/</w:t>
      </w:r>
      <w:r w:rsidRPr="00EF3462">
        <w:rPr>
          <w:i/>
        </w:rPr>
        <w:t xml:space="preserve">n </w:t>
      </w:r>
      <w:r w:rsidRPr="0075485B">
        <w:t>:</w:t>
      </w:r>
      <w:r w:rsidRPr="00EF3462">
        <w:rPr>
          <w:i/>
        </w:rPr>
        <w:t xml:space="preserve"> li</w:t>
      </w:r>
      <w:r w:rsidR="001B127A" w:rsidRPr="001B127A">
        <w:t>(</w:t>
      </w:r>
      <w:r w:rsidRPr="00EF3462">
        <w:rPr>
          <w:i/>
        </w:rPr>
        <w:t>j</w:t>
      </w:r>
      <w:r w:rsidR="001B127A" w:rsidRPr="001B127A">
        <w:t>)</w:t>
      </w:r>
      <w:r w:rsidRPr="00EF3462">
        <w:rPr>
          <w:i/>
        </w:rPr>
        <w:t>e</w:t>
      </w:r>
      <w:r w:rsidR="0098090B" w:rsidRPr="0098090B">
        <w:t>/</w:t>
      </w:r>
      <w:r w:rsidRPr="00EF3462">
        <w:rPr>
          <w:i/>
        </w:rPr>
        <w:t>kkää</w:t>
      </w:r>
      <w:r w:rsidRPr="0075485B">
        <w:t>,</w:t>
      </w:r>
      <w:r w:rsidRPr="00EF3462">
        <w:rPr>
          <w:i/>
        </w:rPr>
        <w:t xml:space="preserve"> hih</w:t>
      </w:r>
      <w:r w:rsidRPr="0075485B">
        <w:t>(</w:t>
      </w:r>
      <w:r w:rsidRPr="00EF3462">
        <w:rPr>
          <w:i/>
        </w:rPr>
        <w:t>đ</w:t>
      </w:r>
      <w:r w:rsidRPr="0075485B">
        <w:t>)</w:t>
      </w:r>
      <w:r w:rsidRPr="00EF3462">
        <w:rPr>
          <w:i/>
        </w:rPr>
        <w:t>a</w:t>
      </w:r>
      <w:r w:rsidR="0098090B" w:rsidRPr="0098090B">
        <w:t>/</w:t>
      </w:r>
      <w:r w:rsidRPr="00EF3462">
        <w:rPr>
          <w:i/>
        </w:rPr>
        <w:t xml:space="preserve">ta </w:t>
      </w:r>
      <w:r w:rsidRPr="0075485B">
        <w:t>:</w:t>
      </w:r>
      <w:r w:rsidRPr="00EF3462">
        <w:rPr>
          <w:i/>
        </w:rPr>
        <w:t xml:space="preserve"> hihtaa</w:t>
      </w:r>
      <w:r w:rsidR="0098090B" w:rsidRPr="0098090B">
        <w:t>/</w:t>
      </w:r>
      <w:r w:rsidRPr="00EF3462">
        <w:rPr>
          <w:i/>
        </w:rPr>
        <w:t xml:space="preserve">n </w:t>
      </w:r>
      <w:r w:rsidRPr="0075485B">
        <w:t>:</w:t>
      </w:r>
      <w:r w:rsidRPr="00EF3462">
        <w:rPr>
          <w:i/>
        </w:rPr>
        <w:t xml:space="preserve"> hih</w:t>
      </w:r>
      <w:r w:rsidRPr="0075485B">
        <w:t>(</w:t>
      </w:r>
      <w:r w:rsidRPr="00EF3462">
        <w:rPr>
          <w:i/>
        </w:rPr>
        <w:t>d</w:t>
      </w:r>
      <w:r w:rsidRPr="0075485B">
        <w:t>)</w:t>
      </w:r>
      <w:r w:rsidRPr="00EF3462">
        <w:rPr>
          <w:i/>
        </w:rPr>
        <w:t>a</w:t>
      </w:r>
      <w:r w:rsidR="0098090B" w:rsidRPr="0098090B">
        <w:t>/</w:t>
      </w:r>
      <w:r w:rsidRPr="00EF3462">
        <w:rPr>
          <w:i/>
        </w:rPr>
        <w:t>kkaa</w:t>
      </w:r>
      <w:r w:rsidR="001B127A" w:rsidRPr="001B127A">
        <w:t>.</w:t>
      </w:r>
    </w:p>
    <w:p w14:paraId="7A6923C6" w14:textId="77777777" w:rsidR="00F904D4" w:rsidRDefault="00BC7543" w:rsidP="006D779D">
      <w:r>
        <w:t>Ko käytämä siirtymärankkoi</w:t>
      </w:r>
      <w:r w:rsidR="00556F76">
        <w:t xml:space="preserve"> (tyyppi 2</w:t>
      </w:r>
      <w:r w:rsidR="00112804">
        <w:t>.</w:t>
      </w:r>
      <w:r w:rsidR="00556F76">
        <w:t>b)</w:t>
      </w:r>
      <w:r>
        <w:t>,</w:t>
      </w:r>
      <w:r w:rsidRPr="00A95D68">
        <w:t xml:space="preserve"> saama haamui niin ko </w:t>
      </w:r>
      <w:r>
        <w:t>(1.inf.</w:t>
      </w:r>
      <w:r w:rsidRPr="00A95D68">
        <w:t xml:space="preserve"> : imp</w:t>
      </w:r>
      <w:r>
        <w:t>.</w:t>
      </w:r>
      <w:r w:rsidR="001337F6">
        <w:t>pl2</w:t>
      </w:r>
      <w:r w:rsidRPr="00A95D68">
        <w:t xml:space="preserve">) </w:t>
      </w:r>
      <w:r w:rsidRPr="000536C3">
        <w:rPr>
          <w:i/>
        </w:rPr>
        <w:t>kävele</w:t>
      </w:r>
      <w:r w:rsidR="0098090B" w:rsidRPr="0098090B">
        <w:t>/</w:t>
      </w:r>
      <w:r w:rsidRPr="000536C3">
        <w:rPr>
          <w:i/>
        </w:rPr>
        <w:t>ä</w:t>
      </w:r>
      <w:r w:rsidRPr="0075485B">
        <w:t>(</w:t>
      </w:r>
      <w:r w:rsidRPr="000536C3">
        <w:rPr>
          <w:i/>
        </w:rPr>
        <w:t>t</w:t>
      </w:r>
      <w:r w:rsidRPr="0075485B">
        <w:t>)</w:t>
      </w:r>
      <w:r w:rsidRPr="000536C3">
        <w:rPr>
          <w:i/>
        </w:rPr>
        <w:t xml:space="preserve"> </w:t>
      </w:r>
      <w:r w:rsidRPr="0075485B">
        <w:t>:</w:t>
      </w:r>
      <w:r w:rsidRPr="000536C3">
        <w:rPr>
          <w:i/>
        </w:rPr>
        <w:t xml:space="preserve"> kävele</w:t>
      </w:r>
      <w:r w:rsidR="0098090B" w:rsidRPr="0098090B">
        <w:t>/</w:t>
      </w:r>
      <w:r w:rsidRPr="000536C3">
        <w:rPr>
          <w:i/>
        </w:rPr>
        <w:t>kkää</w:t>
      </w:r>
      <w:r w:rsidRPr="0075485B">
        <w:t>,</w:t>
      </w:r>
      <w:r w:rsidR="00112804">
        <w:rPr>
          <w:i/>
        </w:rPr>
        <w:t xml:space="preserve"> aukase</w:t>
      </w:r>
      <w:r w:rsidR="0098090B" w:rsidRPr="0098090B">
        <w:t>/</w:t>
      </w:r>
      <w:r w:rsidR="00112804">
        <w:rPr>
          <w:i/>
        </w:rPr>
        <w:t>at</w:t>
      </w:r>
      <w:r w:rsidRPr="000536C3">
        <w:rPr>
          <w:i/>
        </w:rPr>
        <w:t xml:space="preserve"> </w:t>
      </w:r>
      <w:r w:rsidRPr="0075485B">
        <w:t>:</w:t>
      </w:r>
      <w:r w:rsidRPr="000536C3">
        <w:rPr>
          <w:i/>
        </w:rPr>
        <w:t xml:space="preserve"> aukase</w:t>
      </w:r>
      <w:r w:rsidR="0098090B" w:rsidRPr="0098090B">
        <w:t>/</w:t>
      </w:r>
      <w:r w:rsidRPr="000536C3">
        <w:rPr>
          <w:i/>
        </w:rPr>
        <w:t>kkaa</w:t>
      </w:r>
      <w:r w:rsidRPr="0075485B">
        <w:t>,</w:t>
      </w:r>
      <w:r w:rsidRPr="000536C3">
        <w:rPr>
          <w:i/>
        </w:rPr>
        <w:t xml:space="preserve"> kyytitte</w:t>
      </w:r>
      <w:r w:rsidR="0098090B" w:rsidRPr="0098090B">
        <w:t>/</w:t>
      </w:r>
      <w:r w:rsidRPr="000536C3">
        <w:rPr>
          <w:i/>
        </w:rPr>
        <w:t>ä</w:t>
      </w:r>
      <w:r w:rsidRPr="0075485B">
        <w:t>(</w:t>
      </w:r>
      <w:r w:rsidRPr="000536C3">
        <w:rPr>
          <w:i/>
        </w:rPr>
        <w:t>t</w:t>
      </w:r>
      <w:r w:rsidRPr="0075485B">
        <w:t>)</w:t>
      </w:r>
      <w:r w:rsidRPr="000536C3">
        <w:rPr>
          <w:i/>
        </w:rPr>
        <w:t xml:space="preserve"> </w:t>
      </w:r>
      <w:r w:rsidRPr="0075485B">
        <w:t>:</w:t>
      </w:r>
      <w:r w:rsidRPr="000536C3">
        <w:rPr>
          <w:i/>
        </w:rPr>
        <w:t xml:space="preserve"> kyytitte</w:t>
      </w:r>
      <w:r w:rsidR="0098090B" w:rsidRPr="0098090B">
        <w:t>/</w:t>
      </w:r>
      <w:r w:rsidRPr="000536C3">
        <w:rPr>
          <w:i/>
        </w:rPr>
        <w:t>kkää</w:t>
      </w:r>
      <w:r w:rsidRPr="0075485B">
        <w:t>,</w:t>
      </w:r>
      <w:r w:rsidRPr="000536C3">
        <w:rPr>
          <w:i/>
        </w:rPr>
        <w:t xml:space="preserve"> piikaroitte</w:t>
      </w:r>
      <w:r w:rsidR="0098090B" w:rsidRPr="0098090B">
        <w:t>/</w:t>
      </w:r>
      <w:r w:rsidRPr="000536C3">
        <w:rPr>
          <w:i/>
        </w:rPr>
        <w:t>a</w:t>
      </w:r>
      <w:r w:rsidRPr="0075485B">
        <w:t>(</w:t>
      </w:r>
      <w:r w:rsidRPr="000536C3">
        <w:rPr>
          <w:i/>
        </w:rPr>
        <w:t>t</w:t>
      </w:r>
      <w:r w:rsidRPr="0075485B">
        <w:t>)</w:t>
      </w:r>
      <w:r w:rsidRPr="000536C3">
        <w:rPr>
          <w:i/>
        </w:rPr>
        <w:t xml:space="preserve"> </w:t>
      </w:r>
      <w:r w:rsidRPr="0075485B">
        <w:t>:</w:t>
      </w:r>
      <w:r w:rsidRPr="000536C3">
        <w:rPr>
          <w:i/>
        </w:rPr>
        <w:t xml:space="preserve"> piikaroitte</w:t>
      </w:r>
      <w:r w:rsidR="0098090B" w:rsidRPr="0098090B">
        <w:t>/</w:t>
      </w:r>
      <w:r w:rsidR="001B127A" w:rsidRPr="001B127A">
        <w:t>(</w:t>
      </w:r>
      <w:r w:rsidRPr="000536C3">
        <w:rPr>
          <w:i/>
        </w:rPr>
        <w:t>k</w:t>
      </w:r>
      <w:r w:rsidR="001B127A" w:rsidRPr="001B127A">
        <w:t>)</w:t>
      </w:r>
      <w:r w:rsidRPr="000536C3">
        <w:rPr>
          <w:i/>
        </w:rPr>
        <w:t>kaa</w:t>
      </w:r>
      <w:r w:rsidRPr="0075485B">
        <w:t>,</w:t>
      </w:r>
      <w:r w:rsidRPr="000536C3">
        <w:rPr>
          <w:i/>
        </w:rPr>
        <w:t xml:space="preserve"> likene</w:t>
      </w:r>
      <w:r w:rsidR="0098090B" w:rsidRPr="0098090B">
        <w:t>/</w:t>
      </w:r>
      <w:r w:rsidRPr="000536C3">
        <w:rPr>
          <w:i/>
        </w:rPr>
        <w:t>ä</w:t>
      </w:r>
      <w:r w:rsidRPr="0075485B">
        <w:t>(</w:t>
      </w:r>
      <w:r w:rsidRPr="000536C3">
        <w:rPr>
          <w:i/>
        </w:rPr>
        <w:t>t</w:t>
      </w:r>
      <w:r w:rsidRPr="0075485B">
        <w:t>)</w:t>
      </w:r>
      <w:r w:rsidRPr="000536C3">
        <w:rPr>
          <w:i/>
        </w:rPr>
        <w:t xml:space="preserve"> </w:t>
      </w:r>
      <w:r w:rsidRPr="0075485B">
        <w:t>:</w:t>
      </w:r>
      <w:r w:rsidRPr="000536C3">
        <w:rPr>
          <w:i/>
        </w:rPr>
        <w:t xml:space="preserve"> likene</w:t>
      </w:r>
      <w:r w:rsidR="0098090B" w:rsidRPr="0098090B">
        <w:t>/</w:t>
      </w:r>
      <w:r w:rsidRPr="000536C3">
        <w:rPr>
          <w:i/>
        </w:rPr>
        <w:t>kkää</w:t>
      </w:r>
      <w:r w:rsidR="00F904D4">
        <w:t>.</w:t>
      </w:r>
    </w:p>
    <w:p w14:paraId="5253F530" w14:textId="18A3B7C5" w:rsidR="00BC7543" w:rsidRPr="00A95D68" w:rsidRDefault="00BC7543" w:rsidP="00BC7543">
      <w:pPr>
        <w:pStyle w:val="Brdtekst"/>
        <w:spacing w:before="120"/>
      </w:pPr>
      <w:r w:rsidRPr="00A95D68">
        <w:t xml:space="preserve">Kielttäävän pluraalin </w:t>
      </w:r>
      <w:r>
        <w:t>2.</w:t>
      </w:r>
      <w:r w:rsidRPr="00A95D68">
        <w:t xml:space="preserve"> persoonan imperatiivin haamustethaan samala kaavala ko singulaarissaki, eli niin, ette otethaan kieltoverbin pluraalin toisen persoonan haamun </w:t>
      </w:r>
      <w:r w:rsidRPr="000536C3">
        <w:rPr>
          <w:i/>
        </w:rPr>
        <w:t>äl</w:t>
      </w:r>
      <w:r w:rsidRPr="0075485B">
        <w:t>(</w:t>
      </w:r>
      <w:r w:rsidRPr="000536C3">
        <w:rPr>
          <w:i/>
        </w:rPr>
        <w:t>k</w:t>
      </w:r>
      <w:r w:rsidRPr="0075485B">
        <w:t>)</w:t>
      </w:r>
      <w:r w:rsidRPr="000536C3">
        <w:rPr>
          <w:i/>
        </w:rPr>
        <w:t>kää</w:t>
      </w:r>
      <w:r w:rsidRPr="00A95D68">
        <w:t xml:space="preserve"> ja siihen lisäthään </w:t>
      </w:r>
      <w:r>
        <w:t>pääve</w:t>
      </w:r>
      <w:r w:rsidRPr="00A95D68">
        <w:t>rbistä saman haamun ko myönttäävässä imperatiivissa. Esimerkiksi</w:t>
      </w:r>
      <w:r w:rsidR="009271F1">
        <w:t xml:space="preserve"> myönttäävistä </w:t>
      </w:r>
      <w:r w:rsidR="0012050E">
        <w:t xml:space="preserve">(1–4) </w:t>
      </w:r>
      <w:r w:rsidR="009271F1">
        <w:t xml:space="preserve">ja kielttäävistä </w:t>
      </w:r>
      <w:r w:rsidR="0012050E">
        <w:t xml:space="preserve">(5–8) </w:t>
      </w:r>
      <w:r w:rsidR="00C85EC6">
        <w:t>käsky</w:t>
      </w:r>
      <w:r w:rsidR="009271F1">
        <w:t>syntaktiista</w:t>
      </w:r>
      <w:r>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4526"/>
      </w:tblGrid>
      <w:tr w:rsidR="00BC7543" w:rsidRPr="00CD1C4E" w14:paraId="1AEF113E" w14:textId="77777777" w:rsidTr="00D95C81">
        <w:tc>
          <w:tcPr>
            <w:tcW w:w="4320" w:type="dxa"/>
          </w:tcPr>
          <w:p w14:paraId="79F2071A" w14:textId="3BF12954" w:rsidR="00BC7543" w:rsidRPr="00CD1C4E" w:rsidRDefault="00777AF0" w:rsidP="00112804">
            <w:pPr>
              <w:pStyle w:val="Liste2"/>
              <w:spacing w:before="120"/>
              <w:ind w:left="0" w:firstLine="0"/>
              <w:contextualSpacing w:val="0"/>
            </w:pPr>
            <w:r>
              <w:t>Myönttäävä imperatiivi,</w:t>
            </w:r>
            <w:r w:rsidR="00BC7543" w:rsidRPr="00CD1C4E">
              <w:t xml:space="preserve"> </w:t>
            </w:r>
            <w:r w:rsidR="001337F6">
              <w:t>pl2</w:t>
            </w:r>
          </w:p>
        </w:tc>
        <w:tc>
          <w:tcPr>
            <w:tcW w:w="4922" w:type="dxa"/>
          </w:tcPr>
          <w:p w14:paraId="55077A63" w14:textId="6937FC87" w:rsidR="00BC7543" w:rsidRPr="00CD1C4E" w:rsidRDefault="00BC7543" w:rsidP="00112804">
            <w:pPr>
              <w:pStyle w:val="Liste2"/>
              <w:spacing w:before="120"/>
              <w:ind w:left="0" w:firstLine="0"/>
              <w:contextualSpacing w:val="0"/>
            </w:pPr>
            <w:r w:rsidRPr="00CD1C4E">
              <w:t>Kielt</w:t>
            </w:r>
            <w:r w:rsidR="00777AF0">
              <w:t>täävä imperatiivi,</w:t>
            </w:r>
            <w:r w:rsidRPr="00CD1C4E">
              <w:t xml:space="preserve"> </w:t>
            </w:r>
            <w:r w:rsidR="001337F6">
              <w:t>pl2</w:t>
            </w:r>
          </w:p>
        </w:tc>
      </w:tr>
      <w:tr w:rsidR="00BC7543" w:rsidRPr="00CD1C4E" w14:paraId="6273BE64" w14:textId="77777777" w:rsidTr="00D95C81">
        <w:tc>
          <w:tcPr>
            <w:tcW w:w="4320" w:type="dxa"/>
          </w:tcPr>
          <w:p w14:paraId="607532DD" w14:textId="4607B41C" w:rsidR="00BC7543" w:rsidRPr="00CD1C4E" w:rsidRDefault="009271F1" w:rsidP="00112804">
            <w:pPr>
              <w:pStyle w:val="Liste2"/>
              <w:spacing w:before="40" w:after="40"/>
              <w:ind w:left="0" w:firstLine="0"/>
              <w:contextualSpacing w:val="0"/>
            </w:pPr>
            <w:r>
              <w:t>(1)</w:t>
            </w:r>
            <w:r>
              <w:rPr>
                <w:i/>
              </w:rPr>
              <w:t xml:space="preserve"> </w:t>
            </w:r>
            <w:r w:rsidR="00BC7543" w:rsidRPr="00CD1C4E">
              <w:rPr>
                <w:i/>
              </w:rPr>
              <w:t>Viek</w:t>
            </w:r>
            <w:r w:rsidR="00BC7543" w:rsidRPr="00CD1C4E">
              <w:t>(</w:t>
            </w:r>
            <w:r w:rsidR="00BC7543" w:rsidRPr="00CD1C4E">
              <w:rPr>
                <w:i/>
              </w:rPr>
              <w:t>k</w:t>
            </w:r>
            <w:r w:rsidR="00BC7543" w:rsidRPr="00CD1C4E">
              <w:t>)</w:t>
            </w:r>
            <w:r w:rsidR="00BC7543" w:rsidRPr="00CD1C4E">
              <w:rPr>
                <w:i/>
              </w:rPr>
              <w:t xml:space="preserve">ää </w:t>
            </w:r>
            <w:r w:rsidR="00BC7543" w:rsidRPr="00CD1C4E">
              <w:t>preivin posthiin!</w:t>
            </w:r>
          </w:p>
        </w:tc>
        <w:tc>
          <w:tcPr>
            <w:tcW w:w="4922" w:type="dxa"/>
          </w:tcPr>
          <w:p w14:paraId="0B2D4319" w14:textId="35A719E0" w:rsidR="00BC7543" w:rsidRPr="00CD1C4E" w:rsidRDefault="009271F1" w:rsidP="00112804">
            <w:pPr>
              <w:pStyle w:val="Liste2"/>
              <w:spacing w:before="40" w:after="40"/>
              <w:ind w:left="0" w:firstLine="0"/>
              <w:contextualSpacing w:val="0"/>
            </w:pPr>
            <w:r>
              <w:t>(5)</w:t>
            </w:r>
            <w:r>
              <w:rPr>
                <w:i/>
              </w:rPr>
              <w:t xml:space="preserve"> </w:t>
            </w:r>
            <w:r w:rsidR="00BC7543" w:rsidRPr="00CD1C4E">
              <w:rPr>
                <w:i/>
              </w:rPr>
              <w:t>Äl</w:t>
            </w:r>
            <w:r w:rsidR="00BC7543" w:rsidRPr="00CD1C4E">
              <w:t>(</w:t>
            </w:r>
            <w:r w:rsidR="00BC7543" w:rsidRPr="00CD1C4E">
              <w:rPr>
                <w:i/>
              </w:rPr>
              <w:t>k</w:t>
            </w:r>
            <w:r w:rsidR="00BC7543" w:rsidRPr="00CD1C4E">
              <w:t>)</w:t>
            </w:r>
            <w:r w:rsidR="00BC7543" w:rsidRPr="00CD1C4E">
              <w:rPr>
                <w:i/>
              </w:rPr>
              <w:t>kää viek</w:t>
            </w:r>
            <w:r w:rsidR="00BC7543" w:rsidRPr="00CD1C4E">
              <w:t>(</w:t>
            </w:r>
            <w:r w:rsidR="00BC7543" w:rsidRPr="00CD1C4E">
              <w:rPr>
                <w:i/>
              </w:rPr>
              <w:t>k</w:t>
            </w:r>
            <w:r w:rsidR="00BC7543" w:rsidRPr="00CD1C4E">
              <w:t>)</w:t>
            </w:r>
            <w:r w:rsidR="00BC7543" w:rsidRPr="00CD1C4E">
              <w:rPr>
                <w:i/>
              </w:rPr>
              <w:t xml:space="preserve">ää </w:t>
            </w:r>
            <w:r w:rsidR="00BC7543" w:rsidRPr="00CD1C4E">
              <w:t>preivii ~ preiviä posthiin!</w:t>
            </w:r>
          </w:p>
        </w:tc>
      </w:tr>
      <w:tr w:rsidR="00BC7543" w:rsidRPr="00CD1C4E" w14:paraId="215A352F" w14:textId="77777777" w:rsidTr="00D95C81">
        <w:tc>
          <w:tcPr>
            <w:tcW w:w="4320" w:type="dxa"/>
          </w:tcPr>
          <w:p w14:paraId="0D5BF7E5" w14:textId="6F6FDAD6" w:rsidR="00BC7543" w:rsidRPr="00CD1C4E" w:rsidRDefault="009271F1" w:rsidP="00112804">
            <w:pPr>
              <w:pStyle w:val="Liste2"/>
              <w:spacing w:before="40" w:after="40"/>
              <w:ind w:left="0" w:firstLine="0"/>
              <w:contextualSpacing w:val="0"/>
            </w:pPr>
            <w:r>
              <w:t>(2)</w:t>
            </w:r>
            <w:r>
              <w:rPr>
                <w:i/>
              </w:rPr>
              <w:t xml:space="preserve"> </w:t>
            </w:r>
            <w:r w:rsidR="00BC7543" w:rsidRPr="00CD1C4E">
              <w:rPr>
                <w:i/>
              </w:rPr>
              <w:t>Auttak</w:t>
            </w:r>
            <w:r w:rsidR="00BC7543" w:rsidRPr="00CD1C4E">
              <w:t>(</w:t>
            </w:r>
            <w:r w:rsidR="00BC7543" w:rsidRPr="00CD1C4E">
              <w:rPr>
                <w:i/>
              </w:rPr>
              <w:t>k</w:t>
            </w:r>
            <w:r w:rsidR="00BC7543" w:rsidRPr="00CD1C4E">
              <w:t>)</w:t>
            </w:r>
            <w:r w:rsidR="00BC7543" w:rsidRPr="00CD1C4E">
              <w:rPr>
                <w:i/>
              </w:rPr>
              <w:t>aa</w:t>
            </w:r>
            <w:r w:rsidR="00BC7543" w:rsidRPr="00CD1C4E">
              <w:t xml:space="preserve"> aina muorii ~ muoria!</w:t>
            </w:r>
          </w:p>
        </w:tc>
        <w:tc>
          <w:tcPr>
            <w:tcW w:w="4922" w:type="dxa"/>
          </w:tcPr>
          <w:p w14:paraId="1C41BF72" w14:textId="03141450" w:rsidR="00BC7543" w:rsidRPr="00CD1C4E" w:rsidRDefault="009271F1" w:rsidP="00112804">
            <w:pPr>
              <w:pStyle w:val="Liste2"/>
              <w:spacing w:before="40" w:after="40"/>
              <w:ind w:left="0" w:firstLine="0"/>
              <w:contextualSpacing w:val="0"/>
            </w:pPr>
            <w:r>
              <w:t>(6)</w:t>
            </w:r>
            <w:r>
              <w:rPr>
                <w:i/>
              </w:rPr>
              <w:t xml:space="preserve"> </w:t>
            </w:r>
            <w:r w:rsidR="00BC7543" w:rsidRPr="00CD1C4E">
              <w:rPr>
                <w:i/>
              </w:rPr>
              <w:t>Äl</w:t>
            </w:r>
            <w:r w:rsidR="00BC7543" w:rsidRPr="00CD1C4E">
              <w:t>(</w:t>
            </w:r>
            <w:r w:rsidR="00BC7543" w:rsidRPr="00CD1C4E">
              <w:rPr>
                <w:i/>
              </w:rPr>
              <w:t>k</w:t>
            </w:r>
            <w:r w:rsidR="00BC7543" w:rsidRPr="00CD1C4E">
              <w:t>)</w:t>
            </w:r>
            <w:r w:rsidR="00BC7543" w:rsidRPr="00CD1C4E">
              <w:rPr>
                <w:i/>
              </w:rPr>
              <w:t>kää</w:t>
            </w:r>
            <w:r w:rsidR="00BC7543" w:rsidRPr="00CD1C4E">
              <w:t xml:space="preserve"> koskhaan </w:t>
            </w:r>
            <w:r w:rsidR="00BC7543" w:rsidRPr="00CD1C4E">
              <w:rPr>
                <w:i/>
              </w:rPr>
              <w:t>autta</w:t>
            </w:r>
            <w:r w:rsidR="00BC7543" w:rsidRPr="00CD1C4E">
              <w:t>(</w:t>
            </w:r>
            <w:r w:rsidR="00BC7543" w:rsidRPr="00CD1C4E">
              <w:rPr>
                <w:i/>
              </w:rPr>
              <w:t>k</w:t>
            </w:r>
            <w:r w:rsidR="00BC7543" w:rsidRPr="00CD1C4E">
              <w:t>)</w:t>
            </w:r>
            <w:r w:rsidR="00BC7543" w:rsidRPr="00CD1C4E">
              <w:rPr>
                <w:i/>
              </w:rPr>
              <w:t>kaa</w:t>
            </w:r>
            <w:r w:rsidR="00BC7543" w:rsidRPr="00CD1C4E">
              <w:t xml:space="preserve"> muorii ~ muoria!</w:t>
            </w:r>
          </w:p>
        </w:tc>
      </w:tr>
      <w:tr w:rsidR="00BC7543" w:rsidRPr="00CD1C4E" w14:paraId="651D1032" w14:textId="77777777" w:rsidTr="00D95C81">
        <w:tc>
          <w:tcPr>
            <w:tcW w:w="4320" w:type="dxa"/>
          </w:tcPr>
          <w:p w14:paraId="1CB70B77" w14:textId="64110A47" w:rsidR="00BC7543" w:rsidRPr="00CD1C4E" w:rsidRDefault="009271F1" w:rsidP="00112804">
            <w:pPr>
              <w:pStyle w:val="Liste2"/>
              <w:spacing w:before="40" w:after="40"/>
              <w:ind w:left="0" w:firstLine="0"/>
              <w:contextualSpacing w:val="0"/>
            </w:pPr>
            <w:r>
              <w:t>(3)</w:t>
            </w:r>
            <w:r>
              <w:rPr>
                <w:i/>
              </w:rPr>
              <w:t xml:space="preserve"> </w:t>
            </w:r>
            <w:r w:rsidR="00BC7543" w:rsidRPr="00CD1C4E">
              <w:rPr>
                <w:i/>
              </w:rPr>
              <w:t>Men</w:t>
            </w:r>
            <w:r w:rsidR="00BC7543" w:rsidRPr="00CD1C4E">
              <w:t>(</w:t>
            </w:r>
            <w:r w:rsidR="00BC7543" w:rsidRPr="00CD1C4E">
              <w:rPr>
                <w:i/>
              </w:rPr>
              <w:t>k</w:t>
            </w:r>
            <w:r w:rsidR="00BC7543" w:rsidRPr="00CD1C4E">
              <w:t>)</w:t>
            </w:r>
            <w:r w:rsidR="00BC7543" w:rsidRPr="00CD1C4E">
              <w:rPr>
                <w:i/>
              </w:rPr>
              <w:t>kää</w:t>
            </w:r>
            <w:r w:rsidR="00BC7543" w:rsidRPr="00CD1C4E">
              <w:t xml:space="preserve"> kothiin!</w:t>
            </w:r>
          </w:p>
        </w:tc>
        <w:tc>
          <w:tcPr>
            <w:tcW w:w="4922" w:type="dxa"/>
          </w:tcPr>
          <w:p w14:paraId="353FA155" w14:textId="45EC6D61" w:rsidR="00BC7543" w:rsidRPr="00CD1C4E" w:rsidRDefault="009271F1" w:rsidP="00112804">
            <w:pPr>
              <w:pStyle w:val="Liste2"/>
              <w:spacing w:before="40" w:after="40"/>
              <w:ind w:left="0" w:firstLine="0"/>
              <w:contextualSpacing w:val="0"/>
            </w:pPr>
            <w:r>
              <w:t>(7)</w:t>
            </w:r>
            <w:r>
              <w:rPr>
                <w:i/>
              </w:rPr>
              <w:t xml:space="preserve"> </w:t>
            </w:r>
            <w:r w:rsidR="00BC7543" w:rsidRPr="00CD1C4E">
              <w:rPr>
                <w:i/>
              </w:rPr>
              <w:t>Äl</w:t>
            </w:r>
            <w:r w:rsidR="00BC7543" w:rsidRPr="00CD1C4E">
              <w:t>(</w:t>
            </w:r>
            <w:r w:rsidR="00BC7543" w:rsidRPr="00CD1C4E">
              <w:rPr>
                <w:i/>
              </w:rPr>
              <w:t>k</w:t>
            </w:r>
            <w:r w:rsidR="00BC7543" w:rsidRPr="00CD1C4E">
              <w:t>)</w:t>
            </w:r>
            <w:r w:rsidR="00BC7543" w:rsidRPr="00CD1C4E">
              <w:rPr>
                <w:i/>
              </w:rPr>
              <w:t>kää men</w:t>
            </w:r>
            <w:r w:rsidR="00BC7543" w:rsidRPr="00CD1C4E">
              <w:t>(</w:t>
            </w:r>
            <w:r w:rsidR="00BC7543" w:rsidRPr="00CD1C4E">
              <w:rPr>
                <w:i/>
              </w:rPr>
              <w:t>k</w:t>
            </w:r>
            <w:r w:rsidR="00BC7543" w:rsidRPr="00CD1C4E">
              <w:t>)</w:t>
            </w:r>
            <w:r w:rsidR="00BC7543" w:rsidRPr="00CD1C4E">
              <w:rPr>
                <w:i/>
              </w:rPr>
              <w:t>kää</w:t>
            </w:r>
            <w:r w:rsidR="00BC7543" w:rsidRPr="00CD1C4E">
              <w:t xml:space="preserve"> kothiin!</w:t>
            </w:r>
          </w:p>
        </w:tc>
      </w:tr>
      <w:tr w:rsidR="00BC7543" w:rsidRPr="00CD1C4E" w14:paraId="4CCBA4AA" w14:textId="77777777" w:rsidTr="00D95C81">
        <w:tc>
          <w:tcPr>
            <w:tcW w:w="4320" w:type="dxa"/>
          </w:tcPr>
          <w:p w14:paraId="27033199" w14:textId="0CC766F7" w:rsidR="00BC7543" w:rsidRPr="00CD1C4E" w:rsidRDefault="009271F1" w:rsidP="00112804">
            <w:pPr>
              <w:pStyle w:val="Liste2"/>
              <w:spacing w:before="40" w:after="40"/>
              <w:ind w:left="0" w:firstLine="0"/>
              <w:contextualSpacing w:val="0"/>
            </w:pPr>
            <w:r w:rsidRPr="009271F1">
              <w:t>(4)</w:t>
            </w:r>
            <w:r>
              <w:rPr>
                <w:i/>
              </w:rPr>
              <w:t xml:space="preserve"> </w:t>
            </w:r>
            <w:r w:rsidR="00BC7543" w:rsidRPr="00CD1C4E">
              <w:rPr>
                <w:i/>
              </w:rPr>
              <w:t>Hih</w:t>
            </w:r>
            <w:r w:rsidR="00BC7543" w:rsidRPr="00CD1C4E">
              <w:t>(</w:t>
            </w:r>
            <w:r w:rsidR="00BC7543" w:rsidRPr="00CD1C4E">
              <w:rPr>
                <w:i/>
              </w:rPr>
              <w:t>đ</w:t>
            </w:r>
            <w:r w:rsidR="00BC7543" w:rsidRPr="00CD1C4E">
              <w:t>)</w:t>
            </w:r>
            <w:r w:rsidR="00BC7543" w:rsidRPr="00CD1C4E">
              <w:rPr>
                <w:i/>
              </w:rPr>
              <w:t>akkaa</w:t>
            </w:r>
            <w:r w:rsidR="00BC7543" w:rsidRPr="00CD1C4E">
              <w:t xml:space="preserve"> pääs(s)iäisinä!</w:t>
            </w:r>
          </w:p>
        </w:tc>
        <w:tc>
          <w:tcPr>
            <w:tcW w:w="4922" w:type="dxa"/>
          </w:tcPr>
          <w:p w14:paraId="40926F7B" w14:textId="48261B96" w:rsidR="00BC7543" w:rsidRPr="00CD1C4E" w:rsidRDefault="009271F1" w:rsidP="00112804">
            <w:pPr>
              <w:pStyle w:val="Liste2"/>
              <w:spacing w:before="40" w:after="40"/>
              <w:ind w:left="0" w:firstLine="0"/>
              <w:contextualSpacing w:val="0"/>
            </w:pPr>
            <w:r>
              <w:t>(8)</w:t>
            </w:r>
            <w:r>
              <w:rPr>
                <w:i/>
              </w:rPr>
              <w:t xml:space="preserve"> </w:t>
            </w:r>
            <w:r w:rsidR="00BC7543" w:rsidRPr="00CD1C4E">
              <w:rPr>
                <w:i/>
              </w:rPr>
              <w:t>Äl</w:t>
            </w:r>
            <w:r w:rsidR="00BC7543" w:rsidRPr="00CD1C4E">
              <w:t>(</w:t>
            </w:r>
            <w:r w:rsidR="00BC7543" w:rsidRPr="00CD1C4E">
              <w:rPr>
                <w:i/>
              </w:rPr>
              <w:t>k</w:t>
            </w:r>
            <w:r w:rsidR="00BC7543" w:rsidRPr="00CD1C4E">
              <w:t>)</w:t>
            </w:r>
            <w:r w:rsidR="00BC7543" w:rsidRPr="00CD1C4E">
              <w:rPr>
                <w:i/>
              </w:rPr>
              <w:t>kää hih</w:t>
            </w:r>
            <w:r w:rsidR="00BC7543" w:rsidRPr="00CD1C4E">
              <w:t>(</w:t>
            </w:r>
            <w:r w:rsidR="00BC7543" w:rsidRPr="00CD1C4E">
              <w:rPr>
                <w:i/>
              </w:rPr>
              <w:t>đ</w:t>
            </w:r>
            <w:r w:rsidR="00BC7543" w:rsidRPr="00CD1C4E">
              <w:t>)</w:t>
            </w:r>
            <w:r w:rsidR="00BC7543" w:rsidRPr="00CD1C4E">
              <w:rPr>
                <w:i/>
              </w:rPr>
              <w:t>akkaa</w:t>
            </w:r>
            <w:r w:rsidR="00BC7543" w:rsidRPr="00CD1C4E">
              <w:t xml:space="preserve"> pääs(s)iäisinä!</w:t>
            </w:r>
          </w:p>
        </w:tc>
      </w:tr>
    </w:tbl>
    <w:p w14:paraId="3B78E593" w14:textId="2C5897C6" w:rsidR="00BC7543" w:rsidRPr="00A95D68" w:rsidRDefault="00D95C81" w:rsidP="00BC7543">
      <w:pPr>
        <w:pStyle w:val="Overskrift3"/>
      </w:pPr>
      <w:bookmarkStart w:id="1691" w:name="_Toc84998018"/>
      <w:bookmarkStart w:id="1692" w:name="_Toc198266910"/>
      <w:bookmarkStart w:id="1693" w:name="_Toc209168662"/>
      <w:bookmarkStart w:id="1694" w:name="_Toc241129291"/>
      <w:bookmarkStart w:id="1695" w:name="_Toc311273893"/>
      <w:r>
        <w:t>Imperatiivin s</w:t>
      </w:r>
      <w:r w:rsidR="00BC7543" w:rsidRPr="00A95D68">
        <w:t>ingulaarin ja pluraalin 3. persoonan haamustus</w:t>
      </w:r>
      <w:bookmarkEnd w:id="1691"/>
      <w:bookmarkEnd w:id="1692"/>
      <w:bookmarkEnd w:id="1693"/>
      <w:bookmarkEnd w:id="1694"/>
      <w:bookmarkEnd w:id="1695"/>
    </w:p>
    <w:p w14:paraId="280C0DBF" w14:textId="5B87D4DE" w:rsidR="00BC7543" w:rsidRPr="00A95D68" w:rsidRDefault="00D95C81" w:rsidP="00BC7543">
      <w:pPr>
        <w:pStyle w:val="Brdtekst"/>
        <w:spacing w:before="120"/>
      </w:pPr>
      <w:r>
        <w:rPr>
          <w:smallCaps/>
        </w:rPr>
        <w:t>I</w:t>
      </w:r>
      <w:r w:rsidRPr="006C66C7">
        <w:rPr>
          <w:smallCaps/>
        </w:rPr>
        <w:t>mperatiivin</w:t>
      </w:r>
      <w:r w:rsidRPr="00A95D68">
        <w:rPr>
          <w:b/>
        </w:rPr>
        <w:t xml:space="preserve"> </w:t>
      </w:r>
      <w:r>
        <w:rPr>
          <w:smallCaps/>
        </w:rPr>
        <w:t>s</w:t>
      </w:r>
      <w:r w:rsidR="00BC7543" w:rsidRPr="006C66C7">
        <w:rPr>
          <w:smallCaps/>
        </w:rPr>
        <w:t xml:space="preserve">ingulaarin ja pluraalin </w:t>
      </w:r>
      <w:r w:rsidR="00BC7543">
        <w:rPr>
          <w:smallCaps/>
        </w:rPr>
        <w:t>3.</w:t>
      </w:r>
      <w:r w:rsidR="00BC7543" w:rsidRPr="006C66C7">
        <w:rPr>
          <w:smallCaps/>
        </w:rPr>
        <w:t xml:space="preserve"> persoonan </w:t>
      </w:r>
      <w:r w:rsidR="00BC7543" w:rsidRPr="00A95D68">
        <w:t xml:space="preserve">suffiksit oon </w:t>
      </w:r>
      <w:r w:rsidR="00BC7543" w:rsidRPr="001A4550">
        <w:rPr>
          <w:i/>
        </w:rPr>
        <w:t xml:space="preserve">khOOn </w:t>
      </w:r>
      <w:r w:rsidR="00BC7543">
        <w:t>(</w:t>
      </w:r>
      <w:r w:rsidR="00BC7543" w:rsidRPr="00A95D68">
        <w:t xml:space="preserve">singulaarissa) ja </w:t>
      </w:r>
      <w:r w:rsidR="00BC7543" w:rsidRPr="001A4550">
        <w:rPr>
          <w:i/>
        </w:rPr>
        <w:t>khOOt</w:t>
      </w:r>
      <w:r w:rsidR="00BC7543" w:rsidRPr="00A95D68">
        <w:t xml:space="preserve"> </w:t>
      </w:r>
      <w:r w:rsidR="00BC7543">
        <w:t>(</w:t>
      </w:r>
      <w:r w:rsidR="00BC7543" w:rsidRPr="00A95D68">
        <w:t xml:space="preserve">pluraalissa). Nämät suffiksit lisäthään verbiin rankhoin samala tavala ko pluraalin toisenki persoonan suffiksit. Erona muihin persoonhiin oon se, ette </w:t>
      </w:r>
      <w:r w:rsidR="00BC7543">
        <w:t>3.</w:t>
      </w:r>
      <w:r w:rsidR="00BC7543" w:rsidRPr="00A95D68">
        <w:t xml:space="preserve"> persoonassa ylheensä syntakthiin myötä lisäthään kans tekkiijän eli subjektin eli sen, kenen toivothaan eli haluthaan</w:t>
      </w:r>
      <w:r w:rsidR="00BC7543">
        <w:t>, ette jotaki tekkee</w:t>
      </w:r>
      <w:r w:rsidR="00BC7543" w:rsidRPr="00A95D68">
        <w:t xml:space="preserve">. </w:t>
      </w:r>
      <w:r w:rsidR="00BC7543">
        <w:t xml:space="preserve">Esimerkiissä (1–5) imperatiivin </w:t>
      </w:r>
      <w:r w:rsidR="001337F6">
        <w:t>sg3</w:t>
      </w:r>
      <w:r w:rsidR="00BC7543">
        <w:t xml:space="preserve"> / imperatiivin </w:t>
      </w:r>
      <w:r w:rsidR="001337F6">
        <w:t>pl3</w:t>
      </w:r>
      <w:r w:rsidR="00BC7543">
        <w:t>).</w:t>
      </w:r>
    </w:p>
    <w:p w14:paraId="71782DF4" w14:textId="77777777" w:rsidR="00BC7543" w:rsidRPr="00F21966" w:rsidRDefault="00BC7543" w:rsidP="00BC7543">
      <w:pPr>
        <w:spacing w:before="120" w:after="120"/>
      </w:pPr>
      <w:r>
        <w:t>(1)</w:t>
      </w:r>
      <w:r>
        <w:rPr>
          <w:i/>
        </w:rPr>
        <w:t xml:space="preserve"> </w:t>
      </w:r>
      <w:r w:rsidRPr="000A5D95">
        <w:rPr>
          <w:i/>
        </w:rPr>
        <w:t xml:space="preserve">Viekhöön </w:t>
      </w:r>
      <w:r w:rsidRPr="00F21966">
        <w:t xml:space="preserve">Pekka / </w:t>
      </w:r>
      <w:r w:rsidRPr="000A5D95">
        <w:rPr>
          <w:i/>
        </w:rPr>
        <w:t>Viekhööt</w:t>
      </w:r>
      <w:r w:rsidRPr="00F21966">
        <w:t xml:space="preserve"> pojat preivin posthiin.</w:t>
      </w:r>
    </w:p>
    <w:p w14:paraId="2A87D41E" w14:textId="6035FFDB" w:rsidR="00BC7543" w:rsidRPr="00F21966" w:rsidRDefault="00BC7543" w:rsidP="00BC7543">
      <w:pPr>
        <w:spacing w:before="120" w:after="120"/>
      </w:pPr>
      <w:r>
        <w:t>(2)</w:t>
      </w:r>
      <w:r>
        <w:rPr>
          <w:i/>
        </w:rPr>
        <w:t xml:space="preserve"> </w:t>
      </w:r>
      <w:r w:rsidRPr="000A5D95">
        <w:rPr>
          <w:i/>
        </w:rPr>
        <w:t>Auttakhoon</w:t>
      </w:r>
      <w:r w:rsidRPr="00F21966">
        <w:t xml:space="preserve"> faari / </w:t>
      </w:r>
      <w:r w:rsidRPr="000A5D95">
        <w:rPr>
          <w:i/>
        </w:rPr>
        <w:t xml:space="preserve">Auttakhoot </w:t>
      </w:r>
      <w:r w:rsidRPr="00F21966">
        <w:t>kläpit muorii</w:t>
      </w:r>
      <w:r w:rsidR="004D52B6">
        <w:t xml:space="preserve"> ~ muoria</w:t>
      </w:r>
      <w:r w:rsidRPr="00F21966">
        <w:t>.</w:t>
      </w:r>
    </w:p>
    <w:p w14:paraId="37E13AB9" w14:textId="5AE9A5DE" w:rsidR="00BC7543" w:rsidRPr="00F21966" w:rsidRDefault="00BC7543" w:rsidP="00BC7543">
      <w:pPr>
        <w:spacing w:before="120" w:after="120"/>
      </w:pPr>
      <w:r>
        <w:t>(3)</w:t>
      </w:r>
      <w:r>
        <w:rPr>
          <w:i/>
        </w:rPr>
        <w:t xml:space="preserve"> </w:t>
      </w:r>
      <w:r w:rsidRPr="000A5D95">
        <w:rPr>
          <w:i/>
        </w:rPr>
        <w:t>Hih</w:t>
      </w:r>
      <w:r w:rsidRPr="0075485B">
        <w:t>(</w:t>
      </w:r>
      <w:r w:rsidRPr="000A5D95">
        <w:rPr>
          <w:i/>
        </w:rPr>
        <w:t>đ</w:t>
      </w:r>
      <w:r w:rsidRPr="0075485B">
        <w:t>)</w:t>
      </w:r>
      <w:r w:rsidRPr="000A5D95">
        <w:rPr>
          <w:i/>
        </w:rPr>
        <w:t>akhoon</w:t>
      </w:r>
      <w:r w:rsidRPr="00F21966">
        <w:t xml:space="preserve"> Liisa / </w:t>
      </w:r>
      <w:r w:rsidRPr="000A5D95">
        <w:rPr>
          <w:i/>
        </w:rPr>
        <w:t>Hih</w:t>
      </w:r>
      <w:r w:rsidRPr="0075485B">
        <w:t>(</w:t>
      </w:r>
      <w:r w:rsidRPr="000A5D95">
        <w:rPr>
          <w:i/>
        </w:rPr>
        <w:t>đ</w:t>
      </w:r>
      <w:r w:rsidRPr="0075485B">
        <w:t>)</w:t>
      </w:r>
      <w:r w:rsidRPr="000A5D95">
        <w:rPr>
          <w:i/>
        </w:rPr>
        <w:t>akhoot</w:t>
      </w:r>
      <w:r w:rsidRPr="00F21966">
        <w:t xml:space="preserve"> krannit tänne pääs</w:t>
      </w:r>
      <w:r w:rsidR="007368F8">
        <w:t>(</w:t>
      </w:r>
      <w:r w:rsidRPr="00F21966">
        <w:t>s</w:t>
      </w:r>
      <w:r w:rsidR="007368F8">
        <w:t>)</w:t>
      </w:r>
      <w:r w:rsidRPr="00F21966">
        <w:t>iäisinä.</w:t>
      </w:r>
    </w:p>
    <w:p w14:paraId="56968B0B" w14:textId="77777777" w:rsidR="00BC7543" w:rsidRPr="00F21966" w:rsidRDefault="00BC7543" w:rsidP="00BC7543">
      <w:pPr>
        <w:spacing w:before="120" w:after="120"/>
      </w:pPr>
      <w:r>
        <w:t>(4)</w:t>
      </w:r>
      <w:r>
        <w:rPr>
          <w:i/>
        </w:rPr>
        <w:t xml:space="preserve"> </w:t>
      </w:r>
      <w:r w:rsidRPr="000A5D95">
        <w:rPr>
          <w:i/>
        </w:rPr>
        <w:t>Menkhöön</w:t>
      </w:r>
      <w:r w:rsidRPr="00F21966">
        <w:t xml:space="preserve"> äiji / </w:t>
      </w:r>
      <w:r w:rsidRPr="000A5D95">
        <w:rPr>
          <w:i/>
        </w:rPr>
        <w:t>Menkhööt</w:t>
      </w:r>
      <w:r w:rsidRPr="00F21966">
        <w:t xml:space="preserve"> tyttäret kothiin.</w:t>
      </w:r>
    </w:p>
    <w:p w14:paraId="68611BE8" w14:textId="77777777" w:rsidR="00BC7543" w:rsidRPr="00A95D68" w:rsidRDefault="00BC7543" w:rsidP="00BC7543">
      <w:pPr>
        <w:spacing w:before="120" w:after="120"/>
      </w:pPr>
      <w:r>
        <w:t>(5)</w:t>
      </w:r>
      <w:r>
        <w:rPr>
          <w:i/>
        </w:rPr>
        <w:t xml:space="preserve"> </w:t>
      </w:r>
      <w:r w:rsidRPr="000A5D95">
        <w:rPr>
          <w:i/>
        </w:rPr>
        <w:t xml:space="preserve">Olkhoon </w:t>
      </w:r>
      <w:r w:rsidRPr="00F21966">
        <w:t xml:space="preserve">Jumala armolinen. / </w:t>
      </w:r>
      <w:r w:rsidRPr="000A5D95">
        <w:rPr>
          <w:i/>
        </w:rPr>
        <w:t>Olkhoot herrat</w:t>
      </w:r>
      <w:r w:rsidRPr="00F21966">
        <w:t xml:space="preserve"> armoliset köyhile.</w:t>
      </w:r>
    </w:p>
    <w:p w14:paraId="7078773C" w14:textId="63C7C6F8" w:rsidR="00BC7543" w:rsidRPr="00A95D68" w:rsidRDefault="00BC7543" w:rsidP="00BC7543">
      <w:pPr>
        <w:pStyle w:val="Brdtekst"/>
        <w:spacing w:before="120"/>
      </w:pPr>
      <w:r w:rsidRPr="00F21966">
        <w:t>Kolmanen persoonan kielttäävän imperatiivin haamustethaan kainun kielessä ylheensä siihen</w:t>
      </w:r>
      <w:r>
        <w:t xml:space="preserve"> laihiin</w:t>
      </w:r>
      <w:r w:rsidRPr="00F21966">
        <w:t xml:space="preserve"> kierttäin, ette </w:t>
      </w:r>
      <w:r w:rsidRPr="007F17D4">
        <w:rPr>
          <w:i/>
        </w:rPr>
        <w:t>olla</w:t>
      </w:r>
      <w:r w:rsidRPr="00F21966">
        <w:t>-verbin kolma</w:t>
      </w:r>
      <w:r>
        <w:t>nen persoonan myönttäävän impera</w:t>
      </w:r>
      <w:r w:rsidRPr="00F21966">
        <w:t xml:space="preserve">tiivin haamhuin </w:t>
      </w:r>
      <w:r w:rsidRPr="007F17D4">
        <w:rPr>
          <w:i/>
        </w:rPr>
        <w:t>olkhoon</w:t>
      </w:r>
      <w:r w:rsidR="0098090B" w:rsidRPr="0098090B">
        <w:t>/</w:t>
      </w:r>
      <w:r w:rsidRPr="007F17D4">
        <w:rPr>
          <w:i/>
        </w:rPr>
        <w:t>olkhoot</w:t>
      </w:r>
      <w:r w:rsidRPr="00F21966">
        <w:t xml:space="preserve"> lisäthään </w:t>
      </w:r>
      <w:r>
        <w:t>3. inf</w:t>
      </w:r>
      <w:r w:rsidRPr="00F21966">
        <w:t>initiivin abessiivi</w:t>
      </w:r>
      <w:r w:rsidR="00811359">
        <w:t>n</w:t>
      </w:r>
      <w:r w:rsidRPr="00F21966">
        <w:t xml:space="preserve">, jonka suffiksi oon </w:t>
      </w:r>
      <w:r w:rsidRPr="00F21966">
        <w:rPr>
          <w:i/>
        </w:rPr>
        <w:t>mA</w:t>
      </w:r>
      <w:r w:rsidR="0098090B" w:rsidRPr="0098090B">
        <w:t>/</w:t>
      </w:r>
      <w:r w:rsidRPr="00F21966">
        <w:rPr>
          <w:i/>
        </w:rPr>
        <w:t>ttA</w:t>
      </w:r>
      <w:r w:rsidRPr="00F21966">
        <w:t xml:space="preserve"> </w:t>
      </w:r>
      <w:r>
        <w:t>(6–10). (</w:t>
      </w:r>
      <w:r w:rsidRPr="00F21966">
        <w:t>3.infiniti</w:t>
      </w:r>
      <w:r>
        <w:t>ivin haamustuksesta katto kohđasta</w:t>
      </w:r>
      <w:r w:rsidRPr="00F21966">
        <w:t xml:space="preserve"> </w:t>
      </w:r>
      <w:r w:rsidR="00AB5A6C" w:rsidRPr="00777AF0">
        <w:t>6</w:t>
      </w:r>
      <w:r w:rsidRPr="00777AF0">
        <w:t>.8.1.</w:t>
      </w:r>
      <w:r w:rsidR="00F47C40">
        <w:t xml:space="preserve">3 </w:t>
      </w:r>
      <w:r w:rsidRPr="00777AF0">
        <w:t>Kolmas inftiivi</w:t>
      </w:r>
      <w:r w:rsidR="00EA0FF6">
        <w:rPr>
          <w:rStyle w:val="Hyperkobling"/>
        </w:rPr>
        <w:t>.</w:t>
      </w:r>
      <w:r w:rsidR="00EA0FF6">
        <w:t>)</w:t>
      </w:r>
    </w:p>
    <w:p w14:paraId="58831E79" w14:textId="67343A83" w:rsidR="00BC7543" w:rsidRPr="00A95D68" w:rsidRDefault="00BC7543" w:rsidP="00BC7543">
      <w:pPr>
        <w:spacing w:before="120" w:after="120"/>
      </w:pPr>
      <w:r>
        <w:t>(6)</w:t>
      </w:r>
      <w:r>
        <w:rPr>
          <w:i/>
        </w:rPr>
        <w:t xml:space="preserve"> </w:t>
      </w:r>
      <w:r w:rsidRPr="0025112D">
        <w:rPr>
          <w:i/>
        </w:rPr>
        <w:t>Olkhoon</w:t>
      </w:r>
      <w:r>
        <w:t xml:space="preserve"> Pekka / </w:t>
      </w:r>
      <w:r w:rsidRPr="0025112D">
        <w:rPr>
          <w:i/>
        </w:rPr>
        <w:t>Olkhoot</w:t>
      </w:r>
      <w:r w:rsidRPr="00A95D68">
        <w:t xml:space="preserve"> pojat </w:t>
      </w:r>
      <w:r w:rsidRPr="0025112D">
        <w:rPr>
          <w:i/>
        </w:rPr>
        <w:t>viemättä</w:t>
      </w:r>
      <w:r w:rsidRPr="00A95D68">
        <w:t xml:space="preserve"> preivii </w:t>
      </w:r>
      <w:r w:rsidR="002D2BF1">
        <w:t xml:space="preserve">~ preiviä </w:t>
      </w:r>
      <w:r w:rsidRPr="00A95D68">
        <w:t>posthiin.</w:t>
      </w:r>
    </w:p>
    <w:p w14:paraId="3934F487" w14:textId="268F14A9" w:rsidR="00BC7543" w:rsidRPr="00A95D68" w:rsidRDefault="00BC7543" w:rsidP="00BC7543">
      <w:pPr>
        <w:spacing w:before="120" w:after="120"/>
      </w:pPr>
      <w:r>
        <w:t>(7)</w:t>
      </w:r>
      <w:r>
        <w:rPr>
          <w:i/>
        </w:rPr>
        <w:t xml:space="preserve"> </w:t>
      </w:r>
      <w:r w:rsidRPr="0025112D">
        <w:rPr>
          <w:i/>
        </w:rPr>
        <w:t>Olkhoon</w:t>
      </w:r>
      <w:r>
        <w:t xml:space="preserve"> faari / </w:t>
      </w:r>
      <w:r w:rsidRPr="0025112D">
        <w:rPr>
          <w:i/>
        </w:rPr>
        <w:t>Olkhoot</w:t>
      </w:r>
      <w:r>
        <w:t xml:space="preserve"> </w:t>
      </w:r>
      <w:r w:rsidRPr="00A95D68">
        <w:t xml:space="preserve">kläpit </w:t>
      </w:r>
      <w:r w:rsidRPr="0025112D">
        <w:rPr>
          <w:i/>
        </w:rPr>
        <w:t>auttamatta</w:t>
      </w:r>
      <w:r w:rsidRPr="00A95D68">
        <w:t xml:space="preserve"> muorii</w:t>
      </w:r>
      <w:r w:rsidR="002D2BF1">
        <w:t xml:space="preserve"> ~ muoria</w:t>
      </w:r>
      <w:r w:rsidRPr="00A95D68">
        <w:t>.</w:t>
      </w:r>
    </w:p>
    <w:p w14:paraId="3F95C073" w14:textId="24BD4D0D" w:rsidR="00BC7543" w:rsidRPr="00A95D68" w:rsidRDefault="00BC7543" w:rsidP="00BC7543">
      <w:pPr>
        <w:spacing w:before="120" w:after="120"/>
      </w:pPr>
      <w:r>
        <w:t>(8)</w:t>
      </w:r>
      <w:r>
        <w:rPr>
          <w:i/>
        </w:rPr>
        <w:t xml:space="preserve"> </w:t>
      </w:r>
      <w:r w:rsidRPr="0025112D">
        <w:rPr>
          <w:i/>
        </w:rPr>
        <w:t>Olkhoon</w:t>
      </w:r>
      <w:r w:rsidRPr="00A95D68">
        <w:t xml:space="preserve"> Liisa / </w:t>
      </w:r>
      <w:r w:rsidRPr="0025112D">
        <w:rPr>
          <w:i/>
        </w:rPr>
        <w:t>Olkhoot</w:t>
      </w:r>
      <w:r w:rsidRPr="00A95D68">
        <w:t xml:space="preserve"> krannit </w:t>
      </w:r>
      <w:r w:rsidRPr="0025112D">
        <w:rPr>
          <w:i/>
        </w:rPr>
        <w:t>hihtaamatta</w:t>
      </w:r>
      <w:r w:rsidRPr="00A95D68">
        <w:t xml:space="preserve"> tänne pääs</w:t>
      </w:r>
      <w:r w:rsidR="00777AF0">
        <w:t>(</w:t>
      </w:r>
      <w:r w:rsidRPr="00A95D68">
        <w:t>s</w:t>
      </w:r>
      <w:r w:rsidR="00777AF0">
        <w:t>)</w:t>
      </w:r>
      <w:r w:rsidRPr="00A95D68">
        <w:t>iäisinä.</w:t>
      </w:r>
    </w:p>
    <w:p w14:paraId="6F04DAB5" w14:textId="77777777" w:rsidR="00BC7543" w:rsidRPr="00A95D68" w:rsidRDefault="00BC7543" w:rsidP="00BC7543">
      <w:pPr>
        <w:spacing w:before="120" w:after="120"/>
      </w:pPr>
      <w:r>
        <w:t>(9)</w:t>
      </w:r>
      <w:r>
        <w:rPr>
          <w:i/>
        </w:rPr>
        <w:t xml:space="preserve"> </w:t>
      </w:r>
      <w:r w:rsidRPr="0025112D">
        <w:rPr>
          <w:i/>
        </w:rPr>
        <w:t>Olkhoon</w:t>
      </w:r>
      <w:r w:rsidRPr="00A95D68">
        <w:t xml:space="preserve"> äiji / </w:t>
      </w:r>
      <w:r w:rsidRPr="0025112D">
        <w:rPr>
          <w:i/>
        </w:rPr>
        <w:t>Olkhoot</w:t>
      </w:r>
      <w:r w:rsidRPr="00A95D68">
        <w:t xml:space="preserve"> tyttäret </w:t>
      </w:r>
      <w:r w:rsidRPr="0025112D">
        <w:rPr>
          <w:i/>
        </w:rPr>
        <w:t>menemättä</w:t>
      </w:r>
      <w:r w:rsidRPr="00A95D68">
        <w:t xml:space="preserve"> kothiin.</w:t>
      </w:r>
    </w:p>
    <w:p w14:paraId="28475747" w14:textId="77777777" w:rsidR="00BC7543" w:rsidRPr="00A95D68" w:rsidRDefault="00BC7543" w:rsidP="00BC7543">
      <w:pPr>
        <w:pStyle w:val="Brdtekst"/>
        <w:spacing w:before="120"/>
      </w:pPr>
      <w:r>
        <w:t>(10)</w:t>
      </w:r>
      <w:r w:rsidRPr="0001408A">
        <w:rPr>
          <w:i/>
        </w:rPr>
        <w:t xml:space="preserve"> Olkhoon</w:t>
      </w:r>
      <w:r w:rsidRPr="00A95D68">
        <w:t xml:space="preserve"> Jumala </w:t>
      </w:r>
      <w:r w:rsidRPr="0001408A">
        <w:rPr>
          <w:i/>
        </w:rPr>
        <w:t>olematta</w:t>
      </w:r>
      <w:r w:rsidRPr="00A95D68">
        <w:t xml:space="preserve"> armolinen. / </w:t>
      </w:r>
      <w:r w:rsidRPr="0001408A">
        <w:rPr>
          <w:i/>
        </w:rPr>
        <w:t>Olkhoot</w:t>
      </w:r>
      <w:r w:rsidRPr="00A95D68">
        <w:t xml:space="preserve"> herrat </w:t>
      </w:r>
      <w:r w:rsidRPr="0001408A">
        <w:rPr>
          <w:i/>
        </w:rPr>
        <w:t>olematta</w:t>
      </w:r>
      <w:r w:rsidRPr="00A95D68">
        <w:t xml:space="preserve"> armoliset köyhile.</w:t>
      </w:r>
    </w:p>
    <w:p w14:paraId="53EC0CA4" w14:textId="77777777" w:rsidR="00BC7543" w:rsidRPr="00A95D68" w:rsidRDefault="00BC7543" w:rsidP="00BC7543">
      <w:pPr>
        <w:pStyle w:val="Brdtekst"/>
        <w:spacing w:before="120"/>
      </w:pPr>
      <w:r w:rsidRPr="00A95D68">
        <w:t>Se oon imperatiivin pluraalin 3. persoonan haamuin sijasta mahđolinen käy</w:t>
      </w:r>
      <w:r>
        <w:t>ttäät imperatiivin singulaarin 3</w:t>
      </w:r>
      <w:r w:rsidRPr="00A95D68">
        <w:t xml:space="preserve">. persoonan haamui. Silloin kirjoitethaan </w:t>
      </w:r>
      <w:r>
        <w:t>(11–13):</w:t>
      </w:r>
    </w:p>
    <w:p w14:paraId="27BFFE33" w14:textId="77777777" w:rsidR="00F904D4" w:rsidRDefault="00BC7543" w:rsidP="00BC7543">
      <w:pPr>
        <w:pStyle w:val="Brdtekst"/>
        <w:spacing w:before="120"/>
      </w:pPr>
      <w:r>
        <w:t>(11)</w:t>
      </w:r>
      <w:r>
        <w:rPr>
          <w:i/>
        </w:rPr>
        <w:t xml:space="preserve"> </w:t>
      </w:r>
      <w:r w:rsidRPr="00CA3B31">
        <w:rPr>
          <w:i/>
        </w:rPr>
        <w:t>Menkhöön</w:t>
      </w:r>
      <w:r w:rsidRPr="00A95D68">
        <w:t xml:space="preserve"> tyttäret kothiin</w:t>
      </w:r>
      <w:r w:rsidR="00F904D4">
        <w:t>.</w:t>
      </w:r>
    </w:p>
    <w:p w14:paraId="71D5C3B5" w14:textId="77777777" w:rsidR="00F904D4" w:rsidRDefault="00BC7543" w:rsidP="00BC7543">
      <w:pPr>
        <w:pStyle w:val="Brdtekst"/>
        <w:spacing w:before="120"/>
      </w:pPr>
      <w:r>
        <w:t>(12)</w:t>
      </w:r>
      <w:r>
        <w:rPr>
          <w:i/>
        </w:rPr>
        <w:t xml:space="preserve"> </w:t>
      </w:r>
      <w:r w:rsidRPr="00CA3B31">
        <w:rPr>
          <w:i/>
        </w:rPr>
        <w:t>Olkhoon</w:t>
      </w:r>
      <w:r w:rsidRPr="00A95D68">
        <w:t xml:space="preserve"> herrat armoliset köyhile</w:t>
      </w:r>
      <w:r w:rsidR="00F904D4">
        <w:t>.</w:t>
      </w:r>
    </w:p>
    <w:p w14:paraId="19886512" w14:textId="77777777" w:rsidR="00F904D4" w:rsidRDefault="00BC7543" w:rsidP="00BC7543">
      <w:pPr>
        <w:pStyle w:val="Brdtekst"/>
        <w:spacing w:before="120"/>
      </w:pPr>
      <w:r>
        <w:t>(13)</w:t>
      </w:r>
      <w:r>
        <w:rPr>
          <w:i/>
        </w:rPr>
        <w:t xml:space="preserve"> </w:t>
      </w:r>
      <w:r w:rsidRPr="00CA3B31">
        <w:rPr>
          <w:i/>
        </w:rPr>
        <w:t>Olkhoon</w:t>
      </w:r>
      <w:r w:rsidRPr="00A95D68">
        <w:t xml:space="preserve"> kläpit auttamatta muorii</w:t>
      </w:r>
      <w:r w:rsidR="00FE1E04">
        <w:t xml:space="preserve"> ~ muoria</w:t>
      </w:r>
      <w:r w:rsidR="00F904D4">
        <w:t>.</w:t>
      </w:r>
    </w:p>
    <w:p w14:paraId="12B6FDEB" w14:textId="30C1E559" w:rsidR="00BC7543" w:rsidRPr="00646441" w:rsidRDefault="00BC7543" w:rsidP="00BC7543">
      <w:pPr>
        <w:pStyle w:val="Overskrift3"/>
      </w:pPr>
      <w:bookmarkStart w:id="1696" w:name="_Toc84998019"/>
      <w:bookmarkStart w:id="1697" w:name="_Toc198266911"/>
      <w:bookmarkStart w:id="1698" w:name="_Toc209168663"/>
      <w:bookmarkStart w:id="1699" w:name="_Toc241129292"/>
      <w:bookmarkStart w:id="1700" w:name="_Toc311273894"/>
      <w:r w:rsidRPr="00646441">
        <w:t>Passiivin imperatiivin haamustus</w:t>
      </w:r>
      <w:bookmarkEnd w:id="1696"/>
      <w:bookmarkEnd w:id="1697"/>
      <w:bookmarkEnd w:id="1698"/>
      <w:bookmarkEnd w:id="1699"/>
      <w:bookmarkEnd w:id="1700"/>
    </w:p>
    <w:p w14:paraId="1137E9F4" w14:textId="77777777" w:rsidR="00BC7543" w:rsidRPr="00A95D68" w:rsidRDefault="00BC7543" w:rsidP="00BC7543">
      <w:pPr>
        <w:pStyle w:val="Brdtekst"/>
        <w:spacing w:before="120"/>
        <w:rPr>
          <w:rFonts w:eastAsia="ヒラギノ明朝 Pro W6"/>
        </w:rPr>
      </w:pPr>
      <w:r w:rsidRPr="001A4550">
        <w:rPr>
          <w:rFonts w:eastAsia="ヒラギノ明朝 Pro W6"/>
          <w:smallCaps/>
        </w:rPr>
        <w:t>Passiivin imperatiivi</w:t>
      </w:r>
      <w:r w:rsidRPr="00A95D68">
        <w:rPr>
          <w:rFonts w:eastAsia="ヒラギノ明朝 Pro W6"/>
        </w:rPr>
        <w:t xml:space="preserve"> ei ole tavalisessa puhheessa tahi tekstissä kohta ollenkhaan käytössä. Jos sitä haluthaan käyttäät – lakitekstissä eli muussa viralisessa tekstissä – se sitä saattaa käyttäät esimerkiksi näin</w:t>
      </w:r>
      <w:r>
        <w:rPr>
          <w:rFonts w:eastAsia="ヒラギノ明朝 Pro W6"/>
        </w:rPr>
        <w:t xml:space="preserve"> (1–4)</w:t>
      </w:r>
      <w:r w:rsidRPr="00A95D68">
        <w:rPr>
          <w:rFonts w:eastAsia="ヒラギノ明朝 Pro W6"/>
        </w:rPr>
        <w:t>:</w:t>
      </w:r>
    </w:p>
    <w:p w14:paraId="2916F75B" w14:textId="4F8F3F28" w:rsidR="00BC7543" w:rsidRPr="00A95D68" w:rsidRDefault="00BC7543" w:rsidP="00BC7543">
      <w:pPr>
        <w:pStyle w:val="Brdtekst"/>
        <w:spacing w:before="120"/>
        <w:rPr>
          <w:rFonts w:eastAsia="ヒラギノ明朝 Pro W6"/>
        </w:rPr>
      </w:pPr>
      <w:r>
        <w:t>(1)</w:t>
      </w:r>
      <w:r>
        <w:rPr>
          <w:i/>
        </w:rPr>
        <w:t xml:space="preserve"> </w:t>
      </w:r>
      <w:r w:rsidRPr="00B026EB">
        <w:rPr>
          <w:rFonts w:eastAsia="ヒラギノ明朝 Pro W6"/>
          <w:i/>
        </w:rPr>
        <w:t>Ostettakhoon</w:t>
      </w:r>
      <w:r w:rsidRPr="00A95D68">
        <w:rPr>
          <w:rFonts w:eastAsia="ヒラギノ明朝 Pro W6"/>
        </w:rPr>
        <w:t xml:space="preserve"> ensistä mettän ja sitte vasta </w:t>
      </w:r>
      <w:r w:rsidRPr="00B026EB">
        <w:rPr>
          <w:rFonts w:eastAsia="ヒラギノ明朝 Pro W6"/>
          <w:i/>
        </w:rPr>
        <w:t>kaa</w:t>
      </w:r>
      <w:r w:rsidR="001B127A" w:rsidRPr="001B127A">
        <w:rPr>
          <w:rFonts w:eastAsia="ヒラギノ明朝 Pro W6"/>
        </w:rPr>
        <w:t>(</w:t>
      </w:r>
      <w:r w:rsidRPr="00B026EB">
        <w:rPr>
          <w:rFonts w:eastAsia="ヒラギノ明朝 Pro W6"/>
          <w:i/>
        </w:rPr>
        <w:t>đ</w:t>
      </w:r>
      <w:r w:rsidR="001B127A" w:rsidRPr="001B127A">
        <w:rPr>
          <w:rFonts w:eastAsia="ヒラギノ明朝 Pro W6"/>
        </w:rPr>
        <w:t>)</w:t>
      </w:r>
      <w:r w:rsidRPr="00B026EB">
        <w:rPr>
          <w:rFonts w:eastAsia="ヒラギノ明朝 Pro W6"/>
          <w:i/>
        </w:rPr>
        <w:t>ettakhoon</w:t>
      </w:r>
      <w:r w:rsidRPr="00A95D68">
        <w:rPr>
          <w:rFonts w:eastAsia="ヒラギノ明朝 Pro W6"/>
        </w:rPr>
        <w:t xml:space="preserve"> sen.</w:t>
      </w:r>
    </w:p>
    <w:p w14:paraId="711C1CFF" w14:textId="77777777" w:rsidR="00BC7543" w:rsidRDefault="00BC7543" w:rsidP="00BC7543">
      <w:pPr>
        <w:pStyle w:val="Brdtekst"/>
        <w:spacing w:before="120"/>
      </w:pPr>
      <w:r>
        <w:t>(2)</w:t>
      </w:r>
      <w:r>
        <w:rPr>
          <w:i/>
        </w:rPr>
        <w:t xml:space="preserve"> </w:t>
      </w:r>
      <w:r w:rsidRPr="00AE3673">
        <w:rPr>
          <w:i/>
        </w:rPr>
        <w:t>Annettakhoon</w:t>
      </w:r>
      <w:r>
        <w:t xml:space="preserve"> keisarille mitä keisarille kuuluu.</w:t>
      </w:r>
    </w:p>
    <w:p w14:paraId="5E9152A7" w14:textId="5F96A400" w:rsidR="00BC7543" w:rsidRDefault="00BC7543" w:rsidP="00BC7543">
      <w:pPr>
        <w:pStyle w:val="Brdtekst"/>
        <w:spacing w:before="120"/>
      </w:pPr>
      <w:r>
        <w:t>(3)</w:t>
      </w:r>
      <w:r>
        <w:rPr>
          <w:i/>
        </w:rPr>
        <w:t xml:space="preserve"> </w:t>
      </w:r>
      <w:r w:rsidRPr="00AE3673">
        <w:rPr>
          <w:i/>
        </w:rPr>
        <w:t>Tuomittakhoon</w:t>
      </w:r>
      <w:r w:rsidR="008B464C">
        <w:t xml:space="preserve"> rikolisen vii(</w:t>
      </w:r>
      <w:r>
        <w:t>đ)eksi vuo(đ)eksi fankilhaan.</w:t>
      </w:r>
    </w:p>
    <w:p w14:paraId="081CBFCA" w14:textId="77777777" w:rsidR="00BC7543" w:rsidRDefault="00BC7543" w:rsidP="00BC7543">
      <w:pPr>
        <w:pStyle w:val="Brdtekst"/>
        <w:spacing w:before="120"/>
      </w:pPr>
      <w:r>
        <w:t>(4)</w:t>
      </w:r>
      <w:r>
        <w:rPr>
          <w:i/>
        </w:rPr>
        <w:t xml:space="preserve"> </w:t>
      </w:r>
      <w:r w:rsidRPr="00AE3673">
        <w:rPr>
          <w:i/>
        </w:rPr>
        <w:t>Ajateltakhoon</w:t>
      </w:r>
      <w:r>
        <w:t xml:space="preserve"> minusta mitä vain, mie en siitä perusta.</w:t>
      </w:r>
    </w:p>
    <w:p w14:paraId="72EC87EC" w14:textId="02290B0A" w:rsidR="00F904D4" w:rsidRDefault="00BC7543" w:rsidP="00386757">
      <w:pPr>
        <w:pStyle w:val="Brdtekst"/>
        <w:spacing w:before="120"/>
      </w:pPr>
      <w:r w:rsidRPr="00A95D68">
        <w:t>Passiivin imperatiivi</w:t>
      </w:r>
      <w:r w:rsidR="00811359">
        <w:t>n</w:t>
      </w:r>
      <w:r w:rsidRPr="00A95D68">
        <w:t xml:space="preserve"> haamustethaan siihen</w:t>
      </w:r>
      <w:r>
        <w:t xml:space="preserve"> laihiin</w:t>
      </w:r>
      <w:r w:rsidRPr="00A95D68">
        <w:t xml:space="preserve">, ette passiivirankhaan </w:t>
      </w:r>
      <w:r>
        <w:t>(</w:t>
      </w:r>
      <w:r w:rsidR="00386757">
        <w:t>katto kohđasta</w:t>
      </w:r>
      <w:r w:rsidRPr="00A95D68">
        <w:t xml:space="preserve"> </w:t>
      </w:r>
      <w:r w:rsidR="00580303" w:rsidRPr="00386757">
        <w:t>6.2.5 K</w:t>
      </w:r>
      <w:r w:rsidRPr="00386757">
        <w:t>aksirankaisuus ja passiiviranka</w:t>
      </w:r>
      <w:r w:rsidRPr="00A95D68">
        <w:t xml:space="preserve">) lisäthään </w:t>
      </w:r>
      <w:r>
        <w:t>passiivin imperatiivin suffiksin</w:t>
      </w:r>
      <w:r w:rsidRPr="00A95D68">
        <w:t>. Suffiksi oon yksi</w:t>
      </w:r>
      <w:r>
        <w:t>tav</w:t>
      </w:r>
      <w:r w:rsidRPr="00A95D68">
        <w:t xml:space="preserve">uisissa rangoissa </w:t>
      </w:r>
      <w:r>
        <w:t>(</w:t>
      </w:r>
      <w:r w:rsidRPr="00A95D68">
        <w:t xml:space="preserve">1-tyyppi) ja </w:t>
      </w:r>
      <w:r w:rsidR="00AE332D">
        <w:t>konsonanttirank</w:t>
      </w:r>
      <w:r w:rsidRPr="00A95D68">
        <w:t xml:space="preserve">aisissa </w:t>
      </w:r>
      <w:r>
        <w:t>(</w:t>
      </w:r>
      <w:r w:rsidRPr="00A95D68">
        <w:t>3-tyyppi</w:t>
      </w:r>
      <w:r w:rsidRPr="0075485B">
        <w:t>)</w:t>
      </w:r>
      <w:r w:rsidRPr="00646441">
        <w:rPr>
          <w:i/>
        </w:rPr>
        <w:t xml:space="preserve"> tAkhOOn</w:t>
      </w:r>
      <w:r w:rsidRPr="00A95D68">
        <w:t xml:space="preserve">, muissa </w:t>
      </w:r>
      <w:r w:rsidRPr="00646441">
        <w:rPr>
          <w:i/>
        </w:rPr>
        <w:t>ttAkhOOn</w:t>
      </w:r>
      <w:r w:rsidRPr="00A95D68">
        <w:t>. Siis näin:</w:t>
      </w:r>
    </w:p>
    <w:p w14:paraId="39C16140" w14:textId="6D21B89D" w:rsidR="00F904D4" w:rsidRDefault="00BC7543" w:rsidP="0094279E">
      <w:pPr>
        <w:pStyle w:val="Punktliste"/>
      </w:pPr>
      <w:r w:rsidRPr="00A95D68">
        <w:t xml:space="preserve">1-tyyppi: </w:t>
      </w:r>
      <w:r>
        <w:t>(1.inf. : pass.</w:t>
      </w:r>
      <w:r w:rsidRPr="00A95D68">
        <w:t>ind</w:t>
      </w:r>
      <w:r>
        <w:t>.</w:t>
      </w:r>
      <w:r w:rsidRPr="00A95D68">
        <w:t>prees</w:t>
      </w:r>
      <w:r>
        <w:t>.</w:t>
      </w:r>
      <w:r w:rsidRPr="00A95D68">
        <w:t xml:space="preserve"> : pass</w:t>
      </w:r>
      <w:r>
        <w:t>.</w:t>
      </w:r>
      <w:r w:rsidRPr="00A95D68">
        <w:t>imp</w:t>
      </w:r>
      <w:r>
        <w:t>.</w:t>
      </w:r>
      <w:r w:rsidRPr="00A95D68">
        <w:t xml:space="preserve">) </w:t>
      </w:r>
      <w:r w:rsidRPr="00881C96">
        <w:rPr>
          <w:i/>
        </w:rPr>
        <w:t>saa</w:t>
      </w:r>
      <w:r w:rsidR="0098090B" w:rsidRPr="0098090B">
        <w:t>/</w:t>
      </w:r>
      <w:r w:rsidRPr="00881C96">
        <w:rPr>
          <w:i/>
        </w:rPr>
        <w:t xml:space="preserve">đa </w:t>
      </w:r>
      <w:r w:rsidR="00BA1173" w:rsidRPr="00BA1173">
        <w:t>~</w:t>
      </w:r>
      <w:r w:rsidRPr="00881C96">
        <w:rPr>
          <w:i/>
        </w:rPr>
        <w:t xml:space="preserve"> saa</w:t>
      </w:r>
      <w:r w:rsidR="0098090B" w:rsidRPr="0098090B">
        <w:t>/</w:t>
      </w:r>
      <w:r w:rsidRPr="00881C96">
        <w:rPr>
          <w:i/>
        </w:rPr>
        <w:t xml:space="preserve">ha </w:t>
      </w:r>
      <w:r w:rsidR="00A83669" w:rsidRPr="00A83669">
        <w:t>:</w:t>
      </w:r>
      <w:r w:rsidRPr="00881C96">
        <w:rPr>
          <w:i/>
        </w:rPr>
        <w:t xml:space="preserve"> saa</w:t>
      </w:r>
      <w:r w:rsidR="0098090B" w:rsidRPr="0098090B">
        <w:t>/</w:t>
      </w:r>
      <w:r w:rsidR="00A83669" w:rsidRPr="00A83669">
        <w:t>(</w:t>
      </w:r>
      <w:r w:rsidRPr="00881C96">
        <w:rPr>
          <w:i/>
        </w:rPr>
        <w:t>đ</w:t>
      </w:r>
      <w:r w:rsidR="00A83669" w:rsidRPr="00A83669">
        <w:t>)</w:t>
      </w:r>
      <w:r w:rsidRPr="00881C96">
        <w:rPr>
          <w:i/>
        </w:rPr>
        <w:t xml:space="preserve">haan </w:t>
      </w:r>
      <w:r w:rsidR="00A83669" w:rsidRPr="00A83669">
        <w:t>:</w:t>
      </w:r>
      <w:r w:rsidRPr="00881C96">
        <w:rPr>
          <w:i/>
        </w:rPr>
        <w:t xml:space="preserve"> saa</w:t>
      </w:r>
      <w:r w:rsidR="0098090B" w:rsidRPr="0098090B">
        <w:t>/</w:t>
      </w:r>
      <w:r w:rsidRPr="00881C96">
        <w:rPr>
          <w:i/>
        </w:rPr>
        <w:t>takhoon</w:t>
      </w:r>
      <w:r w:rsidR="00A83669" w:rsidRPr="00A83669">
        <w:t>,</w:t>
      </w:r>
      <w:r w:rsidRPr="00881C96">
        <w:rPr>
          <w:i/>
        </w:rPr>
        <w:t xml:space="preserve"> vie</w:t>
      </w:r>
      <w:r w:rsidR="0098090B" w:rsidRPr="0098090B">
        <w:t>/</w:t>
      </w:r>
      <w:r w:rsidR="00A83669" w:rsidRPr="00A83669">
        <w:t>(</w:t>
      </w:r>
      <w:r w:rsidRPr="00881C96">
        <w:rPr>
          <w:i/>
        </w:rPr>
        <w:t>đ</w:t>
      </w:r>
      <w:r w:rsidR="00A83669" w:rsidRPr="00A83669">
        <w:t>)</w:t>
      </w:r>
      <w:r w:rsidRPr="00881C96">
        <w:rPr>
          <w:i/>
        </w:rPr>
        <w:t xml:space="preserve">ä </w:t>
      </w:r>
      <w:r w:rsidR="00A83669" w:rsidRPr="00A83669">
        <w:t>:</w:t>
      </w:r>
      <w:r w:rsidRPr="00881C96">
        <w:rPr>
          <w:i/>
        </w:rPr>
        <w:t xml:space="preserve"> vie</w:t>
      </w:r>
      <w:r w:rsidR="0098090B" w:rsidRPr="0098090B">
        <w:t>/</w:t>
      </w:r>
      <w:r w:rsidR="00A83669" w:rsidRPr="00A83669">
        <w:t>(</w:t>
      </w:r>
      <w:r w:rsidRPr="00881C96">
        <w:rPr>
          <w:i/>
        </w:rPr>
        <w:t>đ</w:t>
      </w:r>
      <w:r w:rsidR="00A83669" w:rsidRPr="00A83669">
        <w:t>)</w:t>
      </w:r>
      <w:r w:rsidRPr="00881C96">
        <w:rPr>
          <w:i/>
        </w:rPr>
        <w:t xml:space="preserve">hään </w:t>
      </w:r>
      <w:r w:rsidR="00A83669" w:rsidRPr="00A83669">
        <w:t>:</w:t>
      </w:r>
      <w:r w:rsidRPr="00881C96">
        <w:rPr>
          <w:i/>
        </w:rPr>
        <w:t xml:space="preserve"> vie</w:t>
      </w:r>
      <w:r w:rsidR="0098090B" w:rsidRPr="0098090B">
        <w:t>/</w:t>
      </w:r>
      <w:r w:rsidRPr="00881C96">
        <w:rPr>
          <w:i/>
        </w:rPr>
        <w:t>täkhöön</w:t>
      </w:r>
      <w:r w:rsidR="00A83669" w:rsidRPr="00A83669">
        <w:t>,</w:t>
      </w:r>
      <w:r w:rsidRPr="00881C96">
        <w:rPr>
          <w:i/>
        </w:rPr>
        <w:t xml:space="preserve"> ui</w:t>
      </w:r>
      <w:r w:rsidR="0098090B" w:rsidRPr="0098090B">
        <w:t>/</w:t>
      </w:r>
      <w:r w:rsidR="00A83669" w:rsidRPr="00A83669">
        <w:t>(</w:t>
      </w:r>
      <w:r w:rsidRPr="00881C96">
        <w:rPr>
          <w:i/>
        </w:rPr>
        <w:t>đ</w:t>
      </w:r>
      <w:r w:rsidR="00A83669" w:rsidRPr="00A83669">
        <w:t>)</w:t>
      </w:r>
      <w:r w:rsidRPr="00881C96">
        <w:rPr>
          <w:i/>
        </w:rPr>
        <w:t xml:space="preserve">a </w:t>
      </w:r>
      <w:r w:rsidR="00A83669" w:rsidRPr="00A83669">
        <w:t>:</w:t>
      </w:r>
      <w:r w:rsidRPr="00881C96">
        <w:rPr>
          <w:i/>
        </w:rPr>
        <w:t xml:space="preserve"> ui</w:t>
      </w:r>
      <w:r w:rsidR="0098090B" w:rsidRPr="0098090B">
        <w:t>/</w:t>
      </w:r>
      <w:r w:rsidR="00A83669" w:rsidRPr="00A83669">
        <w:t>(</w:t>
      </w:r>
      <w:r w:rsidRPr="00881C96">
        <w:rPr>
          <w:i/>
        </w:rPr>
        <w:t>đ</w:t>
      </w:r>
      <w:r w:rsidR="00A83669" w:rsidRPr="00A83669">
        <w:t>)</w:t>
      </w:r>
      <w:r w:rsidRPr="00881C96">
        <w:rPr>
          <w:i/>
        </w:rPr>
        <w:t xml:space="preserve">haan </w:t>
      </w:r>
      <w:r w:rsidR="00A83669" w:rsidRPr="00A83669">
        <w:t>:</w:t>
      </w:r>
      <w:r w:rsidRPr="00881C96">
        <w:rPr>
          <w:i/>
        </w:rPr>
        <w:t xml:space="preserve"> ui</w:t>
      </w:r>
      <w:r w:rsidR="0098090B" w:rsidRPr="0098090B">
        <w:t>/</w:t>
      </w:r>
      <w:r w:rsidRPr="00881C96">
        <w:rPr>
          <w:i/>
        </w:rPr>
        <w:t>takhoon</w:t>
      </w:r>
      <w:r w:rsidRPr="00F7460B">
        <w:t>;</w:t>
      </w:r>
    </w:p>
    <w:p w14:paraId="401CA04F" w14:textId="67E8AF14" w:rsidR="00F904D4" w:rsidRDefault="00BC7543" w:rsidP="0094279E">
      <w:pPr>
        <w:pStyle w:val="Punktliste"/>
        <w:rPr>
          <w:i/>
        </w:rPr>
      </w:pPr>
      <w:r w:rsidRPr="00A95D68">
        <w:t xml:space="preserve">2-tyyppi: </w:t>
      </w:r>
      <w:r>
        <w:t>(1.inf. : pass.</w:t>
      </w:r>
      <w:r w:rsidRPr="00A95D68">
        <w:t>ind</w:t>
      </w:r>
      <w:r>
        <w:t>.</w:t>
      </w:r>
      <w:r w:rsidRPr="00A95D68">
        <w:t>prees</w:t>
      </w:r>
      <w:r>
        <w:t>.</w:t>
      </w:r>
      <w:r w:rsidRPr="00A95D68">
        <w:t xml:space="preserve"> : pass</w:t>
      </w:r>
      <w:r>
        <w:t>.</w:t>
      </w:r>
      <w:r w:rsidRPr="00A95D68">
        <w:t>imp</w:t>
      </w:r>
      <w:r>
        <w:t>.</w:t>
      </w:r>
      <w:r w:rsidRPr="00A95D68">
        <w:t xml:space="preserve">) </w:t>
      </w:r>
      <w:r w:rsidRPr="00881C96">
        <w:rPr>
          <w:i/>
        </w:rPr>
        <w:t>kulkke</w:t>
      </w:r>
      <w:r w:rsidR="0098090B" w:rsidRPr="0098090B">
        <w:t>/</w:t>
      </w:r>
      <w:r w:rsidRPr="00881C96">
        <w:rPr>
          <w:i/>
        </w:rPr>
        <w:t>et</w:t>
      </w:r>
      <w:r w:rsidR="000A4B27">
        <w:rPr>
          <w:i/>
        </w:rPr>
        <w:t xml:space="preserve"> </w:t>
      </w:r>
      <w:r w:rsidR="00BA1173" w:rsidRPr="00BA1173">
        <w:t>~</w:t>
      </w:r>
      <w:r w:rsidRPr="00881C96">
        <w:rPr>
          <w:i/>
        </w:rPr>
        <w:t xml:space="preserve"> kulke</w:t>
      </w:r>
      <w:r w:rsidR="00A83669" w:rsidRPr="00A83669">
        <w:t>(</w:t>
      </w:r>
      <w:r w:rsidRPr="00881C96">
        <w:rPr>
          <w:i/>
        </w:rPr>
        <w:t>a</w:t>
      </w:r>
      <w:r w:rsidR="00A83669" w:rsidRPr="00A83669">
        <w:t>(</w:t>
      </w:r>
      <w:r w:rsidRPr="00881C96">
        <w:rPr>
          <w:i/>
        </w:rPr>
        <w:t>t</w:t>
      </w:r>
      <w:r w:rsidR="00A83669" w:rsidRPr="00A83669">
        <w:t>)</w:t>
      </w:r>
      <w:r w:rsidRPr="00881C96">
        <w:rPr>
          <w:i/>
        </w:rPr>
        <w:t xml:space="preserve"> </w:t>
      </w:r>
      <w:r w:rsidR="00BA1173" w:rsidRPr="00BA1173">
        <w:t>~</w:t>
      </w:r>
      <w:r w:rsidRPr="00881C96">
        <w:rPr>
          <w:i/>
        </w:rPr>
        <w:t xml:space="preserve"> kulki</w:t>
      </w:r>
      <w:r w:rsidR="0098090B" w:rsidRPr="0098090B">
        <w:t>/</w:t>
      </w:r>
      <w:r w:rsidRPr="00881C96">
        <w:rPr>
          <w:i/>
        </w:rPr>
        <w:t xml:space="preserve">a </w:t>
      </w:r>
      <w:r w:rsidR="00A83669" w:rsidRPr="00A83669">
        <w:t>:</w:t>
      </w:r>
      <w:r w:rsidRPr="00881C96">
        <w:rPr>
          <w:i/>
        </w:rPr>
        <w:t xml:space="preserve"> kulje</w:t>
      </w:r>
      <w:r w:rsidR="0098090B" w:rsidRPr="0098090B">
        <w:t>/</w:t>
      </w:r>
      <w:r w:rsidRPr="00881C96">
        <w:rPr>
          <w:i/>
        </w:rPr>
        <w:t xml:space="preserve">thaan </w:t>
      </w:r>
      <w:r w:rsidR="00A83669" w:rsidRPr="00A83669">
        <w:t>:</w:t>
      </w:r>
      <w:r w:rsidRPr="00881C96">
        <w:rPr>
          <w:i/>
        </w:rPr>
        <w:t xml:space="preserve"> kulje</w:t>
      </w:r>
      <w:r w:rsidR="0098090B" w:rsidRPr="0098090B">
        <w:t>/</w:t>
      </w:r>
      <w:r w:rsidRPr="00881C96">
        <w:rPr>
          <w:i/>
        </w:rPr>
        <w:t>ttakhoon</w:t>
      </w:r>
      <w:r w:rsidR="00A83669" w:rsidRPr="00A83669">
        <w:t>,</w:t>
      </w:r>
      <w:r w:rsidRPr="00881C96">
        <w:rPr>
          <w:i/>
        </w:rPr>
        <w:t xml:space="preserve"> lukke</w:t>
      </w:r>
      <w:r w:rsidR="0098090B" w:rsidRPr="0098090B">
        <w:t>/</w:t>
      </w:r>
      <w:r w:rsidRPr="00881C96">
        <w:rPr>
          <w:i/>
        </w:rPr>
        <w:t xml:space="preserve">et </w:t>
      </w:r>
      <w:r w:rsidR="00BA1173" w:rsidRPr="00BA1173">
        <w:t>~</w:t>
      </w:r>
      <w:r w:rsidRPr="00881C96">
        <w:rPr>
          <w:i/>
        </w:rPr>
        <w:t xml:space="preserve"> luke</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BA1173" w:rsidRPr="00BA1173">
        <w:t>~</w:t>
      </w:r>
      <w:r w:rsidRPr="00881C96">
        <w:rPr>
          <w:i/>
        </w:rPr>
        <w:t xml:space="preserve"> luki</w:t>
      </w:r>
      <w:r w:rsidR="0098090B" w:rsidRPr="0098090B">
        <w:t>/</w:t>
      </w:r>
      <w:r w:rsidRPr="00881C96">
        <w:rPr>
          <w:i/>
        </w:rPr>
        <w:t xml:space="preserve">a </w:t>
      </w:r>
      <w:r w:rsidR="00A83669" w:rsidRPr="00A83669">
        <w:t>:</w:t>
      </w:r>
      <w:r w:rsidRPr="00881C96">
        <w:rPr>
          <w:i/>
        </w:rPr>
        <w:t xml:space="preserve"> lu</w:t>
      </w:r>
      <w:r w:rsidR="00A83669" w:rsidRPr="00A83669">
        <w:t>(</w:t>
      </w:r>
      <w:r w:rsidRPr="00881C96">
        <w:rPr>
          <w:i/>
        </w:rPr>
        <w:t>j</w:t>
      </w:r>
      <w:r w:rsidR="00A83669" w:rsidRPr="00A83669">
        <w:t>)</w:t>
      </w:r>
      <w:r w:rsidRPr="00881C96">
        <w:rPr>
          <w:i/>
        </w:rPr>
        <w:t>e</w:t>
      </w:r>
      <w:r w:rsidR="0098090B" w:rsidRPr="0098090B">
        <w:t>/</w:t>
      </w:r>
      <w:r w:rsidRPr="00881C96">
        <w:rPr>
          <w:i/>
        </w:rPr>
        <w:t xml:space="preserve">thaan </w:t>
      </w:r>
      <w:r w:rsidR="00A83669" w:rsidRPr="00A83669">
        <w:t>:</w:t>
      </w:r>
      <w:r w:rsidRPr="00881C96">
        <w:rPr>
          <w:i/>
        </w:rPr>
        <w:t xml:space="preserve"> lu</w:t>
      </w:r>
      <w:r w:rsidR="00A83669" w:rsidRPr="00A83669">
        <w:t>(</w:t>
      </w:r>
      <w:r w:rsidRPr="00881C96">
        <w:rPr>
          <w:i/>
        </w:rPr>
        <w:t>j</w:t>
      </w:r>
      <w:r w:rsidR="00A83669" w:rsidRPr="00A83669">
        <w:t>)</w:t>
      </w:r>
      <w:r w:rsidRPr="00881C96">
        <w:rPr>
          <w:i/>
        </w:rPr>
        <w:t>e</w:t>
      </w:r>
      <w:r w:rsidR="0098090B" w:rsidRPr="0098090B">
        <w:t>/</w:t>
      </w:r>
      <w:r w:rsidRPr="00881C96">
        <w:rPr>
          <w:i/>
        </w:rPr>
        <w:t>ttakhoon</w:t>
      </w:r>
      <w:r w:rsidR="00A83669" w:rsidRPr="00A83669">
        <w:t>,</w:t>
      </w:r>
      <w:r w:rsidRPr="00881C96">
        <w:rPr>
          <w:i/>
        </w:rPr>
        <w:t xml:space="preserve"> soppi</w:t>
      </w:r>
      <w:r w:rsidR="0098090B" w:rsidRPr="0098090B">
        <w:t>/</w:t>
      </w:r>
      <w:r w:rsidRPr="00881C96">
        <w:rPr>
          <w:i/>
        </w:rPr>
        <w:t xml:space="preserve">it </w:t>
      </w:r>
      <w:r w:rsidR="00BA1173" w:rsidRPr="00BA1173">
        <w:t>~</w:t>
      </w:r>
      <w:r w:rsidRPr="00881C96">
        <w:rPr>
          <w:i/>
        </w:rPr>
        <w:t xml:space="preserve"> sopia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sovi</w:t>
      </w:r>
      <w:r w:rsidR="0098090B" w:rsidRPr="0098090B">
        <w:t>/</w:t>
      </w:r>
      <w:r w:rsidRPr="00881C96">
        <w:rPr>
          <w:i/>
        </w:rPr>
        <w:t xml:space="preserve">thaan </w:t>
      </w:r>
      <w:r w:rsidR="00A83669" w:rsidRPr="00A83669">
        <w:t>:</w:t>
      </w:r>
      <w:r w:rsidRPr="00881C96">
        <w:rPr>
          <w:i/>
        </w:rPr>
        <w:t xml:space="preserve"> sovi</w:t>
      </w:r>
      <w:r w:rsidR="0098090B" w:rsidRPr="0098090B">
        <w:t>/</w:t>
      </w:r>
      <w:r w:rsidRPr="00881C96">
        <w:rPr>
          <w:i/>
        </w:rPr>
        <w:t>ttakhoon</w:t>
      </w:r>
      <w:r w:rsidR="00A83669" w:rsidRPr="00A83669">
        <w:t>,</w:t>
      </w:r>
      <w:r w:rsidRPr="00881C96">
        <w:rPr>
          <w:i/>
        </w:rPr>
        <w:t xml:space="preserve"> tohti</w:t>
      </w:r>
      <w:r w:rsidR="0098090B" w:rsidRPr="0098090B">
        <w:t>/</w:t>
      </w:r>
      <w:r w:rsidRPr="00881C96">
        <w:rPr>
          <w:i/>
        </w:rPr>
        <w:t xml:space="preserve">it </w:t>
      </w:r>
      <w:r w:rsidR="00BA1173" w:rsidRPr="00BA1173">
        <w:t>~</w:t>
      </w:r>
      <w:r w:rsidRPr="00881C96">
        <w:rPr>
          <w:i/>
        </w:rPr>
        <w:t xml:space="preserve"> tohti</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toh</w:t>
      </w:r>
      <w:r w:rsidR="00A83669" w:rsidRPr="00A83669">
        <w:t>(</w:t>
      </w:r>
      <w:r w:rsidRPr="00881C96">
        <w:rPr>
          <w:i/>
        </w:rPr>
        <w:t>đ</w:t>
      </w:r>
      <w:r w:rsidR="00A83669" w:rsidRPr="00A83669">
        <w:t>)</w:t>
      </w:r>
      <w:r w:rsidRPr="00881C96">
        <w:rPr>
          <w:i/>
        </w:rPr>
        <w:t>i</w:t>
      </w:r>
      <w:r w:rsidR="0098090B" w:rsidRPr="0098090B">
        <w:t>/</w:t>
      </w:r>
      <w:r w:rsidRPr="00881C96">
        <w:rPr>
          <w:i/>
        </w:rPr>
        <w:t xml:space="preserve">thaan </w:t>
      </w:r>
      <w:r w:rsidR="00A83669" w:rsidRPr="00A83669">
        <w:t>:</w:t>
      </w:r>
      <w:r w:rsidRPr="00881C96">
        <w:rPr>
          <w:i/>
        </w:rPr>
        <w:t xml:space="preserve"> toh</w:t>
      </w:r>
      <w:r w:rsidR="00A83669" w:rsidRPr="00A83669">
        <w:t>(</w:t>
      </w:r>
      <w:r w:rsidRPr="00881C96">
        <w:rPr>
          <w:i/>
        </w:rPr>
        <w:t>đ</w:t>
      </w:r>
      <w:r w:rsidR="00A83669" w:rsidRPr="00A83669">
        <w:t>)</w:t>
      </w:r>
      <w:r w:rsidRPr="00881C96">
        <w:rPr>
          <w:i/>
        </w:rPr>
        <w:t>i</w:t>
      </w:r>
      <w:r w:rsidR="0098090B" w:rsidRPr="0098090B">
        <w:t>/</w:t>
      </w:r>
      <w:r w:rsidRPr="00881C96">
        <w:rPr>
          <w:i/>
        </w:rPr>
        <w:t>ttakhoon</w:t>
      </w:r>
      <w:r w:rsidR="00A83669" w:rsidRPr="00A83669">
        <w:t>,</w:t>
      </w:r>
      <w:r w:rsidRPr="00881C96">
        <w:rPr>
          <w:i/>
        </w:rPr>
        <w:t xml:space="preserve"> aikko</w:t>
      </w:r>
      <w:r w:rsidR="0098090B" w:rsidRPr="0098090B">
        <w:t>/</w:t>
      </w:r>
      <w:r w:rsidRPr="00881C96">
        <w:rPr>
          <w:i/>
        </w:rPr>
        <w:t xml:space="preserve">ot </w:t>
      </w:r>
      <w:r w:rsidR="00BA1173" w:rsidRPr="00BA1173">
        <w:t>~</w:t>
      </w:r>
      <w:r w:rsidRPr="00881C96">
        <w:rPr>
          <w:i/>
        </w:rPr>
        <w:t xml:space="preserve"> aiko</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ai</w:t>
      </w:r>
      <w:r w:rsidR="00A83669" w:rsidRPr="00A83669">
        <w:t>(</w:t>
      </w:r>
      <w:r w:rsidRPr="00881C96">
        <w:rPr>
          <w:i/>
        </w:rPr>
        <w:t>j</w:t>
      </w:r>
      <w:r w:rsidR="00A83669" w:rsidRPr="00A83669">
        <w:t>)</w:t>
      </w:r>
      <w:r w:rsidRPr="00881C96">
        <w:rPr>
          <w:i/>
        </w:rPr>
        <w:t>o</w:t>
      </w:r>
      <w:r w:rsidR="0098090B" w:rsidRPr="0098090B">
        <w:t>/</w:t>
      </w:r>
      <w:r w:rsidRPr="00881C96">
        <w:rPr>
          <w:i/>
        </w:rPr>
        <w:t xml:space="preserve">thaan </w:t>
      </w:r>
      <w:r w:rsidR="00A83669" w:rsidRPr="00A83669">
        <w:t>:</w:t>
      </w:r>
      <w:r w:rsidRPr="00881C96">
        <w:rPr>
          <w:i/>
        </w:rPr>
        <w:t xml:space="preserve"> ai</w:t>
      </w:r>
      <w:r w:rsidR="00A83669" w:rsidRPr="00A83669">
        <w:t>(</w:t>
      </w:r>
      <w:r w:rsidRPr="00881C96">
        <w:rPr>
          <w:i/>
        </w:rPr>
        <w:t>j</w:t>
      </w:r>
      <w:r w:rsidR="00A83669" w:rsidRPr="00A83669">
        <w:t>)</w:t>
      </w:r>
      <w:r w:rsidRPr="00881C96">
        <w:rPr>
          <w:i/>
        </w:rPr>
        <w:t>o</w:t>
      </w:r>
      <w:r w:rsidR="0098090B" w:rsidRPr="0098090B">
        <w:t>/</w:t>
      </w:r>
      <w:r w:rsidRPr="00881C96">
        <w:rPr>
          <w:i/>
        </w:rPr>
        <w:t>ttakhoon</w:t>
      </w:r>
      <w:r w:rsidR="00A83669" w:rsidRPr="00A83669">
        <w:t>,</w:t>
      </w:r>
      <w:r w:rsidRPr="00881C96">
        <w:rPr>
          <w:i/>
        </w:rPr>
        <w:t xml:space="preserve"> katto</w:t>
      </w:r>
      <w:r w:rsidR="0098090B" w:rsidRPr="0098090B">
        <w:t>/</w:t>
      </w:r>
      <w:r w:rsidRPr="00881C96">
        <w:rPr>
          <w:i/>
        </w:rPr>
        <w:t xml:space="preserve">ot </w:t>
      </w:r>
      <w:r w:rsidR="00BA1173" w:rsidRPr="00BA1173">
        <w:t>~</w:t>
      </w:r>
      <w:r w:rsidRPr="00881C96">
        <w:rPr>
          <w:i/>
        </w:rPr>
        <w:t xml:space="preserve"> katto</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katto</w:t>
      </w:r>
      <w:r w:rsidR="0098090B" w:rsidRPr="0098090B">
        <w:t>/</w:t>
      </w:r>
      <w:r w:rsidRPr="00881C96">
        <w:rPr>
          <w:i/>
        </w:rPr>
        <w:t xml:space="preserve">thaan </w:t>
      </w:r>
      <w:r w:rsidR="00A83669" w:rsidRPr="00A83669">
        <w:t>:</w:t>
      </w:r>
      <w:r w:rsidRPr="00881C96">
        <w:rPr>
          <w:i/>
        </w:rPr>
        <w:t xml:space="preserve"> katto</w:t>
      </w:r>
      <w:r w:rsidR="0098090B" w:rsidRPr="0098090B">
        <w:t>/</w:t>
      </w:r>
      <w:r w:rsidRPr="00881C96">
        <w:rPr>
          <w:i/>
        </w:rPr>
        <w:t>ttakhoon</w:t>
      </w:r>
      <w:r w:rsidR="00A83669" w:rsidRPr="00A83669">
        <w:t>,</w:t>
      </w:r>
      <w:r w:rsidRPr="00881C96">
        <w:rPr>
          <w:i/>
        </w:rPr>
        <w:t xml:space="preserve"> näkky</w:t>
      </w:r>
      <w:r w:rsidR="0098090B" w:rsidRPr="0098090B">
        <w:t>/</w:t>
      </w:r>
      <w:r w:rsidRPr="00881C96">
        <w:rPr>
          <w:i/>
        </w:rPr>
        <w:t xml:space="preserve">yt </w:t>
      </w:r>
      <w:r w:rsidR="00BA1173" w:rsidRPr="00BA1173">
        <w:t>~</w:t>
      </w:r>
      <w:r w:rsidRPr="00881C96">
        <w:rPr>
          <w:i/>
        </w:rPr>
        <w:t xml:space="preserve"> näky</w:t>
      </w:r>
      <w:r w:rsidR="0098090B" w:rsidRPr="0098090B">
        <w:t>/</w:t>
      </w:r>
      <w:r w:rsidRPr="00881C96">
        <w:rPr>
          <w:i/>
        </w:rPr>
        <w:t>ä</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nä</w:t>
      </w:r>
      <w:r w:rsidR="00A83669" w:rsidRPr="00A83669">
        <w:t>(</w:t>
      </w:r>
      <w:r w:rsidRPr="00881C96">
        <w:rPr>
          <w:i/>
        </w:rPr>
        <w:t>v</w:t>
      </w:r>
      <w:r w:rsidR="00A83669" w:rsidRPr="00A83669">
        <w:t>)</w:t>
      </w:r>
      <w:r w:rsidRPr="00881C96">
        <w:rPr>
          <w:i/>
        </w:rPr>
        <w:t>y</w:t>
      </w:r>
      <w:r w:rsidR="0098090B" w:rsidRPr="0098090B">
        <w:t>/</w:t>
      </w:r>
      <w:r w:rsidRPr="00881C96">
        <w:rPr>
          <w:i/>
        </w:rPr>
        <w:t xml:space="preserve">thään </w:t>
      </w:r>
      <w:r w:rsidR="00A83669" w:rsidRPr="00A83669">
        <w:t>:</w:t>
      </w:r>
      <w:r w:rsidRPr="00881C96">
        <w:rPr>
          <w:i/>
        </w:rPr>
        <w:t xml:space="preserve"> nä</w:t>
      </w:r>
      <w:r w:rsidR="00A83669" w:rsidRPr="00A83669">
        <w:t>(</w:t>
      </w:r>
      <w:r w:rsidRPr="00881C96">
        <w:rPr>
          <w:i/>
        </w:rPr>
        <w:t>v</w:t>
      </w:r>
      <w:r w:rsidR="00A83669" w:rsidRPr="00A83669">
        <w:t>)</w:t>
      </w:r>
      <w:r w:rsidRPr="00881C96">
        <w:rPr>
          <w:i/>
        </w:rPr>
        <w:t>y</w:t>
      </w:r>
      <w:r w:rsidR="0098090B" w:rsidRPr="0098090B">
        <w:t>/</w:t>
      </w:r>
      <w:r w:rsidRPr="00881C96">
        <w:rPr>
          <w:i/>
        </w:rPr>
        <w:t>ttäkhöön</w:t>
      </w:r>
      <w:r w:rsidR="00A83669" w:rsidRPr="00A83669">
        <w:t>,</w:t>
      </w:r>
      <w:r w:rsidRPr="00881C96">
        <w:rPr>
          <w:i/>
        </w:rPr>
        <w:t xml:space="preserve"> luotta</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luote</w:t>
      </w:r>
      <w:r w:rsidR="0098090B" w:rsidRPr="0098090B">
        <w:t>/</w:t>
      </w:r>
      <w:r w:rsidRPr="00881C96">
        <w:rPr>
          <w:i/>
        </w:rPr>
        <w:t xml:space="preserve">thaan </w:t>
      </w:r>
      <w:r w:rsidR="00A83669" w:rsidRPr="00A83669">
        <w:t>:</w:t>
      </w:r>
      <w:r w:rsidRPr="00881C96">
        <w:rPr>
          <w:i/>
        </w:rPr>
        <w:t xml:space="preserve"> luote</w:t>
      </w:r>
      <w:r w:rsidR="0098090B" w:rsidRPr="0098090B">
        <w:t>/</w:t>
      </w:r>
      <w:r w:rsidRPr="00881C96">
        <w:rPr>
          <w:i/>
        </w:rPr>
        <w:t>ttakhoon</w:t>
      </w:r>
      <w:r w:rsidR="00A83669" w:rsidRPr="00A83669">
        <w:t>,</w:t>
      </w:r>
      <w:r w:rsidRPr="00881C96">
        <w:rPr>
          <w:i/>
        </w:rPr>
        <w:t xml:space="preserve"> ant</w:t>
      </w:r>
      <w:r w:rsidR="00A83669" w:rsidRPr="00A83669">
        <w:t>(</w:t>
      </w:r>
      <w:r w:rsidRPr="00881C96">
        <w:rPr>
          <w:i/>
        </w:rPr>
        <w:t>t</w:t>
      </w:r>
      <w:r w:rsidR="00A83669" w:rsidRPr="00A83669">
        <w:t>)</w:t>
      </w:r>
      <w:r w:rsidRPr="00881C96">
        <w:rPr>
          <w:i/>
        </w:rPr>
        <w:t>a</w:t>
      </w:r>
      <w:r w:rsidR="0098090B" w:rsidRPr="0098090B">
        <w:t>/</w:t>
      </w:r>
      <w:r w:rsidRPr="00881C96">
        <w:rPr>
          <w:i/>
        </w:rPr>
        <w:t>a</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anne</w:t>
      </w:r>
      <w:r w:rsidR="0098090B" w:rsidRPr="0098090B">
        <w:t>/</w:t>
      </w:r>
      <w:r w:rsidRPr="00881C96">
        <w:rPr>
          <w:i/>
        </w:rPr>
        <w:t xml:space="preserve">thaan </w:t>
      </w:r>
      <w:r w:rsidR="00A83669" w:rsidRPr="00A83669">
        <w:t>:</w:t>
      </w:r>
      <w:r w:rsidRPr="00881C96">
        <w:rPr>
          <w:i/>
        </w:rPr>
        <w:t xml:space="preserve"> anne</w:t>
      </w:r>
      <w:r w:rsidR="0098090B" w:rsidRPr="0098090B">
        <w:t>/</w:t>
      </w:r>
      <w:r w:rsidRPr="00881C96">
        <w:rPr>
          <w:i/>
        </w:rPr>
        <w:t>ttakhoon</w:t>
      </w:r>
      <w:r w:rsidR="00A83669" w:rsidRPr="00A83669">
        <w:t>,</w:t>
      </w:r>
      <w:r w:rsidRPr="00881C96">
        <w:rPr>
          <w:i/>
        </w:rPr>
        <w:t xml:space="preserve"> varasta</w:t>
      </w:r>
      <w:r w:rsidR="0098090B" w:rsidRPr="0098090B">
        <w:t>/</w:t>
      </w:r>
      <w:r w:rsidRPr="00881C96">
        <w:rPr>
          <w:i/>
        </w:rPr>
        <w:t xml:space="preserve">at </w:t>
      </w:r>
      <w:r w:rsidR="00A83669" w:rsidRPr="00A83669">
        <w:t>:</w:t>
      </w:r>
      <w:r w:rsidRPr="00881C96">
        <w:rPr>
          <w:i/>
        </w:rPr>
        <w:t xml:space="preserve"> varaste</w:t>
      </w:r>
      <w:r w:rsidR="0098090B" w:rsidRPr="0098090B">
        <w:t>/</w:t>
      </w:r>
      <w:r w:rsidRPr="00881C96">
        <w:rPr>
          <w:i/>
        </w:rPr>
        <w:t xml:space="preserve">thaan </w:t>
      </w:r>
      <w:r w:rsidR="00A83669" w:rsidRPr="00A83669">
        <w:t>:</w:t>
      </w:r>
      <w:r w:rsidRPr="00881C96">
        <w:rPr>
          <w:i/>
        </w:rPr>
        <w:t xml:space="preserve"> varaste</w:t>
      </w:r>
      <w:r w:rsidR="0098090B" w:rsidRPr="0098090B">
        <w:t>/</w:t>
      </w:r>
      <w:r w:rsidRPr="00881C96">
        <w:rPr>
          <w:i/>
        </w:rPr>
        <w:t>ttakhoon</w:t>
      </w:r>
      <w:r w:rsidR="00A83669" w:rsidRPr="00A83669">
        <w:t>,</w:t>
      </w:r>
      <w:r w:rsidRPr="00881C96">
        <w:rPr>
          <w:i/>
        </w:rPr>
        <w:t xml:space="preserve"> lent</w:t>
      </w:r>
      <w:r w:rsidR="00A83669" w:rsidRPr="00A83669">
        <w:t>(</w:t>
      </w:r>
      <w:r w:rsidRPr="00881C96">
        <w:rPr>
          <w:i/>
        </w:rPr>
        <w:t>t</w:t>
      </w:r>
      <w:r w:rsidR="00A83669" w:rsidRPr="00A83669">
        <w:t>)</w:t>
      </w:r>
      <w:r w:rsidRPr="00881C96">
        <w:rPr>
          <w:i/>
        </w:rPr>
        <w:t>ä</w:t>
      </w:r>
      <w:r w:rsidR="0098090B" w:rsidRPr="0098090B">
        <w:t>/</w:t>
      </w:r>
      <w:r w:rsidRPr="00881C96">
        <w:rPr>
          <w:i/>
        </w:rPr>
        <w:t>ä</w:t>
      </w:r>
      <w:r w:rsidR="00A83669" w:rsidRPr="00A83669">
        <w:t>(</w:t>
      </w:r>
      <w:r w:rsidRPr="00881C96">
        <w:rPr>
          <w:i/>
        </w:rPr>
        <w:t>t</w:t>
      </w:r>
      <w:r w:rsidR="00A83669" w:rsidRPr="00A83669">
        <w:t>)</w:t>
      </w:r>
      <w:r w:rsidRPr="00881C96">
        <w:rPr>
          <w:i/>
        </w:rPr>
        <w:t xml:space="preserve"> </w:t>
      </w:r>
      <w:r w:rsidR="00A83669" w:rsidRPr="00A83669">
        <w:t>:</w:t>
      </w:r>
      <w:r w:rsidRPr="00881C96">
        <w:rPr>
          <w:i/>
        </w:rPr>
        <w:t xml:space="preserve"> lenne</w:t>
      </w:r>
      <w:r w:rsidR="0098090B" w:rsidRPr="0098090B">
        <w:t>/</w:t>
      </w:r>
      <w:r w:rsidRPr="00881C96">
        <w:rPr>
          <w:i/>
        </w:rPr>
        <w:t xml:space="preserve">thään </w:t>
      </w:r>
      <w:r w:rsidR="00A83669" w:rsidRPr="00A83669">
        <w:t>:</w:t>
      </w:r>
      <w:r w:rsidRPr="00881C96">
        <w:rPr>
          <w:i/>
        </w:rPr>
        <w:t xml:space="preserve"> lenne</w:t>
      </w:r>
      <w:r w:rsidR="0098090B" w:rsidRPr="0098090B">
        <w:t>/</w:t>
      </w:r>
      <w:r w:rsidRPr="00881C96">
        <w:rPr>
          <w:i/>
        </w:rPr>
        <w:t>ttäkhöön</w:t>
      </w:r>
      <w:r w:rsidR="00A83669" w:rsidRPr="00A83669">
        <w:t>,</w:t>
      </w:r>
      <w:r w:rsidRPr="00881C96">
        <w:rPr>
          <w:i/>
        </w:rPr>
        <w:t xml:space="preserve"> näytästä</w:t>
      </w:r>
      <w:r w:rsidR="0098090B" w:rsidRPr="0098090B">
        <w:t>/</w:t>
      </w:r>
      <w:r w:rsidRPr="00881C96">
        <w:rPr>
          <w:i/>
        </w:rPr>
        <w:t xml:space="preserve">ät </w:t>
      </w:r>
      <w:r w:rsidR="00A83669" w:rsidRPr="00A83669">
        <w:t>:</w:t>
      </w:r>
      <w:r w:rsidRPr="00881C96">
        <w:rPr>
          <w:i/>
        </w:rPr>
        <w:t xml:space="preserve"> näytäste</w:t>
      </w:r>
      <w:r w:rsidR="0098090B" w:rsidRPr="0098090B">
        <w:t>/</w:t>
      </w:r>
      <w:r w:rsidRPr="00881C96">
        <w:rPr>
          <w:i/>
        </w:rPr>
        <w:t xml:space="preserve">thään </w:t>
      </w:r>
      <w:r w:rsidR="00A83669" w:rsidRPr="00A83669">
        <w:t>:</w:t>
      </w:r>
      <w:r w:rsidRPr="00881C96">
        <w:rPr>
          <w:i/>
        </w:rPr>
        <w:t xml:space="preserve"> näytäste</w:t>
      </w:r>
      <w:r w:rsidR="0098090B" w:rsidRPr="0098090B">
        <w:t>/</w:t>
      </w:r>
      <w:r w:rsidRPr="00881C96">
        <w:rPr>
          <w:i/>
        </w:rPr>
        <w:t>ttäkhöön</w:t>
      </w:r>
      <w:r w:rsidR="00A83669" w:rsidRPr="00A83669">
        <w:t>;</w:t>
      </w:r>
    </w:p>
    <w:p w14:paraId="7496DE07" w14:textId="3F0BDE82" w:rsidR="00F904D4" w:rsidRDefault="00BC7543" w:rsidP="0094279E">
      <w:pPr>
        <w:pStyle w:val="Punktliste"/>
      </w:pPr>
      <w:r w:rsidRPr="00A95D68">
        <w:t xml:space="preserve">3-tyyppi: </w:t>
      </w:r>
      <w:r>
        <w:t>(1.inf. : pass.</w:t>
      </w:r>
      <w:r w:rsidRPr="00A95D68">
        <w:t>ind</w:t>
      </w:r>
      <w:r>
        <w:t>.</w:t>
      </w:r>
      <w:r w:rsidRPr="00A95D68">
        <w:t>prees</w:t>
      </w:r>
      <w:r>
        <w:t>.</w:t>
      </w:r>
      <w:r w:rsidRPr="00A95D68">
        <w:t xml:space="preserve"> : pass</w:t>
      </w:r>
      <w:r>
        <w:t>.</w:t>
      </w:r>
      <w:r w:rsidRPr="00A95D68">
        <w:t>imp</w:t>
      </w:r>
      <w:r>
        <w:t>.</w:t>
      </w:r>
      <w:r w:rsidRPr="00A95D68">
        <w:t xml:space="preserve">) </w:t>
      </w:r>
      <w:r w:rsidRPr="00881C96">
        <w:rPr>
          <w:i/>
        </w:rPr>
        <w:t>ol</w:t>
      </w:r>
      <w:r w:rsidR="0098090B" w:rsidRPr="0098090B">
        <w:t>/</w:t>
      </w:r>
      <w:r w:rsidRPr="00881C96">
        <w:rPr>
          <w:i/>
        </w:rPr>
        <w:t xml:space="preserve">la </w:t>
      </w:r>
      <w:r w:rsidR="00A83669" w:rsidRPr="00A83669">
        <w:t>:</w:t>
      </w:r>
      <w:r w:rsidRPr="00881C96">
        <w:rPr>
          <w:i/>
        </w:rPr>
        <w:t xml:space="preserve"> ol</w:t>
      </w:r>
      <w:r w:rsidR="0098090B" w:rsidRPr="0098090B">
        <w:t>/</w:t>
      </w:r>
      <w:r w:rsidRPr="00881C96">
        <w:rPr>
          <w:i/>
        </w:rPr>
        <w:t xml:space="preserve">haan </w:t>
      </w:r>
      <w:r w:rsidR="00A83669" w:rsidRPr="00A83669">
        <w:t>:</w:t>
      </w:r>
      <w:r w:rsidRPr="00881C96">
        <w:rPr>
          <w:i/>
        </w:rPr>
        <w:t xml:space="preserve"> ol</w:t>
      </w:r>
      <w:r w:rsidR="0098090B" w:rsidRPr="0098090B">
        <w:t>/</w:t>
      </w:r>
      <w:r w:rsidRPr="00881C96">
        <w:rPr>
          <w:i/>
        </w:rPr>
        <w:t>takhoon</w:t>
      </w:r>
      <w:r w:rsidR="00A83669" w:rsidRPr="00A83669">
        <w:t>,</w:t>
      </w:r>
      <w:r w:rsidRPr="00881C96">
        <w:rPr>
          <w:i/>
        </w:rPr>
        <w:t xml:space="preserve"> juos</w:t>
      </w:r>
      <w:r w:rsidR="0098090B" w:rsidRPr="0098090B">
        <w:t>/</w:t>
      </w:r>
      <w:r w:rsidRPr="00881C96">
        <w:rPr>
          <w:i/>
        </w:rPr>
        <w:t xml:space="preserve">ta </w:t>
      </w:r>
      <w:r w:rsidR="00A83669" w:rsidRPr="00A83669">
        <w:t>:</w:t>
      </w:r>
      <w:r w:rsidRPr="00881C96">
        <w:rPr>
          <w:i/>
        </w:rPr>
        <w:t xml:space="preserve"> juos</w:t>
      </w:r>
      <w:r w:rsidR="0098090B" w:rsidRPr="0098090B">
        <w:t>/</w:t>
      </w:r>
      <w:r w:rsidRPr="00881C96">
        <w:rPr>
          <w:i/>
        </w:rPr>
        <w:t xml:space="preserve">thaan </w:t>
      </w:r>
      <w:r w:rsidR="00A83669" w:rsidRPr="00A83669">
        <w:t>:</w:t>
      </w:r>
      <w:r w:rsidRPr="00881C96">
        <w:rPr>
          <w:i/>
        </w:rPr>
        <w:t xml:space="preserve"> juos</w:t>
      </w:r>
      <w:r w:rsidR="0098090B" w:rsidRPr="0098090B">
        <w:t>/</w:t>
      </w:r>
      <w:r w:rsidRPr="00881C96">
        <w:rPr>
          <w:i/>
        </w:rPr>
        <w:t>takhoon</w:t>
      </w:r>
      <w:r w:rsidR="00A83669" w:rsidRPr="00A83669">
        <w:t>,</w:t>
      </w:r>
      <w:r w:rsidRPr="00881C96">
        <w:rPr>
          <w:i/>
        </w:rPr>
        <w:t xml:space="preserve"> näh</w:t>
      </w:r>
      <w:r w:rsidR="0098090B" w:rsidRPr="0098090B">
        <w:t>/</w:t>
      </w:r>
      <w:r w:rsidRPr="00881C96">
        <w:rPr>
          <w:i/>
        </w:rPr>
        <w:t xml:space="preserve">đä </w:t>
      </w:r>
      <w:r w:rsidR="00BA1173" w:rsidRPr="00BA1173">
        <w:t>~</w:t>
      </w:r>
      <w:r w:rsidRPr="00881C96">
        <w:rPr>
          <w:i/>
        </w:rPr>
        <w:t xml:space="preserve"> näh</w:t>
      </w:r>
      <w:r w:rsidR="0098090B" w:rsidRPr="0098090B">
        <w:t>/</w:t>
      </w:r>
      <w:r w:rsidRPr="00881C96">
        <w:rPr>
          <w:i/>
        </w:rPr>
        <w:t xml:space="preserve">hä </w:t>
      </w:r>
      <w:r w:rsidR="00A83669" w:rsidRPr="00A83669">
        <w:t>:</w:t>
      </w:r>
      <w:r w:rsidRPr="00881C96">
        <w:rPr>
          <w:i/>
        </w:rPr>
        <w:t xml:space="preserve"> näh</w:t>
      </w:r>
      <w:r w:rsidR="0098090B" w:rsidRPr="0098090B">
        <w:t>/</w:t>
      </w:r>
      <w:r w:rsidR="00A83669" w:rsidRPr="00A83669">
        <w:t>(</w:t>
      </w:r>
      <w:r w:rsidRPr="00881C96">
        <w:rPr>
          <w:i/>
        </w:rPr>
        <w:t>đ</w:t>
      </w:r>
      <w:r w:rsidR="00A83669" w:rsidRPr="00A83669">
        <w:t>)</w:t>
      </w:r>
      <w:r w:rsidRPr="00881C96">
        <w:rPr>
          <w:i/>
        </w:rPr>
        <w:t xml:space="preserve">hään </w:t>
      </w:r>
      <w:r w:rsidR="00A83669" w:rsidRPr="00A83669">
        <w:t>:</w:t>
      </w:r>
      <w:r w:rsidRPr="00881C96">
        <w:rPr>
          <w:i/>
        </w:rPr>
        <w:t xml:space="preserve"> näh</w:t>
      </w:r>
      <w:r w:rsidR="0098090B" w:rsidRPr="0098090B">
        <w:t>/</w:t>
      </w:r>
      <w:r w:rsidRPr="00881C96">
        <w:rPr>
          <w:i/>
        </w:rPr>
        <w:t>täkhöön</w:t>
      </w:r>
      <w:r w:rsidR="00A83669" w:rsidRPr="00A83669">
        <w:t>,</w:t>
      </w:r>
      <w:r w:rsidRPr="00881C96">
        <w:rPr>
          <w:i/>
        </w:rPr>
        <w:t xml:space="preserve"> kävel</w:t>
      </w:r>
      <w:r w:rsidR="0098090B" w:rsidRPr="0098090B">
        <w:t>/</w:t>
      </w:r>
      <w:r w:rsidRPr="00881C96">
        <w:rPr>
          <w:i/>
        </w:rPr>
        <w:t xml:space="preserve">ä </w:t>
      </w:r>
      <w:r w:rsidR="00A83669" w:rsidRPr="00A83669">
        <w:t>:</w:t>
      </w:r>
      <w:r w:rsidRPr="00881C96">
        <w:rPr>
          <w:i/>
        </w:rPr>
        <w:t xml:space="preserve"> kävel</w:t>
      </w:r>
      <w:r w:rsidR="0098090B" w:rsidRPr="0098090B">
        <w:t>/</w:t>
      </w:r>
      <w:r w:rsidRPr="00881C96">
        <w:rPr>
          <w:i/>
        </w:rPr>
        <w:t xml:space="preserve">hään </w:t>
      </w:r>
      <w:r w:rsidR="00A83669" w:rsidRPr="00A83669">
        <w:t>:</w:t>
      </w:r>
      <w:r w:rsidRPr="00881C96">
        <w:rPr>
          <w:i/>
        </w:rPr>
        <w:t xml:space="preserve"> kävel</w:t>
      </w:r>
      <w:r w:rsidR="0098090B" w:rsidRPr="0098090B">
        <w:t>/</w:t>
      </w:r>
      <w:r w:rsidRPr="00881C96">
        <w:rPr>
          <w:i/>
        </w:rPr>
        <w:t>täkhöön</w:t>
      </w:r>
      <w:r w:rsidR="00A83669" w:rsidRPr="00A83669">
        <w:t>,</w:t>
      </w:r>
      <w:r w:rsidRPr="00881C96">
        <w:rPr>
          <w:i/>
        </w:rPr>
        <w:t xml:space="preserve"> ajatel</w:t>
      </w:r>
      <w:r w:rsidR="0098090B" w:rsidRPr="0098090B">
        <w:t>/</w:t>
      </w:r>
      <w:r w:rsidRPr="00881C96">
        <w:rPr>
          <w:i/>
        </w:rPr>
        <w:t xml:space="preserve">la </w:t>
      </w:r>
      <w:r w:rsidR="00A83669" w:rsidRPr="00A83669">
        <w:t>:</w:t>
      </w:r>
      <w:r w:rsidRPr="00881C96">
        <w:rPr>
          <w:i/>
        </w:rPr>
        <w:t xml:space="preserve"> ajatel</w:t>
      </w:r>
      <w:r w:rsidR="0098090B" w:rsidRPr="0098090B">
        <w:t>/</w:t>
      </w:r>
      <w:r w:rsidRPr="00881C96">
        <w:rPr>
          <w:i/>
        </w:rPr>
        <w:t xml:space="preserve">haan </w:t>
      </w:r>
      <w:r w:rsidR="00A83669" w:rsidRPr="00A83669">
        <w:t>:</w:t>
      </w:r>
      <w:r w:rsidRPr="00881C96">
        <w:rPr>
          <w:i/>
        </w:rPr>
        <w:t xml:space="preserve"> ajatel</w:t>
      </w:r>
      <w:r w:rsidR="0098090B" w:rsidRPr="0098090B">
        <w:t>/</w:t>
      </w:r>
      <w:r w:rsidRPr="00881C96">
        <w:rPr>
          <w:i/>
        </w:rPr>
        <w:t>takhoon</w:t>
      </w:r>
      <w:r w:rsidR="00A83669" w:rsidRPr="00A83669">
        <w:t>,</w:t>
      </w:r>
      <w:r w:rsidRPr="00881C96">
        <w:rPr>
          <w:i/>
        </w:rPr>
        <w:t xml:space="preserve"> auka</w:t>
      </w:r>
      <w:r w:rsidR="00A83669" w:rsidRPr="00A83669">
        <w:t>(</w:t>
      </w:r>
      <w:r w:rsidRPr="00881C96">
        <w:rPr>
          <w:i/>
        </w:rPr>
        <w:t>i</w:t>
      </w:r>
      <w:r w:rsidR="00A83669" w:rsidRPr="00A83669">
        <w:t>)</w:t>
      </w:r>
      <w:r w:rsidRPr="00881C96">
        <w:rPr>
          <w:i/>
        </w:rPr>
        <w:t>s</w:t>
      </w:r>
      <w:r w:rsidR="0098090B" w:rsidRPr="0098090B">
        <w:t>/</w:t>
      </w:r>
      <w:r w:rsidRPr="00881C96">
        <w:rPr>
          <w:i/>
        </w:rPr>
        <w:t xml:space="preserve">ta </w:t>
      </w:r>
      <w:r w:rsidR="00A83669" w:rsidRPr="00A83669">
        <w:t>:</w:t>
      </w:r>
      <w:r w:rsidRPr="00881C96">
        <w:rPr>
          <w:i/>
        </w:rPr>
        <w:t xml:space="preserve"> auka</w:t>
      </w:r>
      <w:r w:rsidR="00A83669" w:rsidRPr="00A83669">
        <w:t>(</w:t>
      </w:r>
      <w:r w:rsidRPr="00881C96">
        <w:rPr>
          <w:i/>
        </w:rPr>
        <w:t>i</w:t>
      </w:r>
      <w:r w:rsidR="00A83669" w:rsidRPr="00A83669">
        <w:t>)</w:t>
      </w:r>
      <w:r w:rsidRPr="00881C96">
        <w:rPr>
          <w:i/>
        </w:rPr>
        <w:t>s</w:t>
      </w:r>
      <w:r w:rsidR="0098090B" w:rsidRPr="0098090B">
        <w:t>/</w:t>
      </w:r>
      <w:r w:rsidRPr="00881C96">
        <w:rPr>
          <w:i/>
        </w:rPr>
        <w:t xml:space="preserve">thaan </w:t>
      </w:r>
      <w:r w:rsidR="00A83669" w:rsidRPr="00A83669">
        <w:t>:</w:t>
      </w:r>
      <w:r w:rsidRPr="00881C96">
        <w:rPr>
          <w:i/>
        </w:rPr>
        <w:t xml:space="preserve"> auka</w:t>
      </w:r>
      <w:r w:rsidR="00A83669" w:rsidRPr="00A83669">
        <w:t>(</w:t>
      </w:r>
      <w:r w:rsidRPr="00881C96">
        <w:rPr>
          <w:i/>
        </w:rPr>
        <w:t>i</w:t>
      </w:r>
      <w:r w:rsidR="00A83669" w:rsidRPr="00A83669">
        <w:t>)</w:t>
      </w:r>
      <w:r w:rsidRPr="00881C96">
        <w:rPr>
          <w:i/>
        </w:rPr>
        <w:t>s</w:t>
      </w:r>
      <w:r w:rsidR="0098090B" w:rsidRPr="0098090B">
        <w:t>/</w:t>
      </w:r>
      <w:r w:rsidRPr="00881C96">
        <w:rPr>
          <w:i/>
        </w:rPr>
        <w:t>takhoon</w:t>
      </w:r>
      <w:r w:rsidR="00A83669" w:rsidRPr="00A83669">
        <w:t>,</w:t>
      </w:r>
      <w:r w:rsidRPr="00881C96">
        <w:rPr>
          <w:i/>
        </w:rPr>
        <w:t xml:space="preserve"> täris</w:t>
      </w:r>
      <w:r w:rsidR="0098090B" w:rsidRPr="0098090B">
        <w:t>/</w:t>
      </w:r>
      <w:r w:rsidRPr="00881C96">
        <w:rPr>
          <w:i/>
        </w:rPr>
        <w:t xml:space="preserve">tä </w:t>
      </w:r>
      <w:r w:rsidR="00A83669" w:rsidRPr="00A83669">
        <w:t>:</w:t>
      </w:r>
      <w:r w:rsidRPr="00881C96">
        <w:rPr>
          <w:i/>
        </w:rPr>
        <w:t xml:space="preserve"> täris</w:t>
      </w:r>
      <w:r w:rsidR="0098090B" w:rsidRPr="0098090B">
        <w:t>/</w:t>
      </w:r>
      <w:r w:rsidRPr="00881C96">
        <w:rPr>
          <w:i/>
        </w:rPr>
        <w:t xml:space="preserve">thään </w:t>
      </w:r>
      <w:r w:rsidR="00A83669" w:rsidRPr="00A83669">
        <w:t>:</w:t>
      </w:r>
      <w:r w:rsidRPr="00881C96">
        <w:rPr>
          <w:i/>
        </w:rPr>
        <w:t xml:space="preserve"> täris</w:t>
      </w:r>
      <w:r w:rsidR="0098090B" w:rsidRPr="0098090B">
        <w:t>/</w:t>
      </w:r>
      <w:r w:rsidRPr="00881C96">
        <w:rPr>
          <w:i/>
        </w:rPr>
        <w:t>täkhöön</w:t>
      </w:r>
      <w:r w:rsidR="00A83669" w:rsidRPr="00A83669">
        <w:t>;</w:t>
      </w:r>
    </w:p>
    <w:p w14:paraId="24EB80CA" w14:textId="253EC84C" w:rsidR="00BC7543" w:rsidRPr="00881C96" w:rsidRDefault="00BC7543" w:rsidP="0094279E">
      <w:pPr>
        <w:pStyle w:val="Punktliste"/>
        <w:rPr>
          <w:i/>
        </w:rPr>
      </w:pPr>
      <w:r w:rsidRPr="00A95D68">
        <w:t>4-tyyppi</w:t>
      </w:r>
      <w:r>
        <w:t>: (1.inf. : pass.</w:t>
      </w:r>
      <w:r w:rsidRPr="00A95D68">
        <w:t>ind</w:t>
      </w:r>
      <w:r>
        <w:t>.</w:t>
      </w:r>
      <w:r w:rsidRPr="00A95D68">
        <w:t>prees</w:t>
      </w:r>
      <w:r>
        <w:t>.</w:t>
      </w:r>
      <w:r w:rsidRPr="00A95D68">
        <w:t xml:space="preserve"> : pass</w:t>
      </w:r>
      <w:r>
        <w:t>.</w:t>
      </w:r>
      <w:r w:rsidRPr="00A95D68">
        <w:t>imp</w:t>
      </w:r>
      <w:r>
        <w:t>.</w:t>
      </w:r>
      <w:r w:rsidRPr="00A95D68">
        <w:t xml:space="preserve">) </w:t>
      </w:r>
      <w:r w:rsidRPr="00881C96">
        <w:rPr>
          <w:i/>
        </w:rPr>
        <w:t>kyyti</w:t>
      </w:r>
      <w:r w:rsidR="0098090B" w:rsidRPr="0098090B">
        <w:t>/</w:t>
      </w:r>
      <w:r w:rsidRPr="00881C96">
        <w:rPr>
          <w:i/>
        </w:rPr>
        <w:t xml:space="preserve">tä </w:t>
      </w:r>
      <w:r w:rsidR="00A83669" w:rsidRPr="00A83669">
        <w:t>:</w:t>
      </w:r>
      <w:r w:rsidRPr="00881C96">
        <w:rPr>
          <w:i/>
        </w:rPr>
        <w:t xml:space="preserve"> kyyti</w:t>
      </w:r>
      <w:r w:rsidR="0098090B" w:rsidRPr="0098090B">
        <w:t>/</w:t>
      </w:r>
      <w:r w:rsidRPr="00881C96">
        <w:rPr>
          <w:i/>
        </w:rPr>
        <w:t xml:space="preserve">thään </w:t>
      </w:r>
      <w:r w:rsidR="00A83669" w:rsidRPr="00A83669">
        <w:t>:</w:t>
      </w:r>
      <w:r w:rsidRPr="00881C96">
        <w:rPr>
          <w:i/>
        </w:rPr>
        <w:t xml:space="preserve"> kyyti</w:t>
      </w:r>
      <w:r w:rsidR="0098090B" w:rsidRPr="0098090B">
        <w:t>/</w:t>
      </w:r>
      <w:r w:rsidRPr="00881C96">
        <w:rPr>
          <w:i/>
        </w:rPr>
        <w:t>ttäkhöön</w:t>
      </w:r>
      <w:r w:rsidR="00A83669" w:rsidRPr="00A83669">
        <w:t>,</w:t>
      </w:r>
      <w:r w:rsidRPr="00881C96">
        <w:rPr>
          <w:i/>
        </w:rPr>
        <w:t xml:space="preserve"> tarvi</w:t>
      </w:r>
      <w:r w:rsidR="0098090B" w:rsidRPr="0098090B">
        <w:t>/</w:t>
      </w:r>
      <w:r w:rsidRPr="00881C96">
        <w:rPr>
          <w:i/>
        </w:rPr>
        <w:t xml:space="preserve">ta </w:t>
      </w:r>
      <w:r w:rsidR="00A83669" w:rsidRPr="00A83669">
        <w:t>:</w:t>
      </w:r>
      <w:r w:rsidRPr="00881C96">
        <w:rPr>
          <w:i/>
        </w:rPr>
        <w:t xml:space="preserve"> tarvi</w:t>
      </w:r>
      <w:r w:rsidR="0098090B" w:rsidRPr="0098090B">
        <w:t>/</w:t>
      </w:r>
      <w:r w:rsidRPr="00881C96">
        <w:rPr>
          <w:i/>
        </w:rPr>
        <w:t xml:space="preserve">thaan </w:t>
      </w:r>
      <w:r w:rsidR="00A83669" w:rsidRPr="00A83669">
        <w:t>:</w:t>
      </w:r>
      <w:r w:rsidRPr="00881C96">
        <w:rPr>
          <w:i/>
        </w:rPr>
        <w:t xml:space="preserve"> tarvi</w:t>
      </w:r>
      <w:r w:rsidR="0098090B" w:rsidRPr="0098090B">
        <w:t>/</w:t>
      </w:r>
      <w:r w:rsidRPr="00881C96">
        <w:rPr>
          <w:i/>
        </w:rPr>
        <w:t>ttakhoon</w:t>
      </w:r>
      <w:r w:rsidR="00A83669" w:rsidRPr="00A83669">
        <w:t>,</w:t>
      </w:r>
      <w:r w:rsidRPr="00881C96">
        <w:rPr>
          <w:i/>
        </w:rPr>
        <w:t xml:space="preserve"> li</w:t>
      </w:r>
      <w:r w:rsidR="00A83669" w:rsidRPr="00A83669">
        <w:t>(</w:t>
      </w:r>
      <w:r w:rsidRPr="00881C96">
        <w:rPr>
          <w:i/>
        </w:rPr>
        <w:t>j</w:t>
      </w:r>
      <w:r w:rsidR="00A83669" w:rsidRPr="00A83669">
        <w:t>)</w:t>
      </w:r>
      <w:r w:rsidRPr="00881C96">
        <w:rPr>
          <w:i/>
        </w:rPr>
        <w:t>e</w:t>
      </w:r>
      <w:r w:rsidR="0098090B" w:rsidRPr="0098090B">
        <w:t>/</w:t>
      </w:r>
      <w:r w:rsidRPr="00881C96">
        <w:rPr>
          <w:i/>
        </w:rPr>
        <w:t xml:space="preserve">tä </w:t>
      </w:r>
      <w:r w:rsidR="00A83669" w:rsidRPr="00A83669">
        <w:t>:</w:t>
      </w:r>
      <w:r w:rsidRPr="00881C96">
        <w:rPr>
          <w:i/>
        </w:rPr>
        <w:t xml:space="preserve"> li</w:t>
      </w:r>
      <w:r w:rsidR="00A83669" w:rsidRPr="00A83669">
        <w:t>(</w:t>
      </w:r>
      <w:r w:rsidRPr="00881C96">
        <w:rPr>
          <w:i/>
        </w:rPr>
        <w:t>j</w:t>
      </w:r>
      <w:r w:rsidR="00A83669" w:rsidRPr="00A83669">
        <w:t>)</w:t>
      </w:r>
      <w:r w:rsidRPr="00881C96">
        <w:rPr>
          <w:i/>
        </w:rPr>
        <w:t>e</w:t>
      </w:r>
      <w:r w:rsidR="0098090B" w:rsidRPr="0098090B">
        <w:t>/</w:t>
      </w:r>
      <w:r w:rsidRPr="00881C96">
        <w:rPr>
          <w:i/>
        </w:rPr>
        <w:t xml:space="preserve">thään </w:t>
      </w:r>
      <w:r w:rsidR="00A83669" w:rsidRPr="00A83669">
        <w:t>:</w:t>
      </w:r>
      <w:r w:rsidRPr="00881C96">
        <w:rPr>
          <w:i/>
        </w:rPr>
        <w:t xml:space="preserve"> li</w:t>
      </w:r>
      <w:r w:rsidR="00A83669" w:rsidRPr="00A83669">
        <w:t>(</w:t>
      </w:r>
      <w:r w:rsidRPr="00881C96">
        <w:rPr>
          <w:i/>
        </w:rPr>
        <w:t>j</w:t>
      </w:r>
      <w:r w:rsidR="00A83669" w:rsidRPr="00A83669">
        <w:t>)</w:t>
      </w:r>
      <w:r w:rsidRPr="00881C96">
        <w:rPr>
          <w:i/>
        </w:rPr>
        <w:t>e</w:t>
      </w:r>
      <w:r w:rsidR="0098090B" w:rsidRPr="0098090B">
        <w:t>/</w:t>
      </w:r>
      <w:r w:rsidRPr="00881C96">
        <w:rPr>
          <w:i/>
        </w:rPr>
        <w:t>ttäkhöön</w:t>
      </w:r>
      <w:r w:rsidR="00A83669" w:rsidRPr="00A83669">
        <w:t>,</w:t>
      </w:r>
      <w:r w:rsidRPr="00881C96">
        <w:rPr>
          <w:i/>
        </w:rPr>
        <w:t xml:space="preserve"> vanhe</w:t>
      </w:r>
      <w:r w:rsidR="0098090B" w:rsidRPr="0098090B">
        <w:t>/</w:t>
      </w:r>
      <w:r w:rsidRPr="00881C96">
        <w:rPr>
          <w:i/>
        </w:rPr>
        <w:t xml:space="preserve">ta </w:t>
      </w:r>
      <w:r w:rsidR="00A83669" w:rsidRPr="00A83669">
        <w:t>:</w:t>
      </w:r>
      <w:r w:rsidRPr="00881C96">
        <w:rPr>
          <w:i/>
        </w:rPr>
        <w:t xml:space="preserve"> vanhe</w:t>
      </w:r>
      <w:r w:rsidR="0098090B" w:rsidRPr="0098090B">
        <w:t>/</w:t>
      </w:r>
      <w:r w:rsidRPr="00881C96">
        <w:rPr>
          <w:i/>
        </w:rPr>
        <w:t xml:space="preserve">thaan </w:t>
      </w:r>
      <w:r w:rsidR="00A83669" w:rsidRPr="00A83669">
        <w:t>:</w:t>
      </w:r>
      <w:r w:rsidRPr="00881C96">
        <w:rPr>
          <w:i/>
        </w:rPr>
        <w:t xml:space="preserve"> vanhe</w:t>
      </w:r>
      <w:r w:rsidR="0098090B" w:rsidRPr="0098090B">
        <w:t>/</w:t>
      </w:r>
      <w:r w:rsidRPr="00881C96">
        <w:rPr>
          <w:i/>
        </w:rPr>
        <w:t>ttakhoon</w:t>
      </w:r>
      <w:r w:rsidR="00A83669" w:rsidRPr="00A83669">
        <w:t>,</w:t>
      </w:r>
      <w:r w:rsidRPr="00881C96">
        <w:rPr>
          <w:i/>
        </w:rPr>
        <w:t xml:space="preserve"> jatka</w:t>
      </w:r>
      <w:r w:rsidR="0098090B" w:rsidRPr="0098090B">
        <w:t>/</w:t>
      </w:r>
      <w:r w:rsidRPr="00881C96">
        <w:rPr>
          <w:i/>
        </w:rPr>
        <w:t xml:space="preserve">ta </w:t>
      </w:r>
      <w:r w:rsidR="00A83669" w:rsidRPr="00A83669">
        <w:t>:</w:t>
      </w:r>
      <w:r w:rsidRPr="00881C96">
        <w:rPr>
          <w:i/>
        </w:rPr>
        <w:t xml:space="preserve"> jatka</w:t>
      </w:r>
      <w:r w:rsidR="0098090B" w:rsidRPr="0098090B">
        <w:t>/</w:t>
      </w:r>
      <w:r w:rsidRPr="00881C96">
        <w:rPr>
          <w:i/>
        </w:rPr>
        <w:t xml:space="preserve">thaan </w:t>
      </w:r>
      <w:r w:rsidR="00A83669" w:rsidRPr="00A83669">
        <w:t>:</w:t>
      </w:r>
      <w:r w:rsidRPr="00881C96">
        <w:rPr>
          <w:i/>
        </w:rPr>
        <w:t xml:space="preserve"> jatka</w:t>
      </w:r>
      <w:r w:rsidR="0098090B" w:rsidRPr="0098090B">
        <w:t>/</w:t>
      </w:r>
      <w:r w:rsidRPr="00881C96">
        <w:rPr>
          <w:i/>
        </w:rPr>
        <w:t>ttakhoon</w:t>
      </w:r>
      <w:r w:rsidR="00A83669" w:rsidRPr="00A83669">
        <w:t>,</w:t>
      </w:r>
      <w:r w:rsidRPr="00881C96">
        <w:rPr>
          <w:i/>
        </w:rPr>
        <w:t xml:space="preserve"> pöl</w:t>
      </w:r>
      <w:r w:rsidR="00A83669" w:rsidRPr="00A83669">
        <w:t>(</w:t>
      </w:r>
      <w:r w:rsidRPr="00881C96">
        <w:rPr>
          <w:i/>
        </w:rPr>
        <w:t>j</w:t>
      </w:r>
      <w:r w:rsidR="00A83669" w:rsidRPr="00A83669">
        <w:t>)</w:t>
      </w:r>
      <w:r w:rsidRPr="00881C96">
        <w:rPr>
          <w:i/>
        </w:rPr>
        <w:t>ä</w:t>
      </w:r>
      <w:r w:rsidR="0098090B" w:rsidRPr="0098090B">
        <w:t>/</w:t>
      </w:r>
      <w:r w:rsidRPr="00881C96">
        <w:rPr>
          <w:i/>
        </w:rPr>
        <w:t xml:space="preserve">tä </w:t>
      </w:r>
      <w:r w:rsidR="00A83669" w:rsidRPr="00A83669">
        <w:t>:</w:t>
      </w:r>
      <w:r w:rsidRPr="00881C96">
        <w:rPr>
          <w:i/>
        </w:rPr>
        <w:t xml:space="preserve"> pöl</w:t>
      </w:r>
      <w:r w:rsidR="00A83669" w:rsidRPr="00A83669">
        <w:t>(</w:t>
      </w:r>
      <w:r w:rsidRPr="00881C96">
        <w:rPr>
          <w:i/>
        </w:rPr>
        <w:t>j</w:t>
      </w:r>
      <w:r w:rsidR="00A83669" w:rsidRPr="00A83669">
        <w:t>)</w:t>
      </w:r>
      <w:r w:rsidRPr="00881C96">
        <w:rPr>
          <w:i/>
        </w:rPr>
        <w:t>ä</w:t>
      </w:r>
      <w:r w:rsidR="0098090B" w:rsidRPr="0098090B">
        <w:t>/</w:t>
      </w:r>
      <w:r w:rsidRPr="00881C96">
        <w:rPr>
          <w:i/>
        </w:rPr>
        <w:t xml:space="preserve">thään </w:t>
      </w:r>
      <w:r w:rsidR="00A83669" w:rsidRPr="00A83669">
        <w:t>:</w:t>
      </w:r>
      <w:r w:rsidRPr="00881C96">
        <w:rPr>
          <w:i/>
        </w:rPr>
        <w:t xml:space="preserve"> pöl</w:t>
      </w:r>
      <w:r w:rsidR="00A83669" w:rsidRPr="00A83669">
        <w:t>(</w:t>
      </w:r>
      <w:r w:rsidRPr="00881C96">
        <w:rPr>
          <w:i/>
        </w:rPr>
        <w:t>j</w:t>
      </w:r>
      <w:r w:rsidR="00A83669" w:rsidRPr="00A83669">
        <w:t>)</w:t>
      </w:r>
      <w:r w:rsidRPr="00881C96">
        <w:rPr>
          <w:i/>
        </w:rPr>
        <w:t>ä</w:t>
      </w:r>
      <w:r w:rsidR="0098090B" w:rsidRPr="0098090B">
        <w:t>/</w:t>
      </w:r>
      <w:r w:rsidRPr="00881C96">
        <w:rPr>
          <w:i/>
        </w:rPr>
        <w:t>ttäkhöön</w:t>
      </w:r>
      <w:r w:rsidR="00A83669" w:rsidRPr="00A83669">
        <w:t>,</w:t>
      </w:r>
      <w:r w:rsidRPr="00881C96">
        <w:rPr>
          <w:i/>
        </w:rPr>
        <w:t xml:space="preserve"> keri</w:t>
      </w:r>
      <w:r w:rsidR="0098090B" w:rsidRPr="0098090B">
        <w:t>/</w:t>
      </w:r>
      <w:r w:rsidRPr="00881C96">
        <w:rPr>
          <w:i/>
        </w:rPr>
        <w:t xml:space="preserve">tä </w:t>
      </w:r>
      <w:r w:rsidR="00A83669" w:rsidRPr="00A83669">
        <w:t>:</w:t>
      </w:r>
      <w:r w:rsidRPr="00881C96">
        <w:rPr>
          <w:i/>
        </w:rPr>
        <w:t xml:space="preserve"> keri</w:t>
      </w:r>
      <w:r w:rsidR="0098090B" w:rsidRPr="0098090B">
        <w:t>/</w:t>
      </w:r>
      <w:r w:rsidRPr="00881C96">
        <w:rPr>
          <w:i/>
        </w:rPr>
        <w:t xml:space="preserve">thään </w:t>
      </w:r>
      <w:r w:rsidR="00A83669" w:rsidRPr="00A83669">
        <w:t>:</w:t>
      </w:r>
      <w:r w:rsidRPr="00881C96">
        <w:rPr>
          <w:i/>
        </w:rPr>
        <w:t xml:space="preserve"> keri</w:t>
      </w:r>
      <w:r w:rsidR="0098090B" w:rsidRPr="0098090B">
        <w:t>/</w:t>
      </w:r>
      <w:r w:rsidRPr="00881C96">
        <w:rPr>
          <w:i/>
        </w:rPr>
        <w:t>ttäkhöön</w:t>
      </w:r>
      <w:r w:rsidR="00A83669" w:rsidRPr="00A83669">
        <w:t>,</w:t>
      </w:r>
      <w:r w:rsidRPr="00881C96">
        <w:rPr>
          <w:i/>
        </w:rPr>
        <w:t xml:space="preserve"> ka</w:t>
      </w:r>
      <w:r w:rsidR="00A83669" w:rsidRPr="00A83669">
        <w:t>(</w:t>
      </w:r>
      <w:r w:rsidRPr="00881C96">
        <w:rPr>
          <w:i/>
        </w:rPr>
        <w:t>đ</w:t>
      </w:r>
      <w:r w:rsidR="00A83669" w:rsidRPr="00A83669">
        <w:t>)</w:t>
      </w:r>
      <w:r w:rsidRPr="00881C96">
        <w:rPr>
          <w:i/>
        </w:rPr>
        <w:t>o</w:t>
      </w:r>
      <w:r w:rsidR="0098090B" w:rsidRPr="0098090B">
        <w:t>/</w:t>
      </w:r>
      <w:r w:rsidRPr="00881C96">
        <w:rPr>
          <w:i/>
        </w:rPr>
        <w:t xml:space="preserve">ta </w:t>
      </w:r>
      <w:r w:rsidR="00A83669" w:rsidRPr="00A83669">
        <w:t>:</w:t>
      </w:r>
      <w:r w:rsidRPr="00881C96">
        <w:rPr>
          <w:i/>
        </w:rPr>
        <w:t xml:space="preserve"> ka</w:t>
      </w:r>
      <w:r w:rsidR="00A83669" w:rsidRPr="00A83669">
        <w:t>(</w:t>
      </w:r>
      <w:r w:rsidRPr="00881C96">
        <w:rPr>
          <w:i/>
        </w:rPr>
        <w:t>đ</w:t>
      </w:r>
      <w:r w:rsidR="00A83669" w:rsidRPr="00A83669">
        <w:t>)</w:t>
      </w:r>
      <w:r w:rsidRPr="00881C96">
        <w:rPr>
          <w:i/>
        </w:rPr>
        <w:t>o</w:t>
      </w:r>
      <w:r w:rsidR="0098090B" w:rsidRPr="0098090B">
        <w:t>/</w:t>
      </w:r>
      <w:r w:rsidRPr="00881C96">
        <w:rPr>
          <w:i/>
        </w:rPr>
        <w:t xml:space="preserve">thaan </w:t>
      </w:r>
      <w:r w:rsidR="00A83669" w:rsidRPr="00A83669">
        <w:t>:</w:t>
      </w:r>
      <w:r w:rsidRPr="00881C96">
        <w:rPr>
          <w:i/>
        </w:rPr>
        <w:t xml:space="preserve"> ka</w:t>
      </w:r>
      <w:r w:rsidR="00A83669" w:rsidRPr="00A83669">
        <w:t>(</w:t>
      </w:r>
      <w:r w:rsidRPr="00881C96">
        <w:rPr>
          <w:i/>
        </w:rPr>
        <w:t>đ</w:t>
      </w:r>
      <w:r w:rsidR="00A83669" w:rsidRPr="00A83669">
        <w:t>)</w:t>
      </w:r>
      <w:r w:rsidRPr="00881C96">
        <w:rPr>
          <w:i/>
        </w:rPr>
        <w:t>o</w:t>
      </w:r>
      <w:r w:rsidR="0098090B" w:rsidRPr="0098090B">
        <w:t>/</w:t>
      </w:r>
      <w:r w:rsidRPr="00881C96">
        <w:rPr>
          <w:i/>
        </w:rPr>
        <w:t>ttakhoon.</w:t>
      </w:r>
    </w:p>
    <w:p w14:paraId="79B87ACE" w14:textId="167919CA" w:rsidR="00BC7543" w:rsidRPr="00B026EB" w:rsidRDefault="00BC7543" w:rsidP="00BC7543">
      <w:pPr>
        <w:pStyle w:val="Punktliste"/>
        <w:numPr>
          <w:ilvl w:val="0"/>
          <w:numId w:val="0"/>
        </w:numPr>
        <w:rPr>
          <w:i/>
        </w:rPr>
      </w:pPr>
      <w:r>
        <w:t>Jos käytämä siirtymähaamui</w:t>
      </w:r>
      <w:r w:rsidR="00386757">
        <w:t xml:space="preserve"> (tyypi 2</w:t>
      </w:r>
      <w:r w:rsidR="00881C96">
        <w:t>.</w:t>
      </w:r>
      <w:r w:rsidR="00386757">
        <w:t>b)</w:t>
      </w:r>
      <w:r>
        <w:t xml:space="preserve">, se </w:t>
      </w:r>
      <w:r w:rsidRPr="00A95D68">
        <w:t xml:space="preserve">saama tämmöissii haamui: </w:t>
      </w:r>
      <w:r>
        <w:t>(1.inf. : pass.imp.</w:t>
      </w:r>
      <w:r w:rsidRPr="00A95D68">
        <w:t xml:space="preserve">) </w:t>
      </w:r>
      <w:r w:rsidRPr="00B026EB">
        <w:rPr>
          <w:i/>
        </w:rPr>
        <w:t>ajattele</w:t>
      </w:r>
      <w:r w:rsidR="0098090B" w:rsidRPr="0098090B">
        <w:t>/</w:t>
      </w:r>
      <w:r w:rsidRPr="00B026EB">
        <w:rPr>
          <w:i/>
        </w:rPr>
        <w:t>a</w:t>
      </w:r>
      <w:r w:rsidRPr="0075485B">
        <w:t>(</w:t>
      </w:r>
      <w:r w:rsidRPr="00B026EB">
        <w:rPr>
          <w:i/>
        </w:rPr>
        <w:t>t</w:t>
      </w:r>
      <w:r w:rsidRPr="0075485B">
        <w:t>)</w:t>
      </w:r>
      <w:r w:rsidRPr="00B026EB">
        <w:rPr>
          <w:i/>
        </w:rPr>
        <w:t xml:space="preserve"> </w:t>
      </w:r>
      <w:r w:rsidRPr="0075485B">
        <w:t>:</w:t>
      </w:r>
      <w:r w:rsidRPr="00B026EB">
        <w:rPr>
          <w:i/>
        </w:rPr>
        <w:t xml:space="preserve"> ajattele</w:t>
      </w:r>
      <w:r w:rsidR="0098090B" w:rsidRPr="0098090B">
        <w:t>/</w:t>
      </w:r>
      <w:r w:rsidRPr="00B026EB">
        <w:rPr>
          <w:i/>
        </w:rPr>
        <w:t>ttakhoon</w:t>
      </w:r>
      <w:r w:rsidRPr="0075485B">
        <w:t>,</w:t>
      </w:r>
      <w:r w:rsidRPr="00B026EB">
        <w:rPr>
          <w:i/>
        </w:rPr>
        <w:t xml:space="preserve"> aukase</w:t>
      </w:r>
      <w:r w:rsidR="0098090B" w:rsidRPr="0098090B">
        <w:t>/</w:t>
      </w:r>
      <w:r w:rsidRPr="00B026EB">
        <w:rPr>
          <w:i/>
        </w:rPr>
        <w:t>a</w:t>
      </w:r>
      <w:r w:rsidRPr="0075485B">
        <w:t>(</w:t>
      </w:r>
      <w:r w:rsidRPr="00B026EB">
        <w:rPr>
          <w:i/>
        </w:rPr>
        <w:t>t</w:t>
      </w:r>
      <w:r w:rsidRPr="0075485B">
        <w:t>)</w:t>
      </w:r>
      <w:r w:rsidRPr="00B026EB">
        <w:rPr>
          <w:i/>
        </w:rPr>
        <w:t xml:space="preserve"> </w:t>
      </w:r>
      <w:r w:rsidRPr="0075485B">
        <w:t>:</w:t>
      </w:r>
      <w:r w:rsidRPr="00B026EB">
        <w:rPr>
          <w:i/>
        </w:rPr>
        <w:t xml:space="preserve"> aukase</w:t>
      </w:r>
      <w:r w:rsidR="0098090B" w:rsidRPr="0098090B">
        <w:t>/</w:t>
      </w:r>
      <w:r w:rsidRPr="00B026EB">
        <w:rPr>
          <w:i/>
        </w:rPr>
        <w:t>ttakhoon</w:t>
      </w:r>
      <w:r w:rsidRPr="0075485B">
        <w:t>,</w:t>
      </w:r>
      <w:r w:rsidRPr="00B026EB">
        <w:rPr>
          <w:i/>
        </w:rPr>
        <w:t xml:space="preserve"> kyytitte</w:t>
      </w:r>
      <w:r w:rsidR="0098090B" w:rsidRPr="0098090B">
        <w:t>/</w:t>
      </w:r>
      <w:r w:rsidRPr="00B026EB">
        <w:rPr>
          <w:i/>
        </w:rPr>
        <w:t>ä</w:t>
      </w:r>
      <w:r w:rsidRPr="0075485B">
        <w:t>(</w:t>
      </w:r>
      <w:r w:rsidRPr="00B026EB">
        <w:rPr>
          <w:i/>
        </w:rPr>
        <w:t>t</w:t>
      </w:r>
      <w:r w:rsidRPr="0075485B">
        <w:t>)</w:t>
      </w:r>
      <w:r w:rsidRPr="00B026EB">
        <w:rPr>
          <w:i/>
        </w:rPr>
        <w:t xml:space="preserve"> </w:t>
      </w:r>
      <w:r w:rsidRPr="0075485B">
        <w:t>:</w:t>
      </w:r>
      <w:r w:rsidRPr="00B026EB">
        <w:rPr>
          <w:i/>
        </w:rPr>
        <w:t xml:space="preserve"> kyytitte</w:t>
      </w:r>
      <w:r w:rsidR="0098090B" w:rsidRPr="0098090B">
        <w:t>/</w:t>
      </w:r>
      <w:r w:rsidRPr="00B026EB">
        <w:rPr>
          <w:i/>
        </w:rPr>
        <w:t>ttäkhöön</w:t>
      </w:r>
      <w:r w:rsidRPr="0075485B">
        <w:t>,</w:t>
      </w:r>
      <w:r w:rsidRPr="00B026EB">
        <w:rPr>
          <w:i/>
        </w:rPr>
        <w:t xml:space="preserve"> piikaroitte</w:t>
      </w:r>
      <w:r w:rsidR="0098090B" w:rsidRPr="0098090B">
        <w:t>/</w:t>
      </w:r>
      <w:r w:rsidRPr="00B026EB">
        <w:rPr>
          <w:i/>
        </w:rPr>
        <w:t>a</w:t>
      </w:r>
      <w:r w:rsidRPr="0075485B">
        <w:t>(</w:t>
      </w:r>
      <w:r w:rsidRPr="00B026EB">
        <w:rPr>
          <w:i/>
        </w:rPr>
        <w:t>t</w:t>
      </w:r>
      <w:r w:rsidRPr="0075485B">
        <w:t>)</w:t>
      </w:r>
      <w:r w:rsidRPr="00B026EB">
        <w:rPr>
          <w:i/>
        </w:rPr>
        <w:t xml:space="preserve"> </w:t>
      </w:r>
      <w:r w:rsidRPr="0075485B">
        <w:t>:</w:t>
      </w:r>
      <w:r w:rsidRPr="00B026EB">
        <w:rPr>
          <w:i/>
        </w:rPr>
        <w:t xml:space="preserve"> piikaroitte</w:t>
      </w:r>
      <w:r w:rsidR="0098090B" w:rsidRPr="0098090B">
        <w:t>/</w:t>
      </w:r>
      <w:r w:rsidRPr="00B026EB">
        <w:rPr>
          <w:i/>
        </w:rPr>
        <w:t>ttakhoon</w:t>
      </w:r>
      <w:r w:rsidRPr="0075485B">
        <w:t>,</w:t>
      </w:r>
      <w:r w:rsidRPr="00B026EB">
        <w:rPr>
          <w:i/>
        </w:rPr>
        <w:t xml:space="preserve"> likene</w:t>
      </w:r>
      <w:r w:rsidR="0098090B" w:rsidRPr="0098090B">
        <w:t>/</w:t>
      </w:r>
      <w:r w:rsidRPr="00B026EB">
        <w:rPr>
          <w:i/>
        </w:rPr>
        <w:t>ä</w:t>
      </w:r>
      <w:r w:rsidRPr="0075485B">
        <w:t>(</w:t>
      </w:r>
      <w:r w:rsidRPr="00B026EB">
        <w:rPr>
          <w:i/>
        </w:rPr>
        <w:t>t</w:t>
      </w:r>
      <w:r w:rsidRPr="0075485B">
        <w:t>)</w:t>
      </w:r>
      <w:r w:rsidRPr="00B026EB">
        <w:rPr>
          <w:i/>
        </w:rPr>
        <w:t xml:space="preserve"> </w:t>
      </w:r>
      <w:r w:rsidRPr="0075485B">
        <w:t>:</w:t>
      </w:r>
      <w:r w:rsidRPr="00B026EB">
        <w:rPr>
          <w:i/>
        </w:rPr>
        <w:t xml:space="preserve"> likene</w:t>
      </w:r>
      <w:r w:rsidR="0098090B" w:rsidRPr="0098090B">
        <w:t>/</w:t>
      </w:r>
      <w:r w:rsidRPr="00B026EB">
        <w:rPr>
          <w:i/>
        </w:rPr>
        <w:t>ttäkhöön</w:t>
      </w:r>
      <w:r w:rsidR="001B127A" w:rsidRPr="001B127A">
        <w:t>.</w:t>
      </w:r>
    </w:p>
    <w:p w14:paraId="354C1E3B" w14:textId="66EE0760" w:rsidR="00BC7543" w:rsidRPr="00A95D68" w:rsidRDefault="00BC7543" w:rsidP="00BC7543">
      <w:pPr>
        <w:pStyle w:val="Brdtekst"/>
        <w:spacing w:before="120"/>
        <w:rPr>
          <w:rFonts w:eastAsia="ヒラギノ明朝 Pro W6"/>
        </w:rPr>
      </w:pPr>
      <w:r w:rsidRPr="009A6C60">
        <w:rPr>
          <w:rFonts w:eastAsia="ヒラギノ明朝 Pro W6"/>
          <w:smallCaps/>
        </w:rPr>
        <w:t>Passiivin kielttäävän imperatiivin</w:t>
      </w:r>
      <w:r w:rsidRPr="00A95D68">
        <w:rPr>
          <w:rFonts w:eastAsia="ヒラギノ明朝 Pro W6"/>
        </w:rPr>
        <w:t xml:space="preserve"> haamustaminen oon vielä perifeerisempi. Mutta sen saattaa, jos halluu, haamustaat niin, ette otethaan </w:t>
      </w:r>
      <w:r w:rsidRPr="000D2245">
        <w:rPr>
          <w:rFonts w:eastAsia="ヒラギノ明朝 Pro W6"/>
          <w:i/>
        </w:rPr>
        <w:t>olla</w:t>
      </w:r>
      <w:r w:rsidRPr="00A95D68">
        <w:rPr>
          <w:rFonts w:eastAsia="ヒラギノ明朝 Pro W6"/>
        </w:rPr>
        <w:t xml:space="preserve">-verbin passiivin imperatiivin </w:t>
      </w:r>
      <w:r w:rsidRPr="000D2245">
        <w:rPr>
          <w:rFonts w:eastAsia="ヒラギノ明朝 Pro W6"/>
          <w:i/>
        </w:rPr>
        <w:t>oltakhoon</w:t>
      </w:r>
      <w:r w:rsidRPr="00A95D68">
        <w:rPr>
          <w:rFonts w:eastAsia="ヒラギノ明朝 Pro W6"/>
        </w:rPr>
        <w:t xml:space="preserve"> ja lisäthään siihen saman </w:t>
      </w:r>
      <w:r>
        <w:rPr>
          <w:rFonts w:eastAsia="ヒラギノ明朝 Pro W6"/>
        </w:rPr>
        <w:t>3. inf</w:t>
      </w:r>
      <w:r w:rsidRPr="00A95D68">
        <w:rPr>
          <w:rFonts w:eastAsia="ヒラギノ明朝 Pro W6"/>
        </w:rPr>
        <w:t>initiivin abessiivin haamun ko aktiivin 3. persoonan kielttäävässä imperatiivissaki</w:t>
      </w:r>
      <w:r>
        <w:rPr>
          <w:rFonts w:eastAsia="ヒラギノ明朝 Pro W6"/>
        </w:rPr>
        <w:t xml:space="preserve"> (5; </w:t>
      </w:r>
      <w:r w:rsidR="00736D13">
        <w:rPr>
          <w:rFonts w:eastAsia="ヒラギノ明朝 Pro W6"/>
        </w:rPr>
        <w:t>katto esimerkkii 6–10 kohđassa 6</w:t>
      </w:r>
      <w:r>
        <w:rPr>
          <w:rFonts w:eastAsia="ヒラギノ明朝 Pro W6"/>
        </w:rPr>
        <w:t>.6.4).</w:t>
      </w:r>
    </w:p>
    <w:p w14:paraId="44309EC4" w14:textId="77777777" w:rsidR="00BC7543" w:rsidRPr="00A95D68" w:rsidRDefault="00BC7543" w:rsidP="00BC7543">
      <w:pPr>
        <w:pStyle w:val="Brdtekst"/>
        <w:spacing w:before="120"/>
        <w:rPr>
          <w:rFonts w:eastAsia="ヒラギノ明朝 Pro W6"/>
        </w:rPr>
      </w:pPr>
      <w:r>
        <w:rPr>
          <w:rFonts w:eastAsia="ヒラギノ明朝 Pro W6"/>
        </w:rPr>
        <w:t>(5)</w:t>
      </w:r>
      <w:r>
        <w:rPr>
          <w:rFonts w:eastAsia="ヒラギノ明朝 Pro W6"/>
          <w:i/>
        </w:rPr>
        <w:t xml:space="preserve"> </w:t>
      </w:r>
      <w:r w:rsidRPr="000D2245">
        <w:rPr>
          <w:rFonts w:eastAsia="ヒラギノ明朝 Pro W6"/>
          <w:i/>
        </w:rPr>
        <w:t>Oltakhoon kaatamatta</w:t>
      </w:r>
      <w:r w:rsidRPr="00A95D68">
        <w:rPr>
          <w:rFonts w:eastAsia="ヒラギノ明朝 Pro W6"/>
        </w:rPr>
        <w:t xml:space="preserve"> mettää ennen ko se oon ostettu.</w:t>
      </w:r>
    </w:p>
    <w:p w14:paraId="7257909E" w14:textId="77777777" w:rsidR="00881C96" w:rsidRDefault="00881C96" w:rsidP="00881C96">
      <w:pPr>
        <w:pStyle w:val="Brdtekst"/>
        <w:tabs>
          <w:tab w:val="left" w:pos="2880"/>
        </w:tabs>
        <w:spacing w:before="120"/>
        <w:rPr>
          <w:u w:val="single"/>
        </w:rPr>
      </w:pPr>
      <w:r w:rsidRPr="00280F42">
        <w:rPr>
          <w:u w:val="single"/>
        </w:rPr>
        <w:tab/>
      </w:r>
    </w:p>
    <w:p w14:paraId="2453F5CF" w14:textId="77777777" w:rsidR="00881C96" w:rsidRPr="00280F42" w:rsidRDefault="00881C96" w:rsidP="00881C96">
      <w:pPr>
        <w:pStyle w:val="Brdtekst"/>
        <w:tabs>
          <w:tab w:val="left" w:pos="2880"/>
        </w:tabs>
        <w:spacing w:before="120"/>
        <w:rPr>
          <w:u w:val="single"/>
        </w:rPr>
      </w:pPr>
    </w:p>
    <w:p w14:paraId="18479D2C" w14:textId="2A68289A" w:rsidR="00BC7543" w:rsidRDefault="00BC7543" w:rsidP="00BC7543">
      <w:pPr>
        <w:pStyle w:val="Brdtekst"/>
        <w:spacing w:before="120"/>
      </w:pPr>
      <w:r w:rsidRPr="00A95D68">
        <w:rPr>
          <w:rFonts w:eastAsia="ヒラギノ明朝 Pro W6"/>
        </w:rPr>
        <w:t>Panema tähän vielä tabelin, josta näkkee, minkälaiset eri persooniitten imperatiivihaamut oon.</w:t>
      </w:r>
      <w:bookmarkStart w:id="1701" w:name="_Toc84998020"/>
      <w:bookmarkStart w:id="1702" w:name="_Toc198266912"/>
      <w:bookmarkStart w:id="1703" w:name="_Toc209168664"/>
      <w:r w:rsidRPr="00A95D68">
        <w:t xml:space="preserve"> Tabel</w:t>
      </w:r>
      <w:r>
        <w:t>iss</w:t>
      </w:r>
      <w:r w:rsidRPr="00A95D68">
        <w:t>a vailuu v</w:t>
      </w:r>
      <w:r w:rsidR="00983D0D">
        <w:t>asituinen pluraalin 3. persoona</w:t>
      </w:r>
      <w:r w:rsidRPr="00A95D68">
        <w:t xml:space="preserve">, minkä saa ko vaihettaa suffiksin </w:t>
      </w:r>
      <w:r w:rsidRPr="00BE6A83">
        <w:rPr>
          <w:i/>
        </w:rPr>
        <w:t>khOOn</w:t>
      </w:r>
      <w:r w:rsidRPr="00A95D68">
        <w:t xml:space="preserve"> suffikshiin </w:t>
      </w:r>
      <w:r w:rsidRPr="00BE6A83">
        <w:rPr>
          <w:i/>
        </w:rPr>
        <w:t>khOOt</w:t>
      </w:r>
      <w:r w:rsidRPr="00A95D68">
        <w:t>, ja pluraalin 1. persoona, mikä oon identtinen aktiivin indikatiivin preesensin pluraalin 1. persoonan kans.</w:t>
      </w:r>
    </w:p>
    <w:p w14:paraId="0E655DE8" w14:textId="53218A36" w:rsidR="00BC7543" w:rsidRPr="00A95D68" w:rsidRDefault="00BC7543" w:rsidP="00BC7543">
      <w:pPr>
        <w:pStyle w:val="Undertittel"/>
      </w:pPr>
      <w:bookmarkStart w:id="1704" w:name="_Toc241129293"/>
      <w:bookmarkStart w:id="1705" w:name="_Toc311273895"/>
      <w:r w:rsidRPr="00A95D68">
        <w:t>Tabeli</w:t>
      </w:r>
      <w:r w:rsidR="00280F42">
        <w:t xml:space="preserve"> 32</w:t>
      </w:r>
      <w:r w:rsidRPr="00A95D68">
        <w:t xml:space="preserve">: </w:t>
      </w:r>
      <w:bookmarkEnd w:id="1701"/>
      <w:bookmarkEnd w:id="1702"/>
      <w:bookmarkEnd w:id="1703"/>
      <w:r>
        <w:t>Imperatiivin haamut</w:t>
      </w:r>
      <w:bookmarkEnd w:id="1704"/>
      <w:bookmarkEnd w:id="170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955"/>
        <w:gridCol w:w="1205"/>
        <w:gridCol w:w="1020"/>
        <w:gridCol w:w="1422"/>
        <w:gridCol w:w="1302"/>
        <w:gridCol w:w="1618"/>
      </w:tblGrid>
      <w:tr w:rsidR="00BC7543" w:rsidRPr="00A95D68" w14:paraId="3736F062" w14:textId="77777777" w:rsidTr="008C42C4">
        <w:tc>
          <w:tcPr>
            <w:tcW w:w="0" w:type="auto"/>
            <w:shd w:val="clear" w:color="auto" w:fill="auto"/>
          </w:tcPr>
          <w:p w14:paraId="61D0343E" w14:textId="44FF30C3" w:rsidR="00BC7543" w:rsidRPr="0078588A" w:rsidRDefault="002F0775" w:rsidP="008C42C4">
            <w:pPr>
              <w:spacing w:before="20" w:after="20"/>
              <w:contextualSpacing/>
              <w:rPr>
                <w:rFonts w:eastAsia="ヒラギノ明朝 Pro W6"/>
              </w:rPr>
            </w:pPr>
            <w:r>
              <w:rPr>
                <w:rFonts w:eastAsia="ヒラギノ明朝 Pro W6"/>
              </w:rPr>
              <w:t>Verbityyppi</w:t>
            </w:r>
          </w:p>
        </w:tc>
        <w:tc>
          <w:tcPr>
            <w:tcW w:w="0" w:type="auto"/>
            <w:tcBorders>
              <w:bottom w:val="single" w:sz="6" w:space="0" w:color="000000"/>
            </w:tcBorders>
            <w:shd w:val="clear" w:color="auto" w:fill="auto"/>
          </w:tcPr>
          <w:p w14:paraId="0B7119C0" w14:textId="77777777" w:rsidR="00BC7543" w:rsidRPr="0078588A" w:rsidRDefault="00BC7543" w:rsidP="008C42C4">
            <w:pPr>
              <w:spacing w:before="20" w:after="20"/>
              <w:contextualSpacing/>
              <w:rPr>
                <w:rFonts w:eastAsia="ヒラギノ明朝 Pro W6"/>
              </w:rPr>
            </w:pPr>
            <w:r>
              <w:rPr>
                <w:rFonts w:eastAsia="ヒラギノ明朝 Pro W6"/>
              </w:rPr>
              <w:t>1.inf.</w:t>
            </w:r>
          </w:p>
        </w:tc>
        <w:tc>
          <w:tcPr>
            <w:tcW w:w="0" w:type="auto"/>
            <w:tcBorders>
              <w:bottom w:val="single" w:sz="6" w:space="0" w:color="000000"/>
            </w:tcBorders>
            <w:shd w:val="clear" w:color="auto" w:fill="auto"/>
          </w:tcPr>
          <w:p w14:paraId="0CF58B75" w14:textId="6CC4AF4D" w:rsidR="00BC7543" w:rsidRPr="0078588A" w:rsidRDefault="001337F6" w:rsidP="008C42C4">
            <w:pPr>
              <w:spacing w:before="20" w:after="20"/>
              <w:contextualSpacing/>
              <w:rPr>
                <w:rFonts w:eastAsia="ヒラギノ明朝 Pro W6"/>
              </w:rPr>
            </w:pPr>
            <w:r>
              <w:rPr>
                <w:rFonts w:eastAsia="ヒラギノ明朝 Pro W6"/>
              </w:rPr>
              <w:t>Sg2</w:t>
            </w:r>
          </w:p>
          <w:p w14:paraId="42F3BD87" w14:textId="77777777" w:rsidR="00BC7543" w:rsidRPr="0078588A" w:rsidRDefault="00BC7543" w:rsidP="008C42C4">
            <w:pPr>
              <w:spacing w:before="20" w:after="20"/>
              <w:contextualSpacing/>
              <w:rPr>
                <w:rFonts w:eastAsia="ヒラギノ明朝 Pro W6"/>
              </w:rPr>
            </w:pPr>
            <w:r>
              <w:rPr>
                <w:rFonts w:eastAsia="ヒラギノ明朝 Pro W6"/>
              </w:rPr>
              <w:t>(</w:t>
            </w:r>
            <w:r w:rsidRPr="00534635">
              <w:rPr>
                <w:rFonts w:eastAsia="ヒラギノ明朝 Pro W6"/>
                <w:i/>
              </w:rPr>
              <w:t>älä</w:t>
            </w:r>
            <w:r w:rsidRPr="0078588A">
              <w:rPr>
                <w:rFonts w:eastAsia="ヒラギノ明朝 Pro W6"/>
              </w:rPr>
              <w:t>)</w:t>
            </w:r>
          </w:p>
        </w:tc>
        <w:tc>
          <w:tcPr>
            <w:tcW w:w="0" w:type="auto"/>
            <w:tcBorders>
              <w:bottom w:val="single" w:sz="6" w:space="0" w:color="000000"/>
            </w:tcBorders>
            <w:shd w:val="clear" w:color="auto" w:fill="auto"/>
          </w:tcPr>
          <w:p w14:paraId="53BA632D" w14:textId="77777777" w:rsidR="00BA1173" w:rsidRDefault="001337F6" w:rsidP="008C42C4">
            <w:pPr>
              <w:spacing w:before="20" w:after="20"/>
              <w:contextualSpacing/>
              <w:rPr>
                <w:rFonts w:eastAsia="ヒラギノ明朝 Pro W6"/>
              </w:rPr>
            </w:pPr>
            <w:r>
              <w:rPr>
                <w:rFonts w:eastAsia="ヒラギノ明朝 Pro W6"/>
              </w:rPr>
              <w:t>Sg3</w:t>
            </w:r>
          </w:p>
          <w:p w14:paraId="65DCBB3B" w14:textId="23DC411B" w:rsidR="00BC7543" w:rsidRPr="00534635" w:rsidRDefault="00BC7543" w:rsidP="008C42C4">
            <w:pPr>
              <w:spacing w:before="20" w:after="20"/>
              <w:contextualSpacing/>
              <w:rPr>
                <w:rFonts w:eastAsia="ヒラギノ明朝 Pro W6"/>
                <w:i/>
              </w:rPr>
            </w:pPr>
            <w:r w:rsidRPr="00534635">
              <w:rPr>
                <w:rFonts w:eastAsia="ヒラギノ明朝 Pro W6"/>
                <w:i/>
              </w:rPr>
              <w:t>hän</w:t>
            </w:r>
            <w:r w:rsidR="0098090B" w:rsidRPr="0098090B">
              <w:rPr>
                <w:rFonts w:eastAsia="ヒラギノ明朝 Pro W6"/>
              </w:rPr>
              <w:t>/</w:t>
            </w:r>
            <w:r w:rsidRPr="00534635">
              <w:rPr>
                <w:rFonts w:eastAsia="ヒラギノ明朝 Pro W6"/>
                <w:i/>
              </w:rPr>
              <w:t>se</w:t>
            </w:r>
          </w:p>
        </w:tc>
        <w:tc>
          <w:tcPr>
            <w:tcW w:w="0" w:type="auto"/>
            <w:tcBorders>
              <w:bottom w:val="single" w:sz="6" w:space="0" w:color="000000"/>
            </w:tcBorders>
            <w:shd w:val="clear" w:color="auto" w:fill="auto"/>
          </w:tcPr>
          <w:p w14:paraId="6007A165" w14:textId="5668018C" w:rsidR="00BC7543" w:rsidRPr="0078588A" w:rsidRDefault="001337F6" w:rsidP="008C42C4">
            <w:pPr>
              <w:spacing w:before="20" w:after="20"/>
              <w:contextualSpacing/>
              <w:rPr>
                <w:rFonts w:eastAsia="ヒラギノ明朝 Pro W6"/>
              </w:rPr>
            </w:pPr>
            <w:r>
              <w:rPr>
                <w:rFonts w:eastAsia="ヒラギノ明朝 Pro W6"/>
              </w:rPr>
              <w:t>Pl2</w:t>
            </w:r>
          </w:p>
          <w:p w14:paraId="1FC78D2A" w14:textId="6DA6DACA" w:rsidR="00BC7543" w:rsidRPr="0078588A" w:rsidRDefault="00BC7543" w:rsidP="008C42C4">
            <w:pPr>
              <w:spacing w:before="20" w:after="20"/>
              <w:contextualSpacing/>
              <w:rPr>
                <w:rFonts w:eastAsia="ヒラギノ明朝 Pro W6"/>
              </w:rPr>
            </w:pPr>
            <w:r>
              <w:rPr>
                <w:rFonts w:eastAsia="ヒラギノ明朝 Pro W6"/>
              </w:rPr>
              <w:t>(</w:t>
            </w:r>
            <w:r w:rsidRPr="00534635">
              <w:rPr>
                <w:rFonts w:eastAsia="ヒラギノ明朝 Pro W6"/>
                <w:i/>
              </w:rPr>
              <w:t>äl</w:t>
            </w:r>
            <w:r w:rsidR="00BA1173" w:rsidRPr="00BA1173">
              <w:rPr>
                <w:rFonts w:eastAsia="ヒラギノ明朝 Pro W6"/>
              </w:rPr>
              <w:t>(</w:t>
            </w:r>
            <w:r w:rsidRPr="00534635">
              <w:rPr>
                <w:rFonts w:eastAsia="ヒラギノ明朝 Pro W6"/>
                <w:i/>
              </w:rPr>
              <w:t>k</w:t>
            </w:r>
            <w:r w:rsidR="00BA1173" w:rsidRPr="00BA1173">
              <w:rPr>
                <w:rFonts w:eastAsia="ヒラギノ明朝 Pro W6"/>
              </w:rPr>
              <w:t>)</w:t>
            </w:r>
            <w:r w:rsidRPr="00534635">
              <w:rPr>
                <w:rFonts w:eastAsia="ヒラギノ明朝 Pro W6"/>
                <w:i/>
              </w:rPr>
              <w:t>kää</w:t>
            </w:r>
            <w:r w:rsidRPr="0078588A">
              <w:rPr>
                <w:rFonts w:eastAsia="ヒラギノ明朝 Pro W6"/>
              </w:rPr>
              <w:t>)</w:t>
            </w:r>
          </w:p>
        </w:tc>
        <w:tc>
          <w:tcPr>
            <w:tcW w:w="0" w:type="auto"/>
            <w:tcBorders>
              <w:bottom w:val="single" w:sz="6" w:space="0" w:color="000000"/>
            </w:tcBorders>
            <w:shd w:val="clear" w:color="auto" w:fill="auto"/>
          </w:tcPr>
          <w:p w14:paraId="457F4632" w14:textId="77777777" w:rsidR="00BC7543" w:rsidRPr="0078588A" w:rsidRDefault="00BC7543" w:rsidP="008C42C4">
            <w:pPr>
              <w:spacing w:before="20" w:after="20"/>
              <w:contextualSpacing/>
              <w:rPr>
                <w:rFonts w:eastAsia="ヒラギノ明朝 Pro W6"/>
              </w:rPr>
            </w:pPr>
            <w:r w:rsidRPr="0078588A">
              <w:rPr>
                <w:rFonts w:eastAsia="ヒラギノ明朝 Pro W6"/>
              </w:rPr>
              <w:t>Passiivi</w:t>
            </w:r>
          </w:p>
          <w:p w14:paraId="3EB4C002" w14:textId="77777777" w:rsidR="00BC7543" w:rsidRPr="0078588A" w:rsidRDefault="00BC7543" w:rsidP="008C42C4">
            <w:pPr>
              <w:spacing w:before="20" w:after="20"/>
              <w:contextualSpacing/>
              <w:rPr>
                <w:rFonts w:eastAsia="ヒラギノ明朝 Pro W6"/>
              </w:rPr>
            </w:pPr>
          </w:p>
        </w:tc>
      </w:tr>
      <w:tr w:rsidR="00BC7543" w:rsidRPr="00A95D68" w14:paraId="2A685B37" w14:textId="77777777" w:rsidTr="008C42C4">
        <w:trPr>
          <w:trHeight w:val="369"/>
        </w:trPr>
        <w:tc>
          <w:tcPr>
            <w:tcW w:w="0" w:type="auto"/>
            <w:vMerge w:val="restart"/>
            <w:shd w:val="clear" w:color="auto" w:fill="auto"/>
          </w:tcPr>
          <w:p w14:paraId="015FD167" w14:textId="51BE9331" w:rsidR="00BC7543" w:rsidRPr="0078588A" w:rsidRDefault="00BC7543" w:rsidP="008C42C4">
            <w:pPr>
              <w:spacing w:before="20" w:after="20"/>
              <w:contextualSpacing/>
              <w:rPr>
                <w:rFonts w:eastAsia="ヒラギノ明朝 Pro W6"/>
              </w:rPr>
            </w:pPr>
            <w:r w:rsidRPr="0078588A">
              <w:rPr>
                <w:rFonts w:eastAsia="ヒラギノ明朝 Pro W6"/>
              </w:rPr>
              <w:t>1</w:t>
            </w:r>
            <w:r w:rsidR="007339CB">
              <w:rPr>
                <w:rFonts w:eastAsia="ヒラギノ明朝 Pro W6"/>
              </w:rPr>
              <w:t xml:space="preserve"> Yksi</w:t>
            </w:r>
            <w:r>
              <w:rPr>
                <w:rFonts w:eastAsia="ヒラギノ明朝 Pro W6"/>
              </w:rPr>
              <w:t>tav</w:t>
            </w:r>
            <w:r w:rsidRPr="0078588A">
              <w:rPr>
                <w:rFonts w:eastAsia="ヒラギノ明朝 Pro W6"/>
              </w:rPr>
              <w:t>uiset</w:t>
            </w:r>
          </w:p>
        </w:tc>
        <w:tc>
          <w:tcPr>
            <w:tcW w:w="0" w:type="auto"/>
            <w:tcBorders>
              <w:bottom w:val="nil"/>
            </w:tcBorders>
            <w:shd w:val="clear" w:color="auto" w:fill="auto"/>
          </w:tcPr>
          <w:p w14:paraId="53F10EFE" w14:textId="77777777" w:rsidR="00BC7543" w:rsidRPr="0078588A" w:rsidRDefault="00BC7543" w:rsidP="008C42C4">
            <w:pPr>
              <w:spacing w:before="20" w:after="20"/>
              <w:contextualSpacing/>
              <w:rPr>
                <w:rFonts w:eastAsia="ヒラギノ明朝 Pro W6"/>
              </w:rPr>
            </w:pPr>
            <w:r w:rsidRPr="0078588A">
              <w:rPr>
                <w:rFonts w:eastAsia="ヒラギノ明朝 Pro W6"/>
              </w:rPr>
              <w:t>saa/đa ~</w:t>
            </w:r>
          </w:p>
          <w:p w14:paraId="61D9176A" w14:textId="77777777" w:rsidR="00BC7543" w:rsidRPr="0078588A" w:rsidRDefault="00BC7543" w:rsidP="008C42C4">
            <w:pPr>
              <w:spacing w:before="20" w:after="20"/>
              <w:contextualSpacing/>
              <w:rPr>
                <w:rFonts w:eastAsia="ヒラギノ明朝 Pro W6"/>
              </w:rPr>
            </w:pPr>
            <w:r w:rsidRPr="0078588A">
              <w:rPr>
                <w:rFonts w:eastAsia="ヒラギノ明朝 Pro W6"/>
              </w:rPr>
              <w:t>saa/ha</w:t>
            </w:r>
          </w:p>
        </w:tc>
        <w:tc>
          <w:tcPr>
            <w:tcW w:w="0" w:type="auto"/>
            <w:tcBorders>
              <w:bottom w:val="nil"/>
            </w:tcBorders>
            <w:shd w:val="clear" w:color="auto" w:fill="auto"/>
          </w:tcPr>
          <w:p w14:paraId="60642D73" w14:textId="77777777" w:rsidR="00BC7543" w:rsidRPr="0078588A" w:rsidRDefault="00BC7543" w:rsidP="008C42C4">
            <w:pPr>
              <w:spacing w:before="20" w:after="20"/>
              <w:contextualSpacing/>
              <w:rPr>
                <w:rFonts w:eastAsia="ヒラギノ明朝 Pro W6"/>
              </w:rPr>
            </w:pPr>
            <w:r w:rsidRPr="0078588A">
              <w:rPr>
                <w:rFonts w:eastAsia="ヒラギノ明朝 Pro W6"/>
              </w:rPr>
              <w:t>saa</w:t>
            </w:r>
          </w:p>
        </w:tc>
        <w:tc>
          <w:tcPr>
            <w:tcW w:w="0" w:type="auto"/>
            <w:tcBorders>
              <w:bottom w:val="nil"/>
            </w:tcBorders>
            <w:shd w:val="clear" w:color="auto" w:fill="auto"/>
          </w:tcPr>
          <w:p w14:paraId="7E307CD9" w14:textId="77777777" w:rsidR="00BC7543" w:rsidRPr="0078588A" w:rsidRDefault="00BC7543" w:rsidP="008C42C4">
            <w:pPr>
              <w:spacing w:before="20" w:after="20"/>
              <w:contextualSpacing/>
              <w:rPr>
                <w:rFonts w:eastAsia="ヒラギノ明朝 Pro W6"/>
              </w:rPr>
            </w:pPr>
            <w:r w:rsidRPr="0078588A">
              <w:rPr>
                <w:rFonts w:eastAsia="ヒラギノ明朝 Pro W6"/>
              </w:rPr>
              <w:t>saa/khoon</w:t>
            </w:r>
          </w:p>
        </w:tc>
        <w:tc>
          <w:tcPr>
            <w:tcW w:w="0" w:type="auto"/>
            <w:tcBorders>
              <w:bottom w:val="nil"/>
            </w:tcBorders>
            <w:shd w:val="clear" w:color="auto" w:fill="auto"/>
          </w:tcPr>
          <w:p w14:paraId="25329C80" w14:textId="77777777" w:rsidR="00BC7543" w:rsidRPr="0078588A" w:rsidRDefault="00BC7543" w:rsidP="008C42C4">
            <w:pPr>
              <w:spacing w:before="20" w:after="20"/>
              <w:contextualSpacing/>
              <w:rPr>
                <w:rFonts w:eastAsia="ヒラギノ明朝 Pro W6"/>
              </w:rPr>
            </w:pPr>
            <w:r w:rsidRPr="0078588A">
              <w:rPr>
                <w:rFonts w:eastAsia="ヒラギノ明朝 Pro W6"/>
              </w:rPr>
              <w:t>saa/</w:t>
            </w:r>
            <w:r>
              <w:rPr>
                <w:rFonts w:eastAsia="ヒラギノ明朝 Pro W6"/>
              </w:rPr>
              <w:t>(</w:t>
            </w:r>
            <w:r w:rsidRPr="0078588A">
              <w:rPr>
                <w:rFonts w:eastAsia="ヒラギノ明朝 Pro W6"/>
              </w:rPr>
              <w:t>k)kaa</w:t>
            </w:r>
          </w:p>
        </w:tc>
        <w:tc>
          <w:tcPr>
            <w:tcW w:w="0" w:type="auto"/>
            <w:tcBorders>
              <w:bottom w:val="nil"/>
            </w:tcBorders>
            <w:shd w:val="clear" w:color="auto" w:fill="auto"/>
          </w:tcPr>
          <w:p w14:paraId="21AAA428" w14:textId="77777777" w:rsidR="00BC7543" w:rsidRPr="0078588A" w:rsidRDefault="00BC7543" w:rsidP="008C42C4">
            <w:pPr>
              <w:spacing w:before="20" w:after="20"/>
              <w:contextualSpacing/>
              <w:rPr>
                <w:rFonts w:eastAsia="ヒラギノ明朝 Pro W6"/>
              </w:rPr>
            </w:pPr>
            <w:r w:rsidRPr="0078588A">
              <w:rPr>
                <w:rFonts w:eastAsia="ヒラギノ明朝 Pro W6"/>
              </w:rPr>
              <w:t>saa/takhoon</w:t>
            </w:r>
          </w:p>
        </w:tc>
      </w:tr>
      <w:tr w:rsidR="00BC7543" w:rsidRPr="00A95D68" w14:paraId="480E6193" w14:textId="77777777" w:rsidTr="008C42C4">
        <w:trPr>
          <w:trHeight w:val="368"/>
        </w:trPr>
        <w:tc>
          <w:tcPr>
            <w:tcW w:w="0" w:type="auto"/>
            <w:vMerge/>
            <w:shd w:val="clear" w:color="auto" w:fill="auto"/>
          </w:tcPr>
          <w:p w14:paraId="008007CE"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4AB80D80" w14:textId="431C7DAD" w:rsidR="00BC7543" w:rsidRPr="0078588A" w:rsidRDefault="00BC7543" w:rsidP="008C42C4">
            <w:pPr>
              <w:spacing w:before="20" w:after="20"/>
              <w:contextualSpacing/>
              <w:rPr>
                <w:rFonts w:eastAsia="ヒラギノ明朝 Pro W6"/>
              </w:rPr>
            </w:pPr>
            <w:r w:rsidRPr="0078588A">
              <w:rPr>
                <w:rFonts w:eastAsia="ヒラギノ明朝 Pro W6"/>
              </w:rPr>
              <w:t>vie/</w:t>
            </w:r>
            <w:r>
              <w:rPr>
                <w:rFonts w:eastAsia="ヒラギノ明朝 Pro W6"/>
              </w:rPr>
              <w:t>(</w:t>
            </w:r>
            <w:r w:rsidRPr="0078588A">
              <w:rPr>
                <w:rFonts w:eastAsia="ヒラギノ明朝 Pro W6"/>
              </w:rPr>
              <w:t>đ)ä</w:t>
            </w:r>
            <w:r w:rsidR="004D5AF0">
              <w:rPr>
                <w:rFonts w:eastAsia="ヒラギノ明朝 Pro W6"/>
              </w:rPr>
              <w:t xml:space="preserve"> ~ vii</w:t>
            </w:r>
            <w:r w:rsidR="00245623">
              <w:rPr>
                <w:rFonts w:eastAsia="ヒラギノ明朝 Pro W6"/>
              </w:rPr>
              <w:t>/</w:t>
            </w:r>
            <w:r w:rsidR="004D5AF0">
              <w:rPr>
                <w:rFonts w:eastAsia="ヒラギノ明朝 Pro W6"/>
              </w:rPr>
              <w:t>ä</w:t>
            </w:r>
          </w:p>
        </w:tc>
        <w:tc>
          <w:tcPr>
            <w:tcW w:w="0" w:type="auto"/>
            <w:tcBorders>
              <w:top w:val="nil"/>
              <w:bottom w:val="nil"/>
            </w:tcBorders>
            <w:shd w:val="clear" w:color="auto" w:fill="auto"/>
          </w:tcPr>
          <w:p w14:paraId="11EAD307" w14:textId="77777777" w:rsidR="00BC7543" w:rsidRPr="0078588A" w:rsidRDefault="00BC7543" w:rsidP="008C42C4">
            <w:pPr>
              <w:spacing w:before="20" w:after="20"/>
              <w:contextualSpacing/>
              <w:rPr>
                <w:rFonts w:eastAsia="ヒラギノ明朝 Pro W6"/>
              </w:rPr>
            </w:pPr>
            <w:r w:rsidRPr="0078588A">
              <w:rPr>
                <w:rFonts w:eastAsia="ヒラギノ明朝 Pro W6"/>
              </w:rPr>
              <w:t>vie</w:t>
            </w:r>
          </w:p>
        </w:tc>
        <w:tc>
          <w:tcPr>
            <w:tcW w:w="0" w:type="auto"/>
            <w:tcBorders>
              <w:top w:val="nil"/>
              <w:bottom w:val="nil"/>
            </w:tcBorders>
            <w:shd w:val="clear" w:color="auto" w:fill="auto"/>
          </w:tcPr>
          <w:p w14:paraId="78AE6538" w14:textId="77777777" w:rsidR="00BC7543" w:rsidRPr="0078588A" w:rsidRDefault="00BC7543" w:rsidP="008C42C4">
            <w:pPr>
              <w:spacing w:before="20" w:after="20"/>
              <w:contextualSpacing/>
              <w:rPr>
                <w:rFonts w:eastAsia="ヒラギノ明朝 Pro W6"/>
              </w:rPr>
            </w:pPr>
            <w:r w:rsidRPr="0078588A">
              <w:rPr>
                <w:rFonts w:eastAsia="ヒラギノ明朝 Pro W6"/>
              </w:rPr>
              <w:t>vie/khöön</w:t>
            </w:r>
          </w:p>
        </w:tc>
        <w:tc>
          <w:tcPr>
            <w:tcW w:w="0" w:type="auto"/>
            <w:tcBorders>
              <w:top w:val="nil"/>
              <w:bottom w:val="nil"/>
            </w:tcBorders>
            <w:shd w:val="clear" w:color="auto" w:fill="auto"/>
          </w:tcPr>
          <w:p w14:paraId="556DFF97" w14:textId="77777777" w:rsidR="00BC7543" w:rsidRPr="0078588A" w:rsidRDefault="00BC7543" w:rsidP="008C42C4">
            <w:pPr>
              <w:spacing w:before="20" w:after="20"/>
              <w:contextualSpacing/>
              <w:rPr>
                <w:rFonts w:eastAsia="ヒラギノ明朝 Pro W6"/>
              </w:rPr>
            </w:pPr>
            <w:r w:rsidRPr="0078588A">
              <w:rPr>
                <w:rFonts w:eastAsia="ヒラギノ明朝 Pro W6"/>
              </w:rPr>
              <w:t>vie/</w:t>
            </w:r>
            <w:r>
              <w:rPr>
                <w:rFonts w:eastAsia="ヒラギノ明朝 Pro W6"/>
              </w:rPr>
              <w:t>(</w:t>
            </w:r>
            <w:r w:rsidRPr="0078588A">
              <w:rPr>
                <w:rFonts w:eastAsia="ヒラギノ明朝 Pro W6"/>
              </w:rPr>
              <w:t>k)kää</w:t>
            </w:r>
          </w:p>
        </w:tc>
        <w:tc>
          <w:tcPr>
            <w:tcW w:w="0" w:type="auto"/>
            <w:tcBorders>
              <w:top w:val="nil"/>
              <w:bottom w:val="nil"/>
            </w:tcBorders>
            <w:shd w:val="clear" w:color="auto" w:fill="auto"/>
          </w:tcPr>
          <w:p w14:paraId="77F33392" w14:textId="77777777" w:rsidR="00BC7543" w:rsidRPr="0078588A" w:rsidRDefault="00BC7543" w:rsidP="008C42C4">
            <w:pPr>
              <w:spacing w:before="20" w:after="20"/>
              <w:contextualSpacing/>
              <w:rPr>
                <w:rFonts w:eastAsia="ヒラギノ明朝 Pro W6"/>
              </w:rPr>
            </w:pPr>
            <w:r w:rsidRPr="0078588A">
              <w:rPr>
                <w:rFonts w:eastAsia="ヒラギノ明朝 Pro W6"/>
              </w:rPr>
              <w:t>vie/täkhöön</w:t>
            </w:r>
          </w:p>
        </w:tc>
      </w:tr>
      <w:tr w:rsidR="00BC7543" w:rsidRPr="00A95D68" w14:paraId="20031E84" w14:textId="77777777" w:rsidTr="005638B2">
        <w:trPr>
          <w:trHeight w:val="368"/>
        </w:trPr>
        <w:tc>
          <w:tcPr>
            <w:tcW w:w="0" w:type="auto"/>
            <w:vMerge/>
            <w:tcBorders>
              <w:bottom w:val="single" w:sz="6" w:space="0" w:color="000000"/>
            </w:tcBorders>
            <w:shd w:val="clear" w:color="auto" w:fill="auto"/>
          </w:tcPr>
          <w:p w14:paraId="6AC20FDA" w14:textId="77777777" w:rsidR="00BC7543" w:rsidRPr="0078588A" w:rsidRDefault="00BC7543" w:rsidP="008C42C4">
            <w:pPr>
              <w:spacing w:before="20" w:after="20"/>
              <w:contextualSpacing/>
              <w:rPr>
                <w:rFonts w:eastAsia="ヒラギノ明朝 Pro W6"/>
              </w:rPr>
            </w:pPr>
          </w:p>
        </w:tc>
        <w:tc>
          <w:tcPr>
            <w:tcW w:w="0" w:type="auto"/>
            <w:tcBorders>
              <w:top w:val="nil"/>
              <w:bottom w:val="single" w:sz="6" w:space="0" w:color="000000"/>
            </w:tcBorders>
            <w:shd w:val="clear" w:color="auto" w:fill="auto"/>
          </w:tcPr>
          <w:p w14:paraId="31E71B07" w14:textId="77777777" w:rsidR="00BC7543" w:rsidRPr="0078588A" w:rsidRDefault="00BC7543" w:rsidP="008C42C4">
            <w:pPr>
              <w:spacing w:before="20" w:after="20"/>
              <w:contextualSpacing/>
              <w:rPr>
                <w:rFonts w:eastAsia="ヒラギノ明朝 Pro W6"/>
              </w:rPr>
            </w:pPr>
            <w:r w:rsidRPr="0078588A">
              <w:rPr>
                <w:rFonts w:eastAsia="ヒラギノ明朝 Pro W6"/>
              </w:rPr>
              <w:t>ui/</w:t>
            </w:r>
            <w:r>
              <w:rPr>
                <w:rFonts w:eastAsia="ヒラギノ明朝 Pro W6"/>
              </w:rPr>
              <w:t>(</w:t>
            </w:r>
            <w:r w:rsidRPr="0078588A">
              <w:rPr>
                <w:rFonts w:eastAsia="ヒラギノ明朝 Pro W6"/>
              </w:rPr>
              <w:t>đ)a</w:t>
            </w:r>
          </w:p>
        </w:tc>
        <w:tc>
          <w:tcPr>
            <w:tcW w:w="0" w:type="auto"/>
            <w:tcBorders>
              <w:top w:val="nil"/>
              <w:bottom w:val="single" w:sz="6" w:space="0" w:color="000000"/>
            </w:tcBorders>
            <w:shd w:val="clear" w:color="auto" w:fill="auto"/>
          </w:tcPr>
          <w:p w14:paraId="0A04A68D" w14:textId="77777777" w:rsidR="00BC7543" w:rsidRPr="0078588A" w:rsidRDefault="00BC7543" w:rsidP="008C42C4">
            <w:pPr>
              <w:spacing w:before="20" w:after="20"/>
              <w:contextualSpacing/>
              <w:rPr>
                <w:rFonts w:eastAsia="ヒラギノ明朝 Pro W6"/>
              </w:rPr>
            </w:pPr>
            <w:r w:rsidRPr="0078588A">
              <w:rPr>
                <w:rFonts w:eastAsia="ヒラギノ明朝 Pro W6"/>
              </w:rPr>
              <w:t>ui</w:t>
            </w:r>
          </w:p>
        </w:tc>
        <w:tc>
          <w:tcPr>
            <w:tcW w:w="0" w:type="auto"/>
            <w:tcBorders>
              <w:top w:val="nil"/>
              <w:bottom w:val="single" w:sz="6" w:space="0" w:color="000000"/>
            </w:tcBorders>
            <w:shd w:val="clear" w:color="auto" w:fill="auto"/>
          </w:tcPr>
          <w:p w14:paraId="6F761BE1" w14:textId="77777777" w:rsidR="00BC7543" w:rsidRPr="0078588A" w:rsidRDefault="00BC7543" w:rsidP="008C42C4">
            <w:pPr>
              <w:spacing w:before="20" w:after="20"/>
              <w:contextualSpacing/>
              <w:rPr>
                <w:rFonts w:eastAsia="ヒラギノ明朝 Pro W6"/>
              </w:rPr>
            </w:pPr>
            <w:r w:rsidRPr="0078588A">
              <w:rPr>
                <w:rFonts w:eastAsia="ヒラギノ明朝 Pro W6"/>
              </w:rPr>
              <w:t>ui/khoon</w:t>
            </w:r>
          </w:p>
        </w:tc>
        <w:tc>
          <w:tcPr>
            <w:tcW w:w="0" w:type="auto"/>
            <w:tcBorders>
              <w:top w:val="nil"/>
              <w:bottom w:val="single" w:sz="6" w:space="0" w:color="000000"/>
            </w:tcBorders>
            <w:shd w:val="clear" w:color="auto" w:fill="auto"/>
          </w:tcPr>
          <w:p w14:paraId="21186A78" w14:textId="77777777" w:rsidR="00BC7543" w:rsidRPr="0078588A" w:rsidRDefault="00BC7543" w:rsidP="008C42C4">
            <w:pPr>
              <w:spacing w:before="20" w:after="20"/>
              <w:contextualSpacing/>
              <w:rPr>
                <w:rFonts w:eastAsia="ヒラギノ明朝 Pro W6"/>
              </w:rPr>
            </w:pPr>
            <w:r w:rsidRPr="0078588A">
              <w:rPr>
                <w:rFonts w:eastAsia="ヒラギノ明朝 Pro W6"/>
              </w:rPr>
              <w:t>ui/</w:t>
            </w:r>
            <w:r>
              <w:rPr>
                <w:rFonts w:eastAsia="ヒラギノ明朝 Pro W6"/>
              </w:rPr>
              <w:t>(</w:t>
            </w:r>
            <w:r w:rsidRPr="0078588A">
              <w:rPr>
                <w:rFonts w:eastAsia="ヒラギノ明朝 Pro W6"/>
              </w:rPr>
              <w:t>k)kaa</w:t>
            </w:r>
          </w:p>
        </w:tc>
        <w:tc>
          <w:tcPr>
            <w:tcW w:w="0" w:type="auto"/>
            <w:tcBorders>
              <w:top w:val="nil"/>
              <w:bottom w:val="single" w:sz="6" w:space="0" w:color="000000"/>
            </w:tcBorders>
            <w:shd w:val="clear" w:color="auto" w:fill="auto"/>
          </w:tcPr>
          <w:p w14:paraId="40B94E71" w14:textId="77777777" w:rsidR="00BC7543" w:rsidRPr="0078588A" w:rsidRDefault="00BC7543" w:rsidP="008C42C4">
            <w:pPr>
              <w:spacing w:before="20" w:after="20"/>
              <w:contextualSpacing/>
              <w:rPr>
                <w:rFonts w:eastAsia="ヒラギノ明朝 Pro W6"/>
              </w:rPr>
            </w:pPr>
            <w:r w:rsidRPr="0078588A">
              <w:rPr>
                <w:rFonts w:eastAsia="ヒラギノ明朝 Pro W6"/>
              </w:rPr>
              <w:t>ui/takhoon</w:t>
            </w:r>
          </w:p>
        </w:tc>
      </w:tr>
      <w:tr w:rsidR="005638B2" w:rsidRPr="00A95D68" w14:paraId="2F127F2D" w14:textId="77777777" w:rsidTr="005638B2">
        <w:trPr>
          <w:trHeight w:val="462"/>
        </w:trPr>
        <w:tc>
          <w:tcPr>
            <w:tcW w:w="0" w:type="auto"/>
            <w:tcBorders>
              <w:bottom w:val="nil"/>
            </w:tcBorders>
            <w:shd w:val="clear" w:color="auto" w:fill="auto"/>
          </w:tcPr>
          <w:p w14:paraId="06E0F0FF" w14:textId="78EA673F" w:rsidR="005638B2" w:rsidRDefault="00C0631E" w:rsidP="008C42C4">
            <w:pPr>
              <w:spacing w:before="20" w:after="20"/>
              <w:contextualSpacing/>
              <w:rPr>
                <w:rFonts w:eastAsia="ヒラギノ明朝 Pro W6"/>
              </w:rPr>
            </w:pPr>
            <w:r>
              <w:rPr>
                <w:rFonts w:eastAsia="ヒラギノ明朝 Pro W6"/>
              </w:rPr>
              <w:t>2</w:t>
            </w:r>
            <w:r w:rsidR="005638B2">
              <w:rPr>
                <w:rFonts w:eastAsia="ヒラギノ明朝 Pro W6"/>
              </w:rPr>
              <w:t xml:space="preserve"> Yksi</w:t>
            </w:r>
            <w:r w:rsidR="005638B2" w:rsidRPr="0078588A">
              <w:rPr>
                <w:rFonts w:eastAsia="ヒラギノ明朝 Pro W6"/>
              </w:rPr>
              <w:t>rankaiset</w:t>
            </w:r>
            <w:r w:rsidR="00983D0D">
              <w:rPr>
                <w:rFonts w:eastAsia="ヒラギノ明朝 Pro W6"/>
              </w:rPr>
              <w:t xml:space="preserve"> verbit</w:t>
            </w:r>
          </w:p>
        </w:tc>
        <w:tc>
          <w:tcPr>
            <w:tcW w:w="0" w:type="auto"/>
            <w:tcBorders>
              <w:bottom w:val="nil"/>
            </w:tcBorders>
            <w:shd w:val="clear" w:color="auto" w:fill="auto"/>
          </w:tcPr>
          <w:p w14:paraId="7E8A1DDB" w14:textId="77777777" w:rsidR="005638B2" w:rsidRPr="0078588A" w:rsidRDefault="005638B2" w:rsidP="008C42C4">
            <w:pPr>
              <w:spacing w:before="20" w:after="20"/>
              <w:contextualSpacing/>
              <w:rPr>
                <w:rFonts w:eastAsia="ヒラギノ明朝 Pro W6"/>
              </w:rPr>
            </w:pPr>
          </w:p>
        </w:tc>
        <w:tc>
          <w:tcPr>
            <w:tcW w:w="0" w:type="auto"/>
            <w:tcBorders>
              <w:bottom w:val="nil"/>
            </w:tcBorders>
            <w:shd w:val="clear" w:color="auto" w:fill="auto"/>
          </w:tcPr>
          <w:p w14:paraId="13A855BE" w14:textId="77777777" w:rsidR="005638B2" w:rsidRPr="0078588A" w:rsidRDefault="005638B2" w:rsidP="008C42C4">
            <w:pPr>
              <w:spacing w:before="20" w:after="20"/>
              <w:contextualSpacing/>
              <w:rPr>
                <w:rFonts w:eastAsia="ヒラギノ明朝 Pro W6"/>
              </w:rPr>
            </w:pPr>
          </w:p>
        </w:tc>
        <w:tc>
          <w:tcPr>
            <w:tcW w:w="0" w:type="auto"/>
            <w:tcBorders>
              <w:bottom w:val="nil"/>
            </w:tcBorders>
            <w:shd w:val="clear" w:color="auto" w:fill="auto"/>
          </w:tcPr>
          <w:p w14:paraId="3BEE252D" w14:textId="77777777" w:rsidR="005638B2" w:rsidRPr="0078588A" w:rsidRDefault="005638B2" w:rsidP="008C42C4">
            <w:pPr>
              <w:spacing w:before="20" w:after="20"/>
              <w:contextualSpacing/>
              <w:rPr>
                <w:rFonts w:eastAsia="ヒラギノ明朝 Pro W6"/>
              </w:rPr>
            </w:pPr>
          </w:p>
        </w:tc>
        <w:tc>
          <w:tcPr>
            <w:tcW w:w="0" w:type="auto"/>
            <w:tcBorders>
              <w:bottom w:val="nil"/>
            </w:tcBorders>
            <w:shd w:val="clear" w:color="auto" w:fill="auto"/>
          </w:tcPr>
          <w:p w14:paraId="3A15104E" w14:textId="77777777" w:rsidR="005638B2" w:rsidRPr="0078588A" w:rsidRDefault="005638B2" w:rsidP="008C42C4">
            <w:pPr>
              <w:spacing w:before="20" w:after="20"/>
              <w:contextualSpacing/>
              <w:rPr>
                <w:rFonts w:eastAsia="ヒラギノ明朝 Pro W6"/>
              </w:rPr>
            </w:pPr>
          </w:p>
        </w:tc>
        <w:tc>
          <w:tcPr>
            <w:tcW w:w="0" w:type="auto"/>
            <w:tcBorders>
              <w:bottom w:val="nil"/>
            </w:tcBorders>
            <w:shd w:val="clear" w:color="auto" w:fill="auto"/>
          </w:tcPr>
          <w:p w14:paraId="551F5BD3" w14:textId="77777777" w:rsidR="005638B2" w:rsidRPr="0078588A" w:rsidRDefault="005638B2" w:rsidP="008C42C4">
            <w:pPr>
              <w:spacing w:before="20" w:after="20"/>
              <w:contextualSpacing/>
              <w:rPr>
                <w:rFonts w:eastAsia="ヒラギノ明朝 Pro W6"/>
              </w:rPr>
            </w:pPr>
          </w:p>
        </w:tc>
      </w:tr>
      <w:tr w:rsidR="00BC7543" w:rsidRPr="00A95D68" w14:paraId="181DB53C" w14:textId="77777777" w:rsidTr="005638B2">
        <w:trPr>
          <w:trHeight w:val="462"/>
        </w:trPr>
        <w:tc>
          <w:tcPr>
            <w:tcW w:w="0" w:type="auto"/>
            <w:vMerge w:val="restart"/>
            <w:tcBorders>
              <w:top w:val="nil"/>
            </w:tcBorders>
            <w:shd w:val="clear" w:color="auto" w:fill="auto"/>
          </w:tcPr>
          <w:p w14:paraId="1ED21070" w14:textId="1ADDBDD2" w:rsidR="00BC7543" w:rsidRPr="0078588A" w:rsidRDefault="005638B2" w:rsidP="008C42C4">
            <w:pPr>
              <w:spacing w:before="20" w:after="20"/>
              <w:contextualSpacing/>
              <w:rPr>
                <w:rFonts w:eastAsia="ヒラギノ明朝 Pro W6"/>
              </w:rPr>
            </w:pPr>
            <w:r>
              <w:rPr>
                <w:rFonts w:eastAsia="ヒラギノ明朝 Pro W6"/>
              </w:rPr>
              <w:t>2.a Alkupöräiset</w:t>
            </w:r>
          </w:p>
        </w:tc>
        <w:tc>
          <w:tcPr>
            <w:tcW w:w="0" w:type="auto"/>
            <w:tcBorders>
              <w:top w:val="nil"/>
              <w:bottom w:val="nil"/>
            </w:tcBorders>
            <w:shd w:val="clear" w:color="auto" w:fill="auto"/>
          </w:tcPr>
          <w:p w14:paraId="7BCD6509" w14:textId="77777777" w:rsidR="00BC7543" w:rsidRPr="0078588A" w:rsidRDefault="00BC7543" w:rsidP="008C42C4">
            <w:pPr>
              <w:spacing w:before="20" w:after="20"/>
              <w:contextualSpacing/>
              <w:rPr>
                <w:rFonts w:eastAsia="ヒラギノ明朝 Pro W6"/>
              </w:rPr>
            </w:pPr>
            <w:r w:rsidRPr="0078588A">
              <w:rPr>
                <w:rFonts w:eastAsia="ヒラギノ明朝 Pro W6"/>
              </w:rPr>
              <w:t>kulkke/et ~ kulke/a</w:t>
            </w:r>
            <w:r>
              <w:rPr>
                <w:rFonts w:eastAsia="ヒラギノ明朝 Pro W6"/>
              </w:rPr>
              <w:t>(</w:t>
            </w:r>
            <w:r w:rsidRPr="0078588A">
              <w:rPr>
                <w:rFonts w:eastAsia="ヒラギノ明朝 Pro W6"/>
              </w:rPr>
              <w:t>t) ~ kulki/a</w:t>
            </w:r>
          </w:p>
        </w:tc>
        <w:tc>
          <w:tcPr>
            <w:tcW w:w="0" w:type="auto"/>
            <w:tcBorders>
              <w:top w:val="nil"/>
              <w:bottom w:val="nil"/>
            </w:tcBorders>
            <w:shd w:val="clear" w:color="auto" w:fill="auto"/>
          </w:tcPr>
          <w:p w14:paraId="11AA0DFF" w14:textId="77777777" w:rsidR="00BC7543" w:rsidRPr="0078588A" w:rsidRDefault="00BC7543" w:rsidP="008C42C4">
            <w:pPr>
              <w:spacing w:before="20" w:after="20"/>
              <w:contextualSpacing/>
              <w:rPr>
                <w:rFonts w:eastAsia="ヒラギノ明朝 Pro W6"/>
              </w:rPr>
            </w:pPr>
            <w:r w:rsidRPr="0078588A">
              <w:rPr>
                <w:rFonts w:eastAsia="ヒラギノ明朝 Pro W6"/>
              </w:rPr>
              <w:t>kulje</w:t>
            </w:r>
          </w:p>
        </w:tc>
        <w:tc>
          <w:tcPr>
            <w:tcW w:w="0" w:type="auto"/>
            <w:tcBorders>
              <w:top w:val="nil"/>
              <w:bottom w:val="nil"/>
            </w:tcBorders>
            <w:shd w:val="clear" w:color="auto" w:fill="auto"/>
          </w:tcPr>
          <w:p w14:paraId="43E7AFB3" w14:textId="77777777" w:rsidR="00BC7543" w:rsidRPr="0078588A" w:rsidRDefault="00BC7543" w:rsidP="008C42C4">
            <w:pPr>
              <w:spacing w:before="20" w:after="20"/>
              <w:contextualSpacing/>
              <w:rPr>
                <w:rFonts w:eastAsia="ヒラギノ明朝 Pro W6"/>
              </w:rPr>
            </w:pPr>
            <w:r w:rsidRPr="0078588A">
              <w:rPr>
                <w:rFonts w:eastAsia="ヒラギノ明朝 Pro W6"/>
              </w:rPr>
              <w:t>kulke/khoon</w:t>
            </w:r>
          </w:p>
        </w:tc>
        <w:tc>
          <w:tcPr>
            <w:tcW w:w="0" w:type="auto"/>
            <w:tcBorders>
              <w:top w:val="nil"/>
              <w:bottom w:val="nil"/>
            </w:tcBorders>
            <w:shd w:val="clear" w:color="auto" w:fill="auto"/>
          </w:tcPr>
          <w:p w14:paraId="2A4C4B7B" w14:textId="77777777" w:rsidR="00BC7543" w:rsidRPr="0078588A" w:rsidRDefault="00BC7543" w:rsidP="008C42C4">
            <w:pPr>
              <w:spacing w:before="20" w:after="20"/>
              <w:contextualSpacing/>
              <w:rPr>
                <w:rFonts w:eastAsia="ヒラギノ明朝 Pro W6"/>
              </w:rPr>
            </w:pPr>
            <w:r w:rsidRPr="0078588A">
              <w:rPr>
                <w:rFonts w:eastAsia="ヒラギノ明朝 Pro W6"/>
              </w:rPr>
              <w:t>kulke/</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4BF88546" w14:textId="77777777" w:rsidR="00BC7543" w:rsidRPr="0078588A" w:rsidRDefault="00BC7543" w:rsidP="008C42C4">
            <w:pPr>
              <w:spacing w:before="20" w:after="20"/>
              <w:contextualSpacing/>
              <w:rPr>
                <w:rFonts w:eastAsia="ヒラギノ明朝 Pro W6"/>
              </w:rPr>
            </w:pPr>
            <w:r w:rsidRPr="0078588A">
              <w:rPr>
                <w:rFonts w:eastAsia="ヒラギノ明朝 Pro W6"/>
              </w:rPr>
              <w:t>kulje/ttakhoon</w:t>
            </w:r>
          </w:p>
        </w:tc>
      </w:tr>
      <w:tr w:rsidR="00BC7543" w:rsidRPr="00A95D68" w14:paraId="646421C3" w14:textId="77777777" w:rsidTr="005638B2">
        <w:trPr>
          <w:trHeight w:val="456"/>
        </w:trPr>
        <w:tc>
          <w:tcPr>
            <w:tcW w:w="0" w:type="auto"/>
            <w:vMerge/>
            <w:tcBorders>
              <w:top w:val="single" w:sz="6" w:space="0" w:color="000000"/>
            </w:tcBorders>
            <w:shd w:val="clear" w:color="auto" w:fill="auto"/>
          </w:tcPr>
          <w:p w14:paraId="46BE7A5D"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14692B23" w14:textId="77777777" w:rsidR="00BC7543" w:rsidRPr="0078588A" w:rsidRDefault="00BC7543" w:rsidP="008C42C4">
            <w:pPr>
              <w:spacing w:before="20" w:after="20"/>
              <w:contextualSpacing/>
              <w:rPr>
                <w:rFonts w:eastAsia="ヒラギノ明朝 Pro W6"/>
              </w:rPr>
            </w:pPr>
            <w:r w:rsidRPr="0078588A">
              <w:rPr>
                <w:rFonts w:eastAsia="ヒラギノ明朝 Pro W6"/>
              </w:rPr>
              <w:t>soppi/it ~ sopi/a</w:t>
            </w:r>
            <w:r>
              <w:rPr>
                <w:rFonts w:eastAsia="ヒラギノ明朝 Pro W6"/>
              </w:rPr>
              <w:t>(</w:t>
            </w:r>
            <w:r w:rsidRPr="0078588A">
              <w:rPr>
                <w:rFonts w:eastAsia="ヒラギノ明朝 Pro W6"/>
              </w:rPr>
              <w:t>t)</w:t>
            </w:r>
          </w:p>
        </w:tc>
        <w:tc>
          <w:tcPr>
            <w:tcW w:w="0" w:type="auto"/>
            <w:tcBorders>
              <w:top w:val="nil"/>
              <w:bottom w:val="nil"/>
            </w:tcBorders>
            <w:shd w:val="clear" w:color="auto" w:fill="auto"/>
          </w:tcPr>
          <w:p w14:paraId="21A8A007" w14:textId="77777777" w:rsidR="00BC7543" w:rsidRPr="0078588A" w:rsidRDefault="00BC7543" w:rsidP="008C42C4">
            <w:pPr>
              <w:spacing w:before="20" w:after="20"/>
              <w:contextualSpacing/>
              <w:rPr>
                <w:rFonts w:eastAsia="ヒラギノ明朝 Pro W6"/>
              </w:rPr>
            </w:pPr>
            <w:r w:rsidRPr="0078588A">
              <w:rPr>
                <w:rFonts w:eastAsia="ヒラギノ明朝 Pro W6"/>
              </w:rPr>
              <w:t>sovi</w:t>
            </w:r>
          </w:p>
        </w:tc>
        <w:tc>
          <w:tcPr>
            <w:tcW w:w="0" w:type="auto"/>
            <w:tcBorders>
              <w:top w:val="nil"/>
              <w:bottom w:val="nil"/>
            </w:tcBorders>
            <w:shd w:val="clear" w:color="auto" w:fill="auto"/>
          </w:tcPr>
          <w:p w14:paraId="5D0FFCDD" w14:textId="77777777" w:rsidR="00BC7543" w:rsidRPr="0078588A" w:rsidRDefault="00BC7543" w:rsidP="008C42C4">
            <w:pPr>
              <w:spacing w:before="20" w:after="20"/>
              <w:contextualSpacing/>
              <w:rPr>
                <w:rFonts w:eastAsia="ヒラギノ明朝 Pro W6"/>
              </w:rPr>
            </w:pPr>
            <w:r w:rsidRPr="0078588A">
              <w:rPr>
                <w:rFonts w:eastAsia="ヒラギノ明朝 Pro W6"/>
              </w:rPr>
              <w:t>sopi/khoon</w:t>
            </w:r>
          </w:p>
        </w:tc>
        <w:tc>
          <w:tcPr>
            <w:tcW w:w="0" w:type="auto"/>
            <w:tcBorders>
              <w:top w:val="nil"/>
              <w:bottom w:val="nil"/>
            </w:tcBorders>
            <w:shd w:val="clear" w:color="auto" w:fill="auto"/>
          </w:tcPr>
          <w:p w14:paraId="49649FB3" w14:textId="77777777" w:rsidR="00BC7543" w:rsidRPr="0078588A" w:rsidRDefault="00BC7543" w:rsidP="008C42C4">
            <w:pPr>
              <w:spacing w:before="20" w:after="20"/>
              <w:contextualSpacing/>
              <w:rPr>
                <w:rFonts w:eastAsia="ヒラギノ明朝 Pro W6"/>
              </w:rPr>
            </w:pPr>
            <w:r w:rsidRPr="0078588A">
              <w:rPr>
                <w:rFonts w:eastAsia="ヒラギノ明朝 Pro W6"/>
              </w:rPr>
              <w:t>sopi/</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344F61B5" w14:textId="77777777" w:rsidR="00BC7543" w:rsidRPr="0078588A" w:rsidRDefault="00BC7543" w:rsidP="008C42C4">
            <w:pPr>
              <w:spacing w:before="20" w:after="20"/>
              <w:contextualSpacing/>
              <w:rPr>
                <w:rFonts w:eastAsia="ヒラギノ明朝 Pro W6"/>
              </w:rPr>
            </w:pPr>
            <w:r w:rsidRPr="0078588A">
              <w:rPr>
                <w:rFonts w:eastAsia="ヒラギノ明朝 Pro W6"/>
              </w:rPr>
              <w:t>sovi/ttakhoon</w:t>
            </w:r>
          </w:p>
        </w:tc>
      </w:tr>
      <w:tr w:rsidR="00BC7543" w:rsidRPr="00A95D68" w14:paraId="2A9C9E9F" w14:textId="77777777" w:rsidTr="005638B2">
        <w:trPr>
          <w:trHeight w:val="456"/>
        </w:trPr>
        <w:tc>
          <w:tcPr>
            <w:tcW w:w="0" w:type="auto"/>
            <w:vMerge/>
            <w:tcBorders>
              <w:top w:val="single" w:sz="6" w:space="0" w:color="000000"/>
            </w:tcBorders>
            <w:shd w:val="clear" w:color="auto" w:fill="auto"/>
          </w:tcPr>
          <w:p w14:paraId="70701AD7"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17C2A49E" w14:textId="77777777" w:rsidR="00BC7543" w:rsidRPr="0078588A" w:rsidRDefault="00BC7543" w:rsidP="008C42C4">
            <w:pPr>
              <w:spacing w:before="20" w:after="20"/>
              <w:contextualSpacing/>
              <w:rPr>
                <w:rFonts w:eastAsia="ヒラギノ明朝 Pro W6"/>
              </w:rPr>
            </w:pPr>
            <w:r w:rsidRPr="0078588A">
              <w:rPr>
                <w:rFonts w:eastAsia="ヒラギノ明朝 Pro W6"/>
              </w:rPr>
              <w:t>katto/ot ~ katto/at</w:t>
            </w:r>
          </w:p>
        </w:tc>
        <w:tc>
          <w:tcPr>
            <w:tcW w:w="0" w:type="auto"/>
            <w:tcBorders>
              <w:top w:val="nil"/>
              <w:bottom w:val="nil"/>
            </w:tcBorders>
            <w:shd w:val="clear" w:color="auto" w:fill="auto"/>
          </w:tcPr>
          <w:p w14:paraId="2131F447" w14:textId="77777777" w:rsidR="00BC7543" w:rsidRPr="0078588A" w:rsidRDefault="00BC7543" w:rsidP="008C42C4">
            <w:pPr>
              <w:spacing w:before="20" w:after="20"/>
              <w:contextualSpacing/>
              <w:rPr>
                <w:rFonts w:eastAsia="ヒラギノ明朝 Pro W6"/>
              </w:rPr>
            </w:pPr>
            <w:r w:rsidRPr="0078588A">
              <w:rPr>
                <w:rFonts w:eastAsia="ヒラギノ明朝 Pro W6"/>
              </w:rPr>
              <w:t>katto</w:t>
            </w:r>
          </w:p>
        </w:tc>
        <w:tc>
          <w:tcPr>
            <w:tcW w:w="0" w:type="auto"/>
            <w:tcBorders>
              <w:top w:val="nil"/>
              <w:bottom w:val="nil"/>
            </w:tcBorders>
            <w:shd w:val="clear" w:color="auto" w:fill="auto"/>
          </w:tcPr>
          <w:p w14:paraId="14750816" w14:textId="77777777" w:rsidR="00BC7543" w:rsidRPr="0078588A" w:rsidRDefault="00BC7543" w:rsidP="008C42C4">
            <w:pPr>
              <w:spacing w:before="20" w:after="20"/>
              <w:contextualSpacing/>
              <w:rPr>
                <w:rFonts w:eastAsia="ヒラギノ明朝 Pro W6"/>
              </w:rPr>
            </w:pPr>
            <w:r w:rsidRPr="0078588A">
              <w:rPr>
                <w:rFonts w:eastAsia="ヒラギノ明朝 Pro W6"/>
              </w:rPr>
              <w:t>katto/khoon</w:t>
            </w:r>
          </w:p>
        </w:tc>
        <w:tc>
          <w:tcPr>
            <w:tcW w:w="0" w:type="auto"/>
            <w:tcBorders>
              <w:top w:val="nil"/>
              <w:bottom w:val="nil"/>
            </w:tcBorders>
            <w:shd w:val="clear" w:color="auto" w:fill="auto"/>
          </w:tcPr>
          <w:p w14:paraId="68C3E19F" w14:textId="77777777" w:rsidR="00BC7543" w:rsidRPr="0078588A" w:rsidRDefault="00BC7543" w:rsidP="008C42C4">
            <w:pPr>
              <w:spacing w:before="20" w:after="20"/>
              <w:contextualSpacing/>
              <w:rPr>
                <w:rFonts w:eastAsia="ヒラギノ明朝 Pro W6"/>
              </w:rPr>
            </w:pPr>
            <w:r w:rsidRPr="0078588A">
              <w:rPr>
                <w:rFonts w:eastAsia="ヒラギノ明朝 Pro W6"/>
              </w:rPr>
              <w:t>katto/</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3DB3825A" w14:textId="77777777" w:rsidR="00BC7543" w:rsidRPr="0078588A" w:rsidRDefault="00BC7543" w:rsidP="008C42C4">
            <w:pPr>
              <w:spacing w:before="20" w:after="20"/>
              <w:contextualSpacing/>
              <w:rPr>
                <w:rFonts w:eastAsia="ヒラギノ明朝 Pro W6"/>
              </w:rPr>
            </w:pPr>
            <w:r w:rsidRPr="0078588A">
              <w:rPr>
                <w:rFonts w:eastAsia="ヒラギノ明朝 Pro W6"/>
              </w:rPr>
              <w:t>katto/ttakhoon</w:t>
            </w:r>
          </w:p>
        </w:tc>
      </w:tr>
      <w:tr w:rsidR="00BC7543" w:rsidRPr="00A95D68" w14:paraId="6CAE9705" w14:textId="77777777" w:rsidTr="005638B2">
        <w:trPr>
          <w:trHeight w:val="456"/>
        </w:trPr>
        <w:tc>
          <w:tcPr>
            <w:tcW w:w="0" w:type="auto"/>
            <w:vMerge/>
            <w:tcBorders>
              <w:top w:val="single" w:sz="6" w:space="0" w:color="000000"/>
            </w:tcBorders>
            <w:shd w:val="clear" w:color="auto" w:fill="auto"/>
          </w:tcPr>
          <w:p w14:paraId="557E1121"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6063F0E2" w14:textId="6230E0CA" w:rsidR="00BC7543" w:rsidRPr="0078588A" w:rsidRDefault="00B233E4" w:rsidP="008C42C4">
            <w:pPr>
              <w:spacing w:before="20" w:after="20"/>
              <w:contextualSpacing/>
              <w:rPr>
                <w:rFonts w:eastAsia="ヒラギノ明朝 Pro W6"/>
              </w:rPr>
            </w:pPr>
            <w:r>
              <w:rPr>
                <w:rFonts w:eastAsia="ヒラギノ明朝 Pro W6"/>
              </w:rPr>
              <w:t>kyssy/yt ~ kysy/ä(t)</w:t>
            </w:r>
          </w:p>
        </w:tc>
        <w:tc>
          <w:tcPr>
            <w:tcW w:w="0" w:type="auto"/>
            <w:tcBorders>
              <w:top w:val="nil"/>
              <w:bottom w:val="nil"/>
            </w:tcBorders>
            <w:shd w:val="clear" w:color="auto" w:fill="auto"/>
          </w:tcPr>
          <w:p w14:paraId="751CFC65" w14:textId="31EAD369" w:rsidR="00BC7543" w:rsidRPr="0078588A" w:rsidRDefault="00B233E4" w:rsidP="008C42C4">
            <w:pPr>
              <w:spacing w:before="20" w:after="20"/>
              <w:contextualSpacing/>
              <w:rPr>
                <w:rFonts w:eastAsia="ヒラギノ明朝 Pro W6"/>
              </w:rPr>
            </w:pPr>
            <w:r>
              <w:rPr>
                <w:rFonts w:eastAsia="ヒラギノ明朝 Pro W6"/>
              </w:rPr>
              <w:t>kysy</w:t>
            </w:r>
          </w:p>
        </w:tc>
        <w:tc>
          <w:tcPr>
            <w:tcW w:w="0" w:type="auto"/>
            <w:tcBorders>
              <w:top w:val="nil"/>
              <w:bottom w:val="nil"/>
            </w:tcBorders>
            <w:shd w:val="clear" w:color="auto" w:fill="auto"/>
          </w:tcPr>
          <w:p w14:paraId="740B96EA" w14:textId="2BC5C4A8" w:rsidR="00BC7543" w:rsidRPr="0078588A" w:rsidRDefault="00B233E4" w:rsidP="008C42C4">
            <w:pPr>
              <w:spacing w:before="20" w:after="20"/>
              <w:contextualSpacing/>
              <w:rPr>
                <w:rFonts w:eastAsia="ヒラギノ明朝 Pro W6"/>
              </w:rPr>
            </w:pPr>
            <w:r>
              <w:rPr>
                <w:rFonts w:eastAsia="ヒラギノ明朝 Pro W6"/>
              </w:rPr>
              <w:t>kys</w:t>
            </w:r>
            <w:r w:rsidR="00BC7543" w:rsidRPr="0078588A">
              <w:rPr>
                <w:rFonts w:eastAsia="ヒラギノ明朝 Pro W6"/>
              </w:rPr>
              <w:t>y/khöön</w:t>
            </w:r>
          </w:p>
        </w:tc>
        <w:tc>
          <w:tcPr>
            <w:tcW w:w="0" w:type="auto"/>
            <w:tcBorders>
              <w:top w:val="nil"/>
              <w:bottom w:val="nil"/>
            </w:tcBorders>
            <w:shd w:val="clear" w:color="auto" w:fill="auto"/>
          </w:tcPr>
          <w:p w14:paraId="7BA98252" w14:textId="358A74F7" w:rsidR="00BC7543" w:rsidRPr="0078588A" w:rsidRDefault="00B233E4" w:rsidP="008C42C4">
            <w:pPr>
              <w:spacing w:before="20" w:after="20"/>
              <w:contextualSpacing/>
              <w:rPr>
                <w:rFonts w:eastAsia="ヒラギノ明朝 Pro W6"/>
              </w:rPr>
            </w:pPr>
            <w:r>
              <w:rPr>
                <w:rFonts w:eastAsia="ヒラギノ明朝 Pro W6"/>
              </w:rPr>
              <w:t>kys</w:t>
            </w:r>
            <w:r w:rsidR="00BC7543" w:rsidRPr="0078588A">
              <w:rPr>
                <w:rFonts w:eastAsia="ヒラギノ明朝 Pro W6"/>
              </w:rPr>
              <w:t>y/</w:t>
            </w:r>
            <w:r w:rsidR="00BC7543">
              <w:rPr>
                <w:rFonts w:eastAsia="ヒラギノ明朝 Pro W6"/>
              </w:rPr>
              <w:t>(</w:t>
            </w:r>
            <w:r w:rsidR="00BC7543" w:rsidRPr="0078588A">
              <w:rPr>
                <w:rFonts w:eastAsia="ヒラギノ明朝 Pro W6"/>
              </w:rPr>
              <w:t>k)kää</w:t>
            </w:r>
          </w:p>
        </w:tc>
        <w:tc>
          <w:tcPr>
            <w:tcW w:w="0" w:type="auto"/>
            <w:tcBorders>
              <w:top w:val="nil"/>
              <w:bottom w:val="nil"/>
            </w:tcBorders>
            <w:shd w:val="clear" w:color="auto" w:fill="auto"/>
          </w:tcPr>
          <w:p w14:paraId="30F9729C" w14:textId="2F2ADDF0" w:rsidR="00BC7543" w:rsidRPr="0078588A" w:rsidRDefault="00B233E4" w:rsidP="008C42C4">
            <w:pPr>
              <w:spacing w:before="20" w:after="20"/>
              <w:contextualSpacing/>
              <w:rPr>
                <w:rFonts w:eastAsia="ヒラギノ明朝 Pro W6"/>
              </w:rPr>
            </w:pPr>
            <w:r>
              <w:rPr>
                <w:rFonts w:eastAsia="ヒラギノ明朝 Pro W6"/>
              </w:rPr>
              <w:t>kys</w:t>
            </w:r>
            <w:r w:rsidR="00BC7543" w:rsidRPr="0078588A">
              <w:rPr>
                <w:rFonts w:eastAsia="ヒラギノ明朝 Pro W6"/>
              </w:rPr>
              <w:t>y/ttäkhöön</w:t>
            </w:r>
          </w:p>
        </w:tc>
      </w:tr>
      <w:tr w:rsidR="00BC7543" w:rsidRPr="00A95D68" w14:paraId="27EDD7C7" w14:textId="77777777" w:rsidTr="005638B2">
        <w:trPr>
          <w:trHeight w:val="456"/>
        </w:trPr>
        <w:tc>
          <w:tcPr>
            <w:tcW w:w="0" w:type="auto"/>
            <w:vMerge/>
            <w:tcBorders>
              <w:top w:val="single" w:sz="6" w:space="0" w:color="000000"/>
            </w:tcBorders>
            <w:shd w:val="clear" w:color="auto" w:fill="auto"/>
          </w:tcPr>
          <w:p w14:paraId="00E49E8B"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5DA2FA8F" w14:textId="77777777" w:rsidR="00BC7543" w:rsidRPr="0078588A" w:rsidRDefault="00BC7543" w:rsidP="008C42C4">
            <w:pPr>
              <w:spacing w:before="20" w:after="20"/>
              <w:contextualSpacing/>
              <w:rPr>
                <w:rFonts w:eastAsia="ヒラギノ明朝 Pro W6"/>
              </w:rPr>
            </w:pPr>
            <w:r w:rsidRPr="0078588A">
              <w:rPr>
                <w:rFonts w:eastAsia="ヒラギノ明朝 Pro W6"/>
              </w:rPr>
              <w:t>luotta/a</w:t>
            </w:r>
            <w:r>
              <w:rPr>
                <w:rFonts w:eastAsia="ヒラギノ明朝 Pro W6"/>
              </w:rPr>
              <w:t>(</w:t>
            </w:r>
            <w:r w:rsidRPr="0078588A">
              <w:rPr>
                <w:rFonts w:eastAsia="ヒラギノ明朝 Pro W6"/>
              </w:rPr>
              <w:t>t)</w:t>
            </w:r>
          </w:p>
        </w:tc>
        <w:tc>
          <w:tcPr>
            <w:tcW w:w="0" w:type="auto"/>
            <w:tcBorders>
              <w:top w:val="nil"/>
              <w:bottom w:val="nil"/>
            </w:tcBorders>
            <w:shd w:val="clear" w:color="auto" w:fill="auto"/>
          </w:tcPr>
          <w:p w14:paraId="50732567" w14:textId="77777777" w:rsidR="00BC7543" w:rsidRPr="0078588A" w:rsidRDefault="00BC7543" w:rsidP="008C42C4">
            <w:pPr>
              <w:spacing w:before="20" w:after="20"/>
              <w:contextualSpacing/>
              <w:rPr>
                <w:rFonts w:eastAsia="ヒラギノ明朝 Pro W6"/>
              </w:rPr>
            </w:pPr>
            <w:r w:rsidRPr="0078588A">
              <w:rPr>
                <w:rFonts w:eastAsia="ヒラギノ明朝 Pro W6"/>
              </w:rPr>
              <w:t>luota</w:t>
            </w:r>
          </w:p>
        </w:tc>
        <w:tc>
          <w:tcPr>
            <w:tcW w:w="0" w:type="auto"/>
            <w:tcBorders>
              <w:top w:val="nil"/>
              <w:bottom w:val="nil"/>
            </w:tcBorders>
            <w:shd w:val="clear" w:color="auto" w:fill="auto"/>
          </w:tcPr>
          <w:p w14:paraId="6C6EC379" w14:textId="77777777" w:rsidR="00BC7543" w:rsidRPr="0078588A" w:rsidRDefault="00BC7543" w:rsidP="008C42C4">
            <w:pPr>
              <w:spacing w:before="20" w:after="20"/>
              <w:contextualSpacing/>
              <w:rPr>
                <w:rFonts w:eastAsia="ヒラギノ明朝 Pro W6"/>
              </w:rPr>
            </w:pPr>
            <w:r w:rsidRPr="0078588A">
              <w:rPr>
                <w:rFonts w:eastAsia="ヒラギノ明朝 Pro W6"/>
              </w:rPr>
              <w:t>luotta/khoon</w:t>
            </w:r>
          </w:p>
        </w:tc>
        <w:tc>
          <w:tcPr>
            <w:tcW w:w="0" w:type="auto"/>
            <w:tcBorders>
              <w:top w:val="nil"/>
              <w:bottom w:val="nil"/>
            </w:tcBorders>
            <w:shd w:val="clear" w:color="auto" w:fill="auto"/>
          </w:tcPr>
          <w:p w14:paraId="704DD7BD" w14:textId="77777777" w:rsidR="00BC7543" w:rsidRPr="0078588A" w:rsidRDefault="00BC7543" w:rsidP="008C42C4">
            <w:pPr>
              <w:spacing w:before="20" w:after="20"/>
              <w:contextualSpacing/>
              <w:rPr>
                <w:rFonts w:eastAsia="ヒラギノ明朝 Pro W6"/>
              </w:rPr>
            </w:pPr>
            <w:r w:rsidRPr="0078588A">
              <w:rPr>
                <w:rFonts w:eastAsia="ヒラギノ明朝 Pro W6"/>
              </w:rPr>
              <w:t>luotta/</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755A6551" w14:textId="77777777" w:rsidR="00BC7543" w:rsidRPr="0078588A" w:rsidRDefault="00BC7543" w:rsidP="008C42C4">
            <w:pPr>
              <w:spacing w:before="20" w:after="20"/>
              <w:contextualSpacing/>
              <w:rPr>
                <w:rFonts w:eastAsia="ヒラギノ明朝 Pro W6"/>
              </w:rPr>
            </w:pPr>
            <w:r w:rsidRPr="0078588A">
              <w:rPr>
                <w:rFonts w:eastAsia="ヒラギノ明朝 Pro W6"/>
              </w:rPr>
              <w:t>luote/ttakhoon</w:t>
            </w:r>
          </w:p>
        </w:tc>
      </w:tr>
      <w:tr w:rsidR="00BC7543" w:rsidRPr="00A95D68" w14:paraId="6A377AEC" w14:textId="77777777" w:rsidTr="005638B2">
        <w:trPr>
          <w:trHeight w:val="456"/>
        </w:trPr>
        <w:tc>
          <w:tcPr>
            <w:tcW w:w="0" w:type="auto"/>
            <w:vMerge/>
            <w:tcBorders>
              <w:top w:val="single" w:sz="6" w:space="0" w:color="000000"/>
              <w:bottom w:val="single" w:sz="6" w:space="0" w:color="000000"/>
            </w:tcBorders>
            <w:shd w:val="clear" w:color="auto" w:fill="auto"/>
          </w:tcPr>
          <w:p w14:paraId="6A7BB0CD"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263A9B90" w14:textId="77777777" w:rsidR="00BC7543" w:rsidRPr="0078588A" w:rsidRDefault="00BC7543" w:rsidP="008C42C4">
            <w:pPr>
              <w:spacing w:before="20" w:after="20"/>
              <w:contextualSpacing/>
              <w:rPr>
                <w:rFonts w:eastAsia="ヒラギノ明朝 Pro W6"/>
              </w:rPr>
            </w:pPr>
            <w:r w:rsidRPr="0078588A">
              <w:rPr>
                <w:rFonts w:eastAsia="ヒラギノ明朝 Pro W6"/>
              </w:rPr>
              <w:t>ant</w:t>
            </w:r>
            <w:r>
              <w:rPr>
                <w:rFonts w:eastAsia="ヒラギノ明朝 Pro W6"/>
              </w:rPr>
              <w:t>(</w:t>
            </w:r>
            <w:r w:rsidRPr="0078588A">
              <w:rPr>
                <w:rFonts w:eastAsia="ヒラギノ明朝 Pro W6"/>
              </w:rPr>
              <w:t>t)a/a</w:t>
            </w:r>
            <w:r>
              <w:rPr>
                <w:rFonts w:eastAsia="ヒラギノ明朝 Pro W6"/>
              </w:rPr>
              <w:t>(</w:t>
            </w:r>
            <w:r w:rsidRPr="0078588A">
              <w:rPr>
                <w:rFonts w:eastAsia="ヒラギノ明朝 Pro W6"/>
              </w:rPr>
              <w:t>t)</w:t>
            </w:r>
          </w:p>
        </w:tc>
        <w:tc>
          <w:tcPr>
            <w:tcW w:w="0" w:type="auto"/>
            <w:tcBorders>
              <w:top w:val="nil"/>
              <w:bottom w:val="nil"/>
            </w:tcBorders>
            <w:shd w:val="clear" w:color="auto" w:fill="auto"/>
          </w:tcPr>
          <w:p w14:paraId="316EBD27" w14:textId="77777777" w:rsidR="00BC7543" w:rsidRPr="0078588A" w:rsidRDefault="00BC7543" w:rsidP="008C42C4">
            <w:pPr>
              <w:spacing w:before="20" w:after="20"/>
              <w:contextualSpacing/>
              <w:rPr>
                <w:rFonts w:eastAsia="ヒラギノ明朝 Pro W6"/>
              </w:rPr>
            </w:pPr>
            <w:r w:rsidRPr="0078588A">
              <w:rPr>
                <w:rFonts w:eastAsia="ヒラギノ明朝 Pro W6"/>
              </w:rPr>
              <w:t>anna</w:t>
            </w:r>
          </w:p>
        </w:tc>
        <w:tc>
          <w:tcPr>
            <w:tcW w:w="0" w:type="auto"/>
            <w:tcBorders>
              <w:top w:val="nil"/>
              <w:bottom w:val="nil"/>
            </w:tcBorders>
            <w:shd w:val="clear" w:color="auto" w:fill="auto"/>
          </w:tcPr>
          <w:p w14:paraId="005B52D8" w14:textId="77777777" w:rsidR="00BC7543" w:rsidRPr="0078588A" w:rsidRDefault="00BC7543" w:rsidP="008C42C4">
            <w:pPr>
              <w:spacing w:before="20" w:after="20"/>
              <w:contextualSpacing/>
              <w:rPr>
                <w:rFonts w:eastAsia="ヒラギノ明朝 Pro W6"/>
              </w:rPr>
            </w:pPr>
            <w:r w:rsidRPr="0078588A">
              <w:rPr>
                <w:rFonts w:eastAsia="ヒラギノ明朝 Pro W6"/>
              </w:rPr>
              <w:t>anta/khoon</w:t>
            </w:r>
          </w:p>
        </w:tc>
        <w:tc>
          <w:tcPr>
            <w:tcW w:w="0" w:type="auto"/>
            <w:tcBorders>
              <w:top w:val="nil"/>
              <w:bottom w:val="nil"/>
            </w:tcBorders>
            <w:shd w:val="clear" w:color="auto" w:fill="auto"/>
          </w:tcPr>
          <w:p w14:paraId="4A85DB7F" w14:textId="77777777" w:rsidR="00BC7543" w:rsidRPr="0078588A" w:rsidRDefault="00BC7543" w:rsidP="008C42C4">
            <w:pPr>
              <w:spacing w:before="20" w:after="20"/>
              <w:contextualSpacing/>
              <w:rPr>
                <w:rFonts w:eastAsia="ヒラギノ明朝 Pro W6"/>
              </w:rPr>
            </w:pPr>
            <w:r w:rsidRPr="0078588A">
              <w:rPr>
                <w:rFonts w:eastAsia="ヒラギノ明朝 Pro W6"/>
              </w:rPr>
              <w:t>anta/</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0C42655E" w14:textId="77777777" w:rsidR="00BC7543" w:rsidRPr="0078588A" w:rsidRDefault="00BC7543" w:rsidP="008C42C4">
            <w:pPr>
              <w:spacing w:before="20" w:after="20"/>
              <w:contextualSpacing/>
              <w:rPr>
                <w:rFonts w:eastAsia="ヒラギノ明朝 Pro W6"/>
              </w:rPr>
            </w:pPr>
            <w:r w:rsidRPr="0078588A">
              <w:rPr>
                <w:rFonts w:eastAsia="ヒラギノ明朝 Pro W6"/>
              </w:rPr>
              <w:t>anne/ttakhoon</w:t>
            </w:r>
          </w:p>
        </w:tc>
      </w:tr>
      <w:tr w:rsidR="00BC7543" w:rsidRPr="00A95D68" w14:paraId="523427BE" w14:textId="77777777" w:rsidTr="005638B2">
        <w:trPr>
          <w:trHeight w:val="456"/>
        </w:trPr>
        <w:tc>
          <w:tcPr>
            <w:tcW w:w="0" w:type="auto"/>
            <w:vMerge/>
            <w:tcBorders>
              <w:top w:val="single" w:sz="6" w:space="0" w:color="000000"/>
              <w:bottom w:val="nil"/>
            </w:tcBorders>
            <w:shd w:val="clear" w:color="auto" w:fill="auto"/>
          </w:tcPr>
          <w:p w14:paraId="6D739D47"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07659C11" w14:textId="1F3FECAC" w:rsidR="00BC7543" w:rsidRPr="0078588A" w:rsidRDefault="00BC7543" w:rsidP="008C42C4">
            <w:pPr>
              <w:spacing w:before="20" w:after="20"/>
              <w:contextualSpacing/>
              <w:rPr>
                <w:rFonts w:eastAsia="ヒラギノ明朝 Pro W6"/>
              </w:rPr>
            </w:pPr>
            <w:r w:rsidRPr="0078588A">
              <w:rPr>
                <w:rFonts w:eastAsia="ヒラギノ明朝 Pro W6"/>
              </w:rPr>
              <w:t>varasta/a</w:t>
            </w:r>
            <w:r w:rsidR="00CF349D">
              <w:rPr>
                <w:rFonts w:eastAsia="ヒラギノ明朝 Pro W6"/>
              </w:rPr>
              <w:t>(</w:t>
            </w:r>
            <w:r w:rsidRPr="0078588A">
              <w:rPr>
                <w:rFonts w:eastAsia="ヒラギノ明朝 Pro W6"/>
              </w:rPr>
              <w:t>t</w:t>
            </w:r>
            <w:r w:rsidR="00CF349D">
              <w:rPr>
                <w:rFonts w:eastAsia="ヒラギノ明朝 Pro W6"/>
              </w:rPr>
              <w:t>)</w:t>
            </w:r>
          </w:p>
        </w:tc>
        <w:tc>
          <w:tcPr>
            <w:tcW w:w="0" w:type="auto"/>
            <w:tcBorders>
              <w:top w:val="nil"/>
              <w:bottom w:val="nil"/>
            </w:tcBorders>
            <w:shd w:val="clear" w:color="auto" w:fill="auto"/>
          </w:tcPr>
          <w:p w14:paraId="6020E19C" w14:textId="77777777" w:rsidR="00BC7543" w:rsidRPr="0078588A" w:rsidRDefault="00BC7543" w:rsidP="008C42C4">
            <w:pPr>
              <w:spacing w:before="20" w:after="20"/>
              <w:contextualSpacing/>
              <w:rPr>
                <w:rFonts w:eastAsia="ヒラギノ明朝 Pro W6"/>
              </w:rPr>
            </w:pPr>
            <w:r w:rsidRPr="0078588A">
              <w:rPr>
                <w:rFonts w:eastAsia="ヒラギノ明朝 Pro W6"/>
              </w:rPr>
              <w:t>varasta</w:t>
            </w:r>
          </w:p>
        </w:tc>
        <w:tc>
          <w:tcPr>
            <w:tcW w:w="0" w:type="auto"/>
            <w:tcBorders>
              <w:top w:val="nil"/>
              <w:bottom w:val="nil"/>
            </w:tcBorders>
            <w:shd w:val="clear" w:color="auto" w:fill="auto"/>
          </w:tcPr>
          <w:p w14:paraId="687C08AB" w14:textId="77777777" w:rsidR="00BC7543" w:rsidRPr="0078588A" w:rsidRDefault="00BC7543" w:rsidP="008C42C4">
            <w:pPr>
              <w:spacing w:before="20" w:after="20"/>
              <w:contextualSpacing/>
              <w:rPr>
                <w:rFonts w:eastAsia="ヒラギノ明朝 Pro W6"/>
              </w:rPr>
            </w:pPr>
            <w:r w:rsidRPr="0078588A">
              <w:rPr>
                <w:rFonts w:eastAsia="ヒラギノ明朝 Pro W6"/>
              </w:rPr>
              <w:t>varasta/khoon</w:t>
            </w:r>
          </w:p>
        </w:tc>
        <w:tc>
          <w:tcPr>
            <w:tcW w:w="0" w:type="auto"/>
            <w:tcBorders>
              <w:top w:val="nil"/>
              <w:bottom w:val="nil"/>
            </w:tcBorders>
            <w:shd w:val="clear" w:color="auto" w:fill="auto"/>
          </w:tcPr>
          <w:p w14:paraId="796570A5" w14:textId="5C067256" w:rsidR="00BC7543" w:rsidRPr="0078588A" w:rsidRDefault="00BC7543" w:rsidP="008C42C4">
            <w:pPr>
              <w:spacing w:before="20" w:after="20"/>
              <w:contextualSpacing/>
              <w:rPr>
                <w:rFonts w:eastAsia="ヒラギノ明朝 Pro W6"/>
              </w:rPr>
            </w:pPr>
            <w:r w:rsidRPr="0078588A">
              <w:rPr>
                <w:rFonts w:eastAsia="ヒラギノ明朝 Pro W6"/>
              </w:rPr>
              <w:t>varasta/</w:t>
            </w:r>
            <w:r w:rsidR="005638B2">
              <w:rPr>
                <w:rFonts w:eastAsia="ヒラギノ明朝 Pro W6"/>
              </w:rPr>
              <w:t>k</w:t>
            </w:r>
            <w:r w:rsidRPr="0078588A">
              <w:rPr>
                <w:rFonts w:eastAsia="ヒラギノ明朝 Pro W6"/>
              </w:rPr>
              <w:t>kaa</w:t>
            </w:r>
          </w:p>
        </w:tc>
        <w:tc>
          <w:tcPr>
            <w:tcW w:w="0" w:type="auto"/>
            <w:tcBorders>
              <w:top w:val="nil"/>
              <w:bottom w:val="nil"/>
            </w:tcBorders>
            <w:shd w:val="clear" w:color="auto" w:fill="auto"/>
          </w:tcPr>
          <w:p w14:paraId="439F52B1" w14:textId="77777777" w:rsidR="00BC7543" w:rsidRPr="0078588A" w:rsidRDefault="00BC7543" w:rsidP="008C42C4">
            <w:pPr>
              <w:spacing w:before="20" w:after="20"/>
              <w:contextualSpacing/>
              <w:rPr>
                <w:rFonts w:eastAsia="ヒラギノ明朝 Pro W6"/>
              </w:rPr>
            </w:pPr>
            <w:r w:rsidRPr="0078588A">
              <w:rPr>
                <w:rFonts w:eastAsia="ヒラギノ明朝 Pro W6"/>
              </w:rPr>
              <w:t>varaste/ttakhoon</w:t>
            </w:r>
          </w:p>
        </w:tc>
      </w:tr>
      <w:tr w:rsidR="00414F89" w:rsidRPr="00A95D68" w14:paraId="59E7239E" w14:textId="77777777" w:rsidTr="003557BF">
        <w:trPr>
          <w:cantSplit/>
          <w:trHeight w:val="272"/>
        </w:trPr>
        <w:tc>
          <w:tcPr>
            <w:tcW w:w="0" w:type="auto"/>
            <w:vMerge w:val="restart"/>
            <w:tcBorders>
              <w:top w:val="nil"/>
            </w:tcBorders>
            <w:shd w:val="clear" w:color="auto" w:fill="auto"/>
          </w:tcPr>
          <w:p w14:paraId="4540E41C" w14:textId="47C7F2D0" w:rsidR="00414F89" w:rsidRDefault="00414F89" w:rsidP="007339CB">
            <w:pPr>
              <w:spacing w:before="20" w:after="20"/>
              <w:contextualSpacing/>
              <w:rPr>
                <w:rFonts w:eastAsia="ヒラギノ明朝 Pro W6"/>
              </w:rPr>
            </w:pPr>
            <w:r>
              <w:rPr>
                <w:rFonts w:eastAsia="ヒラギノ明朝 Pro W6"/>
              </w:rPr>
              <w:t>2.b Siirtymärankaiset</w:t>
            </w:r>
          </w:p>
        </w:tc>
        <w:tc>
          <w:tcPr>
            <w:tcW w:w="0" w:type="auto"/>
            <w:tcBorders>
              <w:top w:val="nil"/>
              <w:bottom w:val="nil"/>
            </w:tcBorders>
            <w:shd w:val="clear" w:color="auto" w:fill="auto"/>
          </w:tcPr>
          <w:p w14:paraId="657BD020" w14:textId="418AFBA6" w:rsidR="00414F89" w:rsidRPr="0078588A" w:rsidRDefault="00414F89" w:rsidP="008C42C4">
            <w:pPr>
              <w:spacing w:before="20" w:after="20"/>
              <w:contextualSpacing/>
              <w:rPr>
                <w:rFonts w:eastAsia="ヒラギノ明朝 Pro W6"/>
              </w:rPr>
            </w:pPr>
            <w:r>
              <w:rPr>
                <w:rFonts w:eastAsia="ヒラギノ明朝 Pro W6"/>
              </w:rPr>
              <w:t>muistele/a(t)</w:t>
            </w:r>
          </w:p>
        </w:tc>
        <w:tc>
          <w:tcPr>
            <w:tcW w:w="0" w:type="auto"/>
            <w:tcBorders>
              <w:top w:val="nil"/>
              <w:bottom w:val="nil"/>
            </w:tcBorders>
            <w:shd w:val="clear" w:color="auto" w:fill="auto"/>
          </w:tcPr>
          <w:p w14:paraId="59EC402D" w14:textId="0BE4E89F" w:rsidR="00414F89" w:rsidRPr="0078588A" w:rsidRDefault="00414F89" w:rsidP="008C42C4">
            <w:pPr>
              <w:spacing w:before="20" w:after="20"/>
              <w:contextualSpacing/>
              <w:rPr>
                <w:rFonts w:eastAsia="ヒラギノ明朝 Pro W6"/>
              </w:rPr>
            </w:pPr>
            <w:r>
              <w:rPr>
                <w:rFonts w:eastAsia="ヒラギノ明朝 Pro W6"/>
              </w:rPr>
              <w:t>muistele</w:t>
            </w:r>
          </w:p>
        </w:tc>
        <w:tc>
          <w:tcPr>
            <w:tcW w:w="0" w:type="auto"/>
            <w:tcBorders>
              <w:top w:val="nil"/>
              <w:bottom w:val="nil"/>
            </w:tcBorders>
            <w:shd w:val="clear" w:color="auto" w:fill="auto"/>
          </w:tcPr>
          <w:p w14:paraId="5766F568" w14:textId="67BCE304" w:rsidR="00414F89" w:rsidRPr="0078588A" w:rsidRDefault="00414F89" w:rsidP="008C42C4">
            <w:pPr>
              <w:spacing w:before="20" w:after="20"/>
              <w:contextualSpacing/>
              <w:rPr>
                <w:rFonts w:eastAsia="ヒラギノ明朝 Pro W6"/>
              </w:rPr>
            </w:pPr>
            <w:r>
              <w:rPr>
                <w:rFonts w:eastAsia="ヒラギノ明朝 Pro W6"/>
              </w:rPr>
              <w:t>muistele/khoon</w:t>
            </w:r>
          </w:p>
        </w:tc>
        <w:tc>
          <w:tcPr>
            <w:tcW w:w="0" w:type="auto"/>
            <w:tcBorders>
              <w:top w:val="nil"/>
              <w:bottom w:val="nil"/>
            </w:tcBorders>
            <w:shd w:val="clear" w:color="auto" w:fill="auto"/>
          </w:tcPr>
          <w:p w14:paraId="23E188AD" w14:textId="69BEDDD9" w:rsidR="00414F89" w:rsidRPr="0078588A" w:rsidRDefault="00414F89" w:rsidP="008C42C4">
            <w:pPr>
              <w:spacing w:before="20" w:after="20"/>
              <w:contextualSpacing/>
              <w:rPr>
                <w:rFonts w:eastAsia="ヒラギノ明朝 Pro W6"/>
              </w:rPr>
            </w:pPr>
            <w:r>
              <w:rPr>
                <w:rFonts w:eastAsia="ヒラギノ明朝 Pro W6"/>
              </w:rPr>
              <w:t>muistele/kkaa</w:t>
            </w:r>
          </w:p>
        </w:tc>
        <w:tc>
          <w:tcPr>
            <w:tcW w:w="0" w:type="auto"/>
            <w:tcBorders>
              <w:top w:val="nil"/>
              <w:bottom w:val="nil"/>
            </w:tcBorders>
            <w:shd w:val="clear" w:color="auto" w:fill="auto"/>
          </w:tcPr>
          <w:p w14:paraId="1E450BEC" w14:textId="36337FE8" w:rsidR="00414F89" w:rsidRPr="0078588A" w:rsidRDefault="00414F89" w:rsidP="008C42C4">
            <w:pPr>
              <w:spacing w:before="20" w:after="20"/>
              <w:contextualSpacing/>
              <w:rPr>
                <w:rFonts w:eastAsia="ヒラギノ明朝 Pro W6"/>
              </w:rPr>
            </w:pPr>
            <w:r>
              <w:rPr>
                <w:rFonts w:eastAsia="ヒラギノ明朝 Pro W6"/>
              </w:rPr>
              <w:t>muistele/ttakhoon</w:t>
            </w:r>
          </w:p>
        </w:tc>
      </w:tr>
      <w:tr w:rsidR="00414F89" w:rsidRPr="00A95D68" w14:paraId="3CC10AF2" w14:textId="77777777" w:rsidTr="003557BF">
        <w:trPr>
          <w:cantSplit/>
          <w:trHeight w:val="272"/>
        </w:trPr>
        <w:tc>
          <w:tcPr>
            <w:tcW w:w="0" w:type="auto"/>
            <w:vMerge/>
            <w:shd w:val="clear" w:color="auto" w:fill="auto"/>
          </w:tcPr>
          <w:p w14:paraId="39C11EEC" w14:textId="77777777" w:rsidR="00414F89" w:rsidRDefault="00414F89" w:rsidP="007339CB">
            <w:pPr>
              <w:spacing w:before="20" w:after="20"/>
              <w:contextualSpacing/>
              <w:rPr>
                <w:rFonts w:eastAsia="ヒラギノ明朝 Pro W6"/>
              </w:rPr>
            </w:pPr>
          </w:p>
        </w:tc>
        <w:tc>
          <w:tcPr>
            <w:tcW w:w="0" w:type="auto"/>
            <w:tcBorders>
              <w:top w:val="nil"/>
              <w:bottom w:val="nil"/>
            </w:tcBorders>
            <w:shd w:val="clear" w:color="auto" w:fill="auto"/>
          </w:tcPr>
          <w:p w14:paraId="40CC0406" w14:textId="7E5D3E61" w:rsidR="00414F89" w:rsidRPr="0078588A" w:rsidRDefault="00414F89" w:rsidP="008C42C4">
            <w:pPr>
              <w:spacing w:before="20" w:after="20"/>
              <w:contextualSpacing/>
              <w:rPr>
                <w:rFonts w:eastAsia="ヒラギノ明朝 Pro W6"/>
              </w:rPr>
            </w:pPr>
            <w:r>
              <w:rPr>
                <w:rFonts w:eastAsia="ヒラギノ明朝 Pro W6"/>
              </w:rPr>
              <w:t>aukase/a(t)</w:t>
            </w:r>
          </w:p>
        </w:tc>
        <w:tc>
          <w:tcPr>
            <w:tcW w:w="0" w:type="auto"/>
            <w:tcBorders>
              <w:top w:val="nil"/>
              <w:bottom w:val="nil"/>
            </w:tcBorders>
            <w:shd w:val="clear" w:color="auto" w:fill="auto"/>
          </w:tcPr>
          <w:p w14:paraId="6DC32E2C" w14:textId="5A2F1A14" w:rsidR="00414F89" w:rsidRPr="0078588A" w:rsidRDefault="00414F89" w:rsidP="008C42C4">
            <w:pPr>
              <w:spacing w:before="20" w:after="20"/>
              <w:contextualSpacing/>
              <w:rPr>
                <w:rFonts w:eastAsia="ヒラギノ明朝 Pro W6"/>
              </w:rPr>
            </w:pPr>
            <w:r>
              <w:rPr>
                <w:rFonts w:eastAsia="ヒラギノ明朝 Pro W6"/>
              </w:rPr>
              <w:t>aukase</w:t>
            </w:r>
          </w:p>
        </w:tc>
        <w:tc>
          <w:tcPr>
            <w:tcW w:w="0" w:type="auto"/>
            <w:tcBorders>
              <w:top w:val="nil"/>
              <w:bottom w:val="nil"/>
            </w:tcBorders>
            <w:shd w:val="clear" w:color="auto" w:fill="auto"/>
          </w:tcPr>
          <w:p w14:paraId="73CF3F93" w14:textId="5C08616F" w:rsidR="00414F89" w:rsidRPr="0078588A" w:rsidRDefault="00414F89" w:rsidP="008C42C4">
            <w:pPr>
              <w:spacing w:before="20" w:after="20"/>
              <w:contextualSpacing/>
              <w:rPr>
                <w:rFonts w:eastAsia="ヒラギノ明朝 Pro W6"/>
              </w:rPr>
            </w:pPr>
            <w:r>
              <w:rPr>
                <w:rFonts w:eastAsia="ヒラギノ明朝 Pro W6"/>
              </w:rPr>
              <w:t>aukase/khoon</w:t>
            </w:r>
          </w:p>
        </w:tc>
        <w:tc>
          <w:tcPr>
            <w:tcW w:w="0" w:type="auto"/>
            <w:tcBorders>
              <w:top w:val="nil"/>
              <w:bottom w:val="nil"/>
            </w:tcBorders>
            <w:shd w:val="clear" w:color="auto" w:fill="auto"/>
          </w:tcPr>
          <w:p w14:paraId="70C6D253" w14:textId="488EB5F1" w:rsidR="00414F89" w:rsidRPr="0078588A" w:rsidRDefault="00414F89" w:rsidP="008C42C4">
            <w:pPr>
              <w:spacing w:before="20" w:after="20"/>
              <w:contextualSpacing/>
              <w:rPr>
                <w:rFonts w:eastAsia="ヒラギノ明朝 Pro W6"/>
              </w:rPr>
            </w:pPr>
            <w:r>
              <w:rPr>
                <w:rFonts w:eastAsia="ヒラギノ明朝 Pro W6"/>
              </w:rPr>
              <w:t>aukase/kkaa</w:t>
            </w:r>
          </w:p>
        </w:tc>
        <w:tc>
          <w:tcPr>
            <w:tcW w:w="0" w:type="auto"/>
            <w:tcBorders>
              <w:top w:val="nil"/>
              <w:bottom w:val="nil"/>
            </w:tcBorders>
            <w:shd w:val="clear" w:color="auto" w:fill="auto"/>
          </w:tcPr>
          <w:p w14:paraId="167FB7F6" w14:textId="6D8DEE91" w:rsidR="00414F89" w:rsidRPr="0078588A" w:rsidRDefault="00414F89" w:rsidP="008C42C4">
            <w:pPr>
              <w:spacing w:before="20" w:after="20"/>
              <w:contextualSpacing/>
              <w:rPr>
                <w:rFonts w:eastAsia="ヒラギノ明朝 Pro W6"/>
              </w:rPr>
            </w:pPr>
            <w:r>
              <w:rPr>
                <w:rFonts w:eastAsia="ヒラギノ明朝 Pro W6"/>
              </w:rPr>
              <w:t>aukase/ttakhoon</w:t>
            </w:r>
          </w:p>
        </w:tc>
      </w:tr>
      <w:tr w:rsidR="00414F89" w:rsidRPr="00A95D68" w14:paraId="0E656FAF" w14:textId="77777777" w:rsidTr="008775DA">
        <w:trPr>
          <w:cantSplit/>
          <w:trHeight w:val="272"/>
        </w:trPr>
        <w:tc>
          <w:tcPr>
            <w:tcW w:w="0" w:type="auto"/>
            <w:vMerge/>
            <w:shd w:val="clear" w:color="auto" w:fill="auto"/>
          </w:tcPr>
          <w:p w14:paraId="67B1B30C" w14:textId="77777777" w:rsidR="00414F89" w:rsidRDefault="00414F89" w:rsidP="007339CB">
            <w:pPr>
              <w:spacing w:before="20" w:after="20"/>
              <w:contextualSpacing/>
              <w:rPr>
                <w:rFonts w:eastAsia="ヒラギノ明朝 Pro W6"/>
              </w:rPr>
            </w:pPr>
          </w:p>
        </w:tc>
        <w:tc>
          <w:tcPr>
            <w:tcW w:w="0" w:type="auto"/>
            <w:tcBorders>
              <w:top w:val="nil"/>
              <w:bottom w:val="nil"/>
            </w:tcBorders>
            <w:shd w:val="clear" w:color="auto" w:fill="auto"/>
          </w:tcPr>
          <w:p w14:paraId="272EB1B2" w14:textId="022255BF" w:rsidR="00414F89" w:rsidRPr="0078588A" w:rsidRDefault="00414F89" w:rsidP="009434D6">
            <w:pPr>
              <w:spacing w:before="20" w:after="20"/>
              <w:contextualSpacing/>
              <w:rPr>
                <w:rFonts w:eastAsia="ヒラギノ明朝 Pro W6"/>
              </w:rPr>
            </w:pPr>
            <w:r>
              <w:rPr>
                <w:rFonts w:eastAsia="ヒラギノ明朝 Pro W6"/>
              </w:rPr>
              <w:t>kyytitte/ä(t)</w:t>
            </w:r>
          </w:p>
        </w:tc>
        <w:tc>
          <w:tcPr>
            <w:tcW w:w="0" w:type="auto"/>
            <w:tcBorders>
              <w:top w:val="nil"/>
              <w:bottom w:val="nil"/>
            </w:tcBorders>
            <w:shd w:val="clear" w:color="auto" w:fill="auto"/>
          </w:tcPr>
          <w:p w14:paraId="4563C771" w14:textId="0C274829" w:rsidR="00414F89" w:rsidRPr="0078588A" w:rsidRDefault="00414F89" w:rsidP="008C42C4">
            <w:pPr>
              <w:spacing w:before="20" w:after="20"/>
              <w:contextualSpacing/>
              <w:rPr>
                <w:rFonts w:eastAsia="ヒラギノ明朝 Pro W6"/>
              </w:rPr>
            </w:pPr>
            <w:r>
              <w:rPr>
                <w:rFonts w:eastAsia="ヒラギノ明朝 Pro W6"/>
              </w:rPr>
              <w:t>kyytitte</w:t>
            </w:r>
          </w:p>
        </w:tc>
        <w:tc>
          <w:tcPr>
            <w:tcW w:w="0" w:type="auto"/>
            <w:tcBorders>
              <w:top w:val="nil"/>
              <w:bottom w:val="nil"/>
            </w:tcBorders>
            <w:shd w:val="clear" w:color="auto" w:fill="auto"/>
          </w:tcPr>
          <w:p w14:paraId="1FE7025C" w14:textId="7A4027CC" w:rsidR="00414F89" w:rsidRPr="0078588A" w:rsidRDefault="00414F89" w:rsidP="008C42C4">
            <w:pPr>
              <w:spacing w:before="20" w:after="20"/>
              <w:contextualSpacing/>
              <w:rPr>
                <w:rFonts w:eastAsia="ヒラギノ明朝 Pro W6"/>
              </w:rPr>
            </w:pPr>
            <w:r>
              <w:rPr>
                <w:rFonts w:eastAsia="ヒラギノ明朝 Pro W6"/>
              </w:rPr>
              <w:t>kyytitte/khöön</w:t>
            </w:r>
          </w:p>
        </w:tc>
        <w:tc>
          <w:tcPr>
            <w:tcW w:w="0" w:type="auto"/>
            <w:tcBorders>
              <w:top w:val="nil"/>
              <w:bottom w:val="nil"/>
            </w:tcBorders>
            <w:shd w:val="clear" w:color="auto" w:fill="auto"/>
          </w:tcPr>
          <w:p w14:paraId="7C5241C2" w14:textId="0A43ABC9" w:rsidR="00414F89" w:rsidRPr="0078588A" w:rsidRDefault="00414F89" w:rsidP="008C42C4">
            <w:pPr>
              <w:spacing w:before="20" w:after="20"/>
              <w:contextualSpacing/>
              <w:rPr>
                <w:rFonts w:eastAsia="ヒラギノ明朝 Pro W6"/>
              </w:rPr>
            </w:pPr>
            <w:r>
              <w:rPr>
                <w:rFonts w:eastAsia="ヒラギノ明朝 Pro W6"/>
              </w:rPr>
              <w:t>kyytitte/kkää</w:t>
            </w:r>
          </w:p>
        </w:tc>
        <w:tc>
          <w:tcPr>
            <w:tcW w:w="0" w:type="auto"/>
            <w:tcBorders>
              <w:top w:val="nil"/>
              <w:bottom w:val="nil"/>
            </w:tcBorders>
            <w:shd w:val="clear" w:color="auto" w:fill="auto"/>
          </w:tcPr>
          <w:p w14:paraId="7AB1B479" w14:textId="6121ECFF" w:rsidR="00414F89" w:rsidRPr="0078588A" w:rsidRDefault="00414F89" w:rsidP="008C42C4">
            <w:pPr>
              <w:spacing w:before="20" w:after="20"/>
              <w:contextualSpacing/>
              <w:rPr>
                <w:rFonts w:eastAsia="ヒラギノ明朝 Pro W6"/>
              </w:rPr>
            </w:pPr>
            <w:r>
              <w:rPr>
                <w:rFonts w:eastAsia="ヒラギノ明朝 Pro W6"/>
              </w:rPr>
              <w:t>kyytitte/ttäkhöön</w:t>
            </w:r>
          </w:p>
        </w:tc>
      </w:tr>
      <w:tr w:rsidR="00414F89" w:rsidRPr="00A95D68" w14:paraId="19256939" w14:textId="77777777" w:rsidTr="008775DA">
        <w:trPr>
          <w:cantSplit/>
          <w:trHeight w:val="272"/>
        </w:trPr>
        <w:tc>
          <w:tcPr>
            <w:tcW w:w="0" w:type="auto"/>
            <w:vMerge/>
            <w:shd w:val="clear" w:color="auto" w:fill="auto"/>
          </w:tcPr>
          <w:p w14:paraId="1ADB5BE8" w14:textId="77777777" w:rsidR="00414F89" w:rsidRDefault="00414F89" w:rsidP="007339CB">
            <w:pPr>
              <w:spacing w:before="20" w:after="20"/>
              <w:contextualSpacing/>
              <w:rPr>
                <w:rFonts w:eastAsia="ヒラギノ明朝 Pro W6"/>
              </w:rPr>
            </w:pPr>
          </w:p>
        </w:tc>
        <w:tc>
          <w:tcPr>
            <w:tcW w:w="0" w:type="auto"/>
            <w:tcBorders>
              <w:top w:val="nil"/>
              <w:bottom w:val="single" w:sz="6" w:space="0" w:color="000000"/>
            </w:tcBorders>
            <w:shd w:val="clear" w:color="auto" w:fill="auto"/>
          </w:tcPr>
          <w:p w14:paraId="6C61A33A" w14:textId="68710C49" w:rsidR="00414F89" w:rsidRDefault="00414F89" w:rsidP="009434D6">
            <w:pPr>
              <w:spacing w:before="20" w:after="20"/>
              <w:contextualSpacing/>
              <w:rPr>
                <w:rFonts w:eastAsia="ヒラギノ明朝 Pro W6"/>
              </w:rPr>
            </w:pPr>
            <w:r>
              <w:rPr>
                <w:rFonts w:eastAsia="ヒラギノ明朝 Pro W6"/>
              </w:rPr>
              <w:t>likene/ät</w:t>
            </w:r>
          </w:p>
        </w:tc>
        <w:tc>
          <w:tcPr>
            <w:tcW w:w="0" w:type="auto"/>
            <w:tcBorders>
              <w:top w:val="nil"/>
              <w:bottom w:val="single" w:sz="6" w:space="0" w:color="000000"/>
            </w:tcBorders>
            <w:shd w:val="clear" w:color="auto" w:fill="auto"/>
          </w:tcPr>
          <w:p w14:paraId="78BFE100" w14:textId="6875A545" w:rsidR="00414F89" w:rsidRDefault="00414F89" w:rsidP="008C42C4">
            <w:pPr>
              <w:spacing w:before="20" w:after="20"/>
              <w:contextualSpacing/>
              <w:rPr>
                <w:rFonts w:eastAsia="ヒラギノ明朝 Pro W6"/>
              </w:rPr>
            </w:pPr>
            <w:r>
              <w:rPr>
                <w:rFonts w:eastAsia="ヒラギノ明朝 Pro W6"/>
              </w:rPr>
              <w:t>likene</w:t>
            </w:r>
          </w:p>
        </w:tc>
        <w:tc>
          <w:tcPr>
            <w:tcW w:w="0" w:type="auto"/>
            <w:tcBorders>
              <w:top w:val="nil"/>
              <w:bottom w:val="single" w:sz="6" w:space="0" w:color="000000"/>
            </w:tcBorders>
            <w:shd w:val="clear" w:color="auto" w:fill="auto"/>
          </w:tcPr>
          <w:p w14:paraId="7427C3CB" w14:textId="04522AD3" w:rsidR="00414F89" w:rsidRDefault="00414F89" w:rsidP="008C42C4">
            <w:pPr>
              <w:spacing w:before="20" w:after="20"/>
              <w:contextualSpacing/>
              <w:rPr>
                <w:rFonts w:eastAsia="ヒラギノ明朝 Pro W6"/>
              </w:rPr>
            </w:pPr>
            <w:r>
              <w:rPr>
                <w:rFonts w:eastAsia="ヒラギノ明朝 Pro W6"/>
              </w:rPr>
              <w:t>likene/khöön</w:t>
            </w:r>
          </w:p>
        </w:tc>
        <w:tc>
          <w:tcPr>
            <w:tcW w:w="0" w:type="auto"/>
            <w:tcBorders>
              <w:top w:val="nil"/>
              <w:bottom w:val="single" w:sz="6" w:space="0" w:color="000000"/>
            </w:tcBorders>
            <w:shd w:val="clear" w:color="auto" w:fill="auto"/>
          </w:tcPr>
          <w:p w14:paraId="348F3A42" w14:textId="5F41A390" w:rsidR="00414F89" w:rsidRDefault="00414F89" w:rsidP="008C42C4">
            <w:pPr>
              <w:spacing w:before="20" w:after="20"/>
              <w:contextualSpacing/>
              <w:rPr>
                <w:rFonts w:eastAsia="ヒラギノ明朝 Pro W6"/>
              </w:rPr>
            </w:pPr>
            <w:r>
              <w:rPr>
                <w:rFonts w:eastAsia="ヒラギノ明朝 Pro W6"/>
              </w:rPr>
              <w:t>likene/kkää</w:t>
            </w:r>
          </w:p>
        </w:tc>
        <w:tc>
          <w:tcPr>
            <w:tcW w:w="0" w:type="auto"/>
            <w:tcBorders>
              <w:top w:val="nil"/>
              <w:bottom w:val="single" w:sz="6" w:space="0" w:color="000000"/>
            </w:tcBorders>
            <w:shd w:val="clear" w:color="auto" w:fill="auto"/>
          </w:tcPr>
          <w:p w14:paraId="75BAC506" w14:textId="742CAD04" w:rsidR="00414F89" w:rsidRDefault="00414F89" w:rsidP="008C42C4">
            <w:pPr>
              <w:spacing w:before="20" w:after="20"/>
              <w:contextualSpacing/>
              <w:rPr>
                <w:rFonts w:eastAsia="ヒラギノ明朝 Pro W6"/>
              </w:rPr>
            </w:pPr>
            <w:r>
              <w:rPr>
                <w:rFonts w:eastAsia="ヒラギノ明朝 Pro W6"/>
              </w:rPr>
              <w:t>likene/ttäkhöön</w:t>
            </w:r>
          </w:p>
        </w:tc>
      </w:tr>
      <w:tr w:rsidR="00BC7543" w:rsidRPr="00A95D68" w14:paraId="1B4F028A" w14:textId="77777777" w:rsidTr="005638B2">
        <w:trPr>
          <w:cantSplit/>
          <w:trHeight w:val="272"/>
        </w:trPr>
        <w:tc>
          <w:tcPr>
            <w:tcW w:w="0" w:type="auto"/>
            <w:vMerge w:val="restart"/>
            <w:shd w:val="clear" w:color="auto" w:fill="auto"/>
          </w:tcPr>
          <w:p w14:paraId="3FF4FAA3" w14:textId="5F9CC930" w:rsidR="00BC7543" w:rsidRPr="0078588A" w:rsidRDefault="00C0631E" w:rsidP="007339CB">
            <w:pPr>
              <w:spacing w:before="20" w:after="20"/>
              <w:contextualSpacing/>
              <w:rPr>
                <w:rFonts w:eastAsia="ヒラギノ明朝 Pro W6"/>
              </w:rPr>
            </w:pPr>
            <w:r>
              <w:rPr>
                <w:rFonts w:eastAsia="ヒラギノ明朝 Pro W6"/>
              </w:rPr>
              <w:t>3</w:t>
            </w:r>
            <w:r w:rsidR="007339CB">
              <w:rPr>
                <w:rFonts w:eastAsia="ヒラギノ明朝 Pro W6"/>
              </w:rPr>
              <w:t xml:space="preserve"> Konsonantti</w:t>
            </w:r>
            <w:r w:rsidR="00BC7543" w:rsidRPr="0078588A">
              <w:rPr>
                <w:rFonts w:eastAsia="ヒラギノ明朝 Pro W6"/>
              </w:rPr>
              <w:t>rankaiset</w:t>
            </w:r>
            <w:r w:rsidR="00983D0D">
              <w:rPr>
                <w:rFonts w:eastAsia="ヒラギノ明朝 Pro W6"/>
              </w:rPr>
              <w:t xml:space="preserve"> verbit</w:t>
            </w:r>
          </w:p>
        </w:tc>
        <w:tc>
          <w:tcPr>
            <w:tcW w:w="0" w:type="auto"/>
            <w:tcBorders>
              <w:top w:val="single" w:sz="6" w:space="0" w:color="000000"/>
              <w:bottom w:val="nil"/>
            </w:tcBorders>
            <w:shd w:val="clear" w:color="auto" w:fill="auto"/>
          </w:tcPr>
          <w:p w14:paraId="344027D1" w14:textId="77777777" w:rsidR="00BC7543" w:rsidRPr="0078588A" w:rsidRDefault="00BC7543" w:rsidP="008C42C4">
            <w:pPr>
              <w:spacing w:before="20" w:after="20"/>
              <w:contextualSpacing/>
              <w:rPr>
                <w:rFonts w:eastAsia="ヒラギノ明朝 Pro W6"/>
              </w:rPr>
            </w:pPr>
            <w:r w:rsidRPr="0078588A">
              <w:rPr>
                <w:rFonts w:eastAsia="ヒラギノ明朝 Pro W6"/>
              </w:rPr>
              <w:t>ol/la</w:t>
            </w:r>
          </w:p>
        </w:tc>
        <w:tc>
          <w:tcPr>
            <w:tcW w:w="0" w:type="auto"/>
            <w:tcBorders>
              <w:top w:val="single" w:sz="6" w:space="0" w:color="000000"/>
              <w:bottom w:val="nil"/>
            </w:tcBorders>
            <w:shd w:val="clear" w:color="auto" w:fill="auto"/>
          </w:tcPr>
          <w:p w14:paraId="1C444648" w14:textId="77777777" w:rsidR="00BC7543" w:rsidRPr="0078588A" w:rsidRDefault="00BC7543" w:rsidP="008C42C4">
            <w:pPr>
              <w:spacing w:before="20" w:after="20"/>
              <w:contextualSpacing/>
              <w:rPr>
                <w:rFonts w:eastAsia="ヒラギノ明朝 Pro W6"/>
              </w:rPr>
            </w:pPr>
            <w:r w:rsidRPr="0078588A">
              <w:rPr>
                <w:rFonts w:eastAsia="ヒラギノ明朝 Pro W6"/>
              </w:rPr>
              <w:t>ole</w:t>
            </w:r>
          </w:p>
        </w:tc>
        <w:tc>
          <w:tcPr>
            <w:tcW w:w="0" w:type="auto"/>
            <w:tcBorders>
              <w:top w:val="single" w:sz="6" w:space="0" w:color="000000"/>
              <w:bottom w:val="nil"/>
            </w:tcBorders>
            <w:shd w:val="clear" w:color="auto" w:fill="auto"/>
          </w:tcPr>
          <w:p w14:paraId="02490B55" w14:textId="77777777" w:rsidR="00BC7543" w:rsidRPr="0078588A" w:rsidRDefault="00BC7543" w:rsidP="008C42C4">
            <w:pPr>
              <w:spacing w:before="20" w:after="20"/>
              <w:contextualSpacing/>
              <w:rPr>
                <w:rFonts w:eastAsia="ヒラギノ明朝 Pro W6"/>
              </w:rPr>
            </w:pPr>
            <w:r w:rsidRPr="0078588A">
              <w:rPr>
                <w:rFonts w:eastAsia="ヒラギノ明朝 Pro W6"/>
              </w:rPr>
              <w:t>ol/khoon</w:t>
            </w:r>
          </w:p>
        </w:tc>
        <w:tc>
          <w:tcPr>
            <w:tcW w:w="0" w:type="auto"/>
            <w:tcBorders>
              <w:top w:val="single" w:sz="6" w:space="0" w:color="000000"/>
              <w:bottom w:val="nil"/>
            </w:tcBorders>
            <w:shd w:val="clear" w:color="auto" w:fill="auto"/>
          </w:tcPr>
          <w:p w14:paraId="474460D2" w14:textId="77777777" w:rsidR="00BC7543" w:rsidRPr="0078588A" w:rsidRDefault="00BC7543" w:rsidP="008C42C4">
            <w:pPr>
              <w:spacing w:before="20" w:after="20"/>
              <w:contextualSpacing/>
              <w:rPr>
                <w:rFonts w:eastAsia="ヒラギノ明朝 Pro W6"/>
              </w:rPr>
            </w:pPr>
            <w:r w:rsidRPr="0078588A">
              <w:rPr>
                <w:rFonts w:eastAsia="ヒラギノ明朝 Pro W6"/>
              </w:rPr>
              <w:t>ol/</w:t>
            </w:r>
            <w:r>
              <w:rPr>
                <w:rFonts w:eastAsia="ヒラギノ明朝 Pro W6"/>
              </w:rPr>
              <w:t>(</w:t>
            </w:r>
            <w:r w:rsidRPr="0078588A">
              <w:rPr>
                <w:rFonts w:eastAsia="ヒラギノ明朝 Pro W6"/>
              </w:rPr>
              <w:t>k</w:t>
            </w:r>
            <w:r>
              <w:rPr>
                <w:rFonts w:eastAsia="ヒラギノ明朝 Pro W6"/>
              </w:rPr>
              <w:t>)</w:t>
            </w:r>
            <w:r w:rsidRPr="0078588A">
              <w:rPr>
                <w:rFonts w:eastAsia="ヒラギノ明朝 Pro W6"/>
              </w:rPr>
              <w:t>kaa</w:t>
            </w:r>
          </w:p>
        </w:tc>
        <w:tc>
          <w:tcPr>
            <w:tcW w:w="0" w:type="auto"/>
            <w:tcBorders>
              <w:top w:val="single" w:sz="6" w:space="0" w:color="000000"/>
              <w:bottom w:val="nil"/>
            </w:tcBorders>
            <w:shd w:val="clear" w:color="auto" w:fill="auto"/>
          </w:tcPr>
          <w:p w14:paraId="254320D3" w14:textId="77777777" w:rsidR="00BC7543" w:rsidRPr="0078588A" w:rsidRDefault="00BC7543" w:rsidP="008C42C4">
            <w:pPr>
              <w:spacing w:before="20" w:after="20"/>
              <w:contextualSpacing/>
              <w:rPr>
                <w:rFonts w:eastAsia="ヒラギノ明朝 Pro W6"/>
              </w:rPr>
            </w:pPr>
            <w:r w:rsidRPr="0078588A">
              <w:rPr>
                <w:rFonts w:eastAsia="ヒラギノ明朝 Pro W6"/>
              </w:rPr>
              <w:t>ol/takhoon</w:t>
            </w:r>
          </w:p>
        </w:tc>
      </w:tr>
      <w:tr w:rsidR="00BC7543" w:rsidRPr="00A95D68" w14:paraId="6097FB0E" w14:textId="77777777" w:rsidTr="008C42C4">
        <w:trPr>
          <w:cantSplit/>
          <w:trHeight w:val="271"/>
        </w:trPr>
        <w:tc>
          <w:tcPr>
            <w:tcW w:w="0" w:type="auto"/>
            <w:vMerge/>
            <w:shd w:val="clear" w:color="auto" w:fill="auto"/>
          </w:tcPr>
          <w:p w14:paraId="41213157"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316E9BD7" w14:textId="77777777" w:rsidR="00BC7543" w:rsidRPr="0078588A" w:rsidRDefault="00BC7543" w:rsidP="008C42C4">
            <w:pPr>
              <w:spacing w:before="20" w:after="20"/>
              <w:contextualSpacing/>
              <w:rPr>
                <w:rFonts w:eastAsia="ヒラギノ明朝 Pro W6"/>
              </w:rPr>
            </w:pPr>
            <w:r w:rsidRPr="0078588A">
              <w:rPr>
                <w:rFonts w:eastAsia="ヒラギノ明朝 Pro W6"/>
              </w:rPr>
              <w:t>juos/ta</w:t>
            </w:r>
          </w:p>
        </w:tc>
        <w:tc>
          <w:tcPr>
            <w:tcW w:w="0" w:type="auto"/>
            <w:tcBorders>
              <w:top w:val="nil"/>
              <w:bottom w:val="nil"/>
            </w:tcBorders>
            <w:shd w:val="clear" w:color="auto" w:fill="auto"/>
          </w:tcPr>
          <w:p w14:paraId="7B5D5AA6" w14:textId="77777777" w:rsidR="00BC7543" w:rsidRPr="0078588A" w:rsidRDefault="00BC7543" w:rsidP="008C42C4">
            <w:pPr>
              <w:spacing w:before="20" w:after="20"/>
              <w:contextualSpacing/>
              <w:rPr>
                <w:rFonts w:eastAsia="ヒラギノ明朝 Pro W6"/>
              </w:rPr>
            </w:pPr>
            <w:r w:rsidRPr="0078588A">
              <w:rPr>
                <w:rFonts w:eastAsia="ヒラギノ明朝 Pro W6"/>
              </w:rPr>
              <w:t>juokse</w:t>
            </w:r>
          </w:p>
        </w:tc>
        <w:tc>
          <w:tcPr>
            <w:tcW w:w="0" w:type="auto"/>
            <w:tcBorders>
              <w:top w:val="nil"/>
              <w:bottom w:val="nil"/>
            </w:tcBorders>
            <w:shd w:val="clear" w:color="auto" w:fill="auto"/>
          </w:tcPr>
          <w:p w14:paraId="476B8073" w14:textId="77777777" w:rsidR="00BC7543" w:rsidRPr="0078588A" w:rsidRDefault="00BC7543" w:rsidP="008C42C4">
            <w:pPr>
              <w:spacing w:before="20" w:after="20"/>
              <w:contextualSpacing/>
              <w:rPr>
                <w:rFonts w:eastAsia="ヒラギノ明朝 Pro W6"/>
              </w:rPr>
            </w:pPr>
            <w:r w:rsidRPr="0078588A">
              <w:rPr>
                <w:rFonts w:eastAsia="ヒラギノ明朝 Pro W6"/>
              </w:rPr>
              <w:t>juos/khoon</w:t>
            </w:r>
          </w:p>
        </w:tc>
        <w:tc>
          <w:tcPr>
            <w:tcW w:w="0" w:type="auto"/>
            <w:tcBorders>
              <w:top w:val="nil"/>
              <w:bottom w:val="nil"/>
            </w:tcBorders>
            <w:shd w:val="clear" w:color="auto" w:fill="auto"/>
          </w:tcPr>
          <w:p w14:paraId="022B9638" w14:textId="77777777" w:rsidR="00BC7543" w:rsidRPr="0078588A" w:rsidRDefault="00BC7543" w:rsidP="008C42C4">
            <w:pPr>
              <w:spacing w:before="20" w:after="20"/>
              <w:contextualSpacing/>
              <w:rPr>
                <w:rFonts w:eastAsia="ヒラギノ明朝 Pro W6"/>
              </w:rPr>
            </w:pPr>
            <w:r w:rsidRPr="0078588A">
              <w:rPr>
                <w:rFonts w:eastAsia="ヒラギノ明朝 Pro W6"/>
              </w:rPr>
              <w:t>juos/kaa</w:t>
            </w:r>
          </w:p>
        </w:tc>
        <w:tc>
          <w:tcPr>
            <w:tcW w:w="0" w:type="auto"/>
            <w:tcBorders>
              <w:top w:val="nil"/>
              <w:bottom w:val="nil"/>
            </w:tcBorders>
            <w:shd w:val="clear" w:color="auto" w:fill="auto"/>
          </w:tcPr>
          <w:p w14:paraId="5D2E9F09" w14:textId="77777777" w:rsidR="00BC7543" w:rsidRPr="0078588A" w:rsidRDefault="00BC7543" w:rsidP="008C42C4">
            <w:pPr>
              <w:spacing w:before="20" w:after="20"/>
              <w:contextualSpacing/>
              <w:rPr>
                <w:rFonts w:eastAsia="ヒラギノ明朝 Pro W6"/>
              </w:rPr>
            </w:pPr>
            <w:r w:rsidRPr="0078588A">
              <w:rPr>
                <w:rFonts w:eastAsia="ヒラギノ明朝 Pro W6"/>
              </w:rPr>
              <w:t>juos/takhoon</w:t>
            </w:r>
          </w:p>
        </w:tc>
      </w:tr>
      <w:tr w:rsidR="00BC7543" w:rsidRPr="00A95D68" w14:paraId="2C935640" w14:textId="77777777" w:rsidTr="008C42C4">
        <w:trPr>
          <w:cantSplit/>
          <w:trHeight w:val="271"/>
        </w:trPr>
        <w:tc>
          <w:tcPr>
            <w:tcW w:w="0" w:type="auto"/>
            <w:vMerge/>
            <w:shd w:val="clear" w:color="auto" w:fill="auto"/>
          </w:tcPr>
          <w:p w14:paraId="41873050"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7A5539F0" w14:textId="77777777" w:rsidR="00BC7543" w:rsidRPr="0078588A" w:rsidRDefault="00BC7543" w:rsidP="008C42C4">
            <w:pPr>
              <w:spacing w:before="20" w:after="20"/>
              <w:contextualSpacing/>
              <w:rPr>
                <w:rFonts w:eastAsia="ヒラギノ明朝 Pro W6"/>
              </w:rPr>
            </w:pPr>
            <w:r w:rsidRPr="0078588A">
              <w:rPr>
                <w:rFonts w:eastAsia="ヒラギノ明朝 Pro W6"/>
              </w:rPr>
              <w:t>näh/đä</w:t>
            </w:r>
            <w:r>
              <w:rPr>
                <w:rFonts w:eastAsia="ヒラギノ明朝 Pro W6"/>
              </w:rPr>
              <w:t xml:space="preserve"> ~ näh/hä</w:t>
            </w:r>
          </w:p>
        </w:tc>
        <w:tc>
          <w:tcPr>
            <w:tcW w:w="0" w:type="auto"/>
            <w:tcBorders>
              <w:top w:val="nil"/>
              <w:bottom w:val="nil"/>
            </w:tcBorders>
            <w:shd w:val="clear" w:color="auto" w:fill="auto"/>
          </w:tcPr>
          <w:p w14:paraId="329C93F7" w14:textId="77777777" w:rsidR="00BC7543" w:rsidRPr="0078588A" w:rsidRDefault="00BC7543" w:rsidP="008C42C4">
            <w:pPr>
              <w:spacing w:before="20" w:after="20"/>
              <w:contextualSpacing/>
              <w:rPr>
                <w:rFonts w:eastAsia="ヒラギノ明朝 Pro W6"/>
              </w:rPr>
            </w:pPr>
            <w:r w:rsidRPr="0078588A">
              <w:rPr>
                <w:rFonts w:eastAsia="ヒラギノ明朝 Pro W6"/>
              </w:rPr>
              <w:t>nä</w:t>
            </w:r>
            <w:r>
              <w:rPr>
                <w:rFonts w:eastAsia="ヒラギノ明朝 Pro W6"/>
              </w:rPr>
              <w:t>(</w:t>
            </w:r>
            <w:r w:rsidRPr="0078588A">
              <w:rPr>
                <w:rFonts w:eastAsia="ヒラギノ明朝 Pro W6"/>
              </w:rPr>
              <w:t>j)e</w:t>
            </w:r>
          </w:p>
        </w:tc>
        <w:tc>
          <w:tcPr>
            <w:tcW w:w="0" w:type="auto"/>
            <w:tcBorders>
              <w:top w:val="nil"/>
              <w:bottom w:val="nil"/>
            </w:tcBorders>
            <w:shd w:val="clear" w:color="auto" w:fill="auto"/>
          </w:tcPr>
          <w:p w14:paraId="3BE5343C" w14:textId="77777777" w:rsidR="00BC7543" w:rsidRPr="0078588A" w:rsidRDefault="00BC7543" w:rsidP="008C42C4">
            <w:pPr>
              <w:spacing w:before="20" w:after="20"/>
              <w:contextualSpacing/>
              <w:rPr>
                <w:rFonts w:eastAsia="ヒラギノ明朝 Pro W6"/>
              </w:rPr>
            </w:pPr>
            <w:r w:rsidRPr="0078588A">
              <w:rPr>
                <w:rFonts w:eastAsia="ヒラギノ明朝 Pro W6"/>
              </w:rPr>
              <w:t>näh/khöön</w:t>
            </w:r>
          </w:p>
        </w:tc>
        <w:tc>
          <w:tcPr>
            <w:tcW w:w="0" w:type="auto"/>
            <w:tcBorders>
              <w:top w:val="nil"/>
              <w:bottom w:val="nil"/>
            </w:tcBorders>
            <w:shd w:val="clear" w:color="auto" w:fill="auto"/>
          </w:tcPr>
          <w:p w14:paraId="6311C2E7" w14:textId="77777777" w:rsidR="00BC7543" w:rsidRPr="0078588A" w:rsidRDefault="00BC7543" w:rsidP="008C42C4">
            <w:pPr>
              <w:spacing w:before="20" w:after="20"/>
              <w:contextualSpacing/>
              <w:rPr>
                <w:rFonts w:eastAsia="ヒラギノ明朝 Pro W6"/>
              </w:rPr>
            </w:pPr>
            <w:r w:rsidRPr="0078588A">
              <w:rPr>
                <w:rFonts w:eastAsia="ヒラギノ明朝 Pro W6"/>
              </w:rPr>
              <w:t>näh/kää</w:t>
            </w:r>
          </w:p>
        </w:tc>
        <w:tc>
          <w:tcPr>
            <w:tcW w:w="0" w:type="auto"/>
            <w:tcBorders>
              <w:top w:val="nil"/>
              <w:bottom w:val="nil"/>
            </w:tcBorders>
            <w:shd w:val="clear" w:color="auto" w:fill="auto"/>
          </w:tcPr>
          <w:p w14:paraId="3B6F0158" w14:textId="77777777" w:rsidR="00BC7543" w:rsidRPr="0078588A" w:rsidRDefault="00BC7543" w:rsidP="008C42C4">
            <w:pPr>
              <w:spacing w:before="20" w:after="20"/>
              <w:contextualSpacing/>
              <w:rPr>
                <w:rFonts w:eastAsia="ヒラギノ明朝 Pro W6"/>
              </w:rPr>
            </w:pPr>
            <w:r w:rsidRPr="0078588A">
              <w:rPr>
                <w:rFonts w:eastAsia="ヒラギノ明朝 Pro W6"/>
              </w:rPr>
              <w:t>näh/täkhöön</w:t>
            </w:r>
          </w:p>
        </w:tc>
      </w:tr>
      <w:tr w:rsidR="00BC7543" w:rsidRPr="00A95D68" w14:paraId="1D46092A" w14:textId="77777777" w:rsidTr="008C42C4">
        <w:trPr>
          <w:cantSplit/>
          <w:trHeight w:val="271"/>
        </w:trPr>
        <w:tc>
          <w:tcPr>
            <w:tcW w:w="0" w:type="auto"/>
            <w:vMerge/>
            <w:shd w:val="clear" w:color="auto" w:fill="auto"/>
          </w:tcPr>
          <w:p w14:paraId="2B60A174"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351EAE91" w14:textId="77777777" w:rsidR="00BC7543" w:rsidRPr="0078588A" w:rsidRDefault="00BC7543" w:rsidP="008C42C4">
            <w:pPr>
              <w:spacing w:before="20" w:after="20"/>
              <w:contextualSpacing/>
              <w:rPr>
                <w:rFonts w:eastAsia="ヒラギノ明朝 Pro W6"/>
              </w:rPr>
            </w:pPr>
            <w:r w:rsidRPr="0078588A">
              <w:rPr>
                <w:rFonts w:eastAsia="ヒラギノ明朝 Pro W6"/>
              </w:rPr>
              <w:t>ajatel/la</w:t>
            </w:r>
          </w:p>
        </w:tc>
        <w:tc>
          <w:tcPr>
            <w:tcW w:w="0" w:type="auto"/>
            <w:tcBorders>
              <w:top w:val="nil"/>
              <w:bottom w:val="nil"/>
            </w:tcBorders>
            <w:shd w:val="clear" w:color="auto" w:fill="auto"/>
          </w:tcPr>
          <w:p w14:paraId="751BB8D4" w14:textId="77777777" w:rsidR="00BC7543" w:rsidRPr="0078588A" w:rsidRDefault="00BC7543" w:rsidP="008C42C4">
            <w:pPr>
              <w:spacing w:before="20" w:after="20"/>
              <w:contextualSpacing/>
              <w:rPr>
                <w:rFonts w:eastAsia="ヒラギノ明朝 Pro W6"/>
              </w:rPr>
            </w:pPr>
            <w:r w:rsidRPr="0078588A">
              <w:rPr>
                <w:rFonts w:eastAsia="ヒラギノ明朝 Pro W6"/>
              </w:rPr>
              <w:t>ajattele</w:t>
            </w:r>
          </w:p>
        </w:tc>
        <w:tc>
          <w:tcPr>
            <w:tcW w:w="0" w:type="auto"/>
            <w:tcBorders>
              <w:top w:val="nil"/>
              <w:bottom w:val="nil"/>
            </w:tcBorders>
            <w:shd w:val="clear" w:color="auto" w:fill="auto"/>
          </w:tcPr>
          <w:p w14:paraId="438E9A25" w14:textId="77777777" w:rsidR="00BC7543" w:rsidRPr="0078588A" w:rsidRDefault="00BC7543" w:rsidP="008C42C4">
            <w:pPr>
              <w:spacing w:before="20" w:after="20"/>
              <w:contextualSpacing/>
              <w:rPr>
                <w:rFonts w:eastAsia="ヒラギノ明朝 Pro W6"/>
              </w:rPr>
            </w:pPr>
            <w:r w:rsidRPr="0078588A">
              <w:rPr>
                <w:rFonts w:eastAsia="ヒラギノ明朝 Pro W6"/>
              </w:rPr>
              <w:t>ajatel/khoon</w:t>
            </w:r>
          </w:p>
        </w:tc>
        <w:tc>
          <w:tcPr>
            <w:tcW w:w="0" w:type="auto"/>
            <w:tcBorders>
              <w:top w:val="nil"/>
              <w:bottom w:val="nil"/>
            </w:tcBorders>
            <w:shd w:val="clear" w:color="auto" w:fill="auto"/>
          </w:tcPr>
          <w:p w14:paraId="50BC6478" w14:textId="77777777" w:rsidR="00BC7543" w:rsidRPr="0078588A" w:rsidRDefault="00BC7543" w:rsidP="008C42C4">
            <w:pPr>
              <w:spacing w:before="20" w:after="20"/>
              <w:contextualSpacing/>
              <w:rPr>
                <w:rFonts w:eastAsia="ヒラギノ明朝 Pro W6"/>
              </w:rPr>
            </w:pPr>
            <w:r w:rsidRPr="0078588A">
              <w:rPr>
                <w:rFonts w:eastAsia="ヒラギノ明朝 Pro W6"/>
              </w:rPr>
              <w:t>ajatel/</w:t>
            </w:r>
            <w:r>
              <w:rPr>
                <w:rFonts w:eastAsia="ヒラギノ明朝 Pro W6"/>
              </w:rPr>
              <w:t>(</w:t>
            </w:r>
            <w:r w:rsidRPr="0078588A">
              <w:rPr>
                <w:rFonts w:eastAsia="ヒラギノ明朝 Pro W6"/>
              </w:rPr>
              <w:t>k)kaa</w:t>
            </w:r>
          </w:p>
        </w:tc>
        <w:tc>
          <w:tcPr>
            <w:tcW w:w="0" w:type="auto"/>
            <w:tcBorders>
              <w:top w:val="nil"/>
              <w:bottom w:val="nil"/>
            </w:tcBorders>
            <w:shd w:val="clear" w:color="auto" w:fill="auto"/>
          </w:tcPr>
          <w:p w14:paraId="66672011" w14:textId="77777777" w:rsidR="00BC7543" w:rsidRPr="0078588A" w:rsidRDefault="00BC7543" w:rsidP="008C42C4">
            <w:pPr>
              <w:spacing w:before="20" w:after="20"/>
              <w:contextualSpacing/>
              <w:rPr>
                <w:rFonts w:eastAsia="ヒラギノ明朝 Pro W6"/>
              </w:rPr>
            </w:pPr>
            <w:r w:rsidRPr="0078588A">
              <w:rPr>
                <w:rFonts w:eastAsia="ヒラギノ明朝 Pro W6"/>
              </w:rPr>
              <w:t>ajatel/takhoon</w:t>
            </w:r>
          </w:p>
        </w:tc>
      </w:tr>
      <w:tr w:rsidR="00BC7543" w:rsidRPr="00A95D68" w14:paraId="531C4681" w14:textId="77777777" w:rsidTr="008C42C4">
        <w:trPr>
          <w:cantSplit/>
          <w:trHeight w:val="271"/>
        </w:trPr>
        <w:tc>
          <w:tcPr>
            <w:tcW w:w="0" w:type="auto"/>
            <w:vMerge/>
            <w:shd w:val="clear" w:color="auto" w:fill="auto"/>
          </w:tcPr>
          <w:p w14:paraId="22DA53B2" w14:textId="77777777" w:rsidR="00BC7543" w:rsidRPr="0078588A" w:rsidRDefault="00BC7543" w:rsidP="008C42C4">
            <w:pPr>
              <w:spacing w:before="20" w:after="20"/>
              <w:contextualSpacing/>
              <w:rPr>
                <w:rFonts w:eastAsia="ヒラギノ明朝 Pro W6"/>
              </w:rPr>
            </w:pPr>
          </w:p>
        </w:tc>
        <w:tc>
          <w:tcPr>
            <w:tcW w:w="0" w:type="auto"/>
            <w:tcBorders>
              <w:top w:val="nil"/>
              <w:bottom w:val="single" w:sz="6" w:space="0" w:color="000000"/>
            </w:tcBorders>
            <w:shd w:val="clear" w:color="auto" w:fill="auto"/>
          </w:tcPr>
          <w:p w14:paraId="2CC9996C" w14:textId="77777777" w:rsidR="00BC7543" w:rsidRPr="0078588A" w:rsidRDefault="00BC7543" w:rsidP="008C42C4">
            <w:pPr>
              <w:spacing w:before="20" w:after="20"/>
              <w:contextualSpacing/>
              <w:rPr>
                <w:rFonts w:eastAsia="ヒラギノ明朝 Pro W6"/>
              </w:rPr>
            </w:pPr>
            <w:r w:rsidRPr="0078588A">
              <w:rPr>
                <w:rFonts w:eastAsia="ヒラギノ明朝 Pro W6"/>
              </w:rPr>
              <w:t>auka</w:t>
            </w:r>
            <w:r>
              <w:rPr>
                <w:rFonts w:eastAsia="ヒラギノ明朝 Pro W6"/>
              </w:rPr>
              <w:t>(</w:t>
            </w:r>
            <w:r w:rsidRPr="0078588A">
              <w:rPr>
                <w:rFonts w:eastAsia="ヒラギノ明朝 Pro W6"/>
              </w:rPr>
              <w:t>i)s/ta</w:t>
            </w:r>
          </w:p>
        </w:tc>
        <w:tc>
          <w:tcPr>
            <w:tcW w:w="0" w:type="auto"/>
            <w:tcBorders>
              <w:top w:val="nil"/>
              <w:bottom w:val="single" w:sz="6" w:space="0" w:color="000000"/>
            </w:tcBorders>
            <w:shd w:val="clear" w:color="auto" w:fill="auto"/>
          </w:tcPr>
          <w:p w14:paraId="4D0FA232" w14:textId="77777777" w:rsidR="00BC7543" w:rsidRPr="0078588A" w:rsidRDefault="00BC7543" w:rsidP="008C42C4">
            <w:pPr>
              <w:spacing w:before="20" w:after="20"/>
              <w:contextualSpacing/>
              <w:rPr>
                <w:rFonts w:eastAsia="ヒラギノ明朝 Pro W6"/>
              </w:rPr>
            </w:pPr>
            <w:r w:rsidRPr="0078588A">
              <w:rPr>
                <w:rFonts w:eastAsia="ヒラギノ明朝 Pro W6"/>
              </w:rPr>
              <w:t>auka</w:t>
            </w:r>
            <w:r>
              <w:rPr>
                <w:rFonts w:eastAsia="ヒラギノ明朝 Pro W6"/>
              </w:rPr>
              <w:t>(</w:t>
            </w:r>
            <w:r w:rsidRPr="0078588A">
              <w:rPr>
                <w:rFonts w:eastAsia="ヒラギノ明朝 Pro W6"/>
              </w:rPr>
              <w:t>i)se</w:t>
            </w:r>
          </w:p>
        </w:tc>
        <w:tc>
          <w:tcPr>
            <w:tcW w:w="0" w:type="auto"/>
            <w:tcBorders>
              <w:top w:val="nil"/>
              <w:bottom w:val="single" w:sz="6" w:space="0" w:color="000000"/>
            </w:tcBorders>
            <w:shd w:val="clear" w:color="auto" w:fill="auto"/>
          </w:tcPr>
          <w:p w14:paraId="6BCE2975" w14:textId="77777777" w:rsidR="00BC7543" w:rsidRPr="0078588A" w:rsidRDefault="00BC7543" w:rsidP="008C42C4">
            <w:pPr>
              <w:spacing w:before="20" w:after="20"/>
              <w:contextualSpacing/>
              <w:rPr>
                <w:rFonts w:eastAsia="ヒラギノ明朝 Pro W6"/>
              </w:rPr>
            </w:pPr>
            <w:r w:rsidRPr="0078588A">
              <w:rPr>
                <w:rFonts w:eastAsia="ヒラギノ明朝 Pro W6"/>
              </w:rPr>
              <w:t>auka</w:t>
            </w:r>
            <w:r>
              <w:rPr>
                <w:rFonts w:eastAsia="ヒラギノ明朝 Pro W6"/>
              </w:rPr>
              <w:t>(</w:t>
            </w:r>
            <w:r w:rsidRPr="0078588A">
              <w:rPr>
                <w:rFonts w:eastAsia="ヒラギノ明朝 Pro W6"/>
              </w:rPr>
              <w:t>i)s/khoon</w:t>
            </w:r>
          </w:p>
        </w:tc>
        <w:tc>
          <w:tcPr>
            <w:tcW w:w="0" w:type="auto"/>
            <w:tcBorders>
              <w:top w:val="nil"/>
              <w:bottom w:val="single" w:sz="6" w:space="0" w:color="000000"/>
            </w:tcBorders>
            <w:shd w:val="clear" w:color="auto" w:fill="auto"/>
          </w:tcPr>
          <w:p w14:paraId="5F1970C7" w14:textId="77777777" w:rsidR="00BC7543" w:rsidRPr="0078588A" w:rsidRDefault="00BC7543" w:rsidP="008C42C4">
            <w:pPr>
              <w:spacing w:before="20" w:after="20"/>
              <w:contextualSpacing/>
              <w:rPr>
                <w:rFonts w:eastAsia="ヒラギノ明朝 Pro W6"/>
              </w:rPr>
            </w:pPr>
            <w:r w:rsidRPr="0078588A">
              <w:rPr>
                <w:rFonts w:eastAsia="ヒラギノ明朝 Pro W6"/>
              </w:rPr>
              <w:t>auka</w:t>
            </w:r>
            <w:r>
              <w:rPr>
                <w:rFonts w:eastAsia="ヒラギノ明朝 Pro W6"/>
              </w:rPr>
              <w:t>(</w:t>
            </w:r>
            <w:r w:rsidRPr="0078588A">
              <w:rPr>
                <w:rFonts w:eastAsia="ヒラギノ明朝 Pro W6"/>
              </w:rPr>
              <w:t>i)s/kaa</w:t>
            </w:r>
          </w:p>
        </w:tc>
        <w:tc>
          <w:tcPr>
            <w:tcW w:w="0" w:type="auto"/>
            <w:tcBorders>
              <w:top w:val="nil"/>
              <w:bottom w:val="single" w:sz="6" w:space="0" w:color="000000"/>
            </w:tcBorders>
            <w:shd w:val="clear" w:color="auto" w:fill="auto"/>
          </w:tcPr>
          <w:p w14:paraId="6E08651F" w14:textId="77777777" w:rsidR="00BC7543" w:rsidRPr="0078588A" w:rsidRDefault="00BC7543" w:rsidP="008C42C4">
            <w:pPr>
              <w:spacing w:before="20" w:after="20"/>
              <w:contextualSpacing/>
              <w:rPr>
                <w:rFonts w:eastAsia="ヒラギノ明朝 Pro W6"/>
              </w:rPr>
            </w:pPr>
            <w:r w:rsidRPr="0078588A">
              <w:rPr>
                <w:rFonts w:eastAsia="ヒラギノ明朝 Pro W6"/>
              </w:rPr>
              <w:t>auka</w:t>
            </w:r>
            <w:r>
              <w:rPr>
                <w:rFonts w:eastAsia="ヒラギノ明朝 Pro W6"/>
              </w:rPr>
              <w:t>(</w:t>
            </w:r>
            <w:r w:rsidRPr="0078588A">
              <w:rPr>
                <w:rFonts w:eastAsia="ヒラギノ明朝 Pro W6"/>
              </w:rPr>
              <w:t>i)s/takhoon</w:t>
            </w:r>
          </w:p>
        </w:tc>
      </w:tr>
      <w:tr w:rsidR="00BC7543" w:rsidRPr="00A95D68" w14:paraId="43D24C98" w14:textId="77777777" w:rsidTr="008C42C4">
        <w:trPr>
          <w:trHeight w:val="299"/>
        </w:trPr>
        <w:tc>
          <w:tcPr>
            <w:tcW w:w="0" w:type="auto"/>
            <w:vMerge w:val="restart"/>
            <w:shd w:val="clear" w:color="auto" w:fill="auto"/>
          </w:tcPr>
          <w:p w14:paraId="7EC9A098" w14:textId="1CDF2136" w:rsidR="00BC7543" w:rsidRPr="0078588A" w:rsidRDefault="00C0631E" w:rsidP="008C42C4">
            <w:pPr>
              <w:spacing w:before="20" w:after="20"/>
              <w:contextualSpacing/>
              <w:rPr>
                <w:rFonts w:eastAsia="ヒラギノ明朝 Pro W6"/>
              </w:rPr>
            </w:pPr>
            <w:r>
              <w:rPr>
                <w:rFonts w:eastAsia="ヒラギノ明朝 Pro W6"/>
              </w:rPr>
              <w:t>4</w:t>
            </w:r>
            <w:r w:rsidR="007339CB">
              <w:rPr>
                <w:rFonts w:eastAsia="ヒラギノ明朝 Pro W6"/>
              </w:rPr>
              <w:t xml:space="preserve"> Tuplavokaali</w:t>
            </w:r>
            <w:r w:rsidR="00BC7543" w:rsidRPr="0078588A">
              <w:rPr>
                <w:rFonts w:eastAsia="ヒラギノ明朝 Pro W6"/>
              </w:rPr>
              <w:t>rankaiset</w:t>
            </w:r>
            <w:r w:rsidR="00983D0D">
              <w:rPr>
                <w:rFonts w:eastAsia="ヒラギノ明朝 Pro W6"/>
              </w:rPr>
              <w:t xml:space="preserve"> verbit</w:t>
            </w:r>
          </w:p>
        </w:tc>
        <w:tc>
          <w:tcPr>
            <w:tcW w:w="0" w:type="auto"/>
            <w:tcBorders>
              <w:bottom w:val="nil"/>
            </w:tcBorders>
            <w:shd w:val="clear" w:color="auto" w:fill="auto"/>
          </w:tcPr>
          <w:p w14:paraId="1822F057" w14:textId="77777777" w:rsidR="00BC7543" w:rsidRPr="0078588A" w:rsidRDefault="00BC7543" w:rsidP="008C42C4">
            <w:pPr>
              <w:spacing w:before="20" w:after="20"/>
              <w:contextualSpacing/>
              <w:rPr>
                <w:rFonts w:eastAsia="ヒラギノ明朝 Pro W6"/>
              </w:rPr>
            </w:pPr>
            <w:r w:rsidRPr="0078588A">
              <w:rPr>
                <w:rFonts w:eastAsia="ヒラギノ明朝 Pro W6"/>
              </w:rPr>
              <w:t>kyyti/tä</w:t>
            </w:r>
          </w:p>
        </w:tc>
        <w:tc>
          <w:tcPr>
            <w:tcW w:w="0" w:type="auto"/>
            <w:tcBorders>
              <w:bottom w:val="nil"/>
            </w:tcBorders>
            <w:shd w:val="clear" w:color="auto" w:fill="auto"/>
          </w:tcPr>
          <w:p w14:paraId="0F6AFCAB" w14:textId="77777777" w:rsidR="00BC7543" w:rsidRPr="0078588A" w:rsidRDefault="00BC7543" w:rsidP="008C42C4">
            <w:pPr>
              <w:spacing w:before="20" w:after="20"/>
              <w:contextualSpacing/>
              <w:rPr>
                <w:rFonts w:eastAsia="ヒラギノ明朝 Pro W6"/>
              </w:rPr>
            </w:pPr>
            <w:r w:rsidRPr="0078588A">
              <w:rPr>
                <w:rFonts w:eastAsia="ヒラギノ明朝 Pro W6"/>
              </w:rPr>
              <w:t>kyytitte</w:t>
            </w:r>
          </w:p>
        </w:tc>
        <w:tc>
          <w:tcPr>
            <w:tcW w:w="0" w:type="auto"/>
            <w:tcBorders>
              <w:bottom w:val="nil"/>
            </w:tcBorders>
            <w:shd w:val="clear" w:color="auto" w:fill="auto"/>
          </w:tcPr>
          <w:p w14:paraId="166BF567" w14:textId="77777777" w:rsidR="00BC7543" w:rsidRPr="0078588A" w:rsidRDefault="00BC7543" w:rsidP="008C42C4">
            <w:pPr>
              <w:spacing w:before="20" w:after="20"/>
              <w:contextualSpacing/>
              <w:rPr>
                <w:rFonts w:eastAsia="ヒラギノ明朝 Pro W6"/>
              </w:rPr>
            </w:pPr>
            <w:r w:rsidRPr="0078588A">
              <w:rPr>
                <w:rFonts w:eastAsia="ヒラギノ明朝 Pro W6"/>
              </w:rPr>
              <w:t>kyyti/khöön</w:t>
            </w:r>
          </w:p>
        </w:tc>
        <w:tc>
          <w:tcPr>
            <w:tcW w:w="0" w:type="auto"/>
            <w:tcBorders>
              <w:bottom w:val="nil"/>
            </w:tcBorders>
            <w:shd w:val="clear" w:color="auto" w:fill="auto"/>
          </w:tcPr>
          <w:p w14:paraId="46B23C9F" w14:textId="77777777" w:rsidR="00BC7543" w:rsidRPr="0078588A" w:rsidRDefault="00BC7543" w:rsidP="008C42C4">
            <w:pPr>
              <w:spacing w:before="20" w:after="20"/>
              <w:contextualSpacing/>
              <w:rPr>
                <w:rFonts w:eastAsia="ヒラギノ明朝 Pro W6"/>
              </w:rPr>
            </w:pPr>
            <w:r w:rsidRPr="0078588A">
              <w:rPr>
                <w:rFonts w:eastAsia="ヒラギノ明朝 Pro W6"/>
              </w:rPr>
              <w:t>kyyti/kkää</w:t>
            </w:r>
          </w:p>
        </w:tc>
        <w:tc>
          <w:tcPr>
            <w:tcW w:w="0" w:type="auto"/>
            <w:tcBorders>
              <w:bottom w:val="nil"/>
            </w:tcBorders>
            <w:shd w:val="clear" w:color="auto" w:fill="auto"/>
          </w:tcPr>
          <w:p w14:paraId="3ECC6F30" w14:textId="77777777" w:rsidR="00BC7543" w:rsidRPr="0078588A" w:rsidRDefault="00BC7543" w:rsidP="008C42C4">
            <w:pPr>
              <w:spacing w:before="20" w:after="20"/>
              <w:contextualSpacing/>
              <w:rPr>
                <w:rFonts w:eastAsia="ヒラギノ明朝 Pro W6"/>
              </w:rPr>
            </w:pPr>
            <w:r w:rsidRPr="0078588A">
              <w:rPr>
                <w:rFonts w:eastAsia="ヒラギノ明朝 Pro W6"/>
              </w:rPr>
              <w:t>kyyti/ttäkhöön</w:t>
            </w:r>
          </w:p>
        </w:tc>
      </w:tr>
      <w:tr w:rsidR="00BC7543" w:rsidRPr="00A95D68" w14:paraId="30FCCC36" w14:textId="77777777" w:rsidTr="008C42C4">
        <w:trPr>
          <w:trHeight w:val="299"/>
        </w:trPr>
        <w:tc>
          <w:tcPr>
            <w:tcW w:w="0" w:type="auto"/>
            <w:vMerge/>
            <w:shd w:val="clear" w:color="auto" w:fill="auto"/>
          </w:tcPr>
          <w:p w14:paraId="75D139FC"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76AA5F6C" w14:textId="77777777" w:rsidR="00BC7543" w:rsidRPr="0078588A" w:rsidRDefault="00BC7543" w:rsidP="008C42C4">
            <w:pPr>
              <w:spacing w:before="20" w:after="20"/>
              <w:contextualSpacing/>
              <w:rPr>
                <w:rFonts w:eastAsia="ヒラギノ明朝 Pro W6"/>
              </w:rPr>
            </w:pPr>
            <w:r w:rsidRPr="0078588A">
              <w:rPr>
                <w:rFonts w:eastAsia="ヒラギノ明朝 Pro W6"/>
              </w:rPr>
              <w:t>piikaroi/ta</w:t>
            </w:r>
          </w:p>
        </w:tc>
        <w:tc>
          <w:tcPr>
            <w:tcW w:w="0" w:type="auto"/>
            <w:tcBorders>
              <w:top w:val="nil"/>
              <w:bottom w:val="nil"/>
            </w:tcBorders>
            <w:shd w:val="clear" w:color="auto" w:fill="auto"/>
          </w:tcPr>
          <w:p w14:paraId="011B9B37" w14:textId="77777777" w:rsidR="00BC7543" w:rsidRPr="0078588A" w:rsidRDefault="00BC7543" w:rsidP="008C42C4">
            <w:pPr>
              <w:spacing w:before="20" w:after="20"/>
              <w:contextualSpacing/>
              <w:rPr>
                <w:rFonts w:eastAsia="ヒラギノ明朝 Pro W6"/>
              </w:rPr>
            </w:pPr>
            <w:r w:rsidRPr="0078588A">
              <w:rPr>
                <w:rFonts w:eastAsia="ヒラギノ明朝 Pro W6"/>
              </w:rPr>
              <w:t>piikaroitte</w:t>
            </w:r>
          </w:p>
        </w:tc>
        <w:tc>
          <w:tcPr>
            <w:tcW w:w="0" w:type="auto"/>
            <w:tcBorders>
              <w:top w:val="nil"/>
              <w:bottom w:val="nil"/>
            </w:tcBorders>
            <w:shd w:val="clear" w:color="auto" w:fill="auto"/>
          </w:tcPr>
          <w:p w14:paraId="1B1E2C87" w14:textId="77777777" w:rsidR="00BC7543" w:rsidRPr="0078588A" w:rsidRDefault="00BC7543" w:rsidP="008C42C4">
            <w:pPr>
              <w:spacing w:before="20" w:after="20"/>
              <w:contextualSpacing/>
              <w:rPr>
                <w:rFonts w:eastAsia="ヒラギノ明朝 Pro W6"/>
              </w:rPr>
            </w:pPr>
            <w:r w:rsidRPr="0078588A">
              <w:rPr>
                <w:rFonts w:eastAsia="ヒラギノ明朝 Pro W6"/>
              </w:rPr>
              <w:t>piikaroi/khoon</w:t>
            </w:r>
          </w:p>
        </w:tc>
        <w:tc>
          <w:tcPr>
            <w:tcW w:w="0" w:type="auto"/>
            <w:tcBorders>
              <w:top w:val="nil"/>
              <w:bottom w:val="nil"/>
            </w:tcBorders>
            <w:shd w:val="clear" w:color="auto" w:fill="auto"/>
          </w:tcPr>
          <w:p w14:paraId="6F9EFC93" w14:textId="77777777" w:rsidR="00BC7543" w:rsidRPr="0078588A" w:rsidRDefault="00BC7543" w:rsidP="008C42C4">
            <w:pPr>
              <w:spacing w:before="20" w:after="20"/>
              <w:contextualSpacing/>
              <w:rPr>
                <w:rFonts w:eastAsia="ヒラギノ明朝 Pro W6"/>
              </w:rPr>
            </w:pPr>
            <w:r w:rsidRPr="0078588A">
              <w:rPr>
                <w:rFonts w:eastAsia="ヒラギノ明朝 Pro W6"/>
              </w:rPr>
              <w:t>piikaroi/kkaa</w:t>
            </w:r>
          </w:p>
        </w:tc>
        <w:tc>
          <w:tcPr>
            <w:tcW w:w="0" w:type="auto"/>
            <w:tcBorders>
              <w:top w:val="nil"/>
              <w:bottom w:val="nil"/>
            </w:tcBorders>
            <w:shd w:val="clear" w:color="auto" w:fill="auto"/>
          </w:tcPr>
          <w:p w14:paraId="414C8E53" w14:textId="77777777" w:rsidR="00BC7543" w:rsidRPr="0078588A" w:rsidRDefault="00BC7543" w:rsidP="008C42C4">
            <w:pPr>
              <w:spacing w:before="20" w:after="20"/>
              <w:contextualSpacing/>
              <w:rPr>
                <w:rFonts w:eastAsia="ヒラギノ明朝 Pro W6"/>
              </w:rPr>
            </w:pPr>
            <w:r w:rsidRPr="0078588A">
              <w:rPr>
                <w:rFonts w:eastAsia="ヒラギノ明朝 Pro W6"/>
              </w:rPr>
              <w:t>piikaroi/ttakhoon</w:t>
            </w:r>
          </w:p>
        </w:tc>
      </w:tr>
      <w:tr w:rsidR="00BC7543" w:rsidRPr="00A95D68" w14:paraId="33447310" w14:textId="77777777" w:rsidTr="008C42C4">
        <w:trPr>
          <w:trHeight w:val="299"/>
        </w:trPr>
        <w:tc>
          <w:tcPr>
            <w:tcW w:w="0" w:type="auto"/>
            <w:vMerge/>
            <w:shd w:val="clear" w:color="auto" w:fill="auto"/>
          </w:tcPr>
          <w:p w14:paraId="6D330716"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59A3BE2B" w14:textId="77777777" w:rsidR="00BC7543" w:rsidRPr="0078588A" w:rsidRDefault="00BC7543" w:rsidP="008C42C4">
            <w:pPr>
              <w:spacing w:before="20" w:after="20"/>
              <w:contextualSpacing/>
              <w:rPr>
                <w:rFonts w:eastAsia="ヒラギノ明朝 Pro W6"/>
              </w:rPr>
            </w:pPr>
            <w:r w:rsidRPr="0078588A">
              <w:rPr>
                <w:rFonts w:eastAsia="ヒラギノ明朝 Pro W6"/>
              </w:rPr>
              <w:t>li</w:t>
            </w:r>
            <w:r>
              <w:rPr>
                <w:rFonts w:eastAsia="ヒラギノ明朝 Pro W6"/>
              </w:rPr>
              <w:t>(</w:t>
            </w:r>
            <w:r w:rsidRPr="0078588A">
              <w:rPr>
                <w:rFonts w:eastAsia="ヒラギノ明朝 Pro W6"/>
              </w:rPr>
              <w:t>j)e/tä</w:t>
            </w:r>
          </w:p>
        </w:tc>
        <w:tc>
          <w:tcPr>
            <w:tcW w:w="0" w:type="auto"/>
            <w:tcBorders>
              <w:top w:val="nil"/>
              <w:bottom w:val="nil"/>
            </w:tcBorders>
            <w:shd w:val="clear" w:color="auto" w:fill="auto"/>
          </w:tcPr>
          <w:p w14:paraId="79C3561A" w14:textId="77777777" w:rsidR="00BC7543" w:rsidRPr="0078588A" w:rsidRDefault="00BC7543" w:rsidP="008C42C4">
            <w:pPr>
              <w:spacing w:before="20" w:after="20"/>
              <w:contextualSpacing/>
              <w:rPr>
                <w:rFonts w:eastAsia="ヒラギノ明朝 Pro W6"/>
              </w:rPr>
            </w:pPr>
            <w:r w:rsidRPr="0078588A">
              <w:rPr>
                <w:rFonts w:eastAsia="ヒラギノ明朝 Pro W6"/>
              </w:rPr>
              <w:t>likene</w:t>
            </w:r>
          </w:p>
        </w:tc>
        <w:tc>
          <w:tcPr>
            <w:tcW w:w="0" w:type="auto"/>
            <w:tcBorders>
              <w:top w:val="nil"/>
              <w:bottom w:val="nil"/>
            </w:tcBorders>
            <w:shd w:val="clear" w:color="auto" w:fill="auto"/>
          </w:tcPr>
          <w:p w14:paraId="55CB2585" w14:textId="77777777" w:rsidR="00BC7543" w:rsidRPr="0078588A" w:rsidRDefault="00BC7543" w:rsidP="008C42C4">
            <w:pPr>
              <w:spacing w:before="20" w:after="20"/>
              <w:contextualSpacing/>
              <w:rPr>
                <w:rFonts w:eastAsia="ヒラギノ明朝 Pro W6"/>
              </w:rPr>
            </w:pPr>
            <w:r w:rsidRPr="0078588A">
              <w:rPr>
                <w:rFonts w:eastAsia="ヒラギノ明朝 Pro W6"/>
              </w:rPr>
              <w:t>li</w:t>
            </w:r>
            <w:r>
              <w:rPr>
                <w:rFonts w:eastAsia="ヒラギノ明朝 Pro W6"/>
              </w:rPr>
              <w:t>(</w:t>
            </w:r>
            <w:r w:rsidRPr="0078588A">
              <w:rPr>
                <w:rFonts w:eastAsia="ヒラギノ明朝 Pro W6"/>
              </w:rPr>
              <w:t>j)e/khöön</w:t>
            </w:r>
          </w:p>
        </w:tc>
        <w:tc>
          <w:tcPr>
            <w:tcW w:w="0" w:type="auto"/>
            <w:tcBorders>
              <w:top w:val="nil"/>
              <w:bottom w:val="nil"/>
            </w:tcBorders>
            <w:shd w:val="clear" w:color="auto" w:fill="auto"/>
          </w:tcPr>
          <w:p w14:paraId="6D6B45BE" w14:textId="77777777" w:rsidR="00BC7543" w:rsidRPr="0078588A" w:rsidRDefault="00BC7543" w:rsidP="008C42C4">
            <w:pPr>
              <w:spacing w:before="20" w:after="20"/>
              <w:contextualSpacing/>
              <w:rPr>
                <w:rFonts w:eastAsia="ヒラギノ明朝 Pro W6"/>
              </w:rPr>
            </w:pPr>
            <w:r w:rsidRPr="0078588A">
              <w:rPr>
                <w:rFonts w:eastAsia="ヒラギノ明朝 Pro W6"/>
              </w:rPr>
              <w:t>li</w:t>
            </w:r>
            <w:r>
              <w:rPr>
                <w:rFonts w:eastAsia="ヒラギノ明朝 Pro W6"/>
              </w:rPr>
              <w:t>(</w:t>
            </w:r>
            <w:r w:rsidRPr="0078588A">
              <w:rPr>
                <w:rFonts w:eastAsia="ヒラギノ明朝 Pro W6"/>
              </w:rPr>
              <w:t>j)e/kkää</w:t>
            </w:r>
          </w:p>
        </w:tc>
        <w:tc>
          <w:tcPr>
            <w:tcW w:w="0" w:type="auto"/>
            <w:tcBorders>
              <w:top w:val="nil"/>
              <w:bottom w:val="nil"/>
            </w:tcBorders>
            <w:shd w:val="clear" w:color="auto" w:fill="auto"/>
          </w:tcPr>
          <w:p w14:paraId="475F6F7A" w14:textId="77777777" w:rsidR="00BC7543" w:rsidRPr="0078588A" w:rsidRDefault="00BC7543" w:rsidP="008C42C4">
            <w:pPr>
              <w:spacing w:before="20" w:after="20"/>
              <w:contextualSpacing/>
              <w:rPr>
                <w:rFonts w:eastAsia="ヒラギノ明朝 Pro W6"/>
              </w:rPr>
            </w:pPr>
            <w:r w:rsidRPr="0078588A">
              <w:rPr>
                <w:rFonts w:eastAsia="ヒラギノ明朝 Pro W6"/>
              </w:rPr>
              <w:t>li</w:t>
            </w:r>
            <w:r>
              <w:rPr>
                <w:rFonts w:eastAsia="ヒラギノ明朝 Pro W6"/>
              </w:rPr>
              <w:t>(</w:t>
            </w:r>
            <w:r w:rsidRPr="0078588A">
              <w:rPr>
                <w:rFonts w:eastAsia="ヒラギノ明朝 Pro W6"/>
              </w:rPr>
              <w:t>j)e/ttäkhöön</w:t>
            </w:r>
          </w:p>
        </w:tc>
      </w:tr>
      <w:tr w:rsidR="00BC7543" w:rsidRPr="00A95D68" w14:paraId="0CC4F0D1" w14:textId="77777777" w:rsidTr="008C42C4">
        <w:trPr>
          <w:trHeight w:val="299"/>
        </w:trPr>
        <w:tc>
          <w:tcPr>
            <w:tcW w:w="0" w:type="auto"/>
            <w:vMerge/>
            <w:shd w:val="clear" w:color="auto" w:fill="auto"/>
          </w:tcPr>
          <w:p w14:paraId="63FEFB30"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47F73A20" w14:textId="77777777" w:rsidR="00BC7543" w:rsidRPr="0078588A" w:rsidRDefault="00BC7543" w:rsidP="008C42C4">
            <w:pPr>
              <w:spacing w:before="20" w:after="20"/>
              <w:contextualSpacing/>
              <w:rPr>
                <w:rFonts w:eastAsia="ヒラギノ明朝 Pro W6"/>
              </w:rPr>
            </w:pPr>
            <w:r w:rsidRPr="0078588A">
              <w:rPr>
                <w:rFonts w:eastAsia="ヒラギノ明朝 Pro W6"/>
              </w:rPr>
              <w:t>vanhe/ta</w:t>
            </w:r>
          </w:p>
        </w:tc>
        <w:tc>
          <w:tcPr>
            <w:tcW w:w="0" w:type="auto"/>
            <w:tcBorders>
              <w:top w:val="nil"/>
              <w:bottom w:val="nil"/>
            </w:tcBorders>
            <w:shd w:val="clear" w:color="auto" w:fill="auto"/>
          </w:tcPr>
          <w:p w14:paraId="727DC7B9" w14:textId="77777777" w:rsidR="00BC7543" w:rsidRPr="0078588A" w:rsidRDefault="00BC7543" w:rsidP="008C42C4">
            <w:pPr>
              <w:spacing w:before="20" w:after="20"/>
              <w:contextualSpacing/>
              <w:rPr>
                <w:rFonts w:eastAsia="ヒラギノ明朝 Pro W6"/>
              </w:rPr>
            </w:pPr>
            <w:r w:rsidRPr="0078588A">
              <w:rPr>
                <w:rFonts w:eastAsia="ヒラギノ明朝 Pro W6"/>
              </w:rPr>
              <w:t>vanhene</w:t>
            </w:r>
          </w:p>
        </w:tc>
        <w:tc>
          <w:tcPr>
            <w:tcW w:w="0" w:type="auto"/>
            <w:tcBorders>
              <w:top w:val="nil"/>
              <w:bottom w:val="nil"/>
            </w:tcBorders>
            <w:shd w:val="clear" w:color="auto" w:fill="auto"/>
          </w:tcPr>
          <w:p w14:paraId="5E63E5D6" w14:textId="77777777" w:rsidR="00BC7543" w:rsidRPr="0078588A" w:rsidRDefault="00BC7543" w:rsidP="008C42C4">
            <w:pPr>
              <w:spacing w:before="20" w:after="20"/>
              <w:contextualSpacing/>
              <w:rPr>
                <w:rFonts w:eastAsia="ヒラギノ明朝 Pro W6"/>
              </w:rPr>
            </w:pPr>
            <w:r w:rsidRPr="0078588A">
              <w:rPr>
                <w:rFonts w:eastAsia="ヒラギノ明朝 Pro W6"/>
              </w:rPr>
              <w:t>vanhe/khoon</w:t>
            </w:r>
          </w:p>
        </w:tc>
        <w:tc>
          <w:tcPr>
            <w:tcW w:w="0" w:type="auto"/>
            <w:tcBorders>
              <w:top w:val="nil"/>
              <w:bottom w:val="nil"/>
            </w:tcBorders>
            <w:shd w:val="clear" w:color="auto" w:fill="auto"/>
          </w:tcPr>
          <w:p w14:paraId="397536A8" w14:textId="77777777" w:rsidR="00BC7543" w:rsidRPr="0078588A" w:rsidRDefault="00BC7543" w:rsidP="008C42C4">
            <w:pPr>
              <w:spacing w:before="20" w:after="20"/>
              <w:contextualSpacing/>
              <w:rPr>
                <w:rFonts w:eastAsia="ヒラギノ明朝 Pro W6"/>
              </w:rPr>
            </w:pPr>
            <w:r w:rsidRPr="0078588A">
              <w:rPr>
                <w:rFonts w:eastAsia="ヒラギノ明朝 Pro W6"/>
              </w:rPr>
              <w:t>vanhe/kkaa</w:t>
            </w:r>
          </w:p>
        </w:tc>
        <w:tc>
          <w:tcPr>
            <w:tcW w:w="0" w:type="auto"/>
            <w:tcBorders>
              <w:top w:val="nil"/>
              <w:bottom w:val="nil"/>
            </w:tcBorders>
            <w:shd w:val="clear" w:color="auto" w:fill="auto"/>
          </w:tcPr>
          <w:p w14:paraId="60BEA4CB" w14:textId="77777777" w:rsidR="00BC7543" w:rsidRPr="0078588A" w:rsidRDefault="00BC7543" w:rsidP="008C42C4">
            <w:pPr>
              <w:spacing w:before="20" w:after="20"/>
              <w:contextualSpacing/>
              <w:rPr>
                <w:rFonts w:eastAsia="ヒラギノ明朝 Pro W6"/>
              </w:rPr>
            </w:pPr>
            <w:r w:rsidRPr="0078588A">
              <w:rPr>
                <w:rFonts w:eastAsia="ヒラギノ明朝 Pro W6"/>
              </w:rPr>
              <w:t>vanhe/ttakhoon</w:t>
            </w:r>
          </w:p>
        </w:tc>
      </w:tr>
      <w:tr w:rsidR="00BC7543" w:rsidRPr="00A95D68" w14:paraId="6523DE71" w14:textId="77777777" w:rsidTr="008C42C4">
        <w:trPr>
          <w:trHeight w:val="299"/>
        </w:trPr>
        <w:tc>
          <w:tcPr>
            <w:tcW w:w="0" w:type="auto"/>
            <w:vMerge/>
            <w:shd w:val="clear" w:color="auto" w:fill="auto"/>
          </w:tcPr>
          <w:p w14:paraId="7A573912"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7F355BC0" w14:textId="77777777" w:rsidR="00BC7543" w:rsidRPr="0078588A" w:rsidRDefault="00BC7543" w:rsidP="008C42C4">
            <w:pPr>
              <w:spacing w:before="20" w:after="20"/>
              <w:contextualSpacing/>
              <w:rPr>
                <w:rFonts w:eastAsia="ヒラギノ明朝 Pro W6"/>
              </w:rPr>
            </w:pPr>
            <w:r w:rsidRPr="0078588A">
              <w:rPr>
                <w:rFonts w:eastAsia="ヒラギノ明朝 Pro W6"/>
              </w:rPr>
              <w:t>jatka/ta</w:t>
            </w:r>
          </w:p>
        </w:tc>
        <w:tc>
          <w:tcPr>
            <w:tcW w:w="0" w:type="auto"/>
            <w:tcBorders>
              <w:top w:val="nil"/>
              <w:bottom w:val="nil"/>
            </w:tcBorders>
            <w:shd w:val="clear" w:color="auto" w:fill="auto"/>
          </w:tcPr>
          <w:p w14:paraId="3D0DCA76" w14:textId="77777777" w:rsidR="00BC7543" w:rsidRPr="0078588A" w:rsidRDefault="00BC7543" w:rsidP="008C42C4">
            <w:pPr>
              <w:spacing w:before="20" w:after="20"/>
              <w:contextualSpacing/>
              <w:rPr>
                <w:rFonts w:eastAsia="ヒラギノ明朝 Pro W6"/>
              </w:rPr>
            </w:pPr>
            <w:r w:rsidRPr="0078588A">
              <w:rPr>
                <w:rFonts w:eastAsia="ヒラギノ明朝 Pro W6"/>
              </w:rPr>
              <w:t>jatkaa</w:t>
            </w:r>
          </w:p>
        </w:tc>
        <w:tc>
          <w:tcPr>
            <w:tcW w:w="0" w:type="auto"/>
            <w:tcBorders>
              <w:top w:val="nil"/>
              <w:bottom w:val="nil"/>
            </w:tcBorders>
            <w:shd w:val="clear" w:color="auto" w:fill="auto"/>
          </w:tcPr>
          <w:p w14:paraId="551CF87E" w14:textId="77777777" w:rsidR="00BC7543" w:rsidRPr="0078588A" w:rsidRDefault="00BC7543" w:rsidP="008C42C4">
            <w:pPr>
              <w:spacing w:before="20" w:after="20"/>
              <w:contextualSpacing/>
              <w:rPr>
                <w:rFonts w:eastAsia="ヒラギノ明朝 Pro W6"/>
              </w:rPr>
            </w:pPr>
            <w:r w:rsidRPr="0078588A">
              <w:rPr>
                <w:rFonts w:eastAsia="ヒラギノ明朝 Pro W6"/>
              </w:rPr>
              <w:t>jatka/khoon</w:t>
            </w:r>
          </w:p>
        </w:tc>
        <w:tc>
          <w:tcPr>
            <w:tcW w:w="0" w:type="auto"/>
            <w:tcBorders>
              <w:top w:val="nil"/>
              <w:bottom w:val="nil"/>
            </w:tcBorders>
            <w:shd w:val="clear" w:color="auto" w:fill="auto"/>
          </w:tcPr>
          <w:p w14:paraId="5375DBA1" w14:textId="77777777" w:rsidR="00BC7543" w:rsidRPr="0078588A" w:rsidRDefault="00BC7543" w:rsidP="008C42C4">
            <w:pPr>
              <w:spacing w:before="20" w:after="20"/>
              <w:contextualSpacing/>
              <w:rPr>
                <w:rFonts w:eastAsia="ヒラギノ明朝 Pro W6"/>
              </w:rPr>
            </w:pPr>
            <w:r w:rsidRPr="0078588A">
              <w:rPr>
                <w:rFonts w:eastAsia="ヒラギノ明朝 Pro W6"/>
              </w:rPr>
              <w:t>jatka/kkaa</w:t>
            </w:r>
          </w:p>
        </w:tc>
        <w:tc>
          <w:tcPr>
            <w:tcW w:w="0" w:type="auto"/>
            <w:tcBorders>
              <w:top w:val="nil"/>
              <w:bottom w:val="nil"/>
            </w:tcBorders>
            <w:shd w:val="clear" w:color="auto" w:fill="auto"/>
          </w:tcPr>
          <w:p w14:paraId="6B7791DE" w14:textId="77777777" w:rsidR="00BC7543" w:rsidRPr="0078588A" w:rsidRDefault="00BC7543" w:rsidP="008C42C4">
            <w:pPr>
              <w:spacing w:before="20" w:after="20"/>
              <w:contextualSpacing/>
              <w:rPr>
                <w:rFonts w:eastAsia="ヒラギノ明朝 Pro W6"/>
              </w:rPr>
            </w:pPr>
            <w:r w:rsidRPr="0078588A">
              <w:rPr>
                <w:rFonts w:eastAsia="ヒラギノ明朝 Pro W6"/>
              </w:rPr>
              <w:t>jatka/ttakhoon</w:t>
            </w:r>
          </w:p>
        </w:tc>
      </w:tr>
      <w:tr w:rsidR="00BC7543" w:rsidRPr="00A95D68" w14:paraId="26F5A769" w14:textId="77777777" w:rsidTr="008C42C4">
        <w:trPr>
          <w:trHeight w:val="299"/>
        </w:trPr>
        <w:tc>
          <w:tcPr>
            <w:tcW w:w="0" w:type="auto"/>
            <w:vMerge/>
            <w:shd w:val="clear" w:color="auto" w:fill="auto"/>
          </w:tcPr>
          <w:p w14:paraId="2C198B5D" w14:textId="77777777" w:rsidR="00BC7543" w:rsidRPr="0078588A" w:rsidRDefault="00BC7543" w:rsidP="008C42C4">
            <w:pPr>
              <w:spacing w:before="20" w:after="20"/>
              <w:contextualSpacing/>
              <w:rPr>
                <w:rFonts w:eastAsia="ヒラギノ明朝 Pro W6"/>
              </w:rPr>
            </w:pPr>
          </w:p>
        </w:tc>
        <w:tc>
          <w:tcPr>
            <w:tcW w:w="0" w:type="auto"/>
            <w:tcBorders>
              <w:top w:val="nil"/>
              <w:bottom w:val="nil"/>
            </w:tcBorders>
            <w:shd w:val="clear" w:color="auto" w:fill="auto"/>
          </w:tcPr>
          <w:p w14:paraId="6B04415B" w14:textId="77777777" w:rsidR="00BC7543" w:rsidRPr="0078588A" w:rsidRDefault="00BC7543" w:rsidP="008C42C4">
            <w:pPr>
              <w:spacing w:before="20" w:after="20"/>
              <w:contextualSpacing/>
              <w:rPr>
                <w:rFonts w:eastAsia="ヒラギノ明朝 Pro W6"/>
              </w:rPr>
            </w:pPr>
            <w:r w:rsidRPr="0078588A">
              <w:rPr>
                <w:rFonts w:eastAsia="ヒラギノ明朝 Pro W6"/>
              </w:rPr>
              <w:t>pöl</w:t>
            </w:r>
            <w:r>
              <w:rPr>
                <w:rFonts w:eastAsia="ヒラギノ明朝 Pro W6"/>
              </w:rPr>
              <w:t>(</w:t>
            </w:r>
            <w:r w:rsidRPr="0078588A">
              <w:rPr>
                <w:rFonts w:eastAsia="ヒラギノ明朝 Pro W6"/>
              </w:rPr>
              <w:t>j)ä/tä</w:t>
            </w:r>
          </w:p>
        </w:tc>
        <w:tc>
          <w:tcPr>
            <w:tcW w:w="0" w:type="auto"/>
            <w:tcBorders>
              <w:top w:val="nil"/>
              <w:bottom w:val="nil"/>
            </w:tcBorders>
            <w:shd w:val="clear" w:color="auto" w:fill="auto"/>
          </w:tcPr>
          <w:p w14:paraId="1D4C2058" w14:textId="0A2BAF6D" w:rsidR="00BC7543" w:rsidRPr="0078588A" w:rsidRDefault="00BC7543" w:rsidP="008C42C4">
            <w:pPr>
              <w:spacing w:before="20" w:after="20"/>
              <w:contextualSpacing/>
              <w:rPr>
                <w:rFonts w:eastAsia="ヒラギノ明朝 Pro W6"/>
              </w:rPr>
            </w:pPr>
            <w:r w:rsidRPr="0078588A">
              <w:rPr>
                <w:rFonts w:eastAsia="ヒラギノ明朝 Pro W6"/>
              </w:rPr>
              <w:t>pöl</w:t>
            </w:r>
            <w:r w:rsidR="007A0886">
              <w:rPr>
                <w:rFonts w:eastAsia="ヒラギノ明朝 Pro W6"/>
              </w:rPr>
              <w:t>(</w:t>
            </w:r>
            <w:r w:rsidRPr="0078588A">
              <w:rPr>
                <w:rFonts w:eastAsia="ヒラギノ明朝 Pro W6"/>
              </w:rPr>
              <w:t>k</w:t>
            </w:r>
            <w:r w:rsidR="007A0886">
              <w:rPr>
                <w:rFonts w:eastAsia="ヒラギノ明朝 Pro W6"/>
              </w:rPr>
              <w:t>)</w:t>
            </w:r>
            <w:r w:rsidRPr="0078588A">
              <w:rPr>
                <w:rFonts w:eastAsia="ヒラギノ明朝 Pro W6"/>
              </w:rPr>
              <w:t>kää</w:t>
            </w:r>
          </w:p>
        </w:tc>
        <w:tc>
          <w:tcPr>
            <w:tcW w:w="0" w:type="auto"/>
            <w:tcBorders>
              <w:top w:val="nil"/>
              <w:bottom w:val="nil"/>
            </w:tcBorders>
            <w:shd w:val="clear" w:color="auto" w:fill="auto"/>
          </w:tcPr>
          <w:p w14:paraId="0C81932F" w14:textId="77777777" w:rsidR="00BC7543" w:rsidRPr="0078588A" w:rsidRDefault="00BC7543" w:rsidP="008C42C4">
            <w:pPr>
              <w:spacing w:before="20" w:after="20"/>
              <w:contextualSpacing/>
              <w:rPr>
                <w:rFonts w:eastAsia="ヒラギノ明朝 Pro W6"/>
              </w:rPr>
            </w:pPr>
            <w:r w:rsidRPr="0078588A">
              <w:rPr>
                <w:rFonts w:eastAsia="ヒラギノ明朝 Pro W6"/>
              </w:rPr>
              <w:t>pöl</w:t>
            </w:r>
            <w:r>
              <w:rPr>
                <w:rFonts w:eastAsia="ヒラギノ明朝 Pro W6"/>
              </w:rPr>
              <w:t>(</w:t>
            </w:r>
            <w:r w:rsidRPr="0078588A">
              <w:rPr>
                <w:rFonts w:eastAsia="ヒラギノ明朝 Pro W6"/>
              </w:rPr>
              <w:t>j)ä/khöön</w:t>
            </w:r>
          </w:p>
        </w:tc>
        <w:tc>
          <w:tcPr>
            <w:tcW w:w="0" w:type="auto"/>
            <w:tcBorders>
              <w:top w:val="nil"/>
              <w:bottom w:val="nil"/>
            </w:tcBorders>
            <w:shd w:val="clear" w:color="auto" w:fill="auto"/>
          </w:tcPr>
          <w:p w14:paraId="61F822ED" w14:textId="77777777" w:rsidR="00BC7543" w:rsidRPr="0078588A" w:rsidRDefault="00BC7543" w:rsidP="008C42C4">
            <w:pPr>
              <w:spacing w:before="20" w:after="20"/>
              <w:contextualSpacing/>
              <w:rPr>
                <w:rFonts w:eastAsia="ヒラギノ明朝 Pro W6"/>
              </w:rPr>
            </w:pPr>
            <w:r w:rsidRPr="0078588A">
              <w:rPr>
                <w:rFonts w:eastAsia="ヒラギノ明朝 Pro W6"/>
              </w:rPr>
              <w:t>pöl</w:t>
            </w:r>
            <w:r>
              <w:rPr>
                <w:rFonts w:eastAsia="ヒラギノ明朝 Pro W6"/>
              </w:rPr>
              <w:t>(</w:t>
            </w:r>
            <w:r w:rsidRPr="0078588A">
              <w:rPr>
                <w:rFonts w:eastAsia="ヒラギノ明朝 Pro W6"/>
              </w:rPr>
              <w:t>j)ä/kkää</w:t>
            </w:r>
          </w:p>
        </w:tc>
        <w:tc>
          <w:tcPr>
            <w:tcW w:w="0" w:type="auto"/>
            <w:tcBorders>
              <w:top w:val="nil"/>
              <w:bottom w:val="nil"/>
            </w:tcBorders>
            <w:shd w:val="clear" w:color="auto" w:fill="auto"/>
          </w:tcPr>
          <w:p w14:paraId="0760C86D" w14:textId="77777777" w:rsidR="00BC7543" w:rsidRPr="0078588A" w:rsidRDefault="00BC7543" w:rsidP="008C42C4">
            <w:pPr>
              <w:spacing w:before="20" w:after="20"/>
              <w:contextualSpacing/>
              <w:rPr>
                <w:rFonts w:eastAsia="ヒラギノ明朝 Pro W6"/>
              </w:rPr>
            </w:pPr>
            <w:r w:rsidRPr="0078588A">
              <w:rPr>
                <w:rFonts w:eastAsia="ヒラギノ明朝 Pro W6"/>
              </w:rPr>
              <w:t>pöl</w:t>
            </w:r>
            <w:r>
              <w:rPr>
                <w:rFonts w:eastAsia="ヒラギノ明朝 Pro W6"/>
              </w:rPr>
              <w:t>(</w:t>
            </w:r>
            <w:r w:rsidRPr="0078588A">
              <w:rPr>
                <w:rFonts w:eastAsia="ヒラギノ明朝 Pro W6"/>
              </w:rPr>
              <w:t>j)ä/ttäkhöön</w:t>
            </w:r>
          </w:p>
        </w:tc>
      </w:tr>
      <w:tr w:rsidR="00BC7543" w:rsidRPr="00A95D68" w14:paraId="1F566DE3" w14:textId="77777777" w:rsidTr="008C42C4">
        <w:trPr>
          <w:trHeight w:val="299"/>
        </w:trPr>
        <w:tc>
          <w:tcPr>
            <w:tcW w:w="0" w:type="auto"/>
            <w:vMerge/>
            <w:shd w:val="clear" w:color="auto" w:fill="auto"/>
          </w:tcPr>
          <w:p w14:paraId="39242842" w14:textId="77777777" w:rsidR="00BC7543" w:rsidRPr="0078588A" w:rsidRDefault="00BC7543" w:rsidP="008C42C4">
            <w:pPr>
              <w:spacing w:before="20" w:after="20"/>
              <w:contextualSpacing/>
              <w:rPr>
                <w:rFonts w:eastAsia="ヒラギノ明朝 Pro W6"/>
              </w:rPr>
            </w:pPr>
          </w:p>
        </w:tc>
        <w:tc>
          <w:tcPr>
            <w:tcW w:w="0" w:type="auto"/>
            <w:tcBorders>
              <w:top w:val="nil"/>
            </w:tcBorders>
            <w:shd w:val="clear" w:color="auto" w:fill="auto"/>
          </w:tcPr>
          <w:p w14:paraId="3B293FE6" w14:textId="77777777" w:rsidR="00BC7543" w:rsidRPr="0078588A" w:rsidRDefault="00BC7543" w:rsidP="008C42C4">
            <w:pPr>
              <w:spacing w:before="20" w:after="20"/>
              <w:contextualSpacing/>
              <w:rPr>
                <w:rFonts w:eastAsia="ヒラギノ明朝 Pro W6"/>
              </w:rPr>
            </w:pPr>
            <w:r w:rsidRPr="0078588A">
              <w:rPr>
                <w:rFonts w:eastAsia="ヒラギノ明朝 Pro W6"/>
              </w:rPr>
              <w:t>ka</w:t>
            </w:r>
            <w:r>
              <w:rPr>
                <w:rFonts w:eastAsia="ヒラギノ明朝 Pro W6"/>
              </w:rPr>
              <w:t>(</w:t>
            </w:r>
            <w:r w:rsidRPr="0078588A">
              <w:rPr>
                <w:rFonts w:eastAsia="ヒラギノ明朝 Pro W6"/>
              </w:rPr>
              <w:t>đ</w:t>
            </w:r>
            <w:r>
              <w:rPr>
                <w:rFonts w:eastAsia="ヒラギノ明朝 Pro W6"/>
              </w:rPr>
              <w:t>)</w:t>
            </w:r>
            <w:r w:rsidRPr="0078588A">
              <w:rPr>
                <w:rFonts w:eastAsia="ヒラギノ明朝 Pro W6"/>
              </w:rPr>
              <w:t>o/ta</w:t>
            </w:r>
          </w:p>
        </w:tc>
        <w:tc>
          <w:tcPr>
            <w:tcW w:w="0" w:type="auto"/>
            <w:tcBorders>
              <w:top w:val="nil"/>
            </w:tcBorders>
            <w:shd w:val="clear" w:color="auto" w:fill="auto"/>
          </w:tcPr>
          <w:p w14:paraId="38851ED1" w14:textId="77777777" w:rsidR="00BC7543" w:rsidRPr="0078588A" w:rsidRDefault="00BC7543" w:rsidP="008C42C4">
            <w:pPr>
              <w:spacing w:before="20" w:after="20"/>
              <w:contextualSpacing/>
              <w:rPr>
                <w:rFonts w:eastAsia="ヒラギノ明朝 Pro W6"/>
              </w:rPr>
            </w:pPr>
            <w:r w:rsidRPr="0078588A">
              <w:rPr>
                <w:rFonts w:eastAsia="ヒラギノ明朝 Pro W6"/>
              </w:rPr>
              <w:t>kattoo ~ katoa</w:t>
            </w:r>
          </w:p>
        </w:tc>
        <w:tc>
          <w:tcPr>
            <w:tcW w:w="0" w:type="auto"/>
            <w:tcBorders>
              <w:top w:val="nil"/>
            </w:tcBorders>
            <w:shd w:val="clear" w:color="auto" w:fill="auto"/>
          </w:tcPr>
          <w:p w14:paraId="65FBFD9B" w14:textId="77777777" w:rsidR="00BC7543" w:rsidRPr="0078588A" w:rsidRDefault="00BC7543" w:rsidP="008C42C4">
            <w:pPr>
              <w:spacing w:before="20" w:after="20"/>
              <w:contextualSpacing/>
              <w:rPr>
                <w:rFonts w:eastAsia="ヒラギノ明朝 Pro W6"/>
              </w:rPr>
            </w:pPr>
            <w:r w:rsidRPr="0078588A">
              <w:rPr>
                <w:rFonts w:eastAsia="ヒラギノ明朝 Pro W6"/>
              </w:rPr>
              <w:t>ka</w:t>
            </w:r>
            <w:r>
              <w:rPr>
                <w:rFonts w:eastAsia="ヒラギノ明朝 Pro W6"/>
              </w:rPr>
              <w:t>(</w:t>
            </w:r>
            <w:r w:rsidRPr="0078588A">
              <w:rPr>
                <w:rFonts w:eastAsia="ヒラギノ明朝 Pro W6"/>
              </w:rPr>
              <w:t>đ)o/khoon</w:t>
            </w:r>
          </w:p>
        </w:tc>
        <w:tc>
          <w:tcPr>
            <w:tcW w:w="0" w:type="auto"/>
            <w:tcBorders>
              <w:top w:val="nil"/>
            </w:tcBorders>
            <w:shd w:val="clear" w:color="auto" w:fill="auto"/>
          </w:tcPr>
          <w:p w14:paraId="0F3D20AB" w14:textId="77777777" w:rsidR="00BC7543" w:rsidRPr="0078588A" w:rsidRDefault="00BC7543" w:rsidP="008C42C4">
            <w:pPr>
              <w:spacing w:before="20" w:after="20"/>
              <w:contextualSpacing/>
              <w:rPr>
                <w:rFonts w:eastAsia="ヒラギノ明朝 Pro W6"/>
              </w:rPr>
            </w:pPr>
            <w:r w:rsidRPr="0078588A">
              <w:rPr>
                <w:rFonts w:eastAsia="ヒラギノ明朝 Pro W6"/>
              </w:rPr>
              <w:t>ka</w:t>
            </w:r>
            <w:r>
              <w:rPr>
                <w:rFonts w:eastAsia="ヒラギノ明朝 Pro W6"/>
              </w:rPr>
              <w:t>(</w:t>
            </w:r>
            <w:r w:rsidRPr="0078588A">
              <w:rPr>
                <w:rFonts w:eastAsia="ヒラギノ明朝 Pro W6"/>
              </w:rPr>
              <w:t>đ)o/kkaa</w:t>
            </w:r>
          </w:p>
        </w:tc>
        <w:tc>
          <w:tcPr>
            <w:tcW w:w="0" w:type="auto"/>
            <w:tcBorders>
              <w:top w:val="nil"/>
            </w:tcBorders>
            <w:shd w:val="clear" w:color="auto" w:fill="auto"/>
          </w:tcPr>
          <w:p w14:paraId="371AEF2D" w14:textId="77777777" w:rsidR="00BC7543" w:rsidRPr="0078588A" w:rsidRDefault="00BC7543" w:rsidP="008C42C4">
            <w:pPr>
              <w:spacing w:before="20" w:after="20"/>
              <w:contextualSpacing/>
              <w:rPr>
                <w:rFonts w:eastAsia="ヒラギノ明朝 Pro W6"/>
              </w:rPr>
            </w:pPr>
            <w:r w:rsidRPr="0078588A">
              <w:rPr>
                <w:rFonts w:eastAsia="ヒラギノ明朝 Pro W6"/>
              </w:rPr>
              <w:t>ka</w:t>
            </w:r>
            <w:r>
              <w:rPr>
                <w:rFonts w:eastAsia="ヒラギノ明朝 Pro W6"/>
              </w:rPr>
              <w:t>(</w:t>
            </w:r>
            <w:r w:rsidRPr="0078588A">
              <w:rPr>
                <w:rFonts w:eastAsia="ヒラギノ明朝 Pro W6"/>
              </w:rPr>
              <w:t>đ)o/ttakhoon</w:t>
            </w:r>
          </w:p>
        </w:tc>
      </w:tr>
    </w:tbl>
    <w:p w14:paraId="51C25D74" w14:textId="77777777" w:rsidR="00BC7543" w:rsidRPr="00A95D68" w:rsidRDefault="00BC7543" w:rsidP="00BC7543">
      <w:pPr>
        <w:pStyle w:val="Overskrift2"/>
      </w:pPr>
      <w:bookmarkStart w:id="1706" w:name="_Toc81192474"/>
      <w:bookmarkStart w:id="1707" w:name="_Toc84998021"/>
      <w:bookmarkStart w:id="1708" w:name="_Toc198266913"/>
      <w:bookmarkStart w:id="1709" w:name="_Toc209168665"/>
      <w:bookmarkStart w:id="1710" w:name="_Toc241129294"/>
      <w:bookmarkStart w:id="1711" w:name="_Toc311273896"/>
      <w:r w:rsidRPr="00A95D68">
        <w:t>Kokkoovasti pluraalin 3. persoonan ja passiivin haamustuksen välistä</w:t>
      </w:r>
      <w:bookmarkEnd w:id="1706"/>
      <w:bookmarkEnd w:id="1707"/>
      <w:bookmarkEnd w:id="1708"/>
      <w:bookmarkEnd w:id="1709"/>
      <w:bookmarkEnd w:id="1710"/>
      <w:bookmarkEnd w:id="1711"/>
    </w:p>
    <w:p w14:paraId="288809A1" w14:textId="468A54AF" w:rsidR="00BC7543" w:rsidRPr="00A95D68" w:rsidRDefault="00BC7543" w:rsidP="00BC7543">
      <w:pPr>
        <w:pStyle w:val="Brdtekst"/>
        <w:spacing w:before="120"/>
      </w:pPr>
      <w:r w:rsidRPr="00A95D68">
        <w:t xml:space="preserve">Olema nähnheet, ette välilä pluraalin 3. persoona ja passiivi oon identtiset, välilä taas ei. Laitama tähän tabelin, josta saattaa kattoot, koska saatama käyttäät passiivin kans identtistä pluraalin 3. persoonaa, koska ei. Esimerkkiverbinä oon 2-tyypin verbi </w:t>
      </w:r>
      <w:r w:rsidRPr="00C92349">
        <w:rPr>
          <w:i/>
        </w:rPr>
        <w:t>ant</w:t>
      </w:r>
      <w:r w:rsidR="001B127A" w:rsidRPr="001B127A">
        <w:t>(</w:t>
      </w:r>
      <w:r w:rsidRPr="00C92349">
        <w:rPr>
          <w:i/>
        </w:rPr>
        <w:t>t</w:t>
      </w:r>
      <w:r w:rsidR="001B127A" w:rsidRPr="001B127A">
        <w:t>)</w:t>
      </w:r>
      <w:r w:rsidRPr="00C92349">
        <w:rPr>
          <w:i/>
        </w:rPr>
        <w:t>a</w:t>
      </w:r>
      <w:r w:rsidR="0098090B" w:rsidRPr="0098090B">
        <w:t>/</w:t>
      </w:r>
      <w:r w:rsidRPr="00C92349">
        <w:rPr>
          <w:i/>
        </w:rPr>
        <w:t>a</w:t>
      </w:r>
      <w:r w:rsidR="001B127A" w:rsidRPr="001B127A">
        <w:t>(</w:t>
      </w:r>
      <w:r w:rsidRPr="00C92349">
        <w:rPr>
          <w:i/>
        </w:rPr>
        <w:t>t</w:t>
      </w:r>
      <w:r w:rsidR="001B127A" w:rsidRPr="001B127A">
        <w:t>).</w:t>
      </w:r>
      <w:r w:rsidRPr="00A95D68">
        <w:t xml:space="preserve"> Tabelissa oon passiivin suffiksin sisälttäävät haamut merkitty </w:t>
      </w:r>
      <w:r>
        <w:rPr>
          <w:i/>
        </w:rPr>
        <w:t>kursiivilla</w:t>
      </w:r>
      <w:r w:rsidRPr="00A95D68">
        <w:t>.</w:t>
      </w:r>
    </w:p>
    <w:p w14:paraId="05E61AD7" w14:textId="77F5BC5A" w:rsidR="00BC7543" w:rsidRPr="00A95D68" w:rsidRDefault="00BC7543" w:rsidP="00BC7543">
      <w:pPr>
        <w:pStyle w:val="Undertittel"/>
      </w:pPr>
      <w:bookmarkStart w:id="1712" w:name="_Toc84998022"/>
      <w:bookmarkStart w:id="1713" w:name="_Toc198266914"/>
      <w:bookmarkStart w:id="1714" w:name="_Toc209168666"/>
      <w:bookmarkStart w:id="1715" w:name="_Toc241129295"/>
      <w:bookmarkStart w:id="1716" w:name="_Toc311273897"/>
      <w:r>
        <w:t>Tabeli</w:t>
      </w:r>
      <w:r w:rsidR="00280F42">
        <w:t xml:space="preserve"> 33</w:t>
      </w:r>
      <w:r w:rsidRPr="00A95D68">
        <w:t>: Pluraalin 3. persoonan ja passiivin haamustuksen välistä</w:t>
      </w:r>
      <w:bookmarkEnd w:id="1712"/>
      <w:bookmarkEnd w:id="1713"/>
      <w:bookmarkEnd w:id="1714"/>
      <w:bookmarkEnd w:id="1715"/>
      <w:bookmarkEnd w:id="17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430"/>
        <w:gridCol w:w="2239"/>
      </w:tblGrid>
      <w:tr w:rsidR="00BC7543" w:rsidRPr="00A95D68" w14:paraId="6D4F1993" w14:textId="77777777" w:rsidTr="008C42C4">
        <w:tc>
          <w:tcPr>
            <w:tcW w:w="2538" w:type="dxa"/>
          </w:tcPr>
          <w:p w14:paraId="67A06A2B" w14:textId="77777777" w:rsidR="00BC7543" w:rsidRPr="005B5928" w:rsidRDefault="00BC7543" w:rsidP="008C42C4">
            <w:pPr>
              <w:spacing w:before="20" w:after="20"/>
              <w:ind w:right="-558"/>
            </w:pPr>
            <w:r w:rsidRPr="005B5928">
              <w:t>Haamukategorii</w:t>
            </w:r>
          </w:p>
        </w:tc>
        <w:tc>
          <w:tcPr>
            <w:tcW w:w="2430" w:type="dxa"/>
          </w:tcPr>
          <w:p w14:paraId="1015D914" w14:textId="77777777" w:rsidR="00BC7543" w:rsidRPr="0078588A" w:rsidRDefault="00BC7543" w:rsidP="008C42C4">
            <w:pPr>
              <w:spacing w:before="20" w:after="20"/>
            </w:pPr>
            <w:r w:rsidRPr="0078588A">
              <w:t xml:space="preserve">Pluraalin 3. persoona </w:t>
            </w:r>
            <w:r>
              <w:t>(</w:t>
            </w:r>
            <w:r w:rsidRPr="0078588A">
              <w:t>het, net)</w:t>
            </w:r>
          </w:p>
        </w:tc>
        <w:tc>
          <w:tcPr>
            <w:tcW w:w="2239" w:type="dxa"/>
          </w:tcPr>
          <w:p w14:paraId="3135857F" w14:textId="77777777" w:rsidR="00BC7543" w:rsidRPr="0078588A" w:rsidRDefault="00BC7543" w:rsidP="008C42C4">
            <w:pPr>
              <w:spacing w:before="20" w:after="20"/>
            </w:pPr>
            <w:r w:rsidRPr="0078588A">
              <w:t>Passiivi</w:t>
            </w:r>
          </w:p>
        </w:tc>
      </w:tr>
      <w:tr w:rsidR="00BC7543" w:rsidRPr="00A95D68" w14:paraId="2F08BA9A" w14:textId="77777777" w:rsidTr="008C42C4">
        <w:tc>
          <w:tcPr>
            <w:tcW w:w="2538" w:type="dxa"/>
            <w:tcBorders>
              <w:bottom w:val="single" w:sz="4" w:space="0" w:color="auto"/>
            </w:tcBorders>
          </w:tcPr>
          <w:p w14:paraId="0E94FE56" w14:textId="77777777" w:rsidR="00BC7543" w:rsidRPr="0078588A" w:rsidRDefault="00BC7543" w:rsidP="008C42C4">
            <w:pPr>
              <w:spacing w:before="20" w:after="20"/>
            </w:pPr>
            <w:r w:rsidRPr="0078588A">
              <w:t>Yksinkertaiset haamut</w:t>
            </w:r>
          </w:p>
        </w:tc>
        <w:tc>
          <w:tcPr>
            <w:tcW w:w="2430" w:type="dxa"/>
            <w:tcBorders>
              <w:bottom w:val="single" w:sz="4" w:space="0" w:color="auto"/>
            </w:tcBorders>
          </w:tcPr>
          <w:p w14:paraId="04EDEC4F" w14:textId="77777777" w:rsidR="00BC7543" w:rsidRPr="0078588A" w:rsidRDefault="00BC7543" w:rsidP="008C42C4">
            <w:pPr>
              <w:spacing w:before="20" w:after="20"/>
            </w:pPr>
          </w:p>
        </w:tc>
        <w:tc>
          <w:tcPr>
            <w:tcW w:w="2239" w:type="dxa"/>
            <w:tcBorders>
              <w:bottom w:val="single" w:sz="4" w:space="0" w:color="auto"/>
            </w:tcBorders>
          </w:tcPr>
          <w:p w14:paraId="368F359E" w14:textId="77777777" w:rsidR="00BC7543" w:rsidRPr="0078588A" w:rsidRDefault="00BC7543" w:rsidP="008C42C4">
            <w:pPr>
              <w:spacing w:before="20" w:after="20"/>
            </w:pPr>
          </w:p>
        </w:tc>
      </w:tr>
      <w:tr w:rsidR="00BC7543" w:rsidRPr="00A95D68" w14:paraId="36DA164A" w14:textId="77777777" w:rsidTr="008C42C4">
        <w:tc>
          <w:tcPr>
            <w:tcW w:w="2538" w:type="dxa"/>
            <w:tcBorders>
              <w:top w:val="single" w:sz="4" w:space="0" w:color="auto"/>
              <w:left w:val="single" w:sz="4" w:space="0" w:color="auto"/>
              <w:bottom w:val="nil"/>
            </w:tcBorders>
          </w:tcPr>
          <w:p w14:paraId="7CEB755E" w14:textId="77777777" w:rsidR="00BC7543" w:rsidRPr="0078588A" w:rsidRDefault="00BC7543" w:rsidP="008C42C4">
            <w:pPr>
              <w:spacing w:before="20" w:after="20"/>
            </w:pPr>
            <w:r w:rsidRPr="0078588A">
              <w:t>Indikatiivin preesens</w:t>
            </w:r>
          </w:p>
        </w:tc>
        <w:tc>
          <w:tcPr>
            <w:tcW w:w="2430" w:type="dxa"/>
            <w:tcBorders>
              <w:top w:val="single" w:sz="4" w:space="0" w:color="auto"/>
              <w:bottom w:val="nil"/>
            </w:tcBorders>
          </w:tcPr>
          <w:p w14:paraId="700285AA" w14:textId="511F6DCB" w:rsidR="00BC7543" w:rsidRPr="0078588A" w:rsidRDefault="00BC7543" w:rsidP="008C42C4">
            <w:pPr>
              <w:spacing w:before="20" w:after="20"/>
              <w:rPr>
                <w:b/>
              </w:rPr>
            </w:pPr>
            <w:r w:rsidRPr="007B437B">
              <w:rPr>
                <w:i/>
              </w:rPr>
              <w:t>annethaan</w:t>
            </w:r>
            <w:r w:rsidRPr="0078588A">
              <w:rPr>
                <w:b/>
              </w:rPr>
              <w:t xml:space="preserve"> </w:t>
            </w:r>
            <w:r w:rsidRPr="0078588A">
              <w:t>~ antava</w:t>
            </w:r>
            <w:r>
              <w:t>(t)</w:t>
            </w:r>
          </w:p>
        </w:tc>
        <w:tc>
          <w:tcPr>
            <w:tcW w:w="2239" w:type="dxa"/>
            <w:tcBorders>
              <w:top w:val="single" w:sz="4" w:space="0" w:color="auto"/>
              <w:bottom w:val="nil"/>
              <w:right w:val="single" w:sz="4" w:space="0" w:color="auto"/>
            </w:tcBorders>
          </w:tcPr>
          <w:p w14:paraId="2BCEC7F7" w14:textId="77777777" w:rsidR="00BC7543" w:rsidRPr="007B437B" w:rsidRDefault="00BC7543" w:rsidP="008C42C4">
            <w:pPr>
              <w:spacing w:before="20" w:after="20"/>
              <w:rPr>
                <w:i/>
              </w:rPr>
            </w:pPr>
            <w:r w:rsidRPr="007B437B">
              <w:rPr>
                <w:i/>
              </w:rPr>
              <w:t>annethaan</w:t>
            </w:r>
          </w:p>
        </w:tc>
      </w:tr>
      <w:tr w:rsidR="00BC7543" w:rsidRPr="00A95D68" w14:paraId="68B4E5DB" w14:textId="77777777" w:rsidTr="008C42C4">
        <w:tc>
          <w:tcPr>
            <w:tcW w:w="2538" w:type="dxa"/>
            <w:tcBorders>
              <w:top w:val="nil"/>
              <w:left w:val="single" w:sz="4" w:space="0" w:color="auto"/>
              <w:bottom w:val="nil"/>
            </w:tcBorders>
          </w:tcPr>
          <w:p w14:paraId="6795DA44" w14:textId="77777777" w:rsidR="00BC7543" w:rsidRPr="0078588A" w:rsidRDefault="00BC7543" w:rsidP="008C42C4">
            <w:pPr>
              <w:spacing w:before="20" w:after="20"/>
            </w:pPr>
            <w:r w:rsidRPr="0078588A">
              <w:t>Indikatiivin preteriti</w:t>
            </w:r>
          </w:p>
        </w:tc>
        <w:tc>
          <w:tcPr>
            <w:tcW w:w="2430" w:type="dxa"/>
            <w:tcBorders>
              <w:top w:val="nil"/>
              <w:bottom w:val="nil"/>
            </w:tcBorders>
          </w:tcPr>
          <w:p w14:paraId="7AE3442E" w14:textId="77777777" w:rsidR="00BC7543" w:rsidRPr="0078588A" w:rsidRDefault="00BC7543" w:rsidP="008C42C4">
            <w:pPr>
              <w:spacing w:before="20" w:after="20"/>
              <w:rPr>
                <w:b/>
              </w:rPr>
            </w:pPr>
            <w:r w:rsidRPr="007B437B">
              <w:rPr>
                <w:i/>
              </w:rPr>
              <w:t>annethiin</w:t>
            </w:r>
            <w:r w:rsidRPr="0078588A">
              <w:rPr>
                <w:b/>
              </w:rPr>
              <w:t xml:space="preserve"> </w:t>
            </w:r>
            <w:r w:rsidRPr="0078588A">
              <w:t>~ annoit</w:t>
            </w:r>
          </w:p>
        </w:tc>
        <w:tc>
          <w:tcPr>
            <w:tcW w:w="2239" w:type="dxa"/>
            <w:tcBorders>
              <w:top w:val="nil"/>
              <w:bottom w:val="nil"/>
              <w:right w:val="single" w:sz="4" w:space="0" w:color="auto"/>
            </w:tcBorders>
          </w:tcPr>
          <w:p w14:paraId="7BBBA4F9" w14:textId="77777777" w:rsidR="00BC7543" w:rsidRPr="007B437B" w:rsidRDefault="00BC7543" w:rsidP="008C42C4">
            <w:pPr>
              <w:spacing w:before="20" w:after="20"/>
              <w:rPr>
                <w:i/>
              </w:rPr>
            </w:pPr>
            <w:r w:rsidRPr="007B437B">
              <w:rPr>
                <w:i/>
              </w:rPr>
              <w:t>annethiin</w:t>
            </w:r>
          </w:p>
        </w:tc>
      </w:tr>
      <w:tr w:rsidR="00BC7543" w:rsidRPr="00A95D68" w14:paraId="13028186" w14:textId="77777777" w:rsidTr="008C42C4">
        <w:tc>
          <w:tcPr>
            <w:tcW w:w="2538" w:type="dxa"/>
            <w:tcBorders>
              <w:top w:val="nil"/>
              <w:left w:val="single" w:sz="4" w:space="0" w:color="auto"/>
              <w:bottom w:val="nil"/>
            </w:tcBorders>
          </w:tcPr>
          <w:p w14:paraId="7EE2F712" w14:textId="77777777" w:rsidR="00BC7543" w:rsidRPr="0078588A" w:rsidRDefault="00BC7543" w:rsidP="008C42C4">
            <w:pPr>
              <w:spacing w:before="20" w:after="20"/>
            </w:pPr>
            <w:r w:rsidRPr="0078588A">
              <w:t>Kondisunaalin preesens</w:t>
            </w:r>
          </w:p>
        </w:tc>
        <w:tc>
          <w:tcPr>
            <w:tcW w:w="2430" w:type="dxa"/>
            <w:tcBorders>
              <w:top w:val="nil"/>
              <w:bottom w:val="nil"/>
            </w:tcBorders>
          </w:tcPr>
          <w:p w14:paraId="642D58AF" w14:textId="77777777" w:rsidR="00BC7543" w:rsidRPr="0078588A" w:rsidRDefault="00BC7543" w:rsidP="008C42C4">
            <w:pPr>
              <w:spacing w:before="20" w:after="20"/>
              <w:rPr>
                <w:b/>
              </w:rPr>
            </w:pPr>
            <w:r w:rsidRPr="007B437B">
              <w:rPr>
                <w:i/>
              </w:rPr>
              <w:t xml:space="preserve">annettais </w:t>
            </w:r>
            <w:r w:rsidRPr="0078588A">
              <w:t>~ antaisit</w:t>
            </w:r>
          </w:p>
        </w:tc>
        <w:tc>
          <w:tcPr>
            <w:tcW w:w="2239" w:type="dxa"/>
            <w:tcBorders>
              <w:top w:val="nil"/>
              <w:bottom w:val="nil"/>
              <w:right w:val="single" w:sz="4" w:space="0" w:color="auto"/>
            </w:tcBorders>
          </w:tcPr>
          <w:p w14:paraId="3AB02830" w14:textId="77777777" w:rsidR="00BC7543" w:rsidRPr="007B437B" w:rsidRDefault="00BC7543" w:rsidP="008C42C4">
            <w:pPr>
              <w:spacing w:before="20" w:after="20"/>
              <w:rPr>
                <w:i/>
              </w:rPr>
            </w:pPr>
            <w:r w:rsidRPr="007B437B">
              <w:rPr>
                <w:i/>
              </w:rPr>
              <w:t>annettais</w:t>
            </w:r>
          </w:p>
        </w:tc>
      </w:tr>
      <w:tr w:rsidR="00BC7543" w:rsidRPr="00A95D68" w14:paraId="4028BA36" w14:textId="77777777" w:rsidTr="008C42C4">
        <w:tc>
          <w:tcPr>
            <w:tcW w:w="2538" w:type="dxa"/>
            <w:tcBorders>
              <w:top w:val="nil"/>
              <w:left w:val="single" w:sz="4" w:space="0" w:color="auto"/>
              <w:bottom w:val="single" w:sz="4" w:space="0" w:color="auto"/>
            </w:tcBorders>
          </w:tcPr>
          <w:p w14:paraId="622F9B1D" w14:textId="77777777" w:rsidR="00BC7543" w:rsidRPr="0078588A" w:rsidRDefault="00BC7543" w:rsidP="008C42C4">
            <w:pPr>
              <w:spacing w:before="20" w:after="20"/>
            </w:pPr>
            <w:r w:rsidRPr="0078588A">
              <w:t>Imperatiivin preesens</w:t>
            </w:r>
          </w:p>
        </w:tc>
        <w:tc>
          <w:tcPr>
            <w:tcW w:w="2430" w:type="dxa"/>
            <w:tcBorders>
              <w:top w:val="nil"/>
              <w:bottom w:val="single" w:sz="4" w:space="0" w:color="auto"/>
            </w:tcBorders>
          </w:tcPr>
          <w:p w14:paraId="575E9288" w14:textId="77777777" w:rsidR="00BC7543" w:rsidRPr="0078588A" w:rsidRDefault="00BC7543" w:rsidP="008C42C4">
            <w:pPr>
              <w:spacing w:before="20" w:after="20"/>
            </w:pPr>
            <w:r w:rsidRPr="0078588A">
              <w:t>antakhoot ~ antakhoon</w:t>
            </w:r>
          </w:p>
        </w:tc>
        <w:tc>
          <w:tcPr>
            <w:tcW w:w="2239" w:type="dxa"/>
            <w:tcBorders>
              <w:top w:val="nil"/>
              <w:bottom w:val="single" w:sz="4" w:space="0" w:color="auto"/>
              <w:right w:val="single" w:sz="4" w:space="0" w:color="auto"/>
            </w:tcBorders>
          </w:tcPr>
          <w:p w14:paraId="622853EE" w14:textId="77777777" w:rsidR="00BC7543" w:rsidRPr="007B437B" w:rsidRDefault="00BC7543" w:rsidP="008C42C4">
            <w:pPr>
              <w:spacing w:before="20" w:after="20"/>
              <w:rPr>
                <w:i/>
              </w:rPr>
            </w:pPr>
            <w:r w:rsidRPr="007B437B">
              <w:rPr>
                <w:i/>
              </w:rPr>
              <w:t>annettakhoon</w:t>
            </w:r>
          </w:p>
        </w:tc>
      </w:tr>
      <w:tr w:rsidR="00BC7543" w:rsidRPr="00A95D68" w14:paraId="4D9B8DFE" w14:textId="77777777" w:rsidTr="008C42C4">
        <w:tc>
          <w:tcPr>
            <w:tcW w:w="2538" w:type="dxa"/>
            <w:tcBorders>
              <w:top w:val="single" w:sz="4" w:space="0" w:color="auto"/>
              <w:bottom w:val="single" w:sz="4" w:space="0" w:color="auto"/>
            </w:tcBorders>
          </w:tcPr>
          <w:p w14:paraId="757C80E8" w14:textId="77777777" w:rsidR="00BC7543" w:rsidRPr="0078588A" w:rsidRDefault="00BC7543" w:rsidP="008C42C4">
            <w:pPr>
              <w:spacing w:before="20" w:after="20"/>
            </w:pPr>
            <w:r w:rsidRPr="0078588A">
              <w:t>Liittohaamut</w:t>
            </w:r>
          </w:p>
        </w:tc>
        <w:tc>
          <w:tcPr>
            <w:tcW w:w="2430" w:type="dxa"/>
            <w:tcBorders>
              <w:top w:val="single" w:sz="4" w:space="0" w:color="auto"/>
              <w:bottom w:val="single" w:sz="4" w:space="0" w:color="auto"/>
            </w:tcBorders>
          </w:tcPr>
          <w:p w14:paraId="446A3593" w14:textId="77777777" w:rsidR="00BC7543" w:rsidRPr="0078588A" w:rsidRDefault="00BC7543" w:rsidP="008C42C4">
            <w:pPr>
              <w:spacing w:before="20" w:after="20"/>
            </w:pPr>
          </w:p>
        </w:tc>
        <w:tc>
          <w:tcPr>
            <w:tcW w:w="2239" w:type="dxa"/>
            <w:tcBorders>
              <w:top w:val="single" w:sz="4" w:space="0" w:color="auto"/>
              <w:bottom w:val="single" w:sz="4" w:space="0" w:color="auto"/>
            </w:tcBorders>
          </w:tcPr>
          <w:p w14:paraId="39961475" w14:textId="77777777" w:rsidR="00BC7543" w:rsidRPr="0078588A" w:rsidRDefault="00BC7543" w:rsidP="008C42C4">
            <w:pPr>
              <w:spacing w:before="20" w:after="20"/>
            </w:pPr>
          </w:p>
        </w:tc>
      </w:tr>
      <w:tr w:rsidR="00BC7543" w:rsidRPr="00A95D68" w14:paraId="6923199E" w14:textId="77777777" w:rsidTr="008C42C4">
        <w:tc>
          <w:tcPr>
            <w:tcW w:w="2538" w:type="dxa"/>
            <w:tcBorders>
              <w:bottom w:val="nil"/>
            </w:tcBorders>
          </w:tcPr>
          <w:p w14:paraId="63A319AB" w14:textId="77777777" w:rsidR="00BC7543" w:rsidRPr="0078588A" w:rsidRDefault="00BC7543" w:rsidP="008C42C4">
            <w:pPr>
              <w:spacing w:before="20" w:after="20"/>
            </w:pPr>
            <w:r w:rsidRPr="0078588A">
              <w:t>Indikatiivin perfekti</w:t>
            </w:r>
          </w:p>
        </w:tc>
        <w:tc>
          <w:tcPr>
            <w:tcW w:w="2430" w:type="dxa"/>
            <w:tcBorders>
              <w:bottom w:val="nil"/>
            </w:tcBorders>
          </w:tcPr>
          <w:p w14:paraId="031CB182" w14:textId="77777777" w:rsidR="00BC7543" w:rsidRPr="0078588A" w:rsidRDefault="00BC7543" w:rsidP="008C42C4">
            <w:pPr>
              <w:spacing w:before="20" w:after="20"/>
            </w:pPr>
            <w:r w:rsidRPr="0078588A">
              <w:t>oon antanheet</w:t>
            </w:r>
          </w:p>
        </w:tc>
        <w:tc>
          <w:tcPr>
            <w:tcW w:w="2239" w:type="dxa"/>
            <w:tcBorders>
              <w:bottom w:val="nil"/>
            </w:tcBorders>
          </w:tcPr>
          <w:p w14:paraId="7ED2696B" w14:textId="77777777" w:rsidR="00BC7543" w:rsidRPr="0078588A" w:rsidRDefault="00BC7543" w:rsidP="008C42C4">
            <w:pPr>
              <w:spacing w:before="20" w:after="20"/>
            </w:pPr>
            <w:r w:rsidRPr="0078588A">
              <w:t xml:space="preserve">oon </w:t>
            </w:r>
            <w:r w:rsidRPr="007B437B">
              <w:rPr>
                <w:i/>
              </w:rPr>
              <w:t>annettu</w:t>
            </w:r>
          </w:p>
        </w:tc>
      </w:tr>
      <w:tr w:rsidR="00BC7543" w:rsidRPr="00A95D68" w14:paraId="17C17AEC" w14:textId="77777777" w:rsidTr="008C42C4">
        <w:tc>
          <w:tcPr>
            <w:tcW w:w="2538" w:type="dxa"/>
            <w:tcBorders>
              <w:top w:val="nil"/>
              <w:bottom w:val="nil"/>
            </w:tcBorders>
          </w:tcPr>
          <w:p w14:paraId="029ABAF6" w14:textId="77777777" w:rsidR="00BC7543" w:rsidRPr="0078588A" w:rsidRDefault="00BC7543" w:rsidP="008C42C4">
            <w:pPr>
              <w:spacing w:before="20" w:after="20"/>
            </w:pPr>
            <w:r w:rsidRPr="0078588A">
              <w:t>Indikatiivin pluskv.</w:t>
            </w:r>
          </w:p>
        </w:tc>
        <w:tc>
          <w:tcPr>
            <w:tcW w:w="2430" w:type="dxa"/>
            <w:tcBorders>
              <w:top w:val="nil"/>
              <w:bottom w:val="nil"/>
            </w:tcBorders>
          </w:tcPr>
          <w:p w14:paraId="05032CD0" w14:textId="77777777" w:rsidR="00BC7543" w:rsidRPr="0078588A" w:rsidRDefault="00BC7543" w:rsidP="008C42C4">
            <w:pPr>
              <w:spacing w:before="20" w:after="20"/>
            </w:pPr>
            <w:r w:rsidRPr="007B437B">
              <w:rPr>
                <w:i/>
              </w:rPr>
              <w:t>olthiin</w:t>
            </w:r>
            <w:r w:rsidRPr="0078588A">
              <w:rPr>
                <w:b/>
              </w:rPr>
              <w:t xml:space="preserve"> ~ </w:t>
            </w:r>
            <w:r w:rsidRPr="0078588A">
              <w:t>olit antanheet</w:t>
            </w:r>
          </w:p>
        </w:tc>
        <w:tc>
          <w:tcPr>
            <w:tcW w:w="2239" w:type="dxa"/>
            <w:tcBorders>
              <w:top w:val="nil"/>
              <w:bottom w:val="nil"/>
            </w:tcBorders>
          </w:tcPr>
          <w:p w14:paraId="65DAD8F1" w14:textId="77777777" w:rsidR="00BC7543" w:rsidRPr="0078588A" w:rsidRDefault="00BC7543" w:rsidP="008C42C4">
            <w:pPr>
              <w:spacing w:before="20" w:after="20"/>
            </w:pPr>
            <w:r w:rsidRPr="0078588A">
              <w:t xml:space="preserve">oli </w:t>
            </w:r>
            <w:r w:rsidRPr="007B437B">
              <w:rPr>
                <w:i/>
              </w:rPr>
              <w:t>kirjoitettu</w:t>
            </w:r>
          </w:p>
        </w:tc>
      </w:tr>
      <w:tr w:rsidR="00BC7543" w:rsidRPr="00A95D68" w14:paraId="0245310B" w14:textId="77777777" w:rsidTr="008C42C4">
        <w:tc>
          <w:tcPr>
            <w:tcW w:w="2538" w:type="dxa"/>
            <w:tcBorders>
              <w:top w:val="nil"/>
            </w:tcBorders>
          </w:tcPr>
          <w:p w14:paraId="74957112" w14:textId="77777777" w:rsidR="00BC7543" w:rsidRPr="0078588A" w:rsidRDefault="00BC7543" w:rsidP="008C42C4">
            <w:pPr>
              <w:spacing w:before="20" w:after="20"/>
            </w:pPr>
            <w:r w:rsidRPr="0078588A">
              <w:t>Kondisunaalin perfekti</w:t>
            </w:r>
          </w:p>
        </w:tc>
        <w:tc>
          <w:tcPr>
            <w:tcW w:w="2430" w:type="dxa"/>
            <w:tcBorders>
              <w:top w:val="nil"/>
            </w:tcBorders>
          </w:tcPr>
          <w:p w14:paraId="241FA85E" w14:textId="77777777" w:rsidR="00BC7543" w:rsidRPr="0078588A" w:rsidRDefault="00BC7543" w:rsidP="008C42C4">
            <w:pPr>
              <w:spacing w:before="20" w:after="20"/>
            </w:pPr>
            <w:r w:rsidRPr="007B437B">
              <w:rPr>
                <w:i/>
              </w:rPr>
              <w:t>oltais</w:t>
            </w:r>
            <w:r w:rsidRPr="0078588A">
              <w:rPr>
                <w:b/>
              </w:rPr>
              <w:t xml:space="preserve"> </w:t>
            </w:r>
            <w:r w:rsidRPr="0078588A">
              <w:t>~ olisit antanheet</w:t>
            </w:r>
          </w:p>
        </w:tc>
        <w:tc>
          <w:tcPr>
            <w:tcW w:w="2239" w:type="dxa"/>
            <w:tcBorders>
              <w:top w:val="nil"/>
            </w:tcBorders>
          </w:tcPr>
          <w:p w14:paraId="6D8AD61E" w14:textId="77777777" w:rsidR="00BC7543" w:rsidRPr="0078588A" w:rsidRDefault="00BC7543" w:rsidP="008C42C4">
            <w:pPr>
              <w:spacing w:before="20" w:after="20"/>
            </w:pPr>
            <w:r w:rsidRPr="0078588A">
              <w:t xml:space="preserve">olis </w:t>
            </w:r>
            <w:r w:rsidRPr="007B437B">
              <w:rPr>
                <w:i/>
              </w:rPr>
              <w:t>annettu</w:t>
            </w:r>
          </w:p>
        </w:tc>
      </w:tr>
      <w:tr w:rsidR="00BC7543" w:rsidRPr="00A95D68" w14:paraId="55944D38" w14:textId="77777777" w:rsidTr="008C42C4">
        <w:tc>
          <w:tcPr>
            <w:tcW w:w="2538" w:type="dxa"/>
            <w:tcBorders>
              <w:bottom w:val="single" w:sz="4" w:space="0" w:color="auto"/>
            </w:tcBorders>
          </w:tcPr>
          <w:p w14:paraId="33771517" w14:textId="77777777" w:rsidR="00BC7543" w:rsidRPr="0078588A" w:rsidRDefault="00BC7543" w:rsidP="008C42C4">
            <w:pPr>
              <w:spacing w:before="20" w:after="20"/>
            </w:pPr>
            <w:r w:rsidRPr="0078588A">
              <w:t>Kielttäävät haamut</w:t>
            </w:r>
          </w:p>
        </w:tc>
        <w:tc>
          <w:tcPr>
            <w:tcW w:w="2430" w:type="dxa"/>
            <w:tcBorders>
              <w:bottom w:val="single" w:sz="4" w:space="0" w:color="auto"/>
            </w:tcBorders>
          </w:tcPr>
          <w:p w14:paraId="7A70DFA2" w14:textId="77777777" w:rsidR="00BC7543" w:rsidRPr="0078588A" w:rsidRDefault="00BC7543" w:rsidP="008C42C4">
            <w:pPr>
              <w:spacing w:before="20" w:after="20"/>
            </w:pPr>
          </w:p>
        </w:tc>
        <w:tc>
          <w:tcPr>
            <w:tcW w:w="2239" w:type="dxa"/>
            <w:tcBorders>
              <w:bottom w:val="single" w:sz="4" w:space="0" w:color="auto"/>
            </w:tcBorders>
          </w:tcPr>
          <w:p w14:paraId="5740373F" w14:textId="77777777" w:rsidR="00BC7543" w:rsidRPr="0078588A" w:rsidRDefault="00BC7543" w:rsidP="008C42C4">
            <w:pPr>
              <w:spacing w:before="20" w:after="20"/>
            </w:pPr>
          </w:p>
        </w:tc>
      </w:tr>
      <w:tr w:rsidR="00BC7543" w:rsidRPr="00A95D68" w14:paraId="41833273" w14:textId="77777777" w:rsidTr="008C42C4">
        <w:tc>
          <w:tcPr>
            <w:tcW w:w="2538" w:type="dxa"/>
            <w:tcBorders>
              <w:bottom w:val="nil"/>
            </w:tcBorders>
          </w:tcPr>
          <w:p w14:paraId="3563354F" w14:textId="77777777" w:rsidR="00BC7543" w:rsidRPr="0078588A" w:rsidRDefault="00BC7543" w:rsidP="008C42C4">
            <w:pPr>
              <w:spacing w:before="20" w:after="20"/>
            </w:pPr>
            <w:r w:rsidRPr="0078588A">
              <w:t>Indikatiivin preesens</w:t>
            </w:r>
          </w:p>
        </w:tc>
        <w:tc>
          <w:tcPr>
            <w:tcW w:w="2430" w:type="dxa"/>
            <w:tcBorders>
              <w:bottom w:val="nil"/>
            </w:tcBorders>
          </w:tcPr>
          <w:p w14:paraId="3A00FAFB" w14:textId="77777777" w:rsidR="00BC7543" w:rsidRPr="0078588A" w:rsidRDefault="00BC7543" w:rsidP="008C42C4">
            <w:pPr>
              <w:spacing w:before="20" w:after="20"/>
            </w:pPr>
            <w:r w:rsidRPr="0078588A">
              <w:t>ei anna</w:t>
            </w:r>
          </w:p>
        </w:tc>
        <w:tc>
          <w:tcPr>
            <w:tcW w:w="2239" w:type="dxa"/>
            <w:tcBorders>
              <w:bottom w:val="nil"/>
            </w:tcBorders>
          </w:tcPr>
          <w:p w14:paraId="52A93C82" w14:textId="77777777" w:rsidR="00BC7543" w:rsidRPr="0078588A" w:rsidRDefault="00BC7543" w:rsidP="008C42C4">
            <w:pPr>
              <w:spacing w:before="20" w:after="20"/>
            </w:pPr>
            <w:r w:rsidRPr="0078588A">
              <w:t xml:space="preserve">ei </w:t>
            </w:r>
            <w:r w:rsidRPr="007B437B">
              <w:rPr>
                <w:i/>
              </w:rPr>
              <w:t>anneta</w:t>
            </w:r>
          </w:p>
        </w:tc>
      </w:tr>
      <w:tr w:rsidR="00BC7543" w:rsidRPr="00A95D68" w14:paraId="23135230" w14:textId="77777777" w:rsidTr="008C42C4">
        <w:tc>
          <w:tcPr>
            <w:tcW w:w="2538" w:type="dxa"/>
            <w:tcBorders>
              <w:top w:val="nil"/>
              <w:bottom w:val="nil"/>
            </w:tcBorders>
          </w:tcPr>
          <w:p w14:paraId="61333CD8" w14:textId="77777777" w:rsidR="00BC7543" w:rsidRPr="0078588A" w:rsidRDefault="00BC7543" w:rsidP="008C42C4">
            <w:pPr>
              <w:spacing w:before="20" w:after="20"/>
            </w:pPr>
            <w:r w:rsidRPr="0078588A">
              <w:t>Indikatiivin preteriti</w:t>
            </w:r>
          </w:p>
        </w:tc>
        <w:tc>
          <w:tcPr>
            <w:tcW w:w="2430" w:type="dxa"/>
            <w:tcBorders>
              <w:top w:val="nil"/>
              <w:bottom w:val="nil"/>
            </w:tcBorders>
          </w:tcPr>
          <w:p w14:paraId="05B206DC" w14:textId="77777777" w:rsidR="00BC7543" w:rsidRPr="0078588A" w:rsidRDefault="00BC7543" w:rsidP="008C42C4">
            <w:pPr>
              <w:spacing w:before="20" w:after="20"/>
            </w:pPr>
            <w:r w:rsidRPr="0078588A">
              <w:t>ei antanheet</w:t>
            </w:r>
          </w:p>
        </w:tc>
        <w:tc>
          <w:tcPr>
            <w:tcW w:w="2239" w:type="dxa"/>
            <w:tcBorders>
              <w:top w:val="nil"/>
              <w:bottom w:val="nil"/>
            </w:tcBorders>
          </w:tcPr>
          <w:p w14:paraId="19BDD7FA" w14:textId="77777777" w:rsidR="00BC7543" w:rsidRPr="0078588A" w:rsidRDefault="00BC7543" w:rsidP="008C42C4">
            <w:pPr>
              <w:spacing w:before="20" w:after="20"/>
            </w:pPr>
            <w:r w:rsidRPr="0078588A">
              <w:t xml:space="preserve">ei </w:t>
            </w:r>
            <w:r w:rsidRPr="007B437B">
              <w:rPr>
                <w:i/>
              </w:rPr>
              <w:t>annettu</w:t>
            </w:r>
          </w:p>
        </w:tc>
      </w:tr>
      <w:tr w:rsidR="00BC7543" w:rsidRPr="00A95D68" w14:paraId="67822936" w14:textId="77777777" w:rsidTr="008C42C4">
        <w:tc>
          <w:tcPr>
            <w:tcW w:w="2538" w:type="dxa"/>
            <w:tcBorders>
              <w:top w:val="nil"/>
              <w:bottom w:val="nil"/>
            </w:tcBorders>
          </w:tcPr>
          <w:p w14:paraId="3744B00A" w14:textId="77777777" w:rsidR="00BC7543" w:rsidRPr="0078588A" w:rsidRDefault="00BC7543" w:rsidP="008C42C4">
            <w:pPr>
              <w:spacing w:before="20" w:after="20"/>
            </w:pPr>
            <w:r w:rsidRPr="0078588A">
              <w:t>Indikatiivin perfekti</w:t>
            </w:r>
          </w:p>
        </w:tc>
        <w:tc>
          <w:tcPr>
            <w:tcW w:w="2430" w:type="dxa"/>
            <w:tcBorders>
              <w:top w:val="nil"/>
              <w:bottom w:val="nil"/>
            </w:tcBorders>
          </w:tcPr>
          <w:p w14:paraId="612236BD" w14:textId="77777777" w:rsidR="00BC7543" w:rsidRPr="0078588A" w:rsidRDefault="00BC7543" w:rsidP="008C42C4">
            <w:pPr>
              <w:spacing w:before="20" w:after="20"/>
            </w:pPr>
            <w:r w:rsidRPr="0078588A">
              <w:t>ei ole antanheet</w:t>
            </w:r>
          </w:p>
        </w:tc>
        <w:tc>
          <w:tcPr>
            <w:tcW w:w="2239" w:type="dxa"/>
            <w:tcBorders>
              <w:top w:val="nil"/>
              <w:bottom w:val="nil"/>
            </w:tcBorders>
          </w:tcPr>
          <w:p w14:paraId="789AD8F5" w14:textId="77777777" w:rsidR="00BC7543" w:rsidRPr="0078588A" w:rsidRDefault="00BC7543" w:rsidP="008C42C4">
            <w:pPr>
              <w:spacing w:before="20" w:after="20"/>
            </w:pPr>
            <w:r w:rsidRPr="0078588A">
              <w:t xml:space="preserve">ei ole </w:t>
            </w:r>
            <w:r w:rsidRPr="007B437B">
              <w:rPr>
                <w:i/>
              </w:rPr>
              <w:t>annettu</w:t>
            </w:r>
          </w:p>
        </w:tc>
      </w:tr>
      <w:tr w:rsidR="00BC7543" w:rsidRPr="00A95D68" w14:paraId="6CC42EA6" w14:textId="77777777" w:rsidTr="008C42C4">
        <w:tc>
          <w:tcPr>
            <w:tcW w:w="2538" w:type="dxa"/>
            <w:tcBorders>
              <w:top w:val="nil"/>
              <w:bottom w:val="nil"/>
            </w:tcBorders>
          </w:tcPr>
          <w:p w14:paraId="0773E05A" w14:textId="77777777" w:rsidR="00BC7543" w:rsidRPr="0078588A" w:rsidRDefault="00BC7543" w:rsidP="008C42C4">
            <w:pPr>
              <w:spacing w:before="20" w:after="20"/>
            </w:pPr>
            <w:r w:rsidRPr="0078588A">
              <w:t>Indikatiivin pluskv.</w:t>
            </w:r>
          </w:p>
        </w:tc>
        <w:tc>
          <w:tcPr>
            <w:tcW w:w="2430" w:type="dxa"/>
            <w:tcBorders>
              <w:top w:val="nil"/>
              <w:bottom w:val="nil"/>
            </w:tcBorders>
          </w:tcPr>
          <w:p w14:paraId="0372871C" w14:textId="77777777" w:rsidR="00BC7543" w:rsidRPr="0078588A" w:rsidRDefault="00BC7543" w:rsidP="008C42C4">
            <w:pPr>
              <w:spacing w:before="20" w:after="20"/>
            </w:pPr>
            <w:r w:rsidRPr="0078588A">
              <w:t>ei olheet antanheet</w:t>
            </w:r>
          </w:p>
        </w:tc>
        <w:tc>
          <w:tcPr>
            <w:tcW w:w="2239" w:type="dxa"/>
            <w:tcBorders>
              <w:top w:val="nil"/>
              <w:bottom w:val="nil"/>
            </w:tcBorders>
          </w:tcPr>
          <w:p w14:paraId="5BB5E94E" w14:textId="77777777" w:rsidR="00BC7543" w:rsidRPr="0078588A" w:rsidRDefault="00BC7543" w:rsidP="008C42C4">
            <w:pPr>
              <w:spacing w:before="20" w:after="20"/>
            </w:pPr>
            <w:r w:rsidRPr="0078588A">
              <w:t xml:space="preserve">ei ollu </w:t>
            </w:r>
            <w:r w:rsidRPr="007B437B">
              <w:rPr>
                <w:i/>
              </w:rPr>
              <w:t>annettu</w:t>
            </w:r>
          </w:p>
        </w:tc>
      </w:tr>
      <w:tr w:rsidR="00BC7543" w:rsidRPr="00A95D68" w14:paraId="4F7A73BE" w14:textId="77777777" w:rsidTr="008C42C4">
        <w:tc>
          <w:tcPr>
            <w:tcW w:w="2538" w:type="dxa"/>
            <w:tcBorders>
              <w:top w:val="nil"/>
              <w:bottom w:val="nil"/>
            </w:tcBorders>
          </w:tcPr>
          <w:p w14:paraId="3D3E83ED" w14:textId="77777777" w:rsidR="00BC7543" w:rsidRPr="0078588A" w:rsidRDefault="00BC7543" w:rsidP="008C42C4">
            <w:pPr>
              <w:spacing w:before="20" w:after="20"/>
            </w:pPr>
            <w:r w:rsidRPr="0078588A">
              <w:t>Kondisunaalin preesens</w:t>
            </w:r>
          </w:p>
        </w:tc>
        <w:tc>
          <w:tcPr>
            <w:tcW w:w="2430" w:type="dxa"/>
            <w:tcBorders>
              <w:top w:val="nil"/>
              <w:bottom w:val="nil"/>
            </w:tcBorders>
          </w:tcPr>
          <w:p w14:paraId="2257EB0C" w14:textId="77777777" w:rsidR="00BC7543" w:rsidRPr="0078588A" w:rsidRDefault="00BC7543" w:rsidP="008C42C4">
            <w:pPr>
              <w:spacing w:before="20" w:after="20"/>
            </w:pPr>
            <w:r w:rsidRPr="0078588A">
              <w:t xml:space="preserve">ei </w:t>
            </w:r>
            <w:r w:rsidRPr="007B437B">
              <w:rPr>
                <w:i/>
              </w:rPr>
              <w:t>annettais</w:t>
            </w:r>
            <w:r w:rsidRPr="0078588A">
              <w:rPr>
                <w:b/>
              </w:rPr>
              <w:t xml:space="preserve"> ~ </w:t>
            </w:r>
            <w:r w:rsidRPr="0078588A">
              <w:t>ei antais</w:t>
            </w:r>
          </w:p>
        </w:tc>
        <w:tc>
          <w:tcPr>
            <w:tcW w:w="2239" w:type="dxa"/>
            <w:tcBorders>
              <w:top w:val="nil"/>
              <w:bottom w:val="nil"/>
            </w:tcBorders>
          </w:tcPr>
          <w:p w14:paraId="21E0FDEF" w14:textId="77777777" w:rsidR="00BC7543" w:rsidRPr="0078588A" w:rsidRDefault="00BC7543" w:rsidP="008C42C4">
            <w:pPr>
              <w:spacing w:before="20" w:after="20"/>
            </w:pPr>
            <w:r w:rsidRPr="0078588A">
              <w:t xml:space="preserve">ei </w:t>
            </w:r>
            <w:r w:rsidRPr="007B437B">
              <w:rPr>
                <w:i/>
              </w:rPr>
              <w:t>annettais</w:t>
            </w:r>
          </w:p>
        </w:tc>
      </w:tr>
      <w:tr w:rsidR="00BC7543" w:rsidRPr="00A95D68" w14:paraId="0769DF4C" w14:textId="77777777" w:rsidTr="008C42C4">
        <w:tc>
          <w:tcPr>
            <w:tcW w:w="2538" w:type="dxa"/>
            <w:tcBorders>
              <w:top w:val="nil"/>
              <w:bottom w:val="nil"/>
            </w:tcBorders>
          </w:tcPr>
          <w:p w14:paraId="27B72986" w14:textId="77777777" w:rsidR="00BC7543" w:rsidRPr="0078588A" w:rsidRDefault="00BC7543" w:rsidP="008C42C4">
            <w:pPr>
              <w:spacing w:before="20" w:after="20"/>
            </w:pPr>
            <w:r w:rsidRPr="0078588A">
              <w:t>Kondisunaalin perfekti</w:t>
            </w:r>
          </w:p>
        </w:tc>
        <w:tc>
          <w:tcPr>
            <w:tcW w:w="2430" w:type="dxa"/>
            <w:tcBorders>
              <w:top w:val="nil"/>
              <w:bottom w:val="nil"/>
            </w:tcBorders>
          </w:tcPr>
          <w:p w14:paraId="38C0C9EE" w14:textId="77777777" w:rsidR="00BC7543" w:rsidRPr="0078588A" w:rsidRDefault="00BC7543" w:rsidP="008C42C4">
            <w:pPr>
              <w:spacing w:before="20" w:after="20"/>
            </w:pPr>
            <w:r w:rsidRPr="0078588A">
              <w:t xml:space="preserve">ei </w:t>
            </w:r>
            <w:r w:rsidRPr="007B437B">
              <w:rPr>
                <w:i/>
              </w:rPr>
              <w:t>oltais</w:t>
            </w:r>
            <w:r w:rsidRPr="0078588A">
              <w:rPr>
                <w:b/>
              </w:rPr>
              <w:t xml:space="preserve"> </w:t>
            </w:r>
            <w:r w:rsidRPr="0078588A">
              <w:rPr>
                <w:rFonts w:ascii="Monaco" w:hAnsi="Monaco" w:cs="Monaco"/>
              </w:rPr>
              <w:t xml:space="preserve">∼ </w:t>
            </w:r>
            <w:r w:rsidRPr="0078588A">
              <w:rPr>
                <w:rFonts w:cs="Monaco"/>
              </w:rPr>
              <w:t xml:space="preserve">ei </w:t>
            </w:r>
            <w:r w:rsidRPr="0078588A">
              <w:t>olis antanheet</w:t>
            </w:r>
          </w:p>
        </w:tc>
        <w:tc>
          <w:tcPr>
            <w:tcW w:w="2239" w:type="dxa"/>
            <w:tcBorders>
              <w:top w:val="nil"/>
              <w:bottom w:val="nil"/>
            </w:tcBorders>
          </w:tcPr>
          <w:p w14:paraId="570F778A" w14:textId="77777777" w:rsidR="00BC7543" w:rsidRPr="0078588A" w:rsidRDefault="00BC7543" w:rsidP="008C42C4">
            <w:pPr>
              <w:spacing w:before="20" w:after="20"/>
            </w:pPr>
            <w:r w:rsidRPr="0078588A">
              <w:t xml:space="preserve">ei olis </w:t>
            </w:r>
            <w:r w:rsidRPr="007B437B">
              <w:rPr>
                <w:i/>
              </w:rPr>
              <w:t>annettu</w:t>
            </w:r>
          </w:p>
        </w:tc>
      </w:tr>
      <w:tr w:rsidR="00BC7543" w:rsidRPr="00A95D68" w14:paraId="383CAC77" w14:textId="77777777" w:rsidTr="008C42C4">
        <w:tc>
          <w:tcPr>
            <w:tcW w:w="2538" w:type="dxa"/>
            <w:tcBorders>
              <w:top w:val="nil"/>
              <w:bottom w:val="single" w:sz="4" w:space="0" w:color="auto"/>
            </w:tcBorders>
          </w:tcPr>
          <w:p w14:paraId="03A82B3F" w14:textId="77777777" w:rsidR="00BC7543" w:rsidRPr="0078588A" w:rsidRDefault="00BC7543" w:rsidP="008C42C4">
            <w:pPr>
              <w:spacing w:before="20" w:after="20"/>
            </w:pPr>
            <w:r w:rsidRPr="0078588A">
              <w:t>Imperatiivin preesens</w:t>
            </w:r>
          </w:p>
        </w:tc>
        <w:tc>
          <w:tcPr>
            <w:tcW w:w="2430" w:type="dxa"/>
            <w:tcBorders>
              <w:top w:val="nil"/>
              <w:bottom w:val="single" w:sz="4" w:space="0" w:color="auto"/>
            </w:tcBorders>
          </w:tcPr>
          <w:p w14:paraId="658FD20C" w14:textId="77777777" w:rsidR="00BC7543" w:rsidRPr="0078588A" w:rsidRDefault="00BC7543" w:rsidP="008C42C4">
            <w:pPr>
              <w:spacing w:before="20" w:after="20"/>
            </w:pPr>
            <w:r w:rsidRPr="0078588A">
              <w:t>olkhoot antamatta</w:t>
            </w:r>
          </w:p>
        </w:tc>
        <w:tc>
          <w:tcPr>
            <w:tcW w:w="2239" w:type="dxa"/>
            <w:tcBorders>
              <w:top w:val="nil"/>
              <w:bottom w:val="single" w:sz="4" w:space="0" w:color="auto"/>
            </w:tcBorders>
          </w:tcPr>
          <w:p w14:paraId="5979FF1C" w14:textId="77777777" w:rsidR="00BC7543" w:rsidRPr="0078588A" w:rsidRDefault="00BC7543" w:rsidP="008C42C4">
            <w:pPr>
              <w:spacing w:before="20" w:after="20"/>
            </w:pPr>
            <w:r w:rsidRPr="00846EAC">
              <w:rPr>
                <w:i/>
              </w:rPr>
              <w:t>oltakhoon</w:t>
            </w:r>
            <w:r w:rsidRPr="0078588A">
              <w:t xml:space="preserve"> antamatta</w:t>
            </w:r>
          </w:p>
        </w:tc>
      </w:tr>
    </w:tbl>
    <w:p w14:paraId="0AB11C2A" w14:textId="77777777" w:rsidR="00BC7543" w:rsidRPr="00A95D68" w:rsidRDefault="00BC7543" w:rsidP="00BC7543">
      <w:pPr>
        <w:pStyle w:val="Overskrift2"/>
      </w:pPr>
      <w:bookmarkStart w:id="1717" w:name="_Toc81192475"/>
      <w:bookmarkStart w:id="1718" w:name="_Toc84998023"/>
      <w:bookmarkStart w:id="1719" w:name="_Toc198266915"/>
      <w:bookmarkStart w:id="1720" w:name="_Toc209168667"/>
      <w:bookmarkStart w:id="1721" w:name="_Toc241129296"/>
      <w:bookmarkStart w:id="1722" w:name="_Toc311273898"/>
      <w:r>
        <w:t>Infinit</w:t>
      </w:r>
      <w:r w:rsidRPr="00A95D68">
        <w:t>tiset verbihaamut</w:t>
      </w:r>
      <w:bookmarkEnd w:id="1717"/>
      <w:bookmarkEnd w:id="1718"/>
      <w:bookmarkEnd w:id="1719"/>
      <w:bookmarkEnd w:id="1720"/>
      <w:bookmarkEnd w:id="1721"/>
      <w:bookmarkEnd w:id="1722"/>
    </w:p>
    <w:p w14:paraId="47921CF2" w14:textId="1B74A661" w:rsidR="00BC7543" w:rsidRPr="00A95D68" w:rsidRDefault="00BC7543" w:rsidP="00BC7543">
      <w:pPr>
        <w:pStyle w:val="Brdtekst"/>
        <w:spacing w:before="120"/>
      </w:pPr>
      <w:r>
        <w:rPr>
          <w:smallCaps/>
        </w:rPr>
        <w:t>Infinit</w:t>
      </w:r>
      <w:r w:rsidRPr="00C119E9">
        <w:rPr>
          <w:smallCaps/>
        </w:rPr>
        <w:t>tiset verbihaamut</w:t>
      </w:r>
      <w:r w:rsidRPr="00A95D68">
        <w:t xml:space="preserve"> ei saata yksin olla syntaktin </w:t>
      </w:r>
      <w:r>
        <w:t>verbaalinna</w:t>
      </w:r>
      <w:r w:rsidRPr="00A95D68">
        <w:t xml:space="preserve">, mutta kylläki verbiin liittohamuissa verbaalin osana </w:t>
      </w:r>
      <w:r w:rsidR="004950C7">
        <w:t>kieltoverbin eli/ja apuverbin</w:t>
      </w:r>
      <w:r w:rsidRPr="00A95D68">
        <w:t xml:space="preserve"> seurassa. Näin</w:t>
      </w:r>
      <w:r>
        <w:t xml:space="preserve"> (1–3)</w:t>
      </w:r>
      <w:r w:rsidRPr="00A95D68">
        <w:t>:</w:t>
      </w:r>
    </w:p>
    <w:p w14:paraId="4B6D57C4" w14:textId="4D236CDE" w:rsidR="00BC7543" w:rsidRPr="00A95D68" w:rsidRDefault="00BC7543" w:rsidP="00BC7543">
      <w:pPr>
        <w:pStyle w:val="Brdtekst"/>
        <w:spacing w:before="120"/>
      </w:pPr>
      <w:r>
        <w:t xml:space="preserve">(1) </w:t>
      </w:r>
      <w:r w:rsidRPr="00A95D68">
        <w:t xml:space="preserve">Mie olen </w:t>
      </w:r>
      <w:r w:rsidRPr="00551368">
        <w:rPr>
          <w:i/>
        </w:rPr>
        <w:t>juonu</w:t>
      </w:r>
      <w:r w:rsidR="00A83669" w:rsidRPr="00A83669">
        <w:t>(</w:t>
      </w:r>
      <w:r w:rsidR="00903450">
        <w:rPr>
          <w:i/>
        </w:rPr>
        <w:t>t</w:t>
      </w:r>
      <w:r w:rsidR="00A83669" w:rsidRPr="00A83669">
        <w:t>)</w:t>
      </w:r>
      <w:r w:rsidRPr="00A95D68">
        <w:t xml:space="preserve"> paljon vettä.</w:t>
      </w:r>
    </w:p>
    <w:p w14:paraId="3CCCCA9A" w14:textId="2104F239" w:rsidR="00BC7543" w:rsidRPr="00A95D68" w:rsidRDefault="00BC7543" w:rsidP="00BC7543">
      <w:pPr>
        <w:pStyle w:val="Brdtekst"/>
        <w:spacing w:before="120"/>
      </w:pPr>
      <w:r>
        <w:t xml:space="preserve">(2) </w:t>
      </w:r>
      <w:r w:rsidRPr="00A95D68">
        <w:t xml:space="preserve">Pojat oon </w:t>
      </w:r>
      <w:r w:rsidRPr="00551368">
        <w:rPr>
          <w:i/>
        </w:rPr>
        <w:t xml:space="preserve">syönheet </w:t>
      </w:r>
      <w:r w:rsidR="00887CE4">
        <w:t>poron</w:t>
      </w:r>
      <w:r w:rsidRPr="00A95D68">
        <w:t>lihhaa.</w:t>
      </w:r>
    </w:p>
    <w:p w14:paraId="17854BF7" w14:textId="2197DFCA" w:rsidR="00BC7543" w:rsidRDefault="00BC7543" w:rsidP="00BC7543">
      <w:pPr>
        <w:pStyle w:val="Brdtekst"/>
        <w:spacing w:before="120"/>
      </w:pPr>
      <w:r>
        <w:t xml:space="preserve">(3) </w:t>
      </w:r>
      <w:r w:rsidRPr="00A95D68">
        <w:t xml:space="preserve">Mulla ei ole </w:t>
      </w:r>
      <w:r w:rsidRPr="00551368">
        <w:rPr>
          <w:i/>
        </w:rPr>
        <w:t>tullu</w:t>
      </w:r>
      <w:r w:rsidR="00A83669" w:rsidRPr="00A83669">
        <w:t>(</w:t>
      </w:r>
      <w:r w:rsidR="00903450">
        <w:rPr>
          <w:i/>
        </w:rPr>
        <w:t>t</w:t>
      </w:r>
      <w:r w:rsidR="00A83669" w:rsidRPr="00A83669">
        <w:t>)</w:t>
      </w:r>
      <w:r w:rsidRPr="00A95D68">
        <w:t xml:space="preserve"> </w:t>
      </w:r>
      <w:r w:rsidRPr="00C77E84">
        <w:rPr>
          <w:i/>
        </w:rPr>
        <w:t>käytyksi</w:t>
      </w:r>
      <w:r w:rsidRPr="00A95D68">
        <w:t xml:space="preserve"> Helsingissä.</w:t>
      </w:r>
    </w:p>
    <w:p w14:paraId="6FC00A49" w14:textId="53010E93" w:rsidR="00BC7543" w:rsidRPr="00A95D68" w:rsidRDefault="00BC7543" w:rsidP="00BC7543">
      <w:pPr>
        <w:pStyle w:val="Brdtekst"/>
        <w:spacing w:before="120"/>
      </w:pPr>
      <w:r>
        <w:t>Infinit</w:t>
      </w:r>
      <w:r w:rsidRPr="00A95D68">
        <w:t xml:space="preserve">tissii verbihaamui oon kahta lajjii: </w:t>
      </w:r>
      <w:r w:rsidRPr="00C119E9">
        <w:rPr>
          <w:smallCaps/>
        </w:rPr>
        <w:t>infinitiiviitä</w:t>
      </w:r>
      <w:r w:rsidRPr="00A95D68">
        <w:rPr>
          <w:b/>
        </w:rPr>
        <w:t xml:space="preserve"> </w:t>
      </w:r>
      <w:r w:rsidRPr="00A95D68">
        <w:t xml:space="preserve">ja </w:t>
      </w:r>
      <w:r>
        <w:rPr>
          <w:smallCaps/>
        </w:rPr>
        <w:t>partisip</w:t>
      </w:r>
      <w:r w:rsidRPr="00C119E9">
        <w:rPr>
          <w:smallCaps/>
        </w:rPr>
        <w:t>piita</w:t>
      </w:r>
      <w:r w:rsidRPr="00A95D68">
        <w:t xml:space="preserve">. Infinitiiviilä ja </w:t>
      </w:r>
      <w:r>
        <w:t>partisipp</w:t>
      </w:r>
      <w:r w:rsidRPr="00A95D68">
        <w:t>iila oon yksi prinsipielli ero: Infinitiivit oon syntaktissa ylheensä NP:n funksuunissa</w:t>
      </w:r>
      <w:r w:rsidR="001E065B">
        <w:t xml:space="preserve"> (4)</w:t>
      </w:r>
      <w:r w:rsidRPr="00A95D68">
        <w:t xml:space="preserve">, </w:t>
      </w:r>
      <w:r>
        <w:t>partisip</w:t>
      </w:r>
      <w:r w:rsidRPr="00A95D68">
        <w:t xml:space="preserve">it taas </w:t>
      </w:r>
      <w:r w:rsidR="001E065B">
        <w:t>AP:n</w:t>
      </w:r>
      <w:r w:rsidRPr="00A95D68">
        <w:t xml:space="preserve"> funksuunissa</w:t>
      </w:r>
      <w:r w:rsidR="001E065B">
        <w:t xml:space="preserve"> (5)</w:t>
      </w:r>
      <w:r w:rsidR="00423321">
        <w:t>.</w:t>
      </w:r>
      <w:r w:rsidR="00C77E84">
        <w:t xml:space="preserve"> Verttaa syntaktiita (4, 5) syntakthiin (6, 7).</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630"/>
        <w:gridCol w:w="3708"/>
      </w:tblGrid>
      <w:tr w:rsidR="00BC7543" w:rsidRPr="005615CB" w14:paraId="3E29EDCA" w14:textId="77777777" w:rsidTr="008C42C4">
        <w:tc>
          <w:tcPr>
            <w:tcW w:w="3870" w:type="dxa"/>
          </w:tcPr>
          <w:p w14:paraId="35577E44" w14:textId="77777777" w:rsidR="00BC7543" w:rsidRDefault="00BC7543" w:rsidP="00887CE4">
            <w:pPr>
              <w:pStyle w:val="Liste"/>
              <w:spacing w:before="120"/>
              <w:ind w:left="0" w:firstLine="0"/>
              <w:contextualSpacing w:val="0"/>
            </w:pPr>
            <w:r>
              <w:t>Infinittinen verbihaamu</w:t>
            </w:r>
          </w:p>
        </w:tc>
        <w:tc>
          <w:tcPr>
            <w:tcW w:w="630" w:type="dxa"/>
          </w:tcPr>
          <w:p w14:paraId="7893D855" w14:textId="77777777" w:rsidR="00BC7543" w:rsidRPr="005615CB" w:rsidRDefault="00BC7543" w:rsidP="00887CE4">
            <w:pPr>
              <w:pStyle w:val="Liste"/>
              <w:spacing w:before="120"/>
              <w:ind w:left="0" w:firstLine="0"/>
              <w:contextualSpacing w:val="0"/>
            </w:pPr>
          </w:p>
        </w:tc>
        <w:tc>
          <w:tcPr>
            <w:tcW w:w="3708" w:type="dxa"/>
          </w:tcPr>
          <w:p w14:paraId="5ADF28B7" w14:textId="77777777" w:rsidR="00BC7543" w:rsidRPr="005615CB" w:rsidRDefault="00BC7543" w:rsidP="00887CE4">
            <w:pPr>
              <w:pStyle w:val="Liste"/>
              <w:spacing w:before="120"/>
              <w:ind w:left="0" w:firstLine="0"/>
              <w:contextualSpacing w:val="0"/>
            </w:pPr>
            <w:r>
              <w:t>NP/AP</w:t>
            </w:r>
          </w:p>
        </w:tc>
      </w:tr>
      <w:tr w:rsidR="00BC7543" w:rsidRPr="005615CB" w14:paraId="359A149F" w14:textId="77777777" w:rsidTr="008C42C4">
        <w:tc>
          <w:tcPr>
            <w:tcW w:w="3870" w:type="dxa"/>
          </w:tcPr>
          <w:p w14:paraId="69943B24" w14:textId="27A94C97" w:rsidR="00BC7543" w:rsidRPr="005615CB" w:rsidRDefault="00BC7543" w:rsidP="00887CE4">
            <w:pPr>
              <w:pStyle w:val="Liste"/>
              <w:spacing w:before="40" w:after="40"/>
              <w:ind w:left="0" w:firstLine="0"/>
              <w:contextualSpacing w:val="0"/>
            </w:pPr>
            <w:r>
              <w:t>(4</w:t>
            </w:r>
            <w:r w:rsidRPr="005615CB">
              <w:t xml:space="preserve">) Mie halluun </w:t>
            </w:r>
            <w:r w:rsidRPr="005615CB">
              <w:rPr>
                <w:i/>
              </w:rPr>
              <w:t>syöđä</w:t>
            </w:r>
            <w:r>
              <w:rPr>
                <w:i/>
              </w:rPr>
              <w:t xml:space="preserve"> </w:t>
            </w:r>
            <w:r w:rsidR="00BA1173" w:rsidRPr="00BA1173">
              <w:t>~</w:t>
            </w:r>
            <w:r>
              <w:rPr>
                <w:i/>
              </w:rPr>
              <w:t xml:space="preserve"> syyä</w:t>
            </w:r>
            <w:r w:rsidRPr="005615CB">
              <w:t>.</w:t>
            </w:r>
          </w:p>
        </w:tc>
        <w:tc>
          <w:tcPr>
            <w:tcW w:w="630" w:type="dxa"/>
          </w:tcPr>
          <w:p w14:paraId="76ADCF55" w14:textId="77777777" w:rsidR="00BC7543" w:rsidRPr="005615CB" w:rsidRDefault="00BC7543" w:rsidP="00887CE4">
            <w:pPr>
              <w:pStyle w:val="Liste"/>
              <w:spacing w:before="40" w:after="40"/>
              <w:ind w:left="0" w:firstLine="0"/>
              <w:contextualSpacing w:val="0"/>
            </w:pPr>
            <w:r w:rsidRPr="005615CB">
              <w:t xml:space="preserve">Vrt. </w:t>
            </w:r>
          </w:p>
        </w:tc>
        <w:tc>
          <w:tcPr>
            <w:tcW w:w="3708" w:type="dxa"/>
          </w:tcPr>
          <w:p w14:paraId="04F7E85E" w14:textId="5662FFEA" w:rsidR="00BC7543" w:rsidRPr="005615CB" w:rsidRDefault="00C77E84" w:rsidP="00887CE4">
            <w:pPr>
              <w:pStyle w:val="Liste"/>
              <w:spacing w:before="40" w:after="40"/>
              <w:ind w:left="0" w:firstLine="0"/>
              <w:contextualSpacing w:val="0"/>
            </w:pPr>
            <w:r>
              <w:t xml:space="preserve">(6) </w:t>
            </w:r>
            <w:r w:rsidR="00BC7543" w:rsidRPr="005615CB">
              <w:t xml:space="preserve">Mie halluun </w:t>
            </w:r>
            <w:r w:rsidR="00BC7543" w:rsidRPr="005615CB">
              <w:rPr>
                <w:i/>
              </w:rPr>
              <w:t>ruok</w:t>
            </w:r>
            <w:r w:rsidR="00BC7543" w:rsidRPr="0075485B">
              <w:t>(</w:t>
            </w:r>
            <w:r w:rsidR="00BC7543" w:rsidRPr="005615CB">
              <w:rPr>
                <w:i/>
              </w:rPr>
              <w:t>k</w:t>
            </w:r>
            <w:r w:rsidR="00BC7543" w:rsidRPr="0075485B">
              <w:t>)</w:t>
            </w:r>
            <w:r w:rsidR="00BC7543" w:rsidRPr="005615CB">
              <w:rPr>
                <w:i/>
              </w:rPr>
              <w:t>aa</w:t>
            </w:r>
            <w:r w:rsidR="001B127A" w:rsidRPr="001B127A">
              <w:t>.</w:t>
            </w:r>
            <w:r w:rsidR="00BC7543" w:rsidRPr="005615CB">
              <w:t xml:space="preserve"> </w:t>
            </w:r>
          </w:p>
        </w:tc>
      </w:tr>
      <w:tr w:rsidR="00BC7543" w:rsidRPr="005615CB" w14:paraId="6D5898F3" w14:textId="77777777" w:rsidTr="008C42C4">
        <w:tc>
          <w:tcPr>
            <w:tcW w:w="3870" w:type="dxa"/>
          </w:tcPr>
          <w:p w14:paraId="7315F39F" w14:textId="3B6F791D" w:rsidR="00BC7543" w:rsidRPr="005615CB" w:rsidRDefault="00BC7543" w:rsidP="00887CE4">
            <w:pPr>
              <w:spacing w:before="40" w:after="40"/>
            </w:pPr>
            <w:r>
              <w:t>(5</w:t>
            </w:r>
            <w:r w:rsidRPr="005615CB">
              <w:t xml:space="preserve">) </w:t>
            </w:r>
            <w:r w:rsidRPr="005615CB">
              <w:rPr>
                <w:i/>
              </w:rPr>
              <w:t>Kuolu</w:t>
            </w:r>
            <w:r w:rsidR="00A83669" w:rsidRPr="00A83669">
              <w:t>(</w:t>
            </w:r>
            <w:r w:rsidR="00903450">
              <w:rPr>
                <w:i/>
              </w:rPr>
              <w:t>t</w:t>
            </w:r>
            <w:r w:rsidR="00A83669" w:rsidRPr="00A83669">
              <w:t>)</w:t>
            </w:r>
            <w:r w:rsidRPr="005615CB">
              <w:t xml:space="preserve"> mies makas ruumiskirstussa.</w:t>
            </w:r>
          </w:p>
        </w:tc>
        <w:tc>
          <w:tcPr>
            <w:tcW w:w="630" w:type="dxa"/>
          </w:tcPr>
          <w:p w14:paraId="2C300F20" w14:textId="77777777" w:rsidR="00BC7543" w:rsidRPr="005615CB" w:rsidRDefault="00BC7543" w:rsidP="00887CE4">
            <w:pPr>
              <w:spacing w:before="40" w:after="40"/>
            </w:pPr>
            <w:r w:rsidRPr="005615CB">
              <w:t xml:space="preserve">Vrt. </w:t>
            </w:r>
          </w:p>
        </w:tc>
        <w:tc>
          <w:tcPr>
            <w:tcW w:w="3708" w:type="dxa"/>
          </w:tcPr>
          <w:p w14:paraId="4AC11BE9" w14:textId="460BEFF3" w:rsidR="00BC7543" w:rsidRPr="005615CB" w:rsidRDefault="00C77E84" w:rsidP="00887CE4">
            <w:pPr>
              <w:spacing w:before="40" w:after="40"/>
            </w:pPr>
            <w:r>
              <w:t>(7)</w:t>
            </w:r>
            <w:r>
              <w:rPr>
                <w:i/>
              </w:rPr>
              <w:t xml:space="preserve"> </w:t>
            </w:r>
            <w:r w:rsidR="00BC7543" w:rsidRPr="005615CB">
              <w:rPr>
                <w:i/>
              </w:rPr>
              <w:t xml:space="preserve">Vanhaa </w:t>
            </w:r>
            <w:r w:rsidR="00BC7543" w:rsidRPr="005615CB">
              <w:t>mies makas ruumiskirstussa.</w:t>
            </w:r>
          </w:p>
        </w:tc>
      </w:tr>
    </w:tbl>
    <w:p w14:paraId="7AF0A446" w14:textId="0EE20B57" w:rsidR="00BC7543" w:rsidRPr="00A95D68" w:rsidRDefault="00BC7543" w:rsidP="00BC7543">
      <w:pPr>
        <w:tabs>
          <w:tab w:val="left" w:pos="4320"/>
        </w:tabs>
        <w:spacing w:before="120" w:after="120"/>
      </w:pPr>
      <w:r w:rsidRPr="00A95D68">
        <w:t xml:space="preserve">Ensimäisessä syntaktissa </w:t>
      </w:r>
      <w:r>
        <w:t>(4</w:t>
      </w:r>
      <w:r w:rsidRPr="00A95D68">
        <w:t xml:space="preserve">) oon 1. </w:t>
      </w:r>
      <w:r>
        <w:t>infinit</w:t>
      </w:r>
      <w:r w:rsidRPr="00A95D68">
        <w:t>i</w:t>
      </w:r>
      <w:r w:rsidR="00887CE4">
        <w:t>i</w:t>
      </w:r>
      <w:r w:rsidRPr="00A95D68">
        <w:t xml:space="preserve">vin haamu </w:t>
      </w:r>
      <w:r w:rsidRPr="00551368">
        <w:rPr>
          <w:i/>
        </w:rPr>
        <w:t>syöđä</w:t>
      </w:r>
      <w:r>
        <w:rPr>
          <w:i/>
        </w:rPr>
        <w:t xml:space="preserve"> </w:t>
      </w:r>
      <w:r w:rsidR="00BA1173" w:rsidRPr="00BA1173">
        <w:t>~</w:t>
      </w:r>
      <w:r>
        <w:rPr>
          <w:i/>
        </w:rPr>
        <w:t xml:space="preserve"> syyä</w:t>
      </w:r>
      <w:r w:rsidRPr="00A95D68">
        <w:t xml:space="preserve">, minkä sijasta syntaktin </w:t>
      </w:r>
      <w:r>
        <w:t>objektinna</w:t>
      </w:r>
      <w:r w:rsidRPr="00A95D68">
        <w:t xml:space="preserve"> saattaa olla substantiivi </w:t>
      </w:r>
      <w:r w:rsidRPr="00551368">
        <w:rPr>
          <w:i/>
        </w:rPr>
        <w:t>ruok</w:t>
      </w:r>
      <w:r w:rsidRPr="0075485B">
        <w:t>(</w:t>
      </w:r>
      <w:r w:rsidRPr="00551368">
        <w:rPr>
          <w:i/>
        </w:rPr>
        <w:t>k</w:t>
      </w:r>
      <w:r w:rsidRPr="0075485B">
        <w:t>)</w:t>
      </w:r>
      <w:r w:rsidRPr="00551368">
        <w:rPr>
          <w:i/>
        </w:rPr>
        <w:t>aa</w:t>
      </w:r>
      <w:r w:rsidR="0032450E">
        <w:rPr>
          <w:i/>
        </w:rPr>
        <w:t xml:space="preserve"> </w:t>
      </w:r>
      <w:r w:rsidR="0032450E">
        <w:t>(6)</w:t>
      </w:r>
      <w:r w:rsidRPr="00A95D68">
        <w:t xml:space="preserve">. Toisessa syntaktissa </w:t>
      </w:r>
      <w:r>
        <w:t>(5</w:t>
      </w:r>
      <w:r w:rsidRPr="00A95D68">
        <w:t xml:space="preserve">) oon </w:t>
      </w:r>
      <w:r w:rsidRPr="003E756F">
        <w:t>adjektiividefineerauksen f</w:t>
      </w:r>
      <w:r w:rsidRPr="00A95D68">
        <w:t xml:space="preserve">unksuunissa </w:t>
      </w:r>
      <w:r>
        <w:t>aktiivin partisip</w:t>
      </w:r>
      <w:r w:rsidRPr="00A95D68">
        <w:t xml:space="preserve">in perfektin singulaarin nominatiivihaamu </w:t>
      </w:r>
      <w:r w:rsidRPr="00551368">
        <w:rPr>
          <w:i/>
        </w:rPr>
        <w:t>kuolu</w:t>
      </w:r>
      <w:r w:rsidR="00A83669" w:rsidRPr="00A83669">
        <w:t>(</w:t>
      </w:r>
      <w:r w:rsidR="00903450">
        <w:rPr>
          <w:i/>
        </w:rPr>
        <w:t>t</w:t>
      </w:r>
      <w:r w:rsidR="00A83669" w:rsidRPr="00A83669">
        <w:t>)</w:t>
      </w:r>
      <w:r w:rsidRPr="00551368">
        <w:rPr>
          <w:i/>
        </w:rPr>
        <w:t xml:space="preserve"> </w:t>
      </w:r>
      <w:r w:rsidRPr="00A95D68">
        <w:t xml:space="preserve">verbistä </w:t>
      </w:r>
      <w:r w:rsidRPr="005A2579">
        <w:rPr>
          <w:i/>
        </w:rPr>
        <w:t>kuola</w:t>
      </w:r>
      <w:r w:rsidRPr="00A95D68">
        <w:t xml:space="preserve">, ja sen saattaa korvata vaikka adjektiivila </w:t>
      </w:r>
      <w:r w:rsidRPr="00551368">
        <w:rPr>
          <w:i/>
        </w:rPr>
        <w:t>vanhaa</w:t>
      </w:r>
      <w:r w:rsidR="0032450E">
        <w:rPr>
          <w:i/>
        </w:rPr>
        <w:t xml:space="preserve"> </w:t>
      </w:r>
      <w:r w:rsidR="0032450E">
        <w:t>(7)</w:t>
      </w:r>
      <w:r w:rsidRPr="00A95D68">
        <w:t>.</w:t>
      </w:r>
    </w:p>
    <w:p w14:paraId="7CDB1753" w14:textId="77777777" w:rsidR="00BC7543" w:rsidRPr="00A95D68" w:rsidRDefault="00BC7543" w:rsidP="00BC7543">
      <w:pPr>
        <w:pStyle w:val="Brdtekst"/>
        <w:spacing w:before="120"/>
      </w:pPr>
      <w:r w:rsidRPr="00A95D68">
        <w:t xml:space="preserve">Toinen iso ero oon, ette </w:t>
      </w:r>
      <w:r>
        <w:t>partisip</w:t>
      </w:r>
      <w:r w:rsidRPr="00A95D68">
        <w:t>it taivuthaan kaikissa kaasuksissa sekä singulaarissa ette pluraalissa. Infinitiiviiläki kaasustaivutusta löyttyy, mutta väh</w:t>
      </w:r>
      <w:r>
        <w:t>emän</w:t>
      </w:r>
      <w:r w:rsidRPr="00A95D68">
        <w:t>.</w:t>
      </w:r>
    </w:p>
    <w:p w14:paraId="7C1ABBC4" w14:textId="77777777" w:rsidR="00BC7543" w:rsidRPr="00A95D68" w:rsidRDefault="00BC7543" w:rsidP="00BC7543">
      <w:pPr>
        <w:pStyle w:val="Overskrift3"/>
        <w:rPr>
          <w:sz w:val="24"/>
        </w:rPr>
      </w:pPr>
      <w:bookmarkStart w:id="1723" w:name="_Toc81192476"/>
      <w:bookmarkStart w:id="1724" w:name="_Toc84998024"/>
      <w:bookmarkStart w:id="1725" w:name="_Toc198266916"/>
      <w:bookmarkStart w:id="1726" w:name="_Toc209168668"/>
      <w:bookmarkStart w:id="1727" w:name="_Toc241129297"/>
      <w:bookmarkStart w:id="1728" w:name="_Toc311273899"/>
      <w:r w:rsidRPr="00A95D68">
        <w:t>Infinitiivit</w:t>
      </w:r>
      <w:bookmarkEnd w:id="1723"/>
      <w:bookmarkEnd w:id="1724"/>
      <w:bookmarkEnd w:id="1725"/>
      <w:bookmarkEnd w:id="1726"/>
      <w:bookmarkEnd w:id="1727"/>
      <w:bookmarkEnd w:id="1728"/>
    </w:p>
    <w:p w14:paraId="28A24EB5" w14:textId="77777777" w:rsidR="00BC7543" w:rsidRPr="00437809" w:rsidRDefault="00BC7543" w:rsidP="00BC7543">
      <w:pPr>
        <w:pStyle w:val="Brdtekst"/>
        <w:spacing w:before="120"/>
        <w:rPr>
          <w:smallCaps/>
        </w:rPr>
      </w:pPr>
      <w:r>
        <w:t>Infinitiiviitä oon kolmee</w:t>
      </w:r>
      <w:r w:rsidRPr="00A95D68">
        <w:t xml:space="preserve"> lajjii. Käskemä </w:t>
      </w:r>
      <w:r w:rsidRPr="004F1AEC">
        <w:t xml:space="preserve">niitä </w:t>
      </w:r>
      <w:r w:rsidRPr="00437809">
        <w:rPr>
          <w:smallCaps/>
        </w:rPr>
        <w:t>ensimäiseksi, toiseksi</w:t>
      </w:r>
      <w:r>
        <w:t xml:space="preserve"> ja</w:t>
      </w:r>
      <w:r w:rsidRPr="00A95D68">
        <w:t xml:space="preserve"> </w:t>
      </w:r>
      <w:r w:rsidRPr="00437809">
        <w:rPr>
          <w:smallCaps/>
        </w:rPr>
        <w:t>kolmaneksi infinitiiviksi.</w:t>
      </w:r>
    </w:p>
    <w:p w14:paraId="3A811210" w14:textId="288318EC" w:rsidR="00F904D4" w:rsidRDefault="00BC7543" w:rsidP="00BC7543">
      <w:pPr>
        <w:pStyle w:val="Brdtekst"/>
        <w:spacing w:before="120"/>
      </w:pPr>
      <w:r>
        <w:t>Infinitiivit haamustethaan syntaktissa jäseniittensä kans</w:t>
      </w:r>
      <w:r w:rsidR="006B4B90">
        <w:t xml:space="preserve"> verbifraassii, mitä saatama käskeet</w:t>
      </w:r>
      <w:r>
        <w:t xml:space="preserve"> </w:t>
      </w:r>
      <w:r w:rsidR="006B4B90">
        <w:rPr>
          <w:smallCaps/>
        </w:rPr>
        <w:t>infinitiivifraas</w:t>
      </w:r>
      <w:r w:rsidRPr="004F1AEC">
        <w:rPr>
          <w:smallCaps/>
        </w:rPr>
        <w:t>i</w:t>
      </w:r>
      <w:r w:rsidR="006B4B90">
        <w:rPr>
          <w:smallCaps/>
        </w:rPr>
        <w:t>ksi</w:t>
      </w:r>
      <w:r>
        <w:t xml:space="preserve"> (1</w:t>
      </w:r>
      <w:r w:rsidR="001E065B">
        <w:t>–</w:t>
      </w:r>
      <w:r>
        <w:t>3)</w:t>
      </w:r>
    </w:p>
    <w:p w14:paraId="51DB6BF6" w14:textId="22AF4F47" w:rsidR="00BC7543" w:rsidRDefault="00BC7543" w:rsidP="00BC7543">
      <w:pPr>
        <w:pStyle w:val="Brdtekst"/>
        <w:spacing w:before="120"/>
      </w:pPr>
      <w:r>
        <w:t>(1) Oon paha [(</w:t>
      </w:r>
      <w:r w:rsidRPr="00EE7F30">
        <w:rPr>
          <w:i/>
        </w:rPr>
        <w:t>ette</w:t>
      </w:r>
      <w:r w:rsidRPr="0075485B">
        <w:t>)</w:t>
      </w:r>
      <w:r w:rsidRPr="00EE7F30">
        <w:rPr>
          <w:i/>
        </w:rPr>
        <w:t xml:space="preserve"> kuola nuorena</w:t>
      </w:r>
      <w:r>
        <w:t>].</w:t>
      </w:r>
    </w:p>
    <w:p w14:paraId="69C9AE7B" w14:textId="77777777" w:rsidR="00BC7543" w:rsidRDefault="00BC7543" w:rsidP="00BC7543">
      <w:pPr>
        <w:pStyle w:val="Brdtekst"/>
        <w:spacing w:before="120"/>
      </w:pPr>
      <w:r>
        <w:t xml:space="preserve">(2) </w:t>
      </w:r>
      <w:r w:rsidRPr="006D5086">
        <w:rPr>
          <w:i/>
        </w:rPr>
        <w:t>Nukkuissa</w:t>
      </w:r>
      <w:r>
        <w:t xml:space="preserve"> ihmisen oon hyvä olla.</w:t>
      </w:r>
    </w:p>
    <w:p w14:paraId="79379705" w14:textId="77777777" w:rsidR="00BC7543" w:rsidRDefault="00BC7543" w:rsidP="00BC7543">
      <w:pPr>
        <w:pStyle w:val="Brdtekst"/>
        <w:spacing w:before="120"/>
      </w:pPr>
      <w:r>
        <w:t>(2) Miina lähti [</w:t>
      </w:r>
      <w:r w:rsidRPr="00EE7F30">
        <w:rPr>
          <w:i/>
        </w:rPr>
        <w:t>hihtaamhaan tunturhiin</w:t>
      </w:r>
      <w:r>
        <w:t>].</w:t>
      </w:r>
    </w:p>
    <w:p w14:paraId="64A9A20F" w14:textId="77777777" w:rsidR="00BC7543" w:rsidRPr="00A95D68" w:rsidRDefault="00BC7543" w:rsidP="00BC7543">
      <w:pPr>
        <w:pStyle w:val="Overskrift4"/>
      </w:pPr>
      <w:bookmarkStart w:id="1729" w:name="_Toc198266917"/>
      <w:bookmarkStart w:id="1730" w:name="_Toc209168669"/>
      <w:bookmarkStart w:id="1731" w:name="_Toc311273900"/>
      <w:r w:rsidRPr="00A95D68">
        <w:t>Ensimäinen infinitiivi</w:t>
      </w:r>
      <w:bookmarkEnd w:id="1729"/>
      <w:bookmarkEnd w:id="1730"/>
      <w:bookmarkEnd w:id="1731"/>
    </w:p>
    <w:p w14:paraId="53C7D6BC" w14:textId="77777777" w:rsidR="00F904D4" w:rsidRDefault="00BC7543" w:rsidP="00BC7543">
      <w:pPr>
        <w:pStyle w:val="Brdtekst"/>
        <w:spacing w:before="120"/>
      </w:pPr>
      <w:r w:rsidRPr="0079654A">
        <w:rPr>
          <w:smallCaps/>
        </w:rPr>
        <w:t>Ensimäinen infinitiivi</w:t>
      </w:r>
      <w:r w:rsidRPr="00A95D68">
        <w:t xml:space="preserve"> seissoo syntaktissa tavalisesti objektin </w:t>
      </w:r>
      <w:r w:rsidRPr="005A2579">
        <w:t>eli subjektin</w:t>
      </w:r>
      <w:r w:rsidRPr="00A95D68">
        <w:t xml:space="preserve"> funksuunissa. </w:t>
      </w:r>
      <w:r>
        <w:t xml:space="preserve">Net haamustethaan silloin oman </w:t>
      </w:r>
      <w:r w:rsidR="00D5282B">
        <w:t xml:space="preserve">VP:n, </w:t>
      </w:r>
      <w:r>
        <w:t>infinitiivifraasin. Objektin funksuunissa</w:t>
      </w:r>
      <w:r w:rsidRPr="00A95D68">
        <w:t xml:space="preserve"> </w:t>
      </w:r>
      <w:r>
        <w:t xml:space="preserve">infinitiivifraasit </w:t>
      </w:r>
      <w:r w:rsidRPr="00A95D68">
        <w:t xml:space="preserve">oon tavaliset esimerkiksi referatiivisissa </w:t>
      </w:r>
      <w:r>
        <w:t xml:space="preserve">(1) ja modaalisissa </w:t>
      </w:r>
      <w:r w:rsidRPr="00A95D68">
        <w:t>syntaktiissa</w:t>
      </w:r>
      <w:r>
        <w:t xml:space="preserve">, silloin ko syntaktissa </w:t>
      </w:r>
      <w:r w:rsidR="00770EB0">
        <w:t xml:space="preserve">oon </w:t>
      </w:r>
      <w:r>
        <w:t>vasittu modaalinen verbi (2)</w:t>
      </w:r>
      <w:r w:rsidRPr="00A95D68">
        <w:t xml:space="preserve"> </w:t>
      </w:r>
      <w:r>
        <w:t>(</w:t>
      </w:r>
      <w:r w:rsidRPr="00A95D68">
        <w:t>katto grammatikin koh</w:t>
      </w:r>
      <w:r w:rsidRPr="00A95D68">
        <w:rPr>
          <w:lang w:val="en-US"/>
        </w:rPr>
        <w:t>đ</w:t>
      </w:r>
      <w:r w:rsidRPr="00A95D68">
        <w:t>a</w:t>
      </w:r>
      <w:r>
        <w:t xml:space="preserve">t </w:t>
      </w:r>
      <w:r w:rsidRPr="00027216">
        <w:t>4.3</w:t>
      </w:r>
      <w:r>
        <w:t xml:space="preserve"> ja </w:t>
      </w:r>
      <w:r w:rsidRPr="00027216">
        <w:t>4.4.1</w:t>
      </w:r>
      <w:r>
        <w:t xml:space="preserve">). Subjektinna infinitiivifraasi oon modaalisessa syntaktissa silloin, ko verbinä oon verbiliitto (3) (katto kohđan </w:t>
      </w:r>
      <w:r w:rsidRPr="000B76AB">
        <w:t>4.4.2</w:t>
      </w:r>
      <w:r>
        <w:t>)</w:t>
      </w:r>
      <w:r w:rsidR="00F904D4">
        <w:t>.</w:t>
      </w:r>
    </w:p>
    <w:p w14:paraId="560AB664" w14:textId="3D3D5EA6" w:rsidR="00BC7543" w:rsidRPr="00A95D68" w:rsidRDefault="00BC7543" w:rsidP="00BC7543">
      <w:pPr>
        <w:tabs>
          <w:tab w:val="left" w:pos="2127"/>
          <w:tab w:val="left" w:pos="4962"/>
        </w:tabs>
        <w:spacing w:before="120" w:after="120"/>
        <w:ind w:right="700"/>
      </w:pPr>
      <w:r>
        <w:t>(</w:t>
      </w:r>
      <w:r w:rsidRPr="00A95D68">
        <w:t xml:space="preserve">1) Hukka ajatteli </w:t>
      </w:r>
      <w:r>
        <w:t>[</w:t>
      </w:r>
      <w:r w:rsidRPr="00D916D6">
        <w:rPr>
          <w:i/>
        </w:rPr>
        <w:t>lähte</w:t>
      </w:r>
      <w:r w:rsidR="0098090B" w:rsidRPr="0098090B">
        <w:t>/</w:t>
      </w:r>
      <w:r w:rsidRPr="00D916D6">
        <w:rPr>
          <w:i/>
        </w:rPr>
        <w:t>e</w:t>
      </w:r>
      <w:r w:rsidRPr="0075485B">
        <w:t>(</w:t>
      </w:r>
      <w:r w:rsidRPr="00D916D6">
        <w:rPr>
          <w:i/>
        </w:rPr>
        <w:t>t</w:t>
      </w:r>
      <w:r w:rsidRPr="0075485B">
        <w:t>)</w:t>
      </w:r>
      <w:r w:rsidRPr="00D916D6">
        <w:rPr>
          <w:i/>
        </w:rPr>
        <w:t xml:space="preserve"> </w:t>
      </w:r>
      <w:r w:rsidR="00BA1173" w:rsidRPr="00BA1173">
        <w:t>~</w:t>
      </w:r>
      <w:r w:rsidRPr="00D916D6">
        <w:rPr>
          <w:i/>
        </w:rPr>
        <w:t xml:space="preserve"> lähteä</w:t>
      </w:r>
      <w:r w:rsidRPr="0075485B">
        <w:t>(</w:t>
      </w:r>
      <w:r w:rsidRPr="00D916D6">
        <w:rPr>
          <w:i/>
        </w:rPr>
        <w:t>t</w:t>
      </w:r>
      <w:r w:rsidRPr="0075485B">
        <w:t>)</w:t>
      </w:r>
      <w:r w:rsidRPr="00D916D6">
        <w:rPr>
          <w:i/>
        </w:rPr>
        <w:t xml:space="preserve"> </w:t>
      </w:r>
      <w:r w:rsidR="00BA1173" w:rsidRPr="00BA1173">
        <w:t>~</w:t>
      </w:r>
      <w:r w:rsidRPr="00D916D6">
        <w:rPr>
          <w:i/>
        </w:rPr>
        <w:t xml:space="preserve"> lähtiä</w:t>
      </w:r>
      <w:r w:rsidRPr="00A95D68">
        <w:t xml:space="preserve"> </w:t>
      </w:r>
      <w:r w:rsidRPr="008750C0">
        <w:t>jäneksenpyythöön</w:t>
      </w:r>
      <w:r w:rsidRPr="002934AA">
        <w:t>]</w:t>
      </w:r>
      <w:r w:rsidRPr="00A95D68">
        <w:t>.</w:t>
      </w:r>
    </w:p>
    <w:p w14:paraId="740407A5" w14:textId="14349CEE" w:rsidR="00BC7543" w:rsidRDefault="00BC7543" w:rsidP="00BC7543">
      <w:pPr>
        <w:tabs>
          <w:tab w:val="left" w:pos="2127"/>
          <w:tab w:val="left" w:pos="4962"/>
        </w:tabs>
        <w:spacing w:before="120" w:after="120"/>
        <w:ind w:right="700"/>
      </w:pPr>
      <w:r>
        <w:t>(</w:t>
      </w:r>
      <w:r w:rsidRPr="00A95D68">
        <w:t xml:space="preserve">2) Hukka häytyi </w:t>
      </w:r>
      <w:r>
        <w:t>[</w:t>
      </w:r>
      <w:r w:rsidRPr="005B7EF5">
        <w:rPr>
          <w:i/>
        </w:rPr>
        <w:t xml:space="preserve">saađa </w:t>
      </w:r>
      <w:r w:rsidR="00BA1173" w:rsidRPr="00BA1173">
        <w:t>~</w:t>
      </w:r>
      <w:r w:rsidRPr="005B7EF5">
        <w:rPr>
          <w:i/>
        </w:rPr>
        <w:t xml:space="preserve"> saaha</w:t>
      </w:r>
      <w:r w:rsidRPr="00A95D68">
        <w:t xml:space="preserve"> </w:t>
      </w:r>
      <w:r w:rsidRPr="008750C0">
        <w:t>ruok(k)aa</w:t>
      </w:r>
      <w:r>
        <w:t>]</w:t>
      </w:r>
      <w:r w:rsidRPr="00A95D68">
        <w:t>.</w:t>
      </w:r>
    </w:p>
    <w:p w14:paraId="59A645AB" w14:textId="77777777" w:rsidR="00BC7543" w:rsidRPr="00A95D68" w:rsidRDefault="00BC7543" w:rsidP="00BC7543">
      <w:pPr>
        <w:tabs>
          <w:tab w:val="left" w:pos="2127"/>
          <w:tab w:val="left" w:pos="4962"/>
        </w:tabs>
        <w:spacing w:before="120" w:after="120"/>
        <w:ind w:right="700"/>
      </w:pPr>
      <w:r>
        <w:t xml:space="preserve">(3) Tunturissa oon soma </w:t>
      </w:r>
      <w:r w:rsidRPr="00042304">
        <w:rPr>
          <w:i/>
        </w:rPr>
        <w:t>hih</w:t>
      </w:r>
      <w:r w:rsidRPr="0075485B">
        <w:t>(</w:t>
      </w:r>
      <w:r w:rsidRPr="00042304">
        <w:rPr>
          <w:i/>
        </w:rPr>
        <w:t>đ</w:t>
      </w:r>
      <w:r w:rsidRPr="0075485B">
        <w:t>)</w:t>
      </w:r>
      <w:r w:rsidRPr="00042304">
        <w:rPr>
          <w:i/>
        </w:rPr>
        <w:t>ata</w:t>
      </w:r>
      <w:r>
        <w:t>.</w:t>
      </w:r>
    </w:p>
    <w:p w14:paraId="5C430AF9" w14:textId="77777777" w:rsidR="00F904D4" w:rsidRDefault="00BC7543" w:rsidP="00BC7543">
      <w:pPr>
        <w:tabs>
          <w:tab w:val="left" w:pos="2127"/>
          <w:tab w:val="left" w:pos="4962"/>
        </w:tabs>
        <w:spacing w:before="120" w:after="120"/>
        <w:ind w:right="700"/>
      </w:pPr>
      <w:r>
        <w:t xml:space="preserve">Referatiivisessa konstruksuunissa 1. infinitiivin etheen saattaa panna subjunksuunin </w:t>
      </w:r>
      <w:r>
        <w:rPr>
          <w:i/>
        </w:rPr>
        <w:t xml:space="preserve">ette </w:t>
      </w:r>
      <w:r>
        <w:t>(4)</w:t>
      </w:r>
      <w:r w:rsidR="001B127A" w:rsidRPr="001B127A">
        <w:t>.</w:t>
      </w:r>
      <w:r>
        <w:rPr>
          <w:i/>
        </w:rPr>
        <w:t xml:space="preserve"> </w:t>
      </w:r>
      <w:r>
        <w:t xml:space="preserve">Mutta </w:t>
      </w:r>
      <w:r>
        <w:rPr>
          <w:i/>
        </w:rPr>
        <w:t xml:space="preserve">ette </w:t>
      </w:r>
      <w:r>
        <w:t xml:space="preserve">+ 1. infinitiivi -konstruksuuni </w:t>
      </w:r>
      <w:r w:rsidRPr="00A95D68">
        <w:t xml:space="preserve">saattaa olla </w:t>
      </w:r>
      <w:r>
        <w:t xml:space="preserve">kans </w:t>
      </w:r>
      <w:r w:rsidRPr="00A95D68">
        <w:t xml:space="preserve">substantiivin </w:t>
      </w:r>
      <w:r w:rsidRPr="00950482">
        <w:t>defineerauksen</w:t>
      </w:r>
      <w:r w:rsidRPr="00A95D68">
        <w:t xml:space="preserve"> funksuunissa</w:t>
      </w:r>
      <w:r>
        <w:t xml:space="preserve"> (5</w:t>
      </w:r>
      <w:r w:rsidRPr="00A95D68">
        <w:t>)</w:t>
      </w:r>
      <w:r w:rsidR="00F904D4">
        <w:t>.</w:t>
      </w:r>
    </w:p>
    <w:p w14:paraId="4DFACCE6" w14:textId="049ED44C" w:rsidR="00BC7543" w:rsidRPr="00A95D68" w:rsidRDefault="00BC7543" w:rsidP="00BC7543">
      <w:pPr>
        <w:tabs>
          <w:tab w:val="left" w:pos="2127"/>
          <w:tab w:val="left" w:pos="4962"/>
        </w:tabs>
        <w:spacing w:before="120" w:after="120"/>
        <w:ind w:right="700"/>
      </w:pPr>
      <w:r>
        <w:t>(4) Mie sanoin pojile [</w:t>
      </w:r>
      <w:r w:rsidRPr="00764833">
        <w:rPr>
          <w:i/>
        </w:rPr>
        <w:t>ette lähtiä</w:t>
      </w:r>
      <w:r>
        <w:t xml:space="preserve"> minun myötä kotia].</w:t>
      </w:r>
    </w:p>
    <w:p w14:paraId="29938286" w14:textId="77777777" w:rsidR="00BC7543" w:rsidRDefault="00BC7543" w:rsidP="00BC7543">
      <w:pPr>
        <w:tabs>
          <w:tab w:val="left" w:pos="2127"/>
          <w:tab w:val="left" w:pos="4678"/>
        </w:tabs>
        <w:spacing w:before="120" w:after="120"/>
        <w:ind w:right="700"/>
      </w:pPr>
      <w:r>
        <w:t>(5</w:t>
      </w:r>
      <w:r w:rsidRPr="00764833">
        <w:t xml:space="preserve">) Hänelä ei ole tarmoa </w:t>
      </w:r>
      <w:r>
        <w:t>[</w:t>
      </w:r>
      <w:r w:rsidRPr="00764833">
        <w:rPr>
          <w:i/>
        </w:rPr>
        <w:t>ette heittää</w:t>
      </w:r>
      <w:r w:rsidRPr="00764833">
        <w:t xml:space="preserve"> polttamasta</w:t>
      </w:r>
      <w:r>
        <w:t>]</w:t>
      </w:r>
      <w:r w:rsidRPr="00764833">
        <w:t>.</w:t>
      </w:r>
    </w:p>
    <w:p w14:paraId="1B0328E5" w14:textId="428DD562" w:rsidR="00BC7543" w:rsidRDefault="00BC7543" w:rsidP="00BC7543">
      <w:pPr>
        <w:pStyle w:val="Brdtekst"/>
        <w:spacing w:before="120"/>
      </w:pPr>
      <w:r w:rsidRPr="00223702">
        <w:t>Ensimäiselä infinitiivillä</w:t>
      </w:r>
      <w:r w:rsidRPr="00A95D68">
        <w:t xml:space="preserve"> oon tyhä yksi haamu, joka oon sama ko verbin hakemahaamu, mikä seissoo sanalistassa. </w:t>
      </w:r>
      <w:r>
        <w:t>Suffiksit lisäthään verbin lyhykäisheen rankhaan, jos v</w:t>
      </w:r>
      <w:r w:rsidR="00A606E5">
        <w:t>erbilä</w:t>
      </w:r>
      <w:r>
        <w:t xml:space="preserve"> semmoinen oon.</w:t>
      </w:r>
    </w:p>
    <w:p w14:paraId="6344A757" w14:textId="122A4477" w:rsidR="00BC7543" w:rsidRDefault="00BC7543" w:rsidP="00BC7543">
      <w:pPr>
        <w:pStyle w:val="Brdtekst"/>
        <w:spacing w:before="120"/>
      </w:pPr>
      <w:r w:rsidRPr="00A95D68">
        <w:t>Ensi</w:t>
      </w:r>
      <w:r>
        <w:t>mäisen infinitiivin suffiksin haamussa</w:t>
      </w:r>
      <w:r w:rsidRPr="00A95D68">
        <w:t xml:space="preserve"> oon </w:t>
      </w:r>
      <w:r>
        <w:t xml:space="preserve">vähäsen </w:t>
      </w:r>
      <w:r w:rsidRPr="00A95D68">
        <w:t>ero</w:t>
      </w:r>
      <w:r w:rsidR="003557BF">
        <w:t>i</w:t>
      </w:r>
      <w:r w:rsidRPr="00A95D68">
        <w:t>tus</w:t>
      </w:r>
      <w:r>
        <w:t>ta</w:t>
      </w:r>
      <w:r w:rsidRPr="00A95D68">
        <w:t xml:space="preserve"> eri ki</w:t>
      </w:r>
      <w:r>
        <w:t>rjak</w:t>
      </w:r>
      <w:r w:rsidR="0018370E">
        <w:t>ainu</w:t>
      </w:r>
      <w:r>
        <w:t xml:space="preserve">n </w:t>
      </w:r>
      <w:r w:rsidR="005225A0">
        <w:t>varieteet</w:t>
      </w:r>
      <w:r>
        <w:t>iitten välissä</w:t>
      </w:r>
      <w:r w:rsidRPr="00A95D68">
        <w:t xml:space="preserve">. </w:t>
      </w:r>
      <w:r>
        <w:t>Suffiksit oon tämmöiset:</w:t>
      </w:r>
    </w:p>
    <w:p w14:paraId="5BD49FC0" w14:textId="446C7271" w:rsidR="00BC7543" w:rsidRPr="00847159" w:rsidRDefault="00BC7543" w:rsidP="00BC7543">
      <w:pPr>
        <w:pStyle w:val="Punktliste"/>
      </w:pPr>
      <w:r>
        <w:t xml:space="preserve">1-tyyppi: </w:t>
      </w:r>
      <w:r w:rsidRPr="00F44BE1">
        <w:rPr>
          <w:i/>
        </w:rPr>
        <w:t>đA</w:t>
      </w:r>
      <w:r>
        <w:t xml:space="preserve"> eli </w:t>
      </w:r>
      <w:r w:rsidRPr="00F44BE1">
        <w:rPr>
          <w:i/>
        </w:rPr>
        <w:t xml:space="preserve">hA </w:t>
      </w:r>
      <w:r w:rsidR="00BA1173" w:rsidRPr="00BA1173">
        <w:t>~</w:t>
      </w:r>
      <w:r w:rsidRPr="00F44BE1">
        <w:rPr>
          <w:i/>
        </w:rPr>
        <w:t xml:space="preserve"> A</w:t>
      </w:r>
      <w:r>
        <w:t xml:space="preserve">. Porsangin </w:t>
      </w:r>
      <w:r w:rsidR="005225A0">
        <w:t>varieteet</w:t>
      </w:r>
      <w:r>
        <w:t xml:space="preserve">issa oon tasan </w:t>
      </w:r>
      <w:r w:rsidRPr="00AE663D">
        <w:rPr>
          <w:i/>
        </w:rPr>
        <w:t>đA</w:t>
      </w:r>
      <w:r>
        <w:t xml:space="preserve">, esimerkiksi </w:t>
      </w:r>
      <w:r w:rsidRPr="008250E2">
        <w:rPr>
          <w:i/>
        </w:rPr>
        <w:t>saa</w:t>
      </w:r>
      <w:r w:rsidR="0098090B" w:rsidRPr="0098090B">
        <w:t>/</w:t>
      </w:r>
      <w:r w:rsidRPr="008250E2">
        <w:rPr>
          <w:i/>
        </w:rPr>
        <w:t>đa</w:t>
      </w:r>
      <w:r w:rsidRPr="0075485B">
        <w:t>,</w:t>
      </w:r>
      <w:r w:rsidRPr="008250E2">
        <w:rPr>
          <w:i/>
        </w:rPr>
        <w:t xml:space="preserve"> jää</w:t>
      </w:r>
      <w:r w:rsidR="0098090B" w:rsidRPr="0098090B">
        <w:t>/</w:t>
      </w:r>
      <w:r w:rsidRPr="008250E2">
        <w:rPr>
          <w:i/>
        </w:rPr>
        <w:t>đä</w:t>
      </w:r>
      <w:r w:rsidRPr="0075485B">
        <w:t>,</w:t>
      </w:r>
      <w:r w:rsidRPr="008250E2">
        <w:rPr>
          <w:i/>
        </w:rPr>
        <w:t xml:space="preserve"> ui</w:t>
      </w:r>
      <w:r w:rsidR="0098090B" w:rsidRPr="0098090B">
        <w:t>/</w:t>
      </w:r>
      <w:r w:rsidRPr="008250E2">
        <w:rPr>
          <w:i/>
        </w:rPr>
        <w:t>đa</w:t>
      </w:r>
      <w:r w:rsidRPr="0075485B">
        <w:t>,</w:t>
      </w:r>
      <w:r w:rsidRPr="008250E2">
        <w:rPr>
          <w:i/>
        </w:rPr>
        <w:t xml:space="preserve"> myy</w:t>
      </w:r>
      <w:r w:rsidR="0098090B" w:rsidRPr="0098090B">
        <w:t>/</w:t>
      </w:r>
      <w:r w:rsidRPr="008250E2">
        <w:rPr>
          <w:i/>
        </w:rPr>
        <w:t>đä</w:t>
      </w:r>
      <w:r w:rsidRPr="0075485B">
        <w:t>,</w:t>
      </w:r>
      <w:r w:rsidRPr="008250E2">
        <w:rPr>
          <w:i/>
        </w:rPr>
        <w:t xml:space="preserve"> tuo</w:t>
      </w:r>
      <w:r w:rsidR="0098090B" w:rsidRPr="0098090B">
        <w:t>/</w:t>
      </w:r>
      <w:r w:rsidRPr="008250E2">
        <w:rPr>
          <w:i/>
        </w:rPr>
        <w:t>đa</w:t>
      </w:r>
      <w:r w:rsidRPr="0075485B">
        <w:t>,</w:t>
      </w:r>
      <w:r w:rsidRPr="008250E2">
        <w:rPr>
          <w:i/>
        </w:rPr>
        <w:t xml:space="preserve"> vie</w:t>
      </w:r>
      <w:r w:rsidR="0098090B" w:rsidRPr="0098090B">
        <w:t>/</w:t>
      </w:r>
      <w:r w:rsidRPr="008250E2">
        <w:rPr>
          <w:i/>
        </w:rPr>
        <w:t>đä</w:t>
      </w:r>
      <w:r w:rsidRPr="0075485B">
        <w:t>,</w:t>
      </w:r>
      <w:r w:rsidRPr="008250E2">
        <w:rPr>
          <w:i/>
        </w:rPr>
        <w:t xml:space="preserve"> syö</w:t>
      </w:r>
      <w:r w:rsidR="0098090B" w:rsidRPr="0098090B">
        <w:t>/</w:t>
      </w:r>
      <w:r w:rsidRPr="008250E2">
        <w:rPr>
          <w:i/>
        </w:rPr>
        <w:t>đä</w:t>
      </w:r>
      <w:r w:rsidRPr="0075485B">
        <w:t>,</w:t>
      </w:r>
      <w:r w:rsidRPr="008250E2">
        <w:rPr>
          <w:i/>
        </w:rPr>
        <w:t xml:space="preserve"> juo</w:t>
      </w:r>
      <w:r w:rsidR="0098090B" w:rsidRPr="0098090B">
        <w:t>/</w:t>
      </w:r>
      <w:r w:rsidRPr="008250E2">
        <w:rPr>
          <w:i/>
        </w:rPr>
        <w:t>đa</w:t>
      </w:r>
      <w:r w:rsidR="001B127A" w:rsidRPr="001B127A">
        <w:t>.</w:t>
      </w:r>
    </w:p>
    <w:p w14:paraId="07017F37" w14:textId="393C5846" w:rsidR="00BC7543" w:rsidRDefault="00BC7543" w:rsidP="00BC7543">
      <w:pPr>
        <w:pStyle w:val="Brdtekst"/>
        <w:spacing w:before="120"/>
        <w:rPr>
          <w:i/>
        </w:rPr>
      </w:pPr>
      <w:r>
        <w:t xml:space="preserve">Muissa </w:t>
      </w:r>
      <w:r w:rsidR="005225A0">
        <w:t>varieteet</w:t>
      </w:r>
      <w:r>
        <w:t xml:space="preserve">iissa suffiksit </w:t>
      </w:r>
      <w:r>
        <w:rPr>
          <w:i/>
        </w:rPr>
        <w:t xml:space="preserve">hA </w:t>
      </w:r>
      <w:r w:rsidR="00BA1173" w:rsidRPr="00BA1173">
        <w:t>~</w:t>
      </w:r>
      <w:r>
        <w:rPr>
          <w:i/>
        </w:rPr>
        <w:t xml:space="preserve"> A </w:t>
      </w:r>
      <w:r>
        <w:t xml:space="preserve">vaihetellaan sen jälkhiin, minkälaiset vokaalit rangasta löyđythään. Ko rangassa oon kaksi samanlaista vokaalii eli pitkä vokaali, se suffiksi oon </w:t>
      </w:r>
      <w:r>
        <w:rPr>
          <w:i/>
        </w:rPr>
        <w:t>hA</w:t>
      </w:r>
      <w:r w:rsidRPr="0075485B">
        <w:t>,</w:t>
      </w:r>
      <w:r>
        <w:rPr>
          <w:i/>
        </w:rPr>
        <w:t xml:space="preserve"> </w:t>
      </w:r>
      <w:r>
        <w:t xml:space="preserve">niin ko verbiissä </w:t>
      </w:r>
      <w:r>
        <w:rPr>
          <w:i/>
        </w:rPr>
        <w:t>saa</w:t>
      </w:r>
      <w:r w:rsidR="0098090B" w:rsidRPr="0098090B">
        <w:t>/</w:t>
      </w:r>
      <w:r>
        <w:rPr>
          <w:i/>
        </w:rPr>
        <w:t>ha</w:t>
      </w:r>
      <w:r>
        <w:t xml:space="preserve"> ja </w:t>
      </w:r>
      <w:r>
        <w:rPr>
          <w:i/>
        </w:rPr>
        <w:t>jää</w:t>
      </w:r>
      <w:r w:rsidR="0098090B" w:rsidRPr="0098090B">
        <w:t>/</w:t>
      </w:r>
      <w:r>
        <w:rPr>
          <w:i/>
        </w:rPr>
        <w:t>hä</w:t>
      </w:r>
      <w:r>
        <w:t xml:space="preserve">. Ko siinä oon diftongi, se suffiksinna oon </w:t>
      </w:r>
      <w:r>
        <w:rPr>
          <w:i/>
        </w:rPr>
        <w:t>A</w:t>
      </w:r>
      <w:r>
        <w:t xml:space="preserve">, </w:t>
      </w:r>
      <w:r w:rsidR="00E30C33">
        <w:t>niin ko</w:t>
      </w:r>
      <w:r>
        <w:t xml:space="preserve"> (1.inf. : akt.ind.prees.</w:t>
      </w:r>
      <w:r w:rsidR="001337F6">
        <w:t>sg1</w:t>
      </w:r>
      <w:r>
        <w:t xml:space="preserve">) </w:t>
      </w:r>
      <w:r>
        <w:rPr>
          <w:i/>
        </w:rPr>
        <w:t>käy</w:t>
      </w:r>
      <w:r w:rsidR="0098090B" w:rsidRPr="0098090B">
        <w:t>/</w:t>
      </w:r>
      <w:r>
        <w:rPr>
          <w:i/>
        </w:rPr>
        <w:t xml:space="preserve">ä </w:t>
      </w:r>
      <w:r>
        <w:t xml:space="preserve">: </w:t>
      </w:r>
      <w:r>
        <w:rPr>
          <w:i/>
        </w:rPr>
        <w:t>käy</w:t>
      </w:r>
      <w:r w:rsidR="0098090B" w:rsidRPr="0098090B">
        <w:t>/</w:t>
      </w:r>
      <w:r>
        <w:rPr>
          <w:i/>
        </w:rPr>
        <w:t>n</w:t>
      </w:r>
      <w:r w:rsidRPr="0075485B">
        <w:t>,</w:t>
      </w:r>
      <w:r>
        <w:rPr>
          <w:i/>
        </w:rPr>
        <w:t xml:space="preserve"> ui</w:t>
      </w:r>
      <w:r w:rsidR="0098090B" w:rsidRPr="0098090B">
        <w:t>/</w:t>
      </w:r>
      <w:r>
        <w:rPr>
          <w:i/>
        </w:rPr>
        <w:t xml:space="preserve">a </w:t>
      </w:r>
      <w:r>
        <w:t xml:space="preserve">: </w:t>
      </w:r>
      <w:r>
        <w:rPr>
          <w:i/>
        </w:rPr>
        <w:t>ui</w:t>
      </w:r>
      <w:r w:rsidR="0098090B" w:rsidRPr="0098090B">
        <w:t>/</w:t>
      </w:r>
      <w:r>
        <w:rPr>
          <w:i/>
        </w:rPr>
        <w:t>n</w:t>
      </w:r>
      <w:r>
        <w:t xml:space="preserve"> Diftongit </w:t>
      </w:r>
      <w:r>
        <w:rPr>
          <w:i/>
        </w:rPr>
        <w:t>ou</w:t>
      </w:r>
      <w:r w:rsidRPr="0075485B">
        <w:t>,</w:t>
      </w:r>
      <w:r>
        <w:rPr>
          <w:i/>
        </w:rPr>
        <w:t xml:space="preserve"> öy </w:t>
      </w:r>
      <w:r>
        <w:t xml:space="preserve">ja </w:t>
      </w:r>
      <w:r>
        <w:rPr>
          <w:i/>
        </w:rPr>
        <w:t xml:space="preserve">ie </w:t>
      </w:r>
      <w:r>
        <w:t xml:space="preserve">kuitenki </w:t>
      </w:r>
      <w:r w:rsidR="00770EB0">
        <w:t>oijethaan</w:t>
      </w:r>
      <w:r>
        <w:t xml:space="preserve"> 1. infinitiivin suffiksin eđessä. Eli saama </w:t>
      </w:r>
      <w:r>
        <w:rPr>
          <w:i/>
        </w:rPr>
        <w:t>juu</w:t>
      </w:r>
      <w:r w:rsidR="0098090B" w:rsidRPr="0098090B">
        <w:t>/</w:t>
      </w:r>
      <w:r>
        <w:rPr>
          <w:i/>
        </w:rPr>
        <w:t xml:space="preserve">a </w:t>
      </w:r>
      <w:r>
        <w:t xml:space="preserve">: </w:t>
      </w:r>
      <w:r>
        <w:rPr>
          <w:i/>
        </w:rPr>
        <w:t>juo</w:t>
      </w:r>
      <w:r w:rsidR="0098090B" w:rsidRPr="0098090B">
        <w:t>/</w:t>
      </w:r>
      <w:r>
        <w:rPr>
          <w:i/>
        </w:rPr>
        <w:t>n</w:t>
      </w:r>
      <w:r w:rsidRPr="0075485B">
        <w:t>,</w:t>
      </w:r>
      <w:r>
        <w:rPr>
          <w:i/>
        </w:rPr>
        <w:t xml:space="preserve"> tuu</w:t>
      </w:r>
      <w:r w:rsidR="0098090B" w:rsidRPr="0098090B">
        <w:t>/</w:t>
      </w:r>
      <w:r>
        <w:rPr>
          <w:i/>
        </w:rPr>
        <w:t xml:space="preserve">a </w:t>
      </w:r>
      <w:r>
        <w:t xml:space="preserve">: </w:t>
      </w:r>
      <w:r>
        <w:rPr>
          <w:i/>
        </w:rPr>
        <w:t>tuo</w:t>
      </w:r>
      <w:r w:rsidR="0098090B" w:rsidRPr="0098090B">
        <w:t>/</w:t>
      </w:r>
      <w:r>
        <w:rPr>
          <w:i/>
        </w:rPr>
        <w:t>n</w:t>
      </w:r>
      <w:r w:rsidRPr="0075485B">
        <w:t>,</w:t>
      </w:r>
      <w:r>
        <w:rPr>
          <w:i/>
        </w:rPr>
        <w:t xml:space="preserve"> syy</w:t>
      </w:r>
      <w:r w:rsidR="0098090B" w:rsidRPr="0098090B">
        <w:t>/</w:t>
      </w:r>
      <w:r>
        <w:rPr>
          <w:i/>
        </w:rPr>
        <w:t xml:space="preserve">ä </w:t>
      </w:r>
      <w:r>
        <w:t xml:space="preserve">: </w:t>
      </w:r>
      <w:r>
        <w:rPr>
          <w:i/>
        </w:rPr>
        <w:t>syö</w:t>
      </w:r>
      <w:r w:rsidR="0098090B" w:rsidRPr="0098090B">
        <w:t>/</w:t>
      </w:r>
      <w:r>
        <w:rPr>
          <w:i/>
        </w:rPr>
        <w:t>n</w:t>
      </w:r>
      <w:r>
        <w:t xml:space="preserve">, </w:t>
      </w:r>
      <w:r>
        <w:rPr>
          <w:i/>
        </w:rPr>
        <w:t>vii</w:t>
      </w:r>
      <w:r w:rsidR="0098090B" w:rsidRPr="0098090B">
        <w:t>/</w:t>
      </w:r>
      <w:r>
        <w:rPr>
          <w:i/>
        </w:rPr>
        <w:t xml:space="preserve">ä </w:t>
      </w:r>
      <w:r>
        <w:t xml:space="preserve">: </w:t>
      </w:r>
      <w:r>
        <w:rPr>
          <w:i/>
        </w:rPr>
        <w:t>vie</w:t>
      </w:r>
      <w:r w:rsidR="0098090B" w:rsidRPr="0098090B">
        <w:t>/</w:t>
      </w:r>
      <w:r>
        <w:rPr>
          <w:i/>
        </w:rPr>
        <w:t>n</w:t>
      </w:r>
      <w:r>
        <w:t xml:space="preserve">. Reekelii vasthaan oon verbi </w:t>
      </w:r>
      <w:r>
        <w:rPr>
          <w:i/>
        </w:rPr>
        <w:t>myy</w:t>
      </w:r>
      <w:r w:rsidR="0098090B" w:rsidRPr="0098090B">
        <w:t>/</w:t>
      </w:r>
      <w:r>
        <w:rPr>
          <w:i/>
        </w:rPr>
        <w:t xml:space="preserve">ä </w:t>
      </w:r>
      <w:r>
        <w:t xml:space="preserve">: </w:t>
      </w:r>
      <w:r>
        <w:rPr>
          <w:i/>
        </w:rPr>
        <w:t>myy</w:t>
      </w:r>
      <w:r w:rsidR="0098090B" w:rsidRPr="0098090B">
        <w:t>/</w:t>
      </w:r>
      <w:r>
        <w:rPr>
          <w:i/>
        </w:rPr>
        <w:t>n</w:t>
      </w:r>
      <w:r w:rsidR="001B127A" w:rsidRPr="001B127A">
        <w:t>.</w:t>
      </w:r>
    </w:p>
    <w:p w14:paraId="5F7A1B20" w14:textId="0FD1D05C" w:rsidR="00BC7543" w:rsidRPr="00847159" w:rsidRDefault="00BC7543" w:rsidP="00BC7543">
      <w:pPr>
        <w:pStyle w:val="Punktliste"/>
      </w:pPr>
      <w:r>
        <w:t xml:space="preserve">2-tyyppi: </w:t>
      </w:r>
      <w:r>
        <w:rPr>
          <w:i/>
        </w:rPr>
        <w:t xml:space="preserve">Vt </w:t>
      </w:r>
      <w:r w:rsidR="00BA1173" w:rsidRPr="00BA1173">
        <w:t>~</w:t>
      </w:r>
      <w:r>
        <w:rPr>
          <w:i/>
        </w:rPr>
        <w:t xml:space="preserve"> A</w:t>
      </w:r>
      <w:r w:rsidRPr="0075485B">
        <w:t>(</w:t>
      </w:r>
      <w:r>
        <w:rPr>
          <w:i/>
        </w:rPr>
        <w:t>t</w:t>
      </w:r>
      <w:r w:rsidRPr="0075485B">
        <w:t>)</w:t>
      </w:r>
      <w:r w:rsidR="001B127A" w:rsidRPr="001B127A">
        <w:t>.</w:t>
      </w:r>
      <w:r>
        <w:t xml:space="preserve"> Porsangin </w:t>
      </w:r>
      <w:r w:rsidR="005225A0">
        <w:t>varieteet</w:t>
      </w:r>
      <w:r>
        <w:t xml:space="preserve">issa – ja kans Raisin </w:t>
      </w:r>
      <w:r w:rsidR="005225A0">
        <w:t>varieteet</w:t>
      </w:r>
      <w:r>
        <w:t xml:space="preserve">issa, ko käytethään vokaalinsuoristummaa – suffiksinna oon </w:t>
      </w:r>
      <w:r>
        <w:rPr>
          <w:i/>
        </w:rPr>
        <w:t>Vt</w:t>
      </w:r>
      <w:r>
        <w:t xml:space="preserve">, missä </w:t>
      </w:r>
      <w:r>
        <w:rPr>
          <w:i/>
        </w:rPr>
        <w:t xml:space="preserve">V </w:t>
      </w:r>
      <w:r>
        <w:t>oon sama vokaali ko rangan viimi vokaali. Esimerkkii</w:t>
      </w:r>
      <w:r w:rsidR="00001480">
        <w:t>:</w:t>
      </w:r>
      <w:r>
        <w:t xml:space="preserve"> (1.inf. : akt.partis.prees.sg.nom.) </w:t>
      </w:r>
      <w:r>
        <w:rPr>
          <w:i/>
        </w:rPr>
        <w:t>jakka</w:t>
      </w:r>
      <w:r w:rsidR="0098090B" w:rsidRPr="0098090B">
        <w:t>/</w:t>
      </w:r>
      <w:r>
        <w:rPr>
          <w:i/>
        </w:rPr>
        <w:t>at</w:t>
      </w:r>
      <w:r>
        <w:t xml:space="preserve"> : </w:t>
      </w:r>
      <w:r>
        <w:rPr>
          <w:i/>
        </w:rPr>
        <w:t>jaka</w:t>
      </w:r>
      <w:r w:rsidR="0098090B" w:rsidRPr="0098090B">
        <w:t>/</w:t>
      </w:r>
      <w:r>
        <w:rPr>
          <w:i/>
        </w:rPr>
        <w:t>nu</w:t>
      </w:r>
      <w:r w:rsidR="001B127A" w:rsidRPr="001B127A">
        <w:t>(</w:t>
      </w:r>
      <w:r w:rsidR="00001480">
        <w:rPr>
          <w:i/>
        </w:rPr>
        <w:t>t</w:t>
      </w:r>
      <w:r w:rsidR="001B127A" w:rsidRPr="001B127A">
        <w:t>)</w:t>
      </w:r>
      <w:r w:rsidRPr="0075485B">
        <w:t>,</w:t>
      </w:r>
      <w:r>
        <w:rPr>
          <w:i/>
        </w:rPr>
        <w:t xml:space="preserve"> lähte</w:t>
      </w:r>
      <w:r w:rsidR="0098090B" w:rsidRPr="0098090B">
        <w:t>/</w:t>
      </w:r>
      <w:r>
        <w:rPr>
          <w:i/>
        </w:rPr>
        <w:t>et</w:t>
      </w:r>
      <w:r>
        <w:t xml:space="preserve"> : </w:t>
      </w:r>
      <w:r>
        <w:rPr>
          <w:i/>
        </w:rPr>
        <w:t>lähte</w:t>
      </w:r>
      <w:r w:rsidR="0098090B" w:rsidRPr="0098090B">
        <w:t>/</w:t>
      </w:r>
      <w:r>
        <w:rPr>
          <w:i/>
        </w:rPr>
        <w:t>ny</w:t>
      </w:r>
      <w:r w:rsidR="001B127A" w:rsidRPr="001B127A">
        <w:t>(</w:t>
      </w:r>
      <w:r w:rsidR="00001480">
        <w:rPr>
          <w:i/>
        </w:rPr>
        <w:t>t</w:t>
      </w:r>
      <w:r w:rsidR="001B127A" w:rsidRPr="001B127A">
        <w:t>)</w:t>
      </w:r>
      <w:r w:rsidRPr="0075485B">
        <w:t>,</w:t>
      </w:r>
      <w:r>
        <w:rPr>
          <w:i/>
        </w:rPr>
        <w:t xml:space="preserve"> soppi</w:t>
      </w:r>
      <w:r w:rsidR="0098090B" w:rsidRPr="0098090B">
        <w:t>/</w:t>
      </w:r>
      <w:r>
        <w:rPr>
          <w:i/>
        </w:rPr>
        <w:t>i</w:t>
      </w:r>
      <w:r w:rsidRPr="0075485B">
        <w:t>(</w:t>
      </w:r>
      <w:r>
        <w:rPr>
          <w:i/>
        </w:rPr>
        <w:t>t</w:t>
      </w:r>
      <w:r w:rsidRPr="0075485B">
        <w:t>)</w:t>
      </w:r>
      <w:r w:rsidR="00001480">
        <w:t xml:space="preserve"> : </w:t>
      </w:r>
      <w:r w:rsidR="00001480">
        <w:rPr>
          <w:i/>
        </w:rPr>
        <w:t>sopi</w:t>
      </w:r>
      <w:r w:rsidR="0098090B" w:rsidRPr="0098090B">
        <w:t>/</w:t>
      </w:r>
      <w:r w:rsidR="00001480">
        <w:rPr>
          <w:i/>
        </w:rPr>
        <w:t>nu</w:t>
      </w:r>
      <w:r w:rsidR="001B127A" w:rsidRPr="001B127A">
        <w:t>(</w:t>
      </w:r>
      <w:r w:rsidR="00001480">
        <w:rPr>
          <w:i/>
        </w:rPr>
        <w:t>t</w:t>
      </w:r>
      <w:r w:rsidR="001B127A" w:rsidRPr="001B127A">
        <w:t>)</w:t>
      </w:r>
      <w:r w:rsidRPr="0075485B">
        <w:t>,</w:t>
      </w:r>
      <w:r>
        <w:rPr>
          <w:i/>
        </w:rPr>
        <w:t xml:space="preserve"> si</w:t>
      </w:r>
      <w:r w:rsidR="00422DD0">
        <w:rPr>
          <w:i/>
        </w:rPr>
        <w:t>i</w:t>
      </w:r>
      <w:r>
        <w:rPr>
          <w:i/>
        </w:rPr>
        <w:t>rtty</w:t>
      </w:r>
      <w:r w:rsidR="0098090B" w:rsidRPr="0098090B">
        <w:t>/</w:t>
      </w:r>
      <w:r>
        <w:rPr>
          <w:i/>
        </w:rPr>
        <w:t>yt</w:t>
      </w:r>
      <w:r w:rsidR="00001480">
        <w:rPr>
          <w:i/>
        </w:rPr>
        <w:t xml:space="preserve"> </w:t>
      </w:r>
      <w:r w:rsidR="001B127A" w:rsidRPr="001B127A">
        <w:t>:</w:t>
      </w:r>
      <w:r w:rsidR="00001480">
        <w:rPr>
          <w:i/>
        </w:rPr>
        <w:t xml:space="preserve"> siirty</w:t>
      </w:r>
      <w:r w:rsidR="0098090B" w:rsidRPr="0098090B">
        <w:t>/</w:t>
      </w:r>
      <w:r w:rsidR="00001480">
        <w:rPr>
          <w:i/>
        </w:rPr>
        <w:t>ny</w:t>
      </w:r>
      <w:r w:rsidR="001B127A" w:rsidRPr="001B127A">
        <w:t>(</w:t>
      </w:r>
      <w:r w:rsidR="00001480">
        <w:rPr>
          <w:i/>
        </w:rPr>
        <w:t>t</w:t>
      </w:r>
      <w:r w:rsidR="001B127A" w:rsidRPr="001B127A">
        <w:t>).</w:t>
      </w:r>
      <w:r w:rsidR="00D42902">
        <w:rPr>
          <w:i/>
        </w:rPr>
        <w:t xml:space="preserve"> </w:t>
      </w:r>
      <w:r w:rsidR="00D42902">
        <w:t xml:space="preserve">Raisin varieteetissa oon kuitenki tavalisempi, ette </w:t>
      </w:r>
      <w:r w:rsidR="008449A9">
        <w:t xml:space="preserve">1. infinitiivin </w:t>
      </w:r>
      <w:r w:rsidR="00D42902">
        <w:t>suffiksin loppu-</w:t>
      </w:r>
      <w:r w:rsidR="00D42902">
        <w:rPr>
          <w:i/>
        </w:rPr>
        <w:t xml:space="preserve">t </w:t>
      </w:r>
      <w:r w:rsidR="00D42902">
        <w:t>jääpi pois.</w:t>
      </w:r>
    </w:p>
    <w:p w14:paraId="6A6F72AA" w14:textId="679641CA" w:rsidR="00BC7543" w:rsidRPr="00C22B0D" w:rsidRDefault="00BC7543" w:rsidP="00BC7543">
      <w:pPr>
        <w:pStyle w:val="Brdtekst"/>
        <w:spacing w:before="120"/>
        <w:rPr>
          <w:i/>
        </w:rPr>
      </w:pPr>
      <w:r>
        <w:t xml:space="preserve">Muissa </w:t>
      </w:r>
      <w:r w:rsidR="005225A0">
        <w:t>varieteet</w:t>
      </w:r>
      <w:r>
        <w:t xml:space="preserve">iissa 2-tyypin 1. infinitiivin suffiksinna oon </w:t>
      </w:r>
      <w:r>
        <w:rPr>
          <w:i/>
        </w:rPr>
        <w:t xml:space="preserve">A </w:t>
      </w:r>
      <w:r w:rsidRPr="00847159">
        <w:t xml:space="preserve">eli </w:t>
      </w:r>
      <w:r>
        <w:rPr>
          <w:i/>
        </w:rPr>
        <w:t>At</w:t>
      </w:r>
      <w:r w:rsidR="001B127A" w:rsidRPr="001B127A">
        <w:t>.</w:t>
      </w:r>
      <w:r>
        <w:rPr>
          <w:i/>
        </w:rPr>
        <w:t xml:space="preserve"> </w:t>
      </w:r>
      <w:r>
        <w:t>Loppu-</w:t>
      </w:r>
      <w:r>
        <w:rPr>
          <w:i/>
        </w:rPr>
        <w:t>t</w:t>
      </w:r>
      <w:r>
        <w:t xml:space="preserve"> oon melkhein tavalinen vestan puolen </w:t>
      </w:r>
      <w:r w:rsidR="005225A0">
        <w:t>varieteet</w:t>
      </w:r>
      <w:r>
        <w:t xml:space="preserve">iissa, Varengissa suffiksi oon aina pelkkä </w:t>
      </w:r>
      <w:r>
        <w:rPr>
          <w:i/>
        </w:rPr>
        <w:t>A</w:t>
      </w:r>
      <w:r w:rsidR="001B127A" w:rsidRPr="001B127A">
        <w:t>.</w:t>
      </w:r>
      <w:r>
        <w:rPr>
          <w:i/>
        </w:rPr>
        <w:t xml:space="preserve"> </w:t>
      </w:r>
      <w:r>
        <w:t xml:space="preserve">Varengin </w:t>
      </w:r>
      <w:r w:rsidR="005225A0">
        <w:t>varieteet</w:t>
      </w:r>
      <w:r>
        <w:t xml:space="preserve">issa muistama kans, ette häyđymä seurata reekelii </w:t>
      </w:r>
      <w:r>
        <w:rPr>
          <w:i/>
        </w:rPr>
        <w:t>eA &gt; iA</w:t>
      </w:r>
      <w:r w:rsidR="001B127A" w:rsidRPr="001B127A">
        <w:t>.</w:t>
      </w:r>
      <w:r>
        <w:rPr>
          <w:i/>
        </w:rPr>
        <w:t xml:space="preserve"> </w:t>
      </w:r>
      <w:r>
        <w:t xml:space="preserve">Eli saama haamui niin ko </w:t>
      </w:r>
      <w:r>
        <w:rPr>
          <w:i/>
        </w:rPr>
        <w:t>jakka</w:t>
      </w:r>
      <w:r w:rsidR="0098090B" w:rsidRPr="0098090B">
        <w:t>/</w:t>
      </w:r>
      <w:r>
        <w:rPr>
          <w:i/>
        </w:rPr>
        <w:t>a</w:t>
      </w:r>
      <w:r w:rsidRPr="0075485B">
        <w:t>(</w:t>
      </w:r>
      <w:r>
        <w:rPr>
          <w:i/>
        </w:rPr>
        <w:t>t</w:t>
      </w:r>
      <w:r w:rsidRPr="0075485B">
        <w:t>),</w:t>
      </w:r>
      <w:r>
        <w:rPr>
          <w:i/>
        </w:rPr>
        <w:t xml:space="preserve"> lähte</w:t>
      </w:r>
      <w:r w:rsidR="0098090B" w:rsidRPr="0098090B">
        <w:t>/</w:t>
      </w:r>
      <w:r>
        <w:rPr>
          <w:i/>
        </w:rPr>
        <w:t>ä</w:t>
      </w:r>
      <w:r w:rsidRPr="0075485B">
        <w:t>(</w:t>
      </w:r>
      <w:r>
        <w:rPr>
          <w:i/>
        </w:rPr>
        <w:t>t</w:t>
      </w:r>
      <w:r w:rsidRPr="0075485B">
        <w:t>)</w:t>
      </w:r>
      <w:r>
        <w:rPr>
          <w:i/>
        </w:rPr>
        <w:t xml:space="preserve"> </w:t>
      </w:r>
      <w:r w:rsidR="00BA1173" w:rsidRPr="00BA1173">
        <w:t>~</w:t>
      </w:r>
      <w:r w:rsidR="000A4B27">
        <w:rPr>
          <w:i/>
        </w:rPr>
        <w:t xml:space="preserve"> </w:t>
      </w:r>
      <w:r>
        <w:rPr>
          <w:i/>
        </w:rPr>
        <w:t>lähti</w:t>
      </w:r>
      <w:r w:rsidR="0098090B" w:rsidRPr="0098090B">
        <w:t>/</w:t>
      </w:r>
      <w:r>
        <w:rPr>
          <w:i/>
        </w:rPr>
        <w:t>ä</w:t>
      </w:r>
      <w:r w:rsidR="001B127A" w:rsidRPr="001B127A">
        <w:t>,</w:t>
      </w:r>
      <w:r>
        <w:rPr>
          <w:i/>
        </w:rPr>
        <w:t xml:space="preserve"> sopi</w:t>
      </w:r>
      <w:r w:rsidR="0098090B" w:rsidRPr="0098090B">
        <w:t>/</w:t>
      </w:r>
      <w:r>
        <w:rPr>
          <w:i/>
        </w:rPr>
        <w:t>a</w:t>
      </w:r>
      <w:r w:rsidR="001B127A" w:rsidRPr="001B127A">
        <w:t>(</w:t>
      </w:r>
      <w:r>
        <w:rPr>
          <w:i/>
        </w:rPr>
        <w:t>t</w:t>
      </w:r>
      <w:r w:rsidR="001B127A" w:rsidRPr="001B127A">
        <w:t>)</w:t>
      </w:r>
      <w:r>
        <w:t>.</w:t>
      </w:r>
    </w:p>
    <w:p w14:paraId="508ECE01" w14:textId="7D63CC53" w:rsidR="00BC7543" w:rsidRDefault="00BC7543" w:rsidP="00BC7543">
      <w:pPr>
        <w:pStyle w:val="Brdtekst"/>
        <w:spacing w:before="120"/>
      </w:pPr>
      <w:r>
        <w:t xml:space="preserve">Jos tahtoo </w:t>
      </w:r>
      <w:r w:rsidR="005A2C9E">
        <w:t>käyttäät siirtymärankaista verbi</w:t>
      </w:r>
      <w:r>
        <w:t>tyyppii 2</w:t>
      </w:r>
      <w:r w:rsidR="00CF1AB3">
        <w:t>.</w:t>
      </w:r>
      <w:r>
        <w:t xml:space="preserve">b, se saama kans semmoissii 1. infinitiivin haamui ko </w:t>
      </w:r>
      <w:r>
        <w:rPr>
          <w:i/>
        </w:rPr>
        <w:t>muistele</w:t>
      </w:r>
      <w:r w:rsidR="0098090B" w:rsidRPr="0098090B">
        <w:t>/</w:t>
      </w:r>
      <w:r>
        <w:rPr>
          <w:i/>
        </w:rPr>
        <w:t>a</w:t>
      </w:r>
      <w:r w:rsidRPr="0075485B">
        <w:t>(</w:t>
      </w:r>
      <w:r>
        <w:rPr>
          <w:i/>
        </w:rPr>
        <w:t>t</w:t>
      </w:r>
      <w:r w:rsidRPr="0075485B">
        <w:t>),</w:t>
      </w:r>
      <w:r>
        <w:rPr>
          <w:i/>
        </w:rPr>
        <w:t xml:space="preserve"> ajattele</w:t>
      </w:r>
      <w:r w:rsidR="0098090B" w:rsidRPr="0098090B">
        <w:t>/</w:t>
      </w:r>
      <w:r>
        <w:rPr>
          <w:i/>
        </w:rPr>
        <w:t>a</w:t>
      </w:r>
      <w:r w:rsidRPr="0075485B">
        <w:t>(</w:t>
      </w:r>
      <w:r>
        <w:rPr>
          <w:i/>
        </w:rPr>
        <w:t>t</w:t>
      </w:r>
      <w:r w:rsidRPr="0075485B">
        <w:t>),</w:t>
      </w:r>
      <w:r>
        <w:rPr>
          <w:i/>
        </w:rPr>
        <w:t xml:space="preserve"> aukase</w:t>
      </w:r>
      <w:r w:rsidR="0098090B" w:rsidRPr="0098090B">
        <w:t>/</w:t>
      </w:r>
      <w:r>
        <w:rPr>
          <w:i/>
        </w:rPr>
        <w:t>a</w:t>
      </w:r>
      <w:r w:rsidRPr="0075485B">
        <w:t>(</w:t>
      </w:r>
      <w:r>
        <w:rPr>
          <w:i/>
        </w:rPr>
        <w:t>t</w:t>
      </w:r>
      <w:r w:rsidRPr="0075485B">
        <w:t>),</w:t>
      </w:r>
      <w:r>
        <w:rPr>
          <w:i/>
        </w:rPr>
        <w:t xml:space="preserve"> tärise</w:t>
      </w:r>
      <w:r w:rsidR="0098090B" w:rsidRPr="0098090B">
        <w:t>/</w:t>
      </w:r>
      <w:r>
        <w:rPr>
          <w:i/>
        </w:rPr>
        <w:t>ä</w:t>
      </w:r>
      <w:r w:rsidRPr="0075485B">
        <w:t>(</w:t>
      </w:r>
      <w:r>
        <w:rPr>
          <w:i/>
        </w:rPr>
        <w:t>t</w:t>
      </w:r>
      <w:r w:rsidRPr="0075485B">
        <w:t>),</w:t>
      </w:r>
      <w:r>
        <w:rPr>
          <w:i/>
        </w:rPr>
        <w:t xml:space="preserve"> havaitte</w:t>
      </w:r>
      <w:r w:rsidR="0098090B" w:rsidRPr="0098090B">
        <w:t>/</w:t>
      </w:r>
      <w:r>
        <w:rPr>
          <w:i/>
        </w:rPr>
        <w:t>a</w:t>
      </w:r>
      <w:r w:rsidRPr="0075485B">
        <w:t>(</w:t>
      </w:r>
      <w:r>
        <w:rPr>
          <w:i/>
        </w:rPr>
        <w:t>t</w:t>
      </w:r>
      <w:r w:rsidRPr="0075485B">
        <w:t>),</w:t>
      </w:r>
      <w:r>
        <w:rPr>
          <w:i/>
        </w:rPr>
        <w:t xml:space="preserve"> piikaroit</w:t>
      </w:r>
      <w:r w:rsidR="005A2C9E">
        <w:rPr>
          <w:i/>
        </w:rPr>
        <w:t>t</w:t>
      </w:r>
      <w:r>
        <w:rPr>
          <w:i/>
        </w:rPr>
        <w:t>e</w:t>
      </w:r>
      <w:r w:rsidR="0098090B" w:rsidRPr="0098090B">
        <w:t>/</w:t>
      </w:r>
      <w:r>
        <w:rPr>
          <w:i/>
        </w:rPr>
        <w:t>a</w:t>
      </w:r>
      <w:r w:rsidRPr="0075485B">
        <w:t>(</w:t>
      </w:r>
      <w:r>
        <w:rPr>
          <w:i/>
        </w:rPr>
        <w:t>t</w:t>
      </w:r>
      <w:r w:rsidRPr="0075485B">
        <w:t>),</w:t>
      </w:r>
      <w:r>
        <w:rPr>
          <w:i/>
        </w:rPr>
        <w:t xml:space="preserve"> likene</w:t>
      </w:r>
      <w:r w:rsidR="0098090B" w:rsidRPr="0098090B">
        <w:t>/</w:t>
      </w:r>
      <w:r>
        <w:rPr>
          <w:i/>
        </w:rPr>
        <w:t>ä</w:t>
      </w:r>
      <w:r w:rsidRPr="0075485B">
        <w:t>(</w:t>
      </w:r>
      <w:r>
        <w:rPr>
          <w:i/>
        </w:rPr>
        <w:t>t</w:t>
      </w:r>
      <w:r w:rsidRPr="0075485B">
        <w:t>)</w:t>
      </w:r>
      <w:r w:rsidR="001B127A" w:rsidRPr="001B127A">
        <w:t>.</w:t>
      </w:r>
    </w:p>
    <w:p w14:paraId="1181EBEF" w14:textId="44DF6A4D" w:rsidR="00BC7543" w:rsidRDefault="00BC7543" w:rsidP="00BC7543">
      <w:pPr>
        <w:pStyle w:val="Punktliste"/>
        <w:rPr>
          <w:i/>
        </w:rPr>
      </w:pPr>
      <w:r>
        <w:t xml:space="preserve">3-tyyppi: Suffiksit oon kohta samat kaikissa </w:t>
      </w:r>
      <w:r w:rsidR="005225A0">
        <w:t>varieteet</w:t>
      </w:r>
      <w:r>
        <w:t xml:space="preserve">iissa. Poikkeema oon verbit </w:t>
      </w:r>
      <w:r>
        <w:rPr>
          <w:i/>
        </w:rPr>
        <w:t>näh</w:t>
      </w:r>
      <w:r w:rsidR="0098090B" w:rsidRPr="0098090B">
        <w:t>/</w:t>
      </w:r>
      <w:r>
        <w:rPr>
          <w:i/>
        </w:rPr>
        <w:t xml:space="preserve">đä </w:t>
      </w:r>
      <w:r w:rsidR="00BA1173" w:rsidRPr="00BA1173">
        <w:t>~</w:t>
      </w:r>
      <w:r>
        <w:rPr>
          <w:i/>
        </w:rPr>
        <w:t xml:space="preserve"> näh</w:t>
      </w:r>
      <w:r w:rsidR="0098090B" w:rsidRPr="0098090B">
        <w:t>/</w:t>
      </w:r>
      <w:r>
        <w:rPr>
          <w:i/>
        </w:rPr>
        <w:t xml:space="preserve">hä </w:t>
      </w:r>
      <w:r>
        <w:t xml:space="preserve">ja </w:t>
      </w:r>
      <w:r>
        <w:rPr>
          <w:i/>
        </w:rPr>
        <w:t>teh</w:t>
      </w:r>
      <w:r w:rsidR="0098090B" w:rsidRPr="0098090B">
        <w:t>/</w:t>
      </w:r>
      <w:r>
        <w:rPr>
          <w:i/>
        </w:rPr>
        <w:t xml:space="preserve">đä </w:t>
      </w:r>
      <w:r w:rsidR="00BA1173" w:rsidRPr="00BA1173">
        <w:t>~</w:t>
      </w:r>
      <w:r>
        <w:rPr>
          <w:i/>
        </w:rPr>
        <w:t xml:space="preserve"> teh</w:t>
      </w:r>
      <w:r w:rsidR="0098090B" w:rsidRPr="0098090B">
        <w:t>/</w:t>
      </w:r>
      <w:r>
        <w:rPr>
          <w:i/>
        </w:rPr>
        <w:t>hä</w:t>
      </w:r>
      <w:r>
        <w:t xml:space="preserve">, missä muissa ko Porsangin </w:t>
      </w:r>
      <w:r w:rsidR="005225A0">
        <w:t>varieteet</w:t>
      </w:r>
      <w:r>
        <w:t xml:space="preserve">issa oon suffiksinna </w:t>
      </w:r>
      <w:r>
        <w:rPr>
          <w:i/>
        </w:rPr>
        <w:t>hA</w:t>
      </w:r>
      <w:r w:rsidR="001B127A" w:rsidRPr="001B127A">
        <w:t>.</w:t>
      </w:r>
      <w:r>
        <w:rPr>
          <w:i/>
        </w:rPr>
        <w:t xml:space="preserve"> </w:t>
      </w:r>
      <w:r w:rsidR="007C1460">
        <w:t xml:space="preserve">Muissa verbiissä </w:t>
      </w:r>
      <w:r w:rsidR="00660A5B">
        <w:t>s</w:t>
      </w:r>
      <w:r>
        <w:t>uffiksi oon</w:t>
      </w:r>
      <w:r w:rsidR="00660A5B">
        <w:t xml:space="preserve"> kaikissa varieteetiissa</w:t>
      </w:r>
      <w:r>
        <w:t xml:space="preserve"> </w:t>
      </w:r>
      <w:r>
        <w:rPr>
          <w:i/>
        </w:rPr>
        <w:t>tA</w:t>
      </w:r>
      <w:r w:rsidRPr="0075485B">
        <w:t>,</w:t>
      </w:r>
      <w:r>
        <w:rPr>
          <w:i/>
        </w:rPr>
        <w:t xml:space="preserve"> </w:t>
      </w:r>
      <w:r>
        <w:t xml:space="preserve">jos rangan loppukonsonantti oon </w:t>
      </w:r>
      <w:r>
        <w:rPr>
          <w:i/>
        </w:rPr>
        <w:t>s</w:t>
      </w:r>
      <w:r>
        <w:t>, muutoin suffiksin esikonsonantti oon assimileeraantunnu rangan loppukonsonantin kans, eli se oon sama ko rangan loppukonsonantti. Esime</w:t>
      </w:r>
      <w:r w:rsidR="00B17EBC">
        <w:t>r</w:t>
      </w:r>
      <w:r>
        <w:t xml:space="preserve">kkii: </w:t>
      </w:r>
      <w:r>
        <w:rPr>
          <w:i/>
        </w:rPr>
        <w:t>pes</w:t>
      </w:r>
      <w:r w:rsidR="0098090B" w:rsidRPr="0098090B">
        <w:t>/</w:t>
      </w:r>
      <w:r>
        <w:rPr>
          <w:i/>
        </w:rPr>
        <w:t>tä</w:t>
      </w:r>
      <w:r w:rsidRPr="0075485B">
        <w:t>,</w:t>
      </w:r>
      <w:r>
        <w:rPr>
          <w:i/>
        </w:rPr>
        <w:t xml:space="preserve"> juos</w:t>
      </w:r>
      <w:r w:rsidR="0098090B" w:rsidRPr="0098090B">
        <w:t>/</w:t>
      </w:r>
      <w:r>
        <w:rPr>
          <w:i/>
        </w:rPr>
        <w:t>ta</w:t>
      </w:r>
      <w:r w:rsidRPr="0075485B">
        <w:t>,</w:t>
      </w:r>
      <w:r>
        <w:rPr>
          <w:i/>
        </w:rPr>
        <w:t xml:space="preserve"> auka</w:t>
      </w:r>
      <w:r w:rsidRPr="0075485B">
        <w:t>(</w:t>
      </w:r>
      <w:r>
        <w:rPr>
          <w:i/>
        </w:rPr>
        <w:t>i</w:t>
      </w:r>
      <w:r w:rsidRPr="0075485B">
        <w:t>)</w:t>
      </w:r>
      <w:r>
        <w:rPr>
          <w:i/>
        </w:rPr>
        <w:t>s</w:t>
      </w:r>
      <w:r w:rsidR="0098090B" w:rsidRPr="0098090B">
        <w:t>/</w:t>
      </w:r>
      <w:r>
        <w:rPr>
          <w:i/>
        </w:rPr>
        <w:t>ta</w:t>
      </w:r>
      <w:r w:rsidRPr="0075485B">
        <w:t>,</w:t>
      </w:r>
      <w:r>
        <w:rPr>
          <w:i/>
        </w:rPr>
        <w:t xml:space="preserve"> tul</w:t>
      </w:r>
      <w:r w:rsidR="0098090B" w:rsidRPr="0098090B">
        <w:t>/</w:t>
      </w:r>
      <w:r>
        <w:rPr>
          <w:i/>
        </w:rPr>
        <w:t>la</w:t>
      </w:r>
      <w:r w:rsidRPr="0075485B">
        <w:t>,</w:t>
      </w:r>
      <w:r>
        <w:rPr>
          <w:i/>
        </w:rPr>
        <w:t xml:space="preserve"> men</w:t>
      </w:r>
      <w:r w:rsidR="0098090B" w:rsidRPr="0098090B">
        <w:t>/</w:t>
      </w:r>
      <w:r>
        <w:rPr>
          <w:i/>
        </w:rPr>
        <w:t>nä</w:t>
      </w:r>
      <w:r w:rsidRPr="0075485B">
        <w:t>,</w:t>
      </w:r>
      <w:r>
        <w:rPr>
          <w:i/>
        </w:rPr>
        <w:t xml:space="preserve"> pur</w:t>
      </w:r>
      <w:r w:rsidR="0098090B" w:rsidRPr="0098090B">
        <w:t>/</w:t>
      </w:r>
      <w:r>
        <w:rPr>
          <w:i/>
        </w:rPr>
        <w:t>ra</w:t>
      </w:r>
      <w:r w:rsidR="001B127A" w:rsidRPr="001B127A">
        <w:t>.</w:t>
      </w:r>
      <w:r>
        <w:rPr>
          <w:i/>
        </w:rPr>
        <w:t xml:space="preserve"> </w:t>
      </w:r>
      <w:r>
        <w:t xml:space="preserve">Ko rangan konsonantti oon </w:t>
      </w:r>
      <w:r>
        <w:rPr>
          <w:i/>
        </w:rPr>
        <w:t>l</w:t>
      </w:r>
      <w:r w:rsidRPr="0075485B">
        <w:t>,</w:t>
      </w:r>
      <w:r>
        <w:rPr>
          <w:i/>
        </w:rPr>
        <w:t xml:space="preserve"> </w:t>
      </w:r>
      <w:r>
        <w:t>se seuraa sammaa äänelisten konsonantiitten pittuusree</w:t>
      </w:r>
      <w:r w:rsidR="00D63359">
        <w:t>kelii ko muutoinki (katto kohđasta</w:t>
      </w:r>
      <w:r w:rsidR="00B17EBC">
        <w:t xml:space="preserve"> 3.1.2</w:t>
      </w:r>
      <w:r>
        <w:t>). Esimerkiksi</w:t>
      </w:r>
      <w:r w:rsidR="00290431">
        <w:t xml:space="preserve"> </w:t>
      </w:r>
      <w:r w:rsidR="00290431">
        <w:rPr>
          <w:i/>
        </w:rPr>
        <w:t>kuul</w:t>
      </w:r>
      <w:r w:rsidR="0098090B" w:rsidRPr="0098090B">
        <w:t>/</w:t>
      </w:r>
      <w:r w:rsidR="00290431">
        <w:rPr>
          <w:i/>
        </w:rPr>
        <w:t xml:space="preserve">a </w:t>
      </w:r>
      <w:r w:rsidR="00290431">
        <w:t>ja</w:t>
      </w:r>
      <w:r>
        <w:t xml:space="preserve"> </w:t>
      </w:r>
      <w:r>
        <w:rPr>
          <w:i/>
        </w:rPr>
        <w:t>muistel</w:t>
      </w:r>
      <w:r w:rsidR="0098090B" w:rsidRPr="0098090B">
        <w:t>/</w:t>
      </w:r>
      <w:r>
        <w:rPr>
          <w:i/>
        </w:rPr>
        <w:t xml:space="preserve">a </w:t>
      </w:r>
      <w:r>
        <w:t xml:space="preserve">pro </w:t>
      </w:r>
      <w:r>
        <w:rPr>
          <w:i/>
        </w:rPr>
        <w:t>ajatel</w:t>
      </w:r>
      <w:r w:rsidR="0098090B" w:rsidRPr="0098090B">
        <w:t>/</w:t>
      </w:r>
      <w:r>
        <w:rPr>
          <w:i/>
        </w:rPr>
        <w:t>la</w:t>
      </w:r>
      <w:r w:rsidR="001B127A" w:rsidRPr="001B127A">
        <w:t>.</w:t>
      </w:r>
    </w:p>
    <w:p w14:paraId="4044F50F" w14:textId="13632176" w:rsidR="00BC7543" w:rsidRPr="00EB509D" w:rsidRDefault="00BC7543" w:rsidP="00BC7543">
      <w:pPr>
        <w:pStyle w:val="Punktliste"/>
      </w:pPr>
      <w:r>
        <w:t xml:space="preserve">4-tyyppi: Suffiksi oon </w:t>
      </w:r>
      <w:r w:rsidRPr="00664AF7">
        <w:rPr>
          <w:i/>
        </w:rPr>
        <w:t>tA</w:t>
      </w:r>
      <w:r>
        <w:t xml:space="preserve">, eikä siinä ole vaihettelluu kainun eri </w:t>
      </w:r>
      <w:r w:rsidR="005225A0">
        <w:t>varieteet</w:t>
      </w:r>
      <w:r>
        <w:t xml:space="preserve">iitten välissä. Eli esimerkiksi </w:t>
      </w:r>
      <w:r w:rsidRPr="00017225">
        <w:rPr>
          <w:i/>
        </w:rPr>
        <w:t>tarvi</w:t>
      </w:r>
      <w:r w:rsidR="0098090B" w:rsidRPr="0098090B">
        <w:t>/</w:t>
      </w:r>
      <w:r w:rsidRPr="00017225">
        <w:rPr>
          <w:i/>
        </w:rPr>
        <w:t>ta</w:t>
      </w:r>
      <w:r w:rsidR="001B127A" w:rsidRPr="001B127A">
        <w:t>,</w:t>
      </w:r>
      <w:r w:rsidRPr="00017225">
        <w:rPr>
          <w:i/>
        </w:rPr>
        <w:t xml:space="preserve"> vali</w:t>
      </w:r>
      <w:r w:rsidR="0098090B" w:rsidRPr="0098090B">
        <w:t>/</w:t>
      </w:r>
      <w:r w:rsidRPr="00017225">
        <w:rPr>
          <w:i/>
        </w:rPr>
        <w:t>ta</w:t>
      </w:r>
      <w:r w:rsidR="001B127A" w:rsidRPr="001B127A">
        <w:t>,</w:t>
      </w:r>
      <w:r w:rsidRPr="00017225">
        <w:rPr>
          <w:i/>
        </w:rPr>
        <w:t xml:space="preserve"> piikaroi</w:t>
      </w:r>
      <w:r w:rsidR="0098090B" w:rsidRPr="0098090B">
        <w:t>/</w:t>
      </w:r>
      <w:r w:rsidRPr="00017225">
        <w:rPr>
          <w:i/>
        </w:rPr>
        <w:t>ta</w:t>
      </w:r>
      <w:r w:rsidR="001B127A" w:rsidRPr="001B127A">
        <w:t>,</w:t>
      </w:r>
      <w:r w:rsidRPr="00017225">
        <w:rPr>
          <w:i/>
        </w:rPr>
        <w:t xml:space="preserve"> li</w:t>
      </w:r>
      <w:r w:rsidR="001B127A" w:rsidRPr="001B127A">
        <w:t>(</w:t>
      </w:r>
      <w:r w:rsidRPr="00017225">
        <w:rPr>
          <w:i/>
        </w:rPr>
        <w:t>j</w:t>
      </w:r>
      <w:r w:rsidR="001B127A" w:rsidRPr="001B127A">
        <w:t>)</w:t>
      </w:r>
      <w:r w:rsidRPr="00017225">
        <w:rPr>
          <w:i/>
        </w:rPr>
        <w:t>e</w:t>
      </w:r>
      <w:r w:rsidR="0098090B" w:rsidRPr="0098090B">
        <w:t>/</w:t>
      </w:r>
      <w:r w:rsidRPr="00017225">
        <w:rPr>
          <w:i/>
        </w:rPr>
        <w:t>tä</w:t>
      </w:r>
      <w:r w:rsidR="001B127A" w:rsidRPr="001B127A">
        <w:t>,</w:t>
      </w:r>
      <w:r w:rsidRPr="00017225">
        <w:rPr>
          <w:i/>
        </w:rPr>
        <w:t xml:space="preserve"> para</w:t>
      </w:r>
      <w:r w:rsidR="0098090B" w:rsidRPr="0098090B">
        <w:t>/</w:t>
      </w:r>
      <w:r w:rsidRPr="00017225">
        <w:rPr>
          <w:i/>
        </w:rPr>
        <w:t>ta</w:t>
      </w:r>
      <w:r w:rsidR="001B127A" w:rsidRPr="001B127A">
        <w:t>,</w:t>
      </w:r>
      <w:r w:rsidRPr="00017225">
        <w:rPr>
          <w:i/>
        </w:rPr>
        <w:t xml:space="preserve"> maa</w:t>
      </w:r>
      <w:r w:rsidR="0098090B" w:rsidRPr="0098090B">
        <w:t>/</w:t>
      </w:r>
      <w:r w:rsidRPr="00017225">
        <w:rPr>
          <w:i/>
        </w:rPr>
        <w:t>ta</w:t>
      </w:r>
      <w:r w:rsidR="001B127A" w:rsidRPr="001B127A">
        <w:t>,</w:t>
      </w:r>
      <w:r w:rsidRPr="00017225">
        <w:rPr>
          <w:i/>
        </w:rPr>
        <w:t xml:space="preserve"> jatka</w:t>
      </w:r>
      <w:r w:rsidR="0098090B" w:rsidRPr="0098090B">
        <w:t>/</w:t>
      </w:r>
      <w:r w:rsidRPr="00017225">
        <w:rPr>
          <w:i/>
        </w:rPr>
        <w:t>ta</w:t>
      </w:r>
      <w:r w:rsidR="001B127A" w:rsidRPr="001B127A">
        <w:t>,</w:t>
      </w:r>
      <w:r w:rsidRPr="00017225">
        <w:rPr>
          <w:i/>
        </w:rPr>
        <w:t xml:space="preserve"> keri</w:t>
      </w:r>
      <w:r w:rsidR="0098090B" w:rsidRPr="0098090B">
        <w:t>/</w:t>
      </w:r>
      <w:r w:rsidRPr="00017225">
        <w:rPr>
          <w:i/>
        </w:rPr>
        <w:t>tä</w:t>
      </w:r>
      <w:r w:rsidR="001B127A" w:rsidRPr="001B127A">
        <w:t>,</w:t>
      </w:r>
      <w:r w:rsidRPr="00017225">
        <w:rPr>
          <w:i/>
        </w:rPr>
        <w:t xml:space="preserve"> pöl</w:t>
      </w:r>
      <w:r w:rsidR="001B127A" w:rsidRPr="001B127A">
        <w:t>(</w:t>
      </w:r>
      <w:r w:rsidRPr="00017225">
        <w:rPr>
          <w:i/>
        </w:rPr>
        <w:t>j</w:t>
      </w:r>
      <w:r w:rsidR="001B127A" w:rsidRPr="001B127A">
        <w:t>)</w:t>
      </w:r>
      <w:r w:rsidRPr="00017225">
        <w:rPr>
          <w:i/>
        </w:rPr>
        <w:t>ä</w:t>
      </w:r>
      <w:r w:rsidR="0098090B" w:rsidRPr="0098090B">
        <w:t>/</w:t>
      </w:r>
      <w:r w:rsidRPr="00017225">
        <w:rPr>
          <w:i/>
        </w:rPr>
        <w:t>tä</w:t>
      </w:r>
      <w:r>
        <w:t xml:space="preserve">, </w:t>
      </w:r>
      <w:r w:rsidRPr="00017225">
        <w:rPr>
          <w:i/>
        </w:rPr>
        <w:t>ka</w:t>
      </w:r>
      <w:r w:rsidR="001B127A" w:rsidRPr="001B127A">
        <w:t>(</w:t>
      </w:r>
      <w:r w:rsidRPr="00017225">
        <w:rPr>
          <w:i/>
        </w:rPr>
        <w:t>đ</w:t>
      </w:r>
      <w:r w:rsidR="001B127A" w:rsidRPr="001B127A">
        <w:t>)</w:t>
      </w:r>
      <w:r w:rsidRPr="00017225">
        <w:rPr>
          <w:i/>
        </w:rPr>
        <w:t>o</w:t>
      </w:r>
      <w:r w:rsidR="0098090B" w:rsidRPr="0098090B">
        <w:t>/</w:t>
      </w:r>
      <w:r w:rsidRPr="00017225">
        <w:rPr>
          <w:i/>
        </w:rPr>
        <w:t>ta</w:t>
      </w:r>
      <w:r>
        <w:t>.</w:t>
      </w:r>
    </w:p>
    <w:p w14:paraId="307A13FF" w14:textId="77777777" w:rsidR="00BC7543" w:rsidRPr="00A95D68" w:rsidRDefault="00BC7543" w:rsidP="00BC7543">
      <w:pPr>
        <w:pStyle w:val="Overskrift4"/>
      </w:pPr>
      <w:bookmarkStart w:id="1732" w:name="_Toc198266918"/>
      <w:bookmarkStart w:id="1733" w:name="_Toc209168670"/>
      <w:bookmarkStart w:id="1734" w:name="_Toc311273901"/>
      <w:r w:rsidRPr="00A95D68">
        <w:t>Toinen infinitiivi</w:t>
      </w:r>
      <w:bookmarkEnd w:id="1732"/>
      <w:bookmarkEnd w:id="1733"/>
      <w:bookmarkEnd w:id="1734"/>
    </w:p>
    <w:p w14:paraId="565DE56B" w14:textId="63704415" w:rsidR="00BC7543" w:rsidRDefault="00BC7543" w:rsidP="00BC7543">
      <w:pPr>
        <w:pStyle w:val="Brdtekst"/>
        <w:spacing w:before="120"/>
      </w:pPr>
      <w:r>
        <w:t xml:space="preserve">Yhđenlaisina infinitiivihaamuina saattaa pittäät kans semmoissii verbipohjaissii sannoi ko </w:t>
      </w:r>
      <w:r>
        <w:rPr>
          <w:i/>
        </w:rPr>
        <w:t>juostessa</w:t>
      </w:r>
      <w:r w:rsidRPr="0075485B">
        <w:t>,</w:t>
      </w:r>
      <w:r>
        <w:rPr>
          <w:i/>
        </w:rPr>
        <w:t xml:space="preserve"> nukkuissa</w:t>
      </w:r>
      <w:r w:rsidRPr="0075485B">
        <w:t>,</w:t>
      </w:r>
      <w:r>
        <w:rPr>
          <w:i/>
        </w:rPr>
        <w:t xml:space="preserve"> uiten</w:t>
      </w:r>
      <w:r w:rsidRPr="0075485B">
        <w:t>,</w:t>
      </w:r>
      <w:r>
        <w:rPr>
          <w:i/>
        </w:rPr>
        <w:t xml:space="preserve"> käyten</w:t>
      </w:r>
      <w:r w:rsidRPr="0075485B">
        <w:t>,</w:t>
      </w:r>
      <w:r>
        <w:rPr>
          <w:i/>
        </w:rPr>
        <w:t xml:space="preserve"> juosten</w:t>
      </w:r>
      <w:r w:rsidR="001B127A" w:rsidRPr="001B127A">
        <w:t>.</w:t>
      </w:r>
      <w:r>
        <w:rPr>
          <w:i/>
        </w:rPr>
        <w:t xml:space="preserve"> </w:t>
      </w:r>
      <w:r>
        <w:t xml:space="preserve">Kuttama näitä haamui </w:t>
      </w:r>
      <w:r w:rsidRPr="00945A6A">
        <w:rPr>
          <w:smallCaps/>
        </w:rPr>
        <w:t>toiseksi infinitiiviksi</w:t>
      </w:r>
      <w:r>
        <w:t xml:space="preserve">. </w:t>
      </w:r>
      <w:r w:rsidRPr="00AC36DD">
        <w:t>Näissä</w:t>
      </w:r>
      <w:r>
        <w:t xml:space="preserve"> näyttäis olleevan myötä kaasussuffiksi, joko inessiivin suffiksi eli niin käsketyn </w:t>
      </w:r>
      <w:r w:rsidRPr="00B919B7">
        <w:rPr>
          <w:smallCaps/>
        </w:rPr>
        <w:t>instruktiivin</w:t>
      </w:r>
      <w:r>
        <w:t xml:space="preserve"> suffiksi, mikä oon </w:t>
      </w:r>
      <w:r w:rsidRPr="007203BC">
        <w:rPr>
          <w:i/>
        </w:rPr>
        <w:t>n</w:t>
      </w:r>
      <w:r>
        <w:t xml:space="preserve"> niin ko </w:t>
      </w:r>
      <w:r w:rsidR="00A27713">
        <w:t>genitiiv</w:t>
      </w:r>
      <w:r>
        <w:t>inki suffiksi.</w:t>
      </w:r>
    </w:p>
    <w:p w14:paraId="6B371428" w14:textId="62CC4360" w:rsidR="00BC7543" w:rsidRDefault="00BC7543" w:rsidP="00BC7543">
      <w:pPr>
        <w:pStyle w:val="Brdtekst"/>
        <w:spacing w:before="120"/>
      </w:pPr>
      <w:r>
        <w:t>Tämmöiset haamut oon syntaktissa vaphaan adverbiaalin funksuunissa j</w:t>
      </w:r>
      <w:r w:rsidR="00D63359">
        <w:t>a ne</w:t>
      </w:r>
      <w:r w:rsidR="00263073">
        <w:t>t</w:t>
      </w:r>
      <w:r w:rsidR="00D63359">
        <w:t xml:space="preserve"> toimithaan ushein justhiin</w:t>
      </w:r>
      <w:r>
        <w:t xml:space="preserve"> ko adverbi (1–3):</w:t>
      </w:r>
    </w:p>
    <w:p w14:paraId="3B0D3E04" w14:textId="77777777" w:rsidR="00BC7543" w:rsidRDefault="00BC7543" w:rsidP="00BC7543">
      <w:pPr>
        <w:tabs>
          <w:tab w:val="left" w:pos="3420"/>
        </w:tabs>
        <w:ind w:right="706"/>
      </w:pPr>
      <w:r>
        <w:t xml:space="preserve">(1) Mie näjin, ette Pekka tuli tietä pitkin </w:t>
      </w:r>
      <w:r w:rsidRPr="0023423F">
        <w:rPr>
          <w:i/>
        </w:rPr>
        <w:t>juosten</w:t>
      </w:r>
      <w:r>
        <w:t>.</w:t>
      </w:r>
    </w:p>
    <w:p w14:paraId="57CB20A7" w14:textId="77777777" w:rsidR="00F904D4" w:rsidRDefault="00BC7543" w:rsidP="00BC7543">
      <w:pPr>
        <w:tabs>
          <w:tab w:val="left" w:pos="3969"/>
        </w:tabs>
        <w:ind w:right="706"/>
      </w:pPr>
      <w:r>
        <w:t xml:space="preserve">(2) </w:t>
      </w:r>
      <w:r w:rsidRPr="00A95D68">
        <w:t xml:space="preserve">Mie en näje minun miestä ennää ko </w:t>
      </w:r>
      <w:r w:rsidRPr="007E013E">
        <w:rPr>
          <w:i/>
        </w:rPr>
        <w:t>nukkuissa</w:t>
      </w:r>
      <w:r w:rsidR="00F904D4">
        <w:t>.</w:t>
      </w:r>
    </w:p>
    <w:p w14:paraId="5FAE6553" w14:textId="77777777" w:rsidR="00F904D4" w:rsidRDefault="00BC7543" w:rsidP="00BC7543">
      <w:pPr>
        <w:tabs>
          <w:tab w:val="left" w:pos="3969"/>
        </w:tabs>
        <w:ind w:right="706"/>
      </w:pPr>
      <w:r>
        <w:t xml:space="preserve">(3) </w:t>
      </w:r>
      <w:r w:rsidRPr="00A95D68">
        <w:t xml:space="preserve">Mie hajen sen nyt heti </w:t>
      </w:r>
      <w:r w:rsidRPr="007E013E">
        <w:rPr>
          <w:i/>
        </w:rPr>
        <w:t>muistaissa</w:t>
      </w:r>
      <w:r w:rsidR="00F904D4">
        <w:t>.</w:t>
      </w:r>
    </w:p>
    <w:p w14:paraId="5ABEAC7F" w14:textId="26B09770" w:rsidR="00BC7543" w:rsidRDefault="00BC7543" w:rsidP="00BC7543">
      <w:pPr>
        <w:tabs>
          <w:tab w:val="left" w:pos="3969"/>
        </w:tabs>
        <w:ind w:right="706"/>
      </w:pPr>
      <w:r>
        <w:t xml:space="preserve">Infinitiivii tämmöiset sanat muistutethaan siinä, ette net saatethaan haamustaat oman fraasin, missä niilä oon </w:t>
      </w:r>
      <w:r w:rsidR="00A27713">
        <w:t>genitiiv</w:t>
      </w:r>
      <w:r>
        <w:t xml:space="preserve">inhaamuinen subjekti (4, 5) eli joku muu </w:t>
      </w:r>
      <w:r w:rsidRPr="003D5A36">
        <w:t>komplementti</w:t>
      </w:r>
      <w:r>
        <w:t xml:space="preserve"> (6, 7).</w:t>
      </w:r>
    </w:p>
    <w:p w14:paraId="70632C2F" w14:textId="77777777" w:rsidR="00F904D4" w:rsidRDefault="00BC7543" w:rsidP="00BC7543">
      <w:pPr>
        <w:tabs>
          <w:tab w:val="left" w:pos="3969"/>
        </w:tabs>
        <w:spacing w:before="120" w:after="120"/>
        <w:ind w:right="700"/>
      </w:pPr>
      <w:r>
        <w:t xml:space="preserve">(4) </w:t>
      </w:r>
      <w:r w:rsidRPr="00A95D68">
        <w:t>Ei semmoista saata puhhuut</w:t>
      </w:r>
      <w:r w:rsidR="0045035E">
        <w:t xml:space="preserve"> ~ puhu/at</w:t>
      </w:r>
      <w:r w:rsidRPr="00A95D68">
        <w:t xml:space="preserve"> </w:t>
      </w:r>
      <w:r>
        <w:t>[</w:t>
      </w:r>
      <w:r w:rsidRPr="008750C0">
        <w:t>ihmisten</w:t>
      </w:r>
      <w:r w:rsidRPr="001515EB">
        <w:rPr>
          <w:i/>
        </w:rPr>
        <w:t xml:space="preserve"> </w:t>
      </w:r>
      <w:r w:rsidRPr="007E013E">
        <w:rPr>
          <w:i/>
        </w:rPr>
        <w:t>kuulten</w:t>
      </w:r>
      <w:r>
        <w:t>]</w:t>
      </w:r>
      <w:r w:rsidR="00F904D4">
        <w:t>.</w:t>
      </w:r>
    </w:p>
    <w:p w14:paraId="0C4255F3" w14:textId="4071FF7D" w:rsidR="00BC7543" w:rsidRDefault="00BC7543" w:rsidP="00BC7543">
      <w:pPr>
        <w:tabs>
          <w:tab w:val="left" w:pos="3969"/>
        </w:tabs>
        <w:ind w:right="706"/>
      </w:pPr>
      <w:r>
        <w:t>(</w:t>
      </w:r>
      <w:r w:rsidRPr="00A95D68">
        <w:t xml:space="preserve">5) </w:t>
      </w:r>
      <w:r>
        <w:t>[</w:t>
      </w:r>
      <w:r w:rsidRPr="008750C0">
        <w:t>Vanhemi</w:t>
      </w:r>
      <w:r w:rsidR="0045035E">
        <w:t>(</w:t>
      </w:r>
      <w:r w:rsidRPr="008750C0">
        <w:t>i</w:t>
      </w:r>
      <w:r w:rsidR="0045035E">
        <w:t>)</w:t>
      </w:r>
      <w:r w:rsidRPr="008750C0">
        <w:t>tten</w:t>
      </w:r>
      <w:r w:rsidRPr="00F757F6">
        <w:rPr>
          <w:i/>
        </w:rPr>
        <w:t xml:space="preserve"> elläissä</w:t>
      </w:r>
      <w:r>
        <w:t>]</w:t>
      </w:r>
      <w:r w:rsidR="00D63359">
        <w:t xml:space="preserve"> mie en koskhaan käyny sielä.</w:t>
      </w:r>
    </w:p>
    <w:p w14:paraId="67E802DF" w14:textId="0D35F74C" w:rsidR="00BC7543" w:rsidRDefault="00BC7543" w:rsidP="00BC7543">
      <w:pPr>
        <w:tabs>
          <w:tab w:val="left" w:pos="3969"/>
        </w:tabs>
        <w:ind w:right="706"/>
      </w:pPr>
      <w:r>
        <w:t>(6) [</w:t>
      </w:r>
      <w:r w:rsidRPr="008750C0">
        <w:t>Leip</w:t>
      </w:r>
      <w:r w:rsidR="0045035E">
        <w:t>(</w:t>
      </w:r>
      <w:r w:rsidRPr="008750C0">
        <w:t>p</w:t>
      </w:r>
      <w:r w:rsidR="0045035E">
        <w:t>)</w:t>
      </w:r>
      <w:r w:rsidRPr="008750C0">
        <w:t>ää</w:t>
      </w:r>
      <w:r w:rsidRPr="00F757F6">
        <w:rPr>
          <w:i/>
        </w:rPr>
        <w:t xml:space="preserve"> syötessä</w:t>
      </w:r>
      <w:r>
        <w:t>] Mikko maiskutteli suuta.</w:t>
      </w:r>
    </w:p>
    <w:p w14:paraId="4AC31CAC" w14:textId="7AD9A40C" w:rsidR="00BC7543" w:rsidRDefault="00BC7543" w:rsidP="00BC7543">
      <w:pPr>
        <w:tabs>
          <w:tab w:val="left" w:pos="3969"/>
        </w:tabs>
        <w:ind w:right="706"/>
        <w:rPr>
          <w:ins w:id="1735" w:author="Information Services" w:date="2015-11-20T15:05:00Z"/>
        </w:rPr>
      </w:pPr>
      <w:r>
        <w:t>(7) [</w:t>
      </w:r>
      <w:r w:rsidRPr="008750C0">
        <w:t>Vaarassa</w:t>
      </w:r>
      <w:r w:rsidRPr="00F757F6">
        <w:rPr>
          <w:i/>
        </w:rPr>
        <w:t xml:space="preserve"> kulk</w:t>
      </w:r>
      <w:r w:rsidR="00A83669" w:rsidRPr="00A83669">
        <w:t>(</w:t>
      </w:r>
      <w:r w:rsidRPr="00F757F6">
        <w:rPr>
          <w:i/>
        </w:rPr>
        <w:t>k</w:t>
      </w:r>
      <w:r w:rsidR="00A83669" w:rsidRPr="00A83669">
        <w:t>)</w:t>
      </w:r>
      <w:r w:rsidRPr="00F757F6">
        <w:rPr>
          <w:i/>
        </w:rPr>
        <w:t>eissa</w:t>
      </w:r>
      <w:r>
        <w:t>] hän ampui jäniksen.</w:t>
      </w:r>
    </w:p>
    <w:p w14:paraId="254026FE" w14:textId="4D20B2CC" w:rsidR="002A2217" w:rsidRDefault="002A2217" w:rsidP="00BC7543">
      <w:pPr>
        <w:tabs>
          <w:tab w:val="left" w:pos="3969"/>
        </w:tabs>
        <w:ind w:right="706"/>
      </w:pPr>
      <w:ins w:id="1736" w:author="Information Services" w:date="2015-11-20T15:05:00Z">
        <w:r>
          <w:t xml:space="preserve">(8) </w:t>
        </w:r>
      </w:ins>
      <w:ins w:id="1737" w:author="Information Services" w:date="2015-11-20T15:06:00Z">
        <w:r>
          <w:t>[</w:t>
        </w:r>
      </w:ins>
      <w:ins w:id="1738" w:author="Information Services" w:date="2015-11-20T15:05:00Z">
        <w:r>
          <w:t>Kiristen ja käristen</w:t>
        </w:r>
      </w:ins>
      <w:ins w:id="1739" w:author="Information Services" w:date="2015-11-20T15:06:00Z">
        <w:r>
          <w:t>]</w:t>
        </w:r>
      </w:ins>
      <w:ins w:id="1740" w:author="Information Services" w:date="2015-11-20T15:05:00Z">
        <w:r>
          <w:t xml:space="preserve"> rakheet </w:t>
        </w:r>
      </w:ins>
      <w:ins w:id="1741" w:author="Information Services" w:date="2015-11-20T15:06:00Z">
        <w:r>
          <w:t>sulathiin [puttoissa heiđän arinavalkkeesseen].</w:t>
        </w:r>
      </w:ins>
    </w:p>
    <w:p w14:paraId="3A2FCF65" w14:textId="48DBA009" w:rsidR="00BC7543" w:rsidRPr="00A95D68" w:rsidRDefault="00BC7543" w:rsidP="00BC7543">
      <w:pPr>
        <w:tabs>
          <w:tab w:val="left" w:pos="3969"/>
        </w:tabs>
        <w:ind w:right="706"/>
      </w:pPr>
      <w:r>
        <w:t>Tyyppi ei kuitenkhaan ole oikhein produktiivinen eli semmoi</w:t>
      </w:r>
      <w:r w:rsidR="003F732E">
        <w:t>ss</w:t>
      </w:r>
      <w:r>
        <w:t xml:space="preserve">ii ei käytetä kaikista verbiistä. Suurin osa oonki paras klassifiseerata adverbiksi, mikkä passathaan leksikonhiin. Fraasimaiset saattaa purkkaat omaksi syntaktiksi, eikä niitä sillä tarvitte tekstissä käyttäät. </w:t>
      </w:r>
      <w:r w:rsidR="00213FD1">
        <w:t>Verttaa syntaktiita</w:t>
      </w:r>
      <w:r>
        <w:t xml:space="preserve"> (</w:t>
      </w:r>
      <w:del w:id="1742" w:author="Information Services" w:date="2015-11-20T15:08:00Z">
        <w:r w:rsidDel="002A2217">
          <w:delText xml:space="preserve">8, </w:delText>
        </w:r>
      </w:del>
      <w:r>
        <w:t>9</w:t>
      </w:r>
      <w:ins w:id="1743" w:author="Information Services" w:date="2015-11-20T15:08:00Z">
        <w:r w:rsidR="002A2217">
          <w:t>–11</w:t>
        </w:r>
      </w:ins>
      <w:r>
        <w:t>)</w:t>
      </w:r>
      <w:r w:rsidR="00213FD1">
        <w:t xml:space="preserve"> syntakthiin (</w:t>
      </w:r>
      <w:del w:id="1744" w:author="Information Services" w:date="2015-11-20T15:08:00Z">
        <w:r w:rsidR="00213FD1" w:rsidDel="002A2217">
          <w:delText>10</w:delText>
        </w:r>
      </w:del>
      <w:ins w:id="1745" w:author="Information Services" w:date="2015-11-20T15:08:00Z">
        <w:r w:rsidR="002A2217">
          <w:t>12</w:t>
        </w:r>
      </w:ins>
      <w:r w:rsidR="00213FD1">
        <w:t xml:space="preserve">, </w:t>
      </w:r>
      <w:del w:id="1746" w:author="Information Services" w:date="2015-11-20T15:08:00Z">
        <w:r w:rsidR="00213FD1" w:rsidDel="002A2217">
          <w:delText>11</w:delText>
        </w:r>
      </w:del>
      <w:ins w:id="1747" w:author="Information Services" w:date="2015-11-20T15:08:00Z">
        <w:r w:rsidR="002A2217">
          <w:t>14</w:t>
        </w:r>
      </w:ins>
      <w:r w:rsidR="00213FD1">
        <w:t>)</w:t>
      </w:r>
      <w:r>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48" w:author="Information Services" w:date="2015-11-20T18:43:00Z">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731"/>
        <w:gridCol w:w="4791"/>
        <w:tblGridChange w:id="1749">
          <w:tblGrid>
            <w:gridCol w:w="3604"/>
            <w:gridCol w:w="127"/>
            <w:gridCol w:w="4791"/>
          </w:tblGrid>
        </w:tblGridChange>
      </w:tblGrid>
      <w:tr w:rsidR="00BC7543" w:rsidRPr="009325E4" w14:paraId="245EE989" w14:textId="77777777" w:rsidTr="00862A01">
        <w:tc>
          <w:tcPr>
            <w:tcW w:w="3969" w:type="dxa"/>
            <w:tcPrChange w:id="1750" w:author="Information Services" w:date="2015-11-20T18:43:00Z">
              <w:tcPr>
                <w:tcW w:w="3969" w:type="dxa"/>
              </w:tcPr>
            </w:tcPrChange>
          </w:tcPr>
          <w:p w14:paraId="57343885" w14:textId="7A780DDA" w:rsidR="00BC7543" w:rsidRPr="009325E4" w:rsidRDefault="00BC7543" w:rsidP="008C42C4">
            <w:pPr>
              <w:spacing w:before="120" w:after="120"/>
              <w:ind w:right="700"/>
            </w:pPr>
            <w:r>
              <w:t>(</w:t>
            </w:r>
            <w:ins w:id="1751" w:author="Information Services" w:date="2015-11-20T15:07:00Z">
              <w:r w:rsidR="002A2217">
                <w:t>9</w:t>
              </w:r>
            </w:ins>
            <w:del w:id="1752" w:author="Information Services" w:date="2015-11-20T15:07:00Z">
              <w:r w:rsidDel="002A2217">
                <w:delText>8</w:delText>
              </w:r>
            </w:del>
            <w:r>
              <w:t xml:space="preserve">) </w:t>
            </w:r>
            <w:r w:rsidRPr="009325E4">
              <w:t xml:space="preserve">Ei semmoista saata puhhuut </w:t>
            </w:r>
            <w:r>
              <w:t>[</w:t>
            </w:r>
            <w:r w:rsidRPr="008750C0">
              <w:t>ihmisten</w:t>
            </w:r>
            <w:r w:rsidRPr="009325E4">
              <w:rPr>
                <w:i/>
              </w:rPr>
              <w:t xml:space="preserve"> kuulten</w:t>
            </w:r>
            <w:r>
              <w:t>]</w:t>
            </w:r>
            <w:r w:rsidR="00157567">
              <w:t>.</w:t>
            </w:r>
          </w:p>
        </w:tc>
        <w:tc>
          <w:tcPr>
            <w:tcW w:w="5317" w:type="dxa"/>
            <w:tcPrChange w:id="1753" w:author="Information Services" w:date="2015-11-20T18:43:00Z">
              <w:tcPr>
                <w:tcW w:w="5317" w:type="dxa"/>
                <w:gridSpan w:val="2"/>
              </w:tcPr>
            </w:tcPrChange>
          </w:tcPr>
          <w:p w14:paraId="09693690" w14:textId="73C2AAC7" w:rsidR="00BC7543" w:rsidRPr="009325E4" w:rsidRDefault="005858ED">
            <w:pPr>
              <w:spacing w:before="120" w:after="120"/>
              <w:ind w:right="700"/>
              <w:rPr>
                <w:rFonts w:eastAsia="MS Mincho"/>
                <w:lang w:val="nb-NO"/>
              </w:rPr>
            </w:pPr>
            <w:r>
              <w:t>(</w:t>
            </w:r>
            <w:del w:id="1754" w:author="Information Services" w:date="2015-11-20T15:07:00Z">
              <w:r w:rsidDel="002A2217">
                <w:delText>10</w:delText>
              </w:r>
            </w:del>
            <w:ins w:id="1755" w:author="Information Services" w:date="2015-11-20T15:07:00Z">
              <w:r w:rsidR="002A2217">
                <w:t>12</w:t>
              </w:r>
            </w:ins>
            <w:r>
              <w:t xml:space="preserve">) </w:t>
            </w:r>
            <w:r w:rsidR="00BC7543" w:rsidRPr="009325E4">
              <w:t xml:space="preserve">Ei semmoista saata puhhuut </w:t>
            </w:r>
            <w:r w:rsidR="00BC7543">
              <w:t>[</w:t>
            </w:r>
            <w:r w:rsidR="00BC7543" w:rsidRPr="009325E4">
              <w:rPr>
                <w:i/>
              </w:rPr>
              <w:t>ko ihmiset kuulhaan</w:t>
            </w:r>
            <w:r w:rsidR="00BC7543">
              <w:t>]</w:t>
            </w:r>
            <w:r w:rsidR="001B127A" w:rsidRPr="001B127A">
              <w:t>.</w:t>
            </w:r>
          </w:p>
        </w:tc>
      </w:tr>
      <w:tr w:rsidR="00BC7543" w:rsidRPr="009325E4" w14:paraId="31F332AF" w14:textId="77777777" w:rsidTr="00862A01">
        <w:tc>
          <w:tcPr>
            <w:tcW w:w="3969" w:type="dxa"/>
            <w:tcPrChange w:id="1756" w:author="Information Services" w:date="2015-11-20T18:43:00Z">
              <w:tcPr>
                <w:tcW w:w="3969" w:type="dxa"/>
              </w:tcPr>
            </w:tcPrChange>
          </w:tcPr>
          <w:p w14:paraId="68320196" w14:textId="3FDF6AD5" w:rsidR="00BC7543" w:rsidRPr="009325E4" w:rsidRDefault="00BC7543">
            <w:pPr>
              <w:ind w:right="706"/>
              <w:rPr>
                <w:rFonts w:eastAsia="MS Mincho"/>
                <w:i/>
                <w:lang w:val="nb-NO"/>
              </w:rPr>
            </w:pPr>
            <w:r>
              <w:t>(</w:t>
            </w:r>
            <w:del w:id="1757" w:author="Information Services" w:date="2015-11-20T15:07:00Z">
              <w:r w:rsidDel="002A2217">
                <w:delText>9</w:delText>
              </w:r>
            </w:del>
            <w:ins w:id="1758" w:author="Information Services" w:date="2015-11-20T15:07:00Z">
              <w:r w:rsidR="002A2217">
                <w:t>10</w:t>
              </w:r>
            </w:ins>
            <w:r w:rsidRPr="009325E4">
              <w:t xml:space="preserve">) </w:t>
            </w:r>
            <w:r>
              <w:t>[</w:t>
            </w:r>
            <w:r w:rsidRPr="008750C0">
              <w:t>Leippää</w:t>
            </w:r>
            <w:r w:rsidRPr="009325E4">
              <w:rPr>
                <w:i/>
              </w:rPr>
              <w:t xml:space="preserve"> syötessä</w:t>
            </w:r>
            <w:r>
              <w:t>]</w:t>
            </w:r>
            <w:r w:rsidR="00157567">
              <w:t xml:space="preserve"> Mikko maiskutteli suuta.</w:t>
            </w:r>
          </w:p>
        </w:tc>
        <w:tc>
          <w:tcPr>
            <w:tcW w:w="5317" w:type="dxa"/>
            <w:tcPrChange w:id="1759" w:author="Information Services" w:date="2015-11-20T18:43:00Z">
              <w:tcPr>
                <w:tcW w:w="5317" w:type="dxa"/>
                <w:gridSpan w:val="2"/>
              </w:tcPr>
            </w:tcPrChange>
          </w:tcPr>
          <w:p w14:paraId="6173C902" w14:textId="1D3D909A" w:rsidR="003800EA" w:rsidRPr="00862A01" w:rsidRDefault="005858ED" w:rsidP="008C42C4">
            <w:pPr>
              <w:ind w:right="706"/>
              <w:rPr>
                <w:rPrChange w:id="1760" w:author="Information Services" w:date="2015-11-20T18:43:00Z">
                  <w:rPr>
                    <w:rFonts w:eastAsia="MS Mincho"/>
                    <w:i/>
                    <w:lang w:val="nb-NO"/>
                  </w:rPr>
                </w:rPrChange>
              </w:rPr>
            </w:pPr>
            <w:r>
              <w:t>(</w:t>
            </w:r>
            <w:del w:id="1761" w:author="Information Services" w:date="2015-11-20T15:07:00Z">
              <w:r w:rsidDel="002A2217">
                <w:delText>11</w:delText>
              </w:r>
            </w:del>
            <w:ins w:id="1762" w:author="Information Services" w:date="2015-11-20T15:07:00Z">
              <w:r w:rsidR="002A2217">
                <w:t>13</w:t>
              </w:r>
            </w:ins>
            <w:r>
              <w:t xml:space="preserve">) </w:t>
            </w:r>
            <w:r w:rsidR="00BC7543" w:rsidRPr="009325E4">
              <w:t xml:space="preserve">Mikko maiskutteli suuta, </w:t>
            </w:r>
            <w:r w:rsidR="00BC7543">
              <w:t>[</w:t>
            </w:r>
            <w:r w:rsidR="00BC7543" w:rsidRPr="009325E4">
              <w:rPr>
                <w:i/>
              </w:rPr>
              <w:t>ko hän söi leippää</w:t>
            </w:r>
            <w:r w:rsidR="00BC7543">
              <w:t>]</w:t>
            </w:r>
            <w:r w:rsidR="001B127A" w:rsidRPr="001B127A">
              <w:t>.</w:t>
            </w:r>
          </w:p>
        </w:tc>
      </w:tr>
      <w:tr w:rsidR="00A93BA5" w:rsidRPr="009325E4" w14:paraId="12539944" w14:textId="77777777" w:rsidTr="00862A01">
        <w:tblPrEx>
          <w:tblPrExChange w:id="1763" w:author="Information Services" w:date="2015-11-20T18:43: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764" w:author="Information Services" w:date="2015-11-20T14:59:00Z"/>
        </w:trPr>
        <w:tc>
          <w:tcPr>
            <w:tcW w:w="3969" w:type="dxa"/>
            <w:tcPrChange w:id="1765" w:author="Information Services" w:date="2015-11-20T18:43:00Z">
              <w:tcPr>
                <w:tcW w:w="3969" w:type="dxa"/>
                <w:gridSpan w:val="2"/>
              </w:tcPr>
            </w:tcPrChange>
          </w:tcPr>
          <w:p w14:paraId="3A2FD7AA" w14:textId="4A4C2328" w:rsidR="00A93BA5" w:rsidRPr="00A93BA5" w:rsidRDefault="00A93BA5">
            <w:pPr>
              <w:keepNext/>
              <w:keepLines/>
              <w:numPr>
                <w:ilvl w:val="7"/>
                <w:numId w:val="2"/>
              </w:numPr>
              <w:ind w:right="706"/>
              <w:outlineLvl w:val="7"/>
              <w:rPr>
                <w:ins w:id="1766" w:author="Information Services" w:date="2015-11-20T14:59:00Z"/>
                <w:rPrChange w:id="1767" w:author="Information Services" w:date="2015-11-20T15:01:00Z">
                  <w:rPr>
                    <w:ins w:id="1768" w:author="Information Services" w:date="2015-11-20T14:59:00Z"/>
                    <w:rFonts w:eastAsia="MS Mincho"/>
                    <w:i/>
                    <w:sz w:val="28"/>
                    <w:szCs w:val="28"/>
                    <w:lang w:val="nb-NO" w:eastAsia="ja-JP"/>
                  </w:rPr>
                </w:rPrChange>
              </w:rPr>
            </w:pPr>
            <w:ins w:id="1769" w:author="Information Services" w:date="2015-11-20T15:01:00Z">
              <w:r>
                <w:rPr>
                  <w:lang w:val="is-IS"/>
                </w:rPr>
                <w:t>(1</w:t>
              </w:r>
            </w:ins>
            <w:ins w:id="1770" w:author="Information Services" w:date="2015-11-20T15:07:00Z">
              <w:r w:rsidR="002A2217">
                <w:rPr>
                  <w:lang w:val="is-IS"/>
                </w:rPr>
                <w:t>1</w:t>
              </w:r>
            </w:ins>
            <w:ins w:id="1771" w:author="Information Services" w:date="2015-11-20T15:01:00Z">
              <w:r>
                <w:rPr>
                  <w:lang w:val="is-IS"/>
                </w:rPr>
                <w:t xml:space="preserve">) </w:t>
              </w:r>
            </w:ins>
            <w:ins w:id="1772" w:author="Information Services" w:date="2015-11-20T15:00:00Z">
              <w:r w:rsidRPr="00A93BA5">
                <w:rPr>
                  <w:lang w:val="is-IS"/>
                  <w:rPrChange w:id="1773" w:author="Information Services" w:date="2015-11-20T15:01:00Z">
                    <w:rPr>
                      <w:sz w:val="28"/>
                      <w:lang w:val="is-IS"/>
                    </w:rPr>
                  </w:rPrChange>
                </w:rPr>
                <w:t>[</w:t>
              </w:r>
            </w:ins>
            <w:ins w:id="1774" w:author="Information Services" w:date="2015-11-20T14:59:00Z">
              <w:r w:rsidRPr="00A93BA5">
                <w:rPr>
                  <w:lang w:val="is-IS"/>
                  <w:rPrChange w:id="1775" w:author="Information Services" w:date="2015-11-20T15:01:00Z">
                    <w:rPr>
                      <w:sz w:val="28"/>
                      <w:lang w:val="is-IS"/>
                    </w:rPr>
                  </w:rPrChange>
                </w:rPr>
                <w:t>Kiristen ja k</w:t>
              </w:r>
              <w:r w:rsidRPr="00A93BA5">
                <w:rPr>
                  <w:rPrChange w:id="1776" w:author="Information Services" w:date="2015-11-20T15:01:00Z">
                    <w:rPr>
                      <w:sz w:val="28"/>
                    </w:rPr>
                  </w:rPrChange>
                </w:rPr>
                <w:t>äristen</w:t>
              </w:r>
            </w:ins>
            <w:ins w:id="1777" w:author="Information Services" w:date="2015-11-20T15:00:00Z">
              <w:r w:rsidRPr="00A93BA5">
                <w:rPr>
                  <w:rPrChange w:id="1778" w:author="Information Services" w:date="2015-11-20T15:01:00Z">
                    <w:rPr>
                      <w:sz w:val="28"/>
                    </w:rPr>
                  </w:rPrChange>
                </w:rPr>
                <w:t>]</w:t>
              </w:r>
            </w:ins>
            <w:ins w:id="1779" w:author="Information Services" w:date="2015-11-20T14:59:00Z">
              <w:r w:rsidRPr="00A93BA5">
                <w:rPr>
                  <w:rPrChange w:id="1780" w:author="Information Services" w:date="2015-11-20T15:01:00Z">
                    <w:rPr>
                      <w:sz w:val="28"/>
                    </w:rPr>
                  </w:rPrChange>
                </w:rPr>
                <w:t xml:space="preserve"> </w:t>
              </w:r>
              <w:r w:rsidRPr="00A93BA5">
                <w:rPr>
                  <w:lang w:val="is-IS"/>
                  <w:rPrChange w:id="1781" w:author="Information Services" w:date="2015-11-20T15:01:00Z">
                    <w:rPr>
                      <w:sz w:val="28"/>
                      <w:lang w:val="is-IS"/>
                    </w:rPr>
                  </w:rPrChange>
                </w:rPr>
                <w:t>rakheet sul</w:t>
              </w:r>
            </w:ins>
            <w:ins w:id="1782" w:author="Information Services" w:date="2015-11-20T15:04:00Z">
              <w:r>
                <w:rPr>
                  <w:lang w:val="is-IS"/>
                </w:rPr>
                <w:t>a</w:t>
              </w:r>
            </w:ins>
            <w:ins w:id="1783" w:author="Information Services" w:date="2015-11-20T14:59:00Z">
              <w:r w:rsidRPr="00A93BA5">
                <w:rPr>
                  <w:lang w:val="is-IS"/>
                  <w:rPrChange w:id="1784" w:author="Information Services" w:date="2015-11-20T15:01:00Z">
                    <w:rPr>
                      <w:sz w:val="28"/>
                      <w:lang w:val="is-IS"/>
                    </w:rPr>
                  </w:rPrChange>
                </w:rPr>
                <w:t xml:space="preserve">thiin </w:t>
              </w:r>
            </w:ins>
            <w:ins w:id="1785" w:author="Information Services" w:date="2015-11-20T15:01:00Z">
              <w:r>
                <w:rPr>
                  <w:lang w:val="is-IS"/>
                </w:rPr>
                <w:t>[</w:t>
              </w:r>
            </w:ins>
            <w:ins w:id="1786" w:author="Information Services" w:date="2015-11-20T14:59:00Z">
              <w:r w:rsidRPr="00A93BA5">
                <w:rPr>
                  <w:lang w:val="is-IS"/>
                  <w:rPrChange w:id="1787" w:author="Information Services" w:date="2015-11-20T15:01:00Z">
                    <w:rPr>
                      <w:sz w:val="28"/>
                      <w:lang w:val="is-IS"/>
                    </w:rPr>
                  </w:rPrChange>
                </w:rPr>
                <w:t>puttoissa heiđän arinavalkkeesheen</w:t>
              </w:r>
            </w:ins>
            <w:ins w:id="1788" w:author="Information Services" w:date="2015-11-20T15:02:00Z">
              <w:r>
                <w:rPr>
                  <w:lang w:val="is-IS"/>
                </w:rPr>
                <w:t>]</w:t>
              </w:r>
            </w:ins>
            <w:ins w:id="1789" w:author="Information Services" w:date="2015-11-20T14:59:00Z">
              <w:r w:rsidRPr="00A93BA5">
                <w:rPr>
                  <w:lang w:val="is-IS"/>
                  <w:rPrChange w:id="1790" w:author="Information Services" w:date="2015-11-20T15:01:00Z">
                    <w:rPr>
                      <w:sz w:val="28"/>
                      <w:lang w:val="is-IS"/>
                    </w:rPr>
                  </w:rPrChange>
                </w:rPr>
                <w:t>.</w:t>
              </w:r>
            </w:ins>
          </w:p>
        </w:tc>
        <w:tc>
          <w:tcPr>
            <w:tcW w:w="5317" w:type="dxa"/>
            <w:tcPrChange w:id="1791" w:author="Information Services" w:date="2015-11-20T18:43:00Z">
              <w:tcPr>
                <w:tcW w:w="5317" w:type="dxa"/>
              </w:tcPr>
            </w:tcPrChange>
          </w:tcPr>
          <w:p w14:paraId="58716C46" w14:textId="4C052719" w:rsidR="00A93BA5" w:rsidRPr="00A93BA5" w:rsidRDefault="002A2217">
            <w:pPr>
              <w:keepNext/>
              <w:keepLines/>
              <w:numPr>
                <w:ilvl w:val="7"/>
                <w:numId w:val="2"/>
              </w:numPr>
              <w:ind w:right="706"/>
              <w:outlineLvl w:val="7"/>
              <w:rPr>
                <w:ins w:id="1792" w:author="Information Services" w:date="2015-11-20T14:59:00Z"/>
                <w:rPrChange w:id="1793" w:author="Information Services" w:date="2015-11-20T15:01:00Z">
                  <w:rPr>
                    <w:ins w:id="1794" w:author="Information Services" w:date="2015-11-20T14:59:00Z"/>
                    <w:rFonts w:eastAsia="MS Mincho"/>
                    <w:i/>
                    <w:sz w:val="28"/>
                    <w:szCs w:val="28"/>
                    <w:lang w:val="nb-NO" w:eastAsia="ja-JP"/>
                  </w:rPr>
                </w:rPrChange>
              </w:rPr>
            </w:pPr>
            <w:ins w:id="1795" w:author="Information Services" w:date="2015-11-20T15:07:00Z">
              <w:r>
                <w:t xml:space="preserve">(14) </w:t>
              </w:r>
            </w:ins>
            <w:ins w:id="1796" w:author="Information Services" w:date="2015-11-20T15:03:00Z">
              <w:r w:rsidR="00A93BA5">
                <w:t>[</w:t>
              </w:r>
            </w:ins>
            <w:ins w:id="1797" w:author="Information Services" w:date="2015-11-20T15:02:00Z">
              <w:r w:rsidR="00A93BA5">
                <w:t>Rakheet kiristhiin ja käristhiin</w:t>
              </w:r>
            </w:ins>
            <w:ins w:id="1798" w:author="Information Services" w:date="2015-11-20T15:03:00Z">
              <w:r w:rsidR="00A93BA5">
                <w:t>]</w:t>
              </w:r>
            </w:ins>
            <w:ins w:id="1799" w:author="Information Services" w:date="2015-11-20T15:02:00Z">
              <w:r w:rsidR="00A93BA5">
                <w:t xml:space="preserve"> ja sula</w:t>
              </w:r>
            </w:ins>
            <w:ins w:id="1800" w:author="Information Services" w:date="2015-11-20T15:03:00Z">
              <w:r w:rsidR="00A93BA5">
                <w:t>ste</w:t>
              </w:r>
            </w:ins>
            <w:ins w:id="1801" w:author="Information Services" w:date="2015-11-20T15:02:00Z">
              <w:r w:rsidR="00A93BA5">
                <w:t>thiin</w:t>
              </w:r>
            </w:ins>
            <w:ins w:id="1802" w:author="Information Services" w:date="2015-11-20T15:03:00Z">
              <w:r w:rsidR="00A93BA5">
                <w:t xml:space="preserve">, </w:t>
              </w:r>
            </w:ins>
            <w:ins w:id="1803" w:author="Information Services" w:date="2015-11-20T15:04:00Z">
              <w:r>
                <w:t xml:space="preserve">ko </w:t>
              </w:r>
            </w:ins>
            <w:ins w:id="1804" w:author="Information Services" w:date="2015-11-20T15:03:00Z">
              <w:r w:rsidR="00A93BA5">
                <w:t>[net puđothiin heiđän arinavalkkeesseen</w:t>
              </w:r>
            </w:ins>
            <w:ins w:id="1805" w:author="Information Services" w:date="2015-11-20T15:04:00Z">
              <w:r>
                <w:t>].</w:t>
              </w:r>
            </w:ins>
          </w:p>
        </w:tc>
      </w:tr>
    </w:tbl>
    <w:p w14:paraId="59EC3F0F" w14:textId="77777777" w:rsidR="00BC7543" w:rsidRPr="00A95D68" w:rsidRDefault="00BC7543" w:rsidP="00BC7543">
      <w:pPr>
        <w:pStyle w:val="Overskrift4"/>
      </w:pPr>
      <w:bookmarkStart w:id="1806" w:name="_5.11.1.3._Kolmas_infinitiivi"/>
      <w:bookmarkStart w:id="1807" w:name="_Toc198266919"/>
      <w:bookmarkStart w:id="1808" w:name="_Toc209168671"/>
      <w:bookmarkStart w:id="1809" w:name="_Toc311273902"/>
      <w:bookmarkEnd w:id="1806"/>
      <w:r>
        <w:t xml:space="preserve">Kolmas </w:t>
      </w:r>
      <w:r w:rsidRPr="00A95D68">
        <w:t>in</w:t>
      </w:r>
      <w:r>
        <w:t>f</w:t>
      </w:r>
      <w:r w:rsidRPr="00A95D68">
        <w:t>i</w:t>
      </w:r>
      <w:r>
        <w:t>ni</w:t>
      </w:r>
      <w:r w:rsidRPr="00A95D68">
        <w:t>tiivi</w:t>
      </w:r>
      <w:bookmarkEnd w:id="1807"/>
      <w:bookmarkEnd w:id="1808"/>
      <w:bookmarkEnd w:id="1809"/>
    </w:p>
    <w:p w14:paraId="0BF016D0" w14:textId="6B570B3E" w:rsidR="00F904D4" w:rsidRDefault="00BC7543" w:rsidP="008709A8">
      <w:pPr>
        <w:pStyle w:val="Brdtekst"/>
        <w:spacing w:before="120"/>
      </w:pPr>
      <w:r w:rsidRPr="00C94DD5">
        <w:rPr>
          <w:smallCaps/>
        </w:rPr>
        <w:t>Kolmas infi</w:t>
      </w:r>
      <w:r>
        <w:rPr>
          <w:smallCaps/>
        </w:rPr>
        <w:t>ni</w:t>
      </w:r>
      <w:r w:rsidRPr="00C94DD5">
        <w:rPr>
          <w:smallCaps/>
        </w:rPr>
        <w:t>tiivi</w:t>
      </w:r>
      <w:r w:rsidRPr="00A95D68">
        <w:t xml:space="preserve"> oon </w:t>
      </w:r>
      <w:r>
        <w:t>oikhein</w:t>
      </w:r>
      <w:r w:rsidRPr="00A95D68">
        <w:t xml:space="preserve"> frekventatiivinen puhheessa ja kirjoituksessa. Sillä oon viisi kaasusta: inessiivi, elatiivi, illatiivi, adessiivi ja abessiivi. Näistä inessiivi, elatiivi, illatiivi ja abessiivi oon semmoiset, mitä vissit verbit vaađithaan</w:t>
      </w:r>
      <w:r>
        <w:t xml:space="preserve"> (1–5</w:t>
      </w:r>
      <w:r w:rsidRPr="00A95D68">
        <w:t>). Tämmöissii verbii oon esimerkiksi</w:t>
      </w:r>
      <w:r>
        <w:t xml:space="preserve"> vasitui</w:t>
      </w:r>
      <w:r w:rsidRPr="00A95D68">
        <w:t xml:space="preserve">sta modaalisista verbiistä verbit </w:t>
      </w:r>
      <w:r w:rsidRPr="0023691D">
        <w:rPr>
          <w:i/>
        </w:rPr>
        <w:t>jouttuut</w:t>
      </w:r>
      <w:r>
        <w:rPr>
          <w:i/>
        </w:rPr>
        <w:t xml:space="preserve"> </w:t>
      </w:r>
      <w:r w:rsidR="00BA1173" w:rsidRPr="00BA1173">
        <w:t>~</w:t>
      </w:r>
      <w:r>
        <w:rPr>
          <w:i/>
        </w:rPr>
        <w:t xml:space="preserve"> joutu</w:t>
      </w:r>
      <w:r w:rsidR="0098090B" w:rsidRPr="0098090B">
        <w:t>/</w:t>
      </w:r>
      <w:r>
        <w:rPr>
          <w:i/>
        </w:rPr>
        <w:t>a</w:t>
      </w:r>
      <w:r w:rsidR="001B127A" w:rsidRPr="001B127A">
        <w:t>(</w:t>
      </w:r>
      <w:r>
        <w:rPr>
          <w:i/>
        </w:rPr>
        <w:t>t</w:t>
      </w:r>
      <w:r w:rsidR="001B127A" w:rsidRPr="001B127A">
        <w:t>)</w:t>
      </w:r>
      <w:r w:rsidRPr="0075485B">
        <w:t>,</w:t>
      </w:r>
      <w:r w:rsidRPr="0023691D">
        <w:rPr>
          <w:i/>
        </w:rPr>
        <w:t xml:space="preserve"> päästä</w:t>
      </w:r>
      <w:r w:rsidRPr="0075485B">
        <w:t>,</w:t>
      </w:r>
      <w:r w:rsidRPr="0023691D">
        <w:rPr>
          <w:i/>
        </w:rPr>
        <w:t xml:space="preserve"> pakata</w:t>
      </w:r>
      <w:r w:rsidRPr="00A95D68">
        <w:t xml:space="preserve"> ja </w:t>
      </w:r>
      <w:r w:rsidRPr="0023691D">
        <w:rPr>
          <w:i/>
        </w:rPr>
        <w:t>keritä</w:t>
      </w:r>
      <w:r w:rsidRPr="00A95D68">
        <w:t xml:space="preserve"> </w:t>
      </w:r>
      <w:r w:rsidR="004C1C9B">
        <w:t xml:space="preserve">’olla tillaa’ </w:t>
      </w:r>
      <w:r>
        <w:t>(</w:t>
      </w:r>
      <w:r w:rsidR="008709A8">
        <w:t>1, 2</w:t>
      </w:r>
      <w:r w:rsidRPr="00A95D68">
        <w:t xml:space="preserve">) ja aspektuaaliset verbit </w:t>
      </w:r>
      <w:r w:rsidRPr="0023691D">
        <w:rPr>
          <w:i/>
        </w:rPr>
        <w:t>olla</w:t>
      </w:r>
      <w:r w:rsidRPr="0075485B">
        <w:t>,</w:t>
      </w:r>
      <w:r w:rsidRPr="0023691D">
        <w:rPr>
          <w:i/>
        </w:rPr>
        <w:t xml:space="preserve"> heittäät</w:t>
      </w:r>
      <w:r w:rsidRPr="00A95D68">
        <w:t xml:space="preserve"> ja </w:t>
      </w:r>
      <w:r w:rsidRPr="0023691D">
        <w:rPr>
          <w:i/>
        </w:rPr>
        <w:t>keritä</w:t>
      </w:r>
      <w:r w:rsidRPr="00A95D68">
        <w:t xml:space="preserve"> </w:t>
      </w:r>
      <w:r w:rsidR="004C1C9B">
        <w:t xml:space="preserve">’tulla valmhiiksi’ </w:t>
      </w:r>
      <w:r>
        <w:t>(</w:t>
      </w:r>
      <w:r w:rsidR="008709A8">
        <w:t>3, 4</w:t>
      </w:r>
      <w:r w:rsidRPr="00A95D68">
        <w:t>)</w:t>
      </w:r>
      <w:r w:rsidR="008709A8">
        <w:t>.</w:t>
      </w:r>
      <w:r>
        <w:t xml:space="preserve"> </w:t>
      </w:r>
      <w:r w:rsidR="008709A8">
        <w:rPr>
          <w:i/>
        </w:rPr>
        <w:t xml:space="preserve">jääđä </w:t>
      </w:r>
      <w:r w:rsidR="00BA1173" w:rsidRPr="00BA1173">
        <w:t>~</w:t>
      </w:r>
      <w:r w:rsidR="008709A8">
        <w:rPr>
          <w:i/>
        </w:rPr>
        <w:t xml:space="preserve"> jäähä tekemättä -</w:t>
      </w:r>
      <w:r w:rsidR="008709A8" w:rsidRPr="00617147">
        <w:t xml:space="preserve">konstruksuunissa </w:t>
      </w:r>
      <w:r w:rsidR="008709A8">
        <w:t>(</w:t>
      </w:r>
      <w:r w:rsidR="00E774F1">
        <w:t>5</w:t>
      </w:r>
      <w:r w:rsidR="008709A8">
        <w:t xml:space="preserve">) verbi vaattii 3. infinitiivin abessiivii. (Katto kohđat </w:t>
      </w:r>
      <w:r w:rsidR="008709A8" w:rsidRPr="00D63359">
        <w:t>4.4.1</w:t>
      </w:r>
      <w:r w:rsidR="008709A8">
        <w:t xml:space="preserve"> ja </w:t>
      </w:r>
      <w:r w:rsidR="008709A8" w:rsidRPr="00D63359">
        <w:t>4.4.3</w:t>
      </w:r>
      <w:r w:rsidR="008709A8">
        <w:t>.)</w:t>
      </w:r>
    </w:p>
    <w:p w14:paraId="06B22323" w14:textId="3485CC01" w:rsidR="00BC7543" w:rsidRPr="00A95D68" w:rsidRDefault="00BC7543" w:rsidP="00BC7543">
      <w:pPr>
        <w:tabs>
          <w:tab w:val="left" w:pos="1418"/>
          <w:tab w:val="left" w:pos="3119"/>
        </w:tabs>
        <w:spacing w:before="120" w:after="120"/>
        <w:ind w:right="700"/>
      </w:pPr>
      <w:r>
        <w:t>(</w:t>
      </w:r>
      <w:r w:rsidR="008709A8">
        <w:t>1</w:t>
      </w:r>
      <w:r w:rsidRPr="00A95D68">
        <w:t xml:space="preserve">) Matti joutui </w:t>
      </w:r>
      <w:r>
        <w:t>[</w:t>
      </w:r>
      <w:r w:rsidRPr="009C599C">
        <w:rPr>
          <w:i/>
        </w:rPr>
        <w:t>uimhaan</w:t>
      </w:r>
      <w:r w:rsidRPr="00A95D68">
        <w:t xml:space="preserve"> ranthaan</w:t>
      </w:r>
      <w:r>
        <w:t>]</w:t>
      </w:r>
      <w:r w:rsidRPr="00A95D68">
        <w:t>.</w:t>
      </w:r>
    </w:p>
    <w:p w14:paraId="7AFA9A5A" w14:textId="4AC7619E" w:rsidR="00BC7543" w:rsidRPr="00A95D68" w:rsidRDefault="00BC7543" w:rsidP="00BC7543">
      <w:pPr>
        <w:tabs>
          <w:tab w:val="left" w:pos="1418"/>
          <w:tab w:val="left" w:pos="3119"/>
        </w:tabs>
        <w:spacing w:before="120" w:after="120"/>
        <w:ind w:right="700"/>
      </w:pPr>
      <w:r>
        <w:t>(</w:t>
      </w:r>
      <w:r w:rsidR="008709A8">
        <w:t>2</w:t>
      </w:r>
      <w:r w:rsidRPr="00A95D68">
        <w:t xml:space="preserve">) En mie kerkiä </w:t>
      </w:r>
      <w:r>
        <w:t>[</w:t>
      </w:r>
      <w:r w:rsidRPr="00801654">
        <w:rPr>
          <w:i/>
        </w:rPr>
        <w:t xml:space="preserve">plokkaamhaan </w:t>
      </w:r>
      <w:r w:rsidRPr="00A95D68">
        <w:t>marjoja</w:t>
      </w:r>
      <w:r>
        <w:t>]</w:t>
      </w:r>
      <w:r w:rsidRPr="00A95D68">
        <w:t>.</w:t>
      </w:r>
    </w:p>
    <w:p w14:paraId="7B006813" w14:textId="2BBE07A3" w:rsidR="00BC7543" w:rsidRPr="00A95D68" w:rsidRDefault="00BC7543" w:rsidP="00BC7543">
      <w:pPr>
        <w:tabs>
          <w:tab w:val="left" w:pos="1418"/>
          <w:tab w:val="left" w:pos="3119"/>
        </w:tabs>
        <w:spacing w:before="120" w:after="120"/>
        <w:ind w:right="700"/>
      </w:pPr>
      <w:r>
        <w:t>(</w:t>
      </w:r>
      <w:r w:rsidR="008709A8">
        <w:t>3</w:t>
      </w:r>
      <w:r w:rsidRPr="00A95D68">
        <w:t xml:space="preserve">) Liisa heitti </w:t>
      </w:r>
      <w:r>
        <w:t>[</w:t>
      </w:r>
      <w:r w:rsidRPr="00801654">
        <w:rPr>
          <w:i/>
        </w:rPr>
        <w:t xml:space="preserve">plokkaamasta </w:t>
      </w:r>
      <w:r w:rsidRPr="00A95D68">
        <w:t>marjoja</w:t>
      </w:r>
      <w:r>
        <w:t>]</w:t>
      </w:r>
      <w:r w:rsidRPr="00A95D68">
        <w:t>.</w:t>
      </w:r>
    </w:p>
    <w:p w14:paraId="59A5AAFE" w14:textId="57B10C3D" w:rsidR="00BC7543" w:rsidRPr="00A95D68" w:rsidRDefault="00BC7543" w:rsidP="00BC7543">
      <w:pPr>
        <w:tabs>
          <w:tab w:val="left" w:pos="1418"/>
          <w:tab w:val="left" w:pos="3119"/>
        </w:tabs>
        <w:spacing w:before="120" w:after="120"/>
        <w:ind w:right="700"/>
      </w:pPr>
      <w:r>
        <w:t>(</w:t>
      </w:r>
      <w:r w:rsidR="008709A8">
        <w:t>4</w:t>
      </w:r>
      <w:r w:rsidRPr="00A95D68">
        <w:t xml:space="preserve">) Joko sie kerkisit </w:t>
      </w:r>
      <w:r>
        <w:t>[</w:t>
      </w:r>
      <w:r w:rsidRPr="00801654">
        <w:rPr>
          <w:i/>
        </w:rPr>
        <w:t xml:space="preserve">plokkaamasta </w:t>
      </w:r>
      <w:r w:rsidRPr="00A95D68">
        <w:t>marjoja</w:t>
      </w:r>
      <w:r>
        <w:t>]</w:t>
      </w:r>
      <w:r w:rsidRPr="00A95D68">
        <w:t>?</w:t>
      </w:r>
    </w:p>
    <w:p w14:paraId="53AA5FCE" w14:textId="3A06DEE3" w:rsidR="008709A8" w:rsidRPr="00A95D68" w:rsidRDefault="008709A8" w:rsidP="008709A8">
      <w:pPr>
        <w:tabs>
          <w:tab w:val="left" w:pos="1418"/>
          <w:tab w:val="left" w:pos="3119"/>
        </w:tabs>
        <w:spacing w:before="120" w:after="120"/>
        <w:ind w:right="700"/>
      </w:pPr>
      <w:r>
        <w:t>(5</w:t>
      </w:r>
      <w:r w:rsidRPr="00A95D68">
        <w:t xml:space="preserve">) Ruoka jäi </w:t>
      </w:r>
      <w:r w:rsidRPr="009C599C">
        <w:rPr>
          <w:i/>
        </w:rPr>
        <w:t>syömättä</w:t>
      </w:r>
      <w:r w:rsidRPr="00A95D68">
        <w:t>.</w:t>
      </w:r>
    </w:p>
    <w:p w14:paraId="439DC97C" w14:textId="7E5FA125" w:rsidR="00BC7543" w:rsidRPr="00A95D68" w:rsidRDefault="00BC7543" w:rsidP="00BC7543">
      <w:pPr>
        <w:pStyle w:val="Brdtekst"/>
        <w:spacing w:before="120"/>
      </w:pPr>
      <w:r>
        <w:t>3. inf</w:t>
      </w:r>
      <w:r w:rsidRPr="00A95D68">
        <w:t xml:space="preserve">initiivin eri sisäissii paikkakaasuksii käytethään adverbiaalin funksuunissa kans PAIKKA- ja LIIKET-syntaktiissa </w:t>
      </w:r>
      <w:r>
        <w:t>(</w:t>
      </w:r>
      <w:r w:rsidRPr="00A95D68">
        <w:t xml:space="preserve">6–8) </w:t>
      </w:r>
      <w:r>
        <w:t>(</w:t>
      </w:r>
      <w:r w:rsidRPr="00A95D68">
        <w:t>katto kohđat</w:t>
      </w:r>
      <w:r>
        <w:t xml:space="preserve"> 4.2.1.1</w:t>
      </w:r>
      <w:r w:rsidRPr="00A95D68">
        <w:t xml:space="preserve"> </w:t>
      </w:r>
      <w:r w:rsidR="00A333F5">
        <w:t>PAIKKA</w:t>
      </w:r>
      <w:r w:rsidRPr="00A95D68">
        <w:t xml:space="preserve"> ja</w:t>
      </w:r>
      <w:r>
        <w:t xml:space="preserve"> 4.2.1.2</w:t>
      </w:r>
      <w:r w:rsidRPr="00A95D68">
        <w:t xml:space="preserve"> </w:t>
      </w:r>
      <w:r w:rsidRPr="00A333F5">
        <w:t>LIIKET</w:t>
      </w:r>
      <w:r w:rsidRPr="00A95D68">
        <w:t>).</w:t>
      </w:r>
    </w:p>
    <w:p w14:paraId="31BA5ECE" w14:textId="77777777" w:rsidR="00F904D4" w:rsidRDefault="00BC7543" w:rsidP="00BC7543">
      <w:pPr>
        <w:tabs>
          <w:tab w:val="left" w:pos="1418"/>
          <w:tab w:val="left" w:pos="3119"/>
        </w:tabs>
        <w:spacing w:before="120" w:after="120"/>
        <w:ind w:right="700"/>
      </w:pPr>
      <w:r>
        <w:t>(</w:t>
      </w:r>
      <w:r w:rsidRPr="00A95D68">
        <w:t xml:space="preserve">6) Pekka istuu </w:t>
      </w:r>
      <w:r>
        <w:t>[</w:t>
      </w:r>
      <w:r w:rsidRPr="00801654">
        <w:rPr>
          <w:i/>
        </w:rPr>
        <w:t xml:space="preserve">lukemassa </w:t>
      </w:r>
      <w:r w:rsidRPr="00A95D68">
        <w:t>kirjaa</w:t>
      </w:r>
      <w:r>
        <w:t>]</w:t>
      </w:r>
      <w:r w:rsidR="00F904D4">
        <w:t>.</w:t>
      </w:r>
    </w:p>
    <w:p w14:paraId="3815F26E" w14:textId="77777777" w:rsidR="00F904D4" w:rsidRDefault="00BC7543" w:rsidP="00BC7543">
      <w:pPr>
        <w:tabs>
          <w:tab w:val="left" w:pos="1418"/>
          <w:tab w:val="left" w:pos="3119"/>
        </w:tabs>
        <w:spacing w:before="120" w:after="120"/>
        <w:ind w:right="700"/>
      </w:pPr>
      <w:r>
        <w:t>(</w:t>
      </w:r>
      <w:r w:rsidRPr="00A95D68">
        <w:t xml:space="preserve">7) Pekka tuli </w:t>
      </w:r>
      <w:r w:rsidRPr="008F1333">
        <w:rPr>
          <w:i/>
        </w:rPr>
        <w:t>hihtaamasta</w:t>
      </w:r>
      <w:r w:rsidR="00F904D4">
        <w:t>.</w:t>
      </w:r>
    </w:p>
    <w:p w14:paraId="1B0B8500" w14:textId="77777777" w:rsidR="00F904D4" w:rsidRDefault="00BC7543" w:rsidP="00BC7543">
      <w:pPr>
        <w:tabs>
          <w:tab w:val="left" w:pos="1418"/>
          <w:tab w:val="left" w:pos="3119"/>
        </w:tabs>
        <w:spacing w:before="120" w:after="120"/>
        <w:ind w:right="700"/>
      </w:pPr>
      <w:r>
        <w:t>(</w:t>
      </w:r>
      <w:r w:rsidRPr="00A95D68">
        <w:t xml:space="preserve">8) Pekka ui </w:t>
      </w:r>
      <w:r>
        <w:t>[</w:t>
      </w:r>
      <w:r w:rsidRPr="008F1333">
        <w:rPr>
          <w:i/>
        </w:rPr>
        <w:t>kattomhaan</w:t>
      </w:r>
      <w:r w:rsidRPr="00A95D68">
        <w:t xml:space="preserve"> kalloi</w:t>
      </w:r>
      <w:r>
        <w:t>]</w:t>
      </w:r>
      <w:r w:rsidR="00F904D4">
        <w:t>.</w:t>
      </w:r>
    </w:p>
    <w:p w14:paraId="26ABE375" w14:textId="1F046C31" w:rsidR="000B6A57" w:rsidRDefault="00BC7543" w:rsidP="00BC7543">
      <w:pPr>
        <w:pStyle w:val="Liste2"/>
        <w:spacing w:before="120" w:after="120"/>
        <w:ind w:left="0" w:firstLine="0"/>
        <w:contextualSpacing w:val="0"/>
      </w:pPr>
      <w:r>
        <w:t>3. inf</w:t>
      </w:r>
      <w:r w:rsidRPr="00A95D68">
        <w:t xml:space="preserve">initiivin adessiivi </w:t>
      </w:r>
      <w:r>
        <w:t xml:space="preserve">(9, 10) </w:t>
      </w:r>
      <w:r w:rsidR="001F784D">
        <w:t>essiintyy</w:t>
      </w:r>
      <w:r w:rsidR="001F784D" w:rsidRPr="00A95D68">
        <w:t xml:space="preserve"> tyhä </w:t>
      </w:r>
      <w:r w:rsidR="001F784D" w:rsidRPr="006F7E61">
        <w:t xml:space="preserve">vaphaana </w:t>
      </w:r>
      <w:r w:rsidR="001F784D">
        <w:t>adverbiaalinna</w:t>
      </w:r>
      <w:r w:rsidR="001F784D" w:rsidRPr="006F7E61">
        <w:t>;</w:t>
      </w:r>
      <w:r w:rsidR="001F784D">
        <w:t xml:space="preserve"> sitä</w:t>
      </w:r>
      <w:r w:rsidR="001F784D" w:rsidRPr="00A95D68">
        <w:t xml:space="preserve"> ei mikhään verbi vaađi myötä. </w:t>
      </w:r>
      <w:r w:rsidR="001F784D">
        <w:t>Samoten</w:t>
      </w:r>
      <w:r>
        <w:t xml:space="preserve"> </w:t>
      </w:r>
      <w:r w:rsidR="001F784D">
        <w:t xml:space="preserve">3. infinitiin </w:t>
      </w:r>
      <w:r>
        <w:t xml:space="preserve">abessiivi (11) </w:t>
      </w:r>
      <w:r w:rsidR="001F784D">
        <w:t xml:space="preserve">oon usheimitten vaphaan adverbiaalin funksuunissa. </w:t>
      </w:r>
      <w:r>
        <w:t>Net ilmoitethaan</w:t>
      </w:r>
      <w:r w:rsidRPr="00A95D68">
        <w:t xml:space="preserve"> tappaa, millä jotaki tehđhään.</w:t>
      </w:r>
    </w:p>
    <w:p w14:paraId="76060B2D" w14:textId="42C55071" w:rsidR="00BC7543" w:rsidRPr="00A95D68" w:rsidRDefault="00BC7543" w:rsidP="00BC7543">
      <w:pPr>
        <w:tabs>
          <w:tab w:val="left" w:pos="1418"/>
          <w:tab w:val="left" w:pos="3119"/>
        </w:tabs>
        <w:spacing w:before="120" w:after="120"/>
        <w:ind w:right="700"/>
      </w:pPr>
      <w:r>
        <w:t>(</w:t>
      </w:r>
      <w:r w:rsidRPr="00A95D68">
        <w:t>9) Hylkhe</w:t>
      </w:r>
      <w:r>
        <w:t>e</w:t>
      </w:r>
      <w:r w:rsidRPr="00A95D68">
        <w:t xml:space="preserve">t tapethaan enimästi </w:t>
      </w:r>
      <w:r w:rsidRPr="00F04AD9">
        <w:rPr>
          <w:i/>
        </w:rPr>
        <w:t>ampumalla</w:t>
      </w:r>
      <w:r w:rsidRPr="00A95D68">
        <w:t>.</w:t>
      </w:r>
    </w:p>
    <w:p w14:paraId="60E7A3A0" w14:textId="77777777" w:rsidR="00BC7543" w:rsidRPr="00A95D68" w:rsidRDefault="00BC7543" w:rsidP="00BC7543">
      <w:pPr>
        <w:tabs>
          <w:tab w:val="left" w:pos="1418"/>
          <w:tab w:val="left" w:pos="3119"/>
        </w:tabs>
        <w:spacing w:before="120" w:after="120"/>
        <w:ind w:right="700"/>
      </w:pPr>
      <w:r>
        <w:t>(</w:t>
      </w:r>
      <w:r w:rsidRPr="00A95D68">
        <w:t xml:space="preserve">10) Alattionjoen pääsi ylös Sautshoon asti </w:t>
      </w:r>
      <w:r w:rsidRPr="00F04AD9">
        <w:rPr>
          <w:i/>
        </w:rPr>
        <w:t>sauvomalla</w:t>
      </w:r>
      <w:r w:rsidRPr="00A95D68">
        <w:t>.</w:t>
      </w:r>
    </w:p>
    <w:p w14:paraId="317D08B8" w14:textId="77777777" w:rsidR="00BC7543" w:rsidRPr="00A95D68" w:rsidRDefault="00BC7543" w:rsidP="00BC7543">
      <w:pPr>
        <w:tabs>
          <w:tab w:val="left" w:pos="1418"/>
          <w:tab w:val="left" w:pos="3119"/>
        </w:tabs>
        <w:spacing w:before="120" w:after="120"/>
        <w:ind w:right="700"/>
      </w:pPr>
      <w:r>
        <w:t>(</w:t>
      </w:r>
      <w:r w:rsidRPr="00A95D68">
        <w:t xml:space="preserve">11) Pekka istui pöyđässä </w:t>
      </w:r>
      <w:r w:rsidRPr="00F04AD9">
        <w:rPr>
          <w:i/>
        </w:rPr>
        <w:t>syömättä</w:t>
      </w:r>
      <w:r w:rsidRPr="00A95D68">
        <w:t>.</w:t>
      </w:r>
    </w:p>
    <w:p w14:paraId="24C43B49" w14:textId="2B4A67F8" w:rsidR="00BC7543" w:rsidRPr="00A95D68" w:rsidRDefault="00BC7543" w:rsidP="00BC7543">
      <w:pPr>
        <w:tabs>
          <w:tab w:val="left" w:pos="1418"/>
          <w:tab w:val="left" w:pos="3119"/>
        </w:tabs>
        <w:spacing w:before="120" w:after="120"/>
        <w:ind w:right="700"/>
      </w:pPr>
      <w:r w:rsidRPr="00A95D68">
        <w:t xml:space="preserve">Abessiivihaamuisella infinitiivifraasila saattaa olla oma subjekti, mikä oon eri ko </w:t>
      </w:r>
      <w:r>
        <w:t>verbaalin</w:t>
      </w:r>
      <w:r w:rsidRPr="00A95D68">
        <w:t xml:space="preserve"> subje</w:t>
      </w:r>
      <w:r>
        <w:t>k</w:t>
      </w:r>
      <w:r w:rsidRPr="00A95D68">
        <w:t xml:space="preserve">ti. Infinitiivifraasin subjekti oon </w:t>
      </w:r>
      <w:r w:rsidR="00A27713">
        <w:t>genitiiv</w:t>
      </w:r>
      <w:r w:rsidRPr="00A95D68">
        <w:t xml:space="preserve">issä </w:t>
      </w:r>
      <w:r>
        <w:t>(</w:t>
      </w:r>
      <w:r w:rsidRPr="00A95D68">
        <w:t>12).</w:t>
      </w:r>
    </w:p>
    <w:p w14:paraId="17231B17" w14:textId="77777777" w:rsidR="00BC7543" w:rsidRPr="00A95D68" w:rsidRDefault="00BC7543" w:rsidP="00BC7543">
      <w:pPr>
        <w:tabs>
          <w:tab w:val="left" w:pos="993"/>
          <w:tab w:val="left" w:pos="1985"/>
          <w:tab w:val="left" w:pos="4253"/>
          <w:tab w:val="left" w:pos="6237"/>
        </w:tabs>
        <w:spacing w:before="120" w:after="120"/>
        <w:ind w:right="700"/>
      </w:pPr>
      <w:r>
        <w:t>(</w:t>
      </w:r>
      <w:r w:rsidRPr="00A95D68">
        <w:t>12) Hän lähti hy</w:t>
      </w:r>
      <w:r>
        <w:t>y</w:t>
      </w:r>
      <w:r w:rsidRPr="00A95D68">
        <w:t xml:space="preserve">sikkhään </w:t>
      </w:r>
      <w:r>
        <w:t>[</w:t>
      </w:r>
      <w:r w:rsidRPr="008F1333">
        <w:rPr>
          <w:i/>
        </w:rPr>
        <w:t>toisten kuulematta</w:t>
      </w:r>
      <w:r>
        <w:t>]</w:t>
      </w:r>
      <w:r w:rsidRPr="00A95D68">
        <w:t>.</w:t>
      </w:r>
    </w:p>
    <w:p w14:paraId="1246A812" w14:textId="77777777" w:rsidR="00F904D4" w:rsidRDefault="00BC7543" w:rsidP="00BC7543">
      <w:pPr>
        <w:pStyle w:val="Liste2"/>
        <w:spacing w:before="120" w:after="120"/>
        <w:ind w:left="0" w:firstLine="0"/>
        <w:contextualSpacing w:val="0"/>
      </w:pPr>
      <w:r>
        <w:t>3. inf</w:t>
      </w:r>
      <w:r w:rsidRPr="00A95D68">
        <w:t>initiivin haamustethaan seuraavhaan</w:t>
      </w:r>
      <w:r>
        <w:t xml:space="preserve"> laihiin</w:t>
      </w:r>
      <w:r w:rsidRPr="00A95D68">
        <w:t>:</w:t>
      </w:r>
    </w:p>
    <w:p w14:paraId="4ACF5F61" w14:textId="5AD0AB40" w:rsidR="00F904D4" w:rsidRDefault="00BC7543" w:rsidP="00BC7543">
      <w:pPr>
        <w:pStyle w:val="Punktliste"/>
      </w:pPr>
      <w:r>
        <w:t>3. inf</w:t>
      </w:r>
      <w:r w:rsidRPr="00A95D68">
        <w:t xml:space="preserve">initiivin suffiksin </w:t>
      </w:r>
      <w:r w:rsidRPr="00D05FB6">
        <w:rPr>
          <w:i/>
        </w:rPr>
        <w:t>mA</w:t>
      </w:r>
      <w:r w:rsidRPr="00A95D68">
        <w:t xml:space="preserve"> lisäthään aina verbin vokaalirankhaan. Kaasussuffiksit lisäthään </w:t>
      </w:r>
      <w:r w:rsidRPr="00D05FB6">
        <w:rPr>
          <w:i/>
        </w:rPr>
        <w:t>mA</w:t>
      </w:r>
      <w:r w:rsidRPr="00A95D68">
        <w:t xml:space="preserve">-suffiksin </w:t>
      </w:r>
      <w:r>
        <w:t>pörhään. Infinitiivin suffiksi ja</w:t>
      </w:r>
      <w:r w:rsidRPr="00A95D68">
        <w:t xml:space="preserve"> illatiivin suffiksi </w:t>
      </w:r>
      <w:r>
        <w:t>sulathaan yhtheen suffiksiksi</w:t>
      </w:r>
      <w:r w:rsidRPr="00A95D68">
        <w:t xml:space="preserve"> </w:t>
      </w:r>
      <w:r w:rsidRPr="00D05FB6">
        <w:rPr>
          <w:i/>
        </w:rPr>
        <w:t>mhAAn</w:t>
      </w:r>
      <w:r w:rsidR="00F904D4">
        <w:t>.</w:t>
      </w:r>
    </w:p>
    <w:p w14:paraId="3112A87B" w14:textId="1E55CBE6" w:rsidR="00BC7543" w:rsidRPr="00A95D68" w:rsidRDefault="00BC7543" w:rsidP="00BC7543">
      <w:pPr>
        <w:pStyle w:val="Punktliste"/>
      </w:pPr>
      <w:r w:rsidRPr="00A95D68">
        <w:t>Jos verbin vokaalirangassa oon graad</w:t>
      </w:r>
      <w:r>
        <w:t>ivaihettelluu, valithaan (II:)I:0-</w:t>
      </w:r>
      <w:r w:rsidRPr="00A95D68">
        <w:t xml:space="preserve">vaihettelussa graadin I, </w:t>
      </w:r>
      <w:r>
        <w:t>II:I-</w:t>
      </w:r>
      <w:r w:rsidRPr="00A95D68">
        <w:t>vaihettelussa graadin II.</w:t>
      </w:r>
      <w:r w:rsidR="000A4B27">
        <w:t xml:space="preserve"> </w:t>
      </w:r>
      <w:r w:rsidRPr="00A95D68">
        <w:t xml:space="preserve">Esimerkkii </w:t>
      </w:r>
      <w:r>
        <w:t>(1.</w:t>
      </w:r>
      <w:r w:rsidRPr="00A95D68">
        <w:t>inf. : akt</w:t>
      </w:r>
      <w:r>
        <w:t>.</w:t>
      </w:r>
      <w:r w:rsidRPr="00A95D68">
        <w:t>ind</w:t>
      </w:r>
      <w:r>
        <w:t>.</w:t>
      </w:r>
      <w:r w:rsidRPr="00A95D68">
        <w:t xml:space="preserve"> prees</w:t>
      </w:r>
      <w:r>
        <w:t>.</w:t>
      </w:r>
      <w:r w:rsidR="001337F6">
        <w:t>sg1</w:t>
      </w:r>
      <w:r w:rsidRPr="00A95D68">
        <w:t xml:space="preserve"> : </w:t>
      </w:r>
      <w:r w:rsidR="00052750">
        <w:t>akt.</w:t>
      </w:r>
      <w:r>
        <w:t>partis.</w:t>
      </w:r>
      <w:r w:rsidRPr="00A95D68">
        <w:t>perf</w:t>
      </w:r>
      <w:r>
        <w:t>.sg.</w:t>
      </w:r>
      <w:r w:rsidRPr="00A95D68">
        <w:t xml:space="preserve">nom. : </w:t>
      </w:r>
      <w:r>
        <w:t>3.inf.</w:t>
      </w:r>
      <w:r w:rsidRPr="00A95D68">
        <w:t>iness</w:t>
      </w:r>
      <w:r>
        <w:t>.</w:t>
      </w:r>
      <w:r w:rsidRPr="00A95D68">
        <w:t xml:space="preserve">) </w:t>
      </w:r>
      <w:r w:rsidRPr="00C70743">
        <w:rPr>
          <w:i/>
        </w:rPr>
        <w:t>jakka</w:t>
      </w:r>
      <w:r w:rsidR="0098090B" w:rsidRPr="0098090B">
        <w:t>/</w:t>
      </w:r>
      <w:r w:rsidRPr="00C70743">
        <w:rPr>
          <w:i/>
        </w:rPr>
        <w:t>a</w:t>
      </w:r>
      <w:r w:rsidRPr="0075485B">
        <w:t>(</w:t>
      </w:r>
      <w:r w:rsidRPr="00C70743">
        <w:rPr>
          <w:i/>
        </w:rPr>
        <w:t>t</w:t>
      </w:r>
      <w:r w:rsidRPr="0075485B">
        <w:t>)</w:t>
      </w:r>
      <w:r w:rsidRPr="00C70743">
        <w:rPr>
          <w:i/>
        </w:rPr>
        <w:t xml:space="preserve"> </w:t>
      </w:r>
      <w:r w:rsidRPr="0075485B">
        <w:t>:</w:t>
      </w:r>
      <w:r w:rsidRPr="00C70743">
        <w:rPr>
          <w:i/>
        </w:rPr>
        <w:t xml:space="preserve"> ja</w:t>
      </w:r>
      <w:r w:rsidRPr="0075485B">
        <w:t>(</w:t>
      </w:r>
      <w:r w:rsidRPr="00C70743">
        <w:rPr>
          <w:i/>
        </w:rPr>
        <w:t>j</w:t>
      </w:r>
      <w:r w:rsidRPr="0075485B">
        <w:t>)</w:t>
      </w:r>
      <w:r w:rsidRPr="00C70743">
        <w:rPr>
          <w:i/>
        </w:rPr>
        <w:t>a</w:t>
      </w:r>
      <w:r w:rsidR="0098090B" w:rsidRPr="0098090B">
        <w:t>/</w:t>
      </w:r>
      <w:r w:rsidRPr="00C70743">
        <w:rPr>
          <w:i/>
        </w:rPr>
        <w:t xml:space="preserve">n </w:t>
      </w:r>
      <w:r w:rsidRPr="0075485B">
        <w:t>:</w:t>
      </w:r>
      <w:r w:rsidRPr="00C70743">
        <w:rPr>
          <w:i/>
        </w:rPr>
        <w:t xml:space="preserve"> jaka</w:t>
      </w:r>
      <w:r w:rsidR="0098090B" w:rsidRPr="0098090B">
        <w:t>/</w:t>
      </w:r>
      <w:r w:rsidRPr="00C70743">
        <w:rPr>
          <w:i/>
        </w:rPr>
        <w:t>nu</w:t>
      </w:r>
      <w:r w:rsidR="001B127A" w:rsidRPr="001B127A">
        <w:t>(</w:t>
      </w:r>
      <w:r w:rsidR="00052750">
        <w:rPr>
          <w:i/>
        </w:rPr>
        <w:t>t</w:t>
      </w:r>
      <w:r w:rsidR="001B127A" w:rsidRPr="001B127A">
        <w:t>)</w:t>
      </w:r>
      <w:r w:rsidRPr="00C70743">
        <w:rPr>
          <w:i/>
        </w:rPr>
        <w:t xml:space="preserve"> </w:t>
      </w:r>
      <w:r w:rsidRPr="0075485B">
        <w:t>:</w:t>
      </w:r>
      <w:r w:rsidRPr="00C70743">
        <w:rPr>
          <w:i/>
        </w:rPr>
        <w:t xml:space="preserve"> jaka</w:t>
      </w:r>
      <w:r w:rsidR="0098090B" w:rsidRPr="0098090B">
        <w:t>/</w:t>
      </w:r>
      <w:r w:rsidRPr="00C70743">
        <w:rPr>
          <w:i/>
        </w:rPr>
        <w:t>ma</w:t>
      </w:r>
      <w:r w:rsidR="0098090B" w:rsidRPr="0098090B">
        <w:t>/</w:t>
      </w:r>
      <w:r w:rsidRPr="00C70743">
        <w:rPr>
          <w:i/>
        </w:rPr>
        <w:t>ssa</w:t>
      </w:r>
      <w:r w:rsidRPr="0075485B">
        <w:t>,</w:t>
      </w:r>
      <w:r w:rsidRPr="00C70743">
        <w:rPr>
          <w:i/>
        </w:rPr>
        <w:t xml:space="preserve"> kulkke</w:t>
      </w:r>
      <w:r w:rsidR="0098090B" w:rsidRPr="0098090B">
        <w:t>/</w:t>
      </w:r>
      <w:r w:rsidRPr="00C70743">
        <w:rPr>
          <w:i/>
        </w:rPr>
        <w:t xml:space="preserve">et </w:t>
      </w:r>
      <w:r w:rsidR="00BA1173" w:rsidRPr="00BA1173">
        <w:t>~</w:t>
      </w:r>
      <w:r w:rsidRPr="00C70743">
        <w:rPr>
          <w:i/>
        </w:rPr>
        <w:t xml:space="preserve"> kulke</w:t>
      </w:r>
      <w:r w:rsidR="0098090B" w:rsidRPr="0098090B">
        <w:t>/</w:t>
      </w:r>
      <w:r w:rsidRPr="00C70743">
        <w:rPr>
          <w:i/>
        </w:rPr>
        <w:t>a</w:t>
      </w:r>
      <w:r w:rsidRPr="0075485B">
        <w:t>(</w:t>
      </w:r>
      <w:r w:rsidRPr="00C70743">
        <w:rPr>
          <w:i/>
        </w:rPr>
        <w:t>t</w:t>
      </w:r>
      <w:r w:rsidRPr="0075485B">
        <w:t>)</w:t>
      </w:r>
      <w:r w:rsidRPr="00C70743">
        <w:rPr>
          <w:i/>
        </w:rPr>
        <w:t xml:space="preserve"> </w:t>
      </w:r>
      <w:r w:rsidR="00BA1173" w:rsidRPr="00BA1173">
        <w:t>~</w:t>
      </w:r>
      <w:r w:rsidRPr="00C70743">
        <w:rPr>
          <w:i/>
        </w:rPr>
        <w:t xml:space="preserve"> kulki</w:t>
      </w:r>
      <w:r w:rsidR="0098090B" w:rsidRPr="0098090B">
        <w:t>/</w:t>
      </w:r>
      <w:r w:rsidRPr="00C70743">
        <w:rPr>
          <w:i/>
        </w:rPr>
        <w:t xml:space="preserve">a </w:t>
      </w:r>
      <w:r w:rsidRPr="0075485B">
        <w:t>:</w:t>
      </w:r>
      <w:r w:rsidRPr="00C70743">
        <w:rPr>
          <w:i/>
        </w:rPr>
        <w:t xml:space="preserve"> kulje</w:t>
      </w:r>
      <w:r w:rsidR="0098090B" w:rsidRPr="0098090B">
        <w:t>/</w:t>
      </w:r>
      <w:r w:rsidRPr="00C70743">
        <w:rPr>
          <w:i/>
        </w:rPr>
        <w:t xml:space="preserve">n </w:t>
      </w:r>
      <w:r w:rsidRPr="0075485B">
        <w:t>:</w:t>
      </w:r>
      <w:r w:rsidRPr="00C70743">
        <w:rPr>
          <w:i/>
        </w:rPr>
        <w:t xml:space="preserve"> kulke</w:t>
      </w:r>
      <w:r w:rsidR="0098090B" w:rsidRPr="0098090B">
        <w:t>/</w:t>
      </w:r>
      <w:r w:rsidRPr="00C70743">
        <w:rPr>
          <w:i/>
        </w:rPr>
        <w:t>nu</w:t>
      </w:r>
      <w:r w:rsidR="001B127A" w:rsidRPr="001B127A">
        <w:t>(</w:t>
      </w:r>
      <w:r w:rsidR="00052750">
        <w:rPr>
          <w:i/>
        </w:rPr>
        <w:t>t</w:t>
      </w:r>
      <w:r w:rsidR="001B127A" w:rsidRPr="001B127A">
        <w:t>)</w:t>
      </w:r>
      <w:r w:rsidRPr="00C70743">
        <w:rPr>
          <w:i/>
        </w:rPr>
        <w:t xml:space="preserve"> </w:t>
      </w:r>
      <w:r w:rsidRPr="0075485B">
        <w:t>:</w:t>
      </w:r>
      <w:r w:rsidRPr="00C70743">
        <w:rPr>
          <w:i/>
        </w:rPr>
        <w:t xml:space="preserve"> kulke</w:t>
      </w:r>
      <w:r w:rsidR="0098090B" w:rsidRPr="0098090B">
        <w:t>/</w:t>
      </w:r>
      <w:r w:rsidRPr="00C70743">
        <w:rPr>
          <w:i/>
        </w:rPr>
        <w:t>ma</w:t>
      </w:r>
      <w:r w:rsidR="0098090B" w:rsidRPr="0098090B">
        <w:t>/</w:t>
      </w:r>
      <w:r w:rsidRPr="00C70743">
        <w:rPr>
          <w:i/>
        </w:rPr>
        <w:t>ssa</w:t>
      </w:r>
      <w:r w:rsidRPr="0075485B">
        <w:t>,</w:t>
      </w:r>
      <w:r w:rsidRPr="00C70743">
        <w:rPr>
          <w:i/>
        </w:rPr>
        <w:t xml:space="preserve"> suuttu</w:t>
      </w:r>
      <w:r w:rsidR="0098090B" w:rsidRPr="0098090B">
        <w:t>/</w:t>
      </w:r>
      <w:r w:rsidRPr="00C70743">
        <w:rPr>
          <w:i/>
        </w:rPr>
        <w:t xml:space="preserve">ut </w:t>
      </w:r>
      <w:r w:rsidR="00BA1173" w:rsidRPr="00BA1173">
        <w:t>~</w:t>
      </w:r>
      <w:r w:rsidRPr="00C70743">
        <w:rPr>
          <w:i/>
        </w:rPr>
        <w:t xml:space="preserve"> suuttu</w:t>
      </w:r>
      <w:r w:rsidR="0098090B" w:rsidRPr="0098090B">
        <w:t>/</w:t>
      </w:r>
      <w:r w:rsidRPr="00C70743">
        <w:rPr>
          <w:i/>
        </w:rPr>
        <w:t>a</w:t>
      </w:r>
      <w:r w:rsidRPr="0075485B">
        <w:t>(</w:t>
      </w:r>
      <w:r w:rsidRPr="00C70743">
        <w:rPr>
          <w:i/>
        </w:rPr>
        <w:t>t</w:t>
      </w:r>
      <w:r w:rsidRPr="0075485B">
        <w:t>)</w:t>
      </w:r>
      <w:r w:rsidRPr="00C70743">
        <w:rPr>
          <w:i/>
        </w:rPr>
        <w:t xml:space="preserve"> </w:t>
      </w:r>
      <w:r w:rsidRPr="0075485B">
        <w:t>:</w:t>
      </w:r>
      <w:r w:rsidRPr="00C70743">
        <w:rPr>
          <w:i/>
        </w:rPr>
        <w:t xml:space="preserve"> suutu</w:t>
      </w:r>
      <w:r w:rsidR="0098090B" w:rsidRPr="0098090B">
        <w:t>/</w:t>
      </w:r>
      <w:r w:rsidRPr="00C70743">
        <w:rPr>
          <w:i/>
        </w:rPr>
        <w:t xml:space="preserve">n </w:t>
      </w:r>
      <w:r w:rsidRPr="0075485B">
        <w:t>:</w:t>
      </w:r>
      <w:r w:rsidRPr="00C70743">
        <w:rPr>
          <w:i/>
        </w:rPr>
        <w:t xml:space="preserve"> suuttu</w:t>
      </w:r>
      <w:r w:rsidR="0098090B" w:rsidRPr="0098090B">
        <w:t>/</w:t>
      </w:r>
      <w:r w:rsidRPr="00C70743">
        <w:rPr>
          <w:i/>
        </w:rPr>
        <w:t>nu</w:t>
      </w:r>
      <w:r w:rsidR="001B127A" w:rsidRPr="001B127A">
        <w:t>(</w:t>
      </w:r>
      <w:r w:rsidR="00052750">
        <w:rPr>
          <w:i/>
        </w:rPr>
        <w:t>t</w:t>
      </w:r>
      <w:r w:rsidR="001B127A" w:rsidRPr="001B127A">
        <w:t>)</w:t>
      </w:r>
      <w:r w:rsidRPr="00C70743">
        <w:rPr>
          <w:i/>
        </w:rPr>
        <w:t xml:space="preserve"> </w:t>
      </w:r>
      <w:r w:rsidRPr="0075485B">
        <w:t>:</w:t>
      </w:r>
      <w:r w:rsidRPr="00C70743">
        <w:rPr>
          <w:i/>
        </w:rPr>
        <w:t xml:space="preserve"> suuttu</w:t>
      </w:r>
      <w:r w:rsidR="0098090B" w:rsidRPr="0098090B">
        <w:t>/</w:t>
      </w:r>
      <w:r w:rsidRPr="00C70743">
        <w:rPr>
          <w:i/>
        </w:rPr>
        <w:t>ma</w:t>
      </w:r>
      <w:r w:rsidR="0098090B" w:rsidRPr="0098090B">
        <w:t>/</w:t>
      </w:r>
      <w:r w:rsidRPr="00C70743">
        <w:rPr>
          <w:i/>
        </w:rPr>
        <w:t>ssa</w:t>
      </w:r>
      <w:r w:rsidR="001B127A" w:rsidRPr="001B127A">
        <w:t>.</w:t>
      </w:r>
    </w:p>
    <w:p w14:paraId="33D645BC" w14:textId="185BADA3" w:rsidR="00BC7543" w:rsidRPr="00280F42" w:rsidRDefault="00BC7543" w:rsidP="00BC7543">
      <w:pPr>
        <w:pStyle w:val="Punktliste"/>
        <w:rPr>
          <w:i/>
        </w:rPr>
      </w:pPr>
      <w:r w:rsidRPr="00A95D68">
        <w:t>Verbityypissä 4 valithaan pitemän vokaalirangan</w:t>
      </w:r>
      <w:r>
        <w:t xml:space="preserve">: </w:t>
      </w:r>
      <w:r w:rsidR="00A101E6">
        <w:t>(1.inf. : akt.ind.prees.</w:t>
      </w:r>
      <w:r w:rsidR="001337F6">
        <w:t>sg1</w:t>
      </w:r>
      <w:r w:rsidR="00A101E6">
        <w:t xml:space="preserve"> : 3.inf.iness.) </w:t>
      </w:r>
      <w:r w:rsidRPr="00722BF1">
        <w:rPr>
          <w:i/>
        </w:rPr>
        <w:t>piikaroi</w:t>
      </w:r>
      <w:r w:rsidR="0098090B" w:rsidRPr="0098090B">
        <w:t>/</w:t>
      </w:r>
      <w:r w:rsidRPr="00722BF1">
        <w:rPr>
          <w:i/>
        </w:rPr>
        <w:t xml:space="preserve">ta </w:t>
      </w:r>
      <w:r w:rsidRPr="0075485B">
        <w:t>:</w:t>
      </w:r>
      <w:r w:rsidRPr="00722BF1">
        <w:rPr>
          <w:i/>
        </w:rPr>
        <w:t xml:space="preserve"> piikaroitte</w:t>
      </w:r>
      <w:r w:rsidR="0098090B" w:rsidRPr="0098090B">
        <w:t>/</w:t>
      </w:r>
      <w:r w:rsidRPr="00722BF1">
        <w:rPr>
          <w:i/>
        </w:rPr>
        <w:t xml:space="preserve">n </w:t>
      </w:r>
      <w:r w:rsidRPr="0075485B">
        <w:t>:</w:t>
      </w:r>
      <w:r w:rsidRPr="00722BF1">
        <w:rPr>
          <w:i/>
        </w:rPr>
        <w:t xml:space="preserve"> piikaroitte</w:t>
      </w:r>
      <w:r w:rsidR="0098090B" w:rsidRPr="0098090B">
        <w:t>/</w:t>
      </w:r>
      <w:r w:rsidRPr="00722BF1">
        <w:rPr>
          <w:i/>
        </w:rPr>
        <w:t>ma</w:t>
      </w:r>
      <w:r w:rsidR="0098090B" w:rsidRPr="0098090B">
        <w:t>/</w:t>
      </w:r>
      <w:r w:rsidRPr="00722BF1">
        <w:rPr>
          <w:i/>
        </w:rPr>
        <w:t>ssa</w:t>
      </w:r>
      <w:r w:rsidRPr="0075485B">
        <w:t>,</w:t>
      </w:r>
      <w:r w:rsidRPr="00722BF1">
        <w:rPr>
          <w:i/>
        </w:rPr>
        <w:t xml:space="preserve"> halli</w:t>
      </w:r>
      <w:r w:rsidR="0098090B" w:rsidRPr="0098090B">
        <w:t>/</w:t>
      </w:r>
      <w:r w:rsidRPr="00722BF1">
        <w:rPr>
          <w:i/>
        </w:rPr>
        <w:t xml:space="preserve">ta </w:t>
      </w:r>
      <w:r w:rsidRPr="0075485B">
        <w:t>:</w:t>
      </w:r>
      <w:r w:rsidRPr="00722BF1">
        <w:rPr>
          <w:i/>
        </w:rPr>
        <w:t xml:space="preserve"> hallitte</w:t>
      </w:r>
      <w:r w:rsidR="0098090B" w:rsidRPr="0098090B">
        <w:t>/</w:t>
      </w:r>
      <w:r w:rsidRPr="00722BF1">
        <w:rPr>
          <w:i/>
        </w:rPr>
        <w:t xml:space="preserve">n </w:t>
      </w:r>
      <w:r w:rsidRPr="0075485B">
        <w:t>:</w:t>
      </w:r>
      <w:r w:rsidRPr="00722BF1">
        <w:rPr>
          <w:i/>
        </w:rPr>
        <w:t xml:space="preserve"> hallitte</w:t>
      </w:r>
      <w:r w:rsidR="0098090B" w:rsidRPr="0098090B">
        <w:t>/</w:t>
      </w:r>
      <w:r w:rsidRPr="00722BF1">
        <w:rPr>
          <w:i/>
        </w:rPr>
        <w:t>ma</w:t>
      </w:r>
      <w:r w:rsidR="0098090B" w:rsidRPr="0098090B">
        <w:t>/</w:t>
      </w:r>
      <w:r w:rsidRPr="00722BF1">
        <w:rPr>
          <w:i/>
        </w:rPr>
        <w:t>ssa</w:t>
      </w:r>
      <w:r w:rsidRPr="0075485B">
        <w:t>,</w:t>
      </w:r>
      <w:r w:rsidRPr="00722BF1">
        <w:rPr>
          <w:i/>
        </w:rPr>
        <w:t xml:space="preserve"> li</w:t>
      </w:r>
      <w:r w:rsidRPr="0075485B">
        <w:t>(</w:t>
      </w:r>
      <w:r w:rsidRPr="00722BF1">
        <w:rPr>
          <w:i/>
        </w:rPr>
        <w:t>j</w:t>
      </w:r>
      <w:r w:rsidRPr="0075485B">
        <w:t>)</w:t>
      </w:r>
      <w:r w:rsidRPr="00722BF1">
        <w:rPr>
          <w:i/>
        </w:rPr>
        <w:t>e</w:t>
      </w:r>
      <w:r w:rsidR="0098090B" w:rsidRPr="0098090B">
        <w:t>/</w:t>
      </w:r>
      <w:r w:rsidRPr="00722BF1">
        <w:rPr>
          <w:i/>
        </w:rPr>
        <w:t xml:space="preserve">tä </w:t>
      </w:r>
      <w:r w:rsidRPr="0075485B">
        <w:t>:</w:t>
      </w:r>
      <w:r w:rsidRPr="00722BF1">
        <w:rPr>
          <w:i/>
        </w:rPr>
        <w:t xml:space="preserve"> likene</w:t>
      </w:r>
      <w:r w:rsidR="0098090B" w:rsidRPr="0098090B">
        <w:t>/</w:t>
      </w:r>
      <w:r w:rsidRPr="00722BF1">
        <w:rPr>
          <w:i/>
        </w:rPr>
        <w:t xml:space="preserve">n </w:t>
      </w:r>
      <w:r w:rsidRPr="0075485B">
        <w:t>:</w:t>
      </w:r>
      <w:r w:rsidRPr="00722BF1">
        <w:rPr>
          <w:i/>
        </w:rPr>
        <w:t xml:space="preserve"> likene</w:t>
      </w:r>
      <w:r w:rsidR="0098090B" w:rsidRPr="0098090B">
        <w:t>/</w:t>
      </w:r>
      <w:r w:rsidRPr="00722BF1">
        <w:rPr>
          <w:i/>
        </w:rPr>
        <w:t>mä</w:t>
      </w:r>
      <w:r w:rsidR="0098090B" w:rsidRPr="0098090B">
        <w:t>/</w:t>
      </w:r>
      <w:r w:rsidRPr="00722BF1">
        <w:rPr>
          <w:i/>
        </w:rPr>
        <w:t>ssä</w:t>
      </w:r>
      <w:r w:rsidRPr="0075485B">
        <w:t>,</w:t>
      </w:r>
      <w:r w:rsidRPr="00722BF1">
        <w:rPr>
          <w:i/>
        </w:rPr>
        <w:t xml:space="preserve"> maa</w:t>
      </w:r>
      <w:r w:rsidR="0098090B" w:rsidRPr="0098090B">
        <w:t>/</w:t>
      </w:r>
      <w:r w:rsidRPr="00722BF1">
        <w:rPr>
          <w:i/>
        </w:rPr>
        <w:t xml:space="preserve">ta </w:t>
      </w:r>
      <w:r w:rsidRPr="0075485B">
        <w:t>:</w:t>
      </w:r>
      <w:r w:rsidRPr="00722BF1">
        <w:rPr>
          <w:i/>
        </w:rPr>
        <w:t xml:space="preserve"> makkaa</w:t>
      </w:r>
      <w:r w:rsidR="0098090B" w:rsidRPr="0098090B">
        <w:t>/</w:t>
      </w:r>
      <w:r w:rsidRPr="00722BF1">
        <w:rPr>
          <w:i/>
        </w:rPr>
        <w:t xml:space="preserve">n </w:t>
      </w:r>
      <w:r w:rsidRPr="0075485B">
        <w:t>:</w:t>
      </w:r>
      <w:r w:rsidRPr="00722BF1">
        <w:rPr>
          <w:i/>
        </w:rPr>
        <w:t xml:space="preserve"> makkaa</w:t>
      </w:r>
      <w:r w:rsidR="0098090B" w:rsidRPr="0098090B">
        <w:t>/</w:t>
      </w:r>
      <w:r w:rsidRPr="00722BF1">
        <w:rPr>
          <w:i/>
        </w:rPr>
        <w:t>ma</w:t>
      </w:r>
      <w:r w:rsidR="0098090B" w:rsidRPr="0098090B">
        <w:t>/</w:t>
      </w:r>
      <w:r w:rsidRPr="00722BF1">
        <w:rPr>
          <w:i/>
        </w:rPr>
        <w:t>ssa</w:t>
      </w:r>
      <w:r w:rsidR="001B127A" w:rsidRPr="001B127A">
        <w:t>.</w:t>
      </w:r>
    </w:p>
    <w:p w14:paraId="5ADB1FBB" w14:textId="235D3C7A" w:rsidR="00280F42" w:rsidRDefault="00280F42" w:rsidP="00280F42">
      <w:pPr>
        <w:tabs>
          <w:tab w:val="left" w:pos="2880"/>
        </w:tabs>
        <w:rPr>
          <w:u w:val="single"/>
        </w:rPr>
      </w:pPr>
      <w:r w:rsidRPr="00280F42">
        <w:rPr>
          <w:u w:val="single"/>
        </w:rPr>
        <w:tab/>
      </w:r>
    </w:p>
    <w:p w14:paraId="69B91316" w14:textId="77777777" w:rsidR="009A259B" w:rsidRPr="00280F42" w:rsidRDefault="009A259B" w:rsidP="00280F42">
      <w:pPr>
        <w:tabs>
          <w:tab w:val="left" w:pos="2880"/>
        </w:tabs>
        <w:rPr>
          <w:u w:val="single"/>
        </w:rPr>
      </w:pPr>
    </w:p>
    <w:p w14:paraId="3E3E08FA" w14:textId="7C1E2C73" w:rsidR="00BC7543" w:rsidRPr="00A95D68" w:rsidRDefault="00BC7543" w:rsidP="00BC7543">
      <w:pPr>
        <w:pStyle w:val="Undertittel"/>
      </w:pPr>
      <w:bookmarkStart w:id="1810" w:name="_Toc84998025"/>
      <w:bookmarkStart w:id="1811" w:name="_Toc198266920"/>
      <w:bookmarkStart w:id="1812" w:name="_Toc209168672"/>
      <w:bookmarkStart w:id="1813" w:name="_Toc241129298"/>
      <w:bookmarkStart w:id="1814" w:name="_Toc311273903"/>
      <w:r w:rsidRPr="00A95D68">
        <w:rPr>
          <w:sz w:val="26"/>
        </w:rPr>
        <w:t>Tabeli</w:t>
      </w:r>
      <w:r w:rsidR="009A259B">
        <w:rPr>
          <w:sz w:val="26"/>
        </w:rPr>
        <w:t xml:space="preserve"> 34</w:t>
      </w:r>
      <w:r w:rsidRPr="00A95D68">
        <w:rPr>
          <w:sz w:val="22"/>
        </w:rPr>
        <w:t>:</w:t>
      </w:r>
      <w:r w:rsidRPr="00A95D68">
        <w:t xml:space="preserve"> </w:t>
      </w:r>
      <w:bookmarkEnd w:id="1810"/>
      <w:bookmarkEnd w:id="1811"/>
      <w:bookmarkEnd w:id="1812"/>
      <w:r>
        <w:t>1. ja 3. infinitiivin haamut</w:t>
      </w:r>
      <w:bookmarkEnd w:id="1813"/>
      <w:bookmarkEnd w:id="181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52"/>
        <w:gridCol w:w="1833"/>
        <w:gridCol w:w="2057"/>
        <w:gridCol w:w="2072"/>
      </w:tblGrid>
      <w:tr w:rsidR="005656AB" w:rsidRPr="00A95D68" w14:paraId="3F1FAF17" w14:textId="77777777" w:rsidTr="00D409C5">
        <w:trPr>
          <w:cantSplit/>
        </w:trPr>
        <w:tc>
          <w:tcPr>
            <w:tcW w:w="0" w:type="auto"/>
            <w:tcBorders>
              <w:top w:val="single" w:sz="4" w:space="0" w:color="auto"/>
              <w:left w:val="single" w:sz="4" w:space="0" w:color="auto"/>
              <w:bottom w:val="single" w:sz="4" w:space="0" w:color="auto"/>
              <w:right w:val="single" w:sz="4" w:space="0" w:color="auto"/>
            </w:tcBorders>
            <w:shd w:val="clear" w:color="auto" w:fill="auto"/>
          </w:tcPr>
          <w:p w14:paraId="6CEB23D4" w14:textId="5BA33835" w:rsidR="005656AB" w:rsidRPr="00892B53" w:rsidRDefault="005656AB" w:rsidP="008C42C4">
            <w:pPr>
              <w:keepNext/>
              <w:keepLines/>
              <w:spacing w:before="20" w:after="20"/>
              <w:contextualSpacing/>
              <w:rPr>
                <w:rFonts w:eastAsia="ヒラギノ明朝 Pro W6"/>
              </w:rPr>
            </w:pPr>
            <w:r>
              <w:rPr>
                <w:rFonts w:eastAsia="ヒラギノ明朝 Pro W6"/>
              </w:rPr>
              <w:t>Verbityyp</w:t>
            </w:r>
            <w:r w:rsidRPr="00892B53">
              <w:rPr>
                <w:rFonts w:eastAsia="ヒラギノ明朝 Pro W6"/>
              </w:rPr>
              <w:t>pi</w:t>
            </w:r>
          </w:p>
        </w:tc>
        <w:tc>
          <w:tcPr>
            <w:tcW w:w="0" w:type="auto"/>
            <w:tcBorders>
              <w:left w:val="single" w:sz="4" w:space="0" w:color="auto"/>
              <w:bottom w:val="single" w:sz="4" w:space="0" w:color="auto"/>
            </w:tcBorders>
          </w:tcPr>
          <w:p w14:paraId="13CA6106" w14:textId="77777777" w:rsidR="005656AB" w:rsidRPr="00892B53" w:rsidRDefault="005656AB" w:rsidP="008C42C4">
            <w:pPr>
              <w:keepNext/>
              <w:keepLines/>
              <w:spacing w:before="20" w:after="20"/>
              <w:contextualSpacing/>
              <w:rPr>
                <w:rFonts w:eastAsia="ヒラギノ明朝 Pro W6"/>
              </w:rPr>
            </w:pPr>
            <w:r>
              <w:rPr>
                <w:rFonts w:eastAsia="ヒラギノ明朝 Pro W6"/>
              </w:rPr>
              <w:t>1.inf.</w:t>
            </w:r>
          </w:p>
        </w:tc>
        <w:tc>
          <w:tcPr>
            <w:tcW w:w="0" w:type="auto"/>
          </w:tcPr>
          <w:p w14:paraId="55F8D0F6" w14:textId="40CE06FF" w:rsidR="005656AB" w:rsidRPr="00892B53" w:rsidRDefault="005656AB" w:rsidP="005656AB">
            <w:pPr>
              <w:keepNext/>
              <w:keepLines/>
              <w:spacing w:before="20" w:after="20"/>
              <w:contextualSpacing/>
              <w:rPr>
                <w:rFonts w:eastAsia="ヒラギノ明朝 Pro W6"/>
              </w:rPr>
            </w:pPr>
            <w:r>
              <w:rPr>
                <w:rFonts w:eastAsia="ヒラギノ明朝 Pro W6"/>
              </w:rPr>
              <w:t>3.inf.</w:t>
            </w:r>
            <w:r w:rsidRPr="00892B53">
              <w:rPr>
                <w:rFonts w:eastAsia="ヒラギノ明朝 Pro W6"/>
              </w:rPr>
              <w:t>elat.</w:t>
            </w:r>
          </w:p>
        </w:tc>
        <w:tc>
          <w:tcPr>
            <w:tcW w:w="0" w:type="auto"/>
            <w:tcBorders>
              <w:bottom w:val="single" w:sz="4" w:space="0" w:color="auto"/>
            </w:tcBorders>
          </w:tcPr>
          <w:p w14:paraId="45754688" w14:textId="77777777" w:rsidR="005656AB" w:rsidRPr="00892B53" w:rsidRDefault="005656AB" w:rsidP="008C42C4">
            <w:pPr>
              <w:keepNext/>
              <w:keepLines/>
              <w:spacing w:before="20" w:after="20"/>
              <w:contextualSpacing/>
              <w:rPr>
                <w:rFonts w:eastAsia="ヒラギノ明朝 Pro W6"/>
              </w:rPr>
            </w:pPr>
            <w:r>
              <w:rPr>
                <w:rFonts w:eastAsia="ヒラギノ明朝 Pro W6"/>
              </w:rPr>
              <w:t>3.inf.ill.</w:t>
            </w:r>
          </w:p>
        </w:tc>
      </w:tr>
      <w:tr w:rsidR="005656AB" w:rsidRPr="00A95D68" w14:paraId="24F04B09" w14:textId="77777777" w:rsidTr="00D409C5">
        <w:trPr>
          <w:cantSplit/>
          <w:trHeight w:val="191"/>
        </w:trPr>
        <w:tc>
          <w:tcPr>
            <w:tcW w:w="0" w:type="auto"/>
            <w:vMerge w:val="restart"/>
            <w:tcBorders>
              <w:top w:val="single" w:sz="4" w:space="0" w:color="auto"/>
            </w:tcBorders>
            <w:shd w:val="clear" w:color="auto" w:fill="auto"/>
          </w:tcPr>
          <w:p w14:paraId="3D8CDD79" w14:textId="75D7318F" w:rsidR="005656AB" w:rsidRPr="00892B53" w:rsidRDefault="005656AB" w:rsidP="008C42C4">
            <w:pPr>
              <w:spacing w:before="20" w:after="20"/>
              <w:contextualSpacing/>
              <w:rPr>
                <w:rFonts w:eastAsia="ヒラギノ明朝 Pro W6"/>
              </w:rPr>
            </w:pPr>
            <w:r>
              <w:rPr>
                <w:rFonts w:eastAsia="ヒラギノ明朝 Pro W6"/>
              </w:rPr>
              <w:t>1 Yksitav</w:t>
            </w:r>
            <w:r w:rsidRPr="00892B53">
              <w:rPr>
                <w:rFonts w:eastAsia="ヒラギノ明朝 Pro W6"/>
              </w:rPr>
              <w:t>uiset</w:t>
            </w:r>
            <w:r w:rsidR="00D409C5">
              <w:rPr>
                <w:rFonts w:eastAsia="ヒラギノ明朝 Pro W6"/>
              </w:rPr>
              <w:t xml:space="preserve"> verbit</w:t>
            </w:r>
          </w:p>
        </w:tc>
        <w:tc>
          <w:tcPr>
            <w:tcW w:w="0" w:type="auto"/>
            <w:tcBorders>
              <w:top w:val="single" w:sz="4" w:space="0" w:color="auto"/>
              <w:bottom w:val="nil"/>
            </w:tcBorders>
          </w:tcPr>
          <w:p w14:paraId="601935CF" w14:textId="77777777" w:rsidR="005656AB" w:rsidRPr="00892B53" w:rsidRDefault="005656AB" w:rsidP="008C42C4">
            <w:pPr>
              <w:spacing w:before="20" w:after="20"/>
              <w:contextualSpacing/>
              <w:rPr>
                <w:rFonts w:eastAsia="ヒラギノ明朝 Pro W6"/>
              </w:rPr>
            </w:pPr>
            <w:r w:rsidRPr="00892B53">
              <w:rPr>
                <w:rFonts w:eastAsia="ヒラギノ明朝 Pro W6"/>
              </w:rPr>
              <w:t>saa/đa ~ saa/ha</w:t>
            </w:r>
          </w:p>
        </w:tc>
        <w:tc>
          <w:tcPr>
            <w:tcW w:w="0" w:type="auto"/>
            <w:tcBorders>
              <w:bottom w:val="nil"/>
            </w:tcBorders>
          </w:tcPr>
          <w:p w14:paraId="423231A6" w14:textId="748581B6" w:rsidR="005656AB" w:rsidRPr="00892B53" w:rsidRDefault="005656AB" w:rsidP="008C42C4">
            <w:pPr>
              <w:spacing w:before="20" w:after="20"/>
              <w:contextualSpacing/>
              <w:rPr>
                <w:rFonts w:eastAsia="ヒラギノ明朝 Pro W6"/>
              </w:rPr>
            </w:pPr>
            <w:r w:rsidRPr="00892B53">
              <w:rPr>
                <w:rFonts w:eastAsia="ヒラギノ明朝 Pro W6"/>
              </w:rPr>
              <w:t>saa/ma</w:t>
            </w:r>
            <w:r>
              <w:rPr>
                <w:rFonts w:eastAsia="ヒラギノ明朝 Pro W6"/>
              </w:rPr>
              <w:t>/</w:t>
            </w:r>
            <w:r w:rsidRPr="00892B53">
              <w:rPr>
                <w:rFonts w:eastAsia="ヒラギノ明朝 Pro W6"/>
              </w:rPr>
              <w:t>sta</w:t>
            </w:r>
          </w:p>
        </w:tc>
        <w:tc>
          <w:tcPr>
            <w:tcW w:w="0" w:type="auto"/>
            <w:tcBorders>
              <w:top w:val="single" w:sz="4" w:space="0" w:color="auto"/>
              <w:bottom w:val="nil"/>
            </w:tcBorders>
          </w:tcPr>
          <w:p w14:paraId="1AA772EA" w14:textId="77777777" w:rsidR="005656AB" w:rsidRPr="00892B53" w:rsidRDefault="005656AB" w:rsidP="008C42C4">
            <w:pPr>
              <w:spacing w:before="20" w:after="20"/>
              <w:contextualSpacing/>
              <w:rPr>
                <w:rFonts w:eastAsia="ヒラギノ明朝 Pro W6"/>
              </w:rPr>
            </w:pPr>
            <w:r w:rsidRPr="00892B53">
              <w:rPr>
                <w:rFonts w:eastAsia="ヒラギノ明朝 Pro W6"/>
              </w:rPr>
              <w:t>saa/mhaan</w:t>
            </w:r>
          </w:p>
        </w:tc>
      </w:tr>
      <w:tr w:rsidR="00BC7543" w:rsidRPr="00A95D68" w14:paraId="4653A128" w14:textId="77777777" w:rsidTr="008C42C4">
        <w:trPr>
          <w:cantSplit/>
          <w:trHeight w:val="189"/>
        </w:trPr>
        <w:tc>
          <w:tcPr>
            <w:tcW w:w="0" w:type="auto"/>
            <w:vMerge/>
            <w:shd w:val="clear" w:color="auto" w:fill="auto"/>
          </w:tcPr>
          <w:p w14:paraId="317B4B72" w14:textId="77777777" w:rsidR="00BC7543" w:rsidRPr="00892B53" w:rsidRDefault="00BC7543" w:rsidP="008C42C4">
            <w:pPr>
              <w:spacing w:before="20" w:after="20"/>
              <w:contextualSpacing/>
              <w:rPr>
                <w:rFonts w:eastAsia="ヒラギノ明朝 Pro W6"/>
              </w:rPr>
            </w:pPr>
          </w:p>
        </w:tc>
        <w:tc>
          <w:tcPr>
            <w:tcW w:w="0" w:type="auto"/>
            <w:tcBorders>
              <w:top w:val="nil"/>
              <w:bottom w:val="nil"/>
              <w:right w:val="single" w:sz="4" w:space="0" w:color="auto"/>
            </w:tcBorders>
          </w:tcPr>
          <w:p w14:paraId="620A3093" w14:textId="77777777" w:rsidR="00BC7543" w:rsidRPr="00892B53" w:rsidRDefault="00BC7543" w:rsidP="008C42C4">
            <w:pPr>
              <w:spacing w:before="20" w:after="20"/>
              <w:contextualSpacing/>
              <w:rPr>
                <w:rFonts w:eastAsia="ヒラギノ明朝 Pro W6"/>
              </w:rPr>
            </w:pPr>
            <w:r w:rsidRPr="00892B53">
              <w:rPr>
                <w:rFonts w:eastAsia="ヒラギノ明朝 Pro W6"/>
              </w:rPr>
              <w:t>vie/đä ~ vii</w:t>
            </w:r>
            <w:r>
              <w:rPr>
                <w:rFonts w:eastAsia="ヒラギノ明朝 Pro W6"/>
              </w:rPr>
              <w:t>/</w:t>
            </w:r>
            <w:r w:rsidRPr="00892B53">
              <w:rPr>
                <w:rFonts w:eastAsia="ヒラギノ明朝 Pro W6"/>
              </w:rPr>
              <w:t>ä</w:t>
            </w:r>
          </w:p>
        </w:tc>
        <w:tc>
          <w:tcPr>
            <w:tcW w:w="0" w:type="auto"/>
            <w:tcBorders>
              <w:top w:val="nil"/>
              <w:left w:val="single" w:sz="4" w:space="0" w:color="auto"/>
              <w:bottom w:val="nil"/>
              <w:right w:val="single" w:sz="4" w:space="0" w:color="auto"/>
            </w:tcBorders>
          </w:tcPr>
          <w:p w14:paraId="3BF66147" w14:textId="153BC63F" w:rsidR="00BC7543" w:rsidRPr="00892B53" w:rsidRDefault="00BC7543" w:rsidP="008C42C4">
            <w:pPr>
              <w:spacing w:before="20" w:after="20"/>
              <w:contextualSpacing/>
              <w:rPr>
                <w:rFonts w:eastAsia="ヒラギノ明朝 Pro W6"/>
              </w:rPr>
            </w:pPr>
            <w:r w:rsidRPr="00892B53">
              <w:rPr>
                <w:rFonts w:eastAsia="ヒラギノ明朝 Pro W6"/>
              </w:rPr>
              <w:t>vie/mä</w:t>
            </w:r>
            <w:r w:rsidR="00A13FB5">
              <w:rPr>
                <w:rFonts w:eastAsia="ヒラギノ明朝 Pro W6"/>
              </w:rPr>
              <w:t>/</w:t>
            </w:r>
            <w:r w:rsidRPr="00892B53">
              <w:rPr>
                <w:rFonts w:eastAsia="ヒラギノ明朝 Pro W6"/>
              </w:rPr>
              <w:t>stä</w:t>
            </w:r>
          </w:p>
        </w:tc>
        <w:tc>
          <w:tcPr>
            <w:tcW w:w="0" w:type="auto"/>
            <w:tcBorders>
              <w:top w:val="nil"/>
              <w:left w:val="single" w:sz="4" w:space="0" w:color="auto"/>
              <w:bottom w:val="nil"/>
            </w:tcBorders>
          </w:tcPr>
          <w:p w14:paraId="75FEAD84" w14:textId="77777777" w:rsidR="00BC7543" w:rsidRPr="00892B53" w:rsidRDefault="00BC7543" w:rsidP="008C42C4">
            <w:pPr>
              <w:spacing w:before="20" w:after="20"/>
              <w:contextualSpacing/>
              <w:rPr>
                <w:rFonts w:eastAsia="ヒラギノ明朝 Pro W6"/>
              </w:rPr>
            </w:pPr>
            <w:r w:rsidRPr="00892B53">
              <w:rPr>
                <w:rFonts w:eastAsia="ヒラギノ明朝 Pro W6"/>
              </w:rPr>
              <w:t>vie/mhään</w:t>
            </w:r>
          </w:p>
        </w:tc>
      </w:tr>
      <w:tr w:rsidR="00BC7543" w:rsidRPr="00A95D68" w14:paraId="1AF25E68" w14:textId="77777777" w:rsidTr="00A61910">
        <w:trPr>
          <w:cantSplit/>
          <w:trHeight w:val="189"/>
        </w:trPr>
        <w:tc>
          <w:tcPr>
            <w:tcW w:w="0" w:type="auto"/>
            <w:vMerge/>
            <w:tcBorders>
              <w:bottom w:val="single" w:sz="6" w:space="0" w:color="000000"/>
            </w:tcBorders>
            <w:shd w:val="clear" w:color="auto" w:fill="auto"/>
          </w:tcPr>
          <w:p w14:paraId="115A4D48" w14:textId="77777777" w:rsidR="00BC7543" w:rsidRPr="00892B53" w:rsidRDefault="00BC7543" w:rsidP="008C42C4">
            <w:pPr>
              <w:spacing w:before="20" w:after="20"/>
              <w:contextualSpacing/>
              <w:rPr>
                <w:rFonts w:eastAsia="ヒラギノ明朝 Pro W6"/>
              </w:rPr>
            </w:pPr>
          </w:p>
        </w:tc>
        <w:tc>
          <w:tcPr>
            <w:tcW w:w="0" w:type="auto"/>
            <w:tcBorders>
              <w:top w:val="nil"/>
              <w:bottom w:val="single" w:sz="6" w:space="0" w:color="000000"/>
              <w:right w:val="single" w:sz="4" w:space="0" w:color="auto"/>
            </w:tcBorders>
          </w:tcPr>
          <w:p w14:paraId="50537D26" w14:textId="77777777" w:rsidR="00BC7543" w:rsidRPr="00892B53" w:rsidRDefault="00BC7543" w:rsidP="008C42C4">
            <w:pPr>
              <w:spacing w:before="20" w:after="20"/>
              <w:contextualSpacing/>
              <w:rPr>
                <w:rFonts w:eastAsia="ヒラギノ明朝 Pro W6"/>
              </w:rPr>
            </w:pPr>
            <w:r w:rsidRPr="00892B53">
              <w:rPr>
                <w:rFonts w:eastAsia="ヒラギノ明朝 Pro W6"/>
              </w:rPr>
              <w:t>ui/</w:t>
            </w:r>
            <w:r>
              <w:rPr>
                <w:rFonts w:eastAsia="ヒラギノ明朝 Pro W6"/>
              </w:rPr>
              <w:t>(</w:t>
            </w:r>
            <w:r w:rsidRPr="00892B53">
              <w:rPr>
                <w:rFonts w:eastAsia="ヒラギノ明朝 Pro W6"/>
              </w:rPr>
              <w:t>đ)a</w:t>
            </w:r>
          </w:p>
        </w:tc>
        <w:tc>
          <w:tcPr>
            <w:tcW w:w="0" w:type="auto"/>
            <w:tcBorders>
              <w:top w:val="nil"/>
              <w:left w:val="single" w:sz="4" w:space="0" w:color="auto"/>
              <w:bottom w:val="single" w:sz="6" w:space="0" w:color="000000"/>
              <w:right w:val="single" w:sz="4" w:space="0" w:color="auto"/>
            </w:tcBorders>
          </w:tcPr>
          <w:p w14:paraId="2DF50B46" w14:textId="31311B5B" w:rsidR="00BC7543" w:rsidRPr="00892B53" w:rsidRDefault="00BC7543" w:rsidP="008C42C4">
            <w:pPr>
              <w:spacing w:before="20" w:after="20"/>
              <w:contextualSpacing/>
              <w:rPr>
                <w:rFonts w:eastAsia="ヒラギノ明朝 Pro W6"/>
              </w:rPr>
            </w:pPr>
            <w:r w:rsidRPr="00892B53">
              <w:rPr>
                <w:rFonts w:eastAsia="ヒラギノ明朝 Pro W6"/>
              </w:rPr>
              <w:t>ui/ma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single" w:sz="6" w:space="0" w:color="000000"/>
            </w:tcBorders>
          </w:tcPr>
          <w:p w14:paraId="2CBE488F" w14:textId="77777777" w:rsidR="00BC7543" w:rsidRPr="00892B53" w:rsidRDefault="00BC7543" w:rsidP="008C42C4">
            <w:pPr>
              <w:spacing w:before="20" w:after="20"/>
              <w:contextualSpacing/>
              <w:rPr>
                <w:rFonts w:eastAsia="ヒラギノ明朝 Pro W6"/>
              </w:rPr>
            </w:pPr>
            <w:r w:rsidRPr="00892B53">
              <w:rPr>
                <w:rFonts w:eastAsia="ヒラギノ明朝 Pro W6"/>
              </w:rPr>
              <w:t>ui/mhaan</w:t>
            </w:r>
          </w:p>
        </w:tc>
      </w:tr>
      <w:tr w:rsidR="001E1B81" w:rsidRPr="00A95D68" w14:paraId="73E188FA" w14:textId="77777777" w:rsidTr="00A61910">
        <w:trPr>
          <w:cantSplit/>
        </w:trPr>
        <w:tc>
          <w:tcPr>
            <w:tcW w:w="0" w:type="auto"/>
            <w:tcBorders>
              <w:bottom w:val="nil"/>
            </w:tcBorders>
            <w:shd w:val="clear" w:color="auto" w:fill="auto"/>
          </w:tcPr>
          <w:p w14:paraId="3B733CF2" w14:textId="5B953861" w:rsidR="001E1B81" w:rsidRDefault="001E1B81" w:rsidP="008C42C4">
            <w:pPr>
              <w:spacing w:before="20" w:after="20"/>
              <w:contextualSpacing/>
              <w:rPr>
                <w:rFonts w:eastAsia="ヒラギノ明朝 Pro W6"/>
              </w:rPr>
            </w:pPr>
            <w:r>
              <w:rPr>
                <w:rFonts w:eastAsia="ヒラギノ明朝 Pro W6"/>
              </w:rPr>
              <w:t>2 Yksirankaiset</w:t>
            </w:r>
            <w:r w:rsidR="00D409C5">
              <w:rPr>
                <w:rFonts w:eastAsia="ヒラギノ明朝 Pro W6"/>
              </w:rPr>
              <w:t xml:space="preserve"> verbit</w:t>
            </w:r>
          </w:p>
        </w:tc>
        <w:tc>
          <w:tcPr>
            <w:tcW w:w="0" w:type="auto"/>
            <w:tcBorders>
              <w:bottom w:val="nil"/>
            </w:tcBorders>
          </w:tcPr>
          <w:p w14:paraId="4EF5D9B8" w14:textId="77777777" w:rsidR="001E1B81" w:rsidRPr="00892B53" w:rsidRDefault="001E1B81" w:rsidP="008C42C4">
            <w:pPr>
              <w:spacing w:before="20" w:after="20"/>
              <w:contextualSpacing/>
              <w:rPr>
                <w:rFonts w:eastAsia="ヒラギノ明朝 Pro W6"/>
              </w:rPr>
            </w:pPr>
          </w:p>
        </w:tc>
        <w:tc>
          <w:tcPr>
            <w:tcW w:w="0" w:type="auto"/>
            <w:tcBorders>
              <w:bottom w:val="nil"/>
            </w:tcBorders>
          </w:tcPr>
          <w:p w14:paraId="48AE3E76" w14:textId="77777777" w:rsidR="001E1B81" w:rsidRPr="00892B53" w:rsidRDefault="001E1B81" w:rsidP="008C42C4">
            <w:pPr>
              <w:spacing w:before="20" w:after="20"/>
              <w:contextualSpacing/>
              <w:rPr>
                <w:rFonts w:eastAsia="ヒラギノ明朝 Pro W6"/>
              </w:rPr>
            </w:pPr>
          </w:p>
        </w:tc>
        <w:tc>
          <w:tcPr>
            <w:tcW w:w="0" w:type="auto"/>
            <w:tcBorders>
              <w:bottom w:val="nil"/>
            </w:tcBorders>
          </w:tcPr>
          <w:p w14:paraId="5F9F0DCE" w14:textId="77777777" w:rsidR="001E1B81" w:rsidRPr="00892B53" w:rsidRDefault="001E1B81" w:rsidP="008C42C4">
            <w:pPr>
              <w:spacing w:before="20" w:after="20"/>
              <w:contextualSpacing/>
              <w:rPr>
                <w:rFonts w:eastAsia="ヒラギノ明朝 Pro W6"/>
              </w:rPr>
            </w:pPr>
          </w:p>
        </w:tc>
      </w:tr>
      <w:tr w:rsidR="00BC7543" w:rsidRPr="00A95D68" w14:paraId="028528B9" w14:textId="77777777" w:rsidTr="00A61910">
        <w:trPr>
          <w:cantSplit/>
        </w:trPr>
        <w:tc>
          <w:tcPr>
            <w:tcW w:w="0" w:type="auto"/>
            <w:tcBorders>
              <w:top w:val="nil"/>
              <w:bottom w:val="nil"/>
            </w:tcBorders>
            <w:shd w:val="clear" w:color="auto" w:fill="auto"/>
          </w:tcPr>
          <w:p w14:paraId="5F1C880F" w14:textId="0C37C30A" w:rsidR="00BC7543" w:rsidRPr="00892B53" w:rsidRDefault="00A13FB5" w:rsidP="001E1B81">
            <w:pPr>
              <w:spacing w:before="20" w:after="20"/>
              <w:contextualSpacing/>
              <w:rPr>
                <w:rFonts w:eastAsia="ヒラギノ明朝 Pro W6"/>
              </w:rPr>
            </w:pPr>
            <w:r>
              <w:rPr>
                <w:rFonts w:eastAsia="ヒラギノ明朝 Pro W6"/>
              </w:rPr>
              <w:t>2</w:t>
            </w:r>
            <w:r w:rsidR="001E1B81">
              <w:rPr>
                <w:rFonts w:eastAsia="ヒラギノ明朝 Pro W6"/>
              </w:rPr>
              <w:t>.</w:t>
            </w:r>
            <w:r>
              <w:rPr>
                <w:rFonts w:eastAsia="ヒラギノ明朝 Pro W6"/>
              </w:rPr>
              <w:t xml:space="preserve">a </w:t>
            </w:r>
            <w:r w:rsidR="001E1B81">
              <w:rPr>
                <w:rFonts w:eastAsia="ヒラギノ明朝 Pro W6"/>
              </w:rPr>
              <w:t>Alkupöräiset</w:t>
            </w:r>
          </w:p>
        </w:tc>
        <w:tc>
          <w:tcPr>
            <w:tcW w:w="0" w:type="auto"/>
            <w:tcBorders>
              <w:top w:val="nil"/>
              <w:bottom w:val="nil"/>
            </w:tcBorders>
          </w:tcPr>
          <w:p w14:paraId="649C7DD7" w14:textId="77777777" w:rsidR="00BC7543" w:rsidRPr="00892B53" w:rsidRDefault="00BC7543" w:rsidP="008C42C4">
            <w:pPr>
              <w:spacing w:before="20" w:after="20"/>
              <w:contextualSpacing/>
              <w:rPr>
                <w:rFonts w:eastAsia="ヒラギノ明朝 Pro W6"/>
              </w:rPr>
            </w:pPr>
          </w:p>
        </w:tc>
        <w:tc>
          <w:tcPr>
            <w:tcW w:w="0" w:type="auto"/>
            <w:tcBorders>
              <w:top w:val="nil"/>
              <w:bottom w:val="nil"/>
            </w:tcBorders>
          </w:tcPr>
          <w:p w14:paraId="62948B80" w14:textId="77777777" w:rsidR="00BC7543" w:rsidRPr="00892B53" w:rsidRDefault="00BC7543" w:rsidP="008C42C4">
            <w:pPr>
              <w:spacing w:before="20" w:after="20"/>
              <w:contextualSpacing/>
              <w:rPr>
                <w:rFonts w:eastAsia="ヒラギノ明朝 Pro W6"/>
              </w:rPr>
            </w:pPr>
          </w:p>
        </w:tc>
        <w:tc>
          <w:tcPr>
            <w:tcW w:w="0" w:type="auto"/>
            <w:tcBorders>
              <w:top w:val="nil"/>
              <w:bottom w:val="nil"/>
            </w:tcBorders>
          </w:tcPr>
          <w:p w14:paraId="77B8AB00" w14:textId="77777777" w:rsidR="00BC7543" w:rsidRPr="00892B53" w:rsidRDefault="00BC7543" w:rsidP="008C42C4">
            <w:pPr>
              <w:spacing w:before="20" w:after="20"/>
              <w:contextualSpacing/>
              <w:rPr>
                <w:rFonts w:eastAsia="ヒラギノ明朝 Pro W6"/>
              </w:rPr>
            </w:pPr>
          </w:p>
        </w:tc>
      </w:tr>
      <w:tr w:rsidR="00BC7543" w:rsidRPr="00A95D68" w14:paraId="4ECD5C27" w14:textId="77777777" w:rsidTr="00A61910">
        <w:trPr>
          <w:cantSplit/>
          <w:trHeight w:val="193"/>
        </w:trPr>
        <w:tc>
          <w:tcPr>
            <w:tcW w:w="0" w:type="auto"/>
            <w:vMerge w:val="restart"/>
            <w:tcBorders>
              <w:top w:val="nil"/>
              <w:left w:val="single" w:sz="4" w:space="0" w:color="auto"/>
              <w:right w:val="single" w:sz="4" w:space="0" w:color="auto"/>
            </w:tcBorders>
            <w:shd w:val="clear" w:color="auto" w:fill="auto"/>
          </w:tcPr>
          <w:p w14:paraId="1923B890" w14:textId="675BD4CF" w:rsidR="00BC7543" w:rsidRPr="00892B53" w:rsidRDefault="00BC7543" w:rsidP="008C42C4">
            <w:pPr>
              <w:spacing w:before="20" w:after="20"/>
              <w:contextualSpacing/>
              <w:rPr>
                <w:rFonts w:eastAsia="ヒラギノ明朝 Pro W6"/>
              </w:rPr>
            </w:pPr>
            <w:r w:rsidRPr="00892B53">
              <w:rPr>
                <w:rFonts w:eastAsia="ヒラギノ明朝 Pro W6"/>
                <w:i/>
              </w:rPr>
              <w:t>e</w:t>
            </w:r>
            <w:r w:rsidRPr="00892B53">
              <w:rPr>
                <w:rFonts w:eastAsia="ヒラギノ明朝 Pro W6"/>
              </w:rPr>
              <w:t>-rankaiset</w:t>
            </w:r>
          </w:p>
        </w:tc>
        <w:tc>
          <w:tcPr>
            <w:tcW w:w="0" w:type="auto"/>
            <w:tcBorders>
              <w:top w:val="nil"/>
              <w:left w:val="single" w:sz="4" w:space="0" w:color="auto"/>
              <w:bottom w:val="nil"/>
              <w:right w:val="single" w:sz="4" w:space="0" w:color="auto"/>
            </w:tcBorders>
          </w:tcPr>
          <w:p w14:paraId="0A6C2C28" w14:textId="77777777" w:rsidR="00BC7543" w:rsidRPr="00892B53" w:rsidRDefault="00BC7543" w:rsidP="008C42C4">
            <w:pPr>
              <w:spacing w:before="20" w:after="20"/>
              <w:contextualSpacing/>
              <w:rPr>
                <w:rFonts w:eastAsia="ヒラギノ明朝 Pro W6"/>
              </w:rPr>
            </w:pPr>
            <w:r w:rsidRPr="00892B53">
              <w:rPr>
                <w:rFonts w:eastAsia="ヒラギノ明朝 Pro W6"/>
              </w:rPr>
              <w:t>kulkke/e</w:t>
            </w:r>
            <w:r>
              <w:rPr>
                <w:rFonts w:eastAsia="ヒラギノ明朝 Pro W6"/>
              </w:rPr>
              <w:t>(</w:t>
            </w:r>
            <w:r w:rsidRPr="00892B53">
              <w:rPr>
                <w:rFonts w:eastAsia="ヒラギノ明朝 Pro W6"/>
              </w:rPr>
              <w:t>t) ~ kulke/a</w:t>
            </w:r>
            <w:r>
              <w:rPr>
                <w:rFonts w:eastAsia="ヒラギノ明朝 Pro W6"/>
              </w:rPr>
              <w:t>(</w:t>
            </w:r>
            <w:r w:rsidRPr="00892B53">
              <w:rPr>
                <w:rFonts w:eastAsia="ヒラギノ明朝 Pro W6"/>
              </w:rPr>
              <w:t>t) ~ kulki/a</w:t>
            </w:r>
          </w:p>
        </w:tc>
        <w:tc>
          <w:tcPr>
            <w:tcW w:w="0" w:type="auto"/>
            <w:tcBorders>
              <w:top w:val="nil"/>
              <w:left w:val="single" w:sz="4" w:space="0" w:color="auto"/>
              <w:bottom w:val="nil"/>
              <w:right w:val="single" w:sz="4" w:space="0" w:color="auto"/>
            </w:tcBorders>
          </w:tcPr>
          <w:p w14:paraId="72E6A4B7" w14:textId="43F33BF0" w:rsidR="00BC7543" w:rsidRPr="00892B53" w:rsidRDefault="00BC7543" w:rsidP="008C42C4">
            <w:pPr>
              <w:spacing w:before="20" w:after="20"/>
              <w:contextualSpacing/>
              <w:rPr>
                <w:rFonts w:eastAsia="ヒラギノ明朝 Pro W6"/>
              </w:rPr>
            </w:pPr>
            <w:r w:rsidRPr="00892B53">
              <w:rPr>
                <w:rFonts w:eastAsia="ヒラギノ明朝 Pro W6"/>
              </w:rPr>
              <w:t>kulke/ma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1549E470" w14:textId="77777777" w:rsidR="00BC7543" w:rsidRPr="00892B53" w:rsidRDefault="00BC7543" w:rsidP="008C42C4">
            <w:pPr>
              <w:spacing w:before="20" w:after="20"/>
              <w:contextualSpacing/>
              <w:rPr>
                <w:rFonts w:eastAsia="ヒラギノ明朝 Pro W6"/>
              </w:rPr>
            </w:pPr>
            <w:r w:rsidRPr="00892B53">
              <w:rPr>
                <w:rFonts w:eastAsia="ヒラギノ明朝 Pro W6"/>
              </w:rPr>
              <w:t>kulke/mhaan</w:t>
            </w:r>
          </w:p>
        </w:tc>
      </w:tr>
      <w:tr w:rsidR="00BC7543" w:rsidRPr="00A95D68" w14:paraId="7EC3D4EA" w14:textId="77777777" w:rsidTr="00A61910">
        <w:trPr>
          <w:cantSplit/>
          <w:trHeight w:val="192"/>
        </w:trPr>
        <w:tc>
          <w:tcPr>
            <w:tcW w:w="0" w:type="auto"/>
            <w:vMerge/>
            <w:tcBorders>
              <w:top w:val="single" w:sz="4" w:space="0" w:color="auto"/>
              <w:left w:val="single" w:sz="4" w:space="0" w:color="auto"/>
              <w:bottom w:val="nil"/>
              <w:right w:val="single" w:sz="4" w:space="0" w:color="auto"/>
            </w:tcBorders>
            <w:shd w:val="clear" w:color="auto" w:fill="auto"/>
          </w:tcPr>
          <w:p w14:paraId="3755183D"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568FAE5B" w14:textId="77777777" w:rsidR="00BC7543" w:rsidRPr="00892B53" w:rsidRDefault="00BC7543" w:rsidP="008C42C4">
            <w:pPr>
              <w:spacing w:before="20" w:after="20"/>
              <w:contextualSpacing/>
              <w:rPr>
                <w:rFonts w:eastAsia="ヒラギノ明朝 Pro W6"/>
              </w:rPr>
            </w:pPr>
            <w:r w:rsidRPr="00892B53">
              <w:rPr>
                <w:rFonts w:eastAsia="ヒラギノ明朝 Pro W6"/>
              </w:rPr>
              <w:t>lukke/e</w:t>
            </w:r>
            <w:r>
              <w:rPr>
                <w:rFonts w:eastAsia="ヒラギノ明朝 Pro W6"/>
              </w:rPr>
              <w:t>(</w:t>
            </w:r>
            <w:r w:rsidRPr="00892B53">
              <w:rPr>
                <w:rFonts w:eastAsia="ヒラギノ明朝 Pro W6"/>
              </w:rPr>
              <w:t>t) ~ luke/a</w:t>
            </w:r>
            <w:r>
              <w:rPr>
                <w:rFonts w:eastAsia="ヒラギノ明朝 Pro W6"/>
              </w:rPr>
              <w:t>(</w:t>
            </w:r>
            <w:r w:rsidRPr="00892B53">
              <w:rPr>
                <w:rFonts w:eastAsia="ヒラギノ明朝 Pro W6"/>
              </w:rPr>
              <w:t>t) ~ luki/a</w:t>
            </w:r>
          </w:p>
        </w:tc>
        <w:tc>
          <w:tcPr>
            <w:tcW w:w="0" w:type="auto"/>
            <w:tcBorders>
              <w:top w:val="nil"/>
              <w:left w:val="single" w:sz="4" w:space="0" w:color="auto"/>
              <w:bottom w:val="nil"/>
              <w:right w:val="single" w:sz="4" w:space="0" w:color="auto"/>
            </w:tcBorders>
          </w:tcPr>
          <w:p w14:paraId="6120BCDD" w14:textId="654F43C5" w:rsidR="00BC7543" w:rsidRPr="00892B53" w:rsidRDefault="00BC7543" w:rsidP="008C42C4">
            <w:pPr>
              <w:spacing w:before="20" w:after="20"/>
              <w:contextualSpacing/>
              <w:rPr>
                <w:rFonts w:eastAsia="ヒラギノ明朝 Pro W6"/>
              </w:rPr>
            </w:pPr>
            <w:r w:rsidRPr="00892B53">
              <w:rPr>
                <w:rFonts w:eastAsia="ヒラギノ明朝 Pro W6"/>
              </w:rPr>
              <w:t>luke/ma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3FFA4207" w14:textId="77777777" w:rsidR="00BC7543" w:rsidRPr="00892B53" w:rsidRDefault="00BC7543" w:rsidP="008C42C4">
            <w:pPr>
              <w:spacing w:before="20" w:after="20"/>
              <w:contextualSpacing/>
              <w:rPr>
                <w:rFonts w:eastAsia="ヒラギノ明朝 Pro W6"/>
              </w:rPr>
            </w:pPr>
            <w:r w:rsidRPr="00892B53">
              <w:rPr>
                <w:rFonts w:eastAsia="ヒラギノ明朝 Pro W6"/>
              </w:rPr>
              <w:t>luke/mhaan</w:t>
            </w:r>
          </w:p>
        </w:tc>
      </w:tr>
      <w:tr w:rsidR="00BC7543" w:rsidRPr="00A95D68" w14:paraId="3444FB40" w14:textId="77777777" w:rsidTr="00A61910">
        <w:trPr>
          <w:cantSplit/>
          <w:trHeight w:val="193"/>
        </w:trPr>
        <w:tc>
          <w:tcPr>
            <w:tcW w:w="0" w:type="auto"/>
            <w:vMerge w:val="restart"/>
            <w:tcBorders>
              <w:top w:val="nil"/>
              <w:left w:val="single" w:sz="4" w:space="0" w:color="auto"/>
              <w:right w:val="single" w:sz="4" w:space="0" w:color="auto"/>
            </w:tcBorders>
            <w:shd w:val="clear" w:color="auto" w:fill="auto"/>
          </w:tcPr>
          <w:p w14:paraId="39CC1510" w14:textId="77777777" w:rsidR="00BC7543" w:rsidRPr="00892B53" w:rsidRDefault="00BC7543" w:rsidP="008C42C4">
            <w:pPr>
              <w:spacing w:before="20" w:after="20"/>
              <w:contextualSpacing/>
              <w:rPr>
                <w:rFonts w:eastAsia="ヒラギノ明朝 Pro W6"/>
              </w:rPr>
            </w:pPr>
            <w:r w:rsidRPr="00892B53">
              <w:rPr>
                <w:rFonts w:eastAsia="ヒラギノ明朝 Pro W6"/>
                <w:i/>
              </w:rPr>
              <w:t>i</w:t>
            </w:r>
            <w:r w:rsidRPr="00892B53">
              <w:rPr>
                <w:rFonts w:eastAsia="ヒラギノ明朝 Pro W6"/>
              </w:rPr>
              <w:t>-rankaiset</w:t>
            </w:r>
          </w:p>
        </w:tc>
        <w:tc>
          <w:tcPr>
            <w:tcW w:w="0" w:type="auto"/>
            <w:tcBorders>
              <w:top w:val="nil"/>
              <w:left w:val="single" w:sz="4" w:space="0" w:color="auto"/>
              <w:bottom w:val="nil"/>
              <w:right w:val="single" w:sz="4" w:space="0" w:color="auto"/>
            </w:tcBorders>
          </w:tcPr>
          <w:p w14:paraId="6550CA9F" w14:textId="77777777" w:rsidR="00BC7543" w:rsidRPr="00892B53" w:rsidRDefault="00BC7543" w:rsidP="008C42C4">
            <w:pPr>
              <w:spacing w:before="20" w:after="20"/>
              <w:contextualSpacing/>
              <w:rPr>
                <w:rFonts w:eastAsia="ヒラギノ明朝 Pro W6"/>
              </w:rPr>
            </w:pPr>
            <w:r w:rsidRPr="00892B53">
              <w:rPr>
                <w:rFonts w:eastAsia="ヒラギノ明朝 Pro W6"/>
              </w:rPr>
              <w:t>soppi/i</w:t>
            </w:r>
            <w:r>
              <w:rPr>
                <w:rFonts w:eastAsia="ヒラギノ明朝 Pro W6"/>
              </w:rPr>
              <w:t>(</w:t>
            </w:r>
            <w:r w:rsidRPr="00892B53">
              <w:rPr>
                <w:rFonts w:eastAsia="ヒラギノ明朝 Pro W6"/>
              </w:rPr>
              <w:t>t) ~ sopi/a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677A1E5C" w14:textId="2CE7D7C0" w:rsidR="00BC7543" w:rsidRPr="00892B53" w:rsidRDefault="00BC7543" w:rsidP="008C42C4">
            <w:pPr>
              <w:spacing w:before="20" w:after="20"/>
              <w:contextualSpacing/>
              <w:rPr>
                <w:rFonts w:eastAsia="ヒラギノ明朝 Pro W6"/>
              </w:rPr>
            </w:pPr>
            <w:r w:rsidRPr="00892B53">
              <w:rPr>
                <w:rFonts w:eastAsia="ヒラギノ明朝 Pro W6"/>
              </w:rPr>
              <w:t>sopi/ma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52EB9F24" w14:textId="77777777" w:rsidR="00BC7543" w:rsidRPr="00892B53" w:rsidRDefault="00BC7543" w:rsidP="008C42C4">
            <w:pPr>
              <w:spacing w:before="20" w:after="20"/>
              <w:contextualSpacing/>
              <w:rPr>
                <w:rFonts w:eastAsia="ヒラギノ明朝 Pro W6"/>
              </w:rPr>
            </w:pPr>
            <w:r w:rsidRPr="00892B53">
              <w:rPr>
                <w:rFonts w:eastAsia="ヒラギノ明朝 Pro W6"/>
              </w:rPr>
              <w:t>sopi/mhaan</w:t>
            </w:r>
          </w:p>
        </w:tc>
      </w:tr>
      <w:tr w:rsidR="00BC7543" w:rsidRPr="00A95D68" w14:paraId="3BD4185B" w14:textId="77777777" w:rsidTr="00A61910">
        <w:trPr>
          <w:cantSplit/>
          <w:trHeight w:val="192"/>
        </w:trPr>
        <w:tc>
          <w:tcPr>
            <w:tcW w:w="0" w:type="auto"/>
            <w:vMerge/>
            <w:tcBorders>
              <w:top w:val="single" w:sz="6" w:space="0" w:color="000000"/>
              <w:left w:val="single" w:sz="4" w:space="0" w:color="auto"/>
              <w:bottom w:val="nil"/>
              <w:right w:val="single" w:sz="4" w:space="0" w:color="auto"/>
            </w:tcBorders>
            <w:shd w:val="clear" w:color="auto" w:fill="auto"/>
          </w:tcPr>
          <w:p w14:paraId="5567918D"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0147BD1F" w14:textId="77777777" w:rsidR="00BC7543" w:rsidRPr="00892B53" w:rsidRDefault="00BC7543" w:rsidP="008C42C4">
            <w:pPr>
              <w:spacing w:before="20" w:after="20"/>
              <w:contextualSpacing/>
              <w:rPr>
                <w:rFonts w:eastAsia="ヒラギノ明朝 Pro W6"/>
              </w:rPr>
            </w:pPr>
            <w:r w:rsidRPr="00892B53">
              <w:rPr>
                <w:rFonts w:eastAsia="ヒラギノ明朝 Pro W6"/>
              </w:rPr>
              <w:t>tohti/i</w:t>
            </w:r>
            <w:r>
              <w:rPr>
                <w:rFonts w:eastAsia="ヒラギノ明朝 Pro W6"/>
              </w:rPr>
              <w:t>(</w:t>
            </w:r>
            <w:r w:rsidRPr="00892B53">
              <w:rPr>
                <w:rFonts w:eastAsia="ヒラギノ明朝 Pro W6"/>
              </w:rPr>
              <w:t>t) ~ tohti/a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382EFB25" w14:textId="554CABE7" w:rsidR="00BC7543" w:rsidRPr="00892B53" w:rsidRDefault="00BC7543" w:rsidP="008C42C4">
            <w:pPr>
              <w:spacing w:before="20" w:after="20"/>
              <w:contextualSpacing/>
              <w:rPr>
                <w:rFonts w:eastAsia="ヒラギノ明朝 Pro W6"/>
              </w:rPr>
            </w:pPr>
            <w:r w:rsidRPr="00892B53">
              <w:rPr>
                <w:rFonts w:eastAsia="ヒラギノ明朝 Pro W6"/>
              </w:rPr>
              <w:t>tohti/ma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7D658CB6" w14:textId="77777777" w:rsidR="00BC7543" w:rsidRPr="00892B53" w:rsidRDefault="00BC7543" w:rsidP="008C42C4">
            <w:pPr>
              <w:spacing w:before="20" w:after="20"/>
              <w:contextualSpacing/>
              <w:rPr>
                <w:rFonts w:eastAsia="ヒラギノ明朝 Pro W6"/>
              </w:rPr>
            </w:pPr>
            <w:r w:rsidRPr="00892B53">
              <w:rPr>
                <w:rFonts w:eastAsia="ヒラギノ明朝 Pro W6"/>
              </w:rPr>
              <w:t>tohti/mhaan</w:t>
            </w:r>
          </w:p>
        </w:tc>
      </w:tr>
      <w:tr w:rsidR="00BC7543" w:rsidRPr="00A95D68" w14:paraId="1FD0DF1A" w14:textId="77777777" w:rsidTr="00A61910">
        <w:trPr>
          <w:cantSplit/>
          <w:trHeight w:val="193"/>
        </w:trPr>
        <w:tc>
          <w:tcPr>
            <w:tcW w:w="0" w:type="auto"/>
            <w:vMerge w:val="restart"/>
            <w:tcBorders>
              <w:top w:val="nil"/>
              <w:left w:val="single" w:sz="4" w:space="0" w:color="auto"/>
              <w:right w:val="single" w:sz="4" w:space="0" w:color="auto"/>
            </w:tcBorders>
            <w:shd w:val="clear" w:color="auto" w:fill="auto"/>
          </w:tcPr>
          <w:p w14:paraId="52B726CF" w14:textId="77777777" w:rsidR="00BC7543" w:rsidRPr="00892B53" w:rsidRDefault="00BC7543" w:rsidP="008C42C4">
            <w:pPr>
              <w:spacing w:before="20" w:after="20"/>
              <w:contextualSpacing/>
              <w:rPr>
                <w:rFonts w:eastAsia="ヒラギノ明朝 Pro W6"/>
              </w:rPr>
            </w:pPr>
            <w:r w:rsidRPr="00892B53">
              <w:rPr>
                <w:rFonts w:eastAsia="ヒラギノ明朝 Pro W6"/>
                <w:i/>
              </w:rPr>
              <w:t>O-</w:t>
            </w:r>
            <w:r w:rsidRPr="0075485B">
              <w:rPr>
                <w:rFonts w:eastAsia="ヒラギノ明朝 Pro W6"/>
              </w:rPr>
              <w:t>,</w:t>
            </w:r>
            <w:r w:rsidRPr="00892B53">
              <w:rPr>
                <w:rFonts w:eastAsia="ヒラギノ明朝 Pro W6"/>
                <w:i/>
              </w:rPr>
              <w:t xml:space="preserve"> U</w:t>
            </w:r>
            <w:r w:rsidRPr="00892B53">
              <w:rPr>
                <w:rFonts w:eastAsia="ヒラギノ明朝 Pro W6"/>
              </w:rPr>
              <w:t>-rankaiset</w:t>
            </w:r>
          </w:p>
        </w:tc>
        <w:tc>
          <w:tcPr>
            <w:tcW w:w="0" w:type="auto"/>
            <w:tcBorders>
              <w:top w:val="nil"/>
              <w:left w:val="single" w:sz="4" w:space="0" w:color="auto"/>
              <w:bottom w:val="nil"/>
              <w:right w:val="single" w:sz="4" w:space="0" w:color="auto"/>
            </w:tcBorders>
          </w:tcPr>
          <w:p w14:paraId="5758C58A" w14:textId="77777777" w:rsidR="00BC7543" w:rsidRPr="00892B53" w:rsidRDefault="00BC7543" w:rsidP="008C42C4">
            <w:pPr>
              <w:spacing w:before="20" w:after="20"/>
              <w:contextualSpacing/>
              <w:rPr>
                <w:rFonts w:eastAsia="ヒラギノ明朝 Pro W6"/>
              </w:rPr>
            </w:pPr>
            <w:r w:rsidRPr="00892B53">
              <w:rPr>
                <w:rFonts w:eastAsia="ヒラギノ明朝 Pro W6"/>
              </w:rPr>
              <w:t>katto/o</w:t>
            </w:r>
            <w:r>
              <w:rPr>
                <w:rFonts w:eastAsia="ヒラギノ明朝 Pro W6"/>
              </w:rPr>
              <w:t>(</w:t>
            </w:r>
            <w:r w:rsidRPr="00892B53">
              <w:rPr>
                <w:rFonts w:eastAsia="ヒラギノ明朝 Pro W6"/>
              </w:rPr>
              <w:t>t) ~ katto/a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039F2005" w14:textId="796B9DDF" w:rsidR="00BC7543" w:rsidRPr="00892B53" w:rsidRDefault="00BC7543" w:rsidP="008C42C4">
            <w:pPr>
              <w:spacing w:before="20" w:after="20"/>
              <w:contextualSpacing/>
              <w:rPr>
                <w:rFonts w:eastAsia="ヒラギノ明朝 Pro W6"/>
              </w:rPr>
            </w:pPr>
            <w:r w:rsidRPr="00892B53">
              <w:rPr>
                <w:rFonts w:eastAsia="ヒラギノ明朝 Pro W6"/>
              </w:rPr>
              <w:t>katto/ma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0A9C0DFA" w14:textId="77777777" w:rsidR="00BC7543" w:rsidRPr="00892B53" w:rsidRDefault="00BC7543" w:rsidP="008C42C4">
            <w:pPr>
              <w:spacing w:before="20" w:after="20"/>
              <w:contextualSpacing/>
              <w:rPr>
                <w:rFonts w:eastAsia="ヒラギノ明朝 Pro W6"/>
              </w:rPr>
            </w:pPr>
            <w:r w:rsidRPr="00892B53">
              <w:rPr>
                <w:rFonts w:eastAsia="ヒラギノ明朝 Pro W6"/>
              </w:rPr>
              <w:t>katto/mhaan</w:t>
            </w:r>
          </w:p>
        </w:tc>
      </w:tr>
      <w:tr w:rsidR="00BC7543" w:rsidRPr="00A95D68" w14:paraId="2BF38F9B" w14:textId="77777777" w:rsidTr="00A61910">
        <w:trPr>
          <w:cantSplit/>
          <w:trHeight w:val="192"/>
        </w:trPr>
        <w:tc>
          <w:tcPr>
            <w:tcW w:w="0" w:type="auto"/>
            <w:vMerge/>
            <w:tcBorders>
              <w:top w:val="single" w:sz="6" w:space="0" w:color="000000"/>
              <w:left w:val="single" w:sz="4" w:space="0" w:color="auto"/>
              <w:bottom w:val="nil"/>
              <w:right w:val="single" w:sz="4" w:space="0" w:color="auto"/>
            </w:tcBorders>
            <w:shd w:val="clear" w:color="auto" w:fill="auto"/>
          </w:tcPr>
          <w:p w14:paraId="2B0BB386"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7AF2F5AA" w14:textId="5B9D380B" w:rsidR="00BC7543" w:rsidRPr="00892B53" w:rsidRDefault="00BC7543" w:rsidP="008C42C4">
            <w:pPr>
              <w:spacing w:before="20" w:after="20"/>
              <w:contextualSpacing/>
              <w:rPr>
                <w:rFonts w:eastAsia="ヒラギノ明朝 Pro W6"/>
              </w:rPr>
            </w:pPr>
            <w:r w:rsidRPr="00892B53">
              <w:rPr>
                <w:rFonts w:eastAsia="ヒラギノ明朝 Pro W6"/>
              </w:rPr>
              <w:t>nukku/u</w:t>
            </w:r>
            <w:r>
              <w:rPr>
                <w:rFonts w:eastAsia="ヒラギノ明朝 Pro W6"/>
              </w:rPr>
              <w:t>(</w:t>
            </w:r>
            <w:r w:rsidRPr="00892B53">
              <w:rPr>
                <w:rFonts w:eastAsia="ヒラギノ明朝 Pro W6"/>
              </w:rPr>
              <w:t>t) ~ nuk</w:t>
            </w:r>
            <w:r w:rsidR="001E1B81">
              <w:rPr>
                <w:rFonts w:eastAsia="ヒラギノ明朝 Pro W6"/>
              </w:rPr>
              <w:t>k</w:t>
            </w:r>
            <w:r w:rsidRPr="00892B53">
              <w:rPr>
                <w:rFonts w:eastAsia="ヒラギノ明朝 Pro W6"/>
              </w:rPr>
              <w:t>u/a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55C780BB" w14:textId="309475DD" w:rsidR="00BC7543" w:rsidRPr="00892B53" w:rsidRDefault="00BC7543" w:rsidP="008C42C4">
            <w:pPr>
              <w:spacing w:before="20" w:after="20"/>
              <w:contextualSpacing/>
              <w:rPr>
                <w:rFonts w:eastAsia="ヒラギノ明朝 Pro W6"/>
              </w:rPr>
            </w:pPr>
            <w:r w:rsidRPr="00892B53">
              <w:rPr>
                <w:rFonts w:eastAsia="ヒラギノ明朝 Pro W6"/>
              </w:rPr>
              <w:t>nukku/ma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61A25714" w14:textId="77777777" w:rsidR="00BC7543" w:rsidRPr="00892B53" w:rsidRDefault="00BC7543" w:rsidP="008C42C4">
            <w:pPr>
              <w:spacing w:before="20" w:after="20"/>
              <w:contextualSpacing/>
              <w:rPr>
                <w:rFonts w:eastAsia="ヒラギノ明朝 Pro W6"/>
              </w:rPr>
            </w:pPr>
            <w:r w:rsidRPr="00892B53">
              <w:rPr>
                <w:rFonts w:eastAsia="ヒラギノ明朝 Pro W6"/>
              </w:rPr>
              <w:t>nukku/mhaan</w:t>
            </w:r>
          </w:p>
        </w:tc>
      </w:tr>
      <w:tr w:rsidR="00BC7543" w:rsidRPr="00A95D68" w14:paraId="66F630AA" w14:textId="77777777" w:rsidTr="00A61910">
        <w:trPr>
          <w:cantSplit/>
          <w:trHeight w:val="194"/>
        </w:trPr>
        <w:tc>
          <w:tcPr>
            <w:tcW w:w="0" w:type="auto"/>
            <w:vMerge w:val="restart"/>
            <w:tcBorders>
              <w:top w:val="nil"/>
              <w:left w:val="single" w:sz="4" w:space="0" w:color="auto"/>
              <w:right w:val="single" w:sz="4" w:space="0" w:color="auto"/>
            </w:tcBorders>
            <w:shd w:val="clear" w:color="auto" w:fill="auto"/>
          </w:tcPr>
          <w:p w14:paraId="39D8F205" w14:textId="77777777" w:rsidR="00BC7543" w:rsidRPr="00892B53" w:rsidRDefault="00BC7543" w:rsidP="008C42C4">
            <w:pPr>
              <w:spacing w:before="20" w:after="20"/>
              <w:contextualSpacing/>
              <w:rPr>
                <w:rFonts w:eastAsia="ヒラギノ明朝 Pro W6"/>
              </w:rPr>
            </w:pPr>
            <w:r w:rsidRPr="00892B53">
              <w:rPr>
                <w:rFonts w:eastAsia="ヒラギノ明朝 Pro W6"/>
                <w:i/>
              </w:rPr>
              <w:t>A</w:t>
            </w:r>
            <w:r w:rsidRPr="00892B53">
              <w:rPr>
                <w:rFonts w:eastAsia="ヒラギノ明朝 Pro W6"/>
              </w:rPr>
              <w:t>-rankaiset</w:t>
            </w:r>
          </w:p>
        </w:tc>
        <w:tc>
          <w:tcPr>
            <w:tcW w:w="0" w:type="auto"/>
            <w:tcBorders>
              <w:top w:val="nil"/>
              <w:left w:val="single" w:sz="4" w:space="0" w:color="auto"/>
              <w:bottom w:val="nil"/>
              <w:right w:val="single" w:sz="4" w:space="0" w:color="auto"/>
            </w:tcBorders>
          </w:tcPr>
          <w:p w14:paraId="52C972F2" w14:textId="77777777" w:rsidR="00BC7543" w:rsidRPr="00892B53" w:rsidRDefault="00BC7543" w:rsidP="008C42C4">
            <w:pPr>
              <w:spacing w:before="20" w:after="20"/>
              <w:contextualSpacing/>
              <w:rPr>
                <w:rFonts w:eastAsia="ヒラギノ明朝 Pro W6"/>
              </w:rPr>
            </w:pPr>
            <w:r w:rsidRPr="00892B53">
              <w:rPr>
                <w:rFonts w:eastAsia="ヒラギノ明朝 Pro W6"/>
              </w:rPr>
              <w:t>ant</w:t>
            </w:r>
            <w:r>
              <w:rPr>
                <w:rFonts w:eastAsia="ヒラギノ明朝 Pro W6"/>
              </w:rPr>
              <w:t>(</w:t>
            </w:r>
            <w:r w:rsidRPr="00892B53">
              <w:rPr>
                <w:rFonts w:eastAsia="ヒラギノ明朝 Pro W6"/>
              </w:rPr>
              <w:t>t)a/a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154B928C" w14:textId="4A7A70E2" w:rsidR="00BC7543" w:rsidRPr="00892B53" w:rsidRDefault="00BC7543" w:rsidP="008C42C4">
            <w:pPr>
              <w:spacing w:before="20" w:after="20"/>
              <w:contextualSpacing/>
              <w:rPr>
                <w:rFonts w:eastAsia="ヒラギノ明朝 Pro W6"/>
              </w:rPr>
            </w:pPr>
            <w:r w:rsidRPr="00892B53">
              <w:rPr>
                <w:rFonts w:eastAsia="ヒラギノ明朝 Pro W6"/>
              </w:rPr>
              <w:t>anta/ma</w:t>
            </w:r>
            <w:r w:rsidR="00A13FB5">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0F41B62A" w14:textId="77777777" w:rsidR="00BC7543" w:rsidRPr="00892B53" w:rsidRDefault="00BC7543" w:rsidP="008C42C4">
            <w:pPr>
              <w:spacing w:before="20" w:after="20"/>
              <w:contextualSpacing/>
              <w:rPr>
                <w:rFonts w:eastAsia="ヒラギノ明朝 Pro W6"/>
              </w:rPr>
            </w:pPr>
            <w:r w:rsidRPr="00892B53">
              <w:rPr>
                <w:rFonts w:eastAsia="ヒラギノ明朝 Pro W6"/>
              </w:rPr>
              <w:t>anta/mhaan</w:t>
            </w:r>
          </w:p>
        </w:tc>
      </w:tr>
      <w:tr w:rsidR="00BC7543" w:rsidRPr="00A95D68" w14:paraId="6A58242A" w14:textId="77777777" w:rsidTr="00A61910">
        <w:trPr>
          <w:cantSplit/>
          <w:trHeight w:val="192"/>
        </w:trPr>
        <w:tc>
          <w:tcPr>
            <w:tcW w:w="0" w:type="auto"/>
            <w:vMerge/>
            <w:tcBorders>
              <w:top w:val="single" w:sz="6" w:space="0" w:color="000000"/>
              <w:left w:val="single" w:sz="4" w:space="0" w:color="auto"/>
              <w:right w:val="single" w:sz="4" w:space="0" w:color="auto"/>
            </w:tcBorders>
            <w:shd w:val="clear" w:color="auto" w:fill="auto"/>
          </w:tcPr>
          <w:p w14:paraId="0DB5C792"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11B5EF67" w14:textId="77777777" w:rsidR="00BC7543" w:rsidRPr="00892B53" w:rsidRDefault="00BC7543" w:rsidP="008C42C4">
            <w:pPr>
              <w:spacing w:before="20" w:after="20"/>
              <w:contextualSpacing/>
              <w:rPr>
                <w:rFonts w:eastAsia="ヒラギノ明朝 Pro W6"/>
              </w:rPr>
            </w:pPr>
            <w:r w:rsidRPr="00892B53">
              <w:rPr>
                <w:rFonts w:eastAsia="ヒラギノ明朝 Pro W6"/>
              </w:rPr>
              <w:t>lent</w:t>
            </w:r>
            <w:r>
              <w:rPr>
                <w:rFonts w:eastAsia="ヒラギノ明朝 Pro W6"/>
              </w:rPr>
              <w:t>(</w:t>
            </w:r>
            <w:r w:rsidRPr="00892B53">
              <w:rPr>
                <w:rFonts w:eastAsia="ヒラギノ明朝 Pro W6"/>
              </w:rPr>
              <w:t>t)ä/ä</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0BAE0136" w14:textId="56496086" w:rsidR="00BC7543" w:rsidRPr="00892B53" w:rsidRDefault="00BC7543" w:rsidP="008C42C4">
            <w:pPr>
              <w:spacing w:before="20" w:after="20"/>
              <w:contextualSpacing/>
              <w:rPr>
                <w:rFonts w:eastAsia="ヒラギノ明朝 Pro W6"/>
              </w:rPr>
            </w:pPr>
            <w:r w:rsidRPr="00892B53">
              <w:rPr>
                <w:rFonts w:eastAsia="ヒラギノ明朝 Pro W6"/>
              </w:rPr>
              <w:t>lentä/mä</w:t>
            </w:r>
            <w:r w:rsidR="00A13FB5">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2D713056" w14:textId="77777777" w:rsidR="00BC7543" w:rsidRPr="00892B53" w:rsidRDefault="00BC7543" w:rsidP="008C42C4">
            <w:pPr>
              <w:spacing w:before="20" w:after="20"/>
              <w:contextualSpacing/>
              <w:rPr>
                <w:rFonts w:eastAsia="ヒラギノ明朝 Pro W6"/>
              </w:rPr>
            </w:pPr>
            <w:r w:rsidRPr="00892B53">
              <w:rPr>
                <w:rFonts w:eastAsia="ヒラギノ明朝 Pro W6"/>
              </w:rPr>
              <w:t>lentä/mhään</w:t>
            </w:r>
          </w:p>
        </w:tc>
      </w:tr>
      <w:tr w:rsidR="00BC7543" w:rsidRPr="00A95D68" w14:paraId="63D60394" w14:textId="77777777" w:rsidTr="00A61910">
        <w:trPr>
          <w:cantSplit/>
          <w:trHeight w:val="192"/>
        </w:trPr>
        <w:tc>
          <w:tcPr>
            <w:tcW w:w="0" w:type="auto"/>
            <w:vMerge/>
            <w:tcBorders>
              <w:top w:val="single" w:sz="6" w:space="0" w:color="000000"/>
              <w:left w:val="single" w:sz="4" w:space="0" w:color="auto"/>
              <w:right w:val="single" w:sz="4" w:space="0" w:color="auto"/>
            </w:tcBorders>
            <w:shd w:val="clear" w:color="auto" w:fill="auto"/>
          </w:tcPr>
          <w:p w14:paraId="52703FB1"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37483A60" w14:textId="77777777" w:rsidR="00BC7543" w:rsidRPr="00892B53" w:rsidRDefault="00BC7543" w:rsidP="008C42C4">
            <w:pPr>
              <w:spacing w:before="20" w:after="20"/>
              <w:contextualSpacing/>
              <w:rPr>
                <w:rFonts w:eastAsia="ヒラギノ明朝 Pro W6"/>
              </w:rPr>
            </w:pPr>
            <w:r w:rsidRPr="00892B53">
              <w:rPr>
                <w:rFonts w:eastAsia="ヒラギノ明朝 Pro W6"/>
              </w:rPr>
              <w:t>varasta/a</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68F43CE1" w14:textId="7EE84B60" w:rsidR="00BC7543" w:rsidRPr="00892B53" w:rsidRDefault="00BC7543" w:rsidP="008C42C4">
            <w:pPr>
              <w:spacing w:before="20" w:after="20"/>
              <w:contextualSpacing/>
              <w:rPr>
                <w:rFonts w:eastAsia="ヒラギノ明朝 Pro W6"/>
              </w:rPr>
            </w:pPr>
            <w:r w:rsidRPr="00892B53">
              <w:rPr>
                <w:rFonts w:eastAsia="ヒラギノ明朝 Pro W6"/>
              </w:rPr>
              <w:t>varasta/ma</w:t>
            </w:r>
            <w:r w:rsidR="00F01980">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7CD072EE" w14:textId="77777777" w:rsidR="00BC7543" w:rsidRPr="00892B53" w:rsidRDefault="00BC7543" w:rsidP="008C42C4">
            <w:pPr>
              <w:spacing w:before="20" w:after="20"/>
              <w:contextualSpacing/>
              <w:rPr>
                <w:rFonts w:eastAsia="ヒラギノ明朝 Pro W6"/>
              </w:rPr>
            </w:pPr>
            <w:r w:rsidRPr="00892B53">
              <w:rPr>
                <w:rFonts w:eastAsia="ヒラギノ明朝 Pro W6"/>
              </w:rPr>
              <w:t>varasta/mhaan</w:t>
            </w:r>
          </w:p>
        </w:tc>
      </w:tr>
      <w:tr w:rsidR="00BC7543" w:rsidRPr="00A95D68" w14:paraId="42D32F17" w14:textId="77777777" w:rsidTr="00A61910">
        <w:trPr>
          <w:cantSplit/>
          <w:trHeight w:val="192"/>
        </w:trPr>
        <w:tc>
          <w:tcPr>
            <w:tcW w:w="0" w:type="auto"/>
            <w:vMerge/>
            <w:tcBorders>
              <w:top w:val="single" w:sz="6" w:space="0" w:color="000000"/>
              <w:left w:val="single" w:sz="4" w:space="0" w:color="auto"/>
              <w:bottom w:val="nil"/>
              <w:right w:val="single" w:sz="4" w:space="0" w:color="auto"/>
            </w:tcBorders>
            <w:shd w:val="clear" w:color="auto" w:fill="auto"/>
          </w:tcPr>
          <w:p w14:paraId="24542CFE"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4C4ED926" w14:textId="77777777" w:rsidR="00BC7543" w:rsidRPr="00892B53" w:rsidRDefault="00BC7543" w:rsidP="008C42C4">
            <w:pPr>
              <w:spacing w:before="20" w:after="20"/>
              <w:contextualSpacing/>
              <w:rPr>
                <w:rFonts w:eastAsia="ヒラギノ明朝 Pro W6"/>
              </w:rPr>
            </w:pPr>
            <w:r w:rsidRPr="00892B53">
              <w:rPr>
                <w:rFonts w:eastAsia="ヒラギノ明朝 Pro W6"/>
              </w:rPr>
              <w:t>näytästä/ä</w:t>
            </w:r>
            <w:r>
              <w:rPr>
                <w:rFonts w:eastAsia="ヒラギノ明朝 Pro W6"/>
              </w:rPr>
              <w:t>(</w:t>
            </w:r>
            <w:r w:rsidRPr="00892B53">
              <w:rPr>
                <w:rFonts w:eastAsia="ヒラギノ明朝 Pro W6"/>
              </w:rPr>
              <w:t>t)</w:t>
            </w:r>
          </w:p>
        </w:tc>
        <w:tc>
          <w:tcPr>
            <w:tcW w:w="0" w:type="auto"/>
            <w:tcBorders>
              <w:top w:val="nil"/>
              <w:left w:val="single" w:sz="4" w:space="0" w:color="auto"/>
              <w:bottom w:val="nil"/>
              <w:right w:val="single" w:sz="4" w:space="0" w:color="auto"/>
            </w:tcBorders>
          </w:tcPr>
          <w:p w14:paraId="07ED6E96" w14:textId="30A0AF7E" w:rsidR="00BC7543" w:rsidRPr="00892B53" w:rsidRDefault="00BC7543" w:rsidP="008C42C4">
            <w:pPr>
              <w:spacing w:before="20" w:after="20"/>
              <w:contextualSpacing/>
              <w:rPr>
                <w:rFonts w:eastAsia="ヒラギノ明朝 Pro W6"/>
              </w:rPr>
            </w:pPr>
            <w:r w:rsidRPr="00892B53">
              <w:rPr>
                <w:rFonts w:eastAsia="ヒラギノ明朝 Pro W6"/>
              </w:rPr>
              <w:t>näytästä/mä</w:t>
            </w:r>
            <w:r w:rsidR="00F01980">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3AB8138F" w14:textId="77777777" w:rsidR="00BC7543" w:rsidRPr="00892B53" w:rsidRDefault="00BC7543" w:rsidP="008C42C4">
            <w:pPr>
              <w:spacing w:before="20" w:after="20"/>
              <w:contextualSpacing/>
              <w:rPr>
                <w:rFonts w:eastAsia="ヒラギノ明朝 Pro W6"/>
              </w:rPr>
            </w:pPr>
            <w:r w:rsidRPr="00892B53">
              <w:rPr>
                <w:rFonts w:eastAsia="ヒラギノ明朝 Pro W6"/>
              </w:rPr>
              <w:t>näytästä/mhään</w:t>
            </w:r>
          </w:p>
        </w:tc>
      </w:tr>
      <w:tr w:rsidR="00BC7543" w:rsidRPr="00A95D68" w14:paraId="0A1FA9A4" w14:textId="77777777" w:rsidTr="00A61910">
        <w:trPr>
          <w:cantSplit/>
        </w:trPr>
        <w:tc>
          <w:tcPr>
            <w:tcW w:w="0" w:type="auto"/>
            <w:vMerge w:val="restart"/>
            <w:tcBorders>
              <w:top w:val="nil"/>
              <w:left w:val="single" w:sz="4" w:space="0" w:color="auto"/>
              <w:right w:val="single" w:sz="4" w:space="0" w:color="auto"/>
            </w:tcBorders>
            <w:shd w:val="clear" w:color="auto" w:fill="auto"/>
          </w:tcPr>
          <w:p w14:paraId="3AC24C8A" w14:textId="5F9D3B48" w:rsidR="00BC7543" w:rsidRPr="00892B53" w:rsidRDefault="00A13FB5" w:rsidP="008C42C4">
            <w:pPr>
              <w:spacing w:before="20" w:after="20"/>
              <w:contextualSpacing/>
              <w:rPr>
                <w:rFonts w:eastAsia="ヒラギノ明朝 Pro W6"/>
              </w:rPr>
            </w:pPr>
            <w:r>
              <w:rPr>
                <w:rFonts w:eastAsia="ヒラギノ明朝 Pro W6"/>
              </w:rPr>
              <w:t>2</w:t>
            </w:r>
            <w:r w:rsidR="00F975E2">
              <w:rPr>
                <w:rFonts w:eastAsia="ヒラギノ明朝 Pro W6"/>
              </w:rPr>
              <w:t>.</w:t>
            </w:r>
            <w:r>
              <w:rPr>
                <w:rFonts w:eastAsia="ヒラギノ明朝 Pro W6"/>
              </w:rPr>
              <w:t>b S</w:t>
            </w:r>
            <w:r w:rsidR="00BC7543" w:rsidRPr="00892B53">
              <w:rPr>
                <w:rFonts w:eastAsia="ヒラギノ明朝 Pro W6"/>
              </w:rPr>
              <w:t>iirtymärankaiset</w:t>
            </w:r>
            <w:r w:rsidR="00D409C5">
              <w:rPr>
                <w:rFonts w:eastAsia="ヒラギノ明朝 Pro W6"/>
              </w:rPr>
              <w:t xml:space="preserve"> verbit</w:t>
            </w:r>
          </w:p>
        </w:tc>
        <w:tc>
          <w:tcPr>
            <w:tcW w:w="0" w:type="auto"/>
            <w:tcBorders>
              <w:top w:val="nil"/>
              <w:left w:val="single" w:sz="4" w:space="0" w:color="auto"/>
              <w:bottom w:val="nil"/>
              <w:right w:val="single" w:sz="4" w:space="0" w:color="auto"/>
            </w:tcBorders>
          </w:tcPr>
          <w:p w14:paraId="4AFF130A" w14:textId="265A0538" w:rsidR="00BC7543" w:rsidRPr="00892B53" w:rsidRDefault="00BC7543" w:rsidP="008C42C4">
            <w:pPr>
              <w:spacing w:before="20" w:after="20"/>
              <w:contextualSpacing/>
              <w:rPr>
                <w:rFonts w:eastAsia="ヒラギノ明朝 Pro W6"/>
              </w:rPr>
            </w:pPr>
            <w:r w:rsidRPr="00892B53">
              <w:rPr>
                <w:rFonts w:eastAsia="ヒラギノ明朝 Pro W6"/>
              </w:rPr>
              <w:t>muistele/a</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nil"/>
              <w:right w:val="single" w:sz="4" w:space="0" w:color="auto"/>
            </w:tcBorders>
          </w:tcPr>
          <w:p w14:paraId="368A365B" w14:textId="1F7933F1" w:rsidR="00BC7543" w:rsidRPr="00892B53" w:rsidRDefault="00BC7543" w:rsidP="008C42C4">
            <w:pPr>
              <w:spacing w:before="20" w:after="20"/>
              <w:contextualSpacing/>
              <w:rPr>
                <w:rFonts w:eastAsia="ヒラギノ明朝 Pro W6"/>
              </w:rPr>
            </w:pPr>
            <w:r w:rsidRPr="00892B53">
              <w:rPr>
                <w:rFonts w:eastAsia="ヒラギノ明朝 Pro W6"/>
              </w:rPr>
              <w:t>muistele/ma</w:t>
            </w:r>
            <w:r w:rsidR="00F01980">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6F542516" w14:textId="77777777" w:rsidR="00BC7543" w:rsidRPr="00892B53" w:rsidRDefault="00BC7543" w:rsidP="008C42C4">
            <w:pPr>
              <w:spacing w:before="20" w:after="20"/>
              <w:contextualSpacing/>
              <w:rPr>
                <w:rFonts w:eastAsia="ヒラギノ明朝 Pro W6"/>
              </w:rPr>
            </w:pPr>
            <w:r w:rsidRPr="00892B53">
              <w:rPr>
                <w:rFonts w:eastAsia="ヒラギノ明朝 Pro W6"/>
              </w:rPr>
              <w:t>muistele/mhaan</w:t>
            </w:r>
          </w:p>
        </w:tc>
      </w:tr>
      <w:tr w:rsidR="00BC7543" w:rsidRPr="00A95D68" w14:paraId="6F3A001A" w14:textId="77777777" w:rsidTr="00A61910">
        <w:trPr>
          <w:cantSplit/>
        </w:trPr>
        <w:tc>
          <w:tcPr>
            <w:tcW w:w="0" w:type="auto"/>
            <w:vMerge/>
            <w:tcBorders>
              <w:top w:val="single" w:sz="6" w:space="0" w:color="000000"/>
              <w:left w:val="single" w:sz="4" w:space="0" w:color="auto"/>
              <w:right w:val="single" w:sz="4" w:space="0" w:color="auto"/>
            </w:tcBorders>
            <w:shd w:val="clear" w:color="auto" w:fill="auto"/>
          </w:tcPr>
          <w:p w14:paraId="7BBBBABD"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6BF7CD68" w14:textId="62845C1A" w:rsidR="00BC7543" w:rsidRPr="00892B53" w:rsidRDefault="00BC7543" w:rsidP="008C42C4">
            <w:pPr>
              <w:spacing w:before="20" w:after="20"/>
              <w:contextualSpacing/>
              <w:rPr>
                <w:rFonts w:eastAsia="ヒラギノ明朝 Pro W6"/>
              </w:rPr>
            </w:pPr>
            <w:r w:rsidRPr="00892B53">
              <w:rPr>
                <w:rFonts w:eastAsia="ヒラギノ明朝 Pro W6"/>
              </w:rPr>
              <w:t>aukase/a</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nil"/>
              <w:right w:val="single" w:sz="4" w:space="0" w:color="auto"/>
            </w:tcBorders>
          </w:tcPr>
          <w:p w14:paraId="1C900C97" w14:textId="07CA5CC0" w:rsidR="00BC7543" w:rsidRPr="00892B53" w:rsidRDefault="00BC7543" w:rsidP="008C42C4">
            <w:pPr>
              <w:spacing w:before="20" w:after="20"/>
              <w:contextualSpacing/>
              <w:rPr>
                <w:rFonts w:eastAsia="ヒラギノ明朝 Pro W6"/>
              </w:rPr>
            </w:pPr>
            <w:r w:rsidRPr="00892B53">
              <w:rPr>
                <w:rFonts w:eastAsia="ヒラギノ明朝 Pro W6"/>
              </w:rPr>
              <w:t>aukase/ma</w:t>
            </w:r>
            <w:r w:rsidR="00F01980">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5D3FAF6E" w14:textId="77777777" w:rsidR="00BC7543" w:rsidRPr="00892B53" w:rsidRDefault="00BC7543" w:rsidP="008C42C4">
            <w:pPr>
              <w:spacing w:before="20" w:after="20"/>
              <w:contextualSpacing/>
              <w:rPr>
                <w:rFonts w:eastAsia="ヒラギノ明朝 Pro W6"/>
              </w:rPr>
            </w:pPr>
            <w:r w:rsidRPr="00892B53">
              <w:rPr>
                <w:rFonts w:eastAsia="ヒラギノ明朝 Pro W6"/>
              </w:rPr>
              <w:t>aukase/mhaan</w:t>
            </w:r>
          </w:p>
        </w:tc>
      </w:tr>
      <w:tr w:rsidR="00BC7543" w:rsidRPr="00A95D68" w14:paraId="1CCC9EE6" w14:textId="77777777" w:rsidTr="00A61910">
        <w:trPr>
          <w:cantSplit/>
        </w:trPr>
        <w:tc>
          <w:tcPr>
            <w:tcW w:w="0" w:type="auto"/>
            <w:vMerge/>
            <w:tcBorders>
              <w:top w:val="single" w:sz="6" w:space="0" w:color="000000"/>
              <w:left w:val="single" w:sz="4" w:space="0" w:color="auto"/>
              <w:right w:val="single" w:sz="4" w:space="0" w:color="auto"/>
            </w:tcBorders>
            <w:shd w:val="clear" w:color="auto" w:fill="auto"/>
          </w:tcPr>
          <w:p w14:paraId="1F22C9ED"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14A952E8" w14:textId="272AC9F9" w:rsidR="00BC7543" w:rsidRPr="00892B53" w:rsidRDefault="00BC7543" w:rsidP="008C42C4">
            <w:pPr>
              <w:spacing w:before="20" w:after="20"/>
              <w:contextualSpacing/>
              <w:rPr>
                <w:rFonts w:eastAsia="ヒラギノ明朝 Pro W6"/>
              </w:rPr>
            </w:pPr>
            <w:r w:rsidRPr="00892B53">
              <w:rPr>
                <w:rFonts w:eastAsia="ヒラギノ明朝 Pro W6"/>
              </w:rPr>
              <w:t>tärise/ä</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nil"/>
              <w:right w:val="single" w:sz="4" w:space="0" w:color="auto"/>
            </w:tcBorders>
          </w:tcPr>
          <w:p w14:paraId="3EDE3E89" w14:textId="7954EE10" w:rsidR="00BC7543" w:rsidRPr="00892B53" w:rsidRDefault="00BC7543" w:rsidP="008C42C4">
            <w:pPr>
              <w:spacing w:before="20" w:after="20"/>
              <w:contextualSpacing/>
              <w:rPr>
                <w:rFonts w:eastAsia="ヒラギノ明朝 Pro W6"/>
              </w:rPr>
            </w:pPr>
            <w:r w:rsidRPr="00892B53">
              <w:rPr>
                <w:rFonts w:eastAsia="ヒラギノ明朝 Pro W6"/>
              </w:rPr>
              <w:t>tärise/mä</w:t>
            </w:r>
            <w:r w:rsidR="00F01980">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6F11E6B5" w14:textId="77777777" w:rsidR="00BC7543" w:rsidRPr="00892B53" w:rsidRDefault="00BC7543" w:rsidP="008C42C4">
            <w:pPr>
              <w:spacing w:before="20" w:after="20"/>
              <w:contextualSpacing/>
              <w:rPr>
                <w:rFonts w:eastAsia="ヒラギノ明朝 Pro W6"/>
              </w:rPr>
            </w:pPr>
            <w:r w:rsidRPr="00892B53">
              <w:rPr>
                <w:rFonts w:eastAsia="ヒラギノ明朝 Pro W6"/>
              </w:rPr>
              <w:t>tärise/mhään</w:t>
            </w:r>
          </w:p>
        </w:tc>
      </w:tr>
      <w:tr w:rsidR="00BC7543" w:rsidRPr="00A95D68" w14:paraId="59A2E74B" w14:textId="77777777" w:rsidTr="00A61910">
        <w:trPr>
          <w:cantSplit/>
          <w:trHeight w:val="192"/>
        </w:trPr>
        <w:tc>
          <w:tcPr>
            <w:tcW w:w="0" w:type="auto"/>
            <w:vMerge/>
            <w:tcBorders>
              <w:top w:val="single" w:sz="6" w:space="0" w:color="000000"/>
              <w:left w:val="single" w:sz="4" w:space="0" w:color="auto"/>
              <w:right w:val="single" w:sz="4" w:space="0" w:color="auto"/>
            </w:tcBorders>
            <w:shd w:val="clear" w:color="auto" w:fill="auto"/>
          </w:tcPr>
          <w:p w14:paraId="70F89BD1"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0C7E9EF5" w14:textId="3779E29C" w:rsidR="00BC7543" w:rsidRPr="00892B53" w:rsidRDefault="00BC7543" w:rsidP="008C42C4">
            <w:pPr>
              <w:spacing w:before="20" w:after="20"/>
              <w:contextualSpacing/>
              <w:rPr>
                <w:rFonts w:eastAsia="ヒラギノ明朝 Pro W6"/>
              </w:rPr>
            </w:pPr>
            <w:r w:rsidRPr="00892B53">
              <w:rPr>
                <w:rFonts w:eastAsia="ヒラギノ明朝 Pro W6"/>
              </w:rPr>
              <w:t>hallitte/a</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nil"/>
              <w:right w:val="single" w:sz="4" w:space="0" w:color="auto"/>
            </w:tcBorders>
          </w:tcPr>
          <w:p w14:paraId="70A4E48F" w14:textId="4A3DE47B" w:rsidR="00BC7543" w:rsidRPr="00892B53" w:rsidRDefault="00BC7543" w:rsidP="008C42C4">
            <w:pPr>
              <w:spacing w:before="20" w:after="20"/>
              <w:contextualSpacing/>
              <w:rPr>
                <w:rFonts w:eastAsia="ヒラギノ明朝 Pro W6"/>
              </w:rPr>
            </w:pPr>
            <w:r w:rsidRPr="00892B53">
              <w:rPr>
                <w:rFonts w:eastAsia="ヒラギノ明朝 Pro W6"/>
              </w:rPr>
              <w:t>hallitte/ma</w:t>
            </w:r>
            <w:r w:rsidR="00F01980">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00E12DB3" w14:textId="77777777" w:rsidR="00BC7543" w:rsidRPr="00892B53" w:rsidRDefault="00BC7543" w:rsidP="008C42C4">
            <w:pPr>
              <w:spacing w:before="20" w:after="20"/>
              <w:contextualSpacing/>
              <w:rPr>
                <w:rFonts w:eastAsia="ヒラギノ明朝 Pro W6"/>
              </w:rPr>
            </w:pPr>
            <w:r w:rsidRPr="00892B53">
              <w:rPr>
                <w:rFonts w:eastAsia="ヒラギノ明朝 Pro W6"/>
              </w:rPr>
              <w:t>hallitte/mhaan</w:t>
            </w:r>
          </w:p>
        </w:tc>
      </w:tr>
      <w:tr w:rsidR="00BC7543" w:rsidRPr="00A95D68" w14:paraId="021CB8BA" w14:textId="77777777" w:rsidTr="00A61910">
        <w:trPr>
          <w:cantSplit/>
          <w:trHeight w:val="192"/>
        </w:trPr>
        <w:tc>
          <w:tcPr>
            <w:tcW w:w="0" w:type="auto"/>
            <w:vMerge/>
            <w:tcBorders>
              <w:top w:val="single" w:sz="6" w:space="0" w:color="000000"/>
              <w:left w:val="single" w:sz="4" w:space="0" w:color="auto"/>
              <w:right w:val="single" w:sz="4" w:space="0" w:color="auto"/>
            </w:tcBorders>
            <w:shd w:val="clear" w:color="auto" w:fill="auto"/>
          </w:tcPr>
          <w:p w14:paraId="59901C16" w14:textId="77777777" w:rsidR="00BC7543" w:rsidRPr="00892B53" w:rsidRDefault="00BC7543" w:rsidP="008C42C4">
            <w:pPr>
              <w:spacing w:before="20" w:after="20"/>
              <w:contextualSpacing/>
              <w:rPr>
                <w:rFonts w:eastAsia="ヒラギノ明朝 Pro W6"/>
                <w:i/>
              </w:rPr>
            </w:pPr>
          </w:p>
        </w:tc>
        <w:tc>
          <w:tcPr>
            <w:tcW w:w="0" w:type="auto"/>
            <w:tcBorders>
              <w:top w:val="nil"/>
              <w:left w:val="single" w:sz="4" w:space="0" w:color="auto"/>
              <w:bottom w:val="nil"/>
              <w:right w:val="single" w:sz="4" w:space="0" w:color="auto"/>
            </w:tcBorders>
          </w:tcPr>
          <w:p w14:paraId="08925641" w14:textId="7D333CA2" w:rsidR="00BC7543" w:rsidRPr="00892B53" w:rsidRDefault="00BC7543" w:rsidP="008C42C4">
            <w:pPr>
              <w:spacing w:before="20" w:after="20"/>
              <w:contextualSpacing/>
              <w:rPr>
                <w:rFonts w:eastAsia="ヒラギノ明朝 Pro W6"/>
              </w:rPr>
            </w:pPr>
            <w:r w:rsidRPr="00892B53">
              <w:rPr>
                <w:rFonts w:eastAsia="ヒラギノ明朝 Pro W6"/>
              </w:rPr>
              <w:t>piikaroitte/a</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nil"/>
              <w:right w:val="single" w:sz="4" w:space="0" w:color="auto"/>
            </w:tcBorders>
          </w:tcPr>
          <w:p w14:paraId="7103C26B" w14:textId="0A0F1D24" w:rsidR="00BC7543" w:rsidRPr="00892B53" w:rsidRDefault="00BC7543" w:rsidP="008C42C4">
            <w:pPr>
              <w:spacing w:before="20" w:after="20"/>
              <w:contextualSpacing/>
              <w:rPr>
                <w:rFonts w:eastAsia="ヒラギノ明朝 Pro W6"/>
              </w:rPr>
            </w:pPr>
            <w:r w:rsidRPr="00892B53">
              <w:rPr>
                <w:rFonts w:eastAsia="ヒラギノ明朝 Pro W6"/>
              </w:rPr>
              <w:t>piikaroitte/ma</w:t>
            </w:r>
            <w:r w:rsidR="00406FD8">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384675A9" w14:textId="77777777" w:rsidR="00BC7543" w:rsidRPr="00892B53" w:rsidRDefault="00BC7543" w:rsidP="008C42C4">
            <w:pPr>
              <w:spacing w:before="20" w:after="20"/>
              <w:contextualSpacing/>
              <w:rPr>
                <w:rFonts w:eastAsia="ヒラギノ明朝 Pro W6"/>
              </w:rPr>
            </w:pPr>
            <w:r w:rsidRPr="00892B53">
              <w:rPr>
                <w:rFonts w:eastAsia="ヒラギノ明朝 Pro W6"/>
              </w:rPr>
              <w:t>piikaroitte/mhaan</w:t>
            </w:r>
          </w:p>
        </w:tc>
      </w:tr>
      <w:tr w:rsidR="00BC7543" w:rsidRPr="00A95D68" w14:paraId="6102E5E3" w14:textId="77777777" w:rsidTr="00A61910">
        <w:trPr>
          <w:cantSplit/>
          <w:trHeight w:val="192"/>
        </w:trPr>
        <w:tc>
          <w:tcPr>
            <w:tcW w:w="0" w:type="auto"/>
            <w:vMerge/>
            <w:tcBorders>
              <w:top w:val="single" w:sz="6" w:space="0" w:color="000000"/>
              <w:left w:val="single" w:sz="4" w:space="0" w:color="auto"/>
              <w:bottom w:val="single" w:sz="6" w:space="0" w:color="000000"/>
              <w:right w:val="single" w:sz="4" w:space="0" w:color="auto"/>
            </w:tcBorders>
            <w:shd w:val="clear" w:color="auto" w:fill="auto"/>
          </w:tcPr>
          <w:p w14:paraId="22E7735D"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single" w:sz="4" w:space="0" w:color="auto"/>
              <w:right w:val="single" w:sz="4" w:space="0" w:color="auto"/>
            </w:tcBorders>
          </w:tcPr>
          <w:p w14:paraId="24418EAE" w14:textId="64DAAF8F" w:rsidR="00BC7543" w:rsidRPr="00892B53" w:rsidRDefault="00BC7543" w:rsidP="008C42C4">
            <w:pPr>
              <w:spacing w:before="20" w:after="20"/>
              <w:contextualSpacing/>
              <w:rPr>
                <w:rFonts w:eastAsia="ヒラギノ明朝 Pro W6"/>
              </w:rPr>
            </w:pPr>
            <w:r w:rsidRPr="00892B53">
              <w:rPr>
                <w:rFonts w:eastAsia="ヒラギノ明朝 Pro W6"/>
              </w:rPr>
              <w:t>valkene/a</w:t>
            </w:r>
            <w:r w:rsidR="002A51DA">
              <w:rPr>
                <w:rFonts w:eastAsia="ヒラギノ明朝 Pro W6"/>
              </w:rPr>
              <w:t>(</w:t>
            </w:r>
            <w:r w:rsidRPr="00892B53">
              <w:rPr>
                <w:rFonts w:eastAsia="ヒラギノ明朝 Pro W6"/>
              </w:rPr>
              <w:t>t</w:t>
            </w:r>
            <w:r w:rsidR="002A51DA">
              <w:rPr>
                <w:rFonts w:eastAsia="ヒラギノ明朝 Pro W6"/>
              </w:rPr>
              <w:t>)</w:t>
            </w:r>
          </w:p>
        </w:tc>
        <w:tc>
          <w:tcPr>
            <w:tcW w:w="0" w:type="auto"/>
            <w:tcBorders>
              <w:top w:val="nil"/>
              <w:left w:val="single" w:sz="4" w:space="0" w:color="auto"/>
              <w:bottom w:val="single" w:sz="4" w:space="0" w:color="auto"/>
              <w:right w:val="single" w:sz="4" w:space="0" w:color="auto"/>
            </w:tcBorders>
          </w:tcPr>
          <w:p w14:paraId="020B762B" w14:textId="00DD962B" w:rsidR="00BC7543" w:rsidRPr="00892B53" w:rsidRDefault="00BC7543" w:rsidP="008C42C4">
            <w:pPr>
              <w:spacing w:before="20" w:after="20"/>
              <w:contextualSpacing/>
              <w:rPr>
                <w:rFonts w:eastAsia="ヒラギノ明朝 Pro W6"/>
              </w:rPr>
            </w:pPr>
            <w:r w:rsidRPr="00892B53">
              <w:rPr>
                <w:rFonts w:eastAsia="ヒラギノ明朝 Pro W6"/>
              </w:rPr>
              <w:t>valkene/ma</w:t>
            </w:r>
            <w:r w:rsidR="00406FD8">
              <w:rPr>
                <w:rFonts w:eastAsia="ヒラギノ明朝 Pro W6"/>
              </w:rPr>
              <w:t>/</w:t>
            </w:r>
            <w:r w:rsidRPr="00892B53">
              <w:rPr>
                <w:rFonts w:eastAsia="ヒラギノ明朝 Pro W6"/>
              </w:rPr>
              <w:t>sta</w:t>
            </w:r>
          </w:p>
        </w:tc>
        <w:tc>
          <w:tcPr>
            <w:tcW w:w="0" w:type="auto"/>
            <w:tcBorders>
              <w:top w:val="nil"/>
              <w:left w:val="single" w:sz="4" w:space="0" w:color="auto"/>
              <w:bottom w:val="single" w:sz="4" w:space="0" w:color="auto"/>
              <w:right w:val="single" w:sz="4" w:space="0" w:color="auto"/>
            </w:tcBorders>
          </w:tcPr>
          <w:p w14:paraId="0CC0F1A4" w14:textId="77777777" w:rsidR="00BC7543" w:rsidRPr="00892B53" w:rsidRDefault="00BC7543" w:rsidP="008C42C4">
            <w:pPr>
              <w:spacing w:before="20" w:after="20"/>
              <w:contextualSpacing/>
              <w:rPr>
                <w:rFonts w:eastAsia="ヒラギノ明朝 Pro W6"/>
              </w:rPr>
            </w:pPr>
            <w:r w:rsidRPr="00892B53">
              <w:rPr>
                <w:rFonts w:eastAsia="ヒラギノ明朝 Pro W6"/>
              </w:rPr>
              <w:t>valkene/mhaan</w:t>
            </w:r>
          </w:p>
        </w:tc>
      </w:tr>
      <w:tr w:rsidR="00BC7543" w:rsidRPr="00A95D68" w14:paraId="601C4EFB" w14:textId="77777777" w:rsidTr="00A619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0" w:type="auto"/>
            <w:tcBorders>
              <w:top w:val="single" w:sz="6" w:space="0" w:color="000000"/>
              <w:left w:val="single" w:sz="4" w:space="0" w:color="auto"/>
              <w:bottom w:val="nil"/>
              <w:right w:val="single" w:sz="4" w:space="0" w:color="auto"/>
            </w:tcBorders>
            <w:shd w:val="clear" w:color="auto" w:fill="auto"/>
          </w:tcPr>
          <w:p w14:paraId="473A26F9" w14:textId="2DF817A4" w:rsidR="00BC7543" w:rsidRPr="00892B53" w:rsidRDefault="001E1B81" w:rsidP="008C42C4">
            <w:pPr>
              <w:spacing w:before="20" w:after="20"/>
              <w:contextualSpacing/>
              <w:rPr>
                <w:rFonts w:eastAsia="ヒラギノ明朝 Pro W6"/>
              </w:rPr>
            </w:pPr>
            <w:r>
              <w:rPr>
                <w:rFonts w:eastAsia="ヒラギノ明朝 Pro W6"/>
              </w:rPr>
              <w:t>3</w:t>
            </w:r>
            <w:r w:rsidR="00A101E6">
              <w:rPr>
                <w:rFonts w:eastAsia="ヒラギノ明朝 Pro W6"/>
              </w:rPr>
              <w:t xml:space="preserve"> Konsonantti</w:t>
            </w:r>
            <w:r w:rsidR="00BC7543" w:rsidRPr="00892B53">
              <w:rPr>
                <w:rFonts w:eastAsia="ヒラギノ明朝 Pro W6"/>
              </w:rPr>
              <w:t>rankaiset</w:t>
            </w:r>
            <w:r w:rsidR="00D409C5">
              <w:rPr>
                <w:rFonts w:eastAsia="ヒラギノ明朝 Pro W6"/>
              </w:rPr>
              <w:t xml:space="preserve"> verbit</w:t>
            </w:r>
          </w:p>
        </w:tc>
        <w:tc>
          <w:tcPr>
            <w:tcW w:w="0" w:type="auto"/>
            <w:tcBorders>
              <w:top w:val="single" w:sz="4" w:space="0" w:color="auto"/>
              <w:left w:val="single" w:sz="4" w:space="0" w:color="auto"/>
              <w:bottom w:val="nil"/>
              <w:right w:val="single" w:sz="4" w:space="0" w:color="auto"/>
            </w:tcBorders>
          </w:tcPr>
          <w:p w14:paraId="1CF5F022" w14:textId="77777777" w:rsidR="00BC7543" w:rsidRPr="00892B53" w:rsidRDefault="00BC7543" w:rsidP="008C42C4">
            <w:pPr>
              <w:spacing w:before="20" w:after="20"/>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2209FB61" w14:textId="77777777" w:rsidR="00BC7543" w:rsidRPr="00892B53" w:rsidRDefault="00BC7543" w:rsidP="008C42C4">
            <w:pPr>
              <w:spacing w:before="20" w:after="20"/>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73FD8676" w14:textId="77777777" w:rsidR="00BC7543" w:rsidRPr="00892B53" w:rsidRDefault="00BC7543" w:rsidP="008C42C4">
            <w:pPr>
              <w:spacing w:before="20" w:after="20"/>
              <w:contextualSpacing/>
              <w:rPr>
                <w:rFonts w:eastAsia="ヒラギノ明朝 Pro W6"/>
              </w:rPr>
            </w:pPr>
          </w:p>
        </w:tc>
      </w:tr>
      <w:tr w:rsidR="00BC7543" w:rsidRPr="00A95D68" w14:paraId="5BBB0BA0"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1"/>
        </w:trPr>
        <w:tc>
          <w:tcPr>
            <w:tcW w:w="0" w:type="auto"/>
            <w:vMerge w:val="restart"/>
            <w:tcBorders>
              <w:top w:val="nil"/>
              <w:left w:val="single" w:sz="4" w:space="0" w:color="auto"/>
              <w:right w:val="single" w:sz="4" w:space="0" w:color="auto"/>
            </w:tcBorders>
            <w:shd w:val="clear" w:color="auto" w:fill="auto"/>
          </w:tcPr>
          <w:p w14:paraId="390EE59A" w14:textId="3ACBE188" w:rsidR="00BC7543" w:rsidRPr="00892B53" w:rsidRDefault="00E6298F" w:rsidP="008C42C4">
            <w:pPr>
              <w:spacing w:before="20" w:after="20"/>
              <w:contextualSpacing/>
              <w:rPr>
                <w:rFonts w:eastAsia="ヒラギノ明朝 Pro W6"/>
              </w:rPr>
            </w:pPr>
            <w:r>
              <w:rPr>
                <w:rFonts w:eastAsia="ヒラギノ明朝 Pro W6"/>
              </w:rPr>
              <w:t>3.1</w:t>
            </w:r>
            <w:r w:rsidR="00BC7543" w:rsidRPr="00892B53">
              <w:rPr>
                <w:rFonts w:eastAsia="ヒラギノ明朝 Pro W6"/>
              </w:rPr>
              <w:t xml:space="preserve"> 2-</w:t>
            </w:r>
            <w:r w:rsidR="00BC7543">
              <w:rPr>
                <w:rFonts w:eastAsia="ヒラギノ明朝 Pro W6"/>
              </w:rPr>
              <w:t>tav</w:t>
            </w:r>
            <w:r w:rsidR="00BC7543" w:rsidRPr="00892B53">
              <w:rPr>
                <w:rFonts w:eastAsia="ヒラギノ明朝 Pro W6"/>
              </w:rPr>
              <w:t>uiset</w:t>
            </w:r>
          </w:p>
        </w:tc>
        <w:tc>
          <w:tcPr>
            <w:tcW w:w="0" w:type="auto"/>
            <w:tcBorders>
              <w:top w:val="nil"/>
              <w:left w:val="single" w:sz="4" w:space="0" w:color="auto"/>
              <w:bottom w:val="nil"/>
              <w:right w:val="single" w:sz="4" w:space="0" w:color="auto"/>
            </w:tcBorders>
          </w:tcPr>
          <w:p w14:paraId="0B8B0670" w14:textId="77777777" w:rsidR="00BC7543" w:rsidRPr="00892B53" w:rsidRDefault="00BC7543" w:rsidP="008C42C4">
            <w:pPr>
              <w:spacing w:before="20" w:after="20"/>
              <w:contextualSpacing/>
              <w:rPr>
                <w:rFonts w:eastAsia="ヒラギノ明朝 Pro W6"/>
              </w:rPr>
            </w:pPr>
            <w:r w:rsidRPr="00892B53">
              <w:rPr>
                <w:rFonts w:eastAsia="ヒラギノ明朝 Pro W6"/>
              </w:rPr>
              <w:t>ol/la</w:t>
            </w:r>
          </w:p>
        </w:tc>
        <w:tc>
          <w:tcPr>
            <w:tcW w:w="0" w:type="auto"/>
            <w:tcBorders>
              <w:top w:val="nil"/>
              <w:left w:val="single" w:sz="4" w:space="0" w:color="auto"/>
              <w:bottom w:val="nil"/>
              <w:right w:val="single" w:sz="4" w:space="0" w:color="auto"/>
            </w:tcBorders>
          </w:tcPr>
          <w:p w14:paraId="6F82A0B8" w14:textId="3E11708D" w:rsidR="00BC7543" w:rsidRPr="00892B53" w:rsidRDefault="00BC7543" w:rsidP="008C42C4">
            <w:pPr>
              <w:spacing w:before="20" w:after="20"/>
              <w:contextualSpacing/>
              <w:rPr>
                <w:rFonts w:eastAsia="ヒラギノ明朝 Pro W6"/>
              </w:rPr>
            </w:pPr>
            <w:r w:rsidRPr="00892B53">
              <w:rPr>
                <w:rFonts w:eastAsia="ヒラギノ明朝 Pro W6"/>
              </w:rPr>
              <w:t>ole/ma</w:t>
            </w:r>
            <w:r w:rsidR="00406FD8" w:rsidRPr="00406FD8">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015CAF3B" w14:textId="77777777" w:rsidR="00BC7543" w:rsidRPr="00892B53" w:rsidRDefault="00BC7543" w:rsidP="008C42C4">
            <w:pPr>
              <w:spacing w:before="20" w:after="20"/>
              <w:contextualSpacing/>
              <w:rPr>
                <w:rFonts w:eastAsia="ヒラギノ明朝 Pro W6"/>
              </w:rPr>
            </w:pPr>
            <w:r w:rsidRPr="00892B53">
              <w:rPr>
                <w:rFonts w:eastAsia="ヒラギノ明朝 Pro W6"/>
              </w:rPr>
              <w:t>ole/mhaan</w:t>
            </w:r>
          </w:p>
        </w:tc>
      </w:tr>
      <w:tr w:rsidR="00BC7543" w:rsidRPr="00A95D68" w14:paraId="280FEB91"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89"/>
        </w:trPr>
        <w:tc>
          <w:tcPr>
            <w:tcW w:w="0" w:type="auto"/>
            <w:vMerge/>
            <w:tcBorders>
              <w:left w:val="single" w:sz="4" w:space="0" w:color="auto"/>
              <w:right w:val="single" w:sz="4" w:space="0" w:color="auto"/>
            </w:tcBorders>
            <w:shd w:val="clear" w:color="auto" w:fill="auto"/>
          </w:tcPr>
          <w:p w14:paraId="31B9E4E0"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438E2BF5" w14:textId="77777777" w:rsidR="00BC7543" w:rsidRPr="00892B53" w:rsidRDefault="00BC7543" w:rsidP="008C42C4">
            <w:pPr>
              <w:spacing w:before="20" w:after="20"/>
              <w:contextualSpacing/>
              <w:rPr>
                <w:rFonts w:eastAsia="ヒラギノ明朝 Pro W6"/>
              </w:rPr>
            </w:pPr>
            <w:r w:rsidRPr="00892B53">
              <w:rPr>
                <w:rFonts w:eastAsia="ヒラギノ明朝 Pro W6"/>
              </w:rPr>
              <w:t>juos/ta</w:t>
            </w:r>
          </w:p>
        </w:tc>
        <w:tc>
          <w:tcPr>
            <w:tcW w:w="0" w:type="auto"/>
            <w:tcBorders>
              <w:top w:val="nil"/>
              <w:left w:val="single" w:sz="4" w:space="0" w:color="auto"/>
              <w:bottom w:val="nil"/>
              <w:right w:val="single" w:sz="4" w:space="0" w:color="auto"/>
            </w:tcBorders>
          </w:tcPr>
          <w:p w14:paraId="403933E4" w14:textId="2AB19184" w:rsidR="00BC7543" w:rsidRPr="00892B53" w:rsidRDefault="00BC7543" w:rsidP="008C42C4">
            <w:pPr>
              <w:spacing w:before="20" w:after="20"/>
              <w:contextualSpacing/>
              <w:rPr>
                <w:rFonts w:eastAsia="ヒラギノ明朝 Pro W6"/>
              </w:rPr>
            </w:pPr>
            <w:r w:rsidRPr="00892B53">
              <w:rPr>
                <w:rFonts w:eastAsia="ヒラギノ明朝 Pro W6"/>
              </w:rPr>
              <w:t>juokse/ma</w:t>
            </w:r>
            <w:r w:rsidR="00406FD8">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6D887C28" w14:textId="77777777" w:rsidR="00BC7543" w:rsidRPr="00892B53" w:rsidRDefault="00BC7543" w:rsidP="008C42C4">
            <w:pPr>
              <w:spacing w:before="20" w:after="20"/>
              <w:contextualSpacing/>
              <w:rPr>
                <w:rFonts w:eastAsia="ヒラギノ明朝 Pro W6"/>
              </w:rPr>
            </w:pPr>
            <w:r w:rsidRPr="00892B53">
              <w:rPr>
                <w:rFonts w:eastAsia="ヒラギノ明朝 Pro W6"/>
              </w:rPr>
              <w:t>juokse/mhaan</w:t>
            </w:r>
          </w:p>
        </w:tc>
      </w:tr>
      <w:tr w:rsidR="00BC7543" w:rsidRPr="00A95D68" w14:paraId="24541358"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89"/>
        </w:trPr>
        <w:tc>
          <w:tcPr>
            <w:tcW w:w="0" w:type="auto"/>
            <w:vMerge/>
            <w:tcBorders>
              <w:left w:val="single" w:sz="4" w:space="0" w:color="auto"/>
              <w:bottom w:val="nil"/>
              <w:right w:val="single" w:sz="4" w:space="0" w:color="auto"/>
            </w:tcBorders>
            <w:shd w:val="clear" w:color="auto" w:fill="auto"/>
          </w:tcPr>
          <w:p w14:paraId="05CCD5D9"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1E3493D7" w14:textId="77777777" w:rsidR="00BC7543" w:rsidRPr="00892B53" w:rsidRDefault="00BC7543" w:rsidP="008C42C4">
            <w:pPr>
              <w:spacing w:before="20" w:after="20"/>
              <w:contextualSpacing/>
              <w:rPr>
                <w:rFonts w:eastAsia="ヒラギノ明朝 Pro W6"/>
              </w:rPr>
            </w:pPr>
            <w:r w:rsidRPr="00892B53">
              <w:rPr>
                <w:rFonts w:eastAsia="ヒラギノ明朝 Pro W6"/>
              </w:rPr>
              <w:t>näh/</w:t>
            </w:r>
            <w:r>
              <w:rPr>
                <w:rFonts w:eastAsia="ヒラギノ明朝 Pro W6"/>
              </w:rPr>
              <w:t>(</w:t>
            </w:r>
            <w:r w:rsidRPr="00892B53">
              <w:rPr>
                <w:rFonts w:eastAsia="ヒラギノ明朝 Pro W6"/>
              </w:rPr>
              <w:t>đ)ä ~ näh/hä</w:t>
            </w:r>
          </w:p>
        </w:tc>
        <w:tc>
          <w:tcPr>
            <w:tcW w:w="0" w:type="auto"/>
            <w:tcBorders>
              <w:top w:val="nil"/>
              <w:left w:val="single" w:sz="4" w:space="0" w:color="auto"/>
              <w:bottom w:val="nil"/>
              <w:right w:val="single" w:sz="4" w:space="0" w:color="auto"/>
            </w:tcBorders>
          </w:tcPr>
          <w:p w14:paraId="621866CF" w14:textId="7E9EF4FA" w:rsidR="00BC7543" w:rsidRPr="00892B53" w:rsidRDefault="00BC7543" w:rsidP="008C42C4">
            <w:pPr>
              <w:spacing w:before="20" w:after="20"/>
              <w:contextualSpacing/>
              <w:rPr>
                <w:rFonts w:eastAsia="ヒラギノ明朝 Pro W6"/>
              </w:rPr>
            </w:pPr>
            <w:r w:rsidRPr="00892B53">
              <w:rPr>
                <w:rFonts w:eastAsia="ヒラギノ明朝 Pro W6"/>
              </w:rPr>
              <w:t>näke/mä</w:t>
            </w:r>
            <w:r w:rsidR="00406FD8" w:rsidRPr="00406FD8">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5D2D0CE2" w14:textId="77777777" w:rsidR="00BC7543" w:rsidRPr="00892B53" w:rsidRDefault="00BC7543" w:rsidP="008C42C4">
            <w:pPr>
              <w:spacing w:before="20" w:after="20"/>
              <w:contextualSpacing/>
              <w:rPr>
                <w:rFonts w:eastAsia="ヒラギノ明朝 Pro W6"/>
              </w:rPr>
            </w:pPr>
            <w:r w:rsidRPr="00892B53">
              <w:rPr>
                <w:rFonts w:eastAsia="ヒラギノ明朝 Pro W6"/>
              </w:rPr>
              <w:t>näke/mhään</w:t>
            </w:r>
          </w:p>
        </w:tc>
      </w:tr>
      <w:tr w:rsidR="00BC7543" w:rsidRPr="00A95D68" w14:paraId="39734FDE"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3"/>
        </w:trPr>
        <w:tc>
          <w:tcPr>
            <w:tcW w:w="0" w:type="auto"/>
            <w:vMerge w:val="restart"/>
            <w:tcBorders>
              <w:top w:val="nil"/>
              <w:left w:val="single" w:sz="4" w:space="0" w:color="auto"/>
              <w:bottom w:val="nil"/>
              <w:right w:val="single" w:sz="4" w:space="0" w:color="auto"/>
            </w:tcBorders>
            <w:shd w:val="clear" w:color="auto" w:fill="auto"/>
          </w:tcPr>
          <w:p w14:paraId="4876D742" w14:textId="723844C6" w:rsidR="00BC7543" w:rsidRPr="00892B53" w:rsidRDefault="00E6298F" w:rsidP="008C42C4">
            <w:pPr>
              <w:spacing w:before="20" w:after="20"/>
              <w:contextualSpacing/>
              <w:rPr>
                <w:rFonts w:eastAsia="ヒラギノ明朝 Pro W6"/>
              </w:rPr>
            </w:pPr>
            <w:r>
              <w:rPr>
                <w:rFonts w:eastAsia="ヒラギノ明朝 Pro W6"/>
              </w:rPr>
              <w:t>3.2</w:t>
            </w:r>
            <w:r w:rsidR="00BC7543" w:rsidRPr="00892B53">
              <w:rPr>
                <w:rFonts w:eastAsia="ヒラギノ明朝 Pro W6"/>
              </w:rPr>
              <w:t xml:space="preserve"> </w:t>
            </w:r>
            <w:r w:rsidR="00BC7543" w:rsidRPr="00892B53">
              <w:rPr>
                <w:rFonts w:eastAsia="ヒラギノ明朝 Pro W6"/>
                <w:i/>
              </w:rPr>
              <w:t>ele</w:t>
            </w:r>
            <w:r w:rsidR="00BC7543" w:rsidRPr="00892B53">
              <w:rPr>
                <w:rFonts w:eastAsia="ヒラギノ明朝 Pro W6"/>
              </w:rPr>
              <w:t>-verbit</w:t>
            </w:r>
          </w:p>
        </w:tc>
        <w:tc>
          <w:tcPr>
            <w:tcW w:w="0" w:type="auto"/>
            <w:tcBorders>
              <w:top w:val="nil"/>
              <w:left w:val="single" w:sz="4" w:space="0" w:color="auto"/>
              <w:bottom w:val="nil"/>
              <w:right w:val="single" w:sz="4" w:space="0" w:color="auto"/>
            </w:tcBorders>
          </w:tcPr>
          <w:p w14:paraId="122CD2F9" w14:textId="77777777" w:rsidR="00BC7543" w:rsidRPr="00892B53" w:rsidRDefault="00BC7543" w:rsidP="008C42C4">
            <w:pPr>
              <w:spacing w:before="20" w:after="20"/>
              <w:contextualSpacing/>
              <w:rPr>
                <w:rFonts w:eastAsia="ヒラギノ明朝 Pro W6"/>
              </w:rPr>
            </w:pPr>
            <w:r w:rsidRPr="00892B53">
              <w:rPr>
                <w:rFonts w:eastAsia="ヒラギノ明朝 Pro W6"/>
              </w:rPr>
              <w:t>kävel/ä</w:t>
            </w:r>
          </w:p>
        </w:tc>
        <w:tc>
          <w:tcPr>
            <w:tcW w:w="0" w:type="auto"/>
            <w:tcBorders>
              <w:top w:val="nil"/>
              <w:left w:val="single" w:sz="4" w:space="0" w:color="auto"/>
              <w:bottom w:val="nil"/>
              <w:right w:val="single" w:sz="4" w:space="0" w:color="auto"/>
            </w:tcBorders>
          </w:tcPr>
          <w:p w14:paraId="5CA665AF" w14:textId="4AAE0A8C" w:rsidR="00BC7543" w:rsidRPr="00892B53" w:rsidRDefault="00BC7543" w:rsidP="008C42C4">
            <w:pPr>
              <w:spacing w:before="20" w:after="20"/>
              <w:contextualSpacing/>
              <w:rPr>
                <w:rFonts w:eastAsia="ヒラギノ明朝 Pro W6"/>
              </w:rPr>
            </w:pPr>
            <w:r w:rsidRPr="00892B53">
              <w:rPr>
                <w:rFonts w:eastAsia="ヒラギノ明朝 Pro W6"/>
              </w:rPr>
              <w:t>kävele/mä</w:t>
            </w:r>
            <w:r w:rsidR="00406FD8">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7697D27F" w14:textId="77777777" w:rsidR="00BC7543" w:rsidRPr="00892B53" w:rsidRDefault="00BC7543" w:rsidP="008C42C4">
            <w:pPr>
              <w:spacing w:before="20" w:after="20"/>
              <w:contextualSpacing/>
              <w:rPr>
                <w:rFonts w:eastAsia="ヒラギノ明朝 Pro W6"/>
              </w:rPr>
            </w:pPr>
            <w:r w:rsidRPr="00892B53">
              <w:rPr>
                <w:rFonts w:eastAsia="ヒラギノ明朝 Pro W6"/>
              </w:rPr>
              <w:t>kävele/mhään</w:t>
            </w:r>
          </w:p>
        </w:tc>
      </w:tr>
      <w:tr w:rsidR="00BC7543" w:rsidRPr="00A95D68" w14:paraId="03CC3050"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2"/>
        </w:trPr>
        <w:tc>
          <w:tcPr>
            <w:tcW w:w="0" w:type="auto"/>
            <w:vMerge/>
            <w:tcBorders>
              <w:left w:val="single" w:sz="4" w:space="0" w:color="auto"/>
              <w:bottom w:val="nil"/>
              <w:right w:val="single" w:sz="4" w:space="0" w:color="auto"/>
            </w:tcBorders>
            <w:shd w:val="clear" w:color="auto" w:fill="auto"/>
          </w:tcPr>
          <w:p w14:paraId="17CBC9B3"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00058789" w14:textId="77777777" w:rsidR="00BC7543" w:rsidRPr="00892B53" w:rsidRDefault="00BC7543" w:rsidP="008C42C4">
            <w:pPr>
              <w:spacing w:before="20" w:after="20"/>
              <w:contextualSpacing/>
              <w:rPr>
                <w:rFonts w:eastAsia="ヒラギノ明朝 Pro W6"/>
              </w:rPr>
            </w:pPr>
            <w:r w:rsidRPr="00892B53">
              <w:rPr>
                <w:rFonts w:eastAsia="ヒラギノ明朝 Pro W6"/>
              </w:rPr>
              <w:t>ajatel/la</w:t>
            </w:r>
          </w:p>
        </w:tc>
        <w:tc>
          <w:tcPr>
            <w:tcW w:w="0" w:type="auto"/>
            <w:tcBorders>
              <w:top w:val="nil"/>
              <w:left w:val="single" w:sz="4" w:space="0" w:color="auto"/>
              <w:bottom w:val="nil"/>
              <w:right w:val="single" w:sz="4" w:space="0" w:color="auto"/>
            </w:tcBorders>
          </w:tcPr>
          <w:p w14:paraId="6F2D4C63" w14:textId="11D77D85" w:rsidR="00BC7543" w:rsidRPr="00892B53" w:rsidRDefault="00BC7543" w:rsidP="008C42C4">
            <w:pPr>
              <w:spacing w:before="20" w:after="20"/>
              <w:contextualSpacing/>
              <w:rPr>
                <w:rFonts w:eastAsia="ヒラギノ明朝 Pro W6"/>
              </w:rPr>
            </w:pPr>
            <w:r w:rsidRPr="00892B53">
              <w:rPr>
                <w:rFonts w:eastAsia="ヒラギノ明朝 Pro W6"/>
              </w:rPr>
              <w:t>ajattele/ma</w:t>
            </w:r>
            <w:r w:rsidR="00406FD8">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37D865F5" w14:textId="77777777" w:rsidR="00BC7543" w:rsidRPr="00892B53" w:rsidRDefault="00BC7543" w:rsidP="008C42C4">
            <w:pPr>
              <w:spacing w:before="20" w:after="20"/>
              <w:contextualSpacing/>
              <w:rPr>
                <w:rFonts w:eastAsia="ヒラギノ明朝 Pro W6"/>
              </w:rPr>
            </w:pPr>
            <w:r w:rsidRPr="00892B53">
              <w:rPr>
                <w:rFonts w:eastAsia="ヒラギノ明朝 Pro W6"/>
              </w:rPr>
              <w:t>ajattele/mhaan</w:t>
            </w:r>
          </w:p>
        </w:tc>
      </w:tr>
      <w:tr w:rsidR="00BC7543" w:rsidRPr="00A95D68" w14:paraId="4D2661DE"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3"/>
        </w:trPr>
        <w:tc>
          <w:tcPr>
            <w:tcW w:w="0" w:type="auto"/>
            <w:vMerge w:val="restart"/>
            <w:tcBorders>
              <w:top w:val="nil"/>
              <w:left w:val="single" w:sz="4" w:space="0" w:color="auto"/>
              <w:right w:val="single" w:sz="4" w:space="0" w:color="auto"/>
            </w:tcBorders>
            <w:shd w:val="clear" w:color="auto" w:fill="auto"/>
          </w:tcPr>
          <w:p w14:paraId="4B662B67" w14:textId="40768CF6" w:rsidR="00BC7543" w:rsidRPr="00892B53" w:rsidRDefault="00E6298F" w:rsidP="008C42C4">
            <w:pPr>
              <w:spacing w:before="20" w:after="20"/>
              <w:contextualSpacing/>
              <w:rPr>
                <w:rFonts w:eastAsia="ヒラギノ明朝 Pro W6"/>
              </w:rPr>
            </w:pPr>
            <w:r>
              <w:rPr>
                <w:rFonts w:eastAsia="ヒラギノ明朝 Pro W6"/>
              </w:rPr>
              <w:t>3.3</w:t>
            </w:r>
            <w:r w:rsidR="00BC7543" w:rsidRPr="00892B53">
              <w:rPr>
                <w:rFonts w:eastAsia="ヒラギノ明朝 Pro W6"/>
              </w:rPr>
              <w:t xml:space="preserve"> </w:t>
            </w:r>
            <w:r w:rsidR="00BC7543" w:rsidRPr="0075485B">
              <w:rPr>
                <w:rFonts w:eastAsia="ヒラギノ明朝 Pro W6"/>
              </w:rPr>
              <w:t>(</w:t>
            </w:r>
            <w:r w:rsidR="00BC7543" w:rsidRPr="00892B53">
              <w:rPr>
                <w:rFonts w:eastAsia="ヒラギノ明朝 Pro W6"/>
                <w:i/>
              </w:rPr>
              <w:t>A</w:t>
            </w:r>
            <w:r w:rsidR="00BC7543" w:rsidRPr="0075485B">
              <w:rPr>
                <w:rFonts w:eastAsia="ヒラギノ明朝 Pro W6"/>
              </w:rPr>
              <w:t>)</w:t>
            </w:r>
            <w:r w:rsidR="00BC7543" w:rsidRPr="00892B53">
              <w:rPr>
                <w:rFonts w:eastAsia="ヒラギノ明朝 Pro W6"/>
                <w:i/>
              </w:rPr>
              <w:t>ise</w:t>
            </w:r>
            <w:r w:rsidR="00BC7543" w:rsidRPr="00892B53">
              <w:rPr>
                <w:rFonts w:eastAsia="ヒラギノ明朝 Pro W6"/>
              </w:rPr>
              <w:t xml:space="preserve">-, </w:t>
            </w:r>
            <w:r w:rsidR="00BC7543" w:rsidRPr="00892B53">
              <w:rPr>
                <w:rFonts w:eastAsia="ヒラギノ明朝 Pro W6"/>
                <w:i/>
              </w:rPr>
              <w:t>ise-</w:t>
            </w:r>
            <w:r w:rsidR="00BC7543" w:rsidRPr="00892B53">
              <w:rPr>
                <w:rFonts w:eastAsia="ヒラギノ明朝 Pro W6"/>
              </w:rPr>
              <w:t>verbit</w:t>
            </w:r>
          </w:p>
        </w:tc>
        <w:tc>
          <w:tcPr>
            <w:tcW w:w="0" w:type="auto"/>
            <w:tcBorders>
              <w:top w:val="nil"/>
              <w:left w:val="single" w:sz="4" w:space="0" w:color="auto"/>
              <w:bottom w:val="nil"/>
              <w:right w:val="single" w:sz="4" w:space="0" w:color="auto"/>
            </w:tcBorders>
          </w:tcPr>
          <w:p w14:paraId="299BED0E" w14:textId="77777777" w:rsidR="00BC7543" w:rsidRPr="00892B53" w:rsidRDefault="00BC7543" w:rsidP="008C42C4">
            <w:pPr>
              <w:spacing w:before="20" w:after="20"/>
              <w:contextualSpacing/>
              <w:rPr>
                <w:rFonts w:eastAsia="ヒラギノ明朝 Pro W6"/>
              </w:rPr>
            </w:pPr>
            <w:r w:rsidRPr="00892B53">
              <w:rPr>
                <w:rFonts w:eastAsia="ヒラギノ明朝 Pro W6"/>
              </w:rPr>
              <w:t>auka</w:t>
            </w:r>
            <w:r>
              <w:rPr>
                <w:rFonts w:eastAsia="ヒラギノ明朝 Pro W6"/>
              </w:rPr>
              <w:t>(</w:t>
            </w:r>
            <w:r w:rsidRPr="00892B53">
              <w:rPr>
                <w:rFonts w:eastAsia="ヒラギノ明朝 Pro W6"/>
              </w:rPr>
              <w:t>i)s/ta</w:t>
            </w:r>
          </w:p>
        </w:tc>
        <w:tc>
          <w:tcPr>
            <w:tcW w:w="0" w:type="auto"/>
            <w:tcBorders>
              <w:top w:val="nil"/>
              <w:left w:val="single" w:sz="4" w:space="0" w:color="auto"/>
              <w:bottom w:val="nil"/>
              <w:right w:val="single" w:sz="4" w:space="0" w:color="auto"/>
            </w:tcBorders>
          </w:tcPr>
          <w:p w14:paraId="5DE1F55F" w14:textId="12F716EF" w:rsidR="00BC7543" w:rsidRPr="00892B53" w:rsidRDefault="00BC7543" w:rsidP="008C42C4">
            <w:pPr>
              <w:spacing w:before="20" w:after="20"/>
              <w:contextualSpacing/>
              <w:rPr>
                <w:rFonts w:eastAsia="ヒラギノ明朝 Pro W6"/>
              </w:rPr>
            </w:pPr>
            <w:r w:rsidRPr="00892B53">
              <w:rPr>
                <w:rFonts w:eastAsia="ヒラギノ明朝 Pro W6"/>
              </w:rPr>
              <w:t>auka</w:t>
            </w:r>
            <w:r>
              <w:rPr>
                <w:rFonts w:eastAsia="ヒラギノ明朝 Pro W6"/>
              </w:rPr>
              <w:t>(</w:t>
            </w:r>
            <w:r w:rsidRPr="00892B53">
              <w:rPr>
                <w:rFonts w:eastAsia="ヒラギノ明朝 Pro W6"/>
              </w:rPr>
              <w:t>i)se/ma</w:t>
            </w:r>
            <w:r w:rsidR="00406FD8">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408F1BB2" w14:textId="77777777" w:rsidR="00BC7543" w:rsidRPr="00892B53" w:rsidRDefault="00BC7543" w:rsidP="008C42C4">
            <w:pPr>
              <w:spacing w:before="20" w:after="20"/>
              <w:contextualSpacing/>
              <w:rPr>
                <w:rFonts w:eastAsia="ヒラギノ明朝 Pro W6"/>
              </w:rPr>
            </w:pPr>
            <w:r w:rsidRPr="00892B53">
              <w:rPr>
                <w:rFonts w:eastAsia="ヒラギノ明朝 Pro W6"/>
              </w:rPr>
              <w:t>auka</w:t>
            </w:r>
            <w:r>
              <w:rPr>
                <w:rFonts w:eastAsia="ヒラギノ明朝 Pro W6"/>
              </w:rPr>
              <w:t>(</w:t>
            </w:r>
            <w:r w:rsidRPr="00892B53">
              <w:rPr>
                <w:rFonts w:eastAsia="ヒラギノ明朝 Pro W6"/>
              </w:rPr>
              <w:t>i)se/mhaan</w:t>
            </w:r>
          </w:p>
        </w:tc>
      </w:tr>
      <w:tr w:rsidR="00BC7543" w:rsidRPr="00A95D68" w14:paraId="793AF8FD"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92"/>
        </w:trPr>
        <w:tc>
          <w:tcPr>
            <w:tcW w:w="0" w:type="auto"/>
            <w:vMerge/>
            <w:tcBorders>
              <w:left w:val="single" w:sz="4" w:space="0" w:color="auto"/>
              <w:bottom w:val="single" w:sz="4" w:space="0" w:color="auto"/>
              <w:right w:val="single" w:sz="4" w:space="0" w:color="auto"/>
            </w:tcBorders>
            <w:shd w:val="clear" w:color="auto" w:fill="auto"/>
          </w:tcPr>
          <w:p w14:paraId="54855232"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single" w:sz="4" w:space="0" w:color="auto"/>
              <w:right w:val="single" w:sz="4" w:space="0" w:color="auto"/>
            </w:tcBorders>
          </w:tcPr>
          <w:p w14:paraId="19AF2C1F" w14:textId="77777777" w:rsidR="00BC7543" w:rsidRPr="00892B53" w:rsidRDefault="00BC7543" w:rsidP="008C42C4">
            <w:pPr>
              <w:spacing w:before="20" w:after="20"/>
              <w:contextualSpacing/>
              <w:rPr>
                <w:rFonts w:eastAsia="ヒラギノ明朝 Pro W6"/>
              </w:rPr>
            </w:pPr>
            <w:r w:rsidRPr="00892B53">
              <w:rPr>
                <w:rFonts w:eastAsia="ヒラギノ明朝 Pro W6"/>
              </w:rPr>
              <w:t>täris/tä</w:t>
            </w:r>
          </w:p>
        </w:tc>
        <w:tc>
          <w:tcPr>
            <w:tcW w:w="0" w:type="auto"/>
            <w:tcBorders>
              <w:top w:val="nil"/>
              <w:left w:val="single" w:sz="4" w:space="0" w:color="auto"/>
              <w:bottom w:val="single" w:sz="4" w:space="0" w:color="auto"/>
              <w:right w:val="single" w:sz="4" w:space="0" w:color="auto"/>
            </w:tcBorders>
          </w:tcPr>
          <w:p w14:paraId="703C6093" w14:textId="2C378A78" w:rsidR="00BC7543" w:rsidRPr="00892B53" w:rsidRDefault="00BC7543" w:rsidP="008C42C4">
            <w:pPr>
              <w:spacing w:before="20" w:after="20"/>
              <w:contextualSpacing/>
              <w:rPr>
                <w:rFonts w:eastAsia="ヒラギノ明朝 Pro W6"/>
              </w:rPr>
            </w:pPr>
            <w:r w:rsidRPr="00892B53">
              <w:rPr>
                <w:rFonts w:eastAsia="ヒラギノ明朝 Pro W6"/>
              </w:rPr>
              <w:t>tärise/mä</w:t>
            </w:r>
            <w:r w:rsidR="00406FD8">
              <w:rPr>
                <w:rFonts w:eastAsia="ヒラギノ明朝 Pro W6"/>
              </w:rPr>
              <w:t>/</w:t>
            </w:r>
            <w:r w:rsidRPr="00892B53">
              <w:rPr>
                <w:rFonts w:eastAsia="ヒラギノ明朝 Pro W6"/>
              </w:rPr>
              <w:t>stä</w:t>
            </w:r>
          </w:p>
        </w:tc>
        <w:tc>
          <w:tcPr>
            <w:tcW w:w="0" w:type="auto"/>
            <w:tcBorders>
              <w:top w:val="nil"/>
              <w:left w:val="single" w:sz="4" w:space="0" w:color="auto"/>
              <w:bottom w:val="single" w:sz="4" w:space="0" w:color="auto"/>
              <w:right w:val="single" w:sz="4" w:space="0" w:color="auto"/>
            </w:tcBorders>
          </w:tcPr>
          <w:p w14:paraId="5751D3E6" w14:textId="77777777" w:rsidR="00BC7543" w:rsidRPr="00892B53" w:rsidRDefault="00BC7543" w:rsidP="008C42C4">
            <w:pPr>
              <w:spacing w:before="20" w:after="20"/>
              <w:contextualSpacing/>
              <w:rPr>
                <w:rFonts w:eastAsia="ヒラギノ明朝 Pro W6"/>
              </w:rPr>
            </w:pPr>
            <w:r w:rsidRPr="00892B53">
              <w:rPr>
                <w:rFonts w:eastAsia="ヒラギノ明朝 Pro W6"/>
              </w:rPr>
              <w:t>tärise/mhään</w:t>
            </w:r>
          </w:p>
        </w:tc>
      </w:tr>
      <w:tr w:rsidR="00BC7543" w:rsidRPr="00A95D68" w14:paraId="2ACECE2B" w14:textId="77777777" w:rsidTr="008C42C4">
        <w:trPr>
          <w:cantSplit/>
        </w:trPr>
        <w:tc>
          <w:tcPr>
            <w:tcW w:w="0" w:type="auto"/>
            <w:tcBorders>
              <w:top w:val="single" w:sz="4" w:space="0" w:color="auto"/>
              <w:left w:val="single" w:sz="4" w:space="0" w:color="auto"/>
              <w:bottom w:val="nil"/>
              <w:right w:val="single" w:sz="4" w:space="0" w:color="auto"/>
            </w:tcBorders>
            <w:shd w:val="clear" w:color="auto" w:fill="auto"/>
          </w:tcPr>
          <w:p w14:paraId="666F0B54" w14:textId="265158DB" w:rsidR="00BC7543" w:rsidRPr="00892B53" w:rsidRDefault="001E1B81" w:rsidP="008C42C4">
            <w:pPr>
              <w:spacing w:before="20" w:after="20"/>
              <w:contextualSpacing/>
              <w:rPr>
                <w:rFonts w:eastAsia="ヒラギノ明朝 Pro W6"/>
              </w:rPr>
            </w:pPr>
            <w:r>
              <w:rPr>
                <w:rFonts w:eastAsia="ヒラギノ明朝 Pro W6"/>
              </w:rPr>
              <w:t>4</w:t>
            </w:r>
            <w:r w:rsidR="00D34B14">
              <w:rPr>
                <w:rFonts w:eastAsia="ヒラギノ明朝 Pro W6"/>
              </w:rPr>
              <w:t xml:space="preserve"> Tuplavokaa</w:t>
            </w:r>
            <w:r w:rsidR="00BC7543" w:rsidRPr="00892B53">
              <w:rPr>
                <w:rFonts w:eastAsia="ヒラギノ明朝 Pro W6"/>
              </w:rPr>
              <w:t>lirankaiset</w:t>
            </w:r>
            <w:r w:rsidR="00D409C5">
              <w:rPr>
                <w:rFonts w:eastAsia="ヒラギノ明朝 Pro W6"/>
              </w:rPr>
              <w:t xml:space="preserve"> verbit</w:t>
            </w:r>
          </w:p>
        </w:tc>
        <w:tc>
          <w:tcPr>
            <w:tcW w:w="0" w:type="auto"/>
            <w:tcBorders>
              <w:top w:val="single" w:sz="4" w:space="0" w:color="auto"/>
              <w:left w:val="single" w:sz="4" w:space="0" w:color="auto"/>
              <w:bottom w:val="nil"/>
              <w:right w:val="single" w:sz="4" w:space="0" w:color="auto"/>
            </w:tcBorders>
          </w:tcPr>
          <w:p w14:paraId="4D127473" w14:textId="77777777" w:rsidR="00BC7543" w:rsidRPr="00892B53" w:rsidRDefault="00BC7543" w:rsidP="008C42C4">
            <w:pPr>
              <w:spacing w:before="20" w:after="20"/>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580A3EEF" w14:textId="77777777" w:rsidR="00BC7543" w:rsidRPr="00892B53" w:rsidRDefault="00BC7543" w:rsidP="008C42C4">
            <w:pPr>
              <w:spacing w:before="20" w:after="20"/>
              <w:contextualSpacing/>
              <w:rPr>
                <w:rFonts w:eastAsia="ヒラギノ明朝 Pro W6"/>
              </w:rPr>
            </w:pPr>
          </w:p>
        </w:tc>
        <w:tc>
          <w:tcPr>
            <w:tcW w:w="0" w:type="auto"/>
            <w:tcBorders>
              <w:top w:val="single" w:sz="4" w:space="0" w:color="auto"/>
              <w:left w:val="single" w:sz="4" w:space="0" w:color="auto"/>
              <w:bottom w:val="nil"/>
              <w:right w:val="single" w:sz="4" w:space="0" w:color="auto"/>
            </w:tcBorders>
          </w:tcPr>
          <w:p w14:paraId="1C1D4AE4" w14:textId="77777777" w:rsidR="00BC7543" w:rsidRPr="00892B53" w:rsidRDefault="00BC7543" w:rsidP="008C42C4">
            <w:pPr>
              <w:spacing w:before="20" w:after="20"/>
              <w:contextualSpacing/>
              <w:rPr>
                <w:rFonts w:eastAsia="ヒラギノ明朝 Pro W6"/>
              </w:rPr>
            </w:pPr>
          </w:p>
        </w:tc>
      </w:tr>
      <w:tr w:rsidR="00BC7543" w:rsidRPr="00A95D68" w14:paraId="28E79EE9" w14:textId="77777777" w:rsidTr="008C42C4">
        <w:trPr>
          <w:cantSplit/>
          <w:trHeight w:val="193"/>
        </w:trPr>
        <w:tc>
          <w:tcPr>
            <w:tcW w:w="0" w:type="auto"/>
            <w:vMerge w:val="restart"/>
            <w:tcBorders>
              <w:top w:val="nil"/>
              <w:left w:val="single" w:sz="4" w:space="0" w:color="auto"/>
              <w:right w:val="single" w:sz="4" w:space="0" w:color="auto"/>
            </w:tcBorders>
            <w:shd w:val="clear" w:color="auto" w:fill="auto"/>
          </w:tcPr>
          <w:p w14:paraId="5AC80A15" w14:textId="752E195E" w:rsidR="00BC7543" w:rsidRPr="00892B53" w:rsidRDefault="00E6298F" w:rsidP="008C42C4">
            <w:pPr>
              <w:spacing w:before="20" w:after="20"/>
              <w:contextualSpacing/>
              <w:rPr>
                <w:rFonts w:eastAsia="ヒラギノ明朝 Pro W6"/>
              </w:rPr>
            </w:pPr>
            <w:r>
              <w:rPr>
                <w:rFonts w:eastAsia="ヒラギノ明朝 Pro W6"/>
              </w:rPr>
              <w:t>4.1</w:t>
            </w:r>
            <w:r w:rsidR="00BC7543" w:rsidRPr="00892B53">
              <w:rPr>
                <w:rFonts w:eastAsia="ヒラギノ明朝 Pro W6"/>
                <w:i/>
              </w:rPr>
              <w:t xml:space="preserve"> itte</w:t>
            </w:r>
            <w:r w:rsidR="00BC7543" w:rsidRPr="00892B53">
              <w:rPr>
                <w:rFonts w:eastAsia="ヒラギノ明朝 Pro W6"/>
              </w:rPr>
              <w:t>-verbit</w:t>
            </w:r>
          </w:p>
        </w:tc>
        <w:tc>
          <w:tcPr>
            <w:tcW w:w="0" w:type="auto"/>
            <w:tcBorders>
              <w:top w:val="nil"/>
              <w:left w:val="single" w:sz="4" w:space="0" w:color="auto"/>
              <w:bottom w:val="nil"/>
              <w:right w:val="single" w:sz="4" w:space="0" w:color="auto"/>
            </w:tcBorders>
          </w:tcPr>
          <w:p w14:paraId="4737A5E3" w14:textId="77777777" w:rsidR="00BC7543" w:rsidRPr="00892B53" w:rsidRDefault="00BC7543" w:rsidP="008C42C4">
            <w:pPr>
              <w:spacing w:before="20" w:after="20"/>
              <w:contextualSpacing/>
              <w:rPr>
                <w:rFonts w:eastAsia="ヒラギノ明朝 Pro W6"/>
              </w:rPr>
            </w:pPr>
            <w:r w:rsidRPr="00892B53">
              <w:rPr>
                <w:rFonts w:eastAsia="ヒラギノ明朝 Pro W6"/>
              </w:rPr>
              <w:t>kyyti/tä</w:t>
            </w:r>
          </w:p>
        </w:tc>
        <w:tc>
          <w:tcPr>
            <w:tcW w:w="0" w:type="auto"/>
            <w:tcBorders>
              <w:top w:val="nil"/>
              <w:left w:val="single" w:sz="4" w:space="0" w:color="auto"/>
              <w:bottom w:val="nil"/>
              <w:right w:val="single" w:sz="4" w:space="0" w:color="auto"/>
            </w:tcBorders>
          </w:tcPr>
          <w:p w14:paraId="3CE3E2A3" w14:textId="69C7E78C" w:rsidR="00BC7543" w:rsidRPr="00892B53" w:rsidRDefault="00BC7543" w:rsidP="008C42C4">
            <w:pPr>
              <w:spacing w:before="20" w:after="20"/>
              <w:contextualSpacing/>
              <w:rPr>
                <w:rFonts w:eastAsia="ヒラギノ明朝 Pro W6"/>
              </w:rPr>
            </w:pPr>
            <w:r w:rsidRPr="00892B53">
              <w:rPr>
                <w:rFonts w:eastAsia="ヒラギノ明朝 Pro W6"/>
              </w:rPr>
              <w:t>kyytitte/mä</w:t>
            </w:r>
            <w:r w:rsidR="00406FD8">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0D7A53A5" w14:textId="77777777" w:rsidR="00BC7543" w:rsidRPr="00892B53" w:rsidRDefault="00BC7543" w:rsidP="008C42C4">
            <w:pPr>
              <w:spacing w:before="20" w:after="20"/>
              <w:contextualSpacing/>
              <w:rPr>
                <w:rFonts w:eastAsia="ヒラギノ明朝 Pro W6"/>
              </w:rPr>
            </w:pPr>
            <w:r w:rsidRPr="00892B53">
              <w:rPr>
                <w:rFonts w:eastAsia="ヒラギノ明朝 Pro W6"/>
              </w:rPr>
              <w:t>kyytitte/mhään</w:t>
            </w:r>
          </w:p>
        </w:tc>
      </w:tr>
      <w:tr w:rsidR="00BC7543" w:rsidRPr="00A95D68" w14:paraId="706586F6" w14:textId="77777777" w:rsidTr="008C42C4">
        <w:trPr>
          <w:cantSplit/>
          <w:trHeight w:val="192"/>
        </w:trPr>
        <w:tc>
          <w:tcPr>
            <w:tcW w:w="0" w:type="auto"/>
            <w:vMerge/>
            <w:tcBorders>
              <w:left w:val="single" w:sz="4" w:space="0" w:color="auto"/>
              <w:bottom w:val="nil"/>
              <w:right w:val="single" w:sz="4" w:space="0" w:color="auto"/>
            </w:tcBorders>
            <w:shd w:val="clear" w:color="auto" w:fill="auto"/>
          </w:tcPr>
          <w:p w14:paraId="58C80C70"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0D91FC95" w14:textId="77777777" w:rsidR="00BC7543" w:rsidRPr="00892B53" w:rsidRDefault="00BC7543" w:rsidP="008C42C4">
            <w:pPr>
              <w:spacing w:before="20" w:after="20"/>
              <w:contextualSpacing/>
              <w:rPr>
                <w:rFonts w:eastAsia="ヒラギノ明朝 Pro W6"/>
              </w:rPr>
            </w:pPr>
            <w:r w:rsidRPr="00892B53">
              <w:rPr>
                <w:rFonts w:eastAsia="ヒラギノ明朝 Pro W6"/>
              </w:rPr>
              <w:t>halli/ta</w:t>
            </w:r>
          </w:p>
        </w:tc>
        <w:tc>
          <w:tcPr>
            <w:tcW w:w="0" w:type="auto"/>
            <w:tcBorders>
              <w:top w:val="nil"/>
              <w:left w:val="single" w:sz="4" w:space="0" w:color="auto"/>
              <w:bottom w:val="nil"/>
              <w:right w:val="single" w:sz="4" w:space="0" w:color="auto"/>
            </w:tcBorders>
          </w:tcPr>
          <w:p w14:paraId="34939614" w14:textId="0CE04158" w:rsidR="00BC7543" w:rsidRPr="00892B53" w:rsidRDefault="00BC7543" w:rsidP="008C42C4">
            <w:pPr>
              <w:spacing w:before="20" w:after="20"/>
              <w:contextualSpacing/>
              <w:rPr>
                <w:rFonts w:eastAsia="ヒラギノ明朝 Pro W6"/>
              </w:rPr>
            </w:pPr>
            <w:r w:rsidRPr="00892B53">
              <w:rPr>
                <w:rFonts w:eastAsia="ヒラギノ明朝 Pro W6"/>
              </w:rPr>
              <w:t>hallitte/ma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1CF14EB7" w14:textId="77777777" w:rsidR="00BC7543" w:rsidRPr="00892B53" w:rsidRDefault="00BC7543" w:rsidP="008C42C4">
            <w:pPr>
              <w:spacing w:before="20" w:after="20"/>
              <w:contextualSpacing/>
              <w:rPr>
                <w:rFonts w:eastAsia="ヒラギノ明朝 Pro W6"/>
              </w:rPr>
            </w:pPr>
            <w:r w:rsidRPr="00892B53">
              <w:rPr>
                <w:rFonts w:eastAsia="ヒラギノ明朝 Pro W6"/>
              </w:rPr>
              <w:t>hallitte/mhaan</w:t>
            </w:r>
          </w:p>
        </w:tc>
      </w:tr>
      <w:tr w:rsidR="00BC7543" w:rsidRPr="00A95D68" w14:paraId="08DC313D" w14:textId="77777777" w:rsidTr="008C42C4">
        <w:trPr>
          <w:cantSplit/>
        </w:trPr>
        <w:tc>
          <w:tcPr>
            <w:tcW w:w="0" w:type="auto"/>
            <w:tcBorders>
              <w:top w:val="nil"/>
              <w:left w:val="single" w:sz="4" w:space="0" w:color="auto"/>
              <w:bottom w:val="nil"/>
              <w:right w:val="single" w:sz="4" w:space="0" w:color="auto"/>
            </w:tcBorders>
            <w:shd w:val="clear" w:color="auto" w:fill="auto"/>
          </w:tcPr>
          <w:p w14:paraId="01F78C53" w14:textId="77777777" w:rsidR="00BC7543" w:rsidRPr="00892B53" w:rsidRDefault="00BC7543" w:rsidP="008C42C4">
            <w:pPr>
              <w:spacing w:before="20" w:after="20"/>
              <w:contextualSpacing/>
              <w:rPr>
                <w:rFonts w:eastAsia="ヒラギノ明朝 Pro W6"/>
              </w:rPr>
            </w:pPr>
            <w:r w:rsidRPr="00892B53">
              <w:rPr>
                <w:rFonts w:eastAsia="ヒラギノ明朝 Pro W6"/>
              </w:rPr>
              <w:t xml:space="preserve">4.2 </w:t>
            </w:r>
            <w:r w:rsidRPr="00892B53">
              <w:rPr>
                <w:rFonts w:eastAsia="ヒラギノ明朝 Pro W6"/>
                <w:i/>
              </w:rPr>
              <w:t>Oitte</w:t>
            </w:r>
            <w:r w:rsidRPr="00892B53">
              <w:rPr>
                <w:rFonts w:eastAsia="ヒラギノ明朝 Pro W6"/>
              </w:rPr>
              <w:t>-verbit</w:t>
            </w:r>
          </w:p>
        </w:tc>
        <w:tc>
          <w:tcPr>
            <w:tcW w:w="0" w:type="auto"/>
            <w:tcBorders>
              <w:top w:val="nil"/>
              <w:left w:val="single" w:sz="4" w:space="0" w:color="auto"/>
              <w:bottom w:val="nil"/>
              <w:right w:val="single" w:sz="4" w:space="0" w:color="auto"/>
            </w:tcBorders>
          </w:tcPr>
          <w:p w14:paraId="10CEF07F" w14:textId="77777777" w:rsidR="00BC7543" w:rsidRPr="00892B53" w:rsidRDefault="00BC7543" w:rsidP="008C42C4">
            <w:pPr>
              <w:spacing w:before="20" w:after="20"/>
              <w:contextualSpacing/>
              <w:rPr>
                <w:rFonts w:eastAsia="ヒラギノ明朝 Pro W6"/>
              </w:rPr>
            </w:pPr>
            <w:r w:rsidRPr="00892B53">
              <w:rPr>
                <w:rFonts w:eastAsia="ヒラギノ明朝 Pro W6"/>
              </w:rPr>
              <w:t>piikaroi/ta</w:t>
            </w:r>
          </w:p>
        </w:tc>
        <w:tc>
          <w:tcPr>
            <w:tcW w:w="0" w:type="auto"/>
            <w:tcBorders>
              <w:top w:val="nil"/>
              <w:left w:val="single" w:sz="4" w:space="0" w:color="auto"/>
              <w:bottom w:val="nil"/>
              <w:right w:val="single" w:sz="4" w:space="0" w:color="auto"/>
            </w:tcBorders>
          </w:tcPr>
          <w:p w14:paraId="6DECEF49" w14:textId="12379251" w:rsidR="00BC7543" w:rsidRPr="00892B53" w:rsidRDefault="00BC7543" w:rsidP="008C42C4">
            <w:pPr>
              <w:spacing w:before="20" w:after="20"/>
              <w:contextualSpacing/>
              <w:rPr>
                <w:rFonts w:eastAsia="ヒラギノ明朝 Pro W6"/>
              </w:rPr>
            </w:pPr>
            <w:r w:rsidRPr="00892B53">
              <w:rPr>
                <w:rFonts w:eastAsia="ヒラギノ明朝 Pro W6"/>
              </w:rPr>
              <w:t>piikaroitte/ma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35A4A860" w14:textId="77777777" w:rsidR="00BC7543" w:rsidRPr="00892B53" w:rsidRDefault="00BC7543" w:rsidP="008C42C4">
            <w:pPr>
              <w:spacing w:before="20" w:after="20"/>
              <w:contextualSpacing/>
              <w:rPr>
                <w:rFonts w:eastAsia="ヒラギノ明朝 Pro W6"/>
              </w:rPr>
            </w:pPr>
            <w:r w:rsidRPr="00892B53">
              <w:rPr>
                <w:rFonts w:eastAsia="ヒラギノ明朝 Pro W6"/>
              </w:rPr>
              <w:t>piikaroitte/mhaan</w:t>
            </w:r>
          </w:p>
        </w:tc>
      </w:tr>
      <w:tr w:rsidR="00BC7543" w:rsidRPr="00A95D68" w14:paraId="7AB67B31" w14:textId="77777777" w:rsidTr="008C42C4">
        <w:trPr>
          <w:cantSplit/>
          <w:trHeight w:val="193"/>
        </w:trPr>
        <w:tc>
          <w:tcPr>
            <w:tcW w:w="0" w:type="auto"/>
            <w:vMerge w:val="restart"/>
            <w:tcBorders>
              <w:top w:val="nil"/>
              <w:left w:val="single" w:sz="4" w:space="0" w:color="auto"/>
              <w:right w:val="single" w:sz="4" w:space="0" w:color="auto"/>
            </w:tcBorders>
            <w:shd w:val="clear" w:color="auto" w:fill="auto"/>
          </w:tcPr>
          <w:p w14:paraId="025993C8" w14:textId="2B3A9DAA" w:rsidR="00BC7543" w:rsidRPr="00892B53" w:rsidRDefault="00E6298F" w:rsidP="008C42C4">
            <w:pPr>
              <w:spacing w:before="20" w:after="20"/>
              <w:contextualSpacing/>
              <w:rPr>
                <w:rFonts w:eastAsia="ヒラギノ明朝 Pro W6"/>
              </w:rPr>
            </w:pPr>
            <w:r>
              <w:rPr>
                <w:rFonts w:eastAsia="ヒラギノ明朝 Pro W6"/>
              </w:rPr>
              <w:t>4.3</w:t>
            </w:r>
            <w:r w:rsidR="00BC7543" w:rsidRPr="00892B53">
              <w:rPr>
                <w:rFonts w:eastAsia="ヒラギノ明朝 Pro W6"/>
              </w:rPr>
              <w:t xml:space="preserve"> </w:t>
            </w:r>
            <w:r w:rsidR="00BC7543" w:rsidRPr="00892B53">
              <w:rPr>
                <w:rFonts w:eastAsia="ヒラギノ明朝 Pro W6"/>
                <w:i/>
              </w:rPr>
              <w:t>ne</w:t>
            </w:r>
            <w:r w:rsidR="00BC7543" w:rsidRPr="00892B53">
              <w:rPr>
                <w:rFonts w:eastAsia="ヒラギノ明朝 Pro W6"/>
              </w:rPr>
              <w:t>-verbit</w:t>
            </w:r>
          </w:p>
        </w:tc>
        <w:tc>
          <w:tcPr>
            <w:tcW w:w="0" w:type="auto"/>
            <w:tcBorders>
              <w:top w:val="nil"/>
              <w:left w:val="single" w:sz="4" w:space="0" w:color="auto"/>
              <w:bottom w:val="nil"/>
              <w:right w:val="single" w:sz="4" w:space="0" w:color="auto"/>
            </w:tcBorders>
          </w:tcPr>
          <w:p w14:paraId="41870FFC" w14:textId="77777777" w:rsidR="00BC7543" w:rsidRPr="00892B53" w:rsidRDefault="00BC7543" w:rsidP="008C42C4">
            <w:pPr>
              <w:spacing w:before="20" w:after="20"/>
              <w:contextualSpacing/>
              <w:rPr>
                <w:rFonts w:eastAsia="ヒラギノ明朝 Pro W6"/>
              </w:rPr>
            </w:pPr>
            <w:r w:rsidRPr="00892B53">
              <w:rPr>
                <w:rFonts w:eastAsia="ヒラギノ明朝 Pro W6"/>
              </w:rPr>
              <w:t>valje/ta</w:t>
            </w:r>
          </w:p>
        </w:tc>
        <w:tc>
          <w:tcPr>
            <w:tcW w:w="0" w:type="auto"/>
            <w:tcBorders>
              <w:top w:val="nil"/>
              <w:left w:val="single" w:sz="4" w:space="0" w:color="auto"/>
              <w:bottom w:val="nil"/>
              <w:right w:val="single" w:sz="4" w:space="0" w:color="auto"/>
            </w:tcBorders>
          </w:tcPr>
          <w:p w14:paraId="757D1674" w14:textId="78F4F83D" w:rsidR="00BC7543" w:rsidRPr="00892B53" w:rsidRDefault="00BC7543" w:rsidP="008C42C4">
            <w:pPr>
              <w:spacing w:before="20" w:after="20"/>
              <w:contextualSpacing/>
              <w:rPr>
                <w:rFonts w:eastAsia="ヒラギノ明朝 Pro W6"/>
              </w:rPr>
            </w:pPr>
            <w:r w:rsidRPr="00892B53">
              <w:rPr>
                <w:rFonts w:eastAsia="ヒラギノ明朝 Pro W6"/>
              </w:rPr>
              <w:t>valkene/ma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5AD3642A" w14:textId="77777777" w:rsidR="00BC7543" w:rsidRPr="00892B53" w:rsidRDefault="00BC7543" w:rsidP="008C42C4">
            <w:pPr>
              <w:spacing w:before="20" w:after="20"/>
              <w:contextualSpacing/>
              <w:rPr>
                <w:rFonts w:eastAsia="ヒラギノ明朝 Pro W6"/>
              </w:rPr>
            </w:pPr>
            <w:r w:rsidRPr="00892B53">
              <w:rPr>
                <w:rFonts w:eastAsia="ヒラギノ明朝 Pro W6"/>
              </w:rPr>
              <w:t>valkene/mhaan</w:t>
            </w:r>
          </w:p>
        </w:tc>
      </w:tr>
      <w:tr w:rsidR="00BC7543" w:rsidRPr="00A95D68" w14:paraId="12FE5EF0" w14:textId="77777777" w:rsidTr="008C42C4">
        <w:trPr>
          <w:cantSplit/>
          <w:trHeight w:val="192"/>
        </w:trPr>
        <w:tc>
          <w:tcPr>
            <w:tcW w:w="0" w:type="auto"/>
            <w:vMerge/>
            <w:tcBorders>
              <w:left w:val="single" w:sz="4" w:space="0" w:color="auto"/>
              <w:bottom w:val="nil"/>
              <w:right w:val="single" w:sz="4" w:space="0" w:color="auto"/>
            </w:tcBorders>
            <w:shd w:val="clear" w:color="auto" w:fill="auto"/>
          </w:tcPr>
          <w:p w14:paraId="45A10222" w14:textId="77777777" w:rsidR="00BC7543" w:rsidRPr="00892B53" w:rsidRDefault="00BC7543" w:rsidP="008C42C4">
            <w:pPr>
              <w:spacing w:before="20" w:after="20"/>
              <w:contextualSpacing/>
              <w:rPr>
                <w:rFonts w:eastAsia="ヒラギノ明朝 Pro W6"/>
              </w:rPr>
            </w:pPr>
          </w:p>
        </w:tc>
        <w:tc>
          <w:tcPr>
            <w:tcW w:w="0" w:type="auto"/>
            <w:tcBorders>
              <w:top w:val="nil"/>
              <w:left w:val="single" w:sz="4" w:space="0" w:color="auto"/>
              <w:bottom w:val="nil"/>
              <w:right w:val="single" w:sz="4" w:space="0" w:color="auto"/>
            </w:tcBorders>
          </w:tcPr>
          <w:p w14:paraId="4CDBAB97" w14:textId="77777777" w:rsidR="00BC7543" w:rsidRPr="00892B53" w:rsidRDefault="00BC7543" w:rsidP="008C42C4">
            <w:pPr>
              <w:spacing w:before="20" w:after="20"/>
              <w:contextualSpacing/>
              <w:rPr>
                <w:rFonts w:eastAsia="ヒラギノ明朝 Pro W6"/>
              </w:rPr>
            </w:pPr>
            <w:r w:rsidRPr="00892B53">
              <w:rPr>
                <w:rFonts w:eastAsia="ヒラギノ明朝 Pro W6"/>
              </w:rPr>
              <w:t>vanhe/ta</w:t>
            </w:r>
          </w:p>
        </w:tc>
        <w:tc>
          <w:tcPr>
            <w:tcW w:w="0" w:type="auto"/>
            <w:tcBorders>
              <w:top w:val="nil"/>
              <w:left w:val="single" w:sz="4" w:space="0" w:color="auto"/>
              <w:bottom w:val="nil"/>
              <w:right w:val="single" w:sz="4" w:space="0" w:color="auto"/>
            </w:tcBorders>
          </w:tcPr>
          <w:p w14:paraId="2252A682" w14:textId="68E4374D" w:rsidR="00BC7543" w:rsidRPr="00892B53" w:rsidRDefault="00BC7543" w:rsidP="008C42C4">
            <w:pPr>
              <w:spacing w:before="20" w:after="20"/>
              <w:contextualSpacing/>
              <w:rPr>
                <w:rFonts w:eastAsia="ヒラギノ明朝 Pro W6"/>
              </w:rPr>
            </w:pPr>
            <w:r w:rsidRPr="00892B53">
              <w:rPr>
                <w:rFonts w:eastAsia="ヒラギノ明朝 Pro W6"/>
              </w:rPr>
              <w:t>vanhene/ma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57CA9D38" w14:textId="77777777" w:rsidR="00BC7543" w:rsidRPr="00892B53" w:rsidRDefault="00BC7543" w:rsidP="008C42C4">
            <w:pPr>
              <w:spacing w:before="20" w:after="20"/>
              <w:contextualSpacing/>
              <w:rPr>
                <w:rFonts w:eastAsia="ヒラギノ明朝 Pro W6"/>
              </w:rPr>
            </w:pPr>
            <w:r w:rsidRPr="00892B53">
              <w:rPr>
                <w:rFonts w:eastAsia="ヒラギノ明朝 Pro W6"/>
              </w:rPr>
              <w:t>vanhene/mhaan</w:t>
            </w:r>
          </w:p>
        </w:tc>
      </w:tr>
      <w:tr w:rsidR="00BC7543" w:rsidRPr="00A95D68" w14:paraId="269D38DC" w14:textId="77777777" w:rsidTr="008C42C4">
        <w:trPr>
          <w:cantSplit/>
          <w:trHeight w:val="291"/>
        </w:trPr>
        <w:tc>
          <w:tcPr>
            <w:tcW w:w="0" w:type="auto"/>
            <w:vMerge w:val="restart"/>
            <w:tcBorders>
              <w:top w:val="nil"/>
              <w:left w:val="single" w:sz="4" w:space="0" w:color="auto"/>
              <w:right w:val="single" w:sz="4" w:space="0" w:color="auto"/>
            </w:tcBorders>
            <w:shd w:val="clear" w:color="auto" w:fill="auto"/>
          </w:tcPr>
          <w:p w14:paraId="438CDEC0" w14:textId="0967C5B8" w:rsidR="00BC7543" w:rsidRPr="00892B53" w:rsidRDefault="00E6298F" w:rsidP="008C42C4">
            <w:pPr>
              <w:spacing w:before="20" w:after="20"/>
              <w:contextualSpacing/>
              <w:rPr>
                <w:rFonts w:eastAsia="ヒラギノ明朝 Pro W6"/>
              </w:rPr>
            </w:pPr>
            <w:r>
              <w:rPr>
                <w:rFonts w:eastAsia="ヒラギノ明朝 Pro W6"/>
              </w:rPr>
              <w:t>4.4</w:t>
            </w:r>
            <w:r w:rsidR="00D34B14">
              <w:rPr>
                <w:rFonts w:eastAsia="ヒラギノ明朝 Pro W6"/>
              </w:rPr>
              <w:t xml:space="preserve"> Kokkoontuma</w:t>
            </w:r>
            <w:r w:rsidR="00BC7543" w:rsidRPr="00892B53">
              <w:rPr>
                <w:rFonts w:eastAsia="ヒラギノ明朝 Pro W6"/>
              </w:rPr>
              <w:t>verbit</w:t>
            </w:r>
          </w:p>
        </w:tc>
        <w:tc>
          <w:tcPr>
            <w:tcW w:w="0" w:type="auto"/>
            <w:tcBorders>
              <w:top w:val="nil"/>
              <w:left w:val="single" w:sz="4" w:space="0" w:color="auto"/>
              <w:bottom w:val="nil"/>
              <w:right w:val="single" w:sz="4" w:space="0" w:color="auto"/>
            </w:tcBorders>
          </w:tcPr>
          <w:p w14:paraId="0E4A431F" w14:textId="77777777" w:rsidR="00BC7543" w:rsidRPr="00892B53" w:rsidRDefault="00BC7543" w:rsidP="008C42C4">
            <w:pPr>
              <w:spacing w:before="20" w:after="20"/>
              <w:contextualSpacing/>
              <w:rPr>
                <w:rFonts w:eastAsia="ヒラギノ明朝 Pro W6"/>
              </w:rPr>
            </w:pPr>
            <w:r w:rsidRPr="00892B53">
              <w:rPr>
                <w:rFonts w:eastAsia="ヒラギノ明朝 Pro W6"/>
              </w:rPr>
              <w:t>jatka/ta</w:t>
            </w:r>
          </w:p>
        </w:tc>
        <w:tc>
          <w:tcPr>
            <w:tcW w:w="0" w:type="auto"/>
            <w:tcBorders>
              <w:top w:val="nil"/>
              <w:left w:val="single" w:sz="4" w:space="0" w:color="auto"/>
              <w:bottom w:val="nil"/>
              <w:right w:val="single" w:sz="4" w:space="0" w:color="auto"/>
            </w:tcBorders>
          </w:tcPr>
          <w:p w14:paraId="51FDA7CB" w14:textId="162A863A" w:rsidR="00BC7543" w:rsidRPr="00892B53" w:rsidRDefault="00BC7543" w:rsidP="008C42C4">
            <w:pPr>
              <w:spacing w:before="20" w:after="20"/>
              <w:contextualSpacing/>
              <w:rPr>
                <w:rFonts w:eastAsia="ヒラギノ明朝 Pro W6"/>
              </w:rPr>
            </w:pPr>
            <w:r w:rsidRPr="00892B53">
              <w:rPr>
                <w:rFonts w:eastAsia="ヒラギノ明朝 Pro W6"/>
              </w:rPr>
              <w:t>jatkaa/ma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nil"/>
              <w:right w:val="single" w:sz="4" w:space="0" w:color="auto"/>
            </w:tcBorders>
          </w:tcPr>
          <w:p w14:paraId="0B1B050B" w14:textId="77777777" w:rsidR="00BC7543" w:rsidRPr="00892B53" w:rsidRDefault="00BC7543" w:rsidP="008C42C4">
            <w:pPr>
              <w:spacing w:before="20" w:after="20"/>
              <w:contextualSpacing/>
              <w:rPr>
                <w:rFonts w:eastAsia="ヒラギノ明朝 Pro W6"/>
              </w:rPr>
            </w:pPr>
            <w:r w:rsidRPr="00892B53">
              <w:rPr>
                <w:rFonts w:eastAsia="ヒラギノ明朝 Pro W6"/>
              </w:rPr>
              <w:t>jatkaa/mhaan</w:t>
            </w:r>
          </w:p>
        </w:tc>
      </w:tr>
      <w:tr w:rsidR="00BC7543" w:rsidRPr="00A95D68" w14:paraId="5A469AD2" w14:textId="77777777" w:rsidTr="008C42C4">
        <w:trPr>
          <w:cantSplit/>
          <w:trHeight w:val="288"/>
        </w:trPr>
        <w:tc>
          <w:tcPr>
            <w:tcW w:w="0" w:type="auto"/>
            <w:vMerge/>
            <w:tcBorders>
              <w:left w:val="single" w:sz="4" w:space="0" w:color="auto"/>
              <w:right w:val="single" w:sz="4" w:space="0" w:color="auto"/>
            </w:tcBorders>
            <w:shd w:val="clear" w:color="auto" w:fill="auto"/>
          </w:tcPr>
          <w:p w14:paraId="789B1CCC" w14:textId="77777777" w:rsidR="00BC7543" w:rsidRPr="00892B53" w:rsidRDefault="00BC7543" w:rsidP="008C42C4">
            <w:pPr>
              <w:spacing w:before="20" w:after="20"/>
              <w:contextualSpacing/>
              <w:rPr>
                <w:rFonts w:eastAsia="ヒラギノ明朝 Pro W6"/>
                <w:highlight w:val="yellow"/>
              </w:rPr>
            </w:pPr>
          </w:p>
        </w:tc>
        <w:tc>
          <w:tcPr>
            <w:tcW w:w="0" w:type="auto"/>
            <w:tcBorders>
              <w:top w:val="nil"/>
              <w:left w:val="single" w:sz="4" w:space="0" w:color="auto"/>
              <w:bottom w:val="nil"/>
              <w:right w:val="single" w:sz="4" w:space="0" w:color="auto"/>
            </w:tcBorders>
          </w:tcPr>
          <w:p w14:paraId="71ACA5E2" w14:textId="77777777" w:rsidR="00BC7543" w:rsidRPr="00892B53" w:rsidRDefault="00BC7543" w:rsidP="008C42C4">
            <w:pPr>
              <w:spacing w:before="20" w:after="20"/>
              <w:contextualSpacing/>
              <w:rPr>
                <w:rFonts w:eastAsia="ヒラギノ明朝 Pro W6"/>
              </w:rPr>
            </w:pPr>
            <w:r w:rsidRPr="00892B53">
              <w:rPr>
                <w:rFonts w:eastAsia="ヒラギノ明朝 Pro W6"/>
              </w:rPr>
              <w:t>pöl</w:t>
            </w:r>
            <w:r>
              <w:rPr>
                <w:rFonts w:eastAsia="ヒラギノ明朝 Pro W6"/>
              </w:rPr>
              <w:t>(</w:t>
            </w:r>
            <w:r w:rsidRPr="00892B53">
              <w:rPr>
                <w:rFonts w:eastAsia="ヒラギノ明朝 Pro W6"/>
              </w:rPr>
              <w:t>j)ä/tä</w:t>
            </w:r>
          </w:p>
        </w:tc>
        <w:tc>
          <w:tcPr>
            <w:tcW w:w="0" w:type="auto"/>
            <w:tcBorders>
              <w:top w:val="nil"/>
              <w:left w:val="single" w:sz="4" w:space="0" w:color="auto"/>
              <w:bottom w:val="nil"/>
              <w:right w:val="single" w:sz="4" w:space="0" w:color="auto"/>
            </w:tcBorders>
          </w:tcPr>
          <w:p w14:paraId="0764BEF9" w14:textId="786C1F35" w:rsidR="00BC7543" w:rsidRPr="00892B53" w:rsidRDefault="00BC7543" w:rsidP="008C42C4">
            <w:pPr>
              <w:spacing w:before="20" w:after="20"/>
              <w:contextualSpacing/>
              <w:rPr>
                <w:rFonts w:eastAsia="ヒラギノ明朝 Pro W6"/>
              </w:rPr>
            </w:pPr>
            <w:r w:rsidRPr="00892B53">
              <w:rPr>
                <w:rFonts w:eastAsia="ヒラギノ明朝 Pro W6"/>
              </w:rPr>
              <w:t>pölk</w:t>
            </w:r>
            <w:r>
              <w:rPr>
                <w:rFonts w:eastAsia="ヒラギノ明朝 Pro W6"/>
              </w:rPr>
              <w:t>(</w:t>
            </w:r>
            <w:r w:rsidRPr="00892B53">
              <w:rPr>
                <w:rFonts w:eastAsia="ヒラギノ明朝 Pro W6"/>
              </w:rPr>
              <w:t>k)ää/mä</w:t>
            </w:r>
            <w:r w:rsidR="00500CF4">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3EFF1147" w14:textId="77777777" w:rsidR="00BC7543" w:rsidRPr="00892B53" w:rsidRDefault="00BC7543" w:rsidP="008C42C4">
            <w:pPr>
              <w:spacing w:before="20" w:after="20"/>
              <w:contextualSpacing/>
              <w:rPr>
                <w:rFonts w:eastAsia="ヒラギノ明朝 Pro W6"/>
              </w:rPr>
            </w:pPr>
            <w:r w:rsidRPr="00892B53">
              <w:rPr>
                <w:rFonts w:eastAsia="ヒラギノ明朝 Pro W6"/>
              </w:rPr>
              <w:t>pölk</w:t>
            </w:r>
            <w:r>
              <w:rPr>
                <w:rFonts w:eastAsia="ヒラギノ明朝 Pro W6"/>
              </w:rPr>
              <w:t>(</w:t>
            </w:r>
            <w:r w:rsidRPr="00892B53">
              <w:rPr>
                <w:rFonts w:eastAsia="ヒラギノ明朝 Pro W6"/>
              </w:rPr>
              <w:t>k)ää/mhään</w:t>
            </w:r>
          </w:p>
        </w:tc>
      </w:tr>
      <w:tr w:rsidR="00BC7543" w:rsidRPr="00A95D68" w14:paraId="45EC9F98" w14:textId="77777777" w:rsidTr="008C42C4">
        <w:trPr>
          <w:cantSplit/>
          <w:trHeight w:val="288"/>
        </w:trPr>
        <w:tc>
          <w:tcPr>
            <w:tcW w:w="0" w:type="auto"/>
            <w:vMerge/>
            <w:tcBorders>
              <w:left w:val="single" w:sz="4" w:space="0" w:color="auto"/>
              <w:right w:val="single" w:sz="4" w:space="0" w:color="auto"/>
            </w:tcBorders>
            <w:shd w:val="clear" w:color="auto" w:fill="auto"/>
          </w:tcPr>
          <w:p w14:paraId="61AE55CF" w14:textId="77777777" w:rsidR="00BC7543" w:rsidRPr="00892B53" w:rsidRDefault="00BC7543" w:rsidP="008C42C4">
            <w:pPr>
              <w:spacing w:before="20" w:after="20"/>
              <w:contextualSpacing/>
              <w:rPr>
                <w:rFonts w:eastAsia="ヒラギノ明朝 Pro W6"/>
                <w:highlight w:val="yellow"/>
              </w:rPr>
            </w:pPr>
          </w:p>
        </w:tc>
        <w:tc>
          <w:tcPr>
            <w:tcW w:w="0" w:type="auto"/>
            <w:tcBorders>
              <w:top w:val="nil"/>
              <w:left w:val="single" w:sz="4" w:space="0" w:color="auto"/>
              <w:bottom w:val="nil"/>
              <w:right w:val="single" w:sz="4" w:space="0" w:color="auto"/>
            </w:tcBorders>
          </w:tcPr>
          <w:p w14:paraId="781ED923" w14:textId="77777777" w:rsidR="00BC7543" w:rsidRPr="00892B53" w:rsidRDefault="00BC7543" w:rsidP="008C42C4">
            <w:pPr>
              <w:spacing w:before="20" w:after="20"/>
              <w:contextualSpacing/>
              <w:rPr>
                <w:rFonts w:eastAsia="ヒラギノ明朝 Pro W6"/>
              </w:rPr>
            </w:pPr>
            <w:r w:rsidRPr="00892B53">
              <w:rPr>
                <w:rFonts w:eastAsia="ヒラギノ明朝 Pro W6"/>
              </w:rPr>
              <w:t>keri/tä</w:t>
            </w:r>
          </w:p>
        </w:tc>
        <w:tc>
          <w:tcPr>
            <w:tcW w:w="0" w:type="auto"/>
            <w:tcBorders>
              <w:top w:val="nil"/>
              <w:left w:val="single" w:sz="4" w:space="0" w:color="auto"/>
              <w:bottom w:val="nil"/>
              <w:right w:val="single" w:sz="4" w:space="0" w:color="auto"/>
            </w:tcBorders>
          </w:tcPr>
          <w:p w14:paraId="527D05FB" w14:textId="0B506065" w:rsidR="00BC7543" w:rsidRPr="00892B53" w:rsidRDefault="00BC7543" w:rsidP="008C42C4">
            <w:pPr>
              <w:spacing w:before="20" w:after="20"/>
              <w:contextualSpacing/>
              <w:rPr>
                <w:rFonts w:eastAsia="ヒラギノ明朝 Pro W6"/>
              </w:rPr>
            </w:pPr>
            <w:r w:rsidRPr="00892B53">
              <w:rPr>
                <w:rFonts w:eastAsia="ヒラギノ明朝 Pro W6"/>
              </w:rPr>
              <w:t>kerkkii/mä</w:t>
            </w:r>
            <w:r w:rsidR="00500CF4">
              <w:rPr>
                <w:rFonts w:eastAsia="ヒラギノ明朝 Pro W6"/>
              </w:rPr>
              <w:t>/</w:t>
            </w:r>
            <w:r w:rsidRPr="00892B53">
              <w:rPr>
                <w:rFonts w:eastAsia="ヒラギノ明朝 Pro W6"/>
              </w:rPr>
              <w:t>stä ~ kerkiä/mä</w:t>
            </w:r>
            <w:r w:rsidR="00500CF4">
              <w:rPr>
                <w:rFonts w:eastAsia="ヒラギノ明朝 Pro W6"/>
              </w:rPr>
              <w:t>/</w:t>
            </w:r>
            <w:r w:rsidRPr="00892B53">
              <w:rPr>
                <w:rFonts w:eastAsia="ヒラギノ明朝 Pro W6"/>
              </w:rPr>
              <w:t>stä</w:t>
            </w:r>
          </w:p>
        </w:tc>
        <w:tc>
          <w:tcPr>
            <w:tcW w:w="0" w:type="auto"/>
            <w:tcBorders>
              <w:top w:val="nil"/>
              <w:left w:val="single" w:sz="4" w:space="0" w:color="auto"/>
              <w:bottom w:val="nil"/>
              <w:right w:val="single" w:sz="4" w:space="0" w:color="auto"/>
            </w:tcBorders>
          </w:tcPr>
          <w:p w14:paraId="215B482D" w14:textId="77777777" w:rsidR="00BC7543" w:rsidRPr="00892B53" w:rsidRDefault="00BC7543" w:rsidP="008C42C4">
            <w:pPr>
              <w:spacing w:before="20" w:after="20"/>
              <w:contextualSpacing/>
              <w:rPr>
                <w:rFonts w:eastAsia="ヒラギノ明朝 Pro W6"/>
              </w:rPr>
            </w:pPr>
            <w:r w:rsidRPr="00892B53">
              <w:rPr>
                <w:rFonts w:eastAsia="ヒラギノ明朝 Pro W6"/>
              </w:rPr>
              <w:t>kerkkii/mhään ~ kerkiä/mhään</w:t>
            </w:r>
          </w:p>
        </w:tc>
      </w:tr>
      <w:tr w:rsidR="00BC7543" w:rsidRPr="00A95D68" w14:paraId="418C5103" w14:textId="77777777" w:rsidTr="008C42C4">
        <w:trPr>
          <w:cantSplit/>
          <w:trHeight w:val="288"/>
        </w:trPr>
        <w:tc>
          <w:tcPr>
            <w:tcW w:w="0" w:type="auto"/>
            <w:vMerge/>
            <w:tcBorders>
              <w:left w:val="single" w:sz="4" w:space="0" w:color="auto"/>
              <w:bottom w:val="single" w:sz="4" w:space="0" w:color="auto"/>
              <w:right w:val="single" w:sz="4" w:space="0" w:color="auto"/>
            </w:tcBorders>
            <w:shd w:val="clear" w:color="auto" w:fill="auto"/>
          </w:tcPr>
          <w:p w14:paraId="21B35B5E" w14:textId="77777777" w:rsidR="00BC7543" w:rsidRPr="00892B53" w:rsidRDefault="00BC7543" w:rsidP="008C42C4">
            <w:pPr>
              <w:spacing w:before="20" w:after="20"/>
              <w:contextualSpacing/>
              <w:rPr>
                <w:rFonts w:eastAsia="ヒラギノ明朝 Pro W6"/>
                <w:highlight w:val="yellow"/>
              </w:rPr>
            </w:pPr>
          </w:p>
        </w:tc>
        <w:tc>
          <w:tcPr>
            <w:tcW w:w="0" w:type="auto"/>
            <w:tcBorders>
              <w:top w:val="nil"/>
              <w:left w:val="single" w:sz="4" w:space="0" w:color="auto"/>
              <w:bottom w:val="single" w:sz="4" w:space="0" w:color="auto"/>
              <w:right w:val="single" w:sz="4" w:space="0" w:color="auto"/>
            </w:tcBorders>
          </w:tcPr>
          <w:p w14:paraId="78C4F41F" w14:textId="77777777" w:rsidR="00BC7543" w:rsidRPr="00892B53" w:rsidRDefault="00BC7543" w:rsidP="008C42C4">
            <w:pPr>
              <w:spacing w:before="20" w:after="20"/>
              <w:contextualSpacing/>
              <w:rPr>
                <w:rFonts w:eastAsia="ヒラギノ明朝 Pro W6"/>
              </w:rPr>
            </w:pPr>
            <w:r w:rsidRPr="00892B53">
              <w:rPr>
                <w:rFonts w:eastAsia="ヒラギノ明朝 Pro W6"/>
              </w:rPr>
              <w:t>ka</w:t>
            </w:r>
            <w:r>
              <w:rPr>
                <w:rFonts w:eastAsia="ヒラギノ明朝 Pro W6"/>
              </w:rPr>
              <w:t>(</w:t>
            </w:r>
            <w:r w:rsidRPr="00892B53">
              <w:rPr>
                <w:rFonts w:eastAsia="ヒラギノ明朝 Pro W6"/>
              </w:rPr>
              <w:t>đ)o/ta</w:t>
            </w:r>
          </w:p>
        </w:tc>
        <w:tc>
          <w:tcPr>
            <w:tcW w:w="0" w:type="auto"/>
            <w:tcBorders>
              <w:top w:val="nil"/>
              <w:left w:val="single" w:sz="4" w:space="0" w:color="auto"/>
              <w:bottom w:val="single" w:sz="4" w:space="0" w:color="auto"/>
              <w:right w:val="single" w:sz="4" w:space="0" w:color="auto"/>
            </w:tcBorders>
          </w:tcPr>
          <w:p w14:paraId="36D63456" w14:textId="71FA5E3E" w:rsidR="00BC7543" w:rsidRPr="00892B53" w:rsidRDefault="00BC7543" w:rsidP="008C42C4">
            <w:pPr>
              <w:spacing w:before="20" w:after="20"/>
              <w:contextualSpacing/>
              <w:rPr>
                <w:rFonts w:eastAsia="ヒラギノ明朝 Pro W6"/>
              </w:rPr>
            </w:pPr>
            <w:r w:rsidRPr="00892B53">
              <w:rPr>
                <w:rFonts w:eastAsia="ヒラギノ明朝 Pro W6"/>
              </w:rPr>
              <w:t>kattoo/ma</w:t>
            </w:r>
            <w:r w:rsidR="00500CF4">
              <w:rPr>
                <w:rFonts w:eastAsia="ヒラギノ明朝 Pro W6"/>
              </w:rPr>
              <w:t>/</w:t>
            </w:r>
            <w:r w:rsidRPr="00892B53">
              <w:rPr>
                <w:rFonts w:eastAsia="ヒラギノ明朝 Pro W6"/>
              </w:rPr>
              <w:t>sta ~ katoa/ma</w:t>
            </w:r>
            <w:r w:rsidR="00500CF4">
              <w:rPr>
                <w:rFonts w:eastAsia="ヒラギノ明朝 Pro W6"/>
              </w:rPr>
              <w:t>/</w:t>
            </w:r>
            <w:r w:rsidRPr="00892B53">
              <w:rPr>
                <w:rFonts w:eastAsia="ヒラギノ明朝 Pro W6"/>
              </w:rPr>
              <w:t>sta</w:t>
            </w:r>
          </w:p>
        </w:tc>
        <w:tc>
          <w:tcPr>
            <w:tcW w:w="0" w:type="auto"/>
            <w:tcBorders>
              <w:top w:val="nil"/>
              <w:left w:val="single" w:sz="4" w:space="0" w:color="auto"/>
              <w:bottom w:val="single" w:sz="4" w:space="0" w:color="auto"/>
              <w:right w:val="single" w:sz="4" w:space="0" w:color="auto"/>
            </w:tcBorders>
          </w:tcPr>
          <w:p w14:paraId="52A29072" w14:textId="77777777" w:rsidR="00BC7543" w:rsidRPr="00892B53" w:rsidRDefault="00BC7543" w:rsidP="008C42C4">
            <w:pPr>
              <w:spacing w:before="20" w:after="20"/>
              <w:contextualSpacing/>
              <w:rPr>
                <w:rFonts w:eastAsia="ヒラギノ明朝 Pro W6"/>
              </w:rPr>
            </w:pPr>
            <w:r w:rsidRPr="00892B53">
              <w:rPr>
                <w:rFonts w:eastAsia="ヒラギノ明朝 Pro W6"/>
              </w:rPr>
              <w:t>kattoo/mhaan ~ katoa/mhaan</w:t>
            </w:r>
          </w:p>
        </w:tc>
      </w:tr>
    </w:tbl>
    <w:p w14:paraId="3F0CB3A3" w14:textId="77777777" w:rsidR="00BC7543" w:rsidRPr="00A95D68" w:rsidRDefault="00BC7543" w:rsidP="00BC7543">
      <w:pPr>
        <w:pStyle w:val="Overskrift3"/>
      </w:pPr>
      <w:bookmarkStart w:id="1815" w:name="_5.11.2._Partisiipit"/>
      <w:bookmarkStart w:id="1816" w:name="_Toc84998026"/>
      <w:bookmarkStart w:id="1817" w:name="_Toc198266921"/>
      <w:bookmarkStart w:id="1818" w:name="_Toc209168673"/>
      <w:bookmarkStart w:id="1819" w:name="_Toc241129299"/>
      <w:bookmarkStart w:id="1820" w:name="_Toc311273904"/>
      <w:bookmarkEnd w:id="1815"/>
      <w:r>
        <w:t>Partisip</w:t>
      </w:r>
      <w:r w:rsidRPr="00A95D68">
        <w:t>it</w:t>
      </w:r>
      <w:bookmarkEnd w:id="1816"/>
      <w:bookmarkEnd w:id="1817"/>
      <w:bookmarkEnd w:id="1818"/>
      <w:bookmarkEnd w:id="1819"/>
      <w:bookmarkEnd w:id="1820"/>
    </w:p>
    <w:p w14:paraId="65543BFF" w14:textId="77777777" w:rsidR="00BC7543" w:rsidRDefault="00BC7543" w:rsidP="00BC7543">
      <w:pPr>
        <w:pStyle w:val="Brdtekst"/>
        <w:spacing w:before="120"/>
      </w:pPr>
      <w:r>
        <w:rPr>
          <w:smallCaps/>
        </w:rPr>
        <w:t>Partisip</w:t>
      </w:r>
      <w:r w:rsidRPr="00B42475">
        <w:rPr>
          <w:smallCaps/>
        </w:rPr>
        <w:t xml:space="preserve">it </w:t>
      </w:r>
      <w:r w:rsidRPr="00A95D68">
        <w:t xml:space="preserve">oon toinen </w:t>
      </w:r>
      <w:r>
        <w:t>infinit</w:t>
      </w:r>
      <w:r w:rsidRPr="00A95D68">
        <w:t>tinen verbi</w:t>
      </w:r>
      <w:r>
        <w:t>haamu</w:t>
      </w:r>
      <w:r w:rsidRPr="00A95D68">
        <w:t xml:space="preserve">laji. Niitä oon kahta valtatyyppii eli </w:t>
      </w:r>
      <w:r>
        <w:rPr>
          <w:smallCaps/>
        </w:rPr>
        <w:t>partisip</w:t>
      </w:r>
      <w:r w:rsidRPr="00B42475">
        <w:rPr>
          <w:smallCaps/>
        </w:rPr>
        <w:t>in preesens</w:t>
      </w:r>
      <w:r>
        <w:t xml:space="preserve"> ja </w:t>
      </w:r>
      <w:r>
        <w:rPr>
          <w:smallCaps/>
        </w:rPr>
        <w:t>partisip</w:t>
      </w:r>
      <w:r w:rsidRPr="00B42475">
        <w:rPr>
          <w:smallCaps/>
        </w:rPr>
        <w:t>in perfekti</w:t>
      </w:r>
      <w:r>
        <w:t>. Näilä k</w:t>
      </w:r>
      <w:r w:rsidRPr="00A95D68">
        <w:t xml:space="preserve">ummalaki oon sekä aktiivinen haamu ette passiivinen haamu. </w:t>
      </w:r>
      <w:r>
        <w:t xml:space="preserve">Sitte oon vielä niin käsketty </w:t>
      </w:r>
      <w:r w:rsidRPr="00B42475">
        <w:rPr>
          <w:smallCaps/>
        </w:rPr>
        <w:t>agentti</w:t>
      </w:r>
      <w:r>
        <w:rPr>
          <w:smallCaps/>
        </w:rPr>
        <w:t>partisip</w:t>
      </w:r>
      <w:r w:rsidRPr="00B42475">
        <w:rPr>
          <w:smallCaps/>
        </w:rPr>
        <w:t>pi,</w:t>
      </w:r>
      <w:r>
        <w:t xml:space="preserve"> millä oon tyhä aktiivinen haamu.</w:t>
      </w:r>
    </w:p>
    <w:p w14:paraId="6B8E7FEC" w14:textId="77777777" w:rsidR="00BC7543" w:rsidRPr="00A95D68" w:rsidRDefault="00BC7543" w:rsidP="00BC7543">
      <w:pPr>
        <w:pStyle w:val="Brdtekst"/>
        <w:spacing w:before="120"/>
      </w:pPr>
      <w:r w:rsidRPr="00A95D68">
        <w:t>Kattoma tässä ensistä sitä, minkälaisissa funksuuni</w:t>
      </w:r>
      <w:r>
        <w:t>i</w:t>
      </w:r>
      <w:r w:rsidRPr="00A95D68">
        <w:t>s</w:t>
      </w:r>
      <w:r>
        <w:t>s</w:t>
      </w:r>
      <w:r w:rsidRPr="00A95D68">
        <w:t xml:space="preserve">a </w:t>
      </w:r>
      <w:r>
        <w:t xml:space="preserve">partisipin preesenssii ja perfektii </w:t>
      </w:r>
      <w:r w:rsidRPr="00A95D68">
        <w:t>käytethään ja sitte kunka net haamustethaan.</w:t>
      </w:r>
      <w:r>
        <w:t xml:space="preserve"> Viimiseksi kattoma agenttipartisipin käyttöö ja haamustusta.</w:t>
      </w:r>
    </w:p>
    <w:p w14:paraId="54CE7C37" w14:textId="77777777" w:rsidR="00BC7543" w:rsidRPr="00A95D68" w:rsidRDefault="00BC7543" w:rsidP="00BC7543">
      <w:pPr>
        <w:pStyle w:val="Overskrift4"/>
      </w:pPr>
      <w:bookmarkStart w:id="1821" w:name="_Partisiipiitten_käyttö"/>
      <w:bookmarkStart w:id="1822" w:name="_Partisiipiitten_käyttö_1"/>
      <w:bookmarkStart w:id="1823" w:name="_Toc198266922"/>
      <w:bookmarkStart w:id="1824" w:name="_Toc209168674"/>
      <w:bookmarkStart w:id="1825" w:name="_Toc311273905"/>
      <w:bookmarkEnd w:id="1821"/>
      <w:bookmarkEnd w:id="1822"/>
      <w:r>
        <w:t>Partisipin preesensin ja perfektin</w:t>
      </w:r>
      <w:r w:rsidRPr="00A95D68">
        <w:t xml:space="preserve"> käyttö</w:t>
      </w:r>
      <w:bookmarkEnd w:id="1823"/>
      <w:bookmarkEnd w:id="1824"/>
      <w:bookmarkEnd w:id="1825"/>
    </w:p>
    <w:p w14:paraId="14C67E7A" w14:textId="77777777" w:rsidR="000B6A57" w:rsidRDefault="00BC7543" w:rsidP="00BC7543">
      <w:pPr>
        <w:pStyle w:val="Brdtekst"/>
        <w:spacing w:before="120"/>
      </w:pPr>
      <w:r>
        <w:rPr>
          <w:smallCaps/>
        </w:rPr>
        <w:t>Partisip</w:t>
      </w:r>
      <w:r w:rsidRPr="00AE4D86">
        <w:rPr>
          <w:smallCaps/>
        </w:rPr>
        <w:t>it</w:t>
      </w:r>
      <w:r w:rsidRPr="00A95D68">
        <w:t xml:space="preserve"> oon ushein syntaktissa samassa funksuunissa ko adjektiivit, ja sillä </w:t>
      </w:r>
      <w:r>
        <w:t xml:space="preserve">net </w:t>
      </w:r>
      <w:r w:rsidRPr="00A95D68">
        <w:t>saate</w:t>
      </w:r>
      <w:r>
        <w:t>t</w:t>
      </w:r>
      <w:r w:rsidRPr="00A95D68">
        <w:t xml:space="preserve">haan olla substantiivifraasissa </w:t>
      </w:r>
      <w:r>
        <w:t>adjektiividefineerauksena</w:t>
      </w:r>
      <w:r w:rsidRPr="00A95D68">
        <w:t xml:space="preserve"> </w:t>
      </w:r>
      <w:r>
        <w:t>(</w:t>
      </w:r>
      <w:r w:rsidRPr="00A95D68">
        <w:t xml:space="preserve">1–3). </w:t>
      </w:r>
      <w:r>
        <w:t>Net taivuthaan</w:t>
      </w:r>
      <w:r w:rsidRPr="00A95D68">
        <w:t xml:space="preserve"> kaikissa kaasuksissa ja molemissa luvuissa eli net taivuthaan samhaan</w:t>
      </w:r>
      <w:r>
        <w:t xml:space="preserve"> laihiin</w:t>
      </w:r>
      <w:r w:rsidRPr="00A95D68">
        <w:t xml:space="preserve"> ko mikä tahansa nomeni. Lisäksi </w:t>
      </w:r>
      <w:r>
        <w:t>partisip</w:t>
      </w:r>
      <w:r w:rsidRPr="00A95D68">
        <w:t xml:space="preserve">in perfektin haamut essiinythään verbiin liittohaamuista kielttäävässä preteritissä </w:t>
      </w:r>
      <w:r>
        <w:t>(</w:t>
      </w:r>
      <w:r w:rsidRPr="00A95D68">
        <w:t xml:space="preserve">4, 5), perfektissä </w:t>
      </w:r>
      <w:r>
        <w:t>(</w:t>
      </w:r>
      <w:r w:rsidRPr="00A95D68">
        <w:t xml:space="preserve">7) ja plukvamperfektissä </w:t>
      </w:r>
      <w:r>
        <w:t>(</w:t>
      </w:r>
      <w:r w:rsidRPr="00A95D68">
        <w:t>6, 8).</w:t>
      </w:r>
    </w:p>
    <w:p w14:paraId="20E4EA34" w14:textId="2B41C244" w:rsidR="00BC7543" w:rsidRPr="00A95D68" w:rsidRDefault="00BC7543" w:rsidP="00BC7543">
      <w:pPr>
        <w:pStyle w:val="Brdtekst"/>
        <w:spacing w:before="120"/>
      </w:pPr>
      <w:r>
        <w:t>(</w:t>
      </w:r>
      <w:r w:rsidRPr="00A95D68">
        <w:t>1) Astiita ei ole hyvä pestä [</w:t>
      </w:r>
      <w:r w:rsidRPr="005D4C25">
        <w:rPr>
          <w:i/>
        </w:rPr>
        <w:t>juokse</w:t>
      </w:r>
      <w:r w:rsidR="00A83669" w:rsidRPr="00A83669">
        <w:t>(</w:t>
      </w:r>
      <w:r w:rsidRPr="005D4C25">
        <w:rPr>
          <w:i/>
        </w:rPr>
        <w:t>e</w:t>
      </w:r>
      <w:r w:rsidR="00A83669" w:rsidRPr="00A83669">
        <w:t>)</w:t>
      </w:r>
      <w:r w:rsidRPr="005D4C25">
        <w:rPr>
          <w:i/>
        </w:rPr>
        <w:t>vassa</w:t>
      </w:r>
      <w:r w:rsidRPr="00A95D68">
        <w:t xml:space="preserve"> ve</w:t>
      </w:r>
      <w:r w:rsidR="002F067A">
        <w:t>(</w:t>
      </w:r>
      <w:r w:rsidRPr="00A95D68">
        <w:t>đ</w:t>
      </w:r>
      <w:r w:rsidR="002F067A">
        <w:t>)</w:t>
      </w:r>
      <w:r w:rsidRPr="00A95D68">
        <w:t>essä].</w:t>
      </w:r>
    </w:p>
    <w:p w14:paraId="08F98384" w14:textId="7F1F2715" w:rsidR="00BC7543" w:rsidRPr="00A95D68" w:rsidRDefault="00BC7543" w:rsidP="00BC7543">
      <w:pPr>
        <w:pStyle w:val="Brdtekst"/>
        <w:spacing w:before="120"/>
      </w:pPr>
      <w:r>
        <w:t>(</w:t>
      </w:r>
      <w:r w:rsidRPr="00A95D68">
        <w:t>2) Rannasta löytyi [</w:t>
      </w:r>
      <w:r w:rsidRPr="005D4C25">
        <w:rPr>
          <w:i/>
        </w:rPr>
        <w:t>hukkunu</w:t>
      </w:r>
      <w:r w:rsidR="00A83669" w:rsidRPr="00A83669">
        <w:t>(</w:t>
      </w:r>
      <w:r w:rsidR="002F067A">
        <w:rPr>
          <w:i/>
        </w:rPr>
        <w:t>t</w:t>
      </w:r>
      <w:r w:rsidR="00A83669" w:rsidRPr="00A83669">
        <w:t>)</w:t>
      </w:r>
      <w:r w:rsidRPr="005D4C25">
        <w:rPr>
          <w:i/>
        </w:rPr>
        <w:t xml:space="preserve"> </w:t>
      </w:r>
      <w:r w:rsidRPr="00A95D68">
        <w:t>mies].</w:t>
      </w:r>
    </w:p>
    <w:p w14:paraId="67372263" w14:textId="77777777" w:rsidR="00BC7543" w:rsidRPr="00A95D68" w:rsidRDefault="00BC7543" w:rsidP="00BC7543">
      <w:pPr>
        <w:pStyle w:val="Brdtekst"/>
        <w:spacing w:before="120"/>
      </w:pPr>
      <w:r>
        <w:t>(</w:t>
      </w:r>
      <w:r w:rsidRPr="00A95D68">
        <w:t>3) Mettästä löyđethiin [</w:t>
      </w:r>
      <w:r w:rsidRPr="000E1D6B">
        <w:rPr>
          <w:i/>
        </w:rPr>
        <w:t>tapetun</w:t>
      </w:r>
      <w:r w:rsidRPr="00A95D68">
        <w:t xml:space="preserve"> karhuun].</w:t>
      </w:r>
    </w:p>
    <w:p w14:paraId="492F1C16" w14:textId="3EE84032" w:rsidR="00BC7543" w:rsidRPr="00A95D68" w:rsidRDefault="00BC7543" w:rsidP="00BC7543">
      <w:pPr>
        <w:pStyle w:val="Brdtekst"/>
        <w:spacing w:before="120"/>
      </w:pPr>
      <w:r>
        <w:t>(</w:t>
      </w:r>
      <w:r w:rsidRPr="00A95D68">
        <w:t xml:space="preserve">4) Mie </w:t>
      </w:r>
      <w:r>
        <w:t>[</w:t>
      </w:r>
      <w:r w:rsidRPr="00A95D68">
        <w:t xml:space="preserve">en </w:t>
      </w:r>
      <w:r w:rsidRPr="000E1D6B">
        <w:rPr>
          <w:i/>
        </w:rPr>
        <w:t>kirjoittannu</w:t>
      </w:r>
      <w:r w:rsidR="00A83669" w:rsidRPr="00A83669">
        <w:t>(</w:t>
      </w:r>
      <w:r w:rsidR="002F067A">
        <w:rPr>
          <w:i/>
        </w:rPr>
        <w:t>t</w:t>
      </w:r>
      <w:r w:rsidR="00A83669" w:rsidRPr="00A83669">
        <w:t>)</w:t>
      </w:r>
      <w:r>
        <w:t>]</w:t>
      </w:r>
      <w:r w:rsidRPr="00A95D68">
        <w:t xml:space="preserve"> preivii </w:t>
      </w:r>
      <w:r w:rsidR="002F067A">
        <w:t xml:space="preserve">~ preiviä </w:t>
      </w:r>
      <w:r w:rsidRPr="00A95D68">
        <w:t>kuninkhaale.</w:t>
      </w:r>
    </w:p>
    <w:p w14:paraId="2F5555F4" w14:textId="77777777" w:rsidR="00BC7543" w:rsidRPr="00A95D68" w:rsidRDefault="00BC7543" w:rsidP="00BC7543">
      <w:pPr>
        <w:pStyle w:val="Brdtekst"/>
        <w:spacing w:before="120"/>
      </w:pPr>
      <w:r>
        <w:t>(</w:t>
      </w:r>
      <w:r w:rsidRPr="00A95D68">
        <w:t xml:space="preserve">5) Met </w:t>
      </w:r>
      <w:r>
        <w:t>[</w:t>
      </w:r>
      <w:r w:rsidRPr="00A95D68">
        <w:t xml:space="preserve">emmä </w:t>
      </w:r>
      <w:r w:rsidRPr="000E1D6B">
        <w:rPr>
          <w:i/>
        </w:rPr>
        <w:t>pöl</w:t>
      </w:r>
      <w:r w:rsidRPr="0075485B">
        <w:t>(</w:t>
      </w:r>
      <w:r w:rsidRPr="000E1D6B">
        <w:rPr>
          <w:i/>
        </w:rPr>
        <w:t>j</w:t>
      </w:r>
      <w:r w:rsidRPr="0075485B">
        <w:t>)</w:t>
      </w:r>
      <w:r w:rsidRPr="000E1D6B">
        <w:rPr>
          <w:i/>
        </w:rPr>
        <w:t>änheet</w:t>
      </w:r>
      <w:r>
        <w:t>]</w:t>
      </w:r>
      <w:r w:rsidRPr="00A95D68">
        <w:t xml:space="preserve"> hukkaa.</w:t>
      </w:r>
    </w:p>
    <w:p w14:paraId="77CF42EF" w14:textId="0ED0F5EE" w:rsidR="00BC7543" w:rsidRPr="00A95D68" w:rsidRDefault="00BC7543" w:rsidP="00BC7543">
      <w:pPr>
        <w:pStyle w:val="Brdtekst"/>
        <w:spacing w:before="120"/>
      </w:pPr>
      <w:r>
        <w:t>(</w:t>
      </w:r>
      <w:r w:rsidRPr="00A95D68">
        <w:t xml:space="preserve">6) Hän </w:t>
      </w:r>
      <w:r>
        <w:t>[</w:t>
      </w:r>
      <w:r w:rsidRPr="00A95D68">
        <w:t xml:space="preserve">oli </w:t>
      </w:r>
      <w:r w:rsidRPr="000E1D6B">
        <w:rPr>
          <w:i/>
        </w:rPr>
        <w:t>häviny</w:t>
      </w:r>
      <w:r w:rsidR="00A83669" w:rsidRPr="00A83669">
        <w:t>(</w:t>
      </w:r>
      <w:r w:rsidR="00193E04">
        <w:rPr>
          <w:i/>
        </w:rPr>
        <w:t>t</w:t>
      </w:r>
      <w:r w:rsidR="00A83669" w:rsidRPr="00A83669">
        <w:t>)</w:t>
      </w:r>
      <w:r>
        <w:t>]</w:t>
      </w:r>
      <w:r w:rsidRPr="00A95D68">
        <w:t xml:space="preserve"> aaphaan.</w:t>
      </w:r>
    </w:p>
    <w:p w14:paraId="6547CE19" w14:textId="77777777" w:rsidR="00BC7543" w:rsidRPr="00A95D68" w:rsidRDefault="00BC7543" w:rsidP="00BC7543">
      <w:pPr>
        <w:pStyle w:val="Brdtekst"/>
        <w:spacing w:before="120"/>
      </w:pPr>
      <w:r>
        <w:t>(</w:t>
      </w:r>
      <w:r w:rsidRPr="00A95D68">
        <w:t xml:space="preserve">7) Met </w:t>
      </w:r>
      <w:r>
        <w:t>[</w:t>
      </w:r>
      <w:r w:rsidRPr="00A95D68">
        <w:t xml:space="preserve">olisimma </w:t>
      </w:r>
      <w:r w:rsidRPr="000E1D6B">
        <w:rPr>
          <w:i/>
        </w:rPr>
        <w:t>lähättänheet</w:t>
      </w:r>
      <w:r>
        <w:t>]</w:t>
      </w:r>
      <w:r w:rsidRPr="00A95D68">
        <w:t xml:space="preserve"> kuninkhaale preivin.</w:t>
      </w:r>
    </w:p>
    <w:p w14:paraId="0EBA77EA" w14:textId="77777777" w:rsidR="00BC7543" w:rsidRPr="00A95D68" w:rsidRDefault="00BC7543" w:rsidP="00BC7543">
      <w:pPr>
        <w:pStyle w:val="Brdtekst"/>
        <w:spacing w:before="120"/>
      </w:pPr>
      <w:r>
        <w:t>(</w:t>
      </w:r>
      <w:r w:rsidRPr="00A95D68">
        <w:t xml:space="preserve">8) Karhuun </w:t>
      </w:r>
      <w:r>
        <w:t>[</w:t>
      </w:r>
      <w:r w:rsidRPr="00A95D68">
        <w:t xml:space="preserve">oli </w:t>
      </w:r>
      <w:r w:rsidRPr="000E1D6B">
        <w:rPr>
          <w:i/>
        </w:rPr>
        <w:t>tapettu</w:t>
      </w:r>
      <w:r>
        <w:t>]</w:t>
      </w:r>
      <w:r w:rsidRPr="00A95D68">
        <w:t xml:space="preserve"> jo kevväilä.</w:t>
      </w:r>
    </w:p>
    <w:p w14:paraId="229715E4" w14:textId="734F68A2" w:rsidR="00BC7543" w:rsidRPr="00A95D68" w:rsidRDefault="00BC7543" w:rsidP="00BC7543">
      <w:pPr>
        <w:spacing w:before="120" w:after="120"/>
      </w:pPr>
      <w:r w:rsidRPr="00A95D68">
        <w:t xml:space="preserve">Sekä </w:t>
      </w:r>
      <w:r>
        <w:t>partisip</w:t>
      </w:r>
      <w:r w:rsidRPr="00A95D68">
        <w:t xml:space="preserve">in preesens ette </w:t>
      </w:r>
      <w:r>
        <w:t>partisip</w:t>
      </w:r>
      <w:r w:rsidRPr="00A95D68">
        <w:t xml:space="preserve">in perfekti essiinythään kans </w:t>
      </w:r>
      <w:r>
        <w:t>infinit</w:t>
      </w:r>
      <w:r w:rsidRPr="00A95D68">
        <w:t>tisissä verbifraasiissa</w:t>
      </w:r>
      <w:r>
        <w:t xml:space="preserve"> (9–15</w:t>
      </w:r>
      <w:r w:rsidRPr="00A95D68">
        <w:t xml:space="preserve">). Silloin net oon korvaamassa referatiivisen verbin </w:t>
      </w:r>
      <w:r>
        <w:t>alasyntakt</w:t>
      </w:r>
      <w:r w:rsidRPr="00A95D68">
        <w:t>ii</w:t>
      </w:r>
      <w:r>
        <w:t xml:space="preserve"> (näistä katto </w:t>
      </w:r>
      <w:r w:rsidRPr="00A40046">
        <w:t>4.3 Referatiiviset syntaktit</w:t>
      </w:r>
      <w:r>
        <w:t>).</w:t>
      </w:r>
      <w:r w:rsidR="0084669A">
        <w:t xml:space="preserve"> Verttaa syntaktiita (9–15) syntakthiin (16–22).</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3932"/>
      </w:tblGrid>
      <w:tr w:rsidR="00D34B14" w:rsidRPr="0053046C" w14:paraId="29C15243" w14:textId="77777777" w:rsidTr="00D34B14">
        <w:tc>
          <w:tcPr>
            <w:tcW w:w="3780" w:type="dxa"/>
          </w:tcPr>
          <w:p w14:paraId="192F830E" w14:textId="538821C1" w:rsidR="00D34B14" w:rsidRPr="0053046C" w:rsidRDefault="00D34B14" w:rsidP="008C42C4">
            <w:pPr>
              <w:spacing w:before="120" w:after="120"/>
            </w:pPr>
            <w:r>
              <w:t>(</w:t>
            </w:r>
            <w:r w:rsidRPr="0053046C">
              <w:t>9) Näkkyy [</w:t>
            </w:r>
            <w:r w:rsidRPr="0053046C">
              <w:rPr>
                <w:i/>
              </w:rPr>
              <w:t>tul</w:t>
            </w:r>
            <w:r w:rsidR="00BA1173" w:rsidRPr="00BA1173">
              <w:t>(</w:t>
            </w:r>
            <w:r w:rsidRPr="0053046C">
              <w:rPr>
                <w:i/>
              </w:rPr>
              <w:t>le</w:t>
            </w:r>
            <w:r w:rsidR="00BA1173" w:rsidRPr="00BA1173">
              <w:t>)</w:t>
            </w:r>
            <w:r w:rsidRPr="0053046C">
              <w:rPr>
                <w:i/>
              </w:rPr>
              <w:t xml:space="preserve">evan </w:t>
            </w:r>
            <w:r w:rsidRPr="0053046C">
              <w:t xml:space="preserve">kaunis päivä]. </w:t>
            </w:r>
          </w:p>
        </w:tc>
        <w:tc>
          <w:tcPr>
            <w:tcW w:w="3932" w:type="dxa"/>
          </w:tcPr>
          <w:p w14:paraId="380EC5A6" w14:textId="1757D2D8" w:rsidR="00D34B14" w:rsidRPr="0053046C" w:rsidRDefault="00D34B14" w:rsidP="008C42C4">
            <w:pPr>
              <w:spacing w:before="120" w:after="120"/>
            </w:pPr>
            <w:r>
              <w:t xml:space="preserve">(16) </w:t>
            </w:r>
            <w:r w:rsidRPr="0053046C">
              <w:t>Näkkyy [ette tullee kaunis päivä].</w:t>
            </w:r>
          </w:p>
        </w:tc>
      </w:tr>
      <w:tr w:rsidR="00D34B14" w:rsidRPr="0053046C" w14:paraId="612E76F5" w14:textId="77777777" w:rsidTr="00D34B14">
        <w:tc>
          <w:tcPr>
            <w:tcW w:w="3780" w:type="dxa"/>
          </w:tcPr>
          <w:p w14:paraId="787DAFD3" w14:textId="77777777" w:rsidR="00D34B14" w:rsidRPr="0053046C" w:rsidRDefault="00D34B14" w:rsidP="008C42C4">
            <w:pPr>
              <w:spacing w:before="120" w:after="120"/>
            </w:pPr>
            <w:r>
              <w:t>(</w:t>
            </w:r>
            <w:r w:rsidRPr="0053046C">
              <w:t>10) Pekka kuului [</w:t>
            </w:r>
            <w:r w:rsidRPr="0053046C">
              <w:rPr>
                <w:i/>
              </w:rPr>
              <w:t>käynheen</w:t>
            </w:r>
            <w:r w:rsidRPr="0053046C">
              <w:t xml:space="preserve"> Kööpenhaminassa].</w:t>
            </w:r>
          </w:p>
        </w:tc>
        <w:tc>
          <w:tcPr>
            <w:tcW w:w="3932" w:type="dxa"/>
          </w:tcPr>
          <w:p w14:paraId="0E795E97" w14:textId="1F406DDB" w:rsidR="00D34B14" w:rsidRPr="0053046C" w:rsidRDefault="00D34B14" w:rsidP="004650BC">
            <w:pPr>
              <w:spacing w:before="120" w:after="120"/>
            </w:pPr>
            <w:r>
              <w:t xml:space="preserve">(17) </w:t>
            </w:r>
            <w:r w:rsidRPr="0053046C">
              <w:t>Kuului ’muistelthiin’ [ette Pekka oli käyny</w:t>
            </w:r>
            <w:r>
              <w:t>(</w:t>
            </w:r>
            <w:r w:rsidRPr="0053046C">
              <w:t>t</w:t>
            </w:r>
            <w:r>
              <w:t>)</w:t>
            </w:r>
            <w:r w:rsidRPr="0053046C">
              <w:t xml:space="preserve"> Kööpenhaminassa].</w:t>
            </w:r>
          </w:p>
        </w:tc>
      </w:tr>
      <w:tr w:rsidR="00D34B14" w:rsidRPr="0053046C" w14:paraId="6D58858F" w14:textId="77777777" w:rsidTr="00D34B14">
        <w:tc>
          <w:tcPr>
            <w:tcW w:w="3780" w:type="dxa"/>
          </w:tcPr>
          <w:p w14:paraId="4E96865F" w14:textId="60510E07" w:rsidR="00D34B14" w:rsidRPr="0053046C" w:rsidRDefault="00D34B14" w:rsidP="008C42C4">
            <w:pPr>
              <w:spacing w:before="120" w:after="120"/>
            </w:pPr>
            <w:r>
              <w:t>(</w:t>
            </w:r>
            <w:r w:rsidRPr="0053046C">
              <w:t xml:space="preserve">11) Mie kuulin [Nuutin </w:t>
            </w:r>
            <w:r w:rsidRPr="0053046C">
              <w:rPr>
                <w:i/>
              </w:rPr>
              <w:t>tul</w:t>
            </w:r>
            <w:r w:rsidR="00BA1173" w:rsidRPr="00BA1173">
              <w:t>(</w:t>
            </w:r>
            <w:r w:rsidRPr="0053046C">
              <w:rPr>
                <w:i/>
              </w:rPr>
              <w:t>le</w:t>
            </w:r>
            <w:r w:rsidR="00BA1173" w:rsidRPr="00BA1173">
              <w:t>)</w:t>
            </w:r>
            <w:r w:rsidRPr="0053046C">
              <w:rPr>
                <w:i/>
              </w:rPr>
              <w:t>evan</w:t>
            </w:r>
            <w:r w:rsidRPr="0053046C">
              <w:t>].</w:t>
            </w:r>
          </w:p>
        </w:tc>
        <w:tc>
          <w:tcPr>
            <w:tcW w:w="3932" w:type="dxa"/>
          </w:tcPr>
          <w:p w14:paraId="474CEE23" w14:textId="417EA20B" w:rsidR="00D34B14" w:rsidRPr="0053046C" w:rsidRDefault="00D34B14" w:rsidP="004650BC">
            <w:pPr>
              <w:spacing w:before="120" w:after="120"/>
            </w:pPr>
            <w:r>
              <w:t xml:space="preserve">(18) </w:t>
            </w:r>
            <w:r w:rsidRPr="0053046C">
              <w:t xml:space="preserve">Mie </w:t>
            </w:r>
            <w:r w:rsidR="00FD3DE0">
              <w:t>kuulin</w:t>
            </w:r>
            <w:r w:rsidRPr="0053046C">
              <w:t xml:space="preserve"> [ette </w:t>
            </w:r>
            <w:r>
              <w:t>Nuutti</w:t>
            </w:r>
            <w:r w:rsidRPr="0053046C">
              <w:t xml:space="preserve"> tullee/tuli].</w:t>
            </w:r>
          </w:p>
        </w:tc>
      </w:tr>
      <w:tr w:rsidR="00D34B14" w:rsidRPr="0053046C" w14:paraId="30E69201" w14:textId="77777777" w:rsidTr="00D34B14">
        <w:tc>
          <w:tcPr>
            <w:tcW w:w="3780" w:type="dxa"/>
          </w:tcPr>
          <w:p w14:paraId="7808BEC6" w14:textId="6C53BE96" w:rsidR="00D34B14" w:rsidRPr="0053046C" w:rsidRDefault="00D34B14" w:rsidP="008C42C4">
            <w:pPr>
              <w:spacing w:before="120" w:after="120"/>
            </w:pPr>
            <w:r>
              <w:t>(</w:t>
            </w:r>
            <w:r w:rsidRPr="0053046C">
              <w:t xml:space="preserve">12) Het muistelthiin [Nuutin jo </w:t>
            </w:r>
            <w:r w:rsidRPr="0053046C">
              <w:rPr>
                <w:i/>
              </w:rPr>
              <w:t>ol</w:t>
            </w:r>
            <w:r w:rsidR="00BA1173" w:rsidRPr="00BA1173">
              <w:t>(</w:t>
            </w:r>
            <w:r w:rsidRPr="0053046C">
              <w:rPr>
                <w:i/>
              </w:rPr>
              <w:t>le</w:t>
            </w:r>
            <w:r w:rsidR="00BA1173" w:rsidRPr="00BA1173">
              <w:t>)</w:t>
            </w:r>
            <w:r w:rsidRPr="0053046C">
              <w:rPr>
                <w:i/>
              </w:rPr>
              <w:t>evan</w:t>
            </w:r>
            <w:r w:rsidRPr="0053046C">
              <w:t xml:space="preserve"> amtmanin tykönä].</w:t>
            </w:r>
          </w:p>
        </w:tc>
        <w:tc>
          <w:tcPr>
            <w:tcW w:w="3932" w:type="dxa"/>
          </w:tcPr>
          <w:p w14:paraId="43911BDC" w14:textId="5EFEB0A7" w:rsidR="00D34B14" w:rsidRPr="0053046C" w:rsidRDefault="00D34B14" w:rsidP="008C42C4">
            <w:pPr>
              <w:spacing w:before="120" w:after="120"/>
            </w:pPr>
            <w:r>
              <w:t xml:space="preserve">(19) </w:t>
            </w:r>
            <w:r w:rsidR="00FD3DE0">
              <w:t>Het muistelthiin</w:t>
            </w:r>
            <w:r w:rsidRPr="0053046C">
              <w:t xml:space="preserve"> [ette Nuutti oon/oli jo amtmanin tykönä].</w:t>
            </w:r>
          </w:p>
        </w:tc>
      </w:tr>
      <w:tr w:rsidR="00D34B14" w:rsidRPr="0053046C" w14:paraId="73EA7574" w14:textId="77777777" w:rsidTr="00D34B14">
        <w:tc>
          <w:tcPr>
            <w:tcW w:w="3780" w:type="dxa"/>
          </w:tcPr>
          <w:p w14:paraId="187BFAFF" w14:textId="77777777" w:rsidR="00D34B14" w:rsidRPr="0053046C" w:rsidRDefault="00D34B14" w:rsidP="008C42C4">
            <w:pPr>
              <w:pStyle w:val="Brdtekst"/>
              <w:spacing w:before="120"/>
            </w:pPr>
            <w:r>
              <w:t>(</w:t>
            </w:r>
            <w:r w:rsidRPr="0053046C">
              <w:t xml:space="preserve">13) Het luulthiin [Nuutin jo </w:t>
            </w:r>
            <w:r w:rsidRPr="0053046C">
              <w:rPr>
                <w:i/>
              </w:rPr>
              <w:t xml:space="preserve">tulheen </w:t>
            </w:r>
            <w:r w:rsidRPr="0053046C">
              <w:t>Alattihoon].</w:t>
            </w:r>
          </w:p>
        </w:tc>
        <w:tc>
          <w:tcPr>
            <w:tcW w:w="3932" w:type="dxa"/>
          </w:tcPr>
          <w:p w14:paraId="51B6FBE6" w14:textId="0829F8F3" w:rsidR="00D34B14" w:rsidRPr="0053046C" w:rsidRDefault="00F86046" w:rsidP="008C42C4">
            <w:pPr>
              <w:pStyle w:val="Brdtekst"/>
              <w:spacing w:before="120"/>
            </w:pPr>
            <w:r>
              <w:t xml:space="preserve">(20) </w:t>
            </w:r>
            <w:r w:rsidR="00FD3DE0">
              <w:t>Het luulthiin</w:t>
            </w:r>
            <w:r w:rsidR="00D34B14" w:rsidRPr="0053046C">
              <w:t xml:space="preserve"> [ette Nuutti oon/oli jo tullu</w:t>
            </w:r>
            <w:r w:rsidR="00D34B14">
              <w:t>(t)</w:t>
            </w:r>
            <w:r w:rsidR="00D34B14" w:rsidRPr="0053046C">
              <w:t xml:space="preserve"> Alattihoon].</w:t>
            </w:r>
          </w:p>
        </w:tc>
      </w:tr>
      <w:tr w:rsidR="00D34B14" w:rsidRPr="0053046C" w14:paraId="0BD4F049" w14:textId="77777777" w:rsidTr="00D34B14">
        <w:tc>
          <w:tcPr>
            <w:tcW w:w="3780" w:type="dxa"/>
          </w:tcPr>
          <w:p w14:paraId="04A8C740" w14:textId="58D4B75E" w:rsidR="00D34B14" w:rsidRDefault="00D34B14" w:rsidP="008C42C4">
            <w:pPr>
              <w:tabs>
                <w:tab w:val="left" w:pos="4111"/>
              </w:tabs>
              <w:spacing w:before="120" w:after="120"/>
            </w:pPr>
            <w:r>
              <w:t xml:space="preserve">(14) </w:t>
            </w:r>
            <w:r w:rsidRPr="00C44D95">
              <w:t>Klemetti sanoi [</w:t>
            </w:r>
            <w:r w:rsidRPr="008D56FA">
              <w:t xml:space="preserve">ittensä </w:t>
            </w:r>
            <w:r w:rsidRPr="008D56FA">
              <w:rPr>
                <w:i/>
              </w:rPr>
              <w:t>käy</w:t>
            </w:r>
            <w:r>
              <w:rPr>
                <w:i/>
              </w:rPr>
              <w:t>vän</w:t>
            </w:r>
            <w:r w:rsidRPr="00C44D95">
              <w:t xml:space="preserve"> </w:t>
            </w:r>
            <w:r>
              <w:t xml:space="preserve">tulleevalla viikola </w:t>
            </w:r>
            <w:r w:rsidRPr="00C44D95">
              <w:t>Kaarasjovessa].</w:t>
            </w:r>
          </w:p>
        </w:tc>
        <w:tc>
          <w:tcPr>
            <w:tcW w:w="3932" w:type="dxa"/>
          </w:tcPr>
          <w:p w14:paraId="7BC9E7F7" w14:textId="0E366052" w:rsidR="00D34B14" w:rsidRDefault="00F86046" w:rsidP="008C42C4">
            <w:pPr>
              <w:pStyle w:val="Brdtekst"/>
              <w:spacing w:before="120"/>
            </w:pPr>
            <w:r>
              <w:t xml:space="preserve">(21) </w:t>
            </w:r>
            <w:r w:rsidR="00FD3DE0">
              <w:t>Klemetti sanoi</w:t>
            </w:r>
            <w:r w:rsidR="00D34B14">
              <w:t xml:space="preserve"> </w:t>
            </w:r>
            <w:r w:rsidR="00FD3DE0">
              <w:t>[</w:t>
            </w:r>
            <w:r w:rsidR="00D34B14">
              <w:t>ette hän käy tul</w:t>
            </w:r>
            <w:r w:rsidR="00FD3DE0">
              <w:t>(</w:t>
            </w:r>
            <w:r w:rsidR="00D34B14">
              <w:t>le</w:t>
            </w:r>
            <w:r w:rsidR="00FD3DE0">
              <w:t>)</w:t>
            </w:r>
            <w:r w:rsidR="00D34B14">
              <w:t>evalla viikola Kaarasjovessa</w:t>
            </w:r>
            <w:r w:rsidR="00FD3DE0">
              <w:t>]</w:t>
            </w:r>
            <w:r w:rsidR="00D34B14">
              <w:t>.</w:t>
            </w:r>
          </w:p>
        </w:tc>
      </w:tr>
      <w:tr w:rsidR="00D34B14" w:rsidRPr="0053046C" w14:paraId="2D4914A9" w14:textId="77777777" w:rsidTr="00D34B14">
        <w:tc>
          <w:tcPr>
            <w:tcW w:w="3780" w:type="dxa"/>
          </w:tcPr>
          <w:p w14:paraId="0312D63F" w14:textId="77777777" w:rsidR="00D34B14" w:rsidRPr="0053046C" w:rsidRDefault="00D34B14" w:rsidP="008C42C4">
            <w:pPr>
              <w:tabs>
                <w:tab w:val="left" w:pos="4111"/>
              </w:tabs>
              <w:spacing w:before="120" w:after="120"/>
            </w:pPr>
            <w:r>
              <w:t xml:space="preserve">(15) Pojat luulthiin [ittensä </w:t>
            </w:r>
            <w:r w:rsidRPr="00AD102D">
              <w:rPr>
                <w:i/>
              </w:rPr>
              <w:t>nähnheen</w:t>
            </w:r>
            <w:r>
              <w:t xml:space="preserve"> hukan].</w:t>
            </w:r>
          </w:p>
        </w:tc>
        <w:tc>
          <w:tcPr>
            <w:tcW w:w="3932" w:type="dxa"/>
          </w:tcPr>
          <w:p w14:paraId="38A1ABD0" w14:textId="48EA22AF" w:rsidR="00D34B14" w:rsidRPr="0053046C" w:rsidRDefault="00F86046" w:rsidP="008C42C4">
            <w:pPr>
              <w:pStyle w:val="Brdtekst"/>
              <w:spacing w:before="120"/>
            </w:pPr>
            <w:r>
              <w:t xml:space="preserve">(22) </w:t>
            </w:r>
            <w:r w:rsidR="00FD3DE0">
              <w:t>Pojat luulthiin</w:t>
            </w:r>
            <w:r w:rsidR="00D34B14">
              <w:t xml:space="preserve"> </w:t>
            </w:r>
            <w:r w:rsidR="00FF6A34">
              <w:t>[</w:t>
            </w:r>
            <w:r w:rsidR="00D34B14">
              <w:t>ette het olthiin nähnheet hukan</w:t>
            </w:r>
            <w:r w:rsidR="00FF6A34">
              <w:t>]</w:t>
            </w:r>
            <w:r w:rsidR="00D34B14">
              <w:t>.</w:t>
            </w:r>
          </w:p>
        </w:tc>
      </w:tr>
    </w:tbl>
    <w:p w14:paraId="67AA543C" w14:textId="00DC40F6" w:rsidR="00BC7543" w:rsidRPr="00A95D68" w:rsidRDefault="00BC7543" w:rsidP="00BC7543">
      <w:pPr>
        <w:pStyle w:val="Brdtekst"/>
        <w:spacing w:before="120"/>
      </w:pPr>
      <w:r w:rsidRPr="00A95D68">
        <w:t xml:space="preserve">Näissä infinitiivifraasiissa </w:t>
      </w:r>
      <w:r>
        <w:t>partisip</w:t>
      </w:r>
      <w:r w:rsidRPr="00A95D68">
        <w:t xml:space="preserve">in preesens vastaa </w:t>
      </w:r>
      <w:r>
        <w:t>finit</w:t>
      </w:r>
      <w:r w:rsidRPr="00A95D68">
        <w:t xml:space="preserve">tiverbin preesenssii tahi preterittii </w:t>
      </w:r>
      <w:r>
        <w:t>(</w:t>
      </w:r>
      <w:r w:rsidR="008D06A4">
        <w:t xml:space="preserve">verttaa syntaktiita </w:t>
      </w:r>
      <w:r w:rsidRPr="00A95D68">
        <w:t>9, 11, 12</w:t>
      </w:r>
      <w:r w:rsidR="00EF74E4">
        <w:t>, 14</w:t>
      </w:r>
      <w:r w:rsidR="008D06A4">
        <w:t xml:space="preserve"> syntakthiin 16, 18, 19, 21</w:t>
      </w:r>
      <w:r w:rsidRPr="00A95D68">
        <w:t xml:space="preserve">) ja </w:t>
      </w:r>
      <w:r>
        <w:t>partisip</w:t>
      </w:r>
      <w:r w:rsidRPr="00A95D68">
        <w:t xml:space="preserve">in perfekti </w:t>
      </w:r>
      <w:r>
        <w:t>finit</w:t>
      </w:r>
      <w:r w:rsidRPr="00A95D68">
        <w:t xml:space="preserve">tiverbin perfektii tahi plukvamperfektii </w:t>
      </w:r>
      <w:r>
        <w:t>(</w:t>
      </w:r>
      <w:r w:rsidR="008D06A4">
        <w:t xml:space="preserve">verttaa syntaktiita </w:t>
      </w:r>
      <w:r w:rsidRPr="00A95D68">
        <w:t>10, 13</w:t>
      </w:r>
      <w:r w:rsidR="00EF74E4">
        <w:t>, 15</w:t>
      </w:r>
      <w:r w:rsidR="008D06A4">
        <w:t xml:space="preserve"> syntakthiin 17, </w:t>
      </w:r>
      <w:r w:rsidR="008E1CA8">
        <w:t>20</w:t>
      </w:r>
      <w:r w:rsidR="008D06A4">
        <w:t xml:space="preserve">, </w:t>
      </w:r>
      <w:r w:rsidR="008E1CA8">
        <w:t>22</w:t>
      </w:r>
      <w:r w:rsidRPr="00A95D68">
        <w:t xml:space="preserve">). Näitä </w:t>
      </w:r>
      <w:r>
        <w:t>finit</w:t>
      </w:r>
      <w:r w:rsidRPr="00A95D68">
        <w:t>tissii konstruksuunii</w:t>
      </w:r>
      <w:r>
        <w:t>ta</w:t>
      </w:r>
      <w:r w:rsidRPr="00A95D68">
        <w:t xml:space="preserve"> ei käsitellä tässä </w:t>
      </w:r>
      <w:r>
        <w:t>grammatik</w:t>
      </w:r>
      <w:r w:rsidRPr="00A95D68">
        <w:t xml:space="preserve">issa detaljeeratusti, sillä ko net ei ole puhheessa eikä kirjoituksessa tavaliset ja </w:t>
      </w:r>
      <w:r w:rsidR="004650BC">
        <w:t xml:space="preserve">sillä </w:t>
      </w:r>
      <w:r w:rsidRPr="00A95D68">
        <w:t>ko net aina saattaa korvata alasyntaktilla.</w:t>
      </w:r>
    </w:p>
    <w:p w14:paraId="3ACC08E5" w14:textId="77777777" w:rsidR="00F904D4" w:rsidRDefault="00BC7543" w:rsidP="00BC7543">
      <w:pPr>
        <w:pStyle w:val="Brdtekst"/>
        <w:spacing w:before="120"/>
      </w:pPr>
      <w:r w:rsidRPr="00A95D68">
        <w:t xml:space="preserve">Aktiivin </w:t>
      </w:r>
      <w:r>
        <w:t>partisip</w:t>
      </w:r>
      <w:r w:rsidRPr="00A95D68">
        <w:t>in preesensillä oon kans aivan erinomhainen käyttö aktiivin indikatiivin preesensin pluraalin 3. persoonan persoona</w:t>
      </w:r>
      <w:r>
        <w:t>suffiksinna</w:t>
      </w:r>
      <w:r w:rsidRPr="00A95D68">
        <w:t xml:space="preserve"> </w:t>
      </w:r>
      <w:r>
        <w:t>(</w:t>
      </w:r>
      <w:r w:rsidRPr="00A95D68">
        <w:t>katto koh</w:t>
      </w:r>
      <w:r>
        <w:t xml:space="preserve">taa </w:t>
      </w:r>
      <w:r w:rsidR="00736D13" w:rsidRPr="004650BC">
        <w:t>6</w:t>
      </w:r>
      <w:r w:rsidRPr="004650BC">
        <w:t>.3.3 Pluraalin 3. persoonan ja passiivin persoonasuffiksit</w:t>
      </w:r>
      <w:r>
        <w:t>)</w:t>
      </w:r>
      <w:r w:rsidRPr="00A95D68">
        <w:t xml:space="preserve">. Se ei ole yhtä tavalinen Porsangin </w:t>
      </w:r>
      <w:r w:rsidR="005225A0">
        <w:t>varieteet</w:t>
      </w:r>
      <w:r w:rsidRPr="00A95D68">
        <w:t xml:space="preserve">issa ko muissa </w:t>
      </w:r>
      <w:r w:rsidR="005225A0">
        <w:t>varieteet</w:t>
      </w:r>
      <w:r w:rsidRPr="00A95D68">
        <w:t>iissa, mutta sitä saattaa käyttäät siinäki</w:t>
      </w:r>
      <w:r w:rsidR="00DC5694">
        <w:t xml:space="preserve"> (16–18)</w:t>
      </w:r>
      <w:r w:rsidRPr="00A95D68">
        <w:t xml:space="preserve">. </w:t>
      </w:r>
      <w:r w:rsidR="00AE332D">
        <w:t>Konsonanttirank</w:t>
      </w:r>
      <w:r>
        <w:t>ai</w:t>
      </w:r>
      <w:r w:rsidR="004650BC">
        <w:t>si</w:t>
      </w:r>
      <w:r w:rsidRPr="00A95D68">
        <w:t>sta verbiistä käytethään kuitenki ylheensä aina passiivin kans identistä pluraalin 3. persoonaa</w:t>
      </w:r>
      <w:r w:rsidR="005362D7">
        <w:t xml:space="preserve"> (19)</w:t>
      </w:r>
      <w:r w:rsidR="00F904D4">
        <w:t>.</w:t>
      </w:r>
    </w:p>
    <w:p w14:paraId="0392AD4D" w14:textId="108AE050" w:rsidR="00BC7543" w:rsidRPr="00A95D68" w:rsidRDefault="00BC7543" w:rsidP="00BC7543">
      <w:pPr>
        <w:pStyle w:val="Brdtekst"/>
        <w:spacing w:before="120"/>
      </w:pPr>
      <w:r>
        <w:t>(</w:t>
      </w:r>
      <w:r w:rsidRPr="00A95D68">
        <w:t>1</w:t>
      </w:r>
      <w:r>
        <w:t>6</w:t>
      </w:r>
      <w:r w:rsidRPr="00A95D68">
        <w:t xml:space="preserve">) Lapset </w:t>
      </w:r>
      <w:r w:rsidRPr="00A00F96">
        <w:rPr>
          <w:i/>
        </w:rPr>
        <w:t xml:space="preserve">saavat </w:t>
      </w:r>
      <w:r w:rsidRPr="00A95D68">
        <w:t>nukkuut kauvan.</w:t>
      </w:r>
    </w:p>
    <w:p w14:paraId="2D0F134E" w14:textId="77777777" w:rsidR="00BC7543" w:rsidRPr="00A95D68" w:rsidRDefault="00BC7543" w:rsidP="00BC7543">
      <w:pPr>
        <w:pStyle w:val="Brdtekst"/>
        <w:spacing w:before="120"/>
      </w:pPr>
      <w:r>
        <w:t>(</w:t>
      </w:r>
      <w:r w:rsidRPr="00A95D68">
        <w:t>1</w:t>
      </w:r>
      <w:r>
        <w:t>7</w:t>
      </w:r>
      <w:r w:rsidRPr="00A95D68">
        <w:t xml:space="preserve">) Het jo </w:t>
      </w:r>
      <w:r w:rsidRPr="00A00F96">
        <w:rPr>
          <w:i/>
        </w:rPr>
        <w:t xml:space="preserve">ođottaavat </w:t>
      </w:r>
      <w:r w:rsidRPr="00A95D68">
        <w:t>meitä.</w:t>
      </w:r>
    </w:p>
    <w:p w14:paraId="366450E2" w14:textId="77777777" w:rsidR="00BC7543" w:rsidRDefault="00BC7543" w:rsidP="00BC7543">
      <w:pPr>
        <w:pStyle w:val="Brdtekst"/>
        <w:spacing w:before="120"/>
      </w:pPr>
      <w:r>
        <w:t>(</w:t>
      </w:r>
      <w:r w:rsidRPr="00A95D68">
        <w:t>1</w:t>
      </w:r>
      <w:r>
        <w:t>8</w:t>
      </w:r>
      <w:r w:rsidRPr="00A95D68">
        <w:t xml:space="preserve">) Tyttäret </w:t>
      </w:r>
      <w:r w:rsidRPr="00A00F96">
        <w:rPr>
          <w:i/>
        </w:rPr>
        <w:t xml:space="preserve">kyytitteevät </w:t>
      </w:r>
      <w:r w:rsidRPr="00A95D68">
        <w:t>kaikki kothiin.</w:t>
      </w:r>
    </w:p>
    <w:p w14:paraId="1198053D" w14:textId="100DAAE3" w:rsidR="00A11231" w:rsidRDefault="004650BC" w:rsidP="00BC7543">
      <w:pPr>
        <w:pStyle w:val="Brdtekst"/>
        <w:spacing w:before="120"/>
      </w:pPr>
      <w:r>
        <w:t xml:space="preserve">(19) Tyttäret </w:t>
      </w:r>
      <w:r w:rsidRPr="004650BC">
        <w:rPr>
          <w:i/>
        </w:rPr>
        <w:t>tulhaan</w:t>
      </w:r>
      <w:r>
        <w:t xml:space="preserve"> huomena kothiin.</w:t>
      </w:r>
    </w:p>
    <w:p w14:paraId="4BD28E7F" w14:textId="34E6B749" w:rsidR="00CC5CB1" w:rsidRDefault="00CC5CB1" w:rsidP="00CC5CB1">
      <w:pPr>
        <w:pStyle w:val="Overskrift4"/>
      </w:pPr>
      <w:bookmarkStart w:id="1826" w:name="_Toc311273906"/>
      <w:r>
        <w:t xml:space="preserve">Partisipin perfektin </w:t>
      </w:r>
      <w:r w:rsidR="00AE4CF4">
        <w:t>taivutus</w:t>
      </w:r>
      <w:bookmarkEnd w:id="1826"/>
    </w:p>
    <w:p w14:paraId="029B8B5E" w14:textId="77777777" w:rsidR="000E77EE" w:rsidRDefault="00CC5CB1" w:rsidP="00CC5CB1">
      <w:r w:rsidRPr="00AE4D86">
        <w:rPr>
          <w:smallCaps/>
        </w:rPr>
        <w:t xml:space="preserve">Aktiivin </w:t>
      </w:r>
      <w:r>
        <w:t>ja</w:t>
      </w:r>
      <w:r>
        <w:rPr>
          <w:smallCaps/>
        </w:rPr>
        <w:t xml:space="preserve"> </w:t>
      </w:r>
      <w:r w:rsidRPr="00AE4D86">
        <w:rPr>
          <w:smallCaps/>
        </w:rPr>
        <w:t xml:space="preserve">passiivin </w:t>
      </w:r>
      <w:r>
        <w:rPr>
          <w:smallCaps/>
        </w:rPr>
        <w:t>partisip</w:t>
      </w:r>
      <w:r w:rsidRPr="00AE4D86">
        <w:rPr>
          <w:smallCaps/>
        </w:rPr>
        <w:t>in perfektin</w:t>
      </w:r>
      <w:r w:rsidRPr="00A95D68">
        <w:t xml:space="preserve"> haamustuksen oon esitelty jo varhemin, ko käsitelthiin kielttäävän preteritin haamu</w:t>
      </w:r>
      <w:r w:rsidR="000E77EE">
        <w:t>stusta</w:t>
      </w:r>
      <w:r w:rsidRPr="00A95D68">
        <w:t xml:space="preserve"> </w:t>
      </w:r>
      <w:r w:rsidR="000E77EE">
        <w:t xml:space="preserve">(katto eri verbityyppiin partisipin perfektin haamustuksesta erittäin </w:t>
      </w:r>
      <w:r w:rsidR="000E77EE" w:rsidRPr="00A95D68">
        <w:t>koh</w:t>
      </w:r>
      <w:r w:rsidR="000E77EE" w:rsidRPr="00A95D68">
        <w:rPr>
          <w:lang w:val="en-US"/>
        </w:rPr>
        <w:t>đ</w:t>
      </w:r>
      <w:r w:rsidR="000E77EE" w:rsidRPr="00A95D68">
        <w:t>a</w:t>
      </w:r>
      <w:r w:rsidR="000E77EE">
        <w:t>sta 6.4.2.3</w:t>
      </w:r>
      <w:r w:rsidR="000E77EE" w:rsidRPr="00A95D68">
        <w:t>)</w:t>
      </w:r>
      <w:r w:rsidR="000E77EE">
        <w:t>.</w:t>
      </w:r>
    </w:p>
    <w:p w14:paraId="120DF522" w14:textId="47E3AFDC" w:rsidR="00BA1173" w:rsidRDefault="00482B4F" w:rsidP="00CC5CB1">
      <w:r>
        <w:t xml:space="preserve">Partisipin perfektihaamut taivuthaan singulaarissa ja pluraalissa kaikissa kaasuksissa. </w:t>
      </w:r>
      <w:r w:rsidR="00CC5CB1" w:rsidRPr="00A95D68">
        <w:t xml:space="preserve">Aktiivin </w:t>
      </w:r>
      <w:r w:rsidR="00CC5CB1">
        <w:t>partisip</w:t>
      </w:r>
      <w:r w:rsidR="00CC5CB1" w:rsidRPr="00A95D68">
        <w:t xml:space="preserve">in perfektin </w:t>
      </w:r>
      <w:r w:rsidR="00CC5CB1">
        <w:t>rangassa</w:t>
      </w:r>
      <w:r w:rsidR="00CC5CB1" w:rsidRPr="00A95D68">
        <w:t xml:space="preserve"> oon vähäsen omituinen</w:t>
      </w:r>
      <w:r w:rsidR="00CC5CB1">
        <w:t xml:space="preserve"> vaihettelu</w:t>
      </w:r>
      <w:r w:rsidR="00AD1D2F">
        <w:t>:</w:t>
      </w:r>
      <w:r w:rsidR="00CC5CB1" w:rsidRPr="00A95D68">
        <w:t xml:space="preserve"> Singulaarin nominatiivi loppuu </w:t>
      </w:r>
      <w:r w:rsidR="00CC5CB1">
        <w:rPr>
          <w:i/>
        </w:rPr>
        <w:t>U</w:t>
      </w:r>
      <w:r w:rsidR="00CC5CB1" w:rsidRPr="001B127A">
        <w:t>(</w:t>
      </w:r>
      <w:r w:rsidR="00CC5CB1">
        <w:rPr>
          <w:i/>
        </w:rPr>
        <w:t>t</w:t>
      </w:r>
      <w:r w:rsidR="00CC5CB1" w:rsidRPr="001B127A">
        <w:t>),</w:t>
      </w:r>
      <w:r w:rsidR="00CC5CB1" w:rsidRPr="00A95D68">
        <w:t xml:space="preserve"> </w:t>
      </w:r>
      <w:r w:rsidR="00CC5CB1">
        <w:t xml:space="preserve">konsonanttiranka </w:t>
      </w:r>
      <w:r w:rsidR="00C9745B">
        <w:t xml:space="preserve">loppuu </w:t>
      </w:r>
      <w:r w:rsidR="00CC5CB1">
        <w:rPr>
          <w:i/>
        </w:rPr>
        <w:t>Ut</w:t>
      </w:r>
      <w:r w:rsidR="00CC5CB1" w:rsidRPr="001B127A">
        <w:t>,</w:t>
      </w:r>
      <w:r w:rsidR="00CC5CB1">
        <w:rPr>
          <w:i/>
        </w:rPr>
        <w:t xml:space="preserve"> </w:t>
      </w:r>
      <w:r w:rsidR="00CC5CB1" w:rsidRPr="00A95D68">
        <w:t xml:space="preserve">mutta vokaalirangassa oon pitkä </w:t>
      </w:r>
      <w:r w:rsidR="00CC5CB1" w:rsidRPr="00697F6E">
        <w:rPr>
          <w:i/>
        </w:rPr>
        <w:t>ee</w:t>
      </w:r>
      <w:r w:rsidR="00CC5CB1">
        <w:t xml:space="preserve">, minkä etheen ittää </w:t>
      </w:r>
      <w:r w:rsidR="00CC5CB1">
        <w:rPr>
          <w:i/>
        </w:rPr>
        <w:t>h</w:t>
      </w:r>
      <w:r w:rsidR="00CC5CB1" w:rsidRPr="00A95D68">
        <w:t>. Tähän</w:t>
      </w:r>
      <w:r w:rsidR="00CC5CB1">
        <w:t xml:space="preserve"> laihiin</w:t>
      </w:r>
      <w:r w:rsidR="00CC5CB1" w:rsidRPr="00A95D68">
        <w:t xml:space="preserve">: </w:t>
      </w:r>
      <w:r w:rsidR="00CC5CB1">
        <w:t>(1.inf.</w:t>
      </w:r>
      <w:r w:rsidR="00CC5CB1" w:rsidRPr="00A95D68">
        <w:t xml:space="preserve"> : </w:t>
      </w:r>
      <w:r w:rsidR="00CC5CB1">
        <w:t>akt.partis.</w:t>
      </w:r>
      <w:r w:rsidR="00CC5CB1" w:rsidRPr="00A95D68">
        <w:t>pe</w:t>
      </w:r>
      <w:r w:rsidR="00CC5CB1">
        <w:t>rf.</w:t>
      </w:r>
      <w:r w:rsidR="00CC5CB1" w:rsidRPr="00A95D68">
        <w:t>s</w:t>
      </w:r>
      <w:r w:rsidR="00CC5CB1">
        <w:t xml:space="preserve">g.nom. : </w:t>
      </w:r>
      <w:r w:rsidR="003E2FBA">
        <w:t>ak</w:t>
      </w:r>
      <w:r w:rsidR="00E35798">
        <w:t xml:space="preserve">t.partis.perf.sg.part. : </w:t>
      </w:r>
      <w:r w:rsidR="00CC5CB1">
        <w:t>akt.partis.perf.</w:t>
      </w:r>
      <w:r w:rsidR="00CC5CB1" w:rsidRPr="00A95D68">
        <w:t xml:space="preserve">pl.nom. : </w:t>
      </w:r>
      <w:r w:rsidR="00CC5CB1">
        <w:t>akt.partis.</w:t>
      </w:r>
      <w:r w:rsidR="00CC5CB1" w:rsidRPr="00A95D68">
        <w:t>perf</w:t>
      </w:r>
      <w:r w:rsidR="00CC5CB1">
        <w:t>.pl.part.</w:t>
      </w:r>
      <w:r w:rsidR="00CC5CB1" w:rsidRPr="00A95D68">
        <w:t xml:space="preserve">) </w:t>
      </w:r>
      <w:r w:rsidR="00CC5CB1" w:rsidRPr="007A3DAF">
        <w:rPr>
          <w:i/>
        </w:rPr>
        <w:t>vaip</w:t>
      </w:r>
      <w:r w:rsidR="00CC5CB1" w:rsidRPr="0075485B">
        <w:t>(</w:t>
      </w:r>
      <w:r w:rsidR="00CC5CB1" w:rsidRPr="007A3DAF">
        <w:rPr>
          <w:i/>
        </w:rPr>
        <w:t>p</w:t>
      </w:r>
      <w:r w:rsidR="00CC5CB1" w:rsidRPr="0075485B">
        <w:t>)</w:t>
      </w:r>
      <w:r w:rsidR="00CC5CB1" w:rsidRPr="007A3DAF">
        <w:rPr>
          <w:i/>
        </w:rPr>
        <w:t>u</w:t>
      </w:r>
      <w:r w:rsidR="0098090B" w:rsidRPr="0098090B">
        <w:t>/</w:t>
      </w:r>
      <w:r w:rsidR="00CC5CB1" w:rsidRPr="007A3DAF">
        <w:rPr>
          <w:i/>
        </w:rPr>
        <w:t xml:space="preserve">ut </w:t>
      </w:r>
      <w:r w:rsidR="00BA1173" w:rsidRPr="00BA1173">
        <w:t>~</w:t>
      </w:r>
      <w:r w:rsidR="00CC5CB1" w:rsidRPr="007A3DAF">
        <w:rPr>
          <w:i/>
        </w:rPr>
        <w:t xml:space="preserve"> vaipu</w:t>
      </w:r>
      <w:r w:rsidR="0098090B" w:rsidRPr="0098090B">
        <w:t>/</w:t>
      </w:r>
      <w:r w:rsidR="00CC5CB1" w:rsidRPr="007A3DAF">
        <w:rPr>
          <w:i/>
        </w:rPr>
        <w:t>a</w:t>
      </w:r>
      <w:r w:rsidR="00CC5CB1" w:rsidRPr="0075485B">
        <w:t>(</w:t>
      </w:r>
      <w:r w:rsidR="00CC5CB1" w:rsidRPr="007A3DAF">
        <w:rPr>
          <w:i/>
        </w:rPr>
        <w:t>t</w:t>
      </w:r>
      <w:r w:rsidR="00CC5CB1" w:rsidRPr="0075485B">
        <w:t>)</w:t>
      </w:r>
      <w:r w:rsidR="00CC5CB1" w:rsidRPr="007A3DAF">
        <w:rPr>
          <w:i/>
        </w:rPr>
        <w:t xml:space="preserve"> </w:t>
      </w:r>
      <w:r w:rsidR="00CC5CB1" w:rsidRPr="0075485B">
        <w:t>:</w:t>
      </w:r>
      <w:r w:rsidR="00CC5CB1" w:rsidRPr="007A3DAF">
        <w:rPr>
          <w:i/>
        </w:rPr>
        <w:t xml:space="preserve"> vaipu</w:t>
      </w:r>
      <w:r w:rsidR="0098090B" w:rsidRPr="0098090B">
        <w:t>/</w:t>
      </w:r>
      <w:r w:rsidR="00CC5CB1" w:rsidRPr="007A3DAF">
        <w:rPr>
          <w:i/>
        </w:rPr>
        <w:t>n</w:t>
      </w:r>
      <w:r w:rsidR="00CC5CB1">
        <w:rPr>
          <w:i/>
        </w:rPr>
        <w:t>u</w:t>
      </w:r>
      <w:r w:rsidR="00A83669" w:rsidRPr="00A83669">
        <w:t>(</w:t>
      </w:r>
      <w:r w:rsidR="00CC5CB1">
        <w:rPr>
          <w:i/>
        </w:rPr>
        <w:t>t</w:t>
      </w:r>
      <w:r w:rsidR="00A83669" w:rsidRPr="00A83669">
        <w:t>)</w:t>
      </w:r>
      <w:r w:rsidR="00CC5CB1">
        <w:rPr>
          <w:i/>
        </w:rPr>
        <w:t xml:space="preserve"> </w:t>
      </w:r>
      <w:r w:rsidR="00CC5CB1" w:rsidRPr="0075485B">
        <w:t>:</w:t>
      </w:r>
      <w:r w:rsidR="00CC5CB1" w:rsidRPr="007A3DAF">
        <w:rPr>
          <w:i/>
        </w:rPr>
        <w:t xml:space="preserve"> </w:t>
      </w:r>
      <w:r w:rsidR="00E35798" w:rsidRPr="00E35798">
        <w:rPr>
          <w:i/>
        </w:rPr>
        <w:t>vaipu</w:t>
      </w:r>
      <w:r w:rsidR="0098090B" w:rsidRPr="0098090B">
        <w:t>/</w:t>
      </w:r>
      <w:r w:rsidR="00E35798" w:rsidRPr="00E35798">
        <w:rPr>
          <w:i/>
        </w:rPr>
        <w:t>nut</w:t>
      </w:r>
      <w:r w:rsidR="0098090B" w:rsidRPr="0098090B">
        <w:t>/</w:t>
      </w:r>
      <w:r w:rsidR="00E35798" w:rsidRPr="00E35798">
        <w:rPr>
          <w:i/>
        </w:rPr>
        <w:t>ta</w:t>
      </w:r>
      <w:r w:rsidR="00E35798">
        <w:rPr>
          <w:i/>
        </w:rPr>
        <w:t xml:space="preserve"> </w:t>
      </w:r>
      <w:r w:rsidR="00E35798">
        <w:t>:</w:t>
      </w:r>
      <w:r w:rsidR="00E35798">
        <w:rPr>
          <w:i/>
        </w:rPr>
        <w:t xml:space="preserve"> </w:t>
      </w:r>
      <w:r w:rsidR="00CC5CB1" w:rsidRPr="007A3DAF">
        <w:rPr>
          <w:i/>
        </w:rPr>
        <w:t>vaipu</w:t>
      </w:r>
      <w:r w:rsidR="0098090B" w:rsidRPr="0098090B">
        <w:t>/</w:t>
      </w:r>
      <w:r w:rsidR="00CC5CB1" w:rsidRPr="007A3DAF">
        <w:rPr>
          <w:i/>
        </w:rPr>
        <w:t>nhee</w:t>
      </w:r>
      <w:r w:rsidR="0098090B" w:rsidRPr="0098090B">
        <w:t>/</w:t>
      </w:r>
      <w:r w:rsidR="00CC5CB1" w:rsidRPr="007A3DAF">
        <w:rPr>
          <w:i/>
        </w:rPr>
        <w:t xml:space="preserve">t </w:t>
      </w:r>
      <w:r w:rsidR="00CC5CB1" w:rsidRPr="0075485B">
        <w:t>:</w:t>
      </w:r>
      <w:r w:rsidR="00CC5CB1" w:rsidRPr="007A3DAF">
        <w:rPr>
          <w:i/>
        </w:rPr>
        <w:t xml:space="preserve"> vaipu</w:t>
      </w:r>
      <w:r w:rsidR="0098090B" w:rsidRPr="0098090B">
        <w:t>/</w:t>
      </w:r>
      <w:r w:rsidR="00CC5CB1" w:rsidRPr="007A3DAF">
        <w:rPr>
          <w:i/>
        </w:rPr>
        <w:t>nhe</w:t>
      </w:r>
      <w:r w:rsidR="0098090B" w:rsidRPr="0098090B">
        <w:t>/</w:t>
      </w:r>
      <w:r w:rsidR="00CC5CB1" w:rsidRPr="007A3DAF">
        <w:rPr>
          <w:i/>
        </w:rPr>
        <w:t>i</w:t>
      </w:r>
      <w:r w:rsidR="0098090B" w:rsidRPr="0098090B">
        <w:t>/</w:t>
      </w:r>
      <w:r w:rsidR="00CC5CB1" w:rsidRPr="007A3DAF">
        <w:rPr>
          <w:i/>
        </w:rPr>
        <w:t>ta</w:t>
      </w:r>
      <w:r w:rsidR="00CC5CB1" w:rsidRPr="0075485B">
        <w:t>,</w:t>
      </w:r>
      <w:r w:rsidR="00CC5CB1" w:rsidRPr="007A3DAF">
        <w:rPr>
          <w:i/>
        </w:rPr>
        <w:t xml:space="preserve"> ka</w:t>
      </w:r>
      <w:r w:rsidR="00CC5CB1" w:rsidRPr="0075485B">
        <w:t>(</w:t>
      </w:r>
      <w:r w:rsidR="00CC5CB1" w:rsidRPr="007A3DAF">
        <w:rPr>
          <w:i/>
        </w:rPr>
        <w:t>đ</w:t>
      </w:r>
      <w:r w:rsidR="00CC5CB1" w:rsidRPr="0075485B">
        <w:t>)</w:t>
      </w:r>
      <w:r w:rsidR="00CC5CB1" w:rsidRPr="007A3DAF">
        <w:rPr>
          <w:i/>
        </w:rPr>
        <w:t>o</w:t>
      </w:r>
      <w:r w:rsidR="0098090B" w:rsidRPr="0098090B">
        <w:t>/</w:t>
      </w:r>
      <w:r w:rsidR="00CC5CB1" w:rsidRPr="007A3DAF">
        <w:rPr>
          <w:i/>
        </w:rPr>
        <w:t xml:space="preserve">ta </w:t>
      </w:r>
      <w:r w:rsidR="00CC5CB1" w:rsidRPr="0075485B">
        <w:t>:</w:t>
      </w:r>
      <w:r w:rsidR="00CC5CB1" w:rsidRPr="007A3DAF">
        <w:rPr>
          <w:i/>
        </w:rPr>
        <w:t xml:space="preserve"> ka</w:t>
      </w:r>
      <w:r w:rsidR="00CC5CB1" w:rsidRPr="0075485B">
        <w:t>(</w:t>
      </w:r>
      <w:r w:rsidR="00CC5CB1" w:rsidRPr="007A3DAF">
        <w:rPr>
          <w:i/>
        </w:rPr>
        <w:t>đ</w:t>
      </w:r>
      <w:r w:rsidR="00CC5CB1" w:rsidRPr="0075485B">
        <w:t>)</w:t>
      </w:r>
      <w:r w:rsidR="00CC5CB1" w:rsidRPr="007A3DAF">
        <w:rPr>
          <w:i/>
        </w:rPr>
        <w:t>o</w:t>
      </w:r>
      <w:r w:rsidR="0098090B" w:rsidRPr="0098090B">
        <w:t>/</w:t>
      </w:r>
      <w:r w:rsidR="00CC5CB1" w:rsidRPr="007A3DAF">
        <w:rPr>
          <w:i/>
        </w:rPr>
        <w:t>n</w:t>
      </w:r>
      <w:r w:rsidR="00CC5CB1">
        <w:rPr>
          <w:i/>
        </w:rPr>
        <w:t>u</w:t>
      </w:r>
      <w:r w:rsidR="00A83669" w:rsidRPr="00A83669">
        <w:t>(</w:t>
      </w:r>
      <w:r w:rsidR="00CC5CB1">
        <w:rPr>
          <w:i/>
        </w:rPr>
        <w:t>t</w:t>
      </w:r>
      <w:r w:rsidR="00A83669" w:rsidRPr="00A83669">
        <w:t>)</w:t>
      </w:r>
      <w:r w:rsidR="00CC5CB1">
        <w:rPr>
          <w:i/>
        </w:rPr>
        <w:t xml:space="preserve"> </w:t>
      </w:r>
      <w:r w:rsidR="00CC5CB1" w:rsidRPr="0075485B">
        <w:t>:</w:t>
      </w:r>
      <w:r w:rsidR="00E35798">
        <w:t xml:space="preserve"> </w:t>
      </w:r>
      <w:r w:rsidR="00E35798" w:rsidRPr="00E35798">
        <w:rPr>
          <w:i/>
        </w:rPr>
        <w:t>ka</w:t>
      </w:r>
      <w:r w:rsidR="00A83669" w:rsidRPr="00A83669">
        <w:t>(</w:t>
      </w:r>
      <w:r w:rsidR="00E35798" w:rsidRPr="00E35798">
        <w:rPr>
          <w:i/>
        </w:rPr>
        <w:t>đ</w:t>
      </w:r>
      <w:r w:rsidR="00A83669" w:rsidRPr="00A83669">
        <w:t>)</w:t>
      </w:r>
      <w:r w:rsidR="00E35798" w:rsidRPr="00E35798">
        <w:rPr>
          <w:i/>
        </w:rPr>
        <w:t>o</w:t>
      </w:r>
      <w:r w:rsidR="0098090B" w:rsidRPr="0098090B">
        <w:t>/</w:t>
      </w:r>
      <w:r w:rsidR="00E35798" w:rsidRPr="00E35798">
        <w:rPr>
          <w:i/>
        </w:rPr>
        <w:t>nut</w:t>
      </w:r>
      <w:r w:rsidR="0098090B" w:rsidRPr="0098090B">
        <w:t>/</w:t>
      </w:r>
      <w:r w:rsidR="00E35798" w:rsidRPr="00E35798">
        <w:rPr>
          <w:i/>
        </w:rPr>
        <w:t>ta</w:t>
      </w:r>
      <w:r w:rsidR="00E35798">
        <w:t xml:space="preserve"> :</w:t>
      </w:r>
      <w:r w:rsidR="00CC5CB1" w:rsidRPr="007A3DAF">
        <w:rPr>
          <w:i/>
        </w:rPr>
        <w:t xml:space="preserve"> ka</w:t>
      </w:r>
      <w:r w:rsidR="00CC5CB1" w:rsidRPr="0075485B">
        <w:t>(</w:t>
      </w:r>
      <w:r w:rsidR="00CC5CB1" w:rsidRPr="007A3DAF">
        <w:rPr>
          <w:i/>
        </w:rPr>
        <w:t>đ</w:t>
      </w:r>
      <w:r w:rsidR="00CC5CB1" w:rsidRPr="0075485B">
        <w:t>)</w:t>
      </w:r>
      <w:r w:rsidR="00CC5CB1" w:rsidRPr="007A3DAF">
        <w:rPr>
          <w:i/>
        </w:rPr>
        <w:t>o</w:t>
      </w:r>
      <w:r w:rsidR="0098090B" w:rsidRPr="0098090B">
        <w:t>/</w:t>
      </w:r>
      <w:r w:rsidR="00CC5CB1" w:rsidRPr="007A3DAF">
        <w:rPr>
          <w:i/>
        </w:rPr>
        <w:t>nhee</w:t>
      </w:r>
      <w:r w:rsidR="00BA1173" w:rsidRPr="00BA1173">
        <w:t>/</w:t>
      </w:r>
      <w:r w:rsidR="00CC5CB1" w:rsidRPr="007A3DAF">
        <w:rPr>
          <w:i/>
        </w:rPr>
        <w:t xml:space="preserve">t </w:t>
      </w:r>
      <w:r w:rsidR="00CC5CB1" w:rsidRPr="0075485B">
        <w:t>:</w:t>
      </w:r>
      <w:r w:rsidR="00CC5CB1" w:rsidRPr="007A3DAF">
        <w:rPr>
          <w:i/>
        </w:rPr>
        <w:t xml:space="preserve"> ka</w:t>
      </w:r>
      <w:r w:rsidR="00CC5CB1" w:rsidRPr="0075485B">
        <w:t>(</w:t>
      </w:r>
      <w:r w:rsidR="00CC5CB1" w:rsidRPr="007A3DAF">
        <w:rPr>
          <w:i/>
        </w:rPr>
        <w:t>đ</w:t>
      </w:r>
      <w:r w:rsidR="00CC5CB1" w:rsidRPr="0075485B">
        <w:t>)</w:t>
      </w:r>
      <w:r w:rsidR="00CC5CB1" w:rsidRPr="007A3DAF">
        <w:rPr>
          <w:i/>
        </w:rPr>
        <w:t>o</w:t>
      </w:r>
      <w:r w:rsidR="0098090B" w:rsidRPr="0098090B">
        <w:t>/</w:t>
      </w:r>
      <w:r w:rsidR="00CC5CB1" w:rsidRPr="007A3DAF">
        <w:rPr>
          <w:i/>
        </w:rPr>
        <w:t>nhe</w:t>
      </w:r>
      <w:r w:rsidR="0098090B" w:rsidRPr="0098090B">
        <w:t>/</w:t>
      </w:r>
      <w:r w:rsidR="00CC5CB1" w:rsidRPr="007A3DAF">
        <w:rPr>
          <w:i/>
        </w:rPr>
        <w:t>i</w:t>
      </w:r>
      <w:r w:rsidR="0098090B" w:rsidRPr="0098090B">
        <w:t>/</w:t>
      </w:r>
      <w:r w:rsidR="00CC5CB1" w:rsidRPr="007A3DAF">
        <w:rPr>
          <w:i/>
        </w:rPr>
        <w:t>ta</w:t>
      </w:r>
      <w:r w:rsidR="00CC5CB1" w:rsidRPr="001B127A">
        <w:t>.</w:t>
      </w:r>
    </w:p>
    <w:p w14:paraId="417FB4C2" w14:textId="307BA24B" w:rsidR="00BC7543" w:rsidRPr="00A95D68" w:rsidRDefault="00BC7543" w:rsidP="00BC7543">
      <w:pPr>
        <w:pStyle w:val="Overskrift4"/>
      </w:pPr>
      <w:bookmarkStart w:id="1827" w:name="_Toc198266923"/>
      <w:bookmarkStart w:id="1828" w:name="_Toc209168675"/>
      <w:bookmarkStart w:id="1829" w:name="_Toc311273907"/>
      <w:r>
        <w:t>Partisip</w:t>
      </w:r>
      <w:r w:rsidRPr="00A95D68">
        <w:t>i</w:t>
      </w:r>
      <w:r>
        <w:t xml:space="preserve">n preesensin </w:t>
      </w:r>
      <w:r w:rsidRPr="00A95D68">
        <w:t>haamustus</w:t>
      </w:r>
      <w:bookmarkEnd w:id="1827"/>
      <w:bookmarkEnd w:id="1828"/>
      <w:bookmarkEnd w:id="1829"/>
    </w:p>
    <w:p w14:paraId="352A9216" w14:textId="56073207" w:rsidR="00BC7543" w:rsidRPr="00697F6E" w:rsidRDefault="00BC7543" w:rsidP="00BC7543">
      <w:pPr>
        <w:pStyle w:val="Punktliste"/>
        <w:rPr>
          <w:i/>
        </w:rPr>
      </w:pPr>
      <w:r w:rsidRPr="00AE4D86">
        <w:rPr>
          <w:smallCaps/>
        </w:rPr>
        <w:t xml:space="preserve">Aktiivin </w:t>
      </w:r>
      <w:r>
        <w:rPr>
          <w:smallCaps/>
        </w:rPr>
        <w:t>partisip</w:t>
      </w:r>
      <w:r w:rsidRPr="00AE4D86">
        <w:rPr>
          <w:smallCaps/>
        </w:rPr>
        <w:t>in preesensin</w:t>
      </w:r>
      <w:r w:rsidRPr="00A95D68">
        <w:t xml:space="preserve"> suffiksit oon </w:t>
      </w:r>
      <w:r w:rsidRPr="00697F6E">
        <w:rPr>
          <w:i/>
        </w:rPr>
        <w:t xml:space="preserve">pA </w:t>
      </w:r>
      <w:r w:rsidRPr="00697F6E">
        <w:t>j</w:t>
      </w:r>
      <w:r w:rsidRPr="00A95D68">
        <w:t xml:space="preserve">a </w:t>
      </w:r>
      <w:r w:rsidRPr="004A3934">
        <w:rPr>
          <w:i/>
        </w:rPr>
        <w:t>vA</w:t>
      </w:r>
      <w:r w:rsidRPr="00A95D68">
        <w:t xml:space="preserve">. Suffiksilla </w:t>
      </w:r>
      <w:r w:rsidRPr="00FF4E47">
        <w:rPr>
          <w:i/>
        </w:rPr>
        <w:t>pA</w:t>
      </w:r>
      <w:r w:rsidRPr="00A95D68">
        <w:t xml:space="preserve"> laitethaan aktiivin </w:t>
      </w:r>
      <w:r>
        <w:t>partisip</w:t>
      </w:r>
      <w:r w:rsidRPr="00A95D68">
        <w:t>in perfektin haamui yksi</w:t>
      </w:r>
      <w:r>
        <w:t>tav</w:t>
      </w:r>
      <w:r w:rsidRPr="00A95D68">
        <w:t>uisista rangoista</w:t>
      </w:r>
      <w:r>
        <w:t xml:space="preserve"> (</w:t>
      </w:r>
      <w:r w:rsidR="00DA3989">
        <w:t>verbityyp</w:t>
      </w:r>
      <w:r>
        <w:t>pi 1)</w:t>
      </w:r>
      <w:r w:rsidRPr="00A95D68">
        <w:t xml:space="preserve">. Esimerkkii: </w:t>
      </w:r>
      <w:r>
        <w:t>(1.inf.</w:t>
      </w:r>
      <w:r w:rsidRPr="00A95D68">
        <w:t xml:space="preserve"> : akt</w:t>
      </w:r>
      <w:r>
        <w:t>.</w:t>
      </w:r>
      <w:r w:rsidRPr="00A95D68">
        <w:t>partis</w:t>
      </w:r>
      <w:r>
        <w:t xml:space="preserve">.prees.sg.nom.) </w:t>
      </w:r>
      <w:r w:rsidRPr="00697F6E">
        <w:rPr>
          <w:i/>
        </w:rPr>
        <w:t>vie</w:t>
      </w:r>
      <w:r w:rsidR="0098090B" w:rsidRPr="0098090B">
        <w:t>/</w:t>
      </w:r>
      <w:r w:rsidRPr="00697F6E">
        <w:rPr>
          <w:i/>
        </w:rPr>
        <w:t xml:space="preserve">đä </w:t>
      </w:r>
      <w:r w:rsidR="00BA1173" w:rsidRPr="00BA1173">
        <w:t>~</w:t>
      </w:r>
      <w:r w:rsidRPr="00697F6E">
        <w:rPr>
          <w:i/>
        </w:rPr>
        <w:t xml:space="preserve"> vii</w:t>
      </w:r>
      <w:r w:rsidR="0098090B" w:rsidRPr="0098090B">
        <w:t>/</w:t>
      </w:r>
      <w:r w:rsidRPr="00697F6E">
        <w:rPr>
          <w:i/>
        </w:rPr>
        <w:t xml:space="preserve">ä </w:t>
      </w:r>
      <w:r w:rsidRPr="0075485B">
        <w:t>:</w:t>
      </w:r>
      <w:r w:rsidRPr="00697F6E">
        <w:rPr>
          <w:i/>
        </w:rPr>
        <w:t xml:space="preserve"> vie</w:t>
      </w:r>
      <w:r w:rsidR="0098090B" w:rsidRPr="0098090B">
        <w:t>/</w:t>
      </w:r>
      <w:r w:rsidRPr="00697F6E">
        <w:rPr>
          <w:i/>
        </w:rPr>
        <w:t>pä</w:t>
      </w:r>
      <w:r w:rsidRPr="0075485B">
        <w:t>,</w:t>
      </w:r>
      <w:r w:rsidRPr="00697F6E">
        <w:rPr>
          <w:i/>
        </w:rPr>
        <w:t xml:space="preserve"> syö</w:t>
      </w:r>
      <w:r w:rsidR="0098090B" w:rsidRPr="0098090B">
        <w:t>/</w:t>
      </w:r>
      <w:r w:rsidRPr="00697F6E">
        <w:rPr>
          <w:i/>
        </w:rPr>
        <w:t xml:space="preserve">đä </w:t>
      </w:r>
      <w:r w:rsidR="00BA1173" w:rsidRPr="00BA1173">
        <w:t>~</w:t>
      </w:r>
      <w:r w:rsidRPr="00697F6E">
        <w:rPr>
          <w:i/>
        </w:rPr>
        <w:t xml:space="preserve"> syy</w:t>
      </w:r>
      <w:r w:rsidR="0098090B" w:rsidRPr="0098090B">
        <w:t>/</w:t>
      </w:r>
      <w:r w:rsidRPr="00697F6E">
        <w:rPr>
          <w:i/>
        </w:rPr>
        <w:t xml:space="preserve">ä </w:t>
      </w:r>
      <w:r w:rsidRPr="0075485B">
        <w:t>:</w:t>
      </w:r>
      <w:r w:rsidRPr="00697F6E">
        <w:rPr>
          <w:i/>
        </w:rPr>
        <w:t xml:space="preserve"> syö</w:t>
      </w:r>
      <w:r w:rsidR="0098090B" w:rsidRPr="0098090B">
        <w:t>/</w:t>
      </w:r>
      <w:r w:rsidRPr="00697F6E">
        <w:rPr>
          <w:i/>
        </w:rPr>
        <w:t>pä</w:t>
      </w:r>
      <w:r w:rsidR="001B127A" w:rsidRPr="001B127A">
        <w:t>.</w:t>
      </w:r>
    </w:p>
    <w:p w14:paraId="3D333766" w14:textId="7B1A99DE" w:rsidR="00BC7543" w:rsidRPr="00400B00" w:rsidRDefault="00DA3989" w:rsidP="00BC7543">
      <w:pPr>
        <w:pStyle w:val="Brdtekst"/>
        <w:spacing w:before="120"/>
        <w:rPr>
          <w:i/>
        </w:rPr>
      </w:pPr>
      <w:r>
        <w:t>Muissa verbityypiissä</w:t>
      </w:r>
      <w:r w:rsidR="00BC7543" w:rsidRPr="00A95D68">
        <w:t xml:space="preserve"> </w:t>
      </w:r>
      <w:r w:rsidR="00BC7543">
        <w:t>partisip</w:t>
      </w:r>
      <w:r w:rsidR="00BC7543" w:rsidRPr="00A95D68">
        <w:t xml:space="preserve">in preesensin haamustus oon kahđenlainen sen jälkhiin, mistä </w:t>
      </w:r>
      <w:r w:rsidR="0080370B">
        <w:t>kirja</w:t>
      </w:r>
      <w:r w:rsidR="00BC7543" w:rsidRPr="00A95D68">
        <w:t xml:space="preserve">kainun </w:t>
      </w:r>
      <w:r w:rsidR="005225A0">
        <w:t>varieteet</w:t>
      </w:r>
      <w:r w:rsidR="00BC7543" w:rsidRPr="00A95D68">
        <w:t xml:space="preserve">ista oon kysymys. Porsangin </w:t>
      </w:r>
      <w:r w:rsidR="005225A0">
        <w:t>varieteet</w:t>
      </w:r>
      <w:r w:rsidR="00BC7543" w:rsidRPr="00A95D68">
        <w:t xml:space="preserve">issa </w:t>
      </w:r>
      <w:r w:rsidR="00BC7543">
        <w:t>partisip</w:t>
      </w:r>
      <w:r w:rsidR="00BC7543" w:rsidRPr="00A95D68">
        <w:t xml:space="preserve">in preesensillä oon muunlainen haamustus ko muissa </w:t>
      </w:r>
      <w:r w:rsidR="005225A0">
        <w:t>varieteet</w:t>
      </w:r>
      <w:r w:rsidR="00BC7543" w:rsidRPr="00A95D68">
        <w:t>iissa. Sen saattaa selvittää</w:t>
      </w:r>
      <w:r w:rsidR="00BC7543">
        <w:t>t</w:t>
      </w:r>
      <w:r w:rsidR="00BC7543" w:rsidRPr="00A95D68">
        <w:t xml:space="preserve"> niin, ette aktiivin </w:t>
      </w:r>
      <w:r w:rsidR="00BC7543">
        <w:t>indikatiivin preesensin singulaarin</w:t>
      </w:r>
      <w:r w:rsidR="00BC7543" w:rsidRPr="00A95D68">
        <w:t xml:space="preserve"> 3. persoonan haamhuun lisäthään suffiksin </w:t>
      </w:r>
      <w:r w:rsidR="00BC7543" w:rsidRPr="00FF4E47">
        <w:rPr>
          <w:i/>
        </w:rPr>
        <w:t>vA</w:t>
      </w:r>
      <w:r w:rsidR="00BC7543" w:rsidRPr="00A95D68">
        <w:t xml:space="preserve">. Tämmöistä rankkaa ei käytetä mishään muussa taivutuksessa. Muissa kirjakainun </w:t>
      </w:r>
      <w:r w:rsidR="005225A0">
        <w:t>varieteet</w:t>
      </w:r>
      <w:r w:rsidR="00BC7543" w:rsidRPr="00A95D68">
        <w:t xml:space="preserve">iissa </w:t>
      </w:r>
      <w:r w:rsidR="00BC7543">
        <w:t>partisip</w:t>
      </w:r>
      <w:r w:rsidR="00BC7543" w:rsidRPr="00A95D68">
        <w:t xml:space="preserve">in preesensin </w:t>
      </w:r>
      <w:r w:rsidR="00BC7543" w:rsidRPr="00FF4E47">
        <w:rPr>
          <w:i/>
        </w:rPr>
        <w:t>vA</w:t>
      </w:r>
      <w:r w:rsidR="00BC7543" w:rsidRPr="00A95D68">
        <w:t xml:space="preserve">-suffiksin lisäthään samhaan rankhaan ko </w:t>
      </w:r>
      <w:r w:rsidR="00BC7543">
        <w:t>3. infinitiivin</w:t>
      </w:r>
      <w:r w:rsidR="00BC7543" w:rsidRPr="00A95D68">
        <w:t xml:space="preserve"> suffiksin</w:t>
      </w:r>
      <w:r w:rsidR="00BC7543">
        <w:t xml:space="preserve"> (katto </w:t>
      </w:r>
      <w:r w:rsidR="00C43EFD">
        <w:t>kohđasta 6</w:t>
      </w:r>
      <w:r w:rsidR="00BC7543">
        <w:t>.8.1.3)</w:t>
      </w:r>
      <w:r w:rsidR="00BC7543" w:rsidRPr="00A95D68">
        <w:t xml:space="preserve">. Esimerkkii molemista variantiista: </w:t>
      </w:r>
      <w:r w:rsidR="00BC7543">
        <w:t>(1.inf.</w:t>
      </w:r>
      <w:r w:rsidR="00BC7543" w:rsidRPr="00A95D68">
        <w:t xml:space="preserve"> : akt</w:t>
      </w:r>
      <w:r w:rsidR="00BC7543">
        <w:t>.</w:t>
      </w:r>
      <w:r w:rsidR="00BC7543" w:rsidRPr="00A95D68">
        <w:t>ind</w:t>
      </w:r>
      <w:r w:rsidR="00BC7543">
        <w:t>.</w:t>
      </w:r>
      <w:r w:rsidR="00BC7543" w:rsidRPr="00A95D68">
        <w:t>prees</w:t>
      </w:r>
      <w:r w:rsidR="00BC7543">
        <w:t>.</w:t>
      </w:r>
      <w:r w:rsidR="001337F6">
        <w:t>sg1</w:t>
      </w:r>
      <w:r w:rsidR="00BC7543" w:rsidRPr="00A95D68">
        <w:t xml:space="preserve"> : akt</w:t>
      </w:r>
      <w:r w:rsidR="00BC7543">
        <w:t>.</w:t>
      </w:r>
      <w:r w:rsidR="00BC7543" w:rsidRPr="00A95D68">
        <w:t>ind</w:t>
      </w:r>
      <w:r w:rsidR="00BC7543">
        <w:t>.</w:t>
      </w:r>
      <w:r w:rsidR="00BC7543" w:rsidRPr="00A95D68">
        <w:t>prees</w:t>
      </w:r>
      <w:r w:rsidR="00BC7543">
        <w:t>.</w:t>
      </w:r>
      <w:r w:rsidR="001337F6">
        <w:t>sg3</w:t>
      </w:r>
      <w:r w:rsidR="00BC7543" w:rsidRPr="00A95D68">
        <w:t xml:space="preserve"> : </w:t>
      </w:r>
      <w:r w:rsidR="00AB56EE">
        <w:t>akt.</w:t>
      </w:r>
      <w:r w:rsidR="00BC7543">
        <w:t>partis.</w:t>
      </w:r>
      <w:r w:rsidR="00BC7543" w:rsidRPr="00A95D68">
        <w:t>perf</w:t>
      </w:r>
      <w:r w:rsidR="00BC7543">
        <w:t>.sg.</w:t>
      </w:r>
      <w:r w:rsidR="00BC7543" w:rsidRPr="00A95D68">
        <w:t>nom</w:t>
      </w:r>
      <w:r w:rsidR="00BC7543">
        <w:t>.</w:t>
      </w:r>
      <w:r w:rsidR="00BC7543" w:rsidRPr="00A95D68">
        <w:t xml:space="preserve"> : </w:t>
      </w:r>
      <w:r w:rsidR="00AB56EE">
        <w:t>akt.</w:t>
      </w:r>
      <w:r w:rsidR="00BC7543">
        <w:t>partis.</w:t>
      </w:r>
      <w:r w:rsidR="00BC7543" w:rsidRPr="00A95D68">
        <w:t>prees</w:t>
      </w:r>
      <w:r w:rsidR="00BC7543">
        <w:t>.</w:t>
      </w:r>
      <w:r w:rsidR="00BC7543" w:rsidRPr="00A95D68">
        <w:t>sg</w:t>
      </w:r>
      <w:r w:rsidR="00BC7543">
        <w:t>.</w:t>
      </w:r>
      <w:r w:rsidR="00BC7543" w:rsidRPr="00A95D68">
        <w:t>nom</w:t>
      </w:r>
      <w:r w:rsidR="00BC7543">
        <w:t>.</w:t>
      </w:r>
      <w:r w:rsidR="00BC7543" w:rsidRPr="00A95D68">
        <w:t xml:space="preserve">): </w:t>
      </w:r>
      <w:r w:rsidR="00BC7543">
        <w:t>(</w:t>
      </w:r>
      <w:r w:rsidR="00BC7543" w:rsidRPr="00A95D68">
        <w:t xml:space="preserve">2-tyyppi) </w:t>
      </w:r>
      <w:r w:rsidR="00BC7543" w:rsidRPr="007A3DAF">
        <w:rPr>
          <w:i/>
        </w:rPr>
        <w:t>jakka</w:t>
      </w:r>
      <w:r w:rsidR="0098090B" w:rsidRPr="0098090B">
        <w:t>/</w:t>
      </w:r>
      <w:r w:rsidR="00BC7543" w:rsidRPr="007A3DAF">
        <w:rPr>
          <w:i/>
        </w:rPr>
        <w:t>a</w:t>
      </w:r>
      <w:r w:rsidR="00BC7543" w:rsidRPr="0075485B">
        <w:t>(</w:t>
      </w:r>
      <w:r w:rsidR="00BC7543" w:rsidRPr="007A3DAF">
        <w:rPr>
          <w:i/>
        </w:rPr>
        <w:t>t</w:t>
      </w:r>
      <w:r w:rsidR="00BC7543" w:rsidRPr="0075485B">
        <w:t>)</w:t>
      </w:r>
      <w:r w:rsidR="00BC7543" w:rsidRPr="007A3DAF">
        <w:rPr>
          <w:i/>
        </w:rPr>
        <w:t xml:space="preserve"> </w:t>
      </w:r>
      <w:r w:rsidR="00BC7543" w:rsidRPr="0075485B">
        <w:t>:</w:t>
      </w:r>
      <w:r w:rsidR="00BC7543" w:rsidRPr="007A3DAF">
        <w:rPr>
          <w:i/>
        </w:rPr>
        <w:t xml:space="preserve"> ja</w:t>
      </w:r>
      <w:r w:rsidR="00BC7543" w:rsidRPr="0075485B">
        <w:t>(</w:t>
      </w:r>
      <w:r w:rsidR="00BC7543" w:rsidRPr="007A3DAF">
        <w:rPr>
          <w:i/>
        </w:rPr>
        <w:t>j</w:t>
      </w:r>
      <w:r w:rsidR="00BC7543" w:rsidRPr="0075485B">
        <w:t>)</w:t>
      </w:r>
      <w:r w:rsidR="00BC7543" w:rsidRPr="007A3DAF">
        <w:rPr>
          <w:i/>
        </w:rPr>
        <w:t>a</w:t>
      </w:r>
      <w:r w:rsidR="0098090B" w:rsidRPr="0098090B">
        <w:t>/</w:t>
      </w:r>
      <w:r w:rsidR="00BC7543" w:rsidRPr="007A3DAF">
        <w:rPr>
          <w:i/>
        </w:rPr>
        <w:t xml:space="preserve">n </w:t>
      </w:r>
      <w:r w:rsidR="00BC7543" w:rsidRPr="0075485B">
        <w:t>:</w:t>
      </w:r>
      <w:r w:rsidR="00BC7543" w:rsidRPr="007A3DAF">
        <w:rPr>
          <w:i/>
        </w:rPr>
        <w:t xml:space="preserve"> jakka</w:t>
      </w:r>
      <w:r w:rsidR="0098090B" w:rsidRPr="0098090B">
        <w:t>/</w:t>
      </w:r>
      <w:r w:rsidR="00BC7543" w:rsidRPr="007A3DAF">
        <w:rPr>
          <w:i/>
        </w:rPr>
        <w:t xml:space="preserve">a </w:t>
      </w:r>
      <w:r w:rsidR="00BC7543" w:rsidRPr="0075485B">
        <w:t>:</w:t>
      </w:r>
      <w:r w:rsidR="00BC7543" w:rsidRPr="007A3DAF">
        <w:rPr>
          <w:i/>
        </w:rPr>
        <w:t xml:space="preserve"> jaka</w:t>
      </w:r>
      <w:r w:rsidR="0098090B" w:rsidRPr="0098090B">
        <w:t>/</w:t>
      </w:r>
      <w:r w:rsidR="00BC7543" w:rsidRPr="007A3DAF">
        <w:rPr>
          <w:i/>
        </w:rPr>
        <w:t>n</w:t>
      </w:r>
      <w:r w:rsidR="00BC7543">
        <w:rPr>
          <w:i/>
        </w:rPr>
        <w:t>u</w:t>
      </w:r>
      <w:r w:rsidR="001B127A" w:rsidRPr="001B127A">
        <w:t>(</w:t>
      </w:r>
      <w:r w:rsidR="00A11231">
        <w:rPr>
          <w:i/>
        </w:rPr>
        <w:t>t</w:t>
      </w:r>
      <w:r w:rsidR="001B127A" w:rsidRPr="001B127A">
        <w:t>)</w:t>
      </w:r>
      <w:r w:rsidR="00BC7543">
        <w:rPr>
          <w:i/>
        </w:rPr>
        <w:t xml:space="preserve"> </w:t>
      </w:r>
      <w:r w:rsidR="00BC7543" w:rsidRPr="0075485B">
        <w:t>:</w:t>
      </w:r>
      <w:r w:rsidR="00BC7543" w:rsidRPr="007A3DAF">
        <w:rPr>
          <w:i/>
        </w:rPr>
        <w:t xml:space="preserve"> jakkaa</w:t>
      </w:r>
      <w:r w:rsidR="0098090B" w:rsidRPr="0098090B">
        <w:t>/</w:t>
      </w:r>
      <w:r w:rsidR="00BC7543" w:rsidRPr="007A3DAF">
        <w:rPr>
          <w:i/>
        </w:rPr>
        <w:t xml:space="preserve">va </w:t>
      </w:r>
      <w:r w:rsidR="00BA1173" w:rsidRPr="00BA1173">
        <w:t>~</w:t>
      </w:r>
      <w:r w:rsidR="00BC7543" w:rsidRPr="007A3DAF">
        <w:rPr>
          <w:i/>
        </w:rPr>
        <w:t xml:space="preserve"> jaka</w:t>
      </w:r>
      <w:r w:rsidR="0098090B" w:rsidRPr="0098090B">
        <w:t>/</w:t>
      </w:r>
      <w:r w:rsidR="00BC7543" w:rsidRPr="007A3DAF">
        <w:rPr>
          <w:i/>
        </w:rPr>
        <w:t>va</w:t>
      </w:r>
      <w:r w:rsidR="00BC7543" w:rsidRPr="0075485B">
        <w:t>,</w:t>
      </w:r>
      <w:r w:rsidR="00BC7543" w:rsidRPr="00A95D68">
        <w:t xml:space="preserve"> </w:t>
      </w:r>
      <w:r w:rsidR="00BC7543" w:rsidRPr="00400B00">
        <w:rPr>
          <w:i/>
        </w:rPr>
        <w:t>kulkke</w:t>
      </w:r>
      <w:r w:rsidR="0098090B" w:rsidRPr="0098090B">
        <w:t>/</w:t>
      </w:r>
      <w:r w:rsidR="00BC7543" w:rsidRPr="00400B00">
        <w:rPr>
          <w:i/>
        </w:rPr>
        <w:t xml:space="preserve">et </w:t>
      </w:r>
      <w:r w:rsidR="00BA1173" w:rsidRPr="00BA1173">
        <w:t>~</w:t>
      </w:r>
      <w:r w:rsidR="00BC7543" w:rsidRPr="00400B00">
        <w:rPr>
          <w:i/>
        </w:rPr>
        <w:t xml:space="preserve"> kulke</w:t>
      </w:r>
      <w:r w:rsidR="0098090B" w:rsidRPr="0098090B">
        <w:t>/</w:t>
      </w:r>
      <w:r w:rsidR="00BC7543" w:rsidRPr="00400B00">
        <w:rPr>
          <w:i/>
        </w:rPr>
        <w:t>a</w:t>
      </w:r>
      <w:r w:rsidR="00BC7543" w:rsidRPr="0075485B">
        <w:t>(</w:t>
      </w:r>
      <w:r w:rsidR="00BC7543" w:rsidRPr="00400B00">
        <w:rPr>
          <w:i/>
        </w:rPr>
        <w:t>t</w:t>
      </w:r>
      <w:r w:rsidR="00BC7543" w:rsidRPr="0075485B">
        <w:t>)</w:t>
      </w:r>
      <w:r w:rsidR="00BC7543" w:rsidRPr="00400B00">
        <w:rPr>
          <w:i/>
        </w:rPr>
        <w:t xml:space="preserve"> </w:t>
      </w:r>
      <w:r w:rsidR="00BA1173" w:rsidRPr="00BA1173">
        <w:t>~</w:t>
      </w:r>
      <w:r w:rsidR="00BC7543" w:rsidRPr="00400B00">
        <w:rPr>
          <w:i/>
        </w:rPr>
        <w:t xml:space="preserve"> kulki</w:t>
      </w:r>
      <w:r w:rsidR="0098090B" w:rsidRPr="0098090B">
        <w:t>/</w:t>
      </w:r>
      <w:r w:rsidR="00BC7543" w:rsidRPr="00400B00">
        <w:rPr>
          <w:i/>
        </w:rPr>
        <w:t xml:space="preserve">a </w:t>
      </w:r>
      <w:r w:rsidR="00BC7543" w:rsidRPr="0075485B">
        <w:t>:</w:t>
      </w:r>
      <w:r w:rsidR="00BC7543" w:rsidRPr="00400B00">
        <w:rPr>
          <w:i/>
        </w:rPr>
        <w:t xml:space="preserve"> kulje</w:t>
      </w:r>
      <w:r w:rsidR="0098090B" w:rsidRPr="0098090B">
        <w:t>/</w:t>
      </w:r>
      <w:r w:rsidR="00BC7543" w:rsidRPr="00400B00">
        <w:rPr>
          <w:i/>
        </w:rPr>
        <w:t xml:space="preserve">n </w:t>
      </w:r>
      <w:r w:rsidR="00BC7543" w:rsidRPr="0075485B">
        <w:t>:</w:t>
      </w:r>
      <w:r w:rsidR="00BC7543" w:rsidRPr="00400B00">
        <w:rPr>
          <w:i/>
        </w:rPr>
        <w:t xml:space="preserve"> kulk</w:t>
      </w:r>
      <w:r w:rsidR="00BC7543" w:rsidRPr="0075485B">
        <w:t>(</w:t>
      </w:r>
      <w:r w:rsidR="00BC7543" w:rsidRPr="00400B00">
        <w:rPr>
          <w:i/>
        </w:rPr>
        <w:t>k</w:t>
      </w:r>
      <w:r w:rsidR="00BC7543" w:rsidRPr="0075485B">
        <w:t>)</w:t>
      </w:r>
      <w:r w:rsidR="00BC7543" w:rsidRPr="00400B00">
        <w:rPr>
          <w:i/>
        </w:rPr>
        <w:t>e</w:t>
      </w:r>
      <w:r w:rsidR="0098090B" w:rsidRPr="0098090B">
        <w:t>/</w:t>
      </w:r>
      <w:r w:rsidR="00BC7543" w:rsidRPr="00400B00">
        <w:rPr>
          <w:i/>
        </w:rPr>
        <w:t xml:space="preserve">e </w:t>
      </w:r>
      <w:r w:rsidR="00BC7543" w:rsidRPr="0075485B">
        <w:t>:</w:t>
      </w:r>
      <w:r w:rsidR="00BC7543" w:rsidRPr="00400B00">
        <w:rPr>
          <w:i/>
        </w:rPr>
        <w:t xml:space="preserve"> kulke</w:t>
      </w:r>
      <w:r w:rsidR="0098090B" w:rsidRPr="0098090B">
        <w:t>/</w:t>
      </w:r>
      <w:r w:rsidR="00BC7543" w:rsidRPr="00400B00">
        <w:rPr>
          <w:i/>
        </w:rPr>
        <w:t>n</w:t>
      </w:r>
      <w:r w:rsidR="00BC7543">
        <w:rPr>
          <w:i/>
        </w:rPr>
        <w:t>u</w:t>
      </w:r>
      <w:r w:rsidR="001B127A" w:rsidRPr="001B127A">
        <w:t>(</w:t>
      </w:r>
      <w:r w:rsidR="00A11231">
        <w:rPr>
          <w:i/>
        </w:rPr>
        <w:t>t</w:t>
      </w:r>
      <w:r w:rsidR="001B127A" w:rsidRPr="001B127A">
        <w:t>)</w:t>
      </w:r>
      <w:r w:rsidR="00BC7543">
        <w:rPr>
          <w:i/>
        </w:rPr>
        <w:t xml:space="preserve"> </w:t>
      </w:r>
      <w:r w:rsidR="00BC7543" w:rsidRPr="0075485B">
        <w:t>:</w:t>
      </w:r>
      <w:r w:rsidR="00BC7543" w:rsidRPr="00400B00">
        <w:rPr>
          <w:i/>
        </w:rPr>
        <w:t xml:space="preserve"> kulkkee</w:t>
      </w:r>
      <w:r w:rsidR="0098090B" w:rsidRPr="0098090B">
        <w:t>/</w:t>
      </w:r>
      <w:r w:rsidR="00BC7543" w:rsidRPr="00400B00">
        <w:rPr>
          <w:i/>
        </w:rPr>
        <w:t xml:space="preserve">va </w:t>
      </w:r>
      <w:r w:rsidR="00BA1173" w:rsidRPr="00BA1173">
        <w:t>~</w:t>
      </w:r>
      <w:r w:rsidR="00BC7543" w:rsidRPr="00400B00">
        <w:rPr>
          <w:i/>
        </w:rPr>
        <w:t xml:space="preserve"> kulke</w:t>
      </w:r>
      <w:r w:rsidR="0098090B" w:rsidRPr="0098090B">
        <w:t>/</w:t>
      </w:r>
      <w:r w:rsidR="00BC7543" w:rsidRPr="00400B00">
        <w:rPr>
          <w:i/>
        </w:rPr>
        <w:t>va</w:t>
      </w:r>
      <w:r w:rsidR="00BC7543" w:rsidRPr="0075485B">
        <w:t>,</w:t>
      </w:r>
      <w:r w:rsidR="00BC7543" w:rsidRPr="00A95D68">
        <w:t xml:space="preserve"> </w:t>
      </w:r>
      <w:r w:rsidR="00BC7543">
        <w:t>(</w:t>
      </w:r>
      <w:r w:rsidR="00BC7543" w:rsidRPr="00A95D68">
        <w:t xml:space="preserve">3-tyyppi) </w:t>
      </w:r>
      <w:r w:rsidR="00BC7543" w:rsidRPr="00400B00">
        <w:rPr>
          <w:i/>
        </w:rPr>
        <w:t>tul</w:t>
      </w:r>
      <w:r w:rsidR="0098090B" w:rsidRPr="0098090B">
        <w:t>/</w:t>
      </w:r>
      <w:r w:rsidR="00BC7543" w:rsidRPr="00400B00">
        <w:rPr>
          <w:i/>
        </w:rPr>
        <w:t xml:space="preserve">la </w:t>
      </w:r>
      <w:r w:rsidR="00BC7543" w:rsidRPr="0075485B">
        <w:t>:</w:t>
      </w:r>
      <w:r w:rsidR="00BC7543" w:rsidRPr="00400B00">
        <w:rPr>
          <w:i/>
        </w:rPr>
        <w:t xml:space="preserve"> tule</w:t>
      </w:r>
      <w:r w:rsidR="0098090B" w:rsidRPr="0098090B">
        <w:t>/</w:t>
      </w:r>
      <w:r w:rsidR="00BC7543" w:rsidRPr="00400B00">
        <w:rPr>
          <w:i/>
        </w:rPr>
        <w:t xml:space="preserve">n </w:t>
      </w:r>
      <w:r w:rsidR="00BC7543" w:rsidRPr="0075485B">
        <w:t>:</w:t>
      </w:r>
      <w:r w:rsidR="00BC7543" w:rsidRPr="00400B00">
        <w:rPr>
          <w:i/>
        </w:rPr>
        <w:t xml:space="preserve"> tulle</w:t>
      </w:r>
      <w:r w:rsidR="0098090B" w:rsidRPr="0098090B">
        <w:t>/</w:t>
      </w:r>
      <w:r w:rsidR="00BC7543" w:rsidRPr="00400B00">
        <w:rPr>
          <w:i/>
        </w:rPr>
        <w:t xml:space="preserve">e </w:t>
      </w:r>
      <w:r w:rsidR="00BC7543" w:rsidRPr="0075485B">
        <w:t>:</w:t>
      </w:r>
      <w:r w:rsidR="00BC7543" w:rsidRPr="00400B00">
        <w:rPr>
          <w:i/>
        </w:rPr>
        <w:t xml:space="preserve"> tul</w:t>
      </w:r>
      <w:r w:rsidR="0098090B" w:rsidRPr="0098090B">
        <w:t>/</w:t>
      </w:r>
      <w:r w:rsidR="00BC7543" w:rsidRPr="00400B00">
        <w:rPr>
          <w:i/>
        </w:rPr>
        <w:t>l</w:t>
      </w:r>
      <w:r w:rsidR="00BC7543">
        <w:rPr>
          <w:i/>
        </w:rPr>
        <w:t>u</w:t>
      </w:r>
      <w:r w:rsidR="001B127A" w:rsidRPr="001B127A">
        <w:t>(</w:t>
      </w:r>
      <w:r w:rsidR="00E734DC">
        <w:rPr>
          <w:i/>
        </w:rPr>
        <w:t>t</w:t>
      </w:r>
      <w:r w:rsidR="001B127A" w:rsidRPr="001B127A">
        <w:t>)</w:t>
      </w:r>
      <w:r w:rsidR="00BC7543">
        <w:rPr>
          <w:i/>
        </w:rPr>
        <w:t xml:space="preserve"> </w:t>
      </w:r>
      <w:r w:rsidR="00BC7543" w:rsidRPr="0075485B">
        <w:t>:</w:t>
      </w:r>
      <w:r w:rsidR="00BC7543" w:rsidRPr="00400B00">
        <w:rPr>
          <w:i/>
        </w:rPr>
        <w:t xml:space="preserve"> tullee</w:t>
      </w:r>
      <w:r w:rsidR="0098090B" w:rsidRPr="0098090B">
        <w:t>/</w:t>
      </w:r>
      <w:r w:rsidR="00BC7543" w:rsidRPr="00400B00">
        <w:rPr>
          <w:i/>
        </w:rPr>
        <w:t xml:space="preserve">va </w:t>
      </w:r>
      <w:r w:rsidR="00BA1173" w:rsidRPr="00BA1173">
        <w:t>~</w:t>
      </w:r>
      <w:r w:rsidR="00BC7543" w:rsidRPr="00400B00">
        <w:rPr>
          <w:i/>
        </w:rPr>
        <w:t xml:space="preserve"> tule</w:t>
      </w:r>
      <w:r w:rsidR="0098090B" w:rsidRPr="0098090B">
        <w:t>/</w:t>
      </w:r>
      <w:r w:rsidR="00BC7543" w:rsidRPr="00400B00">
        <w:rPr>
          <w:i/>
        </w:rPr>
        <w:t>va</w:t>
      </w:r>
      <w:r w:rsidR="00BC7543" w:rsidRPr="0075485B">
        <w:t>,</w:t>
      </w:r>
      <w:r w:rsidR="00BC7543" w:rsidRPr="00400B00">
        <w:rPr>
          <w:i/>
        </w:rPr>
        <w:t xml:space="preserve"> muistel</w:t>
      </w:r>
      <w:r w:rsidR="0098090B" w:rsidRPr="0098090B">
        <w:t>/</w:t>
      </w:r>
      <w:r w:rsidR="00BC7543" w:rsidRPr="00400B00">
        <w:rPr>
          <w:i/>
        </w:rPr>
        <w:t xml:space="preserve">a </w:t>
      </w:r>
      <w:r w:rsidR="00BC7543" w:rsidRPr="0075485B">
        <w:t>:</w:t>
      </w:r>
      <w:r w:rsidR="00BC7543" w:rsidRPr="00400B00">
        <w:rPr>
          <w:i/>
        </w:rPr>
        <w:t xml:space="preserve"> muistele</w:t>
      </w:r>
      <w:r w:rsidR="0098090B" w:rsidRPr="0098090B">
        <w:t>/</w:t>
      </w:r>
      <w:r w:rsidR="00BC7543" w:rsidRPr="00400B00">
        <w:rPr>
          <w:i/>
        </w:rPr>
        <w:t xml:space="preserve">n </w:t>
      </w:r>
      <w:r w:rsidR="00BC7543" w:rsidRPr="0075485B">
        <w:t>:</w:t>
      </w:r>
      <w:r w:rsidR="00BC7543" w:rsidRPr="00400B00">
        <w:rPr>
          <w:i/>
        </w:rPr>
        <w:t xml:space="preserve"> muistele</w:t>
      </w:r>
      <w:r w:rsidR="0098090B" w:rsidRPr="0098090B">
        <w:t>/</w:t>
      </w:r>
      <w:r w:rsidR="00BC7543" w:rsidRPr="00400B00">
        <w:rPr>
          <w:i/>
        </w:rPr>
        <w:t xml:space="preserve">e </w:t>
      </w:r>
      <w:r w:rsidR="00BC7543" w:rsidRPr="0075485B">
        <w:t>:</w:t>
      </w:r>
      <w:r w:rsidR="00BC7543" w:rsidRPr="00400B00">
        <w:rPr>
          <w:i/>
        </w:rPr>
        <w:t xml:space="preserve"> muistel</w:t>
      </w:r>
      <w:r w:rsidR="0098090B" w:rsidRPr="0098090B">
        <w:t>/</w:t>
      </w:r>
      <w:r w:rsidR="00BC7543">
        <w:rPr>
          <w:i/>
        </w:rPr>
        <w:t>u</w:t>
      </w:r>
      <w:r w:rsidR="001B127A" w:rsidRPr="001B127A">
        <w:t>(</w:t>
      </w:r>
      <w:r w:rsidR="00E734DC">
        <w:rPr>
          <w:i/>
        </w:rPr>
        <w:t>t</w:t>
      </w:r>
      <w:r w:rsidR="001B127A" w:rsidRPr="001B127A">
        <w:t>)</w:t>
      </w:r>
      <w:r w:rsidR="00BC7543">
        <w:rPr>
          <w:i/>
        </w:rPr>
        <w:t xml:space="preserve"> </w:t>
      </w:r>
      <w:r w:rsidR="00BC7543" w:rsidRPr="0075485B">
        <w:t>:</w:t>
      </w:r>
      <w:r w:rsidR="00BC7543" w:rsidRPr="00400B00">
        <w:rPr>
          <w:i/>
        </w:rPr>
        <w:t xml:space="preserve"> muistelee</w:t>
      </w:r>
      <w:r w:rsidR="0098090B" w:rsidRPr="0098090B">
        <w:t>/</w:t>
      </w:r>
      <w:r w:rsidR="00BC7543" w:rsidRPr="00400B00">
        <w:rPr>
          <w:i/>
        </w:rPr>
        <w:t>va</w:t>
      </w:r>
      <w:r w:rsidR="008B4AE5">
        <w:rPr>
          <w:i/>
        </w:rPr>
        <w:t xml:space="preserve"> </w:t>
      </w:r>
      <w:r w:rsidR="00BA1173" w:rsidRPr="00BA1173">
        <w:t>~</w:t>
      </w:r>
      <w:r w:rsidR="008B4AE5">
        <w:rPr>
          <w:i/>
        </w:rPr>
        <w:t xml:space="preserve"> muistele</w:t>
      </w:r>
      <w:r w:rsidR="00BA1173" w:rsidRPr="00BA1173">
        <w:t>/</w:t>
      </w:r>
      <w:r w:rsidR="008B4AE5">
        <w:rPr>
          <w:i/>
        </w:rPr>
        <w:t>va</w:t>
      </w:r>
      <w:r w:rsidR="00BC7543" w:rsidRPr="0075485B">
        <w:t>,</w:t>
      </w:r>
      <w:r w:rsidR="00BC7543" w:rsidRPr="00400B00">
        <w:rPr>
          <w:i/>
        </w:rPr>
        <w:t xml:space="preserve"> auka</w:t>
      </w:r>
      <w:r w:rsidR="00BC7543" w:rsidRPr="0075485B">
        <w:t>(</w:t>
      </w:r>
      <w:r w:rsidR="00BC7543" w:rsidRPr="00400B00">
        <w:rPr>
          <w:i/>
        </w:rPr>
        <w:t>i</w:t>
      </w:r>
      <w:r w:rsidR="00BC7543" w:rsidRPr="0075485B">
        <w:t>)</w:t>
      </w:r>
      <w:r w:rsidR="00BC7543" w:rsidRPr="00400B00">
        <w:rPr>
          <w:i/>
        </w:rPr>
        <w:t>s</w:t>
      </w:r>
      <w:r w:rsidR="0098090B" w:rsidRPr="0098090B">
        <w:t>/</w:t>
      </w:r>
      <w:r w:rsidR="00BC7543" w:rsidRPr="00400B00">
        <w:rPr>
          <w:i/>
        </w:rPr>
        <w:t xml:space="preserve">ta </w:t>
      </w:r>
      <w:r w:rsidR="00BC7543" w:rsidRPr="0075485B">
        <w:t>:</w:t>
      </w:r>
      <w:r w:rsidR="00BC7543" w:rsidRPr="00400B00">
        <w:rPr>
          <w:i/>
        </w:rPr>
        <w:t xml:space="preserve"> auka</w:t>
      </w:r>
      <w:r w:rsidR="00BC7543" w:rsidRPr="0075485B">
        <w:t>(</w:t>
      </w:r>
      <w:r w:rsidR="00BC7543" w:rsidRPr="00400B00">
        <w:rPr>
          <w:i/>
        </w:rPr>
        <w:t>i</w:t>
      </w:r>
      <w:r w:rsidR="00BC7543" w:rsidRPr="0075485B">
        <w:t>)</w:t>
      </w:r>
      <w:r w:rsidR="00BC7543" w:rsidRPr="00400B00">
        <w:rPr>
          <w:i/>
        </w:rPr>
        <w:t>se</w:t>
      </w:r>
      <w:r w:rsidR="0098090B" w:rsidRPr="0098090B">
        <w:t>/</w:t>
      </w:r>
      <w:r w:rsidR="00BC7543" w:rsidRPr="00400B00">
        <w:rPr>
          <w:i/>
        </w:rPr>
        <w:t xml:space="preserve">n </w:t>
      </w:r>
      <w:r w:rsidR="00BC7543" w:rsidRPr="0075485B">
        <w:t>:</w:t>
      </w:r>
      <w:r w:rsidR="00BC7543" w:rsidRPr="00400B00">
        <w:rPr>
          <w:i/>
        </w:rPr>
        <w:t xml:space="preserve"> auka</w:t>
      </w:r>
      <w:r w:rsidR="00BC7543" w:rsidRPr="0075485B">
        <w:t>(</w:t>
      </w:r>
      <w:r w:rsidR="00BC7543" w:rsidRPr="00400B00">
        <w:rPr>
          <w:i/>
        </w:rPr>
        <w:t>i</w:t>
      </w:r>
      <w:r w:rsidR="00BC7543" w:rsidRPr="0075485B">
        <w:t>)</w:t>
      </w:r>
      <w:r w:rsidR="00BC7543" w:rsidRPr="00400B00">
        <w:rPr>
          <w:i/>
        </w:rPr>
        <w:t>s</w:t>
      </w:r>
      <w:r w:rsidR="00BC7543" w:rsidRPr="0075485B">
        <w:t>(</w:t>
      </w:r>
      <w:r w:rsidR="00BC7543" w:rsidRPr="00400B00">
        <w:rPr>
          <w:i/>
        </w:rPr>
        <w:t>s</w:t>
      </w:r>
      <w:r w:rsidR="00BC7543" w:rsidRPr="0075485B">
        <w:t>)</w:t>
      </w:r>
      <w:r w:rsidR="00BC7543" w:rsidRPr="00400B00">
        <w:rPr>
          <w:i/>
        </w:rPr>
        <w:t>e</w:t>
      </w:r>
      <w:r w:rsidR="0098090B" w:rsidRPr="0098090B">
        <w:t>/</w:t>
      </w:r>
      <w:r w:rsidR="00BC7543" w:rsidRPr="00400B00">
        <w:rPr>
          <w:i/>
        </w:rPr>
        <w:t xml:space="preserve">e </w:t>
      </w:r>
      <w:r w:rsidR="00BC7543" w:rsidRPr="0075485B">
        <w:t>:</w:t>
      </w:r>
      <w:r w:rsidR="00BC7543" w:rsidRPr="00400B00">
        <w:rPr>
          <w:i/>
        </w:rPr>
        <w:t xml:space="preserve"> auka</w:t>
      </w:r>
      <w:r w:rsidR="00BC7543" w:rsidRPr="0075485B">
        <w:t>(</w:t>
      </w:r>
      <w:r w:rsidR="00BC7543" w:rsidRPr="00400B00">
        <w:rPr>
          <w:i/>
        </w:rPr>
        <w:t>i</w:t>
      </w:r>
      <w:r w:rsidR="00BC7543" w:rsidRPr="0075485B">
        <w:t>)</w:t>
      </w:r>
      <w:r w:rsidR="00BC7543" w:rsidRPr="00400B00">
        <w:rPr>
          <w:i/>
        </w:rPr>
        <w:t>s</w:t>
      </w:r>
      <w:r w:rsidR="0098090B" w:rsidRPr="0098090B">
        <w:t>/</w:t>
      </w:r>
      <w:r w:rsidR="00BC7543" w:rsidRPr="00400B00">
        <w:rPr>
          <w:i/>
        </w:rPr>
        <w:t>s</w:t>
      </w:r>
      <w:r w:rsidR="00BC7543">
        <w:rPr>
          <w:i/>
        </w:rPr>
        <w:t>u</w:t>
      </w:r>
      <w:r w:rsidR="001B127A" w:rsidRPr="001B127A">
        <w:t>(</w:t>
      </w:r>
      <w:r w:rsidR="00E734DC">
        <w:rPr>
          <w:i/>
        </w:rPr>
        <w:t>t</w:t>
      </w:r>
      <w:r w:rsidR="001B127A" w:rsidRPr="001B127A">
        <w:t>)</w:t>
      </w:r>
      <w:r w:rsidR="00BC7543">
        <w:rPr>
          <w:i/>
        </w:rPr>
        <w:t xml:space="preserve"> </w:t>
      </w:r>
      <w:r w:rsidR="00BC7543" w:rsidRPr="0075485B">
        <w:t>:</w:t>
      </w:r>
      <w:r w:rsidR="00BC7543" w:rsidRPr="00400B00">
        <w:rPr>
          <w:i/>
        </w:rPr>
        <w:t xml:space="preserve"> aukaissee</w:t>
      </w:r>
      <w:r w:rsidR="0098090B" w:rsidRPr="0098090B">
        <w:t>/</w:t>
      </w:r>
      <w:r w:rsidR="00BC7543" w:rsidRPr="00400B00">
        <w:rPr>
          <w:i/>
        </w:rPr>
        <w:t xml:space="preserve">va </w:t>
      </w:r>
      <w:r w:rsidR="00BA1173" w:rsidRPr="00BA1173">
        <w:t>~</w:t>
      </w:r>
      <w:r w:rsidR="00BC7543" w:rsidRPr="00400B00">
        <w:rPr>
          <w:i/>
        </w:rPr>
        <w:t xml:space="preserve"> aukase</w:t>
      </w:r>
      <w:r w:rsidR="0098090B" w:rsidRPr="0098090B">
        <w:t>/</w:t>
      </w:r>
      <w:r w:rsidR="00BC7543" w:rsidRPr="00400B00">
        <w:rPr>
          <w:i/>
        </w:rPr>
        <w:t>va</w:t>
      </w:r>
      <w:r w:rsidR="00BC7543" w:rsidRPr="0075485B">
        <w:t>,</w:t>
      </w:r>
      <w:r w:rsidR="00BC7543" w:rsidRPr="00A95D68">
        <w:t xml:space="preserve"> </w:t>
      </w:r>
      <w:r w:rsidR="00BC7543">
        <w:t>(</w:t>
      </w:r>
      <w:r w:rsidR="00BC7543" w:rsidRPr="00A95D68">
        <w:t>4-tyyppi)</w:t>
      </w:r>
      <w:r w:rsidR="00BC7543">
        <w:t xml:space="preserve"> </w:t>
      </w:r>
      <w:r w:rsidR="00BC7543" w:rsidRPr="00400B00">
        <w:rPr>
          <w:i/>
        </w:rPr>
        <w:t>piikaroi</w:t>
      </w:r>
      <w:r w:rsidR="0098090B" w:rsidRPr="0098090B">
        <w:t>/</w:t>
      </w:r>
      <w:r w:rsidR="00BC7543" w:rsidRPr="00400B00">
        <w:rPr>
          <w:i/>
        </w:rPr>
        <w:t xml:space="preserve">ta </w:t>
      </w:r>
      <w:r w:rsidR="00BC7543" w:rsidRPr="0075485B">
        <w:t>:</w:t>
      </w:r>
      <w:r w:rsidR="00BC7543" w:rsidRPr="00400B00">
        <w:rPr>
          <w:i/>
        </w:rPr>
        <w:t xml:space="preserve"> piikaroitte</w:t>
      </w:r>
      <w:r w:rsidR="0098090B" w:rsidRPr="0098090B">
        <w:t>/</w:t>
      </w:r>
      <w:r w:rsidR="00BC7543" w:rsidRPr="00400B00">
        <w:rPr>
          <w:i/>
        </w:rPr>
        <w:t xml:space="preserve">n </w:t>
      </w:r>
      <w:r w:rsidR="00BC7543" w:rsidRPr="0075485B">
        <w:t>:</w:t>
      </w:r>
      <w:r w:rsidR="00BC7543" w:rsidRPr="00400B00">
        <w:rPr>
          <w:i/>
        </w:rPr>
        <w:t xml:space="preserve"> piikaroitte</w:t>
      </w:r>
      <w:r w:rsidR="0098090B" w:rsidRPr="0098090B">
        <w:t>/</w:t>
      </w:r>
      <w:r w:rsidR="00BC7543" w:rsidRPr="00400B00">
        <w:rPr>
          <w:i/>
        </w:rPr>
        <w:t xml:space="preserve">e </w:t>
      </w:r>
      <w:r w:rsidR="00BC7543" w:rsidRPr="0075485B">
        <w:t>:</w:t>
      </w:r>
      <w:r w:rsidR="00BC7543" w:rsidRPr="00400B00">
        <w:rPr>
          <w:i/>
        </w:rPr>
        <w:t xml:space="preserve"> piikaroi</w:t>
      </w:r>
      <w:r w:rsidR="0098090B" w:rsidRPr="0098090B">
        <w:t>/</w:t>
      </w:r>
      <w:r w:rsidR="00BC7543" w:rsidRPr="00400B00">
        <w:rPr>
          <w:i/>
        </w:rPr>
        <w:t>n</w:t>
      </w:r>
      <w:r w:rsidR="00BC7543">
        <w:rPr>
          <w:i/>
        </w:rPr>
        <w:t>u</w:t>
      </w:r>
      <w:r w:rsidR="001B127A" w:rsidRPr="001B127A">
        <w:t>(</w:t>
      </w:r>
      <w:r w:rsidR="00E734DC">
        <w:rPr>
          <w:i/>
        </w:rPr>
        <w:t>t</w:t>
      </w:r>
      <w:r w:rsidR="001B127A" w:rsidRPr="001B127A">
        <w:t>)</w:t>
      </w:r>
      <w:r w:rsidR="00BC7543">
        <w:rPr>
          <w:i/>
        </w:rPr>
        <w:t xml:space="preserve"> </w:t>
      </w:r>
      <w:r w:rsidR="00BC7543" w:rsidRPr="0075485B">
        <w:t>:</w:t>
      </w:r>
      <w:r w:rsidR="00BC7543" w:rsidRPr="00400B00">
        <w:rPr>
          <w:i/>
        </w:rPr>
        <w:t xml:space="preserve"> piikaroittee</w:t>
      </w:r>
      <w:r w:rsidR="0098090B" w:rsidRPr="0098090B">
        <w:t>/</w:t>
      </w:r>
      <w:r w:rsidR="00BC7543" w:rsidRPr="00400B00">
        <w:rPr>
          <w:i/>
        </w:rPr>
        <w:t>va</w:t>
      </w:r>
      <w:r w:rsidR="008B4AE5">
        <w:rPr>
          <w:i/>
        </w:rPr>
        <w:t xml:space="preserve"> </w:t>
      </w:r>
      <w:r w:rsidR="00BA1173" w:rsidRPr="00BA1173">
        <w:t>~</w:t>
      </w:r>
      <w:r w:rsidR="008B4AE5">
        <w:rPr>
          <w:i/>
        </w:rPr>
        <w:t xml:space="preserve"> piikaroitte</w:t>
      </w:r>
      <w:r w:rsidR="00BA1173" w:rsidRPr="00BA1173">
        <w:t>/</w:t>
      </w:r>
      <w:r w:rsidR="008B4AE5">
        <w:rPr>
          <w:i/>
        </w:rPr>
        <w:t>va</w:t>
      </w:r>
      <w:r w:rsidR="00BC7543" w:rsidRPr="0075485B">
        <w:t>,</w:t>
      </w:r>
      <w:r w:rsidR="00BC7543" w:rsidRPr="00400B00">
        <w:rPr>
          <w:i/>
        </w:rPr>
        <w:t xml:space="preserve"> li</w:t>
      </w:r>
      <w:r w:rsidR="00BC7543" w:rsidRPr="0075485B">
        <w:t>(</w:t>
      </w:r>
      <w:r w:rsidR="00BC7543" w:rsidRPr="00400B00">
        <w:rPr>
          <w:i/>
        </w:rPr>
        <w:t>j</w:t>
      </w:r>
      <w:r w:rsidR="00BC7543" w:rsidRPr="0075485B">
        <w:t>)</w:t>
      </w:r>
      <w:r w:rsidR="00BC7543" w:rsidRPr="00400B00">
        <w:rPr>
          <w:i/>
        </w:rPr>
        <w:t>e</w:t>
      </w:r>
      <w:r w:rsidR="0098090B" w:rsidRPr="0098090B">
        <w:t>/</w:t>
      </w:r>
      <w:r w:rsidR="00BC7543" w:rsidRPr="00400B00">
        <w:rPr>
          <w:i/>
        </w:rPr>
        <w:t xml:space="preserve">tä </w:t>
      </w:r>
      <w:r w:rsidR="00BC7543" w:rsidRPr="0075485B">
        <w:t>:</w:t>
      </w:r>
      <w:r w:rsidR="00BC7543" w:rsidRPr="00400B00">
        <w:rPr>
          <w:i/>
        </w:rPr>
        <w:t xml:space="preserve"> likene</w:t>
      </w:r>
      <w:r w:rsidR="0098090B" w:rsidRPr="0098090B">
        <w:t>/</w:t>
      </w:r>
      <w:r w:rsidR="00BC7543" w:rsidRPr="00400B00">
        <w:rPr>
          <w:i/>
        </w:rPr>
        <w:t xml:space="preserve">n </w:t>
      </w:r>
      <w:r w:rsidR="00BC7543" w:rsidRPr="0075485B">
        <w:t>:</w:t>
      </w:r>
      <w:r w:rsidR="00BC7543" w:rsidRPr="00400B00">
        <w:rPr>
          <w:i/>
        </w:rPr>
        <w:t xml:space="preserve"> likene</w:t>
      </w:r>
      <w:r w:rsidR="0098090B" w:rsidRPr="0098090B">
        <w:t>/</w:t>
      </w:r>
      <w:r w:rsidR="00BC7543" w:rsidRPr="00400B00">
        <w:rPr>
          <w:i/>
        </w:rPr>
        <w:t xml:space="preserve">e </w:t>
      </w:r>
      <w:r w:rsidR="00BC7543" w:rsidRPr="0075485B">
        <w:t>:</w:t>
      </w:r>
      <w:r w:rsidR="00BC7543" w:rsidRPr="00400B00">
        <w:rPr>
          <w:i/>
        </w:rPr>
        <w:t xml:space="preserve"> li</w:t>
      </w:r>
      <w:r w:rsidR="00BC7543" w:rsidRPr="0075485B">
        <w:t>(</w:t>
      </w:r>
      <w:r w:rsidR="00BC7543" w:rsidRPr="00400B00">
        <w:rPr>
          <w:i/>
        </w:rPr>
        <w:t>j</w:t>
      </w:r>
      <w:r w:rsidR="00BC7543" w:rsidRPr="0075485B">
        <w:t>)</w:t>
      </w:r>
      <w:r w:rsidR="00BC7543" w:rsidRPr="00400B00">
        <w:rPr>
          <w:i/>
        </w:rPr>
        <w:t>e</w:t>
      </w:r>
      <w:r w:rsidR="0098090B" w:rsidRPr="0098090B">
        <w:t>/</w:t>
      </w:r>
      <w:r w:rsidR="00BC7543" w:rsidRPr="00400B00">
        <w:rPr>
          <w:i/>
        </w:rPr>
        <w:t>n</w:t>
      </w:r>
      <w:r w:rsidR="00BC7543">
        <w:rPr>
          <w:i/>
        </w:rPr>
        <w:t>y</w:t>
      </w:r>
      <w:r w:rsidR="001B127A" w:rsidRPr="001B127A">
        <w:t>(</w:t>
      </w:r>
      <w:r w:rsidR="00E734DC">
        <w:rPr>
          <w:i/>
        </w:rPr>
        <w:t>t</w:t>
      </w:r>
      <w:r w:rsidR="001B127A" w:rsidRPr="001B127A">
        <w:t>)</w:t>
      </w:r>
      <w:r w:rsidR="003116C6">
        <w:t xml:space="preserve"> </w:t>
      </w:r>
      <w:r w:rsidR="00BC7543" w:rsidRPr="0075485B">
        <w:t>:</w:t>
      </w:r>
      <w:r w:rsidR="00BC7543" w:rsidRPr="00400B00">
        <w:rPr>
          <w:i/>
        </w:rPr>
        <w:t xml:space="preserve"> likenee</w:t>
      </w:r>
      <w:r w:rsidR="0098090B" w:rsidRPr="0098090B">
        <w:t>/</w:t>
      </w:r>
      <w:r w:rsidR="00BC7543" w:rsidRPr="00400B00">
        <w:rPr>
          <w:i/>
        </w:rPr>
        <w:t>vä</w:t>
      </w:r>
      <w:r w:rsidR="00F55B5A">
        <w:rPr>
          <w:i/>
        </w:rPr>
        <w:t xml:space="preserve"> </w:t>
      </w:r>
      <w:r w:rsidR="00BA1173" w:rsidRPr="00BA1173">
        <w:t>~</w:t>
      </w:r>
      <w:r w:rsidR="00F55B5A">
        <w:rPr>
          <w:i/>
        </w:rPr>
        <w:t xml:space="preserve"> likene</w:t>
      </w:r>
      <w:r w:rsidR="00BA1173" w:rsidRPr="00BA1173">
        <w:t>/</w:t>
      </w:r>
      <w:r w:rsidR="00F55B5A">
        <w:rPr>
          <w:i/>
        </w:rPr>
        <w:t>vä</w:t>
      </w:r>
      <w:r w:rsidR="00BC7543" w:rsidRPr="0075485B">
        <w:t>,</w:t>
      </w:r>
      <w:r w:rsidR="00BC7543" w:rsidRPr="00400B00">
        <w:rPr>
          <w:i/>
        </w:rPr>
        <w:t xml:space="preserve"> maa</w:t>
      </w:r>
      <w:r w:rsidR="0098090B" w:rsidRPr="0098090B">
        <w:t>/</w:t>
      </w:r>
      <w:r w:rsidR="00BC7543" w:rsidRPr="00400B00">
        <w:rPr>
          <w:i/>
        </w:rPr>
        <w:t xml:space="preserve">ta </w:t>
      </w:r>
      <w:r w:rsidR="00BC7543" w:rsidRPr="0075485B">
        <w:t>:</w:t>
      </w:r>
      <w:r w:rsidR="00BC7543" w:rsidRPr="00400B00">
        <w:rPr>
          <w:i/>
        </w:rPr>
        <w:t xml:space="preserve"> makkaa</w:t>
      </w:r>
      <w:r w:rsidR="0098090B" w:rsidRPr="0098090B">
        <w:t>/</w:t>
      </w:r>
      <w:r w:rsidR="00BC7543" w:rsidRPr="00400B00">
        <w:rPr>
          <w:i/>
        </w:rPr>
        <w:t xml:space="preserve">n </w:t>
      </w:r>
      <w:r w:rsidR="00BC7543" w:rsidRPr="0075485B">
        <w:t>:</w:t>
      </w:r>
      <w:r w:rsidR="00BC7543" w:rsidRPr="00400B00">
        <w:rPr>
          <w:i/>
        </w:rPr>
        <w:t xml:space="preserve"> makkaa </w:t>
      </w:r>
      <w:r w:rsidR="00BC7543" w:rsidRPr="0075485B">
        <w:t>:</w:t>
      </w:r>
      <w:r w:rsidR="00BC7543" w:rsidRPr="00400B00">
        <w:rPr>
          <w:i/>
        </w:rPr>
        <w:t xml:space="preserve"> maa</w:t>
      </w:r>
      <w:r w:rsidR="0098090B" w:rsidRPr="0098090B">
        <w:t>/</w:t>
      </w:r>
      <w:r w:rsidR="00BC7543" w:rsidRPr="00400B00">
        <w:rPr>
          <w:i/>
        </w:rPr>
        <w:t>n</w:t>
      </w:r>
      <w:r w:rsidR="00BC7543">
        <w:rPr>
          <w:i/>
        </w:rPr>
        <w:t>u</w:t>
      </w:r>
      <w:r w:rsidR="001B127A" w:rsidRPr="001B127A">
        <w:t>(</w:t>
      </w:r>
      <w:r w:rsidR="00E734DC">
        <w:rPr>
          <w:i/>
        </w:rPr>
        <w:t>t</w:t>
      </w:r>
      <w:r w:rsidR="001B127A" w:rsidRPr="001B127A">
        <w:t>)</w:t>
      </w:r>
      <w:r w:rsidR="00BC7543">
        <w:rPr>
          <w:i/>
        </w:rPr>
        <w:t xml:space="preserve"> </w:t>
      </w:r>
      <w:r w:rsidR="00BC7543" w:rsidRPr="0075485B">
        <w:t>:</w:t>
      </w:r>
      <w:r w:rsidR="00BC7543" w:rsidRPr="00400B00">
        <w:rPr>
          <w:i/>
        </w:rPr>
        <w:t xml:space="preserve"> makkaa</w:t>
      </w:r>
      <w:r w:rsidR="0098090B" w:rsidRPr="0098090B">
        <w:t>/</w:t>
      </w:r>
      <w:r w:rsidR="00BC7543" w:rsidRPr="00400B00">
        <w:rPr>
          <w:i/>
        </w:rPr>
        <w:t>va</w:t>
      </w:r>
      <w:r w:rsidR="001B127A" w:rsidRPr="001B127A">
        <w:t>,</w:t>
      </w:r>
      <w:r w:rsidR="00BC7543">
        <w:rPr>
          <w:i/>
        </w:rPr>
        <w:t xml:space="preserve"> ka</w:t>
      </w:r>
      <w:r w:rsidR="001B127A" w:rsidRPr="001B127A">
        <w:t>(</w:t>
      </w:r>
      <w:r w:rsidR="00BC7543">
        <w:rPr>
          <w:i/>
        </w:rPr>
        <w:t>đ</w:t>
      </w:r>
      <w:r w:rsidR="001B127A" w:rsidRPr="001B127A">
        <w:t>)</w:t>
      </w:r>
      <w:r w:rsidR="00BC7543">
        <w:rPr>
          <w:i/>
        </w:rPr>
        <w:t>o</w:t>
      </w:r>
      <w:r w:rsidR="0098090B" w:rsidRPr="0098090B">
        <w:t>/</w:t>
      </w:r>
      <w:r w:rsidR="00BC7543">
        <w:rPr>
          <w:i/>
        </w:rPr>
        <w:t xml:space="preserve">ta </w:t>
      </w:r>
      <w:r w:rsidR="001B127A" w:rsidRPr="001B127A">
        <w:t>:</w:t>
      </w:r>
      <w:r w:rsidR="00BC7543">
        <w:rPr>
          <w:i/>
        </w:rPr>
        <w:t xml:space="preserve"> kattoo</w:t>
      </w:r>
      <w:r w:rsidR="0098090B" w:rsidRPr="0098090B">
        <w:t>/</w:t>
      </w:r>
      <w:r w:rsidR="00BC7543">
        <w:rPr>
          <w:i/>
        </w:rPr>
        <w:t xml:space="preserve">n </w:t>
      </w:r>
      <w:r w:rsidR="00BA1173" w:rsidRPr="00BA1173">
        <w:t>~</w:t>
      </w:r>
      <w:r w:rsidR="00BC7543">
        <w:rPr>
          <w:i/>
        </w:rPr>
        <w:t xml:space="preserve"> katoa</w:t>
      </w:r>
      <w:r w:rsidR="0098090B" w:rsidRPr="0098090B">
        <w:t>/</w:t>
      </w:r>
      <w:r w:rsidR="00BC7543">
        <w:rPr>
          <w:i/>
        </w:rPr>
        <w:t>n</w:t>
      </w:r>
      <w:r w:rsidR="00CB6C59">
        <w:rPr>
          <w:i/>
        </w:rPr>
        <w:t xml:space="preserve"> </w:t>
      </w:r>
      <w:r w:rsidR="00CB6C59">
        <w:t>:</w:t>
      </w:r>
      <w:r w:rsidR="00BC7543">
        <w:rPr>
          <w:i/>
        </w:rPr>
        <w:t xml:space="preserve"> kattoo </w:t>
      </w:r>
      <w:r w:rsidR="00BA1173" w:rsidRPr="00BA1173">
        <w:t>~</w:t>
      </w:r>
      <w:r w:rsidR="00BC7543">
        <w:rPr>
          <w:i/>
        </w:rPr>
        <w:t xml:space="preserve"> katoa</w:t>
      </w:r>
      <w:r w:rsidR="0098090B" w:rsidRPr="0098090B">
        <w:t>/</w:t>
      </w:r>
      <w:r w:rsidR="00BC7543">
        <w:rPr>
          <w:i/>
        </w:rPr>
        <w:t>a</w:t>
      </w:r>
      <w:r w:rsidR="003116C6">
        <w:t xml:space="preserve"> :</w:t>
      </w:r>
      <w:r w:rsidR="00BC7543">
        <w:rPr>
          <w:i/>
        </w:rPr>
        <w:t xml:space="preserve"> ka</w:t>
      </w:r>
      <w:r w:rsidR="001B127A" w:rsidRPr="001B127A">
        <w:t>(</w:t>
      </w:r>
      <w:r w:rsidR="00BC7543">
        <w:rPr>
          <w:i/>
        </w:rPr>
        <w:t>đ</w:t>
      </w:r>
      <w:r w:rsidR="001B127A" w:rsidRPr="001B127A">
        <w:t>)</w:t>
      </w:r>
      <w:r w:rsidR="00BC7543">
        <w:rPr>
          <w:i/>
        </w:rPr>
        <w:t>o</w:t>
      </w:r>
      <w:r w:rsidR="0098090B" w:rsidRPr="0098090B">
        <w:t>/</w:t>
      </w:r>
      <w:r w:rsidR="00BC7543">
        <w:rPr>
          <w:i/>
        </w:rPr>
        <w:t>nu</w:t>
      </w:r>
      <w:r w:rsidR="001B127A" w:rsidRPr="001B127A">
        <w:t>(</w:t>
      </w:r>
      <w:r w:rsidR="00E734DC">
        <w:rPr>
          <w:i/>
        </w:rPr>
        <w:t>t</w:t>
      </w:r>
      <w:r w:rsidR="001B127A" w:rsidRPr="001B127A">
        <w:t>)</w:t>
      </w:r>
      <w:r w:rsidR="00BC7543">
        <w:rPr>
          <w:i/>
        </w:rPr>
        <w:t xml:space="preserve"> </w:t>
      </w:r>
      <w:r w:rsidR="001B127A" w:rsidRPr="001B127A">
        <w:t>:</w:t>
      </w:r>
      <w:r w:rsidR="00BC7543">
        <w:rPr>
          <w:i/>
        </w:rPr>
        <w:t xml:space="preserve"> kattoo</w:t>
      </w:r>
      <w:r w:rsidR="0098090B" w:rsidRPr="0098090B">
        <w:t>/</w:t>
      </w:r>
      <w:r w:rsidR="00BC7543">
        <w:rPr>
          <w:i/>
        </w:rPr>
        <w:t xml:space="preserve">va </w:t>
      </w:r>
      <w:r w:rsidR="00BA1173" w:rsidRPr="00BA1173">
        <w:t>~</w:t>
      </w:r>
      <w:r w:rsidR="00BC7543">
        <w:rPr>
          <w:i/>
        </w:rPr>
        <w:t xml:space="preserve"> katoa</w:t>
      </w:r>
      <w:r w:rsidR="0098090B" w:rsidRPr="0098090B">
        <w:t>/</w:t>
      </w:r>
      <w:r w:rsidR="00BC7543">
        <w:rPr>
          <w:i/>
        </w:rPr>
        <w:t>va</w:t>
      </w:r>
      <w:r w:rsidR="001B127A" w:rsidRPr="001B127A">
        <w:t>.</w:t>
      </w:r>
    </w:p>
    <w:p w14:paraId="70E122FC" w14:textId="688C5838" w:rsidR="00BC7543" w:rsidRPr="003621ED" w:rsidRDefault="00BC7543" w:rsidP="00BC7543">
      <w:pPr>
        <w:pStyle w:val="Punktliste"/>
        <w:rPr>
          <w:i/>
        </w:rPr>
      </w:pPr>
      <w:r w:rsidRPr="00B349D7">
        <w:rPr>
          <w:smallCaps/>
        </w:rPr>
        <w:t>Passiivin partisipin preesensin</w:t>
      </w:r>
      <w:r w:rsidRPr="00A95D68">
        <w:rPr>
          <w:b/>
        </w:rPr>
        <w:t xml:space="preserve"> </w:t>
      </w:r>
      <w:r w:rsidRPr="00A95D68">
        <w:t xml:space="preserve">suffiksin </w:t>
      </w:r>
      <w:r w:rsidRPr="0075485B">
        <w:t>(</w:t>
      </w:r>
      <w:r w:rsidRPr="00147D17">
        <w:rPr>
          <w:i/>
        </w:rPr>
        <w:t>t</w:t>
      </w:r>
      <w:r w:rsidRPr="0075485B">
        <w:t>)</w:t>
      </w:r>
      <w:r w:rsidRPr="00147D17">
        <w:rPr>
          <w:i/>
        </w:rPr>
        <w:t>tAvA</w:t>
      </w:r>
      <w:r w:rsidRPr="00A95D68">
        <w:t xml:space="preserve"> lisäthään samhaan rankhaan ko muutki passiivin suffiksit </w:t>
      </w:r>
      <w:r>
        <w:t>(</w:t>
      </w:r>
      <w:r w:rsidRPr="00A95D68">
        <w:t xml:space="preserve">katto ylipuolela </w:t>
      </w:r>
      <w:r w:rsidR="00BB2C7F" w:rsidRPr="006A2905">
        <w:t>6</w:t>
      </w:r>
      <w:r w:rsidRPr="006A2905">
        <w:t>.2.5 Kaksirankaisuus ja passiiviranka</w:t>
      </w:r>
      <w:r w:rsidRPr="00A95D68">
        <w:t xml:space="preserve">). Suffiksin </w:t>
      </w:r>
      <w:r w:rsidRPr="008D5159">
        <w:rPr>
          <w:i/>
        </w:rPr>
        <w:t>tAvA</w:t>
      </w:r>
      <w:r w:rsidRPr="00A95D68">
        <w:t xml:space="preserve"> lisäthään yksi</w:t>
      </w:r>
      <w:r>
        <w:t>tav</w:t>
      </w:r>
      <w:r w:rsidRPr="00A95D68">
        <w:t xml:space="preserve">uishiin ja </w:t>
      </w:r>
      <w:r w:rsidR="00AE332D">
        <w:t>konsonanttirank</w:t>
      </w:r>
      <w:r>
        <w:t>ai</w:t>
      </w:r>
      <w:r w:rsidRPr="00A95D68">
        <w:t xml:space="preserve">shiin verbhiin, muutoin käytethään suffiksii </w:t>
      </w:r>
      <w:r w:rsidRPr="008D5159">
        <w:rPr>
          <w:i/>
        </w:rPr>
        <w:t>ttAvA</w:t>
      </w:r>
      <w:r w:rsidRPr="00A95D68">
        <w:t xml:space="preserve">. Siis näin: </w:t>
      </w:r>
      <w:r>
        <w:t>(1.inf.</w:t>
      </w:r>
      <w:r w:rsidRPr="00A95D68">
        <w:t xml:space="preserve"> : pass</w:t>
      </w:r>
      <w:r>
        <w:t>.</w:t>
      </w:r>
      <w:r w:rsidRPr="00A95D68">
        <w:t>ind</w:t>
      </w:r>
      <w:r>
        <w:t>.</w:t>
      </w:r>
      <w:r w:rsidR="00D92A13">
        <w:t>pret.</w:t>
      </w:r>
      <w:r w:rsidRPr="00A95D68">
        <w:t xml:space="preserve"> : pass</w:t>
      </w:r>
      <w:r>
        <w:t>.partis.</w:t>
      </w:r>
      <w:r w:rsidR="00D92A13">
        <w:t>prees</w:t>
      </w:r>
      <w:r>
        <w:t>.sg.nom.</w:t>
      </w:r>
      <w:r w:rsidRPr="0075485B">
        <w:t>)</w:t>
      </w:r>
      <w:r w:rsidRPr="008D5159">
        <w:rPr>
          <w:i/>
        </w:rPr>
        <w:t xml:space="preserve"> </w:t>
      </w:r>
      <w:r w:rsidR="004F47CA">
        <w:t>(1-tyyppi)</w:t>
      </w:r>
      <w:r w:rsidR="001E4F5A">
        <w:rPr>
          <w:i/>
        </w:rPr>
        <w:t xml:space="preserve"> </w:t>
      </w:r>
      <w:r w:rsidRPr="003621ED">
        <w:rPr>
          <w:i/>
        </w:rPr>
        <w:t>saa</w:t>
      </w:r>
      <w:r w:rsidR="0098090B" w:rsidRPr="0098090B">
        <w:t>/</w:t>
      </w:r>
      <w:r w:rsidRPr="003621ED">
        <w:rPr>
          <w:i/>
        </w:rPr>
        <w:t xml:space="preserve">đa </w:t>
      </w:r>
      <w:r w:rsidR="00BA1173" w:rsidRPr="00BA1173">
        <w:t>~</w:t>
      </w:r>
      <w:r w:rsidRPr="003621ED">
        <w:rPr>
          <w:i/>
        </w:rPr>
        <w:t xml:space="preserve"> saa</w:t>
      </w:r>
      <w:r w:rsidR="0098090B" w:rsidRPr="0098090B">
        <w:t>/</w:t>
      </w:r>
      <w:r w:rsidRPr="003621ED">
        <w:rPr>
          <w:i/>
        </w:rPr>
        <w:t xml:space="preserve">ha </w:t>
      </w:r>
      <w:r w:rsidRPr="0075485B">
        <w:t>:</w:t>
      </w:r>
      <w:r w:rsidRPr="003621ED">
        <w:rPr>
          <w:i/>
        </w:rPr>
        <w:t xml:space="preserve"> saa</w:t>
      </w:r>
      <w:r w:rsidR="0098090B" w:rsidRPr="0098090B">
        <w:t>/</w:t>
      </w:r>
      <w:r w:rsidRPr="003621ED">
        <w:rPr>
          <w:i/>
        </w:rPr>
        <w:t xml:space="preserve">thiin </w:t>
      </w:r>
      <w:r w:rsidRPr="0075485B">
        <w:t>:</w:t>
      </w:r>
      <w:r w:rsidRPr="003621ED">
        <w:rPr>
          <w:i/>
        </w:rPr>
        <w:t xml:space="preserve"> saa</w:t>
      </w:r>
      <w:r w:rsidR="0098090B" w:rsidRPr="0098090B">
        <w:t>/</w:t>
      </w:r>
      <w:r w:rsidRPr="003621ED">
        <w:rPr>
          <w:i/>
        </w:rPr>
        <w:t>tava</w:t>
      </w:r>
      <w:r w:rsidRPr="0075485B">
        <w:t>,</w:t>
      </w:r>
      <w:r w:rsidR="004F47CA">
        <w:t xml:space="preserve"> (2-tyyppi)</w:t>
      </w:r>
      <w:r w:rsidRPr="003621ED">
        <w:rPr>
          <w:i/>
        </w:rPr>
        <w:t xml:space="preserve"> jakka</w:t>
      </w:r>
      <w:r w:rsidR="0098090B" w:rsidRPr="0098090B">
        <w:t>/</w:t>
      </w:r>
      <w:r w:rsidRPr="003621ED">
        <w:rPr>
          <w:i/>
        </w:rPr>
        <w:t>a</w:t>
      </w:r>
      <w:r w:rsidR="00BA1173" w:rsidRPr="00BA1173">
        <w:t>(</w:t>
      </w:r>
      <w:r w:rsidRPr="003621ED">
        <w:rPr>
          <w:i/>
        </w:rPr>
        <w:t>t</w:t>
      </w:r>
      <w:r w:rsidR="00BA1173" w:rsidRPr="00BA1173">
        <w:t>)</w:t>
      </w:r>
      <w:r w:rsidRPr="003621ED">
        <w:rPr>
          <w:i/>
        </w:rPr>
        <w:t xml:space="preserve"> </w:t>
      </w:r>
      <w:r w:rsidRPr="0075485B">
        <w:t>:</w:t>
      </w:r>
      <w:r w:rsidRPr="003621ED">
        <w:rPr>
          <w:i/>
        </w:rPr>
        <w:t xml:space="preserve"> ja</w:t>
      </w:r>
      <w:r w:rsidRPr="0075485B">
        <w:t>(</w:t>
      </w:r>
      <w:r w:rsidRPr="003621ED">
        <w:rPr>
          <w:i/>
        </w:rPr>
        <w:t>j</w:t>
      </w:r>
      <w:r w:rsidRPr="0075485B">
        <w:t>)</w:t>
      </w:r>
      <w:r w:rsidRPr="003621ED">
        <w:rPr>
          <w:i/>
        </w:rPr>
        <w:t>e</w:t>
      </w:r>
      <w:r w:rsidR="0098090B" w:rsidRPr="0098090B">
        <w:t>/</w:t>
      </w:r>
      <w:r w:rsidRPr="003621ED">
        <w:rPr>
          <w:i/>
        </w:rPr>
        <w:t xml:space="preserve">thiin </w:t>
      </w:r>
      <w:r w:rsidRPr="0075485B">
        <w:t>:</w:t>
      </w:r>
      <w:r w:rsidRPr="003621ED">
        <w:rPr>
          <w:i/>
        </w:rPr>
        <w:t xml:space="preserve"> ja</w:t>
      </w:r>
      <w:r w:rsidRPr="0075485B">
        <w:t>(</w:t>
      </w:r>
      <w:r w:rsidRPr="003621ED">
        <w:rPr>
          <w:i/>
        </w:rPr>
        <w:t>j</w:t>
      </w:r>
      <w:r w:rsidRPr="0075485B">
        <w:t>)</w:t>
      </w:r>
      <w:r w:rsidRPr="003621ED">
        <w:rPr>
          <w:i/>
        </w:rPr>
        <w:t>e</w:t>
      </w:r>
      <w:r w:rsidR="0098090B" w:rsidRPr="0098090B">
        <w:t>/</w:t>
      </w:r>
      <w:r w:rsidRPr="003621ED">
        <w:rPr>
          <w:i/>
        </w:rPr>
        <w:t>ttava</w:t>
      </w:r>
      <w:r w:rsidRPr="0075485B">
        <w:t>,</w:t>
      </w:r>
      <w:r w:rsidRPr="003621ED">
        <w:rPr>
          <w:i/>
        </w:rPr>
        <w:t xml:space="preserve"> </w:t>
      </w:r>
      <w:r w:rsidR="004F47CA">
        <w:t>(3-tyyppi)</w:t>
      </w:r>
      <w:r w:rsidR="004F47CA">
        <w:rPr>
          <w:i/>
        </w:rPr>
        <w:t xml:space="preserve"> </w:t>
      </w:r>
      <w:r w:rsidRPr="003621ED">
        <w:rPr>
          <w:i/>
        </w:rPr>
        <w:t>tul</w:t>
      </w:r>
      <w:r w:rsidR="0098090B" w:rsidRPr="0098090B">
        <w:t>/</w:t>
      </w:r>
      <w:r w:rsidRPr="003621ED">
        <w:rPr>
          <w:i/>
        </w:rPr>
        <w:t xml:space="preserve">la </w:t>
      </w:r>
      <w:r w:rsidRPr="0075485B">
        <w:t>:</w:t>
      </w:r>
      <w:r w:rsidRPr="003621ED">
        <w:rPr>
          <w:i/>
        </w:rPr>
        <w:t xml:space="preserve"> tul</w:t>
      </w:r>
      <w:r w:rsidR="0098090B" w:rsidRPr="0098090B">
        <w:t>/</w:t>
      </w:r>
      <w:r w:rsidRPr="003621ED">
        <w:rPr>
          <w:i/>
        </w:rPr>
        <w:t xml:space="preserve">thiin </w:t>
      </w:r>
      <w:r w:rsidRPr="0075485B">
        <w:t>:</w:t>
      </w:r>
      <w:r w:rsidRPr="003621ED">
        <w:rPr>
          <w:i/>
        </w:rPr>
        <w:t xml:space="preserve"> tul</w:t>
      </w:r>
      <w:r w:rsidR="0098090B" w:rsidRPr="0098090B">
        <w:t>/</w:t>
      </w:r>
      <w:r w:rsidRPr="003621ED">
        <w:rPr>
          <w:i/>
        </w:rPr>
        <w:t>tava</w:t>
      </w:r>
      <w:r w:rsidRPr="0075485B">
        <w:t>,</w:t>
      </w:r>
      <w:r w:rsidRPr="003621ED">
        <w:rPr>
          <w:i/>
        </w:rPr>
        <w:t xml:space="preserve"> muistel</w:t>
      </w:r>
      <w:r w:rsidR="0098090B" w:rsidRPr="0098090B">
        <w:t>/</w:t>
      </w:r>
      <w:r w:rsidRPr="003621ED">
        <w:rPr>
          <w:i/>
        </w:rPr>
        <w:t xml:space="preserve">a </w:t>
      </w:r>
      <w:r w:rsidRPr="0075485B">
        <w:t>:</w:t>
      </w:r>
      <w:r w:rsidRPr="003621ED">
        <w:rPr>
          <w:i/>
        </w:rPr>
        <w:t xml:space="preserve"> muistel</w:t>
      </w:r>
      <w:r w:rsidR="0098090B" w:rsidRPr="0098090B">
        <w:t>/</w:t>
      </w:r>
      <w:r w:rsidRPr="003621ED">
        <w:rPr>
          <w:i/>
        </w:rPr>
        <w:t xml:space="preserve">thiin </w:t>
      </w:r>
      <w:r w:rsidRPr="0075485B">
        <w:t>:</w:t>
      </w:r>
      <w:r w:rsidRPr="003621ED">
        <w:rPr>
          <w:i/>
        </w:rPr>
        <w:t xml:space="preserve"> muistel</w:t>
      </w:r>
      <w:r w:rsidR="0098090B" w:rsidRPr="0098090B">
        <w:t>/</w:t>
      </w:r>
      <w:r w:rsidRPr="003621ED">
        <w:rPr>
          <w:i/>
        </w:rPr>
        <w:t>tava</w:t>
      </w:r>
      <w:r w:rsidRPr="0075485B">
        <w:t>,</w:t>
      </w:r>
      <w:r w:rsidRPr="003621ED">
        <w:rPr>
          <w:i/>
        </w:rPr>
        <w:t xml:space="preserve"> auka</w:t>
      </w:r>
      <w:r w:rsidRPr="0075485B">
        <w:t>(</w:t>
      </w:r>
      <w:r w:rsidRPr="003621ED">
        <w:rPr>
          <w:i/>
        </w:rPr>
        <w:t>i</w:t>
      </w:r>
      <w:r w:rsidRPr="0075485B">
        <w:t>)</w:t>
      </w:r>
      <w:r w:rsidRPr="003621ED">
        <w:rPr>
          <w:i/>
        </w:rPr>
        <w:t>s</w:t>
      </w:r>
      <w:r w:rsidR="0098090B" w:rsidRPr="0098090B">
        <w:t>/</w:t>
      </w:r>
      <w:r w:rsidRPr="003621ED">
        <w:rPr>
          <w:i/>
        </w:rPr>
        <w:t xml:space="preserve">ta </w:t>
      </w:r>
      <w:r w:rsidRPr="0075485B">
        <w:t>:</w:t>
      </w:r>
      <w:r w:rsidRPr="003621ED">
        <w:rPr>
          <w:i/>
        </w:rPr>
        <w:t xml:space="preserve"> auka</w:t>
      </w:r>
      <w:r w:rsidRPr="0075485B">
        <w:t>(</w:t>
      </w:r>
      <w:r w:rsidRPr="003621ED">
        <w:rPr>
          <w:i/>
        </w:rPr>
        <w:t>i</w:t>
      </w:r>
      <w:r w:rsidRPr="0075485B">
        <w:t>)</w:t>
      </w:r>
      <w:r w:rsidRPr="003621ED">
        <w:rPr>
          <w:i/>
        </w:rPr>
        <w:t>s</w:t>
      </w:r>
      <w:r w:rsidR="0098090B" w:rsidRPr="0098090B">
        <w:t>/</w:t>
      </w:r>
      <w:r w:rsidRPr="003621ED">
        <w:rPr>
          <w:i/>
        </w:rPr>
        <w:t xml:space="preserve">thiin </w:t>
      </w:r>
      <w:r w:rsidRPr="0075485B">
        <w:t>:</w:t>
      </w:r>
      <w:r w:rsidRPr="003621ED">
        <w:rPr>
          <w:i/>
        </w:rPr>
        <w:t xml:space="preserve"> auka</w:t>
      </w:r>
      <w:r w:rsidRPr="0075485B">
        <w:t>(</w:t>
      </w:r>
      <w:r w:rsidRPr="003621ED">
        <w:rPr>
          <w:i/>
        </w:rPr>
        <w:t>i</w:t>
      </w:r>
      <w:r w:rsidRPr="0075485B">
        <w:t>)</w:t>
      </w:r>
      <w:r w:rsidRPr="003621ED">
        <w:rPr>
          <w:i/>
        </w:rPr>
        <w:t>s</w:t>
      </w:r>
      <w:r w:rsidR="0098090B" w:rsidRPr="0098090B">
        <w:t>/</w:t>
      </w:r>
      <w:r w:rsidRPr="003621ED">
        <w:rPr>
          <w:i/>
        </w:rPr>
        <w:t>tava</w:t>
      </w:r>
      <w:r w:rsidRPr="0075485B">
        <w:t>,</w:t>
      </w:r>
      <w:r w:rsidR="005578CF">
        <w:t xml:space="preserve"> (4-tyyppi)</w:t>
      </w:r>
      <w:r w:rsidRPr="003621ED">
        <w:rPr>
          <w:i/>
        </w:rPr>
        <w:t xml:space="preserve"> halli</w:t>
      </w:r>
      <w:r w:rsidR="0098090B" w:rsidRPr="0098090B">
        <w:t>/</w:t>
      </w:r>
      <w:r w:rsidRPr="003621ED">
        <w:rPr>
          <w:i/>
        </w:rPr>
        <w:t xml:space="preserve">ta </w:t>
      </w:r>
      <w:r w:rsidRPr="0075485B">
        <w:t>:</w:t>
      </w:r>
      <w:r w:rsidRPr="003621ED">
        <w:rPr>
          <w:i/>
        </w:rPr>
        <w:t xml:space="preserve"> halli</w:t>
      </w:r>
      <w:r w:rsidR="0098090B" w:rsidRPr="0098090B">
        <w:t>/</w:t>
      </w:r>
      <w:r w:rsidRPr="003621ED">
        <w:rPr>
          <w:i/>
        </w:rPr>
        <w:t xml:space="preserve">thiin </w:t>
      </w:r>
      <w:r w:rsidRPr="0075485B">
        <w:t>:</w:t>
      </w:r>
      <w:r w:rsidRPr="003621ED">
        <w:rPr>
          <w:i/>
        </w:rPr>
        <w:t xml:space="preserve"> hall</w:t>
      </w:r>
      <w:r>
        <w:rPr>
          <w:i/>
        </w:rPr>
        <w:t>i</w:t>
      </w:r>
      <w:r w:rsidR="0098090B" w:rsidRPr="0098090B">
        <w:t>/</w:t>
      </w:r>
      <w:r>
        <w:rPr>
          <w:i/>
        </w:rPr>
        <w:t>ttava</w:t>
      </w:r>
      <w:r w:rsidRPr="0075485B">
        <w:t>,</w:t>
      </w:r>
      <w:r>
        <w:rPr>
          <w:i/>
        </w:rPr>
        <w:t xml:space="preserve"> piikaroi</w:t>
      </w:r>
      <w:r w:rsidR="0098090B" w:rsidRPr="0098090B">
        <w:t>/</w:t>
      </w:r>
      <w:r>
        <w:rPr>
          <w:i/>
        </w:rPr>
        <w:t>t</w:t>
      </w:r>
      <w:r w:rsidRPr="003621ED">
        <w:rPr>
          <w:i/>
        </w:rPr>
        <w:t>a</w:t>
      </w:r>
      <w:r>
        <w:rPr>
          <w:i/>
        </w:rPr>
        <w:t xml:space="preserve"> </w:t>
      </w:r>
      <w:r w:rsidRPr="0075485B">
        <w:t>:</w:t>
      </w:r>
      <w:r w:rsidRPr="003621ED">
        <w:rPr>
          <w:i/>
        </w:rPr>
        <w:t xml:space="preserve"> piikaroi</w:t>
      </w:r>
      <w:r w:rsidR="0098090B" w:rsidRPr="0098090B">
        <w:t>/</w:t>
      </w:r>
      <w:r w:rsidRPr="003621ED">
        <w:rPr>
          <w:i/>
        </w:rPr>
        <w:t xml:space="preserve">thiin </w:t>
      </w:r>
      <w:r w:rsidRPr="0075485B">
        <w:t>:</w:t>
      </w:r>
      <w:r w:rsidRPr="003621ED">
        <w:rPr>
          <w:i/>
        </w:rPr>
        <w:t xml:space="preserve"> piikaroi</w:t>
      </w:r>
      <w:r w:rsidR="0098090B" w:rsidRPr="0098090B">
        <w:t>/</w:t>
      </w:r>
      <w:r w:rsidRPr="003621ED">
        <w:rPr>
          <w:i/>
        </w:rPr>
        <w:t>ttava</w:t>
      </w:r>
      <w:r w:rsidRPr="0075485B">
        <w:t>,</w:t>
      </w:r>
      <w:r w:rsidRPr="003621ED">
        <w:rPr>
          <w:i/>
        </w:rPr>
        <w:t xml:space="preserve"> li</w:t>
      </w:r>
      <w:r w:rsidRPr="0075485B">
        <w:t>(</w:t>
      </w:r>
      <w:r w:rsidRPr="003621ED">
        <w:rPr>
          <w:i/>
        </w:rPr>
        <w:t>j</w:t>
      </w:r>
      <w:r w:rsidRPr="0075485B">
        <w:t>)</w:t>
      </w:r>
      <w:r w:rsidRPr="003621ED">
        <w:rPr>
          <w:i/>
        </w:rPr>
        <w:t>e</w:t>
      </w:r>
      <w:r w:rsidR="0098090B" w:rsidRPr="0098090B">
        <w:t>/</w:t>
      </w:r>
      <w:r w:rsidRPr="003621ED">
        <w:rPr>
          <w:i/>
        </w:rPr>
        <w:t xml:space="preserve">tä </w:t>
      </w:r>
      <w:r w:rsidRPr="0075485B">
        <w:t>:</w:t>
      </w:r>
      <w:r w:rsidRPr="003621ED">
        <w:rPr>
          <w:i/>
        </w:rPr>
        <w:t xml:space="preserve"> li</w:t>
      </w:r>
      <w:r w:rsidRPr="0075485B">
        <w:t>(</w:t>
      </w:r>
      <w:r w:rsidRPr="003621ED">
        <w:rPr>
          <w:i/>
        </w:rPr>
        <w:t>j</w:t>
      </w:r>
      <w:r w:rsidRPr="0075485B">
        <w:t>)</w:t>
      </w:r>
      <w:r w:rsidRPr="003621ED">
        <w:rPr>
          <w:i/>
        </w:rPr>
        <w:t>e</w:t>
      </w:r>
      <w:r w:rsidR="0098090B" w:rsidRPr="0098090B">
        <w:t>/</w:t>
      </w:r>
      <w:r w:rsidRPr="003621ED">
        <w:rPr>
          <w:i/>
        </w:rPr>
        <w:t xml:space="preserve">thiin </w:t>
      </w:r>
      <w:r w:rsidRPr="0075485B">
        <w:t>:</w:t>
      </w:r>
      <w:r w:rsidRPr="003621ED">
        <w:rPr>
          <w:i/>
        </w:rPr>
        <w:t xml:space="preserve"> li</w:t>
      </w:r>
      <w:r w:rsidRPr="0075485B">
        <w:t>(</w:t>
      </w:r>
      <w:r w:rsidRPr="003621ED">
        <w:rPr>
          <w:i/>
        </w:rPr>
        <w:t>j</w:t>
      </w:r>
      <w:r w:rsidRPr="0075485B">
        <w:t>)</w:t>
      </w:r>
      <w:r w:rsidRPr="003621ED">
        <w:rPr>
          <w:i/>
        </w:rPr>
        <w:t>e</w:t>
      </w:r>
      <w:r w:rsidR="0098090B" w:rsidRPr="0098090B">
        <w:t>/</w:t>
      </w:r>
      <w:r w:rsidRPr="003621ED">
        <w:rPr>
          <w:i/>
        </w:rPr>
        <w:t>ttävä</w:t>
      </w:r>
      <w:r w:rsidRPr="0075485B">
        <w:t>,</w:t>
      </w:r>
      <w:r w:rsidRPr="003621ED">
        <w:rPr>
          <w:i/>
        </w:rPr>
        <w:t xml:space="preserve"> maa</w:t>
      </w:r>
      <w:r w:rsidR="0098090B" w:rsidRPr="0098090B">
        <w:t>/</w:t>
      </w:r>
      <w:r w:rsidRPr="003621ED">
        <w:rPr>
          <w:i/>
        </w:rPr>
        <w:t xml:space="preserve">ta </w:t>
      </w:r>
      <w:r w:rsidRPr="0075485B">
        <w:t>:</w:t>
      </w:r>
      <w:r w:rsidRPr="003621ED">
        <w:rPr>
          <w:i/>
        </w:rPr>
        <w:t xml:space="preserve"> maa</w:t>
      </w:r>
      <w:r w:rsidR="0098090B" w:rsidRPr="0098090B">
        <w:t>/</w:t>
      </w:r>
      <w:r w:rsidRPr="003621ED">
        <w:rPr>
          <w:i/>
        </w:rPr>
        <w:t xml:space="preserve">thiin </w:t>
      </w:r>
      <w:r w:rsidRPr="0075485B">
        <w:t>:</w:t>
      </w:r>
      <w:r w:rsidRPr="003621ED">
        <w:rPr>
          <w:i/>
        </w:rPr>
        <w:t xml:space="preserve"> maa</w:t>
      </w:r>
      <w:r w:rsidR="0098090B" w:rsidRPr="0098090B">
        <w:t>/</w:t>
      </w:r>
      <w:r w:rsidRPr="003621ED">
        <w:rPr>
          <w:i/>
        </w:rPr>
        <w:t>ttava</w:t>
      </w:r>
      <w:r w:rsidR="001B127A" w:rsidRPr="001B127A">
        <w:t>.</w:t>
      </w:r>
    </w:p>
    <w:p w14:paraId="08082313" w14:textId="36146EB1" w:rsidR="00BC7543" w:rsidRPr="00A95D68" w:rsidRDefault="00BC7543" w:rsidP="00BC7543">
      <w:pPr>
        <w:pStyle w:val="Brdtekst"/>
        <w:spacing w:before="120"/>
      </w:pPr>
      <w:r w:rsidRPr="003621ED">
        <w:t xml:space="preserve">Ko käytethään </w:t>
      </w:r>
      <w:r w:rsidR="00DA3989">
        <w:t>verbityyp</w:t>
      </w:r>
      <w:r w:rsidRPr="003621ED">
        <w:t>pii 2</w:t>
      </w:r>
      <w:r w:rsidR="00D0744E">
        <w:t>.</w:t>
      </w:r>
      <w:r w:rsidRPr="003621ED">
        <w:t xml:space="preserve">b </w:t>
      </w:r>
      <w:r w:rsidR="006A2905">
        <w:t xml:space="preserve">eli </w:t>
      </w:r>
      <w:r w:rsidRPr="003621ED">
        <w:t>siirtymärankais</w:t>
      </w:r>
      <w:r w:rsidR="006A2905">
        <w:t>sii verbii</w:t>
      </w:r>
      <w:r w:rsidRPr="003621ED">
        <w:t xml:space="preserve">, se saama semmoissii haamui ko </w:t>
      </w:r>
      <w:r w:rsidRPr="003621ED">
        <w:rPr>
          <w:i/>
        </w:rPr>
        <w:t>muistele</w:t>
      </w:r>
      <w:r w:rsidR="0098090B" w:rsidRPr="0098090B">
        <w:t>/</w:t>
      </w:r>
      <w:r w:rsidRPr="003621ED">
        <w:rPr>
          <w:i/>
        </w:rPr>
        <w:t>a</w:t>
      </w:r>
      <w:r w:rsidRPr="0075485B">
        <w:t>(</w:t>
      </w:r>
      <w:r w:rsidRPr="003621ED">
        <w:rPr>
          <w:i/>
        </w:rPr>
        <w:t>t</w:t>
      </w:r>
      <w:r w:rsidRPr="0075485B">
        <w:t>)</w:t>
      </w:r>
      <w:r w:rsidRPr="003621ED">
        <w:rPr>
          <w:i/>
        </w:rPr>
        <w:t xml:space="preserve"> </w:t>
      </w:r>
      <w:r w:rsidRPr="0075485B">
        <w:t>:</w:t>
      </w:r>
      <w:r w:rsidRPr="003621ED">
        <w:rPr>
          <w:i/>
        </w:rPr>
        <w:t xml:space="preserve"> muistele</w:t>
      </w:r>
      <w:r w:rsidR="0098090B" w:rsidRPr="0098090B">
        <w:t>/</w:t>
      </w:r>
      <w:r w:rsidRPr="003621ED">
        <w:rPr>
          <w:i/>
        </w:rPr>
        <w:t>ttava</w:t>
      </w:r>
      <w:r w:rsidRPr="0075485B">
        <w:t>,</w:t>
      </w:r>
      <w:r w:rsidRPr="003621ED">
        <w:rPr>
          <w:i/>
        </w:rPr>
        <w:t xml:space="preserve"> aukase</w:t>
      </w:r>
      <w:r w:rsidR="0098090B" w:rsidRPr="0098090B">
        <w:t>/</w:t>
      </w:r>
      <w:r w:rsidRPr="003621ED">
        <w:rPr>
          <w:i/>
        </w:rPr>
        <w:t>a</w:t>
      </w:r>
      <w:r w:rsidRPr="0075485B">
        <w:t>(</w:t>
      </w:r>
      <w:r w:rsidRPr="003621ED">
        <w:rPr>
          <w:i/>
        </w:rPr>
        <w:t>t</w:t>
      </w:r>
      <w:r w:rsidRPr="0075485B">
        <w:t>)</w:t>
      </w:r>
      <w:r w:rsidRPr="003621ED">
        <w:rPr>
          <w:i/>
        </w:rPr>
        <w:t xml:space="preserve"> </w:t>
      </w:r>
      <w:r w:rsidRPr="0075485B">
        <w:t>:</w:t>
      </w:r>
      <w:r w:rsidRPr="003621ED">
        <w:rPr>
          <w:i/>
        </w:rPr>
        <w:t xml:space="preserve"> aukase</w:t>
      </w:r>
      <w:r w:rsidR="0098090B" w:rsidRPr="0098090B">
        <w:t>/</w:t>
      </w:r>
      <w:r w:rsidRPr="003621ED">
        <w:rPr>
          <w:i/>
        </w:rPr>
        <w:t>ttava</w:t>
      </w:r>
      <w:r w:rsidRPr="0075485B">
        <w:t>,</w:t>
      </w:r>
      <w:r w:rsidRPr="003621ED">
        <w:rPr>
          <w:i/>
        </w:rPr>
        <w:t xml:space="preserve"> hallitte</w:t>
      </w:r>
      <w:r w:rsidR="0098090B" w:rsidRPr="0098090B">
        <w:t>/</w:t>
      </w:r>
      <w:r w:rsidRPr="003621ED">
        <w:rPr>
          <w:i/>
        </w:rPr>
        <w:t>a</w:t>
      </w:r>
      <w:r w:rsidRPr="0075485B">
        <w:t>(</w:t>
      </w:r>
      <w:r w:rsidRPr="003621ED">
        <w:rPr>
          <w:i/>
        </w:rPr>
        <w:t>t</w:t>
      </w:r>
      <w:r w:rsidRPr="0075485B">
        <w:t>)</w:t>
      </w:r>
      <w:r w:rsidRPr="003621ED">
        <w:rPr>
          <w:i/>
        </w:rPr>
        <w:t xml:space="preserve"> </w:t>
      </w:r>
      <w:r w:rsidRPr="0075485B">
        <w:t>:</w:t>
      </w:r>
      <w:r w:rsidRPr="003621ED">
        <w:rPr>
          <w:i/>
        </w:rPr>
        <w:t xml:space="preserve"> hallitte</w:t>
      </w:r>
      <w:r w:rsidR="0098090B" w:rsidRPr="0098090B">
        <w:t>/</w:t>
      </w:r>
      <w:r w:rsidRPr="003621ED">
        <w:rPr>
          <w:i/>
        </w:rPr>
        <w:t>ttava</w:t>
      </w:r>
      <w:r w:rsidRPr="0075485B">
        <w:t>,</w:t>
      </w:r>
      <w:r w:rsidRPr="003621ED">
        <w:rPr>
          <w:i/>
        </w:rPr>
        <w:t xml:space="preserve"> piikaroitte</w:t>
      </w:r>
      <w:r w:rsidR="0098090B" w:rsidRPr="0098090B">
        <w:t>/</w:t>
      </w:r>
      <w:r w:rsidRPr="003621ED">
        <w:rPr>
          <w:i/>
        </w:rPr>
        <w:t>a</w:t>
      </w:r>
      <w:r w:rsidRPr="0075485B">
        <w:t>(</w:t>
      </w:r>
      <w:r w:rsidRPr="003621ED">
        <w:rPr>
          <w:i/>
        </w:rPr>
        <w:t>t</w:t>
      </w:r>
      <w:r w:rsidRPr="0075485B">
        <w:t>)</w:t>
      </w:r>
      <w:r w:rsidRPr="003621ED">
        <w:rPr>
          <w:i/>
        </w:rPr>
        <w:t xml:space="preserve"> </w:t>
      </w:r>
      <w:r w:rsidRPr="0075485B">
        <w:t>:</w:t>
      </w:r>
      <w:r w:rsidRPr="003621ED">
        <w:rPr>
          <w:i/>
        </w:rPr>
        <w:t xml:space="preserve"> piikaroitte</w:t>
      </w:r>
      <w:r w:rsidR="0098090B" w:rsidRPr="0098090B">
        <w:t>/</w:t>
      </w:r>
      <w:r w:rsidRPr="003621ED">
        <w:rPr>
          <w:i/>
        </w:rPr>
        <w:t>ttava</w:t>
      </w:r>
      <w:r w:rsidRPr="0075485B">
        <w:t>,</w:t>
      </w:r>
      <w:r w:rsidRPr="003621ED">
        <w:rPr>
          <w:i/>
        </w:rPr>
        <w:t xml:space="preserve"> likene</w:t>
      </w:r>
      <w:r w:rsidR="0098090B" w:rsidRPr="0098090B">
        <w:t>/</w:t>
      </w:r>
      <w:r w:rsidRPr="003621ED">
        <w:rPr>
          <w:i/>
        </w:rPr>
        <w:t>ä</w:t>
      </w:r>
      <w:r w:rsidRPr="0075485B">
        <w:t>(</w:t>
      </w:r>
      <w:r w:rsidRPr="003621ED">
        <w:rPr>
          <w:i/>
        </w:rPr>
        <w:t>t</w:t>
      </w:r>
      <w:r w:rsidRPr="0075485B">
        <w:t>)</w:t>
      </w:r>
      <w:r w:rsidRPr="003621ED">
        <w:rPr>
          <w:i/>
        </w:rPr>
        <w:t xml:space="preserve"> </w:t>
      </w:r>
      <w:r w:rsidRPr="0075485B">
        <w:t>:</w:t>
      </w:r>
      <w:r w:rsidRPr="003621ED">
        <w:rPr>
          <w:i/>
        </w:rPr>
        <w:t xml:space="preserve"> likene</w:t>
      </w:r>
      <w:r w:rsidR="0098090B" w:rsidRPr="0098090B">
        <w:t>/</w:t>
      </w:r>
      <w:r w:rsidRPr="003621ED">
        <w:rPr>
          <w:i/>
        </w:rPr>
        <w:t>ttävä</w:t>
      </w:r>
      <w:r w:rsidR="001B127A" w:rsidRPr="001B127A">
        <w:t>.</w:t>
      </w:r>
    </w:p>
    <w:p w14:paraId="3B363764" w14:textId="1D76F6D6" w:rsidR="00BC7543" w:rsidRDefault="00BC7543" w:rsidP="00BC7543">
      <w:pPr>
        <w:pStyle w:val="Brdtekst"/>
        <w:spacing w:before="120"/>
      </w:pPr>
      <w:r w:rsidRPr="00BC4725">
        <w:rPr>
          <w:smallCaps/>
        </w:rPr>
        <w:t>Partisipin preesensin pluraalin</w:t>
      </w:r>
      <w:r w:rsidRPr="00A95D68">
        <w:t xml:space="preserve"> taivutuksessa loppuvokaali </w:t>
      </w:r>
      <w:r w:rsidRPr="00251CCD">
        <w:rPr>
          <w:i/>
        </w:rPr>
        <w:t>A</w:t>
      </w:r>
      <w:r w:rsidRPr="00A95D68">
        <w:t xml:space="preserve"> + pluraalin </w:t>
      </w:r>
      <w:r w:rsidRPr="00251CCD">
        <w:rPr>
          <w:i/>
        </w:rPr>
        <w:t>i</w:t>
      </w:r>
      <w:r w:rsidRPr="00A95D68">
        <w:t xml:space="preserve"> oon aina </w:t>
      </w:r>
      <w:r w:rsidRPr="00251CCD">
        <w:rPr>
          <w:i/>
        </w:rPr>
        <w:t>i</w:t>
      </w:r>
      <w:r w:rsidRPr="00A95D68">
        <w:t xml:space="preserve">. Esimerkiksi </w:t>
      </w:r>
      <w:r>
        <w:t>(1.inf.</w:t>
      </w:r>
      <w:r w:rsidRPr="00A95D68">
        <w:t xml:space="preserve"> : akt</w:t>
      </w:r>
      <w:r>
        <w:t>.partis.</w:t>
      </w:r>
      <w:r w:rsidRPr="00A95D68">
        <w:t>prees</w:t>
      </w:r>
      <w:r>
        <w:t>.</w:t>
      </w:r>
      <w:r w:rsidRPr="00A95D68">
        <w:t>sg.nom. : akt</w:t>
      </w:r>
      <w:r>
        <w:t>.partis.</w:t>
      </w:r>
      <w:r w:rsidRPr="00A95D68">
        <w:t>prees</w:t>
      </w:r>
      <w:r>
        <w:t>.pl.</w:t>
      </w:r>
      <w:r w:rsidRPr="00A95D68">
        <w:t>iness</w:t>
      </w:r>
      <w:r>
        <w:t>. : pass.partis.prees.sg.nom. : pass.partis.prees.pl.iness.</w:t>
      </w:r>
      <w:r w:rsidRPr="00A95D68">
        <w:t xml:space="preserve">) </w:t>
      </w:r>
      <w:r w:rsidRPr="00574D10">
        <w:rPr>
          <w:i/>
        </w:rPr>
        <w:t>syö</w:t>
      </w:r>
      <w:r w:rsidR="0098090B" w:rsidRPr="0098090B">
        <w:t>/</w:t>
      </w:r>
      <w:r w:rsidRPr="0075485B">
        <w:t>(</w:t>
      </w:r>
      <w:r w:rsidRPr="00574D10">
        <w:rPr>
          <w:i/>
          <w:lang w:val="en-US"/>
        </w:rPr>
        <w:t>đ</w:t>
      </w:r>
      <w:r w:rsidRPr="0075485B">
        <w:rPr>
          <w:lang w:val="en-US"/>
        </w:rPr>
        <w:t>)</w:t>
      </w:r>
      <w:r w:rsidRPr="00574D10">
        <w:rPr>
          <w:i/>
        </w:rPr>
        <w:t xml:space="preserve">ä </w:t>
      </w:r>
      <w:r w:rsidRPr="0075485B">
        <w:t>:</w:t>
      </w:r>
      <w:r w:rsidRPr="00574D10">
        <w:rPr>
          <w:i/>
        </w:rPr>
        <w:t xml:space="preserve"> syö</w:t>
      </w:r>
      <w:r w:rsidR="0098090B" w:rsidRPr="0098090B">
        <w:t>/</w:t>
      </w:r>
      <w:r w:rsidRPr="00574D10">
        <w:rPr>
          <w:i/>
        </w:rPr>
        <w:t xml:space="preserve">pä </w:t>
      </w:r>
      <w:r w:rsidRPr="0075485B">
        <w:t>:</w:t>
      </w:r>
      <w:r w:rsidRPr="00574D10">
        <w:rPr>
          <w:i/>
        </w:rPr>
        <w:t xml:space="preserve"> syö</w:t>
      </w:r>
      <w:r w:rsidR="0098090B" w:rsidRPr="0098090B">
        <w:t>/</w:t>
      </w:r>
      <w:r w:rsidRPr="00574D10">
        <w:rPr>
          <w:i/>
        </w:rPr>
        <w:t>v</w:t>
      </w:r>
      <w:r w:rsidR="0098090B" w:rsidRPr="0098090B">
        <w:t>/</w:t>
      </w:r>
      <w:r w:rsidRPr="00574D10">
        <w:rPr>
          <w:i/>
        </w:rPr>
        <w:t>i</w:t>
      </w:r>
      <w:r w:rsidR="0098090B" w:rsidRPr="0098090B">
        <w:t>/</w:t>
      </w:r>
      <w:r w:rsidRPr="00574D10">
        <w:rPr>
          <w:i/>
        </w:rPr>
        <w:t xml:space="preserve">ssä </w:t>
      </w:r>
      <w:r w:rsidRPr="0075485B">
        <w:t>:</w:t>
      </w:r>
      <w:r w:rsidRPr="00574D10">
        <w:rPr>
          <w:i/>
        </w:rPr>
        <w:t xml:space="preserve"> syö</w:t>
      </w:r>
      <w:r w:rsidR="0098090B" w:rsidRPr="0098090B">
        <w:t>/</w:t>
      </w:r>
      <w:r w:rsidRPr="00574D10">
        <w:rPr>
          <w:i/>
        </w:rPr>
        <w:t xml:space="preserve">tävä </w:t>
      </w:r>
      <w:r w:rsidRPr="0075485B">
        <w:t>:</w:t>
      </w:r>
      <w:r w:rsidRPr="00574D10">
        <w:rPr>
          <w:i/>
        </w:rPr>
        <w:t xml:space="preserve"> syö</w:t>
      </w:r>
      <w:r w:rsidR="0098090B" w:rsidRPr="0098090B">
        <w:t>/</w:t>
      </w:r>
      <w:r w:rsidRPr="00574D10">
        <w:rPr>
          <w:i/>
        </w:rPr>
        <w:t>täv</w:t>
      </w:r>
      <w:r w:rsidR="0098090B" w:rsidRPr="0098090B">
        <w:t>/</w:t>
      </w:r>
      <w:r w:rsidRPr="00574D10">
        <w:rPr>
          <w:i/>
        </w:rPr>
        <w:t>i</w:t>
      </w:r>
      <w:r w:rsidR="0098090B" w:rsidRPr="0098090B">
        <w:t>/</w:t>
      </w:r>
      <w:r w:rsidRPr="00574D10">
        <w:rPr>
          <w:i/>
        </w:rPr>
        <w:t>ssä</w:t>
      </w:r>
      <w:r w:rsidRPr="0075485B">
        <w:t>,</w:t>
      </w:r>
      <w:r w:rsidRPr="00574D10">
        <w:rPr>
          <w:i/>
        </w:rPr>
        <w:t xml:space="preserve"> kirjo</w:t>
      </w:r>
      <w:r w:rsidRPr="0075485B">
        <w:t>(</w:t>
      </w:r>
      <w:r w:rsidRPr="00574D10">
        <w:rPr>
          <w:i/>
        </w:rPr>
        <w:t>i</w:t>
      </w:r>
      <w:r w:rsidRPr="0075485B">
        <w:t>)</w:t>
      </w:r>
      <w:r w:rsidRPr="00574D10">
        <w:rPr>
          <w:i/>
        </w:rPr>
        <w:t>tta</w:t>
      </w:r>
      <w:r w:rsidR="0098090B" w:rsidRPr="0098090B">
        <w:t>/</w:t>
      </w:r>
      <w:r w:rsidRPr="00574D10">
        <w:rPr>
          <w:i/>
        </w:rPr>
        <w:t>a</w:t>
      </w:r>
      <w:r w:rsidRPr="0075485B">
        <w:t>(</w:t>
      </w:r>
      <w:r w:rsidRPr="00574D10">
        <w:rPr>
          <w:i/>
        </w:rPr>
        <w:t>t</w:t>
      </w:r>
      <w:r w:rsidRPr="0075485B">
        <w:t>)</w:t>
      </w:r>
      <w:r w:rsidRPr="00574D10">
        <w:rPr>
          <w:i/>
        </w:rPr>
        <w:t xml:space="preserve"> </w:t>
      </w:r>
      <w:r w:rsidRPr="0075485B">
        <w:t>:</w:t>
      </w:r>
      <w:r w:rsidRPr="00574D10">
        <w:rPr>
          <w:i/>
        </w:rPr>
        <w:t xml:space="preserve"> kirjo</w:t>
      </w:r>
      <w:r w:rsidRPr="0075485B">
        <w:t>(</w:t>
      </w:r>
      <w:r w:rsidRPr="00574D10">
        <w:rPr>
          <w:i/>
        </w:rPr>
        <w:t>i</w:t>
      </w:r>
      <w:r w:rsidRPr="0075485B">
        <w:t>)</w:t>
      </w:r>
      <w:r w:rsidRPr="00574D10">
        <w:rPr>
          <w:i/>
        </w:rPr>
        <w:t>tta</w:t>
      </w:r>
      <w:r w:rsidRPr="0075485B">
        <w:t>(</w:t>
      </w:r>
      <w:r w:rsidRPr="00574D10">
        <w:rPr>
          <w:i/>
        </w:rPr>
        <w:t>a</w:t>
      </w:r>
      <w:r w:rsidRPr="0075485B">
        <w:t>)</w:t>
      </w:r>
      <w:r w:rsidR="0098090B" w:rsidRPr="0098090B">
        <w:t>/</w:t>
      </w:r>
      <w:r w:rsidRPr="00574D10">
        <w:rPr>
          <w:i/>
        </w:rPr>
        <w:t xml:space="preserve">va </w:t>
      </w:r>
      <w:r w:rsidRPr="0075485B">
        <w:t>:</w:t>
      </w:r>
      <w:r w:rsidRPr="00574D10">
        <w:rPr>
          <w:i/>
        </w:rPr>
        <w:t xml:space="preserve"> kirjo</w:t>
      </w:r>
      <w:r w:rsidRPr="0075485B">
        <w:t>(</w:t>
      </w:r>
      <w:r w:rsidRPr="00574D10">
        <w:rPr>
          <w:i/>
        </w:rPr>
        <w:t>i</w:t>
      </w:r>
      <w:r w:rsidRPr="0075485B">
        <w:t>)</w:t>
      </w:r>
      <w:r w:rsidRPr="00574D10">
        <w:rPr>
          <w:i/>
        </w:rPr>
        <w:t>tta</w:t>
      </w:r>
      <w:r w:rsidRPr="0075485B">
        <w:t>(</w:t>
      </w:r>
      <w:r w:rsidRPr="00574D10">
        <w:rPr>
          <w:i/>
        </w:rPr>
        <w:t>a</w:t>
      </w:r>
      <w:r w:rsidRPr="0075485B">
        <w:t>)</w:t>
      </w:r>
      <w:r w:rsidR="0098090B" w:rsidRPr="0098090B">
        <w:t>/</w:t>
      </w:r>
      <w:r w:rsidRPr="00574D10">
        <w:rPr>
          <w:i/>
        </w:rPr>
        <w:t>v</w:t>
      </w:r>
      <w:r w:rsidR="0098090B" w:rsidRPr="0098090B">
        <w:t>/</w:t>
      </w:r>
      <w:r w:rsidRPr="00574D10">
        <w:rPr>
          <w:i/>
        </w:rPr>
        <w:t>i</w:t>
      </w:r>
      <w:r w:rsidR="0098090B" w:rsidRPr="0098090B">
        <w:t>/</w:t>
      </w:r>
      <w:r w:rsidRPr="00574D10">
        <w:rPr>
          <w:i/>
        </w:rPr>
        <w:t xml:space="preserve">ssa </w:t>
      </w:r>
      <w:r w:rsidRPr="0075485B">
        <w:t>:</w:t>
      </w:r>
      <w:r w:rsidRPr="00574D10">
        <w:rPr>
          <w:i/>
        </w:rPr>
        <w:t xml:space="preserve"> kirjo</w:t>
      </w:r>
      <w:r w:rsidRPr="0075485B">
        <w:t>(</w:t>
      </w:r>
      <w:r w:rsidRPr="00574D10">
        <w:rPr>
          <w:i/>
        </w:rPr>
        <w:t>i</w:t>
      </w:r>
      <w:r w:rsidRPr="0075485B">
        <w:t>)</w:t>
      </w:r>
      <w:r w:rsidRPr="00574D10">
        <w:rPr>
          <w:i/>
        </w:rPr>
        <w:t>te</w:t>
      </w:r>
      <w:r w:rsidR="0098090B" w:rsidRPr="0098090B">
        <w:t>/</w:t>
      </w:r>
      <w:r w:rsidRPr="00574D10">
        <w:rPr>
          <w:i/>
        </w:rPr>
        <w:t xml:space="preserve">ttava </w:t>
      </w:r>
      <w:r w:rsidRPr="0075485B">
        <w:t>:</w:t>
      </w:r>
      <w:r w:rsidRPr="00574D10">
        <w:rPr>
          <w:i/>
        </w:rPr>
        <w:t xml:space="preserve"> kirjo</w:t>
      </w:r>
      <w:r w:rsidRPr="0075485B">
        <w:t>(</w:t>
      </w:r>
      <w:r w:rsidRPr="00574D10">
        <w:rPr>
          <w:i/>
        </w:rPr>
        <w:t>i</w:t>
      </w:r>
      <w:r w:rsidRPr="0075485B">
        <w:t>)</w:t>
      </w:r>
      <w:r w:rsidRPr="00574D10">
        <w:rPr>
          <w:i/>
        </w:rPr>
        <w:t>te</w:t>
      </w:r>
      <w:r w:rsidR="0098090B" w:rsidRPr="0098090B">
        <w:t>/</w:t>
      </w:r>
      <w:r w:rsidRPr="00574D10">
        <w:rPr>
          <w:i/>
        </w:rPr>
        <w:t>ttav</w:t>
      </w:r>
      <w:r w:rsidR="0098090B" w:rsidRPr="0098090B">
        <w:t>/</w:t>
      </w:r>
      <w:r w:rsidRPr="00574D10">
        <w:rPr>
          <w:i/>
        </w:rPr>
        <w:t>i</w:t>
      </w:r>
      <w:r w:rsidR="0098090B" w:rsidRPr="0098090B">
        <w:t>/</w:t>
      </w:r>
      <w:r w:rsidRPr="00574D10">
        <w:rPr>
          <w:i/>
        </w:rPr>
        <w:t>ssa</w:t>
      </w:r>
      <w:r w:rsidRPr="0075485B">
        <w:t>,</w:t>
      </w:r>
      <w:r w:rsidRPr="00574D10">
        <w:rPr>
          <w:i/>
        </w:rPr>
        <w:t xml:space="preserve"> juos</w:t>
      </w:r>
      <w:r w:rsidR="0098090B" w:rsidRPr="0098090B">
        <w:t>/</w:t>
      </w:r>
      <w:r w:rsidRPr="00574D10">
        <w:rPr>
          <w:i/>
        </w:rPr>
        <w:t xml:space="preserve">ta </w:t>
      </w:r>
      <w:r w:rsidRPr="0075485B">
        <w:t>:</w:t>
      </w:r>
      <w:r w:rsidRPr="00574D10">
        <w:rPr>
          <w:i/>
        </w:rPr>
        <w:t xml:space="preserve"> juokse</w:t>
      </w:r>
      <w:r w:rsidRPr="0075485B">
        <w:t>(</w:t>
      </w:r>
      <w:r w:rsidRPr="00574D10">
        <w:rPr>
          <w:i/>
        </w:rPr>
        <w:t>e</w:t>
      </w:r>
      <w:r w:rsidRPr="0075485B">
        <w:t>)</w:t>
      </w:r>
      <w:r w:rsidR="0098090B" w:rsidRPr="0098090B">
        <w:t>/</w:t>
      </w:r>
      <w:r w:rsidRPr="00574D10">
        <w:rPr>
          <w:i/>
        </w:rPr>
        <w:t xml:space="preserve">va </w:t>
      </w:r>
      <w:r w:rsidRPr="0075485B">
        <w:t>:</w:t>
      </w:r>
      <w:r w:rsidRPr="00574D10">
        <w:rPr>
          <w:i/>
        </w:rPr>
        <w:t xml:space="preserve"> juokse</w:t>
      </w:r>
      <w:r w:rsidRPr="0075485B">
        <w:t>(</w:t>
      </w:r>
      <w:r w:rsidRPr="00574D10">
        <w:rPr>
          <w:i/>
        </w:rPr>
        <w:t>e</w:t>
      </w:r>
      <w:r w:rsidRPr="0075485B">
        <w:t>)</w:t>
      </w:r>
      <w:r w:rsidR="0098090B" w:rsidRPr="0098090B">
        <w:t>/</w:t>
      </w:r>
      <w:r w:rsidRPr="00574D10">
        <w:rPr>
          <w:i/>
        </w:rPr>
        <w:t>v</w:t>
      </w:r>
      <w:r w:rsidR="0098090B" w:rsidRPr="0098090B">
        <w:t>/</w:t>
      </w:r>
      <w:r w:rsidRPr="00574D10">
        <w:rPr>
          <w:i/>
        </w:rPr>
        <w:t>i</w:t>
      </w:r>
      <w:r w:rsidR="0098090B" w:rsidRPr="0098090B">
        <w:t>/</w:t>
      </w:r>
      <w:r w:rsidRPr="00574D10">
        <w:rPr>
          <w:i/>
        </w:rPr>
        <w:t xml:space="preserve">ssa </w:t>
      </w:r>
      <w:r w:rsidRPr="0075485B">
        <w:t>:</w:t>
      </w:r>
      <w:r w:rsidRPr="00574D10">
        <w:rPr>
          <w:i/>
        </w:rPr>
        <w:t xml:space="preserve"> juos</w:t>
      </w:r>
      <w:r w:rsidR="0098090B" w:rsidRPr="0098090B">
        <w:t>/</w:t>
      </w:r>
      <w:r w:rsidRPr="00574D10">
        <w:rPr>
          <w:i/>
        </w:rPr>
        <w:t xml:space="preserve">tava </w:t>
      </w:r>
      <w:r w:rsidRPr="0075485B">
        <w:t>:</w:t>
      </w:r>
      <w:r w:rsidRPr="00574D10">
        <w:rPr>
          <w:i/>
        </w:rPr>
        <w:t xml:space="preserve"> juos</w:t>
      </w:r>
      <w:r w:rsidR="0098090B" w:rsidRPr="0098090B">
        <w:t>/</w:t>
      </w:r>
      <w:r w:rsidRPr="00574D10">
        <w:rPr>
          <w:i/>
        </w:rPr>
        <w:t>tav</w:t>
      </w:r>
      <w:r w:rsidR="0098090B" w:rsidRPr="0098090B">
        <w:t>/</w:t>
      </w:r>
      <w:r w:rsidRPr="00574D10">
        <w:rPr>
          <w:i/>
        </w:rPr>
        <w:t>i</w:t>
      </w:r>
      <w:r w:rsidR="0098090B" w:rsidRPr="0098090B">
        <w:t>/</w:t>
      </w:r>
      <w:r w:rsidRPr="00574D10">
        <w:rPr>
          <w:i/>
        </w:rPr>
        <w:t>ssa</w:t>
      </w:r>
      <w:r w:rsidRPr="0075485B">
        <w:t>,</w:t>
      </w:r>
      <w:r w:rsidRPr="00574D10">
        <w:rPr>
          <w:i/>
        </w:rPr>
        <w:t xml:space="preserve"> hävi</w:t>
      </w:r>
      <w:r w:rsidR="0098090B" w:rsidRPr="0098090B">
        <w:t>/</w:t>
      </w:r>
      <w:r w:rsidRPr="00574D10">
        <w:rPr>
          <w:i/>
        </w:rPr>
        <w:t xml:space="preserve">tä </w:t>
      </w:r>
      <w:r w:rsidRPr="0075485B">
        <w:t>:</w:t>
      </w:r>
      <w:r w:rsidRPr="00574D10">
        <w:rPr>
          <w:i/>
        </w:rPr>
        <w:t xml:space="preserve"> hävvii</w:t>
      </w:r>
      <w:r w:rsidR="0098090B" w:rsidRPr="0098090B">
        <w:t>/</w:t>
      </w:r>
      <w:r w:rsidRPr="00574D10">
        <w:rPr>
          <w:i/>
        </w:rPr>
        <w:t xml:space="preserve">vä </w:t>
      </w:r>
      <w:r w:rsidR="00BA1173" w:rsidRPr="00BA1173">
        <w:t>~</w:t>
      </w:r>
      <w:r w:rsidRPr="00574D10">
        <w:rPr>
          <w:i/>
        </w:rPr>
        <w:t xml:space="preserve"> häviä</w:t>
      </w:r>
      <w:r w:rsidR="0098090B" w:rsidRPr="0098090B">
        <w:t>/</w:t>
      </w:r>
      <w:r w:rsidRPr="00574D10">
        <w:rPr>
          <w:i/>
        </w:rPr>
        <w:t xml:space="preserve">vä </w:t>
      </w:r>
      <w:r w:rsidRPr="0075485B">
        <w:t>:</w:t>
      </w:r>
      <w:r w:rsidRPr="00574D10">
        <w:rPr>
          <w:i/>
        </w:rPr>
        <w:t xml:space="preserve"> hävvii</w:t>
      </w:r>
      <w:r w:rsidR="0098090B" w:rsidRPr="0098090B">
        <w:t>/</w:t>
      </w:r>
      <w:r w:rsidRPr="00574D10">
        <w:rPr>
          <w:i/>
        </w:rPr>
        <w:t>v</w:t>
      </w:r>
      <w:r w:rsidR="0098090B" w:rsidRPr="0098090B">
        <w:t>/</w:t>
      </w:r>
      <w:r w:rsidRPr="00574D10">
        <w:rPr>
          <w:i/>
        </w:rPr>
        <w:t>i</w:t>
      </w:r>
      <w:r w:rsidR="0098090B" w:rsidRPr="0098090B">
        <w:t>/</w:t>
      </w:r>
      <w:r w:rsidRPr="00574D10">
        <w:rPr>
          <w:i/>
        </w:rPr>
        <w:t xml:space="preserve">ssä </w:t>
      </w:r>
      <w:r w:rsidR="00BA1173" w:rsidRPr="00BA1173">
        <w:t>~</w:t>
      </w:r>
      <w:r w:rsidRPr="00574D10">
        <w:rPr>
          <w:i/>
        </w:rPr>
        <w:t xml:space="preserve"> häviä</w:t>
      </w:r>
      <w:r w:rsidR="0098090B" w:rsidRPr="0098090B">
        <w:t>/</w:t>
      </w:r>
      <w:r w:rsidRPr="00574D10">
        <w:rPr>
          <w:i/>
        </w:rPr>
        <w:t>v</w:t>
      </w:r>
      <w:r w:rsidR="0098090B" w:rsidRPr="0098090B">
        <w:t>/</w:t>
      </w:r>
      <w:r w:rsidRPr="00574D10">
        <w:rPr>
          <w:i/>
        </w:rPr>
        <w:t>i</w:t>
      </w:r>
      <w:r w:rsidR="0098090B" w:rsidRPr="0098090B">
        <w:t>/</w:t>
      </w:r>
      <w:r w:rsidRPr="00574D10">
        <w:rPr>
          <w:i/>
        </w:rPr>
        <w:t xml:space="preserve">ssä </w:t>
      </w:r>
      <w:r w:rsidRPr="0075485B">
        <w:t>:</w:t>
      </w:r>
      <w:r w:rsidRPr="00574D10">
        <w:rPr>
          <w:i/>
        </w:rPr>
        <w:t xml:space="preserve"> hävi</w:t>
      </w:r>
      <w:r w:rsidR="0098090B" w:rsidRPr="0098090B">
        <w:t>/</w:t>
      </w:r>
      <w:r w:rsidRPr="00574D10">
        <w:rPr>
          <w:i/>
        </w:rPr>
        <w:t xml:space="preserve">ttävä </w:t>
      </w:r>
      <w:r w:rsidRPr="0075485B">
        <w:t>:</w:t>
      </w:r>
      <w:r w:rsidRPr="00574D10">
        <w:rPr>
          <w:i/>
        </w:rPr>
        <w:t xml:space="preserve"> hävi</w:t>
      </w:r>
      <w:r w:rsidR="0098090B" w:rsidRPr="0098090B">
        <w:t>/</w:t>
      </w:r>
      <w:r w:rsidRPr="00574D10">
        <w:rPr>
          <w:i/>
        </w:rPr>
        <w:t>ttäv</w:t>
      </w:r>
      <w:r w:rsidR="0098090B" w:rsidRPr="0098090B">
        <w:t>/</w:t>
      </w:r>
      <w:r w:rsidRPr="00574D10">
        <w:rPr>
          <w:i/>
        </w:rPr>
        <w:t>i</w:t>
      </w:r>
      <w:r w:rsidR="0098090B" w:rsidRPr="0098090B">
        <w:t>/</w:t>
      </w:r>
      <w:r w:rsidRPr="00574D10">
        <w:rPr>
          <w:i/>
        </w:rPr>
        <w:t>ssä</w:t>
      </w:r>
      <w:r w:rsidR="001B127A" w:rsidRPr="001B127A">
        <w:t>.</w:t>
      </w:r>
    </w:p>
    <w:p w14:paraId="185263A7" w14:textId="2BC5BF75" w:rsidR="009A259B" w:rsidRPr="009A259B" w:rsidRDefault="009A259B" w:rsidP="009A259B">
      <w:pPr>
        <w:pStyle w:val="Brdtekst"/>
        <w:tabs>
          <w:tab w:val="left" w:pos="2880"/>
        </w:tabs>
        <w:spacing w:before="120"/>
        <w:rPr>
          <w:i/>
          <w:u w:val="single"/>
        </w:rPr>
      </w:pPr>
      <w:r w:rsidRPr="009A259B">
        <w:rPr>
          <w:u w:val="single"/>
        </w:rPr>
        <w:tab/>
      </w:r>
    </w:p>
    <w:p w14:paraId="5C4EB169" w14:textId="77777777" w:rsidR="009A259B" w:rsidRPr="009A259B" w:rsidRDefault="009A259B" w:rsidP="009A259B">
      <w:bookmarkStart w:id="1830" w:name="_Toc84998027"/>
      <w:bookmarkStart w:id="1831" w:name="_Toc198266924"/>
      <w:bookmarkStart w:id="1832" w:name="_Toc209168676"/>
      <w:bookmarkStart w:id="1833" w:name="_Toc241129300"/>
    </w:p>
    <w:p w14:paraId="29F7C69B" w14:textId="51F8F50A" w:rsidR="00BC7543" w:rsidRPr="00A95D68" w:rsidRDefault="00BC7543" w:rsidP="00BC7543">
      <w:pPr>
        <w:pStyle w:val="Undertittel"/>
      </w:pPr>
      <w:bookmarkStart w:id="1834" w:name="_Toc311273908"/>
      <w:r w:rsidRPr="00A95D68">
        <w:t>Tabeli</w:t>
      </w:r>
      <w:r w:rsidR="009A259B">
        <w:t xml:space="preserve"> 35</w:t>
      </w:r>
      <w:r w:rsidRPr="00A95D68">
        <w:t xml:space="preserve">: </w:t>
      </w:r>
      <w:r>
        <w:t>Partisip</w:t>
      </w:r>
      <w:r w:rsidRPr="00A95D68">
        <w:t>pihaamut</w:t>
      </w:r>
      <w:bookmarkEnd w:id="1830"/>
      <w:bookmarkEnd w:id="1831"/>
      <w:bookmarkEnd w:id="1832"/>
      <w:bookmarkEnd w:id="1833"/>
      <w:bookmarkEnd w:id="183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00"/>
        <w:gridCol w:w="1310"/>
        <w:gridCol w:w="1660"/>
        <w:gridCol w:w="1440"/>
        <w:gridCol w:w="1530"/>
        <w:gridCol w:w="1394"/>
      </w:tblGrid>
      <w:tr w:rsidR="00BC7543" w:rsidRPr="00A95D68" w14:paraId="65AE5CC6" w14:textId="77777777" w:rsidTr="008C42C4">
        <w:tc>
          <w:tcPr>
            <w:tcW w:w="1800" w:type="dxa"/>
            <w:shd w:val="clear" w:color="auto" w:fill="auto"/>
          </w:tcPr>
          <w:p w14:paraId="218AE288" w14:textId="3529B0E7" w:rsidR="00BC7543" w:rsidRPr="00B970E5" w:rsidRDefault="00DA3989" w:rsidP="008C42C4">
            <w:pPr>
              <w:keepNext/>
              <w:spacing w:before="20" w:after="20"/>
              <w:ind w:right="-8"/>
              <w:rPr>
                <w:rFonts w:eastAsia="ヒラギノ明朝 Pro W6"/>
              </w:rPr>
            </w:pPr>
            <w:r>
              <w:rPr>
                <w:rFonts w:eastAsia="ヒラギノ明朝 Pro W6"/>
              </w:rPr>
              <w:t>Verbityyp</w:t>
            </w:r>
            <w:r w:rsidR="00BC7543" w:rsidRPr="00B970E5">
              <w:rPr>
                <w:rFonts w:eastAsia="ヒラギノ明朝 Pro W6"/>
              </w:rPr>
              <w:t>pi</w:t>
            </w:r>
          </w:p>
        </w:tc>
        <w:tc>
          <w:tcPr>
            <w:tcW w:w="1310" w:type="dxa"/>
            <w:tcBorders>
              <w:bottom w:val="single" w:sz="6" w:space="0" w:color="000000"/>
            </w:tcBorders>
          </w:tcPr>
          <w:p w14:paraId="6821340D" w14:textId="77777777" w:rsidR="00BC7543" w:rsidRPr="00C40436" w:rsidRDefault="00BC7543" w:rsidP="008C42C4">
            <w:pPr>
              <w:keepNext/>
              <w:spacing w:before="20" w:after="20"/>
              <w:ind w:right="-8"/>
              <w:rPr>
                <w:rFonts w:eastAsia="ヒラギノ明朝 Pro W6"/>
              </w:rPr>
            </w:pPr>
            <w:r>
              <w:rPr>
                <w:rFonts w:eastAsia="ヒラギノ明朝 Pro W6"/>
              </w:rPr>
              <w:t>1.inf.</w:t>
            </w:r>
          </w:p>
        </w:tc>
        <w:tc>
          <w:tcPr>
            <w:tcW w:w="1660" w:type="dxa"/>
            <w:tcBorders>
              <w:bottom w:val="single" w:sz="6" w:space="0" w:color="000000"/>
            </w:tcBorders>
          </w:tcPr>
          <w:p w14:paraId="5CD6BCD9" w14:textId="66CD08C1" w:rsidR="00BC7543" w:rsidRPr="00C40436" w:rsidRDefault="00BC7543" w:rsidP="008C42C4">
            <w:pPr>
              <w:keepNext/>
              <w:spacing w:before="20" w:after="20"/>
              <w:ind w:right="-8"/>
              <w:rPr>
                <w:rFonts w:eastAsia="ヒラギノ明朝 Pro W6"/>
              </w:rPr>
            </w:pPr>
            <w:r>
              <w:rPr>
                <w:rFonts w:eastAsia="ヒラギノ明朝 Pro W6"/>
              </w:rPr>
              <w:t>Akt.</w:t>
            </w:r>
            <w:r w:rsidRPr="00C40436">
              <w:rPr>
                <w:rFonts w:eastAsia="ヒラギノ明朝 Pro W6"/>
              </w:rPr>
              <w:t>partis.prees.</w:t>
            </w:r>
            <w:r w:rsidR="00B71BA9">
              <w:rPr>
                <w:rFonts w:eastAsia="ヒラギノ明朝 Pro W6"/>
              </w:rPr>
              <w:t>sg.nom.</w:t>
            </w:r>
          </w:p>
        </w:tc>
        <w:tc>
          <w:tcPr>
            <w:tcW w:w="1440" w:type="dxa"/>
            <w:tcBorders>
              <w:bottom w:val="single" w:sz="6" w:space="0" w:color="000000"/>
            </w:tcBorders>
          </w:tcPr>
          <w:p w14:paraId="3517C0C7" w14:textId="79AB5023" w:rsidR="00BC7543" w:rsidRPr="00C40436" w:rsidRDefault="00BC7543" w:rsidP="008C42C4">
            <w:pPr>
              <w:keepNext/>
              <w:spacing w:before="20" w:after="20"/>
              <w:ind w:right="-8"/>
              <w:rPr>
                <w:rFonts w:eastAsia="ヒラギノ明朝 Pro W6"/>
              </w:rPr>
            </w:pPr>
            <w:r>
              <w:rPr>
                <w:rFonts w:eastAsia="ヒラギノ明朝 Pro W6"/>
              </w:rPr>
              <w:t>Akt.</w:t>
            </w:r>
            <w:r w:rsidRPr="00C40436">
              <w:rPr>
                <w:rFonts w:eastAsia="ヒラギノ明朝 Pro W6"/>
              </w:rPr>
              <w:t>partis.perf.</w:t>
            </w:r>
            <w:r w:rsidR="00B71BA9">
              <w:rPr>
                <w:rFonts w:eastAsia="ヒラギノ明朝 Pro W6"/>
              </w:rPr>
              <w:t>sg.nom.</w:t>
            </w:r>
          </w:p>
        </w:tc>
        <w:tc>
          <w:tcPr>
            <w:tcW w:w="1530" w:type="dxa"/>
            <w:tcBorders>
              <w:bottom w:val="single" w:sz="6" w:space="0" w:color="000000"/>
            </w:tcBorders>
          </w:tcPr>
          <w:p w14:paraId="6B4B5401" w14:textId="761E0B7A" w:rsidR="00BC7543" w:rsidRPr="00C40436" w:rsidRDefault="00BC7543" w:rsidP="008C42C4">
            <w:pPr>
              <w:keepNext/>
              <w:spacing w:before="20" w:after="20"/>
              <w:ind w:right="-8"/>
              <w:rPr>
                <w:rFonts w:eastAsia="ヒラギノ明朝 Pro W6"/>
              </w:rPr>
            </w:pPr>
            <w:r>
              <w:rPr>
                <w:rFonts w:eastAsia="ヒラギノ明朝 Pro W6"/>
              </w:rPr>
              <w:t>Pass.partis.</w:t>
            </w:r>
            <w:r w:rsidRPr="00C40436">
              <w:rPr>
                <w:rFonts w:eastAsia="ヒラギノ明朝 Pro W6"/>
              </w:rPr>
              <w:t>prees.</w:t>
            </w:r>
            <w:r w:rsidR="00B71BA9">
              <w:rPr>
                <w:rFonts w:eastAsia="ヒラギノ明朝 Pro W6"/>
              </w:rPr>
              <w:t>sg.nom.</w:t>
            </w:r>
          </w:p>
        </w:tc>
        <w:tc>
          <w:tcPr>
            <w:tcW w:w="1394" w:type="dxa"/>
            <w:tcBorders>
              <w:bottom w:val="single" w:sz="6" w:space="0" w:color="000000"/>
            </w:tcBorders>
          </w:tcPr>
          <w:p w14:paraId="43E28FAB" w14:textId="19B00C31" w:rsidR="00BC7543" w:rsidRPr="00C40436" w:rsidRDefault="00BC7543" w:rsidP="008C42C4">
            <w:pPr>
              <w:keepNext/>
              <w:spacing w:before="20" w:after="20"/>
              <w:ind w:right="-8"/>
              <w:rPr>
                <w:rFonts w:eastAsia="ヒラギノ明朝 Pro W6"/>
              </w:rPr>
            </w:pPr>
            <w:r>
              <w:rPr>
                <w:rFonts w:eastAsia="ヒラギノ明朝 Pro W6"/>
              </w:rPr>
              <w:t>Pass.</w:t>
            </w:r>
            <w:r w:rsidRPr="00C40436">
              <w:rPr>
                <w:rFonts w:eastAsia="ヒラギノ明朝 Pro W6"/>
              </w:rPr>
              <w:t>partis.perf.</w:t>
            </w:r>
            <w:r w:rsidR="00B71BA9">
              <w:rPr>
                <w:rFonts w:eastAsia="ヒラギノ明朝 Pro W6"/>
              </w:rPr>
              <w:t>sg.nom.</w:t>
            </w:r>
          </w:p>
        </w:tc>
      </w:tr>
      <w:tr w:rsidR="00BC7543" w:rsidRPr="00A95D68" w14:paraId="4C1562B9" w14:textId="77777777" w:rsidTr="008C42C4">
        <w:trPr>
          <w:trHeight w:val="394"/>
        </w:trPr>
        <w:tc>
          <w:tcPr>
            <w:tcW w:w="1800" w:type="dxa"/>
            <w:vMerge w:val="restart"/>
            <w:shd w:val="clear" w:color="auto" w:fill="auto"/>
          </w:tcPr>
          <w:p w14:paraId="6D2A06F9" w14:textId="11D066D5" w:rsidR="00BC7543" w:rsidRPr="00B970E5" w:rsidRDefault="00D0744E" w:rsidP="006A2905">
            <w:pPr>
              <w:spacing w:before="20" w:after="20"/>
              <w:ind w:right="-8"/>
              <w:rPr>
                <w:rFonts w:eastAsia="ヒラギノ明朝 Pro W6"/>
              </w:rPr>
            </w:pPr>
            <w:r>
              <w:rPr>
                <w:rFonts w:eastAsia="ヒラギノ明朝 Pro W6"/>
              </w:rPr>
              <w:t>1</w:t>
            </w:r>
            <w:r w:rsidR="00BC7543" w:rsidRPr="00B970E5">
              <w:rPr>
                <w:rFonts w:eastAsia="ヒラギノ明朝 Pro W6"/>
              </w:rPr>
              <w:t xml:space="preserve"> </w:t>
            </w:r>
            <w:r w:rsidR="006A2905">
              <w:rPr>
                <w:rFonts w:eastAsia="ヒラギノ明朝 Pro W6"/>
              </w:rPr>
              <w:t>Yksi</w:t>
            </w:r>
            <w:r w:rsidR="00BC7543" w:rsidRPr="00B970E5">
              <w:rPr>
                <w:rFonts w:eastAsia="ヒラギノ明朝 Pro W6"/>
              </w:rPr>
              <w:t>tavuiset</w:t>
            </w:r>
            <w:r w:rsidR="00B71BA9">
              <w:rPr>
                <w:rFonts w:eastAsia="ヒラギノ明朝 Pro W6"/>
              </w:rPr>
              <w:t xml:space="preserve"> verbit</w:t>
            </w:r>
          </w:p>
        </w:tc>
        <w:tc>
          <w:tcPr>
            <w:tcW w:w="1310" w:type="dxa"/>
            <w:tcBorders>
              <w:bottom w:val="nil"/>
            </w:tcBorders>
          </w:tcPr>
          <w:p w14:paraId="005A5FA5" w14:textId="77777777" w:rsidR="00BC7543" w:rsidRPr="00C40436" w:rsidRDefault="00BC7543" w:rsidP="008C42C4">
            <w:pPr>
              <w:spacing w:before="20" w:after="20"/>
              <w:ind w:right="-8"/>
              <w:rPr>
                <w:rFonts w:eastAsia="ヒラギノ明朝 Pro W6"/>
              </w:rPr>
            </w:pPr>
            <w:r w:rsidRPr="00C40436">
              <w:rPr>
                <w:rFonts w:eastAsia="ヒラギノ明朝 Pro W6"/>
              </w:rPr>
              <w:t xml:space="preserve">saa/đa ~ saa/ha </w:t>
            </w:r>
          </w:p>
        </w:tc>
        <w:tc>
          <w:tcPr>
            <w:tcW w:w="1660" w:type="dxa"/>
            <w:tcBorders>
              <w:bottom w:val="nil"/>
            </w:tcBorders>
          </w:tcPr>
          <w:p w14:paraId="2613E0AF" w14:textId="77777777" w:rsidR="00BC7543" w:rsidRPr="00C40436" w:rsidRDefault="00BC7543" w:rsidP="008C42C4">
            <w:pPr>
              <w:spacing w:before="20" w:after="20"/>
              <w:ind w:right="-8"/>
              <w:rPr>
                <w:rFonts w:eastAsia="ヒラギノ明朝 Pro W6"/>
              </w:rPr>
            </w:pPr>
            <w:r w:rsidRPr="00C40436">
              <w:rPr>
                <w:rFonts w:eastAsia="ヒラギノ明朝 Pro W6"/>
              </w:rPr>
              <w:t>saa/pa</w:t>
            </w:r>
          </w:p>
        </w:tc>
        <w:tc>
          <w:tcPr>
            <w:tcW w:w="1440" w:type="dxa"/>
            <w:tcBorders>
              <w:bottom w:val="nil"/>
            </w:tcBorders>
          </w:tcPr>
          <w:p w14:paraId="639F65B3" w14:textId="2CE39112" w:rsidR="00BC7543" w:rsidRPr="00C40436" w:rsidRDefault="00BC7543" w:rsidP="008C42C4">
            <w:pPr>
              <w:spacing w:before="20" w:after="20"/>
              <w:ind w:right="-8"/>
              <w:rPr>
                <w:rFonts w:eastAsia="ヒラギノ明朝 Pro W6"/>
              </w:rPr>
            </w:pPr>
            <w:r w:rsidRPr="00C40436">
              <w:rPr>
                <w:rFonts w:eastAsia="ヒラギノ明朝 Pro W6"/>
              </w:rPr>
              <w:t>saa/n</w:t>
            </w:r>
            <w:r>
              <w:rPr>
                <w:rFonts w:eastAsia="ヒラギノ明朝 Pro W6"/>
              </w:rPr>
              <w:t>u</w:t>
            </w:r>
            <w:r w:rsidR="001958A0">
              <w:rPr>
                <w:rFonts w:eastAsia="ヒラギノ明朝 Pro W6"/>
              </w:rPr>
              <w:t>(t)</w:t>
            </w:r>
          </w:p>
        </w:tc>
        <w:tc>
          <w:tcPr>
            <w:tcW w:w="1530" w:type="dxa"/>
            <w:tcBorders>
              <w:bottom w:val="nil"/>
            </w:tcBorders>
          </w:tcPr>
          <w:p w14:paraId="750D813B" w14:textId="77777777" w:rsidR="00BC7543" w:rsidRPr="00C40436" w:rsidRDefault="00BC7543" w:rsidP="008C42C4">
            <w:pPr>
              <w:spacing w:before="20" w:after="20"/>
              <w:ind w:right="-8"/>
              <w:rPr>
                <w:rFonts w:eastAsia="ヒラギノ明朝 Pro W6"/>
              </w:rPr>
            </w:pPr>
            <w:r w:rsidRPr="00C40436">
              <w:rPr>
                <w:rFonts w:eastAsia="ヒラギノ明朝 Pro W6"/>
              </w:rPr>
              <w:t>saa/tava</w:t>
            </w:r>
          </w:p>
        </w:tc>
        <w:tc>
          <w:tcPr>
            <w:tcW w:w="1394" w:type="dxa"/>
            <w:tcBorders>
              <w:bottom w:val="nil"/>
            </w:tcBorders>
          </w:tcPr>
          <w:p w14:paraId="2223A248" w14:textId="77777777" w:rsidR="00BC7543" w:rsidRPr="00C40436" w:rsidRDefault="00BC7543" w:rsidP="008C42C4">
            <w:pPr>
              <w:spacing w:before="20" w:after="20"/>
              <w:ind w:right="-8"/>
              <w:rPr>
                <w:rFonts w:eastAsia="ヒラギノ明朝 Pro W6"/>
              </w:rPr>
            </w:pPr>
            <w:r w:rsidRPr="00C40436">
              <w:rPr>
                <w:rFonts w:eastAsia="ヒラギノ明朝 Pro W6"/>
              </w:rPr>
              <w:t>saa/tu</w:t>
            </w:r>
          </w:p>
        </w:tc>
      </w:tr>
      <w:tr w:rsidR="00BC7543" w:rsidRPr="00A95D68" w14:paraId="5C6C2BD5" w14:textId="77777777" w:rsidTr="00D0744E">
        <w:trPr>
          <w:trHeight w:val="393"/>
        </w:trPr>
        <w:tc>
          <w:tcPr>
            <w:tcW w:w="1800" w:type="dxa"/>
            <w:vMerge/>
            <w:tcBorders>
              <w:bottom w:val="single" w:sz="6" w:space="0" w:color="000000"/>
            </w:tcBorders>
            <w:shd w:val="clear" w:color="auto" w:fill="auto"/>
          </w:tcPr>
          <w:p w14:paraId="6B792061" w14:textId="77777777" w:rsidR="00BC7543" w:rsidRPr="00B970E5" w:rsidRDefault="00BC7543" w:rsidP="008C42C4">
            <w:pPr>
              <w:spacing w:before="20" w:after="20"/>
              <w:ind w:right="-8"/>
              <w:rPr>
                <w:rFonts w:eastAsia="ヒラギノ明朝 Pro W6"/>
              </w:rPr>
            </w:pPr>
          </w:p>
        </w:tc>
        <w:tc>
          <w:tcPr>
            <w:tcW w:w="1310" w:type="dxa"/>
            <w:tcBorders>
              <w:top w:val="nil"/>
              <w:bottom w:val="single" w:sz="6" w:space="0" w:color="000000"/>
            </w:tcBorders>
          </w:tcPr>
          <w:p w14:paraId="20DC2CE4" w14:textId="77777777" w:rsidR="00BC7543" w:rsidRPr="00C40436" w:rsidRDefault="00BC7543" w:rsidP="008C42C4">
            <w:pPr>
              <w:spacing w:before="20" w:after="20"/>
              <w:ind w:right="-8"/>
              <w:rPr>
                <w:rFonts w:eastAsia="ヒラギノ明朝 Pro W6"/>
              </w:rPr>
            </w:pPr>
            <w:r w:rsidRPr="00C40436">
              <w:rPr>
                <w:rFonts w:eastAsia="ヒラギノ明朝 Pro W6"/>
              </w:rPr>
              <w:t>vie/đä ~ vii/ä</w:t>
            </w:r>
          </w:p>
        </w:tc>
        <w:tc>
          <w:tcPr>
            <w:tcW w:w="1660" w:type="dxa"/>
            <w:tcBorders>
              <w:top w:val="nil"/>
              <w:bottom w:val="single" w:sz="6" w:space="0" w:color="000000"/>
            </w:tcBorders>
          </w:tcPr>
          <w:p w14:paraId="39B2DFD9" w14:textId="77777777" w:rsidR="00BC7543" w:rsidRPr="00C40436" w:rsidRDefault="00BC7543" w:rsidP="008C42C4">
            <w:pPr>
              <w:spacing w:before="20" w:after="20"/>
              <w:ind w:right="-8"/>
              <w:rPr>
                <w:rFonts w:eastAsia="ヒラギノ明朝 Pro W6"/>
              </w:rPr>
            </w:pPr>
            <w:r w:rsidRPr="00C40436">
              <w:rPr>
                <w:rFonts w:eastAsia="ヒラギノ明朝 Pro W6"/>
              </w:rPr>
              <w:t>vie/pä</w:t>
            </w:r>
          </w:p>
        </w:tc>
        <w:tc>
          <w:tcPr>
            <w:tcW w:w="1440" w:type="dxa"/>
            <w:tcBorders>
              <w:top w:val="nil"/>
              <w:bottom w:val="single" w:sz="6" w:space="0" w:color="000000"/>
            </w:tcBorders>
          </w:tcPr>
          <w:p w14:paraId="1E426A71" w14:textId="2935063E" w:rsidR="00BC7543" w:rsidRPr="00C40436" w:rsidRDefault="00BC7543" w:rsidP="008C42C4">
            <w:pPr>
              <w:spacing w:before="20" w:after="20"/>
              <w:ind w:right="-8"/>
              <w:rPr>
                <w:rFonts w:eastAsia="ヒラギノ明朝 Pro W6"/>
              </w:rPr>
            </w:pPr>
            <w:r w:rsidRPr="00C40436">
              <w:rPr>
                <w:rFonts w:eastAsia="ヒラギノ明朝 Pro W6"/>
              </w:rPr>
              <w:t>vie/n</w:t>
            </w:r>
            <w:r>
              <w:rPr>
                <w:rFonts w:eastAsia="ヒラギノ明朝 Pro W6"/>
              </w:rPr>
              <w:t>y</w:t>
            </w:r>
            <w:r w:rsidR="001958A0">
              <w:rPr>
                <w:rFonts w:eastAsia="ヒラギノ明朝 Pro W6"/>
              </w:rPr>
              <w:t>(t)</w:t>
            </w:r>
          </w:p>
        </w:tc>
        <w:tc>
          <w:tcPr>
            <w:tcW w:w="1530" w:type="dxa"/>
            <w:tcBorders>
              <w:top w:val="nil"/>
              <w:bottom w:val="single" w:sz="6" w:space="0" w:color="000000"/>
            </w:tcBorders>
          </w:tcPr>
          <w:p w14:paraId="74FA2606" w14:textId="77777777" w:rsidR="00BC7543" w:rsidRPr="00C40436" w:rsidRDefault="00BC7543" w:rsidP="008C42C4">
            <w:pPr>
              <w:spacing w:before="20" w:after="20"/>
              <w:ind w:right="-8"/>
              <w:rPr>
                <w:rFonts w:eastAsia="ヒラギノ明朝 Pro W6"/>
              </w:rPr>
            </w:pPr>
            <w:r w:rsidRPr="00C40436">
              <w:rPr>
                <w:rFonts w:eastAsia="ヒラギノ明朝 Pro W6"/>
              </w:rPr>
              <w:t>vie/tävä</w:t>
            </w:r>
          </w:p>
        </w:tc>
        <w:tc>
          <w:tcPr>
            <w:tcW w:w="1394" w:type="dxa"/>
            <w:tcBorders>
              <w:top w:val="nil"/>
              <w:bottom w:val="single" w:sz="6" w:space="0" w:color="000000"/>
            </w:tcBorders>
          </w:tcPr>
          <w:p w14:paraId="3B919E21" w14:textId="77777777" w:rsidR="00BC7543" w:rsidRPr="00C40436" w:rsidRDefault="00BC7543" w:rsidP="008C42C4">
            <w:pPr>
              <w:spacing w:before="20" w:after="20"/>
              <w:ind w:right="-8"/>
              <w:rPr>
                <w:rFonts w:eastAsia="ヒラギノ明朝 Pro W6"/>
              </w:rPr>
            </w:pPr>
            <w:r w:rsidRPr="00C40436">
              <w:rPr>
                <w:rFonts w:eastAsia="ヒラギノ明朝 Pro W6"/>
              </w:rPr>
              <w:t>vie/ty</w:t>
            </w:r>
          </w:p>
        </w:tc>
      </w:tr>
      <w:tr w:rsidR="00D0744E" w:rsidRPr="00A95D68" w14:paraId="11484961" w14:textId="77777777" w:rsidTr="00D0744E">
        <w:tc>
          <w:tcPr>
            <w:tcW w:w="1800" w:type="dxa"/>
            <w:tcBorders>
              <w:bottom w:val="nil"/>
            </w:tcBorders>
            <w:shd w:val="clear" w:color="auto" w:fill="auto"/>
          </w:tcPr>
          <w:p w14:paraId="2570ABC0" w14:textId="0305A13F" w:rsidR="00D0744E" w:rsidRDefault="00D0744E" w:rsidP="008C42C4">
            <w:pPr>
              <w:spacing w:before="20" w:after="20"/>
              <w:ind w:right="-8"/>
              <w:rPr>
                <w:rFonts w:eastAsia="ヒラギノ明朝 Pro W6"/>
              </w:rPr>
            </w:pPr>
            <w:r>
              <w:rPr>
                <w:rFonts w:eastAsia="ヒラギノ明朝 Pro W6"/>
              </w:rPr>
              <w:t>2</w:t>
            </w:r>
            <w:r w:rsidRPr="00B970E5">
              <w:rPr>
                <w:rFonts w:eastAsia="ヒラギノ明朝 Pro W6"/>
              </w:rPr>
              <w:t xml:space="preserve"> Yksirankaiset</w:t>
            </w:r>
            <w:r w:rsidR="00B71BA9">
              <w:rPr>
                <w:rFonts w:eastAsia="ヒラギノ明朝 Pro W6"/>
              </w:rPr>
              <w:t xml:space="preserve"> verbit</w:t>
            </w:r>
          </w:p>
        </w:tc>
        <w:tc>
          <w:tcPr>
            <w:tcW w:w="1310" w:type="dxa"/>
            <w:tcBorders>
              <w:bottom w:val="nil"/>
            </w:tcBorders>
          </w:tcPr>
          <w:p w14:paraId="6E79A004" w14:textId="77777777" w:rsidR="00D0744E" w:rsidRPr="00C40436" w:rsidRDefault="00D0744E" w:rsidP="008C42C4">
            <w:pPr>
              <w:spacing w:before="20" w:after="20"/>
              <w:ind w:right="-8"/>
              <w:rPr>
                <w:rFonts w:eastAsia="ヒラギノ明朝 Pro W6"/>
              </w:rPr>
            </w:pPr>
          </w:p>
        </w:tc>
        <w:tc>
          <w:tcPr>
            <w:tcW w:w="1660" w:type="dxa"/>
            <w:tcBorders>
              <w:bottom w:val="nil"/>
            </w:tcBorders>
          </w:tcPr>
          <w:p w14:paraId="4AFCAD4B" w14:textId="77777777" w:rsidR="00D0744E" w:rsidRPr="00C40436" w:rsidRDefault="00D0744E" w:rsidP="008C42C4">
            <w:pPr>
              <w:spacing w:before="20" w:after="20"/>
              <w:ind w:right="-8"/>
              <w:rPr>
                <w:rFonts w:eastAsia="ヒラギノ明朝 Pro W6"/>
              </w:rPr>
            </w:pPr>
          </w:p>
        </w:tc>
        <w:tc>
          <w:tcPr>
            <w:tcW w:w="1440" w:type="dxa"/>
            <w:tcBorders>
              <w:bottom w:val="nil"/>
            </w:tcBorders>
          </w:tcPr>
          <w:p w14:paraId="5A90E931" w14:textId="77777777" w:rsidR="00D0744E" w:rsidRPr="00C40436" w:rsidRDefault="00D0744E" w:rsidP="008C42C4">
            <w:pPr>
              <w:spacing w:before="20" w:after="20"/>
              <w:ind w:right="-8"/>
              <w:rPr>
                <w:rFonts w:eastAsia="ヒラギノ明朝 Pro W6"/>
              </w:rPr>
            </w:pPr>
          </w:p>
        </w:tc>
        <w:tc>
          <w:tcPr>
            <w:tcW w:w="1530" w:type="dxa"/>
            <w:tcBorders>
              <w:bottom w:val="nil"/>
            </w:tcBorders>
          </w:tcPr>
          <w:p w14:paraId="044ED991" w14:textId="77777777" w:rsidR="00D0744E" w:rsidRPr="00C40436" w:rsidRDefault="00D0744E" w:rsidP="008C42C4">
            <w:pPr>
              <w:spacing w:before="20" w:after="20"/>
              <w:ind w:right="-8"/>
              <w:rPr>
                <w:rFonts w:eastAsia="ヒラギノ明朝 Pro W6"/>
              </w:rPr>
            </w:pPr>
          </w:p>
        </w:tc>
        <w:tc>
          <w:tcPr>
            <w:tcW w:w="1394" w:type="dxa"/>
            <w:tcBorders>
              <w:bottom w:val="nil"/>
            </w:tcBorders>
          </w:tcPr>
          <w:p w14:paraId="5FFD3E34" w14:textId="77777777" w:rsidR="00D0744E" w:rsidRPr="00C40436" w:rsidRDefault="00D0744E" w:rsidP="008C42C4">
            <w:pPr>
              <w:spacing w:before="20" w:after="20"/>
              <w:ind w:right="-8"/>
              <w:rPr>
                <w:rFonts w:eastAsia="ヒラギノ明朝 Pro W6"/>
              </w:rPr>
            </w:pPr>
          </w:p>
        </w:tc>
      </w:tr>
      <w:tr w:rsidR="00BC7543" w:rsidRPr="00A95D68" w14:paraId="3B4AA606" w14:textId="77777777" w:rsidTr="00D0744E">
        <w:tc>
          <w:tcPr>
            <w:tcW w:w="1800" w:type="dxa"/>
            <w:tcBorders>
              <w:top w:val="nil"/>
              <w:bottom w:val="nil"/>
            </w:tcBorders>
            <w:shd w:val="clear" w:color="auto" w:fill="auto"/>
          </w:tcPr>
          <w:p w14:paraId="3CDA6E09" w14:textId="0E07BCDD" w:rsidR="00BC7543" w:rsidRPr="00B970E5" w:rsidRDefault="00D0744E" w:rsidP="008C42C4">
            <w:pPr>
              <w:spacing w:before="20" w:after="20"/>
              <w:ind w:right="-8"/>
              <w:rPr>
                <w:rFonts w:eastAsia="ヒラギノ明朝 Pro W6"/>
              </w:rPr>
            </w:pPr>
            <w:r>
              <w:rPr>
                <w:rFonts w:eastAsia="ヒラギノ明朝 Pro W6"/>
              </w:rPr>
              <w:t>2.a Alkupöräiset</w:t>
            </w:r>
          </w:p>
        </w:tc>
        <w:tc>
          <w:tcPr>
            <w:tcW w:w="1310" w:type="dxa"/>
            <w:tcBorders>
              <w:top w:val="nil"/>
              <w:bottom w:val="nil"/>
            </w:tcBorders>
          </w:tcPr>
          <w:p w14:paraId="22BC1913" w14:textId="77777777" w:rsidR="00BC7543" w:rsidRPr="00C40436" w:rsidRDefault="00BC7543" w:rsidP="008C42C4">
            <w:pPr>
              <w:spacing w:before="20" w:after="20"/>
              <w:ind w:right="-8"/>
              <w:rPr>
                <w:rFonts w:eastAsia="ヒラギノ明朝 Pro W6"/>
              </w:rPr>
            </w:pPr>
          </w:p>
        </w:tc>
        <w:tc>
          <w:tcPr>
            <w:tcW w:w="1660" w:type="dxa"/>
            <w:tcBorders>
              <w:top w:val="nil"/>
              <w:bottom w:val="nil"/>
            </w:tcBorders>
          </w:tcPr>
          <w:p w14:paraId="251AC485" w14:textId="77777777" w:rsidR="00BC7543" w:rsidRPr="00C40436" w:rsidRDefault="00BC7543" w:rsidP="008C42C4">
            <w:pPr>
              <w:spacing w:before="20" w:after="20"/>
              <w:ind w:right="-8"/>
              <w:rPr>
                <w:rFonts w:eastAsia="ヒラギノ明朝 Pro W6"/>
              </w:rPr>
            </w:pPr>
          </w:p>
        </w:tc>
        <w:tc>
          <w:tcPr>
            <w:tcW w:w="1440" w:type="dxa"/>
            <w:tcBorders>
              <w:top w:val="nil"/>
              <w:bottom w:val="nil"/>
            </w:tcBorders>
          </w:tcPr>
          <w:p w14:paraId="0EF1FB42" w14:textId="77777777" w:rsidR="00BC7543" w:rsidRPr="00C40436" w:rsidRDefault="00BC7543" w:rsidP="008C42C4">
            <w:pPr>
              <w:spacing w:before="20" w:after="20"/>
              <w:ind w:right="-8"/>
              <w:rPr>
                <w:rFonts w:eastAsia="ヒラギノ明朝 Pro W6"/>
              </w:rPr>
            </w:pPr>
          </w:p>
        </w:tc>
        <w:tc>
          <w:tcPr>
            <w:tcW w:w="1530" w:type="dxa"/>
            <w:tcBorders>
              <w:top w:val="nil"/>
              <w:bottom w:val="nil"/>
            </w:tcBorders>
          </w:tcPr>
          <w:p w14:paraId="7440DDC1" w14:textId="77777777" w:rsidR="00BC7543" w:rsidRPr="00C40436" w:rsidRDefault="00BC7543" w:rsidP="008C42C4">
            <w:pPr>
              <w:spacing w:before="20" w:after="20"/>
              <w:ind w:right="-8"/>
              <w:rPr>
                <w:rFonts w:eastAsia="ヒラギノ明朝 Pro W6"/>
              </w:rPr>
            </w:pPr>
          </w:p>
        </w:tc>
        <w:tc>
          <w:tcPr>
            <w:tcW w:w="1394" w:type="dxa"/>
            <w:tcBorders>
              <w:top w:val="nil"/>
              <w:bottom w:val="nil"/>
            </w:tcBorders>
          </w:tcPr>
          <w:p w14:paraId="77881997" w14:textId="77777777" w:rsidR="00BC7543" w:rsidRPr="00C40436" w:rsidRDefault="00BC7543" w:rsidP="008C42C4">
            <w:pPr>
              <w:spacing w:before="20" w:after="20"/>
              <w:ind w:right="-8"/>
              <w:rPr>
                <w:rFonts w:eastAsia="ヒラギノ明朝 Pro W6"/>
              </w:rPr>
            </w:pPr>
          </w:p>
        </w:tc>
      </w:tr>
      <w:tr w:rsidR="00BC7543" w:rsidRPr="00A95D68" w14:paraId="51E3576A" w14:textId="77777777" w:rsidTr="008C42C4">
        <w:trPr>
          <w:trHeight w:val="762"/>
        </w:trPr>
        <w:tc>
          <w:tcPr>
            <w:tcW w:w="1800" w:type="dxa"/>
            <w:vMerge w:val="restart"/>
            <w:tcBorders>
              <w:top w:val="nil"/>
              <w:left w:val="single" w:sz="4" w:space="0" w:color="auto"/>
              <w:right w:val="single" w:sz="4" w:space="0" w:color="auto"/>
            </w:tcBorders>
            <w:shd w:val="clear" w:color="auto" w:fill="auto"/>
          </w:tcPr>
          <w:p w14:paraId="39D00ADF" w14:textId="77777777" w:rsidR="00BC7543" w:rsidRPr="00B970E5" w:rsidRDefault="00BC7543" w:rsidP="008C42C4">
            <w:pPr>
              <w:spacing w:before="20" w:after="20"/>
              <w:ind w:right="-8"/>
              <w:rPr>
                <w:rFonts w:eastAsia="ヒラギノ明朝 Pro W6"/>
              </w:rPr>
            </w:pPr>
            <w:r w:rsidRPr="000945B9">
              <w:rPr>
                <w:rFonts w:eastAsia="ヒラギノ明朝 Pro W6"/>
                <w:i/>
              </w:rPr>
              <w:t>e</w:t>
            </w:r>
            <w:r w:rsidRPr="00B970E5">
              <w:rPr>
                <w:rFonts w:eastAsia="ヒラギノ明朝 Pro W6"/>
              </w:rPr>
              <w:t>-rankaiset</w:t>
            </w:r>
          </w:p>
          <w:p w14:paraId="7D3DECEB"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4BB6E064" w14:textId="77777777" w:rsidR="00BC7543" w:rsidRPr="00C40436" w:rsidRDefault="00BC7543" w:rsidP="008C42C4">
            <w:pPr>
              <w:spacing w:before="20" w:after="20"/>
              <w:ind w:right="-8"/>
              <w:rPr>
                <w:rFonts w:eastAsia="ヒラギノ明朝 Pro W6"/>
              </w:rPr>
            </w:pPr>
            <w:r w:rsidRPr="00C40436">
              <w:rPr>
                <w:rFonts w:eastAsia="ヒラギノ明朝 Pro W6"/>
              </w:rPr>
              <w:t>kulkke/et ~ kulke/a</w:t>
            </w:r>
            <w:r>
              <w:rPr>
                <w:rFonts w:eastAsia="ヒラギノ明朝 Pro W6"/>
              </w:rPr>
              <w:t>(</w:t>
            </w:r>
            <w:r w:rsidRPr="00C40436">
              <w:rPr>
                <w:rFonts w:eastAsia="ヒラギノ明朝 Pro W6"/>
              </w:rPr>
              <w:t>t) ~ kulki/a</w:t>
            </w:r>
          </w:p>
        </w:tc>
        <w:tc>
          <w:tcPr>
            <w:tcW w:w="1660" w:type="dxa"/>
            <w:tcBorders>
              <w:top w:val="nil"/>
              <w:left w:val="single" w:sz="4" w:space="0" w:color="auto"/>
              <w:bottom w:val="nil"/>
              <w:right w:val="single" w:sz="4" w:space="0" w:color="auto"/>
            </w:tcBorders>
          </w:tcPr>
          <w:p w14:paraId="41CB4142" w14:textId="77777777" w:rsidR="00BC7543" w:rsidRPr="00C40436" w:rsidRDefault="00BC7543" w:rsidP="008C42C4">
            <w:pPr>
              <w:spacing w:before="20" w:after="20"/>
              <w:ind w:right="-8"/>
              <w:rPr>
                <w:rFonts w:eastAsia="ヒラギノ明朝 Pro W6"/>
              </w:rPr>
            </w:pPr>
            <w:r w:rsidRPr="00C40436">
              <w:rPr>
                <w:rFonts w:eastAsia="ヒラギノ明朝 Pro W6"/>
              </w:rPr>
              <w:t>kulkkee/va ~ kulke/va</w:t>
            </w:r>
          </w:p>
        </w:tc>
        <w:tc>
          <w:tcPr>
            <w:tcW w:w="1440" w:type="dxa"/>
            <w:tcBorders>
              <w:top w:val="nil"/>
              <w:left w:val="single" w:sz="4" w:space="0" w:color="auto"/>
              <w:bottom w:val="nil"/>
              <w:right w:val="single" w:sz="4" w:space="0" w:color="auto"/>
            </w:tcBorders>
          </w:tcPr>
          <w:p w14:paraId="2D934E27" w14:textId="723D4133" w:rsidR="00BC7543" w:rsidRPr="00C40436" w:rsidRDefault="00BC7543" w:rsidP="008C42C4">
            <w:pPr>
              <w:spacing w:before="20" w:after="20"/>
              <w:ind w:right="-8"/>
              <w:rPr>
                <w:rFonts w:eastAsia="ヒラギノ明朝 Pro W6"/>
              </w:rPr>
            </w:pPr>
            <w:r w:rsidRPr="00C40436">
              <w:rPr>
                <w:rFonts w:eastAsia="ヒラギノ明朝 Pro W6"/>
              </w:rPr>
              <w:t>kulke/n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072A0B75" w14:textId="77777777" w:rsidR="00BC7543" w:rsidRPr="00C40436" w:rsidRDefault="00BC7543" w:rsidP="008C42C4">
            <w:pPr>
              <w:spacing w:before="20" w:after="20"/>
              <w:ind w:right="-8"/>
              <w:rPr>
                <w:rFonts w:eastAsia="ヒラギノ明朝 Pro W6"/>
              </w:rPr>
            </w:pPr>
            <w:r w:rsidRPr="00C40436">
              <w:rPr>
                <w:rFonts w:eastAsia="ヒラギノ明朝 Pro W6"/>
              </w:rPr>
              <w:t>kulje/ttava</w:t>
            </w:r>
          </w:p>
        </w:tc>
        <w:tc>
          <w:tcPr>
            <w:tcW w:w="1394" w:type="dxa"/>
            <w:tcBorders>
              <w:top w:val="nil"/>
              <w:left w:val="single" w:sz="4" w:space="0" w:color="auto"/>
              <w:bottom w:val="nil"/>
              <w:right w:val="single" w:sz="4" w:space="0" w:color="auto"/>
            </w:tcBorders>
          </w:tcPr>
          <w:p w14:paraId="73064072" w14:textId="77777777" w:rsidR="00BC7543" w:rsidRPr="00C40436" w:rsidRDefault="00BC7543" w:rsidP="008C42C4">
            <w:pPr>
              <w:spacing w:before="20" w:after="20"/>
              <w:ind w:right="-8"/>
              <w:rPr>
                <w:rFonts w:eastAsia="ヒラギノ明朝 Pro W6"/>
              </w:rPr>
            </w:pPr>
            <w:r w:rsidRPr="00C40436">
              <w:rPr>
                <w:rFonts w:eastAsia="ヒラギノ明朝 Pro W6"/>
              </w:rPr>
              <w:t>kulje/ttu</w:t>
            </w:r>
          </w:p>
        </w:tc>
      </w:tr>
      <w:tr w:rsidR="00BC7543" w:rsidRPr="00A95D68" w14:paraId="5A8EEBAD" w14:textId="77777777" w:rsidTr="008C42C4">
        <w:trPr>
          <w:trHeight w:val="762"/>
        </w:trPr>
        <w:tc>
          <w:tcPr>
            <w:tcW w:w="1800" w:type="dxa"/>
            <w:vMerge/>
            <w:tcBorders>
              <w:left w:val="single" w:sz="4" w:space="0" w:color="auto"/>
              <w:bottom w:val="nil"/>
              <w:right w:val="single" w:sz="4" w:space="0" w:color="auto"/>
            </w:tcBorders>
            <w:shd w:val="clear" w:color="auto" w:fill="auto"/>
          </w:tcPr>
          <w:p w14:paraId="199D5D0B"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4507392D" w14:textId="77777777" w:rsidR="00BC7543" w:rsidRPr="00C40436" w:rsidRDefault="00BC7543" w:rsidP="008C42C4">
            <w:pPr>
              <w:spacing w:before="20" w:after="20"/>
              <w:ind w:right="-8"/>
              <w:rPr>
                <w:rFonts w:eastAsia="ヒラギノ明朝 Pro W6"/>
              </w:rPr>
            </w:pPr>
            <w:r w:rsidRPr="00C40436">
              <w:rPr>
                <w:rFonts w:eastAsia="ヒラギノ明朝 Pro W6"/>
              </w:rPr>
              <w:t>lukke/et ~ luke/a</w:t>
            </w:r>
            <w:r>
              <w:rPr>
                <w:rFonts w:eastAsia="ヒラギノ明朝 Pro W6"/>
              </w:rPr>
              <w:t>(</w:t>
            </w:r>
            <w:r w:rsidRPr="00C40436">
              <w:rPr>
                <w:rFonts w:eastAsia="ヒラギノ明朝 Pro W6"/>
              </w:rPr>
              <w:t>t) ~ luki/a</w:t>
            </w:r>
          </w:p>
        </w:tc>
        <w:tc>
          <w:tcPr>
            <w:tcW w:w="1660" w:type="dxa"/>
            <w:tcBorders>
              <w:top w:val="nil"/>
              <w:left w:val="single" w:sz="4" w:space="0" w:color="auto"/>
              <w:bottom w:val="nil"/>
              <w:right w:val="single" w:sz="4" w:space="0" w:color="auto"/>
            </w:tcBorders>
          </w:tcPr>
          <w:p w14:paraId="41294672" w14:textId="77777777" w:rsidR="00BC7543" w:rsidRPr="00C40436" w:rsidRDefault="00BC7543" w:rsidP="008C42C4">
            <w:pPr>
              <w:spacing w:before="20" w:after="20"/>
              <w:ind w:right="-8"/>
              <w:rPr>
                <w:rFonts w:eastAsia="ヒラギノ明朝 Pro W6"/>
              </w:rPr>
            </w:pPr>
            <w:r w:rsidRPr="00C40436">
              <w:rPr>
                <w:rFonts w:eastAsia="ヒラギノ明朝 Pro W6"/>
              </w:rPr>
              <w:t>lukkee/va ~ luke/va</w:t>
            </w:r>
          </w:p>
        </w:tc>
        <w:tc>
          <w:tcPr>
            <w:tcW w:w="1440" w:type="dxa"/>
            <w:tcBorders>
              <w:top w:val="nil"/>
              <w:left w:val="single" w:sz="4" w:space="0" w:color="auto"/>
              <w:bottom w:val="nil"/>
              <w:right w:val="single" w:sz="4" w:space="0" w:color="auto"/>
            </w:tcBorders>
          </w:tcPr>
          <w:p w14:paraId="678047BF" w14:textId="32FB4913" w:rsidR="00BC7543" w:rsidRPr="00C40436" w:rsidRDefault="00BC7543" w:rsidP="008C42C4">
            <w:pPr>
              <w:spacing w:before="20" w:after="20"/>
              <w:ind w:right="-8"/>
              <w:rPr>
                <w:rFonts w:eastAsia="ヒラギノ明朝 Pro W6"/>
              </w:rPr>
            </w:pPr>
            <w:r w:rsidRPr="00C40436">
              <w:rPr>
                <w:rFonts w:eastAsia="ヒラギノ明朝 Pro W6"/>
              </w:rPr>
              <w:t>luke/n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3F4D5D67" w14:textId="77777777" w:rsidR="00BC7543" w:rsidRPr="00C40436" w:rsidRDefault="00BC7543" w:rsidP="008C42C4">
            <w:pPr>
              <w:spacing w:before="20" w:after="20"/>
              <w:ind w:right="-8"/>
              <w:rPr>
                <w:rFonts w:eastAsia="ヒラギノ明朝 Pro W6"/>
              </w:rPr>
            </w:pPr>
            <w:r w:rsidRPr="00C40436">
              <w:rPr>
                <w:rFonts w:eastAsia="ヒラギノ明朝 Pro W6"/>
              </w:rPr>
              <w:t>lu</w:t>
            </w:r>
            <w:r>
              <w:rPr>
                <w:rFonts w:eastAsia="ヒラギノ明朝 Pro W6"/>
              </w:rPr>
              <w:t>(</w:t>
            </w:r>
            <w:r w:rsidRPr="00C40436">
              <w:rPr>
                <w:rFonts w:eastAsia="ヒラギノ明朝 Pro W6"/>
              </w:rPr>
              <w:t>j)e/ttava</w:t>
            </w:r>
          </w:p>
        </w:tc>
        <w:tc>
          <w:tcPr>
            <w:tcW w:w="1394" w:type="dxa"/>
            <w:tcBorders>
              <w:top w:val="nil"/>
              <w:left w:val="single" w:sz="4" w:space="0" w:color="auto"/>
              <w:bottom w:val="nil"/>
              <w:right w:val="single" w:sz="4" w:space="0" w:color="auto"/>
            </w:tcBorders>
          </w:tcPr>
          <w:p w14:paraId="16050B4B" w14:textId="77777777" w:rsidR="00BC7543" w:rsidRPr="00C40436" w:rsidRDefault="00BC7543" w:rsidP="008C42C4">
            <w:pPr>
              <w:spacing w:before="20" w:after="20"/>
              <w:ind w:right="-8"/>
              <w:rPr>
                <w:rFonts w:eastAsia="ヒラギノ明朝 Pro W6"/>
              </w:rPr>
            </w:pPr>
            <w:r w:rsidRPr="00C40436">
              <w:rPr>
                <w:rFonts w:eastAsia="ヒラギノ明朝 Pro W6"/>
              </w:rPr>
              <w:t>lu</w:t>
            </w:r>
            <w:r>
              <w:rPr>
                <w:rFonts w:eastAsia="ヒラギノ明朝 Pro W6"/>
              </w:rPr>
              <w:t>(</w:t>
            </w:r>
            <w:r w:rsidRPr="00C40436">
              <w:rPr>
                <w:rFonts w:eastAsia="ヒラギノ明朝 Pro W6"/>
              </w:rPr>
              <w:t>j)e/ttu</w:t>
            </w:r>
          </w:p>
        </w:tc>
      </w:tr>
      <w:tr w:rsidR="00BC7543" w:rsidRPr="00A95D68" w14:paraId="0BD574BD" w14:textId="77777777" w:rsidTr="008C42C4">
        <w:tc>
          <w:tcPr>
            <w:tcW w:w="1800" w:type="dxa"/>
            <w:tcBorders>
              <w:top w:val="nil"/>
              <w:left w:val="single" w:sz="4" w:space="0" w:color="auto"/>
              <w:bottom w:val="nil"/>
              <w:right w:val="single" w:sz="4" w:space="0" w:color="auto"/>
            </w:tcBorders>
            <w:shd w:val="clear" w:color="auto" w:fill="auto"/>
          </w:tcPr>
          <w:p w14:paraId="37F424DD" w14:textId="77777777" w:rsidR="00BC7543" w:rsidRPr="00B970E5" w:rsidRDefault="00BC7543" w:rsidP="008C42C4">
            <w:pPr>
              <w:spacing w:before="20" w:after="20"/>
              <w:ind w:right="-8"/>
              <w:rPr>
                <w:rFonts w:eastAsia="ヒラギノ明朝 Pro W6"/>
              </w:rPr>
            </w:pPr>
            <w:r w:rsidRPr="000945B9">
              <w:rPr>
                <w:rFonts w:eastAsia="ヒラギノ明朝 Pro W6"/>
                <w:i/>
              </w:rPr>
              <w:t>i</w:t>
            </w:r>
            <w:r w:rsidRPr="00B970E5">
              <w:rPr>
                <w:rFonts w:eastAsia="ヒラギノ明朝 Pro W6"/>
              </w:rPr>
              <w:t>-rankaiset</w:t>
            </w:r>
          </w:p>
        </w:tc>
        <w:tc>
          <w:tcPr>
            <w:tcW w:w="1310" w:type="dxa"/>
            <w:tcBorders>
              <w:top w:val="nil"/>
              <w:left w:val="single" w:sz="4" w:space="0" w:color="auto"/>
              <w:bottom w:val="nil"/>
              <w:right w:val="single" w:sz="4" w:space="0" w:color="auto"/>
            </w:tcBorders>
          </w:tcPr>
          <w:p w14:paraId="2C370409" w14:textId="77777777" w:rsidR="00BC7543" w:rsidRPr="00C40436" w:rsidRDefault="00BC7543" w:rsidP="008C42C4">
            <w:pPr>
              <w:spacing w:before="20" w:after="20"/>
              <w:ind w:right="-8"/>
              <w:rPr>
                <w:rFonts w:eastAsia="ヒラギノ明朝 Pro W6"/>
              </w:rPr>
            </w:pPr>
            <w:r w:rsidRPr="00C40436">
              <w:rPr>
                <w:rFonts w:eastAsia="ヒラギノ明朝 Pro W6"/>
              </w:rPr>
              <w:t>soppi/it ~ sopi/a</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55A28743" w14:textId="77777777" w:rsidR="00BC7543" w:rsidRPr="00C40436" w:rsidRDefault="00BC7543" w:rsidP="008C42C4">
            <w:pPr>
              <w:spacing w:before="20" w:after="20"/>
              <w:ind w:right="-8"/>
              <w:rPr>
                <w:rFonts w:eastAsia="ヒラギノ明朝 Pro W6"/>
              </w:rPr>
            </w:pPr>
            <w:r w:rsidRPr="00C40436">
              <w:rPr>
                <w:rFonts w:eastAsia="ヒラギノ明朝 Pro W6"/>
              </w:rPr>
              <w:t>soppii/va ~ sopi/va</w:t>
            </w:r>
          </w:p>
        </w:tc>
        <w:tc>
          <w:tcPr>
            <w:tcW w:w="1440" w:type="dxa"/>
            <w:tcBorders>
              <w:top w:val="nil"/>
              <w:left w:val="single" w:sz="4" w:space="0" w:color="auto"/>
              <w:bottom w:val="nil"/>
              <w:right w:val="single" w:sz="4" w:space="0" w:color="auto"/>
            </w:tcBorders>
          </w:tcPr>
          <w:p w14:paraId="572C05CE" w14:textId="6D2F2801" w:rsidR="00BC7543" w:rsidRPr="00C40436" w:rsidRDefault="00BC7543" w:rsidP="008C42C4">
            <w:pPr>
              <w:spacing w:before="20" w:after="20"/>
              <w:ind w:right="-8"/>
              <w:rPr>
                <w:rFonts w:eastAsia="ヒラギノ明朝 Pro W6"/>
              </w:rPr>
            </w:pPr>
            <w:r w:rsidRPr="00C40436">
              <w:rPr>
                <w:rFonts w:eastAsia="ヒラギノ明朝 Pro W6"/>
              </w:rPr>
              <w:t>sopi/n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4EE7A253" w14:textId="77777777" w:rsidR="00BC7543" w:rsidRPr="00C40436" w:rsidRDefault="00BC7543" w:rsidP="008C42C4">
            <w:pPr>
              <w:spacing w:before="20" w:after="20"/>
              <w:ind w:right="-8"/>
              <w:rPr>
                <w:rFonts w:eastAsia="ヒラギノ明朝 Pro W6"/>
              </w:rPr>
            </w:pPr>
            <w:r w:rsidRPr="00C40436">
              <w:rPr>
                <w:rFonts w:eastAsia="ヒラギノ明朝 Pro W6"/>
              </w:rPr>
              <w:t>sovi/ttava</w:t>
            </w:r>
          </w:p>
        </w:tc>
        <w:tc>
          <w:tcPr>
            <w:tcW w:w="1394" w:type="dxa"/>
            <w:tcBorders>
              <w:top w:val="nil"/>
              <w:left w:val="single" w:sz="4" w:space="0" w:color="auto"/>
              <w:bottom w:val="nil"/>
              <w:right w:val="single" w:sz="4" w:space="0" w:color="auto"/>
            </w:tcBorders>
          </w:tcPr>
          <w:p w14:paraId="274B38F9" w14:textId="77777777" w:rsidR="00BC7543" w:rsidRPr="00C40436" w:rsidRDefault="00BC7543" w:rsidP="008C42C4">
            <w:pPr>
              <w:spacing w:before="20" w:after="20"/>
              <w:ind w:right="-8"/>
              <w:rPr>
                <w:rFonts w:eastAsia="ヒラギノ明朝 Pro W6"/>
              </w:rPr>
            </w:pPr>
            <w:r w:rsidRPr="00C40436">
              <w:rPr>
                <w:rFonts w:eastAsia="ヒラギノ明朝 Pro W6"/>
              </w:rPr>
              <w:t>sovi/ttu</w:t>
            </w:r>
          </w:p>
        </w:tc>
      </w:tr>
      <w:tr w:rsidR="00BC7543" w:rsidRPr="00A95D68" w14:paraId="6726C8A6" w14:textId="77777777" w:rsidTr="008C42C4">
        <w:trPr>
          <w:trHeight w:val="628"/>
        </w:trPr>
        <w:tc>
          <w:tcPr>
            <w:tcW w:w="1800" w:type="dxa"/>
            <w:vMerge w:val="restart"/>
            <w:tcBorders>
              <w:top w:val="nil"/>
              <w:left w:val="single" w:sz="4" w:space="0" w:color="auto"/>
              <w:right w:val="single" w:sz="4" w:space="0" w:color="auto"/>
            </w:tcBorders>
            <w:shd w:val="clear" w:color="auto" w:fill="auto"/>
          </w:tcPr>
          <w:p w14:paraId="16EC26B1" w14:textId="5EC8981B" w:rsidR="00BC7543" w:rsidRPr="00B970E5" w:rsidRDefault="00BC7543" w:rsidP="008C42C4">
            <w:pPr>
              <w:spacing w:before="20" w:after="20"/>
              <w:ind w:right="-8"/>
              <w:rPr>
                <w:rFonts w:eastAsia="ヒラギノ明朝 Pro W6"/>
              </w:rPr>
            </w:pPr>
            <w:r w:rsidRPr="000945B9">
              <w:rPr>
                <w:rFonts w:eastAsia="ヒラギノ明朝 Pro W6"/>
                <w:i/>
              </w:rPr>
              <w:t>O-</w:t>
            </w:r>
            <w:r w:rsidR="001B127A" w:rsidRPr="001B127A">
              <w:rPr>
                <w:rFonts w:eastAsia="ヒラギノ明朝 Pro W6"/>
              </w:rPr>
              <w:t>,</w:t>
            </w:r>
            <w:r w:rsidRPr="000945B9">
              <w:rPr>
                <w:rFonts w:eastAsia="ヒラギノ明朝 Pro W6"/>
                <w:i/>
              </w:rPr>
              <w:t xml:space="preserve"> U</w:t>
            </w:r>
            <w:r w:rsidRPr="00B970E5">
              <w:rPr>
                <w:rFonts w:eastAsia="ヒラギノ明朝 Pro W6"/>
              </w:rPr>
              <w:t>-rankaiset</w:t>
            </w:r>
          </w:p>
        </w:tc>
        <w:tc>
          <w:tcPr>
            <w:tcW w:w="1310" w:type="dxa"/>
            <w:tcBorders>
              <w:top w:val="nil"/>
              <w:left w:val="single" w:sz="4" w:space="0" w:color="auto"/>
              <w:bottom w:val="nil"/>
              <w:right w:val="single" w:sz="4" w:space="0" w:color="auto"/>
            </w:tcBorders>
          </w:tcPr>
          <w:p w14:paraId="7C951855" w14:textId="77777777" w:rsidR="00BC7543" w:rsidRPr="00C40436" w:rsidRDefault="00BC7543" w:rsidP="008C42C4">
            <w:pPr>
              <w:spacing w:before="20" w:after="20"/>
              <w:ind w:right="-8"/>
              <w:rPr>
                <w:rFonts w:eastAsia="ヒラギノ明朝 Pro W6"/>
              </w:rPr>
            </w:pPr>
            <w:r w:rsidRPr="00C40436">
              <w:rPr>
                <w:rFonts w:eastAsia="ヒラギノ明朝 Pro W6"/>
              </w:rPr>
              <w:t>katto/ot ~ katto/a</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7ED37261" w14:textId="77777777" w:rsidR="00BC7543" w:rsidRPr="00C40436" w:rsidRDefault="00BC7543" w:rsidP="008C42C4">
            <w:pPr>
              <w:spacing w:before="20" w:after="20"/>
              <w:ind w:right="-8"/>
              <w:rPr>
                <w:rFonts w:eastAsia="ヒラギノ明朝 Pro W6"/>
              </w:rPr>
            </w:pPr>
            <w:r w:rsidRPr="00C40436">
              <w:rPr>
                <w:rFonts w:eastAsia="ヒラギノ明朝 Pro W6"/>
              </w:rPr>
              <w:t>kattoova ~ katto/va</w:t>
            </w:r>
          </w:p>
        </w:tc>
        <w:tc>
          <w:tcPr>
            <w:tcW w:w="1440" w:type="dxa"/>
            <w:tcBorders>
              <w:top w:val="nil"/>
              <w:left w:val="single" w:sz="4" w:space="0" w:color="auto"/>
              <w:bottom w:val="nil"/>
              <w:right w:val="single" w:sz="4" w:space="0" w:color="auto"/>
            </w:tcBorders>
          </w:tcPr>
          <w:p w14:paraId="10D7FD09" w14:textId="451EA0DB" w:rsidR="00BC7543" w:rsidRPr="00C40436" w:rsidRDefault="00BC7543" w:rsidP="008C42C4">
            <w:pPr>
              <w:spacing w:before="20" w:after="20"/>
              <w:ind w:right="-8"/>
              <w:rPr>
                <w:rFonts w:eastAsia="ヒラギノ明朝 Pro W6"/>
              </w:rPr>
            </w:pPr>
            <w:r w:rsidRPr="00C40436">
              <w:rPr>
                <w:rFonts w:eastAsia="ヒラギノ明朝 Pro W6"/>
              </w:rPr>
              <w:t>katto/n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4912F73E" w14:textId="77777777" w:rsidR="00BC7543" w:rsidRPr="00C40436" w:rsidRDefault="00BC7543" w:rsidP="008C42C4">
            <w:pPr>
              <w:spacing w:before="20" w:after="20"/>
              <w:ind w:right="-8"/>
              <w:rPr>
                <w:rFonts w:eastAsia="ヒラギノ明朝 Pro W6"/>
              </w:rPr>
            </w:pPr>
            <w:r>
              <w:rPr>
                <w:rFonts w:eastAsia="ヒラギノ明朝 Pro W6"/>
              </w:rPr>
              <w:t>katto/tta</w:t>
            </w:r>
            <w:r w:rsidRPr="00C40436">
              <w:rPr>
                <w:rFonts w:eastAsia="ヒラギノ明朝 Pro W6"/>
              </w:rPr>
              <w:t>va</w:t>
            </w:r>
          </w:p>
        </w:tc>
        <w:tc>
          <w:tcPr>
            <w:tcW w:w="1394" w:type="dxa"/>
            <w:tcBorders>
              <w:top w:val="nil"/>
              <w:left w:val="single" w:sz="4" w:space="0" w:color="auto"/>
              <w:bottom w:val="nil"/>
              <w:right w:val="single" w:sz="4" w:space="0" w:color="auto"/>
            </w:tcBorders>
          </w:tcPr>
          <w:p w14:paraId="77A3EF78" w14:textId="77777777" w:rsidR="00BC7543" w:rsidRPr="00C40436" w:rsidRDefault="00BC7543" w:rsidP="008C42C4">
            <w:pPr>
              <w:spacing w:before="20" w:after="20"/>
              <w:ind w:right="-8"/>
              <w:rPr>
                <w:rFonts w:eastAsia="ヒラギノ明朝 Pro W6"/>
              </w:rPr>
            </w:pPr>
            <w:r w:rsidRPr="00C40436">
              <w:rPr>
                <w:rFonts w:eastAsia="ヒラギノ明朝 Pro W6"/>
              </w:rPr>
              <w:t>katto/ttu</w:t>
            </w:r>
          </w:p>
        </w:tc>
      </w:tr>
      <w:tr w:rsidR="00BC7543" w:rsidRPr="00A95D68" w14:paraId="4F4BC4CD" w14:textId="77777777" w:rsidTr="008C42C4">
        <w:trPr>
          <w:trHeight w:val="628"/>
        </w:trPr>
        <w:tc>
          <w:tcPr>
            <w:tcW w:w="1800" w:type="dxa"/>
            <w:vMerge/>
            <w:tcBorders>
              <w:left w:val="single" w:sz="4" w:space="0" w:color="auto"/>
              <w:bottom w:val="nil"/>
              <w:right w:val="single" w:sz="4" w:space="0" w:color="auto"/>
            </w:tcBorders>
            <w:shd w:val="clear" w:color="auto" w:fill="auto"/>
          </w:tcPr>
          <w:p w14:paraId="55EC8476"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6DA27BE1" w14:textId="77777777" w:rsidR="00BC7543" w:rsidRPr="00C40436" w:rsidRDefault="00BC7543" w:rsidP="008C42C4">
            <w:pPr>
              <w:spacing w:before="20" w:after="20"/>
              <w:ind w:right="-8"/>
              <w:rPr>
                <w:rFonts w:eastAsia="ヒラギノ明朝 Pro W6"/>
              </w:rPr>
            </w:pPr>
            <w:r w:rsidRPr="00C40436">
              <w:rPr>
                <w:rFonts w:eastAsia="ヒラギノ明朝 Pro W6"/>
              </w:rPr>
              <w:t>näkky/yt ~ näky/ä</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0D775EDA" w14:textId="77777777" w:rsidR="00BC7543" w:rsidRPr="00C40436" w:rsidRDefault="00BC7543" w:rsidP="008C42C4">
            <w:pPr>
              <w:spacing w:before="20" w:after="20"/>
              <w:ind w:right="-8"/>
              <w:rPr>
                <w:rFonts w:eastAsia="ヒラギノ明朝 Pro W6"/>
              </w:rPr>
            </w:pPr>
            <w:r w:rsidRPr="00C40436">
              <w:rPr>
                <w:rFonts w:eastAsia="ヒラギノ明朝 Pro W6"/>
              </w:rPr>
              <w:t>näkkyy/vä ~ näky/vä</w:t>
            </w:r>
          </w:p>
        </w:tc>
        <w:tc>
          <w:tcPr>
            <w:tcW w:w="1440" w:type="dxa"/>
            <w:tcBorders>
              <w:top w:val="nil"/>
              <w:left w:val="single" w:sz="4" w:space="0" w:color="auto"/>
              <w:bottom w:val="nil"/>
              <w:right w:val="single" w:sz="4" w:space="0" w:color="auto"/>
            </w:tcBorders>
          </w:tcPr>
          <w:p w14:paraId="377E8B44" w14:textId="430DBA04" w:rsidR="00BC7543" w:rsidRPr="00C40436" w:rsidRDefault="00BC7543" w:rsidP="008C42C4">
            <w:pPr>
              <w:spacing w:before="20" w:after="20"/>
              <w:ind w:right="-8"/>
              <w:rPr>
                <w:rFonts w:eastAsia="ヒラギノ明朝 Pro W6"/>
              </w:rPr>
            </w:pPr>
            <w:r w:rsidRPr="00C40436">
              <w:rPr>
                <w:rFonts w:eastAsia="ヒラギノ明朝 Pro W6"/>
              </w:rPr>
              <w:t>näky/n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0CB180C7" w14:textId="77777777" w:rsidR="00BC7543" w:rsidRPr="00C40436" w:rsidRDefault="00BC7543" w:rsidP="008C42C4">
            <w:pPr>
              <w:spacing w:before="20" w:after="20"/>
              <w:ind w:right="-8"/>
              <w:rPr>
                <w:rFonts w:eastAsia="ヒラギノ明朝 Pro W6"/>
              </w:rPr>
            </w:pPr>
            <w:r w:rsidRPr="00C40436">
              <w:rPr>
                <w:rFonts w:eastAsia="ヒラギノ明朝 Pro W6"/>
              </w:rPr>
              <w:t>nä</w:t>
            </w:r>
            <w:r>
              <w:rPr>
                <w:rFonts w:eastAsia="ヒラギノ明朝 Pro W6"/>
              </w:rPr>
              <w:t>(</w:t>
            </w:r>
            <w:r w:rsidRPr="00C40436">
              <w:rPr>
                <w:rFonts w:eastAsia="ヒラギノ明朝 Pro W6"/>
              </w:rPr>
              <w:t>v)y/ttävä</w:t>
            </w:r>
          </w:p>
        </w:tc>
        <w:tc>
          <w:tcPr>
            <w:tcW w:w="1394" w:type="dxa"/>
            <w:tcBorders>
              <w:top w:val="nil"/>
              <w:left w:val="single" w:sz="4" w:space="0" w:color="auto"/>
              <w:bottom w:val="nil"/>
              <w:right w:val="single" w:sz="4" w:space="0" w:color="auto"/>
            </w:tcBorders>
          </w:tcPr>
          <w:p w14:paraId="10A61A4D" w14:textId="77777777" w:rsidR="00BC7543" w:rsidRPr="00C40436" w:rsidRDefault="00BC7543" w:rsidP="008C42C4">
            <w:pPr>
              <w:spacing w:before="20" w:after="20"/>
              <w:ind w:right="-8"/>
              <w:rPr>
                <w:rFonts w:eastAsia="ヒラギノ明朝 Pro W6"/>
              </w:rPr>
            </w:pPr>
            <w:r w:rsidRPr="00C40436">
              <w:rPr>
                <w:rFonts w:eastAsia="ヒラギノ明朝 Pro W6"/>
              </w:rPr>
              <w:t>nä</w:t>
            </w:r>
            <w:r>
              <w:rPr>
                <w:rFonts w:eastAsia="ヒラギノ明朝 Pro W6"/>
              </w:rPr>
              <w:t>(</w:t>
            </w:r>
            <w:r w:rsidRPr="00C40436">
              <w:rPr>
                <w:rFonts w:eastAsia="ヒラギノ明朝 Pro W6"/>
              </w:rPr>
              <w:t>v)y/tty</w:t>
            </w:r>
          </w:p>
        </w:tc>
      </w:tr>
      <w:tr w:rsidR="00BC7543" w:rsidRPr="00A95D68" w14:paraId="6B3D91EC" w14:textId="77777777" w:rsidTr="008C42C4">
        <w:trPr>
          <w:trHeight w:val="353"/>
        </w:trPr>
        <w:tc>
          <w:tcPr>
            <w:tcW w:w="1800" w:type="dxa"/>
            <w:vMerge w:val="restart"/>
            <w:tcBorders>
              <w:top w:val="nil"/>
              <w:left w:val="single" w:sz="4" w:space="0" w:color="auto"/>
              <w:right w:val="single" w:sz="4" w:space="0" w:color="auto"/>
            </w:tcBorders>
            <w:shd w:val="clear" w:color="auto" w:fill="auto"/>
          </w:tcPr>
          <w:p w14:paraId="28C9DB98" w14:textId="77777777" w:rsidR="00BC7543" w:rsidRPr="00B970E5" w:rsidRDefault="00BC7543" w:rsidP="008C42C4">
            <w:pPr>
              <w:spacing w:before="20" w:after="20"/>
              <w:ind w:right="-8"/>
              <w:rPr>
                <w:rFonts w:eastAsia="ヒラギノ明朝 Pro W6"/>
              </w:rPr>
            </w:pPr>
            <w:r w:rsidRPr="000945B9">
              <w:rPr>
                <w:rFonts w:eastAsia="ヒラギノ明朝 Pro W6"/>
                <w:i/>
              </w:rPr>
              <w:t>A</w:t>
            </w:r>
            <w:r w:rsidRPr="00B970E5">
              <w:rPr>
                <w:rFonts w:eastAsia="ヒラギノ明朝 Pro W6"/>
              </w:rPr>
              <w:t>-rankaiset</w:t>
            </w:r>
          </w:p>
        </w:tc>
        <w:tc>
          <w:tcPr>
            <w:tcW w:w="1310" w:type="dxa"/>
            <w:tcBorders>
              <w:top w:val="nil"/>
              <w:left w:val="single" w:sz="4" w:space="0" w:color="auto"/>
              <w:bottom w:val="nil"/>
              <w:right w:val="single" w:sz="4" w:space="0" w:color="auto"/>
            </w:tcBorders>
          </w:tcPr>
          <w:p w14:paraId="62FA1801" w14:textId="77777777" w:rsidR="00BC7543" w:rsidRPr="00C40436" w:rsidRDefault="00BC7543" w:rsidP="008C42C4">
            <w:pPr>
              <w:spacing w:before="20" w:after="20"/>
              <w:ind w:right="-8"/>
              <w:rPr>
                <w:rFonts w:eastAsia="ヒラギノ明朝 Pro W6"/>
              </w:rPr>
            </w:pPr>
            <w:r w:rsidRPr="00C40436">
              <w:rPr>
                <w:rFonts w:eastAsia="ヒラギノ明朝 Pro W6"/>
              </w:rPr>
              <w:t>luotta/a</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2F77CAA3" w14:textId="079BE929" w:rsidR="00BC7543" w:rsidRPr="00C40436" w:rsidRDefault="00BC7543" w:rsidP="00382F77">
            <w:pPr>
              <w:spacing w:before="20" w:after="20"/>
              <w:ind w:right="-8"/>
              <w:rPr>
                <w:rFonts w:eastAsia="ヒラギノ明朝 Pro W6"/>
              </w:rPr>
            </w:pPr>
            <w:r w:rsidRPr="00C40436">
              <w:rPr>
                <w:rFonts w:eastAsia="ヒラギノ明朝 Pro W6"/>
              </w:rPr>
              <w:t>luotta</w:t>
            </w:r>
            <w:r w:rsidR="00382F77">
              <w:rPr>
                <w:rFonts w:eastAsia="ヒラギノ明朝 Pro W6"/>
              </w:rPr>
              <w:t>(</w:t>
            </w:r>
            <w:r w:rsidR="00235AC9">
              <w:rPr>
                <w:rFonts w:eastAsia="ヒラギノ明朝 Pro W6"/>
              </w:rPr>
              <w:t>a</w:t>
            </w:r>
            <w:r w:rsidR="00382F77">
              <w:rPr>
                <w:rFonts w:eastAsia="ヒラギノ明朝 Pro W6"/>
              </w:rPr>
              <w:t>)</w:t>
            </w:r>
            <w:r w:rsidRPr="00C40436">
              <w:rPr>
                <w:rFonts w:eastAsia="ヒラギノ明朝 Pro W6"/>
              </w:rPr>
              <w:t>/va</w:t>
            </w:r>
          </w:p>
        </w:tc>
        <w:tc>
          <w:tcPr>
            <w:tcW w:w="1440" w:type="dxa"/>
            <w:tcBorders>
              <w:top w:val="nil"/>
              <w:left w:val="single" w:sz="4" w:space="0" w:color="auto"/>
              <w:bottom w:val="nil"/>
              <w:right w:val="single" w:sz="4" w:space="0" w:color="auto"/>
            </w:tcBorders>
          </w:tcPr>
          <w:p w14:paraId="21A594C0" w14:textId="00A5F7BC" w:rsidR="00BC7543" w:rsidRPr="00C40436" w:rsidRDefault="00BC7543" w:rsidP="008C42C4">
            <w:pPr>
              <w:spacing w:before="20" w:after="20"/>
              <w:ind w:right="-8"/>
              <w:rPr>
                <w:rFonts w:eastAsia="ヒラギノ明朝 Pro W6"/>
              </w:rPr>
            </w:pPr>
            <w:r w:rsidRPr="00C40436">
              <w:rPr>
                <w:rFonts w:eastAsia="ヒラギノ明朝 Pro W6"/>
              </w:rPr>
              <w:t>luotta/n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684852CE" w14:textId="77777777" w:rsidR="00BC7543" w:rsidRPr="00C40436" w:rsidRDefault="00BC7543" w:rsidP="008C42C4">
            <w:pPr>
              <w:spacing w:before="20" w:after="20"/>
              <w:ind w:right="-8"/>
              <w:rPr>
                <w:rFonts w:eastAsia="ヒラギノ明朝 Pro W6"/>
              </w:rPr>
            </w:pPr>
            <w:r w:rsidRPr="00C40436">
              <w:rPr>
                <w:rFonts w:eastAsia="ヒラギノ明朝 Pro W6"/>
              </w:rPr>
              <w:t>luote/ttava</w:t>
            </w:r>
          </w:p>
        </w:tc>
        <w:tc>
          <w:tcPr>
            <w:tcW w:w="1394" w:type="dxa"/>
            <w:tcBorders>
              <w:top w:val="nil"/>
              <w:left w:val="single" w:sz="4" w:space="0" w:color="auto"/>
              <w:bottom w:val="nil"/>
              <w:right w:val="single" w:sz="4" w:space="0" w:color="auto"/>
            </w:tcBorders>
          </w:tcPr>
          <w:p w14:paraId="399D867F" w14:textId="77777777" w:rsidR="00BC7543" w:rsidRPr="00C40436" w:rsidRDefault="00BC7543" w:rsidP="008C42C4">
            <w:pPr>
              <w:spacing w:before="20" w:after="20"/>
              <w:ind w:right="-8"/>
              <w:rPr>
                <w:rFonts w:eastAsia="ヒラギノ明朝 Pro W6"/>
              </w:rPr>
            </w:pPr>
            <w:r w:rsidRPr="00C40436">
              <w:rPr>
                <w:rFonts w:eastAsia="ヒラギノ明朝 Pro W6"/>
              </w:rPr>
              <w:t>luote/ttu</w:t>
            </w:r>
          </w:p>
        </w:tc>
      </w:tr>
      <w:tr w:rsidR="00BC7543" w:rsidRPr="00A95D68" w14:paraId="529B5352" w14:textId="77777777" w:rsidTr="008C42C4">
        <w:trPr>
          <w:trHeight w:val="351"/>
        </w:trPr>
        <w:tc>
          <w:tcPr>
            <w:tcW w:w="1800" w:type="dxa"/>
            <w:vMerge/>
            <w:tcBorders>
              <w:left w:val="single" w:sz="4" w:space="0" w:color="auto"/>
              <w:right w:val="single" w:sz="4" w:space="0" w:color="auto"/>
            </w:tcBorders>
            <w:shd w:val="clear" w:color="auto" w:fill="auto"/>
          </w:tcPr>
          <w:p w14:paraId="3413F821"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7D22EB51" w14:textId="77777777" w:rsidR="00BC7543" w:rsidRPr="00C40436" w:rsidRDefault="00BC7543" w:rsidP="008C42C4">
            <w:pPr>
              <w:spacing w:before="20" w:after="20"/>
              <w:ind w:right="-8"/>
              <w:rPr>
                <w:rFonts w:eastAsia="ヒラギノ明朝 Pro W6"/>
              </w:rPr>
            </w:pPr>
            <w:r w:rsidRPr="00C40436">
              <w:rPr>
                <w:rFonts w:eastAsia="ヒラギノ明朝 Pro W6"/>
              </w:rPr>
              <w:t>lent</w:t>
            </w:r>
            <w:r>
              <w:rPr>
                <w:rFonts w:eastAsia="ヒラギノ明朝 Pro W6"/>
              </w:rPr>
              <w:t>(</w:t>
            </w:r>
            <w:r w:rsidRPr="00C40436">
              <w:rPr>
                <w:rFonts w:eastAsia="ヒラギノ明朝 Pro W6"/>
              </w:rPr>
              <w:t>t)ä/ä</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3FAA80C1" w14:textId="77777777" w:rsidR="00BC7543" w:rsidRPr="00C40436" w:rsidRDefault="00BC7543" w:rsidP="008C42C4">
            <w:pPr>
              <w:spacing w:before="20" w:after="20"/>
              <w:ind w:right="-8"/>
              <w:rPr>
                <w:rFonts w:eastAsia="ヒラギノ明朝 Pro W6"/>
              </w:rPr>
            </w:pPr>
            <w:r w:rsidRPr="00C40436">
              <w:rPr>
                <w:rFonts w:eastAsia="ヒラギノ明朝 Pro W6"/>
              </w:rPr>
              <w:t>lenttää/vä ~ lentä/vä</w:t>
            </w:r>
          </w:p>
        </w:tc>
        <w:tc>
          <w:tcPr>
            <w:tcW w:w="1440" w:type="dxa"/>
            <w:tcBorders>
              <w:top w:val="nil"/>
              <w:left w:val="single" w:sz="4" w:space="0" w:color="auto"/>
              <w:bottom w:val="nil"/>
              <w:right w:val="single" w:sz="4" w:space="0" w:color="auto"/>
            </w:tcBorders>
          </w:tcPr>
          <w:p w14:paraId="0B1A4F8C" w14:textId="7A1D9753" w:rsidR="00BC7543" w:rsidRPr="00C40436" w:rsidRDefault="00BC7543" w:rsidP="008C42C4">
            <w:pPr>
              <w:spacing w:before="20" w:after="20"/>
              <w:ind w:right="-8"/>
              <w:rPr>
                <w:rFonts w:eastAsia="ヒラギノ明朝 Pro W6"/>
              </w:rPr>
            </w:pPr>
            <w:r w:rsidRPr="00C40436">
              <w:rPr>
                <w:rFonts w:eastAsia="ヒラギノ明朝 Pro W6"/>
              </w:rPr>
              <w:t>lentä/n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0B6A62C3" w14:textId="77777777" w:rsidR="00BC7543" w:rsidRPr="00C40436" w:rsidRDefault="00BC7543" w:rsidP="008C42C4">
            <w:pPr>
              <w:spacing w:before="20" w:after="20"/>
              <w:ind w:right="-8"/>
              <w:rPr>
                <w:rFonts w:eastAsia="ヒラギノ明朝 Pro W6"/>
              </w:rPr>
            </w:pPr>
            <w:r w:rsidRPr="00C40436">
              <w:rPr>
                <w:rFonts w:eastAsia="ヒラギノ明朝 Pro W6"/>
              </w:rPr>
              <w:t>lenne/ttävä</w:t>
            </w:r>
          </w:p>
        </w:tc>
        <w:tc>
          <w:tcPr>
            <w:tcW w:w="1394" w:type="dxa"/>
            <w:tcBorders>
              <w:top w:val="nil"/>
              <w:left w:val="single" w:sz="4" w:space="0" w:color="auto"/>
              <w:bottom w:val="nil"/>
              <w:right w:val="single" w:sz="4" w:space="0" w:color="auto"/>
            </w:tcBorders>
          </w:tcPr>
          <w:p w14:paraId="0B5B8F76" w14:textId="77777777" w:rsidR="00BC7543" w:rsidRPr="00C40436" w:rsidRDefault="00BC7543" w:rsidP="008C42C4">
            <w:pPr>
              <w:spacing w:before="20" w:after="20"/>
              <w:ind w:right="-8"/>
              <w:rPr>
                <w:rFonts w:eastAsia="ヒラギノ明朝 Pro W6"/>
              </w:rPr>
            </w:pPr>
            <w:r w:rsidRPr="00C40436">
              <w:rPr>
                <w:rFonts w:eastAsia="ヒラギノ明朝 Pro W6"/>
              </w:rPr>
              <w:t>lenne/tty</w:t>
            </w:r>
          </w:p>
        </w:tc>
      </w:tr>
      <w:tr w:rsidR="00BC7543" w:rsidRPr="00A95D68" w14:paraId="695FF892" w14:textId="77777777" w:rsidTr="00B861F9">
        <w:trPr>
          <w:trHeight w:val="351"/>
        </w:trPr>
        <w:tc>
          <w:tcPr>
            <w:tcW w:w="1800" w:type="dxa"/>
            <w:vMerge/>
            <w:tcBorders>
              <w:left w:val="single" w:sz="4" w:space="0" w:color="auto"/>
              <w:bottom w:val="nil"/>
              <w:right w:val="single" w:sz="4" w:space="0" w:color="auto"/>
            </w:tcBorders>
            <w:shd w:val="clear" w:color="auto" w:fill="auto"/>
          </w:tcPr>
          <w:p w14:paraId="2BD84622"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23075BEC" w14:textId="77777777" w:rsidR="00BC7543" w:rsidRPr="00C40436" w:rsidRDefault="00BC7543" w:rsidP="008C42C4">
            <w:pPr>
              <w:spacing w:before="20" w:after="20"/>
              <w:ind w:right="-8"/>
              <w:rPr>
                <w:rFonts w:eastAsia="ヒラギノ明朝 Pro W6"/>
              </w:rPr>
            </w:pPr>
            <w:r w:rsidRPr="00C40436">
              <w:rPr>
                <w:rFonts w:eastAsia="ヒラギノ明朝 Pro W6"/>
              </w:rPr>
              <w:t>varasta/a</w:t>
            </w:r>
            <w:r>
              <w:rPr>
                <w:rFonts w:eastAsia="ヒラギノ明朝 Pro W6"/>
              </w:rPr>
              <w:t>(</w:t>
            </w:r>
            <w:r w:rsidRPr="00C40436">
              <w:rPr>
                <w:rFonts w:eastAsia="ヒラギノ明朝 Pro W6"/>
              </w:rPr>
              <w:t>t)</w:t>
            </w:r>
          </w:p>
        </w:tc>
        <w:tc>
          <w:tcPr>
            <w:tcW w:w="1660" w:type="dxa"/>
            <w:tcBorders>
              <w:top w:val="nil"/>
              <w:left w:val="single" w:sz="4" w:space="0" w:color="auto"/>
              <w:bottom w:val="nil"/>
              <w:right w:val="single" w:sz="4" w:space="0" w:color="auto"/>
            </w:tcBorders>
          </w:tcPr>
          <w:p w14:paraId="6C5E30D8" w14:textId="09F3B31C" w:rsidR="00BC7543" w:rsidRPr="00C40436" w:rsidRDefault="00BC7543" w:rsidP="008C42C4">
            <w:pPr>
              <w:spacing w:before="20" w:after="20"/>
              <w:ind w:right="-8"/>
              <w:rPr>
                <w:rFonts w:eastAsia="ヒラギノ明朝 Pro W6"/>
              </w:rPr>
            </w:pPr>
            <w:r w:rsidRPr="00C40436">
              <w:rPr>
                <w:rFonts w:eastAsia="ヒラギノ明朝 Pro W6"/>
              </w:rPr>
              <w:t>varasta</w:t>
            </w:r>
            <w:r w:rsidR="00382F77">
              <w:rPr>
                <w:rFonts w:eastAsia="ヒラギノ明朝 Pro W6"/>
              </w:rPr>
              <w:t>(a)</w:t>
            </w:r>
            <w:r w:rsidRPr="00C40436">
              <w:rPr>
                <w:rFonts w:eastAsia="ヒラギノ明朝 Pro W6"/>
              </w:rPr>
              <w:t>/va</w:t>
            </w:r>
          </w:p>
        </w:tc>
        <w:tc>
          <w:tcPr>
            <w:tcW w:w="1440" w:type="dxa"/>
            <w:tcBorders>
              <w:top w:val="nil"/>
              <w:left w:val="single" w:sz="4" w:space="0" w:color="auto"/>
              <w:bottom w:val="nil"/>
              <w:right w:val="single" w:sz="4" w:space="0" w:color="auto"/>
            </w:tcBorders>
          </w:tcPr>
          <w:p w14:paraId="7484AC93" w14:textId="5C43358D" w:rsidR="00BC7543" w:rsidRPr="00C40436" w:rsidRDefault="00BC7543" w:rsidP="008C42C4">
            <w:pPr>
              <w:spacing w:before="20" w:after="20"/>
              <w:ind w:right="-8"/>
              <w:rPr>
                <w:rFonts w:eastAsia="ヒラギノ明朝 Pro W6"/>
              </w:rPr>
            </w:pPr>
            <w:r w:rsidRPr="00C40436">
              <w:rPr>
                <w:rFonts w:eastAsia="ヒラギノ明朝 Pro W6"/>
              </w:rPr>
              <w:t>varasta/nn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20DD8900" w14:textId="77777777" w:rsidR="00BC7543" w:rsidRPr="00C40436" w:rsidRDefault="00BC7543" w:rsidP="008C42C4">
            <w:pPr>
              <w:spacing w:before="20" w:after="20"/>
              <w:ind w:right="-8"/>
              <w:rPr>
                <w:rFonts w:eastAsia="ヒラギノ明朝 Pro W6"/>
              </w:rPr>
            </w:pPr>
            <w:r w:rsidRPr="00C40436">
              <w:rPr>
                <w:rFonts w:eastAsia="ヒラギノ明朝 Pro W6"/>
              </w:rPr>
              <w:t>varaste/ttava</w:t>
            </w:r>
          </w:p>
        </w:tc>
        <w:tc>
          <w:tcPr>
            <w:tcW w:w="1394" w:type="dxa"/>
            <w:tcBorders>
              <w:top w:val="nil"/>
              <w:left w:val="single" w:sz="4" w:space="0" w:color="auto"/>
              <w:bottom w:val="nil"/>
              <w:right w:val="single" w:sz="4" w:space="0" w:color="auto"/>
            </w:tcBorders>
          </w:tcPr>
          <w:p w14:paraId="6DDD99BE" w14:textId="77777777" w:rsidR="00BC7543" w:rsidRPr="00C40436" w:rsidRDefault="00BC7543" w:rsidP="008C42C4">
            <w:pPr>
              <w:spacing w:before="20" w:after="20"/>
              <w:ind w:right="-8"/>
              <w:rPr>
                <w:rFonts w:eastAsia="ヒラギノ明朝 Pro W6"/>
              </w:rPr>
            </w:pPr>
            <w:r w:rsidRPr="00C40436">
              <w:rPr>
                <w:rFonts w:eastAsia="ヒラギノ明朝 Pro W6"/>
              </w:rPr>
              <w:t>varaste/ttu</w:t>
            </w:r>
          </w:p>
        </w:tc>
      </w:tr>
      <w:tr w:rsidR="00B861F9" w:rsidRPr="00A95D68" w14:paraId="0B0936EF" w14:textId="77777777" w:rsidTr="00B861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vMerge w:val="restart"/>
            <w:tcBorders>
              <w:top w:val="nil"/>
              <w:left w:val="single" w:sz="4" w:space="0" w:color="auto"/>
              <w:right w:val="single" w:sz="4" w:space="0" w:color="auto"/>
            </w:tcBorders>
            <w:shd w:val="clear" w:color="auto" w:fill="auto"/>
          </w:tcPr>
          <w:p w14:paraId="23C4270D" w14:textId="7DBEE07C" w:rsidR="00B861F9" w:rsidRDefault="00B861F9" w:rsidP="008C42C4">
            <w:pPr>
              <w:spacing w:before="20" w:after="20"/>
              <w:ind w:right="-8"/>
              <w:rPr>
                <w:rFonts w:eastAsia="ヒラギノ明朝 Pro W6"/>
              </w:rPr>
            </w:pPr>
            <w:r>
              <w:rPr>
                <w:rFonts w:eastAsia="ヒラギノ明朝 Pro W6"/>
              </w:rPr>
              <w:t>2.b Siirtymärankaiset</w:t>
            </w:r>
          </w:p>
        </w:tc>
        <w:tc>
          <w:tcPr>
            <w:tcW w:w="1310" w:type="dxa"/>
            <w:tcBorders>
              <w:top w:val="nil"/>
              <w:left w:val="single" w:sz="4" w:space="0" w:color="auto"/>
              <w:bottom w:val="nil"/>
              <w:right w:val="single" w:sz="4" w:space="0" w:color="auto"/>
            </w:tcBorders>
          </w:tcPr>
          <w:p w14:paraId="371AF311" w14:textId="2531C824" w:rsidR="00B861F9" w:rsidRPr="00C40436" w:rsidRDefault="00B861F9" w:rsidP="008C42C4">
            <w:pPr>
              <w:spacing w:before="20" w:after="20"/>
              <w:ind w:right="-8"/>
              <w:rPr>
                <w:rFonts w:eastAsia="ヒラギノ明朝 Pro W6"/>
              </w:rPr>
            </w:pPr>
            <w:r>
              <w:rPr>
                <w:rFonts w:eastAsia="ヒラギノ明朝 Pro W6"/>
              </w:rPr>
              <w:t>ajattele/a(t)</w:t>
            </w:r>
          </w:p>
        </w:tc>
        <w:tc>
          <w:tcPr>
            <w:tcW w:w="1660" w:type="dxa"/>
            <w:tcBorders>
              <w:top w:val="nil"/>
              <w:left w:val="single" w:sz="4" w:space="0" w:color="auto"/>
              <w:bottom w:val="nil"/>
              <w:right w:val="single" w:sz="4" w:space="0" w:color="auto"/>
            </w:tcBorders>
          </w:tcPr>
          <w:p w14:paraId="1FEBA8BF" w14:textId="1F4BC07C" w:rsidR="00B861F9" w:rsidRPr="00C40436" w:rsidRDefault="00B861F9" w:rsidP="008C42C4">
            <w:pPr>
              <w:spacing w:before="20" w:after="20"/>
              <w:ind w:right="-8"/>
              <w:rPr>
                <w:rFonts w:eastAsia="ヒラギノ明朝 Pro W6"/>
              </w:rPr>
            </w:pPr>
            <w:r w:rsidRPr="00C40436">
              <w:rPr>
                <w:rFonts w:eastAsia="ヒラギノ明朝 Pro W6"/>
              </w:rPr>
              <w:t>ajattele/va</w:t>
            </w:r>
          </w:p>
        </w:tc>
        <w:tc>
          <w:tcPr>
            <w:tcW w:w="1440" w:type="dxa"/>
            <w:tcBorders>
              <w:top w:val="nil"/>
              <w:left w:val="single" w:sz="4" w:space="0" w:color="auto"/>
              <w:bottom w:val="nil"/>
              <w:right w:val="single" w:sz="4" w:space="0" w:color="auto"/>
            </w:tcBorders>
          </w:tcPr>
          <w:p w14:paraId="2EB56B7F" w14:textId="4AF482CC" w:rsidR="00B861F9" w:rsidRPr="00C40436" w:rsidRDefault="00B861F9" w:rsidP="008C42C4">
            <w:pPr>
              <w:spacing w:before="20" w:after="20"/>
              <w:ind w:right="-8"/>
              <w:rPr>
                <w:rFonts w:eastAsia="ヒラギノ明朝 Pro W6"/>
              </w:rPr>
            </w:pPr>
            <w:r>
              <w:rPr>
                <w:rFonts w:eastAsia="ヒラギノ明朝 Pro W6"/>
              </w:rPr>
              <w:t>ajattele/nu(t)</w:t>
            </w:r>
          </w:p>
        </w:tc>
        <w:tc>
          <w:tcPr>
            <w:tcW w:w="1530" w:type="dxa"/>
            <w:tcBorders>
              <w:top w:val="nil"/>
              <w:left w:val="single" w:sz="4" w:space="0" w:color="auto"/>
              <w:bottom w:val="nil"/>
              <w:right w:val="single" w:sz="4" w:space="0" w:color="auto"/>
            </w:tcBorders>
          </w:tcPr>
          <w:p w14:paraId="00E9C540" w14:textId="65273838" w:rsidR="00B861F9" w:rsidRPr="00C40436" w:rsidRDefault="00B861F9" w:rsidP="008C42C4">
            <w:pPr>
              <w:spacing w:before="20" w:after="20"/>
              <w:ind w:right="-8"/>
              <w:rPr>
                <w:rFonts w:eastAsia="ヒラギノ明朝 Pro W6"/>
              </w:rPr>
            </w:pPr>
            <w:r>
              <w:rPr>
                <w:rFonts w:eastAsia="ヒラギノ明朝 Pro W6"/>
              </w:rPr>
              <w:t>ajattele/ttava</w:t>
            </w:r>
          </w:p>
        </w:tc>
        <w:tc>
          <w:tcPr>
            <w:tcW w:w="1394" w:type="dxa"/>
            <w:tcBorders>
              <w:top w:val="nil"/>
              <w:left w:val="single" w:sz="4" w:space="0" w:color="auto"/>
              <w:bottom w:val="nil"/>
              <w:right w:val="single" w:sz="4" w:space="0" w:color="auto"/>
            </w:tcBorders>
          </w:tcPr>
          <w:p w14:paraId="2340E11F" w14:textId="0B087298" w:rsidR="00B861F9" w:rsidRPr="00C40436" w:rsidRDefault="00B861F9" w:rsidP="008C42C4">
            <w:pPr>
              <w:spacing w:before="20" w:after="20"/>
              <w:ind w:right="-8"/>
              <w:rPr>
                <w:rFonts w:eastAsia="ヒラギノ明朝 Pro W6"/>
              </w:rPr>
            </w:pPr>
            <w:r>
              <w:rPr>
                <w:rFonts w:eastAsia="ヒラギノ明朝 Pro W6"/>
              </w:rPr>
              <w:t>ajattele/ttu</w:t>
            </w:r>
          </w:p>
        </w:tc>
      </w:tr>
      <w:tr w:rsidR="00B861F9" w:rsidRPr="00A95D68" w14:paraId="65859F40" w14:textId="77777777" w:rsidTr="00B861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vMerge/>
            <w:tcBorders>
              <w:left w:val="single" w:sz="4" w:space="0" w:color="auto"/>
              <w:right w:val="single" w:sz="4" w:space="0" w:color="auto"/>
            </w:tcBorders>
            <w:shd w:val="clear" w:color="auto" w:fill="auto"/>
          </w:tcPr>
          <w:p w14:paraId="4862BB9F" w14:textId="77777777" w:rsidR="00B861F9" w:rsidRDefault="00B861F9"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0EC49350" w14:textId="01D7E067" w:rsidR="00B861F9" w:rsidRPr="00C40436" w:rsidRDefault="00B861F9" w:rsidP="008C42C4">
            <w:pPr>
              <w:spacing w:before="20" w:after="20"/>
              <w:ind w:right="-8"/>
              <w:rPr>
                <w:rFonts w:eastAsia="ヒラギノ明朝 Pro W6"/>
              </w:rPr>
            </w:pPr>
            <w:r>
              <w:rPr>
                <w:rFonts w:eastAsia="ヒラギノ明朝 Pro W6"/>
              </w:rPr>
              <w:t>aukase/a(t)</w:t>
            </w:r>
          </w:p>
        </w:tc>
        <w:tc>
          <w:tcPr>
            <w:tcW w:w="1660" w:type="dxa"/>
            <w:tcBorders>
              <w:top w:val="nil"/>
              <w:left w:val="single" w:sz="4" w:space="0" w:color="auto"/>
              <w:bottom w:val="nil"/>
              <w:right w:val="single" w:sz="4" w:space="0" w:color="auto"/>
            </w:tcBorders>
          </w:tcPr>
          <w:p w14:paraId="265421A8" w14:textId="32BFBDAB" w:rsidR="00B861F9" w:rsidRPr="00C40436" w:rsidRDefault="00B861F9" w:rsidP="00DA3343">
            <w:pPr>
              <w:spacing w:before="20" w:after="20"/>
              <w:ind w:right="-8"/>
              <w:rPr>
                <w:rFonts w:eastAsia="ヒラギノ明朝 Pro W6"/>
              </w:rPr>
            </w:pPr>
            <w:r w:rsidRPr="00C40436">
              <w:rPr>
                <w:rFonts w:eastAsia="ヒラギノ明朝 Pro W6"/>
              </w:rPr>
              <w:t>auka</w:t>
            </w:r>
            <w:r>
              <w:rPr>
                <w:rFonts w:eastAsia="ヒラギノ明朝 Pro W6"/>
              </w:rPr>
              <w:t>se</w:t>
            </w:r>
            <w:r w:rsidRPr="00C40436">
              <w:rPr>
                <w:rFonts w:eastAsia="ヒラギノ明朝 Pro W6"/>
              </w:rPr>
              <w:t>/va</w:t>
            </w:r>
          </w:p>
        </w:tc>
        <w:tc>
          <w:tcPr>
            <w:tcW w:w="1440" w:type="dxa"/>
            <w:tcBorders>
              <w:top w:val="nil"/>
              <w:left w:val="single" w:sz="4" w:space="0" w:color="auto"/>
              <w:bottom w:val="nil"/>
              <w:right w:val="single" w:sz="4" w:space="0" w:color="auto"/>
            </w:tcBorders>
          </w:tcPr>
          <w:p w14:paraId="049BE95A" w14:textId="214AA294" w:rsidR="00B861F9" w:rsidRPr="00C40436" w:rsidRDefault="00B861F9" w:rsidP="008C42C4">
            <w:pPr>
              <w:spacing w:before="20" w:after="20"/>
              <w:ind w:right="-8"/>
              <w:rPr>
                <w:rFonts w:eastAsia="ヒラギノ明朝 Pro W6"/>
              </w:rPr>
            </w:pPr>
            <w:r>
              <w:rPr>
                <w:rFonts w:eastAsia="ヒラギノ明朝 Pro W6"/>
              </w:rPr>
              <w:t>aukase/nnu(t)</w:t>
            </w:r>
          </w:p>
        </w:tc>
        <w:tc>
          <w:tcPr>
            <w:tcW w:w="1530" w:type="dxa"/>
            <w:tcBorders>
              <w:top w:val="nil"/>
              <w:left w:val="single" w:sz="4" w:space="0" w:color="auto"/>
              <w:bottom w:val="nil"/>
              <w:right w:val="single" w:sz="4" w:space="0" w:color="auto"/>
            </w:tcBorders>
          </w:tcPr>
          <w:p w14:paraId="6C53C176" w14:textId="2CA4B37B" w:rsidR="00B861F9" w:rsidRPr="00C40436" w:rsidRDefault="00B861F9" w:rsidP="008C42C4">
            <w:pPr>
              <w:spacing w:before="20" w:after="20"/>
              <w:ind w:right="-8"/>
              <w:rPr>
                <w:rFonts w:eastAsia="ヒラギノ明朝 Pro W6"/>
              </w:rPr>
            </w:pPr>
            <w:r>
              <w:rPr>
                <w:rFonts w:eastAsia="ヒラギノ明朝 Pro W6"/>
              </w:rPr>
              <w:t>aukase/ttava</w:t>
            </w:r>
          </w:p>
        </w:tc>
        <w:tc>
          <w:tcPr>
            <w:tcW w:w="1394" w:type="dxa"/>
            <w:tcBorders>
              <w:top w:val="nil"/>
              <w:left w:val="single" w:sz="4" w:space="0" w:color="auto"/>
              <w:bottom w:val="nil"/>
              <w:right w:val="single" w:sz="4" w:space="0" w:color="auto"/>
            </w:tcBorders>
          </w:tcPr>
          <w:p w14:paraId="6431CCAB" w14:textId="5E20E811" w:rsidR="00B861F9" w:rsidRPr="00C40436" w:rsidRDefault="00B861F9" w:rsidP="008C42C4">
            <w:pPr>
              <w:spacing w:before="20" w:after="20"/>
              <w:ind w:right="-8"/>
              <w:rPr>
                <w:rFonts w:eastAsia="ヒラギノ明朝 Pro W6"/>
              </w:rPr>
            </w:pPr>
            <w:r>
              <w:rPr>
                <w:rFonts w:eastAsia="ヒラギノ明朝 Pro W6"/>
              </w:rPr>
              <w:t>aukase/ttu</w:t>
            </w:r>
          </w:p>
        </w:tc>
      </w:tr>
      <w:tr w:rsidR="00B861F9" w:rsidRPr="00A95D68" w14:paraId="618A2420" w14:textId="77777777" w:rsidTr="00E560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vMerge/>
            <w:tcBorders>
              <w:left w:val="single" w:sz="4" w:space="0" w:color="auto"/>
              <w:right w:val="single" w:sz="4" w:space="0" w:color="auto"/>
            </w:tcBorders>
            <w:shd w:val="clear" w:color="auto" w:fill="auto"/>
          </w:tcPr>
          <w:p w14:paraId="42B4EE2A" w14:textId="77777777" w:rsidR="00B861F9" w:rsidRDefault="00B861F9"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32219E52" w14:textId="51C8824B" w:rsidR="00B861F9" w:rsidRPr="00C40436" w:rsidRDefault="00B861F9" w:rsidP="008C42C4">
            <w:pPr>
              <w:spacing w:before="20" w:after="20"/>
              <w:ind w:right="-8"/>
              <w:rPr>
                <w:rFonts w:eastAsia="ヒラギノ明朝 Pro W6"/>
              </w:rPr>
            </w:pPr>
            <w:r>
              <w:rPr>
                <w:rFonts w:eastAsia="ヒラギノ明朝 Pro W6"/>
              </w:rPr>
              <w:t>kyytitte/ä(t)</w:t>
            </w:r>
          </w:p>
        </w:tc>
        <w:tc>
          <w:tcPr>
            <w:tcW w:w="1660" w:type="dxa"/>
            <w:tcBorders>
              <w:top w:val="nil"/>
              <w:left w:val="single" w:sz="4" w:space="0" w:color="auto"/>
              <w:bottom w:val="nil"/>
              <w:right w:val="single" w:sz="4" w:space="0" w:color="auto"/>
            </w:tcBorders>
          </w:tcPr>
          <w:p w14:paraId="4EC37A31" w14:textId="12D474BF" w:rsidR="00B861F9" w:rsidRPr="00C40436" w:rsidRDefault="00B861F9" w:rsidP="008C42C4">
            <w:pPr>
              <w:spacing w:before="20" w:after="20"/>
              <w:ind w:right="-8"/>
              <w:rPr>
                <w:rFonts w:eastAsia="ヒラギノ明朝 Pro W6"/>
              </w:rPr>
            </w:pPr>
            <w:r w:rsidRPr="00C40436">
              <w:rPr>
                <w:rFonts w:eastAsia="ヒラギノ明朝 Pro W6"/>
              </w:rPr>
              <w:t>kyytitte/vä</w:t>
            </w:r>
          </w:p>
        </w:tc>
        <w:tc>
          <w:tcPr>
            <w:tcW w:w="1440" w:type="dxa"/>
            <w:tcBorders>
              <w:top w:val="nil"/>
              <w:left w:val="single" w:sz="4" w:space="0" w:color="auto"/>
              <w:bottom w:val="nil"/>
              <w:right w:val="single" w:sz="4" w:space="0" w:color="auto"/>
            </w:tcBorders>
          </w:tcPr>
          <w:p w14:paraId="3C3391CD" w14:textId="474BD2C5" w:rsidR="00B861F9" w:rsidRPr="00C40436" w:rsidRDefault="00B861F9" w:rsidP="008C42C4">
            <w:pPr>
              <w:spacing w:before="20" w:after="20"/>
              <w:ind w:right="-8"/>
              <w:rPr>
                <w:rFonts w:eastAsia="ヒラギノ明朝 Pro W6"/>
              </w:rPr>
            </w:pPr>
            <w:r>
              <w:rPr>
                <w:rFonts w:eastAsia="ヒラギノ明朝 Pro W6"/>
              </w:rPr>
              <w:t>kyytitte/nny(t)</w:t>
            </w:r>
          </w:p>
        </w:tc>
        <w:tc>
          <w:tcPr>
            <w:tcW w:w="1530" w:type="dxa"/>
            <w:tcBorders>
              <w:top w:val="nil"/>
              <w:left w:val="single" w:sz="4" w:space="0" w:color="auto"/>
              <w:bottom w:val="nil"/>
              <w:right w:val="single" w:sz="4" w:space="0" w:color="auto"/>
            </w:tcBorders>
          </w:tcPr>
          <w:p w14:paraId="216D43CF" w14:textId="3028C559" w:rsidR="00B861F9" w:rsidRPr="00C40436" w:rsidRDefault="00B861F9" w:rsidP="008C42C4">
            <w:pPr>
              <w:spacing w:before="20" w:after="20"/>
              <w:ind w:right="-8"/>
              <w:rPr>
                <w:rFonts w:eastAsia="ヒラギノ明朝 Pro W6"/>
              </w:rPr>
            </w:pPr>
            <w:r>
              <w:rPr>
                <w:rFonts w:eastAsia="ヒラギノ明朝 Pro W6"/>
              </w:rPr>
              <w:t>kyytitte/ttävä</w:t>
            </w:r>
          </w:p>
        </w:tc>
        <w:tc>
          <w:tcPr>
            <w:tcW w:w="1394" w:type="dxa"/>
            <w:tcBorders>
              <w:top w:val="nil"/>
              <w:left w:val="single" w:sz="4" w:space="0" w:color="auto"/>
              <w:bottom w:val="nil"/>
              <w:right w:val="single" w:sz="4" w:space="0" w:color="auto"/>
            </w:tcBorders>
          </w:tcPr>
          <w:p w14:paraId="77CF29F9" w14:textId="2F73AC84" w:rsidR="00B861F9" w:rsidRPr="00C40436" w:rsidRDefault="00B861F9" w:rsidP="008C42C4">
            <w:pPr>
              <w:spacing w:before="20" w:after="20"/>
              <w:ind w:right="-8"/>
              <w:rPr>
                <w:rFonts w:eastAsia="ヒラギノ明朝 Pro W6"/>
              </w:rPr>
            </w:pPr>
            <w:r>
              <w:rPr>
                <w:rFonts w:eastAsia="ヒラギノ明朝 Pro W6"/>
              </w:rPr>
              <w:t>kyytitte/tty</w:t>
            </w:r>
          </w:p>
        </w:tc>
      </w:tr>
      <w:tr w:rsidR="00B861F9" w:rsidRPr="00A95D68" w14:paraId="1869292D" w14:textId="77777777" w:rsidTr="00B861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vMerge/>
            <w:tcBorders>
              <w:left w:val="single" w:sz="4" w:space="0" w:color="auto"/>
              <w:bottom w:val="nil"/>
              <w:right w:val="single" w:sz="4" w:space="0" w:color="auto"/>
            </w:tcBorders>
            <w:shd w:val="clear" w:color="auto" w:fill="auto"/>
          </w:tcPr>
          <w:p w14:paraId="05E218DD" w14:textId="77777777" w:rsidR="00B861F9" w:rsidRDefault="00B861F9" w:rsidP="008C42C4">
            <w:pPr>
              <w:spacing w:before="20" w:after="20"/>
              <w:ind w:right="-8"/>
              <w:rPr>
                <w:rFonts w:eastAsia="ヒラギノ明朝 Pro W6"/>
              </w:rPr>
            </w:pPr>
          </w:p>
        </w:tc>
        <w:tc>
          <w:tcPr>
            <w:tcW w:w="1310" w:type="dxa"/>
            <w:tcBorders>
              <w:top w:val="nil"/>
              <w:left w:val="single" w:sz="4" w:space="0" w:color="auto"/>
              <w:bottom w:val="single" w:sz="4" w:space="0" w:color="auto"/>
              <w:right w:val="single" w:sz="4" w:space="0" w:color="auto"/>
            </w:tcBorders>
          </w:tcPr>
          <w:p w14:paraId="4DE09BAB" w14:textId="1D0379BF" w:rsidR="00B861F9" w:rsidRDefault="00B861F9" w:rsidP="008C42C4">
            <w:pPr>
              <w:spacing w:before="20" w:after="20"/>
              <w:ind w:right="-8"/>
              <w:rPr>
                <w:rFonts w:eastAsia="ヒラギノ明朝 Pro W6"/>
              </w:rPr>
            </w:pPr>
            <w:r>
              <w:rPr>
                <w:rFonts w:eastAsia="ヒラギノ明朝 Pro W6"/>
              </w:rPr>
              <w:t>likene/ä(t)</w:t>
            </w:r>
          </w:p>
        </w:tc>
        <w:tc>
          <w:tcPr>
            <w:tcW w:w="1660" w:type="dxa"/>
            <w:tcBorders>
              <w:top w:val="nil"/>
              <w:left w:val="single" w:sz="4" w:space="0" w:color="auto"/>
              <w:bottom w:val="single" w:sz="4" w:space="0" w:color="auto"/>
              <w:right w:val="single" w:sz="4" w:space="0" w:color="auto"/>
            </w:tcBorders>
          </w:tcPr>
          <w:p w14:paraId="3CC0D09A" w14:textId="4DD7BF87" w:rsidR="00B861F9" w:rsidRPr="00C40436" w:rsidRDefault="00B861F9" w:rsidP="008C42C4">
            <w:pPr>
              <w:spacing w:before="20" w:after="20"/>
              <w:ind w:right="-8"/>
              <w:rPr>
                <w:rFonts w:eastAsia="ヒラギノ明朝 Pro W6"/>
              </w:rPr>
            </w:pPr>
            <w:r w:rsidRPr="00C40436">
              <w:rPr>
                <w:rFonts w:eastAsia="ヒラギノ明朝 Pro W6"/>
              </w:rPr>
              <w:t>likene/vä</w:t>
            </w:r>
          </w:p>
        </w:tc>
        <w:tc>
          <w:tcPr>
            <w:tcW w:w="1440" w:type="dxa"/>
            <w:tcBorders>
              <w:top w:val="nil"/>
              <w:left w:val="single" w:sz="4" w:space="0" w:color="auto"/>
              <w:bottom w:val="single" w:sz="4" w:space="0" w:color="auto"/>
              <w:right w:val="single" w:sz="4" w:space="0" w:color="auto"/>
            </w:tcBorders>
          </w:tcPr>
          <w:p w14:paraId="4C0F89D9" w14:textId="42E1A296" w:rsidR="00B861F9" w:rsidRPr="00C40436" w:rsidRDefault="00B861F9" w:rsidP="008C42C4">
            <w:pPr>
              <w:spacing w:before="20" w:after="20"/>
              <w:ind w:right="-8"/>
              <w:rPr>
                <w:rFonts w:eastAsia="ヒラギノ明朝 Pro W6"/>
              </w:rPr>
            </w:pPr>
            <w:r>
              <w:rPr>
                <w:rFonts w:eastAsia="ヒラギノ明朝 Pro W6"/>
              </w:rPr>
              <w:t>likene/nny(t)</w:t>
            </w:r>
          </w:p>
        </w:tc>
        <w:tc>
          <w:tcPr>
            <w:tcW w:w="1530" w:type="dxa"/>
            <w:tcBorders>
              <w:top w:val="nil"/>
              <w:left w:val="single" w:sz="4" w:space="0" w:color="auto"/>
              <w:bottom w:val="single" w:sz="4" w:space="0" w:color="auto"/>
              <w:right w:val="single" w:sz="4" w:space="0" w:color="auto"/>
            </w:tcBorders>
          </w:tcPr>
          <w:p w14:paraId="0B2824E0" w14:textId="2727B2F0" w:rsidR="00B861F9" w:rsidRPr="00C40436" w:rsidRDefault="00B861F9" w:rsidP="008C42C4">
            <w:pPr>
              <w:spacing w:before="20" w:after="20"/>
              <w:ind w:right="-8"/>
              <w:rPr>
                <w:rFonts w:eastAsia="ヒラギノ明朝 Pro W6"/>
              </w:rPr>
            </w:pPr>
            <w:r>
              <w:rPr>
                <w:rFonts w:eastAsia="ヒラギノ明朝 Pro W6"/>
              </w:rPr>
              <w:t>likene/ttävä</w:t>
            </w:r>
          </w:p>
        </w:tc>
        <w:tc>
          <w:tcPr>
            <w:tcW w:w="1394" w:type="dxa"/>
            <w:tcBorders>
              <w:top w:val="nil"/>
              <w:left w:val="single" w:sz="4" w:space="0" w:color="auto"/>
              <w:bottom w:val="single" w:sz="4" w:space="0" w:color="auto"/>
              <w:right w:val="single" w:sz="4" w:space="0" w:color="auto"/>
            </w:tcBorders>
          </w:tcPr>
          <w:p w14:paraId="1E1B4D17" w14:textId="03AE23B7" w:rsidR="00B861F9" w:rsidRPr="00C40436" w:rsidRDefault="00B861F9" w:rsidP="008C42C4">
            <w:pPr>
              <w:spacing w:before="20" w:after="20"/>
              <w:ind w:right="-8"/>
              <w:rPr>
                <w:rFonts w:eastAsia="ヒラギノ明朝 Pro W6"/>
              </w:rPr>
            </w:pPr>
            <w:r>
              <w:rPr>
                <w:rFonts w:eastAsia="ヒラギノ明朝 Pro W6"/>
              </w:rPr>
              <w:t>likene/tty</w:t>
            </w:r>
          </w:p>
        </w:tc>
      </w:tr>
      <w:tr w:rsidR="00BC7543" w:rsidRPr="00A95D68" w14:paraId="4CDE952D" w14:textId="77777777" w:rsidTr="00B861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tcBorders>
              <w:top w:val="single" w:sz="4" w:space="0" w:color="auto"/>
              <w:left w:val="single" w:sz="4" w:space="0" w:color="auto"/>
              <w:bottom w:val="nil"/>
              <w:right w:val="single" w:sz="4" w:space="0" w:color="auto"/>
            </w:tcBorders>
            <w:shd w:val="clear" w:color="auto" w:fill="auto"/>
          </w:tcPr>
          <w:p w14:paraId="3E8EBFC1" w14:textId="0A079348" w:rsidR="00BC7543" w:rsidRPr="00B970E5" w:rsidRDefault="00D0744E" w:rsidP="008C42C4">
            <w:pPr>
              <w:spacing w:before="20" w:after="20"/>
              <w:ind w:right="-8"/>
              <w:rPr>
                <w:rFonts w:eastAsia="ヒラギノ明朝 Pro W6"/>
              </w:rPr>
            </w:pPr>
            <w:r>
              <w:rPr>
                <w:rFonts w:eastAsia="ヒラギノ明朝 Pro W6"/>
              </w:rPr>
              <w:t xml:space="preserve">3 </w:t>
            </w:r>
            <w:r w:rsidR="006A2905">
              <w:rPr>
                <w:rFonts w:eastAsia="ヒラギノ明朝 Pro W6"/>
              </w:rPr>
              <w:t>Konsonantti</w:t>
            </w:r>
            <w:r w:rsidR="00BC7543" w:rsidRPr="00B970E5">
              <w:rPr>
                <w:rFonts w:eastAsia="ヒラギノ明朝 Pro W6"/>
              </w:rPr>
              <w:t>rankaiset</w:t>
            </w:r>
            <w:r w:rsidR="00B71BA9">
              <w:rPr>
                <w:rFonts w:eastAsia="ヒラギノ明朝 Pro W6"/>
              </w:rPr>
              <w:t xml:space="preserve"> verbit</w:t>
            </w:r>
          </w:p>
        </w:tc>
        <w:tc>
          <w:tcPr>
            <w:tcW w:w="1310" w:type="dxa"/>
            <w:tcBorders>
              <w:top w:val="single" w:sz="4" w:space="0" w:color="auto"/>
              <w:left w:val="single" w:sz="4" w:space="0" w:color="auto"/>
              <w:bottom w:val="nil"/>
              <w:right w:val="single" w:sz="4" w:space="0" w:color="auto"/>
            </w:tcBorders>
          </w:tcPr>
          <w:p w14:paraId="055F1BEB" w14:textId="77777777" w:rsidR="00BC7543" w:rsidRPr="00C40436" w:rsidRDefault="00BC7543" w:rsidP="008C42C4">
            <w:pPr>
              <w:spacing w:before="20" w:after="20"/>
              <w:ind w:right="-8"/>
              <w:rPr>
                <w:rFonts w:eastAsia="ヒラギノ明朝 Pro W6"/>
              </w:rPr>
            </w:pPr>
          </w:p>
        </w:tc>
        <w:tc>
          <w:tcPr>
            <w:tcW w:w="1660" w:type="dxa"/>
            <w:tcBorders>
              <w:top w:val="single" w:sz="4" w:space="0" w:color="auto"/>
              <w:left w:val="single" w:sz="4" w:space="0" w:color="auto"/>
              <w:bottom w:val="nil"/>
              <w:right w:val="single" w:sz="4" w:space="0" w:color="auto"/>
            </w:tcBorders>
          </w:tcPr>
          <w:p w14:paraId="2CBEC0D1" w14:textId="77777777" w:rsidR="00BC7543" w:rsidRPr="00C40436" w:rsidRDefault="00BC7543" w:rsidP="008C42C4">
            <w:pPr>
              <w:spacing w:before="20" w:after="20"/>
              <w:ind w:right="-8"/>
              <w:rPr>
                <w:rFonts w:eastAsia="ヒラギノ明朝 Pro W6"/>
              </w:rPr>
            </w:pPr>
          </w:p>
        </w:tc>
        <w:tc>
          <w:tcPr>
            <w:tcW w:w="1440" w:type="dxa"/>
            <w:tcBorders>
              <w:top w:val="single" w:sz="4" w:space="0" w:color="auto"/>
              <w:left w:val="single" w:sz="4" w:space="0" w:color="auto"/>
              <w:bottom w:val="nil"/>
              <w:right w:val="single" w:sz="4" w:space="0" w:color="auto"/>
            </w:tcBorders>
          </w:tcPr>
          <w:p w14:paraId="2CF7DF7A" w14:textId="77777777" w:rsidR="00BC7543" w:rsidRPr="00C40436" w:rsidRDefault="00BC7543" w:rsidP="008C42C4">
            <w:pPr>
              <w:spacing w:before="20" w:after="20"/>
              <w:ind w:right="-8"/>
              <w:rPr>
                <w:rFonts w:eastAsia="ヒラギノ明朝 Pro W6"/>
              </w:rPr>
            </w:pPr>
          </w:p>
        </w:tc>
        <w:tc>
          <w:tcPr>
            <w:tcW w:w="1530" w:type="dxa"/>
            <w:tcBorders>
              <w:top w:val="single" w:sz="4" w:space="0" w:color="auto"/>
              <w:left w:val="single" w:sz="4" w:space="0" w:color="auto"/>
              <w:bottom w:val="nil"/>
              <w:right w:val="single" w:sz="4" w:space="0" w:color="auto"/>
            </w:tcBorders>
          </w:tcPr>
          <w:p w14:paraId="3C452516" w14:textId="77777777" w:rsidR="00BC7543" w:rsidRPr="00C40436" w:rsidRDefault="00BC7543" w:rsidP="008C42C4">
            <w:pPr>
              <w:spacing w:before="20" w:after="20"/>
              <w:ind w:right="-8"/>
              <w:rPr>
                <w:rFonts w:eastAsia="ヒラギノ明朝 Pro W6"/>
              </w:rPr>
            </w:pPr>
          </w:p>
        </w:tc>
        <w:tc>
          <w:tcPr>
            <w:tcW w:w="1394" w:type="dxa"/>
            <w:tcBorders>
              <w:top w:val="single" w:sz="4" w:space="0" w:color="auto"/>
              <w:left w:val="single" w:sz="4" w:space="0" w:color="auto"/>
              <w:bottom w:val="nil"/>
              <w:right w:val="single" w:sz="4" w:space="0" w:color="auto"/>
            </w:tcBorders>
          </w:tcPr>
          <w:p w14:paraId="43AC87B2" w14:textId="77777777" w:rsidR="00BC7543" w:rsidRPr="00C40436" w:rsidRDefault="00BC7543" w:rsidP="008C42C4">
            <w:pPr>
              <w:spacing w:before="20" w:after="20"/>
              <w:ind w:right="-8"/>
              <w:rPr>
                <w:rFonts w:eastAsia="ヒラギノ明朝 Pro W6"/>
              </w:rPr>
            </w:pPr>
          </w:p>
        </w:tc>
      </w:tr>
      <w:tr w:rsidR="00BC7543" w:rsidRPr="00A95D68" w14:paraId="1E99055F"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3"/>
        </w:trPr>
        <w:tc>
          <w:tcPr>
            <w:tcW w:w="1800" w:type="dxa"/>
            <w:vMerge w:val="restart"/>
            <w:tcBorders>
              <w:top w:val="nil"/>
              <w:left w:val="single" w:sz="4" w:space="0" w:color="auto"/>
              <w:right w:val="single" w:sz="4" w:space="0" w:color="auto"/>
            </w:tcBorders>
            <w:shd w:val="clear" w:color="auto" w:fill="auto"/>
          </w:tcPr>
          <w:p w14:paraId="120DAD34" w14:textId="49F09DED" w:rsidR="00BC7543" w:rsidRPr="00B970E5" w:rsidRDefault="00E46597" w:rsidP="008C42C4">
            <w:pPr>
              <w:spacing w:before="20" w:after="20"/>
              <w:ind w:right="-8"/>
              <w:rPr>
                <w:rFonts w:eastAsia="ヒラギノ明朝 Pro W6"/>
              </w:rPr>
            </w:pPr>
            <w:r>
              <w:rPr>
                <w:rFonts w:eastAsia="ヒラギノ明朝 Pro W6"/>
              </w:rPr>
              <w:t>3.1</w:t>
            </w:r>
            <w:r w:rsidR="00BC7543" w:rsidRPr="00B970E5">
              <w:rPr>
                <w:rFonts w:eastAsia="ヒラギノ明朝 Pro W6"/>
              </w:rPr>
              <w:t xml:space="preserve"> 2-tavuiset</w:t>
            </w:r>
          </w:p>
        </w:tc>
        <w:tc>
          <w:tcPr>
            <w:tcW w:w="1310" w:type="dxa"/>
            <w:tcBorders>
              <w:top w:val="nil"/>
              <w:left w:val="single" w:sz="4" w:space="0" w:color="auto"/>
              <w:bottom w:val="nil"/>
              <w:right w:val="single" w:sz="4" w:space="0" w:color="auto"/>
            </w:tcBorders>
          </w:tcPr>
          <w:p w14:paraId="31BA4CCD" w14:textId="77777777" w:rsidR="00BC7543" w:rsidRPr="00C40436" w:rsidRDefault="00BC7543" w:rsidP="008C42C4">
            <w:pPr>
              <w:spacing w:before="20" w:after="20"/>
              <w:ind w:right="-8"/>
              <w:rPr>
                <w:rFonts w:eastAsia="ヒラギノ明朝 Pro W6"/>
              </w:rPr>
            </w:pPr>
            <w:r w:rsidRPr="00C40436">
              <w:rPr>
                <w:rFonts w:eastAsia="ヒラギノ明朝 Pro W6"/>
              </w:rPr>
              <w:t>ol/la</w:t>
            </w:r>
          </w:p>
        </w:tc>
        <w:tc>
          <w:tcPr>
            <w:tcW w:w="1660" w:type="dxa"/>
            <w:tcBorders>
              <w:top w:val="nil"/>
              <w:left w:val="single" w:sz="4" w:space="0" w:color="auto"/>
              <w:bottom w:val="nil"/>
              <w:right w:val="single" w:sz="4" w:space="0" w:color="auto"/>
            </w:tcBorders>
          </w:tcPr>
          <w:p w14:paraId="5321350E" w14:textId="77777777" w:rsidR="00BC7543" w:rsidRPr="00C40436" w:rsidRDefault="00BC7543" w:rsidP="008C42C4">
            <w:pPr>
              <w:spacing w:before="20" w:after="20"/>
              <w:ind w:right="-8"/>
              <w:rPr>
                <w:rFonts w:eastAsia="ヒラギノ明朝 Pro W6"/>
              </w:rPr>
            </w:pPr>
            <w:r w:rsidRPr="00C40436">
              <w:rPr>
                <w:rFonts w:eastAsia="ヒラギノ明朝 Pro W6"/>
              </w:rPr>
              <w:t>ollee/va ~ ole/va</w:t>
            </w:r>
          </w:p>
        </w:tc>
        <w:tc>
          <w:tcPr>
            <w:tcW w:w="1440" w:type="dxa"/>
            <w:tcBorders>
              <w:top w:val="nil"/>
              <w:left w:val="single" w:sz="4" w:space="0" w:color="auto"/>
              <w:bottom w:val="nil"/>
              <w:right w:val="single" w:sz="4" w:space="0" w:color="auto"/>
            </w:tcBorders>
          </w:tcPr>
          <w:p w14:paraId="3BFD3918" w14:textId="196A44E8" w:rsidR="00BC7543" w:rsidRPr="00C40436" w:rsidRDefault="00BC7543" w:rsidP="008C42C4">
            <w:pPr>
              <w:spacing w:before="20" w:after="20"/>
              <w:ind w:right="-8"/>
              <w:rPr>
                <w:rFonts w:eastAsia="ヒラギノ明朝 Pro W6"/>
              </w:rPr>
            </w:pPr>
            <w:r w:rsidRPr="00C40436">
              <w:rPr>
                <w:rFonts w:eastAsia="ヒラギノ明朝 Pro W6"/>
              </w:rPr>
              <w:t>ol/l</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7C8433D8" w14:textId="77777777" w:rsidR="00BC7543" w:rsidRPr="00C40436" w:rsidRDefault="00BC7543" w:rsidP="008C42C4">
            <w:pPr>
              <w:spacing w:before="20" w:after="20"/>
              <w:ind w:right="-8"/>
              <w:rPr>
                <w:rFonts w:eastAsia="ヒラギノ明朝 Pro W6"/>
              </w:rPr>
            </w:pPr>
            <w:r w:rsidRPr="00C40436">
              <w:rPr>
                <w:rFonts w:eastAsia="ヒラギノ明朝 Pro W6"/>
              </w:rPr>
              <w:t>ol/tava</w:t>
            </w:r>
          </w:p>
        </w:tc>
        <w:tc>
          <w:tcPr>
            <w:tcW w:w="1394" w:type="dxa"/>
            <w:tcBorders>
              <w:top w:val="nil"/>
              <w:left w:val="single" w:sz="4" w:space="0" w:color="auto"/>
              <w:bottom w:val="nil"/>
              <w:right w:val="single" w:sz="4" w:space="0" w:color="auto"/>
            </w:tcBorders>
          </w:tcPr>
          <w:p w14:paraId="76C5D569" w14:textId="77777777" w:rsidR="00BC7543" w:rsidRPr="00C40436" w:rsidRDefault="00BC7543" w:rsidP="008C42C4">
            <w:pPr>
              <w:spacing w:before="20" w:after="20"/>
              <w:ind w:right="-8"/>
              <w:rPr>
                <w:rFonts w:eastAsia="ヒラギノ明朝 Pro W6"/>
              </w:rPr>
            </w:pPr>
            <w:r w:rsidRPr="00C40436">
              <w:rPr>
                <w:rFonts w:eastAsia="ヒラギノ明朝 Pro W6"/>
              </w:rPr>
              <w:t>ol/tu</w:t>
            </w:r>
          </w:p>
        </w:tc>
      </w:tr>
      <w:tr w:rsidR="00BC7543" w:rsidRPr="00A95D68" w14:paraId="3ECC5435"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1800" w:type="dxa"/>
            <w:vMerge/>
            <w:tcBorders>
              <w:left w:val="single" w:sz="4" w:space="0" w:color="auto"/>
              <w:right w:val="single" w:sz="4" w:space="0" w:color="auto"/>
            </w:tcBorders>
            <w:shd w:val="clear" w:color="auto" w:fill="auto"/>
          </w:tcPr>
          <w:p w14:paraId="6F6FDA76"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311CCF9D" w14:textId="77777777" w:rsidR="00BC7543" w:rsidRPr="00C40436" w:rsidRDefault="00BC7543" w:rsidP="008C42C4">
            <w:pPr>
              <w:spacing w:before="20" w:after="20"/>
              <w:ind w:right="-8"/>
              <w:rPr>
                <w:rFonts w:eastAsia="ヒラギノ明朝 Pro W6"/>
              </w:rPr>
            </w:pPr>
            <w:r w:rsidRPr="00C40436">
              <w:rPr>
                <w:rFonts w:eastAsia="ヒラギノ明朝 Pro W6"/>
              </w:rPr>
              <w:t>juos/ta</w:t>
            </w:r>
          </w:p>
        </w:tc>
        <w:tc>
          <w:tcPr>
            <w:tcW w:w="1660" w:type="dxa"/>
            <w:tcBorders>
              <w:top w:val="nil"/>
              <w:left w:val="single" w:sz="4" w:space="0" w:color="auto"/>
              <w:bottom w:val="nil"/>
              <w:right w:val="single" w:sz="4" w:space="0" w:color="auto"/>
            </w:tcBorders>
          </w:tcPr>
          <w:p w14:paraId="39557F7F" w14:textId="77777777" w:rsidR="00BC7543" w:rsidRPr="00C40436" w:rsidRDefault="00BC7543" w:rsidP="008C42C4">
            <w:pPr>
              <w:spacing w:before="20" w:after="20"/>
              <w:ind w:right="-8"/>
              <w:rPr>
                <w:rFonts w:eastAsia="ヒラギノ明朝 Pro W6"/>
              </w:rPr>
            </w:pPr>
            <w:r w:rsidRPr="00C40436">
              <w:rPr>
                <w:rFonts w:eastAsia="ヒラギノ明朝 Pro W6"/>
              </w:rPr>
              <w:t>juokse</w:t>
            </w:r>
            <w:r>
              <w:rPr>
                <w:rFonts w:eastAsia="ヒラギノ明朝 Pro W6"/>
              </w:rPr>
              <w:t>(</w:t>
            </w:r>
            <w:r w:rsidRPr="00C40436">
              <w:rPr>
                <w:rFonts w:eastAsia="ヒラギノ明朝 Pro W6"/>
              </w:rPr>
              <w:t>e)/va</w:t>
            </w:r>
          </w:p>
        </w:tc>
        <w:tc>
          <w:tcPr>
            <w:tcW w:w="1440" w:type="dxa"/>
            <w:tcBorders>
              <w:top w:val="nil"/>
              <w:left w:val="single" w:sz="4" w:space="0" w:color="auto"/>
              <w:bottom w:val="nil"/>
              <w:right w:val="single" w:sz="4" w:space="0" w:color="auto"/>
            </w:tcBorders>
          </w:tcPr>
          <w:p w14:paraId="2008ED3A" w14:textId="1CE2343A" w:rsidR="00BC7543" w:rsidRPr="00C40436" w:rsidRDefault="00BC7543" w:rsidP="008C42C4">
            <w:pPr>
              <w:spacing w:before="20" w:after="20"/>
              <w:ind w:right="-8"/>
              <w:rPr>
                <w:rFonts w:eastAsia="ヒラギノ明朝 Pro W6"/>
              </w:rPr>
            </w:pPr>
            <w:r w:rsidRPr="00C40436">
              <w:rPr>
                <w:rFonts w:eastAsia="ヒラギノ明朝 Pro W6"/>
              </w:rPr>
              <w:t>juos/s</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1181857E" w14:textId="77777777" w:rsidR="00BC7543" w:rsidRPr="00C40436" w:rsidRDefault="00BC7543" w:rsidP="008C42C4">
            <w:pPr>
              <w:spacing w:before="20" w:after="20"/>
              <w:ind w:right="-8"/>
              <w:rPr>
                <w:rFonts w:eastAsia="ヒラギノ明朝 Pro W6"/>
              </w:rPr>
            </w:pPr>
            <w:r w:rsidRPr="00C40436">
              <w:rPr>
                <w:rFonts w:eastAsia="ヒラギノ明朝 Pro W6"/>
              </w:rPr>
              <w:t>juos/tava</w:t>
            </w:r>
          </w:p>
        </w:tc>
        <w:tc>
          <w:tcPr>
            <w:tcW w:w="1394" w:type="dxa"/>
            <w:tcBorders>
              <w:top w:val="nil"/>
              <w:left w:val="single" w:sz="4" w:space="0" w:color="auto"/>
              <w:bottom w:val="nil"/>
              <w:right w:val="single" w:sz="4" w:space="0" w:color="auto"/>
            </w:tcBorders>
          </w:tcPr>
          <w:p w14:paraId="30EAE7D3" w14:textId="77777777" w:rsidR="00BC7543" w:rsidRPr="00C40436" w:rsidRDefault="00BC7543" w:rsidP="008C42C4">
            <w:pPr>
              <w:spacing w:before="20" w:after="20"/>
              <w:ind w:right="-8"/>
              <w:rPr>
                <w:rFonts w:eastAsia="ヒラギノ明朝 Pro W6"/>
              </w:rPr>
            </w:pPr>
            <w:r w:rsidRPr="00C40436">
              <w:rPr>
                <w:rFonts w:eastAsia="ヒラギノ明朝 Pro W6"/>
              </w:rPr>
              <w:t>juos/tu</w:t>
            </w:r>
          </w:p>
        </w:tc>
      </w:tr>
      <w:tr w:rsidR="00BC7543" w:rsidRPr="00A95D68" w14:paraId="2FEA6C6E"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1800" w:type="dxa"/>
            <w:vMerge/>
            <w:tcBorders>
              <w:left w:val="single" w:sz="4" w:space="0" w:color="auto"/>
              <w:bottom w:val="nil"/>
              <w:right w:val="single" w:sz="4" w:space="0" w:color="auto"/>
            </w:tcBorders>
            <w:shd w:val="clear" w:color="auto" w:fill="auto"/>
          </w:tcPr>
          <w:p w14:paraId="3FC744D4"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5AA84F1B" w14:textId="77777777" w:rsidR="00BC7543" w:rsidRPr="00C40436" w:rsidRDefault="00BC7543" w:rsidP="008C42C4">
            <w:pPr>
              <w:spacing w:before="20" w:after="20"/>
              <w:ind w:right="-8"/>
              <w:rPr>
                <w:rFonts w:eastAsia="ヒラギノ明朝 Pro W6"/>
              </w:rPr>
            </w:pPr>
            <w:r w:rsidRPr="00C40436">
              <w:rPr>
                <w:rFonts w:eastAsia="ヒラギノ明朝 Pro W6"/>
              </w:rPr>
              <w:t>näh/đä ~ näh/hä</w:t>
            </w:r>
          </w:p>
        </w:tc>
        <w:tc>
          <w:tcPr>
            <w:tcW w:w="1660" w:type="dxa"/>
            <w:tcBorders>
              <w:top w:val="nil"/>
              <w:left w:val="single" w:sz="4" w:space="0" w:color="auto"/>
              <w:bottom w:val="nil"/>
              <w:right w:val="single" w:sz="4" w:space="0" w:color="auto"/>
            </w:tcBorders>
          </w:tcPr>
          <w:p w14:paraId="05EFB3B3" w14:textId="4298721B" w:rsidR="00BC7543" w:rsidRPr="00C40436" w:rsidRDefault="00BC7543" w:rsidP="00834F2F">
            <w:pPr>
              <w:spacing w:before="20" w:after="20"/>
              <w:ind w:right="-8"/>
              <w:rPr>
                <w:rFonts w:eastAsia="ヒラギノ明朝 Pro W6"/>
              </w:rPr>
            </w:pPr>
            <w:r w:rsidRPr="00C40436">
              <w:rPr>
                <w:rFonts w:eastAsia="ヒラギノ明朝 Pro W6"/>
              </w:rPr>
              <w:t xml:space="preserve">näkkee/vä </w:t>
            </w:r>
            <w:r w:rsidR="00382F77">
              <w:rPr>
                <w:rFonts w:eastAsia="ヒラギノ明朝 Pro W6"/>
              </w:rPr>
              <w:t>~ näkevä</w:t>
            </w:r>
          </w:p>
        </w:tc>
        <w:tc>
          <w:tcPr>
            <w:tcW w:w="1440" w:type="dxa"/>
            <w:tcBorders>
              <w:top w:val="nil"/>
              <w:left w:val="single" w:sz="4" w:space="0" w:color="auto"/>
              <w:bottom w:val="nil"/>
              <w:right w:val="single" w:sz="4" w:space="0" w:color="auto"/>
            </w:tcBorders>
          </w:tcPr>
          <w:p w14:paraId="57CD9B4A" w14:textId="2CFA5489" w:rsidR="00BC7543" w:rsidRPr="00C40436" w:rsidRDefault="00BC7543" w:rsidP="008C42C4">
            <w:pPr>
              <w:spacing w:before="20" w:after="20"/>
              <w:ind w:right="-8"/>
              <w:rPr>
                <w:rFonts w:eastAsia="ヒラギノ明朝 Pro W6"/>
              </w:rPr>
            </w:pPr>
            <w:r w:rsidRPr="00C40436">
              <w:rPr>
                <w:rFonts w:eastAsia="ヒラギノ明朝 Pro W6"/>
              </w:rPr>
              <w:t>näh/n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05CB47BE" w14:textId="77777777" w:rsidR="00BC7543" w:rsidRPr="00C40436" w:rsidRDefault="00BC7543" w:rsidP="008C42C4">
            <w:pPr>
              <w:spacing w:before="20" w:after="20"/>
              <w:ind w:right="-8"/>
              <w:rPr>
                <w:rFonts w:eastAsia="ヒラギノ明朝 Pro W6"/>
              </w:rPr>
            </w:pPr>
            <w:r w:rsidRPr="00C40436">
              <w:rPr>
                <w:rFonts w:eastAsia="ヒラギノ明朝 Pro W6"/>
              </w:rPr>
              <w:t>näh/tävä</w:t>
            </w:r>
          </w:p>
        </w:tc>
        <w:tc>
          <w:tcPr>
            <w:tcW w:w="1394" w:type="dxa"/>
            <w:tcBorders>
              <w:top w:val="nil"/>
              <w:left w:val="single" w:sz="4" w:space="0" w:color="auto"/>
              <w:bottom w:val="nil"/>
              <w:right w:val="single" w:sz="4" w:space="0" w:color="auto"/>
            </w:tcBorders>
          </w:tcPr>
          <w:p w14:paraId="628C000A" w14:textId="77777777" w:rsidR="00BC7543" w:rsidRPr="00C40436" w:rsidRDefault="00BC7543" w:rsidP="008C42C4">
            <w:pPr>
              <w:spacing w:before="20" w:after="20"/>
              <w:ind w:right="-8"/>
              <w:rPr>
                <w:rFonts w:eastAsia="ヒラギノ明朝 Pro W6"/>
              </w:rPr>
            </w:pPr>
            <w:r w:rsidRPr="00C40436">
              <w:rPr>
                <w:rFonts w:eastAsia="ヒラギノ明朝 Pro W6"/>
              </w:rPr>
              <w:t>näh/ty</w:t>
            </w:r>
          </w:p>
        </w:tc>
      </w:tr>
      <w:tr w:rsidR="00BC7543" w:rsidRPr="00A95D68" w14:paraId="65C3C0E0"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4"/>
        </w:trPr>
        <w:tc>
          <w:tcPr>
            <w:tcW w:w="1800" w:type="dxa"/>
            <w:vMerge w:val="restart"/>
            <w:tcBorders>
              <w:top w:val="nil"/>
              <w:left w:val="single" w:sz="4" w:space="0" w:color="auto"/>
              <w:right w:val="single" w:sz="4" w:space="0" w:color="auto"/>
            </w:tcBorders>
            <w:shd w:val="clear" w:color="auto" w:fill="auto"/>
          </w:tcPr>
          <w:p w14:paraId="4F4E87E9" w14:textId="7F536C1F" w:rsidR="00BC7543" w:rsidRPr="00B970E5" w:rsidRDefault="00E46597" w:rsidP="008C42C4">
            <w:pPr>
              <w:spacing w:before="20" w:after="20"/>
              <w:ind w:right="-8"/>
              <w:rPr>
                <w:rFonts w:eastAsia="ヒラギノ明朝 Pro W6"/>
              </w:rPr>
            </w:pPr>
            <w:r>
              <w:rPr>
                <w:rFonts w:eastAsia="ヒラギノ明朝 Pro W6"/>
              </w:rPr>
              <w:t>3.2</w:t>
            </w:r>
            <w:r w:rsidR="00BC7543" w:rsidRPr="00B970E5">
              <w:rPr>
                <w:rFonts w:eastAsia="ヒラギノ明朝 Pro W6"/>
              </w:rPr>
              <w:t xml:space="preserve"> </w:t>
            </w:r>
            <w:r w:rsidR="00BC7543" w:rsidRPr="000945B9">
              <w:rPr>
                <w:rFonts w:eastAsia="ヒラギノ明朝 Pro W6"/>
                <w:i/>
              </w:rPr>
              <w:t>ele</w:t>
            </w:r>
            <w:r w:rsidR="00BC7543" w:rsidRPr="00B970E5">
              <w:rPr>
                <w:rFonts w:eastAsia="ヒラギノ明朝 Pro W6"/>
              </w:rPr>
              <w:t>-verbit</w:t>
            </w:r>
          </w:p>
        </w:tc>
        <w:tc>
          <w:tcPr>
            <w:tcW w:w="1310" w:type="dxa"/>
            <w:tcBorders>
              <w:top w:val="nil"/>
              <w:left w:val="single" w:sz="4" w:space="0" w:color="auto"/>
              <w:bottom w:val="nil"/>
              <w:right w:val="single" w:sz="4" w:space="0" w:color="auto"/>
            </w:tcBorders>
          </w:tcPr>
          <w:p w14:paraId="12C0C838" w14:textId="77777777" w:rsidR="00BC7543" w:rsidRPr="00C40436" w:rsidRDefault="00BC7543" w:rsidP="008C42C4">
            <w:pPr>
              <w:spacing w:before="20" w:after="20"/>
              <w:ind w:right="-8"/>
              <w:rPr>
                <w:rFonts w:eastAsia="ヒラギノ明朝 Pro W6"/>
              </w:rPr>
            </w:pPr>
            <w:r w:rsidRPr="00C40436">
              <w:rPr>
                <w:rFonts w:eastAsia="ヒラギノ明朝 Pro W6"/>
              </w:rPr>
              <w:t>kävel/ä</w:t>
            </w:r>
          </w:p>
        </w:tc>
        <w:tc>
          <w:tcPr>
            <w:tcW w:w="1660" w:type="dxa"/>
            <w:tcBorders>
              <w:top w:val="nil"/>
              <w:left w:val="single" w:sz="4" w:space="0" w:color="auto"/>
              <w:bottom w:val="nil"/>
              <w:right w:val="single" w:sz="4" w:space="0" w:color="auto"/>
            </w:tcBorders>
          </w:tcPr>
          <w:p w14:paraId="08CDC644" w14:textId="77777777" w:rsidR="00BC7543" w:rsidRPr="00C40436" w:rsidRDefault="00BC7543" w:rsidP="008C42C4">
            <w:pPr>
              <w:spacing w:before="20" w:after="20"/>
              <w:ind w:right="-8"/>
              <w:rPr>
                <w:rFonts w:eastAsia="ヒラギノ明朝 Pro W6"/>
              </w:rPr>
            </w:pPr>
            <w:r w:rsidRPr="00C40436">
              <w:rPr>
                <w:rFonts w:eastAsia="ヒラギノ明朝 Pro W6"/>
              </w:rPr>
              <w:t>kävele</w:t>
            </w:r>
            <w:r>
              <w:rPr>
                <w:rFonts w:eastAsia="ヒラギノ明朝 Pro W6"/>
              </w:rPr>
              <w:t>(</w:t>
            </w:r>
            <w:r w:rsidRPr="00C40436">
              <w:rPr>
                <w:rFonts w:eastAsia="ヒラギノ明朝 Pro W6"/>
              </w:rPr>
              <w:t>e)/vä</w:t>
            </w:r>
          </w:p>
        </w:tc>
        <w:tc>
          <w:tcPr>
            <w:tcW w:w="1440" w:type="dxa"/>
            <w:tcBorders>
              <w:top w:val="nil"/>
              <w:left w:val="single" w:sz="4" w:space="0" w:color="auto"/>
              <w:bottom w:val="nil"/>
              <w:right w:val="single" w:sz="4" w:space="0" w:color="auto"/>
            </w:tcBorders>
          </w:tcPr>
          <w:p w14:paraId="593BE1D6" w14:textId="1A89DFD7" w:rsidR="00BC7543" w:rsidRPr="00C40436" w:rsidRDefault="00BC7543" w:rsidP="008C42C4">
            <w:pPr>
              <w:spacing w:before="20" w:after="20"/>
              <w:ind w:right="-8"/>
              <w:rPr>
                <w:rFonts w:eastAsia="ヒラギノ明朝 Pro W6"/>
              </w:rPr>
            </w:pPr>
            <w:r w:rsidRPr="00C40436">
              <w:rPr>
                <w:rFonts w:eastAsia="ヒラギノ明朝 Pro W6"/>
              </w:rPr>
              <w:t>kävel/</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6953C55A" w14:textId="77777777" w:rsidR="00BC7543" w:rsidRPr="00C40436" w:rsidRDefault="00BC7543" w:rsidP="008C42C4">
            <w:pPr>
              <w:spacing w:before="20" w:after="20"/>
              <w:ind w:right="-8"/>
              <w:rPr>
                <w:rFonts w:eastAsia="ヒラギノ明朝 Pro W6"/>
              </w:rPr>
            </w:pPr>
            <w:r w:rsidRPr="00C40436">
              <w:rPr>
                <w:rFonts w:eastAsia="ヒラギノ明朝 Pro W6"/>
              </w:rPr>
              <w:t>kävel/tävä</w:t>
            </w:r>
          </w:p>
        </w:tc>
        <w:tc>
          <w:tcPr>
            <w:tcW w:w="1394" w:type="dxa"/>
            <w:tcBorders>
              <w:top w:val="nil"/>
              <w:left w:val="single" w:sz="4" w:space="0" w:color="auto"/>
              <w:bottom w:val="nil"/>
              <w:right w:val="single" w:sz="4" w:space="0" w:color="auto"/>
            </w:tcBorders>
          </w:tcPr>
          <w:p w14:paraId="4DC6FC24" w14:textId="77777777" w:rsidR="00BC7543" w:rsidRPr="00C40436" w:rsidRDefault="00BC7543" w:rsidP="008C42C4">
            <w:pPr>
              <w:spacing w:before="20" w:after="20"/>
              <w:ind w:right="-8"/>
              <w:rPr>
                <w:rFonts w:eastAsia="ヒラギノ明朝 Pro W6"/>
              </w:rPr>
            </w:pPr>
            <w:r w:rsidRPr="00C40436">
              <w:rPr>
                <w:rFonts w:eastAsia="ヒラギノ明朝 Pro W6"/>
              </w:rPr>
              <w:t>kävel/ty</w:t>
            </w:r>
          </w:p>
        </w:tc>
      </w:tr>
      <w:tr w:rsidR="00D0744E" w:rsidRPr="00A95D68" w14:paraId="6CE9D3FC"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3"/>
        </w:trPr>
        <w:tc>
          <w:tcPr>
            <w:tcW w:w="1800" w:type="dxa"/>
            <w:vMerge/>
            <w:tcBorders>
              <w:left w:val="single" w:sz="4" w:space="0" w:color="auto"/>
              <w:bottom w:val="nil"/>
              <w:right w:val="single" w:sz="4" w:space="0" w:color="auto"/>
            </w:tcBorders>
            <w:shd w:val="clear" w:color="auto" w:fill="auto"/>
          </w:tcPr>
          <w:p w14:paraId="21CB3C60" w14:textId="77777777" w:rsidR="00D0744E" w:rsidRPr="00B970E5" w:rsidRDefault="00D0744E"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0CD7F10A" w14:textId="77777777" w:rsidR="00D0744E" w:rsidRPr="00C40436" w:rsidRDefault="00D0744E" w:rsidP="008C42C4">
            <w:pPr>
              <w:spacing w:before="20" w:after="20"/>
              <w:ind w:right="-8"/>
              <w:rPr>
                <w:rFonts w:eastAsia="ヒラギノ明朝 Pro W6"/>
              </w:rPr>
            </w:pPr>
            <w:r w:rsidRPr="00C40436">
              <w:rPr>
                <w:rFonts w:eastAsia="ヒラギノ明朝 Pro W6"/>
              </w:rPr>
              <w:t>ajatel/la</w:t>
            </w:r>
          </w:p>
        </w:tc>
        <w:tc>
          <w:tcPr>
            <w:tcW w:w="1660" w:type="dxa"/>
            <w:tcBorders>
              <w:top w:val="nil"/>
              <w:left w:val="single" w:sz="4" w:space="0" w:color="auto"/>
              <w:bottom w:val="nil"/>
              <w:right w:val="single" w:sz="4" w:space="0" w:color="auto"/>
            </w:tcBorders>
          </w:tcPr>
          <w:p w14:paraId="5346CF05" w14:textId="7277DB4E" w:rsidR="00D0744E" w:rsidRPr="00C40436" w:rsidRDefault="00D0744E" w:rsidP="008C42C4">
            <w:pPr>
              <w:spacing w:before="20" w:after="20"/>
              <w:ind w:right="-8"/>
              <w:rPr>
                <w:rFonts w:eastAsia="ヒラギノ明朝 Pro W6"/>
              </w:rPr>
            </w:pPr>
            <w:r w:rsidRPr="00C40436">
              <w:rPr>
                <w:rFonts w:eastAsia="ヒラギノ明朝 Pro W6"/>
              </w:rPr>
              <w:t>ajattel</w:t>
            </w:r>
            <w:r w:rsidR="00B173A2">
              <w:rPr>
                <w:rFonts w:eastAsia="ヒラギノ明朝 Pro W6"/>
              </w:rPr>
              <w:t>le</w:t>
            </w:r>
            <w:r w:rsidRPr="00C40436">
              <w:rPr>
                <w:rFonts w:eastAsia="ヒラギノ明朝 Pro W6"/>
              </w:rPr>
              <w:t>e/va</w:t>
            </w:r>
            <w:r w:rsidR="00B173A2">
              <w:rPr>
                <w:rFonts w:eastAsia="ヒラギノ明朝 Pro W6"/>
              </w:rPr>
              <w:t xml:space="preserve"> ~ ajattele/va</w:t>
            </w:r>
          </w:p>
        </w:tc>
        <w:tc>
          <w:tcPr>
            <w:tcW w:w="1440" w:type="dxa"/>
            <w:tcBorders>
              <w:top w:val="nil"/>
              <w:left w:val="single" w:sz="4" w:space="0" w:color="auto"/>
              <w:bottom w:val="nil"/>
              <w:right w:val="single" w:sz="4" w:space="0" w:color="auto"/>
            </w:tcBorders>
          </w:tcPr>
          <w:p w14:paraId="5E80CA1B" w14:textId="365D0D4D" w:rsidR="00D0744E" w:rsidRPr="00C40436" w:rsidRDefault="00D0744E" w:rsidP="008C42C4">
            <w:pPr>
              <w:spacing w:before="20" w:after="20"/>
              <w:ind w:right="-8"/>
              <w:rPr>
                <w:rFonts w:eastAsia="ヒラギノ明朝 Pro W6"/>
              </w:rPr>
            </w:pPr>
            <w:r w:rsidRPr="00C40436">
              <w:rPr>
                <w:rFonts w:eastAsia="ヒラギノ明朝 Pro W6"/>
              </w:rPr>
              <w:t>ajatel/l</w:t>
            </w:r>
            <w:r>
              <w:rPr>
                <w:rFonts w:eastAsia="ヒラギノ明朝 Pro W6"/>
              </w:rPr>
              <w:t>u(t)</w:t>
            </w:r>
          </w:p>
        </w:tc>
        <w:tc>
          <w:tcPr>
            <w:tcW w:w="1530" w:type="dxa"/>
            <w:tcBorders>
              <w:top w:val="nil"/>
              <w:left w:val="single" w:sz="4" w:space="0" w:color="auto"/>
              <w:bottom w:val="nil"/>
              <w:right w:val="single" w:sz="4" w:space="0" w:color="auto"/>
            </w:tcBorders>
          </w:tcPr>
          <w:p w14:paraId="0DD65F1B" w14:textId="77777777" w:rsidR="00D0744E" w:rsidRPr="00C40436" w:rsidRDefault="00D0744E" w:rsidP="008C42C4">
            <w:pPr>
              <w:spacing w:before="20" w:after="20"/>
              <w:ind w:right="-8"/>
              <w:rPr>
                <w:rFonts w:eastAsia="ヒラギノ明朝 Pro W6"/>
              </w:rPr>
            </w:pPr>
            <w:r w:rsidRPr="00C40436">
              <w:rPr>
                <w:rFonts w:eastAsia="ヒラギノ明朝 Pro W6"/>
              </w:rPr>
              <w:t>ajatel/tava</w:t>
            </w:r>
          </w:p>
        </w:tc>
        <w:tc>
          <w:tcPr>
            <w:tcW w:w="1394" w:type="dxa"/>
            <w:tcBorders>
              <w:top w:val="nil"/>
              <w:left w:val="single" w:sz="4" w:space="0" w:color="auto"/>
              <w:bottom w:val="nil"/>
              <w:right w:val="single" w:sz="4" w:space="0" w:color="auto"/>
            </w:tcBorders>
          </w:tcPr>
          <w:p w14:paraId="740B347F" w14:textId="77777777" w:rsidR="00D0744E" w:rsidRPr="00C40436" w:rsidRDefault="00D0744E" w:rsidP="008C42C4">
            <w:pPr>
              <w:spacing w:before="20" w:after="20"/>
              <w:ind w:right="-8"/>
              <w:rPr>
                <w:rFonts w:eastAsia="ヒラギノ明朝 Pro W6"/>
              </w:rPr>
            </w:pPr>
            <w:r w:rsidRPr="00C40436">
              <w:rPr>
                <w:rFonts w:eastAsia="ヒラギノ明朝 Pro W6"/>
              </w:rPr>
              <w:t>ajatel/tu</w:t>
            </w:r>
          </w:p>
        </w:tc>
      </w:tr>
      <w:tr w:rsidR="00D0744E" w:rsidRPr="00A95D68" w14:paraId="0738A4C1"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5"/>
        </w:trPr>
        <w:tc>
          <w:tcPr>
            <w:tcW w:w="1800" w:type="dxa"/>
            <w:vMerge w:val="restart"/>
            <w:tcBorders>
              <w:top w:val="nil"/>
              <w:left w:val="single" w:sz="4" w:space="0" w:color="auto"/>
              <w:right w:val="single" w:sz="4" w:space="0" w:color="auto"/>
            </w:tcBorders>
            <w:shd w:val="clear" w:color="auto" w:fill="auto"/>
          </w:tcPr>
          <w:p w14:paraId="61766175" w14:textId="32ABBF1E" w:rsidR="00D0744E" w:rsidRPr="00B970E5" w:rsidRDefault="00E46597" w:rsidP="008C42C4">
            <w:pPr>
              <w:spacing w:before="20" w:after="20"/>
              <w:ind w:right="-8"/>
              <w:rPr>
                <w:rFonts w:eastAsia="ヒラギノ明朝 Pro W6"/>
              </w:rPr>
            </w:pPr>
            <w:r>
              <w:rPr>
                <w:rFonts w:eastAsia="ヒラギノ明朝 Pro W6"/>
              </w:rPr>
              <w:t>3.3</w:t>
            </w:r>
            <w:r w:rsidR="00D0744E" w:rsidRPr="00B970E5">
              <w:rPr>
                <w:rFonts w:eastAsia="ヒラギノ明朝 Pro W6"/>
              </w:rPr>
              <w:t xml:space="preserve"> </w:t>
            </w:r>
            <w:r w:rsidR="00D0744E" w:rsidRPr="000945B9">
              <w:rPr>
                <w:rFonts w:eastAsia="ヒラギノ明朝 Pro W6"/>
                <w:i/>
              </w:rPr>
              <w:t>A</w:t>
            </w:r>
            <w:r w:rsidR="00D0744E" w:rsidRPr="001B127A">
              <w:rPr>
                <w:rFonts w:eastAsia="ヒラギノ明朝 Pro W6"/>
              </w:rPr>
              <w:t>(</w:t>
            </w:r>
            <w:r w:rsidR="00D0744E" w:rsidRPr="000945B9">
              <w:rPr>
                <w:rFonts w:eastAsia="ヒラギノ明朝 Pro W6"/>
                <w:i/>
              </w:rPr>
              <w:t>i</w:t>
            </w:r>
            <w:r w:rsidR="00D0744E" w:rsidRPr="001B127A">
              <w:rPr>
                <w:rFonts w:eastAsia="ヒラギノ明朝 Pro W6"/>
              </w:rPr>
              <w:t>)</w:t>
            </w:r>
            <w:r w:rsidR="00D0744E" w:rsidRPr="000945B9">
              <w:rPr>
                <w:rFonts w:eastAsia="ヒラギノ明朝 Pro W6"/>
                <w:i/>
              </w:rPr>
              <w:t>se</w:t>
            </w:r>
            <w:r w:rsidR="00D0744E" w:rsidRPr="00B970E5">
              <w:rPr>
                <w:rFonts w:eastAsia="ヒラギノ明朝 Pro W6"/>
              </w:rPr>
              <w:t>- ja i</w:t>
            </w:r>
            <w:r w:rsidR="00D0744E" w:rsidRPr="000945B9">
              <w:rPr>
                <w:rFonts w:eastAsia="ヒラギノ明朝 Pro W6"/>
                <w:i/>
              </w:rPr>
              <w:t>se</w:t>
            </w:r>
            <w:r w:rsidR="00D0744E" w:rsidRPr="00B970E5">
              <w:rPr>
                <w:rFonts w:eastAsia="ヒラギノ明朝 Pro W6"/>
              </w:rPr>
              <w:t>-verbit</w:t>
            </w:r>
          </w:p>
        </w:tc>
        <w:tc>
          <w:tcPr>
            <w:tcW w:w="1310" w:type="dxa"/>
            <w:tcBorders>
              <w:top w:val="nil"/>
              <w:left w:val="single" w:sz="4" w:space="0" w:color="auto"/>
              <w:bottom w:val="nil"/>
              <w:right w:val="single" w:sz="4" w:space="0" w:color="auto"/>
            </w:tcBorders>
          </w:tcPr>
          <w:p w14:paraId="1585A989" w14:textId="77777777" w:rsidR="00D0744E" w:rsidRPr="00C40436" w:rsidRDefault="00D0744E" w:rsidP="008C42C4">
            <w:pPr>
              <w:spacing w:before="20" w:after="20"/>
              <w:ind w:right="-8"/>
              <w:rPr>
                <w:rFonts w:eastAsia="ヒラギノ明朝 Pro W6"/>
              </w:rPr>
            </w:pPr>
            <w:r w:rsidRPr="00C40436">
              <w:rPr>
                <w:rFonts w:eastAsia="ヒラギノ明朝 Pro W6"/>
              </w:rPr>
              <w:t>auka</w:t>
            </w:r>
            <w:r>
              <w:rPr>
                <w:rFonts w:eastAsia="ヒラギノ明朝 Pro W6"/>
              </w:rPr>
              <w:t>(</w:t>
            </w:r>
            <w:r w:rsidRPr="00C40436">
              <w:rPr>
                <w:rFonts w:eastAsia="ヒラギノ明朝 Pro W6"/>
              </w:rPr>
              <w:t>i)s/ta</w:t>
            </w:r>
          </w:p>
        </w:tc>
        <w:tc>
          <w:tcPr>
            <w:tcW w:w="1660" w:type="dxa"/>
            <w:tcBorders>
              <w:top w:val="nil"/>
              <w:left w:val="single" w:sz="4" w:space="0" w:color="auto"/>
              <w:bottom w:val="nil"/>
              <w:right w:val="single" w:sz="4" w:space="0" w:color="auto"/>
            </w:tcBorders>
          </w:tcPr>
          <w:p w14:paraId="43C5B30D" w14:textId="6F5D1736" w:rsidR="00D0744E" w:rsidRPr="00C40436" w:rsidRDefault="00D0744E" w:rsidP="008C42C4">
            <w:pPr>
              <w:spacing w:before="20" w:after="20"/>
              <w:ind w:right="-8"/>
              <w:rPr>
                <w:rFonts w:eastAsia="ヒラギノ明朝 Pro W6"/>
              </w:rPr>
            </w:pPr>
            <w:r w:rsidRPr="00C40436">
              <w:rPr>
                <w:rFonts w:eastAsia="ヒラギノ明朝 Pro W6"/>
              </w:rPr>
              <w:t>auka</w:t>
            </w:r>
            <w:r w:rsidR="00834F2F">
              <w:rPr>
                <w:rFonts w:eastAsia="ヒラギノ明朝 Pro W6"/>
              </w:rPr>
              <w:t>i</w:t>
            </w:r>
            <w:r>
              <w:rPr>
                <w:rFonts w:eastAsia="ヒラギノ明朝 Pro W6"/>
              </w:rPr>
              <w:t>sse</w:t>
            </w:r>
            <w:r w:rsidRPr="00C40436">
              <w:rPr>
                <w:rFonts w:eastAsia="ヒラギノ明朝 Pro W6"/>
              </w:rPr>
              <w:t xml:space="preserve">e/va </w:t>
            </w:r>
            <w:r>
              <w:rPr>
                <w:rFonts w:eastAsia="ヒラギノ明朝 Pro W6"/>
              </w:rPr>
              <w:t>~ aukase/va</w:t>
            </w:r>
          </w:p>
        </w:tc>
        <w:tc>
          <w:tcPr>
            <w:tcW w:w="1440" w:type="dxa"/>
            <w:tcBorders>
              <w:top w:val="nil"/>
              <w:left w:val="single" w:sz="4" w:space="0" w:color="auto"/>
              <w:bottom w:val="nil"/>
              <w:right w:val="single" w:sz="4" w:space="0" w:color="auto"/>
            </w:tcBorders>
          </w:tcPr>
          <w:p w14:paraId="1272E21A" w14:textId="2AD426C7" w:rsidR="00D0744E" w:rsidRPr="00C40436" w:rsidRDefault="00D0744E" w:rsidP="008C42C4">
            <w:pPr>
              <w:spacing w:before="20" w:after="20"/>
              <w:ind w:right="-8"/>
              <w:rPr>
                <w:rFonts w:eastAsia="ヒラギノ明朝 Pro W6"/>
              </w:rPr>
            </w:pPr>
            <w:r w:rsidRPr="00C40436">
              <w:rPr>
                <w:rFonts w:eastAsia="ヒラギノ明朝 Pro W6"/>
              </w:rPr>
              <w:t>auka</w:t>
            </w:r>
            <w:r>
              <w:rPr>
                <w:rFonts w:eastAsia="ヒラギノ明朝 Pro W6"/>
              </w:rPr>
              <w:t>(</w:t>
            </w:r>
            <w:r w:rsidRPr="00C40436">
              <w:rPr>
                <w:rFonts w:eastAsia="ヒラギノ明朝 Pro W6"/>
              </w:rPr>
              <w:t>i)s/s</w:t>
            </w:r>
            <w:r>
              <w:rPr>
                <w:rFonts w:eastAsia="ヒラギノ明朝 Pro W6"/>
              </w:rPr>
              <w:t>u(t)</w:t>
            </w:r>
          </w:p>
        </w:tc>
        <w:tc>
          <w:tcPr>
            <w:tcW w:w="1530" w:type="dxa"/>
            <w:tcBorders>
              <w:top w:val="nil"/>
              <w:left w:val="single" w:sz="4" w:space="0" w:color="auto"/>
              <w:bottom w:val="nil"/>
              <w:right w:val="single" w:sz="4" w:space="0" w:color="auto"/>
            </w:tcBorders>
          </w:tcPr>
          <w:p w14:paraId="5C58B3E5" w14:textId="77777777" w:rsidR="00D0744E" w:rsidRPr="00C40436" w:rsidRDefault="00D0744E" w:rsidP="008C42C4">
            <w:pPr>
              <w:spacing w:before="20" w:after="20"/>
              <w:ind w:right="-8"/>
              <w:rPr>
                <w:rFonts w:eastAsia="ヒラギノ明朝 Pro W6"/>
              </w:rPr>
            </w:pPr>
            <w:r w:rsidRPr="00C40436">
              <w:rPr>
                <w:rFonts w:eastAsia="ヒラギノ明朝 Pro W6"/>
              </w:rPr>
              <w:t>auka</w:t>
            </w:r>
            <w:r>
              <w:rPr>
                <w:rFonts w:eastAsia="ヒラギノ明朝 Pro W6"/>
              </w:rPr>
              <w:t>(</w:t>
            </w:r>
            <w:r w:rsidRPr="00C40436">
              <w:rPr>
                <w:rFonts w:eastAsia="ヒラギノ明朝 Pro W6"/>
              </w:rPr>
              <w:t>i)s/tava</w:t>
            </w:r>
          </w:p>
        </w:tc>
        <w:tc>
          <w:tcPr>
            <w:tcW w:w="1394" w:type="dxa"/>
            <w:tcBorders>
              <w:top w:val="nil"/>
              <w:left w:val="single" w:sz="4" w:space="0" w:color="auto"/>
              <w:bottom w:val="nil"/>
              <w:right w:val="single" w:sz="4" w:space="0" w:color="auto"/>
            </w:tcBorders>
          </w:tcPr>
          <w:p w14:paraId="51FA37B9" w14:textId="77777777" w:rsidR="00D0744E" w:rsidRPr="00C40436" w:rsidRDefault="00D0744E" w:rsidP="008C42C4">
            <w:pPr>
              <w:spacing w:before="20" w:after="20"/>
              <w:ind w:right="-8"/>
              <w:rPr>
                <w:rFonts w:eastAsia="ヒラギノ明朝 Pro W6"/>
              </w:rPr>
            </w:pPr>
            <w:r w:rsidRPr="00C40436">
              <w:rPr>
                <w:rFonts w:eastAsia="ヒラギノ明朝 Pro W6"/>
              </w:rPr>
              <w:t>auka</w:t>
            </w:r>
            <w:r>
              <w:rPr>
                <w:rFonts w:eastAsia="ヒラギノ明朝 Pro W6"/>
              </w:rPr>
              <w:t>(</w:t>
            </w:r>
            <w:r w:rsidRPr="00C40436">
              <w:rPr>
                <w:rFonts w:eastAsia="ヒラギノ明朝 Pro W6"/>
              </w:rPr>
              <w:t>i)s/tu</w:t>
            </w:r>
          </w:p>
        </w:tc>
      </w:tr>
      <w:tr w:rsidR="00BC7543" w:rsidRPr="00A95D68" w14:paraId="3243844B" w14:textId="77777777" w:rsidTr="008C42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1800" w:type="dxa"/>
            <w:vMerge/>
            <w:tcBorders>
              <w:left w:val="single" w:sz="4" w:space="0" w:color="auto"/>
              <w:bottom w:val="single" w:sz="4" w:space="0" w:color="auto"/>
              <w:right w:val="single" w:sz="4" w:space="0" w:color="auto"/>
            </w:tcBorders>
            <w:shd w:val="clear" w:color="auto" w:fill="auto"/>
          </w:tcPr>
          <w:p w14:paraId="23152CD9"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single" w:sz="4" w:space="0" w:color="auto"/>
              <w:right w:val="single" w:sz="4" w:space="0" w:color="auto"/>
            </w:tcBorders>
          </w:tcPr>
          <w:p w14:paraId="7E66452A" w14:textId="77777777" w:rsidR="00BC7543" w:rsidRPr="00C40436" w:rsidRDefault="00BC7543" w:rsidP="008C42C4">
            <w:pPr>
              <w:spacing w:before="20" w:after="20"/>
              <w:ind w:right="-8"/>
              <w:rPr>
                <w:rFonts w:eastAsia="ヒラギノ明朝 Pro W6"/>
              </w:rPr>
            </w:pPr>
            <w:r w:rsidRPr="00C40436">
              <w:rPr>
                <w:rFonts w:eastAsia="ヒラギノ明朝 Pro W6"/>
              </w:rPr>
              <w:t>täris/tä</w:t>
            </w:r>
          </w:p>
        </w:tc>
        <w:tc>
          <w:tcPr>
            <w:tcW w:w="1660" w:type="dxa"/>
            <w:tcBorders>
              <w:top w:val="nil"/>
              <w:left w:val="single" w:sz="4" w:space="0" w:color="auto"/>
              <w:bottom w:val="single" w:sz="4" w:space="0" w:color="auto"/>
              <w:right w:val="single" w:sz="4" w:space="0" w:color="auto"/>
            </w:tcBorders>
          </w:tcPr>
          <w:p w14:paraId="34784F46" w14:textId="45EFB303" w:rsidR="00BC7543" w:rsidRPr="00C40436" w:rsidRDefault="00BC7543" w:rsidP="008C42C4">
            <w:pPr>
              <w:spacing w:before="20" w:after="20"/>
              <w:ind w:right="-8"/>
              <w:rPr>
                <w:rFonts w:eastAsia="ヒラギノ明朝 Pro W6"/>
              </w:rPr>
            </w:pPr>
            <w:r w:rsidRPr="00C40436">
              <w:rPr>
                <w:rFonts w:eastAsia="ヒラギノ明朝 Pro W6"/>
              </w:rPr>
              <w:t>täris</w:t>
            </w:r>
            <w:r w:rsidR="00B173A2">
              <w:rPr>
                <w:rFonts w:eastAsia="ヒラギノ明朝 Pro W6"/>
              </w:rPr>
              <w:t>se</w:t>
            </w:r>
            <w:r w:rsidRPr="00C40436">
              <w:rPr>
                <w:rFonts w:eastAsia="ヒラギノ明朝 Pro W6"/>
              </w:rPr>
              <w:t>e/vä</w:t>
            </w:r>
            <w:r w:rsidR="00B173A2">
              <w:rPr>
                <w:rFonts w:eastAsia="ヒラギノ明朝 Pro W6"/>
              </w:rPr>
              <w:t xml:space="preserve"> ~ tärisevä</w:t>
            </w:r>
          </w:p>
        </w:tc>
        <w:tc>
          <w:tcPr>
            <w:tcW w:w="1440" w:type="dxa"/>
            <w:tcBorders>
              <w:top w:val="nil"/>
              <w:left w:val="single" w:sz="4" w:space="0" w:color="auto"/>
              <w:bottom w:val="single" w:sz="4" w:space="0" w:color="auto"/>
              <w:right w:val="single" w:sz="4" w:space="0" w:color="auto"/>
            </w:tcBorders>
          </w:tcPr>
          <w:p w14:paraId="06860361" w14:textId="27E07809" w:rsidR="00BC7543" w:rsidRPr="00C40436" w:rsidRDefault="00BC7543" w:rsidP="008C42C4">
            <w:pPr>
              <w:spacing w:before="20" w:after="20"/>
              <w:ind w:right="-8"/>
              <w:rPr>
                <w:rFonts w:eastAsia="ヒラギノ明朝 Pro W6"/>
              </w:rPr>
            </w:pPr>
            <w:r w:rsidRPr="00C40436">
              <w:rPr>
                <w:rFonts w:eastAsia="ヒラギノ明朝 Pro W6"/>
              </w:rPr>
              <w:t>täris/s</w:t>
            </w:r>
            <w:r>
              <w:rPr>
                <w:rFonts w:eastAsia="ヒラギノ明朝 Pro W6"/>
              </w:rPr>
              <w:t>y</w:t>
            </w:r>
            <w:r w:rsidR="001958A0">
              <w:rPr>
                <w:rFonts w:eastAsia="ヒラギノ明朝 Pro W6"/>
              </w:rPr>
              <w:t>(t)</w:t>
            </w:r>
          </w:p>
        </w:tc>
        <w:tc>
          <w:tcPr>
            <w:tcW w:w="1530" w:type="dxa"/>
            <w:tcBorders>
              <w:top w:val="nil"/>
              <w:left w:val="single" w:sz="4" w:space="0" w:color="auto"/>
              <w:bottom w:val="single" w:sz="4" w:space="0" w:color="auto"/>
              <w:right w:val="single" w:sz="4" w:space="0" w:color="auto"/>
            </w:tcBorders>
          </w:tcPr>
          <w:p w14:paraId="5E3C56A2" w14:textId="77777777" w:rsidR="00BC7543" w:rsidRPr="00C40436" w:rsidRDefault="00BC7543" w:rsidP="008C42C4">
            <w:pPr>
              <w:spacing w:before="20" w:after="20"/>
              <w:ind w:right="-8"/>
              <w:rPr>
                <w:rFonts w:eastAsia="ヒラギノ明朝 Pro W6"/>
              </w:rPr>
            </w:pPr>
            <w:r w:rsidRPr="00C40436">
              <w:rPr>
                <w:rFonts w:eastAsia="ヒラギノ明朝 Pro W6"/>
              </w:rPr>
              <w:t>täris/tävä</w:t>
            </w:r>
          </w:p>
        </w:tc>
        <w:tc>
          <w:tcPr>
            <w:tcW w:w="1394" w:type="dxa"/>
            <w:tcBorders>
              <w:top w:val="nil"/>
              <w:left w:val="single" w:sz="4" w:space="0" w:color="auto"/>
              <w:bottom w:val="single" w:sz="4" w:space="0" w:color="auto"/>
              <w:right w:val="single" w:sz="4" w:space="0" w:color="auto"/>
            </w:tcBorders>
          </w:tcPr>
          <w:p w14:paraId="4BD4801C" w14:textId="77777777" w:rsidR="00BC7543" w:rsidRPr="00C40436" w:rsidRDefault="00BC7543" w:rsidP="008C42C4">
            <w:pPr>
              <w:spacing w:before="20" w:after="20"/>
              <w:ind w:right="-8"/>
              <w:rPr>
                <w:rFonts w:eastAsia="ヒラギノ明朝 Pro W6"/>
              </w:rPr>
            </w:pPr>
            <w:r w:rsidRPr="00C40436">
              <w:rPr>
                <w:rFonts w:eastAsia="ヒラギノ明朝 Pro W6"/>
              </w:rPr>
              <w:t>täris/ty</w:t>
            </w:r>
          </w:p>
        </w:tc>
      </w:tr>
      <w:tr w:rsidR="00BC7543" w:rsidRPr="00A95D68" w14:paraId="1AE3E372" w14:textId="77777777" w:rsidTr="008C42C4">
        <w:tc>
          <w:tcPr>
            <w:tcW w:w="1800" w:type="dxa"/>
            <w:tcBorders>
              <w:top w:val="single" w:sz="4" w:space="0" w:color="auto"/>
              <w:left w:val="single" w:sz="4" w:space="0" w:color="auto"/>
              <w:bottom w:val="nil"/>
              <w:right w:val="single" w:sz="4" w:space="0" w:color="auto"/>
            </w:tcBorders>
            <w:shd w:val="clear" w:color="auto" w:fill="auto"/>
          </w:tcPr>
          <w:p w14:paraId="63370E15" w14:textId="5FA9D6C5" w:rsidR="00BC7543" w:rsidRPr="00B970E5" w:rsidRDefault="00DA3343" w:rsidP="008C42C4">
            <w:pPr>
              <w:spacing w:before="20" w:after="20"/>
              <w:ind w:right="-8"/>
              <w:rPr>
                <w:rFonts w:eastAsia="ヒラギノ明朝 Pro W6"/>
              </w:rPr>
            </w:pPr>
            <w:r>
              <w:rPr>
                <w:rFonts w:eastAsia="ヒラギノ明朝 Pro W6"/>
              </w:rPr>
              <w:t>4</w:t>
            </w:r>
            <w:r w:rsidR="00BC7543" w:rsidRPr="00B970E5">
              <w:rPr>
                <w:rFonts w:eastAsia="ヒラギノ明朝 Pro W6"/>
              </w:rPr>
              <w:t xml:space="preserve"> </w:t>
            </w:r>
            <w:r w:rsidR="00BC7543">
              <w:rPr>
                <w:rFonts w:eastAsia="ヒラギノ明朝 Pro W6"/>
              </w:rPr>
              <w:t>Tuplavokaa</w:t>
            </w:r>
            <w:r w:rsidR="00BC7543" w:rsidRPr="00B970E5">
              <w:rPr>
                <w:rFonts w:eastAsia="ヒラギノ明朝 Pro W6"/>
              </w:rPr>
              <w:t>lirankaiset</w:t>
            </w:r>
            <w:r w:rsidR="00B71BA9">
              <w:rPr>
                <w:rFonts w:eastAsia="ヒラギノ明朝 Pro W6"/>
              </w:rPr>
              <w:t xml:space="preserve"> verbit</w:t>
            </w:r>
          </w:p>
        </w:tc>
        <w:tc>
          <w:tcPr>
            <w:tcW w:w="1310" w:type="dxa"/>
            <w:tcBorders>
              <w:top w:val="single" w:sz="4" w:space="0" w:color="auto"/>
              <w:left w:val="single" w:sz="4" w:space="0" w:color="auto"/>
              <w:bottom w:val="nil"/>
              <w:right w:val="single" w:sz="4" w:space="0" w:color="auto"/>
            </w:tcBorders>
          </w:tcPr>
          <w:p w14:paraId="5224177D" w14:textId="77777777" w:rsidR="00BC7543" w:rsidRPr="00C40436" w:rsidRDefault="00BC7543" w:rsidP="008C42C4">
            <w:pPr>
              <w:spacing w:before="20" w:after="20"/>
              <w:ind w:right="-8"/>
              <w:rPr>
                <w:rFonts w:eastAsia="ヒラギノ明朝 Pro W6"/>
              </w:rPr>
            </w:pPr>
          </w:p>
        </w:tc>
        <w:tc>
          <w:tcPr>
            <w:tcW w:w="1660" w:type="dxa"/>
            <w:tcBorders>
              <w:top w:val="single" w:sz="4" w:space="0" w:color="auto"/>
              <w:left w:val="single" w:sz="4" w:space="0" w:color="auto"/>
              <w:bottom w:val="nil"/>
              <w:right w:val="single" w:sz="4" w:space="0" w:color="auto"/>
            </w:tcBorders>
          </w:tcPr>
          <w:p w14:paraId="4DA60AC6" w14:textId="77777777" w:rsidR="00BC7543" w:rsidRPr="00C40436" w:rsidRDefault="00BC7543" w:rsidP="008C42C4">
            <w:pPr>
              <w:spacing w:before="20" w:after="20"/>
              <w:ind w:right="-8"/>
              <w:rPr>
                <w:rFonts w:eastAsia="ヒラギノ明朝 Pro W6"/>
              </w:rPr>
            </w:pPr>
          </w:p>
        </w:tc>
        <w:tc>
          <w:tcPr>
            <w:tcW w:w="1440" w:type="dxa"/>
            <w:tcBorders>
              <w:top w:val="single" w:sz="4" w:space="0" w:color="auto"/>
              <w:left w:val="single" w:sz="4" w:space="0" w:color="auto"/>
              <w:bottom w:val="nil"/>
              <w:right w:val="single" w:sz="4" w:space="0" w:color="auto"/>
            </w:tcBorders>
          </w:tcPr>
          <w:p w14:paraId="75F82B23" w14:textId="77777777" w:rsidR="00BC7543" w:rsidRPr="00C40436" w:rsidRDefault="00BC7543" w:rsidP="008C42C4">
            <w:pPr>
              <w:spacing w:before="20" w:after="20"/>
              <w:ind w:right="-8"/>
              <w:rPr>
                <w:rFonts w:eastAsia="ヒラギノ明朝 Pro W6"/>
              </w:rPr>
            </w:pPr>
          </w:p>
        </w:tc>
        <w:tc>
          <w:tcPr>
            <w:tcW w:w="1530" w:type="dxa"/>
            <w:tcBorders>
              <w:top w:val="single" w:sz="4" w:space="0" w:color="auto"/>
              <w:left w:val="single" w:sz="4" w:space="0" w:color="auto"/>
              <w:bottom w:val="nil"/>
              <w:right w:val="single" w:sz="4" w:space="0" w:color="auto"/>
            </w:tcBorders>
          </w:tcPr>
          <w:p w14:paraId="4C9BDC6B" w14:textId="77777777" w:rsidR="00BC7543" w:rsidRPr="00C40436" w:rsidRDefault="00BC7543" w:rsidP="008C42C4">
            <w:pPr>
              <w:spacing w:before="20" w:after="20"/>
              <w:ind w:right="-8"/>
              <w:rPr>
                <w:rFonts w:eastAsia="ヒラギノ明朝 Pro W6"/>
              </w:rPr>
            </w:pPr>
          </w:p>
        </w:tc>
        <w:tc>
          <w:tcPr>
            <w:tcW w:w="1394" w:type="dxa"/>
            <w:tcBorders>
              <w:top w:val="single" w:sz="4" w:space="0" w:color="auto"/>
              <w:left w:val="single" w:sz="4" w:space="0" w:color="auto"/>
              <w:bottom w:val="nil"/>
              <w:right w:val="single" w:sz="4" w:space="0" w:color="auto"/>
            </w:tcBorders>
          </w:tcPr>
          <w:p w14:paraId="1263D4B5" w14:textId="77777777" w:rsidR="00BC7543" w:rsidRPr="00C40436" w:rsidRDefault="00BC7543" w:rsidP="008C42C4">
            <w:pPr>
              <w:spacing w:before="20" w:after="20"/>
              <w:ind w:right="-8"/>
              <w:rPr>
                <w:rFonts w:eastAsia="ヒラギノ明朝 Pro W6"/>
              </w:rPr>
            </w:pPr>
          </w:p>
        </w:tc>
      </w:tr>
      <w:tr w:rsidR="00BC7543" w:rsidRPr="00A95D68" w14:paraId="398724B6" w14:textId="77777777" w:rsidTr="008C42C4">
        <w:tc>
          <w:tcPr>
            <w:tcW w:w="1800" w:type="dxa"/>
            <w:tcBorders>
              <w:top w:val="nil"/>
              <w:left w:val="single" w:sz="4" w:space="0" w:color="auto"/>
              <w:bottom w:val="nil"/>
              <w:right w:val="single" w:sz="4" w:space="0" w:color="auto"/>
            </w:tcBorders>
            <w:shd w:val="clear" w:color="auto" w:fill="auto"/>
          </w:tcPr>
          <w:p w14:paraId="33994F07" w14:textId="2E55FED5" w:rsidR="00BC7543" w:rsidRPr="00B970E5" w:rsidRDefault="00E46597" w:rsidP="008C42C4">
            <w:pPr>
              <w:spacing w:before="20" w:after="20"/>
              <w:ind w:right="-8"/>
              <w:rPr>
                <w:rFonts w:eastAsia="ヒラギノ明朝 Pro W6"/>
              </w:rPr>
            </w:pPr>
            <w:r>
              <w:rPr>
                <w:rFonts w:eastAsia="ヒラギノ明朝 Pro W6"/>
              </w:rPr>
              <w:t>4.1 itte-verbit</w:t>
            </w:r>
          </w:p>
        </w:tc>
        <w:tc>
          <w:tcPr>
            <w:tcW w:w="1310" w:type="dxa"/>
            <w:tcBorders>
              <w:top w:val="nil"/>
              <w:left w:val="single" w:sz="4" w:space="0" w:color="auto"/>
              <w:bottom w:val="nil"/>
              <w:right w:val="single" w:sz="4" w:space="0" w:color="auto"/>
            </w:tcBorders>
          </w:tcPr>
          <w:p w14:paraId="1B798561" w14:textId="77777777" w:rsidR="00BC7543" w:rsidRPr="00C40436" w:rsidRDefault="00BC7543" w:rsidP="008C42C4">
            <w:pPr>
              <w:spacing w:before="20" w:after="20"/>
              <w:ind w:right="-8"/>
              <w:rPr>
                <w:rFonts w:eastAsia="ヒラギノ明朝 Pro W6"/>
              </w:rPr>
            </w:pPr>
            <w:r w:rsidRPr="00C40436">
              <w:rPr>
                <w:rFonts w:eastAsia="ヒラギノ明朝 Pro W6"/>
              </w:rPr>
              <w:t>kyyti/tä</w:t>
            </w:r>
          </w:p>
        </w:tc>
        <w:tc>
          <w:tcPr>
            <w:tcW w:w="1660" w:type="dxa"/>
            <w:tcBorders>
              <w:top w:val="nil"/>
              <w:left w:val="single" w:sz="4" w:space="0" w:color="auto"/>
              <w:bottom w:val="nil"/>
              <w:right w:val="single" w:sz="4" w:space="0" w:color="auto"/>
            </w:tcBorders>
          </w:tcPr>
          <w:p w14:paraId="1FFE98CE" w14:textId="77777777" w:rsidR="00BC7543" w:rsidRPr="00C40436" w:rsidRDefault="00BC7543" w:rsidP="008C42C4">
            <w:pPr>
              <w:spacing w:before="20" w:after="20"/>
              <w:ind w:right="-8"/>
              <w:rPr>
                <w:rFonts w:eastAsia="ヒラギノ明朝 Pro W6"/>
              </w:rPr>
            </w:pPr>
            <w:r w:rsidRPr="00C40436">
              <w:rPr>
                <w:rFonts w:eastAsia="ヒラギノ明朝 Pro W6"/>
              </w:rPr>
              <w:t>kyytitte</w:t>
            </w:r>
            <w:r>
              <w:rPr>
                <w:rFonts w:eastAsia="ヒラギノ明朝 Pro W6"/>
              </w:rPr>
              <w:t>(</w:t>
            </w:r>
            <w:r w:rsidRPr="00C40436">
              <w:rPr>
                <w:rFonts w:eastAsia="ヒラギノ明朝 Pro W6"/>
              </w:rPr>
              <w:t>e)/vä</w:t>
            </w:r>
          </w:p>
        </w:tc>
        <w:tc>
          <w:tcPr>
            <w:tcW w:w="1440" w:type="dxa"/>
            <w:tcBorders>
              <w:top w:val="nil"/>
              <w:left w:val="single" w:sz="4" w:space="0" w:color="auto"/>
              <w:bottom w:val="nil"/>
              <w:right w:val="single" w:sz="4" w:space="0" w:color="auto"/>
            </w:tcBorders>
          </w:tcPr>
          <w:p w14:paraId="0538E404" w14:textId="6969BFA4" w:rsidR="00BC7543" w:rsidRPr="00C40436" w:rsidRDefault="00BC7543" w:rsidP="008C42C4">
            <w:pPr>
              <w:spacing w:before="20" w:after="20"/>
              <w:ind w:right="-8"/>
              <w:rPr>
                <w:rFonts w:eastAsia="ヒラギノ明朝 Pro W6"/>
              </w:rPr>
            </w:pPr>
            <w:r w:rsidRPr="00C40436">
              <w:rPr>
                <w:rFonts w:eastAsia="ヒラギノ明朝 Pro W6"/>
              </w:rPr>
              <w:t>kyyti/n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7290245F" w14:textId="77777777" w:rsidR="00BC7543" w:rsidRPr="00C40436" w:rsidRDefault="00BC7543" w:rsidP="008C42C4">
            <w:pPr>
              <w:spacing w:before="20" w:after="20"/>
              <w:ind w:right="-8"/>
              <w:rPr>
                <w:rFonts w:eastAsia="ヒラギノ明朝 Pro W6"/>
              </w:rPr>
            </w:pPr>
            <w:r w:rsidRPr="00C40436">
              <w:rPr>
                <w:rFonts w:eastAsia="ヒラギノ明朝 Pro W6"/>
              </w:rPr>
              <w:t>kyyti/ttävä</w:t>
            </w:r>
          </w:p>
        </w:tc>
        <w:tc>
          <w:tcPr>
            <w:tcW w:w="1394" w:type="dxa"/>
            <w:tcBorders>
              <w:top w:val="nil"/>
              <w:left w:val="single" w:sz="4" w:space="0" w:color="auto"/>
              <w:bottom w:val="nil"/>
              <w:right w:val="single" w:sz="4" w:space="0" w:color="auto"/>
            </w:tcBorders>
          </w:tcPr>
          <w:p w14:paraId="1ED05630" w14:textId="77777777" w:rsidR="00BC7543" w:rsidRPr="00C40436" w:rsidRDefault="00BC7543" w:rsidP="008C42C4">
            <w:pPr>
              <w:spacing w:before="20" w:after="20"/>
              <w:ind w:right="-8"/>
              <w:rPr>
                <w:rFonts w:eastAsia="ヒラギノ明朝 Pro W6"/>
              </w:rPr>
            </w:pPr>
            <w:r w:rsidRPr="00C40436">
              <w:rPr>
                <w:rFonts w:eastAsia="ヒラギノ明朝 Pro W6"/>
              </w:rPr>
              <w:t>kyyti/tty</w:t>
            </w:r>
          </w:p>
        </w:tc>
      </w:tr>
      <w:tr w:rsidR="00BC7543" w:rsidRPr="00A95D68" w14:paraId="3E4476C2" w14:textId="77777777" w:rsidTr="008C42C4">
        <w:tc>
          <w:tcPr>
            <w:tcW w:w="1800" w:type="dxa"/>
            <w:tcBorders>
              <w:top w:val="nil"/>
              <w:left w:val="single" w:sz="4" w:space="0" w:color="auto"/>
              <w:bottom w:val="nil"/>
              <w:right w:val="single" w:sz="4" w:space="0" w:color="auto"/>
            </w:tcBorders>
            <w:shd w:val="clear" w:color="auto" w:fill="auto"/>
          </w:tcPr>
          <w:p w14:paraId="10983994" w14:textId="33198276" w:rsidR="00BC7543" w:rsidRPr="00B970E5" w:rsidRDefault="00E46597" w:rsidP="008C42C4">
            <w:pPr>
              <w:spacing w:before="20" w:after="20"/>
              <w:ind w:right="-8"/>
              <w:rPr>
                <w:rFonts w:eastAsia="ヒラギノ明朝 Pro W6"/>
              </w:rPr>
            </w:pPr>
            <w:r>
              <w:rPr>
                <w:rFonts w:eastAsia="ヒラギノ明朝 Pro W6"/>
              </w:rPr>
              <w:t xml:space="preserve">4.2 </w:t>
            </w:r>
            <w:r w:rsidR="00BC7543" w:rsidRPr="00B970E5">
              <w:rPr>
                <w:rFonts w:eastAsia="ヒラギノ明朝 Pro W6"/>
              </w:rPr>
              <w:t>Oitte-verbit</w:t>
            </w:r>
          </w:p>
        </w:tc>
        <w:tc>
          <w:tcPr>
            <w:tcW w:w="1310" w:type="dxa"/>
            <w:tcBorders>
              <w:top w:val="nil"/>
              <w:left w:val="single" w:sz="4" w:space="0" w:color="auto"/>
              <w:bottom w:val="nil"/>
              <w:right w:val="single" w:sz="4" w:space="0" w:color="auto"/>
            </w:tcBorders>
          </w:tcPr>
          <w:p w14:paraId="3AE5A5FA" w14:textId="77777777" w:rsidR="00BC7543" w:rsidRPr="00C40436" w:rsidRDefault="00BC7543" w:rsidP="008C42C4">
            <w:pPr>
              <w:spacing w:before="20" w:after="20"/>
              <w:ind w:right="-8"/>
              <w:rPr>
                <w:rFonts w:eastAsia="ヒラギノ明朝 Pro W6"/>
              </w:rPr>
            </w:pPr>
            <w:r w:rsidRPr="00C40436">
              <w:rPr>
                <w:rFonts w:eastAsia="ヒラギノ明朝 Pro W6"/>
              </w:rPr>
              <w:t xml:space="preserve">piikaroi/ta </w:t>
            </w:r>
          </w:p>
        </w:tc>
        <w:tc>
          <w:tcPr>
            <w:tcW w:w="1660" w:type="dxa"/>
            <w:tcBorders>
              <w:top w:val="nil"/>
              <w:left w:val="single" w:sz="4" w:space="0" w:color="auto"/>
              <w:bottom w:val="nil"/>
              <w:right w:val="single" w:sz="4" w:space="0" w:color="auto"/>
            </w:tcBorders>
          </w:tcPr>
          <w:p w14:paraId="171D3F0A" w14:textId="77777777" w:rsidR="00BC7543" w:rsidRPr="00C40436" w:rsidRDefault="00BC7543" w:rsidP="008C42C4">
            <w:pPr>
              <w:spacing w:before="20" w:after="20"/>
              <w:ind w:right="-8"/>
              <w:rPr>
                <w:rFonts w:eastAsia="ヒラギノ明朝 Pro W6"/>
              </w:rPr>
            </w:pPr>
            <w:r w:rsidRPr="00C40436">
              <w:rPr>
                <w:rFonts w:eastAsia="ヒラギノ明朝 Pro W6"/>
              </w:rPr>
              <w:t>piikaroitte</w:t>
            </w:r>
            <w:r>
              <w:rPr>
                <w:rFonts w:eastAsia="ヒラギノ明朝 Pro W6"/>
              </w:rPr>
              <w:t>(</w:t>
            </w:r>
            <w:r w:rsidRPr="00C40436">
              <w:rPr>
                <w:rFonts w:eastAsia="ヒラギノ明朝 Pro W6"/>
              </w:rPr>
              <w:t>e)/va</w:t>
            </w:r>
          </w:p>
        </w:tc>
        <w:tc>
          <w:tcPr>
            <w:tcW w:w="1440" w:type="dxa"/>
            <w:tcBorders>
              <w:top w:val="nil"/>
              <w:left w:val="single" w:sz="4" w:space="0" w:color="auto"/>
              <w:bottom w:val="nil"/>
              <w:right w:val="single" w:sz="4" w:space="0" w:color="auto"/>
            </w:tcBorders>
          </w:tcPr>
          <w:p w14:paraId="58082697" w14:textId="18E9F6A2" w:rsidR="00BC7543" w:rsidRPr="00C40436" w:rsidRDefault="00BC7543" w:rsidP="008C42C4">
            <w:pPr>
              <w:spacing w:before="20" w:after="20"/>
              <w:ind w:right="-8"/>
              <w:rPr>
                <w:rFonts w:eastAsia="ヒラギノ明朝 Pro W6"/>
              </w:rPr>
            </w:pPr>
            <w:r w:rsidRPr="00C40436">
              <w:rPr>
                <w:rFonts w:eastAsia="ヒラギノ明朝 Pro W6"/>
              </w:rPr>
              <w:t>piikaroi/n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4BBD6564" w14:textId="77777777" w:rsidR="00BC7543" w:rsidRPr="00C40436" w:rsidRDefault="00BC7543" w:rsidP="008C42C4">
            <w:pPr>
              <w:spacing w:before="20" w:after="20"/>
              <w:ind w:right="-8"/>
              <w:rPr>
                <w:rFonts w:eastAsia="ヒラギノ明朝 Pro W6"/>
              </w:rPr>
            </w:pPr>
            <w:r w:rsidRPr="00C40436">
              <w:rPr>
                <w:rFonts w:eastAsia="ヒラギノ明朝 Pro W6"/>
              </w:rPr>
              <w:t>piikaroi/ttava</w:t>
            </w:r>
          </w:p>
        </w:tc>
        <w:tc>
          <w:tcPr>
            <w:tcW w:w="1394" w:type="dxa"/>
            <w:tcBorders>
              <w:top w:val="nil"/>
              <w:left w:val="single" w:sz="4" w:space="0" w:color="auto"/>
              <w:bottom w:val="nil"/>
              <w:right w:val="single" w:sz="4" w:space="0" w:color="auto"/>
            </w:tcBorders>
          </w:tcPr>
          <w:p w14:paraId="3BE794CE" w14:textId="48EA022D" w:rsidR="00BC7543" w:rsidRPr="00C40436" w:rsidRDefault="00BC7543" w:rsidP="008C42C4">
            <w:pPr>
              <w:spacing w:before="20" w:after="20"/>
              <w:ind w:right="-8"/>
              <w:rPr>
                <w:rFonts w:eastAsia="ヒラギノ明朝 Pro W6"/>
              </w:rPr>
            </w:pPr>
            <w:r w:rsidRPr="00C40436">
              <w:rPr>
                <w:rFonts w:eastAsia="ヒラギノ明朝 Pro W6"/>
              </w:rPr>
              <w:t>piikaroi/t</w:t>
            </w:r>
            <w:r w:rsidR="00260880">
              <w:rPr>
                <w:rFonts w:eastAsia="ヒラギノ明朝 Pro W6"/>
              </w:rPr>
              <w:t>t</w:t>
            </w:r>
            <w:r w:rsidRPr="00C40436">
              <w:rPr>
                <w:rFonts w:eastAsia="ヒラギノ明朝 Pro W6"/>
              </w:rPr>
              <w:t>u</w:t>
            </w:r>
          </w:p>
        </w:tc>
      </w:tr>
      <w:tr w:rsidR="00BC7543" w:rsidRPr="00A95D68" w14:paraId="79B16DAB" w14:textId="77777777" w:rsidTr="008C42C4">
        <w:trPr>
          <w:trHeight w:val="285"/>
        </w:trPr>
        <w:tc>
          <w:tcPr>
            <w:tcW w:w="1800" w:type="dxa"/>
            <w:vMerge w:val="restart"/>
            <w:tcBorders>
              <w:top w:val="nil"/>
              <w:left w:val="single" w:sz="4" w:space="0" w:color="auto"/>
              <w:right w:val="single" w:sz="4" w:space="0" w:color="auto"/>
            </w:tcBorders>
            <w:shd w:val="clear" w:color="auto" w:fill="auto"/>
          </w:tcPr>
          <w:p w14:paraId="638CB4BC" w14:textId="341DFD35" w:rsidR="00BC7543" w:rsidRPr="00B970E5" w:rsidRDefault="00BC7543" w:rsidP="00E46597">
            <w:pPr>
              <w:spacing w:before="20" w:after="20"/>
              <w:ind w:right="-8"/>
              <w:rPr>
                <w:rFonts w:eastAsia="ヒラギノ明朝 Pro W6"/>
              </w:rPr>
            </w:pPr>
            <w:r w:rsidRPr="00B970E5">
              <w:rPr>
                <w:rFonts w:eastAsia="ヒラギノ明朝 Pro W6"/>
              </w:rPr>
              <w:t>4.</w:t>
            </w:r>
            <w:r w:rsidR="00E46597">
              <w:rPr>
                <w:rFonts w:eastAsia="ヒラギノ明朝 Pro W6"/>
              </w:rPr>
              <w:t>3</w:t>
            </w:r>
            <w:r w:rsidRPr="00B970E5">
              <w:rPr>
                <w:rFonts w:eastAsia="ヒラギノ明朝 Pro W6"/>
              </w:rPr>
              <w:t xml:space="preserve"> ne-verbit</w:t>
            </w:r>
          </w:p>
        </w:tc>
        <w:tc>
          <w:tcPr>
            <w:tcW w:w="1310" w:type="dxa"/>
            <w:tcBorders>
              <w:top w:val="nil"/>
              <w:left w:val="single" w:sz="4" w:space="0" w:color="auto"/>
              <w:bottom w:val="nil"/>
              <w:right w:val="single" w:sz="4" w:space="0" w:color="auto"/>
            </w:tcBorders>
          </w:tcPr>
          <w:p w14:paraId="27FE7C58" w14:textId="77777777" w:rsidR="00BC7543" w:rsidRPr="00C40436" w:rsidRDefault="00BC7543" w:rsidP="008C42C4">
            <w:pPr>
              <w:spacing w:before="20" w:after="20"/>
              <w:ind w:right="-8"/>
              <w:rPr>
                <w:rFonts w:eastAsia="ヒラギノ明朝 Pro W6"/>
              </w:rPr>
            </w:pPr>
            <w:r w:rsidRPr="00C40436">
              <w:rPr>
                <w:rFonts w:eastAsia="ヒラギノ明朝 Pro W6"/>
              </w:rPr>
              <w:t>li</w:t>
            </w:r>
            <w:r>
              <w:rPr>
                <w:rFonts w:eastAsia="ヒラギノ明朝 Pro W6"/>
              </w:rPr>
              <w:t>(</w:t>
            </w:r>
            <w:r w:rsidRPr="00C40436">
              <w:rPr>
                <w:rFonts w:eastAsia="ヒラギノ明朝 Pro W6"/>
              </w:rPr>
              <w:t>j)e/tä</w:t>
            </w:r>
          </w:p>
        </w:tc>
        <w:tc>
          <w:tcPr>
            <w:tcW w:w="1660" w:type="dxa"/>
            <w:tcBorders>
              <w:top w:val="nil"/>
              <w:left w:val="single" w:sz="4" w:space="0" w:color="auto"/>
              <w:bottom w:val="nil"/>
              <w:right w:val="single" w:sz="4" w:space="0" w:color="auto"/>
            </w:tcBorders>
          </w:tcPr>
          <w:p w14:paraId="68F512F5" w14:textId="77777777" w:rsidR="00BC7543" w:rsidRPr="00C40436" w:rsidRDefault="00BC7543" w:rsidP="008C42C4">
            <w:pPr>
              <w:spacing w:before="20" w:after="20"/>
              <w:ind w:right="-8"/>
              <w:rPr>
                <w:rFonts w:eastAsia="ヒラギノ明朝 Pro W6"/>
              </w:rPr>
            </w:pPr>
            <w:r w:rsidRPr="00C40436">
              <w:rPr>
                <w:rFonts w:eastAsia="ヒラギノ明朝 Pro W6"/>
              </w:rPr>
              <w:t>likene</w:t>
            </w:r>
            <w:r>
              <w:rPr>
                <w:rFonts w:eastAsia="ヒラギノ明朝 Pro W6"/>
              </w:rPr>
              <w:t>(</w:t>
            </w:r>
            <w:r w:rsidRPr="00C40436">
              <w:rPr>
                <w:rFonts w:eastAsia="ヒラギノ明朝 Pro W6"/>
              </w:rPr>
              <w:t>e)/vä</w:t>
            </w:r>
          </w:p>
        </w:tc>
        <w:tc>
          <w:tcPr>
            <w:tcW w:w="1440" w:type="dxa"/>
            <w:tcBorders>
              <w:top w:val="nil"/>
              <w:left w:val="single" w:sz="4" w:space="0" w:color="auto"/>
              <w:bottom w:val="nil"/>
              <w:right w:val="single" w:sz="4" w:space="0" w:color="auto"/>
            </w:tcBorders>
          </w:tcPr>
          <w:p w14:paraId="1CE53CCA" w14:textId="62A76896" w:rsidR="00BC7543" w:rsidRPr="00C40436" w:rsidRDefault="00BC7543" w:rsidP="008C42C4">
            <w:pPr>
              <w:spacing w:before="20" w:after="20"/>
              <w:ind w:right="-8"/>
              <w:rPr>
                <w:rFonts w:eastAsia="ヒラギノ明朝 Pro W6"/>
              </w:rPr>
            </w:pPr>
            <w:r w:rsidRPr="00C40436">
              <w:rPr>
                <w:rFonts w:eastAsia="ヒラギノ明朝 Pro W6"/>
              </w:rPr>
              <w:t>li</w:t>
            </w:r>
            <w:r>
              <w:rPr>
                <w:rFonts w:eastAsia="ヒラギノ明朝 Pro W6"/>
              </w:rPr>
              <w:t>(</w:t>
            </w:r>
            <w:r w:rsidRPr="00C40436">
              <w:rPr>
                <w:rFonts w:eastAsia="ヒラギノ明朝 Pro W6"/>
              </w:rPr>
              <w:t>j)e/n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2159C78F" w14:textId="77777777" w:rsidR="00BC7543" w:rsidRPr="00C40436" w:rsidRDefault="00BC7543" w:rsidP="008C42C4">
            <w:pPr>
              <w:spacing w:before="20" w:after="20"/>
              <w:ind w:right="-8"/>
              <w:rPr>
                <w:rFonts w:eastAsia="ヒラギノ明朝 Pro W6"/>
              </w:rPr>
            </w:pPr>
            <w:r w:rsidRPr="00C40436">
              <w:rPr>
                <w:rFonts w:eastAsia="ヒラギノ明朝 Pro W6"/>
              </w:rPr>
              <w:t>li</w:t>
            </w:r>
            <w:r>
              <w:rPr>
                <w:rFonts w:eastAsia="ヒラギノ明朝 Pro W6"/>
              </w:rPr>
              <w:t>(</w:t>
            </w:r>
            <w:r w:rsidRPr="00C40436">
              <w:rPr>
                <w:rFonts w:eastAsia="ヒラギノ明朝 Pro W6"/>
              </w:rPr>
              <w:t>j)e/ttävä</w:t>
            </w:r>
          </w:p>
        </w:tc>
        <w:tc>
          <w:tcPr>
            <w:tcW w:w="1394" w:type="dxa"/>
            <w:tcBorders>
              <w:top w:val="nil"/>
              <w:left w:val="single" w:sz="4" w:space="0" w:color="auto"/>
              <w:bottom w:val="nil"/>
              <w:right w:val="single" w:sz="4" w:space="0" w:color="auto"/>
            </w:tcBorders>
          </w:tcPr>
          <w:p w14:paraId="0C4978F1" w14:textId="77777777" w:rsidR="00BC7543" w:rsidRPr="00C40436" w:rsidRDefault="00BC7543" w:rsidP="008C42C4">
            <w:pPr>
              <w:spacing w:before="20" w:after="20"/>
              <w:ind w:right="-8"/>
              <w:rPr>
                <w:rFonts w:eastAsia="ヒラギノ明朝 Pro W6"/>
              </w:rPr>
            </w:pPr>
            <w:r w:rsidRPr="00C40436">
              <w:rPr>
                <w:rFonts w:eastAsia="ヒラギノ明朝 Pro W6"/>
              </w:rPr>
              <w:t>li</w:t>
            </w:r>
            <w:r>
              <w:rPr>
                <w:rFonts w:eastAsia="ヒラギノ明朝 Pro W6"/>
              </w:rPr>
              <w:t>(</w:t>
            </w:r>
            <w:r w:rsidRPr="00C40436">
              <w:rPr>
                <w:rFonts w:eastAsia="ヒラギノ明朝 Pro W6"/>
              </w:rPr>
              <w:t>j)e/tty</w:t>
            </w:r>
          </w:p>
        </w:tc>
      </w:tr>
      <w:tr w:rsidR="00BC7543" w:rsidRPr="00A95D68" w14:paraId="68A54D82" w14:textId="77777777" w:rsidTr="008C42C4">
        <w:trPr>
          <w:trHeight w:val="284"/>
        </w:trPr>
        <w:tc>
          <w:tcPr>
            <w:tcW w:w="1800" w:type="dxa"/>
            <w:vMerge/>
            <w:tcBorders>
              <w:left w:val="single" w:sz="4" w:space="0" w:color="auto"/>
              <w:bottom w:val="nil"/>
              <w:right w:val="single" w:sz="4" w:space="0" w:color="auto"/>
            </w:tcBorders>
            <w:shd w:val="clear" w:color="auto" w:fill="auto"/>
          </w:tcPr>
          <w:p w14:paraId="26C93B33" w14:textId="77777777" w:rsidR="00BC7543" w:rsidRPr="00B970E5"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10F0D398" w14:textId="77777777" w:rsidR="00BC7543" w:rsidRPr="00C40436" w:rsidRDefault="00BC7543" w:rsidP="008C42C4">
            <w:pPr>
              <w:spacing w:before="20" w:after="20"/>
              <w:ind w:right="-8"/>
              <w:rPr>
                <w:rFonts w:eastAsia="ヒラギノ明朝 Pro W6"/>
              </w:rPr>
            </w:pPr>
            <w:r w:rsidRPr="00C40436">
              <w:rPr>
                <w:rFonts w:eastAsia="ヒラギノ明朝 Pro W6"/>
              </w:rPr>
              <w:t>vanhe/ta</w:t>
            </w:r>
          </w:p>
        </w:tc>
        <w:tc>
          <w:tcPr>
            <w:tcW w:w="1660" w:type="dxa"/>
            <w:tcBorders>
              <w:top w:val="nil"/>
              <w:left w:val="single" w:sz="4" w:space="0" w:color="auto"/>
              <w:bottom w:val="nil"/>
              <w:right w:val="single" w:sz="4" w:space="0" w:color="auto"/>
            </w:tcBorders>
          </w:tcPr>
          <w:p w14:paraId="01F22D50" w14:textId="77777777" w:rsidR="00BC7543" w:rsidRPr="00C40436" w:rsidRDefault="00BC7543" w:rsidP="008C42C4">
            <w:pPr>
              <w:spacing w:before="20" w:after="20"/>
              <w:ind w:right="-8"/>
              <w:rPr>
                <w:rFonts w:eastAsia="ヒラギノ明朝 Pro W6"/>
              </w:rPr>
            </w:pPr>
            <w:r w:rsidRPr="00C40436">
              <w:rPr>
                <w:rFonts w:eastAsia="ヒラギノ明朝 Pro W6"/>
              </w:rPr>
              <w:t>vanhene</w:t>
            </w:r>
            <w:r>
              <w:rPr>
                <w:rFonts w:eastAsia="ヒラギノ明朝 Pro W6"/>
              </w:rPr>
              <w:t>(</w:t>
            </w:r>
            <w:r w:rsidRPr="00C40436">
              <w:rPr>
                <w:rFonts w:eastAsia="ヒラギノ明朝 Pro W6"/>
              </w:rPr>
              <w:t>e)/va</w:t>
            </w:r>
          </w:p>
        </w:tc>
        <w:tc>
          <w:tcPr>
            <w:tcW w:w="1440" w:type="dxa"/>
            <w:tcBorders>
              <w:top w:val="nil"/>
              <w:left w:val="single" w:sz="4" w:space="0" w:color="auto"/>
              <w:bottom w:val="nil"/>
              <w:right w:val="single" w:sz="4" w:space="0" w:color="auto"/>
            </w:tcBorders>
          </w:tcPr>
          <w:p w14:paraId="42C1074A" w14:textId="4B642420" w:rsidR="00BC7543" w:rsidRPr="00C40436" w:rsidRDefault="00BC7543" w:rsidP="008C42C4">
            <w:pPr>
              <w:spacing w:before="20" w:after="20"/>
              <w:ind w:right="-8"/>
              <w:rPr>
                <w:rFonts w:eastAsia="ヒラギノ明朝 Pro W6"/>
              </w:rPr>
            </w:pPr>
            <w:r w:rsidRPr="00C40436">
              <w:rPr>
                <w:rFonts w:eastAsia="ヒラギノ明朝 Pro W6"/>
              </w:rPr>
              <w:t>vanhe/n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024188B1" w14:textId="77777777" w:rsidR="00BC7543" w:rsidRPr="00C40436" w:rsidRDefault="00BC7543" w:rsidP="008C42C4">
            <w:pPr>
              <w:spacing w:before="20" w:after="20"/>
              <w:ind w:right="-8"/>
              <w:rPr>
                <w:rFonts w:eastAsia="ヒラギノ明朝 Pro W6"/>
              </w:rPr>
            </w:pPr>
            <w:r w:rsidRPr="00C40436">
              <w:rPr>
                <w:rFonts w:eastAsia="ヒラギノ明朝 Pro W6"/>
              </w:rPr>
              <w:t>vanhe/ttava</w:t>
            </w:r>
          </w:p>
        </w:tc>
        <w:tc>
          <w:tcPr>
            <w:tcW w:w="1394" w:type="dxa"/>
            <w:tcBorders>
              <w:top w:val="nil"/>
              <w:left w:val="single" w:sz="4" w:space="0" w:color="auto"/>
              <w:bottom w:val="nil"/>
              <w:right w:val="single" w:sz="4" w:space="0" w:color="auto"/>
            </w:tcBorders>
          </w:tcPr>
          <w:p w14:paraId="27259A83" w14:textId="77777777" w:rsidR="00BC7543" w:rsidRPr="00C40436" w:rsidRDefault="00BC7543" w:rsidP="008C42C4">
            <w:pPr>
              <w:spacing w:before="20" w:after="20"/>
              <w:ind w:right="-8"/>
              <w:rPr>
                <w:rFonts w:eastAsia="ヒラギノ明朝 Pro W6"/>
              </w:rPr>
            </w:pPr>
            <w:r w:rsidRPr="00C40436">
              <w:rPr>
                <w:rFonts w:eastAsia="ヒラギノ明朝 Pro W6"/>
              </w:rPr>
              <w:t>vanhe/ttu</w:t>
            </w:r>
          </w:p>
        </w:tc>
      </w:tr>
      <w:tr w:rsidR="00BC7543" w:rsidRPr="00E02091" w14:paraId="2F7E4E7F" w14:textId="77777777" w:rsidTr="008C42C4">
        <w:trPr>
          <w:trHeight w:val="381"/>
        </w:trPr>
        <w:tc>
          <w:tcPr>
            <w:tcW w:w="1800" w:type="dxa"/>
            <w:vMerge w:val="restart"/>
            <w:tcBorders>
              <w:top w:val="nil"/>
              <w:left w:val="single" w:sz="4" w:space="0" w:color="auto"/>
              <w:right w:val="single" w:sz="4" w:space="0" w:color="auto"/>
            </w:tcBorders>
            <w:shd w:val="clear" w:color="auto" w:fill="auto"/>
          </w:tcPr>
          <w:p w14:paraId="289B74BB" w14:textId="7D87AD32" w:rsidR="00BC7543" w:rsidRPr="00B970E5" w:rsidRDefault="00BC7543" w:rsidP="008C42C4">
            <w:pPr>
              <w:spacing w:before="20" w:after="20"/>
              <w:ind w:right="-8"/>
              <w:rPr>
                <w:rFonts w:eastAsia="ヒラギノ明朝 Pro W6"/>
              </w:rPr>
            </w:pPr>
            <w:r w:rsidRPr="00B970E5">
              <w:rPr>
                <w:rFonts w:eastAsia="ヒラギノ明朝 Pro W6"/>
              </w:rPr>
              <w:t>4.</w:t>
            </w:r>
            <w:r w:rsidR="00E46597">
              <w:rPr>
                <w:rFonts w:eastAsia="ヒラギノ明朝 Pro W6"/>
              </w:rPr>
              <w:t>4</w:t>
            </w:r>
            <w:r w:rsidRPr="00B970E5">
              <w:rPr>
                <w:rFonts w:eastAsia="ヒラギノ明朝 Pro W6"/>
              </w:rPr>
              <w:t xml:space="preserve"> Kokkoontuma-</w:t>
            </w:r>
          </w:p>
          <w:p w14:paraId="6ED9F11D" w14:textId="77777777" w:rsidR="00BC7543" w:rsidRPr="00B970E5" w:rsidRDefault="00BC7543" w:rsidP="008C42C4">
            <w:pPr>
              <w:spacing w:before="20" w:after="20"/>
              <w:ind w:right="-8"/>
              <w:rPr>
                <w:rFonts w:eastAsia="ヒラギノ明朝 Pro W6"/>
              </w:rPr>
            </w:pPr>
            <w:r w:rsidRPr="00B970E5">
              <w:rPr>
                <w:rFonts w:eastAsia="ヒラギノ明朝 Pro W6"/>
              </w:rPr>
              <w:t>verbit</w:t>
            </w:r>
          </w:p>
        </w:tc>
        <w:tc>
          <w:tcPr>
            <w:tcW w:w="1310" w:type="dxa"/>
            <w:tcBorders>
              <w:top w:val="nil"/>
              <w:left w:val="single" w:sz="4" w:space="0" w:color="auto"/>
              <w:bottom w:val="nil"/>
              <w:right w:val="single" w:sz="4" w:space="0" w:color="auto"/>
            </w:tcBorders>
          </w:tcPr>
          <w:p w14:paraId="3A03D4CE" w14:textId="77777777" w:rsidR="00BC7543" w:rsidRPr="00E02091" w:rsidRDefault="00BC7543" w:rsidP="008C42C4">
            <w:pPr>
              <w:spacing w:before="20" w:after="20"/>
              <w:ind w:right="-8"/>
              <w:rPr>
                <w:rFonts w:eastAsia="ヒラギノ明朝 Pro W6"/>
              </w:rPr>
            </w:pPr>
            <w:r w:rsidRPr="00E02091">
              <w:rPr>
                <w:rFonts w:eastAsia="ヒラギノ明朝 Pro W6"/>
              </w:rPr>
              <w:t>jatka/ta</w:t>
            </w:r>
          </w:p>
        </w:tc>
        <w:tc>
          <w:tcPr>
            <w:tcW w:w="1660" w:type="dxa"/>
            <w:tcBorders>
              <w:top w:val="nil"/>
              <w:left w:val="single" w:sz="4" w:space="0" w:color="auto"/>
              <w:bottom w:val="nil"/>
              <w:right w:val="single" w:sz="4" w:space="0" w:color="auto"/>
            </w:tcBorders>
          </w:tcPr>
          <w:p w14:paraId="4007B2A3" w14:textId="77777777" w:rsidR="00BC7543" w:rsidRPr="00E02091" w:rsidRDefault="00BC7543" w:rsidP="008C42C4">
            <w:pPr>
              <w:spacing w:before="20" w:after="20"/>
              <w:ind w:right="-8"/>
              <w:rPr>
                <w:rFonts w:eastAsia="ヒラギノ明朝 Pro W6"/>
              </w:rPr>
            </w:pPr>
            <w:r w:rsidRPr="00E02091">
              <w:rPr>
                <w:rFonts w:eastAsia="ヒラギノ明朝 Pro W6"/>
              </w:rPr>
              <w:t>jatkaa/va</w:t>
            </w:r>
          </w:p>
        </w:tc>
        <w:tc>
          <w:tcPr>
            <w:tcW w:w="1440" w:type="dxa"/>
            <w:tcBorders>
              <w:top w:val="nil"/>
              <w:left w:val="single" w:sz="4" w:space="0" w:color="auto"/>
              <w:bottom w:val="nil"/>
              <w:right w:val="single" w:sz="4" w:space="0" w:color="auto"/>
            </w:tcBorders>
          </w:tcPr>
          <w:p w14:paraId="025CDBDA" w14:textId="5BCAAD19" w:rsidR="00BC7543" w:rsidRPr="00E02091" w:rsidRDefault="00BC7543" w:rsidP="008C42C4">
            <w:pPr>
              <w:spacing w:before="20" w:after="20"/>
              <w:ind w:right="-8"/>
              <w:rPr>
                <w:rFonts w:eastAsia="ヒラギノ明朝 Pro W6"/>
              </w:rPr>
            </w:pPr>
            <w:r w:rsidRPr="00E02091">
              <w:rPr>
                <w:rFonts w:eastAsia="ヒラギノ明朝 Pro W6"/>
              </w:rPr>
              <w:t>jatka/n</w:t>
            </w:r>
            <w:r>
              <w:rPr>
                <w:rFonts w:eastAsia="ヒラギノ明朝 Pro W6"/>
              </w:rPr>
              <w:t>u</w:t>
            </w:r>
            <w:r w:rsidR="001958A0">
              <w:rPr>
                <w:rFonts w:eastAsia="ヒラギノ明朝 Pro W6"/>
              </w:rPr>
              <w:t>(t)</w:t>
            </w:r>
          </w:p>
        </w:tc>
        <w:tc>
          <w:tcPr>
            <w:tcW w:w="1530" w:type="dxa"/>
            <w:tcBorders>
              <w:top w:val="nil"/>
              <w:left w:val="single" w:sz="4" w:space="0" w:color="auto"/>
              <w:bottom w:val="nil"/>
              <w:right w:val="single" w:sz="4" w:space="0" w:color="auto"/>
            </w:tcBorders>
          </w:tcPr>
          <w:p w14:paraId="3F6AFC5B" w14:textId="77777777" w:rsidR="00BC7543" w:rsidRPr="00E02091" w:rsidRDefault="00BC7543" w:rsidP="008C42C4">
            <w:pPr>
              <w:spacing w:before="20" w:after="20"/>
              <w:ind w:right="-8"/>
              <w:rPr>
                <w:rFonts w:eastAsia="ヒラギノ明朝 Pro W6"/>
              </w:rPr>
            </w:pPr>
            <w:r w:rsidRPr="00E02091">
              <w:rPr>
                <w:rFonts w:eastAsia="ヒラギノ明朝 Pro W6"/>
              </w:rPr>
              <w:t>jatka/ttava</w:t>
            </w:r>
          </w:p>
        </w:tc>
        <w:tc>
          <w:tcPr>
            <w:tcW w:w="1394" w:type="dxa"/>
            <w:tcBorders>
              <w:top w:val="nil"/>
              <w:left w:val="single" w:sz="4" w:space="0" w:color="auto"/>
              <w:bottom w:val="nil"/>
              <w:right w:val="single" w:sz="4" w:space="0" w:color="auto"/>
            </w:tcBorders>
          </w:tcPr>
          <w:p w14:paraId="066017D1" w14:textId="77777777" w:rsidR="00BC7543" w:rsidRPr="00E02091" w:rsidRDefault="00BC7543" w:rsidP="008C42C4">
            <w:pPr>
              <w:spacing w:before="20" w:after="20"/>
              <w:ind w:right="-8"/>
              <w:rPr>
                <w:rFonts w:eastAsia="ヒラギノ明朝 Pro W6"/>
              </w:rPr>
            </w:pPr>
            <w:r w:rsidRPr="00E02091">
              <w:rPr>
                <w:rFonts w:eastAsia="ヒラギノ明朝 Pro W6"/>
              </w:rPr>
              <w:t>jatka/ttu</w:t>
            </w:r>
          </w:p>
        </w:tc>
      </w:tr>
      <w:tr w:rsidR="00BC7543" w:rsidRPr="00E02091" w14:paraId="5DEE4E1A" w14:textId="77777777" w:rsidTr="008C42C4">
        <w:trPr>
          <w:trHeight w:val="381"/>
        </w:trPr>
        <w:tc>
          <w:tcPr>
            <w:tcW w:w="1800" w:type="dxa"/>
            <w:vMerge/>
            <w:tcBorders>
              <w:left w:val="single" w:sz="4" w:space="0" w:color="auto"/>
              <w:right w:val="single" w:sz="4" w:space="0" w:color="auto"/>
            </w:tcBorders>
            <w:shd w:val="clear" w:color="auto" w:fill="auto"/>
          </w:tcPr>
          <w:p w14:paraId="1B962000" w14:textId="77777777" w:rsidR="00BC7543" w:rsidRPr="00E02091"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69566CE0" w14:textId="77777777" w:rsidR="00BC7543" w:rsidRPr="00E02091" w:rsidRDefault="00BC7543" w:rsidP="008C42C4">
            <w:pPr>
              <w:spacing w:before="20" w:after="20"/>
              <w:ind w:right="-8"/>
              <w:rPr>
                <w:rFonts w:eastAsia="ヒラギノ明朝 Pro W6"/>
              </w:rPr>
            </w:pPr>
            <w:r w:rsidRPr="00E02091">
              <w:rPr>
                <w:rFonts w:eastAsia="ヒラギノ明朝 Pro W6"/>
              </w:rPr>
              <w:t>pöl(j)ä/tä</w:t>
            </w:r>
          </w:p>
        </w:tc>
        <w:tc>
          <w:tcPr>
            <w:tcW w:w="1660" w:type="dxa"/>
            <w:tcBorders>
              <w:top w:val="nil"/>
              <w:left w:val="single" w:sz="4" w:space="0" w:color="auto"/>
              <w:bottom w:val="nil"/>
              <w:right w:val="single" w:sz="4" w:space="0" w:color="auto"/>
            </w:tcBorders>
          </w:tcPr>
          <w:p w14:paraId="339BB527" w14:textId="77777777" w:rsidR="00BC7543" w:rsidRPr="00E02091" w:rsidRDefault="00BC7543" w:rsidP="008C42C4">
            <w:pPr>
              <w:spacing w:before="20" w:after="20"/>
              <w:ind w:right="-8"/>
              <w:rPr>
                <w:rFonts w:eastAsia="ヒラギノ明朝 Pro W6"/>
              </w:rPr>
            </w:pPr>
            <w:r w:rsidRPr="00E02091">
              <w:rPr>
                <w:rFonts w:eastAsia="ヒラギノ明朝 Pro W6"/>
              </w:rPr>
              <w:t>pölk(k)ää/vä</w:t>
            </w:r>
          </w:p>
        </w:tc>
        <w:tc>
          <w:tcPr>
            <w:tcW w:w="1440" w:type="dxa"/>
            <w:tcBorders>
              <w:top w:val="nil"/>
              <w:left w:val="single" w:sz="4" w:space="0" w:color="auto"/>
              <w:bottom w:val="nil"/>
              <w:right w:val="single" w:sz="4" w:space="0" w:color="auto"/>
            </w:tcBorders>
          </w:tcPr>
          <w:p w14:paraId="77816298" w14:textId="095F913F" w:rsidR="00BC7543" w:rsidRPr="00E02091" w:rsidRDefault="00BC7543" w:rsidP="008C42C4">
            <w:pPr>
              <w:spacing w:before="20" w:after="20"/>
              <w:ind w:right="-8"/>
              <w:rPr>
                <w:rFonts w:eastAsia="ヒラギノ明朝 Pro W6"/>
              </w:rPr>
            </w:pPr>
            <w:r w:rsidRPr="00E02091">
              <w:rPr>
                <w:rFonts w:eastAsia="ヒラギノ明朝 Pro W6"/>
              </w:rPr>
              <w:t>pöl(j)ä/n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39B061B9" w14:textId="77777777" w:rsidR="00BC7543" w:rsidRPr="00E02091" w:rsidRDefault="00BC7543" w:rsidP="008C42C4">
            <w:pPr>
              <w:spacing w:before="20" w:after="20"/>
              <w:ind w:right="-8"/>
              <w:rPr>
                <w:rFonts w:eastAsia="ヒラギノ明朝 Pro W6"/>
              </w:rPr>
            </w:pPr>
            <w:r w:rsidRPr="00E02091">
              <w:rPr>
                <w:rFonts w:eastAsia="ヒラギノ明朝 Pro W6"/>
              </w:rPr>
              <w:t>pöl(j)ä/ttävä</w:t>
            </w:r>
          </w:p>
        </w:tc>
        <w:tc>
          <w:tcPr>
            <w:tcW w:w="1394" w:type="dxa"/>
            <w:tcBorders>
              <w:top w:val="nil"/>
              <w:left w:val="single" w:sz="4" w:space="0" w:color="auto"/>
              <w:bottom w:val="nil"/>
              <w:right w:val="single" w:sz="4" w:space="0" w:color="auto"/>
            </w:tcBorders>
          </w:tcPr>
          <w:p w14:paraId="3EA1BD77" w14:textId="77777777" w:rsidR="00BC7543" w:rsidRPr="00E02091" w:rsidRDefault="00BC7543" w:rsidP="008C42C4">
            <w:pPr>
              <w:spacing w:before="20" w:after="20"/>
              <w:ind w:right="-8"/>
              <w:rPr>
                <w:rFonts w:eastAsia="ヒラギノ明朝 Pro W6"/>
              </w:rPr>
            </w:pPr>
            <w:r w:rsidRPr="00E02091">
              <w:rPr>
                <w:rFonts w:eastAsia="ヒラギノ明朝 Pro W6"/>
              </w:rPr>
              <w:t>pöl(j)ä/tty</w:t>
            </w:r>
          </w:p>
        </w:tc>
      </w:tr>
      <w:tr w:rsidR="00BC7543" w:rsidRPr="00E02091" w14:paraId="0788FDFC" w14:textId="77777777" w:rsidTr="008C42C4">
        <w:trPr>
          <w:trHeight w:val="381"/>
        </w:trPr>
        <w:tc>
          <w:tcPr>
            <w:tcW w:w="1800" w:type="dxa"/>
            <w:vMerge/>
            <w:tcBorders>
              <w:left w:val="single" w:sz="4" w:space="0" w:color="auto"/>
              <w:right w:val="single" w:sz="4" w:space="0" w:color="auto"/>
            </w:tcBorders>
            <w:shd w:val="clear" w:color="auto" w:fill="auto"/>
          </w:tcPr>
          <w:p w14:paraId="1A372D6A" w14:textId="77777777" w:rsidR="00BC7543" w:rsidRPr="00E02091" w:rsidRDefault="00BC7543" w:rsidP="008C42C4">
            <w:pPr>
              <w:spacing w:before="20" w:after="20"/>
              <w:ind w:right="-8"/>
              <w:rPr>
                <w:rFonts w:eastAsia="ヒラギノ明朝 Pro W6"/>
              </w:rPr>
            </w:pPr>
          </w:p>
        </w:tc>
        <w:tc>
          <w:tcPr>
            <w:tcW w:w="1310" w:type="dxa"/>
            <w:tcBorders>
              <w:top w:val="nil"/>
              <w:left w:val="single" w:sz="4" w:space="0" w:color="auto"/>
              <w:bottom w:val="nil"/>
              <w:right w:val="single" w:sz="4" w:space="0" w:color="auto"/>
            </w:tcBorders>
          </w:tcPr>
          <w:p w14:paraId="51D5F98C" w14:textId="77777777" w:rsidR="00BC7543" w:rsidRPr="00E02091" w:rsidRDefault="00BC7543" w:rsidP="008C42C4">
            <w:pPr>
              <w:spacing w:before="20" w:after="20"/>
              <w:ind w:right="-8"/>
              <w:rPr>
                <w:rFonts w:eastAsia="ヒラギノ明朝 Pro W6"/>
              </w:rPr>
            </w:pPr>
            <w:r w:rsidRPr="00E02091">
              <w:rPr>
                <w:rFonts w:eastAsia="ヒラギノ明朝 Pro W6"/>
              </w:rPr>
              <w:t>keri/tä</w:t>
            </w:r>
          </w:p>
        </w:tc>
        <w:tc>
          <w:tcPr>
            <w:tcW w:w="1660" w:type="dxa"/>
            <w:tcBorders>
              <w:top w:val="nil"/>
              <w:left w:val="single" w:sz="4" w:space="0" w:color="auto"/>
              <w:bottom w:val="nil"/>
              <w:right w:val="single" w:sz="4" w:space="0" w:color="auto"/>
            </w:tcBorders>
          </w:tcPr>
          <w:p w14:paraId="18D358FD" w14:textId="77777777" w:rsidR="00BC7543" w:rsidRPr="00E02091" w:rsidRDefault="00BC7543" w:rsidP="008C42C4">
            <w:pPr>
              <w:spacing w:before="20" w:after="20"/>
              <w:ind w:right="-8"/>
              <w:rPr>
                <w:rFonts w:eastAsia="ヒラギノ明朝 Pro W6"/>
              </w:rPr>
            </w:pPr>
            <w:r w:rsidRPr="00E02091">
              <w:rPr>
                <w:rFonts w:eastAsia="ヒラギノ明朝 Pro W6"/>
              </w:rPr>
              <w:t>kerkkii/vä ~ kerkiä/vä</w:t>
            </w:r>
          </w:p>
        </w:tc>
        <w:tc>
          <w:tcPr>
            <w:tcW w:w="1440" w:type="dxa"/>
            <w:tcBorders>
              <w:top w:val="nil"/>
              <w:left w:val="single" w:sz="4" w:space="0" w:color="auto"/>
              <w:bottom w:val="nil"/>
              <w:right w:val="single" w:sz="4" w:space="0" w:color="auto"/>
            </w:tcBorders>
          </w:tcPr>
          <w:p w14:paraId="7F098F50" w14:textId="3253C659" w:rsidR="00BC7543" w:rsidRPr="00E02091" w:rsidRDefault="00BC7543" w:rsidP="008C42C4">
            <w:pPr>
              <w:spacing w:before="20" w:after="20"/>
              <w:ind w:right="-8"/>
              <w:rPr>
                <w:rFonts w:eastAsia="ヒラギノ明朝 Pro W6"/>
              </w:rPr>
            </w:pPr>
            <w:r w:rsidRPr="00E02091">
              <w:rPr>
                <w:rFonts w:eastAsia="ヒラギノ明朝 Pro W6"/>
              </w:rPr>
              <w:t>keri/n</w:t>
            </w:r>
            <w:r>
              <w:rPr>
                <w:rFonts w:eastAsia="ヒラギノ明朝 Pro W6"/>
              </w:rPr>
              <w:t>y</w:t>
            </w:r>
            <w:r w:rsidR="001958A0">
              <w:rPr>
                <w:rFonts w:eastAsia="ヒラギノ明朝 Pro W6"/>
              </w:rPr>
              <w:t>(t)</w:t>
            </w:r>
          </w:p>
        </w:tc>
        <w:tc>
          <w:tcPr>
            <w:tcW w:w="1530" w:type="dxa"/>
            <w:tcBorders>
              <w:top w:val="nil"/>
              <w:left w:val="single" w:sz="4" w:space="0" w:color="auto"/>
              <w:bottom w:val="nil"/>
              <w:right w:val="single" w:sz="4" w:space="0" w:color="auto"/>
            </w:tcBorders>
          </w:tcPr>
          <w:p w14:paraId="2CCBF31D" w14:textId="77777777" w:rsidR="00BC7543" w:rsidRPr="00E02091" w:rsidRDefault="00BC7543" w:rsidP="008C42C4">
            <w:pPr>
              <w:spacing w:before="20" w:after="20"/>
              <w:ind w:right="-8"/>
              <w:rPr>
                <w:rFonts w:eastAsia="ヒラギノ明朝 Pro W6"/>
              </w:rPr>
            </w:pPr>
            <w:r w:rsidRPr="00E02091">
              <w:rPr>
                <w:rFonts w:eastAsia="ヒラギノ明朝 Pro W6"/>
              </w:rPr>
              <w:t>keri/ttävä</w:t>
            </w:r>
          </w:p>
        </w:tc>
        <w:tc>
          <w:tcPr>
            <w:tcW w:w="1394" w:type="dxa"/>
            <w:tcBorders>
              <w:top w:val="nil"/>
              <w:left w:val="single" w:sz="4" w:space="0" w:color="auto"/>
              <w:bottom w:val="nil"/>
              <w:right w:val="single" w:sz="4" w:space="0" w:color="auto"/>
            </w:tcBorders>
          </w:tcPr>
          <w:p w14:paraId="273A6D8A" w14:textId="77777777" w:rsidR="00BC7543" w:rsidRPr="00E02091" w:rsidRDefault="00BC7543" w:rsidP="008C42C4">
            <w:pPr>
              <w:spacing w:before="20" w:after="20"/>
              <w:ind w:right="-8"/>
              <w:rPr>
                <w:rFonts w:eastAsia="ヒラギノ明朝 Pro W6"/>
              </w:rPr>
            </w:pPr>
            <w:r w:rsidRPr="00E02091">
              <w:rPr>
                <w:rFonts w:eastAsia="ヒラギノ明朝 Pro W6"/>
              </w:rPr>
              <w:t>keri/tty</w:t>
            </w:r>
          </w:p>
        </w:tc>
      </w:tr>
      <w:tr w:rsidR="00BC7543" w:rsidRPr="00E02091" w14:paraId="394445BE" w14:textId="77777777" w:rsidTr="008C42C4">
        <w:trPr>
          <w:trHeight w:val="381"/>
        </w:trPr>
        <w:tc>
          <w:tcPr>
            <w:tcW w:w="1800" w:type="dxa"/>
            <w:vMerge/>
            <w:tcBorders>
              <w:left w:val="single" w:sz="4" w:space="0" w:color="auto"/>
              <w:bottom w:val="single" w:sz="4" w:space="0" w:color="auto"/>
              <w:right w:val="single" w:sz="4" w:space="0" w:color="auto"/>
            </w:tcBorders>
            <w:shd w:val="clear" w:color="auto" w:fill="auto"/>
          </w:tcPr>
          <w:p w14:paraId="2D845E87" w14:textId="77777777" w:rsidR="00BC7543" w:rsidRPr="00E02091" w:rsidRDefault="00BC7543" w:rsidP="008C42C4">
            <w:pPr>
              <w:spacing w:before="20" w:after="20"/>
              <w:ind w:right="-8"/>
              <w:rPr>
                <w:rFonts w:eastAsia="ヒラギノ明朝 Pro W6"/>
              </w:rPr>
            </w:pPr>
          </w:p>
        </w:tc>
        <w:tc>
          <w:tcPr>
            <w:tcW w:w="1310" w:type="dxa"/>
            <w:tcBorders>
              <w:top w:val="nil"/>
              <w:left w:val="single" w:sz="4" w:space="0" w:color="auto"/>
              <w:bottom w:val="single" w:sz="4" w:space="0" w:color="auto"/>
              <w:right w:val="single" w:sz="4" w:space="0" w:color="auto"/>
            </w:tcBorders>
          </w:tcPr>
          <w:p w14:paraId="4A2B1A70" w14:textId="77777777" w:rsidR="00BC7543" w:rsidRPr="00E02091" w:rsidRDefault="00BC7543" w:rsidP="008C42C4">
            <w:pPr>
              <w:spacing w:before="20" w:after="20"/>
              <w:ind w:right="-8"/>
              <w:rPr>
                <w:rFonts w:eastAsia="ヒラギノ明朝 Pro W6"/>
              </w:rPr>
            </w:pPr>
            <w:r w:rsidRPr="00E02091">
              <w:rPr>
                <w:rFonts w:eastAsia="ヒラギノ明朝 Pro W6"/>
              </w:rPr>
              <w:t>ka(đ)o/ta</w:t>
            </w:r>
          </w:p>
        </w:tc>
        <w:tc>
          <w:tcPr>
            <w:tcW w:w="1660" w:type="dxa"/>
            <w:tcBorders>
              <w:top w:val="nil"/>
              <w:left w:val="single" w:sz="4" w:space="0" w:color="auto"/>
              <w:bottom w:val="single" w:sz="4" w:space="0" w:color="auto"/>
              <w:right w:val="single" w:sz="4" w:space="0" w:color="auto"/>
            </w:tcBorders>
          </w:tcPr>
          <w:p w14:paraId="72A219C5" w14:textId="77777777" w:rsidR="00BC7543" w:rsidRPr="00E02091" w:rsidRDefault="00BC7543" w:rsidP="008C42C4">
            <w:pPr>
              <w:spacing w:before="20" w:after="20"/>
              <w:ind w:right="-8"/>
              <w:rPr>
                <w:rFonts w:eastAsia="ヒラギノ明朝 Pro W6"/>
              </w:rPr>
            </w:pPr>
            <w:r w:rsidRPr="00E02091">
              <w:rPr>
                <w:rFonts w:eastAsia="ヒラギノ明朝 Pro W6"/>
              </w:rPr>
              <w:t>kattoo/va ~ katoa/va</w:t>
            </w:r>
          </w:p>
        </w:tc>
        <w:tc>
          <w:tcPr>
            <w:tcW w:w="1440" w:type="dxa"/>
            <w:tcBorders>
              <w:top w:val="nil"/>
              <w:left w:val="single" w:sz="4" w:space="0" w:color="auto"/>
              <w:bottom w:val="single" w:sz="4" w:space="0" w:color="auto"/>
              <w:right w:val="single" w:sz="4" w:space="0" w:color="auto"/>
            </w:tcBorders>
          </w:tcPr>
          <w:p w14:paraId="4FC387A9" w14:textId="52ED2178" w:rsidR="00BC7543" w:rsidRPr="00E02091" w:rsidRDefault="00BC7543" w:rsidP="008C42C4">
            <w:pPr>
              <w:spacing w:before="20" w:after="20"/>
              <w:ind w:right="-8"/>
              <w:rPr>
                <w:rFonts w:eastAsia="ヒラギノ明朝 Pro W6"/>
              </w:rPr>
            </w:pPr>
            <w:r w:rsidRPr="00E02091">
              <w:rPr>
                <w:rFonts w:eastAsia="ヒラギノ明朝 Pro W6"/>
              </w:rPr>
              <w:t>ka(đ)o/n</w:t>
            </w:r>
            <w:r>
              <w:rPr>
                <w:rFonts w:eastAsia="ヒラギノ明朝 Pro W6"/>
              </w:rPr>
              <w:t>u</w:t>
            </w:r>
            <w:r w:rsidR="001958A0">
              <w:rPr>
                <w:rFonts w:eastAsia="ヒラギノ明朝 Pro W6"/>
              </w:rPr>
              <w:t>(t)</w:t>
            </w:r>
          </w:p>
        </w:tc>
        <w:tc>
          <w:tcPr>
            <w:tcW w:w="1530" w:type="dxa"/>
            <w:tcBorders>
              <w:top w:val="nil"/>
              <w:left w:val="single" w:sz="4" w:space="0" w:color="auto"/>
              <w:bottom w:val="single" w:sz="4" w:space="0" w:color="auto"/>
              <w:right w:val="single" w:sz="4" w:space="0" w:color="auto"/>
            </w:tcBorders>
          </w:tcPr>
          <w:p w14:paraId="1B384A38" w14:textId="77777777" w:rsidR="00BC7543" w:rsidRPr="00E02091" w:rsidRDefault="00BC7543" w:rsidP="008C42C4">
            <w:pPr>
              <w:spacing w:before="20" w:after="20"/>
              <w:ind w:right="-8"/>
              <w:rPr>
                <w:rFonts w:eastAsia="ヒラギノ明朝 Pro W6"/>
              </w:rPr>
            </w:pPr>
            <w:r w:rsidRPr="00E02091">
              <w:rPr>
                <w:rFonts w:eastAsia="ヒラギノ明朝 Pro W6"/>
              </w:rPr>
              <w:t>ka(đ)o/ttava</w:t>
            </w:r>
          </w:p>
        </w:tc>
        <w:tc>
          <w:tcPr>
            <w:tcW w:w="1394" w:type="dxa"/>
            <w:tcBorders>
              <w:top w:val="nil"/>
              <w:left w:val="single" w:sz="4" w:space="0" w:color="auto"/>
              <w:bottom w:val="single" w:sz="4" w:space="0" w:color="auto"/>
              <w:right w:val="single" w:sz="4" w:space="0" w:color="auto"/>
            </w:tcBorders>
          </w:tcPr>
          <w:p w14:paraId="5984086E" w14:textId="77777777" w:rsidR="00BC7543" w:rsidRPr="00E02091" w:rsidRDefault="00BC7543" w:rsidP="008C42C4">
            <w:pPr>
              <w:spacing w:before="20" w:after="20"/>
              <w:ind w:right="-8"/>
              <w:rPr>
                <w:rFonts w:eastAsia="ヒラギノ明朝 Pro W6"/>
              </w:rPr>
            </w:pPr>
            <w:r w:rsidRPr="00E02091">
              <w:rPr>
                <w:rFonts w:eastAsia="ヒラギノ明朝 Pro W6"/>
              </w:rPr>
              <w:t>ka(đ)o/ttu</w:t>
            </w:r>
          </w:p>
        </w:tc>
      </w:tr>
    </w:tbl>
    <w:p w14:paraId="0B346571" w14:textId="77777777" w:rsidR="00BC7543" w:rsidRPr="00E02091" w:rsidRDefault="00BC7543" w:rsidP="00BC7543">
      <w:pPr>
        <w:pStyle w:val="Overskrift4"/>
        <w:rPr>
          <w:rFonts w:eastAsia="ヒラギノ明朝 Pro W6"/>
        </w:rPr>
      </w:pPr>
      <w:bookmarkStart w:id="1835" w:name="_Toc311273909"/>
      <w:r w:rsidRPr="00E02091">
        <w:rPr>
          <w:rFonts w:eastAsia="ヒラギノ明朝 Pro W6"/>
        </w:rPr>
        <w:t>Agenttipartisipin käyttö ja haamustus</w:t>
      </w:r>
      <w:bookmarkEnd w:id="1835"/>
    </w:p>
    <w:p w14:paraId="7424443D" w14:textId="2B60AE39" w:rsidR="00BC7543" w:rsidRPr="00E02091" w:rsidRDefault="00BC7543" w:rsidP="00BC7543">
      <w:r w:rsidRPr="00E02091">
        <w:rPr>
          <w:smallCaps/>
        </w:rPr>
        <w:t xml:space="preserve">Agenttipartisipila </w:t>
      </w:r>
      <w:r w:rsidRPr="00E02091">
        <w:t xml:space="preserve">meinaama verbihaamui, mikkä käytethään niin käsketyssä </w:t>
      </w:r>
      <w:r w:rsidRPr="00690149">
        <w:rPr>
          <w:smallCaps/>
        </w:rPr>
        <w:t>agenttikonstruksuunissa</w:t>
      </w:r>
      <w:r w:rsidRPr="00E02091">
        <w:t xml:space="preserve">. Nämät essiinythään substantiivin etudefineerauksena (1, 2, 3) ja adjektiivin sijasta </w:t>
      </w:r>
      <w:r>
        <w:t>predikasuuni</w:t>
      </w:r>
      <w:r w:rsidRPr="00E02091">
        <w:t xml:space="preserve">syntaktiissa (4). Näissä agenttikonstruksuunin subjekti oon agenttipartisipin eđessä ja tasan </w:t>
      </w:r>
      <w:r w:rsidR="00A27713">
        <w:t>genitiiv</w:t>
      </w:r>
      <w:r w:rsidRPr="00E02091">
        <w:t>issä. Itte agenttipartisippi taippuu samhaan laihiin ko adjektiivi</w:t>
      </w:r>
      <w:r w:rsidR="00260880">
        <w:t xml:space="preserve"> taipuis</w:t>
      </w:r>
      <w:r w:rsidRPr="00E02091">
        <w:t xml:space="preserve">, </w:t>
      </w:r>
      <w:r w:rsidR="00260880">
        <w:t>jos se</w:t>
      </w:r>
      <w:r w:rsidRPr="00E02091">
        <w:t xml:space="preserve"> olis samassa funksuunissa.</w:t>
      </w:r>
    </w:p>
    <w:p w14:paraId="2E5ACE19" w14:textId="0DCAB777" w:rsidR="00BC7543" w:rsidRPr="00E02091" w:rsidRDefault="00BC7543" w:rsidP="00BC7543">
      <w:pPr>
        <w:rPr>
          <w:i/>
        </w:rPr>
      </w:pPr>
      <w:r w:rsidRPr="00E02091">
        <w:t xml:space="preserve">(1) Tämä oon </w:t>
      </w:r>
      <w:r>
        <w:t>[</w:t>
      </w:r>
      <w:r w:rsidRPr="000A3A7F">
        <w:t>äitin</w:t>
      </w:r>
      <w:r w:rsidRPr="00E02091">
        <w:rPr>
          <w:i/>
        </w:rPr>
        <w:t xml:space="preserve"> paistama leipä</w:t>
      </w:r>
      <w:r w:rsidR="00D55181">
        <w:t>]</w:t>
      </w:r>
      <w:r w:rsidR="001B127A" w:rsidRPr="001B127A">
        <w:t>.</w:t>
      </w:r>
    </w:p>
    <w:p w14:paraId="6CA16B52" w14:textId="5A364BAD" w:rsidR="00BC7543" w:rsidRPr="00E02091" w:rsidRDefault="00BC7543" w:rsidP="00BC7543">
      <w:r w:rsidRPr="00E02091">
        <w:t xml:space="preserve">(2) </w:t>
      </w:r>
      <w:r>
        <w:t>[</w:t>
      </w:r>
      <w:r w:rsidRPr="000A3A7F">
        <w:t xml:space="preserve">Kenen </w:t>
      </w:r>
      <w:r w:rsidRPr="00E02091">
        <w:rPr>
          <w:i/>
        </w:rPr>
        <w:t>tappama</w:t>
      </w:r>
      <w:r w:rsidRPr="00E02091">
        <w:t xml:space="preserve"> karhuu</w:t>
      </w:r>
      <w:r w:rsidR="00260880">
        <w:t>]</w:t>
      </w:r>
      <w:r w:rsidRPr="00E02091">
        <w:t xml:space="preserve"> tämä oon?</w:t>
      </w:r>
    </w:p>
    <w:p w14:paraId="079F2B9E" w14:textId="77777777" w:rsidR="00BC7543" w:rsidRPr="00E02091" w:rsidRDefault="00BC7543" w:rsidP="00BC7543">
      <w:r w:rsidRPr="00E02091">
        <w:t xml:space="preserve">(3) Mie nyljin </w:t>
      </w:r>
      <w:r>
        <w:t>[</w:t>
      </w:r>
      <w:r w:rsidRPr="000A3A7F">
        <w:t xml:space="preserve">faarin </w:t>
      </w:r>
      <w:r w:rsidRPr="00E02091">
        <w:rPr>
          <w:i/>
        </w:rPr>
        <w:t xml:space="preserve">tappaman </w:t>
      </w:r>
      <w:r w:rsidRPr="000A3A7F">
        <w:t>karhuun</w:t>
      </w:r>
      <w:r>
        <w:t>]</w:t>
      </w:r>
      <w:r w:rsidRPr="00E02091">
        <w:t>.</w:t>
      </w:r>
    </w:p>
    <w:p w14:paraId="00590593" w14:textId="3CAA2E00" w:rsidR="00BC7543" w:rsidRPr="00E02091" w:rsidRDefault="00BC7543" w:rsidP="00BC7543">
      <w:r w:rsidRPr="00E02091">
        <w:t xml:space="preserve">(4) Kyllä se paita oon </w:t>
      </w:r>
      <w:r>
        <w:t>[</w:t>
      </w:r>
      <w:r w:rsidRPr="000A3A7F">
        <w:t>minun</w:t>
      </w:r>
      <w:r w:rsidRPr="00E02091">
        <w:rPr>
          <w:i/>
        </w:rPr>
        <w:t xml:space="preserve"> </w:t>
      </w:r>
      <w:r w:rsidR="00F94B6E">
        <w:rPr>
          <w:i/>
        </w:rPr>
        <w:t>neuloma</w:t>
      </w:r>
      <w:r>
        <w:t>]</w:t>
      </w:r>
      <w:r w:rsidRPr="00E02091">
        <w:t>.</w:t>
      </w:r>
    </w:p>
    <w:p w14:paraId="72377C37" w14:textId="77777777" w:rsidR="00BC7543" w:rsidRPr="00E02091" w:rsidRDefault="00BC7543" w:rsidP="00BC7543">
      <w:r w:rsidRPr="00E02091">
        <w:t>Agenttikonstruksuuni oon käytössä harvinainen. Se oon tavalisempi käyttäät syntaktiita, missä agenttikonstruksuunin subjekti oon koko syntaktin subjekti ja verbi koko syntaktin verbaali</w:t>
      </w:r>
      <w:r>
        <w:t xml:space="preserve"> (5–7)</w:t>
      </w:r>
      <w:r w:rsidRPr="00E02091">
        <w:t>:</w:t>
      </w:r>
    </w:p>
    <w:p w14:paraId="55A54371" w14:textId="77777777" w:rsidR="00BC7543" w:rsidRPr="00E02091" w:rsidRDefault="00BC7543" w:rsidP="00BC7543">
      <w:r w:rsidRPr="00E02091">
        <w:t>(</w:t>
      </w:r>
      <w:r>
        <w:t>5</w:t>
      </w:r>
      <w:r w:rsidRPr="00E02091">
        <w:t xml:space="preserve">) </w:t>
      </w:r>
      <w:r w:rsidRPr="008C1574">
        <w:t>Äiti paistoi</w:t>
      </w:r>
      <w:r w:rsidRPr="00E02091">
        <w:t xml:space="preserve"> tämän leivän.</w:t>
      </w:r>
    </w:p>
    <w:p w14:paraId="401918D9" w14:textId="77777777" w:rsidR="00BC7543" w:rsidRPr="00E02091" w:rsidRDefault="00BC7543" w:rsidP="00BC7543">
      <w:r w:rsidRPr="00E02091">
        <w:t>(</w:t>
      </w:r>
      <w:r>
        <w:t>6</w:t>
      </w:r>
      <w:r w:rsidRPr="00E02091">
        <w:t xml:space="preserve">) </w:t>
      </w:r>
      <w:r w:rsidRPr="008C1574">
        <w:t>Kuka tappoi</w:t>
      </w:r>
      <w:r w:rsidRPr="00E02091">
        <w:t xml:space="preserve"> tämän karhuun?</w:t>
      </w:r>
    </w:p>
    <w:p w14:paraId="1DDB0BA9" w14:textId="4E7CD01B" w:rsidR="00BC7543" w:rsidRDefault="00BC7543" w:rsidP="00BC7543">
      <w:r w:rsidRPr="00E02091">
        <w:t>(</w:t>
      </w:r>
      <w:r>
        <w:t>7</w:t>
      </w:r>
      <w:r w:rsidRPr="00E02091">
        <w:t xml:space="preserve">) Kyllä </w:t>
      </w:r>
      <w:r w:rsidRPr="000C3DEE">
        <w:t xml:space="preserve">mie olen </w:t>
      </w:r>
      <w:r w:rsidR="0076040D">
        <w:t>neulonu</w:t>
      </w:r>
      <w:r w:rsidRPr="00E02091">
        <w:t xml:space="preserve"> tuon paiđan.</w:t>
      </w:r>
    </w:p>
    <w:p w14:paraId="775B092A" w14:textId="38E1F958" w:rsidR="00BC7543" w:rsidRDefault="00F94B6E" w:rsidP="00BC7543">
      <w:r>
        <w:t>Muutamisti agentti</w:t>
      </w:r>
      <w:r w:rsidR="00BC7543">
        <w:t>konstruksuuni oon korvaamasta alisyntaktii (8)</w:t>
      </w:r>
      <w:r w:rsidR="00EA1DA0">
        <w:t>:</w:t>
      </w:r>
    </w:p>
    <w:p w14:paraId="7A7B87FD" w14:textId="77777777" w:rsidR="00BC7543" w:rsidRPr="00E02091" w:rsidRDefault="00BC7543" w:rsidP="00BC7543">
      <w:r>
        <w:t>(8) Mie nyljin sen karhuun, minkä faari tappoi.</w:t>
      </w:r>
    </w:p>
    <w:p w14:paraId="438EC2D5" w14:textId="7789F6CA" w:rsidR="00BC7543" w:rsidRPr="00E77CBA" w:rsidRDefault="00BC7543" w:rsidP="00BC7543">
      <w:r w:rsidRPr="00E02091">
        <w:t>Jos kuitenki halluu käyttäät agenttikonstruksuuni</w:t>
      </w:r>
      <w:r>
        <w:t>i</w:t>
      </w:r>
      <w:r w:rsidRPr="00E02091">
        <w:t>ta, se sen</w:t>
      </w:r>
      <w:r w:rsidR="00491195">
        <w:t xml:space="preserve"> oon </w:t>
      </w:r>
      <w:r w:rsidRPr="00E02091">
        <w:t>helppo haamustaat: Haamu oon sama ko 3. infinitiivin haamu ilman kaasussuffiksitta.</w:t>
      </w:r>
      <w:r>
        <w:t xml:space="preserve"> Mutta siihen häyttyy tietenki lisätä net kaasussuffiksit, mitä syntaktin verbaali vaattii.</w:t>
      </w:r>
    </w:p>
    <w:p w14:paraId="4CF00AEA" w14:textId="3FDFC0B1" w:rsidR="00C30B69" w:rsidRDefault="00C30B69" w:rsidP="00C30B69">
      <w:pPr>
        <w:pStyle w:val="Overskrift1"/>
        <w:keepLines w:val="0"/>
        <w:tabs>
          <w:tab w:val="clear" w:pos="432"/>
          <w:tab w:val="left" w:pos="7513"/>
        </w:tabs>
        <w:spacing w:before="240" w:after="0"/>
        <w:ind w:left="432" w:hanging="432"/>
      </w:pPr>
      <w:bookmarkStart w:id="1836" w:name="_Toc152734474"/>
      <w:bookmarkStart w:id="1837" w:name="_Toc180478981"/>
      <w:bookmarkStart w:id="1838" w:name="_Toc241129328"/>
      <w:bookmarkStart w:id="1839" w:name="_Toc311273910"/>
      <w:r w:rsidRPr="00E77CBA">
        <w:t>Prono</w:t>
      </w:r>
      <w:bookmarkEnd w:id="1836"/>
      <w:bookmarkEnd w:id="1837"/>
      <w:r>
        <w:t>menit ja muut prosanat</w:t>
      </w:r>
      <w:bookmarkEnd w:id="1838"/>
      <w:bookmarkEnd w:id="1839"/>
    </w:p>
    <w:p w14:paraId="6A8FA46A" w14:textId="3BA96DD6" w:rsidR="002D3271" w:rsidRDefault="00C30B69" w:rsidP="00C30B69">
      <w:pPr>
        <w:pStyle w:val="Brdtekst"/>
      </w:pPr>
      <w:r w:rsidRPr="000029FE">
        <w:rPr>
          <w:smallCaps/>
        </w:rPr>
        <w:t xml:space="preserve">Pronomenit </w:t>
      </w:r>
      <w:r w:rsidRPr="00E77CBA">
        <w:t xml:space="preserve">oon sannoi, jokka </w:t>
      </w:r>
      <w:r w:rsidR="000278B6">
        <w:t>käytethään</w:t>
      </w:r>
      <w:r w:rsidRPr="00E77CBA">
        <w:t xml:space="preserve"> jonku toisen </w:t>
      </w:r>
      <w:r>
        <w:t>nomenin</w:t>
      </w:r>
      <w:r w:rsidRPr="00E77CBA">
        <w:t xml:space="preserve"> sijas</w:t>
      </w:r>
      <w:r w:rsidR="00CF3E6A">
        <w:t>ta. Sen sannoo jo itte sanaki: S</w:t>
      </w:r>
      <w:r w:rsidRPr="00E77CBA">
        <w:t xml:space="preserve">e tullee latinan sanoista </w:t>
      </w:r>
      <w:r w:rsidRPr="00E77CBA">
        <w:rPr>
          <w:i/>
        </w:rPr>
        <w:t>pro</w:t>
      </w:r>
      <w:r w:rsidRPr="00E77CBA">
        <w:t xml:space="preserve"> </w:t>
      </w:r>
      <w:r>
        <w:rPr>
          <w:i/>
        </w:rPr>
        <w:t>nomen</w:t>
      </w:r>
      <w:r w:rsidRPr="00E77CBA">
        <w:t xml:space="preserve"> eli meinaa ”</w:t>
      </w:r>
      <w:r>
        <w:t>nomeni</w:t>
      </w:r>
      <w:r w:rsidRPr="00E77CBA">
        <w:t>n si</w:t>
      </w:r>
      <w:r>
        <w:t>jasta”. Net refereerathaan joho</w:t>
      </w:r>
      <w:r w:rsidRPr="00E77CBA">
        <w:t>nki toisheen san</w:t>
      </w:r>
      <w:r>
        <w:t>haan eli ass</w:t>
      </w:r>
      <w:r w:rsidR="003F732E">
        <w:t>ii</w:t>
      </w:r>
      <w:r w:rsidR="002166C8">
        <w:t>ss</w:t>
      </w:r>
      <w:r>
        <w:t>een, mikä jollaki laila</w:t>
      </w:r>
      <w:r w:rsidRPr="00E77CBA">
        <w:t xml:space="preserve"> essiinttyy muuvala kontekstissa.</w:t>
      </w:r>
      <w:r>
        <w:t xml:space="preserve"> </w:t>
      </w:r>
      <w:r w:rsidR="00E66D20">
        <w:t>Sitä jäsentä, mihin pronomeni kontekstissa refere</w:t>
      </w:r>
      <w:r w:rsidR="002D3271">
        <w:t>e</w:t>
      </w:r>
      <w:r w:rsidR="00E66D20">
        <w:t xml:space="preserve">raa, kuttuma </w:t>
      </w:r>
      <w:r w:rsidR="00E66D20" w:rsidRPr="00162209">
        <w:rPr>
          <w:smallCaps/>
        </w:rPr>
        <w:t>korrelaatiksi</w:t>
      </w:r>
      <w:r w:rsidR="002D3271">
        <w:t>.</w:t>
      </w:r>
    </w:p>
    <w:p w14:paraId="2FDFA37A" w14:textId="0B98971C" w:rsidR="00C30B69" w:rsidRDefault="00C30B69" w:rsidP="00C30B69">
      <w:pPr>
        <w:pStyle w:val="Brdtekst"/>
      </w:pPr>
      <w:r>
        <w:t>Pronomenit oon syntaktissa ylheensä substantiivin sijasta</w:t>
      </w:r>
      <w:r w:rsidR="00473208">
        <w:t xml:space="preserve"> eli NP:nä</w:t>
      </w:r>
      <w:r w:rsidR="000029FE">
        <w:t xml:space="preserve">, </w:t>
      </w:r>
      <w:r>
        <w:t xml:space="preserve">mutta kyllä niitten </w:t>
      </w:r>
      <w:r w:rsidR="00147790">
        <w:t>funksuuni</w:t>
      </w:r>
      <w:r>
        <w:t xml:space="preserve"> saattaa kans muistuttaat adjektiivin </w:t>
      </w:r>
      <w:r w:rsidR="00147790">
        <w:t>funksuuni</w:t>
      </w:r>
      <w:r w:rsidR="00CF3E6A">
        <w:t>i</w:t>
      </w:r>
      <w:r>
        <w:t>ta. Verttaa seuraaviita</w:t>
      </w:r>
      <w:r w:rsidR="00CF3E6A">
        <w:t xml:space="preserve"> syntaktiita (1–3)</w:t>
      </w:r>
      <w:r>
        <w:t>:</w:t>
      </w:r>
    </w:p>
    <w:p w14:paraId="412B3A61" w14:textId="77777777" w:rsidR="00F904D4" w:rsidRDefault="0075485B" w:rsidP="00C30B69">
      <w:pPr>
        <w:pStyle w:val="Brdtekst"/>
      </w:pPr>
      <w:r>
        <w:t>(</w:t>
      </w:r>
      <w:r w:rsidR="00C30B69">
        <w:t>1) Matti juksas pirruu</w:t>
      </w:r>
      <w:r w:rsidR="00F904D4">
        <w:t>.</w:t>
      </w:r>
    </w:p>
    <w:p w14:paraId="614E433B" w14:textId="407E1CFF" w:rsidR="00C30B69" w:rsidRDefault="0075485B" w:rsidP="00C30B69">
      <w:pPr>
        <w:pStyle w:val="Brdtekst"/>
      </w:pPr>
      <w:r>
        <w:t>(</w:t>
      </w:r>
      <w:r w:rsidR="00C30B69">
        <w:t xml:space="preserve">2) </w:t>
      </w:r>
      <w:r w:rsidR="00C30B69" w:rsidRPr="000029FE">
        <w:rPr>
          <w:i/>
        </w:rPr>
        <w:t>Se</w:t>
      </w:r>
      <w:r w:rsidR="00C30B69">
        <w:t xml:space="preserve"> juksas pirruu.</w:t>
      </w:r>
    </w:p>
    <w:p w14:paraId="12762114" w14:textId="02C06B0D" w:rsidR="00C30B69" w:rsidRPr="00E77CBA" w:rsidRDefault="0075485B" w:rsidP="00C30B69">
      <w:pPr>
        <w:pStyle w:val="Brdtekst"/>
      </w:pPr>
      <w:r>
        <w:t>(</w:t>
      </w:r>
      <w:r w:rsidR="00C30B69">
        <w:t xml:space="preserve">3) </w:t>
      </w:r>
      <w:r w:rsidR="00C30B69" w:rsidRPr="000029FE">
        <w:rPr>
          <w:i/>
        </w:rPr>
        <w:t>Tämä</w:t>
      </w:r>
      <w:r w:rsidR="00C30B69">
        <w:t xml:space="preserve"> mies juksas pirruu.</w:t>
      </w:r>
    </w:p>
    <w:p w14:paraId="58DFAC4B" w14:textId="68006DC3" w:rsidR="00C30B69" w:rsidRDefault="00C30B69" w:rsidP="00620499">
      <w:pPr>
        <w:pStyle w:val="Punktliste"/>
        <w:numPr>
          <w:ilvl w:val="0"/>
          <w:numId w:val="0"/>
        </w:numPr>
      </w:pPr>
      <w:r>
        <w:t xml:space="preserve">Syntaktissa </w:t>
      </w:r>
      <w:r w:rsidR="0075485B">
        <w:t>(</w:t>
      </w:r>
      <w:r>
        <w:t xml:space="preserve">2) pronomeni </w:t>
      </w:r>
      <w:r>
        <w:rPr>
          <w:i/>
        </w:rPr>
        <w:t>se</w:t>
      </w:r>
      <w:r>
        <w:t xml:space="preserve"> oon substantiivin </w:t>
      </w:r>
      <w:r w:rsidR="00147790">
        <w:t>funksuuni</w:t>
      </w:r>
      <w:r>
        <w:t xml:space="preserve">ssa, syntaktissa </w:t>
      </w:r>
      <w:r w:rsidR="0075485B">
        <w:t>(</w:t>
      </w:r>
      <w:r>
        <w:t xml:space="preserve">3) </w:t>
      </w:r>
      <w:r w:rsidR="00826004">
        <w:t xml:space="preserve">pronomeni </w:t>
      </w:r>
      <w:r w:rsidR="00826004">
        <w:rPr>
          <w:i/>
        </w:rPr>
        <w:t xml:space="preserve">tämä </w:t>
      </w:r>
      <w:r>
        <w:t xml:space="preserve">taas </w:t>
      </w:r>
      <w:r w:rsidR="00826004">
        <w:t xml:space="preserve">oon </w:t>
      </w:r>
      <w:r>
        <w:t xml:space="preserve">adjektiivin </w:t>
      </w:r>
      <w:r w:rsidR="00147790">
        <w:t>funksuuni</w:t>
      </w:r>
      <w:r>
        <w:t>ssa.</w:t>
      </w:r>
    </w:p>
    <w:p w14:paraId="17E1A3A6" w14:textId="0ECC481C" w:rsidR="00C30B69" w:rsidRPr="00414E31" w:rsidRDefault="00C30B69" w:rsidP="00620499">
      <w:pPr>
        <w:pStyle w:val="Punktliste"/>
        <w:numPr>
          <w:ilvl w:val="0"/>
          <w:numId w:val="0"/>
        </w:numPr>
      </w:pPr>
      <w:r>
        <w:t xml:space="preserve">Vasituitten </w:t>
      </w:r>
      <w:r w:rsidR="00080CE6">
        <w:t>pronomenii</w:t>
      </w:r>
      <w:r>
        <w:t xml:space="preserve">tten lisäksi oon vielä muitaki prosannoi, näjet </w:t>
      </w:r>
      <w:r w:rsidRPr="000029FE">
        <w:rPr>
          <w:smallCaps/>
        </w:rPr>
        <w:t>proadjektiiviita</w:t>
      </w:r>
      <w:r>
        <w:t>, mikkä tasan refereerathaan adjektiivhiin eli oon adjektiivin funk</w:t>
      </w:r>
      <w:r w:rsidR="00826004">
        <w:t>suuni</w:t>
      </w:r>
      <w:r>
        <w:t>ssa</w:t>
      </w:r>
      <w:r w:rsidR="00473208">
        <w:t xml:space="preserve"> eli AP:nä</w:t>
      </w:r>
      <w:r w:rsidR="00BA2D18">
        <w:t xml:space="preserve"> (4)</w:t>
      </w:r>
      <w:r>
        <w:t xml:space="preserve">, ja </w:t>
      </w:r>
      <w:r w:rsidRPr="000029FE">
        <w:rPr>
          <w:smallCaps/>
        </w:rPr>
        <w:t>proadverbiita</w:t>
      </w:r>
      <w:r>
        <w:t>, mikkä refereerat</w:t>
      </w:r>
      <w:r w:rsidR="00811ED7">
        <w:t>haan adverbhiin eli oon a</w:t>
      </w:r>
      <w:r w:rsidR="005D4237">
        <w:t>dverbin</w:t>
      </w:r>
      <w:r>
        <w:t xml:space="preserve"> </w:t>
      </w:r>
      <w:r w:rsidR="00147790">
        <w:t>funksuuni</w:t>
      </w:r>
      <w:r>
        <w:t>ssa</w:t>
      </w:r>
      <w:r w:rsidR="00AF7A84">
        <w:t xml:space="preserve"> eli Ad</w:t>
      </w:r>
      <w:r w:rsidR="00473208">
        <w:t>vP:nä</w:t>
      </w:r>
      <w:r w:rsidR="00BA2D18">
        <w:t xml:space="preserve"> (5)</w:t>
      </w:r>
      <w:r>
        <w:t>.</w:t>
      </w:r>
    </w:p>
    <w:p w14:paraId="158AA03D" w14:textId="786C1264" w:rsidR="00620499" w:rsidRDefault="00620499" w:rsidP="00C30B69">
      <w:pPr>
        <w:pStyle w:val="Brdtekst"/>
      </w:pPr>
      <w:r>
        <w:t xml:space="preserve">(4) </w:t>
      </w:r>
      <w:r w:rsidRPr="00620499">
        <w:rPr>
          <w:i/>
        </w:rPr>
        <w:t>Tuomoista</w:t>
      </w:r>
      <w:r>
        <w:t xml:space="preserve"> miestä oon helpp</w:t>
      </w:r>
      <w:r w:rsidR="00FC1CFE">
        <w:t>o</w:t>
      </w:r>
      <w:r>
        <w:t xml:space="preserve"> rakastaat.</w:t>
      </w:r>
    </w:p>
    <w:p w14:paraId="72C60A7E" w14:textId="7DC34945" w:rsidR="00FC1CFE" w:rsidRPr="00253BEF" w:rsidRDefault="00FC1CFE" w:rsidP="00C30B69">
      <w:pPr>
        <w:pStyle w:val="Brdtekst"/>
      </w:pPr>
      <w:r>
        <w:t>(5)</w:t>
      </w:r>
      <w:r w:rsidR="00253BEF">
        <w:t xml:space="preserve"> </w:t>
      </w:r>
      <w:r w:rsidR="00253BEF">
        <w:rPr>
          <w:i/>
        </w:rPr>
        <w:t xml:space="preserve">Miksi </w:t>
      </w:r>
      <w:r w:rsidR="00253BEF">
        <w:t>sie vihhaat minnuu?</w:t>
      </w:r>
    </w:p>
    <w:p w14:paraId="464FC815" w14:textId="5F901AF4" w:rsidR="00C30B69" w:rsidRPr="00E77CBA" w:rsidRDefault="00C30B69" w:rsidP="00C30B69">
      <w:pPr>
        <w:pStyle w:val="Brdtekst"/>
      </w:pPr>
      <w:r w:rsidRPr="00E77CBA">
        <w:t>Ushein oon niin, ette samasta juuresta oon olemassa sekä pro</w:t>
      </w:r>
      <w:r>
        <w:t>nomeni</w:t>
      </w:r>
      <w:r w:rsidRPr="00E77CBA">
        <w:t>, proadjektiivi ette proadverbi. E</w:t>
      </w:r>
      <w:r>
        <w:t>simerkiksi</w:t>
      </w:r>
      <w:r w:rsidRPr="00E77CBA">
        <w:t xml:space="preserve"> näin oon, ko oon kysymys </w:t>
      </w:r>
      <w:r w:rsidR="00CF3E6A">
        <w:t>niin käsketyistä</w:t>
      </w:r>
      <w:r w:rsidRPr="00E77CBA">
        <w:t xml:space="preserve"> </w:t>
      </w:r>
      <w:r w:rsidRPr="00CF3E6A">
        <w:rPr>
          <w:smallCaps/>
        </w:rPr>
        <w:t>demonstratiivisista prosanoista</w:t>
      </w:r>
      <w:r w:rsidRPr="00E77CBA">
        <w:t>. Niin ko</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268"/>
        <w:gridCol w:w="1563"/>
      </w:tblGrid>
      <w:tr w:rsidR="000A412C" w:rsidRPr="0042782A" w14:paraId="087A6A8D" w14:textId="77777777" w:rsidTr="002D01A2">
        <w:tc>
          <w:tcPr>
            <w:tcW w:w="2127" w:type="dxa"/>
          </w:tcPr>
          <w:p w14:paraId="559856C3" w14:textId="77777777" w:rsidR="000A412C" w:rsidRPr="0042782A" w:rsidRDefault="000A412C" w:rsidP="002D01A2">
            <w:pPr>
              <w:spacing w:before="20" w:after="20"/>
            </w:pPr>
            <w:r w:rsidRPr="0042782A">
              <w:t>Pronomeni</w:t>
            </w:r>
          </w:p>
        </w:tc>
        <w:tc>
          <w:tcPr>
            <w:tcW w:w="2268" w:type="dxa"/>
          </w:tcPr>
          <w:p w14:paraId="504565E2" w14:textId="77777777" w:rsidR="000A412C" w:rsidRPr="0042782A" w:rsidRDefault="000A412C" w:rsidP="002D01A2">
            <w:pPr>
              <w:spacing w:before="20" w:after="20"/>
            </w:pPr>
            <w:r w:rsidRPr="0042782A">
              <w:t>Proadjektiivi</w:t>
            </w:r>
          </w:p>
        </w:tc>
        <w:tc>
          <w:tcPr>
            <w:tcW w:w="1563" w:type="dxa"/>
          </w:tcPr>
          <w:p w14:paraId="11627049" w14:textId="77777777" w:rsidR="000A412C" w:rsidRPr="0042782A" w:rsidRDefault="000A412C" w:rsidP="002D01A2">
            <w:pPr>
              <w:spacing w:before="20" w:after="20"/>
            </w:pPr>
            <w:r w:rsidRPr="0042782A">
              <w:t>Proadverbi</w:t>
            </w:r>
          </w:p>
        </w:tc>
      </w:tr>
      <w:tr w:rsidR="000A412C" w:rsidRPr="00AF7A84" w14:paraId="767BB4F2" w14:textId="77777777" w:rsidTr="002D01A2">
        <w:tc>
          <w:tcPr>
            <w:tcW w:w="2127" w:type="dxa"/>
          </w:tcPr>
          <w:p w14:paraId="5B566861" w14:textId="77777777" w:rsidR="000A412C" w:rsidRPr="00AF7A84" w:rsidRDefault="000A412C" w:rsidP="00AF7A84">
            <w:pPr>
              <w:spacing w:before="20" w:after="20"/>
              <w:rPr>
                <w:i/>
              </w:rPr>
            </w:pPr>
            <w:r w:rsidRPr="00AF7A84">
              <w:rPr>
                <w:i/>
              </w:rPr>
              <w:t>tämä</w:t>
            </w:r>
          </w:p>
        </w:tc>
        <w:tc>
          <w:tcPr>
            <w:tcW w:w="2268" w:type="dxa"/>
          </w:tcPr>
          <w:p w14:paraId="1CEF442E" w14:textId="77777777" w:rsidR="000A412C" w:rsidRPr="00AF7A84" w:rsidRDefault="000A412C" w:rsidP="00AF7A84">
            <w:pPr>
              <w:spacing w:before="20" w:after="20"/>
              <w:rPr>
                <w:i/>
              </w:rPr>
            </w:pPr>
            <w:r w:rsidRPr="00AF7A84">
              <w:rPr>
                <w:i/>
              </w:rPr>
              <w:t>tämmöinen</w:t>
            </w:r>
          </w:p>
        </w:tc>
        <w:tc>
          <w:tcPr>
            <w:tcW w:w="1563" w:type="dxa"/>
          </w:tcPr>
          <w:p w14:paraId="2217649E" w14:textId="77777777" w:rsidR="000A412C" w:rsidRPr="00AF7A84" w:rsidRDefault="000A412C" w:rsidP="00AF7A84">
            <w:pPr>
              <w:spacing w:before="20" w:after="20"/>
              <w:rPr>
                <w:i/>
              </w:rPr>
            </w:pPr>
            <w:r w:rsidRPr="00AF7A84">
              <w:rPr>
                <w:i/>
              </w:rPr>
              <w:t>täälä</w:t>
            </w:r>
          </w:p>
        </w:tc>
      </w:tr>
      <w:tr w:rsidR="000A412C" w:rsidRPr="00AF7A84" w14:paraId="220071EA" w14:textId="77777777" w:rsidTr="002D01A2">
        <w:tc>
          <w:tcPr>
            <w:tcW w:w="2127" w:type="dxa"/>
          </w:tcPr>
          <w:p w14:paraId="02D9A6EC" w14:textId="77777777" w:rsidR="000A412C" w:rsidRPr="00AF7A84" w:rsidRDefault="000A412C" w:rsidP="00AF7A84">
            <w:pPr>
              <w:spacing w:before="20" w:after="20"/>
              <w:rPr>
                <w:i/>
              </w:rPr>
            </w:pPr>
            <w:r w:rsidRPr="00AF7A84">
              <w:rPr>
                <w:i/>
              </w:rPr>
              <w:t>tuo</w:t>
            </w:r>
          </w:p>
        </w:tc>
        <w:tc>
          <w:tcPr>
            <w:tcW w:w="2268" w:type="dxa"/>
          </w:tcPr>
          <w:p w14:paraId="72E55AB6" w14:textId="39BD8BCB" w:rsidR="000A412C" w:rsidRPr="00AF7A84" w:rsidRDefault="002F037E" w:rsidP="00AF7A84">
            <w:pPr>
              <w:spacing w:before="20" w:after="20"/>
              <w:rPr>
                <w:i/>
              </w:rPr>
            </w:pPr>
            <w:r w:rsidRPr="00AF7A84">
              <w:rPr>
                <w:i/>
              </w:rPr>
              <w:t>tuomoi</w:t>
            </w:r>
            <w:r w:rsidR="000A412C" w:rsidRPr="00AF7A84">
              <w:rPr>
                <w:i/>
              </w:rPr>
              <w:t>nen</w:t>
            </w:r>
          </w:p>
        </w:tc>
        <w:tc>
          <w:tcPr>
            <w:tcW w:w="1563" w:type="dxa"/>
          </w:tcPr>
          <w:p w14:paraId="63D5F40D" w14:textId="77777777" w:rsidR="000A412C" w:rsidRPr="00AF7A84" w:rsidRDefault="000A412C" w:rsidP="00AF7A84">
            <w:pPr>
              <w:spacing w:before="20" w:after="20"/>
              <w:rPr>
                <w:i/>
              </w:rPr>
            </w:pPr>
            <w:r w:rsidRPr="00AF7A84">
              <w:rPr>
                <w:i/>
              </w:rPr>
              <w:t>tuola</w:t>
            </w:r>
          </w:p>
        </w:tc>
      </w:tr>
      <w:tr w:rsidR="000A412C" w:rsidRPr="00AF7A84" w14:paraId="614948E7" w14:textId="77777777" w:rsidTr="002D01A2">
        <w:tc>
          <w:tcPr>
            <w:tcW w:w="2127" w:type="dxa"/>
          </w:tcPr>
          <w:p w14:paraId="061ED3A9" w14:textId="77777777" w:rsidR="000A412C" w:rsidRPr="00AF7A84" w:rsidRDefault="000A412C" w:rsidP="00AF7A84">
            <w:pPr>
              <w:spacing w:before="20" w:after="20"/>
              <w:rPr>
                <w:i/>
              </w:rPr>
            </w:pPr>
            <w:r w:rsidRPr="00AF7A84">
              <w:rPr>
                <w:i/>
              </w:rPr>
              <w:t xml:space="preserve">se </w:t>
            </w:r>
          </w:p>
        </w:tc>
        <w:tc>
          <w:tcPr>
            <w:tcW w:w="2268" w:type="dxa"/>
          </w:tcPr>
          <w:p w14:paraId="67AAAFF7" w14:textId="77777777" w:rsidR="000A412C" w:rsidRPr="00AF7A84" w:rsidRDefault="000A412C" w:rsidP="00AF7A84">
            <w:pPr>
              <w:spacing w:before="20" w:after="20"/>
              <w:rPr>
                <w:i/>
              </w:rPr>
            </w:pPr>
            <w:r w:rsidRPr="00AF7A84">
              <w:rPr>
                <w:i/>
              </w:rPr>
              <w:t>semmoinen</w:t>
            </w:r>
          </w:p>
        </w:tc>
        <w:tc>
          <w:tcPr>
            <w:tcW w:w="1563" w:type="dxa"/>
          </w:tcPr>
          <w:p w14:paraId="1A2D9211" w14:textId="77777777" w:rsidR="000A412C" w:rsidRPr="00AF7A84" w:rsidRDefault="000A412C" w:rsidP="00AF7A84">
            <w:pPr>
              <w:spacing w:before="20" w:after="20"/>
              <w:rPr>
                <w:i/>
              </w:rPr>
            </w:pPr>
            <w:r w:rsidRPr="00AF7A84">
              <w:rPr>
                <w:i/>
              </w:rPr>
              <w:t>sielä</w:t>
            </w:r>
          </w:p>
        </w:tc>
      </w:tr>
    </w:tbl>
    <w:p w14:paraId="69FA916B" w14:textId="40D953F3" w:rsidR="00C30B69" w:rsidRDefault="00C30B69" w:rsidP="00C30B69">
      <w:pPr>
        <w:tabs>
          <w:tab w:val="left" w:pos="2127"/>
          <w:tab w:val="left" w:pos="4395"/>
        </w:tabs>
        <w:spacing w:before="120" w:after="120"/>
      </w:pPr>
      <w:r>
        <w:t>Proadverbi saattaa olla saman</w:t>
      </w:r>
      <w:r w:rsidR="0042782A">
        <w:t xml:space="preserve"> </w:t>
      </w:r>
      <w:r>
        <w:t>näköinen ko pronomenin kaasushaamu. Esimerkiksi syntaktiista</w:t>
      </w:r>
    </w:p>
    <w:p w14:paraId="4CA9A06B" w14:textId="291F96F0" w:rsidR="00C30B69" w:rsidRDefault="0075485B" w:rsidP="00C30B69">
      <w:pPr>
        <w:tabs>
          <w:tab w:val="left" w:pos="2127"/>
          <w:tab w:val="left" w:pos="4395"/>
        </w:tabs>
        <w:spacing w:before="120" w:after="120"/>
      </w:pPr>
      <w:r>
        <w:t>(</w:t>
      </w:r>
      <w:r w:rsidR="00AF7A84">
        <w:t>6</w:t>
      </w:r>
      <w:r w:rsidR="00C30B69">
        <w:t xml:space="preserve">) </w:t>
      </w:r>
      <w:r w:rsidR="00C30B69" w:rsidRPr="00F61586">
        <w:rPr>
          <w:i/>
        </w:rPr>
        <w:t>Tuola</w:t>
      </w:r>
      <w:r w:rsidR="00C30B69">
        <w:t xml:space="preserve"> tyttärellä oon kissa sylissä.</w:t>
      </w:r>
    </w:p>
    <w:p w14:paraId="227C0DF4" w14:textId="3FA2997E" w:rsidR="00C30B69" w:rsidRDefault="0075485B" w:rsidP="00C30B69">
      <w:pPr>
        <w:tabs>
          <w:tab w:val="left" w:pos="2127"/>
          <w:tab w:val="left" w:pos="4395"/>
        </w:tabs>
        <w:spacing w:before="120" w:after="120"/>
      </w:pPr>
      <w:r>
        <w:t>(</w:t>
      </w:r>
      <w:r w:rsidR="00AF7A84">
        <w:t>7</w:t>
      </w:r>
      <w:r w:rsidR="00C30B69">
        <w:t xml:space="preserve">) Kissa istuu </w:t>
      </w:r>
      <w:r w:rsidR="00C30B69">
        <w:rPr>
          <w:i/>
        </w:rPr>
        <w:t>tuola</w:t>
      </w:r>
      <w:r w:rsidR="00C30B69">
        <w:t>.</w:t>
      </w:r>
    </w:p>
    <w:p w14:paraId="0C2FFE65" w14:textId="3F358879" w:rsidR="00C30B69" w:rsidRDefault="00AE49D9" w:rsidP="00C30B69">
      <w:pPr>
        <w:tabs>
          <w:tab w:val="left" w:pos="2127"/>
          <w:tab w:val="left" w:pos="4395"/>
        </w:tabs>
        <w:spacing w:before="120" w:after="120"/>
      </w:pPr>
      <w:r>
        <w:t xml:space="preserve">syntaktissa </w:t>
      </w:r>
      <w:r w:rsidR="0075485B">
        <w:t>(</w:t>
      </w:r>
      <w:r w:rsidR="00AF7A84">
        <w:t>6</w:t>
      </w:r>
      <w:r w:rsidR="00C30B69">
        <w:t xml:space="preserve">) </w:t>
      </w:r>
      <w:r w:rsidR="00C30B69">
        <w:rPr>
          <w:i/>
        </w:rPr>
        <w:t>tuola</w:t>
      </w:r>
      <w:r>
        <w:t xml:space="preserve"> oon pronomeni, syntaktissa </w:t>
      </w:r>
      <w:r w:rsidR="0075485B">
        <w:t>(</w:t>
      </w:r>
      <w:r w:rsidR="00AF7A84">
        <w:t>7</w:t>
      </w:r>
      <w:r w:rsidR="00C30B69">
        <w:t xml:space="preserve">) se oon adverbin </w:t>
      </w:r>
      <w:r w:rsidR="00147790">
        <w:t>funksuuni</w:t>
      </w:r>
      <w:r w:rsidR="00C30B69">
        <w:t>ssa ja siis proadverbi.</w:t>
      </w:r>
    </w:p>
    <w:p w14:paraId="5DBF85B9" w14:textId="77777777" w:rsidR="00F904D4" w:rsidRDefault="00C30B69" w:rsidP="00C30B69">
      <w:pPr>
        <w:tabs>
          <w:tab w:val="left" w:pos="2127"/>
          <w:tab w:val="left" w:pos="4395"/>
        </w:tabs>
        <w:spacing w:before="120" w:after="120"/>
      </w:pPr>
      <w:r>
        <w:t>Proadverbit saatethaan jakkaa joukkhoin</w:t>
      </w:r>
      <w:r w:rsidR="00AA7DFF">
        <w:t xml:space="preserve"> niitten merkityksen jälkhiin. </w:t>
      </w:r>
      <w:r w:rsidR="00745A5B">
        <w:t>Joukkoi</w:t>
      </w:r>
      <w:r>
        <w:t xml:space="preserve"> oon </w:t>
      </w:r>
      <w:r w:rsidR="001F6A5A">
        <w:rPr>
          <w:smallCaps/>
        </w:rPr>
        <w:t xml:space="preserve">paikan </w:t>
      </w:r>
      <w:r w:rsidR="00745A5B">
        <w:rPr>
          <w:smallCaps/>
        </w:rPr>
        <w:t>pro</w:t>
      </w:r>
      <w:r w:rsidR="001F6A5A">
        <w:rPr>
          <w:smallCaps/>
        </w:rPr>
        <w:t>adverbit</w:t>
      </w:r>
      <w:r w:rsidR="00255378">
        <w:t xml:space="preserve"> (7</w:t>
      </w:r>
      <w:r w:rsidR="004766F1">
        <w:t xml:space="preserve">, </w:t>
      </w:r>
      <w:r w:rsidR="00255378">
        <w:t>8</w:t>
      </w:r>
      <w:r w:rsidR="007516E9">
        <w:t>)</w:t>
      </w:r>
      <w:r>
        <w:t xml:space="preserve">, </w:t>
      </w:r>
      <w:r w:rsidR="001F6A5A">
        <w:rPr>
          <w:smallCaps/>
        </w:rPr>
        <w:t xml:space="preserve">aijan </w:t>
      </w:r>
      <w:r w:rsidR="00745A5B">
        <w:rPr>
          <w:smallCaps/>
        </w:rPr>
        <w:t>pro</w:t>
      </w:r>
      <w:r w:rsidR="001F6A5A">
        <w:rPr>
          <w:smallCaps/>
        </w:rPr>
        <w:t>adverbit</w:t>
      </w:r>
      <w:r w:rsidR="007516E9">
        <w:t xml:space="preserve"> (</w:t>
      </w:r>
      <w:r w:rsidR="00255378">
        <w:t>9</w:t>
      </w:r>
      <w:r w:rsidR="007516E9">
        <w:t>)</w:t>
      </w:r>
      <w:r>
        <w:t xml:space="preserve">, </w:t>
      </w:r>
      <w:r w:rsidR="00745A5B">
        <w:rPr>
          <w:smallCaps/>
        </w:rPr>
        <w:t>tavan proadverbit</w:t>
      </w:r>
      <w:r>
        <w:t xml:space="preserve"> </w:t>
      </w:r>
      <w:r w:rsidR="007516E9">
        <w:t>(</w:t>
      </w:r>
      <w:r w:rsidR="00255378">
        <w:t>10</w:t>
      </w:r>
      <w:r w:rsidR="007516E9">
        <w:t xml:space="preserve">) </w:t>
      </w:r>
      <w:r>
        <w:t xml:space="preserve">ja </w:t>
      </w:r>
      <w:r w:rsidR="00A63D9E">
        <w:rPr>
          <w:smallCaps/>
        </w:rPr>
        <w:t>syyn</w:t>
      </w:r>
      <w:r w:rsidR="007516E9">
        <w:t xml:space="preserve"> </w:t>
      </w:r>
      <w:r w:rsidR="00D77ED4" w:rsidRPr="00A63D9E">
        <w:rPr>
          <w:smallCaps/>
        </w:rPr>
        <w:t xml:space="preserve">proadverbit </w:t>
      </w:r>
      <w:r w:rsidR="007516E9">
        <w:t>(</w:t>
      </w:r>
      <w:r w:rsidR="00255378">
        <w:t>11</w:t>
      </w:r>
      <w:r w:rsidR="002D54E2">
        <w:t xml:space="preserve">, </w:t>
      </w:r>
      <w:r w:rsidR="00255378">
        <w:t>12</w:t>
      </w:r>
      <w:r w:rsidR="007516E9">
        <w:t>)</w:t>
      </w:r>
      <w:r>
        <w:t xml:space="preserve">. Vielä oon kans </w:t>
      </w:r>
      <w:r w:rsidRPr="007516E9">
        <w:rPr>
          <w:smallCaps/>
        </w:rPr>
        <w:t>graadi</w:t>
      </w:r>
      <w:r w:rsidR="00D77ED4">
        <w:rPr>
          <w:smallCaps/>
        </w:rPr>
        <w:t>proadverbiita</w:t>
      </w:r>
      <w:r>
        <w:t>, minkä pohjala oon pronomeni</w:t>
      </w:r>
      <w:r w:rsidR="007516E9">
        <w:t xml:space="preserve"> (</w:t>
      </w:r>
      <w:r w:rsidR="001D775A">
        <w:t>13</w:t>
      </w:r>
      <w:r w:rsidR="007516E9">
        <w:t>)</w:t>
      </w:r>
      <w:r w:rsidR="00F904D4">
        <w:t>.</w:t>
      </w:r>
    </w:p>
    <w:p w14:paraId="13CA06F3" w14:textId="77777777" w:rsidR="00F904D4" w:rsidRDefault="0075485B" w:rsidP="00C30B69">
      <w:pPr>
        <w:tabs>
          <w:tab w:val="left" w:pos="2127"/>
          <w:tab w:val="left" w:pos="4395"/>
        </w:tabs>
        <w:spacing w:before="120" w:after="120"/>
      </w:pPr>
      <w:r>
        <w:t>(</w:t>
      </w:r>
      <w:r w:rsidR="00CD3300">
        <w:t>8</w:t>
      </w:r>
      <w:r w:rsidR="00C30B69">
        <w:t xml:space="preserve">) Tule </w:t>
      </w:r>
      <w:r w:rsidR="00C30B69">
        <w:rPr>
          <w:i/>
        </w:rPr>
        <w:t>tänne</w:t>
      </w:r>
      <w:r w:rsidR="00C30B69">
        <w:t>!</w:t>
      </w:r>
    </w:p>
    <w:p w14:paraId="50A7F0A2" w14:textId="3BAA6AA5" w:rsidR="00C30B69" w:rsidRDefault="0075485B" w:rsidP="00C30B69">
      <w:pPr>
        <w:tabs>
          <w:tab w:val="left" w:pos="2127"/>
          <w:tab w:val="left" w:pos="4395"/>
        </w:tabs>
        <w:spacing w:before="120" w:after="120"/>
      </w:pPr>
      <w:r>
        <w:t>(</w:t>
      </w:r>
      <w:r w:rsidR="00CD3300">
        <w:t>9</w:t>
      </w:r>
      <w:r w:rsidR="00C30B69">
        <w:t xml:space="preserve">) Het pyyđethään kallaa </w:t>
      </w:r>
      <w:r w:rsidR="00C30B69">
        <w:rPr>
          <w:i/>
        </w:rPr>
        <w:t>tuoloin tällöin</w:t>
      </w:r>
      <w:r w:rsidR="001B127A" w:rsidRPr="001B127A">
        <w:t>.</w:t>
      </w:r>
    </w:p>
    <w:p w14:paraId="55C75376" w14:textId="18661541" w:rsidR="00C30B69" w:rsidRDefault="0075485B" w:rsidP="00C30B69">
      <w:pPr>
        <w:tabs>
          <w:tab w:val="left" w:pos="2127"/>
          <w:tab w:val="left" w:pos="4395"/>
        </w:tabs>
        <w:spacing w:before="120" w:after="120"/>
      </w:pPr>
      <w:r>
        <w:t>(</w:t>
      </w:r>
      <w:r w:rsidR="00CD3300">
        <w:t>10</w:t>
      </w:r>
      <w:r w:rsidR="00C30B69">
        <w:t xml:space="preserve">) </w:t>
      </w:r>
      <w:r w:rsidR="00C30B69">
        <w:rPr>
          <w:i/>
        </w:rPr>
        <w:t>Kunka</w:t>
      </w:r>
      <w:r w:rsidR="00C30B69">
        <w:t xml:space="preserve"> sie sen kalan laitat?</w:t>
      </w:r>
    </w:p>
    <w:p w14:paraId="233FA6F4" w14:textId="7928DC91" w:rsidR="002D54E2" w:rsidRDefault="002D54E2" w:rsidP="00C30B69">
      <w:pPr>
        <w:tabs>
          <w:tab w:val="left" w:pos="2127"/>
          <w:tab w:val="left" w:pos="4395"/>
        </w:tabs>
        <w:spacing w:before="120" w:after="120"/>
      </w:pPr>
      <w:r>
        <w:t>(</w:t>
      </w:r>
      <w:r w:rsidR="00CD3300">
        <w:t>11</w:t>
      </w:r>
      <w:r>
        <w:t xml:space="preserve">) </w:t>
      </w:r>
      <w:r w:rsidRPr="002D54E2">
        <w:rPr>
          <w:i/>
        </w:rPr>
        <w:t>Miksi</w:t>
      </w:r>
      <w:r>
        <w:t xml:space="preserve"> sie nuoin sanoit?</w:t>
      </w:r>
    </w:p>
    <w:p w14:paraId="5AD9C330" w14:textId="0AF4D96D" w:rsidR="00C30B69" w:rsidRDefault="0075485B" w:rsidP="00C30B69">
      <w:pPr>
        <w:tabs>
          <w:tab w:val="left" w:pos="2127"/>
          <w:tab w:val="left" w:pos="4395"/>
        </w:tabs>
        <w:spacing w:before="120" w:after="120"/>
      </w:pPr>
      <w:r>
        <w:t>(</w:t>
      </w:r>
      <w:r w:rsidR="00CD3300">
        <w:t>12</w:t>
      </w:r>
      <w:r w:rsidR="00C30B69">
        <w:t xml:space="preserve">) </w:t>
      </w:r>
      <w:r w:rsidR="00745A5B" w:rsidRPr="00745A5B">
        <w:t xml:space="preserve">En mie sitä </w:t>
      </w:r>
      <w:r w:rsidR="00745A5B">
        <w:rPr>
          <w:i/>
        </w:rPr>
        <w:t xml:space="preserve">sillä </w:t>
      </w:r>
      <w:r w:rsidR="00745A5B">
        <w:t>sanonu, ette mie olisin halunu sinun suututtaat</w:t>
      </w:r>
      <w:r w:rsidR="00C30B69">
        <w:t>.</w:t>
      </w:r>
    </w:p>
    <w:p w14:paraId="6F21E2CC" w14:textId="0AC6E0AC" w:rsidR="00C30B69" w:rsidRDefault="0075485B" w:rsidP="00C30B69">
      <w:pPr>
        <w:tabs>
          <w:tab w:val="left" w:pos="2127"/>
          <w:tab w:val="left" w:pos="4395"/>
        </w:tabs>
        <w:spacing w:before="120" w:after="120"/>
      </w:pPr>
      <w:r>
        <w:t>(</w:t>
      </w:r>
      <w:r w:rsidR="002D54E2">
        <w:t>1</w:t>
      </w:r>
      <w:r w:rsidR="00CD3300">
        <w:t>3</w:t>
      </w:r>
      <w:r w:rsidR="00C30B69">
        <w:t xml:space="preserve">) Se oon </w:t>
      </w:r>
      <w:r w:rsidR="00C30B69">
        <w:rPr>
          <w:i/>
        </w:rPr>
        <w:t xml:space="preserve">siksi </w:t>
      </w:r>
      <w:r w:rsidR="00C30B69">
        <w:t>tyyris, ettei minula ole varraa sitä ostaat.</w:t>
      </w:r>
    </w:p>
    <w:p w14:paraId="2092078D" w14:textId="50C4855D" w:rsidR="00244648" w:rsidRPr="0027582F" w:rsidRDefault="00244648" w:rsidP="00C30B69">
      <w:pPr>
        <w:tabs>
          <w:tab w:val="left" w:pos="2127"/>
          <w:tab w:val="left" w:pos="4395"/>
        </w:tabs>
        <w:spacing w:before="120" w:after="120"/>
      </w:pPr>
      <w:r>
        <w:t>Proadverbiista puhuma vielä lissää adverbiitten alla (katto esimerkiksi k</w:t>
      </w:r>
      <w:r w:rsidR="006B384C">
        <w:t>ohtaa</w:t>
      </w:r>
      <w:r>
        <w:t xml:space="preserve"> 9.2.1 Paikan proadverbit).</w:t>
      </w:r>
    </w:p>
    <w:p w14:paraId="556386EE" w14:textId="3B82F8BB" w:rsidR="00C30B69" w:rsidRPr="00E77CBA" w:rsidRDefault="00C30B69" w:rsidP="00C30B69">
      <w:pPr>
        <w:pStyle w:val="Brdtekst"/>
      </w:pPr>
      <w:r w:rsidRPr="00E77CBA">
        <w:t>Kattoma tässä eri pro</w:t>
      </w:r>
      <w:r>
        <w:t>nomeni</w:t>
      </w:r>
      <w:r w:rsidRPr="00E77CBA">
        <w:t xml:space="preserve">klassii ja niitten haamui. </w:t>
      </w:r>
      <w:r w:rsidR="00307554">
        <w:t>Samala kattoma, löyttyykö</w:t>
      </w:r>
      <w:r>
        <w:t xml:space="preserve"> sa</w:t>
      </w:r>
      <w:r w:rsidR="00FF1B0E">
        <w:t>male pronomenijuurele rakenttuu</w:t>
      </w:r>
      <w:r>
        <w:t>vii muita prosannoi.</w:t>
      </w:r>
    </w:p>
    <w:p w14:paraId="663C3047" w14:textId="40C66803" w:rsidR="00C30B69" w:rsidRDefault="00C30B69" w:rsidP="00C30B69">
      <w:pPr>
        <w:pStyle w:val="Overskrift2"/>
        <w:keepLines/>
        <w:tabs>
          <w:tab w:val="clear" w:pos="720"/>
          <w:tab w:val="num" w:pos="1008"/>
        </w:tabs>
        <w:spacing w:before="200" w:after="0"/>
      </w:pPr>
      <w:bookmarkStart w:id="1840" w:name="_Toc180478982"/>
      <w:bookmarkStart w:id="1841" w:name="_Toc241129329"/>
      <w:bookmarkStart w:id="1842" w:name="_Toc311273911"/>
      <w:r w:rsidRPr="00E77CBA">
        <w:t>Persoonapro</w:t>
      </w:r>
      <w:r>
        <w:t>nomeni</w:t>
      </w:r>
      <w:r w:rsidRPr="00E77CBA">
        <w:t>t</w:t>
      </w:r>
      <w:bookmarkEnd w:id="1840"/>
      <w:bookmarkEnd w:id="1841"/>
      <w:bookmarkEnd w:id="1842"/>
    </w:p>
    <w:p w14:paraId="2E150024" w14:textId="7EC7C48D" w:rsidR="00C30B69" w:rsidRDefault="00C30B69" w:rsidP="00C30B69">
      <w:pPr>
        <w:pStyle w:val="Brdtekst"/>
      </w:pPr>
      <w:r w:rsidRPr="009966A0">
        <w:rPr>
          <w:smallCaps/>
        </w:rPr>
        <w:t>Persoonapronomenit</w:t>
      </w:r>
      <w:r w:rsidRPr="00E77CBA">
        <w:rPr>
          <w:b/>
        </w:rPr>
        <w:t xml:space="preserve"> </w:t>
      </w:r>
      <w:r w:rsidRPr="00E77CBA">
        <w:t>oon semmoiset pro</w:t>
      </w:r>
      <w:r>
        <w:t>nomeni</w:t>
      </w:r>
      <w:r w:rsidR="00DE2A17">
        <w:t xml:space="preserve">t, jokka refereerathaan </w:t>
      </w:r>
      <w:r w:rsidR="00CF77E2">
        <w:t>johon</w:t>
      </w:r>
      <w:r w:rsidRPr="00E77CBA">
        <w:t xml:space="preserve">ki ihmisheen eli persoonhaan. Niilä oon niin ko muilaki </w:t>
      </w:r>
      <w:r>
        <w:t>nomeni</w:t>
      </w:r>
      <w:r w:rsidRPr="00E77CBA">
        <w:t xml:space="preserve">ila </w:t>
      </w:r>
      <w:r w:rsidRPr="009966A0">
        <w:t>kaksi lukkuu, singulaari ja pluraali.</w:t>
      </w:r>
      <w:r w:rsidRPr="00E77CBA">
        <w:t xml:space="preserve"> Lisäksi niilä oon, samhaan</w:t>
      </w:r>
      <w:r w:rsidR="00B257B7">
        <w:t xml:space="preserve"> laihiin</w:t>
      </w:r>
      <w:r w:rsidRPr="00E77CBA">
        <w:t xml:space="preserve"> ko verbiin </w:t>
      </w:r>
      <w:r w:rsidR="00AD0613">
        <w:t>finit</w:t>
      </w:r>
      <w:r w:rsidRPr="00E77CBA">
        <w:t xml:space="preserve">tihaamuila, kolme eri </w:t>
      </w:r>
      <w:r w:rsidRPr="009966A0">
        <w:rPr>
          <w:smallCaps/>
        </w:rPr>
        <w:t>persoonaa</w:t>
      </w:r>
      <w:r w:rsidRPr="00E77CBA">
        <w:t xml:space="preserve">, ensimäinen, toinen ja kolmas. </w:t>
      </w:r>
      <w:r w:rsidRPr="00D6261C">
        <w:rPr>
          <w:smallCaps/>
        </w:rPr>
        <w:t>Ensimäinen persoona</w:t>
      </w:r>
      <w:r w:rsidRPr="00E77CBA">
        <w:t xml:space="preserve"> refereeraa itte puhhuujhaan eli puhhuujhiin eli kirjoittaajhaan eli kirjoittaajhiin</w:t>
      </w:r>
      <w:r w:rsidR="00DD708D">
        <w:t xml:space="preserve"> (1)</w:t>
      </w:r>
      <w:r w:rsidRPr="00E77CBA">
        <w:t xml:space="preserve">, </w:t>
      </w:r>
      <w:r w:rsidRPr="00D6261C">
        <w:rPr>
          <w:smallCaps/>
        </w:rPr>
        <w:t xml:space="preserve">toinen </w:t>
      </w:r>
      <w:r w:rsidR="00D6261C" w:rsidRPr="00D6261C">
        <w:rPr>
          <w:smallCaps/>
        </w:rPr>
        <w:t>persoona</w:t>
      </w:r>
      <w:r w:rsidR="00D6261C">
        <w:t xml:space="preserve"> </w:t>
      </w:r>
      <w:r>
        <w:t>siihen eli niih</w:t>
      </w:r>
      <w:r w:rsidRPr="00E77CBA">
        <w:t xml:space="preserve">in, joile puhuthaan eli kirjoitethaan </w:t>
      </w:r>
      <w:r w:rsidR="00DD708D">
        <w:t xml:space="preserve">(2) </w:t>
      </w:r>
      <w:r w:rsidRPr="00E77CBA">
        <w:t xml:space="preserve">ja </w:t>
      </w:r>
      <w:r w:rsidRPr="00D6261C">
        <w:rPr>
          <w:smallCaps/>
        </w:rPr>
        <w:t xml:space="preserve">kolmas </w:t>
      </w:r>
      <w:r w:rsidR="00D6261C" w:rsidRPr="00D6261C">
        <w:rPr>
          <w:smallCaps/>
        </w:rPr>
        <w:t>persoona</w:t>
      </w:r>
      <w:r w:rsidR="00D6261C">
        <w:t xml:space="preserve"> </w:t>
      </w:r>
      <w:r>
        <w:t>johonki eli joih</w:t>
      </w:r>
      <w:r w:rsidRPr="00E77CBA">
        <w:t>inki, joka eli jok</w:t>
      </w:r>
      <w:r w:rsidR="00307554">
        <w:t>ka ei suorhaan ole kommunikasuuni</w:t>
      </w:r>
      <w:r w:rsidRPr="00E77CBA">
        <w:t>kontekstissa myötä</w:t>
      </w:r>
      <w:r w:rsidR="00DD708D">
        <w:t xml:space="preserve"> (3)</w:t>
      </w:r>
      <w:r w:rsidRPr="00E77CBA">
        <w:t>.</w:t>
      </w:r>
    </w:p>
    <w:p w14:paraId="20237269" w14:textId="69453C01" w:rsidR="00DD708D" w:rsidRDefault="00DD708D" w:rsidP="00C30B69">
      <w:pPr>
        <w:pStyle w:val="Brdtekst"/>
      </w:pPr>
      <w:r>
        <w:t xml:space="preserve">(1) </w:t>
      </w:r>
      <w:r w:rsidRPr="00875C74">
        <w:rPr>
          <w:i/>
        </w:rPr>
        <w:t>Mie</w:t>
      </w:r>
      <w:r>
        <w:t xml:space="preserve"> kirjoitan grammatikkii.</w:t>
      </w:r>
    </w:p>
    <w:p w14:paraId="0AE8ED68" w14:textId="201BDDBD" w:rsidR="00DD708D" w:rsidRDefault="00DD708D" w:rsidP="00C30B69">
      <w:pPr>
        <w:pStyle w:val="Brdtekst"/>
      </w:pPr>
      <w:r>
        <w:t xml:space="preserve">(2) </w:t>
      </w:r>
      <w:r w:rsidRPr="00875C74">
        <w:rPr>
          <w:i/>
        </w:rPr>
        <w:t xml:space="preserve">Tet </w:t>
      </w:r>
      <w:r>
        <w:t>lujetta grammatikkii.</w:t>
      </w:r>
    </w:p>
    <w:p w14:paraId="009000DA" w14:textId="68165A4C" w:rsidR="00DD708D" w:rsidRPr="00E77CBA" w:rsidRDefault="00DD708D" w:rsidP="00C30B69">
      <w:pPr>
        <w:pStyle w:val="Brdtekst"/>
      </w:pPr>
      <w:r>
        <w:t xml:space="preserve">(3) </w:t>
      </w:r>
      <w:r w:rsidRPr="00875C74">
        <w:rPr>
          <w:i/>
        </w:rPr>
        <w:t>Het</w:t>
      </w:r>
      <w:r>
        <w:t xml:space="preserve"> opithaan kainun kieltä.</w:t>
      </w:r>
    </w:p>
    <w:p w14:paraId="76B33194" w14:textId="6CD6AE72" w:rsidR="00C30B69" w:rsidRPr="00E77CBA" w:rsidRDefault="00C30B69" w:rsidP="00C30B69">
      <w:pPr>
        <w:pStyle w:val="Brdtekst"/>
      </w:pPr>
      <w:r w:rsidRPr="00E77CBA">
        <w:t>Kainun kielen persoonapro</w:t>
      </w:r>
      <w:r>
        <w:t>nomeni</w:t>
      </w:r>
      <w:r w:rsidRPr="00E77CBA">
        <w:t xml:space="preserve">t oon: </w:t>
      </w:r>
      <w:r w:rsidR="0075485B">
        <w:t>(</w:t>
      </w:r>
      <w:r w:rsidRPr="00E77CBA">
        <w:t>singulaarin 1., 2., 3. persoona</w:t>
      </w:r>
      <w:r w:rsidR="003D4C50">
        <w:t>:</w:t>
      </w:r>
      <w:r w:rsidRPr="00E77CBA">
        <w:t xml:space="preserve">) </w:t>
      </w:r>
      <w:r w:rsidRPr="00E77CBA">
        <w:rPr>
          <w:i/>
        </w:rPr>
        <w:t>mie</w:t>
      </w:r>
      <w:r w:rsidR="0075485B" w:rsidRPr="0075485B">
        <w:t>,</w:t>
      </w:r>
      <w:r w:rsidRPr="00E77CBA">
        <w:rPr>
          <w:i/>
        </w:rPr>
        <w:t xml:space="preserve"> sie</w:t>
      </w:r>
      <w:r w:rsidR="0075485B" w:rsidRPr="0075485B">
        <w:t>,</w:t>
      </w:r>
      <w:r w:rsidRPr="00E77CBA">
        <w:rPr>
          <w:i/>
        </w:rPr>
        <w:t xml:space="preserve"> hän</w:t>
      </w:r>
      <w:r w:rsidR="0098090B" w:rsidRPr="0098090B">
        <w:t>/</w:t>
      </w:r>
      <w:r w:rsidRPr="00E77CBA">
        <w:rPr>
          <w:i/>
        </w:rPr>
        <w:t>se</w:t>
      </w:r>
      <w:r w:rsidRPr="00E77CBA">
        <w:t xml:space="preserve">, </w:t>
      </w:r>
      <w:r w:rsidR="0075485B">
        <w:t>(</w:t>
      </w:r>
      <w:r w:rsidRPr="00E77CBA">
        <w:t>pluraali</w:t>
      </w:r>
      <w:r w:rsidR="003D4C50">
        <w:t>n</w:t>
      </w:r>
      <w:r w:rsidRPr="00E77CBA">
        <w:t xml:space="preserve"> 1., 2., 3. persoona:) </w:t>
      </w:r>
      <w:r w:rsidRPr="00E77CBA">
        <w:rPr>
          <w:i/>
        </w:rPr>
        <w:t>met</w:t>
      </w:r>
      <w:r w:rsidR="0075485B" w:rsidRPr="0075485B">
        <w:t>,</w:t>
      </w:r>
      <w:r w:rsidRPr="00E77CBA">
        <w:rPr>
          <w:i/>
        </w:rPr>
        <w:t xml:space="preserve"> tet</w:t>
      </w:r>
      <w:r w:rsidR="0075485B" w:rsidRPr="0075485B">
        <w:t>,</w:t>
      </w:r>
      <w:r w:rsidRPr="00E77CBA">
        <w:rPr>
          <w:i/>
        </w:rPr>
        <w:t xml:space="preserve"> het</w:t>
      </w:r>
      <w:r w:rsidR="0098090B" w:rsidRPr="0098090B">
        <w:t>/</w:t>
      </w:r>
      <w:r w:rsidRPr="00E77CBA">
        <w:rPr>
          <w:i/>
        </w:rPr>
        <w:t>net</w:t>
      </w:r>
      <w:r w:rsidR="001B127A" w:rsidRPr="001B127A">
        <w:t>.</w:t>
      </w:r>
      <w:r w:rsidRPr="00E77CBA">
        <w:rPr>
          <w:i/>
        </w:rPr>
        <w:t xml:space="preserve"> </w:t>
      </w:r>
      <w:r w:rsidRPr="00E77CBA">
        <w:t xml:space="preserve">Näjemä, ette 3. persoonissa oon kaksi varianttii, singulaarissa </w:t>
      </w:r>
      <w:r w:rsidRPr="00E77CBA">
        <w:rPr>
          <w:i/>
        </w:rPr>
        <w:t>hän</w:t>
      </w:r>
      <w:r w:rsidRPr="00E77CBA">
        <w:t xml:space="preserve"> ja </w:t>
      </w:r>
      <w:r w:rsidRPr="00E77CBA">
        <w:rPr>
          <w:i/>
        </w:rPr>
        <w:t>se</w:t>
      </w:r>
      <w:r w:rsidRPr="00E77CBA">
        <w:t xml:space="preserve">, pluraalissa </w:t>
      </w:r>
      <w:r w:rsidRPr="00E77CBA">
        <w:rPr>
          <w:i/>
        </w:rPr>
        <w:t>het</w:t>
      </w:r>
      <w:r w:rsidRPr="00E77CBA">
        <w:t xml:space="preserve"> ja </w:t>
      </w:r>
      <w:r w:rsidRPr="00E77CBA">
        <w:rPr>
          <w:i/>
        </w:rPr>
        <w:t>net</w:t>
      </w:r>
      <w:r w:rsidRPr="00E77CBA">
        <w:t>. Kumppaa variant</w:t>
      </w:r>
      <w:r>
        <w:t>t</w:t>
      </w:r>
      <w:r w:rsidRPr="00E77CBA">
        <w:t>ii koskaki kä</w:t>
      </w:r>
      <w:r w:rsidR="00DE2A17">
        <w:t>ytethään, se oon kohta jokhaiselle</w:t>
      </w:r>
      <w:r w:rsidRPr="00E77CBA">
        <w:t xml:space="preserve"> mahđolinen päättäät</w:t>
      </w:r>
      <w:r w:rsidR="00DE2A17">
        <w:t xml:space="preserve"> </w:t>
      </w:r>
      <w:r w:rsidR="00DE2A17" w:rsidRPr="00E77CBA">
        <w:t>itte</w:t>
      </w:r>
      <w:r w:rsidR="009414DB">
        <w:t xml:space="preserve">. Yksi reekeli </w:t>
      </w:r>
      <w:r w:rsidR="006D7482">
        <w:t>kuitenki</w:t>
      </w:r>
      <w:r w:rsidR="009414DB">
        <w:t xml:space="preserve"> oon varma: K</w:t>
      </w:r>
      <w:r w:rsidRPr="00E77CBA">
        <w:t>o oon kysymys referaatista, eli sit</w:t>
      </w:r>
      <w:r w:rsidR="00E61541">
        <w:t>t</w:t>
      </w:r>
      <w:r w:rsidRPr="00E77CBA">
        <w:t xml:space="preserve">eerathaan </w:t>
      </w:r>
      <w:r w:rsidR="001949BB">
        <w:t>jonku</w:t>
      </w:r>
      <w:r w:rsidRPr="00E77CBA">
        <w:t xml:space="preserve"> sannoi</w:t>
      </w:r>
      <w:r w:rsidR="00E61541">
        <w:t xml:space="preserve"> eli ajatuksii</w:t>
      </w:r>
      <w:r w:rsidRPr="00E77CBA">
        <w:t xml:space="preserve">, se </w:t>
      </w:r>
      <w:r w:rsidR="00256755">
        <w:t>sitaatissa</w:t>
      </w:r>
      <w:r w:rsidR="00E61541">
        <w:t xml:space="preserve"> </w:t>
      </w:r>
      <w:r w:rsidRPr="00E77CBA">
        <w:t>käyt</w:t>
      </w:r>
      <w:r w:rsidR="00256755">
        <w:t>ämä</w:t>
      </w:r>
      <w:r w:rsidRPr="00E77CBA">
        <w:t xml:space="preserve"> varianttiita </w:t>
      </w:r>
      <w:r w:rsidRPr="00E77CBA">
        <w:rPr>
          <w:i/>
        </w:rPr>
        <w:t>hän</w:t>
      </w:r>
      <w:r w:rsidRPr="00E77CBA">
        <w:t xml:space="preserve"> ja </w:t>
      </w:r>
      <w:r w:rsidRPr="00E77CBA">
        <w:rPr>
          <w:i/>
        </w:rPr>
        <w:t>het</w:t>
      </w:r>
      <w:r w:rsidR="001B127A" w:rsidRPr="001B127A">
        <w:t>.</w:t>
      </w:r>
      <w:r w:rsidRPr="00E77CBA">
        <w:t xml:space="preserve"> </w:t>
      </w:r>
      <w:r w:rsidR="006E4998">
        <w:t>Muutoin sitte muistelessa saattaa käyttää</w:t>
      </w:r>
      <w:r w:rsidR="003D4C50">
        <w:t>t</w:t>
      </w:r>
      <w:r w:rsidR="006E4998">
        <w:t xml:space="preserve"> kumppaa tahansa. </w:t>
      </w:r>
      <w:r w:rsidR="00E065BF">
        <w:t>Esimerkiksi (</w:t>
      </w:r>
      <w:r w:rsidR="003D4C50">
        <w:t>4</w:t>
      </w:r>
      <w:r w:rsidR="00E065BF">
        <w:t>):</w:t>
      </w:r>
    </w:p>
    <w:p w14:paraId="5381E610" w14:textId="30A7E48F" w:rsidR="00C30B69" w:rsidRPr="00E77CBA" w:rsidRDefault="00E065BF" w:rsidP="00C30B69">
      <w:pPr>
        <w:pStyle w:val="Brdtekst"/>
      </w:pPr>
      <w:r>
        <w:t>(</w:t>
      </w:r>
      <w:r w:rsidR="003D4C50">
        <w:t>4</w:t>
      </w:r>
      <w:r>
        <w:t xml:space="preserve">) </w:t>
      </w:r>
      <w:r w:rsidR="00C30B69" w:rsidRPr="00E77CBA">
        <w:t xml:space="preserve">Pekka sanoi, ette nyt </w:t>
      </w:r>
      <w:r w:rsidR="00C30B69" w:rsidRPr="00E77CBA">
        <w:rPr>
          <w:i/>
        </w:rPr>
        <w:t>hän</w:t>
      </w:r>
      <w:r w:rsidR="00C30B69" w:rsidRPr="00E77CBA">
        <w:t xml:space="preserve"> kyllä lähtee. Ja niin </w:t>
      </w:r>
      <w:r w:rsidR="00C30B69" w:rsidRPr="00E77CBA">
        <w:rPr>
          <w:i/>
        </w:rPr>
        <w:t>se</w:t>
      </w:r>
      <w:r w:rsidR="0098090B" w:rsidRPr="0098090B">
        <w:t>/</w:t>
      </w:r>
      <w:r w:rsidR="00314E48">
        <w:rPr>
          <w:i/>
        </w:rPr>
        <w:t>hän</w:t>
      </w:r>
      <w:r w:rsidR="00C30B69" w:rsidRPr="00E77CBA">
        <w:t xml:space="preserve"> sitte lähti.</w:t>
      </w:r>
    </w:p>
    <w:p w14:paraId="3C9E35F8" w14:textId="77777777" w:rsidR="00F904D4" w:rsidRDefault="00C30B69" w:rsidP="00C30B69">
      <w:pPr>
        <w:pStyle w:val="Brdtekst"/>
      </w:pPr>
      <w:r w:rsidRPr="002B1898">
        <w:t>Persoonapronomenit taivuthaan</w:t>
      </w:r>
      <w:r w:rsidRPr="00E77CBA">
        <w:t xml:space="preserve"> kohta samhaan</w:t>
      </w:r>
      <w:r w:rsidR="00B257B7">
        <w:t xml:space="preserve"> laihiin</w:t>
      </w:r>
      <w:r w:rsidRPr="00E77CBA">
        <w:t xml:space="preserve"> kaasuksissa ko muutki </w:t>
      </w:r>
      <w:r>
        <w:t>nomeni</w:t>
      </w:r>
      <w:r w:rsidRPr="00E77CBA">
        <w:t>t: Taivutussuffiksit oon samat. Yksi isompi ero oon: Persoona</w:t>
      </w:r>
      <w:r w:rsidR="00080CE6">
        <w:t>pronomenii</w:t>
      </w:r>
      <w:r w:rsidRPr="00E77CBA">
        <w:t xml:space="preserve">la oon pluraalissa </w:t>
      </w:r>
      <w:r w:rsidR="008F2AD4">
        <w:t>omituiset</w:t>
      </w:r>
      <w:r w:rsidRPr="00E77CBA">
        <w:t xml:space="preserve"> </w:t>
      </w:r>
      <w:r w:rsidRPr="00AE5912">
        <w:rPr>
          <w:smallCaps/>
        </w:rPr>
        <w:t>akkusatiivihaamu</w:t>
      </w:r>
      <w:r w:rsidR="007D403B">
        <w:rPr>
          <w:smallCaps/>
        </w:rPr>
        <w:t xml:space="preserve">t </w:t>
      </w:r>
      <w:r w:rsidR="007D403B">
        <w:rPr>
          <w:i/>
        </w:rPr>
        <w:t>me</w:t>
      </w:r>
      <w:r w:rsidR="001B127A" w:rsidRPr="001B127A">
        <w:t>(</w:t>
      </w:r>
      <w:r w:rsidR="007D403B">
        <w:rPr>
          <w:i/>
        </w:rPr>
        <w:t>iđ</w:t>
      </w:r>
      <w:r w:rsidR="001B127A" w:rsidRPr="001B127A">
        <w:t>)</w:t>
      </w:r>
      <w:r w:rsidR="007D403B">
        <w:rPr>
          <w:i/>
        </w:rPr>
        <w:t>ät</w:t>
      </w:r>
      <w:r w:rsidR="001B127A" w:rsidRPr="001B127A">
        <w:t>,</w:t>
      </w:r>
      <w:r w:rsidR="007D403B">
        <w:rPr>
          <w:i/>
        </w:rPr>
        <w:t xml:space="preserve"> te</w:t>
      </w:r>
      <w:r w:rsidR="008F0D44" w:rsidRPr="008F0D44">
        <w:t>(</w:t>
      </w:r>
      <w:r w:rsidR="007D403B">
        <w:rPr>
          <w:i/>
        </w:rPr>
        <w:t>iđ</w:t>
      </w:r>
      <w:r w:rsidR="001B127A" w:rsidRPr="001B127A">
        <w:t>)</w:t>
      </w:r>
      <w:r w:rsidR="007D403B">
        <w:rPr>
          <w:i/>
        </w:rPr>
        <w:t>ät</w:t>
      </w:r>
      <w:r w:rsidR="001B127A" w:rsidRPr="001B127A">
        <w:t>,</w:t>
      </w:r>
      <w:r w:rsidR="007D403B">
        <w:rPr>
          <w:i/>
        </w:rPr>
        <w:t xml:space="preserve"> he</w:t>
      </w:r>
      <w:r w:rsidR="001B127A" w:rsidRPr="001B127A">
        <w:t>(</w:t>
      </w:r>
      <w:r w:rsidR="007D403B">
        <w:rPr>
          <w:i/>
        </w:rPr>
        <w:t>iđ</w:t>
      </w:r>
      <w:r w:rsidR="001B127A" w:rsidRPr="001B127A">
        <w:t>)</w:t>
      </w:r>
      <w:r w:rsidR="007D403B">
        <w:rPr>
          <w:i/>
        </w:rPr>
        <w:t>ät</w:t>
      </w:r>
      <w:r w:rsidRPr="00E77CBA">
        <w:rPr>
          <w:b/>
        </w:rPr>
        <w:t xml:space="preserve">, </w:t>
      </w:r>
      <w:r w:rsidR="007D403B">
        <w:t>mitä</w:t>
      </w:r>
      <w:r w:rsidRPr="00E77CBA">
        <w:t xml:space="preserve"> käytethään tyhä ko </w:t>
      </w:r>
      <w:r w:rsidR="007D403B">
        <w:t>net seisothaan</w:t>
      </w:r>
      <w:r w:rsidRPr="00E77CBA">
        <w:t xml:space="preserve"> </w:t>
      </w:r>
      <w:r w:rsidR="00092B3D">
        <w:t>objektinna</w:t>
      </w:r>
      <w:r w:rsidRPr="00E77CBA">
        <w:t xml:space="preserve"> syntaktissa</w:t>
      </w:r>
      <w:r w:rsidR="006256AC">
        <w:t xml:space="preserve"> (5)</w:t>
      </w:r>
      <w:r w:rsidR="00F904D4">
        <w:t>.</w:t>
      </w:r>
    </w:p>
    <w:p w14:paraId="45764A19" w14:textId="1779F44F" w:rsidR="00C30B69" w:rsidRDefault="006256AC" w:rsidP="00C30B69">
      <w:pPr>
        <w:pStyle w:val="Brdtekst"/>
      </w:pPr>
      <w:r>
        <w:t xml:space="preserve">(5) </w:t>
      </w:r>
      <w:r w:rsidR="00C30B69" w:rsidRPr="00E77CBA">
        <w:t xml:space="preserve">Pekka kohđatteli </w:t>
      </w:r>
      <w:r w:rsidR="00C30B69" w:rsidRPr="00E77CBA">
        <w:rPr>
          <w:i/>
        </w:rPr>
        <w:t>meiđät</w:t>
      </w:r>
      <w:r w:rsidR="00C30B69" w:rsidRPr="00E77CBA">
        <w:t xml:space="preserve"> tielä.</w:t>
      </w:r>
    </w:p>
    <w:p w14:paraId="5621CE6A" w14:textId="0FA76C31" w:rsidR="006256AC" w:rsidRPr="00E77CBA" w:rsidRDefault="00F73492" w:rsidP="00C30B69">
      <w:pPr>
        <w:pStyle w:val="Brdtekst"/>
      </w:pPr>
      <w:r>
        <w:t>Abessiivihaamuki oon persoona</w:t>
      </w:r>
      <w:r w:rsidR="00080CE6">
        <w:t>pronomenii</w:t>
      </w:r>
      <w:r>
        <w:t>sta mahđolinen laittaat, mutta se ei ole tavalinen</w:t>
      </w:r>
      <w:r w:rsidR="006256AC">
        <w:t>.</w:t>
      </w:r>
    </w:p>
    <w:p w14:paraId="660579DF" w14:textId="77777777" w:rsidR="00C30B69" w:rsidRPr="00E77CBA" w:rsidRDefault="00C30B69" w:rsidP="00C30B69">
      <w:pPr>
        <w:pStyle w:val="Brdtekst"/>
      </w:pPr>
      <w:r w:rsidRPr="00E77CBA">
        <w:t>Seuraavasta tabelista näjemä, kunka eri persoonapro</w:t>
      </w:r>
      <w:r>
        <w:t>nomeni</w:t>
      </w:r>
      <w:r w:rsidRPr="00E77CBA">
        <w:t>t taivuthaan.</w:t>
      </w:r>
    </w:p>
    <w:p w14:paraId="7B214337" w14:textId="65285AB2" w:rsidR="00C30B69" w:rsidRPr="00BE0E1B" w:rsidRDefault="00BE0E1B" w:rsidP="00076A10">
      <w:pPr>
        <w:pStyle w:val="Undertittel"/>
      </w:pPr>
      <w:bookmarkStart w:id="1843" w:name="_Toc241129330"/>
      <w:bookmarkStart w:id="1844" w:name="_Toc311273912"/>
      <w:r w:rsidRPr="00BE0E1B">
        <w:t>Tabeli</w:t>
      </w:r>
      <w:r w:rsidR="009A259B">
        <w:t xml:space="preserve"> 36</w:t>
      </w:r>
      <w:r w:rsidR="00C30B69" w:rsidRPr="00BE0E1B">
        <w:t>: Persoona</w:t>
      </w:r>
      <w:r w:rsidR="00080CE6">
        <w:t>pronomenii</w:t>
      </w:r>
      <w:r w:rsidR="00C30B69" w:rsidRPr="00BE0E1B">
        <w:t>tten taivutus</w:t>
      </w:r>
      <w:bookmarkEnd w:id="1843"/>
      <w:bookmarkEnd w:id="18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58"/>
        <w:gridCol w:w="1106"/>
        <w:gridCol w:w="1004"/>
        <w:gridCol w:w="1635"/>
        <w:gridCol w:w="965"/>
        <w:gridCol w:w="846"/>
        <w:gridCol w:w="1608"/>
      </w:tblGrid>
      <w:tr w:rsidR="00C30B69" w:rsidRPr="00724574" w14:paraId="47CAD2B0" w14:textId="77777777" w:rsidTr="00627988">
        <w:tc>
          <w:tcPr>
            <w:tcW w:w="0" w:type="auto"/>
            <w:tcBorders>
              <w:bottom w:val="single" w:sz="4" w:space="0" w:color="auto"/>
            </w:tcBorders>
          </w:tcPr>
          <w:p w14:paraId="461C81B4" w14:textId="77777777" w:rsidR="00C30B69" w:rsidRPr="00123204" w:rsidRDefault="00C30B69" w:rsidP="00123204">
            <w:pPr>
              <w:suppressAutoHyphens/>
              <w:spacing w:before="20" w:after="20"/>
            </w:pPr>
          </w:p>
        </w:tc>
        <w:tc>
          <w:tcPr>
            <w:tcW w:w="0" w:type="auto"/>
            <w:gridSpan w:val="3"/>
            <w:tcBorders>
              <w:bottom w:val="single" w:sz="4" w:space="0" w:color="auto"/>
            </w:tcBorders>
          </w:tcPr>
          <w:p w14:paraId="4EA89F72" w14:textId="77777777" w:rsidR="00C30B69" w:rsidRPr="00724574" w:rsidRDefault="00C30B69" w:rsidP="00123204">
            <w:pPr>
              <w:suppressAutoHyphens/>
              <w:spacing w:before="20" w:after="20"/>
            </w:pPr>
            <w:r w:rsidRPr="00724574">
              <w:t>Singulaari</w:t>
            </w:r>
          </w:p>
        </w:tc>
        <w:tc>
          <w:tcPr>
            <w:tcW w:w="0" w:type="auto"/>
            <w:gridSpan w:val="3"/>
            <w:tcBorders>
              <w:bottom w:val="single" w:sz="4" w:space="0" w:color="auto"/>
            </w:tcBorders>
          </w:tcPr>
          <w:p w14:paraId="35F9B613" w14:textId="77777777" w:rsidR="00C30B69" w:rsidRPr="00724574" w:rsidRDefault="00C30B69" w:rsidP="00123204">
            <w:pPr>
              <w:suppressAutoHyphens/>
              <w:spacing w:before="20" w:after="20"/>
            </w:pPr>
            <w:r w:rsidRPr="00724574">
              <w:t>Pluraali</w:t>
            </w:r>
          </w:p>
        </w:tc>
      </w:tr>
      <w:tr w:rsidR="00C87A9D" w:rsidRPr="00724574" w14:paraId="458202DD" w14:textId="77777777" w:rsidTr="00627988">
        <w:tc>
          <w:tcPr>
            <w:tcW w:w="0" w:type="auto"/>
            <w:tcBorders>
              <w:bottom w:val="nil"/>
            </w:tcBorders>
          </w:tcPr>
          <w:p w14:paraId="4B019755" w14:textId="77777777" w:rsidR="00C30B69" w:rsidRPr="00724574" w:rsidRDefault="00C30B69" w:rsidP="00123204">
            <w:pPr>
              <w:suppressAutoHyphens/>
              <w:spacing w:before="20" w:after="20"/>
            </w:pPr>
          </w:p>
        </w:tc>
        <w:tc>
          <w:tcPr>
            <w:tcW w:w="0" w:type="auto"/>
            <w:tcBorders>
              <w:bottom w:val="nil"/>
            </w:tcBorders>
          </w:tcPr>
          <w:p w14:paraId="17177937" w14:textId="77777777" w:rsidR="00C30B69" w:rsidRPr="00724574" w:rsidRDefault="00C30B69" w:rsidP="00123204">
            <w:pPr>
              <w:suppressAutoHyphens/>
              <w:spacing w:before="20" w:after="20"/>
            </w:pPr>
            <w:r w:rsidRPr="00724574">
              <w:t>1. pers.</w:t>
            </w:r>
          </w:p>
        </w:tc>
        <w:tc>
          <w:tcPr>
            <w:tcW w:w="0" w:type="auto"/>
            <w:tcBorders>
              <w:bottom w:val="nil"/>
            </w:tcBorders>
          </w:tcPr>
          <w:p w14:paraId="7A91E494" w14:textId="77777777" w:rsidR="00C30B69" w:rsidRPr="00724574" w:rsidRDefault="00C30B69" w:rsidP="00123204">
            <w:pPr>
              <w:suppressAutoHyphens/>
              <w:spacing w:before="20" w:after="20"/>
            </w:pPr>
            <w:r w:rsidRPr="00724574">
              <w:t>2. pers.</w:t>
            </w:r>
          </w:p>
        </w:tc>
        <w:tc>
          <w:tcPr>
            <w:tcW w:w="0" w:type="auto"/>
            <w:tcBorders>
              <w:bottom w:val="nil"/>
            </w:tcBorders>
          </w:tcPr>
          <w:p w14:paraId="49FB0B69" w14:textId="77777777" w:rsidR="00C30B69" w:rsidRPr="00724574" w:rsidRDefault="00C30B69" w:rsidP="00123204">
            <w:pPr>
              <w:suppressAutoHyphens/>
              <w:spacing w:before="20" w:after="20"/>
            </w:pPr>
            <w:r w:rsidRPr="00724574">
              <w:t>3. pers.</w:t>
            </w:r>
          </w:p>
        </w:tc>
        <w:tc>
          <w:tcPr>
            <w:tcW w:w="0" w:type="auto"/>
            <w:tcBorders>
              <w:bottom w:val="nil"/>
            </w:tcBorders>
          </w:tcPr>
          <w:p w14:paraId="3EF1888C" w14:textId="77777777" w:rsidR="00C30B69" w:rsidRPr="00724574" w:rsidRDefault="00C30B69" w:rsidP="00123204">
            <w:pPr>
              <w:suppressAutoHyphens/>
              <w:spacing w:before="20" w:after="20"/>
            </w:pPr>
            <w:r w:rsidRPr="00724574">
              <w:t>1. pers.</w:t>
            </w:r>
          </w:p>
        </w:tc>
        <w:tc>
          <w:tcPr>
            <w:tcW w:w="0" w:type="auto"/>
            <w:tcBorders>
              <w:bottom w:val="nil"/>
            </w:tcBorders>
          </w:tcPr>
          <w:p w14:paraId="53102EB0" w14:textId="77777777" w:rsidR="00C30B69" w:rsidRPr="00724574" w:rsidRDefault="00C30B69" w:rsidP="00123204">
            <w:pPr>
              <w:suppressAutoHyphens/>
              <w:spacing w:before="20" w:after="20"/>
            </w:pPr>
            <w:r w:rsidRPr="00724574">
              <w:t>2. pers.</w:t>
            </w:r>
          </w:p>
        </w:tc>
        <w:tc>
          <w:tcPr>
            <w:tcW w:w="0" w:type="auto"/>
            <w:tcBorders>
              <w:bottom w:val="nil"/>
            </w:tcBorders>
          </w:tcPr>
          <w:p w14:paraId="2EDBE8E2" w14:textId="77777777" w:rsidR="00C30B69" w:rsidRPr="00724574" w:rsidRDefault="00C30B69" w:rsidP="00123204">
            <w:pPr>
              <w:suppressAutoHyphens/>
              <w:spacing w:before="20" w:after="20"/>
            </w:pPr>
            <w:r w:rsidRPr="00724574">
              <w:t>3. pers.</w:t>
            </w:r>
          </w:p>
        </w:tc>
      </w:tr>
      <w:tr w:rsidR="00C87A9D" w:rsidRPr="00724574" w14:paraId="73211189" w14:textId="77777777" w:rsidTr="00627988">
        <w:tc>
          <w:tcPr>
            <w:tcW w:w="0" w:type="auto"/>
            <w:tcBorders>
              <w:top w:val="nil"/>
              <w:bottom w:val="nil"/>
            </w:tcBorders>
          </w:tcPr>
          <w:p w14:paraId="27B4AD2E" w14:textId="77777777" w:rsidR="00C30B69" w:rsidRPr="00724574" w:rsidRDefault="00C30B69" w:rsidP="00123204">
            <w:pPr>
              <w:suppressAutoHyphens/>
              <w:spacing w:before="20" w:after="20"/>
            </w:pPr>
            <w:r w:rsidRPr="00724574">
              <w:t>Nominatiivi</w:t>
            </w:r>
          </w:p>
        </w:tc>
        <w:tc>
          <w:tcPr>
            <w:tcW w:w="0" w:type="auto"/>
            <w:tcBorders>
              <w:top w:val="nil"/>
              <w:bottom w:val="nil"/>
            </w:tcBorders>
          </w:tcPr>
          <w:p w14:paraId="59648FD5" w14:textId="77777777" w:rsidR="00C30B69" w:rsidRPr="00724574" w:rsidRDefault="00C30B69" w:rsidP="00123204">
            <w:pPr>
              <w:suppressAutoHyphens/>
              <w:spacing w:before="20" w:after="20"/>
            </w:pPr>
            <w:r w:rsidRPr="00724574">
              <w:t>mie</w:t>
            </w:r>
          </w:p>
        </w:tc>
        <w:tc>
          <w:tcPr>
            <w:tcW w:w="0" w:type="auto"/>
            <w:tcBorders>
              <w:top w:val="nil"/>
              <w:bottom w:val="nil"/>
            </w:tcBorders>
          </w:tcPr>
          <w:p w14:paraId="01EEBB38" w14:textId="77777777" w:rsidR="00C30B69" w:rsidRPr="00724574" w:rsidRDefault="00C30B69" w:rsidP="00123204">
            <w:pPr>
              <w:suppressAutoHyphens/>
              <w:spacing w:before="20" w:after="20"/>
            </w:pPr>
            <w:r w:rsidRPr="00724574">
              <w:t>sie</w:t>
            </w:r>
          </w:p>
        </w:tc>
        <w:tc>
          <w:tcPr>
            <w:tcW w:w="0" w:type="auto"/>
            <w:tcBorders>
              <w:top w:val="nil"/>
              <w:bottom w:val="nil"/>
            </w:tcBorders>
          </w:tcPr>
          <w:p w14:paraId="3E9108D8" w14:textId="77777777" w:rsidR="00C30B69" w:rsidRPr="00724574" w:rsidRDefault="00C30B69" w:rsidP="00123204">
            <w:pPr>
              <w:suppressAutoHyphens/>
              <w:spacing w:before="20" w:after="20"/>
            </w:pPr>
            <w:r w:rsidRPr="00724574">
              <w:t>hän/se</w:t>
            </w:r>
          </w:p>
        </w:tc>
        <w:tc>
          <w:tcPr>
            <w:tcW w:w="0" w:type="auto"/>
            <w:tcBorders>
              <w:top w:val="nil"/>
              <w:bottom w:val="nil"/>
            </w:tcBorders>
          </w:tcPr>
          <w:p w14:paraId="5D0D1478" w14:textId="77777777" w:rsidR="00C30B69" w:rsidRPr="00724574" w:rsidRDefault="00C30B69" w:rsidP="00123204">
            <w:pPr>
              <w:suppressAutoHyphens/>
              <w:spacing w:before="20" w:after="20"/>
            </w:pPr>
            <w:r w:rsidRPr="00724574">
              <w:t>met</w:t>
            </w:r>
          </w:p>
        </w:tc>
        <w:tc>
          <w:tcPr>
            <w:tcW w:w="0" w:type="auto"/>
            <w:tcBorders>
              <w:top w:val="nil"/>
              <w:bottom w:val="nil"/>
            </w:tcBorders>
          </w:tcPr>
          <w:p w14:paraId="59D733CE" w14:textId="77777777" w:rsidR="00C30B69" w:rsidRPr="00724574" w:rsidRDefault="00C30B69" w:rsidP="00123204">
            <w:pPr>
              <w:suppressAutoHyphens/>
              <w:spacing w:before="20" w:after="20"/>
            </w:pPr>
            <w:r w:rsidRPr="00724574">
              <w:t>tet</w:t>
            </w:r>
          </w:p>
        </w:tc>
        <w:tc>
          <w:tcPr>
            <w:tcW w:w="0" w:type="auto"/>
            <w:tcBorders>
              <w:top w:val="nil"/>
              <w:bottom w:val="nil"/>
            </w:tcBorders>
          </w:tcPr>
          <w:p w14:paraId="2FEB5B7A" w14:textId="77777777" w:rsidR="00C30B69" w:rsidRPr="00724574" w:rsidRDefault="00C30B69" w:rsidP="00123204">
            <w:pPr>
              <w:suppressAutoHyphens/>
              <w:spacing w:before="20" w:after="20"/>
            </w:pPr>
            <w:r w:rsidRPr="00724574">
              <w:t>het/net</w:t>
            </w:r>
          </w:p>
        </w:tc>
      </w:tr>
      <w:tr w:rsidR="00C87A9D" w:rsidRPr="00724574" w14:paraId="49C52743" w14:textId="77777777" w:rsidTr="00627988">
        <w:tc>
          <w:tcPr>
            <w:tcW w:w="0" w:type="auto"/>
            <w:tcBorders>
              <w:top w:val="nil"/>
              <w:bottom w:val="nil"/>
            </w:tcBorders>
          </w:tcPr>
          <w:p w14:paraId="56AABA24" w14:textId="60517C34" w:rsidR="00C30B69" w:rsidRPr="00724574" w:rsidRDefault="00A27713" w:rsidP="00123204">
            <w:pPr>
              <w:suppressAutoHyphens/>
              <w:spacing w:before="20" w:after="20"/>
            </w:pPr>
            <w:r>
              <w:t>Genitiiv</w:t>
            </w:r>
            <w:r w:rsidR="00C30B69" w:rsidRPr="00724574">
              <w:t>i</w:t>
            </w:r>
          </w:p>
        </w:tc>
        <w:tc>
          <w:tcPr>
            <w:tcW w:w="0" w:type="auto"/>
            <w:tcBorders>
              <w:top w:val="nil"/>
              <w:bottom w:val="nil"/>
            </w:tcBorders>
          </w:tcPr>
          <w:p w14:paraId="6EB3DD34" w14:textId="77777777" w:rsidR="00C30B69" w:rsidRPr="00724574" w:rsidRDefault="00C30B69" w:rsidP="00123204">
            <w:pPr>
              <w:suppressAutoHyphens/>
              <w:spacing w:before="20" w:after="20"/>
            </w:pPr>
            <w:r w:rsidRPr="00724574">
              <w:t>minun</w:t>
            </w:r>
          </w:p>
        </w:tc>
        <w:tc>
          <w:tcPr>
            <w:tcW w:w="0" w:type="auto"/>
            <w:tcBorders>
              <w:top w:val="nil"/>
              <w:bottom w:val="nil"/>
            </w:tcBorders>
          </w:tcPr>
          <w:p w14:paraId="053A03D6" w14:textId="77777777" w:rsidR="00C30B69" w:rsidRPr="00724574" w:rsidRDefault="00C30B69" w:rsidP="00123204">
            <w:pPr>
              <w:suppressAutoHyphens/>
              <w:spacing w:before="20" w:after="20"/>
            </w:pPr>
            <w:r w:rsidRPr="00724574">
              <w:t>sinun</w:t>
            </w:r>
          </w:p>
        </w:tc>
        <w:tc>
          <w:tcPr>
            <w:tcW w:w="0" w:type="auto"/>
            <w:tcBorders>
              <w:top w:val="nil"/>
              <w:bottom w:val="nil"/>
            </w:tcBorders>
          </w:tcPr>
          <w:p w14:paraId="1DB1EA9B" w14:textId="77777777" w:rsidR="00C30B69" w:rsidRPr="00724574" w:rsidRDefault="00C30B69" w:rsidP="00123204">
            <w:pPr>
              <w:suppressAutoHyphens/>
              <w:spacing w:before="20" w:after="20"/>
            </w:pPr>
            <w:r w:rsidRPr="00724574">
              <w:t>hänen/sen</w:t>
            </w:r>
          </w:p>
        </w:tc>
        <w:tc>
          <w:tcPr>
            <w:tcW w:w="0" w:type="auto"/>
            <w:tcBorders>
              <w:top w:val="nil"/>
              <w:bottom w:val="nil"/>
            </w:tcBorders>
          </w:tcPr>
          <w:p w14:paraId="4D82092F" w14:textId="77777777" w:rsidR="00C30B69" w:rsidRPr="00724574" w:rsidRDefault="00C30B69" w:rsidP="00123204">
            <w:pPr>
              <w:suppressAutoHyphens/>
              <w:spacing w:before="20" w:after="20"/>
            </w:pPr>
            <w:r w:rsidRPr="00724574">
              <w:t>meiđän ~ meän</w:t>
            </w:r>
          </w:p>
        </w:tc>
        <w:tc>
          <w:tcPr>
            <w:tcW w:w="0" w:type="auto"/>
            <w:tcBorders>
              <w:top w:val="nil"/>
              <w:bottom w:val="nil"/>
            </w:tcBorders>
          </w:tcPr>
          <w:p w14:paraId="10A737DA" w14:textId="77777777" w:rsidR="00C30B69" w:rsidRPr="00724574" w:rsidRDefault="00C30B69" w:rsidP="00123204">
            <w:pPr>
              <w:suppressAutoHyphens/>
              <w:spacing w:before="20" w:after="20"/>
            </w:pPr>
            <w:r w:rsidRPr="00724574">
              <w:t>teiđän ~ teän</w:t>
            </w:r>
          </w:p>
        </w:tc>
        <w:tc>
          <w:tcPr>
            <w:tcW w:w="0" w:type="auto"/>
            <w:tcBorders>
              <w:top w:val="nil"/>
              <w:bottom w:val="nil"/>
            </w:tcBorders>
          </w:tcPr>
          <w:p w14:paraId="7A166F9F" w14:textId="4BA78BE3" w:rsidR="00C30B69" w:rsidRPr="00724574" w:rsidRDefault="00C30B69" w:rsidP="00123204">
            <w:pPr>
              <w:suppressAutoHyphens/>
              <w:spacing w:before="20" w:after="20"/>
            </w:pPr>
            <w:r w:rsidRPr="00724574">
              <w:t>heiđän ~</w:t>
            </w:r>
            <w:r w:rsidR="00123204" w:rsidRPr="00724574">
              <w:t xml:space="preserve"> </w:t>
            </w:r>
            <w:r w:rsidRPr="00724574">
              <w:t>heän</w:t>
            </w:r>
            <w:r w:rsidR="00BE0E1B" w:rsidRPr="00724574">
              <w:t xml:space="preserve"> / niitten</w:t>
            </w:r>
          </w:p>
        </w:tc>
      </w:tr>
      <w:tr w:rsidR="00C87A9D" w:rsidRPr="00724574" w14:paraId="57381973" w14:textId="77777777" w:rsidTr="00627988">
        <w:tc>
          <w:tcPr>
            <w:tcW w:w="0" w:type="auto"/>
            <w:tcBorders>
              <w:top w:val="nil"/>
              <w:bottom w:val="nil"/>
            </w:tcBorders>
          </w:tcPr>
          <w:p w14:paraId="2B8022F6" w14:textId="77777777" w:rsidR="00C30B69" w:rsidRPr="00724574" w:rsidRDefault="00C30B69" w:rsidP="00123204">
            <w:pPr>
              <w:suppressAutoHyphens/>
              <w:spacing w:before="20" w:after="20"/>
            </w:pPr>
            <w:r w:rsidRPr="00724574">
              <w:t>Akkusatiivi</w:t>
            </w:r>
          </w:p>
        </w:tc>
        <w:tc>
          <w:tcPr>
            <w:tcW w:w="0" w:type="auto"/>
            <w:tcBorders>
              <w:top w:val="nil"/>
              <w:bottom w:val="nil"/>
            </w:tcBorders>
          </w:tcPr>
          <w:p w14:paraId="6DCA073D" w14:textId="5DDF4478" w:rsidR="00C30B69" w:rsidRPr="00724574" w:rsidRDefault="0075485B" w:rsidP="00123204">
            <w:pPr>
              <w:suppressAutoHyphens/>
              <w:spacing w:before="20" w:after="20"/>
            </w:pPr>
            <w:r w:rsidRPr="00724574">
              <w:t>(</w:t>
            </w:r>
            <w:r w:rsidR="00C30B69" w:rsidRPr="00724574">
              <w:t>minun)</w:t>
            </w:r>
          </w:p>
        </w:tc>
        <w:tc>
          <w:tcPr>
            <w:tcW w:w="0" w:type="auto"/>
            <w:tcBorders>
              <w:top w:val="nil"/>
              <w:bottom w:val="nil"/>
            </w:tcBorders>
          </w:tcPr>
          <w:p w14:paraId="7A84A11F" w14:textId="529C88E3" w:rsidR="00C30B69" w:rsidRPr="00724574" w:rsidRDefault="0075485B" w:rsidP="00123204">
            <w:pPr>
              <w:suppressAutoHyphens/>
              <w:spacing w:before="20" w:after="20"/>
            </w:pPr>
            <w:r w:rsidRPr="00724574">
              <w:t>(</w:t>
            </w:r>
            <w:r w:rsidR="00C30B69" w:rsidRPr="00724574">
              <w:t>sinun)</w:t>
            </w:r>
          </w:p>
        </w:tc>
        <w:tc>
          <w:tcPr>
            <w:tcW w:w="0" w:type="auto"/>
            <w:tcBorders>
              <w:top w:val="nil"/>
              <w:bottom w:val="nil"/>
            </w:tcBorders>
          </w:tcPr>
          <w:p w14:paraId="4D262D1A" w14:textId="558A2E32" w:rsidR="00C30B69" w:rsidRPr="00724574" w:rsidRDefault="0075485B" w:rsidP="00123204">
            <w:pPr>
              <w:suppressAutoHyphens/>
              <w:spacing w:before="20" w:after="20"/>
            </w:pPr>
            <w:r w:rsidRPr="00724574">
              <w:t>(</w:t>
            </w:r>
            <w:r w:rsidR="00C30B69" w:rsidRPr="00724574">
              <w:t>hänen/sen)</w:t>
            </w:r>
          </w:p>
        </w:tc>
        <w:tc>
          <w:tcPr>
            <w:tcW w:w="0" w:type="auto"/>
            <w:tcBorders>
              <w:top w:val="nil"/>
              <w:bottom w:val="nil"/>
            </w:tcBorders>
          </w:tcPr>
          <w:p w14:paraId="4C9D2E9D" w14:textId="77777777" w:rsidR="00C30B69" w:rsidRPr="00724574" w:rsidRDefault="00C30B69" w:rsidP="00123204">
            <w:pPr>
              <w:suppressAutoHyphens/>
              <w:spacing w:before="20" w:after="20"/>
            </w:pPr>
            <w:r w:rsidRPr="00724574">
              <w:t>meiđät ~ meät</w:t>
            </w:r>
          </w:p>
        </w:tc>
        <w:tc>
          <w:tcPr>
            <w:tcW w:w="0" w:type="auto"/>
            <w:tcBorders>
              <w:top w:val="nil"/>
              <w:bottom w:val="nil"/>
            </w:tcBorders>
          </w:tcPr>
          <w:p w14:paraId="451213A7" w14:textId="3DDF43C4" w:rsidR="00C30B69" w:rsidRPr="00724574" w:rsidRDefault="00C30B69" w:rsidP="00123204">
            <w:pPr>
              <w:suppressAutoHyphens/>
              <w:spacing w:before="20" w:after="20"/>
            </w:pPr>
            <w:r w:rsidRPr="00724574">
              <w:t>teiđät ~</w:t>
            </w:r>
            <w:r w:rsidR="00123204" w:rsidRPr="00724574">
              <w:t xml:space="preserve"> </w:t>
            </w:r>
            <w:r w:rsidRPr="00724574">
              <w:t>teät</w:t>
            </w:r>
          </w:p>
        </w:tc>
        <w:tc>
          <w:tcPr>
            <w:tcW w:w="0" w:type="auto"/>
            <w:tcBorders>
              <w:top w:val="nil"/>
              <w:bottom w:val="nil"/>
            </w:tcBorders>
          </w:tcPr>
          <w:p w14:paraId="6188C69B" w14:textId="75AE617F" w:rsidR="00C30B69" w:rsidRPr="00724574" w:rsidRDefault="00C30B69" w:rsidP="00123204">
            <w:pPr>
              <w:suppressAutoHyphens/>
              <w:spacing w:before="20" w:after="20"/>
            </w:pPr>
            <w:r w:rsidRPr="00724574">
              <w:t>heiđät ~</w:t>
            </w:r>
            <w:r w:rsidR="00123204" w:rsidRPr="00724574">
              <w:t xml:space="preserve"> </w:t>
            </w:r>
            <w:r w:rsidRPr="00724574">
              <w:t>heät</w:t>
            </w:r>
            <w:r w:rsidR="00BE0E1B" w:rsidRPr="00724574">
              <w:t xml:space="preserve"> / </w:t>
            </w:r>
            <w:r w:rsidR="0075485B" w:rsidRPr="00724574">
              <w:t>(</w:t>
            </w:r>
            <w:r w:rsidR="00BE0E1B" w:rsidRPr="00724574">
              <w:t>net</w:t>
            </w:r>
            <w:r w:rsidR="0012577F" w:rsidRPr="00724574">
              <w:t>)</w:t>
            </w:r>
          </w:p>
        </w:tc>
      </w:tr>
      <w:tr w:rsidR="00C87A9D" w:rsidRPr="00724574" w14:paraId="02C630D2" w14:textId="77777777" w:rsidTr="00627988">
        <w:tc>
          <w:tcPr>
            <w:tcW w:w="0" w:type="auto"/>
            <w:tcBorders>
              <w:top w:val="nil"/>
              <w:bottom w:val="nil"/>
            </w:tcBorders>
          </w:tcPr>
          <w:p w14:paraId="1E353542" w14:textId="77777777" w:rsidR="00C30B69" w:rsidRPr="00724574" w:rsidRDefault="00C30B69" w:rsidP="00123204">
            <w:pPr>
              <w:suppressAutoHyphens/>
              <w:spacing w:before="20" w:after="20"/>
            </w:pPr>
            <w:r w:rsidRPr="00724574">
              <w:t>Partitiivi</w:t>
            </w:r>
          </w:p>
        </w:tc>
        <w:tc>
          <w:tcPr>
            <w:tcW w:w="0" w:type="auto"/>
            <w:tcBorders>
              <w:top w:val="nil"/>
              <w:bottom w:val="nil"/>
            </w:tcBorders>
          </w:tcPr>
          <w:p w14:paraId="7A48EEB4" w14:textId="77777777" w:rsidR="00C30B69" w:rsidRPr="00724574" w:rsidRDefault="00C30B69" w:rsidP="00123204">
            <w:pPr>
              <w:suppressAutoHyphens/>
              <w:spacing w:before="20" w:after="20"/>
            </w:pPr>
            <w:r w:rsidRPr="00724574">
              <w:t>minnuu ~ minua</w:t>
            </w:r>
          </w:p>
        </w:tc>
        <w:tc>
          <w:tcPr>
            <w:tcW w:w="0" w:type="auto"/>
            <w:tcBorders>
              <w:top w:val="nil"/>
              <w:bottom w:val="nil"/>
            </w:tcBorders>
          </w:tcPr>
          <w:p w14:paraId="5AFA6567" w14:textId="77777777" w:rsidR="00C30B69" w:rsidRPr="00724574" w:rsidRDefault="00C30B69" w:rsidP="00123204">
            <w:pPr>
              <w:suppressAutoHyphens/>
              <w:spacing w:before="20" w:after="20"/>
            </w:pPr>
            <w:r w:rsidRPr="00724574">
              <w:t>sinnuu ~ sinua</w:t>
            </w:r>
          </w:p>
        </w:tc>
        <w:tc>
          <w:tcPr>
            <w:tcW w:w="0" w:type="auto"/>
            <w:tcBorders>
              <w:top w:val="nil"/>
              <w:bottom w:val="nil"/>
            </w:tcBorders>
          </w:tcPr>
          <w:p w14:paraId="5310FD8E" w14:textId="77777777" w:rsidR="00C30B69" w:rsidRPr="00724574" w:rsidRDefault="00C30B69" w:rsidP="00123204">
            <w:pPr>
              <w:suppressAutoHyphens/>
              <w:spacing w:before="20" w:after="20"/>
            </w:pPr>
            <w:r w:rsidRPr="00724574">
              <w:t>häntä/sitä</w:t>
            </w:r>
          </w:p>
        </w:tc>
        <w:tc>
          <w:tcPr>
            <w:tcW w:w="0" w:type="auto"/>
            <w:tcBorders>
              <w:top w:val="nil"/>
              <w:bottom w:val="nil"/>
            </w:tcBorders>
          </w:tcPr>
          <w:p w14:paraId="4DDC01F5" w14:textId="77777777" w:rsidR="00C30B69" w:rsidRPr="00724574" w:rsidRDefault="00C30B69" w:rsidP="00123204">
            <w:pPr>
              <w:suppressAutoHyphens/>
              <w:spacing w:before="20" w:after="20"/>
            </w:pPr>
            <w:r w:rsidRPr="00724574">
              <w:t>meitä</w:t>
            </w:r>
          </w:p>
        </w:tc>
        <w:tc>
          <w:tcPr>
            <w:tcW w:w="0" w:type="auto"/>
            <w:tcBorders>
              <w:top w:val="nil"/>
              <w:bottom w:val="nil"/>
            </w:tcBorders>
          </w:tcPr>
          <w:p w14:paraId="0C43F7E3" w14:textId="77777777" w:rsidR="00C30B69" w:rsidRPr="00724574" w:rsidRDefault="00C30B69" w:rsidP="00123204">
            <w:pPr>
              <w:suppressAutoHyphens/>
              <w:spacing w:before="20" w:after="20"/>
            </w:pPr>
            <w:r w:rsidRPr="00724574">
              <w:t>teitä</w:t>
            </w:r>
          </w:p>
        </w:tc>
        <w:tc>
          <w:tcPr>
            <w:tcW w:w="0" w:type="auto"/>
            <w:tcBorders>
              <w:top w:val="nil"/>
              <w:bottom w:val="nil"/>
            </w:tcBorders>
          </w:tcPr>
          <w:p w14:paraId="268977D0" w14:textId="77777777" w:rsidR="00C30B69" w:rsidRPr="00724574" w:rsidRDefault="00C30B69" w:rsidP="00123204">
            <w:pPr>
              <w:suppressAutoHyphens/>
              <w:spacing w:before="20" w:after="20"/>
            </w:pPr>
            <w:r w:rsidRPr="00724574">
              <w:t>heitä/niitä</w:t>
            </w:r>
          </w:p>
        </w:tc>
      </w:tr>
      <w:tr w:rsidR="00C87A9D" w:rsidRPr="00724574" w14:paraId="2AB4A8B0" w14:textId="77777777" w:rsidTr="00627988">
        <w:tc>
          <w:tcPr>
            <w:tcW w:w="0" w:type="auto"/>
            <w:tcBorders>
              <w:top w:val="nil"/>
              <w:bottom w:val="nil"/>
            </w:tcBorders>
          </w:tcPr>
          <w:p w14:paraId="084B9BFE" w14:textId="77777777" w:rsidR="00C30B69" w:rsidRPr="00724574" w:rsidRDefault="00C30B69" w:rsidP="00123204">
            <w:pPr>
              <w:suppressAutoHyphens/>
              <w:spacing w:before="20" w:after="20"/>
            </w:pPr>
            <w:r w:rsidRPr="00724574">
              <w:t>Essiivi</w:t>
            </w:r>
          </w:p>
        </w:tc>
        <w:tc>
          <w:tcPr>
            <w:tcW w:w="0" w:type="auto"/>
            <w:tcBorders>
              <w:top w:val="nil"/>
              <w:bottom w:val="nil"/>
            </w:tcBorders>
          </w:tcPr>
          <w:p w14:paraId="57AC1F7D" w14:textId="77777777" w:rsidR="00C30B69" w:rsidRPr="00724574" w:rsidRDefault="00C30B69" w:rsidP="00123204">
            <w:pPr>
              <w:suppressAutoHyphens/>
              <w:spacing w:before="20" w:after="20"/>
            </w:pPr>
            <w:r w:rsidRPr="00724574">
              <w:t>minuna</w:t>
            </w:r>
          </w:p>
        </w:tc>
        <w:tc>
          <w:tcPr>
            <w:tcW w:w="0" w:type="auto"/>
            <w:tcBorders>
              <w:top w:val="nil"/>
              <w:bottom w:val="nil"/>
            </w:tcBorders>
          </w:tcPr>
          <w:p w14:paraId="0140E26F" w14:textId="77777777" w:rsidR="00C30B69" w:rsidRPr="00724574" w:rsidRDefault="00C30B69" w:rsidP="00123204">
            <w:pPr>
              <w:suppressAutoHyphens/>
              <w:spacing w:before="20" w:after="20"/>
            </w:pPr>
            <w:r w:rsidRPr="00724574">
              <w:t>sinuna</w:t>
            </w:r>
          </w:p>
        </w:tc>
        <w:tc>
          <w:tcPr>
            <w:tcW w:w="0" w:type="auto"/>
            <w:tcBorders>
              <w:top w:val="nil"/>
              <w:bottom w:val="nil"/>
            </w:tcBorders>
          </w:tcPr>
          <w:p w14:paraId="313B7353" w14:textId="77777777" w:rsidR="00C30B69" w:rsidRPr="00724574" w:rsidRDefault="00C30B69" w:rsidP="00123204">
            <w:pPr>
              <w:suppressAutoHyphens/>
              <w:spacing w:before="20" w:after="20"/>
            </w:pPr>
            <w:r w:rsidRPr="00724574">
              <w:t>hänenä/sinä</w:t>
            </w:r>
          </w:p>
        </w:tc>
        <w:tc>
          <w:tcPr>
            <w:tcW w:w="0" w:type="auto"/>
            <w:tcBorders>
              <w:top w:val="nil"/>
              <w:bottom w:val="nil"/>
            </w:tcBorders>
          </w:tcPr>
          <w:p w14:paraId="50C3F711" w14:textId="77777777" w:rsidR="00C30B69" w:rsidRPr="00724574" w:rsidRDefault="00C30B69" w:rsidP="00123204">
            <w:pPr>
              <w:suppressAutoHyphens/>
              <w:spacing w:before="20" w:after="20"/>
            </w:pPr>
            <w:r w:rsidRPr="00724574">
              <w:t>meinä</w:t>
            </w:r>
          </w:p>
        </w:tc>
        <w:tc>
          <w:tcPr>
            <w:tcW w:w="0" w:type="auto"/>
            <w:tcBorders>
              <w:top w:val="nil"/>
              <w:bottom w:val="nil"/>
            </w:tcBorders>
          </w:tcPr>
          <w:p w14:paraId="08EA2A32" w14:textId="77777777" w:rsidR="00C30B69" w:rsidRPr="00724574" w:rsidRDefault="00C30B69" w:rsidP="00123204">
            <w:pPr>
              <w:suppressAutoHyphens/>
              <w:spacing w:before="20" w:after="20"/>
            </w:pPr>
            <w:r w:rsidRPr="00724574">
              <w:t>teinä</w:t>
            </w:r>
          </w:p>
        </w:tc>
        <w:tc>
          <w:tcPr>
            <w:tcW w:w="0" w:type="auto"/>
            <w:tcBorders>
              <w:top w:val="nil"/>
              <w:bottom w:val="nil"/>
            </w:tcBorders>
          </w:tcPr>
          <w:p w14:paraId="1A61883F" w14:textId="77777777" w:rsidR="00C30B69" w:rsidRPr="00724574" w:rsidRDefault="00C30B69" w:rsidP="00123204">
            <w:pPr>
              <w:suppressAutoHyphens/>
              <w:spacing w:before="20" w:after="20"/>
            </w:pPr>
            <w:r w:rsidRPr="00724574">
              <w:t>heinä/niinä</w:t>
            </w:r>
          </w:p>
        </w:tc>
      </w:tr>
      <w:tr w:rsidR="00C87A9D" w:rsidRPr="00724574" w14:paraId="70EC1565" w14:textId="77777777" w:rsidTr="00627988">
        <w:tc>
          <w:tcPr>
            <w:tcW w:w="0" w:type="auto"/>
            <w:tcBorders>
              <w:top w:val="nil"/>
              <w:bottom w:val="nil"/>
            </w:tcBorders>
          </w:tcPr>
          <w:p w14:paraId="6FB82C92" w14:textId="189049E1" w:rsidR="00C30B69" w:rsidRPr="00724574" w:rsidRDefault="00EF2105" w:rsidP="00123204">
            <w:pPr>
              <w:suppressAutoHyphens/>
              <w:spacing w:before="20" w:after="20"/>
            </w:pPr>
            <w:r>
              <w:t>Translatiivi</w:t>
            </w:r>
          </w:p>
        </w:tc>
        <w:tc>
          <w:tcPr>
            <w:tcW w:w="0" w:type="auto"/>
            <w:tcBorders>
              <w:top w:val="nil"/>
              <w:bottom w:val="nil"/>
            </w:tcBorders>
          </w:tcPr>
          <w:p w14:paraId="0792C591" w14:textId="77777777" w:rsidR="00C30B69" w:rsidRPr="00724574" w:rsidRDefault="00C30B69" w:rsidP="00123204">
            <w:pPr>
              <w:suppressAutoHyphens/>
              <w:spacing w:before="20" w:after="20"/>
            </w:pPr>
            <w:r w:rsidRPr="00724574">
              <w:t>minuksi</w:t>
            </w:r>
          </w:p>
        </w:tc>
        <w:tc>
          <w:tcPr>
            <w:tcW w:w="0" w:type="auto"/>
            <w:tcBorders>
              <w:top w:val="nil"/>
              <w:bottom w:val="nil"/>
            </w:tcBorders>
          </w:tcPr>
          <w:p w14:paraId="24B20E24" w14:textId="77777777" w:rsidR="00C30B69" w:rsidRPr="00724574" w:rsidRDefault="00C30B69" w:rsidP="00123204">
            <w:pPr>
              <w:suppressAutoHyphens/>
              <w:spacing w:before="20" w:after="20"/>
            </w:pPr>
            <w:r w:rsidRPr="00724574">
              <w:t>sinuksi</w:t>
            </w:r>
          </w:p>
        </w:tc>
        <w:tc>
          <w:tcPr>
            <w:tcW w:w="0" w:type="auto"/>
            <w:tcBorders>
              <w:top w:val="nil"/>
              <w:bottom w:val="nil"/>
            </w:tcBorders>
          </w:tcPr>
          <w:p w14:paraId="5DD532F9" w14:textId="77777777" w:rsidR="00C30B69" w:rsidRPr="00724574" w:rsidRDefault="00C30B69" w:rsidP="00123204">
            <w:pPr>
              <w:suppressAutoHyphens/>
              <w:spacing w:before="20" w:after="20"/>
            </w:pPr>
            <w:r w:rsidRPr="00724574">
              <w:t>häneksi/siksi</w:t>
            </w:r>
          </w:p>
        </w:tc>
        <w:tc>
          <w:tcPr>
            <w:tcW w:w="0" w:type="auto"/>
            <w:tcBorders>
              <w:top w:val="nil"/>
              <w:bottom w:val="nil"/>
            </w:tcBorders>
          </w:tcPr>
          <w:p w14:paraId="571167A0" w14:textId="77777777" w:rsidR="00C30B69" w:rsidRPr="00724574" w:rsidRDefault="00C30B69" w:rsidP="00123204">
            <w:pPr>
              <w:suppressAutoHyphens/>
              <w:spacing w:before="20" w:after="20"/>
            </w:pPr>
            <w:r w:rsidRPr="00724574">
              <w:t>meiksi</w:t>
            </w:r>
          </w:p>
        </w:tc>
        <w:tc>
          <w:tcPr>
            <w:tcW w:w="0" w:type="auto"/>
            <w:tcBorders>
              <w:top w:val="nil"/>
              <w:bottom w:val="nil"/>
            </w:tcBorders>
          </w:tcPr>
          <w:p w14:paraId="51C157EA" w14:textId="77777777" w:rsidR="00C30B69" w:rsidRPr="00724574" w:rsidRDefault="00C30B69" w:rsidP="00123204">
            <w:pPr>
              <w:suppressAutoHyphens/>
              <w:spacing w:before="20" w:after="20"/>
            </w:pPr>
            <w:r w:rsidRPr="00724574">
              <w:t>teiksi</w:t>
            </w:r>
          </w:p>
        </w:tc>
        <w:tc>
          <w:tcPr>
            <w:tcW w:w="0" w:type="auto"/>
            <w:tcBorders>
              <w:top w:val="nil"/>
              <w:bottom w:val="nil"/>
            </w:tcBorders>
          </w:tcPr>
          <w:p w14:paraId="01569057" w14:textId="77777777" w:rsidR="00C30B69" w:rsidRPr="00724574" w:rsidRDefault="00C30B69" w:rsidP="00123204">
            <w:pPr>
              <w:suppressAutoHyphens/>
              <w:spacing w:before="20" w:after="20"/>
            </w:pPr>
            <w:r w:rsidRPr="00724574">
              <w:t>heiksi/niiksi</w:t>
            </w:r>
          </w:p>
        </w:tc>
      </w:tr>
      <w:tr w:rsidR="00C87A9D" w:rsidRPr="00724574" w14:paraId="4AADB221" w14:textId="77777777" w:rsidTr="00627988">
        <w:tc>
          <w:tcPr>
            <w:tcW w:w="0" w:type="auto"/>
            <w:tcBorders>
              <w:top w:val="nil"/>
              <w:bottom w:val="nil"/>
            </w:tcBorders>
          </w:tcPr>
          <w:p w14:paraId="2BFDC1F3" w14:textId="77777777" w:rsidR="00C30B69" w:rsidRPr="00724574" w:rsidRDefault="00C30B69" w:rsidP="00123204">
            <w:pPr>
              <w:suppressAutoHyphens/>
              <w:spacing w:before="20" w:after="20"/>
            </w:pPr>
            <w:r w:rsidRPr="00724574">
              <w:t>Inessiivi</w:t>
            </w:r>
          </w:p>
        </w:tc>
        <w:tc>
          <w:tcPr>
            <w:tcW w:w="0" w:type="auto"/>
            <w:tcBorders>
              <w:top w:val="nil"/>
              <w:bottom w:val="nil"/>
            </w:tcBorders>
          </w:tcPr>
          <w:p w14:paraId="410648D7" w14:textId="77777777" w:rsidR="00C30B69" w:rsidRPr="00724574" w:rsidRDefault="00C30B69" w:rsidP="00123204">
            <w:pPr>
              <w:suppressAutoHyphens/>
              <w:spacing w:before="20" w:after="20"/>
            </w:pPr>
            <w:r w:rsidRPr="00724574">
              <w:t>minussa</w:t>
            </w:r>
          </w:p>
        </w:tc>
        <w:tc>
          <w:tcPr>
            <w:tcW w:w="0" w:type="auto"/>
            <w:tcBorders>
              <w:top w:val="nil"/>
              <w:bottom w:val="nil"/>
            </w:tcBorders>
          </w:tcPr>
          <w:p w14:paraId="29253779" w14:textId="77777777" w:rsidR="00C30B69" w:rsidRPr="00724574" w:rsidRDefault="00C30B69" w:rsidP="00123204">
            <w:pPr>
              <w:suppressAutoHyphens/>
              <w:spacing w:before="20" w:after="20"/>
            </w:pPr>
            <w:r w:rsidRPr="00724574">
              <w:t>sinussa</w:t>
            </w:r>
          </w:p>
        </w:tc>
        <w:tc>
          <w:tcPr>
            <w:tcW w:w="0" w:type="auto"/>
            <w:tcBorders>
              <w:top w:val="nil"/>
              <w:bottom w:val="nil"/>
            </w:tcBorders>
          </w:tcPr>
          <w:p w14:paraId="13CDEEDB" w14:textId="77777777" w:rsidR="00C30B69" w:rsidRPr="00724574" w:rsidRDefault="00C30B69" w:rsidP="00123204">
            <w:pPr>
              <w:suppressAutoHyphens/>
              <w:spacing w:before="20" w:after="20"/>
            </w:pPr>
            <w:r w:rsidRPr="00724574">
              <w:t>hänessä/siinä</w:t>
            </w:r>
          </w:p>
        </w:tc>
        <w:tc>
          <w:tcPr>
            <w:tcW w:w="0" w:type="auto"/>
            <w:tcBorders>
              <w:top w:val="nil"/>
              <w:bottom w:val="nil"/>
            </w:tcBorders>
          </w:tcPr>
          <w:p w14:paraId="5E510F7D" w14:textId="77777777" w:rsidR="00C30B69" w:rsidRPr="00724574" w:rsidRDefault="00C30B69" w:rsidP="00123204">
            <w:pPr>
              <w:suppressAutoHyphens/>
              <w:spacing w:before="20" w:after="20"/>
            </w:pPr>
            <w:r w:rsidRPr="00724574">
              <w:t>meissä</w:t>
            </w:r>
          </w:p>
        </w:tc>
        <w:tc>
          <w:tcPr>
            <w:tcW w:w="0" w:type="auto"/>
            <w:tcBorders>
              <w:top w:val="nil"/>
              <w:bottom w:val="nil"/>
            </w:tcBorders>
          </w:tcPr>
          <w:p w14:paraId="66CC16A2" w14:textId="77777777" w:rsidR="00C30B69" w:rsidRPr="00724574" w:rsidRDefault="00C30B69" w:rsidP="00123204">
            <w:pPr>
              <w:suppressAutoHyphens/>
              <w:spacing w:before="20" w:after="20"/>
            </w:pPr>
            <w:r w:rsidRPr="00724574">
              <w:t>teissä</w:t>
            </w:r>
          </w:p>
        </w:tc>
        <w:tc>
          <w:tcPr>
            <w:tcW w:w="0" w:type="auto"/>
            <w:tcBorders>
              <w:top w:val="nil"/>
              <w:bottom w:val="nil"/>
            </w:tcBorders>
          </w:tcPr>
          <w:p w14:paraId="3E8D3817" w14:textId="77777777" w:rsidR="00C30B69" w:rsidRPr="00724574" w:rsidRDefault="00C30B69" w:rsidP="00123204">
            <w:pPr>
              <w:suppressAutoHyphens/>
              <w:spacing w:before="20" w:after="20"/>
            </w:pPr>
            <w:r w:rsidRPr="00724574">
              <w:t>heissä/niissä</w:t>
            </w:r>
          </w:p>
        </w:tc>
      </w:tr>
      <w:tr w:rsidR="00C87A9D" w:rsidRPr="00724574" w14:paraId="3EAD0E23" w14:textId="77777777" w:rsidTr="00627988">
        <w:tc>
          <w:tcPr>
            <w:tcW w:w="0" w:type="auto"/>
            <w:tcBorders>
              <w:top w:val="nil"/>
              <w:bottom w:val="nil"/>
            </w:tcBorders>
          </w:tcPr>
          <w:p w14:paraId="04978BC9" w14:textId="77777777" w:rsidR="00C30B69" w:rsidRPr="00724574" w:rsidRDefault="00C30B69" w:rsidP="00123204">
            <w:pPr>
              <w:suppressAutoHyphens/>
              <w:spacing w:before="20" w:after="20"/>
            </w:pPr>
            <w:r w:rsidRPr="00724574">
              <w:t>Elatiivi</w:t>
            </w:r>
          </w:p>
        </w:tc>
        <w:tc>
          <w:tcPr>
            <w:tcW w:w="0" w:type="auto"/>
            <w:tcBorders>
              <w:top w:val="nil"/>
              <w:bottom w:val="nil"/>
            </w:tcBorders>
          </w:tcPr>
          <w:p w14:paraId="44DA51CC" w14:textId="77777777" w:rsidR="00C30B69" w:rsidRPr="00724574" w:rsidRDefault="00C30B69" w:rsidP="00123204">
            <w:pPr>
              <w:suppressAutoHyphens/>
              <w:spacing w:before="20" w:after="20"/>
            </w:pPr>
            <w:r w:rsidRPr="00724574">
              <w:t>minusta</w:t>
            </w:r>
          </w:p>
        </w:tc>
        <w:tc>
          <w:tcPr>
            <w:tcW w:w="0" w:type="auto"/>
            <w:tcBorders>
              <w:top w:val="nil"/>
              <w:bottom w:val="nil"/>
            </w:tcBorders>
          </w:tcPr>
          <w:p w14:paraId="0680C64C" w14:textId="77777777" w:rsidR="00C30B69" w:rsidRPr="00724574" w:rsidRDefault="00C30B69" w:rsidP="00123204">
            <w:pPr>
              <w:suppressAutoHyphens/>
              <w:spacing w:before="20" w:after="20"/>
            </w:pPr>
            <w:r w:rsidRPr="00724574">
              <w:t>sinusta</w:t>
            </w:r>
          </w:p>
        </w:tc>
        <w:tc>
          <w:tcPr>
            <w:tcW w:w="0" w:type="auto"/>
            <w:tcBorders>
              <w:top w:val="nil"/>
              <w:bottom w:val="nil"/>
            </w:tcBorders>
          </w:tcPr>
          <w:p w14:paraId="1543F427" w14:textId="77777777" w:rsidR="00C30B69" w:rsidRPr="00724574" w:rsidRDefault="00C30B69" w:rsidP="00123204">
            <w:pPr>
              <w:suppressAutoHyphens/>
              <w:spacing w:before="20" w:after="20"/>
            </w:pPr>
            <w:r w:rsidRPr="00724574">
              <w:t>hänestä/siitä</w:t>
            </w:r>
          </w:p>
        </w:tc>
        <w:tc>
          <w:tcPr>
            <w:tcW w:w="0" w:type="auto"/>
            <w:tcBorders>
              <w:top w:val="nil"/>
              <w:bottom w:val="nil"/>
            </w:tcBorders>
          </w:tcPr>
          <w:p w14:paraId="6AFA4BE4" w14:textId="77777777" w:rsidR="00C30B69" w:rsidRPr="00724574" w:rsidRDefault="00C30B69" w:rsidP="00123204">
            <w:pPr>
              <w:suppressAutoHyphens/>
              <w:spacing w:before="20" w:after="20"/>
            </w:pPr>
            <w:r w:rsidRPr="00724574">
              <w:t>meistä</w:t>
            </w:r>
          </w:p>
        </w:tc>
        <w:tc>
          <w:tcPr>
            <w:tcW w:w="0" w:type="auto"/>
            <w:tcBorders>
              <w:top w:val="nil"/>
              <w:bottom w:val="nil"/>
            </w:tcBorders>
          </w:tcPr>
          <w:p w14:paraId="1F3E4DDC" w14:textId="77777777" w:rsidR="00C30B69" w:rsidRPr="00724574" w:rsidRDefault="00C30B69" w:rsidP="00123204">
            <w:pPr>
              <w:suppressAutoHyphens/>
              <w:spacing w:before="20" w:after="20"/>
            </w:pPr>
            <w:r w:rsidRPr="00724574">
              <w:t>teistä</w:t>
            </w:r>
          </w:p>
        </w:tc>
        <w:tc>
          <w:tcPr>
            <w:tcW w:w="0" w:type="auto"/>
            <w:tcBorders>
              <w:top w:val="nil"/>
              <w:bottom w:val="nil"/>
            </w:tcBorders>
          </w:tcPr>
          <w:p w14:paraId="343DB748" w14:textId="77777777" w:rsidR="00C30B69" w:rsidRPr="00724574" w:rsidRDefault="00C30B69" w:rsidP="00123204">
            <w:pPr>
              <w:suppressAutoHyphens/>
              <w:spacing w:before="20" w:after="20"/>
            </w:pPr>
            <w:r w:rsidRPr="00724574">
              <w:t>heistä/niistä</w:t>
            </w:r>
          </w:p>
        </w:tc>
      </w:tr>
      <w:tr w:rsidR="00C87A9D" w:rsidRPr="00724574" w14:paraId="29137249" w14:textId="77777777" w:rsidTr="00627988">
        <w:tc>
          <w:tcPr>
            <w:tcW w:w="0" w:type="auto"/>
            <w:tcBorders>
              <w:top w:val="nil"/>
              <w:bottom w:val="nil"/>
            </w:tcBorders>
          </w:tcPr>
          <w:p w14:paraId="10042B69" w14:textId="77777777" w:rsidR="00C30B69" w:rsidRPr="00724574" w:rsidRDefault="00C30B69" w:rsidP="00123204">
            <w:pPr>
              <w:suppressAutoHyphens/>
              <w:spacing w:before="20" w:after="20"/>
            </w:pPr>
            <w:r w:rsidRPr="00724574">
              <w:t>Illatiivi</w:t>
            </w:r>
          </w:p>
        </w:tc>
        <w:tc>
          <w:tcPr>
            <w:tcW w:w="0" w:type="auto"/>
            <w:tcBorders>
              <w:top w:val="nil"/>
              <w:bottom w:val="nil"/>
            </w:tcBorders>
          </w:tcPr>
          <w:p w14:paraId="0B0214B1" w14:textId="77777777" w:rsidR="00C30B69" w:rsidRPr="00724574" w:rsidRDefault="00C30B69" w:rsidP="00123204">
            <w:pPr>
              <w:suppressAutoHyphens/>
              <w:spacing w:before="20" w:after="20"/>
            </w:pPr>
            <w:r w:rsidRPr="00724574">
              <w:t>minhuun</w:t>
            </w:r>
          </w:p>
        </w:tc>
        <w:tc>
          <w:tcPr>
            <w:tcW w:w="0" w:type="auto"/>
            <w:tcBorders>
              <w:top w:val="nil"/>
              <w:bottom w:val="nil"/>
            </w:tcBorders>
          </w:tcPr>
          <w:p w14:paraId="69E090F5" w14:textId="77777777" w:rsidR="00C30B69" w:rsidRPr="00724574" w:rsidRDefault="00C30B69" w:rsidP="00123204">
            <w:pPr>
              <w:suppressAutoHyphens/>
              <w:spacing w:before="20" w:after="20"/>
            </w:pPr>
            <w:r w:rsidRPr="00724574">
              <w:t>sinhuun</w:t>
            </w:r>
          </w:p>
        </w:tc>
        <w:tc>
          <w:tcPr>
            <w:tcW w:w="0" w:type="auto"/>
            <w:tcBorders>
              <w:top w:val="nil"/>
              <w:bottom w:val="nil"/>
            </w:tcBorders>
          </w:tcPr>
          <w:p w14:paraId="6725EBDB" w14:textId="77777777" w:rsidR="00C30B69" w:rsidRPr="00724574" w:rsidRDefault="00C30B69" w:rsidP="00123204">
            <w:pPr>
              <w:suppressAutoHyphens/>
              <w:spacing w:before="20" w:after="20"/>
            </w:pPr>
            <w:r w:rsidRPr="00724574">
              <w:t>hänheen/siihen</w:t>
            </w:r>
          </w:p>
        </w:tc>
        <w:tc>
          <w:tcPr>
            <w:tcW w:w="0" w:type="auto"/>
            <w:tcBorders>
              <w:top w:val="nil"/>
              <w:bottom w:val="nil"/>
            </w:tcBorders>
          </w:tcPr>
          <w:p w14:paraId="34D61D21" w14:textId="77777777" w:rsidR="00C30B69" w:rsidRPr="00724574" w:rsidRDefault="00C30B69" w:rsidP="00123204">
            <w:pPr>
              <w:suppressAutoHyphens/>
              <w:spacing w:before="20" w:after="20"/>
            </w:pPr>
            <w:r w:rsidRPr="00724574">
              <w:t>meihin</w:t>
            </w:r>
          </w:p>
        </w:tc>
        <w:tc>
          <w:tcPr>
            <w:tcW w:w="0" w:type="auto"/>
            <w:tcBorders>
              <w:top w:val="nil"/>
              <w:bottom w:val="nil"/>
            </w:tcBorders>
          </w:tcPr>
          <w:p w14:paraId="15285C66" w14:textId="77777777" w:rsidR="00C30B69" w:rsidRPr="00724574" w:rsidRDefault="00C30B69" w:rsidP="00123204">
            <w:pPr>
              <w:suppressAutoHyphens/>
              <w:spacing w:before="20" w:after="20"/>
            </w:pPr>
            <w:r w:rsidRPr="00724574">
              <w:t>teihin</w:t>
            </w:r>
          </w:p>
        </w:tc>
        <w:tc>
          <w:tcPr>
            <w:tcW w:w="0" w:type="auto"/>
            <w:tcBorders>
              <w:top w:val="nil"/>
              <w:bottom w:val="nil"/>
            </w:tcBorders>
          </w:tcPr>
          <w:p w14:paraId="486D6DA0" w14:textId="77777777" w:rsidR="00C30B69" w:rsidRPr="00724574" w:rsidRDefault="00C30B69" w:rsidP="00123204">
            <w:pPr>
              <w:suppressAutoHyphens/>
              <w:spacing w:before="20" w:after="20"/>
            </w:pPr>
            <w:r w:rsidRPr="00724574">
              <w:t>heihin/niihin</w:t>
            </w:r>
          </w:p>
        </w:tc>
      </w:tr>
      <w:tr w:rsidR="00C87A9D" w:rsidRPr="00724574" w14:paraId="33D56F69" w14:textId="77777777" w:rsidTr="00627988">
        <w:tc>
          <w:tcPr>
            <w:tcW w:w="0" w:type="auto"/>
            <w:tcBorders>
              <w:top w:val="nil"/>
              <w:bottom w:val="nil"/>
            </w:tcBorders>
          </w:tcPr>
          <w:p w14:paraId="6A142838" w14:textId="77777777" w:rsidR="00C30B69" w:rsidRPr="00724574" w:rsidRDefault="00C30B69" w:rsidP="00123204">
            <w:pPr>
              <w:suppressAutoHyphens/>
              <w:spacing w:before="20" w:after="20"/>
            </w:pPr>
            <w:r w:rsidRPr="00724574">
              <w:t>Adessiivi</w:t>
            </w:r>
          </w:p>
        </w:tc>
        <w:tc>
          <w:tcPr>
            <w:tcW w:w="0" w:type="auto"/>
            <w:tcBorders>
              <w:top w:val="nil"/>
              <w:bottom w:val="nil"/>
            </w:tcBorders>
          </w:tcPr>
          <w:p w14:paraId="2257D40C" w14:textId="77777777" w:rsidR="00C30B69" w:rsidRPr="00724574" w:rsidRDefault="00C30B69" w:rsidP="00123204">
            <w:pPr>
              <w:suppressAutoHyphens/>
              <w:spacing w:before="20" w:after="20"/>
            </w:pPr>
            <w:r w:rsidRPr="00724574">
              <w:t>minula ~ mulla</w:t>
            </w:r>
          </w:p>
        </w:tc>
        <w:tc>
          <w:tcPr>
            <w:tcW w:w="0" w:type="auto"/>
            <w:tcBorders>
              <w:top w:val="nil"/>
              <w:bottom w:val="nil"/>
            </w:tcBorders>
          </w:tcPr>
          <w:p w14:paraId="1E6E92D3" w14:textId="77777777" w:rsidR="00C30B69" w:rsidRPr="00724574" w:rsidRDefault="00C30B69" w:rsidP="00123204">
            <w:pPr>
              <w:suppressAutoHyphens/>
              <w:spacing w:before="20" w:after="20"/>
            </w:pPr>
            <w:r w:rsidRPr="00724574">
              <w:t>sinula ~ sulla</w:t>
            </w:r>
          </w:p>
        </w:tc>
        <w:tc>
          <w:tcPr>
            <w:tcW w:w="0" w:type="auto"/>
            <w:tcBorders>
              <w:top w:val="nil"/>
              <w:bottom w:val="nil"/>
            </w:tcBorders>
          </w:tcPr>
          <w:p w14:paraId="1303608D" w14:textId="6376225A" w:rsidR="00C30B69" w:rsidRPr="00724574" w:rsidRDefault="00C30B69" w:rsidP="00C87A9D">
            <w:pPr>
              <w:suppressAutoHyphens/>
              <w:spacing w:before="20" w:after="20"/>
            </w:pPr>
            <w:r w:rsidRPr="00724574">
              <w:t>hänelä</w:t>
            </w:r>
            <w:r w:rsidR="00C87A9D">
              <w:t xml:space="preserve"> ~ hällä </w:t>
            </w:r>
            <w:r w:rsidRPr="00724574">
              <w:t>/</w:t>
            </w:r>
            <w:r w:rsidR="00C87A9D">
              <w:t xml:space="preserve"> sillä</w:t>
            </w:r>
          </w:p>
        </w:tc>
        <w:tc>
          <w:tcPr>
            <w:tcW w:w="0" w:type="auto"/>
            <w:tcBorders>
              <w:top w:val="nil"/>
              <w:bottom w:val="nil"/>
            </w:tcBorders>
          </w:tcPr>
          <w:p w14:paraId="039BC809" w14:textId="77777777" w:rsidR="00C30B69" w:rsidRPr="00724574" w:rsidRDefault="00C30B69" w:rsidP="00123204">
            <w:pPr>
              <w:suppressAutoHyphens/>
              <w:spacing w:before="20" w:after="20"/>
            </w:pPr>
            <w:r w:rsidRPr="00724574">
              <w:t>meilä</w:t>
            </w:r>
          </w:p>
        </w:tc>
        <w:tc>
          <w:tcPr>
            <w:tcW w:w="0" w:type="auto"/>
            <w:tcBorders>
              <w:top w:val="nil"/>
              <w:bottom w:val="nil"/>
            </w:tcBorders>
          </w:tcPr>
          <w:p w14:paraId="0A55A756" w14:textId="77777777" w:rsidR="00C30B69" w:rsidRPr="00724574" w:rsidRDefault="00C30B69" w:rsidP="00123204">
            <w:pPr>
              <w:suppressAutoHyphens/>
              <w:spacing w:before="20" w:after="20"/>
            </w:pPr>
            <w:r w:rsidRPr="00724574">
              <w:t>teilä</w:t>
            </w:r>
          </w:p>
        </w:tc>
        <w:tc>
          <w:tcPr>
            <w:tcW w:w="0" w:type="auto"/>
            <w:tcBorders>
              <w:top w:val="nil"/>
              <w:bottom w:val="nil"/>
            </w:tcBorders>
          </w:tcPr>
          <w:p w14:paraId="13014C36" w14:textId="77777777" w:rsidR="00C30B69" w:rsidRPr="00724574" w:rsidRDefault="00C30B69" w:rsidP="00123204">
            <w:pPr>
              <w:suppressAutoHyphens/>
              <w:spacing w:before="20" w:after="20"/>
            </w:pPr>
            <w:r w:rsidRPr="00724574">
              <w:t>heilä/niilä</w:t>
            </w:r>
          </w:p>
        </w:tc>
      </w:tr>
      <w:tr w:rsidR="00C87A9D" w:rsidRPr="00724574" w14:paraId="65DC7E13" w14:textId="77777777" w:rsidTr="00627988">
        <w:tc>
          <w:tcPr>
            <w:tcW w:w="0" w:type="auto"/>
            <w:tcBorders>
              <w:top w:val="nil"/>
              <w:bottom w:val="nil"/>
            </w:tcBorders>
          </w:tcPr>
          <w:p w14:paraId="1E1FE70A" w14:textId="77777777" w:rsidR="00C30B69" w:rsidRPr="00724574" w:rsidRDefault="00C30B69" w:rsidP="00123204">
            <w:pPr>
              <w:suppressAutoHyphens/>
              <w:spacing w:before="20" w:after="20"/>
            </w:pPr>
            <w:r w:rsidRPr="00724574">
              <w:t>Ablatiivi</w:t>
            </w:r>
          </w:p>
        </w:tc>
        <w:tc>
          <w:tcPr>
            <w:tcW w:w="0" w:type="auto"/>
            <w:tcBorders>
              <w:top w:val="nil"/>
              <w:bottom w:val="nil"/>
            </w:tcBorders>
          </w:tcPr>
          <w:p w14:paraId="48EF2095" w14:textId="77777777" w:rsidR="00C30B69" w:rsidRPr="00724574" w:rsidRDefault="00C30B69" w:rsidP="00123204">
            <w:pPr>
              <w:suppressAutoHyphens/>
              <w:spacing w:before="20" w:after="20"/>
            </w:pPr>
            <w:r w:rsidRPr="00724574">
              <w:t>minulta ~ multa</w:t>
            </w:r>
          </w:p>
        </w:tc>
        <w:tc>
          <w:tcPr>
            <w:tcW w:w="0" w:type="auto"/>
            <w:tcBorders>
              <w:top w:val="nil"/>
              <w:bottom w:val="nil"/>
            </w:tcBorders>
          </w:tcPr>
          <w:p w14:paraId="18C1C594" w14:textId="77777777" w:rsidR="00C30B69" w:rsidRPr="00724574" w:rsidRDefault="00C30B69" w:rsidP="00123204">
            <w:pPr>
              <w:suppressAutoHyphens/>
              <w:spacing w:before="20" w:after="20"/>
            </w:pPr>
            <w:r w:rsidRPr="00724574">
              <w:t>sinulta ~ sulta</w:t>
            </w:r>
          </w:p>
        </w:tc>
        <w:tc>
          <w:tcPr>
            <w:tcW w:w="0" w:type="auto"/>
            <w:tcBorders>
              <w:top w:val="nil"/>
              <w:bottom w:val="nil"/>
            </w:tcBorders>
          </w:tcPr>
          <w:p w14:paraId="5CC58340" w14:textId="1B00A35A" w:rsidR="00C30B69" w:rsidRPr="00724574" w:rsidRDefault="00C30B69" w:rsidP="00C87A9D">
            <w:pPr>
              <w:suppressAutoHyphens/>
              <w:spacing w:before="20" w:after="20"/>
            </w:pPr>
            <w:r w:rsidRPr="00724574">
              <w:t>häneltä</w:t>
            </w:r>
            <w:r w:rsidR="00C87A9D">
              <w:t xml:space="preserve"> ~ hältä </w:t>
            </w:r>
            <w:r w:rsidRPr="00724574">
              <w:t>/</w:t>
            </w:r>
            <w:r w:rsidR="00C87A9D">
              <w:t xml:space="preserve"> siltä</w:t>
            </w:r>
          </w:p>
        </w:tc>
        <w:tc>
          <w:tcPr>
            <w:tcW w:w="0" w:type="auto"/>
            <w:tcBorders>
              <w:top w:val="nil"/>
              <w:bottom w:val="nil"/>
            </w:tcBorders>
          </w:tcPr>
          <w:p w14:paraId="204908D7" w14:textId="77777777" w:rsidR="00C30B69" w:rsidRPr="00724574" w:rsidRDefault="00C30B69" w:rsidP="00123204">
            <w:pPr>
              <w:suppressAutoHyphens/>
              <w:spacing w:before="20" w:after="20"/>
            </w:pPr>
            <w:r w:rsidRPr="00724574">
              <w:t>meiltä</w:t>
            </w:r>
          </w:p>
        </w:tc>
        <w:tc>
          <w:tcPr>
            <w:tcW w:w="0" w:type="auto"/>
            <w:tcBorders>
              <w:top w:val="nil"/>
              <w:bottom w:val="nil"/>
            </w:tcBorders>
          </w:tcPr>
          <w:p w14:paraId="2CE4EABC" w14:textId="77777777" w:rsidR="00C30B69" w:rsidRPr="00724574" w:rsidRDefault="00C30B69" w:rsidP="00123204">
            <w:pPr>
              <w:suppressAutoHyphens/>
              <w:spacing w:before="20" w:after="20"/>
            </w:pPr>
            <w:r w:rsidRPr="00724574">
              <w:t>teiltä</w:t>
            </w:r>
          </w:p>
        </w:tc>
        <w:tc>
          <w:tcPr>
            <w:tcW w:w="0" w:type="auto"/>
            <w:tcBorders>
              <w:top w:val="nil"/>
              <w:bottom w:val="nil"/>
            </w:tcBorders>
          </w:tcPr>
          <w:p w14:paraId="650E04D6" w14:textId="77777777" w:rsidR="00C30B69" w:rsidRPr="00724574" w:rsidRDefault="00C30B69" w:rsidP="00123204">
            <w:pPr>
              <w:suppressAutoHyphens/>
              <w:spacing w:before="20" w:after="20"/>
            </w:pPr>
            <w:r w:rsidRPr="00724574">
              <w:t>heiltä/niiltä</w:t>
            </w:r>
          </w:p>
        </w:tc>
      </w:tr>
      <w:tr w:rsidR="00C87A9D" w:rsidRPr="00724574" w14:paraId="24965BDB" w14:textId="77777777" w:rsidTr="00627988">
        <w:tc>
          <w:tcPr>
            <w:tcW w:w="0" w:type="auto"/>
            <w:tcBorders>
              <w:top w:val="nil"/>
              <w:bottom w:val="nil"/>
            </w:tcBorders>
          </w:tcPr>
          <w:p w14:paraId="56DD942A" w14:textId="77777777" w:rsidR="00C30B69" w:rsidRPr="00724574" w:rsidRDefault="00C30B69" w:rsidP="00123204">
            <w:pPr>
              <w:suppressAutoHyphens/>
              <w:spacing w:before="20" w:after="20"/>
            </w:pPr>
            <w:r w:rsidRPr="00724574">
              <w:t>Allatiivi</w:t>
            </w:r>
          </w:p>
        </w:tc>
        <w:tc>
          <w:tcPr>
            <w:tcW w:w="0" w:type="auto"/>
            <w:tcBorders>
              <w:top w:val="nil"/>
              <w:bottom w:val="nil"/>
            </w:tcBorders>
          </w:tcPr>
          <w:p w14:paraId="0D89F35E" w14:textId="0A238368" w:rsidR="00C30B69" w:rsidRPr="00724574" w:rsidRDefault="00C30B69" w:rsidP="00123204">
            <w:pPr>
              <w:suppressAutoHyphens/>
              <w:spacing w:before="20" w:after="20"/>
            </w:pPr>
            <w:r w:rsidRPr="00724574">
              <w:t>minule</w:t>
            </w:r>
            <w:r w:rsidR="0075485B" w:rsidRPr="00724574">
              <w:t>(</w:t>
            </w:r>
            <w:r w:rsidRPr="00724574">
              <w:t>t) ~mulle</w:t>
            </w:r>
            <w:r w:rsidR="00E92AFB">
              <w:t>(t)</w:t>
            </w:r>
          </w:p>
        </w:tc>
        <w:tc>
          <w:tcPr>
            <w:tcW w:w="0" w:type="auto"/>
            <w:tcBorders>
              <w:top w:val="nil"/>
              <w:bottom w:val="nil"/>
            </w:tcBorders>
          </w:tcPr>
          <w:p w14:paraId="004A040A" w14:textId="0F74D339" w:rsidR="00C30B69" w:rsidRPr="00724574" w:rsidRDefault="00C30B69" w:rsidP="00123204">
            <w:pPr>
              <w:suppressAutoHyphens/>
              <w:spacing w:before="20" w:after="20"/>
            </w:pPr>
            <w:r w:rsidRPr="00724574">
              <w:t>sinule</w:t>
            </w:r>
            <w:r w:rsidR="0075485B" w:rsidRPr="00724574">
              <w:t>(</w:t>
            </w:r>
            <w:r w:rsidRPr="00724574">
              <w:t>t) ~ sulle</w:t>
            </w:r>
            <w:r w:rsidR="00E92AFB">
              <w:t>(t)</w:t>
            </w:r>
          </w:p>
        </w:tc>
        <w:tc>
          <w:tcPr>
            <w:tcW w:w="0" w:type="auto"/>
            <w:tcBorders>
              <w:top w:val="nil"/>
              <w:bottom w:val="nil"/>
            </w:tcBorders>
          </w:tcPr>
          <w:p w14:paraId="3289B186" w14:textId="45C3E28A" w:rsidR="00C30B69" w:rsidRPr="00724574" w:rsidRDefault="00E92AFB" w:rsidP="00E92AFB">
            <w:pPr>
              <w:suppressAutoHyphens/>
              <w:spacing w:before="20" w:after="20"/>
            </w:pPr>
            <w:r>
              <w:t>hänele</w:t>
            </w:r>
            <w:r w:rsidR="00A302BA">
              <w:t>(t)</w:t>
            </w:r>
            <w:r>
              <w:t xml:space="preserve"> ~ hälle(t) / </w:t>
            </w:r>
            <w:r w:rsidR="00C30B69" w:rsidRPr="00724574">
              <w:t>sille</w:t>
            </w:r>
            <w:r w:rsidR="0075485B" w:rsidRPr="00724574">
              <w:t>(</w:t>
            </w:r>
            <w:r>
              <w:t xml:space="preserve">t) </w:t>
            </w:r>
          </w:p>
        </w:tc>
        <w:tc>
          <w:tcPr>
            <w:tcW w:w="0" w:type="auto"/>
            <w:tcBorders>
              <w:top w:val="nil"/>
              <w:bottom w:val="nil"/>
            </w:tcBorders>
          </w:tcPr>
          <w:p w14:paraId="676C3CDE" w14:textId="44729938" w:rsidR="00C30B69" w:rsidRPr="00724574" w:rsidRDefault="00C30B69" w:rsidP="00123204">
            <w:pPr>
              <w:suppressAutoHyphens/>
              <w:spacing w:before="20" w:after="20"/>
            </w:pPr>
            <w:r w:rsidRPr="00724574">
              <w:t>meile</w:t>
            </w:r>
            <w:r w:rsidR="0075485B" w:rsidRPr="00724574">
              <w:t>(</w:t>
            </w:r>
            <w:r w:rsidRPr="00724574">
              <w:t>t)</w:t>
            </w:r>
          </w:p>
        </w:tc>
        <w:tc>
          <w:tcPr>
            <w:tcW w:w="0" w:type="auto"/>
            <w:tcBorders>
              <w:top w:val="nil"/>
              <w:bottom w:val="nil"/>
            </w:tcBorders>
          </w:tcPr>
          <w:p w14:paraId="3E67FB0C" w14:textId="1B4188FA" w:rsidR="00C30B69" w:rsidRPr="00724574" w:rsidRDefault="00C30B69" w:rsidP="00123204">
            <w:pPr>
              <w:suppressAutoHyphens/>
              <w:spacing w:before="20" w:after="20"/>
            </w:pPr>
            <w:r w:rsidRPr="00724574">
              <w:t>teile</w:t>
            </w:r>
            <w:r w:rsidR="0075485B" w:rsidRPr="00724574">
              <w:t>(</w:t>
            </w:r>
            <w:r w:rsidRPr="00724574">
              <w:t>t)</w:t>
            </w:r>
          </w:p>
        </w:tc>
        <w:tc>
          <w:tcPr>
            <w:tcW w:w="0" w:type="auto"/>
            <w:tcBorders>
              <w:top w:val="nil"/>
              <w:bottom w:val="nil"/>
            </w:tcBorders>
          </w:tcPr>
          <w:p w14:paraId="3616D280" w14:textId="1320655B" w:rsidR="00C30B69" w:rsidRPr="00724574" w:rsidRDefault="00C30B69" w:rsidP="00123204">
            <w:pPr>
              <w:suppressAutoHyphens/>
              <w:spacing w:before="20" w:after="20"/>
            </w:pPr>
            <w:r w:rsidRPr="00724574">
              <w:t>heile</w:t>
            </w:r>
            <w:r w:rsidR="0075485B" w:rsidRPr="00724574">
              <w:t>(</w:t>
            </w:r>
            <w:r w:rsidRPr="00724574">
              <w:t>t)/niile</w:t>
            </w:r>
            <w:r w:rsidR="0075485B" w:rsidRPr="00724574">
              <w:t>(</w:t>
            </w:r>
            <w:r w:rsidRPr="00724574">
              <w:t>t)</w:t>
            </w:r>
          </w:p>
        </w:tc>
      </w:tr>
      <w:tr w:rsidR="00C87A9D" w:rsidRPr="00724574" w14:paraId="0562F578" w14:textId="77777777" w:rsidTr="00627988">
        <w:tc>
          <w:tcPr>
            <w:tcW w:w="0" w:type="auto"/>
            <w:tcBorders>
              <w:top w:val="nil"/>
            </w:tcBorders>
          </w:tcPr>
          <w:p w14:paraId="374EB4DB" w14:textId="77777777" w:rsidR="00C30B69" w:rsidRPr="00724574" w:rsidRDefault="00C30B69" w:rsidP="00123204">
            <w:pPr>
              <w:suppressAutoHyphens/>
              <w:spacing w:before="20" w:after="20"/>
            </w:pPr>
            <w:r w:rsidRPr="00724574">
              <w:t>Abessiivi</w:t>
            </w:r>
          </w:p>
        </w:tc>
        <w:tc>
          <w:tcPr>
            <w:tcW w:w="0" w:type="auto"/>
            <w:tcBorders>
              <w:top w:val="nil"/>
            </w:tcBorders>
          </w:tcPr>
          <w:p w14:paraId="617CF64C" w14:textId="279C1740" w:rsidR="00C30B69" w:rsidRPr="00724574" w:rsidRDefault="0075485B" w:rsidP="00123204">
            <w:pPr>
              <w:suppressAutoHyphens/>
              <w:spacing w:before="20" w:after="20"/>
            </w:pPr>
            <w:r w:rsidRPr="00724574">
              <w:t>(</w:t>
            </w:r>
            <w:r w:rsidR="00C30B69" w:rsidRPr="00724574">
              <w:t>minutta)</w:t>
            </w:r>
          </w:p>
        </w:tc>
        <w:tc>
          <w:tcPr>
            <w:tcW w:w="0" w:type="auto"/>
            <w:tcBorders>
              <w:top w:val="nil"/>
            </w:tcBorders>
          </w:tcPr>
          <w:p w14:paraId="1201990E" w14:textId="46B45DF5" w:rsidR="00C30B69" w:rsidRPr="00724574" w:rsidRDefault="0075485B" w:rsidP="00123204">
            <w:pPr>
              <w:suppressAutoHyphens/>
              <w:spacing w:before="20" w:after="20"/>
            </w:pPr>
            <w:r w:rsidRPr="00724574">
              <w:t>(</w:t>
            </w:r>
            <w:r w:rsidR="00C30B69" w:rsidRPr="00724574">
              <w:t>sinutta)</w:t>
            </w:r>
          </w:p>
        </w:tc>
        <w:tc>
          <w:tcPr>
            <w:tcW w:w="0" w:type="auto"/>
            <w:tcBorders>
              <w:top w:val="nil"/>
            </w:tcBorders>
          </w:tcPr>
          <w:p w14:paraId="62596096" w14:textId="6861334B" w:rsidR="00C30B69" w:rsidRPr="00724574" w:rsidRDefault="0075485B" w:rsidP="00123204">
            <w:pPr>
              <w:suppressAutoHyphens/>
              <w:spacing w:before="20" w:after="20"/>
            </w:pPr>
            <w:r w:rsidRPr="00724574">
              <w:t>(</w:t>
            </w:r>
            <w:r w:rsidR="00C30B69" w:rsidRPr="00724574">
              <w:t>hänettä/–)</w:t>
            </w:r>
          </w:p>
        </w:tc>
        <w:tc>
          <w:tcPr>
            <w:tcW w:w="0" w:type="auto"/>
            <w:tcBorders>
              <w:top w:val="nil"/>
            </w:tcBorders>
          </w:tcPr>
          <w:p w14:paraId="19DB44AB" w14:textId="4B23F8CD" w:rsidR="00C30B69" w:rsidRPr="00724574" w:rsidRDefault="0075485B" w:rsidP="00123204">
            <w:pPr>
              <w:suppressAutoHyphens/>
              <w:spacing w:before="20" w:after="20"/>
            </w:pPr>
            <w:r w:rsidRPr="00724574">
              <w:t>(</w:t>
            </w:r>
            <w:r w:rsidR="00C30B69" w:rsidRPr="00724574">
              <w:t>meittä)</w:t>
            </w:r>
          </w:p>
        </w:tc>
        <w:tc>
          <w:tcPr>
            <w:tcW w:w="0" w:type="auto"/>
            <w:tcBorders>
              <w:top w:val="nil"/>
            </w:tcBorders>
          </w:tcPr>
          <w:p w14:paraId="0BE6165C" w14:textId="06C092CF" w:rsidR="00C30B69" w:rsidRPr="00724574" w:rsidRDefault="0075485B" w:rsidP="00123204">
            <w:pPr>
              <w:suppressAutoHyphens/>
              <w:spacing w:before="20" w:after="20"/>
            </w:pPr>
            <w:r w:rsidRPr="00724574">
              <w:t>(</w:t>
            </w:r>
            <w:r w:rsidR="00C30B69" w:rsidRPr="00724574">
              <w:t>teittä)</w:t>
            </w:r>
          </w:p>
        </w:tc>
        <w:tc>
          <w:tcPr>
            <w:tcW w:w="0" w:type="auto"/>
            <w:tcBorders>
              <w:top w:val="nil"/>
            </w:tcBorders>
          </w:tcPr>
          <w:p w14:paraId="14F490C8" w14:textId="7E4893B3" w:rsidR="00C30B69" w:rsidRPr="00724574" w:rsidRDefault="0075485B" w:rsidP="00B7418D">
            <w:pPr>
              <w:suppressAutoHyphens/>
              <w:spacing w:before="20" w:after="20"/>
            </w:pPr>
            <w:r w:rsidRPr="00724574">
              <w:t>(</w:t>
            </w:r>
            <w:r w:rsidR="00C30B69" w:rsidRPr="00724574">
              <w:t>heittä</w:t>
            </w:r>
            <w:r w:rsidR="00BF4405">
              <w:t>/</w:t>
            </w:r>
            <w:r w:rsidR="00B7418D">
              <w:t>–</w:t>
            </w:r>
            <w:r w:rsidR="00C30B69" w:rsidRPr="00724574">
              <w:t>)</w:t>
            </w:r>
          </w:p>
        </w:tc>
      </w:tr>
    </w:tbl>
    <w:p w14:paraId="2CB92B06" w14:textId="39F69B8E" w:rsidR="00C30B69" w:rsidRPr="00724574" w:rsidRDefault="00C30B69" w:rsidP="00C30B69">
      <w:pPr>
        <w:pStyle w:val="Overskrift2"/>
        <w:keepLines/>
        <w:tabs>
          <w:tab w:val="clear" w:pos="720"/>
          <w:tab w:val="num" w:pos="1008"/>
        </w:tabs>
        <w:spacing w:before="200" w:after="0"/>
      </w:pPr>
      <w:bookmarkStart w:id="1845" w:name="_Toc180478983"/>
      <w:bookmarkStart w:id="1846" w:name="_Toc241129331"/>
      <w:bookmarkStart w:id="1847" w:name="_Toc311273913"/>
      <w:r w:rsidRPr="00724574">
        <w:t>Demonstratiivipronomenit</w:t>
      </w:r>
      <w:bookmarkEnd w:id="1845"/>
      <w:r w:rsidRPr="00724574">
        <w:t xml:space="preserve"> ja muut vastaavat prosanat</w:t>
      </w:r>
      <w:bookmarkEnd w:id="1846"/>
      <w:bookmarkEnd w:id="1847"/>
    </w:p>
    <w:p w14:paraId="56B4573A" w14:textId="0E2E7454" w:rsidR="00C30B69" w:rsidRPr="00E77CBA" w:rsidRDefault="00C30B69" w:rsidP="00C30B69">
      <w:pPr>
        <w:pStyle w:val="Brdtekst"/>
      </w:pPr>
      <w:r w:rsidRPr="00A302BA">
        <w:rPr>
          <w:smallCaps/>
        </w:rPr>
        <w:t>Demonstratiivipronomenit</w:t>
      </w:r>
      <w:r w:rsidRPr="00E77CBA">
        <w:t xml:space="preserve"> oon </w:t>
      </w:r>
      <w:r w:rsidR="00651DC9">
        <w:t>pronomenniita</w:t>
      </w:r>
      <w:r w:rsidRPr="00E77CBA">
        <w:t xml:space="preserve">, </w:t>
      </w:r>
      <w:r>
        <w:t>mikkä</w:t>
      </w:r>
      <w:r w:rsidRPr="00E77CBA">
        <w:t xml:space="preserve"> niin ko ”demonstreerathaan” j</w:t>
      </w:r>
      <w:r>
        <w:t xml:space="preserve">otaki, eli niilä </w:t>
      </w:r>
      <w:r w:rsidR="005214E0">
        <w:t>ref</w:t>
      </w:r>
      <w:r w:rsidR="00EF2105">
        <w:t>e</w:t>
      </w:r>
      <w:r w:rsidR="005214E0">
        <w:t>reerathaan</w:t>
      </w:r>
      <w:r>
        <w:t xml:space="preserve"> joh</w:t>
      </w:r>
      <w:r w:rsidRPr="00E77CBA">
        <w:t>onki assiis</w:t>
      </w:r>
      <w:r>
        <w:t>s</w:t>
      </w:r>
      <w:r w:rsidRPr="00E77CBA">
        <w:t>een eli ihmisheen</w:t>
      </w:r>
      <w:r w:rsidR="005751DF">
        <w:t>, mikä löyttyy kontekstist</w:t>
      </w:r>
      <w:r w:rsidR="005751DF" w:rsidRPr="00E77CBA">
        <w:t>a eli sen ulkopuolel</w:t>
      </w:r>
      <w:r w:rsidR="005B54B0">
        <w:t>t</w:t>
      </w:r>
      <w:r w:rsidR="005751DF" w:rsidRPr="00E77CBA">
        <w:t>a</w:t>
      </w:r>
      <w:r w:rsidRPr="00E77CBA">
        <w:t>.</w:t>
      </w:r>
    </w:p>
    <w:p w14:paraId="5F8321F0" w14:textId="3F063451" w:rsidR="00C30B69" w:rsidRPr="00E77CBA" w:rsidRDefault="00C30B69" w:rsidP="00C30B69">
      <w:pPr>
        <w:pStyle w:val="Brdtekst"/>
      </w:pPr>
      <w:r w:rsidRPr="00E77CBA">
        <w:t>Demonstratiivi</w:t>
      </w:r>
      <w:r w:rsidR="00080CE6">
        <w:t>pronomenii</w:t>
      </w:r>
      <w:r w:rsidR="0094147C">
        <w:t>la oon kaksi lukkuu,</w:t>
      </w:r>
      <w:r w:rsidRPr="00E77CBA">
        <w:t xml:space="preserve"> singulaari ja pluraali, ja net taivuthaan kans kaasuksissa niin ko persoonapro</w:t>
      </w:r>
      <w:r>
        <w:t>nomeni</w:t>
      </w:r>
      <w:r w:rsidRPr="00E77CBA">
        <w:t>tki.</w:t>
      </w:r>
      <w:r w:rsidR="0094147C">
        <w:t xml:space="preserve"> Abessiivihaamuu niilä ei kuitenkhaan ole.</w:t>
      </w:r>
    </w:p>
    <w:p w14:paraId="44B9D42C" w14:textId="4D647D06" w:rsidR="00C30B69" w:rsidRPr="00E77CBA" w:rsidRDefault="00C30B69" w:rsidP="00C30B69">
      <w:pPr>
        <w:pStyle w:val="Brdtekst"/>
      </w:pPr>
      <w:r w:rsidRPr="00E77CBA">
        <w:t>Demonstratiivi</w:t>
      </w:r>
      <w:r w:rsidR="00080CE6">
        <w:t>pronomenii</w:t>
      </w:r>
      <w:r w:rsidRPr="00E77CBA">
        <w:t xml:space="preserve">la ei ole </w:t>
      </w:r>
      <w:r w:rsidR="00DD723A">
        <w:t>mithään eri pers</w:t>
      </w:r>
      <w:r w:rsidRPr="00E77CBA">
        <w:t>oon</w:t>
      </w:r>
      <w:r w:rsidR="00D947F3">
        <w:t xml:space="preserve">iita, mutta niitä oon muutoin </w:t>
      </w:r>
      <w:r w:rsidRPr="00E77CBA">
        <w:t>kolmee lajjii:</w:t>
      </w:r>
    </w:p>
    <w:p w14:paraId="280D699D" w14:textId="1773BAD6" w:rsidR="00C30B69" w:rsidRPr="00E77CBA" w:rsidRDefault="00C30B69" w:rsidP="00076A10">
      <w:pPr>
        <w:pStyle w:val="Punktliste"/>
      </w:pPr>
      <w:r w:rsidRPr="00E77CBA">
        <w:rPr>
          <w:i/>
        </w:rPr>
        <w:t>tämä</w:t>
      </w:r>
      <w:r w:rsidR="00D947F3">
        <w:t xml:space="preserve"> ja </w:t>
      </w:r>
      <w:r w:rsidRPr="00E77CBA">
        <w:rPr>
          <w:i/>
        </w:rPr>
        <w:t>nämät</w:t>
      </w:r>
      <w:r w:rsidRPr="00E77CBA">
        <w:t xml:space="preserve"> eli semmoiset, </w:t>
      </w:r>
      <w:r w:rsidR="00D947F3">
        <w:t>mikkä</w:t>
      </w:r>
      <w:r w:rsidRPr="00E77CBA">
        <w:t xml:space="preserve"> </w:t>
      </w:r>
      <w:r w:rsidR="00EC122D">
        <w:t>refereerathaan</w:t>
      </w:r>
      <w:r w:rsidRPr="00E77CBA">
        <w:t xml:space="preserve"> </w:t>
      </w:r>
      <w:r w:rsidR="00CF77E2">
        <w:t>johon</w:t>
      </w:r>
      <w:r w:rsidRPr="00E77CBA">
        <w:t xml:space="preserve">ki, joka oon </w:t>
      </w:r>
      <w:r w:rsidR="00E72859">
        <w:t>likelä puhhuujaa</w:t>
      </w:r>
      <w:r w:rsidRPr="00E77CBA">
        <w:t>, joko</w:t>
      </w:r>
      <w:r>
        <w:t xml:space="preserve"> </w:t>
      </w:r>
      <w:r w:rsidR="00DF452B">
        <w:t>aivan</w:t>
      </w:r>
      <w:r>
        <w:t xml:space="preserve"> konkreettisesti </w:t>
      </w:r>
      <w:r w:rsidR="00793DCB">
        <w:t xml:space="preserve">(1, 3) </w:t>
      </w:r>
      <w:r>
        <w:t>eli sitte</w:t>
      </w:r>
      <w:r w:rsidRPr="00E77CBA">
        <w:t xml:space="preserve"> ajatuksissa eli </w:t>
      </w:r>
      <w:r w:rsidR="00B913DA">
        <w:t xml:space="preserve">sitte </w:t>
      </w:r>
      <w:r w:rsidRPr="00E77CBA">
        <w:t xml:space="preserve">löyttyy tekstistä </w:t>
      </w:r>
      <w:r w:rsidR="00DE123B">
        <w:t xml:space="preserve">eli puhheesta </w:t>
      </w:r>
      <w:r w:rsidRPr="00E77CBA">
        <w:t>likikontekstista</w:t>
      </w:r>
      <w:r w:rsidR="00793DCB">
        <w:t xml:space="preserve"> (2)</w:t>
      </w:r>
      <w:r w:rsidR="00253FDB">
        <w:t>;</w:t>
      </w:r>
    </w:p>
    <w:p w14:paraId="25996668" w14:textId="3B77DF5D" w:rsidR="00C30B69" w:rsidRPr="00E77CBA" w:rsidRDefault="00C30B69" w:rsidP="00076A10">
      <w:pPr>
        <w:pStyle w:val="Punktliste"/>
      </w:pPr>
      <w:r w:rsidRPr="00E77CBA">
        <w:rPr>
          <w:i/>
        </w:rPr>
        <w:t>tuo</w:t>
      </w:r>
      <w:r w:rsidRPr="00E77CBA">
        <w:t xml:space="preserve"> ja </w:t>
      </w:r>
      <w:r w:rsidRPr="00E77CBA">
        <w:rPr>
          <w:i/>
        </w:rPr>
        <w:t>nuot</w:t>
      </w:r>
      <w:r w:rsidRPr="00E77CBA">
        <w:t xml:space="preserve"> eli semmoiset, </w:t>
      </w:r>
      <w:r w:rsidR="00D947F3">
        <w:t>mikkä</w:t>
      </w:r>
      <w:r w:rsidRPr="00E77CBA">
        <w:t xml:space="preserve"> ei kyllä ole juuri niin likelä, mutta jokka kuitenki oon semmoisessa kontekstissa, ette net oon puhhuujan eli kirjoittaajan näk</w:t>
      </w:r>
      <w:r w:rsidR="00B913DA">
        <w:t>ky</w:t>
      </w:r>
      <w:r w:rsidRPr="00E77CBA">
        <w:t>yvissä</w:t>
      </w:r>
      <w:r w:rsidR="00793DCB">
        <w:t xml:space="preserve"> (1, 3)</w:t>
      </w:r>
      <w:r w:rsidRPr="00E77CBA">
        <w:t xml:space="preserve">, </w:t>
      </w:r>
      <w:r w:rsidR="005376AA">
        <w:t>kuitenk</w:t>
      </w:r>
      <w:r w:rsidRPr="00E77CBA">
        <w:t>i ajatuksissa</w:t>
      </w:r>
      <w:r w:rsidR="00253FDB">
        <w:t>;</w:t>
      </w:r>
    </w:p>
    <w:p w14:paraId="08FA6A5E" w14:textId="78DF15A5" w:rsidR="00C30B69" w:rsidRDefault="00C30B69" w:rsidP="00076A10">
      <w:pPr>
        <w:pStyle w:val="Punktliste"/>
      </w:pPr>
      <w:r w:rsidRPr="00E77CBA">
        <w:rPr>
          <w:i/>
        </w:rPr>
        <w:t>se</w:t>
      </w:r>
      <w:r w:rsidRPr="00E77CBA">
        <w:t xml:space="preserve"> ja </w:t>
      </w:r>
      <w:r w:rsidRPr="00E77CBA">
        <w:rPr>
          <w:i/>
        </w:rPr>
        <w:t>net</w:t>
      </w:r>
      <w:r w:rsidRPr="00E77CBA">
        <w:t xml:space="preserve">, </w:t>
      </w:r>
      <w:r w:rsidR="00D947F3">
        <w:t>mikkä</w:t>
      </w:r>
      <w:r w:rsidRPr="00E77CBA">
        <w:t xml:space="preserve"> käytethään ylheensä silloin, ko assiista eli ihmisestä jo oon puhuttu eli assii eli ihminen oon jo tuttu</w:t>
      </w:r>
      <w:r w:rsidR="00793DCB">
        <w:t xml:space="preserve"> (1, 2, 3)</w:t>
      </w:r>
      <w:r w:rsidRPr="00E77CBA">
        <w:t>.</w:t>
      </w:r>
    </w:p>
    <w:p w14:paraId="713043D0" w14:textId="56D04E35" w:rsidR="00C30B69" w:rsidRPr="00E77CBA" w:rsidRDefault="006E2430" w:rsidP="00076A10">
      <w:pPr>
        <w:pStyle w:val="Brdtekst"/>
      </w:pPr>
      <w:r>
        <w:t xml:space="preserve">(1) </w:t>
      </w:r>
      <w:r w:rsidR="00C30B69" w:rsidRPr="00E77CBA">
        <w:rPr>
          <w:i/>
        </w:rPr>
        <w:t>Tämä</w:t>
      </w:r>
      <w:r w:rsidR="00F04FD4" w:rsidRPr="00C771D2">
        <w:rPr>
          <w:iCs/>
          <w:vertAlign w:val="subscript"/>
        </w:rPr>
        <w:t>i</w:t>
      </w:r>
      <w:r w:rsidR="00C30B69" w:rsidRPr="00E77CBA">
        <w:t xml:space="preserve"> tässä oon meiđän huonet, mutta </w:t>
      </w:r>
      <w:r w:rsidR="00C30B69" w:rsidRPr="00E77CBA">
        <w:rPr>
          <w:i/>
        </w:rPr>
        <w:t>tuo</w:t>
      </w:r>
      <w:r w:rsidR="00F04FD4" w:rsidRPr="00C771D2">
        <w:rPr>
          <w:iCs/>
          <w:vertAlign w:val="subscript"/>
        </w:rPr>
        <w:t>ii</w:t>
      </w:r>
      <w:r w:rsidR="00C30B69" w:rsidRPr="00E77CBA">
        <w:rPr>
          <w:i/>
        </w:rPr>
        <w:t xml:space="preserve"> </w:t>
      </w:r>
      <w:r w:rsidR="00C30B69" w:rsidRPr="00E77CBA">
        <w:t xml:space="preserve">tuola rannassa oon minun sisaren. </w:t>
      </w:r>
      <w:r w:rsidR="00C30B69" w:rsidRPr="00E77CBA">
        <w:rPr>
          <w:i/>
        </w:rPr>
        <w:t>Se</w:t>
      </w:r>
      <w:r w:rsidR="003F5593" w:rsidRPr="00C771D2">
        <w:rPr>
          <w:iCs/>
          <w:vertAlign w:val="subscript"/>
        </w:rPr>
        <w:t>ii</w:t>
      </w:r>
      <w:r w:rsidR="00C30B69" w:rsidRPr="00E77CBA">
        <w:t xml:space="preserve"> oon uuđempi ko meiđän huonet.</w:t>
      </w:r>
      <w:r w:rsidR="00DD2507">
        <w:rPr>
          <w:rStyle w:val="Fotnotereferanse"/>
        </w:rPr>
        <w:footnoteReference w:id="6"/>
      </w:r>
    </w:p>
    <w:p w14:paraId="63A66398" w14:textId="14DB1854" w:rsidR="00C30B69" w:rsidRDefault="006E2430" w:rsidP="00076A10">
      <w:pPr>
        <w:pStyle w:val="Brdtekst"/>
      </w:pPr>
      <w:r>
        <w:t xml:space="preserve">(2) </w:t>
      </w:r>
      <w:r w:rsidR="00C771D2">
        <w:t>[</w:t>
      </w:r>
      <w:r w:rsidR="00C30B69" w:rsidRPr="00E77CBA">
        <w:t>Kainun kieli sai oman kielen statuksen vuona 2005</w:t>
      </w:r>
      <w:r w:rsidR="005B700F">
        <w:t>.</w:t>
      </w:r>
      <w:r w:rsidR="00C771D2">
        <w:t>]</w:t>
      </w:r>
      <w:r w:rsidR="00C771D2" w:rsidRPr="00C771D2">
        <w:rPr>
          <w:iCs/>
          <w:vertAlign w:val="subscript"/>
        </w:rPr>
        <w:t>i</w:t>
      </w:r>
      <w:r w:rsidR="00C30B69" w:rsidRPr="00E77CBA">
        <w:t xml:space="preserve"> </w:t>
      </w:r>
      <w:r w:rsidR="005B700F">
        <w:t>[</w:t>
      </w:r>
      <w:r w:rsidR="00C30B69" w:rsidRPr="00E77CBA">
        <w:rPr>
          <w:i/>
        </w:rPr>
        <w:t>Tämä</w:t>
      </w:r>
      <w:r w:rsidR="00C771D2" w:rsidRPr="00C771D2">
        <w:rPr>
          <w:iCs/>
          <w:vertAlign w:val="subscript"/>
        </w:rPr>
        <w:t>i</w:t>
      </w:r>
      <w:r w:rsidR="00C30B69" w:rsidRPr="00E77CBA">
        <w:t xml:space="preserve"> oon parantannu kielen tillaa.</w:t>
      </w:r>
      <w:r w:rsidR="005B700F">
        <w:t>]</w:t>
      </w:r>
      <w:r w:rsidR="00D32FC2" w:rsidRPr="00C771D2">
        <w:rPr>
          <w:iCs/>
          <w:vertAlign w:val="subscript"/>
        </w:rPr>
        <w:t>ii</w:t>
      </w:r>
      <w:r w:rsidR="00C30B69" w:rsidRPr="00E77CBA">
        <w:t xml:space="preserve"> Kaikki ei kuitenkhaan ole </w:t>
      </w:r>
      <w:r w:rsidR="00C30B69" w:rsidRPr="00E77CBA">
        <w:rPr>
          <w:i/>
        </w:rPr>
        <w:t>siitä</w:t>
      </w:r>
      <w:r w:rsidR="00D32FC2" w:rsidRPr="00C771D2">
        <w:rPr>
          <w:iCs/>
          <w:vertAlign w:val="subscript"/>
        </w:rPr>
        <w:t>ii</w:t>
      </w:r>
      <w:r w:rsidR="00C30B69" w:rsidRPr="00E77CBA">
        <w:rPr>
          <w:i/>
        </w:rPr>
        <w:t xml:space="preserve"> </w:t>
      </w:r>
      <w:r w:rsidR="00C30B69" w:rsidRPr="00E77CBA">
        <w:t>sammaa mieltä.</w:t>
      </w:r>
    </w:p>
    <w:p w14:paraId="20B93763" w14:textId="566C54AC" w:rsidR="00854FE4" w:rsidRDefault="000B43E3" w:rsidP="00076A10">
      <w:pPr>
        <w:pStyle w:val="Brdtekst"/>
      </w:pPr>
      <w:r>
        <w:t xml:space="preserve">(3) </w:t>
      </w:r>
      <w:r w:rsidR="00331EEF">
        <w:t>Älä osta minule</w:t>
      </w:r>
      <w:r w:rsidR="008D052A">
        <w:t xml:space="preserve"> </w:t>
      </w:r>
      <w:r w:rsidR="00B77A39">
        <w:t>[</w:t>
      </w:r>
      <w:r w:rsidR="008D052A" w:rsidRPr="000B43E3">
        <w:rPr>
          <w:i/>
        </w:rPr>
        <w:t>näitä</w:t>
      </w:r>
      <w:r w:rsidR="008D052A">
        <w:t xml:space="preserve"> housui</w:t>
      </w:r>
      <w:r w:rsidR="00B77A39">
        <w:t>]</w:t>
      </w:r>
      <w:r w:rsidR="00B77A39" w:rsidRPr="00C771D2">
        <w:rPr>
          <w:iCs/>
          <w:vertAlign w:val="subscript"/>
        </w:rPr>
        <w:t>i</w:t>
      </w:r>
      <w:r w:rsidR="00B77A39">
        <w:t xml:space="preserve"> </w:t>
      </w:r>
      <w:r w:rsidR="0053137A">
        <w:t>älä</w:t>
      </w:r>
      <w:r w:rsidR="008D052A">
        <w:t xml:space="preserve">kä </w:t>
      </w:r>
      <w:r w:rsidR="008D052A" w:rsidRPr="000B43E3">
        <w:rPr>
          <w:i/>
        </w:rPr>
        <w:t>nuoita</w:t>
      </w:r>
      <w:r w:rsidR="008D052A">
        <w:t>khaan</w:t>
      </w:r>
      <w:r w:rsidR="00B77A39" w:rsidRPr="00C771D2">
        <w:rPr>
          <w:iCs/>
          <w:vertAlign w:val="subscript"/>
        </w:rPr>
        <w:t>ii</w:t>
      </w:r>
      <w:r w:rsidR="00B77A39">
        <w:t xml:space="preserve">. Mie en halluu </w:t>
      </w:r>
      <w:r w:rsidR="00B77A39" w:rsidRPr="000B43E3">
        <w:rPr>
          <w:i/>
        </w:rPr>
        <w:t>niitä</w:t>
      </w:r>
      <w:r w:rsidR="008D052A">
        <w:t>khään</w:t>
      </w:r>
      <w:r w:rsidR="00B77A39" w:rsidRPr="00C771D2">
        <w:rPr>
          <w:iCs/>
          <w:vertAlign w:val="subscript"/>
        </w:rPr>
        <w:t>ii</w:t>
      </w:r>
      <w:r w:rsidR="008D052A">
        <w:t>.</w:t>
      </w:r>
    </w:p>
    <w:p w14:paraId="0147A0C1" w14:textId="57BF4A89" w:rsidR="00C30B69" w:rsidRPr="00E77CBA" w:rsidRDefault="00C30B69" w:rsidP="00C30B69">
      <w:pPr>
        <w:pStyle w:val="Brdtekst"/>
      </w:pPr>
      <w:r w:rsidRPr="00E77CBA">
        <w:t xml:space="preserve">Seuraavasta tabelista näjemä, kunka </w:t>
      </w:r>
      <w:r w:rsidR="00D34FC8">
        <w:t>demonstratiivipronomenit</w:t>
      </w:r>
      <w:r w:rsidRPr="00E77CBA">
        <w:t xml:space="preserve"> taivuthaan.</w:t>
      </w:r>
    </w:p>
    <w:p w14:paraId="33EEBA1F" w14:textId="44BA9C77" w:rsidR="00C30B69" w:rsidRPr="00813042" w:rsidRDefault="00627988" w:rsidP="00627988">
      <w:pPr>
        <w:pStyle w:val="Undertittel"/>
      </w:pPr>
      <w:bookmarkStart w:id="1848" w:name="_Toc241129332"/>
      <w:bookmarkStart w:id="1849" w:name="_Toc311273914"/>
      <w:r>
        <w:t>Tabeli</w:t>
      </w:r>
      <w:r w:rsidR="009A259B">
        <w:t xml:space="preserve"> 37</w:t>
      </w:r>
      <w:r w:rsidR="00C30B69" w:rsidRPr="00813042">
        <w:t>: Demonstratiivi</w:t>
      </w:r>
      <w:r w:rsidR="00080CE6">
        <w:t>pronomenii</w:t>
      </w:r>
      <w:r w:rsidR="00C30B69" w:rsidRPr="00813042">
        <w:t>tten taivutus</w:t>
      </w:r>
      <w:bookmarkEnd w:id="1848"/>
      <w:bookmarkEnd w:id="1849"/>
    </w:p>
    <w:tbl>
      <w:tblPr>
        <w:tblW w:w="9263" w:type="dxa"/>
        <w:tblBorders>
          <w:top w:val="single" w:sz="4" w:space="0" w:color="auto"/>
          <w:left w:val="single" w:sz="4" w:space="0" w:color="auto"/>
          <w:bottom w:val="single" w:sz="4" w:space="0" w:color="auto"/>
          <w:right w:val="single" w:sz="4" w:space="0" w:color="auto"/>
          <w:insideV w:val="single" w:sz="4" w:space="0" w:color="auto"/>
        </w:tblBorders>
        <w:tblLook w:val="00A0" w:firstRow="1" w:lastRow="0" w:firstColumn="1" w:lastColumn="0" w:noHBand="0" w:noVBand="0"/>
      </w:tblPr>
      <w:tblGrid>
        <w:gridCol w:w="1474"/>
        <w:gridCol w:w="1298"/>
        <w:gridCol w:w="1298"/>
        <w:gridCol w:w="1298"/>
        <w:gridCol w:w="1298"/>
        <w:gridCol w:w="1298"/>
        <w:gridCol w:w="1299"/>
      </w:tblGrid>
      <w:tr w:rsidR="00C30B69" w:rsidRPr="001D5A7B" w14:paraId="370E1E52" w14:textId="77777777" w:rsidTr="00BC0ED6">
        <w:tc>
          <w:tcPr>
            <w:tcW w:w="1474" w:type="dxa"/>
            <w:tcBorders>
              <w:top w:val="single" w:sz="4" w:space="0" w:color="auto"/>
              <w:bottom w:val="single" w:sz="4" w:space="0" w:color="auto"/>
              <w:right w:val="single" w:sz="4" w:space="0" w:color="auto"/>
            </w:tcBorders>
          </w:tcPr>
          <w:p w14:paraId="6866FEF8" w14:textId="77777777" w:rsidR="00C30B69" w:rsidRPr="002D01A2" w:rsidRDefault="00C30B69" w:rsidP="0053137A">
            <w:pPr>
              <w:keepNext/>
              <w:keepLines/>
              <w:spacing w:before="20" w:after="20"/>
            </w:pPr>
          </w:p>
        </w:tc>
        <w:tc>
          <w:tcPr>
            <w:tcW w:w="3894" w:type="dxa"/>
            <w:gridSpan w:val="3"/>
            <w:tcBorders>
              <w:top w:val="single" w:sz="4" w:space="0" w:color="auto"/>
              <w:left w:val="single" w:sz="4" w:space="0" w:color="auto"/>
              <w:bottom w:val="single" w:sz="4" w:space="0" w:color="auto"/>
              <w:right w:val="single" w:sz="4" w:space="0" w:color="auto"/>
            </w:tcBorders>
          </w:tcPr>
          <w:p w14:paraId="52504EEA" w14:textId="77777777" w:rsidR="00C30B69" w:rsidRPr="002D01A2" w:rsidRDefault="00C30B69" w:rsidP="0053137A">
            <w:pPr>
              <w:keepNext/>
              <w:keepLines/>
              <w:spacing w:before="20" w:after="20"/>
            </w:pPr>
            <w:r w:rsidRPr="002D01A2">
              <w:t>Singulaari</w:t>
            </w:r>
          </w:p>
        </w:tc>
        <w:tc>
          <w:tcPr>
            <w:tcW w:w="3895" w:type="dxa"/>
            <w:gridSpan w:val="3"/>
            <w:tcBorders>
              <w:top w:val="single" w:sz="4" w:space="0" w:color="auto"/>
              <w:left w:val="single" w:sz="4" w:space="0" w:color="auto"/>
              <w:bottom w:val="single" w:sz="4" w:space="0" w:color="auto"/>
            </w:tcBorders>
          </w:tcPr>
          <w:p w14:paraId="6DF04EDB" w14:textId="77777777" w:rsidR="00C30B69" w:rsidRPr="002D01A2" w:rsidRDefault="00C30B69" w:rsidP="0053137A">
            <w:pPr>
              <w:keepNext/>
              <w:keepLines/>
              <w:spacing w:before="20" w:after="20"/>
            </w:pPr>
            <w:r w:rsidRPr="002D01A2">
              <w:t>Pluraali</w:t>
            </w:r>
          </w:p>
        </w:tc>
      </w:tr>
      <w:tr w:rsidR="00C30B69" w:rsidRPr="001D5A7B" w14:paraId="3C9FE075" w14:textId="77777777" w:rsidTr="00BC0ED6">
        <w:tc>
          <w:tcPr>
            <w:tcW w:w="1474" w:type="dxa"/>
            <w:tcBorders>
              <w:top w:val="single" w:sz="4" w:space="0" w:color="auto"/>
            </w:tcBorders>
          </w:tcPr>
          <w:p w14:paraId="33AE05E2" w14:textId="77777777" w:rsidR="00C30B69" w:rsidRPr="002D01A2" w:rsidRDefault="00C30B69" w:rsidP="00847E60">
            <w:pPr>
              <w:spacing w:before="20" w:after="20"/>
            </w:pPr>
            <w:r w:rsidRPr="002D01A2">
              <w:t>Nominatiivi</w:t>
            </w:r>
          </w:p>
        </w:tc>
        <w:tc>
          <w:tcPr>
            <w:tcW w:w="1298" w:type="dxa"/>
            <w:tcBorders>
              <w:top w:val="single" w:sz="4" w:space="0" w:color="auto"/>
            </w:tcBorders>
          </w:tcPr>
          <w:p w14:paraId="36247DA1" w14:textId="77777777" w:rsidR="00C30B69" w:rsidRPr="002D01A2" w:rsidRDefault="00C30B69" w:rsidP="00847E60">
            <w:pPr>
              <w:spacing w:before="20" w:after="20"/>
            </w:pPr>
            <w:r w:rsidRPr="002D01A2">
              <w:t>tämä</w:t>
            </w:r>
          </w:p>
        </w:tc>
        <w:tc>
          <w:tcPr>
            <w:tcW w:w="1298" w:type="dxa"/>
            <w:tcBorders>
              <w:top w:val="single" w:sz="4" w:space="0" w:color="auto"/>
            </w:tcBorders>
          </w:tcPr>
          <w:p w14:paraId="30F44AC1" w14:textId="77777777" w:rsidR="00C30B69" w:rsidRPr="002D01A2" w:rsidRDefault="00C30B69" w:rsidP="00847E60">
            <w:pPr>
              <w:spacing w:before="20" w:after="20"/>
            </w:pPr>
            <w:r w:rsidRPr="002D01A2">
              <w:t>tuo</w:t>
            </w:r>
          </w:p>
        </w:tc>
        <w:tc>
          <w:tcPr>
            <w:tcW w:w="1298" w:type="dxa"/>
            <w:tcBorders>
              <w:top w:val="single" w:sz="4" w:space="0" w:color="auto"/>
            </w:tcBorders>
          </w:tcPr>
          <w:p w14:paraId="26E4899C" w14:textId="77777777" w:rsidR="00C30B69" w:rsidRPr="002D01A2" w:rsidRDefault="00C30B69" w:rsidP="00847E60">
            <w:pPr>
              <w:spacing w:before="20" w:after="20"/>
            </w:pPr>
            <w:r w:rsidRPr="002D01A2">
              <w:t>se</w:t>
            </w:r>
          </w:p>
        </w:tc>
        <w:tc>
          <w:tcPr>
            <w:tcW w:w="1298" w:type="dxa"/>
            <w:tcBorders>
              <w:top w:val="single" w:sz="4" w:space="0" w:color="auto"/>
            </w:tcBorders>
          </w:tcPr>
          <w:p w14:paraId="287FE1B1" w14:textId="77777777" w:rsidR="00C30B69" w:rsidRPr="002D01A2" w:rsidRDefault="00C30B69" w:rsidP="00847E60">
            <w:pPr>
              <w:spacing w:before="20" w:after="20"/>
            </w:pPr>
            <w:r w:rsidRPr="002D01A2">
              <w:t>nämät</w:t>
            </w:r>
          </w:p>
        </w:tc>
        <w:tc>
          <w:tcPr>
            <w:tcW w:w="1298" w:type="dxa"/>
            <w:tcBorders>
              <w:top w:val="single" w:sz="4" w:space="0" w:color="auto"/>
            </w:tcBorders>
          </w:tcPr>
          <w:p w14:paraId="4D0209BC" w14:textId="77777777" w:rsidR="00C30B69" w:rsidRPr="002D01A2" w:rsidRDefault="00C30B69" w:rsidP="00847E60">
            <w:pPr>
              <w:spacing w:before="20" w:after="20"/>
            </w:pPr>
            <w:r w:rsidRPr="002D01A2">
              <w:t>nuot</w:t>
            </w:r>
          </w:p>
        </w:tc>
        <w:tc>
          <w:tcPr>
            <w:tcW w:w="1299" w:type="dxa"/>
            <w:tcBorders>
              <w:top w:val="single" w:sz="4" w:space="0" w:color="auto"/>
            </w:tcBorders>
          </w:tcPr>
          <w:p w14:paraId="623C413E" w14:textId="77777777" w:rsidR="00C30B69" w:rsidRPr="002D01A2" w:rsidRDefault="00C30B69" w:rsidP="00847E60">
            <w:pPr>
              <w:spacing w:before="20" w:after="20"/>
            </w:pPr>
            <w:r w:rsidRPr="002D01A2">
              <w:t>net</w:t>
            </w:r>
          </w:p>
        </w:tc>
      </w:tr>
      <w:tr w:rsidR="00C30B69" w:rsidRPr="001D5A7B" w14:paraId="54975E16" w14:textId="77777777" w:rsidTr="00BC0ED6">
        <w:tc>
          <w:tcPr>
            <w:tcW w:w="1474" w:type="dxa"/>
          </w:tcPr>
          <w:p w14:paraId="5C72C8C9" w14:textId="4ED743FC" w:rsidR="00C30B69" w:rsidRPr="002D01A2" w:rsidRDefault="00A27713" w:rsidP="00847E60">
            <w:pPr>
              <w:spacing w:before="20" w:after="20"/>
            </w:pPr>
            <w:r>
              <w:t>Genitiiv</w:t>
            </w:r>
            <w:r w:rsidR="00C30B69" w:rsidRPr="002D01A2">
              <w:t>i</w:t>
            </w:r>
          </w:p>
        </w:tc>
        <w:tc>
          <w:tcPr>
            <w:tcW w:w="1298" w:type="dxa"/>
          </w:tcPr>
          <w:p w14:paraId="3A8DB085" w14:textId="77777777" w:rsidR="00C30B69" w:rsidRPr="002D01A2" w:rsidRDefault="00C30B69" w:rsidP="00847E60">
            <w:pPr>
              <w:spacing w:before="20" w:after="20"/>
            </w:pPr>
            <w:r w:rsidRPr="002D01A2">
              <w:t>tämän</w:t>
            </w:r>
          </w:p>
        </w:tc>
        <w:tc>
          <w:tcPr>
            <w:tcW w:w="1298" w:type="dxa"/>
          </w:tcPr>
          <w:p w14:paraId="68B9AE90" w14:textId="77777777" w:rsidR="00C30B69" w:rsidRPr="002D01A2" w:rsidRDefault="00C30B69" w:rsidP="00847E60">
            <w:pPr>
              <w:spacing w:before="20" w:after="20"/>
            </w:pPr>
            <w:r w:rsidRPr="002D01A2">
              <w:t>tuon</w:t>
            </w:r>
          </w:p>
        </w:tc>
        <w:tc>
          <w:tcPr>
            <w:tcW w:w="1298" w:type="dxa"/>
          </w:tcPr>
          <w:p w14:paraId="366AB8C2" w14:textId="77777777" w:rsidR="00C30B69" w:rsidRPr="002D01A2" w:rsidRDefault="00C30B69" w:rsidP="00847E60">
            <w:pPr>
              <w:spacing w:before="20" w:after="20"/>
            </w:pPr>
            <w:r w:rsidRPr="002D01A2">
              <w:t>sen</w:t>
            </w:r>
          </w:p>
        </w:tc>
        <w:tc>
          <w:tcPr>
            <w:tcW w:w="1298" w:type="dxa"/>
          </w:tcPr>
          <w:p w14:paraId="373EBA47" w14:textId="77777777" w:rsidR="00C30B69" w:rsidRPr="002D01A2" w:rsidRDefault="00C30B69" w:rsidP="00847E60">
            <w:pPr>
              <w:spacing w:before="20" w:after="20"/>
            </w:pPr>
            <w:r w:rsidRPr="002D01A2">
              <w:t>näitten ~ näinen</w:t>
            </w:r>
          </w:p>
        </w:tc>
        <w:tc>
          <w:tcPr>
            <w:tcW w:w="1298" w:type="dxa"/>
          </w:tcPr>
          <w:p w14:paraId="7C7CFA6D" w14:textId="73005AEC" w:rsidR="00C30B69" w:rsidRPr="002D01A2" w:rsidRDefault="00C30B69" w:rsidP="00B45BEC">
            <w:pPr>
              <w:spacing w:before="20" w:after="20"/>
            </w:pPr>
            <w:r w:rsidRPr="002D01A2">
              <w:t xml:space="preserve">nuoitten </w:t>
            </w:r>
            <w:r w:rsidR="00A47ED5" w:rsidRPr="002D01A2">
              <w:t xml:space="preserve">~ nuoinen </w:t>
            </w:r>
            <w:r w:rsidRPr="002D01A2">
              <w:t xml:space="preserve">~ nuitten </w:t>
            </w:r>
          </w:p>
        </w:tc>
        <w:tc>
          <w:tcPr>
            <w:tcW w:w="1299" w:type="dxa"/>
          </w:tcPr>
          <w:p w14:paraId="61A0101F" w14:textId="77777777" w:rsidR="00C30B69" w:rsidRPr="002D01A2" w:rsidRDefault="00C30B69" w:rsidP="00847E60">
            <w:pPr>
              <w:spacing w:before="20" w:after="20"/>
            </w:pPr>
            <w:r w:rsidRPr="002D01A2">
              <w:t>niitten ~ niinen</w:t>
            </w:r>
          </w:p>
        </w:tc>
      </w:tr>
      <w:tr w:rsidR="00C30B69" w:rsidRPr="001D5A7B" w14:paraId="7A8EFB57" w14:textId="77777777" w:rsidTr="00BC0ED6">
        <w:tc>
          <w:tcPr>
            <w:tcW w:w="1474" w:type="dxa"/>
          </w:tcPr>
          <w:p w14:paraId="4E015040" w14:textId="77777777" w:rsidR="00C30B69" w:rsidRPr="002D01A2" w:rsidRDefault="00C30B69" w:rsidP="00847E60">
            <w:pPr>
              <w:spacing w:before="20" w:after="20"/>
            </w:pPr>
            <w:r w:rsidRPr="002D01A2">
              <w:t>Partitiivi</w:t>
            </w:r>
          </w:p>
        </w:tc>
        <w:tc>
          <w:tcPr>
            <w:tcW w:w="1298" w:type="dxa"/>
          </w:tcPr>
          <w:p w14:paraId="2370946C" w14:textId="77777777" w:rsidR="00C30B69" w:rsidRPr="002D01A2" w:rsidRDefault="00C30B69" w:rsidP="00847E60">
            <w:pPr>
              <w:spacing w:before="20" w:after="20"/>
            </w:pPr>
            <w:r w:rsidRPr="002D01A2">
              <w:t>tätä</w:t>
            </w:r>
          </w:p>
        </w:tc>
        <w:tc>
          <w:tcPr>
            <w:tcW w:w="1298" w:type="dxa"/>
          </w:tcPr>
          <w:p w14:paraId="30FABFAA" w14:textId="77777777" w:rsidR="00C30B69" w:rsidRPr="002D01A2" w:rsidRDefault="00C30B69" w:rsidP="00847E60">
            <w:pPr>
              <w:spacing w:before="20" w:after="20"/>
            </w:pPr>
            <w:r w:rsidRPr="002D01A2">
              <w:t>tuota</w:t>
            </w:r>
          </w:p>
        </w:tc>
        <w:tc>
          <w:tcPr>
            <w:tcW w:w="1298" w:type="dxa"/>
          </w:tcPr>
          <w:p w14:paraId="1E979ABA" w14:textId="77777777" w:rsidR="00C30B69" w:rsidRPr="002D01A2" w:rsidRDefault="00C30B69" w:rsidP="00847E60">
            <w:pPr>
              <w:spacing w:before="20" w:after="20"/>
            </w:pPr>
            <w:r w:rsidRPr="002D01A2">
              <w:t>sitä</w:t>
            </w:r>
          </w:p>
        </w:tc>
        <w:tc>
          <w:tcPr>
            <w:tcW w:w="1298" w:type="dxa"/>
          </w:tcPr>
          <w:p w14:paraId="39178D5D" w14:textId="77777777" w:rsidR="00C30B69" w:rsidRPr="002D01A2" w:rsidRDefault="00C30B69" w:rsidP="00847E60">
            <w:pPr>
              <w:spacing w:before="20" w:after="20"/>
            </w:pPr>
            <w:r w:rsidRPr="002D01A2">
              <w:t>näitä</w:t>
            </w:r>
          </w:p>
        </w:tc>
        <w:tc>
          <w:tcPr>
            <w:tcW w:w="1298" w:type="dxa"/>
          </w:tcPr>
          <w:p w14:paraId="579700AD" w14:textId="77777777" w:rsidR="00C30B69" w:rsidRPr="002D01A2" w:rsidRDefault="00C30B69" w:rsidP="00847E60">
            <w:pPr>
              <w:spacing w:before="20" w:after="20"/>
            </w:pPr>
            <w:r w:rsidRPr="002D01A2">
              <w:t>nuoita ~ nuita</w:t>
            </w:r>
          </w:p>
        </w:tc>
        <w:tc>
          <w:tcPr>
            <w:tcW w:w="1299" w:type="dxa"/>
          </w:tcPr>
          <w:p w14:paraId="5701C929" w14:textId="77777777" w:rsidR="00C30B69" w:rsidRPr="002D01A2" w:rsidRDefault="00C30B69" w:rsidP="00847E60">
            <w:pPr>
              <w:spacing w:before="20" w:after="20"/>
            </w:pPr>
            <w:r w:rsidRPr="002D01A2">
              <w:t>niitä</w:t>
            </w:r>
          </w:p>
        </w:tc>
      </w:tr>
      <w:tr w:rsidR="00C30B69" w:rsidRPr="001D5A7B" w14:paraId="0B06947C" w14:textId="77777777" w:rsidTr="00BC0ED6">
        <w:tc>
          <w:tcPr>
            <w:tcW w:w="1474" w:type="dxa"/>
          </w:tcPr>
          <w:p w14:paraId="5A4D2374" w14:textId="77777777" w:rsidR="00C30B69" w:rsidRPr="002D01A2" w:rsidRDefault="00C30B69" w:rsidP="00847E60">
            <w:pPr>
              <w:spacing w:before="20" w:after="20"/>
            </w:pPr>
            <w:r w:rsidRPr="002D01A2">
              <w:t>Essiivi</w:t>
            </w:r>
          </w:p>
        </w:tc>
        <w:tc>
          <w:tcPr>
            <w:tcW w:w="1298" w:type="dxa"/>
          </w:tcPr>
          <w:p w14:paraId="5C55F3E1" w14:textId="77777777" w:rsidR="00C30B69" w:rsidRPr="002D01A2" w:rsidRDefault="00C30B69" w:rsidP="00847E60">
            <w:pPr>
              <w:spacing w:before="20" w:after="20"/>
            </w:pPr>
            <w:r w:rsidRPr="002D01A2">
              <w:t>tänä</w:t>
            </w:r>
          </w:p>
        </w:tc>
        <w:tc>
          <w:tcPr>
            <w:tcW w:w="1298" w:type="dxa"/>
          </w:tcPr>
          <w:p w14:paraId="6879D74D" w14:textId="77777777" w:rsidR="00C30B69" w:rsidRPr="002D01A2" w:rsidRDefault="00C30B69" w:rsidP="00847E60">
            <w:pPr>
              <w:spacing w:before="20" w:after="20"/>
            </w:pPr>
            <w:r w:rsidRPr="002D01A2">
              <w:t>tuona</w:t>
            </w:r>
          </w:p>
        </w:tc>
        <w:tc>
          <w:tcPr>
            <w:tcW w:w="1298" w:type="dxa"/>
          </w:tcPr>
          <w:p w14:paraId="254599A3" w14:textId="77777777" w:rsidR="00C30B69" w:rsidRPr="002D01A2" w:rsidRDefault="00C30B69" w:rsidP="00847E60">
            <w:pPr>
              <w:spacing w:before="20" w:after="20"/>
            </w:pPr>
            <w:r w:rsidRPr="002D01A2">
              <w:t>sinä</w:t>
            </w:r>
          </w:p>
        </w:tc>
        <w:tc>
          <w:tcPr>
            <w:tcW w:w="1298" w:type="dxa"/>
          </w:tcPr>
          <w:p w14:paraId="7A23D4EF" w14:textId="77777777" w:rsidR="00C30B69" w:rsidRPr="002D01A2" w:rsidRDefault="00C30B69" w:rsidP="00847E60">
            <w:pPr>
              <w:spacing w:before="20" w:after="20"/>
            </w:pPr>
            <w:r w:rsidRPr="002D01A2">
              <w:t>näinä</w:t>
            </w:r>
          </w:p>
        </w:tc>
        <w:tc>
          <w:tcPr>
            <w:tcW w:w="1298" w:type="dxa"/>
          </w:tcPr>
          <w:p w14:paraId="4BACC30B" w14:textId="77777777" w:rsidR="00C30B69" w:rsidRPr="002D01A2" w:rsidRDefault="00C30B69" w:rsidP="00847E60">
            <w:pPr>
              <w:spacing w:before="20" w:after="20"/>
            </w:pPr>
            <w:r w:rsidRPr="002D01A2">
              <w:t>nuoina ~ nuina</w:t>
            </w:r>
          </w:p>
        </w:tc>
        <w:tc>
          <w:tcPr>
            <w:tcW w:w="1299" w:type="dxa"/>
          </w:tcPr>
          <w:p w14:paraId="3DC35E54" w14:textId="77777777" w:rsidR="00C30B69" w:rsidRPr="002D01A2" w:rsidRDefault="00C30B69" w:rsidP="00847E60">
            <w:pPr>
              <w:spacing w:before="20" w:after="20"/>
            </w:pPr>
            <w:r w:rsidRPr="002D01A2">
              <w:t>niinä</w:t>
            </w:r>
          </w:p>
        </w:tc>
      </w:tr>
      <w:tr w:rsidR="00C30B69" w:rsidRPr="001D5A7B" w14:paraId="559CAAB5" w14:textId="77777777" w:rsidTr="00BC0ED6">
        <w:tc>
          <w:tcPr>
            <w:tcW w:w="1474" w:type="dxa"/>
          </w:tcPr>
          <w:p w14:paraId="167B15F7" w14:textId="77777777" w:rsidR="00C30B69" w:rsidRPr="002D01A2" w:rsidRDefault="00C30B69" w:rsidP="00847E60">
            <w:pPr>
              <w:spacing w:before="20" w:after="20"/>
            </w:pPr>
            <w:r w:rsidRPr="002D01A2">
              <w:t>Translatiivi</w:t>
            </w:r>
          </w:p>
        </w:tc>
        <w:tc>
          <w:tcPr>
            <w:tcW w:w="1298" w:type="dxa"/>
          </w:tcPr>
          <w:p w14:paraId="0B06720F" w14:textId="77777777" w:rsidR="00C30B69" w:rsidRPr="002D01A2" w:rsidRDefault="00C30B69" w:rsidP="00847E60">
            <w:pPr>
              <w:spacing w:before="20" w:after="20"/>
            </w:pPr>
            <w:r w:rsidRPr="002D01A2">
              <w:t>täksi</w:t>
            </w:r>
          </w:p>
        </w:tc>
        <w:tc>
          <w:tcPr>
            <w:tcW w:w="1298" w:type="dxa"/>
          </w:tcPr>
          <w:p w14:paraId="11526E50" w14:textId="77777777" w:rsidR="00C30B69" w:rsidRPr="002D01A2" w:rsidRDefault="00C30B69" w:rsidP="00847E60">
            <w:pPr>
              <w:spacing w:before="20" w:after="20"/>
            </w:pPr>
            <w:r w:rsidRPr="002D01A2">
              <w:t>tuoksi</w:t>
            </w:r>
          </w:p>
        </w:tc>
        <w:tc>
          <w:tcPr>
            <w:tcW w:w="1298" w:type="dxa"/>
          </w:tcPr>
          <w:p w14:paraId="225EA3C5" w14:textId="77777777" w:rsidR="00C30B69" w:rsidRPr="002D01A2" w:rsidRDefault="00C30B69" w:rsidP="00847E60">
            <w:pPr>
              <w:spacing w:before="20" w:after="20"/>
            </w:pPr>
            <w:r w:rsidRPr="002D01A2">
              <w:t>siksi</w:t>
            </w:r>
          </w:p>
        </w:tc>
        <w:tc>
          <w:tcPr>
            <w:tcW w:w="1298" w:type="dxa"/>
          </w:tcPr>
          <w:p w14:paraId="23BD7297" w14:textId="77777777" w:rsidR="00C30B69" w:rsidRPr="002D01A2" w:rsidRDefault="00C30B69" w:rsidP="00847E60">
            <w:pPr>
              <w:spacing w:before="20" w:after="20"/>
            </w:pPr>
            <w:r w:rsidRPr="002D01A2">
              <w:t>näiksi</w:t>
            </w:r>
          </w:p>
        </w:tc>
        <w:tc>
          <w:tcPr>
            <w:tcW w:w="1298" w:type="dxa"/>
          </w:tcPr>
          <w:p w14:paraId="35E1E346" w14:textId="77777777" w:rsidR="00C30B69" w:rsidRPr="002D01A2" w:rsidRDefault="00C30B69" w:rsidP="00847E60">
            <w:pPr>
              <w:spacing w:before="20" w:after="20"/>
            </w:pPr>
            <w:r w:rsidRPr="002D01A2">
              <w:t>nuoiksi ~ nuiksi</w:t>
            </w:r>
          </w:p>
        </w:tc>
        <w:tc>
          <w:tcPr>
            <w:tcW w:w="1299" w:type="dxa"/>
          </w:tcPr>
          <w:p w14:paraId="35D8B4CB" w14:textId="77777777" w:rsidR="00C30B69" w:rsidRPr="002D01A2" w:rsidRDefault="00C30B69" w:rsidP="00847E60">
            <w:pPr>
              <w:spacing w:before="20" w:after="20"/>
            </w:pPr>
            <w:r w:rsidRPr="002D01A2">
              <w:t>niiksi</w:t>
            </w:r>
          </w:p>
        </w:tc>
      </w:tr>
      <w:tr w:rsidR="00C30B69" w:rsidRPr="001D5A7B" w14:paraId="6F85DC9E" w14:textId="77777777" w:rsidTr="00BC0ED6">
        <w:tc>
          <w:tcPr>
            <w:tcW w:w="1474" w:type="dxa"/>
          </w:tcPr>
          <w:p w14:paraId="764DCF39" w14:textId="77777777" w:rsidR="00C30B69" w:rsidRPr="002D01A2" w:rsidRDefault="00C30B69" w:rsidP="00847E60">
            <w:pPr>
              <w:spacing w:before="20" w:after="20"/>
            </w:pPr>
            <w:r w:rsidRPr="002D01A2">
              <w:t>Inessiivi</w:t>
            </w:r>
          </w:p>
        </w:tc>
        <w:tc>
          <w:tcPr>
            <w:tcW w:w="1298" w:type="dxa"/>
          </w:tcPr>
          <w:p w14:paraId="2213A602" w14:textId="77777777" w:rsidR="00C30B69" w:rsidRPr="002D01A2" w:rsidRDefault="00C30B69" w:rsidP="00847E60">
            <w:pPr>
              <w:spacing w:before="20" w:after="20"/>
            </w:pPr>
            <w:r w:rsidRPr="002D01A2">
              <w:t>tässä</w:t>
            </w:r>
          </w:p>
        </w:tc>
        <w:tc>
          <w:tcPr>
            <w:tcW w:w="1298" w:type="dxa"/>
          </w:tcPr>
          <w:p w14:paraId="66D46E92" w14:textId="77777777" w:rsidR="00C30B69" w:rsidRPr="002D01A2" w:rsidRDefault="00C30B69" w:rsidP="00847E60">
            <w:pPr>
              <w:spacing w:before="20" w:after="20"/>
            </w:pPr>
            <w:r w:rsidRPr="002D01A2">
              <w:t>tuossa</w:t>
            </w:r>
          </w:p>
        </w:tc>
        <w:tc>
          <w:tcPr>
            <w:tcW w:w="1298" w:type="dxa"/>
          </w:tcPr>
          <w:p w14:paraId="7EA2BAB1" w14:textId="77777777" w:rsidR="00C30B69" w:rsidRPr="002D01A2" w:rsidRDefault="00C30B69" w:rsidP="00847E60">
            <w:pPr>
              <w:spacing w:before="20" w:after="20"/>
            </w:pPr>
            <w:r w:rsidRPr="002D01A2">
              <w:t>siinä</w:t>
            </w:r>
          </w:p>
        </w:tc>
        <w:tc>
          <w:tcPr>
            <w:tcW w:w="1298" w:type="dxa"/>
          </w:tcPr>
          <w:p w14:paraId="43E10878" w14:textId="77777777" w:rsidR="00C30B69" w:rsidRPr="002D01A2" w:rsidRDefault="00C30B69" w:rsidP="00847E60">
            <w:pPr>
              <w:spacing w:before="20" w:after="20"/>
            </w:pPr>
            <w:r w:rsidRPr="002D01A2">
              <w:t>näissä</w:t>
            </w:r>
          </w:p>
        </w:tc>
        <w:tc>
          <w:tcPr>
            <w:tcW w:w="1298" w:type="dxa"/>
          </w:tcPr>
          <w:p w14:paraId="2B0EBA4A" w14:textId="77777777" w:rsidR="00C30B69" w:rsidRPr="002D01A2" w:rsidRDefault="00C30B69" w:rsidP="00847E60">
            <w:pPr>
              <w:spacing w:before="20" w:after="20"/>
            </w:pPr>
            <w:r w:rsidRPr="002D01A2">
              <w:t>nuoissa ~ nuissa</w:t>
            </w:r>
          </w:p>
        </w:tc>
        <w:tc>
          <w:tcPr>
            <w:tcW w:w="1299" w:type="dxa"/>
          </w:tcPr>
          <w:p w14:paraId="6F0D626D" w14:textId="77777777" w:rsidR="00C30B69" w:rsidRPr="002D01A2" w:rsidRDefault="00C30B69" w:rsidP="00847E60">
            <w:pPr>
              <w:spacing w:before="20" w:after="20"/>
            </w:pPr>
            <w:r w:rsidRPr="002D01A2">
              <w:t>niissä</w:t>
            </w:r>
          </w:p>
        </w:tc>
      </w:tr>
      <w:tr w:rsidR="00C30B69" w:rsidRPr="001D5A7B" w14:paraId="59B31B3E" w14:textId="77777777" w:rsidTr="00BC0ED6">
        <w:tc>
          <w:tcPr>
            <w:tcW w:w="1474" w:type="dxa"/>
          </w:tcPr>
          <w:p w14:paraId="7D6D7E53" w14:textId="77777777" w:rsidR="00C30B69" w:rsidRPr="002D01A2" w:rsidRDefault="00C30B69" w:rsidP="00847E60">
            <w:pPr>
              <w:spacing w:before="20" w:after="20"/>
            </w:pPr>
            <w:r w:rsidRPr="002D01A2">
              <w:t>Elatiivi</w:t>
            </w:r>
          </w:p>
        </w:tc>
        <w:tc>
          <w:tcPr>
            <w:tcW w:w="1298" w:type="dxa"/>
          </w:tcPr>
          <w:p w14:paraId="6C9429C4" w14:textId="77777777" w:rsidR="00C30B69" w:rsidRPr="002D01A2" w:rsidRDefault="00C30B69" w:rsidP="00847E60">
            <w:pPr>
              <w:spacing w:before="20" w:after="20"/>
            </w:pPr>
            <w:r w:rsidRPr="002D01A2">
              <w:t>tästä</w:t>
            </w:r>
          </w:p>
        </w:tc>
        <w:tc>
          <w:tcPr>
            <w:tcW w:w="1298" w:type="dxa"/>
          </w:tcPr>
          <w:p w14:paraId="0B132889" w14:textId="77777777" w:rsidR="00C30B69" w:rsidRPr="002D01A2" w:rsidRDefault="00C30B69" w:rsidP="00847E60">
            <w:pPr>
              <w:spacing w:before="20" w:after="20"/>
            </w:pPr>
            <w:r w:rsidRPr="002D01A2">
              <w:t>tuosta</w:t>
            </w:r>
          </w:p>
        </w:tc>
        <w:tc>
          <w:tcPr>
            <w:tcW w:w="1298" w:type="dxa"/>
          </w:tcPr>
          <w:p w14:paraId="7906CBA2" w14:textId="77777777" w:rsidR="00C30B69" w:rsidRPr="002D01A2" w:rsidRDefault="00C30B69" w:rsidP="00847E60">
            <w:pPr>
              <w:spacing w:before="20" w:after="20"/>
            </w:pPr>
            <w:r w:rsidRPr="002D01A2">
              <w:t>siitä ~ siittä</w:t>
            </w:r>
          </w:p>
        </w:tc>
        <w:tc>
          <w:tcPr>
            <w:tcW w:w="1298" w:type="dxa"/>
          </w:tcPr>
          <w:p w14:paraId="14BF0B14" w14:textId="77777777" w:rsidR="00C30B69" w:rsidRPr="002D01A2" w:rsidRDefault="00C30B69" w:rsidP="00847E60">
            <w:pPr>
              <w:spacing w:before="20" w:after="20"/>
            </w:pPr>
            <w:r w:rsidRPr="002D01A2">
              <w:t>näistä</w:t>
            </w:r>
          </w:p>
        </w:tc>
        <w:tc>
          <w:tcPr>
            <w:tcW w:w="1298" w:type="dxa"/>
          </w:tcPr>
          <w:p w14:paraId="0018B03F" w14:textId="77777777" w:rsidR="00C30B69" w:rsidRPr="002D01A2" w:rsidRDefault="00C30B69" w:rsidP="00847E60">
            <w:pPr>
              <w:spacing w:before="20" w:after="20"/>
            </w:pPr>
            <w:r w:rsidRPr="002D01A2">
              <w:t>nuoista ~ nuista</w:t>
            </w:r>
          </w:p>
        </w:tc>
        <w:tc>
          <w:tcPr>
            <w:tcW w:w="1299" w:type="dxa"/>
          </w:tcPr>
          <w:p w14:paraId="4E2E1A48" w14:textId="77777777" w:rsidR="00C30B69" w:rsidRPr="002D01A2" w:rsidRDefault="00C30B69" w:rsidP="00847E60">
            <w:pPr>
              <w:spacing w:before="20" w:after="20"/>
            </w:pPr>
            <w:r w:rsidRPr="002D01A2">
              <w:t>niistä</w:t>
            </w:r>
          </w:p>
        </w:tc>
      </w:tr>
      <w:tr w:rsidR="00C30B69" w:rsidRPr="001D5A7B" w14:paraId="7F6D87A5" w14:textId="77777777" w:rsidTr="00BC0ED6">
        <w:tc>
          <w:tcPr>
            <w:tcW w:w="1474" w:type="dxa"/>
          </w:tcPr>
          <w:p w14:paraId="4728EDE5" w14:textId="77777777" w:rsidR="00C30B69" w:rsidRPr="002D01A2" w:rsidRDefault="00C30B69" w:rsidP="00847E60">
            <w:pPr>
              <w:spacing w:before="20" w:after="20"/>
            </w:pPr>
            <w:r w:rsidRPr="002D01A2">
              <w:t>Illatiivi</w:t>
            </w:r>
          </w:p>
        </w:tc>
        <w:tc>
          <w:tcPr>
            <w:tcW w:w="1298" w:type="dxa"/>
          </w:tcPr>
          <w:p w14:paraId="083B31E7" w14:textId="77777777" w:rsidR="00C30B69" w:rsidRPr="002D01A2" w:rsidRDefault="00C30B69" w:rsidP="00847E60">
            <w:pPr>
              <w:spacing w:before="20" w:after="20"/>
            </w:pPr>
            <w:r w:rsidRPr="002D01A2">
              <w:t>tähän</w:t>
            </w:r>
          </w:p>
        </w:tc>
        <w:tc>
          <w:tcPr>
            <w:tcW w:w="1298" w:type="dxa"/>
          </w:tcPr>
          <w:p w14:paraId="61F617E0" w14:textId="77777777" w:rsidR="00C30B69" w:rsidRPr="002D01A2" w:rsidRDefault="00C30B69" w:rsidP="00847E60">
            <w:pPr>
              <w:spacing w:before="20" w:after="20"/>
            </w:pPr>
            <w:r w:rsidRPr="002D01A2">
              <w:t>tuohon</w:t>
            </w:r>
          </w:p>
        </w:tc>
        <w:tc>
          <w:tcPr>
            <w:tcW w:w="1298" w:type="dxa"/>
          </w:tcPr>
          <w:p w14:paraId="38FEC59E" w14:textId="77777777" w:rsidR="00C30B69" w:rsidRPr="002D01A2" w:rsidRDefault="00C30B69" w:rsidP="00847E60">
            <w:pPr>
              <w:spacing w:before="20" w:after="20"/>
            </w:pPr>
            <w:r w:rsidRPr="002D01A2">
              <w:t>siihen</w:t>
            </w:r>
          </w:p>
        </w:tc>
        <w:tc>
          <w:tcPr>
            <w:tcW w:w="1298" w:type="dxa"/>
          </w:tcPr>
          <w:p w14:paraId="20EFFEB0" w14:textId="77777777" w:rsidR="00C30B69" w:rsidRPr="002D01A2" w:rsidRDefault="00C30B69" w:rsidP="00847E60">
            <w:pPr>
              <w:spacing w:before="20" w:after="20"/>
            </w:pPr>
            <w:r w:rsidRPr="002D01A2">
              <w:t>näihin</w:t>
            </w:r>
          </w:p>
        </w:tc>
        <w:tc>
          <w:tcPr>
            <w:tcW w:w="1298" w:type="dxa"/>
          </w:tcPr>
          <w:p w14:paraId="320A79EF" w14:textId="77777777" w:rsidR="00C30B69" w:rsidRPr="002D01A2" w:rsidRDefault="00C30B69" w:rsidP="00847E60">
            <w:pPr>
              <w:spacing w:before="20" w:after="20"/>
            </w:pPr>
            <w:r w:rsidRPr="002D01A2">
              <w:t>nuoihin ~ nuihin</w:t>
            </w:r>
          </w:p>
        </w:tc>
        <w:tc>
          <w:tcPr>
            <w:tcW w:w="1299" w:type="dxa"/>
          </w:tcPr>
          <w:p w14:paraId="56F4910D" w14:textId="77777777" w:rsidR="00C30B69" w:rsidRPr="002D01A2" w:rsidRDefault="00C30B69" w:rsidP="00847E60">
            <w:pPr>
              <w:spacing w:before="20" w:after="20"/>
            </w:pPr>
            <w:r w:rsidRPr="002D01A2">
              <w:t>niihin</w:t>
            </w:r>
          </w:p>
        </w:tc>
      </w:tr>
      <w:tr w:rsidR="00C30B69" w:rsidRPr="001D5A7B" w14:paraId="7DE7FA49" w14:textId="77777777" w:rsidTr="00BC0ED6">
        <w:tc>
          <w:tcPr>
            <w:tcW w:w="1474" w:type="dxa"/>
          </w:tcPr>
          <w:p w14:paraId="27F9C2AC" w14:textId="77777777" w:rsidR="00C30B69" w:rsidRPr="002D01A2" w:rsidRDefault="00C30B69" w:rsidP="00847E60">
            <w:pPr>
              <w:spacing w:before="20" w:after="20"/>
            </w:pPr>
            <w:r w:rsidRPr="002D01A2">
              <w:t>Adessiivi</w:t>
            </w:r>
          </w:p>
        </w:tc>
        <w:tc>
          <w:tcPr>
            <w:tcW w:w="1298" w:type="dxa"/>
          </w:tcPr>
          <w:p w14:paraId="33AE1288" w14:textId="77777777" w:rsidR="00C30B69" w:rsidRPr="002D01A2" w:rsidRDefault="00C30B69" w:rsidP="00847E60">
            <w:pPr>
              <w:spacing w:before="20" w:after="20"/>
            </w:pPr>
            <w:r w:rsidRPr="002D01A2">
              <w:t>tällä</w:t>
            </w:r>
          </w:p>
        </w:tc>
        <w:tc>
          <w:tcPr>
            <w:tcW w:w="1298" w:type="dxa"/>
          </w:tcPr>
          <w:p w14:paraId="3809C146" w14:textId="77777777" w:rsidR="00C30B69" w:rsidRPr="002D01A2" w:rsidRDefault="00C30B69" w:rsidP="00847E60">
            <w:pPr>
              <w:spacing w:before="20" w:after="20"/>
            </w:pPr>
            <w:r w:rsidRPr="002D01A2">
              <w:t>tuola</w:t>
            </w:r>
          </w:p>
        </w:tc>
        <w:tc>
          <w:tcPr>
            <w:tcW w:w="1298" w:type="dxa"/>
          </w:tcPr>
          <w:p w14:paraId="69487A69" w14:textId="77777777" w:rsidR="00C30B69" w:rsidRPr="002D01A2" w:rsidRDefault="00C30B69" w:rsidP="00847E60">
            <w:pPr>
              <w:spacing w:before="20" w:after="20"/>
            </w:pPr>
            <w:r w:rsidRPr="002D01A2">
              <w:t>sillä</w:t>
            </w:r>
          </w:p>
        </w:tc>
        <w:tc>
          <w:tcPr>
            <w:tcW w:w="1298" w:type="dxa"/>
          </w:tcPr>
          <w:p w14:paraId="1C8D0223" w14:textId="77777777" w:rsidR="00C30B69" w:rsidRPr="002D01A2" w:rsidRDefault="00C30B69" w:rsidP="00847E60">
            <w:pPr>
              <w:spacing w:before="20" w:after="20"/>
            </w:pPr>
            <w:r w:rsidRPr="002D01A2">
              <w:t>näilä</w:t>
            </w:r>
          </w:p>
        </w:tc>
        <w:tc>
          <w:tcPr>
            <w:tcW w:w="1298" w:type="dxa"/>
          </w:tcPr>
          <w:p w14:paraId="6897B315" w14:textId="77777777" w:rsidR="00C30B69" w:rsidRPr="002D01A2" w:rsidRDefault="00C30B69" w:rsidP="00847E60">
            <w:pPr>
              <w:spacing w:before="20" w:after="20"/>
            </w:pPr>
            <w:r w:rsidRPr="002D01A2">
              <w:t>nuoila ~ nuila</w:t>
            </w:r>
          </w:p>
        </w:tc>
        <w:tc>
          <w:tcPr>
            <w:tcW w:w="1299" w:type="dxa"/>
          </w:tcPr>
          <w:p w14:paraId="1EBE1994" w14:textId="77777777" w:rsidR="00C30B69" w:rsidRPr="002D01A2" w:rsidRDefault="00C30B69" w:rsidP="00847E60">
            <w:pPr>
              <w:spacing w:before="20" w:after="20"/>
            </w:pPr>
            <w:r w:rsidRPr="002D01A2">
              <w:t>niilä</w:t>
            </w:r>
          </w:p>
        </w:tc>
      </w:tr>
      <w:tr w:rsidR="00C30B69" w:rsidRPr="001D5A7B" w14:paraId="15D76A81" w14:textId="77777777" w:rsidTr="00BC0ED6">
        <w:tc>
          <w:tcPr>
            <w:tcW w:w="1474" w:type="dxa"/>
          </w:tcPr>
          <w:p w14:paraId="4779B336" w14:textId="77777777" w:rsidR="00C30B69" w:rsidRPr="002D01A2" w:rsidRDefault="00C30B69" w:rsidP="00847E60">
            <w:pPr>
              <w:spacing w:before="20" w:after="20"/>
            </w:pPr>
            <w:r w:rsidRPr="002D01A2">
              <w:t>Ablatiivi</w:t>
            </w:r>
          </w:p>
        </w:tc>
        <w:tc>
          <w:tcPr>
            <w:tcW w:w="1298" w:type="dxa"/>
          </w:tcPr>
          <w:p w14:paraId="22DCFFA7" w14:textId="77777777" w:rsidR="00C30B69" w:rsidRPr="002D01A2" w:rsidRDefault="00C30B69" w:rsidP="00847E60">
            <w:pPr>
              <w:spacing w:before="20" w:after="20"/>
            </w:pPr>
            <w:r w:rsidRPr="002D01A2">
              <w:t>tältä</w:t>
            </w:r>
          </w:p>
        </w:tc>
        <w:tc>
          <w:tcPr>
            <w:tcW w:w="1298" w:type="dxa"/>
          </w:tcPr>
          <w:p w14:paraId="134865C3" w14:textId="77777777" w:rsidR="00C30B69" w:rsidRPr="002D01A2" w:rsidRDefault="00C30B69" w:rsidP="00847E60">
            <w:pPr>
              <w:spacing w:before="20" w:after="20"/>
            </w:pPr>
            <w:r w:rsidRPr="002D01A2">
              <w:t>tuolta</w:t>
            </w:r>
          </w:p>
        </w:tc>
        <w:tc>
          <w:tcPr>
            <w:tcW w:w="1298" w:type="dxa"/>
          </w:tcPr>
          <w:p w14:paraId="5B74B73D" w14:textId="77777777" w:rsidR="00C30B69" w:rsidRPr="002D01A2" w:rsidRDefault="00C30B69" w:rsidP="00847E60">
            <w:pPr>
              <w:spacing w:before="20" w:after="20"/>
            </w:pPr>
            <w:r w:rsidRPr="002D01A2">
              <w:t>siltä</w:t>
            </w:r>
          </w:p>
        </w:tc>
        <w:tc>
          <w:tcPr>
            <w:tcW w:w="1298" w:type="dxa"/>
          </w:tcPr>
          <w:p w14:paraId="27A6915A" w14:textId="77777777" w:rsidR="00C30B69" w:rsidRPr="002D01A2" w:rsidRDefault="00C30B69" w:rsidP="00847E60">
            <w:pPr>
              <w:spacing w:before="20" w:after="20"/>
            </w:pPr>
            <w:r w:rsidRPr="002D01A2">
              <w:t>näiltä</w:t>
            </w:r>
          </w:p>
        </w:tc>
        <w:tc>
          <w:tcPr>
            <w:tcW w:w="1298" w:type="dxa"/>
          </w:tcPr>
          <w:p w14:paraId="3C22FCA4" w14:textId="77777777" w:rsidR="00C30B69" w:rsidRPr="002D01A2" w:rsidRDefault="00C30B69" w:rsidP="00847E60">
            <w:pPr>
              <w:spacing w:before="20" w:after="20"/>
            </w:pPr>
            <w:r w:rsidRPr="002D01A2">
              <w:t>nuoilta ~ nuilta</w:t>
            </w:r>
          </w:p>
        </w:tc>
        <w:tc>
          <w:tcPr>
            <w:tcW w:w="1299" w:type="dxa"/>
          </w:tcPr>
          <w:p w14:paraId="2542FC57" w14:textId="77777777" w:rsidR="00C30B69" w:rsidRPr="002D01A2" w:rsidRDefault="00C30B69" w:rsidP="00847E60">
            <w:pPr>
              <w:spacing w:before="20" w:after="20"/>
            </w:pPr>
            <w:r w:rsidRPr="002D01A2">
              <w:t>niiltä</w:t>
            </w:r>
          </w:p>
        </w:tc>
      </w:tr>
      <w:tr w:rsidR="00C30B69" w:rsidRPr="001D5A7B" w14:paraId="45CCCB67" w14:textId="77777777" w:rsidTr="00BC0ED6">
        <w:tc>
          <w:tcPr>
            <w:tcW w:w="1474" w:type="dxa"/>
          </w:tcPr>
          <w:p w14:paraId="041D82A0" w14:textId="77777777" w:rsidR="00C30B69" w:rsidRPr="002D01A2" w:rsidRDefault="00C30B69" w:rsidP="00847E60">
            <w:pPr>
              <w:spacing w:before="20" w:after="20"/>
            </w:pPr>
            <w:r w:rsidRPr="002D01A2">
              <w:t>Allatiivi</w:t>
            </w:r>
          </w:p>
        </w:tc>
        <w:tc>
          <w:tcPr>
            <w:tcW w:w="1298" w:type="dxa"/>
          </w:tcPr>
          <w:p w14:paraId="7B28EA98" w14:textId="2DCE4B29" w:rsidR="00C30B69" w:rsidRPr="002D01A2" w:rsidRDefault="00C30B69" w:rsidP="00847E60">
            <w:pPr>
              <w:spacing w:before="20" w:after="20"/>
            </w:pPr>
            <w:r w:rsidRPr="002D01A2">
              <w:t>tälle</w:t>
            </w:r>
            <w:r w:rsidR="0053137A">
              <w:t>(t)</w:t>
            </w:r>
          </w:p>
        </w:tc>
        <w:tc>
          <w:tcPr>
            <w:tcW w:w="1298" w:type="dxa"/>
          </w:tcPr>
          <w:p w14:paraId="6BBCCB71" w14:textId="5E263843" w:rsidR="00C30B69" w:rsidRPr="002D01A2" w:rsidRDefault="00C30B69" w:rsidP="00847E60">
            <w:pPr>
              <w:spacing w:before="20" w:after="20"/>
            </w:pPr>
            <w:r w:rsidRPr="002D01A2">
              <w:t>tuole</w:t>
            </w:r>
            <w:r w:rsidR="0053137A">
              <w:t>(t)</w:t>
            </w:r>
          </w:p>
        </w:tc>
        <w:tc>
          <w:tcPr>
            <w:tcW w:w="1298" w:type="dxa"/>
          </w:tcPr>
          <w:p w14:paraId="44D5A290" w14:textId="7B495068" w:rsidR="00C30B69" w:rsidRPr="002D01A2" w:rsidRDefault="00C30B69" w:rsidP="00847E60">
            <w:pPr>
              <w:spacing w:before="20" w:after="20"/>
            </w:pPr>
            <w:r w:rsidRPr="002D01A2">
              <w:t>sille</w:t>
            </w:r>
            <w:r w:rsidR="0053137A">
              <w:t>(t)</w:t>
            </w:r>
          </w:p>
        </w:tc>
        <w:tc>
          <w:tcPr>
            <w:tcW w:w="1298" w:type="dxa"/>
          </w:tcPr>
          <w:p w14:paraId="52CA5989" w14:textId="469E9F77" w:rsidR="00C30B69" w:rsidRPr="002D01A2" w:rsidRDefault="00C30B69" w:rsidP="00847E60">
            <w:pPr>
              <w:spacing w:before="20" w:after="20"/>
            </w:pPr>
            <w:r w:rsidRPr="002D01A2">
              <w:t>näile</w:t>
            </w:r>
            <w:r w:rsidR="0053137A">
              <w:t>(t)</w:t>
            </w:r>
          </w:p>
        </w:tc>
        <w:tc>
          <w:tcPr>
            <w:tcW w:w="1298" w:type="dxa"/>
          </w:tcPr>
          <w:p w14:paraId="37D9B3D6" w14:textId="3205EF3F" w:rsidR="00C30B69" w:rsidRPr="002D01A2" w:rsidRDefault="00C30B69" w:rsidP="00847E60">
            <w:pPr>
              <w:spacing w:before="20" w:after="20"/>
            </w:pPr>
            <w:r w:rsidRPr="002D01A2">
              <w:t>nuoile</w:t>
            </w:r>
            <w:r w:rsidR="0053137A">
              <w:t>(t)</w:t>
            </w:r>
            <w:r w:rsidRPr="002D01A2">
              <w:t xml:space="preserve"> ~ nuile</w:t>
            </w:r>
            <w:r w:rsidR="0053137A">
              <w:t>(t)</w:t>
            </w:r>
          </w:p>
        </w:tc>
        <w:tc>
          <w:tcPr>
            <w:tcW w:w="1299" w:type="dxa"/>
          </w:tcPr>
          <w:p w14:paraId="35D4F521" w14:textId="28B817E2" w:rsidR="00C30B69" w:rsidRPr="002D01A2" w:rsidRDefault="00C30B69" w:rsidP="00847E60">
            <w:pPr>
              <w:spacing w:before="20" w:after="20"/>
            </w:pPr>
            <w:r w:rsidRPr="002D01A2">
              <w:t>niile</w:t>
            </w:r>
            <w:r w:rsidR="0053137A">
              <w:t>(t)</w:t>
            </w:r>
          </w:p>
        </w:tc>
      </w:tr>
    </w:tbl>
    <w:p w14:paraId="1DCC0768" w14:textId="5C9D0312" w:rsidR="00C30B69" w:rsidRPr="00E77CBA" w:rsidRDefault="00C30B69" w:rsidP="00C30B69">
      <w:pPr>
        <w:pStyle w:val="Brdtekst"/>
      </w:pPr>
      <w:r w:rsidRPr="00E77CBA">
        <w:t>Näjemä, ette demonstratiivipro</w:t>
      </w:r>
      <w:r>
        <w:t>nomeni</w:t>
      </w:r>
      <w:r w:rsidRPr="00E77CBA">
        <w:t xml:space="preserve">t </w:t>
      </w:r>
      <w:r w:rsidRPr="00E77CBA">
        <w:rPr>
          <w:i/>
        </w:rPr>
        <w:t>se</w:t>
      </w:r>
      <w:r w:rsidRPr="00E77CBA">
        <w:t xml:space="preserve"> ja </w:t>
      </w:r>
      <w:r w:rsidRPr="00E77CBA">
        <w:rPr>
          <w:i/>
        </w:rPr>
        <w:t>net</w:t>
      </w:r>
      <w:r w:rsidRPr="00E77CBA">
        <w:t xml:space="preserve"> oon juuri i</w:t>
      </w:r>
      <w:r>
        <w:t>denttiset persoona</w:t>
      </w:r>
      <w:r w:rsidR="00080CE6">
        <w:t>pronomenii</w:t>
      </w:r>
      <w:r>
        <w:t>tte</w:t>
      </w:r>
      <w:r w:rsidRPr="00E77CBA">
        <w:t xml:space="preserve">n </w:t>
      </w:r>
      <w:r w:rsidRPr="00E77CBA">
        <w:rPr>
          <w:i/>
        </w:rPr>
        <w:t xml:space="preserve">se </w:t>
      </w:r>
      <w:r w:rsidRPr="00E77CBA">
        <w:t xml:space="preserve">ja </w:t>
      </w:r>
      <w:r w:rsidRPr="00E77CBA">
        <w:rPr>
          <w:i/>
        </w:rPr>
        <w:t xml:space="preserve">net </w:t>
      </w:r>
      <w:r w:rsidRPr="00E77CBA">
        <w:t>kans.</w:t>
      </w:r>
    </w:p>
    <w:p w14:paraId="6980D7C3" w14:textId="23F49C11" w:rsidR="00C30B69" w:rsidRDefault="00C30B69" w:rsidP="00C30B69">
      <w:pPr>
        <w:pStyle w:val="Brdtekstinnrykk"/>
        <w:ind w:left="0"/>
      </w:pPr>
      <w:r>
        <w:t>Demonstratiivisista pronomenijuurista laitethaan proadjektiiviita ja -adverbiita. Tähän</w:t>
      </w:r>
      <w:r w:rsidR="00B257B7">
        <w:t xml:space="preserve"> laihiin</w:t>
      </w:r>
      <w:r>
        <w:t>:</w:t>
      </w:r>
    </w:p>
    <w:p w14:paraId="0EE24E0D" w14:textId="13D0EE6D" w:rsidR="00C30B69" w:rsidRPr="00D1573C" w:rsidRDefault="00D1573C" w:rsidP="00AD074C">
      <w:pPr>
        <w:pStyle w:val="Undertittel"/>
      </w:pPr>
      <w:bookmarkStart w:id="1850" w:name="_Toc311273915"/>
      <w:r w:rsidRPr="00D1573C">
        <w:t>Tabeli</w:t>
      </w:r>
      <w:r w:rsidR="009A259B">
        <w:t xml:space="preserve"> 38</w:t>
      </w:r>
      <w:r w:rsidR="00C30B69" w:rsidRPr="00D1573C">
        <w:t>: Demonstratiivissii proadverbiita ja -adjektiiviita</w:t>
      </w:r>
      <w:bookmarkEnd w:id="1850"/>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10"/>
        <w:gridCol w:w="1440"/>
        <w:gridCol w:w="1350"/>
        <w:gridCol w:w="1620"/>
        <w:gridCol w:w="720"/>
        <w:gridCol w:w="1800"/>
        <w:gridCol w:w="1710"/>
      </w:tblGrid>
      <w:tr w:rsidR="00E635F4" w:rsidRPr="00D1573C" w14:paraId="31161784" w14:textId="77777777" w:rsidTr="00372682">
        <w:tc>
          <w:tcPr>
            <w:tcW w:w="810" w:type="dxa"/>
          </w:tcPr>
          <w:p w14:paraId="1AD90604" w14:textId="51AE6805" w:rsidR="00E635F4" w:rsidRPr="005F215E" w:rsidRDefault="00E635F4" w:rsidP="00AD074C">
            <w:pPr>
              <w:spacing w:before="20" w:after="20"/>
            </w:pPr>
            <w:r w:rsidRPr="005F215E">
              <w:t>Pronomeni</w:t>
            </w:r>
          </w:p>
        </w:tc>
        <w:tc>
          <w:tcPr>
            <w:tcW w:w="1440" w:type="dxa"/>
          </w:tcPr>
          <w:p w14:paraId="12C89143" w14:textId="43D1574B" w:rsidR="00E635F4" w:rsidRPr="005F215E" w:rsidRDefault="000C71D7" w:rsidP="00AD074C">
            <w:pPr>
              <w:spacing w:before="20" w:after="20"/>
            </w:pPr>
            <w:r>
              <w:t>Paikka</w:t>
            </w:r>
          </w:p>
        </w:tc>
        <w:tc>
          <w:tcPr>
            <w:tcW w:w="1350" w:type="dxa"/>
          </w:tcPr>
          <w:p w14:paraId="33796798" w14:textId="3C14E4B1" w:rsidR="00E635F4" w:rsidRPr="005F215E" w:rsidRDefault="000C71D7" w:rsidP="00AD074C">
            <w:pPr>
              <w:spacing w:before="20" w:after="20"/>
            </w:pPr>
            <w:r>
              <w:t>Aika</w:t>
            </w:r>
          </w:p>
        </w:tc>
        <w:tc>
          <w:tcPr>
            <w:tcW w:w="1620" w:type="dxa"/>
          </w:tcPr>
          <w:p w14:paraId="53880B28" w14:textId="77777777" w:rsidR="00E635F4" w:rsidRPr="005F215E" w:rsidRDefault="00E635F4" w:rsidP="00AD074C">
            <w:pPr>
              <w:spacing w:before="20" w:after="20"/>
            </w:pPr>
            <w:r w:rsidRPr="005F215E">
              <w:t>Tapa</w:t>
            </w:r>
          </w:p>
        </w:tc>
        <w:tc>
          <w:tcPr>
            <w:tcW w:w="720" w:type="dxa"/>
          </w:tcPr>
          <w:p w14:paraId="2520EEAD" w14:textId="77777777" w:rsidR="00E635F4" w:rsidRPr="005F215E" w:rsidRDefault="00E635F4" w:rsidP="00AD074C">
            <w:pPr>
              <w:spacing w:before="20" w:after="20"/>
            </w:pPr>
            <w:r w:rsidRPr="005F215E">
              <w:t>Syy</w:t>
            </w:r>
          </w:p>
        </w:tc>
        <w:tc>
          <w:tcPr>
            <w:tcW w:w="1800" w:type="dxa"/>
          </w:tcPr>
          <w:p w14:paraId="7B7120F6" w14:textId="77777777" w:rsidR="00E635F4" w:rsidRPr="005F215E" w:rsidRDefault="00E635F4" w:rsidP="00AD074C">
            <w:pPr>
              <w:spacing w:before="20" w:after="20"/>
            </w:pPr>
            <w:r w:rsidRPr="005F215E">
              <w:t>Graadi</w:t>
            </w:r>
          </w:p>
        </w:tc>
        <w:tc>
          <w:tcPr>
            <w:tcW w:w="1710" w:type="dxa"/>
          </w:tcPr>
          <w:p w14:paraId="3E0A6D76" w14:textId="77777777" w:rsidR="00E635F4" w:rsidRPr="005F215E" w:rsidRDefault="00E635F4" w:rsidP="00AD074C">
            <w:pPr>
              <w:spacing w:before="20" w:after="20"/>
            </w:pPr>
            <w:r w:rsidRPr="005F215E">
              <w:t>Adjektiivi</w:t>
            </w:r>
          </w:p>
        </w:tc>
      </w:tr>
      <w:tr w:rsidR="00E635F4" w:rsidRPr="00D1573C" w14:paraId="2AFC7AA0" w14:textId="77777777" w:rsidTr="00372682">
        <w:tc>
          <w:tcPr>
            <w:tcW w:w="810" w:type="dxa"/>
          </w:tcPr>
          <w:p w14:paraId="37910004" w14:textId="77777777" w:rsidR="00E635F4" w:rsidRPr="005F215E" w:rsidRDefault="00E635F4" w:rsidP="00AD074C">
            <w:pPr>
              <w:spacing w:before="20" w:after="20"/>
            </w:pPr>
            <w:r w:rsidRPr="005F215E">
              <w:t>tämä</w:t>
            </w:r>
          </w:p>
        </w:tc>
        <w:tc>
          <w:tcPr>
            <w:tcW w:w="1440" w:type="dxa"/>
          </w:tcPr>
          <w:p w14:paraId="50BA63DB" w14:textId="28243291" w:rsidR="00E635F4" w:rsidRPr="005F215E" w:rsidRDefault="00E635F4" w:rsidP="00AD074C">
            <w:pPr>
              <w:spacing w:before="20" w:after="20"/>
            </w:pPr>
            <w:r w:rsidRPr="005F215E">
              <w:t>tässä tästä tänne</w:t>
            </w:r>
            <w:r w:rsidR="0075485B">
              <w:t>(</w:t>
            </w:r>
            <w:r w:rsidRPr="005F215E">
              <w:t xml:space="preserve">t) täälä täältä </w:t>
            </w:r>
          </w:p>
        </w:tc>
        <w:tc>
          <w:tcPr>
            <w:tcW w:w="1350" w:type="dxa"/>
          </w:tcPr>
          <w:p w14:paraId="1995B090" w14:textId="21E75AC3" w:rsidR="00E635F4" w:rsidRPr="005F215E" w:rsidRDefault="00E635F4" w:rsidP="00AD074C">
            <w:pPr>
              <w:spacing w:before="20" w:after="20"/>
            </w:pPr>
            <w:r w:rsidRPr="005F215E">
              <w:t>tällö</w:t>
            </w:r>
            <w:r w:rsidR="0075485B">
              <w:t>(</w:t>
            </w:r>
            <w:r w:rsidRPr="005F215E">
              <w:t xml:space="preserve">i)n </w:t>
            </w:r>
          </w:p>
        </w:tc>
        <w:tc>
          <w:tcPr>
            <w:tcW w:w="1620" w:type="dxa"/>
          </w:tcPr>
          <w:p w14:paraId="1EA33C49" w14:textId="7D2C7916" w:rsidR="00E635F4" w:rsidRPr="005F215E" w:rsidRDefault="00F55612" w:rsidP="00AD074C">
            <w:pPr>
              <w:spacing w:before="20" w:after="20"/>
            </w:pPr>
            <w:r>
              <w:t>tällä</w:t>
            </w:r>
            <w:r w:rsidR="00E635F4" w:rsidRPr="005F215E">
              <w:t>laila</w:t>
            </w:r>
          </w:p>
        </w:tc>
        <w:tc>
          <w:tcPr>
            <w:tcW w:w="720" w:type="dxa"/>
          </w:tcPr>
          <w:p w14:paraId="774C8A4B" w14:textId="77777777" w:rsidR="00E635F4" w:rsidRPr="005F215E" w:rsidRDefault="00E635F4" w:rsidP="00AD074C">
            <w:pPr>
              <w:spacing w:before="20" w:after="20"/>
            </w:pPr>
          </w:p>
        </w:tc>
        <w:tc>
          <w:tcPr>
            <w:tcW w:w="1800" w:type="dxa"/>
          </w:tcPr>
          <w:p w14:paraId="4E624DEA" w14:textId="77777777" w:rsidR="00E635F4" w:rsidRPr="005F215E" w:rsidRDefault="00E635F4" w:rsidP="00AD074C">
            <w:pPr>
              <w:spacing w:before="20" w:after="20"/>
            </w:pPr>
          </w:p>
        </w:tc>
        <w:tc>
          <w:tcPr>
            <w:tcW w:w="1710" w:type="dxa"/>
          </w:tcPr>
          <w:p w14:paraId="2C53EECA" w14:textId="446F51A7" w:rsidR="00E635F4" w:rsidRPr="005F215E" w:rsidRDefault="00E635F4" w:rsidP="00AD074C">
            <w:pPr>
              <w:spacing w:before="20" w:after="20"/>
            </w:pPr>
            <w:r w:rsidRPr="005F215E">
              <w:t>tämmö</w:t>
            </w:r>
            <w:r w:rsidR="0075485B">
              <w:t>(</w:t>
            </w:r>
            <w:r w:rsidRPr="005F215E">
              <w:t>i)nen ~ tämmä</w:t>
            </w:r>
            <w:r w:rsidR="0075485B">
              <w:t>(</w:t>
            </w:r>
            <w:r w:rsidRPr="005F215E">
              <w:t xml:space="preserve">i)nen </w:t>
            </w:r>
          </w:p>
        </w:tc>
      </w:tr>
      <w:tr w:rsidR="00E635F4" w:rsidRPr="00D1573C" w14:paraId="13CB0B0C" w14:textId="77777777" w:rsidTr="00372682">
        <w:tc>
          <w:tcPr>
            <w:tcW w:w="810" w:type="dxa"/>
          </w:tcPr>
          <w:p w14:paraId="32F90B4A" w14:textId="77777777" w:rsidR="00E635F4" w:rsidRPr="005F215E" w:rsidRDefault="00E635F4" w:rsidP="00AD074C">
            <w:pPr>
              <w:spacing w:before="20" w:after="20"/>
            </w:pPr>
            <w:r w:rsidRPr="005F215E">
              <w:t>tuo</w:t>
            </w:r>
          </w:p>
        </w:tc>
        <w:tc>
          <w:tcPr>
            <w:tcW w:w="1440" w:type="dxa"/>
          </w:tcPr>
          <w:p w14:paraId="1732F472" w14:textId="65A36CB2" w:rsidR="00E635F4" w:rsidRPr="005F215E" w:rsidRDefault="00163F99" w:rsidP="000C005A">
            <w:pPr>
              <w:spacing w:before="20" w:after="20"/>
            </w:pPr>
            <w:r>
              <w:t>tuossa tuosta</w:t>
            </w:r>
            <w:r w:rsidR="00E635F4" w:rsidRPr="005F215E">
              <w:t xml:space="preserve"> tuone</w:t>
            </w:r>
            <w:r w:rsidR="0075485B">
              <w:t>(</w:t>
            </w:r>
            <w:r w:rsidR="00E635F4" w:rsidRPr="005F215E">
              <w:t>t) tuola tuolta</w:t>
            </w:r>
          </w:p>
        </w:tc>
        <w:tc>
          <w:tcPr>
            <w:tcW w:w="1350" w:type="dxa"/>
          </w:tcPr>
          <w:p w14:paraId="18D875BC" w14:textId="4647E604" w:rsidR="00E635F4" w:rsidRPr="005F215E" w:rsidRDefault="00E635F4" w:rsidP="000C005A">
            <w:pPr>
              <w:spacing w:before="20" w:after="20"/>
            </w:pPr>
            <w:r w:rsidRPr="005F215E">
              <w:t>tuolo</w:t>
            </w:r>
            <w:r w:rsidR="0075485B">
              <w:t>(</w:t>
            </w:r>
            <w:r w:rsidRPr="005F215E">
              <w:t>i)n</w:t>
            </w:r>
          </w:p>
        </w:tc>
        <w:tc>
          <w:tcPr>
            <w:tcW w:w="1620" w:type="dxa"/>
          </w:tcPr>
          <w:p w14:paraId="4329693D" w14:textId="742E8EF9" w:rsidR="00E635F4" w:rsidRPr="005F215E" w:rsidRDefault="00F55612" w:rsidP="00AD074C">
            <w:pPr>
              <w:spacing w:before="20" w:after="20"/>
            </w:pPr>
            <w:r>
              <w:t>tuola</w:t>
            </w:r>
            <w:r w:rsidR="00163F99">
              <w:t>laila ~</w:t>
            </w:r>
            <w:r w:rsidR="00E635F4" w:rsidRPr="005F215E">
              <w:t xml:space="preserve"> tuola tavala</w:t>
            </w:r>
          </w:p>
        </w:tc>
        <w:tc>
          <w:tcPr>
            <w:tcW w:w="720" w:type="dxa"/>
          </w:tcPr>
          <w:p w14:paraId="26B72EFD" w14:textId="77777777" w:rsidR="00E635F4" w:rsidRPr="005F215E" w:rsidRDefault="00E635F4" w:rsidP="00AD074C">
            <w:pPr>
              <w:spacing w:before="20" w:after="20"/>
            </w:pPr>
          </w:p>
        </w:tc>
        <w:tc>
          <w:tcPr>
            <w:tcW w:w="1800" w:type="dxa"/>
          </w:tcPr>
          <w:p w14:paraId="5C9273FA" w14:textId="77777777" w:rsidR="00E635F4" w:rsidRPr="005F215E" w:rsidRDefault="00E635F4" w:rsidP="00AD074C">
            <w:pPr>
              <w:spacing w:before="20" w:after="20"/>
            </w:pPr>
          </w:p>
        </w:tc>
        <w:tc>
          <w:tcPr>
            <w:tcW w:w="1710" w:type="dxa"/>
          </w:tcPr>
          <w:p w14:paraId="79783660" w14:textId="38A5B402" w:rsidR="00E635F4" w:rsidRPr="005F215E" w:rsidRDefault="00E635F4" w:rsidP="00AD074C">
            <w:pPr>
              <w:spacing w:before="20" w:after="20"/>
            </w:pPr>
            <w:r w:rsidRPr="005F215E">
              <w:t>tuomo</w:t>
            </w:r>
            <w:r w:rsidR="0075485B">
              <w:t>(</w:t>
            </w:r>
            <w:r w:rsidRPr="005F215E">
              <w:t>i)nen ~ tuoma</w:t>
            </w:r>
            <w:r w:rsidR="0075485B">
              <w:t>(</w:t>
            </w:r>
            <w:r w:rsidRPr="005F215E">
              <w:t xml:space="preserve">i)nen </w:t>
            </w:r>
          </w:p>
        </w:tc>
      </w:tr>
      <w:tr w:rsidR="00E635F4" w:rsidRPr="00D1573C" w14:paraId="4A64DE2F" w14:textId="77777777" w:rsidTr="00372682">
        <w:tc>
          <w:tcPr>
            <w:tcW w:w="810" w:type="dxa"/>
          </w:tcPr>
          <w:p w14:paraId="6F737CBC" w14:textId="77777777" w:rsidR="00E635F4" w:rsidRPr="005F215E" w:rsidRDefault="00E635F4" w:rsidP="00AD074C">
            <w:pPr>
              <w:spacing w:before="20" w:after="20"/>
            </w:pPr>
            <w:r w:rsidRPr="005F215E">
              <w:t>se</w:t>
            </w:r>
          </w:p>
        </w:tc>
        <w:tc>
          <w:tcPr>
            <w:tcW w:w="1440" w:type="dxa"/>
          </w:tcPr>
          <w:p w14:paraId="3C852D09" w14:textId="7B3E945E" w:rsidR="00E635F4" w:rsidRPr="005F215E" w:rsidRDefault="00E635F4" w:rsidP="00AD074C">
            <w:pPr>
              <w:spacing w:before="20" w:after="20"/>
            </w:pPr>
            <w:r w:rsidRPr="005F215E">
              <w:t>siinä siitä sinne</w:t>
            </w:r>
            <w:r w:rsidR="0075485B">
              <w:t>(</w:t>
            </w:r>
            <w:r w:rsidRPr="005F215E">
              <w:t>t) sielä sieltä</w:t>
            </w:r>
          </w:p>
        </w:tc>
        <w:tc>
          <w:tcPr>
            <w:tcW w:w="1350" w:type="dxa"/>
          </w:tcPr>
          <w:p w14:paraId="7494DFD7" w14:textId="6395E50B" w:rsidR="00E635F4" w:rsidRPr="005F215E" w:rsidRDefault="00E635F4" w:rsidP="000C005A">
            <w:pPr>
              <w:spacing w:before="20" w:after="20"/>
            </w:pPr>
            <w:r w:rsidRPr="005F215E">
              <w:t>sillo</w:t>
            </w:r>
            <w:r w:rsidR="0075485B">
              <w:t>(</w:t>
            </w:r>
            <w:r w:rsidR="00163F99">
              <w:t>i)n</w:t>
            </w:r>
            <w:r w:rsidRPr="005F215E">
              <w:t xml:space="preserve"> sitte</w:t>
            </w:r>
            <w:r w:rsidR="0075485B">
              <w:t>(</w:t>
            </w:r>
            <w:r w:rsidRPr="005F215E">
              <w:t xml:space="preserve">n) </w:t>
            </w:r>
          </w:p>
        </w:tc>
        <w:tc>
          <w:tcPr>
            <w:tcW w:w="1620" w:type="dxa"/>
          </w:tcPr>
          <w:p w14:paraId="0E5C3ADD" w14:textId="091EA42C" w:rsidR="00E635F4" w:rsidRPr="005F215E" w:rsidRDefault="00F55612" w:rsidP="00AD074C">
            <w:pPr>
              <w:spacing w:before="20" w:after="20"/>
            </w:pPr>
            <w:r>
              <w:t>sillä</w:t>
            </w:r>
            <w:r w:rsidR="00405114">
              <w:t>laila ~</w:t>
            </w:r>
            <w:r w:rsidR="00E635F4" w:rsidRPr="005F215E">
              <w:t xml:space="preserve"> sillä tavala</w:t>
            </w:r>
          </w:p>
        </w:tc>
        <w:tc>
          <w:tcPr>
            <w:tcW w:w="720" w:type="dxa"/>
          </w:tcPr>
          <w:p w14:paraId="034AD83A" w14:textId="4269B47D" w:rsidR="00E635F4" w:rsidRPr="005F215E" w:rsidRDefault="00E635F4" w:rsidP="00AD074C">
            <w:pPr>
              <w:spacing w:before="20" w:after="20"/>
            </w:pPr>
            <w:r w:rsidRPr="005F215E">
              <w:t>siksi, sillä</w:t>
            </w:r>
          </w:p>
        </w:tc>
        <w:tc>
          <w:tcPr>
            <w:tcW w:w="1800" w:type="dxa"/>
          </w:tcPr>
          <w:p w14:paraId="6955D56D" w14:textId="3B5A321B" w:rsidR="00E635F4" w:rsidRPr="005F215E" w:rsidRDefault="00E635F4" w:rsidP="00372682">
            <w:pPr>
              <w:spacing w:before="20" w:after="20"/>
            </w:pPr>
            <w:r w:rsidRPr="005F215E">
              <w:t xml:space="preserve">siksi </w:t>
            </w:r>
            <w:r w:rsidR="0075485B">
              <w:t>(</w:t>
            </w:r>
            <w:r w:rsidR="00372682">
              <w:t>paljon)</w:t>
            </w:r>
          </w:p>
        </w:tc>
        <w:tc>
          <w:tcPr>
            <w:tcW w:w="1710" w:type="dxa"/>
          </w:tcPr>
          <w:p w14:paraId="1CE9A4D2" w14:textId="308F964E" w:rsidR="00E635F4" w:rsidRPr="005F215E" w:rsidRDefault="00E635F4" w:rsidP="00AD074C">
            <w:pPr>
              <w:spacing w:before="20" w:after="20"/>
            </w:pPr>
            <w:r w:rsidRPr="005F215E">
              <w:t>semmo</w:t>
            </w:r>
            <w:r w:rsidR="0075485B">
              <w:t>(</w:t>
            </w:r>
            <w:r w:rsidRPr="005F215E">
              <w:t xml:space="preserve">i)nen </w:t>
            </w:r>
          </w:p>
        </w:tc>
      </w:tr>
      <w:tr w:rsidR="00D1573C" w:rsidRPr="00D1573C" w14:paraId="543B2F8C" w14:textId="77777777" w:rsidTr="00372682">
        <w:tc>
          <w:tcPr>
            <w:tcW w:w="810" w:type="dxa"/>
          </w:tcPr>
          <w:p w14:paraId="1AAC9F5F" w14:textId="77777777" w:rsidR="00C30B69" w:rsidRPr="005F215E" w:rsidRDefault="00C30B69" w:rsidP="00AD074C">
            <w:pPr>
              <w:spacing w:before="20" w:after="20"/>
            </w:pPr>
            <w:r w:rsidRPr="005F215E">
              <w:t>nämät</w:t>
            </w:r>
          </w:p>
        </w:tc>
        <w:tc>
          <w:tcPr>
            <w:tcW w:w="1440" w:type="dxa"/>
          </w:tcPr>
          <w:p w14:paraId="6B6AC15F" w14:textId="77777777" w:rsidR="00C30B69" w:rsidRPr="005F215E" w:rsidRDefault="00C30B69" w:rsidP="00AD074C">
            <w:pPr>
              <w:spacing w:before="20" w:after="20"/>
            </w:pPr>
          </w:p>
        </w:tc>
        <w:tc>
          <w:tcPr>
            <w:tcW w:w="1350" w:type="dxa"/>
          </w:tcPr>
          <w:p w14:paraId="79894CC0" w14:textId="77777777" w:rsidR="00C30B69" w:rsidRPr="005F215E" w:rsidRDefault="00C30B69" w:rsidP="00AD074C">
            <w:pPr>
              <w:spacing w:before="20" w:after="20"/>
            </w:pPr>
          </w:p>
        </w:tc>
        <w:tc>
          <w:tcPr>
            <w:tcW w:w="1620" w:type="dxa"/>
          </w:tcPr>
          <w:p w14:paraId="235249AD" w14:textId="77777777" w:rsidR="00C30B69" w:rsidRPr="005F215E" w:rsidRDefault="00C30B69" w:rsidP="00AD074C">
            <w:pPr>
              <w:spacing w:before="20" w:after="20"/>
            </w:pPr>
            <w:r w:rsidRPr="005F215E">
              <w:t>näin</w:t>
            </w:r>
          </w:p>
        </w:tc>
        <w:tc>
          <w:tcPr>
            <w:tcW w:w="720" w:type="dxa"/>
          </w:tcPr>
          <w:p w14:paraId="26E1494A" w14:textId="77777777" w:rsidR="00C30B69" w:rsidRPr="005F215E" w:rsidRDefault="00C30B69" w:rsidP="00AD074C">
            <w:pPr>
              <w:spacing w:before="20" w:after="20"/>
            </w:pPr>
          </w:p>
        </w:tc>
        <w:tc>
          <w:tcPr>
            <w:tcW w:w="1800" w:type="dxa"/>
          </w:tcPr>
          <w:p w14:paraId="2BC574C0" w14:textId="0E40F713" w:rsidR="00C30B69" w:rsidRPr="005F215E" w:rsidRDefault="00372682" w:rsidP="00AD074C">
            <w:pPr>
              <w:spacing w:before="20" w:after="20"/>
            </w:pPr>
            <w:r>
              <w:t>näin (paljon)</w:t>
            </w:r>
          </w:p>
        </w:tc>
        <w:tc>
          <w:tcPr>
            <w:tcW w:w="1710" w:type="dxa"/>
          </w:tcPr>
          <w:p w14:paraId="511CAD8F" w14:textId="77777777" w:rsidR="00C30B69" w:rsidRPr="005F215E" w:rsidRDefault="00C30B69" w:rsidP="00AD074C">
            <w:pPr>
              <w:spacing w:before="20" w:after="20"/>
            </w:pPr>
          </w:p>
        </w:tc>
      </w:tr>
      <w:tr w:rsidR="00D1573C" w:rsidRPr="00D1573C" w14:paraId="77682F72" w14:textId="77777777" w:rsidTr="00372682">
        <w:tc>
          <w:tcPr>
            <w:tcW w:w="810" w:type="dxa"/>
          </w:tcPr>
          <w:p w14:paraId="7D9BFD93" w14:textId="77777777" w:rsidR="00C30B69" w:rsidRPr="005F215E" w:rsidRDefault="00C30B69" w:rsidP="00AD074C">
            <w:pPr>
              <w:spacing w:before="20" w:after="20"/>
            </w:pPr>
            <w:r w:rsidRPr="005F215E">
              <w:t>nuot</w:t>
            </w:r>
          </w:p>
        </w:tc>
        <w:tc>
          <w:tcPr>
            <w:tcW w:w="1440" w:type="dxa"/>
          </w:tcPr>
          <w:p w14:paraId="645BE9EF" w14:textId="77777777" w:rsidR="00C30B69" w:rsidRPr="005F215E" w:rsidRDefault="00C30B69" w:rsidP="00AD074C">
            <w:pPr>
              <w:spacing w:before="20" w:after="20"/>
            </w:pPr>
          </w:p>
        </w:tc>
        <w:tc>
          <w:tcPr>
            <w:tcW w:w="1350" w:type="dxa"/>
          </w:tcPr>
          <w:p w14:paraId="352A67A4" w14:textId="77777777" w:rsidR="00C30B69" w:rsidRPr="005F215E" w:rsidRDefault="00C30B69" w:rsidP="00AD074C">
            <w:pPr>
              <w:spacing w:before="20" w:after="20"/>
            </w:pPr>
          </w:p>
        </w:tc>
        <w:tc>
          <w:tcPr>
            <w:tcW w:w="1620" w:type="dxa"/>
          </w:tcPr>
          <w:p w14:paraId="36D6D50C" w14:textId="251819C2" w:rsidR="00C30B69" w:rsidRPr="005F215E" w:rsidRDefault="00C30B69" w:rsidP="00AD074C">
            <w:pPr>
              <w:spacing w:before="20" w:after="20"/>
            </w:pPr>
            <w:r w:rsidRPr="005F215E">
              <w:t>n</w:t>
            </w:r>
            <w:r w:rsidR="00C521AF">
              <w:t>uoin ~ nuin ~ noin</w:t>
            </w:r>
          </w:p>
        </w:tc>
        <w:tc>
          <w:tcPr>
            <w:tcW w:w="720" w:type="dxa"/>
          </w:tcPr>
          <w:p w14:paraId="6AB7F85C" w14:textId="77777777" w:rsidR="00C30B69" w:rsidRPr="005F215E" w:rsidRDefault="00C30B69" w:rsidP="00AD074C">
            <w:pPr>
              <w:spacing w:before="20" w:after="20"/>
            </w:pPr>
          </w:p>
        </w:tc>
        <w:tc>
          <w:tcPr>
            <w:tcW w:w="1800" w:type="dxa"/>
          </w:tcPr>
          <w:p w14:paraId="2EBFDACF" w14:textId="51E4EF9D" w:rsidR="00C30B69" w:rsidRPr="005F215E" w:rsidRDefault="00C521AF" w:rsidP="00AD074C">
            <w:pPr>
              <w:spacing w:before="20" w:after="20"/>
            </w:pPr>
            <w:r w:rsidRPr="005F215E">
              <w:t>n</w:t>
            </w:r>
            <w:r>
              <w:t xml:space="preserve">uoin ~ nuin ~ noin </w:t>
            </w:r>
            <w:r w:rsidR="00372682">
              <w:t>(paljon)</w:t>
            </w:r>
          </w:p>
        </w:tc>
        <w:tc>
          <w:tcPr>
            <w:tcW w:w="1710" w:type="dxa"/>
          </w:tcPr>
          <w:p w14:paraId="1139F492" w14:textId="77777777" w:rsidR="00C30B69" w:rsidRPr="005F215E" w:rsidRDefault="00C30B69" w:rsidP="00AD074C">
            <w:pPr>
              <w:spacing w:before="20" w:after="20"/>
            </w:pPr>
          </w:p>
        </w:tc>
      </w:tr>
      <w:tr w:rsidR="00D1573C" w:rsidRPr="00D1573C" w14:paraId="57BC150A" w14:textId="77777777" w:rsidTr="00372682">
        <w:tc>
          <w:tcPr>
            <w:tcW w:w="810" w:type="dxa"/>
          </w:tcPr>
          <w:p w14:paraId="72F12145" w14:textId="77777777" w:rsidR="00C30B69" w:rsidRPr="005F215E" w:rsidRDefault="00C30B69" w:rsidP="00AD074C">
            <w:pPr>
              <w:spacing w:before="20" w:after="20"/>
            </w:pPr>
            <w:r w:rsidRPr="005F215E">
              <w:t>net</w:t>
            </w:r>
          </w:p>
        </w:tc>
        <w:tc>
          <w:tcPr>
            <w:tcW w:w="1440" w:type="dxa"/>
          </w:tcPr>
          <w:p w14:paraId="279653D2" w14:textId="77777777" w:rsidR="00C30B69" w:rsidRPr="005F215E" w:rsidRDefault="00C30B69" w:rsidP="00AD074C">
            <w:pPr>
              <w:spacing w:before="20" w:after="20"/>
            </w:pPr>
          </w:p>
        </w:tc>
        <w:tc>
          <w:tcPr>
            <w:tcW w:w="1350" w:type="dxa"/>
          </w:tcPr>
          <w:p w14:paraId="4D1A6D97" w14:textId="77777777" w:rsidR="00C30B69" w:rsidRPr="005F215E" w:rsidRDefault="00C30B69" w:rsidP="00AD074C">
            <w:pPr>
              <w:spacing w:before="20" w:after="20"/>
            </w:pPr>
          </w:p>
        </w:tc>
        <w:tc>
          <w:tcPr>
            <w:tcW w:w="1620" w:type="dxa"/>
          </w:tcPr>
          <w:p w14:paraId="09EB0C94" w14:textId="77777777" w:rsidR="00C30B69" w:rsidRPr="005F215E" w:rsidRDefault="00C30B69" w:rsidP="00AD074C">
            <w:pPr>
              <w:spacing w:before="20" w:after="20"/>
            </w:pPr>
            <w:r w:rsidRPr="005F215E">
              <w:t>niin</w:t>
            </w:r>
          </w:p>
        </w:tc>
        <w:tc>
          <w:tcPr>
            <w:tcW w:w="720" w:type="dxa"/>
          </w:tcPr>
          <w:p w14:paraId="194E51A0" w14:textId="77777777" w:rsidR="00C30B69" w:rsidRPr="005F215E" w:rsidRDefault="00C30B69" w:rsidP="00AD074C">
            <w:pPr>
              <w:spacing w:before="20" w:after="20"/>
            </w:pPr>
          </w:p>
        </w:tc>
        <w:tc>
          <w:tcPr>
            <w:tcW w:w="1800" w:type="dxa"/>
          </w:tcPr>
          <w:p w14:paraId="6C9E2204" w14:textId="3019B813" w:rsidR="00C30B69" w:rsidRPr="005F215E" w:rsidRDefault="00C30B69" w:rsidP="00AD074C">
            <w:pPr>
              <w:spacing w:before="20" w:after="20"/>
            </w:pPr>
            <w:r w:rsidRPr="005F215E">
              <w:t>niin</w:t>
            </w:r>
            <w:r w:rsidR="00372682">
              <w:t xml:space="preserve"> (paljon)</w:t>
            </w:r>
          </w:p>
        </w:tc>
        <w:tc>
          <w:tcPr>
            <w:tcW w:w="1710" w:type="dxa"/>
          </w:tcPr>
          <w:p w14:paraId="098BEAD1" w14:textId="77777777" w:rsidR="00C30B69" w:rsidRPr="005F215E" w:rsidRDefault="00C30B69" w:rsidP="00AD074C">
            <w:pPr>
              <w:spacing w:before="20" w:after="20"/>
            </w:pPr>
          </w:p>
        </w:tc>
      </w:tr>
    </w:tbl>
    <w:p w14:paraId="5059C346" w14:textId="776F1D25" w:rsidR="00C30B69" w:rsidRPr="00E77CBA" w:rsidRDefault="00C30B69" w:rsidP="00C30B69">
      <w:pPr>
        <w:pStyle w:val="Overskrift2"/>
        <w:keepLines/>
        <w:tabs>
          <w:tab w:val="clear" w:pos="720"/>
          <w:tab w:val="num" w:pos="1008"/>
        </w:tabs>
        <w:spacing w:before="200" w:after="0"/>
        <w:rPr>
          <w:sz w:val="28"/>
        </w:rPr>
      </w:pPr>
      <w:bookmarkStart w:id="1851" w:name="_Toc241129333"/>
      <w:bookmarkStart w:id="1852" w:name="_Toc311273916"/>
      <w:r w:rsidRPr="00E77CBA">
        <w:t>Kysymäpro</w:t>
      </w:r>
      <w:r>
        <w:t>nomeni</w:t>
      </w:r>
      <w:r w:rsidRPr="00E77CBA">
        <w:t>t</w:t>
      </w:r>
      <w:r>
        <w:t xml:space="preserve"> ja vastaavat muut prosanat</w:t>
      </w:r>
      <w:bookmarkEnd w:id="1851"/>
      <w:bookmarkEnd w:id="1852"/>
    </w:p>
    <w:p w14:paraId="1EA541E7" w14:textId="13124A94" w:rsidR="00C30B69" w:rsidRPr="00E77CBA" w:rsidRDefault="00FF0917" w:rsidP="00C30B69">
      <w:pPr>
        <w:pStyle w:val="Brdtekst"/>
      </w:pPr>
      <w:r>
        <w:t>Niin ko kohđassa</w:t>
      </w:r>
      <w:r w:rsidR="00C87570">
        <w:t xml:space="preserve"> </w:t>
      </w:r>
      <w:r w:rsidR="00C87570" w:rsidRPr="00163C0C">
        <w:t>2.4.</w:t>
      </w:r>
      <w:r w:rsidR="00372682" w:rsidRPr="00163C0C">
        <w:t>6.</w:t>
      </w:r>
      <w:r w:rsidR="00C87570" w:rsidRPr="00163C0C">
        <w:t>2</w:t>
      </w:r>
      <w:r w:rsidRPr="00163C0C">
        <w:t xml:space="preserve"> </w:t>
      </w:r>
      <w:r w:rsidR="00163C0C">
        <w:t>Kysymäsyntaktit</w:t>
      </w:r>
      <w:r w:rsidR="00C30B69" w:rsidRPr="00E77CBA">
        <w:t xml:space="preserve"> muistelhaan, se kainun kielessä kysymäsyntakti</w:t>
      </w:r>
      <w:r w:rsidR="00D85CA5">
        <w:t>n</w:t>
      </w:r>
      <w:r w:rsidR="00C30B69" w:rsidRPr="00E77CBA">
        <w:t xml:space="preserve"> </w:t>
      </w:r>
      <w:r w:rsidR="00D85CA5">
        <w:t>saatethaan laittaat</w:t>
      </w:r>
      <w:r w:rsidR="00C30B69" w:rsidRPr="00E77CBA">
        <w:t xml:space="preserve"> joko </w:t>
      </w:r>
      <w:r w:rsidR="00C30B69" w:rsidRPr="00E77CBA">
        <w:rPr>
          <w:i/>
        </w:rPr>
        <w:t>kO-</w:t>
      </w:r>
      <w:r w:rsidR="00C30B69" w:rsidRPr="00E77CBA">
        <w:t xml:space="preserve">enkliitin avula eli sitte kysymäsanala. Kumppaa strategiita käytethään, </w:t>
      </w:r>
      <w:r w:rsidR="00177C98">
        <w:t>oon sen jälkhiin</w:t>
      </w:r>
      <w:r w:rsidR="00C30B69" w:rsidRPr="00E77CBA">
        <w:t>, ette minkälaista vastausta ođotethaan.</w:t>
      </w:r>
    </w:p>
    <w:p w14:paraId="44DDFCDB" w14:textId="30CDDE7F" w:rsidR="00C30B69" w:rsidRPr="00E77CBA" w:rsidRDefault="00C30B69" w:rsidP="00C30B69">
      <w:pPr>
        <w:pStyle w:val="Brdtekst"/>
      </w:pPr>
      <w:r w:rsidRPr="00E77CBA">
        <w:t xml:space="preserve">Kysymäsanat oon ushein </w:t>
      </w:r>
      <w:r w:rsidRPr="00E749DC">
        <w:rPr>
          <w:smallCaps/>
        </w:rPr>
        <w:t>kysymä</w:t>
      </w:r>
      <w:r w:rsidR="00651DC9">
        <w:rPr>
          <w:smallCaps/>
        </w:rPr>
        <w:t>pronomenniita</w:t>
      </w:r>
      <w:r>
        <w:t xml:space="preserve">, vaikka </w:t>
      </w:r>
      <w:r w:rsidRPr="00E749DC">
        <w:rPr>
          <w:smallCaps/>
        </w:rPr>
        <w:t>kysymäadverbiita</w:t>
      </w:r>
      <w:r>
        <w:t xml:space="preserve"> </w:t>
      </w:r>
      <w:r w:rsidRPr="006852D3">
        <w:t>ja -</w:t>
      </w:r>
      <w:r w:rsidRPr="00E749DC">
        <w:rPr>
          <w:smallCaps/>
        </w:rPr>
        <w:t>adjektiiviitaki</w:t>
      </w:r>
      <w:r w:rsidRPr="006852D3">
        <w:t xml:space="preserve"> tietenki oon olemassa. Ushein kans kysymä</w:t>
      </w:r>
      <w:r w:rsidR="00080CE6">
        <w:t>pronomenii</w:t>
      </w:r>
      <w:r w:rsidRPr="006852D3">
        <w:t>tten ja</w:t>
      </w:r>
      <w:r w:rsidRPr="00E77CBA">
        <w:t xml:space="preserve"> kysymäadverbii</w:t>
      </w:r>
      <w:r w:rsidR="00D55D90">
        <w:t>tte</w:t>
      </w:r>
      <w:r w:rsidRPr="00E77CBA">
        <w:t>n haamu</w:t>
      </w:r>
      <w:r w:rsidR="00D807BC">
        <w:t>t oon identtiset</w:t>
      </w:r>
      <w:r w:rsidRPr="00E77CBA">
        <w:t>. Esim</w:t>
      </w:r>
      <w:r w:rsidR="00E30C33">
        <w:t>erkkii:</w:t>
      </w:r>
    </w:p>
    <w:p w14:paraId="133A3168" w14:textId="0E2529CC" w:rsidR="00C30B69" w:rsidRPr="00E77CBA" w:rsidRDefault="0075485B" w:rsidP="00C30B69">
      <w:pPr>
        <w:pStyle w:val="Liste"/>
      </w:pPr>
      <w:r>
        <w:t>(</w:t>
      </w:r>
      <w:r w:rsidR="000C42B9">
        <w:t>1)</w:t>
      </w:r>
      <w:r w:rsidR="000C42B9">
        <w:rPr>
          <w:i/>
        </w:rPr>
        <w:t xml:space="preserve"> </w:t>
      </w:r>
      <w:r w:rsidR="00C30B69" w:rsidRPr="00E77CBA">
        <w:rPr>
          <w:i/>
        </w:rPr>
        <w:t>Miksi</w:t>
      </w:r>
      <w:r w:rsidR="00C30B69" w:rsidRPr="00E77CBA">
        <w:t xml:space="preserve"> sie minnuu luulet?</w:t>
      </w:r>
    </w:p>
    <w:p w14:paraId="3A862013" w14:textId="42C13380" w:rsidR="00C30B69" w:rsidRPr="00E77CBA" w:rsidRDefault="0075485B" w:rsidP="00C30B69">
      <w:pPr>
        <w:pStyle w:val="Liste"/>
        <w:spacing w:after="120"/>
        <w:ind w:left="284" w:hanging="284"/>
      </w:pPr>
      <w:r>
        <w:t>(</w:t>
      </w:r>
      <w:r w:rsidR="000C42B9">
        <w:t>2)</w:t>
      </w:r>
      <w:r w:rsidR="000C42B9">
        <w:rPr>
          <w:i/>
        </w:rPr>
        <w:t xml:space="preserve"> </w:t>
      </w:r>
      <w:r w:rsidR="00C30B69" w:rsidRPr="00E77CBA">
        <w:rPr>
          <w:i/>
        </w:rPr>
        <w:t xml:space="preserve">Miksi </w:t>
      </w:r>
      <w:r w:rsidR="00C30B69" w:rsidRPr="00E77CBA">
        <w:t>sie et tullukhaan, vaikka lupasit?</w:t>
      </w:r>
    </w:p>
    <w:p w14:paraId="468942B5" w14:textId="185A8E9C" w:rsidR="00C30B69" w:rsidRPr="00E77CBA" w:rsidRDefault="000C42B9" w:rsidP="00C30B69">
      <w:pPr>
        <w:pStyle w:val="Brdtekst"/>
        <w:rPr>
          <w:i/>
        </w:rPr>
      </w:pPr>
      <w:r>
        <w:t>E</w:t>
      </w:r>
      <w:r w:rsidR="00C30B69" w:rsidRPr="00E77CBA">
        <w:t xml:space="preserve">simerkissä </w:t>
      </w:r>
      <w:r w:rsidR="0075485B">
        <w:t>(</w:t>
      </w:r>
      <w:r>
        <w:t xml:space="preserve">1) </w:t>
      </w:r>
      <w:r w:rsidR="00C30B69" w:rsidRPr="00E77CBA">
        <w:t>oon kysymäpro</w:t>
      </w:r>
      <w:r w:rsidR="00C30B69">
        <w:t>nomeni</w:t>
      </w:r>
      <w:r w:rsidR="00C30B69" w:rsidRPr="00E77CBA">
        <w:t xml:space="preserve">n </w:t>
      </w:r>
      <w:r w:rsidR="00C30B69" w:rsidRPr="00E77CBA">
        <w:rPr>
          <w:i/>
        </w:rPr>
        <w:t>mikä</w:t>
      </w:r>
      <w:r w:rsidR="00C30B69" w:rsidRPr="00E77CBA">
        <w:t xml:space="preserve"> translatiivihaamu, </w:t>
      </w:r>
      <w:r w:rsidR="00E30C33">
        <w:t>e</w:t>
      </w:r>
      <w:r>
        <w:t xml:space="preserve">simerkissä </w:t>
      </w:r>
      <w:r w:rsidR="0075485B">
        <w:t>(</w:t>
      </w:r>
      <w:r>
        <w:t>2)</w:t>
      </w:r>
      <w:r w:rsidR="00C30B69" w:rsidRPr="00E77CBA">
        <w:t xml:space="preserve"> oon kysymäadverbi </w:t>
      </w:r>
      <w:r w:rsidR="00C30B69" w:rsidRPr="00E77CBA">
        <w:rPr>
          <w:i/>
        </w:rPr>
        <w:t>miksi</w:t>
      </w:r>
      <w:r w:rsidR="001B127A" w:rsidRPr="001B127A">
        <w:t>.</w:t>
      </w:r>
    </w:p>
    <w:p w14:paraId="1AD0F060" w14:textId="6B8EE478" w:rsidR="00C30B69" w:rsidRPr="00E77CBA" w:rsidRDefault="00C30B69" w:rsidP="00C30B69">
      <w:pPr>
        <w:pStyle w:val="Brdtekst"/>
      </w:pPr>
      <w:r w:rsidRPr="00E77CBA">
        <w:t>Kainun kielen kysymäpro</w:t>
      </w:r>
      <w:r>
        <w:t>nomeni</w:t>
      </w:r>
      <w:r w:rsidRPr="00E77CBA">
        <w:t xml:space="preserve">t oon </w:t>
      </w:r>
      <w:r w:rsidRPr="00E77CBA">
        <w:rPr>
          <w:i/>
        </w:rPr>
        <w:t>kuka</w:t>
      </w:r>
      <w:r w:rsidRPr="00E77CBA">
        <w:t xml:space="preserve"> ja </w:t>
      </w:r>
      <w:r w:rsidRPr="00E77CBA">
        <w:rPr>
          <w:i/>
        </w:rPr>
        <w:t>mikä</w:t>
      </w:r>
      <w:r w:rsidRPr="00E77CBA">
        <w:t xml:space="preserve">. Näistä </w:t>
      </w:r>
      <w:r w:rsidRPr="00E77CBA">
        <w:rPr>
          <w:i/>
        </w:rPr>
        <w:t>kuka</w:t>
      </w:r>
      <w:r w:rsidRPr="00E77CBA">
        <w:t xml:space="preserve"> refereeraa ihmisheen, </w:t>
      </w:r>
      <w:r w:rsidRPr="00E77CBA">
        <w:rPr>
          <w:i/>
        </w:rPr>
        <w:t xml:space="preserve">mikä </w:t>
      </w:r>
      <w:r>
        <w:t>muih</w:t>
      </w:r>
      <w:r w:rsidR="000937ED">
        <w:t>in assiiss</w:t>
      </w:r>
      <w:r w:rsidRPr="00E77CBA">
        <w:t>iin. Niilä oon niin</w:t>
      </w:r>
      <w:r w:rsidR="00E30C33">
        <w:t xml:space="preserve"> </w:t>
      </w:r>
      <w:r w:rsidRPr="00E77CBA">
        <w:t xml:space="preserve">ko muilaki </w:t>
      </w:r>
      <w:r w:rsidR="004D0634">
        <w:t>no</w:t>
      </w:r>
      <w:r>
        <w:t>meni</w:t>
      </w:r>
      <w:r w:rsidRPr="00E77CBA">
        <w:t>ila kaasustaivutus. Lukuki niilä oon, mutta pluraalin haamut oon usheimitten identtiset singulaarin haamuin kans.</w:t>
      </w:r>
    </w:p>
    <w:p w14:paraId="5CA24573" w14:textId="1E01BE2C" w:rsidR="00C30B69" w:rsidRPr="00E77CBA" w:rsidRDefault="00C30B69" w:rsidP="00C30B69">
      <w:pPr>
        <w:pStyle w:val="Brdtekst"/>
      </w:pPr>
      <w:r w:rsidRPr="00E77CBA">
        <w:t>Kattoma seuraavassa tabelissa kysymä</w:t>
      </w:r>
      <w:r w:rsidR="00651DC9">
        <w:t>pronomenniita</w:t>
      </w:r>
      <w:r w:rsidRPr="00E77CBA">
        <w:t xml:space="preserve"> </w:t>
      </w:r>
      <w:r w:rsidRPr="00E77CBA">
        <w:rPr>
          <w:i/>
        </w:rPr>
        <w:t>kuka</w:t>
      </w:r>
      <w:r w:rsidRPr="00E77CBA">
        <w:t xml:space="preserve"> ja </w:t>
      </w:r>
      <w:r w:rsidRPr="00E77CBA">
        <w:rPr>
          <w:i/>
        </w:rPr>
        <w:t>mikä</w:t>
      </w:r>
      <w:r w:rsidRPr="00E77CBA">
        <w:t xml:space="preserve"> ja niitten haamui.</w:t>
      </w:r>
    </w:p>
    <w:p w14:paraId="584F3DEB" w14:textId="66C9CCB6" w:rsidR="00C30B69" w:rsidRPr="00C8124A" w:rsidRDefault="00C8124A" w:rsidP="00C8124A">
      <w:pPr>
        <w:pStyle w:val="Undertittel"/>
      </w:pPr>
      <w:bookmarkStart w:id="1853" w:name="_Toc241129334"/>
      <w:bookmarkStart w:id="1854" w:name="_Toc311273917"/>
      <w:r w:rsidRPr="00C8124A">
        <w:t>Tabeli</w:t>
      </w:r>
      <w:r w:rsidR="009A259B">
        <w:t xml:space="preserve"> 39</w:t>
      </w:r>
      <w:r w:rsidR="00C30B69" w:rsidRPr="00C8124A">
        <w:t>: Kysymä</w:t>
      </w:r>
      <w:r w:rsidR="00080CE6">
        <w:t>pronomenii</w:t>
      </w:r>
      <w:r w:rsidR="00C30B69" w:rsidRPr="00C8124A">
        <w:t xml:space="preserve">tten </w:t>
      </w:r>
      <w:r w:rsidR="00C30B69" w:rsidRPr="00C8124A">
        <w:rPr>
          <w:i/>
        </w:rPr>
        <w:t>kuka</w:t>
      </w:r>
      <w:r w:rsidR="00C30B69" w:rsidRPr="00C8124A">
        <w:t xml:space="preserve"> ja </w:t>
      </w:r>
      <w:r w:rsidR="00C30B69" w:rsidRPr="00C8124A">
        <w:rPr>
          <w:i/>
        </w:rPr>
        <w:t>mikä</w:t>
      </w:r>
      <w:r w:rsidR="00C30B69" w:rsidRPr="00C8124A">
        <w:t xml:space="preserve"> taivutus</w:t>
      </w:r>
      <w:bookmarkEnd w:id="1853"/>
      <w:bookmarkEnd w:id="1854"/>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0A0" w:firstRow="1" w:lastRow="0" w:firstColumn="1" w:lastColumn="0" w:noHBand="0" w:noVBand="0"/>
      </w:tblPr>
      <w:tblGrid>
        <w:gridCol w:w="1748"/>
        <w:gridCol w:w="1711"/>
        <w:gridCol w:w="1682"/>
        <w:gridCol w:w="1712"/>
        <w:gridCol w:w="1669"/>
      </w:tblGrid>
      <w:tr w:rsidR="00C30B69" w:rsidRPr="00C8124A" w14:paraId="11A20B87" w14:textId="77777777" w:rsidTr="00BC0ED6">
        <w:tc>
          <w:tcPr>
            <w:tcW w:w="1848" w:type="dxa"/>
            <w:tcBorders>
              <w:top w:val="single" w:sz="4" w:space="0" w:color="auto"/>
              <w:bottom w:val="single" w:sz="4" w:space="0" w:color="auto"/>
            </w:tcBorders>
          </w:tcPr>
          <w:p w14:paraId="730744D9" w14:textId="77777777" w:rsidR="00C30B69" w:rsidRPr="00692919" w:rsidRDefault="00C30B69" w:rsidP="00AD074C">
            <w:pPr>
              <w:spacing w:before="20" w:after="20"/>
            </w:pPr>
          </w:p>
        </w:tc>
        <w:tc>
          <w:tcPr>
            <w:tcW w:w="3696" w:type="dxa"/>
            <w:gridSpan w:val="2"/>
            <w:tcBorders>
              <w:top w:val="single" w:sz="4" w:space="0" w:color="auto"/>
              <w:bottom w:val="single" w:sz="4" w:space="0" w:color="auto"/>
            </w:tcBorders>
          </w:tcPr>
          <w:p w14:paraId="78E928EC" w14:textId="77777777" w:rsidR="00C30B69" w:rsidRPr="00692919" w:rsidRDefault="00C30B69" w:rsidP="00AD074C">
            <w:pPr>
              <w:spacing w:before="20" w:after="20"/>
              <w:rPr>
                <w:i/>
              </w:rPr>
            </w:pPr>
            <w:r w:rsidRPr="00692919">
              <w:rPr>
                <w:i/>
              </w:rPr>
              <w:t>kuka</w:t>
            </w:r>
          </w:p>
        </w:tc>
        <w:tc>
          <w:tcPr>
            <w:tcW w:w="3698" w:type="dxa"/>
            <w:gridSpan w:val="2"/>
            <w:tcBorders>
              <w:top w:val="single" w:sz="4" w:space="0" w:color="auto"/>
              <w:bottom w:val="single" w:sz="4" w:space="0" w:color="auto"/>
            </w:tcBorders>
          </w:tcPr>
          <w:p w14:paraId="23D3DBC0" w14:textId="77777777" w:rsidR="00C30B69" w:rsidRPr="00692919" w:rsidRDefault="00C30B69" w:rsidP="00AD074C">
            <w:pPr>
              <w:spacing w:before="20" w:after="20"/>
              <w:rPr>
                <w:i/>
              </w:rPr>
            </w:pPr>
            <w:r w:rsidRPr="00692919">
              <w:rPr>
                <w:i/>
              </w:rPr>
              <w:t>mikä</w:t>
            </w:r>
          </w:p>
        </w:tc>
      </w:tr>
      <w:tr w:rsidR="00C30B69" w:rsidRPr="00C8124A" w14:paraId="3107FCDB" w14:textId="77777777" w:rsidTr="00BC0ED6">
        <w:tc>
          <w:tcPr>
            <w:tcW w:w="1848" w:type="dxa"/>
            <w:tcBorders>
              <w:top w:val="single" w:sz="4" w:space="0" w:color="auto"/>
              <w:bottom w:val="single" w:sz="4" w:space="0" w:color="auto"/>
            </w:tcBorders>
          </w:tcPr>
          <w:p w14:paraId="10A0E50E" w14:textId="77777777" w:rsidR="00C30B69" w:rsidRPr="00692919" w:rsidRDefault="00C30B69" w:rsidP="00AD074C">
            <w:pPr>
              <w:spacing w:before="20" w:after="20"/>
            </w:pPr>
          </w:p>
        </w:tc>
        <w:tc>
          <w:tcPr>
            <w:tcW w:w="1848" w:type="dxa"/>
            <w:tcBorders>
              <w:top w:val="single" w:sz="4" w:space="0" w:color="auto"/>
              <w:bottom w:val="single" w:sz="4" w:space="0" w:color="auto"/>
            </w:tcBorders>
          </w:tcPr>
          <w:p w14:paraId="0780079B" w14:textId="7C46F3A7" w:rsidR="00C30B69" w:rsidRPr="00692919" w:rsidRDefault="00BA4A05" w:rsidP="00AD074C">
            <w:pPr>
              <w:spacing w:before="20" w:after="20"/>
            </w:pPr>
            <w:r>
              <w:t>S</w:t>
            </w:r>
            <w:r w:rsidR="00C30B69" w:rsidRPr="00692919">
              <w:t>ingulaari</w:t>
            </w:r>
          </w:p>
        </w:tc>
        <w:tc>
          <w:tcPr>
            <w:tcW w:w="1848" w:type="dxa"/>
            <w:tcBorders>
              <w:top w:val="single" w:sz="4" w:space="0" w:color="auto"/>
              <w:bottom w:val="single" w:sz="4" w:space="0" w:color="auto"/>
            </w:tcBorders>
          </w:tcPr>
          <w:p w14:paraId="55B07DA7" w14:textId="77777777" w:rsidR="00C30B69" w:rsidRPr="00692919" w:rsidRDefault="00C30B69" w:rsidP="00AD074C">
            <w:pPr>
              <w:spacing w:before="20" w:after="20"/>
            </w:pPr>
            <w:r w:rsidRPr="00692919">
              <w:t>Pluraali</w:t>
            </w:r>
          </w:p>
        </w:tc>
        <w:tc>
          <w:tcPr>
            <w:tcW w:w="1849" w:type="dxa"/>
            <w:tcBorders>
              <w:top w:val="single" w:sz="4" w:space="0" w:color="auto"/>
              <w:bottom w:val="single" w:sz="4" w:space="0" w:color="auto"/>
            </w:tcBorders>
          </w:tcPr>
          <w:p w14:paraId="6ED16048" w14:textId="5FFE0A2C" w:rsidR="00C30B69" w:rsidRPr="00692919" w:rsidRDefault="00BA4A05" w:rsidP="00AD074C">
            <w:pPr>
              <w:spacing w:before="20" w:after="20"/>
            </w:pPr>
            <w:r>
              <w:t>S</w:t>
            </w:r>
            <w:r w:rsidR="00C30B69" w:rsidRPr="00692919">
              <w:t>ingulaari</w:t>
            </w:r>
          </w:p>
        </w:tc>
        <w:tc>
          <w:tcPr>
            <w:tcW w:w="1849" w:type="dxa"/>
            <w:tcBorders>
              <w:top w:val="single" w:sz="4" w:space="0" w:color="auto"/>
              <w:bottom w:val="single" w:sz="4" w:space="0" w:color="auto"/>
            </w:tcBorders>
          </w:tcPr>
          <w:p w14:paraId="7167AA95" w14:textId="384FDB01" w:rsidR="00C30B69" w:rsidRPr="00692919" w:rsidRDefault="00BA4A05" w:rsidP="00AD074C">
            <w:pPr>
              <w:spacing w:before="20" w:after="20"/>
            </w:pPr>
            <w:r>
              <w:t>P</w:t>
            </w:r>
            <w:r w:rsidR="00C30B69" w:rsidRPr="00692919">
              <w:t>luraali</w:t>
            </w:r>
          </w:p>
        </w:tc>
      </w:tr>
      <w:tr w:rsidR="00C30B69" w:rsidRPr="00C8124A" w14:paraId="704153AD" w14:textId="77777777" w:rsidTr="00BC0ED6">
        <w:tc>
          <w:tcPr>
            <w:tcW w:w="1848" w:type="dxa"/>
            <w:tcBorders>
              <w:top w:val="single" w:sz="4" w:space="0" w:color="auto"/>
            </w:tcBorders>
          </w:tcPr>
          <w:p w14:paraId="1A7C3899" w14:textId="68997013" w:rsidR="00C30B69" w:rsidRPr="00692919" w:rsidRDefault="009A5712" w:rsidP="00AD074C">
            <w:pPr>
              <w:spacing w:before="20" w:after="20"/>
            </w:pPr>
            <w:r w:rsidRPr="00692919">
              <w:t>N</w:t>
            </w:r>
            <w:r w:rsidR="00C30B69" w:rsidRPr="00692919">
              <w:t>ominatiivi</w:t>
            </w:r>
          </w:p>
        </w:tc>
        <w:tc>
          <w:tcPr>
            <w:tcW w:w="1848" w:type="dxa"/>
            <w:tcBorders>
              <w:top w:val="single" w:sz="4" w:space="0" w:color="auto"/>
            </w:tcBorders>
          </w:tcPr>
          <w:p w14:paraId="2A9413A9" w14:textId="77777777" w:rsidR="00C30B69" w:rsidRPr="00692919" w:rsidRDefault="00C30B69" w:rsidP="00AD074C">
            <w:pPr>
              <w:spacing w:before="20" w:after="20"/>
            </w:pPr>
            <w:r w:rsidRPr="00692919">
              <w:t>kuka</w:t>
            </w:r>
          </w:p>
        </w:tc>
        <w:tc>
          <w:tcPr>
            <w:tcW w:w="1848" w:type="dxa"/>
            <w:tcBorders>
              <w:top w:val="single" w:sz="4" w:space="0" w:color="auto"/>
            </w:tcBorders>
          </w:tcPr>
          <w:p w14:paraId="0BB903D7" w14:textId="1C612B70" w:rsidR="00C30B69" w:rsidRPr="00692919" w:rsidRDefault="00C30B69" w:rsidP="00AD074C">
            <w:pPr>
              <w:spacing w:before="20" w:after="20"/>
            </w:pPr>
            <w:r w:rsidRPr="00692919">
              <w:t>kukka ~ kutka</w:t>
            </w:r>
            <w:r w:rsidR="00C8124A" w:rsidRPr="00692919">
              <w:t xml:space="preserve"> ~</w:t>
            </w:r>
            <w:r w:rsidR="00F8355F">
              <w:t xml:space="preserve"> </w:t>
            </w:r>
            <w:r w:rsidRPr="00692919">
              <w:t>kekkä ~ ketkä</w:t>
            </w:r>
          </w:p>
        </w:tc>
        <w:tc>
          <w:tcPr>
            <w:tcW w:w="1849" w:type="dxa"/>
            <w:tcBorders>
              <w:top w:val="single" w:sz="4" w:space="0" w:color="auto"/>
            </w:tcBorders>
          </w:tcPr>
          <w:p w14:paraId="53D508E0" w14:textId="77777777" w:rsidR="00C30B69" w:rsidRPr="00692919" w:rsidRDefault="00C30B69" w:rsidP="00AD074C">
            <w:pPr>
              <w:spacing w:before="20" w:after="20"/>
            </w:pPr>
            <w:r w:rsidRPr="00692919">
              <w:t>mikä</w:t>
            </w:r>
          </w:p>
        </w:tc>
        <w:tc>
          <w:tcPr>
            <w:tcW w:w="1849" w:type="dxa"/>
            <w:tcBorders>
              <w:top w:val="single" w:sz="4" w:space="0" w:color="auto"/>
            </w:tcBorders>
          </w:tcPr>
          <w:p w14:paraId="2EC254F0" w14:textId="77777777" w:rsidR="00C30B69" w:rsidRPr="00692919" w:rsidRDefault="00C30B69" w:rsidP="00AD074C">
            <w:pPr>
              <w:spacing w:before="20" w:after="20"/>
            </w:pPr>
            <w:r w:rsidRPr="00692919">
              <w:t>mikkä ~ mitkä</w:t>
            </w:r>
          </w:p>
        </w:tc>
      </w:tr>
      <w:tr w:rsidR="00C30B69" w:rsidRPr="00C8124A" w14:paraId="50778326" w14:textId="77777777" w:rsidTr="00BC0ED6">
        <w:tc>
          <w:tcPr>
            <w:tcW w:w="1848" w:type="dxa"/>
          </w:tcPr>
          <w:p w14:paraId="1534018C" w14:textId="502A8CEE" w:rsidR="00C30B69" w:rsidRPr="00692919" w:rsidRDefault="00A27713" w:rsidP="00AD074C">
            <w:pPr>
              <w:spacing w:before="20" w:after="20"/>
            </w:pPr>
            <w:r>
              <w:t>Genitiiv</w:t>
            </w:r>
            <w:r w:rsidR="00C30B69" w:rsidRPr="00692919">
              <w:t>i</w:t>
            </w:r>
          </w:p>
        </w:tc>
        <w:tc>
          <w:tcPr>
            <w:tcW w:w="1848" w:type="dxa"/>
          </w:tcPr>
          <w:p w14:paraId="072C0857" w14:textId="77777777" w:rsidR="00C30B69" w:rsidRPr="00692919" w:rsidRDefault="00C30B69" w:rsidP="00AD074C">
            <w:pPr>
              <w:spacing w:before="20" w:after="20"/>
            </w:pPr>
            <w:r w:rsidRPr="00692919">
              <w:t>kenen ~ kenenkä</w:t>
            </w:r>
          </w:p>
        </w:tc>
        <w:tc>
          <w:tcPr>
            <w:tcW w:w="1848" w:type="dxa"/>
          </w:tcPr>
          <w:p w14:paraId="3F48B916" w14:textId="77777777" w:rsidR="00C30B69" w:rsidRPr="00692919" w:rsidRDefault="00C30B69" w:rsidP="00AD074C">
            <w:pPr>
              <w:spacing w:before="20" w:after="20"/>
            </w:pPr>
            <w:r w:rsidRPr="00692919">
              <w:t>kenen ~ kenenkä</w:t>
            </w:r>
          </w:p>
        </w:tc>
        <w:tc>
          <w:tcPr>
            <w:tcW w:w="1849" w:type="dxa"/>
          </w:tcPr>
          <w:p w14:paraId="63F165C5" w14:textId="77777777" w:rsidR="00C30B69" w:rsidRPr="00692919" w:rsidRDefault="00C30B69" w:rsidP="00AD074C">
            <w:pPr>
              <w:spacing w:before="20" w:after="20"/>
            </w:pPr>
            <w:r w:rsidRPr="00692919">
              <w:t>minkä</w:t>
            </w:r>
          </w:p>
        </w:tc>
        <w:tc>
          <w:tcPr>
            <w:tcW w:w="1849" w:type="dxa"/>
          </w:tcPr>
          <w:p w14:paraId="3EDA1C2B" w14:textId="77777777" w:rsidR="00C30B69" w:rsidRPr="00692919" w:rsidRDefault="00C30B69" w:rsidP="00AD074C">
            <w:pPr>
              <w:spacing w:before="20" w:after="20"/>
            </w:pPr>
            <w:r w:rsidRPr="00692919">
              <w:t>minkä</w:t>
            </w:r>
          </w:p>
        </w:tc>
      </w:tr>
      <w:tr w:rsidR="00C30B69" w:rsidRPr="00C8124A" w14:paraId="3180AADE" w14:textId="77777777" w:rsidTr="00BC0ED6">
        <w:tc>
          <w:tcPr>
            <w:tcW w:w="1848" w:type="dxa"/>
          </w:tcPr>
          <w:p w14:paraId="13EF275E" w14:textId="52CEBE95" w:rsidR="00C30B69" w:rsidRPr="00692919" w:rsidRDefault="009A5712" w:rsidP="00AD074C">
            <w:pPr>
              <w:spacing w:before="20" w:after="20"/>
            </w:pPr>
            <w:r w:rsidRPr="00692919">
              <w:t>P</w:t>
            </w:r>
            <w:r w:rsidR="00C30B69" w:rsidRPr="00692919">
              <w:t>artitiivi</w:t>
            </w:r>
          </w:p>
        </w:tc>
        <w:tc>
          <w:tcPr>
            <w:tcW w:w="1848" w:type="dxa"/>
          </w:tcPr>
          <w:p w14:paraId="58C5FD77" w14:textId="77777777" w:rsidR="00C30B69" w:rsidRPr="00692919" w:rsidRDefault="00C30B69" w:rsidP="00AD074C">
            <w:pPr>
              <w:spacing w:before="20" w:after="20"/>
            </w:pPr>
            <w:r w:rsidRPr="00692919">
              <w:t>ketä</w:t>
            </w:r>
          </w:p>
        </w:tc>
        <w:tc>
          <w:tcPr>
            <w:tcW w:w="1848" w:type="dxa"/>
          </w:tcPr>
          <w:p w14:paraId="3E99A089" w14:textId="77777777" w:rsidR="00C30B69" w:rsidRPr="00692919" w:rsidRDefault="00C30B69" w:rsidP="00AD074C">
            <w:pPr>
              <w:spacing w:before="20" w:after="20"/>
            </w:pPr>
            <w:r w:rsidRPr="00692919">
              <w:t>ketä ~ keitä</w:t>
            </w:r>
          </w:p>
        </w:tc>
        <w:tc>
          <w:tcPr>
            <w:tcW w:w="1849" w:type="dxa"/>
          </w:tcPr>
          <w:p w14:paraId="26B08D99" w14:textId="77777777" w:rsidR="00C30B69" w:rsidRPr="00692919" w:rsidRDefault="00C30B69" w:rsidP="00AD074C">
            <w:pPr>
              <w:spacing w:before="20" w:after="20"/>
            </w:pPr>
            <w:r w:rsidRPr="00692919">
              <w:t>mitä</w:t>
            </w:r>
          </w:p>
        </w:tc>
        <w:tc>
          <w:tcPr>
            <w:tcW w:w="1849" w:type="dxa"/>
          </w:tcPr>
          <w:p w14:paraId="5E34FAA6" w14:textId="77777777" w:rsidR="00C30B69" w:rsidRPr="00692919" w:rsidRDefault="00C30B69" w:rsidP="00AD074C">
            <w:pPr>
              <w:spacing w:before="20" w:after="20"/>
            </w:pPr>
            <w:r w:rsidRPr="00692919">
              <w:t>mitä</w:t>
            </w:r>
          </w:p>
        </w:tc>
      </w:tr>
      <w:tr w:rsidR="00C30B69" w:rsidRPr="00C8124A" w14:paraId="5F6B5379" w14:textId="77777777" w:rsidTr="00BC0ED6">
        <w:tc>
          <w:tcPr>
            <w:tcW w:w="1848" w:type="dxa"/>
          </w:tcPr>
          <w:p w14:paraId="3027C417" w14:textId="19AAB279" w:rsidR="00C30B69" w:rsidRPr="00692919" w:rsidRDefault="009A5712" w:rsidP="00AD074C">
            <w:pPr>
              <w:spacing w:before="20" w:after="20"/>
            </w:pPr>
            <w:r w:rsidRPr="00692919">
              <w:t>E</w:t>
            </w:r>
            <w:r w:rsidR="00C30B69" w:rsidRPr="00692919">
              <w:t>ssiivi</w:t>
            </w:r>
          </w:p>
        </w:tc>
        <w:tc>
          <w:tcPr>
            <w:tcW w:w="1848" w:type="dxa"/>
          </w:tcPr>
          <w:p w14:paraId="009A7E1A" w14:textId="77777777" w:rsidR="00C30B69" w:rsidRPr="00692919" w:rsidRDefault="00C30B69" w:rsidP="00AD074C">
            <w:pPr>
              <w:spacing w:before="20" w:after="20"/>
            </w:pPr>
            <w:r w:rsidRPr="00692919">
              <w:t>kenenä</w:t>
            </w:r>
          </w:p>
        </w:tc>
        <w:tc>
          <w:tcPr>
            <w:tcW w:w="1848" w:type="dxa"/>
          </w:tcPr>
          <w:p w14:paraId="41E45375" w14:textId="77777777" w:rsidR="00C30B69" w:rsidRPr="00692919" w:rsidRDefault="00C30B69" w:rsidP="00AD074C">
            <w:pPr>
              <w:spacing w:before="20" w:after="20"/>
            </w:pPr>
            <w:r w:rsidRPr="00692919">
              <w:t>kenenä</w:t>
            </w:r>
          </w:p>
        </w:tc>
        <w:tc>
          <w:tcPr>
            <w:tcW w:w="1849" w:type="dxa"/>
          </w:tcPr>
          <w:p w14:paraId="6F628931" w14:textId="77777777" w:rsidR="00C30B69" w:rsidRPr="00692919" w:rsidRDefault="00C30B69" w:rsidP="00AD074C">
            <w:pPr>
              <w:spacing w:before="20" w:after="20"/>
            </w:pPr>
            <w:r w:rsidRPr="00692919">
              <w:t>minä</w:t>
            </w:r>
          </w:p>
        </w:tc>
        <w:tc>
          <w:tcPr>
            <w:tcW w:w="1849" w:type="dxa"/>
          </w:tcPr>
          <w:p w14:paraId="3236125D" w14:textId="77777777" w:rsidR="00C30B69" w:rsidRPr="00692919" w:rsidRDefault="00C30B69" w:rsidP="00AD074C">
            <w:pPr>
              <w:spacing w:before="20" w:after="20"/>
            </w:pPr>
            <w:r w:rsidRPr="00692919">
              <w:t>minä</w:t>
            </w:r>
          </w:p>
        </w:tc>
      </w:tr>
      <w:tr w:rsidR="00C30B69" w:rsidRPr="00C8124A" w14:paraId="2D399282" w14:textId="77777777" w:rsidTr="00BC0ED6">
        <w:tc>
          <w:tcPr>
            <w:tcW w:w="1848" w:type="dxa"/>
          </w:tcPr>
          <w:p w14:paraId="336E330E" w14:textId="05F978FF" w:rsidR="00C30B69" w:rsidRPr="00692919" w:rsidRDefault="009A5712" w:rsidP="00AD074C">
            <w:pPr>
              <w:spacing w:before="20" w:after="20"/>
            </w:pPr>
            <w:r w:rsidRPr="00692919">
              <w:t>T</w:t>
            </w:r>
            <w:r w:rsidR="00C30B69" w:rsidRPr="00692919">
              <w:t>ranslatiivi</w:t>
            </w:r>
          </w:p>
        </w:tc>
        <w:tc>
          <w:tcPr>
            <w:tcW w:w="1848" w:type="dxa"/>
          </w:tcPr>
          <w:p w14:paraId="25A981B8" w14:textId="77777777" w:rsidR="00C30B69" w:rsidRPr="00692919" w:rsidRDefault="00C30B69" w:rsidP="00AD074C">
            <w:pPr>
              <w:spacing w:before="20" w:after="20"/>
            </w:pPr>
            <w:r w:rsidRPr="00692919">
              <w:t>keneksi</w:t>
            </w:r>
          </w:p>
        </w:tc>
        <w:tc>
          <w:tcPr>
            <w:tcW w:w="1848" w:type="dxa"/>
          </w:tcPr>
          <w:p w14:paraId="72E23D51" w14:textId="77777777" w:rsidR="00C30B69" w:rsidRPr="00692919" w:rsidRDefault="00C30B69" w:rsidP="00AD074C">
            <w:pPr>
              <w:spacing w:before="20" w:after="20"/>
            </w:pPr>
            <w:r w:rsidRPr="00692919">
              <w:t>keneksi</w:t>
            </w:r>
          </w:p>
        </w:tc>
        <w:tc>
          <w:tcPr>
            <w:tcW w:w="1849" w:type="dxa"/>
          </w:tcPr>
          <w:p w14:paraId="6C574595" w14:textId="77777777" w:rsidR="00C30B69" w:rsidRPr="00692919" w:rsidRDefault="00C30B69" w:rsidP="00AD074C">
            <w:pPr>
              <w:spacing w:before="20" w:after="20"/>
            </w:pPr>
            <w:r w:rsidRPr="00692919">
              <w:t>miksi</w:t>
            </w:r>
          </w:p>
        </w:tc>
        <w:tc>
          <w:tcPr>
            <w:tcW w:w="1849" w:type="dxa"/>
          </w:tcPr>
          <w:p w14:paraId="6B155A64" w14:textId="77777777" w:rsidR="00C30B69" w:rsidRPr="00692919" w:rsidRDefault="00C30B69" w:rsidP="00AD074C">
            <w:pPr>
              <w:spacing w:before="20" w:after="20"/>
            </w:pPr>
            <w:r w:rsidRPr="00692919">
              <w:t>miksi</w:t>
            </w:r>
          </w:p>
        </w:tc>
      </w:tr>
      <w:tr w:rsidR="00C30B69" w:rsidRPr="00C8124A" w14:paraId="79011CBD" w14:textId="77777777" w:rsidTr="00BC0ED6">
        <w:tc>
          <w:tcPr>
            <w:tcW w:w="1848" w:type="dxa"/>
          </w:tcPr>
          <w:p w14:paraId="14B65986" w14:textId="72251FCF" w:rsidR="00C30B69" w:rsidRPr="00692919" w:rsidRDefault="009A5712" w:rsidP="00AD074C">
            <w:pPr>
              <w:spacing w:before="20" w:after="20"/>
            </w:pPr>
            <w:r w:rsidRPr="00692919">
              <w:t>I</w:t>
            </w:r>
            <w:r w:rsidR="00C30B69" w:rsidRPr="00692919">
              <w:t>nessiivi</w:t>
            </w:r>
          </w:p>
        </w:tc>
        <w:tc>
          <w:tcPr>
            <w:tcW w:w="1848" w:type="dxa"/>
          </w:tcPr>
          <w:p w14:paraId="32952A6B" w14:textId="77777777" w:rsidR="00C30B69" w:rsidRPr="00692919" w:rsidRDefault="00C30B69" w:rsidP="00AD074C">
            <w:pPr>
              <w:spacing w:before="20" w:after="20"/>
            </w:pPr>
            <w:r w:rsidRPr="00692919">
              <w:t>kenessä</w:t>
            </w:r>
          </w:p>
        </w:tc>
        <w:tc>
          <w:tcPr>
            <w:tcW w:w="1848" w:type="dxa"/>
          </w:tcPr>
          <w:p w14:paraId="1F892251" w14:textId="77777777" w:rsidR="00C30B69" w:rsidRPr="00692919" w:rsidRDefault="00C30B69" w:rsidP="00AD074C">
            <w:pPr>
              <w:spacing w:before="20" w:after="20"/>
            </w:pPr>
            <w:r w:rsidRPr="00692919">
              <w:t>kenessä</w:t>
            </w:r>
          </w:p>
        </w:tc>
        <w:tc>
          <w:tcPr>
            <w:tcW w:w="1849" w:type="dxa"/>
          </w:tcPr>
          <w:p w14:paraId="6AF62FED" w14:textId="77777777" w:rsidR="00C30B69" w:rsidRPr="00692919" w:rsidRDefault="00C30B69" w:rsidP="00AD074C">
            <w:pPr>
              <w:spacing w:before="20" w:after="20"/>
            </w:pPr>
            <w:r w:rsidRPr="00692919">
              <w:t>missä</w:t>
            </w:r>
          </w:p>
        </w:tc>
        <w:tc>
          <w:tcPr>
            <w:tcW w:w="1849" w:type="dxa"/>
          </w:tcPr>
          <w:p w14:paraId="01998146" w14:textId="77777777" w:rsidR="00C30B69" w:rsidRPr="00692919" w:rsidRDefault="00C30B69" w:rsidP="00AD074C">
            <w:pPr>
              <w:spacing w:before="20" w:after="20"/>
            </w:pPr>
            <w:r w:rsidRPr="00692919">
              <w:t>missä</w:t>
            </w:r>
          </w:p>
        </w:tc>
      </w:tr>
      <w:tr w:rsidR="00C30B69" w:rsidRPr="00C8124A" w14:paraId="2092F12F" w14:textId="77777777" w:rsidTr="00BC0ED6">
        <w:tc>
          <w:tcPr>
            <w:tcW w:w="1848" w:type="dxa"/>
          </w:tcPr>
          <w:p w14:paraId="3AB87559" w14:textId="270F1523" w:rsidR="00C30B69" w:rsidRPr="00692919" w:rsidRDefault="009A5712" w:rsidP="00AD074C">
            <w:pPr>
              <w:spacing w:before="20" w:after="20"/>
            </w:pPr>
            <w:r w:rsidRPr="00692919">
              <w:t>E</w:t>
            </w:r>
            <w:r w:rsidR="00C30B69" w:rsidRPr="00692919">
              <w:t>latiivi</w:t>
            </w:r>
          </w:p>
        </w:tc>
        <w:tc>
          <w:tcPr>
            <w:tcW w:w="1848" w:type="dxa"/>
          </w:tcPr>
          <w:p w14:paraId="517AB1EB" w14:textId="77777777" w:rsidR="00C30B69" w:rsidRPr="00692919" w:rsidRDefault="00C30B69" w:rsidP="00AD074C">
            <w:pPr>
              <w:spacing w:before="20" w:after="20"/>
            </w:pPr>
            <w:r w:rsidRPr="00692919">
              <w:t>kenestä</w:t>
            </w:r>
          </w:p>
        </w:tc>
        <w:tc>
          <w:tcPr>
            <w:tcW w:w="1848" w:type="dxa"/>
          </w:tcPr>
          <w:p w14:paraId="6B08755C" w14:textId="77777777" w:rsidR="00C30B69" w:rsidRPr="00692919" w:rsidRDefault="00C30B69" w:rsidP="00AD074C">
            <w:pPr>
              <w:spacing w:before="20" w:after="20"/>
            </w:pPr>
            <w:r w:rsidRPr="00692919">
              <w:t>kenestä</w:t>
            </w:r>
          </w:p>
        </w:tc>
        <w:tc>
          <w:tcPr>
            <w:tcW w:w="1849" w:type="dxa"/>
          </w:tcPr>
          <w:p w14:paraId="3E8B4754" w14:textId="77777777" w:rsidR="00C30B69" w:rsidRPr="00692919" w:rsidRDefault="00C30B69" w:rsidP="00AD074C">
            <w:pPr>
              <w:spacing w:before="20" w:after="20"/>
            </w:pPr>
            <w:r w:rsidRPr="00692919">
              <w:t>mistä</w:t>
            </w:r>
          </w:p>
        </w:tc>
        <w:tc>
          <w:tcPr>
            <w:tcW w:w="1849" w:type="dxa"/>
          </w:tcPr>
          <w:p w14:paraId="003C3391" w14:textId="77777777" w:rsidR="00C30B69" w:rsidRPr="00692919" w:rsidRDefault="00C30B69" w:rsidP="00AD074C">
            <w:pPr>
              <w:spacing w:before="20" w:after="20"/>
            </w:pPr>
            <w:r w:rsidRPr="00692919">
              <w:t>mistä</w:t>
            </w:r>
          </w:p>
        </w:tc>
      </w:tr>
      <w:tr w:rsidR="00C30B69" w:rsidRPr="00C8124A" w14:paraId="2FFB2775" w14:textId="77777777" w:rsidTr="00BC0ED6">
        <w:tc>
          <w:tcPr>
            <w:tcW w:w="1848" w:type="dxa"/>
          </w:tcPr>
          <w:p w14:paraId="403B51B2" w14:textId="16DA0291" w:rsidR="00C30B69" w:rsidRPr="00692919" w:rsidRDefault="009A5712" w:rsidP="00AD074C">
            <w:pPr>
              <w:spacing w:before="20" w:after="20"/>
            </w:pPr>
            <w:r w:rsidRPr="00692919">
              <w:t>I</w:t>
            </w:r>
            <w:r w:rsidR="00C30B69" w:rsidRPr="00692919">
              <w:t>llatiivi</w:t>
            </w:r>
          </w:p>
        </w:tc>
        <w:tc>
          <w:tcPr>
            <w:tcW w:w="1848" w:type="dxa"/>
          </w:tcPr>
          <w:p w14:paraId="3EB9F5AD" w14:textId="77777777" w:rsidR="00C30B69" w:rsidRPr="00692919" w:rsidRDefault="00C30B69" w:rsidP="00AD074C">
            <w:pPr>
              <w:spacing w:before="20" w:after="20"/>
            </w:pPr>
            <w:r w:rsidRPr="00692919">
              <w:t>kenheen</w:t>
            </w:r>
          </w:p>
        </w:tc>
        <w:tc>
          <w:tcPr>
            <w:tcW w:w="1848" w:type="dxa"/>
          </w:tcPr>
          <w:p w14:paraId="7F12C9C8" w14:textId="77777777" w:rsidR="00C30B69" w:rsidRPr="00692919" w:rsidRDefault="00C30B69" w:rsidP="00AD074C">
            <w:pPr>
              <w:spacing w:before="20" w:after="20"/>
            </w:pPr>
            <w:r w:rsidRPr="00692919">
              <w:t>kenheen</w:t>
            </w:r>
          </w:p>
        </w:tc>
        <w:tc>
          <w:tcPr>
            <w:tcW w:w="1849" w:type="dxa"/>
          </w:tcPr>
          <w:p w14:paraId="0ED3F8FE" w14:textId="77777777" w:rsidR="00C30B69" w:rsidRPr="00692919" w:rsidRDefault="00C30B69" w:rsidP="00AD074C">
            <w:pPr>
              <w:spacing w:before="20" w:after="20"/>
            </w:pPr>
            <w:r w:rsidRPr="00692919">
              <w:t>mihin ~ mihinkä</w:t>
            </w:r>
          </w:p>
        </w:tc>
        <w:tc>
          <w:tcPr>
            <w:tcW w:w="1849" w:type="dxa"/>
          </w:tcPr>
          <w:p w14:paraId="7503DB26" w14:textId="77777777" w:rsidR="00C30B69" w:rsidRPr="00692919" w:rsidRDefault="00C30B69" w:rsidP="00AD074C">
            <w:pPr>
              <w:spacing w:before="20" w:after="20"/>
            </w:pPr>
            <w:r w:rsidRPr="00692919">
              <w:t>mihin ~ mihinkä</w:t>
            </w:r>
          </w:p>
        </w:tc>
      </w:tr>
      <w:tr w:rsidR="00C30B69" w:rsidRPr="00C8124A" w14:paraId="7C609295" w14:textId="77777777" w:rsidTr="00BC0ED6">
        <w:tc>
          <w:tcPr>
            <w:tcW w:w="1848" w:type="dxa"/>
          </w:tcPr>
          <w:p w14:paraId="512587A6" w14:textId="74B69B89" w:rsidR="00C30B69" w:rsidRPr="00692919" w:rsidRDefault="009A5712" w:rsidP="00AD074C">
            <w:pPr>
              <w:spacing w:before="20" w:after="20"/>
            </w:pPr>
            <w:r w:rsidRPr="00692919">
              <w:t>A</w:t>
            </w:r>
            <w:r w:rsidR="00C30B69" w:rsidRPr="00692919">
              <w:t>dessiivi</w:t>
            </w:r>
          </w:p>
        </w:tc>
        <w:tc>
          <w:tcPr>
            <w:tcW w:w="1848" w:type="dxa"/>
          </w:tcPr>
          <w:p w14:paraId="27D1C479" w14:textId="77777777" w:rsidR="00C30B69" w:rsidRPr="00692919" w:rsidRDefault="00C30B69" w:rsidP="00AD074C">
            <w:pPr>
              <w:spacing w:before="20" w:after="20"/>
            </w:pPr>
            <w:r w:rsidRPr="00692919">
              <w:t>kenelä ~ kellä</w:t>
            </w:r>
          </w:p>
        </w:tc>
        <w:tc>
          <w:tcPr>
            <w:tcW w:w="1848" w:type="dxa"/>
          </w:tcPr>
          <w:p w14:paraId="356B0F47" w14:textId="77777777" w:rsidR="00C30B69" w:rsidRPr="00692919" w:rsidRDefault="00C30B69" w:rsidP="00AD074C">
            <w:pPr>
              <w:spacing w:before="20" w:after="20"/>
            </w:pPr>
            <w:r w:rsidRPr="00692919">
              <w:t>kenelä ~ kellä</w:t>
            </w:r>
          </w:p>
        </w:tc>
        <w:tc>
          <w:tcPr>
            <w:tcW w:w="1849" w:type="dxa"/>
          </w:tcPr>
          <w:p w14:paraId="6735EEE8" w14:textId="77777777" w:rsidR="00C30B69" w:rsidRPr="00692919" w:rsidRDefault="00C30B69" w:rsidP="00AD074C">
            <w:pPr>
              <w:spacing w:before="20" w:after="20"/>
            </w:pPr>
            <w:r w:rsidRPr="00692919">
              <w:t>millä</w:t>
            </w:r>
          </w:p>
        </w:tc>
        <w:tc>
          <w:tcPr>
            <w:tcW w:w="1849" w:type="dxa"/>
          </w:tcPr>
          <w:p w14:paraId="1B1B2B80" w14:textId="77777777" w:rsidR="00C30B69" w:rsidRPr="00692919" w:rsidRDefault="00C30B69" w:rsidP="00AD074C">
            <w:pPr>
              <w:spacing w:before="20" w:after="20"/>
            </w:pPr>
            <w:r w:rsidRPr="00692919">
              <w:t>millä</w:t>
            </w:r>
          </w:p>
        </w:tc>
      </w:tr>
      <w:tr w:rsidR="00C30B69" w:rsidRPr="00C8124A" w14:paraId="7699FC53" w14:textId="77777777" w:rsidTr="00BC0ED6">
        <w:tc>
          <w:tcPr>
            <w:tcW w:w="1848" w:type="dxa"/>
          </w:tcPr>
          <w:p w14:paraId="1FE44A1A" w14:textId="097AFD4F" w:rsidR="00C30B69" w:rsidRPr="00692919" w:rsidRDefault="009A5712" w:rsidP="00AD074C">
            <w:pPr>
              <w:spacing w:before="20" w:after="20"/>
            </w:pPr>
            <w:r w:rsidRPr="00692919">
              <w:t>A</w:t>
            </w:r>
            <w:r w:rsidR="00C30B69" w:rsidRPr="00692919">
              <w:t>blatiivi</w:t>
            </w:r>
          </w:p>
        </w:tc>
        <w:tc>
          <w:tcPr>
            <w:tcW w:w="1848" w:type="dxa"/>
          </w:tcPr>
          <w:p w14:paraId="13FB978C" w14:textId="77777777" w:rsidR="00C30B69" w:rsidRPr="00692919" w:rsidRDefault="00C30B69" w:rsidP="00AD074C">
            <w:pPr>
              <w:spacing w:before="20" w:after="20"/>
            </w:pPr>
            <w:r w:rsidRPr="00692919">
              <w:t>keneltä ~ keltä</w:t>
            </w:r>
          </w:p>
        </w:tc>
        <w:tc>
          <w:tcPr>
            <w:tcW w:w="1848" w:type="dxa"/>
          </w:tcPr>
          <w:p w14:paraId="35F19001" w14:textId="77777777" w:rsidR="00C30B69" w:rsidRPr="00692919" w:rsidRDefault="00C30B69" w:rsidP="00AD074C">
            <w:pPr>
              <w:spacing w:before="20" w:after="20"/>
            </w:pPr>
            <w:r w:rsidRPr="00692919">
              <w:t>keneltä ~ keltä</w:t>
            </w:r>
          </w:p>
        </w:tc>
        <w:tc>
          <w:tcPr>
            <w:tcW w:w="1849" w:type="dxa"/>
          </w:tcPr>
          <w:p w14:paraId="0F2E4E68" w14:textId="77777777" w:rsidR="00C30B69" w:rsidRPr="00692919" w:rsidRDefault="00C30B69" w:rsidP="00AD074C">
            <w:pPr>
              <w:spacing w:before="20" w:after="20"/>
            </w:pPr>
            <w:r w:rsidRPr="00692919">
              <w:t>miltä</w:t>
            </w:r>
          </w:p>
        </w:tc>
        <w:tc>
          <w:tcPr>
            <w:tcW w:w="1849" w:type="dxa"/>
          </w:tcPr>
          <w:p w14:paraId="7E82AFAA" w14:textId="77777777" w:rsidR="00C30B69" w:rsidRPr="00692919" w:rsidRDefault="00C30B69" w:rsidP="00AD074C">
            <w:pPr>
              <w:spacing w:before="20" w:after="20"/>
            </w:pPr>
            <w:r w:rsidRPr="00692919">
              <w:t>miltä</w:t>
            </w:r>
          </w:p>
        </w:tc>
      </w:tr>
      <w:tr w:rsidR="00C30B69" w:rsidRPr="00C8124A" w14:paraId="423CA441" w14:textId="77777777" w:rsidTr="00BC0ED6">
        <w:tc>
          <w:tcPr>
            <w:tcW w:w="1848" w:type="dxa"/>
          </w:tcPr>
          <w:p w14:paraId="0C71E7D4" w14:textId="1823FEE9" w:rsidR="00C30B69" w:rsidRPr="00692919" w:rsidRDefault="009A5712" w:rsidP="00AD074C">
            <w:pPr>
              <w:spacing w:before="20" w:after="20"/>
            </w:pPr>
            <w:r w:rsidRPr="00692919">
              <w:t>A</w:t>
            </w:r>
            <w:r w:rsidR="00C30B69" w:rsidRPr="00692919">
              <w:t>llatiivi</w:t>
            </w:r>
          </w:p>
        </w:tc>
        <w:tc>
          <w:tcPr>
            <w:tcW w:w="1848" w:type="dxa"/>
          </w:tcPr>
          <w:p w14:paraId="08D7643F" w14:textId="1C5CB92F" w:rsidR="00C30B69" w:rsidRPr="00692919" w:rsidRDefault="00C30B69" w:rsidP="00AD074C">
            <w:pPr>
              <w:spacing w:before="20" w:after="20"/>
            </w:pPr>
            <w:r w:rsidRPr="00692919">
              <w:t>kenele</w:t>
            </w:r>
            <w:r w:rsidR="00FE0FC7">
              <w:t>(t)</w:t>
            </w:r>
            <w:r w:rsidRPr="00692919">
              <w:t xml:space="preserve"> ~</w:t>
            </w:r>
            <w:r w:rsidR="00036F32">
              <w:t xml:space="preserve"> </w:t>
            </w:r>
            <w:r w:rsidRPr="00692919">
              <w:t>kelle</w:t>
            </w:r>
            <w:r w:rsidR="00FE0FC7">
              <w:t>(t)</w:t>
            </w:r>
          </w:p>
        </w:tc>
        <w:tc>
          <w:tcPr>
            <w:tcW w:w="1848" w:type="dxa"/>
          </w:tcPr>
          <w:p w14:paraId="4A2D6927" w14:textId="2C38F8F2" w:rsidR="00C30B69" w:rsidRPr="00692919" w:rsidRDefault="00C30B69" w:rsidP="00AD074C">
            <w:pPr>
              <w:spacing w:before="20" w:after="20"/>
            </w:pPr>
            <w:r w:rsidRPr="00692919">
              <w:t>kenele</w:t>
            </w:r>
            <w:r w:rsidR="00FE0FC7">
              <w:t>(t)</w:t>
            </w:r>
            <w:r w:rsidRPr="00692919">
              <w:t xml:space="preserve"> ~</w:t>
            </w:r>
            <w:r w:rsidR="00036F32">
              <w:t xml:space="preserve"> </w:t>
            </w:r>
            <w:r w:rsidRPr="00692919">
              <w:t>kelle</w:t>
            </w:r>
            <w:r w:rsidR="00FE0FC7">
              <w:t>(t)</w:t>
            </w:r>
          </w:p>
        </w:tc>
        <w:tc>
          <w:tcPr>
            <w:tcW w:w="1849" w:type="dxa"/>
          </w:tcPr>
          <w:p w14:paraId="4B27D3B6" w14:textId="65228433" w:rsidR="00C30B69" w:rsidRPr="00692919" w:rsidRDefault="00C30B69" w:rsidP="00AD074C">
            <w:pPr>
              <w:spacing w:before="20" w:after="20"/>
            </w:pPr>
            <w:r w:rsidRPr="00692919">
              <w:t>mille</w:t>
            </w:r>
            <w:r w:rsidR="002A7255">
              <w:t>(t)</w:t>
            </w:r>
          </w:p>
        </w:tc>
        <w:tc>
          <w:tcPr>
            <w:tcW w:w="1849" w:type="dxa"/>
          </w:tcPr>
          <w:p w14:paraId="51F1BF17" w14:textId="78368D56" w:rsidR="00C30B69" w:rsidRPr="00692919" w:rsidRDefault="00C30B69" w:rsidP="00AD074C">
            <w:pPr>
              <w:spacing w:before="20" w:after="20"/>
            </w:pPr>
            <w:r w:rsidRPr="00692919">
              <w:t>mille</w:t>
            </w:r>
            <w:r w:rsidR="002A7255">
              <w:t>(t)</w:t>
            </w:r>
          </w:p>
        </w:tc>
      </w:tr>
    </w:tbl>
    <w:p w14:paraId="70F7A118" w14:textId="2125BB4D" w:rsidR="00C30B69" w:rsidRPr="00F831FC" w:rsidRDefault="00C30B69" w:rsidP="00C30B69">
      <w:pPr>
        <w:pStyle w:val="Brdtekst"/>
        <w:rPr>
          <w:i/>
        </w:rPr>
      </w:pPr>
      <w:r w:rsidRPr="00E77CBA">
        <w:t>Näjemä, ette pluraalin haamut oon identtiset singulaarin haamuin kans kohta kaikissa kaasuksissa. Tyhä nominatiivissa oon molemilla kysymä</w:t>
      </w:r>
      <w:r w:rsidR="00080CE6">
        <w:t>pronomenii</w:t>
      </w:r>
      <w:r w:rsidRPr="00E77CBA">
        <w:t>la</w:t>
      </w:r>
      <w:r w:rsidR="00892864">
        <w:t xml:space="preserve"> pluraaliss</w:t>
      </w:r>
      <w:r w:rsidR="00BD3B36">
        <w:t>a</w:t>
      </w:r>
      <w:r w:rsidRPr="00E77CBA">
        <w:t xml:space="preserve"> oma haamu:</w:t>
      </w:r>
      <w:r w:rsidRPr="00E77CBA">
        <w:rPr>
          <w:i/>
        </w:rPr>
        <w:t xml:space="preserve"> kukka</w:t>
      </w:r>
      <w:r w:rsidR="00036F32">
        <w:rPr>
          <w:i/>
        </w:rPr>
        <w:t xml:space="preserve"> </w:t>
      </w:r>
      <w:r w:rsidR="00BA1173" w:rsidRPr="00BA1173">
        <w:t>~</w:t>
      </w:r>
      <w:r w:rsidR="00036F32">
        <w:rPr>
          <w:i/>
        </w:rPr>
        <w:t xml:space="preserve"> kutka</w:t>
      </w:r>
      <w:r w:rsidRPr="00E77CBA">
        <w:t xml:space="preserve"> </w:t>
      </w:r>
      <w:r w:rsidR="00E0309D">
        <w:t xml:space="preserve">~ </w:t>
      </w:r>
      <w:r w:rsidR="00E0309D" w:rsidRPr="00E0309D">
        <w:rPr>
          <w:i/>
        </w:rPr>
        <w:t>kekkä</w:t>
      </w:r>
      <w:r w:rsidR="00E0309D">
        <w:t xml:space="preserve"> ~ </w:t>
      </w:r>
      <w:r w:rsidR="00E0309D" w:rsidRPr="00E0309D">
        <w:rPr>
          <w:i/>
        </w:rPr>
        <w:t>ketkä</w:t>
      </w:r>
      <w:r w:rsidR="00E0309D">
        <w:t xml:space="preserve"> </w:t>
      </w:r>
      <w:r w:rsidRPr="00E77CBA">
        <w:t xml:space="preserve">pro </w:t>
      </w:r>
      <w:r w:rsidRPr="00E77CBA">
        <w:rPr>
          <w:i/>
        </w:rPr>
        <w:t>kuka</w:t>
      </w:r>
      <w:r w:rsidRPr="00E77CBA">
        <w:t xml:space="preserve"> ja </w:t>
      </w:r>
      <w:r w:rsidRPr="00E77CBA">
        <w:rPr>
          <w:i/>
        </w:rPr>
        <w:t>mikkä</w:t>
      </w:r>
      <w:r w:rsidRPr="00E77CBA">
        <w:t xml:space="preserve"> </w:t>
      </w:r>
      <w:r w:rsidR="00036F32">
        <w:t xml:space="preserve">~ </w:t>
      </w:r>
      <w:r w:rsidR="00036F32">
        <w:rPr>
          <w:i/>
        </w:rPr>
        <w:t xml:space="preserve">mitkä </w:t>
      </w:r>
      <w:r w:rsidRPr="00E77CBA">
        <w:t xml:space="preserve">pro </w:t>
      </w:r>
      <w:r w:rsidRPr="00E77CBA">
        <w:rPr>
          <w:i/>
        </w:rPr>
        <w:t>mikä</w:t>
      </w:r>
      <w:r w:rsidRPr="00E77CBA">
        <w:t>.</w:t>
      </w:r>
      <w:r w:rsidRPr="00E77CBA">
        <w:rPr>
          <w:i/>
        </w:rPr>
        <w:t xml:space="preserve"> kuka</w:t>
      </w:r>
      <w:r w:rsidRPr="00E77CBA">
        <w:t>-pro</w:t>
      </w:r>
      <w:r>
        <w:t>nomeni</w:t>
      </w:r>
      <w:r w:rsidRPr="00E77CBA">
        <w:t xml:space="preserve">la oon oma pluraalihaamu kans partitiivissa: </w:t>
      </w:r>
      <w:r w:rsidRPr="00E77CBA">
        <w:rPr>
          <w:i/>
        </w:rPr>
        <w:t>keitä</w:t>
      </w:r>
      <w:r w:rsidRPr="00E77CBA">
        <w:t xml:space="preserve"> pro </w:t>
      </w:r>
      <w:r w:rsidRPr="00E77CBA">
        <w:rPr>
          <w:i/>
        </w:rPr>
        <w:t>ketä</w:t>
      </w:r>
      <w:r w:rsidRPr="00E77CBA">
        <w:t>.</w:t>
      </w:r>
      <w:r w:rsidR="00F831FC">
        <w:t xml:space="preserve"> Mutta sitä saattaa käyttäät singulaarihaamuu </w:t>
      </w:r>
      <w:r w:rsidR="00F831FC">
        <w:rPr>
          <w:i/>
        </w:rPr>
        <w:t xml:space="preserve">ketä </w:t>
      </w:r>
      <w:r w:rsidR="00F831FC">
        <w:t xml:space="preserve">pluraalihaamun </w:t>
      </w:r>
      <w:r w:rsidR="00F831FC">
        <w:rPr>
          <w:i/>
        </w:rPr>
        <w:t xml:space="preserve">keitä </w:t>
      </w:r>
      <w:r w:rsidR="00F831FC" w:rsidRPr="00F831FC">
        <w:t>sijasta</w:t>
      </w:r>
      <w:r w:rsidR="00F831FC">
        <w:t>.</w:t>
      </w:r>
    </w:p>
    <w:p w14:paraId="05E1A0CC" w14:textId="2F6E2468" w:rsidR="00C30B69" w:rsidRPr="00E77CBA" w:rsidRDefault="00DE05FE" w:rsidP="00A855FE">
      <w:pPr>
        <w:pStyle w:val="Brdtekst"/>
      </w:pPr>
      <w:r>
        <w:t xml:space="preserve">Kainun kielessä </w:t>
      </w:r>
      <w:r w:rsidR="00C30B69" w:rsidRPr="00E77CBA">
        <w:t>jokhaisella kysymäpro</w:t>
      </w:r>
      <w:r w:rsidR="00C30B69">
        <w:t>nomeni</w:t>
      </w:r>
      <w:r w:rsidR="00C30B69" w:rsidRPr="00E77CBA">
        <w:t xml:space="preserve">haamula oon vastaava kielttäävä </w:t>
      </w:r>
      <w:r w:rsidR="00C30B69" w:rsidRPr="00FA1C44">
        <w:rPr>
          <w:smallCaps/>
        </w:rPr>
        <w:t>kvanttoripronomeni</w:t>
      </w:r>
      <w:r w:rsidR="00C30B69" w:rsidRPr="00E77CBA">
        <w:rPr>
          <w:b/>
          <w:i/>
        </w:rPr>
        <w:t xml:space="preserve"> </w:t>
      </w:r>
      <w:r w:rsidR="00C30B69" w:rsidRPr="00E77CBA">
        <w:t xml:space="preserve">eli </w:t>
      </w:r>
      <w:r w:rsidR="00A254D2">
        <w:rPr>
          <w:smallCaps/>
        </w:rPr>
        <w:t>kieltopronomeni</w:t>
      </w:r>
      <w:r w:rsidR="00C30B69" w:rsidRPr="00E77CBA">
        <w:t>, jolla vastathaan, jos vast</w:t>
      </w:r>
      <w:r w:rsidR="007701CD">
        <w:t>aus kysymyksheen oon kielttäävä (3–8).</w:t>
      </w:r>
    </w:p>
    <w:p w14:paraId="3BE275B2" w14:textId="3EA7DEE2" w:rsidR="00C30B69" w:rsidRPr="00E77CBA" w:rsidRDefault="007701CD" w:rsidP="00C30B69">
      <w:pPr>
        <w:tabs>
          <w:tab w:val="left" w:pos="4395"/>
        </w:tabs>
      </w:pPr>
      <w:r>
        <w:t>(3)</w:t>
      </w:r>
      <w:r>
        <w:rPr>
          <w:i/>
        </w:rPr>
        <w:t xml:space="preserve"> </w:t>
      </w:r>
      <w:r w:rsidR="00C30B69" w:rsidRPr="00E77CBA">
        <w:rPr>
          <w:i/>
        </w:rPr>
        <w:t>Kuka</w:t>
      </w:r>
      <w:r w:rsidR="00C30B69" w:rsidRPr="00E77CBA">
        <w:t xml:space="preserve"> assuu Alattiossa?</w:t>
      </w:r>
      <w:r w:rsidR="00C30B69" w:rsidRPr="00E77CBA">
        <w:tab/>
        <w:t xml:space="preserve">Ei </w:t>
      </w:r>
      <w:r w:rsidR="00C30B69" w:rsidRPr="00E77CBA">
        <w:rPr>
          <w:i/>
        </w:rPr>
        <w:t>kukhaan</w:t>
      </w:r>
      <w:r w:rsidR="001B127A" w:rsidRPr="001B127A">
        <w:t>.</w:t>
      </w:r>
    </w:p>
    <w:p w14:paraId="79CA015B" w14:textId="2A3538AF" w:rsidR="00C30B69" w:rsidRPr="00E77CBA" w:rsidRDefault="007701CD" w:rsidP="00C30B69">
      <w:pPr>
        <w:tabs>
          <w:tab w:val="left" w:pos="4395"/>
        </w:tabs>
      </w:pPr>
      <w:r>
        <w:t>(4)</w:t>
      </w:r>
      <w:r>
        <w:rPr>
          <w:i/>
        </w:rPr>
        <w:t xml:space="preserve"> </w:t>
      </w:r>
      <w:r w:rsidR="00C30B69" w:rsidRPr="00E77CBA">
        <w:rPr>
          <w:i/>
        </w:rPr>
        <w:t>Missä</w:t>
      </w:r>
      <w:r w:rsidR="00C30B69" w:rsidRPr="00E77CBA">
        <w:t xml:space="preserve"> </w:t>
      </w:r>
      <w:r w:rsidR="00C30B69">
        <w:t xml:space="preserve">paikassa </w:t>
      </w:r>
      <w:r w:rsidR="00C30B69" w:rsidRPr="00E77CBA">
        <w:t>aikamasiini oon?</w:t>
      </w:r>
      <w:r w:rsidR="00C30B69" w:rsidRPr="00E77CBA">
        <w:tab/>
        <w:t xml:space="preserve">Ei </w:t>
      </w:r>
      <w:r w:rsidR="00C30B69" w:rsidRPr="00E77CBA">
        <w:rPr>
          <w:i/>
        </w:rPr>
        <w:t>mishään</w:t>
      </w:r>
      <w:r w:rsidR="001B127A" w:rsidRPr="001B127A">
        <w:t>.</w:t>
      </w:r>
    </w:p>
    <w:p w14:paraId="55A2FC24" w14:textId="7AF9B669" w:rsidR="00C30B69" w:rsidRPr="00E77CBA" w:rsidRDefault="007701CD" w:rsidP="00C30B69">
      <w:pPr>
        <w:tabs>
          <w:tab w:val="left" w:pos="4395"/>
        </w:tabs>
      </w:pPr>
      <w:r>
        <w:t>(5)</w:t>
      </w:r>
      <w:r>
        <w:rPr>
          <w:i/>
        </w:rPr>
        <w:t xml:space="preserve"> </w:t>
      </w:r>
      <w:r w:rsidR="00C30B69" w:rsidRPr="00E77CBA">
        <w:rPr>
          <w:i/>
        </w:rPr>
        <w:t>Ketä</w:t>
      </w:r>
      <w:r w:rsidR="00C30B69" w:rsidRPr="00E77CBA">
        <w:t xml:space="preserve"> sie rakastat? </w:t>
      </w:r>
      <w:r w:rsidR="00C30B69" w:rsidRPr="00E77CBA">
        <w:tab/>
        <w:t xml:space="preserve">En </w:t>
      </w:r>
      <w:r w:rsidR="00C30B69" w:rsidRPr="00E77CBA">
        <w:rPr>
          <w:i/>
        </w:rPr>
        <w:t>kethään</w:t>
      </w:r>
      <w:r w:rsidR="001B127A" w:rsidRPr="001B127A">
        <w:t>.</w:t>
      </w:r>
    </w:p>
    <w:p w14:paraId="68AFC31F" w14:textId="6A004F99" w:rsidR="00C30B69" w:rsidRPr="00E77CBA" w:rsidRDefault="007701CD" w:rsidP="00C30B69">
      <w:pPr>
        <w:tabs>
          <w:tab w:val="left" w:pos="4395"/>
        </w:tabs>
        <w:rPr>
          <w:i/>
        </w:rPr>
      </w:pPr>
      <w:r>
        <w:t>(6)</w:t>
      </w:r>
      <w:r>
        <w:rPr>
          <w:i/>
        </w:rPr>
        <w:t xml:space="preserve"> </w:t>
      </w:r>
      <w:r w:rsidR="00C30B69" w:rsidRPr="00E77CBA">
        <w:rPr>
          <w:i/>
        </w:rPr>
        <w:t>Mitä</w:t>
      </w:r>
      <w:r w:rsidR="00C30B69" w:rsidRPr="00E77CBA">
        <w:t xml:space="preserve"> sie pölkkäät??</w:t>
      </w:r>
      <w:r w:rsidR="00C30B69" w:rsidRPr="00E77CBA">
        <w:tab/>
        <w:t xml:space="preserve">En </w:t>
      </w:r>
      <w:r w:rsidR="00C30B69" w:rsidRPr="00E77CBA">
        <w:rPr>
          <w:i/>
        </w:rPr>
        <w:t>mithään</w:t>
      </w:r>
      <w:r w:rsidR="001B127A" w:rsidRPr="001B127A">
        <w:t>.</w:t>
      </w:r>
    </w:p>
    <w:p w14:paraId="39DD787E" w14:textId="3067B64C" w:rsidR="00C30B69" w:rsidRPr="00E77CBA" w:rsidRDefault="007701CD" w:rsidP="00C30B69">
      <w:pPr>
        <w:tabs>
          <w:tab w:val="left" w:pos="4395"/>
        </w:tabs>
        <w:rPr>
          <w:i/>
        </w:rPr>
      </w:pPr>
      <w:r>
        <w:t>(7)</w:t>
      </w:r>
      <w:r>
        <w:rPr>
          <w:i/>
        </w:rPr>
        <w:t xml:space="preserve"> </w:t>
      </w:r>
      <w:r w:rsidR="00C30B69" w:rsidRPr="00E77CBA">
        <w:rPr>
          <w:i/>
        </w:rPr>
        <w:t xml:space="preserve">Kenheen </w:t>
      </w:r>
      <w:r w:rsidR="00C30B69" w:rsidRPr="00E77CBA">
        <w:t>sie luotat.</w:t>
      </w:r>
      <w:r w:rsidR="00C30B69" w:rsidRPr="00E77CBA">
        <w:tab/>
        <w:t xml:space="preserve">En </w:t>
      </w:r>
      <w:r w:rsidR="00C30B69" w:rsidRPr="00E77CBA">
        <w:rPr>
          <w:i/>
        </w:rPr>
        <w:t>kenheenkhään</w:t>
      </w:r>
    </w:p>
    <w:p w14:paraId="006459C3" w14:textId="318CB57A" w:rsidR="00C30B69" w:rsidRDefault="007701CD" w:rsidP="00C30B69">
      <w:pPr>
        <w:tabs>
          <w:tab w:val="left" w:pos="4395"/>
        </w:tabs>
        <w:spacing w:after="120"/>
      </w:pPr>
      <w:r>
        <w:t>(8)</w:t>
      </w:r>
      <w:r>
        <w:rPr>
          <w:i/>
        </w:rPr>
        <w:t xml:space="preserve"> </w:t>
      </w:r>
      <w:r w:rsidR="00C30B69" w:rsidRPr="00E77CBA">
        <w:rPr>
          <w:i/>
        </w:rPr>
        <w:t>Miksi</w:t>
      </w:r>
      <w:r w:rsidR="00C30B69" w:rsidRPr="00E77CBA">
        <w:t xml:space="preserve"> sie aijot ra</w:t>
      </w:r>
      <w:r w:rsidR="00C30B69">
        <w:t>a</w:t>
      </w:r>
      <w:r w:rsidR="00C30B69" w:rsidRPr="00E77CBA">
        <w:t xml:space="preserve">vhaana? </w:t>
      </w:r>
      <w:r w:rsidR="00C30B69" w:rsidRPr="00E77CBA">
        <w:tab/>
        <w:t xml:space="preserve">En </w:t>
      </w:r>
      <w:r w:rsidR="00C30B69" w:rsidRPr="00E77CBA">
        <w:rPr>
          <w:i/>
        </w:rPr>
        <w:t>miksikhään</w:t>
      </w:r>
      <w:r w:rsidR="001B127A" w:rsidRPr="001B127A">
        <w:t>.</w:t>
      </w:r>
    </w:p>
    <w:p w14:paraId="574C0BD5" w14:textId="6B6AD091" w:rsidR="00F904D4" w:rsidRDefault="00C30B69" w:rsidP="00C30B69">
      <w:pPr>
        <w:pStyle w:val="Brdtekst"/>
      </w:pPr>
      <w:r w:rsidRPr="00A254D2">
        <w:t>Näitten</w:t>
      </w:r>
      <w:r w:rsidRPr="00A254D2">
        <w:rPr>
          <w:b/>
        </w:rPr>
        <w:t xml:space="preserve"> </w:t>
      </w:r>
      <w:r w:rsidR="00957165" w:rsidRPr="00A254D2">
        <w:t>kvanttori</w:t>
      </w:r>
      <w:r w:rsidR="00080CE6">
        <w:t>pronomenii</w:t>
      </w:r>
      <w:r w:rsidR="00957165" w:rsidRPr="00A254D2">
        <w:t>tten</w:t>
      </w:r>
      <w:r w:rsidRPr="00A254D2">
        <w:t xml:space="preserve"> haamut kattoma kaikki l</w:t>
      </w:r>
      <w:r w:rsidR="009A0E86" w:rsidRPr="00A254D2">
        <w:t xml:space="preserve">äpi, ko käsittelemä </w:t>
      </w:r>
      <w:r w:rsidR="00A254D2" w:rsidRPr="00A254D2">
        <w:t>kielto</w:t>
      </w:r>
      <w:r w:rsidR="00651DC9">
        <w:t>pronomenniita</w:t>
      </w:r>
      <w:r w:rsidRPr="00A254D2">
        <w:t xml:space="preserve"> </w:t>
      </w:r>
      <w:r w:rsidR="00A254D2" w:rsidRPr="00A254D2">
        <w:t xml:space="preserve">tarkemin kohđassa </w:t>
      </w:r>
      <w:r w:rsidR="00A254D2" w:rsidRPr="00F55612">
        <w:t>7.6.3</w:t>
      </w:r>
      <w:r w:rsidR="00F904D4">
        <w:t>.</w:t>
      </w:r>
    </w:p>
    <w:p w14:paraId="7C06072D" w14:textId="1C893892" w:rsidR="00C30B69" w:rsidRPr="00E77CBA" w:rsidRDefault="00C30B69" w:rsidP="00C30B69">
      <w:pPr>
        <w:pStyle w:val="Brdtekst"/>
      </w:pPr>
      <w:r w:rsidRPr="00E77CBA">
        <w:t>Kainun kielessä oon vielä duaalinen kysymäpro</w:t>
      </w:r>
      <w:r>
        <w:t>nomeni</w:t>
      </w:r>
      <w:r w:rsidRPr="00E77CBA">
        <w:t xml:space="preserve"> </w:t>
      </w:r>
      <w:r w:rsidRPr="00E77CBA">
        <w:rPr>
          <w:i/>
        </w:rPr>
        <w:t>kumpi</w:t>
      </w:r>
      <w:r w:rsidRPr="00E77CBA">
        <w:t>, jota käytethään ko alternatiiviita oon tyhä kaksi. Silläki oon täysi taivutusparadigma ja se taippuu samhaan</w:t>
      </w:r>
      <w:r w:rsidR="00B257B7">
        <w:t xml:space="preserve"> laihiin</w:t>
      </w:r>
      <w:r w:rsidRPr="00E77CBA">
        <w:t xml:space="preserve"> ko adjektiiviitten komparatiivihaamut: </w:t>
      </w:r>
      <w:r w:rsidR="0075485B">
        <w:t>(</w:t>
      </w:r>
      <w:r w:rsidRPr="00E77CBA">
        <w:t>sg.</w:t>
      </w:r>
      <w:r w:rsidR="00672646">
        <w:t xml:space="preserve">nom. : </w:t>
      </w:r>
      <w:r w:rsidR="00F55612">
        <w:t xml:space="preserve">sg.gen. : </w:t>
      </w:r>
      <w:r w:rsidR="00672646">
        <w:t>sg.part. : sg.ill. : sg.ess.</w:t>
      </w:r>
      <w:r w:rsidRPr="00E77CBA">
        <w:t xml:space="preserve">) </w:t>
      </w:r>
      <w:r w:rsidRPr="00E77CBA">
        <w:rPr>
          <w:i/>
        </w:rPr>
        <w:t xml:space="preserve">kumpi </w:t>
      </w:r>
      <w:r w:rsidRPr="00E77CBA">
        <w:t xml:space="preserve">: </w:t>
      </w:r>
      <w:r w:rsidRPr="00E77CBA">
        <w:rPr>
          <w:i/>
        </w:rPr>
        <w:t>kumma</w:t>
      </w:r>
      <w:r w:rsidR="0098090B" w:rsidRPr="0098090B">
        <w:t>/</w:t>
      </w:r>
      <w:r w:rsidRPr="00E77CBA">
        <w:rPr>
          <w:i/>
        </w:rPr>
        <w:t>n</w:t>
      </w:r>
      <w:r w:rsidRPr="00E77CBA">
        <w:t xml:space="preserve"> : </w:t>
      </w:r>
      <w:r w:rsidRPr="00E77CBA">
        <w:rPr>
          <w:i/>
        </w:rPr>
        <w:t>kump</w:t>
      </w:r>
      <w:r w:rsidR="001B127A" w:rsidRPr="001B127A">
        <w:t>(</w:t>
      </w:r>
      <w:r w:rsidRPr="00E77CBA">
        <w:rPr>
          <w:i/>
        </w:rPr>
        <w:t>p</w:t>
      </w:r>
      <w:r w:rsidR="001B127A" w:rsidRPr="001B127A">
        <w:t>)</w:t>
      </w:r>
      <w:r w:rsidRPr="00E77CBA">
        <w:rPr>
          <w:i/>
        </w:rPr>
        <w:t>a</w:t>
      </w:r>
      <w:r w:rsidR="0098090B" w:rsidRPr="0098090B">
        <w:t>/</w:t>
      </w:r>
      <w:r w:rsidRPr="00E77CBA">
        <w:rPr>
          <w:i/>
        </w:rPr>
        <w:t>a</w:t>
      </w:r>
      <w:r w:rsidR="00672646">
        <w:t xml:space="preserve"> </w:t>
      </w:r>
      <w:r w:rsidRPr="00E77CBA">
        <w:t xml:space="preserve">: </w:t>
      </w:r>
      <w:r w:rsidRPr="00E77CBA">
        <w:rPr>
          <w:i/>
        </w:rPr>
        <w:t>kump</w:t>
      </w:r>
      <w:r w:rsidR="0098090B" w:rsidRPr="0098090B">
        <w:t>/</w:t>
      </w:r>
      <w:r w:rsidRPr="00E77CBA">
        <w:rPr>
          <w:i/>
        </w:rPr>
        <w:t>haan</w:t>
      </w:r>
      <w:r w:rsidRPr="00E77CBA">
        <w:t xml:space="preserve"> : </w:t>
      </w:r>
      <w:r w:rsidRPr="00E77CBA">
        <w:rPr>
          <w:i/>
        </w:rPr>
        <w:t>kumpa</w:t>
      </w:r>
      <w:r w:rsidR="0098090B" w:rsidRPr="0098090B">
        <w:t>/</w:t>
      </w:r>
      <w:r w:rsidRPr="00E77CBA">
        <w:rPr>
          <w:i/>
        </w:rPr>
        <w:t>na</w:t>
      </w:r>
      <w:r w:rsidRPr="00E77CBA">
        <w:t xml:space="preserve">, </w:t>
      </w:r>
      <w:r w:rsidR="0075485B">
        <w:t>(</w:t>
      </w:r>
      <w:r w:rsidRPr="00E77CBA">
        <w:t>pl</w:t>
      </w:r>
      <w:r w:rsidR="00672646">
        <w:t>.nom. : pl.gen. : pl.part. : pl.ill. : pl.ess.</w:t>
      </w:r>
      <w:r w:rsidRPr="00E77CBA">
        <w:t xml:space="preserve">) </w:t>
      </w:r>
      <w:r w:rsidRPr="00E77CBA">
        <w:rPr>
          <w:i/>
        </w:rPr>
        <w:t>kumma</w:t>
      </w:r>
      <w:r w:rsidR="0098090B" w:rsidRPr="0098090B">
        <w:t>/</w:t>
      </w:r>
      <w:r w:rsidRPr="00E77CBA">
        <w:rPr>
          <w:i/>
        </w:rPr>
        <w:t>t</w:t>
      </w:r>
      <w:r w:rsidRPr="00E77CBA">
        <w:t xml:space="preserve"> : </w:t>
      </w:r>
      <w:r w:rsidRPr="00E77CBA">
        <w:rPr>
          <w:i/>
        </w:rPr>
        <w:t>kumpp</w:t>
      </w:r>
      <w:r w:rsidR="0098090B" w:rsidRPr="0098090B">
        <w:t>/</w:t>
      </w:r>
      <w:r w:rsidRPr="00E77CBA">
        <w:rPr>
          <w:i/>
        </w:rPr>
        <w:t>ii</w:t>
      </w:r>
      <w:r w:rsidR="0098090B" w:rsidRPr="0098090B">
        <w:t>/</w:t>
      </w:r>
      <w:r w:rsidRPr="00E77CBA">
        <w:rPr>
          <w:i/>
        </w:rPr>
        <w:t>n</w:t>
      </w:r>
      <w:r w:rsidRPr="00E77CBA">
        <w:t xml:space="preserve"> </w:t>
      </w:r>
      <w:r w:rsidR="00672646">
        <w:t xml:space="preserve">~ </w:t>
      </w:r>
      <w:r w:rsidR="00672646">
        <w:rPr>
          <w:i/>
        </w:rPr>
        <w:t>kumm</w:t>
      </w:r>
      <w:r w:rsidR="0098090B" w:rsidRPr="0098090B">
        <w:t>/</w:t>
      </w:r>
      <w:r w:rsidR="00672646">
        <w:rPr>
          <w:i/>
        </w:rPr>
        <w:t>i</w:t>
      </w:r>
      <w:r w:rsidR="0098090B" w:rsidRPr="0098090B">
        <w:t>/</w:t>
      </w:r>
      <w:r w:rsidR="00672646">
        <w:rPr>
          <w:i/>
        </w:rPr>
        <w:t xml:space="preserve">tten </w:t>
      </w:r>
      <w:r w:rsidRPr="00E77CBA">
        <w:t xml:space="preserve">: </w:t>
      </w:r>
      <w:r w:rsidRPr="00E77CBA">
        <w:rPr>
          <w:i/>
        </w:rPr>
        <w:t>kumpp</w:t>
      </w:r>
      <w:r w:rsidR="0098090B" w:rsidRPr="0098090B">
        <w:t>/</w:t>
      </w:r>
      <w:r w:rsidRPr="00E77CBA">
        <w:rPr>
          <w:i/>
        </w:rPr>
        <w:t>i</w:t>
      </w:r>
      <w:r w:rsidR="0098090B" w:rsidRPr="0098090B">
        <w:t>/</w:t>
      </w:r>
      <w:r w:rsidRPr="00E77CBA">
        <w:rPr>
          <w:i/>
        </w:rPr>
        <w:t>i</w:t>
      </w:r>
      <w:r w:rsidRPr="00E77CBA">
        <w:t xml:space="preserve"> </w:t>
      </w:r>
      <w:r w:rsidR="00672646">
        <w:t xml:space="preserve">~ </w:t>
      </w:r>
      <w:r w:rsidR="00672646" w:rsidRPr="00672646">
        <w:rPr>
          <w:i/>
        </w:rPr>
        <w:t>kump</w:t>
      </w:r>
      <w:r w:rsidR="0098090B" w:rsidRPr="0098090B">
        <w:t>/</w:t>
      </w:r>
      <w:r w:rsidR="00672646" w:rsidRPr="00672646">
        <w:rPr>
          <w:i/>
        </w:rPr>
        <w:t>i</w:t>
      </w:r>
      <w:r w:rsidR="0098090B" w:rsidRPr="0098090B">
        <w:t>/</w:t>
      </w:r>
      <w:r w:rsidR="00672646" w:rsidRPr="00672646">
        <w:rPr>
          <w:i/>
        </w:rPr>
        <w:t>a</w:t>
      </w:r>
      <w:r w:rsidR="00F55612">
        <w:rPr>
          <w:i/>
        </w:rPr>
        <w:t xml:space="preserve"> </w:t>
      </w:r>
      <w:r w:rsidRPr="00E77CBA">
        <w:t xml:space="preserve">: </w:t>
      </w:r>
      <w:r w:rsidRPr="00E77CBA">
        <w:rPr>
          <w:i/>
        </w:rPr>
        <w:t>kump</w:t>
      </w:r>
      <w:r w:rsidR="0098090B" w:rsidRPr="0098090B">
        <w:t>/</w:t>
      </w:r>
      <w:r w:rsidRPr="00E77CBA">
        <w:rPr>
          <w:i/>
        </w:rPr>
        <w:t>hiin</w:t>
      </w:r>
      <w:r w:rsidRPr="00E77CBA">
        <w:t xml:space="preserve"> : </w:t>
      </w:r>
      <w:r w:rsidRPr="00E77CBA">
        <w:rPr>
          <w:i/>
        </w:rPr>
        <w:t>kump</w:t>
      </w:r>
      <w:r w:rsidR="0098090B" w:rsidRPr="0098090B">
        <w:t>/</w:t>
      </w:r>
      <w:r w:rsidRPr="00E77CBA">
        <w:rPr>
          <w:i/>
        </w:rPr>
        <w:t>i</w:t>
      </w:r>
      <w:r w:rsidR="0098090B" w:rsidRPr="0098090B">
        <w:t>/</w:t>
      </w:r>
      <w:r w:rsidRPr="00E77CBA">
        <w:rPr>
          <w:i/>
        </w:rPr>
        <w:t>na</w:t>
      </w:r>
      <w:r w:rsidRPr="00E77CBA">
        <w:t>. Sillä kysythään, ko pitä</w:t>
      </w:r>
      <w:r w:rsidR="00D81FEB">
        <w:t>is valita toinen kahđesta</w:t>
      </w:r>
      <w:r w:rsidR="00F55612">
        <w:t xml:space="preserve"> (9–11)</w:t>
      </w:r>
      <w:r w:rsidR="00D81FEB">
        <w:t>.</w:t>
      </w:r>
    </w:p>
    <w:p w14:paraId="0E4E44AF" w14:textId="4E024AC1" w:rsidR="00C30B69" w:rsidRPr="00E77CBA" w:rsidRDefault="00D81FEB" w:rsidP="00C30B69">
      <w:pPr>
        <w:pStyle w:val="Liste"/>
        <w:spacing w:before="120" w:after="120"/>
        <w:contextualSpacing w:val="0"/>
      </w:pPr>
      <w:r>
        <w:t>(9)</w:t>
      </w:r>
      <w:r>
        <w:rPr>
          <w:i/>
        </w:rPr>
        <w:t xml:space="preserve"> </w:t>
      </w:r>
      <w:r w:rsidR="00C30B69" w:rsidRPr="00E77CBA">
        <w:rPr>
          <w:i/>
        </w:rPr>
        <w:t xml:space="preserve">Kumpi </w:t>
      </w:r>
      <w:r w:rsidR="00C30B69" w:rsidRPr="00E77CBA">
        <w:t>halluu lähteet myötä, sie vain Maija?</w:t>
      </w:r>
    </w:p>
    <w:p w14:paraId="6BADA073" w14:textId="48FAB1B1" w:rsidR="00C30B69" w:rsidRPr="00E77CBA" w:rsidRDefault="00D81FEB" w:rsidP="00C30B69">
      <w:pPr>
        <w:pStyle w:val="Liste"/>
        <w:spacing w:before="120" w:after="120"/>
        <w:contextualSpacing w:val="0"/>
      </w:pPr>
      <w:r>
        <w:t>(10)</w:t>
      </w:r>
      <w:r>
        <w:rPr>
          <w:i/>
        </w:rPr>
        <w:t xml:space="preserve"> </w:t>
      </w:r>
      <w:r w:rsidR="00C30B69" w:rsidRPr="00E77CBA">
        <w:rPr>
          <w:i/>
        </w:rPr>
        <w:t xml:space="preserve">Kumman </w:t>
      </w:r>
      <w:r w:rsidR="00C30B69" w:rsidRPr="00E77CBA">
        <w:t>sie valittet, Mikon vain Pekan?</w:t>
      </w:r>
    </w:p>
    <w:p w14:paraId="7EF1426D" w14:textId="547FBC80" w:rsidR="00C30B69" w:rsidRDefault="00D81FEB" w:rsidP="00C30B69">
      <w:pPr>
        <w:pStyle w:val="Liste"/>
        <w:spacing w:before="120" w:after="120"/>
        <w:ind w:left="284" w:hanging="284"/>
        <w:contextualSpacing w:val="0"/>
      </w:pPr>
      <w:r>
        <w:t>(11)</w:t>
      </w:r>
      <w:r>
        <w:rPr>
          <w:i/>
        </w:rPr>
        <w:t xml:space="preserve"> </w:t>
      </w:r>
      <w:r w:rsidR="00C30B69" w:rsidRPr="00E77CBA">
        <w:rPr>
          <w:i/>
        </w:rPr>
        <w:t xml:space="preserve">Kummat </w:t>
      </w:r>
      <w:r w:rsidR="00C30B69" w:rsidRPr="00E77CBA">
        <w:t>kengät oon mukavammat, punaiset vain siniset?</w:t>
      </w:r>
    </w:p>
    <w:p w14:paraId="088E4A1C" w14:textId="77777777" w:rsidR="00C30B69" w:rsidRPr="006025EA" w:rsidRDefault="00C30B69" w:rsidP="00C30B69">
      <w:pPr>
        <w:pStyle w:val="Liste"/>
        <w:spacing w:before="120" w:after="120"/>
        <w:ind w:left="284" w:hanging="284"/>
        <w:contextualSpacing w:val="0"/>
      </w:pPr>
      <w:r w:rsidRPr="006025EA">
        <w:t xml:space="preserve">Sitä oon olemassa kans </w:t>
      </w:r>
      <w:r w:rsidRPr="00EE5AEF">
        <w:rPr>
          <w:smallCaps/>
        </w:rPr>
        <w:t>kysymäadjektiiviita</w:t>
      </w:r>
      <w:r w:rsidRPr="006025EA">
        <w:rPr>
          <w:b/>
          <w:i/>
        </w:rPr>
        <w:t xml:space="preserve"> </w:t>
      </w:r>
      <w:r w:rsidRPr="006025EA">
        <w:t xml:space="preserve">ja </w:t>
      </w:r>
      <w:r w:rsidRPr="00EE5AEF">
        <w:rPr>
          <w:smallCaps/>
        </w:rPr>
        <w:t>kysymäadverbiita</w:t>
      </w:r>
      <w:r w:rsidRPr="006025EA">
        <w:t>. Tällä laila:</w:t>
      </w:r>
    </w:p>
    <w:p w14:paraId="55BDC70C" w14:textId="110FD68C" w:rsidR="00C30B69" w:rsidRPr="006025EA" w:rsidRDefault="006025EA" w:rsidP="006025EA">
      <w:pPr>
        <w:pStyle w:val="Undertittel"/>
      </w:pPr>
      <w:bookmarkStart w:id="1855" w:name="_Toc241129335"/>
      <w:bookmarkStart w:id="1856" w:name="_Toc311273918"/>
      <w:r w:rsidRPr="006025EA">
        <w:t>Tabeli</w:t>
      </w:r>
      <w:r w:rsidR="009A259B">
        <w:t xml:space="preserve"> 40</w:t>
      </w:r>
      <w:r w:rsidR="00C30B69" w:rsidRPr="006025EA">
        <w:t>: Kysymäadverbiita ja -adjektiiviita</w:t>
      </w:r>
      <w:bookmarkEnd w:id="1855"/>
      <w:bookmarkEnd w:id="18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0"/>
        <w:gridCol w:w="1383"/>
        <w:gridCol w:w="1055"/>
        <w:gridCol w:w="1800"/>
        <w:gridCol w:w="900"/>
        <w:gridCol w:w="1710"/>
      </w:tblGrid>
      <w:tr w:rsidR="00744F0B" w:rsidRPr="006025EA" w14:paraId="0DB3B04F" w14:textId="77777777" w:rsidTr="00744F0B">
        <w:tc>
          <w:tcPr>
            <w:tcW w:w="1270" w:type="dxa"/>
          </w:tcPr>
          <w:p w14:paraId="6C89FE02" w14:textId="72D4610F" w:rsidR="00C30B69" w:rsidRPr="006025EA" w:rsidRDefault="00C30B69" w:rsidP="00AD074C">
            <w:pPr>
              <w:spacing w:before="20" w:after="20"/>
            </w:pPr>
            <w:r w:rsidRPr="006025EA">
              <w:t>Pro</w:t>
            </w:r>
            <w:r w:rsidR="00193F74">
              <w:t>nomeni</w:t>
            </w:r>
          </w:p>
        </w:tc>
        <w:tc>
          <w:tcPr>
            <w:tcW w:w="1383" w:type="dxa"/>
          </w:tcPr>
          <w:p w14:paraId="04E28D17" w14:textId="5B270253" w:rsidR="00C30B69" w:rsidRPr="006025EA" w:rsidRDefault="00672646" w:rsidP="00AD074C">
            <w:pPr>
              <w:spacing w:before="20" w:after="20"/>
            </w:pPr>
            <w:r>
              <w:t>Paikka</w:t>
            </w:r>
          </w:p>
        </w:tc>
        <w:tc>
          <w:tcPr>
            <w:tcW w:w="1055" w:type="dxa"/>
          </w:tcPr>
          <w:p w14:paraId="024B504D" w14:textId="12A8DE0C" w:rsidR="00C30B69" w:rsidRPr="006025EA" w:rsidRDefault="00672646" w:rsidP="00AD074C">
            <w:pPr>
              <w:spacing w:before="20" w:after="20"/>
            </w:pPr>
            <w:r>
              <w:t>Aika</w:t>
            </w:r>
          </w:p>
        </w:tc>
        <w:tc>
          <w:tcPr>
            <w:tcW w:w="1800" w:type="dxa"/>
          </w:tcPr>
          <w:p w14:paraId="1E543C24" w14:textId="02B96800" w:rsidR="00C30B69" w:rsidRPr="006025EA" w:rsidRDefault="00672646" w:rsidP="00AD074C">
            <w:pPr>
              <w:spacing w:before="20" w:after="20"/>
            </w:pPr>
            <w:r>
              <w:t>Tapa</w:t>
            </w:r>
          </w:p>
        </w:tc>
        <w:tc>
          <w:tcPr>
            <w:tcW w:w="900" w:type="dxa"/>
          </w:tcPr>
          <w:p w14:paraId="20940454" w14:textId="0D0AA3BE" w:rsidR="00C30B69" w:rsidRPr="006025EA" w:rsidRDefault="00EC7117" w:rsidP="00AD074C">
            <w:pPr>
              <w:spacing w:before="20" w:after="20"/>
            </w:pPr>
            <w:r>
              <w:t>Syy</w:t>
            </w:r>
          </w:p>
        </w:tc>
        <w:tc>
          <w:tcPr>
            <w:tcW w:w="1710" w:type="dxa"/>
          </w:tcPr>
          <w:p w14:paraId="6976CD6D" w14:textId="6FFBF9BB" w:rsidR="00C30B69" w:rsidRPr="006025EA" w:rsidRDefault="00672646" w:rsidP="00AD074C">
            <w:pPr>
              <w:spacing w:before="20" w:after="20"/>
            </w:pPr>
            <w:r>
              <w:t>Adjektiivi</w:t>
            </w:r>
          </w:p>
        </w:tc>
      </w:tr>
      <w:tr w:rsidR="00744F0B" w:rsidRPr="006025EA" w14:paraId="40D0F148" w14:textId="77777777" w:rsidTr="00744F0B">
        <w:tc>
          <w:tcPr>
            <w:tcW w:w="1270" w:type="dxa"/>
          </w:tcPr>
          <w:p w14:paraId="417F74C8" w14:textId="77777777" w:rsidR="00C30B69" w:rsidRPr="006025EA" w:rsidRDefault="00C30B69" w:rsidP="00AD074C">
            <w:pPr>
              <w:spacing w:before="20" w:after="20"/>
            </w:pPr>
            <w:r w:rsidRPr="006025EA">
              <w:t>ku-/ko-</w:t>
            </w:r>
          </w:p>
        </w:tc>
        <w:tc>
          <w:tcPr>
            <w:tcW w:w="1383" w:type="dxa"/>
          </w:tcPr>
          <w:p w14:paraId="51AFEB55" w14:textId="77777777" w:rsidR="00C30B69" w:rsidRPr="006025EA" w:rsidRDefault="00C30B69" w:rsidP="00AD074C">
            <w:pPr>
              <w:spacing w:before="20" w:after="20"/>
            </w:pPr>
          </w:p>
        </w:tc>
        <w:tc>
          <w:tcPr>
            <w:tcW w:w="1055" w:type="dxa"/>
          </w:tcPr>
          <w:p w14:paraId="16BE37E2" w14:textId="6B5D001E" w:rsidR="00C30B69" w:rsidRPr="006025EA" w:rsidRDefault="00C30B69" w:rsidP="00AD074C">
            <w:pPr>
              <w:spacing w:before="20" w:after="20"/>
            </w:pPr>
            <w:r w:rsidRPr="006025EA">
              <w:t xml:space="preserve">koska </w:t>
            </w:r>
          </w:p>
        </w:tc>
        <w:tc>
          <w:tcPr>
            <w:tcW w:w="1800" w:type="dxa"/>
          </w:tcPr>
          <w:p w14:paraId="38EC4B67" w14:textId="1A668DDC" w:rsidR="00C30B69" w:rsidRPr="006025EA" w:rsidRDefault="00C30B69" w:rsidP="00AD074C">
            <w:pPr>
              <w:spacing w:before="20" w:after="20"/>
            </w:pPr>
            <w:r w:rsidRPr="006025EA">
              <w:t>kunka ~ kuinka</w:t>
            </w:r>
          </w:p>
        </w:tc>
        <w:tc>
          <w:tcPr>
            <w:tcW w:w="900" w:type="dxa"/>
          </w:tcPr>
          <w:p w14:paraId="5C157B85" w14:textId="77777777" w:rsidR="00C30B69" w:rsidRPr="006025EA" w:rsidRDefault="00C30B69" w:rsidP="00AD074C">
            <w:pPr>
              <w:spacing w:before="20" w:after="20"/>
            </w:pPr>
          </w:p>
        </w:tc>
        <w:tc>
          <w:tcPr>
            <w:tcW w:w="1710" w:type="dxa"/>
          </w:tcPr>
          <w:p w14:paraId="3F3073A2" w14:textId="30A877C4" w:rsidR="00C30B69" w:rsidRPr="006025EA" w:rsidRDefault="00C30B69" w:rsidP="00AD074C">
            <w:pPr>
              <w:spacing w:before="20" w:after="20"/>
            </w:pPr>
            <w:r w:rsidRPr="006025EA">
              <w:t>kummo</w:t>
            </w:r>
            <w:r w:rsidR="00672646">
              <w:t>(i)</w:t>
            </w:r>
            <w:r w:rsidRPr="006025EA">
              <w:t>nen ~ kumma</w:t>
            </w:r>
            <w:r w:rsidR="0075485B">
              <w:t>(</w:t>
            </w:r>
            <w:r w:rsidRPr="006025EA">
              <w:t>i)nen</w:t>
            </w:r>
          </w:p>
        </w:tc>
      </w:tr>
      <w:tr w:rsidR="00744F0B" w:rsidRPr="000C0D5E" w14:paraId="5E3E0B9E" w14:textId="77777777" w:rsidTr="00744F0B">
        <w:tc>
          <w:tcPr>
            <w:tcW w:w="1270" w:type="dxa"/>
          </w:tcPr>
          <w:p w14:paraId="2AC5326C" w14:textId="14998C3D" w:rsidR="00C30B69" w:rsidRPr="006025EA" w:rsidRDefault="006025EA" w:rsidP="00AD074C">
            <w:pPr>
              <w:spacing w:before="20" w:after="20"/>
            </w:pPr>
            <w:r w:rsidRPr="006025EA">
              <w:t>mi-</w:t>
            </w:r>
          </w:p>
        </w:tc>
        <w:tc>
          <w:tcPr>
            <w:tcW w:w="1383" w:type="dxa"/>
          </w:tcPr>
          <w:p w14:paraId="6A2C15D9" w14:textId="77777777" w:rsidR="00C30B69" w:rsidRPr="006025EA" w:rsidRDefault="00C30B69" w:rsidP="00AD074C">
            <w:pPr>
              <w:spacing w:before="20" w:after="20"/>
            </w:pPr>
            <w:r w:rsidRPr="006025EA">
              <w:t>missä</w:t>
            </w:r>
          </w:p>
          <w:p w14:paraId="384F2403" w14:textId="77777777" w:rsidR="00C30B69" w:rsidRPr="006025EA" w:rsidRDefault="00C30B69" w:rsidP="00AD074C">
            <w:pPr>
              <w:spacing w:before="20" w:after="20"/>
            </w:pPr>
            <w:r w:rsidRPr="006025EA">
              <w:t>mistä</w:t>
            </w:r>
          </w:p>
          <w:p w14:paraId="4F255C6F" w14:textId="74B8FAD7" w:rsidR="00C30B69" w:rsidRPr="006025EA" w:rsidRDefault="00C30B69" w:rsidP="00AD074C">
            <w:pPr>
              <w:spacing w:before="20" w:after="20"/>
            </w:pPr>
            <w:r w:rsidRPr="006025EA">
              <w:t>mihin</w:t>
            </w:r>
            <w:r w:rsidR="0075485B">
              <w:t>(</w:t>
            </w:r>
            <w:r w:rsidRPr="006025EA">
              <w:t>kä)</w:t>
            </w:r>
          </w:p>
          <w:p w14:paraId="6757E3E4" w14:textId="0BD5945C" w:rsidR="00C30B69" w:rsidRPr="006025EA" w:rsidRDefault="00C30B69" w:rsidP="00AD074C">
            <w:pPr>
              <w:spacing w:before="20" w:after="20"/>
            </w:pPr>
            <w:r w:rsidRPr="006025EA">
              <w:t>minne</w:t>
            </w:r>
            <w:r w:rsidR="00A63D9E">
              <w:t>(t)</w:t>
            </w:r>
            <w:r w:rsidRPr="006025EA">
              <w:t xml:space="preserve"> </w:t>
            </w:r>
          </w:p>
        </w:tc>
        <w:tc>
          <w:tcPr>
            <w:tcW w:w="1055" w:type="dxa"/>
          </w:tcPr>
          <w:p w14:paraId="31CE8C4D" w14:textId="77777777" w:rsidR="00C30B69" w:rsidRPr="006025EA" w:rsidRDefault="00C30B69" w:rsidP="00AD074C">
            <w:pPr>
              <w:spacing w:before="20" w:after="20"/>
            </w:pPr>
          </w:p>
        </w:tc>
        <w:tc>
          <w:tcPr>
            <w:tcW w:w="1800" w:type="dxa"/>
          </w:tcPr>
          <w:p w14:paraId="5BE94415" w14:textId="1BA93D87" w:rsidR="00C30B69" w:rsidRPr="006025EA" w:rsidRDefault="006025EA" w:rsidP="00AD074C">
            <w:pPr>
              <w:spacing w:before="20" w:after="20"/>
            </w:pPr>
            <w:r w:rsidRPr="006025EA">
              <w:t>millä</w:t>
            </w:r>
            <w:r w:rsidR="00C30B69" w:rsidRPr="006025EA">
              <w:t xml:space="preserve">laila </w:t>
            </w:r>
            <w:r>
              <w:t xml:space="preserve">~ </w:t>
            </w:r>
            <w:r w:rsidR="00C30B69" w:rsidRPr="006025EA">
              <w:t>minkälaihi</w:t>
            </w:r>
            <w:r w:rsidR="00A63D9E">
              <w:t>i</w:t>
            </w:r>
            <w:r w:rsidR="00C30B69" w:rsidRPr="006025EA">
              <w:t>n</w:t>
            </w:r>
            <w:r w:rsidRPr="006025EA">
              <w:t xml:space="preserve"> ~ miten</w:t>
            </w:r>
            <w:r w:rsidR="0075485B">
              <w:t>(</w:t>
            </w:r>
            <w:r w:rsidRPr="006025EA">
              <w:t>kä)</w:t>
            </w:r>
          </w:p>
        </w:tc>
        <w:tc>
          <w:tcPr>
            <w:tcW w:w="900" w:type="dxa"/>
          </w:tcPr>
          <w:p w14:paraId="1EE5B8DD" w14:textId="77777777" w:rsidR="00C30B69" w:rsidRPr="006025EA" w:rsidRDefault="00C30B69" w:rsidP="00AD074C">
            <w:pPr>
              <w:spacing w:before="20" w:after="20"/>
            </w:pPr>
            <w:r w:rsidRPr="006025EA">
              <w:t>miksi</w:t>
            </w:r>
          </w:p>
        </w:tc>
        <w:tc>
          <w:tcPr>
            <w:tcW w:w="1710" w:type="dxa"/>
          </w:tcPr>
          <w:p w14:paraId="7003D638" w14:textId="49080904" w:rsidR="00C30B69" w:rsidRPr="000C0D5E" w:rsidRDefault="00C30B69" w:rsidP="00AD074C">
            <w:pPr>
              <w:spacing w:before="20" w:after="20"/>
            </w:pPr>
            <w:r w:rsidRPr="006025EA">
              <w:t>minkälainen</w:t>
            </w:r>
            <w:r w:rsidR="00EC7117">
              <w:t xml:space="preserve"> ~ </w:t>
            </w:r>
            <w:r w:rsidRPr="006025EA">
              <w:t>mimmo</w:t>
            </w:r>
            <w:r w:rsidR="00EC7117">
              <w:t>(i)</w:t>
            </w:r>
            <w:r w:rsidRPr="006025EA">
              <w:t>nen</w:t>
            </w:r>
          </w:p>
        </w:tc>
      </w:tr>
    </w:tbl>
    <w:p w14:paraId="4C641BE8" w14:textId="4AD1132D" w:rsidR="00DF7BD4" w:rsidRDefault="00D82C9F" w:rsidP="007F0642">
      <w:pPr>
        <w:tabs>
          <w:tab w:val="left" w:pos="1236"/>
          <w:tab w:val="left" w:pos="2604"/>
          <w:tab w:val="left" w:pos="4273"/>
          <w:tab w:val="left" w:pos="5636"/>
          <w:tab w:val="left" w:pos="7145"/>
        </w:tabs>
        <w:spacing w:before="20" w:after="20"/>
      </w:pPr>
      <w:r>
        <w:t>Esimerkkii</w:t>
      </w:r>
      <w:r w:rsidR="00B76085">
        <w:t xml:space="preserve"> kysymäadjektiiviista (12) ja kysymäadverbiista (13–15)</w:t>
      </w:r>
      <w:r>
        <w:t>:</w:t>
      </w:r>
    </w:p>
    <w:p w14:paraId="0356BFA6" w14:textId="1EDA67F6" w:rsidR="00D82C9F" w:rsidRDefault="00B76085" w:rsidP="00AD074C">
      <w:pPr>
        <w:tabs>
          <w:tab w:val="left" w:pos="1236"/>
          <w:tab w:val="left" w:pos="2604"/>
          <w:tab w:val="left" w:pos="4273"/>
          <w:tab w:val="left" w:pos="5636"/>
          <w:tab w:val="left" w:pos="7145"/>
        </w:tabs>
        <w:spacing w:before="20" w:after="20"/>
        <w:ind w:left="-34"/>
      </w:pPr>
      <w:r>
        <w:t>(12)</w:t>
      </w:r>
      <w:r>
        <w:rPr>
          <w:i/>
        </w:rPr>
        <w:t xml:space="preserve"> </w:t>
      </w:r>
      <w:r w:rsidR="00D82C9F" w:rsidRPr="00D82C9F">
        <w:rPr>
          <w:i/>
        </w:rPr>
        <w:t>Minkälainen</w:t>
      </w:r>
      <w:r w:rsidR="00D82C9F">
        <w:t xml:space="preserve"> keli sielä oon ulkona?</w:t>
      </w:r>
    </w:p>
    <w:p w14:paraId="5C4A106C" w14:textId="3578B2B5" w:rsidR="00B76085" w:rsidRPr="00B76085" w:rsidRDefault="00B76085" w:rsidP="00AD074C">
      <w:pPr>
        <w:tabs>
          <w:tab w:val="left" w:pos="1236"/>
          <w:tab w:val="left" w:pos="2604"/>
          <w:tab w:val="left" w:pos="4273"/>
          <w:tab w:val="left" w:pos="5636"/>
          <w:tab w:val="left" w:pos="7145"/>
        </w:tabs>
        <w:spacing w:before="20" w:after="20"/>
        <w:ind w:left="-34"/>
        <w:rPr>
          <w:i/>
        </w:rPr>
      </w:pPr>
      <w:r>
        <w:t>(13)</w:t>
      </w:r>
      <w:r>
        <w:rPr>
          <w:i/>
        </w:rPr>
        <w:t xml:space="preserve"> Minne</w:t>
      </w:r>
      <w:r w:rsidR="001B127A" w:rsidRPr="001B127A">
        <w:t>(</w:t>
      </w:r>
      <w:r w:rsidR="00216673">
        <w:rPr>
          <w:i/>
        </w:rPr>
        <w:t>t</w:t>
      </w:r>
      <w:r w:rsidR="001B127A" w:rsidRPr="001B127A">
        <w:t>)</w:t>
      </w:r>
      <w:r>
        <w:rPr>
          <w:i/>
        </w:rPr>
        <w:t xml:space="preserve"> </w:t>
      </w:r>
      <w:r w:rsidRPr="00B76085">
        <w:t>sie aijot siirttyyt?</w:t>
      </w:r>
    </w:p>
    <w:p w14:paraId="38FE2E98" w14:textId="2833FDB8" w:rsidR="00D82C9F" w:rsidRDefault="00B76085" w:rsidP="00AD074C">
      <w:pPr>
        <w:tabs>
          <w:tab w:val="left" w:pos="1236"/>
          <w:tab w:val="left" w:pos="2604"/>
          <w:tab w:val="left" w:pos="4273"/>
          <w:tab w:val="left" w:pos="5636"/>
          <w:tab w:val="left" w:pos="7145"/>
        </w:tabs>
        <w:spacing w:before="20" w:after="20"/>
        <w:ind w:left="-34"/>
      </w:pPr>
      <w:r>
        <w:t>(14)</w:t>
      </w:r>
      <w:r>
        <w:rPr>
          <w:i/>
        </w:rPr>
        <w:t xml:space="preserve"> </w:t>
      </w:r>
      <w:r w:rsidR="00D82C9F" w:rsidRPr="00D82C9F">
        <w:rPr>
          <w:i/>
        </w:rPr>
        <w:t>Koska</w:t>
      </w:r>
      <w:r w:rsidR="00D82C9F">
        <w:t xml:space="preserve"> faari kuoli?</w:t>
      </w:r>
    </w:p>
    <w:p w14:paraId="7832A5DB" w14:textId="6D994E43" w:rsidR="00D82C9F" w:rsidRPr="006025EA" w:rsidRDefault="00B76085" w:rsidP="00AD074C">
      <w:pPr>
        <w:tabs>
          <w:tab w:val="left" w:pos="1236"/>
          <w:tab w:val="left" w:pos="2604"/>
          <w:tab w:val="left" w:pos="4273"/>
          <w:tab w:val="left" w:pos="5636"/>
          <w:tab w:val="left" w:pos="7145"/>
        </w:tabs>
        <w:spacing w:before="20" w:after="20"/>
        <w:ind w:left="-34"/>
      </w:pPr>
      <w:r>
        <w:t>(15)</w:t>
      </w:r>
      <w:r>
        <w:rPr>
          <w:i/>
        </w:rPr>
        <w:t xml:space="preserve"> </w:t>
      </w:r>
      <w:r w:rsidR="00D82C9F" w:rsidRPr="00D82C9F">
        <w:rPr>
          <w:i/>
        </w:rPr>
        <w:t>Kunka</w:t>
      </w:r>
      <w:r w:rsidR="00D82C9F">
        <w:t xml:space="preserve"> vanhaa muori oon?</w:t>
      </w:r>
    </w:p>
    <w:p w14:paraId="3DD13BC9" w14:textId="0FBA6768" w:rsidR="00C30B69" w:rsidRPr="00E77CBA" w:rsidRDefault="00C30B69" w:rsidP="00C30B69">
      <w:pPr>
        <w:pStyle w:val="Overskrift2"/>
        <w:keepLines/>
        <w:tabs>
          <w:tab w:val="clear" w:pos="720"/>
          <w:tab w:val="num" w:pos="1008"/>
        </w:tabs>
        <w:spacing w:before="200" w:after="0"/>
      </w:pPr>
      <w:bookmarkStart w:id="1857" w:name="_Toc241129336"/>
      <w:bookmarkStart w:id="1858" w:name="_Toc311273919"/>
      <w:r w:rsidRPr="00E77CBA">
        <w:t>Relatiivipro</w:t>
      </w:r>
      <w:r>
        <w:t>nomeni</w:t>
      </w:r>
      <w:r w:rsidRPr="00E77CBA">
        <w:t>t</w:t>
      </w:r>
      <w:bookmarkEnd w:id="1857"/>
      <w:bookmarkEnd w:id="1858"/>
    </w:p>
    <w:p w14:paraId="1EEF6503" w14:textId="4408CCDE" w:rsidR="00C30B69" w:rsidRPr="00E77CBA" w:rsidRDefault="00C30B69" w:rsidP="00C30B69">
      <w:pPr>
        <w:pStyle w:val="Brdtekst"/>
      </w:pPr>
      <w:r w:rsidRPr="00E44ADE">
        <w:rPr>
          <w:smallCaps/>
        </w:rPr>
        <w:t>Relatiivipronomeni</w:t>
      </w:r>
      <w:r w:rsidRPr="00E77CBA">
        <w:rPr>
          <w:b/>
        </w:rPr>
        <w:t xml:space="preserve"> </w:t>
      </w:r>
      <w:r w:rsidRPr="00E77CBA">
        <w:t>oon semmoinen pro</w:t>
      </w:r>
      <w:r>
        <w:t>nomeni</w:t>
      </w:r>
      <w:r w:rsidRPr="00E77CBA">
        <w:t xml:space="preserve">, jolla aloitethaan </w:t>
      </w:r>
      <w:r w:rsidRPr="00E44ADE">
        <w:rPr>
          <w:smallCaps/>
        </w:rPr>
        <w:t>relatiivisyntaktin.</w:t>
      </w:r>
      <w:r w:rsidRPr="00E77CBA">
        <w:t xml:space="preserve"> Relatiivisyntakti oon tasan </w:t>
      </w:r>
      <w:r w:rsidR="004B0FDC">
        <w:t>alasyntakt</w:t>
      </w:r>
      <w:r>
        <w:t xml:space="preserve">i ja se seissoo </w:t>
      </w:r>
      <w:r w:rsidRPr="00E44ADE">
        <w:t xml:space="preserve">defineerauksena </w:t>
      </w:r>
      <w:r w:rsidRPr="00E77CBA">
        <w:t xml:space="preserve">jolleki </w:t>
      </w:r>
      <w:r w:rsidR="0078699B">
        <w:t>sen yli</w:t>
      </w:r>
      <w:r w:rsidRPr="00E77CBA">
        <w:t>syntaktin osale eli fraasile. Se ei siis ole mikhään ittenäinen fraasi, mutta toisen fraasin osa. S</w:t>
      </w:r>
      <w:r w:rsidR="00CC7C09">
        <w:t xml:space="preserve">e </w:t>
      </w:r>
      <w:r w:rsidR="0078699B">
        <w:t>yli</w:t>
      </w:r>
      <w:r w:rsidR="00CC7C09">
        <w:t>syntaktin osa</w:t>
      </w:r>
      <w:r w:rsidRPr="00E77CBA">
        <w:t xml:space="preserve">, mitä relatiivisyntakti defineeraa, </w:t>
      </w:r>
      <w:r w:rsidR="00CC7C09">
        <w:t xml:space="preserve">oon relatiivisyntaktin </w:t>
      </w:r>
      <w:r w:rsidR="00CC7C09">
        <w:rPr>
          <w:smallCaps/>
        </w:rPr>
        <w:t>korrelaatti</w:t>
      </w:r>
      <w:r w:rsidRPr="00E44ADE">
        <w:rPr>
          <w:smallCaps/>
        </w:rPr>
        <w:t>.</w:t>
      </w:r>
      <w:r w:rsidRPr="00E77CBA">
        <w:t xml:space="preserve"> Esim</w:t>
      </w:r>
      <w:r w:rsidR="00216673">
        <w:t>erkkii korrelaatista (1, 2</w:t>
      </w:r>
      <w:r w:rsidR="002B5AC0">
        <w:t>; korrelaatin oon ku</w:t>
      </w:r>
      <w:r w:rsidR="00ED0DF3">
        <w:t>r</w:t>
      </w:r>
      <w:r w:rsidR="002B5AC0">
        <w:t>siveerattu</w:t>
      </w:r>
      <w:r w:rsidR="00216673">
        <w:t>)</w:t>
      </w:r>
      <w:r w:rsidRPr="00E77CBA">
        <w:t>.</w:t>
      </w:r>
    </w:p>
    <w:p w14:paraId="6102F982" w14:textId="49BD9564" w:rsidR="00C30B69" w:rsidRPr="00E77CBA" w:rsidRDefault="00216673" w:rsidP="00C30B69">
      <w:pPr>
        <w:pStyle w:val="Brdtekst"/>
      </w:pPr>
      <w:r>
        <w:t xml:space="preserve">(1) </w:t>
      </w:r>
      <w:r w:rsidR="00C30B69" w:rsidRPr="00E77CBA">
        <w:t>Oletko sie kuulu [</w:t>
      </w:r>
      <w:r w:rsidR="00C30B69" w:rsidRPr="00E77CBA">
        <w:rPr>
          <w:i/>
        </w:rPr>
        <w:t>siitä Vesisaaren papista</w:t>
      </w:r>
      <w:r w:rsidR="00C30B69" w:rsidRPr="00E77CBA">
        <w:t>, joka oon kirjoittannu nämät artikkelit]?</w:t>
      </w:r>
    </w:p>
    <w:p w14:paraId="4A2ACCC3" w14:textId="4B52730F" w:rsidR="00C30B69" w:rsidRPr="00E77CBA" w:rsidRDefault="00216673" w:rsidP="00C30B69">
      <w:pPr>
        <w:pStyle w:val="Brdtekst"/>
      </w:pPr>
      <w:r>
        <w:t xml:space="preserve">(2) </w:t>
      </w:r>
      <w:r w:rsidR="00C30B69" w:rsidRPr="00E77CBA">
        <w:t>Mie tieđän [</w:t>
      </w:r>
      <w:r w:rsidR="00C30B69" w:rsidRPr="00E77CBA">
        <w:rPr>
          <w:i/>
        </w:rPr>
        <w:t>kaikki</w:t>
      </w:r>
      <w:r w:rsidR="00C30B69" w:rsidRPr="00E77CBA">
        <w:t>, mitä mie tarvittenki tiettäät].</w:t>
      </w:r>
    </w:p>
    <w:p w14:paraId="66FE3B31" w14:textId="5A8AF968" w:rsidR="00C30B69" w:rsidRDefault="00C30B69" w:rsidP="00C30B69">
      <w:pPr>
        <w:pStyle w:val="Brdtekst"/>
      </w:pPr>
      <w:r w:rsidRPr="00E77CBA">
        <w:t>Relatiivipro</w:t>
      </w:r>
      <w:r>
        <w:t>nomeni</w:t>
      </w:r>
      <w:r w:rsidRPr="00E77CBA">
        <w:t xml:space="preserve"> seissoo relatiivisyntaktissa samassa haamussa, ko se substatiivi seisois</w:t>
      </w:r>
      <w:r w:rsidR="00DE661C">
        <w:t xml:space="preserve">, mitä se oon korvaamassa. </w:t>
      </w:r>
      <w:r w:rsidR="00AC4506">
        <w:t>Verttaa syntaktiita (3, 4) syntakthiin (5, 6).</w:t>
      </w:r>
    </w:p>
    <w:tbl>
      <w:tblPr>
        <w:tblStyle w:val="Tabellrutenett"/>
        <w:tblW w:w="0" w:type="auto"/>
        <w:tblLook w:val="04A0" w:firstRow="1" w:lastRow="0" w:firstColumn="1" w:lastColumn="0" w:noHBand="0" w:noVBand="1"/>
      </w:tblPr>
      <w:tblGrid>
        <w:gridCol w:w="3953"/>
        <w:gridCol w:w="3850"/>
      </w:tblGrid>
      <w:tr w:rsidR="00CB7250" w14:paraId="6A879902" w14:textId="77777777" w:rsidTr="00265711">
        <w:tc>
          <w:tcPr>
            <w:tcW w:w="3953" w:type="dxa"/>
          </w:tcPr>
          <w:p w14:paraId="06962877" w14:textId="22BCAEB0" w:rsidR="00CB7250" w:rsidRDefault="00CB7250" w:rsidP="00265711">
            <w:pPr>
              <w:pStyle w:val="Brdtekst"/>
              <w:ind w:right="109"/>
            </w:pPr>
            <w:r>
              <w:t xml:space="preserve">(3) </w:t>
            </w:r>
            <w:r w:rsidRPr="00E77CBA">
              <w:t xml:space="preserve">Tuvassa ođotti Pekka, </w:t>
            </w:r>
            <w:r w:rsidRPr="00E77CBA">
              <w:rPr>
                <w:i/>
              </w:rPr>
              <w:t>jota</w:t>
            </w:r>
            <w:r w:rsidRPr="00E77CBA">
              <w:t xml:space="preserve"> [sg.part.] vaimot olthiin lähtenheet hakemhaan.</w:t>
            </w:r>
          </w:p>
        </w:tc>
        <w:tc>
          <w:tcPr>
            <w:tcW w:w="3850" w:type="dxa"/>
          </w:tcPr>
          <w:p w14:paraId="5C921049" w14:textId="47F039D3" w:rsidR="00CB7250" w:rsidRDefault="00CB7250" w:rsidP="00265711">
            <w:pPr>
              <w:pStyle w:val="Brdtekst"/>
              <w:ind w:right="109"/>
            </w:pPr>
            <w:r>
              <w:t xml:space="preserve">(5) </w:t>
            </w:r>
            <w:r w:rsidRPr="00E77CBA">
              <w:t xml:space="preserve">Tuvassa ođotti Pekka. Vaimot olthiin lähtenheet hakemhaan </w:t>
            </w:r>
            <w:r w:rsidRPr="00E77CBA">
              <w:rPr>
                <w:i/>
              </w:rPr>
              <w:t>Pekkaa</w:t>
            </w:r>
            <w:r w:rsidRPr="00E77CBA">
              <w:t xml:space="preserve"> [sg.part.].</w:t>
            </w:r>
          </w:p>
        </w:tc>
      </w:tr>
      <w:tr w:rsidR="00CB7250" w14:paraId="4A581309" w14:textId="77777777" w:rsidTr="00265711">
        <w:tc>
          <w:tcPr>
            <w:tcW w:w="3953" w:type="dxa"/>
          </w:tcPr>
          <w:p w14:paraId="6F05CF6B" w14:textId="59629A8D" w:rsidR="00CB7250" w:rsidRDefault="00CB7250" w:rsidP="00265711">
            <w:pPr>
              <w:pStyle w:val="Brdtekst"/>
              <w:ind w:right="109"/>
            </w:pPr>
            <w:r>
              <w:t xml:space="preserve">(4) </w:t>
            </w:r>
            <w:r w:rsidRPr="00E77CBA">
              <w:t xml:space="preserve">Het nähthiin </w:t>
            </w:r>
            <w:r>
              <w:t>digi</w:t>
            </w:r>
            <w:r w:rsidRPr="00E77CBA">
              <w:t xml:space="preserve">kartan, </w:t>
            </w:r>
            <w:r w:rsidRPr="00E77CBA">
              <w:rPr>
                <w:i/>
              </w:rPr>
              <w:t>missä</w:t>
            </w:r>
            <w:r w:rsidRPr="00E77CBA">
              <w:t xml:space="preserve"> [</w:t>
            </w:r>
            <w:r>
              <w:t>sg.</w:t>
            </w:r>
            <w:r w:rsidRPr="00E77CBA">
              <w:t>iness.] oli koko Raisinvankka.</w:t>
            </w:r>
          </w:p>
        </w:tc>
        <w:tc>
          <w:tcPr>
            <w:tcW w:w="3850" w:type="dxa"/>
          </w:tcPr>
          <w:p w14:paraId="29E17BD3" w14:textId="65E71FB4" w:rsidR="00CB7250" w:rsidRDefault="00CB7250" w:rsidP="00265711">
            <w:pPr>
              <w:pStyle w:val="Brdtekst"/>
              <w:ind w:right="109"/>
            </w:pPr>
            <w:r>
              <w:t xml:space="preserve">(6) </w:t>
            </w:r>
            <w:r w:rsidRPr="00E77CBA">
              <w:t xml:space="preserve">Het nähthiin </w:t>
            </w:r>
            <w:r>
              <w:t>digi</w:t>
            </w:r>
            <w:r w:rsidRPr="00E77CBA">
              <w:t xml:space="preserve">kartan. </w:t>
            </w:r>
            <w:r>
              <w:rPr>
                <w:i/>
              </w:rPr>
              <w:t>Digi</w:t>
            </w:r>
            <w:r w:rsidRPr="00E77CBA">
              <w:rPr>
                <w:i/>
              </w:rPr>
              <w:t>kartassa</w:t>
            </w:r>
            <w:r w:rsidRPr="00E77CBA">
              <w:t xml:space="preserve"> [sg.iness.] oli koko Raisinvankka.</w:t>
            </w:r>
          </w:p>
        </w:tc>
      </w:tr>
    </w:tbl>
    <w:p w14:paraId="696B81D6" w14:textId="00683067" w:rsidR="00C30B69" w:rsidRPr="00E77CBA" w:rsidRDefault="00C30B69" w:rsidP="00C30B69">
      <w:pPr>
        <w:pStyle w:val="Brdtekst"/>
      </w:pPr>
      <w:r w:rsidRPr="00E77CBA">
        <w:t>Relatiivi</w:t>
      </w:r>
      <w:r w:rsidR="00651DC9">
        <w:t>pronomenniita</w:t>
      </w:r>
      <w:r w:rsidRPr="00E77CBA">
        <w:t xml:space="preserve"> oon kainun kielessä k</w:t>
      </w:r>
      <w:r w:rsidR="00644FC0">
        <w:t>olme</w:t>
      </w:r>
      <w:r w:rsidRPr="00E77CBA">
        <w:t xml:space="preserve">: </w:t>
      </w:r>
      <w:r w:rsidRPr="00A366EB">
        <w:rPr>
          <w:i/>
        </w:rPr>
        <w:t>joka</w:t>
      </w:r>
      <w:r w:rsidR="0075485B" w:rsidRPr="0075485B">
        <w:t>,</w:t>
      </w:r>
      <w:r w:rsidR="00644FC0" w:rsidRPr="00A366EB">
        <w:rPr>
          <w:i/>
        </w:rPr>
        <w:t xml:space="preserve"> kuka</w:t>
      </w:r>
      <w:r w:rsidRPr="00A366EB">
        <w:t xml:space="preserve"> ja </w:t>
      </w:r>
      <w:r w:rsidRPr="00A366EB">
        <w:rPr>
          <w:i/>
        </w:rPr>
        <w:t>mikä</w:t>
      </w:r>
      <w:r w:rsidR="001B127A" w:rsidRPr="001B127A">
        <w:t>.</w:t>
      </w:r>
      <w:r w:rsidRPr="00E77CBA">
        <w:rPr>
          <w:i/>
        </w:rPr>
        <w:t xml:space="preserve"> </w:t>
      </w:r>
      <w:r w:rsidRPr="00E77CBA">
        <w:t>Näistä</w:t>
      </w:r>
      <w:r w:rsidR="0076328A">
        <w:t xml:space="preserve"> </w:t>
      </w:r>
      <w:r w:rsidR="0076328A">
        <w:rPr>
          <w:i/>
        </w:rPr>
        <w:t xml:space="preserve">kuka </w:t>
      </w:r>
      <w:r w:rsidR="0076328A">
        <w:t>ja</w:t>
      </w:r>
      <w:r w:rsidRPr="00E77CBA">
        <w:t xml:space="preserve"> </w:t>
      </w:r>
      <w:r w:rsidRPr="00E77CBA">
        <w:rPr>
          <w:i/>
        </w:rPr>
        <w:t>mikä</w:t>
      </w:r>
      <w:r w:rsidR="0076328A">
        <w:t xml:space="preserve"> taivuthaan</w:t>
      </w:r>
      <w:r w:rsidRPr="00E77CBA">
        <w:t xml:space="preserve"> samhaan</w:t>
      </w:r>
      <w:r w:rsidR="00B257B7">
        <w:t xml:space="preserve"> laihiin</w:t>
      </w:r>
      <w:r w:rsidRPr="00E77CBA">
        <w:t xml:space="preserve"> ko yl</w:t>
      </w:r>
      <w:r w:rsidR="0076328A">
        <w:t>ipuolela kohđassa 7.3. käsitellyt</w:t>
      </w:r>
      <w:r w:rsidRPr="00E77CBA">
        <w:t xml:space="preserve"> kysymäpro</w:t>
      </w:r>
      <w:r>
        <w:t>nomeni</w:t>
      </w:r>
      <w:r w:rsidR="0076328A">
        <w:t xml:space="preserve">t </w:t>
      </w:r>
      <w:r w:rsidR="0076328A">
        <w:rPr>
          <w:i/>
        </w:rPr>
        <w:t xml:space="preserve">kuka </w:t>
      </w:r>
      <w:r w:rsidR="0076328A">
        <w:t>ja</w:t>
      </w:r>
      <w:r w:rsidRPr="00E77CBA">
        <w:t xml:space="preserve"> </w:t>
      </w:r>
      <w:r w:rsidRPr="00E77CBA">
        <w:rPr>
          <w:i/>
        </w:rPr>
        <w:t>mikä</w:t>
      </w:r>
      <w:r w:rsidR="001B127A" w:rsidRPr="001B127A">
        <w:t>.</w:t>
      </w:r>
      <w:r w:rsidR="009A0E13">
        <w:rPr>
          <w:i/>
        </w:rPr>
        <w:t xml:space="preserve"> </w:t>
      </w:r>
      <w:r w:rsidR="009A0E13">
        <w:t>Relatiivipronomenil</w:t>
      </w:r>
      <w:r w:rsidR="00A60747">
        <w:t>a</w:t>
      </w:r>
      <w:r w:rsidRPr="00E77CBA">
        <w:rPr>
          <w:i/>
        </w:rPr>
        <w:t xml:space="preserve"> joka</w:t>
      </w:r>
      <w:r w:rsidRPr="00E77CBA">
        <w:t xml:space="preserve"> oon täyđelinen paradigma: Sillä oon pluraalissaki täysi taivutusparadigma eli kaikki omat pluraalihaamut.</w:t>
      </w:r>
    </w:p>
    <w:p w14:paraId="5C60D82A" w14:textId="7F90E92E" w:rsidR="00C30B69" w:rsidRPr="009C2E9A" w:rsidRDefault="009C2E9A" w:rsidP="009C2E9A">
      <w:pPr>
        <w:pStyle w:val="Undertittel"/>
      </w:pPr>
      <w:bookmarkStart w:id="1859" w:name="_Toc241129337"/>
      <w:bookmarkStart w:id="1860" w:name="_Toc311273920"/>
      <w:r w:rsidRPr="009C2E9A">
        <w:t>Tabeli</w:t>
      </w:r>
      <w:r w:rsidR="009A259B">
        <w:t xml:space="preserve"> 41</w:t>
      </w:r>
      <w:r w:rsidR="00C30B69" w:rsidRPr="009C2E9A">
        <w:t>: Relatiivi</w:t>
      </w:r>
      <w:r w:rsidR="00080CE6">
        <w:t>pronomenii</w:t>
      </w:r>
      <w:r w:rsidR="00C30B69" w:rsidRPr="009C2E9A">
        <w:t>tten haamut</w:t>
      </w:r>
      <w:bookmarkEnd w:id="1859"/>
      <w:bookmarkEnd w:id="1860"/>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0A0" w:firstRow="1" w:lastRow="0" w:firstColumn="1" w:lastColumn="0" w:noHBand="0" w:noVBand="0"/>
      </w:tblPr>
      <w:tblGrid>
        <w:gridCol w:w="1592"/>
        <w:gridCol w:w="1506"/>
        <w:gridCol w:w="1392"/>
        <w:gridCol w:w="2016"/>
        <w:gridCol w:w="2016"/>
      </w:tblGrid>
      <w:tr w:rsidR="00565293" w:rsidRPr="009C2E9A" w14:paraId="33DB0018" w14:textId="77777777" w:rsidTr="0076328A">
        <w:tc>
          <w:tcPr>
            <w:tcW w:w="1672" w:type="dxa"/>
            <w:tcBorders>
              <w:top w:val="single" w:sz="4" w:space="0" w:color="auto"/>
              <w:bottom w:val="single" w:sz="4" w:space="0" w:color="auto"/>
            </w:tcBorders>
          </w:tcPr>
          <w:p w14:paraId="0A51B2E8" w14:textId="77777777" w:rsidR="00565293" w:rsidRPr="009C2E9A" w:rsidRDefault="00565293" w:rsidP="00AD074C">
            <w:pPr>
              <w:spacing w:before="20" w:after="20"/>
            </w:pPr>
          </w:p>
        </w:tc>
        <w:tc>
          <w:tcPr>
            <w:tcW w:w="3173" w:type="dxa"/>
            <w:gridSpan w:val="2"/>
            <w:tcBorders>
              <w:top w:val="single" w:sz="4" w:space="0" w:color="auto"/>
              <w:bottom w:val="single" w:sz="4" w:space="0" w:color="auto"/>
            </w:tcBorders>
          </w:tcPr>
          <w:p w14:paraId="7B49141E" w14:textId="77777777" w:rsidR="00565293" w:rsidRPr="009C2E9A" w:rsidRDefault="00565293" w:rsidP="00AD074C">
            <w:pPr>
              <w:spacing w:before="20" w:after="20"/>
              <w:rPr>
                <w:i/>
              </w:rPr>
            </w:pPr>
            <w:r w:rsidRPr="009C2E9A">
              <w:rPr>
                <w:i/>
              </w:rPr>
              <w:t>joka</w:t>
            </w:r>
          </w:p>
        </w:tc>
        <w:tc>
          <w:tcPr>
            <w:tcW w:w="1307" w:type="dxa"/>
            <w:tcBorders>
              <w:top w:val="single" w:sz="4" w:space="0" w:color="auto"/>
              <w:bottom w:val="single" w:sz="4" w:space="0" w:color="auto"/>
            </w:tcBorders>
          </w:tcPr>
          <w:p w14:paraId="7552C9E6" w14:textId="1E07DE98" w:rsidR="00565293" w:rsidRPr="009C2E9A" w:rsidRDefault="00565293" w:rsidP="00AD074C">
            <w:pPr>
              <w:spacing w:before="20" w:after="20"/>
              <w:rPr>
                <w:i/>
              </w:rPr>
            </w:pPr>
            <w:r>
              <w:rPr>
                <w:i/>
              </w:rPr>
              <w:t>kuka</w:t>
            </w:r>
          </w:p>
        </w:tc>
        <w:tc>
          <w:tcPr>
            <w:tcW w:w="1567" w:type="dxa"/>
            <w:tcBorders>
              <w:top w:val="single" w:sz="4" w:space="0" w:color="auto"/>
              <w:bottom w:val="single" w:sz="4" w:space="0" w:color="auto"/>
            </w:tcBorders>
          </w:tcPr>
          <w:p w14:paraId="78158B65" w14:textId="14F42597" w:rsidR="00565293" w:rsidRPr="009C2E9A" w:rsidRDefault="00565293" w:rsidP="00AD074C">
            <w:pPr>
              <w:spacing w:before="20" w:after="20"/>
              <w:rPr>
                <w:i/>
              </w:rPr>
            </w:pPr>
            <w:r w:rsidRPr="009C2E9A">
              <w:rPr>
                <w:i/>
              </w:rPr>
              <w:t>mikä</w:t>
            </w:r>
          </w:p>
        </w:tc>
      </w:tr>
      <w:tr w:rsidR="00565293" w:rsidRPr="009C2E9A" w14:paraId="1737A06F" w14:textId="77777777" w:rsidTr="0076328A">
        <w:tc>
          <w:tcPr>
            <w:tcW w:w="1672" w:type="dxa"/>
            <w:tcBorders>
              <w:top w:val="single" w:sz="4" w:space="0" w:color="auto"/>
              <w:bottom w:val="single" w:sz="4" w:space="0" w:color="auto"/>
            </w:tcBorders>
          </w:tcPr>
          <w:p w14:paraId="739F6F7C" w14:textId="77777777" w:rsidR="00565293" w:rsidRPr="009C2E9A" w:rsidRDefault="00565293" w:rsidP="00AD074C">
            <w:pPr>
              <w:spacing w:before="20" w:after="20"/>
            </w:pPr>
          </w:p>
        </w:tc>
        <w:tc>
          <w:tcPr>
            <w:tcW w:w="1620" w:type="dxa"/>
            <w:tcBorders>
              <w:top w:val="single" w:sz="4" w:space="0" w:color="auto"/>
              <w:bottom w:val="single" w:sz="4" w:space="0" w:color="auto"/>
            </w:tcBorders>
          </w:tcPr>
          <w:p w14:paraId="4684CEEC" w14:textId="04958B3E" w:rsidR="00565293" w:rsidRPr="009C2E9A" w:rsidRDefault="00565293" w:rsidP="00AD074C">
            <w:pPr>
              <w:spacing w:before="20" w:after="20"/>
            </w:pPr>
            <w:r>
              <w:t>S</w:t>
            </w:r>
            <w:r w:rsidRPr="009C2E9A">
              <w:t>ingulaari</w:t>
            </w:r>
          </w:p>
        </w:tc>
        <w:tc>
          <w:tcPr>
            <w:tcW w:w="1553" w:type="dxa"/>
            <w:tcBorders>
              <w:top w:val="single" w:sz="4" w:space="0" w:color="auto"/>
              <w:bottom w:val="single" w:sz="4" w:space="0" w:color="auto"/>
            </w:tcBorders>
          </w:tcPr>
          <w:p w14:paraId="70031CB5" w14:textId="77777777" w:rsidR="00565293" w:rsidRPr="009C2E9A" w:rsidRDefault="00565293" w:rsidP="00AD074C">
            <w:pPr>
              <w:spacing w:before="20" w:after="20"/>
            </w:pPr>
            <w:r w:rsidRPr="009C2E9A">
              <w:t>Pluraali</w:t>
            </w:r>
          </w:p>
        </w:tc>
        <w:tc>
          <w:tcPr>
            <w:tcW w:w="1307" w:type="dxa"/>
            <w:tcBorders>
              <w:top w:val="single" w:sz="4" w:space="0" w:color="auto"/>
              <w:bottom w:val="single" w:sz="4" w:space="0" w:color="auto"/>
            </w:tcBorders>
          </w:tcPr>
          <w:p w14:paraId="39B37905" w14:textId="710AB078" w:rsidR="00565293" w:rsidRPr="009C2E9A" w:rsidRDefault="00565293" w:rsidP="00AD074C">
            <w:pPr>
              <w:spacing w:before="20" w:after="20"/>
            </w:pPr>
            <w:r>
              <w:t>Singulaari/Pluraali</w:t>
            </w:r>
          </w:p>
        </w:tc>
        <w:tc>
          <w:tcPr>
            <w:tcW w:w="1567" w:type="dxa"/>
            <w:tcBorders>
              <w:top w:val="single" w:sz="4" w:space="0" w:color="auto"/>
              <w:bottom w:val="single" w:sz="4" w:space="0" w:color="auto"/>
            </w:tcBorders>
          </w:tcPr>
          <w:p w14:paraId="427137F3" w14:textId="02A9D261" w:rsidR="00565293" w:rsidRPr="009C2E9A" w:rsidRDefault="00565293" w:rsidP="00AD074C">
            <w:pPr>
              <w:spacing w:before="20" w:after="20"/>
            </w:pPr>
            <w:r>
              <w:t>Singulaari/Pluraali</w:t>
            </w:r>
          </w:p>
        </w:tc>
      </w:tr>
      <w:tr w:rsidR="00565293" w:rsidRPr="009C2E9A" w14:paraId="67F1FF60" w14:textId="77777777" w:rsidTr="0076328A">
        <w:tc>
          <w:tcPr>
            <w:tcW w:w="1672" w:type="dxa"/>
            <w:tcBorders>
              <w:top w:val="single" w:sz="4" w:space="0" w:color="auto"/>
            </w:tcBorders>
          </w:tcPr>
          <w:p w14:paraId="4C12793F" w14:textId="7E5297BA" w:rsidR="00565293" w:rsidRPr="009C2E9A" w:rsidRDefault="00632C28" w:rsidP="00AD074C">
            <w:pPr>
              <w:spacing w:before="20" w:after="20"/>
            </w:pPr>
            <w:r>
              <w:t>N</w:t>
            </w:r>
            <w:r w:rsidR="00565293" w:rsidRPr="009C2E9A">
              <w:t>ominatiivi</w:t>
            </w:r>
          </w:p>
        </w:tc>
        <w:tc>
          <w:tcPr>
            <w:tcW w:w="1620" w:type="dxa"/>
            <w:tcBorders>
              <w:top w:val="single" w:sz="4" w:space="0" w:color="auto"/>
            </w:tcBorders>
          </w:tcPr>
          <w:p w14:paraId="7BC24531" w14:textId="77777777" w:rsidR="00565293" w:rsidRPr="009C2E9A" w:rsidRDefault="00565293" w:rsidP="00AD074C">
            <w:pPr>
              <w:spacing w:before="20" w:after="20"/>
            </w:pPr>
            <w:r w:rsidRPr="009C2E9A">
              <w:t>joka</w:t>
            </w:r>
          </w:p>
        </w:tc>
        <w:tc>
          <w:tcPr>
            <w:tcW w:w="1553" w:type="dxa"/>
            <w:tcBorders>
              <w:top w:val="single" w:sz="4" w:space="0" w:color="auto"/>
            </w:tcBorders>
          </w:tcPr>
          <w:p w14:paraId="66E56ACD" w14:textId="33A38229" w:rsidR="00565293" w:rsidRPr="009C2E9A" w:rsidRDefault="00565293" w:rsidP="00AD074C">
            <w:pPr>
              <w:spacing w:before="20" w:after="20"/>
            </w:pPr>
            <w:r w:rsidRPr="009C2E9A">
              <w:t>jokka ~ jotka</w:t>
            </w:r>
          </w:p>
        </w:tc>
        <w:tc>
          <w:tcPr>
            <w:tcW w:w="1307" w:type="dxa"/>
            <w:tcBorders>
              <w:top w:val="single" w:sz="4" w:space="0" w:color="auto"/>
            </w:tcBorders>
          </w:tcPr>
          <w:p w14:paraId="0606577F" w14:textId="70161019" w:rsidR="00565293" w:rsidRPr="00BA41E4" w:rsidRDefault="00565293" w:rsidP="00AD074C">
            <w:pPr>
              <w:spacing w:before="20" w:after="20"/>
            </w:pPr>
            <w:r w:rsidRPr="00BA41E4">
              <w:t>kuka</w:t>
            </w:r>
            <w:r>
              <w:t xml:space="preserve"> / kukka ~ kutka</w:t>
            </w:r>
          </w:p>
        </w:tc>
        <w:tc>
          <w:tcPr>
            <w:tcW w:w="1567" w:type="dxa"/>
            <w:tcBorders>
              <w:top w:val="single" w:sz="4" w:space="0" w:color="auto"/>
            </w:tcBorders>
          </w:tcPr>
          <w:p w14:paraId="0A3F1A03" w14:textId="1F6E8EDC" w:rsidR="00565293" w:rsidRPr="009C2E9A" w:rsidRDefault="00565293" w:rsidP="00AD074C">
            <w:pPr>
              <w:spacing w:before="20" w:after="20"/>
            </w:pPr>
            <w:r w:rsidRPr="009C2E9A">
              <w:t>mikä</w:t>
            </w:r>
            <w:r>
              <w:t xml:space="preserve"> / mikkä ~ mitkä</w:t>
            </w:r>
          </w:p>
        </w:tc>
      </w:tr>
      <w:tr w:rsidR="00565293" w:rsidRPr="009C2E9A" w14:paraId="143E4360" w14:textId="77777777" w:rsidTr="0076328A">
        <w:tc>
          <w:tcPr>
            <w:tcW w:w="1672" w:type="dxa"/>
          </w:tcPr>
          <w:p w14:paraId="49DEF093" w14:textId="7E703781" w:rsidR="00565293" w:rsidRPr="009C2E9A" w:rsidRDefault="00A27713" w:rsidP="00AD074C">
            <w:pPr>
              <w:spacing w:before="20" w:after="20"/>
            </w:pPr>
            <w:r>
              <w:t>Genitiiv</w:t>
            </w:r>
            <w:r w:rsidR="00565293" w:rsidRPr="009C2E9A">
              <w:t>i</w:t>
            </w:r>
          </w:p>
        </w:tc>
        <w:tc>
          <w:tcPr>
            <w:tcW w:w="1620" w:type="dxa"/>
          </w:tcPr>
          <w:p w14:paraId="08C0040F" w14:textId="77777777" w:rsidR="00565293" w:rsidRPr="009C2E9A" w:rsidRDefault="00565293" w:rsidP="00AD074C">
            <w:pPr>
              <w:spacing w:before="20" w:after="20"/>
            </w:pPr>
            <w:r w:rsidRPr="009C2E9A">
              <w:t>jonka</w:t>
            </w:r>
          </w:p>
        </w:tc>
        <w:tc>
          <w:tcPr>
            <w:tcW w:w="1553" w:type="dxa"/>
          </w:tcPr>
          <w:p w14:paraId="49685FF5" w14:textId="77777777" w:rsidR="00565293" w:rsidRPr="009C2E9A" w:rsidRDefault="00565293" w:rsidP="00AD074C">
            <w:pPr>
              <w:spacing w:before="20" w:after="20"/>
            </w:pPr>
            <w:r w:rsidRPr="009C2E9A">
              <w:t>joitten</w:t>
            </w:r>
          </w:p>
        </w:tc>
        <w:tc>
          <w:tcPr>
            <w:tcW w:w="1307" w:type="dxa"/>
          </w:tcPr>
          <w:p w14:paraId="7CF8FE55" w14:textId="4E693DB3" w:rsidR="00565293" w:rsidRPr="00BA41E4" w:rsidRDefault="00565293" w:rsidP="00AD074C">
            <w:pPr>
              <w:spacing w:before="20" w:after="20"/>
            </w:pPr>
            <w:r w:rsidRPr="00BA41E4">
              <w:t>kenen ~ kenenkä</w:t>
            </w:r>
          </w:p>
        </w:tc>
        <w:tc>
          <w:tcPr>
            <w:tcW w:w="1567" w:type="dxa"/>
          </w:tcPr>
          <w:p w14:paraId="44360FCC" w14:textId="3C575231" w:rsidR="00565293" w:rsidRPr="009C2E9A" w:rsidRDefault="00565293" w:rsidP="00AD074C">
            <w:pPr>
              <w:spacing w:before="20" w:after="20"/>
            </w:pPr>
            <w:r w:rsidRPr="009C2E9A">
              <w:t>minkä</w:t>
            </w:r>
          </w:p>
        </w:tc>
      </w:tr>
      <w:tr w:rsidR="00565293" w:rsidRPr="009C2E9A" w14:paraId="5F4B062F" w14:textId="77777777" w:rsidTr="0076328A">
        <w:tc>
          <w:tcPr>
            <w:tcW w:w="1672" w:type="dxa"/>
          </w:tcPr>
          <w:p w14:paraId="33AB73DF" w14:textId="77777777" w:rsidR="00565293" w:rsidRPr="009C2E9A" w:rsidRDefault="00565293" w:rsidP="00AD074C">
            <w:pPr>
              <w:spacing w:before="20" w:after="20"/>
            </w:pPr>
            <w:r w:rsidRPr="009C2E9A">
              <w:t>Partitiivi</w:t>
            </w:r>
          </w:p>
        </w:tc>
        <w:tc>
          <w:tcPr>
            <w:tcW w:w="1620" w:type="dxa"/>
          </w:tcPr>
          <w:p w14:paraId="5388FC1D" w14:textId="77777777" w:rsidR="00565293" w:rsidRPr="009C2E9A" w:rsidRDefault="00565293" w:rsidP="00AD074C">
            <w:pPr>
              <w:spacing w:before="20" w:after="20"/>
            </w:pPr>
            <w:r w:rsidRPr="009C2E9A">
              <w:t>jota</w:t>
            </w:r>
          </w:p>
        </w:tc>
        <w:tc>
          <w:tcPr>
            <w:tcW w:w="1553" w:type="dxa"/>
          </w:tcPr>
          <w:p w14:paraId="493CD706" w14:textId="77777777" w:rsidR="00565293" w:rsidRPr="009C2E9A" w:rsidRDefault="00565293" w:rsidP="00AD074C">
            <w:pPr>
              <w:spacing w:before="20" w:after="20"/>
            </w:pPr>
            <w:r w:rsidRPr="009C2E9A">
              <w:t>joita</w:t>
            </w:r>
          </w:p>
        </w:tc>
        <w:tc>
          <w:tcPr>
            <w:tcW w:w="1307" w:type="dxa"/>
          </w:tcPr>
          <w:p w14:paraId="3C5D18DB" w14:textId="3670CDC6" w:rsidR="00565293" w:rsidRPr="00BA41E4" w:rsidRDefault="00565293" w:rsidP="00AD074C">
            <w:pPr>
              <w:spacing w:before="20" w:after="20"/>
            </w:pPr>
            <w:r w:rsidRPr="00BA41E4">
              <w:t>ketä</w:t>
            </w:r>
          </w:p>
        </w:tc>
        <w:tc>
          <w:tcPr>
            <w:tcW w:w="1567" w:type="dxa"/>
          </w:tcPr>
          <w:p w14:paraId="3E11F000" w14:textId="77420F97" w:rsidR="00565293" w:rsidRPr="009C2E9A" w:rsidRDefault="00565293" w:rsidP="00AD074C">
            <w:pPr>
              <w:spacing w:before="20" w:after="20"/>
            </w:pPr>
            <w:r w:rsidRPr="009C2E9A">
              <w:t>mitä</w:t>
            </w:r>
          </w:p>
        </w:tc>
      </w:tr>
      <w:tr w:rsidR="00565293" w:rsidRPr="009C2E9A" w14:paraId="6D6A11F5" w14:textId="77777777" w:rsidTr="0076328A">
        <w:tc>
          <w:tcPr>
            <w:tcW w:w="1672" w:type="dxa"/>
          </w:tcPr>
          <w:p w14:paraId="5C392379" w14:textId="77777777" w:rsidR="00565293" w:rsidRPr="009C2E9A" w:rsidRDefault="00565293" w:rsidP="00AD074C">
            <w:pPr>
              <w:spacing w:before="20" w:after="20"/>
            </w:pPr>
            <w:r w:rsidRPr="009C2E9A">
              <w:t>Essiivi</w:t>
            </w:r>
          </w:p>
        </w:tc>
        <w:tc>
          <w:tcPr>
            <w:tcW w:w="1620" w:type="dxa"/>
          </w:tcPr>
          <w:p w14:paraId="1712B01A" w14:textId="77777777" w:rsidR="00565293" w:rsidRPr="009C2E9A" w:rsidRDefault="00565293" w:rsidP="00AD074C">
            <w:pPr>
              <w:spacing w:before="20" w:after="20"/>
            </w:pPr>
            <w:r w:rsidRPr="009C2E9A">
              <w:t>jona</w:t>
            </w:r>
          </w:p>
        </w:tc>
        <w:tc>
          <w:tcPr>
            <w:tcW w:w="1553" w:type="dxa"/>
          </w:tcPr>
          <w:p w14:paraId="42FA9270" w14:textId="77777777" w:rsidR="00565293" w:rsidRPr="009C2E9A" w:rsidRDefault="00565293" w:rsidP="00AD074C">
            <w:pPr>
              <w:spacing w:before="20" w:after="20"/>
            </w:pPr>
            <w:r w:rsidRPr="009C2E9A">
              <w:t>joina</w:t>
            </w:r>
          </w:p>
        </w:tc>
        <w:tc>
          <w:tcPr>
            <w:tcW w:w="1307" w:type="dxa"/>
          </w:tcPr>
          <w:p w14:paraId="4686B886" w14:textId="2093054A" w:rsidR="00565293" w:rsidRPr="00BA41E4" w:rsidRDefault="00565293" w:rsidP="00AD074C">
            <w:pPr>
              <w:spacing w:before="20" w:after="20"/>
            </w:pPr>
            <w:r w:rsidRPr="00BA41E4">
              <w:t>kenenä</w:t>
            </w:r>
          </w:p>
        </w:tc>
        <w:tc>
          <w:tcPr>
            <w:tcW w:w="1567" w:type="dxa"/>
          </w:tcPr>
          <w:p w14:paraId="21D0A6FC" w14:textId="61967C20" w:rsidR="00565293" w:rsidRPr="009C2E9A" w:rsidRDefault="00565293" w:rsidP="00307FA9">
            <w:pPr>
              <w:tabs>
                <w:tab w:val="left" w:pos="1110"/>
              </w:tabs>
              <w:spacing w:before="20" w:after="20"/>
            </w:pPr>
            <w:r w:rsidRPr="009C2E9A">
              <w:t>minä</w:t>
            </w:r>
          </w:p>
        </w:tc>
      </w:tr>
      <w:tr w:rsidR="00565293" w:rsidRPr="009C2E9A" w14:paraId="1A2F6F07" w14:textId="77777777" w:rsidTr="0076328A">
        <w:tc>
          <w:tcPr>
            <w:tcW w:w="1672" w:type="dxa"/>
          </w:tcPr>
          <w:p w14:paraId="193FE33C" w14:textId="250730AA" w:rsidR="00565293" w:rsidRPr="009C2E9A" w:rsidRDefault="00562534" w:rsidP="00AD074C">
            <w:pPr>
              <w:spacing w:before="20" w:after="20"/>
            </w:pPr>
            <w:r>
              <w:t>T</w:t>
            </w:r>
            <w:r w:rsidR="00565293" w:rsidRPr="009C2E9A">
              <w:t>ranslatiivi</w:t>
            </w:r>
          </w:p>
        </w:tc>
        <w:tc>
          <w:tcPr>
            <w:tcW w:w="1620" w:type="dxa"/>
          </w:tcPr>
          <w:p w14:paraId="42FD38C2" w14:textId="77777777" w:rsidR="00565293" w:rsidRPr="009C2E9A" w:rsidRDefault="00565293" w:rsidP="00AD074C">
            <w:pPr>
              <w:spacing w:before="20" w:after="20"/>
            </w:pPr>
            <w:r w:rsidRPr="009C2E9A">
              <w:t>joksi</w:t>
            </w:r>
          </w:p>
        </w:tc>
        <w:tc>
          <w:tcPr>
            <w:tcW w:w="1553" w:type="dxa"/>
          </w:tcPr>
          <w:p w14:paraId="07773AA7" w14:textId="77777777" w:rsidR="00565293" w:rsidRPr="009C2E9A" w:rsidRDefault="00565293" w:rsidP="00AD074C">
            <w:pPr>
              <w:spacing w:before="20" w:after="20"/>
            </w:pPr>
            <w:r w:rsidRPr="009C2E9A">
              <w:t>joiksi</w:t>
            </w:r>
          </w:p>
        </w:tc>
        <w:tc>
          <w:tcPr>
            <w:tcW w:w="1307" w:type="dxa"/>
          </w:tcPr>
          <w:p w14:paraId="7845DFC2" w14:textId="433EB1FD" w:rsidR="00565293" w:rsidRPr="00BA41E4" w:rsidRDefault="00565293" w:rsidP="00AD074C">
            <w:pPr>
              <w:spacing w:before="20" w:after="20"/>
            </w:pPr>
            <w:r w:rsidRPr="00BA41E4">
              <w:t>keneksi</w:t>
            </w:r>
          </w:p>
        </w:tc>
        <w:tc>
          <w:tcPr>
            <w:tcW w:w="1567" w:type="dxa"/>
          </w:tcPr>
          <w:p w14:paraId="0411D9C9" w14:textId="3961CEC3" w:rsidR="00565293" w:rsidRPr="009C2E9A" w:rsidRDefault="00565293" w:rsidP="00AD074C">
            <w:pPr>
              <w:spacing w:before="20" w:after="20"/>
            </w:pPr>
            <w:r w:rsidRPr="009C2E9A">
              <w:t>miksi</w:t>
            </w:r>
          </w:p>
        </w:tc>
      </w:tr>
      <w:tr w:rsidR="00565293" w:rsidRPr="009C2E9A" w14:paraId="4763BEE6" w14:textId="77777777" w:rsidTr="0076328A">
        <w:tc>
          <w:tcPr>
            <w:tcW w:w="1672" w:type="dxa"/>
          </w:tcPr>
          <w:p w14:paraId="28C3253A" w14:textId="77777777" w:rsidR="00565293" w:rsidRPr="009C2E9A" w:rsidRDefault="00565293" w:rsidP="00AD074C">
            <w:pPr>
              <w:spacing w:before="20" w:after="20"/>
            </w:pPr>
            <w:r w:rsidRPr="009C2E9A">
              <w:t>Inessiivi</w:t>
            </w:r>
          </w:p>
        </w:tc>
        <w:tc>
          <w:tcPr>
            <w:tcW w:w="1620" w:type="dxa"/>
          </w:tcPr>
          <w:p w14:paraId="6177F90F" w14:textId="77777777" w:rsidR="00565293" w:rsidRPr="009C2E9A" w:rsidRDefault="00565293" w:rsidP="00AD074C">
            <w:pPr>
              <w:spacing w:before="20" w:after="20"/>
            </w:pPr>
            <w:r w:rsidRPr="009C2E9A">
              <w:t>jossa</w:t>
            </w:r>
          </w:p>
        </w:tc>
        <w:tc>
          <w:tcPr>
            <w:tcW w:w="1553" w:type="dxa"/>
          </w:tcPr>
          <w:p w14:paraId="529AB03B" w14:textId="77777777" w:rsidR="00565293" w:rsidRPr="009C2E9A" w:rsidRDefault="00565293" w:rsidP="00AD074C">
            <w:pPr>
              <w:spacing w:before="20" w:after="20"/>
            </w:pPr>
            <w:r w:rsidRPr="009C2E9A">
              <w:t>joissa</w:t>
            </w:r>
          </w:p>
        </w:tc>
        <w:tc>
          <w:tcPr>
            <w:tcW w:w="1307" w:type="dxa"/>
          </w:tcPr>
          <w:p w14:paraId="1E977A94" w14:textId="573F0309" w:rsidR="00565293" w:rsidRPr="00BA41E4" w:rsidRDefault="00565293" w:rsidP="00AD074C">
            <w:pPr>
              <w:spacing w:before="20" w:after="20"/>
            </w:pPr>
            <w:r w:rsidRPr="00BA41E4">
              <w:t>kenessä</w:t>
            </w:r>
          </w:p>
        </w:tc>
        <w:tc>
          <w:tcPr>
            <w:tcW w:w="1567" w:type="dxa"/>
          </w:tcPr>
          <w:p w14:paraId="1367A3F9" w14:textId="2BA61C46" w:rsidR="00565293" w:rsidRPr="009C2E9A" w:rsidRDefault="00565293" w:rsidP="00AD074C">
            <w:pPr>
              <w:spacing w:before="20" w:after="20"/>
            </w:pPr>
            <w:r w:rsidRPr="009C2E9A">
              <w:t>missä</w:t>
            </w:r>
          </w:p>
        </w:tc>
      </w:tr>
      <w:tr w:rsidR="00565293" w:rsidRPr="009C2E9A" w14:paraId="673D7173" w14:textId="77777777" w:rsidTr="0076328A">
        <w:tc>
          <w:tcPr>
            <w:tcW w:w="1672" w:type="dxa"/>
          </w:tcPr>
          <w:p w14:paraId="589F5944" w14:textId="77777777" w:rsidR="00565293" w:rsidRPr="009C2E9A" w:rsidRDefault="00565293" w:rsidP="00AD074C">
            <w:pPr>
              <w:spacing w:before="20" w:after="20"/>
            </w:pPr>
            <w:r w:rsidRPr="009C2E9A">
              <w:t>Elatiivi</w:t>
            </w:r>
          </w:p>
        </w:tc>
        <w:tc>
          <w:tcPr>
            <w:tcW w:w="1620" w:type="dxa"/>
          </w:tcPr>
          <w:p w14:paraId="74306C21" w14:textId="77777777" w:rsidR="00565293" w:rsidRPr="009C2E9A" w:rsidRDefault="00565293" w:rsidP="00AD074C">
            <w:pPr>
              <w:spacing w:before="20" w:after="20"/>
            </w:pPr>
            <w:r w:rsidRPr="009C2E9A">
              <w:t>josta</w:t>
            </w:r>
          </w:p>
        </w:tc>
        <w:tc>
          <w:tcPr>
            <w:tcW w:w="1553" w:type="dxa"/>
          </w:tcPr>
          <w:p w14:paraId="00B11372" w14:textId="77777777" w:rsidR="00565293" w:rsidRPr="009C2E9A" w:rsidRDefault="00565293" w:rsidP="00AD074C">
            <w:pPr>
              <w:spacing w:before="20" w:after="20"/>
            </w:pPr>
            <w:r w:rsidRPr="009C2E9A">
              <w:t>joista</w:t>
            </w:r>
          </w:p>
        </w:tc>
        <w:tc>
          <w:tcPr>
            <w:tcW w:w="1307" w:type="dxa"/>
          </w:tcPr>
          <w:p w14:paraId="084793BD" w14:textId="27645F17" w:rsidR="00565293" w:rsidRPr="00BA41E4" w:rsidRDefault="00565293" w:rsidP="00AD074C">
            <w:pPr>
              <w:spacing w:before="20" w:after="20"/>
            </w:pPr>
            <w:r w:rsidRPr="00BA41E4">
              <w:t>kenestä</w:t>
            </w:r>
          </w:p>
        </w:tc>
        <w:tc>
          <w:tcPr>
            <w:tcW w:w="1567" w:type="dxa"/>
          </w:tcPr>
          <w:p w14:paraId="2443ADCB" w14:textId="34464EBE" w:rsidR="00565293" w:rsidRPr="009C2E9A" w:rsidRDefault="00565293" w:rsidP="00AD074C">
            <w:pPr>
              <w:spacing w:before="20" w:after="20"/>
            </w:pPr>
            <w:r w:rsidRPr="009C2E9A">
              <w:t>mistä</w:t>
            </w:r>
          </w:p>
        </w:tc>
      </w:tr>
      <w:tr w:rsidR="00565293" w:rsidRPr="009C2E9A" w14:paraId="6243F9A3" w14:textId="77777777" w:rsidTr="0076328A">
        <w:tc>
          <w:tcPr>
            <w:tcW w:w="1672" w:type="dxa"/>
          </w:tcPr>
          <w:p w14:paraId="3B364190" w14:textId="77777777" w:rsidR="00565293" w:rsidRPr="009C2E9A" w:rsidRDefault="00565293" w:rsidP="00AD074C">
            <w:pPr>
              <w:spacing w:before="20" w:after="20"/>
            </w:pPr>
            <w:r w:rsidRPr="009C2E9A">
              <w:t>Illatiivi</w:t>
            </w:r>
          </w:p>
        </w:tc>
        <w:tc>
          <w:tcPr>
            <w:tcW w:w="1620" w:type="dxa"/>
          </w:tcPr>
          <w:p w14:paraId="2B7E03A9" w14:textId="77777777" w:rsidR="00565293" w:rsidRPr="009C2E9A" w:rsidRDefault="00565293" w:rsidP="00AD074C">
            <w:pPr>
              <w:spacing w:before="20" w:after="20"/>
            </w:pPr>
            <w:r w:rsidRPr="009C2E9A">
              <w:t>johon ~ johonka</w:t>
            </w:r>
          </w:p>
        </w:tc>
        <w:tc>
          <w:tcPr>
            <w:tcW w:w="1553" w:type="dxa"/>
          </w:tcPr>
          <w:p w14:paraId="1C5F35C6" w14:textId="77777777" w:rsidR="00565293" w:rsidRPr="009C2E9A" w:rsidRDefault="00565293" w:rsidP="00AD074C">
            <w:pPr>
              <w:spacing w:before="20" w:after="20"/>
            </w:pPr>
            <w:r w:rsidRPr="009C2E9A">
              <w:t>joihin</w:t>
            </w:r>
          </w:p>
        </w:tc>
        <w:tc>
          <w:tcPr>
            <w:tcW w:w="1307" w:type="dxa"/>
          </w:tcPr>
          <w:p w14:paraId="1215A63B" w14:textId="50A0C1A2" w:rsidR="00565293" w:rsidRPr="00BA41E4" w:rsidRDefault="00565293" w:rsidP="00AD074C">
            <w:pPr>
              <w:spacing w:before="20" w:after="20"/>
            </w:pPr>
            <w:r w:rsidRPr="00BA41E4">
              <w:t>kenheen</w:t>
            </w:r>
          </w:p>
        </w:tc>
        <w:tc>
          <w:tcPr>
            <w:tcW w:w="1567" w:type="dxa"/>
          </w:tcPr>
          <w:p w14:paraId="0B9EBC6F" w14:textId="3CFB5C6D" w:rsidR="00565293" w:rsidRPr="009C2E9A" w:rsidRDefault="00565293" w:rsidP="00AD074C">
            <w:pPr>
              <w:spacing w:before="20" w:after="20"/>
            </w:pPr>
            <w:r w:rsidRPr="009C2E9A">
              <w:t>mihin ~ mihinkä</w:t>
            </w:r>
          </w:p>
        </w:tc>
      </w:tr>
      <w:tr w:rsidR="00565293" w:rsidRPr="009C2E9A" w14:paraId="08051E39" w14:textId="77777777" w:rsidTr="0076328A">
        <w:trPr>
          <w:trHeight w:val="359"/>
        </w:trPr>
        <w:tc>
          <w:tcPr>
            <w:tcW w:w="1672" w:type="dxa"/>
          </w:tcPr>
          <w:p w14:paraId="64CCC977" w14:textId="77777777" w:rsidR="00565293" w:rsidRPr="009C2E9A" w:rsidRDefault="00565293" w:rsidP="00AD074C">
            <w:pPr>
              <w:spacing w:before="20" w:after="20"/>
            </w:pPr>
            <w:r w:rsidRPr="009C2E9A">
              <w:t>Adessiivi</w:t>
            </w:r>
          </w:p>
        </w:tc>
        <w:tc>
          <w:tcPr>
            <w:tcW w:w="1620" w:type="dxa"/>
          </w:tcPr>
          <w:p w14:paraId="1F59BF9C" w14:textId="77777777" w:rsidR="00565293" w:rsidRPr="009C2E9A" w:rsidRDefault="00565293" w:rsidP="00AD074C">
            <w:pPr>
              <w:spacing w:before="20" w:after="20"/>
            </w:pPr>
            <w:r w:rsidRPr="009C2E9A">
              <w:t>jolla</w:t>
            </w:r>
          </w:p>
        </w:tc>
        <w:tc>
          <w:tcPr>
            <w:tcW w:w="1553" w:type="dxa"/>
          </w:tcPr>
          <w:p w14:paraId="5118944B" w14:textId="77777777" w:rsidR="00565293" w:rsidRPr="009C2E9A" w:rsidRDefault="00565293" w:rsidP="00AD074C">
            <w:pPr>
              <w:spacing w:before="20" w:after="20"/>
            </w:pPr>
            <w:r w:rsidRPr="009C2E9A">
              <w:t>joila</w:t>
            </w:r>
          </w:p>
        </w:tc>
        <w:tc>
          <w:tcPr>
            <w:tcW w:w="1307" w:type="dxa"/>
          </w:tcPr>
          <w:p w14:paraId="2CB8D811" w14:textId="42313A3E" w:rsidR="00565293" w:rsidRPr="00BA41E4" w:rsidRDefault="00565293" w:rsidP="00AD074C">
            <w:pPr>
              <w:spacing w:before="20" w:after="20"/>
            </w:pPr>
            <w:r w:rsidRPr="00BA41E4">
              <w:t>kenelä ~ kellä</w:t>
            </w:r>
          </w:p>
        </w:tc>
        <w:tc>
          <w:tcPr>
            <w:tcW w:w="1567" w:type="dxa"/>
          </w:tcPr>
          <w:p w14:paraId="36FDEC2B" w14:textId="6396D6BC" w:rsidR="00565293" w:rsidRPr="009C2E9A" w:rsidRDefault="00565293" w:rsidP="00AD074C">
            <w:pPr>
              <w:spacing w:before="20" w:after="20"/>
            </w:pPr>
            <w:r w:rsidRPr="009C2E9A">
              <w:t>millä</w:t>
            </w:r>
          </w:p>
        </w:tc>
      </w:tr>
      <w:tr w:rsidR="00565293" w:rsidRPr="009C2E9A" w14:paraId="3BEEC72A" w14:textId="77777777" w:rsidTr="0076328A">
        <w:tc>
          <w:tcPr>
            <w:tcW w:w="1672" w:type="dxa"/>
          </w:tcPr>
          <w:p w14:paraId="47652143" w14:textId="77777777" w:rsidR="00565293" w:rsidRPr="009C2E9A" w:rsidRDefault="00565293" w:rsidP="00AD074C">
            <w:pPr>
              <w:spacing w:before="20" w:after="20"/>
            </w:pPr>
            <w:r w:rsidRPr="009C2E9A">
              <w:t>Ablatiivi</w:t>
            </w:r>
          </w:p>
        </w:tc>
        <w:tc>
          <w:tcPr>
            <w:tcW w:w="1620" w:type="dxa"/>
          </w:tcPr>
          <w:p w14:paraId="0DB9D5CB" w14:textId="77777777" w:rsidR="00565293" w:rsidRPr="009C2E9A" w:rsidRDefault="00565293" w:rsidP="00AD074C">
            <w:pPr>
              <w:spacing w:before="20" w:after="20"/>
            </w:pPr>
            <w:r w:rsidRPr="009C2E9A">
              <w:t>jolta</w:t>
            </w:r>
          </w:p>
        </w:tc>
        <w:tc>
          <w:tcPr>
            <w:tcW w:w="1553" w:type="dxa"/>
          </w:tcPr>
          <w:p w14:paraId="2D4B870B" w14:textId="77777777" w:rsidR="00565293" w:rsidRPr="009C2E9A" w:rsidRDefault="00565293" w:rsidP="00AD074C">
            <w:pPr>
              <w:spacing w:before="20" w:after="20"/>
            </w:pPr>
            <w:r w:rsidRPr="009C2E9A">
              <w:t>joilta</w:t>
            </w:r>
          </w:p>
        </w:tc>
        <w:tc>
          <w:tcPr>
            <w:tcW w:w="1307" w:type="dxa"/>
          </w:tcPr>
          <w:p w14:paraId="75FB6A45" w14:textId="759446EB" w:rsidR="00565293" w:rsidRPr="00BA41E4" w:rsidRDefault="00565293" w:rsidP="00AD074C">
            <w:pPr>
              <w:spacing w:before="20" w:after="20"/>
            </w:pPr>
            <w:r w:rsidRPr="00BA41E4">
              <w:t>keneltä ~ keltä</w:t>
            </w:r>
          </w:p>
        </w:tc>
        <w:tc>
          <w:tcPr>
            <w:tcW w:w="1567" w:type="dxa"/>
          </w:tcPr>
          <w:p w14:paraId="4588709C" w14:textId="4A45E1FC" w:rsidR="00565293" w:rsidRPr="009C2E9A" w:rsidRDefault="00565293" w:rsidP="00AD074C">
            <w:pPr>
              <w:spacing w:before="20" w:after="20"/>
            </w:pPr>
            <w:r w:rsidRPr="009C2E9A">
              <w:t>miltä</w:t>
            </w:r>
          </w:p>
        </w:tc>
      </w:tr>
      <w:tr w:rsidR="00565293" w:rsidRPr="00E77CBA" w14:paraId="3D7277C5" w14:textId="77777777" w:rsidTr="0076328A">
        <w:tc>
          <w:tcPr>
            <w:tcW w:w="1672" w:type="dxa"/>
          </w:tcPr>
          <w:p w14:paraId="525B7AD0" w14:textId="77777777" w:rsidR="00565293" w:rsidRPr="009C2E9A" w:rsidRDefault="00565293" w:rsidP="00AD074C">
            <w:pPr>
              <w:spacing w:before="20" w:after="20"/>
            </w:pPr>
            <w:r w:rsidRPr="009C2E9A">
              <w:t>Allatiivi</w:t>
            </w:r>
          </w:p>
        </w:tc>
        <w:tc>
          <w:tcPr>
            <w:tcW w:w="1620" w:type="dxa"/>
          </w:tcPr>
          <w:p w14:paraId="1A834E43" w14:textId="4E25D7DC" w:rsidR="00565293" w:rsidRPr="009C2E9A" w:rsidRDefault="00565293" w:rsidP="00AD074C">
            <w:pPr>
              <w:spacing w:before="20" w:after="20"/>
            </w:pPr>
            <w:r w:rsidRPr="009C2E9A">
              <w:t>jolle</w:t>
            </w:r>
            <w:r w:rsidR="00F927A0">
              <w:t>(t)</w:t>
            </w:r>
          </w:p>
        </w:tc>
        <w:tc>
          <w:tcPr>
            <w:tcW w:w="1553" w:type="dxa"/>
          </w:tcPr>
          <w:p w14:paraId="3A5E2BDE" w14:textId="1CD6DF93" w:rsidR="00565293" w:rsidRPr="009C2E9A" w:rsidRDefault="00565293" w:rsidP="00AD074C">
            <w:pPr>
              <w:spacing w:before="20" w:after="20"/>
            </w:pPr>
            <w:r w:rsidRPr="009C2E9A">
              <w:t>joile</w:t>
            </w:r>
            <w:r w:rsidR="00F927A0">
              <w:t>(t)</w:t>
            </w:r>
          </w:p>
        </w:tc>
        <w:tc>
          <w:tcPr>
            <w:tcW w:w="1307" w:type="dxa"/>
          </w:tcPr>
          <w:p w14:paraId="3B164C93" w14:textId="4B749C39" w:rsidR="00565293" w:rsidRPr="00BA41E4" w:rsidRDefault="00565293" w:rsidP="00AD074C">
            <w:pPr>
              <w:spacing w:before="20" w:after="20"/>
            </w:pPr>
            <w:r w:rsidRPr="00BA41E4">
              <w:t>kenele</w:t>
            </w:r>
            <w:r w:rsidR="00F927A0">
              <w:t>(t)</w:t>
            </w:r>
            <w:r w:rsidRPr="00BA41E4">
              <w:t xml:space="preserve"> ~kelle</w:t>
            </w:r>
            <w:r w:rsidR="00F927A0">
              <w:t>(t)</w:t>
            </w:r>
          </w:p>
        </w:tc>
        <w:tc>
          <w:tcPr>
            <w:tcW w:w="1567" w:type="dxa"/>
          </w:tcPr>
          <w:p w14:paraId="49C5C115" w14:textId="539A0FCC" w:rsidR="00565293" w:rsidRPr="009C2E9A" w:rsidRDefault="00565293" w:rsidP="00AD074C">
            <w:pPr>
              <w:spacing w:before="20" w:after="20"/>
            </w:pPr>
            <w:r w:rsidRPr="009C2E9A">
              <w:t>mille</w:t>
            </w:r>
            <w:r w:rsidR="00F927A0">
              <w:t>(t)</w:t>
            </w:r>
          </w:p>
        </w:tc>
      </w:tr>
    </w:tbl>
    <w:p w14:paraId="4E49AE76" w14:textId="5814D2BE" w:rsidR="00C30B69" w:rsidRPr="00E77CBA" w:rsidRDefault="00565293" w:rsidP="00C30B69">
      <w:pPr>
        <w:pStyle w:val="Brdtekst"/>
      </w:pPr>
      <w:r>
        <w:t>Relatiivi</w:t>
      </w:r>
      <w:r w:rsidR="00651DC9">
        <w:t xml:space="preserve">pronomennii </w:t>
      </w:r>
      <w:r>
        <w:rPr>
          <w:i/>
        </w:rPr>
        <w:t xml:space="preserve">kuka </w:t>
      </w:r>
      <w:r>
        <w:t xml:space="preserve">käytethään tyhä ihmisistä. Se ei ole oikhein </w:t>
      </w:r>
      <w:r w:rsidR="00316F65">
        <w:t>tavalinen käytössä, ja sen sijasta</w:t>
      </w:r>
      <w:r>
        <w:t xml:space="preserve"> saattaa tasan käyttäät </w:t>
      </w:r>
      <w:r w:rsidR="00651DC9">
        <w:t xml:space="preserve">pronomennii </w:t>
      </w:r>
      <w:r>
        <w:rPr>
          <w:i/>
        </w:rPr>
        <w:t>joka</w:t>
      </w:r>
      <w:r w:rsidR="001B127A" w:rsidRPr="001B127A">
        <w:t>.</w:t>
      </w:r>
      <w:r>
        <w:rPr>
          <w:i/>
        </w:rPr>
        <w:t xml:space="preserve"> </w:t>
      </w:r>
      <w:r w:rsidRPr="00565293">
        <w:t xml:space="preserve">Muutoin ei </w:t>
      </w:r>
      <w:r>
        <w:t>k</w:t>
      </w:r>
      <w:r w:rsidR="00C30B69" w:rsidRPr="00E77CBA">
        <w:t>ainun kiele</w:t>
      </w:r>
      <w:r>
        <w:t>ssä ole selvää reekelii siih</w:t>
      </w:r>
      <w:r w:rsidR="00C30B69" w:rsidRPr="00E77CBA">
        <w:t xml:space="preserve">en, ette </w:t>
      </w:r>
      <w:r>
        <w:t>kump</w:t>
      </w:r>
      <w:r w:rsidR="00316F65">
        <w:t>p</w:t>
      </w:r>
      <w:r>
        <w:t>aa</w:t>
      </w:r>
      <w:r w:rsidR="00C30B69" w:rsidRPr="00E77CBA">
        <w:t xml:space="preserve"> </w:t>
      </w:r>
      <w:r w:rsidR="00080CE6">
        <w:t>pronomenii</w:t>
      </w:r>
      <w:r w:rsidR="00C30B69" w:rsidRPr="00E77CBA">
        <w:t xml:space="preserve">, </w:t>
      </w:r>
      <w:r w:rsidR="00C30B69" w:rsidRPr="00E77CBA">
        <w:rPr>
          <w:i/>
        </w:rPr>
        <w:t>joka</w:t>
      </w:r>
      <w:r w:rsidR="00C30B69" w:rsidRPr="00E77CBA">
        <w:t xml:space="preserve"> eli </w:t>
      </w:r>
      <w:r w:rsidR="00C30B69" w:rsidRPr="00E77CBA">
        <w:rPr>
          <w:i/>
        </w:rPr>
        <w:t>mikä</w:t>
      </w:r>
      <w:r w:rsidR="00C30B69" w:rsidRPr="00E77CBA">
        <w:t xml:space="preserve">, koskaki pitäis käyttäät. Seuraavat prinsipit kuitenki saattaa </w:t>
      </w:r>
      <w:r w:rsidR="00B72154">
        <w:t>relatiivi</w:t>
      </w:r>
      <w:r w:rsidR="00080CE6">
        <w:t>pronomenii</w:t>
      </w:r>
      <w:r w:rsidR="00B72154">
        <w:t>tten</w:t>
      </w:r>
      <w:r w:rsidR="00C30B69" w:rsidRPr="00E77CBA">
        <w:t xml:space="preserve"> käytöle anttaat:</w:t>
      </w:r>
    </w:p>
    <w:p w14:paraId="7BB6B94F" w14:textId="2BBA1E38" w:rsidR="00C30B69" w:rsidRPr="00B654DD" w:rsidRDefault="00C30B69" w:rsidP="00CC540C">
      <w:pPr>
        <w:pStyle w:val="Punktliste"/>
      </w:pPr>
      <w:r w:rsidRPr="00B654DD">
        <w:t xml:space="preserve">Silloin ko pronomenin korrelaattina oon ihmistä merkitteevä sana </w:t>
      </w:r>
      <w:r w:rsidR="0075485B">
        <w:t>(</w:t>
      </w:r>
      <w:r w:rsidRPr="00B654DD">
        <w:t xml:space="preserve">substantiivi tahi pronomeni), käytethään </w:t>
      </w:r>
      <w:r w:rsidR="00651DC9">
        <w:t xml:space="preserve">pronomennii </w:t>
      </w:r>
      <w:r w:rsidRPr="00B654DD">
        <w:rPr>
          <w:i/>
        </w:rPr>
        <w:t xml:space="preserve">joka </w:t>
      </w:r>
      <w:r w:rsidRPr="00B654DD">
        <w:t xml:space="preserve">eli </w:t>
      </w:r>
      <w:r w:rsidRPr="00B654DD">
        <w:rPr>
          <w:i/>
        </w:rPr>
        <w:t>kuka</w:t>
      </w:r>
      <w:r w:rsidR="00316F65">
        <w:rPr>
          <w:i/>
        </w:rPr>
        <w:t xml:space="preserve"> </w:t>
      </w:r>
      <w:r w:rsidR="00316F65">
        <w:t>(</w:t>
      </w:r>
      <w:r w:rsidR="008B545C">
        <w:t>7</w:t>
      </w:r>
      <w:r w:rsidR="00316F65">
        <w:t xml:space="preserve">, </w:t>
      </w:r>
      <w:r w:rsidR="008B545C">
        <w:t>8</w:t>
      </w:r>
      <w:r w:rsidR="00316F65">
        <w:t>).</w:t>
      </w:r>
    </w:p>
    <w:p w14:paraId="2BF000BD" w14:textId="226B5651" w:rsidR="00C30B69" w:rsidRPr="00B654DD" w:rsidRDefault="00216673" w:rsidP="00B654DD">
      <w:r>
        <w:t>(</w:t>
      </w:r>
      <w:r w:rsidR="00265711">
        <w:t>7</w:t>
      </w:r>
      <w:r>
        <w:t xml:space="preserve">) </w:t>
      </w:r>
      <w:r w:rsidR="00C30B69" w:rsidRPr="00B654DD">
        <w:t>Oonko se [</w:t>
      </w:r>
      <w:r w:rsidR="00C30B69" w:rsidRPr="00B654DD">
        <w:rPr>
          <w:i/>
        </w:rPr>
        <w:t>tuo vanhaa mies</w:t>
      </w:r>
      <w:r w:rsidR="0075485B" w:rsidRPr="0075485B">
        <w:t>,</w:t>
      </w:r>
      <w:r w:rsidR="00C30B69" w:rsidRPr="00B654DD">
        <w:rPr>
          <w:i/>
        </w:rPr>
        <w:t xml:space="preserve"> joka</w:t>
      </w:r>
      <w:r w:rsidR="0098090B" w:rsidRPr="0098090B">
        <w:t>/</w:t>
      </w:r>
      <w:r w:rsidR="00C30B69" w:rsidRPr="00B654DD">
        <w:rPr>
          <w:i/>
        </w:rPr>
        <w:t xml:space="preserve">kuka </w:t>
      </w:r>
      <w:r w:rsidR="00C30B69" w:rsidRPr="00B654DD">
        <w:t>makkaa tuossa sängyssä]?</w:t>
      </w:r>
    </w:p>
    <w:p w14:paraId="31592203" w14:textId="15586A14" w:rsidR="00C30B69" w:rsidRPr="00B654DD" w:rsidRDefault="00216673" w:rsidP="00C30B69">
      <w:pPr>
        <w:pStyle w:val="Brdtekst"/>
      </w:pPr>
      <w:r>
        <w:t>(</w:t>
      </w:r>
      <w:r w:rsidR="00265711">
        <w:t>8</w:t>
      </w:r>
      <w:r>
        <w:t xml:space="preserve">) </w:t>
      </w:r>
      <w:r w:rsidR="00C30B69" w:rsidRPr="00B654DD">
        <w:t>[</w:t>
      </w:r>
      <w:r w:rsidR="00644FC0">
        <w:rPr>
          <w:i/>
        </w:rPr>
        <w:t>Ylisaamelaiset</w:t>
      </w:r>
      <w:r w:rsidR="0075485B" w:rsidRPr="0075485B">
        <w:t>,</w:t>
      </w:r>
      <w:r w:rsidR="00644FC0">
        <w:rPr>
          <w:i/>
        </w:rPr>
        <w:t xml:space="preserve"> joila</w:t>
      </w:r>
      <w:r w:rsidR="0098090B" w:rsidRPr="0098090B">
        <w:t>/</w:t>
      </w:r>
      <w:r w:rsidR="00C30B69" w:rsidRPr="00B654DD">
        <w:rPr>
          <w:i/>
        </w:rPr>
        <w:t>kellä</w:t>
      </w:r>
      <w:r w:rsidR="00C30B69" w:rsidRPr="00B654DD">
        <w:t xml:space="preserve"> oli kesäsijat Naavuonossa,] olthiin villissä uskossa.</w:t>
      </w:r>
    </w:p>
    <w:p w14:paraId="4FB114AE" w14:textId="371BFE32" w:rsidR="00C30B69" w:rsidRPr="00316F65" w:rsidRDefault="00C30B69" w:rsidP="00C30B69">
      <w:pPr>
        <w:pStyle w:val="Brdtekst"/>
      </w:pPr>
      <w:r w:rsidRPr="00B654DD">
        <w:t xml:space="preserve">Vähänen poikkeema </w:t>
      </w:r>
      <w:r w:rsidR="00C910D3">
        <w:t xml:space="preserve">reekelhiin </w:t>
      </w:r>
      <w:r w:rsidRPr="00B654DD">
        <w:t xml:space="preserve">oon se, ette ko </w:t>
      </w:r>
      <w:r w:rsidRPr="00037B1F">
        <w:t xml:space="preserve">korrelaattina oon superlatiivi, niin relatiivipronomeni oon tasan </w:t>
      </w:r>
      <w:r w:rsidRPr="00037B1F">
        <w:rPr>
          <w:i/>
        </w:rPr>
        <w:t>mikä</w:t>
      </w:r>
      <w:r w:rsidR="00316F65">
        <w:rPr>
          <w:i/>
        </w:rPr>
        <w:t xml:space="preserve"> </w:t>
      </w:r>
      <w:r w:rsidR="00316F65">
        <w:t>(</w:t>
      </w:r>
      <w:r w:rsidR="008B545C">
        <w:t>9</w:t>
      </w:r>
      <w:r w:rsidR="00316F65">
        <w:t>).</w:t>
      </w:r>
    </w:p>
    <w:p w14:paraId="57733DB6" w14:textId="65DEAD33" w:rsidR="00C30B69" w:rsidRPr="00B654DD" w:rsidRDefault="00216673" w:rsidP="00C30B69">
      <w:pPr>
        <w:pStyle w:val="Brdtekst"/>
      </w:pPr>
      <w:r>
        <w:t>(</w:t>
      </w:r>
      <w:r w:rsidR="00265711">
        <w:t>9</w:t>
      </w:r>
      <w:r>
        <w:t xml:space="preserve">) </w:t>
      </w:r>
      <w:r w:rsidR="00C30B69" w:rsidRPr="00B654DD">
        <w:t>Sivva oli [</w:t>
      </w:r>
      <w:r w:rsidR="00C30B69" w:rsidRPr="00B654DD">
        <w:rPr>
          <w:i/>
        </w:rPr>
        <w:t>lujjiin mies</w:t>
      </w:r>
      <w:r w:rsidR="0075485B" w:rsidRPr="0075485B">
        <w:t>,</w:t>
      </w:r>
      <w:r w:rsidR="00C30B69" w:rsidRPr="00B654DD">
        <w:rPr>
          <w:i/>
        </w:rPr>
        <w:t xml:space="preserve"> mikä</w:t>
      </w:r>
      <w:r w:rsidR="00C30B69" w:rsidRPr="00B654DD">
        <w:t xml:space="preserve"> koskhaan oon eläny Raisissa.]</w:t>
      </w:r>
    </w:p>
    <w:p w14:paraId="7B135B89" w14:textId="761B51E3" w:rsidR="00C30B69" w:rsidRPr="00B654DD" w:rsidRDefault="00C30B69" w:rsidP="00E66D20">
      <w:pPr>
        <w:pStyle w:val="Punktliste"/>
      </w:pPr>
      <w:r w:rsidRPr="008866CF">
        <w:t xml:space="preserve">Ko korrelaattina oon elläintä, kalluu, paikkaa tahi jotaki assiita merkitteevä substantiivi, </w:t>
      </w:r>
      <w:r w:rsidR="00562534">
        <w:t xml:space="preserve">se </w:t>
      </w:r>
      <w:r w:rsidRPr="008866CF">
        <w:t>silloin saattaa itte valita, halluuko</w:t>
      </w:r>
      <w:r w:rsidRPr="00B654DD">
        <w:t xml:space="preserve"> käyttäät </w:t>
      </w:r>
      <w:r w:rsidRPr="00CC540C">
        <w:rPr>
          <w:i/>
        </w:rPr>
        <w:t>joka-</w:t>
      </w:r>
      <w:r w:rsidRPr="00B654DD">
        <w:t xml:space="preserve"> vain </w:t>
      </w:r>
      <w:r w:rsidRPr="00CC540C">
        <w:rPr>
          <w:i/>
        </w:rPr>
        <w:t>mikä</w:t>
      </w:r>
      <w:r w:rsidR="0081765B">
        <w:t>-</w:t>
      </w:r>
      <w:r w:rsidR="00651DC9">
        <w:t xml:space="preserve">pronomennii </w:t>
      </w:r>
      <w:r w:rsidR="0081765B">
        <w:t>(</w:t>
      </w:r>
      <w:r w:rsidR="008B545C">
        <w:t>10</w:t>
      </w:r>
      <w:r w:rsidR="00272333">
        <w:t>–12</w:t>
      </w:r>
      <w:r w:rsidR="0081765B">
        <w:t>).</w:t>
      </w:r>
    </w:p>
    <w:p w14:paraId="30AB909B" w14:textId="71C6B7B2" w:rsidR="00C30B69" w:rsidRPr="00B654DD" w:rsidRDefault="00216673" w:rsidP="00C30B69">
      <w:pPr>
        <w:pStyle w:val="Brdtekst"/>
      </w:pPr>
      <w:r>
        <w:t>(</w:t>
      </w:r>
      <w:r w:rsidR="00265711">
        <w:t>10</w:t>
      </w:r>
      <w:r>
        <w:t xml:space="preserve">) </w:t>
      </w:r>
      <w:r w:rsidR="00C30B69" w:rsidRPr="00B654DD">
        <w:t>Het kirjoitethiin alle [</w:t>
      </w:r>
      <w:r w:rsidR="00C30B69" w:rsidRPr="00B654DD">
        <w:rPr>
          <w:i/>
        </w:rPr>
        <w:t>semmoisen dokumentin</w:t>
      </w:r>
      <w:r w:rsidR="0075485B" w:rsidRPr="0075485B">
        <w:t>,</w:t>
      </w:r>
      <w:r w:rsidR="00C30B69" w:rsidRPr="00B654DD">
        <w:rPr>
          <w:i/>
        </w:rPr>
        <w:t xml:space="preserve"> jossa</w:t>
      </w:r>
      <w:r w:rsidR="0098090B" w:rsidRPr="0098090B">
        <w:t>/</w:t>
      </w:r>
      <w:r w:rsidR="00C30B69" w:rsidRPr="00B654DD">
        <w:rPr>
          <w:i/>
        </w:rPr>
        <w:t>missä</w:t>
      </w:r>
      <w:r w:rsidR="00C30B69" w:rsidRPr="00B654DD">
        <w:t xml:space="preserve"> het luvathiin olla alamaiset kuninkhaale].</w:t>
      </w:r>
    </w:p>
    <w:p w14:paraId="40D74B46" w14:textId="6DD051F2" w:rsidR="00C30B69" w:rsidRPr="00B654DD" w:rsidRDefault="00216673" w:rsidP="00C30B69">
      <w:pPr>
        <w:pStyle w:val="Brdtekst"/>
      </w:pPr>
      <w:r>
        <w:t>(</w:t>
      </w:r>
      <w:r w:rsidR="00265711">
        <w:t>11</w:t>
      </w:r>
      <w:r>
        <w:t xml:space="preserve">) </w:t>
      </w:r>
      <w:r w:rsidR="00C30B69" w:rsidRPr="00B654DD">
        <w:t>Naakima ensistä [</w:t>
      </w:r>
      <w:r w:rsidR="00C30B69" w:rsidRPr="00B654DD">
        <w:rPr>
          <w:i/>
        </w:rPr>
        <w:t>yhđen klasin</w:t>
      </w:r>
      <w:r w:rsidR="00C30B69" w:rsidRPr="00B654DD">
        <w:t xml:space="preserve"> alle, </w:t>
      </w:r>
      <w:r w:rsidR="00C30B69" w:rsidRPr="00B654DD">
        <w:rPr>
          <w:i/>
        </w:rPr>
        <w:t>josta</w:t>
      </w:r>
      <w:r w:rsidR="0098090B" w:rsidRPr="0098090B">
        <w:t>/</w:t>
      </w:r>
      <w:r w:rsidR="00C30B69" w:rsidRPr="00B654DD">
        <w:rPr>
          <w:i/>
        </w:rPr>
        <w:t>mistä</w:t>
      </w:r>
      <w:r w:rsidR="00C30B69" w:rsidRPr="00B654DD">
        <w:t xml:space="preserve"> kajastaa vähän näkköö].</w:t>
      </w:r>
    </w:p>
    <w:p w14:paraId="07839AD1" w14:textId="3EF8A2D2" w:rsidR="00F904D4" w:rsidRDefault="00216673" w:rsidP="00C30B69">
      <w:pPr>
        <w:pStyle w:val="Brdtekst"/>
        <w:rPr>
          <w:lang w:val="fi-FI"/>
        </w:rPr>
      </w:pPr>
      <w:r>
        <w:t>(</w:t>
      </w:r>
      <w:r w:rsidR="0081765B">
        <w:t>1</w:t>
      </w:r>
      <w:r w:rsidR="00265711">
        <w:t>2</w:t>
      </w:r>
      <w:r>
        <w:t xml:space="preserve">) </w:t>
      </w:r>
      <w:r w:rsidR="00AB3164">
        <w:rPr>
          <w:lang w:val="fi-FI"/>
        </w:rPr>
        <w:t>Hän kirjoittaa</w:t>
      </w:r>
      <w:r w:rsidR="00C30B69" w:rsidRPr="00B654DD">
        <w:rPr>
          <w:lang w:val="fi-FI"/>
        </w:rPr>
        <w:t xml:space="preserve"> ylös [</w:t>
      </w:r>
      <w:r w:rsidR="00C30B69" w:rsidRPr="00B654DD">
        <w:rPr>
          <w:i/>
          <w:lang w:val="fi-FI"/>
        </w:rPr>
        <w:t>niitä muisteluksii</w:t>
      </w:r>
      <w:r w:rsidR="0075485B" w:rsidRPr="0075485B">
        <w:rPr>
          <w:lang w:val="fi-FI"/>
        </w:rPr>
        <w:t>,</w:t>
      </w:r>
      <w:r w:rsidR="00C30B69" w:rsidRPr="00B654DD">
        <w:rPr>
          <w:i/>
          <w:lang w:val="fi-FI"/>
        </w:rPr>
        <w:t xml:space="preserve"> joita</w:t>
      </w:r>
      <w:r w:rsidR="0098090B" w:rsidRPr="0098090B">
        <w:rPr>
          <w:lang w:val="fi-FI"/>
        </w:rPr>
        <w:t>/</w:t>
      </w:r>
      <w:r w:rsidR="00C30B69" w:rsidRPr="00B654DD">
        <w:rPr>
          <w:i/>
          <w:lang w:val="fi-FI"/>
        </w:rPr>
        <w:t>mitä</w:t>
      </w:r>
      <w:r w:rsidR="00C30B69" w:rsidRPr="00B654DD">
        <w:rPr>
          <w:lang w:val="fi-FI"/>
        </w:rPr>
        <w:t xml:space="preserve"> ihmiset nyt muistelhaan]</w:t>
      </w:r>
      <w:r w:rsidR="00F904D4">
        <w:rPr>
          <w:lang w:val="fi-FI"/>
        </w:rPr>
        <w:t>.</w:t>
      </w:r>
    </w:p>
    <w:p w14:paraId="36EAE903" w14:textId="5BF5D094" w:rsidR="00C30B69" w:rsidRPr="00B654DD" w:rsidRDefault="00C30B69" w:rsidP="000B55B7">
      <w:pPr>
        <w:pStyle w:val="Punktliste"/>
        <w:spacing w:before="0" w:after="0"/>
      </w:pPr>
      <w:r w:rsidRPr="00B654DD">
        <w:t xml:space="preserve">Ko </w:t>
      </w:r>
      <w:r w:rsidRPr="007836EE">
        <w:t xml:space="preserve">korrelaattina oon semmoinen pronomeni </w:t>
      </w:r>
      <w:r w:rsidR="0081765B">
        <w:t>tahi muu prosana, jolla refereer</w:t>
      </w:r>
      <w:r w:rsidRPr="007836EE">
        <w:t>athaan johonki kalhuun, paikkhaa</w:t>
      </w:r>
      <w:r w:rsidR="0081765B">
        <w:t>n tahi assiiss</w:t>
      </w:r>
      <w:r w:rsidRPr="007836EE">
        <w:t xml:space="preserve">een, </w:t>
      </w:r>
      <w:r w:rsidR="0081765B">
        <w:t xml:space="preserve">se </w:t>
      </w:r>
      <w:r w:rsidRPr="007836EE">
        <w:t xml:space="preserve">silloin häyttyy tasan käyttäät </w:t>
      </w:r>
      <w:r w:rsidR="00651DC9">
        <w:t xml:space="preserve">pronomennii </w:t>
      </w:r>
      <w:r w:rsidRPr="007836EE">
        <w:rPr>
          <w:i/>
        </w:rPr>
        <w:t>mikä</w:t>
      </w:r>
      <w:r w:rsidR="00F12BD6">
        <w:rPr>
          <w:i/>
        </w:rPr>
        <w:t xml:space="preserve"> </w:t>
      </w:r>
      <w:r w:rsidR="00F12BD6">
        <w:t>(1</w:t>
      </w:r>
      <w:r w:rsidR="00272333">
        <w:t>3</w:t>
      </w:r>
      <w:r w:rsidR="000A54A1">
        <w:t>–16</w:t>
      </w:r>
      <w:r w:rsidR="00F12BD6">
        <w:t>)</w:t>
      </w:r>
      <w:r w:rsidR="001B127A" w:rsidRPr="001B127A">
        <w:t>.</w:t>
      </w:r>
    </w:p>
    <w:p w14:paraId="6CF9DD05" w14:textId="6A1AE2D6" w:rsidR="00C30B69" w:rsidRPr="00B654DD" w:rsidRDefault="00216673" w:rsidP="00C30B69">
      <w:r>
        <w:t>(</w:t>
      </w:r>
      <w:r w:rsidR="0081765B">
        <w:t>1</w:t>
      </w:r>
      <w:r w:rsidR="00265711">
        <w:t>3</w:t>
      </w:r>
      <w:r>
        <w:t xml:space="preserve">) </w:t>
      </w:r>
      <w:r w:rsidR="00C30B69" w:rsidRPr="00B654DD">
        <w:t>Tekkeekö ihminen vain [</w:t>
      </w:r>
      <w:r w:rsidR="00C30B69" w:rsidRPr="00B654DD">
        <w:rPr>
          <w:i/>
        </w:rPr>
        <w:t>sitä</w:t>
      </w:r>
      <w:r w:rsidR="0075485B" w:rsidRPr="0075485B">
        <w:t>,</w:t>
      </w:r>
      <w:r w:rsidR="00C30B69" w:rsidRPr="00B654DD">
        <w:rPr>
          <w:i/>
        </w:rPr>
        <w:t xml:space="preserve"> mitä</w:t>
      </w:r>
      <w:r w:rsidR="00C30B69" w:rsidRPr="00B654DD">
        <w:t xml:space="preserve"> histooria tahtoo häneltä]?</w:t>
      </w:r>
    </w:p>
    <w:p w14:paraId="48A10D37" w14:textId="6C7CA917" w:rsidR="00C30B69" w:rsidRPr="00B654DD" w:rsidRDefault="00216673" w:rsidP="00C30B69">
      <w:r>
        <w:t>(</w:t>
      </w:r>
      <w:r w:rsidR="0081765B">
        <w:t>1</w:t>
      </w:r>
      <w:r w:rsidR="00265711">
        <w:t>4</w:t>
      </w:r>
      <w:r>
        <w:t xml:space="preserve">) </w:t>
      </w:r>
      <w:r w:rsidR="00C30B69" w:rsidRPr="00B654DD">
        <w:t>Mutta [</w:t>
      </w:r>
      <w:r w:rsidR="00C30B69" w:rsidRPr="00B654DD">
        <w:rPr>
          <w:i/>
        </w:rPr>
        <w:t>tääläki</w:t>
      </w:r>
      <w:r w:rsidR="0075485B" w:rsidRPr="0075485B">
        <w:t>,</w:t>
      </w:r>
      <w:r w:rsidR="00C30B69" w:rsidRPr="00B654DD">
        <w:rPr>
          <w:i/>
        </w:rPr>
        <w:t xml:space="preserve"> missä</w:t>
      </w:r>
      <w:r w:rsidR="00C30B69" w:rsidRPr="00B654DD">
        <w:t xml:space="preserve"> aina oon kylmä,] oon hyvä elläät.</w:t>
      </w:r>
    </w:p>
    <w:p w14:paraId="6584CF52" w14:textId="2C62F514" w:rsidR="00C30B69" w:rsidRPr="00B654DD" w:rsidRDefault="00216673" w:rsidP="00C30B69">
      <w:r>
        <w:t>(</w:t>
      </w:r>
      <w:r w:rsidR="0081765B">
        <w:t>1</w:t>
      </w:r>
      <w:r w:rsidR="00265711">
        <w:t>5</w:t>
      </w:r>
      <w:r>
        <w:t xml:space="preserve">) </w:t>
      </w:r>
      <w:r w:rsidR="00C30B69" w:rsidRPr="00B654DD">
        <w:t>Se asui [</w:t>
      </w:r>
      <w:r w:rsidR="00C30B69" w:rsidRPr="00B654DD">
        <w:rPr>
          <w:i/>
        </w:rPr>
        <w:t>tässä</w:t>
      </w:r>
      <w:r w:rsidR="0075485B" w:rsidRPr="0075485B">
        <w:t>,</w:t>
      </w:r>
      <w:r w:rsidR="00C30B69" w:rsidRPr="00B654DD">
        <w:rPr>
          <w:i/>
        </w:rPr>
        <w:t xml:space="preserve"> missä</w:t>
      </w:r>
      <w:r w:rsidR="00C30B69" w:rsidRPr="00B654DD">
        <w:t xml:space="preserve"> Jounin Jouni nyt assuu].</w:t>
      </w:r>
    </w:p>
    <w:p w14:paraId="33125C8C" w14:textId="7E17A9EA" w:rsidR="00C30B69" w:rsidRPr="00B654DD" w:rsidRDefault="00216673" w:rsidP="00C30B69">
      <w:r>
        <w:t>(</w:t>
      </w:r>
      <w:r w:rsidR="0081765B">
        <w:t>1</w:t>
      </w:r>
      <w:r w:rsidR="00265711">
        <w:t>6</w:t>
      </w:r>
      <w:r>
        <w:t xml:space="preserve">) </w:t>
      </w:r>
      <w:r w:rsidR="00C30B69" w:rsidRPr="00B654DD">
        <w:t>Matti vastas taas [</w:t>
      </w:r>
      <w:r w:rsidR="00C30B69" w:rsidRPr="00B654DD">
        <w:rPr>
          <w:i/>
        </w:rPr>
        <w:t>sen saman</w:t>
      </w:r>
      <w:r w:rsidR="0075485B" w:rsidRPr="0075485B">
        <w:t>,</w:t>
      </w:r>
      <w:r w:rsidR="00C30B69" w:rsidRPr="00B654DD">
        <w:rPr>
          <w:i/>
        </w:rPr>
        <w:t xml:space="preserve"> mitä</w:t>
      </w:r>
      <w:r w:rsidR="00C30B69" w:rsidRPr="00B654DD">
        <w:t xml:space="preserve"> hän oli vastanut muileki].</w:t>
      </w:r>
    </w:p>
    <w:p w14:paraId="627545F1" w14:textId="0EB8281C" w:rsidR="00C30B69" w:rsidRPr="00B654DD" w:rsidRDefault="00C30B69" w:rsidP="00C30B69">
      <w:pPr>
        <w:pStyle w:val="Brdtekst"/>
      </w:pPr>
      <w:r w:rsidRPr="00B654DD">
        <w:t xml:space="preserve">Oon kans olemassa relatiivisyntaktiita, </w:t>
      </w:r>
      <w:r w:rsidR="00817ACD">
        <w:t>mikkä</w:t>
      </w:r>
      <w:r w:rsidRPr="00B654DD">
        <w:t xml:space="preserve"> seisothaan ennen ommaa korrelaattii, ja semmoiss</w:t>
      </w:r>
      <w:r w:rsidR="00240EA0">
        <w:t>iiki relatiivisyntaktiita, joil</w:t>
      </w:r>
      <w:r w:rsidRPr="00B654DD">
        <w:t xml:space="preserve">a kokonhansa vailuu korrelaatti. Silloin käytethään ihmishiin refereeraavana pronomenina </w:t>
      </w:r>
      <w:r w:rsidR="00963705">
        <w:t>pronome</w:t>
      </w:r>
      <w:r w:rsidRPr="00B654DD">
        <w:t xml:space="preserve">nnii </w:t>
      </w:r>
      <w:r w:rsidRPr="00B654DD">
        <w:rPr>
          <w:i/>
        </w:rPr>
        <w:t>kuka</w:t>
      </w:r>
      <w:r w:rsidR="00817ACD">
        <w:rPr>
          <w:i/>
        </w:rPr>
        <w:t xml:space="preserve"> </w:t>
      </w:r>
      <w:r w:rsidR="00817ACD">
        <w:t>(1</w:t>
      </w:r>
      <w:r w:rsidR="000A54A1">
        <w:t>7</w:t>
      </w:r>
      <w:r w:rsidR="00817ACD">
        <w:t>)</w:t>
      </w:r>
      <w:r w:rsidRPr="00B654DD">
        <w:t xml:space="preserve">. Muutoin käytethään tasan </w:t>
      </w:r>
      <w:r w:rsidR="00963705">
        <w:t>pronome</w:t>
      </w:r>
      <w:r w:rsidRPr="00B654DD">
        <w:t xml:space="preserve">nnii </w:t>
      </w:r>
      <w:r w:rsidRPr="00B654DD">
        <w:rPr>
          <w:i/>
        </w:rPr>
        <w:t>mikä</w:t>
      </w:r>
      <w:r w:rsidR="00817ACD">
        <w:rPr>
          <w:i/>
        </w:rPr>
        <w:t xml:space="preserve"> </w:t>
      </w:r>
      <w:r w:rsidR="00817ACD">
        <w:t>(1</w:t>
      </w:r>
      <w:r w:rsidR="000A54A1">
        <w:t>8</w:t>
      </w:r>
      <w:r w:rsidR="00817ACD">
        <w:t>)</w:t>
      </w:r>
      <w:r w:rsidR="001B127A" w:rsidRPr="001B127A">
        <w:t>.</w:t>
      </w:r>
    </w:p>
    <w:p w14:paraId="76992AB3" w14:textId="0CFB72FF" w:rsidR="00F904D4" w:rsidRDefault="00216673" w:rsidP="00C30B69">
      <w:pPr>
        <w:pStyle w:val="Brdtekst"/>
        <w:rPr>
          <w:lang w:val="is-IS"/>
        </w:rPr>
      </w:pPr>
      <w:r>
        <w:t>(</w:t>
      </w:r>
      <w:r w:rsidR="00817ACD">
        <w:t>1</w:t>
      </w:r>
      <w:r w:rsidR="000A54A1">
        <w:t>7</w:t>
      </w:r>
      <w:r>
        <w:t xml:space="preserve">) </w:t>
      </w:r>
      <w:r w:rsidR="00C30B69" w:rsidRPr="00B654DD">
        <w:rPr>
          <w:lang w:val="is-IS"/>
        </w:rPr>
        <w:t>[</w:t>
      </w:r>
      <w:r w:rsidR="00C30B69" w:rsidRPr="00B654DD">
        <w:rPr>
          <w:i/>
          <w:lang w:val="is-IS"/>
        </w:rPr>
        <w:t>Kuka</w:t>
      </w:r>
      <w:r w:rsidR="00C30B69" w:rsidRPr="00B654DD">
        <w:rPr>
          <w:lang w:val="is-IS"/>
        </w:rPr>
        <w:t xml:space="preserve"> jääpi tähän, </w:t>
      </w:r>
      <w:r w:rsidR="00C30B69" w:rsidRPr="00B654DD">
        <w:rPr>
          <w:i/>
          <w:lang w:val="is-IS"/>
        </w:rPr>
        <w:t>se</w:t>
      </w:r>
      <w:r w:rsidR="00C30B69" w:rsidRPr="00B654DD">
        <w:rPr>
          <w:lang w:val="is-IS"/>
        </w:rPr>
        <w:t>] jääkhöön, [</w:t>
      </w:r>
      <w:r w:rsidR="00C30B69" w:rsidRPr="00B654DD">
        <w:rPr>
          <w:i/>
          <w:lang w:val="is-IS"/>
        </w:rPr>
        <w:t>kuka</w:t>
      </w:r>
      <w:r w:rsidR="00C30B69" w:rsidRPr="00B654DD">
        <w:rPr>
          <w:lang w:val="is-IS"/>
        </w:rPr>
        <w:t xml:space="preserve"> mennee kävelemhään metthään, </w:t>
      </w:r>
      <w:r w:rsidR="00C30B69" w:rsidRPr="00B654DD">
        <w:rPr>
          <w:i/>
          <w:lang w:val="is-IS"/>
        </w:rPr>
        <w:t>se</w:t>
      </w:r>
      <w:r w:rsidR="00C30B69" w:rsidRPr="00B654DD">
        <w:rPr>
          <w:lang w:val="is-IS"/>
        </w:rPr>
        <w:t>] menkhöön sinne</w:t>
      </w:r>
      <w:r w:rsidR="00F904D4">
        <w:rPr>
          <w:lang w:val="is-IS"/>
        </w:rPr>
        <w:t>.</w:t>
      </w:r>
    </w:p>
    <w:p w14:paraId="207674C4" w14:textId="6CC34984" w:rsidR="00C30B69" w:rsidRDefault="00216673" w:rsidP="00C30B69">
      <w:pPr>
        <w:pStyle w:val="Brdtekst"/>
      </w:pPr>
      <w:r>
        <w:t>(</w:t>
      </w:r>
      <w:r w:rsidR="00817ACD">
        <w:t>1</w:t>
      </w:r>
      <w:r w:rsidR="000A54A1">
        <w:t>8</w:t>
      </w:r>
      <w:r>
        <w:t xml:space="preserve">) </w:t>
      </w:r>
      <w:r w:rsidR="0075485B">
        <w:t>(</w:t>
      </w:r>
      <w:r w:rsidR="00C30B69" w:rsidRPr="00B654DD">
        <w:t>Arv</w:t>
      </w:r>
      <w:r w:rsidR="00D97E41">
        <w:t>aus</w:t>
      </w:r>
      <w:r w:rsidR="00C30B69" w:rsidRPr="00B654DD">
        <w:t>:) [</w:t>
      </w:r>
      <w:r w:rsidR="00C30B69" w:rsidRPr="00B654DD">
        <w:rPr>
          <w:i/>
        </w:rPr>
        <w:t>Mitä</w:t>
      </w:r>
      <w:r w:rsidR="00C30B69" w:rsidRPr="00B654DD">
        <w:t xml:space="preserve"> hän löyttää, </w:t>
      </w:r>
      <w:r w:rsidR="00C30B69" w:rsidRPr="00B654DD">
        <w:rPr>
          <w:i/>
        </w:rPr>
        <w:t>sen</w:t>
      </w:r>
      <w:r w:rsidR="00C30B69" w:rsidRPr="00B654DD">
        <w:t xml:space="preserve">] ottaa </w:t>
      </w:r>
      <w:r w:rsidR="00C30B69" w:rsidRPr="00562534">
        <w:t>hän</w:t>
      </w:r>
      <w:r w:rsidR="00C30B69" w:rsidRPr="00B654DD">
        <w:t xml:space="preserve"> ja tappaa; mutta [</w:t>
      </w:r>
      <w:r w:rsidR="00C30B69" w:rsidRPr="00B654DD">
        <w:rPr>
          <w:i/>
        </w:rPr>
        <w:t>mitä</w:t>
      </w:r>
      <w:r w:rsidR="00C30B69" w:rsidRPr="00B654DD">
        <w:t xml:space="preserve"> hän ei löyđä], ottaa hän myötä. </w:t>
      </w:r>
      <w:r w:rsidR="0075485B">
        <w:t>(</w:t>
      </w:r>
      <w:r w:rsidR="00C30B69" w:rsidRPr="00B654DD">
        <w:t>Vastaus: ”Täitä.”)</w:t>
      </w:r>
    </w:p>
    <w:p w14:paraId="4564E994" w14:textId="758D5BAD" w:rsidR="00C30B69" w:rsidRDefault="00C30B69" w:rsidP="00C30B69">
      <w:pPr>
        <w:pStyle w:val="Overskrift2"/>
        <w:keepLines/>
        <w:tabs>
          <w:tab w:val="clear" w:pos="720"/>
          <w:tab w:val="num" w:pos="1008"/>
        </w:tabs>
        <w:spacing w:before="200" w:after="0"/>
      </w:pPr>
      <w:bookmarkStart w:id="1861" w:name="_Toc180478986"/>
      <w:bookmarkStart w:id="1862" w:name="_Toc241129338"/>
      <w:bookmarkStart w:id="1863" w:name="_Toc311273921"/>
      <w:r>
        <w:t>Refleksiivi- ja resiprookkipronomeni</w:t>
      </w:r>
      <w:bookmarkEnd w:id="1861"/>
      <w:bookmarkEnd w:id="1862"/>
      <w:bookmarkEnd w:id="1863"/>
    </w:p>
    <w:p w14:paraId="4A7942EE" w14:textId="302AB200" w:rsidR="00A45235" w:rsidRDefault="00C30B69" w:rsidP="00A45235">
      <w:pPr>
        <w:pStyle w:val="Brdtekst"/>
      </w:pPr>
      <w:r w:rsidRPr="00F8202A">
        <w:rPr>
          <w:smallCaps/>
        </w:rPr>
        <w:t>Refleksiivi</w:t>
      </w:r>
      <w:r>
        <w:t xml:space="preserve">- ja </w:t>
      </w:r>
      <w:r w:rsidRPr="00F8202A">
        <w:rPr>
          <w:smallCaps/>
        </w:rPr>
        <w:t>resiprookkipronomeni</w:t>
      </w:r>
      <w:r>
        <w:t xml:space="preserve"> oon siinä samanlaiset pronomenit, ette net haamustethaan semmoisen NP-fraasin, millä oon korrelaatti samassa syntaktissa. Ylheensä tämä korr</w:t>
      </w:r>
      <w:bookmarkStart w:id="1864" w:name="_Toc180478987"/>
      <w:r w:rsidR="00380B30">
        <w:t>elaatti oon syntaktin subjekti.</w:t>
      </w:r>
    </w:p>
    <w:p w14:paraId="7B7E1B1E" w14:textId="06165712" w:rsidR="00C30B69" w:rsidRDefault="00C30B69" w:rsidP="00A45235">
      <w:pPr>
        <w:pStyle w:val="Overskrift3"/>
      </w:pPr>
      <w:bookmarkStart w:id="1865" w:name="_Toc241129339"/>
      <w:bookmarkStart w:id="1866" w:name="_Toc311273922"/>
      <w:r>
        <w:t>Refleksiivipronomeni</w:t>
      </w:r>
      <w:bookmarkEnd w:id="1864"/>
      <w:bookmarkEnd w:id="1865"/>
      <w:bookmarkEnd w:id="1866"/>
    </w:p>
    <w:p w14:paraId="6ADE21B2" w14:textId="77777777" w:rsidR="00F904D4" w:rsidRDefault="00C30B69" w:rsidP="00C30B69">
      <w:r>
        <w:t xml:space="preserve">Kainun kielen </w:t>
      </w:r>
      <w:r w:rsidRPr="00F8202A">
        <w:rPr>
          <w:smallCaps/>
        </w:rPr>
        <w:t>refleksiivipronomeni</w:t>
      </w:r>
      <w:r>
        <w:t xml:space="preserve"> oon </w:t>
      </w:r>
      <w:r>
        <w:rPr>
          <w:i/>
        </w:rPr>
        <w:t>itte</w:t>
      </w:r>
      <w:r>
        <w:t xml:space="preserve"> + possessiivisuffiksi </w:t>
      </w:r>
      <w:r w:rsidR="0075485B">
        <w:t>(</w:t>
      </w:r>
      <w:r>
        <w:t xml:space="preserve">katto possessiivisuffiksiista </w:t>
      </w:r>
      <w:r w:rsidR="005D5DB3">
        <w:t>kohđasta</w:t>
      </w:r>
      <w:r w:rsidR="00817ACD" w:rsidRPr="005D5DB3">
        <w:t xml:space="preserve"> 5</w:t>
      </w:r>
      <w:r w:rsidR="00A45235" w:rsidRPr="005D5DB3">
        <w:t>.4</w:t>
      </w:r>
      <w:r>
        <w:t xml:space="preserve">). Refleksiivipronomeni </w:t>
      </w:r>
      <w:r w:rsidR="00817ACD">
        <w:t>refereeraa</w:t>
      </w:r>
      <w:r>
        <w:t xml:space="preserve"> syntaktin subjekthiin, eli sillä oon sama persoona ko subjektilla, ja tätä persoonaa merkithään siis samapersoonaisela possessiivisuffiksilla</w:t>
      </w:r>
      <w:r w:rsidR="00F904D4">
        <w:t>.</w:t>
      </w:r>
    </w:p>
    <w:p w14:paraId="3D9154B2" w14:textId="6D081A19" w:rsidR="00C30B69" w:rsidRDefault="00C30B69" w:rsidP="00C30B69">
      <w:r>
        <w:t xml:space="preserve">Refleksiivipronomeni taippuu kaasuksissa </w:t>
      </w:r>
      <w:r w:rsidR="00E423D6">
        <w:t>juuri</w:t>
      </w:r>
      <w:r w:rsidR="00C93D25">
        <w:t xml:space="preserve"> </w:t>
      </w:r>
      <w:r w:rsidR="00E423D6">
        <w:t>samhaan laihin</w:t>
      </w:r>
      <w:r>
        <w:t xml:space="preserve"> ko muutki nomenit. Lukkuu sillä ei kuitenkhaan ole, eli se oon aina tyhä singulaarissa.</w:t>
      </w:r>
    </w:p>
    <w:p w14:paraId="0B6AF381" w14:textId="799BA000" w:rsidR="00C30B69" w:rsidRPr="000604A1" w:rsidRDefault="000604A1" w:rsidP="000604A1">
      <w:pPr>
        <w:pStyle w:val="Undertittel"/>
      </w:pPr>
      <w:bookmarkStart w:id="1867" w:name="_Toc241129340"/>
      <w:bookmarkStart w:id="1868" w:name="_Toc311273923"/>
      <w:r w:rsidRPr="000604A1">
        <w:t>Tabeli</w:t>
      </w:r>
      <w:r w:rsidR="009A259B">
        <w:t xml:space="preserve"> 42</w:t>
      </w:r>
      <w:r w:rsidR="00C30B69" w:rsidRPr="000604A1">
        <w:t>: Refleksiivipronomeni</w:t>
      </w:r>
      <w:bookmarkEnd w:id="1867"/>
      <w:r w:rsidR="009A259B">
        <w:t>n haamut</w:t>
      </w:r>
      <w:bookmarkEnd w:id="18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7"/>
        <w:gridCol w:w="1394"/>
        <w:gridCol w:w="1312"/>
        <w:gridCol w:w="1584"/>
        <w:gridCol w:w="1439"/>
        <w:gridCol w:w="1416"/>
      </w:tblGrid>
      <w:tr w:rsidR="00D74C50" w:rsidRPr="000604A1" w14:paraId="293C33B1" w14:textId="77777777" w:rsidTr="000604A1">
        <w:tc>
          <w:tcPr>
            <w:tcW w:w="0" w:type="auto"/>
            <w:tcBorders>
              <w:bottom w:val="single" w:sz="4" w:space="0" w:color="auto"/>
            </w:tcBorders>
          </w:tcPr>
          <w:p w14:paraId="210C503E" w14:textId="77777777" w:rsidR="00C30B69" w:rsidRPr="000604A1" w:rsidRDefault="00C30B69" w:rsidP="00AD074C">
            <w:pPr>
              <w:keepNext/>
              <w:keepLines/>
              <w:spacing w:before="20" w:after="20"/>
            </w:pPr>
          </w:p>
        </w:tc>
        <w:tc>
          <w:tcPr>
            <w:tcW w:w="0" w:type="auto"/>
            <w:tcBorders>
              <w:bottom w:val="single" w:sz="4" w:space="0" w:color="auto"/>
            </w:tcBorders>
          </w:tcPr>
          <w:p w14:paraId="706F0CB9" w14:textId="70FB893B" w:rsidR="00C30B69" w:rsidRPr="000604A1" w:rsidRDefault="009D463D" w:rsidP="00380B30">
            <w:pPr>
              <w:keepNext/>
              <w:keepLines/>
              <w:spacing w:before="20" w:after="20"/>
            </w:pPr>
            <w:r>
              <w:t>Sg1</w:t>
            </w:r>
          </w:p>
        </w:tc>
        <w:tc>
          <w:tcPr>
            <w:tcW w:w="0" w:type="auto"/>
            <w:tcBorders>
              <w:bottom w:val="single" w:sz="4" w:space="0" w:color="auto"/>
            </w:tcBorders>
          </w:tcPr>
          <w:p w14:paraId="6F4809DE" w14:textId="7CCC9776" w:rsidR="00C30B69" w:rsidRPr="000604A1" w:rsidRDefault="009D463D" w:rsidP="00AD074C">
            <w:pPr>
              <w:keepNext/>
              <w:keepLines/>
              <w:spacing w:before="20" w:after="20"/>
            </w:pPr>
            <w:r>
              <w:t>Sg2</w:t>
            </w:r>
          </w:p>
        </w:tc>
        <w:tc>
          <w:tcPr>
            <w:tcW w:w="0" w:type="auto"/>
            <w:tcBorders>
              <w:bottom w:val="single" w:sz="4" w:space="0" w:color="auto"/>
            </w:tcBorders>
          </w:tcPr>
          <w:p w14:paraId="39AF82CF" w14:textId="57E2B872" w:rsidR="00C30B69" w:rsidRPr="000604A1" w:rsidRDefault="009D463D" w:rsidP="00AD074C">
            <w:pPr>
              <w:keepNext/>
              <w:keepLines/>
              <w:spacing w:before="20" w:after="20"/>
            </w:pPr>
            <w:r>
              <w:t>Pl1</w:t>
            </w:r>
          </w:p>
        </w:tc>
        <w:tc>
          <w:tcPr>
            <w:tcW w:w="0" w:type="auto"/>
            <w:tcBorders>
              <w:bottom w:val="single" w:sz="4" w:space="0" w:color="auto"/>
            </w:tcBorders>
          </w:tcPr>
          <w:p w14:paraId="1D3A0E1A" w14:textId="4A9756B0" w:rsidR="00C30B69" w:rsidRPr="000604A1" w:rsidRDefault="009D463D" w:rsidP="00AD074C">
            <w:pPr>
              <w:keepNext/>
              <w:keepLines/>
              <w:spacing w:before="20" w:after="20"/>
            </w:pPr>
            <w:r>
              <w:t>Pl2</w:t>
            </w:r>
          </w:p>
        </w:tc>
        <w:tc>
          <w:tcPr>
            <w:tcW w:w="0" w:type="auto"/>
            <w:tcBorders>
              <w:bottom w:val="single" w:sz="4" w:space="0" w:color="auto"/>
            </w:tcBorders>
          </w:tcPr>
          <w:p w14:paraId="573BB92F" w14:textId="52CD24B5" w:rsidR="00C30B69" w:rsidRPr="000604A1" w:rsidRDefault="009D463D" w:rsidP="00AD074C">
            <w:pPr>
              <w:keepNext/>
              <w:keepLines/>
              <w:spacing w:before="20" w:after="20"/>
            </w:pPr>
            <w:r>
              <w:t>Sg</w:t>
            </w:r>
            <w:r w:rsidR="004334C3">
              <w:t>3</w:t>
            </w:r>
            <w:r w:rsidR="00C30B69" w:rsidRPr="000604A1">
              <w:t>/</w:t>
            </w:r>
            <w:r>
              <w:t>Pl3</w:t>
            </w:r>
          </w:p>
        </w:tc>
      </w:tr>
      <w:tr w:rsidR="00D74C50" w:rsidRPr="000604A1" w14:paraId="13EDF828" w14:textId="77777777" w:rsidTr="000604A1">
        <w:tc>
          <w:tcPr>
            <w:tcW w:w="0" w:type="auto"/>
            <w:tcBorders>
              <w:bottom w:val="nil"/>
            </w:tcBorders>
          </w:tcPr>
          <w:p w14:paraId="0597CB32" w14:textId="77777777" w:rsidR="00C30B69" w:rsidRPr="000604A1" w:rsidRDefault="00C30B69" w:rsidP="00AD074C">
            <w:pPr>
              <w:spacing w:before="20" w:after="20"/>
            </w:pPr>
            <w:r w:rsidRPr="000604A1">
              <w:t>Nominatiivi</w:t>
            </w:r>
          </w:p>
        </w:tc>
        <w:tc>
          <w:tcPr>
            <w:tcW w:w="0" w:type="auto"/>
            <w:tcBorders>
              <w:bottom w:val="nil"/>
            </w:tcBorders>
          </w:tcPr>
          <w:p w14:paraId="2B5AF1FD" w14:textId="77777777" w:rsidR="00C30B69" w:rsidRPr="000604A1" w:rsidRDefault="00C30B69" w:rsidP="00AD074C">
            <w:pPr>
              <w:spacing w:before="20" w:after="20"/>
            </w:pPr>
            <w:r w:rsidRPr="000604A1">
              <w:t>itte/ni</w:t>
            </w:r>
          </w:p>
        </w:tc>
        <w:tc>
          <w:tcPr>
            <w:tcW w:w="0" w:type="auto"/>
            <w:tcBorders>
              <w:bottom w:val="nil"/>
            </w:tcBorders>
          </w:tcPr>
          <w:p w14:paraId="5B0252EC" w14:textId="77777777" w:rsidR="00C30B69" w:rsidRPr="000604A1" w:rsidRDefault="00C30B69" w:rsidP="00AD074C">
            <w:pPr>
              <w:spacing w:before="20" w:after="20"/>
            </w:pPr>
            <w:r w:rsidRPr="000604A1">
              <w:t>itte/sti</w:t>
            </w:r>
          </w:p>
        </w:tc>
        <w:tc>
          <w:tcPr>
            <w:tcW w:w="0" w:type="auto"/>
            <w:tcBorders>
              <w:bottom w:val="nil"/>
            </w:tcBorders>
          </w:tcPr>
          <w:p w14:paraId="033403AD" w14:textId="77777777" w:rsidR="00C30B69" w:rsidRPr="000604A1" w:rsidRDefault="00C30B69" w:rsidP="00AD074C">
            <w:pPr>
              <w:spacing w:before="20" w:after="20"/>
            </w:pPr>
            <w:r w:rsidRPr="000604A1">
              <w:t>itte/mä</w:t>
            </w:r>
          </w:p>
        </w:tc>
        <w:tc>
          <w:tcPr>
            <w:tcW w:w="0" w:type="auto"/>
            <w:tcBorders>
              <w:bottom w:val="nil"/>
            </w:tcBorders>
          </w:tcPr>
          <w:p w14:paraId="7D7DB273" w14:textId="77777777" w:rsidR="00C30B69" w:rsidRPr="000604A1" w:rsidRDefault="00C30B69" w:rsidP="00AD074C">
            <w:pPr>
              <w:spacing w:before="20" w:after="20"/>
            </w:pPr>
            <w:r w:rsidRPr="000604A1">
              <w:t>itte/nä</w:t>
            </w:r>
          </w:p>
        </w:tc>
        <w:tc>
          <w:tcPr>
            <w:tcW w:w="0" w:type="auto"/>
            <w:tcBorders>
              <w:bottom w:val="nil"/>
            </w:tcBorders>
          </w:tcPr>
          <w:p w14:paraId="5A33E53B" w14:textId="77777777" w:rsidR="00C30B69" w:rsidRPr="000604A1" w:rsidRDefault="00C30B69" w:rsidP="00AD074C">
            <w:pPr>
              <w:spacing w:before="20" w:after="20"/>
            </w:pPr>
            <w:r w:rsidRPr="000604A1">
              <w:t>itte/nsä</w:t>
            </w:r>
          </w:p>
        </w:tc>
      </w:tr>
      <w:tr w:rsidR="00D74C50" w:rsidRPr="000604A1" w14:paraId="5C2894B1" w14:textId="77777777" w:rsidTr="000604A1">
        <w:tc>
          <w:tcPr>
            <w:tcW w:w="0" w:type="auto"/>
            <w:tcBorders>
              <w:top w:val="nil"/>
              <w:bottom w:val="nil"/>
            </w:tcBorders>
          </w:tcPr>
          <w:p w14:paraId="2B55C357" w14:textId="678D4BAA" w:rsidR="00C30B69" w:rsidRPr="000604A1" w:rsidRDefault="00A27713" w:rsidP="00AD074C">
            <w:pPr>
              <w:spacing w:before="20" w:after="20"/>
            </w:pPr>
            <w:r>
              <w:t>Genitiiv</w:t>
            </w:r>
            <w:r w:rsidR="00C30B69" w:rsidRPr="000604A1">
              <w:t>ivi</w:t>
            </w:r>
          </w:p>
        </w:tc>
        <w:tc>
          <w:tcPr>
            <w:tcW w:w="0" w:type="auto"/>
            <w:tcBorders>
              <w:top w:val="nil"/>
              <w:bottom w:val="nil"/>
            </w:tcBorders>
          </w:tcPr>
          <w:p w14:paraId="1433ABE9" w14:textId="77777777" w:rsidR="00C30B69" w:rsidRPr="000604A1" w:rsidRDefault="00C30B69" w:rsidP="00AD074C">
            <w:pPr>
              <w:spacing w:before="20" w:after="20"/>
            </w:pPr>
            <w:r w:rsidRPr="000604A1">
              <w:t>itte/ni</w:t>
            </w:r>
          </w:p>
        </w:tc>
        <w:tc>
          <w:tcPr>
            <w:tcW w:w="0" w:type="auto"/>
            <w:tcBorders>
              <w:top w:val="nil"/>
              <w:bottom w:val="nil"/>
            </w:tcBorders>
          </w:tcPr>
          <w:p w14:paraId="1D56D22D" w14:textId="77777777" w:rsidR="00C30B69" w:rsidRPr="000604A1" w:rsidRDefault="00C30B69" w:rsidP="00AD074C">
            <w:pPr>
              <w:spacing w:before="20" w:after="20"/>
            </w:pPr>
            <w:r w:rsidRPr="000604A1">
              <w:t>itte/sti</w:t>
            </w:r>
          </w:p>
        </w:tc>
        <w:tc>
          <w:tcPr>
            <w:tcW w:w="0" w:type="auto"/>
            <w:tcBorders>
              <w:top w:val="nil"/>
              <w:bottom w:val="nil"/>
            </w:tcBorders>
          </w:tcPr>
          <w:p w14:paraId="26C9DB98" w14:textId="77777777" w:rsidR="00C30B69" w:rsidRPr="000604A1" w:rsidRDefault="00C30B69" w:rsidP="00AD074C">
            <w:pPr>
              <w:spacing w:before="20" w:after="20"/>
            </w:pPr>
            <w:r w:rsidRPr="000604A1">
              <w:t>itte/mä</w:t>
            </w:r>
          </w:p>
        </w:tc>
        <w:tc>
          <w:tcPr>
            <w:tcW w:w="0" w:type="auto"/>
            <w:tcBorders>
              <w:top w:val="nil"/>
              <w:bottom w:val="nil"/>
            </w:tcBorders>
          </w:tcPr>
          <w:p w14:paraId="28FA287E" w14:textId="77777777" w:rsidR="00C30B69" w:rsidRPr="000604A1" w:rsidRDefault="00C30B69" w:rsidP="00AD074C">
            <w:pPr>
              <w:spacing w:before="20" w:after="20"/>
            </w:pPr>
            <w:r w:rsidRPr="000604A1">
              <w:t>itte/nä</w:t>
            </w:r>
          </w:p>
        </w:tc>
        <w:tc>
          <w:tcPr>
            <w:tcW w:w="0" w:type="auto"/>
            <w:tcBorders>
              <w:top w:val="nil"/>
              <w:bottom w:val="nil"/>
            </w:tcBorders>
          </w:tcPr>
          <w:p w14:paraId="1FF02E2F" w14:textId="77777777" w:rsidR="00C30B69" w:rsidRPr="000604A1" w:rsidRDefault="00C30B69" w:rsidP="00AD074C">
            <w:pPr>
              <w:spacing w:before="20" w:after="20"/>
            </w:pPr>
            <w:r w:rsidRPr="000604A1">
              <w:t>itte/nsä</w:t>
            </w:r>
          </w:p>
        </w:tc>
      </w:tr>
      <w:tr w:rsidR="00D74C50" w:rsidRPr="000604A1" w14:paraId="09FE07FD" w14:textId="77777777" w:rsidTr="000604A1">
        <w:tc>
          <w:tcPr>
            <w:tcW w:w="0" w:type="auto"/>
            <w:tcBorders>
              <w:top w:val="nil"/>
              <w:bottom w:val="nil"/>
            </w:tcBorders>
          </w:tcPr>
          <w:p w14:paraId="1BDD3F6B" w14:textId="77777777" w:rsidR="00C30B69" w:rsidRPr="000604A1" w:rsidRDefault="00C30B69" w:rsidP="00AD074C">
            <w:pPr>
              <w:spacing w:before="20" w:after="20"/>
            </w:pPr>
            <w:r w:rsidRPr="000604A1">
              <w:t>Partitiivi</w:t>
            </w:r>
          </w:p>
        </w:tc>
        <w:tc>
          <w:tcPr>
            <w:tcW w:w="0" w:type="auto"/>
            <w:tcBorders>
              <w:top w:val="nil"/>
              <w:bottom w:val="nil"/>
            </w:tcBorders>
          </w:tcPr>
          <w:p w14:paraId="11D69BAE" w14:textId="3EB1E2C3" w:rsidR="00C30B69" w:rsidRPr="000604A1" w:rsidRDefault="00C30B69" w:rsidP="00AD074C">
            <w:pPr>
              <w:spacing w:before="20" w:after="20"/>
            </w:pPr>
            <w:r w:rsidRPr="000604A1">
              <w:t>itte</w:t>
            </w:r>
            <w:r w:rsidR="00E423D6">
              <w:t>/</w:t>
            </w:r>
            <w:r w:rsidRPr="000604A1">
              <w:t>e/ni ~ itte</w:t>
            </w:r>
            <w:r w:rsidR="00E423D6">
              <w:t>/</w:t>
            </w:r>
            <w:r w:rsidRPr="000604A1">
              <w:t>ä</w:t>
            </w:r>
            <w:r w:rsidR="00E423D6">
              <w:t>/</w:t>
            </w:r>
            <w:r w:rsidR="007A3D11">
              <w:t>n</w:t>
            </w:r>
            <w:r w:rsidRPr="000604A1">
              <w:t>ni</w:t>
            </w:r>
            <w:r w:rsidR="006963A7">
              <w:t xml:space="preserve"> ~ itti</w:t>
            </w:r>
            <w:r w:rsidR="00E423D6">
              <w:t>/</w:t>
            </w:r>
            <w:r w:rsidR="006963A7">
              <w:t>ä</w:t>
            </w:r>
            <w:r w:rsidR="00E423D6">
              <w:t>/</w:t>
            </w:r>
            <w:r w:rsidR="007A3D11">
              <w:t>n</w:t>
            </w:r>
            <w:r w:rsidR="006963A7">
              <w:t>ni</w:t>
            </w:r>
          </w:p>
        </w:tc>
        <w:tc>
          <w:tcPr>
            <w:tcW w:w="0" w:type="auto"/>
            <w:tcBorders>
              <w:top w:val="nil"/>
              <w:bottom w:val="nil"/>
            </w:tcBorders>
          </w:tcPr>
          <w:p w14:paraId="711F1157" w14:textId="1ABC3E56" w:rsidR="00C30B69" w:rsidRPr="000604A1" w:rsidRDefault="00C30B69" w:rsidP="00AD074C">
            <w:pPr>
              <w:spacing w:before="20" w:after="20"/>
            </w:pPr>
            <w:r w:rsidRPr="000604A1">
              <w:t>itte/e/sti ~ itte</w:t>
            </w:r>
            <w:r w:rsidR="00E423D6">
              <w:t>/</w:t>
            </w:r>
            <w:r w:rsidRPr="000604A1">
              <w:t>ä</w:t>
            </w:r>
            <w:r w:rsidR="00E423D6">
              <w:t>/</w:t>
            </w:r>
            <w:r w:rsidRPr="000604A1">
              <w:t>sti</w:t>
            </w:r>
            <w:r w:rsidR="006963A7">
              <w:t xml:space="preserve"> ~ itti</w:t>
            </w:r>
            <w:r w:rsidR="00E423D6">
              <w:t>/</w:t>
            </w:r>
            <w:r w:rsidR="006963A7">
              <w:t>ä</w:t>
            </w:r>
            <w:r w:rsidR="00E423D6">
              <w:t>/</w:t>
            </w:r>
            <w:r w:rsidR="006963A7">
              <w:t>sti</w:t>
            </w:r>
          </w:p>
        </w:tc>
        <w:tc>
          <w:tcPr>
            <w:tcW w:w="0" w:type="auto"/>
            <w:tcBorders>
              <w:top w:val="nil"/>
              <w:bottom w:val="nil"/>
            </w:tcBorders>
          </w:tcPr>
          <w:p w14:paraId="4FE91A1C" w14:textId="1424B457" w:rsidR="00C30B69" w:rsidRPr="000604A1" w:rsidRDefault="00C30B69" w:rsidP="00AD074C">
            <w:pPr>
              <w:spacing w:before="20" w:after="20"/>
            </w:pPr>
            <w:r w:rsidRPr="000604A1">
              <w:t>itte/e/mä ~ itte</w:t>
            </w:r>
            <w:r w:rsidR="00D74C50">
              <w:t>/</w:t>
            </w:r>
            <w:r w:rsidRPr="000604A1">
              <w:t>ä</w:t>
            </w:r>
            <w:r w:rsidR="00D74C50">
              <w:t>/m</w:t>
            </w:r>
            <w:r w:rsidRPr="000604A1">
              <w:t>mä</w:t>
            </w:r>
            <w:r w:rsidR="006963A7">
              <w:t xml:space="preserve"> ~ itti</w:t>
            </w:r>
            <w:r w:rsidR="00D74C50">
              <w:t>/</w:t>
            </w:r>
            <w:r w:rsidR="006963A7">
              <w:t>ä</w:t>
            </w:r>
            <w:r w:rsidR="00D74C50">
              <w:t>/m</w:t>
            </w:r>
            <w:r w:rsidR="006963A7">
              <w:t>mä</w:t>
            </w:r>
          </w:p>
        </w:tc>
        <w:tc>
          <w:tcPr>
            <w:tcW w:w="0" w:type="auto"/>
            <w:tcBorders>
              <w:top w:val="nil"/>
              <w:bottom w:val="nil"/>
            </w:tcBorders>
          </w:tcPr>
          <w:p w14:paraId="3C9B8667" w14:textId="1A8E4299" w:rsidR="00C30B69" w:rsidRPr="000604A1" w:rsidRDefault="00C30B69" w:rsidP="00AD074C">
            <w:pPr>
              <w:spacing w:before="20" w:after="20"/>
            </w:pPr>
            <w:r w:rsidRPr="000604A1">
              <w:t>itte/e/nä ~ itte</w:t>
            </w:r>
            <w:r w:rsidR="00D74C50">
              <w:t>/</w:t>
            </w:r>
            <w:r w:rsidRPr="000604A1">
              <w:t>ä</w:t>
            </w:r>
            <w:r w:rsidR="00D74C50">
              <w:t>/</w:t>
            </w:r>
            <w:r w:rsidRPr="000604A1">
              <w:t>nnä</w:t>
            </w:r>
            <w:r w:rsidR="006963A7">
              <w:t xml:space="preserve"> ~ </w:t>
            </w:r>
            <w:r w:rsidR="006963A7" w:rsidRPr="000604A1">
              <w:t>itti</w:t>
            </w:r>
            <w:r w:rsidR="00D74C50">
              <w:t>/</w:t>
            </w:r>
            <w:r w:rsidR="006963A7" w:rsidRPr="000604A1">
              <w:t>ä</w:t>
            </w:r>
            <w:r w:rsidR="00D74C50">
              <w:t>/</w:t>
            </w:r>
            <w:r w:rsidR="006963A7" w:rsidRPr="000604A1">
              <w:t>n</w:t>
            </w:r>
            <w:r w:rsidR="006963A7">
              <w:t>nä</w:t>
            </w:r>
          </w:p>
        </w:tc>
        <w:tc>
          <w:tcPr>
            <w:tcW w:w="0" w:type="auto"/>
            <w:tcBorders>
              <w:top w:val="nil"/>
              <w:bottom w:val="nil"/>
            </w:tcBorders>
          </w:tcPr>
          <w:p w14:paraId="357FFC47" w14:textId="10CA9609" w:rsidR="00C30B69" w:rsidRPr="000604A1" w:rsidRDefault="00C30B69" w:rsidP="00AD074C">
            <w:pPr>
              <w:spacing w:before="20" w:after="20"/>
            </w:pPr>
            <w:r w:rsidRPr="000604A1">
              <w:t>itte/e/nsä ~ itte</w:t>
            </w:r>
            <w:r w:rsidR="00234786">
              <w:t>/</w:t>
            </w:r>
            <w:r w:rsidRPr="000604A1">
              <w:t>ä</w:t>
            </w:r>
            <w:r w:rsidR="00234786">
              <w:t>/</w:t>
            </w:r>
            <w:r w:rsidRPr="000604A1">
              <w:t>nsä</w:t>
            </w:r>
            <w:r w:rsidR="006963A7">
              <w:t xml:space="preserve"> ~ itti</w:t>
            </w:r>
            <w:r w:rsidR="00234786">
              <w:t>/</w:t>
            </w:r>
            <w:r w:rsidR="006963A7">
              <w:t>ä</w:t>
            </w:r>
            <w:r w:rsidR="00234786">
              <w:t>/</w:t>
            </w:r>
            <w:r w:rsidR="006963A7">
              <w:t>nsä</w:t>
            </w:r>
          </w:p>
        </w:tc>
      </w:tr>
      <w:tr w:rsidR="00D74C50" w:rsidRPr="000604A1" w14:paraId="6707F0C1" w14:textId="77777777" w:rsidTr="000604A1">
        <w:tc>
          <w:tcPr>
            <w:tcW w:w="0" w:type="auto"/>
            <w:tcBorders>
              <w:top w:val="nil"/>
              <w:bottom w:val="nil"/>
            </w:tcBorders>
          </w:tcPr>
          <w:p w14:paraId="7185205E" w14:textId="77777777" w:rsidR="00C30B69" w:rsidRPr="000604A1" w:rsidRDefault="00C30B69" w:rsidP="00AD074C">
            <w:pPr>
              <w:spacing w:before="20" w:after="20"/>
            </w:pPr>
            <w:r w:rsidRPr="000604A1">
              <w:t>Essiivi</w:t>
            </w:r>
          </w:p>
        </w:tc>
        <w:tc>
          <w:tcPr>
            <w:tcW w:w="0" w:type="auto"/>
            <w:tcBorders>
              <w:top w:val="nil"/>
              <w:bottom w:val="nil"/>
            </w:tcBorders>
          </w:tcPr>
          <w:p w14:paraId="1B379D7A" w14:textId="49551B98" w:rsidR="00C30B69" w:rsidRPr="000604A1" w:rsidRDefault="00C30B69" w:rsidP="00AD074C">
            <w:pPr>
              <w:spacing w:before="20" w:after="20"/>
            </w:pPr>
            <w:r w:rsidRPr="000604A1">
              <w:t>itte/nä/</w:t>
            </w:r>
            <w:r w:rsidR="007A3D11">
              <w:t>n</w:t>
            </w:r>
            <w:r w:rsidRPr="000604A1">
              <w:t>ni</w:t>
            </w:r>
          </w:p>
        </w:tc>
        <w:tc>
          <w:tcPr>
            <w:tcW w:w="0" w:type="auto"/>
            <w:tcBorders>
              <w:top w:val="nil"/>
              <w:bottom w:val="nil"/>
            </w:tcBorders>
          </w:tcPr>
          <w:p w14:paraId="3FA11761" w14:textId="77777777" w:rsidR="00C30B69" w:rsidRPr="000604A1" w:rsidRDefault="00C30B69" w:rsidP="00AD074C">
            <w:pPr>
              <w:spacing w:before="20" w:after="20"/>
            </w:pPr>
            <w:r w:rsidRPr="000604A1">
              <w:t>itte/nä/sti</w:t>
            </w:r>
          </w:p>
        </w:tc>
        <w:tc>
          <w:tcPr>
            <w:tcW w:w="0" w:type="auto"/>
            <w:tcBorders>
              <w:top w:val="nil"/>
              <w:bottom w:val="nil"/>
            </w:tcBorders>
          </w:tcPr>
          <w:p w14:paraId="220AB7B6" w14:textId="77777777" w:rsidR="00C30B69" w:rsidRPr="000604A1" w:rsidRDefault="00C30B69" w:rsidP="00AD074C">
            <w:pPr>
              <w:spacing w:before="20" w:after="20"/>
            </w:pPr>
            <w:r w:rsidRPr="000604A1">
              <w:t>itte/nä/mmä</w:t>
            </w:r>
          </w:p>
        </w:tc>
        <w:tc>
          <w:tcPr>
            <w:tcW w:w="0" w:type="auto"/>
            <w:tcBorders>
              <w:top w:val="nil"/>
              <w:bottom w:val="nil"/>
            </w:tcBorders>
          </w:tcPr>
          <w:p w14:paraId="103681EF" w14:textId="77777777" w:rsidR="00C30B69" w:rsidRPr="000604A1" w:rsidRDefault="00C30B69" w:rsidP="00AD074C">
            <w:pPr>
              <w:spacing w:before="20" w:after="20"/>
            </w:pPr>
            <w:r w:rsidRPr="000604A1">
              <w:t>itte/nä/nnä</w:t>
            </w:r>
          </w:p>
        </w:tc>
        <w:tc>
          <w:tcPr>
            <w:tcW w:w="0" w:type="auto"/>
            <w:tcBorders>
              <w:top w:val="nil"/>
              <w:bottom w:val="nil"/>
            </w:tcBorders>
          </w:tcPr>
          <w:p w14:paraId="162365E0" w14:textId="77777777" w:rsidR="00C30B69" w:rsidRPr="000604A1" w:rsidRDefault="00C30B69" w:rsidP="00AD074C">
            <w:pPr>
              <w:spacing w:before="20" w:after="20"/>
            </w:pPr>
            <w:r w:rsidRPr="000604A1">
              <w:t>itte/nä/nsä</w:t>
            </w:r>
          </w:p>
        </w:tc>
      </w:tr>
      <w:tr w:rsidR="00D74C50" w:rsidRPr="000604A1" w14:paraId="4882BDCD" w14:textId="77777777" w:rsidTr="000604A1">
        <w:tc>
          <w:tcPr>
            <w:tcW w:w="0" w:type="auto"/>
            <w:tcBorders>
              <w:top w:val="nil"/>
              <w:bottom w:val="nil"/>
            </w:tcBorders>
          </w:tcPr>
          <w:p w14:paraId="36AC06AA" w14:textId="77777777" w:rsidR="00C30B69" w:rsidRPr="000604A1" w:rsidRDefault="00C30B69" w:rsidP="00AD074C">
            <w:pPr>
              <w:spacing w:before="20" w:after="20"/>
            </w:pPr>
            <w:r w:rsidRPr="000604A1">
              <w:t>Translatiivi</w:t>
            </w:r>
          </w:p>
        </w:tc>
        <w:tc>
          <w:tcPr>
            <w:tcW w:w="0" w:type="auto"/>
            <w:tcBorders>
              <w:top w:val="nil"/>
              <w:bottom w:val="nil"/>
            </w:tcBorders>
          </w:tcPr>
          <w:p w14:paraId="0088667A" w14:textId="61107E5E" w:rsidR="00C30B69" w:rsidRPr="000604A1" w:rsidRDefault="00C30B69" w:rsidP="00AD074C">
            <w:pPr>
              <w:spacing w:before="20" w:after="20"/>
            </w:pPr>
            <w:r w:rsidRPr="000604A1">
              <w:t>itte/kse/</w:t>
            </w:r>
            <w:r w:rsidR="007A3D11">
              <w:t>n</w:t>
            </w:r>
            <w:r w:rsidRPr="000604A1">
              <w:t>ni</w:t>
            </w:r>
          </w:p>
        </w:tc>
        <w:tc>
          <w:tcPr>
            <w:tcW w:w="0" w:type="auto"/>
            <w:tcBorders>
              <w:top w:val="nil"/>
              <w:bottom w:val="nil"/>
            </w:tcBorders>
          </w:tcPr>
          <w:p w14:paraId="0BD00B13" w14:textId="77777777" w:rsidR="00C30B69" w:rsidRPr="000604A1" w:rsidRDefault="00C30B69" w:rsidP="00AD074C">
            <w:pPr>
              <w:spacing w:before="20" w:after="20"/>
            </w:pPr>
            <w:r w:rsidRPr="000604A1">
              <w:t>itte/kse/sti</w:t>
            </w:r>
          </w:p>
        </w:tc>
        <w:tc>
          <w:tcPr>
            <w:tcW w:w="0" w:type="auto"/>
            <w:tcBorders>
              <w:top w:val="nil"/>
              <w:bottom w:val="nil"/>
            </w:tcBorders>
          </w:tcPr>
          <w:p w14:paraId="47458695" w14:textId="77777777" w:rsidR="00C30B69" w:rsidRPr="000604A1" w:rsidRDefault="00C30B69" w:rsidP="00AD074C">
            <w:pPr>
              <w:spacing w:before="20" w:after="20"/>
            </w:pPr>
            <w:r w:rsidRPr="000604A1">
              <w:t>itte/kse/mmä</w:t>
            </w:r>
          </w:p>
        </w:tc>
        <w:tc>
          <w:tcPr>
            <w:tcW w:w="0" w:type="auto"/>
            <w:tcBorders>
              <w:top w:val="nil"/>
              <w:bottom w:val="nil"/>
            </w:tcBorders>
          </w:tcPr>
          <w:p w14:paraId="5148EDB0" w14:textId="77777777" w:rsidR="00C30B69" w:rsidRPr="000604A1" w:rsidRDefault="00C30B69" w:rsidP="00AD074C">
            <w:pPr>
              <w:spacing w:before="20" w:after="20"/>
            </w:pPr>
            <w:r w:rsidRPr="000604A1">
              <w:t>itte/kse/nnä</w:t>
            </w:r>
          </w:p>
        </w:tc>
        <w:tc>
          <w:tcPr>
            <w:tcW w:w="0" w:type="auto"/>
            <w:tcBorders>
              <w:top w:val="nil"/>
              <w:bottom w:val="nil"/>
            </w:tcBorders>
          </w:tcPr>
          <w:p w14:paraId="75D35C24" w14:textId="77777777" w:rsidR="00C30B69" w:rsidRPr="000604A1" w:rsidRDefault="00C30B69" w:rsidP="00AD074C">
            <w:pPr>
              <w:spacing w:before="20" w:after="20"/>
            </w:pPr>
            <w:r w:rsidRPr="000604A1">
              <w:t>itte/kse/nsä</w:t>
            </w:r>
          </w:p>
        </w:tc>
      </w:tr>
      <w:tr w:rsidR="00D74C50" w:rsidRPr="000604A1" w14:paraId="1669B076" w14:textId="77777777" w:rsidTr="000604A1">
        <w:tc>
          <w:tcPr>
            <w:tcW w:w="0" w:type="auto"/>
            <w:tcBorders>
              <w:top w:val="nil"/>
              <w:bottom w:val="nil"/>
            </w:tcBorders>
          </w:tcPr>
          <w:p w14:paraId="5AB82A87" w14:textId="77777777" w:rsidR="00C30B69" w:rsidRPr="000604A1" w:rsidRDefault="00C30B69" w:rsidP="00AD074C">
            <w:pPr>
              <w:spacing w:before="20" w:after="20"/>
            </w:pPr>
            <w:r w:rsidRPr="000604A1">
              <w:t>Inessiivi</w:t>
            </w:r>
          </w:p>
        </w:tc>
        <w:tc>
          <w:tcPr>
            <w:tcW w:w="0" w:type="auto"/>
            <w:tcBorders>
              <w:top w:val="nil"/>
              <w:bottom w:val="nil"/>
            </w:tcBorders>
          </w:tcPr>
          <w:p w14:paraId="66445AB4" w14:textId="50CCC86B" w:rsidR="00C30B69" w:rsidRPr="000604A1" w:rsidRDefault="00C30B69" w:rsidP="00AD074C">
            <w:pPr>
              <w:spacing w:before="20" w:after="20"/>
            </w:pPr>
            <w:r w:rsidRPr="000604A1">
              <w:t>itte/ssä/</w:t>
            </w:r>
            <w:r w:rsidR="007A3D11">
              <w:t>n</w:t>
            </w:r>
            <w:r w:rsidRPr="000604A1">
              <w:t>ni</w:t>
            </w:r>
          </w:p>
        </w:tc>
        <w:tc>
          <w:tcPr>
            <w:tcW w:w="0" w:type="auto"/>
            <w:tcBorders>
              <w:top w:val="nil"/>
              <w:bottom w:val="nil"/>
            </w:tcBorders>
          </w:tcPr>
          <w:p w14:paraId="6758872D" w14:textId="77777777" w:rsidR="00C30B69" w:rsidRPr="000604A1" w:rsidRDefault="00C30B69" w:rsidP="00AD074C">
            <w:pPr>
              <w:spacing w:before="20" w:after="20"/>
            </w:pPr>
            <w:r w:rsidRPr="000604A1">
              <w:t>itte/ssä/sti</w:t>
            </w:r>
          </w:p>
        </w:tc>
        <w:tc>
          <w:tcPr>
            <w:tcW w:w="0" w:type="auto"/>
            <w:tcBorders>
              <w:top w:val="nil"/>
              <w:bottom w:val="nil"/>
            </w:tcBorders>
          </w:tcPr>
          <w:p w14:paraId="4A46B6BE" w14:textId="77777777" w:rsidR="00C30B69" w:rsidRPr="000604A1" w:rsidRDefault="00C30B69" w:rsidP="00AD074C">
            <w:pPr>
              <w:spacing w:before="20" w:after="20"/>
            </w:pPr>
            <w:r w:rsidRPr="000604A1">
              <w:t>itte/ssä/mmä</w:t>
            </w:r>
          </w:p>
        </w:tc>
        <w:tc>
          <w:tcPr>
            <w:tcW w:w="0" w:type="auto"/>
            <w:tcBorders>
              <w:top w:val="nil"/>
              <w:bottom w:val="nil"/>
            </w:tcBorders>
          </w:tcPr>
          <w:p w14:paraId="15DD785C" w14:textId="77777777" w:rsidR="00C30B69" w:rsidRPr="000604A1" w:rsidRDefault="00C30B69" w:rsidP="00AD074C">
            <w:pPr>
              <w:spacing w:before="20" w:after="20"/>
            </w:pPr>
            <w:r w:rsidRPr="000604A1">
              <w:t>itte/ssä/nnä</w:t>
            </w:r>
          </w:p>
        </w:tc>
        <w:tc>
          <w:tcPr>
            <w:tcW w:w="0" w:type="auto"/>
            <w:tcBorders>
              <w:top w:val="nil"/>
              <w:bottom w:val="nil"/>
            </w:tcBorders>
          </w:tcPr>
          <w:p w14:paraId="6C5F1306" w14:textId="77777777" w:rsidR="00C30B69" w:rsidRPr="000604A1" w:rsidRDefault="00C30B69" w:rsidP="00AD074C">
            <w:pPr>
              <w:spacing w:before="20" w:after="20"/>
            </w:pPr>
            <w:r w:rsidRPr="000604A1">
              <w:t>itte/ssä/nsä</w:t>
            </w:r>
          </w:p>
        </w:tc>
      </w:tr>
      <w:tr w:rsidR="00D74C50" w:rsidRPr="000604A1" w14:paraId="0ABD987D" w14:textId="77777777" w:rsidTr="000604A1">
        <w:tc>
          <w:tcPr>
            <w:tcW w:w="0" w:type="auto"/>
            <w:tcBorders>
              <w:top w:val="nil"/>
              <w:bottom w:val="nil"/>
            </w:tcBorders>
          </w:tcPr>
          <w:p w14:paraId="6FA36C44" w14:textId="77777777" w:rsidR="00C30B69" w:rsidRPr="000604A1" w:rsidRDefault="00C30B69" w:rsidP="00AD074C">
            <w:pPr>
              <w:spacing w:before="20" w:after="20"/>
            </w:pPr>
            <w:r w:rsidRPr="000604A1">
              <w:t>Elatiivi</w:t>
            </w:r>
          </w:p>
        </w:tc>
        <w:tc>
          <w:tcPr>
            <w:tcW w:w="0" w:type="auto"/>
            <w:tcBorders>
              <w:top w:val="nil"/>
              <w:bottom w:val="nil"/>
            </w:tcBorders>
          </w:tcPr>
          <w:p w14:paraId="6B7D5EE4" w14:textId="5B319CC4" w:rsidR="00C30B69" w:rsidRPr="000604A1" w:rsidRDefault="00C30B69" w:rsidP="00AD074C">
            <w:pPr>
              <w:spacing w:before="20" w:after="20"/>
            </w:pPr>
            <w:r w:rsidRPr="000604A1">
              <w:t>itte/stä/</w:t>
            </w:r>
            <w:r w:rsidR="007A3D11">
              <w:t>n</w:t>
            </w:r>
            <w:r w:rsidRPr="000604A1">
              <w:t>ni</w:t>
            </w:r>
          </w:p>
        </w:tc>
        <w:tc>
          <w:tcPr>
            <w:tcW w:w="0" w:type="auto"/>
            <w:tcBorders>
              <w:top w:val="nil"/>
              <w:bottom w:val="nil"/>
            </w:tcBorders>
          </w:tcPr>
          <w:p w14:paraId="43AE4A23" w14:textId="77777777" w:rsidR="00C30B69" w:rsidRPr="000604A1" w:rsidRDefault="00C30B69" w:rsidP="00AD074C">
            <w:pPr>
              <w:spacing w:before="20" w:after="20"/>
            </w:pPr>
            <w:r w:rsidRPr="000604A1">
              <w:t>itte/stä/sti</w:t>
            </w:r>
          </w:p>
        </w:tc>
        <w:tc>
          <w:tcPr>
            <w:tcW w:w="0" w:type="auto"/>
            <w:tcBorders>
              <w:top w:val="nil"/>
              <w:bottom w:val="nil"/>
            </w:tcBorders>
          </w:tcPr>
          <w:p w14:paraId="105EFD8E" w14:textId="77777777" w:rsidR="00C30B69" w:rsidRPr="000604A1" w:rsidRDefault="00C30B69" w:rsidP="00AD074C">
            <w:pPr>
              <w:spacing w:before="20" w:after="20"/>
            </w:pPr>
            <w:r w:rsidRPr="000604A1">
              <w:t>itte/stä/mmä</w:t>
            </w:r>
          </w:p>
        </w:tc>
        <w:tc>
          <w:tcPr>
            <w:tcW w:w="0" w:type="auto"/>
            <w:tcBorders>
              <w:top w:val="nil"/>
              <w:bottom w:val="nil"/>
            </w:tcBorders>
          </w:tcPr>
          <w:p w14:paraId="2731E616" w14:textId="77777777" w:rsidR="00C30B69" w:rsidRPr="000604A1" w:rsidRDefault="00C30B69" w:rsidP="00AD074C">
            <w:pPr>
              <w:spacing w:before="20" w:after="20"/>
            </w:pPr>
            <w:r w:rsidRPr="000604A1">
              <w:t>itte/stä/nnä</w:t>
            </w:r>
          </w:p>
        </w:tc>
        <w:tc>
          <w:tcPr>
            <w:tcW w:w="0" w:type="auto"/>
            <w:tcBorders>
              <w:top w:val="nil"/>
              <w:bottom w:val="nil"/>
            </w:tcBorders>
          </w:tcPr>
          <w:p w14:paraId="4054A7FE" w14:textId="77777777" w:rsidR="00C30B69" w:rsidRPr="000604A1" w:rsidRDefault="00C30B69" w:rsidP="00AD074C">
            <w:pPr>
              <w:spacing w:before="20" w:after="20"/>
            </w:pPr>
            <w:r w:rsidRPr="000604A1">
              <w:t>itte/stä/nsä</w:t>
            </w:r>
          </w:p>
        </w:tc>
      </w:tr>
      <w:tr w:rsidR="00D74C50" w:rsidRPr="000604A1" w14:paraId="13557B6C" w14:textId="77777777" w:rsidTr="000604A1">
        <w:tc>
          <w:tcPr>
            <w:tcW w:w="0" w:type="auto"/>
            <w:tcBorders>
              <w:top w:val="nil"/>
              <w:bottom w:val="nil"/>
            </w:tcBorders>
          </w:tcPr>
          <w:p w14:paraId="268FA564" w14:textId="77777777" w:rsidR="00C30B69" w:rsidRPr="000604A1" w:rsidRDefault="00C30B69" w:rsidP="00AD074C">
            <w:pPr>
              <w:spacing w:before="20" w:after="20"/>
            </w:pPr>
            <w:r w:rsidRPr="000604A1">
              <w:t>Illatiivi</w:t>
            </w:r>
          </w:p>
        </w:tc>
        <w:tc>
          <w:tcPr>
            <w:tcW w:w="0" w:type="auto"/>
            <w:tcBorders>
              <w:top w:val="nil"/>
              <w:bottom w:val="nil"/>
            </w:tcBorders>
          </w:tcPr>
          <w:p w14:paraId="6FC8A6B8" w14:textId="77777777" w:rsidR="00C30B69" w:rsidRPr="000604A1" w:rsidRDefault="00C30B69" w:rsidP="00AD074C">
            <w:pPr>
              <w:spacing w:before="20" w:after="20"/>
            </w:pPr>
            <w:r w:rsidRPr="000604A1">
              <w:t>itt/hee/ni</w:t>
            </w:r>
          </w:p>
        </w:tc>
        <w:tc>
          <w:tcPr>
            <w:tcW w:w="0" w:type="auto"/>
            <w:tcBorders>
              <w:top w:val="nil"/>
              <w:bottom w:val="nil"/>
            </w:tcBorders>
          </w:tcPr>
          <w:p w14:paraId="7FB0E64A" w14:textId="77777777" w:rsidR="00C30B69" w:rsidRPr="000604A1" w:rsidRDefault="00C30B69" w:rsidP="00AD074C">
            <w:pPr>
              <w:spacing w:before="20" w:after="20"/>
            </w:pPr>
            <w:r w:rsidRPr="000604A1">
              <w:t>itt/hee/sti</w:t>
            </w:r>
          </w:p>
        </w:tc>
        <w:tc>
          <w:tcPr>
            <w:tcW w:w="0" w:type="auto"/>
            <w:tcBorders>
              <w:top w:val="nil"/>
              <w:bottom w:val="nil"/>
            </w:tcBorders>
          </w:tcPr>
          <w:p w14:paraId="407F920E" w14:textId="77777777" w:rsidR="00C30B69" w:rsidRPr="000604A1" w:rsidRDefault="00C30B69" w:rsidP="00AD074C">
            <w:pPr>
              <w:spacing w:before="20" w:after="20"/>
            </w:pPr>
            <w:r w:rsidRPr="000604A1">
              <w:t>itt/hee/mä</w:t>
            </w:r>
          </w:p>
        </w:tc>
        <w:tc>
          <w:tcPr>
            <w:tcW w:w="0" w:type="auto"/>
            <w:tcBorders>
              <w:top w:val="nil"/>
              <w:bottom w:val="nil"/>
            </w:tcBorders>
          </w:tcPr>
          <w:p w14:paraId="7912EF96" w14:textId="77777777" w:rsidR="00C30B69" w:rsidRPr="000604A1" w:rsidRDefault="00C30B69" w:rsidP="00AD074C">
            <w:pPr>
              <w:spacing w:before="20" w:after="20"/>
            </w:pPr>
            <w:r w:rsidRPr="000604A1">
              <w:t>itt/hee/nä</w:t>
            </w:r>
          </w:p>
        </w:tc>
        <w:tc>
          <w:tcPr>
            <w:tcW w:w="0" w:type="auto"/>
            <w:tcBorders>
              <w:top w:val="nil"/>
              <w:bottom w:val="nil"/>
            </w:tcBorders>
          </w:tcPr>
          <w:p w14:paraId="667E38CA" w14:textId="77777777" w:rsidR="00C30B69" w:rsidRPr="000604A1" w:rsidRDefault="00C30B69" w:rsidP="00AD074C">
            <w:pPr>
              <w:spacing w:before="20" w:after="20"/>
            </w:pPr>
            <w:r w:rsidRPr="000604A1">
              <w:t>itt/hee/nsä</w:t>
            </w:r>
          </w:p>
        </w:tc>
      </w:tr>
      <w:tr w:rsidR="00D74C50" w:rsidRPr="000604A1" w14:paraId="78AB5FC6" w14:textId="77777777" w:rsidTr="000604A1">
        <w:tc>
          <w:tcPr>
            <w:tcW w:w="0" w:type="auto"/>
            <w:tcBorders>
              <w:top w:val="nil"/>
              <w:bottom w:val="nil"/>
            </w:tcBorders>
          </w:tcPr>
          <w:p w14:paraId="516C9023" w14:textId="77777777" w:rsidR="00C30B69" w:rsidRPr="000604A1" w:rsidRDefault="00C30B69" w:rsidP="00AD074C">
            <w:pPr>
              <w:spacing w:before="20" w:after="20"/>
            </w:pPr>
            <w:r w:rsidRPr="000604A1">
              <w:t>Adessiivi</w:t>
            </w:r>
          </w:p>
        </w:tc>
        <w:tc>
          <w:tcPr>
            <w:tcW w:w="0" w:type="auto"/>
            <w:tcBorders>
              <w:top w:val="nil"/>
              <w:bottom w:val="nil"/>
            </w:tcBorders>
          </w:tcPr>
          <w:p w14:paraId="4CE26781" w14:textId="1957FAA0" w:rsidR="00C30B69" w:rsidRPr="000604A1" w:rsidRDefault="00C30B69" w:rsidP="00AD074C">
            <w:pPr>
              <w:spacing w:before="20" w:after="20"/>
            </w:pPr>
            <w:r w:rsidRPr="000604A1">
              <w:t>itte/lä/</w:t>
            </w:r>
            <w:r w:rsidR="007A3D11">
              <w:t>n</w:t>
            </w:r>
            <w:r w:rsidRPr="000604A1">
              <w:t>ni</w:t>
            </w:r>
          </w:p>
        </w:tc>
        <w:tc>
          <w:tcPr>
            <w:tcW w:w="0" w:type="auto"/>
            <w:tcBorders>
              <w:top w:val="nil"/>
              <w:bottom w:val="nil"/>
            </w:tcBorders>
          </w:tcPr>
          <w:p w14:paraId="24A9A312" w14:textId="77777777" w:rsidR="00C30B69" w:rsidRPr="000604A1" w:rsidRDefault="00C30B69" w:rsidP="00AD074C">
            <w:pPr>
              <w:spacing w:before="20" w:after="20"/>
            </w:pPr>
            <w:r w:rsidRPr="000604A1">
              <w:t>itte/lä/sti</w:t>
            </w:r>
          </w:p>
        </w:tc>
        <w:tc>
          <w:tcPr>
            <w:tcW w:w="0" w:type="auto"/>
            <w:tcBorders>
              <w:top w:val="nil"/>
              <w:bottom w:val="nil"/>
            </w:tcBorders>
          </w:tcPr>
          <w:p w14:paraId="1AE1AFE6" w14:textId="77777777" w:rsidR="00C30B69" w:rsidRPr="000604A1" w:rsidRDefault="00C30B69" w:rsidP="00AD074C">
            <w:pPr>
              <w:spacing w:before="20" w:after="20"/>
            </w:pPr>
            <w:r w:rsidRPr="000604A1">
              <w:t>itte/lä/mmä</w:t>
            </w:r>
          </w:p>
        </w:tc>
        <w:tc>
          <w:tcPr>
            <w:tcW w:w="0" w:type="auto"/>
            <w:tcBorders>
              <w:top w:val="nil"/>
              <w:bottom w:val="nil"/>
            </w:tcBorders>
          </w:tcPr>
          <w:p w14:paraId="5F25D389" w14:textId="77777777" w:rsidR="00C30B69" w:rsidRPr="000604A1" w:rsidRDefault="00C30B69" w:rsidP="00AD074C">
            <w:pPr>
              <w:spacing w:before="20" w:after="20"/>
            </w:pPr>
            <w:r w:rsidRPr="000604A1">
              <w:t>itte/lä/nnä</w:t>
            </w:r>
          </w:p>
        </w:tc>
        <w:tc>
          <w:tcPr>
            <w:tcW w:w="0" w:type="auto"/>
            <w:tcBorders>
              <w:top w:val="nil"/>
              <w:bottom w:val="nil"/>
            </w:tcBorders>
          </w:tcPr>
          <w:p w14:paraId="49310576" w14:textId="77777777" w:rsidR="00C30B69" w:rsidRPr="000604A1" w:rsidRDefault="00C30B69" w:rsidP="00AD074C">
            <w:pPr>
              <w:spacing w:before="20" w:after="20"/>
            </w:pPr>
            <w:r w:rsidRPr="000604A1">
              <w:t>itte/lä/nsä</w:t>
            </w:r>
          </w:p>
        </w:tc>
      </w:tr>
      <w:tr w:rsidR="00D74C50" w:rsidRPr="000604A1" w14:paraId="0721FE57" w14:textId="77777777" w:rsidTr="000604A1">
        <w:tc>
          <w:tcPr>
            <w:tcW w:w="0" w:type="auto"/>
            <w:tcBorders>
              <w:top w:val="nil"/>
              <w:bottom w:val="nil"/>
            </w:tcBorders>
          </w:tcPr>
          <w:p w14:paraId="61861BF3" w14:textId="77777777" w:rsidR="00C30B69" w:rsidRPr="000604A1" w:rsidRDefault="00C30B69" w:rsidP="00AD074C">
            <w:pPr>
              <w:spacing w:before="20" w:after="20"/>
            </w:pPr>
            <w:r w:rsidRPr="000604A1">
              <w:t>Ablatiivi</w:t>
            </w:r>
          </w:p>
        </w:tc>
        <w:tc>
          <w:tcPr>
            <w:tcW w:w="0" w:type="auto"/>
            <w:tcBorders>
              <w:top w:val="nil"/>
              <w:bottom w:val="nil"/>
            </w:tcBorders>
          </w:tcPr>
          <w:p w14:paraId="70EB1E34" w14:textId="5F36836C" w:rsidR="00C30B69" w:rsidRPr="000604A1" w:rsidRDefault="00C30B69" w:rsidP="00AD074C">
            <w:pPr>
              <w:spacing w:before="20" w:after="20"/>
            </w:pPr>
            <w:r w:rsidRPr="000604A1">
              <w:t>itte/ltä/</w:t>
            </w:r>
            <w:r w:rsidR="007A3D11">
              <w:t>n</w:t>
            </w:r>
            <w:r w:rsidRPr="000604A1">
              <w:t>ni</w:t>
            </w:r>
          </w:p>
        </w:tc>
        <w:tc>
          <w:tcPr>
            <w:tcW w:w="0" w:type="auto"/>
            <w:tcBorders>
              <w:top w:val="nil"/>
              <w:bottom w:val="nil"/>
            </w:tcBorders>
          </w:tcPr>
          <w:p w14:paraId="06F2A46F" w14:textId="77777777" w:rsidR="00C30B69" w:rsidRPr="000604A1" w:rsidRDefault="00C30B69" w:rsidP="00AD074C">
            <w:pPr>
              <w:spacing w:before="20" w:after="20"/>
            </w:pPr>
            <w:r w:rsidRPr="000604A1">
              <w:t>itte/ltä/sti</w:t>
            </w:r>
          </w:p>
        </w:tc>
        <w:tc>
          <w:tcPr>
            <w:tcW w:w="0" w:type="auto"/>
            <w:tcBorders>
              <w:top w:val="nil"/>
              <w:bottom w:val="nil"/>
            </w:tcBorders>
          </w:tcPr>
          <w:p w14:paraId="259AED66" w14:textId="77777777" w:rsidR="00C30B69" w:rsidRPr="000604A1" w:rsidRDefault="00C30B69" w:rsidP="00AD074C">
            <w:pPr>
              <w:spacing w:before="20" w:after="20"/>
            </w:pPr>
            <w:r w:rsidRPr="000604A1">
              <w:t>itte/ltä/mmä</w:t>
            </w:r>
          </w:p>
        </w:tc>
        <w:tc>
          <w:tcPr>
            <w:tcW w:w="0" w:type="auto"/>
            <w:tcBorders>
              <w:top w:val="nil"/>
              <w:bottom w:val="nil"/>
            </w:tcBorders>
          </w:tcPr>
          <w:p w14:paraId="439228F0" w14:textId="77777777" w:rsidR="00C30B69" w:rsidRPr="000604A1" w:rsidRDefault="00C30B69" w:rsidP="00AD074C">
            <w:pPr>
              <w:spacing w:before="20" w:after="20"/>
            </w:pPr>
            <w:r w:rsidRPr="000604A1">
              <w:t>itte/ltä/nnä</w:t>
            </w:r>
          </w:p>
        </w:tc>
        <w:tc>
          <w:tcPr>
            <w:tcW w:w="0" w:type="auto"/>
            <w:tcBorders>
              <w:top w:val="nil"/>
              <w:bottom w:val="nil"/>
            </w:tcBorders>
          </w:tcPr>
          <w:p w14:paraId="59395295" w14:textId="77777777" w:rsidR="00C30B69" w:rsidRPr="000604A1" w:rsidRDefault="00C30B69" w:rsidP="00AD074C">
            <w:pPr>
              <w:spacing w:before="20" w:after="20"/>
            </w:pPr>
            <w:r w:rsidRPr="000604A1">
              <w:t>itte/ltä/nsä</w:t>
            </w:r>
          </w:p>
        </w:tc>
      </w:tr>
      <w:tr w:rsidR="00D74C50" w14:paraId="0EBFC77F" w14:textId="77777777" w:rsidTr="000604A1">
        <w:tc>
          <w:tcPr>
            <w:tcW w:w="0" w:type="auto"/>
            <w:tcBorders>
              <w:top w:val="nil"/>
            </w:tcBorders>
          </w:tcPr>
          <w:p w14:paraId="3E270BC6" w14:textId="77777777" w:rsidR="00C30B69" w:rsidRPr="000604A1" w:rsidRDefault="00C30B69" w:rsidP="00AD074C">
            <w:pPr>
              <w:spacing w:before="20" w:after="20"/>
            </w:pPr>
            <w:r w:rsidRPr="000604A1">
              <w:t>Allatiivi</w:t>
            </w:r>
          </w:p>
        </w:tc>
        <w:tc>
          <w:tcPr>
            <w:tcW w:w="0" w:type="auto"/>
            <w:tcBorders>
              <w:top w:val="nil"/>
            </w:tcBorders>
          </w:tcPr>
          <w:p w14:paraId="7AFB7F4C" w14:textId="495CA205" w:rsidR="00C30B69" w:rsidRPr="000604A1" w:rsidRDefault="00C30B69" w:rsidP="00AD074C">
            <w:pPr>
              <w:spacing w:before="20" w:after="20"/>
            </w:pPr>
            <w:r w:rsidRPr="000604A1">
              <w:t>itte/le/</w:t>
            </w:r>
            <w:r w:rsidR="007A3D11">
              <w:t>n</w:t>
            </w:r>
            <w:r w:rsidRPr="000604A1">
              <w:t>ni</w:t>
            </w:r>
          </w:p>
        </w:tc>
        <w:tc>
          <w:tcPr>
            <w:tcW w:w="0" w:type="auto"/>
            <w:tcBorders>
              <w:top w:val="nil"/>
            </w:tcBorders>
          </w:tcPr>
          <w:p w14:paraId="1D4F74AE" w14:textId="77777777" w:rsidR="00C30B69" w:rsidRPr="000604A1" w:rsidRDefault="00C30B69" w:rsidP="00AD074C">
            <w:pPr>
              <w:spacing w:before="20" w:after="20"/>
            </w:pPr>
            <w:r w:rsidRPr="000604A1">
              <w:t>itte/le/sti</w:t>
            </w:r>
          </w:p>
        </w:tc>
        <w:tc>
          <w:tcPr>
            <w:tcW w:w="0" w:type="auto"/>
            <w:tcBorders>
              <w:top w:val="nil"/>
            </w:tcBorders>
          </w:tcPr>
          <w:p w14:paraId="0C3C0A9C" w14:textId="77777777" w:rsidR="00C30B69" w:rsidRPr="000604A1" w:rsidRDefault="00C30B69" w:rsidP="00AD074C">
            <w:pPr>
              <w:spacing w:before="20" w:after="20"/>
            </w:pPr>
            <w:r w:rsidRPr="000604A1">
              <w:t>itte/le/mmä</w:t>
            </w:r>
          </w:p>
        </w:tc>
        <w:tc>
          <w:tcPr>
            <w:tcW w:w="0" w:type="auto"/>
            <w:tcBorders>
              <w:top w:val="nil"/>
            </w:tcBorders>
          </w:tcPr>
          <w:p w14:paraId="766FBC83" w14:textId="77777777" w:rsidR="00C30B69" w:rsidRPr="000604A1" w:rsidRDefault="00C30B69" w:rsidP="00AD074C">
            <w:pPr>
              <w:spacing w:before="20" w:after="20"/>
            </w:pPr>
            <w:r w:rsidRPr="000604A1">
              <w:t>itte/le/nnä</w:t>
            </w:r>
          </w:p>
        </w:tc>
        <w:tc>
          <w:tcPr>
            <w:tcW w:w="0" w:type="auto"/>
            <w:tcBorders>
              <w:top w:val="nil"/>
            </w:tcBorders>
          </w:tcPr>
          <w:p w14:paraId="379FF67C" w14:textId="77777777" w:rsidR="00C30B69" w:rsidRPr="000604A1" w:rsidRDefault="00C30B69" w:rsidP="00AD074C">
            <w:pPr>
              <w:spacing w:before="20" w:after="20"/>
            </w:pPr>
            <w:r w:rsidRPr="000604A1">
              <w:t>itte/le/nsä</w:t>
            </w:r>
          </w:p>
        </w:tc>
      </w:tr>
    </w:tbl>
    <w:p w14:paraId="61EFFAE0" w14:textId="23FC9BA4" w:rsidR="00F904D4" w:rsidRDefault="00C30B69" w:rsidP="00C30B69">
      <w:pPr>
        <w:spacing w:before="120" w:after="120"/>
      </w:pPr>
      <w:r>
        <w:t xml:space="preserve">Refleksiivipronomeni haamustaa oman </w:t>
      </w:r>
      <w:r w:rsidR="004A5927">
        <w:t>NP-</w:t>
      </w:r>
      <w:r>
        <w:t xml:space="preserve">fraasin eli se saattaa olla </w:t>
      </w:r>
      <w:r w:rsidR="00092B3D">
        <w:t>objektinna</w:t>
      </w:r>
      <w:r w:rsidR="00D57E03">
        <w:t xml:space="preserve"> </w:t>
      </w:r>
      <w:r w:rsidR="0075485B">
        <w:t>(</w:t>
      </w:r>
      <w:r w:rsidR="00D57E03">
        <w:t>1, 2) tahi</w:t>
      </w:r>
      <w:r w:rsidR="005E325C">
        <w:t xml:space="preserve"> </w:t>
      </w:r>
      <w:r w:rsidR="000F0DCA">
        <w:t>adverbiaalinna</w:t>
      </w:r>
      <w:r w:rsidR="00D57E03">
        <w:t xml:space="preserve"> </w:t>
      </w:r>
      <w:r w:rsidR="0075485B">
        <w:t>(</w:t>
      </w:r>
      <w:r w:rsidR="00D57E03">
        <w:t>3, 4)</w:t>
      </w:r>
      <w:r>
        <w:t xml:space="preserve">, mutta </w:t>
      </w:r>
      <w:r w:rsidR="00C4592D">
        <w:t>tämmäisen fraasin</w:t>
      </w:r>
      <w:r>
        <w:t xml:space="preserve"> </w:t>
      </w:r>
      <w:r w:rsidR="00EC6EC7">
        <w:t xml:space="preserve">syntaktinen </w:t>
      </w:r>
      <w:r w:rsidR="00147790">
        <w:t>funksuuni</w:t>
      </w:r>
      <w:r>
        <w:t xml:space="preserve"> ole koskhaan sama ko sen referenssin eli subjektin </w:t>
      </w:r>
      <w:r w:rsidR="00147790">
        <w:t>funksuuni</w:t>
      </w:r>
      <w:r w:rsidR="00F904D4">
        <w:t>.</w:t>
      </w:r>
    </w:p>
    <w:p w14:paraId="0DA00583" w14:textId="66BFAA2A" w:rsidR="00C30B69" w:rsidRPr="00C44D95" w:rsidRDefault="0075485B" w:rsidP="00C30B69">
      <w:pPr>
        <w:tabs>
          <w:tab w:val="left" w:pos="3969"/>
        </w:tabs>
        <w:spacing w:before="120" w:after="120"/>
        <w:rPr>
          <w:lang w:val="fi-FI"/>
        </w:rPr>
      </w:pPr>
      <w:r>
        <w:t>(</w:t>
      </w:r>
      <w:r w:rsidR="00B8468A">
        <w:t xml:space="preserve">1) </w:t>
      </w:r>
      <w:r w:rsidR="00C30B69" w:rsidRPr="00C44D95">
        <w:t>Mie</w:t>
      </w:r>
      <w:r w:rsidR="00C30B69" w:rsidRPr="00C44D95">
        <w:rPr>
          <w:vertAlign w:val="subscript"/>
        </w:rPr>
        <w:t>i</w:t>
      </w:r>
      <w:r w:rsidR="00C30B69" w:rsidRPr="00C44D95">
        <w:t xml:space="preserve"> en anna juksata</w:t>
      </w:r>
      <w:r w:rsidR="00C30B69" w:rsidRPr="00C44D95">
        <w:rPr>
          <w:lang w:val="fi-FI"/>
        </w:rPr>
        <w:t xml:space="preserve"> </w:t>
      </w:r>
      <w:r w:rsidR="00C30B69" w:rsidRPr="00C44D95">
        <w:rPr>
          <w:i/>
          <w:lang w:val="fi-FI"/>
        </w:rPr>
        <w:t>itteeni</w:t>
      </w:r>
      <w:r w:rsidR="00C30B69" w:rsidRPr="00C44D95">
        <w:rPr>
          <w:vertAlign w:val="subscript"/>
        </w:rPr>
        <w:t>i</w:t>
      </w:r>
      <w:r w:rsidR="000A4B27">
        <w:rPr>
          <w:vertAlign w:val="subscript"/>
        </w:rPr>
        <w:t xml:space="preserve"> </w:t>
      </w:r>
      <w:r w:rsidR="00C55359" w:rsidRPr="00C55359">
        <w:t xml:space="preserve">~ </w:t>
      </w:r>
      <w:r w:rsidR="00C55359">
        <w:rPr>
          <w:i/>
          <w:lang w:val="fi-FI"/>
        </w:rPr>
        <w:t>itteä</w:t>
      </w:r>
      <w:r w:rsidR="00734990">
        <w:rPr>
          <w:i/>
          <w:lang w:val="fi-FI"/>
        </w:rPr>
        <w:t>n</w:t>
      </w:r>
      <w:r w:rsidR="00C55359" w:rsidRPr="00C44D95">
        <w:rPr>
          <w:i/>
          <w:lang w:val="fi-FI"/>
        </w:rPr>
        <w:t>ni</w:t>
      </w:r>
      <w:r w:rsidR="00C55359" w:rsidRPr="00C44D95">
        <w:rPr>
          <w:vertAlign w:val="subscript"/>
        </w:rPr>
        <w:t>i</w:t>
      </w:r>
      <w:r w:rsidR="00C55359">
        <w:rPr>
          <w:lang w:val="fi-FI"/>
        </w:rPr>
        <w:t xml:space="preserve"> </w:t>
      </w:r>
      <w:r w:rsidR="00C55359" w:rsidRPr="00C55359">
        <w:t xml:space="preserve">~ </w:t>
      </w:r>
      <w:r w:rsidR="00C55359">
        <w:rPr>
          <w:i/>
          <w:lang w:val="fi-FI"/>
        </w:rPr>
        <w:t>ittiä</w:t>
      </w:r>
      <w:r w:rsidR="00734990">
        <w:rPr>
          <w:i/>
          <w:lang w:val="fi-FI"/>
        </w:rPr>
        <w:t>n</w:t>
      </w:r>
      <w:r w:rsidR="00C55359" w:rsidRPr="00C44D95">
        <w:rPr>
          <w:i/>
          <w:lang w:val="fi-FI"/>
        </w:rPr>
        <w:t>ni</w:t>
      </w:r>
      <w:r w:rsidR="00C55359" w:rsidRPr="00C44D95">
        <w:rPr>
          <w:vertAlign w:val="subscript"/>
        </w:rPr>
        <w:t>i</w:t>
      </w:r>
    </w:p>
    <w:p w14:paraId="769E3DEE" w14:textId="5F3BB8E9" w:rsidR="00C30B69" w:rsidRPr="00C44D95" w:rsidRDefault="0075485B" w:rsidP="00C30B69">
      <w:pPr>
        <w:tabs>
          <w:tab w:val="left" w:pos="3969"/>
        </w:tabs>
        <w:spacing w:before="120" w:after="120"/>
        <w:rPr>
          <w:i/>
          <w:lang w:val="fi-FI"/>
        </w:rPr>
      </w:pPr>
      <w:r>
        <w:rPr>
          <w:lang w:val="fi-FI"/>
        </w:rPr>
        <w:t>(</w:t>
      </w:r>
      <w:r w:rsidR="00C55359">
        <w:rPr>
          <w:lang w:val="fi-FI"/>
        </w:rPr>
        <w:t>2</w:t>
      </w:r>
      <w:r w:rsidR="00B8468A">
        <w:rPr>
          <w:lang w:val="fi-FI"/>
        </w:rPr>
        <w:t xml:space="preserve">) </w:t>
      </w:r>
      <w:r w:rsidR="00C30B69" w:rsidRPr="00C44D95">
        <w:rPr>
          <w:lang w:val="fi-FI"/>
        </w:rPr>
        <w:t>Älk</w:t>
      </w:r>
      <w:r>
        <w:rPr>
          <w:lang w:val="fi-FI"/>
        </w:rPr>
        <w:t>(</w:t>
      </w:r>
      <w:r w:rsidR="00C30B69" w:rsidRPr="00C44D95">
        <w:rPr>
          <w:lang w:val="fi-FI"/>
        </w:rPr>
        <w:t>k</w:t>
      </w:r>
      <w:r w:rsidR="00C55359">
        <w:rPr>
          <w:lang w:val="fi-FI"/>
        </w:rPr>
        <w:t>)</w:t>
      </w:r>
      <w:r w:rsidR="00C30B69" w:rsidRPr="00C44D95">
        <w:rPr>
          <w:lang w:val="fi-FI"/>
        </w:rPr>
        <w:t>ää</w:t>
      </w:r>
      <w:r w:rsidR="00C30B69" w:rsidRPr="00C44D95">
        <w:rPr>
          <w:vertAlign w:val="subscript"/>
        </w:rPr>
        <w:t>i</w:t>
      </w:r>
      <w:r w:rsidR="00C30B69" w:rsidRPr="00C44D95">
        <w:rPr>
          <w:lang w:val="fi-FI"/>
        </w:rPr>
        <w:t xml:space="preserve"> antak</w:t>
      </w:r>
      <w:r>
        <w:rPr>
          <w:lang w:val="fi-FI"/>
        </w:rPr>
        <w:t>(</w:t>
      </w:r>
      <w:r w:rsidR="00C30B69" w:rsidRPr="00C44D95">
        <w:rPr>
          <w:lang w:val="fi-FI"/>
        </w:rPr>
        <w:t>k</w:t>
      </w:r>
      <w:r w:rsidR="00C55359">
        <w:rPr>
          <w:lang w:val="fi-FI"/>
        </w:rPr>
        <w:t>)</w:t>
      </w:r>
      <w:r w:rsidR="00C30B69" w:rsidRPr="00C44D95">
        <w:rPr>
          <w:lang w:val="fi-FI"/>
        </w:rPr>
        <w:t xml:space="preserve">aa juksata </w:t>
      </w:r>
      <w:r w:rsidR="00C55359" w:rsidRPr="00C44D95">
        <w:rPr>
          <w:i/>
          <w:lang w:val="fi-FI"/>
        </w:rPr>
        <w:t>itteen</w:t>
      </w:r>
      <w:r w:rsidR="00C55359">
        <w:rPr>
          <w:i/>
          <w:lang w:val="fi-FI"/>
        </w:rPr>
        <w:t>ä</w:t>
      </w:r>
      <w:r w:rsidR="00C55359" w:rsidRPr="00C44D95">
        <w:rPr>
          <w:vertAlign w:val="subscript"/>
        </w:rPr>
        <w:t>i</w:t>
      </w:r>
      <w:r w:rsidR="000A4B27">
        <w:rPr>
          <w:vertAlign w:val="subscript"/>
        </w:rPr>
        <w:t xml:space="preserve"> </w:t>
      </w:r>
      <w:r w:rsidR="00C55359" w:rsidRPr="00C55359">
        <w:t xml:space="preserve">~ </w:t>
      </w:r>
      <w:r w:rsidR="00C55359">
        <w:rPr>
          <w:i/>
          <w:lang w:val="fi-FI"/>
        </w:rPr>
        <w:t>itteä</w:t>
      </w:r>
      <w:r w:rsidR="00734990">
        <w:rPr>
          <w:i/>
          <w:lang w:val="fi-FI"/>
        </w:rPr>
        <w:t>n</w:t>
      </w:r>
      <w:r w:rsidR="00C55359" w:rsidRPr="00C44D95">
        <w:rPr>
          <w:i/>
          <w:lang w:val="fi-FI"/>
        </w:rPr>
        <w:t>n</w:t>
      </w:r>
      <w:r w:rsidR="00C55359">
        <w:rPr>
          <w:i/>
          <w:lang w:val="fi-FI"/>
        </w:rPr>
        <w:t>ä</w:t>
      </w:r>
      <w:r w:rsidR="00C55359" w:rsidRPr="00C44D95">
        <w:rPr>
          <w:vertAlign w:val="subscript"/>
        </w:rPr>
        <w:t>i</w:t>
      </w:r>
      <w:r w:rsidR="00C55359">
        <w:rPr>
          <w:lang w:val="fi-FI"/>
        </w:rPr>
        <w:t xml:space="preserve"> </w:t>
      </w:r>
      <w:r w:rsidR="00C55359" w:rsidRPr="00C55359">
        <w:t xml:space="preserve">~ </w:t>
      </w:r>
      <w:r w:rsidR="00C55359">
        <w:rPr>
          <w:i/>
          <w:lang w:val="fi-FI"/>
        </w:rPr>
        <w:t>ittiä</w:t>
      </w:r>
      <w:r w:rsidR="00734990">
        <w:rPr>
          <w:i/>
          <w:lang w:val="fi-FI"/>
        </w:rPr>
        <w:t>n</w:t>
      </w:r>
      <w:r w:rsidR="00C55359" w:rsidRPr="00C44D95">
        <w:rPr>
          <w:i/>
          <w:lang w:val="fi-FI"/>
        </w:rPr>
        <w:t>n</w:t>
      </w:r>
      <w:r w:rsidR="00C55359">
        <w:rPr>
          <w:i/>
          <w:lang w:val="fi-FI"/>
        </w:rPr>
        <w:t>ä</w:t>
      </w:r>
      <w:r w:rsidR="00C55359" w:rsidRPr="00C44D95">
        <w:rPr>
          <w:vertAlign w:val="subscript"/>
        </w:rPr>
        <w:t>i</w:t>
      </w:r>
      <w:r w:rsidR="001B127A" w:rsidRPr="001B127A">
        <w:rPr>
          <w:lang w:val="fi-FI"/>
        </w:rPr>
        <w:t>.</w:t>
      </w:r>
    </w:p>
    <w:p w14:paraId="427C201D" w14:textId="1FB4A504" w:rsidR="00C30B69" w:rsidRPr="00C44D95" w:rsidRDefault="0075485B" w:rsidP="00C30B69">
      <w:pPr>
        <w:tabs>
          <w:tab w:val="left" w:pos="3969"/>
        </w:tabs>
        <w:spacing w:before="120" w:after="120"/>
        <w:rPr>
          <w:lang w:val="fi-FI"/>
        </w:rPr>
      </w:pPr>
      <w:r>
        <w:rPr>
          <w:lang w:val="fi-FI"/>
        </w:rPr>
        <w:t>(</w:t>
      </w:r>
      <w:r w:rsidR="00D57E03">
        <w:rPr>
          <w:lang w:val="fi-FI"/>
        </w:rPr>
        <w:t>3</w:t>
      </w:r>
      <w:r w:rsidR="00B8468A">
        <w:rPr>
          <w:lang w:val="fi-FI"/>
        </w:rPr>
        <w:t xml:space="preserve">) </w:t>
      </w:r>
      <w:r w:rsidR="00C30B69" w:rsidRPr="00C44D95">
        <w:rPr>
          <w:lang w:val="fi-FI"/>
        </w:rPr>
        <w:t>Älä</w:t>
      </w:r>
      <w:r w:rsidR="00C30B69" w:rsidRPr="00C44D95">
        <w:rPr>
          <w:vertAlign w:val="subscript"/>
        </w:rPr>
        <w:t>i</w:t>
      </w:r>
      <w:r w:rsidR="00C30B69" w:rsidRPr="00C44D95">
        <w:rPr>
          <w:lang w:val="fi-FI"/>
        </w:rPr>
        <w:t xml:space="preserve"> osta </w:t>
      </w:r>
      <w:r w:rsidR="00C30B69" w:rsidRPr="00C44D95">
        <w:rPr>
          <w:i/>
          <w:lang w:val="fi-FI"/>
        </w:rPr>
        <w:t>ittelesti</w:t>
      </w:r>
      <w:r w:rsidR="00C30B69" w:rsidRPr="00C44D95">
        <w:rPr>
          <w:vertAlign w:val="subscript"/>
        </w:rPr>
        <w:t>i</w:t>
      </w:r>
      <w:r w:rsidR="00C30B69" w:rsidRPr="00C44D95">
        <w:rPr>
          <w:lang w:val="fi-FI"/>
        </w:rPr>
        <w:t xml:space="preserve"> piilii.</w:t>
      </w:r>
    </w:p>
    <w:p w14:paraId="73847D0E" w14:textId="48B10594" w:rsidR="00D57E03" w:rsidRDefault="0075485B" w:rsidP="00C30B69">
      <w:pPr>
        <w:tabs>
          <w:tab w:val="left" w:pos="3969"/>
        </w:tabs>
        <w:spacing w:before="120" w:after="120"/>
        <w:rPr>
          <w:lang w:val="fi-FI"/>
        </w:rPr>
      </w:pPr>
      <w:r>
        <w:rPr>
          <w:lang w:val="fi-FI"/>
        </w:rPr>
        <w:t>(</w:t>
      </w:r>
      <w:r w:rsidR="00D57E03">
        <w:rPr>
          <w:lang w:val="fi-FI"/>
        </w:rPr>
        <w:t>4</w:t>
      </w:r>
      <w:r w:rsidR="00B8468A">
        <w:rPr>
          <w:lang w:val="fi-FI"/>
        </w:rPr>
        <w:t xml:space="preserve">) </w:t>
      </w:r>
      <w:r w:rsidR="00C30B69" w:rsidRPr="00C44D95">
        <w:rPr>
          <w:lang w:val="fi-FI"/>
        </w:rPr>
        <w:t>Het</w:t>
      </w:r>
      <w:r w:rsidR="00C30B69" w:rsidRPr="00C44D95">
        <w:rPr>
          <w:vertAlign w:val="subscript"/>
        </w:rPr>
        <w:t>i</w:t>
      </w:r>
      <w:r w:rsidR="00C30B69" w:rsidRPr="00C44D95">
        <w:rPr>
          <w:lang w:val="fi-FI"/>
        </w:rPr>
        <w:t xml:space="preserve"> ostethiin </w:t>
      </w:r>
      <w:r w:rsidR="00C30B69" w:rsidRPr="00C44D95">
        <w:rPr>
          <w:i/>
          <w:lang w:val="fi-FI"/>
        </w:rPr>
        <w:t>ittelensä</w:t>
      </w:r>
      <w:r w:rsidR="00C30B69" w:rsidRPr="00C44D95">
        <w:rPr>
          <w:vertAlign w:val="subscript"/>
        </w:rPr>
        <w:t xml:space="preserve">i </w:t>
      </w:r>
      <w:r w:rsidR="00C30B69" w:rsidRPr="00C44D95">
        <w:rPr>
          <w:lang w:val="fi-FI"/>
        </w:rPr>
        <w:t>piilin.</w:t>
      </w:r>
    </w:p>
    <w:p w14:paraId="32271F8F" w14:textId="310555C5" w:rsidR="004A697C" w:rsidRDefault="004768CB" w:rsidP="00C30B69">
      <w:pPr>
        <w:tabs>
          <w:tab w:val="left" w:pos="3969"/>
        </w:tabs>
        <w:spacing w:before="120" w:after="120"/>
        <w:rPr>
          <w:lang w:val="fi-FI"/>
        </w:rPr>
      </w:pPr>
      <w:r>
        <w:rPr>
          <w:lang w:val="fi-FI"/>
        </w:rPr>
        <w:t xml:space="preserve">Eriliikaisesti Porsangin </w:t>
      </w:r>
      <w:r w:rsidR="005225A0">
        <w:rPr>
          <w:lang w:val="fi-FI"/>
        </w:rPr>
        <w:t>varieteet</w:t>
      </w:r>
      <w:r>
        <w:rPr>
          <w:lang w:val="fi-FI"/>
        </w:rPr>
        <w:t>issa</w:t>
      </w:r>
      <w:r w:rsidR="004A697C">
        <w:rPr>
          <w:lang w:val="fi-FI"/>
        </w:rPr>
        <w:t xml:space="preserve"> refleksiivipronomeni essiinttyy </w:t>
      </w:r>
      <w:r w:rsidR="00A27713">
        <w:rPr>
          <w:lang w:val="fi-FI"/>
        </w:rPr>
        <w:t>genitiiv</w:t>
      </w:r>
      <w:r w:rsidR="004A697C" w:rsidRPr="004F1A27">
        <w:rPr>
          <w:lang w:val="fi-FI"/>
        </w:rPr>
        <w:t>idefineerauksena</w:t>
      </w:r>
      <w:r w:rsidR="004A697C">
        <w:rPr>
          <w:lang w:val="fi-FI"/>
        </w:rPr>
        <w:t xml:space="preserve"> </w:t>
      </w:r>
      <w:r w:rsidR="0075485B">
        <w:rPr>
          <w:lang w:val="fi-FI"/>
        </w:rPr>
        <w:t>(</w:t>
      </w:r>
      <w:r w:rsidR="004A697C">
        <w:rPr>
          <w:lang w:val="fi-FI"/>
        </w:rPr>
        <w:t>5, 6)</w:t>
      </w:r>
      <w:r w:rsidR="00DC4130">
        <w:rPr>
          <w:lang w:val="fi-FI"/>
        </w:rPr>
        <w:t xml:space="preserve">, </w:t>
      </w:r>
      <w:r w:rsidR="00AE2DFE">
        <w:rPr>
          <w:lang w:val="fi-FI"/>
        </w:rPr>
        <w:t>partisip</w:t>
      </w:r>
      <w:r w:rsidR="00DC4130">
        <w:rPr>
          <w:lang w:val="fi-FI"/>
        </w:rPr>
        <w:t xml:space="preserve">pikonstruksuunin </w:t>
      </w:r>
      <w:r w:rsidR="00092B3D">
        <w:rPr>
          <w:lang w:val="fi-FI"/>
        </w:rPr>
        <w:t>subjektinna</w:t>
      </w:r>
      <w:r w:rsidR="00DC4130">
        <w:rPr>
          <w:lang w:val="fi-FI"/>
        </w:rPr>
        <w:t xml:space="preserve"> </w:t>
      </w:r>
      <w:r w:rsidR="0075485B">
        <w:rPr>
          <w:lang w:val="fi-FI"/>
        </w:rPr>
        <w:t>(</w:t>
      </w:r>
      <w:r w:rsidR="00DC4130">
        <w:rPr>
          <w:lang w:val="fi-FI"/>
        </w:rPr>
        <w:t xml:space="preserve">7, 8) ja </w:t>
      </w:r>
      <w:r w:rsidR="000A3503">
        <w:rPr>
          <w:lang w:val="fi-FI"/>
        </w:rPr>
        <w:t>ad</w:t>
      </w:r>
      <w:r w:rsidR="003666B0">
        <w:rPr>
          <w:lang w:val="fi-FI"/>
        </w:rPr>
        <w:t>posisuunifraasissa</w:t>
      </w:r>
      <w:r w:rsidR="00DC4130">
        <w:rPr>
          <w:lang w:val="fi-FI"/>
        </w:rPr>
        <w:t xml:space="preserve"> </w:t>
      </w:r>
      <w:r w:rsidR="00C74145">
        <w:rPr>
          <w:lang w:val="fi-FI"/>
        </w:rPr>
        <w:t>refereeraamassa</w:t>
      </w:r>
      <w:r w:rsidR="00DC4130">
        <w:rPr>
          <w:lang w:val="fi-FI"/>
        </w:rPr>
        <w:t xml:space="preserve"> syntaktin </w:t>
      </w:r>
      <w:r w:rsidR="00F77DEA">
        <w:rPr>
          <w:lang w:val="fi-FI"/>
        </w:rPr>
        <w:t>subjekthiin</w:t>
      </w:r>
      <w:r w:rsidR="00DC4130">
        <w:rPr>
          <w:lang w:val="fi-FI"/>
        </w:rPr>
        <w:t xml:space="preserve"> </w:t>
      </w:r>
      <w:r w:rsidR="0075485B">
        <w:rPr>
          <w:lang w:val="fi-FI"/>
        </w:rPr>
        <w:t>(</w:t>
      </w:r>
      <w:r w:rsidR="00F77DEA">
        <w:rPr>
          <w:lang w:val="fi-FI"/>
        </w:rPr>
        <w:t>9, 10)</w:t>
      </w:r>
      <w:r w:rsidR="004A697C">
        <w:rPr>
          <w:lang w:val="fi-FI"/>
        </w:rPr>
        <w:t>:</w:t>
      </w:r>
    </w:p>
    <w:p w14:paraId="2AEFF749" w14:textId="1B71BF6F" w:rsidR="00C30B69" w:rsidRPr="00D57E03" w:rsidRDefault="0075485B" w:rsidP="00C30B69">
      <w:pPr>
        <w:tabs>
          <w:tab w:val="left" w:pos="3969"/>
        </w:tabs>
        <w:spacing w:before="120" w:after="120"/>
        <w:rPr>
          <w:lang w:val="fi-FI"/>
        </w:rPr>
      </w:pPr>
      <w:r>
        <w:rPr>
          <w:lang w:val="fi-FI"/>
        </w:rPr>
        <w:t>(</w:t>
      </w:r>
      <w:r w:rsidR="004A697C">
        <w:rPr>
          <w:lang w:val="fi-FI"/>
        </w:rPr>
        <w:t>5</w:t>
      </w:r>
      <w:r w:rsidR="00B8468A">
        <w:rPr>
          <w:lang w:val="fi-FI"/>
        </w:rPr>
        <w:t xml:space="preserve">) </w:t>
      </w:r>
      <w:r w:rsidR="00C30B69" w:rsidRPr="00C44D95">
        <w:rPr>
          <w:lang w:val="fi-FI"/>
        </w:rPr>
        <w:t>Hän</w:t>
      </w:r>
      <w:r w:rsidR="00C30B69" w:rsidRPr="00C44D95">
        <w:rPr>
          <w:vertAlign w:val="subscript"/>
          <w:lang w:val="fi-FI"/>
        </w:rPr>
        <w:t>i</w:t>
      </w:r>
      <w:r w:rsidR="00C30B69" w:rsidRPr="00C44D95">
        <w:rPr>
          <w:lang w:val="fi-FI"/>
        </w:rPr>
        <w:t xml:space="preserve"> antoi Stiinale </w:t>
      </w:r>
      <w:r w:rsidR="003666B0">
        <w:rPr>
          <w:lang w:val="fi-FI"/>
        </w:rPr>
        <w:t>[</w:t>
      </w:r>
      <w:r w:rsidR="00C30B69" w:rsidRPr="00C44D95">
        <w:rPr>
          <w:i/>
          <w:lang w:val="fi-FI"/>
        </w:rPr>
        <w:t>ittensä</w:t>
      </w:r>
      <w:r w:rsidR="00C30B69" w:rsidRPr="00C44D95">
        <w:rPr>
          <w:vertAlign w:val="subscript"/>
          <w:lang w:val="fi-FI"/>
        </w:rPr>
        <w:t>i</w:t>
      </w:r>
      <w:r w:rsidR="004A697C">
        <w:rPr>
          <w:lang w:val="fi-FI"/>
        </w:rPr>
        <w:t xml:space="preserve"> kuvan</w:t>
      </w:r>
      <w:r w:rsidR="003666B0">
        <w:rPr>
          <w:lang w:val="fi-FI"/>
        </w:rPr>
        <w:t>]</w:t>
      </w:r>
      <w:r w:rsidR="004A697C">
        <w:rPr>
          <w:lang w:val="fi-FI"/>
        </w:rPr>
        <w:t>.</w:t>
      </w:r>
    </w:p>
    <w:p w14:paraId="0522B781" w14:textId="753E47E3" w:rsidR="00C30B69" w:rsidRDefault="0075485B" w:rsidP="00C30B69">
      <w:pPr>
        <w:tabs>
          <w:tab w:val="left" w:pos="3969"/>
        </w:tabs>
        <w:spacing w:before="120" w:after="120"/>
        <w:rPr>
          <w:i/>
          <w:lang w:val="fi-FI"/>
        </w:rPr>
      </w:pPr>
      <w:r>
        <w:rPr>
          <w:lang w:val="fi-FI"/>
        </w:rPr>
        <w:t>(</w:t>
      </w:r>
      <w:r w:rsidR="004A697C">
        <w:rPr>
          <w:lang w:val="fi-FI"/>
        </w:rPr>
        <w:t>6</w:t>
      </w:r>
      <w:r w:rsidR="00B8468A">
        <w:rPr>
          <w:lang w:val="fi-FI"/>
        </w:rPr>
        <w:t xml:space="preserve">) </w:t>
      </w:r>
      <w:r w:rsidR="003666B0">
        <w:rPr>
          <w:lang w:val="fi-FI"/>
        </w:rPr>
        <w:t>M</w:t>
      </w:r>
      <w:r w:rsidR="00C30B69" w:rsidRPr="00C44D95">
        <w:rPr>
          <w:lang w:val="fi-FI"/>
        </w:rPr>
        <w:t>et</w:t>
      </w:r>
      <w:r w:rsidR="00C30B69" w:rsidRPr="00C44D95">
        <w:rPr>
          <w:vertAlign w:val="subscript"/>
          <w:lang w:val="fi-FI"/>
        </w:rPr>
        <w:t>i</w:t>
      </w:r>
      <w:r w:rsidR="00C30B69" w:rsidRPr="00C44D95">
        <w:rPr>
          <w:lang w:val="fi-FI"/>
        </w:rPr>
        <w:t xml:space="preserve"> ann</w:t>
      </w:r>
      <w:r w:rsidR="003666B0">
        <w:rPr>
          <w:lang w:val="fi-FI"/>
        </w:rPr>
        <w:t>oima</w:t>
      </w:r>
      <w:r w:rsidR="00C30B69" w:rsidRPr="00C44D95">
        <w:rPr>
          <w:lang w:val="fi-FI"/>
        </w:rPr>
        <w:t xml:space="preserve"> niile </w:t>
      </w:r>
      <w:r w:rsidR="003666B0">
        <w:rPr>
          <w:lang w:val="fi-FI"/>
        </w:rPr>
        <w:t>[</w:t>
      </w:r>
      <w:r w:rsidR="003666B0">
        <w:rPr>
          <w:i/>
          <w:lang w:val="fi-FI"/>
        </w:rPr>
        <w:t>ittemä</w:t>
      </w:r>
      <w:r w:rsidR="00C30B69" w:rsidRPr="00C44D95">
        <w:rPr>
          <w:vertAlign w:val="subscript"/>
          <w:lang w:val="fi-FI"/>
        </w:rPr>
        <w:t>i</w:t>
      </w:r>
      <w:r w:rsidR="00C30B69" w:rsidRPr="00C44D95">
        <w:rPr>
          <w:i/>
          <w:lang w:val="fi-FI"/>
        </w:rPr>
        <w:t xml:space="preserve"> </w:t>
      </w:r>
      <w:r w:rsidR="00C30B69" w:rsidRPr="00C44D95">
        <w:rPr>
          <w:lang w:val="fi-FI"/>
        </w:rPr>
        <w:t>kuvan</w:t>
      </w:r>
      <w:r w:rsidR="003666B0">
        <w:rPr>
          <w:lang w:val="fi-FI"/>
        </w:rPr>
        <w:t>]</w:t>
      </w:r>
      <w:r w:rsidR="001B127A" w:rsidRPr="001B127A">
        <w:rPr>
          <w:lang w:val="fi-FI"/>
        </w:rPr>
        <w:t>.</w:t>
      </w:r>
    </w:p>
    <w:p w14:paraId="38DF15FE" w14:textId="0A70EF7B" w:rsidR="00863E4B" w:rsidRPr="00C44D95" w:rsidRDefault="0075485B" w:rsidP="00863E4B">
      <w:pPr>
        <w:tabs>
          <w:tab w:val="left" w:pos="4111"/>
        </w:tabs>
        <w:spacing w:before="120" w:after="120"/>
        <w:rPr>
          <w:lang w:val="fi-FI"/>
        </w:rPr>
      </w:pPr>
      <w:r>
        <w:rPr>
          <w:lang w:val="fi-FI"/>
        </w:rPr>
        <w:t>(</w:t>
      </w:r>
      <w:r w:rsidR="00863E4B">
        <w:rPr>
          <w:lang w:val="fi-FI"/>
        </w:rPr>
        <w:t xml:space="preserve">7) </w:t>
      </w:r>
      <w:r w:rsidR="00863E4B" w:rsidRPr="00C44D95">
        <w:rPr>
          <w:lang w:val="fi-FI"/>
        </w:rPr>
        <w:t>Klemetti</w:t>
      </w:r>
      <w:r w:rsidR="00863E4B" w:rsidRPr="00C44D95">
        <w:rPr>
          <w:vertAlign w:val="subscript"/>
          <w:lang w:val="fi-FI"/>
        </w:rPr>
        <w:t>i</w:t>
      </w:r>
      <w:r w:rsidR="00863E4B" w:rsidRPr="00C44D95">
        <w:rPr>
          <w:lang w:val="fi-FI"/>
        </w:rPr>
        <w:t xml:space="preserve"> sanoi [</w:t>
      </w:r>
      <w:r w:rsidR="00863E4B" w:rsidRPr="00C44D95">
        <w:rPr>
          <w:i/>
          <w:lang w:val="fi-FI"/>
        </w:rPr>
        <w:t>ittensä</w:t>
      </w:r>
      <w:r w:rsidR="00863E4B" w:rsidRPr="00C44D95">
        <w:rPr>
          <w:vertAlign w:val="subscript"/>
          <w:lang w:val="fi-FI"/>
        </w:rPr>
        <w:t>i</w:t>
      </w:r>
      <w:r w:rsidR="00863E4B" w:rsidRPr="00C44D95">
        <w:rPr>
          <w:lang w:val="fi-FI"/>
        </w:rPr>
        <w:t xml:space="preserve"> </w:t>
      </w:r>
      <w:r w:rsidR="00863E4B">
        <w:rPr>
          <w:lang w:val="fi-FI"/>
        </w:rPr>
        <w:t>käyvän tulevalla viikola</w:t>
      </w:r>
      <w:r w:rsidR="00863E4B" w:rsidRPr="00C44D95">
        <w:rPr>
          <w:lang w:val="fi-FI"/>
        </w:rPr>
        <w:t xml:space="preserve"> Kaarasjovessa].</w:t>
      </w:r>
    </w:p>
    <w:p w14:paraId="615B93E1" w14:textId="7A8400EE" w:rsidR="00863E4B" w:rsidRPr="00C44D95" w:rsidRDefault="0075485B" w:rsidP="00863E4B">
      <w:pPr>
        <w:tabs>
          <w:tab w:val="left" w:pos="3969"/>
        </w:tabs>
        <w:spacing w:before="120" w:after="120"/>
        <w:rPr>
          <w:lang w:val="fi-FI"/>
        </w:rPr>
      </w:pPr>
      <w:r>
        <w:rPr>
          <w:lang w:val="fi-FI"/>
        </w:rPr>
        <w:t>(</w:t>
      </w:r>
      <w:r w:rsidR="00863E4B">
        <w:rPr>
          <w:lang w:val="fi-FI"/>
        </w:rPr>
        <w:t xml:space="preserve">8) </w:t>
      </w:r>
      <w:r w:rsidR="00863E4B" w:rsidRPr="00C44D95">
        <w:rPr>
          <w:lang w:val="fi-FI"/>
        </w:rPr>
        <w:t>Pojat</w:t>
      </w:r>
      <w:r w:rsidR="00863E4B" w:rsidRPr="00C44D95">
        <w:rPr>
          <w:vertAlign w:val="subscript"/>
          <w:lang w:val="fi-FI"/>
        </w:rPr>
        <w:t>i</w:t>
      </w:r>
      <w:r w:rsidR="00863E4B">
        <w:rPr>
          <w:lang w:val="fi-FI"/>
        </w:rPr>
        <w:t xml:space="preserve"> luulthiin</w:t>
      </w:r>
      <w:r w:rsidR="00863E4B" w:rsidRPr="00C44D95">
        <w:rPr>
          <w:lang w:val="fi-FI"/>
        </w:rPr>
        <w:t xml:space="preserve"> [</w:t>
      </w:r>
      <w:r w:rsidR="00863E4B" w:rsidRPr="00C44D95">
        <w:rPr>
          <w:i/>
          <w:lang w:val="fi-FI"/>
        </w:rPr>
        <w:t>ittensä</w:t>
      </w:r>
      <w:r w:rsidR="00863E4B" w:rsidRPr="00C44D95">
        <w:rPr>
          <w:vertAlign w:val="subscript"/>
          <w:lang w:val="fi-FI"/>
        </w:rPr>
        <w:t>i</w:t>
      </w:r>
      <w:r w:rsidR="00863E4B" w:rsidRPr="00C44D95">
        <w:rPr>
          <w:lang w:val="fi-FI"/>
        </w:rPr>
        <w:t xml:space="preserve"> nähnheen hukan].</w:t>
      </w:r>
    </w:p>
    <w:p w14:paraId="486D42E4" w14:textId="5BCAE0E2" w:rsidR="00863E4B" w:rsidRPr="00C44D95" w:rsidRDefault="0075485B" w:rsidP="00863E4B">
      <w:pPr>
        <w:tabs>
          <w:tab w:val="left" w:pos="4111"/>
        </w:tabs>
        <w:spacing w:before="120" w:after="120"/>
        <w:rPr>
          <w:lang w:val="fi-FI"/>
        </w:rPr>
      </w:pPr>
      <w:r>
        <w:rPr>
          <w:lang w:val="fi-FI"/>
        </w:rPr>
        <w:t>(</w:t>
      </w:r>
      <w:r w:rsidR="00863E4B">
        <w:rPr>
          <w:lang w:val="fi-FI"/>
        </w:rPr>
        <w:t xml:space="preserve">9) </w:t>
      </w:r>
      <w:r w:rsidR="00863E4B" w:rsidRPr="00C44D95">
        <w:rPr>
          <w:lang w:val="fi-FI"/>
        </w:rPr>
        <w:t>Mie</w:t>
      </w:r>
      <w:r w:rsidR="00863E4B" w:rsidRPr="00C44D95">
        <w:rPr>
          <w:vertAlign w:val="subscript"/>
          <w:lang w:val="fi-FI"/>
        </w:rPr>
        <w:t>i</w:t>
      </w:r>
      <w:r w:rsidR="00863E4B" w:rsidRPr="00C44D95">
        <w:rPr>
          <w:lang w:val="fi-FI"/>
        </w:rPr>
        <w:t xml:space="preserve"> en nähny [</w:t>
      </w:r>
      <w:r w:rsidR="00863E4B" w:rsidRPr="00C44D95">
        <w:rPr>
          <w:i/>
          <w:lang w:val="fi-FI"/>
        </w:rPr>
        <w:t>itteni</w:t>
      </w:r>
      <w:r w:rsidR="00863E4B" w:rsidRPr="00C44D95">
        <w:rPr>
          <w:vertAlign w:val="subscript"/>
          <w:lang w:val="fi-FI"/>
        </w:rPr>
        <w:t>i</w:t>
      </w:r>
      <w:r w:rsidR="00863E4B" w:rsidRPr="00C44D95">
        <w:rPr>
          <w:lang w:val="fi-FI"/>
        </w:rPr>
        <w:t xml:space="preserve"> e</w:t>
      </w:r>
      <w:r w:rsidR="00863E4B" w:rsidRPr="00C44D95">
        <w:rPr>
          <w:lang w:val="en-US"/>
        </w:rPr>
        <w:t>đess</w:t>
      </w:r>
      <w:r w:rsidR="00863E4B">
        <w:rPr>
          <w:lang w:val="fi-FI"/>
        </w:rPr>
        <w:t>ä] hukkaa.</w:t>
      </w:r>
    </w:p>
    <w:p w14:paraId="6F56688D" w14:textId="77777777" w:rsidR="00F904D4" w:rsidRDefault="0075485B" w:rsidP="00863E4B">
      <w:pPr>
        <w:tabs>
          <w:tab w:val="left" w:pos="4111"/>
        </w:tabs>
        <w:spacing w:before="120" w:after="120"/>
        <w:rPr>
          <w:lang w:val="fi-FI"/>
        </w:rPr>
      </w:pPr>
      <w:r>
        <w:rPr>
          <w:lang w:val="fi-FI"/>
        </w:rPr>
        <w:t>(</w:t>
      </w:r>
      <w:r w:rsidR="00863E4B">
        <w:rPr>
          <w:lang w:val="fi-FI"/>
        </w:rPr>
        <w:t xml:space="preserve">10) </w:t>
      </w:r>
      <w:r w:rsidR="00863E4B" w:rsidRPr="00C44D95">
        <w:rPr>
          <w:lang w:val="fi-FI"/>
        </w:rPr>
        <w:t>Etkö sie</w:t>
      </w:r>
      <w:r w:rsidR="00863E4B" w:rsidRPr="00C44D95">
        <w:rPr>
          <w:vertAlign w:val="subscript"/>
          <w:lang w:val="fi-FI"/>
        </w:rPr>
        <w:t>i</w:t>
      </w:r>
      <w:r w:rsidR="00863E4B" w:rsidRPr="00C44D95">
        <w:rPr>
          <w:lang w:val="fi-FI"/>
        </w:rPr>
        <w:t xml:space="preserve"> nähny [</w:t>
      </w:r>
      <w:r w:rsidR="00863E4B" w:rsidRPr="00C44D95">
        <w:rPr>
          <w:i/>
          <w:lang w:val="fi-FI"/>
        </w:rPr>
        <w:t>ittesti</w:t>
      </w:r>
      <w:r w:rsidR="00863E4B" w:rsidRPr="00C44D95">
        <w:rPr>
          <w:vertAlign w:val="subscript"/>
          <w:lang w:val="fi-FI"/>
        </w:rPr>
        <w:t>i</w:t>
      </w:r>
      <w:r w:rsidR="00863E4B" w:rsidRPr="00C44D95">
        <w:rPr>
          <w:lang w:val="fi-FI"/>
        </w:rPr>
        <w:t xml:space="preserve"> e</w:t>
      </w:r>
      <w:r w:rsidR="00863E4B" w:rsidRPr="00C44D95">
        <w:rPr>
          <w:lang w:val="en-US"/>
        </w:rPr>
        <w:t>đ</w:t>
      </w:r>
      <w:r w:rsidR="00863E4B" w:rsidRPr="00C44D95">
        <w:rPr>
          <w:lang w:val="fi-FI"/>
        </w:rPr>
        <w:t>essä] hukkaa?</w:t>
      </w:r>
    </w:p>
    <w:p w14:paraId="00547DD8" w14:textId="2BCDF46E" w:rsidR="00863E4B" w:rsidRDefault="00863E4B" w:rsidP="00C30B69">
      <w:pPr>
        <w:tabs>
          <w:tab w:val="left" w:pos="3969"/>
        </w:tabs>
        <w:spacing w:before="120" w:after="120"/>
        <w:rPr>
          <w:lang w:val="fi-FI"/>
        </w:rPr>
      </w:pPr>
      <w:r>
        <w:rPr>
          <w:lang w:val="fi-FI"/>
        </w:rPr>
        <w:t xml:space="preserve">Muissa </w:t>
      </w:r>
      <w:r w:rsidR="005225A0">
        <w:rPr>
          <w:lang w:val="fi-FI"/>
        </w:rPr>
        <w:t>varieteet</w:t>
      </w:r>
      <w:r>
        <w:rPr>
          <w:lang w:val="fi-FI"/>
        </w:rPr>
        <w:t xml:space="preserve">iissa </w:t>
      </w:r>
      <w:r w:rsidR="00F911CE">
        <w:rPr>
          <w:lang w:val="fi-FI"/>
        </w:rPr>
        <w:t>refleksiivi</w:t>
      </w:r>
      <w:r w:rsidR="00651DC9">
        <w:rPr>
          <w:lang w:val="fi-FI"/>
        </w:rPr>
        <w:t xml:space="preserve">pronomennii </w:t>
      </w:r>
      <w:r w:rsidR="00FB6402">
        <w:rPr>
          <w:lang w:val="fi-FI"/>
        </w:rPr>
        <w:t>ei käytetä tähän</w:t>
      </w:r>
      <w:r w:rsidR="00B257B7">
        <w:rPr>
          <w:lang w:val="fi-FI"/>
        </w:rPr>
        <w:t xml:space="preserve"> laihiin</w:t>
      </w:r>
      <w:r w:rsidR="00FB6402">
        <w:rPr>
          <w:lang w:val="fi-FI"/>
        </w:rPr>
        <w:t>, mutta kirjoitethaan</w:t>
      </w:r>
      <w:r w:rsidR="00AF4201">
        <w:rPr>
          <w:lang w:val="fi-FI"/>
        </w:rPr>
        <w:t xml:space="preserve"> </w:t>
      </w:r>
      <w:r w:rsidR="0075485B">
        <w:rPr>
          <w:lang w:val="fi-FI"/>
        </w:rPr>
        <w:t>(</w:t>
      </w:r>
      <w:r w:rsidR="00AF4201">
        <w:rPr>
          <w:lang w:val="fi-FI"/>
        </w:rPr>
        <w:t>11–13)</w:t>
      </w:r>
      <w:r w:rsidR="00FB6402">
        <w:rPr>
          <w:lang w:val="fi-FI"/>
        </w:rPr>
        <w:t>:</w:t>
      </w:r>
    </w:p>
    <w:p w14:paraId="5A46DA79" w14:textId="68616759" w:rsidR="00FB6402" w:rsidRDefault="0075485B" w:rsidP="00C30B69">
      <w:pPr>
        <w:tabs>
          <w:tab w:val="left" w:pos="3969"/>
        </w:tabs>
        <w:spacing w:before="120" w:after="120"/>
        <w:rPr>
          <w:lang w:val="fi-FI"/>
        </w:rPr>
      </w:pPr>
      <w:r>
        <w:rPr>
          <w:lang w:val="fi-FI"/>
        </w:rPr>
        <w:t>(</w:t>
      </w:r>
      <w:r w:rsidR="00FB6402">
        <w:rPr>
          <w:lang w:val="fi-FI"/>
        </w:rPr>
        <w:t>11) Hän</w:t>
      </w:r>
      <w:r w:rsidR="00C93D25" w:rsidRPr="00C44D95">
        <w:rPr>
          <w:vertAlign w:val="subscript"/>
          <w:lang w:val="fi-FI"/>
        </w:rPr>
        <w:t>i</w:t>
      </w:r>
      <w:r w:rsidR="00FB6402">
        <w:rPr>
          <w:lang w:val="fi-FI"/>
        </w:rPr>
        <w:t xml:space="preserve"> antoi Stiinale </w:t>
      </w:r>
      <w:r w:rsidR="00E90DBD">
        <w:rPr>
          <w:lang w:val="fi-FI"/>
        </w:rPr>
        <w:t>[</w:t>
      </w:r>
      <w:r w:rsidR="00FB6402">
        <w:rPr>
          <w:lang w:val="fi-FI"/>
        </w:rPr>
        <w:t>oman</w:t>
      </w:r>
      <w:r w:rsidR="00C93D25" w:rsidRPr="00C44D95">
        <w:rPr>
          <w:vertAlign w:val="subscript"/>
          <w:lang w:val="fi-FI"/>
        </w:rPr>
        <w:t>i</w:t>
      </w:r>
      <w:r w:rsidR="00FB6402">
        <w:rPr>
          <w:lang w:val="fi-FI"/>
        </w:rPr>
        <w:t xml:space="preserve"> kuvan</w:t>
      </w:r>
      <w:r w:rsidR="00E90DBD">
        <w:rPr>
          <w:lang w:val="fi-FI"/>
        </w:rPr>
        <w:t>]</w:t>
      </w:r>
      <w:r w:rsidR="00FB6402">
        <w:rPr>
          <w:lang w:val="fi-FI"/>
        </w:rPr>
        <w:t>.</w:t>
      </w:r>
    </w:p>
    <w:p w14:paraId="69B129B2" w14:textId="0D89552B" w:rsidR="00FB6402" w:rsidRDefault="0075485B" w:rsidP="00C30B69">
      <w:pPr>
        <w:tabs>
          <w:tab w:val="left" w:pos="3969"/>
        </w:tabs>
        <w:spacing w:before="120" w:after="120"/>
        <w:rPr>
          <w:lang w:val="fi-FI"/>
        </w:rPr>
      </w:pPr>
      <w:r>
        <w:rPr>
          <w:lang w:val="fi-FI"/>
        </w:rPr>
        <w:t>(</w:t>
      </w:r>
      <w:r w:rsidR="00FB6402">
        <w:rPr>
          <w:lang w:val="fi-FI"/>
        </w:rPr>
        <w:t>12) Pojat</w:t>
      </w:r>
      <w:r w:rsidR="00C93D25" w:rsidRPr="00C44D95">
        <w:rPr>
          <w:vertAlign w:val="subscript"/>
          <w:lang w:val="fi-FI"/>
        </w:rPr>
        <w:t>i</w:t>
      </w:r>
      <w:r w:rsidR="00FB6402">
        <w:rPr>
          <w:lang w:val="fi-FI"/>
        </w:rPr>
        <w:t xml:space="preserve"> luulthiin, </w:t>
      </w:r>
      <w:r w:rsidR="00E90DBD">
        <w:rPr>
          <w:lang w:val="fi-FI"/>
        </w:rPr>
        <w:t>[</w:t>
      </w:r>
      <w:r w:rsidR="00FB6402">
        <w:rPr>
          <w:lang w:val="fi-FI"/>
        </w:rPr>
        <w:t>et</w:t>
      </w:r>
      <w:r w:rsidR="0032408E">
        <w:rPr>
          <w:lang w:val="fi-FI"/>
        </w:rPr>
        <w:t>t</w:t>
      </w:r>
      <w:r w:rsidR="00FB6402">
        <w:rPr>
          <w:lang w:val="fi-FI"/>
        </w:rPr>
        <w:t>e het</w:t>
      </w:r>
      <w:r w:rsidR="00C93D25" w:rsidRPr="00C44D95">
        <w:rPr>
          <w:vertAlign w:val="subscript"/>
          <w:lang w:val="fi-FI"/>
        </w:rPr>
        <w:t>i</w:t>
      </w:r>
      <w:r w:rsidR="00FB6402">
        <w:rPr>
          <w:lang w:val="fi-FI"/>
        </w:rPr>
        <w:t xml:space="preserve"> olthiin nähnheet hukan</w:t>
      </w:r>
      <w:r w:rsidR="00E90DBD">
        <w:rPr>
          <w:lang w:val="fi-FI"/>
        </w:rPr>
        <w:t>]</w:t>
      </w:r>
      <w:r w:rsidR="00FB6402">
        <w:rPr>
          <w:lang w:val="fi-FI"/>
        </w:rPr>
        <w:t>.</w:t>
      </w:r>
    </w:p>
    <w:p w14:paraId="37F4208C" w14:textId="389BF8CE" w:rsidR="00FB6402" w:rsidRPr="00C44D95" w:rsidRDefault="0075485B" w:rsidP="00C30B69">
      <w:pPr>
        <w:tabs>
          <w:tab w:val="left" w:pos="3969"/>
        </w:tabs>
        <w:spacing w:before="120" w:after="120"/>
        <w:rPr>
          <w:lang w:val="fi-FI"/>
        </w:rPr>
      </w:pPr>
      <w:r>
        <w:rPr>
          <w:lang w:val="fi-FI"/>
        </w:rPr>
        <w:t>(</w:t>
      </w:r>
      <w:r w:rsidR="00FB6402">
        <w:rPr>
          <w:lang w:val="fi-FI"/>
        </w:rPr>
        <w:t>13) Mie</w:t>
      </w:r>
      <w:r w:rsidR="00C93D25" w:rsidRPr="00C44D95">
        <w:rPr>
          <w:vertAlign w:val="subscript"/>
          <w:lang w:val="fi-FI"/>
        </w:rPr>
        <w:t>i</w:t>
      </w:r>
      <w:r w:rsidR="00FB6402">
        <w:rPr>
          <w:lang w:val="fi-FI"/>
        </w:rPr>
        <w:t xml:space="preserve"> en nähny hukkaa </w:t>
      </w:r>
      <w:r w:rsidR="00E90DBD">
        <w:rPr>
          <w:lang w:val="fi-FI"/>
        </w:rPr>
        <w:t>[</w:t>
      </w:r>
      <w:r w:rsidR="00FB6402">
        <w:rPr>
          <w:lang w:val="fi-FI"/>
        </w:rPr>
        <w:t>minun</w:t>
      </w:r>
      <w:r w:rsidR="00C93D25" w:rsidRPr="00C44D95">
        <w:rPr>
          <w:vertAlign w:val="subscript"/>
          <w:lang w:val="fi-FI"/>
        </w:rPr>
        <w:t>i</w:t>
      </w:r>
      <w:r w:rsidR="00FB6402">
        <w:rPr>
          <w:lang w:val="fi-FI"/>
        </w:rPr>
        <w:t xml:space="preserve"> e</w:t>
      </w:r>
      <w:r>
        <w:rPr>
          <w:lang w:val="fi-FI"/>
        </w:rPr>
        <w:t>(</w:t>
      </w:r>
      <w:r w:rsidR="00FB6402">
        <w:rPr>
          <w:lang w:val="fi-FI"/>
        </w:rPr>
        <w:t>đ)essä</w:t>
      </w:r>
      <w:r w:rsidR="00E90DBD">
        <w:rPr>
          <w:lang w:val="fi-FI"/>
        </w:rPr>
        <w:t>]</w:t>
      </w:r>
      <w:r w:rsidR="00FB6402">
        <w:rPr>
          <w:lang w:val="fi-FI"/>
        </w:rPr>
        <w:t>.</w:t>
      </w:r>
    </w:p>
    <w:p w14:paraId="7A12A7A2" w14:textId="77777777" w:rsidR="00F904D4" w:rsidRDefault="00C30B69" w:rsidP="00C30B69">
      <w:pPr>
        <w:spacing w:before="120" w:after="120"/>
        <w:rPr>
          <w:lang w:val="fi-FI"/>
        </w:rPr>
      </w:pPr>
      <w:r w:rsidRPr="00D52C73">
        <w:rPr>
          <w:lang w:val="fi-FI"/>
        </w:rPr>
        <w:t xml:space="preserve">Pronomenin </w:t>
      </w:r>
      <w:r w:rsidRPr="00D52C73">
        <w:rPr>
          <w:i/>
          <w:lang w:val="fi-FI"/>
        </w:rPr>
        <w:t>itte</w:t>
      </w:r>
      <w:r w:rsidR="00FB6402" w:rsidRPr="00D52C73">
        <w:rPr>
          <w:lang w:val="fi-FI"/>
        </w:rPr>
        <w:t xml:space="preserve"> pohjalta</w:t>
      </w:r>
      <w:r w:rsidRPr="00D52C73">
        <w:rPr>
          <w:lang w:val="fi-FI"/>
        </w:rPr>
        <w:t xml:space="preserve"> oon olemassa kans adverbi </w:t>
      </w:r>
      <w:r w:rsidRPr="00D52C73">
        <w:rPr>
          <w:i/>
          <w:lang w:val="fi-FI"/>
        </w:rPr>
        <w:t>itteksensä</w:t>
      </w:r>
      <w:r w:rsidRPr="00D52C73">
        <w:rPr>
          <w:lang w:val="fi-FI"/>
        </w:rPr>
        <w:t>, mihin kans tasan liitethään possessiivisuffiksi</w:t>
      </w:r>
      <w:r w:rsidR="002D5362">
        <w:rPr>
          <w:lang w:val="fi-FI"/>
        </w:rPr>
        <w:t>n</w:t>
      </w:r>
      <w:r w:rsidRPr="00D52C73">
        <w:rPr>
          <w:lang w:val="fi-FI"/>
        </w:rPr>
        <w:t>, ja minkä persoona oon sama ko subjektin persoona</w:t>
      </w:r>
      <w:r w:rsidR="004C1DC3">
        <w:rPr>
          <w:lang w:val="fi-FI"/>
        </w:rPr>
        <w:t xml:space="preserve"> </w:t>
      </w:r>
      <w:r w:rsidR="0075485B">
        <w:rPr>
          <w:lang w:val="fi-FI"/>
        </w:rPr>
        <w:t>(</w:t>
      </w:r>
      <w:r w:rsidR="004C1DC3">
        <w:rPr>
          <w:lang w:val="fi-FI"/>
        </w:rPr>
        <w:t>14–16)</w:t>
      </w:r>
      <w:r w:rsidR="00F904D4">
        <w:rPr>
          <w:lang w:val="fi-FI"/>
        </w:rPr>
        <w:t>.</w:t>
      </w:r>
    </w:p>
    <w:p w14:paraId="2E37F818" w14:textId="4E78599C" w:rsidR="00C30B69" w:rsidRPr="00D52C73" w:rsidRDefault="0075485B" w:rsidP="00C30B69">
      <w:pPr>
        <w:spacing w:before="120" w:after="120"/>
        <w:rPr>
          <w:lang w:val="fi-FI"/>
        </w:rPr>
      </w:pPr>
      <w:r>
        <w:rPr>
          <w:lang w:val="fi-FI"/>
        </w:rPr>
        <w:t>(</w:t>
      </w:r>
      <w:r w:rsidR="004821FD">
        <w:rPr>
          <w:lang w:val="fi-FI"/>
        </w:rPr>
        <w:t xml:space="preserve">14) </w:t>
      </w:r>
      <w:r w:rsidR="00C30B69" w:rsidRPr="00D52C73">
        <w:rPr>
          <w:lang w:val="fi-FI"/>
        </w:rPr>
        <w:t>Mie</w:t>
      </w:r>
      <w:r w:rsidR="002D5362" w:rsidRPr="00C44D95">
        <w:rPr>
          <w:vertAlign w:val="subscript"/>
        </w:rPr>
        <w:t>i</w:t>
      </w:r>
      <w:r w:rsidR="00C30B69" w:rsidRPr="00D52C73">
        <w:rPr>
          <w:lang w:val="fi-FI"/>
        </w:rPr>
        <w:t xml:space="preserve"> istuin lukemassa </w:t>
      </w:r>
      <w:r w:rsidR="00C30B69" w:rsidRPr="00D52C73">
        <w:rPr>
          <w:i/>
          <w:lang w:val="fi-FI"/>
        </w:rPr>
        <w:t>ittekseni</w:t>
      </w:r>
      <w:r w:rsidR="002D5362" w:rsidRPr="00C44D95">
        <w:rPr>
          <w:vertAlign w:val="subscript"/>
        </w:rPr>
        <w:t>i</w:t>
      </w:r>
      <w:r w:rsidR="00C30B69" w:rsidRPr="00D52C73">
        <w:rPr>
          <w:lang w:val="fi-FI"/>
        </w:rPr>
        <w:t>.</w:t>
      </w:r>
    </w:p>
    <w:p w14:paraId="34356C96" w14:textId="14A300DA" w:rsidR="00C30B69" w:rsidRPr="00D52C73" w:rsidRDefault="0075485B" w:rsidP="00C30B69">
      <w:pPr>
        <w:spacing w:before="120" w:after="120"/>
        <w:rPr>
          <w:lang w:val="fi-FI"/>
        </w:rPr>
      </w:pPr>
      <w:r>
        <w:rPr>
          <w:lang w:val="fi-FI"/>
        </w:rPr>
        <w:t>(</w:t>
      </w:r>
      <w:r w:rsidR="004821FD">
        <w:rPr>
          <w:lang w:val="fi-FI"/>
        </w:rPr>
        <w:t xml:space="preserve">15) </w:t>
      </w:r>
      <w:r w:rsidR="00C30B69" w:rsidRPr="00D52C73">
        <w:rPr>
          <w:lang w:val="fi-FI"/>
        </w:rPr>
        <w:t>Sie</w:t>
      </w:r>
      <w:r w:rsidR="002D5362" w:rsidRPr="00C44D95">
        <w:rPr>
          <w:vertAlign w:val="subscript"/>
        </w:rPr>
        <w:t>i</w:t>
      </w:r>
      <w:r w:rsidR="00C30B69" w:rsidRPr="00D52C73">
        <w:rPr>
          <w:lang w:val="fi-FI"/>
        </w:rPr>
        <w:t xml:space="preserve"> se vain aina puhut </w:t>
      </w:r>
      <w:r w:rsidR="00C30B69" w:rsidRPr="00D52C73">
        <w:rPr>
          <w:i/>
          <w:lang w:val="fi-FI"/>
        </w:rPr>
        <w:t>ittekses</w:t>
      </w:r>
      <w:r w:rsidR="001C2BE1">
        <w:rPr>
          <w:i/>
          <w:lang w:val="fi-FI"/>
        </w:rPr>
        <w:t>t</w:t>
      </w:r>
      <w:r w:rsidR="00C30B69" w:rsidRPr="00D52C73">
        <w:rPr>
          <w:i/>
          <w:lang w:val="fi-FI"/>
        </w:rPr>
        <w:t>i</w:t>
      </w:r>
      <w:r w:rsidR="002D5362" w:rsidRPr="00C44D95">
        <w:rPr>
          <w:vertAlign w:val="subscript"/>
        </w:rPr>
        <w:t>i</w:t>
      </w:r>
      <w:r w:rsidR="00C30B69" w:rsidRPr="00D52C73">
        <w:rPr>
          <w:lang w:val="fi-FI"/>
        </w:rPr>
        <w:t>.</w:t>
      </w:r>
    </w:p>
    <w:p w14:paraId="0093955B" w14:textId="407FAA71" w:rsidR="00C30B69" w:rsidRPr="000A46A5" w:rsidRDefault="0075485B" w:rsidP="00C30B69">
      <w:pPr>
        <w:spacing w:before="120" w:after="120"/>
        <w:rPr>
          <w:lang w:val="fi-FI"/>
        </w:rPr>
      </w:pPr>
      <w:r>
        <w:rPr>
          <w:lang w:val="fi-FI"/>
        </w:rPr>
        <w:t>(</w:t>
      </w:r>
      <w:r w:rsidR="004821FD">
        <w:rPr>
          <w:lang w:val="fi-FI"/>
        </w:rPr>
        <w:t xml:space="preserve">16) </w:t>
      </w:r>
      <w:r w:rsidR="00C30B69" w:rsidRPr="000A46A5">
        <w:rPr>
          <w:lang w:val="fi-FI"/>
        </w:rPr>
        <w:t>Hukka</w:t>
      </w:r>
      <w:r w:rsidR="002D5362" w:rsidRPr="00C44D95">
        <w:rPr>
          <w:vertAlign w:val="subscript"/>
        </w:rPr>
        <w:t>i</w:t>
      </w:r>
      <w:r w:rsidR="00C30B69" w:rsidRPr="000A46A5">
        <w:rPr>
          <w:lang w:val="fi-FI"/>
        </w:rPr>
        <w:t xml:space="preserve"> kulki </w:t>
      </w:r>
      <w:r w:rsidR="00C30B69" w:rsidRPr="000A46A5">
        <w:rPr>
          <w:i/>
          <w:lang w:val="fi-FI"/>
        </w:rPr>
        <w:t>itteksensä</w:t>
      </w:r>
      <w:r w:rsidR="002D5362" w:rsidRPr="00C44D95">
        <w:rPr>
          <w:vertAlign w:val="subscript"/>
        </w:rPr>
        <w:t>i</w:t>
      </w:r>
      <w:r w:rsidR="00C30B69" w:rsidRPr="000A46A5">
        <w:rPr>
          <w:i/>
          <w:lang w:val="fi-FI"/>
        </w:rPr>
        <w:t xml:space="preserve"> </w:t>
      </w:r>
      <w:r w:rsidR="00C30B69" w:rsidRPr="000A46A5">
        <w:rPr>
          <w:lang w:val="fi-FI"/>
        </w:rPr>
        <w:t>mettässä.</w:t>
      </w:r>
    </w:p>
    <w:p w14:paraId="29116DA6" w14:textId="0429F01C" w:rsidR="002E4763" w:rsidRDefault="004141C2" w:rsidP="002E4763">
      <w:pPr>
        <w:tabs>
          <w:tab w:val="left" w:pos="3969"/>
        </w:tabs>
        <w:spacing w:before="120" w:after="120"/>
        <w:rPr>
          <w:lang w:val="fi-FI"/>
        </w:rPr>
      </w:pPr>
      <w:r>
        <w:rPr>
          <w:i/>
          <w:lang w:val="fi-FI"/>
        </w:rPr>
        <w:t>i</w:t>
      </w:r>
      <w:r w:rsidR="00C30B69" w:rsidRPr="000A46A5">
        <w:rPr>
          <w:i/>
          <w:lang w:val="fi-FI"/>
        </w:rPr>
        <w:t>tte</w:t>
      </w:r>
      <w:r w:rsidR="00C30B69" w:rsidRPr="000A46A5">
        <w:rPr>
          <w:lang w:val="fi-FI"/>
        </w:rPr>
        <w:t>-</w:t>
      </w:r>
      <w:r w:rsidR="000A46A5" w:rsidRPr="000A46A5">
        <w:rPr>
          <w:lang w:val="fi-FI"/>
        </w:rPr>
        <w:t>sannaa</w:t>
      </w:r>
      <w:r w:rsidR="00C30B69" w:rsidRPr="000A46A5">
        <w:rPr>
          <w:lang w:val="fi-FI"/>
        </w:rPr>
        <w:t xml:space="preserve"> käytethään kans muissa </w:t>
      </w:r>
      <w:r w:rsidR="00147790" w:rsidRPr="000A46A5">
        <w:rPr>
          <w:lang w:val="fi-FI"/>
        </w:rPr>
        <w:t>funksuuni</w:t>
      </w:r>
      <w:r w:rsidR="007A21DD">
        <w:rPr>
          <w:lang w:val="fi-FI"/>
        </w:rPr>
        <w:t>i</w:t>
      </w:r>
      <w:r w:rsidR="00C30B69" w:rsidRPr="000A46A5">
        <w:rPr>
          <w:lang w:val="fi-FI"/>
        </w:rPr>
        <w:t>ssa, mutta silloin se ei ole refleksiivipronomeni</w:t>
      </w:r>
      <w:r w:rsidR="00D52C73" w:rsidRPr="000A46A5">
        <w:rPr>
          <w:lang w:val="fi-FI"/>
        </w:rPr>
        <w:t xml:space="preserve"> </w:t>
      </w:r>
      <w:r w:rsidR="0075485B">
        <w:rPr>
          <w:lang w:val="fi-FI"/>
        </w:rPr>
        <w:t>(</w:t>
      </w:r>
      <w:r w:rsidR="00D52C73" w:rsidRPr="000A46A5">
        <w:rPr>
          <w:lang w:val="fi-FI"/>
        </w:rPr>
        <w:t xml:space="preserve">katto </w:t>
      </w:r>
      <w:r w:rsidR="0040788D" w:rsidRPr="000A46A5">
        <w:rPr>
          <w:lang w:val="fi-FI"/>
        </w:rPr>
        <w:t>kohđa</w:t>
      </w:r>
      <w:r w:rsidR="003A3626">
        <w:rPr>
          <w:lang w:val="fi-FI"/>
        </w:rPr>
        <w:t>t</w:t>
      </w:r>
      <w:r w:rsidR="0040788D" w:rsidRPr="000A46A5">
        <w:rPr>
          <w:lang w:val="fi-FI"/>
        </w:rPr>
        <w:t xml:space="preserve"> 7.6</w:t>
      </w:r>
      <w:r w:rsidR="003A3626">
        <w:rPr>
          <w:lang w:val="fi-FI"/>
        </w:rPr>
        <w:t>.2 ja 7.7</w:t>
      </w:r>
      <w:r w:rsidR="0040788D" w:rsidRPr="000A46A5">
        <w:rPr>
          <w:lang w:val="fi-FI"/>
        </w:rPr>
        <w:t>)</w:t>
      </w:r>
      <w:r w:rsidR="00C30B69" w:rsidRPr="000A46A5">
        <w:rPr>
          <w:lang w:val="fi-FI"/>
        </w:rPr>
        <w:t>.</w:t>
      </w:r>
      <w:bookmarkStart w:id="1869" w:name="_Toc180478988"/>
    </w:p>
    <w:p w14:paraId="7A26D86F" w14:textId="43728091" w:rsidR="00C30B69" w:rsidRPr="002E4763" w:rsidRDefault="00C30B69" w:rsidP="002E4763">
      <w:pPr>
        <w:pStyle w:val="Overskrift3"/>
        <w:rPr>
          <w:lang w:val="fi-FI"/>
        </w:rPr>
      </w:pPr>
      <w:bookmarkStart w:id="1870" w:name="_Toc241129341"/>
      <w:bookmarkStart w:id="1871" w:name="_Toc311273924"/>
      <w:r>
        <w:t>Resiprookkipronomeni</w:t>
      </w:r>
      <w:bookmarkEnd w:id="1869"/>
      <w:r w:rsidR="00801CCE">
        <w:t>t</w:t>
      </w:r>
      <w:bookmarkEnd w:id="1870"/>
      <w:bookmarkEnd w:id="1871"/>
    </w:p>
    <w:p w14:paraId="3F4A2684" w14:textId="4D292406" w:rsidR="00C30B69" w:rsidRPr="002A5DF4" w:rsidRDefault="00C30B69" w:rsidP="00C30B69">
      <w:r w:rsidRPr="00F8202A">
        <w:rPr>
          <w:smallCaps/>
        </w:rPr>
        <w:t>Resiprookki</w:t>
      </w:r>
      <w:r w:rsidR="009173F9">
        <w:rPr>
          <w:smallCaps/>
        </w:rPr>
        <w:t>pronomenila</w:t>
      </w:r>
      <w:r w:rsidRPr="002A5DF4">
        <w:t xml:space="preserve"> meinathaan </w:t>
      </w:r>
      <w:r w:rsidR="00080CE6">
        <w:t>pronomenii</w:t>
      </w:r>
      <w:r w:rsidR="004B0653">
        <w:t>, mikä haamustaa ittenäisen</w:t>
      </w:r>
      <w:r w:rsidRPr="002A5DF4">
        <w:t xml:space="preserve"> NP-fraasin ja mikä osoittaa siihen kollektiivisheen joukkhoon, mikä oon syntaktin </w:t>
      </w:r>
      <w:r w:rsidR="00092B3D">
        <w:t>subjektinna</w:t>
      </w:r>
      <w:r w:rsidRPr="002A5DF4">
        <w:t>. Joukossa häättyy olla kuitenki kaksi indiviidii</w:t>
      </w:r>
      <w:r w:rsidR="00D55858">
        <w:t xml:space="preserve"> (1)</w:t>
      </w:r>
      <w:r w:rsidRPr="002A5DF4">
        <w:t>, mutta niitä saattaa olla vaikka kunka monta</w:t>
      </w:r>
      <w:r w:rsidR="00D5141E">
        <w:t xml:space="preserve"> (2, 3)</w:t>
      </w:r>
      <w:r w:rsidRPr="002A5DF4">
        <w:t>.</w:t>
      </w:r>
    </w:p>
    <w:p w14:paraId="1AB46A1A" w14:textId="1511C0BE" w:rsidR="00C30B69" w:rsidRPr="00801CCE" w:rsidRDefault="00801CCE" w:rsidP="00C30B69">
      <w:r>
        <w:t>Kainun kielessä oon kaksi tappaa ilmoittaat resiprookkisuutta. Tavalis</w:t>
      </w:r>
      <w:r w:rsidR="0072748E">
        <w:t>si</w:t>
      </w:r>
      <w:r>
        <w:t>in oon käyttäät kaksois</w:t>
      </w:r>
      <w:r w:rsidR="00651DC9">
        <w:t xml:space="preserve">pronomennii </w:t>
      </w:r>
      <w:r w:rsidR="00C30B69" w:rsidRPr="00801CCE">
        <w:rPr>
          <w:i/>
        </w:rPr>
        <w:t>toinen – toinen</w:t>
      </w:r>
      <w:r w:rsidR="00C30B69" w:rsidRPr="00801CCE">
        <w:t xml:space="preserve">, missä ensimäinen </w:t>
      </w:r>
      <w:r w:rsidR="00C30B69" w:rsidRPr="00801CCE">
        <w:rPr>
          <w:i/>
        </w:rPr>
        <w:t>toinen</w:t>
      </w:r>
      <w:r w:rsidR="00C30B69" w:rsidRPr="00801CCE">
        <w:t xml:space="preserve"> oon tasan singulaarin nominatiivissa ja toinen </w:t>
      </w:r>
      <w:r w:rsidR="00C30B69" w:rsidRPr="00801CCE">
        <w:rPr>
          <w:i/>
        </w:rPr>
        <w:t>toinen</w:t>
      </w:r>
      <w:r w:rsidR="00C30B69" w:rsidRPr="00801CCE">
        <w:t xml:space="preserve"> taippuu singulaarin kaasuksissa. </w:t>
      </w:r>
      <w:r>
        <w:t xml:space="preserve">Toinen tapa oon käyttäät </w:t>
      </w:r>
      <w:r w:rsidRPr="00801CCE">
        <w:rPr>
          <w:i/>
        </w:rPr>
        <w:t>toinen</w:t>
      </w:r>
      <w:r>
        <w:t xml:space="preserve">-sannaa yksinänsä mutta pluraalissa. Tämä </w:t>
      </w:r>
      <w:r>
        <w:rPr>
          <w:i/>
        </w:rPr>
        <w:t>toiset</w:t>
      </w:r>
      <w:r>
        <w:t xml:space="preserve">-pronomeni taippuu </w:t>
      </w:r>
      <w:r w:rsidR="00F81F02">
        <w:t>tavalisheen taphaan kaasuksissa</w:t>
      </w:r>
      <w:r>
        <w:t xml:space="preserve">. </w:t>
      </w:r>
      <w:r w:rsidR="00D55858">
        <w:t>Taivutus oon s</w:t>
      </w:r>
      <w:r w:rsidR="00917DE8">
        <w:t xml:space="preserve">amanlainen ko </w:t>
      </w:r>
      <w:r w:rsidR="00BA1173" w:rsidRPr="00BA1173">
        <w:t>(</w:t>
      </w:r>
      <w:r w:rsidR="00917DE8" w:rsidRPr="00C84F22">
        <w:rPr>
          <w:i/>
        </w:rPr>
        <w:t>i</w:t>
      </w:r>
      <w:r w:rsidR="00BA1173" w:rsidRPr="00BA1173">
        <w:t>)</w:t>
      </w:r>
      <w:r w:rsidR="00917DE8" w:rsidRPr="00C84F22">
        <w:rPr>
          <w:i/>
        </w:rPr>
        <w:t>nen</w:t>
      </w:r>
      <w:r w:rsidR="00917DE8">
        <w:t>-nomeniila ylheensäki</w:t>
      </w:r>
      <w:r w:rsidR="00D55858">
        <w:t xml:space="preserve">. </w:t>
      </w:r>
      <w:r w:rsidR="00F8202A">
        <w:t>Esimerkiksi:</w:t>
      </w:r>
    </w:p>
    <w:p w14:paraId="16571A40" w14:textId="6E281D5C" w:rsidR="00C30B69" w:rsidRPr="00801CCE" w:rsidRDefault="00D5141E" w:rsidP="00C30B69">
      <w:r>
        <w:t xml:space="preserve">(1) </w:t>
      </w:r>
      <w:r w:rsidR="00C30B69" w:rsidRPr="00801CCE">
        <w:t xml:space="preserve">Pekka ja Kreeta rakastuthiin </w:t>
      </w:r>
      <w:r w:rsidR="00C30B69" w:rsidRPr="00801CCE">
        <w:rPr>
          <w:i/>
        </w:rPr>
        <w:t xml:space="preserve">toinen toisheen </w:t>
      </w:r>
      <w:r w:rsidR="00C30B69" w:rsidRPr="00801CCE">
        <w:t xml:space="preserve">~ </w:t>
      </w:r>
      <w:r w:rsidR="00C30B69" w:rsidRPr="00801CCE">
        <w:rPr>
          <w:i/>
        </w:rPr>
        <w:t>toishiinsa</w:t>
      </w:r>
      <w:r w:rsidR="00C30B69" w:rsidRPr="00801CCE">
        <w:t>.</w:t>
      </w:r>
    </w:p>
    <w:p w14:paraId="2696C292" w14:textId="75BA823F" w:rsidR="00C30B69" w:rsidRPr="00801CCE" w:rsidRDefault="00D5141E" w:rsidP="00C30B69">
      <w:pPr>
        <w:spacing w:before="120" w:after="120"/>
      </w:pPr>
      <w:r>
        <w:t>(2) Pekka, Kaisa, Matti ja Kreeta</w:t>
      </w:r>
      <w:r w:rsidR="00C30B69" w:rsidRPr="00801CCE">
        <w:t xml:space="preserve"> muistelhaan </w:t>
      </w:r>
      <w:r w:rsidR="00C30B69" w:rsidRPr="00801CCE">
        <w:rPr>
          <w:i/>
        </w:rPr>
        <w:t>toinen toisele</w:t>
      </w:r>
      <w:r w:rsidR="00A83669" w:rsidRPr="00A83669">
        <w:t>(</w:t>
      </w:r>
      <w:r w:rsidR="00C47598">
        <w:rPr>
          <w:i/>
        </w:rPr>
        <w:t>t</w:t>
      </w:r>
      <w:r w:rsidR="00A83669" w:rsidRPr="00A83669">
        <w:t>)</w:t>
      </w:r>
      <w:r w:rsidR="00C30B69" w:rsidRPr="00801CCE">
        <w:t xml:space="preserve"> ~ </w:t>
      </w:r>
      <w:r w:rsidR="00C30B69" w:rsidRPr="00801CCE">
        <w:rPr>
          <w:i/>
        </w:rPr>
        <w:t xml:space="preserve">toisilensa </w:t>
      </w:r>
      <w:r w:rsidR="0043289D">
        <w:t>omista/ittensä</w:t>
      </w:r>
      <w:r w:rsidR="00F81F02">
        <w:t xml:space="preserve"> </w:t>
      </w:r>
      <w:r w:rsidR="0043289D">
        <w:t>reisuist</w:t>
      </w:r>
      <w:r w:rsidR="00F81F02">
        <w:t>a.</w:t>
      </w:r>
    </w:p>
    <w:p w14:paraId="00B33329" w14:textId="488AAB37" w:rsidR="00C30B69" w:rsidRPr="00D35ADF" w:rsidRDefault="00D5141E" w:rsidP="00C30B69">
      <w:pPr>
        <w:spacing w:before="120" w:after="120"/>
      </w:pPr>
      <w:r>
        <w:t xml:space="preserve">(3) </w:t>
      </w:r>
      <w:r w:rsidR="00D55858">
        <w:t>Suomalaiset ja kainulaiset ymmä</w:t>
      </w:r>
      <w:r w:rsidR="00C30B69" w:rsidRPr="00801CCE">
        <w:t xml:space="preserve">rethään </w:t>
      </w:r>
      <w:r w:rsidR="00C30B69" w:rsidRPr="00801CCE">
        <w:rPr>
          <w:i/>
        </w:rPr>
        <w:t xml:space="preserve">toinen toista </w:t>
      </w:r>
      <w:r w:rsidR="00C30B69" w:rsidRPr="00801CCE">
        <w:t xml:space="preserve">~ </w:t>
      </w:r>
      <w:r w:rsidR="00135502">
        <w:rPr>
          <w:i/>
        </w:rPr>
        <w:t>toisiansa</w:t>
      </w:r>
      <w:r w:rsidR="00C30B69" w:rsidRPr="00801CCE">
        <w:t>.</w:t>
      </w:r>
    </w:p>
    <w:p w14:paraId="75BE5062" w14:textId="53CD4287" w:rsidR="00C30B69" w:rsidRPr="00801CCE" w:rsidRDefault="0043289D" w:rsidP="00C30B69">
      <w:pPr>
        <w:spacing w:before="120" w:after="120"/>
      </w:pPr>
      <w:r>
        <w:t>Resiprookkisen</w:t>
      </w:r>
      <w:r w:rsidR="00C30B69" w:rsidRPr="00801CCE">
        <w:t xml:space="preserve"> </w:t>
      </w:r>
      <w:r w:rsidR="00C30B69" w:rsidRPr="00801CCE">
        <w:rPr>
          <w:i/>
        </w:rPr>
        <w:t>toinen</w:t>
      </w:r>
      <w:r w:rsidR="00C30B69" w:rsidRPr="00801CCE">
        <w:t>-pronomenin pohjalta ei ole syntyny proadverbii</w:t>
      </w:r>
      <w:r w:rsidR="00946D60">
        <w:t>ta</w:t>
      </w:r>
      <w:r w:rsidR="00C30B69" w:rsidRPr="00801CCE">
        <w:t xml:space="preserve"> eli proadjektiiviita. </w:t>
      </w:r>
      <w:r w:rsidR="00F8202A">
        <w:rPr>
          <w:i/>
        </w:rPr>
        <w:t>toinen</w:t>
      </w:r>
      <w:r w:rsidR="00F8202A">
        <w:t>-</w:t>
      </w:r>
      <w:r w:rsidR="00BB5355">
        <w:t>pronomenila</w:t>
      </w:r>
      <w:r w:rsidR="00C30B69" w:rsidRPr="00801CCE">
        <w:t xml:space="preserve"> oon kuitenki muitaki </w:t>
      </w:r>
      <w:r w:rsidR="00147790" w:rsidRPr="00801CCE">
        <w:t>funksuuni</w:t>
      </w:r>
      <w:r w:rsidR="00C30B69" w:rsidRPr="00801CCE">
        <w:t xml:space="preserve">ta, ja niissä muissa </w:t>
      </w:r>
      <w:r w:rsidR="00147790" w:rsidRPr="00801CCE">
        <w:t>funksuuni</w:t>
      </w:r>
      <w:r w:rsidR="00C30B69" w:rsidRPr="00801CCE">
        <w:t xml:space="preserve">ssa </w:t>
      </w:r>
      <w:r w:rsidR="009120C3">
        <w:t>pohjasanasta</w:t>
      </w:r>
      <w:r w:rsidR="00C30B69" w:rsidRPr="00801CCE">
        <w:t xml:space="preserve"> </w:t>
      </w:r>
      <w:r w:rsidR="009120C3">
        <w:rPr>
          <w:i/>
        </w:rPr>
        <w:t xml:space="preserve">toinen </w:t>
      </w:r>
      <w:r w:rsidR="00C30B69" w:rsidRPr="00801CCE">
        <w:t>oon laitettu proadverbii</w:t>
      </w:r>
      <w:r w:rsidR="0069725F">
        <w:t>ta</w:t>
      </w:r>
      <w:r w:rsidR="00C30B69" w:rsidRPr="00801CCE">
        <w:t xml:space="preserve"> ja -adjektiiviita.</w:t>
      </w:r>
    </w:p>
    <w:p w14:paraId="211EAB0D" w14:textId="18D47352" w:rsidR="00C30B69" w:rsidRPr="00801CCE" w:rsidRDefault="00C30B69" w:rsidP="00C30B69">
      <w:pPr>
        <w:spacing w:before="120" w:after="120"/>
      </w:pPr>
      <w:r w:rsidRPr="00801CCE">
        <w:t xml:space="preserve">Oon kuitenki olemassa kans toisheen juurheen perustuuva resiprookkinen adverbi </w:t>
      </w:r>
      <w:r w:rsidRPr="00801CCE">
        <w:rPr>
          <w:i/>
        </w:rPr>
        <w:t>keskenänsä</w:t>
      </w:r>
      <w:r w:rsidR="004E1B4B">
        <w:t>, mihin liittyy subjektin kans</w:t>
      </w:r>
      <w:r w:rsidRPr="00801CCE">
        <w:t xml:space="preserve"> samapersoonainen possessiivisuffiksi. Esimerkkii</w:t>
      </w:r>
      <w:r w:rsidR="004E1B4B">
        <w:t xml:space="preserve"> (4–6)</w:t>
      </w:r>
      <w:r w:rsidRPr="00801CCE">
        <w:t>:</w:t>
      </w:r>
    </w:p>
    <w:p w14:paraId="3094E2DF" w14:textId="05200135" w:rsidR="00C30B69" w:rsidRPr="00801CCE" w:rsidRDefault="0069725F" w:rsidP="00C30B69">
      <w:pPr>
        <w:spacing w:before="120" w:after="120"/>
      </w:pPr>
      <w:r>
        <w:t xml:space="preserve">(4) </w:t>
      </w:r>
      <w:r w:rsidR="00C30B69" w:rsidRPr="00801CCE">
        <w:t>Met</w:t>
      </w:r>
      <w:r w:rsidR="00C30B69" w:rsidRPr="00801CCE">
        <w:rPr>
          <w:vertAlign w:val="subscript"/>
        </w:rPr>
        <w:t>i</w:t>
      </w:r>
      <w:r w:rsidR="00C30B69" w:rsidRPr="00801CCE">
        <w:t xml:space="preserve"> olima niin ajatelheet </w:t>
      </w:r>
      <w:r w:rsidR="00C30B69" w:rsidRPr="00801CCE">
        <w:rPr>
          <w:i/>
        </w:rPr>
        <w:t>keskenämmä</w:t>
      </w:r>
      <w:r w:rsidR="00C30B69" w:rsidRPr="00801CCE">
        <w:rPr>
          <w:vertAlign w:val="subscript"/>
        </w:rPr>
        <w:t>i</w:t>
      </w:r>
      <w:r w:rsidR="00C30B69" w:rsidRPr="00801CCE">
        <w:t>.</w:t>
      </w:r>
    </w:p>
    <w:p w14:paraId="5AD053FC" w14:textId="37DB11B1" w:rsidR="00C30B69" w:rsidRPr="00801CCE" w:rsidRDefault="0069725F" w:rsidP="00C30B69">
      <w:pPr>
        <w:spacing w:before="120" w:after="120"/>
        <w:rPr>
          <w:vertAlign w:val="subscript"/>
        </w:rPr>
      </w:pPr>
      <w:r>
        <w:t xml:space="preserve">(5) </w:t>
      </w:r>
      <w:r w:rsidR="00C30B69" w:rsidRPr="00801CCE">
        <w:t>Tet</w:t>
      </w:r>
      <w:r w:rsidR="00C30B69" w:rsidRPr="00801CCE">
        <w:rPr>
          <w:vertAlign w:val="subscript"/>
        </w:rPr>
        <w:t>i</w:t>
      </w:r>
      <w:r w:rsidR="00C30B69" w:rsidRPr="00801CCE">
        <w:t xml:space="preserve"> saatta sen päättäät </w:t>
      </w:r>
      <w:r w:rsidR="00C30B69" w:rsidRPr="00854D90">
        <w:rPr>
          <w:i/>
        </w:rPr>
        <w:t>keskenänn</w:t>
      </w:r>
      <w:r w:rsidR="00C30B69" w:rsidRPr="00801CCE">
        <w:t>ä</w:t>
      </w:r>
      <w:r w:rsidR="00C30B69" w:rsidRPr="00801CCE">
        <w:rPr>
          <w:vertAlign w:val="subscript"/>
        </w:rPr>
        <w:t>i</w:t>
      </w:r>
      <w:r w:rsidR="00C30B69" w:rsidRPr="00801CCE">
        <w:t>.</w:t>
      </w:r>
    </w:p>
    <w:p w14:paraId="09D27C15" w14:textId="6A42790F" w:rsidR="00FE0F89" w:rsidRDefault="0069725F" w:rsidP="00FE0F89">
      <w:r>
        <w:t xml:space="preserve">(6) </w:t>
      </w:r>
      <w:r w:rsidR="00C30B69" w:rsidRPr="00801CCE">
        <w:t>Het</w:t>
      </w:r>
      <w:r w:rsidR="00C30B69" w:rsidRPr="00801CCE">
        <w:rPr>
          <w:vertAlign w:val="subscript"/>
        </w:rPr>
        <w:t>i</w:t>
      </w:r>
      <w:r w:rsidR="00C30B69" w:rsidRPr="00801CCE">
        <w:t xml:space="preserve"> istuthiin kotona </w:t>
      </w:r>
      <w:r w:rsidR="00C30B69" w:rsidRPr="00801CCE">
        <w:rPr>
          <w:i/>
        </w:rPr>
        <w:t>keskenänsä</w:t>
      </w:r>
      <w:r w:rsidR="00C30B69" w:rsidRPr="00801CCE">
        <w:rPr>
          <w:vertAlign w:val="subscript"/>
        </w:rPr>
        <w:t>i</w:t>
      </w:r>
      <w:r w:rsidR="00C30B69" w:rsidRPr="00801CCE">
        <w:t>.</w:t>
      </w:r>
    </w:p>
    <w:p w14:paraId="0762FB2D" w14:textId="49D55233" w:rsidR="00CD3B48" w:rsidRDefault="00CD3B48" w:rsidP="00CD3B48">
      <w:pPr>
        <w:pStyle w:val="Overskrift2"/>
      </w:pPr>
      <w:bookmarkStart w:id="1872" w:name="_Toc196216723"/>
      <w:bookmarkStart w:id="1873" w:name="_Toc241129342"/>
      <w:bookmarkStart w:id="1874" w:name="_Toc311273925"/>
      <w:r w:rsidRPr="00D91F40">
        <w:t>Kva</w:t>
      </w:r>
      <w:r w:rsidR="005D6454">
        <w:t>n</w:t>
      </w:r>
      <w:r w:rsidRPr="00D91F40">
        <w:t>ttori</w:t>
      </w:r>
      <w:r>
        <w:t>pronomen</w:t>
      </w:r>
      <w:r w:rsidRPr="00D91F40">
        <w:t>it</w:t>
      </w:r>
      <w:bookmarkEnd w:id="1872"/>
      <w:bookmarkEnd w:id="1873"/>
      <w:bookmarkEnd w:id="1874"/>
    </w:p>
    <w:p w14:paraId="7B4A9F19" w14:textId="2631E33C" w:rsidR="00CD3B48" w:rsidRDefault="00CD3B48" w:rsidP="00CD3B48">
      <w:pPr>
        <w:rPr>
          <w:lang w:val="fi-FI"/>
        </w:rPr>
      </w:pPr>
      <w:r w:rsidRPr="00C549DD">
        <w:t>Melkhein kaikki</w:t>
      </w:r>
      <w:r>
        <w:rPr>
          <w:b/>
        </w:rPr>
        <w:t xml:space="preserve"> </w:t>
      </w:r>
      <w:r w:rsidRPr="00CD3B48">
        <w:t>kvanttoripronomenit muistelhaan</w:t>
      </w:r>
      <w:r>
        <w:t xml:space="preserve"> jonkulaista </w:t>
      </w:r>
      <w:r w:rsidRPr="00CD3B48">
        <w:t>lukumäärää,</w:t>
      </w:r>
      <w:r>
        <w:t xml:space="preserve"> ja sillä niile passaa nimi </w:t>
      </w:r>
      <w:r w:rsidRPr="003E430F">
        <w:rPr>
          <w:smallCaps/>
        </w:rPr>
        <w:t>kvanttoripronomenit</w:t>
      </w:r>
      <w:r>
        <w:t>. Tässä klassifiseeraama kvanttoripronomenit niin, ette kaikki pronomenit, mikkä ei ole persoona</w:t>
      </w:r>
      <w:r w:rsidR="00651DC9">
        <w:t>pronomenniita</w:t>
      </w:r>
      <w:r>
        <w:t>, demonstratiivi</w:t>
      </w:r>
      <w:r w:rsidR="00651DC9">
        <w:t>pronomenniita</w:t>
      </w:r>
      <w:r>
        <w:t>, kysymä</w:t>
      </w:r>
      <w:r w:rsidR="00651DC9">
        <w:t>pronomenniita</w:t>
      </w:r>
      <w:r>
        <w:t>, relatiivi</w:t>
      </w:r>
      <w:r w:rsidR="00651DC9">
        <w:t>pronomenniita</w:t>
      </w:r>
      <w:r>
        <w:t xml:space="preserve"> </w:t>
      </w:r>
      <w:r w:rsidR="00B60013">
        <w:t xml:space="preserve">eikä </w:t>
      </w:r>
      <w:r w:rsidR="00651DC9">
        <w:t>refleksiivi</w:t>
      </w:r>
      <w:r w:rsidR="00B60013">
        <w:t>pronomeni eikä resiprookkipronome</w:t>
      </w:r>
      <w:r>
        <w:t>ni, oon sitte kvanttoripronomenit.</w:t>
      </w:r>
    </w:p>
    <w:p w14:paraId="78C6734C" w14:textId="531643AD" w:rsidR="00CD3B48" w:rsidRDefault="00CD3B48" w:rsidP="00CD3B48">
      <w:pPr>
        <w:rPr>
          <w:lang w:val="fi-FI"/>
        </w:rPr>
      </w:pPr>
      <w:r>
        <w:rPr>
          <w:lang w:val="fi-FI"/>
        </w:rPr>
        <w:t xml:space="preserve">Kvanttoripronomenit saattaa jakkaat </w:t>
      </w:r>
      <w:r w:rsidR="00FB5DFF">
        <w:rPr>
          <w:lang w:val="fi-FI"/>
        </w:rPr>
        <w:t>alajoukkhoin sen jälkhiin ko tabeli näyttää.</w:t>
      </w:r>
    </w:p>
    <w:p w14:paraId="1308C911" w14:textId="642DE296" w:rsidR="00FB5DFF" w:rsidRDefault="00FB5DFF" w:rsidP="00E324CF">
      <w:pPr>
        <w:pStyle w:val="Undertittel"/>
        <w:rPr>
          <w:lang w:val="fi-FI"/>
        </w:rPr>
      </w:pPr>
      <w:bookmarkStart w:id="1875" w:name="_Toc311273926"/>
      <w:r>
        <w:rPr>
          <w:lang w:val="fi-FI"/>
        </w:rPr>
        <w:t>Tabeli</w:t>
      </w:r>
      <w:r w:rsidR="008E2D32">
        <w:rPr>
          <w:lang w:val="fi-FI"/>
        </w:rPr>
        <w:t xml:space="preserve"> 43</w:t>
      </w:r>
      <w:r>
        <w:rPr>
          <w:lang w:val="fi-FI"/>
        </w:rPr>
        <w:t>: Kvanttori</w:t>
      </w:r>
      <w:r w:rsidR="00080CE6">
        <w:rPr>
          <w:lang w:val="fi-FI"/>
        </w:rPr>
        <w:t>pronomenii</w:t>
      </w:r>
      <w:r>
        <w:rPr>
          <w:lang w:val="fi-FI"/>
        </w:rPr>
        <w:t>tten jako eri joukkhoin</w:t>
      </w:r>
      <w:bookmarkEnd w:id="1875"/>
    </w:p>
    <w:tbl>
      <w:tblPr>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365"/>
        <w:gridCol w:w="1740"/>
        <w:gridCol w:w="4417"/>
      </w:tblGrid>
      <w:tr w:rsidR="00CD3B48" w:rsidRPr="00E86FFB" w14:paraId="225D6376" w14:textId="77777777" w:rsidTr="0066353E">
        <w:tc>
          <w:tcPr>
            <w:tcW w:w="0" w:type="auto"/>
            <w:tcBorders>
              <w:top w:val="single" w:sz="4" w:space="0" w:color="auto"/>
              <w:bottom w:val="single" w:sz="4" w:space="0" w:color="auto"/>
              <w:right w:val="single" w:sz="4" w:space="0" w:color="auto"/>
            </w:tcBorders>
          </w:tcPr>
          <w:p w14:paraId="70421621" w14:textId="0B1079C8" w:rsidR="00CD3B48" w:rsidRPr="00E86FFB" w:rsidRDefault="00CD3B48" w:rsidP="00AD074C">
            <w:pPr>
              <w:spacing w:before="20" w:after="20"/>
              <w:rPr>
                <w:lang w:val="fi-FI"/>
              </w:rPr>
            </w:pPr>
          </w:p>
        </w:tc>
        <w:tc>
          <w:tcPr>
            <w:tcW w:w="0" w:type="auto"/>
            <w:tcBorders>
              <w:top w:val="single" w:sz="4" w:space="0" w:color="auto"/>
              <w:left w:val="single" w:sz="4" w:space="0" w:color="auto"/>
              <w:bottom w:val="single" w:sz="4" w:space="0" w:color="auto"/>
              <w:right w:val="single" w:sz="4" w:space="0" w:color="auto"/>
            </w:tcBorders>
          </w:tcPr>
          <w:p w14:paraId="3257E301" w14:textId="77777777" w:rsidR="00CD3B48" w:rsidRPr="00E86FFB" w:rsidRDefault="00CD3B48" w:rsidP="00AD074C">
            <w:pPr>
              <w:spacing w:before="20" w:after="20"/>
              <w:rPr>
                <w:lang w:val="fi-FI"/>
              </w:rPr>
            </w:pPr>
            <w:r w:rsidRPr="00E86FFB">
              <w:rPr>
                <w:lang w:val="fi-FI"/>
              </w:rPr>
              <w:t>Dualiset</w:t>
            </w:r>
          </w:p>
        </w:tc>
        <w:tc>
          <w:tcPr>
            <w:tcW w:w="0" w:type="auto"/>
            <w:tcBorders>
              <w:top w:val="single" w:sz="4" w:space="0" w:color="auto"/>
              <w:left w:val="single" w:sz="4" w:space="0" w:color="auto"/>
              <w:bottom w:val="single" w:sz="4" w:space="0" w:color="auto"/>
            </w:tcBorders>
          </w:tcPr>
          <w:p w14:paraId="70AC704E" w14:textId="77777777" w:rsidR="00CD3B48" w:rsidRPr="00E86FFB" w:rsidRDefault="00CD3B48" w:rsidP="00AD074C">
            <w:pPr>
              <w:spacing w:before="20" w:after="20"/>
              <w:rPr>
                <w:lang w:val="fi-FI"/>
              </w:rPr>
            </w:pPr>
            <w:r w:rsidRPr="00E86FFB">
              <w:rPr>
                <w:lang w:val="fi-FI"/>
              </w:rPr>
              <w:t>Yksi eli moni</w:t>
            </w:r>
          </w:p>
        </w:tc>
      </w:tr>
      <w:tr w:rsidR="00CD3B48" w:rsidRPr="00E95E07" w14:paraId="0FC6D4E7" w14:textId="77777777" w:rsidTr="0066353E">
        <w:tc>
          <w:tcPr>
            <w:tcW w:w="0" w:type="auto"/>
            <w:tcBorders>
              <w:top w:val="single" w:sz="4" w:space="0" w:color="auto"/>
              <w:right w:val="single" w:sz="4" w:space="0" w:color="auto"/>
            </w:tcBorders>
          </w:tcPr>
          <w:p w14:paraId="73BD7AE8" w14:textId="65C516C5" w:rsidR="00CD3B48" w:rsidRPr="00E95E07" w:rsidRDefault="00CD3B48" w:rsidP="00AD074C">
            <w:pPr>
              <w:spacing w:before="20" w:after="20"/>
              <w:rPr>
                <w:lang w:val="fi-FI"/>
              </w:rPr>
            </w:pPr>
            <w:r w:rsidRPr="00E95E07">
              <w:rPr>
                <w:lang w:val="fi-FI"/>
              </w:rPr>
              <w:t>Inde</w:t>
            </w:r>
            <w:r w:rsidR="00AD0613">
              <w:rPr>
                <w:lang w:val="fi-FI"/>
              </w:rPr>
              <w:t>finit</w:t>
            </w:r>
            <w:r w:rsidRPr="00E95E07">
              <w:rPr>
                <w:lang w:val="fi-FI"/>
              </w:rPr>
              <w:t>tiset</w:t>
            </w:r>
          </w:p>
        </w:tc>
        <w:tc>
          <w:tcPr>
            <w:tcW w:w="0" w:type="auto"/>
            <w:tcBorders>
              <w:top w:val="single" w:sz="4" w:space="0" w:color="auto"/>
              <w:left w:val="single" w:sz="4" w:space="0" w:color="auto"/>
              <w:right w:val="single" w:sz="4" w:space="0" w:color="auto"/>
            </w:tcBorders>
          </w:tcPr>
          <w:p w14:paraId="47211CB4" w14:textId="7C19B2A9" w:rsidR="00CD3B48" w:rsidRPr="000366BA" w:rsidRDefault="00CD3B48" w:rsidP="00AD074C">
            <w:pPr>
              <w:spacing w:before="20" w:after="20"/>
              <w:rPr>
                <w:i/>
                <w:lang w:val="fi-FI"/>
              </w:rPr>
            </w:pPr>
            <w:r w:rsidRPr="000366BA">
              <w:rPr>
                <w:i/>
                <w:lang w:val="fi-FI"/>
              </w:rPr>
              <w:t>jompikumpi</w:t>
            </w:r>
          </w:p>
        </w:tc>
        <w:tc>
          <w:tcPr>
            <w:tcW w:w="0" w:type="auto"/>
            <w:tcBorders>
              <w:top w:val="single" w:sz="4" w:space="0" w:color="auto"/>
              <w:left w:val="single" w:sz="4" w:space="0" w:color="auto"/>
            </w:tcBorders>
          </w:tcPr>
          <w:p w14:paraId="5C56FA22" w14:textId="636645F0" w:rsidR="00CD3B48" w:rsidRPr="000366BA" w:rsidRDefault="00CD3B48" w:rsidP="00AD074C">
            <w:pPr>
              <w:spacing w:before="20" w:after="20"/>
              <w:rPr>
                <w:i/>
                <w:lang w:val="fi-FI"/>
              </w:rPr>
            </w:pPr>
            <w:r w:rsidRPr="000366BA">
              <w:rPr>
                <w:i/>
                <w:lang w:val="fi-FI"/>
              </w:rPr>
              <w:t>joku</w:t>
            </w:r>
            <w:r w:rsidR="00FA3072" w:rsidRPr="00FA3072">
              <w:rPr>
                <w:lang w:val="fi-FI"/>
              </w:rPr>
              <w:t>,</w:t>
            </w:r>
            <w:r w:rsidRPr="000366BA">
              <w:rPr>
                <w:i/>
                <w:lang w:val="fi-FI"/>
              </w:rPr>
              <w:t xml:space="preserve"> muutampi</w:t>
            </w:r>
            <w:r w:rsidR="00FA3072" w:rsidRPr="00FA3072">
              <w:rPr>
                <w:lang w:val="fi-FI"/>
              </w:rPr>
              <w:t>,</w:t>
            </w:r>
            <w:r w:rsidRPr="000366BA">
              <w:rPr>
                <w:i/>
                <w:lang w:val="fi-FI"/>
              </w:rPr>
              <w:t xml:space="preserve"> yksi</w:t>
            </w:r>
          </w:p>
        </w:tc>
      </w:tr>
      <w:tr w:rsidR="00CD3B48" w:rsidRPr="00E95E07" w14:paraId="4BD5DA81" w14:textId="77777777" w:rsidTr="0066353E">
        <w:tc>
          <w:tcPr>
            <w:tcW w:w="0" w:type="auto"/>
            <w:tcBorders>
              <w:right w:val="single" w:sz="4" w:space="0" w:color="auto"/>
            </w:tcBorders>
          </w:tcPr>
          <w:p w14:paraId="59E260A2" w14:textId="77777777" w:rsidR="00CD3B48" w:rsidRPr="00E95E07" w:rsidRDefault="00CD3B48" w:rsidP="00AD074C">
            <w:pPr>
              <w:spacing w:before="20" w:after="20"/>
              <w:rPr>
                <w:lang w:val="fi-FI"/>
              </w:rPr>
            </w:pPr>
            <w:r w:rsidRPr="00E95E07">
              <w:rPr>
                <w:lang w:val="fi-FI"/>
              </w:rPr>
              <w:t>Universaalit</w:t>
            </w:r>
          </w:p>
        </w:tc>
        <w:tc>
          <w:tcPr>
            <w:tcW w:w="0" w:type="auto"/>
            <w:tcBorders>
              <w:left w:val="single" w:sz="4" w:space="0" w:color="auto"/>
              <w:right w:val="single" w:sz="4" w:space="0" w:color="auto"/>
            </w:tcBorders>
          </w:tcPr>
          <w:p w14:paraId="5CA201F7" w14:textId="42B0D0D8" w:rsidR="00CD3B48" w:rsidRPr="000366BA" w:rsidRDefault="00CD3B48" w:rsidP="00AD074C">
            <w:pPr>
              <w:spacing w:before="20" w:after="20"/>
              <w:rPr>
                <w:i/>
                <w:lang w:val="fi-FI"/>
              </w:rPr>
            </w:pPr>
            <w:r w:rsidRPr="000366BA">
              <w:rPr>
                <w:i/>
                <w:lang w:val="fi-FI"/>
              </w:rPr>
              <w:t>kumpiki</w:t>
            </w:r>
            <w:r w:rsidR="00FA3072" w:rsidRPr="00FA3072">
              <w:rPr>
                <w:lang w:val="fi-FI"/>
              </w:rPr>
              <w:t>,</w:t>
            </w:r>
            <w:r w:rsidRPr="000366BA">
              <w:rPr>
                <w:i/>
                <w:lang w:val="fi-FI"/>
              </w:rPr>
              <w:t xml:space="preserve"> molemat</w:t>
            </w:r>
          </w:p>
        </w:tc>
        <w:tc>
          <w:tcPr>
            <w:tcW w:w="0" w:type="auto"/>
            <w:tcBorders>
              <w:left w:val="single" w:sz="4" w:space="0" w:color="auto"/>
            </w:tcBorders>
          </w:tcPr>
          <w:p w14:paraId="4E3235C6" w14:textId="01A23F28" w:rsidR="00CD3B48" w:rsidRPr="000366BA" w:rsidRDefault="00CD3B48" w:rsidP="00AD074C">
            <w:pPr>
              <w:spacing w:before="20" w:after="20"/>
              <w:rPr>
                <w:i/>
                <w:lang w:val="fi-FI"/>
              </w:rPr>
            </w:pPr>
            <w:r w:rsidRPr="000366BA">
              <w:rPr>
                <w:i/>
                <w:lang w:val="fi-FI"/>
              </w:rPr>
              <w:t>jokhainen</w:t>
            </w:r>
            <w:r w:rsidR="00FA3072" w:rsidRPr="00FA3072">
              <w:rPr>
                <w:lang w:val="fi-FI"/>
              </w:rPr>
              <w:t>,</w:t>
            </w:r>
            <w:r w:rsidRPr="000366BA">
              <w:rPr>
                <w:i/>
                <w:lang w:val="fi-FI"/>
              </w:rPr>
              <w:t xml:space="preserve"> kaikki</w:t>
            </w:r>
            <w:r w:rsidR="00FA3072" w:rsidRPr="00FA3072">
              <w:rPr>
                <w:lang w:val="fi-FI"/>
              </w:rPr>
              <w:t>,</w:t>
            </w:r>
          </w:p>
          <w:p w14:paraId="7745CCFC" w14:textId="743B7757" w:rsidR="00CD3B48" w:rsidRPr="000366BA" w:rsidRDefault="00CD3B48" w:rsidP="00AD074C">
            <w:pPr>
              <w:spacing w:before="20" w:after="20"/>
              <w:rPr>
                <w:i/>
                <w:lang w:val="fi-FI"/>
              </w:rPr>
            </w:pPr>
            <w:r w:rsidRPr="000366BA">
              <w:rPr>
                <w:i/>
                <w:lang w:val="fi-FI"/>
              </w:rPr>
              <w:t xml:space="preserve">itte kukin </w:t>
            </w:r>
            <w:r w:rsidR="00BA1173" w:rsidRPr="00BA1173">
              <w:rPr>
                <w:lang w:val="fi-FI"/>
              </w:rPr>
              <w:t>~</w:t>
            </w:r>
            <w:r w:rsidRPr="000366BA">
              <w:rPr>
                <w:i/>
                <w:lang w:val="fi-FI"/>
              </w:rPr>
              <w:t xml:space="preserve"> itte kukanen</w:t>
            </w:r>
          </w:p>
        </w:tc>
      </w:tr>
      <w:tr w:rsidR="00CD3B48" w:rsidRPr="00E95E07" w14:paraId="2247A6D3" w14:textId="77777777" w:rsidTr="0066353E">
        <w:tc>
          <w:tcPr>
            <w:tcW w:w="0" w:type="auto"/>
            <w:tcBorders>
              <w:right w:val="single" w:sz="4" w:space="0" w:color="auto"/>
            </w:tcBorders>
          </w:tcPr>
          <w:p w14:paraId="662C638C" w14:textId="77777777" w:rsidR="00CD3B48" w:rsidRPr="00E95E07" w:rsidRDefault="00CD3B48" w:rsidP="00AD074C">
            <w:pPr>
              <w:spacing w:before="20" w:after="20"/>
              <w:rPr>
                <w:lang w:val="fi-FI"/>
              </w:rPr>
            </w:pPr>
            <w:r w:rsidRPr="00E95E07">
              <w:rPr>
                <w:lang w:val="fi-FI"/>
              </w:rPr>
              <w:t>Kielto</w:t>
            </w:r>
            <w:r>
              <w:rPr>
                <w:lang w:val="fi-FI"/>
              </w:rPr>
              <w:t>pronomen</w:t>
            </w:r>
            <w:r w:rsidRPr="00E95E07">
              <w:rPr>
                <w:lang w:val="fi-FI"/>
              </w:rPr>
              <w:t>it</w:t>
            </w:r>
          </w:p>
        </w:tc>
        <w:tc>
          <w:tcPr>
            <w:tcW w:w="0" w:type="auto"/>
            <w:tcBorders>
              <w:left w:val="single" w:sz="4" w:space="0" w:color="auto"/>
              <w:right w:val="single" w:sz="4" w:space="0" w:color="auto"/>
            </w:tcBorders>
          </w:tcPr>
          <w:p w14:paraId="4FF3E626" w14:textId="77777777" w:rsidR="00CD3B48" w:rsidRPr="000366BA" w:rsidRDefault="00CD3B48" w:rsidP="00AD074C">
            <w:pPr>
              <w:spacing w:before="20" w:after="20"/>
              <w:rPr>
                <w:i/>
                <w:lang w:val="fi-FI"/>
              </w:rPr>
            </w:pPr>
            <w:r w:rsidRPr="000366BA">
              <w:rPr>
                <w:i/>
                <w:lang w:val="fi-FI"/>
              </w:rPr>
              <w:t>kumpikhaan</w:t>
            </w:r>
          </w:p>
        </w:tc>
        <w:tc>
          <w:tcPr>
            <w:tcW w:w="0" w:type="auto"/>
            <w:tcBorders>
              <w:left w:val="single" w:sz="4" w:space="0" w:color="auto"/>
            </w:tcBorders>
          </w:tcPr>
          <w:p w14:paraId="5AD1160C" w14:textId="0EB72D69" w:rsidR="00CD3B48" w:rsidRPr="000366BA" w:rsidRDefault="00CD3B48" w:rsidP="00AD074C">
            <w:pPr>
              <w:spacing w:before="20" w:after="20"/>
              <w:rPr>
                <w:i/>
                <w:lang w:val="fi-FI"/>
              </w:rPr>
            </w:pPr>
            <w:r w:rsidRPr="000366BA">
              <w:rPr>
                <w:i/>
                <w:lang w:val="fi-FI"/>
              </w:rPr>
              <w:t>yksikhään</w:t>
            </w:r>
            <w:r w:rsidR="00FA3072" w:rsidRPr="00FA3072">
              <w:rPr>
                <w:lang w:val="fi-FI"/>
              </w:rPr>
              <w:t>,</w:t>
            </w:r>
            <w:r w:rsidRPr="000366BA">
              <w:rPr>
                <w:i/>
                <w:lang w:val="fi-FI"/>
              </w:rPr>
              <w:t xml:space="preserve"> kukhaan</w:t>
            </w:r>
            <w:r w:rsidR="00FA3072" w:rsidRPr="00FA3072">
              <w:rPr>
                <w:lang w:val="fi-FI"/>
              </w:rPr>
              <w:t>,</w:t>
            </w:r>
            <w:r w:rsidRPr="000366BA">
              <w:rPr>
                <w:i/>
                <w:lang w:val="fi-FI"/>
              </w:rPr>
              <w:t xml:space="preserve"> mikhään</w:t>
            </w:r>
          </w:p>
        </w:tc>
      </w:tr>
      <w:tr w:rsidR="00CD3B48" w:rsidRPr="00E95E07" w14:paraId="29E991F2" w14:textId="77777777" w:rsidTr="0066353E">
        <w:tc>
          <w:tcPr>
            <w:tcW w:w="0" w:type="auto"/>
            <w:tcBorders>
              <w:right w:val="single" w:sz="4" w:space="0" w:color="auto"/>
            </w:tcBorders>
          </w:tcPr>
          <w:p w14:paraId="31D7A5AD" w14:textId="77777777" w:rsidR="00CD3B48" w:rsidRPr="00E95E07" w:rsidRDefault="00CD3B48" w:rsidP="00AD074C">
            <w:pPr>
              <w:spacing w:before="20" w:after="20"/>
              <w:rPr>
                <w:lang w:val="fi-FI"/>
              </w:rPr>
            </w:pPr>
            <w:r>
              <w:rPr>
                <w:lang w:val="fi-FI"/>
              </w:rPr>
              <w:t>Lukumäärän pronomenit</w:t>
            </w:r>
          </w:p>
        </w:tc>
        <w:tc>
          <w:tcPr>
            <w:tcW w:w="0" w:type="auto"/>
            <w:tcBorders>
              <w:left w:val="single" w:sz="4" w:space="0" w:color="auto"/>
              <w:right w:val="single" w:sz="4" w:space="0" w:color="auto"/>
            </w:tcBorders>
          </w:tcPr>
          <w:p w14:paraId="38FB9A17" w14:textId="77777777" w:rsidR="00CD3B48" w:rsidRPr="000366BA" w:rsidRDefault="00CD3B48" w:rsidP="00AD074C">
            <w:pPr>
              <w:spacing w:before="20" w:after="20"/>
              <w:rPr>
                <w:i/>
                <w:lang w:val="fi-FI"/>
              </w:rPr>
            </w:pPr>
          </w:p>
        </w:tc>
        <w:tc>
          <w:tcPr>
            <w:tcW w:w="0" w:type="auto"/>
            <w:tcBorders>
              <w:left w:val="single" w:sz="4" w:space="0" w:color="auto"/>
            </w:tcBorders>
          </w:tcPr>
          <w:p w14:paraId="3FBF5340" w14:textId="48E99043" w:rsidR="00CD3B48" w:rsidRPr="000366BA" w:rsidRDefault="00CD3B48" w:rsidP="00AD074C">
            <w:pPr>
              <w:spacing w:before="20" w:after="20"/>
              <w:rPr>
                <w:i/>
                <w:lang w:val="fi-FI"/>
              </w:rPr>
            </w:pPr>
            <w:r w:rsidRPr="000366BA">
              <w:rPr>
                <w:i/>
                <w:lang w:val="fi-FI"/>
              </w:rPr>
              <w:t>joku</w:t>
            </w:r>
            <w:r w:rsidR="00FA3072" w:rsidRPr="00FA3072">
              <w:rPr>
                <w:lang w:val="fi-FI"/>
              </w:rPr>
              <w:t>,</w:t>
            </w:r>
            <w:r w:rsidRPr="000366BA">
              <w:rPr>
                <w:i/>
                <w:lang w:val="fi-FI"/>
              </w:rPr>
              <w:t xml:space="preserve"> muutampi</w:t>
            </w:r>
            <w:r w:rsidR="00FA3072" w:rsidRPr="00FA3072">
              <w:rPr>
                <w:lang w:val="fi-FI"/>
              </w:rPr>
              <w:t>,</w:t>
            </w:r>
            <w:r w:rsidRPr="000366BA">
              <w:rPr>
                <w:i/>
                <w:lang w:val="fi-FI"/>
              </w:rPr>
              <w:t xml:space="preserve"> moni</w:t>
            </w:r>
            <w:r w:rsidR="00FA3072" w:rsidRPr="00FA3072">
              <w:rPr>
                <w:lang w:val="fi-FI"/>
              </w:rPr>
              <w:t>,</w:t>
            </w:r>
            <w:r w:rsidRPr="000366BA">
              <w:rPr>
                <w:i/>
                <w:lang w:val="fi-FI"/>
              </w:rPr>
              <w:t xml:space="preserve"> harva</w:t>
            </w:r>
            <w:r w:rsidR="00FA3072" w:rsidRPr="00FA3072">
              <w:rPr>
                <w:lang w:val="fi-FI"/>
              </w:rPr>
              <w:t>,</w:t>
            </w:r>
            <w:r w:rsidR="0066353E" w:rsidRPr="000366BA">
              <w:rPr>
                <w:i/>
                <w:lang w:val="fi-FI"/>
              </w:rPr>
              <w:t xml:space="preserve"> ush</w:t>
            </w:r>
            <w:r w:rsidRPr="000366BA">
              <w:rPr>
                <w:i/>
                <w:lang w:val="fi-FI"/>
              </w:rPr>
              <w:t>eempi</w:t>
            </w:r>
            <w:r w:rsidR="00F629C4" w:rsidRPr="000366BA">
              <w:rPr>
                <w:i/>
                <w:lang w:val="fi-FI"/>
              </w:rPr>
              <w:t xml:space="preserve"> </w:t>
            </w:r>
            <w:r w:rsidR="00BA1173" w:rsidRPr="00BA1173">
              <w:rPr>
                <w:lang w:val="fi-FI"/>
              </w:rPr>
              <w:t>~</w:t>
            </w:r>
            <w:r w:rsidR="00F629C4" w:rsidRPr="000366BA">
              <w:rPr>
                <w:i/>
                <w:lang w:val="fi-FI"/>
              </w:rPr>
              <w:t xml:space="preserve"> useampi </w:t>
            </w:r>
            <w:r w:rsidR="00BA1173" w:rsidRPr="00BA1173">
              <w:rPr>
                <w:lang w:val="fi-FI"/>
              </w:rPr>
              <w:t>~</w:t>
            </w:r>
            <w:r w:rsidR="00F629C4" w:rsidRPr="000366BA">
              <w:rPr>
                <w:i/>
                <w:lang w:val="fi-FI"/>
              </w:rPr>
              <w:t xml:space="preserve"> usiampi</w:t>
            </w:r>
          </w:p>
        </w:tc>
      </w:tr>
      <w:tr w:rsidR="00CD3B48" w:rsidRPr="00E95E07" w14:paraId="62984F2C" w14:textId="77777777" w:rsidTr="0066353E">
        <w:tc>
          <w:tcPr>
            <w:tcW w:w="0" w:type="auto"/>
            <w:tcBorders>
              <w:bottom w:val="single" w:sz="4" w:space="0" w:color="auto"/>
              <w:right w:val="single" w:sz="4" w:space="0" w:color="auto"/>
            </w:tcBorders>
          </w:tcPr>
          <w:p w14:paraId="0090C6A3" w14:textId="77777777" w:rsidR="00CD3B48" w:rsidRPr="00E95E07" w:rsidRDefault="00CD3B48" w:rsidP="00AD074C">
            <w:pPr>
              <w:spacing w:before="20" w:after="20"/>
              <w:rPr>
                <w:lang w:val="fi-FI"/>
              </w:rPr>
            </w:pPr>
            <w:r w:rsidRPr="00E95E07">
              <w:rPr>
                <w:i/>
                <w:lang w:val="fi-FI"/>
              </w:rPr>
              <w:t>mikä tahansa</w:t>
            </w:r>
            <w:r w:rsidRPr="00E95E07">
              <w:rPr>
                <w:lang w:val="fi-FI"/>
              </w:rPr>
              <w:t xml:space="preserve"> -fraasit</w:t>
            </w:r>
          </w:p>
        </w:tc>
        <w:tc>
          <w:tcPr>
            <w:tcW w:w="0" w:type="auto"/>
            <w:tcBorders>
              <w:left w:val="single" w:sz="4" w:space="0" w:color="auto"/>
              <w:bottom w:val="single" w:sz="4" w:space="0" w:color="auto"/>
              <w:right w:val="single" w:sz="4" w:space="0" w:color="auto"/>
            </w:tcBorders>
          </w:tcPr>
          <w:p w14:paraId="4D2106E6" w14:textId="77777777" w:rsidR="00CD3B48" w:rsidRPr="000366BA" w:rsidRDefault="00CD3B48" w:rsidP="00AD074C">
            <w:pPr>
              <w:spacing w:before="20" w:after="20"/>
              <w:rPr>
                <w:i/>
                <w:lang w:val="fi-FI"/>
              </w:rPr>
            </w:pPr>
            <w:r w:rsidRPr="000366BA">
              <w:rPr>
                <w:i/>
                <w:lang w:val="fi-FI"/>
              </w:rPr>
              <w:t>kumpi tahansa</w:t>
            </w:r>
          </w:p>
          <w:p w14:paraId="07127B6D" w14:textId="77777777" w:rsidR="00CD3B48" w:rsidRPr="000366BA" w:rsidRDefault="00CD3B48" w:rsidP="00AD074C">
            <w:pPr>
              <w:spacing w:before="20" w:after="20"/>
              <w:rPr>
                <w:i/>
                <w:lang w:val="fi-FI"/>
              </w:rPr>
            </w:pPr>
            <w:r w:rsidRPr="000366BA">
              <w:rPr>
                <w:i/>
                <w:lang w:val="fi-FI"/>
              </w:rPr>
              <w:t>kumpi vain</w:t>
            </w:r>
          </w:p>
        </w:tc>
        <w:tc>
          <w:tcPr>
            <w:tcW w:w="0" w:type="auto"/>
            <w:tcBorders>
              <w:left w:val="single" w:sz="4" w:space="0" w:color="auto"/>
            </w:tcBorders>
          </w:tcPr>
          <w:p w14:paraId="6B15C9AE" w14:textId="77777777" w:rsidR="00CD3B48" w:rsidRPr="000366BA" w:rsidRDefault="00CD3B48" w:rsidP="00AD074C">
            <w:pPr>
              <w:spacing w:before="20" w:after="20"/>
              <w:rPr>
                <w:i/>
                <w:lang w:val="fi-FI"/>
              </w:rPr>
            </w:pPr>
            <w:r w:rsidRPr="000366BA">
              <w:rPr>
                <w:i/>
                <w:lang w:val="fi-FI"/>
              </w:rPr>
              <w:t>mikä tahansa</w:t>
            </w:r>
          </w:p>
          <w:p w14:paraId="3DE7042F" w14:textId="77777777" w:rsidR="00CD3B48" w:rsidRPr="000366BA" w:rsidRDefault="00CD3B48" w:rsidP="00AD074C">
            <w:pPr>
              <w:spacing w:before="20" w:after="20"/>
              <w:rPr>
                <w:i/>
                <w:lang w:val="fi-FI"/>
              </w:rPr>
            </w:pPr>
            <w:r w:rsidRPr="000366BA">
              <w:rPr>
                <w:i/>
                <w:lang w:val="fi-FI"/>
              </w:rPr>
              <w:t>mikä vain</w:t>
            </w:r>
          </w:p>
        </w:tc>
      </w:tr>
    </w:tbl>
    <w:p w14:paraId="0F0DADC5" w14:textId="186BBB60" w:rsidR="00CD3B48" w:rsidRPr="00461B66" w:rsidRDefault="00CD3B48" w:rsidP="00CD3B48">
      <w:pPr>
        <w:pStyle w:val="Overskrift3"/>
        <w:rPr>
          <w:lang w:val="fi-FI"/>
        </w:rPr>
      </w:pPr>
      <w:bookmarkStart w:id="1876" w:name="_Indefiniittiset:_joku,_jompikumpi,"/>
      <w:bookmarkStart w:id="1877" w:name="_Toc196216724"/>
      <w:bookmarkStart w:id="1878" w:name="_Toc241129343"/>
      <w:bookmarkStart w:id="1879" w:name="_Toc311273927"/>
      <w:bookmarkEnd w:id="1876"/>
      <w:r w:rsidRPr="00397363">
        <w:rPr>
          <w:lang w:val="fi-FI"/>
        </w:rPr>
        <w:t>Inde</w:t>
      </w:r>
      <w:r w:rsidR="00AD0613">
        <w:rPr>
          <w:lang w:val="fi-FI"/>
        </w:rPr>
        <w:t>finit</w:t>
      </w:r>
      <w:r w:rsidRPr="00397363">
        <w:rPr>
          <w:lang w:val="fi-FI"/>
        </w:rPr>
        <w:t xml:space="preserve">tiset: </w:t>
      </w:r>
      <w:r w:rsidRPr="005D4F48">
        <w:rPr>
          <w:i/>
          <w:lang w:val="fi-FI"/>
        </w:rPr>
        <w:t>joku</w:t>
      </w:r>
      <w:r w:rsidR="0075485B" w:rsidRPr="0075485B">
        <w:rPr>
          <w:lang w:val="fi-FI"/>
        </w:rPr>
        <w:t>,</w:t>
      </w:r>
      <w:r w:rsidRPr="005D4F48">
        <w:rPr>
          <w:i/>
          <w:lang w:val="fi-FI"/>
        </w:rPr>
        <w:t xml:space="preserve"> jompikumpi</w:t>
      </w:r>
      <w:r w:rsidR="0075485B" w:rsidRPr="0075485B">
        <w:rPr>
          <w:lang w:val="fi-FI"/>
        </w:rPr>
        <w:t>,</w:t>
      </w:r>
      <w:r w:rsidRPr="005D4F48">
        <w:rPr>
          <w:i/>
          <w:lang w:val="fi-FI"/>
        </w:rPr>
        <w:t xml:space="preserve"> yksi</w:t>
      </w:r>
      <w:r w:rsidR="0075485B" w:rsidRPr="0075485B">
        <w:rPr>
          <w:lang w:val="fi-FI"/>
        </w:rPr>
        <w:t>,</w:t>
      </w:r>
      <w:r w:rsidRPr="005D4F48">
        <w:rPr>
          <w:i/>
          <w:lang w:val="fi-FI"/>
        </w:rPr>
        <w:t xml:space="preserve"> muutampi</w:t>
      </w:r>
      <w:bookmarkEnd w:id="1877"/>
      <w:bookmarkEnd w:id="1878"/>
      <w:bookmarkEnd w:id="1879"/>
    </w:p>
    <w:p w14:paraId="38A92286" w14:textId="77777777" w:rsidR="00F904D4" w:rsidRDefault="00CD3B48" w:rsidP="00CD3B48">
      <w:pPr>
        <w:rPr>
          <w:lang w:val="fi-FI"/>
        </w:rPr>
      </w:pPr>
      <w:r w:rsidRPr="0066353E">
        <w:rPr>
          <w:smallCaps/>
          <w:lang w:val="fi-FI"/>
        </w:rPr>
        <w:t>Inde</w:t>
      </w:r>
      <w:r w:rsidR="00AD0613" w:rsidRPr="0066353E">
        <w:rPr>
          <w:smallCaps/>
          <w:lang w:val="fi-FI"/>
        </w:rPr>
        <w:t>finit</w:t>
      </w:r>
      <w:r w:rsidRPr="0066353E">
        <w:rPr>
          <w:smallCaps/>
          <w:lang w:val="fi-FI"/>
        </w:rPr>
        <w:t>tiset pronomenit</w:t>
      </w:r>
      <w:r>
        <w:rPr>
          <w:lang w:val="fi-FI"/>
        </w:rPr>
        <w:t xml:space="preserve"> oon </w:t>
      </w:r>
      <w:r>
        <w:rPr>
          <w:i/>
          <w:lang w:val="fi-FI"/>
        </w:rPr>
        <w:t>joku</w:t>
      </w:r>
      <w:r>
        <w:rPr>
          <w:lang w:val="fi-FI"/>
        </w:rPr>
        <w:t xml:space="preserve">, </w:t>
      </w:r>
      <w:r w:rsidR="00790B7A">
        <w:rPr>
          <w:i/>
          <w:lang w:val="fi-FI"/>
        </w:rPr>
        <w:t>jomp</w:t>
      </w:r>
      <w:r>
        <w:rPr>
          <w:i/>
          <w:lang w:val="fi-FI"/>
        </w:rPr>
        <w:t>ikumpi</w:t>
      </w:r>
      <w:r>
        <w:rPr>
          <w:lang w:val="fi-FI"/>
        </w:rPr>
        <w:t xml:space="preserve">, </w:t>
      </w:r>
      <w:r>
        <w:rPr>
          <w:i/>
          <w:lang w:val="fi-FI"/>
        </w:rPr>
        <w:t>muutampi</w:t>
      </w:r>
      <w:r>
        <w:rPr>
          <w:lang w:val="fi-FI"/>
        </w:rPr>
        <w:t xml:space="preserve"> ja </w:t>
      </w:r>
      <w:r>
        <w:rPr>
          <w:i/>
          <w:lang w:val="fi-FI"/>
        </w:rPr>
        <w:t>yksi</w:t>
      </w:r>
      <w:r>
        <w:rPr>
          <w:lang w:val="fi-FI"/>
        </w:rPr>
        <w:t>.</w:t>
      </w:r>
      <w:r>
        <w:rPr>
          <w:i/>
          <w:lang w:val="fi-FI"/>
        </w:rPr>
        <w:t xml:space="preserve"> </w:t>
      </w:r>
      <w:r>
        <w:rPr>
          <w:lang w:val="fi-FI"/>
        </w:rPr>
        <w:t>Nämät saatethaan jakkaat kahtheen joukkho</w:t>
      </w:r>
      <w:r w:rsidR="002C28D3">
        <w:rPr>
          <w:lang w:val="fi-FI"/>
        </w:rPr>
        <w:t>o</w:t>
      </w:r>
      <w:r>
        <w:rPr>
          <w:lang w:val="fi-FI"/>
        </w:rPr>
        <w:t>n</w:t>
      </w:r>
      <w:r w:rsidR="00F904D4">
        <w:rPr>
          <w:lang w:val="fi-FI"/>
        </w:rPr>
        <w:t>.</w:t>
      </w:r>
    </w:p>
    <w:p w14:paraId="11681278" w14:textId="59DB4D46" w:rsidR="00F904D4" w:rsidRDefault="002B4974" w:rsidP="002B4974">
      <w:pPr>
        <w:pStyle w:val="Punktliste"/>
        <w:rPr>
          <w:lang w:val="fi-FI"/>
        </w:rPr>
      </w:pPr>
      <w:r>
        <w:rPr>
          <w:lang w:val="fi-FI"/>
        </w:rPr>
        <w:t>Ensimäiselä joukola</w:t>
      </w:r>
      <w:r w:rsidR="00CD3B48" w:rsidRPr="00397363">
        <w:rPr>
          <w:lang w:val="fi-FI"/>
        </w:rPr>
        <w:t xml:space="preserve"> </w:t>
      </w:r>
      <w:r w:rsidR="0066353E">
        <w:rPr>
          <w:lang w:val="fi-FI"/>
        </w:rPr>
        <w:t>refereerathaan</w:t>
      </w:r>
      <w:r w:rsidR="00CD3B48" w:rsidRPr="00397363">
        <w:rPr>
          <w:lang w:val="fi-FI"/>
        </w:rPr>
        <w:t xml:space="preserve"> semmoishiin referent</w:t>
      </w:r>
      <w:r w:rsidR="00CD3B48">
        <w:rPr>
          <w:lang w:val="fi-FI"/>
        </w:rPr>
        <w:t>t</w:t>
      </w:r>
      <w:r w:rsidR="00CD3B48" w:rsidRPr="00397363">
        <w:rPr>
          <w:lang w:val="fi-FI"/>
        </w:rPr>
        <w:t>hiin, mistä ei tie</w:t>
      </w:r>
      <w:r w:rsidR="00CD3B48" w:rsidRPr="00397363">
        <w:rPr>
          <w:lang w:val="en-US"/>
        </w:rPr>
        <w:t>đ</w:t>
      </w:r>
      <w:r w:rsidR="00CD3B48" w:rsidRPr="00397363">
        <w:rPr>
          <w:lang w:val="fi-FI"/>
        </w:rPr>
        <w:t xml:space="preserve">etä, kuka/kukka eli mikä/mikkä se/net oon. Tässä </w:t>
      </w:r>
      <w:r w:rsidR="00090640">
        <w:rPr>
          <w:lang w:val="fi-FI"/>
        </w:rPr>
        <w:t>funksuuni</w:t>
      </w:r>
      <w:r w:rsidR="00CD3B48" w:rsidRPr="00397363">
        <w:rPr>
          <w:lang w:val="fi-FI"/>
        </w:rPr>
        <w:t xml:space="preserve">ssa käytethään </w:t>
      </w:r>
      <w:r w:rsidR="00651DC9">
        <w:rPr>
          <w:lang w:val="fi-FI"/>
        </w:rPr>
        <w:t>pronomenniita</w:t>
      </w:r>
      <w:r w:rsidR="00CD3B48" w:rsidRPr="00397363">
        <w:rPr>
          <w:lang w:val="fi-FI"/>
        </w:rPr>
        <w:t xml:space="preserve"> </w:t>
      </w:r>
      <w:r w:rsidR="00CD3B48" w:rsidRPr="00397363">
        <w:rPr>
          <w:i/>
          <w:lang w:val="fi-FI"/>
        </w:rPr>
        <w:t>joku</w:t>
      </w:r>
      <w:r w:rsidR="00CD3B48">
        <w:rPr>
          <w:i/>
          <w:lang w:val="fi-FI"/>
        </w:rPr>
        <w:t xml:space="preserve"> </w:t>
      </w:r>
      <w:r w:rsidR="00CD3B48" w:rsidRPr="00397363">
        <w:rPr>
          <w:lang w:val="fi-FI"/>
        </w:rPr>
        <w:t xml:space="preserve">eli </w:t>
      </w:r>
      <w:r w:rsidR="00CD3B48" w:rsidRPr="00397363">
        <w:rPr>
          <w:i/>
          <w:lang w:val="fi-FI"/>
        </w:rPr>
        <w:t>jompikumpi</w:t>
      </w:r>
      <w:r w:rsidR="00CD3B48" w:rsidRPr="00397363">
        <w:rPr>
          <w:lang w:val="fi-FI"/>
        </w:rPr>
        <w:t>.</w:t>
      </w:r>
      <w:r w:rsidR="00CD3B48">
        <w:rPr>
          <w:lang w:val="fi-FI"/>
        </w:rPr>
        <w:t xml:space="preserve"> Silloin ko alternatiiviita oon enämen ko kaksi, käytämä </w:t>
      </w:r>
      <w:r w:rsidR="00651DC9">
        <w:rPr>
          <w:lang w:val="fi-FI"/>
        </w:rPr>
        <w:t xml:space="preserve">pronomennii </w:t>
      </w:r>
      <w:r w:rsidR="00CD3B48">
        <w:rPr>
          <w:i/>
          <w:lang w:val="fi-FI"/>
        </w:rPr>
        <w:t>joku</w:t>
      </w:r>
      <w:r w:rsidR="00D153DD">
        <w:rPr>
          <w:i/>
          <w:lang w:val="fi-FI"/>
        </w:rPr>
        <w:t xml:space="preserve"> </w:t>
      </w:r>
      <w:r w:rsidR="009423E8">
        <w:rPr>
          <w:lang w:val="fi-FI"/>
        </w:rPr>
        <w:t>(</w:t>
      </w:r>
      <w:r w:rsidR="00D153DD">
        <w:rPr>
          <w:lang w:val="fi-FI"/>
        </w:rPr>
        <w:t>1–6)</w:t>
      </w:r>
      <w:r w:rsidR="00CD3B48">
        <w:rPr>
          <w:lang w:val="fi-FI"/>
        </w:rPr>
        <w:t>, ko alternatiivii</w:t>
      </w:r>
      <w:r w:rsidR="00D153DD">
        <w:rPr>
          <w:lang w:val="fi-FI"/>
        </w:rPr>
        <w:t>ta</w:t>
      </w:r>
      <w:r w:rsidR="00CD3B48">
        <w:rPr>
          <w:lang w:val="fi-FI"/>
        </w:rPr>
        <w:t xml:space="preserve"> oon tyhä kaksi, käytämä </w:t>
      </w:r>
      <w:r w:rsidR="00B542A1">
        <w:rPr>
          <w:lang w:val="fi-FI"/>
        </w:rPr>
        <w:t xml:space="preserve">dualista </w:t>
      </w:r>
      <w:r w:rsidR="00080CE6">
        <w:rPr>
          <w:lang w:val="fi-FI"/>
        </w:rPr>
        <w:t>pronome</w:t>
      </w:r>
      <w:r w:rsidR="00651DC9">
        <w:rPr>
          <w:lang w:val="fi-FI"/>
        </w:rPr>
        <w:t>n</w:t>
      </w:r>
      <w:r w:rsidR="00080CE6">
        <w:rPr>
          <w:lang w:val="fi-FI"/>
        </w:rPr>
        <w:t>nii</w:t>
      </w:r>
      <w:r w:rsidR="00CD3B48">
        <w:rPr>
          <w:lang w:val="fi-FI"/>
        </w:rPr>
        <w:t xml:space="preserve"> </w:t>
      </w:r>
      <w:r w:rsidR="00CD3B48">
        <w:rPr>
          <w:i/>
          <w:lang w:val="fi-FI"/>
        </w:rPr>
        <w:t>jompikumpi</w:t>
      </w:r>
      <w:r w:rsidR="00D153DD">
        <w:rPr>
          <w:i/>
          <w:lang w:val="fi-FI"/>
        </w:rPr>
        <w:t xml:space="preserve"> </w:t>
      </w:r>
      <w:r w:rsidR="0075485B">
        <w:rPr>
          <w:lang w:val="fi-FI"/>
        </w:rPr>
        <w:t>(</w:t>
      </w:r>
      <w:r w:rsidR="00D153DD">
        <w:rPr>
          <w:lang w:val="fi-FI"/>
        </w:rPr>
        <w:t>7–9)</w:t>
      </w:r>
      <w:r w:rsidR="00F904D4">
        <w:rPr>
          <w:lang w:val="fi-FI"/>
        </w:rPr>
        <w:t>.</w:t>
      </w:r>
    </w:p>
    <w:p w14:paraId="3DFA4305" w14:textId="4B9E4273" w:rsidR="00CD3B48" w:rsidRPr="00070326" w:rsidRDefault="0075485B" w:rsidP="00CD3B48">
      <w:pPr>
        <w:rPr>
          <w:lang w:val="sv-SE"/>
        </w:rPr>
      </w:pPr>
      <w:r>
        <w:rPr>
          <w:lang w:val="sv-SE"/>
        </w:rPr>
        <w:t>(</w:t>
      </w:r>
      <w:r w:rsidR="005A0D50">
        <w:rPr>
          <w:lang w:val="sv-SE"/>
        </w:rPr>
        <w:t xml:space="preserve">1) </w:t>
      </w:r>
      <w:r w:rsidR="00CD3B48">
        <w:rPr>
          <w:lang w:val="sv-SE"/>
        </w:rPr>
        <w:t xml:space="preserve">Tulleeko sieltä vielä </w:t>
      </w:r>
      <w:r w:rsidR="00CD3B48">
        <w:rPr>
          <w:i/>
          <w:lang w:val="sv-SE"/>
        </w:rPr>
        <w:t>joku</w:t>
      </w:r>
      <w:r w:rsidR="00CD3B48">
        <w:rPr>
          <w:lang w:val="sv-SE"/>
        </w:rPr>
        <w:t>?</w:t>
      </w:r>
    </w:p>
    <w:p w14:paraId="5B0D6DDF" w14:textId="301BB51B" w:rsidR="00CD3B48" w:rsidRDefault="0075485B" w:rsidP="00CD3B48">
      <w:r>
        <w:t>(</w:t>
      </w:r>
      <w:r w:rsidR="005A0D50">
        <w:t xml:space="preserve">2) </w:t>
      </w:r>
      <w:r w:rsidR="00CD3B48" w:rsidRPr="00872676">
        <w:t xml:space="preserve">Sitte tässä oli </w:t>
      </w:r>
      <w:r w:rsidR="00076A28">
        <w:t>[</w:t>
      </w:r>
      <w:r w:rsidR="00CD3B48" w:rsidRPr="00872676">
        <w:rPr>
          <w:i/>
        </w:rPr>
        <w:t xml:space="preserve">joku </w:t>
      </w:r>
      <w:r w:rsidR="00CD3B48" w:rsidRPr="00872676">
        <w:t>teknilinen probleemi</w:t>
      </w:r>
      <w:r w:rsidR="00076A28">
        <w:t>]</w:t>
      </w:r>
      <w:r w:rsidR="00CD3B48" w:rsidRPr="00872676">
        <w:t>.</w:t>
      </w:r>
    </w:p>
    <w:p w14:paraId="2D3CD922" w14:textId="370DC6F6" w:rsidR="00CD3B48" w:rsidRDefault="0075485B" w:rsidP="00CD3B48">
      <w:r>
        <w:t>(</w:t>
      </w:r>
      <w:r w:rsidR="005A0D50">
        <w:t xml:space="preserve">3) </w:t>
      </w:r>
      <w:r w:rsidR="00CD3B48" w:rsidRPr="0016651E">
        <w:t xml:space="preserve">Met olema </w:t>
      </w:r>
      <w:r w:rsidR="00076A28">
        <w:t>[</w:t>
      </w:r>
      <w:r w:rsidR="00CD3B48" w:rsidRPr="0016651E">
        <w:rPr>
          <w:i/>
        </w:rPr>
        <w:t>jonku</w:t>
      </w:r>
      <w:r w:rsidR="00CD3B48" w:rsidRPr="0016651E">
        <w:t xml:space="preserve"> vaaran laiđassa</w:t>
      </w:r>
      <w:r w:rsidR="00076A28">
        <w:t>]</w:t>
      </w:r>
      <w:r w:rsidR="00CD3B48">
        <w:t>.</w:t>
      </w:r>
    </w:p>
    <w:p w14:paraId="1262AE05" w14:textId="7B1641E4" w:rsidR="00CD3B48" w:rsidRDefault="0075485B" w:rsidP="00CD3B48">
      <w:r>
        <w:t>(</w:t>
      </w:r>
      <w:r w:rsidR="005A0D50">
        <w:t xml:space="preserve">4) </w:t>
      </w:r>
      <w:r w:rsidR="00CD3B48">
        <w:t>E</w:t>
      </w:r>
      <w:r w:rsidR="00CD3B48" w:rsidRPr="00BC5509">
        <w:t xml:space="preserve">ikö sitä olis vaikka trengin paikkaa </w:t>
      </w:r>
      <w:r w:rsidR="00CD3B48" w:rsidRPr="00DE6D7C">
        <w:rPr>
          <w:i/>
        </w:rPr>
        <w:t>jossaki</w:t>
      </w:r>
      <w:r w:rsidR="00CD3B48" w:rsidRPr="00BC5509">
        <w:t xml:space="preserve"> eli </w:t>
      </w:r>
      <w:r w:rsidR="00076A28">
        <w:t>[</w:t>
      </w:r>
      <w:r w:rsidR="00CD3B48" w:rsidRPr="00DE6D7C">
        <w:rPr>
          <w:i/>
        </w:rPr>
        <w:t xml:space="preserve">jotaki </w:t>
      </w:r>
      <w:r w:rsidR="00CD3B48" w:rsidRPr="00BC5509">
        <w:t>muuta työtä</w:t>
      </w:r>
      <w:r w:rsidR="00076A28">
        <w:t>]</w:t>
      </w:r>
      <w:r w:rsidR="00CD3B48">
        <w:t>?</w:t>
      </w:r>
    </w:p>
    <w:p w14:paraId="6EBA9FEC" w14:textId="0AAD07D1" w:rsidR="00CD3B48" w:rsidRPr="00A23095" w:rsidRDefault="0075485B" w:rsidP="00CD3B48">
      <w:r>
        <w:t>(</w:t>
      </w:r>
      <w:r w:rsidR="005A0D50">
        <w:t>5)</w:t>
      </w:r>
      <w:r w:rsidR="005A0D50">
        <w:rPr>
          <w:i/>
        </w:rPr>
        <w:t xml:space="preserve"> </w:t>
      </w:r>
      <w:r w:rsidR="00076A28">
        <w:t>[</w:t>
      </w:r>
      <w:r w:rsidR="00CD3B48">
        <w:rPr>
          <w:i/>
        </w:rPr>
        <w:t>Joilaki</w:t>
      </w:r>
      <w:r w:rsidR="00CD3B48">
        <w:t xml:space="preserve"> ihmisillä</w:t>
      </w:r>
      <w:r w:rsidR="00076A28">
        <w:t>]</w:t>
      </w:r>
      <w:r w:rsidR="00CD3B48">
        <w:t xml:space="preserve"> oon paljon työtä.</w:t>
      </w:r>
    </w:p>
    <w:p w14:paraId="6F662DC5" w14:textId="77777777" w:rsidR="00F904D4" w:rsidRDefault="0075485B" w:rsidP="00CD3B48">
      <w:pPr>
        <w:rPr>
          <w:lang w:val="is-IS"/>
        </w:rPr>
      </w:pPr>
      <w:r>
        <w:rPr>
          <w:lang w:val="is-IS"/>
        </w:rPr>
        <w:t>(</w:t>
      </w:r>
      <w:r w:rsidR="005A0D50">
        <w:rPr>
          <w:lang w:val="is-IS"/>
        </w:rPr>
        <w:t>6)</w:t>
      </w:r>
      <w:r w:rsidR="005A0D50">
        <w:rPr>
          <w:i/>
          <w:lang w:val="is-IS"/>
        </w:rPr>
        <w:t xml:space="preserve"> </w:t>
      </w:r>
      <w:r w:rsidR="00076A28">
        <w:rPr>
          <w:lang w:val="is-IS"/>
        </w:rPr>
        <w:t>[</w:t>
      </w:r>
      <w:r w:rsidR="00CD3B48" w:rsidRPr="00B24083">
        <w:rPr>
          <w:i/>
          <w:lang w:val="is-IS"/>
        </w:rPr>
        <w:t xml:space="preserve">Joitaki </w:t>
      </w:r>
      <w:r w:rsidR="00CD3B48" w:rsidRPr="00B24083">
        <w:rPr>
          <w:lang w:val="is-IS"/>
        </w:rPr>
        <w:t>tiettoi</w:t>
      </w:r>
      <w:r w:rsidR="00076A28">
        <w:rPr>
          <w:lang w:val="is-IS"/>
        </w:rPr>
        <w:t>]</w:t>
      </w:r>
      <w:r w:rsidR="00CD3B48" w:rsidRPr="00B24083">
        <w:rPr>
          <w:lang w:val="is-IS"/>
        </w:rPr>
        <w:t xml:space="preserve"> ihmiset saathiin</w:t>
      </w:r>
      <w:r w:rsidR="00F904D4">
        <w:rPr>
          <w:lang w:val="is-IS"/>
        </w:rPr>
        <w:t>.</w:t>
      </w:r>
    </w:p>
    <w:p w14:paraId="7E259836" w14:textId="60992D27" w:rsidR="00CD3B48" w:rsidRPr="00061B9D" w:rsidRDefault="0075485B" w:rsidP="00CD3B48">
      <w:pPr>
        <w:rPr>
          <w:lang w:val="fi-FI"/>
        </w:rPr>
      </w:pPr>
      <w:r>
        <w:rPr>
          <w:lang w:val="is-IS"/>
        </w:rPr>
        <w:t>(</w:t>
      </w:r>
      <w:r w:rsidR="005A0D50">
        <w:rPr>
          <w:lang w:val="is-IS"/>
        </w:rPr>
        <w:t xml:space="preserve">7) </w:t>
      </w:r>
      <w:r w:rsidR="00CD3B48" w:rsidRPr="00061B9D">
        <w:rPr>
          <w:i/>
          <w:lang w:val="fi-FI"/>
        </w:rPr>
        <w:t>Jompikumpi</w:t>
      </w:r>
      <w:r w:rsidR="00CD3B48" w:rsidRPr="00061B9D">
        <w:rPr>
          <w:lang w:val="fi-FI"/>
        </w:rPr>
        <w:t xml:space="preserve"> jääpi kothiin, sie eli mie.</w:t>
      </w:r>
    </w:p>
    <w:p w14:paraId="7F83DEB7" w14:textId="37A30FA6" w:rsidR="005A0D50" w:rsidRDefault="0075485B" w:rsidP="00CD3B48">
      <w:pPr>
        <w:rPr>
          <w:lang w:val="fi-FI"/>
        </w:rPr>
      </w:pPr>
      <w:r>
        <w:rPr>
          <w:lang w:val="fi-FI"/>
        </w:rPr>
        <w:t>(</w:t>
      </w:r>
      <w:r w:rsidR="005A0D50">
        <w:rPr>
          <w:lang w:val="fi-FI"/>
        </w:rPr>
        <w:t xml:space="preserve">8) </w:t>
      </w:r>
      <w:r w:rsidR="00CD3B48" w:rsidRPr="00061B9D">
        <w:rPr>
          <w:lang w:val="fi-FI"/>
        </w:rPr>
        <w:t>Sie häävyt myy</w:t>
      </w:r>
      <w:r w:rsidR="00CD3B48" w:rsidRPr="00061B9D">
        <w:rPr>
          <w:lang w:val="en-US"/>
        </w:rPr>
        <w:t>đ</w:t>
      </w:r>
      <w:r w:rsidR="00CD3B48" w:rsidRPr="00061B9D">
        <w:rPr>
          <w:lang w:val="fi-FI"/>
        </w:rPr>
        <w:t xml:space="preserve">ä niistä </w:t>
      </w:r>
      <w:r w:rsidR="00CD3B48" w:rsidRPr="00061B9D">
        <w:rPr>
          <w:i/>
          <w:lang w:val="fi-FI"/>
        </w:rPr>
        <w:t>jommankumman</w:t>
      </w:r>
      <w:r w:rsidR="00CD3B48" w:rsidRPr="00061B9D">
        <w:rPr>
          <w:lang w:val="fi-FI"/>
        </w:rPr>
        <w:t>.</w:t>
      </w:r>
    </w:p>
    <w:p w14:paraId="471EA712" w14:textId="376D99CE" w:rsidR="00CD3B48" w:rsidRPr="005A0D50" w:rsidRDefault="0075485B" w:rsidP="00CD3B48">
      <w:pPr>
        <w:rPr>
          <w:i/>
          <w:lang w:val="fi-FI"/>
        </w:rPr>
      </w:pPr>
      <w:r>
        <w:rPr>
          <w:lang w:val="fi-FI"/>
        </w:rPr>
        <w:t>(</w:t>
      </w:r>
      <w:r w:rsidR="005A0D50" w:rsidRPr="00D153DD">
        <w:rPr>
          <w:lang w:val="fi-FI"/>
        </w:rPr>
        <w:t>9</w:t>
      </w:r>
      <w:r w:rsidRPr="0075485B">
        <w:rPr>
          <w:lang w:val="fi-FI"/>
        </w:rPr>
        <w:t>)</w:t>
      </w:r>
      <w:r w:rsidR="005A0D50">
        <w:rPr>
          <w:i/>
          <w:lang w:val="fi-FI"/>
        </w:rPr>
        <w:t xml:space="preserve"> </w:t>
      </w:r>
      <w:r w:rsidR="00CD3B48" w:rsidRPr="00061B9D">
        <w:rPr>
          <w:i/>
          <w:lang w:val="fi-FI"/>
        </w:rPr>
        <w:t>Jomppaakumppaa</w:t>
      </w:r>
      <w:r w:rsidR="00CD3B48" w:rsidRPr="00061B9D">
        <w:rPr>
          <w:lang w:val="fi-FI"/>
        </w:rPr>
        <w:t xml:space="preserve"> ihminen rakastaa, Jumalaa eli mammonaa.</w:t>
      </w:r>
    </w:p>
    <w:p w14:paraId="433198DD" w14:textId="77777777" w:rsidR="00F904D4" w:rsidRDefault="00D8435A" w:rsidP="00CD3B48">
      <w:pPr>
        <w:rPr>
          <w:lang w:val="fi-FI"/>
        </w:rPr>
      </w:pPr>
      <w:r>
        <w:rPr>
          <w:lang w:val="fi-FI"/>
        </w:rPr>
        <w:t>Pronomeni</w:t>
      </w:r>
      <w:r w:rsidR="00CD3B48" w:rsidRPr="009E5CA1">
        <w:rPr>
          <w:lang w:val="fi-FI"/>
        </w:rPr>
        <w:t xml:space="preserve"> </w:t>
      </w:r>
      <w:r w:rsidR="00CD3B48" w:rsidRPr="009E5CA1">
        <w:rPr>
          <w:i/>
          <w:lang w:val="fi-FI"/>
        </w:rPr>
        <w:t>jompikumpi</w:t>
      </w:r>
      <w:r w:rsidR="00CD3B48" w:rsidRPr="009E5CA1">
        <w:rPr>
          <w:lang w:val="fi-FI"/>
        </w:rPr>
        <w:t xml:space="preserve"> oon siinä </w:t>
      </w:r>
      <w:r w:rsidR="00CD3B48">
        <w:rPr>
          <w:lang w:val="fi-FI"/>
        </w:rPr>
        <w:t>omituinen</w:t>
      </w:r>
      <w:r w:rsidR="00CD3B48" w:rsidRPr="009E5CA1">
        <w:rPr>
          <w:lang w:val="fi-FI"/>
        </w:rPr>
        <w:t>, ette sen oon oikkeestansa pantu yhtheen kah</w:t>
      </w:r>
      <w:r w:rsidR="00CD3B48" w:rsidRPr="009E5CA1">
        <w:rPr>
          <w:lang w:val="en-US"/>
        </w:rPr>
        <w:t>đ</w:t>
      </w:r>
      <w:r w:rsidR="00CD3B48" w:rsidRPr="009E5CA1">
        <w:rPr>
          <w:lang w:val="fi-FI"/>
        </w:rPr>
        <w:t>esta pronomen</w:t>
      </w:r>
      <w:r w:rsidR="00CD3B48">
        <w:rPr>
          <w:lang w:val="fi-FI"/>
        </w:rPr>
        <w:t xml:space="preserve">ista, näjet </w:t>
      </w:r>
      <w:r w:rsidR="00080CE6">
        <w:rPr>
          <w:lang w:val="fi-FI"/>
        </w:rPr>
        <w:t>pronomenii</w:t>
      </w:r>
      <w:r w:rsidR="00CD3B48" w:rsidRPr="009E5CA1">
        <w:rPr>
          <w:lang w:val="fi-FI"/>
        </w:rPr>
        <w:t xml:space="preserve">sta </w:t>
      </w:r>
      <w:r w:rsidR="00CD3B48" w:rsidRPr="009E5CA1">
        <w:rPr>
          <w:i/>
          <w:lang w:val="fi-FI"/>
        </w:rPr>
        <w:t>jompi</w:t>
      </w:r>
      <w:r w:rsidR="00CD3B48" w:rsidRPr="009E5CA1">
        <w:rPr>
          <w:lang w:val="fi-FI"/>
        </w:rPr>
        <w:t xml:space="preserve"> ja </w:t>
      </w:r>
      <w:r w:rsidR="00CD3B48" w:rsidRPr="009E5CA1">
        <w:rPr>
          <w:i/>
          <w:lang w:val="fi-FI"/>
        </w:rPr>
        <w:t>kumpi</w:t>
      </w:r>
      <w:r w:rsidR="00CD3B48" w:rsidRPr="009E5CA1">
        <w:rPr>
          <w:lang w:val="fi-FI"/>
        </w:rPr>
        <w:t xml:space="preserve">. Sillä siinä </w:t>
      </w:r>
      <w:r w:rsidR="00500252">
        <w:rPr>
          <w:lang w:val="fi-FI"/>
        </w:rPr>
        <w:t>taivutethaan molemat osat</w:t>
      </w:r>
      <w:r w:rsidR="00F904D4">
        <w:rPr>
          <w:lang w:val="fi-FI"/>
        </w:rPr>
        <w:t>.</w:t>
      </w:r>
    </w:p>
    <w:p w14:paraId="4DBAA5DF" w14:textId="3DF6E164" w:rsidR="00CD3B48" w:rsidRPr="00D8435A" w:rsidRDefault="00CD3B48" w:rsidP="00B24083">
      <w:pPr>
        <w:pStyle w:val="Undertittel"/>
      </w:pPr>
      <w:bookmarkStart w:id="1880" w:name="_Toc196216726"/>
      <w:bookmarkStart w:id="1881" w:name="_Toc241129345"/>
      <w:bookmarkStart w:id="1882" w:name="_Toc311273928"/>
      <w:r>
        <w:t>Tabeli</w:t>
      </w:r>
      <w:r w:rsidR="008E2D32">
        <w:t xml:space="preserve"> 44</w:t>
      </w:r>
      <w:r>
        <w:t>:</w:t>
      </w:r>
      <w:r w:rsidR="00D8435A">
        <w:t xml:space="preserve"> Pronomenniitten</w:t>
      </w:r>
      <w:r>
        <w:t xml:space="preserve"> </w:t>
      </w:r>
      <w:r w:rsidR="00CB40EA">
        <w:rPr>
          <w:i/>
        </w:rPr>
        <w:t>joku</w:t>
      </w:r>
      <w:r w:rsidR="00D8435A">
        <w:t xml:space="preserve"> ja</w:t>
      </w:r>
      <w:r w:rsidR="00CB40EA">
        <w:t xml:space="preserve"> </w:t>
      </w:r>
      <w:r w:rsidRPr="00603F24">
        <w:rPr>
          <w:i/>
        </w:rPr>
        <w:t>jompikumpi</w:t>
      </w:r>
      <w:bookmarkEnd w:id="1880"/>
      <w:bookmarkEnd w:id="1881"/>
      <w:r w:rsidR="00D8435A">
        <w:rPr>
          <w:i/>
        </w:rPr>
        <w:t xml:space="preserve"> </w:t>
      </w:r>
      <w:r w:rsidR="00D8435A">
        <w:t>taivutus</w:t>
      </w:r>
      <w:bookmarkEnd w:id="1882"/>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45"/>
        <w:gridCol w:w="1224"/>
        <w:gridCol w:w="1112"/>
        <w:gridCol w:w="2403"/>
        <w:gridCol w:w="2464"/>
      </w:tblGrid>
      <w:tr w:rsidR="00CB40EA" w:rsidRPr="00D8435A" w14:paraId="5B3E4B25" w14:textId="77777777" w:rsidTr="00CB40EA">
        <w:tc>
          <w:tcPr>
            <w:tcW w:w="1591" w:type="dxa"/>
            <w:tcBorders>
              <w:bottom w:val="single" w:sz="4" w:space="0" w:color="000000"/>
            </w:tcBorders>
          </w:tcPr>
          <w:p w14:paraId="0C7A4870" w14:textId="77777777" w:rsidR="00CB40EA" w:rsidRPr="00D8435A" w:rsidRDefault="00CB40EA" w:rsidP="004F2387">
            <w:pPr>
              <w:spacing w:before="20" w:after="20"/>
              <w:rPr>
                <w:lang w:val="fi-FI"/>
              </w:rPr>
            </w:pPr>
            <w:r w:rsidRPr="00D8435A">
              <w:rPr>
                <w:lang w:val="fi-FI"/>
              </w:rPr>
              <w:t>Kaasus</w:t>
            </w:r>
          </w:p>
        </w:tc>
        <w:tc>
          <w:tcPr>
            <w:tcW w:w="1230" w:type="dxa"/>
            <w:tcBorders>
              <w:bottom w:val="single" w:sz="4" w:space="0" w:color="000000"/>
            </w:tcBorders>
          </w:tcPr>
          <w:p w14:paraId="69CB13AF" w14:textId="456CCFA4" w:rsidR="00CB40EA" w:rsidRPr="00D8435A" w:rsidRDefault="00CB40EA" w:rsidP="004F2387">
            <w:pPr>
              <w:spacing w:before="20" w:after="20"/>
              <w:rPr>
                <w:lang w:val="fi-FI"/>
              </w:rPr>
            </w:pPr>
            <w:r w:rsidRPr="00D8435A">
              <w:rPr>
                <w:lang w:val="fi-FI"/>
              </w:rPr>
              <w:t>Singulaari</w:t>
            </w:r>
          </w:p>
        </w:tc>
        <w:tc>
          <w:tcPr>
            <w:tcW w:w="1138" w:type="dxa"/>
            <w:tcBorders>
              <w:bottom w:val="single" w:sz="4" w:space="0" w:color="000000"/>
            </w:tcBorders>
          </w:tcPr>
          <w:p w14:paraId="2EBF0F05" w14:textId="7A66A6DC" w:rsidR="00CB40EA" w:rsidRPr="00D8435A" w:rsidRDefault="00CB40EA" w:rsidP="004F2387">
            <w:pPr>
              <w:spacing w:before="20" w:after="20"/>
              <w:rPr>
                <w:lang w:val="fi-FI"/>
              </w:rPr>
            </w:pPr>
            <w:r w:rsidRPr="00D8435A">
              <w:rPr>
                <w:lang w:val="fi-FI"/>
              </w:rPr>
              <w:t>Pluraali</w:t>
            </w:r>
          </w:p>
        </w:tc>
        <w:tc>
          <w:tcPr>
            <w:tcW w:w="2287" w:type="dxa"/>
            <w:tcBorders>
              <w:bottom w:val="single" w:sz="4" w:space="0" w:color="000000"/>
            </w:tcBorders>
          </w:tcPr>
          <w:p w14:paraId="4A399DCB" w14:textId="0AAC3381" w:rsidR="00CB40EA" w:rsidRPr="00D8435A" w:rsidRDefault="00CB40EA" w:rsidP="004F2387">
            <w:pPr>
              <w:spacing w:before="20" w:after="20"/>
              <w:rPr>
                <w:lang w:val="fi-FI"/>
              </w:rPr>
            </w:pPr>
            <w:r w:rsidRPr="00D8435A">
              <w:rPr>
                <w:lang w:val="fi-FI"/>
              </w:rPr>
              <w:t>Singulaari</w:t>
            </w:r>
          </w:p>
        </w:tc>
        <w:tc>
          <w:tcPr>
            <w:tcW w:w="2502" w:type="dxa"/>
            <w:tcBorders>
              <w:bottom w:val="single" w:sz="4" w:space="0" w:color="000000"/>
            </w:tcBorders>
          </w:tcPr>
          <w:p w14:paraId="1F675BED" w14:textId="77777777" w:rsidR="00CB40EA" w:rsidRPr="00D8435A" w:rsidRDefault="00CB40EA" w:rsidP="004F2387">
            <w:pPr>
              <w:spacing w:before="20" w:after="20"/>
              <w:rPr>
                <w:lang w:val="fi-FI"/>
              </w:rPr>
            </w:pPr>
            <w:r w:rsidRPr="00D8435A">
              <w:rPr>
                <w:lang w:val="fi-FI"/>
              </w:rPr>
              <w:t>Pluraali</w:t>
            </w:r>
          </w:p>
        </w:tc>
      </w:tr>
      <w:tr w:rsidR="00CB40EA" w:rsidRPr="00C968D1" w14:paraId="24CA22F6" w14:textId="77777777" w:rsidTr="00CB40EA">
        <w:tc>
          <w:tcPr>
            <w:tcW w:w="1591" w:type="dxa"/>
            <w:tcBorders>
              <w:bottom w:val="nil"/>
            </w:tcBorders>
          </w:tcPr>
          <w:p w14:paraId="7FD59F2F" w14:textId="77777777" w:rsidR="00CB40EA" w:rsidRPr="009B76C7" w:rsidRDefault="00CB40EA" w:rsidP="004F2387">
            <w:pPr>
              <w:spacing w:before="20" w:after="20"/>
              <w:rPr>
                <w:lang w:val="fi-FI"/>
              </w:rPr>
            </w:pPr>
            <w:r w:rsidRPr="009B76C7">
              <w:rPr>
                <w:lang w:val="fi-FI"/>
              </w:rPr>
              <w:t>Nominatiivi</w:t>
            </w:r>
          </w:p>
        </w:tc>
        <w:tc>
          <w:tcPr>
            <w:tcW w:w="1230" w:type="dxa"/>
            <w:tcBorders>
              <w:bottom w:val="nil"/>
            </w:tcBorders>
          </w:tcPr>
          <w:p w14:paraId="65612C08" w14:textId="4F1C2F6C" w:rsidR="00CB40EA" w:rsidRPr="009B76C7" w:rsidRDefault="00CB40EA" w:rsidP="004F2387">
            <w:pPr>
              <w:spacing w:before="20" w:after="20"/>
              <w:rPr>
                <w:lang w:val="fi-FI"/>
              </w:rPr>
            </w:pPr>
            <w:r w:rsidRPr="00394427">
              <w:rPr>
                <w:lang w:val="fi-FI"/>
              </w:rPr>
              <w:t>joku</w:t>
            </w:r>
          </w:p>
        </w:tc>
        <w:tc>
          <w:tcPr>
            <w:tcW w:w="1138" w:type="dxa"/>
            <w:tcBorders>
              <w:bottom w:val="nil"/>
            </w:tcBorders>
          </w:tcPr>
          <w:p w14:paraId="5BE3176E" w14:textId="0754127D" w:rsidR="00CB40EA" w:rsidRPr="009B76C7" w:rsidRDefault="00CB40EA" w:rsidP="004F2387">
            <w:pPr>
              <w:spacing w:before="20" w:after="20"/>
              <w:rPr>
                <w:lang w:val="fi-FI"/>
              </w:rPr>
            </w:pPr>
            <w:r w:rsidRPr="00394427">
              <w:rPr>
                <w:lang w:val="fi-FI"/>
              </w:rPr>
              <w:t>jokku ~ jotku</w:t>
            </w:r>
          </w:p>
        </w:tc>
        <w:tc>
          <w:tcPr>
            <w:tcW w:w="2287" w:type="dxa"/>
            <w:tcBorders>
              <w:bottom w:val="nil"/>
            </w:tcBorders>
          </w:tcPr>
          <w:p w14:paraId="4148B89F" w14:textId="568FECC0" w:rsidR="00CB40EA" w:rsidRPr="009B76C7" w:rsidRDefault="00CB40EA" w:rsidP="004F2387">
            <w:pPr>
              <w:spacing w:before="20" w:after="20"/>
              <w:rPr>
                <w:lang w:val="fi-FI"/>
              </w:rPr>
            </w:pPr>
            <w:r w:rsidRPr="009B76C7">
              <w:rPr>
                <w:lang w:val="fi-FI"/>
              </w:rPr>
              <w:t>jompikumpi</w:t>
            </w:r>
          </w:p>
        </w:tc>
        <w:tc>
          <w:tcPr>
            <w:tcW w:w="2502" w:type="dxa"/>
            <w:tcBorders>
              <w:bottom w:val="nil"/>
            </w:tcBorders>
          </w:tcPr>
          <w:p w14:paraId="1DDF90FE" w14:textId="77777777" w:rsidR="00CB40EA" w:rsidRPr="009B76C7" w:rsidRDefault="00CB40EA" w:rsidP="004F2387">
            <w:pPr>
              <w:spacing w:before="20" w:after="20"/>
              <w:rPr>
                <w:lang w:val="fi-FI"/>
              </w:rPr>
            </w:pPr>
            <w:r w:rsidRPr="009B76C7">
              <w:rPr>
                <w:lang w:val="fi-FI"/>
              </w:rPr>
              <w:t>jommatkummat</w:t>
            </w:r>
          </w:p>
        </w:tc>
      </w:tr>
      <w:tr w:rsidR="00CB40EA" w:rsidRPr="00C968D1" w14:paraId="10CB765B" w14:textId="77777777" w:rsidTr="00CB40EA">
        <w:tc>
          <w:tcPr>
            <w:tcW w:w="1591" w:type="dxa"/>
            <w:tcBorders>
              <w:top w:val="nil"/>
              <w:bottom w:val="nil"/>
            </w:tcBorders>
          </w:tcPr>
          <w:p w14:paraId="79AC042A" w14:textId="6EB74BA1" w:rsidR="00CB40EA" w:rsidRPr="009B76C7" w:rsidRDefault="00A27713" w:rsidP="004F2387">
            <w:pPr>
              <w:spacing w:before="20" w:after="20"/>
              <w:rPr>
                <w:lang w:val="fi-FI"/>
              </w:rPr>
            </w:pPr>
            <w:r>
              <w:rPr>
                <w:lang w:val="fi-FI"/>
              </w:rPr>
              <w:t>Genitiiv</w:t>
            </w:r>
            <w:r w:rsidR="00CB40EA" w:rsidRPr="009B76C7">
              <w:rPr>
                <w:lang w:val="fi-FI"/>
              </w:rPr>
              <w:t>i</w:t>
            </w:r>
          </w:p>
        </w:tc>
        <w:tc>
          <w:tcPr>
            <w:tcW w:w="1230" w:type="dxa"/>
            <w:tcBorders>
              <w:top w:val="nil"/>
              <w:bottom w:val="nil"/>
            </w:tcBorders>
          </w:tcPr>
          <w:p w14:paraId="47F58069" w14:textId="3F55E721" w:rsidR="00CB40EA" w:rsidRPr="009B76C7" w:rsidRDefault="00CB40EA" w:rsidP="004F2387">
            <w:pPr>
              <w:spacing w:before="20" w:after="20"/>
              <w:rPr>
                <w:lang w:val="fi-FI"/>
              </w:rPr>
            </w:pPr>
            <w:r w:rsidRPr="00394427">
              <w:rPr>
                <w:lang w:val="fi-FI"/>
              </w:rPr>
              <w:t>jonku ~ jonkun</w:t>
            </w:r>
          </w:p>
        </w:tc>
        <w:tc>
          <w:tcPr>
            <w:tcW w:w="1138" w:type="dxa"/>
            <w:tcBorders>
              <w:top w:val="nil"/>
              <w:bottom w:val="nil"/>
            </w:tcBorders>
          </w:tcPr>
          <w:p w14:paraId="304C0713" w14:textId="5D90ACC9" w:rsidR="00CB40EA" w:rsidRPr="009B76C7" w:rsidRDefault="00CB40EA" w:rsidP="004F2387">
            <w:pPr>
              <w:spacing w:before="20" w:after="20"/>
              <w:rPr>
                <w:lang w:val="fi-FI"/>
              </w:rPr>
            </w:pPr>
            <w:r w:rsidRPr="00394427">
              <w:rPr>
                <w:lang w:val="fi-FI"/>
              </w:rPr>
              <w:t>joittenki</w:t>
            </w:r>
          </w:p>
        </w:tc>
        <w:tc>
          <w:tcPr>
            <w:tcW w:w="2287" w:type="dxa"/>
            <w:tcBorders>
              <w:top w:val="nil"/>
              <w:bottom w:val="nil"/>
            </w:tcBorders>
          </w:tcPr>
          <w:p w14:paraId="5728C66D" w14:textId="0A410C34" w:rsidR="00CB40EA" w:rsidRPr="009B76C7" w:rsidRDefault="00CB40EA" w:rsidP="004F2387">
            <w:pPr>
              <w:spacing w:before="20" w:after="20"/>
              <w:rPr>
                <w:lang w:val="fi-FI"/>
              </w:rPr>
            </w:pPr>
            <w:r w:rsidRPr="009B76C7">
              <w:rPr>
                <w:lang w:val="fi-FI"/>
              </w:rPr>
              <w:t>jommankumman</w:t>
            </w:r>
          </w:p>
        </w:tc>
        <w:tc>
          <w:tcPr>
            <w:tcW w:w="2502" w:type="dxa"/>
            <w:tcBorders>
              <w:top w:val="nil"/>
              <w:bottom w:val="nil"/>
            </w:tcBorders>
          </w:tcPr>
          <w:p w14:paraId="52513783" w14:textId="77777777" w:rsidR="00CB40EA" w:rsidRPr="009B76C7" w:rsidRDefault="00CB40EA" w:rsidP="004F2387">
            <w:pPr>
              <w:spacing w:before="20" w:after="20"/>
              <w:rPr>
                <w:lang w:val="fi-FI"/>
              </w:rPr>
            </w:pPr>
            <w:r w:rsidRPr="009B76C7">
              <w:rPr>
                <w:lang w:val="fi-FI"/>
              </w:rPr>
              <w:t>jomppiinkumppiin ~ jommittenkummitten</w:t>
            </w:r>
          </w:p>
        </w:tc>
      </w:tr>
      <w:tr w:rsidR="00CB40EA" w:rsidRPr="00C968D1" w14:paraId="01356923" w14:textId="77777777" w:rsidTr="00CB40EA">
        <w:tc>
          <w:tcPr>
            <w:tcW w:w="1591" w:type="dxa"/>
            <w:tcBorders>
              <w:top w:val="nil"/>
              <w:bottom w:val="nil"/>
            </w:tcBorders>
          </w:tcPr>
          <w:p w14:paraId="68884BC3" w14:textId="77777777" w:rsidR="00CB40EA" w:rsidRPr="009B76C7" w:rsidRDefault="00CB40EA" w:rsidP="004F2387">
            <w:pPr>
              <w:spacing w:before="20" w:after="20"/>
              <w:rPr>
                <w:lang w:val="fi-FI"/>
              </w:rPr>
            </w:pPr>
            <w:r w:rsidRPr="009B76C7">
              <w:rPr>
                <w:lang w:val="fi-FI"/>
              </w:rPr>
              <w:t>Partitiivi</w:t>
            </w:r>
          </w:p>
        </w:tc>
        <w:tc>
          <w:tcPr>
            <w:tcW w:w="1230" w:type="dxa"/>
            <w:tcBorders>
              <w:top w:val="nil"/>
              <w:bottom w:val="nil"/>
            </w:tcBorders>
          </w:tcPr>
          <w:p w14:paraId="08148B7F" w14:textId="12418605" w:rsidR="00CB40EA" w:rsidRPr="009B76C7" w:rsidRDefault="00CB40EA" w:rsidP="004F2387">
            <w:pPr>
              <w:spacing w:before="20" w:after="20"/>
              <w:rPr>
                <w:lang w:val="fi-FI"/>
              </w:rPr>
            </w:pPr>
            <w:r w:rsidRPr="00394427">
              <w:rPr>
                <w:lang w:val="fi-FI"/>
              </w:rPr>
              <w:t>jotaki</w:t>
            </w:r>
          </w:p>
        </w:tc>
        <w:tc>
          <w:tcPr>
            <w:tcW w:w="1138" w:type="dxa"/>
            <w:tcBorders>
              <w:top w:val="nil"/>
              <w:bottom w:val="nil"/>
            </w:tcBorders>
          </w:tcPr>
          <w:p w14:paraId="17383153" w14:textId="76BF2FFA" w:rsidR="00CB40EA" w:rsidRPr="009B76C7" w:rsidRDefault="00CB40EA" w:rsidP="004F2387">
            <w:pPr>
              <w:spacing w:before="20" w:after="20"/>
              <w:rPr>
                <w:lang w:val="fi-FI"/>
              </w:rPr>
            </w:pPr>
            <w:r w:rsidRPr="00394427">
              <w:rPr>
                <w:lang w:val="fi-FI"/>
              </w:rPr>
              <w:t>joitaki</w:t>
            </w:r>
          </w:p>
        </w:tc>
        <w:tc>
          <w:tcPr>
            <w:tcW w:w="2287" w:type="dxa"/>
            <w:tcBorders>
              <w:top w:val="nil"/>
              <w:bottom w:val="nil"/>
            </w:tcBorders>
          </w:tcPr>
          <w:p w14:paraId="4FCF555A" w14:textId="273218DC" w:rsidR="00CB40EA" w:rsidRPr="009B76C7" w:rsidRDefault="00CB40EA" w:rsidP="004F2387">
            <w:pPr>
              <w:spacing w:before="20" w:after="20"/>
              <w:rPr>
                <w:lang w:val="fi-FI"/>
              </w:rPr>
            </w:pPr>
            <w:r w:rsidRPr="009B76C7">
              <w:rPr>
                <w:lang w:val="fi-FI"/>
              </w:rPr>
              <w:t>jomp</w:t>
            </w:r>
            <w:r w:rsidR="004766BE">
              <w:rPr>
                <w:lang w:val="fi-FI"/>
              </w:rPr>
              <w:t>(</w:t>
            </w:r>
            <w:r w:rsidRPr="009B76C7">
              <w:rPr>
                <w:lang w:val="fi-FI"/>
              </w:rPr>
              <w:t>p</w:t>
            </w:r>
            <w:r w:rsidR="004766BE">
              <w:rPr>
                <w:lang w:val="fi-FI"/>
              </w:rPr>
              <w:t>)</w:t>
            </w:r>
            <w:r w:rsidRPr="009B76C7">
              <w:rPr>
                <w:lang w:val="fi-FI"/>
              </w:rPr>
              <w:t>aakump</w:t>
            </w:r>
            <w:r w:rsidR="0075485B">
              <w:rPr>
                <w:lang w:val="fi-FI"/>
              </w:rPr>
              <w:t>(</w:t>
            </w:r>
            <w:r w:rsidRPr="009B76C7">
              <w:rPr>
                <w:lang w:val="fi-FI"/>
              </w:rPr>
              <w:t>p</w:t>
            </w:r>
            <w:r>
              <w:rPr>
                <w:lang w:val="fi-FI"/>
              </w:rPr>
              <w:t>)</w:t>
            </w:r>
            <w:r w:rsidRPr="009B76C7">
              <w:rPr>
                <w:lang w:val="fi-FI"/>
              </w:rPr>
              <w:t xml:space="preserve">aa </w:t>
            </w:r>
          </w:p>
        </w:tc>
        <w:tc>
          <w:tcPr>
            <w:tcW w:w="2502" w:type="dxa"/>
            <w:tcBorders>
              <w:top w:val="nil"/>
              <w:bottom w:val="nil"/>
            </w:tcBorders>
          </w:tcPr>
          <w:p w14:paraId="600A2B8B" w14:textId="77777777" w:rsidR="00CB40EA" w:rsidRPr="009B76C7" w:rsidRDefault="00CB40EA" w:rsidP="004F2387">
            <w:pPr>
              <w:spacing w:before="20" w:after="20"/>
              <w:rPr>
                <w:lang w:val="fi-FI"/>
              </w:rPr>
            </w:pPr>
            <w:r w:rsidRPr="009B76C7">
              <w:rPr>
                <w:lang w:val="fi-FI"/>
              </w:rPr>
              <w:t>jomppiikumppii ~ jompiakumpia</w:t>
            </w:r>
          </w:p>
        </w:tc>
      </w:tr>
      <w:tr w:rsidR="00CB40EA" w:rsidRPr="00C968D1" w14:paraId="1188D5E5" w14:textId="77777777" w:rsidTr="00CB40EA">
        <w:tc>
          <w:tcPr>
            <w:tcW w:w="1591" w:type="dxa"/>
            <w:tcBorders>
              <w:top w:val="nil"/>
              <w:bottom w:val="nil"/>
            </w:tcBorders>
          </w:tcPr>
          <w:p w14:paraId="790F1DEE" w14:textId="77777777" w:rsidR="00CB40EA" w:rsidRPr="009B76C7" w:rsidRDefault="00CB40EA" w:rsidP="004F2387">
            <w:pPr>
              <w:spacing w:before="20" w:after="20"/>
              <w:rPr>
                <w:lang w:val="fi-FI"/>
              </w:rPr>
            </w:pPr>
            <w:r w:rsidRPr="009B76C7">
              <w:rPr>
                <w:lang w:val="fi-FI"/>
              </w:rPr>
              <w:t>Essiivi</w:t>
            </w:r>
          </w:p>
        </w:tc>
        <w:tc>
          <w:tcPr>
            <w:tcW w:w="1230" w:type="dxa"/>
            <w:tcBorders>
              <w:top w:val="nil"/>
              <w:bottom w:val="nil"/>
            </w:tcBorders>
          </w:tcPr>
          <w:p w14:paraId="764830B3" w14:textId="1FA07293" w:rsidR="00CB40EA" w:rsidRPr="009B76C7" w:rsidRDefault="00CB40EA" w:rsidP="004F2387">
            <w:pPr>
              <w:spacing w:before="20" w:after="20"/>
              <w:rPr>
                <w:lang w:val="fi-FI"/>
              </w:rPr>
            </w:pPr>
            <w:r w:rsidRPr="00394427">
              <w:rPr>
                <w:lang w:val="fi-FI"/>
              </w:rPr>
              <w:t>jonaki</w:t>
            </w:r>
          </w:p>
        </w:tc>
        <w:tc>
          <w:tcPr>
            <w:tcW w:w="1138" w:type="dxa"/>
            <w:tcBorders>
              <w:top w:val="nil"/>
              <w:bottom w:val="nil"/>
            </w:tcBorders>
          </w:tcPr>
          <w:p w14:paraId="4A812F86" w14:textId="6958227A" w:rsidR="00CB40EA" w:rsidRPr="009B76C7" w:rsidRDefault="00CB40EA" w:rsidP="004F2387">
            <w:pPr>
              <w:spacing w:before="20" w:after="20"/>
              <w:rPr>
                <w:lang w:val="fi-FI"/>
              </w:rPr>
            </w:pPr>
            <w:r w:rsidRPr="00394427">
              <w:rPr>
                <w:lang w:val="fi-FI"/>
              </w:rPr>
              <w:t>joinaki</w:t>
            </w:r>
          </w:p>
        </w:tc>
        <w:tc>
          <w:tcPr>
            <w:tcW w:w="2287" w:type="dxa"/>
            <w:tcBorders>
              <w:top w:val="nil"/>
              <w:bottom w:val="nil"/>
            </w:tcBorders>
          </w:tcPr>
          <w:p w14:paraId="53FC38D5" w14:textId="3157703D" w:rsidR="00CB40EA" w:rsidRPr="009B76C7" w:rsidRDefault="00CB40EA" w:rsidP="004F2387">
            <w:pPr>
              <w:spacing w:before="20" w:after="20"/>
              <w:rPr>
                <w:lang w:val="fi-FI"/>
              </w:rPr>
            </w:pPr>
            <w:r w:rsidRPr="009B76C7">
              <w:rPr>
                <w:lang w:val="fi-FI"/>
              </w:rPr>
              <w:t>jompanakumpana</w:t>
            </w:r>
          </w:p>
        </w:tc>
        <w:tc>
          <w:tcPr>
            <w:tcW w:w="2502" w:type="dxa"/>
            <w:tcBorders>
              <w:top w:val="nil"/>
              <w:bottom w:val="nil"/>
            </w:tcBorders>
          </w:tcPr>
          <w:p w14:paraId="0E1D350C" w14:textId="77777777" w:rsidR="00CB40EA" w:rsidRPr="009B76C7" w:rsidRDefault="00CB40EA" w:rsidP="004F2387">
            <w:pPr>
              <w:spacing w:before="20" w:after="20"/>
              <w:rPr>
                <w:lang w:val="fi-FI"/>
              </w:rPr>
            </w:pPr>
            <w:r w:rsidRPr="009B76C7">
              <w:rPr>
                <w:lang w:val="fi-FI"/>
              </w:rPr>
              <w:t>jompinakumpina</w:t>
            </w:r>
          </w:p>
        </w:tc>
      </w:tr>
      <w:tr w:rsidR="00CB40EA" w:rsidRPr="00C968D1" w14:paraId="52DC3E19" w14:textId="77777777" w:rsidTr="00CB40EA">
        <w:tc>
          <w:tcPr>
            <w:tcW w:w="1591" w:type="dxa"/>
            <w:tcBorders>
              <w:top w:val="nil"/>
              <w:bottom w:val="nil"/>
            </w:tcBorders>
          </w:tcPr>
          <w:p w14:paraId="49825F13" w14:textId="77777777" w:rsidR="00CB40EA" w:rsidRPr="009B76C7" w:rsidRDefault="00CB40EA" w:rsidP="004F2387">
            <w:pPr>
              <w:spacing w:before="20" w:after="20"/>
              <w:rPr>
                <w:lang w:val="fi-FI"/>
              </w:rPr>
            </w:pPr>
            <w:r w:rsidRPr="009B76C7">
              <w:rPr>
                <w:lang w:val="fi-FI"/>
              </w:rPr>
              <w:t>Translatiivi</w:t>
            </w:r>
          </w:p>
        </w:tc>
        <w:tc>
          <w:tcPr>
            <w:tcW w:w="1230" w:type="dxa"/>
            <w:tcBorders>
              <w:top w:val="nil"/>
              <w:bottom w:val="nil"/>
            </w:tcBorders>
          </w:tcPr>
          <w:p w14:paraId="49A31BF4" w14:textId="752FA18C" w:rsidR="00CB40EA" w:rsidRPr="009B76C7" w:rsidRDefault="00CB40EA" w:rsidP="004F2387">
            <w:pPr>
              <w:spacing w:before="20" w:after="20"/>
              <w:rPr>
                <w:lang w:val="fi-FI"/>
              </w:rPr>
            </w:pPr>
            <w:r w:rsidRPr="00394427">
              <w:rPr>
                <w:lang w:val="fi-FI"/>
              </w:rPr>
              <w:t>joksiki</w:t>
            </w:r>
          </w:p>
        </w:tc>
        <w:tc>
          <w:tcPr>
            <w:tcW w:w="1138" w:type="dxa"/>
            <w:tcBorders>
              <w:top w:val="nil"/>
              <w:bottom w:val="nil"/>
            </w:tcBorders>
          </w:tcPr>
          <w:p w14:paraId="11743E6E" w14:textId="3F556208" w:rsidR="00CB40EA" w:rsidRPr="009B76C7" w:rsidRDefault="00CB40EA" w:rsidP="004F2387">
            <w:pPr>
              <w:spacing w:before="20" w:after="20"/>
              <w:rPr>
                <w:lang w:val="fi-FI"/>
              </w:rPr>
            </w:pPr>
            <w:r w:rsidRPr="00394427">
              <w:rPr>
                <w:lang w:val="fi-FI"/>
              </w:rPr>
              <w:t>joiksiki</w:t>
            </w:r>
          </w:p>
        </w:tc>
        <w:tc>
          <w:tcPr>
            <w:tcW w:w="2287" w:type="dxa"/>
            <w:tcBorders>
              <w:top w:val="nil"/>
              <w:bottom w:val="nil"/>
            </w:tcBorders>
          </w:tcPr>
          <w:p w14:paraId="29862E2D" w14:textId="3E2FDF51" w:rsidR="00CB40EA" w:rsidRPr="009B76C7" w:rsidRDefault="00CB40EA" w:rsidP="004F2387">
            <w:pPr>
              <w:spacing w:before="20" w:after="20"/>
              <w:rPr>
                <w:lang w:val="fi-FI"/>
              </w:rPr>
            </w:pPr>
            <w:r w:rsidRPr="009B76C7">
              <w:rPr>
                <w:lang w:val="fi-FI"/>
              </w:rPr>
              <w:t>jommaksikummaksi</w:t>
            </w:r>
          </w:p>
        </w:tc>
        <w:tc>
          <w:tcPr>
            <w:tcW w:w="2502" w:type="dxa"/>
            <w:tcBorders>
              <w:top w:val="nil"/>
              <w:bottom w:val="nil"/>
            </w:tcBorders>
          </w:tcPr>
          <w:p w14:paraId="1BA638C2" w14:textId="77777777" w:rsidR="00CB40EA" w:rsidRPr="009B76C7" w:rsidRDefault="00CB40EA" w:rsidP="004F2387">
            <w:pPr>
              <w:spacing w:before="20" w:after="20"/>
              <w:rPr>
                <w:lang w:val="fi-FI"/>
              </w:rPr>
            </w:pPr>
            <w:r w:rsidRPr="009B76C7">
              <w:rPr>
                <w:lang w:val="fi-FI"/>
              </w:rPr>
              <w:t>jommiksikummiksi</w:t>
            </w:r>
          </w:p>
        </w:tc>
      </w:tr>
      <w:tr w:rsidR="00CB40EA" w:rsidRPr="00C968D1" w14:paraId="0A1ED834" w14:textId="77777777" w:rsidTr="00CB40EA">
        <w:tc>
          <w:tcPr>
            <w:tcW w:w="1591" w:type="dxa"/>
            <w:tcBorders>
              <w:top w:val="nil"/>
              <w:bottom w:val="nil"/>
            </w:tcBorders>
          </w:tcPr>
          <w:p w14:paraId="664713D4" w14:textId="77777777" w:rsidR="00CB40EA" w:rsidRPr="009B76C7" w:rsidRDefault="00CB40EA" w:rsidP="004F2387">
            <w:pPr>
              <w:spacing w:before="20" w:after="20"/>
              <w:rPr>
                <w:lang w:val="fi-FI"/>
              </w:rPr>
            </w:pPr>
            <w:r w:rsidRPr="009B76C7">
              <w:rPr>
                <w:lang w:val="fi-FI"/>
              </w:rPr>
              <w:t>Inessiivi</w:t>
            </w:r>
          </w:p>
        </w:tc>
        <w:tc>
          <w:tcPr>
            <w:tcW w:w="1230" w:type="dxa"/>
            <w:tcBorders>
              <w:top w:val="nil"/>
              <w:bottom w:val="nil"/>
            </w:tcBorders>
          </w:tcPr>
          <w:p w14:paraId="1071CA3C" w14:textId="499EB595" w:rsidR="00CB40EA" w:rsidRPr="009B76C7" w:rsidRDefault="00CB40EA" w:rsidP="004F2387">
            <w:pPr>
              <w:spacing w:before="20" w:after="20"/>
              <w:rPr>
                <w:lang w:val="fi-FI"/>
              </w:rPr>
            </w:pPr>
            <w:r w:rsidRPr="00394427">
              <w:rPr>
                <w:lang w:val="fi-FI"/>
              </w:rPr>
              <w:t>jossaki</w:t>
            </w:r>
          </w:p>
        </w:tc>
        <w:tc>
          <w:tcPr>
            <w:tcW w:w="1138" w:type="dxa"/>
            <w:tcBorders>
              <w:top w:val="nil"/>
              <w:bottom w:val="nil"/>
            </w:tcBorders>
          </w:tcPr>
          <w:p w14:paraId="78682062" w14:textId="68A8E573" w:rsidR="00CB40EA" w:rsidRPr="009B76C7" w:rsidRDefault="00CB40EA" w:rsidP="004F2387">
            <w:pPr>
              <w:spacing w:before="20" w:after="20"/>
              <w:rPr>
                <w:lang w:val="fi-FI"/>
              </w:rPr>
            </w:pPr>
            <w:r w:rsidRPr="00394427">
              <w:rPr>
                <w:lang w:val="fi-FI"/>
              </w:rPr>
              <w:t>joissaki</w:t>
            </w:r>
          </w:p>
        </w:tc>
        <w:tc>
          <w:tcPr>
            <w:tcW w:w="2287" w:type="dxa"/>
            <w:tcBorders>
              <w:top w:val="nil"/>
              <w:bottom w:val="nil"/>
            </w:tcBorders>
          </w:tcPr>
          <w:p w14:paraId="4FD0A88C" w14:textId="7066B3E8" w:rsidR="00CB40EA" w:rsidRPr="009B76C7" w:rsidRDefault="00CB40EA" w:rsidP="004F2387">
            <w:pPr>
              <w:spacing w:before="20" w:after="20"/>
              <w:rPr>
                <w:lang w:val="fi-FI"/>
              </w:rPr>
            </w:pPr>
            <w:r w:rsidRPr="009B76C7">
              <w:rPr>
                <w:lang w:val="fi-FI"/>
              </w:rPr>
              <w:t>jommassakummassa</w:t>
            </w:r>
          </w:p>
        </w:tc>
        <w:tc>
          <w:tcPr>
            <w:tcW w:w="2502" w:type="dxa"/>
            <w:tcBorders>
              <w:top w:val="nil"/>
              <w:bottom w:val="nil"/>
            </w:tcBorders>
          </w:tcPr>
          <w:p w14:paraId="12DED85B" w14:textId="77777777" w:rsidR="00CB40EA" w:rsidRPr="009B76C7" w:rsidRDefault="00CB40EA" w:rsidP="004F2387">
            <w:pPr>
              <w:spacing w:before="20" w:after="20"/>
              <w:rPr>
                <w:lang w:val="fi-FI"/>
              </w:rPr>
            </w:pPr>
            <w:r w:rsidRPr="009B76C7">
              <w:rPr>
                <w:lang w:val="fi-FI"/>
              </w:rPr>
              <w:t>jommissakummissa</w:t>
            </w:r>
          </w:p>
        </w:tc>
      </w:tr>
      <w:tr w:rsidR="00CB40EA" w:rsidRPr="00C968D1" w14:paraId="0D409226" w14:textId="77777777" w:rsidTr="00CB40EA">
        <w:tc>
          <w:tcPr>
            <w:tcW w:w="1591" w:type="dxa"/>
            <w:tcBorders>
              <w:top w:val="nil"/>
              <w:bottom w:val="nil"/>
            </w:tcBorders>
          </w:tcPr>
          <w:p w14:paraId="5C58FEC2" w14:textId="77777777" w:rsidR="00CB40EA" w:rsidRPr="009B76C7" w:rsidRDefault="00CB40EA" w:rsidP="004F2387">
            <w:pPr>
              <w:spacing w:before="20" w:after="20"/>
              <w:rPr>
                <w:lang w:val="fi-FI"/>
              </w:rPr>
            </w:pPr>
            <w:r w:rsidRPr="009B76C7">
              <w:rPr>
                <w:lang w:val="fi-FI"/>
              </w:rPr>
              <w:t>Elatiivi</w:t>
            </w:r>
          </w:p>
        </w:tc>
        <w:tc>
          <w:tcPr>
            <w:tcW w:w="1230" w:type="dxa"/>
            <w:tcBorders>
              <w:top w:val="nil"/>
              <w:bottom w:val="nil"/>
            </w:tcBorders>
          </w:tcPr>
          <w:p w14:paraId="5722BFC6" w14:textId="32776231" w:rsidR="00CB40EA" w:rsidRPr="009B76C7" w:rsidRDefault="00CB40EA" w:rsidP="004F2387">
            <w:pPr>
              <w:spacing w:before="20" w:after="20"/>
              <w:rPr>
                <w:lang w:val="fi-FI"/>
              </w:rPr>
            </w:pPr>
            <w:r w:rsidRPr="00394427">
              <w:rPr>
                <w:lang w:val="fi-FI"/>
              </w:rPr>
              <w:t>jostaki</w:t>
            </w:r>
          </w:p>
        </w:tc>
        <w:tc>
          <w:tcPr>
            <w:tcW w:w="1138" w:type="dxa"/>
            <w:tcBorders>
              <w:top w:val="nil"/>
              <w:bottom w:val="nil"/>
            </w:tcBorders>
          </w:tcPr>
          <w:p w14:paraId="6B23FF52" w14:textId="28FEBD7B" w:rsidR="00CB40EA" w:rsidRPr="009B76C7" w:rsidRDefault="00CB40EA" w:rsidP="004F2387">
            <w:pPr>
              <w:spacing w:before="20" w:after="20"/>
              <w:rPr>
                <w:lang w:val="fi-FI"/>
              </w:rPr>
            </w:pPr>
            <w:r w:rsidRPr="00394427">
              <w:rPr>
                <w:lang w:val="fi-FI"/>
              </w:rPr>
              <w:t>joistaki</w:t>
            </w:r>
          </w:p>
        </w:tc>
        <w:tc>
          <w:tcPr>
            <w:tcW w:w="2287" w:type="dxa"/>
            <w:tcBorders>
              <w:top w:val="nil"/>
              <w:bottom w:val="nil"/>
            </w:tcBorders>
          </w:tcPr>
          <w:p w14:paraId="5D323756" w14:textId="7DB78C41" w:rsidR="00CB40EA" w:rsidRPr="009B76C7" w:rsidRDefault="00CB40EA" w:rsidP="004F2387">
            <w:pPr>
              <w:spacing w:before="20" w:after="20"/>
              <w:rPr>
                <w:lang w:val="fi-FI"/>
              </w:rPr>
            </w:pPr>
            <w:r w:rsidRPr="009B76C7">
              <w:rPr>
                <w:lang w:val="fi-FI"/>
              </w:rPr>
              <w:t>jommastakummasta</w:t>
            </w:r>
          </w:p>
        </w:tc>
        <w:tc>
          <w:tcPr>
            <w:tcW w:w="2502" w:type="dxa"/>
            <w:tcBorders>
              <w:top w:val="nil"/>
              <w:bottom w:val="nil"/>
            </w:tcBorders>
          </w:tcPr>
          <w:p w14:paraId="6A81B66E" w14:textId="77777777" w:rsidR="00CB40EA" w:rsidRPr="009B76C7" w:rsidRDefault="00CB40EA" w:rsidP="004F2387">
            <w:pPr>
              <w:spacing w:before="20" w:after="20"/>
              <w:rPr>
                <w:lang w:val="fi-FI"/>
              </w:rPr>
            </w:pPr>
            <w:r w:rsidRPr="009B76C7">
              <w:rPr>
                <w:lang w:val="fi-FI"/>
              </w:rPr>
              <w:t>jommistakummista</w:t>
            </w:r>
          </w:p>
        </w:tc>
      </w:tr>
      <w:tr w:rsidR="00CB40EA" w:rsidRPr="00C968D1" w14:paraId="751F1801" w14:textId="77777777" w:rsidTr="00CB40EA">
        <w:tc>
          <w:tcPr>
            <w:tcW w:w="1591" w:type="dxa"/>
            <w:tcBorders>
              <w:top w:val="nil"/>
              <w:bottom w:val="nil"/>
            </w:tcBorders>
          </w:tcPr>
          <w:p w14:paraId="01337CC6" w14:textId="77777777" w:rsidR="00CB40EA" w:rsidRPr="009B76C7" w:rsidRDefault="00CB40EA" w:rsidP="004F2387">
            <w:pPr>
              <w:spacing w:before="20" w:after="20"/>
              <w:rPr>
                <w:lang w:val="fi-FI"/>
              </w:rPr>
            </w:pPr>
            <w:r w:rsidRPr="009B76C7">
              <w:rPr>
                <w:lang w:val="fi-FI"/>
              </w:rPr>
              <w:t>Illatiivi</w:t>
            </w:r>
          </w:p>
        </w:tc>
        <w:tc>
          <w:tcPr>
            <w:tcW w:w="1230" w:type="dxa"/>
            <w:tcBorders>
              <w:top w:val="nil"/>
              <w:bottom w:val="nil"/>
            </w:tcBorders>
          </w:tcPr>
          <w:p w14:paraId="24A541B7" w14:textId="4FB7DCB1" w:rsidR="00CB40EA" w:rsidRPr="009B76C7" w:rsidRDefault="00CB40EA" w:rsidP="004F2387">
            <w:pPr>
              <w:spacing w:before="20" w:after="20"/>
              <w:rPr>
                <w:lang w:val="fi-FI"/>
              </w:rPr>
            </w:pPr>
            <w:r w:rsidRPr="00394427">
              <w:rPr>
                <w:lang w:val="fi-FI"/>
              </w:rPr>
              <w:t>johonki</w:t>
            </w:r>
          </w:p>
        </w:tc>
        <w:tc>
          <w:tcPr>
            <w:tcW w:w="1138" w:type="dxa"/>
            <w:tcBorders>
              <w:top w:val="nil"/>
              <w:bottom w:val="nil"/>
            </w:tcBorders>
          </w:tcPr>
          <w:p w14:paraId="72D6DC59" w14:textId="5B9A574E" w:rsidR="00CB40EA" w:rsidRPr="009B76C7" w:rsidRDefault="00CB40EA" w:rsidP="004F2387">
            <w:pPr>
              <w:spacing w:before="20" w:after="20"/>
              <w:rPr>
                <w:lang w:val="fi-FI"/>
              </w:rPr>
            </w:pPr>
            <w:r w:rsidRPr="00394427">
              <w:rPr>
                <w:lang w:val="fi-FI"/>
              </w:rPr>
              <w:t>joihinki</w:t>
            </w:r>
          </w:p>
        </w:tc>
        <w:tc>
          <w:tcPr>
            <w:tcW w:w="2287" w:type="dxa"/>
            <w:tcBorders>
              <w:top w:val="nil"/>
              <w:bottom w:val="nil"/>
            </w:tcBorders>
          </w:tcPr>
          <w:p w14:paraId="2F46578D" w14:textId="3D847596" w:rsidR="00CB40EA" w:rsidRPr="009B76C7" w:rsidRDefault="00CB40EA" w:rsidP="004F2387">
            <w:pPr>
              <w:spacing w:before="20" w:after="20"/>
              <w:rPr>
                <w:lang w:val="fi-FI"/>
              </w:rPr>
            </w:pPr>
            <w:r w:rsidRPr="009B76C7">
              <w:rPr>
                <w:lang w:val="fi-FI"/>
              </w:rPr>
              <w:t>jomphaankumphaan</w:t>
            </w:r>
          </w:p>
        </w:tc>
        <w:tc>
          <w:tcPr>
            <w:tcW w:w="2502" w:type="dxa"/>
            <w:tcBorders>
              <w:top w:val="nil"/>
              <w:bottom w:val="nil"/>
            </w:tcBorders>
          </w:tcPr>
          <w:p w14:paraId="389988BA" w14:textId="77777777" w:rsidR="00CB40EA" w:rsidRPr="009B76C7" w:rsidRDefault="00CB40EA" w:rsidP="004F2387">
            <w:pPr>
              <w:spacing w:before="20" w:after="20"/>
              <w:rPr>
                <w:lang w:val="fi-FI"/>
              </w:rPr>
            </w:pPr>
            <w:r w:rsidRPr="009B76C7">
              <w:rPr>
                <w:lang w:val="fi-FI"/>
              </w:rPr>
              <w:t>jomphiinkumphiin</w:t>
            </w:r>
          </w:p>
        </w:tc>
      </w:tr>
      <w:tr w:rsidR="00CB40EA" w:rsidRPr="00C968D1" w14:paraId="59DCEB4A" w14:textId="77777777" w:rsidTr="00CB40EA">
        <w:tc>
          <w:tcPr>
            <w:tcW w:w="1591" w:type="dxa"/>
            <w:tcBorders>
              <w:top w:val="nil"/>
              <w:bottom w:val="nil"/>
            </w:tcBorders>
          </w:tcPr>
          <w:p w14:paraId="44E8CB02" w14:textId="77777777" w:rsidR="00CB40EA" w:rsidRPr="009B76C7" w:rsidRDefault="00CB40EA" w:rsidP="004F2387">
            <w:pPr>
              <w:spacing w:before="20" w:after="20"/>
              <w:rPr>
                <w:lang w:val="fi-FI"/>
              </w:rPr>
            </w:pPr>
            <w:r w:rsidRPr="009B76C7">
              <w:rPr>
                <w:lang w:val="fi-FI"/>
              </w:rPr>
              <w:t>Adessiivi</w:t>
            </w:r>
          </w:p>
        </w:tc>
        <w:tc>
          <w:tcPr>
            <w:tcW w:w="1230" w:type="dxa"/>
            <w:tcBorders>
              <w:top w:val="nil"/>
              <w:bottom w:val="nil"/>
            </w:tcBorders>
          </w:tcPr>
          <w:p w14:paraId="4AFA1A80" w14:textId="4B141F7B" w:rsidR="00CB40EA" w:rsidRPr="009B76C7" w:rsidRDefault="00CB40EA" w:rsidP="004F2387">
            <w:pPr>
              <w:spacing w:before="20" w:after="20"/>
              <w:rPr>
                <w:lang w:val="fi-FI"/>
              </w:rPr>
            </w:pPr>
            <w:r w:rsidRPr="00394427">
              <w:rPr>
                <w:lang w:val="fi-FI"/>
              </w:rPr>
              <w:t>jollaki</w:t>
            </w:r>
          </w:p>
        </w:tc>
        <w:tc>
          <w:tcPr>
            <w:tcW w:w="1138" w:type="dxa"/>
            <w:tcBorders>
              <w:top w:val="nil"/>
              <w:bottom w:val="nil"/>
            </w:tcBorders>
          </w:tcPr>
          <w:p w14:paraId="77D77936" w14:textId="5E088AD9" w:rsidR="00CB40EA" w:rsidRPr="009B76C7" w:rsidRDefault="00CB40EA" w:rsidP="004F2387">
            <w:pPr>
              <w:spacing w:before="20" w:after="20"/>
              <w:rPr>
                <w:lang w:val="fi-FI"/>
              </w:rPr>
            </w:pPr>
            <w:r w:rsidRPr="00394427">
              <w:rPr>
                <w:lang w:val="fi-FI"/>
              </w:rPr>
              <w:t>joileki</w:t>
            </w:r>
          </w:p>
        </w:tc>
        <w:tc>
          <w:tcPr>
            <w:tcW w:w="2287" w:type="dxa"/>
            <w:tcBorders>
              <w:top w:val="nil"/>
              <w:bottom w:val="nil"/>
            </w:tcBorders>
          </w:tcPr>
          <w:p w14:paraId="31C0F441" w14:textId="6EA1261A" w:rsidR="00CB40EA" w:rsidRPr="009B76C7" w:rsidRDefault="00CB40EA" w:rsidP="004F2387">
            <w:pPr>
              <w:spacing w:before="20" w:after="20"/>
              <w:rPr>
                <w:lang w:val="fi-FI"/>
              </w:rPr>
            </w:pPr>
            <w:r w:rsidRPr="009B76C7">
              <w:rPr>
                <w:lang w:val="fi-FI"/>
              </w:rPr>
              <w:t>jommalakummala</w:t>
            </w:r>
          </w:p>
        </w:tc>
        <w:tc>
          <w:tcPr>
            <w:tcW w:w="2502" w:type="dxa"/>
            <w:tcBorders>
              <w:top w:val="nil"/>
              <w:bottom w:val="nil"/>
            </w:tcBorders>
          </w:tcPr>
          <w:p w14:paraId="52672400" w14:textId="77777777" w:rsidR="00CB40EA" w:rsidRPr="009B76C7" w:rsidRDefault="00CB40EA" w:rsidP="004F2387">
            <w:pPr>
              <w:spacing w:before="20" w:after="20"/>
              <w:rPr>
                <w:lang w:val="fi-FI"/>
              </w:rPr>
            </w:pPr>
            <w:r w:rsidRPr="009B76C7">
              <w:rPr>
                <w:lang w:val="fi-FI"/>
              </w:rPr>
              <w:t>jommilakummila</w:t>
            </w:r>
          </w:p>
        </w:tc>
      </w:tr>
      <w:tr w:rsidR="00CB40EA" w:rsidRPr="00C968D1" w14:paraId="4E6761AE" w14:textId="77777777" w:rsidTr="00CB40EA">
        <w:tc>
          <w:tcPr>
            <w:tcW w:w="1591" w:type="dxa"/>
            <w:tcBorders>
              <w:top w:val="nil"/>
              <w:bottom w:val="nil"/>
            </w:tcBorders>
          </w:tcPr>
          <w:p w14:paraId="0B3B672E" w14:textId="77777777" w:rsidR="00CB40EA" w:rsidRPr="009B76C7" w:rsidRDefault="00CB40EA" w:rsidP="004F2387">
            <w:pPr>
              <w:spacing w:before="20" w:after="20"/>
              <w:rPr>
                <w:lang w:val="fi-FI"/>
              </w:rPr>
            </w:pPr>
            <w:r w:rsidRPr="009B76C7">
              <w:rPr>
                <w:lang w:val="fi-FI"/>
              </w:rPr>
              <w:t>Ablatiivi</w:t>
            </w:r>
          </w:p>
        </w:tc>
        <w:tc>
          <w:tcPr>
            <w:tcW w:w="1230" w:type="dxa"/>
            <w:tcBorders>
              <w:top w:val="nil"/>
              <w:bottom w:val="nil"/>
            </w:tcBorders>
          </w:tcPr>
          <w:p w14:paraId="071EA1E7" w14:textId="08C38685" w:rsidR="00CB40EA" w:rsidRPr="009B76C7" w:rsidRDefault="00CB40EA" w:rsidP="004F2387">
            <w:pPr>
              <w:spacing w:before="20" w:after="20"/>
              <w:rPr>
                <w:lang w:val="fi-FI"/>
              </w:rPr>
            </w:pPr>
            <w:r w:rsidRPr="00394427">
              <w:rPr>
                <w:lang w:val="fi-FI"/>
              </w:rPr>
              <w:t>joltaki</w:t>
            </w:r>
          </w:p>
        </w:tc>
        <w:tc>
          <w:tcPr>
            <w:tcW w:w="1138" w:type="dxa"/>
            <w:tcBorders>
              <w:top w:val="nil"/>
              <w:bottom w:val="nil"/>
            </w:tcBorders>
          </w:tcPr>
          <w:p w14:paraId="3D35C421" w14:textId="500C4E11" w:rsidR="00CB40EA" w:rsidRPr="009B76C7" w:rsidRDefault="00CB40EA" w:rsidP="004F2387">
            <w:pPr>
              <w:spacing w:before="20" w:after="20"/>
              <w:rPr>
                <w:lang w:val="fi-FI"/>
              </w:rPr>
            </w:pPr>
            <w:r w:rsidRPr="00394427">
              <w:rPr>
                <w:lang w:val="fi-FI"/>
              </w:rPr>
              <w:t>joiltaki</w:t>
            </w:r>
          </w:p>
        </w:tc>
        <w:tc>
          <w:tcPr>
            <w:tcW w:w="2287" w:type="dxa"/>
            <w:tcBorders>
              <w:top w:val="nil"/>
              <w:bottom w:val="nil"/>
            </w:tcBorders>
          </w:tcPr>
          <w:p w14:paraId="00F1F567" w14:textId="664A55A7" w:rsidR="00CB40EA" w:rsidRPr="009B76C7" w:rsidRDefault="00CB40EA" w:rsidP="004F2387">
            <w:pPr>
              <w:spacing w:before="20" w:after="20"/>
              <w:rPr>
                <w:lang w:val="fi-FI"/>
              </w:rPr>
            </w:pPr>
            <w:r w:rsidRPr="009B76C7">
              <w:rPr>
                <w:lang w:val="fi-FI"/>
              </w:rPr>
              <w:t>jommaltakummalta</w:t>
            </w:r>
          </w:p>
        </w:tc>
        <w:tc>
          <w:tcPr>
            <w:tcW w:w="2502" w:type="dxa"/>
            <w:tcBorders>
              <w:top w:val="nil"/>
              <w:bottom w:val="nil"/>
            </w:tcBorders>
          </w:tcPr>
          <w:p w14:paraId="5D6031E7" w14:textId="359F7233" w:rsidR="00CB40EA" w:rsidRPr="009B76C7" w:rsidRDefault="00CB40EA" w:rsidP="004F2387">
            <w:pPr>
              <w:spacing w:before="20" w:after="20"/>
              <w:rPr>
                <w:lang w:val="fi-FI"/>
              </w:rPr>
            </w:pPr>
            <w:r>
              <w:rPr>
                <w:lang w:val="fi-FI"/>
              </w:rPr>
              <w:t>jommiltakummi</w:t>
            </w:r>
            <w:r w:rsidRPr="009B76C7">
              <w:rPr>
                <w:lang w:val="fi-FI"/>
              </w:rPr>
              <w:t>lta</w:t>
            </w:r>
          </w:p>
        </w:tc>
      </w:tr>
      <w:tr w:rsidR="00CB40EA" w:rsidRPr="00C968D1" w14:paraId="4FAE2A89" w14:textId="77777777" w:rsidTr="00CB40EA">
        <w:tc>
          <w:tcPr>
            <w:tcW w:w="1591" w:type="dxa"/>
            <w:tcBorders>
              <w:top w:val="nil"/>
            </w:tcBorders>
          </w:tcPr>
          <w:p w14:paraId="6F1B31B1" w14:textId="77777777" w:rsidR="00CB40EA" w:rsidRPr="009B76C7" w:rsidRDefault="00CB40EA" w:rsidP="004F2387">
            <w:pPr>
              <w:spacing w:before="20" w:after="20"/>
              <w:rPr>
                <w:lang w:val="fi-FI"/>
              </w:rPr>
            </w:pPr>
            <w:r w:rsidRPr="009B76C7">
              <w:rPr>
                <w:lang w:val="fi-FI"/>
              </w:rPr>
              <w:t>Allatiivi</w:t>
            </w:r>
          </w:p>
        </w:tc>
        <w:tc>
          <w:tcPr>
            <w:tcW w:w="1230" w:type="dxa"/>
            <w:tcBorders>
              <w:top w:val="nil"/>
            </w:tcBorders>
          </w:tcPr>
          <w:p w14:paraId="11208028" w14:textId="031BD365" w:rsidR="00CB40EA" w:rsidRPr="009B76C7" w:rsidRDefault="00CB40EA" w:rsidP="004F2387">
            <w:pPr>
              <w:spacing w:before="20" w:after="20"/>
              <w:rPr>
                <w:lang w:val="fi-FI"/>
              </w:rPr>
            </w:pPr>
            <w:r w:rsidRPr="00394427">
              <w:rPr>
                <w:lang w:val="fi-FI"/>
              </w:rPr>
              <w:t>jolleki</w:t>
            </w:r>
          </w:p>
        </w:tc>
        <w:tc>
          <w:tcPr>
            <w:tcW w:w="1138" w:type="dxa"/>
            <w:tcBorders>
              <w:top w:val="nil"/>
            </w:tcBorders>
          </w:tcPr>
          <w:p w14:paraId="26E13FCC" w14:textId="5D898EC6" w:rsidR="00CB40EA" w:rsidRPr="009B76C7" w:rsidRDefault="00CB40EA" w:rsidP="004F2387">
            <w:pPr>
              <w:spacing w:before="20" w:after="20"/>
              <w:rPr>
                <w:lang w:val="fi-FI"/>
              </w:rPr>
            </w:pPr>
            <w:r w:rsidRPr="00394427">
              <w:rPr>
                <w:lang w:val="fi-FI"/>
              </w:rPr>
              <w:t>joilleki</w:t>
            </w:r>
          </w:p>
        </w:tc>
        <w:tc>
          <w:tcPr>
            <w:tcW w:w="2287" w:type="dxa"/>
            <w:tcBorders>
              <w:top w:val="nil"/>
            </w:tcBorders>
          </w:tcPr>
          <w:p w14:paraId="014E3935" w14:textId="002C252F" w:rsidR="00CB40EA" w:rsidRPr="009B76C7" w:rsidRDefault="00CB40EA" w:rsidP="004F2387">
            <w:pPr>
              <w:spacing w:before="20" w:after="20"/>
              <w:rPr>
                <w:lang w:val="fi-FI"/>
              </w:rPr>
            </w:pPr>
            <w:r w:rsidRPr="009B76C7">
              <w:rPr>
                <w:lang w:val="fi-FI"/>
              </w:rPr>
              <w:t>jommale</w:t>
            </w:r>
            <w:r w:rsidR="008314E5">
              <w:rPr>
                <w:lang w:val="fi-FI"/>
              </w:rPr>
              <w:t>(t)</w:t>
            </w:r>
            <w:r w:rsidRPr="009B76C7">
              <w:rPr>
                <w:lang w:val="fi-FI"/>
              </w:rPr>
              <w:t>kummale</w:t>
            </w:r>
            <w:r w:rsidR="008314E5">
              <w:rPr>
                <w:lang w:val="fi-FI"/>
              </w:rPr>
              <w:t>(t)</w:t>
            </w:r>
          </w:p>
        </w:tc>
        <w:tc>
          <w:tcPr>
            <w:tcW w:w="2502" w:type="dxa"/>
            <w:tcBorders>
              <w:top w:val="nil"/>
            </w:tcBorders>
          </w:tcPr>
          <w:p w14:paraId="30F55AEE" w14:textId="332E94E6" w:rsidR="00CB40EA" w:rsidRPr="009B76C7" w:rsidRDefault="00CB40EA" w:rsidP="004F2387">
            <w:pPr>
              <w:spacing w:before="20" w:after="20"/>
              <w:rPr>
                <w:lang w:val="fi-FI"/>
              </w:rPr>
            </w:pPr>
            <w:r w:rsidRPr="009B76C7">
              <w:rPr>
                <w:lang w:val="fi-FI"/>
              </w:rPr>
              <w:t>jommile</w:t>
            </w:r>
            <w:r w:rsidR="008314E5">
              <w:rPr>
                <w:lang w:val="fi-FI"/>
              </w:rPr>
              <w:t>(t)</w:t>
            </w:r>
            <w:r w:rsidRPr="009B76C7">
              <w:rPr>
                <w:lang w:val="fi-FI"/>
              </w:rPr>
              <w:t>kummile</w:t>
            </w:r>
            <w:r w:rsidR="008314E5">
              <w:rPr>
                <w:lang w:val="fi-FI"/>
              </w:rPr>
              <w:t>(t)</w:t>
            </w:r>
          </w:p>
        </w:tc>
      </w:tr>
    </w:tbl>
    <w:p w14:paraId="68B153AE" w14:textId="518EA2B3" w:rsidR="00CD3B48" w:rsidRDefault="00CD3B48" w:rsidP="00CD3B48">
      <w:pPr>
        <w:rPr>
          <w:lang w:val="fi-FI"/>
        </w:rPr>
      </w:pPr>
      <w:r>
        <w:rPr>
          <w:lang w:val="fi-FI"/>
        </w:rPr>
        <w:t xml:space="preserve">Pronomenin </w:t>
      </w:r>
      <w:r>
        <w:rPr>
          <w:i/>
          <w:lang w:val="fi-FI"/>
        </w:rPr>
        <w:t>jompikumpi</w:t>
      </w:r>
      <w:r>
        <w:rPr>
          <w:lang w:val="fi-FI"/>
        </w:rPr>
        <w:t xml:space="preserve"> pluraalihaamut ei melkhein ole käytössä. </w:t>
      </w:r>
      <w:r w:rsidR="00B85900">
        <w:rPr>
          <w:lang w:val="fi-FI"/>
        </w:rPr>
        <w:t xml:space="preserve">Sitä käytethään tyhä, ko </w:t>
      </w:r>
      <w:r w:rsidR="0097483A">
        <w:rPr>
          <w:lang w:val="fi-FI"/>
        </w:rPr>
        <w:t>pronomeni refereera</w:t>
      </w:r>
      <w:r w:rsidR="001E4B6C">
        <w:rPr>
          <w:lang w:val="fi-FI"/>
        </w:rPr>
        <w:t>a johonki, mitä oon paritusten (10, 11).</w:t>
      </w:r>
    </w:p>
    <w:p w14:paraId="75E4316B" w14:textId="7F25E100" w:rsidR="00CD3B48" w:rsidRDefault="00B92877" w:rsidP="00CD3B48">
      <w:pPr>
        <w:rPr>
          <w:lang w:val="fi-FI"/>
        </w:rPr>
      </w:pPr>
      <w:r>
        <w:rPr>
          <w:lang w:val="fi-FI"/>
        </w:rPr>
        <w:t xml:space="preserve">(10) </w:t>
      </w:r>
      <w:r w:rsidR="00CD3B48">
        <w:rPr>
          <w:lang w:val="fi-FI"/>
        </w:rPr>
        <w:t xml:space="preserve">Mie kyllä </w:t>
      </w:r>
      <w:r w:rsidR="008314E5">
        <w:rPr>
          <w:lang w:val="fi-FI"/>
        </w:rPr>
        <w:t>havaittin</w:t>
      </w:r>
      <w:r w:rsidR="00CD3B48">
        <w:rPr>
          <w:lang w:val="fi-FI"/>
        </w:rPr>
        <w:t xml:space="preserve">, ette </w:t>
      </w:r>
      <w:r w:rsidR="00076A28">
        <w:rPr>
          <w:lang w:val="fi-FI"/>
        </w:rPr>
        <w:t>[</w:t>
      </w:r>
      <w:r w:rsidR="00CD3B48" w:rsidRPr="00E04E03">
        <w:rPr>
          <w:i/>
          <w:lang w:val="fi-FI"/>
        </w:rPr>
        <w:t>jommissakummissa</w:t>
      </w:r>
      <w:r w:rsidR="00CD3B48">
        <w:rPr>
          <w:lang w:val="fi-FI"/>
        </w:rPr>
        <w:t xml:space="preserve"> niistä saapphaista</w:t>
      </w:r>
      <w:r w:rsidR="00076A28">
        <w:rPr>
          <w:lang w:val="fi-FI"/>
        </w:rPr>
        <w:t>]</w:t>
      </w:r>
      <w:r w:rsidR="00CD3B48">
        <w:rPr>
          <w:lang w:val="fi-FI"/>
        </w:rPr>
        <w:t xml:space="preserve"> oli reikä.</w:t>
      </w:r>
    </w:p>
    <w:p w14:paraId="6626E9D6" w14:textId="2028D450" w:rsidR="00C57C7F" w:rsidRPr="008C5D0D" w:rsidRDefault="00B92877" w:rsidP="00CD3B48">
      <w:pPr>
        <w:rPr>
          <w:lang w:val="fi-FI"/>
        </w:rPr>
      </w:pPr>
      <w:r>
        <w:rPr>
          <w:lang w:val="fi-FI"/>
        </w:rPr>
        <w:t xml:space="preserve">(11) </w:t>
      </w:r>
      <w:r w:rsidR="00C57C7F">
        <w:rPr>
          <w:lang w:val="fi-FI"/>
        </w:rPr>
        <w:t>Kyllä sie hää</w:t>
      </w:r>
      <w:r w:rsidR="001E4B6C">
        <w:rPr>
          <w:lang w:val="fi-FI"/>
        </w:rPr>
        <w:t>đ</w:t>
      </w:r>
      <w:r w:rsidR="00C57C7F">
        <w:rPr>
          <w:lang w:val="fi-FI"/>
        </w:rPr>
        <w:t xml:space="preserve">yt ottaat </w:t>
      </w:r>
      <w:r w:rsidR="00076A28">
        <w:rPr>
          <w:lang w:val="fi-FI"/>
        </w:rPr>
        <w:t>[</w:t>
      </w:r>
      <w:r w:rsidR="00C57C7F" w:rsidRPr="00C57C7F">
        <w:rPr>
          <w:i/>
          <w:lang w:val="fi-FI"/>
        </w:rPr>
        <w:t>jommatkummat</w:t>
      </w:r>
      <w:r w:rsidR="00C57C7F">
        <w:rPr>
          <w:lang w:val="fi-FI"/>
        </w:rPr>
        <w:t xml:space="preserve"> niistä pr</w:t>
      </w:r>
      <w:r w:rsidR="00B922B1">
        <w:rPr>
          <w:lang w:val="fi-FI"/>
        </w:rPr>
        <w:t>illi</w:t>
      </w:r>
      <w:r w:rsidR="00500252">
        <w:rPr>
          <w:lang w:val="fi-FI"/>
        </w:rPr>
        <w:t>i</w:t>
      </w:r>
      <w:r w:rsidR="00C57C7F">
        <w:rPr>
          <w:lang w:val="fi-FI"/>
        </w:rPr>
        <w:t>stä</w:t>
      </w:r>
      <w:r w:rsidR="00076A28">
        <w:rPr>
          <w:lang w:val="fi-FI"/>
        </w:rPr>
        <w:t>]</w:t>
      </w:r>
      <w:r w:rsidR="00C57C7F">
        <w:rPr>
          <w:lang w:val="fi-FI"/>
        </w:rPr>
        <w:t>.</w:t>
      </w:r>
    </w:p>
    <w:p w14:paraId="4E48D5B3" w14:textId="52DF82B3" w:rsidR="00CD3B48" w:rsidRPr="00090640" w:rsidRDefault="00CD3B48" w:rsidP="00500252">
      <w:pPr>
        <w:pStyle w:val="Punktliste"/>
        <w:rPr>
          <w:lang w:val="fi-FI"/>
        </w:rPr>
      </w:pPr>
      <w:r w:rsidRPr="00090640">
        <w:rPr>
          <w:lang w:val="fi-FI"/>
        </w:rPr>
        <w:t>Toinen laji inde</w:t>
      </w:r>
      <w:r w:rsidR="00AD0613">
        <w:rPr>
          <w:lang w:val="fi-FI"/>
        </w:rPr>
        <w:t>finit</w:t>
      </w:r>
      <w:r w:rsidRPr="00090640">
        <w:rPr>
          <w:lang w:val="fi-FI"/>
        </w:rPr>
        <w:t>tissii kvanttori</w:t>
      </w:r>
      <w:r w:rsidR="00651DC9">
        <w:rPr>
          <w:lang w:val="fi-FI"/>
        </w:rPr>
        <w:t>pronomenniita</w:t>
      </w:r>
      <w:r w:rsidRPr="00090640">
        <w:rPr>
          <w:lang w:val="fi-FI"/>
        </w:rPr>
        <w:t xml:space="preserve"> oon </w:t>
      </w:r>
      <w:r w:rsidR="00945692">
        <w:rPr>
          <w:lang w:val="fi-FI"/>
        </w:rPr>
        <w:t>semmois</w:t>
      </w:r>
      <w:r w:rsidRPr="00090640">
        <w:rPr>
          <w:lang w:val="fi-FI"/>
        </w:rPr>
        <w:t>et pronomen</w:t>
      </w:r>
      <w:r w:rsidR="00B922B1" w:rsidRPr="00090640">
        <w:rPr>
          <w:lang w:val="fi-FI"/>
        </w:rPr>
        <w:t>it, minkä referenss</w:t>
      </w:r>
      <w:r w:rsidRPr="00090640">
        <w:rPr>
          <w:lang w:val="fi-FI"/>
        </w:rPr>
        <w:t>i kyllä oon tie</w:t>
      </w:r>
      <w:r w:rsidRPr="00090640">
        <w:rPr>
          <w:lang w:val="en-US"/>
        </w:rPr>
        <w:t>đ</w:t>
      </w:r>
      <w:r w:rsidRPr="00090640">
        <w:rPr>
          <w:lang w:val="fi-FI"/>
        </w:rPr>
        <w:t xml:space="preserve">ossa, mutta sitä ei kontekstissa muistela. Tässä </w:t>
      </w:r>
      <w:r w:rsidR="00090640" w:rsidRPr="00090640">
        <w:rPr>
          <w:lang w:val="fi-FI"/>
        </w:rPr>
        <w:t>funksuuni</w:t>
      </w:r>
      <w:r w:rsidRPr="00090640">
        <w:rPr>
          <w:lang w:val="fi-FI"/>
        </w:rPr>
        <w:t xml:space="preserve">ssa käytethään </w:t>
      </w:r>
      <w:r w:rsidR="00651DC9">
        <w:rPr>
          <w:lang w:val="fi-FI"/>
        </w:rPr>
        <w:t>pronomenniita</w:t>
      </w:r>
      <w:r w:rsidRPr="00090640">
        <w:rPr>
          <w:lang w:val="fi-FI"/>
        </w:rPr>
        <w:t xml:space="preserve"> </w:t>
      </w:r>
      <w:r w:rsidRPr="00090640">
        <w:rPr>
          <w:i/>
          <w:lang w:val="fi-FI"/>
        </w:rPr>
        <w:t>muutampi</w:t>
      </w:r>
      <w:r w:rsidRPr="00090640">
        <w:rPr>
          <w:lang w:val="fi-FI"/>
        </w:rPr>
        <w:t xml:space="preserve"> </w:t>
      </w:r>
      <w:r w:rsidR="0075485B">
        <w:rPr>
          <w:lang w:val="fi-FI"/>
        </w:rPr>
        <w:t>(</w:t>
      </w:r>
      <w:r w:rsidR="00076A28">
        <w:rPr>
          <w:lang w:val="fi-FI"/>
        </w:rPr>
        <w:t>12–16</w:t>
      </w:r>
      <w:r w:rsidR="00130688">
        <w:rPr>
          <w:lang w:val="fi-FI"/>
        </w:rPr>
        <w:t xml:space="preserve">) </w:t>
      </w:r>
      <w:r w:rsidRPr="00090640">
        <w:rPr>
          <w:lang w:val="fi-FI"/>
        </w:rPr>
        <w:t xml:space="preserve">ja </w:t>
      </w:r>
      <w:r w:rsidRPr="00090640">
        <w:rPr>
          <w:i/>
          <w:lang w:val="fi-FI"/>
        </w:rPr>
        <w:t>yksi</w:t>
      </w:r>
      <w:r w:rsidR="00130688">
        <w:rPr>
          <w:i/>
          <w:lang w:val="fi-FI"/>
        </w:rPr>
        <w:t xml:space="preserve"> </w:t>
      </w:r>
      <w:r w:rsidR="0075485B">
        <w:rPr>
          <w:lang w:val="fi-FI"/>
        </w:rPr>
        <w:t>(</w:t>
      </w:r>
      <w:r w:rsidR="00076A28">
        <w:rPr>
          <w:lang w:val="fi-FI"/>
        </w:rPr>
        <w:t>17–19</w:t>
      </w:r>
      <w:r w:rsidR="00130688">
        <w:rPr>
          <w:lang w:val="fi-FI"/>
        </w:rPr>
        <w:t>)</w:t>
      </w:r>
      <w:r w:rsidR="001B127A" w:rsidRPr="001B127A">
        <w:rPr>
          <w:lang w:val="fi-FI"/>
        </w:rPr>
        <w:t>.</w:t>
      </w:r>
      <w:r w:rsidRPr="00090640">
        <w:rPr>
          <w:lang w:val="fi-FI"/>
        </w:rPr>
        <w:t xml:space="preserve"> </w:t>
      </w:r>
      <w:r w:rsidR="00130688">
        <w:rPr>
          <w:lang w:val="fi-FI"/>
        </w:rPr>
        <w:t>Er</w:t>
      </w:r>
      <w:r w:rsidR="005D6454">
        <w:rPr>
          <w:lang w:val="fi-FI"/>
        </w:rPr>
        <w:t>i</w:t>
      </w:r>
      <w:r w:rsidR="00130688">
        <w:rPr>
          <w:lang w:val="fi-FI"/>
        </w:rPr>
        <w:t xml:space="preserve">liikaisesti </w:t>
      </w:r>
      <w:r w:rsidR="00130688">
        <w:rPr>
          <w:i/>
          <w:lang w:val="fi-FI"/>
        </w:rPr>
        <w:t>muutampi-</w:t>
      </w:r>
      <w:r w:rsidR="00651DC9">
        <w:rPr>
          <w:lang w:val="fi-FI"/>
        </w:rPr>
        <w:t xml:space="preserve">pronomennii </w:t>
      </w:r>
      <w:r w:rsidR="00130688">
        <w:rPr>
          <w:lang w:val="fi-FI"/>
        </w:rPr>
        <w:t>passaa käyttäät kans pluraalisista referentiistä</w:t>
      </w:r>
      <w:r w:rsidR="00576CAA">
        <w:rPr>
          <w:lang w:val="fi-FI"/>
        </w:rPr>
        <w:t xml:space="preserve"> </w:t>
      </w:r>
      <w:r w:rsidR="0075485B">
        <w:rPr>
          <w:lang w:val="fi-FI"/>
        </w:rPr>
        <w:t>(</w:t>
      </w:r>
      <w:r w:rsidR="001B75B7">
        <w:rPr>
          <w:lang w:val="fi-FI"/>
        </w:rPr>
        <w:t>14, 15</w:t>
      </w:r>
      <w:r w:rsidR="00576CAA">
        <w:rPr>
          <w:lang w:val="fi-FI"/>
        </w:rPr>
        <w:t>)</w:t>
      </w:r>
      <w:r w:rsidRPr="00090640">
        <w:rPr>
          <w:lang w:val="fi-FI"/>
        </w:rPr>
        <w:t>:</w:t>
      </w:r>
    </w:p>
    <w:p w14:paraId="5B3B095F" w14:textId="4ED6FE4A" w:rsidR="00CD3B48" w:rsidRPr="00090640" w:rsidRDefault="0075485B" w:rsidP="00CD3B48">
      <w:pPr>
        <w:rPr>
          <w:lang w:val="fi-FI"/>
        </w:rPr>
      </w:pPr>
      <w:r>
        <w:rPr>
          <w:lang w:val="fi-FI"/>
        </w:rPr>
        <w:t>(</w:t>
      </w:r>
      <w:r w:rsidR="00D42108">
        <w:rPr>
          <w:lang w:val="fi-FI"/>
        </w:rPr>
        <w:t>1</w:t>
      </w:r>
      <w:r w:rsidR="00076A28">
        <w:rPr>
          <w:lang w:val="fi-FI"/>
        </w:rPr>
        <w:t>2</w:t>
      </w:r>
      <w:r w:rsidR="00D42108">
        <w:rPr>
          <w:lang w:val="fi-FI"/>
        </w:rPr>
        <w:t>)</w:t>
      </w:r>
      <w:r w:rsidR="00D42108">
        <w:rPr>
          <w:i/>
          <w:lang w:val="fi-FI"/>
        </w:rPr>
        <w:t xml:space="preserve"> </w:t>
      </w:r>
      <w:r w:rsidR="00C72010" w:rsidRPr="00C72010">
        <w:rPr>
          <w:lang w:val="fi-FI"/>
        </w:rPr>
        <w:t>[</w:t>
      </w:r>
      <w:r w:rsidR="00C72010">
        <w:rPr>
          <w:i/>
          <w:lang w:val="fi-FI"/>
        </w:rPr>
        <w:t>Muutampanna</w:t>
      </w:r>
      <w:r w:rsidR="00CD3B48" w:rsidRPr="00090640">
        <w:rPr>
          <w:lang w:val="fi-FI"/>
        </w:rPr>
        <w:t xml:space="preserve"> kaunhiina kesäpäivänä</w:t>
      </w:r>
      <w:r w:rsidR="00076A28">
        <w:rPr>
          <w:lang w:val="fi-FI"/>
        </w:rPr>
        <w:t>]</w:t>
      </w:r>
      <w:r w:rsidR="00CD3B48" w:rsidRPr="00090640">
        <w:rPr>
          <w:lang w:val="fi-FI"/>
        </w:rPr>
        <w:t xml:space="preserve"> Maija lähti järvele pyythöön.</w:t>
      </w:r>
    </w:p>
    <w:p w14:paraId="02E35715" w14:textId="6ACB1329" w:rsidR="00CD3B48" w:rsidRPr="00090640" w:rsidRDefault="0075485B" w:rsidP="00CD3B48">
      <w:pPr>
        <w:rPr>
          <w:lang w:val="fi-FI"/>
        </w:rPr>
      </w:pPr>
      <w:r>
        <w:rPr>
          <w:lang w:val="fi-FI"/>
        </w:rPr>
        <w:t>(</w:t>
      </w:r>
      <w:r w:rsidR="00076A28">
        <w:rPr>
          <w:lang w:val="fi-FI"/>
        </w:rPr>
        <w:t>13</w:t>
      </w:r>
      <w:r w:rsidR="00D42108">
        <w:rPr>
          <w:lang w:val="fi-FI"/>
        </w:rPr>
        <w:t>)</w:t>
      </w:r>
      <w:r w:rsidR="00D42108">
        <w:rPr>
          <w:i/>
          <w:lang w:val="fi-FI"/>
        </w:rPr>
        <w:t xml:space="preserve"> </w:t>
      </w:r>
      <w:r w:rsidR="00CD3B48" w:rsidRPr="00090640">
        <w:rPr>
          <w:lang w:val="fi-FI"/>
        </w:rPr>
        <w:t xml:space="preserve">Jussa olis halunu emänäksi </w:t>
      </w:r>
      <w:r w:rsidR="00076A28">
        <w:rPr>
          <w:lang w:val="fi-FI"/>
        </w:rPr>
        <w:t>[</w:t>
      </w:r>
      <w:r w:rsidR="00CD3B48" w:rsidRPr="00090640">
        <w:rPr>
          <w:i/>
          <w:lang w:val="fi-FI"/>
        </w:rPr>
        <w:t xml:space="preserve">muutaman </w:t>
      </w:r>
      <w:r w:rsidR="00CD3B48" w:rsidRPr="00090640">
        <w:rPr>
          <w:lang w:val="fi-FI"/>
        </w:rPr>
        <w:t>Alattion tyttären</w:t>
      </w:r>
      <w:r w:rsidR="00076A28">
        <w:rPr>
          <w:lang w:val="fi-FI"/>
        </w:rPr>
        <w:t>]</w:t>
      </w:r>
      <w:r w:rsidR="00CD3B48" w:rsidRPr="00090640">
        <w:rPr>
          <w:lang w:val="fi-FI"/>
        </w:rPr>
        <w:t>.</w:t>
      </w:r>
    </w:p>
    <w:p w14:paraId="669084BD" w14:textId="2F5CF95C" w:rsidR="00CD3B48" w:rsidRPr="00090640" w:rsidRDefault="0075485B" w:rsidP="00CD3B48">
      <w:pPr>
        <w:rPr>
          <w:lang w:val="fi-FI"/>
        </w:rPr>
      </w:pPr>
      <w:r>
        <w:rPr>
          <w:lang w:val="fi-FI"/>
        </w:rPr>
        <w:t>(</w:t>
      </w:r>
      <w:r w:rsidR="00076A28">
        <w:rPr>
          <w:lang w:val="fi-FI"/>
        </w:rPr>
        <w:t>14</w:t>
      </w:r>
      <w:r w:rsidR="00D42108">
        <w:rPr>
          <w:lang w:val="fi-FI"/>
        </w:rPr>
        <w:t>)</w:t>
      </w:r>
      <w:r w:rsidR="00D42108">
        <w:rPr>
          <w:i/>
          <w:lang w:val="fi-FI"/>
        </w:rPr>
        <w:t xml:space="preserve"> </w:t>
      </w:r>
      <w:r w:rsidR="00CD3B48" w:rsidRPr="00090640">
        <w:rPr>
          <w:i/>
          <w:lang w:val="fi-FI"/>
        </w:rPr>
        <w:t xml:space="preserve">Muutamat </w:t>
      </w:r>
      <w:r w:rsidR="00CD3B48" w:rsidRPr="00090640">
        <w:rPr>
          <w:lang w:val="fi-FI"/>
        </w:rPr>
        <w:t xml:space="preserve">tykäthiin oikhein hyvin kalasta, </w:t>
      </w:r>
      <w:r w:rsidR="00CD3B48" w:rsidRPr="00090640">
        <w:rPr>
          <w:i/>
          <w:lang w:val="fi-FI"/>
        </w:rPr>
        <w:t>muutamat</w:t>
      </w:r>
      <w:r w:rsidR="00CD3B48" w:rsidRPr="00090640">
        <w:rPr>
          <w:lang w:val="fi-FI"/>
        </w:rPr>
        <w:t xml:space="preserve"> taas olthiin kylläntynheet siihen.</w:t>
      </w:r>
    </w:p>
    <w:p w14:paraId="514124C6" w14:textId="384B6315" w:rsidR="00CD3B48" w:rsidRPr="00090640" w:rsidRDefault="0075485B" w:rsidP="00CD3B48">
      <w:r>
        <w:rPr>
          <w:lang w:val="fi-FI"/>
        </w:rPr>
        <w:t>(</w:t>
      </w:r>
      <w:r w:rsidR="00076A28">
        <w:rPr>
          <w:lang w:val="fi-FI"/>
        </w:rPr>
        <w:t>15</w:t>
      </w:r>
      <w:r w:rsidR="00D42108">
        <w:rPr>
          <w:lang w:val="fi-FI"/>
        </w:rPr>
        <w:t>)</w:t>
      </w:r>
      <w:r w:rsidR="00D42108">
        <w:rPr>
          <w:i/>
          <w:lang w:val="fi-FI"/>
        </w:rPr>
        <w:t xml:space="preserve"> </w:t>
      </w:r>
      <w:r w:rsidR="00CD3B48" w:rsidRPr="00090640">
        <w:t xml:space="preserve">Lensmanilla oli monta miestä myötä, ja nämät olthiin juuri aresteeraamassa </w:t>
      </w:r>
      <w:r w:rsidR="00076A28">
        <w:t>[</w:t>
      </w:r>
      <w:r w:rsidR="00CD3B48" w:rsidRPr="00090640">
        <w:rPr>
          <w:i/>
        </w:rPr>
        <w:t xml:space="preserve">muutamppii </w:t>
      </w:r>
      <w:r w:rsidR="00CD3B48" w:rsidRPr="00090640">
        <w:t>ylisaamelaissii eli lapin ihmissii</w:t>
      </w:r>
      <w:r w:rsidR="00076A28">
        <w:t>]</w:t>
      </w:r>
      <w:r w:rsidR="00CD3B48" w:rsidRPr="00090640">
        <w:t>.</w:t>
      </w:r>
    </w:p>
    <w:p w14:paraId="68E7797A" w14:textId="26057643" w:rsidR="00CD3B48" w:rsidRDefault="0075485B" w:rsidP="00CD3B48">
      <w:pPr>
        <w:rPr>
          <w:lang w:val="is-IS"/>
        </w:rPr>
      </w:pPr>
      <w:r>
        <w:rPr>
          <w:lang w:val="fi-FI"/>
        </w:rPr>
        <w:t>(</w:t>
      </w:r>
      <w:r w:rsidR="00076A28">
        <w:rPr>
          <w:lang w:val="fi-FI"/>
        </w:rPr>
        <w:t>16</w:t>
      </w:r>
      <w:r w:rsidR="00D42108">
        <w:rPr>
          <w:lang w:val="fi-FI"/>
        </w:rPr>
        <w:t>)</w:t>
      </w:r>
      <w:r w:rsidR="00D42108">
        <w:rPr>
          <w:i/>
          <w:lang w:val="fi-FI"/>
        </w:rPr>
        <w:t xml:space="preserve"> </w:t>
      </w:r>
      <w:r w:rsidR="00CD3B48" w:rsidRPr="00090640">
        <w:t>H</w:t>
      </w:r>
      <w:r w:rsidR="00CD3B48" w:rsidRPr="00090640">
        <w:rPr>
          <w:lang w:val="is-IS"/>
        </w:rPr>
        <w:t xml:space="preserve">än hyrräili </w:t>
      </w:r>
      <w:r w:rsidR="00076A28">
        <w:rPr>
          <w:lang w:val="is-IS"/>
        </w:rPr>
        <w:t>[</w:t>
      </w:r>
      <w:r w:rsidR="00CD3B48" w:rsidRPr="00090640">
        <w:rPr>
          <w:i/>
          <w:lang w:val="is-IS"/>
        </w:rPr>
        <w:t>muutamppaa</w:t>
      </w:r>
      <w:r w:rsidR="00CD3B48" w:rsidRPr="00090640">
        <w:rPr>
          <w:lang w:val="is-IS"/>
        </w:rPr>
        <w:t xml:space="preserve"> tuttuu lauluu</w:t>
      </w:r>
      <w:r w:rsidR="0050599F">
        <w:rPr>
          <w:lang w:val="is-IS"/>
        </w:rPr>
        <w:t>]</w:t>
      </w:r>
      <w:r w:rsidR="00CD3B48" w:rsidRPr="00090640">
        <w:rPr>
          <w:lang w:val="is-IS"/>
        </w:rPr>
        <w:t xml:space="preserve">, </w:t>
      </w:r>
      <w:r w:rsidR="007750D3">
        <w:rPr>
          <w:lang w:val="is-IS"/>
        </w:rPr>
        <w:t>minkä muori oli hänele opettannu.</w:t>
      </w:r>
    </w:p>
    <w:p w14:paraId="6F268585" w14:textId="0CD556C3" w:rsidR="00D42108" w:rsidRPr="001855AA" w:rsidRDefault="0075485B" w:rsidP="00D42108">
      <w:r>
        <w:rPr>
          <w:lang w:val="fi-FI"/>
        </w:rPr>
        <w:t>(</w:t>
      </w:r>
      <w:r w:rsidR="00076A28">
        <w:rPr>
          <w:lang w:val="fi-FI"/>
        </w:rPr>
        <w:t>17</w:t>
      </w:r>
      <w:r w:rsidR="00D42108">
        <w:rPr>
          <w:lang w:val="fi-FI"/>
        </w:rPr>
        <w:t>)</w:t>
      </w:r>
      <w:r w:rsidR="00D42108">
        <w:rPr>
          <w:i/>
          <w:lang w:val="fi-FI"/>
        </w:rPr>
        <w:t xml:space="preserve"> </w:t>
      </w:r>
      <w:r w:rsidR="00D42108" w:rsidRPr="001855AA">
        <w:t xml:space="preserve">Siljola seissoo paljon ihmissii. </w:t>
      </w:r>
      <w:r w:rsidR="00076A28">
        <w:t>[</w:t>
      </w:r>
      <w:r w:rsidR="00D42108" w:rsidRPr="001855AA">
        <w:rPr>
          <w:i/>
        </w:rPr>
        <w:t>Yksi</w:t>
      </w:r>
      <w:r w:rsidR="00D42108" w:rsidRPr="001855AA">
        <w:t xml:space="preserve"> vaimo</w:t>
      </w:r>
      <w:r w:rsidR="00076A28">
        <w:t>]</w:t>
      </w:r>
      <w:r w:rsidR="00D42108" w:rsidRPr="001855AA">
        <w:t xml:space="preserve"> heiluttaa aviissii ja muut puhelhaan ympärillä.</w:t>
      </w:r>
    </w:p>
    <w:p w14:paraId="33DD36FA" w14:textId="7023998D" w:rsidR="00D42108" w:rsidRPr="001855AA" w:rsidRDefault="0075485B" w:rsidP="00D42108">
      <w:r>
        <w:rPr>
          <w:lang w:val="fi-FI"/>
        </w:rPr>
        <w:t>(</w:t>
      </w:r>
      <w:r w:rsidR="00076A28">
        <w:rPr>
          <w:lang w:val="fi-FI"/>
        </w:rPr>
        <w:t>18</w:t>
      </w:r>
      <w:r w:rsidR="00D42108">
        <w:rPr>
          <w:lang w:val="fi-FI"/>
        </w:rPr>
        <w:t>)</w:t>
      </w:r>
      <w:r w:rsidR="00D42108">
        <w:rPr>
          <w:i/>
          <w:lang w:val="fi-FI"/>
        </w:rPr>
        <w:t xml:space="preserve"> </w:t>
      </w:r>
      <w:r w:rsidR="00D42108" w:rsidRPr="001855AA">
        <w:t xml:space="preserve">Ko met tulema kartanon tykö, naakima ensistä </w:t>
      </w:r>
      <w:r w:rsidR="00076A28">
        <w:t>[</w:t>
      </w:r>
      <w:r w:rsidR="00D42108" w:rsidRPr="001855AA">
        <w:rPr>
          <w:i/>
        </w:rPr>
        <w:t xml:space="preserve">yhđen </w:t>
      </w:r>
      <w:r w:rsidR="00D42108" w:rsidRPr="001855AA">
        <w:t>klasin alle</w:t>
      </w:r>
      <w:r w:rsidR="00076A28">
        <w:t>]</w:t>
      </w:r>
      <w:r w:rsidR="00D42108" w:rsidRPr="001855AA">
        <w:t>, mistä kajastaa vähäsen näkköö.</w:t>
      </w:r>
    </w:p>
    <w:p w14:paraId="4892F1CE" w14:textId="027F4347" w:rsidR="00D42108" w:rsidRPr="001855AA" w:rsidRDefault="0075485B" w:rsidP="00D42108">
      <w:r>
        <w:rPr>
          <w:lang w:val="fi-FI"/>
        </w:rPr>
        <w:t>(</w:t>
      </w:r>
      <w:r w:rsidR="00076A28">
        <w:rPr>
          <w:lang w:val="fi-FI"/>
        </w:rPr>
        <w:t>19</w:t>
      </w:r>
      <w:r w:rsidR="00D42108">
        <w:rPr>
          <w:lang w:val="fi-FI"/>
        </w:rPr>
        <w:t>)</w:t>
      </w:r>
      <w:r w:rsidR="00D42108">
        <w:rPr>
          <w:i/>
          <w:lang w:val="fi-FI"/>
        </w:rPr>
        <w:t xml:space="preserve"> </w:t>
      </w:r>
      <w:r w:rsidR="00D42108" w:rsidRPr="001855AA">
        <w:t xml:space="preserve">Annan Kaisa painaa </w:t>
      </w:r>
      <w:r w:rsidR="00076A28">
        <w:t>[</w:t>
      </w:r>
      <w:r w:rsidR="00D42108" w:rsidRPr="001855AA">
        <w:rPr>
          <w:i/>
        </w:rPr>
        <w:t>yhtä</w:t>
      </w:r>
      <w:r w:rsidR="00D42108" w:rsidRPr="001855AA">
        <w:t xml:space="preserve"> knappii</w:t>
      </w:r>
      <w:r w:rsidR="00076A28">
        <w:t>]</w:t>
      </w:r>
      <w:r w:rsidR="00D42108" w:rsidRPr="001855AA">
        <w:t>, ja samassa heiđän eđessä seissoo vaimo.</w:t>
      </w:r>
    </w:p>
    <w:p w14:paraId="12644854" w14:textId="77777777" w:rsidR="00F904D4" w:rsidRDefault="00D42108" w:rsidP="00D42108">
      <w:r>
        <w:t>Pronomenii</w:t>
      </w:r>
      <w:r w:rsidRPr="001855AA">
        <w:t xml:space="preserve"> </w:t>
      </w:r>
      <w:r w:rsidRPr="001855AA">
        <w:rPr>
          <w:i/>
        </w:rPr>
        <w:t>yksi</w:t>
      </w:r>
      <w:r w:rsidRPr="001855AA">
        <w:t xml:space="preserve"> </w:t>
      </w:r>
      <w:r>
        <w:t xml:space="preserve">oon </w:t>
      </w:r>
      <w:r w:rsidR="00076A28">
        <w:t xml:space="preserve">kans </w:t>
      </w:r>
      <w:r>
        <w:t>mahđolinen käyttäät pluraalisista referen</w:t>
      </w:r>
      <w:r w:rsidR="002F79D5">
        <w:t>s</w:t>
      </w:r>
      <w:r>
        <w:t>siistä</w:t>
      </w:r>
      <w:r w:rsidR="00576CAA">
        <w:t xml:space="preserve"> </w:t>
      </w:r>
      <w:r w:rsidR="0075485B">
        <w:t>(</w:t>
      </w:r>
      <w:r w:rsidR="002F79D5">
        <w:t>20, 21</w:t>
      </w:r>
      <w:r w:rsidR="00576CAA">
        <w:t>)</w:t>
      </w:r>
      <w:r>
        <w:t>.</w:t>
      </w:r>
      <w:r w:rsidRPr="001855AA">
        <w:t xml:space="preserve"> </w:t>
      </w:r>
      <w:r>
        <w:t>Tavalinen tämä ei ole</w:t>
      </w:r>
      <w:r w:rsidR="00F904D4">
        <w:t>.</w:t>
      </w:r>
    </w:p>
    <w:p w14:paraId="400913F9" w14:textId="60C22076" w:rsidR="00D42108" w:rsidRDefault="0075485B" w:rsidP="00D42108">
      <w:r>
        <w:rPr>
          <w:lang w:val="fi-FI"/>
        </w:rPr>
        <w:t>(</w:t>
      </w:r>
      <w:r w:rsidR="00076A28">
        <w:rPr>
          <w:lang w:val="fi-FI"/>
        </w:rPr>
        <w:t>20</w:t>
      </w:r>
      <w:r w:rsidR="00D42108">
        <w:rPr>
          <w:lang w:val="fi-FI"/>
        </w:rPr>
        <w:t>)</w:t>
      </w:r>
      <w:r w:rsidR="00D42108">
        <w:rPr>
          <w:i/>
          <w:lang w:val="fi-FI"/>
        </w:rPr>
        <w:t xml:space="preserve"> </w:t>
      </w:r>
      <w:r w:rsidR="00D42108">
        <w:t xml:space="preserve">Siljola seisothiin </w:t>
      </w:r>
      <w:r w:rsidR="00076A28">
        <w:t>[</w:t>
      </w:r>
      <w:r w:rsidR="00D42108" w:rsidRPr="001D0740">
        <w:rPr>
          <w:i/>
        </w:rPr>
        <w:t xml:space="preserve">yhđet </w:t>
      </w:r>
      <w:r w:rsidR="00D42108">
        <w:t>studentit</w:t>
      </w:r>
      <w:r w:rsidR="00076A28">
        <w:t>]</w:t>
      </w:r>
      <w:r w:rsidR="00D42108">
        <w:t>.</w:t>
      </w:r>
    </w:p>
    <w:p w14:paraId="749ABBE0" w14:textId="5ED86215" w:rsidR="00D42108" w:rsidRPr="00FF7C84" w:rsidRDefault="0075485B" w:rsidP="00CD3B48">
      <w:r>
        <w:rPr>
          <w:lang w:val="fi-FI"/>
        </w:rPr>
        <w:t>(</w:t>
      </w:r>
      <w:r w:rsidR="00076A28">
        <w:rPr>
          <w:lang w:val="fi-FI"/>
        </w:rPr>
        <w:t>21</w:t>
      </w:r>
      <w:r w:rsidR="00D42108">
        <w:rPr>
          <w:lang w:val="fi-FI"/>
        </w:rPr>
        <w:t>)</w:t>
      </w:r>
      <w:r w:rsidR="00D42108">
        <w:rPr>
          <w:i/>
          <w:lang w:val="fi-FI"/>
        </w:rPr>
        <w:t xml:space="preserve"> </w:t>
      </w:r>
      <w:r w:rsidR="00D42108" w:rsidRPr="001855AA">
        <w:t>Met naakima</w:t>
      </w:r>
      <w:r w:rsidR="00D42108">
        <w:rPr>
          <w:i/>
        </w:rPr>
        <w:t xml:space="preserve"> </w:t>
      </w:r>
      <w:r w:rsidR="00D42108" w:rsidRPr="001855AA">
        <w:t xml:space="preserve">raitona </w:t>
      </w:r>
      <w:r w:rsidR="00076A28">
        <w:t>[</w:t>
      </w:r>
      <w:r w:rsidR="00D42108">
        <w:rPr>
          <w:i/>
        </w:rPr>
        <w:t>yksiin</w:t>
      </w:r>
      <w:r w:rsidR="00D42108">
        <w:t xml:space="preserve"> klassiin alta</w:t>
      </w:r>
      <w:r w:rsidR="00076A28">
        <w:t>]</w:t>
      </w:r>
      <w:r w:rsidR="00D42108">
        <w:t>, mikkä olthiin joksiki korkkeela maasta.</w:t>
      </w:r>
    </w:p>
    <w:p w14:paraId="132C3775" w14:textId="2317951B" w:rsidR="00CD3B48" w:rsidRPr="00FF7C84" w:rsidRDefault="00CD3B48" w:rsidP="00CD3B48">
      <w:pPr>
        <w:rPr>
          <w:i/>
        </w:rPr>
      </w:pPr>
      <w:r>
        <w:t>Pronomen</w:t>
      </w:r>
      <w:r w:rsidRPr="00350990">
        <w:t xml:space="preserve">i </w:t>
      </w:r>
      <w:r w:rsidRPr="00350990">
        <w:rPr>
          <w:i/>
        </w:rPr>
        <w:t xml:space="preserve">muutampi </w:t>
      </w:r>
      <w:r w:rsidR="005D4F48">
        <w:t>tai</w:t>
      </w:r>
      <w:r w:rsidR="004C02CC">
        <w:t>ppuu melkhein ko komparasuunihaamut, mutta</w:t>
      </w:r>
      <w:r w:rsidR="005D4F48">
        <w:t xml:space="preserve"> oon vähäsen epäreekelimäinen</w:t>
      </w:r>
      <w:r w:rsidR="00FF7C84">
        <w:t xml:space="preserve">. Pronomeni </w:t>
      </w:r>
      <w:r w:rsidR="00FF7C84">
        <w:rPr>
          <w:i/>
        </w:rPr>
        <w:t>yksi</w:t>
      </w:r>
      <w:r w:rsidR="00FF7C84" w:rsidRPr="001855AA">
        <w:t xml:space="preserve"> taippuu samhaan</w:t>
      </w:r>
      <w:r w:rsidR="00B257B7">
        <w:t xml:space="preserve"> laihiin</w:t>
      </w:r>
      <w:r w:rsidR="00FF7C84" w:rsidRPr="001855AA">
        <w:t xml:space="preserve"> ko kardinaali </w:t>
      </w:r>
      <w:r w:rsidR="00FF7C84" w:rsidRPr="001855AA">
        <w:rPr>
          <w:i/>
        </w:rPr>
        <w:t>yksi</w:t>
      </w:r>
      <w:r w:rsidR="00FF7C84">
        <w:rPr>
          <w:i/>
        </w:rPr>
        <w:t xml:space="preserve"> </w:t>
      </w:r>
      <w:r w:rsidR="0075485B">
        <w:t>(</w:t>
      </w:r>
      <w:r w:rsidR="001B75B7">
        <w:t>katto tabeliita</w:t>
      </w:r>
      <w:r w:rsidR="00FF7C84">
        <w:t xml:space="preserve"> kohđasta </w:t>
      </w:r>
      <w:r w:rsidR="00FF7C84" w:rsidRPr="001B75B7">
        <w:t>8.1 Kardinaalit</w:t>
      </w:r>
      <w:r w:rsidR="00FF7C84">
        <w:t>)</w:t>
      </w:r>
      <w:r w:rsidR="001B127A" w:rsidRPr="001B127A">
        <w:t>.</w:t>
      </w:r>
    </w:p>
    <w:p w14:paraId="225839D4" w14:textId="1A1F6D2B" w:rsidR="00CD3B48" w:rsidRPr="008E2D32" w:rsidRDefault="00CD3B48" w:rsidP="00443084">
      <w:pPr>
        <w:pStyle w:val="Undertittel"/>
      </w:pPr>
      <w:bookmarkStart w:id="1883" w:name="_Toc196216727"/>
      <w:bookmarkStart w:id="1884" w:name="_Toc241129346"/>
      <w:bookmarkStart w:id="1885" w:name="_Toc311273929"/>
      <w:r w:rsidRPr="008C6778">
        <w:t>Tabeli</w:t>
      </w:r>
      <w:r w:rsidR="00B94A17">
        <w:t xml:space="preserve"> 45</w:t>
      </w:r>
      <w:r w:rsidRPr="008C6778">
        <w:t>:</w:t>
      </w:r>
      <w:r w:rsidR="008E2D32">
        <w:t xml:space="preserve"> Pronomenin</w:t>
      </w:r>
      <w:r w:rsidRPr="008C6778">
        <w:t xml:space="preserve"> </w:t>
      </w:r>
      <w:r w:rsidRPr="008C6778">
        <w:rPr>
          <w:i/>
        </w:rPr>
        <w:t>muutampi</w:t>
      </w:r>
      <w:bookmarkEnd w:id="1883"/>
      <w:bookmarkEnd w:id="1884"/>
      <w:r w:rsidR="008E2D32">
        <w:rPr>
          <w:i/>
        </w:rPr>
        <w:t xml:space="preserve"> </w:t>
      </w:r>
      <w:r w:rsidR="008E2D32">
        <w:t>taivutus</w:t>
      </w:r>
      <w:bookmarkEnd w:id="18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8"/>
        <w:gridCol w:w="3240"/>
        <w:gridCol w:w="3284"/>
      </w:tblGrid>
      <w:tr w:rsidR="00540851" w:rsidRPr="00443084" w14:paraId="093826A4" w14:textId="77777777" w:rsidTr="00540851">
        <w:tc>
          <w:tcPr>
            <w:tcW w:w="1908" w:type="dxa"/>
            <w:tcBorders>
              <w:bottom w:val="single" w:sz="4" w:space="0" w:color="000000"/>
            </w:tcBorders>
          </w:tcPr>
          <w:p w14:paraId="2DAF47F1" w14:textId="77777777" w:rsidR="00CD3B48" w:rsidRPr="00443084" w:rsidRDefault="00CD3B48" w:rsidP="00AD074C">
            <w:pPr>
              <w:keepNext/>
              <w:keepLines/>
              <w:spacing w:before="20" w:after="20"/>
              <w:rPr>
                <w:i/>
                <w:lang w:val="fi-FI"/>
              </w:rPr>
            </w:pPr>
            <w:r w:rsidRPr="00443084">
              <w:rPr>
                <w:i/>
                <w:lang w:val="fi-FI"/>
              </w:rPr>
              <w:t>Kaasus</w:t>
            </w:r>
          </w:p>
        </w:tc>
        <w:tc>
          <w:tcPr>
            <w:tcW w:w="3240" w:type="dxa"/>
            <w:tcBorders>
              <w:bottom w:val="single" w:sz="4" w:space="0" w:color="000000"/>
            </w:tcBorders>
          </w:tcPr>
          <w:p w14:paraId="3867BECB" w14:textId="77777777" w:rsidR="00CD3B48" w:rsidRPr="00443084" w:rsidRDefault="00CD3B48" w:rsidP="00AD074C">
            <w:pPr>
              <w:keepNext/>
              <w:keepLines/>
              <w:spacing w:before="20" w:after="20"/>
              <w:rPr>
                <w:i/>
                <w:lang w:val="fi-FI"/>
              </w:rPr>
            </w:pPr>
            <w:r w:rsidRPr="00443084">
              <w:rPr>
                <w:i/>
                <w:lang w:val="fi-FI"/>
              </w:rPr>
              <w:t>Singulaari</w:t>
            </w:r>
          </w:p>
        </w:tc>
        <w:tc>
          <w:tcPr>
            <w:tcW w:w="3284" w:type="dxa"/>
            <w:tcBorders>
              <w:bottom w:val="single" w:sz="4" w:space="0" w:color="000000"/>
            </w:tcBorders>
          </w:tcPr>
          <w:p w14:paraId="7F0F4E34" w14:textId="77777777" w:rsidR="00CD3B48" w:rsidRPr="00443084" w:rsidRDefault="00CD3B48" w:rsidP="00AD074C">
            <w:pPr>
              <w:keepNext/>
              <w:keepLines/>
              <w:spacing w:before="20" w:after="20"/>
              <w:rPr>
                <w:i/>
                <w:lang w:val="fi-FI"/>
              </w:rPr>
            </w:pPr>
            <w:r w:rsidRPr="00443084">
              <w:rPr>
                <w:i/>
                <w:lang w:val="fi-FI"/>
              </w:rPr>
              <w:t>Pluraali</w:t>
            </w:r>
          </w:p>
        </w:tc>
      </w:tr>
      <w:tr w:rsidR="00540851" w:rsidRPr="008C6778" w14:paraId="19428CCD" w14:textId="77777777" w:rsidTr="00540851">
        <w:tc>
          <w:tcPr>
            <w:tcW w:w="1908" w:type="dxa"/>
            <w:tcBorders>
              <w:bottom w:val="nil"/>
            </w:tcBorders>
          </w:tcPr>
          <w:p w14:paraId="4A2F1DE5" w14:textId="77777777" w:rsidR="00CD3B48" w:rsidRPr="008C6778" w:rsidRDefault="00CD3B48" w:rsidP="00AD074C">
            <w:pPr>
              <w:spacing w:before="20" w:after="20"/>
              <w:rPr>
                <w:lang w:val="fi-FI"/>
              </w:rPr>
            </w:pPr>
            <w:r w:rsidRPr="008C6778">
              <w:rPr>
                <w:lang w:val="fi-FI"/>
              </w:rPr>
              <w:t>Nominatiivi</w:t>
            </w:r>
          </w:p>
        </w:tc>
        <w:tc>
          <w:tcPr>
            <w:tcW w:w="3240" w:type="dxa"/>
            <w:tcBorders>
              <w:bottom w:val="nil"/>
            </w:tcBorders>
          </w:tcPr>
          <w:p w14:paraId="0C9ABC80" w14:textId="77777777" w:rsidR="00CD3B48" w:rsidRPr="008C6778" w:rsidRDefault="00CD3B48" w:rsidP="00AD074C">
            <w:pPr>
              <w:spacing w:before="20" w:after="20"/>
              <w:rPr>
                <w:lang w:val="fi-FI"/>
              </w:rPr>
            </w:pPr>
            <w:r w:rsidRPr="008C6778">
              <w:rPr>
                <w:lang w:val="fi-FI"/>
              </w:rPr>
              <w:t>muutampi</w:t>
            </w:r>
          </w:p>
        </w:tc>
        <w:tc>
          <w:tcPr>
            <w:tcW w:w="3284" w:type="dxa"/>
            <w:tcBorders>
              <w:bottom w:val="nil"/>
            </w:tcBorders>
          </w:tcPr>
          <w:p w14:paraId="273E39F7" w14:textId="77777777" w:rsidR="00CD3B48" w:rsidRPr="008C6778" w:rsidRDefault="00CD3B48" w:rsidP="00AD074C">
            <w:pPr>
              <w:spacing w:before="20" w:after="20"/>
              <w:rPr>
                <w:lang w:val="fi-FI"/>
              </w:rPr>
            </w:pPr>
            <w:r w:rsidRPr="008C6778">
              <w:rPr>
                <w:lang w:val="fi-FI"/>
              </w:rPr>
              <w:t>muutamat</w:t>
            </w:r>
          </w:p>
        </w:tc>
      </w:tr>
      <w:tr w:rsidR="00540851" w:rsidRPr="008C6778" w14:paraId="5585EE7B" w14:textId="77777777" w:rsidTr="00540851">
        <w:tc>
          <w:tcPr>
            <w:tcW w:w="1908" w:type="dxa"/>
            <w:tcBorders>
              <w:top w:val="nil"/>
              <w:bottom w:val="nil"/>
            </w:tcBorders>
          </w:tcPr>
          <w:p w14:paraId="292066AC" w14:textId="2C544197" w:rsidR="00CD3B48" w:rsidRPr="008C6778" w:rsidRDefault="00A27713" w:rsidP="00AD074C">
            <w:pPr>
              <w:spacing w:before="20" w:after="20"/>
              <w:rPr>
                <w:lang w:val="fi-FI"/>
              </w:rPr>
            </w:pPr>
            <w:r>
              <w:rPr>
                <w:lang w:val="fi-FI"/>
              </w:rPr>
              <w:t>Genitiiv</w:t>
            </w:r>
            <w:r w:rsidR="00CD3B48" w:rsidRPr="008C6778">
              <w:rPr>
                <w:lang w:val="fi-FI"/>
              </w:rPr>
              <w:t>i</w:t>
            </w:r>
          </w:p>
        </w:tc>
        <w:tc>
          <w:tcPr>
            <w:tcW w:w="3240" w:type="dxa"/>
            <w:tcBorders>
              <w:top w:val="nil"/>
              <w:bottom w:val="nil"/>
            </w:tcBorders>
          </w:tcPr>
          <w:p w14:paraId="5B0F91ED" w14:textId="77777777" w:rsidR="00CD3B48" w:rsidRPr="008C6778" w:rsidRDefault="00CD3B48" w:rsidP="00AD074C">
            <w:pPr>
              <w:spacing w:before="20" w:after="20"/>
              <w:rPr>
                <w:lang w:val="fi-FI"/>
              </w:rPr>
            </w:pPr>
            <w:r w:rsidRPr="008C6778">
              <w:rPr>
                <w:lang w:val="fi-FI"/>
              </w:rPr>
              <w:t>muutaman</w:t>
            </w:r>
          </w:p>
        </w:tc>
        <w:tc>
          <w:tcPr>
            <w:tcW w:w="3284" w:type="dxa"/>
            <w:tcBorders>
              <w:top w:val="nil"/>
              <w:bottom w:val="nil"/>
            </w:tcBorders>
          </w:tcPr>
          <w:p w14:paraId="7F5E08D6" w14:textId="3CF5FD0B" w:rsidR="00CD3B48" w:rsidRPr="008C6778" w:rsidRDefault="00CD3B48" w:rsidP="00AD074C">
            <w:pPr>
              <w:spacing w:before="20" w:after="20"/>
              <w:rPr>
                <w:lang w:val="fi-FI"/>
              </w:rPr>
            </w:pPr>
            <w:r w:rsidRPr="008C6778">
              <w:rPr>
                <w:lang w:val="fi-FI"/>
              </w:rPr>
              <w:t>muutami</w:t>
            </w:r>
            <w:r w:rsidR="001F0006">
              <w:rPr>
                <w:lang w:val="fi-FI"/>
              </w:rPr>
              <w:t>(</w:t>
            </w:r>
            <w:r w:rsidRPr="008C6778">
              <w:rPr>
                <w:lang w:val="fi-FI"/>
              </w:rPr>
              <w:t>i</w:t>
            </w:r>
            <w:r w:rsidR="001F0006">
              <w:rPr>
                <w:lang w:val="fi-FI"/>
              </w:rPr>
              <w:t>)</w:t>
            </w:r>
            <w:r w:rsidRPr="008C6778">
              <w:rPr>
                <w:lang w:val="fi-FI"/>
              </w:rPr>
              <w:t>tten</w:t>
            </w:r>
          </w:p>
        </w:tc>
      </w:tr>
      <w:tr w:rsidR="00540851" w:rsidRPr="008C6778" w14:paraId="51FDA437" w14:textId="77777777" w:rsidTr="00540851">
        <w:tc>
          <w:tcPr>
            <w:tcW w:w="1908" w:type="dxa"/>
            <w:tcBorders>
              <w:top w:val="nil"/>
              <w:bottom w:val="nil"/>
            </w:tcBorders>
          </w:tcPr>
          <w:p w14:paraId="0E1ABE87" w14:textId="77777777" w:rsidR="00CD3B48" w:rsidRPr="008C6778" w:rsidRDefault="00CD3B48" w:rsidP="00AD074C">
            <w:pPr>
              <w:spacing w:before="20" w:after="20"/>
              <w:rPr>
                <w:lang w:val="fi-FI"/>
              </w:rPr>
            </w:pPr>
            <w:r w:rsidRPr="008C6778">
              <w:rPr>
                <w:lang w:val="fi-FI"/>
              </w:rPr>
              <w:t>Partitiivi</w:t>
            </w:r>
          </w:p>
        </w:tc>
        <w:tc>
          <w:tcPr>
            <w:tcW w:w="3240" w:type="dxa"/>
            <w:tcBorders>
              <w:top w:val="nil"/>
              <w:bottom w:val="nil"/>
            </w:tcBorders>
          </w:tcPr>
          <w:p w14:paraId="330BEC5A" w14:textId="77777777" w:rsidR="00CD3B48" w:rsidRPr="008C6778" w:rsidRDefault="00CD3B48" w:rsidP="00AD074C">
            <w:pPr>
              <w:spacing w:before="20" w:after="20"/>
              <w:rPr>
                <w:lang w:val="fi-FI"/>
              </w:rPr>
            </w:pPr>
            <w:r w:rsidRPr="008C6778">
              <w:rPr>
                <w:lang w:val="fi-FI"/>
              </w:rPr>
              <w:t>muutamppaa ~ muutamaa</w:t>
            </w:r>
          </w:p>
        </w:tc>
        <w:tc>
          <w:tcPr>
            <w:tcW w:w="3284" w:type="dxa"/>
            <w:tcBorders>
              <w:top w:val="nil"/>
              <w:bottom w:val="nil"/>
            </w:tcBorders>
          </w:tcPr>
          <w:p w14:paraId="6B771215" w14:textId="1747F0CB" w:rsidR="00CD3B48" w:rsidRPr="008C6778" w:rsidRDefault="00CD3B48" w:rsidP="00AD074C">
            <w:pPr>
              <w:spacing w:before="20" w:after="20"/>
              <w:rPr>
                <w:lang w:val="fi-FI"/>
              </w:rPr>
            </w:pPr>
            <w:r w:rsidRPr="008C6778">
              <w:rPr>
                <w:lang w:val="fi-FI"/>
              </w:rPr>
              <w:t>muutamppii</w:t>
            </w:r>
            <w:r w:rsidR="005B19CC">
              <w:rPr>
                <w:lang w:val="fi-FI"/>
              </w:rPr>
              <w:t>(</w:t>
            </w:r>
            <w:r w:rsidRPr="008C6778">
              <w:rPr>
                <w:lang w:val="fi-FI"/>
              </w:rPr>
              <w:t>ta</w:t>
            </w:r>
            <w:r w:rsidR="005B19CC">
              <w:rPr>
                <w:lang w:val="fi-FI"/>
              </w:rPr>
              <w:t>)</w:t>
            </w:r>
            <w:r w:rsidRPr="008C6778">
              <w:rPr>
                <w:lang w:val="fi-FI"/>
              </w:rPr>
              <w:t xml:space="preserve"> ~ muutamia</w:t>
            </w:r>
          </w:p>
        </w:tc>
      </w:tr>
      <w:tr w:rsidR="00540851" w:rsidRPr="008C6778" w14:paraId="7BED2865" w14:textId="77777777" w:rsidTr="00540851">
        <w:tc>
          <w:tcPr>
            <w:tcW w:w="1908" w:type="dxa"/>
            <w:tcBorders>
              <w:top w:val="nil"/>
              <w:bottom w:val="nil"/>
            </w:tcBorders>
          </w:tcPr>
          <w:p w14:paraId="0A91C41A" w14:textId="77777777" w:rsidR="00CD3B48" w:rsidRPr="008C6778" w:rsidRDefault="00CD3B48" w:rsidP="00AD074C">
            <w:pPr>
              <w:spacing w:before="20" w:after="20"/>
              <w:rPr>
                <w:lang w:val="fi-FI"/>
              </w:rPr>
            </w:pPr>
            <w:r w:rsidRPr="008C6778">
              <w:rPr>
                <w:lang w:val="fi-FI"/>
              </w:rPr>
              <w:t>Essiivi</w:t>
            </w:r>
          </w:p>
        </w:tc>
        <w:tc>
          <w:tcPr>
            <w:tcW w:w="3240" w:type="dxa"/>
            <w:tcBorders>
              <w:top w:val="nil"/>
              <w:bottom w:val="nil"/>
            </w:tcBorders>
          </w:tcPr>
          <w:p w14:paraId="151CBF10" w14:textId="77777777" w:rsidR="00CD3B48" w:rsidRPr="008C6778" w:rsidRDefault="00CD3B48" w:rsidP="00AD074C">
            <w:pPr>
              <w:spacing w:before="20" w:after="20"/>
              <w:rPr>
                <w:lang w:val="fi-FI"/>
              </w:rPr>
            </w:pPr>
            <w:r w:rsidRPr="008C6778">
              <w:rPr>
                <w:lang w:val="fi-FI"/>
              </w:rPr>
              <w:t xml:space="preserve">muutampanna ~ muutamanna </w:t>
            </w:r>
          </w:p>
        </w:tc>
        <w:tc>
          <w:tcPr>
            <w:tcW w:w="3284" w:type="dxa"/>
            <w:tcBorders>
              <w:top w:val="nil"/>
              <w:bottom w:val="nil"/>
            </w:tcBorders>
          </w:tcPr>
          <w:p w14:paraId="0ADA8356" w14:textId="77777777" w:rsidR="00CD3B48" w:rsidRPr="008C6778" w:rsidRDefault="00CD3B48" w:rsidP="00AD074C">
            <w:pPr>
              <w:spacing w:before="20" w:after="20"/>
              <w:rPr>
                <w:lang w:val="fi-FI"/>
              </w:rPr>
            </w:pPr>
            <w:r w:rsidRPr="008C6778">
              <w:rPr>
                <w:lang w:val="fi-FI"/>
              </w:rPr>
              <w:t>muutampinna ~ muutaminna</w:t>
            </w:r>
          </w:p>
        </w:tc>
      </w:tr>
      <w:tr w:rsidR="00540851" w:rsidRPr="008C6778" w14:paraId="2506589C" w14:textId="77777777" w:rsidTr="00540851">
        <w:tc>
          <w:tcPr>
            <w:tcW w:w="1908" w:type="dxa"/>
            <w:tcBorders>
              <w:top w:val="nil"/>
              <w:bottom w:val="nil"/>
            </w:tcBorders>
          </w:tcPr>
          <w:p w14:paraId="5433A6B2" w14:textId="77777777" w:rsidR="00CD3B48" w:rsidRPr="008C6778" w:rsidRDefault="00CD3B48" w:rsidP="00AD074C">
            <w:pPr>
              <w:spacing w:before="20" w:after="20"/>
              <w:rPr>
                <w:lang w:val="fi-FI"/>
              </w:rPr>
            </w:pPr>
            <w:r w:rsidRPr="008C6778">
              <w:rPr>
                <w:lang w:val="fi-FI"/>
              </w:rPr>
              <w:t>Translatiivi</w:t>
            </w:r>
          </w:p>
        </w:tc>
        <w:tc>
          <w:tcPr>
            <w:tcW w:w="3240" w:type="dxa"/>
            <w:tcBorders>
              <w:top w:val="nil"/>
              <w:bottom w:val="nil"/>
            </w:tcBorders>
          </w:tcPr>
          <w:p w14:paraId="5C8EEC2E" w14:textId="77777777" w:rsidR="00CD3B48" w:rsidRPr="008C6778" w:rsidRDefault="00CD3B48" w:rsidP="00AD074C">
            <w:pPr>
              <w:spacing w:before="20" w:after="20"/>
              <w:rPr>
                <w:lang w:val="fi-FI"/>
              </w:rPr>
            </w:pPr>
            <w:r w:rsidRPr="008C6778">
              <w:rPr>
                <w:lang w:val="fi-FI"/>
              </w:rPr>
              <w:t>muutamaksi</w:t>
            </w:r>
          </w:p>
        </w:tc>
        <w:tc>
          <w:tcPr>
            <w:tcW w:w="3284" w:type="dxa"/>
            <w:tcBorders>
              <w:top w:val="nil"/>
              <w:bottom w:val="nil"/>
            </w:tcBorders>
          </w:tcPr>
          <w:p w14:paraId="720781AA" w14:textId="77777777" w:rsidR="00CD3B48" w:rsidRPr="008C6778" w:rsidRDefault="00CD3B48" w:rsidP="00AD074C">
            <w:pPr>
              <w:spacing w:before="20" w:after="20"/>
              <w:rPr>
                <w:lang w:val="fi-FI"/>
              </w:rPr>
            </w:pPr>
            <w:r w:rsidRPr="008C6778">
              <w:rPr>
                <w:lang w:val="fi-FI"/>
              </w:rPr>
              <w:t>muutamiksi</w:t>
            </w:r>
          </w:p>
        </w:tc>
      </w:tr>
      <w:tr w:rsidR="00540851" w:rsidRPr="008C6778" w14:paraId="665D19DA" w14:textId="77777777" w:rsidTr="00540851">
        <w:tc>
          <w:tcPr>
            <w:tcW w:w="1908" w:type="dxa"/>
            <w:tcBorders>
              <w:top w:val="nil"/>
              <w:bottom w:val="nil"/>
            </w:tcBorders>
          </w:tcPr>
          <w:p w14:paraId="7F822A44" w14:textId="77777777" w:rsidR="00CD3B48" w:rsidRPr="008C6778" w:rsidRDefault="00CD3B48" w:rsidP="00AD074C">
            <w:pPr>
              <w:spacing w:before="20" w:after="20"/>
              <w:rPr>
                <w:lang w:val="fi-FI"/>
              </w:rPr>
            </w:pPr>
            <w:r w:rsidRPr="008C6778">
              <w:rPr>
                <w:lang w:val="fi-FI"/>
              </w:rPr>
              <w:t>Inessiivi</w:t>
            </w:r>
          </w:p>
        </w:tc>
        <w:tc>
          <w:tcPr>
            <w:tcW w:w="3240" w:type="dxa"/>
            <w:tcBorders>
              <w:top w:val="nil"/>
              <w:bottom w:val="nil"/>
            </w:tcBorders>
          </w:tcPr>
          <w:p w14:paraId="3F9C6B7D" w14:textId="77777777" w:rsidR="00CD3B48" w:rsidRPr="008C6778" w:rsidRDefault="00CD3B48" w:rsidP="00AD074C">
            <w:pPr>
              <w:spacing w:before="20" w:after="20"/>
              <w:rPr>
                <w:lang w:val="fi-FI"/>
              </w:rPr>
            </w:pPr>
            <w:r w:rsidRPr="008C6778">
              <w:rPr>
                <w:lang w:val="fi-FI"/>
              </w:rPr>
              <w:t>muutamassa</w:t>
            </w:r>
          </w:p>
        </w:tc>
        <w:tc>
          <w:tcPr>
            <w:tcW w:w="3284" w:type="dxa"/>
            <w:tcBorders>
              <w:top w:val="nil"/>
              <w:bottom w:val="nil"/>
            </w:tcBorders>
          </w:tcPr>
          <w:p w14:paraId="6ED46CC1" w14:textId="77777777" w:rsidR="00CD3B48" w:rsidRPr="008C6778" w:rsidRDefault="00CD3B48" w:rsidP="00AD074C">
            <w:pPr>
              <w:spacing w:before="20" w:after="20"/>
              <w:rPr>
                <w:lang w:val="fi-FI"/>
              </w:rPr>
            </w:pPr>
            <w:r w:rsidRPr="008C6778">
              <w:rPr>
                <w:lang w:val="fi-FI"/>
              </w:rPr>
              <w:t>muutamissa</w:t>
            </w:r>
          </w:p>
        </w:tc>
      </w:tr>
      <w:tr w:rsidR="00540851" w:rsidRPr="008C6778" w14:paraId="7F911204" w14:textId="77777777" w:rsidTr="00540851">
        <w:tc>
          <w:tcPr>
            <w:tcW w:w="1908" w:type="dxa"/>
            <w:tcBorders>
              <w:top w:val="nil"/>
              <w:bottom w:val="nil"/>
            </w:tcBorders>
          </w:tcPr>
          <w:p w14:paraId="1CB5B636" w14:textId="77777777" w:rsidR="00CD3B48" w:rsidRPr="008C6778" w:rsidRDefault="00CD3B48" w:rsidP="00AD074C">
            <w:pPr>
              <w:spacing w:before="20" w:after="20"/>
              <w:rPr>
                <w:lang w:val="fi-FI"/>
              </w:rPr>
            </w:pPr>
            <w:r w:rsidRPr="008C6778">
              <w:rPr>
                <w:lang w:val="fi-FI"/>
              </w:rPr>
              <w:t>Elatiivi</w:t>
            </w:r>
          </w:p>
        </w:tc>
        <w:tc>
          <w:tcPr>
            <w:tcW w:w="3240" w:type="dxa"/>
            <w:tcBorders>
              <w:top w:val="nil"/>
              <w:bottom w:val="nil"/>
            </w:tcBorders>
          </w:tcPr>
          <w:p w14:paraId="021BEC52" w14:textId="77777777" w:rsidR="00CD3B48" w:rsidRPr="008C6778" w:rsidRDefault="00CD3B48" w:rsidP="00AD074C">
            <w:pPr>
              <w:spacing w:before="20" w:after="20"/>
              <w:rPr>
                <w:lang w:val="fi-FI"/>
              </w:rPr>
            </w:pPr>
            <w:r w:rsidRPr="008C6778">
              <w:rPr>
                <w:lang w:val="fi-FI"/>
              </w:rPr>
              <w:t>muutamasta</w:t>
            </w:r>
          </w:p>
        </w:tc>
        <w:tc>
          <w:tcPr>
            <w:tcW w:w="3284" w:type="dxa"/>
            <w:tcBorders>
              <w:top w:val="nil"/>
              <w:bottom w:val="nil"/>
            </w:tcBorders>
          </w:tcPr>
          <w:p w14:paraId="0445A9D5" w14:textId="77777777" w:rsidR="00CD3B48" w:rsidRPr="008C6778" w:rsidRDefault="00CD3B48" w:rsidP="00AD074C">
            <w:pPr>
              <w:spacing w:before="20" w:after="20"/>
              <w:rPr>
                <w:lang w:val="fi-FI"/>
              </w:rPr>
            </w:pPr>
            <w:r w:rsidRPr="008C6778">
              <w:rPr>
                <w:lang w:val="fi-FI"/>
              </w:rPr>
              <w:t>muutamista</w:t>
            </w:r>
          </w:p>
        </w:tc>
      </w:tr>
      <w:tr w:rsidR="00540851" w:rsidRPr="008C6778" w14:paraId="4B348266" w14:textId="77777777" w:rsidTr="00540851">
        <w:tc>
          <w:tcPr>
            <w:tcW w:w="1908" w:type="dxa"/>
            <w:tcBorders>
              <w:top w:val="nil"/>
              <w:bottom w:val="nil"/>
            </w:tcBorders>
          </w:tcPr>
          <w:p w14:paraId="7B6D18C7" w14:textId="77777777" w:rsidR="00CD3B48" w:rsidRPr="008C6778" w:rsidRDefault="00CD3B48" w:rsidP="00AD074C">
            <w:pPr>
              <w:spacing w:before="20" w:after="20"/>
              <w:rPr>
                <w:lang w:val="fi-FI"/>
              </w:rPr>
            </w:pPr>
            <w:r w:rsidRPr="008C6778">
              <w:rPr>
                <w:lang w:val="fi-FI"/>
              </w:rPr>
              <w:t>Illatiivi</w:t>
            </w:r>
          </w:p>
        </w:tc>
        <w:tc>
          <w:tcPr>
            <w:tcW w:w="3240" w:type="dxa"/>
            <w:tcBorders>
              <w:top w:val="nil"/>
              <w:bottom w:val="nil"/>
            </w:tcBorders>
          </w:tcPr>
          <w:p w14:paraId="235C8C98" w14:textId="77777777" w:rsidR="00CD3B48" w:rsidRPr="008C6778" w:rsidRDefault="00CD3B48" w:rsidP="00AD074C">
            <w:pPr>
              <w:spacing w:before="20" w:after="20"/>
              <w:rPr>
                <w:lang w:val="fi-FI"/>
              </w:rPr>
            </w:pPr>
            <w:r w:rsidRPr="008C6778">
              <w:rPr>
                <w:lang w:val="fi-FI"/>
              </w:rPr>
              <w:t>muutamphaan ~ muutamhaan</w:t>
            </w:r>
          </w:p>
        </w:tc>
        <w:tc>
          <w:tcPr>
            <w:tcW w:w="3284" w:type="dxa"/>
            <w:tcBorders>
              <w:top w:val="nil"/>
              <w:bottom w:val="nil"/>
            </w:tcBorders>
          </w:tcPr>
          <w:p w14:paraId="308A7843" w14:textId="77777777" w:rsidR="00CD3B48" w:rsidRPr="008C6778" w:rsidRDefault="00CD3B48" w:rsidP="00AD074C">
            <w:pPr>
              <w:spacing w:before="20" w:after="20"/>
              <w:rPr>
                <w:lang w:val="fi-FI"/>
              </w:rPr>
            </w:pPr>
            <w:r w:rsidRPr="008C6778">
              <w:rPr>
                <w:lang w:val="fi-FI"/>
              </w:rPr>
              <w:t>muutamphiin ~ muutamhiin</w:t>
            </w:r>
          </w:p>
        </w:tc>
      </w:tr>
      <w:tr w:rsidR="00540851" w:rsidRPr="008C6778" w14:paraId="370A05F4" w14:textId="77777777" w:rsidTr="00540851">
        <w:tc>
          <w:tcPr>
            <w:tcW w:w="1908" w:type="dxa"/>
            <w:tcBorders>
              <w:top w:val="nil"/>
              <w:bottom w:val="nil"/>
            </w:tcBorders>
          </w:tcPr>
          <w:p w14:paraId="387B57A6" w14:textId="77777777" w:rsidR="00CD3B48" w:rsidRPr="008C6778" w:rsidRDefault="00CD3B48" w:rsidP="00AD074C">
            <w:pPr>
              <w:spacing w:before="20" w:after="20"/>
              <w:rPr>
                <w:lang w:val="fi-FI"/>
              </w:rPr>
            </w:pPr>
            <w:r w:rsidRPr="008C6778">
              <w:rPr>
                <w:lang w:val="fi-FI"/>
              </w:rPr>
              <w:t>Adessiivi</w:t>
            </w:r>
          </w:p>
        </w:tc>
        <w:tc>
          <w:tcPr>
            <w:tcW w:w="3240" w:type="dxa"/>
            <w:tcBorders>
              <w:top w:val="nil"/>
              <w:bottom w:val="nil"/>
            </w:tcBorders>
          </w:tcPr>
          <w:p w14:paraId="6EDE57EA" w14:textId="77777777" w:rsidR="00CD3B48" w:rsidRPr="008C6778" w:rsidRDefault="00CD3B48" w:rsidP="00AD074C">
            <w:pPr>
              <w:spacing w:before="20" w:after="20"/>
              <w:rPr>
                <w:lang w:val="fi-FI"/>
              </w:rPr>
            </w:pPr>
            <w:r w:rsidRPr="008C6778">
              <w:rPr>
                <w:lang w:val="fi-FI"/>
              </w:rPr>
              <w:t>muutamalla</w:t>
            </w:r>
          </w:p>
        </w:tc>
        <w:tc>
          <w:tcPr>
            <w:tcW w:w="3284" w:type="dxa"/>
            <w:tcBorders>
              <w:top w:val="nil"/>
              <w:bottom w:val="nil"/>
            </w:tcBorders>
          </w:tcPr>
          <w:p w14:paraId="62DF9954" w14:textId="77777777" w:rsidR="00CD3B48" w:rsidRPr="008C6778" w:rsidRDefault="00CD3B48" w:rsidP="00AD074C">
            <w:pPr>
              <w:spacing w:before="20" w:after="20"/>
              <w:rPr>
                <w:lang w:val="fi-FI"/>
              </w:rPr>
            </w:pPr>
            <w:r w:rsidRPr="008C6778">
              <w:rPr>
                <w:lang w:val="fi-FI"/>
              </w:rPr>
              <w:t>muutamilla</w:t>
            </w:r>
          </w:p>
        </w:tc>
      </w:tr>
      <w:tr w:rsidR="00540851" w:rsidRPr="008C6778" w14:paraId="2D9105F2" w14:textId="77777777" w:rsidTr="00540851">
        <w:tc>
          <w:tcPr>
            <w:tcW w:w="1908" w:type="dxa"/>
            <w:tcBorders>
              <w:top w:val="nil"/>
              <w:bottom w:val="nil"/>
            </w:tcBorders>
          </w:tcPr>
          <w:p w14:paraId="169344B3" w14:textId="77777777" w:rsidR="00CD3B48" w:rsidRPr="008C6778" w:rsidRDefault="00CD3B48" w:rsidP="00AD074C">
            <w:pPr>
              <w:spacing w:before="20" w:after="20"/>
              <w:rPr>
                <w:lang w:val="fi-FI"/>
              </w:rPr>
            </w:pPr>
            <w:r w:rsidRPr="008C6778">
              <w:rPr>
                <w:lang w:val="fi-FI"/>
              </w:rPr>
              <w:t>Ablatiivi</w:t>
            </w:r>
          </w:p>
        </w:tc>
        <w:tc>
          <w:tcPr>
            <w:tcW w:w="3240" w:type="dxa"/>
            <w:tcBorders>
              <w:top w:val="nil"/>
              <w:bottom w:val="nil"/>
            </w:tcBorders>
          </w:tcPr>
          <w:p w14:paraId="2ABF3F73" w14:textId="77777777" w:rsidR="00CD3B48" w:rsidRPr="008C6778" w:rsidRDefault="00CD3B48" w:rsidP="00AD074C">
            <w:pPr>
              <w:spacing w:before="20" w:after="20"/>
              <w:rPr>
                <w:lang w:val="fi-FI"/>
              </w:rPr>
            </w:pPr>
            <w:r w:rsidRPr="008C6778">
              <w:rPr>
                <w:lang w:val="fi-FI"/>
              </w:rPr>
              <w:t>muutamalta</w:t>
            </w:r>
          </w:p>
        </w:tc>
        <w:tc>
          <w:tcPr>
            <w:tcW w:w="3284" w:type="dxa"/>
            <w:tcBorders>
              <w:top w:val="nil"/>
              <w:bottom w:val="nil"/>
            </w:tcBorders>
          </w:tcPr>
          <w:p w14:paraId="05F1F001" w14:textId="77777777" w:rsidR="00CD3B48" w:rsidRPr="008C6778" w:rsidRDefault="00CD3B48" w:rsidP="00AD074C">
            <w:pPr>
              <w:spacing w:before="20" w:after="20"/>
              <w:rPr>
                <w:lang w:val="fi-FI"/>
              </w:rPr>
            </w:pPr>
            <w:r w:rsidRPr="008C6778">
              <w:rPr>
                <w:lang w:val="fi-FI"/>
              </w:rPr>
              <w:t>muutamilta</w:t>
            </w:r>
          </w:p>
        </w:tc>
      </w:tr>
      <w:tr w:rsidR="00540851" w:rsidRPr="008C6778" w14:paraId="2467190A" w14:textId="77777777" w:rsidTr="00540851">
        <w:tc>
          <w:tcPr>
            <w:tcW w:w="1908" w:type="dxa"/>
            <w:tcBorders>
              <w:top w:val="nil"/>
            </w:tcBorders>
          </w:tcPr>
          <w:p w14:paraId="2F9DD581" w14:textId="77777777" w:rsidR="00CD3B48" w:rsidRPr="008C6778" w:rsidRDefault="00CD3B48" w:rsidP="00AD074C">
            <w:pPr>
              <w:spacing w:before="20" w:after="20"/>
              <w:rPr>
                <w:lang w:val="fi-FI"/>
              </w:rPr>
            </w:pPr>
            <w:r w:rsidRPr="008C6778">
              <w:rPr>
                <w:lang w:val="fi-FI"/>
              </w:rPr>
              <w:t>Allatiivi</w:t>
            </w:r>
          </w:p>
        </w:tc>
        <w:tc>
          <w:tcPr>
            <w:tcW w:w="3240" w:type="dxa"/>
            <w:tcBorders>
              <w:top w:val="nil"/>
            </w:tcBorders>
          </w:tcPr>
          <w:p w14:paraId="55147F5E" w14:textId="29DB6D10" w:rsidR="00CD3B48" w:rsidRPr="008C6778" w:rsidRDefault="00CD3B48" w:rsidP="00AD074C">
            <w:pPr>
              <w:spacing w:before="20" w:after="20"/>
              <w:rPr>
                <w:lang w:val="fi-FI"/>
              </w:rPr>
            </w:pPr>
            <w:r w:rsidRPr="008C6778">
              <w:rPr>
                <w:lang w:val="fi-FI"/>
              </w:rPr>
              <w:t>muutamalle</w:t>
            </w:r>
            <w:r w:rsidR="00DA2D18">
              <w:rPr>
                <w:lang w:val="fi-FI"/>
              </w:rPr>
              <w:t>(t)</w:t>
            </w:r>
          </w:p>
        </w:tc>
        <w:tc>
          <w:tcPr>
            <w:tcW w:w="3284" w:type="dxa"/>
            <w:tcBorders>
              <w:top w:val="nil"/>
            </w:tcBorders>
          </w:tcPr>
          <w:p w14:paraId="0E671A42" w14:textId="61F3BDD3" w:rsidR="00CD3B48" w:rsidRPr="008C6778" w:rsidRDefault="00CD3B48" w:rsidP="00AD074C">
            <w:pPr>
              <w:spacing w:before="20" w:after="20"/>
              <w:rPr>
                <w:lang w:val="fi-FI"/>
              </w:rPr>
            </w:pPr>
            <w:r w:rsidRPr="008C6778">
              <w:rPr>
                <w:lang w:val="fi-FI"/>
              </w:rPr>
              <w:t>muutamille</w:t>
            </w:r>
            <w:r w:rsidR="00DA2D18">
              <w:rPr>
                <w:lang w:val="fi-FI"/>
              </w:rPr>
              <w:t>(t)</w:t>
            </w:r>
          </w:p>
        </w:tc>
      </w:tr>
    </w:tbl>
    <w:p w14:paraId="6777A635" w14:textId="72B39EE2" w:rsidR="00CD3B48" w:rsidRPr="007C039C" w:rsidRDefault="00CD3B48" w:rsidP="00CD3B48">
      <w:pPr>
        <w:rPr>
          <w:lang w:val="fi-FI"/>
        </w:rPr>
      </w:pPr>
      <w:r>
        <w:rPr>
          <w:lang w:val="fi-FI"/>
        </w:rPr>
        <w:t xml:space="preserve">Pronomennii </w:t>
      </w:r>
      <w:r>
        <w:rPr>
          <w:i/>
          <w:lang w:val="fi-FI"/>
        </w:rPr>
        <w:t>muutampi</w:t>
      </w:r>
      <w:r>
        <w:rPr>
          <w:lang w:val="fi-FI"/>
        </w:rPr>
        <w:t xml:space="preserve"> käytethään kans lukumäärän pronomenina, ja aina ei ole hyvä tiettäät, kummasta käytöstä oon kysymys. </w:t>
      </w:r>
      <w:r w:rsidR="0075485B">
        <w:rPr>
          <w:lang w:val="fi-FI"/>
        </w:rPr>
        <w:t>(</w:t>
      </w:r>
      <w:r w:rsidR="005306D3">
        <w:rPr>
          <w:lang w:val="fi-FI"/>
        </w:rPr>
        <w:t>Katto kohđasta</w:t>
      </w:r>
      <w:r w:rsidR="00B84027">
        <w:rPr>
          <w:lang w:val="fi-FI"/>
        </w:rPr>
        <w:t xml:space="preserve"> </w:t>
      </w:r>
      <w:r w:rsidR="00B84027" w:rsidRPr="00C72010">
        <w:rPr>
          <w:lang w:val="fi-FI"/>
        </w:rPr>
        <w:t>7.6.4</w:t>
      </w:r>
      <w:r w:rsidR="00B84027" w:rsidRPr="00B84027">
        <w:rPr>
          <w:lang w:val="fi-FI"/>
        </w:rPr>
        <w:t>.</w:t>
      </w:r>
      <w:r w:rsidRPr="00B84027">
        <w:rPr>
          <w:lang w:val="fi-FI"/>
        </w:rPr>
        <w:t>)</w:t>
      </w:r>
    </w:p>
    <w:p w14:paraId="1F171D4C" w14:textId="7719B871" w:rsidR="00CD3B48" w:rsidRPr="005D4F48" w:rsidRDefault="00CD3B48" w:rsidP="00CD3B48">
      <w:pPr>
        <w:pStyle w:val="Overskrift3"/>
        <w:rPr>
          <w:i/>
          <w:lang w:val="fi-FI"/>
        </w:rPr>
      </w:pPr>
      <w:bookmarkStart w:id="1886" w:name="_Toc196216729"/>
      <w:bookmarkStart w:id="1887" w:name="_Toc241129347"/>
      <w:bookmarkStart w:id="1888" w:name="_Toc311273930"/>
      <w:r w:rsidRPr="00365595">
        <w:rPr>
          <w:lang w:val="fi-FI"/>
        </w:rPr>
        <w:t>Universaaliset</w:t>
      </w:r>
      <w:r>
        <w:rPr>
          <w:lang w:val="fi-FI"/>
        </w:rPr>
        <w:t xml:space="preserve"> </w:t>
      </w:r>
      <w:r w:rsidRPr="005D4F48">
        <w:rPr>
          <w:i/>
          <w:lang w:val="fi-FI"/>
        </w:rPr>
        <w:t>kaikki</w:t>
      </w:r>
      <w:r w:rsidR="0075485B" w:rsidRPr="0075485B">
        <w:rPr>
          <w:lang w:val="fi-FI"/>
        </w:rPr>
        <w:t>,</w:t>
      </w:r>
      <w:r w:rsidRPr="005D4F48">
        <w:rPr>
          <w:i/>
          <w:lang w:val="fi-FI"/>
        </w:rPr>
        <w:t xml:space="preserve"> koko</w:t>
      </w:r>
      <w:r w:rsidR="0075485B" w:rsidRPr="0075485B">
        <w:rPr>
          <w:lang w:val="fi-FI"/>
        </w:rPr>
        <w:t>,</w:t>
      </w:r>
      <w:r w:rsidRPr="005D4F48">
        <w:rPr>
          <w:i/>
          <w:lang w:val="fi-FI"/>
        </w:rPr>
        <w:t xml:space="preserve"> molemat</w:t>
      </w:r>
      <w:r w:rsidR="0075485B" w:rsidRPr="0075485B">
        <w:rPr>
          <w:lang w:val="fi-FI"/>
        </w:rPr>
        <w:t>,</w:t>
      </w:r>
      <w:r w:rsidRPr="005D4F48">
        <w:rPr>
          <w:i/>
          <w:lang w:val="fi-FI"/>
        </w:rPr>
        <w:t xml:space="preserve"> jokhainen</w:t>
      </w:r>
      <w:r w:rsidR="0075485B" w:rsidRPr="0075485B">
        <w:rPr>
          <w:lang w:val="fi-FI"/>
        </w:rPr>
        <w:t>,</w:t>
      </w:r>
      <w:r w:rsidRPr="005D4F48">
        <w:rPr>
          <w:i/>
          <w:lang w:val="fi-FI"/>
        </w:rPr>
        <w:t xml:space="preserve"> joka</w:t>
      </w:r>
      <w:r w:rsidR="0075485B" w:rsidRPr="0075485B">
        <w:rPr>
          <w:lang w:val="fi-FI"/>
        </w:rPr>
        <w:t>,</w:t>
      </w:r>
      <w:r w:rsidRPr="005D4F48">
        <w:rPr>
          <w:i/>
          <w:lang w:val="fi-FI"/>
        </w:rPr>
        <w:t xml:space="preserve"> joka ainua</w:t>
      </w:r>
      <w:r w:rsidR="001B4605">
        <w:rPr>
          <w:i/>
          <w:lang w:val="fi-FI"/>
        </w:rPr>
        <w:t xml:space="preserve"> </w:t>
      </w:r>
      <w:r w:rsidR="00BA1173" w:rsidRPr="00BA1173">
        <w:rPr>
          <w:lang w:val="fi-FI"/>
        </w:rPr>
        <w:t>~</w:t>
      </w:r>
      <w:r w:rsidR="001B4605">
        <w:rPr>
          <w:i/>
          <w:lang w:val="fi-FI"/>
        </w:rPr>
        <w:t xml:space="preserve"> ainoa</w:t>
      </w:r>
      <w:r w:rsidR="0075485B" w:rsidRPr="0075485B">
        <w:rPr>
          <w:lang w:val="fi-FI"/>
        </w:rPr>
        <w:t>,</w:t>
      </w:r>
      <w:r w:rsidRPr="005D4F48">
        <w:rPr>
          <w:i/>
          <w:lang w:val="fi-FI"/>
        </w:rPr>
        <w:t xml:space="preserve"> itte kuki</w:t>
      </w:r>
      <w:r w:rsidR="005040B6">
        <w:rPr>
          <w:i/>
          <w:lang w:val="fi-FI"/>
        </w:rPr>
        <w:t xml:space="preserve"> </w:t>
      </w:r>
      <w:r w:rsidR="005040B6">
        <w:rPr>
          <w:lang w:val="fi-FI"/>
        </w:rPr>
        <w:t xml:space="preserve">~ </w:t>
      </w:r>
      <w:r w:rsidR="005040B6">
        <w:rPr>
          <w:i/>
          <w:lang w:val="fi-FI"/>
        </w:rPr>
        <w:t>kukanen</w:t>
      </w:r>
      <w:r w:rsidRPr="005D4F48">
        <w:rPr>
          <w:i/>
          <w:lang w:val="fi-FI"/>
        </w:rPr>
        <w:t xml:space="preserve"> </w:t>
      </w:r>
      <w:r w:rsidRPr="005040B6">
        <w:rPr>
          <w:lang w:val="fi-FI"/>
        </w:rPr>
        <w:t xml:space="preserve">ja </w:t>
      </w:r>
      <w:r w:rsidRPr="005D4F48">
        <w:rPr>
          <w:i/>
          <w:lang w:val="fi-FI"/>
        </w:rPr>
        <w:t>kumpiki</w:t>
      </w:r>
      <w:bookmarkEnd w:id="1886"/>
      <w:bookmarkEnd w:id="1887"/>
      <w:bookmarkEnd w:id="1888"/>
    </w:p>
    <w:p w14:paraId="68A3B1D8" w14:textId="782FF72F" w:rsidR="00F904D4" w:rsidRDefault="00CD3B48" w:rsidP="00CD3B48">
      <w:pPr>
        <w:rPr>
          <w:lang w:val="fi-FI"/>
        </w:rPr>
      </w:pPr>
      <w:r w:rsidRPr="008E3B9D">
        <w:rPr>
          <w:smallCaps/>
          <w:lang w:val="fi-FI"/>
        </w:rPr>
        <w:t>Universaaliset kvanttoripronomenit</w:t>
      </w:r>
      <w:r w:rsidRPr="003618E1">
        <w:rPr>
          <w:lang w:val="fi-FI"/>
        </w:rPr>
        <w:t xml:space="preserve"> oon </w:t>
      </w:r>
      <w:r w:rsidR="00945692">
        <w:rPr>
          <w:lang w:val="fi-FI"/>
        </w:rPr>
        <w:t>semmois</w:t>
      </w:r>
      <w:r w:rsidRPr="003618E1">
        <w:rPr>
          <w:lang w:val="fi-FI"/>
        </w:rPr>
        <w:t xml:space="preserve">et pronomenit, millä meinathaan koko sitä joukkoo, mikä oon kontekstissa myötä. Niitä oon </w:t>
      </w:r>
      <w:r w:rsidRPr="003618E1">
        <w:rPr>
          <w:i/>
          <w:lang w:val="fi-FI"/>
        </w:rPr>
        <w:t>kaikki</w:t>
      </w:r>
      <w:r w:rsidRPr="003618E1">
        <w:rPr>
          <w:lang w:val="fi-FI"/>
        </w:rPr>
        <w:t xml:space="preserve">, </w:t>
      </w:r>
      <w:r w:rsidRPr="003618E1">
        <w:rPr>
          <w:i/>
          <w:lang w:val="fi-FI"/>
        </w:rPr>
        <w:t>koko</w:t>
      </w:r>
      <w:r w:rsidRPr="003618E1">
        <w:rPr>
          <w:lang w:val="fi-FI"/>
        </w:rPr>
        <w:t xml:space="preserve">, </w:t>
      </w:r>
      <w:r w:rsidRPr="003618E1">
        <w:rPr>
          <w:i/>
          <w:lang w:val="fi-FI"/>
        </w:rPr>
        <w:t>joka</w:t>
      </w:r>
      <w:r w:rsidRPr="003618E1">
        <w:rPr>
          <w:lang w:val="fi-FI"/>
        </w:rPr>
        <w:t xml:space="preserve">, </w:t>
      </w:r>
      <w:r w:rsidRPr="003618E1">
        <w:rPr>
          <w:i/>
          <w:lang w:val="fi-FI"/>
        </w:rPr>
        <w:t>jokhainen</w:t>
      </w:r>
      <w:r w:rsidRPr="003618E1">
        <w:rPr>
          <w:lang w:val="fi-FI"/>
        </w:rPr>
        <w:t xml:space="preserve">, </w:t>
      </w:r>
      <w:r w:rsidRPr="003618E1">
        <w:rPr>
          <w:i/>
          <w:lang w:val="fi-FI"/>
        </w:rPr>
        <w:t>joka ainua</w:t>
      </w:r>
      <w:r w:rsidR="00D064C4">
        <w:rPr>
          <w:i/>
          <w:lang w:val="fi-FI"/>
        </w:rPr>
        <w:t xml:space="preserve"> </w:t>
      </w:r>
      <w:r w:rsidR="00BA1173" w:rsidRPr="00BA1173">
        <w:rPr>
          <w:lang w:val="fi-FI"/>
        </w:rPr>
        <w:t>~</w:t>
      </w:r>
      <w:r w:rsidR="00D064C4">
        <w:rPr>
          <w:i/>
          <w:lang w:val="fi-FI"/>
        </w:rPr>
        <w:t xml:space="preserve"> ainoa</w:t>
      </w:r>
      <w:r w:rsidRPr="003618E1">
        <w:rPr>
          <w:lang w:val="fi-FI"/>
        </w:rPr>
        <w:t xml:space="preserve">, </w:t>
      </w:r>
      <w:r w:rsidR="005F76F9">
        <w:rPr>
          <w:i/>
          <w:lang w:val="fi-FI"/>
        </w:rPr>
        <w:t>itte kuki</w:t>
      </w:r>
      <w:r w:rsidR="00E1508A">
        <w:rPr>
          <w:i/>
          <w:lang w:val="fi-FI"/>
        </w:rPr>
        <w:t xml:space="preserve"> </w:t>
      </w:r>
      <w:r w:rsidR="00BA1173" w:rsidRPr="00BA1173">
        <w:rPr>
          <w:lang w:val="fi-FI"/>
        </w:rPr>
        <w:t>~</w:t>
      </w:r>
      <w:r w:rsidR="00E1508A">
        <w:rPr>
          <w:i/>
          <w:lang w:val="fi-FI"/>
        </w:rPr>
        <w:t xml:space="preserve"> itte </w:t>
      </w:r>
      <w:r w:rsidRPr="003618E1">
        <w:rPr>
          <w:i/>
          <w:lang w:val="fi-FI"/>
        </w:rPr>
        <w:t>kukanen</w:t>
      </w:r>
      <w:r w:rsidRPr="003618E1">
        <w:rPr>
          <w:lang w:val="fi-FI"/>
        </w:rPr>
        <w:t xml:space="preserve"> ja dualiset </w:t>
      </w:r>
      <w:r w:rsidRPr="003618E1">
        <w:rPr>
          <w:i/>
          <w:lang w:val="fi-FI"/>
        </w:rPr>
        <w:t>kumpiki</w:t>
      </w:r>
      <w:r w:rsidRPr="003618E1">
        <w:rPr>
          <w:lang w:val="fi-FI"/>
        </w:rPr>
        <w:t xml:space="preserve"> ja </w:t>
      </w:r>
      <w:r w:rsidRPr="003618E1">
        <w:rPr>
          <w:i/>
          <w:lang w:val="fi-FI"/>
        </w:rPr>
        <w:t>molemat</w:t>
      </w:r>
      <w:r w:rsidRPr="003618E1">
        <w:rPr>
          <w:lang w:val="fi-FI"/>
        </w:rPr>
        <w:t xml:space="preserve">. Näistä </w:t>
      </w:r>
      <w:r w:rsidRPr="003618E1">
        <w:rPr>
          <w:i/>
          <w:lang w:val="fi-FI"/>
        </w:rPr>
        <w:t>kaikki</w:t>
      </w:r>
      <w:r w:rsidRPr="003618E1">
        <w:rPr>
          <w:lang w:val="fi-FI"/>
        </w:rPr>
        <w:t xml:space="preserve">, </w:t>
      </w:r>
      <w:r w:rsidRPr="003618E1">
        <w:rPr>
          <w:i/>
          <w:lang w:val="fi-FI"/>
        </w:rPr>
        <w:t>koko</w:t>
      </w:r>
      <w:r w:rsidRPr="003618E1">
        <w:rPr>
          <w:lang w:val="fi-FI"/>
        </w:rPr>
        <w:t xml:space="preserve"> ja </w:t>
      </w:r>
      <w:r w:rsidRPr="003618E1">
        <w:rPr>
          <w:i/>
          <w:lang w:val="fi-FI"/>
        </w:rPr>
        <w:t xml:space="preserve">molemat </w:t>
      </w:r>
      <w:r w:rsidRPr="003618E1">
        <w:rPr>
          <w:lang w:val="fi-FI"/>
        </w:rPr>
        <w:t xml:space="preserve">refereerathaan </w:t>
      </w:r>
      <w:r w:rsidR="00B14B2C">
        <w:rPr>
          <w:lang w:val="fi-FI"/>
        </w:rPr>
        <w:t>koko joukkhoon tahi koko assiiss</w:t>
      </w:r>
      <w:r w:rsidRPr="003618E1">
        <w:rPr>
          <w:lang w:val="fi-FI"/>
        </w:rPr>
        <w:t>een, tinkhaan, elläimheen, ihmisheen kokonhaisuutena, loput ref</w:t>
      </w:r>
      <w:r w:rsidR="00080E40">
        <w:rPr>
          <w:lang w:val="fi-FI"/>
        </w:rPr>
        <w:t>ereerathaan jokhaisheen erittäin</w:t>
      </w:r>
      <w:r w:rsidR="00F904D4">
        <w:rPr>
          <w:lang w:val="fi-FI"/>
        </w:rPr>
        <w:t>.</w:t>
      </w:r>
    </w:p>
    <w:p w14:paraId="004F0840" w14:textId="2C3782DA" w:rsidR="00ED0EE1" w:rsidRDefault="00ED0EE1" w:rsidP="00DD6139">
      <w:pPr>
        <w:pStyle w:val="Punktliste"/>
      </w:pPr>
      <w:r w:rsidRPr="00B60CDC">
        <w:t xml:space="preserve">Pronomeni </w:t>
      </w:r>
      <w:r w:rsidRPr="00B60CDC">
        <w:rPr>
          <w:i/>
        </w:rPr>
        <w:t>kaikki</w:t>
      </w:r>
      <w:r w:rsidRPr="00B60CDC">
        <w:t xml:space="preserve"> taippuu niin ko </w:t>
      </w:r>
      <w:r w:rsidRPr="00B60CDC">
        <w:rPr>
          <w:i/>
        </w:rPr>
        <w:t>e-</w:t>
      </w:r>
      <w:r w:rsidRPr="00B60CDC">
        <w:t xml:space="preserve">rankaiset </w:t>
      </w:r>
      <w:r>
        <w:t>nomeni</w:t>
      </w:r>
      <w:r w:rsidRPr="00B60CDC">
        <w:t>t tavalisestiki</w:t>
      </w:r>
      <w:r>
        <w:t xml:space="preserve"> </w:t>
      </w:r>
      <w:r w:rsidR="0075485B">
        <w:t>(</w:t>
      </w:r>
      <w:r w:rsidR="008666FE">
        <w:t>1–6</w:t>
      </w:r>
      <w:r w:rsidR="00A324C1">
        <w:t>;</w:t>
      </w:r>
      <w:r w:rsidR="004A1097">
        <w:t xml:space="preserve"> nomeni</w:t>
      </w:r>
      <w:r w:rsidR="00A324C1">
        <w:t>tyyppi 1.1</w:t>
      </w:r>
      <w:r w:rsidR="008666FE">
        <w:t>). E</w:t>
      </w:r>
      <w:r w:rsidRPr="00B60CDC">
        <w:t>s</w:t>
      </w:r>
      <w:r>
        <w:t>i</w:t>
      </w:r>
      <w:r w:rsidR="008666FE">
        <w:t>merk</w:t>
      </w:r>
      <w:r w:rsidRPr="00B60CDC">
        <w:t>istä</w:t>
      </w:r>
      <w:r w:rsidR="008666FE">
        <w:t xml:space="preserve"> </w:t>
      </w:r>
      <w:r w:rsidR="0075485B">
        <w:t>(</w:t>
      </w:r>
      <w:r w:rsidR="008666FE">
        <w:t>1)</w:t>
      </w:r>
      <w:r w:rsidRPr="00B60CDC">
        <w:t xml:space="preserve"> näjemä kuitenki, ette singulaarin nominatiivii käytethään </w:t>
      </w:r>
      <w:r w:rsidRPr="00ED0EE1">
        <w:t>etudefineerauksena s</w:t>
      </w:r>
      <w:r w:rsidRPr="00B60CDC">
        <w:t xml:space="preserve">emmoisenki </w:t>
      </w:r>
      <w:r>
        <w:t>valtasanan kans</w:t>
      </w:r>
      <w:r w:rsidRPr="00B60CDC">
        <w:t>, mikä oon pluraalin nominatiivissa.</w:t>
      </w:r>
    </w:p>
    <w:p w14:paraId="303655C8" w14:textId="45089A24" w:rsidR="00CD3B48" w:rsidRPr="00371A51" w:rsidRDefault="0075485B" w:rsidP="00ED0EE1">
      <w:pPr>
        <w:rPr>
          <w:lang w:val="is-IS"/>
        </w:rPr>
      </w:pPr>
      <w:r>
        <w:rPr>
          <w:lang w:val="is-IS"/>
        </w:rPr>
        <w:t>(</w:t>
      </w:r>
      <w:r w:rsidR="001006DE">
        <w:rPr>
          <w:lang w:val="is-IS"/>
        </w:rPr>
        <w:t>1)</w:t>
      </w:r>
      <w:r w:rsidR="001006DE">
        <w:rPr>
          <w:i/>
          <w:lang w:val="is-IS"/>
        </w:rPr>
        <w:t xml:space="preserve"> </w:t>
      </w:r>
      <w:r w:rsidR="0050599F">
        <w:rPr>
          <w:lang w:val="is-IS"/>
        </w:rPr>
        <w:t>[</w:t>
      </w:r>
      <w:r w:rsidR="00CD3B48" w:rsidRPr="00371A51">
        <w:rPr>
          <w:i/>
          <w:lang w:val="is-IS"/>
        </w:rPr>
        <w:t>Kaikki</w:t>
      </w:r>
      <w:r w:rsidR="00CD3B48" w:rsidRPr="00371A51">
        <w:rPr>
          <w:lang w:val="is-IS"/>
        </w:rPr>
        <w:t xml:space="preserve"> nämät miehet</w:t>
      </w:r>
      <w:r w:rsidR="0050599F">
        <w:rPr>
          <w:lang w:val="is-IS"/>
        </w:rPr>
        <w:t>]</w:t>
      </w:r>
      <w:r w:rsidR="00CD3B48" w:rsidRPr="00371A51">
        <w:rPr>
          <w:lang w:val="is-IS"/>
        </w:rPr>
        <w:t xml:space="preserve"> olthiin tulheet tervheinä takaisin.</w:t>
      </w:r>
    </w:p>
    <w:p w14:paraId="2F85B286" w14:textId="0D078CB8" w:rsidR="00CD3B48" w:rsidRPr="00371A51" w:rsidRDefault="0075485B" w:rsidP="00CD3B48">
      <w:pPr>
        <w:rPr>
          <w:lang w:val="is-IS"/>
        </w:rPr>
      </w:pPr>
      <w:r>
        <w:rPr>
          <w:lang w:val="is-IS"/>
        </w:rPr>
        <w:t>(</w:t>
      </w:r>
      <w:r w:rsidR="00ED0EE1">
        <w:rPr>
          <w:lang w:val="is-IS"/>
        </w:rPr>
        <w:t>2</w:t>
      </w:r>
      <w:r w:rsidR="001006DE">
        <w:rPr>
          <w:lang w:val="is-IS"/>
        </w:rPr>
        <w:t xml:space="preserve">) </w:t>
      </w:r>
      <w:r w:rsidR="00C72010">
        <w:rPr>
          <w:lang w:val="is-IS"/>
        </w:rPr>
        <w:t>Nyt h</w:t>
      </w:r>
      <w:r w:rsidR="00CD3B48" w:rsidRPr="00371A51">
        <w:rPr>
          <w:lang w:val="is-IS"/>
        </w:rPr>
        <w:t xml:space="preserve">än näki </w:t>
      </w:r>
      <w:r w:rsidR="0050599F">
        <w:rPr>
          <w:lang w:val="is-IS"/>
        </w:rPr>
        <w:t>[</w:t>
      </w:r>
      <w:r w:rsidR="00CD3B48" w:rsidRPr="00371A51">
        <w:rPr>
          <w:i/>
          <w:lang w:val="is-IS"/>
        </w:rPr>
        <w:t>kaiken</w:t>
      </w:r>
      <w:r w:rsidR="00CD3B48" w:rsidRPr="00371A51">
        <w:rPr>
          <w:lang w:val="is-IS"/>
        </w:rPr>
        <w:t xml:space="preserve"> sen</w:t>
      </w:r>
      <w:r w:rsidR="0050599F">
        <w:rPr>
          <w:lang w:val="is-IS"/>
        </w:rPr>
        <w:t>]</w:t>
      </w:r>
      <w:r w:rsidR="00CD3B48" w:rsidRPr="00371A51">
        <w:rPr>
          <w:lang w:val="is-IS"/>
        </w:rPr>
        <w:t>, mitä hän oli ajatellu päiv</w:t>
      </w:r>
      <w:r w:rsidR="00C72010">
        <w:rPr>
          <w:lang w:val="is-IS"/>
        </w:rPr>
        <w:t>älä.</w:t>
      </w:r>
    </w:p>
    <w:p w14:paraId="371E827E" w14:textId="5852C6E7" w:rsidR="00CD3B48" w:rsidRPr="00371A51" w:rsidRDefault="0075485B" w:rsidP="00CD3B48">
      <w:r>
        <w:rPr>
          <w:lang w:val="is-IS"/>
        </w:rPr>
        <w:t>(</w:t>
      </w:r>
      <w:r w:rsidR="00ED0EE1">
        <w:rPr>
          <w:lang w:val="is-IS"/>
        </w:rPr>
        <w:t>3</w:t>
      </w:r>
      <w:r w:rsidR="001006DE">
        <w:rPr>
          <w:lang w:val="is-IS"/>
        </w:rPr>
        <w:t xml:space="preserve">) </w:t>
      </w:r>
      <w:r w:rsidR="00CD3B48" w:rsidRPr="00371A51">
        <w:t>Piian se</w:t>
      </w:r>
      <w:r w:rsidR="00491195">
        <w:t xml:space="preserve"> oon </w:t>
      </w:r>
      <w:r w:rsidR="00CD3B48" w:rsidRPr="00371A51">
        <w:t>ihminen itte, joka</w:t>
      </w:r>
      <w:r w:rsidR="00491195">
        <w:t xml:space="preserve"> oon </w:t>
      </w:r>
      <w:r w:rsidR="00CD3B48" w:rsidRPr="00371A51">
        <w:t xml:space="preserve">syypää </w:t>
      </w:r>
      <w:r w:rsidR="00CD3B48" w:rsidRPr="00371A51">
        <w:rPr>
          <w:i/>
        </w:rPr>
        <w:t>kai</w:t>
      </w:r>
      <w:r w:rsidR="00CD3B48">
        <w:rPr>
          <w:i/>
        </w:rPr>
        <w:t>k</w:t>
      </w:r>
      <w:r w:rsidR="00CD3B48" w:rsidRPr="00371A51">
        <w:rPr>
          <w:i/>
        </w:rPr>
        <w:t>kheen</w:t>
      </w:r>
      <w:r w:rsidR="001B127A" w:rsidRPr="001B127A">
        <w:t>?</w:t>
      </w:r>
    </w:p>
    <w:p w14:paraId="2880DE03" w14:textId="089CF25F" w:rsidR="00CD3B48" w:rsidRPr="00371A51" w:rsidRDefault="0075485B" w:rsidP="00CD3B48">
      <w:r>
        <w:rPr>
          <w:lang w:val="is-IS"/>
        </w:rPr>
        <w:t>(</w:t>
      </w:r>
      <w:r w:rsidR="00ED0EE1">
        <w:rPr>
          <w:lang w:val="is-IS"/>
        </w:rPr>
        <w:t>4</w:t>
      </w:r>
      <w:r w:rsidR="001006DE">
        <w:rPr>
          <w:lang w:val="is-IS"/>
        </w:rPr>
        <w:t xml:space="preserve">) </w:t>
      </w:r>
      <w:r w:rsidR="00CD3B48" w:rsidRPr="00371A51">
        <w:t xml:space="preserve">Mie olen sopinu </w:t>
      </w:r>
      <w:r w:rsidR="00CD3B48" w:rsidRPr="00371A51">
        <w:rPr>
          <w:i/>
        </w:rPr>
        <w:t>kaikesta</w:t>
      </w:r>
      <w:r w:rsidR="002C7047">
        <w:t xml:space="preserve"> Annan Kaisan kans.</w:t>
      </w:r>
    </w:p>
    <w:p w14:paraId="72D1E271" w14:textId="75AE38F2" w:rsidR="00CD3B48" w:rsidRPr="00371A51" w:rsidRDefault="0075485B" w:rsidP="00CD3B48">
      <w:r>
        <w:rPr>
          <w:lang w:val="is-IS"/>
        </w:rPr>
        <w:t>(</w:t>
      </w:r>
      <w:r w:rsidR="00ED0EE1">
        <w:rPr>
          <w:lang w:val="is-IS"/>
        </w:rPr>
        <w:t>5</w:t>
      </w:r>
      <w:r w:rsidR="001006DE">
        <w:rPr>
          <w:lang w:val="is-IS"/>
        </w:rPr>
        <w:t xml:space="preserve">) </w:t>
      </w:r>
      <w:r w:rsidR="00CD3B48" w:rsidRPr="00371A51">
        <w:t xml:space="preserve">Pekka oli vanhiin </w:t>
      </w:r>
      <w:r w:rsidR="00BF1F2F">
        <w:t>[</w:t>
      </w:r>
      <w:r w:rsidR="00CD3B48" w:rsidRPr="00371A51">
        <w:rPr>
          <w:i/>
        </w:rPr>
        <w:t>kaikista</w:t>
      </w:r>
      <w:r w:rsidR="00CD3B48" w:rsidRPr="00371A51">
        <w:t xml:space="preserve"> Raisin assuujista</w:t>
      </w:r>
      <w:r w:rsidR="00BF1F2F">
        <w:t>]</w:t>
      </w:r>
      <w:r w:rsidR="00CD3B48" w:rsidRPr="00371A51">
        <w:t>.</w:t>
      </w:r>
    </w:p>
    <w:p w14:paraId="78E90295" w14:textId="08B16DAD" w:rsidR="00CD3B48" w:rsidRPr="00371A51" w:rsidRDefault="0075485B" w:rsidP="00CD3B48">
      <w:pPr>
        <w:rPr>
          <w:color w:val="000000"/>
        </w:rPr>
      </w:pPr>
      <w:r>
        <w:rPr>
          <w:lang w:val="is-IS"/>
        </w:rPr>
        <w:t>(</w:t>
      </w:r>
      <w:r w:rsidR="00ED0EE1">
        <w:rPr>
          <w:lang w:val="is-IS"/>
        </w:rPr>
        <w:t>6</w:t>
      </w:r>
      <w:r w:rsidR="001006DE">
        <w:rPr>
          <w:lang w:val="is-IS"/>
        </w:rPr>
        <w:t xml:space="preserve">) </w:t>
      </w:r>
      <w:r w:rsidR="00CD3B48" w:rsidRPr="00371A51">
        <w:rPr>
          <w:color w:val="000000"/>
        </w:rPr>
        <w:t xml:space="preserve">Meilä oon </w:t>
      </w:r>
      <w:r w:rsidR="00CD3B48" w:rsidRPr="00371A51">
        <w:rPr>
          <w:i/>
          <w:color w:val="000000"/>
        </w:rPr>
        <w:t>kaikila</w:t>
      </w:r>
      <w:r w:rsidR="00CD3B48" w:rsidRPr="00371A51">
        <w:rPr>
          <w:color w:val="000000"/>
        </w:rPr>
        <w:t xml:space="preserve"> sama kieli.</w:t>
      </w:r>
    </w:p>
    <w:p w14:paraId="5B1BD58A" w14:textId="5C203C72" w:rsidR="00D355B9" w:rsidRDefault="001F07C0" w:rsidP="00CD3B48">
      <w:pPr>
        <w:spacing w:before="120" w:after="120"/>
        <w:rPr>
          <w:color w:val="000000"/>
        </w:rPr>
      </w:pPr>
      <w:r>
        <w:rPr>
          <w:i/>
          <w:color w:val="000000"/>
        </w:rPr>
        <w:t>kaikki-</w:t>
      </w:r>
      <w:r>
        <w:rPr>
          <w:color w:val="000000"/>
        </w:rPr>
        <w:t xml:space="preserve">pronomeni oon siitä erinomhainen, ette </w:t>
      </w:r>
      <w:r w:rsidR="00BE15F7">
        <w:rPr>
          <w:color w:val="000000"/>
        </w:rPr>
        <w:t xml:space="preserve">sen </w:t>
      </w:r>
      <w:r>
        <w:rPr>
          <w:color w:val="000000"/>
        </w:rPr>
        <w:t xml:space="preserve">kivettynyttä haamuu </w:t>
      </w:r>
      <w:r>
        <w:rPr>
          <w:i/>
          <w:color w:val="000000"/>
        </w:rPr>
        <w:t xml:space="preserve">kaikin </w:t>
      </w:r>
      <w:r>
        <w:rPr>
          <w:color w:val="000000"/>
        </w:rPr>
        <w:t xml:space="preserve">käytethään </w:t>
      </w:r>
      <w:r w:rsidR="00BE15F7">
        <w:rPr>
          <w:color w:val="000000"/>
        </w:rPr>
        <w:t xml:space="preserve">ylheisesti </w:t>
      </w:r>
      <w:r>
        <w:rPr>
          <w:color w:val="000000"/>
        </w:rPr>
        <w:t xml:space="preserve">nominatiivihaamun sijassa </w:t>
      </w:r>
      <w:r w:rsidR="00092B3D">
        <w:rPr>
          <w:color w:val="000000"/>
        </w:rPr>
        <w:t>subjektinna</w:t>
      </w:r>
      <w:r>
        <w:rPr>
          <w:color w:val="000000"/>
        </w:rPr>
        <w:t xml:space="preserve"> </w:t>
      </w:r>
      <w:r w:rsidR="0075485B">
        <w:rPr>
          <w:color w:val="000000"/>
        </w:rPr>
        <w:t>(</w:t>
      </w:r>
      <w:r w:rsidR="008666FE">
        <w:rPr>
          <w:color w:val="000000"/>
        </w:rPr>
        <w:t xml:space="preserve">7) </w:t>
      </w:r>
      <w:r>
        <w:rPr>
          <w:color w:val="000000"/>
        </w:rPr>
        <w:t>eli silloin ko sen korrelaatti oon subjekti</w:t>
      </w:r>
      <w:r w:rsidR="008666FE">
        <w:rPr>
          <w:color w:val="000000"/>
        </w:rPr>
        <w:t xml:space="preserve"> </w:t>
      </w:r>
      <w:r w:rsidR="0075485B">
        <w:rPr>
          <w:color w:val="000000"/>
        </w:rPr>
        <w:t>(</w:t>
      </w:r>
      <w:r w:rsidR="008666FE">
        <w:rPr>
          <w:color w:val="000000"/>
        </w:rPr>
        <w:t>8)</w:t>
      </w:r>
      <w:r>
        <w:rPr>
          <w:color w:val="000000"/>
        </w:rPr>
        <w:t>.</w:t>
      </w:r>
    </w:p>
    <w:p w14:paraId="3F3921D3" w14:textId="2AF1F7FB" w:rsidR="001F07C0" w:rsidRDefault="0075485B" w:rsidP="00CD3B48">
      <w:pPr>
        <w:spacing w:before="120" w:after="120"/>
        <w:rPr>
          <w:color w:val="000000"/>
        </w:rPr>
      </w:pPr>
      <w:r>
        <w:rPr>
          <w:lang w:val="is-IS"/>
        </w:rPr>
        <w:t>(</w:t>
      </w:r>
      <w:r w:rsidR="00ED0EE1">
        <w:rPr>
          <w:lang w:val="is-IS"/>
        </w:rPr>
        <w:t>7</w:t>
      </w:r>
      <w:r w:rsidR="001006DE">
        <w:rPr>
          <w:lang w:val="is-IS"/>
        </w:rPr>
        <w:t xml:space="preserve">) </w:t>
      </w:r>
      <w:r w:rsidR="00D355B9">
        <w:rPr>
          <w:color w:val="000000"/>
        </w:rPr>
        <w:t xml:space="preserve">Varhemin puhuthiin </w:t>
      </w:r>
      <w:r w:rsidR="00D355B9" w:rsidRPr="00D355B9">
        <w:rPr>
          <w:i/>
          <w:color w:val="000000"/>
        </w:rPr>
        <w:t xml:space="preserve">kaikin </w:t>
      </w:r>
      <w:r w:rsidR="00D355B9">
        <w:rPr>
          <w:color w:val="000000"/>
        </w:rPr>
        <w:t>kainuu täälä.</w:t>
      </w:r>
    </w:p>
    <w:p w14:paraId="4450CA2D" w14:textId="1E23A4B3" w:rsidR="00D355B9" w:rsidRPr="001F07C0" w:rsidRDefault="0075485B" w:rsidP="00CD3B48">
      <w:pPr>
        <w:spacing w:before="120" w:after="120"/>
        <w:rPr>
          <w:color w:val="000000"/>
        </w:rPr>
      </w:pPr>
      <w:r>
        <w:rPr>
          <w:lang w:val="is-IS"/>
        </w:rPr>
        <w:t>(</w:t>
      </w:r>
      <w:r w:rsidR="00ED0EE1">
        <w:rPr>
          <w:lang w:val="is-IS"/>
        </w:rPr>
        <w:t>8</w:t>
      </w:r>
      <w:r w:rsidR="001006DE">
        <w:rPr>
          <w:lang w:val="is-IS"/>
        </w:rPr>
        <w:t xml:space="preserve">) </w:t>
      </w:r>
      <w:r w:rsidR="00D355B9">
        <w:rPr>
          <w:color w:val="000000"/>
        </w:rPr>
        <w:t xml:space="preserve">Met lähđimä </w:t>
      </w:r>
      <w:r w:rsidR="00D355B9" w:rsidRPr="001006DE">
        <w:rPr>
          <w:i/>
          <w:color w:val="000000"/>
        </w:rPr>
        <w:t>kaikin</w:t>
      </w:r>
      <w:r w:rsidR="00D355B9">
        <w:rPr>
          <w:color w:val="000000"/>
        </w:rPr>
        <w:t xml:space="preserve"> Spaanihaan feeriälle.</w:t>
      </w:r>
    </w:p>
    <w:p w14:paraId="26ABBD75" w14:textId="2E750142" w:rsidR="00CD3B48" w:rsidRPr="00B60CDC" w:rsidRDefault="00CD3B48" w:rsidP="00DD6139">
      <w:pPr>
        <w:pStyle w:val="Punktliste"/>
      </w:pPr>
      <w:r w:rsidRPr="00B60CDC">
        <w:t xml:space="preserve">Pronomeni </w:t>
      </w:r>
      <w:r w:rsidRPr="00B60CDC">
        <w:rPr>
          <w:i/>
        </w:rPr>
        <w:t>koko</w:t>
      </w:r>
      <w:r w:rsidR="00DD6139">
        <w:rPr>
          <w:i/>
        </w:rPr>
        <w:t xml:space="preserve"> </w:t>
      </w:r>
      <w:r w:rsidR="00DD6139">
        <w:t>oon taipumaton.</w:t>
      </w:r>
      <w:r w:rsidRPr="00B60CDC">
        <w:rPr>
          <w:i/>
        </w:rPr>
        <w:t xml:space="preserve"> </w:t>
      </w:r>
      <w:r w:rsidR="00DD6139">
        <w:t>S</w:t>
      </w:r>
      <w:r w:rsidRPr="00B60CDC">
        <w:t>itä</w:t>
      </w:r>
      <w:r w:rsidRPr="00B60CDC">
        <w:rPr>
          <w:i/>
        </w:rPr>
        <w:t xml:space="preserve"> </w:t>
      </w:r>
      <w:r w:rsidRPr="00B60CDC">
        <w:t xml:space="preserve">käytethään tyhä </w:t>
      </w:r>
      <w:r>
        <w:t>nomeni</w:t>
      </w:r>
      <w:r w:rsidRPr="00B60CDC">
        <w:t xml:space="preserve">fraasin </w:t>
      </w:r>
      <w:r w:rsidR="00DD6139">
        <w:t>etu</w:t>
      </w:r>
      <w:r w:rsidRPr="00B60CDC">
        <w:t>defineerauksena, ei kosk</w:t>
      </w:r>
      <w:r w:rsidR="00DD6139">
        <w:t xml:space="preserve">haan omana ittenäisenä fraasina </w:t>
      </w:r>
      <w:r w:rsidR="0075485B">
        <w:t>(</w:t>
      </w:r>
      <w:r w:rsidR="00DD6139">
        <w:t>9–11)</w:t>
      </w:r>
      <w:r w:rsidRPr="00B60CDC">
        <w:t>.</w:t>
      </w:r>
    </w:p>
    <w:p w14:paraId="2590037A" w14:textId="399B8FC3" w:rsidR="00CD3B48" w:rsidRPr="00B437B3" w:rsidRDefault="0075485B" w:rsidP="00CD3B48">
      <w:pPr>
        <w:spacing w:before="120" w:after="120"/>
      </w:pPr>
      <w:r>
        <w:t>(</w:t>
      </w:r>
      <w:r w:rsidR="00DD6139">
        <w:t>9)</w:t>
      </w:r>
      <w:r w:rsidR="00DD6139">
        <w:rPr>
          <w:i/>
        </w:rPr>
        <w:t xml:space="preserve"> </w:t>
      </w:r>
      <w:r w:rsidR="00BF1F2F">
        <w:t>[</w:t>
      </w:r>
      <w:r w:rsidR="00CD3B48" w:rsidRPr="00B437B3">
        <w:rPr>
          <w:i/>
        </w:rPr>
        <w:t>Koko</w:t>
      </w:r>
      <w:r w:rsidR="00CD3B48" w:rsidRPr="00B437B3">
        <w:t xml:space="preserve"> miestokka</w:t>
      </w:r>
      <w:r w:rsidR="00BF1F2F">
        <w:t>]</w:t>
      </w:r>
      <w:r w:rsidR="00CD3B48" w:rsidRPr="00B437B3">
        <w:t xml:space="preserve"> siirtyi lanton rannale</w:t>
      </w:r>
      <w:r w:rsidR="00DD6139">
        <w:t>.</w:t>
      </w:r>
    </w:p>
    <w:p w14:paraId="20E22E39" w14:textId="7C4D874B" w:rsidR="00CD3B48" w:rsidRPr="00B437B3" w:rsidRDefault="0075485B" w:rsidP="00CD3B48">
      <w:pPr>
        <w:spacing w:before="120" w:after="120"/>
      </w:pPr>
      <w:r>
        <w:t>(</w:t>
      </w:r>
      <w:r w:rsidR="00DD6139">
        <w:t>10)</w:t>
      </w:r>
      <w:r w:rsidR="00DD6139">
        <w:rPr>
          <w:i/>
        </w:rPr>
        <w:t xml:space="preserve"> </w:t>
      </w:r>
      <w:r w:rsidR="00CD3B48" w:rsidRPr="00B437B3">
        <w:t xml:space="preserve">Met emmä halluu istuut täälä Universiteetin siljola </w:t>
      </w:r>
      <w:r w:rsidR="00BF1F2F">
        <w:t>[</w:t>
      </w:r>
      <w:r w:rsidR="00CD3B48" w:rsidRPr="00B437B3">
        <w:rPr>
          <w:i/>
        </w:rPr>
        <w:t>koko</w:t>
      </w:r>
      <w:r w:rsidR="00CD3B48" w:rsidRPr="00B437B3">
        <w:t xml:space="preserve"> päivää</w:t>
      </w:r>
      <w:r w:rsidR="00BF1F2F">
        <w:t>]</w:t>
      </w:r>
      <w:r w:rsidR="00CD3B48" w:rsidRPr="00B437B3">
        <w:t>!</w:t>
      </w:r>
    </w:p>
    <w:p w14:paraId="2013FE73" w14:textId="18E927F2" w:rsidR="00CD3B48" w:rsidRPr="00B437B3" w:rsidRDefault="0075485B" w:rsidP="00CD3B48">
      <w:pPr>
        <w:spacing w:before="120" w:after="120"/>
      </w:pPr>
      <w:r>
        <w:t>(</w:t>
      </w:r>
      <w:r w:rsidR="00DD6139">
        <w:t>11)</w:t>
      </w:r>
      <w:r w:rsidR="00DD6139">
        <w:rPr>
          <w:i/>
        </w:rPr>
        <w:t xml:space="preserve"> </w:t>
      </w:r>
      <w:r w:rsidR="00CD3B48" w:rsidRPr="00B437B3">
        <w:t xml:space="preserve">Sitte mie unheetin </w:t>
      </w:r>
      <w:r w:rsidR="00BF1F2F">
        <w:t>[</w:t>
      </w:r>
      <w:r w:rsidR="00CD3B48" w:rsidRPr="00B437B3">
        <w:rPr>
          <w:i/>
        </w:rPr>
        <w:t>koko</w:t>
      </w:r>
      <w:r w:rsidR="00CD3B48" w:rsidRPr="00B437B3">
        <w:t xml:space="preserve"> assiin</w:t>
      </w:r>
      <w:r w:rsidR="00BF1F2F">
        <w:t>]</w:t>
      </w:r>
      <w:r w:rsidR="00CD3B48" w:rsidRPr="00B437B3">
        <w:t>.</w:t>
      </w:r>
    </w:p>
    <w:p w14:paraId="5E85A3CC" w14:textId="20CFB2DF" w:rsidR="00CD3B48" w:rsidRDefault="00355A5D" w:rsidP="00DB19F2">
      <w:pPr>
        <w:pStyle w:val="Punktliste"/>
      </w:pPr>
      <w:r>
        <w:t>Duaalinen p</w:t>
      </w:r>
      <w:r w:rsidR="00CD3B48" w:rsidRPr="004F5490">
        <w:t xml:space="preserve">ronomeni </w:t>
      </w:r>
      <w:r w:rsidR="00CD3B48" w:rsidRPr="004F5490">
        <w:rPr>
          <w:i/>
        </w:rPr>
        <w:t>molemat</w:t>
      </w:r>
      <w:r w:rsidR="00CD3B48" w:rsidRPr="004F5490">
        <w:t xml:space="preserve"> oon tasan pluraalissa ja </w:t>
      </w:r>
      <w:r w:rsidR="00BF1F2F">
        <w:t>refereeraa</w:t>
      </w:r>
      <w:r w:rsidR="00CD3B48" w:rsidRPr="004F5490">
        <w:t xml:space="preserve"> sitte s</w:t>
      </w:r>
      <w:r w:rsidR="004B40CD">
        <w:t>amhaan aikhaan kahtheen referentt</w:t>
      </w:r>
      <w:r w:rsidR="00CD3B48" w:rsidRPr="004F5490">
        <w:t>hiin</w:t>
      </w:r>
      <w:r>
        <w:t xml:space="preserve"> (12–14)</w:t>
      </w:r>
      <w:r w:rsidR="00CD3B48" w:rsidRPr="004F5490">
        <w:t>:</w:t>
      </w:r>
    </w:p>
    <w:p w14:paraId="5EFC4393" w14:textId="10E64159" w:rsidR="002B4B82" w:rsidRPr="004F5490" w:rsidRDefault="0075485B" w:rsidP="00CD3B48">
      <w:pPr>
        <w:spacing w:before="120" w:after="120"/>
      </w:pPr>
      <w:r>
        <w:t>(</w:t>
      </w:r>
      <w:r w:rsidR="00DD6139">
        <w:t>12)</w:t>
      </w:r>
      <w:r w:rsidR="00DD6139">
        <w:rPr>
          <w:i/>
        </w:rPr>
        <w:t xml:space="preserve"> </w:t>
      </w:r>
      <w:r w:rsidR="002B4B82">
        <w:t xml:space="preserve">Kyllä se oon paras, ette tet tuletta </w:t>
      </w:r>
      <w:r w:rsidR="002B4B82" w:rsidRPr="002B4B82">
        <w:rPr>
          <w:i/>
        </w:rPr>
        <w:t>molemat</w:t>
      </w:r>
      <w:r w:rsidR="001B127A" w:rsidRPr="001B127A">
        <w:t>.</w:t>
      </w:r>
    </w:p>
    <w:p w14:paraId="46BD632F" w14:textId="77777777" w:rsidR="00F904D4" w:rsidRDefault="0075485B" w:rsidP="00CD3B48">
      <w:pPr>
        <w:spacing w:before="120" w:after="120"/>
      </w:pPr>
      <w:r>
        <w:t>(</w:t>
      </w:r>
      <w:r w:rsidR="00DD6139">
        <w:t>13)</w:t>
      </w:r>
      <w:r w:rsidR="00DD6139">
        <w:rPr>
          <w:i/>
        </w:rPr>
        <w:t xml:space="preserve"> </w:t>
      </w:r>
      <w:r w:rsidR="00CD3B48" w:rsidRPr="004F5490">
        <w:t xml:space="preserve">Sielä oli minun muori ja faari ja </w:t>
      </w:r>
      <w:r w:rsidR="004A4A4B">
        <w:t>[</w:t>
      </w:r>
      <w:r w:rsidR="00CD3B48" w:rsidRPr="004F5490">
        <w:rPr>
          <w:i/>
        </w:rPr>
        <w:t>molemat</w:t>
      </w:r>
      <w:r w:rsidR="00CD3B48" w:rsidRPr="004F5490">
        <w:t xml:space="preserve"> sisaret</w:t>
      </w:r>
      <w:r w:rsidR="004A4A4B">
        <w:t>]</w:t>
      </w:r>
      <w:r w:rsidR="00CD3B48" w:rsidRPr="004F5490">
        <w:t xml:space="preserve"> ja veli</w:t>
      </w:r>
      <w:r w:rsidR="00F904D4">
        <w:t>.</w:t>
      </w:r>
    </w:p>
    <w:p w14:paraId="6AD62C58" w14:textId="6AEAA4B3" w:rsidR="00D32835" w:rsidRDefault="0075485B" w:rsidP="00D32835">
      <w:pPr>
        <w:spacing w:before="120" w:after="120"/>
      </w:pPr>
      <w:r>
        <w:t>(</w:t>
      </w:r>
      <w:r w:rsidR="00DD6139">
        <w:t>14)</w:t>
      </w:r>
      <w:r w:rsidR="00DD6139">
        <w:rPr>
          <w:i/>
        </w:rPr>
        <w:t xml:space="preserve"> </w:t>
      </w:r>
      <w:r w:rsidR="00CD3B48" w:rsidRPr="004F5490">
        <w:t xml:space="preserve">Alattiossa oli iso petäjämettä </w:t>
      </w:r>
      <w:r w:rsidR="004A4A4B">
        <w:t>[</w:t>
      </w:r>
      <w:r w:rsidR="00355A5D">
        <w:t>Alattionjo</w:t>
      </w:r>
      <w:r w:rsidR="00CD3B48" w:rsidRPr="004F5490">
        <w:t xml:space="preserve">en </w:t>
      </w:r>
      <w:r w:rsidR="00CD3B48" w:rsidRPr="004F5490">
        <w:rPr>
          <w:i/>
        </w:rPr>
        <w:t>molemilla</w:t>
      </w:r>
      <w:r w:rsidR="00CD3B48" w:rsidRPr="004F5490">
        <w:t xml:space="preserve"> puolila</w:t>
      </w:r>
      <w:r w:rsidR="004A4A4B">
        <w:t>]</w:t>
      </w:r>
      <w:r w:rsidR="00CD3B48">
        <w:t>.</w:t>
      </w:r>
      <w:bookmarkStart w:id="1889" w:name="_Toc196216730"/>
      <w:bookmarkStart w:id="1890" w:name="_Toc241129348"/>
    </w:p>
    <w:p w14:paraId="32B1E5FF" w14:textId="5E3368FF" w:rsidR="00CD3B48" w:rsidRPr="00A9626C" w:rsidRDefault="00CD3B48" w:rsidP="00D32835">
      <w:pPr>
        <w:pStyle w:val="Undertittel"/>
      </w:pPr>
      <w:bookmarkStart w:id="1891" w:name="_Toc311273931"/>
      <w:r>
        <w:t>Tabeli</w:t>
      </w:r>
      <w:r w:rsidR="00B94A17">
        <w:t xml:space="preserve"> 46</w:t>
      </w:r>
      <w:r>
        <w:t xml:space="preserve">: </w:t>
      </w:r>
      <w:r w:rsidR="00A9626C">
        <w:t xml:space="preserve">Pronomenin </w:t>
      </w:r>
      <w:r w:rsidRPr="008657F7">
        <w:rPr>
          <w:i/>
        </w:rPr>
        <w:t>molemat</w:t>
      </w:r>
      <w:bookmarkEnd w:id="1889"/>
      <w:bookmarkEnd w:id="1890"/>
      <w:r w:rsidR="00A9626C">
        <w:rPr>
          <w:i/>
        </w:rPr>
        <w:t xml:space="preserve"> </w:t>
      </w:r>
      <w:r w:rsidR="00A9626C">
        <w:t>taivutus</w:t>
      </w:r>
      <w:bookmarkEnd w:id="18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58"/>
        <w:gridCol w:w="2968"/>
      </w:tblGrid>
      <w:tr w:rsidR="00CD3B48" w:rsidRPr="008C6778" w14:paraId="79BDE4C1" w14:textId="77777777" w:rsidTr="00500581">
        <w:tc>
          <w:tcPr>
            <w:tcW w:w="1458" w:type="dxa"/>
            <w:tcBorders>
              <w:bottom w:val="single" w:sz="4" w:space="0" w:color="000000"/>
            </w:tcBorders>
          </w:tcPr>
          <w:p w14:paraId="6DD140B9" w14:textId="77777777" w:rsidR="00CD3B48" w:rsidRPr="008C6778" w:rsidRDefault="00CD3B48" w:rsidP="00AD074C">
            <w:pPr>
              <w:keepNext/>
              <w:spacing w:before="20" w:after="20"/>
              <w:rPr>
                <w:lang w:val="fi-FI"/>
              </w:rPr>
            </w:pPr>
            <w:r w:rsidRPr="008C6778">
              <w:rPr>
                <w:lang w:val="fi-FI"/>
              </w:rPr>
              <w:t>Kaasus</w:t>
            </w:r>
          </w:p>
        </w:tc>
        <w:tc>
          <w:tcPr>
            <w:tcW w:w="2968" w:type="dxa"/>
            <w:tcBorders>
              <w:bottom w:val="single" w:sz="4" w:space="0" w:color="000000"/>
            </w:tcBorders>
          </w:tcPr>
          <w:p w14:paraId="0FACF84A" w14:textId="77777777" w:rsidR="00CD3B48" w:rsidRPr="008C6778" w:rsidRDefault="00CD3B48" w:rsidP="00AD074C">
            <w:pPr>
              <w:spacing w:before="20" w:after="20"/>
              <w:rPr>
                <w:lang w:val="fi-FI"/>
              </w:rPr>
            </w:pPr>
            <w:r w:rsidRPr="008C6778">
              <w:rPr>
                <w:lang w:val="fi-FI"/>
              </w:rPr>
              <w:t>Pluraali</w:t>
            </w:r>
          </w:p>
        </w:tc>
      </w:tr>
      <w:tr w:rsidR="00CD3B48" w:rsidRPr="008C6778" w14:paraId="5B1E4DA0" w14:textId="77777777" w:rsidTr="00500581">
        <w:tc>
          <w:tcPr>
            <w:tcW w:w="1458" w:type="dxa"/>
            <w:tcBorders>
              <w:bottom w:val="nil"/>
            </w:tcBorders>
          </w:tcPr>
          <w:p w14:paraId="04FDB0F6" w14:textId="77777777" w:rsidR="00CD3B48" w:rsidRPr="008C6778" w:rsidRDefault="00CD3B48" w:rsidP="00AD074C">
            <w:pPr>
              <w:spacing w:before="20" w:after="20"/>
              <w:rPr>
                <w:lang w:val="fi-FI"/>
              </w:rPr>
            </w:pPr>
            <w:r w:rsidRPr="008C6778">
              <w:rPr>
                <w:lang w:val="fi-FI"/>
              </w:rPr>
              <w:t>Nominatiivi</w:t>
            </w:r>
          </w:p>
        </w:tc>
        <w:tc>
          <w:tcPr>
            <w:tcW w:w="2968" w:type="dxa"/>
            <w:tcBorders>
              <w:bottom w:val="nil"/>
            </w:tcBorders>
          </w:tcPr>
          <w:p w14:paraId="137A6FC3" w14:textId="77777777" w:rsidR="00CD3B48" w:rsidRPr="008C6778" w:rsidRDefault="00CD3B48" w:rsidP="00AD074C">
            <w:pPr>
              <w:spacing w:before="20" w:after="20"/>
              <w:rPr>
                <w:lang w:val="fi-FI"/>
              </w:rPr>
            </w:pPr>
            <w:r>
              <w:rPr>
                <w:lang w:val="fi-FI"/>
              </w:rPr>
              <w:t>molemat</w:t>
            </w:r>
          </w:p>
        </w:tc>
      </w:tr>
      <w:tr w:rsidR="00CD3B48" w:rsidRPr="008C6778" w14:paraId="30EE96E9" w14:textId="77777777" w:rsidTr="00500581">
        <w:tc>
          <w:tcPr>
            <w:tcW w:w="1458" w:type="dxa"/>
            <w:tcBorders>
              <w:top w:val="nil"/>
              <w:bottom w:val="nil"/>
            </w:tcBorders>
          </w:tcPr>
          <w:p w14:paraId="3494DF66" w14:textId="37966F86" w:rsidR="00CD3B48" w:rsidRPr="008C6778" w:rsidRDefault="00A27713" w:rsidP="00AD074C">
            <w:pPr>
              <w:spacing w:before="20" w:after="20"/>
              <w:rPr>
                <w:lang w:val="fi-FI"/>
              </w:rPr>
            </w:pPr>
            <w:r>
              <w:rPr>
                <w:lang w:val="fi-FI"/>
              </w:rPr>
              <w:t>Genitiiv</w:t>
            </w:r>
            <w:r w:rsidR="00CD3B48" w:rsidRPr="008C6778">
              <w:rPr>
                <w:lang w:val="fi-FI"/>
              </w:rPr>
              <w:t>i</w:t>
            </w:r>
          </w:p>
        </w:tc>
        <w:tc>
          <w:tcPr>
            <w:tcW w:w="2968" w:type="dxa"/>
            <w:tcBorders>
              <w:top w:val="nil"/>
              <w:bottom w:val="nil"/>
            </w:tcBorders>
          </w:tcPr>
          <w:p w14:paraId="4E4B1196" w14:textId="685744CF" w:rsidR="00CD3B48" w:rsidRPr="008C6778" w:rsidRDefault="00CD3B48" w:rsidP="00AD074C">
            <w:pPr>
              <w:spacing w:before="20" w:after="20"/>
              <w:rPr>
                <w:lang w:val="fi-FI"/>
              </w:rPr>
            </w:pPr>
            <w:r>
              <w:rPr>
                <w:lang w:val="fi-FI"/>
              </w:rPr>
              <w:t>molemi</w:t>
            </w:r>
            <w:r w:rsidR="0075485B">
              <w:rPr>
                <w:lang w:val="fi-FI"/>
              </w:rPr>
              <w:t>(</w:t>
            </w:r>
            <w:r>
              <w:rPr>
                <w:lang w:val="fi-FI"/>
              </w:rPr>
              <w:t>i</w:t>
            </w:r>
            <w:r w:rsidR="00005B36">
              <w:rPr>
                <w:lang w:val="fi-FI"/>
              </w:rPr>
              <w:t>)</w:t>
            </w:r>
            <w:r>
              <w:rPr>
                <w:lang w:val="fi-FI"/>
              </w:rPr>
              <w:t>tten</w:t>
            </w:r>
          </w:p>
        </w:tc>
      </w:tr>
      <w:tr w:rsidR="00CD3B48" w:rsidRPr="008C6778" w14:paraId="6AC964A8" w14:textId="77777777" w:rsidTr="00500581">
        <w:tc>
          <w:tcPr>
            <w:tcW w:w="1458" w:type="dxa"/>
            <w:tcBorders>
              <w:top w:val="nil"/>
              <w:bottom w:val="nil"/>
            </w:tcBorders>
          </w:tcPr>
          <w:p w14:paraId="4C20464E" w14:textId="77777777" w:rsidR="00CD3B48" w:rsidRPr="008C6778" w:rsidRDefault="00CD3B48" w:rsidP="00AD074C">
            <w:pPr>
              <w:spacing w:before="20" w:after="20"/>
              <w:rPr>
                <w:lang w:val="fi-FI"/>
              </w:rPr>
            </w:pPr>
            <w:r w:rsidRPr="008C6778">
              <w:rPr>
                <w:lang w:val="fi-FI"/>
              </w:rPr>
              <w:t>Partitiivi</w:t>
            </w:r>
          </w:p>
        </w:tc>
        <w:tc>
          <w:tcPr>
            <w:tcW w:w="2968" w:type="dxa"/>
            <w:tcBorders>
              <w:top w:val="nil"/>
              <w:bottom w:val="nil"/>
            </w:tcBorders>
          </w:tcPr>
          <w:p w14:paraId="0D35FA20" w14:textId="164050BC" w:rsidR="00CD3B48" w:rsidRPr="008C6778" w:rsidRDefault="00CD3B48" w:rsidP="00AD074C">
            <w:pPr>
              <w:spacing w:before="20" w:after="20"/>
              <w:rPr>
                <w:lang w:val="fi-FI"/>
              </w:rPr>
            </w:pPr>
            <w:r>
              <w:rPr>
                <w:lang w:val="fi-FI"/>
              </w:rPr>
              <w:t>molemppii</w:t>
            </w:r>
            <w:r w:rsidR="0075485B">
              <w:rPr>
                <w:lang w:val="fi-FI"/>
              </w:rPr>
              <w:t>(</w:t>
            </w:r>
            <w:r w:rsidR="008D2741">
              <w:rPr>
                <w:lang w:val="fi-FI"/>
              </w:rPr>
              <w:t>ta)</w:t>
            </w:r>
            <w:r>
              <w:rPr>
                <w:lang w:val="fi-FI"/>
              </w:rPr>
              <w:t xml:space="preserve"> ~ molempia</w:t>
            </w:r>
          </w:p>
        </w:tc>
      </w:tr>
      <w:tr w:rsidR="00CD3B48" w:rsidRPr="008C6778" w14:paraId="20B6C5E7" w14:textId="77777777" w:rsidTr="00500581">
        <w:tc>
          <w:tcPr>
            <w:tcW w:w="1458" w:type="dxa"/>
            <w:tcBorders>
              <w:top w:val="nil"/>
              <w:bottom w:val="nil"/>
            </w:tcBorders>
          </w:tcPr>
          <w:p w14:paraId="4B27625D" w14:textId="77777777" w:rsidR="00CD3B48" w:rsidRPr="008C6778" w:rsidRDefault="00CD3B48" w:rsidP="00AD074C">
            <w:pPr>
              <w:spacing w:before="20" w:after="20"/>
              <w:rPr>
                <w:lang w:val="fi-FI"/>
              </w:rPr>
            </w:pPr>
            <w:r w:rsidRPr="008C6778">
              <w:rPr>
                <w:lang w:val="fi-FI"/>
              </w:rPr>
              <w:t>Essiivi</w:t>
            </w:r>
          </w:p>
        </w:tc>
        <w:tc>
          <w:tcPr>
            <w:tcW w:w="2968" w:type="dxa"/>
            <w:tcBorders>
              <w:top w:val="nil"/>
              <w:bottom w:val="nil"/>
            </w:tcBorders>
          </w:tcPr>
          <w:p w14:paraId="40F561D3" w14:textId="7FAE6C63" w:rsidR="00CD3B48" w:rsidRPr="008C6778" w:rsidRDefault="00CD3B48" w:rsidP="00AD074C">
            <w:pPr>
              <w:spacing w:before="20" w:after="20"/>
              <w:rPr>
                <w:lang w:val="fi-FI"/>
              </w:rPr>
            </w:pPr>
            <w:r>
              <w:rPr>
                <w:lang w:val="fi-FI"/>
              </w:rPr>
              <w:t>molempin</w:t>
            </w:r>
            <w:r w:rsidR="00E13878">
              <w:rPr>
                <w:lang w:val="fi-FI"/>
              </w:rPr>
              <w:t>n</w:t>
            </w:r>
            <w:r>
              <w:rPr>
                <w:lang w:val="fi-FI"/>
              </w:rPr>
              <w:t>a</w:t>
            </w:r>
          </w:p>
        </w:tc>
      </w:tr>
      <w:tr w:rsidR="00CD3B48" w:rsidRPr="008C6778" w14:paraId="08ABD378" w14:textId="77777777" w:rsidTr="00500581">
        <w:tc>
          <w:tcPr>
            <w:tcW w:w="1458" w:type="dxa"/>
            <w:tcBorders>
              <w:top w:val="nil"/>
              <w:bottom w:val="nil"/>
            </w:tcBorders>
          </w:tcPr>
          <w:p w14:paraId="1ED2F820" w14:textId="77777777" w:rsidR="00CD3B48" w:rsidRPr="008C6778" w:rsidRDefault="00CD3B48" w:rsidP="00AD074C">
            <w:pPr>
              <w:spacing w:before="20" w:after="20"/>
              <w:rPr>
                <w:lang w:val="fi-FI"/>
              </w:rPr>
            </w:pPr>
            <w:r w:rsidRPr="008C6778">
              <w:rPr>
                <w:lang w:val="fi-FI"/>
              </w:rPr>
              <w:t>Translatiivi</w:t>
            </w:r>
          </w:p>
        </w:tc>
        <w:tc>
          <w:tcPr>
            <w:tcW w:w="2968" w:type="dxa"/>
            <w:tcBorders>
              <w:top w:val="nil"/>
              <w:bottom w:val="nil"/>
            </w:tcBorders>
          </w:tcPr>
          <w:p w14:paraId="1E85A8DC" w14:textId="77777777" w:rsidR="00CD3B48" w:rsidRPr="008C6778" w:rsidRDefault="00CD3B48" w:rsidP="00AD074C">
            <w:pPr>
              <w:spacing w:before="20" w:after="20"/>
              <w:rPr>
                <w:lang w:val="fi-FI"/>
              </w:rPr>
            </w:pPr>
            <w:r>
              <w:rPr>
                <w:lang w:val="fi-FI"/>
              </w:rPr>
              <w:t>molemiksi</w:t>
            </w:r>
          </w:p>
        </w:tc>
      </w:tr>
      <w:tr w:rsidR="00CD3B48" w:rsidRPr="008C6778" w14:paraId="4E578360" w14:textId="77777777" w:rsidTr="00500581">
        <w:tc>
          <w:tcPr>
            <w:tcW w:w="1458" w:type="dxa"/>
            <w:tcBorders>
              <w:top w:val="nil"/>
              <w:bottom w:val="nil"/>
            </w:tcBorders>
          </w:tcPr>
          <w:p w14:paraId="42DC6A60" w14:textId="77777777" w:rsidR="00CD3B48" w:rsidRPr="008C6778" w:rsidRDefault="00CD3B48" w:rsidP="00AD074C">
            <w:pPr>
              <w:spacing w:before="20" w:after="20"/>
              <w:rPr>
                <w:lang w:val="fi-FI"/>
              </w:rPr>
            </w:pPr>
            <w:r w:rsidRPr="008C6778">
              <w:rPr>
                <w:lang w:val="fi-FI"/>
              </w:rPr>
              <w:t>Inessiivi</w:t>
            </w:r>
          </w:p>
        </w:tc>
        <w:tc>
          <w:tcPr>
            <w:tcW w:w="2968" w:type="dxa"/>
            <w:tcBorders>
              <w:top w:val="nil"/>
              <w:bottom w:val="nil"/>
            </w:tcBorders>
          </w:tcPr>
          <w:p w14:paraId="1CE9BF2B" w14:textId="77777777" w:rsidR="00CD3B48" w:rsidRPr="008C6778" w:rsidRDefault="00CD3B48" w:rsidP="00AD074C">
            <w:pPr>
              <w:spacing w:before="20" w:after="20"/>
              <w:rPr>
                <w:lang w:val="fi-FI"/>
              </w:rPr>
            </w:pPr>
            <w:r>
              <w:rPr>
                <w:lang w:val="fi-FI"/>
              </w:rPr>
              <w:t>molemissa</w:t>
            </w:r>
          </w:p>
        </w:tc>
      </w:tr>
      <w:tr w:rsidR="00CD3B48" w:rsidRPr="008C6778" w14:paraId="4909AF50" w14:textId="77777777" w:rsidTr="00500581">
        <w:tc>
          <w:tcPr>
            <w:tcW w:w="1458" w:type="dxa"/>
            <w:tcBorders>
              <w:top w:val="nil"/>
              <w:bottom w:val="nil"/>
            </w:tcBorders>
          </w:tcPr>
          <w:p w14:paraId="0E57E0E8" w14:textId="77777777" w:rsidR="00CD3B48" w:rsidRPr="008C6778" w:rsidRDefault="00CD3B48" w:rsidP="00AD074C">
            <w:pPr>
              <w:spacing w:before="20" w:after="20"/>
              <w:rPr>
                <w:lang w:val="fi-FI"/>
              </w:rPr>
            </w:pPr>
            <w:r w:rsidRPr="008C6778">
              <w:rPr>
                <w:lang w:val="fi-FI"/>
              </w:rPr>
              <w:t>Elatiivi</w:t>
            </w:r>
          </w:p>
        </w:tc>
        <w:tc>
          <w:tcPr>
            <w:tcW w:w="2968" w:type="dxa"/>
            <w:tcBorders>
              <w:top w:val="nil"/>
              <w:bottom w:val="nil"/>
            </w:tcBorders>
          </w:tcPr>
          <w:p w14:paraId="5C5BCE64" w14:textId="77777777" w:rsidR="00CD3B48" w:rsidRPr="008C6778" w:rsidRDefault="00CD3B48" w:rsidP="00AD074C">
            <w:pPr>
              <w:spacing w:before="20" w:after="20"/>
              <w:rPr>
                <w:lang w:val="fi-FI"/>
              </w:rPr>
            </w:pPr>
            <w:r>
              <w:rPr>
                <w:lang w:val="fi-FI"/>
              </w:rPr>
              <w:t>molemista</w:t>
            </w:r>
          </w:p>
        </w:tc>
      </w:tr>
      <w:tr w:rsidR="00CD3B48" w:rsidRPr="008C6778" w14:paraId="47D558F5" w14:textId="77777777" w:rsidTr="00500581">
        <w:tc>
          <w:tcPr>
            <w:tcW w:w="1458" w:type="dxa"/>
            <w:tcBorders>
              <w:top w:val="nil"/>
              <w:bottom w:val="nil"/>
            </w:tcBorders>
          </w:tcPr>
          <w:p w14:paraId="139779DD" w14:textId="77777777" w:rsidR="00CD3B48" w:rsidRPr="008C6778" w:rsidRDefault="00CD3B48" w:rsidP="00AD074C">
            <w:pPr>
              <w:spacing w:before="20" w:after="20"/>
              <w:rPr>
                <w:lang w:val="fi-FI"/>
              </w:rPr>
            </w:pPr>
            <w:r w:rsidRPr="008C6778">
              <w:rPr>
                <w:lang w:val="fi-FI"/>
              </w:rPr>
              <w:t>Illatiivi</w:t>
            </w:r>
          </w:p>
        </w:tc>
        <w:tc>
          <w:tcPr>
            <w:tcW w:w="2968" w:type="dxa"/>
            <w:tcBorders>
              <w:top w:val="nil"/>
              <w:bottom w:val="nil"/>
            </w:tcBorders>
          </w:tcPr>
          <w:p w14:paraId="352AD90B" w14:textId="77777777" w:rsidR="00CD3B48" w:rsidRPr="008C6778" w:rsidRDefault="00CD3B48" w:rsidP="00AD074C">
            <w:pPr>
              <w:spacing w:before="20" w:after="20"/>
              <w:rPr>
                <w:lang w:val="fi-FI"/>
              </w:rPr>
            </w:pPr>
            <w:r>
              <w:rPr>
                <w:lang w:val="fi-FI"/>
              </w:rPr>
              <w:t>molemphiin</w:t>
            </w:r>
          </w:p>
        </w:tc>
      </w:tr>
      <w:tr w:rsidR="00CD3B48" w:rsidRPr="008C6778" w14:paraId="11664EEF" w14:textId="77777777" w:rsidTr="00500581">
        <w:tc>
          <w:tcPr>
            <w:tcW w:w="1458" w:type="dxa"/>
            <w:tcBorders>
              <w:top w:val="nil"/>
              <w:bottom w:val="nil"/>
            </w:tcBorders>
          </w:tcPr>
          <w:p w14:paraId="5EC2804D" w14:textId="77777777" w:rsidR="00CD3B48" w:rsidRPr="008C6778" w:rsidRDefault="00CD3B48" w:rsidP="00AD074C">
            <w:pPr>
              <w:spacing w:before="20" w:after="20"/>
              <w:rPr>
                <w:lang w:val="fi-FI"/>
              </w:rPr>
            </w:pPr>
            <w:r w:rsidRPr="008C6778">
              <w:rPr>
                <w:lang w:val="fi-FI"/>
              </w:rPr>
              <w:t>Adessiivi</w:t>
            </w:r>
          </w:p>
        </w:tc>
        <w:tc>
          <w:tcPr>
            <w:tcW w:w="2968" w:type="dxa"/>
            <w:tcBorders>
              <w:top w:val="nil"/>
              <w:bottom w:val="nil"/>
            </w:tcBorders>
          </w:tcPr>
          <w:p w14:paraId="66C0E6E2" w14:textId="77777777" w:rsidR="00CD3B48" w:rsidRPr="008C6778" w:rsidRDefault="00CD3B48" w:rsidP="00AD074C">
            <w:pPr>
              <w:spacing w:before="20" w:after="20"/>
              <w:rPr>
                <w:lang w:val="fi-FI"/>
              </w:rPr>
            </w:pPr>
            <w:r>
              <w:rPr>
                <w:lang w:val="fi-FI"/>
              </w:rPr>
              <w:t>molemilla</w:t>
            </w:r>
          </w:p>
        </w:tc>
      </w:tr>
      <w:tr w:rsidR="00CD3B48" w:rsidRPr="008C6778" w14:paraId="113979A4" w14:textId="77777777" w:rsidTr="00500581">
        <w:tc>
          <w:tcPr>
            <w:tcW w:w="1458" w:type="dxa"/>
            <w:tcBorders>
              <w:top w:val="nil"/>
              <w:bottom w:val="nil"/>
            </w:tcBorders>
          </w:tcPr>
          <w:p w14:paraId="1CEEF0B5" w14:textId="77777777" w:rsidR="00CD3B48" w:rsidRPr="008C6778" w:rsidRDefault="00CD3B48" w:rsidP="00AD074C">
            <w:pPr>
              <w:spacing w:before="20" w:after="20"/>
              <w:rPr>
                <w:lang w:val="fi-FI"/>
              </w:rPr>
            </w:pPr>
            <w:r w:rsidRPr="008C6778">
              <w:rPr>
                <w:lang w:val="fi-FI"/>
              </w:rPr>
              <w:t>Ablatiivi</w:t>
            </w:r>
          </w:p>
        </w:tc>
        <w:tc>
          <w:tcPr>
            <w:tcW w:w="2968" w:type="dxa"/>
            <w:tcBorders>
              <w:top w:val="nil"/>
              <w:bottom w:val="nil"/>
            </w:tcBorders>
          </w:tcPr>
          <w:p w14:paraId="159506FB" w14:textId="77777777" w:rsidR="00CD3B48" w:rsidRPr="008C6778" w:rsidRDefault="00CD3B48" w:rsidP="00AD074C">
            <w:pPr>
              <w:spacing w:before="20" w:after="20"/>
              <w:rPr>
                <w:lang w:val="fi-FI"/>
              </w:rPr>
            </w:pPr>
            <w:r>
              <w:rPr>
                <w:lang w:val="fi-FI"/>
              </w:rPr>
              <w:t>molemilta</w:t>
            </w:r>
          </w:p>
        </w:tc>
      </w:tr>
      <w:tr w:rsidR="00CD3B48" w:rsidRPr="008C6778" w14:paraId="0B92BF52" w14:textId="77777777" w:rsidTr="00500581">
        <w:tc>
          <w:tcPr>
            <w:tcW w:w="1458" w:type="dxa"/>
            <w:tcBorders>
              <w:top w:val="nil"/>
            </w:tcBorders>
          </w:tcPr>
          <w:p w14:paraId="64FC53BB" w14:textId="77777777" w:rsidR="00CD3B48" w:rsidRPr="008C6778" w:rsidRDefault="00CD3B48" w:rsidP="00AD074C">
            <w:pPr>
              <w:spacing w:before="20" w:after="20"/>
              <w:rPr>
                <w:lang w:val="fi-FI"/>
              </w:rPr>
            </w:pPr>
            <w:r w:rsidRPr="008C6778">
              <w:rPr>
                <w:lang w:val="fi-FI"/>
              </w:rPr>
              <w:t>Allatiivi</w:t>
            </w:r>
          </w:p>
        </w:tc>
        <w:tc>
          <w:tcPr>
            <w:tcW w:w="2968" w:type="dxa"/>
            <w:tcBorders>
              <w:top w:val="nil"/>
            </w:tcBorders>
          </w:tcPr>
          <w:p w14:paraId="3F250DE4" w14:textId="2E58C8D8" w:rsidR="00CD3B48" w:rsidRPr="008C6778" w:rsidRDefault="00CD3B48" w:rsidP="00AD074C">
            <w:pPr>
              <w:spacing w:before="20" w:after="20"/>
              <w:rPr>
                <w:lang w:val="fi-FI"/>
              </w:rPr>
            </w:pPr>
            <w:r>
              <w:rPr>
                <w:lang w:val="fi-FI"/>
              </w:rPr>
              <w:t>molemille</w:t>
            </w:r>
            <w:r w:rsidR="0075485B">
              <w:rPr>
                <w:lang w:val="fi-FI"/>
              </w:rPr>
              <w:t>(</w:t>
            </w:r>
            <w:r>
              <w:rPr>
                <w:lang w:val="fi-FI"/>
              </w:rPr>
              <w:t>t)</w:t>
            </w:r>
          </w:p>
        </w:tc>
      </w:tr>
    </w:tbl>
    <w:p w14:paraId="6582E041" w14:textId="7A89C906" w:rsidR="00CD3B48" w:rsidRDefault="00CD3B48" w:rsidP="00F27C0C">
      <w:pPr>
        <w:rPr>
          <w:i/>
          <w:lang w:val="fi-FI"/>
        </w:rPr>
      </w:pPr>
      <w:r>
        <w:rPr>
          <w:lang w:val="fi-FI"/>
        </w:rPr>
        <w:t>Loppui universaalissii kvanttori</w:t>
      </w:r>
      <w:r w:rsidR="00651DC9">
        <w:rPr>
          <w:lang w:val="fi-FI"/>
        </w:rPr>
        <w:t>pronomenniita</w:t>
      </w:r>
      <w:r>
        <w:rPr>
          <w:lang w:val="fi-FI"/>
        </w:rPr>
        <w:t xml:space="preserve"> saatama käskeet kans </w:t>
      </w:r>
      <w:r w:rsidR="001908E5">
        <w:rPr>
          <w:smallCaps/>
          <w:lang w:val="fi-FI"/>
        </w:rPr>
        <w:t>distributiivise</w:t>
      </w:r>
      <w:r w:rsidRPr="00DB19F2">
        <w:rPr>
          <w:smallCaps/>
          <w:lang w:val="fi-FI"/>
        </w:rPr>
        <w:t>ksi kvanttori</w:t>
      </w:r>
      <w:r w:rsidR="00523F6E">
        <w:rPr>
          <w:smallCaps/>
          <w:lang w:val="fi-FI"/>
        </w:rPr>
        <w:t>pronomen</w:t>
      </w:r>
      <w:r w:rsidR="001908E5">
        <w:rPr>
          <w:smallCaps/>
          <w:lang w:val="fi-FI"/>
        </w:rPr>
        <w:t>i</w:t>
      </w:r>
      <w:r w:rsidRPr="00DB19F2">
        <w:rPr>
          <w:smallCaps/>
          <w:lang w:val="fi-FI"/>
        </w:rPr>
        <w:t>ksi</w:t>
      </w:r>
      <w:r w:rsidR="0075485B" w:rsidRPr="0075485B">
        <w:rPr>
          <w:lang w:val="fi-FI"/>
        </w:rPr>
        <w:t>,</w:t>
      </w:r>
      <w:r>
        <w:rPr>
          <w:b/>
          <w:i/>
          <w:lang w:val="fi-FI"/>
        </w:rPr>
        <w:t xml:space="preserve"> </w:t>
      </w:r>
      <w:r w:rsidRPr="00845D44">
        <w:rPr>
          <w:lang w:val="fi-FI"/>
        </w:rPr>
        <w:t>sillä ko</w:t>
      </w:r>
      <w:r>
        <w:rPr>
          <w:lang w:val="fi-FI"/>
        </w:rPr>
        <w:t xml:space="preserve"> net refereerathaan jokhaisheen</w:t>
      </w:r>
      <w:r w:rsidR="004344E6">
        <w:rPr>
          <w:lang w:val="fi-FI"/>
        </w:rPr>
        <w:t xml:space="preserve"> referens</w:t>
      </w:r>
      <w:r>
        <w:rPr>
          <w:lang w:val="fi-FI"/>
        </w:rPr>
        <w:t>in oshaan erittäin</w:t>
      </w:r>
      <w:r w:rsidR="004920CB">
        <w:rPr>
          <w:lang w:val="fi-FI"/>
        </w:rPr>
        <w:t xml:space="preserve"> eli niitä saatethaan räknätä</w:t>
      </w:r>
      <w:r w:rsidR="00FA7142">
        <w:rPr>
          <w:lang w:val="fi-FI"/>
        </w:rPr>
        <w:t xml:space="preserve">. </w:t>
      </w:r>
      <w:r w:rsidR="004344E6">
        <w:rPr>
          <w:lang w:val="fi-FI"/>
        </w:rPr>
        <w:t>Sillä net ja niitten referens</w:t>
      </w:r>
      <w:r>
        <w:rPr>
          <w:lang w:val="fi-FI"/>
        </w:rPr>
        <w:t>isanat oon tasan singulaarihaamussa</w:t>
      </w:r>
      <w:r w:rsidR="00FA7142">
        <w:rPr>
          <w:lang w:val="fi-FI"/>
        </w:rPr>
        <w:t>, eikä niitä sitte saata käyttäät ainheesta eikä abstraktisannoin kans</w:t>
      </w:r>
      <w:r>
        <w:rPr>
          <w:lang w:val="fi-FI"/>
        </w:rPr>
        <w:t>.</w:t>
      </w:r>
      <w:r w:rsidR="00FA7142">
        <w:rPr>
          <w:lang w:val="fi-FI"/>
        </w:rPr>
        <w:t xml:space="preserve"> </w:t>
      </w:r>
      <w:r w:rsidR="00DB39B8">
        <w:rPr>
          <w:lang w:val="fi-FI"/>
        </w:rPr>
        <w:t>Tämmöissii</w:t>
      </w:r>
      <w:r w:rsidR="00EC145E">
        <w:rPr>
          <w:lang w:val="fi-FI"/>
        </w:rPr>
        <w:t xml:space="preserve"> </w:t>
      </w:r>
      <w:r w:rsidR="00DB39B8">
        <w:rPr>
          <w:lang w:val="fi-FI"/>
        </w:rPr>
        <w:t>kvanttori</w:t>
      </w:r>
      <w:r w:rsidR="00651DC9">
        <w:rPr>
          <w:lang w:val="fi-FI"/>
        </w:rPr>
        <w:t>pronomenniita</w:t>
      </w:r>
      <w:r w:rsidR="00DB39B8">
        <w:rPr>
          <w:lang w:val="fi-FI"/>
        </w:rPr>
        <w:t xml:space="preserve"> </w:t>
      </w:r>
      <w:r w:rsidR="00EC145E">
        <w:rPr>
          <w:lang w:val="fi-FI"/>
        </w:rPr>
        <w:t>oon</w:t>
      </w:r>
      <w:r w:rsidR="00EC145E" w:rsidRPr="005D4F48">
        <w:rPr>
          <w:i/>
          <w:lang w:val="fi-FI"/>
        </w:rPr>
        <w:t xml:space="preserve"> jokhainen</w:t>
      </w:r>
      <w:r w:rsidR="0075485B" w:rsidRPr="0075485B">
        <w:rPr>
          <w:lang w:val="fi-FI"/>
        </w:rPr>
        <w:t>,</w:t>
      </w:r>
      <w:r w:rsidR="00EC145E" w:rsidRPr="005D4F48">
        <w:rPr>
          <w:i/>
          <w:lang w:val="fi-FI"/>
        </w:rPr>
        <w:t xml:space="preserve"> joka</w:t>
      </w:r>
      <w:r w:rsidR="0075485B" w:rsidRPr="0075485B">
        <w:rPr>
          <w:lang w:val="fi-FI"/>
        </w:rPr>
        <w:t>,</w:t>
      </w:r>
      <w:r w:rsidR="00EC145E" w:rsidRPr="005D4F48">
        <w:rPr>
          <w:i/>
          <w:lang w:val="fi-FI"/>
        </w:rPr>
        <w:t xml:space="preserve"> joka ainua</w:t>
      </w:r>
      <w:r w:rsidR="007D703C">
        <w:rPr>
          <w:i/>
          <w:lang w:val="fi-FI"/>
        </w:rPr>
        <w:t xml:space="preserve"> </w:t>
      </w:r>
      <w:r w:rsidR="00BA1173" w:rsidRPr="00BA1173">
        <w:rPr>
          <w:lang w:val="fi-FI"/>
        </w:rPr>
        <w:t>~</w:t>
      </w:r>
      <w:r w:rsidR="007D703C">
        <w:rPr>
          <w:i/>
          <w:lang w:val="fi-FI"/>
        </w:rPr>
        <w:t xml:space="preserve"> ainoa</w:t>
      </w:r>
      <w:r w:rsidR="0075485B" w:rsidRPr="0075485B">
        <w:rPr>
          <w:lang w:val="fi-FI"/>
        </w:rPr>
        <w:t>,</w:t>
      </w:r>
      <w:r w:rsidR="00EC145E" w:rsidRPr="005D4F48">
        <w:rPr>
          <w:i/>
          <w:lang w:val="fi-FI"/>
        </w:rPr>
        <w:t xml:space="preserve"> itte kuki ja kumpiki</w:t>
      </w:r>
      <w:r w:rsidR="001B127A" w:rsidRPr="001B127A">
        <w:rPr>
          <w:lang w:val="fi-FI"/>
        </w:rPr>
        <w:t>.</w:t>
      </w:r>
    </w:p>
    <w:p w14:paraId="1EEEB2FA" w14:textId="639E1A6A" w:rsidR="00F904D4" w:rsidRDefault="00CD3B48" w:rsidP="00F27C0C">
      <w:pPr>
        <w:pStyle w:val="Punktliste"/>
        <w:rPr>
          <w:lang w:val="fi-FI"/>
        </w:rPr>
      </w:pPr>
      <w:r w:rsidRPr="001F06C8">
        <w:rPr>
          <w:lang w:val="fi-FI"/>
        </w:rPr>
        <w:t xml:space="preserve">Näistä pronomeni </w:t>
      </w:r>
      <w:r w:rsidRPr="001F06C8">
        <w:rPr>
          <w:i/>
          <w:lang w:val="fi-FI"/>
        </w:rPr>
        <w:t xml:space="preserve">jokhainen </w:t>
      </w:r>
      <w:r w:rsidR="00BA1173" w:rsidRPr="00BA1173">
        <w:rPr>
          <w:lang w:val="fi-FI"/>
        </w:rPr>
        <w:t>~</w:t>
      </w:r>
      <w:r w:rsidRPr="001F06C8">
        <w:rPr>
          <w:i/>
          <w:lang w:val="fi-FI"/>
        </w:rPr>
        <w:t xml:space="preserve"> joka</w:t>
      </w:r>
      <w:r w:rsidR="0075485B" w:rsidRPr="0075485B">
        <w:rPr>
          <w:lang w:val="fi-FI"/>
        </w:rPr>
        <w:t>(</w:t>
      </w:r>
      <w:r w:rsidRPr="001F06C8">
        <w:rPr>
          <w:i/>
          <w:lang w:val="fi-FI"/>
        </w:rPr>
        <w:t>i</w:t>
      </w:r>
      <w:r w:rsidR="0075485B" w:rsidRPr="0075485B">
        <w:rPr>
          <w:lang w:val="fi-FI"/>
        </w:rPr>
        <w:t>)</w:t>
      </w:r>
      <w:r w:rsidRPr="001F06C8">
        <w:rPr>
          <w:i/>
          <w:lang w:val="fi-FI"/>
        </w:rPr>
        <w:t xml:space="preserve">nen </w:t>
      </w:r>
      <w:r w:rsidRPr="001F06C8">
        <w:rPr>
          <w:lang w:val="fi-FI"/>
        </w:rPr>
        <w:t xml:space="preserve">taippuu niin ko </w:t>
      </w:r>
      <w:r w:rsidRPr="001F06C8">
        <w:rPr>
          <w:i/>
          <w:lang w:val="fi-FI"/>
        </w:rPr>
        <w:t>nen</w:t>
      </w:r>
      <w:r w:rsidRPr="001F06C8">
        <w:rPr>
          <w:lang w:val="fi-FI"/>
        </w:rPr>
        <w:t>-l</w:t>
      </w:r>
      <w:r w:rsidR="003F6774">
        <w:rPr>
          <w:lang w:val="fi-FI"/>
        </w:rPr>
        <w:t>oppuiset nomenit muutoinki</w:t>
      </w:r>
      <w:r w:rsidR="00D33ED3">
        <w:rPr>
          <w:lang w:val="fi-FI"/>
        </w:rPr>
        <w:t xml:space="preserve"> </w:t>
      </w:r>
      <w:r w:rsidR="0075485B">
        <w:rPr>
          <w:lang w:val="fi-FI"/>
        </w:rPr>
        <w:t>(</w:t>
      </w:r>
      <w:r w:rsidR="00D33ED3">
        <w:rPr>
          <w:lang w:val="fi-FI"/>
        </w:rPr>
        <w:t>15, 16)</w:t>
      </w:r>
      <w:r w:rsidR="00F904D4">
        <w:rPr>
          <w:lang w:val="fi-FI"/>
        </w:rPr>
        <w:t>.</w:t>
      </w:r>
    </w:p>
    <w:p w14:paraId="415A5DBE" w14:textId="6A92DB29" w:rsidR="00CD3B48" w:rsidRPr="001F06C8" w:rsidRDefault="0075485B" w:rsidP="00CD3B48">
      <w:pPr>
        <w:spacing w:before="120" w:after="120"/>
      </w:pPr>
      <w:r>
        <w:t>(</w:t>
      </w:r>
      <w:r w:rsidR="00D1103F">
        <w:t>15)</w:t>
      </w:r>
      <w:r w:rsidR="00D1103F">
        <w:rPr>
          <w:i/>
        </w:rPr>
        <w:t xml:space="preserve"> </w:t>
      </w:r>
      <w:r w:rsidR="0023198D">
        <w:t>[</w:t>
      </w:r>
      <w:r w:rsidR="00CD3B48" w:rsidRPr="001F06C8">
        <w:rPr>
          <w:i/>
        </w:rPr>
        <w:t>Jokhainen</w:t>
      </w:r>
      <w:r w:rsidR="00CD3B48" w:rsidRPr="001F06C8">
        <w:t xml:space="preserve"> heistä</w:t>
      </w:r>
      <w:r w:rsidR="0023198D">
        <w:t>]</w:t>
      </w:r>
      <w:r w:rsidR="00CD3B48" w:rsidRPr="001F06C8">
        <w:t xml:space="preserve"> toivoi, ette sais nä</w:t>
      </w:r>
      <w:r w:rsidR="00CD3B48" w:rsidRPr="001F06C8">
        <w:rPr>
          <w:lang w:val="is-IS"/>
        </w:rPr>
        <w:t>hđ</w:t>
      </w:r>
      <w:r w:rsidR="00CD3B48" w:rsidRPr="001F06C8">
        <w:t>ä omhaiset ja kotipaikan.</w:t>
      </w:r>
    </w:p>
    <w:p w14:paraId="03DF0BA3" w14:textId="5860855C" w:rsidR="00CD3B48" w:rsidRPr="001F06C8" w:rsidRDefault="0075485B" w:rsidP="00CD3B48">
      <w:pPr>
        <w:spacing w:before="120" w:after="120"/>
      </w:pPr>
      <w:r>
        <w:t>(</w:t>
      </w:r>
      <w:r w:rsidR="00D1103F">
        <w:t>16)</w:t>
      </w:r>
      <w:r w:rsidR="00D1103F">
        <w:rPr>
          <w:i/>
        </w:rPr>
        <w:t xml:space="preserve"> </w:t>
      </w:r>
      <w:r w:rsidR="00CD3B48" w:rsidRPr="001F06C8">
        <w:t xml:space="preserve">Kohta </w:t>
      </w:r>
      <w:r w:rsidR="00CD3B48" w:rsidRPr="001F06C8">
        <w:rPr>
          <w:i/>
        </w:rPr>
        <w:t>jokhaisella</w:t>
      </w:r>
      <w:r w:rsidR="00CD3B48" w:rsidRPr="001F06C8">
        <w:t xml:space="preserve"> oli lehmä, lamphaita, jollaki oli kannoiki ja sika.</w:t>
      </w:r>
    </w:p>
    <w:p w14:paraId="1ECE0D1C" w14:textId="493AEE60" w:rsidR="00CD3B48" w:rsidRPr="00C2792E" w:rsidRDefault="00CD3B48" w:rsidP="00F27C0C">
      <w:pPr>
        <w:pStyle w:val="Punktliste"/>
        <w:rPr>
          <w:lang w:val="is-IS"/>
        </w:rPr>
      </w:pPr>
      <w:r w:rsidRPr="00C2792E">
        <w:rPr>
          <w:lang w:val="is-IS"/>
        </w:rPr>
        <w:t xml:space="preserve">Silloin ko pronomeni oon </w:t>
      </w:r>
      <w:r w:rsidR="0023198D">
        <w:rPr>
          <w:lang w:val="is-IS"/>
        </w:rPr>
        <w:t>etu</w:t>
      </w:r>
      <w:r w:rsidRPr="00C2792E">
        <w:rPr>
          <w:lang w:val="is-IS"/>
        </w:rPr>
        <w:t>defineerauksena, se oon tavalisempi ette käyt</w:t>
      </w:r>
      <w:r w:rsidR="0016256B">
        <w:rPr>
          <w:lang w:val="is-IS"/>
        </w:rPr>
        <w:t>täät</w:t>
      </w:r>
      <w:r w:rsidRPr="00C2792E">
        <w:rPr>
          <w:lang w:val="is-IS"/>
        </w:rPr>
        <w:t xml:space="preserve"> taipumatonta </w:t>
      </w:r>
      <w:r w:rsidR="00651DC9">
        <w:rPr>
          <w:lang w:val="is-IS"/>
        </w:rPr>
        <w:t xml:space="preserve">pronomennii </w:t>
      </w:r>
      <w:r w:rsidRPr="00C2792E">
        <w:rPr>
          <w:i/>
          <w:lang w:val="is-IS"/>
        </w:rPr>
        <w:t>joka</w:t>
      </w:r>
      <w:r w:rsidR="00D445D7">
        <w:rPr>
          <w:lang w:val="is-IS"/>
        </w:rPr>
        <w:t xml:space="preserve"> </w:t>
      </w:r>
      <w:r w:rsidR="0075485B">
        <w:rPr>
          <w:lang w:val="is-IS"/>
        </w:rPr>
        <w:t>(</w:t>
      </w:r>
      <w:r w:rsidR="00D445D7">
        <w:rPr>
          <w:lang w:val="is-IS"/>
        </w:rPr>
        <w:t>17–19)</w:t>
      </w:r>
      <w:r w:rsidR="001606F1">
        <w:rPr>
          <w:lang w:val="is-IS"/>
        </w:rPr>
        <w:t>.</w:t>
      </w:r>
    </w:p>
    <w:p w14:paraId="61D9BB0B" w14:textId="3E967DD5" w:rsidR="00CD3B48" w:rsidRPr="00C2792E" w:rsidRDefault="0075485B" w:rsidP="00CD3B48">
      <w:pPr>
        <w:spacing w:before="120" w:after="120"/>
      </w:pPr>
      <w:r>
        <w:t>(</w:t>
      </w:r>
      <w:r w:rsidR="00D1103F">
        <w:t>17)</w:t>
      </w:r>
      <w:r w:rsidR="00D1103F">
        <w:rPr>
          <w:i/>
        </w:rPr>
        <w:t xml:space="preserve"> </w:t>
      </w:r>
      <w:r w:rsidR="00CD3B48" w:rsidRPr="00C2792E">
        <w:t xml:space="preserve">Ei olekhaan </w:t>
      </w:r>
      <w:r w:rsidR="0023198D">
        <w:t>[</w:t>
      </w:r>
      <w:r w:rsidR="00CD3B48" w:rsidRPr="00C2792E">
        <w:rPr>
          <w:i/>
        </w:rPr>
        <w:t>joka</w:t>
      </w:r>
      <w:r w:rsidR="00CD3B48" w:rsidRPr="00C2792E">
        <w:t xml:space="preserve"> pojala</w:t>
      </w:r>
      <w:r w:rsidR="0023198D">
        <w:t>]</w:t>
      </w:r>
      <w:r w:rsidR="00CD3B48" w:rsidRPr="00C2792E">
        <w:t xml:space="preserve"> ommaa rukkoushuonetta siljola!</w:t>
      </w:r>
    </w:p>
    <w:p w14:paraId="78E986F5" w14:textId="3473F501" w:rsidR="00CD3B48" w:rsidRPr="00C2792E" w:rsidRDefault="0075485B" w:rsidP="00CD3B48">
      <w:pPr>
        <w:spacing w:before="120" w:after="120"/>
      </w:pPr>
      <w:r>
        <w:t>(</w:t>
      </w:r>
      <w:r w:rsidR="00D1103F">
        <w:t>18)</w:t>
      </w:r>
      <w:r w:rsidR="00D1103F">
        <w:rPr>
          <w:i/>
        </w:rPr>
        <w:t xml:space="preserve"> </w:t>
      </w:r>
      <w:r w:rsidR="00CD3B48" w:rsidRPr="00C2792E">
        <w:t xml:space="preserve">Se kävi kohta </w:t>
      </w:r>
      <w:r w:rsidR="00506C5B">
        <w:t>[</w:t>
      </w:r>
      <w:r w:rsidR="00CD3B48" w:rsidRPr="00C2792E">
        <w:rPr>
          <w:i/>
        </w:rPr>
        <w:t>joka</w:t>
      </w:r>
      <w:r w:rsidR="00CD3B48" w:rsidRPr="00C2792E">
        <w:t xml:space="preserve"> kesä</w:t>
      </w:r>
      <w:r w:rsidR="00506C5B">
        <w:t>]</w:t>
      </w:r>
      <w:r w:rsidR="00CD3B48" w:rsidRPr="00C2792E">
        <w:t xml:space="preserve"> meilä niittämässä.</w:t>
      </w:r>
    </w:p>
    <w:p w14:paraId="31EB6FC6" w14:textId="42D7C7A0" w:rsidR="00CD3B48" w:rsidRPr="00B8660D" w:rsidRDefault="0075485B" w:rsidP="00CD3B48">
      <w:pPr>
        <w:spacing w:before="120" w:after="120"/>
      </w:pPr>
      <w:r>
        <w:t>(</w:t>
      </w:r>
      <w:r w:rsidR="00D1103F">
        <w:t>19)</w:t>
      </w:r>
      <w:r w:rsidR="00D1103F">
        <w:rPr>
          <w:i/>
        </w:rPr>
        <w:t xml:space="preserve"> </w:t>
      </w:r>
      <w:r w:rsidR="00CD3B48" w:rsidRPr="00C2792E">
        <w:rPr>
          <w:color w:val="000000"/>
        </w:rPr>
        <w:t xml:space="preserve">Se näyttää tukkiivan ittensä vähän </w:t>
      </w:r>
      <w:r w:rsidR="00613F3D">
        <w:rPr>
          <w:color w:val="000000"/>
        </w:rPr>
        <w:t>[</w:t>
      </w:r>
      <w:r w:rsidR="00CD3B48" w:rsidRPr="00C2792E">
        <w:rPr>
          <w:i/>
          <w:color w:val="000000"/>
        </w:rPr>
        <w:t xml:space="preserve">joka </w:t>
      </w:r>
      <w:r w:rsidR="00CD3B48" w:rsidRPr="00C2792E">
        <w:rPr>
          <w:color w:val="000000"/>
        </w:rPr>
        <w:t>paikkhaan</w:t>
      </w:r>
      <w:r w:rsidR="00613F3D">
        <w:rPr>
          <w:color w:val="000000"/>
        </w:rPr>
        <w:t>]</w:t>
      </w:r>
      <w:r w:rsidR="00CD3B48" w:rsidRPr="00C2792E">
        <w:rPr>
          <w:color w:val="000000"/>
        </w:rPr>
        <w:t>.</w:t>
      </w:r>
    </w:p>
    <w:p w14:paraId="302BC1B1" w14:textId="14333F8B" w:rsidR="00CD3B48" w:rsidRPr="001E4B7E" w:rsidRDefault="00CD3B48" w:rsidP="00F27C0C">
      <w:pPr>
        <w:pStyle w:val="Punktliste"/>
        <w:rPr>
          <w:lang w:val="fi-FI"/>
        </w:rPr>
      </w:pPr>
      <w:r w:rsidRPr="001E4B7E">
        <w:rPr>
          <w:lang w:val="fi-FI"/>
        </w:rPr>
        <w:t xml:space="preserve">Kohta sammaa ko </w:t>
      </w:r>
      <w:r w:rsidRPr="001E4B7E">
        <w:rPr>
          <w:i/>
          <w:lang w:val="fi-FI"/>
        </w:rPr>
        <w:t>jokhainen</w:t>
      </w:r>
      <w:r w:rsidRPr="001E4B7E">
        <w:rPr>
          <w:lang w:val="fi-FI"/>
        </w:rPr>
        <w:t xml:space="preserve"> </w:t>
      </w:r>
      <w:r w:rsidR="000B3399">
        <w:rPr>
          <w:lang w:val="fi-FI"/>
        </w:rPr>
        <w:t xml:space="preserve">~ </w:t>
      </w:r>
      <w:r w:rsidR="000B3399">
        <w:rPr>
          <w:i/>
          <w:lang w:val="fi-FI"/>
        </w:rPr>
        <w:t>joka</w:t>
      </w:r>
      <w:r w:rsidR="0075485B" w:rsidRPr="0075485B">
        <w:rPr>
          <w:lang w:val="fi-FI"/>
        </w:rPr>
        <w:t>(</w:t>
      </w:r>
      <w:r w:rsidR="000B3399">
        <w:rPr>
          <w:i/>
          <w:lang w:val="fi-FI"/>
        </w:rPr>
        <w:t>i</w:t>
      </w:r>
      <w:r w:rsidR="0075485B" w:rsidRPr="0075485B">
        <w:rPr>
          <w:lang w:val="fi-FI"/>
        </w:rPr>
        <w:t>)</w:t>
      </w:r>
      <w:r w:rsidR="000B3399">
        <w:rPr>
          <w:i/>
          <w:lang w:val="fi-FI"/>
        </w:rPr>
        <w:t xml:space="preserve">nen </w:t>
      </w:r>
      <w:r w:rsidRPr="001E4B7E">
        <w:rPr>
          <w:lang w:val="fi-FI"/>
        </w:rPr>
        <w:t xml:space="preserve">ja </w:t>
      </w:r>
      <w:r w:rsidRPr="001E4B7E">
        <w:rPr>
          <w:i/>
          <w:lang w:val="fi-FI"/>
        </w:rPr>
        <w:t xml:space="preserve">joka </w:t>
      </w:r>
      <w:r w:rsidRPr="001E4B7E">
        <w:rPr>
          <w:lang w:val="fi-FI"/>
        </w:rPr>
        <w:t>meinaa yh</w:t>
      </w:r>
      <w:r w:rsidRPr="001E4B7E">
        <w:rPr>
          <w:lang w:val="en-US"/>
        </w:rPr>
        <w:t>đ</w:t>
      </w:r>
      <w:r w:rsidRPr="001E4B7E">
        <w:rPr>
          <w:lang w:val="fi-FI"/>
        </w:rPr>
        <w:t xml:space="preserve">yspronomeni </w:t>
      </w:r>
      <w:r w:rsidRPr="001E4B7E">
        <w:rPr>
          <w:i/>
          <w:lang w:val="fi-FI"/>
        </w:rPr>
        <w:t>joka</w:t>
      </w:r>
      <w:r w:rsidRPr="001E4B7E">
        <w:rPr>
          <w:lang w:val="fi-FI"/>
        </w:rPr>
        <w:t xml:space="preserve"> </w:t>
      </w:r>
      <w:r w:rsidRPr="001E4B7E">
        <w:rPr>
          <w:i/>
          <w:lang w:val="fi-FI"/>
        </w:rPr>
        <w:t xml:space="preserve">ainua </w:t>
      </w:r>
      <w:r w:rsidRPr="001E4B7E">
        <w:rPr>
          <w:lang w:val="fi-FI"/>
        </w:rPr>
        <w:t xml:space="preserve">~ </w:t>
      </w:r>
      <w:r w:rsidRPr="001E4B7E">
        <w:rPr>
          <w:i/>
          <w:lang w:val="fi-FI"/>
        </w:rPr>
        <w:t>ainoa</w:t>
      </w:r>
      <w:r w:rsidR="00627D7F">
        <w:rPr>
          <w:i/>
          <w:lang w:val="fi-FI"/>
        </w:rPr>
        <w:t xml:space="preserve"> </w:t>
      </w:r>
      <w:r w:rsidR="0075485B">
        <w:rPr>
          <w:lang w:val="fi-FI"/>
        </w:rPr>
        <w:t>(</w:t>
      </w:r>
      <w:r w:rsidR="00627D7F">
        <w:rPr>
          <w:lang w:val="fi-FI"/>
        </w:rPr>
        <w:t>20, 21)</w:t>
      </w:r>
      <w:r w:rsidRPr="001E4B7E">
        <w:rPr>
          <w:lang w:val="fi-FI"/>
        </w:rPr>
        <w:t xml:space="preserve">. Tässä taippuu tyhä jälkimäinen osa eli sana </w:t>
      </w:r>
      <w:r w:rsidRPr="001E4B7E">
        <w:rPr>
          <w:i/>
          <w:lang w:val="fi-FI"/>
        </w:rPr>
        <w:t>ainua</w:t>
      </w:r>
      <w:r w:rsidR="008360E5">
        <w:rPr>
          <w:i/>
          <w:lang w:val="fi-FI"/>
        </w:rPr>
        <w:t xml:space="preserve"> </w:t>
      </w:r>
      <w:r w:rsidR="00BA1173" w:rsidRPr="00BA1173">
        <w:rPr>
          <w:lang w:val="fi-FI"/>
        </w:rPr>
        <w:t>~</w:t>
      </w:r>
      <w:r w:rsidR="008360E5">
        <w:rPr>
          <w:i/>
          <w:lang w:val="fi-FI"/>
        </w:rPr>
        <w:t xml:space="preserve"> ainoa</w:t>
      </w:r>
      <w:r w:rsidR="00A13945">
        <w:rPr>
          <w:lang w:val="fi-FI"/>
        </w:rPr>
        <w:t>.</w:t>
      </w:r>
    </w:p>
    <w:p w14:paraId="3FBD3525" w14:textId="77777777" w:rsidR="00F904D4" w:rsidRDefault="0075485B" w:rsidP="00CD3B48">
      <w:pPr>
        <w:spacing w:before="120" w:after="120"/>
      </w:pPr>
      <w:r>
        <w:t>(</w:t>
      </w:r>
      <w:r w:rsidR="00D1103F">
        <w:t>20)</w:t>
      </w:r>
      <w:r w:rsidR="00D1103F">
        <w:rPr>
          <w:i/>
        </w:rPr>
        <w:t xml:space="preserve"> </w:t>
      </w:r>
      <w:r w:rsidR="00CD3B48" w:rsidRPr="00222134">
        <w:t xml:space="preserve">Toiset kyllä senthään kuulthiin </w:t>
      </w:r>
      <w:r w:rsidR="00DA3F2A">
        <w:t>[</w:t>
      </w:r>
      <w:r w:rsidR="00CD3B48" w:rsidRPr="00222134">
        <w:rPr>
          <w:i/>
        </w:rPr>
        <w:t>joka ainuan</w:t>
      </w:r>
      <w:r w:rsidR="00CD3B48" w:rsidRPr="00222134">
        <w:t xml:space="preserve"> sanan</w:t>
      </w:r>
      <w:r w:rsidR="00DA3F2A">
        <w:t>]</w:t>
      </w:r>
      <w:r w:rsidR="00F904D4">
        <w:t>.</w:t>
      </w:r>
    </w:p>
    <w:p w14:paraId="6FDEC792" w14:textId="368E1187" w:rsidR="00F904D4" w:rsidRDefault="0075485B" w:rsidP="00CD3B48">
      <w:pPr>
        <w:spacing w:before="120" w:after="120"/>
      </w:pPr>
      <w:r>
        <w:t>(</w:t>
      </w:r>
      <w:r w:rsidR="00D1103F">
        <w:t>21)</w:t>
      </w:r>
      <w:r w:rsidR="00D1103F">
        <w:rPr>
          <w:i/>
        </w:rPr>
        <w:t xml:space="preserve"> </w:t>
      </w:r>
      <w:r w:rsidR="00CD3B48" w:rsidRPr="00222134">
        <w:t>Sielähän se</w:t>
      </w:r>
      <w:r w:rsidR="00491195">
        <w:t xml:space="preserve"> oon </w:t>
      </w:r>
      <w:r w:rsidR="00CD3B48" w:rsidRPr="00222134">
        <w:t xml:space="preserve">sitä tyskälaista täynä </w:t>
      </w:r>
      <w:r w:rsidR="00DA3F2A">
        <w:t>[</w:t>
      </w:r>
      <w:r w:rsidR="00CD3B48" w:rsidRPr="00222134">
        <w:rPr>
          <w:i/>
        </w:rPr>
        <w:t>joka ainuassa</w:t>
      </w:r>
      <w:r w:rsidR="00CD3B48" w:rsidRPr="00222134">
        <w:t xml:space="preserve"> paikassa</w:t>
      </w:r>
      <w:r w:rsidR="00DA3F2A">
        <w:t>]</w:t>
      </w:r>
      <w:r w:rsidR="00CD3B48" w:rsidRPr="00222134">
        <w:t xml:space="preserve"> ympäri</w:t>
      </w:r>
      <w:r w:rsidR="00F904D4">
        <w:t>.</w:t>
      </w:r>
    </w:p>
    <w:p w14:paraId="76F0E0FE" w14:textId="2A759DE0" w:rsidR="00CD3B48" w:rsidRDefault="00CD3B48" w:rsidP="00F27C0C">
      <w:pPr>
        <w:pStyle w:val="Punktliste"/>
        <w:rPr>
          <w:lang w:val="fi-FI"/>
        </w:rPr>
      </w:pPr>
      <w:r w:rsidRPr="001E4B7E">
        <w:rPr>
          <w:lang w:val="fi-FI"/>
        </w:rPr>
        <w:t>Yh</w:t>
      </w:r>
      <w:r w:rsidRPr="001E4B7E">
        <w:rPr>
          <w:lang w:val="en-US"/>
        </w:rPr>
        <w:t>đ</w:t>
      </w:r>
      <w:r w:rsidRPr="001E4B7E">
        <w:rPr>
          <w:lang w:val="fi-FI"/>
        </w:rPr>
        <w:t xml:space="preserve">yspronomeni </w:t>
      </w:r>
      <w:r w:rsidRPr="001E4B7E">
        <w:rPr>
          <w:i/>
          <w:lang w:val="fi-FI"/>
        </w:rPr>
        <w:t>itte kuki</w:t>
      </w:r>
      <w:r w:rsidRPr="001E4B7E">
        <w:rPr>
          <w:lang w:val="fi-FI"/>
        </w:rPr>
        <w:t xml:space="preserve"> oon vielä enämen distributiivinen. Sitä käytethään, ko meinathaan </w:t>
      </w:r>
      <w:r>
        <w:rPr>
          <w:lang w:val="fi-FI"/>
        </w:rPr>
        <w:t>jokhaista erittäin</w:t>
      </w:r>
      <w:r w:rsidR="00D32835">
        <w:rPr>
          <w:lang w:val="fi-FI"/>
        </w:rPr>
        <w:t xml:space="preserve"> (22–24)</w:t>
      </w:r>
      <w:r w:rsidRPr="001E4B7E">
        <w:rPr>
          <w:lang w:val="fi-FI"/>
        </w:rPr>
        <w:t xml:space="preserve">. </w:t>
      </w:r>
      <w:r w:rsidR="004B109F">
        <w:rPr>
          <w:lang w:val="fi-FI"/>
        </w:rPr>
        <w:t>Samassa funks</w:t>
      </w:r>
      <w:r w:rsidR="001F5C48">
        <w:rPr>
          <w:lang w:val="fi-FI"/>
        </w:rPr>
        <w:t>uunissa käytethään kans yhđys</w:t>
      </w:r>
      <w:r w:rsidR="00651DC9">
        <w:rPr>
          <w:lang w:val="fi-FI"/>
        </w:rPr>
        <w:t xml:space="preserve">pronomennii </w:t>
      </w:r>
      <w:r w:rsidR="004B109F">
        <w:rPr>
          <w:i/>
          <w:lang w:val="fi-FI"/>
        </w:rPr>
        <w:t>itte kukanen</w:t>
      </w:r>
      <w:r w:rsidR="004B109F" w:rsidRPr="004B109F">
        <w:rPr>
          <w:lang w:val="fi-FI"/>
        </w:rPr>
        <w:t>,</w:t>
      </w:r>
      <w:r w:rsidR="004B109F">
        <w:rPr>
          <w:lang w:val="fi-FI"/>
        </w:rPr>
        <w:t xml:space="preserve"> mutta sitä ei juu</w:t>
      </w:r>
      <w:r w:rsidR="005E0C8F">
        <w:rPr>
          <w:lang w:val="fi-FI"/>
        </w:rPr>
        <w:t>ri käytetä muutoin</w:t>
      </w:r>
      <w:r w:rsidR="004B109F">
        <w:rPr>
          <w:lang w:val="fi-FI"/>
        </w:rPr>
        <w:t xml:space="preserve"> ko singulaarin nominatiivihaamussa.</w:t>
      </w:r>
    </w:p>
    <w:p w14:paraId="11F46CE2" w14:textId="23C1FD47" w:rsidR="00CD3B48" w:rsidRPr="00641EB9" w:rsidRDefault="0075485B" w:rsidP="00CD3B48">
      <w:pPr>
        <w:spacing w:before="120" w:after="120"/>
        <w:rPr>
          <w:lang w:val="fi-FI"/>
        </w:rPr>
      </w:pPr>
      <w:r>
        <w:t>(</w:t>
      </w:r>
      <w:r w:rsidR="00D1103F">
        <w:t>22)</w:t>
      </w:r>
      <w:r w:rsidR="00D1103F">
        <w:rPr>
          <w:i/>
        </w:rPr>
        <w:t xml:space="preserve"> </w:t>
      </w:r>
      <w:r w:rsidR="00CD3B48">
        <w:rPr>
          <w:lang w:val="fi-FI"/>
        </w:rPr>
        <w:t xml:space="preserve">Sen saattaa </w:t>
      </w:r>
      <w:r w:rsidR="00DF55B9">
        <w:rPr>
          <w:lang w:val="fi-FI"/>
        </w:rPr>
        <w:t>[</w:t>
      </w:r>
      <w:r w:rsidR="00CD3B48">
        <w:rPr>
          <w:i/>
          <w:lang w:val="fi-FI"/>
        </w:rPr>
        <w:t>itte kuki</w:t>
      </w:r>
      <w:r w:rsidR="00046E96">
        <w:rPr>
          <w:i/>
          <w:lang w:val="fi-FI"/>
        </w:rPr>
        <w:t xml:space="preserve"> </w:t>
      </w:r>
      <w:r w:rsidR="00BA1173" w:rsidRPr="00BA1173">
        <w:rPr>
          <w:lang w:val="fi-FI"/>
        </w:rPr>
        <w:t>~</w:t>
      </w:r>
      <w:r w:rsidR="005E0C8F">
        <w:rPr>
          <w:i/>
          <w:lang w:val="fi-FI"/>
        </w:rPr>
        <w:t xml:space="preserve"> itte</w:t>
      </w:r>
      <w:r w:rsidR="00046E96">
        <w:rPr>
          <w:i/>
          <w:lang w:val="fi-FI"/>
        </w:rPr>
        <w:t xml:space="preserve"> kukanen</w:t>
      </w:r>
      <w:r w:rsidR="00DF55B9" w:rsidRPr="00DF55B9">
        <w:rPr>
          <w:lang w:val="fi-FI"/>
        </w:rPr>
        <w:t>]</w:t>
      </w:r>
      <w:r w:rsidR="00CD3B48">
        <w:rPr>
          <w:lang w:val="fi-FI"/>
        </w:rPr>
        <w:t xml:space="preserve"> ajatella, ette kunka se oon.</w:t>
      </w:r>
    </w:p>
    <w:p w14:paraId="6901D046" w14:textId="5C398FB7" w:rsidR="00CD3B48" w:rsidRDefault="0075485B" w:rsidP="00CD3B48">
      <w:pPr>
        <w:spacing w:before="120" w:after="120"/>
        <w:rPr>
          <w:lang w:val="fi-FI"/>
        </w:rPr>
      </w:pPr>
      <w:r>
        <w:t>(</w:t>
      </w:r>
      <w:r w:rsidR="00D1103F">
        <w:t>23)</w:t>
      </w:r>
      <w:r w:rsidR="00D1103F">
        <w:rPr>
          <w:i/>
        </w:rPr>
        <w:t xml:space="preserve"> </w:t>
      </w:r>
      <w:r w:rsidR="00CD3B48">
        <w:rPr>
          <w:lang w:val="fi-FI"/>
        </w:rPr>
        <w:t xml:space="preserve">Se oon ittensä tapa </w:t>
      </w:r>
      <w:r w:rsidR="00DF55B9">
        <w:rPr>
          <w:lang w:val="fi-FI"/>
        </w:rPr>
        <w:t>[</w:t>
      </w:r>
      <w:r w:rsidR="00CD3B48" w:rsidRPr="00B91913">
        <w:rPr>
          <w:i/>
          <w:lang w:val="fi-FI"/>
        </w:rPr>
        <w:t>ittessä kussaki</w:t>
      </w:r>
      <w:r w:rsidR="00CD3B48">
        <w:rPr>
          <w:lang w:val="fi-FI"/>
        </w:rPr>
        <w:t xml:space="preserve"> talossa</w:t>
      </w:r>
      <w:r w:rsidR="00DF55B9">
        <w:rPr>
          <w:lang w:val="fi-FI"/>
        </w:rPr>
        <w:t>]</w:t>
      </w:r>
      <w:r w:rsidR="00CD3B48">
        <w:rPr>
          <w:lang w:val="fi-FI"/>
        </w:rPr>
        <w:t>.</w:t>
      </w:r>
    </w:p>
    <w:p w14:paraId="059FF3C9" w14:textId="62AB2F11" w:rsidR="00CD3B48" w:rsidRPr="00C36C67" w:rsidRDefault="0075485B" w:rsidP="00CD3B48">
      <w:pPr>
        <w:spacing w:before="120" w:after="120"/>
        <w:rPr>
          <w:lang w:val="fi-FI"/>
        </w:rPr>
      </w:pPr>
      <w:r>
        <w:t>(</w:t>
      </w:r>
      <w:r w:rsidR="00D1103F">
        <w:t>24)</w:t>
      </w:r>
      <w:r w:rsidR="00D1103F">
        <w:rPr>
          <w:i/>
        </w:rPr>
        <w:t xml:space="preserve"> </w:t>
      </w:r>
      <w:r w:rsidR="00CD3B48">
        <w:rPr>
          <w:lang w:val="fi-FI"/>
        </w:rPr>
        <w:t xml:space="preserve">Mikko antoi </w:t>
      </w:r>
      <w:r w:rsidR="00D32835">
        <w:rPr>
          <w:lang w:val="fi-FI"/>
        </w:rPr>
        <w:t xml:space="preserve">yhen </w:t>
      </w:r>
      <w:r w:rsidR="00CD3B48">
        <w:rPr>
          <w:lang w:val="fi-FI"/>
        </w:rPr>
        <w:t xml:space="preserve">äpylin </w:t>
      </w:r>
      <w:r w:rsidR="00DF55B9">
        <w:rPr>
          <w:lang w:val="fi-FI"/>
        </w:rPr>
        <w:t>[</w:t>
      </w:r>
      <w:r w:rsidR="00CD3B48">
        <w:rPr>
          <w:i/>
          <w:lang w:val="fi-FI"/>
        </w:rPr>
        <w:t>ittele kulleki</w:t>
      </w:r>
      <w:r w:rsidR="00CD3B48">
        <w:rPr>
          <w:lang w:val="fi-FI"/>
        </w:rPr>
        <w:t xml:space="preserve"> lapsele</w:t>
      </w:r>
      <w:r w:rsidR="00DF55B9">
        <w:rPr>
          <w:lang w:val="fi-FI"/>
        </w:rPr>
        <w:t>]</w:t>
      </w:r>
      <w:r w:rsidR="00196C1E">
        <w:rPr>
          <w:lang w:val="fi-FI"/>
        </w:rPr>
        <w:t>.</w:t>
      </w:r>
    </w:p>
    <w:p w14:paraId="6A3CAC71" w14:textId="6E4F20C8" w:rsidR="00F904D4" w:rsidRDefault="00CD3B48" w:rsidP="00CD3B48">
      <w:pPr>
        <w:rPr>
          <w:lang w:val="fi-FI"/>
        </w:rPr>
      </w:pPr>
      <w:r w:rsidRPr="00324689">
        <w:rPr>
          <w:lang w:val="fi-FI"/>
        </w:rPr>
        <w:t xml:space="preserve">Molemat osat </w:t>
      </w:r>
      <w:r w:rsidRPr="00324689">
        <w:rPr>
          <w:i/>
          <w:lang w:val="fi-FI"/>
        </w:rPr>
        <w:t>itte</w:t>
      </w:r>
      <w:r w:rsidRPr="00324689">
        <w:rPr>
          <w:lang w:val="fi-FI"/>
        </w:rPr>
        <w:t xml:space="preserve"> ja </w:t>
      </w:r>
      <w:r w:rsidRPr="00324689">
        <w:rPr>
          <w:i/>
          <w:lang w:val="fi-FI"/>
        </w:rPr>
        <w:t>kuki</w:t>
      </w:r>
      <w:r w:rsidRPr="00324689">
        <w:rPr>
          <w:lang w:val="fi-FI"/>
        </w:rPr>
        <w:t xml:space="preserve"> taivuthaan, </w:t>
      </w:r>
      <w:r w:rsidRPr="00324689">
        <w:rPr>
          <w:i/>
          <w:lang w:val="fi-FI"/>
        </w:rPr>
        <w:t>kuki</w:t>
      </w:r>
      <w:r w:rsidRPr="00324689">
        <w:rPr>
          <w:lang w:val="fi-FI"/>
        </w:rPr>
        <w:t>-sanassa ta</w:t>
      </w:r>
      <w:r>
        <w:rPr>
          <w:lang w:val="fi-FI"/>
        </w:rPr>
        <w:t>i</w:t>
      </w:r>
      <w:r w:rsidRPr="00324689">
        <w:rPr>
          <w:lang w:val="fi-FI"/>
        </w:rPr>
        <w:t xml:space="preserve">vutethaan sen ensimäistä </w:t>
      </w:r>
      <w:r w:rsidRPr="00324689">
        <w:rPr>
          <w:i/>
          <w:lang w:val="fi-FI"/>
        </w:rPr>
        <w:t>ku</w:t>
      </w:r>
      <w:r w:rsidRPr="00324689">
        <w:rPr>
          <w:lang w:val="fi-FI"/>
        </w:rPr>
        <w:t>-</w:t>
      </w:r>
      <w:r>
        <w:rPr>
          <w:lang w:val="fi-FI"/>
        </w:rPr>
        <w:t xml:space="preserve"> eli </w:t>
      </w:r>
      <w:r>
        <w:rPr>
          <w:i/>
          <w:lang w:val="fi-FI"/>
        </w:rPr>
        <w:t>ke-</w:t>
      </w:r>
      <w:r w:rsidRPr="00324689">
        <w:rPr>
          <w:lang w:val="fi-FI"/>
        </w:rPr>
        <w:t xml:space="preserve">ossaa, ja </w:t>
      </w:r>
      <w:r w:rsidR="00D1534F">
        <w:rPr>
          <w:lang w:val="fi-FI"/>
        </w:rPr>
        <w:t>pörhään panhaan</w:t>
      </w:r>
      <w:r w:rsidRPr="00324689">
        <w:rPr>
          <w:lang w:val="fi-FI"/>
        </w:rPr>
        <w:t xml:space="preserve"> aina </w:t>
      </w:r>
      <w:r w:rsidRPr="00324689">
        <w:rPr>
          <w:i/>
          <w:lang w:val="fi-FI"/>
        </w:rPr>
        <w:t>ki</w:t>
      </w:r>
      <w:r w:rsidR="00F904D4">
        <w:rPr>
          <w:lang w:val="fi-FI"/>
        </w:rPr>
        <w:t>.</w:t>
      </w:r>
    </w:p>
    <w:p w14:paraId="238926CB" w14:textId="509B208D" w:rsidR="00CD3B48" w:rsidRPr="000F28BB" w:rsidRDefault="00CD3B48" w:rsidP="00196C1E">
      <w:pPr>
        <w:pStyle w:val="Undertittel"/>
        <w:rPr>
          <w:lang w:val="fi-FI"/>
        </w:rPr>
      </w:pPr>
      <w:bookmarkStart w:id="1892" w:name="_Toc196216731"/>
      <w:bookmarkStart w:id="1893" w:name="_Toc241129349"/>
      <w:bookmarkStart w:id="1894" w:name="_Toc311273932"/>
      <w:r w:rsidRPr="00093D7E">
        <w:rPr>
          <w:lang w:val="fi-FI"/>
        </w:rPr>
        <w:t>Tabeli</w:t>
      </w:r>
      <w:r w:rsidR="00B94A17">
        <w:rPr>
          <w:lang w:val="fi-FI"/>
        </w:rPr>
        <w:t xml:space="preserve"> 47</w:t>
      </w:r>
      <w:r w:rsidRPr="00093D7E">
        <w:rPr>
          <w:lang w:val="fi-FI"/>
        </w:rPr>
        <w:t>:</w:t>
      </w:r>
      <w:r w:rsidR="00DF55B9">
        <w:rPr>
          <w:lang w:val="fi-FI"/>
        </w:rPr>
        <w:t xml:space="preserve"> Pronomenin</w:t>
      </w:r>
      <w:r w:rsidRPr="00093D7E">
        <w:rPr>
          <w:lang w:val="fi-FI"/>
        </w:rPr>
        <w:t xml:space="preserve"> </w:t>
      </w:r>
      <w:r w:rsidRPr="00196C1E">
        <w:rPr>
          <w:i/>
          <w:lang w:val="fi-FI"/>
        </w:rPr>
        <w:t>itte kuki</w:t>
      </w:r>
      <w:bookmarkEnd w:id="1892"/>
      <w:bookmarkEnd w:id="1893"/>
      <w:r w:rsidR="000F28BB">
        <w:rPr>
          <w:i/>
          <w:lang w:val="fi-FI"/>
        </w:rPr>
        <w:t xml:space="preserve"> </w:t>
      </w:r>
      <w:r w:rsidR="000F28BB">
        <w:rPr>
          <w:lang w:val="fi-FI"/>
        </w:rPr>
        <w:t>taivutus</w:t>
      </w:r>
      <w:bookmarkEnd w:id="1894"/>
    </w:p>
    <w:tbl>
      <w:tblPr>
        <w:tblW w:w="5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8"/>
        <w:gridCol w:w="3960"/>
      </w:tblGrid>
      <w:tr w:rsidR="00196C1E" w:rsidRPr="00093D7E" w14:paraId="70D76142" w14:textId="77777777" w:rsidTr="00196C1E">
        <w:tc>
          <w:tcPr>
            <w:tcW w:w="1728" w:type="dxa"/>
            <w:tcBorders>
              <w:bottom w:val="single" w:sz="4" w:space="0" w:color="000000"/>
            </w:tcBorders>
          </w:tcPr>
          <w:p w14:paraId="5FA1F9CF" w14:textId="77777777" w:rsidR="00CD3B48" w:rsidRPr="00093D7E" w:rsidRDefault="00CD3B48" w:rsidP="00AD074C">
            <w:pPr>
              <w:keepNext/>
              <w:keepLines/>
              <w:spacing w:before="20" w:after="20"/>
              <w:rPr>
                <w:lang w:val="fi-FI"/>
              </w:rPr>
            </w:pPr>
            <w:r w:rsidRPr="00093D7E">
              <w:rPr>
                <w:lang w:val="fi-FI"/>
              </w:rPr>
              <w:t>Kaasus</w:t>
            </w:r>
          </w:p>
        </w:tc>
        <w:tc>
          <w:tcPr>
            <w:tcW w:w="3960" w:type="dxa"/>
            <w:tcBorders>
              <w:bottom w:val="single" w:sz="4" w:space="0" w:color="000000"/>
            </w:tcBorders>
          </w:tcPr>
          <w:p w14:paraId="63F95FA6" w14:textId="77777777" w:rsidR="00CD3B48" w:rsidRPr="00093D7E" w:rsidRDefault="00CD3B48" w:rsidP="00AD074C">
            <w:pPr>
              <w:keepNext/>
              <w:keepLines/>
              <w:spacing w:before="20" w:after="20"/>
              <w:rPr>
                <w:lang w:val="fi-FI"/>
              </w:rPr>
            </w:pPr>
            <w:r w:rsidRPr="00093D7E">
              <w:rPr>
                <w:lang w:val="fi-FI"/>
              </w:rPr>
              <w:t>Singulaari</w:t>
            </w:r>
          </w:p>
        </w:tc>
      </w:tr>
      <w:tr w:rsidR="00196C1E" w:rsidRPr="00093D7E" w14:paraId="0954570F" w14:textId="77777777" w:rsidTr="00196C1E">
        <w:tc>
          <w:tcPr>
            <w:tcW w:w="1728" w:type="dxa"/>
            <w:tcBorders>
              <w:bottom w:val="nil"/>
            </w:tcBorders>
          </w:tcPr>
          <w:p w14:paraId="11BB07C8" w14:textId="77777777" w:rsidR="00CD3B48" w:rsidRPr="00093D7E" w:rsidRDefault="00CD3B48" w:rsidP="00AD074C">
            <w:pPr>
              <w:spacing w:before="20" w:after="20"/>
              <w:rPr>
                <w:lang w:val="fi-FI"/>
              </w:rPr>
            </w:pPr>
            <w:r w:rsidRPr="00093D7E">
              <w:rPr>
                <w:lang w:val="fi-FI"/>
              </w:rPr>
              <w:t>Nominatiivi</w:t>
            </w:r>
          </w:p>
        </w:tc>
        <w:tc>
          <w:tcPr>
            <w:tcW w:w="3960" w:type="dxa"/>
            <w:tcBorders>
              <w:bottom w:val="nil"/>
            </w:tcBorders>
          </w:tcPr>
          <w:p w14:paraId="4F263F39" w14:textId="77777777" w:rsidR="00CD3B48" w:rsidRPr="00093D7E" w:rsidRDefault="00CD3B48" w:rsidP="00AD074C">
            <w:pPr>
              <w:spacing w:before="20" w:after="20"/>
              <w:rPr>
                <w:lang w:val="fi-FI"/>
              </w:rPr>
            </w:pPr>
            <w:r w:rsidRPr="00093D7E">
              <w:rPr>
                <w:lang w:val="fi-FI"/>
              </w:rPr>
              <w:t>itte kuki</w:t>
            </w:r>
          </w:p>
        </w:tc>
      </w:tr>
      <w:tr w:rsidR="00196C1E" w:rsidRPr="00093D7E" w14:paraId="0FD0DB4F" w14:textId="77777777" w:rsidTr="00196C1E">
        <w:tc>
          <w:tcPr>
            <w:tcW w:w="1728" w:type="dxa"/>
            <w:tcBorders>
              <w:top w:val="nil"/>
              <w:bottom w:val="nil"/>
            </w:tcBorders>
          </w:tcPr>
          <w:p w14:paraId="039C9CC4" w14:textId="5F787D1E" w:rsidR="00CD3B48" w:rsidRPr="00093D7E" w:rsidRDefault="00A27713" w:rsidP="00AD074C">
            <w:pPr>
              <w:spacing w:before="20" w:after="20"/>
              <w:rPr>
                <w:lang w:val="fi-FI"/>
              </w:rPr>
            </w:pPr>
            <w:r>
              <w:rPr>
                <w:lang w:val="fi-FI"/>
              </w:rPr>
              <w:t>Genitiiv</w:t>
            </w:r>
            <w:r w:rsidR="00CD3B48" w:rsidRPr="00093D7E">
              <w:rPr>
                <w:lang w:val="fi-FI"/>
              </w:rPr>
              <w:t>i</w:t>
            </w:r>
          </w:p>
        </w:tc>
        <w:tc>
          <w:tcPr>
            <w:tcW w:w="3960" w:type="dxa"/>
            <w:tcBorders>
              <w:top w:val="nil"/>
              <w:bottom w:val="nil"/>
            </w:tcBorders>
          </w:tcPr>
          <w:p w14:paraId="2A36B52A" w14:textId="77777777" w:rsidR="00CD3B48" w:rsidRPr="00093D7E" w:rsidRDefault="00CD3B48" w:rsidP="00AD074C">
            <w:pPr>
              <w:spacing w:before="20" w:after="20"/>
              <w:rPr>
                <w:lang w:val="fi-FI"/>
              </w:rPr>
            </w:pPr>
            <w:r w:rsidRPr="00093D7E">
              <w:rPr>
                <w:lang w:val="fi-FI"/>
              </w:rPr>
              <w:t>itten kunki/kenenki</w:t>
            </w:r>
          </w:p>
        </w:tc>
      </w:tr>
      <w:tr w:rsidR="00196C1E" w:rsidRPr="00093D7E" w14:paraId="50B324E4" w14:textId="77777777" w:rsidTr="00196C1E">
        <w:tc>
          <w:tcPr>
            <w:tcW w:w="1728" w:type="dxa"/>
            <w:tcBorders>
              <w:top w:val="nil"/>
              <w:bottom w:val="nil"/>
            </w:tcBorders>
          </w:tcPr>
          <w:p w14:paraId="5A7A3160" w14:textId="77777777" w:rsidR="00CD3B48" w:rsidRPr="00093D7E" w:rsidRDefault="00CD3B48" w:rsidP="00AD074C">
            <w:pPr>
              <w:spacing w:before="20" w:after="20"/>
              <w:rPr>
                <w:lang w:val="fi-FI"/>
              </w:rPr>
            </w:pPr>
            <w:r w:rsidRPr="00093D7E">
              <w:rPr>
                <w:lang w:val="fi-FI"/>
              </w:rPr>
              <w:t>Partitiivi</w:t>
            </w:r>
          </w:p>
        </w:tc>
        <w:tc>
          <w:tcPr>
            <w:tcW w:w="3960" w:type="dxa"/>
            <w:tcBorders>
              <w:top w:val="nil"/>
              <w:bottom w:val="nil"/>
            </w:tcBorders>
          </w:tcPr>
          <w:p w14:paraId="1CC51B40" w14:textId="77777777" w:rsidR="00CD3B48" w:rsidRPr="00093D7E" w:rsidRDefault="00CD3B48" w:rsidP="00AD074C">
            <w:pPr>
              <w:spacing w:before="20" w:after="20"/>
              <w:rPr>
                <w:lang w:val="fi-FI"/>
              </w:rPr>
            </w:pPr>
            <w:r w:rsidRPr="00093D7E">
              <w:rPr>
                <w:lang w:val="fi-FI"/>
              </w:rPr>
              <w:t>ittee kutaki/ketäki ~ itteä kutaki/ketäki ~ ittiä kutaki/ketäki</w:t>
            </w:r>
          </w:p>
        </w:tc>
      </w:tr>
      <w:tr w:rsidR="00196C1E" w:rsidRPr="00093D7E" w14:paraId="2D7EBA72" w14:textId="77777777" w:rsidTr="00196C1E">
        <w:tc>
          <w:tcPr>
            <w:tcW w:w="1728" w:type="dxa"/>
            <w:tcBorders>
              <w:top w:val="nil"/>
              <w:bottom w:val="nil"/>
            </w:tcBorders>
          </w:tcPr>
          <w:p w14:paraId="039B12FA" w14:textId="77777777" w:rsidR="00CD3B48" w:rsidRPr="00093D7E" w:rsidRDefault="00CD3B48" w:rsidP="00AD074C">
            <w:pPr>
              <w:spacing w:before="20" w:after="20"/>
              <w:rPr>
                <w:lang w:val="fi-FI"/>
              </w:rPr>
            </w:pPr>
            <w:r w:rsidRPr="00093D7E">
              <w:rPr>
                <w:lang w:val="fi-FI"/>
              </w:rPr>
              <w:t>Essiivi</w:t>
            </w:r>
          </w:p>
        </w:tc>
        <w:tc>
          <w:tcPr>
            <w:tcW w:w="3960" w:type="dxa"/>
            <w:tcBorders>
              <w:top w:val="nil"/>
              <w:bottom w:val="nil"/>
            </w:tcBorders>
          </w:tcPr>
          <w:p w14:paraId="6F33B39F" w14:textId="77777777" w:rsidR="00CD3B48" w:rsidRPr="00093D7E" w:rsidRDefault="00CD3B48" w:rsidP="00AD074C">
            <w:pPr>
              <w:spacing w:before="20" w:after="20"/>
              <w:rPr>
                <w:lang w:val="fi-FI"/>
              </w:rPr>
            </w:pPr>
            <w:r w:rsidRPr="00093D7E">
              <w:rPr>
                <w:lang w:val="fi-FI"/>
              </w:rPr>
              <w:t>ittenä kunaki/kenäki</w:t>
            </w:r>
          </w:p>
        </w:tc>
      </w:tr>
      <w:tr w:rsidR="00196C1E" w:rsidRPr="00093D7E" w14:paraId="3933EC51" w14:textId="77777777" w:rsidTr="00196C1E">
        <w:tc>
          <w:tcPr>
            <w:tcW w:w="1728" w:type="dxa"/>
            <w:tcBorders>
              <w:top w:val="nil"/>
              <w:bottom w:val="nil"/>
            </w:tcBorders>
          </w:tcPr>
          <w:p w14:paraId="71C37F9A" w14:textId="77777777" w:rsidR="00CD3B48" w:rsidRPr="00093D7E" w:rsidRDefault="00CD3B48" w:rsidP="00AD074C">
            <w:pPr>
              <w:spacing w:before="20" w:after="20"/>
              <w:rPr>
                <w:lang w:val="fi-FI"/>
              </w:rPr>
            </w:pPr>
            <w:r w:rsidRPr="00093D7E">
              <w:rPr>
                <w:lang w:val="fi-FI"/>
              </w:rPr>
              <w:t>Translatiivi</w:t>
            </w:r>
          </w:p>
        </w:tc>
        <w:tc>
          <w:tcPr>
            <w:tcW w:w="3960" w:type="dxa"/>
            <w:tcBorders>
              <w:top w:val="nil"/>
              <w:bottom w:val="nil"/>
            </w:tcBorders>
          </w:tcPr>
          <w:p w14:paraId="74032F21" w14:textId="77777777" w:rsidR="00CD3B48" w:rsidRPr="00093D7E" w:rsidRDefault="00CD3B48" w:rsidP="00AD074C">
            <w:pPr>
              <w:spacing w:before="20" w:after="20"/>
              <w:rPr>
                <w:lang w:val="fi-FI"/>
              </w:rPr>
            </w:pPr>
            <w:r w:rsidRPr="00093D7E">
              <w:rPr>
                <w:lang w:val="fi-FI"/>
              </w:rPr>
              <w:t>itteksi kuksiki/keksiki</w:t>
            </w:r>
          </w:p>
        </w:tc>
      </w:tr>
      <w:tr w:rsidR="00196C1E" w:rsidRPr="00093D7E" w14:paraId="52F10421" w14:textId="77777777" w:rsidTr="00196C1E">
        <w:tc>
          <w:tcPr>
            <w:tcW w:w="1728" w:type="dxa"/>
            <w:tcBorders>
              <w:top w:val="nil"/>
              <w:bottom w:val="nil"/>
            </w:tcBorders>
          </w:tcPr>
          <w:p w14:paraId="17FDA57D" w14:textId="77777777" w:rsidR="00CD3B48" w:rsidRPr="00093D7E" w:rsidRDefault="00CD3B48" w:rsidP="00AD074C">
            <w:pPr>
              <w:spacing w:before="20" w:after="20"/>
              <w:rPr>
                <w:lang w:val="fi-FI"/>
              </w:rPr>
            </w:pPr>
            <w:r w:rsidRPr="00093D7E">
              <w:rPr>
                <w:lang w:val="fi-FI"/>
              </w:rPr>
              <w:t>Inessiivi</w:t>
            </w:r>
          </w:p>
        </w:tc>
        <w:tc>
          <w:tcPr>
            <w:tcW w:w="3960" w:type="dxa"/>
            <w:tcBorders>
              <w:top w:val="nil"/>
              <w:bottom w:val="nil"/>
            </w:tcBorders>
          </w:tcPr>
          <w:p w14:paraId="78C25984" w14:textId="77777777" w:rsidR="00CD3B48" w:rsidRPr="00093D7E" w:rsidRDefault="00CD3B48" w:rsidP="00AD074C">
            <w:pPr>
              <w:spacing w:before="20" w:after="20"/>
              <w:rPr>
                <w:lang w:val="fi-FI"/>
              </w:rPr>
            </w:pPr>
            <w:r w:rsidRPr="00093D7E">
              <w:rPr>
                <w:lang w:val="fi-FI"/>
              </w:rPr>
              <w:t>ittessä kussaki/kessäki</w:t>
            </w:r>
          </w:p>
        </w:tc>
      </w:tr>
      <w:tr w:rsidR="00196C1E" w:rsidRPr="00093D7E" w14:paraId="5C57D38D" w14:textId="77777777" w:rsidTr="00196C1E">
        <w:tc>
          <w:tcPr>
            <w:tcW w:w="1728" w:type="dxa"/>
            <w:tcBorders>
              <w:top w:val="nil"/>
              <w:bottom w:val="nil"/>
            </w:tcBorders>
          </w:tcPr>
          <w:p w14:paraId="0338447A" w14:textId="77777777" w:rsidR="00CD3B48" w:rsidRPr="00093D7E" w:rsidRDefault="00CD3B48" w:rsidP="00AD074C">
            <w:pPr>
              <w:spacing w:before="20" w:after="20"/>
              <w:rPr>
                <w:lang w:val="fi-FI"/>
              </w:rPr>
            </w:pPr>
            <w:r w:rsidRPr="00093D7E">
              <w:rPr>
                <w:lang w:val="fi-FI"/>
              </w:rPr>
              <w:t>Elatiivi</w:t>
            </w:r>
          </w:p>
        </w:tc>
        <w:tc>
          <w:tcPr>
            <w:tcW w:w="3960" w:type="dxa"/>
            <w:tcBorders>
              <w:top w:val="nil"/>
              <w:bottom w:val="nil"/>
            </w:tcBorders>
          </w:tcPr>
          <w:p w14:paraId="20A7B1AC" w14:textId="77777777" w:rsidR="00CD3B48" w:rsidRPr="00093D7E" w:rsidRDefault="00CD3B48" w:rsidP="00AD074C">
            <w:pPr>
              <w:spacing w:before="20" w:after="20"/>
              <w:rPr>
                <w:lang w:val="fi-FI"/>
              </w:rPr>
            </w:pPr>
            <w:r w:rsidRPr="00093D7E">
              <w:rPr>
                <w:lang w:val="fi-FI"/>
              </w:rPr>
              <w:t>ittestä kustaki/kestäki</w:t>
            </w:r>
          </w:p>
        </w:tc>
      </w:tr>
      <w:tr w:rsidR="00196C1E" w:rsidRPr="00093D7E" w14:paraId="249BECE8" w14:textId="77777777" w:rsidTr="00196C1E">
        <w:tc>
          <w:tcPr>
            <w:tcW w:w="1728" w:type="dxa"/>
            <w:tcBorders>
              <w:top w:val="nil"/>
              <w:bottom w:val="nil"/>
            </w:tcBorders>
          </w:tcPr>
          <w:p w14:paraId="305B9E51" w14:textId="77777777" w:rsidR="00CD3B48" w:rsidRPr="00093D7E" w:rsidRDefault="00CD3B48" w:rsidP="00AD074C">
            <w:pPr>
              <w:spacing w:before="20" w:after="20"/>
              <w:rPr>
                <w:lang w:val="fi-FI"/>
              </w:rPr>
            </w:pPr>
            <w:r w:rsidRPr="00093D7E">
              <w:rPr>
                <w:lang w:val="fi-FI"/>
              </w:rPr>
              <w:t>Illatiivi</w:t>
            </w:r>
          </w:p>
        </w:tc>
        <w:tc>
          <w:tcPr>
            <w:tcW w:w="3960" w:type="dxa"/>
            <w:tcBorders>
              <w:top w:val="nil"/>
              <w:bottom w:val="nil"/>
            </w:tcBorders>
          </w:tcPr>
          <w:p w14:paraId="45D557F3" w14:textId="77777777" w:rsidR="00CD3B48" w:rsidRPr="00093D7E" w:rsidRDefault="00CD3B48" w:rsidP="00AD074C">
            <w:pPr>
              <w:spacing w:before="20" w:after="20"/>
              <w:rPr>
                <w:lang w:val="fi-FI"/>
              </w:rPr>
            </w:pPr>
            <w:r w:rsidRPr="00093D7E">
              <w:rPr>
                <w:lang w:val="fi-FI"/>
              </w:rPr>
              <w:t>ittheen kuhunki/kehenki</w:t>
            </w:r>
          </w:p>
        </w:tc>
      </w:tr>
      <w:tr w:rsidR="00196C1E" w:rsidRPr="00093D7E" w14:paraId="001BAC80" w14:textId="77777777" w:rsidTr="00196C1E">
        <w:tc>
          <w:tcPr>
            <w:tcW w:w="1728" w:type="dxa"/>
            <w:tcBorders>
              <w:top w:val="nil"/>
              <w:bottom w:val="nil"/>
            </w:tcBorders>
          </w:tcPr>
          <w:p w14:paraId="0CDC3BC7" w14:textId="77777777" w:rsidR="00CD3B48" w:rsidRPr="00093D7E" w:rsidRDefault="00CD3B48" w:rsidP="00AD074C">
            <w:pPr>
              <w:spacing w:before="20" w:after="20"/>
              <w:rPr>
                <w:lang w:val="fi-FI"/>
              </w:rPr>
            </w:pPr>
            <w:r w:rsidRPr="00093D7E">
              <w:rPr>
                <w:lang w:val="fi-FI"/>
              </w:rPr>
              <w:t>Adessiivi</w:t>
            </w:r>
          </w:p>
        </w:tc>
        <w:tc>
          <w:tcPr>
            <w:tcW w:w="3960" w:type="dxa"/>
            <w:tcBorders>
              <w:top w:val="nil"/>
              <w:bottom w:val="nil"/>
            </w:tcBorders>
          </w:tcPr>
          <w:p w14:paraId="77EDFD4F" w14:textId="77777777" w:rsidR="00CD3B48" w:rsidRPr="00093D7E" w:rsidRDefault="00CD3B48" w:rsidP="00AD074C">
            <w:pPr>
              <w:spacing w:before="20" w:after="20"/>
              <w:rPr>
                <w:lang w:val="fi-FI"/>
              </w:rPr>
            </w:pPr>
            <w:r w:rsidRPr="00093D7E">
              <w:rPr>
                <w:lang w:val="fi-FI"/>
              </w:rPr>
              <w:t>ittelä kullaki/kelläki</w:t>
            </w:r>
          </w:p>
        </w:tc>
      </w:tr>
      <w:tr w:rsidR="00196C1E" w:rsidRPr="00093D7E" w14:paraId="2DD45CFC" w14:textId="77777777" w:rsidTr="00196C1E">
        <w:tc>
          <w:tcPr>
            <w:tcW w:w="1728" w:type="dxa"/>
            <w:tcBorders>
              <w:top w:val="nil"/>
              <w:bottom w:val="nil"/>
            </w:tcBorders>
          </w:tcPr>
          <w:p w14:paraId="40B55416" w14:textId="77777777" w:rsidR="00CD3B48" w:rsidRPr="00093D7E" w:rsidRDefault="00CD3B48" w:rsidP="00AD074C">
            <w:pPr>
              <w:spacing w:before="20" w:after="20"/>
              <w:rPr>
                <w:lang w:val="fi-FI"/>
              </w:rPr>
            </w:pPr>
            <w:r w:rsidRPr="00093D7E">
              <w:rPr>
                <w:lang w:val="fi-FI"/>
              </w:rPr>
              <w:t>Ablatiivi</w:t>
            </w:r>
          </w:p>
        </w:tc>
        <w:tc>
          <w:tcPr>
            <w:tcW w:w="3960" w:type="dxa"/>
            <w:tcBorders>
              <w:top w:val="nil"/>
              <w:bottom w:val="nil"/>
            </w:tcBorders>
          </w:tcPr>
          <w:p w14:paraId="0767A292" w14:textId="77777777" w:rsidR="00CD3B48" w:rsidRPr="00093D7E" w:rsidRDefault="00CD3B48" w:rsidP="00AD074C">
            <w:pPr>
              <w:spacing w:before="20" w:after="20"/>
              <w:rPr>
                <w:lang w:val="fi-FI"/>
              </w:rPr>
            </w:pPr>
            <w:r w:rsidRPr="00093D7E">
              <w:rPr>
                <w:lang w:val="fi-FI"/>
              </w:rPr>
              <w:t>itteltä kultaki/keltäki</w:t>
            </w:r>
          </w:p>
        </w:tc>
      </w:tr>
      <w:tr w:rsidR="00196C1E" w:rsidRPr="00914ADD" w14:paraId="74B534BA" w14:textId="77777777" w:rsidTr="00196C1E">
        <w:tc>
          <w:tcPr>
            <w:tcW w:w="1728" w:type="dxa"/>
            <w:tcBorders>
              <w:top w:val="nil"/>
            </w:tcBorders>
          </w:tcPr>
          <w:p w14:paraId="46FFEDE3" w14:textId="77777777" w:rsidR="00CD3B48" w:rsidRPr="00093D7E" w:rsidRDefault="00CD3B48" w:rsidP="00AD074C">
            <w:pPr>
              <w:spacing w:before="20" w:after="20"/>
              <w:rPr>
                <w:lang w:val="fi-FI"/>
              </w:rPr>
            </w:pPr>
            <w:r w:rsidRPr="00093D7E">
              <w:rPr>
                <w:lang w:val="fi-FI"/>
              </w:rPr>
              <w:t>Allatiivi</w:t>
            </w:r>
          </w:p>
        </w:tc>
        <w:tc>
          <w:tcPr>
            <w:tcW w:w="3960" w:type="dxa"/>
            <w:tcBorders>
              <w:top w:val="nil"/>
            </w:tcBorders>
          </w:tcPr>
          <w:p w14:paraId="6355FC19" w14:textId="77777777" w:rsidR="00CD3B48" w:rsidRPr="00914ADD" w:rsidRDefault="00CD3B48" w:rsidP="00AD074C">
            <w:pPr>
              <w:spacing w:before="20" w:after="20"/>
              <w:rPr>
                <w:lang w:val="fi-FI"/>
              </w:rPr>
            </w:pPr>
            <w:r w:rsidRPr="00093D7E">
              <w:rPr>
                <w:lang w:val="fi-FI"/>
              </w:rPr>
              <w:t>ittele kulleki/kelleki</w:t>
            </w:r>
          </w:p>
        </w:tc>
      </w:tr>
    </w:tbl>
    <w:p w14:paraId="406E0D2D" w14:textId="18ECEBC0" w:rsidR="00CD3B48" w:rsidRPr="00297658" w:rsidRDefault="00D32835" w:rsidP="00F27C0C">
      <w:pPr>
        <w:pStyle w:val="Punktliste"/>
        <w:rPr>
          <w:lang w:val="fi-FI"/>
        </w:rPr>
      </w:pPr>
      <w:r>
        <w:rPr>
          <w:lang w:val="fi-FI"/>
        </w:rPr>
        <w:t>Duaalinen p</w:t>
      </w:r>
      <w:r w:rsidR="00CD3B48">
        <w:rPr>
          <w:lang w:val="fi-FI"/>
        </w:rPr>
        <w:t xml:space="preserve">ronomeni </w:t>
      </w:r>
      <w:r w:rsidR="00CD3B48">
        <w:rPr>
          <w:i/>
          <w:lang w:val="fi-FI"/>
        </w:rPr>
        <w:t>kumpiki</w:t>
      </w:r>
      <w:r w:rsidR="00CD3B48">
        <w:rPr>
          <w:lang w:val="fi-FI"/>
        </w:rPr>
        <w:t xml:space="preserve"> meinaa kohta sammaa ko pronomeni </w:t>
      </w:r>
      <w:r w:rsidR="00CD3B48">
        <w:rPr>
          <w:i/>
          <w:lang w:val="fi-FI"/>
        </w:rPr>
        <w:t>molemat</w:t>
      </w:r>
      <w:r w:rsidR="00CD3B48">
        <w:rPr>
          <w:lang w:val="fi-FI"/>
        </w:rPr>
        <w:t>. Erona oon, ette</w:t>
      </w:r>
      <w:r w:rsidR="00CD3B48">
        <w:rPr>
          <w:i/>
          <w:lang w:val="fi-FI"/>
        </w:rPr>
        <w:t xml:space="preserve"> </w:t>
      </w:r>
      <w:r w:rsidR="00CD3B48">
        <w:rPr>
          <w:lang w:val="fi-FI"/>
        </w:rPr>
        <w:t xml:space="preserve">ko </w:t>
      </w:r>
      <w:r w:rsidR="00CD3B48">
        <w:rPr>
          <w:i/>
          <w:lang w:val="fi-FI"/>
        </w:rPr>
        <w:t xml:space="preserve">molemat </w:t>
      </w:r>
      <w:r w:rsidR="00CD3B48" w:rsidRPr="00297658">
        <w:rPr>
          <w:lang w:val="fi-FI"/>
        </w:rPr>
        <w:t>meinaa</w:t>
      </w:r>
      <w:r w:rsidR="00196C1E">
        <w:rPr>
          <w:lang w:val="fi-FI"/>
        </w:rPr>
        <w:t xml:space="preserve"> kahta refe</w:t>
      </w:r>
      <w:r w:rsidR="00B815A1">
        <w:rPr>
          <w:lang w:val="fi-FI"/>
        </w:rPr>
        <w:t>renttii</w:t>
      </w:r>
      <w:r w:rsidR="00CD3B48">
        <w:rPr>
          <w:lang w:val="fi-FI"/>
        </w:rPr>
        <w:t xml:space="preserve"> yhđessä, </w:t>
      </w:r>
      <w:r w:rsidR="00CD3B48">
        <w:rPr>
          <w:i/>
          <w:lang w:val="fi-FI"/>
        </w:rPr>
        <w:t>kumpiki</w:t>
      </w:r>
      <w:r w:rsidR="00CD3B48">
        <w:rPr>
          <w:lang w:val="fi-FI"/>
        </w:rPr>
        <w:t xml:space="preserve"> fokuseeraa enämen </w:t>
      </w:r>
      <w:r w:rsidR="00794BBA">
        <w:rPr>
          <w:lang w:val="fi-FI"/>
        </w:rPr>
        <w:t>siihen, ette net kaksi referentt</w:t>
      </w:r>
      <w:r w:rsidR="00CD3B48">
        <w:rPr>
          <w:lang w:val="fi-FI"/>
        </w:rPr>
        <w:t xml:space="preserve">ii erittäin oon </w:t>
      </w:r>
      <w:r w:rsidR="00DF55B9">
        <w:rPr>
          <w:lang w:val="fi-FI"/>
        </w:rPr>
        <w:t xml:space="preserve">jotaki eli tehđhään jotaki </w:t>
      </w:r>
      <w:r w:rsidR="0075485B">
        <w:rPr>
          <w:lang w:val="fi-FI"/>
        </w:rPr>
        <w:t>(</w:t>
      </w:r>
      <w:r w:rsidR="00F27C0C">
        <w:rPr>
          <w:lang w:val="fi-FI"/>
        </w:rPr>
        <w:t>25–27).</w:t>
      </w:r>
    </w:p>
    <w:p w14:paraId="58FC4EDD" w14:textId="37824E34" w:rsidR="00CD3B48" w:rsidRPr="009664B8" w:rsidRDefault="0075485B" w:rsidP="00CD3B48">
      <w:pPr>
        <w:spacing w:before="120" w:after="120"/>
      </w:pPr>
      <w:r>
        <w:t>(</w:t>
      </w:r>
      <w:r w:rsidR="00F27C0C">
        <w:t>25)</w:t>
      </w:r>
      <w:r w:rsidR="00F27C0C">
        <w:rPr>
          <w:i/>
        </w:rPr>
        <w:t xml:space="preserve"> </w:t>
      </w:r>
      <w:r w:rsidR="00CD3B48">
        <w:t>Se pittää</w:t>
      </w:r>
      <w:r w:rsidR="00CD3B48" w:rsidRPr="009664B8">
        <w:rPr>
          <w:i/>
        </w:rPr>
        <w:t xml:space="preserve"> kumpiki</w:t>
      </w:r>
      <w:r w:rsidR="00CD3B48">
        <w:t xml:space="preserve"> anttaat toinen toisele.</w:t>
      </w:r>
    </w:p>
    <w:p w14:paraId="626A541E" w14:textId="64454498" w:rsidR="00CD3B48" w:rsidRPr="007E7B46" w:rsidRDefault="0075485B" w:rsidP="00CD3B48">
      <w:pPr>
        <w:spacing w:before="120" w:after="120"/>
      </w:pPr>
      <w:r>
        <w:t>(</w:t>
      </w:r>
      <w:r w:rsidR="00F27C0C">
        <w:t>26)</w:t>
      </w:r>
      <w:r w:rsidR="00F27C0C">
        <w:rPr>
          <w:i/>
        </w:rPr>
        <w:t xml:space="preserve"> </w:t>
      </w:r>
      <w:r w:rsidR="00DF55B9">
        <w:t>[</w:t>
      </w:r>
      <w:r w:rsidR="00CD3B48" w:rsidRPr="007E7B46">
        <w:rPr>
          <w:i/>
        </w:rPr>
        <w:t>Kummalaki</w:t>
      </w:r>
      <w:r w:rsidR="00CD3B48" w:rsidRPr="007E7B46">
        <w:t xml:space="preserve"> puolela jokkee</w:t>
      </w:r>
      <w:r w:rsidR="00DF55B9">
        <w:t>]</w:t>
      </w:r>
      <w:r w:rsidR="00CD3B48" w:rsidRPr="007E7B46">
        <w:t xml:space="preserve"> oli korkkee vaaranrinnet suojana.</w:t>
      </w:r>
    </w:p>
    <w:p w14:paraId="2429E8F4" w14:textId="3055DCE8" w:rsidR="00CD3B48" w:rsidRDefault="0075485B" w:rsidP="00CD3B48">
      <w:pPr>
        <w:spacing w:before="120" w:after="120"/>
      </w:pPr>
      <w:r>
        <w:t>(</w:t>
      </w:r>
      <w:r w:rsidR="00F27C0C">
        <w:t>27)</w:t>
      </w:r>
      <w:r w:rsidR="00F27C0C">
        <w:rPr>
          <w:i/>
        </w:rPr>
        <w:t xml:space="preserve"> </w:t>
      </w:r>
      <w:r w:rsidR="00CD3B48" w:rsidRPr="007E7B46">
        <w:t xml:space="preserve">Ihmiset vaihetelthiin tavaraa </w:t>
      </w:r>
      <w:r w:rsidR="00CD3B48" w:rsidRPr="007E7B46">
        <w:rPr>
          <w:i/>
        </w:rPr>
        <w:t>kummaleki</w:t>
      </w:r>
      <w:r w:rsidR="00CD3B48" w:rsidRPr="007E7B46">
        <w:t xml:space="preserve"> avuksi.</w:t>
      </w:r>
    </w:p>
    <w:p w14:paraId="766E9D58" w14:textId="578A4D44" w:rsidR="00F27C0C" w:rsidRPr="00ED5283" w:rsidRDefault="00F27C0C" w:rsidP="00F27C0C">
      <w:pPr>
        <w:spacing w:before="120" w:after="120"/>
        <w:rPr>
          <w:i/>
          <w:lang w:val="fi-FI"/>
        </w:rPr>
      </w:pPr>
      <w:bookmarkStart w:id="1895" w:name="_Toc196216732"/>
      <w:bookmarkStart w:id="1896" w:name="_Toc241129350"/>
      <w:r>
        <w:rPr>
          <w:i/>
          <w:lang w:val="fi-FI"/>
        </w:rPr>
        <w:t>kumpiki</w:t>
      </w:r>
      <w:r>
        <w:rPr>
          <w:lang w:val="fi-FI"/>
        </w:rPr>
        <w:t xml:space="preserve">-pronomenin ensiosa </w:t>
      </w:r>
      <w:r>
        <w:rPr>
          <w:i/>
          <w:lang w:val="fi-FI"/>
        </w:rPr>
        <w:t xml:space="preserve">kumpi </w:t>
      </w:r>
      <w:r>
        <w:rPr>
          <w:lang w:val="fi-FI"/>
        </w:rPr>
        <w:t xml:space="preserve">taippuu samala tavala ko kysymäpronomeni </w:t>
      </w:r>
      <w:r>
        <w:rPr>
          <w:i/>
          <w:lang w:val="fi-FI"/>
        </w:rPr>
        <w:t>kumpi</w:t>
      </w:r>
      <w:r w:rsidR="001B127A" w:rsidRPr="001B127A">
        <w:rPr>
          <w:lang w:val="fi-FI"/>
        </w:rPr>
        <w:t>.</w:t>
      </w:r>
    </w:p>
    <w:p w14:paraId="3B82D272" w14:textId="0867342A" w:rsidR="00CD3B48" w:rsidRPr="00843E59" w:rsidRDefault="00CD3B48" w:rsidP="00ED5283">
      <w:pPr>
        <w:pStyle w:val="Undertittel"/>
      </w:pPr>
      <w:bookmarkStart w:id="1897" w:name="_Toc311273933"/>
      <w:r w:rsidRPr="00843E59">
        <w:t>Tabeli</w:t>
      </w:r>
      <w:r w:rsidR="00B94A17">
        <w:t xml:space="preserve"> 48</w:t>
      </w:r>
      <w:r w:rsidRPr="00843E59">
        <w:t xml:space="preserve">: </w:t>
      </w:r>
      <w:r w:rsidR="00DF55B9">
        <w:t xml:space="preserve">Pronomenin </w:t>
      </w:r>
      <w:r w:rsidRPr="00F4623B">
        <w:rPr>
          <w:i/>
        </w:rPr>
        <w:t>kumpiki</w:t>
      </w:r>
      <w:bookmarkEnd w:id="1895"/>
      <w:bookmarkEnd w:id="1896"/>
      <w:r w:rsidR="00F4623B">
        <w:t xml:space="preserve"> taivutus</w:t>
      </w:r>
      <w:bookmarkEnd w:id="18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76"/>
        <w:gridCol w:w="1443"/>
        <w:gridCol w:w="2800"/>
      </w:tblGrid>
      <w:tr w:rsidR="00CD3B48" w:rsidRPr="00843E59" w14:paraId="5FAA7FE1" w14:textId="77777777" w:rsidTr="00ED5283">
        <w:trPr>
          <w:cantSplit/>
          <w:trHeight w:val="20"/>
        </w:trPr>
        <w:tc>
          <w:tcPr>
            <w:tcW w:w="0" w:type="auto"/>
            <w:tcBorders>
              <w:bottom w:val="single" w:sz="4" w:space="0" w:color="000000"/>
            </w:tcBorders>
          </w:tcPr>
          <w:p w14:paraId="24D04458" w14:textId="77777777" w:rsidR="00CD3B48" w:rsidRPr="00843E59" w:rsidRDefault="00CD3B48" w:rsidP="00AD074C">
            <w:pPr>
              <w:keepNext/>
              <w:keepLines/>
              <w:spacing w:before="20" w:after="20"/>
            </w:pPr>
            <w:r w:rsidRPr="00843E59">
              <w:t>Kaasus</w:t>
            </w:r>
          </w:p>
        </w:tc>
        <w:tc>
          <w:tcPr>
            <w:tcW w:w="0" w:type="auto"/>
            <w:tcBorders>
              <w:bottom w:val="single" w:sz="4" w:space="0" w:color="000000"/>
            </w:tcBorders>
          </w:tcPr>
          <w:p w14:paraId="64DAB125" w14:textId="77777777" w:rsidR="00CD3B48" w:rsidRPr="00843E59" w:rsidRDefault="00CD3B48" w:rsidP="00AD074C">
            <w:pPr>
              <w:keepNext/>
              <w:keepLines/>
              <w:spacing w:before="20" w:after="20"/>
            </w:pPr>
            <w:r w:rsidRPr="00843E59">
              <w:t>Singulaari</w:t>
            </w:r>
          </w:p>
        </w:tc>
        <w:tc>
          <w:tcPr>
            <w:tcW w:w="0" w:type="auto"/>
            <w:tcBorders>
              <w:bottom w:val="single" w:sz="4" w:space="0" w:color="000000"/>
            </w:tcBorders>
          </w:tcPr>
          <w:p w14:paraId="34CAB5BA" w14:textId="77777777" w:rsidR="00CD3B48" w:rsidRPr="00843E59" w:rsidRDefault="00CD3B48" w:rsidP="00AD074C">
            <w:pPr>
              <w:keepNext/>
              <w:keepLines/>
              <w:spacing w:before="20" w:after="20"/>
            </w:pPr>
            <w:r w:rsidRPr="00843E59">
              <w:t>Pluraali</w:t>
            </w:r>
          </w:p>
        </w:tc>
      </w:tr>
      <w:tr w:rsidR="00CD3B48" w:rsidRPr="00843E59" w14:paraId="0F3FE75C" w14:textId="77777777" w:rsidTr="00ED5283">
        <w:trPr>
          <w:cantSplit/>
          <w:trHeight w:val="20"/>
        </w:trPr>
        <w:tc>
          <w:tcPr>
            <w:tcW w:w="0" w:type="auto"/>
            <w:tcBorders>
              <w:bottom w:val="nil"/>
            </w:tcBorders>
          </w:tcPr>
          <w:p w14:paraId="2AF8B661" w14:textId="77777777" w:rsidR="00CD3B48" w:rsidRPr="00843E59" w:rsidRDefault="00CD3B48" w:rsidP="00AD074C">
            <w:pPr>
              <w:spacing w:before="20" w:after="20"/>
              <w:rPr>
                <w:lang w:val="fi-FI"/>
              </w:rPr>
            </w:pPr>
            <w:r w:rsidRPr="00843E59">
              <w:rPr>
                <w:lang w:val="fi-FI"/>
              </w:rPr>
              <w:t>Nominatiivi</w:t>
            </w:r>
          </w:p>
        </w:tc>
        <w:tc>
          <w:tcPr>
            <w:tcW w:w="0" w:type="auto"/>
            <w:tcBorders>
              <w:bottom w:val="nil"/>
            </w:tcBorders>
          </w:tcPr>
          <w:p w14:paraId="22796056" w14:textId="77777777" w:rsidR="00CD3B48" w:rsidRPr="00843E59" w:rsidRDefault="00CD3B48" w:rsidP="00AD074C">
            <w:pPr>
              <w:spacing w:before="20" w:after="20"/>
            </w:pPr>
            <w:r w:rsidRPr="00843E59">
              <w:t>kumpiki</w:t>
            </w:r>
          </w:p>
        </w:tc>
        <w:tc>
          <w:tcPr>
            <w:tcW w:w="0" w:type="auto"/>
            <w:tcBorders>
              <w:bottom w:val="nil"/>
            </w:tcBorders>
          </w:tcPr>
          <w:p w14:paraId="25718674" w14:textId="77777777" w:rsidR="00CD3B48" w:rsidRPr="00843E59" w:rsidRDefault="00CD3B48" w:rsidP="00AD074C">
            <w:pPr>
              <w:spacing w:before="20" w:after="20"/>
            </w:pPr>
            <w:r w:rsidRPr="00843E59">
              <w:t>kummatki</w:t>
            </w:r>
          </w:p>
        </w:tc>
      </w:tr>
      <w:tr w:rsidR="00CD3B48" w:rsidRPr="00843E59" w14:paraId="2788DFB4" w14:textId="77777777" w:rsidTr="00ED5283">
        <w:trPr>
          <w:cantSplit/>
          <w:trHeight w:val="20"/>
        </w:trPr>
        <w:tc>
          <w:tcPr>
            <w:tcW w:w="0" w:type="auto"/>
            <w:tcBorders>
              <w:top w:val="nil"/>
              <w:bottom w:val="nil"/>
            </w:tcBorders>
          </w:tcPr>
          <w:p w14:paraId="219B7862" w14:textId="30F61AFF" w:rsidR="00CD3B48" w:rsidRPr="00843E59" w:rsidRDefault="00A27713" w:rsidP="00AD074C">
            <w:pPr>
              <w:spacing w:before="20" w:after="20"/>
              <w:rPr>
                <w:lang w:val="fi-FI"/>
              </w:rPr>
            </w:pPr>
            <w:r>
              <w:rPr>
                <w:lang w:val="fi-FI"/>
              </w:rPr>
              <w:t>Genitiiv</w:t>
            </w:r>
            <w:r w:rsidR="00CD3B48" w:rsidRPr="00843E59">
              <w:rPr>
                <w:lang w:val="fi-FI"/>
              </w:rPr>
              <w:t>i</w:t>
            </w:r>
          </w:p>
        </w:tc>
        <w:tc>
          <w:tcPr>
            <w:tcW w:w="0" w:type="auto"/>
            <w:tcBorders>
              <w:top w:val="nil"/>
              <w:bottom w:val="nil"/>
            </w:tcBorders>
          </w:tcPr>
          <w:p w14:paraId="646617C6" w14:textId="77777777" w:rsidR="00CD3B48" w:rsidRPr="00843E59" w:rsidRDefault="00CD3B48" w:rsidP="00AD074C">
            <w:pPr>
              <w:spacing w:before="20" w:after="20"/>
            </w:pPr>
            <w:r w:rsidRPr="00843E59">
              <w:t>kummanki</w:t>
            </w:r>
          </w:p>
        </w:tc>
        <w:tc>
          <w:tcPr>
            <w:tcW w:w="0" w:type="auto"/>
            <w:tcBorders>
              <w:top w:val="nil"/>
              <w:bottom w:val="nil"/>
            </w:tcBorders>
          </w:tcPr>
          <w:p w14:paraId="3BAAEE68" w14:textId="77777777" w:rsidR="00CD3B48" w:rsidRPr="00843E59" w:rsidRDefault="00CD3B48" w:rsidP="00AD074C">
            <w:pPr>
              <w:spacing w:before="20" w:after="20"/>
            </w:pPr>
            <w:r w:rsidRPr="00843E59">
              <w:t>kumppiinki ~ kummittenki</w:t>
            </w:r>
          </w:p>
        </w:tc>
      </w:tr>
      <w:tr w:rsidR="00CD3B48" w:rsidRPr="00843E59" w14:paraId="5B38485B" w14:textId="77777777" w:rsidTr="00ED5283">
        <w:trPr>
          <w:cantSplit/>
          <w:trHeight w:val="20"/>
        </w:trPr>
        <w:tc>
          <w:tcPr>
            <w:tcW w:w="0" w:type="auto"/>
            <w:tcBorders>
              <w:top w:val="nil"/>
              <w:bottom w:val="nil"/>
            </w:tcBorders>
          </w:tcPr>
          <w:p w14:paraId="48FAC0A6" w14:textId="77777777" w:rsidR="00CD3B48" w:rsidRPr="00843E59" w:rsidRDefault="00CD3B48" w:rsidP="00AD074C">
            <w:pPr>
              <w:spacing w:before="20" w:after="20"/>
              <w:rPr>
                <w:lang w:val="fi-FI"/>
              </w:rPr>
            </w:pPr>
            <w:r w:rsidRPr="00843E59">
              <w:rPr>
                <w:lang w:val="fi-FI"/>
              </w:rPr>
              <w:t>Partitiivi</w:t>
            </w:r>
          </w:p>
        </w:tc>
        <w:tc>
          <w:tcPr>
            <w:tcW w:w="0" w:type="auto"/>
            <w:tcBorders>
              <w:top w:val="nil"/>
              <w:bottom w:val="nil"/>
            </w:tcBorders>
          </w:tcPr>
          <w:p w14:paraId="56BD8C5A" w14:textId="02E1EFE7" w:rsidR="00CD3B48" w:rsidRPr="00843E59" w:rsidRDefault="00CD3B48" w:rsidP="00AD074C">
            <w:pPr>
              <w:spacing w:before="20" w:after="20"/>
            </w:pPr>
            <w:r w:rsidRPr="00843E59">
              <w:t>kump</w:t>
            </w:r>
            <w:r w:rsidR="0075485B">
              <w:t>(</w:t>
            </w:r>
            <w:r w:rsidRPr="00843E59">
              <w:t>p</w:t>
            </w:r>
            <w:r w:rsidR="009C6D1F">
              <w:t>)</w:t>
            </w:r>
            <w:r w:rsidRPr="00843E59">
              <w:t xml:space="preserve">aaki </w:t>
            </w:r>
          </w:p>
        </w:tc>
        <w:tc>
          <w:tcPr>
            <w:tcW w:w="0" w:type="auto"/>
            <w:tcBorders>
              <w:top w:val="nil"/>
              <w:bottom w:val="nil"/>
            </w:tcBorders>
          </w:tcPr>
          <w:p w14:paraId="40BE2FB0" w14:textId="77777777" w:rsidR="00CD3B48" w:rsidRPr="00843E59" w:rsidRDefault="00CD3B48" w:rsidP="00AD074C">
            <w:pPr>
              <w:spacing w:before="20" w:after="20"/>
            </w:pPr>
            <w:r w:rsidRPr="00843E59">
              <w:t>kumppiiki ~ kumpiaki</w:t>
            </w:r>
          </w:p>
        </w:tc>
      </w:tr>
      <w:tr w:rsidR="00CD3B48" w:rsidRPr="00843E59" w14:paraId="5D7D6B64" w14:textId="77777777" w:rsidTr="00ED5283">
        <w:trPr>
          <w:cantSplit/>
          <w:trHeight w:val="20"/>
        </w:trPr>
        <w:tc>
          <w:tcPr>
            <w:tcW w:w="0" w:type="auto"/>
            <w:tcBorders>
              <w:top w:val="nil"/>
              <w:bottom w:val="nil"/>
            </w:tcBorders>
          </w:tcPr>
          <w:p w14:paraId="193CA799" w14:textId="77777777" w:rsidR="00CD3B48" w:rsidRPr="00843E59" w:rsidRDefault="00CD3B48" w:rsidP="00AD074C">
            <w:pPr>
              <w:spacing w:before="20" w:after="20"/>
              <w:rPr>
                <w:lang w:val="fi-FI"/>
              </w:rPr>
            </w:pPr>
            <w:r w:rsidRPr="00843E59">
              <w:rPr>
                <w:lang w:val="fi-FI"/>
              </w:rPr>
              <w:t>Essiivi</w:t>
            </w:r>
          </w:p>
        </w:tc>
        <w:tc>
          <w:tcPr>
            <w:tcW w:w="0" w:type="auto"/>
            <w:tcBorders>
              <w:top w:val="nil"/>
              <w:bottom w:val="nil"/>
            </w:tcBorders>
          </w:tcPr>
          <w:p w14:paraId="46F65892" w14:textId="77777777" w:rsidR="00CD3B48" w:rsidRPr="00843E59" w:rsidRDefault="00CD3B48" w:rsidP="00AD074C">
            <w:pPr>
              <w:spacing w:before="20" w:after="20"/>
            </w:pPr>
            <w:r w:rsidRPr="00843E59">
              <w:t>kumpanaki</w:t>
            </w:r>
          </w:p>
        </w:tc>
        <w:tc>
          <w:tcPr>
            <w:tcW w:w="0" w:type="auto"/>
            <w:tcBorders>
              <w:top w:val="nil"/>
              <w:bottom w:val="nil"/>
            </w:tcBorders>
          </w:tcPr>
          <w:p w14:paraId="73B0B785" w14:textId="77777777" w:rsidR="00CD3B48" w:rsidRPr="00843E59" w:rsidRDefault="00CD3B48" w:rsidP="00AD074C">
            <w:pPr>
              <w:spacing w:before="20" w:after="20"/>
            </w:pPr>
            <w:r w:rsidRPr="00843E59">
              <w:t>kumpinaki</w:t>
            </w:r>
          </w:p>
        </w:tc>
      </w:tr>
      <w:tr w:rsidR="00CD3B48" w:rsidRPr="00843E59" w14:paraId="7A00FF94" w14:textId="77777777" w:rsidTr="00ED5283">
        <w:trPr>
          <w:cantSplit/>
          <w:trHeight w:val="20"/>
        </w:trPr>
        <w:tc>
          <w:tcPr>
            <w:tcW w:w="0" w:type="auto"/>
            <w:tcBorders>
              <w:top w:val="nil"/>
              <w:bottom w:val="nil"/>
            </w:tcBorders>
          </w:tcPr>
          <w:p w14:paraId="2F8DC1C2" w14:textId="77777777" w:rsidR="00CD3B48" w:rsidRPr="00843E59" w:rsidRDefault="00CD3B48" w:rsidP="00AD074C">
            <w:pPr>
              <w:spacing w:before="20" w:after="20"/>
              <w:rPr>
                <w:lang w:val="fi-FI"/>
              </w:rPr>
            </w:pPr>
            <w:r w:rsidRPr="00843E59">
              <w:rPr>
                <w:lang w:val="fi-FI"/>
              </w:rPr>
              <w:t>Translatiivi</w:t>
            </w:r>
          </w:p>
        </w:tc>
        <w:tc>
          <w:tcPr>
            <w:tcW w:w="0" w:type="auto"/>
            <w:tcBorders>
              <w:top w:val="nil"/>
              <w:bottom w:val="nil"/>
            </w:tcBorders>
          </w:tcPr>
          <w:p w14:paraId="6C4EEE90" w14:textId="77777777" w:rsidR="00CD3B48" w:rsidRPr="00843E59" w:rsidRDefault="00CD3B48" w:rsidP="00AD074C">
            <w:pPr>
              <w:spacing w:before="20" w:after="20"/>
            </w:pPr>
            <w:r w:rsidRPr="00843E59">
              <w:t>kummaksiki</w:t>
            </w:r>
          </w:p>
        </w:tc>
        <w:tc>
          <w:tcPr>
            <w:tcW w:w="0" w:type="auto"/>
            <w:tcBorders>
              <w:top w:val="nil"/>
              <w:bottom w:val="nil"/>
            </w:tcBorders>
          </w:tcPr>
          <w:p w14:paraId="2B230845" w14:textId="77777777" w:rsidR="00CD3B48" w:rsidRPr="00843E59" w:rsidRDefault="00CD3B48" w:rsidP="00AD074C">
            <w:pPr>
              <w:spacing w:before="20" w:after="20"/>
            </w:pPr>
            <w:r w:rsidRPr="00843E59">
              <w:t>kummiksiki</w:t>
            </w:r>
          </w:p>
        </w:tc>
      </w:tr>
      <w:tr w:rsidR="00CD3B48" w:rsidRPr="00843E59" w14:paraId="3CE2A189" w14:textId="77777777" w:rsidTr="00ED5283">
        <w:trPr>
          <w:cantSplit/>
          <w:trHeight w:val="20"/>
        </w:trPr>
        <w:tc>
          <w:tcPr>
            <w:tcW w:w="0" w:type="auto"/>
            <w:tcBorders>
              <w:top w:val="nil"/>
              <w:bottom w:val="nil"/>
            </w:tcBorders>
          </w:tcPr>
          <w:p w14:paraId="1359B9AB" w14:textId="77777777" w:rsidR="00CD3B48" w:rsidRPr="00843E59" w:rsidRDefault="00CD3B48" w:rsidP="00AD074C">
            <w:pPr>
              <w:spacing w:before="20" w:after="20"/>
              <w:rPr>
                <w:lang w:val="fi-FI"/>
              </w:rPr>
            </w:pPr>
            <w:r w:rsidRPr="00843E59">
              <w:rPr>
                <w:lang w:val="fi-FI"/>
              </w:rPr>
              <w:t>Inessiivi</w:t>
            </w:r>
          </w:p>
        </w:tc>
        <w:tc>
          <w:tcPr>
            <w:tcW w:w="0" w:type="auto"/>
            <w:tcBorders>
              <w:top w:val="nil"/>
              <w:bottom w:val="nil"/>
            </w:tcBorders>
          </w:tcPr>
          <w:p w14:paraId="743493FC" w14:textId="77777777" w:rsidR="00CD3B48" w:rsidRPr="00843E59" w:rsidRDefault="00CD3B48" w:rsidP="00AD074C">
            <w:pPr>
              <w:spacing w:before="20" w:after="20"/>
            </w:pPr>
            <w:r w:rsidRPr="00843E59">
              <w:t>kummassaki</w:t>
            </w:r>
          </w:p>
        </w:tc>
        <w:tc>
          <w:tcPr>
            <w:tcW w:w="0" w:type="auto"/>
            <w:tcBorders>
              <w:top w:val="nil"/>
              <w:bottom w:val="nil"/>
            </w:tcBorders>
          </w:tcPr>
          <w:p w14:paraId="201E1399" w14:textId="77777777" w:rsidR="00CD3B48" w:rsidRPr="00843E59" w:rsidRDefault="00CD3B48" w:rsidP="00AD074C">
            <w:pPr>
              <w:spacing w:before="20" w:after="20"/>
            </w:pPr>
            <w:r w:rsidRPr="00843E59">
              <w:t>kummissaki</w:t>
            </w:r>
          </w:p>
        </w:tc>
      </w:tr>
      <w:tr w:rsidR="00CD3B48" w:rsidRPr="00843E59" w14:paraId="39017567" w14:textId="77777777" w:rsidTr="00ED5283">
        <w:trPr>
          <w:cantSplit/>
          <w:trHeight w:val="20"/>
        </w:trPr>
        <w:tc>
          <w:tcPr>
            <w:tcW w:w="0" w:type="auto"/>
            <w:tcBorders>
              <w:top w:val="nil"/>
              <w:bottom w:val="nil"/>
            </w:tcBorders>
          </w:tcPr>
          <w:p w14:paraId="5D5BCD26" w14:textId="77777777" w:rsidR="00CD3B48" w:rsidRPr="00843E59" w:rsidRDefault="00CD3B48" w:rsidP="00AD074C">
            <w:pPr>
              <w:spacing w:before="20" w:after="20"/>
              <w:rPr>
                <w:lang w:val="fi-FI"/>
              </w:rPr>
            </w:pPr>
            <w:r w:rsidRPr="00843E59">
              <w:rPr>
                <w:lang w:val="fi-FI"/>
              </w:rPr>
              <w:t>Elatiivi</w:t>
            </w:r>
          </w:p>
        </w:tc>
        <w:tc>
          <w:tcPr>
            <w:tcW w:w="0" w:type="auto"/>
            <w:tcBorders>
              <w:top w:val="nil"/>
              <w:bottom w:val="nil"/>
            </w:tcBorders>
          </w:tcPr>
          <w:p w14:paraId="25DA167B" w14:textId="77777777" w:rsidR="00CD3B48" w:rsidRPr="00843E59" w:rsidRDefault="00CD3B48" w:rsidP="00AD074C">
            <w:pPr>
              <w:spacing w:before="20" w:after="20"/>
            </w:pPr>
            <w:r w:rsidRPr="00843E59">
              <w:t>kummastaki</w:t>
            </w:r>
          </w:p>
        </w:tc>
        <w:tc>
          <w:tcPr>
            <w:tcW w:w="0" w:type="auto"/>
            <w:tcBorders>
              <w:top w:val="nil"/>
              <w:bottom w:val="nil"/>
            </w:tcBorders>
          </w:tcPr>
          <w:p w14:paraId="3A9D20D6" w14:textId="77777777" w:rsidR="00CD3B48" w:rsidRPr="00843E59" w:rsidRDefault="00CD3B48" w:rsidP="00AD074C">
            <w:pPr>
              <w:spacing w:before="20" w:after="20"/>
            </w:pPr>
            <w:r w:rsidRPr="00843E59">
              <w:t>kummistaki</w:t>
            </w:r>
          </w:p>
        </w:tc>
      </w:tr>
      <w:tr w:rsidR="00CD3B48" w:rsidRPr="00843E59" w14:paraId="54E7311E" w14:textId="77777777" w:rsidTr="00ED5283">
        <w:trPr>
          <w:cantSplit/>
          <w:trHeight w:val="20"/>
        </w:trPr>
        <w:tc>
          <w:tcPr>
            <w:tcW w:w="0" w:type="auto"/>
            <w:tcBorders>
              <w:top w:val="nil"/>
              <w:bottom w:val="nil"/>
            </w:tcBorders>
          </w:tcPr>
          <w:p w14:paraId="0801CB16" w14:textId="77777777" w:rsidR="00CD3B48" w:rsidRPr="00843E59" w:rsidRDefault="00CD3B48" w:rsidP="00AD074C">
            <w:pPr>
              <w:spacing w:before="20" w:after="20"/>
              <w:rPr>
                <w:lang w:val="fi-FI"/>
              </w:rPr>
            </w:pPr>
            <w:r w:rsidRPr="00843E59">
              <w:rPr>
                <w:lang w:val="fi-FI"/>
              </w:rPr>
              <w:t>Illatiivi</w:t>
            </w:r>
          </w:p>
        </w:tc>
        <w:tc>
          <w:tcPr>
            <w:tcW w:w="0" w:type="auto"/>
            <w:tcBorders>
              <w:top w:val="nil"/>
              <w:bottom w:val="nil"/>
            </w:tcBorders>
          </w:tcPr>
          <w:p w14:paraId="47D8B63A" w14:textId="77777777" w:rsidR="00CD3B48" w:rsidRPr="00843E59" w:rsidRDefault="00CD3B48" w:rsidP="00AD074C">
            <w:pPr>
              <w:spacing w:before="20" w:after="20"/>
            </w:pPr>
            <w:r w:rsidRPr="00843E59">
              <w:t>kumphaanki</w:t>
            </w:r>
          </w:p>
        </w:tc>
        <w:tc>
          <w:tcPr>
            <w:tcW w:w="0" w:type="auto"/>
            <w:tcBorders>
              <w:top w:val="nil"/>
              <w:bottom w:val="nil"/>
            </w:tcBorders>
          </w:tcPr>
          <w:p w14:paraId="5FD3A17D" w14:textId="77777777" w:rsidR="00CD3B48" w:rsidRPr="00843E59" w:rsidRDefault="00CD3B48" w:rsidP="00AD074C">
            <w:pPr>
              <w:spacing w:before="20" w:after="20"/>
            </w:pPr>
            <w:r w:rsidRPr="00843E59">
              <w:t>kumphiinki</w:t>
            </w:r>
          </w:p>
        </w:tc>
      </w:tr>
      <w:tr w:rsidR="00CD3B48" w:rsidRPr="00843E59" w14:paraId="7C2C90F8" w14:textId="77777777" w:rsidTr="00ED5283">
        <w:trPr>
          <w:cantSplit/>
          <w:trHeight w:val="20"/>
        </w:trPr>
        <w:tc>
          <w:tcPr>
            <w:tcW w:w="0" w:type="auto"/>
            <w:tcBorders>
              <w:top w:val="nil"/>
              <w:bottom w:val="nil"/>
            </w:tcBorders>
          </w:tcPr>
          <w:p w14:paraId="44543DA4" w14:textId="77777777" w:rsidR="00CD3B48" w:rsidRPr="00843E59" w:rsidRDefault="00CD3B48" w:rsidP="00AD074C">
            <w:pPr>
              <w:spacing w:before="20" w:after="20"/>
              <w:rPr>
                <w:lang w:val="fi-FI"/>
              </w:rPr>
            </w:pPr>
            <w:r w:rsidRPr="00843E59">
              <w:rPr>
                <w:lang w:val="fi-FI"/>
              </w:rPr>
              <w:t>Adessiivi</w:t>
            </w:r>
          </w:p>
        </w:tc>
        <w:tc>
          <w:tcPr>
            <w:tcW w:w="0" w:type="auto"/>
            <w:tcBorders>
              <w:top w:val="nil"/>
              <w:bottom w:val="nil"/>
            </w:tcBorders>
          </w:tcPr>
          <w:p w14:paraId="6ECD8C13" w14:textId="77777777" w:rsidR="00CD3B48" w:rsidRPr="00843E59" w:rsidRDefault="00CD3B48" w:rsidP="00AD074C">
            <w:pPr>
              <w:spacing w:before="20" w:after="20"/>
            </w:pPr>
            <w:r w:rsidRPr="00843E59">
              <w:t>kummalaki</w:t>
            </w:r>
          </w:p>
        </w:tc>
        <w:tc>
          <w:tcPr>
            <w:tcW w:w="0" w:type="auto"/>
            <w:tcBorders>
              <w:top w:val="nil"/>
              <w:bottom w:val="nil"/>
            </w:tcBorders>
          </w:tcPr>
          <w:p w14:paraId="5E83AA63" w14:textId="77777777" w:rsidR="00CD3B48" w:rsidRPr="00843E59" w:rsidRDefault="00CD3B48" w:rsidP="00AD074C">
            <w:pPr>
              <w:spacing w:before="20" w:after="20"/>
            </w:pPr>
            <w:r w:rsidRPr="00843E59">
              <w:t>kummilaki</w:t>
            </w:r>
          </w:p>
        </w:tc>
      </w:tr>
      <w:tr w:rsidR="00CD3B48" w:rsidRPr="00843E59" w14:paraId="7511E728" w14:textId="77777777" w:rsidTr="00ED5283">
        <w:trPr>
          <w:cantSplit/>
          <w:trHeight w:val="20"/>
        </w:trPr>
        <w:tc>
          <w:tcPr>
            <w:tcW w:w="0" w:type="auto"/>
            <w:tcBorders>
              <w:top w:val="nil"/>
              <w:bottom w:val="nil"/>
            </w:tcBorders>
          </w:tcPr>
          <w:p w14:paraId="54C287B5" w14:textId="77777777" w:rsidR="00CD3B48" w:rsidRPr="00843E59" w:rsidRDefault="00CD3B48" w:rsidP="00AD074C">
            <w:pPr>
              <w:spacing w:before="20" w:after="20"/>
              <w:rPr>
                <w:lang w:val="fi-FI"/>
              </w:rPr>
            </w:pPr>
            <w:r w:rsidRPr="00843E59">
              <w:rPr>
                <w:lang w:val="fi-FI"/>
              </w:rPr>
              <w:t>Ablatiivi</w:t>
            </w:r>
          </w:p>
        </w:tc>
        <w:tc>
          <w:tcPr>
            <w:tcW w:w="0" w:type="auto"/>
            <w:tcBorders>
              <w:top w:val="nil"/>
              <w:bottom w:val="nil"/>
            </w:tcBorders>
          </w:tcPr>
          <w:p w14:paraId="45DD1048" w14:textId="77777777" w:rsidR="00CD3B48" w:rsidRPr="00843E59" w:rsidRDefault="00CD3B48" w:rsidP="00AD074C">
            <w:pPr>
              <w:spacing w:before="20" w:after="20"/>
            </w:pPr>
            <w:r w:rsidRPr="00843E59">
              <w:t>kummaltaki</w:t>
            </w:r>
          </w:p>
        </w:tc>
        <w:tc>
          <w:tcPr>
            <w:tcW w:w="0" w:type="auto"/>
            <w:tcBorders>
              <w:top w:val="nil"/>
              <w:bottom w:val="nil"/>
            </w:tcBorders>
          </w:tcPr>
          <w:p w14:paraId="4CC678B7" w14:textId="77777777" w:rsidR="00CD3B48" w:rsidRPr="00843E59" w:rsidRDefault="00CD3B48" w:rsidP="00AD074C">
            <w:pPr>
              <w:spacing w:before="20" w:after="20"/>
            </w:pPr>
            <w:r w:rsidRPr="00843E59">
              <w:t>kummiltaki</w:t>
            </w:r>
          </w:p>
        </w:tc>
      </w:tr>
      <w:tr w:rsidR="00CD3B48" w14:paraId="15C11330" w14:textId="77777777" w:rsidTr="00ED5283">
        <w:trPr>
          <w:cantSplit/>
          <w:trHeight w:val="20"/>
        </w:trPr>
        <w:tc>
          <w:tcPr>
            <w:tcW w:w="0" w:type="auto"/>
            <w:tcBorders>
              <w:top w:val="nil"/>
            </w:tcBorders>
          </w:tcPr>
          <w:p w14:paraId="4ADDF233" w14:textId="77777777" w:rsidR="00CD3B48" w:rsidRPr="00843E59" w:rsidRDefault="00CD3B48" w:rsidP="00AD074C">
            <w:pPr>
              <w:spacing w:before="20" w:after="20"/>
              <w:rPr>
                <w:lang w:val="fi-FI"/>
              </w:rPr>
            </w:pPr>
            <w:r w:rsidRPr="00843E59">
              <w:rPr>
                <w:lang w:val="fi-FI"/>
              </w:rPr>
              <w:t>Allatiivi</w:t>
            </w:r>
          </w:p>
        </w:tc>
        <w:tc>
          <w:tcPr>
            <w:tcW w:w="0" w:type="auto"/>
            <w:tcBorders>
              <w:top w:val="nil"/>
            </w:tcBorders>
          </w:tcPr>
          <w:p w14:paraId="3FA1745B" w14:textId="77777777" w:rsidR="00CD3B48" w:rsidRPr="00843E59" w:rsidRDefault="00CD3B48" w:rsidP="00AD074C">
            <w:pPr>
              <w:spacing w:before="20" w:after="20"/>
            </w:pPr>
            <w:r w:rsidRPr="00843E59">
              <w:t>kummaleki</w:t>
            </w:r>
          </w:p>
        </w:tc>
        <w:tc>
          <w:tcPr>
            <w:tcW w:w="0" w:type="auto"/>
            <w:tcBorders>
              <w:top w:val="nil"/>
            </w:tcBorders>
          </w:tcPr>
          <w:p w14:paraId="2FF99B21" w14:textId="77777777" w:rsidR="00CD3B48" w:rsidRDefault="00CD3B48" w:rsidP="00AD074C">
            <w:pPr>
              <w:spacing w:before="20" w:after="20"/>
            </w:pPr>
            <w:r w:rsidRPr="00843E59">
              <w:t>kummileki</w:t>
            </w:r>
          </w:p>
        </w:tc>
      </w:tr>
    </w:tbl>
    <w:p w14:paraId="45A668D7" w14:textId="455D9BAA" w:rsidR="00CD3B48" w:rsidRPr="00670BD3" w:rsidRDefault="00CD3B48" w:rsidP="00CD3B48">
      <w:pPr>
        <w:pStyle w:val="Overskrift3"/>
        <w:rPr>
          <w:lang w:val="fi-FI"/>
        </w:rPr>
      </w:pPr>
      <w:bookmarkStart w:id="1898" w:name="_Kieltopronomenit"/>
      <w:bookmarkStart w:id="1899" w:name="_Toc196216734"/>
      <w:bookmarkStart w:id="1900" w:name="_Toc241129351"/>
      <w:bookmarkStart w:id="1901" w:name="_Toc311273934"/>
      <w:bookmarkEnd w:id="1898"/>
      <w:r w:rsidRPr="00670BD3">
        <w:rPr>
          <w:lang w:val="fi-FI"/>
        </w:rPr>
        <w:t>Kieltopronomenit</w:t>
      </w:r>
      <w:bookmarkEnd w:id="1899"/>
      <w:bookmarkEnd w:id="1900"/>
      <w:bookmarkEnd w:id="1901"/>
    </w:p>
    <w:p w14:paraId="3627CD59" w14:textId="0D10B062" w:rsidR="00686DE4" w:rsidRPr="00F82C6D" w:rsidRDefault="00CD3B48" w:rsidP="00CD3B48">
      <w:pPr>
        <w:spacing w:before="120" w:after="120"/>
        <w:rPr>
          <w:lang w:val="fi-FI"/>
        </w:rPr>
      </w:pPr>
      <w:r w:rsidRPr="00F92145">
        <w:rPr>
          <w:smallCaps/>
          <w:lang w:val="fi-FI"/>
        </w:rPr>
        <w:t>Kielto</w:t>
      </w:r>
      <w:r w:rsidR="006D5669">
        <w:rPr>
          <w:smallCaps/>
          <w:lang w:val="fi-FI"/>
        </w:rPr>
        <w:t>pronomeni</w:t>
      </w:r>
      <w:r w:rsidRPr="00F92145">
        <w:rPr>
          <w:smallCaps/>
          <w:lang w:val="fi-FI"/>
        </w:rPr>
        <w:t>ksi</w:t>
      </w:r>
      <w:r w:rsidRPr="002D2D87">
        <w:rPr>
          <w:lang w:val="fi-FI"/>
        </w:rPr>
        <w:t xml:space="preserve"> käskemä tässä semmoissii </w:t>
      </w:r>
      <w:r w:rsidR="00651DC9">
        <w:rPr>
          <w:lang w:val="fi-FI"/>
        </w:rPr>
        <w:t>pronomenniita</w:t>
      </w:r>
      <w:r w:rsidRPr="002D2D87">
        <w:rPr>
          <w:lang w:val="fi-FI"/>
        </w:rPr>
        <w:t>, mikkä essiinythään tyh</w:t>
      </w:r>
      <w:r w:rsidR="00E02822">
        <w:rPr>
          <w:lang w:val="fi-FI"/>
        </w:rPr>
        <w:t>ä kielttäävissä eli eppäil</w:t>
      </w:r>
      <w:r w:rsidR="006D5669">
        <w:rPr>
          <w:lang w:val="fi-FI"/>
        </w:rPr>
        <w:t>e</w:t>
      </w:r>
      <w:r w:rsidR="00E02822">
        <w:rPr>
          <w:lang w:val="fi-FI"/>
        </w:rPr>
        <w:t>evissä</w:t>
      </w:r>
      <w:r w:rsidRPr="002D2D87">
        <w:rPr>
          <w:lang w:val="fi-FI"/>
        </w:rPr>
        <w:t xml:space="preserve"> syntaktiissa. Niitä oon nelje: </w:t>
      </w:r>
      <w:r w:rsidRPr="002D2D87">
        <w:rPr>
          <w:i/>
          <w:lang w:val="fi-FI"/>
        </w:rPr>
        <w:t>kukhaan</w:t>
      </w:r>
      <w:r w:rsidRPr="002D2D87">
        <w:rPr>
          <w:lang w:val="fi-FI"/>
        </w:rPr>
        <w:t xml:space="preserve">, </w:t>
      </w:r>
      <w:r w:rsidRPr="002D2D87">
        <w:rPr>
          <w:i/>
          <w:lang w:val="fi-FI"/>
        </w:rPr>
        <w:t>yksikhään</w:t>
      </w:r>
      <w:r w:rsidR="0075485B" w:rsidRPr="0075485B">
        <w:rPr>
          <w:lang w:val="fi-FI"/>
        </w:rPr>
        <w:t>,</w:t>
      </w:r>
      <w:r w:rsidRPr="002D2D87">
        <w:rPr>
          <w:i/>
          <w:lang w:val="fi-FI"/>
        </w:rPr>
        <w:t xml:space="preserve"> mikhään</w:t>
      </w:r>
      <w:r w:rsidRPr="002D2D87">
        <w:rPr>
          <w:lang w:val="fi-FI"/>
        </w:rPr>
        <w:t xml:space="preserve"> ja dualinen </w:t>
      </w:r>
      <w:r w:rsidRPr="002D2D87">
        <w:rPr>
          <w:i/>
          <w:lang w:val="fi-FI"/>
        </w:rPr>
        <w:t>kumpikhaan</w:t>
      </w:r>
      <w:r w:rsidR="001B127A" w:rsidRPr="001B127A">
        <w:rPr>
          <w:lang w:val="fi-FI"/>
        </w:rPr>
        <w:t>.</w:t>
      </w:r>
      <w:r w:rsidRPr="002D2D87">
        <w:rPr>
          <w:lang w:val="fi-FI"/>
        </w:rPr>
        <w:t xml:space="preserve"> Pronomeni </w:t>
      </w:r>
      <w:r w:rsidRPr="002D2D87">
        <w:rPr>
          <w:i/>
          <w:lang w:val="fi-FI"/>
        </w:rPr>
        <w:t xml:space="preserve">kukhaan </w:t>
      </w:r>
      <w:r w:rsidR="00554311">
        <w:rPr>
          <w:lang w:val="fi-FI"/>
        </w:rPr>
        <w:t>refereeraa</w:t>
      </w:r>
      <w:r w:rsidR="00153F2B">
        <w:rPr>
          <w:lang w:val="fi-FI"/>
        </w:rPr>
        <w:t xml:space="preserve"> ylheensä ihmisheen</w:t>
      </w:r>
      <w:r w:rsidR="00F82C6D">
        <w:rPr>
          <w:lang w:val="fi-FI"/>
        </w:rPr>
        <w:t xml:space="preserve"> </w:t>
      </w:r>
      <w:r w:rsidR="0075485B">
        <w:rPr>
          <w:lang w:val="fi-FI"/>
        </w:rPr>
        <w:t>(</w:t>
      </w:r>
      <w:r w:rsidR="00F82C6D">
        <w:rPr>
          <w:lang w:val="fi-FI"/>
        </w:rPr>
        <w:t>1–3</w:t>
      </w:r>
      <w:r w:rsidR="00FB2A6E">
        <w:rPr>
          <w:lang w:val="fi-FI"/>
        </w:rPr>
        <w:t>, 8</w:t>
      </w:r>
      <w:r w:rsidR="00F82C6D">
        <w:rPr>
          <w:lang w:val="fi-FI"/>
        </w:rPr>
        <w:t>)</w:t>
      </w:r>
      <w:r w:rsidR="00153F2B">
        <w:rPr>
          <w:lang w:val="fi-FI"/>
        </w:rPr>
        <w:t>,</w:t>
      </w:r>
      <w:r w:rsidRPr="002D2D87">
        <w:rPr>
          <w:lang w:val="fi-FI"/>
        </w:rPr>
        <w:t xml:space="preserve"> pronomenit </w:t>
      </w:r>
      <w:r w:rsidRPr="002D2D87">
        <w:rPr>
          <w:i/>
          <w:lang w:val="fi-FI"/>
        </w:rPr>
        <w:t>yksikhään</w:t>
      </w:r>
      <w:r w:rsidRPr="002D2D87">
        <w:rPr>
          <w:lang w:val="fi-FI"/>
        </w:rPr>
        <w:t xml:space="preserve"> ja</w:t>
      </w:r>
      <w:r w:rsidRPr="002D2D87">
        <w:rPr>
          <w:i/>
          <w:lang w:val="fi-FI"/>
        </w:rPr>
        <w:t xml:space="preserve"> mikhään </w:t>
      </w:r>
      <w:r w:rsidRPr="002D2D87">
        <w:rPr>
          <w:lang w:val="fi-FI"/>
        </w:rPr>
        <w:t xml:space="preserve">saatethaan </w:t>
      </w:r>
      <w:r w:rsidR="00554311" w:rsidRPr="00554311">
        <w:rPr>
          <w:lang w:val="fi-FI"/>
        </w:rPr>
        <w:t>refereerata</w:t>
      </w:r>
      <w:r w:rsidRPr="00554311">
        <w:rPr>
          <w:lang w:val="fi-FI"/>
        </w:rPr>
        <w:t xml:space="preserve"> s</w:t>
      </w:r>
      <w:r w:rsidRPr="002D2D87">
        <w:rPr>
          <w:lang w:val="fi-FI"/>
        </w:rPr>
        <w:t>ekä ih</w:t>
      </w:r>
      <w:r w:rsidR="00686DE4">
        <w:rPr>
          <w:lang w:val="fi-FI"/>
        </w:rPr>
        <w:t xml:space="preserve">mishiin </w:t>
      </w:r>
      <w:r w:rsidR="0075485B">
        <w:rPr>
          <w:lang w:val="fi-FI"/>
        </w:rPr>
        <w:t>(</w:t>
      </w:r>
      <w:r w:rsidR="00FB2A6E">
        <w:rPr>
          <w:lang w:val="fi-FI"/>
        </w:rPr>
        <w:t xml:space="preserve">4, 5, </w:t>
      </w:r>
      <w:r w:rsidR="00F82C6D">
        <w:rPr>
          <w:lang w:val="fi-FI"/>
        </w:rPr>
        <w:t>13</w:t>
      </w:r>
      <w:r w:rsidR="00BC4009">
        <w:rPr>
          <w:lang w:val="fi-FI"/>
        </w:rPr>
        <w:t>, 14</w:t>
      </w:r>
      <w:r w:rsidR="00F82C6D">
        <w:rPr>
          <w:lang w:val="fi-FI"/>
        </w:rPr>
        <w:t xml:space="preserve">) </w:t>
      </w:r>
      <w:r w:rsidR="00686DE4">
        <w:rPr>
          <w:lang w:val="fi-FI"/>
        </w:rPr>
        <w:t>ette muihin assiissiin</w:t>
      </w:r>
      <w:r w:rsidR="00F82C6D">
        <w:rPr>
          <w:lang w:val="fi-FI"/>
        </w:rPr>
        <w:t xml:space="preserve"> </w:t>
      </w:r>
      <w:r w:rsidR="0075485B">
        <w:rPr>
          <w:lang w:val="fi-FI"/>
        </w:rPr>
        <w:t>(</w:t>
      </w:r>
      <w:r w:rsidR="00F82C6D">
        <w:rPr>
          <w:lang w:val="fi-FI"/>
        </w:rPr>
        <w:t>6–12</w:t>
      </w:r>
      <w:r w:rsidR="001037A2">
        <w:rPr>
          <w:lang w:val="fi-FI"/>
        </w:rPr>
        <w:t>, 15</w:t>
      </w:r>
      <w:r w:rsidR="00F82C6D">
        <w:rPr>
          <w:lang w:val="fi-FI"/>
        </w:rPr>
        <w:t>)</w:t>
      </w:r>
      <w:r w:rsidR="00686DE4">
        <w:rPr>
          <w:lang w:val="fi-FI"/>
        </w:rPr>
        <w:t xml:space="preserve">, mutta vähäsen sen jälkhiin, minkälainen syntakti oon kysymyksessä. Esimerkiksi </w:t>
      </w:r>
      <w:r w:rsidR="00686DE4" w:rsidRPr="00686DE4">
        <w:rPr>
          <w:i/>
          <w:lang w:val="fi-FI"/>
        </w:rPr>
        <w:t>mikhään</w:t>
      </w:r>
      <w:r w:rsidR="00686DE4">
        <w:rPr>
          <w:i/>
          <w:lang w:val="fi-FI"/>
        </w:rPr>
        <w:t>-</w:t>
      </w:r>
      <w:r w:rsidR="00651DC9">
        <w:rPr>
          <w:lang w:val="fi-FI"/>
        </w:rPr>
        <w:t xml:space="preserve">pronomennii </w:t>
      </w:r>
      <w:r w:rsidR="00686DE4">
        <w:rPr>
          <w:lang w:val="fi-FI"/>
        </w:rPr>
        <w:t>käytethään ihmisistä tyhä silloin</w:t>
      </w:r>
      <w:r w:rsidR="00C53413">
        <w:rPr>
          <w:lang w:val="fi-FI"/>
        </w:rPr>
        <w:t>,</w:t>
      </w:r>
      <w:r w:rsidR="00686DE4">
        <w:rPr>
          <w:lang w:val="fi-FI"/>
        </w:rPr>
        <w:t xml:space="preserve"> ko se oon substantiivin defineerauksena</w:t>
      </w:r>
      <w:r w:rsidR="00F82C6D">
        <w:rPr>
          <w:lang w:val="fi-FI"/>
        </w:rPr>
        <w:t xml:space="preserve"> </w:t>
      </w:r>
      <w:r w:rsidR="0075485B">
        <w:rPr>
          <w:lang w:val="fi-FI"/>
        </w:rPr>
        <w:t>(</w:t>
      </w:r>
      <w:r w:rsidR="00F82C6D">
        <w:rPr>
          <w:lang w:val="fi-FI"/>
        </w:rPr>
        <w:t>13)</w:t>
      </w:r>
      <w:r w:rsidR="00686DE4">
        <w:rPr>
          <w:lang w:val="fi-FI"/>
        </w:rPr>
        <w:t>.</w:t>
      </w:r>
      <w:r w:rsidR="00F82C6D">
        <w:rPr>
          <w:lang w:val="fi-FI"/>
        </w:rPr>
        <w:t xml:space="preserve"> Pronomeni </w:t>
      </w:r>
      <w:r w:rsidR="009C6D1F">
        <w:rPr>
          <w:i/>
          <w:lang w:val="fi-FI"/>
        </w:rPr>
        <w:t>kum</w:t>
      </w:r>
      <w:r w:rsidR="00F82C6D">
        <w:rPr>
          <w:i/>
          <w:lang w:val="fi-FI"/>
        </w:rPr>
        <w:t xml:space="preserve">pikhaan </w:t>
      </w:r>
      <w:r w:rsidR="0075485B">
        <w:rPr>
          <w:lang w:val="fi-FI"/>
        </w:rPr>
        <w:t>(</w:t>
      </w:r>
      <w:r w:rsidR="00C4044A">
        <w:rPr>
          <w:lang w:val="fi-FI"/>
        </w:rPr>
        <w:t xml:space="preserve">14, 15) </w:t>
      </w:r>
      <w:r w:rsidR="00F82C6D">
        <w:rPr>
          <w:lang w:val="fi-FI"/>
        </w:rPr>
        <w:t>ref</w:t>
      </w:r>
      <w:r w:rsidR="009C6D1F">
        <w:rPr>
          <w:lang w:val="fi-FI"/>
        </w:rPr>
        <w:t>e</w:t>
      </w:r>
      <w:r w:rsidR="00F82C6D">
        <w:rPr>
          <w:lang w:val="fi-FI"/>
        </w:rPr>
        <w:t>reeraa aina kahtheen ykshyytheen.</w:t>
      </w:r>
    </w:p>
    <w:p w14:paraId="226B12F6" w14:textId="7509D36D" w:rsidR="00E124A6" w:rsidRDefault="0075485B" w:rsidP="00CD3B48">
      <w:pPr>
        <w:spacing w:before="120" w:after="120"/>
        <w:rPr>
          <w:lang w:val="fi-FI"/>
        </w:rPr>
      </w:pPr>
      <w:r>
        <w:rPr>
          <w:lang w:val="fi-FI"/>
        </w:rPr>
        <w:t>(</w:t>
      </w:r>
      <w:r w:rsidR="00686DE4">
        <w:rPr>
          <w:lang w:val="fi-FI"/>
        </w:rPr>
        <w:t>1)</w:t>
      </w:r>
      <w:r w:rsidR="00686DE4">
        <w:rPr>
          <w:i/>
          <w:lang w:val="fi-FI"/>
        </w:rPr>
        <w:t xml:space="preserve"> </w:t>
      </w:r>
      <w:r w:rsidR="00E124A6" w:rsidRPr="00254AEA">
        <w:rPr>
          <w:i/>
          <w:lang w:val="fi-FI"/>
        </w:rPr>
        <w:t xml:space="preserve">Kukhaan </w:t>
      </w:r>
      <w:r w:rsidR="00E124A6">
        <w:rPr>
          <w:lang w:val="fi-FI"/>
        </w:rPr>
        <w:t>ei halunu heittäät oppimasta kainun kieltä.</w:t>
      </w:r>
    </w:p>
    <w:p w14:paraId="38A4F3CC" w14:textId="1F91F1F5" w:rsidR="00153F2B" w:rsidRPr="00C06B80" w:rsidRDefault="0075485B" w:rsidP="00153F2B">
      <w:pPr>
        <w:spacing w:before="120" w:after="120"/>
      </w:pPr>
      <w:r>
        <w:t>(</w:t>
      </w:r>
      <w:r w:rsidR="00686DE4">
        <w:t xml:space="preserve">2) </w:t>
      </w:r>
      <w:r w:rsidR="00153F2B" w:rsidRPr="00C06B80">
        <w:t>Ei niistä näyttäny löytty</w:t>
      </w:r>
      <w:r w:rsidR="00153F2B">
        <w:t>y</w:t>
      </w:r>
      <w:r w:rsidR="00153F2B" w:rsidRPr="00C06B80">
        <w:t xml:space="preserve">vän </w:t>
      </w:r>
      <w:r w:rsidR="00C53413">
        <w:t>[</w:t>
      </w:r>
      <w:r w:rsidR="00153F2B" w:rsidRPr="00C06B80">
        <w:rPr>
          <w:i/>
        </w:rPr>
        <w:t>kenenkhään</w:t>
      </w:r>
      <w:r w:rsidR="00153F2B" w:rsidRPr="00C06B80">
        <w:t xml:space="preserve"> merkkii</w:t>
      </w:r>
      <w:r w:rsidR="00C53413">
        <w:t>]</w:t>
      </w:r>
      <w:r w:rsidR="00153F2B" w:rsidRPr="00C06B80">
        <w:t>.</w:t>
      </w:r>
    </w:p>
    <w:p w14:paraId="5D1609EB" w14:textId="229D9965" w:rsidR="00153F2B" w:rsidRPr="00C06B80" w:rsidRDefault="0075485B" w:rsidP="00153F2B">
      <w:pPr>
        <w:spacing w:before="120" w:after="120"/>
      </w:pPr>
      <w:r>
        <w:t>(</w:t>
      </w:r>
      <w:r w:rsidR="00686DE4">
        <w:t xml:space="preserve">3) </w:t>
      </w:r>
      <w:r w:rsidR="00153F2B" w:rsidRPr="00C06B80">
        <w:t xml:space="preserve">Mutta ei net silloin senthään </w:t>
      </w:r>
      <w:r w:rsidR="00153F2B" w:rsidRPr="00C06B80">
        <w:rPr>
          <w:i/>
        </w:rPr>
        <w:t>kethään</w:t>
      </w:r>
      <w:r w:rsidR="00153F2B" w:rsidRPr="00C06B80">
        <w:t xml:space="preserve"> tappanheet.</w:t>
      </w:r>
    </w:p>
    <w:p w14:paraId="4B8C0159" w14:textId="461BD17B" w:rsidR="00CD3B48" w:rsidRPr="00C06B80" w:rsidRDefault="0075485B" w:rsidP="00CD3B48">
      <w:pPr>
        <w:spacing w:before="120" w:after="120"/>
      </w:pPr>
      <w:r>
        <w:t>(</w:t>
      </w:r>
      <w:r w:rsidR="00686DE4">
        <w:t xml:space="preserve">4) </w:t>
      </w:r>
      <w:r w:rsidR="00CD3B48" w:rsidRPr="00C06B80">
        <w:t xml:space="preserve">Sen jälkhiin ei </w:t>
      </w:r>
      <w:r w:rsidR="00CD3B48" w:rsidRPr="00C06B80">
        <w:rPr>
          <w:i/>
        </w:rPr>
        <w:t xml:space="preserve">yksikhään </w:t>
      </w:r>
      <w:r w:rsidR="00CD3B48" w:rsidRPr="00C06B80">
        <w:t>ole mithään kuulu Pahasta Amtmanista.</w:t>
      </w:r>
    </w:p>
    <w:p w14:paraId="42C569A4" w14:textId="1E74A5CD" w:rsidR="00CD3B48" w:rsidRPr="00C06B80" w:rsidRDefault="0075485B" w:rsidP="00CD3B48">
      <w:pPr>
        <w:spacing w:before="120" w:after="120"/>
      </w:pPr>
      <w:r>
        <w:t>(</w:t>
      </w:r>
      <w:r w:rsidR="00686DE4">
        <w:t xml:space="preserve">5) </w:t>
      </w:r>
      <w:r w:rsidR="00CD3B48" w:rsidRPr="00C06B80">
        <w:t xml:space="preserve">Eikö teilä ole </w:t>
      </w:r>
      <w:r w:rsidR="00CD3B48" w:rsidRPr="00C06B80">
        <w:rPr>
          <w:i/>
        </w:rPr>
        <w:t>yhtäkhään</w:t>
      </w:r>
      <w:r w:rsidR="00CD3B48" w:rsidRPr="00C06B80">
        <w:t>, joka saattais olla opettaajana.</w:t>
      </w:r>
    </w:p>
    <w:p w14:paraId="2A728A54" w14:textId="65552D13" w:rsidR="00CD3B48" w:rsidRPr="00C06B80" w:rsidRDefault="0075485B" w:rsidP="00CD3B48">
      <w:pPr>
        <w:spacing w:before="120" w:after="120"/>
      </w:pPr>
      <w:r>
        <w:t>(</w:t>
      </w:r>
      <w:r w:rsidR="00686DE4">
        <w:t xml:space="preserve">6) </w:t>
      </w:r>
      <w:r w:rsidR="00CD3B48" w:rsidRPr="00C06B80">
        <w:t xml:space="preserve">Hän ei löytäny vastausta </w:t>
      </w:r>
      <w:r w:rsidR="00FB2A6E">
        <w:t>[</w:t>
      </w:r>
      <w:r w:rsidR="00CD3B48" w:rsidRPr="00C06B80">
        <w:rPr>
          <w:i/>
        </w:rPr>
        <w:t>yhtheenkhään</w:t>
      </w:r>
      <w:r w:rsidR="00CD3B48" w:rsidRPr="00C06B80">
        <w:t xml:space="preserve"> näistä kysymyksistä</w:t>
      </w:r>
      <w:r w:rsidR="00FB2A6E">
        <w:t>]</w:t>
      </w:r>
      <w:r w:rsidR="00CD3B48" w:rsidRPr="00C06B80">
        <w:t>.</w:t>
      </w:r>
    </w:p>
    <w:p w14:paraId="4CAEAB87" w14:textId="4C87257C" w:rsidR="00CD3B48" w:rsidRPr="00C06B80" w:rsidRDefault="0075485B" w:rsidP="00CD3B48">
      <w:pPr>
        <w:spacing w:before="120" w:after="120"/>
      </w:pPr>
      <w:r>
        <w:t>(</w:t>
      </w:r>
      <w:r w:rsidR="00686DE4">
        <w:t xml:space="preserve">7) </w:t>
      </w:r>
      <w:r w:rsidR="00CD3B48" w:rsidRPr="00C06B80">
        <w:t xml:space="preserve">Heiđän kieli </w:t>
      </w:r>
      <w:r w:rsidR="00E33D00">
        <w:t xml:space="preserve">ei </w:t>
      </w:r>
      <w:r w:rsidR="00CD3B48" w:rsidRPr="00C06B80">
        <w:t xml:space="preserve">ollu </w:t>
      </w:r>
      <w:r w:rsidR="00FB2A6E">
        <w:t>[</w:t>
      </w:r>
      <w:r w:rsidR="00CD3B48" w:rsidRPr="00C06B80">
        <w:rPr>
          <w:i/>
        </w:rPr>
        <w:t>mikhään</w:t>
      </w:r>
      <w:r w:rsidR="00CD3B48" w:rsidRPr="00C06B80">
        <w:t xml:space="preserve"> kieli</w:t>
      </w:r>
      <w:r w:rsidR="00FB2A6E">
        <w:t>]</w:t>
      </w:r>
      <w:r w:rsidR="00CD3B48" w:rsidRPr="00C06B80">
        <w:t>.</w:t>
      </w:r>
    </w:p>
    <w:p w14:paraId="6EA51311" w14:textId="77777777" w:rsidR="00F904D4" w:rsidRDefault="0075485B" w:rsidP="00CD3B48">
      <w:pPr>
        <w:spacing w:before="120" w:after="120"/>
      </w:pPr>
      <w:r>
        <w:t>(</w:t>
      </w:r>
      <w:r w:rsidR="00686DE4">
        <w:t xml:space="preserve">8) </w:t>
      </w:r>
      <w:r w:rsidR="00CD3B48" w:rsidRPr="00C06B80">
        <w:t>Pekkaa ei pi</w:t>
      </w:r>
      <w:r w:rsidR="00CD3B48" w:rsidRPr="00C06B80">
        <w:rPr>
          <w:lang w:val="en-US"/>
        </w:rPr>
        <w:t>đ</w:t>
      </w:r>
      <w:r w:rsidR="00CD3B48" w:rsidRPr="00C06B80">
        <w:t xml:space="preserve">ätä </w:t>
      </w:r>
      <w:r w:rsidR="00CD3B48" w:rsidRPr="00C06B80">
        <w:rPr>
          <w:i/>
        </w:rPr>
        <w:t>mikhään</w:t>
      </w:r>
      <w:r w:rsidR="00CD3B48" w:rsidRPr="00C06B80">
        <w:t xml:space="preserve"> eik</w:t>
      </w:r>
      <w:r w:rsidR="00CD3B48" w:rsidRPr="00C06B80">
        <w:rPr>
          <w:lang w:val="fi-FI"/>
        </w:rPr>
        <w:t>ä</w:t>
      </w:r>
      <w:r w:rsidR="00CD3B48" w:rsidRPr="00C06B80">
        <w:rPr>
          <w:lang w:val="en-US"/>
        </w:rPr>
        <w:t xml:space="preserve"> </w:t>
      </w:r>
      <w:r w:rsidR="00CD3B48" w:rsidRPr="00C06B80">
        <w:rPr>
          <w:i/>
          <w:lang w:val="en-US"/>
        </w:rPr>
        <w:t>kukhaan</w:t>
      </w:r>
      <w:r w:rsidR="00F904D4">
        <w:t>.</w:t>
      </w:r>
    </w:p>
    <w:p w14:paraId="1F4BC2BB" w14:textId="34B0687B" w:rsidR="00CD3B48" w:rsidRPr="00C06B80" w:rsidRDefault="0075485B" w:rsidP="00CD3B48">
      <w:pPr>
        <w:spacing w:before="120" w:after="120"/>
      </w:pPr>
      <w:r>
        <w:t>(</w:t>
      </w:r>
      <w:r w:rsidR="00686DE4">
        <w:t xml:space="preserve">9) </w:t>
      </w:r>
      <w:r w:rsidR="00CD3B48" w:rsidRPr="00C06B80">
        <w:t xml:space="preserve">Tästä ei tule </w:t>
      </w:r>
      <w:r w:rsidR="00CD3B48" w:rsidRPr="00C06B80">
        <w:rPr>
          <w:i/>
        </w:rPr>
        <w:t>mithään</w:t>
      </w:r>
      <w:r w:rsidR="00CD3B48" w:rsidRPr="00C06B80">
        <w:t>.</w:t>
      </w:r>
    </w:p>
    <w:p w14:paraId="387A405F" w14:textId="303F7845" w:rsidR="00CD3B48" w:rsidRPr="00C06B80" w:rsidRDefault="0075485B" w:rsidP="00CD3B48">
      <w:pPr>
        <w:spacing w:before="120" w:after="120"/>
      </w:pPr>
      <w:r>
        <w:t>(</w:t>
      </w:r>
      <w:r w:rsidR="00686DE4">
        <w:t xml:space="preserve">10) </w:t>
      </w:r>
      <w:r w:rsidR="00CD3B48" w:rsidRPr="00C06B80">
        <w:t xml:space="preserve">Oonko </w:t>
      </w:r>
      <w:r w:rsidR="00CD3B48" w:rsidRPr="00C06B80">
        <w:rPr>
          <w:i/>
        </w:rPr>
        <w:t>mikhään</w:t>
      </w:r>
      <w:r w:rsidR="00CD3B48" w:rsidRPr="00C06B80">
        <w:t xml:space="preserve"> ihanampi ko </w:t>
      </w:r>
      <w:r w:rsidR="00BC4009">
        <w:t xml:space="preserve">Tromssa </w:t>
      </w:r>
      <w:r w:rsidR="00CD3B48" w:rsidRPr="00C06B80">
        <w:t>kaun</w:t>
      </w:r>
      <w:r w:rsidR="00BC4009">
        <w:t>hiina</w:t>
      </w:r>
      <w:r w:rsidR="00CD3B48" w:rsidRPr="00C06B80">
        <w:t xml:space="preserve"> kesäaamu</w:t>
      </w:r>
      <w:r w:rsidR="00BC4009">
        <w:t>na</w:t>
      </w:r>
      <w:r w:rsidR="00CD3B48" w:rsidRPr="00C06B80">
        <w:t>?</w:t>
      </w:r>
    </w:p>
    <w:p w14:paraId="45045E71" w14:textId="16D69F17" w:rsidR="00CD3B48" w:rsidRPr="00C06B80" w:rsidRDefault="0075485B" w:rsidP="00CD3B48">
      <w:pPr>
        <w:spacing w:before="120" w:after="120"/>
      </w:pPr>
      <w:r>
        <w:t>(</w:t>
      </w:r>
      <w:r w:rsidR="00686DE4">
        <w:t xml:space="preserve">11) </w:t>
      </w:r>
      <w:r w:rsidR="00CD3B48" w:rsidRPr="00C06B80">
        <w:t xml:space="preserve">Ei Iisakki ajatellu tehđä tätä jotaki </w:t>
      </w:r>
      <w:r w:rsidR="00FB2A6E">
        <w:t>[</w:t>
      </w:r>
      <w:r w:rsidR="00CD3B48" w:rsidRPr="00C06B80">
        <w:rPr>
          <w:i/>
        </w:rPr>
        <w:t>milhään</w:t>
      </w:r>
      <w:r w:rsidR="00CD3B48" w:rsidRPr="00C06B80">
        <w:t xml:space="preserve"> konnuuđella</w:t>
      </w:r>
      <w:r w:rsidR="00FB2A6E">
        <w:t>]</w:t>
      </w:r>
      <w:r w:rsidR="00CD3B48" w:rsidRPr="00C06B80">
        <w:t>.</w:t>
      </w:r>
    </w:p>
    <w:p w14:paraId="53A7FE66" w14:textId="1B60D206" w:rsidR="00CD3B48" w:rsidRDefault="0075485B" w:rsidP="00CD3B48">
      <w:pPr>
        <w:spacing w:before="120" w:after="120"/>
      </w:pPr>
      <w:r>
        <w:t>(</w:t>
      </w:r>
      <w:r w:rsidR="00686DE4">
        <w:t xml:space="preserve">12) </w:t>
      </w:r>
      <w:r w:rsidR="00CD3B48" w:rsidRPr="00C06B80">
        <w:t xml:space="preserve">Emmä met aikonheet </w:t>
      </w:r>
      <w:r w:rsidR="00CD3B48" w:rsidRPr="00C06B80">
        <w:rPr>
          <w:i/>
        </w:rPr>
        <w:t>mihinkhään</w:t>
      </w:r>
      <w:r w:rsidR="00CD3B48" w:rsidRPr="00C06B80">
        <w:t>.</w:t>
      </w:r>
    </w:p>
    <w:p w14:paraId="683166AB" w14:textId="580689B5" w:rsidR="00153F2B" w:rsidRPr="00C06B80" w:rsidRDefault="0075485B" w:rsidP="00CD3B48">
      <w:pPr>
        <w:spacing w:before="120" w:after="120"/>
      </w:pPr>
      <w:r>
        <w:t>(</w:t>
      </w:r>
      <w:r w:rsidR="009B5130">
        <w:t xml:space="preserve">13) </w:t>
      </w:r>
      <w:r w:rsidR="00153F2B">
        <w:t xml:space="preserve">Äiji ei ollu </w:t>
      </w:r>
      <w:r w:rsidR="00FB2A6E">
        <w:t>[</w:t>
      </w:r>
      <w:r w:rsidR="00153F2B" w:rsidRPr="00153F2B">
        <w:rPr>
          <w:i/>
        </w:rPr>
        <w:t xml:space="preserve">mikhään </w:t>
      </w:r>
      <w:r w:rsidR="00153F2B">
        <w:t>viisas mies</w:t>
      </w:r>
      <w:r w:rsidR="00FB2A6E">
        <w:t>]</w:t>
      </w:r>
      <w:r w:rsidR="00153F2B">
        <w:t>.</w:t>
      </w:r>
    </w:p>
    <w:p w14:paraId="6ED777BA" w14:textId="52799501" w:rsidR="00CD3B48" w:rsidRPr="00C06B80" w:rsidRDefault="0075485B" w:rsidP="00CD3B48">
      <w:pPr>
        <w:spacing w:before="120" w:after="120"/>
      </w:pPr>
      <w:r>
        <w:t>(</w:t>
      </w:r>
      <w:r w:rsidR="009B5130">
        <w:t xml:space="preserve">14) </w:t>
      </w:r>
      <w:r w:rsidR="00CD3B48" w:rsidRPr="00C06B80">
        <w:t xml:space="preserve">Ei </w:t>
      </w:r>
      <w:r w:rsidR="00CD3B48" w:rsidRPr="00C06B80">
        <w:rPr>
          <w:i/>
        </w:rPr>
        <w:t>kumpikhaa</w:t>
      </w:r>
      <w:r w:rsidR="00CD3B48" w:rsidRPr="00BC4009">
        <w:rPr>
          <w:i/>
        </w:rPr>
        <w:t>n</w:t>
      </w:r>
      <w:r w:rsidR="00BC4009" w:rsidRPr="00BC4009">
        <w:rPr>
          <w:i/>
        </w:rPr>
        <w:t xml:space="preserve"> vaimo</w:t>
      </w:r>
      <w:r w:rsidR="00CD3B48" w:rsidRPr="00C06B80">
        <w:t xml:space="preserve"> vaikuttannu hänheen </w:t>
      </w:r>
      <w:r w:rsidR="00CD3B48" w:rsidRPr="00C06B80">
        <w:rPr>
          <w:i/>
        </w:rPr>
        <w:t>mithään</w:t>
      </w:r>
      <w:r w:rsidR="00CD3B48" w:rsidRPr="00C06B80">
        <w:t>.</w:t>
      </w:r>
    </w:p>
    <w:p w14:paraId="5B191141" w14:textId="523F0D2A" w:rsidR="00CD3B48" w:rsidRPr="00625261" w:rsidRDefault="0075485B" w:rsidP="00CD3B48">
      <w:pPr>
        <w:spacing w:before="120" w:after="120"/>
      </w:pPr>
      <w:r>
        <w:t>(</w:t>
      </w:r>
      <w:r w:rsidR="009B5130">
        <w:t>15)</w:t>
      </w:r>
      <w:r w:rsidR="009B5130">
        <w:rPr>
          <w:i/>
        </w:rPr>
        <w:t xml:space="preserve"> </w:t>
      </w:r>
      <w:r w:rsidR="00E22E36">
        <w:t>[</w:t>
      </w:r>
      <w:r w:rsidR="00CD3B48" w:rsidRPr="00686DE4">
        <w:rPr>
          <w:i/>
        </w:rPr>
        <w:t>Kumphaankhaan</w:t>
      </w:r>
      <w:r w:rsidR="00CD3B48" w:rsidRPr="00686DE4">
        <w:t xml:space="preserve"> paikhaan</w:t>
      </w:r>
      <w:r w:rsidR="00E22E36">
        <w:t>]</w:t>
      </w:r>
      <w:r w:rsidR="00CD3B48" w:rsidRPr="00686DE4">
        <w:t xml:space="preserve"> ei kuitenkhaan </w:t>
      </w:r>
      <w:r w:rsidR="00E22E36">
        <w:t>[</w:t>
      </w:r>
      <w:r w:rsidR="00CD3B48" w:rsidRPr="00686DE4">
        <w:rPr>
          <w:i/>
        </w:rPr>
        <w:t>yksikhään</w:t>
      </w:r>
      <w:r w:rsidR="00CD3B48" w:rsidRPr="00686DE4">
        <w:t xml:space="preserve"> heistä</w:t>
      </w:r>
      <w:r w:rsidR="00E22E36">
        <w:t>]</w:t>
      </w:r>
      <w:r w:rsidR="00CD3B48" w:rsidRPr="00686DE4">
        <w:t xml:space="preserve"> </w:t>
      </w:r>
      <w:r w:rsidR="00FB2A6E">
        <w:t>olis halunu.</w:t>
      </w:r>
    </w:p>
    <w:p w14:paraId="6BB7E006" w14:textId="159B3180" w:rsidR="00CD3B48" w:rsidRPr="00C06B80" w:rsidRDefault="00CD3B48" w:rsidP="00CD3B48">
      <w:pPr>
        <w:spacing w:before="120" w:after="120"/>
        <w:rPr>
          <w:lang w:val="fi-FI"/>
        </w:rPr>
      </w:pPr>
      <w:r w:rsidRPr="00C06B80">
        <w:rPr>
          <w:lang w:val="fi-FI"/>
        </w:rPr>
        <w:t xml:space="preserve">Näjemä ette pronomenit </w:t>
      </w:r>
      <w:r w:rsidRPr="00C06B80">
        <w:rPr>
          <w:i/>
          <w:lang w:val="fi-FI"/>
        </w:rPr>
        <w:t xml:space="preserve">kumpikhaan </w:t>
      </w:r>
      <w:r w:rsidRPr="00C06B80">
        <w:rPr>
          <w:lang w:val="fi-FI"/>
        </w:rPr>
        <w:t xml:space="preserve">ja </w:t>
      </w:r>
      <w:r w:rsidRPr="00C06B80">
        <w:rPr>
          <w:i/>
          <w:lang w:val="fi-FI"/>
        </w:rPr>
        <w:t xml:space="preserve">yksikhään </w:t>
      </w:r>
      <w:r w:rsidRPr="00C06B80">
        <w:rPr>
          <w:lang w:val="fi-FI"/>
        </w:rPr>
        <w:t>oon selvästi distributiiviset</w:t>
      </w:r>
      <w:r w:rsidR="00374EBE">
        <w:rPr>
          <w:lang w:val="fi-FI"/>
        </w:rPr>
        <w:t>.</w:t>
      </w:r>
      <w:r w:rsidRPr="00C06B80">
        <w:rPr>
          <w:lang w:val="fi-FI"/>
        </w:rPr>
        <w:t xml:space="preserve"> Net taivuthaan samhaan laihiin ko kysymäpronomeni </w:t>
      </w:r>
      <w:r w:rsidRPr="00C06B80">
        <w:rPr>
          <w:i/>
          <w:lang w:val="fi-FI"/>
        </w:rPr>
        <w:t>kumpi</w:t>
      </w:r>
      <w:r w:rsidRPr="00C06B80">
        <w:rPr>
          <w:lang w:val="fi-FI"/>
        </w:rPr>
        <w:t xml:space="preserve"> ja lukusana </w:t>
      </w:r>
      <w:r w:rsidRPr="00C06B80">
        <w:rPr>
          <w:i/>
          <w:lang w:val="fi-FI"/>
        </w:rPr>
        <w:t>yksi</w:t>
      </w:r>
      <w:r w:rsidRPr="00C06B80">
        <w:rPr>
          <w:lang w:val="fi-FI"/>
        </w:rPr>
        <w:t xml:space="preserve">. Erona oon tyhä enkliitti </w:t>
      </w:r>
      <w:r w:rsidRPr="00C06B80">
        <w:rPr>
          <w:i/>
          <w:lang w:val="fi-FI"/>
        </w:rPr>
        <w:t>khAAn</w:t>
      </w:r>
      <w:r w:rsidRPr="00C06B80">
        <w:rPr>
          <w:lang w:val="fi-FI"/>
        </w:rPr>
        <w:t xml:space="preserve">, minkä lisähään sannoin </w:t>
      </w:r>
      <w:r w:rsidRPr="00C06B80">
        <w:rPr>
          <w:i/>
          <w:lang w:val="fi-FI"/>
        </w:rPr>
        <w:t>kumpi</w:t>
      </w:r>
      <w:r w:rsidRPr="00C06B80">
        <w:rPr>
          <w:lang w:val="fi-FI"/>
        </w:rPr>
        <w:t xml:space="preserve"> ja </w:t>
      </w:r>
      <w:r w:rsidRPr="00C06B80">
        <w:rPr>
          <w:i/>
          <w:lang w:val="fi-FI"/>
        </w:rPr>
        <w:t>yksi</w:t>
      </w:r>
      <w:r w:rsidRPr="00C06B80">
        <w:rPr>
          <w:lang w:val="fi-FI"/>
        </w:rPr>
        <w:t xml:space="preserve"> pörhään. Pronomenit </w:t>
      </w:r>
      <w:r w:rsidRPr="00C06B80">
        <w:rPr>
          <w:i/>
          <w:lang w:val="fi-FI"/>
        </w:rPr>
        <w:t xml:space="preserve">kukhaan </w:t>
      </w:r>
      <w:r w:rsidRPr="00C06B80">
        <w:rPr>
          <w:lang w:val="fi-FI"/>
        </w:rPr>
        <w:t xml:space="preserve">ja </w:t>
      </w:r>
      <w:r w:rsidRPr="00C06B80">
        <w:rPr>
          <w:i/>
          <w:lang w:val="fi-FI"/>
        </w:rPr>
        <w:t xml:space="preserve">mikhään </w:t>
      </w:r>
      <w:r w:rsidRPr="00C06B80">
        <w:rPr>
          <w:lang w:val="fi-FI"/>
        </w:rPr>
        <w:t>taivuthaan näin</w:t>
      </w:r>
      <w:r w:rsidR="0075485B" w:rsidRPr="0075485B">
        <w:rPr>
          <w:lang w:val="fi-FI"/>
        </w:rPr>
        <w:t>:</w:t>
      </w:r>
    </w:p>
    <w:p w14:paraId="081A3839" w14:textId="38299E14" w:rsidR="00CD3B48" w:rsidRPr="00080CE6" w:rsidRDefault="00CD3B48" w:rsidP="003E6057">
      <w:pPr>
        <w:pStyle w:val="Undertittel"/>
        <w:rPr>
          <w:lang w:val="fi-FI"/>
        </w:rPr>
      </w:pPr>
      <w:bookmarkStart w:id="1902" w:name="_Toc196216735"/>
      <w:bookmarkStart w:id="1903" w:name="_Toc241129352"/>
      <w:bookmarkStart w:id="1904" w:name="_Toc311273935"/>
      <w:r w:rsidRPr="005C4F6F">
        <w:rPr>
          <w:lang w:val="fi-FI"/>
        </w:rPr>
        <w:t>Tabeli</w:t>
      </w:r>
      <w:r w:rsidR="00B94A17">
        <w:rPr>
          <w:lang w:val="fi-FI"/>
        </w:rPr>
        <w:t xml:space="preserve"> 49</w:t>
      </w:r>
      <w:r w:rsidRPr="005C4F6F">
        <w:rPr>
          <w:lang w:val="fi-FI"/>
        </w:rPr>
        <w:t xml:space="preserve">: </w:t>
      </w:r>
      <w:r w:rsidR="0000033F">
        <w:rPr>
          <w:lang w:val="fi-FI"/>
        </w:rPr>
        <w:t xml:space="preserve">Pronomeniitten </w:t>
      </w:r>
      <w:r w:rsidRPr="00080CE6">
        <w:rPr>
          <w:i/>
          <w:lang w:val="fi-FI"/>
        </w:rPr>
        <w:t>kukhaan</w:t>
      </w:r>
      <w:r w:rsidR="00080CE6">
        <w:rPr>
          <w:lang w:val="fi-FI"/>
        </w:rPr>
        <w:t xml:space="preserve"> ja</w:t>
      </w:r>
      <w:r w:rsidRPr="005C4F6F">
        <w:rPr>
          <w:lang w:val="fi-FI"/>
        </w:rPr>
        <w:t xml:space="preserve"> </w:t>
      </w:r>
      <w:r w:rsidRPr="00080CE6">
        <w:rPr>
          <w:i/>
          <w:lang w:val="fi-FI"/>
        </w:rPr>
        <w:t>mikhään</w:t>
      </w:r>
      <w:bookmarkEnd w:id="1902"/>
      <w:bookmarkEnd w:id="1903"/>
      <w:r w:rsidR="00080CE6">
        <w:rPr>
          <w:i/>
          <w:lang w:val="fi-FI"/>
        </w:rPr>
        <w:t xml:space="preserve"> </w:t>
      </w:r>
      <w:r w:rsidR="00080CE6">
        <w:rPr>
          <w:lang w:val="fi-FI"/>
        </w:rPr>
        <w:t>taivutus</w:t>
      </w:r>
      <w:bookmarkEnd w:id="1904"/>
    </w:p>
    <w:tbl>
      <w:tblPr>
        <w:tblW w:w="5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8"/>
        <w:gridCol w:w="1848"/>
        <w:gridCol w:w="1848"/>
      </w:tblGrid>
      <w:tr w:rsidR="00CD3B48" w:rsidRPr="005C4F6F" w14:paraId="1F38921D" w14:textId="77777777" w:rsidTr="009C6D1F">
        <w:trPr>
          <w:cantSplit/>
        </w:trPr>
        <w:tc>
          <w:tcPr>
            <w:tcW w:w="1848" w:type="dxa"/>
            <w:tcBorders>
              <w:bottom w:val="single" w:sz="4" w:space="0" w:color="000000"/>
            </w:tcBorders>
          </w:tcPr>
          <w:p w14:paraId="70EBA7DD" w14:textId="77777777" w:rsidR="00CD3B48" w:rsidRPr="005C4F6F" w:rsidRDefault="00CD3B48" w:rsidP="00AD074C">
            <w:pPr>
              <w:keepNext/>
              <w:keepLines/>
              <w:spacing w:before="20" w:after="20"/>
            </w:pPr>
            <w:r w:rsidRPr="005C4F6F">
              <w:t>Kaasus</w:t>
            </w:r>
          </w:p>
        </w:tc>
        <w:tc>
          <w:tcPr>
            <w:tcW w:w="1848" w:type="dxa"/>
            <w:tcBorders>
              <w:bottom w:val="single" w:sz="4" w:space="0" w:color="000000"/>
            </w:tcBorders>
          </w:tcPr>
          <w:p w14:paraId="1B93BC3A" w14:textId="77777777" w:rsidR="00CD3B48" w:rsidRPr="005C4F6F" w:rsidRDefault="00CD3B48" w:rsidP="00AD074C">
            <w:pPr>
              <w:keepNext/>
              <w:keepLines/>
              <w:spacing w:before="20" w:after="20"/>
              <w:rPr>
                <w:lang w:val="fi-FI"/>
              </w:rPr>
            </w:pPr>
          </w:p>
        </w:tc>
        <w:tc>
          <w:tcPr>
            <w:tcW w:w="1848" w:type="dxa"/>
            <w:tcBorders>
              <w:bottom w:val="single" w:sz="4" w:space="0" w:color="000000"/>
            </w:tcBorders>
          </w:tcPr>
          <w:p w14:paraId="0DA8C920" w14:textId="77777777" w:rsidR="00CD3B48" w:rsidRPr="005C4F6F" w:rsidRDefault="00CD3B48" w:rsidP="00AD074C">
            <w:pPr>
              <w:keepNext/>
              <w:keepLines/>
              <w:spacing w:before="20" w:after="20"/>
              <w:rPr>
                <w:lang w:val="fi-FI"/>
              </w:rPr>
            </w:pPr>
          </w:p>
        </w:tc>
      </w:tr>
      <w:tr w:rsidR="00CD3B48" w:rsidRPr="005C4F6F" w14:paraId="325BEFED" w14:textId="77777777" w:rsidTr="009C6D1F">
        <w:trPr>
          <w:cantSplit/>
        </w:trPr>
        <w:tc>
          <w:tcPr>
            <w:tcW w:w="1848" w:type="dxa"/>
            <w:tcBorders>
              <w:bottom w:val="nil"/>
            </w:tcBorders>
          </w:tcPr>
          <w:p w14:paraId="584A32EF" w14:textId="77777777" w:rsidR="00CD3B48" w:rsidRPr="005C4F6F" w:rsidRDefault="00CD3B48" w:rsidP="00AD074C">
            <w:pPr>
              <w:spacing w:before="20" w:after="20"/>
              <w:rPr>
                <w:lang w:val="fi-FI"/>
              </w:rPr>
            </w:pPr>
            <w:r w:rsidRPr="005C4F6F">
              <w:rPr>
                <w:lang w:val="fi-FI"/>
              </w:rPr>
              <w:t>Nominatiivi</w:t>
            </w:r>
          </w:p>
        </w:tc>
        <w:tc>
          <w:tcPr>
            <w:tcW w:w="1848" w:type="dxa"/>
            <w:tcBorders>
              <w:bottom w:val="nil"/>
            </w:tcBorders>
          </w:tcPr>
          <w:p w14:paraId="3190D0D8" w14:textId="77777777" w:rsidR="00CD3B48" w:rsidRPr="005C4F6F" w:rsidRDefault="00CD3B48" w:rsidP="00AD074C">
            <w:pPr>
              <w:spacing w:before="20" w:after="20"/>
              <w:rPr>
                <w:lang w:val="fi-FI"/>
              </w:rPr>
            </w:pPr>
            <w:r w:rsidRPr="005C4F6F">
              <w:rPr>
                <w:lang w:val="fi-FI"/>
              </w:rPr>
              <w:t>kukhaan</w:t>
            </w:r>
          </w:p>
        </w:tc>
        <w:tc>
          <w:tcPr>
            <w:tcW w:w="1848" w:type="dxa"/>
            <w:tcBorders>
              <w:bottom w:val="nil"/>
            </w:tcBorders>
          </w:tcPr>
          <w:p w14:paraId="1BA8B607" w14:textId="77777777" w:rsidR="00CD3B48" w:rsidRPr="005C4F6F" w:rsidRDefault="00CD3B48" w:rsidP="00AD074C">
            <w:pPr>
              <w:spacing w:before="20" w:after="20"/>
              <w:rPr>
                <w:lang w:val="fi-FI"/>
              </w:rPr>
            </w:pPr>
            <w:r w:rsidRPr="005C4F6F">
              <w:rPr>
                <w:lang w:val="fi-FI"/>
              </w:rPr>
              <w:t>mikhään</w:t>
            </w:r>
          </w:p>
        </w:tc>
      </w:tr>
      <w:tr w:rsidR="00CD3B48" w:rsidRPr="005C4F6F" w14:paraId="1EF1A4F9" w14:textId="77777777" w:rsidTr="009C6D1F">
        <w:trPr>
          <w:cantSplit/>
        </w:trPr>
        <w:tc>
          <w:tcPr>
            <w:tcW w:w="1848" w:type="dxa"/>
            <w:tcBorders>
              <w:top w:val="nil"/>
              <w:bottom w:val="nil"/>
            </w:tcBorders>
          </w:tcPr>
          <w:p w14:paraId="0C103895" w14:textId="17E3063B" w:rsidR="00CD3B48" w:rsidRPr="005C4F6F" w:rsidRDefault="00A27713" w:rsidP="00AD074C">
            <w:pPr>
              <w:spacing w:before="20" w:after="20"/>
              <w:rPr>
                <w:lang w:val="fi-FI"/>
              </w:rPr>
            </w:pPr>
            <w:r>
              <w:rPr>
                <w:lang w:val="fi-FI"/>
              </w:rPr>
              <w:t>Genitiiv</w:t>
            </w:r>
            <w:r w:rsidR="00CD3B48" w:rsidRPr="005C4F6F">
              <w:rPr>
                <w:lang w:val="fi-FI"/>
              </w:rPr>
              <w:t>i</w:t>
            </w:r>
          </w:p>
        </w:tc>
        <w:tc>
          <w:tcPr>
            <w:tcW w:w="1848" w:type="dxa"/>
            <w:tcBorders>
              <w:top w:val="nil"/>
              <w:bottom w:val="nil"/>
            </w:tcBorders>
          </w:tcPr>
          <w:p w14:paraId="65576BAB" w14:textId="77777777" w:rsidR="00CD3B48" w:rsidRPr="005C4F6F" w:rsidRDefault="00CD3B48" w:rsidP="00AD074C">
            <w:pPr>
              <w:spacing w:before="20" w:after="20"/>
              <w:rPr>
                <w:lang w:val="fi-FI"/>
              </w:rPr>
            </w:pPr>
            <w:r w:rsidRPr="005C4F6F">
              <w:rPr>
                <w:lang w:val="fi-FI"/>
              </w:rPr>
              <w:t>kenenkhään</w:t>
            </w:r>
          </w:p>
        </w:tc>
        <w:tc>
          <w:tcPr>
            <w:tcW w:w="1848" w:type="dxa"/>
            <w:tcBorders>
              <w:top w:val="nil"/>
              <w:bottom w:val="nil"/>
            </w:tcBorders>
          </w:tcPr>
          <w:p w14:paraId="65CA5A28" w14:textId="77777777" w:rsidR="00CD3B48" w:rsidRPr="005C4F6F" w:rsidRDefault="00CD3B48" w:rsidP="00AD074C">
            <w:pPr>
              <w:spacing w:before="20" w:after="20"/>
              <w:rPr>
                <w:lang w:val="fi-FI"/>
              </w:rPr>
            </w:pPr>
            <w:r w:rsidRPr="005C4F6F">
              <w:rPr>
                <w:lang w:val="fi-FI"/>
              </w:rPr>
              <w:t>minkhään</w:t>
            </w:r>
          </w:p>
        </w:tc>
      </w:tr>
      <w:tr w:rsidR="00CD3B48" w:rsidRPr="005C4F6F" w14:paraId="269D2754" w14:textId="77777777" w:rsidTr="009C6D1F">
        <w:trPr>
          <w:cantSplit/>
        </w:trPr>
        <w:tc>
          <w:tcPr>
            <w:tcW w:w="1848" w:type="dxa"/>
            <w:tcBorders>
              <w:top w:val="nil"/>
              <w:bottom w:val="nil"/>
            </w:tcBorders>
          </w:tcPr>
          <w:p w14:paraId="3752A246" w14:textId="77777777" w:rsidR="00CD3B48" w:rsidRPr="005C4F6F" w:rsidRDefault="00CD3B48" w:rsidP="00AD074C">
            <w:pPr>
              <w:spacing w:before="20" w:after="20"/>
              <w:rPr>
                <w:lang w:val="fi-FI"/>
              </w:rPr>
            </w:pPr>
            <w:r w:rsidRPr="005C4F6F">
              <w:rPr>
                <w:lang w:val="fi-FI"/>
              </w:rPr>
              <w:t>Partitiivi</w:t>
            </w:r>
          </w:p>
        </w:tc>
        <w:tc>
          <w:tcPr>
            <w:tcW w:w="1848" w:type="dxa"/>
            <w:tcBorders>
              <w:top w:val="nil"/>
              <w:bottom w:val="nil"/>
            </w:tcBorders>
          </w:tcPr>
          <w:p w14:paraId="78282BA5" w14:textId="77777777" w:rsidR="00CD3B48" w:rsidRPr="005C4F6F" w:rsidRDefault="00CD3B48" w:rsidP="00AD074C">
            <w:pPr>
              <w:spacing w:before="20" w:after="20"/>
              <w:rPr>
                <w:lang w:val="fi-FI"/>
              </w:rPr>
            </w:pPr>
            <w:r w:rsidRPr="005C4F6F">
              <w:rPr>
                <w:lang w:val="fi-FI"/>
              </w:rPr>
              <w:t>kethään</w:t>
            </w:r>
          </w:p>
        </w:tc>
        <w:tc>
          <w:tcPr>
            <w:tcW w:w="1848" w:type="dxa"/>
            <w:tcBorders>
              <w:top w:val="nil"/>
              <w:bottom w:val="nil"/>
            </w:tcBorders>
          </w:tcPr>
          <w:p w14:paraId="381F5F70" w14:textId="77777777" w:rsidR="00CD3B48" w:rsidRPr="005C4F6F" w:rsidRDefault="00CD3B48" w:rsidP="00AD074C">
            <w:pPr>
              <w:spacing w:before="20" w:after="20"/>
              <w:rPr>
                <w:lang w:val="fi-FI"/>
              </w:rPr>
            </w:pPr>
            <w:r w:rsidRPr="005C4F6F">
              <w:rPr>
                <w:lang w:val="fi-FI"/>
              </w:rPr>
              <w:t>mithään</w:t>
            </w:r>
          </w:p>
        </w:tc>
      </w:tr>
      <w:tr w:rsidR="00CD3B48" w:rsidRPr="005C4F6F" w14:paraId="1C3053A4" w14:textId="77777777" w:rsidTr="009C6D1F">
        <w:trPr>
          <w:cantSplit/>
        </w:trPr>
        <w:tc>
          <w:tcPr>
            <w:tcW w:w="1848" w:type="dxa"/>
            <w:tcBorders>
              <w:top w:val="nil"/>
              <w:bottom w:val="nil"/>
            </w:tcBorders>
          </w:tcPr>
          <w:p w14:paraId="75FA7A9C" w14:textId="77777777" w:rsidR="00CD3B48" w:rsidRPr="005C4F6F" w:rsidRDefault="00CD3B48" w:rsidP="00AD074C">
            <w:pPr>
              <w:spacing w:before="20" w:after="20"/>
              <w:rPr>
                <w:lang w:val="fi-FI"/>
              </w:rPr>
            </w:pPr>
            <w:r w:rsidRPr="005C4F6F">
              <w:rPr>
                <w:lang w:val="fi-FI"/>
              </w:rPr>
              <w:t>Essiivi</w:t>
            </w:r>
          </w:p>
        </w:tc>
        <w:tc>
          <w:tcPr>
            <w:tcW w:w="1848" w:type="dxa"/>
            <w:tcBorders>
              <w:top w:val="nil"/>
              <w:bottom w:val="nil"/>
            </w:tcBorders>
          </w:tcPr>
          <w:p w14:paraId="253E9C3F" w14:textId="77777777" w:rsidR="00CD3B48" w:rsidRPr="005C4F6F" w:rsidRDefault="00CD3B48" w:rsidP="00AD074C">
            <w:pPr>
              <w:spacing w:before="20" w:after="20"/>
              <w:rPr>
                <w:lang w:val="fi-FI"/>
              </w:rPr>
            </w:pPr>
            <w:r w:rsidRPr="005C4F6F">
              <w:rPr>
                <w:lang w:val="fi-FI"/>
              </w:rPr>
              <w:t>kenenäkhään</w:t>
            </w:r>
          </w:p>
        </w:tc>
        <w:tc>
          <w:tcPr>
            <w:tcW w:w="1848" w:type="dxa"/>
            <w:tcBorders>
              <w:top w:val="nil"/>
              <w:bottom w:val="nil"/>
            </w:tcBorders>
          </w:tcPr>
          <w:p w14:paraId="6DFCF42D" w14:textId="77777777" w:rsidR="00CD3B48" w:rsidRPr="005C4F6F" w:rsidRDefault="00CD3B48" w:rsidP="00AD074C">
            <w:pPr>
              <w:spacing w:before="20" w:after="20"/>
              <w:rPr>
                <w:lang w:val="fi-FI"/>
              </w:rPr>
            </w:pPr>
            <w:r w:rsidRPr="005C4F6F">
              <w:rPr>
                <w:lang w:val="fi-FI"/>
              </w:rPr>
              <w:t>minhään</w:t>
            </w:r>
          </w:p>
        </w:tc>
      </w:tr>
      <w:tr w:rsidR="00CD3B48" w:rsidRPr="005C4F6F" w14:paraId="44941462" w14:textId="77777777" w:rsidTr="009C6D1F">
        <w:trPr>
          <w:cantSplit/>
        </w:trPr>
        <w:tc>
          <w:tcPr>
            <w:tcW w:w="1848" w:type="dxa"/>
            <w:tcBorders>
              <w:top w:val="nil"/>
              <w:bottom w:val="nil"/>
            </w:tcBorders>
          </w:tcPr>
          <w:p w14:paraId="050586A2" w14:textId="77777777" w:rsidR="00CD3B48" w:rsidRPr="005C4F6F" w:rsidRDefault="00CD3B48" w:rsidP="00AD074C">
            <w:pPr>
              <w:spacing w:before="20" w:after="20"/>
              <w:rPr>
                <w:lang w:val="fi-FI"/>
              </w:rPr>
            </w:pPr>
            <w:r w:rsidRPr="005C4F6F">
              <w:rPr>
                <w:lang w:val="fi-FI"/>
              </w:rPr>
              <w:t>Translatiivi</w:t>
            </w:r>
          </w:p>
        </w:tc>
        <w:tc>
          <w:tcPr>
            <w:tcW w:w="1848" w:type="dxa"/>
            <w:tcBorders>
              <w:top w:val="nil"/>
              <w:bottom w:val="nil"/>
            </w:tcBorders>
          </w:tcPr>
          <w:p w14:paraId="400AB657" w14:textId="77777777" w:rsidR="00CD3B48" w:rsidRPr="005C4F6F" w:rsidRDefault="00CD3B48" w:rsidP="00AD074C">
            <w:pPr>
              <w:spacing w:before="20" w:after="20"/>
              <w:rPr>
                <w:lang w:val="fi-FI"/>
              </w:rPr>
            </w:pPr>
            <w:r w:rsidRPr="005C4F6F">
              <w:rPr>
                <w:lang w:val="fi-FI"/>
              </w:rPr>
              <w:t>keneksikhään</w:t>
            </w:r>
          </w:p>
        </w:tc>
        <w:tc>
          <w:tcPr>
            <w:tcW w:w="1848" w:type="dxa"/>
            <w:tcBorders>
              <w:top w:val="nil"/>
              <w:bottom w:val="nil"/>
            </w:tcBorders>
          </w:tcPr>
          <w:p w14:paraId="7601F800" w14:textId="77777777" w:rsidR="00CD3B48" w:rsidRPr="005C4F6F" w:rsidRDefault="00CD3B48" w:rsidP="00AD074C">
            <w:pPr>
              <w:spacing w:before="20" w:after="20"/>
              <w:rPr>
                <w:lang w:val="fi-FI"/>
              </w:rPr>
            </w:pPr>
            <w:r w:rsidRPr="005C4F6F">
              <w:rPr>
                <w:lang w:val="fi-FI"/>
              </w:rPr>
              <w:t>miksikhään</w:t>
            </w:r>
          </w:p>
        </w:tc>
      </w:tr>
      <w:tr w:rsidR="00CD3B48" w:rsidRPr="005C4F6F" w14:paraId="6173D512" w14:textId="77777777" w:rsidTr="009C6D1F">
        <w:trPr>
          <w:cantSplit/>
        </w:trPr>
        <w:tc>
          <w:tcPr>
            <w:tcW w:w="1848" w:type="dxa"/>
            <w:tcBorders>
              <w:top w:val="nil"/>
              <w:bottom w:val="nil"/>
            </w:tcBorders>
          </w:tcPr>
          <w:p w14:paraId="7FDEBB28" w14:textId="77777777" w:rsidR="00CD3B48" w:rsidRPr="005C4F6F" w:rsidRDefault="00CD3B48" w:rsidP="00AD074C">
            <w:pPr>
              <w:spacing w:before="20" w:after="20"/>
              <w:rPr>
                <w:lang w:val="fi-FI"/>
              </w:rPr>
            </w:pPr>
            <w:r w:rsidRPr="005C4F6F">
              <w:rPr>
                <w:lang w:val="fi-FI"/>
              </w:rPr>
              <w:t>Inessiivi</w:t>
            </w:r>
          </w:p>
        </w:tc>
        <w:tc>
          <w:tcPr>
            <w:tcW w:w="1848" w:type="dxa"/>
            <w:tcBorders>
              <w:top w:val="nil"/>
              <w:bottom w:val="nil"/>
            </w:tcBorders>
          </w:tcPr>
          <w:p w14:paraId="1EBED948" w14:textId="77777777" w:rsidR="00CD3B48" w:rsidRPr="005C4F6F" w:rsidRDefault="00CD3B48" w:rsidP="00AD074C">
            <w:pPr>
              <w:spacing w:before="20" w:after="20"/>
              <w:rPr>
                <w:lang w:val="fi-FI"/>
              </w:rPr>
            </w:pPr>
            <w:r w:rsidRPr="005C4F6F">
              <w:rPr>
                <w:lang w:val="fi-FI"/>
              </w:rPr>
              <w:t>kenessäkhään</w:t>
            </w:r>
          </w:p>
        </w:tc>
        <w:tc>
          <w:tcPr>
            <w:tcW w:w="1848" w:type="dxa"/>
            <w:tcBorders>
              <w:top w:val="nil"/>
              <w:bottom w:val="nil"/>
            </w:tcBorders>
          </w:tcPr>
          <w:p w14:paraId="1AA25A6D" w14:textId="77777777" w:rsidR="00CD3B48" w:rsidRPr="005C4F6F" w:rsidRDefault="00CD3B48" w:rsidP="00AD074C">
            <w:pPr>
              <w:spacing w:before="20" w:after="20"/>
              <w:rPr>
                <w:lang w:val="fi-FI"/>
              </w:rPr>
            </w:pPr>
            <w:r w:rsidRPr="005C4F6F">
              <w:rPr>
                <w:lang w:val="fi-FI"/>
              </w:rPr>
              <w:t>mishään</w:t>
            </w:r>
          </w:p>
        </w:tc>
      </w:tr>
      <w:tr w:rsidR="00CD3B48" w:rsidRPr="005C4F6F" w14:paraId="6FF89B40" w14:textId="77777777" w:rsidTr="009C6D1F">
        <w:trPr>
          <w:cantSplit/>
        </w:trPr>
        <w:tc>
          <w:tcPr>
            <w:tcW w:w="1848" w:type="dxa"/>
            <w:tcBorders>
              <w:top w:val="nil"/>
              <w:bottom w:val="nil"/>
            </w:tcBorders>
          </w:tcPr>
          <w:p w14:paraId="33C20CB3" w14:textId="77777777" w:rsidR="00CD3B48" w:rsidRPr="005C4F6F" w:rsidRDefault="00CD3B48" w:rsidP="00AD074C">
            <w:pPr>
              <w:spacing w:before="20" w:after="20"/>
              <w:rPr>
                <w:lang w:val="fi-FI"/>
              </w:rPr>
            </w:pPr>
            <w:r w:rsidRPr="005C4F6F">
              <w:rPr>
                <w:lang w:val="fi-FI"/>
              </w:rPr>
              <w:t>Elatiivi</w:t>
            </w:r>
          </w:p>
        </w:tc>
        <w:tc>
          <w:tcPr>
            <w:tcW w:w="1848" w:type="dxa"/>
            <w:tcBorders>
              <w:top w:val="nil"/>
              <w:bottom w:val="nil"/>
            </w:tcBorders>
          </w:tcPr>
          <w:p w14:paraId="366DFDDA" w14:textId="77777777" w:rsidR="00CD3B48" w:rsidRPr="005C4F6F" w:rsidRDefault="00CD3B48" w:rsidP="00AD074C">
            <w:pPr>
              <w:spacing w:before="20" w:after="20"/>
              <w:rPr>
                <w:lang w:val="fi-FI"/>
              </w:rPr>
            </w:pPr>
            <w:r w:rsidRPr="005C4F6F">
              <w:rPr>
                <w:lang w:val="fi-FI"/>
              </w:rPr>
              <w:t>kenestäkhään</w:t>
            </w:r>
          </w:p>
        </w:tc>
        <w:tc>
          <w:tcPr>
            <w:tcW w:w="1848" w:type="dxa"/>
            <w:tcBorders>
              <w:top w:val="nil"/>
              <w:bottom w:val="nil"/>
            </w:tcBorders>
          </w:tcPr>
          <w:p w14:paraId="34B07155" w14:textId="77777777" w:rsidR="00CD3B48" w:rsidRPr="005C4F6F" w:rsidRDefault="00CD3B48" w:rsidP="00AD074C">
            <w:pPr>
              <w:spacing w:before="20" w:after="20"/>
              <w:rPr>
                <w:lang w:val="fi-FI"/>
              </w:rPr>
            </w:pPr>
            <w:r w:rsidRPr="005C4F6F">
              <w:rPr>
                <w:lang w:val="fi-FI"/>
              </w:rPr>
              <w:t>misthään</w:t>
            </w:r>
          </w:p>
        </w:tc>
      </w:tr>
      <w:tr w:rsidR="00CD3B48" w:rsidRPr="005C4F6F" w14:paraId="2878591D" w14:textId="77777777" w:rsidTr="009C6D1F">
        <w:trPr>
          <w:cantSplit/>
        </w:trPr>
        <w:tc>
          <w:tcPr>
            <w:tcW w:w="1848" w:type="dxa"/>
            <w:tcBorders>
              <w:top w:val="nil"/>
              <w:bottom w:val="nil"/>
            </w:tcBorders>
          </w:tcPr>
          <w:p w14:paraId="2F68CA21" w14:textId="77777777" w:rsidR="00CD3B48" w:rsidRPr="005C4F6F" w:rsidRDefault="00CD3B48" w:rsidP="00AD074C">
            <w:pPr>
              <w:spacing w:before="20" w:after="20"/>
              <w:rPr>
                <w:lang w:val="fi-FI"/>
              </w:rPr>
            </w:pPr>
            <w:r w:rsidRPr="005C4F6F">
              <w:rPr>
                <w:lang w:val="fi-FI"/>
              </w:rPr>
              <w:t>Illatiivi</w:t>
            </w:r>
          </w:p>
        </w:tc>
        <w:tc>
          <w:tcPr>
            <w:tcW w:w="1848" w:type="dxa"/>
            <w:tcBorders>
              <w:top w:val="nil"/>
              <w:bottom w:val="nil"/>
            </w:tcBorders>
          </w:tcPr>
          <w:p w14:paraId="621F32C5" w14:textId="77777777" w:rsidR="00CD3B48" w:rsidRPr="005C4F6F" w:rsidRDefault="00CD3B48" w:rsidP="00AD074C">
            <w:pPr>
              <w:spacing w:before="20" w:after="20"/>
              <w:rPr>
                <w:lang w:val="fi-FI"/>
              </w:rPr>
            </w:pPr>
            <w:r w:rsidRPr="005C4F6F">
              <w:rPr>
                <w:lang w:val="fi-FI"/>
              </w:rPr>
              <w:t>kenheenkhään</w:t>
            </w:r>
          </w:p>
        </w:tc>
        <w:tc>
          <w:tcPr>
            <w:tcW w:w="1848" w:type="dxa"/>
            <w:tcBorders>
              <w:top w:val="nil"/>
              <w:bottom w:val="nil"/>
            </w:tcBorders>
          </w:tcPr>
          <w:p w14:paraId="61EBA726" w14:textId="77777777" w:rsidR="00CD3B48" w:rsidRPr="005C4F6F" w:rsidRDefault="00CD3B48" w:rsidP="00AD074C">
            <w:pPr>
              <w:spacing w:before="20" w:after="20"/>
              <w:rPr>
                <w:lang w:val="fi-FI"/>
              </w:rPr>
            </w:pPr>
            <w:r w:rsidRPr="005C4F6F">
              <w:rPr>
                <w:lang w:val="fi-FI"/>
              </w:rPr>
              <w:t>mihinkhään</w:t>
            </w:r>
          </w:p>
        </w:tc>
      </w:tr>
      <w:tr w:rsidR="00CD3B48" w:rsidRPr="005C4F6F" w14:paraId="10984C26" w14:textId="77777777" w:rsidTr="009C6D1F">
        <w:trPr>
          <w:cantSplit/>
        </w:trPr>
        <w:tc>
          <w:tcPr>
            <w:tcW w:w="1848" w:type="dxa"/>
            <w:tcBorders>
              <w:top w:val="nil"/>
              <w:bottom w:val="nil"/>
            </w:tcBorders>
          </w:tcPr>
          <w:p w14:paraId="2BFF6E20" w14:textId="77777777" w:rsidR="00CD3B48" w:rsidRPr="005C4F6F" w:rsidRDefault="00CD3B48" w:rsidP="00AD074C">
            <w:pPr>
              <w:spacing w:before="20" w:after="20"/>
              <w:rPr>
                <w:lang w:val="fi-FI"/>
              </w:rPr>
            </w:pPr>
            <w:r w:rsidRPr="005C4F6F">
              <w:rPr>
                <w:lang w:val="fi-FI"/>
              </w:rPr>
              <w:t>Adessiivi</w:t>
            </w:r>
          </w:p>
        </w:tc>
        <w:tc>
          <w:tcPr>
            <w:tcW w:w="1848" w:type="dxa"/>
            <w:tcBorders>
              <w:top w:val="nil"/>
              <w:bottom w:val="nil"/>
            </w:tcBorders>
          </w:tcPr>
          <w:p w14:paraId="01308B22" w14:textId="77777777" w:rsidR="00CD3B48" w:rsidRPr="005C4F6F" w:rsidRDefault="00CD3B48" w:rsidP="00AD074C">
            <w:pPr>
              <w:spacing w:before="20" w:after="20"/>
              <w:rPr>
                <w:lang w:val="fi-FI"/>
              </w:rPr>
            </w:pPr>
            <w:r w:rsidRPr="005C4F6F">
              <w:rPr>
                <w:lang w:val="fi-FI"/>
              </w:rPr>
              <w:t>keneläkhään ~ kelhään</w:t>
            </w:r>
          </w:p>
        </w:tc>
        <w:tc>
          <w:tcPr>
            <w:tcW w:w="1848" w:type="dxa"/>
            <w:tcBorders>
              <w:top w:val="nil"/>
              <w:bottom w:val="nil"/>
            </w:tcBorders>
          </w:tcPr>
          <w:p w14:paraId="3E565219" w14:textId="77777777" w:rsidR="00CD3B48" w:rsidRPr="005C4F6F" w:rsidRDefault="00CD3B48" w:rsidP="00AD074C">
            <w:pPr>
              <w:spacing w:before="20" w:after="20"/>
              <w:rPr>
                <w:lang w:val="fi-FI"/>
              </w:rPr>
            </w:pPr>
            <w:r w:rsidRPr="005C4F6F">
              <w:rPr>
                <w:lang w:val="fi-FI"/>
              </w:rPr>
              <w:t>milhään</w:t>
            </w:r>
          </w:p>
        </w:tc>
      </w:tr>
      <w:tr w:rsidR="00CD3B48" w:rsidRPr="005C4F6F" w14:paraId="09A63439" w14:textId="77777777" w:rsidTr="009C6D1F">
        <w:trPr>
          <w:cantSplit/>
        </w:trPr>
        <w:tc>
          <w:tcPr>
            <w:tcW w:w="1848" w:type="dxa"/>
            <w:tcBorders>
              <w:top w:val="nil"/>
              <w:bottom w:val="nil"/>
            </w:tcBorders>
          </w:tcPr>
          <w:p w14:paraId="3DADFC30" w14:textId="77777777" w:rsidR="00CD3B48" w:rsidRPr="005C4F6F" w:rsidRDefault="00CD3B48" w:rsidP="00AD074C">
            <w:pPr>
              <w:spacing w:before="20" w:after="20"/>
              <w:rPr>
                <w:lang w:val="fi-FI"/>
              </w:rPr>
            </w:pPr>
            <w:r w:rsidRPr="005C4F6F">
              <w:rPr>
                <w:lang w:val="fi-FI"/>
              </w:rPr>
              <w:t>Ablatiivi</w:t>
            </w:r>
          </w:p>
        </w:tc>
        <w:tc>
          <w:tcPr>
            <w:tcW w:w="1848" w:type="dxa"/>
            <w:tcBorders>
              <w:top w:val="nil"/>
              <w:bottom w:val="nil"/>
            </w:tcBorders>
          </w:tcPr>
          <w:p w14:paraId="56B0819F" w14:textId="77777777" w:rsidR="00CD3B48" w:rsidRPr="005C4F6F" w:rsidRDefault="00CD3B48" w:rsidP="00AD074C">
            <w:pPr>
              <w:spacing w:before="20" w:after="20"/>
              <w:rPr>
                <w:lang w:val="fi-FI"/>
              </w:rPr>
            </w:pPr>
            <w:r w:rsidRPr="005C4F6F">
              <w:rPr>
                <w:lang w:val="fi-FI"/>
              </w:rPr>
              <w:t>keneltäkhään ~ kelthään</w:t>
            </w:r>
          </w:p>
        </w:tc>
        <w:tc>
          <w:tcPr>
            <w:tcW w:w="1848" w:type="dxa"/>
            <w:tcBorders>
              <w:top w:val="nil"/>
              <w:bottom w:val="nil"/>
            </w:tcBorders>
          </w:tcPr>
          <w:p w14:paraId="4C6995D7" w14:textId="77777777" w:rsidR="00CD3B48" w:rsidRPr="005C4F6F" w:rsidRDefault="00CD3B48" w:rsidP="00AD074C">
            <w:pPr>
              <w:spacing w:before="20" w:after="20"/>
              <w:rPr>
                <w:lang w:val="fi-FI"/>
              </w:rPr>
            </w:pPr>
            <w:r w:rsidRPr="005C4F6F">
              <w:rPr>
                <w:lang w:val="fi-FI"/>
              </w:rPr>
              <w:t>milthään</w:t>
            </w:r>
          </w:p>
        </w:tc>
      </w:tr>
      <w:tr w:rsidR="00CD3B48" w:rsidRPr="00A3576E" w14:paraId="5771918A" w14:textId="77777777" w:rsidTr="009C6D1F">
        <w:trPr>
          <w:cantSplit/>
        </w:trPr>
        <w:tc>
          <w:tcPr>
            <w:tcW w:w="1848" w:type="dxa"/>
            <w:tcBorders>
              <w:top w:val="nil"/>
            </w:tcBorders>
          </w:tcPr>
          <w:p w14:paraId="482E1D63" w14:textId="77777777" w:rsidR="00CD3B48" w:rsidRPr="005C4F6F" w:rsidRDefault="00CD3B48" w:rsidP="00AD074C">
            <w:pPr>
              <w:spacing w:before="20" w:after="20"/>
              <w:rPr>
                <w:lang w:val="fi-FI"/>
              </w:rPr>
            </w:pPr>
            <w:r w:rsidRPr="005C4F6F">
              <w:rPr>
                <w:lang w:val="fi-FI"/>
              </w:rPr>
              <w:t>Allatiivi</w:t>
            </w:r>
          </w:p>
        </w:tc>
        <w:tc>
          <w:tcPr>
            <w:tcW w:w="1848" w:type="dxa"/>
            <w:tcBorders>
              <w:top w:val="nil"/>
            </w:tcBorders>
          </w:tcPr>
          <w:p w14:paraId="2C2A3F06" w14:textId="77777777" w:rsidR="00CD3B48" w:rsidRPr="005C4F6F" w:rsidRDefault="00CD3B48" w:rsidP="00AD074C">
            <w:pPr>
              <w:spacing w:before="20" w:after="20"/>
              <w:rPr>
                <w:lang w:val="fi-FI"/>
              </w:rPr>
            </w:pPr>
            <w:r w:rsidRPr="005C4F6F">
              <w:rPr>
                <w:lang w:val="fi-FI"/>
              </w:rPr>
              <w:t>kenelekhään ~ kelheen</w:t>
            </w:r>
          </w:p>
        </w:tc>
        <w:tc>
          <w:tcPr>
            <w:tcW w:w="1848" w:type="dxa"/>
            <w:tcBorders>
              <w:top w:val="nil"/>
            </w:tcBorders>
          </w:tcPr>
          <w:p w14:paraId="6BC09DC5" w14:textId="77777777" w:rsidR="00CD3B48" w:rsidRPr="00A3576E" w:rsidRDefault="00CD3B48" w:rsidP="00AD074C">
            <w:pPr>
              <w:spacing w:before="20" w:after="20"/>
              <w:rPr>
                <w:lang w:val="fi-FI"/>
              </w:rPr>
            </w:pPr>
            <w:r w:rsidRPr="005C4F6F">
              <w:rPr>
                <w:lang w:val="fi-FI"/>
              </w:rPr>
              <w:t>millekhään</w:t>
            </w:r>
          </w:p>
        </w:tc>
      </w:tr>
    </w:tbl>
    <w:p w14:paraId="3AE94874" w14:textId="600EECC7" w:rsidR="00CD3B48" w:rsidRPr="009C5D27" w:rsidRDefault="009173F9" w:rsidP="00CD3B48">
      <w:pPr>
        <w:spacing w:before="120" w:after="120"/>
        <w:rPr>
          <w:lang w:val="fi-FI"/>
        </w:rPr>
      </w:pPr>
      <w:r>
        <w:rPr>
          <w:lang w:val="fi-FI"/>
        </w:rPr>
        <w:t>Pronomenila</w:t>
      </w:r>
      <w:r w:rsidR="00CD3B48">
        <w:rPr>
          <w:lang w:val="fi-FI"/>
        </w:rPr>
        <w:t xml:space="preserve"> </w:t>
      </w:r>
      <w:r w:rsidR="00CD3B48">
        <w:rPr>
          <w:i/>
          <w:lang w:val="fi-FI"/>
        </w:rPr>
        <w:t>yksikhään</w:t>
      </w:r>
      <w:r w:rsidR="00CD3B48">
        <w:rPr>
          <w:lang w:val="fi-FI"/>
        </w:rPr>
        <w:t xml:space="preserve"> oon kuitenki kans erikoinen partitiivihaamu </w:t>
      </w:r>
      <w:r w:rsidR="00CD3B48">
        <w:rPr>
          <w:i/>
          <w:lang w:val="fi-FI"/>
        </w:rPr>
        <w:t>yhthään</w:t>
      </w:r>
      <w:r w:rsidR="003E6057">
        <w:rPr>
          <w:lang w:val="fi-FI"/>
        </w:rPr>
        <w:t>, mikä ei ole distri</w:t>
      </w:r>
      <w:r w:rsidR="00D00599">
        <w:rPr>
          <w:lang w:val="fi-FI"/>
        </w:rPr>
        <w:t>butiivisess</w:t>
      </w:r>
      <w:r w:rsidR="00CD3B48">
        <w:rPr>
          <w:lang w:val="fi-FI"/>
        </w:rPr>
        <w:t xml:space="preserve">a käytössä, mutta muistelee, ette jotaki ei ollenkhaan ole tahi </w:t>
      </w:r>
      <w:r w:rsidR="00BB7BEB">
        <w:rPr>
          <w:lang w:val="fi-FI"/>
        </w:rPr>
        <w:t xml:space="preserve">ole </w:t>
      </w:r>
      <w:r w:rsidR="00CD3B48">
        <w:rPr>
          <w:lang w:val="fi-FI"/>
        </w:rPr>
        <w:t>t</w:t>
      </w:r>
      <w:r w:rsidR="007677F6">
        <w:rPr>
          <w:lang w:val="fi-FI"/>
        </w:rPr>
        <w:t>apattunnu. Se vastaa kysymykshii</w:t>
      </w:r>
      <w:r w:rsidR="00CD3B48">
        <w:rPr>
          <w:lang w:val="fi-FI"/>
        </w:rPr>
        <w:t xml:space="preserve">n </w:t>
      </w:r>
      <w:r w:rsidR="00CD3B48">
        <w:rPr>
          <w:i/>
          <w:lang w:val="fi-FI"/>
        </w:rPr>
        <w:t>Kunka paljon</w:t>
      </w:r>
      <w:r w:rsidR="00CD3B48">
        <w:rPr>
          <w:lang w:val="fi-FI"/>
        </w:rPr>
        <w:t xml:space="preserve">? </w:t>
      </w:r>
      <w:r w:rsidR="007677F6">
        <w:rPr>
          <w:i/>
          <w:lang w:val="fi-FI"/>
        </w:rPr>
        <w:t>Kunka monta</w:t>
      </w:r>
      <w:r w:rsidR="001B127A" w:rsidRPr="001B127A">
        <w:rPr>
          <w:lang w:val="fi-FI"/>
        </w:rPr>
        <w:t>?</w:t>
      </w:r>
      <w:r w:rsidR="007677F6">
        <w:rPr>
          <w:lang w:val="fi-FI"/>
        </w:rPr>
        <w:t xml:space="preserve"> </w:t>
      </w:r>
      <w:r w:rsidR="0075485B">
        <w:rPr>
          <w:lang w:val="fi-FI"/>
        </w:rPr>
        <w:t>(</w:t>
      </w:r>
      <w:r w:rsidR="00C0366D">
        <w:rPr>
          <w:lang w:val="fi-FI"/>
        </w:rPr>
        <w:t>16, 17)</w:t>
      </w:r>
      <w:r w:rsidR="00005E17">
        <w:rPr>
          <w:lang w:val="fi-FI"/>
        </w:rPr>
        <w:t>.</w:t>
      </w:r>
    </w:p>
    <w:p w14:paraId="228D6482" w14:textId="0952C2F9" w:rsidR="00CD3B48" w:rsidRPr="00EA27A6" w:rsidRDefault="0075485B" w:rsidP="00CD3B48">
      <w:r>
        <w:t>(</w:t>
      </w:r>
      <w:r w:rsidR="00374EBE">
        <w:t xml:space="preserve">16) </w:t>
      </w:r>
      <w:r w:rsidR="00CD3B48" w:rsidRPr="00EA27A6">
        <w:t xml:space="preserve">Mieki ammuin, mutta en tappanu </w:t>
      </w:r>
      <w:r w:rsidR="009916BD">
        <w:t>[</w:t>
      </w:r>
      <w:r w:rsidR="00CD3B48" w:rsidRPr="00EA27A6">
        <w:rPr>
          <w:i/>
        </w:rPr>
        <w:t>yhthään</w:t>
      </w:r>
      <w:r w:rsidR="00C0366D">
        <w:t xml:space="preserve"> ihmistä</w:t>
      </w:r>
      <w:r w:rsidR="009916BD">
        <w:t>]</w:t>
      </w:r>
      <w:r w:rsidR="00C0366D">
        <w:t>.</w:t>
      </w:r>
    </w:p>
    <w:p w14:paraId="255584F4" w14:textId="11A60FA3" w:rsidR="00CD3B48" w:rsidRPr="00EA27A6" w:rsidRDefault="0075485B" w:rsidP="00CD3B48">
      <w:r>
        <w:t>(</w:t>
      </w:r>
      <w:r w:rsidR="00374EBE">
        <w:t xml:space="preserve">17) </w:t>
      </w:r>
      <w:r w:rsidR="00CD3B48" w:rsidRPr="00EA27A6">
        <w:t xml:space="preserve">Meilä ei ole </w:t>
      </w:r>
      <w:r w:rsidR="009916BD">
        <w:t>[</w:t>
      </w:r>
      <w:r w:rsidR="00CD3B48" w:rsidRPr="00EA27A6">
        <w:rPr>
          <w:i/>
        </w:rPr>
        <w:t>yhthään</w:t>
      </w:r>
      <w:r w:rsidR="00CD3B48" w:rsidRPr="00EA27A6">
        <w:t xml:space="preserve"> vettä</w:t>
      </w:r>
      <w:r w:rsidR="009916BD">
        <w:t>]</w:t>
      </w:r>
      <w:r w:rsidR="00CD3B48" w:rsidRPr="00EA27A6">
        <w:t>.</w:t>
      </w:r>
    </w:p>
    <w:p w14:paraId="53ACFC11" w14:textId="77777777" w:rsidR="00F904D4" w:rsidRDefault="00C30B69" w:rsidP="00B84027">
      <w:pPr>
        <w:pStyle w:val="Overskrift3"/>
        <w:rPr>
          <w:lang w:val="fi-FI"/>
        </w:rPr>
      </w:pPr>
      <w:bookmarkStart w:id="1905" w:name="_Lukumäärän_pronomenit"/>
      <w:bookmarkStart w:id="1906" w:name="_Toc241129353"/>
      <w:bookmarkStart w:id="1907" w:name="_Toc311273936"/>
      <w:bookmarkEnd w:id="1905"/>
      <w:r w:rsidRPr="00DE05FD">
        <w:rPr>
          <w:lang w:val="fi-FI"/>
        </w:rPr>
        <w:t xml:space="preserve">Lukumäärän </w:t>
      </w:r>
      <w:r>
        <w:rPr>
          <w:lang w:val="fi-FI"/>
        </w:rPr>
        <w:t>pronomen</w:t>
      </w:r>
      <w:r w:rsidRPr="00DE05FD">
        <w:rPr>
          <w:lang w:val="fi-FI"/>
        </w:rPr>
        <w:t>it</w:t>
      </w:r>
      <w:bookmarkEnd w:id="1906"/>
      <w:bookmarkEnd w:id="1907"/>
    </w:p>
    <w:p w14:paraId="3B9E996F" w14:textId="7AD425B7" w:rsidR="00C30B69" w:rsidRDefault="00C30B69" w:rsidP="00C30B69">
      <w:pPr>
        <w:spacing w:before="120" w:after="120"/>
        <w:rPr>
          <w:lang w:val="fi-FI"/>
        </w:rPr>
      </w:pPr>
      <w:r w:rsidRPr="008D0E74">
        <w:rPr>
          <w:smallCaps/>
          <w:lang w:val="fi-FI"/>
        </w:rPr>
        <w:t xml:space="preserve">Lukumäärän </w:t>
      </w:r>
      <w:r w:rsidR="00080CE6">
        <w:rPr>
          <w:smallCaps/>
          <w:lang w:val="fi-FI"/>
        </w:rPr>
        <w:t>pronomenii</w:t>
      </w:r>
      <w:r w:rsidRPr="008D0E74">
        <w:rPr>
          <w:smallCaps/>
          <w:lang w:val="fi-FI"/>
        </w:rPr>
        <w:t>la</w:t>
      </w:r>
      <w:r>
        <w:rPr>
          <w:lang w:val="fi-FI"/>
        </w:rPr>
        <w:t xml:space="preserve"> meinathaan tässä </w:t>
      </w:r>
      <w:r w:rsidR="00651DC9">
        <w:rPr>
          <w:lang w:val="fi-FI"/>
        </w:rPr>
        <w:t>pronomenniita</w:t>
      </w:r>
      <w:r>
        <w:rPr>
          <w:lang w:val="fi-FI"/>
        </w:rPr>
        <w:t xml:space="preserve">, mikkä muistelhaan, että jotaki oon epävissi määrä, enämen tahi vähemän, mutta ei tyhä yksi tahi kaikki. Nämät pronomenit oon kuitenki kaikki siinä mielessä </w:t>
      </w:r>
      <w:r w:rsidRPr="00622362">
        <w:rPr>
          <w:lang w:val="fi-FI"/>
        </w:rPr>
        <w:t>distributiiviset, ette jokhaista joukon jäsentä ajatelhaan erittäin. Niitä ei sitte voi käyttäät ainheesta tahi abstraktisannoin kans, mutta tyhä semmoisista referentiistä, mitä saattaa räknätä</w:t>
      </w:r>
      <w:r w:rsidR="004A40AE" w:rsidRPr="00622362">
        <w:rPr>
          <w:lang w:val="fi-FI"/>
        </w:rPr>
        <w:t>.</w:t>
      </w:r>
    </w:p>
    <w:p w14:paraId="4E71009B" w14:textId="5BFFBD74" w:rsidR="00C30B69" w:rsidRPr="00FE0F89" w:rsidRDefault="00C30B69" w:rsidP="00C30B69">
      <w:pPr>
        <w:spacing w:before="120" w:after="120"/>
        <w:rPr>
          <w:lang w:val="fi-FI"/>
        </w:rPr>
      </w:pPr>
      <w:r w:rsidRPr="00FE0F89">
        <w:rPr>
          <w:lang w:val="fi-FI"/>
        </w:rPr>
        <w:t xml:space="preserve">Lukumäärän </w:t>
      </w:r>
      <w:r w:rsidR="00651DC9">
        <w:rPr>
          <w:lang w:val="fi-FI"/>
        </w:rPr>
        <w:t>pronomenniita</w:t>
      </w:r>
      <w:r w:rsidRPr="00FE0F89">
        <w:rPr>
          <w:lang w:val="fi-FI"/>
        </w:rPr>
        <w:t xml:space="preserve"> oon </w:t>
      </w:r>
      <w:r w:rsidRPr="00FE0F89">
        <w:rPr>
          <w:i/>
          <w:lang w:val="fi-FI"/>
        </w:rPr>
        <w:t>joku</w:t>
      </w:r>
      <w:r w:rsidRPr="00FE0F89">
        <w:rPr>
          <w:lang w:val="fi-FI"/>
        </w:rPr>
        <w:t xml:space="preserve">, </w:t>
      </w:r>
      <w:r w:rsidRPr="00FE0F89">
        <w:rPr>
          <w:i/>
          <w:lang w:val="fi-FI"/>
        </w:rPr>
        <w:t>joku harva</w:t>
      </w:r>
      <w:r w:rsidRPr="00FE0F89">
        <w:rPr>
          <w:lang w:val="fi-FI"/>
        </w:rPr>
        <w:t xml:space="preserve">, </w:t>
      </w:r>
      <w:r w:rsidRPr="00FE0F89">
        <w:rPr>
          <w:i/>
          <w:lang w:val="fi-FI"/>
        </w:rPr>
        <w:t>muutampi</w:t>
      </w:r>
      <w:r w:rsidRPr="00FE0F89">
        <w:rPr>
          <w:lang w:val="fi-FI"/>
        </w:rPr>
        <w:t xml:space="preserve">, </w:t>
      </w:r>
      <w:r w:rsidRPr="00FE0F89">
        <w:rPr>
          <w:i/>
          <w:lang w:val="fi-FI"/>
        </w:rPr>
        <w:t>moni</w:t>
      </w:r>
      <w:r w:rsidRPr="00FE0F89">
        <w:rPr>
          <w:lang w:val="fi-FI"/>
        </w:rPr>
        <w:t xml:space="preserve">, </w:t>
      </w:r>
      <w:r w:rsidRPr="00FE0F89">
        <w:rPr>
          <w:i/>
          <w:lang w:val="fi-FI"/>
        </w:rPr>
        <w:t xml:space="preserve">ussee </w:t>
      </w:r>
      <w:r w:rsidR="00BA1173" w:rsidRPr="00BA1173">
        <w:rPr>
          <w:lang w:val="fi-FI"/>
        </w:rPr>
        <w:t>~</w:t>
      </w:r>
      <w:r w:rsidRPr="00FE0F89">
        <w:rPr>
          <w:i/>
          <w:lang w:val="fi-FI"/>
        </w:rPr>
        <w:t xml:space="preserve"> usea </w:t>
      </w:r>
      <w:r w:rsidR="00BA1173" w:rsidRPr="00BA1173">
        <w:rPr>
          <w:lang w:val="fi-FI"/>
        </w:rPr>
        <w:t>~</w:t>
      </w:r>
      <w:r w:rsidRPr="00FE0F89">
        <w:rPr>
          <w:i/>
          <w:lang w:val="fi-FI"/>
        </w:rPr>
        <w:t xml:space="preserve"> usia</w:t>
      </w:r>
      <w:r w:rsidR="0075485B" w:rsidRPr="0075485B">
        <w:rPr>
          <w:lang w:val="fi-FI"/>
        </w:rPr>
        <w:t>,</w:t>
      </w:r>
      <w:r w:rsidRPr="00FE0F89">
        <w:rPr>
          <w:lang w:val="fi-FI"/>
        </w:rPr>
        <w:t xml:space="preserve"> </w:t>
      </w:r>
      <w:r w:rsidRPr="00FE0F89">
        <w:rPr>
          <w:i/>
          <w:lang w:val="fi-FI"/>
        </w:rPr>
        <w:t xml:space="preserve">usheempi </w:t>
      </w:r>
      <w:r w:rsidR="00BA1173" w:rsidRPr="00BA1173">
        <w:rPr>
          <w:lang w:val="fi-FI"/>
        </w:rPr>
        <w:t>~</w:t>
      </w:r>
      <w:r w:rsidRPr="00FE0F89">
        <w:rPr>
          <w:i/>
          <w:lang w:val="fi-FI"/>
        </w:rPr>
        <w:t xml:space="preserve"> useampi </w:t>
      </w:r>
      <w:r w:rsidR="00BA1173" w:rsidRPr="00BA1173">
        <w:rPr>
          <w:lang w:val="fi-FI"/>
        </w:rPr>
        <w:t>~</w:t>
      </w:r>
      <w:r w:rsidRPr="00FE0F89">
        <w:rPr>
          <w:i/>
          <w:lang w:val="fi-FI"/>
        </w:rPr>
        <w:t xml:space="preserve"> usiampi </w:t>
      </w:r>
      <w:r w:rsidRPr="00FE0F89">
        <w:rPr>
          <w:lang w:val="fi-FI"/>
        </w:rPr>
        <w:t xml:space="preserve">ja </w:t>
      </w:r>
      <w:r w:rsidRPr="00FE0F89">
        <w:rPr>
          <w:i/>
          <w:lang w:val="fi-FI"/>
        </w:rPr>
        <w:t>paljo</w:t>
      </w:r>
      <w:r w:rsidR="006705BB">
        <w:rPr>
          <w:i/>
          <w:lang w:val="fi-FI"/>
        </w:rPr>
        <w:t xml:space="preserve"> </w:t>
      </w:r>
      <w:r w:rsidR="006705BB">
        <w:rPr>
          <w:lang w:val="fi-FI"/>
        </w:rPr>
        <w:t xml:space="preserve">ja </w:t>
      </w:r>
      <w:r w:rsidR="006705BB">
        <w:rPr>
          <w:i/>
          <w:lang w:val="fi-FI"/>
        </w:rPr>
        <w:t>vähä</w:t>
      </w:r>
      <w:r w:rsidR="001B127A" w:rsidRPr="001B127A">
        <w:rPr>
          <w:lang w:val="fi-FI"/>
        </w:rPr>
        <w:t>.</w:t>
      </w:r>
      <w:r w:rsidR="00576288">
        <w:rPr>
          <w:lang w:val="fi-FI"/>
        </w:rPr>
        <w:t xml:space="preserve"> Näistä</w:t>
      </w:r>
      <w:r w:rsidRPr="00FE0F89">
        <w:rPr>
          <w:i/>
          <w:lang w:val="fi-FI"/>
        </w:rPr>
        <w:t xml:space="preserve"> joku</w:t>
      </w:r>
      <w:r w:rsidR="0075485B" w:rsidRPr="0075485B">
        <w:rPr>
          <w:lang w:val="fi-FI"/>
        </w:rPr>
        <w:t>,</w:t>
      </w:r>
      <w:r w:rsidRPr="00FE0F89">
        <w:rPr>
          <w:i/>
          <w:lang w:val="fi-FI"/>
        </w:rPr>
        <w:t xml:space="preserve"> harva</w:t>
      </w:r>
      <w:r w:rsidRPr="00FE0F89">
        <w:rPr>
          <w:lang w:val="fi-FI"/>
        </w:rPr>
        <w:t xml:space="preserve"> ja </w:t>
      </w:r>
      <w:r w:rsidRPr="00FE0F89">
        <w:rPr>
          <w:i/>
          <w:lang w:val="fi-FI"/>
        </w:rPr>
        <w:t>joku harva</w:t>
      </w:r>
      <w:r w:rsidRPr="00FE0F89">
        <w:rPr>
          <w:lang w:val="fi-FI"/>
        </w:rPr>
        <w:t xml:space="preserve"> meinathaan, ette joitaki oon kuitenki relatiivisesti vähän, </w:t>
      </w:r>
      <w:r w:rsidRPr="00FE0F89">
        <w:rPr>
          <w:i/>
          <w:lang w:val="fi-FI"/>
        </w:rPr>
        <w:t>muutampi</w:t>
      </w:r>
      <w:r w:rsidRPr="00FE0F89">
        <w:rPr>
          <w:lang w:val="fi-FI"/>
        </w:rPr>
        <w:t xml:space="preserve"> ette ei ole paljon mutta kuitenki enämen ko joku harva, </w:t>
      </w:r>
      <w:r w:rsidRPr="00FE0F89">
        <w:rPr>
          <w:i/>
          <w:lang w:val="fi-FI"/>
        </w:rPr>
        <w:t>moni</w:t>
      </w:r>
      <w:r w:rsidRPr="00FE0F89">
        <w:rPr>
          <w:lang w:val="fi-FI"/>
        </w:rPr>
        <w:t xml:space="preserve">, </w:t>
      </w:r>
      <w:r w:rsidRPr="00FE0F89">
        <w:rPr>
          <w:i/>
          <w:lang w:val="fi-FI"/>
        </w:rPr>
        <w:t>ussee</w:t>
      </w:r>
      <w:r w:rsidRPr="00FE0F89">
        <w:rPr>
          <w:lang w:val="fi-FI"/>
        </w:rPr>
        <w:t xml:space="preserve">, </w:t>
      </w:r>
      <w:r w:rsidRPr="00FE0F89">
        <w:rPr>
          <w:i/>
          <w:lang w:val="fi-FI"/>
        </w:rPr>
        <w:t xml:space="preserve">usheempi </w:t>
      </w:r>
      <w:r w:rsidR="00AB6E2F">
        <w:rPr>
          <w:lang w:val="fi-FI"/>
        </w:rPr>
        <w:t>ja niitten variantit</w:t>
      </w:r>
      <w:r w:rsidRPr="00FE0F89">
        <w:rPr>
          <w:i/>
          <w:lang w:val="fi-FI"/>
        </w:rPr>
        <w:t xml:space="preserve"> </w:t>
      </w:r>
      <w:r w:rsidRPr="00FE0F89">
        <w:rPr>
          <w:lang w:val="fi-FI"/>
        </w:rPr>
        <w:t xml:space="preserve">ette joitaki oon kohta paljon. </w:t>
      </w:r>
      <w:r w:rsidR="009173F9">
        <w:rPr>
          <w:lang w:val="fi-FI"/>
        </w:rPr>
        <w:t>Pronomenila</w:t>
      </w:r>
      <w:r w:rsidR="00273449">
        <w:rPr>
          <w:lang w:val="fi-FI"/>
        </w:rPr>
        <w:t xml:space="preserve"> </w:t>
      </w:r>
      <w:r w:rsidR="00273449">
        <w:rPr>
          <w:i/>
          <w:lang w:val="fi-FI"/>
        </w:rPr>
        <w:t xml:space="preserve">paljo </w:t>
      </w:r>
      <w:r w:rsidR="00273449">
        <w:rPr>
          <w:lang w:val="fi-FI"/>
        </w:rPr>
        <w:t xml:space="preserve">refereerathaan relatiivisesti ishoon lukumäärhään, ja sen vastakohtaa ilmoitethaan </w:t>
      </w:r>
      <w:r w:rsidR="009173F9">
        <w:rPr>
          <w:lang w:val="fi-FI"/>
        </w:rPr>
        <w:t>pronomenila</w:t>
      </w:r>
      <w:r w:rsidR="00273449">
        <w:rPr>
          <w:lang w:val="fi-FI"/>
        </w:rPr>
        <w:t xml:space="preserve"> </w:t>
      </w:r>
      <w:r w:rsidR="00273449">
        <w:rPr>
          <w:i/>
          <w:lang w:val="fi-FI"/>
        </w:rPr>
        <w:t>vähä</w:t>
      </w:r>
      <w:r w:rsidR="001B127A" w:rsidRPr="001B127A">
        <w:rPr>
          <w:lang w:val="fi-FI"/>
        </w:rPr>
        <w:t>.</w:t>
      </w:r>
      <w:r w:rsidR="00273449">
        <w:rPr>
          <w:i/>
          <w:lang w:val="fi-FI"/>
        </w:rPr>
        <w:t xml:space="preserve"> </w:t>
      </w:r>
      <w:r w:rsidRPr="00FE0F89">
        <w:rPr>
          <w:lang w:val="fi-FI"/>
        </w:rPr>
        <w:t>Näin</w:t>
      </w:r>
      <w:r w:rsidR="001804EB">
        <w:rPr>
          <w:lang w:val="fi-FI"/>
        </w:rPr>
        <w:t xml:space="preserve"> (1, 2)</w:t>
      </w:r>
      <w:r w:rsidRPr="00FE0F89">
        <w:rPr>
          <w:lang w:val="fi-FI"/>
        </w:rPr>
        <w:t>:</w:t>
      </w:r>
    </w:p>
    <w:p w14:paraId="60310682" w14:textId="75B8A64A" w:rsidR="00C30B69" w:rsidRPr="00FE0F89" w:rsidRDefault="001804EB" w:rsidP="00C30B69">
      <w:pPr>
        <w:spacing w:before="120" w:after="120"/>
        <w:rPr>
          <w:lang w:val="fi-FI"/>
        </w:rPr>
      </w:pPr>
      <w:r>
        <w:rPr>
          <w:lang w:val="fi-FI"/>
        </w:rPr>
        <w:t>(1)</w:t>
      </w:r>
      <w:r>
        <w:rPr>
          <w:i/>
          <w:lang w:val="fi-FI"/>
        </w:rPr>
        <w:t xml:space="preserve"> </w:t>
      </w:r>
      <w:r w:rsidR="00C30B69" w:rsidRPr="00FE0F89">
        <w:rPr>
          <w:i/>
          <w:lang w:val="fi-FI"/>
        </w:rPr>
        <w:t>Muutamat</w:t>
      </w:r>
      <w:r w:rsidR="00C30B69" w:rsidRPr="00FE0F89">
        <w:rPr>
          <w:lang w:val="fi-FI"/>
        </w:rPr>
        <w:t xml:space="preserve"> oon kasvattanheet </w:t>
      </w:r>
      <w:r w:rsidR="00AB4F1F">
        <w:rPr>
          <w:lang w:val="fi-FI"/>
        </w:rPr>
        <w:t>ohra</w:t>
      </w:r>
      <w:r w:rsidR="00C30B69" w:rsidRPr="00FE0F89">
        <w:rPr>
          <w:lang w:val="fi-FI"/>
        </w:rPr>
        <w:t xml:space="preserve">aki, ei kyllä </w:t>
      </w:r>
      <w:r>
        <w:rPr>
          <w:lang w:val="fi-FI"/>
        </w:rPr>
        <w:t>[</w:t>
      </w:r>
      <w:r w:rsidR="00C30B69" w:rsidRPr="00FE0F89">
        <w:rPr>
          <w:i/>
          <w:lang w:val="fi-FI"/>
        </w:rPr>
        <w:t>monessa</w:t>
      </w:r>
      <w:r w:rsidR="00C30B69" w:rsidRPr="00FE0F89">
        <w:rPr>
          <w:lang w:val="fi-FI"/>
        </w:rPr>
        <w:t xml:space="preserve"> talossa</w:t>
      </w:r>
      <w:r>
        <w:rPr>
          <w:lang w:val="fi-FI"/>
        </w:rPr>
        <w:t>]</w:t>
      </w:r>
      <w:r w:rsidR="00C30B69" w:rsidRPr="00FE0F89">
        <w:rPr>
          <w:lang w:val="fi-FI"/>
        </w:rPr>
        <w:t xml:space="preserve"> mutta juuri </w:t>
      </w:r>
      <w:r>
        <w:rPr>
          <w:lang w:val="fi-FI"/>
        </w:rPr>
        <w:t>[</w:t>
      </w:r>
      <w:r w:rsidR="00C30B69" w:rsidRPr="00FE0F89">
        <w:rPr>
          <w:i/>
          <w:lang w:val="fi-FI"/>
        </w:rPr>
        <w:t>jossaki harvassa</w:t>
      </w:r>
      <w:r w:rsidR="00C30B69" w:rsidRPr="00FE0F89">
        <w:rPr>
          <w:lang w:val="fi-FI"/>
        </w:rPr>
        <w:t xml:space="preserve"> taloss</w:t>
      </w:r>
      <w:r w:rsidR="00C30B69" w:rsidRPr="00FE0F89">
        <w:rPr>
          <w:i/>
          <w:lang w:val="fi-FI"/>
        </w:rPr>
        <w:t>a</w:t>
      </w:r>
      <w:r>
        <w:rPr>
          <w:lang w:val="fi-FI"/>
        </w:rPr>
        <w:t>]</w:t>
      </w:r>
      <w:r w:rsidR="00C30B69" w:rsidRPr="00FE0F89">
        <w:rPr>
          <w:lang w:val="fi-FI"/>
        </w:rPr>
        <w:t>.</w:t>
      </w:r>
    </w:p>
    <w:p w14:paraId="53D39F03" w14:textId="60309EA4" w:rsidR="00C30B69" w:rsidRPr="00293153" w:rsidRDefault="001804EB" w:rsidP="00C30B69">
      <w:pPr>
        <w:spacing w:before="120" w:after="120"/>
        <w:rPr>
          <w:lang w:val="fi-FI"/>
        </w:rPr>
      </w:pPr>
      <w:r>
        <w:rPr>
          <w:lang w:val="fi-FI"/>
        </w:rPr>
        <w:t xml:space="preserve">(2) </w:t>
      </w:r>
      <w:r w:rsidR="00C30B69" w:rsidRPr="00FE0F89">
        <w:rPr>
          <w:lang w:val="fi-FI"/>
        </w:rPr>
        <w:t xml:space="preserve">Täälä oon kulkenu </w:t>
      </w:r>
      <w:r>
        <w:rPr>
          <w:lang w:val="fi-FI"/>
        </w:rPr>
        <w:t>[</w:t>
      </w:r>
      <w:r w:rsidR="00C30B69" w:rsidRPr="00FE0F89">
        <w:rPr>
          <w:i/>
          <w:lang w:val="fi-FI"/>
        </w:rPr>
        <w:t>usheita</w:t>
      </w:r>
      <w:r w:rsidR="00C30B69" w:rsidRPr="00FE0F89">
        <w:rPr>
          <w:lang w:val="fi-FI"/>
        </w:rPr>
        <w:t xml:space="preserve"> suomalaissii</w:t>
      </w:r>
      <w:r>
        <w:rPr>
          <w:lang w:val="fi-FI"/>
        </w:rPr>
        <w:t>]</w:t>
      </w:r>
      <w:r w:rsidR="00C30B69" w:rsidRPr="00FE0F89">
        <w:rPr>
          <w:lang w:val="fi-FI"/>
        </w:rPr>
        <w:t xml:space="preserve"> ja </w:t>
      </w:r>
      <w:r w:rsidR="00C30B69" w:rsidRPr="00FE0F89">
        <w:rPr>
          <w:i/>
          <w:lang w:val="fi-FI"/>
        </w:rPr>
        <w:t>jokku</w:t>
      </w:r>
      <w:r w:rsidR="00C30B69" w:rsidRPr="00FE0F89">
        <w:rPr>
          <w:lang w:val="fi-FI"/>
        </w:rPr>
        <w:t xml:space="preserve"> oon jäänheetki.</w:t>
      </w:r>
      <w:r w:rsidR="00273449">
        <w:rPr>
          <w:lang w:val="fi-FI"/>
        </w:rPr>
        <w:t xml:space="preserve"> Mutta </w:t>
      </w:r>
      <w:r>
        <w:rPr>
          <w:lang w:val="fi-FI"/>
        </w:rPr>
        <w:t>[</w:t>
      </w:r>
      <w:r w:rsidR="00273449" w:rsidRPr="00A37A32">
        <w:rPr>
          <w:i/>
          <w:lang w:val="fi-FI"/>
        </w:rPr>
        <w:t xml:space="preserve">paljoita </w:t>
      </w:r>
      <w:r w:rsidR="00273449">
        <w:rPr>
          <w:lang w:val="fi-FI"/>
        </w:rPr>
        <w:t>suomalaissii</w:t>
      </w:r>
      <w:r>
        <w:rPr>
          <w:lang w:val="fi-FI"/>
        </w:rPr>
        <w:t>]</w:t>
      </w:r>
      <w:r w:rsidR="00273449">
        <w:rPr>
          <w:lang w:val="fi-FI"/>
        </w:rPr>
        <w:t xml:space="preserve"> ei kyllä tä</w:t>
      </w:r>
      <w:r>
        <w:rPr>
          <w:lang w:val="fi-FI"/>
        </w:rPr>
        <w:t>ä</w:t>
      </w:r>
      <w:r w:rsidR="00273449">
        <w:rPr>
          <w:lang w:val="fi-FI"/>
        </w:rPr>
        <w:t>ltäkhään löyđy.</w:t>
      </w:r>
    </w:p>
    <w:p w14:paraId="7888249B" w14:textId="3E5F1AFC" w:rsidR="00C30B69" w:rsidRDefault="000A148D" w:rsidP="00C30B69">
      <w:pPr>
        <w:spacing w:before="120" w:after="120"/>
        <w:rPr>
          <w:lang w:val="fi-FI"/>
        </w:rPr>
      </w:pPr>
      <w:r>
        <w:rPr>
          <w:lang w:val="fi-FI"/>
        </w:rPr>
        <w:t>Usheimitten</w:t>
      </w:r>
      <w:r w:rsidR="00C30B69">
        <w:rPr>
          <w:lang w:val="fi-FI"/>
        </w:rPr>
        <w:t xml:space="preserve"> oon niin, ette saattaa vaphaasti valita, halluuko näistä </w:t>
      </w:r>
      <w:r w:rsidR="00080CE6">
        <w:rPr>
          <w:lang w:val="fi-FI"/>
        </w:rPr>
        <w:t>pronomenii</w:t>
      </w:r>
      <w:r w:rsidR="00C30B69">
        <w:rPr>
          <w:lang w:val="fi-FI"/>
        </w:rPr>
        <w:t>sta käyttäät singulaari- eli pluraalihaamuu</w:t>
      </w:r>
      <w:r w:rsidR="005F1D18">
        <w:rPr>
          <w:lang w:val="fi-FI"/>
        </w:rPr>
        <w:t xml:space="preserve">; merkitys oon </w:t>
      </w:r>
      <w:r w:rsidR="00576288">
        <w:rPr>
          <w:lang w:val="fi-FI"/>
        </w:rPr>
        <w:t xml:space="preserve">kohta </w:t>
      </w:r>
      <w:r w:rsidR="005F1D18">
        <w:rPr>
          <w:lang w:val="fi-FI"/>
        </w:rPr>
        <w:t xml:space="preserve">sama, käyttääpä sitte singulaari </w:t>
      </w:r>
      <w:r w:rsidR="00BB1A5C">
        <w:rPr>
          <w:lang w:val="fi-FI"/>
        </w:rPr>
        <w:t xml:space="preserve">(3–13) </w:t>
      </w:r>
      <w:r w:rsidR="005F1D18">
        <w:rPr>
          <w:lang w:val="fi-FI"/>
        </w:rPr>
        <w:t>eli pluraalii (</w:t>
      </w:r>
      <w:r w:rsidR="00BB1A5C">
        <w:rPr>
          <w:lang w:val="fi-FI"/>
        </w:rPr>
        <w:t>14–24</w:t>
      </w:r>
      <w:r w:rsidR="005F1D18">
        <w:rPr>
          <w:lang w:val="fi-FI"/>
        </w:rPr>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8"/>
        <w:gridCol w:w="450"/>
        <w:gridCol w:w="4364"/>
      </w:tblGrid>
      <w:tr w:rsidR="00415E98" w14:paraId="01BD3153" w14:textId="77777777" w:rsidTr="00BA1173">
        <w:tc>
          <w:tcPr>
            <w:tcW w:w="4428" w:type="dxa"/>
          </w:tcPr>
          <w:p w14:paraId="6DA85BEF" w14:textId="2AC3F886" w:rsidR="00415E98" w:rsidRDefault="00415E98" w:rsidP="00415E98">
            <w:pPr>
              <w:spacing w:before="120" w:after="120"/>
            </w:pPr>
            <w:r>
              <w:t>(3)</w:t>
            </w:r>
            <w:r>
              <w:rPr>
                <w:i/>
              </w:rPr>
              <w:t xml:space="preserve"> Harva</w:t>
            </w:r>
            <w:r>
              <w:t xml:space="preserve"> tiettää, kuka Beronka oli. </w:t>
            </w:r>
          </w:p>
        </w:tc>
        <w:tc>
          <w:tcPr>
            <w:tcW w:w="450" w:type="dxa"/>
          </w:tcPr>
          <w:p w14:paraId="6EDBC354" w14:textId="3B21EDB8" w:rsidR="00415E98" w:rsidRDefault="00415E98" w:rsidP="00C30B69">
            <w:pPr>
              <w:spacing w:before="120" w:after="120"/>
            </w:pPr>
            <w:r>
              <w:t>~</w:t>
            </w:r>
          </w:p>
        </w:tc>
        <w:tc>
          <w:tcPr>
            <w:tcW w:w="4364" w:type="dxa"/>
          </w:tcPr>
          <w:p w14:paraId="7FE14FBE" w14:textId="265C2CB6" w:rsidR="00415E98" w:rsidRDefault="00BB1A5C" w:rsidP="00BB1A5C">
            <w:pPr>
              <w:spacing w:before="120" w:after="120"/>
            </w:pPr>
            <w:r>
              <w:t>(14)</w:t>
            </w:r>
            <w:r>
              <w:rPr>
                <w:i/>
              </w:rPr>
              <w:t xml:space="preserve"> </w:t>
            </w:r>
            <w:r w:rsidR="00415E98" w:rsidRPr="002622EB">
              <w:rPr>
                <w:i/>
              </w:rPr>
              <w:t>Harvat</w:t>
            </w:r>
            <w:r w:rsidR="00415E98">
              <w:t xml:space="preserve"> tie</w:t>
            </w:r>
            <w:r w:rsidR="00415E98" w:rsidRPr="008757EB">
              <w:t>đ</w:t>
            </w:r>
            <w:r w:rsidR="00415E98">
              <w:t>ethään, kuka Beronka oli.</w:t>
            </w:r>
          </w:p>
        </w:tc>
      </w:tr>
      <w:tr w:rsidR="00415E98" w14:paraId="0648BDA5" w14:textId="77777777" w:rsidTr="00BA1173">
        <w:tc>
          <w:tcPr>
            <w:tcW w:w="4428" w:type="dxa"/>
          </w:tcPr>
          <w:p w14:paraId="5219F606" w14:textId="2C5C215B" w:rsidR="00415E98" w:rsidRDefault="00415E98" w:rsidP="00415E98">
            <w:pPr>
              <w:spacing w:before="120" w:after="120"/>
            </w:pPr>
            <w:r>
              <w:t>(4)</w:t>
            </w:r>
            <w:r>
              <w:rPr>
                <w:i/>
              </w:rPr>
              <w:t xml:space="preserve"> </w:t>
            </w:r>
            <w:r>
              <w:t>Mie olen ollu Suomessa [</w:t>
            </w:r>
            <w:r>
              <w:rPr>
                <w:i/>
              </w:rPr>
              <w:t xml:space="preserve">jonku harvan </w:t>
            </w:r>
            <w:r>
              <w:t xml:space="preserve">kerran]. </w:t>
            </w:r>
          </w:p>
        </w:tc>
        <w:tc>
          <w:tcPr>
            <w:tcW w:w="450" w:type="dxa"/>
          </w:tcPr>
          <w:p w14:paraId="490018DA" w14:textId="65786F8E" w:rsidR="00415E98" w:rsidRDefault="00415E98" w:rsidP="00C30B69">
            <w:pPr>
              <w:spacing w:before="120" w:after="120"/>
            </w:pPr>
            <w:r>
              <w:t>~</w:t>
            </w:r>
          </w:p>
        </w:tc>
        <w:tc>
          <w:tcPr>
            <w:tcW w:w="4364" w:type="dxa"/>
          </w:tcPr>
          <w:p w14:paraId="23C6376B" w14:textId="66E6D4F9" w:rsidR="00415E98" w:rsidRDefault="00BB1A5C" w:rsidP="00BB1A5C">
            <w:pPr>
              <w:spacing w:before="120" w:after="120"/>
            </w:pPr>
            <w:r>
              <w:t xml:space="preserve">(15) </w:t>
            </w:r>
            <w:r w:rsidR="00415E98">
              <w:t>Mie olen ollu Suomessa [</w:t>
            </w:r>
            <w:r w:rsidR="00415E98">
              <w:rPr>
                <w:i/>
              </w:rPr>
              <w:t>jokku harvat</w:t>
            </w:r>
            <w:r w:rsidR="00415E98">
              <w:t xml:space="preserve"> kerrat].</w:t>
            </w:r>
          </w:p>
        </w:tc>
      </w:tr>
      <w:tr w:rsidR="00415E98" w14:paraId="1FDD785B" w14:textId="77777777" w:rsidTr="00BA1173">
        <w:tc>
          <w:tcPr>
            <w:tcW w:w="4428" w:type="dxa"/>
          </w:tcPr>
          <w:p w14:paraId="2FA01824" w14:textId="5D04E063" w:rsidR="00415E98" w:rsidRDefault="00415E98" w:rsidP="00415E98">
            <w:pPr>
              <w:spacing w:before="120" w:after="120"/>
            </w:pPr>
            <w:r>
              <w:t>(5)</w:t>
            </w:r>
            <w:r>
              <w:rPr>
                <w:i/>
              </w:rPr>
              <w:t xml:space="preserve"> </w:t>
            </w:r>
            <w:r>
              <w:t>[</w:t>
            </w:r>
            <w:r>
              <w:rPr>
                <w:i/>
              </w:rPr>
              <w:t>Jollaki harvala</w:t>
            </w:r>
            <w:r>
              <w:t xml:space="preserve"> oli tyhä yksi kläppi].</w:t>
            </w:r>
          </w:p>
        </w:tc>
        <w:tc>
          <w:tcPr>
            <w:tcW w:w="450" w:type="dxa"/>
          </w:tcPr>
          <w:p w14:paraId="2BCAF592" w14:textId="1F2122D7" w:rsidR="00415E98" w:rsidRDefault="00415E98" w:rsidP="00C30B69">
            <w:pPr>
              <w:spacing w:before="120" w:after="120"/>
            </w:pPr>
            <w:r>
              <w:t>~</w:t>
            </w:r>
          </w:p>
        </w:tc>
        <w:tc>
          <w:tcPr>
            <w:tcW w:w="4364" w:type="dxa"/>
          </w:tcPr>
          <w:p w14:paraId="243BA95F" w14:textId="5583AF46" w:rsidR="00415E98" w:rsidRDefault="00BB1A5C" w:rsidP="00C30B69">
            <w:pPr>
              <w:spacing w:before="120" w:after="120"/>
            </w:pPr>
            <w:r>
              <w:t xml:space="preserve">(16) </w:t>
            </w:r>
            <w:r w:rsidR="00415E98">
              <w:t>[</w:t>
            </w:r>
            <w:r w:rsidR="00415E98">
              <w:rPr>
                <w:i/>
              </w:rPr>
              <w:t>Joilaki harvoila</w:t>
            </w:r>
            <w:r w:rsidR="00415E98">
              <w:t>] oli tyhä yksi kläppi.</w:t>
            </w:r>
          </w:p>
        </w:tc>
      </w:tr>
      <w:tr w:rsidR="00415E98" w14:paraId="3FE5926A" w14:textId="77777777" w:rsidTr="00BA1173">
        <w:tc>
          <w:tcPr>
            <w:tcW w:w="4428" w:type="dxa"/>
          </w:tcPr>
          <w:p w14:paraId="0E5F028B" w14:textId="6C4AA71D" w:rsidR="00415E98" w:rsidRDefault="00415E98" w:rsidP="00415E98">
            <w:pPr>
              <w:spacing w:before="120" w:after="120"/>
            </w:pPr>
            <w:r>
              <w:t>(6)</w:t>
            </w:r>
            <w:r>
              <w:rPr>
                <w:i/>
              </w:rPr>
              <w:t xml:space="preserve"> Muutampi</w:t>
            </w:r>
            <w:r>
              <w:t xml:space="preserve"> saattoi kohta huonosti ruijaa.</w:t>
            </w:r>
          </w:p>
        </w:tc>
        <w:tc>
          <w:tcPr>
            <w:tcW w:w="450" w:type="dxa"/>
          </w:tcPr>
          <w:p w14:paraId="6DF14CE9" w14:textId="05CA1E9B" w:rsidR="00415E98" w:rsidRPr="00BA1173" w:rsidRDefault="00415E98" w:rsidP="00C30B69">
            <w:pPr>
              <w:spacing w:before="120" w:after="120"/>
            </w:pPr>
            <w:r w:rsidRPr="00BA1173">
              <w:t>~</w:t>
            </w:r>
          </w:p>
        </w:tc>
        <w:tc>
          <w:tcPr>
            <w:tcW w:w="4364" w:type="dxa"/>
          </w:tcPr>
          <w:p w14:paraId="5D206C3F" w14:textId="57E7E12B" w:rsidR="00415E98" w:rsidRDefault="00BB1A5C" w:rsidP="00C30B69">
            <w:pPr>
              <w:spacing w:before="120" w:after="120"/>
            </w:pPr>
            <w:r>
              <w:t>(17)</w:t>
            </w:r>
            <w:r>
              <w:rPr>
                <w:i/>
              </w:rPr>
              <w:t xml:space="preserve"> </w:t>
            </w:r>
            <w:r w:rsidR="00415E98">
              <w:rPr>
                <w:i/>
              </w:rPr>
              <w:t xml:space="preserve">Muutamat </w:t>
            </w:r>
            <w:r w:rsidR="00415E98" w:rsidRPr="002622EB">
              <w:t xml:space="preserve">saatehiin </w:t>
            </w:r>
            <w:r w:rsidR="00415E98">
              <w:t>kohta huonosti ruijaa.</w:t>
            </w:r>
          </w:p>
        </w:tc>
      </w:tr>
      <w:tr w:rsidR="00415E98" w14:paraId="522F601D" w14:textId="77777777" w:rsidTr="00BA1173">
        <w:tc>
          <w:tcPr>
            <w:tcW w:w="4428" w:type="dxa"/>
          </w:tcPr>
          <w:p w14:paraId="652ECB11" w14:textId="3C41D836" w:rsidR="00415E98" w:rsidRDefault="00415E98" w:rsidP="00415E98">
            <w:pPr>
              <w:spacing w:before="120" w:after="120"/>
            </w:pPr>
            <w:r>
              <w:t>7)</w:t>
            </w:r>
            <w:r>
              <w:rPr>
                <w:i/>
              </w:rPr>
              <w:t xml:space="preserve"> </w:t>
            </w:r>
            <w:r>
              <w:t>[</w:t>
            </w:r>
            <w:r>
              <w:rPr>
                <w:i/>
              </w:rPr>
              <w:t xml:space="preserve">Muutamassa </w:t>
            </w:r>
            <w:r>
              <w:t xml:space="preserve">talossa] oli sikaki. </w:t>
            </w:r>
          </w:p>
        </w:tc>
        <w:tc>
          <w:tcPr>
            <w:tcW w:w="450" w:type="dxa"/>
          </w:tcPr>
          <w:p w14:paraId="4F312DDB" w14:textId="45106350" w:rsidR="00415E98" w:rsidRDefault="00415E98" w:rsidP="00C30B69">
            <w:pPr>
              <w:spacing w:before="120" w:after="120"/>
            </w:pPr>
            <w:r>
              <w:t>~</w:t>
            </w:r>
          </w:p>
        </w:tc>
        <w:tc>
          <w:tcPr>
            <w:tcW w:w="4364" w:type="dxa"/>
          </w:tcPr>
          <w:p w14:paraId="2CB90CDE" w14:textId="63A8E5F3" w:rsidR="00415E98" w:rsidRDefault="00BB1A5C" w:rsidP="00C30B69">
            <w:pPr>
              <w:spacing w:before="120" w:after="120"/>
            </w:pPr>
            <w:r>
              <w:t xml:space="preserve">(18) </w:t>
            </w:r>
            <w:r w:rsidR="00285BB9">
              <w:t>[</w:t>
            </w:r>
            <w:r w:rsidR="00285BB9">
              <w:rPr>
                <w:i/>
              </w:rPr>
              <w:t xml:space="preserve">Muutamissa </w:t>
            </w:r>
            <w:r w:rsidR="00285BB9" w:rsidRPr="00B543E3">
              <w:t>taloissa</w:t>
            </w:r>
            <w:r w:rsidR="00285BB9">
              <w:t>]</w:t>
            </w:r>
            <w:r w:rsidR="00285BB9" w:rsidRPr="00B543E3">
              <w:t xml:space="preserve"> </w:t>
            </w:r>
            <w:r w:rsidR="00285BB9">
              <w:t>oli sikaki.</w:t>
            </w:r>
          </w:p>
        </w:tc>
      </w:tr>
      <w:tr w:rsidR="00415E98" w14:paraId="7C5A57BB" w14:textId="77777777" w:rsidTr="00744BB6">
        <w:tc>
          <w:tcPr>
            <w:tcW w:w="4428" w:type="dxa"/>
          </w:tcPr>
          <w:p w14:paraId="7E870C9A" w14:textId="602FB075" w:rsidR="00415E98" w:rsidRDefault="00415E98" w:rsidP="00415E98">
            <w:pPr>
              <w:spacing w:before="120" w:after="120"/>
            </w:pPr>
            <w:r>
              <w:t>(8)</w:t>
            </w:r>
            <w:r>
              <w:rPr>
                <w:i/>
              </w:rPr>
              <w:t xml:space="preserve"> </w:t>
            </w:r>
            <w:r>
              <w:rPr>
                <w:lang w:val="is-IS"/>
              </w:rPr>
              <w:t xml:space="preserve">Ei </w:t>
            </w:r>
            <w:r w:rsidRPr="00B42968">
              <w:rPr>
                <w:lang w:val="is-IS"/>
              </w:rPr>
              <w:t xml:space="preserve">hänen rinnale kyllä </w:t>
            </w:r>
            <w:r>
              <w:rPr>
                <w:lang w:val="is-IS"/>
              </w:rPr>
              <w:t>[</w:t>
            </w:r>
            <w:r w:rsidRPr="00B42968">
              <w:rPr>
                <w:i/>
                <w:lang w:val="is-IS"/>
              </w:rPr>
              <w:t>moni</w:t>
            </w:r>
            <w:r>
              <w:rPr>
                <w:lang w:val="is-IS"/>
              </w:rPr>
              <w:t xml:space="preserve"> poika] päässy. </w:t>
            </w:r>
          </w:p>
        </w:tc>
        <w:tc>
          <w:tcPr>
            <w:tcW w:w="450" w:type="dxa"/>
          </w:tcPr>
          <w:p w14:paraId="1DFB6882" w14:textId="20915BA3" w:rsidR="00415E98" w:rsidRDefault="00415E98" w:rsidP="00C30B69">
            <w:pPr>
              <w:spacing w:before="120" w:after="120"/>
            </w:pPr>
            <w:r>
              <w:rPr>
                <w:lang w:val="is-IS"/>
              </w:rPr>
              <w:t>~</w:t>
            </w:r>
          </w:p>
        </w:tc>
        <w:tc>
          <w:tcPr>
            <w:tcW w:w="4364" w:type="dxa"/>
          </w:tcPr>
          <w:p w14:paraId="50E500BE" w14:textId="1C9599B4" w:rsidR="00415E98" w:rsidRDefault="00BB1A5C" w:rsidP="00C30B69">
            <w:pPr>
              <w:spacing w:before="120" w:after="120"/>
            </w:pPr>
            <w:r>
              <w:rPr>
                <w:lang w:val="is-IS"/>
              </w:rPr>
              <w:t xml:space="preserve">(19) </w:t>
            </w:r>
            <w:r w:rsidR="00415E98">
              <w:rPr>
                <w:lang w:val="is-IS"/>
              </w:rPr>
              <w:t xml:space="preserve">Ei </w:t>
            </w:r>
            <w:r w:rsidR="00415E98" w:rsidRPr="00B42968">
              <w:rPr>
                <w:lang w:val="is-IS"/>
              </w:rPr>
              <w:t xml:space="preserve">hänen rinnale kyllä </w:t>
            </w:r>
            <w:r w:rsidR="00415E98">
              <w:rPr>
                <w:lang w:val="is-IS"/>
              </w:rPr>
              <w:t>[</w:t>
            </w:r>
            <w:r w:rsidR="00415E98" w:rsidRPr="00B42968">
              <w:rPr>
                <w:i/>
                <w:lang w:val="is-IS"/>
              </w:rPr>
              <w:t>monet</w:t>
            </w:r>
            <w:r w:rsidR="00415E98" w:rsidRPr="00B42968">
              <w:rPr>
                <w:lang w:val="is-IS"/>
              </w:rPr>
              <w:t xml:space="preserve"> pojat</w:t>
            </w:r>
            <w:r w:rsidR="00415E98">
              <w:rPr>
                <w:lang w:val="is-IS"/>
              </w:rPr>
              <w:t>]</w:t>
            </w:r>
            <w:r w:rsidR="00415E98" w:rsidRPr="00B42968">
              <w:rPr>
                <w:lang w:val="is-IS"/>
              </w:rPr>
              <w:t xml:space="preserve"> pääsheet.</w:t>
            </w:r>
          </w:p>
        </w:tc>
      </w:tr>
      <w:tr w:rsidR="00415E98" w14:paraId="1CA5F900" w14:textId="77777777" w:rsidTr="00744BB6">
        <w:tc>
          <w:tcPr>
            <w:tcW w:w="4428" w:type="dxa"/>
          </w:tcPr>
          <w:p w14:paraId="30E4918D" w14:textId="7289958F" w:rsidR="00415E98" w:rsidRPr="00415E98" w:rsidRDefault="00415E98" w:rsidP="00415E98">
            <w:pPr>
              <w:spacing w:before="120" w:after="120"/>
              <w:rPr>
                <w:lang w:val="sv-SE"/>
              </w:rPr>
            </w:pPr>
            <w:r>
              <w:t>(9)</w:t>
            </w:r>
            <w:r>
              <w:rPr>
                <w:i/>
              </w:rPr>
              <w:t xml:space="preserve"> </w:t>
            </w:r>
            <w:r>
              <w:t>[</w:t>
            </w:r>
            <w:r w:rsidRPr="00B42968">
              <w:rPr>
                <w:i/>
                <w:lang w:val="sv-SE"/>
              </w:rPr>
              <w:t xml:space="preserve">Moni </w:t>
            </w:r>
            <w:r w:rsidRPr="00B42968">
              <w:rPr>
                <w:lang w:val="sv-SE"/>
              </w:rPr>
              <w:t>heistä</w:t>
            </w:r>
            <w:r>
              <w:rPr>
                <w:lang w:val="sv-SE"/>
              </w:rPr>
              <w:t>]</w:t>
            </w:r>
            <w:r w:rsidRPr="00B42968">
              <w:rPr>
                <w:lang w:val="sv-SE"/>
              </w:rPr>
              <w:t xml:space="preserve"> oli uskovainen lästadiolainen. </w:t>
            </w:r>
          </w:p>
        </w:tc>
        <w:tc>
          <w:tcPr>
            <w:tcW w:w="450" w:type="dxa"/>
          </w:tcPr>
          <w:p w14:paraId="4BB0A85C" w14:textId="233B8F4E" w:rsidR="00415E98" w:rsidRDefault="00415E98" w:rsidP="00C30B69">
            <w:pPr>
              <w:spacing w:before="120" w:after="120"/>
            </w:pPr>
            <w:r w:rsidRPr="00B42968">
              <w:rPr>
                <w:lang w:val="sv-SE"/>
              </w:rPr>
              <w:t>~</w:t>
            </w:r>
          </w:p>
        </w:tc>
        <w:tc>
          <w:tcPr>
            <w:tcW w:w="4364" w:type="dxa"/>
          </w:tcPr>
          <w:p w14:paraId="5337BEF7" w14:textId="69E24CC7" w:rsidR="00415E98" w:rsidRDefault="00BB1A5C" w:rsidP="00C30B69">
            <w:pPr>
              <w:spacing w:before="120" w:after="120"/>
            </w:pPr>
            <w:r>
              <w:rPr>
                <w:lang w:val="sv-SE"/>
              </w:rPr>
              <w:t xml:space="preserve">(20) </w:t>
            </w:r>
            <w:r w:rsidR="00415E98">
              <w:rPr>
                <w:lang w:val="sv-SE"/>
              </w:rPr>
              <w:t>[</w:t>
            </w:r>
            <w:r w:rsidR="00415E98" w:rsidRPr="00B42968">
              <w:rPr>
                <w:i/>
                <w:lang w:val="sv-SE"/>
              </w:rPr>
              <w:t xml:space="preserve">Monet </w:t>
            </w:r>
            <w:r w:rsidR="00415E98" w:rsidRPr="00B42968">
              <w:rPr>
                <w:lang w:val="sv-SE"/>
              </w:rPr>
              <w:t>heistä</w:t>
            </w:r>
            <w:r w:rsidR="00415E98">
              <w:rPr>
                <w:lang w:val="sv-SE"/>
              </w:rPr>
              <w:t>]</w:t>
            </w:r>
            <w:r w:rsidR="00415E98" w:rsidRPr="00B42968">
              <w:rPr>
                <w:lang w:val="sv-SE"/>
              </w:rPr>
              <w:t xml:space="preserve"> olt</w:t>
            </w:r>
            <w:r w:rsidR="00415E98">
              <w:rPr>
                <w:lang w:val="sv-SE"/>
              </w:rPr>
              <w:t>hiin uskovaiset lästadiolaiset.</w:t>
            </w:r>
          </w:p>
        </w:tc>
      </w:tr>
      <w:tr w:rsidR="00415E98" w14:paraId="1543726E" w14:textId="77777777" w:rsidTr="00744BB6">
        <w:tc>
          <w:tcPr>
            <w:tcW w:w="4428" w:type="dxa"/>
          </w:tcPr>
          <w:p w14:paraId="264E44BA" w14:textId="2B5D9C53" w:rsidR="00415E98" w:rsidRDefault="00415E98" w:rsidP="00415E98">
            <w:pPr>
              <w:spacing w:before="120" w:after="120"/>
            </w:pPr>
            <w:r>
              <w:t>(10)</w:t>
            </w:r>
            <w:r>
              <w:rPr>
                <w:i/>
              </w:rPr>
              <w:t xml:space="preserve"> </w:t>
            </w:r>
            <w:r>
              <w:t>Mie olen käyny Ruottissa [</w:t>
            </w:r>
            <w:r>
              <w:rPr>
                <w:i/>
              </w:rPr>
              <w:t>monta</w:t>
            </w:r>
            <w:r>
              <w:t xml:space="preserve"> kerttaa]. </w:t>
            </w:r>
          </w:p>
        </w:tc>
        <w:tc>
          <w:tcPr>
            <w:tcW w:w="450" w:type="dxa"/>
          </w:tcPr>
          <w:p w14:paraId="23AF513D" w14:textId="4142ECED" w:rsidR="00415E98" w:rsidRDefault="00415E98" w:rsidP="00C30B69">
            <w:pPr>
              <w:spacing w:before="120" w:after="120"/>
            </w:pPr>
            <w:r>
              <w:t>~</w:t>
            </w:r>
          </w:p>
        </w:tc>
        <w:tc>
          <w:tcPr>
            <w:tcW w:w="4364" w:type="dxa"/>
          </w:tcPr>
          <w:p w14:paraId="17CC5772" w14:textId="3D81515C" w:rsidR="00415E98" w:rsidRDefault="00BB1A5C" w:rsidP="00E96FAD">
            <w:pPr>
              <w:spacing w:before="120" w:after="120"/>
            </w:pPr>
            <w:r>
              <w:t xml:space="preserve">(21) </w:t>
            </w:r>
            <w:r w:rsidR="00415E98">
              <w:t>Mie olen käyny Ruottissa [</w:t>
            </w:r>
            <w:r w:rsidR="00415E98">
              <w:rPr>
                <w:i/>
              </w:rPr>
              <w:t>mon</w:t>
            </w:r>
            <w:r w:rsidR="00E96FAD">
              <w:rPr>
                <w:i/>
              </w:rPr>
              <w:t>et</w:t>
            </w:r>
            <w:r w:rsidR="00E96FAD">
              <w:t xml:space="preserve"> kerrat</w:t>
            </w:r>
            <w:r w:rsidR="00415E98">
              <w:t>].</w:t>
            </w:r>
          </w:p>
        </w:tc>
      </w:tr>
      <w:tr w:rsidR="00415E98" w14:paraId="6DECCD6C" w14:textId="77777777" w:rsidTr="00744BB6">
        <w:tc>
          <w:tcPr>
            <w:tcW w:w="4428" w:type="dxa"/>
          </w:tcPr>
          <w:p w14:paraId="57899A69" w14:textId="386BA22A" w:rsidR="00415E98" w:rsidRDefault="00415E98" w:rsidP="00415E98">
            <w:pPr>
              <w:spacing w:before="120" w:after="120"/>
            </w:pPr>
            <w:r>
              <w:t>(11)</w:t>
            </w:r>
            <w:r>
              <w:rPr>
                <w:i/>
              </w:rPr>
              <w:t xml:space="preserve"> </w:t>
            </w:r>
            <w:r w:rsidRPr="005C4A9A">
              <w:t xml:space="preserve">Sitä tauttii oon ollu </w:t>
            </w:r>
            <w:r>
              <w:t>[</w:t>
            </w:r>
            <w:r w:rsidRPr="005C4A9A">
              <w:rPr>
                <w:i/>
              </w:rPr>
              <w:t>usheelaki</w:t>
            </w:r>
            <w:r w:rsidRPr="005C4A9A">
              <w:t xml:space="preserve"> ihmisellä</w:t>
            </w:r>
            <w:r>
              <w:t>]</w:t>
            </w:r>
            <w:r w:rsidRPr="005C4A9A">
              <w:t xml:space="preserve">. </w:t>
            </w:r>
          </w:p>
        </w:tc>
        <w:tc>
          <w:tcPr>
            <w:tcW w:w="450" w:type="dxa"/>
          </w:tcPr>
          <w:p w14:paraId="54F58DAD" w14:textId="1438FBF4" w:rsidR="00415E98" w:rsidRDefault="00415E98" w:rsidP="00C30B69">
            <w:pPr>
              <w:spacing w:before="120" w:after="120"/>
            </w:pPr>
            <w:r w:rsidRPr="005C4A9A">
              <w:t>~</w:t>
            </w:r>
          </w:p>
        </w:tc>
        <w:tc>
          <w:tcPr>
            <w:tcW w:w="4364" w:type="dxa"/>
          </w:tcPr>
          <w:p w14:paraId="6B491663" w14:textId="1BE3D9A6" w:rsidR="00415E98" w:rsidRDefault="00BB1A5C" w:rsidP="00C30B69">
            <w:pPr>
              <w:spacing w:before="120" w:after="120"/>
            </w:pPr>
            <w:r>
              <w:t xml:space="preserve">(22) </w:t>
            </w:r>
            <w:r w:rsidR="00415E98" w:rsidRPr="005C4A9A">
              <w:t xml:space="preserve">Se tauti oon ollu </w:t>
            </w:r>
            <w:r w:rsidR="00415E98">
              <w:t>[</w:t>
            </w:r>
            <w:r w:rsidR="00415E98" w:rsidRPr="005C4A9A">
              <w:rPr>
                <w:i/>
              </w:rPr>
              <w:t>usheilaki</w:t>
            </w:r>
            <w:r w:rsidR="00415E98" w:rsidRPr="005C4A9A">
              <w:t xml:space="preserve"> ihmisillä</w:t>
            </w:r>
            <w:r w:rsidR="00415E98">
              <w:t>]</w:t>
            </w:r>
            <w:r w:rsidR="00415E98" w:rsidRPr="005C4A9A">
              <w:t>.</w:t>
            </w:r>
          </w:p>
        </w:tc>
      </w:tr>
      <w:tr w:rsidR="00415E98" w14:paraId="67F1D5AF" w14:textId="77777777" w:rsidTr="00744BB6">
        <w:tc>
          <w:tcPr>
            <w:tcW w:w="4428" w:type="dxa"/>
          </w:tcPr>
          <w:p w14:paraId="30919302" w14:textId="73D3CC29" w:rsidR="00415E98" w:rsidRPr="00415E98" w:rsidRDefault="00415E98" w:rsidP="00415E98">
            <w:pPr>
              <w:spacing w:before="120" w:after="120"/>
              <w:rPr>
                <w:i/>
              </w:rPr>
            </w:pPr>
            <w:r>
              <w:t>(12)</w:t>
            </w:r>
            <w:r>
              <w:rPr>
                <w:i/>
              </w:rPr>
              <w:t xml:space="preserve"> </w:t>
            </w:r>
            <w:r>
              <w:t>[</w:t>
            </w:r>
            <w:r>
              <w:rPr>
                <w:i/>
              </w:rPr>
              <w:t>Usea</w:t>
            </w:r>
            <w:r w:rsidRPr="005C4A9A">
              <w:rPr>
                <w:i/>
              </w:rPr>
              <w:t>mpi</w:t>
            </w:r>
            <w:r w:rsidRPr="005C4A9A">
              <w:t xml:space="preserve"> alattiolainen</w:t>
            </w:r>
            <w:r>
              <w:t>] saattaa topata verta</w:t>
            </w:r>
            <w:r w:rsidRPr="005C4A9A">
              <w:t xml:space="preserve">. </w:t>
            </w:r>
          </w:p>
        </w:tc>
        <w:tc>
          <w:tcPr>
            <w:tcW w:w="450" w:type="dxa"/>
          </w:tcPr>
          <w:p w14:paraId="5BC1876C" w14:textId="1F4C3FFA" w:rsidR="00415E98" w:rsidRDefault="00415E98" w:rsidP="00C30B69">
            <w:pPr>
              <w:spacing w:before="120" w:after="120"/>
            </w:pPr>
            <w:r w:rsidRPr="005C4A9A">
              <w:t>~</w:t>
            </w:r>
          </w:p>
        </w:tc>
        <w:tc>
          <w:tcPr>
            <w:tcW w:w="4364" w:type="dxa"/>
          </w:tcPr>
          <w:p w14:paraId="2A750FF4" w14:textId="13F661B4" w:rsidR="00415E98" w:rsidRDefault="00BB1A5C" w:rsidP="00C30B69">
            <w:pPr>
              <w:spacing w:before="120" w:after="120"/>
            </w:pPr>
            <w:r>
              <w:t xml:space="preserve">(23) </w:t>
            </w:r>
            <w:r w:rsidR="00415E98">
              <w:t>[</w:t>
            </w:r>
            <w:r w:rsidR="00415E98">
              <w:rPr>
                <w:i/>
              </w:rPr>
              <w:t>Usea</w:t>
            </w:r>
            <w:r w:rsidR="00846C90">
              <w:rPr>
                <w:i/>
              </w:rPr>
              <w:t>m</w:t>
            </w:r>
            <w:r w:rsidR="00415E98" w:rsidRPr="005C4A9A">
              <w:rPr>
                <w:i/>
              </w:rPr>
              <w:t xml:space="preserve">mat </w:t>
            </w:r>
            <w:r w:rsidR="00415E98" w:rsidRPr="005C4A9A">
              <w:t>alattiolaiset</w:t>
            </w:r>
            <w:r w:rsidR="00415E98">
              <w:t>]</w:t>
            </w:r>
            <w:r w:rsidR="00415E98" w:rsidRPr="005C4A9A">
              <w:t xml:space="preserve"> saat</w:t>
            </w:r>
            <w:r w:rsidR="00415E98">
              <w:t>tava topata verta</w:t>
            </w:r>
            <w:r w:rsidR="001B127A" w:rsidRPr="001B127A">
              <w:t>.</w:t>
            </w:r>
          </w:p>
        </w:tc>
      </w:tr>
      <w:tr w:rsidR="00415E98" w14:paraId="106F1EBE" w14:textId="77777777" w:rsidTr="00744BB6">
        <w:tc>
          <w:tcPr>
            <w:tcW w:w="4428" w:type="dxa"/>
          </w:tcPr>
          <w:p w14:paraId="439F96CE" w14:textId="799D5BCA" w:rsidR="00415E98" w:rsidRDefault="00415E98" w:rsidP="00415E98">
            <w:pPr>
              <w:spacing w:before="120" w:after="120"/>
            </w:pPr>
            <w:r>
              <w:t>(13)</w:t>
            </w:r>
            <w:r>
              <w:rPr>
                <w:i/>
              </w:rPr>
              <w:t xml:space="preserve"> </w:t>
            </w:r>
            <w:r w:rsidRPr="008757EB">
              <w:t xml:space="preserve">Se olis soma saattaat </w:t>
            </w:r>
            <w:r>
              <w:t>[</w:t>
            </w:r>
            <w:r w:rsidRPr="008757EB">
              <w:rPr>
                <w:i/>
              </w:rPr>
              <w:t>usheemppaa</w:t>
            </w:r>
            <w:r w:rsidRPr="008757EB">
              <w:t xml:space="preserve"> kieltä</w:t>
            </w:r>
            <w:r>
              <w:t>]</w:t>
            </w:r>
            <w:r w:rsidRPr="008757EB">
              <w:t xml:space="preserve">. </w:t>
            </w:r>
          </w:p>
        </w:tc>
        <w:tc>
          <w:tcPr>
            <w:tcW w:w="450" w:type="dxa"/>
          </w:tcPr>
          <w:p w14:paraId="5C693CD1" w14:textId="24D75C01" w:rsidR="00415E98" w:rsidRDefault="00415E98" w:rsidP="00C30B69">
            <w:pPr>
              <w:spacing w:before="120" w:after="120"/>
            </w:pPr>
            <w:r>
              <w:t>~</w:t>
            </w:r>
          </w:p>
        </w:tc>
        <w:tc>
          <w:tcPr>
            <w:tcW w:w="4364" w:type="dxa"/>
          </w:tcPr>
          <w:p w14:paraId="4C4F11EA" w14:textId="509E53BF" w:rsidR="00415E98" w:rsidRDefault="00BB1A5C" w:rsidP="00C30B69">
            <w:pPr>
              <w:spacing w:before="120" w:after="120"/>
            </w:pPr>
            <w:r>
              <w:t xml:space="preserve">(24) </w:t>
            </w:r>
            <w:r w:rsidR="00415E98">
              <w:t>Se olis soma saattaat [</w:t>
            </w:r>
            <w:r w:rsidR="00415E98">
              <w:rPr>
                <w:i/>
              </w:rPr>
              <w:t>ush</w:t>
            </w:r>
            <w:r w:rsidR="00415E98" w:rsidRPr="00B73C72">
              <w:rPr>
                <w:i/>
              </w:rPr>
              <w:t>eemppii</w:t>
            </w:r>
            <w:r w:rsidR="00415E98">
              <w:t xml:space="preserve"> kielii].</w:t>
            </w:r>
          </w:p>
        </w:tc>
      </w:tr>
    </w:tbl>
    <w:p w14:paraId="01A7911C" w14:textId="19415F0A" w:rsidR="00A37A32" w:rsidRDefault="00744BB6" w:rsidP="00A37A32">
      <w:pPr>
        <w:spacing w:before="120" w:after="120"/>
        <w:rPr>
          <w:lang w:val="fi-FI"/>
        </w:rPr>
      </w:pPr>
      <w:r>
        <w:rPr>
          <w:lang w:val="fi-FI"/>
        </w:rPr>
        <w:t xml:space="preserve">Aina ei kuitenkhaan </w:t>
      </w:r>
      <w:r w:rsidR="005F1D18">
        <w:rPr>
          <w:lang w:val="fi-FI"/>
        </w:rPr>
        <w:t>singulaa</w:t>
      </w:r>
      <w:r w:rsidR="007E6F0C">
        <w:rPr>
          <w:lang w:val="fi-FI"/>
        </w:rPr>
        <w:t>r</w:t>
      </w:r>
      <w:r w:rsidR="005F1D18">
        <w:rPr>
          <w:lang w:val="fi-FI"/>
        </w:rPr>
        <w:t>in vaihettaminen pluraaliksi eli päinvastoin passaa</w:t>
      </w:r>
      <w:r>
        <w:rPr>
          <w:lang w:val="fi-FI"/>
        </w:rPr>
        <w:t>. Merkitys saattaa olla eri, niin ko esimerki</w:t>
      </w:r>
      <w:r w:rsidR="00F86D05">
        <w:rPr>
          <w:lang w:val="fi-FI"/>
        </w:rPr>
        <w:t>i</w:t>
      </w:r>
      <w:r>
        <w:rPr>
          <w:lang w:val="fi-FI"/>
        </w:rPr>
        <w:t>ssä (</w:t>
      </w:r>
      <w:r w:rsidR="00F86D05">
        <w:rPr>
          <w:lang w:val="fi-FI"/>
        </w:rPr>
        <w:t>25, 29</w:t>
      </w:r>
      <w:r>
        <w:rPr>
          <w:lang w:val="fi-FI"/>
        </w:rPr>
        <w:t xml:space="preserve">), missä singulaarihaamu </w:t>
      </w:r>
      <w:r w:rsidR="00F86D05">
        <w:rPr>
          <w:lang w:val="fi-FI"/>
        </w:rPr>
        <w:t xml:space="preserve">(25) </w:t>
      </w:r>
      <w:r>
        <w:rPr>
          <w:lang w:val="fi-FI"/>
        </w:rPr>
        <w:t>meinaa, ette hän piian oli kirjoittamassa usseemppaaki rommaanii, muttei muistela kerkisk</w:t>
      </w:r>
      <w:r w:rsidR="0046232E">
        <w:rPr>
          <w:lang w:val="fi-FI"/>
        </w:rPr>
        <w:t xml:space="preserve">ö hän kirjoittamisesta; </w:t>
      </w:r>
      <w:r>
        <w:rPr>
          <w:lang w:val="fi-FI"/>
        </w:rPr>
        <w:t>pluraalihaamu</w:t>
      </w:r>
      <w:r w:rsidR="00F86D05">
        <w:rPr>
          <w:lang w:val="fi-FI"/>
        </w:rPr>
        <w:t xml:space="preserve"> (29)</w:t>
      </w:r>
      <w:r>
        <w:rPr>
          <w:lang w:val="fi-FI"/>
        </w:rPr>
        <w:t xml:space="preserve"> </w:t>
      </w:r>
      <w:r w:rsidR="0046232E">
        <w:rPr>
          <w:lang w:val="fi-FI"/>
        </w:rPr>
        <w:t xml:space="preserve">taas </w:t>
      </w:r>
      <w:r>
        <w:rPr>
          <w:lang w:val="fi-FI"/>
        </w:rPr>
        <w:t>indikeeraa, ette hän kerkis usheemankin romma</w:t>
      </w:r>
      <w:r w:rsidR="00377B1E">
        <w:rPr>
          <w:lang w:val="fi-FI"/>
        </w:rPr>
        <w:t>anin kirjoittamisesta. Esimerkiistä</w:t>
      </w:r>
      <w:r>
        <w:rPr>
          <w:lang w:val="fi-FI"/>
        </w:rPr>
        <w:t xml:space="preserve"> (</w:t>
      </w:r>
      <w:r w:rsidR="00377B1E">
        <w:rPr>
          <w:lang w:val="fi-FI"/>
        </w:rPr>
        <w:t>26, 30</w:t>
      </w:r>
      <w:r>
        <w:rPr>
          <w:lang w:val="fi-FI"/>
        </w:rPr>
        <w:t xml:space="preserve">) syntaktissa </w:t>
      </w:r>
      <w:r w:rsidR="00377B1E">
        <w:rPr>
          <w:lang w:val="fi-FI"/>
        </w:rPr>
        <w:t xml:space="preserve">(30) </w:t>
      </w:r>
      <w:r>
        <w:rPr>
          <w:lang w:val="fi-FI"/>
        </w:rPr>
        <w:t xml:space="preserve">pronomeni </w:t>
      </w:r>
      <w:r>
        <w:rPr>
          <w:i/>
          <w:lang w:val="fi-FI"/>
        </w:rPr>
        <w:t xml:space="preserve">jokku </w:t>
      </w:r>
      <w:r>
        <w:rPr>
          <w:lang w:val="fi-FI"/>
        </w:rPr>
        <w:t>oon indefinittinen eikä lukumäärän pronomeni. Muutamisti toinen variantiista oon kokonhansa</w:t>
      </w:r>
      <w:r w:rsidR="000C4A64">
        <w:rPr>
          <w:lang w:val="fi-FI"/>
        </w:rPr>
        <w:t xml:space="preserve"> mahđoton (</w:t>
      </w:r>
      <w:r w:rsidR="00377B1E">
        <w:rPr>
          <w:lang w:val="fi-FI"/>
        </w:rPr>
        <w:t>31, 32</w:t>
      </w:r>
      <w:r w:rsidR="000C4A64">
        <w:rPr>
          <w:lang w:val="fi-FI"/>
        </w:rPr>
        <w:t>)</w:t>
      </w:r>
      <w:r w:rsidR="00A37A32" w:rsidRPr="005C4A9A">
        <w:rPr>
          <w:lang w:val="fi-FI"/>
        </w:rPr>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630"/>
        <w:gridCol w:w="4320"/>
      </w:tblGrid>
      <w:tr w:rsidR="000C4A64" w14:paraId="58BD5336" w14:textId="77777777" w:rsidTr="000C4A64">
        <w:tc>
          <w:tcPr>
            <w:tcW w:w="4248" w:type="dxa"/>
          </w:tcPr>
          <w:p w14:paraId="5BDF3127" w14:textId="0406BF8E" w:rsidR="0098582E" w:rsidRDefault="0098582E" w:rsidP="006F3111">
            <w:pPr>
              <w:spacing w:before="120" w:after="120"/>
            </w:pPr>
            <w:r>
              <w:t>(</w:t>
            </w:r>
            <w:r w:rsidR="006F3111">
              <w:t>25</w:t>
            </w:r>
            <w:r>
              <w:t>)</w:t>
            </w:r>
            <w:r>
              <w:rPr>
                <w:i/>
              </w:rPr>
              <w:t xml:space="preserve"> </w:t>
            </w:r>
            <w:r w:rsidRPr="005C4A9A">
              <w:t xml:space="preserve">Hän kirjoitti </w:t>
            </w:r>
            <w:r>
              <w:t>[</w:t>
            </w:r>
            <w:r w:rsidRPr="005C4A9A">
              <w:rPr>
                <w:i/>
              </w:rPr>
              <w:t>usheetaki</w:t>
            </w:r>
            <w:r w:rsidRPr="005C4A9A">
              <w:t xml:space="preserve"> rommaanii</w:t>
            </w:r>
            <w:r>
              <w:t>]</w:t>
            </w:r>
            <w:r w:rsidRPr="005C4A9A">
              <w:t xml:space="preserve">. </w:t>
            </w:r>
          </w:p>
        </w:tc>
        <w:tc>
          <w:tcPr>
            <w:tcW w:w="630" w:type="dxa"/>
          </w:tcPr>
          <w:p w14:paraId="1C6D8348" w14:textId="32D2BEED" w:rsidR="0098582E" w:rsidRDefault="0098582E" w:rsidP="0098582E">
            <w:pPr>
              <w:spacing w:before="120" w:after="120"/>
            </w:pPr>
            <w:r w:rsidRPr="005C4A9A">
              <w:t>≠</w:t>
            </w:r>
          </w:p>
        </w:tc>
        <w:tc>
          <w:tcPr>
            <w:tcW w:w="4320" w:type="dxa"/>
          </w:tcPr>
          <w:p w14:paraId="30521A07" w14:textId="21676AB2" w:rsidR="0098582E" w:rsidRDefault="006F3111" w:rsidP="0098582E">
            <w:pPr>
              <w:spacing w:before="120" w:after="120"/>
            </w:pPr>
            <w:r>
              <w:t xml:space="preserve">(29) </w:t>
            </w:r>
            <w:r w:rsidR="0098582E" w:rsidRPr="005C4A9A">
              <w:t xml:space="preserve">Hän kirjoitti </w:t>
            </w:r>
            <w:r w:rsidR="0098582E">
              <w:t>[</w:t>
            </w:r>
            <w:r w:rsidR="0098582E" w:rsidRPr="005C4A9A">
              <w:rPr>
                <w:i/>
              </w:rPr>
              <w:t xml:space="preserve">usheitaki </w:t>
            </w:r>
            <w:r w:rsidR="0098582E" w:rsidRPr="005C4A9A">
              <w:t>rommaaniita</w:t>
            </w:r>
            <w:r w:rsidR="0098582E">
              <w:t>]</w:t>
            </w:r>
            <w:r w:rsidR="005E6EA0">
              <w:t>.</w:t>
            </w:r>
          </w:p>
        </w:tc>
      </w:tr>
      <w:tr w:rsidR="000C4A64" w14:paraId="655ED851" w14:textId="77777777" w:rsidTr="000C4A64">
        <w:tc>
          <w:tcPr>
            <w:tcW w:w="4248" w:type="dxa"/>
          </w:tcPr>
          <w:p w14:paraId="722E2232" w14:textId="2593ED86" w:rsidR="0098582E" w:rsidRDefault="0098582E" w:rsidP="006F3111">
            <w:pPr>
              <w:spacing w:before="120" w:after="120"/>
            </w:pPr>
            <w:r w:rsidRPr="00A33AFC">
              <w:t>(</w:t>
            </w:r>
            <w:r w:rsidR="006F3111">
              <w:t>26</w:t>
            </w:r>
            <w:r w:rsidRPr="00A33AFC">
              <w:t>)</w:t>
            </w:r>
            <w:r w:rsidRPr="00A33AFC">
              <w:rPr>
                <w:i/>
              </w:rPr>
              <w:t xml:space="preserve"> </w:t>
            </w:r>
            <w:r w:rsidRPr="00A33AFC">
              <w:t xml:space="preserve">Niilä pruukas olla </w:t>
            </w:r>
            <w:r>
              <w:t>[</w:t>
            </w:r>
            <w:r w:rsidRPr="00A33AFC">
              <w:rPr>
                <w:i/>
              </w:rPr>
              <w:t>joku</w:t>
            </w:r>
            <w:r>
              <w:t xml:space="preserve"> lehmä]. </w:t>
            </w:r>
          </w:p>
        </w:tc>
        <w:tc>
          <w:tcPr>
            <w:tcW w:w="630" w:type="dxa"/>
          </w:tcPr>
          <w:p w14:paraId="6EE2C15C" w14:textId="394CBBB3" w:rsidR="0098582E" w:rsidRDefault="0098582E" w:rsidP="0098582E">
            <w:pPr>
              <w:spacing w:before="120" w:after="120"/>
            </w:pPr>
            <w:r w:rsidRPr="005C4A9A">
              <w:t>≠</w:t>
            </w:r>
            <w:r w:rsidR="000A4B27">
              <w:t xml:space="preserve"> </w:t>
            </w:r>
          </w:p>
        </w:tc>
        <w:tc>
          <w:tcPr>
            <w:tcW w:w="4320" w:type="dxa"/>
          </w:tcPr>
          <w:p w14:paraId="0C20E787" w14:textId="6D021240" w:rsidR="0098582E" w:rsidRDefault="006F3111" w:rsidP="0098582E">
            <w:pPr>
              <w:spacing w:before="120" w:after="120"/>
            </w:pPr>
            <w:r>
              <w:t xml:space="preserve">(30) </w:t>
            </w:r>
            <w:r w:rsidR="0098582E" w:rsidRPr="00A33AFC">
              <w:t xml:space="preserve">Niilä pruukas olla </w:t>
            </w:r>
            <w:r w:rsidR="0098582E">
              <w:t>[</w:t>
            </w:r>
            <w:r w:rsidR="0098582E" w:rsidRPr="00A33AFC">
              <w:rPr>
                <w:i/>
              </w:rPr>
              <w:t>jokku</w:t>
            </w:r>
            <w:r w:rsidR="0098582E" w:rsidRPr="00A33AFC">
              <w:t xml:space="preserve"> lehmät</w:t>
            </w:r>
            <w:r w:rsidR="0098582E">
              <w:t>]</w:t>
            </w:r>
            <w:r w:rsidR="0098582E" w:rsidRPr="00A33AFC">
              <w:t>.</w:t>
            </w:r>
          </w:p>
        </w:tc>
      </w:tr>
      <w:tr w:rsidR="000C4A64" w14:paraId="0D5B0875" w14:textId="77777777" w:rsidTr="000C4A64">
        <w:tc>
          <w:tcPr>
            <w:tcW w:w="4248" w:type="dxa"/>
          </w:tcPr>
          <w:p w14:paraId="029D9710" w14:textId="5F8FB8C5" w:rsidR="0098582E" w:rsidRDefault="000C4A64" w:rsidP="006F3111">
            <w:pPr>
              <w:spacing w:before="120" w:after="120"/>
            </w:pPr>
            <w:r>
              <w:t>(</w:t>
            </w:r>
            <w:r w:rsidR="006F3111">
              <w:t>27</w:t>
            </w:r>
            <w:r>
              <w:t>)</w:t>
            </w:r>
            <w:r>
              <w:rPr>
                <w:i/>
              </w:rPr>
              <w:t xml:space="preserve"> </w:t>
            </w:r>
            <w:r>
              <w:t>[</w:t>
            </w:r>
            <w:r w:rsidRPr="00365072">
              <w:rPr>
                <w:i/>
              </w:rPr>
              <w:t>Jonku</w:t>
            </w:r>
            <w:r>
              <w:t xml:space="preserve"> sanan] Kreeta saattoi ruijaaki. </w:t>
            </w:r>
          </w:p>
        </w:tc>
        <w:tc>
          <w:tcPr>
            <w:tcW w:w="630" w:type="dxa"/>
          </w:tcPr>
          <w:p w14:paraId="72B8E90C" w14:textId="2A119534" w:rsidR="0098582E" w:rsidRDefault="0098582E" w:rsidP="0098582E">
            <w:pPr>
              <w:spacing w:before="120" w:after="120"/>
            </w:pPr>
          </w:p>
        </w:tc>
        <w:tc>
          <w:tcPr>
            <w:tcW w:w="4320" w:type="dxa"/>
          </w:tcPr>
          <w:p w14:paraId="3AD15FF5" w14:textId="03831D8F" w:rsidR="0098582E" w:rsidRDefault="006F3111" w:rsidP="0098582E">
            <w:pPr>
              <w:spacing w:before="120" w:after="120"/>
            </w:pPr>
            <w:r>
              <w:t xml:space="preserve">(31) </w:t>
            </w:r>
            <w:r w:rsidR="000C4A64" w:rsidRPr="006F3111">
              <w:t>*</w:t>
            </w:r>
            <w:r w:rsidR="000C4A64">
              <w:t>[</w:t>
            </w:r>
            <w:r w:rsidR="000C4A64">
              <w:rPr>
                <w:i/>
              </w:rPr>
              <w:t>Jokku</w:t>
            </w:r>
            <w:r w:rsidR="000C4A64">
              <w:t xml:space="preserve"> sanat] Kreeta saattoi ruijaaki.</w:t>
            </w:r>
          </w:p>
        </w:tc>
      </w:tr>
      <w:tr w:rsidR="000C4A64" w14:paraId="642E69D3" w14:textId="77777777" w:rsidTr="000C4A64">
        <w:tc>
          <w:tcPr>
            <w:tcW w:w="4248" w:type="dxa"/>
          </w:tcPr>
          <w:p w14:paraId="78602ACC" w14:textId="2E61616B" w:rsidR="0098582E" w:rsidRDefault="000C4A64" w:rsidP="006F3111">
            <w:pPr>
              <w:spacing w:before="120" w:after="120"/>
            </w:pPr>
            <w:r>
              <w:t>(</w:t>
            </w:r>
            <w:r w:rsidR="006F3111">
              <w:t>28</w:t>
            </w:r>
            <w:r>
              <w:t>)</w:t>
            </w:r>
            <w:r>
              <w:rPr>
                <w:i/>
              </w:rPr>
              <w:t xml:space="preserve"> </w:t>
            </w:r>
            <w:r>
              <w:t>Pykejässä oli [</w:t>
            </w:r>
            <w:r w:rsidRPr="00A36120">
              <w:rPr>
                <w:i/>
              </w:rPr>
              <w:t>joitaki</w:t>
            </w:r>
            <w:r>
              <w:t xml:space="preserve"> isompia venheitä]. </w:t>
            </w:r>
          </w:p>
        </w:tc>
        <w:tc>
          <w:tcPr>
            <w:tcW w:w="630" w:type="dxa"/>
          </w:tcPr>
          <w:p w14:paraId="1C56BA17" w14:textId="7F95C188" w:rsidR="0098582E" w:rsidRDefault="0098582E" w:rsidP="0098582E">
            <w:pPr>
              <w:spacing w:before="120" w:after="120"/>
            </w:pPr>
          </w:p>
        </w:tc>
        <w:tc>
          <w:tcPr>
            <w:tcW w:w="4320" w:type="dxa"/>
          </w:tcPr>
          <w:p w14:paraId="462DC013" w14:textId="5811B79C" w:rsidR="0098582E" w:rsidRDefault="006F3111" w:rsidP="0098582E">
            <w:pPr>
              <w:spacing w:before="120" w:after="120"/>
            </w:pPr>
            <w:r>
              <w:t xml:space="preserve">(32) </w:t>
            </w:r>
            <w:r w:rsidR="000C4A64">
              <w:t>*Pykejässä oli [</w:t>
            </w:r>
            <w:r w:rsidR="000C4A64">
              <w:rPr>
                <w:i/>
              </w:rPr>
              <w:t>jotaki</w:t>
            </w:r>
            <w:r w:rsidR="000C4A64">
              <w:t xml:space="preserve"> isompaa venettä].</w:t>
            </w:r>
          </w:p>
        </w:tc>
      </w:tr>
    </w:tbl>
    <w:p w14:paraId="5F96721E" w14:textId="07DD00EC" w:rsidR="00C30B69" w:rsidRPr="00D91343" w:rsidRDefault="00C30B69" w:rsidP="005F3DAD">
      <w:pPr>
        <w:pStyle w:val="Punktliste"/>
      </w:pPr>
      <w:r>
        <w:t xml:space="preserve">Pronomenit </w:t>
      </w:r>
      <w:r>
        <w:rPr>
          <w:i/>
        </w:rPr>
        <w:t xml:space="preserve">joku </w:t>
      </w:r>
      <w:r>
        <w:t xml:space="preserve">ja </w:t>
      </w:r>
      <w:r w:rsidRPr="00CF6412">
        <w:rPr>
          <w:i/>
        </w:rPr>
        <w:t xml:space="preserve">muutampi </w:t>
      </w:r>
      <w:r>
        <w:t>taivuthaan lukumäärän pronomenina samala tavala ko inde</w:t>
      </w:r>
      <w:r w:rsidR="00AD0613">
        <w:t>finit</w:t>
      </w:r>
      <w:r>
        <w:t xml:space="preserve">tipronomeninaki </w:t>
      </w:r>
      <w:r w:rsidR="0075485B">
        <w:t>(</w:t>
      </w:r>
      <w:r w:rsidR="00C41846" w:rsidRPr="00C41846">
        <w:t>katto koh</w:t>
      </w:r>
      <w:r w:rsidR="00B517C5">
        <w:t>taa</w:t>
      </w:r>
      <w:r w:rsidR="00C41846" w:rsidRPr="00C41846">
        <w:t xml:space="preserve"> </w:t>
      </w:r>
      <w:r w:rsidR="00C41846" w:rsidRPr="000C4A64">
        <w:t>7.6.1</w:t>
      </w:r>
      <w:r w:rsidRPr="00C41846">
        <w:t>).</w:t>
      </w:r>
      <w:r>
        <w:t xml:space="preserve"> Pronomeni</w:t>
      </w:r>
      <w:r>
        <w:rPr>
          <w:i/>
        </w:rPr>
        <w:t xml:space="preserve"> harva</w:t>
      </w:r>
      <w:r>
        <w:t xml:space="preserve"> taippuu samala tavala ko kaksi</w:t>
      </w:r>
      <w:r w:rsidR="006678A0">
        <w:t>tav</w:t>
      </w:r>
      <w:r>
        <w:t xml:space="preserve">uiset </w:t>
      </w:r>
      <w:r>
        <w:rPr>
          <w:i/>
        </w:rPr>
        <w:t>a</w:t>
      </w:r>
      <w:r>
        <w:t>-</w:t>
      </w:r>
      <w:r w:rsidR="00193F74">
        <w:t>nomeni</w:t>
      </w:r>
      <w:r>
        <w:t xml:space="preserve">t muutoinki </w:t>
      </w:r>
      <w:r w:rsidR="0075485B">
        <w:t>(</w:t>
      </w:r>
      <w:r w:rsidR="0074692E">
        <w:t>nomenityyp</w:t>
      </w:r>
      <w:r w:rsidR="00A25C05">
        <w:t>pi 1.1</w:t>
      </w:r>
      <w:r w:rsidR="0043151D">
        <w:t xml:space="preserve">) </w:t>
      </w:r>
      <w:r>
        <w:t xml:space="preserve">ja pronomeni </w:t>
      </w:r>
      <w:r>
        <w:rPr>
          <w:i/>
        </w:rPr>
        <w:t>moni</w:t>
      </w:r>
      <w:r>
        <w:t xml:space="preserve"> niin ko kaksi</w:t>
      </w:r>
      <w:r w:rsidR="006678A0">
        <w:t>tav</w:t>
      </w:r>
      <w:r>
        <w:t xml:space="preserve">uiset konsonanttirangat </w:t>
      </w:r>
      <w:r w:rsidR="0075485B">
        <w:t>(</w:t>
      </w:r>
      <w:r w:rsidR="0074692E">
        <w:t>nomenityyp</w:t>
      </w:r>
      <w:r w:rsidR="0016718F">
        <w:t>pi 1</w:t>
      </w:r>
      <w:r w:rsidR="003621AC">
        <w:t>.2</w:t>
      </w:r>
      <w:r>
        <w:t xml:space="preserve">). Se ei kuitenkhaan ole tavalinen käyttäät </w:t>
      </w:r>
      <w:r>
        <w:rPr>
          <w:i/>
        </w:rPr>
        <w:t>moni</w:t>
      </w:r>
      <w:r>
        <w:t xml:space="preserve">-pronomenin pluraalihaamui. </w:t>
      </w:r>
      <w:r w:rsidRPr="00D91343">
        <w:t xml:space="preserve">Varengissa </w:t>
      </w:r>
      <w:r w:rsidR="00D86930" w:rsidRPr="00D91343">
        <w:t xml:space="preserve">sillä oon </w:t>
      </w:r>
      <w:r w:rsidRPr="00D91343">
        <w:t>lisäksi erinom</w:t>
      </w:r>
      <w:r w:rsidR="00D86930" w:rsidRPr="00D91343">
        <w:t>h</w:t>
      </w:r>
      <w:r w:rsidRPr="00D91343">
        <w:t xml:space="preserve">ainen haamu </w:t>
      </w:r>
      <w:r w:rsidRPr="00D91343">
        <w:rPr>
          <w:i/>
        </w:rPr>
        <w:t>montaa</w:t>
      </w:r>
      <w:r w:rsidRPr="00D91343">
        <w:t xml:space="preserve">, mitä käytethään kielttäävissä </w:t>
      </w:r>
      <w:r w:rsidR="0075485B">
        <w:t>(</w:t>
      </w:r>
      <w:r w:rsidR="004A3F9E">
        <w:t>33</w:t>
      </w:r>
      <w:r w:rsidR="001961B3">
        <w:t xml:space="preserve">) </w:t>
      </w:r>
      <w:r w:rsidRPr="00D91343">
        <w:t>ja eppäile</w:t>
      </w:r>
      <w:r w:rsidR="00D71262">
        <w:t>e</w:t>
      </w:r>
      <w:r w:rsidRPr="00D91343">
        <w:t xml:space="preserve">vissä </w:t>
      </w:r>
      <w:r w:rsidR="0075485B">
        <w:t>(</w:t>
      </w:r>
      <w:r w:rsidR="004A3F9E">
        <w:t>34</w:t>
      </w:r>
      <w:r w:rsidR="001961B3">
        <w:t xml:space="preserve">) </w:t>
      </w:r>
      <w:r w:rsidRPr="00D91343">
        <w:t>syntaktiissa. Näin:</w:t>
      </w:r>
    </w:p>
    <w:p w14:paraId="29A4DF49" w14:textId="1A08F5B2" w:rsidR="00C30B69" w:rsidRPr="00D91343" w:rsidRDefault="0075485B" w:rsidP="00C30B69">
      <w:pPr>
        <w:spacing w:before="120" w:after="120"/>
      </w:pPr>
      <w:r>
        <w:t>(</w:t>
      </w:r>
      <w:r w:rsidR="004A3F9E">
        <w:t>33</w:t>
      </w:r>
      <w:r w:rsidR="001961B3">
        <w:t xml:space="preserve">) </w:t>
      </w:r>
      <w:r w:rsidR="00C30B69" w:rsidRPr="00D91343">
        <w:t xml:space="preserve">Mie kyllä en saata </w:t>
      </w:r>
      <w:r w:rsidR="00D71262">
        <w:t>[</w:t>
      </w:r>
      <w:r w:rsidR="00C30B69" w:rsidRPr="00D91343">
        <w:rPr>
          <w:i/>
        </w:rPr>
        <w:t>montaa</w:t>
      </w:r>
      <w:r w:rsidR="00C30B69" w:rsidRPr="00D91343">
        <w:t xml:space="preserve"> sannaa kiinaa</w:t>
      </w:r>
      <w:r w:rsidR="00D71262">
        <w:t>]</w:t>
      </w:r>
      <w:r w:rsidR="00C30B69" w:rsidRPr="00D91343">
        <w:t>.</w:t>
      </w:r>
    </w:p>
    <w:p w14:paraId="27A9DDFA" w14:textId="12EB50C6" w:rsidR="00F904D4" w:rsidRDefault="0075485B" w:rsidP="00C30B69">
      <w:pPr>
        <w:spacing w:before="120" w:after="120"/>
      </w:pPr>
      <w:r>
        <w:t>(</w:t>
      </w:r>
      <w:r w:rsidR="004A3F9E">
        <w:t>34</w:t>
      </w:r>
      <w:r w:rsidR="001961B3">
        <w:t xml:space="preserve">) </w:t>
      </w:r>
      <w:r w:rsidR="00C30B69" w:rsidRPr="00D91343">
        <w:t xml:space="preserve">Saatatko sie </w:t>
      </w:r>
      <w:r w:rsidR="00D71262">
        <w:t>[</w:t>
      </w:r>
      <w:r w:rsidR="00C30B69" w:rsidRPr="001961B3">
        <w:rPr>
          <w:i/>
        </w:rPr>
        <w:t>montaakhaan</w:t>
      </w:r>
      <w:r w:rsidR="00C30B69" w:rsidRPr="00D91343">
        <w:t xml:space="preserve"> sannaa kiinaa</w:t>
      </w:r>
      <w:r w:rsidR="00D71262">
        <w:t>]</w:t>
      </w:r>
      <w:r w:rsidR="00C30B69" w:rsidRPr="00D91343">
        <w:t>?</w:t>
      </w:r>
    </w:p>
    <w:p w14:paraId="46C5949C" w14:textId="016957CC" w:rsidR="00C30B69" w:rsidRPr="00D91343" w:rsidRDefault="00C30B69" w:rsidP="005F3DAD">
      <w:pPr>
        <w:pStyle w:val="Punktliste"/>
      </w:pPr>
      <w:r w:rsidRPr="00D91343">
        <w:t xml:space="preserve">Pronomeni </w:t>
      </w:r>
      <w:r w:rsidRPr="00D91343">
        <w:rPr>
          <w:i/>
        </w:rPr>
        <w:t>ussee</w:t>
      </w:r>
      <w:r w:rsidRPr="00D91343">
        <w:t xml:space="preserve"> ~ </w:t>
      </w:r>
      <w:r w:rsidRPr="00D91343">
        <w:rPr>
          <w:i/>
        </w:rPr>
        <w:t xml:space="preserve">usea </w:t>
      </w:r>
      <w:r w:rsidR="00BA1173" w:rsidRPr="00BA1173">
        <w:t>~</w:t>
      </w:r>
      <w:r w:rsidRPr="00D91343">
        <w:rPr>
          <w:i/>
        </w:rPr>
        <w:t>usia</w:t>
      </w:r>
      <w:r w:rsidRPr="00D91343">
        <w:t xml:space="preserve"> oon siitä </w:t>
      </w:r>
      <w:r w:rsidR="00D86930" w:rsidRPr="00D91343">
        <w:t>omituinen</w:t>
      </w:r>
      <w:r w:rsidRPr="00D91343">
        <w:t xml:space="preserve">, ette siinä </w:t>
      </w:r>
      <w:r w:rsidR="00D91343">
        <w:t>löyttyy</w:t>
      </w:r>
      <w:r w:rsidRPr="00D91343">
        <w:t xml:space="preserve"> taivutusrangassa </w:t>
      </w:r>
      <w:r w:rsidRPr="00D91343">
        <w:rPr>
          <w:i/>
        </w:rPr>
        <w:t>h</w:t>
      </w:r>
      <w:r w:rsidRPr="00D91343">
        <w:t>. Eli se taippuu näin:</w:t>
      </w:r>
    </w:p>
    <w:p w14:paraId="24E30E8C" w14:textId="62326A14" w:rsidR="00C30B69" w:rsidRPr="00D91343" w:rsidRDefault="00C30B69" w:rsidP="0029123B">
      <w:pPr>
        <w:pStyle w:val="Undertittel"/>
      </w:pPr>
      <w:bookmarkStart w:id="1908" w:name="_Toc241129354"/>
      <w:bookmarkStart w:id="1909" w:name="_Toc311273937"/>
      <w:r w:rsidRPr="00D91343">
        <w:t>Tabeli</w:t>
      </w:r>
      <w:r w:rsidR="00B94A17">
        <w:t xml:space="preserve"> 50</w:t>
      </w:r>
      <w:r w:rsidRPr="00D91343">
        <w:t xml:space="preserve">: </w:t>
      </w:r>
      <w:r w:rsidR="00B94A17">
        <w:t xml:space="preserve">Pronomenin </w:t>
      </w:r>
      <w:r w:rsidRPr="00B94A17">
        <w:rPr>
          <w:i/>
        </w:rPr>
        <w:t xml:space="preserve">ussee </w:t>
      </w:r>
      <w:r w:rsidR="00BA1173" w:rsidRPr="00BA1173">
        <w:t>~</w:t>
      </w:r>
      <w:r w:rsidRPr="00B94A17">
        <w:rPr>
          <w:i/>
        </w:rPr>
        <w:t xml:space="preserve"> usea </w:t>
      </w:r>
      <w:r w:rsidR="00BA1173" w:rsidRPr="00BA1173">
        <w:t>~</w:t>
      </w:r>
      <w:r w:rsidRPr="00B94A17">
        <w:rPr>
          <w:i/>
        </w:rPr>
        <w:t xml:space="preserve"> usia</w:t>
      </w:r>
      <w:bookmarkEnd w:id="1908"/>
      <w:r w:rsidR="00B94A17">
        <w:t xml:space="preserve"> taivutus</w:t>
      </w:r>
      <w:bookmarkEnd w:id="190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18"/>
        <w:gridCol w:w="3600"/>
        <w:gridCol w:w="2340"/>
      </w:tblGrid>
      <w:tr w:rsidR="0029123B" w:rsidRPr="0020184A" w14:paraId="7660D59C" w14:textId="77777777" w:rsidTr="000C4A64">
        <w:tc>
          <w:tcPr>
            <w:tcW w:w="1818" w:type="dxa"/>
            <w:tcBorders>
              <w:bottom w:val="single" w:sz="4" w:space="0" w:color="000000"/>
            </w:tcBorders>
          </w:tcPr>
          <w:p w14:paraId="35B1DD96" w14:textId="77777777" w:rsidR="00C30B69" w:rsidRPr="00D91343" w:rsidRDefault="00C30B69" w:rsidP="00AD074C">
            <w:pPr>
              <w:keepNext/>
              <w:spacing w:before="20" w:after="20"/>
            </w:pPr>
            <w:r w:rsidRPr="00D91343">
              <w:t>Kaasus</w:t>
            </w:r>
          </w:p>
        </w:tc>
        <w:tc>
          <w:tcPr>
            <w:tcW w:w="3600" w:type="dxa"/>
            <w:tcBorders>
              <w:bottom w:val="single" w:sz="4" w:space="0" w:color="000000"/>
            </w:tcBorders>
          </w:tcPr>
          <w:p w14:paraId="038E9D56" w14:textId="77777777" w:rsidR="00C30B69" w:rsidRPr="00D91343" w:rsidRDefault="00C30B69" w:rsidP="00AD074C">
            <w:pPr>
              <w:keepNext/>
              <w:spacing w:before="20" w:after="20"/>
            </w:pPr>
            <w:r w:rsidRPr="00D91343">
              <w:t>Singulaari</w:t>
            </w:r>
          </w:p>
        </w:tc>
        <w:tc>
          <w:tcPr>
            <w:tcW w:w="2340" w:type="dxa"/>
            <w:tcBorders>
              <w:bottom w:val="single" w:sz="4" w:space="0" w:color="000000"/>
            </w:tcBorders>
          </w:tcPr>
          <w:p w14:paraId="1136978E" w14:textId="77777777" w:rsidR="00C30B69" w:rsidRPr="00D91343" w:rsidRDefault="00C30B69" w:rsidP="00AD074C">
            <w:pPr>
              <w:keepNext/>
              <w:spacing w:before="20" w:after="20"/>
            </w:pPr>
            <w:r w:rsidRPr="00D91343">
              <w:t>Pluraali</w:t>
            </w:r>
          </w:p>
        </w:tc>
      </w:tr>
      <w:tr w:rsidR="0029123B" w:rsidRPr="0020184A" w14:paraId="5DC1556A" w14:textId="77777777" w:rsidTr="000C4A64">
        <w:tc>
          <w:tcPr>
            <w:tcW w:w="1818" w:type="dxa"/>
            <w:tcBorders>
              <w:bottom w:val="nil"/>
            </w:tcBorders>
          </w:tcPr>
          <w:p w14:paraId="7BEFB642" w14:textId="77777777" w:rsidR="00C30B69" w:rsidRPr="00D91343" w:rsidRDefault="00C30B69" w:rsidP="00AD074C">
            <w:pPr>
              <w:spacing w:before="20" w:after="20"/>
              <w:rPr>
                <w:lang w:val="fi-FI"/>
              </w:rPr>
            </w:pPr>
            <w:r w:rsidRPr="00D91343">
              <w:rPr>
                <w:lang w:val="fi-FI"/>
              </w:rPr>
              <w:t>Nominatiivi</w:t>
            </w:r>
          </w:p>
        </w:tc>
        <w:tc>
          <w:tcPr>
            <w:tcW w:w="3600" w:type="dxa"/>
            <w:tcBorders>
              <w:bottom w:val="nil"/>
            </w:tcBorders>
          </w:tcPr>
          <w:p w14:paraId="362FF418" w14:textId="77777777" w:rsidR="00C30B69" w:rsidRPr="00D91343" w:rsidRDefault="00C30B69" w:rsidP="00AD074C">
            <w:pPr>
              <w:spacing w:before="20" w:after="20"/>
            </w:pPr>
            <w:r w:rsidRPr="00D91343">
              <w:t>ussee ~ usea ~ usia</w:t>
            </w:r>
          </w:p>
        </w:tc>
        <w:tc>
          <w:tcPr>
            <w:tcW w:w="2340" w:type="dxa"/>
            <w:tcBorders>
              <w:bottom w:val="nil"/>
            </w:tcBorders>
          </w:tcPr>
          <w:p w14:paraId="68B408C5" w14:textId="77777777" w:rsidR="00C30B69" w:rsidRPr="00D91343" w:rsidRDefault="00C30B69" w:rsidP="00AD074C">
            <w:pPr>
              <w:spacing w:before="20" w:after="20"/>
            </w:pPr>
            <w:r w:rsidRPr="00D91343">
              <w:t>usheet ~ useat ~ usiat</w:t>
            </w:r>
          </w:p>
        </w:tc>
      </w:tr>
      <w:tr w:rsidR="0029123B" w:rsidRPr="0020184A" w14:paraId="2757C49C" w14:textId="77777777" w:rsidTr="000C4A64">
        <w:trPr>
          <w:trHeight w:val="369"/>
        </w:trPr>
        <w:tc>
          <w:tcPr>
            <w:tcW w:w="1818" w:type="dxa"/>
            <w:tcBorders>
              <w:top w:val="nil"/>
              <w:bottom w:val="nil"/>
            </w:tcBorders>
          </w:tcPr>
          <w:p w14:paraId="5CF6BA45" w14:textId="7BF5CB43" w:rsidR="00C30B69" w:rsidRPr="00D91343" w:rsidRDefault="00A27713" w:rsidP="00AD074C">
            <w:pPr>
              <w:spacing w:before="20" w:after="20"/>
              <w:rPr>
                <w:lang w:val="fi-FI"/>
              </w:rPr>
            </w:pPr>
            <w:r>
              <w:rPr>
                <w:lang w:val="fi-FI"/>
              </w:rPr>
              <w:t>Genitiiv</w:t>
            </w:r>
            <w:r w:rsidR="00C30B69" w:rsidRPr="00D91343">
              <w:rPr>
                <w:lang w:val="fi-FI"/>
              </w:rPr>
              <w:t>i</w:t>
            </w:r>
          </w:p>
        </w:tc>
        <w:tc>
          <w:tcPr>
            <w:tcW w:w="3600" w:type="dxa"/>
            <w:tcBorders>
              <w:top w:val="nil"/>
              <w:bottom w:val="nil"/>
            </w:tcBorders>
          </w:tcPr>
          <w:p w14:paraId="0054BF17" w14:textId="77777777" w:rsidR="00C30B69" w:rsidRPr="00D91343" w:rsidRDefault="00C30B69" w:rsidP="00AD074C">
            <w:pPr>
              <w:spacing w:before="20" w:after="20"/>
            </w:pPr>
            <w:r w:rsidRPr="00D91343">
              <w:t>usheen ~ usean ~ usian</w:t>
            </w:r>
          </w:p>
        </w:tc>
        <w:tc>
          <w:tcPr>
            <w:tcW w:w="2340" w:type="dxa"/>
            <w:tcBorders>
              <w:top w:val="nil"/>
              <w:bottom w:val="nil"/>
            </w:tcBorders>
          </w:tcPr>
          <w:p w14:paraId="4E33768C" w14:textId="77777777" w:rsidR="00C30B69" w:rsidRPr="00D91343" w:rsidRDefault="00C30B69" w:rsidP="00AD074C">
            <w:pPr>
              <w:spacing w:before="20" w:after="20"/>
            </w:pPr>
            <w:r w:rsidRPr="00D91343">
              <w:t>usheitten</w:t>
            </w:r>
          </w:p>
        </w:tc>
      </w:tr>
      <w:tr w:rsidR="0029123B" w:rsidRPr="0020184A" w14:paraId="29186FF5" w14:textId="77777777" w:rsidTr="000C4A64">
        <w:tc>
          <w:tcPr>
            <w:tcW w:w="1818" w:type="dxa"/>
            <w:tcBorders>
              <w:top w:val="nil"/>
              <w:bottom w:val="nil"/>
            </w:tcBorders>
          </w:tcPr>
          <w:p w14:paraId="6D1E5E2D" w14:textId="77777777" w:rsidR="00C30B69" w:rsidRPr="00D91343" w:rsidRDefault="00C30B69" w:rsidP="00AD074C">
            <w:pPr>
              <w:spacing w:before="20" w:after="20"/>
              <w:rPr>
                <w:lang w:val="fi-FI"/>
              </w:rPr>
            </w:pPr>
            <w:r w:rsidRPr="00D91343">
              <w:rPr>
                <w:lang w:val="fi-FI"/>
              </w:rPr>
              <w:t>Partitiivi</w:t>
            </w:r>
          </w:p>
        </w:tc>
        <w:tc>
          <w:tcPr>
            <w:tcW w:w="3600" w:type="dxa"/>
            <w:tcBorders>
              <w:top w:val="nil"/>
              <w:bottom w:val="nil"/>
            </w:tcBorders>
          </w:tcPr>
          <w:p w14:paraId="410FC574" w14:textId="77777777" w:rsidR="00C30B69" w:rsidRPr="00D91343" w:rsidRDefault="00C30B69" w:rsidP="00AD074C">
            <w:pPr>
              <w:spacing w:before="20" w:after="20"/>
            </w:pPr>
            <w:r w:rsidRPr="00D91343">
              <w:t>usheeta ~ useaa ~ usiaa</w:t>
            </w:r>
          </w:p>
        </w:tc>
        <w:tc>
          <w:tcPr>
            <w:tcW w:w="2340" w:type="dxa"/>
            <w:tcBorders>
              <w:top w:val="nil"/>
              <w:bottom w:val="nil"/>
            </w:tcBorders>
          </w:tcPr>
          <w:p w14:paraId="1516DC91" w14:textId="77777777" w:rsidR="00C30B69" w:rsidRPr="00D91343" w:rsidRDefault="00C30B69" w:rsidP="00AD074C">
            <w:pPr>
              <w:spacing w:before="20" w:after="20"/>
            </w:pPr>
            <w:r w:rsidRPr="00D91343">
              <w:t>usheita</w:t>
            </w:r>
          </w:p>
        </w:tc>
      </w:tr>
      <w:tr w:rsidR="0029123B" w:rsidRPr="0020184A" w14:paraId="02B069FF" w14:textId="77777777" w:rsidTr="000C4A64">
        <w:tc>
          <w:tcPr>
            <w:tcW w:w="1818" w:type="dxa"/>
            <w:tcBorders>
              <w:top w:val="nil"/>
              <w:bottom w:val="nil"/>
            </w:tcBorders>
          </w:tcPr>
          <w:p w14:paraId="298BD635" w14:textId="77777777" w:rsidR="00C30B69" w:rsidRPr="00D91343" w:rsidRDefault="00C30B69" w:rsidP="00AD074C">
            <w:pPr>
              <w:spacing w:before="20" w:after="20"/>
              <w:rPr>
                <w:lang w:val="fi-FI"/>
              </w:rPr>
            </w:pPr>
            <w:r w:rsidRPr="00D91343">
              <w:rPr>
                <w:lang w:val="fi-FI"/>
              </w:rPr>
              <w:t>Essiivi</w:t>
            </w:r>
          </w:p>
        </w:tc>
        <w:tc>
          <w:tcPr>
            <w:tcW w:w="3600" w:type="dxa"/>
            <w:tcBorders>
              <w:top w:val="nil"/>
              <w:bottom w:val="nil"/>
            </w:tcBorders>
          </w:tcPr>
          <w:p w14:paraId="74A57EAD" w14:textId="77777777" w:rsidR="00C30B69" w:rsidRPr="00D91343" w:rsidRDefault="00C30B69" w:rsidP="00AD074C">
            <w:pPr>
              <w:spacing w:before="20" w:after="20"/>
            </w:pPr>
            <w:r w:rsidRPr="00D91343">
              <w:t>usheena ~ useana ~ usiana</w:t>
            </w:r>
          </w:p>
        </w:tc>
        <w:tc>
          <w:tcPr>
            <w:tcW w:w="2340" w:type="dxa"/>
            <w:tcBorders>
              <w:top w:val="nil"/>
              <w:bottom w:val="nil"/>
            </w:tcBorders>
          </w:tcPr>
          <w:p w14:paraId="0BF9A15F" w14:textId="77777777" w:rsidR="00C30B69" w:rsidRPr="00D91343" w:rsidRDefault="00C30B69" w:rsidP="00AD074C">
            <w:pPr>
              <w:spacing w:before="20" w:after="20"/>
            </w:pPr>
            <w:r w:rsidRPr="00D91343">
              <w:t>usheina</w:t>
            </w:r>
          </w:p>
        </w:tc>
      </w:tr>
      <w:tr w:rsidR="0029123B" w:rsidRPr="0020184A" w14:paraId="1EA7E5CA" w14:textId="77777777" w:rsidTr="000C4A64">
        <w:tc>
          <w:tcPr>
            <w:tcW w:w="1818" w:type="dxa"/>
            <w:tcBorders>
              <w:top w:val="nil"/>
              <w:bottom w:val="nil"/>
            </w:tcBorders>
          </w:tcPr>
          <w:p w14:paraId="44DEFCC1" w14:textId="77777777" w:rsidR="00C30B69" w:rsidRPr="00D91343" w:rsidRDefault="00C30B69" w:rsidP="00AD074C">
            <w:pPr>
              <w:spacing w:before="20" w:after="20"/>
              <w:rPr>
                <w:lang w:val="fi-FI"/>
              </w:rPr>
            </w:pPr>
            <w:r w:rsidRPr="00D91343">
              <w:rPr>
                <w:lang w:val="fi-FI"/>
              </w:rPr>
              <w:t>Translatiivi</w:t>
            </w:r>
          </w:p>
        </w:tc>
        <w:tc>
          <w:tcPr>
            <w:tcW w:w="3600" w:type="dxa"/>
            <w:tcBorders>
              <w:top w:val="nil"/>
              <w:bottom w:val="nil"/>
            </w:tcBorders>
          </w:tcPr>
          <w:p w14:paraId="39935CE5" w14:textId="77777777" w:rsidR="00C30B69" w:rsidRPr="00D91343" w:rsidRDefault="00C30B69" w:rsidP="00AD074C">
            <w:pPr>
              <w:spacing w:before="20" w:after="20"/>
            </w:pPr>
            <w:r w:rsidRPr="00D91343">
              <w:t>usheeksi ~ useaksi ~ usiaksi</w:t>
            </w:r>
          </w:p>
        </w:tc>
        <w:tc>
          <w:tcPr>
            <w:tcW w:w="2340" w:type="dxa"/>
            <w:tcBorders>
              <w:top w:val="nil"/>
              <w:bottom w:val="nil"/>
            </w:tcBorders>
          </w:tcPr>
          <w:p w14:paraId="655F936F" w14:textId="77777777" w:rsidR="00C30B69" w:rsidRPr="00D91343" w:rsidRDefault="00C30B69" w:rsidP="00AD074C">
            <w:pPr>
              <w:spacing w:before="20" w:after="20"/>
            </w:pPr>
            <w:r w:rsidRPr="00D91343">
              <w:t>usheiksi</w:t>
            </w:r>
          </w:p>
        </w:tc>
      </w:tr>
      <w:tr w:rsidR="0029123B" w:rsidRPr="0020184A" w14:paraId="06081BE8" w14:textId="77777777" w:rsidTr="000C4A64">
        <w:tc>
          <w:tcPr>
            <w:tcW w:w="1818" w:type="dxa"/>
            <w:tcBorders>
              <w:top w:val="nil"/>
              <w:bottom w:val="nil"/>
            </w:tcBorders>
          </w:tcPr>
          <w:p w14:paraId="2A272F68" w14:textId="77777777" w:rsidR="00C30B69" w:rsidRPr="00D91343" w:rsidRDefault="00C30B69" w:rsidP="00AD074C">
            <w:pPr>
              <w:spacing w:before="20" w:after="20"/>
              <w:rPr>
                <w:lang w:val="fi-FI"/>
              </w:rPr>
            </w:pPr>
            <w:r w:rsidRPr="00D91343">
              <w:rPr>
                <w:lang w:val="fi-FI"/>
              </w:rPr>
              <w:t>Inessiivi</w:t>
            </w:r>
          </w:p>
        </w:tc>
        <w:tc>
          <w:tcPr>
            <w:tcW w:w="3600" w:type="dxa"/>
            <w:tcBorders>
              <w:top w:val="nil"/>
              <w:bottom w:val="nil"/>
            </w:tcBorders>
          </w:tcPr>
          <w:p w14:paraId="3C526506" w14:textId="77777777" w:rsidR="00C30B69" w:rsidRPr="00D91343" w:rsidRDefault="00C30B69" w:rsidP="00AD074C">
            <w:pPr>
              <w:spacing w:before="20" w:after="20"/>
            </w:pPr>
            <w:r w:rsidRPr="00D91343">
              <w:t>usheessa ~ useassa ~ usiassa</w:t>
            </w:r>
          </w:p>
        </w:tc>
        <w:tc>
          <w:tcPr>
            <w:tcW w:w="2340" w:type="dxa"/>
            <w:tcBorders>
              <w:top w:val="nil"/>
              <w:bottom w:val="nil"/>
            </w:tcBorders>
          </w:tcPr>
          <w:p w14:paraId="3FFA7285" w14:textId="77777777" w:rsidR="00C30B69" w:rsidRPr="00D91343" w:rsidRDefault="00C30B69" w:rsidP="00AD074C">
            <w:pPr>
              <w:spacing w:before="20" w:after="20"/>
            </w:pPr>
            <w:r w:rsidRPr="00D91343">
              <w:t>usheissa</w:t>
            </w:r>
          </w:p>
        </w:tc>
      </w:tr>
      <w:tr w:rsidR="0029123B" w:rsidRPr="0020184A" w14:paraId="41998B26" w14:textId="77777777" w:rsidTr="000C4A64">
        <w:tc>
          <w:tcPr>
            <w:tcW w:w="1818" w:type="dxa"/>
            <w:tcBorders>
              <w:top w:val="nil"/>
              <w:bottom w:val="nil"/>
            </w:tcBorders>
          </w:tcPr>
          <w:p w14:paraId="0023409E" w14:textId="77777777" w:rsidR="00C30B69" w:rsidRPr="00D91343" w:rsidRDefault="00C30B69" w:rsidP="00AD074C">
            <w:pPr>
              <w:spacing w:before="20" w:after="20"/>
              <w:rPr>
                <w:lang w:val="fi-FI"/>
              </w:rPr>
            </w:pPr>
            <w:r w:rsidRPr="00D91343">
              <w:rPr>
                <w:lang w:val="fi-FI"/>
              </w:rPr>
              <w:t>Elatiivi</w:t>
            </w:r>
          </w:p>
        </w:tc>
        <w:tc>
          <w:tcPr>
            <w:tcW w:w="3600" w:type="dxa"/>
            <w:tcBorders>
              <w:top w:val="nil"/>
              <w:bottom w:val="nil"/>
            </w:tcBorders>
          </w:tcPr>
          <w:p w14:paraId="63729CC0" w14:textId="77777777" w:rsidR="00C30B69" w:rsidRPr="00D91343" w:rsidRDefault="00C30B69" w:rsidP="00AD074C">
            <w:pPr>
              <w:spacing w:before="20" w:after="20"/>
            </w:pPr>
            <w:r w:rsidRPr="00D91343">
              <w:t>usheesta ~ useasta ~ usiasta</w:t>
            </w:r>
          </w:p>
        </w:tc>
        <w:tc>
          <w:tcPr>
            <w:tcW w:w="2340" w:type="dxa"/>
            <w:tcBorders>
              <w:top w:val="nil"/>
              <w:bottom w:val="nil"/>
            </w:tcBorders>
          </w:tcPr>
          <w:p w14:paraId="3EF46A29" w14:textId="77777777" w:rsidR="00C30B69" w:rsidRPr="00D91343" w:rsidRDefault="00C30B69" w:rsidP="00AD074C">
            <w:pPr>
              <w:spacing w:before="20" w:after="20"/>
            </w:pPr>
            <w:r w:rsidRPr="00D91343">
              <w:t>usheista</w:t>
            </w:r>
          </w:p>
        </w:tc>
      </w:tr>
      <w:tr w:rsidR="0029123B" w:rsidRPr="0020184A" w14:paraId="2046FC7A" w14:textId="77777777" w:rsidTr="000C4A64">
        <w:tc>
          <w:tcPr>
            <w:tcW w:w="1818" w:type="dxa"/>
            <w:tcBorders>
              <w:top w:val="nil"/>
              <w:bottom w:val="nil"/>
            </w:tcBorders>
          </w:tcPr>
          <w:p w14:paraId="3A7C0BFE" w14:textId="77777777" w:rsidR="00C30B69" w:rsidRPr="00D91343" w:rsidRDefault="00C30B69" w:rsidP="00AD074C">
            <w:pPr>
              <w:spacing w:before="20" w:after="20"/>
              <w:rPr>
                <w:lang w:val="fi-FI"/>
              </w:rPr>
            </w:pPr>
            <w:r w:rsidRPr="00D91343">
              <w:rPr>
                <w:lang w:val="fi-FI"/>
              </w:rPr>
              <w:t>Illatiivi</w:t>
            </w:r>
          </w:p>
        </w:tc>
        <w:tc>
          <w:tcPr>
            <w:tcW w:w="3600" w:type="dxa"/>
            <w:tcBorders>
              <w:top w:val="nil"/>
              <w:bottom w:val="nil"/>
            </w:tcBorders>
          </w:tcPr>
          <w:p w14:paraId="43E4EB49" w14:textId="509AD4C1" w:rsidR="00C30B69" w:rsidRPr="00D91343" w:rsidRDefault="00C30B69" w:rsidP="00AD074C">
            <w:pPr>
              <w:spacing w:before="20" w:after="20"/>
            </w:pPr>
            <w:r w:rsidRPr="00D91343">
              <w:t>usheesseen ~ useha</w:t>
            </w:r>
            <w:r w:rsidR="00083DA9">
              <w:t>a</w:t>
            </w:r>
            <w:r w:rsidRPr="00D91343">
              <w:t>n ~ usiha</w:t>
            </w:r>
            <w:r w:rsidR="00083DA9">
              <w:t>a</w:t>
            </w:r>
            <w:r w:rsidRPr="00D91343">
              <w:t>n</w:t>
            </w:r>
          </w:p>
        </w:tc>
        <w:tc>
          <w:tcPr>
            <w:tcW w:w="2340" w:type="dxa"/>
            <w:tcBorders>
              <w:top w:val="nil"/>
              <w:bottom w:val="nil"/>
            </w:tcBorders>
          </w:tcPr>
          <w:p w14:paraId="40232B75" w14:textId="6D836862" w:rsidR="00C30B69" w:rsidRPr="00D91343" w:rsidRDefault="00EA27A6" w:rsidP="00AD074C">
            <w:pPr>
              <w:spacing w:before="20" w:after="20"/>
            </w:pPr>
            <w:r w:rsidRPr="00D91343">
              <w:t>u</w:t>
            </w:r>
            <w:r w:rsidR="00C30B69" w:rsidRPr="00D91343">
              <w:t>sheissiin</w:t>
            </w:r>
          </w:p>
        </w:tc>
      </w:tr>
      <w:tr w:rsidR="0029123B" w:rsidRPr="0020184A" w14:paraId="7400208E" w14:textId="77777777" w:rsidTr="000C4A64">
        <w:tc>
          <w:tcPr>
            <w:tcW w:w="1818" w:type="dxa"/>
            <w:tcBorders>
              <w:top w:val="nil"/>
              <w:bottom w:val="nil"/>
            </w:tcBorders>
          </w:tcPr>
          <w:p w14:paraId="5E50870C" w14:textId="77777777" w:rsidR="00C30B69" w:rsidRPr="00D91343" w:rsidRDefault="00C30B69" w:rsidP="00AD074C">
            <w:pPr>
              <w:spacing w:before="20" w:after="20"/>
              <w:rPr>
                <w:lang w:val="fi-FI"/>
              </w:rPr>
            </w:pPr>
            <w:r w:rsidRPr="00D91343">
              <w:rPr>
                <w:lang w:val="fi-FI"/>
              </w:rPr>
              <w:t>Adessiivi</w:t>
            </w:r>
          </w:p>
        </w:tc>
        <w:tc>
          <w:tcPr>
            <w:tcW w:w="3600" w:type="dxa"/>
            <w:tcBorders>
              <w:top w:val="nil"/>
              <w:bottom w:val="nil"/>
            </w:tcBorders>
          </w:tcPr>
          <w:p w14:paraId="5259B013" w14:textId="77777777" w:rsidR="00C30B69" w:rsidRPr="00D91343" w:rsidRDefault="00C30B69" w:rsidP="00AD074C">
            <w:pPr>
              <w:spacing w:before="20" w:after="20"/>
            </w:pPr>
            <w:r w:rsidRPr="00D91343">
              <w:t>usheela ~ usealla ~ usialla</w:t>
            </w:r>
          </w:p>
        </w:tc>
        <w:tc>
          <w:tcPr>
            <w:tcW w:w="2340" w:type="dxa"/>
            <w:tcBorders>
              <w:top w:val="nil"/>
              <w:bottom w:val="nil"/>
            </w:tcBorders>
          </w:tcPr>
          <w:p w14:paraId="55C4A523" w14:textId="77777777" w:rsidR="00C30B69" w:rsidRPr="00D91343" w:rsidRDefault="00C30B69" w:rsidP="00AD074C">
            <w:pPr>
              <w:spacing w:before="20" w:after="20"/>
            </w:pPr>
            <w:r w:rsidRPr="00D91343">
              <w:t>usheila</w:t>
            </w:r>
          </w:p>
        </w:tc>
      </w:tr>
      <w:tr w:rsidR="0029123B" w:rsidRPr="0020184A" w14:paraId="021CEDCE" w14:textId="77777777" w:rsidTr="000C4A64">
        <w:tc>
          <w:tcPr>
            <w:tcW w:w="1818" w:type="dxa"/>
            <w:tcBorders>
              <w:top w:val="nil"/>
              <w:bottom w:val="nil"/>
            </w:tcBorders>
          </w:tcPr>
          <w:p w14:paraId="43EDD68E" w14:textId="77777777" w:rsidR="00C30B69" w:rsidRPr="00D91343" w:rsidRDefault="00C30B69" w:rsidP="00AD074C">
            <w:pPr>
              <w:spacing w:before="20" w:after="20"/>
              <w:rPr>
                <w:lang w:val="fi-FI"/>
              </w:rPr>
            </w:pPr>
            <w:r w:rsidRPr="00D91343">
              <w:rPr>
                <w:lang w:val="fi-FI"/>
              </w:rPr>
              <w:t>Ablatiivi</w:t>
            </w:r>
          </w:p>
        </w:tc>
        <w:tc>
          <w:tcPr>
            <w:tcW w:w="3600" w:type="dxa"/>
            <w:tcBorders>
              <w:top w:val="nil"/>
              <w:bottom w:val="nil"/>
            </w:tcBorders>
          </w:tcPr>
          <w:p w14:paraId="164CDFE1" w14:textId="77777777" w:rsidR="00C30B69" w:rsidRPr="00D91343" w:rsidRDefault="00C30B69" w:rsidP="00AD074C">
            <w:pPr>
              <w:spacing w:before="20" w:after="20"/>
            </w:pPr>
            <w:r w:rsidRPr="00D91343">
              <w:t>usheelta ~ usealta ~ usialta</w:t>
            </w:r>
          </w:p>
        </w:tc>
        <w:tc>
          <w:tcPr>
            <w:tcW w:w="2340" w:type="dxa"/>
            <w:tcBorders>
              <w:top w:val="nil"/>
              <w:bottom w:val="nil"/>
            </w:tcBorders>
          </w:tcPr>
          <w:p w14:paraId="1E35697F" w14:textId="77777777" w:rsidR="00C30B69" w:rsidRPr="00D91343" w:rsidRDefault="00C30B69" w:rsidP="00AD074C">
            <w:pPr>
              <w:spacing w:before="20" w:after="20"/>
            </w:pPr>
            <w:r w:rsidRPr="00D91343">
              <w:t>usheilta</w:t>
            </w:r>
          </w:p>
        </w:tc>
      </w:tr>
      <w:tr w:rsidR="0029123B" w14:paraId="246D631E" w14:textId="77777777" w:rsidTr="000C4A64">
        <w:tc>
          <w:tcPr>
            <w:tcW w:w="1818" w:type="dxa"/>
            <w:tcBorders>
              <w:top w:val="nil"/>
            </w:tcBorders>
          </w:tcPr>
          <w:p w14:paraId="2ADBA1F2" w14:textId="77777777" w:rsidR="00C30B69" w:rsidRPr="00D91343" w:rsidRDefault="00C30B69" w:rsidP="00AD074C">
            <w:pPr>
              <w:spacing w:before="20" w:after="20"/>
              <w:rPr>
                <w:lang w:val="fi-FI"/>
              </w:rPr>
            </w:pPr>
            <w:r w:rsidRPr="00D91343">
              <w:rPr>
                <w:lang w:val="fi-FI"/>
              </w:rPr>
              <w:t>Allatiivi</w:t>
            </w:r>
          </w:p>
        </w:tc>
        <w:tc>
          <w:tcPr>
            <w:tcW w:w="3600" w:type="dxa"/>
            <w:tcBorders>
              <w:top w:val="nil"/>
            </w:tcBorders>
          </w:tcPr>
          <w:p w14:paraId="46E09DE7" w14:textId="2501BC24" w:rsidR="00C30B69" w:rsidRPr="00D91343" w:rsidRDefault="00C30B69" w:rsidP="00AD074C">
            <w:pPr>
              <w:spacing w:before="20" w:after="20"/>
            </w:pPr>
            <w:r w:rsidRPr="00D91343">
              <w:t>usheele</w:t>
            </w:r>
            <w:r w:rsidR="0075485B">
              <w:t>(</w:t>
            </w:r>
            <w:r w:rsidRPr="00D91343">
              <w:t>t) ~ usealle</w:t>
            </w:r>
            <w:r w:rsidR="0075485B">
              <w:t>(</w:t>
            </w:r>
            <w:r w:rsidRPr="00D91343">
              <w:t>t) ~ usialle</w:t>
            </w:r>
            <w:r w:rsidR="0075485B">
              <w:t>(</w:t>
            </w:r>
            <w:r w:rsidRPr="00D91343">
              <w:t>t)</w:t>
            </w:r>
          </w:p>
        </w:tc>
        <w:tc>
          <w:tcPr>
            <w:tcW w:w="2340" w:type="dxa"/>
            <w:tcBorders>
              <w:top w:val="nil"/>
            </w:tcBorders>
          </w:tcPr>
          <w:p w14:paraId="3216815C" w14:textId="3DAF07C1" w:rsidR="00C30B69" w:rsidRPr="00D91343" w:rsidRDefault="00C30B69" w:rsidP="00AD074C">
            <w:pPr>
              <w:spacing w:before="20" w:after="20"/>
            </w:pPr>
            <w:r w:rsidRPr="00D91343">
              <w:t>usheile</w:t>
            </w:r>
            <w:r w:rsidR="0075485B">
              <w:t>(</w:t>
            </w:r>
            <w:r w:rsidRPr="00D91343">
              <w:t>t)</w:t>
            </w:r>
          </w:p>
        </w:tc>
      </w:tr>
    </w:tbl>
    <w:p w14:paraId="377DD103" w14:textId="2F9AB50E" w:rsidR="00C30B69" w:rsidRPr="001D51D6" w:rsidRDefault="00C30B69" w:rsidP="00C30B69">
      <w:pPr>
        <w:spacing w:before="120" w:after="120"/>
        <w:rPr>
          <w:u w:val="single"/>
          <w:lang w:val="fi-FI"/>
        </w:rPr>
      </w:pPr>
      <w:r>
        <w:rPr>
          <w:lang w:val="fi-FI"/>
        </w:rPr>
        <w:t xml:space="preserve">Pronomeni </w:t>
      </w:r>
      <w:r>
        <w:rPr>
          <w:i/>
          <w:lang w:val="fi-FI"/>
        </w:rPr>
        <w:t xml:space="preserve">usheempi </w:t>
      </w:r>
      <w:r w:rsidR="00BA1173" w:rsidRPr="00BA1173">
        <w:rPr>
          <w:lang w:val="fi-FI"/>
        </w:rPr>
        <w:t>~</w:t>
      </w:r>
      <w:r>
        <w:rPr>
          <w:i/>
          <w:lang w:val="fi-FI"/>
        </w:rPr>
        <w:t xml:space="preserve"> useampi </w:t>
      </w:r>
      <w:r w:rsidR="00BA1173" w:rsidRPr="00BA1173">
        <w:rPr>
          <w:lang w:val="fi-FI"/>
        </w:rPr>
        <w:t>~</w:t>
      </w:r>
      <w:r>
        <w:rPr>
          <w:i/>
          <w:lang w:val="fi-FI"/>
        </w:rPr>
        <w:t xml:space="preserve"> usiampi </w:t>
      </w:r>
      <w:r>
        <w:rPr>
          <w:lang w:val="fi-FI"/>
        </w:rPr>
        <w:t xml:space="preserve">oon haamun jälkhiin pronomenin </w:t>
      </w:r>
      <w:r w:rsidRPr="001D51D6">
        <w:rPr>
          <w:i/>
          <w:lang w:val="fi-FI"/>
        </w:rPr>
        <w:t>ussee</w:t>
      </w:r>
      <w:r>
        <w:rPr>
          <w:lang w:val="fi-FI"/>
        </w:rPr>
        <w:t xml:space="preserve"> ~ </w:t>
      </w:r>
      <w:r>
        <w:rPr>
          <w:i/>
          <w:lang w:val="fi-FI"/>
        </w:rPr>
        <w:t xml:space="preserve">usea </w:t>
      </w:r>
      <w:r w:rsidR="00BA1173" w:rsidRPr="00BA1173">
        <w:rPr>
          <w:lang w:val="fi-FI"/>
        </w:rPr>
        <w:t>~</w:t>
      </w:r>
      <w:r>
        <w:rPr>
          <w:i/>
          <w:lang w:val="fi-FI"/>
        </w:rPr>
        <w:t xml:space="preserve"> </w:t>
      </w:r>
      <w:r w:rsidRPr="001D51D6">
        <w:rPr>
          <w:i/>
          <w:lang w:val="fi-FI"/>
        </w:rPr>
        <w:t>usia</w:t>
      </w:r>
      <w:r>
        <w:rPr>
          <w:lang w:val="fi-FI"/>
        </w:rPr>
        <w:t xml:space="preserve"> komparatiivi, ja se taippuuki niin ko komparatiivi </w:t>
      </w:r>
      <w:r w:rsidR="0075485B">
        <w:rPr>
          <w:lang w:val="fi-FI"/>
        </w:rPr>
        <w:t>(</w:t>
      </w:r>
      <w:r w:rsidR="00BF0398">
        <w:rPr>
          <w:lang w:val="fi-FI"/>
        </w:rPr>
        <w:t>katto kohđa</w:t>
      </w:r>
      <w:r w:rsidR="002E2385">
        <w:rPr>
          <w:lang w:val="fi-FI"/>
        </w:rPr>
        <w:t>sta</w:t>
      </w:r>
      <w:r w:rsidR="00BF0398">
        <w:rPr>
          <w:lang w:val="fi-FI"/>
        </w:rPr>
        <w:t xml:space="preserve"> </w:t>
      </w:r>
      <w:r w:rsidR="00AA48E9" w:rsidRPr="000C4A64">
        <w:rPr>
          <w:lang w:val="fi-FI"/>
        </w:rPr>
        <w:t>5</w:t>
      </w:r>
      <w:r w:rsidR="00BF0398" w:rsidRPr="000C4A64">
        <w:rPr>
          <w:lang w:val="fi-FI"/>
        </w:rPr>
        <w:t>.5.1</w:t>
      </w:r>
      <w:r>
        <w:rPr>
          <w:lang w:val="fi-FI"/>
        </w:rPr>
        <w:t>).</w:t>
      </w:r>
      <w:r w:rsidRPr="001D51D6">
        <w:rPr>
          <w:lang w:val="fi-FI"/>
        </w:rPr>
        <w:t xml:space="preserve"> </w:t>
      </w:r>
      <w:r>
        <w:rPr>
          <w:lang w:val="fi-FI"/>
        </w:rPr>
        <w:t>Merkitys niilä kuitenki oon kohta sama</w:t>
      </w:r>
      <w:r w:rsidR="00AA48E9">
        <w:rPr>
          <w:lang w:val="fi-FI"/>
        </w:rPr>
        <w:t xml:space="preserve">. </w:t>
      </w:r>
      <w:r w:rsidR="001B0EEC">
        <w:rPr>
          <w:lang w:val="fi-FI"/>
        </w:rPr>
        <w:t>Pronomenil</w:t>
      </w:r>
      <w:r>
        <w:rPr>
          <w:lang w:val="fi-FI"/>
        </w:rPr>
        <w:t>a</w:t>
      </w:r>
      <w:r w:rsidRPr="001D51D6">
        <w:rPr>
          <w:lang w:val="fi-FI"/>
        </w:rPr>
        <w:t xml:space="preserve"> </w:t>
      </w:r>
      <w:r>
        <w:rPr>
          <w:lang w:val="fi-FI"/>
        </w:rPr>
        <w:t>oon kans superlatiiviihaamu</w:t>
      </w:r>
      <w:r>
        <w:rPr>
          <w:i/>
          <w:lang w:val="fi-FI"/>
        </w:rPr>
        <w:t xml:space="preserve"> usheimat</w:t>
      </w:r>
      <w:r>
        <w:rPr>
          <w:lang w:val="fi-FI"/>
        </w:rPr>
        <w:t>, mitä käytethään tyhä pluraalissa. Se sitte meinaa, ette enämen ko puolet koko joukosta kuuluu siihen joukkhoon, mistä jotaki muistelhaan</w:t>
      </w:r>
      <w:r w:rsidR="00A156D2">
        <w:rPr>
          <w:lang w:val="fi-FI"/>
        </w:rPr>
        <w:t>. Esimerkiksi</w:t>
      </w:r>
      <w:r w:rsidR="004A3F9E">
        <w:rPr>
          <w:lang w:val="fi-FI"/>
        </w:rPr>
        <w:t xml:space="preserve"> (35, 36)</w:t>
      </w:r>
      <w:r w:rsidR="00E5737C">
        <w:rPr>
          <w:lang w:val="fi-FI"/>
        </w:rPr>
        <w:t>:</w:t>
      </w:r>
    </w:p>
    <w:p w14:paraId="70C83608" w14:textId="5858670A" w:rsidR="00C30B69" w:rsidRDefault="0075485B" w:rsidP="00C30B69">
      <w:pPr>
        <w:spacing w:before="120" w:after="120"/>
        <w:rPr>
          <w:lang w:val="fi-FI"/>
        </w:rPr>
      </w:pPr>
      <w:r>
        <w:rPr>
          <w:lang w:val="fi-FI"/>
        </w:rPr>
        <w:t>(</w:t>
      </w:r>
      <w:r w:rsidR="004A3F9E">
        <w:rPr>
          <w:lang w:val="fi-FI"/>
        </w:rPr>
        <w:t>35</w:t>
      </w:r>
      <w:r w:rsidR="002D5CC9">
        <w:rPr>
          <w:lang w:val="fi-FI"/>
        </w:rPr>
        <w:t>)</w:t>
      </w:r>
      <w:r w:rsidR="002D5CC9">
        <w:rPr>
          <w:i/>
          <w:lang w:val="fi-FI"/>
        </w:rPr>
        <w:t xml:space="preserve"> </w:t>
      </w:r>
      <w:r w:rsidR="004F6733">
        <w:rPr>
          <w:lang w:val="fi-FI"/>
        </w:rPr>
        <w:t>[</w:t>
      </w:r>
      <w:r w:rsidR="00C30B69">
        <w:rPr>
          <w:i/>
          <w:lang w:val="fi-FI"/>
        </w:rPr>
        <w:t>Usheimat</w:t>
      </w:r>
      <w:r w:rsidR="00C30B69">
        <w:rPr>
          <w:lang w:val="fi-FI"/>
        </w:rPr>
        <w:t xml:space="preserve"> ihmiset</w:t>
      </w:r>
      <w:r w:rsidR="004F6733">
        <w:rPr>
          <w:lang w:val="fi-FI"/>
        </w:rPr>
        <w:t>]</w:t>
      </w:r>
      <w:r w:rsidR="00C30B69">
        <w:rPr>
          <w:lang w:val="fi-FI"/>
        </w:rPr>
        <w:t xml:space="preserve"> haluthaan tulla onneliseksi.</w:t>
      </w:r>
    </w:p>
    <w:p w14:paraId="4BCDB7DB" w14:textId="0A8F0CAD" w:rsidR="00C30B69" w:rsidRDefault="0075485B" w:rsidP="00C30B69">
      <w:pPr>
        <w:spacing w:before="120" w:after="120"/>
        <w:rPr>
          <w:lang w:val="fi-FI"/>
        </w:rPr>
      </w:pPr>
      <w:r>
        <w:rPr>
          <w:lang w:val="fi-FI"/>
        </w:rPr>
        <w:t>(</w:t>
      </w:r>
      <w:r w:rsidR="004A3F9E">
        <w:rPr>
          <w:lang w:val="fi-FI"/>
        </w:rPr>
        <w:t>36</w:t>
      </w:r>
      <w:r w:rsidR="002D5CC9">
        <w:rPr>
          <w:lang w:val="fi-FI"/>
        </w:rPr>
        <w:t>)</w:t>
      </w:r>
      <w:r w:rsidR="002D5CC9">
        <w:rPr>
          <w:i/>
          <w:lang w:val="fi-FI"/>
        </w:rPr>
        <w:t xml:space="preserve"> </w:t>
      </w:r>
      <w:r w:rsidR="00C30B69">
        <w:rPr>
          <w:i/>
          <w:lang w:val="fi-FI"/>
        </w:rPr>
        <w:t>Usheimilla</w:t>
      </w:r>
      <w:r w:rsidR="00C30B69">
        <w:rPr>
          <w:lang w:val="fi-FI"/>
        </w:rPr>
        <w:t xml:space="preserve"> oo</w:t>
      </w:r>
      <w:r w:rsidR="00AA48E9">
        <w:rPr>
          <w:lang w:val="fi-FI"/>
        </w:rPr>
        <w:t>n jotaki probleemii lasten kans</w:t>
      </w:r>
      <w:r w:rsidR="00C30B69">
        <w:rPr>
          <w:lang w:val="fi-FI"/>
        </w:rPr>
        <w:t>.</w:t>
      </w:r>
    </w:p>
    <w:p w14:paraId="29F5845E" w14:textId="10CB15D9" w:rsidR="00F904D4" w:rsidRDefault="00C30B69" w:rsidP="005F3DAD">
      <w:pPr>
        <w:pStyle w:val="Punktliste"/>
        <w:rPr>
          <w:lang w:val="fi-FI"/>
        </w:rPr>
      </w:pPr>
      <w:r w:rsidRPr="00CB0582">
        <w:rPr>
          <w:lang w:val="fi-FI"/>
        </w:rPr>
        <w:t>Pronomeni</w:t>
      </w:r>
      <w:r w:rsidR="00D8049F">
        <w:rPr>
          <w:lang w:val="fi-FI"/>
        </w:rPr>
        <w:t>t</w:t>
      </w:r>
      <w:r w:rsidRPr="00CB0582">
        <w:rPr>
          <w:lang w:val="fi-FI"/>
        </w:rPr>
        <w:t xml:space="preserve"> </w:t>
      </w:r>
      <w:r w:rsidRPr="00CB0582">
        <w:rPr>
          <w:i/>
          <w:lang w:val="fi-FI"/>
        </w:rPr>
        <w:t xml:space="preserve">paljo </w:t>
      </w:r>
      <w:r w:rsidR="00D8049F">
        <w:rPr>
          <w:lang w:val="fi-FI"/>
        </w:rPr>
        <w:t xml:space="preserve">ja </w:t>
      </w:r>
      <w:r w:rsidR="00D8049F">
        <w:rPr>
          <w:i/>
          <w:lang w:val="fi-FI"/>
        </w:rPr>
        <w:t xml:space="preserve">vähä </w:t>
      </w:r>
      <w:r w:rsidRPr="00CB0582">
        <w:rPr>
          <w:lang w:val="fi-FI"/>
        </w:rPr>
        <w:t>oon t</w:t>
      </w:r>
      <w:r w:rsidR="005F3DAD">
        <w:rPr>
          <w:lang w:val="fi-FI"/>
        </w:rPr>
        <w:t>asan pluraalissa, jos refenrentt</w:t>
      </w:r>
      <w:r w:rsidRPr="00CB0582">
        <w:rPr>
          <w:lang w:val="fi-FI"/>
        </w:rPr>
        <w:t>iit</w:t>
      </w:r>
      <w:r w:rsidR="005F3DAD">
        <w:rPr>
          <w:lang w:val="fi-FI"/>
        </w:rPr>
        <w:t>ä</w:t>
      </w:r>
      <w:r w:rsidRPr="00CB0582">
        <w:rPr>
          <w:lang w:val="fi-FI"/>
        </w:rPr>
        <w:t xml:space="preserve"> oon enämen ko yksi</w:t>
      </w:r>
      <w:r w:rsidR="003E4DC6">
        <w:rPr>
          <w:lang w:val="fi-FI"/>
        </w:rPr>
        <w:t xml:space="preserve"> (</w:t>
      </w:r>
      <w:r w:rsidR="00356E7D">
        <w:rPr>
          <w:lang w:val="fi-FI"/>
        </w:rPr>
        <w:t>37</w:t>
      </w:r>
      <w:r w:rsidR="003E4DC6">
        <w:rPr>
          <w:lang w:val="fi-FI"/>
        </w:rPr>
        <w:t>–</w:t>
      </w:r>
      <w:r w:rsidR="00356E7D">
        <w:rPr>
          <w:lang w:val="fi-FI"/>
        </w:rPr>
        <w:t>39</w:t>
      </w:r>
      <w:r w:rsidR="003E4DC6">
        <w:rPr>
          <w:lang w:val="fi-FI"/>
        </w:rPr>
        <w:t>)</w:t>
      </w:r>
      <w:r w:rsidRPr="00CB0582">
        <w:rPr>
          <w:lang w:val="fi-FI"/>
        </w:rPr>
        <w:t xml:space="preserve">. Silloin </w:t>
      </w:r>
      <w:r w:rsidR="00A6680C">
        <w:rPr>
          <w:i/>
          <w:lang w:val="fi-FI"/>
        </w:rPr>
        <w:t>paljo</w:t>
      </w:r>
      <w:r w:rsidRPr="00CB0582">
        <w:rPr>
          <w:lang w:val="fi-FI"/>
        </w:rPr>
        <w:t xml:space="preserve"> oon kohta </w:t>
      </w:r>
      <w:r w:rsidR="00967FF9">
        <w:rPr>
          <w:lang w:val="fi-FI"/>
        </w:rPr>
        <w:t>synonyym</w:t>
      </w:r>
      <w:r w:rsidRPr="00CB0582">
        <w:rPr>
          <w:lang w:val="fi-FI"/>
        </w:rPr>
        <w:t xml:space="preserve">inen pronomenin </w:t>
      </w:r>
      <w:r w:rsidRPr="00CB0582">
        <w:rPr>
          <w:i/>
          <w:lang w:val="fi-FI"/>
        </w:rPr>
        <w:t>moni</w:t>
      </w:r>
      <w:r w:rsidRPr="00CB0582">
        <w:rPr>
          <w:lang w:val="fi-FI"/>
        </w:rPr>
        <w:t xml:space="preserve"> kans</w:t>
      </w:r>
      <w:r w:rsidR="005C5A5C">
        <w:rPr>
          <w:lang w:val="fi-FI"/>
        </w:rPr>
        <w:t xml:space="preserve"> </w:t>
      </w:r>
      <w:r w:rsidR="0075485B">
        <w:rPr>
          <w:lang w:val="fi-FI"/>
        </w:rPr>
        <w:t>(</w:t>
      </w:r>
      <w:r w:rsidR="005C5A5C">
        <w:rPr>
          <w:lang w:val="fi-FI"/>
        </w:rPr>
        <w:t xml:space="preserve">katto esimerkkii </w:t>
      </w:r>
      <w:r w:rsidR="00F9324F">
        <w:rPr>
          <w:lang w:val="fi-FI"/>
        </w:rPr>
        <w:t>39</w:t>
      </w:r>
      <w:r w:rsidR="005C5A5C">
        <w:rPr>
          <w:lang w:val="fi-FI"/>
        </w:rPr>
        <w:t>)</w:t>
      </w:r>
      <w:r w:rsidRPr="00CB0582">
        <w:rPr>
          <w:lang w:val="fi-FI"/>
        </w:rPr>
        <w:t xml:space="preserve">. Singulaarii saattaa sitte käyttäät </w:t>
      </w:r>
      <w:r w:rsidR="003E4DC6">
        <w:rPr>
          <w:lang w:val="fi-FI"/>
        </w:rPr>
        <w:t>ko referentti oon ainet eli</w:t>
      </w:r>
      <w:r w:rsidRPr="00CB0582">
        <w:rPr>
          <w:lang w:val="fi-FI"/>
        </w:rPr>
        <w:t xml:space="preserve"> </w:t>
      </w:r>
      <w:r w:rsidR="003E4DC6">
        <w:rPr>
          <w:lang w:val="fi-FI"/>
        </w:rPr>
        <w:t xml:space="preserve">joku abstrakti assii </w:t>
      </w:r>
      <w:r w:rsidR="0075485B">
        <w:rPr>
          <w:lang w:val="fi-FI"/>
        </w:rPr>
        <w:t>(</w:t>
      </w:r>
      <w:r w:rsidR="00356E7D">
        <w:rPr>
          <w:lang w:val="fi-FI"/>
        </w:rPr>
        <w:t>40–42</w:t>
      </w:r>
      <w:r w:rsidR="00C577C5">
        <w:rPr>
          <w:lang w:val="fi-FI"/>
        </w:rPr>
        <w:t>)</w:t>
      </w:r>
      <w:r w:rsidR="00F904D4">
        <w:rPr>
          <w:lang w:val="fi-FI"/>
        </w:rPr>
        <w:t>.</w:t>
      </w:r>
    </w:p>
    <w:p w14:paraId="76CED2C4" w14:textId="6E508782" w:rsidR="00F126B5" w:rsidRDefault="0075485B" w:rsidP="00F126B5">
      <w:pPr>
        <w:spacing w:before="120" w:after="120"/>
        <w:rPr>
          <w:lang w:val="fi-FI"/>
        </w:rPr>
      </w:pPr>
      <w:r>
        <w:rPr>
          <w:lang w:val="fi-FI"/>
        </w:rPr>
        <w:t>(</w:t>
      </w:r>
      <w:r w:rsidR="00356E7D">
        <w:rPr>
          <w:lang w:val="fi-FI"/>
        </w:rPr>
        <w:t>37</w:t>
      </w:r>
      <w:r w:rsidR="005020DA">
        <w:rPr>
          <w:lang w:val="fi-FI"/>
        </w:rPr>
        <w:t xml:space="preserve">) </w:t>
      </w:r>
      <w:r w:rsidR="004F6733">
        <w:rPr>
          <w:lang w:val="fi-FI"/>
        </w:rPr>
        <w:t>[</w:t>
      </w:r>
      <w:r w:rsidR="00F126B5" w:rsidRPr="00CB0582">
        <w:rPr>
          <w:lang w:val="fi-FI"/>
        </w:rPr>
        <w:t xml:space="preserve">Näin </w:t>
      </w:r>
      <w:r w:rsidR="00F126B5" w:rsidRPr="00CB0582">
        <w:rPr>
          <w:i/>
          <w:lang w:val="fi-FI"/>
        </w:rPr>
        <w:t>paljoin</w:t>
      </w:r>
      <w:r w:rsidR="00F126B5" w:rsidRPr="00CB0582">
        <w:rPr>
          <w:lang w:val="fi-FI"/>
        </w:rPr>
        <w:t xml:space="preserve"> kalloin</w:t>
      </w:r>
      <w:r w:rsidR="004F6733">
        <w:rPr>
          <w:lang w:val="fi-FI"/>
        </w:rPr>
        <w:t>]</w:t>
      </w:r>
      <w:r w:rsidR="00F126B5" w:rsidRPr="00CB0582">
        <w:rPr>
          <w:lang w:val="fi-FI"/>
        </w:rPr>
        <w:t xml:space="preserve"> kans mie en tehe mithään.</w:t>
      </w:r>
    </w:p>
    <w:p w14:paraId="77789279" w14:textId="14C009CF" w:rsidR="00F126B5" w:rsidRPr="00CB0582" w:rsidRDefault="0075485B" w:rsidP="00F126B5">
      <w:pPr>
        <w:spacing w:before="120" w:after="120"/>
        <w:rPr>
          <w:lang w:val="fi-FI"/>
        </w:rPr>
      </w:pPr>
      <w:r>
        <w:rPr>
          <w:lang w:val="fi-FI"/>
        </w:rPr>
        <w:t>(</w:t>
      </w:r>
      <w:r w:rsidR="00356E7D">
        <w:rPr>
          <w:lang w:val="fi-FI"/>
        </w:rPr>
        <w:t>38</w:t>
      </w:r>
      <w:r w:rsidR="005020DA">
        <w:rPr>
          <w:lang w:val="fi-FI"/>
        </w:rPr>
        <w:t xml:space="preserve">) </w:t>
      </w:r>
      <w:r w:rsidR="004F6733">
        <w:rPr>
          <w:lang w:val="fi-FI"/>
        </w:rPr>
        <w:t>[</w:t>
      </w:r>
      <w:r w:rsidR="00F126B5">
        <w:rPr>
          <w:lang w:val="fi-FI"/>
        </w:rPr>
        <w:t xml:space="preserve">Nuoin </w:t>
      </w:r>
      <w:r w:rsidR="00F126B5" w:rsidRPr="00CB0582">
        <w:rPr>
          <w:i/>
          <w:lang w:val="fi-FI"/>
        </w:rPr>
        <w:t>vähilä</w:t>
      </w:r>
      <w:r w:rsidR="00F126B5">
        <w:rPr>
          <w:lang w:val="fi-FI"/>
        </w:rPr>
        <w:t xml:space="preserve"> tieđoila</w:t>
      </w:r>
      <w:r w:rsidR="004F6733">
        <w:rPr>
          <w:lang w:val="fi-FI"/>
        </w:rPr>
        <w:t>]</w:t>
      </w:r>
      <w:r w:rsidR="00F126B5">
        <w:rPr>
          <w:lang w:val="fi-FI"/>
        </w:rPr>
        <w:t xml:space="preserve"> ei elämästä pärjää.</w:t>
      </w:r>
    </w:p>
    <w:p w14:paraId="6798341A" w14:textId="3F9F4933" w:rsidR="00F126B5" w:rsidRPr="00CB0582" w:rsidRDefault="0075485B" w:rsidP="00F126B5">
      <w:pPr>
        <w:spacing w:before="120" w:after="120"/>
        <w:rPr>
          <w:lang w:val="fi-FI"/>
        </w:rPr>
      </w:pPr>
      <w:r>
        <w:rPr>
          <w:lang w:val="fi-FI"/>
        </w:rPr>
        <w:t>(</w:t>
      </w:r>
      <w:r w:rsidR="00356E7D">
        <w:rPr>
          <w:lang w:val="fi-FI"/>
        </w:rPr>
        <w:t>39</w:t>
      </w:r>
      <w:r w:rsidR="005020DA">
        <w:rPr>
          <w:lang w:val="fi-FI"/>
        </w:rPr>
        <w:t xml:space="preserve">) </w:t>
      </w:r>
      <w:r w:rsidR="004F6733">
        <w:rPr>
          <w:lang w:val="fi-FI"/>
        </w:rPr>
        <w:t>[</w:t>
      </w:r>
      <w:r w:rsidR="00F126B5" w:rsidRPr="00CB0582">
        <w:rPr>
          <w:i/>
          <w:lang w:val="fi-FI"/>
        </w:rPr>
        <w:t>Paljoile</w:t>
      </w:r>
      <w:r w:rsidR="00F126B5" w:rsidRPr="00CB0582">
        <w:rPr>
          <w:lang w:val="fi-FI"/>
        </w:rPr>
        <w:t xml:space="preserve"> ihmisille</w:t>
      </w:r>
      <w:r w:rsidR="004F6733">
        <w:rPr>
          <w:lang w:val="fi-FI"/>
        </w:rPr>
        <w:t>]</w:t>
      </w:r>
      <w:r w:rsidR="00F126B5" w:rsidRPr="00CB0582">
        <w:rPr>
          <w:lang w:val="fi-FI"/>
        </w:rPr>
        <w:t xml:space="preserve"> / </w:t>
      </w:r>
      <w:r w:rsidR="004F6733">
        <w:rPr>
          <w:lang w:val="fi-FI"/>
        </w:rPr>
        <w:t>[</w:t>
      </w:r>
      <w:r w:rsidR="00AA48E9">
        <w:rPr>
          <w:i/>
          <w:lang w:val="fi-FI"/>
        </w:rPr>
        <w:t>M</w:t>
      </w:r>
      <w:r w:rsidR="00F126B5" w:rsidRPr="00CB0582">
        <w:rPr>
          <w:i/>
          <w:lang w:val="fi-FI"/>
        </w:rPr>
        <w:t>onile</w:t>
      </w:r>
      <w:r w:rsidR="00F126B5" w:rsidRPr="00CB0582">
        <w:rPr>
          <w:lang w:val="fi-FI"/>
        </w:rPr>
        <w:t xml:space="preserve"> ihmisille</w:t>
      </w:r>
      <w:r w:rsidR="004F6733">
        <w:rPr>
          <w:lang w:val="fi-FI"/>
        </w:rPr>
        <w:t>]</w:t>
      </w:r>
      <w:r w:rsidR="00F126B5" w:rsidRPr="00CB0582">
        <w:rPr>
          <w:lang w:val="fi-FI"/>
        </w:rPr>
        <w:t xml:space="preserve"> onni oon elämän tärkkein assii.</w:t>
      </w:r>
    </w:p>
    <w:p w14:paraId="3307C272" w14:textId="07080FE6" w:rsidR="00C30B69" w:rsidRPr="00CB0582" w:rsidRDefault="0075485B" w:rsidP="00C30B69">
      <w:pPr>
        <w:spacing w:before="120" w:after="120"/>
        <w:rPr>
          <w:lang w:val="fi-FI"/>
        </w:rPr>
      </w:pPr>
      <w:r>
        <w:rPr>
          <w:lang w:val="fi-FI"/>
        </w:rPr>
        <w:t>(</w:t>
      </w:r>
      <w:r w:rsidR="00356E7D">
        <w:rPr>
          <w:lang w:val="fi-FI"/>
        </w:rPr>
        <w:t>40</w:t>
      </w:r>
      <w:r w:rsidR="005020DA">
        <w:rPr>
          <w:lang w:val="fi-FI"/>
        </w:rPr>
        <w:t xml:space="preserve">) </w:t>
      </w:r>
      <w:r w:rsidR="00C30B69" w:rsidRPr="00CB0582">
        <w:rPr>
          <w:lang w:val="fi-FI"/>
        </w:rPr>
        <w:t xml:space="preserve">Ei siinä </w:t>
      </w:r>
      <w:r w:rsidR="004F6733">
        <w:rPr>
          <w:lang w:val="fi-FI"/>
        </w:rPr>
        <w:t>[</w:t>
      </w:r>
      <w:r w:rsidR="00C30B69" w:rsidRPr="00CB0582">
        <w:rPr>
          <w:i/>
          <w:lang w:val="fi-FI"/>
        </w:rPr>
        <w:t>paljo</w:t>
      </w:r>
      <w:r w:rsidR="00C30B69" w:rsidRPr="00CB0582">
        <w:rPr>
          <w:lang w:val="fi-FI"/>
        </w:rPr>
        <w:t>khaan puhuminen</w:t>
      </w:r>
      <w:r w:rsidR="004F6733">
        <w:rPr>
          <w:lang w:val="fi-FI"/>
        </w:rPr>
        <w:t>]</w:t>
      </w:r>
      <w:r w:rsidR="00C30B69" w:rsidRPr="00CB0582">
        <w:rPr>
          <w:lang w:val="fi-FI"/>
        </w:rPr>
        <w:t xml:space="preserve"> auttanu.</w:t>
      </w:r>
    </w:p>
    <w:p w14:paraId="4BBB7098" w14:textId="23F6B638" w:rsidR="00C30B69" w:rsidRPr="00CB0582" w:rsidRDefault="0075485B" w:rsidP="00C30B69">
      <w:pPr>
        <w:spacing w:before="120" w:after="120"/>
        <w:rPr>
          <w:lang w:val="fi-FI"/>
        </w:rPr>
      </w:pPr>
      <w:r>
        <w:rPr>
          <w:lang w:val="fi-FI"/>
        </w:rPr>
        <w:t>(</w:t>
      </w:r>
      <w:r w:rsidR="00356E7D">
        <w:rPr>
          <w:lang w:val="fi-FI"/>
        </w:rPr>
        <w:t>41</w:t>
      </w:r>
      <w:r w:rsidR="005020DA">
        <w:rPr>
          <w:lang w:val="fi-FI"/>
        </w:rPr>
        <w:t xml:space="preserve">) </w:t>
      </w:r>
      <w:r w:rsidR="00C30B69" w:rsidRPr="00CB0582">
        <w:rPr>
          <w:lang w:val="fi-FI"/>
        </w:rPr>
        <w:t xml:space="preserve">Köyhä anttaa </w:t>
      </w:r>
      <w:r w:rsidR="00C30B69" w:rsidRPr="00CB0582">
        <w:rPr>
          <w:i/>
          <w:lang w:val="fi-FI"/>
        </w:rPr>
        <w:t>vähästä</w:t>
      </w:r>
      <w:r w:rsidR="00C30B69" w:rsidRPr="00CB0582">
        <w:rPr>
          <w:lang w:val="fi-FI"/>
        </w:rPr>
        <w:t xml:space="preserve">ki, rikas ei </w:t>
      </w:r>
      <w:r w:rsidR="00C30B69" w:rsidRPr="00CB0582">
        <w:rPr>
          <w:i/>
          <w:lang w:val="fi-FI"/>
        </w:rPr>
        <w:t>paljosta</w:t>
      </w:r>
      <w:r w:rsidR="00C30B69" w:rsidRPr="00CB0582">
        <w:rPr>
          <w:lang w:val="fi-FI"/>
        </w:rPr>
        <w:t>khaan.</w:t>
      </w:r>
    </w:p>
    <w:p w14:paraId="70DB679C" w14:textId="42185F82" w:rsidR="00C30B69" w:rsidRPr="00CB0582" w:rsidRDefault="0075485B" w:rsidP="00C30B69">
      <w:pPr>
        <w:spacing w:before="120" w:after="120"/>
        <w:rPr>
          <w:lang w:val="fi-FI"/>
        </w:rPr>
      </w:pPr>
      <w:r>
        <w:rPr>
          <w:lang w:val="fi-FI"/>
        </w:rPr>
        <w:t>(</w:t>
      </w:r>
      <w:r w:rsidR="00356E7D">
        <w:rPr>
          <w:lang w:val="fi-FI"/>
        </w:rPr>
        <w:t>42</w:t>
      </w:r>
      <w:r w:rsidR="005020DA">
        <w:rPr>
          <w:lang w:val="fi-FI"/>
        </w:rPr>
        <w:t xml:space="preserve">) </w:t>
      </w:r>
      <w:r w:rsidR="00C30B69" w:rsidRPr="00CB0582">
        <w:rPr>
          <w:lang w:val="fi-FI"/>
        </w:rPr>
        <w:t xml:space="preserve">Hänelä ei ole </w:t>
      </w:r>
      <w:r w:rsidR="004F6733">
        <w:rPr>
          <w:lang w:val="fi-FI"/>
        </w:rPr>
        <w:t>[</w:t>
      </w:r>
      <w:r w:rsidR="00C30B69" w:rsidRPr="00CB0582">
        <w:rPr>
          <w:i/>
          <w:lang w:val="fi-FI"/>
        </w:rPr>
        <w:t>paljoo</w:t>
      </w:r>
      <w:r w:rsidR="00C30B69" w:rsidRPr="00CB0582">
        <w:rPr>
          <w:lang w:val="fi-FI"/>
        </w:rPr>
        <w:t xml:space="preserve"> tiettoo elämästä</w:t>
      </w:r>
      <w:r w:rsidR="004F6733">
        <w:rPr>
          <w:lang w:val="fi-FI"/>
        </w:rPr>
        <w:t>]</w:t>
      </w:r>
      <w:r w:rsidR="00C30B69" w:rsidRPr="00CB0582">
        <w:rPr>
          <w:lang w:val="fi-FI"/>
        </w:rPr>
        <w:t>.</w:t>
      </w:r>
    </w:p>
    <w:p w14:paraId="5E6ACE20" w14:textId="240EF5EE" w:rsidR="00194F3D" w:rsidRDefault="00C30B69" w:rsidP="00194F3D">
      <w:pPr>
        <w:spacing w:before="120" w:after="120"/>
        <w:rPr>
          <w:lang w:val="fi-FI"/>
        </w:rPr>
      </w:pPr>
      <w:r>
        <w:rPr>
          <w:lang w:val="fi-FI"/>
        </w:rPr>
        <w:t>Pronomeni</w:t>
      </w:r>
      <w:r w:rsidR="00755DA4">
        <w:rPr>
          <w:lang w:val="fi-FI"/>
        </w:rPr>
        <w:t>t</w:t>
      </w:r>
      <w:r>
        <w:rPr>
          <w:lang w:val="fi-FI"/>
        </w:rPr>
        <w:t xml:space="preserve"> </w:t>
      </w:r>
      <w:r w:rsidRPr="0005659E">
        <w:rPr>
          <w:i/>
          <w:lang w:val="fi-FI"/>
        </w:rPr>
        <w:t>paljo</w:t>
      </w:r>
      <w:r>
        <w:rPr>
          <w:lang w:val="fi-FI"/>
        </w:rPr>
        <w:t xml:space="preserve"> </w:t>
      </w:r>
      <w:r w:rsidR="00755DA4">
        <w:rPr>
          <w:lang w:val="fi-FI"/>
        </w:rPr>
        <w:t xml:space="preserve">ja </w:t>
      </w:r>
      <w:r w:rsidR="00755DA4">
        <w:rPr>
          <w:i/>
          <w:lang w:val="fi-FI"/>
        </w:rPr>
        <w:t xml:space="preserve">vähä </w:t>
      </w:r>
      <w:r>
        <w:rPr>
          <w:lang w:val="fi-FI"/>
        </w:rPr>
        <w:t>tai</w:t>
      </w:r>
      <w:r w:rsidR="00755DA4">
        <w:rPr>
          <w:lang w:val="fi-FI"/>
        </w:rPr>
        <w:t>vuthaan</w:t>
      </w:r>
      <w:r>
        <w:rPr>
          <w:lang w:val="fi-FI"/>
        </w:rPr>
        <w:t xml:space="preserve"> </w:t>
      </w:r>
      <w:r w:rsidR="00755DA4">
        <w:rPr>
          <w:lang w:val="fi-FI"/>
        </w:rPr>
        <w:t>s</w:t>
      </w:r>
      <w:r>
        <w:rPr>
          <w:lang w:val="fi-FI"/>
        </w:rPr>
        <w:t>amala tavala ko kaksi</w:t>
      </w:r>
      <w:r w:rsidR="006678A0">
        <w:rPr>
          <w:lang w:val="fi-FI"/>
        </w:rPr>
        <w:t>tav</w:t>
      </w:r>
      <w:r>
        <w:rPr>
          <w:lang w:val="fi-FI"/>
        </w:rPr>
        <w:t xml:space="preserve">uiset </w:t>
      </w:r>
      <w:r w:rsidR="0000768E" w:rsidRPr="0000768E">
        <w:rPr>
          <w:lang w:val="fi-FI"/>
        </w:rPr>
        <w:t xml:space="preserve">yksirankaiset </w:t>
      </w:r>
      <w:r w:rsidR="00193F74">
        <w:rPr>
          <w:lang w:val="fi-FI"/>
        </w:rPr>
        <w:t>nomeni</w:t>
      </w:r>
      <w:r>
        <w:rPr>
          <w:lang w:val="fi-FI"/>
        </w:rPr>
        <w:t>t muutoinki</w:t>
      </w:r>
      <w:r w:rsidR="0000768E">
        <w:rPr>
          <w:lang w:val="fi-FI"/>
        </w:rPr>
        <w:t xml:space="preserve"> </w:t>
      </w:r>
      <w:r w:rsidR="0075485B">
        <w:rPr>
          <w:lang w:val="fi-FI"/>
        </w:rPr>
        <w:t>(</w:t>
      </w:r>
      <w:r w:rsidR="005D4198">
        <w:rPr>
          <w:lang w:val="fi-FI"/>
        </w:rPr>
        <w:t>nomenityyp</w:t>
      </w:r>
      <w:r w:rsidR="0000768E">
        <w:rPr>
          <w:lang w:val="fi-FI"/>
        </w:rPr>
        <w:t>pi 1.1)</w:t>
      </w:r>
      <w:r>
        <w:rPr>
          <w:lang w:val="fi-FI"/>
        </w:rPr>
        <w:t>.</w:t>
      </w:r>
    </w:p>
    <w:p w14:paraId="3DC38A5A" w14:textId="3CEBD66C" w:rsidR="00C30B69" w:rsidRDefault="00C30B69" w:rsidP="00194F3D">
      <w:pPr>
        <w:pStyle w:val="Overskrift3"/>
        <w:rPr>
          <w:lang w:val="fi-FI"/>
        </w:rPr>
      </w:pPr>
      <w:bookmarkStart w:id="1910" w:name="_Toc241129355"/>
      <w:bookmarkStart w:id="1911" w:name="_Toc311273938"/>
      <w:r>
        <w:rPr>
          <w:lang w:val="fi-FI"/>
        </w:rPr>
        <w:t xml:space="preserve">Kysymäpronomenit </w:t>
      </w:r>
      <w:r>
        <w:rPr>
          <w:i/>
          <w:lang w:val="fi-FI"/>
        </w:rPr>
        <w:t>kuka</w:t>
      </w:r>
      <w:r>
        <w:rPr>
          <w:lang w:val="fi-FI"/>
        </w:rPr>
        <w:t xml:space="preserve"> ja </w:t>
      </w:r>
      <w:r>
        <w:rPr>
          <w:i/>
          <w:lang w:val="fi-FI"/>
        </w:rPr>
        <w:t>mikä</w:t>
      </w:r>
      <w:r>
        <w:rPr>
          <w:lang w:val="fi-FI"/>
        </w:rPr>
        <w:t xml:space="preserve"> kvanttoripronomenina</w:t>
      </w:r>
      <w:bookmarkEnd w:id="1910"/>
      <w:bookmarkEnd w:id="1911"/>
    </w:p>
    <w:p w14:paraId="119F819B" w14:textId="0335DDFB" w:rsidR="00C30B69" w:rsidRDefault="004F6733" w:rsidP="00C30B69">
      <w:pPr>
        <w:spacing w:before="120" w:after="120"/>
        <w:rPr>
          <w:lang w:val="fi-FI"/>
        </w:rPr>
      </w:pPr>
      <w:r>
        <w:rPr>
          <w:lang w:val="fi-FI"/>
        </w:rPr>
        <w:t>Kysymäpronome</w:t>
      </w:r>
      <w:r w:rsidR="00C30B69">
        <w:rPr>
          <w:lang w:val="fi-FI"/>
        </w:rPr>
        <w:t>nit</w:t>
      </w:r>
      <w:r w:rsidR="00C30B69">
        <w:rPr>
          <w:i/>
          <w:lang w:val="fi-FI"/>
        </w:rPr>
        <w:t xml:space="preserve"> kuka</w:t>
      </w:r>
      <w:r w:rsidR="00C30B69">
        <w:rPr>
          <w:lang w:val="fi-FI"/>
        </w:rPr>
        <w:t xml:space="preserve"> ja </w:t>
      </w:r>
      <w:r w:rsidR="00C30B69" w:rsidRPr="009D0353">
        <w:rPr>
          <w:i/>
          <w:lang w:val="fi-FI"/>
        </w:rPr>
        <w:t>mikä</w:t>
      </w:r>
      <w:r w:rsidR="00C30B69">
        <w:rPr>
          <w:lang w:val="fi-FI"/>
        </w:rPr>
        <w:t xml:space="preserve"> löy</w:t>
      </w:r>
      <w:r w:rsidR="00C30B69" w:rsidRPr="008757EB">
        <w:rPr>
          <w:lang w:val="fi-FI"/>
        </w:rPr>
        <w:t>đ</w:t>
      </w:r>
      <w:r w:rsidR="00C30B69">
        <w:rPr>
          <w:lang w:val="fi-FI"/>
        </w:rPr>
        <w:t xml:space="preserve">ythään erilaisissa </w:t>
      </w:r>
      <w:r w:rsidR="00204B25">
        <w:rPr>
          <w:lang w:val="fi-FI"/>
        </w:rPr>
        <w:t>konstruksuuni</w:t>
      </w:r>
      <w:r>
        <w:rPr>
          <w:lang w:val="fi-FI"/>
        </w:rPr>
        <w:t>i</w:t>
      </w:r>
      <w:r w:rsidR="00C30B69">
        <w:rPr>
          <w:lang w:val="fi-FI"/>
        </w:rPr>
        <w:t xml:space="preserve">ssa, mikkä meinathaan ette joku assii oon ylheisesti tosi </w:t>
      </w:r>
      <w:r w:rsidR="0075485B">
        <w:rPr>
          <w:lang w:val="fi-FI"/>
        </w:rPr>
        <w:t>(</w:t>
      </w:r>
      <w:r w:rsidR="00BB218B">
        <w:rPr>
          <w:lang w:val="fi-FI"/>
        </w:rPr>
        <w:t xml:space="preserve">1, 2) </w:t>
      </w:r>
      <w:r w:rsidR="00C30B69">
        <w:rPr>
          <w:lang w:val="fi-FI"/>
        </w:rPr>
        <w:t xml:space="preserve">tahi tekkee jolleki tasan </w:t>
      </w:r>
      <w:r w:rsidR="0075485B">
        <w:rPr>
          <w:lang w:val="fi-FI"/>
        </w:rPr>
        <w:t>(</w:t>
      </w:r>
      <w:r w:rsidR="00BB218B">
        <w:rPr>
          <w:lang w:val="fi-FI"/>
        </w:rPr>
        <w:t xml:space="preserve">3, 4) </w:t>
      </w:r>
      <w:r w:rsidR="00C30B69">
        <w:rPr>
          <w:lang w:val="fi-FI"/>
        </w:rPr>
        <w:t>tahi ette assii tapattuu epäreekelimäisesti ja sattumalla eli oon vähän niin ja näin</w:t>
      </w:r>
      <w:r w:rsidR="00BB218B">
        <w:rPr>
          <w:lang w:val="fi-FI"/>
        </w:rPr>
        <w:t xml:space="preserve"> </w:t>
      </w:r>
      <w:r w:rsidR="0075485B">
        <w:rPr>
          <w:lang w:val="fi-FI"/>
        </w:rPr>
        <w:t>(</w:t>
      </w:r>
      <w:r w:rsidR="00BB218B">
        <w:rPr>
          <w:lang w:val="fi-FI"/>
        </w:rPr>
        <w:t>5–9)</w:t>
      </w:r>
      <w:r w:rsidR="00C30B69">
        <w:rPr>
          <w:lang w:val="fi-FI"/>
        </w:rPr>
        <w:t xml:space="preserve">. Tämmöissii </w:t>
      </w:r>
      <w:r w:rsidR="00204B25">
        <w:rPr>
          <w:lang w:val="fi-FI"/>
        </w:rPr>
        <w:t>konstruksuuni</w:t>
      </w:r>
      <w:r w:rsidR="00384498">
        <w:rPr>
          <w:lang w:val="fi-FI"/>
        </w:rPr>
        <w:t>i</w:t>
      </w:r>
      <w:r w:rsidR="00C30B69">
        <w:rPr>
          <w:lang w:val="fi-FI"/>
        </w:rPr>
        <w:t xml:space="preserve">ta oon </w:t>
      </w:r>
      <w:r w:rsidR="00C30B69">
        <w:rPr>
          <w:i/>
          <w:lang w:val="fi-FI"/>
        </w:rPr>
        <w:t>kuka</w:t>
      </w:r>
      <w:r w:rsidR="0098090B" w:rsidRPr="0098090B">
        <w:rPr>
          <w:lang w:val="fi-FI"/>
        </w:rPr>
        <w:t>/</w:t>
      </w:r>
      <w:r w:rsidR="00C30B69">
        <w:rPr>
          <w:i/>
          <w:lang w:val="fi-FI"/>
        </w:rPr>
        <w:t>mikä tahansa</w:t>
      </w:r>
      <w:r w:rsidR="0098090B" w:rsidRPr="0098090B">
        <w:rPr>
          <w:lang w:val="fi-FI"/>
        </w:rPr>
        <w:t>/</w:t>
      </w:r>
      <w:r w:rsidR="00C30B69">
        <w:rPr>
          <w:i/>
          <w:lang w:val="fi-FI"/>
        </w:rPr>
        <w:t>hyvänsä</w:t>
      </w:r>
      <w:r w:rsidR="00C30B69">
        <w:rPr>
          <w:lang w:val="fi-FI"/>
        </w:rPr>
        <w:t xml:space="preserve">, </w:t>
      </w:r>
      <w:r w:rsidR="00C30B69">
        <w:rPr>
          <w:i/>
          <w:lang w:val="fi-FI"/>
        </w:rPr>
        <w:t>kuka</w:t>
      </w:r>
      <w:r w:rsidR="0098090B" w:rsidRPr="0098090B">
        <w:rPr>
          <w:lang w:val="fi-FI"/>
        </w:rPr>
        <w:t>/</w:t>
      </w:r>
      <w:r w:rsidR="00C30B69">
        <w:rPr>
          <w:i/>
          <w:lang w:val="fi-FI"/>
        </w:rPr>
        <w:t>mikä vain</w:t>
      </w:r>
      <w:r w:rsidR="00C30B69">
        <w:rPr>
          <w:lang w:val="fi-FI"/>
        </w:rPr>
        <w:t xml:space="preserve">, </w:t>
      </w:r>
      <w:r w:rsidR="00C30B69">
        <w:rPr>
          <w:i/>
          <w:lang w:val="fi-FI"/>
        </w:rPr>
        <w:t>vaikka kuka</w:t>
      </w:r>
      <w:r w:rsidR="0098090B" w:rsidRPr="0098090B">
        <w:rPr>
          <w:lang w:val="fi-FI"/>
        </w:rPr>
        <w:t>/</w:t>
      </w:r>
      <w:r w:rsidR="00C30B69">
        <w:rPr>
          <w:i/>
          <w:lang w:val="fi-FI"/>
        </w:rPr>
        <w:t>mikä</w:t>
      </w:r>
      <w:r w:rsidR="00C30B69">
        <w:rPr>
          <w:lang w:val="fi-FI"/>
        </w:rPr>
        <w:t xml:space="preserve">, </w:t>
      </w:r>
      <w:r w:rsidR="00C30B69">
        <w:rPr>
          <w:i/>
          <w:lang w:val="fi-FI"/>
        </w:rPr>
        <w:t>vähän mikäki</w:t>
      </w:r>
      <w:r w:rsidR="0098090B" w:rsidRPr="0098090B">
        <w:rPr>
          <w:lang w:val="fi-FI"/>
        </w:rPr>
        <w:t>/</w:t>
      </w:r>
      <w:r w:rsidR="00C30B69">
        <w:rPr>
          <w:i/>
          <w:lang w:val="fi-FI"/>
        </w:rPr>
        <w:t>kukaki</w:t>
      </w:r>
      <w:r w:rsidR="0075485B" w:rsidRPr="0075485B">
        <w:rPr>
          <w:lang w:val="fi-FI"/>
        </w:rPr>
        <w:t>,</w:t>
      </w:r>
      <w:r w:rsidR="00C30B69">
        <w:rPr>
          <w:i/>
          <w:lang w:val="fi-FI"/>
        </w:rPr>
        <w:t xml:space="preserve"> kuka</w:t>
      </w:r>
      <w:r w:rsidR="0098090B" w:rsidRPr="0098090B">
        <w:rPr>
          <w:lang w:val="fi-FI"/>
        </w:rPr>
        <w:t>/</w:t>
      </w:r>
      <w:r w:rsidR="00C30B69">
        <w:rPr>
          <w:i/>
          <w:lang w:val="fi-FI"/>
        </w:rPr>
        <w:t>mikä koskaki</w:t>
      </w:r>
      <w:r w:rsidR="0098090B" w:rsidRPr="0098090B">
        <w:rPr>
          <w:lang w:val="fi-FI"/>
        </w:rPr>
        <w:t>/</w:t>
      </w:r>
      <w:r w:rsidR="00C30B69">
        <w:rPr>
          <w:i/>
          <w:lang w:val="fi-FI"/>
        </w:rPr>
        <w:t>kunkaki</w:t>
      </w:r>
      <w:r w:rsidR="0098090B" w:rsidRPr="0098090B">
        <w:rPr>
          <w:lang w:val="fi-FI"/>
        </w:rPr>
        <w:t>/</w:t>
      </w:r>
      <w:r w:rsidR="00C30B69">
        <w:rPr>
          <w:i/>
          <w:lang w:val="fi-FI"/>
        </w:rPr>
        <w:t xml:space="preserve">missäki </w:t>
      </w:r>
      <w:r w:rsidR="00C30B69">
        <w:rPr>
          <w:lang w:val="fi-FI"/>
        </w:rPr>
        <w:t>jne.</w:t>
      </w:r>
    </w:p>
    <w:p w14:paraId="4F583B57" w14:textId="09DC5BDA" w:rsidR="0015001B" w:rsidRPr="008757EB" w:rsidRDefault="0075485B" w:rsidP="0015001B">
      <w:pPr>
        <w:spacing w:before="120" w:after="120"/>
        <w:rPr>
          <w:lang w:val="fi-FI"/>
        </w:rPr>
      </w:pPr>
      <w:r>
        <w:rPr>
          <w:lang w:val="fi-FI"/>
        </w:rPr>
        <w:t>(</w:t>
      </w:r>
      <w:r w:rsidR="00BB218B">
        <w:rPr>
          <w:lang w:val="fi-FI"/>
        </w:rPr>
        <w:t>1</w:t>
      </w:r>
      <w:r w:rsidR="00C14CB2">
        <w:rPr>
          <w:lang w:val="fi-FI"/>
        </w:rPr>
        <w:t>)</w:t>
      </w:r>
      <w:r w:rsidR="00C14CB2">
        <w:rPr>
          <w:i/>
          <w:lang w:val="fi-FI"/>
        </w:rPr>
        <w:t xml:space="preserve"> </w:t>
      </w:r>
      <w:r w:rsidR="004F6733">
        <w:rPr>
          <w:lang w:val="fi-FI"/>
        </w:rPr>
        <w:t>[</w:t>
      </w:r>
      <w:r w:rsidR="0015001B" w:rsidRPr="008757EB">
        <w:rPr>
          <w:i/>
          <w:lang w:val="fi-FI"/>
        </w:rPr>
        <w:t>Kuka tahansa</w:t>
      </w:r>
      <w:r w:rsidR="0098090B" w:rsidRPr="0098090B">
        <w:rPr>
          <w:lang w:val="fi-FI"/>
        </w:rPr>
        <w:t>/</w:t>
      </w:r>
      <w:r w:rsidR="0015001B" w:rsidRPr="008757EB">
        <w:rPr>
          <w:i/>
          <w:lang w:val="fi-FI"/>
        </w:rPr>
        <w:t>hyvänsä</w:t>
      </w:r>
      <w:r w:rsidR="0098090B" w:rsidRPr="0098090B">
        <w:rPr>
          <w:lang w:val="fi-FI"/>
        </w:rPr>
        <w:t>/</w:t>
      </w:r>
      <w:r w:rsidR="0015001B" w:rsidRPr="008757EB">
        <w:rPr>
          <w:i/>
          <w:lang w:val="fi-FI"/>
        </w:rPr>
        <w:t>vain</w:t>
      </w:r>
      <w:r w:rsidR="004F6733">
        <w:rPr>
          <w:lang w:val="fi-FI"/>
        </w:rPr>
        <w:t>]</w:t>
      </w:r>
      <w:r w:rsidR="0015001B" w:rsidRPr="008757EB">
        <w:rPr>
          <w:lang w:val="fi-FI"/>
        </w:rPr>
        <w:t xml:space="preserve"> saattaa oppiit kainun kieltä.</w:t>
      </w:r>
    </w:p>
    <w:p w14:paraId="2ADC8B27" w14:textId="0506C750" w:rsidR="0046034B" w:rsidRPr="00372B26" w:rsidRDefault="0075485B" w:rsidP="0046034B">
      <w:pPr>
        <w:spacing w:before="120" w:after="120"/>
      </w:pPr>
      <w:r>
        <w:rPr>
          <w:lang w:val="fi-FI"/>
        </w:rPr>
        <w:t>(</w:t>
      </w:r>
      <w:r w:rsidR="00BB218B">
        <w:rPr>
          <w:lang w:val="fi-FI"/>
        </w:rPr>
        <w:t>2</w:t>
      </w:r>
      <w:r w:rsidR="00C14CB2">
        <w:rPr>
          <w:lang w:val="fi-FI"/>
        </w:rPr>
        <w:t>)</w:t>
      </w:r>
      <w:r w:rsidR="00C14CB2">
        <w:rPr>
          <w:i/>
          <w:lang w:val="fi-FI"/>
        </w:rPr>
        <w:t xml:space="preserve"> </w:t>
      </w:r>
      <w:r w:rsidR="004F6733" w:rsidRPr="004F6733">
        <w:rPr>
          <w:lang w:val="fi-FI"/>
        </w:rPr>
        <w:t>[</w:t>
      </w:r>
      <w:r w:rsidR="0046034B" w:rsidRPr="00372B26">
        <w:rPr>
          <w:i/>
        </w:rPr>
        <w:t>Missä</w:t>
      </w:r>
      <w:r w:rsidR="0098090B" w:rsidRPr="0098090B">
        <w:t>/</w:t>
      </w:r>
      <w:r w:rsidR="0046034B" w:rsidRPr="00372B26">
        <w:rPr>
          <w:i/>
        </w:rPr>
        <w:t>Mistä tahansa</w:t>
      </w:r>
      <w:r w:rsidR="0098090B" w:rsidRPr="0098090B">
        <w:t>/</w:t>
      </w:r>
      <w:r w:rsidR="0046034B" w:rsidRPr="00372B26">
        <w:rPr>
          <w:i/>
        </w:rPr>
        <w:t>hyvänsä</w:t>
      </w:r>
      <w:r w:rsidR="0098090B" w:rsidRPr="0098090B">
        <w:t>/</w:t>
      </w:r>
      <w:r w:rsidR="0046034B" w:rsidRPr="00372B26">
        <w:rPr>
          <w:i/>
        </w:rPr>
        <w:t>vain</w:t>
      </w:r>
      <w:r w:rsidR="004F6733">
        <w:t>]</w:t>
      </w:r>
      <w:r w:rsidR="0046034B" w:rsidRPr="00372B26">
        <w:t xml:space="preserve"> saattaa tulla onneliseksi.</w:t>
      </w:r>
    </w:p>
    <w:p w14:paraId="23D950A5" w14:textId="77777777" w:rsidR="00F904D4" w:rsidRDefault="0075485B" w:rsidP="00C30B69">
      <w:pPr>
        <w:spacing w:before="120" w:after="120"/>
        <w:rPr>
          <w:lang w:val="fi-FI"/>
        </w:rPr>
      </w:pPr>
      <w:r>
        <w:rPr>
          <w:lang w:val="fi-FI"/>
        </w:rPr>
        <w:t>(</w:t>
      </w:r>
      <w:r w:rsidR="00BB218B">
        <w:rPr>
          <w:lang w:val="fi-FI"/>
        </w:rPr>
        <w:t>3</w:t>
      </w:r>
      <w:r w:rsidR="00C14CB2">
        <w:rPr>
          <w:lang w:val="fi-FI"/>
        </w:rPr>
        <w:t>)</w:t>
      </w:r>
      <w:r w:rsidR="00C14CB2">
        <w:rPr>
          <w:i/>
          <w:lang w:val="fi-FI"/>
        </w:rPr>
        <w:t xml:space="preserve"> </w:t>
      </w:r>
      <w:r w:rsidR="00C30B69" w:rsidRPr="008757EB">
        <w:rPr>
          <w:lang w:val="fi-FI"/>
        </w:rPr>
        <w:t xml:space="preserve">Minun mielestä saapi tulla </w:t>
      </w:r>
      <w:r w:rsidR="004B37FF">
        <w:rPr>
          <w:lang w:val="fi-FI"/>
        </w:rPr>
        <w:t>[</w:t>
      </w:r>
      <w:r w:rsidR="00C30B69" w:rsidRPr="008757EB">
        <w:rPr>
          <w:i/>
          <w:lang w:val="fi-FI"/>
        </w:rPr>
        <w:t>kuka tahansa</w:t>
      </w:r>
      <w:r w:rsidR="0098090B" w:rsidRPr="0098090B">
        <w:rPr>
          <w:lang w:val="fi-FI"/>
        </w:rPr>
        <w:t>/</w:t>
      </w:r>
      <w:r w:rsidR="00C30B69" w:rsidRPr="008757EB">
        <w:rPr>
          <w:i/>
          <w:lang w:val="fi-FI"/>
        </w:rPr>
        <w:t>hyvänsä</w:t>
      </w:r>
      <w:r w:rsidR="0098090B" w:rsidRPr="0098090B">
        <w:rPr>
          <w:lang w:val="fi-FI"/>
        </w:rPr>
        <w:t>/</w:t>
      </w:r>
      <w:r w:rsidR="00C30B69" w:rsidRPr="008757EB">
        <w:rPr>
          <w:i/>
          <w:lang w:val="fi-FI"/>
        </w:rPr>
        <w:t>vain</w:t>
      </w:r>
      <w:r w:rsidR="004B37FF">
        <w:rPr>
          <w:lang w:val="fi-FI"/>
        </w:rPr>
        <w:t>]</w:t>
      </w:r>
      <w:r w:rsidR="00C30B69" w:rsidRPr="008757EB">
        <w:rPr>
          <w:lang w:val="fi-FI"/>
        </w:rPr>
        <w:t xml:space="preserve"> halluu</w:t>
      </w:r>
      <w:r w:rsidR="00F904D4">
        <w:rPr>
          <w:lang w:val="fi-FI"/>
        </w:rPr>
        <w:t>.</w:t>
      </w:r>
    </w:p>
    <w:p w14:paraId="7CAAA131" w14:textId="4AE3E51C" w:rsidR="00C30B69" w:rsidRPr="00372B26" w:rsidRDefault="0075485B" w:rsidP="00C30B69">
      <w:pPr>
        <w:spacing w:before="120" w:after="120"/>
      </w:pPr>
      <w:r>
        <w:rPr>
          <w:lang w:val="fi-FI"/>
        </w:rPr>
        <w:t>(</w:t>
      </w:r>
      <w:r w:rsidR="00BB218B">
        <w:rPr>
          <w:lang w:val="fi-FI"/>
        </w:rPr>
        <w:t>4</w:t>
      </w:r>
      <w:r w:rsidR="00C14CB2">
        <w:rPr>
          <w:lang w:val="fi-FI"/>
        </w:rPr>
        <w:t>)</w:t>
      </w:r>
      <w:r w:rsidR="00C14CB2">
        <w:rPr>
          <w:i/>
          <w:lang w:val="fi-FI"/>
        </w:rPr>
        <w:t xml:space="preserve"> </w:t>
      </w:r>
      <w:r w:rsidR="00C30B69" w:rsidRPr="00372B26">
        <w:t xml:space="preserve">Kyllä sie saat valita </w:t>
      </w:r>
      <w:r w:rsidR="004B37FF">
        <w:t>[</w:t>
      </w:r>
      <w:r w:rsidR="00C30B69" w:rsidRPr="00372B26">
        <w:rPr>
          <w:i/>
        </w:rPr>
        <w:t>kenen tahansa</w:t>
      </w:r>
      <w:r w:rsidR="0098090B" w:rsidRPr="0098090B">
        <w:t>/</w:t>
      </w:r>
      <w:r w:rsidR="00C30B69" w:rsidRPr="00372B26">
        <w:rPr>
          <w:i/>
        </w:rPr>
        <w:t>hyvänsä</w:t>
      </w:r>
      <w:r w:rsidR="0098090B" w:rsidRPr="0098090B">
        <w:t>/</w:t>
      </w:r>
      <w:r w:rsidR="00C30B69" w:rsidRPr="00372B26">
        <w:rPr>
          <w:i/>
        </w:rPr>
        <w:t>vain</w:t>
      </w:r>
      <w:r w:rsidR="004B37FF">
        <w:t>]</w:t>
      </w:r>
      <w:r w:rsidR="00C30B69" w:rsidRPr="00372B26">
        <w:t xml:space="preserve"> halluut.</w:t>
      </w:r>
    </w:p>
    <w:p w14:paraId="01D9322B" w14:textId="78A0E38F" w:rsidR="00C30B69" w:rsidRDefault="0075485B" w:rsidP="00C30B69">
      <w:pPr>
        <w:spacing w:before="120" w:after="120"/>
      </w:pPr>
      <w:r>
        <w:rPr>
          <w:lang w:val="fi-FI"/>
        </w:rPr>
        <w:t>(</w:t>
      </w:r>
      <w:r w:rsidR="00BB218B">
        <w:rPr>
          <w:lang w:val="fi-FI"/>
        </w:rPr>
        <w:t>5</w:t>
      </w:r>
      <w:r w:rsidR="00C14CB2">
        <w:rPr>
          <w:lang w:val="fi-FI"/>
        </w:rPr>
        <w:t>)</w:t>
      </w:r>
      <w:r w:rsidR="00C14CB2">
        <w:rPr>
          <w:i/>
          <w:lang w:val="fi-FI"/>
        </w:rPr>
        <w:t xml:space="preserve"> </w:t>
      </w:r>
      <w:r w:rsidR="00C30B69">
        <w:t xml:space="preserve">Sieltä arkusta löytyi </w:t>
      </w:r>
      <w:r w:rsidR="004B37FF">
        <w:t>[</w:t>
      </w:r>
      <w:r w:rsidR="00C30B69" w:rsidRPr="00EC602A">
        <w:rPr>
          <w:i/>
        </w:rPr>
        <w:t>vähän mitäki</w:t>
      </w:r>
      <w:r w:rsidR="004B37FF">
        <w:t>]</w:t>
      </w:r>
      <w:r w:rsidR="00C30B69">
        <w:t>.</w:t>
      </w:r>
    </w:p>
    <w:p w14:paraId="04663D0B" w14:textId="745FFAED" w:rsidR="00C30B69" w:rsidRDefault="0075485B" w:rsidP="00C30B69">
      <w:pPr>
        <w:spacing w:before="120" w:after="120"/>
      </w:pPr>
      <w:r>
        <w:rPr>
          <w:lang w:val="fi-FI"/>
        </w:rPr>
        <w:t>(</w:t>
      </w:r>
      <w:r w:rsidR="00BB218B">
        <w:rPr>
          <w:lang w:val="fi-FI"/>
        </w:rPr>
        <w:t>6</w:t>
      </w:r>
      <w:r w:rsidR="00C14CB2">
        <w:rPr>
          <w:lang w:val="fi-FI"/>
        </w:rPr>
        <w:t>)</w:t>
      </w:r>
      <w:r w:rsidR="00C14CB2">
        <w:rPr>
          <w:i/>
          <w:lang w:val="fi-FI"/>
        </w:rPr>
        <w:t xml:space="preserve"> </w:t>
      </w:r>
      <w:r w:rsidR="00C30B69">
        <w:t xml:space="preserve">Kainuu saattaa kyllä kirjoittaat </w:t>
      </w:r>
      <w:r w:rsidR="00880FD5">
        <w:t>[</w:t>
      </w:r>
      <w:r w:rsidR="00C30B69" w:rsidRPr="00EC602A">
        <w:rPr>
          <w:i/>
        </w:rPr>
        <w:t>vähän milläki</w:t>
      </w:r>
      <w:r w:rsidR="00C30B69">
        <w:t xml:space="preserve"> mallila</w:t>
      </w:r>
      <w:r w:rsidR="00880FD5">
        <w:t>]</w:t>
      </w:r>
      <w:r w:rsidR="00C30B69">
        <w:t>.</w:t>
      </w:r>
    </w:p>
    <w:p w14:paraId="614082EC" w14:textId="4B07D61A" w:rsidR="00C30B69" w:rsidRDefault="0075485B" w:rsidP="00C30B69">
      <w:pPr>
        <w:spacing w:before="120" w:after="120"/>
      </w:pPr>
      <w:r>
        <w:rPr>
          <w:lang w:val="fi-FI"/>
        </w:rPr>
        <w:t>(</w:t>
      </w:r>
      <w:r w:rsidR="00BB218B">
        <w:rPr>
          <w:lang w:val="fi-FI"/>
        </w:rPr>
        <w:t>7</w:t>
      </w:r>
      <w:r w:rsidR="00C14CB2">
        <w:rPr>
          <w:lang w:val="fi-FI"/>
        </w:rPr>
        <w:t>)</w:t>
      </w:r>
      <w:r w:rsidR="00C14CB2">
        <w:rPr>
          <w:i/>
          <w:lang w:val="fi-FI"/>
        </w:rPr>
        <w:t xml:space="preserve"> </w:t>
      </w:r>
      <w:r w:rsidR="00C30B69" w:rsidRPr="00372B26">
        <w:t xml:space="preserve">Het lähđethiin </w:t>
      </w:r>
      <w:r w:rsidR="00880FD5">
        <w:t>[</w:t>
      </w:r>
      <w:r w:rsidR="00C30B69" w:rsidRPr="00AD5C93">
        <w:rPr>
          <w:i/>
        </w:rPr>
        <w:t>kuka kuhunki</w:t>
      </w:r>
      <w:r w:rsidR="00C30B69" w:rsidRPr="00372B26">
        <w:t xml:space="preserve"> </w:t>
      </w:r>
      <w:r w:rsidR="00C30B69">
        <w:t xml:space="preserve">ja </w:t>
      </w:r>
      <w:r w:rsidR="00C30B69">
        <w:rPr>
          <w:i/>
        </w:rPr>
        <w:t>koskaki</w:t>
      </w:r>
      <w:r w:rsidR="00880FD5">
        <w:t>]</w:t>
      </w:r>
      <w:r w:rsidR="00C30B69">
        <w:rPr>
          <w:i/>
        </w:rPr>
        <w:t xml:space="preserve"> </w:t>
      </w:r>
      <w:r w:rsidR="00C30B69" w:rsidRPr="00372B26">
        <w:t xml:space="preserve">ja saathiin sitte ruvaksi </w:t>
      </w:r>
      <w:r w:rsidR="00880FD5">
        <w:t>[</w:t>
      </w:r>
      <w:r w:rsidR="00C30B69" w:rsidRPr="00AD5C93">
        <w:rPr>
          <w:i/>
        </w:rPr>
        <w:t>mitä mistäki</w:t>
      </w:r>
      <w:r w:rsidR="00880FD5">
        <w:t>]</w:t>
      </w:r>
      <w:r w:rsidR="00C30B69" w:rsidRPr="00372B26">
        <w:t>.</w:t>
      </w:r>
    </w:p>
    <w:p w14:paraId="169058A6" w14:textId="47505AD7" w:rsidR="007837A9" w:rsidRDefault="0075485B" w:rsidP="007837A9">
      <w:pPr>
        <w:spacing w:before="120" w:after="120"/>
      </w:pPr>
      <w:r>
        <w:rPr>
          <w:lang w:val="fi-FI"/>
        </w:rPr>
        <w:t>(</w:t>
      </w:r>
      <w:r w:rsidR="00BB218B">
        <w:rPr>
          <w:lang w:val="fi-FI"/>
        </w:rPr>
        <w:t>8</w:t>
      </w:r>
      <w:r w:rsidR="00C14CB2">
        <w:rPr>
          <w:lang w:val="fi-FI"/>
        </w:rPr>
        <w:t>)</w:t>
      </w:r>
      <w:r w:rsidR="00C14CB2">
        <w:rPr>
          <w:i/>
          <w:lang w:val="fi-FI"/>
        </w:rPr>
        <w:t xml:space="preserve"> </w:t>
      </w:r>
      <w:r w:rsidR="007837A9" w:rsidRPr="00372B26">
        <w:t xml:space="preserve">Minun isä oli seppä ja teki puusta </w:t>
      </w:r>
      <w:r w:rsidR="00880FD5">
        <w:t>[</w:t>
      </w:r>
      <w:r w:rsidR="007837A9" w:rsidRPr="00AD5C93">
        <w:rPr>
          <w:i/>
        </w:rPr>
        <w:t>vaikka mitä</w:t>
      </w:r>
      <w:r w:rsidR="00880FD5">
        <w:t>]</w:t>
      </w:r>
      <w:r w:rsidR="007837A9" w:rsidRPr="00372B26">
        <w:t>.</w:t>
      </w:r>
    </w:p>
    <w:p w14:paraId="3AA590BA" w14:textId="218ACD7E" w:rsidR="007837A9" w:rsidRPr="00372B26" w:rsidRDefault="0075485B" w:rsidP="007837A9">
      <w:pPr>
        <w:spacing w:before="120" w:after="120"/>
      </w:pPr>
      <w:r>
        <w:rPr>
          <w:lang w:val="fi-FI"/>
        </w:rPr>
        <w:t>(</w:t>
      </w:r>
      <w:r w:rsidR="00BB218B">
        <w:rPr>
          <w:lang w:val="fi-FI"/>
        </w:rPr>
        <w:t>9</w:t>
      </w:r>
      <w:r w:rsidR="00C14CB2">
        <w:rPr>
          <w:lang w:val="fi-FI"/>
        </w:rPr>
        <w:t>)</w:t>
      </w:r>
      <w:r w:rsidR="00C14CB2">
        <w:rPr>
          <w:i/>
          <w:lang w:val="fi-FI"/>
        </w:rPr>
        <w:t xml:space="preserve"> </w:t>
      </w:r>
      <w:r w:rsidR="007837A9" w:rsidRPr="00372B26">
        <w:t xml:space="preserve">Mie kyllä rahhaa kiskon </w:t>
      </w:r>
      <w:r w:rsidR="00880FD5">
        <w:t>[</w:t>
      </w:r>
      <w:r w:rsidR="007837A9" w:rsidRPr="00AD5C93">
        <w:rPr>
          <w:i/>
        </w:rPr>
        <w:t>vaikka mistä</w:t>
      </w:r>
      <w:r w:rsidR="00880FD5">
        <w:t>]</w:t>
      </w:r>
      <w:r w:rsidR="007837A9" w:rsidRPr="00372B26">
        <w:t>.</w:t>
      </w:r>
    </w:p>
    <w:p w14:paraId="02EB83DA" w14:textId="3A11DEF1" w:rsidR="00C30B69" w:rsidRDefault="00C30B69" w:rsidP="00C30B69">
      <w:pPr>
        <w:spacing w:before="120" w:after="120"/>
      </w:pPr>
      <w:r w:rsidRPr="00062DEE">
        <w:t xml:space="preserve">Näissä </w:t>
      </w:r>
      <w:r w:rsidR="00204B25">
        <w:t>konstruksuuni</w:t>
      </w:r>
      <w:r w:rsidR="00F34E37">
        <w:t>i</w:t>
      </w:r>
      <w:r w:rsidRPr="00062DEE">
        <w:t>ssa kysymä</w:t>
      </w:r>
      <w:r>
        <w:t>pronomen</w:t>
      </w:r>
      <w:r w:rsidRPr="00062DEE">
        <w:t>it taivuthaan samhaan</w:t>
      </w:r>
      <w:r w:rsidR="00B257B7">
        <w:t xml:space="preserve"> laihiin</w:t>
      </w:r>
      <w:r w:rsidR="00F34E37">
        <w:t xml:space="preserve"> ko tavalisissa</w:t>
      </w:r>
      <w:r w:rsidRPr="00062DEE">
        <w:t xml:space="preserve"> kysymäsyntaktiissa</w:t>
      </w:r>
      <w:r w:rsidR="00F34E37">
        <w:t xml:space="preserve"> (katto taivutuksesta kohđasta 7.3)</w:t>
      </w:r>
      <w:r w:rsidRPr="00062DEE">
        <w:t>.</w:t>
      </w:r>
    </w:p>
    <w:p w14:paraId="4918DB7F" w14:textId="4E99BB60" w:rsidR="00C30B69" w:rsidRPr="00A76CB2" w:rsidRDefault="00C30B69" w:rsidP="00C30B69">
      <w:pPr>
        <w:pStyle w:val="Overskrift2"/>
        <w:keepLines/>
        <w:tabs>
          <w:tab w:val="clear" w:pos="720"/>
          <w:tab w:val="num" w:pos="1008"/>
        </w:tabs>
        <w:spacing w:before="200" w:after="0"/>
      </w:pPr>
      <w:bookmarkStart w:id="1912" w:name="_Toc241129356"/>
      <w:bookmarkStart w:id="1913" w:name="_Toc311273939"/>
      <w:r w:rsidRPr="00E171BE">
        <w:t xml:space="preserve">Muita </w:t>
      </w:r>
      <w:r w:rsidR="00651DC9">
        <w:t>pronomenniita</w:t>
      </w:r>
      <w:r w:rsidRPr="00E171BE">
        <w:t xml:space="preserve"> muistuttavvii sannoi: </w:t>
      </w:r>
      <w:r w:rsidRPr="00B946B4">
        <w:rPr>
          <w:i/>
        </w:rPr>
        <w:t>sama</w:t>
      </w:r>
      <w:r w:rsidRPr="00E171BE">
        <w:t>,</w:t>
      </w:r>
      <w:r>
        <w:rPr>
          <w:i/>
          <w:lang w:val="fi-FI"/>
        </w:rPr>
        <w:t xml:space="preserve"> eri</w:t>
      </w:r>
      <w:r w:rsidR="0075485B" w:rsidRPr="0075485B">
        <w:rPr>
          <w:lang w:val="fi-FI"/>
        </w:rPr>
        <w:t>,</w:t>
      </w:r>
      <w:r>
        <w:rPr>
          <w:i/>
          <w:lang w:val="fi-FI"/>
        </w:rPr>
        <w:t xml:space="preserve"> muu</w:t>
      </w:r>
      <w:r>
        <w:rPr>
          <w:lang w:val="fi-FI"/>
        </w:rPr>
        <w:t xml:space="preserve">, </w:t>
      </w:r>
      <w:r>
        <w:rPr>
          <w:i/>
          <w:lang w:val="fi-FI"/>
        </w:rPr>
        <w:t>toinen</w:t>
      </w:r>
      <w:r w:rsidR="0075485B" w:rsidRPr="0075485B">
        <w:rPr>
          <w:lang w:val="fi-FI"/>
        </w:rPr>
        <w:t>,</w:t>
      </w:r>
      <w:r>
        <w:rPr>
          <w:i/>
          <w:lang w:val="fi-FI"/>
        </w:rPr>
        <w:t xml:space="preserve"> itte</w:t>
      </w:r>
      <w:bookmarkEnd w:id="1912"/>
      <w:bookmarkEnd w:id="1913"/>
    </w:p>
    <w:p w14:paraId="59A96E94" w14:textId="03A9EE1E" w:rsidR="00C30B69" w:rsidRDefault="00C30B69" w:rsidP="00C30B69">
      <w:pPr>
        <w:spacing w:before="120" w:after="120"/>
        <w:rPr>
          <w:lang w:val="fi-FI"/>
        </w:rPr>
      </w:pPr>
      <w:r>
        <w:rPr>
          <w:lang w:val="fi-FI"/>
        </w:rPr>
        <w:t>Meilä oon joukko sannoi, joita käytethään yh</w:t>
      </w:r>
      <w:r w:rsidRPr="008757EB">
        <w:t>đ</w:t>
      </w:r>
      <w:r>
        <w:rPr>
          <w:lang w:val="fi-FI"/>
        </w:rPr>
        <w:t xml:space="preserve">enlaisena pronomenina, mutta jokka saattais </w:t>
      </w:r>
      <w:r w:rsidR="009C29DB">
        <w:rPr>
          <w:lang w:val="fi-FI"/>
        </w:rPr>
        <w:t>kans klassifiseerata adjektiivi</w:t>
      </w:r>
      <w:r>
        <w:rPr>
          <w:lang w:val="fi-FI"/>
        </w:rPr>
        <w:t>ksi. Tämmöis</w:t>
      </w:r>
      <w:r w:rsidR="00C62421">
        <w:rPr>
          <w:lang w:val="fi-FI"/>
        </w:rPr>
        <w:t>et</w:t>
      </w:r>
      <w:r>
        <w:rPr>
          <w:lang w:val="fi-FI"/>
        </w:rPr>
        <w:t xml:space="preserve"> oon vert</w:t>
      </w:r>
      <w:r w:rsidR="009C29DB">
        <w:rPr>
          <w:lang w:val="fi-FI"/>
        </w:rPr>
        <w:t>t</w:t>
      </w:r>
      <w:r>
        <w:rPr>
          <w:lang w:val="fi-FI"/>
        </w:rPr>
        <w:t>aamisheen käytetyt</w:t>
      </w:r>
      <w:r w:rsidR="000A4B27">
        <w:rPr>
          <w:lang w:val="fi-FI"/>
        </w:rPr>
        <w:t xml:space="preserve"> </w:t>
      </w:r>
      <w:r>
        <w:rPr>
          <w:lang w:val="fi-FI"/>
        </w:rPr>
        <w:t xml:space="preserve">sanat </w:t>
      </w:r>
      <w:r>
        <w:rPr>
          <w:i/>
          <w:lang w:val="fi-FI"/>
        </w:rPr>
        <w:t>sama</w:t>
      </w:r>
      <w:r w:rsidR="0075485B" w:rsidRPr="0075485B">
        <w:rPr>
          <w:lang w:val="fi-FI"/>
        </w:rPr>
        <w:t>,</w:t>
      </w:r>
      <w:r>
        <w:rPr>
          <w:i/>
          <w:lang w:val="fi-FI"/>
        </w:rPr>
        <w:t xml:space="preserve"> eri</w:t>
      </w:r>
      <w:r w:rsidR="0075485B" w:rsidRPr="0075485B">
        <w:rPr>
          <w:lang w:val="fi-FI"/>
        </w:rPr>
        <w:t>,</w:t>
      </w:r>
      <w:r>
        <w:rPr>
          <w:i/>
          <w:lang w:val="fi-FI"/>
        </w:rPr>
        <w:t xml:space="preserve"> muu</w:t>
      </w:r>
      <w:r>
        <w:rPr>
          <w:lang w:val="fi-FI"/>
        </w:rPr>
        <w:t xml:space="preserve"> ja </w:t>
      </w:r>
      <w:r>
        <w:rPr>
          <w:i/>
          <w:lang w:val="fi-FI"/>
        </w:rPr>
        <w:t>toinen</w:t>
      </w:r>
      <w:r>
        <w:rPr>
          <w:lang w:val="fi-FI"/>
        </w:rPr>
        <w:t xml:space="preserve">. Näistä sana </w:t>
      </w:r>
      <w:r>
        <w:rPr>
          <w:i/>
          <w:lang w:val="fi-FI"/>
        </w:rPr>
        <w:t>eri</w:t>
      </w:r>
      <w:r>
        <w:rPr>
          <w:lang w:val="fi-FI"/>
        </w:rPr>
        <w:t xml:space="preserve"> oon taipumaton, muut taivuthaan niin ko nomenit muutoinki.</w:t>
      </w:r>
    </w:p>
    <w:p w14:paraId="0A80F5EA" w14:textId="5392B5B3" w:rsidR="00807003" w:rsidRPr="00807003" w:rsidRDefault="00807003" w:rsidP="00C30B69">
      <w:pPr>
        <w:spacing w:before="120" w:after="120"/>
        <w:rPr>
          <w:lang w:val="fi-FI"/>
        </w:rPr>
      </w:pPr>
      <w:r>
        <w:rPr>
          <w:lang w:val="fi-FI"/>
        </w:rPr>
        <w:t xml:space="preserve">Sanoista </w:t>
      </w:r>
      <w:r>
        <w:rPr>
          <w:i/>
          <w:lang w:val="fi-FI"/>
        </w:rPr>
        <w:t>sama</w:t>
      </w:r>
      <w:r w:rsidR="00B23D2D">
        <w:rPr>
          <w:lang w:val="fi-FI"/>
        </w:rPr>
        <w:t xml:space="preserve"> </w:t>
      </w:r>
      <w:r w:rsidR="0075485B">
        <w:rPr>
          <w:lang w:val="fi-FI"/>
        </w:rPr>
        <w:t>(</w:t>
      </w:r>
      <w:r w:rsidR="0057343F">
        <w:rPr>
          <w:lang w:val="fi-FI"/>
        </w:rPr>
        <w:t xml:space="preserve">1–3) </w:t>
      </w:r>
      <w:r w:rsidR="00E75E2F">
        <w:rPr>
          <w:lang w:val="fi-FI"/>
        </w:rPr>
        <w:t>meinaa</w:t>
      </w:r>
      <w:r w:rsidR="00B23D2D">
        <w:rPr>
          <w:lang w:val="fi-FI"/>
        </w:rPr>
        <w:t xml:space="preserve"> loppuin sannoin vastakohta</w:t>
      </w:r>
      <w:r w:rsidR="00E75E2F">
        <w:rPr>
          <w:lang w:val="fi-FI"/>
        </w:rPr>
        <w:t>a</w:t>
      </w:r>
      <w:r>
        <w:rPr>
          <w:lang w:val="fi-FI"/>
        </w:rPr>
        <w:t>.</w:t>
      </w:r>
      <w:r w:rsidR="00B23D2D">
        <w:rPr>
          <w:lang w:val="fi-FI"/>
        </w:rPr>
        <w:t xml:space="preserve"> Sannoi </w:t>
      </w:r>
      <w:r w:rsidR="00B23D2D">
        <w:rPr>
          <w:i/>
          <w:lang w:val="fi-FI"/>
        </w:rPr>
        <w:t>eri</w:t>
      </w:r>
      <w:r w:rsidR="00B23D2D">
        <w:rPr>
          <w:lang w:val="fi-FI"/>
        </w:rPr>
        <w:t xml:space="preserve">, </w:t>
      </w:r>
      <w:r w:rsidR="00B23D2D">
        <w:rPr>
          <w:i/>
          <w:lang w:val="fi-FI"/>
        </w:rPr>
        <w:t xml:space="preserve">muu </w:t>
      </w:r>
      <w:r w:rsidR="00B23D2D">
        <w:rPr>
          <w:lang w:val="fi-FI"/>
        </w:rPr>
        <w:t xml:space="preserve">ja </w:t>
      </w:r>
      <w:r w:rsidR="00B23D2D" w:rsidRPr="00B23D2D">
        <w:rPr>
          <w:i/>
          <w:lang w:val="fi-FI"/>
        </w:rPr>
        <w:t>toinen</w:t>
      </w:r>
      <w:r w:rsidR="00B23D2D">
        <w:rPr>
          <w:lang w:val="fi-FI"/>
        </w:rPr>
        <w:t xml:space="preserve"> saatethaan käyttäät toinen toisensa </w:t>
      </w:r>
      <w:r w:rsidR="00967FF9">
        <w:rPr>
          <w:lang w:val="fi-FI"/>
        </w:rPr>
        <w:t>synonyym</w:t>
      </w:r>
      <w:r w:rsidR="00B23D2D">
        <w:rPr>
          <w:lang w:val="fi-FI"/>
        </w:rPr>
        <w:t>ina</w:t>
      </w:r>
      <w:r w:rsidR="0057343F">
        <w:rPr>
          <w:lang w:val="fi-FI"/>
        </w:rPr>
        <w:t xml:space="preserve"> </w:t>
      </w:r>
      <w:r w:rsidR="0075485B">
        <w:rPr>
          <w:lang w:val="fi-FI"/>
        </w:rPr>
        <w:t>(</w:t>
      </w:r>
      <w:r w:rsidR="0057343F">
        <w:rPr>
          <w:lang w:val="fi-FI"/>
        </w:rPr>
        <w:t>4, 5)</w:t>
      </w:r>
      <w:r w:rsidR="00B23D2D">
        <w:rPr>
          <w:lang w:val="fi-FI"/>
        </w:rPr>
        <w:t>, mutta ain</w:t>
      </w:r>
      <w:r w:rsidR="0057343F">
        <w:rPr>
          <w:lang w:val="fi-FI"/>
        </w:rPr>
        <w:t>a niilä ei saata korvata toisila</w:t>
      </w:r>
      <w:r w:rsidR="00B23D2D">
        <w:rPr>
          <w:lang w:val="fi-FI"/>
        </w:rPr>
        <w:t>nsa</w:t>
      </w:r>
      <w:r w:rsidR="003B53C3">
        <w:rPr>
          <w:lang w:val="fi-FI"/>
        </w:rPr>
        <w:t xml:space="preserve"> </w:t>
      </w:r>
      <w:r w:rsidR="0075485B">
        <w:rPr>
          <w:lang w:val="fi-FI"/>
        </w:rPr>
        <w:t>(</w:t>
      </w:r>
      <w:r w:rsidR="003B53C3">
        <w:rPr>
          <w:lang w:val="fi-FI"/>
        </w:rPr>
        <w:t>6–11)</w:t>
      </w:r>
      <w:r w:rsidR="00B23D2D">
        <w:rPr>
          <w:lang w:val="fi-FI"/>
        </w:rPr>
        <w:t>.</w:t>
      </w:r>
      <w:r w:rsidR="003B53C3">
        <w:rPr>
          <w:lang w:val="fi-FI"/>
        </w:rPr>
        <w:t xml:space="preserve"> Sanala </w:t>
      </w:r>
      <w:r w:rsidR="003B53C3">
        <w:rPr>
          <w:i/>
          <w:lang w:val="fi-FI"/>
        </w:rPr>
        <w:t xml:space="preserve">eri </w:t>
      </w:r>
      <w:r w:rsidR="003B53C3">
        <w:rPr>
          <w:lang w:val="fi-FI"/>
        </w:rPr>
        <w:t xml:space="preserve">oon kans distributiivinen merkitys </w:t>
      </w:r>
      <w:r w:rsidR="0075485B">
        <w:rPr>
          <w:lang w:val="fi-FI"/>
        </w:rPr>
        <w:t>(</w:t>
      </w:r>
      <w:r w:rsidR="003B53C3">
        <w:rPr>
          <w:lang w:val="fi-FI"/>
        </w:rPr>
        <w:t xml:space="preserve">8), mitä muila </w:t>
      </w:r>
      <w:r w:rsidR="00AE257F">
        <w:rPr>
          <w:lang w:val="fi-FI"/>
        </w:rPr>
        <w:t>verttaus</w:t>
      </w:r>
      <w:r w:rsidR="003B53C3">
        <w:rPr>
          <w:lang w:val="fi-FI"/>
        </w:rPr>
        <w:t>sanoila ei ole.</w:t>
      </w:r>
    </w:p>
    <w:p w14:paraId="384334FE" w14:textId="6D94D7F1" w:rsidR="00C30B69" w:rsidRPr="00A433CD" w:rsidRDefault="0075485B" w:rsidP="00C30B69">
      <w:pPr>
        <w:spacing w:before="120" w:after="120"/>
      </w:pPr>
      <w:r>
        <w:t>(</w:t>
      </w:r>
      <w:r w:rsidR="00A121CB">
        <w:t>1</w:t>
      </w:r>
      <w:r w:rsidR="00B23D2D">
        <w:t xml:space="preserve">) </w:t>
      </w:r>
      <w:r w:rsidR="00C30B69" w:rsidRPr="00A433CD">
        <w:t xml:space="preserve">Eikö se ole kohta </w:t>
      </w:r>
      <w:r w:rsidR="00E75E2F">
        <w:t>[</w:t>
      </w:r>
      <w:r w:rsidR="00C30B69" w:rsidRPr="00DA44F6">
        <w:rPr>
          <w:i/>
        </w:rPr>
        <w:t>sama</w:t>
      </w:r>
      <w:r w:rsidR="00C30B69" w:rsidRPr="00A433CD">
        <w:t xml:space="preserve"> kieli</w:t>
      </w:r>
      <w:r w:rsidR="00E75E2F">
        <w:t>]</w:t>
      </w:r>
      <w:r w:rsidR="00C30B69" w:rsidRPr="00A433CD">
        <w:t xml:space="preserve"> teilä ja heilä?</w:t>
      </w:r>
    </w:p>
    <w:p w14:paraId="0554C773" w14:textId="288B1645" w:rsidR="00C30B69" w:rsidRPr="00A433CD" w:rsidRDefault="0075485B" w:rsidP="00C30B69">
      <w:pPr>
        <w:spacing w:before="120" w:after="120"/>
      </w:pPr>
      <w:r>
        <w:t>(</w:t>
      </w:r>
      <w:r w:rsidR="00A121CB">
        <w:t>2</w:t>
      </w:r>
      <w:r w:rsidR="00B23D2D">
        <w:t xml:space="preserve">) </w:t>
      </w:r>
      <w:r w:rsidR="00C30B69" w:rsidRPr="00A433CD">
        <w:t xml:space="preserve">Liisassa oon paljon </w:t>
      </w:r>
      <w:r w:rsidR="00C30B69" w:rsidRPr="00DA44F6">
        <w:rPr>
          <w:i/>
        </w:rPr>
        <w:t>sammaa</w:t>
      </w:r>
      <w:r w:rsidR="00C30B69" w:rsidRPr="00A433CD">
        <w:t xml:space="preserve"> ko Kreetassaki.</w:t>
      </w:r>
    </w:p>
    <w:p w14:paraId="23BDFA60" w14:textId="1B6B7B59" w:rsidR="00C30B69" w:rsidRPr="00A433CD" w:rsidRDefault="0075485B" w:rsidP="00C30B69">
      <w:pPr>
        <w:spacing w:before="120" w:after="120"/>
      </w:pPr>
      <w:r>
        <w:t>(</w:t>
      </w:r>
      <w:r w:rsidR="00A121CB">
        <w:t>3</w:t>
      </w:r>
      <w:r w:rsidR="00B23D2D">
        <w:t xml:space="preserve">) </w:t>
      </w:r>
      <w:r w:rsidR="00C30B69" w:rsidRPr="00A433CD">
        <w:t xml:space="preserve">Pekka meni </w:t>
      </w:r>
      <w:r w:rsidR="00E75E2F">
        <w:t>[</w:t>
      </w:r>
      <w:r w:rsidR="00C30B69" w:rsidRPr="00A074E8">
        <w:rPr>
          <w:i/>
        </w:rPr>
        <w:t xml:space="preserve">samoila </w:t>
      </w:r>
      <w:r w:rsidR="00C30B69" w:rsidRPr="00A433CD">
        <w:t>vaattheila</w:t>
      </w:r>
      <w:r w:rsidR="00E75E2F">
        <w:t>]</w:t>
      </w:r>
      <w:r w:rsidR="00C30B69" w:rsidRPr="00A433CD">
        <w:t xml:space="preserve"> fästhiin ko kirkkhoonki.</w:t>
      </w:r>
    </w:p>
    <w:p w14:paraId="64DBF48A" w14:textId="4386B3D8" w:rsidR="00945628" w:rsidRPr="00A433CD" w:rsidRDefault="0075485B" w:rsidP="00945628">
      <w:pPr>
        <w:spacing w:before="120" w:after="120"/>
      </w:pPr>
      <w:r>
        <w:t>(</w:t>
      </w:r>
      <w:r w:rsidR="00A121CB">
        <w:t>4</w:t>
      </w:r>
      <w:r w:rsidR="00945628">
        <w:t xml:space="preserve">) </w:t>
      </w:r>
      <w:r w:rsidR="00945628" w:rsidRPr="00A433CD">
        <w:t xml:space="preserve">Liisa oli lähtöisin </w:t>
      </w:r>
      <w:r w:rsidR="00E75E2F">
        <w:t>[</w:t>
      </w:r>
      <w:r w:rsidR="00945628" w:rsidRPr="00624EA4">
        <w:rPr>
          <w:i/>
        </w:rPr>
        <w:t>eri</w:t>
      </w:r>
      <w:r w:rsidR="0098090B" w:rsidRPr="0098090B">
        <w:t>/</w:t>
      </w:r>
      <w:r w:rsidR="0095657D">
        <w:rPr>
          <w:i/>
        </w:rPr>
        <w:t>muusta</w:t>
      </w:r>
      <w:r w:rsidR="00945628" w:rsidRPr="00A433CD">
        <w:t xml:space="preserve"> paikasta</w:t>
      </w:r>
      <w:r w:rsidR="00E75E2F">
        <w:t>]</w:t>
      </w:r>
      <w:r w:rsidR="00945628" w:rsidRPr="00A433CD">
        <w:t xml:space="preserve"> ko Nilla.</w:t>
      </w:r>
    </w:p>
    <w:p w14:paraId="11579496" w14:textId="2B9B9A4D" w:rsidR="00945628" w:rsidRPr="00A433CD" w:rsidRDefault="0075485B" w:rsidP="00945628">
      <w:pPr>
        <w:spacing w:before="120" w:after="120"/>
      </w:pPr>
      <w:r>
        <w:t>(</w:t>
      </w:r>
      <w:r w:rsidR="00A121CB">
        <w:t>5</w:t>
      </w:r>
      <w:r w:rsidR="00945628">
        <w:t xml:space="preserve">) </w:t>
      </w:r>
      <w:r w:rsidR="00945628" w:rsidRPr="00A433CD">
        <w:t xml:space="preserve">Ryssilä oon </w:t>
      </w:r>
      <w:r w:rsidR="00E75E2F">
        <w:t>[</w:t>
      </w:r>
      <w:r w:rsidR="003B76BD">
        <w:rPr>
          <w:i/>
        </w:rPr>
        <w:t>eri</w:t>
      </w:r>
      <w:r w:rsidR="0098090B" w:rsidRPr="0098090B">
        <w:t>/</w:t>
      </w:r>
      <w:r w:rsidR="00945628" w:rsidRPr="00B51EF6">
        <w:rPr>
          <w:i/>
        </w:rPr>
        <w:t>muu</w:t>
      </w:r>
      <w:r w:rsidR="0098090B" w:rsidRPr="0098090B">
        <w:t>/</w:t>
      </w:r>
      <w:r w:rsidR="003B76BD">
        <w:rPr>
          <w:i/>
        </w:rPr>
        <w:t>toinen</w:t>
      </w:r>
      <w:r w:rsidR="00945628" w:rsidRPr="00A433CD">
        <w:t xml:space="preserve"> usko</w:t>
      </w:r>
      <w:r w:rsidR="00E75E2F">
        <w:t>]</w:t>
      </w:r>
      <w:r w:rsidR="00945628" w:rsidRPr="00A433CD">
        <w:t xml:space="preserve"> ko meilä.</w:t>
      </w:r>
    </w:p>
    <w:p w14:paraId="64F30321" w14:textId="0B3008B8" w:rsidR="00945628" w:rsidRPr="00A433CD" w:rsidRDefault="0075485B" w:rsidP="00945628">
      <w:pPr>
        <w:spacing w:before="120" w:after="120"/>
      </w:pPr>
      <w:r>
        <w:t>(</w:t>
      </w:r>
      <w:r w:rsidR="00A121CB">
        <w:t>6</w:t>
      </w:r>
      <w:r w:rsidR="00945628">
        <w:t xml:space="preserve">) </w:t>
      </w:r>
      <w:r w:rsidR="00945628" w:rsidRPr="00A433CD">
        <w:t xml:space="preserve">Niin ko </w:t>
      </w:r>
      <w:r w:rsidR="00E75E2F">
        <w:t>[</w:t>
      </w:r>
      <w:r w:rsidR="00945628" w:rsidRPr="00A433CD">
        <w:t xml:space="preserve">monela </w:t>
      </w:r>
      <w:r w:rsidR="00945628" w:rsidRPr="00445AF0">
        <w:rPr>
          <w:i/>
        </w:rPr>
        <w:t>muulaki</w:t>
      </w:r>
      <w:r w:rsidR="00E75E2F">
        <w:t>]</w:t>
      </w:r>
      <w:r w:rsidR="00945628" w:rsidRPr="00A433CD">
        <w:t>, minula oon usko rakkhautheen.</w:t>
      </w:r>
    </w:p>
    <w:p w14:paraId="4A3B081F" w14:textId="2C889143" w:rsidR="00C30B69" w:rsidRPr="00A433CD" w:rsidRDefault="0075485B" w:rsidP="00C30B69">
      <w:pPr>
        <w:spacing w:before="120" w:after="120"/>
      </w:pPr>
      <w:r>
        <w:t>(</w:t>
      </w:r>
      <w:r w:rsidR="00A121CB">
        <w:t xml:space="preserve">7) </w:t>
      </w:r>
      <w:r w:rsidR="00C30B69" w:rsidRPr="00A433CD">
        <w:t xml:space="preserve">Het olthiin </w:t>
      </w:r>
      <w:r w:rsidR="00E75E2F">
        <w:t>[</w:t>
      </w:r>
      <w:r w:rsidR="00C30B69" w:rsidRPr="00952B02">
        <w:rPr>
          <w:i/>
        </w:rPr>
        <w:t>eri</w:t>
      </w:r>
      <w:r w:rsidR="00C30B69" w:rsidRPr="00A433CD">
        <w:t xml:space="preserve"> mieltä</w:t>
      </w:r>
      <w:r w:rsidR="00E75E2F">
        <w:t>]</w:t>
      </w:r>
      <w:r w:rsidR="00C30B69" w:rsidRPr="00A433CD">
        <w:t xml:space="preserve"> siitä kysymyksestä.</w:t>
      </w:r>
    </w:p>
    <w:p w14:paraId="55B35F88" w14:textId="4D2535B1" w:rsidR="00C30B69" w:rsidRPr="00A433CD" w:rsidRDefault="0075485B" w:rsidP="00C30B69">
      <w:pPr>
        <w:spacing w:before="120" w:after="120"/>
      </w:pPr>
      <w:r>
        <w:t>(</w:t>
      </w:r>
      <w:r w:rsidR="00A121CB">
        <w:t>8</w:t>
      </w:r>
      <w:r w:rsidR="00945628">
        <w:t xml:space="preserve">) </w:t>
      </w:r>
      <w:r w:rsidR="00C30B69" w:rsidRPr="00A433CD">
        <w:t xml:space="preserve">Mikkä niitten </w:t>
      </w:r>
      <w:r w:rsidR="00E75E2F">
        <w:t>[</w:t>
      </w:r>
      <w:r w:rsidR="00C30B69" w:rsidRPr="008C0FD9">
        <w:rPr>
          <w:i/>
        </w:rPr>
        <w:t>eri</w:t>
      </w:r>
      <w:r w:rsidR="00C30B69" w:rsidRPr="00A433CD">
        <w:t xml:space="preserve"> maitten</w:t>
      </w:r>
      <w:r w:rsidR="00E75E2F">
        <w:t>]</w:t>
      </w:r>
      <w:r w:rsidR="00C30B69" w:rsidRPr="00A433CD">
        <w:t xml:space="preserve"> nimet olthiin?</w:t>
      </w:r>
    </w:p>
    <w:p w14:paraId="108CEAA2" w14:textId="64AD229F" w:rsidR="00C30B69" w:rsidRPr="00A433CD" w:rsidRDefault="0075485B" w:rsidP="00C30B69">
      <w:pPr>
        <w:spacing w:before="120" w:after="120"/>
      </w:pPr>
      <w:r>
        <w:t>(</w:t>
      </w:r>
      <w:r w:rsidR="00A121CB">
        <w:t>9</w:t>
      </w:r>
      <w:r w:rsidR="00945628">
        <w:t xml:space="preserve">) </w:t>
      </w:r>
      <w:r w:rsidR="00E75E2F">
        <w:t>[</w:t>
      </w:r>
      <w:r w:rsidR="00C30B69" w:rsidRPr="00A433CD">
        <w:t xml:space="preserve">Kaikele </w:t>
      </w:r>
      <w:r w:rsidR="00C30B69" w:rsidRPr="00FA2DBB">
        <w:rPr>
          <w:i/>
        </w:rPr>
        <w:t>muule</w:t>
      </w:r>
      <w:r w:rsidR="00E75E2F">
        <w:t>]</w:t>
      </w:r>
      <w:r w:rsidR="00C30B69" w:rsidRPr="00A433CD">
        <w:t xml:space="preserve"> net olthiin niin ko kokonhansa sokkeet.</w:t>
      </w:r>
    </w:p>
    <w:p w14:paraId="75B5D412" w14:textId="5B0BD7F6" w:rsidR="00C30B69" w:rsidRPr="00A433CD" w:rsidRDefault="0075485B" w:rsidP="00C30B69">
      <w:pPr>
        <w:spacing w:before="120" w:after="120"/>
      </w:pPr>
      <w:r>
        <w:t>(</w:t>
      </w:r>
      <w:r w:rsidR="00A121CB">
        <w:t>10</w:t>
      </w:r>
      <w:r w:rsidR="00945628">
        <w:t xml:space="preserve">) </w:t>
      </w:r>
      <w:r w:rsidR="00C30B69" w:rsidRPr="00A433CD">
        <w:t xml:space="preserve">Mie en koskhaan rakasta </w:t>
      </w:r>
      <w:r w:rsidR="00C30B69" w:rsidRPr="009510F0">
        <w:rPr>
          <w:i/>
        </w:rPr>
        <w:t>muita</w:t>
      </w:r>
      <w:r w:rsidR="00C30B69" w:rsidRPr="00A433CD">
        <w:t xml:space="preserve"> ko sinnuu.</w:t>
      </w:r>
    </w:p>
    <w:p w14:paraId="5B95BF82" w14:textId="272579FD" w:rsidR="00C30B69" w:rsidRDefault="0075485B" w:rsidP="00C30B69">
      <w:pPr>
        <w:spacing w:before="120" w:after="120"/>
      </w:pPr>
      <w:r>
        <w:t>(</w:t>
      </w:r>
      <w:r w:rsidR="00A121CB">
        <w:t>11</w:t>
      </w:r>
      <w:r w:rsidR="00945628">
        <w:t xml:space="preserve">) </w:t>
      </w:r>
      <w:r w:rsidR="00C30B69" w:rsidRPr="00A433CD">
        <w:t xml:space="preserve">Jos ei tunne </w:t>
      </w:r>
      <w:r w:rsidR="00E75E2F">
        <w:t>[</w:t>
      </w:r>
      <w:r w:rsidR="00C30B69" w:rsidRPr="0058321D">
        <w:rPr>
          <w:i/>
        </w:rPr>
        <w:t>toista</w:t>
      </w:r>
      <w:r w:rsidR="00C30B69" w:rsidRPr="00A433CD">
        <w:t xml:space="preserve"> ihmistä</w:t>
      </w:r>
      <w:r w:rsidR="00E75E2F">
        <w:t>]</w:t>
      </w:r>
      <w:r w:rsidR="00C30B69" w:rsidRPr="00A433CD">
        <w:t>, se oon paras ettei puhukhaan hänestä mithään.</w:t>
      </w:r>
    </w:p>
    <w:p w14:paraId="26690D0D" w14:textId="58014DD1" w:rsidR="0095657D" w:rsidRPr="00E27636" w:rsidRDefault="00E27636" w:rsidP="00C30B69">
      <w:pPr>
        <w:spacing w:before="120" w:after="120"/>
        <w:rPr>
          <w:i/>
        </w:rPr>
      </w:pPr>
      <w:r>
        <w:t xml:space="preserve">Sannaa </w:t>
      </w:r>
      <w:r>
        <w:rPr>
          <w:i/>
        </w:rPr>
        <w:t xml:space="preserve">toinen </w:t>
      </w:r>
      <w:r w:rsidR="00DF3F71">
        <w:t>kä</w:t>
      </w:r>
      <w:r>
        <w:t xml:space="preserve">ytethään kans </w:t>
      </w:r>
      <w:r w:rsidR="00967FF9">
        <w:t>synonyym</w:t>
      </w:r>
      <w:r>
        <w:t>isissä kaksois</w:t>
      </w:r>
      <w:r w:rsidR="00080CE6">
        <w:t>pronomenii</w:t>
      </w:r>
      <w:r>
        <w:t xml:space="preserve">ssa </w:t>
      </w:r>
      <w:r>
        <w:rPr>
          <w:i/>
        </w:rPr>
        <w:t xml:space="preserve">yksi – toinen </w:t>
      </w:r>
      <w:r w:rsidR="0075485B">
        <w:t>(</w:t>
      </w:r>
      <w:r w:rsidR="00DF3F71">
        <w:t xml:space="preserve">12) </w:t>
      </w:r>
      <w:r>
        <w:t xml:space="preserve">ja </w:t>
      </w:r>
      <w:r>
        <w:rPr>
          <w:i/>
        </w:rPr>
        <w:t>toinen – toinen</w:t>
      </w:r>
      <w:r w:rsidR="00DF3F71">
        <w:rPr>
          <w:i/>
        </w:rPr>
        <w:t xml:space="preserve"> </w:t>
      </w:r>
      <w:r w:rsidR="0075485B">
        <w:t>(</w:t>
      </w:r>
      <w:r w:rsidR="00DF3F71">
        <w:t>13, 14)</w:t>
      </w:r>
      <w:r w:rsidR="001B127A" w:rsidRPr="001B127A">
        <w:t>.</w:t>
      </w:r>
    </w:p>
    <w:p w14:paraId="1AE0B991" w14:textId="5B584163" w:rsidR="00C30B69" w:rsidRPr="00A433CD" w:rsidRDefault="0075485B" w:rsidP="00C30B69">
      <w:pPr>
        <w:spacing w:before="120" w:after="120"/>
      </w:pPr>
      <w:r>
        <w:t>(</w:t>
      </w:r>
      <w:r w:rsidR="00DF3F71">
        <w:t>12</w:t>
      </w:r>
      <w:r w:rsidR="00945628">
        <w:t xml:space="preserve">) </w:t>
      </w:r>
      <w:r w:rsidR="00C30B69" w:rsidRPr="00E27636">
        <w:rPr>
          <w:i/>
        </w:rPr>
        <w:t xml:space="preserve">Yksi </w:t>
      </w:r>
      <w:r w:rsidR="00C30B69" w:rsidRPr="00A433CD">
        <w:t xml:space="preserve">oli talossa renkinä ja </w:t>
      </w:r>
      <w:r w:rsidR="00C30B69" w:rsidRPr="005C2891">
        <w:rPr>
          <w:i/>
        </w:rPr>
        <w:t>toinen</w:t>
      </w:r>
      <w:r w:rsidR="00C30B69" w:rsidRPr="00A433CD">
        <w:t xml:space="preserve"> isäntä</w:t>
      </w:r>
      <w:r w:rsidR="00912EE9">
        <w:t>n</w:t>
      </w:r>
      <w:r w:rsidR="00C30B69" w:rsidRPr="00A433CD">
        <w:t>nä.</w:t>
      </w:r>
    </w:p>
    <w:p w14:paraId="3A3BB343" w14:textId="755186D8" w:rsidR="00C30B69" w:rsidRPr="00A433CD" w:rsidRDefault="0075485B" w:rsidP="00C30B69">
      <w:pPr>
        <w:spacing w:before="120" w:after="120"/>
      </w:pPr>
      <w:r>
        <w:t>(</w:t>
      </w:r>
      <w:r w:rsidR="00DF3F71">
        <w:t>13</w:t>
      </w:r>
      <w:r w:rsidR="00945628">
        <w:t xml:space="preserve">) </w:t>
      </w:r>
      <w:r w:rsidR="00912EE9">
        <w:t>[</w:t>
      </w:r>
      <w:r w:rsidR="00C30B69" w:rsidRPr="009F429A">
        <w:rPr>
          <w:i/>
        </w:rPr>
        <w:t>Toisela</w:t>
      </w:r>
      <w:r w:rsidR="00C30B69" w:rsidRPr="00A433CD">
        <w:t xml:space="preserve"> pojista</w:t>
      </w:r>
      <w:r w:rsidR="00912EE9">
        <w:t>]</w:t>
      </w:r>
      <w:r w:rsidR="00C30B69" w:rsidRPr="00A433CD">
        <w:t xml:space="preserve"> oli huonet </w:t>
      </w:r>
      <w:r w:rsidR="00912EE9">
        <w:t>[</w:t>
      </w:r>
      <w:r w:rsidR="00C30B69" w:rsidRPr="00A433CD">
        <w:t xml:space="preserve">joven </w:t>
      </w:r>
      <w:r w:rsidR="00C30B69" w:rsidRPr="009F429A">
        <w:rPr>
          <w:i/>
        </w:rPr>
        <w:t xml:space="preserve">toisela </w:t>
      </w:r>
      <w:r w:rsidR="00C30B69" w:rsidRPr="00A433CD">
        <w:t>puolela</w:t>
      </w:r>
      <w:r w:rsidR="00912EE9">
        <w:t>]</w:t>
      </w:r>
      <w:r w:rsidR="00C30B69" w:rsidRPr="00A433CD">
        <w:t xml:space="preserve"> ja </w:t>
      </w:r>
      <w:r w:rsidR="00912EE9">
        <w:t>[</w:t>
      </w:r>
      <w:r w:rsidR="00C30B69" w:rsidRPr="009F429A">
        <w:rPr>
          <w:i/>
        </w:rPr>
        <w:t>toisela</w:t>
      </w:r>
      <w:r w:rsidR="00C30B69" w:rsidRPr="00A433CD">
        <w:t xml:space="preserve"> pojista</w:t>
      </w:r>
      <w:r w:rsidR="00912EE9">
        <w:t>]</w:t>
      </w:r>
      <w:r w:rsidR="00C30B69" w:rsidRPr="00A433CD">
        <w:t xml:space="preserve"> </w:t>
      </w:r>
      <w:r w:rsidR="00912EE9">
        <w:t>[</w:t>
      </w:r>
      <w:r w:rsidR="00C30B69" w:rsidRPr="00D11C26">
        <w:rPr>
          <w:i/>
        </w:rPr>
        <w:t>toisela</w:t>
      </w:r>
      <w:r w:rsidR="00C30B69" w:rsidRPr="00A433CD">
        <w:t xml:space="preserve"> puolela</w:t>
      </w:r>
      <w:r w:rsidR="00912EE9">
        <w:t>]</w:t>
      </w:r>
      <w:r w:rsidR="00C30B69" w:rsidRPr="00A433CD">
        <w:t>.</w:t>
      </w:r>
    </w:p>
    <w:p w14:paraId="1F58E509" w14:textId="6304941E" w:rsidR="00C30B69" w:rsidRDefault="0075485B" w:rsidP="00C30B69">
      <w:pPr>
        <w:spacing w:before="120" w:after="120"/>
      </w:pPr>
      <w:r>
        <w:t>(</w:t>
      </w:r>
      <w:r w:rsidR="00DF3F71">
        <w:t>14</w:t>
      </w:r>
      <w:r w:rsidR="00945628">
        <w:t xml:space="preserve">) </w:t>
      </w:r>
      <w:r w:rsidR="00C30B69" w:rsidRPr="00461840">
        <w:rPr>
          <w:i/>
        </w:rPr>
        <w:t>Toisila</w:t>
      </w:r>
      <w:r w:rsidR="00C30B69" w:rsidRPr="00461840">
        <w:t xml:space="preserve"> oon parempi usko tulleevaisuutheen ko </w:t>
      </w:r>
      <w:r w:rsidR="00C30B69" w:rsidRPr="00461840">
        <w:rPr>
          <w:i/>
        </w:rPr>
        <w:t>toisila</w:t>
      </w:r>
      <w:r w:rsidR="00C30B69" w:rsidRPr="00461840">
        <w:t>.</w:t>
      </w:r>
    </w:p>
    <w:p w14:paraId="4DBE0A95" w14:textId="05C96FFB" w:rsidR="00F904D4" w:rsidRDefault="00C30B69" w:rsidP="00313D09">
      <w:pPr>
        <w:spacing w:before="120" w:after="120"/>
      </w:pPr>
      <w:r>
        <w:t xml:space="preserve">Vielä oon sana </w:t>
      </w:r>
      <w:r>
        <w:rPr>
          <w:i/>
        </w:rPr>
        <w:t>itte</w:t>
      </w:r>
      <w:r>
        <w:t>, mitä käytethään paitti refleksiivip</w:t>
      </w:r>
      <w:r w:rsidR="00CB656C">
        <w:t>ro</w:t>
      </w:r>
      <w:r>
        <w:t>nomenina ja sanaliit</w:t>
      </w:r>
      <w:r w:rsidR="0016726A">
        <w:t>t</w:t>
      </w:r>
      <w:r>
        <w:t>o</w:t>
      </w:r>
      <w:r w:rsidR="0016726A">
        <w:t>i</w:t>
      </w:r>
      <w:r>
        <w:t xml:space="preserve">n </w:t>
      </w:r>
      <w:r>
        <w:rPr>
          <w:i/>
        </w:rPr>
        <w:t>itte kuki</w:t>
      </w:r>
      <w:r>
        <w:t xml:space="preserve"> </w:t>
      </w:r>
      <w:r w:rsidR="0016726A">
        <w:t xml:space="preserve">~ </w:t>
      </w:r>
      <w:r w:rsidR="0016726A">
        <w:rPr>
          <w:i/>
        </w:rPr>
        <w:t xml:space="preserve">itte kukanen </w:t>
      </w:r>
      <w:r>
        <w:t>osana, kans yh</w:t>
      </w:r>
      <w:r w:rsidRPr="008757EB">
        <w:t>đenlaisena vahvistussanana eli kontrasteeraavan</w:t>
      </w:r>
      <w:r w:rsidR="00F1532F">
        <w:t>n</w:t>
      </w:r>
      <w:r w:rsidRPr="008757EB">
        <w:t>a sanana ja fokuseeraavan</w:t>
      </w:r>
      <w:r w:rsidR="00F1532F">
        <w:t>n</w:t>
      </w:r>
      <w:r w:rsidRPr="008757EB">
        <w:t xml:space="preserve">a sanana. Silloin ko sen valtasana oon </w:t>
      </w:r>
      <w:r w:rsidR="00CB656C">
        <w:t>subjekti</w:t>
      </w:r>
      <w:r w:rsidRPr="008757EB">
        <w:t xml:space="preserve">, </w:t>
      </w:r>
      <w:r w:rsidRPr="008757EB">
        <w:rPr>
          <w:i/>
        </w:rPr>
        <w:t>itte</w:t>
      </w:r>
      <w:r w:rsidRPr="008757EB">
        <w:t>-sana oon singulaarin nominatiivissa – pluraaliihan sillä ei olekhaan – ja ilman possessiivisuffiksitta</w:t>
      </w:r>
      <w:r w:rsidR="003600B6">
        <w:t xml:space="preserve"> </w:t>
      </w:r>
      <w:r w:rsidR="0075485B">
        <w:t>(</w:t>
      </w:r>
      <w:r w:rsidR="003600B6">
        <w:t>1</w:t>
      </w:r>
      <w:r w:rsidR="00121138">
        <w:t>5</w:t>
      </w:r>
      <w:r w:rsidR="003600B6">
        <w:t>–</w:t>
      </w:r>
      <w:r w:rsidR="00121138">
        <w:t>19</w:t>
      </w:r>
      <w:r w:rsidR="003600B6">
        <w:t>)</w:t>
      </w:r>
      <w:r w:rsidRPr="008757EB">
        <w:t xml:space="preserve">. </w:t>
      </w:r>
      <w:r w:rsidR="00313D09">
        <w:t>M</w:t>
      </w:r>
      <w:r w:rsidR="00313D09" w:rsidRPr="008757EB">
        <w:t xml:space="preserve">utta </w:t>
      </w:r>
      <w:r w:rsidR="00313D09">
        <w:t xml:space="preserve">jos </w:t>
      </w:r>
      <w:r w:rsidR="00313D09">
        <w:rPr>
          <w:i/>
        </w:rPr>
        <w:t xml:space="preserve">itte </w:t>
      </w:r>
      <w:r w:rsidR="00121138">
        <w:t>refereeraa</w:t>
      </w:r>
      <w:r w:rsidR="00313D09">
        <w:t xml:space="preserve"> </w:t>
      </w:r>
      <w:r w:rsidR="00313D09" w:rsidRPr="008757EB">
        <w:t xml:space="preserve">johonki toisheen syntaktin jäsenheen, silloin se seissoo samassa kaasuksessa ko </w:t>
      </w:r>
      <w:r w:rsidR="002820AB">
        <w:t>ittensä korrelaatti</w:t>
      </w:r>
      <w:r w:rsidR="00C92862">
        <w:t>,</w:t>
      </w:r>
      <w:r w:rsidR="00313D09" w:rsidRPr="008757EB">
        <w:t xml:space="preserve"> ja siinä oon possessiivisuffiksi, minkä persoona oon sama ko </w:t>
      </w:r>
      <w:r w:rsidR="00C92862">
        <w:t>korrelaatin</w:t>
      </w:r>
      <w:r w:rsidR="00313D09" w:rsidRPr="008757EB">
        <w:t xml:space="preserve"> persoona</w:t>
      </w:r>
      <w:r w:rsidR="00121138">
        <w:t xml:space="preserve"> </w:t>
      </w:r>
      <w:r w:rsidR="0075485B">
        <w:t>(</w:t>
      </w:r>
      <w:r w:rsidR="00676A78">
        <w:t>20–</w:t>
      </w:r>
      <w:r w:rsidR="00121138">
        <w:t>23</w:t>
      </w:r>
      <w:r w:rsidR="003600B6">
        <w:t>)</w:t>
      </w:r>
      <w:r w:rsidR="00F904D4">
        <w:t>.</w:t>
      </w:r>
    </w:p>
    <w:p w14:paraId="7EB7BDD2" w14:textId="77777777" w:rsidR="00F904D4" w:rsidRDefault="0075485B" w:rsidP="00C30B69">
      <w:pPr>
        <w:spacing w:before="120" w:after="120"/>
      </w:pPr>
      <w:r>
        <w:t>(</w:t>
      </w:r>
      <w:r w:rsidR="003600B6">
        <w:t>1</w:t>
      </w:r>
      <w:r w:rsidR="008A505E">
        <w:t>5</w:t>
      </w:r>
      <w:r w:rsidR="003600B6">
        <w:t xml:space="preserve">) </w:t>
      </w:r>
      <w:r w:rsidR="00C30B69">
        <w:t>Eihän</w:t>
      </w:r>
      <w:r w:rsidR="00C30B69" w:rsidRPr="00C90C6B">
        <w:t xml:space="preserve"> se ihminen</w:t>
      </w:r>
      <w:r w:rsidR="00157456" w:rsidRPr="00C44D95">
        <w:rPr>
          <w:vertAlign w:val="subscript"/>
          <w:lang w:val="fi-FI"/>
        </w:rPr>
        <w:t>i</w:t>
      </w:r>
      <w:r w:rsidR="00C30B69" w:rsidRPr="00C90C6B">
        <w:t xml:space="preserve"> ole syntyny maailmhaan sillä, ette hän</w:t>
      </w:r>
      <w:r w:rsidR="00157456" w:rsidRPr="00C44D95">
        <w:rPr>
          <w:vertAlign w:val="subscript"/>
          <w:lang w:val="fi-FI"/>
        </w:rPr>
        <w:t>i</w:t>
      </w:r>
      <w:r w:rsidR="00C30B69" w:rsidRPr="00C90C6B">
        <w:t xml:space="preserve"> sai</w:t>
      </w:r>
      <w:r w:rsidR="000E1B8F">
        <w:t>s tehđ</w:t>
      </w:r>
      <w:r w:rsidR="00C30B69" w:rsidRPr="00C90C6B">
        <w:t xml:space="preserve">ä </w:t>
      </w:r>
      <w:r w:rsidR="000E1B8F">
        <w:t>kaikkee</w:t>
      </w:r>
      <w:r w:rsidR="00C30B69" w:rsidRPr="00C90C6B">
        <w:t xml:space="preserve"> mitä hän</w:t>
      </w:r>
      <w:r w:rsidR="00157456" w:rsidRPr="00C44D95">
        <w:rPr>
          <w:vertAlign w:val="subscript"/>
          <w:lang w:val="fi-FI"/>
        </w:rPr>
        <w:t>i</w:t>
      </w:r>
      <w:r w:rsidR="00C30B69" w:rsidRPr="00C90C6B">
        <w:t xml:space="preserve"> </w:t>
      </w:r>
      <w:r w:rsidR="00C30B69" w:rsidRPr="00C90C6B">
        <w:rPr>
          <w:i/>
        </w:rPr>
        <w:t>itte</w:t>
      </w:r>
      <w:r w:rsidR="00157456" w:rsidRPr="00C44D95">
        <w:rPr>
          <w:vertAlign w:val="subscript"/>
          <w:lang w:val="fi-FI"/>
        </w:rPr>
        <w:t>i</w:t>
      </w:r>
      <w:r w:rsidR="00C30B69" w:rsidRPr="00C90C6B">
        <w:rPr>
          <w:i/>
        </w:rPr>
        <w:t xml:space="preserve"> </w:t>
      </w:r>
      <w:r w:rsidR="00C30B69" w:rsidRPr="00C90C6B">
        <w:t>halluis</w:t>
      </w:r>
      <w:r w:rsidR="00F904D4">
        <w:t>.</w:t>
      </w:r>
    </w:p>
    <w:p w14:paraId="3B681602" w14:textId="77777777" w:rsidR="00F904D4" w:rsidRDefault="0075485B" w:rsidP="00C30B69">
      <w:pPr>
        <w:spacing w:before="120" w:after="120"/>
      </w:pPr>
      <w:r>
        <w:t>(</w:t>
      </w:r>
      <w:r w:rsidR="008A505E">
        <w:t>16</w:t>
      </w:r>
      <w:r w:rsidR="003600B6">
        <w:t xml:space="preserve">) </w:t>
      </w:r>
      <w:r w:rsidR="00C30B69" w:rsidRPr="00A865CE">
        <w:rPr>
          <w:i/>
        </w:rPr>
        <w:t>Itte</w:t>
      </w:r>
      <w:r w:rsidR="000E59F0" w:rsidRPr="00C44D95">
        <w:rPr>
          <w:vertAlign w:val="subscript"/>
          <w:lang w:val="fi-FI"/>
        </w:rPr>
        <w:t>i</w:t>
      </w:r>
      <w:r w:rsidR="00C30B69" w:rsidRPr="00C90C6B">
        <w:t xml:space="preserve"> het</w:t>
      </w:r>
      <w:r w:rsidR="000E59F0" w:rsidRPr="00C44D95">
        <w:rPr>
          <w:vertAlign w:val="subscript"/>
          <w:lang w:val="fi-FI"/>
        </w:rPr>
        <w:t>i</w:t>
      </w:r>
      <w:r w:rsidR="00C30B69" w:rsidRPr="00C90C6B">
        <w:t xml:space="preserve"> laitethiin siitä jonkulaisen kuvan</w:t>
      </w:r>
      <w:r w:rsidR="00F904D4">
        <w:t>.</w:t>
      </w:r>
    </w:p>
    <w:p w14:paraId="05E60844" w14:textId="69FA1E44" w:rsidR="00C30B69" w:rsidRPr="00C90C6B" w:rsidRDefault="0075485B" w:rsidP="00C30B69">
      <w:pPr>
        <w:spacing w:before="120" w:after="120"/>
      </w:pPr>
      <w:r>
        <w:t>(</w:t>
      </w:r>
      <w:r w:rsidR="008A505E">
        <w:t>17</w:t>
      </w:r>
      <w:r w:rsidR="003600B6">
        <w:t xml:space="preserve">) </w:t>
      </w:r>
      <w:r w:rsidR="00B93CB2">
        <w:t>M</w:t>
      </w:r>
      <w:r w:rsidR="00C30B69" w:rsidRPr="00C90C6B">
        <w:t>ie</w:t>
      </w:r>
      <w:r w:rsidR="00547BDF" w:rsidRPr="00C44D95">
        <w:rPr>
          <w:vertAlign w:val="subscript"/>
          <w:lang w:val="fi-FI"/>
        </w:rPr>
        <w:t>i</w:t>
      </w:r>
      <w:r w:rsidR="00C30B69" w:rsidRPr="00C90C6B">
        <w:t xml:space="preserve"> en ole </w:t>
      </w:r>
      <w:r w:rsidR="00B93CB2">
        <w:rPr>
          <w:i/>
        </w:rPr>
        <w:t>i</w:t>
      </w:r>
      <w:r w:rsidR="00B93CB2" w:rsidRPr="00A865CE">
        <w:rPr>
          <w:i/>
        </w:rPr>
        <w:t>ttekhään</w:t>
      </w:r>
      <w:r w:rsidR="00B93CB2" w:rsidRPr="00C44D95">
        <w:rPr>
          <w:vertAlign w:val="subscript"/>
          <w:lang w:val="fi-FI"/>
        </w:rPr>
        <w:t>i</w:t>
      </w:r>
      <w:r w:rsidR="00B93CB2">
        <w:t xml:space="preserve"> </w:t>
      </w:r>
      <w:r w:rsidR="00C30B69" w:rsidRPr="00C90C6B">
        <w:t>vielä ko kaksikymmentä vuotta vanhaa.</w:t>
      </w:r>
    </w:p>
    <w:p w14:paraId="32A1E0EF" w14:textId="276C0321" w:rsidR="00C30B69" w:rsidRPr="00C90C6B" w:rsidRDefault="0075485B" w:rsidP="00C30B69">
      <w:pPr>
        <w:spacing w:before="120" w:after="120"/>
      </w:pPr>
      <w:r>
        <w:t>(</w:t>
      </w:r>
      <w:r w:rsidR="008A505E">
        <w:t>18</w:t>
      </w:r>
      <w:r w:rsidR="003600B6">
        <w:t xml:space="preserve">) </w:t>
      </w:r>
      <w:r w:rsidR="00C30B69" w:rsidRPr="00C90C6B">
        <w:t>Met</w:t>
      </w:r>
      <w:r w:rsidR="00547BDF" w:rsidRPr="00C44D95">
        <w:rPr>
          <w:vertAlign w:val="subscript"/>
          <w:lang w:val="fi-FI"/>
        </w:rPr>
        <w:t>i</w:t>
      </w:r>
      <w:r w:rsidR="00C30B69" w:rsidRPr="00C90C6B">
        <w:t xml:space="preserve"> häyđymä tehđä jotaki</w:t>
      </w:r>
      <w:r w:rsidR="00C30B69" w:rsidRPr="001117C3">
        <w:rPr>
          <w:i/>
        </w:rPr>
        <w:t xml:space="preserve"> itte</w:t>
      </w:r>
      <w:r w:rsidR="00547BDF" w:rsidRPr="00C44D95">
        <w:rPr>
          <w:vertAlign w:val="subscript"/>
          <w:lang w:val="fi-FI"/>
        </w:rPr>
        <w:t>i</w:t>
      </w:r>
      <w:r w:rsidR="00C30B69" w:rsidRPr="00C90C6B">
        <w:t>!</w:t>
      </w:r>
    </w:p>
    <w:p w14:paraId="073EFB28" w14:textId="01A5C065" w:rsidR="00C30B69" w:rsidRPr="00E83524" w:rsidRDefault="0075485B" w:rsidP="00C30B69">
      <w:pPr>
        <w:spacing w:before="120" w:after="120"/>
      </w:pPr>
      <w:r>
        <w:t>(</w:t>
      </w:r>
      <w:r w:rsidR="008A505E">
        <w:t>19</w:t>
      </w:r>
      <w:r w:rsidR="003600B6">
        <w:t xml:space="preserve">) </w:t>
      </w:r>
      <w:r w:rsidR="00C30B69" w:rsidRPr="00C90C6B">
        <w:t>Isä</w:t>
      </w:r>
      <w:r w:rsidR="00547BDF" w:rsidRPr="00C44D95">
        <w:rPr>
          <w:vertAlign w:val="subscript"/>
          <w:lang w:val="fi-FI"/>
        </w:rPr>
        <w:t>i</w:t>
      </w:r>
      <w:r w:rsidR="00C30B69" w:rsidRPr="00C90C6B">
        <w:t xml:space="preserve"> oon </w:t>
      </w:r>
      <w:r w:rsidR="00C30B69" w:rsidRPr="0043061E">
        <w:rPr>
          <w:i/>
        </w:rPr>
        <w:t>itte</w:t>
      </w:r>
      <w:r w:rsidR="00547BDF" w:rsidRPr="00C44D95">
        <w:rPr>
          <w:vertAlign w:val="subscript"/>
          <w:lang w:val="fi-FI"/>
        </w:rPr>
        <w:t>i</w:t>
      </w:r>
      <w:r w:rsidR="00C30B69">
        <w:t xml:space="preserve"> kutonu tuon tröijyn.</w:t>
      </w:r>
    </w:p>
    <w:p w14:paraId="4742DA58" w14:textId="77777777" w:rsidR="00F904D4" w:rsidRDefault="0075485B" w:rsidP="00C30B69">
      <w:pPr>
        <w:spacing w:before="120" w:after="120"/>
      </w:pPr>
      <w:r>
        <w:t>(</w:t>
      </w:r>
      <w:r w:rsidR="008A505E">
        <w:t>20</w:t>
      </w:r>
      <w:r w:rsidR="003600B6">
        <w:t xml:space="preserve">) </w:t>
      </w:r>
      <w:r w:rsidR="00C30B69" w:rsidRPr="00C90C6B">
        <w:t xml:space="preserve">Emmä met hevosta kyllä nähnheet juuri </w:t>
      </w:r>
      <w:r w:rsidR="00C30B69" w:rsidRPr="00A865CE">
        <w:rPr>
          <w:i/>
        </w:rPr>
        <w:t>ittessänsä</w:t>
      </w:r>
      <w:r w:rsidR="00547BDF" w:rsidRPr="00C44D95">
        <w:rPr>
          <w:vertAlign w:val="subscript"/>
          <w:lang w:val="fi-FI"/>
        </w:rPr>
        <w:t>i</w:t>
      </w:r>
      <w:r w:rsidR="00C30B69" w:rsidRPr="00C90C6B">
        <w:t xml:space="preserve"> kirkossa</w:t>
      </w:r>
      <w:r w:rsidR="00547BDF" w:rsidRPr="00C44D95">
        <w:rPr>
          <w:vertAlign w:val="subscript"/>
          <w:lang w:val="fi-FI"/>
        </w:rPr>
        <w:t>i</w:t>
      </w:r>
      <w:r w:rsidR="00F904D4">
        <w:t>.</w:t>
      </w:r>
    </w:p>
    <w:p w14:paraId="2648441B" w14:textId="23211582" w:rsidR="00C30B69" w:rsidRPr="00C90C6B" w:rsidRDefault="0075485B" w:rsidP="00C30B69">
      <w:pPr>
        <w:spacing w:before="120" w:after="120"/>
      </w:pPr>
      <w:r>
        <w:t>(</w:t>
      </w:r>
      <w:r w:rsidR="008A505E">
        <w:t>21</w:t>
      </w:r>
      <w:r w:rsidR="003600B6">
        <w:t xml:space="preserve">) </w:t>
      </w:r>
      <w:r w:rsidR="00C30B69" w:rsidRPr="00C90C6B">
        <w:t>Sinula</w:t>
      </w:r>
      <w:r w:rsidR="00547BDF" w:rsidRPr="00C44D95">
        <w:rPr>
          <w:vertAlign w:val="subscript"/>
          <w:lang w:val="fi-FI"/>
        </w:rPr>
        <w:t>i</w:t>
      </w:r>
      <w:r w:rsidR="00C30B69" w:rsidRPr="00C90C6B">
        <w:t xml:space="preserve"> </w:t>
      </w:r>
      <w:r w:rsidR="00C30B69" w:rsidRPr="00A865CE">
        <w:rPr>
          <w:i/>
        </w:rPr>
        <w:t>ittelästi</w:t>
      </w:r>
      <w:r w:rsidR="00547BDF" w:rsidRPr="00C44D95">
        <w:rPr>
          <w:vertAlign w:val="subscript"/>
          <w:lang w:val="fi-FI"/>
        </w:rPr>
        <w:t>i</w:t>
      </w:r>
      <w:r w:rsidR="00C30B69" w:rsidRPr="00C90C6B">
        <w:t xml:space="preserve"> se paksu niska oon!</w:t>
      </w:r>
    </w:p>
    <w:p w14:paraId="3D6992C1" w14:textId="0B12E108" w:rsidR="00C30B69" w:rsidRPr="00C90C6B" w:rsidRDefault="0075485B" w:rsidP="00C30B69">
      <w:pPr>
        <w:spacing w:before="120" w:after="120"/>
      </w:pPr>
      <w:r>
        <w:t>(</w:t>
      </w:r>
      <w:r w:rsidR="008A505E">
        <w:t>22</w:t>
      </w:r>
      <w:r w:rsidR="003600B6">
        <w:t xml:space="preserve">) </w:t>
      </w:r>
      <w:r w:rsidR="00C30B69" w:rsidRPr="00C90C6B">
        <w:t xml:space="preserve">Het tulthiin eniten siltä alalta, mitä </w:t>
      </w:r>
      <w:r w:rsidR="00D50F50">
        <w:t>siihen</w:t>
      </w:r>
      <w:r w:rsidR="00C30B69" w:rsidRPr="00C90C6B">
        <w:t xml:space="preserve"> aikhaan käskethiin Kainunmaaksi, ja heitä</w:t>
      </w:r>
      <w:r w:rsidR="00547BDF" w:rsidRPr="00C44D95">
        <w:rPr>
          <w:vertAlign w:val="subscript"/>
          <w:lang w:val="fi-FI"/>
        </w:rPr>
        <w:t>i</w:t>
      </w:r>
      <w:r w:rsidR="00C30B69" w:rsidRPr="00C90C6B">
        <w:t xml:space="preserve"> </w:t>
      </w:r>
      <w:r w:rsidR="00C30B69" w:rsidRPr="001117C3">
        <w:rPr>
          <w:i/>
        </w:rPr>
        <w:t>itteensä</w:t>
      </w:r>
      <w:r w:rsidR="00547BDF" w:rsidRPr="00C44D95">
        <w:rPr>
          <w:vertAlign w:val="subscript"/>
          <w:lang w:val="fi-FI"/>
        </w:rPr>
        <w:t>i</w:t>
      </w:r>
      <w:r w:rsidR="00C30B69" w:rsidRPr="00C90C6B">
        <w:t xml:space="preserve"> käskethiin kainulaisiksi.</w:t>
      </w:r>
    </w:p>
    <w:p w14:paraId="162FD2E1" w14:textId="5DB90CD5" w:rsidR="00C30B69" w:rsidRDefault="0075485B" w:rsidP="00C30B69">
      <w:pPr>
        <w:spacing w:before="120" w:after="120"/>
      </w:pPr>
      <w:r>
        <w:t>(</w:t>
      </w:r>
      <w:r w:rsidR="008A505E">
        <w:t>23</w:t>
      </w:r>
      <w:r w:rsidR="003600B6">
        <w:t xml:space="preserve">) </w:t>
      </w:r>
      <w:r w:rsidR="00C30B69" w:rsidRPr="00C90C6B">
        <w:t>Niilä</w:t>
      </w:r>
      <w:r w:rsidR="00C31F87" w:rsidRPr="00C44D95">
        <w:rPr>
          <w:vertAlign w:val="subscript"/>
          <w:lang w:val="fi-FI"/>
        </w:rPr>
        <w:t>i</w:t>
      </w:r>
      <w:r w:rsidR="00C30B69" w:rsidRPr="00C90C6B">
        <w:t xml:space="preserve"> oon tietenki </w:t>
      </w:r>
      <w:r w:rsidR="00C30B69" w:rsidRPr="001117C3">
        <w:rPr>
          <w:i/>
        </w:rPr>
        <w:t>ittelänsä</w:t>
      </w:r>
      <w:r w:rsidR="00C31F87" w:rsidRPr="00C44D95">
        <w:rPr>
          <w:vertAlign w:val="subscript"/>
          <w:lang w:val="fi-FI"/>
        </w:rPr>
        <w:t>i</w:t>
      </w:r>
      <w:r w:rsidR="00CB656C">
        <w:t xml:space="preserve"> huonet Jo</w:t>
      </w:r>
      <w:r w:rsidR="00C30B69" w:rsidRPr="00C90C6B">
        <w:t>e</w:t>
      </w:r>
      <w:r w:rsidR="00C30B69">
        <w:t>n</w:t>
      </w:r>
      <w:r w:rsidR="00C30B69" w:rsidRPr="00C90C6B">
        <w:t>suussa.</w:t>
      </w:r>
    </w:p>
    <w:p w14:paraId="1A845D21" w14:textId="50525972" w:rsidR="00DC4D3A" w:rsidRPr="001169AE" w:rsidRDefault="00DC4D3A" w:rsidP="00DC4D3A">
      <w:pPr>
        <w:pStyle w:val="Overskrift1"/>
        <w:spacing w:before="120" w:after="120"/>
      </w:pPr>
      <w:bookmarkStart w:id="1914" w:name="_Toc241129357"/>
      <w:bookmarkStart w:id="1915" w:name="_Toc311273940"/>
      <w:r w:rsidRPr="001169AE">
        <w:t>Lukusan</w:t>
      </w:r>
      <w:r w:rsidR="00907642">
        <w:t>at</w:t>
      </w:r>
      <w:bookmarkEnd w:id="1914"/>
      <w:bookmarkEnd w:id="1915"/>
    </w:p>
    <w:p w14:paraId="42FC41AD" w14:textId="77777777" w:rsidR="00F904D4" w:rsidRDefault="00DC4D3A" w:rsidP="00DC4D3A">
      <w:pPr>
        <w:spacing w:before="120" w:after="120"/>
      </w:pPr>
      <w:r w:rsidRPr="001169AE">
        <w:t>Kainun kielessä, niin k</w:t>
      </w:r>
      <w:r>
        <w:t>o muissaki kielissä, oon kahđen</w:t>
      </w:r>
      <w:r w:rsidRPr="001169AE">
        <w:t xml:space="preserve">laissii </w:t>
      </w:r>
      <w:r w:rsidRPr="00370143">
        <w:rPr>
          <w:smallCaps/>
        </w:rPr>
        <w:t>lukusannoi</w:t>
      </w:r>
      <w:r w:rsidRPr="001169AE">
        <w:t xml:space="preserve">, </w:t>
      </w:r>
      <w:r w:rsidRPr="00370143">
        <w:rPr>
          <w:smallCaps/>
        </w:rPr>
        <w:t>kardinaaliita</w:t>
      </w:r>
      <w:r w:rsidRPr="001169AE">
        <w:rPr>
          <w:b/>
        </w:rPr>
        <w:t xml:space="preserve"> </w:t>
      </w:r>
      <w:r w:rsidRPr="001169AE">
        <w:t>ja</w:t>
      </w:r>
      <w:r w:rsidRPr="001169AE">
        <w:rPr>
          <w:b/>
        </w:rPr>
        <w:t xml:space="preserve"> </w:t>
      </w:r>
      <w:r w:rsidRPr="00370143">
        <w:rPr>
          <w:smallCaps/>
        </w:rPr>
        <w:t>ordinaaliita</w:t>
      </w:r>
      <w:r w:rsidRPr="001169AE">
        <w:t>. Kardinaalit oon tavalis</w:t>
      </w:r>
      <w:r>
        <w:t>et pohjalukusanat, ordinaali</w:t>
      </w:r>
      <w:r w:rsidRPr="001169AE">
        <w:t>t muistelha</w:t>
      </w:r>
      <w:r w:rsidR="00E4658A">
        <w:t>a</w:t>
      </w:r>
      <w:r w:rsidRPr="001169AE">
        <w:t>n, et</w:t>
      </w:r>
      <w:r>
        <w:t>te kunka mones joku oon jossaki</w:t>
      </w:r>
      <w:r w:rsidRPr="001169AE">
        <w:t xml:space="preserve"> </w:t>
      </w:r>
      <w:r>
        <w:t>oor</w:t>
      </w:r>
      <w:r w:rsidRPr="001169AE">
        <w:t>ningissa</w:t>
      </w:r>
      <w:r w:rsidR="00F904D4">
        <w:t>.</w:t>
      </w:r>
    </w:p>
    <w:p w14:paraId="66910FDE" w14:textId="4E4245EF" w:rsidR="00DC4D3A" w:rsidRDefault="00DC4D3A" w:rsidP="00DC4D3A">
      <w:pPr>
        <w:spacing w:before="120" w:after="120"/>
      </w:pPr>
      <w:r w:rsidRPr="007E6CA3">
        <w:t>Ordinaalit</w:t>
      </w:r>
      <w:r w:rsidRPr="007E6CA3">
        <w:rPr>
          <w:i/>
        </w:rPr>
        <w:t xml:space="preserve"> </w:t>
      </w:r>
      <w:r w:rsidRPr="007E6CA3">
        <w:t>d</w:t>
      </w:r>
      <w:r w:rsidRPr="001169AE">
        <w:t xml:space="preserve">eriveerathaan kardinaaliista, ja </w:t>
      </w:r>
      <w:r>
        <w:t xml:space="preserve">sillä </w:t>
      </w:r>
      <w:r w:rsidRPr="001169AE">
        <w:t xml:space="preserve">net </w:t>
      </w:r>
      <w:r>
        <w:t xml:space="preserve">oikkeestansa </w:t>
      </w:r>
      <w:r w:rsidRPr="001169AE">
        <w:t>kuulut</w:t>
      </w:r>
      <w:r>
        <w:t xml:space="preserve">haan </w:t>
      </w:r>
      <w:r w:rsidR="00517E4F">
        <w:t>derivasuuni</w:t>
      </w:r>
      <w:r>
        <w:t>opin puolele</w:t>
      </w:r>
      <w:r w:rsidRPr="001169AE">
        <w:t xml:space="preserve">. </w:t>
      </w:r>
      <w:r w:rsidR="00E43DEE">
        <w:t>Näjemä kans, ette taivutussuksit tulhaan ordinaalisuffiksin pörhään</w:t>
      </w:r>
      <w:r w:rsidRPr="001169AE">
        <w:t xml:space="preserve">: </w:t>
      </w:r>
      <w:r w:rsidR="0075485B">
        <w:t>(</w:t>
      </w:r>
      <w:r w:rsidR="0056754E" w:rsidRPr="001169AE">
        <w:rPr>
          <w:i/>
        </w:rPr>
        <w:t>kolme</w:t>
      </w:r>
      <w:r w:rsidR="0056754E" w:rsidRPr="001169AE">
        <w:t xml:space="preserve"> →) </w:t>
      </w:r>
      <w:r w:rsidR="009C68BA">
        <w:t>(</w:t>
      </w:r>
      <w:r w:rsidR="009C68BA" w:rsidRPr="001169AE">
        <w:t>sg.nom. : sg.gen. : sg.part</w:t>
      </w:r>
      <w:r w:rsidR="00EB201F">
        <w:t>.</w:t>
      </w:r>
      <w:r w:rsidR="009C68BA" w:rsidRPr="001169AE">
        <w:t xml:space="preserve"> : pl.part. : pl.gen.) </w:t>
      </w:r>
      <w:r w:rsidRPr="001169AE">
        <w:rPr>
          <w:i/>
        </w:rPr>
        <w:t>kolma</w:t>
      </w:r>
      <w:r w:rsidR="0098090B" w:rsidRPr="0098090B">
        <w:t>/</w:t>
      </w:r>
      <w:r w:rsidRPr="001169AE">
        <w:rPr>
          <w:i/>
        </w:rPr>
        <w:t>s</w:t>
      </w:r>
      <w:r w:rsidRPr="001169AE">
        <w:t xml:space="preserve"> : </w:t>
      </w:r>
      <w:r w:rsidRPr="001169AE">
        <w:rPr>
          <w:i/>
        </w:rPr>
        <w:t>kolma</w:t>
      </w:r>
      <w:r w:rsidR="0098090B" w:rsidRPr="0098090B">
        <w:t>/</w:t>
      </w:r>
      <w:r w:rsidRPr="001169AE">
        <w:rPr>
          <w:i/>
        </w:rPr>
        <w:t>ne</w:t>
      </w:r>
      <w:r w:rsidR="0098090B" w:rsidRPr="0098090B">
        <w:t>/</w:t>
      </w:r>
      <w:r w:rsidRPr="001169AE">
        <w:rPr>
          <w:i/>
        </w:rPr>
        <w:t>n</w:t>
      </w:r>
      <w:r w:rsidR="0075485B" w:rsidRPr="0075485B">
        <w:t>,</w:t>
      </w:r>
      <w:r w:rsidRPr="001169AE">
        <w:rPr>
          <w:i/>
        </w:rPr>
        <w:t xml:space="preserve"> kolma</w:t>
      </w:r>
      <w:r w:rsidR="0098090B" w:rsidRPr="0098090B">
        <w:t>/</w:t>
      </w:r>
      <w:r w:rsidRPr="001169AE">
        <w:rPr>
          <w:i/>
        </w:rPr>
        <w:t>t</w:t>
      </w:r>
      <w:r w:rsidR="0098090B" w:rsidRPr="0098090B">
        <w:t>/</w:t>
      </w:r>
      <w:r w:rsidRPr="001169AE">
        <w:rPr>
          <w:i/>
        </w:rPr>
        <w:t>ta</w:t>
      </w:r>
      <w:r w:rsidRPr="001169AE">
        <w:t xml:space="preserve">, </w:t>
      </w:r>
      <w:r w:rsidRPr="001169AE">
        <w:rPr>
          <w:i/>
        </w:rPr>
        <w:t>kolma</w:t>
      </w:r>
      <w:r w:rsidR="0098090B" w:rsidRPr="0098090B">
        <w:t>/</w:t>
      </w:r>
      <w:r w:rsidRPr="001169AE">
        <w:rPr>
          <w:i/>
        </w:rPr>
        <w:t>nss</w:t>
      </w:r>
      <w:r w:rsidR="0098090B" w:rsidRPr="0098090B">
        <w:t>/</w:t>
      </w:r>
      <w:r w:rsidRPr="001169AE">
        <w:rPr>
          <w:i/>
        </w:rPr>
        <w:t>ii</w:t>
      </w:r>
      <w:r w:rsidR="0098090B" w:rsidRPr="0098090B">
        <w:t>/</w:t>
      </w:r>
      <w:r w:rsidRPr="001169AE">
        <w:rPr>
          <w:i/>
        </w:rPr>
        <w:t>ta</w:t>
      </w:r>
      <w:r w:rsidR="0056754E">
        <w:rPr>
          <w:i/>
        </w:rPr>
        <w:t xml:space="preserve"> </w:t>
      </w:r>
      <w:r w:rsidR="00BA1173" w:rsidRPr="00BA1173">
        <w:t>~</w:t>
      </w:r>
      <w:r w:rsidR="0056754E">
        <w:rPr>
          <w:i/>
        </w:rPr>
        <w:t xml:space="preserve"> kolma</w:t>
      </w:r>
      <w:r w:rsidR="0098090B" w:rsidRPr="0098090B">
        <w:t>/</w:t>
      </w:r>
      <w:r w:rsidR="0056754E">
        <w:rPr>
          <w:i/>
        </w:rPr>
        <w:t>ns</w:t>
      </w:r>
      <w:r w:rsidR="0098090B" w:rsidRPr="0098090B">
        <w:t>/</w:t>
      </w:r>
      <w:r w:rsidR="0056754E">
        <w:rPr>
          <w:i/>
        </w:rPr>
        <w:t>i</w:t>
      </w:r>
      <w:r w:rsidR="0098090B" w:rsidRPr="0098090B">
        <w:t>/</w:t>
      </w:r>
      <w:r w:rsidR="0056754E">
        <w:rPr>
          <w:i/>
        </w:rPr>
        <w:t>a</w:t>
      </w:r>
      <w:r w:rsidR="0075485B" w:rsidRPr="0075485B">
        <w:t>,</w:t>
      </w:r>
      <w:r w:rsidRPr="001169AE">
        <w:rPr>
          <w:i/>
        </w:rPr>
        <w:t xml:space="preserve"> kolma</w:t>
      </w:r>
      <w:r w:rsidR="0098090B" w:rsidRPr="0098090B">
        <w:t>/</w:t>
      </w:r>
      <w:r w:rsidRPr="001169AE">
        <w:rPr>
          <w:i/>
        </w:rPr>
        <w:t>nss</w:t>
      </w:r>
      <w:r w:rsidR="0098090B" w:rsidRPr="0098090B">
        <w:t>/</w:t>
      </w:r>
      <w:r w:rsidRPr="001169AE">
        <w:rPr>
          <w:i/>
        </w:rPr>
        <w:t>ii</w:t>
      </w:r>
      <w:r w:rsidR="0098090B" w:rsidRPr="0098090B">
        <w:t>/</w:t>
      </w:r>
      <w:r w:rsidRPr="001169AE">
        <w:rPr>
          <w:i/>
        </w:rPr>
        <w:t>tten</w:t>
      </w:r>
      <w:r w:rsidR="003E4FE0">
        <w:rPr>
          <w:i/>
        </w:rPr>
        <w:t xml:space="preserve"> </w:t>
      </w:r>
      <w:r w:rsidR="00BA1173" w:rsidRPr="00BA1173">
        <w:t>~</w:t>
      </w:r>
      <w:r w:rsidR="003E4FE0">
        <w:rPr>
          <w:i/>
        </w:rPr>
        <w:t xml:space="preserve"> kolma</w:t>
      </w:r>
      <w:r w:rsidR="0098090B" w:rsidRPr="0098090B">
        <w:t>/</w:t>
      </w:r>
      <w:r w:rsidR="003E4FE0">
        <w:rPr>
          <w:i/>
        </w:rPr>
        <w:t>ns</w:t>
      </w:r>
      <w:r w:rsidR="0098090B" w:rsidRPr="0098090B">
        <w:t>/</w:t>
      </w:r>
      <w:r w:rsidR="003E4FE0">
        <w:rPr>
          <w:i/>
        </w:rPr>
        <w:t>i</w:t>
      </w:r>
      <w:r w:rsidR="0098090B" w:rsidRPr="0098090B">
        <w:t>/</w:t>
      </w:r>
      <w:r w:rsidR="003E4FE0">
        <w:rPr>
          <w:i/>
        </w:rPr>
        <w:t>tten</w:t>
      </w:r>
      <w:r w:rsidR="001B127A" w:rsidRPr="001B127A">
        <w:t>.</w:t>
      </w:r>
      <w:r w:rsidRPr="001169AE">
        <w:rPr>
          <w:i/>
        </w:rPr>
        <w:t xml:space="preserve"> </w:t>
      </w:r>
      <w:r w:rsidR="00BC1B4E">
        <w:t xml:space="preserve">Net oon kuitenki </w:t>
      </w:r>
      <w:r w:rsidR="00F32B33">
        <w:t>luonolinen käsitellä tässä samassa ko kardinaalitki.</w:t>
      </w:r>
    </w:p>
    <w:p w14:paraId="02C33FFE" w14:textId="77777777" w:rsidR="007623AA" w:rsidRDefault="007623AA" w:rsidP="007623AA">
      <w:pPr>
        <w:pStyle w:val="Overskrift2"/>
        <w:spacing w:before="120"/>
      </w:pPr>
      <w:bookmarkStart w:id="1916" w:name="_Kardinaalit"/>
      <w:bookmarkStart w:id="1917" w:name="_Toc241129358"/>
      <w:bookmarkStart w:id="1918" w:name="_Toc311273941"/>
      <w:bookmarkEnd w:id="1916"/>
      <w:r>
        <w:t>Kardinaalit</w:t>
      </w:r>
      <w:bookmarkEnd w:id="1917"/>
      <w:bookmarkEnd w:id="1918"/>
    </w:p>
    <w:p w14:paraId="0D28C30D" w14:textId="1C65061A" w:rsidR="00F904D4" w:rsidRDefault="00DC4D3A" w:rsidP="00DC4D3A">
      <w:pPr>
        <w:spacing w:before="120" w:after="120"/>
      </w:pPr>
      <w:r w:rsidRPr="001169AE">
        <w:t xml:space="preserve">Kainun kielen </w:t>
      </w:r>
      <w:r w:rsidRPr="004165A6">
        <w:rPr>
          <w:smallCaps/>
        </w:rPr>
        <w:t>kardinaalit</w:t>
      </w:r>
      <w:r w:rsidR="00877FEC">
        <w:rPr>
          <w:smallCaps/>
        </w:rPr>
        <w:t xml:space="preserve"> </w:t>
      </w:r>
      <w:r w:rsidR="00877FEC" w:rsidRPr="00877FEC">
        <w:t>eli</w:t>
      </w:r>
      <w:r w:rsidR="00877FEC">
        <w:t xml:space="preserve"> </w:t>
      </w:r>
      <w:r w:rsidR="00877FEC" w:rsidRPr="00375B2C">
        <w:t>pohjalukusanat</w:t>
      </w:r>
      <w:r w:rsidRPr="001169AE">
        <w:t xml:space="preserve"> oon: </w:t>
      </w:r>
      <w:r w:rsidR="0075485B">
        <w:t>(</w:t>
      </w:r>
      <w:r w:rsidRPr="001169AE">
        <w:t>1</w:t>
      </w:r>
      <w:r w:rsidR="00B24DAE">
        <w:t>–</w:t>
      </w:r>
      <w:r w:rsidRPr="001169AE">
        <w:t xml:space="preserve">10) </w:t>
      </w:r>
      <w:r w:rsidRPr="001169AE">
        <w:rPr>
          <w:i/>
        </w:rPr>
        <w:t>yksi</w:t>
      </w:r>
      <w:r w:rsidR="0075485B" w:rsidRPr="0075485B">
        <w:t>,</w:t>
      </w:r>
      <w:r w:rsidRPr="001169AE">
        <w:rPr>
          <w:i/>
        </w:rPr>
        <w:t xml:space="preserve"> kaksi</w:t>
      </w:r>
      <w:r w:rsidR="0075485B" w:rsidRPr="0075485B">
        <w:t>,</w:t>
      </w:r>
      <w:r w:rsidRPr="001169AE">
        <w:rPr>
          <w:i/>
        </w:rPr>
        <w:t xml:space="preserve"> kolme</w:t>
      </w:r>
      <w:r w:rsidR="0075485B" w:rsidRPr="0075485B">
        <w:t>,</w:t>
      </w:r>
      <w:r w:rsidRPr="001169AE">
        <w:rPr>
          <w:i/>
        </w:rPr>
        <w:t xml:space="preserve"> nelje</w:t>
      </w:r>
      <w:r w:rsidR="00C82CB8">
        <w:rPr>
          <w:i/>
        </w:rPr>
        <w:t xml:space="preserve"> </w:t>
      </w:r>
      <w:r w:rsidR="00BA1173" w:rsidRPr="00BA1173">
        <w:t>~</w:t>
      </w:r>
      <w:r w:rsidR="00C82CB8">
        <w:rPr>
          <w:i/>
        </w:rPr>
        <w:t xml:space="preserve"> neljä</w:t>
      </w:r>
      <w:r w:rsidR="0075485B" w:rsidRPr="0075485B">
        <w:t>,</w:t>
      </w:r>
      <w:r w:rsidRPr="001169AE">
        <w:rPr>
          <w:i/>
        </w:rPr>
        <w:t xml:space="preserve"> viisi</w:t>
      </w:r>
      <w:r w:rsidR="0075485B" w:rsidRPr="0075485B">
        <w:t>,</w:t>
      </w:r>
      <w:r w:rsidRPr="001169AE">
        <w:rPr>
          <w:i/>
        </w:rPr>
        <w:t xml:space="preserve"> kuusi</w:t>
      </w:r>
      <w:r w:rsidR="0075485B" w:rsidRPr="0075485B">
        <w:t>,</w:t>
      </w:r>
      <w:r w:rsidRPr="001169AE">
        <w:rPr>
          <w:i/>
        </w:rPr>
        <w:t xml:space="preserve"> seittemen</w:t>
      </w:r>
      <w:r w:rsidR="00C82CB8">
        <w:rPr>
          <w:i/>
        </w:rPr>
        <w:t xml:space="preserve"> </w:t>
      </w:r>
      <w:r w:rsidR="00BA1173" w:rsidRPr="00BA1173">
        <w:t>~</w:t>
      </w:r>
      <w:r w:rsidR="00C82CB8">
        <w:rPr>
          <w:i/>
        </w:rPr>
        <w:t xml:space="preserve"> seittemän</w:t>
      </w:r>
      <w:r w:rsidR="0075485B" w:rsidRPr="0075485B">
        <w:t>,</w:t>
      </w:r>
      <w:r w:rsidRPr="001169AE">
        <w:rPr>
          <w:i/>
        </w:rPr>
        <w:t xml:space="preserve"> kahđeksen</w:t>
      </w:r>
      <w:r w:rsidR="00C82CB8">
        <w:rPr>
          <w:i/>
        </w:rPr>
        <w:t xml:space="preserve"> </w:t>
      </w:r>
      <w:r w:rsidR="00BA1173" w:rsidRPr="00BA1173">
        <w:t>~</w:t>
      </w:r>
      <w:r w:rsidR="00C82CB8">
        <w:rPr>
          <w:i/>
        </w:rPr>
        <w:t xml:space="preserve"> kaheksan</w:t>
      </w:r>
      <w:r w:rsidR="0075485B" w:rsidRPr="0075485B">
        <w:t>,</w:t>
      </w:r>
      <w:r w:rsidRPr="001169AE">
        <w:rPr>
          <w:i/>
        </w:rPr>
        <w:t xml:space="preserve"> yhđeksen</w:t>
      </w:r>
      <w:r w:rsidR="00C82CB8">
        <w:rPr>
          <w:i/>
        </w:rPr>
        <w:t xml:space="preserve"> </w:t>
      </w:r>
      <w:r w:rsidR="00BA1173" w:rsidRPr="00BA1173">
        <w:t>~</w:t>
      </w:r>
      <w:r w:rsidR="00C82CB8">
        <w:rPr>
          <w:i/>
        </w:rPr>
        <w:t xml:space="preserve"> yheksän</w:t>
      </w:r>
      <w:r w:rsidR="0075485B" w:rsidRPr="0075485B">
        <w:t>,</w:t>
      </w:r>
      <w:r w:rsidRPr="001169AE">
        <w:rPr>
          <w:i/>
        </w:rPr>
        <w:t xml:space="preserve"> kymmenen</w:t>
      </w:r>
      <w:r w:rsidR="001B127A" w:rsidRPr="001B127A">
        <w:t>.</w:t>
      </w:r>
      <w:r w:rsidRPr="001169AE">
        <w:rPr>
          <w:i/>
        </w:rPr>
        <w:t xml:space="preserve"> </w:t>
      </w:r>
      <w:r w:rsidRPr="001169AE">
        <w:t xml:space="preserve">Net taivuthaan – niin ko </w:t>
      </w:r>
      <w:r>
        <w:t>ordinaali</w:t>
      </w:r>
      <w:r w:rsidRPr="001169AE">
        <w:t>tki –</w:t>
      </w:r>
      <w:r w:rsidR="000A4B27">
        <w:t xml:space="preserve"> </w:t>
      </w:r>
      <w:r w:rsidRPr="001169AE">
        <w:t xml:space="preserve">samala laila luvussa ja kaasuksissa ko muutki </w:t>
      </w:r>
      <w:r w:rsidR="00193F74">
        <w:t>nomeni</w:t>
      </w:r>
      <w:r w:rsidR="00D02708">
        <w:t>t, mutta eri kardinaalit kuuluthaan eri taivtustyypphiin</w:t>
      </w:r>
      <w:r w:rsidR="00F904D4">
        <w:t>.</w:t>
      </w:r>
    </w:p>
    <w:p w14:paraId="2900A3E5" w14:textId="0E85DEA3" w:rsidR="00DC4D3A" w:rsidRPr="00253C72" w:rsidRDefault="00DC4D3A" w:rsidP="00DC4D3A">
      <w:pPr>
        <w:spacing w:before="120" w:after="120"/>
        <w:rPr>
          <w:i/>
        </w:rPr>
      </w:pPr>
      <w:r w:rsidRPr="001169AE">
        <w:t xml:space="preserve">Luvut 11–19 haamustethaan näin: pohjakardinaali + </w:t>
      </w:r>
      <w:r w:rsidRPr="001169AE">
        <w:rPr>
          <w:i/>
        </w:rPr>
        <w:t>toista</w:t>
      </w:r>
      <w:r w:rsidRPr="001169AE">
        <w:t xml:space="preserve">. Niin ko </w:t>
      </w:r>
      <w:r w:rsidR="0075485B">
        <w:t>(</w:t>
      </w:r>
      <w:r w:rsidRPr="001169AE">
        <w:t xml:space="preserve">11) </w:t>
      </w:r>
      <w:r w:rsidRPr="001169AE">
        <w:rPr>
          <w:i/>
        </w:rPr>
        <w:t>yksitoista</w:t>
      </w:r>
      <w:r w:rsidRPr="001169AE">
        <w:t xml:space="preserve">, </w:t>
      </w:r>
      <w:r w:rsidR="0075485B">
        <w:t>(</w:t>
      </w:r>
      <w:r w:rsidRPr="001169AE">
        <w:t xml:space="preserve">12) </w:t>
      </w:r>
      <w:r w:rsidRPr="001169AE">
        <w:rPr>
          <w:i/>
        </w:rPr>
        <w:t>kaksitoista</w:t>
      </w:r>
      <w:r w:rsidR="0075485B" w:rsidRPr="0075485B">
        <w:t>,</w:t>
      </w:r>
      <w:r w:rsidRPr="001169AE">
        <w:rPr>
          <w:i/>
        </w:rPr>
        <w:t xml:space="preserve"> </w:t>
      </w:r>
      <w:r w:rsidR="0075485B">
        <w:t>(</w:t>
      </w:r>
      <w:r w:rsidRPr="001169AE">
        <w:t xml:space="preserve">13) </w:t>
      </w:r>
      <w:r w:rsidRPr="001169AE">
        <w:rPr>
          <w:i/>
        </w:rPr>
        <w:t>kolmetoista</w:t>
      </w:r>
      <w:r w:rsidRPr="001169AE">
        <w:t xml:space="preserve"> . . .</w:t>
      </w:r>
      <w:r w:rsidR="0075485B">
        <w:t>(</w:t>
      </w:r>
      <w:r w:rsidRPr="001169AE">
        <w:t xml:space="preserve">19) </w:t>
      </w:r>
      <w:r w:rsidRPr="001169AE">
        <w:rPr>
          <w:i/>
        </w:rPr>
        <w:t>yhđeksentoista</w:t>
      </w:r>
      <w:r w:rsidR="00F10DEE">
        <w:rPr>
          <w:i/>
        </w:rPr>
        <w:t xml:space="preserve"> </w:t>
      </w:r>
      <w:r w:rsidR="00BA1173" w:rsidRPr="00BA1173">
        <w:t>~</w:t>
      </w:r>
      <w:r w:rsidR="00F10DEE">
        <w:rPr>
          <w:i/>
        </w:rPr>
        <w:t xml:space="preserve"> yheksäntoista</w:t>
      </w:r>
      <w:r w:rsidR="001B127A" w:rsidRPr="001B127A">
        <w:t>.</w:t>
      </w:r>
      <w:r w:rsidRPr="001169AE">
        <w:t xml:space="preserve"> Nämät luvut taivutethaan </w:t>
      </w:r>
      <w:r w:rsidR="00D50F50">
        <w:t>siihen</w:t>
      </w:r>
      <w:r w:rsidRPr="001169AE">
        <w:t xml:space="preserve"> laihiin, ette vain pohjakardinaali taippuu, </w:t>
      </w:r>
      <w:r w:rsidR="003D0B1A">
        <w:t xml:space="preserve">loppuosa </w:t>
      </w:r>
      <w:r w:rsidRPr="001169AE">
        <w:rPr>
          <w:i/>
        </w:rPr>
        <w:t>toista</w:t>
      </w:r>
      <w:r w:rsidRPr="001169AE">
        <w:t xml:space="preserve"> pyssyy samana. Niin </w:t>
      </w:r>
      <w:r w:rsidRPr="00253C72">
        <w:t xml:space="preserve">ko </w:t>
      </w:r>
      <w:r w:rsidRPr="00253C72">
        <w:rPr>
          <w:i/>
        </w:rPr>
        <w:t>kah</w:t>
      </w:r>
      <w:r w:rsidR="0075485B" w:rsidRPr="0075485B">
        <w:t>(</w:t>
      </w:r>
      <w:r w:rsidRPr="00253C72">
        <w:rPr>
          <w:i/>
        </w:rPr>
        <w:t>đ</w:t>
      </w:r>
      <w:r w:rsidR="0075485B" w:rsidRPr="0075485B">
        <w:t>)</w:t>
      </w:r>
      <w:r w:rsidRPr="00253C72">
        <w:rPr>
          <w:i/>
        </w:rPr>
        <w:t>e</w:t>
      </w:r>
      <w:r w:rsidR="0098090B" w:rsidRPr="0098090B">
        <w:t>/</w:t>
      </w:r>
      <w:r w:rsidRPr="00253C72">
        <w:rPr>
          <w:i/>
        </w:rPr>
        <w:t>ssa</w:t>
      </w:r>
      <w:r w:rsidR="0098090B" w:rsidRPr="0098090B">
        <w:t>/</w:t>
      </w:r>
      <w:r w:rsidRPr="00253C72">
        <w:rPr>
          <w:i/>
        </w:rPr>
        <w:t>toista</w:t>
      </w:r>
      <w:r w:rsidR="0075485B" w:rsidRPr="0075485B">
        <w:t>,</w:t>
      </w:r>
      <w:r w:rsidRPr="00253C72">
        <w:rPr>
          <w:i/>
        </w:rPr>
        <w:t xml:space="preserve"> kolme</w:t>
      </w:r>
      <w:r w:rsidR="0098090B" w:rsidRPr="0098090B">
        <w:t>/</w:t>
      </w:r>
      <w:r w:rsidRPr="00253C72">
        <w:rPr>
          <w:i/>
        </w:rPr>
        <w:t>ssa</w:t>
      </w:r>
      <w:r w:rsidR="0098090B" w:rsidRPr="0098090B">
        <w:t>/</w:t>
      </w:r>
      <w:r w:rsidRPr="00253C72">
        <w:rPr>
          <w:i/>
        </w:rPr>
        <w:t xml:space="preserve">toista </w:t>
      </w:r>
      <w:r w:rsidR="001B127A" w:rsidRPr="001B127A">
        <w:t>.</w:t>
      </w:r>
      <w:r w:rsidRPr="00253C72">
        <w:rPr>
          <w:i/>
        </w:rPr>
        <w:t xml:space="preserve"> </w:t>
      </w:r>
      <w:r w:rsidR="001B127A" w:rsidRPr="001B127A">
        <w:t>.</w:t>
      </w:r>
      <w:r w:rsidR="000A4B27">
        <w:rPr>
          <w:i/>
        </w:rPr>
        <w:t xml:space="preserve"> </w:t>
      </w:r>
      <w:r w:rsidRPr="00253C72">
        <w:rPr>
          <w:i/>
        </w:rPr>
        <w:t>yhđekse</w:t>
      </w:r>
      <w:r w:rsidR="0098090B" w:rsidRPr="0098090B">
        <w:t>/</w:t>
      </w:r>
      <w:r w:rsidRPr="00253C72">
        <w:rPr>
          <w:i/>
        </w:rPr>
        <w:t>ssä</w:t>
      </w:r>
      <w:r w:rsidR="0098090B" w:rsidRPr="0098090B">
        <w:t>/</w:t>
      </w:r>
      <w:r w:rsidRPr="00253C72">
        <w:rPr>
          <w:i/>
        </w:rPr>
        <w:t>toista</w:t>
      </w:r>
      <w:r w:rsidR="00253C72">
        <w:rPr>
          <w:i/>
        </w:rPr>
        <w:t xml:space="preserve"> </w:t>
      </w:r>
      <w:r w:rsidR="00BA1173" w:rsidRPr="00BA1173">
        <w:t>~</w:t>
      </w:r>
      <w:r w:rsidR="00253C72">
        <w:rPr>
          <w:i/>
        </w:rPr>
        <w:t xml:space="preserve"> yheksä</w:t>
      </w:r>
      <w:r w:rsidR="0098090B" w:rsidRPr="0098090B">
        <w:t>/</w:t>
      </w:r>
      <w:r w:rsidR="00253C72">
        <w:rPr>
          <w:i/>
        </w:rPr>
        <w:t>ssä</w:t>
      </w:r>
      <w:r w:rsidR="0098090B" w:rsidRPr="0098090B">
        <w:t>/</w:t>
      </w:r>
      <w:r w:rsidR="00253C72">
        <w:rPr>
          <w:i/>
        </w:rPr>
        <w:t>toista</w:t>
      </w:r>
      <w:r w:rsidR="001B127A" w:rsidRPr="001B127A">
        <w:t>.</w:t>
      </w:r>
    </w:p>
    <w:p w14:paraId="189C6135" w14:textId="01D6486C" w:rsidR="00DC4D3A" w:rsidRDefault="00DC4D3A" w:rsidP="00DC4D3A">
      <w:pPr>
        <w:spacing w:before="120" w:after="120"/>
      </w:pPr>
      <w:r w:rsidRPr="001169AE">
        <w:t>Luvut 20, 30, 40 jne. haamustethaan</w:t>
      </w:r>
      <w:r w:rsidR="00E16202">
        <w:t xml:space="preserve"> näin</w:t>
      </w:r>
      <w:r w:rsidRPr="001169AE">
        <w:t xml:space="preserve">: pohjakardinaali + </w:t>
      </w:r>
      <w:r w:rsidRPr="001169AE">
        <w:rPr>
          <w:i/>
        </w:rPr>
        <w:t>kymmentä</w:t>
      </w:r>
      <w:r w:rsidRPr="001169AE">
        <w:t xml:space="preserve">. Niin ko </w:t>
      </w:r>
      <w:r w:rsidR="00E16202">
        <w:t xml:space="preserve">(20) </w:t>
      </w:r>
      <w:r w:rsidRPr="001169AE">
        <w:rPr>
          <w:i/>
        </w:rPr>
        <w:t>kaksikymmentä</w:t>
      </w:r>
      <w:r w:rsidR="0075485B" w:rsidRPr="0075485B">
        <w:t>,</w:t>
      </w:r>
      <w:r w:rsidRPr="001169AE">
        <w:rPr>
          <w:i/>
        </w:rPr>
        <w:t xml:space="preserve"> </w:t>
      </w:r>
      <w:r w:rsidR="00E16202">
        <w:t>(30)</w:t>
      </w:r>
      <w:r w:rsidR="00E16202">
        <w:rPr>
          <w:i/>
        </w:rPr>
        <w:t xml:space="preserve"> </w:t>
      </w:r>
      <w:r w:rsidRPr="001169AE">
        <w:rPr>
          <w:i/>
        </w:rPr>
        <w:t>kolmekymmentä</w:t>
      </w:r>
      <w:r w:rsidR="0075485B" w:rsidRPr="0075485B">
        <w:t>,</w:t>
      </w:r>
      <w:r w:rsidR="00E16202">
        <w:t xml:space="preserve"> (40)</w:t>
      </w:r>
      <w:r w:rsidRPr="001169AE">
        <w:rPr>
          <w:i/>
        </w:rPr>
        <w:t xml:space="preserve"> neljekymmentä</w:t>
      </w:r>
      <w:r w:rsidR="00AA42B2">
        <w:rPr>
          <w:i/>
        </w:rPr>
        <w:t xml:space="preserve"> </w:t>
      </w:r>
      <w:r w:rsidR="00BA1173" w:rsidRPr="00BA1173">
        <w:t>~</w:t>
      </w:r>
      <w:r w:rsidR="00AA42B2">
        <w:rPr>
          <w:i/>
        </w:rPr>
        <w:t xml:space="preserve"> neljäkymmentä</w:t>
      </w:r>
      <w:r w:rsidRPr="001169AE">
        <w:rPr>
          <w:i/>
        </w:rPr>
        <w:t xml:space="preserve"> </w:t>
      </w:r>
      <w:r w:rsidR="001B127A" w:rsidRPr="001B127A">
        <w:t>.</w:t>
      </w:r>
      <w:r w:rsidRPr="001169AE">
        <w:rPr>
          <w:i/>
        </w:rPr>
        <w:t xml:space="preserve"> </w:t>
      </w:r>
      <w:r w:rsidR="001B127A" w:rsidRPr="001B127A">
        <w:t>.</w:t>
      </w:r>
      <w:r w:rsidRPr="001169AE">
        <w:rPr>
          <w:i/>
        </w:rPr>
        <w:t xml:space="preserve"> </w:t>
      </w:r>
      <w:r w:rsidR="001B127A" w:rsidRPr="001B127A">
        <w:t>.</w:t>
      </w:r>
      <w:r w:rsidRPr="001169AE">
        <w:rPr>
          <w:i/>
        </w:rPr>
        <w:t xml:space="preserve"> </w:t>
      </w:r>
      <w:r w:rsidR="00E16202">
        <w:t>(90)</w:t>
      </w:r>
      <w:r w:rsidR="00E16202">
        <w:rPr>
          <w:i/>
        </w:rPr>
        <w:t xml:space="preserve"> </w:t>
      </w:r>
      <w:r w:rsidRPr="001169AE">
        <w:rPr>
          <w:i/>
        </w:rPr>
        <w:t>yhđeksenkymmentä</w:t>
      </w:r>
      <w:r w:rsidR="00657001">
        <w:rPr>
          <w:i/>
        </w:rPr>
        <w:t xml:space="preserve"> </w:t>
      </w:r>
      <w:r w:rsidR="00BA1173" w:rsidRPr="00BA1173">
        <w:t>~</w:t>
      </w:r>
      <w:r w:rsidR="00657001">
        <w:rPr>
          <w:i/>
        </w:rPr>
        <w:t xml:space="preserve"> yheksänkymmentä</w:t>
      </w:r>
      <w:r w:rsidR="001B127A" w:rsidRPr="001B127A">
        <w:t>.</w:t>
      </w:r>
      <w:r w:rsidRPr="001169AE">
        <w:rPr>
          <w:i/>
        </w:rPr>
        <w:t xml:space="preserve"> </w:t>
      </w:r>
      <w:r w:rsidRPr="001169AE">
        <w:t>Nämät luvut taivut</w:t>
      </w:r>
      <w:r w:rsidR="009F209C">
        <w:t>haan</w:t>
      </w:r>
      <w:r w:rsidRPr="001169AE">
        <w:t xml:space="preserve"> </w:t>
      </w:r>
      <w:r w:rsidR="00D50F50">
        <w:t>siihen</w:t>
      </w:r>
      <w:r w:rsidRPr="001169AE">
        <w:t xml:space="preserve"> laihiin, ette molemat osat taivuthaan. Niin ko </w:t>
      </w:r>
      <w:r w:rsidRPr="00D07599">
        <w:rPr>
          <w:i/>
        </w:rPr>
        <w:t>kah</w:t>
      </w:r>
      <w:r w:rsidR="0075485B" w:rsidRPr="0075485B">
        <w:t>(</w:t>
      </w:r>
      <w:r w:rsidRPr="00D07599">
        <w:rPr>
          <w:i/>
        </w:rPr>
        <w:t>đ</w:t>
      </w:r>
      <w:r w:rsidR="0075485B" w:rsidRPr="0075485B">
        <w:t>)</w:t>
      </w:r>
      <w:r w:rsidRPr="00D07599">
        <w:rPr>
          <w:i/>
        </w:rPr>
        <w:t>e</w:t>
      </w:r>
      <w:r w:rsidR="0098090B" w:rsidRPr="0098090B">
        <w:t>/</w:t>
      </w:r>
      <w:r w:rsidRPr="00D07599">
        <w:rPr>
          <w:i/>
        </w:rPr>
        <w:t>ssa</w:t>
      </w:r>
      <w:r w:rsidR="0098090B" w:rsidRPr="0098090B">
        <w:t>/</w:t>
      </w:r>
      <w:r w:rsidRPr="00D07599">
        <w:rPr>
          <w:i/>
        </w:rPr>
        <w:t>kymmene</w:t>
      </w:r>
      <w:r w:rsidR="0098090B" w:rsidRPr="0098090B">
        <w:t>/</w:t>
      </w:r>
      <w:r w:rsidRPr="00D07599">
        <w:rPr>
          <w:i/>
        </w:rPr>
        <w:t>ssä</w:t>
      </w:r>
      <w:r w:rsidR="0075485B" w:rsidRPr="0075485B">
        <w:t>,</w:t>
      </w:r>
      <w:r w:rsidRPr="00D07599">
        <w:rPr>
          <w:i/>
        </w:rPr>
        <w:t xml:space="preserve"> kolme</w:t>
      </w:r>
      <w:r w:rsidR="0098090B" w:rsidRPr="0098090B">
        <w:t>/</w:t>
      </w:r>
      <w:r w:rsidRPr="00D07599">
        <w:rPr>
          <w:i/>
        </w:rPr>
        <w:t>ssa</w:t>
      </w:r>
      <w:r w:rsidR="0098090B" w:rsidRPr="0098090B">
        <w:t>/</w:t>
      </w:r>
      <w:r w:rsidRPr="00D07599">
        <w:rPr>
          <w:i/>
        </w:rPr>
        <w:t>kymmene</w:t>
      </w:r>
      <w:r w:rsidR="0098090B" w:rsidRPr="0098090B">
        <w:t>/</w:t>
      </w:r>
      <w:r w:rsidRPr="00D07599">
        <w:rPr>
          <w:i/>
        </w:rPr>
        <w:t xml:space="preserve">ssä </w:t>
      </w:r>
      <w:r w:rsidR="001B127A" w:rsidRPr="001B127A">
        <w:t>.</w:t>
      </w:r>
      <w:r w:rsidRPr="00D07599">
        <w:rPr>
          <w:i/>
        </w:rPr>
        <w:t xml:space="preserve"> </w:t>
      </w:r>
      <w:r w:rsidR="001B127A" w:rsidRPr="001B127A">
        <w:t>.</w:t>
      </w:r>
      <w:r w:rsidRPr="00D07599">
        <w:rPr>
          <w:i/>
        </w:rPr>
        <w:t xml:space="preserve"> </w:t>
      </w:r>
      <w:r w:rsidR="001B127A" w:rsidRPr="001B127A">
        <w:t>.</w:t>
      </w:r>
      <w:r w:rsidRPr="00D07599">
        <w:rPr>
          <w:i/>
        </w:rPr>
        <w:t xml:space="preserve"> yhđekse</w:t>
      </w:r>
      <w:r w:rsidR="0098090B" w:rsidRPr="0098090B">
        <w:t>/</w:t>
      </w:r>
      <w:r w:rsidRPr="00D07599">
        <w:rPr>
          <w:i/>
        </w:rPr>
        <w:t>ssä</w:t>
      </w:r>
      <w:r w:rsidR="0098090B" w:rsidRPr="0098090B">
        <w:t>/</w:t>
      </w:r>
      <w:r w:rsidRPr="00D07599">
        <w:rPr>
          <w:i/>
        </w:rPr>
        <w:t>kymmene</w:t>
      </w:r>
      <w:r w:rsidR="0098090B" w:rsidRPr="0098090B">
        <w:t>/</w:t>
      </w:r>
      <w:r w:rsidR="003F732E">
        <w:rPr>
          <w:i/>
        </w:rPr>
        <w:t>ss</w:t>
      </w:r>
      <w:r w:rsidRPr="00D07599">
        <w:rPr>
          <w:i/>
        </w:rPr>
        <w:t>ä</w:t>
      </w:r>
      <w:r w:rsidR="009F209C">
        <w:rPr>
          <w:i/>
        </w:rPr>
        <w:t xml:space="preserve"> </w:t>
      </w:r>
      <w:r w:rsidR="00BA1173" w:rsidRPr="00BA1173">
        <w:t>~</w:t>
      </w:r>
      <w:r w:rsidR="009F209C">
        <w:rPr>
          <w:i/>
        </w:rPr>
        <w:t xml:space="preserve"> yhek</w:t>
      </w:r>
      <w:r w:rsidR="00470E2E" w:rsidRPr="00D07599">
        <w:rPr>
          <w:i/>
        </w:rPr>
        <w:t>sä</w:t>
      </w:r>
      <w:r w:rsidR="0098090B" w:rsidRPr="0098090B">
        <w:t>/</w:t>
      </w:r>
      <w:r w:rsidR="00470E2E" w:rsidRPr="00D07599">
        <w:rPr>
          <w:i/>
        </w:rPr>
        <w:t>ssä</w:t>
      </w:r>
      <w:r w:rsidR="0098090B" w:rsidRPr="0098090B">
        <w:t>/</w:t>
      </w:r>
      <w:r w:rsidR="00470E2E" w:rsidRPr="00D07599">
        <w:rPr>
          <w:i/>
        </w:rPr>
        <w:t>kymmene</w:t>
      </w:r>
      <w:r w:rsidR="0098090B" w:rsidRPr="0098090B">
        <w:t>/</w:t>
      </w:r>
      <w:r w:rsidR="00470E2E" w:rsidRPr="00D07599">
        <w:rPr>
          <w:i/>
        </w:rPr>
        <w:t>ssä</w:t>
      </w:r>
      <w:r w:rsidR="001B127A" w:rsidRPr="001B127A">
        <w:t>.</w:t>
      </w:r>
    </w:p>
    <w:p w14:paraId="424A0000" w14:textId="03E9E0E9" w:rsidR="00DC4D3A" w:rsidRPr="00AA2168" w:rsidRDefault="00DC4D3A" w:rsidP="00DC4D3A">
      <w:pPr>
        <w:spacing w:before="120" w:after="120"/>
        <w:rPr>
          <w:i/>
        </w:rPr>
      </w:pPr>
      <w:r w:rsidRPr="001169AE">
        <w:t>Ko tehđhään lukkui niin ko 23, 35 eli 78</w:t>
      </w:r>
      <w:r w:rsidR="0075485B" w:rsidRPr="0075485B">
        <w:t>,</w:t>
      </w:r>
      <w:r w:rsidRPr="001169AE">
        <w:rPr>
          <w:i/>
        </w:rPr>
        <w:t xml:space="preserve"> </w:t>
      </w:r>
      <w:r w:rsidRPr="001169AE">
        <w:t xml:space="preserve">se panhaan vain lukkui </w:t>
      </w:r>
      <w:r w:rsidR="00343C51">
        <w:t>pörä</w:t>
      </w:r>
      <w:r w:rsidRPr="001169AE">
        <w:t xml:space="preserve">tysten. Niin ko </w:t>
      </w:r>
      <w:r w:rsidR="0075485B">
        <w:t>(</w:t>
      </w:r>
      <w:r w:rsidRPr="001169AE">
        <w:t xml:space="preserve">23) </w:t>
      </w:r>
      <w:r w:rsidRPr="001169AE">
        <w:rPr>
          <w:i/>
        </w:rPr>
        <w:t>kaksikymmentä kolme</w:t>
      </w:r>
      <w:r w:rsidRPr="001169AE">
        <w:t xml:space="preserve">, </w:t>
      </w:r>
      <w:r w:rsidR="0075485B">
        <w:t>(</w:t>
      </w:r>
      <w:r w:rsidRPr="001169AE">
        <w:t xml:space="preserve">35) </w:t>
      </w:r>
      <w:r w:rsidRPr="001169AE">
        <w:rPr>
          <w:i/>
        </w:rPr>
        <w:t>kolmekymmentä viisi</w:t>
      </w:r>
      <w:r w:rsidRPr="001169AE">
        <w:t xml:space="preserve">, </w:t>
      </w:r>
      <w:r w:rsidR="0075485B">
        <w:t>(</w:t>
      </w:r>
      <w:r w:rsidRPr="001169AE">
        <w:t xml:space="preserve">78) </w:t>
      </w:r>
      <w:r w:rsidRPr="001169AE">
        <w:rPr>
          <w:i/>
        </w:rPr>
        <w:t>seittemenkymmentä kahđeksen</w:t>
      </w:r>
      <w:r w:rsidR="00760CFA">
        <w:rPr>
          <w:i/>
        </w:rPr>
        <w:t xml:space="preserve"> </w:t>
      </w:r>
      <w:r w:rsidR="00BA1173" w:rsidRPr="00BA1173">
        <w:t>~</w:t>
      </w:r>
      <w:r w:rsidR="00760CFA">
        <w:rPr>
          <w:i/>
        </w:rPr>
        <w:t xml:space="preserve"> seitte</w:t>
      </w:r>
      <w:r w:rsidR="006445C3">
        <w:rPr>
          <w:i/>
        </w:rPr>
        <w:t>mänkymmentä kaheksan</w:t>
      </w:r>
      <w:r w:rsidRPr="001169AE">
        <w:t>.</w:t>
      </w:r>
      <w:r w:rsidRPr="001169AE">
        <w:rPr>
          <w:i/>
        </w:rPr>
        <w:t xml:space="preserve"> </w:t>
      </w:r>
      <w:r w:rsidRPr="001169AE">
        <w:t xml:space="preserve">Näissäki sitte molemat osat taivuthaan: </w:t>
      </w:r>
      <w:r w:rsidRPr="00AA2168">
        <w:rPr>
          <w:i/>
        </w:rPr>
        <w:t>kah</w:t>
      </w:r>
      <w:r w:rsidR="0075485B" w:rsidRPr="0075485B">
        <w:t>(</w:t>
      </w:r>
      <w:r w:rsidRPr="00AA2168">
        <w:rPr>
          <w:i/>
        </w:rPr>
        <w:t>đ</w:t>
      </w:r>
      <w:r w:rsidR="0075485B" w:rsidRPr="0075485B">
        <w:t>)</w:t>
      </w:r>
      <w:r w:rsidRPr="00AA2168">
        <w:rPr>
          <w:i/>
        </w:rPr>
        <w:t>e</w:t>
      </w:r>
      <w:r w:rsidR="0098090B" w:rsidRPr="0098090B">
        <w:t>/</w:t>
      </w:r>
      <w:r w:rsidRPr="00AA2168">
        <w:rPr>
          <w:i/>
        </w:rPr>
        <w:t>ssa</w:t>
      </w:r>
      <w:r w:rsidR="0098090B" w:rsidRPr="0098090B">
        <w:t>/</w:t>
      </w:r>
      <w:r w:rsidRPr="00AA2168">
        <w:rPr>
          <w:i/>
        </w:rPr>
        <w:t>kymmene</w:t>
      </w:r>
      <w:r w:rsidR="0098090B" w:rsidRPr="0098090B">
        <w:t>/</w:t>
      </w:r>
      <w:r w:rsidRPr="00AA2168">
        <w:rPr>
          <w:i/>
        </w:rPr>
        <w:t>ssä kolme</w:t>
      </w:r>
      <w:r w:rsidR="0098090B" w:rsidRPr="0098090B">
        <w:t>/</w:t>
      </w:r>
      <w:r w:rsidRPr="00AA2168">
        <w:rPr>
          <w:i/>
        </w:rPr>
        <w:t>ssa</w:t>
      </w:r>
      <w:r w:rsidR="0075485B" w:rsidRPr="0075485B">
        <w:t>,</w:t>
      </w:r>
      <w:r w:rsidRPr="00AA2168">
        <w:rPr>
          <w:i/>
        </w:rPr>
        <w:t xml:space="preserve"> seitteme</w:t>
      </w:r>
      <w:r w:rsidR="0098090B" w:rsidRPr="0098090B">
        <w:t>/</w:t>
      </w:r>
      <w:r w:rsidRPr="00AA2168">
        <w:rPr>
          <w:i/>
        </w:rPr>
        <w:t>ssä</w:t>
      </w:r>
      <w:r w:rsidR="0098090B" w:rsidRPr="0098090B">
        <w:t>/</w:t>
      </w:r>
      <w:r w:rsidRPr="00AA2168">
        <w:rPr>
          <w:i/>
        </w:rPr>
        <w:t>kymmene</w:t>
      </w:r>
      <w:r w:rsidR="0098090B" w:rsidRPr="0098090B">
        <w:t>/</w:t>
      </w:r>
      <w:r w:rsidRPr="00AA2168">
        <w:rPr>
          <w:i/>
        </w:rPr>
        <w:t>ssä kahđekse</w:t>
      </w:r>
      <w:r w:rsidR="0098090B" w:rsidRPr="0098090B">
        <w:t>/</w:t>
      </w:r>
      <w:r w:rsidRPr="00AA2168">
        <w:rPr>
          <w:i/>
        </w:rPr>
        <w:t>ssa</w:t>
      </w:r>
      <w:r w:rsidR="00AA2168">
        <w:rPr>
          <w:i/>
        </w:rPr>
        <w:t xml:space="preserve"> </w:t>
      </w:r>
      <w:r w:rsidR="00BA1173" w:rsidRPr="00BA1173">
        <w:t>~</w:t>
      </w:r>
      <w:r w:rsidR="00AA2168">
        <w:rPr>
          <w:i/>
        </w:rPr>
        <w:t xml:space="preserve"> seittemä</w:t>
      </w:r>
      <w:r w:rsidR="0098090B" w:rsidRPr="0098090B">
        <w:t>/</w:t>
      </w:r>
      <w:r w:rsidR="00AA2168">
        <w:rPr>
          <w:i/>
        </w:rPr>
        <w:t>ssä</w:t>
      </w:r>
      <w:r w:rsidR="0098090B" w:rsidRPr="0098090B">
        <w:t>/</w:t>
      </w:r>
      <w:r w:rsidR="00AA2168">
        <w:rPr>
          <w:i/>
        </w:rPr>
        <w:t>kymmene</w:t>
      </w:r>
      <w:r w:rsidR="0098090B" w:rsidRPr="0098090B">
        <w:t>/</w:t>
      </w:r>
      <w:r w:rsidR="00AA2168">
        <w:rPr>
          <w:i/>
        </w:rPr>
        <w:t>ssä kaheksa</w:t>
      </w:r>
      <w:r w:rsidR="0098090B" w:rsidRPr="0098090B">
        <w:t>/</w:t>
      </w:r>
      <w:r w:rsidR="00AA2168">
        <w:rPr>
          <w:i/>
        </w:rPr>
        <w:t>ssa</w:t>
      </w:r>
      <w:r w:rsidR="001B127A" w:rsidRPr="001B127A">
        <w:t>.</w:t>
      </w:r>
    </w:p>
    <w:p w14:paraId="2BEEE05C" w14:textId="6C590A06" w:rsidR="00DC4D3A" w:rsidRPr="00065262" w:rsidRDefault="00DC4D3A" w:rsidP="00DC4D3A">
      <w:pPr>
        <w:spacing w:before="120" w:after="120"/>
      </w:pPr>
      <w:r w:rsidRPr="001169AE">
        <w:t>100 oon kainun kielelä</w:t>
      </w:r>
      <w:r w:rsidRPr="001169AE">
        <w:rPr>
          <w:i/>
        </w:rPr>
        <w:t xml:space="preserve"> sata</w:t>
      </w:r>
      <w:r w:rsidRPr="001169AE">
        <w:t>. Luvut 200, 300, 400 . . . 900</w:t>
      </w:r>
      <w:r w:rsidRPr="001169AE">
        <w:rPr>
          <w:i/>
        </w:rPr>
        <w:t xml:space="preserve"> </w:t>
      </w:r>
      <w:r w:rsidRPr="001169AE">
        <w:t xml:space="preserve">haamustethaan näin: pohjakardinaali + </w:t>
      </w:r>
      <w:r w:rsidRPr="001169AE">
        <w:rPr>
          <w:i/>
        </w:rPr>
        <w:t>sattaa</w:t>
      </w:r>
      <w:r w:rsidRPr="001169AE">
        <w:t xml:space="preserve">. Niin ko </w:t>
      </w:r>
      <w:r w:rsidR="0075485B">
        <w:t>(</w:t>
      </w:r>
      <w:r w:rsidRPr="001169AE">
        <w:t xml:space="preserve">200) </w:t>
      </w:r>
      <w:r w:rsidRPr="001169AE">
        <w:rPr>
          <w:i/>
        </w:rPr>
        <w:t>kaksi sattaa</w:t>
      </w:r>
      <w:r w:rsidR="0075485B" w:rsidRPr="0075485B">
        <w:t>,</w:t>
      </w:r>
      <w:r w:rsidRPr="001169AE">
        <w:rPr>
          <w:i/>
        </w:rPr>
        <w:t xml:space="preserve"> </w:t>
      </w:r>
      <w:r w:rsidR="0075485B">
        <w:t>(</w:t>
      </w:r>
      <w:r w:rsidRPr="001169AE">
        <w:t>300)</w:t>
      </w:r>
      <w:r w:rsidRPr="001169AE">
        <w:rPr>
          <w:i/>
        </w:rPr>
        <w:t xml:space="preserve"> kolme sattaa</w:t>
      </w:r>
      <w:r w:rsidRPr="001169AE">
        <w:t xml:space="preserve">, </w:t>
      </w:r>
      <w:r w:rsidR="0075485B">
        <w:t>(</w:t>
      </w:r>
      <w:r w:rsidRPr="001169AE">
        <w:t>400)</w:t>
      </w:r>
      <w:r w:rsidRPr="001169AE">
        <w:rPr>
          <w:i/>
        </w:rPr>
        <w:t xml:space="preserve"> nelje</w:t>
      </w:r>
      <w:r w:rsidR="004340C7">
        <w:rPr>
          <w:i/>
        </w:rPr>
        <w:t xml:space="preserve"> </w:t>
      </w:r>
      <w:r w:rsidR="00BA1173" w:rsidRPr="00BA1173">
        <w:t>~</w:t>
      </w:r>
      <w:r w:rsidR="004340C7">
        <w:rPr>
          <w:i/>
        </w:rPr>
        <w:t xml:space="preserve"> neljä</w:t>
      </w:r>
      <w:r w:rsidRPr="001169AE">
        <w:rPr>
          <w:i/>
        </w:rPr>
        <w:t xml:space="preserve"> sattaa</w:t>
      </w:r>
      <w:r w:rsidRPr="001169AE">
        <w:t xml:space="preserve">, </w:t>
      </w:r>
      <w:r w:rsidR="0075485B">
        <w:t>(</w:t>
      </w:r>
      <w:r w:rsidRPr="001169AE">
        <w:t>900)</w:t>
      </w:r>
      <w:r w:rsidRPr="001169AE">
        <w:rPr>
          <w:i/>
        </w:rPr>
        <w:t xml:space="preserve"> yhđeksen </w:t>
      </w:r>
      <w:r w:rsidR="00BA1173" w:rsidRPr="00BA1173">
        <w:t>~</w:t>
      </w:r>
      <w:r w:rsidR="004340C7">
        <w:rPr>
          <w:i/>
        </w:rPr>
        <w:t xml:space="preserve"> yheksän </w:t>
      </w:r>
      <w:r w:rsidRPr="001169AE">
        <w:rPr>
          <w:i/>
        </w:rPr>
        <w:t>sattaa</w:t>
      </w:r>
      <w:r w:rsidR="001B127A" w:rsidRPr="001B127A">
        <w:t>.</w:t>
      </w:r>
      <w:r w:rsidRPr="001169AE">
        <w:t xml:space="preserve"> Ko 100-lukkui häyttyy taivuttaat, se taas molemat osat taivuthaan. Niin ko </w:t>
      </w:r>
      <w:r w:rsidRPr="001169AE">
        <w:rPr>
          <w:i/>
        </w:rPr>
        <w:t>kah</w:t>
      </w:r>
      <w:r w:rsidR="0075485B" w:rsidRPr="0075485B">
        <w:t>(</w:t>
      </w:r>
      <w:r w:rsidRPr="001169AE">
        <w:rPr>
          <w:i/>
        </w:rPr>
        <w:t>đ</w:t>
      </w:r>
      <w:r w:rsidR="0075485B" w:rsidRPr="0075485B">
        <w:t>)</w:t>
      </w:r>
      <w:r w:rsidRPr="00065262">
        <w:rPr>
          <w:i/>
        </w:rPr>
        <w:t>e</w:t>
      </w:r>
      <w:r w:rsidR="0098090B" w:rsidRPr="0098090B">
        <w:t>/</w:t>
      </w:r>
      <w:r w:rsidRPr="00065262">
        <w:rPr>
          <w:i/>
        </w:rPr>
        <w:t>ssa sa</w:t>
      </w:r>
      <w:r w:rsidR="0075485B" w:rsidRPr="0075485B">
        <w:t>(</w:t>
      </w:r>
      <w:r w:rsidRPr="00065262">
        <w:rPr>
          <w:i/>
        </w:rPr>
        <w:t>đ</w:t>
      </w:r>
      <w:r w:rsidR="0075485B" w:rsidRPr="0075485B">
        <w:t>)</w:t>
      </w:r>
      <w:r w:rsidRPr="00065262">
        <w:rPr>
          <w:i/>
        </w:rPr>
        <w:t>a</w:t>
      </w:r>
      <w:r w:rsidR="0098090B" w:rsidRPr="0098090B">
        <w:t>/</w:t>
      </w:r>
      <w:r w:rsidRPr="00065262">
        <w:rPr>
          <w:i/>
        </w:rPr>
        <w:t>ssa</w:t>
      </w:r>
      <w:r w:rsidRPr="00065262">
        <w:t xml:space="preserve">, </w:t>
      </w:r>
      <w:r w:rsidRPr="00065262">
        <w:rPr>
          <w:i/>
        </w:rPr>
        <w:t>kolme</w:t>
      </w:r>
      <w:r w:rsidR="0098090B" w:rsidRPr="0098090B">
        <w:t>/</w:t>
      </w:r>
      <w:r w:rsidRPr="00065262">
        <w:rPr>
          <w:i/>
        </w:rPr>
        <w:t>ssa</w:t>
      </w:r>
      <w:r w:rsidRPr="00065262">
        <w:t xml:space="preserve"> </w:t>
      </w:r>
      <w:r w:rsidRPr="00065262">
        <w:rPr>
          <w:i/>
        </w:rPr>
        <w:t>sa</w:t>
      </w:r>
      <w:r w:rsidR="0075485B" w:rsidRPr="0075485B">
        <w:t>(</w:t>
      </w:r>
      <w:r w:rsidRPr="00065262">
        <w:rPr>
          <w:i/>
        </w:rPr>
        <w:t>đ</w:t>
      </w:r>
      <w:r w:rsidR="0075485B" w:rsidRPr="0075485B">
        <w:t>)</w:t>
      </w:r>
      <w:r w:rsidRPr="00065262">
        <w:rPr>
          <w:i/>
        </w:rPr>
        <w:t>a</w:t>
      </w:r>
      <w:r w:rsidR="0098090B" w:rsidRPr="0098090B">
        <w:t>/</w:t>
      </w:r>
      <w:r w:rsidRPr="00065262">
        <w:rPr>
          <w:i/>
        </w:rPr>
        <w:t>ssa</w:t>
      </w:r>
      <w:r w:rsidR="0075485B" w:rsidRPr="0075485B">
        <w:t>,</w:t>
      </w:r>
      <w:r w:rsidRPr="00065262">
        <w:rPr>
          <w:i/>
        </w:rPr>
        <w:t xml:space="preserve"> nelje</w:t>
      </w:r>
      <w:r w:rsidR="0098090B" w:rsidRPr="0098090B">
        <w:t>/</w:t>
      </w:r>
      <w:r w:rsidRPr="00065262">
        <w:rPr>
          <w:i/>
        </w:rPr>
        <w:t>ssä</w:t>
      </w:r>
      <w:r w:rsidR="00065262">
        <w:rPr>
          <w:i/>
        </w:rPr>
        <w:t xml:space="preserve"> </w:t>
      </w:r>
      <w:r w:rsidR="00BA1173" w:rsidRPr="00BA1173">
        <w:t>~</w:t>
      </w:r>
      <w:r w:rsidR="00065262">
        <w:rPr>
          <w:i/>
        </w:rPr>
        <w:t xml:space="preserve"> neljä</w:t>
      </w:r>
      <w:r w:rsidR="0098090B" w:rsidRPr="0098090B">
        <w:t>/</w:t>
      </w:r>
      <w:r w:rsidR="00065262">
        <w:rPr>
          <w:i/>
        </w:rPr>
        <w:t>ssä</w:t>
      </w:r>
      <w:r w:rsidRPr="00065262">
        <w:rPr>
          <w:i/>
        </w:rPr>
        <w:t xml:space="preserve"> sa</w:t>
      </w:r>
      <w:r w:rsidR="0075485B" w:rsidRPr="0075485B">
        <w:t>(</w:t>
      </w:r>
      <w:r w:rsidRPr="00065262">
        <w:rPr>
          <w:i/>
        </w:rPr>
        <w:t>đ</w:t>
      </w:r>
      <w:r w:rsidR="0075485B" w:rsidRPr="0075485B">
        <w:t>)</w:t>
      </w:r>
      <w:r w:rsidRPr="00065262">
        <w:rPr>
          <w:i/>
        </w:rPr>
        <w:t>a</w:t>
      </w:r>
      <w:r w:rsidR="0098090B" w:rsidRPr="0098090B">
        <w:t>/</w:t>
      </w:r>
      <w:r w:rsidRPr="00065262">
        <w:rPr>
          <w:i/>
        </w:rPr>
        <w:t>ssa</w:t>
      </w:r>
      <w:r w:rsidR="0075485B" w:rsidRPr="0075485B">
        <w:t>,</w:t>
      </w:r>
      <w:r w:rsidRPr="00065262">
        <w:rPr>
          <w:i/>
        </w:rPr>
        <w:t xml:space="preserve"> yhđekse</w:t>
      </w:r>
      <w:r w:rsidR="0098090B" w:rsidRPr="0098090B">
        <w:t>/</w:t>
      </w:r>
      <w:r w:rsidRPr="00065262">
        <w:rPr>
          <w:i/>
        </w:rPr>
        <w:t>ssä</w:t>
      </w:r>
      <w:r w:rsidR="00E16202">
        <w:rPr>
          <w:i/>
        </w:rPr>
        <w:t xml:space="preserve"> </w:t>
      </w:r>
      <w:r w:rsidR="00BA1173" w:rsidRPr="00BA1173">
        <w:t>~</w:t>
      </w:r>
      <w:r w:rsidR="00E16202">
        <w:rPr>
          <w:i/>
        </w:rPr>
        <w:t xml:space="preserve"> yh</w:t>
      </w:r>
      <w:r w:rsidR="00065262">
        <w:rPr>
          <w:i/>
        </w:rPr>
        <w:t>e</w:t>
      </w:r>
      <w:r w:rsidR="00E16202">
        <w:rPr>
          <w:i/>
        </w:rPr>
        <w:t>k</w:t>
      </w:r>
      <w:r w:rsidR="00065262">
        <w:rPr>
          <w:i/>
        </w:rPr>
        <w:t>sä</w:t>
      </w:r>
      <w:r w:rsidR="0098090B" w:rsidRPr="0098090B">
        <w:t>/</w:t>
      </w:r>
      <w:r w:rsidR="00065262">
        <w:rPr>
          <w:i/>
        </w:rPr>
        <w:t>ssä</w:t>
      </w:r>
      <w:r w:rsidRPr="00065262">
        <w:rPr>
          <w:i/>
        </w:rPr>
        <w:t xml:space="preserve"> sa</w:t>
      </w:r>
      <w:r w:rsidR="0075485B" w:rsidRPr="0075485B">
        <w:t>(</w:t>
      </w:r>
      <w:r w:rsidRPr="00065262">
        <w:rPr>
          <w:i/>
        </w:rPr>
        <w:t>đ</w:t>
      </w:r>
      <w:r w:rsidR="0075485B" w:rsidRPr="0075485B">
        <w:t>)</w:t>
      </w:r>
      <w:r w:rsidRPr="00065262">
        <w:rPr>
          <w:i/>
        </w:rPr>
        <w:t>a</w:t>
      </w:r>
      <w:r w:rsidR="0098090B" w:rsidRPr="0098090B">
        <w:t>/</w:t>
      </w:r>
      <w:r w:rsidRPr="00065262">
        <w:rPr>
          <w:i/>
        </w:rPr>
        <w:t>ssa</w:t>
      </w:r>
      <w:r w:rsidR="001B127A" w:rsidRPr="001B127A">
        <w:t>.</w:t>
      </w:r>
    </w:p>
    <w:p w14:paraId="082226C3" w14:textId="1E71B1CC" w:rsidR="00F904D4" w:rsidRDefault="00DC4D3A" w:rsidP="00DC4D3A">
      <w:pPr>
        <w:spacing w:before="120" w:after="120"/>
      </w:pPr>
      <w:r w:rsidRPr="001169AE">
        <w:t xml:space="preserve">Luku </w:t>
      </w:r>
      <w:r w:rsidRPr="001169AE">
        <w:rPr>
          <w:i/>
        </w:rPr>
        <w:t>tuhat</w:t>
      </w:r>
      <w:r w:rsidRPr="001169AE">
        <w:t xml:space="preserve"> </w:t>
      </w:r>
      <w:r w:rsidR="006D2DBD">
        <w:t xml:space="preserve">~ </w:t>
      </w:r>
      <w:r w:rsidR="006D2DBD">
        <w:rPr>
          <w:i/>
        </w:rPr>
        <w:t xml:space="preserve">tuhanen </w:t>
      </w:r>
      <w:r w:rsidR="0075485B">
        <w:t>(</w:t>
      </w:r>
      <w:r w:rsidRPr="001169AE">
        <w:t>1000) taippuu vähä</w:t>
      </w:r>
      <w:r>
        <w:t>se</w:t>
      </w:r>
      <w:r w:rsidRPr="001169AE">
        <w:t xml:space="preserve">n samhaan laihiin ko </w:t>
      </w:r>
      <w:r>
        <w:t>ordinaali</w:t>
      </w:r>
      <w:r w:rsidRPr="001169AE">
        <w:t xml:space="preserve">t. Eli sillä oon seuraavat rangat: </w:t>
      </w:r>
      <w:r w:rsidR="0075485B">
        <w:t>(</w:t>
      </w:r>
      <w:r w:rsidR="003A139C">
        <w:t>sg.nom.</w:t>
      </w:r>
      <w:r w:rsidR="00640545">
        <w:t xml:space="preserve"> : sg.gen. : sg.part. : pl.nom. : pl.gen. : pl.part.)</w:t>
      </w:r>
      <w:r w:rsidRPr="001169AE">
        <w:t xml:space="preserve"> </w:t>
      </w:r>
      <w:r w:rsidRPr="001169AE">
        <w:rPr>
          <w:i/>
        </w:rPr>
        <w:t>tuhat</w:t>
      </w:r>
      <w:r w:rsidR="00640545">
        <w:t xml:space="preserve"> </w:t>
      </w:r>
      <w:r w:rsidR="00FA4774">
        <w:t xml:space="preserve">~ </w:t>
      </w:r>
      <w:r w:rsidR="00FA4774">
        <w:rPr>
          <w:i/>
        </w:rPr>
        <w:t xml:space="preserve">tuhanen </w:t>
      </w:r>
      <w:r w:rsidR="00640545">
        <w:t xml:space="preserve">: </w:t>
      </w:r>
      <w:r w:rsidRPr="001169AE">
        <w:rPr>
          <w:i/>
        </w:rPr>
        <w:t>tuhane</w:t>
      </w:r>
      <w:r w:rsidR="0098090B" w:rsidRPr="0098090B">
        <w:t>/</w:t>
      </w:r>
      <w:r w:rsidRPr="001169AE">
        <w:rPr>
          <w:i/>
        </w:rPr>
        <w:t>n</w:t>
      </w:r>
      <w:r w:rsidR="00640545">
        <w:t xml:space="preserve"> : </w:t>
      </w:r>
      <w:r w:rsidRPr="001169AE">
        <w:rPr>
          <w:i/>
        </w:rPr>
        <w:t>tuhat</w:t>
      </w:r>
      <w:r w:rsidR="0098090B" w:rsidRPr="0098090B">
        <w:t>/</w:t>
      </w:r>
      <w:r w:rsidRPr="001169AE">
        <w:rPr>
          <w:i/>
        </w:rPr>
        <w:t>ta</w:t>
      </w:r>
      <w:r w:rsidR="00640545">
        <w:t xml:space="preserve"> : </w:t>
      </w:r>
      <w:r w:rsidRPr="001169AE">
        <w:rPr>
          <w:i/>
        </w:rPr>
        <w:t>tuhane</w:t>
      </w:r>
      <w:r w:rsidR="0098090B" w:rsidRPr="0098090B">
        <w:t>/</w:t>
      </w:r>
      <w:r w:rsidRPr="001169AE">
        <w:rPr>
          <w:i/>
        </w:rPr>
        <w:t>t</w:t>
      </w:r>
      <w:r w:rsidR="00640545">
        <w:t xml:space="preserve"> : </w:t>
      </w:r>
      <w:r w:rsidRPr="001169AE">
        <w:rPr>
          <w:i/>
        </w:rPr>
        <w:t>tuhanss</w:t>
      </w:r>
      <w:r w:rsidR="0098090B" w:rsidRPr="0098090B">
        <w:t>/</w:t>
      </w:r>
      <w:r w:rsidRPr="001169AE">
        <w:rPr>
          <w:i/>
        </w:rPr>
        <w:t>ii</w:t>
      </w:r>
      <w:r w:rsidR="0098090B" w:rsidRPr="0098090B">
        <w:t>/</w:t>
      </w:r>
      <w:r w:rsidRPr="001169AE">
        <w:rPr>
          <w:i/>
        </w:rPr>
        <w:t>tten</w:t>
      </w:r>
      <w:r w:rsidR="00640545">
        <w:rPr>
          <w:i/>
        </w:rPr>
        <w:t xml:space="preserve"> </w:t>
      </w:r>
      <w:r w:rsidR="00BA1173" w:rsidRPr="00BA1173">
        <w:t>~</w:t>
      </w:r>
      <w:r w:rsidR="00640545">
        <w:rPr>
          <w:i/>
        </w:rPr>
        <w:t xml:space="preserve"> tuhans</w:t>
      </w:r>
      <w:r w:rsidR="0098090B" w:rsidRPr="0098090B">
        <w:t>/</w:t>
      </w:r>
      <w:r w:rsidR="00640545">
        <w:rPr>
          <w:i/>
        </w:rPr>
        <w:t>i</w:t>
      </w:r>
      <w:r w:rsidR="0098090B" w:rsidRPr="0098090B">
        <w:t>/</w:t>
      </w:r>
      <w:r w:rsidR="00640545">
        <w:rPr>
          <w:i/>
        </w:rPr>
        <w:t>tten</w:t>
      </w:r>
      <w:r w:rsidR="00640545">
        <w:t xml:space="preserve"> : </w:t>
      </w:r>
      <w:r w:rsidRPr="001169AE">
        <w:rPr>
          <w:i/>
        </w:rPr>
        <w:t>tuhanss</w:t>
      </w:r>
      <w:r w:rsidR="0098090B" w:rsidRPr="0098090B">
        <w:t>/</w:t>
      </w:r>
      <w:r w:rsidRPr="001169AE">
        <w:rPr>
          <w:i/>
        </w:rPr>
        <w:t>ii</w:t>
      </w:r>
      <w:r w:rsidR="00ED04A1">
        <w:t>(</w:t>
      </w:r>
      <w:r w:rsidRPr="001169AE">
        <w:rPr>
          <w:i/>
        </w:rPr>
        <w:t>ta</w:t>
      </w:r>
      <w:r w:rsidR="00BA1173" w:rsidRPr="00BA1173">
        <w:t>)</w:t>
      </w:r>
      <w:r w:rsidR="00640545">
        <w:rPr>
          <w:i/>
        </w:rPr>
        <w:t xml:space="preserve"> </w:t>
      </w:r>
      <w:r w:rsidR="00BA1173" w:rsidRPr="00BA1173">
        <w:t>~</w:t>
      </w:r>
      <w:r w:rsidR="00640545">
        <w:rPr>
          <w:i/>
        </w:rPr>
        <w:t xml:space="preserve"> tuhans</w:t>
      </w:r>
      <w:r w:rsidR="0098090B" w:rsidRPr="0098090B">
        <w:t>/</w:t>
      </w:r>
      <w:r w:rsidR="00640545">
        <w:rPr>
          <w:i/>
        </w:rPr>
        <w:t>i</w:t>
      </w:r>
      <w:r w:rsidR="0098090B" w:rsidRPr="0098090B">
        <w:t>/</w:t>
      </w:r>
      <w:r w:rsidR="00640545">
        <w:rPr>
          <w:i/>
        </w:rPr>
        <w:t>a</w:t>
      </w:r>
      <w:r w:rsidR="00F904D4">
        <w:t>.</w:t>
      </w:r>
    </w:p>
    <w:p w14:paraId="6060E16E" w14:textId="6FCF8B5B" w:rsidR="00E97FF5" w:rsidRDefault="00E97FF5" w:rsidP="00E97FF5">
      <w:pPr>
        <w:pStyle w:val="Undertittel"/>
      </w:pPr>
      <w:bookmarkStart w:id="1919" w:name="_Toc241129359"/>
      <w:bookmarkStart w:id="1920" w:name="_Toc311273942"/>
      <w:r>
        <w:t>Tabeli</w:t>
      </w:r>
      <w:r w:rsidR="00C53E52">
        <w:t xml:space="preserve"> 51</w:t>
      </w:r>
      <w:r>
        <w:t>: Kardinaaliitten 1–10 taivutus, singulaari</w:t>
      </w:r>
      <w:bookmarkEnd w:id="1919"/>
      <w:bookmarkEnd w:id="1920"/>
    </w:p>
    <w:tbl>
      <w:tblPr>
        <w:tblStyle w:val="Tabellrutenett"/>
        <w:tblW w:w="0" w:type="auto"/>
        <w:tblLayout w:type="fixed"/>
        <w:tblLook w:val="04A0" w:firstRow="1" w:lastRow="0" w:firstColumn="1" w:lastColumn="0" w:noHBand="0" w:noVBand="1"/>
      </w:tblPr>
      <w:tblGrid>
        <w:gridCol w:w="468"/>
        <w:gridCol w:w="1260"/>
        <w:gridCol w:w="1440"/>
        <w:gridCol w:w="1350"/>
        <w:gridCol w:w="1560"/>
        <w:gridCol w:w="1456"/>
        <w:gridCol w:w="1509"/>
      </w:tblGrid>
      <w:tr w:rsidR="00E97FF5" w14:paraId="5D1E5B9A" w14:textId="77777777" w:rsidTr="00D13C40">
        <w:trPr>
          <w:cantSplit/>
        </w:trPr>
        <w:tc>
          <w:tcPr>
            <w:tcW w:w="468" w:type="dxa"/>
            <w:tcBorders>
              <w:bottom w:val="single" w:sz="4" w:space="0" w:color="auto"/>
            </w:tcBorders>
          </w:tcPr>
          <w:p w14:paraId="0F58F69C" w14:textId="77777777" w:rsidR="00E97FF5" w:rsidRPr="00EE48CF" w:rsidRDefault="00E97FF5" w:rsidP="00AD074C">
            <w:pPr>
              <w:keepNext/>
              <w:spacing w:before="20" w:after="20"/>
              <w:rPr>
                <w:sz w:val="22"/>
                <w:szCs w:val="22"/>
              </w:rPr>
            </w:pPr>
          </w:p>
        </w:tc>
        <w:tc>
          <w:tcPr>
            <w:tcW w:w="1260" w:type="dxa"/>
            <w:tcBorders>
              <w:bottom w:val="single" w:sz="4" w:space="0" w:color="auto"/>
              <w:right w:val="nil"/>
            </w:tcBorders>
          </w:tcPr>
          <w:p w14:paraId="62F9694E" w14:textId="77777777" w:rsidR="00E97FF5" w:rsidRPr="00EE48CF" w:rsidRDefault="00E97FF5" w:rsidP="00AD074C">
            <w:pPr>
              <w:keepNext/>
              <w:spacing w:before="20" w:after="20"/>
              <w:rPr>
                <w:sz w:val="22"/>
                <w:szCs w:val="22"/>
              </w:rPr>
            </w:pPr>
            <w:r w:rsidRPr="00EE48CF">
              <w:rPr>
                <w:sz w:val="22"/>
                <w:szCs w:val="22"/>
              </w:rPr>
              <w:t>Nominatiivi</w:t>
            </w:r>
          </w:p>
        </w:tc>
        <w:tc>
          <w:tcPr>
            <w:tcW w:w="1440" w:type="dxa"/>
            <w:tcBorders>
              <w:left w:val="nil"/>
              <w:bottom w:val="single" w:sz="4" w:space="0" w:color="auto"/>
              <w:right w:val="nil"/>
            </w:tcBorders>
          </w:tcPr>
          <w:p w14:paraId="1549BCBD" w14:textId="1AC9CE6C" w:rsidR="00E97FF5" w:rsidRPr="00EE48CF" w:rsidRDefault="00A27713" w:rsidP="00AD074C">
            <w:pPr>
              <w:keepNext/>
              <w:spacing w:before="20" w:after="20"/>
              <w:rPr>
                <w:sz w:val="22"/>
                <w:szCs w:val="22"/>
              </w:rPr>
            </w:pPr>
            <w:r>
              <w:rPr>
                <w:sz w:val="22"/>
                <w:szCs w:val="22"/>
              </w:rPr>
              <w:t>Genitiiv</w:t>
            </w:r>
            <w:r w:rsidR="00E97FF5" w:rsidRPr="00EE48CF">
              <w:rPr>
                <w:sz w:val="22"/>
                <w:szCs w:val="22"/>
              </w:rPr>
              <w:t>i</w:t>
            </w:r>
          </w:p>
        </w:tc>
        <w:tc>
          <w:tcPr>
            <w:tcW w:w="1350" w:type="dxa"/>
            <w:tcBorders>
              <w:left w:val="nil"/>
              <w:bottom w:val="single" w:sz="4" w:space="0" w:color="auto"/>
              <w:right w:val="nil"/>
            </w:tcBorders>
          </w:tcPr>
          <w:p w14:paraId="48DA6B9C" w14:textId="77777777" w:rsidR="00E97FF5" w:rsidRPr="00EE48CF" w:rsidRDefault="00E97FF5" w:rsidP="00AD074C">
            <w:pPr>
              <w:keepNext/>
              <w:spacing w:before="20" w:after="20"/>
              <w:rPr>
                <w:sz w:val="22"/>
                <w:szCs w:val="22"/>
              </w:rPr>
            </w:pPr>
            <w:r w:rsidRPr="00EE48CF">
              <w:rPr>
                <w:sz w:val="22"/>
                <w:szCs w:val="22"/>
              </w:rPr>
              <w:t>Partitiivi</w:t>
            </w:r>
          </w:p>
        </w:tc>
        <w:tc>
          <w:tcPr>
            <w:tcW w:w="1560" w:type="dxa"/>
            <w:tcBorders>
              <w:left w:val="nil"/>
              <w:bottom w:val="single" w:sz="4" w:space="0" w:color="auto"/>
              <w:right w:val="nil"/>
            </w:tcBorders>
          </w:tcPr>
          <w:p w14:paraId="7E5F2E6A" w14:textId="77777777" w:rsidR="00E97FF5" w:rsidRPr="00EE48CF" w:rsidRDefault="00E97FF5" w:rsidP="00AD074C">
            <w:pPr>
              <w:keepNext/>
              <w:spacing w:before="20" w:after="20"/>
              <w:rPr>
                <w:sz w:val="22"/>
                <w:szCs w:val="22"/>
              </w:rPr>
            </w:pPr>
            <w:r w:rsidRPr="00EE48CF">
              <w:rPr>
                <w:sz w:val="22"/>
                <w:szCs w:val="22"/>
              </w:rPr>
              <w:t>Essiivi</w:t>
            </w:r>
          </w:p>
        </w:tc>
        <w:tc>
          <w:tcPr>
            <w:tcW w:w="1456" w:type="dxa"/>
            <w:tcBorders>
              <w:left w:val="nil"/>
              <w:bottom w:val="single" w:sz="4" w:space="0" w:color="auto"/>
              <w:right w:val="nil"/>
            </w:tcBorders>
          </w:tcPr>
          <w:p w14:paraId="2484842F" w14:textId="77777777" w:rsidR="00E97FF5" w:rsidRPr="00EE48CF" w:rsidRDefault="00E97FF5" w:rsidP="00AD074C">
            <w:pPr>
              <w:keepNext/>
              <w:spacing w:before="20" w:after="20"/>
              <w:rPr>
                <w:sz w:val="22"/>
                <w:szCs w:val="22"/>
              </w:rPr>
            </w:pPr>
            <w:r w:rsidRPr="00EE48CF">
              <w:rPr>
                <w:sz w:val="22"/>
                <w:szCs w:val="22"/>
              </w:rPr>
              <w:t>Inessiivi</w:t>
            </w:r>
          </w:p>
        </w:tc>
        <w:tc>
          <w:tcPr>
            <w:tcW w:w="1509" w:type="dxa"/>
            <w:tcBorders>
              <w:left w:val="nil"/>
              <w:bottom w:val="single" w:sz="4" w:space="0" w:color="auto"/>
            </w:tcBorders>
          </w:tcPr>
          <w:p w14:paraId="0ACFB34E" w14:textId="77777777" w:rsidR="00E97FF5" w:rsidRPr="00EE48CF" w:rsidRDefault="00E97FF5" w:rsidP="00AD074C">
            <w:pPr>
              <w:keepNext/>
              <w:spacing w:before="20" w:after="20"/>
              <w:rPr>
                <w:sz w:val="22"/>
                <w:szCs w:val="22"/>
              </w:rPr>
            </w:pPr>
            <w:r w:rsidRPr="00EE48CF">
              <w:rPr>
                <w:sz w:val="22"/>
                <w:szCs w:val="22"/>
              </w:rPr>
              <w:t>Illatiivi</w:t>
            </w:r>
          </w:p>
        </w:tc>
      </w:tr>
      <w:tr w:rsidR="00E97FF5" w14:paraId="39BDBE17" w14:textId="77777777" w:rsidTr="00D13C40">
        <w:trPr>
          <w:cantSplit/>
        </w:trPr>
        <w:tc>
          <w:tcPr>
            <w:tcW w:w="468" w:type="dxa"/>
            <w:tcBorders>
              <w:right w:val="single" w:sz="4" w:space="0" w:color="auto"/>
            </w:tcBorders>
          </w:tcPr>
          <w:p w14:paraId="70ACF97C" w14:textId="77777777" w:rsidR="00E97FF5" w:rsidRPr="00EE48CF" w:rsidRDefault="00E97FF5" w:rsidP="00AD074C">
            <w:pPr>
              <w:spacing w:before="20" w:after="20"/>
              <w:rPr>
                <w:sz w:val="22"/>
                <w:szCs w:val="22"/>
              </w:rPr>
            </w:pPr>
            <w:r w:rsidRPr="00EE48CF">
              <w:rPr>
                <w:sz w:val="22"/>
                <w:szCs w:val="22"/>
              </w:rPr>
              <w:t>1</w:t>
            </w:r>
          </w:p>
        </w:tc>
        <w:tc>
          <w:tcPr>
            <w:tcW w:w="1260" w:type="dxa"/>
            <w:tcBorders>
              <w:left w:val="single" w:sz="4" w:space="0" w:color="auto"/>
              <w:right w:val="nil"/>
            </w:tcBorders>
          </w:tcPr>
          <w:p w14:paraId="36EC0262" w14:textId="77777777" w:rsidR="00E97FF5" w:rsidRPr="00EE48CF" w:rsidRDefault="00E97FF5" w:rsidP="00AD074C">
            <w:pPr>
              <w:spacing w:before="20" w:after="20"/>
              <w:rPr>
                <w:sz w:val="22"/>
                <w:szCs w:val="22"/>
              </w:rPr>
            </w:pPr>
            <w:r w:rsidRPr="00EE48CF">
              <w:rPr>
                <w:sz w:val="22"/>
                <w:szCs w:val="22"/>
              </w:rPr>
              <w:t>yksi</w:t>
            </w:r>
          </w:p>
        </w:tc>
        <w:tc>
          <w:tcPr>
            <w:tcW w:w="1440" w:type="dxa"/>
            <w:tcBorders>
              <w:left w:val="nil"/>
              <w:right w:val="nil"/>
            </w:tcBorders>
          </w:tcPr>
          <w:p w14:paraId="172438A7" w14:textId="177F0DE3" w:rsidR="00E97FF5" w:rsidRPr="00EE48CF" w:rsidRDefault="00E97FF5" w:rsidP="00AD074C">
            <w:pPr>
              <w:spacing w:before="20" w:after="20"/>
              <w:rPr>
                <w:sz w:val="22"/>
                <w:szCs w:val="22"/>
              </w:rPr>
            </w:pPr>
            <w:r w:rsidRPr="00EE48CF">
              <w:rPr>
                <w:sz w:val="22"/>
                <w:szCs w:val="22"/>
              </w:rPr>
              <w:t>yh</w:t>
            </w:r>
            <w:r w:rsidR="0075485B">
              <w:rPr>
                <w:sz w:val="22"/>
                <w:szCs w:val="22"/>
              </w:rPr>
              <w:t>(</w:t>
            </w:r>
            <w:r w:rsidRPr="00EE48CF">
              <w:rPr>
                <w:sz w:val="22"/>
                <w:szCs w:val="22"/>
              </w:rPr>
              <w:t>đ)e</w:t>
            </w:r>
            <w:r w:rsidR="003A139C">
              <w:rPr>
                <w:sz w:val="22"/>
                <w:szCs w:val="22"/>
              </w:rPr>
              <w:t>/</w:t>
            </w:r>
            <w:r w:rsidRPr="00EE48CF">
              <w:rPr>
                <w:sz w:val="22"/>
                <w:szCs w:val="22"/>
              </w:rPr>
              <w:t>n</w:t>
            </w:r>
          </w:p>
        </w:tc>
        <w:tc>
          <w:tcPr>
            <w:tcW w:w="1350" w:type="dxa"/>
            <w:tcBorders>
              <w:left w:val="nil"/>
              <w:right w:val="nil"/>
            </w:tcBorders>
          </w:tcPr>
          <w:p w14:paraId="639E2A58" w14:textId="47C5EC8B" w:rsidR="00E97FF5" w:rsidRPr="00EE48CF" w:rsidRDefault="00E97FF5" w:rsidP="00AD074C">
            <w:pPr>
              <w:spacing w:before="20" w:after="20"/>
              <w:rPr>
                <w:sz w:val="22"/>
                <w:szCs w:val="22"/>
              </w:rPr>
            </w:pPr>
            <w:r w:rsidRPr="00EE48CF">
              <w:rPr>
                <w:sz w:val="22"/>
                <w:szCs w:val="22"/>
              </w:rPr>
              <w:t>yh</w:t>
            </w:r>
            <w:r w:rsidR="003A139C">
              <w:rPr>
                <w:sz w:val="22"/>
                <w:szCs w:val="22"/>
              </w:rPr>
              <w:t>/</w:t>
            </w:r>
            <w:r w:rsidRPr="00EE48CF">
              <w:rPr>
                <w:sz w:val="22"/>
                <w:szCs w:val="22"/>
              </w:rPr>
              <w:t>tä</w:t>
            </w:r>
          </w:p>
        </w:tc>
        <w:tc>
          <w:tcPr>
            <w:tcW w:w="1560" w:type="dxa"/>
            <w:tcBorders>
              <w:left w:val="nil"/>
              <w:right w:val="nil"/>
            </w:tcBorders>
          </w:tcPr>
          <w:p w14:paraId="45CB5D57" w14:textId="1B79C039" w:rsidR="00E97FF5" w:rsidRPr="00EE48CF" w:rsidRDefault="00E97FF5" w:rsidP="00AD074C">
            <w:pPr>
              <w:spacing w:before="20" w:after="20"/>
              <w:rPr>
                <w:sz w:val="22"/>
                <w:szCs w:val="22"/>
              </w:rPr>
            </w:pPr>
            <w:r w:rsidRPr="00EE48CF">
              <w:rPr>
                <w:sz w:val="22"/>
                <w:szCs w:val="22"/>
              </w:rPr>
              <w:t>yhte</w:t>
            </w:r>
            <w:r w:rsidR="003A139C">
              <w:rPr>
                <w:sz w:val="22"/>
                <w:szCs w:val="22"/>
              </w:rPr>
              <w:t>/</w:t>
            </w:r>
            <w:r w:rsidRPr="00EE48CF">
              <w:rPr>
                <w:sz w:val="22"/>
                <w:szCs w:val="22"/>
              </w:rPr>
              <w:t>nä</w:t>
            </w:r>
          </w:p>
        </w:tc>
        <w:tc>
          <w:tcPr>
            <w:tcW w:w="1456" w:type="dxa"/>
            <w:tcBorders>
              <w:left w:val="nil"/>
              <w:right w:val="nil"/>
            </w:tcBorders>
          </w:tcPr>
          <w:p w14:paraId="25C8B79C" w14:textId="04FD7280" w:rsidR="00E97FF5" w:rsidRPr="00EE48CF" w:rsidRDefault="00E97FF5" w:rsidP="00AD074C">
            <w:pPr>
              <w:spacing w:before="20" w:after="20"/>
              <w:rPr>
                <w:sz w:val="22"/>
                <w:szCs w:val="22"/>
              </w:rPr>
            </w:pPr>
            <w:r w:rsidRPr="00EE48CF">
              <w:rPr>
                <w:sz w:val="22"/>
                <w:szCs w:val="22"/>
              </w:rPr>
              <w:t>yh</w:t>
            </w:r>
            <w:r w:rsidR="0075485B">
              <w:rPr>
                <w:sz w:val="22"/>
                <w:szCs w:val="22"/>
              </w:rPr>
              <w:t>(</w:t>
            </w:r>
            <w:r w:rsidRPr="00EE48CF">
              <w:rPr>
                <w:sz w:val="22"/>
                <w:szCs w:val="22"/>
              </w:rPr>
              <w:t>đ)e</w:t>
            </w:r>
            <w:r w:rsidR="003A139C">
              <w:rPr>
                <w:sz w:val="22"/>
                <w:szCs w:val="22"/>
              </w:rPr>
              <w:t>/</w:t>
            </w:r>
            <w:r w:rsidRPr="00EE48CF">
              <w:rPr>
                <w:sz w:val="22"/>
                <w:szCs w:val="22"/>
              </w:rPr>
              <w:t>ssä</w:t>
            </w:r>
          </w:p>
        </w:tc>
        <w:tc>
          <w:tcPr>
            <w:tcW w:w="1509" w:type="dxa"/>
            <w:tcBorders>
              <w:left w:val="nil"/>
            </w:tcBorders>
          </w:tcPr>
          <w:p w14:paraId="2038AFD2" w14:textId="7AA48A8B" w:rsidR="00E97FF5" w:rsidRPr="00EE48CF" w:rsidRDefault="00E97FF5" w:rsidP="00AD074C">
            <w:pPr>
              <w:spacing w:before="20" w:after="20"/>
              <w:rPr>
                <w:sz w:val="22"/>
                <w:szCs w:val="22"/>
              </w:rPr>
            </w:pPr>
            <w:r w:rsidRPr="00EE48CF">
              <w:rPr>
                <w:sz w:val="22"/>
                <w:szCs w:val="22"/>
              </w:rPr>
              <w:t>yht</w:t>
            </w:r>
            <w:r w:rsidR="003A139C">
              <w:rPr>
                <w:sz w:val="22"/>
                <w:szCs w:val="22"/>
              </w:rPr>
              <w:t>/</w:t>
            </w:r>
            <w:r w:rsidRPr="00EE48CF">
              <w:rPr>
                <w:sz w:val="22"/>
                <w:szCs w:val="22"/>
              </w:rPr>
              <w:t>heen</w:t>
            </w:r>
          </w:p>
        </w:tc>
      </w:tr>
      <w:tr w:rsidR="00E97FF5" w14:paraId="48A60618" w14:textId="77777777" w:rsidTr="00D13C40">
        <w:trPr>
          <w:cantSplit/>
        </w:trPr>
        <w:tc>
          <w:tcPr>
            <w:tcW w:w="468" w:type="dxa"/>
            <w:tcBorders>
              <w:right w:val="single" w:sz="4" w:space="0" w:color="auto"/>
            </w:tcBorders>
          </w:tcPr>
          <w:p w14:paraId="3F32580A" w14:textId="77777777" w:rsidR="00E97FF5" w:rsidRPr="00EE48CF" w:rsidRDefault="00E97FF5" w:rsidP="00AD074C">
            <w:pPr>
              <w:spacing w:before="20" w:after="20"/>
              <w:rPr>
                <w:sz w:val="22"/>
                <w:szCs w:val="22"/>
              </w:rPr>
            </w:pPr>
            <w:r w:rsidRPr="00EE48CF">
              <w:rPr>
                <w:sz w:val="22"/>
                <w:szCs w:val="22"/>
              </w:rPr>
              <w:t>2</w:t>
            </w:r>
          </w:p>
        </w:tc>
        <w:tc>
          <w:tcPr>
            <w:tcW w:w="1260" w:type="dxa"/>
            <w:tcBorders>
              <w:left w:val="single" w:sz="4" w:space="0" w:color="auto"/>
              <w:right w:val="nil"/>
            </w:tcBorders>
          </w:tcPr>
          <w:p w14:paraId="09684FC1" w14:textId="77777777" w:rsidR="00E97FF5" w:rsidRPr="00EE48CF" w:rsidRDefault="00E97FF5" w:rsidP="00AD074C">
            <w:pPr>
              <w:spacing w:before="20" w:after="20"/>
              <w:rPr>
                <w:sz w:val="22"/>
                <w:szCs w:val="22"/>
              </w:rPr>
            </w:pPr>
            <w:r w:rsidRPr="00EE48CF">
              <w:rPr>
                <w:sz w:val="22"/>
                <w:szCs w:val="22"/>
              </w:rPr>
              <w:t>kaksi</w:t>
            </w:r>
          </w:p>
        </w:tc>
        <w:tc>
          <w:tcPr>
            <w:tcW w:w="1440" w:type="dxa"/>
            <w:tcBorders>
              <w:left w:val="nil"/>
              <w:right w:val="nil"/>
            </w:tcBorders>
          </w:tcPr>
          <w:p w14:paraId="01C8439C" w14:textId="00446C39" w:rsidR="00E97FF5" w:rsidRPr="00EE48CF" w:rsidRDefault="00E97FF5" w:rsidP="00AD074C">
            <w:pPr>
              <w:spacing w:before="20" w:after="20"/>
              <w:rPr>
                <w:sz w:val="22"/>
                <w:szCs w:val="22"/>
              </w:rPr>
            </w:pPr>
            <w:r w:rsidRPr="00EE48CF">
              <w:rPr>
                <w:sz w:val="22"/>
                <w:szCs w:val="22"/>
              </w:rPr>
              <w:t>kah</w:t>
            </w:r>
            <w:r w:rsidR="0075485B">
              <w:rPr>
                <w:sz w:val="22"/>
                <w:szCs w:val="22"/>
              </w:rPr>
              <w:t>(</w:t>
            </w:r>
            <w:r w:rsidRPr="00EE48CF">
              <w:rPr>
                <w:sz w:val="22"/>
                <w:szCs w:val="22"/>
              </w:rPr>
              <w:t>đ)e</w:t>
            </w:r>
            <w:r w:rsidR="003A139C">
              <w:rPr>
                <w:sz w:val="22"/>
                <w:szCs w:val="22"/>
              </w:rPr>
              <w:t>/</w:t>
            </w:r>
            <w:r w:rsidRPr="00EE48CF">
              <w:rPr>
                <w:sz w:val="22"/>
                <w:szCs w:val="22"/>
              </w:rPr>
              <w:t>n</w:t>
            </w:r>
          </w:p>
        </w:tc>
        <w:tc>
          <w:tcPr>
            <w:tcW w:w="1350" w:type="dxa"/>
            <w:tcBorders>
              <w:left w:val="nil"/>
              <w:right w:val="nil"/>
            </w:tcBorders>
          </w:tcPr>
          <w:p w14:paraId="7AD65664" w14:textId="0F10707C" w:rsidR="00E97FF5" w:rsidRPr="00EE48CF" w:rsidRDefault="00E97FF5" w:rsidP="00AD074C">
            <w:pPr>
              <w:spacing w:before="20" w:after="20"/>
              <w:rPr>
                <w:sz w:val="22"/>
                <w:szCs w:val="22"/>
              </w:rPr>
            </w:pPr>
            <w:r w:rsidRPr="00EE48CF">
              <w:rPr>
                <w:sz w:val="22"/>
                <w:szCs w:val="22"/>
              </w:rPr>
              <w:t>kah</w:t>
            </w:r>
            <w:r w:rsidR="003A139C">
              <w:rPr>
                <w:sz w:val="22"/>
                <w:szCs w:val="22"/>
              </w:rPr>
              <w:t>/</w:t>
            </w:r>
            <w:r w:rsidRPr="00EE48CF">
              <w:rPr>
                <w:sz w:val="22"/>
                <w:szCs w:val="22"/>
              </w:rPr>
              <w:t>ta</w:t>
            </w:r>
          </w:p>
        </w:tc>
        <w:tc>
          <w:tcPr>
            <w:tcW w:w="1560" w:type="dxa"/>
            <w:tcBorders>
              <w:left w:val="nil"/>
              <w:right w:val="nil"/>
            </w:tcBorders>
          </w:tcPr>
          <w:p w14:paraId="0BBD264E" w14:textId="28D003A7" w:rsidR="00E97FF5" w:rsidRPr="00EE48CF" w:rsidRDefault="00E97FF5" w:rsidP="00AD074C">
            <w:pPr>
              <w:spacing w:before="20" w:after="20"/>
              <w:rPr>
                <w:sz w:val="22"/>
                <w:szCs w:val="22"/>
              </w:rPr>
            </w:pPr>
            <w:r w:rsidRPr="00EE48CF">
              <w:rPr>
                <w:sz w:val="22"/>
                <w:szCs w:val="22"/>
              </w:rPr>
              <w:t>kahte</w:t>
            </w:r>
            <w:r w:rsidR="003A139C">
              <w:rPr>
                <w:sz w:val="22"/>
                <w:szCs w:val="22"/>
              </w:rPr>
              <w:t>/</w:t>
            </w:r>
            <w:r w:rsidRPr="00EE48CF">
              <w:rPr>
                <w:sz w:val="22"/>
                <w:szCs w:val="22"/>
              </w:rPr>
              <w:t>na</w:t>
            </w:r>
          </w:p>
        </w:tc>
        <w:tc>
          <w:tcPr>
            <w:tcW w:w="1456" w:type="dxa"/>
            <w:tcBorders>
              <w:left w:val="nil"/>
              <w:right w:val="nil"/>
            </w:tcBorders>
          </w:tcPr>
          <w:p w14:paraId="72733EFF" w14:textId="0A1E4413" w:rsidR="00E97FF5" w:rsidRPr="00EE48CF" w:rsidRDefault="00E97FF5" w:rsidP="00AD074C">
            <w:pPr>
              <w:spacing w:before="20" w:after="20"/>
              <w:rPr>
                <w:sz w:val="22"/>
                <w:szCs w:val="22"/>
              </w:rPr>
            </w:pPr>
            <w:r w:rsidRPr="00EE48CF">
              <w:rPr>
                <w:sz w:val="22"/>
                <w:szCs w:val="22"/>
              </w:rPr>
              <w:t>kah</w:t>
            </w:r>
            <w:r w:rsidR="0075485B">
              <w:rPr>
                <w:sz w:val="22"/>
                <w:szCs w:val="22"/>
              </w:rPr>
              <w:t>(</w:t>
            </w:r>
            <w:r w:rsidRPr="00EE48CF">
              <w:rPr>
                <w:sz w:val="22"/>
                <w:szCs w:val="22"/>
              </w:rPr>
              <w:t>đ)e</w:t>
            </w:r>
            <w:r w:rsidR="003A139C">
              <w:rPr>
                <w:sz w:val="22"/>
                <w:szCs w:val="22"/>
              </w:rPr>
              <w:t>/</w:t>
            </w:r>
            <w:r w:rsidRPr="00EE48CF">
              <w:rPr>
                <w:sz w:val="22"/>
                <w:szCs w:val="22"/>
              </w:rPr>
              <w:t>ssa</w:t>
            </w:r>
          </w:p>
        </w:tc>
        <w:tc>
          <w:tcPr>
            <w:tcW w:w="1509" w:type="dxa"/>
            <w:tcBorders>
              <w:left w:val="nil"/>
            </w:tcBorders>
          </w:tcPr>
          <w:p w14:paraId="4A44B379" w14:textId="1563E6D1" w:rsidR="00E97FF5" w:rsidRPr="00EE48CF" w:rsidRDefault="00E97FF5" w:rsidP="00AD074C">
            <w:pPr>
              <w:spacing w:before="20" w:after="20"/>
              <w:rPr>
                <w:sz w:val="22"/>
                <w:szCs w:val="22"/>
              </w:rPr>
            </w:pPr>
            <w:r w:rsidRPr="00EE48CF">
              <w:rPr>
                <w:sz w:val="22"/>
                <w:szCs w:val="22"/>
              </w:rPr>
              <w:t>kaht</w:t>
            </w:r>
            <w:r w:rsidR="003A139C">
              <w:rPr>
                <w:sz w:val="22"/>
                <w:szCs w:val="22"/>
              </w:rPr>
              <w:t>/</w:t>
            </w:r>
            <w:r w:rsidRPr="00EE48CF">
              <w:rPr>
                <w:sz w:val="22"/>
                <w:szCs w:val="22"/>
              </w:rPr>
              <w:t>heen</w:t>
            </w:r>
          </w:p>
        </w:tc>
      </w:tr>
      <w:tr w:rsidR="00E97FF5" w14:paraId="0DB225D4" w14:textId="77777777" w:rsidTr="00D13C40">
        <w:trPr>
          <w:cantSplit/>
        </w:trPr>
        <w:tc>
          <w:tcPr>
            <w:tcW w:w="468" w:type="dxa"/>
            <w:tcBorders>
              <w:right w:val="single" w:sz="4" w:space="0" w:color="auto"/>
            </w:tcBorders>
          </w:tcPr>
          <w:p w14:paraId="24449818" w14:textId="77777777" w:rsidR="00E97FF5" w:rsidRPr="00EE48CF" w:rsidRDefault="00E97FF5" w:rsidP="00AD074C">
            <w:pPr>
              <w:spacing w:before="20" w:after="20"/>
              <w:rPr>
                <w:sz w:val="22"/>
                <w:szCs w:val="22"/>
              </w:rPr>
            </w:pPr>
            <w:r w:rsidRPr="00EE48CF">
              <w:rPr>
                <w:sz w:val="22"/>
                <w:szCs w:val="22"/>
              </w:rPr>
              <w:t>3</w:t>
            </w:r>
          </w:p>
        </w:tc>
        <w:tc>
          <w:tcPr>
            <w:tcW w:w="1260" w:type="dxa"/>
            <w:tcBorders>
              <w:left w:val="single" w:sz="4" w:space="0" w:color="auto"/>
              <w:right w:val="nil"/>
            </w:tcBorders>
          </w:tcPr>
          <w:p w14:paraId="768B8E3B" w14:textId="77777777" w:rsidR="00E97FF5" w:rsidRPr="00EE48CF" w:rsidRDefault="00E97FF5" w:rsidP="00AD074C">
            <w:pPr>
              <w:spacing w:before="20" w:after="20"/>
              <w:rPr>
                <w:sz w:val="22"/>
                <w:szCs w:val="22"/>
              </w:rPr>
            </w:pPr>
            <w:r w:rsidRPr="00EE48CF">
              <w:rPr>
                <w:sz w:val="22"/>
                <w:szCs w:val="22"/>
              </w:rPr>
              <w:t>kolme</w:t>
            </w:r>
          </w:p>
        </w:tc>
        <w:tc>
          <w:tcPr>
            <w:tcW w:w="1440" w:type="dxa"/>
            <w:tcBorders>
              <w:left w:val="nil"/>
              <w:right w:val="nil"/>
            </w:tcBorders>
          </w:tcPr>
          <w:p w14:paraId="62DC7281" w14:textId="5BF8875E" w:rsidR="00E97FF5" w:rsidRPr="00EE48CF" w:rsidRDefault="00E97FF5" w:rsidP="00AD074C">
            <w:pPr>
              <w:spacing w:before="20" w:after="20"/>
              <w:rPr>
                <w:sz w:val="22"/>
                <w:szCs w:val="22"/>
              </w:rPr>
            </w:pPr>
            <w:r w:rsidRPr="00EE48CF">
              <w:rPr>
                <w:sz w:val="22"/>
                <w:szCs w:val="22"/>
              </w:rPr>
              <w:t>kolme</w:t>
            </w:r>
            <w:r w:rsidR="003A139C">
              <w:rPr>
                <w:sz w:val="22"/>
                <w:szCs w:val="22"/>
              </w:rPr>
              <w:t>/</w:t>
            </w:r>
            <w:r w:rsidRPr="00EE48CF">
              <w:rPr>
                <w:sz w:val="22"/>
                <w:szCs w:val="22"/>
              </w:rPr>
              <w:t>n</w:t>
            </w:r>
          </w:p>
        </w:tc>
        <w:tc>
          <w:tcPr>
            <w:tcW w:w="1350" w:type="dxa"/>
            <w:tcBorders>
              <w:left w:val="nil"/>
              <w:right w:val="nil"/>
            </w:tcBorders>
          </w:tcPr>
          <w:p w14:paraId="3E21AF7B" w14:textId="2ADAFCF4" w:rsidR="00E97FF5" w:rsidRPr="00EE48CF" w:rsidRDefault="00E97FF5" w:rsidP="00AD074C">
            <w:pPr>
              <w:spacing w:before="20" w:after="20"/>
              <w:rPr>
                <w:sz w:val="22"/>
                <w:szCs w:val="22"/>
              </w:rPr>
            </w:pPr>
            <w:r w:rsidRPr="00EE48CF">
              <w:rPr>
                <w:sz w:val="22"/>
                <w:szCs w:val="22"/>
              </w:rPr>
              <w:t>kolme</w:t>
            </w:r>
            <w:r w:rsidR="003A139C">
              <w:rPr>
                <w:sz w:val="22"/>
                <w:szCs w:val="22"/>
              </w:rPr>
              <w:t>/</w:t>
            </w:r>
            <w:r w:rsidRPr="00EE48CF">
              <w:rPr>
                <w:sz w:val="22"/>
                <w:szCs w:val="22"/>
              </w:rPr>
              <w:t>e ~ kolme</w:t>
            </w:r>
            <w:r w:rsidR="003A139C">
              <w:rPr>
                <w:sz w:val="22"/>
                <w:szCs w:val="22"/>
              </w:rPr>
              <w:t>/</w:t>
            </w:r>
            <w:r w:rsidRPr="00EE48CF">
              <w:rPr>
                <w:sz w:val="22"/>
                <w:szCs w:val="22"/>
              </w:rPr>
              <w:t>a</w:t>
            </w:r>
            <w:r w:rsidR="003A139C">
              <w:rPr>
                <w:sz w:val="22"/>
                <w:szCs w:val="22"/>
              </w:rPr>
              <w:t xml:space="preserve"> ~ kolmi/a</w:t>
            </w:r>
          </w:p>
        </w:tc>
        <w:tc>
          <w:tcPr>
            <w:tcW w:w="1560" w:type="dxa"/>
            <w:tcBorders>
              <w:left w:val="nil"/>
              <w:right w:val="nil"/>
            </w:tcBorders>
          </w:tcPr>
          <w:p w14:paraId="2D55DBC0" w14:textId="4F28F94E" w:rsidR="00E97FF5" w:rsidRPr="00EE48CF" w:rsidRDefault="00E97FF5" w:rsidP="00AD074C">
            <w:pPr>
              <w:spacing w:before="20" w:after="20"/>
              <w:rPr>
                <w:sz w:val="22"/>
                <w:szCs w:val="22"/>
              </w:rPr>
            </w:pPr>
            <w:r w:rsidRPr="00EE48CF">
              <w:rPr>
                <w:sz w:val="22"/>
                <w:szCs w:val="22"/>
              </w:rPr>
              <w:t>kolme</w:t>
            </w:r>
            <w:r w:rsidR="003A139C">
              <w:rPr>
                <w:sz w:val="22"/>
                <w:szCs w:val="22"/>
              </w:rPr>
              <w:t>/</w:t>
            </w:r>
            <w:r w:rsidRPr="00EE48CF">
              <w:rPr>
                <w:sz w:val="22"/>
                <w:szCs w:val="22"/>
              </w:rPr>
              <w:t>na</w:t>
            </w:r>
          </w:p>
        </w:tc>
        <w:tc>
          <w:tcPr>
            <w:tcW w:w="1456" w:type="dxa"/>
            <w:tcBorders>
              <w:left w:val="nil"/>
              <w:right w:val="nil"/>
            </w:tcBorders>
          </w:tcPr>
          <w:p w14:paraId="51DC14F6" w14:textId="46264523" w:rsidR="00E97FF5" w:rsidRPr="00EE48CF" w:rsidRDefault="00E97FF5" w:rsidP="00AD074C">
            <w:pPr>
              <w:spacing w:before="20" w:after="20"/>
              <w:rPr>
                <w:sz w:val="22"/>
                <w:szCs w:val="22"/>
              </w:rPr>
            </w:pPr>
            <w:r w:rsidRPr="00EE48CF">
              <w:rPr>
                <w:sz w:val="22"/>
                <w:szCs w:val="22"/>
              </w:rPr>
              <w:t>kolme</w:t>
            </w:r>
            <w:r w:rsidR="003A139C">
              <w:rPr>
                <w:sz w:val="22"/>
                <w:szCs w:val="22"/>
              </w:rPr>
              <w:t>/</w:t>
            </w:r>
            <w:r w:rsidRPr="00EE48CF">
              <w:rPr>
                <w:sz w:val="22"/>
                <w:szCs w:val="22"/>
              </w:rPr>
              <w:t>ssa</w:t>
            </w:r>
          </w:p>
        </w:tc>
        <w:tc>
          <w:tcPr>
            <w:tcW w:w="1509" w:type="dxa"/>
            <w:tcBorders>
              <w:left w:val="nil"/>
            </w:tcBorders>
          </w:tcPr>
          <w:p w14:paraId="031D14C3" w14:textId="349A9E31" w:rsidR="00E97FF5" w:rsidRPr="00EE48CF" w:rsidRDefault="00E97FF5" w:rsidP="00AD074C">
            <w:pPr>
              <w:spacing w:before="20" w:after="20"/>
              <w:rPr>
                <w:sz w:val="22"/>
                <w:szCs w:val="22"/>
              </w:rPr>
            </w:pPr>
            <w:r w:rsidRPr="00EE48CF">
              <w:rPr>
                <w:sz w:val="22"/>
                <w:szCs w:val="22"/>
              </w:rPr>
              <w:t>kolm</w:t>
            </w:r>
            <w:r w:rsidR="003A139C">
              <w:rPr>
                <w:sz w:val="22"/>
                <w:szCs w:val="22"/>
              </w:rPr>
              <w:t>/</w:t>
            </w:r>
            <w:r w:rsidRPr="00EE48CF">
              <w:rPr>
                <w:sz w:val="22"/>
                <w:szCs w:val="22"/>
              </w:rPr>
              <w:t>heen</w:t>
            </w:r>
          </w:p>
        </w:tc>
      </w:tr>
      <w:tr w:rsidR="00E97FF5" w14:paraId="4CBE1A75" w14:textId="77777777" w:rsidTr="00D13C40">
        <w:trPr>
          <w:cantSplit/>
        </w:trPr>
        <w:tc>
          <w:tcPr>
            <w:tcW w:w="468" w:type="dxa"/>
            <w:tcBorders>
              <w:right w:val="single" w:sz="4" w:space="0" w:color="auto"/>
            </w:tcBorders>
          </w:tcPr>
          <w:p w14:paraId="0661F736" w14:textId="77777777" w:rsidR="00E97FF5" w:rsidRPr="00EE48CF" w:rsidRDefault="00E97FF5" w:rsidP="00AD074C">
            <w:pPr>
              <w:spacing w:before="20" w:after="20"/>
              <w:rPr>
                <w:sz w:val="22"/>
                <w:szCs w:val="22"/>
              </w:rPr>
            </w:pPr>
            <w:r w:rsidRPr="00EE48CF">
              <w:rPr>
                <w:sz w:val="22"/>
                <w:szCs w:val="22"/>
              </w:rPr>
              <w:t>4</w:t>
            </w:r>
          </w:p>
        </w:tc>
        <w:tc>
          <w:tcPr>
            <w:tcW w:w="1260" w:type="dxa"/>
            <w:tcBorders>
              <w:left w:val="single" w:sz="4" w:space="0" w:color="auto"/>
              <w:right w:val="nil"/>
            </w:tcBorders>
          </w:tcPr>
          <w:p w14:paraId="775577C7" w14:textId="77777777" w:rsidR="00E97FF5" w:rsidRPr="00EE48CF" w:rsidRDefault="00E97FF5" w:rsidP="00AD074C">
            <w:pPr>
              <w:spacing w:before="20" w:after="20"/>
              <w:rPr>
                <w:sz w:val="22"/>
                <w:szCs w:val="22"/>
              </w:rPr>
            </w:pPr>
            <w:r w:rsidRPr="00EE48CF">
              <w:rPr>
                <w:sz w:val="22"/>
                <w:szCs w:val="22"/>
              </w:rPr>
              <w:t>nelje ~ neljä</w:t>
            </w:r>
          </w:p>
        </w:tc>
        <w:tc>
          <w:tcPr>
            <w:tcW w:w="1440" w:type="dxa"/>
            <w:tcBorders>
              <w:left w:val="nil"/>
              <w:right w:val="nil"/>
            </w:tcBorders>
          </w:tcPr>
          <w:p w14:paraId="24E11118" w14:textId="629B09EB" w:rsidR="00E97FF5" w:rsidRPr="00EE48CF" w:rsidRDefault="00E97FF5" w:rsidP="00AD074C">
            <w:pPr>
              <w:spacing w:before="20" w:after="20"/>
              <w:rPr>
                <w:sz w:val="22"/>
                <w:szCs w:val="22"/>
              </w:rPr>
            </w:pPr>
            <w:r w:rsidRPr="00EE48CF">
              <w:rPr>
                <w:sz w:val="22"/>
                <w:szCs w:val="22"/>
              </w:rPr>
              <w:t>nelje</w:t>
            </w:r>
            <w:r w:rsidR="003A139C">
              <w:rPr>
                <w:sz w:val="22"/>
                <w:szCs w:val="22"/>
              </w:rPr>
              <w:t>/</w:t>
            </w:r>
            <w:r w:rsidRPr="00EE48CF">
              <w:rPr>
                <w:sz w:val="22"/>
                <w:szCs w:val="22"/>
              </w:rPr>
              <w:t>n ~ neljä</w:t>
            </w:r>
            <w:r w:rsidR="003A139C">
              <w:rPr>
                <w:sz w:val="22"/>
                <w:szCs w:val="22"/>
              </w:rPr>
              <w:t>/</w:t>
            </w:r>
            <w:r w:rsidRPr="00EE48CF">
              <w:rPr>
                <w:sz w:val="22"/>
                <w:szCs w:val="22"/>
              </w:rPr>
              <w:t>n</w:t>
            </w:r>
          </w:p>
        </w:tc>
        <w:tc>
          <w:tcPr>
            <w:tcW w:w="1350" w:type="dxa"/>
            <w:tcBorders>
              <w:left w:val="nil"/>
              <w:right w:val="nil"/>
            </w:tcBorders>
          </w:tcPr>
          <w:p w14:paraId="69598CAC" w14:textId="231ED428" w:rsidR="00E97FF5" w:rsidRPr="00EE48CF" w:rsidRDefault="00E97FF5" w:rsidP="00AD074C">
            <w:pPr>
              <w:spacing w:before="20" w:after="20"/>
              <w:rPr>
                <w:sz w:val="22"/>
                <w:szCs w:val="22"/>
              </w:rPr>
            </w:pPr>
            <w:r w:rsidRPr="00EE48CF">
              <w:rPr>
                <w:sz w:val="22"/>
                <w:szCs w:val="22"/>
              </w:rPr>
              <w:t>nelje</w:t>
            </w:r>
            <w:r w:rsidR="003A139C">
              <w:rPr>
                <w:sz w:val="22"/>
                <w:szCs w:val="22"/>
              </w:rPr>
              <w:t>/</w:t>
            </w:r>
            <w:r w:rsidRPr="00EE48CF">
              <w:rPr>
                <w:sz w:val="22"/>
                <w:szCs w:val="22"/>
              </w:rPr>
              <w:t>e ~ neljä</w:t>
            </w:r>
            <w:r w:rsidR="003A139C">
              <w:rPr>
                <w:sz w:val="22"/>
                <w:szCs w:val="22"/>
              </w:rPr>
              <w:t>/</w:t>
            </w:r>
            <w:r w:rsidRPr="00EE48CF">
              <w:rPr>
                <w:sz w:val="22"/>
                <w:szCs w:val="22"/>
              </w:rPr>
              <w:t>ä</w:t>
            </w:r>
          </w:p>
        </w:tc>
        <w:tc>
          <w:tcPr>
            <w:tcW w:w="1560" w:type="dxa"/>
            <w:tcBorders>
              <w:left w:val="nil"/>
              <w:right w:val="nil"/>
            </w:tcBorders>
          </w:tcPr>
          <w:p w14:paraId="2B76A336" w14:textId="4651C952" w:rsidR="00E97FF5" w:rsidRPr="00EE48CF" w:rsidRDefault="00E97FF5" w:rsidP="00AD074C">
            <w:pPr>
              <w:spacing w:before="20" w:after="20"/>
              <w:rPr>
                <w:sz w:val="22"/>
                <w:szCs w:val="22"/>
              </w:rPr>
            </w:pPr>
            <w:r w:rsidRPr="00EE48CF">
              <w:rPr>
                <w:sz w:val="22"/>
                <w:szCs w:val="22"/>
              </w:rPr>
              <w:t>nelje</w:t>
            </w:r>
            <w:r w:rsidR="003A139C">
              <w:rPr>
                <w:sz w:val="22"/>
                <w:szCs w:val="22"/>
              </w:rPr>
              <w:t>/</w:t>
            </w:r>
            <w:r w:rsidRPr="00EE48CF">
              <w:rPr>
                <w:sz w:val="22"/>
                <w:szCs w:val="22"/>
              </w:rPr>
              <w:t>nä ~ neljä</w:t>
            </w:r>
            <w:r w:rsidR="003A139C">
              <w:rPr>
                <w:sz w:val="22"/>
                <w:szCs w:val="22"/>
              </w:rPr>
              <w:t>/</w:t>
            </w:r>
            <w:r w:rsidRPr="00EE48CF">
              <w:rPr>
                <w:sz w:val="22"/>
                <w:szCs w:val="22"/>
              </w:rPr>
              <w:t>nä</w:t>
            </w:r>
          </w:p>
        </w:tc>
        <w:tc>
          <w:tcPr>
            <w:tcW w:w="1456" w:type="dxa"/>
            <w:tcBorders>
              <w:left w:val="nil"/>
              <w:right w:val="nil"/>
            </w:tcBorders>
          </w:tcPr>
          <w:p w14:paraId="01602AB5" w14:textId="6F3AFA0D" w:rsidR="00E97FF5" w:rsidRPr="00EE48CF" w:rsidRDefault="00E97FF5" w:rsidP="00AD074C">
            <w:pPr>
              <w:spacing w:before="20" w:after="20"/>
              <w:rPr>
                <w:sz w:val="22"/>
                <w:szCs w:val="22"/>
              </w:rPr>
            </w:pPr>
            <w:r w:rsidRPr="00EE48CF">
              <w:rPr>
                <w:sz w:val="22"/>
                <w:szCs w:val="22"/>
              </w:rPr>
              <w:t>nelje</w:t>
            </w:r>
            <w:r w:rsidR="003A139C">
              <w:rPr>
                <w:sz w:val="22"/>
                <w:szCs w:val="22"/>
              </w:rPr>
              <w:t>/</w:t>
            </w:r>
            <w:r w:rsidRPr="00EE48CF">
              <w:rPr>
                <w:sz w:val="22"/>
                <w:szCs w:val="22"/>
              </w:rPr>
              <w:t>ssä ~ neljä</w:t>
            </w:r>
            <w:r w:rsidR="003A139C">
              <w:rPr>
                <w:sz w:val="22"/>
                <w:szCs w:val="22"/>
              </w:rPr>
              <w:t>/</w:t>
            </w:r>
            <w:r w:rsidRPr="00EE48CF">
              <w:rPr>
                <w:sz w:val="22"/>
                <w:szCs w:val="22"/>
              </w:rPr>
              <w:t>ssä</w:t>
            </w:r>
          </w:p>
        </w:tc>
        <w:tc>
          <w:tcPr>
            <w:tcW w:w="1509" w:type="dxa"/>
            <w:tcBorders>
              <w:left w:val="nil"/>
            </w:tcBorders>
          </w:tcPr>
          <w:p w14:paraId="61531E4B" w14:textId="66E50DCC" w:rsidR="00E97FF5" w:rsidRPr="00EE48CF" w:rsidRDefault="00E97FF5" w:rsidP="00AD074C">
            <w:pPr>
              <w:spacing w:before="20" w:after="20"/>
              <w:rPr>
                <w:sz w:val="22"/>
                <w:szCs w:val="22"/>
              </w:rPr>
            </w:pPr>
            <w:r w:rsidRPr="00EE48CF">
              <w:rPr>
                <w:sz w:val="22"/>
                <w:szCs w:val="22"/>
              </w:rPr>
              <w:t>nelj</w:t>
            </w:r>
            <w:r w:rsidR="003A139C">
              <w:rPr>
                <w:sz w:val="22"/>
                <w:szCs w:val="22"/>
              </w:rPr>
              <w:t>/</w:t>
            </w:r>
            <w:r w:rsidRPr="00EE48CF">
              <w:rPr>
                <w:sz w:val="22"/>
                <w:szCs w:val="22"/>
              </w:rPr>
              <w:t>heen ~ nelj</w:t>
            </w:r>
            <w:r w:rsidR="00804006">
              <w:rPr>
                <w:sz w:val="22"/>
                <w:szCs w:val="22"/>
              </w:rPr>
              <w:t>/</w:t>
            </w:r>
            <w:r w:rsidRPr="00EE48CF">
              <w:rPr>
                <w:sz w:val="22"/>
                <w:szCs w:val="22"/>
              </w:rPr>
              <w:t>hään</w:t>
            </w:r>
          </w:p>
        </w:tc>
      </w:tr>
      <w:tr w:rsidR="00E97FF5" w14:paraId="56F6909D" w14:textId="77777777" w:rsidTr="00D13C40">
        <w:trPr>
          <w:cantSplit/>
        </w:trPr>
        <w:tc>
          <w:tcPr>
            <w:tcW w:w="468" w:type="dxa"/>
            <w:tcBorders>
              <w:right w:val="single" w:sz="4" w:space="0" w:color="auto"/>
            </w:tcBorders>
          </w:tcPr>
          <w:p w14:paraId="3409DF6F" w14:textId="77777777" w:rsidR="00E97FF5" w:rsidRPr="00EE48CF" w:rsidRDefault="00E97FF5" w:rsidP="00AD074C">
            <w:pPr>
              <w:spacing w:before="20" w:after="20"/>
              <w:rPr>
                <w:sz w:val="22"/>
                <w:szCs w:val="22"/>
              </w:rPr>
            </w:pPr>
            <w:r w:rsidRPr="00EE48CF">
              <w:rPr>
                <w:sz w:val="22"/>
                <w:szCs w:val="22"/>
              </w:rPr>
              <w:t>5</w:t>
            </w:r>
          </w:p>
        </w:tc>
        <w:tc>
          <w:tcPr>
            <w:tcW w:w="1260" w:type="dxa"/>
            <w:tcBorders>
              <w:left w:val="single" w:sz="4" w:space="0" w:color="auto"/>
              <w:right w:val="nil"/>
            </w:tcBorders>
          </w:tcPr>
          <w:p w14:paraId="79CD727F" w14:textId="77777777" w:rsidR="00E97FF5" w:rsidRPr="00EE48CF" w:rsidRDefault="00E97FF5" w:rsidP="00AD074C">
            <w:pPr>
              <w:spacing w:before="20" w:after="20"/>
              <w:rPr>
                <w:sz w:val="22"/>
                <w:szCs w:val="22"/>
              </w:rPr>
            </w:pPr>
            <w:r w:rsidRPr="00EE48CF">
              <w:rPr>
                <w:sz w:val="22"/>
                <w:szCs w:val="22"/>
              </w:rPr>
              <w:t>viisi</w:t>
            </w:r>
          </w:p>
        </w:tc>
        <w:tc>
          <w:tcPr>
            <w:tcW w:w="1440" w:type="dxa"/>
            <w:tcBorders>
              <w:left w:val="nil"/>
              <w:right w:val="nil"/>
            </w:tcBorders>
          </w:tcPr>
          <w:p w14:paraId="59AE75C9" w14:textId="70D8615F" w:rsidR="00E97FF5" w:rsidRPr="00EE48CF" w:rsidRDefault="00E97FF5" w:rsidP="00AD074C">
            <w:pPr>
              <w:spacing w:before="20" w:after="20"/>
              <w:rPr>
                <w:sz w:val="22"/>
                <w:szCs w:val="22"/>
              </w:rPr>
            </w:pPr>
            <w:r w:rsidRPr="00EE48CF">
              <w:rPr>
                <w:sz w:val="22"/>
                <w:szCs w:val="22"/>
              </w:rPr>
              <w:t>vii</w:t>
            </w:r>
            <w:r w:rsidR="0075485B">
              <w:rPr>
                <w:sz w:val="22"/>
                <w:szCs w:val="22"/>
              </w:rPr>
              <w:t>(</w:t>
            </w:r>
            <w:r w:rsidRPr="00EE48CF">
              <w:rPr>
                <w:sz w:val="22"/>
                <w:szCs w:val="22"/>
              </w:rPr>
              <w:t>đ)e</w:t>
            </w:r>
            <w:r w:rsidR="003A139C">
              <w:rPr>
                <w:sz w:val="22"/>
                <w:szCs w:val="22"/>
              </w:rPr>
              <w:t>/</w:t>
            </w:r>
            <w:r w:rsidRPr="00EE48CF">
              <w:rPr>
                <w:sz w:val="22"/>
                <w:szCs w:val="22"/>
              </w:rPr>
              <w:t>n</w:t>
            </w:r>
          </w:p>
        </w:tc>
        <w:tc>
          <w:tcPr>
            <w:tcW w:w="1350" w:type="dxa"/>
            <w:tcBorders>
              <w:left w:val="nil"/>
              <w:right w:val="nil"/>
            </w:tcBorders>
          </w:tcPr>
          <w:p w14:paraId="14E97F68" w14:textId="70BDCFEE" w:rsidR="00E97FF5" w:rsidRPr="00EE48CF" w:rsidRDefault="00E97FF5" w:rsidP="00AD074C">
            <w:pPr>
              <w:spacing w:before="20" w:after="20"/>
              <w:rPr>
                <w:sz w:val="22"/>
                <w:szCs w:val="22"/>
              </w:rPr>
            </w:pPr>
            <w:r w:rsidRPr="00EE48CF">
              <w:rPr>
                <w:sz w:val="22"/>
                <w:szCs w:val="22"/>
              </w:rPr>
              <w:t>viit</w:t>
            </w:r>
            <w:r w:rsidR="003A139C">
              <w:rPr>
                <w:sz w:val="22"/>
                <w:szCs w:val="22"/>
              </w:rPr>
              <w:t>/</w:t>
            </w:r>
            <w:r w:rsidRPr="00EE48CF">
              <w:rPr>
                <w:sz w:val="22"/>
                <w:szCs w:val="22"/>
              </w:rPr>
              <w:t>tä</w:t>
            </w:r>
          </w:p>
        </w:tc>
        <w:tc>
          <w:tcPr>
            <w:tcW w:w="1560" w:type="dxa"/>
            <w:tcBorders>
              <w:left w:val="nil"/>
              <w:right w:val="nil"/>
            </w:tcBorders>
          </w:tcPr>
          <w:p w14:paraId="5CC97506" w14:textId="4AA52615" w:rsidR="00E97FF5" w:rsidRPr="00EE48CF" w:rsidRDefault="00E97FF5" w:rsidP="00AD074C">
            <w:pPr>
              <w:spacing w:before="20" w:after="20"/>
              <w:rPr>
                <w:sz w:val="22"/>
                <w:szCs w:val="22"/>
              </w:rPr>
            </w:pPr>
            <w:r w:rsidRPr="00EE48CF">
              <w:rPr>
                <w:sz w:val="22"/>
                <w:szCs w:val="22"/>
              </w:rPr>
              <w:t>viite</w:t>
            </w:r>
            <w:r w:rsidR="003A139C">
              <w:rPr>
                <w:sz w:val="22"/>
                <w:szCs w:val="22"/>
              </w:rPr>
              <w:t>/</w:t>
            </w:r>
            <w:r w:rsidRPr="00EE48CF">
              <w:rPr>
                <w:sz w:val="22"/>
                <w:szCs w:val="22"/>
              </w:rPr>
              <w:t>nä</w:t>
            </w:r>
          </w:p>
        </w:tc>
        <w:tc>
          <w:tcPr>
            <w:tcW w:w="1456" w:type="dxa"/>
            <w:tcBorders>
              <w:left w:val="nil"/>
              <w:right w:val="nil"/>
            </w:tcBorders>
          </w:tcPr>
          <w:p w14:paraId="379B4285" w14:textId="4497BA6F" w:rsidR="00E97FF5" w:rsidRPr="00EE48CF" w:rsidRDefault="00E97FF5" w:rsidP="00AD074C">
            <w:pPr>
              <w:spacing w:before="20" w:after="20"/>
              <w:rPr>
                <w:sz w:val="22"/>
                <w:szCs w:val="22"/>
              </w:rPr>
            </w:pPr>
            <w:r w:rsidRPr="00EE48CF">
              <w:rPr>
                <w:sz w:val="22"/>
                <w:szCs w:val="22"/>
              </w:rPr>
              <w:t>vii</w:t>
            </w:r>
            <w:r w:rsidR="0075485B">
              <w:rPr>
                <w:sz w:val="22"/>
                <w:szCs w:val="22"/>
              </w:rPr>
              <w:t>(</w:t>
            </w:r>
            <w:r w:rsidRPr="00EE48CF">
              <w:rPr>
                <w:sz w:val="22"/>
                <w:szCs w:val="22"/>
              </w:rPr>
              <w:t>đ)e</w:t>
            </w:r>
            <w:r w:rsidR="003A139C">
              <w:rPr>
                <w:sz w:val="22"/>
                <w:szCs w:val="22"/>
              </w:rPr>
              <w:t>/</w:t>
            </w:r>
            <w:r w:rsidRPr="00EE48CF">
              <w:rPr>
                <w:sz w:val="22"/>
                <w:szCs w:val="22"/>
              </w:rPr>
              <w:t>ssä</w:t>
            </w:r>
          </w:p>
        </w:tc>
        <w:tc>
          <w:tcPr>
            <w:tcW w:w="1509" w:type="dxa"/>
            <w:tcBorders>
              <w:left w:val="nil"/>
            </w:tcBorders>
          </w:tcPr>
          <w:p w14:paraId="5A53ABE7" w14:textId="4679E400" w:rsidR="00E97FF5" w:rsidRPr="00EE48CF" w:rsidRDefault="00E97FF5" w:rsidP="00AD074C">
            <w:pPr>
              <w:spacing w:before="20" w:after="20"/>
              <w:rPr>
                <w:sz w:val="22"/>
                <w:szCs w:val="22"/>
              </w:rPr>
            </w:pPr>
            <w:r w:rsidRPr="00EE48CF">
              <w:rPr>
                <w:sz w:val="22"/>
                <w:szCs w:val="22"/>
              </w:rPr>
              <w:t>viit</w:t>
            </w:r>
            <w:r w:rsidR="003A139C">
              <w:rPr>
                <w:sz w:val="22"/>
                <w:szCs w:val="22"/>
              </w:rPr>
              <w:t>/</w:t>
            </w:r>
            <w:r w:rsidRPr="00EE48CF">
              <w:rPr>
                <w:sz w:val="22"/>
                <w:szCs w:val="22"/>
              </w:rPr>
              <w:t>heen</w:t>
            </w:r>
          </w:p>
        </w:tc>
      </w:tr>
      <w:tr w:rsidR="00E97FF5" w14:paraId="4B4FF937" w14:textId="77777777" w:rsidTr="00D13C40">
        <w:trPr>
          <w:cantSplit/>
        </w:trPr>
        <w:tc>
          <w:tcPr>
            <w:tcW w:w="468" w:type="dxa"/>
            <w:tcBorders>
              <w:right w:val="single" w:sz="4" w:space="0" w:color="auto"/>
            </w:tcBorders>
          </w:tcPr>
          <w:p w14:paraId="4C16ACC1" w14:textId="77777777" w:rsidR="00E97FF5" w:rsidRPr="00EE48CF" w:rsidRDefault="00E97FF5" w:rsidP="00AD074C">
            <w:pPr>
              <w:spacing w:before="20" w:after="20"/>
              <w:rPr>
                <w:sz w:val="22"/>
                <w:szCs w:val="22"/>
              </w:rPr>
            </w:pPr>
            <w:r w:rsidRPr="00EE48CF">
              <w:rPr>
                <w:sz w:val="22"/>
                <w:szCs w:val="22"/>
              </w:rPr>
              <w:t>6</w:t>
            </w:r>
          </w:p>
        </w:tc>
        <w:tc>
          <w:tcPr>
            <w:tcW w:w="1260" w:type="dxa"/>
            <w:tcBorders>
              <w:left w:val="single" w:sz="4" w:space="0" w:color="auto"/>
              <w:right w:val="nil"/>
            </w:tcBorders>
          </w:tcPr>
          <w:p w14:paraId="1CEE3A2A" w14:textId="77777777" w:rsidR="00E97FF5" w:rsidRPr="00EE48CF" w:rsidRDefault="00E97FF5" w:rsidP="00AD074C">
            <w:pPr>
              <w:spacing w:before="20" w:after="20"/>
              <w:rPr>
                <w:sz w:val="22"/>
                <w:szCs w:val="22"/>
              </w:rPr>
            </w:pPr>
            <w:r w:rsidRPr="00EE48CF">
              <w:rPr>
                <w:sz w:val="22"/>
                <w:szCs w:val="22"/>
              </w:rPr>
              <w:t>kuusi</w:t>
            </w:r>
          </w:p>
        </w:tc>
        <w:tc>
          <w:tcPr>
            <w:tcW w:w="1440" w:type="dxa"/>
            <w:tcBorders>
              <w:left w:val="nil"/>
              <w:right w:val="nil"/>
            </w:tcBorders>
          </w:tcPr>
          <w:p w14:paraId="7A3A0CC2" w14:textId="381C7405" w:rsidR="00E97FF5" w:rsidRPr="00EE48CF" w:rsidRDefault="00E97FF5" w:rsidP="00AD074C">
            <w:pPr>
              <w:spacing w:before="20" w:after="20"/>
              <w:rPr>
                <w:sz w:val="22"/>
                <w:szCs w:val="22"/>
              </w:rPr>
            </w:pPr>
            <w:r w:rsidRPr="00EE48CF">
              <w:rPr>
                <w:sz w:val="22"/>
                <w:szCs w:val="22"/>
              </w:rPr>
              <w:t>kuu</w:t>
            </w:r>
            <w:r w:rsidR="0075485B">
              <w:rPr>
                <w:sz w:val="22"/>
                <w:szCs w:val="22"/>
              </w:rPr>
              <w:t>(</w:t>
            </w:r>
            <w:r w:rsidRPr="00EE48CF">
              <w:rPr>
                <w:sz w:val="22"/>
                <w:szCs w:val="22"/>
              </w:rPr>
              <w:t>đ)e</w:t>
            </w:r>
            <w:r w:rsidR="003A139C">
              <w:rPr>
                <w:sz w:val="22"/>
                <w:szCs w:val="22"/>
              </w:rPr>
              <w:t>/</w:t>
            </w:r>
            <w:r w:rsidRPr="00EE48CF">
              <w:rPr>
                <w:sz w:val="22"/>
                <w:szCs w:val="22"/>
              </w:rPr>
              <w:t>n</w:t>
            </w:r>
          </w:p>
        </w:tc>
        <w:tc>
          <w:tcPr>
            <w:tcW w:w="1350" w:type="dxa"/>
            <w:tcBorders>
              <w:left w:val="nil"/>
              <w:right w:val="nil"/>
            </w:tcBorders>
          </w:tcPr>
          <w:p w14:paraId="200874D3" w14:textId="3CDECFA7" w:rsidR="00E97FF5" w:rsidRPr="00EE48CF" w:rsidRDefault="00E97FF5" w:rsidP="00AD074C">
            <w:pPr>
              <w:spacing w:before="20" w:after="20"/>
              <w:rPr>
                <w:sz w:val="22"/>
                <w:szCs w:val="22"/>
              </w:rPr>
            </w:pPr>
            <w:r w:rsidRPr="00EE48CF">
              <w:rPr>
                <w:sz w:val="22"/>
                <w:szCs w:val="22"/>
              </w:rPr>
              <w:t>kuut</w:t>
            </w:r>
            <w:r w:rsidR="003A139C">
              <w:rPr>
                <w:sz w:val="22"/>
                <w:szCs w:val="22"/>
              </w:rPr>
              <w:t>/</w:t>
            </w:r>
            <w:r w:rsidRPr="00EE48CF">
              <w:rPr>
                <w:sz w:val="22"/>
                <w:szCs w:val="22"/>
              </w:rPr>
              <w:t>ta</w:t>
            </w:r>
          </w:p>
        </w:tc>
        <w:tc>
          <w:tcPr>
            <w:tcW w:w="1560" w:type="dxa"/>
            <w:tcBorders>
              <w:left w:val="nil"/>
              <w:right w:val="nil"/>
            </w:tcBorders>
          </w:tcPr>
          <w:p w14:paraId="7F769059" w14:textId="3CB2BE8F" w:rsidR="00E97FF5" w:rsidRPr="00EE48CF" w:rsidRDefault="00E97FF5" w:rsidP="00AD074C">
            <w:pPr>
              <w:spacing w:before="20" w:after="20"/>
              <w:rPr>
                <w:sz w:val="22"/>
                <w:szCs w:val="22"/>
              </w:rPr>
            </w:pPr>
            <w:r w:rsidRPr="00EE48CF">
              <w:rPr>
                <w:sz w:val="22"/>
                <w:szCs w:val="22"/>
              </w:rPr>
              <w:t>kuute</w:t>
            </w:r>
            <w:r w:rsidR="003A139C">
              <w:rPr>
                <w:sz w:val="22"/>
                <w:szCs w:val="22"/>
              </w:rPr>
              <w:t>/</w:t>
            </w:r>
            <w:r w:rsidRPr="00EE48CF">
              <w:rPr>
                <w:sz w:val="22"/>
                <w:szCs w:val="22"/>
              </w:rPr>
              <w:t>na</w:t>
            </w:r>
          </w:p>
        </w:tc>
        <w:tc>
          <w:tcPr>
            <w:tcW w:w="1456" w:type="dxa"/>
            <w:tcBorders>
              <w:left w:val="nil"/>
              <w:right w:val="nil"/>
            </w:tcBorders>
          </w:tcPr>
          <w:p w14:paraId="028CB466" w14:textId="0BD81BF4" w:rsidR="00E97FF5" w:rsidRPr="00EE48CF" w:rsidRDefault="00E97FF5" w:rsidP="00AD074C">
            <w:pPr>
              <w:spacing w:before="20" w:after="20"/>
              <w:rPr>
                <w:sz w:val="22"/>
                <w:szCs w:val="22"/>
              </w:rPr>
            </w:pPr>
            <w:r w:rsidRPr="00EE48CF">
              <w:rPr>
                <w:sz w:val="22"/>
                <w:szCs w:val="22"/>
              </w:rPr>
              <w:t>kuu</w:t>
            </w:r>
            <w:r w:rsidR="0075485B">
              <w:rPr>
                <w:sz w:val="22"/>
                <w:szCs w:val="22"/>
              </w:rPr>
              <w:t>(</w:t>
            </w:r>
            <w:r w:rsidRPr="00EE48CF">
              <w:rPr>
                <w:sz w:val="22"/>
                <w:szCs w:val="22"/>
              </w:rPr>
              <w:t>đ)e</w:t>
            </w:r>
            <w:r w:rsidR="003A139C">
              <w:rPr>
                <w:sz w:val="22"/>
                <w:szCs w:val="22"/>
              </w:rPr>
              <w:t>/</w:t>
            </w:r>
            <w:r w:rsidRPr="00EE48CF">
              <w:rPr>
                <w:sz w:val="22"/>
                <w:szCs w:val="22"/>
              </w:rPr>
              <w:t>ssa</w:t>
            </w:r>
          </w:p>
        </w:tc>
        <w:tc>
          <w:tcPr>
            <w:tcW w:w="1509" w:type="dxa"/>
            <w:tcBorders>
              <w:left w:val="nil"/>
            </w:tcBorders>
          </w:tcPr>
          <w:p w14:paraId="6AF16F84" w14:textId="4D2CB1CF" w:rsidR="00E97FF5" w:rsidRPr="00EE48CF" w:rsidRDefault="00E97FF5" w:rsidP="00AD074C">
            <w:pPr>
              <w:spacing w:before="20" w:after="20"/>
              <w:rPr>
                <w:sz w:val="22"/>
                <w:szCs w:val="22"/>
              </w:rPr>
            </w:pPr>
            <w:r w:rsidRPr="00EE48CF">
              <w:rPr>
                <w:sz w:val="22"/>
                <w:szCs w:val="22"/>
              </w:rPr>
              <w:t>kuut</w:t>
            </w:r>
            <w:r w:rsidR="003A139C">
              <w:rPr>
                <w:sz w:val="22"/>
                <w:szCs w:val="22"/>
              </w:rPr>
              <w:t>/</w:t>
            </w:r>
            <w:r w:rsidRPr="00EE48CF">
              <w:rPr>
                <w:sz w:val="22"/>
                <w:szCs w:val="22"/>
              </w:rPr>
              <w:t>heen</w:t>
            </w:r>
          </w:p>
        </w:tc>
      </w:tr>
      <w:tr w:rsidR="00E97FF5" w14:paraId="644FA2E2" w14:textId="77777777" w:rsidTr="00D13C40">
        <w:trPr>
          <w:cantSplit/>
        </w:trPr>
        <w:tc>
          <w:tcPr>
            <w:tcW w:w="468" w:type="dxa"/>
            <w:tcBorders>
              <w:right w:val="single" w:sz="4" w:space="0" w:color="auto"/>
            </w:tcBorders>
          </w:tcPr>
          <w:p w14:paraId="561890DD" w14:textId="77777777" w:rsidR="00E97FF5" w:rsidRPr="00EE48CF" w:rsidRDefault="00E97FF5" w:rsidP="00AD074C">
            <w:pPr>
              <w:spacing w:before="20" w:after="20"/>
              <w:rPr>
                <w:sz w:val="22"/>
                <w:szCs w:val="22"/>
              </w:rPr>
            </w:pPr>
            <w:r w:rsidRPr="00EE48CF">
              <w:rPr>
                <w:sz w:val="22"/>
                <w:szCs w:val="22"/>
              </w:rPr>
              <w:t>7</w:t>
            </w:r>
          </w:p>
        </w:tc>
        <w:tc>
          <w:tcPr>
            <w:tcW w:w="1260" w:type="dxa"/>
            <w:tcBorders>
              <w:left w:val="single" w:sz="4" w:space="0" w:color="auto"/>
              <w:right w:val="nil"/>
            </w:tcBorders>
          </w:tcPr>
          <w:p w14:paraId="077A5EFB" w14:textId="23F1AB2E" w:rsidR="00E97FF5" w:rsidRPr="00EE48CF" w:rsidRDefault="001E64AB" w:rsidP="00AD074C">
            <w:pPr>
              <w:spacing w:before="20" w:after="20"/>
              <w:rPr>
                <w:sz w:val="22"/>
                <w:szCs w:val="22"/>
              </w:rPr>
            </w:pPr>
            <w:r>
              <w:rPr>
                <w:sz w:val="22"/>
                <w:szCs w:val="22"/>
              </w:rPr>
              <w:t>seittemen ~ seitte</w:t>
            </w:r>
            <w:r w:rsidR="00E97FF5" w:rsidRPr="00EE48CF">
              <w:rPr>
                <w:sz w:val="22"/>
                <w:szCs w:val="22"/>
              </w:rPr>
              <w:t>män</w:t>
            </w:r>
          </w:p>
        </w:tc>
        <w:tc>
          <w:tcPr>
            <w:tcW w:w="1440" w:type="dxa"/>
            <w:tcBorders>
              <w:left w:val="nil"/>
              <w:right w:val="nil"/>
            </w:tcBorders>
          </w:tcPr>
          <w:p w14:paraId="7C9A7DD9" w14:textId="0FB0A8BE" w:rsidR="00E97FF5" w:rsidRPr="00EE48CF" w:rsidRDefault="00E97FF5" w:rsidP="00AD074C">
            <w:pPr>
              <w:spacing w:before="20" w:after="20"/>
              <w:rPr>
                <w:sz w:val="22"/>
                <w:szCs w:val="22"/>
              </w:rPr>
            </w:pPr>
            <w:r w:rsidRPr="00EE48CF">
              <w:rPr>
                <w:sz w:val="22"/>
                <w:szCs w:val="22"/>
              </w:rPr>
              <w:t>seitteme</w:t>
            </w:r>
            <w:r w:rsidR="003A139C">
              <w:rPr>
                <w:sz w:val="22"/>
                <w:szCs w:val="22"/>
              </w:rPr>
              <w:t>/</w:t>
            </w:r>
            <w:r w:rsidRPr="00EE48CF">
              <w:rPr>
                <w:sz w:val="22"/>
                <w:szCs w:val="22"/>
              </w:rPr>
              <w:t>n ~ seittemä</w:t>
            </w:r>
            <w:r w:rsidR="003A139C">
              <w:rPr>
                <w:sz w:val="22"/>
                <w:szCs w:val="22"/>
              </w:rPr>
              <w:t>/</w:t>
            </w:r>
            <w:r w:rsidRPr="00EE48CF">
              <w:rPr>
                <w:sz w:val="22"/>
                <w:szCs w:val="22"/>
              </w:rPr>
              <w:t>n</w:t>
            </w:r>
          </w:p>
        </w:tc>
        <w:tc>
          <w:tcPr>
            <w:tcW w:w="1350" w:type="dxa"/>
            <w:tcBorders>
              <w:left w:val="nil"/>
              <w:right w:val="nil"/>
            </w:tcBorders>
          </w:tcPr>
          <w:p w14:paraId="4DDAF6A7" w14:textId="50DDBFCC" w:rsidR="00E97FF5" w:rsidRPr="00EE48CF" w:rsidRDefault="00E97FF5" w:rsidP="00AD074C">
            <w:pPr>
              <w:spacing w:before="20" w:after="20"/>
              <w:rPr>
                <w:sz w:val="22"/>
                <w:szCs w:val="22"/>
              </w:rPr>
            </w:pPr>
            <w:r w:rsidRPr="00EE48CF">
              <w:rPr>
                <w:sz w:val="22"/>
                <w:szCs w:val="22"/>
              </w:rPr>
              <w:t>seitteme</w:t>
            </w:r>
            <w:r w:rsidR="003A139C">
              <w:rPr>
                <w:sz w:val="22"/>
                <w:szCs w:val="22"/>
              </w:rPr>
              <w:t>/</w:t>
            </w:r>
            <w:r w:rsidRPr="00EE48CF">
              <w:rPr>
                <w:sz w:val="22"/>
                <w:szCs w:val="22"/>
              </w:rPr>
              <w:t>e ~ seittemä</w:t>
            </w:r>
            <w:r w:rsidR="003A139C">
              <w:rPr>
                <w:sz w:val="22"/>
                <w:szCs w:val="22"/>
              </w:rPr>
              <w:t>/</w:t>
            </w:r>
            <w:r w:rsidRPr="00EE48CF">
              <w:rPr>
                <w:sz w:val="22"/>
                <w:szCs w:val="22"/>
              </w:rPr>
              <w:t>ä</w:t>
            </w:r>
          </w:p>
        </w:tc>
        <w:tc>
          <w:tcPr>
            <w:tcW w:w="1560" w:type="dxa"/>
            <w:tcBorders>
              <w:left w:val="nil"/>
              <w:right w:val="nil"/>
            </w:tcBorders>
          </w:tcPr>
          <w:p w14:paraId="64353238" w14:textId="6BB527D9" w:rsidR="00E97FF5" w:rsidRPr="00EE48CF" w:rsidRDefault="00E97FF5" w:rsidP="00AD074C">
            <w:pPr>
              <w:spacing w:before="20" w:after="20"/>
              <w:rPr>
                <w:sz w:val="22"/>
                <w:szCs w:val="22"/>
              </w:rPr>
            </w:pPr>
            <w:r w:rsidRPr="00EE48CF">
              <w:rPr>
                <w:sz w:val="22"/>
                <w:szCs w:val="22"/>
              </w:rPr>
              <w:t>seitteme</w:t>
            </w:r>
            <w:r w:rsidR="003A139C">
              <w:rPr>
                <w:sz w:val="22"/>
                <w:szCs w:val="22"/>
              </w:rPr>
              <w:t>/</w:t>
            </w:r>
            <w:r w:rsidRPr="00EE48CF">
              <w:rPr>
                <w:sz w:val="22"/>
                <w:szCs w:val="22"/>
              </w:rPr>
              <w:t>n</w:t>
            </w:r>
            <w:r w:rsidR="00A416D2">
              <w:rPr>
                <w:sz w:val="22"/>
                <w:szCs w:val="22"/>
              </w:rPr>
              <w:t>n</w:t>
            </w:r>
            <w:r w:rsidRPr="00EE48CF">
              <w:rPr>
                <w:sz w:val="22"/>
                <w:szCs w:val="22"/>
              </w:rPr>
              <w:t>ä ~ seittemä</w:t>
            </w:r>
            <w:r w:rsidR="003A139C">
              <w:rPr>
                <w:sz w:val="22"/>
                <w:szCs w:val="22"/>
              </w:rPr>
              <w:t>/</w:t>
            </w:r>
            <w:r w:rsidR="00A416D2">
              <w:rPr>
                <w:sz w:val="22"/>
                <w:szCs w:val="22"/>
              </w:rPr>
              <w:t>n</w:t>
            </w:r>
            <w:r w:rsidRPr="00EE48CF">
              <w:rPr>
                <w:sz w:val="22"/>
                <w:szCs w:val="22"/>
              </w:rPr>
              <w:t>nä</w:t>
            </w:r>
          </w:p>
        </w:tc>
        <w:tc>
          <w:tcPr>
            <w:tcW w:w="1456" w:type="dxa"/>
            <w:tcBorders>
              <w:left w:val="nil"/>
              <w:right w:val="nil"/>
            </w:tcBorders>
          </w:tcPr>
          <w:p w14:paraId="67D4681B" w14:textId="4ADEC9BB" w:rsidR="00E97FF5" w:rsidRPr="00EE48CF" w:rsidRDefault="00E97FF5" w:rsidP="00AD074C">
            <w:pPr>
              <w:spacing w:before="20" w:after="20"/>
              <w:rPr>
                <w:sz w:val="22"/>
                <w:szCs w:val="22"/>
              </w:rPr>
            </w:pPr>
            <w:r w:rsidRPr="00EE48CF">
              <w:rPr>
                <w:sz w:val="22"/>
                <w:szCs w:val="22"/>
              </w:rPr>
              <w:t>seitteme</w:t>
            </w:r>
            <w:r w:rsidR="003A139C">
              <w:rPr>
                <w:sz w:val="22"/>
                <w:szCs w:val="22"/>
              </w:rPr>
              <w:t>/</w:t>
            </w:r>
            <w:r w:rsidRPr="00EE48CF">
              <w:rPr>
                <w:sz w:val="22"/>
                <w:szCs w:val="22"/>
              </w:rPr>
              <w:t>ssä ~ seittemä</w:t>
            </w:r>
            <w:r w:rsidR="003A139C">
              <w:rPr>
                <w:sz w:val="22"/>
                <w:szCs w:val="22"/>
              </w:rPr>
              <w:t>/</w:t>
            </w:r>
            <w:r w:rsidRPr="00EE48CF">
              <w:rPr>
                <w:sz w:val="22"/>
                <w:szCs w:val="22"/>
              </w:rPr>
              <w:t>ssä</w:t>
            </w:r>
          </w:p>
        </w:tc>
        <w:tc>
          <w:tcPr>
            <w:tcW w:w="1509" w:type="dxa"/>
            <w:tcBorders>
              <w:left w:val="nil"/>
            </w:tcBorders>
          </w:tcPr>
          <w:p w14:paraId="5AAAC4E0" w14:textId="253DB1E4" w:rsidR="00E97FF5" w:rsidRPr="00EE48CF" w:rsidRDefault="00662C76" w:rsidP="00AD074C">
            <w:pPr>
              <w:spacing w:before="20" w:after="20"/>
              <w:rPr>
                <w:sz w:val="22"/>
                <w:szCs w:val="22"/>
              </w:rPr>
            </w:pPr>
            <w:r>
              <w:rPr>
                <w:sz w:val="22"/>
                <w:szCs w:val="22"/>
              </w:rPr>
              <w:t>seittem</w:t>
            </w:r>
            <w:r w:rsidR="003A139C">
              <w:rPr>
                <w:sz w:val="22"/>
                <w:szCs w:val="22"/>
              </w:rPr>
              <w:t>/</w:t>
            </w:r>
            <w:r>
              <w:rPr>
                <w:sz w:val="22"/>
                <w:szCs w:val="22"/>
              </w:rPr>
              <w:t>heen ~ seitte</w:t>
            </w:r>
            <w:r w:rsidR="00E97FF5" w:rsidRPr="00EE48CF">
              <w:rPr>
                <w:sz w:val="22"/>
                <w:szCs w:val="22"/>
              </w:rPr>
              <w:t>m</w:t>
            </w:r>
            <w:r w:rsidR="003A139C">
              <w:rPr>
                <w:sz w:val="22"/>
                <w:szCs w:val="22"/>
              </w:rPr>
              <w:t>/</w:t>
            </w:r>
            <w:r w:rsidR="00E97FF5" w:rsidRPr="00EE48CF">
              <w:rPr>
                <w:sz w:val="22"/>
                <w:szCs w:val="22"/>
              </w:rPr>
              <w:t>hään</w:t>
            </w:r>
          </w:p>
        </w:tc>
      </w:tr>
      <w:tr w:rsidR="00E97FF5" w14:paraId="4DA1B3FF" w14:textId="77777777" w:rsidTr="00D13C40">
        <w:trPr>
          <w:cantSplit/>
        </w:trPr>
        <w:tc>
          <w:tcPr>
            <w:tcW w:w="468" w:type="dxa"/>
            <w:tcBorders>
              <w:right w:val="single" w:sz="4" w:space="0" w:color="auto"/>
            </w:tcBorders>
          </w:tcPr>
          <w:p w14:paraId="5E28AC50" w14:textId="77777777" w:rsidR="00E97FF5" w:rsidRPr="00EE48CF" w:rsidRDefault="00E97FF5" w:rsidP="00AD074C">
            <w:pPr>
              <w:spacing w:before="20" w:after="20"/>
              <w:rPr>
                <w:sz w:val="22"/>
                <w:szCs w:val="22"/>
              </w:rPr>
            </w:pPr>
            <w:r w:rsidRPr="00EE48CF">
              <w:rPr>
                <w:sz w:val="22"/>
                <w:szCs w:val="22"/>
              </w:rPr>
              <w:t>8</w:t>
            </w:r>
          </w:p>
        </w:tc>
        <w:tc>
          <w:tcPr>
            <w:tcW w:w="1260" w:type="dxa"/>
            <w:tcBorders>
              <w:left w:val="single" w:sz="4" w:space="0" w:color="auto"/>
              <w:right w:val="nil"/>
            </w:tcBorders>
          </w:tcPr>
          <w:p w14:paraId="59676EB3" w14:textId="506347FC" w:rsidR="00E97FF5" w:rsidRPr="00EE48CF" w:rsidRDefault="00B3052F" w:rsidP="00AD074C">
            <w:pPr>
              <w:spacing w:before="20" w:after="20"/>
              <w:rPr>
                <w:sz w:val="22"/>
                <w:szCs w:val="22"/>
              </w:rPr>
            </w:pPr>
            <w:r>
              <w:rPr>
                <w:sz w:val="22"/>
                <w:szCs w:val="22"/>
              </w:rPr>
              <w:t>kahđeksen ~ kah</w:t>
            </w:r>
            <w:r w:rsidR="00E97FF5" w:rsidRPr="00EE48CF">
              <w:rPr>
                <w:sz w:val="22"/>
                <w:szCs w:val="22"/>
              </w:rPr>
              <w:t>eksan</w:t>
            </w:r>
          </w:p>
        </w:tc>
        <w:tc>
          <w:tcPr>
            <w:tcW w:w="1440" w:type="dxa"/>
            <w:tcBorders>
              <w:left w:val="nil"/>
              <w:right w:val="nil"/>
            </w:tcBorders>
          </w:tcPr>
          <w:p w14:paraId="700EA99B" w14:textId="75C28AC9" w:rsidR="00E97FF5" w:rsidRPr="00EE48CF" w:rsidRDefault="00B92746" w:rsidP="00AD074C">
            <w:pPr>
              <w:spacing w:before="20" w:after="20"/>
              <w:rPr>
                <w:sz w:val="22"/>
                <w:szCs w:val="22"/>
              </w:rPr>
            </w:pPr>
            <w:r>
              <w:rPr>
                <w:sz w:val="22"/>
                <w:szCs w:val="22"/>
              </w:rPr>
              <w:t>ka</w:t>
            </w:r>
            <w:r w:rsidR="00B3052F">
              <w:rPr>
                <w:sz w:val="22"/>
                <w:szCs w:val="22"/>
              </w:rPr>
              <w:t>hđekse</w:t>
            </w:r>
            <w:r w:rsidR="003A139C">
              <w:rPr>
                <w:sz w:val="22"/>
                <w:szCs w:val="22"/>
              </w:rPr>
              <w:t>/</w:t>
            </w:r>
            <w:r w:rsidR="00B3052F">
              <w:rPr>
                <w:sz w:val="22"/>
                <w:szCs w:val="22"/>
              </w:rPr>
              <w:t>n ~ kah</w:t>
            </w:r>
            <w:r w:rsidR="00E97FF5" w:rsidRPr="00EE48CF">
              <w:rPr>
                <w:sz w:val="22"/>
                <w:szCs w:val="22"/>
              </w:rPr>
              <w:t>eksa</w:t>
            </w:r>
            <w:r w:rsidR="003A139C">
              <w:rPr>
                <w:sz w:val="22"/>
                <w:szCs w:val="22"/>
              </w:rPr>
              <w:t>/</w:t>
            </w:r>
            <w:r w:rsidR="00E97FF5" w:rsidRPr="00EE48CF">
              <w:rPr>
                <w:sz w:val="22"/>
                <w:szCs w:val="22"/>
              </w:rPr>
              <w:t>n</w:t>
            </w:r>
          </w:p>
        </w:tc>
        <w:tc>
          <w:tcPr>
            <w:tcW w:w="1350" w:type="dxa"/>
            <w:tcBorders>
              <w:left w:val="nil"/>
              <w:right w:val="nil"/>
            </w:tcBorders>
          </w:tcPr>
          <w:p w14:paraId="7D8DA4AD" w14:textId="20395A7D" w:rsidR="00E97FF5" w:rsidRPr="00EE48CF" w:rsidRDefault="00E97FF5" w:rsidP="00AD074C">
            <w:pPr>
              <w:spacing w:before="20" w:after="20"/>
              <w:rPr>
                <w:sz w:val="22"/>
                <w:szCs w:val="22"/>
              </w:rPr>
            </w:pPr>
            <w:r w:rsidRPr="00EE48CF">
              <w:rPr>
                <w:sz w:val="22"/>
                <w:szCs w:val="22"/>
              </w:rPr>
              <w:t>kahđekse</w:t>
            </w:r>
            <w:r w:rsidR="003A139C">
              <w:rPr>
                <w:sz w:val="22"/>
                <w:szCs w:val="22"/>
              </w:rPr>
              <w:t>/</w:t>
            </w:r>
            <w:r w:rsidRPr="00EE48CF">
              <w:rPr>
                <w:sz w:val="22"/>
                <w:szCs w:val="22"/>
              </w:rPr>
              <w:t>e ~ kaheksa</w:t>
            </w:r>
            <w:r w:rsidR="003A139C">
              <w:rPr>
                <w:sz w:val="22"/>
                <w:szCs w:val="22"/>
              </w:rPr>
              <w:t>/</w:t>
            </w:r>
            <w:r w:rsidRPr="00EE48CF">
              <w:rPr>
                <w:sz w:val="22"/>
                <w:szCs w:val="22"/>
              </w:rPr>
              <w:t>a</w:t>
            </w:r>
          </w:p>
        </w:tc>
        <w:tc>
          <w:tcPr>
            <w:tcW w:w="1560" w:type="dxa"/>
            <w:tcBorders>
              <w:left w:val="nil"/>
              <w:right w:val="nil"/>
            </w:tcBorders>
          </w:tcPr>
          <w:p w14:paraId="3DF38D57" w14:textId="6E602345" w:rsidR="00E97FF5" w:rsidRPr="00EE48CF" w:rsidRDefault="00B33EC3" w:rsidP="00AD074C">
            <w:pPr>
              <w:spacing w:before="20" w:after="20"/>
              <w:rPr>
                <w:sz w:val="22"/>
                <w:szCs w:val="22"/>
              </w:rPr>
            </w:pPr>
            <w:r>
              <w:rPr>
                <w:sz w:val="22"/>
                <w:szCs w:val="22"/>
              </w:rPr>
              <w:t>kahđ</w:t>
            </w:r>
            <w:r w:rsidR="00E97FF5" w:rsidRPr="00EE48CF">
              <w:rPr>
                <w:sz w:val="22"/>
                <w:szCs w:val="22"/>
              </w:rPr>
              <w:t>ekse</w:t>
            </w:r>
            <w:r w:rsidR="003A139C">
              <w:rPr>
                <w:sz w:val="22"/>
                <w:szCs w:val="22"/>
              </w:rPr>
              <w:t>/</w:t>
            </w:r>
            <w:r w:rsidR="00A416D2">
              <w:rPr>
                <w:sz w:val="22"/>
                <w:szCs w:val="22"/>
              </w:rPr>
              <w:t>n</w:t>
            </w:r>
            <w:r w:rsidR="00E97FF5" w:rsidRPr="00EE48CF">
              <w:rPr>
                <w:sz w:val="22"/>
                <w:szCs w:val="22"/>
              </w:rPr>
              <w:t>na ~ kaheksa</w:t>
            </w:r>
            <w:r w:rsidR="003A139C">
              <w:rPr>
                <w:sz w:val="22"/>
                <w:szCs w:val="22"/>
              </w:rPr>
              <w:t>/</w:t>
            </w:r>
            <w:r w:rsidR="00A416D2">
              <w:rPr>
                <w:sz w:val="22"/>
                <w:szCs w:val="22"/>
              </w:rPr>
              <w:t>n</w:t>
            </w:r>
            <w:r w:rsidR="00E97FF5" w:rsidRPr="00EE48CF">
              <w:rPr>
                <w:sz w:val="22"/>
                <w:szCs w:val="22"/>
              </w:rPr>
              <w:t>na</w:t>
            </w:r>
          </w:p>
        </w:tc>
        <w:tc>
          <w:tcPr>
            <w:tcW w:w="1456" w:type="dxa"/>
            <w:tcBorders>
              <w:left w:val="nil"/>
              <w:right w:val="nil"/>
            </w:tcBorders>
          </w:tcPr>
          <w:p w14:paraId="43820C43" w14:textId="474870C1" w:rsidR="00E97FF5" w:rsidRPr="00EE48CF" w:rsidRDefault="00E97FF5" w:rsidP="00AD074C">
            <w:pPr>
              <w:spacing w:before="20" w:after="20"/>
              <w:rPr>
                <w:sz w:val="22"/>
                <w:szCs w:val="22"/>
              </w:rPr>
            </w:pPr>
            <w:r w:rsidRPr="00EE48CF">
              <w:rPr>
                <w:sz w:val="22"/>
                <w:szCs w:val="22"/>
              </w:rPr>
              <w:t>kahđekse</w:t>
            </w:r>
            <w:r w:rsidR="003A139C">
              <w:rPr>
                <w:sz w:val="22"/>
                <w:szCs w:val="22"/>
              </w:rPr>
              <w:t>/</w:t>
            </w:r>
            <w:r w:rsidRPr="00EE48CF">
              <w:rPr>
                <w:sz w:val="22"/>
                <w:szCs w:val="22"/>
              </w:rPr>
              <w:t>ssa ~ kaheksa</w:t>
            </w:r>
            <w:r w:rsidR="003A139C">
              <w:rPr>
                <w:sz w:val="22"/>
                <w:szCs w:val="22"/>
              </w:rPr>
              <w:t>/</w:t>
            </w:r>
            <w:r w:rsidRPr="00EE48CF">
              <w:rPr>
                <w:sz w:val="22"/>
                <w:szCs w:val="22"/>
              </w:rPr>
              <w:t>ssa</w:t>
            </w:r>
          </w:p>
        </w:tc>
        <w:tc>
          <w:tcPr>
            <w:tcW w:w="1509" w:type="dxa"/>
            <w:tcBorders>
              <w:left w:val="nil"/>
            </w:tcBorders>
          </w:tcPr>
          <w:p w14:paraId="6F1D2F05" w14:textId="496C52C8" w:rsidR="00E97FF5" w:rsidRPr="00EE48CF" w:rsidRDefault="00E97FF5" w:rsidP="00AD074C">
            <w:pPr>
              <w:spacing w:before="20" w:after="20"/>
              <w:rPr>
                <w:sz w:val="22"/>
                <w:szCs w:val="22"/>
              </w:rPr>
            </w:pPr>
            <w:r w:rsidRPr="00EE48CF">
              <w:rPr>
                <w:sz w:val="22"/>
                <w:szCs w:val="22"/>
              </w:rPr>
              <w:t>kahđeks</w:t>
            </w:r>
            <w:r w:rsidR="003A139C">
              <w:rPr>
                <w:sz w:val="22"/>
                <w:szCs w:val="22"/>
              </w:rPr>
              <w:t>/</w:t>
            </w:r>
            <w:r w:rsidRPr="00EE48CF">
              <w:rPr>
                <w:sz w:val="22"/>
                <w:szCs w:val="22"/>
              </w:rPr>
              <w:t>heen ~ kaheks</w:t>
            </w:r>
            <w:r w:rsidR="003A139C">
              <w:rPr>
                <w:sz w:val="22"/>
                <w:szCs w:val="22"/>
              </w:rPr>
              <w:t>/</w:t>
            </w:r>
            <w:r w:rsidRPr="00EE48CF">
              <w:rPr>
                <w:sz w:val="22"/>
                <w:szCs w:val="22"/>
              </w:rPr>
              <w:t>haan</w:t>
            </w:r>
          </w:p>
        </w:tc>
      </w:tr>
      <w:tr w:rsidR="00E97FF5" w14:paraId="2E0E9690" w14:textId="77777777" w:rsidTr="00D13C40">
        <w:trPr>
          <w:cantSplit/>
        </w:trPr>
        <w:tc>
          <w:tcPr>
            <w:tcW w:w="468" w:type="dxa"/>
            <w:tcBorders>
              <w:right w:val="single" w:sz="4" w:space="0" w:color="auto"/>
            </w:tcBorders>
          </w:tcPr>
          <w:p w14:paraId="4F832E1A" w14:textId="77777777" w:rsidR="00E97FF5" w:rsidRPr="00EE48CF" w:rsidRDefault="00E97FF5" w:rsidP="00AD074C">
            <w:pPr>
              <w:spacing w:before="20" w:after="20"/>
              <w:rPr>
                <w:sz w:val="22"/>
                <w:szCs w:val="22"/>
              </w:rPr>
            </w:pPr>
            <w:r w:rsidRPr="00EE48CF">
              <w:rPr>
                <w:sz w:val="22"/>
                <w:szCs w:val="22"/>
              </w:rPr>
              <w:t>9</w:t>
            </w:r>
          </w:p>
        </w:tc>
        <w:tc>
          <w:tcPr>
            <w:tcW w:w="1260" w:type="dxa"/>
            <w:tcBorders>
              <w:left w:val="single" w:sz="4" w:space="0" w:color="auto"/>
              <w:right w:val="nil"/>
            </w:tcBorders>
          </w:tcPr>
          <w:p w14:paraId="768C8DEF" w14:textId="77777777" w:rsidR="00E97FF5" w:rsidRPr="00EE48CF" w:rsidRDefault="00E97FF5" w:rsidP="00AD074C">
            <w:pPr>
              <w:spacing w:before="20" w:after="20"/>
              <w:rPr>
                <w:sz w:val="22"/>
                <w:szCs w:val="22"/>
              </w:rPr>
            </w:pPr>
            <w:r w:rsidRPr="00EE48CF">
              <w:rPr>
                <w:sz w:val="22"/>
                <w:szCs w:val="22"/>
              </w:rPr>
              <w:t>yhđeksen ~ yheksän</w:t>
            </w:r>
          </w:p>
        </w:tc>
        <w:tc>
          <w:tcPr>
            <w:tcW w:w="1440" w:type="dxa"/>
            <w:tcBorders>
              <w:left w:val="nil"/>
              <w:right w:val="nil"/>
            </w:tcBorders>
          </w:tcPr>
          <w:p w14:paraId="092DF8A6" w14:textId="17CFD24A" w:rsidR="00E97FF5" w:rsidRPr="00EE48CF" w:rsidRDefault="00E97FF5" w:rsidP="00AD074C">
            <w:pPr>
              <w:spacing w:before="20" w:after="20"/>
              <w:rPr>
                <w:sz w:val="22"/>
                <w:szCs w:val="22"/>
              </w:rPr>
            </w:pPr>
            <w:r w:rsidRPr="00EE48CF">
              <w:rPr>
                <w:sz w:val="22"/>
                <w:szCs w:val="22"/>
              </w:rPr>
              <w:t>yhđekse</w:t>
            </w:r>
            <w:r w:rsidR="003A139C">
              <w:rPr>
                <w:sz w:val="22"/>
                <w:szCs w:val="22"/>
              </w:rPr>
              <w:t>/</w:t>
            </w:r>
            <w:r w:rsidRPr="00EE48CF">
              <w:rPr>
                <w:sz w:val="22"/>
                <w:szCs w:val="22"/>
              </w:rPr>
              <w:t>n ~ yheksä</w:t>
            </w:r>
            <w:r w:rsidR="003A139C">
              <w:rPr>
                <w:sz w:val="22"/>
                <w:szCs w:val="22"/>
              </w:rPr>
              <w:t>/</w:t>
            </w:r>
            <w:r w:rsidRPr="00EE48CF">
              <w:rPr>
                <w:sz w:val="22"/>
                <w:szCs w:val="22"/>
              </w:rPr>
              <w:t>n</w:t>
            </w:r>
          </w:p>
        </w:tc>
        <w:tc>
          <w:tcPr>
            <w:tcW w:w="1350" w:type="dxa"/>
            <w:tcBorders>
              <w:left w:val="nil"/>
              <w:right w:val="nil"/>
            </w:tcBorders>
          </w:tcPr>
          <w:p w14:paraId="43A89E4B" w14:textId="6ADA70F6" w:rsidR="00E97FF5" w:rsidRPr="00EE48CF" w:rsidRDefault="00E97FF5" w:rsidP="00AD074C">
            <w:pPr>
              <w:spacing w:before="20" w:after="20"/>
              <w:rPr>
                <w:sz w:val="22"/>
                <w:szCs w:val="22"/>
              </w:rPr>
            </w:pPr>
            <w:r w:rsidRPr="00EE48CF">
              <w:rPr>
                <w:sz w:val="22"/>
                <w:szCs w:val="22"/>
              </w:rPr>
              <w:t>yhđekse</w:t>
            </w:r>
            <w:r w:rsidR="003A139C">
              <w:rPr>
                <w:sz w:val="22"/>
                <w:szCs w:val="22"/>
              </w:rPr>
              <w:t>/</w:t>
            </w:r>
            <w:r w:rsidRPr="00EE48CF">
              <w:rPr>
                <w:sz w:val="22"/>
                <w:szCs w:val="22"/>
              </w:rPr>
              <w:t>e ~ yheksä</w:t>
            </w:r>
            <w:r w:rsidR="003A139C">
              <w:rPr>
                <w:sz w:val="22"/>
                <w:szCs w:val="22"/>
              </w:rPr>
              <w:t>/</w:t>
            </w:r>
            <w:r w:rsidRPr="00EE48CF">
              <w:rPr>
                <w:sz w:val="22"/>
                <w:szCs w:val="22"/>
              </w:rPr>
              <w:t>ä</w:t>
            </w:r>
          </w:p>
        </w:tc>
        <w:tc>
          <w:tcPr>
            <w:tcW w:w="1560" w:type="dxa"/>
            <w:tcBorders>
              <w:left w:val="nil"/>
              <w:right w:val="nil"/>
            </w:tcBorders>
          </w:tcPr>
          <w:p w14:paraId="36CD809C" w14:textId="00B7A41F" w:rsidR="00E97FF5" w:rsidRPr="00EE48CF" w:rsidRDefault="00E97FF5" w:rsidP="00AD074C">
            <w:pPr>
              <w:spacing w:before="20" w:after="20"/>
              <w:rPr>
                <w:sz w:val="22"/>
                <w:szCs w:val="22"/>
              </w:rPr>
            </w:pPr>
            <w:r w:rsidRPr="00EE48CF">
              <w:rPr>
                <w:sz w:val="22"/>
                <w:szCs w:val="22"/>
              </w:rPr>
              <w:t>yhđekse</w:t>
            </w:r>
            <w:r w:rsidR="003A139C">
              <w:rPr>
                <w:sz w:val="22"/>
                <w:szCs w:val="22"/>
              </w:rPr>
              <w:t>/</w:t>
            </w:r>
            <w:r w:rsidRPr="00EE48CF">
              <w:rPr>
                <w:sz w:val="22"/>
                <w:szCs w:val="22"/>
              </w:rPr>
              <w:t>n</w:t>
            </w:r>
            <w:r w:rsidR="00A416D2">
              <w:rPr>
                <w:sz w:val="22"/>
                <w:szCs w:val="22"/>
              </w:rPr>
              <w:t>n</w:t>
            </w:r>
            <w:r w:rsidRPr="00EE48CF">
              <w:rPr>
                <w:sz w:val="22"/>
                <w:szCs w:val="22"/>
              </w:rPr>
              <w:t>ä ~ yheksä</w:t>
            </w:r>
            <w:r w:rsidR="003A139C">
              <w:rPr>
                <w:sz w:val="22"/>
                <w:szCs w:val="22"/>
              </w:rPr>
              <w:t>/</w:t>
            </w:r>
            <w:r w:rsidRPr="00EE48CF">
              <w:rPr>
                <w:sz w:val="22"/>
                <w:szCs w:val="22"/>
              </w:rPr>
              <w:t>n</w:t>
            </w:r>
            <w:r w:rsidR="00A416D2">
              <w:rPr>
                <w:sz w:val="22"/>
                <w:szCs w:val="22"/>
              </w:rPr>
              <w:t>n</w:t>
            </w:r>
            <w:r w:rsidRPr="00EE48CF">
              <w:rPr>
                <w:sz w:val="22"/>
                <w:szCs w:val="22"/>
              </w:rPr>
              <w:t>ä</w:t>
            </w:r>
          </w:p>
        </w:tc>
        <w:tc>
          <w:tcPr>
            <w:tcW w:w="1456" w:type="dxa"/>
            <w:tcBorders>
              <w:left w:val="nil"/>
              <w:right w:val="nil"/>
            </w:tcBorders>
          </w:tcPr>
          <w:p w14:paraId="04CBA097" w14:textId="2D76F6F9" w:rsidR="00E97FF5" w:rsidRPr="00EE48CF" w:rsidRDefault="00E97FF5" w:rsidP="00AD074C">
            <w:pPr>
              <w:spacing w:before="20" w:after="20"/>
              <w:rPr>
                <w:sz w:val="22"/>
                <w:szCs w:val="22"/>
              </w:rPr>
            </w:pPr>
            <w:r w:rsidRPr="00EE48CF">
              <w:rPr>
                <w:sz w:val="22"/>
                <w:szCs w:val="22"/>
              </w:rPr>
              <w:t>yhđekse</w:t>
            </w:r>
            <w:r w:rsidR="003A139C">
              <w:rPr>
                <w:sz w:val="22"/>
                <w:szCs w:val="22"/>
              </w:rPr>
              <w:t>/</w:t>
            </w:r>
            <w:r w:rsidRPr="00EE48CF">
              <w:rPr>
                <w:sz w:val="22"/>
                <w:szCs w:val="22"/>
              </w:rPr>
              <w:t>ssä ~ yheksä</w:t>
            </w:r>
            <w:r w:rsidR="003A139C">
              <w:rPr>
                <w:sz w:val="22"/>
                <w:szCs w:val="22"/>
              </w:rPr>
              <w:t>/</w:t>
            </w:r>
            <w:r w:rsidRPr="00EE48CF">
              <w:rPr>
                <w:sz w:val="22"/>
                <w:szCs w:val="22"/>
              </w:rPr>
              <w:t>ssä</w:t>
            </w:r>
          </w:p>
        </w:tc>
        <w:tc>
          <w:tcPr>
            <w:tcW w:w="1509" w:type="dxa"/>
            <w:tcBorders>
              <w:left w:val="nil"/>
            </w:tcBorders>
          </w:tcPr>
          <w:p w14:paraId="12DC7203" w14:textId="226D7A6E" w:rsidR="00E97FF5" w:rsidRPr="00EE48CF" w:rsidRDefault="00E97FF5" w:rsidP="00AD074C">
            <w:pPr>
              <w:spacing w:before="20" w:after="20"/>
              <w:rPr>
                <w:sz w:val="22"/>
                <w:szCs w:val="22"/>
              </w:rPr>
            </w:pPr>
            <w:r w:rsidRPr="00EE48CF">
              <w:rPr>
                <w:sz w:val="22"/>
                <w:szCs w:val="22"/>
              </w:rPr>
              <w:t>yhđeks</w:t>
            </w:r>
            <w:r w:rsidR="003A139C">
              <w:rPr>
                <w:sz w:val="22"/>
                <w:szCs w:val="22"/>
              </w:rPr>
              <w:t>/</w:t>
            </w:r>
            <w:r w:rsidRPr="00EE48CF">
              <w:rPr>
                <w:sz w:val="22"/>
                <w:szCs w:val="22"/>
              </w:rPr>
              <w:t>heen ~ yheks</w:t>
            </w:r>
            <w:r w:rsidR="003A139C">
              <w:rPr>
                <w:sz w:val="22"/>
                <w:szCs w:val="22"/>
              </w:rPr>
              <w:t>/</w:t>
            </w:r>
            <w:r w:rsidRPr="00EE48CF">
              <w:rPr>
                <w:sz w:val="22"/>
                <w:szCs w:val="22"/>
              </w:rPr>
              <w:t>hään</w:t>
            </w:r>
          </w:p>
        </w:tc>
      </w:tr>
      <w:tr w:rsidR="00E97FF5" w14:paraId="13BF8EE7" w14:textId="77777777" w:rsidTr="00D13C40">
        <w:trPr>
          <w:cantSplit/>
        </w:trPr>
        <w:tc>
          <w:tcPr>
            <w:tcW w:w="468" w:type="dxa"/>
            <w:tcBorders>
              <w:right w:val="single" w:sz="4" w:space="0" w:color="auto"/>
            </w:tcBorders>
          </w:tcPr>
          <w:p w14:paraId="00B2D201" w14:textId="77777777" w:rsidR="00E97FF5" w:rsidRPr="00EE48CF" w:rsidRDefault="00E97FF5" w:rsidP="00AD074C">
            <w:pPr>
              <w:spacing w:before="20" w:after="20"/>
              <w:rPr>
                <w:sz w:val="22"/>
                <w:szCs w:val="22"/>
              </w:rPr>
            </w:pPr>
            <w:r w:rsidRPr="00EE48CF">
              <w:rPr>
                <w:sz w:val="22"/>
                <w:szCs w:val="22"/>
              </w:rPr>
              <w:t>10</w:t>
            </w:r>
          </w:p>
        </w:tc>
        <w:tc>
          <w:tcPr>
            <w:tcW w:w="1260" w:type="dxa"/>
            <w:tcBorders>
              <w:left w:val="single" w:sz="4" w:space="0" w:color="auto"/>
              <w:right w:val="nil"/>
            </w:tcBorders>
          </w:tcPr>
          <w:p w14:paraId="672F32F9" w14:textId="77777777" w:rsidR="00E97FF5" w:rsidRPr="00EE48CF" w:rsidRDefault="00E97FF5" w:rsidP="00AD074C">
            <w:pPr>
              <w:spacing w:before="20" w:after="20"/>
              <w:rPr>
                <w:sz w:val="22"/>
                <w:szCs w:val="22"/>
              </w:rPr>
            </w:pPr>
            <w:r w:rsidRPr="00EE48CF">
              <w:rPr>
                <w:sz w:val="22"/>
                <w:szCs w:val="22"/>
              </w:rPr>
              <w:t>kymmenen</w:t>
            </w:r>
          </w:p>
        </w:tc>
        <w:tc>
          <w:tcPr>
            <w:tcW w:w="1440" w:type="dxa"/>
            <w:tcBorders>
              <w:left w:val="nil"/>
              <w:right w:val="nil"/>
            </w:tcBorders>
          </w:tcPr>
          <w:p w14:paraId="18C366A8" w14:textId="1AC30C92" w:rsidR="00E97FF5" w:rsidRPr="00EE48CF" w:rsidRDefault="00E97FF5" w:rsidP="00AD074C">
            <w:pPr>
              <w:spacing w:before="20" w:after="20"/>
              <w:rPr>
                <w:sz w:val="22"/>
                <w:szCs w:val="22"/>
              </w:rPr>
            </w:pPr>
            <w:r w:rsidRPr="00EE48CF">
              <w:rPr>
                <w:sz w:val="22"/>
                <w:szCs w:val="22"/>
              </w:rPr>
              <w:t>kymmene</w:t>
            </w:r>
            <w:r w:rsidR="003A139C">
              <w:rPr>
                <w:sz w:val="22"/>
                <w:szCs w:val="22"/>
              </w:rPr>
              <w:t>/</w:t>
            </w:r>
            <w:r w:rsidRPr="00EE48CF">
              <w:rPr>
                <w:sz w:val="22"/>
                <w:szCs w:val="22"/>
              </w:rPr>
              <w:t>n</w:t>
            </w:r>
          </w:p>
        </w:tc>
        <w:tc>
          <w:tcPr>
            <w:tcW w:w="1350" w:type="dxa"/>
            <w:tcBorders>
              <w:left w:val="nil"/>
              <w:right w:val="nil"/>
            </w:tcBorders>
          </w:tcPr>
          <w:p w14:paraId="1B460510" w14:textId="592C81BB" w:rsidR="00E97FF5" w:rsidRPr="00EE48CF" w:rsidRDefault="00E97FF5" w:rsidP="00AD074C">
            <w:pPr>
              <w:spacing w:before="20" w:after="20"/>
              <w:rPr>
                <w:sz w:val="22"/>
                <w:szCs w:val="22"/>
              </w:rPr>
            </w:pPr>
            <w:r w:rsidRPr="00EE48CF">
              <w:rPr>
                <w:sz w:val="22"/>
                <w:szCs w:val="22"/>
              </w:rPr>
              <w:t>kymmen</w:t>
            </w:r>
            <w:r w:rsidR="003A139C">
              <w:rPr>
                <w:sz w:val="22"/>
                <w:szCs w:val="22"/>
              </w:rPr>
              <w:t>/</w:t>
            </w:r>
            <w:r w:rsidRPr="00EE48CF">
              <w:rPr>
                <w:sz w:val="22"/>
                <w:szCs w:val="22"/>
              </w:rPr>
              <w:t>tä</w:t>
            </w:r>
          </w:p>
        </w:tc>
        <w:tc>
          <w:tcPr>
            <w:tcW w:w="1560" w:type="dxa"/>
            <w:tcBorders>
              <w:left w:val="nil"/>
              <w:right w:val="nil"/>
            </w:tcBorders>
          </w:tcPr>
          <w:p w14:paraId="683CFBF8" w14:textId="201FF4C2" w:rsidR="00E97FF5" w:rsidRPr="00EE48CF" w:rsidRDefault="00E97FF5" w:rsidP="00AD074C">
            <w:pPr>
              <w:spacing w:before="20" w:after="20"/>
              <w:rPr>
                <w:sz w:val="22"/>
                <w:szCs w:val="22"/>
              </w:rPr>
            </w:pPr>
            <w:r w:rsidRPr="00EE48CF">
              <w:rPr>
                <w:sz w:val="22"/>
                <w:szCs w:val="22"/>
              </w:rPr>
              <w:t>kymmene</w:t>
            </w:r>
            <w:r w:rsidR="003A139C">
              <w:rPr>
                <w:sz w:val="22"/>
                <w:szCs w:val="22"/>
              </w:rPr>
              <w:t>/</w:t>
            </w:r>
            <w:r w:rsidRPr="00EE48CF">
              <w:rPr>
                <w:sz w:val="22"/>
                <w:szCs w:val="22"/>
              </w:rPr>
              <w:t>n</w:t>
            </w:r>
            <w:r w:rsidR="00A416D2">
              <w:rPr>
                <w:sz w:val="22"/>
                <w:szCs w:val="22"/>
              </w:rPr>
              <w:t>n</w:t>
            </w:r>
            <w:r w:rsidRPr="00EE48CF">
              <w:rPr>
                <w:sz w:val="22"/>
                <w:szCs w:val="22"/>
              </w:rPr>
              <w:t>ä</w:t>
            </w:r>
          </w:p>
        </w:tc>
        <w:tc>
          <w:tcPr>
            <w:tcW w:w="1456" w:type="dxa"/>
            <w:tcBorders>
              <w:left w:val="nil"/>
              <w:right w:val="nil"/>
            </w:tcBorders>
          </w:tcPr>
          <w:p w14:paraId="069B4C0A" w14:textId="47ED6E12" w:rsidR="00E97FF5" w:rsidRPr="00EE48CF" w:rsidRDefault="00E97FF5" w:rsidP="00AD074C">
            <w:pPr>
              <w:spacing w:before="20" w:after="20"/>
              <w:rPr>
                <w:sz w:val="22"/>
                <w:szCs w:val="22"/>
              </w:rPr>
            </w:pPr>
            <w:r w:rsidRPr="00EE48CF">
              <w:rPr>
                <w:sz w:val="22"/>
                <w:szCs w:val="22"/>
              </w:rPr>
              <w:t>kymmene</w:t>
            </w:r>
            <w:r w:rsidR="003A139C">
              <w:rPr>
                <w:sz w:val="22"/>
                <w:szCs w:val="22"/>
              </w:rPr>
              <w:t>/</w:t>
            </w:r>
            <w:r w:rsidRPr="00EE48CF">
              <w:rPr>
                <w:sz w:val="22"/>
                <w:szCs w:val="22"/>
              </w:rPr>
              <w:t>ssä</w:t>
            </w:r>
          </w:p>
        </w:tc>
        <w:tc>
          <w:tcPr>
            <w:tcW w:w="1509" w:type="dxa"/>
            <w:tcBorders>
              <w:left w:val="nil"/>
            </w:tcBorders>
          </w:tcPr>
          <w:p w14:paraId="0EC0C12D" w14:textId="5CFE95F7" w:rsidR="00E97FF5" w:rsidRPr="00EE48CF" w:rsidRDefault="00E97FF5" w:rsidP="00AD074C">
            <w:pPr>
              <w:spacing w:before="20" w:after="20"/>
              <w:rPr>
                <w:sz w:val="22"/>
                <w:szCs w:val="22"/>
              </w:rPr>
            </w:pPr>
            <w:r w:rsidRPr="00EE48CF">
              <w:rPr>
                <w:sz w:val="22"/>
                <w:szCs w:val="22"/>
              </w:rPr>
              <w:t>kymmen</w:t>
            </w:r>
            <w:r w:rsidR="003A139C">
              <w:rPr>
                <w:sz w:val="22"/>
                <w:szCs w:val="22"/>
              </w:rPr>
              <w:t>/</w:t>
            </w:r>
            <w:r w:rsidRPr="00EE48CF">
              <w:rPr>
                <w:sz w:val="22"/>
                <w:szCs w:val="22"/>
              </w:rPr>
              <w:t>heen</w:t>
            </w:r>
          </w:p>
        </w:tc>
      </w:tr>
    </w:tbl>
    <w:p w14:paraId="6FAB22F8" w14:textId="305660CA" w:rsidR="00DC4D3A" w:rsidRDefault="00DC4D3A" w:rsidP="00DC4D3A">
      <w:pPr>
        <w:spacing w:before="120" w:after="120"/>
      </w:pPr>
      <w:r w:rsidRPr="001169AE">
        <w:t xml:space="preserve">Hopusti ko puhuthaan, se pohjakardinaalit helposti lyhethään. Eli </w:t>
      </w:r>
      <w:r w:rsidR="008E5B91">
        <w:t>lujethaan</w:t>
      </w:r>
      <w:r w:rsidR="00942FC8">
        <w:t xml:space="preserve"> täh</w:t>
      </w:r>
      <w:r w:rsidRPr="001169AE">
        <w:t xml:space="preserve">än laihiin: </w:t>
      </w:r>
      <w:r w:rsidRPr="001169AE">
        <w:rPr>
          <w:i/>
        </w:rPr>
        <w:t>yks kaks kolme nelje</w:t>
      </w:r>
      <w:r w:rsidR="008E40AA">
        <w:rPr>
          <w:i/>
        </w:rPr>
        <w:t xml:space="preserve"> </w:t>
      </w:r>
      <w:r w:rsidR="00BA1173" w:rsidRPr="00BA1173">
        <w:t>~</w:t>
      </w:r>
      <w:r w:rsidR="008E40AA">
        <w:rPr>
          <w:i/>
        </w:rPr>
        <w:t xml:space="preserve"> neljä</w:t>
      </w:r>
      <w:r w:rsidRPr="001169AE">
        <w:rPr>
          <w:i/>
        </w:rPr>
        <w:t xml:space="preserve"> viis kuus seittemen</w:t>
      </w:r>
      <w:r w:rsidR="008E40AA">
        <w:rPr>
          <w:i/>
        </w:rPr>
        <w:t xml:space="preserve"> </w:t>
      </w:r>
      <w:r w:rsidR="00BA1173" w:rsidRPr="00BA1173">
        <w:t>~</w:t>
      </w:r>
      <w:r w:rsidR="008E40AA">
        <w:rPr>
          <w:i/>
        </w:rPr>
        <w:t xml:space="preserve"> seittemän</w:t>
      </w:r>
      <w:r w:rsidR="000A4B27">
        <w:rPr>
          <w:i/>
        </w:rPr>
        <w:t xml:space="preserve"> </w:t>
      </w:r>
      <w:r w:rsidRPr="001169AE">
        <w:rPr>
          <w:i/>
        </w:rPr>
        <w:t xml:space="preserve">kahđeksen </w:t>
      </w:r>
      <w:r w:rsidR="00BA1173" w:rsidRPr="00BA1173">
        <w:t>~</w:t>
      </w:r>
      <w:r w:rsidR="008E40AA">
        <w:rPr>
          <w:i/>
        </w:rPr>
        <w:t xml:space="preserve"> kaheksan </w:t>
      </w:r>
      <w:r w:rsidRPr="001169AE">
        <w:rPr>
          <w:i/>
        </w:rPr>
        <w:t xml:space="preserve">yhđeksen </w:t>
      </w:r>
      <w:r w:rsidR="00BA1173" w:rsidRPr="00BA1173">
        <w:t>~</w:t>
      </w:r>
      <w:r w:rsidR="008E40AA">
        <w:rPr>
          <w:i/>
        </w:rPr>
        <w:t xml:space="preserve"> yheksän </w:t>
      </w:r>
      <w:r w:rsidRPr="001169AE">
        <w:rPr>
          <w:i/>
        </w:rPr>
        <w:t>kymmenen ykstoista kakstoista</w:t>
      </w:r>
      <w:r w:rsidRPr="001169AE">
        <w:t xml:space="preserve"> jne.</w:t>
      </w:r>
    </w:p>
    <w:p w14:paraId="136973E4" w14:textId="3838C5FB" w:rsidR="00DC4D3A" w:rsidRDefault="00DC4D3A" w:rsidP="00DC4D3A">
      <w:pPr>
        <w:spacing w:before="120" w:after="120"/>
      </w:pPr>
      <w:r w:rsidRPr="00EE48CF">
        <w:t xml:space="preserve">Kardinaaliila oon kans pluraali. Pluraalin haamustethaan kardinaaliista samala laila ko muutoinki </w:t>
      </w:r>
      <w:r w:rsidR="00193F74" w:rsidRPr="00EE48CF">
        <w:t>nomeni</w:t>
      </w:r>
      <w:r w:rsidRPr="00EE48CF">
        <w:t>ista:</w:t>
      </w:r>
    </w:p>
    <w:p w14:paraId="1761FDFC" w14:textId="411015AB" w:rsidR="00EE48CF" w:rsidRDefault="00EE48CF" w:rsidP="00EE48CF">
      <w:pPr>
        <w:pStyle w:val="Undertittel"/>
      </w:pPr>
      <w:bookmarkStart w:id="1921" w:name="_Toc241129360"/>
      <w:bookmarkStart w:id="1922" w:name="_Toc311273943"/>
      <w:r>
        <w:t>Tabeli</w:t>
      </w:r>
      <w:r w:rsidR="00C53E52">
        <w:t xml:space="preserve"> 52</w:t>
      </w:r>
      <w:r>
        <w:t>: Kardinaaliitten 1–10 taivutus, pluraali</w:t>
      </w:r>
      <w:bookmarkEnd w:id="1921"/>
      <w:bookmarkEnd w:id="1922"/>
    </w:p>
    <w:tbl>
      <w:tblPr>
        <w:tblStyle w:val="Tabellrutenett"/>
        <w:tblW w:w="0" w:type="auto"/>
        <w:tblLayout w:type="fixed"/>
        <w:tblLook w:val="04A0" w:firstRow="1" w:lastRow="0" w:firstColumn="1" w:lastColumn="0" w:noHBand="0" w:noVBand="1"/>
      </w:tblPr>
      <w:tblGrid>
        <w:gridCol w:w="468"/>
        <w:gridCol w:w="1350"/>
        <w:gridCol w:w="1620"/>
        <w:gridCol w:w="1251"/>
        <w:gridCol w:w="1389"/>
        <w:gridCol w:w="1500"/>
        <w:gridCol w:w="1530"/>
      </w:tblGrid>
      <w:tr w:rsidR="00EE48CF" w14:paraId="0BFFABFA" w14:textId="77777777" w:rsidTr="00116702">
        <w:trPr>
          <w:cantSplit/>
        </w:trPr>
        <w:tc>
          <w:tcPr>
            <w:tcW w:w="468" w:type="dxa"/>
          </w:tcPr>
          <w:p w14:paraId="0BB8EBD6" w14:textId="77777777" w:rsidR="00EE48CF" w:rsidRPr="00EE48CF" w:rsidRDefault="00EE48CF" w:rsidP="00AD074C">
            <w:pPr>
              <w:keepNext/>
              <w:spacing w:before="20" w:after="20"/>
              <w:rPr>
                <w:sz w:val="22"/>
                <w:szCs w:val="22"/>
              </w:rPr>
            </w:pPr>
          </w:p>
        </w:tc>
        <w:tc>
          <w:tcPr>
            <w:tcW w:w="1350" w:type="dxa"/>
            <w:tcBorders>
              <w:right w:val="nil"/>
            </w:tcBorders>
          </w:tcPr>
          <w:p w14:paraId="503C30F4" w14:textId="77777777" w:rsidR="00EE48CF" w:rsidRPr="00EE48CF" w:rsidRDefault="00EE48CF" w:rsidP="00AD074C">
            <w:pPr>
              <w:keepNext/>
              <w:spacing w:before="20" w:after="20"/>
              <w:rPr>
                <w:sz w:val="22"/>
                <w:szCs w:val="22"/>
              </w:rPr>
            </w:pPr>
            <w:r w:rsidRPr="00EE48CF">
              <w:rPr>
                <w:sz w:val="22"/>
                <w:szCs w:val="22"/>
              </w:rPr>
              <w:t>Nominatiivi</w:t>
            </w:r>
          </w:p>
        </w:tc>
        <w:tc>
          <w:tcPr>
            <w:tcW w:w="1620" w:type="dxa"/>
            <w:tcBorders>
              <w:left w:val="nil"/>
              <w:right w:val="nil"/>
            </w:tcBorders>
          </w:tcPr>
          <w:p w14:paraId="302EF408" w14:textId="77F6F60D" w:rsidR="00EE48CF" w:rsidRPr="00EE48CF" w:rsidRDefault="00A27713" w:rsidP="00AD074C">
            <w:pPr>
              <w:keepNext/>
              <w:spacing w:before="20" w:after="20"/>
              <w:rPr>
                <w:sz w:val="22"/>
                <w:szCs w:val="22"/>
              </w:rPr>
            </w:pPr>
            <w:r>
              <w:rPr>
                <w:sz w:val="22"/>
                <w:szCs w:val="22"/>
              </w:rPr>
              <w:t>Genitiiv</w:t>
            </w:r>
            <w:r w:rsidR="00EE48CF" w:rsidRPr="00EE48CF">
              <w:rPr>
                <w:sz w:val="22"/>
                <w:szCs w:val="22"/>
              </w:rPr>
              <w:t>i</w:t>
            </w:r>
          </w:p>
        </w:tc>
        <w:tc>
          <w:tcPr>
            <w:tcW w:w="1251" w:type="dxa"/>
            <w:tcBorders>
              <w:left w:val="nil"/>
              <w:right w:val="nil"/>
            </w:tcBorders>
          </w:tcPr>
          <w:p w14:paraId="1454A642" w14:textId="77777777" w:rsidR="00EE48CF" w:rsidRPr="00EE48CF" w:rsidRDefault="00EE48CF" w:rsidP="00AD074C">
            <w:pPr>
              <w:keepNext/>
              <w:spacing w:before="20" w:after="20"/>
              <w:rPr>
                <w:sz w:val="22"/>
                <w:szCs w:val="22"/>
              </w:rPr>
            </w:pPr>
            <w:r w:rsidRPr="00EE48CF">
              <w:rPr>
                <w:sz w:val="22"/>
                <w:szCs w:val="22"/>
              </w:rPr>
              <w:t>Partitiivi</w:t>
            </w:r>
          </w:p>
        </w:tc>
        <w:tc>
          <w:tcPr>
            <w:tcW w:w="1389" w:type="dxa"/>
            <w:tcBorders>
              <w:left w:val="nil"/>
              <w:right w:val="nil"/>
            </w:tcBorders>
          </w:tcPr>
          <w:p w14:paraId="0E7AF32B" w14:textId="77777777" w:rsidR="00EE48CF" w:rsidRPr="00EE48CF" w:rsidRDefault="00EE48CF" w:rsidP="00AD074C">
            <w:pPr>
              <w:keepNext/>
              <w:spacing w:before="20" w:after="20"/>
              <w:rPr>
                <w:sz w:val="22"/>
                <w:szCs w:val="22"/>
              </w:rPr>
            </w:pPr>
            <w:r w:rsidRPr="00EE48CF">
              <w:rPr>
                <w:sz w:val="22"/>
                <w:szCs w:val="22"/>
              </w:rPr>
              <w:t>Essiivi</w:t>
            </w:r>
          </w:p>
        </w:tc>
        <w:tc>
          <w:tcPr>
            <w:tcW w:w="1500" w:type="dxa"/>
            <w:tcBorders>
              <w:left w:val="nil"/>
              <w:right w:val="nil"/>
            </w:tcBorders>
          </w:tcPr>
          <w:p w14:paraId="1DCF6D26" w14:textId="77777777" w:rsidR="00EE48CF" w:rsidRPr="00EE48CF" w:rsidRDefault="00EE48CF" w:rsidP="00AD074C">
            <w:pPr>
              <w:keepNext/>
              <w:spacing w:before="20" w:after="20"/>
              <w:rPr>
                <w:sz w:val="22"/>
                <w:szCs w:val="22"/>
              </w:rPr>
            </w:pPr>
            <w:r w:rsidRPr="00EE48CF">
              <w:rPr>
                <w:sz w:val="22"/>
                <w:szCs w:val="22"/>
              </w:rPr>
              <w:t>Inessiivi</w:t>
            </w:r>
          </w:p>
        </w:tc>
        <w:tc>
          <w:tcPr>
            <w:tcW w:w="1530" w:type="dxa"/>
            <w:tcBorders>
              <w:left w:val="nil"/>
            </w:tcBorders>
          </w:tcPr>
          <w:p w14:paraId="399B0AF2" w14:textId="77777777" w:rsidR="00EE48CF" w:rsidRPr="00EE48CF" w:rsidRDefault="00EE48CF" w:rsidP="00AD074C">
            <w:pPr>
              <w:keepNext/>
              <w:spacing w:before="20" w:after="20"/>
              <w:rPr>
                <w:sz w:val="22"/>
                <w:szCs w:val="22"/>
              </w:rPr>
            </w:pPr>
            <w:r w:rsidRPr="00EE48CF">
              <w:rPr>
                <w:sz w:val="22"/>
                <w:szCs w:val="22"/>
              </w:rPr>
              <w:t>Illatiivi</w:t>
            </w:r>
          </w:p>
        </w:tc>
      </w:tr>
      <w:tr w:rsidR="00EE48CF" w14:paraId="0988EDD5" w14:textId="77777777" w:rsidTr="00116702">
        <w:trPr>
          <w:cantSplit/>
        </w:trPr>
        <w:tc>
          <w:tcPr>
            <w:tcW w:w="468" w:type="dxa"/>
          </w:tcPr>
          <w:p w14:paraId="6A7542ED" w14:textId="77777777" w:rsidR="00EE48CF" w:rsidRPr="00EE48CF" w:rsidRDefault="00EE48CF" w:rsidP="00AD074C">
            <w:pPr>
              <w:spacing w:before="20" w:after="20"/>
              <w:rPr>
                <w:sz w:val="22"/>
                <w:szCs w:val="22"/>
              </w:rPr>
            </w:pPr>
            <w:r w:rsidRPr="00EE48CF">
              <w:rPr>
                <w:sz w:val="22"/>
                <w:szCs w:val="22"/>
              </w:rPr>
              <w:t>1</w:t>
            </w:r>
          </w:p>
        </w:tc>
        <w:tc>
          <w:tcPr>
            <w:tcW w:w="1350" w:type="dxa"/>
            <w:tcBorders>
              <w:right w:val="nil"/>
            </w:tcBorders>
          </w:tcPr>
          <w:p w14:paraId="2F956546" w14:textId="0F086F66" w:rsidR="00EE48CF" w:rsidRPr="00EE48CF" w:rsidRDefault="00EE48CF" w:rsidP="00AD074C">
            <w:pPr>
              <w:spacing w:before="20" w:after="20"/>
              <w:rPr>
                <w:sz w:val="22"/>
                <w:szCs w:val="22"/>
              </w:rPr>
            </w:pPr>
            <w:r w:rsidRPr="00EE48CF">
              <w:rPr>
                <w:sz w:val="22"/>
                <w:szCs w:val="22"/>
              </w:rPr>
              <w:t>yh</w:t>
            </w:r>
            <w:r w:rsidR="0075485B">
              <w:rPr>
                <w:sz w:val="22"/>
                <w:szCs w:val="22"/>
              </w:rPr>
              <w:t>(</w:t>
            </w:r>
            <w:r w:rsidRPr="00EE48CF">
              <w:rPr>
                <w:sz w:val="22"/>
                <w:szCs w:val="22"/>
              </w:rPr>
              <w:t>đ)e</w:t>
            </w:r>
            <w:r w:rsidR="00942FC8">
              <w:rPr>
                <w:sz w:val="22"/>
                <w:szCs w:val="22"/>
              </w:rPr>
              <w:t>/</w:t>
            </w:r>
            <w:r w:rsidRPr="00EE48CF">
              <w:rPr>
                <w:sz w:val="22"/>
                <w:szCs w:val="22"/>
              </w:rPr>
              <w:t>t</w:t>
            </w:r>
          </w:p>
        </w:tc>
        <w:tc>
          <w:tcPr>
            <w:tcW w:w="1620" w:type="dxa"/>
            <w:tcBorders>
              <w:left w:val="nil"/>
              <w:right w:val="nil"/>
            </w:tcBorders>
          </w:tcPr>
          <w:p w14:paraId="115B0CD8" w14:textId="215B2947" w:rsidR="00EE48CF" w:rsidRPr="00EE48CF" w:rsidRDefault="00EE48CF" w:rsidP="00AD074C">
            <w:pPr>
              <w:spacing w:before="20" w:after="20"/>
              <w:rPr>
                <w:sz w:val="22"/>
                <w:szCs w:val="22"/>
              </w:rPr>
            </w:pPr>
            <w:r w:rsidRPr="00EE48CF">
              <w:rPr>
                <w:sz w:val="22"/>
                <w:szCs w:val="22"/>
              </w:rPr>
              <w:t>yks</w:t>
            </w:r>
            <w:r w:rsidR="00731CB8">
              <w:rPr>
                <w:sz w:val="22"/>
                <w:szCs w:val="22"/>
              </w:rPr>
              <w:t>/</w:t>
            </w:r>
            <w:r w:rsidRPr="00EE48CF">
              <w:rPr>
                <w:sz w:val="22"/>
                <w:szCs w:val="22"/>
              </w:rPr>
              <w:t>ii</w:t>
            </w:r>
            <w:r w:rsidR="00731CB8">
              <w:rPr>
                <w:sz w:val="22"/>
                <w:szCs w:val="22"/>
              </w:rPr>
              <w:t>/</w:t>
            </w:r>
            <w:r w:rsidRPr="00EE48CF">
              <w:rPr>
                <w:sz w:val="22"/>
                <w:szCs w:val="22"/>
              </w:rPr>
              <w:t>n ~ yks</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6D0868D9" w14:textId="2BEE42D0" w:rsidR="00EE48CF" w:rsidRPr="00EE48CF" w:rsidRDefault="00EE48CF" w:rsidP="00AD074C">
            <w:pPr>
              <w:spacing w:before="20" w:after="20"/>
              <w:rPr>
                <w:sz w:val="22"/>
                <w:szCs w:val="22"/>
              </w:rPr>
            </w:pPr>
            <w:r w:rsidRPr="00EE48CF">
              <w:rPr>
                <w:sz w:val="22"/>
                <w:szCs w:val="22"/>
              </w:rPr>
              <w:t>yks</w:t>
            </w:r>
            <w:r w:rsidR="00731CB8">
              <w:rPr>
                <w:sz w:val="22"/>
                <w:szCs w:val="22"/>
              </w:rPr>
              <w:t>/</w:t>
            </w:r>
            <w:r w:rsidRPr="00EE48CF">
              <w:rPr>
                <w:sz w:val="22"/>
                <w:szCs w:val="22"/>
              </w:rPr>
              <w:t>i</w:t>
            </w:r>
            <w:r w:rsidR="00731CB8">
              <w:rPr>
                <w:sz w:val="22"/>
                <w:szCs w:val="22"/>
              </w:rPr>
              <w:t>/</w:t>
            </w:r>
            <w:r w:rsidRPr="00EE48CF">
              <w:rPr>
                <w:sz w:val="22"/>
                <w:szCs w:val="22"/>
              </w:rPr>
              <w:t>i ~ yks</w:t>
            </w:r>
            <w:r w:rsidR="00731CB8">
              <w:rPr>
                <w:sz w:val="22"/>
                <w:szCs w:val="22"/>
              </w:rPr>
              <w:t>/</w:t>
            </w:r>
            <w:r w:rsidRPr="00EE48CF">
              <w:rPr>
                <w:sz w:val="22"/>
                <w:szCs w:val="22"/>
              </w:rPr>
              <w:t>i</w:t>
            </w:r>
            <w:r w:rsidR="00731CB8">
              <w:rPr>
                <w:sz w:val="22"/>
                <w:szCs w:val="22"/>
              </w:rPr>
              <w:t>/</w:t>
            </w:r>
            <w:r w:rsidRPr="00EE48CF">
              <w:rPr>
                <w:sz w:val="22"/>
                <w:szCs w:val="22"/>
              </w:rPr>
              <w:t>ä</w:t>
            </w:r>
          </w:p>
        </w:tc>
        <w:tc>
          <w:tcPr>
            <w:tcW w:w="1389" w:type="dxa"/>
            <w:tcBorders>
              <w:left w:val="nil"/>
              <w:right w:val="nil"/>
            </w:tcBorders>
          </w:tcPr>
          <w:p w14:paraId="76AB3761" w14:textId="03B94086" w:rsidR="00EE48CF" w:rsidRPr="00EE48CF" w:rsidRDefault="00EE48CF" w:rsidP="00AD074C">
            <w:pPr>
              <w:spacing w:before="20" w:after="20"/>
              <w:rPr>
                <w:sz w:val="22"/>
                <w:szCs w:val="22"/>
              </w:rPr>
            </w:pPr>
            <w:r w:rsidRPr="00EE48CF">
              <w:rPr>
                <w:sz w:val="22"/>
                <w:szCs w:val="22"/>
              </w:rPr>
              <w:t>yks</w:t>
            </w:r>
            <w:r w:rsidR="00731CB8">
              <w:rPr>
                <w:sz w:val="22"/>
                <w:szCs w:val="22"/>
              </w:rPr>
              <w:t>/</w:t>
            </w:r>
            <w:r w:rsidRPr="00EE48CF">
              <w:rPr>
                <w:sz w:val="22"/>
                <w:szCs w:val="22"/>
              </w:rPr>
              <w:t>i</w:t>
            </w:r>
            <w:r w:rsidR="00731CB8">
              <w:rPr>
                <w:sz w:val="22"/>
                <w:szCs w:val="22"/>
              </w:rPr>
              <w:t>/</w:t>
            </w:r>
            <w:r w:rsidRPr="00EE48CF">
              <w:rPr>
                <w:sz w:val="22"/>
                <w:szCs w:val="22"/>
              </w:rPr>
              <w:t>nä</w:t>
            </w:r>
          </w:p>
        </w:tc>
        <w:tc>
          <w:tcPr>
            <w:tcW w:w="1500" w:type="dxa"/>
            <w:tcBorders>
              <w:left w:val="nil"/>
              <w:right w:val="nil"/>
            </w:tcBorders>
          </w:tcPr>
          <w:p w14:paraId="21786978" w14:textId="7D7547BE" w:rsidR="00EE48CF" w:rsidRPr="00EE48CF" w:rsidRDefault="00EE48CF" w:rsidP="00AD074C">
            <w:pPr>
              <w:spacing w:before="20" w:after="20"/>
              <w:rPr>
                <w:sz w:val="22"/>
                <w:szCs w:val="22"/>
              </w:rPr>
            </w:pPr>
            <w:r w:rsidRPr="00EE48CF">
              <w:rPr>
                <w:sz w:val="22"/>
                <w:szCs w:val="22"/>
              </w:rPr>
              <w:t>yks</w:t>
            </w:r>
            <w:r w:rsidR="00731CB8">
              <w:rPr>
                <w:sz w:val="22"/>
                <w:szCs w:val="22"/>
              </w:rPr>
              <w:t>/</w:t>
            </w:r>
            <w:r w:rsidRPr="00EE48CF">
              <w:rPr>
                <w:sz w:val="22"/>
                <w:szCs w:val="22"/>
              </w:rPr>
              <w:t>i</w:t>
            </w:r>
            <w:r w:rsidR="00731CB8">
              <w:rPr>
                <w:sz w:val="22"/>
                <w:szCs w:val="22"/>
              </w:rPr>
              <w:t>/</w:t>
            </w:r>
            <w:r w:rsidRPr="00EE48CF">
              <w:rPr>
                <w:sz w:val="22"/>
                <w:szCs w:val="22"/>
              </w:rPr>
              <w:t>ssä</w:t>
            </w:r>
          </w:p>
        </w:tc>
        <w:tc>
          <w:tcPr>
            <w:tcW w:w="1530" w:type="dxa"/>
            <w:tcBorders>
              <w:left w:val="nil"/>
            </w:tcBorders>
          </w:tcPr>
          <w:p w14:paraId="2372E35B" w14:textId="0DD89C8F" w:rsidR="00EE48CF" w:rsidRPr="00EE48CF" w:rsidRDefault="00EE48CF" w:rsidP="00AD074C">
            <w:pPr>
              <w:spacing w:before="20" w:after="20"/>
              <w:rPr>
                <w:sz w:val="22"/>
                <w:szCs w:val="22"/>
              </w:rPr>
            </w:pPr>
            <w:r w:rsidRPr="00EE48CF">
              <w:rPr>
                <w:sz w:val="22"/>
                <w:szCs w:val="22"/>
              </w:rPr>
              <w:t>yks</w:t>
            </w:r>
            <w:r w:rsidR="00731CB8">
              <w:rPr>
                <w:sz w:val="22"/>
                <w:szCs w:val="22"/>
              </w:rPr>
              <w:t>/</w:t>
            </w:r>
            <w:r w:rsidRPr="00EE48CF">
              <w:rPr>
                <w:sz w:val="22"/>
                <w:szCs w:val="22"/>
              </w:rPr>
              <w:t>hiin</w:t>
            </w:r>
          </w:p>
        </w:tc>
      </w:tr>
      <w:tr w:rsidR="00EE48CF" w14:paraId="63237178" w14:textId="77777777" w:rsidTr="00116702">
        <w:trPr>
          <w:cantSplit/>
        </w:trPr>
        <w:tc>
          <w:tcPr>
            <w:tcW w:w="468" w:type="dxa"/>
          </w:tcPr>
          <w:p w14:paraId="6518BAB3" w14:textId="77777777" w:rsidR="00EE48CF" w:rsidRPr="00EE48CF" w:rsidRDefault="00EE48CF" w:rsidP="00AD074C">
            <w:pPr>
              <w:spacing w:before="20" w:after="20"/>
              <w:rPr>
                <w:sz w:val="22"/>
                <w:szCs w:val="22"/>
              </w:rPr>
            </w:pPr>
            <w:r w:rsidRPr="00EE48CF">
              <w:rPr>
                <w:sz w:val="22"/>
                <w:szCs w:val="22"/>
              </w:rPr>
              <w:t>2</w:t>
            </w:r>
          </w:p>
        </w:tc>
        <w:tc>
          <w:tcPr>
            <w:tcW w:w="1350" w:type="dxa"/>
            <w:tcBorders>
              <w:right w:val="nil"/>
            </w:tcBorders>
          </w:tcPr>
          <w:p w14:paraId="00BF5952" w14:textId="51A65B38" w:rsidR="00EE48CF" w:rsidRPr="00EE48CF" w:rsidRDefault="00EE48CF" w:rsidP="00AD074C">
            <w:pPr>
              <w:spacing w:before="20" w:after="20"/>
              <w:rPr>
                <w:sz w:val="22"/>
                <w:szCs w:val="22"/>
              </w:rPr>
            </w:pPr>
            <w:r w:rsidRPr="00EE48CF">
              <w:rPr>
                <w:sz w:val="22"/>
                <w:szCs w:val="22"/>
              </w:rPr>
              <w:t>kah</w:t>
            </w:r>
            <w:r w:rsidR="0075485B">
              <w:rPr>
                <w:sz w:val="22"/>
                <w:szCs w:val="22"/>
              </w:rPr>
              <w:t>(</w:t>
            </w:r>
            <w:r w:rsidRPr="00EE48CF">
              <w:rPr>
                <w:sz w:val="22"/>
                <w:szCs w:val="22"/>
              </w:rPr>
              <w:t>đ)e</w:t>
            </w:r>
            <w:r w:rsidR="00942FC8">
              <w:rPr>
                <w:sz w:val="22"/>
                <w:szCs w:val="22"/>
              </w:rPr>
              <w:t>/</w:t>
            </w:r>
            <w:r w:rsidRPr="00EE48CF">
              <w:rPr>
                <w:sz w:val="22"/>
                <w:szCs w:val="22"/>
              </w:rPr>
              <w:t>t</w:t>
            </w:r>
          </w:p>
        </w:tc>
        <w:tc>
          <w:tcPr>
            <w:tcW w:w="1620" w:type="dxa"/>
            <w:tcBorders>
              <w:left w:val="nil"/>
              <w:right w:val="nil"/>
            </w:tcBorders>
          </w:tcPr>
          <w:p w14:paraId="47D24EAB" w14:textId="5975206F" w:rsidR="00EE48CF" w:rsidRPr="00EE48CF" w:rsidRDefault="00EE48CF" w:rsidP="00AD074C">
            <w:pPr>
              <w:spacing w:before="20" w:after="20"/>
              <w:rPr>
                <w:sz w:val="22"/>
                <w:szCs w:val="22"/>
              </w:rPr>
            </w:pPr>
            <w:r w:rsidRPr="00EE48CF">
              <w:rPr>
                <w:sz w:val="22"/>
                <w:szCs w:val="22"/>
              </w:rPr>
              <w:t>kaks</w:t>
            </w:r>
            <w:r w:rsidR="00731CB8">
              <w:rPr>
                <w:sz w:val="22"/>
                <w:szCs w:val="22"/>
              </w:rPr>
              <w:t>/</w:t>
            </w:r>
            <w:r w:rsidRPr="00EE48CF">
              <w:rPr>
                <w:sz w:val="22"/>
                <w:szCs w:val="22"/>
              </w:rPr>
              <w:t>ii</w:t>
            </w:r>
            <w:r w:rsidR="00731CB8">
              <w:rPr>
                <w:sz w:val="22"/>
                <w:szCs w:val="22"/>
              </w:rPr>
              <w:t>/</w:t>
            </w:r>
            <w:r w:rsidRPr="00EE48CF">
              <w:rPr>
                <w:sz w:val="22"/>
                <w:szCs w:val="22"/>
              </w:rPr>
              <w:t>n ~ kaks</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6A20D295" w14:textId="789E50F1" w:rsidR="00EE48CF" w:rsidRPr="00EE48CF" w:rsidRDefault="00EE48CF" w:rsidP="00AD074C">
            <w:pPr>
              <w:spacing w:before="20" w:after="20"/>
              <w:rPr>
                <w:sz w:val="22"/>
                <w:szCs w:val="22"/>
              </w:rPr>
            </w:pPr>
            <w:r w:rsidRPr="00EE48CF">
              <w:rPr>
                <w:sz w:val="22"/>
                <w:szCs w:val="22"/>
              </w:rPr>
              <w:t>kaks</w:t>
            </w:r>
            <w:r w:rsidR="00731CB8">
              <w:rPr>
                <w:sz w:val="22"/>
                <w:szCs w:val="22"/>
              </w:rPr>
              <w:t>/</w:t>
            </w:r>
            <w:r w:rsidRPr="00EE48CF">
              <w:rPr>
                <w:sz w:val="22"/>
                <w:szCs w:val="22"/>
              </w:rPr>
              <w:t>i</w:t>
            </w:r>
            <w:r w:rsidR="00731CB8">
              <w:rPr>
                <w:sz w:val="22"/>
                <w:szCs w:val="22"/>
              </w:rPr>
              <w:t>/</w:t>
            </w:r>
            <w:r w:rsidRPr="00EE48CF">
              <w:rPr>
                <w:sz w:val="22"/>
                <w:szCs w:val="22"/>
              </w:rPr>
              <w:t>i ~ kaks</w:t>
            </w:r>
            <w:r w:rsidR="00731CB8">
              <w:rPr>
                <w:sz w:val="22"/>
                <w:szCs w:val="22"/>
              </w:rPr>
              <w:t>/</w:t>
            </w:r>
            <w:r w:rsidRPr="00EE48CF">
              <w:rPr>
                <w:sz w:val="22"/>
                <w:szCs w:val="22"/>
              </w:rPr>
              <w:t>i</w:t>
            </w:r>
            <w:r w:rsidR="00731CB8">
              <w:rPr>
                <w:sz w:val="22"/>
                <w:szCs w:val="22"/>
              </w:rPr>
              <w:t>/</w:t>
            </w:r>
            <w:r w:rsidRPr="00EE48CF">
              <w:rPr>
                <w:sz w:val="22"/>
                <w:szCs w:val="22"/>
              </w:rPr>
              <w:t>a</w:t>
            </w:r>
          </w:p>
        </w:tc>
        <w:tc>
          <w:tcPr>
            <w:tcW w:w="1389" w:type="dxa"/>
            <w:tcBorders>
              <w:left w:val="nil"/>
              <w:right w:val="nil"/>
            </w:tcBorders>
          </w:tcPr>
          <w:p w14:paraId="083B88FB" w14:textId="454A6D99" w:rsidR="00EE48CF" w:rsidRPr="00EE48CF" w:rsidRDefault="00EE48CF" w:rsidP="00AD074C">
            <w:pPr>
              <w:spacing w:before="20" w:after="20"/>
              <w:rPr>
                <w:sz w:val="22"/>
                <w:szCs w:val="22"/>
              </w:rPr>
            </w:pPr>
            <w:r w:rsidRPr="00EE48CF">
              <w:rPr>
                <w:sz w:val="22"/>
                <w:szCs w:val="22"/>
              </w:rPr>
              <w:t>kaks</w:t>
            </w:r>
            <w:r w:rsidR="00731CB8">
              <w:rPr>
                <w:sz w:val="22"/>
                <w:szCs w:val="22"/>
              </w:rPr>
              <w:t>/</w:t>
            </w:r>
            <w:r w:rsidRPr="00EE48CF">
              <w:rPr>
                <w:sz w:val="22"/>
                <w:szCs w:val="22"/>
              </w:rPr>
              <w:t>i</w:t>
            </w:r>
            <w:r w:rsidR="00731CB8">
              <w:rPr>
                <w:sz w:val="22"/>
                <w:szCs w:val="22"/>
              </w:rPr>
              <w:t>/</w:t>
            </w:r>
            <w:r w:rsidRPr="00EE48CF">
              <w:rPr>
                <w:sz w:val="22"/>
                <w:szCs w:val="22"/>
              </w:rPr>
              <w:t>na</w:t>
            </w:r>
          </w:p>
        </w:tc>
        <w:tc>
          <w:tcPr>
            <w:tcW w:w="1500" w:type="dxa"/>
            <w:tcBorders>
              <w:left w:val="nil"/>
              <w:right w:val="nil"/>
            </w:tcBorders>
          </w:tcPr>
          <w:p w14:paraId="6F02B968" w14:textId="3048DAA5" w:rsidR="00EE48CF" w:rsidRPr="00EE48CF" w:rsidRDefault="00EE48CF" w:rsidP="00AD074C">
            <w:pPr>
              <w:spacing w:before="20" w:after="20"/>
              <w:rPr>
                <w:sz w:val="22"/>
                <w:szCs w:val="22"/>
              </w:rPr>
            </w:pPr>
            <w:r w:rsidRPr="00EE48CF">
              <w:rPr>
                <w:sz w:val="22"/>
                <w:szCs w:val="22"/>
              </w:rPr>
              <w:t>kaks</w:t>
            </w:r>
            <w:r w:rsidR="00731CB8">
              <w:rPr>
                <w:sz w:val="22"/>
                <w:szCs w:val="22"/>
              </w:rPr>
              <w:t>/</w:t>
            </w:r>
            <w:r w:rsidRPr="00EE48CF">
              <w:rPr>
                <w:sz w:val="22"/>
                <w:szCs w:val="22"/>
              </w:rPr>
              <w:t>i</w:t>
            </w:r>
            <w:r w:rsidR="00731CB8">
              <w:rPr>
                <w:sz w:val="22"/>
                <w:szCs w:val="22"/>
              </w:rPr>
              <w:t>/</w:t>
            </w:r>
            <w:r w:rsidRPr="00EE48CF">
              <w:rPr>
                <w:sz w:val="22"/>
                <w:szCs w:val="22"/>
              </w:rPr>
              <w:t>ssa</w:t>
            </w:r>
          </w:p>
        </w:tc>
        <w:tc>
          <w:tcPr>
            <w:tcW w:w="1530" w:type="dxa"/>
            <w:tcBorders>
              <w:left w:val="nil"/>
            </w:tcBorders>
          </w:tcPr>
          <w:p w14:paraId="568FBBC6" w14:textId="49FAC854" w:rsidR="00EE48CF" w:rsidRPr="00EE48CF" w:rsidRDefault="00EE48CF" w:rsidP="00AD074C">
            <w:pPr>
              <w:spacing w:before="20" w:after="20"/>
              <w:rPr>
                <w:sz w:val="22"/>
                <w:szCs w:val="22"/>
              </w:rPr>
            </w:pPr>
            <w:r w:rsidRPr="00EE48CF">
              <w:rPr>
                <w:sz w:val="22"/>
                <w:szCs w:val="22"/>
              </w:rPr>
              <w:t>kaks</w:t>
            </w:r>
            <w:r w:rsidR="00731CB8">
              <w:rPr>
                <w:sz w:val="22"/>
                <w:szCs w:val="22"/>
              </w:rPr>
              <w:t>/</w:t>
            </w:r>
            <w:r w:rsidRPr="00EE48CF">
              <w:rPr>
                <w:sz w:val="22"/>
                <w:szCs w:val="22"/>
              </w:rPr>
              <w:t>hiin</w:t>
            </w:r>
          </w:p>
        </w:tc>
      </w:tr>
      <w:tr w:rsidR="00EE48CF" w14:paraId="7562ED36" w14:textId="77777777" w:rsidTr="00116702">
        <w:trPr>
          <w:cantSplit/>
        </w:trPr>
        <w:tc>
          <w:tcPr>
            <w:tcW w:w="468" w:type="dxa"/>
          </w:tcPr>
          <w:p w14:paraId="61C500ED" w14:textId="77777777" w:rsidR="00EE48CF" w:rsidRPr="00EE48CF" w:rsidRDefault="00EE48CF" w:rsidP="00AD074C">
            <w:pPr>
              <w:spacing w:before="20" w:after="20"/>
              <w:rPr>
                <w:sz w:val="22"/>
                <w:szCs w:val="22"/>
              </w:rPr>
            </w:pPr>
            <w:r w:rsidRPr="00EE48CF">
              <w:rPr>
                <w:sz w:val="22"/>
                <w:szCs w:val="22"/>
              </w:rPr>
              <w:t>3</w:t>
            </w:r>
          </w:p>
        </w:tc>
        <w:tc>
          <w:tcPr>
            <w:tcW w:w="1350" w:type="dxa"/>
            <w:tcBorders>
              <w:right w:val="nil"/>
            </w:tcBorders>
          </w:tcPr>
          <w:p w14:paraId="5DC1795C" w14:textId="760651E6" w:rsidR="00EE48CF" w:rsidRPr="00EE48CF" w:rsidRDefault="00EE48CF" w:rsidP="00AD074C">
            <w:pPr>
              <w:spacing w:before="20" w:after="20"/>
              <w:rPr>
                <w:sz w:val="22"/>
                <w:szCs w:val="22"/>
              </w:rPr>
            </w:pPr>
            <w:r w:rsidRPr="00EE48CF">
              <w:rPr>
                <w:sz w:val="22"/>
                <w:szCs w:val="22"/>
              </w:rPr>
              <w:t>kolme</w:t>
            </w:r>
            <w:r w:rsidR="00942FC8">
              <w:rPr>
                <w:sz w:val="22"/>
                <w:szCs w:val="22"/>
              </w:rPr>
              <w:t>/</w:t>
            </w:r>
            <w:r w:rsidRPr="00EE48CF">
              <w:rPr>
                <w:sz w:val="22"/>
                <w:szCs w:val="22"/>
              </w:rPr>
              <w:t>t</w:t>
            </w:r>
          </w:p>
        </w:tc>
        <w:tc>
          <w:tcPr>
            <w:tcW w:w="1620" w:type="dxa"/>
            <w:tcBorders>
              <w:left w:val="nil"/>
              <w:right w:val="nil"/>
            </w:tcBorders>
          </w:tcPr>
          <w:p w14:paraId="6259A286" w14:textId="00BD421F" w:rsidR="00EE48CF" w:rsidRPr="00EE48CF" w:rsidRDefault="00EE48CF" w:rsidP="00AD074C">
            <w:pPr>
              <w:spacing w:before="20" w:after="20"/>
              <w:rPr>
                <w:sz w:val="22"/>
                <w:szCs w:val="22"/>
              </w:rPr>
            </w:pPr>
            <w:r w:rsidRPr="00EE48CF">
              <w:rPr>
                <w:sz w:val="22"/>
                <w:szCs w:val="22"/>
              </w:rPr>
              <w:t>kolm</w:t>
            </w:r>
            <w:r w:rsidR="00731CB8">
              <w:rPr>
                <w:sz w:val="22"/>
                <w:szCs w:val="22"/>
              </w:rPr>
              <w:t>/</w:t>
            </w:r>
            <w:r w:rsidRPr="00EE48CF">
              <w:rPr>
                <w:sz w:val="22"/>
                <w:szCs w:val="22"/>
              </w:rPr>
              <w:t>ii</w:t>
            </w:r>
            <w:r w:rsidR="00731CB8">
              <w:rPr>
                <w:sz w:val="22"/>
                <w:szCs w:val="22"/>
              </w:rPr>
              <w:t>/</w:t>
            </w:r>
            <w:r w:rsidRPr="00EE48CF">
              <w:rPr>
                <w:sz w:val="22"/>
                <w:szCs w:val="22"/>
              </w:rPr>
              <w:t>n ~ kolm</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23BCE24C" w14:textId="77777777" w:rsidR="00EE48CF" w:rsidRPr="00EE48CF" w:rsidRDefault="00EE48CF" w:rsidP="00AD074C">
            <w:pPr>
              <w:spacing w:before="20" w:after="20"/>
              <w:rPr>
                <w:sz w:val="22"/>
                <w:szCs w:val="22"/>
              </w:rPr>
            </w:pPr>
            <w:r w:rsidRPr="00EE48CF">
              <w:rPr>
                <w:sz w:val="22"/>
                <w:szCs w:val="22"/>
              </w:rPr>
              <w:t>kolmii ~ kolmia</w:t>
            </w:r>
          </w:p>
        </w:tc>
        <w:tc>
          <w:tcPr>
            <w:tcW w:w="1389" w:type="dxa"/>
            <w:tcBorders>
              <w:left w:val="nil"/>
              <w:right w:val="nil"/>
            </w:tcBorders>
          </w:tcPr>
          <w:p w14:paraId="20423B81" w14:textId="74975501" w:rsidR="00EE48CF" w:rsidRPr="00EE48CF" w:rsidRDefault="00EE48CF" w:rsidP="00AD074C">
            <w:pPr>
              <w:spacing w:before="20" w:after="20"/>
              <w:rPr>
                <w:sz w:val="22"/>
                <w:szCs w:val="22"/>
              </w:rPr>
            </w:pPr>
            <w:r w:rsidRPr="00EE48CF">
              <w:rPr>
                <w:sz w:val="22"/>
                <w:szCs w:val="22"/>
              </w:rPr>
              <w:t>kolm</w:t>
            </w:r>
            <w:r w:rsidR="00731CB8">
              <w:rPr>
                <w:sz w:val="22"/>
                <w:szCs w:val="22"/>
              </w:rPr>
              <w:t>/</w:t>
            </w:r>
            <w:r w:rsidRPr="00EE48CF">
              <w:rPr>
                <w:sz w:val="22"/>
                <w:szCs w:val="22"/>
              </w:rPr>
              <w:t>i</w:t>
            </w:r>
            <w:r w:rsidR="00731CB8">
              <w:rPr>
                <w:sz w:val="22"/>
                <w:szCs w:val="22"/>
              </w:rPr>
              <w:t>/</w:t>
            </w:r>
            <w:r w:rsidRPr="00EE48CF">
              <w:rPr>
                <w:sz w:val="22"/>
                <w:szCs w:val="22"/>
              </w:rPr>
              <w:t>na</w:t>
            </w:r>
          </w:p>
        </w:tc>
        <w:tc>
          <w:tcPr>
            <w:tcW w:w="1500" w:type="dxa"/>
            <w:tcBorders>
              <w:left w:val="nil"/>
              <w:right w:val="nil"/>
            </w:tcBorders>
          </w:tcPr>
          <w:p w14:paraId="27F178B1" w14:textId="60B79EA2" w:rsidR="00EE48CF" w:rsidRPr="00EE48CF" w:rsidRDefault="00EE48CF" w:rsidP="00AD074C">
            <w:pPr>
              <w:spacing w:before="20" w:after="20"/>
              <w:rPr>
                <w:sz w:val="22"/>
                <w:szCs w:val="22"/>
              </w:rPr>
            </w:pPr>
            <w:r w:rsidRPr="00EE48CF">
              <w:rPr>
                <w:sz w:val="22"/>
                <w:szCs w:val="22"/>
              </w:rPr>
              <w:t>kolm</w:t>
            </w:r>
            <w:r w:rsidR="00731CB8">
              <w:rPr>
                <w:sz w:val="22"/>
                <w:szCs w:val="22"/>
              </w:rPr>
              <w:t>/</w:t>
            </w:r>
            <w:r w:rsidRPr="00EE48CF">
              <w:rPr>
                <w:sz w:val="22"/>
                <w:szCs w:val="22"/>
              </w:rPr>
              <w:t>i</w:t>
            </w:r>
            <w:r w:rsidR="00731CB8">
              <w:rPr>
                <w:sz w:val="22"/>
                <w:szCs w:val="22"/>
              </w:rPr>
              <w:t>/</w:t>
            </w:r>
            <w:r w:rsidRPr="00EE48CF">
              <w:rPr>
                <w:sz w:val="22"/>
                <w:szCs w:val="22"/>
              </w:rPr>
              <w:t>ssa</w:t>
            </w:r>
          </w:p>
        </w:tc>
        <w:tc>
          <w:tcPr>
            <w:tcW w:w="1530" w:type="dxa"/>
            <w:tcBorders>
              <w:left w:val="nil"/>
            </w:tcBorders>
          </w:tcPr>
          <w:p w14:paraId="75AFD3F2" w14:textId="34E42911" w:rsidR="00EE48CF" w:rsidRPr="00EE48CF" w:rsidRDefault="00EE48CF" w:rsidP="00AD074C">
            <w:pPr>
              <w:spacing w:before="20" w:after="20"/>
              <w:rPr>
                <w:sz w:val="22"/>
                <w:szCs w:val="22"/>
              </w:rPr>
            </w:pPr>
            <w:r w:rsidRPr="00EE48CF">
              <w:rPr>
                <w:sz w:val="22"/>
                <w:szCs w:val="22"/>
              </w:rPr>
              <w:t>kolm</w:t>
            </w:r>
            <w:r w:rsidR="00731CB8">
              <w:rPr>
                <w:sz w:val="22"/>
                <w:szCs w:val="22"/>
              </w:rPr>
              <w:t>/</w:t>
            </w:r>
            <w:r w:rsidRPr="00EE48CF">
              <w:rPr>
                <w:sz w:val="22"/>
                <w:szCs w:val="22"/>
              </w:rPr>
              <w:t>hiin</w:t>
            </w:r>
          </w:p>
        </w:tc>
      </w:tr>
      <w:tr w:rsidR="00EE48CF" w14:paraId="4FC3C49D" w14:textId="77777777" w:rsidTr="00116702">
        <w:trPr>
          <w:cantSplit/>
        </w:trPr>
        <w:tc>
          <w:tcPr>
            <w:tcW w:w="468" w:type="dxa"/>
          </w:tcPr>
          <w:p w14:paraId="6F332C06" w14:textId="77777777" w:rsidR="00EE48CF" w:rsidRPr="00EE48CF" w:rsidRDefault="00EE48CF" w:rsidP="00AD074C">
            <w:pPr>
              <w:spacing w:before="20" w:after="20"/>
              <w:rPr>
                <w:sz w:val="22"/>
                <w:szCs w:val="22"/>
              </w:rPr>
            </w:pPr>
            <w:r w:rsidRPr="00EE48CF">
              <w:rPr>
                <w:sz w:val="22"/>
                <w:szCs w:val="22"/>
              </w:rPr>
              <w:t>4</w:t>
            </w:r>
          </w:p>
        </w:tc>
        <w:tc>
          <w:tcPr>
            <w:tcW w:w="1350" w:type="dxa"/>
            <w:tcBorders>
              <w:right w:val="nil"/>
            </w:tcBorders>
          </w:tcPr>
          <w:p w14:paraId="192CC251" w14:textId="4C27E8F6" w:rsidR="00EE48CF" w:rsidRPr="00EE48CF" w:rsidRDefault="00EE48CF" w:rsidP="00AD074C">
            <w:pPr>
              <w:spacing w:before="20" w:after="20"/>
              <w:rPr>
                <w:sz w:val="22"/>
                <w:szCs w:val="22"/>
              </w:rPr>
            </w:pPr>
            <w:r w:rsidRPr="00EE48CF">
              <w:rPr>
                <w:sz w:val="22"/>
                <w:szCs w:val="22"/>
              </w:rPr>
              <w:t>nelje</w:t>
            </w:r>
            <w:r w:rsidR="00942FC8">
              <w:rPr>
                <w:sz w:val="22"/>
                <w:szCs w:val="22"/>
              </w:rPr>
              <w:t>/</w:t>
            </w:r>
            <w:r w:rsidRPr="00EE48CF">
              <w:rPr>
                <w:sz w:val="22"/>
                <w:szCs w:val="22"/>
              </w:rPr>
              <w:t>t ~ neljä</w:t>
            </w:r>
            <w:r w:rsidR="00942FC8">
              <w:rPr>
                <w:sz w:val="22"/>
                <w:szCs w:val="22"/>
              </w:rPr>
              <w:t>/</w:t>
            </w:r>
            <w:r w:rsidRPr="00EE48CF">
              <w:rPr>
                <w:sz w:val="22"/>
                <w:szCs w:val="22"/>
              </w:rPr>
              <w:t>t</w:t>
            </w:r>
          </w:p>
        </w:tc>
        <w:tc>
          <w:tcPr>
            <w:tcW w:w="1620" w:type="dxa"/>
            <w:tcBorders>
              <w:left w:val="nil"/>
              <w:right w:val="nil"/>
            </w:tcBorders>
          </w:tcPr>
          <w:p w14:paraId="652752B3" w14:textId="3EE0E251" w:rsidR="00EE48CF" w:rsidRPr="00EE48CF" w:rsidRDefault="00EE48CF" w:rsidP="00AD074C">
            <w:pPr>
              <w:spacing w:before="20" w:after="20"/>
              <w:rPr>
                <w:sz w:val="22"/>
                <w:szCs w:val="22"/>
              </w:rPr>
            </w:pPr>
            <w:r w:rsidRPr="00EE48CF">
              <w:rPr>
                <w:sz w:val="22"/>
                <w:szCs w:val="22"/>
              </w:rPr>
              <w:t>nelj</w:t>
            </w:r>
            <w:r w:rsidR="00731CB8">
              <w:rPr>
                <w:sz w:val="22"/>
                <w:szCs w:val="22"/>
              </w:rPr>
              <w:t>/</w:t>
            </w:r>
            <w:r w:rsidRPr="00EE48CF">
              <w:rPr>
                <w:sz w:val="22"/>
                <w:szCs w:val="22"/>
              </w:rPr>
              <w:t>ii</w:t>
            </w:r>
            <w:r w:rsidR="00731CB8">
              <w:rPr>
                <w:sz w:val="22"/>
                <w:szCs w:val="22"/>
              </w:rPr>
              <w:t>/</w:t>
            </w:r>
            <w:r w:rsidRPr="00EE48CF">
              <w:rPr>
                <w:sz w:val="22"/>
                <w:szCs w:val="22"/>
              </w:rPr>
              <w:t>n ~ nelj</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309C7C7D" w14:textId="544E19C3" w:rsidR="00EE48CF" w:rsidRPr="00EE48CF" w:rsidRDefault="00EE48CF" w:rsidP="00AD074C">
            <w:pPr>
              <w:spacing w:before="20" w:after="20"/>
              <w:rPr>
                <w:sz w:val="22"/>
                <w:szCs w:val="22"/>
              </w:rPr>
            </w:pPr>
            <w:r w:rsidRPr="00EE48CF">
              <w:rPr>
                <w:sz w:val="22"/>
                <w:szCs w:val="22"/>
              </w:rPr>
              <w:t>nelj</w:t>
            </w:r>
            <w:r w:rsidR="00731CB8">
              <w:rPr>
                <w:sz w:val="22"/>
                <w:szCs w:val="22"/>
              </w:rPr>
              <w:t>/</w:t>
            </w:r>
            <w:r w:rsidRPr="00EE48CF">
              <w:rPr>
                <w:sz w:val="22"/>
                <w:szCs w:val="22"/>
              </w:rPr>
              <w:t>i</w:t>
            </w:r>
            <w:r w:rsidR="00731CB8">
              <w:rPr>
                <w:sz w:val="22"/>
                <w:szCs w:val="22"/>
              </w:rPr>
              <w:t>/</w:t>
            </w:r>
            <w:r w:rsidRPr="00EE48CF">
              <w:rPr>
                <w:sz w:val="22"/>
                <w:szCs w:val="22"/>
              </w:rPr>
              <w:t>i ~ nelj</w:t>
            </w:r>
            <w:r w:rsidR="00731CB8">
              <w:rPr>
                <w:sz w:val="22"/>
                <w:szCs w:val="22"/>
              </w:rPr>
              <w:t>/</w:t>
            </w:r>
            <w:r w:rsidRPr="00EE48CF">
              <w:rPr>
                <w:sz w:val="22"/>
                <w:szCs w:val="22"/>
              </w:rPr>
              <w:t>i</w:t>
            </w:r>
            <w:r w:rsidR="00731CB8">
              <w:rPr>
                <w:sz w:val="22"/>
                <w:szCs w:val="22"/>
              </w:rPr>
              <w:t>/</w:t>
            </w:r>
            <w:r w:rsidRPr="00EE48CF">
              <w:rPr>
                <w:sz w:val="22"/>
                <w:szCs w:val="22"/>
              </w:rPr>
              <w:t>ä</w:t>
            </w:r>
          </w:p>
        </w:tc>
        <w:tc>
          <w:tcPr>
            <w:tcW w:w="1389" w:type="dxa"/>
            <w:tcBorders>
              <w:left w:val="nil"/>
              <w:right w:val="nil"/>
            </w:tcBorders>
          </w:tcPr>
          <w:p w14:paraId="7E608A9E" w14:textId="12BB5071" w:rsidR="00EE48CF" w:rsidRPr="00EE48CF" w:rsidRDefault="00EE48CF" w:rsidP="00AD074C">
            <w:pPr>
              <w:spacing w:before="20" w:after="20"/>
              <w:rPr>
                <w:sz w:val="22"/>
                <w:szCs w:val="22"/>
              </w:rPr>
            </w:pPr>
            <w:r w:rsidRPr="00EE48CF">
              <w:rPr>
                <w:sz w:val="22"/>
                <w:szCs w:val="22"/>
              </w:rPr>
              <w:t>nelj</w:t>
            </w:r>
            <w:r w:rsidR="00731CB8">
              <w:rPr>
                <w:sz w:val="22"/>
                <w:szCs w:val="22"/>
              </w:rPr>
              <w:t>/</w:t>
            </w:r>
            <w:r w:rsidRPr="00EE48CF">
              <w:rPr>
                <w:sz w:val="22"/>
                <w:szCs w:val="22"/>
              </w:rPr>
              <w:t>i</w:t>
            </w:r>
            <w:r w:rsidR="00731CB8">
              <w:rPr>
                <w:sz w:val="22"/>
                <w:szCs w:val="22"/>
              </w:rPr>
              <w:t>/</w:t>
            </w:r>
            <w:r w:rsidRPr="00EE48CF">
              <w:rPr>
                <w:sz w:val="22"/>
                <w:szCs w:val="22"/>
              </w:rPr>
              <w:t>nä</w:t>
            </w:r>
          </w:p>
        </w:tc>
        <w:tc>
          <w:tcPr>
            <w:tcW w:w="1500" w:type="dxa"/>
            <w:tcBorders>
              <w:left w:val="nil"/>
              <w:right w:val="nil"/>
            </w:tcBorders>
          </w:tcPr>
          <w:p w14:paraId="58B2CCFA" w14:textId="5E06B105" w:rsidR="00EE48CF" w:rsidRPr="00EE48CF" w:rsidRDefault="00EE48CF" w:rsidP="00AD074C">
            <w:pPr>
              <w:spacing w:before="20" w:after="20"/>
              <w:rPr>
                <w:sz w:val="22"/>
                <w:szCs w:val="22"/>
              </w:rPr>
            </w:pPr>
            <w:r w:rsidRPr="00EE48CF">
              <w:rPr>
                <w:sz w:val="22"/>
                <w:szCs w:val="22"/>
              </w:rPr>
              <w:t>nelj</w:t>
            </w:r>
            <w:r w:rsidR="00731CB8">
              <w:rPr>
                <w:sz w:val="22"/>
                <w:szCs w:val="22"/>
              </w:rPr>
              <w:t>/</w:t>
            </w:r>
            <w:r w:rsidRPr="00EE48CF">
              <w:rPr>
                <w:sz w:val="22"/>
                <w:szCs w:val="22"/>
              </w:rPr>
              <w:t>i</w:t>
            </w:r>
            <w:r w:rsidR="00731CB8">
              <w:rPr>
                <w:sz w:val="22"/>
                <w:szCs w:val="22"/>
              </w:rPr>
              <w:t>/</w:t>
            </w:r>
            <w:r w:rsidRPr="00EE48CF">
              <w:rPr>
                <w:sz w:val="22"/>
                <w:szCs w:val="22"/>
              </w:rPr>
              <w:t>ssä</w:t>
            </w:r>
          </w:p>
        </w:tc>
        <w:tc>
          <w:tcPr>
            <w:tcW w:w="1530" w:type="dxa"/>
            <w:tcBorders>
              <w:left w:val="nil"/>
            </w:tcBorders>
          </w:tcPr>
          <w:p w14:paraId="5E6E7D24" w14:textId="30082FE4" w:rsidR="00EE48CF" w:rsidRPr="00EE48CF" w:rsidRDefault="00EE48CF" w:rsidP="00AD074C">
            <w:pPr>
              <w:spacing w:before="20" w:after="20"/>
              <w:rPr>
                <w:sz w:val="22"/>
                <w:szCs w:val="22"/>
              </w:rPr>
            </w:pPr>
            <w:r w:rsidRPr="00EE48CF">
              <w:rPr>
                <w:sz w:val="22"/>
                <w:szCs w:val="22"/>
              </w:rPr>
              <w:t>nelj</w:t>
            </w:r>
            <w:r w:rsidR="00731CB8">
              <w:rPr>
                <w:sz w:val="22"/>
                <w:szCs w:val="22"/>
              </w:rPr>
              <w:t>/</w:t>
            </w:r>
            <w:r w:rsidRPr="00EE48CF">
              <w:rPr>
                <w:sz w:val="22"/>
                <w:szCs w:val="22"/>
              </w:rPr>
              <w:t>hiin</w:t>
            </w:r>
          </w:p>
        </w:tc>
      </w:tr>
      <w:tr w:rsidR="00EE48CF" w14:paraId="76748AC9" w14:textId="77777777" w:rsidTr="00116702">
        <w:trPr>
          <w:cantSplit/>
        </w:trPr>
        <w:tc>
          <w:tcPr>
            <w:tcW w:w="468" w:type="dxa"/>
          </w:tcPr>
          <w:p w14:paraId="245AA283" w14:textId="77777777" w:rsidR="00EE48CF" w:rsidRPr="00EE48CF" w:rsidRDefault="00EE48CF" w:rsidP="00AD074C">
            <w:pPr>
              <w:spacing w:before="20" w:after="20"/>
              <w:rPr>
                <w:sz w:val="22"/>
                <w:szCs w:val="22"/>
              </w:rPr>
            </w:pPr>
            <w:r w:rsidRPr="00EE48CF">
              <w:rPr>
                <w:sz w:val="22"/>
                <w:szCs w:val="22"/>
              </w:rPr>
              <w:t>5</w:t>
            </w:r>
          </w:p>
        </w:tc>
        <w:tc>
          <w:tcPr>
            <w:tcW w:w="1350" w:type="dxa"/>
            <w:tcBorders>
              <w:right w:val="nil"/>
            </w:tcBorders>
          </w:tcPr>
          <w:p w14:paraId="44194F82" w14:textId="3221123D" w:rsidR="00EE48CF" w:rsidRPr="00EE48CF" w:rsidRDefault="00EE48CF" w:rsidP="00AD074C">
            <w:pPr>
              <w:spacing w:before="20" w:after="20"/>
              <w:rPr>
                <w:sz w:val="22"/>
                <w:szCs w:val="22"/>
              </w:rPr>
            </w:pPr>
            <w:r w:rsidRPr="00EE48CF">
              <w:rPr>
                <w:sz w:val="22"/>
                <w:szCs w:val="22"/>
              </w:rPr>
              <w:t>vii</w:t>
            </w:r>
            <w:r w:rsidR="0075485B">
              <w:rPr>
                <w:sz w:val="22"/>
                <w:szCs w:val="22"/>
              </w:rPr>
              <w:t>(</w:t>
            </w:r>
            <w:r w:rsidRPr="00EE48CF">
              <w:rPr>
                <w:sz w:val="22"/>
                <w:szCs w:val="22"/>
              </w:rPr>
              <w:t>đ)e</w:t>
            </w:r>
            <w:r w:rsidR="00942FC8">
              <w:rPr>
                <w:sz w:val="22"/>
                <w:szCs w:val="22"/>
              </w:rPr>
              <w:t>/</w:t>
            </w:r>
            <w:r w:rsidRPr="00EE48CF">
              <w:rPr>
                <w:sz w:val="22"/>
                <w:szCs w:val="22"/>
              </w:rPr>
              <w:t>t</w:t>
            </w:r>
          </w:p>
        </w:tc>
        <w:tc>
          <w:tcPr>
            <w:tcW w:w="1620" w:type="dxa"/>
            <w:tcBorders>
              <w:left w:val="nil"/>
              <w:right w:val="nil"/>
            </w:tcBorders>
          </w:tcPr>
          <w:p w14:paraId="1A0C18DA" w14:textId="5367AF7C" w:rsidR="00EE48CF" w:rsidRPr="00EE48CF" w:rsidRDefault="00EE48CF" w:rsidP="00AD074C">
            <w:pPr>
              <w:spacing w:before="20" w:after="20"/>
              <w:rPr>
                <w:sz w:val="22"/>
                <w:szCs w:val="22"/>
              </w:rPr>
            </w:pPr>
            <w:r w:rsidRPr="00EE48CF">
              <w:rPr>
                <w:sz w:val="22"/>
                <w:szCs w:val="22"/>
              </w:rPr>
              <w:t>viiss</w:t>
            </w:r>
            <w:r w:rsidR="00731CB8">
              <w:rPr>
                <w:sz w:val="22"/>
                <w:szCs w:val="22"/>
              </w:rPr>
              <w:t>/</w:t>
            </w:r>
            <w:r w:rsidRPr="00EE48CF">
              <w:rPr>
                <w:sz w:val="22"/>
                <w:szCs w:val="22"/>
              </w:rPr>
              <w:t>ii</w:t>
            </w:r>
            <w:r w:rsidR="00731CB8">
              <w:rPr>
                <w:sz w:val="22"/>
                <w:szCs w:val="22"/>
              </w:rPr>
              <w:t>/</w:t>
            </w:r>
            <w:r w:rsidRPr="00EE48CF">
              <w:rPr>
                <w:sz w:val="22"/>
                <w:szCs w:val="22"/>
              </w:rPr>
              <w:t>n ~ viis</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5D2228E1" w14:textId="062BB7AE" w:rsidR="00EE48CF" w:rsidRPr="00EE48CF" w:rsidRDefault="00EE48CF" w:rsidP="00AD074C">
            <w:pPr>
              <w:spacing w:before="20" w:after="20"/>
              <w:rPr>
                <w:sz w:val="22"/>
                <w:szCs w:val="22"/>
              </w:rPr>
            </w:pPr>
            <w:r w:rsidRPr="00EE48CF">
              <w:rPr>
                <w:sz w:val="22"/>
                <w:szCs w:val="22"/>
              </w:rPr>
              <w:t>viiss</w:t>
            </w:r>
            <w:r w:rsidR="00731CB8">
              <w:rPr>
                <w:sz w:val="22"/>
                <w:szCs w:val="22"/>
              </w:rPr>
              <w:t>/</w:t>
            </w:r>
            <w:r w:rsidRPr="00EE48CF">
              <w:rPr>
                <w:sz w:val="22"/>
                <w:szCs w:val="22"/>
              </w:rPr>
              <w:t>i</w:t>
            </w:r>
            <w:r w:rsidR="00731CB8">
              <w:rPr>
                <w:sz w:val="22"/>
                <w:szCs w:val="22"/>
              </w:rPr>
              <w:t>/</w:t>
            </w:r>
            <w:r w:rsidRPr="00EE48CF">
              <w:rPr>
                <w:sz w:val="22"/>
                <w:szCs w:val="22"/>
              </w:rPr>
              <w:t>i ~ viis</w:t>
            </w:r>
            <w:r w:rsidR="00731CB8">
              <w:rPr>
                <w:sz w:val="22"/>
                <w:szCs w:val="22"/>
              </w:rPr>
              <w:t>/</w:t>
            </w:r>
            <w:r w:rsidRPr="00EE48CF">
              <w:rPr>
                <w:sz w:val="22"/>
                <w:szCs w:val="22"/>
              </w:rPr>
              <w:t>i</w:t>
            </w:r>
            <w:r w:rsidR="00731CB8">
              <w:rPr>
                <w:sz w:val="22"/>
                <w:szCs w:val="22"/>
              </w:rPr>
              <w:t>/</w:t>
            </w:r>
            <w:r w:rsidRPr="00EE48CF">
              <w:rPr>
                <w:sz w:val="22"/>
                <w:szCs w:val="22"/>
              </w:rPr>
              <w:t>ä</w:t>
            </w:r>
          </w:p>
        </w:tc>
        <w:tc>
          <w:tcPr>
            <w:tcW w:w="1389" w:type="dxa"/>
            <w:tcBorders>
              <w:left w:val="nil"/>
              <w:right w:val="nil"/>
            </w:tcBorders>
          </w:tcPr>
          <w:p w14:paraId="028716BC" w14:textId="0C34DE25" w:rsidR="00EE48CF" w:rsidRPr="00EE48CF" w:rsidRDefault="00EE48CF" w:rsidP="00AD074C">
            <w:pPr>
              <w:spacing w:before="20" w:after="20"/>
              <w:rPr>
                <w:sz w:val="22"/>
                <w:szCs w:val="22"/>
              </w:rPr>
            </w:pPr>
            <w:r w:rsidRPr="00EE48CF">
              <w:rPr>
                <w:sz w:val="22"/>
                <w:szCs w:val="22"/>
              </w:rPr>
              <w:t>viis</w:t>
            </w:r>
            <w:r w:rsidR="00731CB8">
              <w:rPr>
                <w:sz w:val="22"/>
                <w:szCs w:val="22"/>
              </w:rPr>
              <w:t>/</w:t>
            </w:r>
            <w:r w:rsidRPr="00EE48CF">
              <w:rPr>
                <w:sz w:val="22"/>
                <w:szCs w:val="22"/>
              </w:rPr>
              <w:t>i</w:t>
            </w:r>
            <w:r w:rsidR="00731CB8">
              <w:rPr>
                <w:sz w:val="22"/>
                <w:szCs w:val="22"/>
              </w:rPr>
              <w:t>/</w:t>
            </w:r>
            <w:r w:rsidRPr="00EE48CF">
              <w:rPr>
                <w:sz w:val="22"/>
                <w:szCs w:val="22"/>
              </w:rPr>
              <w:t>nä</w:t>
            </w:r>
          </w:p>
        </w:tc>
        <w:tc>
          <w:tcPr>
            <w:tcW w:w="1500" w:type="dxa"/>
            <w:tcBorders>
              <w:left w:val="nil"/>
              <w:right w:val="nil"/>
            </w:tcBorders>
          </w:tcPr>
          <w:p w14:paraId="137FD95B" w14:textId="4A18E5E8" w:rsidR="00EE48CF" w:rsidRPr="00EE48CF" w:rsidRDefault="00EE48CF" w:rsidP="00AD074C">
            <w:pPr>
              <w:spacing w:before="20" w:after="20"/>
              <w:rPr>
                <w:sz w:val="22"/>
                <w:szCs w:val="22"/>
              </w:rPr>
            </w:pPr>
            <w:r w:rsidRPr="00EE48CF">
              <w:rPr>
                <w:sz w:val="22"/>
                <w:szCs w:val="22"/>
              </w:rPr>
              <w:t>viis</w:t>
            </w:r>
            <w:r w:rsidR="00731CB8">
              <w:rPr>
                <w:sz w:val="22"/>
                <w:szCs w:val="22"/>
              </w:rPr>
              <w:t>/</w:t>
            </w:r>
            <w:r w:rsidRPr="00EE48CF">
              <w:rPr>
                <w:sz w:val="22"/>
                <w:szCs w:val="22"/>
              </w:rPr>
              <w:t>i</w:t>
            </w:r>
            <w:r w:rsidR="00731CB8">
              <w:rPr>
                <w:sz w:val="22"/>
                <w:szCs w:val="22"/>
              </w:rPr>
              <w:t>/</w:t>
            </w:r>
            <w:r w:rsidRPr="00EE48CF">
              <w:rPr>
                <w:sz w:val="22"/>
                <w:szCs w:val="22"/>
              </w:rPr>
              <w:t>ssä</w:t>
            </w:r>
          </w:p>
        </w:tc>
        <w:tc>
          <w:tcPr>
            <w:tcW w:w="1530" w:type="dxa"/>
            <w:tcBorders>
              <w:left w:val="nil"/>
            </w:tcBorders>
          </w:tcPr>
          <w:p w14:paraId="2AC22E3C" w14:textId="452218F1" w:rsidR="00EE48CF" w:rsidRPr="00EE48CF" w:rsidRDefault="00EE48CF" w:rsidP="00AD074C">
            <w:pPr>
              <w:spacing w:before="20" w:after="20"/>
              <w:rPr>
                <w:sz w:val="22"/>
                <w:szCs w:val="22"/>
              </w:rPr>
            </w:pPr>
            <w:r w:rsidRPr="00EE48CF">
              <w:rPr>
                <w:sz w:val="22"/>
                <w:szCs w:val="22"/>
              </w:rPr>
              <w:t>viis</w:t>
            </w:r>
            <w:r w:rsidR="00731CB8">
              <w:rPr>
                <w:sz w:val="22"/>
                <w:szCs w:val="22"/>
              </w:rPr>
              <w:t>/</w:t>
            </w:r>
            <w:r w:rsidRPr="00EE48CF">
              <w:rPr>
                <w:sz w:val="22"/>
                <w:szCs w:val="22"/>
              </w:rPr>
              <w:t>hiin</w:t>
            </w:r>
          </w:p>
        </w:tc>
      </w:tr>
      <w:tr w:rsidR="00EE48CF" w14:paraId="6A208686" w14:textId="77777777" w:rsidTr="00116702">
        <w:trPr>
          <w:cantSplit/>
        </w:trPr>
        <w:tc>
          <w:tcPr>
            <w:tcW w:w="468" w:type="dxa"/>
          </w:tcPr>
          <w:p w14:paraId="6FFD3CCC" w14:textId="77777777" w:rsidR="00EE48CF" w:rsidRPr="00EE48CF" w:rsidRDefault="00EE48CF" w:rsidP="00AD074C">
            <w:pPr>
              <w:spacing w:before="20" w:after="20"/>
              <w:rPr>
                <w:sz w:val="22"/>
                <w:szCs w:val="22"/>
              </w:rPr>
            </w:pPr>
            <w:r w:rsidRPr="00EE48CF">
              <w:rPr>
                <w:sz w:val="22"/>
                <w:szCs w:val="22"/>
              </w:rPr>
              <w:t>6</w:t>
            </w:r>
          </w:p>
        </w:tc>
        <w:tc>
          <w:tcPr>
            <w:tcW w:w="1350" w:type="dxa"/>
            <w:tcBorders>
              <w:right w:val="nil"/>
            </w:tcBorders>
          </w:tcPr>
          <w:p w14:paraId="61126102" w14:textId="39C58514" w:rsidR="00EE48CF" w:rsidRPr="00EE48CF" w:rsidRDefault="00EE48CF" w:rsidP="00AD074C">
            <w:pPr>
              <w:spacing w:before="20" w:after="20"/>
              <w:rPr>
                <w:sz w:val="22"/>
                <w:szCs w:val="22"/>
              </w:rPr>
            </w:pPr>
            <w:r w:rsidRPr="00EE48CF">
              <w:rPr>
                <w:sz w:val="22"/>
                <w:szCs w:val="22"/>
              </w:rPr>
              <w:t>kuu</w:t>
            </w:r>
            <w:r w:rsidR="0075485B">
              <w:rPr>
                <w:sz w:val="22"/>
                <w:szCs w:val="22"/>
              </w:rPr>
              <w:t>(</w:t>
            </w:r>
            <w:r w:rsidRPr="00EE48CF">
              <w:rPr>
                <w:sz w:val="22"/>
                <w:szCs w:val="22"/>
              </w:rPr>
              <w:t>đ)e</w:t>
            </w:r>
            <w:r w:rsidR="00942FC8">
              <w:rPr>
                <w:sz w:val="22"/>
                <w:szCs w:val="22"/>
              </w:rPr>
              <w:t>/</w:t>
            </w:r>
            <w:r w:rsidRPr="00EE48CF">
              <w:rPr>
                <w:sz w:val="22"/>
                <w:szCs w:val="22"/>
              </w:rPr>
              <w:t>t</w:t>
            </w:r>
          </w:p>
        </w:tc>
        <w:tc>
          <w:tcPr>
            <w:tcW w:w="1620" w:type="dxa"/>
            <w:tcBorders>
              <w:left w:val="nil"/>
              <w:right w:val="nil"/>
            </w:tcBorders>
          </w:tcPr>
          <w:p w14:paraId="19207028" w14:textId="4176FE4A" w:rsidR="00EE48CF" w:rsidRPr="00EE48CF" w:rsidRDefault="00EE48CF" w:rsidP="00AD074C">
            <w:pPr>
              <w:spacing w:before="20" w:after="20"/>
              <w:rPr>
                <w:sz w:val="22"/>
                <w:szCs w:val="22"/>
              </w:rPr>
            </w:pPr>
            <w:r w:rsidRPr="00EE48CF">
              <w:rPr>
                <w:sz w:val="22"/>
                <w:szCs w:val="22"/>
              </w:rPr>
              <w:t>kuuss</w:t>
            </w:r>
            <w:r w:rsidR="00731CB8">
              <w:rPr>
                <w:sz w:val="22"/>
                <w:szCs w:val="22"/>
              </w:rPr>
              <w:t>/</w:t>
            </w:r>
            <w:r w:rsidRPr="00EE48CF">
              <w:rPr>
                <w:sz w:val="22"/>
                <w:szCs w:val="22"/>
              </w:rPr>
              <w:t>ii</w:t>
            </w:r>
            <w:r w:rsidR="00731CB8">
              <w:rPr>
                <w:sz w:val="22"/>
                <w:szCs w:val="22"/>
              </w:rPr>
              <w:t>/</w:t>
            </w:r>
            <w:r w:rsidRPr="00EE48CF">
              <w:rPr>
                <w:sz w:val="22"/>
                <w:szCs w:val="22"/>
              </w:rPr>
              <w:t>n ~ kuus</w:t>
            </w:r>
            <w:r w:rsidR="00731CB8">
              <w:rPr>
                <w:sz w:val="22"/>
                <w:szCs w:val="22"/>
              </w:rPr>
              <w:t>/</w:t>
            </w:r>
            <w:r w:rsidRPr="00EE48CF">
              <w:rPr>
                <w:sz w:val="22"/>
                <w:szCs w:val="22"/>
              </w:rPr>
              <w:t>i</w:t>
            </w:r>
            <w:r w:rsidR="00731CB8">
              <w:rPr>
                <w:sz w:val="22"/>
                <w:szCs w:val="22"/>
              </w:rPr>
              <w:t>/</w:t>
            </w:r>
            <w:r w:rsidRPr="00EE48CF">
              <w:rPr>
                <w:sz w:val="22"/>
                <w:szCs w:val="22"/>
              </w:rPr>
              <w:t>tten</w:t>
            </w:r>
          </w:p>
        </w:tc>
        <w:tc>
          <w:tcPr>
            <w:tcW w:w="1251" w:type="dxa"/>
            <w:tcBorders>
              <w:left w:val="nil"/>
              <w:right w:val="nil"/>
            </w:tcBorders>
          </w:tcPr>
          <w:p w14:paraId="0C7B6DA0" w14:textId="16140A87" w:rsidR="00EE48CF" w:rsidRPr="00EE48CF" w:rsidRDefault="00EE48CF" w:rsidP="00AD074C">
            <w:pPr>
              <w:spacing w:before="20" w:after="20"/>
              <w:rPr>
                <w:sz w:val="22"/>
                <w:szCs w:val="22"/>
              </w:rPr>
            </w:pPr>
            <w:r w:rsidRPr="00EE48CF">
              <w:rPr>
                <w:sz w:val="22"/>
                <w:szCs w:val="22"/>
              </w:rPr>
              <w:t>kuuss</w:t>
            </w:r>
            <w:r w:rsidR="00731CB8">
              <w:rPr>
                <w:sz w:val="22"/>
                <w:szCs w:val="22"/>
              </w:rPr>
              <w:t>/</w:t>
            </w:r>
            <w:r w:rsidRPr="00EE48CF">
              <w:rPr>
                <w:sz w:val="22"/>
                <w:szCs w:val="22"/>
              </w:rPr>
              <w:t>i</w:t>
            </w:r>
            <w:r w:rsidR="00731CB8">
              <w:rPr>
                <w:sz w:val="22"/>
                <w:szCs w:val="22"/>
              </w:rPr>
              <w:t>/</w:t>
            </w:r>
            <w:r w:rsidRPr="00EE48CF">
              <w:rPr>
                <w:sz w:val="22"/>
                <w:szCs w:val="22"/>
              </w:rPr>
              <w:t>i ~ kuus</w:t>
            </w:r>
            <w:r w:rsidR="00731CB8">
              <w:rPr>
                <w:sz w:val="22"/>
                <w:szCs w:val="22"/>
              </w:rPr>
              <w:t>/</w:t>
            </w:r>
            <w:r w:rsidRPr="00EE48CF">
              <w:rPr>
                <w:sz w:val="22"/>
                <w:szCs w:val="22"/>
              </w:rPr>
              <w:t>i</w:t>
            </w:r>
            <w:r w:rsidR="00731CB8">
              <w:rPr>
                <w:sz w:val="22"/>
                <w:szCs w:val="22"/>
              </w:rPr>
              <w:t>/</w:t>
            </w:r>
            <w:r w:rsidRPr="00EE48CF">
              <w:rPr>
                <w:sz w:val="22"/>
                <w:szCs w:val="22"/>
              </w:rPr>
              <w:t>a</w:t>
            </w:r>
          </w:p>
        </w:tc>
        <w:tc>
          <w:tcPr>
            <w:tcW w:w="1389" w:type="dxa"/>
            <w:tcBorders>
              <w:left w:val="nil"/>
              <w:right w:val="nil"/>
            </w:tcBorders>
          </w:tcPr>
          <w:p w14:paraId="7629445A" w14:textId="68BFB6C3" w:rsidR="00EE48CF" w:rsidRPr="00EE48CF" w:rsidRDefault="00EE48CF" w:rsidP="00AD074C">
            <w:pPr>
              <w:spacing w:before="20" w:after="20"/>
              <w:rPr>
                <w:sz w:val="22"/>
                <w:szCs w:val="22"/>
              </w:rPr>
            </w:pPr>
            <w:r w:rsidRPr="00EE48CF">
              <w:rPr>
                <w:sz w:val="22"/>
                <w:szCs w:val="22"/>
              </w:rPr>
              <w:t>kuus</w:t>
            </w:r>
            <w:r w:rsidR="00731CB8">
              <w:rPr>
                <w:sz w:val="22"/>
                <w:szCs w:val="22"/>
              </w:rPr>
              <w:t>/</w:t>
            </w:r>
            <w:r w:rsidRPr="00EE48CF">
              <w:rPr>
                <w:sz w:val="22"/>
                <w:szCs w:val="22"/>
              </w:rPr>
              <w:t>i</w:t>
            </w:r>
            <w:r w:rsidR="00731CB8">
              <w:rPr>
                <w:sz w:val="22"/>
                <w:szCs w:val="22"/>
              </w:rPr>
              <w:t>/</w:t>
            </w:r>
            <w:r w:rsidRPr="00EE48CF">
              <w:rPr>
                <w:sz w:val="22"/>
                <w:szCs w:val="22"/>
              </w:rPr>
              <w:t>na</w:t>
            </w:r>
          </w:p>
        </w:tc>
        <w:tc>
          <w:tcPr>
            <w:tcW w:w="1500" w:type="dxa"/>
            <w:tcBorders>
              <w:left w:val="nil"/>
              <w:right w:val="nil"/>
            </w:tcBorders>
          </w:tcPr>
          <w:p w14:paraId="28301780" w14:textId="00EB988F" w:rsidR="00EE48CF" w:rsidRPr="00EE48CF" w:rsidRDefault="00EE48CF" w:rsidP="00AD074C">
            <w:pPr>
              <w:spacing w:before="20" w:after="20"/>
              <w:rPr>
                <w:sz w:val="22"/>
                <w:szCs w:val="22"/>
              </w:rPr>
            </w:pPr>
            <w:r w:rsidRPr="00EE48CF">
              <w:rPr>
                <w:sz w:val="22"/>
                <w:szCs w:val="22"/>
              </w:rPr>
              <w:t>kuus</w:t>
            </w:r>
            <w:r w:rsidR="00731CB8">
              <w:rPr>
                <w:sz w:val="22"/>
                <w:szCs w:val="22"/>
              </w:rPr>
              <w:t>/</w:t>
            </w:r>
            <w:r w:rsidRPr="00EE48CF">
              <w:rPr>
                <w:sz w:val="22"/>
                <w:szCs w:val="22"/>
              </w:rPr>
              <w:t>i</w:t>
            </w:r>
            <w:r w:rsidR="00731CB8">
              <w:rPr>
                <w:sz w:val="22"/>
                <w:szCs w:val="22"/>
              </w:rPr>
              <w:t>/</w:t>
            </w:r>
            <w:r w:rsidRPr="00EE48CF">
              <w:rPr>
                <w:sz w:val="22"/>
                <w:szCs w:val="22"/>
              </w:rPr>
              <w:t>ssa</w:t>
            </w:r>
          </w:p>
        </w:tc>
        <w:tc>
          <w:tcPr>
            <w:tcW w:w="1530" w:type="dxa"/>
            <w:tcBorders>
              <w:left w:val="nil"/>
            </w:tcBorders>
          </w:tcPr>
          <w:p w14:paraId="58024511" w14:textId="4823AA98" w:rsidR="00EE48CF" w:rsidRPr="00EE48CF" w:rsidRDefault="00EE48CF" w:rsidP="00AD074C">
            <w:pPr>
              <w:spacing w:before="20" w:after="20"/>
              <w:rPr>
                <w:sz w:val="22"/>
                <w:szCs w:val="22"/>
              </w:rPr>
            </w:pPr>
            <w:r w:rsidRPr="00EE48CF">
              <w:rPr>
                <w:sz w:val="22"/>
                <w:szCs w:val="22"/>
              </w:rPr>
              <w:t>kuus</w:t>
            </w:r>
            <w:r w:rsidR="00731CB8">
              <w:rPr>
                <w:sz w:val="22"/>
                <w:szCs w:val="22"/>
              </w:rPr>
              <w:t>/</w:t>
            </w:r>
            <w:r w:rsidRPr="00EE48CF">
              <w:rPr>
                <w:sz w:val="22"/>
                <w:szCs w:val="22"/>
              </w:rPr>
              <w:t>hiin</w:t>
            </w:r>
          </w:p>
        </w:tc>
      </w:tr>
      <w:tr w:rsidR="00EE48CF" w14:paraId="0EA937FC" w14:textId="77777777" w:rsidTr="00116702">
        <w:trPr>
          <w:cantSplit/>
        </w:trPr>
        <w:tc>
          <w:tcPr>
            <w:tcW w:w="468" w:type="dxa"/>
          </w:tcPr>
          <w:p w14:paraId="7CD5AB5A" w14:textId="77777777" w:rsidR="00EE48CF" w:rsidRPr="00EE48CF" w:rsidRDefault="00EE48CF" w:rsidP="00AD074C">
            <w:pPr>
              <w:spacing w:before="20" w:after="20"/>
              <w:rPr>
                <w:sz w:val="22"/>
                <w:szCs w:val="22"/>
              </w:rPr>
            </w:pPr>
            <w:r w:rsidRPr="00EE48CF">
              <w:rPr>
                <w:sz w:val="22"/>
                <w:szCs w:val="22"/>
              </w:rPr>
              <w:t>7</w:t>
            </w:r>
          </w:p>
        </w:tc>
        <w:tc>
          <w:tcPr>
            <w:tcW w:w="1350" w:type="dxa"/>
            <w:tcBorders>
              <w:bottom w:val="single" w:sz="4" w:space="0" w:color="auto"/>
              <w:right w:val="nil"/>
            </w:tcBorders>
          </w:tcPr>
          <w:p w14:paraId="2C1B9262" w14:textId="329A3324" w:rsidR="00EE48CF" w:rsidRPr="00EE48CF" w:rsidRDefault="00B3052F" w:rsidP="00AD074C">
            <w:pPr>
              <w:spacing w:before="20" w:after="20"/>
              <w:rPr>
                <w:sz w:val="22"/>
                <w:szCs w:val="22"/>
              </w:rPr>
            </w:pPr>
            <w:r>
              <w:rPr>
                <w:sz w:val="22"/>
                <w:szCs w:val="22"/>
              </w:rPr>
              <w:t>seitteme</w:t>
            </w:r>
            <w:r w:rsidR="00942FC8">
              <w:rPr>
                <w:sz w:val="22"/>
                <w:szCs w:val="22"/>
              </w:rPr>
              <w:t>/</w:t>
            </w:r>
            <w:r>
              <w:rPr>
                <w:sz w:val="22"/>
                <w:szCs w:val="22"/>
              </w:rPr>
              <w:t>t ~ seitte</w:t>
            </w:r>
            <w:r w:rsidR="00EE48CF" w:rsidRPr="00EE48CF">
              <w:rPr>
                <w:sz w:val="22"/>
                <w:szCs w:val="22"/>
              </w:rPr>
              <w:t>mä</w:t>
            </w:r>
            <w:r w:rsidR="00942FC8">
              <w:rPr>
                <w:sz w:val="22"/>
                <w:szCs w:val="22"/>
              </w:rPr>
              <w:t>/</w:t>
            </w:r>
            <w:r w:rsidR="00EE48CF" w:rsidRPr="00EE48CF">
              <w:rPr>
                <w:sz w:val="22"/>
                <w:szCs w:val="22"/>
              </w:rPr>
              <w:t>t</w:t>
            </w:r>
          </w:p>
        </w:tc>
        <w:tc>
          <w:tcPr>
            <w:tcW w:w="1620" w:type="dxa"/>
            <w:tcBorders>
              <w:left w:val="nil"/>
              <w:bottom w:val="single" w:sz="4" w:space="0" w:color="auto"/>
              <w:right w:val="nil"/>
            </w:tcBorders>
          </w:tcPr>
          <w:p w14:paraId="38CB88A7" w14:textId="38807162" w:rsidR="00EE48CF" w:rsidRPr="00EE48CF" w:rsidRDefault="00EE48CF" w:rsidP="00731CB8">
            <w:pPr>
              <w:spacing w:before="20" w:after="20"/>
              <w:rPr>
                <w:sz w:val="22"/>
                <w:szCs w:val="22"/>
              </w:rPr>
            </w:pPr>
            <w:r w:rsidRPr="00EE48CF">
              <w:rPr>
                <w:sz w:val="22"/>
                <w:szCs w:val="22"/>
              </w:rPr>
              <w:t>seittem</w:t>
            </w:r>
            <w:r w:rsidR="00731CB8">
              <w:rPr>
                <w:sz w:val="22"/>
                <w:szCs w:val="22"/>
              </w:rPr>
              <w:t>/</w:t>
            </w:r>
            <w:r w:rsidRPr="00EE48CF">
              <w:rPr>
                <w:sz w:val="22"/>
                <w:szCs w:val="22"/>
              </w:rPr>
              <w:t>ii</w:t>
            </w:r>
            <w:r w:rsidR="00731CB8">
              <w:rPr>
                <w:sz w:val="22"/>
                <w:szCs w:val="22"/>
              </w:rPr>
              <w:t>/</w:t>
            </w:r>
            <w:r w:rsidRPr="00EE48CF">
              <w:rPr>
                <w:sz w:val="22"/>
                <w:szCs w:val="22"/>
              </w:rPr>
              <w:t xml:space="preserve">tten </w:t>
            </w:r>
            <w:r w:rsidR="00731CB8">
              <w:rPr>
                <w:sz w:val="22"/>
                <w:szCs w:val="22"/>
              </w:rPr>
              <w:t>~ seittem/i/tten</w:t>
            </w:r>
          </w:p>
        </w:tc>
        <w:tc>
          <w:tcPr>
            <w:tcW w:w="1251" w:type="dxa"/>
            <w:tcBorders>
              <w:left w:val="nil"/>
              <w:bottom w:val="single" w:sz="4" w:space="0" w:color="auto"/>
              <w:right w:val="nil"/>
            </w:tcBorders>
          </w:tcPr>
          <w:p w14:paraId="73463A58" w14:textId="5CCD628C" w:rsidR="00EE48CF" w:rsidRPr="00EE48CF" w:rsidRDefault="00EE48CF" w:rsidP="00AD074C">
            <w:pPr>
              <w:spacing w:before="20" w:after="20"/>
              <w:rPr>
                <w:sz w:val="22"/>
                <w:szCs w:val="22"/>
              </w:rPr>
            </w:pPr>
            <w:r w:rsidRPr="00EE48CF">
              <w:rPr>
                <w:sz w:val="22"/>
                <w:szCs w:val="22"/>
              </w:rPr>
              <w:t>seittem</w:t>
            </w:r>
            <w:r w:rsidR="00731CB8">
              <w:rPr>
                <w:sz w:val="22"/>
                <w:szCs w:val="22"/>
              </w:rPr>
              <w:t>/</w:t>
            </w:r>
            <w:r w:rsidRPr="00EE48CF">
              <w:rPr>
                <w:sz w:val="22"/>
                <w:szCs w:val="22"/>
              </w:rPr>
              <w:t>ii</w:t>
            </w:r>
            <w:r w:rsidR="00A11F4C">
              <w:rPr>
                <w:sz w:val="22"/>
                <w:szCs w:val="22"/>
              </w:rPr>
              <w:t>(</w:t>
            </w:r>
            <w:r w:rsidR="008F0AA4">
              <w:rPr>
                <w:sz w:val="22"/>
                <w:szCs w:val="22"/>
              </w:rPr>
              <w:t>tä</w:t>
            </w:r>
            <w:r w:rsidR="00A11F4C">
              <w:rPr>
                <w:sz w:val="22"/>
                <w:szCs w:val="22"/>
              </w:rPr>
              <w:t>)</w:t>
            </w:r>
            <w:r w:rsidRPr="00EE48CF">
              <w:rPr>
                <w:sz w:val="22"/>
                <w:szCs w:val="22"/>
              </w:rPr>
              <w:t xml:space="preserve"> ~ seittem</w:t>
            </w:r>
            <w:r w:rsidR="00731CB8">
              <w:rPr>
                <w:sz w:val="22"/>
                <w:szCs w:val="22"/>
              </w:rPr>
              <w:t>/</w:t>
            </w:r>
            <w:r w:rsidRPr="00EE48CF">
              <w:rPr>
                <w:sz w:val="22"/>
                <w:szCs w:val="22"/>
              </w:rPr>
              <w:t>i</w:t>
            </w:r>
            <w:r w:rsidR="00731CB8">
              <w:rPr>
                <w:sz w:val="22"/>
                <w:szCs w:val="22"/>
              </w:rPr>
              <w:t>/</w:t>
            </w:r>
            <w:r w:rsidRPr="00EE48CF">
              <w:rPr>
                <w:sz w:val="22"/>
                <w:szCs w:val="22"/>
              </w:rPr>
              <w:t>ä</w:t>
            </w:r>
          </w:p>
        </w:tc>
        <w:tc>
          <w:tcPr>
            <w:tcW w:w="1389" w:type="dxa"/>
            <w:tcBorders>
              <w:left w:val="nil"/>
              <w:bottom w:val="single" w:sz="4" w:space="0" w:color="auto"/>
              <w:right w:val="nil"/>
            </w:tcBorders>
          </w:tcPr>
          <w:p w14:paraId="68392D57" w14:textId="4B190835" w:rsidR="00EE48CF" w:rsidRPr="00EE48CF" w:rsidRDefault="00EE48CF" w:rsidP="00AD074C">
            <w:pPr>
              <w:spacing w:before="20" w:after="20"/>
              <w:rPr>
                <w:sz w:val="22"/>
                <w:szCs w:val="22"/>
              </w:rPr>
            </w:pPr>
            <w:r w:rsidRPr="00EE48CF">
              <w:rPr>
                <w:sz w:val="22"/>
                <w:szCs w:val="22"/>
              </w:rPr>
              <w:t>seittem</w:t>
            </w:r>
            <w:r w:rsidR="00731CB8">
              <w:rPr>
                <w:sz w:val="22"/>
                <w:szCs w:val="22"/>
              </w:rPr>
              <w:t>/</w:t>
            </w:r>
            <w:r w:rsidRPr="00EE48CF">
              <w:rPr>
                <w:sz w:val="22"/>
                <w:szCs w:val="22"/>
              </w:rPr>
              <w:t>i</w:t>
            </w:r>
            <w:r w:rsidR="00731CB8">
              <w:rPr>
                <w:sz w:val="22"/>
                <w:szCs w:val="22"/>
              </w:rPr>
              <w:t>/</w:t>
            </w:r>
            <w:r w:rsidR="00B3052F">
              <w:rPr>
                <w:sz w:val="22"/>
                <w:szCs w:val="22"/>
              </w:rPr>
              <w:t>n</w:t>
            </w:r>
            <w:r w:rsidRPr="00EE48CF">
              <w:rPr>
                <w:sz w:val="22"/>
                <w:szCs w:val="22"/>
              </w:rPr>
              <w:t xml:space="preserve">nä </w:t>
            </w:r>
          </w:p>
        </w:tc>
        <w:tc>
          <w:tcPr>
            <w:tcW w:w="1500" w:type="dxa"/>
            <w:tcBorders>
              <w:left w:val="nil"/>
              <w:bottom w:val="single" w:sz="4" w:space="0" w:color="auto"/>
              <w:right w:val="nil"/>
            </w:tcBorders>
          </w:tcPr>
          <w:p w14:paraId="748D47AE" w14:textId="14C71CDD" w:rsidR="00EE48CF" w:rsidRPr="00EE48CF" w:rsidRDefault="00EE48CF" w:rsidP="00AD074C">
            <w:pPr>
              <w:spacing w:before="20" w:after="20"/>
              <w:rPr>
                <w:sz w:val="22"/>
                <w:szCs w:val="22"/>
              </w:rPr>
            </w:pPr>
            <w:r w:rsidRPr="00EE48CF">
              <w:rPr>
                <w:sz w:val="22"/>
                <w:szCs w:val="22"/>
              </w:rPr>
              <w:t>seittem</w:t>
            </w:r>
            <w:r w:rsidR="00731CB8">
              <w:rPr>
                <w:sz w:val="22"/>
                <w:szCs w:val="22"/>
              </w:rPr>
              <w:t>/</w:t>
            </w:r>
            <w:r w:rsidRPr="00EE48CF">
              <w:rPr>
                <w:sz w:val="22"/>
                <w:szCs w:val="22"/>
              </w:rPr>
              <w:t>i</w:t>
            </w:r>
            <w:r w:rsidR="00731CB8">
              <w:rPr>
                <w:sz w:val="22"/>
                <w:szCs w:val="22"/>
              </w:rPr>
              <w:t>/</w:t>
            </w:r>
            <w:r w:rsidRPr="00EE48CF">
              <w:rPr>
                <w:sz w:val="22"/>
                <w:szCs w:val="22"/>
              </w:rPr>
              <w:t xml:space="preserve">ssä </w:t>
            </w:r>
          </w:p>
        </w:tc>
        <w:tc>
          <w:tcPr>
            <w:tcW w:w="1530" w:type="dxa"/>
            <w:tcBorders>
              <w:left w:val="nil"/>
              <w:bottom w:val="single" w:sz="4" w:space="0" w:color="auto"/>
            </w:tcBorders>
          </w:tcPr>
          <w:p w14:paraId="6B03DFAF" w14:textId="1B546948" w:rsidR="00EE48CF" w:rsidRPr="00EE48CF" w:rsidRDefault="00EE48CF" w:rsidP="00AD074C">
            <w:pPr>
              <w:spacing w:before="20" w:after="20"/>
              <w:rPr>
                <w:sz w:val="22"/>
                <w:szCs w:val="22"/>
              </w:rPr>
            </w:pPr>
            <w:r w:rsidRPr="00EE48CF">
              <w:rPr>
                <w:sz w:val="22"/>
                <w:szCs w:val="22"/>
              </w:rPr>
              <w:t>seittem</w:t>
            </w:r>
            <w:r w:rsidR="00731CB8">
              <w:rPr>
                <w:sz w:val="22"/>
                <w:szCs w:val="22"/>
              </w:rPr>
              <w:t>/</w:t>
            </w:r>
            <w:r w:rsidRPr="00EE48CF">
              <w:rPr>
                <w:sz w:val="22"/>
                <w:szCs w:val="22"/>
              </w:rPr>
              <w:t xml:space="preserve">hiin </w:t>
            </w:r>
          </w:p>
        </w:tc>
      </w:tr>
      <w:tr w:rsidR="00EE48CF" w14:paraId="666AD6AD" w14:textId="77777777" w:rsidTr="00116702">
        <w:trPr>
          <w:cantSplit/>
        </w:trPr>
        <w:tc>
          <w:tcPr>
            <w:tcW w:w="468" w:type="dxa"/>
          </w:tcPr>
          <w:p w14:paraId="0CD57852" w14:textId="77777777" w:rsidR="00EE48CF" w:rsidRPr="00EE48CF" w:rsidRDefault="00EE48CF" w:rsidP="00AD074C">
            <w:pPr>
              <w:spacing w:before="20" w:after="20"/>
              <w:rPr>
                <w:sz w:val="22"/>
                <w:szCs w:val="22"/>
              </w:rPr>
            </w:pPr>
            <w:r w:rsidRPr="00EE48CF">
              <w:rPr>
                <w:sz w:val="22"/>
                <w:szCs w:val="22"/>
              </w:rPr>
              <w:t>8</w:t>
            </w:r>
          </w:p>
        </w:tc>
        <w:tc>
          <w:tcPr>
            <w:tcW w:w="1350" w:type="dxa"/>
            <w:tcBorders>
              <w:right w:val="nil"/>
            </w:tcBorders>
          </w:tcPr>
          <w:p w14:paraId="747596FC" w14:textId="41CF874F" w:rsidR="00EE48CF" w:rsidRPr="00B00F83" w:rsidRDefault="00EE48CF" w:rsidP="00AD074C">
            <w:pPr>
              <w:spacing w:before="20" w:after="20"/>
              <w:rPr>
                <w:sz w:val="22"/>
                <w:szCs w:val="22"/>
              </w:rPr>
            </w:pPr>
            <w:r w:rsidRPr="00B00F83">
              <w:rPr>
                <w:sz w:val="22"/>
                <w:szCs w:val="22"/>
              </w:rPr>
              <w:t>kahđekse</w:t>
            </w:r>
            <w:r w:rsidR="00942FC8">
              <w:rPr>
                <w:sz w:val="22"/>
                <w:szCs w:val="22"/>
              </w:rPr>
              <w:t>/</w:t>
            </w:r>
            <w:r w:rsidRPr="00B00F83">
              <w:rPr>
                <w:sz w:val="22"/>
                <w:szCs w:val="22"/>
              </w:rPr>
              <w:t xml:space="preserve">t </w:t>
            </w:r>
            <w:r w:rsidR="00217593">
              <w:rPr>
                <w:sz w:val="22"/>
                <w:szCs w:val="22"/>
              </w:rPr>
              <w:t>~ kah</w:t>
            </w:r>
            <w:r w:rsidRPr="00B00F83">
              <w:rPr>
                <w:sz w:val="22"/>
                <w:szCs w:val="22"/>
              </w:rPr>
              <w:t>eksa</w:t>
            </w:r>
            <w:r w:rsidR="00942FC8">
              <w:rPr>
                <w:sz w:val="22"/>
                <w:szCs w:val="22"/>
              </w:rPr>
              <w:t>/</w:t>
            </w:r>
            <w:r w:rsidRPr="00B00F83">
              <w:rPr>
                <w:sz w:val="22"/>
                <w:szCs w:val="22"/>
              </w:rPr>
              <w:t>t</w:t>
            </w:r>
          </w:p>
        </w:tc>
        <w:tc>
          <w:tcPr>
            <w:tcW w:w="1620" w:type="dxa"/>
            <w:tcBorders>
              <w:left w:val="nil"/>
              <w:right w:val="nil"/>
            </w:tcBorders>
          </w:tcPr>
          <w:p w14:paraId="5E2E4066" w14:textId="0A8375AC" w:rsidR="00EE48CF" w:rsidRPr="00B00F83" w:rsidRDefault="00EE48CF" w:rsidP="00AD074C">
            <w:pPr>
              <w:spacing w:before="20" w:after="20"/>
              <w:rPr>
                <w:sz w:val="22"/>
                <w:szCs w:val="22"/>
              </w:rPr>
            </w:pPr>
            <w:r w:rsidRPr="00B00F83">
              <w:rPr>
                <w:sz w:val="22"/>
                <w:szCs w:val="22"/>
              </w:rPr>
              <w:t>kahđeks</w:t>
            </w:r>
            <w:r w:rsidR="00731CB8">
              <w:rPr>
                <w:sz w:val="22"/>
                <w:szCs w:val="22"/>
              </w:rPr>
              <w:t>/</w:t>
            </w:r>
            <w:r w:rsidRPr="00B00F83">
              <w:rPr>
                <w:sz w:val="22"/>
                <w:szCs w:val="22"/>
              </w:rPr>
              <w:t>ii</w:t>
            </w:r>
            <w:r w:rsidR="00731CB8">
              <w:rPr>
                <w:sz w:val="22"/>
                <w:szCs w:val="22"/>
              </w:rPr>
              <w:t>/</w:t>
            </w:r>
            <w:r w:rsidRPr="00B00F83">
              <w:rPr>
                <w:sz w:val="22"/>
                <w:szCs w:val="22"/>
              </w:rPr>
              <w:t>tten ~ kaheks</w:t>
            </w:r>
            <w:r w:rsidR="00731CB8">
              <w:rPr>
                <w:sz w:val="22"/>
                <w:szCs w:val="22"/>
              </w:rPr>
              <w:t>/</w:t>
            </w:r>
            <w:r w:rsidRPr="00B00F83">
              <w:rPr>
                <w:sz w:val="22"/>
                <w:szCs w:val="22"/>
              </w:rPr>
              <w:t>i</w:t>
            </w:r>
            <w:r w:rsidR="00731CB8">
              <w:rPr>
                <w:sz w:val="22"/>
                <w:szCs w:val="22"/>
              </w:rPr>
              <w:t>/</w:t>
            </w:r>
            <w:r w:rsidRPr="00B00F83">
              <w:rPr>
                <w:sz w:val="22"/>
                <w:szCs w:val="22"/>
              </w:rPr>
              <w:t>tten</w:t>
            </w:r>
          </w:p>
        </w:tc>
        <w:tc>
          <w:tcPr>
            <w:tcW w:w="1251" w:type="dxa"/>
            <w:tcBorders>
              <w:left w:val="nil"/>
              <w:right w:val="nil"/>
            </w:tcBorders>
          </w:tcPr>
          <w:p w14:paraId="2F6976D3" w14:textId="7D7B83A7" w:rsidR="00EE48CF" w:rsidRPr="00B00F83" w:rsidRDefault="00EE48CF" w:rsidP="00AD074C">
            <w:pPr>
              <w:spacing w:before="20" w:after="20"/>
              <w:rPr>
                <w:sz w:val="22"/>
                <w:szCs w:val="22"/>
              </w:rPr>
            </w:pPr>
            <w:r w:rsidRPr="00B00F83">
              <w:rPr>
                <w:sz w:val="22"/>
                <w:szCs w:val="22"/>
              </w:rPr>
              <w:t>kahđeks</w:t>
            </w:r>
            <w:r w:rsidR="00731CB8">
              <w:rPr>
                <w:sz w:val="22"/>
                <w:szCs w:val="22"/>
              </w:rPr>
              <w:t>/</w:t>
            </w:r>
            <w:r w:rsidRPr="00B00F83">
              <w:rPr>
                <w:sz w:val="22"/>
                <w:szCs w:val="22"/>
              </w:rPr>
              <w:t>ii</w:t>
            </w:r>
            <w:r w:rsidR="0044254F">
              <w:rPr>
                <w:sz w:val="22"/>
                <w:szCs w:val="22"/>
              </w:rPr>
              <w:t>(</w:t>
            </w:r>
            <w:r w:rsidR="008F0AA4">
              <w:rPr>
                <w:sz w:val="22"/>
                <w:szCs w:val="22"/>
              </w:rPr>
              <w:t>ta</w:t>
            </w:r>
            <w:r w:rsidR="0044254F">
              <w:rPr>
                <w:sz w:val="22"/>
                <w:szCs w:val="22"/>
              </w:rPr>
              <w:t>)</w:t>
            </w:r>
            <w:r w:rsidRPr="00B00F83">
              <w:rPr>
                <w:sz w:val="22"/>
                <w:szCs w:val="22"/>
              </w:rPr>
              <w:t xml:space="preserve"> ~ kaheks</w:t>
            </w:r>
            <w:r w:rsidR="00731CB8">
              <w:rPr>
                <w:sz w:val="22"/>
                <w:szCs w:val="22"/>
              </w:rPr>
              <w:t>/</w:t>
            </w:r>
            <w:r w:rsidRPr="00B00F83">
              <w:rPr>
                <w:sz w:val="22"/>
                <w:szCs w:val="22"/>
              </w:rPr>
              <w:t>i</w:t>
            </w:r>
            <w:r w:rsidR="00731CB8">
              <w:rPr>
                <w:sz w:val="22"/>
                <w:szCs w:val="22"/>
              </w:rPr>
              <w:t>/</w:t>
            </w:r>
            <w:r w:rsidRPr="00B00F83">
              <w:rPr>
                <w:sz w:val="22"/>
                <w:szCs w:val="22"/>
              </w:rPr>
              <w:t>a</w:t>
            </w:r>
          </w:p>
        </w:tc>
        <w:tc>
          <w:tcPr>
            <w:tcW w:w="1389" w:type="dxa"/>
            <w:tcBorders>
              <w:left w:val="nil"/>
              <w:right w:val="nil"/>
            </w:tcBorders>
          </w:tcPr>
          <w:p w14:paraId="7C005A76" w14:textId="73F5D2DE" w:rsidR="00EE48CF" w:rsidRPr="00B00F83" w:rsidRDefault="00EE48CF" w:rsidP="00AD074C">
            <w:pPr>
              <w:spacing w:before="20" w:after="20"/>
              <w:rPr>
                <w:sz w:val="22"/>
                <w:szCs w:val="22"/>
              </w:rPr>
            </w:pPr>
            <w:r w:rsidRPr="00B00F83">
              <w:rPr>
                <w:sz w:val="22"/>
                <w:szCs w:val="22"/>
              </w:rPr>
              <w:t>kah</w:t>
            </w:r>
            <w:r w:rsidR="0075485B">
              <w:rPr>
                <w:sz w:val="22"/>
                <w:szCs w:val="22"/>
              </w:rPr>
              <w:t>(</w:t>
            </w:r>
            <w:r w:rsidRPr="00B00F83">
              <w:rPr>
                <w:sz w:val="22"/>
                <w:szCs w:val="22"/>
              </w:rPr>
              <w:t>d)eks</w:t>
            </w:r>
            <w:r w:rsidR="00731CB8">
              <w:rPr>
                <w:sz w:val="22"/>
                <w:szCs w:val="22"/>
              </w:rPr>
              <w:t>/</w:t>
            </w:r>
            <w:r w:rsidRPr="00B00F83">
              <w:rPr>
                <w:sz w:val="22"/>
                <w:szCs w:val="22"/>
              </w:rPr>
              <w:t>i</w:t>
            </w:r>
            <w:r w:rsidR="00731CB8">
              <w:rPr>
                <w:sz w:val="22"/>
                <w:szCs w:val="22"/>
              </w:rPr>
              <w:t>/</w:t>
            </w:r>
            <w:r w:rsidR="00B3052F">
              <w:rPr>
                <w:sz w:val="22"/>
                <w:szCs w:val="22"/>
              </w:rPr>
              <w:t>n</w:t>
            </w:r>
            <w:r w:rsidRPr="00B00F83">
              <w:rPr>
                <w:sz w:val="22"/>
                <w:szCs w:val="22"/>
              </w:rPr>
              <w:t xml:space="preserve">na </w:t>
            </w:r>
          </w:p>
        </w:tc>
        <w:tc>
          <w:tcPr>
            <w:tcW w:w="1500" w:type="dxa"/>
            <w:tcBorders>
              <w:left w:val="nil"/>
              <w:right w:val="nil"/>
            </w:tcBorders>
          </w:tcPr>
          <w:p w14:paraId="349B4A98" w14:textId="7DE3FBD7" w:rsidR="00EE48CF" w:rsidRPr="00B00F83" w:rsidRDefault="00EE48CF" w:rsidP="00AD074C">
            <w:pPr>
              <w:spacing w:before="20" w:after="20"/>
              <w:rPr>
                <w:sz w:val="22"/>
                <w:szCs w:val="22"/>
              </w:rPr>
            </w:pPr>
            <w:r w:rsidRPr="00B00F83">
              <w:rPr>
                <w:sz w:val="22"/>
                <w:szCs w:val="22"/>
              </w:rPr>
              <w:t>kah</w:t>
            </w:r>
            <w:r w:rsidR="0075485B">
              <w:rPr>
                <w:sz w:val="22"/>
                <w:szCs w:val="22"/>
              </w:rPr>
              <w:t>(</w:t>
            </w:r>
            <w:r w:rsidRPr="00B00F83">
              <w:rPr>
                <w:sz w:val="22"/>
                <w:szCs w:val="22"/>
              </w:rPr>
              <w:t>đ)eks</w:t>
            </w:r>
            <w:r w:rsidR="00731CB8">
              <w:rPr>
                <w:sz w:val="22"/>
                <w:szCs w:val="22"/>
              </w:rPr>
              <w:t>/</w:t>
            </w:r>
            <w:r w:rsidRPr="00B00F83">
              <w:rPr>
                <w:sz w:val="22"/>
                <w:szCs w:val="22"/>
              </w:rPr>
              <w:t>i</w:t>
            </w:r>
            <w:r w:rsidR="00731CB8">
              <w:rPr>
                <w:sz w:val="22"/>
                <w:szCs w:val="22"/>
              </w:rPr>
              <w:t>/</w:t>
            </w:r>
            <w:r w:rsidRPr="00B00F83">
              <w:rPr>
                <w:sz w:val="22"/>
                <w:szCs w:val="22"/>
              </w:rPr>
              <w:t xml:space="preserve">ssa </w:t>
            </w:r>
          </w:p>
        </w:tc>
        <w:tc>
          <w:tcPr>
            <w:tcW w:w="1530" w:type="dxa"/>
            <w:tcBorders>
              <w:left w:val="nil"/>
            </w:tcBorders>
          </w:tcPr>
          <w:p w14:paraId="44896815" w14:textId="10579D64" w:rsidR="00EE48CF" w:rsidRPr="00B00F83" w:rsidRDefault="00EE48CF" w:rsidP="00AD074C">
            <w:pPr>
              <w:spacing w:before="20" w:after="20"/>
              <w:rPr>
                <w:sz w:val="22"/>
                <w:szCs w:val="22"/>
              </w:rPr>
            </w:pPr>
            <w:r w:rsidRPr="00B00F83">
              <w:rPr>
                <w:sz w:val="22"/>
                <w:szCs w:val="22"/>
              </w:rPr>
              <w:t>kah</w:t>
            </w:r>
            <w:r w:rsidR="0075485B">
              <w:rPr>
                <w:sz w:val="22"/>
                <w:szCs w:val="22"/>
              </w:rPr>
              <w:t>(</w:t>
            </w:r>
            <w:r w:rsidRPr="00B00F83">
              <w:rPr>
                <w:sz w:val="22"/>
                <w:szCs w:val="22"/>
              </w:rPr>
              <w:t>đ)eks</w:t>
            </w:r>
            <w:r w:rsidR="00731CB8">
              <w:rPr>
                <w:sz w:val="22"/>
                <w:szCs w:val="22"/>
              </w:rPr>
              <w:t>/</w:t>
            </w:r>
            <w:r w:rsidRPr="00B00F83">
              <w:rPr>
                <w:sz w:val="22"/>
                <w:szCs w:val="22"/>
              </w:rPr>
              <w:t xml:space="preserve">hiin </w:t>
            </w:r>
          </w:p>
        </w:tc>
      </w:tr>
      <w:tr w:rsidR="00EE48CF" w14:paraId="21E1AFDB" w14:textId="77777777" w:rsidTr="00116702">
        <w:trPr>
          <w:cantSplit/>
        </w:trPr>
        <w:tc>
          <w:tcPr>
            <w:tcW w:w="468" w:type="dxa"/>
          </w:tcPr>
          <w:p w14:paraId="2BBA9E04" w14:textId="77777777" w:rsidR="00EE48CF" w:rsidRPr="00EE48CF" w:rsidRDefault="00EE48CF" w:rsidP="00AD074C">
            <w:pPr>
              <w:spacing w:before="20" w:after="20"/>
              <w:rPr>
                <w:sz w:val="22"/>
                <w:szCs w:val="22"/>
              </w:rPr>
            </w:pPr>
            <w:r w:rsidRPr="00EE48CF">
              <w:rPr>
                <w:sz w:val="22"/>
                <w:szCs w:val="22"/>
              </w:rPr>
              <w:t>9</w:t>
            </w:r>
          </w:p>
        </w:tc>
        <w:tc>
          <w:tcPr>
            <w:tcW w:w="1350" w:type="dxa"/>
            <w:tcBorders>
              <w:right w:val="nil"/>
            </w:tcBorders>
          </w:tcPr>
          <w:p w14:paraId="314CB9E6" w14:textId="7FDE4A4E" w:rsidR="00EE48CF" w:rsidRPr="00B00F83" w:rsidRDefault="00EE48CF" w:rsidP="00AD074C">
            <w:pPr>
              <w:spacing w:before="20" w:after="20"/>
              <w:rPr>
                <w:sz w:val="22"/>
                <w:szCs w:val="22"/>
              </w:rPr>
            </w:pPr>
            <w:r w:rsidRPr="00B00F83">
              <w:rPr>
                <w:sz w:val="22"/>
                <w:szCs w:val="22"/>
              </w:rPr>
              <w:t>yhđekse</w:t>
            </w:r>
            <w:r w:rsidR="00942FC8">
              <w:rPr>
                <w:sz w:val="22"/>
                <w:szCs w:val="22"/>
              </w:rPr>
              <w:t>/</w:t>
            </w:r>
            <w:r w:rsidRPr="00B00F83">
              <w:rPr>
                <w:sz w:val="22"/>
                <w:szCs w:val="22"/>
              </w:rPr>
              <w:t>t ~ yheksä</w:t>
            </w:r>
            <w:r w:rsidR="00731CB8">
              <w:rPr>
                <w:sz w:val="22"/>
                <w:szCs w:val="22"/>
              </w:rPr>
              <w:t>/</w:t>
            </w:r>
            <w:r w:rsidRPr="00B00F83">
              <w:rPr>
                <w:sz w:val="22"/>
                <w:szCs w:val="22"/>
              </w:rPr>
              <w:t>t</w:t>
            </w:r>
          </w:p>
        </w:tc>
        <w:tc>
          <w:tcPr>
            <w:tcW w:w="1620" w:type="dxa"/>
            <w:tcBorders>
              <w:left w:val="nil"/>
              <w:right w:val="nil"/>
            </w:tcBorders>
          </w:tcPr>
          <w:p w14:paraId="67847A1A" w14:textId="023FD4F1" w:rsidR="00EE48CF" w:rsidRPr="00B00F83" w:rsidRDefault="00EE48CF" w:rsidP="00AD074C">
            <w:pPr>
              <w:spacing w:before="20" w:after="20"/>
              <w:rPr>
                <w:sz w:val="22"/>
                <w:szCs w:val="22"/>
              </w:rPr>
            </w:pPr>
            <w:r w:rsidRPr="00B00F83">
              <w:rPr>
                <w:sz w:val="22"/>
                <w:szCs w:val="22"/>
              </w:rPr>
              <w:t>yhđeks</w:t>
            </w:r>
            <w:r w:rsidR="00B770EB">
              <w:rPr>
                <w:sz w:val="22"/>
                <w:szCs w:val="22"/>
              </w:rPr>
              <w:t>/</w:t>
            </w:r>
            <w:r w:rsidRPr="00B00F83">
              <w:rPr>
                <w:sz w:val="22"/>
                <w:szCs w:val="22"/>
              </w:rPr>
              <w:t>ii</w:t>
            </w:r>
            <w:r w:rsidR="00B770EB">
              <w:rPr>
                <w:sz w:val="22"/>
                <w:szCs w:val="22"/>
              </w:rPr>
              <w:t>/</w:t>
            </w:r>
            <w:r w:rsidRPr="00B00F83">
              <w:rPr>
                <w:sz w:val="22"/>
                <w:szCs w:val="22"/>
              </w:rPr>
              <w:t>tten ~ yheks</w:t>
            </w:r>
            <w:r w:rsidR="00B770EB">
              <w:rPr>
                <w:sz w:val="22"/>
                <w:szCs w:val="22"/>
              </w:rPr>
              <w:t>/</w:t>
            </w:r>
            <w:r w:rsidRPr="00B00F83">
              <w:rPr>
                <w:sz w:val="22"/>
                <w:szCs w:val="22"/>
              </w:rPr>
              <w:t>i</w:t>
            </w:r>
            <w:r w:rsidR="00B770EB">
              <w:rPr>
                <w:sz w:val="22"/>
                <w:szCs w:val="22"/>
              </w:rPr>
              <w:t>/</w:t>
            </w:r>
            <w:r w:rsidRPr="00B00F83">
              <w:rPr>
                <w:sz w:val="22"/>
                <w:szCs w:val="22"/>
              </w:rPr>
              <w:t>tten</w:t>
            </w:r>
          </w:p>
        </w:tc>
        <w:tc>
          <w:tcPr>
            <w:tcW w:w="1251" w:type="dxa"/>
            <w:tcBorders>
              <w:left w:val="nil"/>
              <w:right w:val="nil"/>
            </w:tcBorders>
          </w:tcPr>
          <w:p w14:paraId="604D3792" w14:textId="70866472" w:rsidR="00EE48CF" w:rsidRPr="00B00F83" w:rsidRDefault="00EE48CF" w:rsidP="00AD074C">
            <w:pPr>
              <w:spacing w:before="20" w:after="20"/>
              <w:rPr>
                <w:sz w:val="22"/>
                <w:szCs w:val="22"/>
              </w:rPr>
            </w:pPr>
            <w:r w:rsidRPr="00B00F83">
              <w:rPr>
                <w:sz w:val="22"/>
                <w:szCs w:val="22"/>
              </w:rPr>
              <w:t>yhđeks</w:t>
            </w:r>
            <w:r w:rsidR="00731CB8">
              <w:rPr>
                <w:sz w:val="22"/>
                <w:szCs w:val="22"/>
              </w:rPr>
              <w:t>/</w:t>
            </w:r>
            <w:r w:rsidRPr="00B00F83">
              <w:rPr>
                <w:sz w:val="22"/>
                <w:szCs w:val="22"/>
              </w:rPr>
              <w:t>ii</w:t>
            </w:r>
            <w:r w:rsidR="00731CB8">
              <w:rPr>
                <w:sz w:val="22"/>
                <w:szCs w:val="22"/>
              </w:rPr>
              <w:t>/</w:t>
            </w:r>
            <w:r w:rsidR="008F0AA4">
              <w:rPr>
                <w:sz w:val="22"/>
                <w:szCs w:val="22"/>
              </w:rPr>
              <w:t>tä</w:t>
            </w:r>
            <w:r w:rsidRPr="00B00F83">
              <w:rPr>
                <w:sz w:val="22"/>
                <w:szCs w:val="22"/>
              </w:rPr>
              <w:t xml:space="preserve"> ~ yheks</w:t>
            </w:r>
            <w:r w:rsidR="00731CB8">
              <w:rPr>
                <w:sz w:val="22"/>
                <w:szCs w:val="22"/>
              </w:rPr>
              <w:t>/</w:t>
            </w:r>
            <w:r w:rsidRPr="00B00F83">
              <w:rPr>
                <w:sz w:val="22"/>
                <w:szCs w:val="22"/>
              </w:rPr>
              <w:t>i</w:t>
            </w:r>
            <w:r w:rsidR="00731CB8">
              <w:rPr>
                <w:sz w:val="22"/>
                <w:szCs w:val="22"/>
              </w:rPr>
              <w:t>/</w:t>
            </w:r>
            <w:r w:rsidRPr="00B00F83">
              <w:rPr>
                <w:sz w:val="22"/>
                <w:szCs w:val="22"/>
              </w:rPr>
              <w:t>ä</w:t>
            </w:r>
          </w:p>
        </w:tc>
        <w:tc>
          <w:tcPr>
            <w:tcW w:w="1389" w:type="dxa"/>
            <w:tcBorders>
              <w:left w:val="nil"/>
              <w:right w:val="nil"/>
            </w:tcBorders>
          </w:tcPr>
          <w:p w14:paraId="0D59CD1C" w14:textId="0D096B00" w:rsidR="00EE48CF" w:rsidRPr="00B00F83" w:rsidRDefault="00EE48CF" w:rsidP="00AD074C">
            <w:pPr>
              <w:spacing w:before="20" w:after="20"/>
              <w:rPr>
                <w:sz w:val="22"/>
                <w:szCs w:val="22"/>
              </w:rPr>
            </w:pPr>
            <w:r w:rsidRPr="00B00F83">
              <w:rPr>
                <w:sz w:val="22"/>
                <w:szCs w:val="22"/>
              </w:rPr>
              <w:t>yh</w:t>
            </w:r>
            <w:r w:rsidR="0075485B">
              <w:rPr>
                <w:sz w:val="22"/>
                <w:szCs w:val="22"/>
              </w:rPr>
              <w:t>(</w:t>
            </w:r>
            <w:r w:rsidRPr="00B00F83">
              <w:rPr>
                <w:sz w:val="22"/>
                <w:szCs w:val="22"/>
              </w:rPr>
              <w:t>đ)eks</w:t>
            </w:r>
            <w:r w:rsidR="00731CB8">
              <w:rPr>
                <w:sz w:val="22"/>
                <w:szCs w:val="22"/>
              </w:rPr>
              <w:t>/</w:t>
            </w:r>
            <w:r w:rsidRPr="00B00F83">
              <w:rPr>
                <w:sz w:val="22"/>
                <w:szCs w:val="22"/>
              </w:rPr>
              <w:t>i</w:t>
            </w:r>
            <w:r w:rsidR="00731CB8">
              <w:rPr>
                <w:sz w:val="22"/>
                <w:szCs w:val="22"/>
              </w:rPr>
              <w:t>/</w:t>
            </w:r>
            <w:r w:rsidRPr="00B00F83">
              <w:rPr>
                <w:sz w:val="22"/>
                <w:szCs w:val="22"/>
              </w:rPr>
              <w:t>n</w:t>
            </w:r>
            <w:r w:rsidR="00B3052F">
              <w:rPr>
                <w:sz w:val="22"/>
                <w:szCs w:val="22"/>
              </w:rPr>
              <w:t>n</w:t>
            </w:r>
            <w:r w:rsidRPr="00B00F83">
              <w:rPr>
                <w:sz w:val="22"/>
                <w:szCs w:val="22"/>
              </w:rPr>
              <w:t>ä</w:t>
            </w:r>
          </w:p>
        </w:tc>
        <w:tc>
          <w:tcPr>
            <w:tcW w:w="1500" w:type="dxa"/>
            <w:tcBorders>
              <w:left w:val="nil"/>
              <w:right w:val="nil"/>
            </w:tcBorders>
          </w:tcPr>
          <w:p w14:paraId="491E6252" w14:textId="200ADD84" w:rsidR="00EE48CF" w:rsidRPr="00B00F83" w:rsidRDefault="00EE48CF" w:rsidP="00AD074C">
            <w:pPr>
              <w:spacing w:before="20" w:after="20"/>
              <w:rPr>
                <w:sz w:val="22"/>
                <w:szCs w:val="22"/>
              </w:rPr>
            </w:pPr>
            <w:r w:rsidRPr="00B00F83">
              <w:rPr>
                <w:sz w:val="22"/>
                <w:szCs w:val="22"/>
              </w:rPr>
              <w:t>yh</w:t>
            </w:r>
            <w:r w:rsidR="0075485B">
              <w:rPr>
                <w:sz w:val="22"/>
                <w:szCs w:val="22"/>
              </w:rPr>
              <w:t>(</w:t>
            </w:r>
            <w:r w:rsidRPr="00B00F83">
              <w:rPr>
                <w:sz w:val="22"/>
                <w:szCs w:val="22"/>
              </w:rPr>
              <w:t>đ)eks</w:t>
            </w:r>
            <w:r w:rsidR="00731CB8">
              <w:rPr>
                <w:sz w:val="22"/>
                <w:szCs w:val="22"/>
              </w:rPr>
              <w:t>/</w:t>
            </w:r>
            <w:r w:rsidRPr="00B00F83">
              <w:rPr>
                <w:sz w:val="22"/>
                <w:szCs w:val="22"/>
              </w:rPr>
              <w:t>i</w:t>
            </w:r>
            <w:r w:rsidR="00731CB8">
              <w:rPr>
                <w:sz w:val="22"/>
                <w:szCs w:val="22"/>
              </w:rPr>
              <w:t>/</w:t>
            </w:r>
            <w:r w:rsidRPr="00B00F83">
              <w:rPr>
                <w:sz w:val="22"/>
                <w:szCs w:val="22"/>
              </w:rPr>
              <w:t xml:space="preserve">ssä </w:t>
            </w:r>
          </w:p>
        </w:tc>
        <w:tc>
          <w:tcPr>
            <w:tcW w:w="1530" w:type="dxa"/>
            <w:tcBorders>
              <w:left w:val="nil"/>
            </w:tcBorders>
          </w:tcPr>
          <w:p w14:paraId="2DAEB1A4" w14:textId="0C3DBB94" w:rsidR="00EE48CF" w:rsidRPr="00B00F83" w:rsidRDefault="00EE48CF" w:rsidP="00AD074C">
            <w:pPr>
              <w:spacing w:before="20" w:after="20"/>
              <w:rPr>
                <w:sz w:val="22"/>
                <w:szCs w:val="22"/>
              </w:rPr>
            </w:pPr>
            <w:r w:rsidRPr="00B00F83">
              <w:rPr>
                <w:sz w:val="22"/>
                <w:szCs w:val="22"/>
              </w:rPr>
              <w:t>yh</w:t>
            </w:r>
            <w:r w:rsidR="0075485B">
              <w:rPr>
                <w:sz w:val="22"/>
                <w:szCs w:val="22"/>
              </w:rPr>
              <w:t>(</w:t>
            </w:r>
            <w:r w:rsidRPr="00B00F83">
              <w:rPr>
                <w:sz w:val="22"/>
                <w:szCs w:val="22"/>
              </w:rPr>
              <w:t>đ)eks</w:t>
            </w:r>
            <w:r w:rsidR="00731CB8">
              <w:rPr>
                <w:sz w:val="22"/>
                <w:szCs w:val="22"/>
              </w:rPr>
              <w:t>/</w:t>
            </w:r>
            <w:r w:rsidRPr="00B00F83">
              <w:rPr>
                <w:sz w:val="22"/>
                <w:szCs w:val="22"/>
              </w:rPr>
              <w:t xml:space="preserve">hiin </w:t>
            </w:r>
          </w:p>
        </w:tc>
      </w:tr>
      <w:tr w:rsidR="00EE48CF" w14:paraId="799D01FB" w14:textId="77777777" w:rsidTr="00116702">
        <w:trPr>
          <w:cantSplit/>
        </w:trPr>
        <w:tc>
          <w:tcPr>
            <w:tcW w:w="468" w:type="dxa"/>
          </w:tcPr>
          <w:p w14:paraId="6A241EC7" w14:textId="77777777" w:rsidR="00EE48CF" w:rsidRPr="00EE48CF" w:rsidRDefault="00EE48CF" w:rsidP="00AD074C">
            <w:pPr>
              <w:spacing w:before="20" w:after="20"/>
              <w:rPr>
                <w:sz w:val="22"/>
                <w:szCs w:val="22"/>
              </w:rPr>
            </w:pPr>
            <w:r w:rsidRPr="00EE48CF">
              <w:rPr>
                <w:sz w:val="22"/>
                <w:szCs w:val="22"/>
              </w:rPr>
              <w:t>10</w:t>
            </w:r>
          </w:p>
        </w:tc>
        <w:tc>
          <w:tcPr>
            <w:tcW w:w="1350" w:type="dxa"/>
            <w:tcBorders>
              <w:right w:val="nil"/>
            </w:tcBorders>
          </w:tcPr>
          <w:p w14:paraId="06BD974E" w14:textId="0DD59623" w:rsidR="00EE48CF" w:rsidRPr="00B00F83" w:rsidRDefault="00EE48CF" w:rsidP="00AD074C">
            <w:pPr>
              <w:spacing w:before="20" w:after="20"/>
              <w:rPr>
                <w:sz w:val="22"/>
                <w:szCs w:val="22"/>
              </w:rPr>
            </w:pPr>
            <w:r w:rsidRPr="00B00F83">
              <w:rPr>
                <w:sz w:val="22"/>
                <w:szCs w:val="22"/>
              </w:rPr>
              <w:t>kymmene</w:t>
            </w:r>
            <w:r w:rsidR="00731CB8">
              <w:rPr>
                <w:sz w:val="22"/>
                <w:szCs w:val="22"/>
              </w:rPr>
              <w:t>/</w:t>
            </w:r>
            <w:r w:rsidRPr="00B00F83">
              <w:rPr>
                <w:sz w:val="22"/>
                <w:szCs w:val="22"/>
              </w:rPr>
              <w:t>t</w:t>
            </w:r>
          </w:p>
        </w:tc>
        <w:tc>
          <w:tcPr>
            <w:tcW w:w="1620" w:type="dxa"/>
            <w:tcBorders>
              <w:left w:val="nil"/>
              <w:right w:val="nil"/>
            </w:tcBorders>
          </w:tcPr>
          <w:p w14:paraId="32624B1A" w14:textId="1A2E7DE6" w:rsidR="00EE48CF" w:rsidRPr="00B00F83" w:rsidRDefault="00EE48CF" w:rsidP="00AD074C">
            <w:pPr>
              <w:spacing w:before="20" w:after="20"/>
              <w:rPr>
                <w:sz w:val="22"/>
                <w:szCs w:val="22"/>
              </w:rPr>
            </w:pPr>
            <w:r w:rsidRPr="00B00F83">
              <w:rPr>
                <w:sz w:val="22"/>
                <w:szCs w:val="22"/>
              </w:rPr>
              <w:t>kymmen</w:t>
            </w:r>
            <w:r w:rsidR="00B770EB">
              <w:rPr>
                <w:sz w:val="22"/>
                <w:szCs w:val="22"/>
              </w:rPr>
              <w:t>/</w:t>
            </w:r>
            <w:r w:rsidRPr="00B00F83">
              <w:rPr>
                <w:sz w:val="22"/>
                <w:szCs w:val="22"/>
              </w:rPr>
              <w:t>i</w:t>
            </w:r>
            <w:r w:rsidR="00B770EB">
              <w:rPr>
                <w:sz w:val="22"/>
                <w:szCs w:val="22"/>
              </w:rPr>
              <w:t>i/</w:t>
            </w:r>
            <w:r w:rsidRPr="00B00F83">
              <w:rPr>
                <w:sz w:val="22"/>
                <w:szCs w:val="22"/>
              </w:rPr>
              <w:t>tten</w:t>
            </w:r>
            <w:r w:rsidR="00706288">
              <w:rPr>
                <w:sz w:val="22"/>
                <w:szCs w:val="22"/>
              </w:rPr>
              <w:t xml:space="preserve"> ~ kymmen/i/tten</w:t>
            </w:r>
          </w:p>
        </w:tc>
        <w:tc>
          <w:tcPr>
            <w:tcW w:w="1251" w:type="dxa"/>
            <w:tcBorders>
              <w:left w:val="nil"/>
              <w:right w:val="nil"/>
            </w:tcBorders>
          </w:tcPr>
          <w:p w14:paraId="7FE7EE05" w14:textId="5AE88F76" w:rsidR="00EE48CF" w:rsidRPr="00B00F83" w:rsidRDefault="00EE48CF" w:rsidP="00AD074C">
            <w:pPr>
              <w:spacing w:before="20" w:after="20"/>
              <w:rPr>
                <w:sz w:val="22"/>
                <w:szCs w:val="22"/>
              </w:rPr>
            </w:pPr>
            <w:r w:rsidRPr="00B00F83">
              <w:rPr>
                <w:sz w:val="22"/>
                <w:szCs w:val="22"/>
              </w:rPr>
              <w:t>kymmen</w:t>
            </w:r>
            <w:r w:rsidR="00731CB8">
              <w:rPr>
                <w:sz w:val="22"/>
                <w:szCs w:val="22"/>
              </w:rPr>
              <w:t>/</w:t>
            </w:r>
            <w:r w:rsidRPr="00B00F83">
              <w:rPr>
                <w:sz w:val="22"/>
                <w:szCs w:val="22"/>
              </w:rPr>
              <w:t>ii</w:t>
            </w:r>
            <w:r w:rsidR="0044254F">
              <w:rPr>
                <w:sz w:val="22"/>
                <w:szCs w:val="22"/>
              </w:rPr>
              <w:t>(</w:t>
            </w:r>
            <w:r w:rsidR="008F0AA4">
              <w:rPr>
                <w:sz w:val="22"/>
                <w:szCs w:val="22"/>
              </w:rPr>
              <w:t>tä</w:t>
            </w:r>
            <w:r w:rsidR="0044254F">
              <w:rPr>
                <w:sz w:val="22"/>
                <w:szCs w:val="22"/>
              </w:rPr>
              <w:t>)</w:t>
            </w:r>
            <w:r w:rsidRPr="00B00F83">
              <w:rPr>
                <w:sz w:val="22"/>
                <w:szCs w:val="22"/>
              </w:rPr>
              <w:t xml:space="preserve"> ~ kymmen</w:t>
            </w:r>
            <w:r w:rsidR="00731CB8">
              <w:rPr>
                <w:sz w:val="22"/>
                <w:szCs w:val="22"/>
              </w:rPr>
              <w:t>/</w:t>
            </w:r>
            <w:r w:rsidRPr="00B00F83">
              <w:rPr>
                <w:sz w:val="22"/>
                <w:szCs w:val="22"/>
              </w:rPr>
              <w:t>i</w:t>
            </w:r>
            <w:r w:rsidR="00731CB8">
              <w:rPr>
                <w:sz w:val="22"/>
                <w:szCs w:val="22"/>
              </w:rPr>
              <w:t>/</w:t>
            </w:r>
            <w:r w:rsidRPr="00B00F83">
              <w:rPr>
                <w:sz w:val="22"/>
                <w:szCs w:val="22"/>
              </w:rPr>
              <w:t>ä</w:t>
            </w:r>
          </w:p>
        </w:tc>
        <w:tc>
          <w:tcPr>
            <w:tcW w:w="1389" w:type="dxa"/>
            <w:tcBorders>
              <w:left w:val="nil"/>
              <w:right w:val="nil"/>
            </w:tcBorders>
          </w:tcPr>
          <w:p w14:paraId="7FA34440" w14:textId="3BE38799" w:rsidR="00EE48CF" w:rsidRPr="00B00F83" w:rsidRDefault="00EE48CF" w:rsidP="00AD074C">
            <w:pPr>
              <w:spacing w:before="20" w:after="20"/>
              <w:rPr>
                <w:sz w:val="22"/>
                <w:szCs w:val="22"/>
              </w:rPr>
            </w:pPr>
            <w:r w:rsidRPr="00B00F83">
              <w:rPr>
                <w:sz w:val="22"/>
                <w:szCs w:val="22"/>
              </w:rPr>
              <w:t>kymmen</w:t>
            </w:r>
            <w:r w:rsidR="00731CB8">
              <w:rPr>
                <w:sz w:val="22"/>
                <w:szCs w:val="22"/>
              </w:rPr>
              <w:t>/</w:t>
            </w:r>
            <w:r w:rsidRPr="00B00F83">
              <w:rPr>
                <w:sz w:val="22"/>
                <w:szCs w:val="22"/>
              </w:rPr>
              <w:t>i</w:t>
            </w:r>
            <w:r w:rsidR="00731CB8">
              <w:rPr>
                <w:sz w:val="22"/>
                <w:szCs w:val="22"/>
              </w:rPr>
              <w:t>/</w:t>
            </w:r>
            <w:r w:rsidRPr="00B00F83">
              <w:rPr>
                <w:sz w:val="22"/>
                <w:szCs w:val="22"/>
              </w:rPr>
              <w:t>n</w:t>
            </w:r>
            <w:r w:rsidR="00B3052F">
              <w:rPr>
                <w:sz w:val="22"/>
                <w:szCs w:val="22"/>
              </w:rPr>
              <w:t>n</w:t>
            </w:r>
            <w:r w:rsidRPr="00B00F83">
              <w:rPr>
                <w:sz w:val="22"/>
                <w:szCs w:val="22"/>
              </w:rPr>
              <w:t>ä</w:t>
            </w:r>
          </w:p>
        </w:tc>
        <w:tc>
          <w:tcPr>
            <w:tcW w:w="1500" w:type="dxa"/>
            <w:tcBorders>
              <w:left w:val="nil"/>
              <w:right w:val="nil"/>
            </w:tcBorders>
          </w:tcPr>
          <w:p w14:paraId="357E56FE" w14:textId="5DA7EA69" w:rsidR="00EE48CF" w:rsidRPr="00B00F83" w:rsidRDefault="00EE48CF" w:rsidP="00AD074C">
            <w:pPr>
              <w:spacing w:before="20" w:after="20"/>
              <w:rPr>
                <w:sz w:val="22"/>
                <w:szCs w:val="22"/>
              </w:rPr>
            </w:pPr>
            <w:r w:rsidRPr="00B00F83">
              <w:rPr>
                <w:sz w:val="22"/>
                <w:szCs w:val="22"/>
              </w:rPr>
              <w:t>kymmen</w:t>
            </w:r>
            <w:r w:rsidR="00731CB8">
              <w:rPr>
                <w:sz w:val="22"/>
                <w:szCs w:val="22"/>
              </w:rPr>
              <w:t>/</w:t>
            </w:r>
            <w:r w:rsidRPr="00B00F83">
              <w:rPr>
                <w:sz w:val="22"/>
                <w:szCs w:val="22"/>
              </w:rPr>
              <w:t>i</w:t>
            </w:r>
            <w:r w:rsidR="00731CB8">
              <w:rPr>
                <w:sz w:val="22"/>
                <w:szCs w:val="22"/>
              </w:rPr>
              <w:t>/</w:t>
            </w:r>
            <w:r w:rsidRPr="00B00F83">
              <w:rPr>
                <w:sz w:val="22"/>
                <w:szCs w:val="22"/>
              </w:rPr>
              <w:t>ssä</w:t>
            </w:r>
          </w:p>
        </w:tc>
        <w:tc>
          <w:tcPr>
            <w:tcW w:w="1530" w:type="dxa"/>
            <w:tcBorders>
              <w:left w:val="nil"/>
            </w:tcBorders>
          </w:tcPr>
          <w:p w14:paraId="4ADC1EF9" w14:textId="3751E3B9" w:rsidR="00EE48CF" w:rsidRPr="00B00F83" w:rsidRDefault="00EE48CF" w:rsidP="00AD074C">
            <w:pPr>
              <w:spacing w:before="20" w:after="20"/>
              <w:rPr>
                <w:sz w:val="22"/>
                <w:szCs w:val="22"/>
              </w:rPr>
            </w:pPr>
            <w:r w:rsidRPr="00B00F83">
              <w:rPr>
                <w:sz w:val="22"/>
                <w:szCs w:val="22"/>
              </w:rPr>
              <w:t>kymmen</w:t>
            </w:r>
            <w:r w:rsidR="00731CB8">
              <w:rPr>
                <w:sz w:val="22"/>
                <w:szCs w:val="22"/>
              </w:rPr>
              <w:t>/</w:t>
            </w:r>
            <w:r w:rsidRPr="00B00F83">
              <w:rPr>
                <w:sz w:val="22"/>
                <w:szCs w:val="22"/>
              </w:rPr>
              <w:t>hiin</w:t>
            </w:r>
          </w:p>
        </w:tc>
      </w:tr>
    </w:tbl>
    <w:p w14:paraId="72D1D030" w14:textId="67D7EB9C" w:rsidR="00C34D58" w:rsidRDefault="00C34D58" w:rsidP="00C34D58">
      <w:pPr>
        <w:pStyle w:val="Overskrift3"/>
        <w:rPr>
          <w:lang w:val="fi-FI"/>
        </w:rPr>
      </w:pPr>
      <w:bookmarkStart w:id="1923" w:name="_Toc241129361"/>
      <w:bookmarkStart w:id="1924" w:name="_Toc311273944"/>
      <w:r>
        <w:rPr>
          <w:lang w:val="fi-FI"/>
        </w:rPr>
        <w:t xml:space="preserve">Kardinaalit syntaktin </w:t>
      </w:r>
      <w:r w:rsidR="002C2F3C">
        <w:rPr>
          <w:lang w:val="fi-FI"/>
        </w:rPr>
        <w:t>ja f</w:t>
      </w:r>
      <w:r w:rsidR="00FE74ED">
        <w:rPr>
          <w:lang w:val="fi-FI"/>
        </w:rPr>
        <w:t>r</w:t>
      </w:r>
      <w:r w:rsidR="002C2F3C">
        <w:rPr>
          <w:lang w:val="fi-FI"/>
        </w:rPr>
        <w:t xml:space="preserve">aasin </w:t>
      </w:r>
      <w:r>
        <w:rPr>
          <w:lang w:val="fi-FI"/>
        </w:rPr>
        <w:t>osana</w:t>
      </w:r>
      <w:bookmarkEnd w:id="1923"/>
      <w:bookmarkEnd w:id="1924"/>
    </w:p>
    <w:p w14:paraId="236D9BCB" w14:textId="10F2CA83" w:rsidR="00F904D4" w:rsidRDefault="003D2B9A" w:rsidP="00DC4D3A">
      <w:pPr>
        <w:spacing w:before="120" w:after="120"/>
        <w:rPr>
          <w:lang w:val="fi-FI"/>
        </w:rPr>
      </w:pPr>
      <w:r>
        <w:rPr>
          <w:lang w:val="fi-FI"/>
        </w:rPr>
        <w:t>Kardinaalit oon siitä eri</w:t>
      </w:r>
      <w:r w:rsidR="0033534E">
        <w:rPr>
          <w:lang w:val="fi-FI"/>
        </w:rPr>
        <w:t>nomhaiset,</w:t>
      </w:r>
      <w:r>
        <w:rPr>
          <w:lang w:val="fi-FI"/>
        </w:rPr>
        <w:t xml:space="preserve"> ette </w:t>
      </w:r>
      <w:r w:rsidR="0075527F">
        <w:rPr>
          <w:lang w:val="fi-FI"/>
        </w:rPr>
        <w:t xml:space="preserve">singulaarin </w:t>
      </w:r>
      <w:r>
        <w:rPr>
          <w:lang w:val="fi-FI"/>
        </w:rPr>
        <w:t xml:space="preserve">nominatiivissa net haamustethaan oman fraasin, minkä </w:t>
      </w:r>
      <w:r w:rsidR="007E0B5B">
        <w:rPr>
          <w:lang w:val="fi-FI"/>
        </w:rPr>
        <w:t>jäsenennä</w:t>
      </w:r>
      <w:r>
        <w:rPr>
          <w:lang w:val="fi-FI"/>
        </w:rPr>
        <w:t xml:space="preserve"> se, minkä lukumäärän kardinaali ilmoittaa, seissoo </w:t>
      </w:r>
      <w:r w:rsidR="006A355C">
        <w:rPr>
          <w:lang w:val="fi-FI"/>
        </w:rPr>
        <w:t xml:space="preserve">singulaarin </w:t>
      </w:r>
      <w:r>
        <w:rPr>
          <w:lang w:val="fi-FI"/>
        </w:rPr>
        <w:t>partiti</w:t>
      </w:r>
      <w:r w:rsidR="006A355C">
        <w:rPr>
          <w:lang w:val="fi-FI"/>
        </w:rPr>
        <w:t>i</w:t>
      </w:r>
      <w:r>
        <w:rPr>
          <w:lang w:val="fi-FI"/>
        </w:rPr>
        <w:t>vissa</w:t>
      </w:r>
      <w:r w:rsidR="00CF0FD4">
        <w:rPr>
          <w:lang w:val="fi-FI"/>
        </w:rPr>
        <w:t xml:space="preserve"> </w:t>
      </w:r>
      <w:r w:rsidR="0075485B">
        <w:rPr>
          <w:lang w:val="fi-FI"/>
        </w:rPr>
        <w:t>(</w:t>
      </w:r>
      <w:r w:rsidR="00CF0FD4">
        <w:rPr>
          <w:lang w:val="fi-FI"/>
        </w:rPr>
        <w:t>1, 2)</w:t>
      </w:r>
      <w:r w:rsidR="00983DB2">
        <w:rPr>
          <w:lang w:val="fi-FI"/>
        </w:rPr>
        <w:t>, ja itte kardinaali oon valtasanana</w:t>
      </w:r>
      <w:r>
        <w:rPr>
          <w:lang w:val="fi-FI"/>
        </w:rPr>
        <w:t xml:space="preserve">. </w:t>
      </w:r>
      <w:r w:rsidR="00983DB2">
        <w:rPr>
          <w:lang w:val="fi-FI"/>
        </w:rPr>
        <w:t xml:space="preserve">Sanoma ette net silloin haamustethaan </w:t>
      </w:r>
      <w:r w:rsidR="00983DB2" w:rsidRPr="009012CF">
        <w:rPr>
          <w:smallCaps/>
          <w:lang w:val="fi-FI"/>
        </w:rPr>
        <w:t>kvant</w:t>
      </w:r>
      <w:r w:rsidR="009012CF" w:rsidRPr="009012CF">
        <w:rPr>
          <w:smallCaps/>
          <w:lang w:val="fi-FI"/>
        </w:rPr>
        <w:t>t</w:t>
      </w:r>
      <w:r w:rsidR="00983DB2" w:rsidRPr="009012CF">
        <w:rPr>
          <w:smallCaps/>
          <w:lang w:val="fi-FI"/>
        </w:rPr>
        <w:t>orifraasin.</w:t>
      </w:r>
      <w:r w:rsidR="00983DB2">
        <w:rPr>
          <w:lang w:val="fi-FI"/>
        </w:rPr>
        <w:t xml:space="preserve"> </w:t>
      </w:r>
      <w:r w:rsidR="008746F3">
        <w:rPr>
          <w:lang w:val="fi-FI"/>
        </w:rPr>
        <w:t>Toinen eri</w:t>
      </w:r>
      <w:r w:rsidR="00A649D3">
        <w:rPr>
          <w:lang w:val="fi-FI"/>
        </w:rPr>
        <w:t>nomhainen</w:t>
      </w:r>
      <w:r w:rsidR="008746F3">
        <w:rPr>
          <w:lang w:val="fi-FI"/>
        </w:rPr>
        <w:t xml:space="preserve"> trekki</w:t>
      </w:r>
      <w:r w:rsidR="00486A2C">
        <w:rPr>
          <w:lang w:val="fi-FI"/>
        </w:rPr>
        <w:t xml:space="preserve"> oon</w:t>
      </w:r>
      <w:r w:rsidR="00C34D58">
        <w:rPr>
          <w:lang w:val="fi-FI"/>
        </w:rPr>
        <w:t xml:space="preserve"> ette kardinaali</w:t>
      </w:r>
      <w:r w:rsidR="008746F3">
        <w:rPr>
          <w:lang w:val="fi-FI"/>
        </w:rPr>
        <w:t xml:space="preserve"> seis</w:t>
      </w:r>
      <w:r w:rsidR="00C34D58">
        <w:rPr>
          <w:lang w:val="fi-FI"/>
        </w:rPr>
        <w:t>soo</w:t>
      </w:r>
      <w:r w:rsidR="009B59BB">
        <w:rPr>
          <w:lang w:val="fi-FI"/>
        </w:rPr>
        <w:t xml:space="preserve"> singulaarissa</w:t>
      </w:r>
      <w:r w:rsidR="008746F3">
        <w:rPr>
          <w:lang w:val="fi-FI"/>
        </w:rPr>
        <w:t xml:space="preserve"> nominatiivin haamussa silloinki, ko se oon </w:t>
      </w:r>
      <w:r w:rsidR="00092B3D">
        <w:rPr>
          <w:lang w:val="fi-FI"/>
        </w:rPr>
        <w:t>objektinna</w:t>
      </w:r>
      <w:r w:rsidR="00CF0FD4">
        <w:rPr>
          <w:lang w:val="fi-FI"/>
        </w:rPr>
        <w:t xml:space="preserve"> </w:t>
      </w:r>
      <w:r w:rsidR="0075485B">
        <w:rPr>
          <w:lang w:val="fi-FI"/>
        </w:rPr>
        <w:t>(</w:t>
      </w:r>
      <w:r w:rsidR="00CF0FD4">
        <w:rPr>
          <w:lang w:val="fi-FI"/>
        </w:rPr>
        <w:t>2)</w:t>
      </w:r>
      <w:r w:rsidR="00F904D4">
        <w:rPr>
          <w:lang w:val="fi-FI"/>
        </w:rPr>
        <w:t>.</w:t>
      </w:r>
    </w:p>
    <w:p w14:paraId="1E33A313" w14:textId="379DEFCE" w:rsidR="00FA2FF2" w:rsidRDefault="0075485B" w:rsidP="00DC4D3A">
      <w:pPr>
        <w:spacing w:before="120" w:after="120"/>
        <w:rPr>
          <w:lang w:val="fi-FI"/>
        </w:rPr>
      </w:pPr>
      <w:r>
        <w:rPr>
          <w:lang w:val="fi-FI"/>
        </w:rPr>
        <w:t>(</w:t>
      </w:r>
      <w:r w:rsidR="006557E5">
        <w:rPr>
          <w:lang w:val="fi-FI"/>
        </w:rPr>
        <w:t xml:space="preserve">1) </w:t>
      </w:r>
      <w:r w:rsidR="00FA2FF2">
        <w:rPr>
          <w:lang w:val="fi-FI"/>
        </w:rPr>
        <w:t xml:space="preserve">Saarala ja Mikola oon </w:t>
      </w:r>
      <w:r w:rsidR="0061001F">
        <w:rPr>
          <w:lang w:val="fi-FI"/>
        </w:rPr>
        <w:t>[</w:t>
      </w:r>
      <w:r w:rsidR="00E51B81">
        <w:rPr>
          <w:i/>
          <w:lang w:val="fi-FI"/>
        </w:rPr>
        <w:t>kymmenen</w:t>
      </w:r>
      <w:r w:rsidR="00FA2FF2" w:rsidRPr="00E51B81">
        <w:rPr>
          <w:i/>
          <w:lang w:val="fi-FI"/>
        </w:rPr>
        <w:t xml:space="preserve"> lasta</w:t>
      </w:r>
      <w:r w:rsidR="0061001F">
        <w:rPr>
          <w:lang w:val="fi-FI"/>
        </w:rPr>
        <w:t>]</w:t>
      </w:r>
      <w:r w:rsidR="00FA2FF2">
        <w:rPr>
          <w:lang w:val="fi-FI"/>
        </w:rPr>
        <w:t xml:space="preserve">, </w:t>
      </w:r>
      <w:r w:rsidR="0061001F">
        <w:rPr>
          <w:lang w:val="fi-FI"/>
        </w:rPr>
        <w:t>[</w:t>
      </w:r>
      <w:r w:rsidR="00FA2FF2" w:rsidRPr="00E51B81">
        <w:rPr>
          <w:i/>
          <w:lang w:val="fi-FI"/>
        </w:rPr>
        <w:t>kolme tytärtä</w:t>
      </w:r>
      <w:r w:rsidR="0061001F">
        <w:rPr>
          <w:lang w:val="fi-FI"/>
        </w:rPr>
        <w:t>]</w:t>
      </w:r>
      <w:r w:rsidR="00FA2FF2">
        <w:rPr>
          <w:lang w:val="fi-FI"/>
        </w:rPr>
        <w:t xml:space="preserve"> ja </w:t>
      </w:r>
      <w:r w:rsidR="0061001F">
        <w:rPr>
          <w:lang w:val="fi-FI"/>
        </w:rPr>
        <w:t>[</w:t>
      </w:r>
      <w:r w:rsidR="00FA2FF2" w:rsidRPr="00E51B81">
        <w:rPr>
          <w:i/>
          <w:lang w:val="fi-FI"/>
        </w:rPr>
        <w:t>seittemen</w:t>
      </w:r>
      <w:r w:rsidR="0061001F">
        <w:rPr>
          <w:i/>
          <w:lang w:val="fi-FI"/>
        </w:rPr>
        <w:t xml:space="preserve"> </w:t>
      </w:r>
      <w:r w:rsidR="00BA1173" w:rsidRPr="00BA1173">
        <w:rPr>
          <w:lang w:val="fi-FI"/>
        </w:rPr>
        <w:t>~</w:t>
      </w:r>
      <w:r w:rsidR="0061001F">
        <w:rPr>
          <w:i/>
          <w:lang w:val="fi-FI"/>
        </w:rPr>
        <w:t xml:space="preserve"> seittemän</w:t>
      </w:r>
      <w:r w:rsidR="00FA2FF2" w:rsidRPr="00E51B81">
        <w:rPr>
          <w:i/>
          <w:lang w:val="fi-FI"/>
        </w:rPr>
        <w:t xml:space="preserve"> poik</w:t>
      </w:r>
      <w:r w:rsidRPr="0075485B">
        <w:rPr>
          <w:lang w:val="fi-FI"/>
        </w:rPr>
        <w:t>(</w:t>
      </w:r>
      <w:r w:rsidR="00FA2FF2" w:rsidRPr="00E51B81">
        <w:rPr>
          <w:i/>
          <w:lang w:val="fi-FI"/>
        </w:rPr>
        <w:t>k</w:t>
      </w:r>
      <w:r w:rsidRPr="0075485B">
        <w:rPr>
          <w:lang w:val="fi-FI"/>
        </w:rPr>
        <w:t>)</w:t>
      </w:r>
      <w:r w:rsidR="00FA2FF2" w:rsidRPr="00E51B81">
        <w:rPr>
          <w:i/>
          <w:lang w:val="fi-FI"/>
        </w:rPr>
        <w:t>aa</w:t>
      </w:r>
      <w:r w:rsidR="0061001F">
        <w:rPr>
          <w:lang w:val="fi-FI"/>
        </w:rPr>
        <w:t>]</w:t>
      </w:r>
      <w:r w:rsidR="00FA2FF2">
        <w:rPr>
          <w:lang w:val="fi-FI"/>
        </w:rPr>
        <w:t>.</w:t>
      </w:r>
    </w:p>
    <w:p w14:paraId="3D3790CE" w14:textId="0421205B" w:rsidR="00E51B81" w:rsidRDefault="0075485B" w:rsidP="00DC4D3A">
      <w:pPr>
        <w:spacing w:before="120" w:after="120"/>
        <w:rPr>
          <w:lang w:val="fi-FI"/>
        </w:rPr>
      </w:pPr>
      <w:r>
        <w:rPr>
          <w:lang w:val="fi-FI"/>
        </w:rPr>
        <w:t>(</w:t>
      </w:r>
      <w:r w:rsidR="006557E5">
        <w:rPr>
          <w:lang w:val="fi-FI"/>
        </w:rPr>
        <w:t xml:space="preserve">2) </w:t>
      </w:r>
      <w:r w:rsidR="005A1461">
        <w:rPr>
          <w:lang w:val="fi-FI"/>
        </w:rPr>
        <w:t>Jeesus jakoi</w:t>
      </w:r>
      <w:r w:rsidR="00AF1470">
        <w:rPr>
          <w:lang w:val="fi-FI"/>
        </w:rPr>
        <w:t xml:space="preserve"> kansale </w:t>
      </w:r>
      <w:r w:rsidR="0061001F">
        <w:rPr>
          <w:lang w:val="fi-FI"/>
        </w:rPr>
        <w:t>[</w:t>
      </w:r>
      <w:r w:rsidR="00AF1470" w:rsidRPr="00AF1470">
        <w:rPr>
          <w:i/>
          <w:lang w:val="fi-FI"/>
        </w:rPr>
        <w:t>kaksi leip</w:t>
      </w:r>
      <w:r w:rsidRPr="0075485B">
        <w:rPr>
          <w:lang w:val="fi-FI"/>
        </w:rPr>
        <w:t>(</w:t>
      </w:r>
      <w:r w:rsidR="00AF1470" w:rsidRPr="00AF1470">
        <w:rPr>
          <w:i/>
          <w:lang w:val="fi-FI"/>
        </w:rPr>
        <w:t>p</w:t>
      </w:r>
      <w:r w:rsidRPr="0075485B">
        <w:rPr>
          <w:lang w:val="fi-FI"/>
        </w:rPr>
        <w:t>)</w:t>
      </w:r>
      <w:r w:rsidR="00AF1470" w:rsidRPr="00AF1470">
        <w:rPr>
          <w:i/>
          <w:lang w:val="fi-FI"/>
        </w:rPr>
        <w:t>ää</w:t>
      </w:r>
      <w:r w:rsidR="0061001F">
        <w:rPr>
          <w:lang w:val="fi-FI"/>
        </w:rPr>
        <w:t>]</w:t>
      </w:r>
      <w:r w:rsidR="00AF1470">
        <w:rPr>
          <w:lang w:val="fi-FI"/>
        </w:rPr>
        <w:t xml:space="preserve"> ja </w:t>
      </w:r>
      <w:r w:rsidR="0061001F">
        <w:rPr>
          <w:lang w:val="fi-FI"/>
        </w:rPr>
        <w:t>[</w:t>
      </w:r>
      <w:r w:rsidR="00AF1470" w:rsidRPr="00AF1470">
        <w:rPr>
          <w:i/>
          <w:lang w:val="fi-FI"/>
        </w:rPr>
        <w:t>viisi kallaa</w:t>
      </w:r>
      <w:r w:rsidR="0061001F">
        <w:rPr>
          <w:lang w:val="fi-FI"/>
        </w:rPr>
        <w:t>]</w:t>
      </w:r>
      <w:r w:rsidR="00AF1470">
        <w:rPr>
          <w:lang w:val="fi-FI"/>
        </w:rPr>
        <w:t>.</w:t>
      </w:r>
    </w:p>
    <w:p w14:paraId="168FE062" w14:textId="2BC49E31" w:rsidR="00983DB2" w:rsidRDefault="00983DB2" w:rsidP="00983DB2">
      <w:pPr>
        <w:spacing w:before="120" w:after="120"/>
        <w:rPr>
          <w:lang w:val="fi-FI"/>
        </w:rPr>
      </w:pPr>
      <w:r>
        <w:rPr>
          <w:lang w:val="fi-FI"/>
        </w:rPr>
        <w:t xml:space="preserve">Muissa kaasuksissa </w:t>
      </w:r>
      <w:r w:rsidR="003F287D">
        <w:rPr>
          <w:lang w:val="fi-FI"/>
        </w:rPr>
        <w:t>kardinaali</w:t>
      </w:r>
      <w:r>
        <w:rPr>
          <w:lang w:val="fi-FI"/>
        </w:rPr>
        <w:t xml:space="preserve"> oon ko </w:t>
      </w:r>
      <w:r w:rsidR="00072D05">
        <w:rPr>
          <w:lang w:val="fi-FI"/>
        </w:rPr>
        <w:t>adjektiivi</w:t>
      </w:r>
      <w:r w:rsidR="00011BD0">
        <w:rPr>
          <w:lang w:val="fi-FI"/>
        </w:rPr>
        <w:t>defineeraus</w:t>
      </w:r>
      <w:r>
        <w:rPr>
          <w:lang w:val="fi-FI"/>
        </w:rPr>
        <w:t xml:space="preserve"> substantiivifraasissa, eli se kongrueeraa subs</w:t>
      </w:r>
      <w:r w:rsidR="009B59BB">
        <w:rPr>
          <w:lang w:val="fi-FI"/>
        </w:rPr>
        <w:t>t</w:t>
      </w:r>
      <w:r>
        <w:rPr>
          <w:lang w:val="fi-FI"/>
        </w:rPr>
        <w:t xml:space="preserve">antiivin kans sekä luvussa ette kaasuksessa </w:t>
      </w:r>
      <w:r w:rsidR="0075485B">
        <w:rPr>
          <w:lang w:val="fi-FI"/>
        </w:rPr>
        <w:t>(</w:t>
      </w:r>
      <w:r>
        <w:rPr>
          <w:lang w:val="fi-FI"/>
        </w:rPr>
        <w:t>3–5).</w:t>
      </w:r>
    </w:p>
    <w:p w14:paraId="7F4B177E" w14:textId="12D56E74" w:rsidR="009B59BB" w:rsidRDefault="0075485B" w:rsidP="009B59BB">
      <w:pPr>
        <w:spacing w:before="120" w:after="120"/>
        <w:rPr>
          <w:lang w:val="fi-FI"/>
        </w:rPr>
      </w:pPr>
      <w:r>
        <w:rPr>
          <w:lang w:val="fi-FI"/>
        </w:rPr>
        <w:t>(</w:t>
      </w:r>
      <w:r w:rsidR="009B59BB">
        <w:rPr>
          <w:lang w:val="fi-FI"/>
        </w:rPr>
        <w:t>3) Sil</w:t>
      </w:r>
      <w:r w:rsidR="001A722E">
        <w:rPr>
          <w:lang w:val="fi-FI"/>
        </w:rPr>
        <w:t>lä reisu</w:t>
      </w:r>
      <w:r w:rsidR="009B59BB">
        <w:rPr>
          <w:lang w:val="fi-FI"/>
        </w:rPr>
        <w:t xml:space="preserve">la met kävimä </w:t>
      </w:r>
      <w:r w:rsidR="005F6584">
        <w:rPr>
          <w:lang w:val="fi-FI"/>
        </w:rPr>
        <w:t>[</w:t>
      </w:r>
      <w:r w:rsidR="009B59BB" w:rsidRPr="006557E5">
        <w:rPr>
          <w:i/>
          <w:lang w:val="fi-FI"/>
        </w:rPr>
        <w:t>viiđessä maassa</w:t>
      </w:r>
      <w:r w:rsidR="005F6584">
        <w:rPr>
          <w:lang w:val="fi-FI"/>
        </w:rPr>
        <w:t>]</w:t>
      </w:r>
      <w:r w:rsidR="009B59BB">
        <w:rPr>
          <w:lang w:val="fi-FI"/>
        </w:rPr>
        <w:t xml:space="preserve"> ja </w:t>
      </w:r>
      <w:r w:rsidR="005F6584">
        <w:rPr>
          <w:lang w:val="fi-FI"/>
        </w:rPr>
        <w:t>[</w:t>
      </w:r>
      <w:r w:rsidR="009B59BB" w:rsidRPr="006557E5">
        <w:rPr>
          <w:i/>
          <w:lang w:val="fi-FI"/>
        </w:rPr>
        <w:t>kolmessa pääkaupungissa</w:t>
      </w:r>
      <w:r w:rsidR="005F6584">
        <w:rPr>
          <w:lang w:val="fi-FI"/>
        </w:rPr>
        <w:t>]</w:t>
      </w:r>
      <w:r w:rsidR="009B59BB">
        <w:rPr>
          <w:lang w:val="fi-FI"/>
        </w:rPr>
        <w:t>.</w:t>
      </w:r>
    </w:p>
    <w:p w14:paraId="3B9F57D6" w14:textId="7A3CCB51" w:rsidR="004B0D0F" w:rsidRPr="006557E5" w:rsidRDefault="0075485B" w:rsidP="009B59BB">
      <w:pPr>
        <w:spacing w:before="120" w:after="120"/>
        <w:rPr>
          <w:i/>
        </w:rPr>
      </w:pPr>
      <w:r>
        <w:t>(</w:t>
      </w:r>
      <w:r w:rsidR="006557E5">
        <w:t xml:space="preserve">4) </w:t>
      </w:r>
      <w:r w:rsidR="004B0D0F" w:rsidRPr="006557E5">
        <w:t xml:space="preserve">Tänä vuona mie olen ollu jo </w:t>
      </w:r>
      <w:r w:rsidR="005F6584">
        <w:t>[</w:t>
      </w:r>
      <w:r w:rsidR="004B0D0F" w:rsidRPr="006557E5">
        <w:rPr>
          <w:i/>
        </w:rPr>
        <w:t>viisissä häissä</w:t>
      </w:r>
      <w:r w:rsidR="005F6584">
        <w:t>]</w:t>
      </w:r>
      <w:r w:rsidR="004B0D0F" w:rsidRPr="006557E5">
        <w:rPr>
          <w:i/>
        </w:rPr>
        <w:t xml:space="preserve"> </w:t>
      </w:r>
      <w:r w:rsidR="004B0D0F" w:rsidRPr="006557E5">
        <w:t xml:space="preserve">ja </w:t>
      </w:r>
      <w:r w:rsidR="005F6584">
        <w:t>[</w:t>
      </w:r>
      <w:r w:rsidR="004B0D0F" w:rsidRPr="006557E5">
        <w:rPr>
          <w:i/>
        </w:rPr>
        <w:t>kaksissa kraviaisissa</w:t>
      </w:r>
      <w:r w:rsidR="005F6584">
        <w:t>]</w:t>
      </w:r>
      <w:r w:rsidR="001B127A" w:rsidRPr="001B127A">
        <w:t>.</w:t>
      </w:r>
    </w:p>
    <w:p w14:paraId="6AF9714D" w14:textId="7BA093DC" w:rsidR="004B0D0F" w:rsidRDefault="0075485B" w:rsidP="004B0D0F">
      <w:pPr>
        <w:spacing w:before="120" w:after="120"/>
      </w:pPr>
      <w:r>
        <w:t>(</w:t>
      </w:r>
      <w:r w:rsidR="006557E5">
        <w:t xml:space="preserve">5) </w:t>
      </w:r>
      <w:r w:rsidR="004B0D0F" w:rsidRPr="006557E5">
        <w:t xml:space="preserve">Mie ostin kaupasta </w:t>
      </w:r>
      <w:r w:rsidR="005F6584">
        <w:t>[</w:t>
      </w:r>
      <w:r w:rsidR="004B0D0F" w:rsidRPr="006557E5">
        <w:rPr>
          <w:i/>
        </w:rPr>
        <w:t>vii</w:t>
      </w:r>
      <w:r w:rsidRPr="0075485B">
        <w:t>(</w:t>
      </w:r>
      <w:r w:rsidR="004B0D0F" w:rsidRPr="006557E5">
        <w:rPr>
          <w:i/>
        </w:rPr>
        <w:t>đ</w:t>
      </w:r>
      <w:r w:rsidRPr="0075485B">
        <w:t>)</w:t>
      </w:r>
      <w:r w:rsidR="004B0D0F" w:rsidRPr="006557E5">
        <w:rPr>
          <w:i/>
        </w:rPr>
        <w:t>et housut</w:t>
      </w:r>
      <w:r w:rsidR="005F6584">
        <w:t>]</w:t>
      </w:r>
      <w:r w:rsidR="004B0D0F" w:rsidRPr="006557E5">
        <w:t xml:space="preserve"> ja </w:t>
      </w:r>
      <w:r w:rsidR="005F6584">
        <w:t>[</w:t>
      </w:r>
      <w:r w:rsidR="004B0D0F" w:rsidRPr="006557E5">
        <w:rPr>
          <w:i/>
        </w:rPr>
        <w:t>kah</w:t>
      </w:r>
      <w:r w:rsidRPr="0075485B">
        <w:t>(</w:t>
      </w:r>
      <w:r w:rsidR="004B0D0F" w:rsidRPr="006557E5">
        <w:rPr>
          <w:i/>
        </w:rPr>
        <w:t>đ</w:t>
      </w:r>
      <w:r w:rsidRPr="0075485B">
        <w:t>)</w:t>
      </w:r>
      <w:r w:rsidR="004B0D0F" w:rsidRPr="006557E5">
        <w:rPr>
          <w:i/>
        </w:rPr>
        <w:t>et kengät</w:t>
      </w:r>
      <w:r w:rsidR="005F6584">
        <w:t>]</w:t>
      </w:r>
      <w:r w:rsidR="001B127A" w:rsidRPr="001B127A">
        <w:t>.</w:t>
      </w:r>
    </w:p>
    <w:p w14:paraId="53F6727D" w14:textId="33D35F82" w:rsidR="006A355C" w:rsidRDefault="00C34D58" w:rsidP="00DC4D3A">
      <w:pPr>
        <w:spacing w:before="120" w:after="120"/>
        <w:rPr>
          <w:lang w:val="fi-FI"/>
        </w:rPr>
      </w:pPr>
      <w:r>
        <w:rPr>
          <w:lang w:val="fi-FI"/>
        </w:rPr>
        <w:t>Ko kardinaaliila ha</w:t>
      </w:r>
      <w:r w:rsidR="00C73AA9">
        <w:rPr>
          <w:lang w:val="fi-FI"/>
        </w:rPr>
        <w:t>a</w:t>
      </w:r>
      <w:r w:rsidR="00CD26E6">
        <w:rPr>
          <w:lang w:val="fi-FI"/>
        </w:rPr>
        <w:t xml:space="preserve">mustethaan vuosilukkui, käytethään essiivihaamuu </w:t>
      </w:r>
      <w:r w:rsidR="00CD26E6">
        <w:rPr>
          <w:i/>
          <w:lang w:val="fi-FI"/>
        </w:rPr>
        <w:t>vuona</w:t>
      </w:r>
      <w:r w:rsidR="00CD26E6">
        <w:rPr>
          <w:lang w:val="fi-FI"/>
        </w:rPr>
        <w:t>,</w:t>
      </w:r>
      <w:r w:rsidR="00CD26E6">
        <w:rPr>
          <w:i/>
          <w:lang w:val="fi-FI"/>
        </w:rPr>
        <w:t xml:space="preserve"> </w:t>
      </w:r>
      <w:r w:rsidR="00CD26E6">
        <w:rPr>
          <w:lang w:val="fi-FI"/>
        </w:rPr>
        <w:t>minkä pö</w:t>
      </w:r>
      <w:r w:rsidR="00D126A3">
        <w:rPr>
          <w:lang w:val="fi-FI"/>
        </w:rPr>
        <w:t xml:space="preserve">rässä lukusanat ei taivu </w:t>
      </w:r>
      <w:r w:rsidR="0075485B">
        <w:rPr>
          <w:lang w:val="fi-FI"/>
        </w:rPr>
        <w:t>(</w:t>
      </w:r>
      <w:r w:rsidR="00D126A3">
        <w:rPr>
          <w:lang w:val="fi-FI"/>
        </w:rPr>
        <w:t>6–8). M</w:t>
      </w:r>
      <w:r w:rsidR="00CD26E6" w:rsidRPr="0091659F">
        <w:rPr>
          <w:lang w:val="fi-FI"/>
        </w:rPr>
        <w:t xml:space="preserve">utta ko muistelhaan, millä </w:t>
      </w:r>
      <w:r w:rsidR="00D126A3">
        <w:rPr>
          <w:lang w:val="fi-FI"/>
        </w:rPr>
        <w:t>kymmenen- eli sađan</w:t>
      </w:r>
      <w:r w:rsidR="00CD26E6" w:rsidRPr="0091659F">
        <w:rPr>
          <w:lang w:val="fi-FI"/>
        </w:rPr>
        <w:t xml:space="preserve">luvula jotaki tapattui eli tapattuu, se lukusanan kaikki taippuuvat osat oon </w:t>
      </w:r>
      <w:r w:rsidR="00A27713">
        <w:rPr>
          <w:lang w:val="fi-FI"/>
        </w:rPr>
        <w:t>genitiiv</w:t>
      </w:r>
      <w:r w:rsidR="00CD26E6" w:rsidRPr="0091659F">
        <w:rPr>
          <w:lang w:val="fi-FI"/>
        </w:rPr>
        <w:t>issä</w:t>
      </w:r>
      <w:r w:rsidR="00D126A3">
        <w:rPr>
          <w:lang w:val="fi-FI"/>
        </w:rPr>
        <w:t xml:space="preserve"> </w:t>
      </w:r>
      <w:r w:rsidR="0075485B">
        <w:rPr>
          <w:lang w:val="fi-FI"/>
        </w:rPr>
        <w:t>(</w:t>
      </w:r>
      <w:r w:rsidR="00D126A3">
        <w:rPr>
          <w:lang w:val="fi-FI"/>
        </w:rPr>
        <w:t>9–11)</w:t>
      </w:r>
      <w:r w:rsidR="00CD26E6" w:rsidRPr="0091659F">
        <w:rPr>
          <w:lang w:val="fi-FI"/>
        </w:rPr>
        <w:t>.</w:t>
      </w:r>
    </w:p>
    <w:p w14:paraId="0EF19E2B" w14:textId="538E2DC1" w:rsidR="00C34D58" w:rsidRDefault="0075485B" w:rsidP="00DC4D3A">
      <w:pPr>
        <w:spacing w:before="120" w:after="120"/>
        <w:rPr>
          <w:lang w:val="fi-FI"/>
        </w:rPr>
      </w:pPr>
      <w:r>
        <w:rPr>
          <w:lang w:val="fi-FI"/>
        </w:rPr>
        <w:t>(</w:t>
      </w:r>
      <w:r w:rsidR="005D33CB">
        <w:rPr>
          <w:lang w:val="fi-FI"/>
        </w:rPr>
        <w:t>6</w:t>
      </w:r>
      <w:r w:rsidR="009B59BB">
        <w:rPr>
          <w:lang w:val="fi-FI"/>
        </w:rPr>
        <w:t xml:space="preserve">) </w:t>
      </w:r>
      <w:r w:rsidR="00C34D58">
        <w:rPr>
          <w:lang w:val="fi-FI"/>
        </w:rPr>
        <w:t xml:space="preserve">Suomen kieltä alethiin opettamhaan Tromssassa </w:t>
      </w:r>
      <w:r w:rsidR="0003119E">
        <w:rPr>
          <w:lang w:val="fi-FI"/>
        </w:rPr>
        <w:t>[</w:t>
      </w:r>
      <w:r w:rsidR="00C34D58" w:rsidRPr="009B59BB">
        <w:rPr>
          <w:i/>
          <w:lang w:val="fi-FI"/>
        </w:rPr>
        <w:t>vuona 1977</w:t>
      </w:r>
      <w:r w:rsidR="0003119E">
        <w:rPr>
          <w:lang w:val="fi-FI"/>
        </w:rPr>
        <w:t>]</w:t>
      </w:r>
      <w:r w:rsidR="00C34D58">
        <w:rPr>
          <w:lang w:val="fi-FI"/>
        </w:rPr>
        <w:t xml:space="preserve"> </w:t>
      </w:r>
      <w:r>
        <w:rPr>
          <w:lang w:val="fi-FI"/>
        </w:rPr>
        <w:t>(</w:t>
      </w:r>
      <w:r w:rsidR="00C34D58">
        <w:rPr>
          <w:lang w:val="fi-FI"/>
        </w:rPr>
        <w:t>=</w:t>
      </w:r>
      <w:r w:rsidR="00486A2C">
        <w:rPr>
          <w:lang w:val="fi-FI"/>
        </w:rPr>
        <w:t xml:space="preserve"> </w:t>
      </w:r>
      <w:r w:rsidR="00486A2C">
        <w:rPr>
          <w:i/>
          <w:lang w:val="fi-FI"/>
        </w:rPr>
        <w:t>vuona</w:t>
      </w:r>
      <w:r w:rsidR="00C34D58">
        <w:rPr>
          <w:lang w:val="fi-FI"/>
        </w:rPr>
        <w:t xml:space="preserve"> </w:t>
      </w:r>
      <w:r w:rsidR="00C34D58" w:rsidRPr="00C34D58">
        <w:rPr>
          <w:i/>
          <w:lang w:val="fi-FI"/>
        </w:rPr>
        <w:t xml:space="preserve">yhđeksentoista </w:t>
      </w:r>
      <w:r w:rsidR="00BA1173" w:rsidRPr="00BA1173">
        <w:rPr>
          <w:lang w:val="fi-FI"/>
        </w:rPr>
        <w:t>~</w:t>
      </w:r>
      <w:r w:rsidR="00C34D58" w:rsidRPr="00C34D58">
        <w:rPr>
          <w:i/>
          <w:lang w:val="fi-FI"/>
        </w:rPr>
        <w:t xml:space="preserve"> yheksäntoista sattaa seittemenkymmentä </w:t>
      </w:r>
      <w:r w:rsidR="00BA1173" w:rsidRPr="00BA1173">
        <w:rPr>
          <w:lang w:val="fi-FI"/>
        </w:rPr>
        <w:t>~</w:t>
      </w:r>
      <w:r w:rsidR="00C34D58" w:rsidRPr="00C34D58">
        <w:rPr>
          <w:i/>
          <w:lang w:val="fi-FI"/>
        </w:rPr>
        <w:t xml:space="preserve"> seittemänkymmentä seittemen </w:t>
      </w:r>
      <w:r w:rsidR="00BA1173" w:rsidRPr="00BA1173">
        <w:rPr>
          <w:lang w:val="fi-FI"/>
        </w:rPr>
        <w:t>~</w:t>
      </w:r>
      <w:r w:rsidR="00C34D58" w:rsidRPr="00C34D58">
        <w:rPr>
          <w:i/>
          <w:lang w:val="fi-FI"/>
        </w:rPr>
        <w:t xml:space="preserve"> seittemän</w:t>
      </w:r>
      <w:r w:rsidR="00C34D58">
        <w:rPr>
          <w:lang w:val="fi-FI"/>
        </w:rPr>
        <w:t>).</w:t>
      </w:r>
    </w:p>
    <w:p w14:paraId="3BFC7329" w14:textId="4C43374D" w:rsidR="00C34D58" w:rsidRDefault="0075485B" w:rsidP="00DC4D3A">
      <w:pPr>
        <w:spacing w:before="120" w:after="120"/>
        <w:rPr>
          <w:lang w:val="fi-FI"/>
        </w:rPr>
      </w:pPr>
      <w:r>
        <w:rPr>
          <w:lang w:val="fi-FI"/>
        </w:rPr>
        <w:t>(</w:t>
      </w:r>
      <w:r w:rsidR="005D33CB">
        <w:rPr>
          <w:lang w:val="fi-FI"/>
        </w:rPr>
        <w:t xml:space="preserve">7) </w:t>
      </w:r>
      <w:r w:rsidR="00C34D58">
        <w:rPr>
          <w:lang w:val="fi-FI"/>
        </w:rPr>
        <w:t xml:space="preserve">Kainun kieli sai viralisen statuksen </w:t>
      </w:r>
      <w:r w:rsidR="0003119E">
        <w:rPr>
          <w:lang w:val="fi-FI"/>
        </w:rPr>
        <w:t>[</w:t>
      </w:r>
      <w:r w:rsidR="00C34D58" w:rsidRPr="009B59BB">
        <w:rPr>
          <w:i/>
          <w:lang w:val="fi-FI"/>
        </w:rPr>
        <w:t>vuona 2005</w:t>
      </w:r>
      <w:r w:rsidR="0003119E">
        <w:rPr>
          <w:lang w:val="fi-FI"/>
        </w:rPr>
        <w:t>]</w:t>
      </w:r>
      <w:r w:rsidR="00C34D58">
        <w:rPr>
          <w:lang w:val="fi-FI"/>
        </w:rPr>
        <w:t xml:space="preserve"> </w:t>
      </w:r>
      <w:r>
        <w:rPr>
          <w:lang w:val="fi-FI"/>
        </w:rPr>
        <w:t>(</w:t>
      </w:r>
      <w:r w:rsidR="00C34D58">
        <w:rPr>
          <w:lang w:val="fi-FI"/>
        </w:rPr>
        <w:t xml:space="preserve">= </w:t>
      </w:r>
      <w:r w:rsidR="00486A2C">
        <w:rPr>
          <w:i/>
          <w:lang w:val="fi-FI"/>
        </w:rPr>
        <w:t>vuona</w:t>
      </w:r>
      <w:r w:rsidR="00486A2C">
        <w:rPr>
          <w:lang w:val="fi-FI"/>
        </w:rPr>
        <w:t xml:space="preserve"> </w:t>
      </w:r>
      <w:r w:rsidR="00C34D58" w:rsidRPr="00C34D58">
        <w:rPr>
          <w:i/>
          <w:lang w:val="fi-FI"/>
        </w:rPr>
        <w:t>kaksituhatta viisi</w:t>
      </w:r>
      <w:r w:rsidR="00C34D58">
        <w:rPr>
          <w:lang w:val="fi-FI"/>
        </w:rPr>
        <w:t>).</w:t>
      </w:r>
    </w:p>
    <w:p w14:paraId="1199A9A0" w14:textId="3DEF56A8" w:rsidR="009B59BB" w:rsidRDefault="0075485B" w:rsidP="009B59BB">
      <w:pPr>
        <w:spacing w:before="120" w:after="120"/>
        <w:rPr>
          <w:lang w:val="fi-FI"/>
        </w:rPr>
      </w:pPr>
      <w:r>
        <w:rPr>
          <w:lang w:val="fi-FI"/>
        </w:rPr>
        <w:t>(</w:t>
      </w:r>
      <w:r w:rsidR="005D33CB">
        <w:rPr>
          <w:lang w:val="fi-FI"/>
        </w:rPr>
        <w:t>8)</w:t>
      </w:r>
      <w:r w:rsidR="005D33CB">
        <w:rPr>
          <w:i/>
          <w:lang w:val="fi-FI"/>
        </w:rPr>
        <w:t xml:space="preserve"> </w:t>
      </w:r>
      <w:r w:rsidR="0003119E">
        <w:rPr>
          <w:lang w:val="fi-FI"/>
        </w:rPr>
        <w:t>[</w:t>
      </w:r>
      <w:r w:rsidR="009B59BB" w:rsidRPr="0091659F">
        <w:rPr>
          <w:i/>
          <w:lang w:val="fi-FI"/>
        </w:rPr>
        <w:t>Vuona</w:t>
      </w:r>
      <w:r w:rsidR="009B59BB" w:rsidRPr="0091659F">
        <w:rPr>
          <w:lang w:val="fi-FI"/>
        </w:rPr>
        <w:t xml:space="preserve"> </w:t>
      </w:r>
      <w:r w:rsidR="009B59BB" w:rsidRPr="00615E83">
        <w:rPr>
          <w:i/>
          <w:lang w:val="fi-FI"/>
        </w:rPr>
        <w:t>1760</w:t>
      </w:r>
      <w:r w:rsidR="0003119E">
        <w:rPr>
          <w:lang w:val="fi-FI"/>
        </w:rPr>
        <w:t>]</w:t>
      </w:r>
      <w:r w:rsidR="009B59BB" w:rsidRPr="0091659F">
        <w:rPr>
          <w:lang w:val="fi-FI"/>
        </w:rPr>
        <w:t xml:space="preserve"> </w:t>
      </w:r>
      <w:r w:rsidR="009429F7">
        <w:rPr>
          <w:lang w:val="fi-FI"/>
        </w:rPr>
        <w:t>(</w:t>
      </w:r>
      <w:r w:rsidR="009B59BB" w:rsidRPr="0091659F">
        <w:rPr>
          <w:lang w:val="fi-FI"/>
        </w:rPr>
        <w:t xml:space="preserve">= </w:t>
      </w:r>
      <w:r w:rsidR="009B59BB" w:rsidRPr="0091659F">
        <w:rPr>
          <w:i/>
          <w:lang w:val="fi-FI"/>
        </w:rPr>
        <w:t>vuona seittementoistasattaa kuusikymmentä</w:t>
      </w:r>
      <w:r w:rsidR="0067415D">
        <w:rPr>
          <w:lang w:val="fi-FI"/>
        </w:rPr>
        <w:t>) Ruijan ja Tanmarkun</w:t>
      </w:r>
      <w:r w:rsidR="00986486">
        <w:rPr>
          <w:lang w:val="fi-FI"/>
        </w:rPr>
        <w:t xml:space="preserve"> kuninkhaana oli Kristian VI</w:t>
      </w:r>
      <w:r w:rsidR="0067415D">
        <w:rPr>
          <w:lang w:val="fi-FI"/>
        </w:rPr>
        <w:t>.</w:t>
      </w:r>
    </w:p>
    <w:p w14:paraId="15BCC2B9" w14:textId="517C080E" w:rsidR="00C34D58" w:rsidRDefault="0075485B" w:rsidP="00DC4D3A">
      <w:pPr>
        <w:spacing w:before="120" w:after="120"/>
        <w:rPr>
          <w:lang w:val="fi-FI"/>
        </w:rPr>
      </w:pPr>
      <w:r>
        <w:rPr>
          <w:lang w:val="fi-FI"/>
        </w:rPr>
        <w:t>(</w:t>
      </w:r>
      <w:r w:rsidR="005D33CB">
        <w:rPr>
          <w:lang w:val="fi-FI"/>
        </w:rPr>
        <w:t xml:space="preserve">9) </w:t>
      </w:r>
      <w:r w:rsidR="0003119E">
        <w:rPr>
          <w:lang w:val="fi-FI"/>
        </w:rPr>
        <w:t>[</w:t>
      </w:r>
      <w:r w:rsidR="00C34D58" w:rsidRPr="0079403F">
        <w:rPr>
          <w:i/>
          <w:lang w:val="fi-FI"/>
        </w:rPr>
        <w:t>1700-</w:t>
      </w:r>
      <w:r w:rsidR="00C34D58">
        <w:rPr>
          <w:lang w:val="fi-FI"/>
        </w:rPr>
        <w:t>luvula</w:t>
      </w:r>
      <w:r w:rsidR="0003119E">
        <w:rPr>
          <w:lang w:val="fi-FI"/>
        </w:rPr>
        <w:t>]</w:t>
      </w:r>
      <w:r w:rsidR="00C34D58">
        <w:rPr>
          <w:lang w:val="fi-FI"/>
        </w:rPr>
        <w:t xml:space="preserve"> </w:t>
      </w:r>
      <w:r>
        <w:rPr>
          <w:lang w:val="fi-FI"/>
        </w:rPr>
        <w:t>(</w:t>
      </w:r>
      <w:r w:rsidR="00C34D58">
        <w:rPr>
          <w:lang w:val="fi-FI"/>
        </w:rPr>
        <w:t xml:space="preserve">= </w:t>
      </w:r>
      <w:r w:rsidR="00C34D58" w:rsidRPr="00C34D58">
        <w:rPr>
          <w:i/>
          <w:lang w:val="fi-FI"/>
        </w:rPr>
        <w:t xml:space="preserve">seittementoistasađan </w:t>
      </w:r>
      <w:r w:rsidR="00BA1173" w:rsidRPr="00BA1173">
        <w:rPr>
          <w:lang w:val="fi-FI"/>
        </w:rPr>
        <w:t>~</w:t>
      </w:r>
      <w:r w:rsidR="00C34D58" w:rsidRPr="00C34D58">
        <w:rPr>
          <w:i/>
          <w:lang w:val="fi-FI"/>
        </w:rPr>
        <w:t xml:space="preserve"> seittemäntoistasa</w:t>
      </w:r>
      <w:r w:rsidR="001A722E">
        <w:rPr>
          <w:i/>
          <w:lang w:val="fi-FI"/>
        </w:rPr>
        <w:t>’</w:t>
      </w:r>
      <w:r w:rsidR="00C34D58" w:rsidRPr="00C34D58">
        <w:rPr>
          <w:i/>
          <w:lang w:val="fi-FI"/>
        </w:rPr>
        <w:t>an luvula</w:t>
      </w:r>
      <w:r w:rsidR="00615E83">
        <w:rPr>
          <w:lang w:val="fi-FI"/>
        </w:rPr>
        <w:t>) Alattiossa asui enniimi</w:t>
      </w:r>
      <w:r w:rsidR="00C34D58">
        <w:rPr>
          <w:lang w:val="fi-FI"/>
        </w:rPr>
        <w:t>tten kainulaissii.</w:t>
      </w:r>
    </w:p>
    <w:p w14:paraId="593FA28D" w14:textId="2A8716C6" w:rsidR="000062FE" w:rsidRPr="0091659F" w:rsidRDefault="0075485B" w:rsidP="000062FE">
      <w:pPr>
        <w:spacing w:before="120" w:after="120"/>
        <w:rPr>
          <w:i/>
          <w:lang w:val="fi-FI"/>
        </w:rPr>
      </w:pPr>
      <w:r>
        <w:rPr>
          <w:lang w:val="fi-FI"/>
        </w:rPr>
        <w:t>(</w:t>
      </w:r>
      <w:r w:rsidR="001F25A1">
        <w:rPr>
          <w:lang w:val="fi-FI"/>
        </w:rPr>
        <w:t xml:space="preserve">10) Sammeli siirtyi Pyssyjokheen </w:t>
      </w:r>
      <w:r w:rsidR="00986486">
        <w:rPr>
          <w:lang w:val="fi-FI"/>
        </w:rPr>
        <w:t>[</w:t>
      </w:r>
      <w:r w:rsidR="000062FE" w:rsidRPr="0079403F">
        <w:rPr>
          <w:i/>
          <w:lang w:val="fi-FI"/>
        </w:rPr>
        <w:t>17</w:t>
      </w:r>
      <w:r w:rsidR="00E4405A" w:rsidRPr="0079403F">
        <w:rPr>
          <w:i/>
          <w:lang w:val="fi-FI"/>
        </w:rPr>
        <w:t>6</w:t>
      </w:r>
      <w:r w:rsidR="000062FE" w:rsidRPr="0079403F">
        <w:rPr>
          <w:i/>
          <w:lang w:val="fi-FI"/>
        </w:rPr>
        <w:t>0-</w:t>
      </w:r>
      <w:r w:rsidR="000062FE" w:rsidRPr="0091659F">
        <w:rPr>
          <w:i/>
          <w:lang w:val="fi-FI"/>
        </w:rPr>
        <w:t>luvula</w:t>
      </w:r>
      <w:r w:rsidR="00986486">
        <w:rPr>
          <w:lang w:val="fi-FI"/>
        </w:rPr>
        <w:t>]</w:t>
      </w:r>
      <w:r w:rsidR="000062FE" w:rsidRPr="0091659F">
        <w:rPr>
          <w:lang w:val="fi-FI"/>
        </w:rPr>
        <w:t xml:space="preserve"> </w:t>
      </w:r>
      <w:r>
        <w:rPr>
          <w:lang w:val="fi-FI"/>
        </w:rPr>
        <w:t>(</w:t>
      </w:r>
      <w:r w:rsidR="000062FE" w:rsidRPr="0091659F">
        <w:rPr>
          <w:lang w:val="fi-FI"/>
        </w:rPr>
        <w:t xml:space="preserve">= </w:t>
      </w:r>
      <w:r w:rsidR="00E4405A">
        <w:rPr>
          <w:i/>
          <w:lang w:val="fi-FI"/>
        </w:rPr>
        <w:t xml:space="preserve">seittementoistasađan </w:t>
      </w:r>
      <w:r w:rsidR="00BA1173" w:rsidRPr="00BA1173">
        <w:rPr>
          <w:lang w:val="fi-FI"/>
        </w:rPr>
        <w:t>~</w:t>
      </w:r>
      <w:r w:rsidR="00E4405A">
        <w:rPr>
          <w:i/>
          <w:lang w:val="fi-FI"/>
        </w:rPr>
        <w:t xml:space="preserve"> seittemäntoistasa</w:t>
      </w:r>
      <w:r w:rsidR="001A722E">
        <w:rPr>
          <w:i/>
          <w:lang w:val="fi-FI"/>
        </w:rPr>
        <w:t>’</w:t>
      </w:r>
      <w:r w:rsidR="00E4405A">
        <w:rPr>
          <w:i/>
          <w:lang w:val="fi-FI"/>
        </w:rPr>
        <w:t>an kuu</w:t>
      </w:r>
      <w:r w:rsidRPr="0075485B">
        <w:rPr>
          <w:lang w:val="fi-FI"/>
        </w:rPr>
        <w:t>(</w:t>
      </w:r>
      <w:r w:rsidR="000062FE" w:rsidRPr="0091659F">
        <w:rPr>
          <w:i/>
          <w:lang w:val="fi-FI"/>
        </w:rPr>
        <w:t>đ</w:t>
      </w:r>
      <w:r w:rsidRPr="0075485B">
        <w:rPr>
          <w:lang w:val="fi-FI"/>
        </w:rPr>
        <w:t>)</w:t>
      </w:r>
      <w:r w:rsidR="000062FE" w:rsidRPr="0091659F">
        <w:rPr>
          <w:i/>
          <w:lang w:val="fi-FI"/>
        </w:rPr>
        <w:t>enkymmenen -luvula</w:t>
      </w:r>
      <w:r w:rsidR="000062FE">
        <w:rPr>
          <w:lang w:val="fi-FI"/>
        </w:rPr>
        <w:t>)</w:t>
      </w:r>
      <w:r w:rsidR="001B127A" w:rsidRPr="001B127A">
        <w:rPr>
          <w:lang w:val="fi-FI"/>
        </w:rPr>
        <w:t>.</w:t>
      </w:r>
    </w:p>
    <w:p w14:paraId="1B148BFF" w14:textId="01BA180E" w:rsidR="00C34D58" w:rsidRDefault="0075485B" w:rsidP="00DC4D3A">
      <w:pPr>
        <w:spacing w:before="120" w:after="120"/>
        <w:rPr>
          <w:lang w:val="fi-FI"/>
        </w:rPr>
      </w:pPr>
      <w:r>
        <w:rPr>
          <w:lang w:val="fi-FI"/>
        </w:rPr>
        <w:t>(</w:t>
      </w:r>
      <w:r w:rsidR="00F1175B">
        <w:rPr>
          <w:lang w:val="fi-FI"/>
        </w:rPr>
        <w:t xml:space="preserve">11) </w:t>
      </w:r>
      <w:r w:rsidR="00C34D58">
        <w:rPr>
          <w:lang w:val="fi-FI"/>
        </w:rPr>
        <w:t xml:space="preserve">Vieläkö kainun kieli ellää </w:t>
      </w:r>
      <w:r w:rsidR="00986486">
        <w:rPr>
          <w:lang w:val="fi-FI"/>
        </w:rPr>
        <w:t>[</w:t>
      </w:r>
      <w:r w:rsidR="00C34D58" w:rsidRPr="009B59BB">
        <w:rPr>
          <w:i/>
          <w:lang w:val="fi-FI"/>
        </w:rPr>
        <w:t>2020-luvula</w:t>
      </w:r>
      <w:r w:rsidR="00986486">
        <w:rPr>
          <w:lang w:val="fi-FI"/>
        </w:rPr>
        <w:t>]</w:t>
      </w:r>
      <w:r w:rsidR="00C34D58">
        <w:rPr>
          <w:lang w:val="fi-FI"/>
        </w:rPr>
        <w:t xml:space="preserve"> </w:t>
      </w:r>
      <w:r>
        <w:rPr>
          <w:lang w:val="fi-FI"/>
        </w:rPr>
        <w:t>(</w:t>
      </w:r>
      <w:r w:rsidR="00C34D58">
        <w:rPr>
          <w:lang w:val="fi-FI"/>
        </w:rPr>
        <w:t xml:space="preserve">= </w:t>
      </w:r>
      <w:r w:rsidR="00C34D58" w:rsidRPr="00C34D58">
        <w:rPr>
          <w:i/>
          <w:lang w:val="fi-FI"/>
        </w:rPr>
        <w:t>kah</w:t>
      </w:r>
      <w:r w:rsidRPr="0075485B">
        <w:rPr>
          <w:lang w:val="fi-FI"/>
        </w:rPr>
        <w:t>(</w:t>
      </w:r>
      <w:r w:rsidR="00C34D58" w:rsidRPr="00C34D58">
        <w:rPr>
          <w:i/>
          <w:lang w:val="fi-FI"/>
        </w:rPr>
        <w:t>đ</w:t>
      </w:r>
      <w:r w:rsidRPr="0075485B">
        <w:rPr>
          <w:lang w:val="fi-FI"/>
        </w:rPr>
        <w:t>)</w:t>
      </w:r>
      <w:r w:rsidR="00C34D58" w:rsidRPr="00C34D58">
        <w:rPr>
          <w:i/>
          <w:lang w:val="fi-FI"/>
        </w:rPr>
        <w:t>en tuhanen kah</w:t>
      </w:r>
      <w:r w:rsidRPr="0075485B">
        <w:rPr>
          <w:lang w:val="fi-FI"/>
        </w:rPr>
        <w:t>(</w:t>
      </w:r>
      <w:r w:rsidR="00C34D58" w:rsidRPr="00C34D58">
        <w:rPr>
          <w:i/>
          <w:lang w:val="fi-FI"/>
        </w:rPr>
        <w:t>đ</w:t>
      </w:r>
      <w:r w:rsidRPr="0075485B">
        <w:rPr>
          <w:lang w:val="fi-FI"/>
        </w:rPr>
        <w:t>)</w:t>
      </w:r>
      <w:r w:rsidR="00C34D58" w:rsidRPr="00C34D58">
        <w:rPr>
          <w:i/>
          <w:lang w:val="fi-FI"/>
        </w:rPr>
        <w:t>enkymmenen luvula</w:t>
      </w:r>
      <w:r w:rsidR="00986486">
        <w:rPr>
          <w:lang w:val="fi-FI"/>
        </w:rPr>
        <w:t>)?</w:t>
      </w:r>
    </w:p>
    <w:p w14:paraId="0953869F" w14:textId="08BC5A79" w:rsidR="008013F6" w:rsidRDefault="003B3C59" w:rsidP="00DC4D3A">
      <w:pPr>
        <w:spacing w:before="120" w:after="120"/>
        <w:rPr>
          <w:lang w:val="fi-FI"/>
        </w:rPr>
      </w:pPr>
      <w:r>
        <w:rPr>
          <w:lang w:val="fi-FI"/>
        </w:rPr>
        <w:t>K</w:t>
      </w:r>
      <w:r w:rsidR="008013F6">
        <w:rPr>
          <w:lang w:val="fi-FI"/>
        </w:rPr>
        <w:t>o muistelhaan ihmisen eli jonku muun iä</w:t>
      </w:r>
      <w:r w:rsidR="0079403F">
        <w:rPr>
          <w:lang w:val="fi-FI"/>
        </w:rPr>
        <w:t>n ympäri</w:t>
      </w:r>
      <w:r w:rsidR="008013F6">
        <w:rPr>
          <w:lang w:val="fi-FI"/>
        </w:rPr>
        <w:t xml:space="preserve">, se kardinaali oon </w:t>
      </w:r>
      <w:r w:rsidR="00A27713">
        <w:rPr>
          <w:lang w:val="fi-FI"/>
        </w:rPr>
        <w:t>genitiiv</w:t>
      </w:r>
      <w:r w:rsidR="008013F6">
        <w:rPr>
          <w:lang w:val="fi-FI"/>
        </w:rPr>
        <w:t>issä</w:t>
      </w:r>
      <w:r w:rsidR="000F1FC1">
        <w:rPr>
          <w:lang w:val="fi-FI"/>
        </w:rPr>
        <w:t xml:space="preserve"> </w:t>
      </w:r>
      <w:r w:rsidR="0075485B">
        <w:rPr>
          <w:lang w:val="fi-FI"/>
        </w:rPr>
        <w:t>(</w:t>
      </w:r>
      <w:r w:rsidR="000F1FC1">
        <w:rPr>
          <w:lang w:val="fi-FI"/>
        </w:rPr>
        <w:t>12, 13)</w:t>
      </w:r>
      <w:r w:rsidR="008013F6">
        <w:rPr>
          <w:lang w:val="fi-FI"/>
        </w:rPr>
        <w:t>.</w:t>
      </w:r>
    </w:p>
    <w:p w14:paraId="6460329D" w14:textId="4F7E52B5" w:rsidR="008013F6" w:rsidRDefault="0075485B" w:rsidP="00DC4D3A">
      <w:pPr>
        <w:spacing w:before="120" w:after="120"/>
        <w:rPr>
          <w:lang w:val="fi-FI"/>
        </w:rPr>
      </w:pPr>
      <w:r>
        <w:rPr>
          <w:lang w:val="fi-FI"/>
        </w:rPr>
        <w:t>(</w:t>
      </w:r>
      <w:r w:rsidR="001E6933">
        <w:rPr>
          <w:lang w:val="fi-FI"/>
        </w:rPr>
        <w:t xml:space="preserve">12) </w:t>
      </w:r>
      <w:r w:rsidR="008013F6">
        <w:rPr>
          <w:lang w:val="fi-FI"/>
        </w:rPr>
        <w:t xml:space="preserve">Meiđän poika kuoli jo </w:t>
      </w:r>
      <w:r w:rsidR="00B35489">
        <w:rPr>
          <w:lang w:val="fi-FI"/>
        </w:rPr>
        <w:t>[</w:t>
      </w:r>
      <w:r w:rsidR="000018C6" w:rsidRPr="003B3C59">
        <w:rPr>
          <w:i/>
          <w:lang w:val="fi-FI"/>
        </w:rPr>
        <w:t>24-vuotise</w:t>
      </w:r>
      <w:r w:rsidR="00B35489">
        <w:rPr>
          <w:i/>
          <w:lang w:val="fi-FI"/>
        </w:rPr>
        <w:t>n</w:t>
      </w:r>
      <w:r w:rsidR="000018C6" w:rsidRPr="003B3C59">
        <w:rPr>
          <w:i/>
          <w:lang w:val="fi-FI"/>
        </w:rPr>
        <w:t>na</w:t>
      </w:r>
      <w:r w:rsidR="0098090B" w:rsidRPr="0098090B">
        <w:rPr>
          <w:lang w:val="fi-FI"/>
        </w:rPr>
        <w:t>/</w:t>
      </w:r>
      <w:r w:rsidR="000018C6" w:rsidRPr="003B3C59">
        <w:rPr>
          <w:i/>
          <w:lang w:val="fi-FI"/>
        </w:rPr>
        <w:t>ikhäise</w:t>
      </w:r>
      <w:r w:rsidR="00C32670">
        <w:rPr>
          <w:i/>
          <w:lang w:val="fi-FI"/>
        </w:rPr>
        <w:t>n</w:t>
      </w:r>
      <w:r w:rsidR="000018C6" w:rsidRPr="003B3C59">
        <w:rPr>
          <w:i/>
          <w:lang w:val="fi-FI"/>
        </w:rPr>
        <w:t>nä</w:t>
      </w:r>
      <w:r w:rsidR="00B35489">
        <w:rPr>
          <w:lang w:val="fi-FI"/>
        </w:rPr>
        <w:t>]</w:t>
      </w:r>
      <w:r w:rsidR="000018C6">
        <w:rPr>
          <w:lang w:val="fi-FI"/>
        </w:rPr>
        <w:t xml:space="preserve"> </w:t>
      </w:r>
      <w:r>
        <w:rPr>
          <w:lang w:val="fi-FI"/>
        </w:rPr>
        <w:t>(</w:t>
      </w:r>
      <w:r w:rsidR="000018C6">
        <w:rPr>
          <w:lang w:val="fi-FI"/>
        </w:rPr>
        <w:t xml:space="preserve">= </w:t>
      </w:r>
      <w:r w:rsidR="000018C6" w:rsidRPr="00E61EC8">
        <w:rPr>
          <w:i/>
          <w:lang w:val="fi-FI"/>
        </w:rPr>
        <w:t>kah</w:t>
      </w:r>
      <w:r w:rsidRPr="0075485B">
        <w:rPr>
          <w:lang w:val="fi-FI"/>
        </w:rPr>
        <w:t>(</w:t>
      </w:r>
      <w:r w:rsidR="000018C6" w:rsidRPr="00E61EC8">
        <w:rPr>
          <w:i/>
          <w:lang w:val="fi-FI"/>
        </w:rPr>
        <w:t>đ</w:t>
      </w:r>
      <w:r w:rsidRPr="0075485B">
        <w:rPr>
          <w:lang w:val="fi-FI"/>
        </w:rPr>
        <w:t>)</w:t>
      </w:r>
      <w:r w:rsidR="000018C6" w:rsidRPr="00E61EC8">
        <w:rPr>
          <w:i/>
          <w:lang w:val="fi-FI"/>
        </w:rPr>
        <w:t xml:space="preserve">enkymmennen neljen </w:t>
      </w:r>
      <w:r w:rsidR="00BA1173" w:rsidRPr="00BA1173">
        <w:rPr>
          <w:lang w:val="fi-FI"/>
        </w:rPr>
        <w:t>~</w:t>
      </w:r>
      <w:r w:rsidR="000018C6" w:rsidRPr="00E61EC8">
        <w:rPr>
          <w:i/>
          <w:lang w:val="fi-FI"/>
        </w:rPr>
        <w:t xml:space="preserve"> neljän</w:t>
      </w:r>
      <w:r w:rsidR="000018C6">
        <w:rPr>
          <w:lang w:val="fi-FI"/>
        </w:rPr>
        <w:t xml:space="preserve"> </w:t>
      </w:r>
      <w:r w:rsidR="000018C6" w:rsidRPr="003B3C59">
        <w:rPr>
          <w:i/>
          <w:lang w:val="fi-FI"/>
        </w:rPr>
        <w:t>vuotisen</w:t>
      </w:r>
      <w:r w:rsidR="009876AF">
        <w:rPr>
          <w:i/>
          <w:lang w:val="fi-FI"/>
        </w:rPr>
        <w:t>n</w:t>
      </w:r>
      <w:r w:rsidR="000018C6" w:rsidRPr="003B3C59">
        <w:rPr>
          <w:i/>
          <w:lang w:val="fi-FI"/>
        </w:rPr>
        <w:t>a</w:t>
      </w:r>
      <w:r w:rsidR="0098090B" w:rsidRPr="0098090B">
        <w:rPr>
          <w:lang w:val="fi-FI"/>
        </w:rPr>
        <w:t>/</w:t>
      </w:r>
      <w:r w:rsidR="000018C6" w:rsidRPr="003B3C59">
        <w:rPr>
          <w:i/>
          <w:lang w:val="fi-FI"/>
        </w:rPr>
        <w:t>ikhäisen</w:t>
      </w:r>
      <w:r w:rsidR="009876AF">
        <w:rPr>
          <w:i/>
          <w:lang w:val="fi-FI"/>
        </w:rPr>
        <w:t>n</w:t>
      </w:r>
      <w:r w:rsidR="000018C6" w:rsidRPr="003B3C59">
        <w:rPr>
          <w:i/>
          <w:lang w:val="fi-FI"/>
        </w:rPr>
        <w:t>ä</w:t>
      </w:r>
      <w:r w:rsidR="003B3C59">
        <w:rPr>
          <w:lang w:val="fi-FI"/>
        </w:rPr>
        <w:t>)</w:t>
      </w:r>
      <w:r w:rsidR="000018C6">
        <w:rPr>
          <w:lang w:val="fi-FI"/>
        </w:rPr>
        <w:t>.</w:t>
      </w:r>
    </w:p>
    <w:p w14:paraId="08D4D99B" w14:textId="4161BD82" w:rsidR="00183459" w:rsidRDefault="0075485B" w:rsidP="00DC4D3A">
      <w:pPr>
        <w:spacing w:before="120" w:after="120"/>
        <w:rPr>
          <w:lang w:val="fi-FI"/>
        </w:rPr>
      </w:pPr>
      <w:r>
        <w:rPr>
          <w:lang w:val="fi-FI"/>
        </w:rPr>
        <w:t>(</w:t>
      </w:r>
      <w:r w:rsidR="001E6933">
        <w:rPr>
          <w:lang w:val="fi-FI"/>
        </w:rPr>
        <w:t xml:space="preserve">13) </w:t>
      </w:r>
      <w:r w:rsidR="00183459">
        <w:rPr>
          <w:lang w:val="fi-FI"/>
        </w:rPr>
        <w:t xml:space="preserve">Pekka kuoli vasta </w:t>
      </w:r>
      <w:r w:rsidR="00B35489">
        <w:rPr>
          <w:lang w:val="fi-FI"/>
        </w:rPr>
        <w:t>[</w:t>
      </w:r>
      <w:r w:rsidR="00183459" w:rsidRPr="001E6933">
        <w:rPr>
          <w:i/>
          <w:lang w:val="fi-FI"/>
        </w:rPr>
        <w:t>102-vuotisen</w:t>
      </w:r>
      <w:r w:rsidR="009876AF">
        <w:rPr>
          <w:i/>
          <w:lang w:val="fi-FI"/>
        </w:rPr>
        <w:t>n</w:t>
      </w:r>
      <w:r w:rsidR="00183459" w:rsidRPr="001E6933">
        <w:rPr>
          <w:i/>
          <w:lang w:val="fi-FI"/>
        </w:rPr>
        <w:t>a</w:t>
      </w:r>
      <w:r w:rsidR="0098090B" w:rsidRPr="0098090B">
        <w:rPr>
          <w:lang w:val="fi-FI"/>
        </w:rPr>
        <w:t>/</w:t>
      </w:r>
      <w:r w:rsidR="00183459" w:rsidRPr="001E6933">
        <w:rPr>
          <w:i/>
          <w:lang w:val="fi-FI"/>
        </w:rPr>
        <w:t>ikhäise</w:t>
      </w:r>
      <w:r w:rsidR="009876AF">
        <w:rPr>
          <w:i/>
          <w:lang w:val="fi-FI"/>
        </w:rPr>
        <w:t>n</w:t>
      </w:r>
      <w:r w:rsidR="00183459" w:rsidRPr="001E6933">
        <w:rPr>
          <w:i/>
          <w:lang w:val="fi-FI"/>
        </w:rPr>
        <w:t>nä</w:t>
      </w:r>
      <w:r w:rsidR="00B35489">
        <w:rPr>
          <w:lang w:val="fi-FI"/>
        </w:rPr>
        <w:t>]</w:t>
      </w:r>
      <w:r w:rsidR="00183459">
        <w:rPr>
          <w:lang w:val="fi-FI"/>
        </w:rPr>
        <w:t xml:space="preserve"> </w:t>
      </w:r>
      <w:r>
        <w:rPr>
          <w:lang w:val="fi-FI"/>
        </w:rPr>
        <w:t>(</w:t>
      </w:r>
      <w:r w:rsidR="00183459">
        <w:rPr>
          <w:lang w:val="fi-FI"/>
        </w:rPr>
        <w:t xml:space="preserve">= </w:t>
      </w:r>
      <w:r w:rsidR="00183459" w:rsidRPr="00E61EC8">
        <w:rPr>
          <w:i/>
          <w:lang w:val="fi-FI"/>
        </w:rPr>
        <w:t>sa</w:t>
      </w:r>
      <w:r w:rsidRPr="0075485B">
        <w:rPr>
          <w:lang w:val="fi-FI"/>
        </w:rPr>
        <w:t>(</w:t>
      </w:r>
      <w:r w:rsidR="00183459" w:rsidRPr="00E61EC8">
        <w:rPr>
          <w:i/>
          <w:lang w:val="fi-FI"/>
        </w:rPr>
        <w:t>đ</w:t>
      </w:r>
      <w:r w:rsidRPr="0075485B">
        <w:rPr>
          <w:lang w:val="fi-FI"/>
        </w:rPr>
        <w:t>)</w:t>
      </w:r>
      <w:r w:rsidR="00183459" w:rsidRPr="00E61EC8">
        <w:rPr>
          <w:i/>
          <w:lang w:val="fi-FI"/>
        </w:rPr>
        <w:t>ankah</w:t>
      </w:r>
      <w:r w:rsidRPr="0075485B">
        <w:rPr>
          <w:lang w:val="fi-FI"/>
        </w:rPr>
        <w:t>(</w:t>
      </w:r>
      <w:r w:rsidR="00183459" w:rsidRPr="00E61EC8">
        <w:rPr>
          <w:i/>
          <w:lang w:val="fi-FI"/>
        </w:rPr>
        <w:t>đ</w:t>
      </w:r>
      <w:r w:rsidRPr="0075485B">
        <w:rPr>
          <w:lang w:val="fi-FI"/>
        </w:rPr>
        <w:t>)</w:t>
      </w:r>
      <w:r w:rsidR="00183459" w:rsidRPr="00E61EC8">
        <w:rPr>
          <w:i/>
          <w:lang w:val="fi-FI"/>
        </w:rPr>
        <w:t>en</w:t>
      </w:r>
      <w:r w:rsidR="00183459">
        <w:rPr>
          <w:lang w:val="fi-FI"/>
        </w:rPr>
        <w:t xml:space="preserve"> </w:t>
      </w:r>
      <w:r w:rsidR="00183459" w:rsidRPr="001E6933">
        <w:rPr>
          <w:i/>
          <w:lang w:val="fi-FI"/>
        </w:rPr>
        <w:t>vuotise</w:t>
      </w:r>
      <w:r w:rsidR="009876AF">
        <w:rPr>
          <w:i/>
          <w:lang w:val="fi-FI"/>
        </w:rPr>
        <w:t>n</w:t>
      </w:r>
      <w:r w:rsidR="00183459" w:rsidRPr="001E6933">
        <w:rPr>
          <w:i/>
          <w:lang w:val="fi-FI"/>
        </w:rPr>
        <w:t>na</w:t>
      </w:r>
      <w:r w:rsidR="0098090B" w:rsidRPr="0098090B">
        <w:rPr>
          <w:lang w:val="fi-FI"/>
        </w:rPr>
        <w:t>/</w:t>
      </w:r>
      <w:r w:rsidR="00183459" w:rsidRPr="001E6933">
        <w:rPr>
          <w:i/>
          <w:lang w:val="fi-FI"/>
        </w:rPr>
        <w:t>ikhäise</w:t>
      </w:r>
      <w:r w:rsidR="009876AF">
        <w:rPr>
          <w:i/>
          <w:lang w:val="fi-FI"/>
        </w:rPr>
        <w:t>n</w:t>
      </w:r>
      <w:r w:rsidR="00183459" w:rsidRPr="001E6933">
        <w:rPr>
          <w:i/>
          <w:lang w:val="fi-FI"/>
        </w:rPr>
        <w:t>nä</w:t>
      </w:r>
      <w:r w:rsidR="001E6933">
        <w:rPr>
          <w:lang w:val="fi-FI"/>
        </w:rPr>
        <w:t>)</w:t>
      </w:r>
      <w:r w:rsidR="00183459">
        <w:rPr>
          <w:lang w:val="fi-FI"/>
        </w:rPr>
        <w:t>.</w:t>
      </w:r>
    </w:p>
    <w:p w14:paraId="1F0D2B06" w14:textId="6666DF95" w:rsidR="00DC4D3A" w:rsidRPr="00DA24CB" w:rsidRDefault="00DC4D3A" w:rsidP="00DC4D3A">
      <w:pPr>
        <w:pStyle w:val="Overskrift2"/>
      </w:pPr>
      <w:bookmarkStart w:id="1925" w:name="_Ordinaalit"/>
      <w:bookmarkStart w:id="1926" w:name="_Toc81192491"/>
      <w:bookmarkStart w:id="1927" w:name="_Toc84998066"/>
      <w:bookmarkStart w:id="1928" w:name="_Toc241129362"/>
      <w:bookmarkStart w:id="1929" w:name="_Toc311273945"/>
      <w:bookmarkEnd w:id="1925"/>
      <w:r>
        <w:t>Ordinaali</w:t>
      </w:r>
      <w:r w:rsidRPr="00DA24CB">
        <w:t>t</w:t>
      </w:r>
      <w:bookmarkEnd w:id="1926"/>
      <w:bookmarkEnd w:id="1927"/>
      <w:bookmarkEnd w:id="1928"/>
      <w:bookmarkEnd w:id="1929"/>
    </w:p>
    <w:p w14:paraId="5738453E" w14:textId="13E1B359" w:rsidR="00DC4D3A" w:rsidRPr="0069129C" w:rsidRDefault="00DC4D3A" w:rsidP="00DC4D3A">
      <w:pPr>
        <w:keepNext/>
        <w:keepLines/>
        <w:spacing w:before="120" w:after="120"/>
      </w:pPr>
      <w:r w:rsidRPr="00513353">
        <w:rPr>
          <w:smallCaps/>
        </w:rPr>
        <w:t>Ordinaalit</w:t>
      </w:r>
      <w:r w:rsidRPr="0069129C">
        <w:t xml:space="preserve"> deriveerathaan kard</w:t>
      </w:r>
      <w:r w:rsidR="006E791B">
        <w:t>inaaliista</w:t>
      </w:r>
      <w:r w:rsidRPr="0069129C">
        <w:t>. Ordinaalit oon syntaktisesti adjektii</w:t>
      </w:r>
      <w:r w:rsidR="00EF5C46">
        <w:t>vit</w:t>
      </w:r>
      <w:r w:rsidRPr="0069129C">
        <w:t>, j</w:t>
      </w:r>
      <w:r w:rsidR="007F161C">
        <w:t>a sillä net toimithaan syntaktissa eri laihiin ko kardinaalit</w:t>
      </w:r>
      <w:r w:rsidRPr="0069129C">
        <w:t>.</w:t>
      </w:r>
    </w:p>
    <w:p w14:paraId="676F9487" w14:textId="0435EB53" w:rsidR="00A40F73" w:rsidRDefault="007F161C" w:rsidP="00D95293">
      <w:pPr>
        <w:spacing w:before="120" w:after="120"/>
      </w:pPr>
      <w:r>
        <w:t>Ordinaaliita</w:t>
      </w:r>
      <w:r w:rsidR="00DC4D3A" w:rsidRPr="0069129C">
        <w:t xml:space="preserve"> </w:t>
      </w:r>
      <w:r w:rsidR="0069129C">
        <w:t>deriveerathaan kahđela eri tavala. Molemissa suffiksin</w:t>
      </w:r>
      <w:r w:rsidR="005676D7">
        <w:t>n</w:t>
      </w:r>
      <w:r w:rsidR="0069129C">
        <w:t xml:space="preserve">a </w:t>
      </w:r>
      <w:r w:rsidR="00DC4D3A" w:rsidRPr="0069129C">
        <w:t xml:space="preserve">oon nominatiivissa </w:t>
      </w:r>
      <w:r w:rsidR="00DC4D3A" w:rsidRPr="0069129C">
        <w:rPr>
          <w:i/>
        </w:rPr>
        <w:t>s</w:t>
      </w:r>
      <w:r w:rsidR="00A40F73">
        <w:t>.</w:t>
      </w:r>
    </w:p>
    <w:p w14:paraId="76290924" w14:textId="5CB6258B" w:rsidR="00D95293" w:rsidRPr="00C16BCD" w:rsidRDefault="0069129C" w:rsidP="00A40F73">
      <w:pPr>
        <w:pStyle w:val="Punktliste"/>
        <w:rPr>
          <w:i/>
        </w:rPr>
      </w:pPr>
      <w:r>
        <w:t>Toisessa tavassa</w:t>
      </w:r>
      <w:r w:rsidR="00DC4D3A" w:rsidRPr="0069129C">
        <w:t xml:space="preserve"> </w:t>
      </w:r>
      <w:r w:rsidR="00C35920">
        <w:t>suffiksin</w:t>
      </w:r>
      <w:r w:rsidR="001258A0">
        <w:t>n</w:t>
      </w:r>
      <w:r w:rsidR="00C35920">
        <w:t>a oon</w:t>
      </w:r>
      <w:r w:rsidR="00C35920" w:rsidRPr="0069129C">
        <w:t xml:space="preserve"> </w:t>
      </w:r>
      <w:r w:rsidR="00DC4D3A" w:rsidRPr="0069129C">
        <w:t>vokaalirangassa</w:t>
      </w:r>
      <w:r>
        <w:t xml:space="preserve"> </w:t>
      </w:r>
      <w:r w:rsidR="00DC4D3A" w:rsidRPr="0069129C">
        <w:rPr>
          <w:i/>
        </w:rPr>
        <w:t>nte</w:t>
      </w:r>
      <w:r w:rsidR="00DC4D3A" w:rsidRPr="0069129C">
        <w:t xml:space="preserve"> : </w:t>
      </w:r>
      <w:r w:rsidR="0075485B" w:rsidRPr="0075485B">
        <w:t>(</w:t>
      </w:r>
      <w:r w:rsidR="00DC4D3A" w:rsidRPr="0069129C">
        <w:rPr>
          <w:i/>
        </w:rPr>
        <w:t>n</w:t>
      </w:r>
      <w:r w:rsidR="0075485B" w:rsidRPr="0075485B">
        <w:t>)</w:t>
      </w:r>
      <w:r w:rsidR="00DC4D3A" w:rsidRPr="0069129C">
        <w:rPr>
          <w:i/>
        </w:rPr>
        <w:t>ne</w:t>
      </w:r>
      <w:r w:rsidR="001B127A" w:rsidRPr="001B127A">
        <w:t>,</w:t>
      </w:r>
      <w:r w:rsidR="00C35920">
        <w:rPr>
          <w:i/>
        </w:rPr>
        <w:t xml:space="preserve"> </w:t>
      </w:r>
      <w:r w:rsidR="00DC4D3A" w:rsidRPr="0069129C">
        <w:t xml:space="preserve">konsonanttirangassa </w:t>
      </w:r>
      <w:r w:rsidR="00B97158">
        <w:t>(singulaarin partitiivissa)</w:t>
      </w:r>
      <w:r w:rsidR="00DC4D3A" w:rsidRPr="0069129C">
        <w:t xml:space="preserve"> </w:t>
      </w:r>
      <w:r w:rsidR="00DC4D3A" w:rsidRPr="0069129C">
        <w:rPr>
          <w:i/>
        </w:rPr>
        <w:t xml:space="preserve">t </w:t>
      </w:r>
      <w:r w:rsidR="00DC4D3A" w:rsidRPr="0069129C">
        <w:t>ja pluraali</w:t>
      </w:r>
      <w:r w:rsidR="002C072B">
        <w:t xml:space="preserve">n </w:t>
      </w:r>
      <w:r w:rsidR="00DC4D3A" w:rsidRPr="0069129C">
        <w:t xml:space="preserve">rangassa </w:t>
      </w:r>
      <w:r w:rsidR="00DC4D3A" w:rsidRPr="0069129C">
        <w:rPr>
          <w:i/>
        </w:rPr>
        <w:t>ns</w:t>
      </w:r>
      <w:r w:rsidR="0075485B">
        <w:t>(</w:t>
      </w:r>
      <w:r>
        <w:rPr>
          <w:i/>
        </w:rPr>
        <w:t>s</w:t>
      </w:r>
      <w:r w:rsidR="0075485B" w:rsidRPr="0075485B">
        <w:t>)</w:t>
      </w:r>
      <w:r w:rsidR="001B127A" w:rsidRPr="001B127A">
        <w:t>.</w:t>
      </w:r>
      <w:r>
        <w:rPr>
          <w:i/>
        </w:rPr>
        <w:t xml:space="preserve"> </w:t>
      </w:r>
      <w:r w:rsidR="00801600">
        <w:t>S</w:t>
      </w:r>
      <w:r w:rsidR="00801600" w:rsidRPr="00DA24CB">
        <w:t>uffiksit lisäthään kardinaalin al</w:t>
      </w:r>
      <w:r w:rsidR="00C35920">
        <w:t>i</w:t>
      </w:r>
      <w:r w:rsidR="000B093D">
        <w:t>mais</w:t>
      </w:r>
      <w:r w:rsidR="00801600" w:rsidRPr="00DA24CB">
        <w:t xml:space="preserve">graadisheen vokaalirankhaan </w:t>
      </w:r>
      <w:r w:rsidR="00341C25">
        <w:t>eli</w:t>
      </w:r>
      <w:r w:rsidR="00801600" w:rsidRPr="00DA24CB">
        <w:t xml:space="preserve"> </w:t>
      </w:r>
      <w:r w:rsidR="00801600">
        <w:t>siihen</w:t>
      </w:r>
      <w:r w:rsidR="00801600" w:rsidRPr="00DA24CB">
        <w:t xml:space="preserve"> rankhaan, joka saađhaan, ko </w:t>
      </w:r>
      <w:r w:rsidR="000B093D">
        <w:t xml:space="preserve">kardinaalin </w:t>
      </w:r>
      <w:r w:rsidR="00801600" w:rsidRPr="00DA24CB">
        <w:t xml:space="preserve">singulaarin </w:t>
      </w:r>
      <w:r w:rsidR="00A27713">
        <w:t>genitiiv</w:t>
      </w:r>
      <w:r w:rsidR="00801600" w:rsidRPr="00DA24CB">
        <w:t xml:space="preserve">istä otethaan pois </w:t>
      </w:r>
      <w:r w:rsidR="00A27713">
        <w:t>genitiiv</w:t>
      </w:r>
      <w:r w:rsidR="00801600" w:rsidRPr="00DA24CB">
        <w:t xml:space="preserve">in </w:t>
      </w:r>
      <w:r w:rsidR="00801600" w:rsidRPr="00DA24CB">
        <w:rPr>
          <w:i/>
        </w:rPr>
        <w:t>n</w:t>
      </w:r>
      <w:r w:rsidR="00801600" w:rsidRPr="00DA24CB">
        <w:t xml:space="preserve">. Poikkeema oon </w:t>
      </w:r>
      <w:r w:rsidR="00801600" w:rsidRPr="00DA24CB">
        <w:rPr>
          <w:i/>
        </w:rPr>
        <w:t>kolm</w:t>
      </w:r>
      <w:r w:rsidR="00801600" w:rsidRPr="00DA24CB">
        <w:rPr>
          <w:b/>
          <w:i/>
        </w:rPr>
        <w:t>e</w:t>
      </w:r>
      <w:r w:rsidR="00801600" w:rsidRPr="00DA24CB">
        <w:t xml:space="preserve"> &gt; </w:t>
      </w:r>
      <w:r w:rsidR="00801600" w:rsidRPr="00DA24CB">
        <w:rPr>
          <w:i/>
        </w:rPr>
        <w:t>kolm</w:t>
      </w:r>
      <w:r w:rsidR="00801600" w:rsidRPr="00801600">
        <w:rPr>
          <w:i/>
        </w:rPr>
        <w:t>a</w:t>
      </w:r>
      <w:r w:rsidR="0098090B" w:rsidRPr="0098090B">
        <w:t>/</w:t>
      </w:r>
      <w:r w:rsidR="00801600" w:rsidRPr="00DA24CB">
        <w:rPr>
          <w:i/>
        </w:rPr>
        <w:t>s</w:t>
      </w:r>
      <w:r w:rsidR="00801600" w:rsidRPr="00DA24CB">
        <w:t xml:space="preserve">, jossa rangan </w:t>
      </w:r>
      <w:r w:rsidR="00801600" w:rsidRPr="00DA24CB">
        <w:rPr>
          <w:i/>
        </w:rPr>
        <w:t>e</w:t>
      </w:r>
      <w:r w:rsidR="00801600" w:rsidRPr="00DA24CB">
        <w:t xml:space="preserve">:n sijassa oon </w:t>
      </w:r>
      <w:r w:rsidR="00801600" w:rsidRPr="00DA24CB">
        <w:rPr>
          <w:i/>
        </w:rPr>
        <w:t>a</w:t>
      </w:r>
      <w:r w:rsidR="001B127A" w:rsidRPr="001B127A">
        <w:t>.</w:t>
      </w:r>
      <w:r w:rsidR="00801600" w:rsidRPr="00DA24CB">
        <w:rPr>
          <w:i/>
        </w:rPr>
        <w:t xml:space="preserve"> </w:t>
      </w:r>
      <w:r w:rsidR="004C49CD">
        <w:t>Esimerkiksi</w:t>
      </w:r>
      <w:r w:rsidR="00673753">
        <w:t>:</w:t>
      </w:r>
      <w:r w:rsidR="004C49CD">
        <w:t xml:space="preserve"> </w:t>
      </w:r>
      <w:r w:rsidR="0075485B">
        <w:t>(</w:t>
      </w:r>
      <w:r w:rsidR="004C49CD" w:rsidRPr="00DA24CB">
        <w:t>sg.nom. : sg.gen. : s</w:t>
      </w:r>
      <w:r w:rsidR="004C49CD">
        <w:t>g.part. : sg.</w:t>
      </w:r>
      <w:r w:rsidR="00A97B87">
        <w:t>ill.</w:t>
      </w:r>
      <w:r w:rsidR="004C49CD">
        <w:t xml:space="preserve"> : </w:t>
      </w:r>
      <w:r w:rsidR="00A97B87">
        <w:t>pl.</w:t>
      </w:r>
      <w:r w:rsidR="00673753">
        <w:t>nom. : pl.part)</w:t>
      </w:r>
      <w:r w:rsidR="004C49CD">
        <w:t xml:space="preserve"> </w:t>
      </w:r>
      <w:r w:rsidR="004C49CD" w:rsidRPr="00DA24CB">
        <w:rPr>
          <w:i/>
        </w:rPr>
        <w:t>kolme</w:t>
      </w:r>
      <w:r w:rsidR="004C49CD" w:rsidRPr="00DA24CB">
        <w:t xml:space="preserve"> </w:t>
      </w:r>
      <w:r w:rsidR="00524A96">
        <w:t xml:space="preserve">: </w:t>
      </w:r>
      <w:r w:rsidR="00524A96">
        <w:rPr>
          <w:i/>
        </w:rPr>
        <w:t>kolme</w:t>
      </w:r>
      <w:r w:rsidR="0098090B" w:rsidRPr="0098090B">
        <w:t>/</w:t>
      </w:r>
      <w:r w:rsidR="00524A96">
        <w:rPr>
          <w:i/>
        </w:rPr>
        <w:t xml:space="preserve">n </w:t>
      </w:r>
      <w:r w:rsidR="004C49CD" w:rsidRPr="00DA24CB">
        <w:t>→</w:t>
      </w:r>
      <w:r w:rsidR="004C49CD" w:rsidRPr="00DA24CB">
        <w:rPr>
          <w:i/>
        </w:rPr>
        <w:t xml:space="preserve"> kolma</w:t>
      </w:r>
      <w:r w:rsidR="0098090B" w:rsidRPr="0098090B">
        <w:t>/</w:t>
      </w:r>
      <w:r w:rsidR="004C49CD" w:rsidRPr="00DA24CB">
        <w:rPr>
          <w:i/>
        </w:rPr>
        <w:t>s</w:t>
      </w:r>
      <w:r w:rsidR="004C49CD" w:rsidRPr="00DA24CB">
        <w:t xml:space="preserve"> : </w:t>
      </w:r>
      <w:r w:rsidR="004C49CD" w:rsidRPr="001D177E">
        <w:rPr>
          <w:i/>
        </w:rPr>
        <w:t>kolma</w:t>
      </w:r>
      <w:r w:rsidR="0098090B" w:rsidRPr="0098090B">
        <w:t>/</w:t>
      </w:r>
      <w:r w:rsidR="004C49CD" w:rsidRPr="001D177E">
        <w:rPr>
          <w:i/>
        </w:rPr>
        <w:t>ne</w:t>
      </w:r>
      <w:r w:rsidR="0098090B" w:rsidRPr="0098090B">
        <w:t>/</w:t>
      </w:r>
      <w:r w:rsidR="0076633A" w:rsidRPr="001D177E">
        <w:rPr>
          <w:i/>
        </w:rPr>
        <w:t>n</w:t>
      </w:r>
      <w:r w:rsidR="000A4B27">
        <w:rPr>
          <w:i/>
        </w:rPr>
        <w:t xml:space="preserve"> </w:t>
      </w:r>
      <w:r w:rsidR="004C49CD" w:rsidRPr="001D177E">
        <w:t xml:space="preserve">: </w:t>
      </w:r>
      <w:r w:rsidR="004C49CD" w:rsidRPr="001D177E">
        <w:rPr>
          <w:i/>
        </w:rPr>
        <w:t>kolma</w:t>
      </w:r>
      <w:r w:rsidR="0098090B" w:rsidRPr="0098090B">
        <w:t>/</w:t>
      </w:r>
      <w:r w:rsidR="004C49CD" w:rsidRPr="001D177E">
        <w:rPr>
          <w:i/>
        </w:rPr>
        <w:t>t</w:t>
      </w:r>
      <w:r w:rsidR="0098090B" w:rsidRPr="0098090B">
        <w:t>/</w:t>
      </w:r>
      <w:r w:rsidR="004C49CD" w:rsidRPr="001D177E">
        <w:rPr>
          <w:i/>
        </w:rPr>
        <w:t>ta</w:t>
      </w:r>
      <w:r w:rsidR="0076633A" w:rsidRPr="001D177E">
        <w:rPr>
          <w:i/>
        </w:rPr>
        <w:t xml:space="preserve"> </w:t>
      </w:r>
      <w:r w:rsidR="004C49CD" w:rsidRPr="001D177E">
        <w:t xml:space="preserve">: </w:t>
      </w:r>
      <w:r w:rsidR="004C49CD" w:rsidRPr="001D177E">
        <w:rPr>
          <w:i/>
        </w:rPr>
        <w:t>kolma</w:t>
      </w:r>
      <w:r w:rsidR="0098090B" w:rsidRPr="0098090B">
        <w:t>/</w:t>
      </w:r>
      <w:r w:rsidR="004C49CD" w:rsidRPr="001D177E">
        <w:rPr>
          <w:i/>
        </w:rPr>
        <w:t>nt</w:t>
      </w:r>
      <w:r w:rsidR="0098090B" w:rsidRPr="0098090B">
        <w:t>/</w:t>
      </w:r>
      <w:r w:rsidR="004C49CD" w:rsidRPr="001D177E">
        <w:rPr>
          <w:i/>
        </w:rPr>
        <w:t>heen</w:t>
      </w:r>
      <w:r w:rsidR="0076633A" w:rsidRPr="001D177E">
        <w:t xml:space="preserve"> </w:t>
      </w:r>
      <w:r w:rsidR="004C49CD" w:rsidRPr="001D177E">
        <w:t xml:space="preserve">: </w:t>
      </w:r>
      <w:r w:rsidR="0076633A" w:rsidRPr="001D177E">
        <w:rPr>
          <w:i/>
        </w:rPr>
        <w:t>kolma</w:t>
      </w:r>
      <w:r w:rsidR="0098090B" w:rsidRPr="0098090B">
        <w:t>/</w:t>
      </w:r>
      <w:r w:rsidR="0076633A" w:rsidRPr="001D177E">
        <w:rPr>
          <w:i/>
        </w:rPr>
        <w:t>ne</w:t>
      </w:r>
      <w:r w:rsidR="0098090B" w:rsidRPr="0098090B">
        <w:t>/</w:t>
      </w:r>
      <w:r w:rsidR="0076633A" w:rsidRPr="001D177E">
        <w:rPr>
          <w:i/>
        </w:rPr>
        <w:t>t</w:t>
      </w:r>
      <w:r w:rsidR="0076633A" w:rsidRPr="001D177E">
        <w:t xml:space="preserve"> : </w:t>
      </w:r>
      <w:r w:rsidR="0076633A" w:rsidRPr="001D177E">
        <w:rPr>
          <w:i/>
        </w:rPr>
        <w:t>kolma</w:t>
      </w:r>
      <w:r w:rsidR="0098090B" w:rsidRPr="0098090B">
        <w:t>/</w:t>
      </w:r>
      <w:r w:rsidR="0076633A" w:rsidRPr="001D177E">
        <w:rPr>
          <w:i/>
        </w:rPr>
        <w:t>nss</w:t>
      </w:r>
      <w:r w:rsidR="0098090B" w:rsidRPr="0098090B">
        <w:t>/</w:t>
      </w:r>
      <w:r w:rsidR="0076633A" w:rsidRPr="001D177E">
        <w:rPr>
          <w:i/>
        </w:rPr>
        <w:t>ii</w:t>
      </w:r>
      <w:r w:rsidR="0075485B" w:rsidRPr="0075485B">
        <w:t>(</w:t>
      </w:r>
      <w:r w:rsidR="004C49CD" w:rsidRPr="001D177E">
        <w:rPr>
          <w:i/>
        </w:rPr>
        <w:t>ta</w:t>
      </w:r>
      <w:r w:rsidR="0075485B" w:rsidRPr="0075485B">
        <w:t>)</w:t>
      </w:r>
      <w:r w:rsidR="000A4B27">
        <w:rPr>
          <w:i/>
        </w:rPr>
        <w:t xml:space="preserve"> </w:t>
      </w:r>
      <w:r w:rsidR="00BA1173" w:rsidRPr="00BA1173">
        <w:t>~</w:t>
      </w:r>
      <w:r w:rsidR="004C49CD" w:rsidRPr="001D177E">
        <w:rPr>
          <w:i/>
        </w:rPr>
        <w:t xml:space="preserve"> </w:t>
      </w:r>
      <w:r w:rsidR="0076633A" w:rsidRPr="001D177E">
        <w:rPr>
          <w:i/>
        </w:rPr>
        <w:t>kolma</w:t>
      </w:r>
      <w:r w:rsidR="0098090B" w:rsidRPr="0098090B">
        <w:t>/</w:t>
      </w:r>
      <w:r w:rsidR="0076633A" w:rsidRPr="001D177E">
        <w:rPr>
          <w:i/>
        </w:rPr>
        <w:t>ns</w:t>
      </w:r>
      <w:r w:rsidR="0098090B" w:rsidRPr="0098090B">
        <w:t>/</w:t>
      </w:r>
      <w:r w:rsidR="0076633A" w:rsidRPr="001D177E">
        <w:rPr>
          <w:i/>
        </w:rPr>
        <w:t>i</w:t>
      </w:r>
      <w:r w:rsidR="0098090B" w:rsidRPr="0098090B">
        <w:t>/</w:t>
      </w:r>
      <w:r w:rsidR="0076633A" w:rsidRPr="001D177E">
        <w:rPr>
          <w:i/>
        </w:rPr>
        <w:t>a</w:t>
      </w:r>
      <w:r w:rsidR="0075485B" w:rsidRPr="0075485B">
        <w:t>,</w:t>
      </w:r>
      <w:r w:rsidR="00DE4ED2" w:rsidRPr="001D177E">
        <w:rPr>
          <w:i/>
        </w:rPr>
        <w:t xml:space="preserve"> vii</w:t>
      </w:r>
      <w:r w:rsidR="00DE4ED2" w:rsidRPr="00DA24CB">
        <w:rPr>
          <w:i/>
        </w:rPr>
        <w:t>si</w:t>
      </w:r>
      <w:r w:rsidR="00DE4ED2" w:rsidRPr="00DA24CB">
        <w:t xml:space="preserve"> : </w:t>
      </w:r>
      <w:r w:rsidR="00DE4ED2" w:rsidRPr="00DA24CB">
        <w:rPr>
          <w:i/>
        </w:rPr>
        <w:t>vii</w:t>
      </w:r>
      <w:r w:rsidR="0075485B" w:rsidRPr="0075485B">
        <w:t>(</w:t>
      </w:r>
      <w:r w:rsidR="00DE4ED2" w:rsidRPr="00DA24CB">
        <w:rPr>
          <w:i/>
        </w:rPr>
        <w:t>đ</w:t>
      </w:r>
      <w:r w:rsidR="0075485B" w:rsidRPr="0075485B">
        <w:t>)</w:t>
      </w:r>
      <w:r w:rsidR="00DE4ED2" w:rsidRPr="00DA24CB">
        <w:rPr>
          <w:i/>
        </w:rPr>
        <w:t>e</w:t>
      </w:r>
      <w:r w:rsidR="0098090B" w:rsidRPr="0098090B">
        <w:t>/</w:t>
      </w:r>
      <w:r w:rsidR="00DE4ED2" w:rsidRPr="00DA24CB">
        <w:rPr>
          <w:i/>
        </w:rPr>
        <w:t>n</w:t>
      </w:r>
      <w:r w:rsidR="00DE4ED2" w:rsidRPr="00DA24CB">
        <w:t xml:space="preserve"> → </w:t>
      </w:r>
      <w:r w:rsidR="00DE4ED2" w:rsidRPr="00DA24CB">
        <w:rPr>
          <w:i/>
        </w:rPr>
        <w:t>vii</w:t>
      </w:r>
      <w:r w:rsidR="0075485B" w:rsidRPr="0075485B">
        <w:t>(</w:t>
      </w:r>
      <w:r w:rsidR="0068076C">
        <w:rPr>
          <w:i/>
        </w:rPr>
        <w:t>đ</w:t>
      </w:r>
      <w:r w:rsidR="0075485B" w:rsidRPr="0075485B">
        <w:t>)</w:t>
      </w:r>
      <w:r w:rsidR="00DE4ED2" w:rsidRPr="00DA24CB">
        <w:rPr>
          <w:i/>
        </w:rPr>
        <w:t>e</w:t>
      </w:r>
      <w:r w:rsidR="0098090B" w:rsidRPr="0098090B">
        <w:t>/</w:t>
      </w:r>
      <w:r w:rsidR="00DE4ED2" w:rsidRPr="00DA24CB">
        <w:rPr>
          <w:i/>
        </w:rPr>
        <w:t>s</w:t>
      </w:r>
      <w:r w:rsidR="00DE4ED2" w:rsidRPr="00DA24CB">
        <w:t xml:space="preserve"> : </w:t>
      </w:r>
      <w:r w:rsidR="00DE4ED2" w:rsidRPr="00DA24CB">
        <w:rPr>
          <w:i/>
        </w:rPr>
        <w:t>vii</w:t>
      </w:r>
      <w:r w:rsidR="0075485B" w:rsidRPr="0075485B">
        <w:t>(</w:t>
      </w:r>
      <w:r w:rsidR="001E620D">
        <w:rPr>
          <w:i/>
        </w:rPr>
        <w:t>đ</w:t>
      </w:r>
      <w:r w:rsidR="0075485B" w:rsidRPr="0075485B">
        <w:t>)</w:t>
      </w:r>
      <w:r w:rsidR="00DE4ED2" w:rsidRPr="00DA24CB">
        <w:rPr>
          <w:i/>
        </w:rPr>
        <w:t>e</w:t>
      </w:r>
      <w:r w:rsidR="0098090B" w:rsidRPr="0098090B">
        <w:t>/</w:t>
      </w:r>
      <w:r w:rsidR="00DE4ED2" w:rsidRPr="00DA24CB">
        <w:rPr>
          <w:i/>
        </w:rPr>
        <w:t>ne</w:t>
      </w:r>
      <w:r w:rsidR="0098090B" w:rsidRPr="0098090B">
        <w:t>/</w:t>
      </w:r>
      <w:r w:rsidR="00DE4ED2" w:rsidRPr="00DA24CB">
        <w:rPr>
          <w:i/>
        </w:rPr>
        <w:t>n</w:t>
      </w:r>
      <w:r w:rsidR="00DE4ED2" w:rsidRPr="00DA24CB">
        <w:t xml:space="preserve"> : </w:t>
      </w:r>
      <w:r w:rsidR="00DE4ED2" w:rsidRPr="00DA24CB">
        <w:rPr>
          <w:i/>
        </w:rPr>
        <w:t>vii</w:t>
      </w:r>
      <w:r w:rsidR="0075485B" w:rsidRPr="0075485B">
        <w:t>(</w:t>
      </w:r>
      <w:r w:rsidR="001E620D">
        <w:rPr>
          <w:i/>
        </w:rPr>
        <w:t>đ</w:t>
      </w:r>
      <w:r w:rsidR="0075485B" w:rsidRPr="0075485B">
        <w:t>)</w:t>
      </w:r>
      <w:r w:rsidR="00DE4ED2" w:rsidRPr="00DA24CB">
        <w:rPr>
          <w:i/>
        </w:rPr>
        <w:t>e</w:t>
      </w:r>
      <w:r w:rsidR="0098090B" w:rsidRPr="0098090B">
        <w:t>/</w:t>
      </w:r>
      <w:r w:rsidR="00DE4ED2" w:rsidRPr="00DA24CB">
        <w:rPr>
          <w:i/>
        </w:rPr>
        <w:t>t</w:t>
      </w:r>
      <w:r w:rsidR="0098090B" w:rsidRPr="0098090B">
        <w:t>/</w:t>
      </w:r>
      <w:r w:rsidR="00DE4ED2" w:rsidRPr="00DA24CB">
        <w:rPr>
          <w:i/>
        </w:rPr>
        <w:t>tä</w:t>
      </w:r>
      <w:r w:rsidR="00DE4ED2" w:rsidRPr="00DA24CB">
        <w:t xml:space="preserve"> : </w:t>
      </w:r>
      <w:r w:rsidR="00DE4ED2" w:rsidRPr="00DA24CB">
        <w:rPr>
          <w:i/>
        </w:rPr>
        <w:t>vii</w:t>
      </w:r>
      <w:r w:rsidR="0075485B" w:rsidRPr="0075485B">
        <w:t>(</w:t>
      </w:r>
      <w:r w:rsidR="001E620D">
        <w:rPr>
          <w:i/>
        </w:rPr>
        <w:t>đ</w:t>
      </w:r>
      <w:r w:rsidR="0075485B" w:rsidRPr="0075485B">
        <w:t>)</w:t>
      </w:r>
      <w:r w:rsidR="00DE4ED2" w:rsidRPr="00DA24CB">
        <w:rPr>
          <w:i/>
        </w:rPr>
        <w:t>e</w:t>
      </w:r>
      <w:r w:rsidR="0098090B" w:rsidRPr="0098090B">
        <w:t>/</w:t>
      </w:r>
      <w:r w:rsidR="00DE4ED2" w:rsidRPr="00DA24CB">
        <w:rPr>
          <w:i/>
        </w:rPr>
        <w:t>nt</w:t>
      </w:r>
      <w:r w:rsidR="0098090B" w:rsidRPr="0098090B">
        <w:t>/</w:t>
      </w:r>
      <w:r w:rsidR="00DE4ED2" w:rsidRPr="00DA24CB">
        <w:rPr>
          <w:i/>
        </w:rPr>
        <w:t>heen</w:t>
      </w:r>
      <w:r w:rsidR="00DE4ED2" w:rsidRPr="00DA24CB">
        <w:t xml:space="preserve"> : </w:t>
      </w:r>
      <w:r w:rsidR="00370957">
        <w:rPr>
          <w:i/>
        </w:rPr>
        <w:t>vii</w:t>
      </w:r>
      <w:r w:rsidR="0075485B" w:rsidRPr="0075485B">
        <w:t>(</w:t>
      </w:r>
      <w:r w:rsidR="00370957">
        <w:rPr>
          <w:i/>
        </w:rPr>
        <w:t>đ</w:t>
      </w:r>
      <w:r w:rsidR="0075485B" w:rsidRPr="0075485B">
        <w:t>)</w:t>
      </w:r>
      <w:r w:rsidR="00370957">
        <w:rPr>
          <w:i/>
        </w:rPr>
        <w:t>e</w:t>
      </w:r>
      <w:r w:rsidR="0098090B" w:rsidRPr="0098090B">
        <w:t>/</w:t>
      </w:r>
      <w:r w:rsidR="00370957">
        <w:rPr>
          <w:i/>
        </w:rPr>
        <w:t>ne</w:t>
      </w:r>
      <w:r w:rsidR="0098090B" w:rsidRPr="0098090B">
        <w:t>/</w:t>
      </w:r>
      <w:r w:rsidR="00370957">
        <w:rPr>
          <w:i/>
        </w:rPr>
        <w:t xml:space="preserve">t </w:t>
      </w:r>
      <w:r w:rsidR="0075485B" w:rsidRPr="0075485B">
        <w:t>:</w:t>
      </w:r>
      <w:r w:rsidR="00370957">
        <w:t xml:space="preserve"> </w:t>
      </w:r>
      <w:r w:rsidR="00DE4ED2" w:rsidRPr="00DA24CB">
        <w:rPr>
          <w:i/>
        </w:rPr>
        <w:t>viiđe</w:t>
      </w:r>
      <w:r w:rsidR="0098090B" w:rsidRPr="0098090B">
        <w:t>/</w:t>
      </w:r>
      <w:r w:rsidR="00DE4ED2" w:rsidRPr="00DA24CB">
        <w:rPr>
          <w:i/>
        </w:rPr>
        <w:t>nss</w:t>
      </w:r>
      <w:r w:rsidR="0098090B" w:rsidRPr="0098090B">
        <w:t>/</w:t>
      </w:r>
      <w:r w:rsidR="00DE4ED2" w:rsidRPr="00DA24CB">
        <w:rPr>
          <w:i/>
        </w:rPr>
        <w:t>ii</w:t>
      </w:r>
      <w:r w:rsidR="001B127A" w:rsidRPr="001B127A">
        <w:t>(</w:t>
      </w:r>
      <w:r w:rsidR="00DE4ED2" w:rsidRPr="00DA24CB">
        <w:rPr>
          <w:i/>
        </w:rPr>
        <w:t>tä</w:t>
      </w:r>
      <w:r w:rsidR="001B127A" w:rsidRPr="001B127A">
        <w:t>)</w:t>
      </w:r>
      <w:r w:rsidR="001E620D">
        <w:rPr>
          <w:i/>
        </w:rPr>
        <w:t xml:space="preserve"> </w:t>
      </w:r>
      <w:r w:rsidR="00BA1173" w:rsidRPr="00BA1173">
        <w:t>~</w:t>
      </w:r>
      <w:r w:rsidR="001E620D">
        <w:rPr>
          <w:i/>
        </w:rPr>
        <w:t xml:space="preserve"> vii</w:t>
      </w:r>
      <w:r w:rsidR="00AC319B">
        <w:rPr>
          <w:i/>
        </w:rPr>
        <w:t>'</w:t>
      </w:r>
      <w:r w:rsidR="00C034CB">
        <w:rPr>
          <w:i/>
        </w:rPr>
        <w:t>e</w:t>
      </w:r>
      <w:r w:rsidR="0098090B" w:rsidRPr="0098090B">
        <w:t>/</w:t>
      </w:r>
      <w:r w:rsidR="00C034CB">
        <w:rPr>
          <w:i/>
        </w:rPr>
        <w:t>ns</w:t>
      </w:r>
      <w:r w:rsidR="0098090B" w:rsidRPr="0098090B">
        <w:t>/</w:t>
      </w:r>
      <w:r w:rsidR="00C034CB">
        <w:rPr>
          <w:i/>
        </w:rPr>
        <w:t>i</w:t>
      </w:r>
      <w:r w:rsidR="0098090B" w:rsidRPr="0098090B">
        <w:t>/</w:t>
      </w:r>
      <w:r w:rsidR="00C034CB">
        <w:rPr>
          <w:i/>
        </w:rPr>
        <w:t>ä</w:t>
      </w:r>
      <w:r w:rsidR="0075485B" w:rsidRPr="0075485B">
        <w:t>,</w:t>
      </w:r>
      <w:r w:rsidR="00C034CB">
        <w:rPr>
          <w:i/>
        </w:rPr>
        <w:t xml:space="preserve"> </w:t>
      </w:r>
      <w:r w:rsidR="00C034CB" w:rsidRPr="00DA24CB">
        <w:rPr>
          <w:i/>
        </w:rPr>
        <w:t>sata</w:t>
      </w:r>
      <w:r w:rsidR="00C034CB" w:rsidRPr="00DA24CB">
        <w:t xml:space="preserve"> : </w:t>
      </w:r>
      <w:r w:rsidR="00C034CB" w:rsidRPr="00DA24CB">
        <w:rPr>
          <w:i/>
        </w:rPr>
        <w:t>sa</w:t>
      </w:r>
      <w:r w:rsidR="0075485B" w:rsidRPr="0075485B">
        <w:t>(</w:t>
      </w:r>
      <w:r w:rsidR="00C034CB">
        <w:rPr>
          <w:i/>
        </w:rPr>
        <w:t>đ</w:t>
      </w:r>
      <w:r w:rsidR="0075485B" w:rsidRPr="0075485B">
        <w:t>)</w:t>
      </w:r>
      <w:r w:rsidR="00C034CB" w:rsidRPr="00DA24CB">
        <w:rPr>
          <w:i/>
        </w:rPr>
        <w:t>a</w:t>
      </w:r>
      <w:r w:rsidR="0098090B" w:rsidRPr="0098090B">
        <w:t>/</w:t>
      </w:r>
      <w:r w:rsidR="00C034CB" w:rsidRPr="00DA24CB">
        <w:rPr>
          <w:i/>
        </w:rPr>
        <w:t>n</w:t>
      </w:r>
      <w:r w:rsidR="00C034CB" w:rsidRPr="00DA24CB">
        <w:t xml:space="preserve"> → </w:t>
      </w:r>
      <w:r w:rsidR="00C034CB" w:rsidRPr="00DA24CB">
        <w:rPr>
          <w:i/>
        </w:rPr>
        <w:t>sa</w:t>
      </w:r>
      <w:r w:rsidR="0075485B" w:rsidRPr="0075485B">
        <w:t>(</w:t>
      </w:r>
      <w:r w:rsidR="00C034CB">
        <w:rPr>
          <w:i/>
        </w:rPr>
        <w:t>đ</w:t>
      </w:r>
      <w:r w:rsidR="0075485B" w:rsidRPr="0075485B">
        <w:t>)</w:t>
      </w:r>
      <w:r w:rsidR="00C034CB" w:rsidRPr="00DA24CB">
        <w:rPr>
          <w:i/>
        </w:rPr>
        <w:t>a</w:t>
      </w:r>
      <w:r w:rsidR="0098090B" w:rsidRPr="0098090B">
        <w:t>/</w:t>
      </w:r>
      <w:r w:rsidR="00C034CB" w:rsidRPr="00DA24CB">
        <w:rPr>
          <w:i/>
        </w:rPr>
        <w:t>s</w:t>
      </w:r>
      <w:r w:rsidR="00C034CB" w:rsidRPr="00DA24CB">
        <w:t xml:space="preserve"> : </w:t>
      </w:r>
      <w:r w:rsidR="00C034CB" w:rsidRPr="00DA24CB">
        <w:rPr>
          <w:i/>
        </w:rPr>
        <w:t>sa</w:t>
      </w:r>
      <w:r w:rsidR="0075485B" w:rsidRPr="0075485B">
        <w:t>(</w:t>
      </w:r>
      <w:r w:rsidR="00C034CB">
        <w:rPr>
          <w:i/>
        </w:rPr>
        <w:t>đ</w:t>
      </w:r>
      <w:r w:rsidR="0075485B" w:rsidRPr="0075485B">
        <w:t>)</w:t>
      </w:r>
      <w:r w:rsidR="00C034CB" w:rsidRPr="00DA24CB">
        <w:rPr>
          <w:i/>
        </w:rPr>
        <w:t>a</w:t>
      </w:r>
      <w:r w:rsidR="0098090B" w:rsidRPr="0098090B">
        <w:t>/</w:t>
      </w:r>
      <w:r w:rsidR="00C034CB" w:rsidRPr="00DA24CB">
        <w:rPr>
          <w:i/>
        </w:rPr>
        <w:t>ne</w:t>
      </w:r>
      <w:r w:rsidR="0098090B" w:rsidRPr="0098090B">
        <w:t>/</w:t>
      </w:r>
      <w:r w:rsidR="00C034CB" w:rsidRPr="00DA24CB">
        <w:rPr>
          <w:i/>
        </w:rPr>
        <w:t>n</w:t>
      </w:r>
      <w:r w:rsidR="00C034CB" w:rsidRPr="00DA24CB">
        <w:t xml:space="preserve"> : </w:t>
      </w:r>
      <w:r w:rsidR="00C034CB" w:rsidRPr="00DA24CB">
        <w:rPr>
          <w:i/>
        </w:rPr>
        <w:t>sa</w:t>
      </w:r>
      <w:r w:rsidR="0075485B" w:rsidRPr="0075485B">
        <w:t>(</w:t>
      </w:r>
      <w:r w:rsidR="00C034CB">
        <w:rPr>
          <w:i/>
        </w:rPr>
        <w:t>đ</w:t>
      </w:r>
      <w:r w:rsidR="0075485B" w:rsidRPr="0075485B">
        <w:t>)</w:t>
      </w:r>
      <w:r w:rsidR="00C034CB" w:rsidRPr="00DA24CB">
        <w:rPr>
          <w:i/>
        </w:rPr>
        <w:t>a</w:t>
      </w:r>
      <w:r w:rsidR="0098090B" w:rsidRPr="0098090B">
        <w:t>/</w:t>
      </w:r>
      <w:r w:rsidR="00C034CB" w:rsidRPr="00DA24CB">
        <w:rPr>
          <w:i/>
        </w:rPr>
        <w:t>t</w:t>
      </w:r>
      <w:r w:rsidR="0098090B" w:rsidRPr="0098090B">
        <w:t>/</w:t>
      </w:r>
      <w:r w:rsidR="00C034CB" w:rsidRPr="00DA24CB">
        <w:rPr>
          <w:i/>
        </w:rPr>
        <w:t>ta</w:t>
      </w:r>
      <w:r w:rsidR="00C034CB" w:rsidRPr="00DA24CB">
        <w:t xml:space="preserve"> : </w:t>
      </w:r>
      <w:r w:rsidR="00C034CB" w:rsidRPr="00DA24CB">
        <w:rPr>
          <w:i/>
        </w:rPr>
        <w:t>sa</w:t>
      </w:r>
      <w:r w:rsidR="0075485B" w:rsidRPr="0075485B">
        <w:t>(</w:t>
      </w:r>
      <w:r w:rsidR="00C034CB">
        <w:rPr>
          <w:i/>
        </w:rPr>
        <w:t>đ</w:t>
      </w:r>
      <w:r w:rsidR="0075485B" w:rsidRPr="0075485B">
        <w:t>)</w:t>
      </w:r>
      <w:r w:rsidR="00C034CB" w:rsidRPr="00DA24CB">
        <w:rPr>
          <w:i/>
        </w:rPr>
        <w:t>a</w:t>
      </w:r>
      <w:r w:rsidR="0098090B" w:rsidRPr="0098090B">
        <w:t>/</w:t>
      </w:r>
      <w:r w:rsidR="00C034CB" w:rsidRPr="00DA24CB">
        <w:rPr>
          <w:i/>
        </w:rPr>
        <w:t>nt</w:t>
      </w:r>
      <w:r w:rsidR="0098090B" w:rsidRPr="0098090B">
        <w:t>/</w:t>
      </w:r>
      <w:r w:rsidR="00C034CB" w:rsidRPr="00DA24CB">
        <w:rPr>
          <w:i/>
        </w:rPr>
        <w:t>heen</w:t>
      </w:r>
      <w:r w:rsidR="00C034CB" w:rsidRPr="00DA24CB">
        <w:t xml:space="preserve"> :</w:t>
      </w:r>
      <w:r w:rsidR="000A4B27">
        <w:t xml:space="preserve"> </w:t>
      </w:r>
      <w:r w:rsidR="005D3B58">
        <w:rPr>
          <w:i/>
        </w:rPr>
        <w:t>sa</w:t>
      </w:r>
      <w:r w:rsidR="0075485B" w:rsidRPr="0075485B">
        <w:t>(</w:t>
      </w:r>
      <w:r w:rsidR="005D3B58">
        <w:rPr>
          <w:i/>
        </w:rPr>
        <w:t>đ</w:t>
      </w:r>
      <w:r w:rsidR="0075485B" w:rsidRPr="0075485B">
        <w:t>)</w:t>
      </w:r>
      <w:r w:rsidR="005D3B58">
        <w:rPr>
          <w:i/>
        </w:rPr>
        <w:t>a</w:t>
      </w:r>
      <w:r w:rsidR="0098090B" w:rsidRPr="0098090B">
        <w:t>/</w:t>
      </w:r>
      <w:r w:rsidR="005D3B58">
        <w:rPr>
          <w:i/>
        </w:rPr>
        <w:t>ne</w:t>
      </w:r>
      <w:r w:rsidR="0098090B" w:rsidRPr="0098090B">
        <w:t>/</w:t>
      </w:r>
      <w:r w:rsidR="005D3B58">
        <w:rPr>
          <w:i/>
        </w:rPr>
        <w:t xml:space="preserve">t </w:t>
      </w:r>
      <w:r w:rsidR="0075485B" w:rsidRPr="0075485B">
        <w:t>:</w:t>
      </w:r>
      <w:r w:rsidR="005D3B58">
        <w:rPr>
          <w:i/>
        </w:rPr>
        <w:t xml:space="preserve"> </w:t>
      </w:r>
      <w:r w:rsidR="00651BD6">
        <w:rPr>
          <w:i/>
        </w:rPr>
        <w:t>sađa</w:t>
      </w:r>
      <w:r w:rsidR="0098090B" w:rsidRPr="0098090B">
        <w:t>/</w:t>
      </w:r>
      <w:r w:rsidR="00651BD6">
        <w:rPr>
          <w:i/>
        </w:rPr>
        <w:t>nss</w:t>
      </w:r>
      <w:r w:rsidR="0098090B" w:rsidRPr="0098090B">
        <w:t>/</w:t>
      </w:r>
      <w:r w:rsidR="00651BD6">
        <w:rPr>
          <w:i/>
        </w:rPr>
        <w:t>ii</w:t>
      </w:r>
      <w:r w:rsidR="001B127A" w:rsidRPr="001B127A">
        <w:t>(</w:t>
      </w:r>
      <w:r w:rsidR="00C034CB" w:rsidRPr="00DA24CB">
        <w:rPr>
          <w:i/>
        </w:rPr>
        <w:t>ta</w:t>
      </w:r>
      <w:r w:rsidR="001B127A" w:rsidRPr="001B127A">
        <w:t>)</w:t>
      </w:r>
      <w:r w:rsidR="005D3B58">
        <w:rPr>
          <w:i/>
        </w:rPr>
        <w:t xml:space="preserve"> </w:t>
      </w:r>
      <w:r w:rsidR="00BA1173" w:rsidRPr="00BA1173">
        <w:t>~</w:t>
      </w:r>
      <w:r w:rsidR="005D3B58">
        <w:rPr>
          <w:i/>
        </w:rPr>
        <w:t xml:space="preserve"> sa’a</w:t>
      </w:r>
      <w:r w:rsidR="0098090B" w:rsidRPr="0098090B">
        <w:t>/</w:t>
      </w:r>
      <w:r w:rsidR="005D3B58">
        <w:rPr>
          <w:i/>
        </w:rPr>
        <w:t>ns</w:t>
      </w:r>
      <w:r w:rsidR="0098090B" w:rsidRPr="0098090B">
        <w:t>/</w:t>
      </w:r>
      <w:r w:rsidR="005D3B58">
        <w:rPr>
          <w:i/>
        </w:rPr>
        <w:t>i</w:t>
      </w:r>
      <w:r w:rsidR="0098090B" w:rsidRPr="0098090B">
        <w:t>/</w:t>
      </w:r>
      <w:r w:rsidR="005D3B58">
        <w:rPr>
          <w:i/>
        </w:rPr>
        <w:t>a</w:t>
      </w:r>
      <w:r w:rsidR="0075485B" w:rsidRPr="0075485B">
        <w:t>,</w:t>
      </w:r>
      <w:r w:rsidR="005D3B58">
        <w:rPr>
          <w:i/>
        </w:rPr>
        <w:t xml:space="preserve"> </w:t>
      </w:r>
      <w:r w:rsidR="00D95293" w:rsidRPr="00DA24CB">
        <w:rPr>
          <w:i/>
        </w:rPr>
        <w:t>tuhat</w:t>
      </w:r>
      <w:r w:rsidR="00D95293" w:rsidRPr="00DA24CB">
        <w:t xml:space="preserve"> </w:t>
      </w:r>
      <w:r w:rsidR="00700B50">
        <w:t xml:space="preserve">~ </w:t>
      </w:r>
      <w:r w:rsidR="00700B50">
        <w:rPr>
          <w:i/>
        </w:rPr>
        <w:t xml:space="preserve">tuhanen </w:t>
      </w:r>
      <w:r w:rsidR="00D95293" w:rsidRPr="00DA24CB">
        <w:t xml:space="preserve">: </w:t>
      </w:r>
      <w:r w:rsidR="00D95293" w:rsidRPr="00DA24CB">
        <w:rPr>
          <w:i/>
        </w:rPr>
        <w:t>tuhane</w:t>
      </w:r>
      <w:r w:rsidR="0098090B" w:rsidRPr="0098090B">
        <w:t>/</w:t>
      </w:r>
      <w:r w:rsidR="00D95293" w:rsidRPr="00DA24CB">
        <w:rPr>
          <w:i/>
        </w:rPr>
        <w:t>n</w:t>
      </w:r>
      <w:r w:rsidR="00D95293" w:rsidRPr="00DA24CB">
        <w:t xml:space="preserve"> → </w:t>
      </w:r>
      <w:r w:rsidR="00D95293" w:rsidRPr="00DA24CB">
        <w:rPr>
          <w:i/>
        </w:rPr>
        <w:t>tuhane</w:t>
      </w:r>
      <w:r w:rsidR="0098090B" w:rsidRPr="0098090B">
        <w:t>/</w:t>
      </w:r>
      <w:r w:rsidR="00D95293" w:rsidRPr="00DA24CB">
        <w:rPr>
          <w:i/>
        </w:rPr>
        <w:t>s</w:t>
      </w:r>
      <w:r w:rsidR="00D95293" w:rsidRPr="00DA24CB">
        <w:t xml:space="preserve"> : </w:t>
      </w:r>
      <w:r w:rsidR="00D95293" w:rsidRPr="00DA24CB">
        <w:rPr>
          <w:i/>
        </w:rPr>
        <w:t>tuhane</w:t>
      </w:r>
      <w:r w:rsidR="0098090B" w:rsidRPr="0098090B">
        <w:t>/</w:t>
      </w:r>
      <w:r w:rsidR="00D95293" w:rsidRPr="00DA24CB">
        <w:rPr>
          <w:i/>
        </w:rPr>
        <w:t>nne</w:t>
      </w:r>
      <w:r w:rsidR="0098090B" w:rsidRPr="0098090B">
        <w:t>/</w:t>
      </w:r>
      <w:r w:rsidR="00D95293" w:rsidRPr="00DA24CB">
        <w:rPr>
          <w:i/>
        </w:rPr>
        <w:t>n</w:t>
      </w:r>
      <w:r w:rsidR="00D95293" w:rsidRPr="00DA24CB">
        <w:t xml:space="preserve"> : </w:t>
      </w:r>
      <w:r w:rsidR="00D95293" w:rsidRPr="00DA24CB">
        <w:rPr>
          <w:i/>
        </w:rPr>
        <w:t>tuhane</w:t>
      </w:r>
      <w:r w:rsidR="0098090B" w:rsidRPr="0098090B">
        <w:t>/</w:t>
      </w:r>
      <w:r w:rsidR="00D95293" w:rsidRPr="00DA24CB">
        <w:rPr>
          <w:i/>
        </w:rPr>
        <w:t>t</w:t>
      </w:r>
      <w:r w:rsidR="0098090B" w:rsidRPr="0098090B">
        <w:t>/</w:t>
      </w:r>
      <w:r w:rsidR="00D95293" w:rsidRPr="00DA24CB">
        <w:rPr>
          <w:i/>
        </w:rPr>
        <w:t xml:space="preserve">ta </w:t>
      </w:r>
      <w:r w:rsidR="00D95293" w:rsidRPr="00DA24CB">
        <w:t xml:space="preserve">: </w:t>
      </w:r>
      <w:r w:rsidR="00D95293" w:rsidRPr="00DA24CB">
        <w:rPr>
          <w:i/>
        </w:rPr>
        <w:t>tuhane</w:t>
      </w:r>
      <w:r w:rsidR="0098090B" w:rsidRPr="0098090B">
        <w:t>/</w:t>
      </w:r>
      <w:r w:rsidR="00D95293" w:rsidRPr="00DA24CB">
        <w:rPr>
          <w:i/>
        </w:rPr>
        <w:t>nt</w:t>
      </w:r>
      <w:r w:rsidR="0098090B" w:rsidRPr="0098090B">
        <w:t>/</w:t>
      </w:r>
      <w:r w:rsidR="00D95293" w:rsidRPr="00DA24CB">
        <w:rPr>
          <w:i/>
        </w:rPr>
        <w:t>heen</w:t>
      </w:r>
      <w:r w:rsidR="00D95293" w:rsidRPr="00DA24CB">
        <w:t xml:space="preserve"> : </w:t>
      </w:r>
      <w:r w:rsidR="00D95293">
        <w:rPr>
          <w:i/>
        </w:rPr>
        <w:t>tuhane</w:t>
      </w:r>
      <w:r w:rsidR="0098090B" w:rsidRPr="0098090B">
        <w:t>/</w:t>
      </w:r>
      <w:r w:rsidR="00D95293">
        <w:rPr>
          <w:i/>
        </w:rPr>
        <w:t>nne</w:t>
      </w:r>
      <w:r w:rsidR="0098090B" w:rsidRPr="0098090B">
        <w:t>/</w:t>
      </w:r>
      <w:r w:rsidR="00D95293">
        <w:rPr>
          <w:i/>
        </w:rPr>
        <w:t xml:space="preserve">t </w:t>
      </w:r>
      <w:r w:rsidR="0075485B" w:rsidRPr="0075485B">
        <w:t>:</w:t>
      </w:r>
      <w:r w:rsidR="00D95293">
        <w:t xml:space="preserve"> </w:t>
      </w:r>
      <w:r w:rsidR="00651BD6">
        <w:rPr>
          <w:i/>
        </w:rPr>
        <w:t>tuhane</w:t>
      </w:r>
      <w:r w:rsidR="0098090B" w:rsidRPr="0098090B">
        <w:t>/</w:t>
      </w:r>
      <w:r w:rsidR="00651BD6">
        <w:rPr>
          <w:i/>
        </w:rPr>
        <w:t>nss</w:t>
      </w:r>
      <w:r w:rsidR="0098090B" w:rsidRPr="0098090B">
        <w:t>/</w:t>
      </w:r>
      <w:r w:rsidR="00651BD6">
        <w:rPr>
          <w:i/>
        </w:rPr>
        <w:t>ii</w:t>
      </w:r>
      <w:r w:rsidR="001B127A" w:rsidRPr="001B127A">
        <w:t>(</w:t>
      </w:r>
      <w:r w:rsidR="00D95293" w:rsidRPr="00DA24CB">
        <w:rPr>
          <w:i/>
        </w:rPr>
        <w:t>ta</w:t>
      </w:r>
      <w:r w:rsidR="001B127A" w:rsidRPr="001B127A">
        <w:t>)</w:t>
      </w:r>
      <w:r w:rsidR="00D95293">
        <w:rPr>
          <w:i/>
        </w:rPr>
        <w:t xml:space="preserve"> </w:t>
      </w:r>
      <w:r w:rsidR="00BA1173" w:rsidRPr="00BA1173">
        <w:t>~</w:t>
      </w:r>
      <w:r w:rsidR="00D95293">
        <w:rPr>
          <w:i/>
        </w:rPr>
        <w:t xml:space="preserve"> tuhane</w:t>
      </w:r>
      <w:r w:rsidR="0098090B" w:rsidRPr="0098090B">
        <w:t>/</w:t>
      </w:r>
      <w:r w:rsidR="00D95293">
        <w:rPr>
          <w:i/>
        </w:rPr>
        <w:t>ns</w:t>
      </w:r>
      <w:r w:rsidR="0098090B" w:rsidRPr="0098090B">
        <w:t>/</w:t>
      </w:r>
      <w:r w:rsidR="00D95293">
        <w:rPr>
          <w:i/>
        </w:rPr>
        <w:t>i</w:t>
      </w:r>
      <w:r w:rsidR="0098090B" w:rsidRPr="0098090B">
        <w:t>/</w:t>
      </w:r>
      <w:r w:rsidR="00D95293">
        <w:rPr>
          <w:i/>
        </w:rPr>
        <w:t>a</w:t>
      </w:r>
      <w:r w:rsidR="001B127A" w:rsidRPr="001B127A">
        <w:t>.</w:t>
      </w:r>
    </w:p>
    <w:p w14:paraId="35996155" w14:textId="4CB73D40" w:rsidR="00896344" w:rsidRPr="00DA24CB" w:rsidRDefault="0069129C" w:rsidP="00A40F73">
      <w:pPr>
        <w:pStyle w:val="Punktliste"/>
        <w:rPr>
          <w:i/>
        </w:rPr>
      </w:pPr>
      <w:r>
        <w:t xml:space="preserve">Toisessa tavassa </w:t>
      </w:r>
      <w:r w:rsidR="0076633A">
        <w:t xml:space="preserve">rangan </w:t>
      </w:r>
      <w:r w:rsidR="0076633A">
        <w:rPr>
          <w:i/>
        </w:rPr>
        <w:t>s</w:t>
      </w:r>
      <w:r w:rsidR="0076633A">
        <w:t xml:space="preserve"> säilyy läpi paradigman, vokaa</w:t>
      </w:r>
      <w:r w:rsidR="00FE6EC4">
        <w:t>li</w:t>
      </w:r>
      <w:r w:rsidR="0076633A">
        <w:t xml:space="preserve">rangassa oon </w:t>
      </w:r>
      <w:r w:rsidR="0076633A">
        <w:rPr>
          <w:i/>
        </w:rPr>
        <w:t>se</w:t>
      </w:r>
      <w:r w:rsidR="0076633A">
        <w:t xml:space="preserve"> ja </w:t>
      </w:r>
      <w:r w:rsidR="0076633A" w:rsidRPr="0076633A">
        <w:t>konsonan</w:t>
      </w:r>
      <w:r w:rsidR="0076633A">
        <w:t xml:space="preserve">ttirangassa oon </w:t>
      </w:r>
      <w:r w:rsidR="0076633A">
        <w:rPr>
          <w:i/>
        </w:rPr>
        <w:t>s</w:t>
      </w:r>
      <w:r w:rsidR="001B127A" w:rsidRPr="001B127A">
        <w:t>.</w:t>
      </w:r>
      <w:r w:rsidR="0076633A">
        <w:rPr>
          <w:i/>
        </w:rPr>
        <w:t xml:space="preserve"> </w:t>
      </w:r>
      <w:r w:rsidR="001D177E">
        <w:t xml:space="preserve">Näissä vokaalirangan eđessä oon kardinaalin </w:t>
      </w:r>
      <w:r w:rsidR="00834BE7">
        <w:t>fundamentti</w:t>
      </w:r>
      <w:r w:rsidR="001D177E">
        <w:t>graadi</w:t>
      </w:r>
      <w:r w:rsidR="00E5160E">
        <w:t xml:space="preserve"> eli sama </w:t>
      </w:r>
      <w:r w:rsidR="00EF5C46">
        <w:t>graadi</w:t>
      </w:r>
      <w:r w:rsidR="00E5160E">
        <w:t xml:space="preserve"> ko singulaarin essiivissä</w:t>
      </w:r>
      <w:r w:rsidR="00533D7D">
        <w:t>.</w:t>
      </w:r>
      <w:r w:rsidR="001D177E">
        <w:t xml:space="preserve"> </w:t>
      </w:r>
      <w:r w:rsidR="0076633A">
        <w:t>Esimerkiksi</w:t>
      </w:r>
      <w:r w:rsidR="00673753">
        <w:t>:</w:t>
      </w:r>
      <w:r w:rsidR="0076633A">
        <w:t xml:space="preserve"> </w:t>
      </w:r>
      <w:r w:rsidR="0075485B">
        <w:t>(</w:t>
      </w:r>
      <w:r w:rsidR="0076633A" w:rsidRPr="00DA24CB">
        <w:t>sg.nom. : sg.gen. : s</w:t>
      </w:r>
      <w:r w:rsidR="0076633A">
        <w:t>g.part. : sg.</w:t>
      </w:r>
      <w:r w:rsidR="00A97B87">
        <w:t>ill.</w:t>
      </w:r>
      <w:r w:rsidR="0076633A">
        <w:t xml:space="preserve"> : </w:t>
      </w:r>
      <w:r w:rsidR="00A97B87">
        <w:t>pl.</w:t>
      </w:r>
      <w:r w:rsidR="00673753">
        <w:t>nom. : pl.part)</w:t>
      </w:r>
      <w:r w:rsidR="0076633A">
        <w:t xml:space="preserve"> </w:t>
      </w:r>
      <w:r w:rsidR="0076633A" w:rsidRPr="00DA24CB">
        <w:rPr>
          <w:i/>
        </w:rPr>
        <w:t>kolme</w:t>
      </w:r>
      <w:r w:rsidR="0076633A" w:rsidRPr="00DA24CB">
        <w:t xml:space="preserve"> </w:t>
      </w:r>
      <w:r w:rsidR="00896344">
        <w:t xml:space="preserve">: </w:t>
      </w:r>
      <w:r w:rsidR="00896344">
        <w:rPr>
          <w:i/>
        </w:rPr>
        <w:t>kolme</w:t>
      </w:r>
      <w:r w:rsidR="0098090B" w:rsidRPr="0098090B">
        <w:t>/</w:t>
      </w:r>
      <w:r w:rsidR="00896344">
        <w:rPr>
          <w:i/>
        </w:rPr>
        <w:t xml:space="preserve">n </w:t>
      </w:r>
      <w:r w:rsidR="0076633A" w:rsidRPr="00DA24CB">
        <w:t>→</w:t>
      </w:r>
      <w:r w:rsidR="0076633A" w:rsidRPr="00DA24CB">
        <w:rPr>
          <w:i/>
        </w:rPr>
        <w:t xml:space="preserve"> kolma</w:t>
      </w:r>
      <w:r w:rsidR="0098090B" w:rsidRPr="0098090B">
        <w:t>/</w:t>
      </w:r>
      <w:r w:rsidR="0076633A" w:rsidRPr="00DA24CB">
        <w:rPr>
          <w:i/>
        </w:rPr>
        <w:t>s</w:t>
      </w:r>
      <w:r w:rsidR="0076633A" w:rsidRPr="00DA24CB">
        <w:t xml:space="preserve"> :</w:t>
      </w:r>
      <w:r w:rsidR="0076633A">
        <w:t xml:space="preserve"> </w:t>
      </w:r>
      <w:r w:rsidR="0076633A">
        <w:rPr>
          <w:i/>
        </w:rPr>
        <w:t>kolma</w:t>
      </w:r>
      <w:r w:rsidR="0098090B" w:rsidRPr="0098090B">
        <w:t>/</w:t>
      </w:r>
      <w:r w:rsidR="0076633A">
        <w:rPr>
          <w:i/>
        </w:rPr>
        <w:t>se</w:t>
      </w:r>
      <w:r w:rsidR="0098090B" w:rsidRPr="0098090B">
        <w:t>/</w:t>
      </w:r>
      <w:r w:rsidR="0076633A">
        <w:rPr>
          <w:i/>
        </w:rPr>
        <w:t xml:space="preserve">n </w:t>
      </w:r>
      <w:r w:rsidR="0075485B" w:rsidRPr="0075485B">
        <w:t>:</w:t>
      </w:r>
      <w:r w:rsidR="0076633A">
        <w:rPr>
          <w:i/>
        </w:rPr>
        <w:t xml:space="preserve"> kolma</w:t>
      </w:r>
      <w:r w:rsidR="0098090B" w:rsidRPr="0098090B">
        <w:t>/</w:t>
      </w:r>
      <w:r w:rsidR="0076633A">
        <w:rPr>
          <w:i/>
        </w:rPr>
        <w:t>s</w:t>
      </w:r>
      <w:r w:rsidR="0098090B" w:rsidRPr="0098090B">
        <w:t>/</w:t>
      </w:r>
      <w:r w:rsidR="0076633A">
        <w:rPr>
          <w:i/>
        </w:rPr>
        <w:t xml:space="preserve">ta </w:t>
      </w:r>
      <w:r w:rsidR="0075485B" w:rsidRPr="0075485B">
        <w:t>:</w:t>
      </w:r>
      <w:r w:rsidR="0076633A">
        <w:rPr>
          <w:i/>
        </w:rPr>
        <w:t xml:space="preserve"> </w:t>
      </w:r>
      <w:r w:rsidR="00F2711C">
        <w:rPr>
          <w:i/>
        </w:rPr>
        <w:t>kolma</w:t>
      </w:r>
      <w:r w:rsidR="0098090B" w:rsidRPr="0098090B">
        <w:t>/</w:t>
      </w:r>
      <w:r w:rsidR="00F2711C">
        <w:rPr>
          <w:i/>
        </w:rPr>
        <w:t>s</w:t>
      </w:r>
      <w:r w:rsidR="0098090B" w:rsidRPr="0098090B">
        <w:t>/</w:t>
      </w:r>
      <w:r w:rsidR="00F2711C">
        <w:rPr>
          <w:i/>
        </w:rPr>
        <w:t xml:space="preserve">heen </w:t>
      </w:r>
      <w:r w:rsidR="0075485B" w:rsidRPr="0075485B">
        <w:t>:</w:t>
      </w:r>
      <w:r w:rsidR="00F2711C">
        <w:rPr>
          <w:i/>
        </w:rPr>
        <w:t xml:space="preserve"> kolma</w:t>
      </w:r>
      <w:r w:rsidR="0098090B" w:rsidRPr="0098090B">
        <w:t>/</w:t>
      </w:r>
      <w:r w:rsidR="00F2711C">
        <w:rPr>
          <w:i/>
        </w:rPr>
        <w:t>se</w:t>
      </w:r>
      <w:r w:rsidR="0098090B" w:rsidRPr="0098090B">
        <w:t>/</w:t>
      </w:r>
      <w:r w:rsidR="00F2711C">
        <w:rPr>
          <w:i/>
        </w:rPr>
        <w:t xml:space="preserve">t </w:t>
      </w:r>
      <w:r w:rsidR="0075485B" w:rsidRPr="0075485B">
        <w:t>:</w:t>
      </w:r>
      <w:r w:rsidR="00F2711C">
        <w:rPr>
          <w:i/>
        </w:rPr>
        <w:t xml:space="preserve"> kolma</w:t>
      </w:r>
      <w:r w:rsidR="0098090B" w:rsidRPr="0098090B">
        <w:t>/</w:t>
      </w:r>
      <w:r w:rsidR="00F2711C">
        <w:rPr>
          <w:i/>
        </w:rPr>
        <w:t>ss</w:t>
      </w:r>
      <w:r w:rsidR="0098090B" w:rsidRPr="0098090B">
        <w:t>/</w:t>
      </w:r>
      <w:r w:rsidR="00F2711C">
        <w:rPr>
          <w:i/>
        </w:rPr>
        <w:t>ii</w:t>
      </w:r>
      <w:r w:rsidR="0075485B" w:rsidRPr="0075485B">
        <w:t>(</w:t>
      </w:r>
      <w:r w:rsidR="00F2711C">
        <w:rPr>
          <w:i/>
        </w:rPr>
        <w:t>ta</w:t>
      </w:r>
      <w:r w:rsidR="0075485B" w:rsidRPr="0075485B">
        <w:t>)</w:t>
      </w:r>
      <w:r w:rsidR="00F2711C">
        <w:rPr>
          <w:i/>
        </w:rPr>
        <w:t xml:space="preserve"> </w:t>
      </w:r>
      <w:r w:rsidR="00BA1173" w:rsidRPr="00BA1173">
        <w:t>~</w:t>
      </w:r>
      <w:r w:rsidR="00B2766F">
        <w:rPr>
          <w:i/>
        </w:rPr>
        <w:t xml:space="preserve"> kolma</w:t>
      </w:r>
      <w:r w:rsidR="0098090B" w:rsidRPr="0098090B">
        <w:t>/</w:t>
      </w:r>
      <w:r w:rsidR="00896344">
        <w:rPr>
          <w:i/>
        </w:rPr>
        <w:t>s</w:t>
      </w:r>
      <w:r w:rsidR="0098090B" w:rsidRPr="0098090B">
        <w:t>/</w:t>
      </w:r>
      <w:r w:rsidR="00896344">
        <w:rPr>
          <w:i/>
        </w:rPr>
        <w:t>i</w:t>
      </w:r>
      <w:r w:rsidR="0098090B" w:rsidRPr="0098090B">
        <w:t>/</w:t>
      </w:r>
      <w:r w:rsidR="00896344">
        <w:rPr>
          <w:i/>
        </w:rPr>
        <w:t>a</w:t>
      </w:r>
      <w:r w:rsidR="0075485B" w:rsidRPr="0075485B">
        <w:t>,</w:t>
      </w:r>
      <w:r w:rsidR="00896344">
        <w:rPr>
          <w:i/>
        </w:rPr>
        <w:t xml:space="preserve"> </w:t>
      </w:r>
      <w:r w:rsidR="00896344" w:rsidRPr="00DA24CB">
        <w:rPr>
          <w:i/>
        </w:rPr>
        <w:t>viisi</w:t>
      </w:r>
      <w:r w:rsidR="00896344" w:rsidRPr="00DA24CB">
        <w:t xml:space="preserve"> : </w:t>
      </w:r>
      <w:r w:rsidR="00896344" w:rsidRPr="00DA24CB">
        <w:rPr>
          <w:i/>
        </w:rPr>
        <w:t>vii</w:t>
      </w:r>
      <w:r w:rsidR="0075485B" w:rsidRPr="0075485B">
        <w:t>(</w:t>
      </w:r>
      <w:r w:rsidR="00896344" w:rsidRPr="00DA24CB">
        <w:rPr>
          <w:i/>
        </w:rPr>
        <w:t>đ</w:t>
      </w:r>
      <w:r w:rsidR="0075485B" w:rsidRPr="0075485B">
        <w:t>)</w:t>
      </w:r>
      <w:r w:rsidR="00896344" w:rsidRPr="00DA24CB">
        <w:rPr>
          <w:i/>
        </w:rPr>
        <w:t>e</w:t>
      </w:r>
      <w:r w:rsidR="0098090B" w:rsidRPr="0098090B">
        <w:t>/</w:t>
      </w:r>
      <w:r w:rsidR="00896344" w:rsidRPr="00DA24CB">
        <w:rPr>
          <w:i/>
        </w:rPr>
        <w:t>n</w:t>
      </w:r>
      <w:r w:rsidR="00896344" w:rsidRPr="00DA24CB">
        <w:t xml:space="preserve"> → </w:t>
      </w:r>
      <w:r w:rsidR="00896344" w:rsidRPr="00DA24CB">
        <w:rPr>
          <w:i/>
        </w:rPr>
        <w:t>vii</w:t>
      </w:r>
      <w:r w:rsidR="0075485B" w:rsidRPr="0075485B">
        <w:t>(</w:t>
      </w:r>
      <w:r w:rsidR="00896344" w:rsidRPr="00DA24CB">
        <w:rPr>
          <w:i/>
        </w:rPr>
        <w:t>đ</w:t>
      </w:r>
      <w:r w:rsidR="0075485B" w:rsidRPr="0075485B">
        <w:t>)</w:t>
      </w:r>
      <w:r w:rsidR="00896344" w:rsidRPr="00DA24CB">
        <w:rPr>
          <w:i/>
        </w:rPr>
        <w:t>e</w:t>
      </w:r>
      <w:r w:rsidR="0098090B" w:rsidRPr="0098090B">
        <w:t>/</w:t>
      </w:r>
      <w:r w:rsidR="00896344" w:rsidRPr="00DA24CB">
        <w:rPr>
          <w:i/>
        </w:rPr>
        <w:t>s</w:t>
      </w:r>
      <w:r w:rsidR="00896344" w:rsidRPr="00DA24CB">
        <w:t xml:space="preserve"> : </w:t>
      </w:r>
      <w:r w:rsidR="00AF30CA">
        <w:rPr>
          <w:i/>
        </w:rPr>
        <w:t>viite</w:t>
      </w:r>
      <w:r w:rsidR="0098090B" w:rsidRPr="0098090B">
        <w:t>/</w:t>
      </w:r>
      <w:r w:rsidR="00AF30CA">
        <w:rPr>
          <w:i/>
        </w:rPr>
        <w:t>s</w:t>
      </w:r>
      <w:r w:rsidR="00896344" w:rsidRPr="00DA24CB">
        <w:rPr>
          <w:i/>
        </w:rPr>
        <w:t>e</w:t>
      </w:r>
      <w:r w:rsidR="0098090B" w:rsidRPr="0098090B">
        <w:t>/</w:t>
      </w:r>
      <w:r w:rsidR="00896344" w:rsidRPr="00DA24CB">
        <w:rPr>
          <w:i/>
        </w:rPr>
        <w:t>n</w:t>
      </w:r>
      <w:r w:rsidR="00896344" w:rsidRPr="00DA24CB">
        <w:t xml:space="preserve"> : </w:t>
      </w:r>
      <w:r w:rsidR="00896344" w:rsidRPr="00DA24CB">
        <w:rPr>
          <w:i/>
        </w:rPr>
        <w:t>vii</w:t>
      </w:r>
      <w:r w:rsidR="0075485B" w:rsidRPr="0075485B">
        <w:t>(</w:t>
      </w:r>
      <w:r w:rsidR="00896344" w:rsidRPr="00DA24CB">
        <w:rPr>
          <w:i/>
        </w:rPr>
        <w:t>đ</w:t>
      </w:r>
      <w:r w:rsidR="0075485B" w:rsidRPr="0075485B">
        <w:t>)</w:t>
      </w:r>
      <w:r w:rsidR="00CA0DFC">
        <w:rPr>
          <w:i/>
        </w:rPr>
        <w:t>e</w:t>
      </w:r>
      <w:r w:rsidR="0098090B" w:rsidRPr="0098090B">
        <w:t>/</w:t>
      </w:r>
      <w:r w:rsidR="00CA0DFC">
        <w:rPr>
          <w:i/>
        </w:rPr>
        <w:t>s</w:t>
      </w:r>
      <w:r w:rsidR="0098090B" w:rsidRPr="0098090B">
        <w:t>/</w:t>
      </w:r>
      <w:r w:rsidR="00896344" w:rsidRPr="00DA24CB">
        <w:rPr>
          <w:i/>
        </w:rPr>
        <w:t>tä</w:t>
      </w:r>
      <w:r w:rsidR="00896344" w:rsidRPr="00DA24CB">
        <w:t xml:space="preserve"> : </w:t>
      </w:r>
      <w:r w:rsidR="00AF30CA">
        <w:rPr>
          <w:i/>
        </w:rPr>
        <w:t>viite</w:t>
      </w:r>
      <w:r w:rsidR="0098090B" w:rsidRPr="0098090B">
        <w:t>/</w:t>
      </w:r>
      <w:r w:rsidR="00AF30CA">
        <w:rPr>
          <w:i/>
        </w:rPr>
        <w:t>s</w:t>
      </w:r>
      <w:r w:rsidR="0098090B" w:rsidRPr="0098090B">
        <w:t>/</w:t>
      </w:r>
      <w:r w:rsidR="00896344" w:rsidRPr="00DA24CB">
        <w:rPr>
          <w:i/>
        </w:rPr>
        <w:t>heen</w:t>
      </w:r>
      <w:r w:rsidR="00896344" w:rsidRPr="00DA24CB">
        <w:t xml:space="preserve"> : </w:t>
      </w:r>
      <w:r w:rsidR="00F06385">
        <w:rPr>
          <w:i/>
        </w:rPr>
        <w:t>viite</w:t>
      </w:r>
      <w:r w:rsidR="0098090B" w:rsidRPr="0098090B">
        <w:t>/</w:t>
      </w:r>
      <w:r w:rsidR="00AF30CA">
        <w:rPr>
          <w:i/>
        </w:rPr>
        <w:t>se</w:t>
      </w:r>
      <w:r w:rsidR="0098090B" w:rsidRPr="0098090B">
        <w:t>/</w:t>
      </w:r>
      <w:r w:rsidR="00AF30CA">
        <w:rPr>
          <w:i/>
        </w:rPr>
        <w:t xml:space="preserve">t </w:t>
      </w:r>
      <w:r w:rsidR="0075485B" w:rsidRPr="0075485B">
        <w:t>:</w:t>
      </w:r>
      <w:r w:rsidR="00AF30CA">
        <w:rPr>
          <w:i/>
        </w:rPr>
        <w:t xml:space="preserve"> viite</w:t>
      </w:r>
      <w:r w:rsidR="0098090B" w:rsidRPr="0098090B">
        <w:t>/</w:t>
      </w:r>
      <w:r w:rsidR="00AF30CA">
        <w:rPr>
          <w:i/>
        </w:rPr>
        <w:t>ss</w:t>
      </w:r>
      <w:r w:rsidR="0098090B" w:rsidRPr="0098090B">
        <w:t>/</w:t>
      </w:r>
      <w:r w:rsidR="00896344" w:rsidRPr="00DA24CB">
        <w:rPr>
          <w:i/>
        </w:rPr>
        <w:t>ii</w:t>
      </w:r>
      <w:r w:rsidR="001B127A" w:rsidRPr="001B127A">
        <w:t>(</w:t>
      </w:r>
      <w:r w:rsidR="00896344" w:rsidRPr="00DA24CB">
        <w:rPr>
          <w:i/>
        </w:rPr>
        <w:t>tä</w:t>
      </w:r>
      <w:r w:rsidR="001B127A" w:rsidRPr="001B127A">
        <w:t>)</w:t>
      </w:r>
      <w:r w:rsidR="00AF30CA">
        <w:rPr>
          <w:i/>
        </w:rPr>
        <w:t xml:space="preserve"> </w:t>
      </w:r>
      <w:r w:rsidR="00BA1173" w:rsidRPr="00BA1173">
        <w:t>~</w:t>
      </w:r>
      <w:r w:rsidR="00AF30CA">
        <w:rPr>
          <w:i/>
        </w:rPr>
        <w:t xml:space="preserve"> viite</w:t>
      </w:r>
      <w:r w:rsidR="0098090B" w:rsidRPr="0098090B">
        <w:t>/</w:t>
      </w:r>
      <w:r w:rsidR="00AF30CA">
        <w:rPr>
          <w:i/>
        </w:rPr>
        <w:t>s</w:t>
      </w:r>
      <w:r w:rsidR="0098090B" w:rsidRPr="0098090B">
        <w:t>/</w:t>
      </w:r>
      <w:r w:rsidR="00AF30CA">
        <w:rPr>
          <w:i/>
        </w:rPr>
        <w:t>i</w:t>
      </w:r>
      <w:r w:rsidR="0098090B" w:rsidRPr="0098090B">
        <w:t>/</w:t>
      </w:r>
      <w:r w:rsidR="00AF30CA">
        <w:rPr>
          <w:i/>
        </w:rPr>
        <w:t>ä</w:t>
      </w:r>
      <w:r w:rsidR="0075485B" w:rsidRPr="0075485B">
        <w:t>,</w:t>
      </w:r>
      <w:r w:rsidR="003F417A">
        <w:rPr>
          <w:i/>
        </w:rPr>
        <w:t xml:space="preserve"> </w:t>
      </w:r>
      <w:r w:rsidR="003F417A" w:rsidRPr="00DA24CB">
        <w:rPr>
          <w:i/>
        </w:rPr>
        <w:t>sata</w:t>
      </w:r>
      <w:r w:rsidR="003F417A" w:rsidRPr="00DA24CB">
        <w:t xml:space="preserve"> : </w:t>
      </w:r>
      <w:r w:rsidR="003F417A" w:rsidRPr="00DA24CB">
        <w:rPr>
          <w:i/>
        </w:rPr>
        <w:t>sa</w:t>
      </w:r>
      <w:r w:rsidR="0075485B" w:rsidRPr="0075485B">
        <w:t>(</w:t>
      </w:r>
      <w:r w:rsidR="003F417A">
        <w:rPr>
          <w:i/>
        </w:rPr>
        <w:t>đ</w:t>
      </w:r>
      <w:r w:rsidR="0075485B" w:rsidRPr="0075485B">
        <w:t>)</w:t>
      </w:r>
      <w:r w:rsidR="003F417A" w:rsidRPr="00DA24CB">
        <w:rPr>
          <w:i/>
        </w:rPr>
        <w:t>a</w:t>
      </w:r>
      <w:r w:rsidR="0098090B" w:rsidRPr="0098090B">
        <w:t>/</w:t>
      </w:r>
      <w:r w:rsidR="003F417A" w:rsidRPr="00DA24CB">
        <w:rPr>
          <w:i/>
        </w:rPr>
        <w:t>n</w:t>
      </w:r>
      <w:r w:rsidR="003F417A" w:rsidRPr="00DA24CB">
        <w:t xml:space="preserve"> → </w:t>
      </w:r>
      <w:r w:rsidR="003F417A" w:rsidRPr="00DA24CB">
        <w:rPr>
          <w:i/>
        </w:rPr>
        <w:t>sa</w:t>
      </w:r>
      <w:r w:rsidR="0075485B" w:rsidRPr="0075485B">
        <w:t>(</w:t>
      </w:r>
      <w:r w:rsidR="003F417A">
        <w:rPr>
          <w:i/>
        </w:rPr>
        <w:t>đ</w:t>
      </w:r>
      <w:r w:rsidR="0075485B" w:rsidRPr="0075485B">
        <w:t>)</w:t>
      </w:r>
      <w:r w:rsidR="003F417A" w:rsidRPr="00DA24CB">
        <w:rPr>
          <w:i/>
        </w:rPr>
        <w:t>a</w:t>
      </w:r>
      <w:r w:rsidR="0098090B" w:rsidRPr="0098090B">
        <w:t>/</w:t>
      </w:r>
      <w:r w:rsidR="003F417A" w:rsidRPr="00DA24CB">
        <w:rPr>
          <w:i/>
        </w:rPr>
        <w:t>s</w:t>
      </w:r>
      <w:r w:rsidR="003F417A" w:rsidRPr="00DA24CB">
        <w:t xml:space="preserve"> : </w:t>
      </w:r>
      <w:r w:rsidR="003F417A" w:rsidRPr="00DA24CB">
        <w:rPr>
          <w:i/>
        </w:rPr>
        <w:t>sa</w:t>
      </w:r>
      <w:r w:rsidR="00113E42">
        <w:rPr>
          <w:i/>
        </w:rPr>
        <w:t>t</w:t>
      </w:r>
      <w:r w:rsidR="003F417A">
        <w:rPr>
          <w:i/>
        </w:rPr>
        <w:t>a</w:t>
      </w:r>
      <w:r w:rsidR="0098090B" w:rsidRPr="0098090B">
        <w:t>/</w:t>
      </w:r>
      <w:r w:rsidR="003F417A">
        <w:rPr>
          <w:i/>
        </w:rPr>
        <w:t>s</w:t>
      </w:r>
      <w:r w:rsidR="003F417A" w:rsidRPr="00DA24CB">
        <w:rPr>
          <w:i/>
        </w:rPr>
        <w:t>e</w:t>
      </w:r>
      <w:r w:rsidR="0098090B" w:rsidRPr="0098090B">
        <w:t>/</w:t>
      </w:r>
      <w:r w:rsidR="003F417A" w:rsidRPr="00DA24CB">
        <w:rPr>
          <w:i/>
        </w:rPr>
        <w:t>n</w:t>
      </w:r>
      <w:r w:rsidR="003F417A" w:rsidRPr="00DA24CB">
        <w:t xml:space="preserve"> : </w:t>
      </w:r>
      <w:r w:rsidR="003F417A" w:rsidRPr="00DA24CB">
        <w:rPr>
          <w:i/>
        </w:rPr>
        <w:t>sa</w:t>
      </w:r>
      <w:r w:rsidR="0075485B" w:rsidRPr="0075485B">
        <w:t>(</w:t>
      </w:r>
      <w:r w:rsidR="003F417A">
        <w:rPr>
          <w:i/>
        </w:rPr>
        <w:t>đ</w:t>
      </w:r>
      <w:r w:rsidR="0075485B" w:rsidRPr="0075485B">
        <w:t>)</w:t>
      </w:r>
      <w:r w:rsidR="003F417A">
        <w:rPr>
          <w:i/>
        </w:rPr>
        <w:t>a</w:t>
      </w:r>
      <w:r w:rsidR="0098090B" w:rsidRPr="0098090B">
        <w:t>/</w:t>
      </w:r>
      <w:r w:rsidR="003F417A">
        <w:rPr>
          <w:i/>
        </w:rPr>
        <w:t>s</w:t>
      </w:r>
      <w:r w:rsidR="0098090B" w:rsidRPr="0098090B">
        <w:t>/</w:t>
      </w:r>
      <w:r w:rsidR="003F417A" w:rsidRPr="00DA24CB">
        <w:rPr>
          <w:i/>
        </w:rPr>
        <w:t>ta</w:t>
      </w:r>
      <w:r w:rsidR="003F417A" w:rsidRPr="00DA24CB">
        <w:t xml:space="preserve"> : </w:t>
      </w:r>
      <w:r w:rsidR="003F417A" w:rsidRPr="00DA24CB">
        <w:rPr>
          <w:i/>
        </w:rPr>
        <w:t>sa</w:t>
      </w:r>
      <w:r w:rsidR="00113E42">
        <w:rPr>
          <w:i/>
        </w:rPr>
        <w:t>t</w:t>
      </w:r>
      <w:r w:rsidR="003F417A">
        <w:rPr>
          <w:i/>
        </w:rPr>
        <w:t>a</w:t>
      </w:r>
      <w:r w:rsidR="0098090B" w:rsidRPr="0098090B">
        <w:t>/</w:t>
      </w:r>
      <w:r w:rsidR="003F417A">
        <w:rPr>
          <w:i/>
        </w:rPr>
        <w:t>s</w:t>
      </w:r>
      <w:r w:rsidR="0098090B" w:rsidRPr="0098090B">
        <w:t>/</w:t>
      </w:r>
      <w:r w:rsidR="003F417A" w:rsidRPr="00DA24CB">
        <w:rPr>
          <w:i/>
        </w:rPr>
        <w:t>heen</w:t>
      </w:r>
      <w:r w:rsidR="003F417A" w:rsidRPr="00DA24CB">
        <w:t xml:space="preserve"> :</w:t>
      </w:r>
      <w:r w:rsidR="000A4B27">
        <w:t xml:space="preserve"> </w:t>
      </w:r>
      <w:r w:rsidR="00113E42">
        <w:rPr>
          <w:i/>
        </w:rPr>
        <w:t>sat</w:t>
      </w:r>
      <w:r w:rsidR="003F417A">
        <w:rPr>
          <w:i/>
        </w:rPr>
        <w:t>a</w:t>
      </w:r>
      <w:r w:rsidR="0098090B" w:rsidRPr="0098090B">
        <w:t>/</w:t>
      </w:r>
      <w:r w:rsidR="003F417A">
        <w:rPr>
          <w:i/>
        </w:rPr>
        <w:t>se</w:t>
      </w:r>
      <w:r w:rsidR="0098090B" w:rsidRPr="0098090B">
        <w:t>/</w:t>
      </w:r>
      <w:r w:rsidR="003F417A">
        <w:rPr>
          <w:i/>
        </w:rPr>
        <w:t xml:space="preserve">t </w:t>
      </w:r>
      <w:r w:rsidR="0075485B" w:rsidRPr="0075485B">
        <w:t>:</w:t>
      </w:r>
      <w:r w:rsidR="003F417A">
        <w:rPr>
          <w:i/>
        </w:rPr>
        <w:t xml:space="preserve"> </w:t>
      </w:r>
      <w:r w:rsidR="00113E42">
        <w:rPr>
          <w:i/>
        </w:rPr>
        <w:t>sata</w:t>
      </w:r>
      <w:r w:rsidR="0098090B" w:rsidRPr="0098090B">
        <w:t>/</w:t>
      </w:r>
      <w:r w:rsidR="00651BD6">
        <w:rPr>
          <w:i/>
        </w:rPr>
        <w:t>ss</w:t>
      </w:r>
      <w:r w:rsidR="0098090B" w:rsidRPr="0098090B">
        <w:t>/</w:t>
      </w:r>
      <w:r w:rsidR="00651BD6">
        <w:rPr>
          <w:i/>
        </w:rPr>
        <w:t>ii</w:t>
      </w:r>
      <w:r w:rsidR="001B127A" w:rsidRPr="001B127A">
        <w:t>(</w:t>
      </w:r>
      <w:r w:rsidR="003F417A" w:rsidRPr="00DA24CB">
        <w:rPr>
          <w:i/>
        </w:rPr>
        <w:t>ta</w:t>
      </w:r>
      <w:r w:rsidR="001B127A" w:rsidRPr="001B127A">
        <w:t>)</w:t>
      </w:r>
      <w:r w:rsidR="003F417A">
        <w:rPr>
          <w:i/>
        </w:rPr>
        <w:t xml:space="preserve"> </w:t>
      </w:r>
      <w:r w:rsidR="00BA1173" w:rsidRPr="00BA1173">
        <w:t>~</w:t>
      </w:r>
      <w:r w:rsidR="00113E42">
        <w:rPr>
          <w:i/>
        </w:rPr>
        <w:t xml:space="preserve"> sata</w:t>
      </w:r>
      <w:r w:rsidR="0098090B" w:rsidRPr="0098090B">
        <w:t>/</w:t>
      </w:r>
      <w:r w:rsidR="003F417A">
        <w:rPr>
          <w:i/>
        </w:rPr>
        <w:t>s</w:t>
      </w:r>
      <w:r w:rsidR="0098090B" w:rsidRPr="0098090B">
        <w:t>/</w:t>
      </w:r>
      <w:r w:rsidR="003F417A">
        <w:rPr>
          <w:i/>
        </w:rPr>
        <w:t>i</w:t>
      </w:r>
      <w:r w:rsidR="0098090B" w:rsidRPr="0098090B">
        <w:t>/</w:t>
      </w:r>
      <w:r w:rsidR="003F417A">
        <w:rPr>
          <w:i/>
        </w:rPr>
        <w:t>a</w:t>
      </w:r>
      <w:r w:rsidR="0075485B" w:rsidRPr="0075485B">
        <w:t>,</w:t>
      </w:r>
      <w:r w:rsidR="003F417A">
        <w:rPr>
          <w:i/>
        </w:rPr>
        <w:t xml:space="preserve"> </w:t>
      </w:r>
      <w:r w:rsidR="003F417A" w:rsidRPr="00DA24CB">
        <w:rPr>
          <w:i/>
        </w:rPr>
        <w:t>tuhat</w:t>
      </w:r>
      <w:r w:rsidR="003F417A" w:rsidRPr="00DA24CB">
        <w:t xml:space="preserve"> </w:t>
      </w:r>
      <w:r w:rsidR="00B46BA4">
        <w:t xml:space="preserve">~ </w:t>
      </w:r>
      <w:r w:rsidR="00B46BA4">
        <w:rPr>
          <w:i/>
        </w:rPr>
        <w:t xml:space="preserve">tuhanen </w:t>
      </w:r>
      <w:r w:rsidR="003F417A" w:rsidRPr="00DA24CB">
        <w:t xml:space="preserve">: </w:t>
      </w:r>
      <w:r w:rsidR="003F417A" w:rsidRPr="00DA24CB">
        <w:rPr>
          <w:i/>
        </w:rPr>
        <w:t>tuhane</w:t>
      </w:r>
      <w:r w:rsidR="0098090B" w:rsidRPr="0098090B">
        <w:t>/</w:t>
      </w:r>
      <w:r w:rsidR="003F417A" w:rsidRPr="00DA24CB">
        <w:rPr>
          <w:i/>
        </w:rPr>
        <w:t>n</w:t>
      </w:r>
      <w:r w:rsidR="003F417A" w:rsidRPr="00DA24CB">
        <w:t xml:space="preserve"> → </w:t>
      </w:r>
      <w:r w:rsidR="003F417A" w:rsidRPr="00DA24CB">
        <w:rPr>
          <w:i/>
        </w:rPr>
        <w:t>tuhane</w:t>
      </w:r>
      <w:r w:rsidR="0098090B" w:rsidRPr="0098090B">
        <w:t>/</w:t>
      </w:r>
      <w:r w:rsidR="003F417A" w:rsidRPr="00DA24CB">
        <w:rPr>
          <w:i/>
        </w:rPr>
        <w:t>s</w:t>
      </w:r>
      <w:r w:rsidR="003F417A" w:rsidRPr="00DA24CB">
        <w:t xml:space="preserve"> : </w:t>
      </w:r>
      <w:r w:rsidR="0032306C">
        <w:rPr>
          <w:i/>
        </w:rPr>
        <w:t>tuhane</w:t>
      </w:r>
      <w:r w:rsidR="0098090B" w:rsidRPr="0098090B">
        <w:t>/</w:t>
      </w:r>
      <w:r w:rsidR="0032306C">
        <w:rPr>
          <w:i/>
        </w:rPr>
        <w:t>s</w:t>
      </w:r>
      <w:r w:rsidR="003F417A" w:rsidRPr="00DA24CB">
        <w:rPr>
          <w:i/>
        </w:rPr>
        <w:t>e</w:t>
      </w:r>
      <w:r w:rsidR="0098090B" w:rsidRPr="0098090B">
        <w:t>/</w:t>
      </w:r>
      <w:r w:rsidR="003F417A" w:rsidRPr="00DA24CB">
        <w:rPr>
          <w:i/>
        </w:rPr>
        <w:t>n</w:t>
      </w:r>
      <w:r w:rsidR="003F417A" w:rsidRPr="00DA24CB">
        <w:t xml:space="preserve"> : </w:t>
      </w:r>
      <w:r w:rsidR="0032306C">
        <w:rPr>
          <w:i/>
        </w:rPr>
        <w:t>tuhane</w:t>
      </w:r>
      <w:r w:rsidR="00BA1173" w:rsidRPr="00BA1173">
        <w:t>/</w:t>
      </w:r>
      <w:r w:rsidR="0032306C">
        <w:rPr>
          <w:i/>
        </w:rPr>
        <w:t>s</w:t>
      </w:r>
      <w:r w:rsidR="0098090B" w:rsidRPr="0098090B">
        <w:t>/</w:t>
      </w:r>
      <w:r w:rsidR="003F417A" w:rsidRPr="00DA24CB">
        <w:rPr>
          <w:i/>
        </w:rPr>
        <w:t xml:space="preserve">ta </w:t>
      </w:r>
      <w:r w:rsidR="003F417A" w:rsidRPr="00DA24CB">
        <w:t xml:space="preserve">: </w:t>
      </w:r>
      <w:r w:rsidR="0032306C">
        <w:rPr>
          <w:i/>
        </w:rPr>
        <w:t>tuhane</w:t>
      </w:r>
      <w:r w:rsidR="0098090B" w:rsidRPr="0098090B">
        <w:t>/</w:t>
      </w:r>
      <w:r w:rsidR="0032306C">
        <w:rPr>
          <w:i/>
        </w:rPr>
        <w:t>s</w:t>
      </w:r>
      <w:r w:rsidR="0098090B" w:rsidRPr="0098090B">
        <w:t>/</w:t>
      </w:r>
      <w:r w:rsidR="003F417A" w:rsidRPr="00DA24CB">
        <w:rPr>
          <w:i/>
        </w:rPr>
        <w:t>heen</w:t>
      </w:r>
      <w:r w:rsidR="003F417A" w:rsidRPr="00DA24CB">
        <w:t xml:space="preserve"> : </w:t>
      </w:r>
      <w:r w:rsidR="0032306C">
        <w:rPr>
          <w:i/>
        </w:rPr>
        <w:t>tuhane</w:t>
      </w:r>
      <w:r w:rsidR="0098090B" w:rsidRPr="0098090B">
        <w:t>/</w:t>
      </w:r>
      <w:r w:rsidR="0032306C">
        <w:rPr>
          <w:i/>
        </w:rPr>
        <w:t>s</w:t>
      </w:r>
      <w:r w:rsidR="003F417A">
        <w:rPr>
          <w:i/>
        </w:rPr>
        <w:t>e</w:t>
      </w:r>
      <w:r w:rsidR="0098090B" w:rsidRPr="0098090B">
        <w:t>/</w:t>
      </w:r>
      <w:r w:rsidR="003F417A">
        <w:rPr>
          <w:i/>
        </w:rPr>
        <w:t xml:space="preserve">t </w:t>
      </w:r>
      <w:r w:rsidR="0075485B" w:rsidRPr="0075485B">
        <w:t>:</w:t>
      </w:r>
      <w:r w:rsidR="003F417A">
        <w:t xml:space="preserve"> </w:t>
      </w:r>
      <w:r w:rsidR="0032306C">
        <w:rPr>
          <w:i/>
        </w:rPr>
        <w:t>tuhane</w:t>
      </w:r>
      <w:r w:rsidR="0098090B" w:rsidRPr="0098090B">
        <w:t>/</w:t>
      </w:r>
      <w:r w:rsidR="00651BD6">
        <w:rPr>
          <w:i/>
        </w:rPr>
        <w:t>ss</w:t>
      </w:r>
      <w:r w:rsidR="0098090B" w:rsidRPr="0098090B">
        <w:t>/</w:t>
      </w:r>
      <w:r w:rsidR="00651BD6">
        <w:rPr>
          <w:i/>
        </w:rPr>
        <w:t>ii</w:t>
      </w:r>
      <w:r w:rsidR="001B127A" w:rsidRPr="001B127A">
        <w:t>(</w:t>
      </w:r>
      <w:r w:rsidR="003F417A" w:rsidRPr="00DA24CB">
        <w:rPr>
          <w:i/>
        </w:rPr>
        <w:t>ta</w:t>
      </w:r>
      <w:r w:rsidR="001B127A" w:rsidRPr="001B127A">
        <w:t>)</w:t>
      </w:r>
      <w:r w:rsidR="003F417A">
        <w:rPr>
          <w:i/>
        </w:rPr>
        <w:t xml:space="preserve"> </w:t>
      </w:r>
      <w:r w:rsidR="00BA1173" w:rsidRPr="00BA1173">
        <w:t>~</w:t>
      </w:r>
      <w:r w:rsidR="0032306C">
        <w:rPr>
          <w:i/>
        </w:rPr>
        <w:t xml:space="preserve"> tuhane</w:t>
      </w:r>
      <w:r w:rsidR="0098090B" w:rsidRPr="0098090B">
        <w:t>/</w:t>
      </w:r>
      <w:r w:rsidR="003F417A">
        <w:rPr>
          <w:i/>
        </w:rPr>
        <w:t>s</w:t>
      </w:r>
      <w:r w:rsidR="0098090B" w:rsidRPr="0098090B">
        <w:t>/</w:t>
      </w:r>
      <w:r w:rsidR="003F417A">
        <w:rPr>
          <w:i/>
        </w:rPr>
        <w:t>i</w:t>
      </w:r>
      <w:r w:rsidR="0098090B" w:rsidRPr="0098090B">
        <w:t>/</w:t>
      </w:r>
      <w:r w:rsidR="003F417A">
        <w:rPr>
          <w:i/>
        </w:rPr>
        <w:t>a</w:t>
      </w:r>
      <w:r w:rsidR="001B127A" w:rsidRPr="001B127A">
        <w:t>.</w:t>
      </w:r>
    </w:p>
    <w:p w14:paraId="42DA06BD" w14:textId="77777777" w:rsidR="00F904D4" w:rsidRDefault="00DC4D3A" w:rsidP="00DC4D3A">
      <w:pPr>
        <w:spacing w:before="120" w:after="120"/>
      </w:pPr>
      <w:r w:rsidRPr="00DA24CB">
        <w:t xml:space="preserve">Ko </w:t>
      </w:r>
      <w:r>
        <w:t>ordinaali</w:t>
      </w:r>
      <w:r w:rsidRPr="00DA24CB">
        <w:t>ssa oon usseempi osa, se kaikkhiin häyttyy li</w:t>
      </w:r>
      <w:r w:rsidR="00CA0DFC">
        <w:t>sätä</w:t>
      </w:r>
      <w:r w:rsidRPr="00DA24CB">
        <w:t xml:space="preserve"> </w:t>
      </w:r>
      <w:r>
        <w:t>ordinaali</w:t>
      </w:r>
      <w:r w:rsidRPr="00DA24CB">
        <w:t xml:space="preserve">n </w:t>
      </w:r>
      <w:r w:rsidR="00517E4F">
        <w:t>derivasuuni</w:t>
      </w:r>
      <w:r w:rsidR="00834BE7">
        <w:t>suffiksin. Esimerkiksi</w:t>
      </w:r>
      <w:r w:rsidRPr="00DA24CB">
        <w:t xml:space="preserve"> 25. oon </w:t>
      </w:r>
      <w:r w:rsidRPr="00DA24CB">
        <w:rPr>
          <w:i/>
        </w:rPr>
        <w:t>kah</w:t>
      </w:r>
      <w:r w:rsidR="0075485B" w:rsidRPr="0075485B">
        <w:t>(</w:t>
      </w:r>
      <w:r w:rsidRPr="00DA24CB">
        <w:rPr>
          <w:i/>
        </w:rPr>
        <w:t>đ</w:t>
      </w:r>
      <w:r w:rsidR="0075485B" w:rsidRPr="0075485B">
        <w:t>)</w:t>
      </w:r>
      <w:r w:rsidRPr="00DA24CB">
        <w:rPr>
          <w:i/>
        </w:rPr>
        <w:t>eskymmenes vii</w:t>
      </w:r>
      <w:r w:rsidR="0075485B" w:rsidRPr="0075485B">
        <w:t>(</w:t>
      </w:r>
      <w:r w:rsidRPr="00DA24CB">
        <w:rPr>
          <w:i/>
        </w:rPr>
        <w:t>đ</w:t>
      </w:r>
      <w:r w:rsidR="0075485B" w:rsidRPr="0075485B">
        <w:t>)</w:t>
      </w:r>
      <w:r w:rsidRPr="00DA24CB">
        <w:rPr>
          <w:i/>
        </w:rPr>
        <w:t>es</w:t>
      </w:r>
      <w:r w:rsidRPr="00DA24CB">
        <w:t xml:space="preserve">, 156. oon </w:t>
      </w:r>
      <w:r w:rsidRPr="00DA24CB">
        <w:rPr>
          <w:i/>
        </w:rPr>
        <w:t>sa</w:t>
      </w:r>
      <w:r w:rsidR="0075485B" w:rsidRPr="0075485B">
        <w:t>(</w:t>
      </w:r>
      <w:r w:rsidRPr="00DA24CB">
        <w:rPr>
          <w:i/>
        </w:rPr>
        <w:t>đ</w:t>
      </w:r>
      <w:r w:rsidR="0075485B" w:rsidRPr="0075485B">
        <w:t>)</w:t>
      </w:r>
      <w:r w:rsidRPr="00DA24CB">
        <w:rPr>
          <w:i/>
        </w:rPr>
        <w:t>as vii</w:t>
      </w:r>
      <w:r w:rsidR="0075485B" w:rsidRPr="0075485B">
        <w:t>(</w:t>
      </w:r>
      <w:r w:rsidRPr="00DA24CB">
        <w:rPr>
          <w:i/>
        </w:rPr>
        <w:t>đ</w:t>
      </w:r>
      <w:r w:rsidR="0075485B" w:rsidRPr="0075485B">
        <w:t>)</w:t>
      </w:r>
      <w:r w:rsidRPr="00DA24CB">
        <w:rPr>
          <w:i/>
        </w:rPr>
        <w:t>eskymmenes kuu</w:t>
      </w:r>
      <w:r w:rsidR="0075485B" w:rsidRPr="0075485B">
        <w:t>(</w:t>
      </w:r>
      <w:r w:rsidRPr="00DA24CB">
        <w:rPr>
          <w:i/>
        </w:rPr>
        <w:t>đ</w:t>
      </w:r>
      <w:r w:rsidR="0075485B" w:rsidRPr="0075485B">
        <w:t>)</w:t>
      </w:r>
      <w:r w:rsidRPr="00DA24CB">
        <w:rPr>
          <w:i/>
        </w:rPr>
        <w:t>es</w:t>
      </w:r>
      <w:r w:rsidRPr="00DA24CB">
        <w:t xml:space="preserve"> jne. Net häyttyy kans kaikki taivuttaat, eli net </w:t>
      </w:r>
      <w:r w:rsidRPr="00394AE2">
        <w:t>kong</w:t>
      </w:r>
      <w:r w:rsidR="000F560B" w:rsidRPr="00394AE2">
        <w:t>r</w:t>
      </w:r>
      <w:r w:rsidRPr="00394AE2">
        <w:t>ueerathaan toinen toisen kans</w:t>
      </w:r>
      <w:r w:rsidR="00076F0C">
        <w:t xml:space="preserve"> </w:t>
      </w:r>
      <w:r w:rsidR="0075485B">
        <w:t>(</w:t>
      </w:r>
      <w:r w:rsidR="00076F0C">
        <w:t>1–3)</w:t>
      </w:r>
      <w:r w:rsidR="00F904D4">
        <w:t>.</w:t>
      </w:r>
    </w:p>
    <w:p w14:paraId="0A4A4EBA" w14:textId="3EFE74F7" w:rsidR="00DC4D3A" w:rsidRPr="00DA24CB" w:rsidRDefault="0075485B" w:rsidP="00DC4D3A">
      <w:pPr>
        <w:spacing w:before="120" w:after="120"/>
      </w:pPr>
      <w:r>
        <w:t>(</w:t>
      </w:r>
      <w:r w:rsidR="002E2662">
        <w:t xml:space="preserve">1) </w:t>
      </w:r>
      <w:r w:rsidR="00DC4D3A" w:rsidRPr="00DA24CB">
        <w:t xml:space="preserve">Pekka kuoli </w:t>
      </w:r>
      <w:r w:rsidR="006849AB">
        <w:t>[</w:t>
      </w:r>
      <w:r w:rsidR="00DC4D3A" w:rsidRPr="00DA24CB">
        <w:rPr>
          <w:i/>
        </w:rPr>
        <w:t xml:space="preserve">kolmaskymmenes </w:t>
      </w:r>
      <w:r w:rsidR="00DC4D3A" w:rsidRPr="00DA24CB">
        <w:t>oktooperikuuta</w:t>
      </w:r>
      <w:r w:rsidR="006849AB">
        <w:t>]</w:t>
      </w:r>
      <w:r w:rsidR="00DC4D3A" w:rsidRPr="00DA24CB">
        <w:t xml:space="preserve"> vuona yhđeksentoista sattaa yhđeksenkymmentä yksi.</w:t>
      </w:r>
    </w:p>
    <w:p w14:paraId="5FBAEB4B" w14:textId="0DAE216F" w:rsidR="00DC4D3A" w:rsidRPr="00DA24CB" w:rsidRDefault="0075485B" w:rsidP="00DC4D3A">
      <w:pPr>
        <w:spacing w:before="120" w:after="120"/>
      </w:pPr>
      <w:r>
        <w:t>(</w:t>
      </w:r>
      <w:r w:rsidR="002E2662">
        <w:t xml:space="preserve">2) </w:t>
      </w:r>
      <w:r w:rsidR="00DC4D3A" w:rsidRPr="00DA24CB">
        <w:t xml:space="preserve">Pekale piđethiin piđot </w:t>
      </w:r>
      <w:r w:rsidR="006849AB">
        <w:t>[</w:t>
      </w:r>
      <w:r w:rsidR="00DC4D3A" w:rsidRPr="00DA24CB">
        <w:rPr>
          <w:i/>
        </w:rPr>
        <w:t>kah</w:t>
      </w:r>
      <w:r w:rsidR="001B127A" w:rsidRPr="001B127A">
        <w:t>(</w:t>
      </w:r>
      <w:r w:rsidR="00DC4D3A" w:rsidRPr="00DA24CB">
        <w:rPr>
          <w:i/>
        </w:rPr>
        <w:t>đ</w:t>
      </w:r>
      <w:r w:rsidR="001B127A" w:rsidRPr="001B127A">
        <w:t>)</w:t>
      </w:r>
      <w:r w:rsidR="00DC4D3A" w:rsidRPr="00DA24CB">
        <w:rPr>
          <w:i/>
        </w:rPr>
        <w:t>eskymmenes kolmas</w:t>
      </w:r>
      <w:r w:rsidR="006849AB">
        <w:t>]</w:t>
      </w:r>
      <w:r w:rsidR="00DC4D3A" w:rsidRPr="00DA24CB">
        <w:t xml:space="preserve"> novemperikuuta yhđeksentoista sattaa kahđeksenkymmentä kaksi.</w:t>
      </w:r>
    </w:p>
    <w:p w14:paraId="20E17F27" w14:textId="01E09696" w:rsidR="00DC4D3A" w:rsidRDefault="0075485B" w:rsidP="00DC4D3A">
      <w:pPr>
        <w:spacing w:before="120" w:after="120"/>
      </w:pPr>
      <w:r>
        <w:t>(</w:t>
      </w:r>
      <w:r w:rsidR="002E2662">
        <w:t xml:space="preserve">3) </w:t>
      </w:r>
      <w:r w:rsidR="00DC4D3A" w:rsidRPr="00DA24CB">
        <w:t>Mie pääsin moolhiin</w:t>
      </w:r>
      <w:r w:rsidR="000F560B">
        <w:rPr>
          <w:i/>
        </w:rPr>
        <w:t xml:space="preserve"> </w:t>
      </w:r>
      <w:r w:rsidR="006849AB">
        <w:t>[</w:t>
      </w:r>
      <w:r w:rsidR="000F560B">
        <w:rPr>
          <w:i/>
        </w:rPr>
        <w:t>vii</w:t>
      </w:r>
      <w:r w:rsidRPr="0075485B">
        <w:t>(</w:t>
      </w:r>
      <w:r w:rsidR="000F560B">
        <w:rPr>
          <w:i/>
        </w:rPr>
        <w:t>đ</w:t>
      </w:r>
      <w:r w:rsidRPr="0075485B">
        <w:t>)</w:t>
      </w:r>
      <w:r w:rsidR="000F560B">
        <w:rPr>
          <w:i/>
        </w:rPr>
        <w:t>entenäkymmenentenä kuu</w:t>
      </w:r>
      <w:r w:rsidRPr="0075485B">
        <w:t>(</w:t>
      </w:r>
      <w:r w:rsidR="000F560B">
        <w:rPr>
          <w:i/>
        </w:rPr>
        <w:t>đ</w:t>
      </w:r>
      <w:r w:rsidRPr="0075485B">
        <w:t>)</w:t>
      </w:r>
      <w:r w:rsidR="008B1C02">
        <w:rPr>
          <w:i/>
        </w:rPr>
        <w:t>entena</w:t>
      </w:r>
      <w:r w:rsidR="008B1C02">
        <w:t>]</w:t>
      </w:r>
      <w:r w:rsidR="008B1C02">
        <w:rPr>
          <w:i/>
        </w:rPr>
        <w:t xml:space="preserve"> </w:t>
      </w:r>
      <w:r w:rsidR="0098090B" w:rsidRPr="0098090B">
        <w:t>/</w:t>
      </w:r>
      <w:r w:rsidR="000F560B">
        <w:rPr>
          <w:i/>
        </w:rPr>
        <w:t xml:space="preserve"> </w:t>
      </w:r>
      <w:r w:rsidR="008B1C02">
        <w:t>[</w:t>
      </w:r>
      <w:r w:rsidR="000F560B">
        <w:rPr>
          <w:i/>
        </w:rPr>
        <w:t>viitesenäkymmenesenä kuutesena</w:t>
      </w:r>
      <w:r w:rsidR="006849AB">
        <w:t>]</w:t>
      </w:r>
      <w:r w:rsidR="00DC4D3A" w:rsidRPr="00DA24CB">
        <w:t>.</w:t>
      </w:r>
    </w:p>
    <w:p w14:paraId="05D7CC05" w14:textId="11793101" w:rsidR="00DC4D3A" w:rsidRPr="00494FF1" w:rsidRDefault="00CE5EFB" w:rsidP="00DC4D3A">
      <w:pPr>
        <w:spacing w:before="120" w:after="120"/>
        <w:rPr>
          <w:i/>
        </w:rPr>
      </w:pPr>
      <w:r>
        <w:t>L</w:t>
      </w:r>
      <w:r w:rsidR="00DC4D3A" w:rsidRPr="00DA24CB">
        <w:t xml:space="preserve">uvuissa 11–19 essiinttyyvä </w:t>
      </w:r>
      <w:r w:rsidR="00DC4D3A" w:rsidRPr="00DA24CB">
        <w:rPr>
          <w:i/>
        </w:rPr>
        <w:t xml:space="preserve">toista </w:t>
      </w:r>
      <w:r w:rsidR="0075485B">
        <w:t>(</w:t>
      </w:r>
      <w:r w:rsidR="00DC4D3A" w:rsidRPr="00DA24CB">
        <w:rPr>
          <w:i/>
        </w:rPr>
        <w:t>kaksitoista</w:t>
      </w:r>
      <w:r w:rsidR="00DC4D3A" w:rsidRPr="00DA24CB">
        <w:t xml:space="preserve">, </w:t>
      </w:r>
      <w:r w:rsidR="00DC4D3A" w:rsidRPr="00DA24CB">
        <w:rPr>
          <w:i/>
        </w:rPr>
        <w:t>viisitoista</w:t>
      </w:r>
      <w:r w:rsidR="00DC4D3A" w:rsidRPr="00DA24CB">
        <w:t xml:space="preserve"> jne.) pyssyy aina samana; se oon jo ittessänsä </w:t>
      </w:r>
      <w:r w:rsidR="00DC4D3A" w:rsidRPr="00DA24CB">
        <w:rPr>
          <w:i/>
        </w:rPr>
        <w:t>toinen</w:t>
      </w:r>
      <w:r w:rsidR="006849AB">
        <w:t>-sanan partiti</w:t>
      </w:r>
      <w:r w:rsidR="00DC4D3A" w:rsidRPr="00DA24CB">
        <w:t>ivi.</w:t>
      </w:r>
      <w:r>
        <w:t xml:space="preserve"> Esimerkiksi </w:t>
      </w:r>
      <w:r>
        <w:rPr>
          <w:i/>
        </w:rPr>
        <w:t xml:space="preserve">yksitoista </w:t>
      </w:r>
      <w:r w:rsidRPr="00DA24CB">
        <w:t>→</w:t>
      </w:r>
      <w:r>
        <w:t xml:space="preserve"> </w:t>
      </w:r>
      <w:r>
        <w:rPr>
          <w:i/>
        </w:rPr>
        <w:t>yh</w:t>
      </w:r>
      <w:r w:rsidR="0075485B" w:rsidRPr="0075485B">
        <w:t>(</w:t>
      </w:r>
      <w:r>
        <w:rPr>
          <w:i/>
        </w:rPr>
        <w:t>đ</w:t>
      </w:r>
      <w:r w:rsidR="0075485B" w:rsidRPr="0075485B">
        <w:t>)</w:t>
      </w:r>
      <w:r>
        <w:rPr>
          <w:i/>
        </w:rPr>
        <w:t>estoista</w:t>
      </w:r>
      <w:r>
        <w:t xml:space="preserve">, </w:t>
      </w:r>
      <w:r w:rsidR="00494FF1">
        <w:rPr>
          <w:i/>
        </w:rPr>
        <w:t xml:space="preserve">kuusitoista </w:t>
      </w:r>
      <w:r w:rsidR="00494FF1" w:rsidRPr="00DA24CB">
        <w:t>→</w:t>
      </w:r>
      <w:r w:rsidR="00494FF1">
        <w:t xml:space="preserve"> </w:t>
      </w:r>
      <w:r w:rsidR="00494FF1">
        <w:rPr>
          <w:i/>
        </w:rPr>
        <w:t>kuu</w:t>
      </w:r>
      <w:r w:rsidR="0075485B" w:rsidRPr="0075485B">
        <w:t>(</w:t>
      </w:r>
      <w:r w:rsidR="00494FF1">
        <w:rPr>
          <w:i/>
        </w:rPr>
        <w:t>đ</w:t>
      </w:r>
      <w:r w:rsidR="0075485B" w:rsidRPr="0075485B">
        <w:t>)</w:t>
      </w:r>
      <w:r w:rsidR="00494FF1">
        <w:rPr>
          <w:i/>
        </w:rPr>
        <w:t>estoista</w:t>
      </w:r>
      <w:r w:rsidR="001B127A" w:rsidRPr="001B127A">
        <w:t>.</w:t>
      </w:r>
    </w:p>
    <w:p w14:paraId="42BA8EEB" w14:textId="76D697DB" w:rsidR="00DC4D3A" w:rsidRDefault="00DC4D3A" w:rsidP="00DC4D3A">
      <w:pPr>
        <w:spacing w:before="120" w:after="120"/>
      </w:pPr>
      <w:r w:rsidRPr="00DA24CB">
        <w:t xml:space="preserve">1. ja 2. saatethaan sannoot kahđela tavala: 1. = </w:t>
      </w:r>
      <w:r w:rsidRPr="00DA24CB">
        <w:rPr>
          <w:i/>
        </w:rPr>
        <w:t>ensimäinen</w:t>
      </w:r>
      <w:r w:rsidRPr="00DA24CB">
        <w:t xml:space="preserve"> tahi </w:t>
      </w:r>
      <w:r w:rsidRPr="00DA24CB">
        <w:rPr>
          <w:i/>
        </w:rPr>
        <w:t>yh</w:t>
      </w:r>
      <w:r w:rsidR="0075485B" w:rsidRPr="0075485B">
        <w:t>(</w:t>
      </w:r>
      <w:r w:rsidRPr="00DA24CB">
        <w:rPr>
          <w:i/>
        </w:rPr>
        <w:t>đ</w:t>
      </w:r>
      <w:r w:rsidR="0075485B" w:rsidRPr="0075485B">
        <w:t>)</w:t>
      </w:r>
      <w:r w:rsidRPr="00DA24CB">
        <w:rPr>
          <w:i/>
        </w:rPr>
        <w:t>es</w:t>
      </w:r>
      <w:r w:rsidRPr="00DA24CB">
        <w:t xml:space="preserve">, 2. = </w:t>
      </w:r>
      <w:r w:rsidRPr="00DA24CB">
        <w:rPr>
          <w:i/>
        </w:rPr>
        <w:t>toinen</w:t>
      </w:r>
      <w:r w:rsidRPr="00DA24CB">
        <w:t xml:space="preserve"> tahi </w:t>
      </w:r>
      <w:r w:rsidRPr="00DA24CB">
        <w:rPr>
          <w:i/>
        </w:rPr>
        <w:t>kah</w:t>
      </w:r>
      <w:r w:rsidR="0075485B" w:rsidRPr="0075485B">
        <w:t>(</w:t>
      </w:r>
      <w:r w:rsidRPr="00DA24CB">
        <w:rPr>
          <w:i/>
        </w:rPr>
        <w:t>đ</w:t>
      </w:r>
      <w:r w:rsidR="0075485B" w:rsidRPr="0075485B">
        <w:t>)</w:t>
      </w:r>
      <w:r w:rsidRPr="00DA24CB">
        <w:rPr>
          <w:i/>
        </w:rPr>
        <w:t>es</w:t>
      </w:r>
      <w:r w:rsidR="001B127A" w:rsidRPr="001B127A">
        <w:t>.</w:t>
      </w:r>
      <w:r w:rsidRPr="00DA24CB">
        <w:t xml:space="preserve">Haamut </w:t>
      </w:r>
      <w:r w:rsidRPr="00DA24CB">
        <w:rPr>
          <w:i/>
        </w:rPr>
        <w:t>yh</w:t>
      </w:r>
      <w:r w:rsidR="0075485B" w:rsidRPr="0075485B">
        <w:t>(</w:t>
      </w:r>
      <w:r w:rsidRPr="00DA24CB">
        <w:rPr>
          <w:i/>
        </w:rPr>
        <w:t>đ</w:t>
      </w:r>
      <w:r w:rsidR="0075485B" w:rsidRPr="0075485B">
        <w:t>)</w:t>
      </w:r>
      <w:r w:rsidRPr="00DA24CB">
        <w:rPr>
          <w:i/>
        </w:rPr>
        <w:t>es</w:t>
      </w:r>
      <w:r w:rsidRPr="00DA24CB">
        <w:t xml:space="preserve"> ja </w:t>
      </w:r>
      <w:r w:rsidRPr="00DA24CB">
        <w:rPr>
          <w:i/>
        </w:rPr>
        <w:t>kah</w:t>
      </w:r>
      <w:r w:rsidR="0075485B" w:rsidRPr="0075485B">
        <w:t>(</w:t>
      </w:r>
      <w:r w:rsidRPr="00DA24CB">
        <w:rPr>
          <w:i/>
        </w:rPr>
        <w:t>đ</w:t>
      </w:r>
      <w:r w:rsidR="0075485B" w:rsidRPr="0075485B">
        <w:t>)</w:t>
      </w:r>
      <w:r w:rsidRPr="00DA24CB">
        <w:rPr>
          <w:i/>
        </w:rPr>
        <w:t>es</w:t>
      </w:r>
      <w:r w:rsidRPr="00DA24CB">
        <w:t xml:space="preserve"> essiinythään tav</w:t>
      </w:r>
      <w:r w:rsidR="006849AB">
        <w:t>alisesti tyhä yhđistetyissä ordinaali</w:t>
      </w:r>
      <w:r w:rsidRPr="00DA24CB">
        <w:t xml:space="preserve">issa, niin ko </w:t>
      </w:r>
      <w:r w:rsidR="0075485B">
        <w:t>(</w:t>
      </w:r>
      <w:r w:rsidRPr="00DA24CB">
        <w:t xml:space="preserve">11.) </w:t>
      </w:r>
      <w:r w:rsidRPr="00DA24CB">
        <w:rPr>
          <w:i/>
        </w:rPr>
        <w:t>yh</w:t>
      </w:r>
      <w:r w:rsidR="0075485B" w:rsidRPr="0075485B">
        <w:t>(</w:t>
      </w:r>
      <w:r w:rsidRPr="00DA24CB">
        <w:rPr>
          <w:i/>
        </w:rPr>
        <w:t>đ</w:t>
      </w:r>
      <w:r w:rsidR="0075485B" w:rsidRPr="0075485B">
        <w:t>)</w:t>
      </w:r>
      <w:r w:rsidRPr="00DA24CB">
        <w:rPr>
          <w:i/>
        </w:rPr>
        <w:t>estoista</w:t>
      </w:r>
      <w:r w:rsidRPr="00DA24CB">
        <w:t xml:space="preserve">, </w:t>
      </w:r>
      <w:r w:rsidR="0075485B">
        <w:t>(</w:t>
      </w:r>
      <w:r w:rsidRPr="00DA24CB">
        <w:t xml:space="preserve">12.) </w:t>
      </w:r>
      <w:r w:rsidRPr="00DA24CB">
        <w:rPr>
          <w:i/>
        </w:rPr>
        <w:t>kah</w:t>
      </w:r>
      <w:r w:rsidR="0075485B" w:rsidRPr="0075485B">
        <w:t>(</w:t>
      </w:r>
      <w:r w:rsidRPr="00DA24CB">
        <w:rPr>
          <w:i/>
        </w:rPr>
        <w:t>đ</w:t>
      </w:r>
      <w:r w:rsidR="0075485B" w:rsidRPr="0075485B">
        <w:t>)</w:t>
      </w:r>
      <w:r w:rsidRPr="00DA24CB">
        <w:rPr>
          <w:i/>
        </w:rPr>
        <w:t>estoista</w:t>
      </w:r>
      <w:r w:rsidR="0075485B" w:rsidRPr="0075485B">
        <w:t>,</w:t>
      </w:r>
      <w:r w:rsidRPr="00DA24CB">
        <w:rPr>
          <w:i/>
        </w:rPr>
        <w:t xml:space="preserve"> </w:t>
      </w:r>
      <w:r w:rsidR="0075485B">
        <w:t>(</w:t>
      </w:r>
      <w:r w:rsidRPr="00DA24CB">
        <w:t xml:space="preserve">20.) </w:t>
      </w:r>
      <w:r w:rsidRPr="00DA24CB">
        <w:rPr>
          <w:i/>
        </w:rPr>
        <w:t>kah</w:t>
      </w:r>
      <w:r w:rsidR="0075485B" w:rsidRPr="0075485B">
        <w:t>(</w:t>
      </w:r>
      <w:r w:rsidRPr="00DA24CB">
        <w:rPr>
          <w:i/>
        </w:rPr>
        <w:t>đ</w:t>
      </w:r>
      <w:r w:rsidR="0075485B" w:rsidRPr="0075485B">
        <w:t>)</w:t>
      </w:r>
      <w:r w:rsidRPr="00DA24CB">
        <w:rPr>
          <w:i/>
        </w:rPr>
        <w:t>eskymmenes</w:t>
      </w:r>
      <w:r w:rsidR="001B127A" w:rsidRPr="001B127A">
        <w:t>.</w:t>
      </w:r>
      <w:r w:rsidRPr="00DA24CB">
        <w:t xml:space="preserve"> Muutoin käyt</w:t>
      </w:r>
      <w:r w:rsidR="00AC4270">
        <w:t>ethään</w:t>
      </w:r>
      <w:r w:rsidRPr="00DA24CB">
        <w:t xml:space="preserve"> sannoi </w:t>
      </w:r>
      <w:r w:rsidRPr="00DA24CB">
        <w:rPr>
          <w:i/>
        </w:rPr>
        <w:t>ensimäinen</w:t>
      </w:r>
      <w:r w:rsidR="000A4B27">
        <w:rPr>
          <w:i/>
        </w:rPr>
        <w:t xml:space="preserve"> </w:t>
      </w:r>
      <w:r w:rsidRPr="00DA24CB">
        <w:t xml:space="preserve">ja </w:t>
      </w:r>
      <w:r w:rsidRPr="00DA24CB">
        <w:rPr>
          <w:i/>
        </w:rPr>
        <w:t>toinen</w:t>
      </w:r>
      <w:r w:rsidR="00374FA7">
        <w:rPr>
          <w:i/>
        </w:rPr>
        <w:t xml:space="preserve"> </w:t>
      </w:r>
      <w:r w:rsidR="0075485B">
        <w:t>(</w:t>
      </w:r>
      <w:r w:rsidR="00374FA7">
        <w:t>4)</w:t>
      </w:r>
      <w:r w:rsidR="001B127A" w:rsidRPr="001B127A">
        <w:t>.</w:t>
      </w:r>
      <w:r w:rsidRPr="00DA24CB">
        <w:rPr>
          <w:i/>
        </w:rPr>
        <w:t xml:space="preserve"> </w:t>
      </w:r>
      <w:r w:rsidRPr="00DA24CB">
        <w:t>Esim</w:t>
      </w:r>
      <w:r w:rsidR="00513666">
        <w:t>erkiksi:</w:t>
      </w:r>
    </w:p>
    <w:p w14:paraId="0A09A291" w14:textId="1C1A87E9" w:rsidR="00DC4D3A" w:rsidRDefault="0075485B" w:rsidP="00DC4D3A">
      <w:pPr>
        <w:spacing w:before="120" w:after="120"/>
      </w:pPr>
      <w:r>
        <w:t>(</w:t>
      </w:r>
      <w:r w:rsidR="00374FA7">
        <w:t xml:space="preserve">4) </w:t>
      </w:r>
      <w:r w:rsidR="00DC4D3A" w:rsidRPr="00DA24CB">
        <w:t xml:space="preserve">Pekka oli syntyny </w:t>
      </w:r>
      <w:r w:rsidR="006849AB">
        <w:t>[</w:t>
      </w:r>
      <w:r w:rsidR="00DC4D3A" w:rsidRPr="00DA24CB">
        <w:rPr>
          <w:i/>
        </w:rPr>
        <w:t>ensimäinen</w:t>
      </w:r>
      <w:r w:rsidR="00DC4D3A" w:rsidRPr="00DA24CB">
        <w:t xml:space="preserve"> päivä</w:t>
      </w:r>
      <w:r w:rsidR="006849AB">
        <w:t>]</w:t>
      </w:r>
      <w:r w:rsidR="00DC4D3A" w:rsidRPr="00DA24CB">
        <w:t xml:space="preserve"> </w:t>
      </w:r>
      <w:r w:rsidR="006849AB">
        <w:t>[</w:t>
      </w:r>
      <w:r w:rsidR="00DC4D3A" w:rsidRPr="00DA24CB">
        <w:rPr>
          <w:i/>
        </w:rPr>
        <w:t>toisessa</w:t>
      </w:r>
      <w:r w:rsidR="00DC4D3A" w:rsidRPr="00DA24CB">
        <w:t xml:space="preserve"> kuussa</w:t>
      </w:r>
      <w:r w:rsidR="006849AB">
        <w:t>]</w:t>
      </w:r>
      <w:r w:rsidR="00DC4D3A" w:rsidRPr="00DA24CB">
        <w:t xml:space="preserve"> </w:t>
      </w:r>
      <w:r>
        <w:t>(</w:t>
      </w:r>
      <w:r w:rsidR="00DC4D3A" w:rsidRPr="00DA24CB">
        <w:t>eli fepruaarikuussa).</w:t>
      </w:r>
    </w:p>
    <w:p w14:paraId="2EAE5C4F" w14:textId="4DCB5731" w:rsidR="00DC4D3A" w:rsidRDefault="00DC4D3A" w:rsidP="00A40F73">
      <w:pPr>
        <w:pStyle w:val="Punktliste"/>
      </w:pPr>
      <w:r w:rsidRPr="00DA24CB">
        <w:t>Pro</w:t>
      </w:r>
      <w:r w:rsidR="00193F74">
        <w:t>nomeni</w:t>
      </w:r>
      <w:r w:rsidRPr="00DA24CB">
        <w:t xml:space="preserve">sta </w:t>
      </w:r>
      <w:r w:rsidRPr="00DA24CB">
        <w:rPr>
          <w:i/>
        </w:rPr>
        <w:t>moni</w:t>
      </w:r>
      <w:r w:rsidR="0036733B">
        <w:t xml:space="preserve"> </w:t>
      </w:r>
      <w:r w:rsidR="00CD38D9">
        <w:t>oon deriveerattu</w:t>
      </w:r>
      <w:r w:rsidRPr="00DA24CB">
        <w:t xml:space="preserve"> kans yhđenlaisen </w:t>
      </w:r>
      <w:r>
        <w:t>ordinaali</w:t>
      </w:r>
      <w:r w:rsidRPr="00DA24CB">
        <w:t xml:space="preserve">n, jolla </w:t>
      </w:r>
      <w:r w:rsidR="00D40553">
        <w:t>kysythään</w:t>
      </w:r>
      <w:r w:rsidRPr="00DA24CB">
        <w:t xml:space="preserve"> järjestystä: </w:t>
      </w:r>
      <w:r w:rsidR="0075485B">
        <w:t>(</w:t>
      </w:r>
      <w:r w:rsidR="00E2299A" w:rsidRPr="00DA24CB">
        <w:t>sg.nom. : sg.gen. : s</w:t>
      </w:r>
      <w:r w:rsidR="00E2299A">
        <w:t>g.part. : sg.</w:t>
      </w:r>
      <w:r w:rsidR="00A97B87">
        <w:t>ill.</w:t>
      </w:r>
      <w:r w:rsidR="00E2299A">
        <w:t xml:space="preserve"> : </w:t>
      </w:r>
      <w:r w:rsidR="00A97B87">
        <w:t>pl.</w:t>
      </w:r>
      <w:r w:rsidR="00E2299A">
        <w:t xml:space="preserve">nom. : pl.part) </w:t>
      </w:r>
      <w:r w:rsidRPr="00DA24CB">
        <w:rPr>
          <w:i/>
        </w:rPr>
        <w:t>moni</w:t>
      </w:r>
      <w:r w:rsidRPr="00DA24CB">
        <w:t xml:space="preserve"> : </w:t>
      </w:r>
      <w:r w:rsidRPr="00DA24CB">
        <w:rPr>
          <w:i/>
        </w:rPr>
        <w:t>mone</w:t>
      </w:r>
      <w:r w:rsidR="0098090B" w:rsidRPr="0098090B">
        <w:t>/</w:t>
      </w:r>
      <w:r w:rsidRPr="00DA24CB">
        <w:rPr>
          <w:i/>
        </w:rPr>
        <w:t>n</w:t>
      </w:r>
      <w:r w:rsidRPr="00DA24CB">
        <w:t xml:space="preserve"> &gt; </w:t>
      </w:r>
      <w:r w:rsidRPr="00DA24CB">
        <w:rPr>
          <w:i/>
        </w:rPr>
        <w:t>mone</w:t>
      </w:r>
      <w:r w:rsidR="0098090B" w:rsidRPr="0098090B">
        <w:t>/</w:t>
      </w:r>
      <w:r w:rsidRPr="00DA24CB">
        <w:rPr>
          <w:i/>
        </w:rPr>
        <w:t>s</w:t>
      </w:r>
      <w:r w:rsidRPr="00DA24CB">
        <w:t xml:space="preserve"> : </w:t>
      </w:r>
      <w:r w:rsidRPr="00DA24CB">
        <w:rPr>
          <w:i/>
        </w:rPr>
        <w:t>mone</w:t>
      </w:r>
      <w:r w:rsidR="0098090B" w:rsidRPr="0098090B">
        <w:t>/</w:t>
      </w:r>
      <w:r w:rsidRPr="00DA24CB">
        <w:rPr>
          <w:i/>
        </w:rPr>
        <w:t>ne</w:t>
      </w:r>
      <w:r w:rsidR="0098090B" w:rsidRPr="0098090B">
        <w:t>/</w:t>
      </w:r>
      <w:r w:rsidRPr="00DA24CB">
        <w:rPr>
          <w:i/>
        </w:rPr>
        <w:t>n</w:t>
      </w:r>
      <w:r w:rsidR="00451A63">
        <w:rPr>
          <w:i/>
        </w:rPr>
        <w:t xml:space="preserve"> </w:t>
      </w:r>
      <w:r w:rsidR="0098090B" w:rsidRPr="0098090B">
        <w:t>/</w:t>
      </w:r>
      <w:r w:rsidR="00F25D21">
        <w:rPr>
          <w:i/>
        </w:rPr>
        <w:t xml:space="preserve"> mone</w:t>
      </w:r>
      <w:r w:rsidR="0098090B" w:rsidRPr="0098090B">
        <w:t>/</w:t>
      </w:r>
      <w:r w:rsidR="00F25D21">
        <w:rPr>
          <w:i/>
        </w:rPr>
        <w:t>se</w:t>
      </w:r>
      <w:r w:rsidR="0098090B" w:rsidRPr="0098090B">
        <w:t>/</w:t>
      </w:r>
      <w:r w:rsidR="00F25D21">
        <w:rPr>
          <w:i/>
        </w:rPr>
        <w:t>n</w:t>
      </w:r>
      <w:r w:rsidRPr="00DA24CB">
        <w:rPr>
          <w:i/>
        </w:rPr>
        <w:t xml:space="preserve"> </w:t>
      </w:r>
      <w:r w:rsidRPr="00DA24CB">
        <w:t xml:space="preserve">: </w:t>
      </w:r>
      <w:r w:rsidRPr="00DA24CB">
        <w:rPr>
          <w:i/>
        </w:rPr>
        <w:t>mone</w:t>
      </w:r>
      <w:r w:rsidR="00BA1173" w:rsidRPr="00BA1173">
        <w:t>/</w:t>
      </w:r>
      <w:r w:rsidRPr="00DA24CB">
        <w:rPr>
          <w:i/>
        </w:rPr>
        <w:t>t</w:t>
      </w:r>
      <w:r w:rsidR="0098090B" w:rsidRPr="0098090B">
        <w:t>/</w:t>
      </w:r>
      <w:r w:rsidRPr="00DA24CB">
        <w:rPr>
          <w:i/>
        </w:rPr>
        <w:t>ta</w:t>
      </w:r>
      <w:r w:rsidRPr="00DA24CB">
        <w:t xml:space="preserve"> </w:t>
      </w:r>
      <w:r w:rsidR="008B1C02">
        <w:t>/</w:t>
      </w:r>
      <w:r w:rsidR="00F25D21">
        <w:t xml:space="preserve"> </w:t>
      </w:r>
      <w:r w:rsidR="00F25D21" w:rsidRPr="00F25D21">
        <w:rPr>
          <w:i/>
        </w:rPr>
        <w:t>mone</w:t>
      </w:r>
      <w:r w:rsidR="0098090B" w:rsidRPr="0098090B">
        <w:t>/</w:t>
      </w:r>
      <w:r w:rsidR="00F25D21" w:rsidRPr="00F25D21">
        <w:rPr>
          <w:i/>
        </w:rPr>
        <w:t>s</w:t>
      </w:r>
      <w:r w:rsidR="0098090B" w:rsidRPr="0098090B">
        <w:t>/</w:t>
      </w:r>
      <w:r w:rsidR="00F25D21" w:rsidRPr="00F25D21">
        <w:rPr>
          <w:i/>
        </w:rPr>
        <w:t xml:space="preserve">ta </w:t>
      </w:r>
      <w:r w:rsidRPr="00DA24CB">
        <w:t xml:space="preserve">: </w:t>
      </w:r>
      <w:r w:rsidRPr="00DA24CB">
        <w:rPr>
          <w:i/>
        </w:rPr>
        <w:t>mone</w:t>
      </w:r>
      <w:r w:rsidR="0098090B" w:rsidRPr="0098090B">
        <w:t>/</w:t>
      </w:r>
      <w:r w:rsidRPr="00DA24CB">
        <w:rPr>
          <w:i/>
        </w:rPr>
        <w:t>nt</w:t>
      </w:r>
      <w:r w:rsidR="0098090B" w:rsidRPr="0098090B">
        <w:t>/</w:t>
      </w:r>
      <w:r w:rsidRPr="00DA24CB">
        <w:rPr>
          <w:i/>
        </w:rPr>
        <w:t>heen</w:t>
      </w:r>
      <w:r w:rsidRPr="00DA24CB">
        <w:t xml:space="preserve"> </w:t>
      </w:r>
      <w:r w:rsidR="008B1C02">
        <w:t>/</w:t>
      </w:r>
      <w:r w:rsidR="00F25D21">
        <w:t xml:space="preserve"> </w:t>
      </w:r>
      <w:r w:rsidR="00F25D21">
        <w:rPr>
          <w:i/>
        </w:rPr>
        <w:t>mone</w:t>
      </w:r>
      <w:r w:rsidR="0098090B" w:rsidRPr="0098090B">
        <w:t>/</w:t>
      </w:r>
      <w:r w:rsidR="00F25D21">
        <w:rPr>
          <w:i/>
        </w:rPr>
        <w:t>s</w:t>
      </w:r>
      <w:r w:rsidR="0098090B" w:rsidRPr="0098090B">
        <w:t>/</w:t>
      </w:r>
      <w:r w:rsidR="00F25D21">
        <w:rPr>
          <w:i/>
        </w:rPr>
        <w:t xml:space="preserve">heen </w:t>
      </w:r>
      <w:r w:rsidRPr="00DA24CB">
        <w:t xml:space="preserve">: </w:t>
      </w:r>
      <w:r w:rsidR="00F25D21">
        <w:rPr>
          <w:i/>
        </w:rPr>
        <w:t>mone</w:t>
      </w:r>
      <w:r w:rsidR="0098090B" w:rsidRPr="0098090B">
        <w:t>/</w:t>
      </w:r>
      <w:r w:rsidR="00F25D21">
        <w:rPr>
          <w:i/>
        </w:rPr>
        <w:t>ne</w:t>
      </w:r>
      <w:r w:rsidR="0098090B" w:rsidRPr="0098090B">
        <w:t>/</w:t>
      </w:r>
      <w:r w:rsidR="00F25D21">
        <w:rPr>
          <w:i/>
        </w:rPr>
        <w:t xml:space="preserve">t </w:t>
      </w:r>
      <w:r w:rsidR="0098090B" w:rsidRPr="0098090B">
        <w:t>/</w:t>
      </w:r>
      <w:r w:rsidR="00E2299A">
        <w:rPr>
          <w:i/>
        </w:rPr>
        <w:t xml:space="preserve"> mon</w:t>
      </w:r>
      <w:r w:rsidR="00F25D21">
        <w:rPr>
          <w:i/>
        </w:rPr>
        <w:t>e</w:t>
      </w:r>
      <w:r w:rsidR="0098090B" w:rsidRPr="0098090B">
        <w:t>/</w:t>
      </w:r>
      <w:r w:rsidR="00F25D21">
        <w:rPr>
          <w:i/>
        </w:rPr>
        <w:t>se</w:t>
      </w:r>
      <w:r w:rsidR="0098090B" w:rsidRPr="0098090B">
        <w:t>/</w:t>
      </w:r>
      <w:r w:rsidR="00F25D21">
        <w:rPr>
          <w:i/>
        </w:rPr>
        <w:t xml:space="preserve">t </w:t>
      </w:r>
      <w:r w:rsidR="001B127A" w:rsidRPr="001B127A">
        <w:t>:</w:t>
      </w:r>
      <w:r w:rsidR="00F25D21">
        <w:t xml:space="preserve"> </w:t>
      </w:r>
      <w:r w:rsidR="00F25D21">
        <w:rPr>
          <w:i/>
        </w:rPr>
        <w:t>mone</w:t>
      </w:r>
      <w:r w:rsidR="0098090B" w:rsidRPr="0098090B">
        <w:t>/</w:t>
      </w:r>
      <w:r w:rsidR="00F25D21">
        <w:rPr>
          <w:i/>
        </w:rPr>
        <w:t>nss</w:t>
      </w:r>
      <w:r w:rsidR="0098090B" w:rsidRPr="0098090B">
        <w:t>/</w:t>
      </w:r>
      <w:r w:rsidR="00F25D21">
        <w:rPr>
          <w:i/>
        </w:rPr>
        <w:t>ii</w:t>
      </w:r>
      <w:r w:rsidR="0075485B" w:rsidRPr="0075485B">
        <w:t>(</w:t>
      </w:r>
      <w:r w:rsidRPr="00DA24CB">
        <w:rPr>
          <w:i/>
        </w:rPr>
        <w:t>ta</w:t>
      </w:r>
      <w:r w:rsidR="0075485B" w:rsidRPr="0075485B">
        <w:t>)</w:t>
      </w:r>
      <w:r w:rsidR="008B1C02">
        <w:rPr>
          <w:i/>
        </w:rPr>
        <w:t xml:space="preserve"> </w:t>
      </w:r>
      <w:r w:rsidR="00BA1173" w:rsidRPr="00BA1173">
        <w:t>~</w:t>
      </w:r>
      <w:r w:rsidR="008B1C02">
        <w:rPr>
          <w:i/>
        </w:rPr>
        <w:t xml:space="preserve"> mone</w:t>
      </w:r>
      <w:r w:rsidR="0098090B" w:rsidRPr="0098090B">
        <w:t>/</w:t>
      </w:r>
      <w:r w:rsidR="008B1C02">
        <w:rPr>
          <w:i/>
        </w:rPr>
        <w:t>ns</w:t>
      </w:r>
      <w:r w:rsidR="0098090B" w:rsidRPr="0098090B">
        <w:t>/</w:t>
      </w:r>
      <w:r w:rsidR="008B1C02">
        <w:rPr>
          <w:i/>
        </w:rPr>
        <w:t>i</w:t>
      </w:r>
      <w:r w:rsidR="0098090B" w:rsidRPr="0098090B">
        <w:t>/</w:t>
      </w:r>
      <w:r w:rsidR="008B1C02">
        <w:rPr>
          <w:i/>
        </w:rPr>
        <w:t xml:space="preserve">a </w:t>
      </w:r>
      <w:r w:rsidR="0098090B" w:rsidRPr="0098090B">
        <w:t>/</w:t>
      </w:r>
      <w:r w:rsidR="00F25D21">
        <w:rPr>
          <w:i/>
        </w:rPr>
        <w:t xml:space="preserve"> mone</w:t>
      </w:r>
      <w:r w:rsidR="0098090B" w:rsidRPr="0098090B">
        <w:t>/</w:t>
      </w:r>
      <w:r w:rsidR="00F25D21">
        <w:rPr>
          <w:i/>
        </w:rPr>
        <w:t>ss</w:t>
      </w:r>
      <w:r w:rsidR="0098090B" w:rsidRPr="0098090B">
        <w:t>/</w:t>
      </w:r>
      <w:r w:rsidR="00F25D21">
        <w:rPr>
          <w:i/>
        </w:rPr>
        <w:t>ii</w:t>
      </w:r>
      <w:r w:rsidR="0075485B" w:rsidRPr="0075485B">
        <w:t>(</w:t>
      </w:r>
      <w:r w:rsidR="00F25D21">
        <w:rPr>
          <w:i/>
        </w:rPr>
        <w:t>ta</w:t>
      </w:r>
      <w:r w:rsidR="0075485B" w:rsidRPr="0075485B">
        <w:t>)</w:t>
      </w:r>
      <w:r w:rsidR="00F25D21">
        <w:rPr>
          <w:i/>
        </w:rPr>
        <w:t xml:space="preserve"> </w:t>
      </w:r>
      <w:r w:rsidR="00BA1173" w:rsidRPr="00BA1173">
        <w:t>~</w:t>
      </w:r>
      <w:r w:rsidR="00F25D21">
        <w:rPr>
          <w:i/>
        </w:rPr>
        <w:t xml:space="preserve"> mone</w:t>
      </w:r>
      <w:r w:rsidR="0098090B" w:rsidRPr="0098090B">
        <w:t>/</w:t>
      </w:r>
      <w:r w:rsidR="00F25D21">
        <w:rPr>
          <w:i/>
        </w:rPr>
        <w:t>s</w:t>
      </w:r>
      <w:r w:rsidR="0098090B" w:rsidRPr="0098090B">
        <w:t>/</w:t>
      </w:r>
      <w:r w:rsidR="00F25D21">
        <w:rPr>
          <w:i/>
        </w:rPr>
        <w:t>i</w:t>
      </w:r>
      <w:r w:rsidR="0098090B" w:rsidRPr="0098090B">
        <w:t>/</w:t>
      </w:r>
      <w:r w:rsidR="00F25D21">
        <w:rPr>
          <w:i/>
        </w:rPr>
        <w:t>a</w:t>
      </w:r>
      <w:r w:rsidR="001B127A" w:rsidRPr="001B127A">
        <w:t>.</w:t>
      </w:r>
      <w:r w:rsidRPr="00DA24CB">
        <w:rPr>
          <w:i/>
        </w:rPr>
        <w:t xml:space="preserve"> </w:t>
      </w:r>
      <w:r w:rsidRPr="00DA24CB">
        <w:t>Esim</w:t>
      </w:r>
      <w:r w:rsidR="006A4A13">
        <w:t>erkiksi</w:t>
      </w:r>
      <w:r w:rsidR="00651BD6">
        <w:t xml:space="preserve"> (5, 6)</w:t>
      </w:r>
      <w:r w:rsidR="006A4A13">
        <w:t>:</w:t>
      </w:r>
    </w:p>
    <w:p w14:paraId="72180F0C" w14:textId="4EE2CECB" w:rsidR="00DC4D3A" w:rsidRPr="00D40553" w:rsidRDefault="00651BD6" w:rsidP="00DC4D3A">
      <w:pPr>
        <w:spacing w:before="120" w:after="120"/>
      </w:pPr>
      <w:r>
        <w:t xml:space="preserve">(5) </w:t>
      </w:r>
      <w:r w:rsidR="00DC4D3A" w:rsidRPr="00D40553">
        <w:t xml:space="preserve">Kunka </w:t>
      </w:r>
      <w:r w:rsidR="00DC4D3A" w:rsidRPr="00D40553">
        <w:rPr>
          <w:i/>
        </w:rPr>
        <w:t>mones</w:t>
      </w:r>
      <w:r w:rsidR="00DC4D3A" w:rsidRPr="00D40553">
        <w:t xml:space="preserve"> sie olit moolissa? Kunka </w:t>
      </w:r>
      <w:r w:rsidR="00DC4D3A" w:rsidRPr="00D40553">
        <w:rPr>
          <w:i/>
        </w:rPr>
        <w:t>monenet</w:t>
      </w:r>
      <w:r w:rsidR="00DC4D3A" w:rsidRPr="00D40553">
        <w:t xml:space="preserve"> </w:t>
      </w:r>
      <w:r w:rsidR="008B1C02">
        <w:t>/</w:t>
      </w:r>
      <w:r w:rsidR="009D7198" w:rsidRPr="00D40553">
        <w:t xml:space="preserve"> </w:t>
      </w:r>
      <w:r w:rsidR="009D7198" w:rsidRPr="00D40553">
        <w:rPr>
          <w:i/>
        </w:rPr>
        <w:t>moneset</w:t>
      </w:r>
      <w:r w:rsidR="009D7198" w:rsidRPr="00D40553">
        <w:t xml:space="preserve"> </w:t>
      </w:r>
      <w:r w:rsidR="007B1AA8" w:rsidRPr="00D40553">
        <w:t>tet olitta moolissa?</w:t>
      </w:r>
    </w:p>
    <w:p w14:paraId="20064316" w14:textId="6AC84330" w:rsidR="00DC4D3A" w:rsidRDefault="00651BD6" w:rsidP="00DC4D3A">
      <w:pPr>
        <w:spacing w:before="120" w:after="120"/>
      </w:pPr>
      <w:r>
        <w:t xml:space="preserve">(6) </w:t>
      </w:r>
      <w:r w:rsidR="00DC4D3A" w:rsidRPr="00D40553">
        <w:t xml:space="preserve">Kunka </w:t>
      </w:r>
      <w:r w:rsidR="007B1AA8" w:rsidRPr="00D40553">
        <w:rPr>
          <w:i/>
        </w:rPr>
        <w:t>monenten</w:t>
      </w:r>
      <w:r w:rsidR="00F02C93">
        <w:rPr>
          <w:i/>
        </w:rPr>
        <w:t>n</w:t>
      </w:r>
      <w:r w:rsidR="007B1AA8" w:rsidRPr="00D40553">
        <w:rPr>
          <w:i/>
        </w:rPr>
        <w:t xml:space="preserve">a </w:t>
      </w:r>
      <w:r w:rsidR="0098090B" w:rsidRPr="0098090B">
        <w:t>/</w:t>
      </w:r>
      <w:r w:rsidR="007B1AA8" w:rsidRPr="00D40553">
        <w:t xml:space="preserve"> </w:t>
      </w:r>
      <w:r w:rsidR="00DC4D3A" w:rsidRPr="00D40553">
        <w:rPr>
          <w:i/>
        </w:rPr>
        <w:t>monese</w:t>
      </w:r>
      <w:r w:rsidR="00F02C93">
        <w:rPr>
          <w:i/>
        </w:rPr>
        <w:t>n</w:t>
      </w:r>
      <w:r w:rsidR="00DC4D3A" w:rsidRPr="00D40553">
        <w:rPr>
          <w:i/>
        </w:rPr>
        <w:t>na</w:t>
      </w:r>
      <w:r w:rsidR="00DC4D3A" w:rsidRPr="00D40553">
        <w:t xml:space="preserve"> sie olit moolissa?</w:t>
      </w:r>
    </w:p>
    <w:p w14:paraId="492855E1" w14:textId="06CBB834" w:rsidR="00823D2D" w:rsidRPr="00DA24CB" w:rsidRDefault="00B2766F" w:rsidP="00823D2D">
      <w:pPr>
        <w:pStyle w:val="Undertittel"/>
      </w:pPr>
      <w:bookmarkStart w:id="1930" w:name="_Toc311273946"/>
      <w:r>
        <w:t>Tabeli</w:t>
      </w:r>
      <w:r w:rsidR="00C53E52">
        <w:t xml:space="preserve"> 53</w:t>
      </w:r>
      <w:r w:rsidR="00823D2D" w:rsidRPr="00DA24CB">
        <w:t xml:space="preserve">: </w:t>
      </w:r>
      <w:r w:rsidR="00823D2D">
        <w:t>Ordinaali</w:t>
      </w:r>
      <w:r w:rsidR="00CF1ADE">
        <w:t>itten taivutus</w:t>
      </w:r>
      <w:bookmarkEnd w:id="19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4"/>
        <w:gridCol w:w="1006"/>
        <w:gridCol w:w="1356"/>
        <w:gridCol w:w="1237"/>
        <w:gridCol w:w="1553"/>
        <w:gridCol w:w="1373"/>
        <w:gridCol w:w="1553"/>
      </w:tblGrid>
      <w:tr w:rsidR="00823D2D" w:rsidRPr="00D95180" w14:paraId="6F510ABD" w14:textId="77777777" w:rsidTr="00F02C93">
        <w:trPr>
          <w:cantSplit/>
        </w:trPr>
        <w:tc>
          <w:tcPr>
            <w:tcW w:w="0" w:type="auto"/>
          </w:tcPr>
          <w:p w14:paraId="2B737D38" w14:textId="6ABECC6B" w:rsidR="00823D2D" w:rsidRPr="00D95180" w:rsidRDefault="00823D2D" w:rsidP="00F02C93">
            <w:pPr>
              <w:keepNext/>
              <w:keepLines/>
              <w:spacing w:before="20" w:after="20"/>
              <w:rPr>
                <w:sz w:val="22"/>
                <w:szCs w:val="22"/>
              </w:rPr>
            </w:pPr>
          </w:p>
        </w:tc>
        <w:tc>
          <w:tcPr>
            <w:tcW w:w="0" w:type="auto"/>
          </w:tcPr>
          <w:p w14:paraId="08979714" w14:textId="6C81E28A" w:rsidR="00823D2D" w:rsidRPr="00D95180" w:rsidRDefault="001D3762" w:rsidP="00F02C93">
            <w:pPr>
              <w:keepNext/>
              <w:keepLines/>
              <w:spacing w:before="20" w:after="20"/>
              <w:rPr>
                <w:sz w:val="22"/>
                <w:szCs w:val="22"/>
              </w:rPr>
            </w:pPr>
            <w:r>
              <w:rPr>
                <w:sz w:val="22"/>
                <w:szCs w:val="22"/>
              </w:rPr>
              <w:t>Sg.nom.</w:t>
            </w:r>
          </w:p>
        </w:tc>
        <w:tc>
          <w:tcPr>
            <w:tcW w:w="0" w:type="auto"/>
          </w:tcPr>
          <w:p w14:paraId="3A8B838D" w14:textId="7FA1D883" w:rsidR="00823D2D" w:rsidRPr="00D95180" w:rsidRDefault="001D3762" w:rsidP="00F02C93">
            <w:pPr>
              <w:keepNext/>
              <w:keepLines/>
              <w:spacing w:before="20" w:after="20"/>
              <w:rPr>
                <w:sz w:val="22"/>
                <w:szCs w:val="22"/>
              </w:rPr>
            </w:pPr>
            <w:r>
              <w:rPr>
                <w:sz w:val="22"/>
                <w:szCs w:val="22"/>
              </w:rPr>
              <w:t>Sg.gen.</w:t>
            </w:r>
          </w:p>
        </w:tc>
        <w:tc>
          <w:tcPr>
            <w:tcW w:w="0" w:type="auto"/>
          </w:tcPr>
          <w:p w14:paraId="15429549" w14:textId="40933D79" w:rsidR="00823D2D" w:rsidRPr="00D95180" w:rsidRDefault="001D3762" w:rsidP="00F02C93">
            <w:pPr>
              <w:keepNext/>
              <w:keepLines/>
              <w:spacing w:before="20" w:after="20"/>
              <w:rPr>
                <w:sz w:val="22"/>
                <w:szCs w:val="22"/>
              </w:rPr>
            </w:pPr>
            <w:r>
              <w:rPr>
                <w:sz w:val="22"/>
                <w:szCs w:val="22"/>
              </w:rPr>
              <w:t>Sg.part.</w:t>
            </w:r>
          </w:p>
        </w:tc>
        <w:tc>
          <w:tcPr>
            <w:tcW w:w="0" w:type="auto"/>
          </w:tcPr>
          <w:p w14:paraId="3665DBED" w14:textId="4B1FEB7A" w:rsidR="00823D2D" w:rsidRPr="00D95180" w:rsidRDefault="00823D2D" w:rsidP="00F02C93">
            <w:pPr>
              <w:keepNext/>
              <w:keepLines/>
              <w:spacing w:before="20" w:after="20"/>
              <w:rPr>
                <w:sz w:val="22"/>
                <w:szCs w:val="22"/>
              </w:rPr>
            </w:pPr>
            <w:r w:rsidRPr="00D95180">
              <w:rPr>
                <w:sz w:val="22"/>
                <w:szCs w:val="22"/>
              </w:rPr>
              <w:t>Sg.</w:t>
            </w:r>
            <w:r w:rsidR="00A97B87">
              <w:rPr>
                <w:sz w:val="22"/>
                <w:szCs w:val="22"/>
              </w:rPr>
              <w:t>ill.</w:t>
            </w:r>
          </w:p>
        </w:tc>
        <w:tc>
          <w:tcPr>
            <w:tcW w:w="0" w:type="auto"/>
          </w:tcPr>
          <w:p w14:paraId="7CB2D4BB" w14:textId="59D963D1" w:rsidR="00823D2D" w:rsidRPr="00D95180" w:rsidRDefault="00A97B87" w:rsidP="00F02C93">
            <w:pPr>
              <w:keepNext/>
              <w:keepLines/>
              <w:spacing w:before="20" w:after="20"/>
              <w:rPr>
                <w:sz w:val="22"/>
                <w:szCs w:val="22"/>
              </w:rPr>
            </w:pPr>
            <w:r>
              <w:rPr>
                <w:sz w:val="22"/>
                <w:szCs w:val="22"/>
              </w:rPr>
              <w:t>Pl.part.</w:t>
            </w:r>
          </w:p>
        </w:tc>
        <w:tc>
          <w:tcPr>
            <w:tcW w:w="0" w:type="auto"/>
          </w:tcPr>
          <w:p w14:paraId="73980EA1" w14:textId="7BB10F9A" w:rsidR="00823D2D" w:rsidRPr="00D95180" w:rsidRDefault="00A97B87" w:rsidP="00F02C93">
            <w:pPr>
              <w:keepNext/>
              <w:keepLines/>
              <w:spacing w:before="20" w:after="20"/>
              <w:rPr>
                <w:sz w:val="22"/>
                <w:szCs w:val="22"/>
              </w:rPr>
            </w:pPr>
            <w:r>
              <w:rPr>
                <w:sz w:val="22"/>
                <w:szCs w:val="22"/>
              </w:rPr>
              <w:t>Pl.</w:t>
            </w:r>
            <w:r w:rsidR="00823D2D" w:rsidRPr="00D95180">
              <w:rPr>
                <w:sz w:val="22"/>
                <w:szCs w:val="22"/>
              </w:rPr>
              <w:t>iness.</w:t>
            </w:r>
          </w:p>
        </w:tc>
      </w:tr>
      <w:tr w:rsidR="00823D2D" w:rsidRPr="00D95180" w14:paraId="48D6BEEC" w14:textId="77777777" w:rsidTr="00F02C93">
        <w:trPr>
          <w:cantSplit/>
        </w:trPr>
        <w:tc>
          <w:tcPr>
            <w:tcW w:w="0" w:type="auto"/>
          </w:tcPr>
          <w:p w14:paraId="1315DC37" w14:textId="77777777" w:rsidR="00823D2D" w:rsidRPr="00D95180" w:rsidRDefault="00823D2D" w:rsidP="00634C6F">
            <w:pPr>
              <w:spacing w:before="20" w:after="20"/>
              <w:rPr>
                <w:sz w:val="22"/>
                <w:szCs w:val="22"/>
              </w:rPr>
            </w:pPr>
            <w:r w:rsidRPr="00D95180">
              <w:rPr>
                <w:sz w:val="22"/>
                <w:szCs w:val="22"/>
              </w:rPr>
              <w:t xml:space="preserve">1. </w:t>
            </w:r>
          </w:p>
        </w:tc>
        <w:tc>
          <w:tcPr>
            <w:tcW w:w="0" w:type="auto"/>
          </w:tcPr>
          <w:p w14:paraId="5143A11B" w14:textId="38B0F52D" w:rsidR="00823D2D" w:rsidRPr="00D95180" w:rsidRDefault="00823D2D" w:rsidP="00634C6F">
            <w:pPr>
              <w:spacing w:before="20" w:after="20"/>
              <w:rPr>
                <w:sz w:val="22"/>
                <w:szCs w:val="22"/>
              </w:rPr>
            </w:pPr>
            <w:r w:rsidRPr="00D95180">
              <w:rPr>
                <w:sz w:val="22"/>
                <w:szCs w:val="22"/>
              </w:rPr>
              <w:t>ensimäinen</w:t>
            </w:r>
            <w:r w:rsidR="00CF1ADE">
              <w:rPr>
                <w:sz w:val="22"/>
                <w:szCs w:val="22"/>
              </w:rPr>
              <w:t xml:space="preserve"> /</w:t>
            </w:r>
            <w:r w:rsidR="00F02C93">
              <w:rPr>
                <w:sz w:val="22"/>
                <w:szCs w:val="22"/>
              </w:rPr>
              <w:t xml:space="preserve"> yh(đ)es</w:t>
            </w:r>
          </w:p>
        </w:tc>
        <w:tc>
          <w:tcPr>
            <w:tcW w:w="0" w:type="auto"/>
          </w:tcPr>
          <w:p w14:paraId="2A886CFD" w14:textId="1D289FA1" w:rsidR="00823D2D" w:rsidRPr="00D95180" w:rsidRDefault="00823D2D" w:rsidP="00634C6F">
            <w:pPr>
              <w:spacing w:before="20" w:after="20"/>
              <w:rPr>
                <w:sz w:val="22"/>
                <w:szCs w:val="22"/>
              </w:rPr>
            </w:pPr>
            <w:r w:rsidRPr="00D95180">
              <w:rPr>
                <w:sz w:val="22"/>
                <w:szCs w:val="22"/>
              </w:rPr>
              <w:t>ensimäise</w:t>
            </w:r>
            <w:r w:rsidR="00F02C93">
              <w:rPr>
                <w:sz w:val="22"/>
                <w:szCs w:val="22"/>
              </w:rPr>
              <w:t>/</w:t>
            </w:r>
            <w:r w:rsidRPr="00D95180">
              <w:rPr>
                <w:sz w:val="22"/>
                <w:szCs w:val="22"/>
              </w:rPr>
              <w:t>n</w:t>
            </w:r>
            <w:r w:rsidR="00CF1ADE">
              <w:rPr>
                <w:sz w:val="22"/>
                <w:szCs w:val="22"/>
              </w:rPr>
              <w:t xml:space="preserve"> / </w:t>
            </w:r>
            <w:r w:rsidR="00F02C93">
              <w:rPr>
                <w:sz w:val="22"/>
                <w:szCs w:val="22"/>
              </w:rPr>
              <w:t>yh(đ)ene/n</w:t>
            </w:r>
            <w:r w:rsidR="004F1D59">
              <w:rPr>
                <w:sz w:val="22"/>
                <w:szCs w:val="22"/>
              </w:rPr>
              <w:t xml:space="preserve"> /</w:t>
            </w:r>
            <w:r w:rsidR="007479B2">
              <w:rPr>
                <w:sz w:val="22"/>
                <w:szCs w:val="22"/>
              </w:rPr>
              <w:t xml:space="preserve"> yhtese/n</w:t>
            </w:r>
          </w:p>
        </w:tc>
        <w:tc>
          <w:tcPr>
            <w:tcW w:w="0" w:type="auto"/>
          </w:tcPr>
          <w:p w14:paraId="358DA41F" w14:textId="6CD26DAF" w:rsidR="00823D2D" w:rsidRPr="00D95180" w:rsidRDefault="00823D2D" w:rsidP="00634C6F">
            <w:pPr>
              <w:spacing w:before="20" w:after="20"/>
              <w:rPr>
                <w:sz w:val="22"/>
                <w:szCs w:val="22"/>
              </w:rPr>
            </w:pPr>
            <w:r w:rsidRPr="00D95180">
              <w:rPr>
                <w:sz w:val="22"/>
                <w:szCs w:val="22"/>
              </w:rPr>
              <w:t>ensimäis</w:t>
            </w:r>
            <w:r w:rsidR="00B46E72">
              <w:rPr>
                <w:sz w:val="22"/>
                <w:szCs w:val="22"/>
              </w:rPr>
              <w:t>/</w:t>
            </w:r>
            <w:r w:rsidRPr="00D95180">
              <w:rPr>
                <w:sz w:val="22"/>
                <w:szCs w:val="22"/>
              </w:rPr>
              <w:t xml:space="preserve">tä </w:t>
            </w:r>
            <w:r w:rsidR="004F1D59">
              <w:rPr>
                <w:sz w:val="22"/>
                <w:szCs w:val="22"/>
              </w:rPr>
              <w:t>/ yh(đ)et/tä /</w:t>
            </w:r>
            <w:r w:rsidR="00DB5C7D">
              <w:rPr>
                <w:sz w:val="22"/>
                <w:szCs w:val="22"/>
              </w:rPr>
              <w:t xml:space="preserve"> </w:t>
            </w:r>
            <w:r w:rsidR="004F1D59">
              <w:rPr>
                <w:sz w:val="22"/>
                <w:szCs w:val="22"/>
              </w:rPr>
              <w:t>yh(đ)es/tä</w:t>
            </w:r>
          </w:p>
        </w:tc>
        <w:tc>
          <w:tcPr>
            <w:tcW w:w="0" w:type="auto"/>
          </w:tcPr>
          <w:p w14:paraId="15DE14D4" w14:textId="7CC9D4CB" w:rsidR="00823D2D" w:rsidRPr="00D95180" w:rsidRDefault="00823D2D" w:rsidP="00634C6F">
            <w:pPr>
              <w:spacing w:before="20" w:after="20"/>
              <w:rPr>
                <w:sz w:val="22"/>
                <w:szCs w:val="22"/>
              </w:rPr>
            </w:pPr>
            <w:r w:rsidRPr="00D95180">
              <w:rPr>
                <w:sz w:val="22"/>
                <w:szCs w:val="22"/>
              </w:rPr>
              <w:t>ensimäis</w:t>
            </w:r>
            <w:r w:rsidR="00DB5C7D">
              <w:rPr>
                <w:sz w:val="22"/>
                <w:szCs w:val="22"/>
              </w:rPr>
              <w:t>/</w:t>
            </w:r>
            <w:r w:rsidRPr="00D95180">
              <w:rPr>
                <w:sz w:val="22"/>
                <w:szCs w:val="22"/>
              </w:rPr>
              <w:t>heen</w:t>
            </w:r>
            <w:r w:rsidR="00DB5C7D">
              <w:rPr>
                <w:sz w:val="22"/>
                <w:szCs w:val="22"/>
              </w:rPr>
              <w:t xml:space="preserve"> / yh(đ)ent/heen / yhtes/heen</w:t>
            </w:r>
          </w:p>
        </w:tc>
        <w:tc>
          <w:tcPr>
            <w:tcW w:w="0" w:type="auto"/>
          </w:tcPr>
          <w:p w14:paraId="200541C7" w14:textId="3C125FA9" w:rsidR="00823D2D" w:rsidRPr="00D95180" w:rsidRDefault="00823D2D" w:rsidP="005D01EC">
            <w:pPr>
              <w:spacing w:before="20" w:after="20"/>
              <w:rPr>
                <w:sz w:val="22"/>
                <w:szCs w:val="22"/>
              </w:rPr>
            </w:pPr>
            <w:r w:rsidRPr="00D95180">
              <w:rPr>
                <w:sz w:val="22"/>
                <w:szCs w:val="22"/>
              </w:rPr>
              <w:t>ensimäiss</w:t>
            </w:r>
            <w:r w:rsidR="005D01EC">
              <w:rPr>
                <w:sz w:val="22"/>
                <w:szCs w:val="22"/>
              </w:rPr>
              <w:t>/</w:t>
            </w:r>
            <w:r w:rsidRPr="00D95180">
              <w:rPr>
                <w:sz w:val="22"/>
                <w:szCs w:val="22"/>
              </w:rPr>
              <w:t>i</w:t>
            </w:r>
            <w:r w:rsidR="005D01EC">
              <w:rPr>
                <w:sz w:val="22"/>
                <w:szCs w:val="22"/>
              </w:rPr>
              <w:t>/</w:t>
            </w:r>
            <w:r w:rsidRPr="00D95180">
              <w:rPr>
                <w:sz w:val="22"/>
                <w:szCs w:val="22"/>
              </w:rPr>
              <w:t xml:space="preserve">i </w:t>
            </w:r>
            <w:r w:rsidR="00DA24D6">
              <w:rPr>
                <w:sz w:val="22"/>
                <w:szCs w:val="22"/>
              </w:rPr>
              <w:t>~</w:t>
            </w:r>
            <w:r w:rsidRPr="00D95180">
              <w:rPr>
                <w:sz w:val="22"/>
                <w:szCs w:val="22"/>
              </w:rPr>
              <w:t xml:space="preserve"> ensimäis</w:t>
            </w:r>
            <w:r w:rsidR="005D01EC">
              <w:rPr>
                <w:sz w:val="22"/>
                <w:szCs w:val="22"/>
              </w:rPr>
              <w:t>/</w:t>
            </w:r>
            <w:r w:rsidRPr="00D95180">
              <w:rPr>
                <w:sz w:val="22"/>
                <w:szCs w:val="22"/>
              </w:rPr>
              <w:t>i</w:t>
            </w:r>
            <w:r w:rsidR="005D01EC">
              <w:rPr>
                <w:sz w:val="22"/>
                <w:szCs w:val="22"/>
              </w:rPr>
              <w:t>/</w:t>
            </w:r>
            <w:r w:rsidRPr="00D95180">
              <w:rPr>
                <w:sz w:val="22"/>
                <w:szCs w:val="22"/>
              </w:rPr>
              <w:t>ä</w:t>
            </w:r>
          </w:p>
        </w:tc>
        <w:tc>
          <w:tcPr>
            <w:tcW w:w="0" w:type="auto"/>
          </w:tcPr>
          <w:p w14:paraId="04B91FC7" w14:textId="2F14709C" w:rsidR="00823D2D" w:rsidRPr="00D95180" w:rsidRDefault="00823D2D" w:rsidP="00634C6F">
            <w:pPr>
              <w:spacing w:before="20" w:after="20"/>
              <w:rPr>
                <w:sz w:val="22"/>
                <w:szCs w:val="22"/>
              </w:rPr>
            </w:pPr>
            <w:r w:rsidRPr="00D95180">
              <w:rPr>
                <w:sz w:val="22"/>
                <w:szCs w:val="22"/>
              </w:rPr>
              <w:t>ensimäis</w:t>
            </w:r>
            <w:r w:rsidR="00C67BE3">
              <w:rPr>
                <w:sz w:val="22"/>
                <w:szCs w:val="22"/>
              </w:rPr>
              <w:t>/</w:t>
            </w:r>
            <w:r w:rsidRPr="00D95180">
              <w:rPr>
                <w:sz w:val="22"/>
                <w:szCs w:val="22"/>
              </w:rPr>
              <w:t>i</w:t>
            </w:r>
            <w:r w:rsidR="00C67BE3">
              <w:rPr>
                <w:sz w:val="22"/>
                <w:szCs w:val="22"/>
              </w:rPr>
              <w:t>/</w:t>
            </w:r>
            <w:r w:rsidRPr="00D95180">
              <w:rPr>
                <w:sz w:val="22"/>
                <w:szCs w:val="22"/>
              </w:rPr>
              <w:t>ssä</w:t>
            </w:r>
            <w:r w:rsidR="00C67BE3">
              <w:rPr>
                <w:sz w:val="22"/>
                <w:szCs w:val="22"/>
              </w:rPr>
              <w:t xml:space="preserve"> / yh(đ)ens/i/ssä / yhtes/i/ssä</w:t>
            </w:r>
          </w:p>
        </w:tc>
      </w:tr>
      <w:tr w:rsidR="00823D2D" w:rsidRPr="00D95180" w14:paraId="0087AC97" w14:textId="77777777" w:rsidTr="00F02C93">
        <w:trPr>
          <w:cantSplit/>
        </w:trPr>
        <w:tc>
          <w:tcPr>
            <w:tcW w:w="0" w:type="auto"/>
          </w:tcPr>
          <w:p w14:paraId="71674956" w14:textId="77777777" w:rsidR="00823D2D" w:rsidRPr="00D95180" w:rsidRDefault="00823D2D" w:rsidP="00634C6F">
            <w:pPr>
              <w:spacing w:before="20" w:after="20"/>
              <w:rPr>
                <w:sz w:val="22"/>
                <w:szCs w:val="22"/>
              </w:rPr>
            </w:pPr>
            <w:r w:rsidRPr="00D95180">
              <w:rPr>
                <w:sz w:val="22"/>
                <w:szCs w:val="22"/>
              </w:rPr>
              <w:t xml:space="preserve">2. </w:t>
            </w:r>
          </w:p>
        </w:tc>
        <w:tc>
          <w:tcPr>
            <w:tcW w:w="0" w:type="auto"/>
          </w:tcPr>
          <w:p w14:paraId="22754DC6" w14:textId="3C750416" w:rsidR="00823D2D" w:rsidRPr="00D95180" w:rsidRDefault="00823D2D" w:rsidP="00634C6F">
            <w:pPr>
              <w:spacing w:before="20" w:after="20"/>
              <w:rPr>
                <w:sz w:val="22"/>
                <w:szCs w:val="22"/>
              </w:rPr>
            </w:pPr>
            <w:r w:rsidRPr="00D95180">
              <w:rPr>
                <w:sz w:val="22"/>
                <w:szCs w:val="22"/>
              </w:rPr>
              <w:t>toinen</w:t>
            </w:r>
            <w:r w:rsidR="00CF1ADE">
              <w:rPr>
                <w:sz w:val="22"/>
                <w:szCs w:val="22"/>
              </w:rPr>
              <w:t xml:space="preserve"> /</w:t>
            </w:r>
            <w:r w:rsidR="00F02C93">
              <w:rPr>
                <w:sz w:val="22"/>
                <w:szCs w:val="22"/>
              </w:rPr>
              <w:t xml:space="preserve"> kah(đ)es</w:t>
            </w:r>
          </w:p>
        </w:tc>
        <w:tc>
          <w:tcPr>
            <w:tcW w:w="0" w:type="auto"/>
          </w:tcPr>
          <w:p w14:paraId="09355D34" w14:textId="749377B9" w:rsidR="00823D2D" w:rsidRPr="00D95180" w:rsidRDefault="00823D2D" w:rsidP="00634C6F">
            <w:pPr>
              <w:spacing w:before="20" w:after="20"/>
              <w:rPr>
                <w:sz w:val="22"/>
                <w:szCs w:val="22"/>
              </w:rPr>
            </w:pPr>
            <w:r w:rsidRPr="00D95180">
              <w:rPr>
                <w:sz w:val="22"/>
                <w:szCs w:val="22"/>
              </w:rPr>
              <w:t>toise</w:t>
            </w:r>
            <w:r w:rsidR="00F02C93">
              <w:rPr>
                <w:sz w:val="22"/>
                <w:szCs w:val="22"/>
              </w:rPr>
              <w:t>/</w:t>
            </w:r>
            <w:r w:rsidRPr="00D95180">
              <w:rPr>
                <w:sz w:val="22"/>
                <w:szCs w:val="22"/>
              </w:rPr>
              <w:t>n</w:t>
            </w:r>
            <w:r w:rsidR="00CF1ADE">
              <w:rPr>
                <w:sz w:val="22"/>
                <w:szCs w:val="22"/>
              </w:rPr>
              <w:t xml:space="preserve"> /</w:t>
            </w:r>
            <w:r w:rsidR="004F1D59">
              <w:rPr>
                <w:sz w:val="22"/>
                <w:szCs w:val="22"/>
              </w:rPr>
              <w:t xml:space="preserve"> kah(đ)ene/n /</w:t>
            </w:r>
            <w:r w:rsidR="00F02C93">
              <w:rPr>
                <w:sz w:val="22"/>
                <w:szCs w:val="22"/>
              </w:rPr>
              <w:t xml:space="preserve"> kahtese/n</w:t>
            </w:r>
          </w:p>
        </w:tc>
        <w:tc>
          <w:tcPr>
            <w:tcW w:w="0" w:type="auto"/>
          </w:tcPr>
          <w:p w14:paraId="5F45572D" w14:textId="5FC6B8DA" w:rsidR="00823D2D" w:rsidRPr="00D95180" w:rsidRDefault="00823D2D" w:rsidP="00634C6F">
            <w:pPr>
              <w:spacing w:before="20" w:after="20"/>
              <w:rPr>
                <w:sz w:val="22"/>
                <w:szCs w:val="22"/>
              </w:rPr>
            </w:pPr>
            <w:r w:rsidRPr="00D95180">
              <w:rPr>
                <w:sz w:val="22"/>
                <w:szCs w:val="22"/>
              </w:rPr>
              <w:t>tois</w:t>
            </w:r>
            <w:r w:rsidR="00B46E72">
              <w:rPr>
                <w:sz w:val="22"/>
                <w:szCs w:val="22"/>
              </w:rPr>
              <w:t>/</w:t>
            </w:r>
            <w:r w:rsidRPr="00D95180">
              <w:rPr>
                <w:sz w:val="22"/>
                <w:szCs w:val="22"/>
              </w:rPr>
              <w:t>ta</w:t>
            </w:r>
            <w:r w:rsidR="004F1D59">
              <w:rPr>
                <w:sz w:val="22"/>
                <w:szCs w:val="22"/>
              </w:rPr>
              <w:t xml:space="preserve"> / kah(đ)et/ta / kah(đ)es/ta</w:t>
            </w:r>
          </w:p>
        </w:tc>
        <w:tc>
          <w:tcPr>
            <w:tcW w:w="0" w:type="auto"/>
          </w:tcPr>
          <w:p w14:paraId="022E3789" w14:textId="65F5592B" w:rsidR="00823D2D" w:rsidRPr="00D95180" w:rsidRDefault="00823D2D" w:rsidP="00634C6F">
            <w:pPr>
              <w:spacing w:before="20" w:after="20"/>
              <w:rPr>
                <w:sz w:val="22"/>
                <w:szCs w:val="22"/>
              </w:rPr>
            </w:pPr>
            <w:r w:rsidRPr="00D95180">
              <w:rPr>
                <w:sz w:val="22"/>
                <w:szCs w:val="22"/>
              </w:rPr>
              <w:t>tois</w:t>
            </w:r>
            <w:r w:rsidR="00EC5189">
              <w:rPr>
                <w:sz w:val="22"/>
                <w:szCs w:val="22"/>
              </w:rPr>
              <w:t>/</w:t>
            </w:r>
            <w:r w:rsidRPr="00D95180">
              <w:rPr>
                <w:sz w:val="22"/>
                <w:szCs w:val="22"/>
              </w:rPr>
              <w:t>heen</w:t>
            </w:r>
            <w:r w:rsidR="00DB5C7D">
              <w:rPr>
                <w:sz w:val="22"/>
                <w:szCs w:val="22"/>
              </w:rPr>
              <w:t xml:space="preserve"> / kah(đ)ent/heen / kahtes/heen</w:t>
            </w:r>
          </w:p>
        </w:tc>
        <w:tc>
          <w:tcPr>
            <w:tcW w:w="0" w:type="auto"/>
          </w:tcPr>
          <w:p w14:paraId="4215429C" w14:textId="5DFC39B2" w:rsidR="00823D2D" w:rsidRPr="00D95180" w:rsidRDefault="00823D2D" w:rsidP="00634C6F">
            <w:pPr>
              <w:spacing w:before="20" w:after="20"/>
              <w:rPr>
                <w:sz w:val="22"/>
                <w:szCs w:val="22"/>
              </w:rPr>
            </w:pPr>
            <w:r w:rsidRPr="00D95180">
              <w:rPr>
                <w:sz w:val="22"/>
                <w:szCs w:val="22"/>
              </w:rPr>
              <w:t>toiss</w:t>
            </w:r>
            <w:r w:rsidR="005D01EC">
              <w:rPr>
                <w:sz w:val="22"/>
                <w:szCs w:val="22"/>
              </w:rPr>
              <w:t>/</w:t>
            </w:r>
            <w:r w:rsidRPr="00D95180">
              <w:rPr>
                <w:sz w:val="22"/>
                <w:szCs w:val="22"/>
              </w:rPr>
              <w:t>i</w:t>
            </w:r>
            <w:r w:rsidR="004415A3">
              <w:rPr>
                <w:sz w:val="22"/>
                <w:szCs w:val="22"/>
              </w:rPr>
              <w:t>/i ~</w:t>
            </w:r>
            <w:r w:rsidRPr="00D95180">
              <w:rPr>
                <w:sz w:val="22"/>
                <w:szCs w:val="22"/>
              </w:rPr>
              <w:t xml:space="preserve"> tois</w:t>
            </w:r>
            <w:r w:rsidR="005D01EC">
              <w:rPr>
                <w:sz w:val="22"/>
                <w:szCs w:val="22"/>
              </w:rPr>
              <w:t>/</w:t>
            </w:r>
            <w:r w:rsidRPr="00D95180">
              <w:rPr>
                <w:sz w:val="22"/>
                <w:szCs w:val="22"/>
              </w:rPr>
              <w:t>i</w:t>
            </w:r>
            <w:r w:rsidR="005D01EC">
              <w:rPr>
                <w:sz w:val="22"/>
                <w:szCs w:val="22"/>
              </w:rPr>
              <w:t>/</w:t>
            </w:r>
            <w:r w:rsidRPr="00D95180">
              <w:rPr>
                <w:sz w:val="22"/>
                <w:szCs w:val="22"/>
              </w:rPr>
              <w:t>a</w:t>
            </w:r>
            <w:r w:rsidR="00E142BD">
              <w:rPr>
                <w:sz w:val="22"/>
                <w:szCs w:val="22"/>
              </w:rPr>
              <w:t xml:space="preserve"> / kahđenss/i/i ~ kahens/i/a / kahtess/i/i ~ kahtes/i/a</w:t>
            </w:r>
          </w:p>
        </w:tc>
        <w:tc>
          <w:tcPr>
            <w:tcW w:w="0" w:type="auto"/>
          </w:tcPr>
          <w:p w14:paraId="44A92B39" w14:textId="5F495057" w:rsidR="00823D2D" w:rsidRPr="00D95180" w:rsidRDefault="00823D2D" w:rsidP="00634C6F">
            <w:pPr>
              <w:spacing w:before="20" w:after="20"/>
              <w:rPr>
                <w:sz w:val="22"/>
                <w:szCs w:val="22"/>
              </w:rPr>
            </w:pPr>
            <w:r w:rsidRPr="00D95180">
              <w:rPr>
                <w:sz w:val="22"/>
                <w:szCs w:val="22"/>
              </w:rPr>
              <w:t>tois</w:t>
            </w:r>
            <w:r w:rsidR="00E142BD">
              <w:rPr>
                <w:sz w:val="22"/>
                <w:szCs w:val="22"/>
              </w:rPr>
              <w:t>/</w:t>
            </w:r>
            <w:r w:rsidRPr="00D95180">
              <w:rPr>
                <w:sz w:val="22"/>
                <w:szCs w:val="22"/>
              </w:rPr>
              <w:t>i</w:t>
            </w:r>
            <w:r w:rsidR="00E142BD">
              <w:rPr>
                <w:sz w:val="22"/>
                <w:szCs w:val="22"/>
              </w:rPr>
              <w:t>/</w:t>
            </w:r>
            <w:r w:rsidRPr="00D95180">
              <w:rPr>
                <w:sz w:val="22"/>
                <w:szCs w:val="22"/>
              </w:rPr>
              <w:t>ssa</w:t>
            </w:r>
            <w:r w:rsidR="00C67BE3">
              <w:rPr>
                <w:sz w:val="22"/>
                <w:szCs w:val="22"/>
              </w:rPr>
              <w:t xml:space="preserve"> / kah(đ)ens/i/ssa / kahtes/i/ssa</w:t>
            </w:r>
          </w:p>
        </w:tc>
      </w:tr>
      <w:tr w:rsidR="00823D2D" w:rsidRPr="00D95180" w14:paraId="6D85E3E5" w14:textId="77777777" w:rsidTr="00F02C93">
        <w:trPr>
          <w:cantSplit/>
        </w:trPr>
        <w:tc>
          <w:tcPr>
            <w:tcW w:w="0" w:type="auto"/>
          </w:tcPr>
          <w:p w14:paraId="6FF4BD72" w14:textId="77777777" w:rsidR="00823D2D" w:rsidRPr="00D95180" w:rsidRDefault="00823D2D" w:rsidP="00634C6F">
            <w:pPr>
              <w:spacing w:before="20" w:after="20"/>
              <w:rPr>
                <w:sz w:val="22"/>
                <w:szCs w:val="22"/>
              </w:rPr>
            </w:pPr>
            <w:r w:rsidRPr="00D95180">
              <w:rPr>
                <w:sz w:val="22"/>
                <w:szCs w:val="22"/>
              </w:rPr>
              <w:t>3.</w:t>
            </w:r>
          </w:p>
        </w:tc>
        <w:tc>
          <w:tcPr>
            <w:tcW w:w="0" w:type="auto"/>
          </w:tcPr>
          <w:p w14:paraId="1B14BF25" w14:textId="77777777" w:rsidR="00823D2D" w:rsidRPr="00D95180" w:rsidRDefault="00823D2D" w:rsidP="00634C6F">
            <w:pPr>
              <w:spacing w:before="20" w:after="20"/>
              <w:rPr>
                <w:sz w:val="22"/>
                <w:szCs w:val="22"/>
              </w:rPr>
            </w:pPr>
            <w:r w:rsidRPr="00D95180">
              <w:rPr>
                <w:sz w:val="22"/>
                <w:szCs w:val="22"/>
              </w:rPr>
              <w:t>kolmas</w:t>
            </w:r>
          </w:p>
        </w:tc>
        <w:tc>
          <w:tcPr>
            <w:tcW w:w="0" w:type="auto"/>
          </w:tcPr>
          <w:p w14:paraId="05F5AFB5" w14:textId="54E9E1CA" w:rsidR="00823D2D" w:rsidRPr="00D95180" w:rsidRDefault="00823D2D" w:rsidP="00634C6F">
            <w:pPr>
              <w:spacing w:before="20" w:after="20"/>
              <w:rPr>
                <w:sz w:val="22"/>
                <w:szCs w:val="22"/>
              </w:rPr>
            </w:pPr>
            <w:r w:rsidRPr="00D95180">
              <w:rPr>
                <w:sz w:val="22"/>
                <w:szCs w:val="22"/>
              </w:rPr>
              <w:t>kolmane</w:t>
            </w:r>
            <w:r w:rsidR="00F02C93">
              <w:rPr>
                <w:sz w:val="22"/>
                <w:szCs w:val="22"/>
              </w:rPr>
              <w:t>/</w:t>
            </w:r>
            <w:r w:rsidR="00CF1ADE">
              <w:rPr>
                <w:sz w:val="22"/>
                <w:szCs w:val="22"/>
              </w:rPr>
              <w:t>n /</w:t>
            </w:r>
            <w:r w:rsidRPr="00D95180">
              <w:rPr>
                <w:sz w:val="22"/>
                <w:szCs w:val="22"/>
              </w:rPr>
              <w:t xml:space="preserve"> kolmase</w:t>
            </w:r>
            <w:r w:rsidR="00CF1ADE">
              <w:rPr>
                <w:sz w:val="22"/>
                <w:szCs w:val="22"/>
              </w:rPr>
              <w:t>/</w:t>
            </w:r>
            <w:r w:rsidRPr="00D95180">
              <w:rPr>
                <w:sz w:val="22"/>
                <w:szCs w:val="22"/>
              </w:rPr>
              <w:t>n</w:t>
            </w:r>
          </w:p>
        </w:tc>
        <w:tc>
          <w:tcPr>
            <w:tcW w:w="0" w:type="auto"/>
          </w:tcPr>
          <w:p w14:paraId="3D626E3F" w14:textId="2F17545D" w:rsidR="00823D2D" w:rsidRPr="00D95180" w:rsidRDefault="00823D2D" w:rsidP="00634C6F">
            <w:pPr>
              <w:spacing w:before="20" w:after="20"/>
              <w:rPr>
                <w:sz w:val="22"/>
                <w:szCs w:val="22"/>
              </w:rPr>
            </w:pPr>
            <w:r w:rsidRPr="00D95180">
              <w:rPr>
                <w:sz w:val="22"/>
                <w:szCs w:val="22"/>
              </w:rPr>
              <w:t>kolmat</w:t>
            </w:r>
            <w:r w:rsidR="004F1D59">
              <w:rPr>
                <w:sz w:val="22"/>
                <w:szCs w:val="22"/>
              </w:rPr>
              <w:t>/</w:t>
            </w:r>
            <w:r w:rsidR="004415A3">
              <w:rPr>
                <w:sz w:val="22"/>
                <w:szCs w:val="22"/>
              </w:rPr>
              <w:t>ta /</w:t>
            </w:r>
            <w:r w:rsidRPr="00D95180">
              <w:rPr>
                <w:sz w:val="22"/>
                <w:szCs w:val="22"/>
              </w:rPr>
              <w:t xml:space="preserve"> kolmas</w:t>
            </w:r>
            <w:r w:rsidR="004F1D59">
              <w:rPr>
                <w:sz w:val="22"/>
                <w:szCs w:val="22"/>
              </w:rPr>
              <w:t>/</w:t>
            </w:r>
            <w:r w:rsidRPr="00D95180">
              <w:rPr>
                <w:sz w:val="22"/>
                <w:szCs w:val="22"/>
              </w:rPr>
              <w:t>ta</w:t>
            </w:r>
          </w:p>
        </w:tc>
        <w:tc>
          <w:tcPr>
            <w:tcW w:w="0" w:type="auto"/>
          </w:tcPr>
          <w:p w14:paraId="042C4946" w14:textId="00C037E6" w:rsidR="00823D2D" w:rsidRPr="00D95180" w:rsidRDefault="00823D2D" w:rsidP="00634C6F">
            <w:pPr>
              <w:spacing w:before="20" w:after="20"/>
              <w:rPr>
                <w:sz w:val="22"/>
                <w:szCs w:val="22"/>
              </w:rPr>
            </w:pPr>
            <w:r w:rsidRPr="00D95180">
              <w:rPr>
                <w:sz w:val="22"/>
                <w:szCs w:val="22"/>
              </w:rPr>
              <w:t>kolman</w:t>
            </w:r>
            <w:r w:rsidR="00EC5189">
              <w:rPr>
                <w:sz w:val="22"/>
                <w:szCs w:val="22"/>
              </w:rPr>
              <w:t>/theen /</w:t>
            </w:r>
            <w:r w:rsidRPr="00D95180">
              <w:rPr>
                <w:sz w:val="22"/>
                <w:szCs w:val="22"/>
              </w:rPr>
              <w:t xml:space="preserve"> kolmas</w:t>
            </w:r>
            <w:r w:rsidR="00EC5189">
              <w:rPr>
                <w:sz w:val="22"/>
                <w:szCs w:val="22"/>
              </w:rPr>
              <w:t>/</w:t>
            </w:r>
            <w:r w:rsidRPr="00D95180">
              <w:rPr>
                <w:sz w:val="22"/>
                <w:szCs w:val="22"/>
              </w:rPr>
              <w:t>heen</w:t>
            </w:r>
          </w:p>
        </w:tc>
        <w:tc>
          <w:tcPr>
            <w:tcW w:w="0" w:type="auto"/>
          </w:tcPr>
          <w:p w14:paraId="3203A280" w14:textId="2AA58B32" w:rsidR="00823D2D" w:rsidRPr="00D95180" w:rsidRDefault="00A22B52" w:rsidP="00634C6F">
            <w:pPr>
              <w:spacing w:before="20" w:after="20"/>
              <w:rPr>
                <w:sz w:val="22"/>
                <w:szCs w:val="22"/>
              </w:rPr>
            </w:pPr>
            <w:r w:rsidRPr="00D95180">
              <w:rPr>
                <w:sz w:val="22"/>
                <w:szCs w:val="22"/>
              </w:rPr>
              <w:t>kolmanss</w:t>
            </w:r>
            <w:r w:rsidR="005D01EC">
              <w:rPr>
                <w:sz w:val="22"/>
                <w:szCs w:val="22"/>
              </w:rPr>
              <w:t>/</w:t>
            </w:r>
            <w:r w:rsidRPr="00D95180">
              <w:rPr>
                <w:sz w:val="22"/>
                <w:szCs w:val="22"/>
              </w:rPr>
              <w:t>i</w:t>
            </w:r>
            <w:r w:rsidR="005D01EC">
              <w:rPr>
                <w:sz w:val="22"/>
                <w:szCs w:val="22"/>
              </w:rPr>
              <w:t>/</w:t>
            </w:r>
            <w:r w:rsidRPr="00D95180">
              <w:rPr>
                <w:sz w:val="22"/>
                <w:szCs w:val="22"/>
              </w:rPr>
              <w:t>i</w:t>
            </w:r>
            <w:r w:rsidR="00823D2D" w:rsidRPr="00D95180">
              <w:rPr>
                <w:sz w:val="22"/>
                <w:szCs w:val="22"/>
              </w:rPr>
              <w:t xml:space="preserve"> ~ kolma</w:t>
            </w:r>
            <w:r w:rsidRPr="00D95180">
              <w:rPr>
                <w:sz w:val="22"/>
                <w:szCs w:val="22"/>
              </w:rPr>
              <w:t>n</w:t>
            </w:r>
            <w:r w:rsidR="00823D2D" w:rsidRPr="00D95180">
              <w:rPr>
                <w:sz w:val="22"/>
                <w:szCs w:val="22"/>
              </w:rPr>
              <w:t>s</w:t>
            </w:r>
            <w:r w:rsidR="005D01EC">
              <w:rPr>
                <w:sz w:val="22"/>
                <w:szCs w:val="22"/>
              </w:rPr>
              <w:t>/</w:t>
            </w:r>
            <w:r w:rsidR="00823D2D" w:rsidRPr="00D95180">
              <w:rPr>
                <w:sz w:val="22"/>
                <w:szCs w:val="22"/>
              </w:rPr>
              <w:t>i</w:t>
            </w:r>
            <w:r w:rsidR="005D01EC">
              <w:rPr>
                <w:sz w:val="22"/>
                <w:szCs w:val="22"/>
              </w:rPr>
              <w:t>/</w:t>
            </w:r>
            <w:r w:rsidR="00823D2D" w:rsidRPr="00D95180">
              <w:rPr>
                <w:sz w:val="22"/>
                <w:szCs w:val="22"/>
              </w:rPr>
              <w:t>a</w:t>
            </w:r>
          </w:p>
          <w:p w14:paraId="06E5865A" w14:textId="1FBD6653" w:rsidR="00823D2D" w:rsidRPr="00D95180" w:rsidRDefault="005D01EC" w:rsidP="00634C6F">
            <w:pPr>
              <w:spacing w:before="20" w:after="20"/>
              <w:rPr>
                <w:sz w:val="22"/>
                <w:szCs w:val="22"/>
              </w:rPr>
            </w:pPr>
            <w:r>
              <w:rPr>
                <w:sz w:val="22"/>
                <w:szCs w:val="22"/>
              </w:rPr>
              <w:t>/</w:t>
            </w:r>
            <w:r w:rsidR="00823D2D" w:rsidRPr="00D95180">
              <w:rPr>
                <w:sz w:val="22"/>
                <w:szCs w:val="22"/>
              </w:rPr>
              <w:t xml:space="preserve"> kolmass</w:t>
            </w:r>
            <w:r>
              <w:rPr>
                <w:sz w:val="22"/>
                <w:szCs w:val="22"/>
              </w:rPr>
              <w:t>/</w:t>
            </w:r>
            <w:r w:rsidR="00823D2D" w:rsidRPr="00D95180">
              <w:rPr>
                <w:sz w:val="22"/>
                <w:szCs w:val="22"/>
              </w:rPr>
              <w:t>i</w:t>
            </w:r>
            <w:r>
              <w:rPr>
                <w:sz w:val="22"/>
                <w:szCs w:val="22"/>
              </w:rPr>
              <w:t>/</w:t>
            </w:r>
            <w:r w:rsidR="00823D2D" w:rsidRPr="00D95180">
              <w:rPr>
                <w:sz w:val="22"/>
                <w:szCs w:val="22"/>
              </w:rPr>
              <w:t>i</w:t>
            </w:r>
            <w:r w:rsidR="00A22B52" w:rsidRPr="00D95180">
              <w:rPr>
                <w:sz w:val="22"/>
                <w:szCs w:val="22"/>
              </w:rPr>
              <w:t xml:space="preserve"> </w:t>
            </w:r>
            <w:r w:rsidR="00823D2D" w:rsidRPr="00D95180">
              <w:rPr>
                <w:sz w:val="22"/>
                <w:szCs w:val="22"/>
              </w:rPr>
              <w:t>~ kolmas</w:t>
            </w:r>
            <w:r>
              <w:rPr>
                <w:sz w:val="22"/>
                <w:szCs w:val="22"/>
              </w:rPr>
              <w:t>/</w:t>
            </w:r>
            <w:r w:rsidR="00823D2D" w:rsidRPr="00D95180">
              <w:rPr>
                <w:sz w:val="22"/>
                <w:szCs w:val="22"/>
              </w:rPr>
              <w:t>i</w:t>
            </w:r>
            <w:r>
              <w:rPr>
                <w:sz w:val="22"/>
                <w:szCs w:val="22"/>
              </w:rPr>
              <w:t>/</w:t>
            </w:r>
            <w:r w:rsidR="00823D2D" w:rsidRPr="00D95180">
              <w:rPr>
                <w:sz w:val="22"/>
                <w:szCs w:val="22"/>
              </w:rPr>
              <w:t>a</w:t>
            </w:r>
          </w:p>
        </w:tc>
        <w:tc>
          <w:tcPr>
            <w:tcW w:w="0" w:type="auto"/>
          </w:tcPr>
          <w:p w14:paraId="627329F9" w14:textId="77777777" w:rsidR="00F904D4" w:rsidRDefault="00823D2D" w:rsidP="00634C6F">
            <w:pPr>
              <w:spacing w:before="20" w:after="20"/>
              <w:rPr>
                <w:sz w:val="22"/>
                <w:szCs w:val="22"/>
              </w:rPr>
            </w:pPr>
            <w:r w:rsidRPr="00D95180">
              <w:rPr>
                <w:sz w:val="22"/>
                <w:szCs w:val="22"/>
              </w:rPr>
              <w:t>kolmans</w:t>
            </w:r>
            <w:r w:rsidR="00033685">
              <w:rPr>
                <w:sz w:val="22"/>
                <w:szCs w:val="22"/>
              </w:rPr>
              <w:t>/</w:t>
            </w:r>
            <w:r w:rsidRPr="00D95180">
              <w:rPr>
                <w:sz w:val="22"/>
                <w:szCs w:val="22"/>
              </w:rPr>
              <w:t>i</w:t>
            </w:r>
            <w:r w:rsidR="00033685">
              <w:rPr>
                <w:sz w:val="22"/>
                <w:szCs w:val="22"/>
              </w:rPr>
              <w:t>/</w:t>
            </w:r>
            <w:r w:rsidRPr="00D95180">
              <w:rPr>
                <w:sz w:val="22"/>
                <w:szCs w:val="22"/>
              </w:rPr>
              <w:t xml:space="preserve">ssa </w:t>
            </w:r>
            <w:r w:rsidR="00033685">
              <w:rPr>
                <w:sz w:val="22"/>
                <w:szCs w:val="22"/>
              </w:rPr>
              <w:t>/</w:t>
            </w:r>
          </w:p>
          <w:p w14:paraId="2FD24489" w14:textId="3AB59072" w:rsidR="00823D2D" w:rsidRPr="00D95180" w:rsidRDefault="00823D2D" w:rsidP="00634C6F">
            <w:pPr>
              <w:spacing w:before="20" w:after="20"/>
              <w:rPr>
                <w:sz w:val="22"/>
                <w:szCs w:val="22"/>
              </w:rPr>
            </w:pPr>
            <w:r w:rsidRPr="00D95180">
              <w:rPr>
                <w:sz w:val="22"/>
                <w:szCs w:val="22"/>
              </w:rPr>
              <w:t>kolmas</w:t>
            </w:r>
            <w:r w:rsidR="00033685">
              <w:rPr>
                <w:sz w:val="22"/>
                <w:szCs w:val="22"/>
              </w:rPr>
              <w:t>/</w:t>
            </w:r>
            <w:r w:rsidRPr="00D95180">
              <w:rPr>
                <w:sz w:val="22"/>
                <w:szCs w:val="22"/>
              </w:rPr>
              <w:t>i</w:t>
            </w:r>
            <w:r w:rsidR="00033685">
              <w:rPr>
                <w:sz w:val="22"/>
                <w:szCs w:val="22"/>
              </w:rPr>
              <w:t>/</w:t>
            </w:r>
            <w:r w:rsidRPr="00D95180">
              <w:rPr>
                <w:sz w:val="22"/>
                <w:szCs w:val="22"/>
              </w:rPr>
              <w:t>ssa</w:t>
            </w:r>
          </w:p>
        </w:tc>
      </w:tr>
      <w:tr w:rsidR="00823D2D" w:rsidRPr="00D95180" w14:paraId="4A595112" w14:textId="77777777" w:rsidTr="00F02C93">
        <w:trPr>
          <w:cantSplit/>
        </w:trPr>
        <w:tc>
          <w:tcPr>
            <w:tcW w:w="0" w:type="auto"/>
          </w:tcPr>
          <w:p w14:paraId="4484BE5A" w14:textId="77777777" w:rsidR="00823D2D" w:rsidRPr="00D95180" w:rsidRDefault="00823D2D" w:rsidP="00634C6F">
            <w:pPr>
              <w:spacing w:before="20" w:after="20"/>
              <w:rPr>
                <w:sz w:val="22"/>
                <w:szCs w:val="22"/>
              </w:rPr>
            </w:pPr>
            <w:r w:rsidRPr="00D95180">
              <w:rPr>
                <w:sz w:val="22"/>
                <w:szCs w:val="22"/>
              </w:rPr>
              <w:t>4.</w:t>
            </w:r>
          </w:p>
        </w:tc>
        <w:tc>
          <w:tcPr>
            <w:tcW w:w="0" w:type="auto"/>
          </w:tcPr>
          <w:p w14:paraId="33876DC5" w14:textId="77777777" w:rsidR="00823D2D" w:rsidRPr="00D95180" w:rsidRDefault="00823D2D" w:rsidP="00634C6F">
            <w:pPr>
              <w:spacing w:before="20" w:after="20"/>
              <w:rPr>
                <w:sz w:val="22"/>
                <w:szCs w:val="22"/>
              </w:rPr>
            </w:pPr>
            <w:r w:rsidRPr="00D95180">
              <w:rPr>
                <w:sz w:val="22"/>
                <w:szCs w:val="22"/>
              </w:rPr>
              <w:t>neljes ~ neljäs</w:t>
            </w:r>
          </w:p>
        </w:tc>
        <w:tc>
          <w:tcPr>
            <w:tcW w:w="0" w:type="auto"/>
          </w:tcPr>
          <w:p w14:paraId="6D8AE7B2" w14:textId="2B87EA3C" w:rsidR="00823D2D" w:rsidRPr="00D95180" w:rsidRDefault="00823D2D" w:rsidP="00634C6F">
            <w:pPr>
              <w:spacing w:before="20" w:after="20"/>
              <w:rPr>
                <w:sz w:val="22"/>
                <w:szCs w:val="22"/>
              </w:rPr>
            </w:pPr>
            <w:r w:rsidRPr="00D95180">
              <w:rPr>
                <w:sz w:val="22"/>
                <w:szCs w:val="22"/>
              </w:rPr>
              <w:t>neljene</w:t>
            </w:r>
            <w:r w:rsidR="00CF1ADE">
              <w:rPr>
                <w:sz w:val="22"/>
                <w:szCs w:val="22"/>
              </w:rPr>
              <w:t>/</w:t>
            </w:r>
            <w:r w:rsidRPr="00D95180">
              <w:rPr>
                <w:sz w:val="22"/>
                <w:szCs w:val="22"/>
              </w:rPr>
              <w:t>n ~ neljäne</w:t>
            </w:r>
            <w:r w:rsidR="00CF1ADE">
              <w:rPr>
                <w:sz w:val="22"/>
                <w:szCs w:val="22"/>
              </w:rPr>
              <w:t>/</w:t>
            </w:r>
            <w:r w:rsidRPr="00D95180">
              <w:rPr>
                <w:sz w:val="22"/>
                <w:szCs w:val="22"/>
              </w:rPr>
              <w:t>n</w:t>
            </w:r>
            <w:r w:rsidR="00CF1ADE">
              <w:rPr>
                <w:sz w:val="22"/>
                <w:szCs w:val="22"/>
              </w:rPr>
              <w:t xml:space="preserve"> /</w:t>
            </w:r>
          </w:p>
          <w:p w14:paraId="04E77C4C" w14:textId="561FD68E" w:rsidR="00823D2D" w:rsidRPr="00D95180" w:rsidRDefault="00823D2D" w:rsidP="00634C6F">
            <w:pPr>
              <w:spacing w:before="20" w:after="20"/>
              <w:rPr>
                <w:sz w:val="22"/>
                <w:szCs w:val="22"/>
              </w:rPr>
            </w:pPr>
            <w:r w:rsidRPr="00D95180">
              <w:rPr>
                <w:sz w:val="22"/>
                <w:szCs w:val="22"/>
              </w:rPr>
              <w:t>neljese</w:t>
            </w:r>
            <w:r w:rsidR="00CF1ADE">
              <w:rPr>
                <w:sz w:val="22"/>
                <w:szCs w:val="22"/>
              </w:rPr>
              <w:t>/</w:t>
            </w:r>
            <w:r w:rsidRPr="00D95180">
              <w:rPr>
                <w:sz w:val="22"/>
                <w:szCs w:val="22"/>
              </w:rPr>
              <w:t>n ~ neljäse</w:t>
            </w:r>
            <w:r w:rsidR="00CF1ADE">
              <w:rPr>
                <w:sz w:val="22"/>
                <w:szCs w:val="22"/>
              </w:rPr>
              <w:t>/</w:t>
            </w:r>
            <w:r w:rsidRPr="00D95180">
              <w:rPr>
                <w:sz w:val="22"/>
                <w:szCs w:val="22"/>
              </w:rPr>
              <w:t>n</w:t>
            </w:r>
          </w:p>
        </w:tc>
        <w:tc>
          <w:tcPr>
            <w:tcW w:w="0" w:type="auto"/>
          </w:tcPr>
          <w:p w14:paraId="3F9820FD" w14:textId="433F0161" w:rsidR="00823D2D" w:rsidRPr="00D95180" w:rsidRDefault="004A5526" w:rsidP="00634C6F">
            <w:pPr>
              <w:spacing w:before="20" w:after="20"/>
              <w:rPr>
                <w:sz w:val="22"/>
                <w:szCs w:val="22"/>
              </w:rPr>
            </w:pPr>
            <w:r w:rsidRPr="00D95180">
              <w:rPr>
                <w:sz w:val="22"/>
                <w:szCs w:val="22"/>
              </w:rPr>
              <w:t>neljet</w:t>
            </w:r>
            <w:r w:rsidR="004F1D59">
              <w:rPr>
                <w:sz w:val="22"/>
                <w:szCs w:val="22"/>
              </w:rPr>
              <w:t>/</w:t>
            </w:r>
            <w:r w:rsidRPr="00D95180">
              <w:rPr>
                <w:sz w:val="22"/>
                <w:szCs w:val="22"/>
              </w:rPr>
              <w:t>tä ~ neljät</w:t>
            </w:r>
            <w:r w:rsidR="004F1D59">
              <w:rPr>
                <w:sz w:val="22"/>
                <w:szCs w:val="22"/>
              </w:rPr>
              <w:t>/</w:t>
            </w:r>
            <w:r w:rsidR="00823D2D" w:rsidRPr="00D95180">
              <w:rPr>
                <w:sz w:val="22"/>
                <w:szCs w:val="22"/>
              </w:rPr>
              <w:t>tä</w:t>
            </w:r>
            <w:r w:rsidRPr="00D95180">
              <w:rPr>
                <w:sz w:val="22"/>
                <w:szCs w:val="22"/>
              </w:rPr>
              <w:t xml:space="preserve"> </w:t>
            </w:r>
            <w:r w:rsidR="004F1D59">
              <w:rPr>
                <w:sz w:val="22"/>
                <w:szCs w:val="22"/>
              </w:rPr>
              <w:t xml:space="preserve">/ </w:t>
            </w:r>
            <w:r w:rsidRPr="00D95180">
              <w:rPr>
                <w:sz w:val="22"/>
                <w:szCs w:val="22"/>
              </w:rPr>
              <w:t>~neljes</w:t>
            </w:r>
            <w:r w:rsidR="004F1D59">
              <w:rPr>
                <w:sz w:val="22"/>
                <w:szCs w:val="22"/>
              </w:rPr>
              <w:t>/</w:t>
            </w:r>
            <w:r w:rsidRPr="00D95180">
              <w:rPr>
                <w:sz w:val="22"/>
                <w:szCs w:val="22"/>
              </w:rPr>
              <w:t>tä ~ neljäs</w:t>
            </w:r>
            <w:r w:rsidR="004F1D59">
              <w:rPr>
                <w:sz w:val="22"/>
                <w:szCs w:val="22"/>
              </w:rPr>
              <w:t>/</w:t>
            </w:r>
            <w:r w:rsidRPr="00D95180">
              <w:rPr>
                <w:sz w:val="22"/>
                <w:szCs w:val="22"/>
              </w:rPr>
              <w:t>tä</w:t>
            </w:r>
          </w:p>
        </w:tc>
        <w:tc>
          <w:tcPr>
            <w:tcW w:w="0" w:type="auto"/>
          </w:tcPr>
          <w:p w14:paraId="4A365849" w14:textId="0082C172" w:rsidR="00823D2D" w:rsidRPr="00D95180" w:rsidRDefault="00823D2D" w:rsidP="00634C6F">
            <w:pPr>
              <w:spacing w:before="20" w:after="20"/>
              <w:rPr>
                <w:sz w:val="22"/>
                <w:szCs w:val="22"/>
              </w:rPr>
            </w:pPr>
            <w:r w:rsidRPr="00D95180">
              <w:rPr>
                <w:sz w:val="22"/>
                <w:szCs w:val="22"/>
              </w:rPr>
              <w:t>neljent</w:t>
            </w:r>
            <w:r w:rsidR="00EC5189">
              <w:rPr>
                <w:sz w:val="22"/>
                <w:szCs w:val="22"/>
              </w:rPr>
              <w:t>/heen ~ neljänt</w:t>
            </w:r>
            <w:r w:rsidR="003E362C">
              <w:rPr>
                <w:sz w:val="22"/>
                <w:szCs w:val="22"/>
              </w:rPr>
              <w:t>/</w:t>
            </w:r>
            <w:r w:rsidR="00EC5189">
              <w:rPr>
                <w:sz w:val="22"/>
                <w:szCs w:val="22"/>
              </w:rPr>
              <w:t>heen /</w:t>
            </w:r>
            <w:r w:rsidRPr="00D95180">
              <w:rPr>
                <w:sz w:val="22"/>
                <w:szCs w:val="22"/>
              </w:rPr>
              <w:t xml:space="preserve"> neljes</w:t>
            </w:r>
            <w:r w:rsidR="00EC5189">
              <w:rPr>
                <w:sz w:val="22"/>
                <w:szCs w:val="22"/>
              </w:rPr>
              <w:t>/</w:t>
            </w:r>
            <w:r w:rsidRPr="00D95180">
              <w:rPr>
                <w:sz w:val="22"/>
                <w:szCs w:val="22"/>
              </w:rPr>
              <w:t>heen ~ neljäs</w:t>
            </w:r>
            <w:r w:rsidR="00EC5189">
              <w:rPr>
                <w:sz w:val="22"/>
                <w:szCs w:val="22"/>
              </w:rPr>
              <w:t>/</w:t>
            </w:r>
            <w:r w:rsidRPr="00D95180">
              <w:rPr>
                <w:sz w:val="22"/>
                <w:szCs w:val="22"/>
              </w:rPr>
              <w:t>heen</w:t>
            </w:r>
          </w:p>
        </w:tc>
        <w:tc>
          <w:tcPr>
            <w:tcW w:w="0" w:type="auto"/>
          </w:tcPr>
          <w:p w14:paraId="0658555B" w14:textId="303D12D0" w:rsidR="00823D2D" w:rsidRPr="00D95180" w:rsidRDefault="00A22B52" w:rsidP="005D01EC">
            <w:pPr>
              <w:spacing w:before="20" w:after="20"/>
              <w:rPr>
                <w:sz w:val="22"/>
                <w:szCs w:val="22"/>
              </w:rPr>
            </w:pPr>
            <w:r w:rsidRPr="00D95180">
              <w:rPr>
                <w:sz w:val="22"/>
                <w:szCs w:val="22"/>
              </w:rPr>
              <w:t>neljenss</w:t>
            </w:r>
            <w:r w:rsidR="005D01EC">
              <w:rPr>
                <w:sz w:val="22"/>
                <w:szCs w:val="22"/>
              </w:rPr>
              <w:t>/</w:t>
            </w:r>
            <w:r w:rsidRPr="00D95180">
              <w:rPr>
                <w:sz w:val="22"/>
                <w:szCs w:val="22"/>
              </w:rPr>
              <w:t>i</w:t>
            </w:r>
            <w:r w:rsidR="005D01EC">
              <w:rPr>
                <w:sz w:val="22"/>
                <w:szCs w:val="22"/>
              </w:rPr>
              <w:t>/</w:t>
            </w:r>
            <w:r w:rsidRPr="00D95180">
              <w:rPr>
                <w:sz w:val="22"/>
                <w:szCs w:val="22"/>
              </w:rPr>
              <w:t>i</w:t>
            </w:r>
            <w:r w:rsidR="00A74CB1" w:rsidRPr="00D95180">
              <w:rPr>
                <w:sz w:val="22"/>
                <w:szCs w:val="22"/>
              </w:rPr>
              <w:t xml:space="preserve"> ~ </w:t>
            </w:r>
            <w:r w:rsidR="00651BD6">
              <w:rPr>
                <w:sz w:val="22"/>
                <w:szCs w:val="22"/>
              </w:rPr>
              <w:t>neljäns</w:t>
            </w:r>
            <w:r w:rsidR="005D01EC">
              <w:rPr>
                <w:sz w:val="22"/>
                <w:szCs w:val="22"/>
              </w:rPr>
              <w:t>/</w:t>
            </w:r>
            <w:r w:rsidR="00651BD6">
              <w:rPr>
                <w:sz w:val="22"/>
                <w:szCs w:val="22"/>
              </w:rPr>
              <w:t>i</w:t>
            </w:r>
            <w:r w:rsidR="005D01EC">
              <w:rPr>
                <w:sz w:val="22"/>
                <w:szCs w:val="22"/>
              </w:rPr>
              <w:t>/</w:t>
            </w:r>
            <w:r w:rsidR="00651BD6">
              <w:rPr>
                <w:sz w:val="22"/>
                <w:szCs w:val="22"/>
              </w:rPr>
              <w:t xml:space="preserve">ä </w:t>
            </w:r>
            <w:r w:rsidR="005D01EC">
              <w:rPr>
                <w:sz w:val="22"/>
                <w:szCs w:val="22"/>
              </w:rPr>
              <w:t>/</w:t>
            </w:r>
            <w:r w:rsidR="00651BD6">
              <w:rPr>
                <w:sz w:val="22"/>
                <w:szCs w:val="22"/>
              </w:rPr>
              <w:t xml:space="preserve"> neljess</w:t>
            </w:r>
            <w:r w:rsidR="005D01EC">
              <w:rPr>
                <w:sz w:val="22"/>
                <w:szCs w:val="22"/>
              </w:rPr>
              <w:t>/</w:t>
            </w:r>
            <w:r w:rsidR="00651BD6">
              <w:rPr>
                <w:sz w:val="22"/>
                <w:szCs w:val="22"/>
              </w:rPr>
              <w:t>i</w:t>
            </w:r>
            <w:r w:rsidR="005D01EC">
              <w:rPr>
                <w:sz w:val="22"/>
                <w:szCs w:val="22"/>
              </w:rPr>
              <w:t>/</w:t>
            </w:r>
            <w:r w:rsidR="00651BD6">
              <w:rPr>
                <w:sz w:val="22"/>
                <w:szCs w:val="22"/>
              </w:rPr>
              <w:t>i</w:t>
            </w:r>
            <w:r w:rsidR="00823D2D" w:rsidRPr="00D95180">
              <w:rPr>
                <w:sz w:val="22"/>
                <w:szCs w:val="22"/>
              </w:rPr>
              <w:t xml:space="preserve"> ~ neljäs</w:t>
            </w:r>
            <w:r w:rsidR="005D01EC">
              <w:rPr>
                <w:sz w:val="22"/>
                <w:szCs w:val="22"/>
              </w:rPr>
              <w:t>/</w:t>
            </w:r>
            <w:r w:rsidR="00823D2D" w:rsidRPr="00D95180">
              <w:rPr>
                <w:sz w:val="22"/>
                <w:szCs w:val="22"/>
              </w:rPr>
              <w:t>i</w:t>
            </w:r>
            <w:r w:rsidR="005D01EC">
              <w:rPr>
                <w:sz w:val="22"/>
                <w:szCs w:val="22"/>
              </w:rPr>
              <w:t>/</w:t>
            </w:r>
            <w:r w:rsidR="00823D2D" w:rsidRPr="00D95180">
              <w:rPr>
                <w:sz w:val="22"/>
                <w:szCs w:val="22"/>
              </w:rPr>
              <w:t>ä</w:t>
            </w:r>
          </w:p>
        </w:tc>
        <w:tc>
          <w:tcPr>
            <w:tcW w:w="0" w:type="auto"/>
          </w:tcPr>
          <w:p w14:paraId="05CF3F55" w14:textId="5D8C652A" w:rsidR="00823D2D" w:rsidRPr="00D95180" w:rsidRDefault="00823D2D" w:rsidP="00033685">
            <w:pPr>
              <w:spacing w:before="20" w:after="20"/>
              <w:rPr>
                <w:sz w:val="22"/>
                <w:szCs w:val="22"/>
              </w:rPr>
            </w:pPr>
            <w:r w:rsidRPr="00D95180">
              <w:rPr>
                <w:sz w:val="22"/>
                <w:szCs w:val="22"/>
              </w:rPr>
              <w:t>neljens</w:t>
            </w:r>
            <w:r w:rsidR="00033685">
              <w:rPr>
                <w:sz w:val="22"/>
                <w:szCs w:val="22"/>
              </w:rPr>
              <w:t>/</w:t>
            </w:r>
            <w:r w:rsidRPr="00D95180">
              <w:rPr>
                <w:sz w:val="22"/>
                <w:szCs w:val="22"/>
              </w:rPr>
              <w:t>i</w:t>
            </w:r>
            <w:r w:rsidR="00033685">
              <w:rPr>
                <w:sz w:val="22"/>
                <w:szCs w:val="22"/>
              </w:rPr>
              <w:t>/</w:t>
            </w:r>
            <w:r w:rsidRPr="00D95180">
              <w:rPr>
                <w:sz w:val="22"/>
                <w:szCs w:val="22"/>
              </w:rPr>
              <w:t>ssä ~ neljäns</w:t>
            </w:r>
            <w:r w:rsidR="00033685">
              <w:rPr>
                <w:sz w:val="22"/>
                <w:szCs w:val="22"/>
              </w:rPr>
              <w:t>/</w:t>
            </w:r>
            <w:r w:rsidRPr="00D95180">
              <w:rPr>
                <w:sz w:val="22"/>
                <w:szCs w:val="22"/>
              </w:rPr>
              <w:t>i</w:t>
            </w:r>
            <w:r w:rsidR="00033685">
              <w:rPr>
                <w:sz w:val="22"/>
                <w:szCs w:val="22"/>
              </w:rPr>
              <w:t>/</w:t>
            </w:r>
            <w:r w:rsidRPr="00D95180">
              <w:rPr>
                <w:sz w:val="22"/>
                <w:szCs w:val="22"/>
              </w:rPr>
              <w:t xml:space="preserve">ssä </w:t>
            </w:r>
            <w:r w:rsidR="00033685">
              <w:rPr>
                <w:sz w:val="22"/>
                <w:szCs w:val="22"/>
              </w:rPr>
              <w:t>/</w:t>
            </w:r>
            <w:r w:rsidRPr="00D95180">
              <w:rPr>
                <w:sz w:val="22"/>
                <w:szCs w:val="22"/>
              </w:rPr>
              <w:t xml:space="preserve"> neljes</w:t>
            </w:r>
            <w:r w:rsidR="00033685">
              <w:rPr>
                <w:sz w:val="22"/>
                <w:szCs w:val="22"/>
              </w:rPr>
              <w:t>/</w:t>
            </w:r>
            <w:r w:rsidRPr="00D95180">
              <w:rPr>
                <w:sz w:val="22"/>
                <w:szCs w:val="22"/>
              </w:rPr>
              <w:t>i</w:t>
            </w:r>
            <w:r w:rsidR="00033685">
              <w:rPr>
                <w:sz w:val="22"/>
                <w:szCs w:val="22"/>
              </w:rPr>
              <w:t>/</w:t>
            </w:r>
            <w:r w:rsidRPr="00D95180">
              <w:rPr>
                <w:sz w:val="22"/>
                <w:szCs w:val="22"/>
              </w:rPr>
              <w:t>ssä ~ neljäs</w:t>
            </w:r>
            <w:r w:rsidR="00033685">
              <w:rPr>
                <w:sz w:val="22"/>
                <w:szCs w:val="22"/>
              </w:rPr>
              <w:t>/</w:t>
            </w:r>
            <w:r w:rsidRPr="00D95180">
              <w:rPr>
                <w:sz w:val="22"/>
                <w:szCs w:val="22"/>
              </w:rPr>
              <w:t>i</w:t>
            </w:r>
            <w:r w:rsidR="00033685">
              <w:rPr>
                <w:sz w:val="22"/>
                <w:szCs w:val="22"/>
              </w:rPr>
              <w:t>/</w:t>
            </w:r>
            <w:r w:rsidRPr="00D95180">
              <w:rPr>
                <w:sz w:val="22"/>
                <w:szCs w:val="22"/>
              </w:rPr>
              <w:t xml:space="preserve">ssä </w:t>
            </w:r>
          </w:p>
        </w:tc>
      </w:tr>
      <w:tr w:rsidR="00823D2D" w:rsidRPr="00D95180" w14:paraId="13D752F0" w14:textId="77777777" w:rsidTr="00F02C93">
        <w:trPr>
          <w:cantSplit/>
        </w:trPr>
        <w:tc>
          <w:tcPr>
            <w:tcW w:w="0" w:type="auto"/>
          </w:tcPr>
          <w:p w14:paraId="5F87EE70" w14:textId="77777777" w:rsidR="00823D2D" w:rsidRPr="00D95180" w:rsidRDefault="00823D2D" w:rsidP="00634C6F">
            <w:pPr>
              <w:spacing w:before="20" w:after="20"/>
              <w:rPr>
                <w:sz w:val="22"/>
                <w:szCs w:val="22"/>
              </w:rPr>
            </w:pPr>
            <w:r w:rsidRPr="00D95180">
              <w:rPr>
                <w:sz w:val="22"/>
                <w:szCs w:val="22"/>
              </w:rPr>
              <w:t xml:space="preserve">5. </w:t>
            </w:r>
          </w:p>
        </w:tc>
        <w:tc>
          <w:tcPr>
            <w:tcW w:w="0" w:type="auto"/>
          </w:tcPr>
          <w:p w14:paraId="7CD322CA" w14:textId="77777777" w:rsidR="00823D2D" w:rsidRPr="00D95180" w:rsidRDefault="00823D2D" w:rsidP="00634C6F">
            <w:pPr>
              <w:spacing w:before="20" w:after="20"/>
              <w:rPr>
                <w:sz w:val="22"/>
                <w:szCs w:val="22"/>
              </w:rPr>
            </w:pPr>
            <w:r w:rsidRPr="00D95180">
              <w:rPr>
                <w:sz w:val="22"/>
                <w:szCs w:val="22"/>
              </w:rPr>
              <w:t>vii(đ)es</w:t>
            </w:r>
          </w:p>
        </w:tc>
        <w:tc>
          <w:tcPr>
            <w:tcW w:w="0" w:type="auto"/>
          </w:tcPr>
          <w:p w14:paraId="4AEA92FF" w14:textId="28E9F356" w:rsidR="00823D2D" w:rsidRPr="00D95180" w:rsidRDefault="00CF1ADE" w:rsidP="00634C6F">
            <w:pPr>
              <w:spacing w:before="20" w:after="20"/>
              <w:rPr>
                <w:sz w:val="22"/>
                <w:szCs w:val="22"/>
              </w:rPr>
            </w:pPr>
            <w:r>
              <w:rPr>
                <w:sz w:val="22"/>
                <w:szCs w:val="22"/>
              </w:rPr>
              <w:t>vii(đ)ene/n /</w:t>
            </w:r>
            <w:r w:rsidR="000A4B27">
              <w:rPr>
                <w:sz w:val="22"/>
                <w:szCs w:val="22"/>
              </w:rPr>
              <w:t xml:space="preserve"> </w:t>
            </w:r>
            <w:r w:rsidR="00823D2D" w:rsidRPr="00D95180">
              <w:rPr>
                <w:sz w:val="22"/>
                <w:szCs w:val="22"/>
              </w:rPr>
              <w:t>viitese</w:t>
            </w:r>
            <w:r>
              <w:rPr>
                <w:sz w:val="22"/>
                <w:szCs w:val="22"/>
              </w:rPr>
              <w:t>/</w:t>
            </w:r>
            <w:r w:rsidR="00823D2D" w:rsidRPr="00D95180">
              <w:rPr>
                <w:sz w:val="22"/>
                <w:szCs w:val="22"/>
              </w:rPr>
              <w:t>n</w:t>
            </w:r>
          </w:p>
        </w:tc>
        <w:tc>
          <w:tcPr>
            <w:tcW w:w="0" w:type="auto"/>
          </w:tcPr>
          <w:p w14:paraId="241624F8" w14:textId="48616CFC" w:rsidR="00823D2D" w:rsidRPr="00D95180" w:rsidRDefault="00823D2D" w:rsidP="00634C6F">
            <w:pPr>
              <w:spacing w:before="20" w:after="20"/>
              <w:rPr>
                <w:sz w:val="22"/>
                <w:szCs w:val="22"/>
              </w:rPr>
            </w:pPr>
            <w:r w:rsidRPr="00D95180">
              <w:rPr>
                <w:sz w:val="22"/>
                <w:szCs w:val="22"/>
              </w:rPr>
              <w:t>vii(đ)et</w:t>
            </w:r>
            <w:r w:rsidR="004F1D59">
              <w:rPr>
                <w:sz w:val="22"/>
                <w:szCs w:val="22"/>
              </w:rPr>
              <w:t>/tä /</w:t>
            </w:r>
            <w:r w:rsidRPr="00D95180">
              <w:rPr>
                <w:sz w:val="22"/>
                <w:szCs w:val="22"/>
              </w:rPr>
              <w:t xml:space="preserve"> vii(đ)es</w:t>
            </w:r>
            <w:r w:rsidR="004F1D59">
              <w:rPr>
                <w:sz w:val="22"/>
                <w:szCs w:val="22"/>
              </w:rPr>
              <w:t>/</w:t>
            </w:r>
            <w:r w:rsidRPr="00D95180">
              <w:rPr>
                <w:sz w:val="22"/>
                <w:szCs w:val="22"/>
              </w:rPr>
              <w:t>tä</w:t>
            </w:r>
          </w:p>
        </w:tc>
        <w:tc>
          <w:tcPr>
            <w:tcW w:w="0" w:type="auto"/>
          </w:tcPr>
          <w:p w14:paraId="0094F9E4" w14:textId="19C7F7C0" w:rsidR="00823D2D" w:rsidRPr="00D95180" w:rsidRDefault="00823D2D" w:rsidP="00EC5189">
            <w:pPr>
              <w:spacing w:before="20" w:after="20"/>
              <w:rPr>
                <w:sz w:val="22"/>
                <w:szCs w:val="22"/>
              </w:rPr>
            </w:pPr>
            <w:r w:rsidRPr="00D95180">
              <w:rPr>
                <w:sz w:val="22"/>
                <w:szCs w:val="22"/>
              </w:rPr>
              <w:t>vii(đ)ent</w:t>
            </w:r>
            <w:r w:rsidR="00EC5189">
              <w:rPr>
                <w:sz w:val="22"/>
                <w:szCs w:val="22"/>
              </w:rPr>
              <w:t>/</w:t>
            </w:r>
            <w:r w:rsidRPr="00D95180">
              <w:rPr>
                <w:sz w:val="22"/>
                <w:szCs w:val="22"/>
              </w:rPr>
              <w:t xml:space="preserve">heen </w:t>
            </w:r>
            <w:r w:rsidR="00EC5189">
              <w:rPr>
                <w:sz w:val="22"/>
                <w:szCs w:val="22"/>
              </w:rPr>
              <w:t>/</w:t>
            </w:r>
            <w:r w:rsidRPr="00D95180">
              <w:rPr>
                <w:sz w:val="22"/>
                <w:szCs w:val="22"/>
              </w:rPr>
              <w:t xml:space="preserve"> viites</w:t>
            </w:r>
            <w:r w:rsidR="00EC5189">
              <w:rPr>
                <w:sz w:val="22"/>
                <w:szCs w:val="22"/>
              </w:rPr>
              <w:t>/</w:t>
            </w:r>
            <w:r w:rsidRPr="00D95180">
              <w:rPr>
                <w:sz w:val="22"/>
                <w:szCs w:val="22"/>
              </w:rPr>
              <w:t>heen</w:t>
            </w:r>
          </w:p>
        </w:tc>
        <w:tc>
          <w:tcPr>
            <w:tcW w:w="0" w:type="auto"/>
          </w:tcPr>
          <w:p w14:paraId="6E43515A" w14:textId="084C2983" w:rsidR="00823D2D" w:rsidRPr="00D95180" w:rsidRDefault="00A22B52" w:rsidP="00C7743D">
            <w:pPr>
              <w:spacing w:before="20" w:after="20"/>
              <w:rPr>
                <w:sz w:val="22"/>
                <w:szCs w:val="22"/>
              </w:rPr>
            </w:pPr>
            <w:r w:rsidRPr="00D95180">
              <w:rPr>
                <w:sz w:val="22"/>
                <w:szCs w:val="22"/>
              </w:rPr>
              <w:t>viiđenss</w:t>
            </w:r>
            <w:r w:rsidR="005D01EC">
              <w:rPr>
                <w:sz w:val="22"/>
                <w:szCs w:val="22"/>
              </w:rPr>
              <w:t>/</w:t>
            </w:r>
            <w:r w:rsidRPr="00D95180">
              <w:rPr>
                <w:sz w:val="22"/>
                <w:szCs w:val="22"/>
              </w:rPr>
              <w:t>i</w:t>
            </w:r>
            <w:r w:rsidR="005D01EC">
              <w:rPr>
                <w:sz w:val="22"/>
                <w:szCs w:val="22"/>
              </w:rPr>
              <w:t>/</w:t>
            </w:r>
            <w:r w:rsidRPr="00D95180">
              <w:rPr>
                <w:sz w:val="22"/>
                <w:szCs w:val="22"/>
              </w:rPr>
              <w:t>i</w:t>
            </w:r>
            <w:r w:rsidR="00651BD6">
              <w:rPr>
                <w:sz w:val="22"/>
                <w:szCs w:val="22"/>
              </w:rPr>
              <w:t xml:space="preserve"> ~ vii</w:t>
            </w:r>
            <w:r w:rsidR="009B28F2">
              <w:rPr>
                <w:sz w:val="22"/>
                <w:szCs w:val="22"/>
              </w:rPr>
              <w:t>’</w:t>
            </w:r>
            <w:r w:rsidR="00651BD6">
              <w:rPr>
                <w:sz w:val="22"/>
                <w:szCs w:val="22"/>
              </w:rPr>
              <w:t>ens</w:t>
            </w:r>
            <w:r w:rsidR="005D01EC">
              <w:rPr>
                <w:sz w:val="22"/>
                <w:szCs w:val="22"/>
              </w:rPr>
              <w:t>/</w:t>
            </w:r>
            <w:r w:rsidR="00651BD6">
              <w:rPr>
                <w:sz w:val="22"/>
                <w:szCs w:val="22"/>
              </w:rPr>
              <w:t>i</w:t>
            </w:r>
            <w:r w:rsidR="005D01EC">
              <w:rPr>
                <w:sz w:val="22"/>
                <w:szCs w:val="22"/>
              </w:rPr>
              <w:t>/</w:t>
            </w:r>
            <w:r w:rsidR="00651BD6">
              <w:rPr>
                <w:sz w:val="22"/>
                <w:szCs w:val="22"/>
              </w:rPr>
              <w:t xml:space="preserve">ä </w:t>
            </w:r>
            <w:r w:rsidR="00C7743D">
              <w:rPr>
                <w:sz w:val="22"/>
                <w:szCs w:val="22"/>
              </w:rPr>
              <w:t>/</w:t>
            </w:r>
            <w:r w:rsidR="00651BD6">
              <w:rPr>
                <w:sz w:val="22"/>
                <w:szCs w:val="22"/>
              </w:rPr>
              <w:t xml:space="preserve"> viitess</w:t>
            </w:r>
            <w:r w:rsidR="00C7743D">
              <w:rPr>
                <w:sz w:val="22"/>
                <w:szCs w:val="22"/>
              </w:rPr>
              <w:t>/</w:t>
            </w:r>
            <w:r w:rsidR="00651BD6">
              <w:rPr>
                <w:sz w:val="22"/>
                <w:szCs w:val="22"/>
              </w:rPr>
              <w:t>i</w:t>
            </w:r>
            <w:r w:rsidR="00C7743D">
              <w:rPr>
                <w:sz w:val="22"/>
                <w:szCs w:val="22"/>
              </w:rPr>
              <w:t>/</w:t>
            </w:r>
            <w:r w:rsidR="00651BD6">
              <w:rPr>
                <w:sz w:val="22"/>
                <w:szCs w:val="22"/>
              </w:rPr>
              <w:t>i</w:t>
            </w:r>
            <w:r w:rsidR="00C06393" w:rsidRPr="00D95180">
              <w:rPr>
                <w:sz w:val="22"/>
                <w:szCs w:val="22"/>
              </w:rPr>
              <w:t xml:space="preserve"> ~ viites</w:t>
            </w:r>
            <w:r w:rsidR="00C7743D">
              <w:rPr>
                <w:sz w:val="22"/>
                <w:szCs w:val="22"/>
              </w:rPr>
              <w:t>/</w:t>
            </w:r>
            <w:r w:rsidR="00C06393" w:rsidRPr="00D95180">
              <w:rPr>
                <w:sz w:val="22"/>
                <w:szCs w:val="22"/>
              </w:rPr>
              <w:t>i</w:t>
            </w:r>
            <w:r w:rsidR="00C7743D">
              <w:rPr>
                <w:sz w:val="22"/>
                <w:szCs w:val="22"/>
              </w:rPr>
              <w:t>/</w:t>
            </w:r>
            <w:r w:rsidR="00C06393" w:rsidRPr="00D95180">
              <w:rPr>
                <w:sz w:val="22"/>
                <w:szCs w:val="22"/>
              </w:rPr>
              <w:t>ä</w:t>
            </w:r>
          </w:p>
        </w:tc>
        <w:tc>
          <w:tcPr>
            <w:tcW w:w="0" w:type="auto"/>
          </w:tcPr>
          <w:p w14:paraId="2794EC60" w14:textId="19A6F91B" w:rsidR="00823D2D" w:rsidRPr="00D95180" w:rsidRDefault="00823D2D" w:rsidP="00033685">
            <w:pPr>
              <w:spacing w:before="20" w:after="20"/>
              <w:rPr>
                <w:sz w:val="22"/>
                <w:szCs w:val="22"/>
              </w:rPr>
            </w:pPr>
            <w:r w:rsidRPr="00D95180">
              <w:rPr>
                <w:sz w:val="22"/>
                <w:szCs w:val="22"/>
              </w:rPr>
              <w:t>vii(đ)ens</w:t>
            </w:r>
            <w:r w:rsidR="00033685">
              <w:rPr>
                <w:sz w:val="22"/>
                <w:szCs w:val="22"/>
              </w:rPr>
              <w:t>/</w:t>
            </w:r>
            <w:r w:rsidRPr="00D95180">
              <w:rPr>
                <w:sz w:val="22"/>
                <w:szCs w:val="22"/>
              </w:rPr>
              <w:t>i</w:t>
            </w:r>
            <w:r w:rsidR="00033685">
              <w:rPr>
                <w:sz w:val="22"/>
                <w:szCs w:val="22"/>
              </w:rPr>
              <w:t>/</w:t>
            </w:r>
            <w:r w:rsidRPr="00D95180">
              <w:rPr>
                <w:sz w:val="22"/>
                <w:szCs w:val="22"/>
              </w:rPr>
              <w:t xml:space="preserve">ssä </w:t>
            </w:r>
            <w:r w:rsidR="00033685">
              <w:rPr>
                <w:sz w:val="22"/>
                <w:szCs w:val="22"/>
              </w:rPr>
              <w:t>/</w:t>
            </w:r>
            <w:r w:rsidRPr="00D95180">
              <w:rPr>
                <w:sz w:val="22"/>
                <w:szCs w:val="22"/>
              </w:rPr>
              <w:t xml:space="preserve"> viites</w:t>
            </w:r>
            <w:r w:rsidR="00033685">
              <w:rPr>
                <w:sz w:val="22"/>
                <w:szCs w:val="22"/>
              </w:rPr>
              <w:t>/</w:t>
            </w:r>
            <w:r w:rsidRPr="00D95180">
              <w:rPr>
                <w:sz w:val="22"/>
                <w:szCs w:val="22"/>
              </w:rPr>
              <w:t>i</w:t>
            </w:r>
            <w:r w:rsidR="00033685">
              <w:rPr>
                <w:sz w:val="22"/>
                <w:szCs w:val="22"/>
              </w:rPr>
              <w:t>/</w:t>
            </w:r>
            <w:r w:rsidRPr="00D95180">
              <w:rPr>
                <w:sz w:val="22"/>
                <w:szCs w:val="22"/>
              </w:rPr>
              <w:t>ssä</w:t>
            </w:r>
          </w:p>
        </w:tc>
      </w:tr>
      <w:tr w:rsidR="00823D2D" w:rsidRPr="00D95180" w14:paraId="1653B2A4" w14:textId="77777777" w:rsidTr="00F02C93">
        <w:trPr>
          <w:cantSplit/>
        </w:trPr>
        <w:tc>
          <w:tcPr>
            <w:tcW w:w="0" w:type="auto"/>
          </w:tcPr>
          <w:p w14:paraId="67BEDFD6" w14:textId="77777777" w:rsidR="00823D2D" w:rsidRPr="00D95180" w:rsidRDefault="00823D2D" w:rsidP="00634C6F">
            <w:pPr>
              <w:spacing w:before="20" w:after="20"/>
              <w:rPr>
                <w:sz w:val="22"/>
                <w:szCs w:val="22"/>
              </w:rPr>
            </w:pPr>
            <w:r w:rsidRPr="00D95180">
              <w:rPr>
                <w:sz w:val="22"/>
                <w:szCs w:val="22"/>
              </w:rPr>
              <w:t>7.</w:t>
            </w:r>
          </w:p>
        </w:tc>
        <w:tc>
          <w:tcPr>
            <w:tcW w:w="0" w:type="auto"/>
          </w:tcPr>
          <w:p w14:paraId="209E04FD" w14:textId="0E9B449D" w:rsidR="00823D2D" w:rsidRPr="00D95180" w:rsidRDefault="00823D2D" w:rsidP="00634C6F">
            <w:pPr>
              <w:spacing w:before="20" w:after="20"/>
              <w:rPr>
                <w:sz w:val="22"/>
                <w:szCs w:val="22"/>
              </w:rPr>
            </w:pPr>
            <w:r w:rsidRPr="00D95180">
              <w:rPr>
                <w:sz w:val="22"/>
                <w:szCs w:val="22"/>
              </w:rPr>
              <w:t>seittemes</w:t>
            </w:r>
            <w:r w:rsidR="00EC7422" w:rsidRPr="00D95180">
              <w:rPr>
                <w:sz w:val="22"/>
                <w:szCs w:val="22"/>
              </w:rPr>
              <w:t xml:space="preserve"> ~ seittemäs</w:t>
            </w:r>
          </w:p>
        </w:tc>
        <w:tc>
          <w:tcPr>
            <w:tcW w:w="0" w:type="auto"/>
          </w:tcPr>
          <w:p w14:paraId="69321521" w14:textId="3C5D42DB" w:rsidR="00823D2D" w:rsidRPr="00D95180" w:rsidRDefault="00823D2D" w:rsidP="00634C6F">
            <w:pPr>
              <w:spacing w:before="20" w:after="20"/>
              <w:rPr>
                <w:sz w:val="22"/>
                <w:szCs w:val="22"/>
              </w:rPr>
            </w:pPr>
            <w:r w:rsidRPr="00D95180">
              <w:rPr>
                <w:sz w:val="22"/>
                <w:szCs w:val="22"/>
              </w:rPr>
              <w:t>seittemenne</w:t>
            </w:r>
            <w:r w:rsidR="00CF1ADE">
              <w:rPr>
                <w:sz w:val="22"/>
                <w:szCs w:val="22"/>
              </w:rPr>
              <w:t>/</w:t>
            </w:r>
            <w:r w:rsidR="004A5526" w:rsidRPr="00D95180">
              <w:rPr>
                <w:sz w:val="22"/>
                <w:szCs w:val="22"/>
              </w:rPr>
              <w:t>n ~ seittemänne</w:t>
            </w:r>
            <w:r w:rsidR="00CF1ADE">
              <w:rPr>
                <w:sz w:val="22"/>
                <w:szCs w:val="22"/>
              </w:rPr>
              <w:t>/</w:t>
            </w:r>
            <w:r w:rsidR="004A5526" w:rsidRPr="00D95180">
              <w:rPr>
                <w:sz w:val="22"/>
                <w:szCs w:val="22"/>
              </w:rPr>
              <w:t xml:space="preserve">n </w:t>
            </w:r>
            <w:r w:rsidR="00CF1ADE">
              <w:rPr>
                <w:sz w:val="22"/>
                <w:szCs w:val="22"/>
              </w:rPr>
              <w:t>/</w:t>
            </w:r>
            <w:r w:rsidR="004A5526" w:rsidRPr="00D95180">
              <w:rPr>
                <w:sz w:val="22"/>
                <w:szCs w:val="22"/>
              </w:rPr>
              <w:t xml:space="preserve"> seittemese</w:t>
            </w:r>
            <w:r w:rsidR="00CF1ADE">
              <w:rPr>
                <w:sz w:val="22"/>
                <w:szCs w:val="22"/>
              </w:rPr>
              <w:t>/</w:t>
            </w:r>
            <w:r w:rsidR="004A5526" w:rsidRPr="00D95180">
              <w:rPr>
                <w:sz w:val="22"/>
                <w:szCs w:val="22"/>
              </w:rPr>
              <w:t>n ~ seittemäse</w:t>
            </w:r>
            <w:r w:rsidR="00CF1ADE">
              <w:rPr>
                <w:sz w:val="22"/>
                <w:szCs w:val="22"/>
              </w:rPr>
              <w:t>/</w:t>
            </w:r>
            <w:r w:rsidR="004A5526" w:rsidRPr="00D95180">
              <w:rPr>
                <w:sz w:val="22"/>
                <w:szCs w:val="22"/>
              </w:rPr>
              <w:t>n</w:t>
            </w:r>
          </w:p>
        </w:tc>
        <w:tc>
          <w:tcPr>
            <w:tcW w:w="0" w:type="auto"/>
          </w:tcPr>
          <w:p w14:paraId="41618E2C" w14:textId="7CE6749B" w:rsidR="00823D2D" w:rsidRPr="00D95180" w:rsidRDefault="00823D2D" w:rsidP="004F1D59">
            <w:pPr>
              <w:spacing w:before="20" w:after="20"/>
              <w:rPr>
                <w:sz w:val="22"/>
                <w:szCs w:val="22"/>
              </w:rPr>
            </w:pPr>
            <w:r w:rsidRPr="00D95180">
              <w:rPr>
                <w:sz w:val="22"/>
                <w:szCs w:val="22"/>
              </w:rPr>
              <w:t>seittemet</w:t>
            </w:r>
            <w:r w:rsidR="004F1D59">
              <w:rPr>
                <w:sz w:val="22"/>
                <w:szCs w:val="22"/>
              </w:rPr>
              <w:t>/</w:t>
            </w:r>
            <w:r w:rsidRPr="00D95180">
              <w:rPr>
                <w:sz w:val="22"/>
                <w:szCs w:val="22"/>
              </w:rPr>
              <w:t>tä ~ seittemät</w:t>
            </w:r>
            <w:r w:rsidR="002E5C0F">
              <w:rPr>
                <w:sz w:val="22"/>
                <w:szCs w:val="22"/>
              </w:rPr>
              <w:t>/</w:t>
            </w:r>
            <w:r w:rsidRPr="00D95180">
              <w:rPr>
                <w:sz w:val="22"/>
                <w:szCs w:val="22"/>
              </w:rPr>
              <w:t>tä</w:t>
            </w:r>
            <w:r w:rsidR="006326D7" w:rsidRPr="00D95180">
              <w:rPr>
                <w:sz w:val="22"/>
                <w:szCs w:val="22"/>
              </w:rPr>
              <w:t xml:space="preserve"> </w:t>
            </w:r>
            <w:r w:rsidR="004F1D59">
              <w:rPr>
                <w:sz w:val="22"/>
                <w:szCs w:val="22"/>
              </w:rPr>
              <w:t>/</w:t>
            </w:r>
            <w:r w:rsidR="006326D7" w:rsidRPr="00D95180">
              <w:rPr>
                <w:sz w:val="22"/>
                <w:szCs w:val="22"/>
              </w:rPr>
              <w:t xml:space="preserve"> seittemes</w:t>
            </w:r>
            <w:r w:rsidR="004F1D59">
              <w:rPr>
                <w:sz w:val="22"/>
                <w:szCs w:val="22"/>
              </w:rPr>
              <w:t>/</w:t>
            </w:r>
            <w:r w:rsidR="006326D7" w:rsidRPr="00D95180">
              <w:rPr>
                <w:sz w:val="22"/>
                <w:szCs w:val="22"/>
              </w:rPr>
              <w:t>tä ~ seittemäs</w:t>
            </w:r>
            <w:r w:rsidR="004F1D59">
              <w:rPr>
                <w:sz w:val="22"/>
                <w:szCs w:val="22"/>
              </w:rPr>
              <w:t>/</w:t>
            </w:r>
            <w:r w:rsidR="006326D7" w:rsidRPr="00D95180">
              <w:rPr>
                <w:sz w:val="22"/>
                <w:szCs w:val="22"/>
              </w:rPr>
              <w:t>tä</w:t>
            </w:r>
          </w:p>
        </w:tc>
        <w:tc>
          <w:tcPr>
            <w:tcW w:w="0" w:type="auto"/>
          </w:tcPr>
          <w:p w14:paraId="5697F923" w14:textId="5AB15F90" w:rsidR="00823D2D" w:rsidRPr="00D95180" w:rsidRDefault="00823D2D" w:rsidP="00EC5189">
            <w:pPr>
              <w:spacing w:before="20" w:after="20"/>
              <w:rPr>
                <w:sz w:val="22"/>
                <w:szCs w:val="22"/>
              </w:rPr>
            </w:pPr>
            <w:r w:rsidRPr="00D95180">
              <w:rPr>
                <w:sz w:val="22"/>
                <w:szCs w:val="22"/>
              </w:rPr>
              <w:t>seittement</w:t>
            </w:r>
            <w:r w:rsidR="00EC5189">
              <w:rPr>
                <w:sz w:val="22"/>
                <w:szCs w:val="22"/>
              </w:rPr>
              <w:t>/</w:t>
            </w:r>
            <w:r w:rsidRPr="00D95180">
              <w:rPr>
                <w:sz w:val="22"/>
                <w:szCs w:val="22"/>
              </w:rPr>
              <w:t>heen ~ seittemänt</w:t>
            </w:r>
            <w:r w:rsidR="00EC5189">
              <w:rPr>
                <w:sz w:val="22"/>
                <w:szCs w:val="22"/>
              </w:rPr>
              <w:t>/</w:t>
            </w:r>
            <w:r w:rsidRPr="00D95180">
              <w:rPr>
                <w:sz w:val="22"/>
                <w:szCs w:val="22"/>
              </w:rPr>
              <w:t xml:space="preserve">heen </w:t>
            </w:r>
            <w:r w:rsidR="00EC5189">
              <w:rPr>
                <w:sz w:val="22"/>
                <w:szCs w:val="22"/>
              </w:rPr>
              <w:t>/</w:t>
            </w:r>
            <w:r w:rsidRPr="00D95180">
              <w:rPr>
                <w:sz w:val="22"/>
                <w:szCs w:val="22"/>
              </w:rPr>
              <w:t xml:space="preserve"> seittemes</w:t>
            </w:r>
            <w:r w:rsidR="00EC5189">
              <w:rPr>
                <w:sz w:val="22"/>
                <w:szCs w:val="22"/>
              </w:rPr>
              <w:t>/</w:t>
            </w:r>
            <w:r w:rsidRPr="00D95180">
              <w:rPr>
                <w:sz w:val="22"/>
                <w:szCs w:val="22"/>
              </w:rPr>
              <w:t>heen ~ seittemäs</w:t>
            </w:r>
            <w:r w:rsidR="00EC5189">
              <w:rPr>
                <w:sz w:val="22"/>
                <w:szCs w:val="22"/>
              </w:rPr>
              <w:t>/</w:t>
            </w:r>
            <w:r w:rsidRPr="00D95180">
              <w:rPr>
                <w:sz w:val="22"/>
                <w:szCs w:val="22"/>
              </w:rPr>
              <w:t>heen</w:t>
            </w:r>
          </w:p>
        </w:tc>
        <w:tc>
          <w:tcPr>
            <w:tcW w:w="0" w:type="auto"/>
          </w:tcPr>
          <w:p w14:paraId="1F3D94AD" w14:textId="338B62F5" w:rsidR="00823D2D" w:rsidRPr="00D95180" w:rsidRDefault="00823D2D" w:rsidP="00C7743D">
            <w:pPr>
              <w:spacing w:before="20" w:after="20"/>
              <w:rPr>
                <w:sz w:val="22"/>
                <w:szCs w:val="22"/>
              </w:rPr>
            </w:pPr>
            <w:r w:rsidRPr="00D95180">
              <w:rPr>
                <w:sz w:val="22"/>
                <w:szCs w:val="22"/>
              </w:rPr>
              <w:t>seittemenss</w:t>
            </w:r>
            <w:r w:rsidR="00C7743D">
              <w:rPr>
                <w:sz w:val="22"/>
                <w:szCs w:val="22"/>
              </w:rPr>
              <w:t>/</w:t>
            </w:r>
            <w:r w:rsidRPr="00D95180">
              <w:rPr>
                <w:sz w:val="22"/>
                <w:szCs w:val="22"/>
              </w:rPr>
              <w:t>i</w:t>
            </w:r>
            <w:r w:rsidR="00C7743D">
              <w:rPr>
                <w:sz w:val="22"/>
                <w:szCs w:val="22"/>
              </w:rPr>
              <w:t>/</w:t>
            </w:r>
            <w:r w:rsidRPr="00D95180">
              <w:rPr>
                <w:sz w:val="22"/>
                <w:szCs w:val="22"/>
              </w:rPr>
              <w:t>i</w:t>
            </w:r>
            <w:r w:rsidR="00651BD6">
              <w:rPr>
                <w:sz w:val="22"/>
                <w:szCs w:val="22"/>
              </w:rPr>
              <w:t xml:space="preserve"> ~ seittemäns</w:t>
            </w:r>
            <w:r w:rsidR="00C7743D">
              <w:rPr>
                <w:sz w:val="22"/>
                <w:szCs w:val="22"/>
              </w:rPr>
              <w:t>/</w:t>
            </w:r>
            <w:r w:rsidR="00651BD6">
              <w:rPr>
                <w:sz w:val="22"/>
                <w:szCs w:val="22"/>
              </w:rPr>
              <w:t>i</w:t>
            </w:r>
            <w:r w:rsidR="00C7743D">
              <w:rPr>
                <w:sz w:val="22"/>
                <w:szCs w:val="22"/>
              </w:rPr>
              <w:t>/</w:t>
            </w:r>
            <w:r w:rsidR="00651BD6">
              <w:rPr>
                <w:sz w:val="22"/>
                <w:szCs w:val="22"/>
              </w:rPr>
              <w:t xml:space="preserve">ä </w:t>
            </w:r>
            <w:r w:rsidR="00C7743D">
              <w:rPr>
                <w:sz w:val="22"/>
                <w:szCs w:val="22"/>
              </w:rPr>
              <w:t>/</w:t>
            </w:r>
            <w:r w:rsidR="00651BD6">
              <w:rPr>
                <w:sz w:val="22"/>
                <w:szCs w:val="22"/>
              </w:rPr>
              <w:t xml:space="preserve"> seittemess</w:t>
            </w:r>
            <w:r w:rsidR="00C7743D">
              <w:rPr>
                <w:sz w:val="22"/>
                <w:szCs w:val="22"/>
              </w:rPr>
              <w:t>/</w:t>
            </w:r>
            <w:r w:rsidR="00651BD6">
              <w:rPr>
                <w:sz w:val="22"/>
                <w:szCs w:val="22"/>
              </w:rPr>
              <w:t>i</w:t>
            </w:r>
            <w:r w:rsidR="00C7743D">
              <w:rPr>
                <w:sz w:val="22"/>
                <w:szCs w:val="22"/>
              </w:rPr>
              <w:t>/</w:t>
            </w:r>
            <w:r w:rsidR="00651BD6">
              <w:rPr>
                <w:sz w:val="22"/>
                <w:szCs w:val="22"/>
              </w:rPr>
              <w:t>i</w:t>
            </w:r>
            <w:r w:rsidR="006326D7" w:rsidRPr="00D95180">
              <w:rPr>
                <w:sz w:val="22"/>
                <w:szCs w:val="22"/>
              </w:rPr>
              <w:t xml:space="preserve"> ~ seittemäs</w:t>
            </w:r>
            <w:r w:rsidR="00C7743D">
              <w:rPr>
                <w:sz w:val="22"/>
                <w:szCs w:val="22"/>
              </w:rPr>
              <w:t>/</w:t>
            </w:r>
            <w:r w:rsidR="006326D7" w:rsidRPr="00D95180">
              <w:rPr>
                <w:sz w:val="22"/>
                <w:szCs w:val="22"/>
              </w:rPr>
              <w:t>i</w:t>
            </w:r>
            <w:r w:rsidR="00C7743D">
              <w:rPr>
                <w:sz w:val="22"/>
                <w:szCs w:val="22"/>
              </w:rPr>
              <w:t>/</w:t>
            </w:r>
            <w:r w:rsidR="006326D7" w:rsidRPr="00D95180">
              <w:rPr>
                <w:sz w:val="22"/>
                <w:szCs w:val="22"/>
              </w:rPr>
              <w:t>ä</w:t>
            </w:r>
          </w:p>
        </w:tc>
        <w:tc>
          <w:tcPr>
            <w:tcW w:w="0" w:type="auto"/>
          </w:tcPr>
          <w:p w14:paraId="187D65F9" w14:textId="35F95081" w:rsidR="00823D2D" w:rsidRPr="00D95180" w:rsidRDefault="00823D2D" w:rsidP="00033685">
            <w:pPr>
              <w:spacing w:before="20" w:after="20"/>
              <w:rPr>
                <w:sz w:val="22"/>
                <w:szCs w:val="22"/>
              </w:rPr>
            </w:pPr>
            <w:r w:rsidRPr="00D95180">
              <w:rPr>
                <w:sz w:val="22"/>
                <w:szCs w:val="22"/>
              </w:rPr>
              <w:t>seittemens</w:t>
            </w:r>
            <w:r w:rsidR="00033685">
              <w:rPr>
                <w:sz w:val="22"/>
                <w:szCs w:val="22"/>
              </w:rPr>
              <w:t>/</w:t>
            </w:r>
            <w:r w:rsidRPr="00D95180">
              <w:rPr>
                <w:sz w:val="22"/>
                <w:szCs w:val="22"/>
              </w:rPr>
              <w:t>i</w:t>
            </w:r>
            <w:r w:rsidR="00033685">
              <w:rPr>
                <w:sz w:val="22"/>
                <w:szCs w:val="22"/>
              </w:rPr>
              <w:t>/</w:t>
            </w:r>
            <w:r w:rsidRPr="00D95180">
              <w:rPr>
                <w:sz w:val="22"/>
                <w:szCs w:val="22"/>
              </w:rPr>
              <w:t>ssä ~ seittemäns</w:t>
            </w:r>
            <w:r w:rsidR="00033685">
              <w:rPr>
                <w:sz w:val="22"/>
                <w:szCs w:val="22"/>
              </w:rPr>
              <w:t>/</w:t>
            </w:r>
            <w:r w:rsidRPr="00D95180">
              <w:rPr>
                <w:sz w:val="22"/>
                <w:szCs w:val="22"/>
              </w:rPr>
              <w:t>i</w:t>
            </w:r>
            <w:r w:rsidR="00033685">
              <w:rPr>
                <w:sz w:val="22"/>
                <w:szCs w:val="22"/>
              </w:rPr>
              <w:t>/</w:t>
            </w:r>
            <w:r w:rsidRPr="00D95180">
              <w:rPr>
                <w:sz w:val="22"/>
                <w:szCs w:val="22"/>
              </w:rPr>
              <w:t xml:space="preserve">ssä </w:t>
            </w:r>
            <w:r w:rsidR="00033685">
              <w:rPr>
                <w:sz w:val="22"/>
                <w:szCs w:val="22"/>
              </w:rPr>
              <w:t>/</w:t>
            </w:r>
            <w:r w:rsidRPr="00D95180">
              <w:rPr>
                <w:sz w:val="22"/>
                <w:szCs w:val="22"/>
              </w:rPr>
              <w:t xml:space="preserve"> seittemes</w:t>
            </w:r>
            <w:r w:rsidR="00033685">
              <w:rPr>
                <w:sz w:val="22"/>
                <w:szCs w:val="22"/>
              </w:rPr>
              <w:t>/</w:t>
            </w:r>
            <w:r w:rsidRPr="00D95180">
              <w:rPr>
                <w:sz w:val="22"/>
                <w:szCs w:val="22"/>
              </w:rPr>
              <w:t>i</w:t>
            </w:r>
            <w:r w:rsidR="00033685">
              <w:rPr>
                <w:sz w:val="22"/>
                <w:szCs w:val="22"/>
              </w:rPr>
              <w:t>/</w:t>
            </w:r>
            <w:r w:rsidRPr="00D95180">
              <w:rPr>
                <w:sz w:val="22"/>
                <w:szCs w:val="22"/>
              </w:rPr>
              <w:t>ssä ~ seittemäs</w:t>
            </w:r>
            <w:r w:rsidR="00033685">
              <w:rPr>
                <w:sz w:val="22"/>
                <w:szCs w:val="22"/>
              </w:rPr>
              <w:t>/</w:t>
            </w:r>
            <w:r w:rsidRPr="00D95180">
              <w:rPr>
                <w:sz w:val="22"/>
                <w:szCs w:val="22"/>
              </w:rPr>
              <w:t>i</w:t>
            </w:r>
            <w:r w:rsidR="00033685">
              <w:rPr>
                <w:sz w:val="22"/>
                <w:szCs w:val="22"/>
              </w:rPr>
              <w:t>/</w:t>
            </w:r>
            <w:r w:rsidRPr="00D95180">
              <w:rPr>
                <w:sz w:val="22"/>
                <w:szCs w:val="22"/>
              </w:rPr>
              <w:t>ssä</w:t>
            </w:r>
          </w:p>
        </w:tc>
      </w:tr>
      <w:tr w:rsidR="006E1E02" w:rsidRPr="00D95180" w14:paraId="10EBF83E" w14:textId="77777777" w:rsidTr="00F02C93">
        <w:trPr>
          <w:cantSplit/>
        </w:trPr>
        <w:tc>
          <w:tcPr>
            <w:tcW w:w="0" w:type="auto"/>
          </w:tcPr>
          <w:p w14:paraId="698461F1" w14:textId="479F0A89" w:rsidR="006E1E02" w:rsidRPr="00D95180" w:rsidRDefault="006E1E02" w:rsidP="00634C6F">
            <w:pPr>
              <w:spacing w:before="20" w:after="20"/>
              <w:rPr>
                <w:sz w:val="22"/>
                <w:szCs w:val="22"/>
              </w:rPr>
            </w:pPr>
            <w:r>
              <w:rPr>
                <w:sz w:val="22"/>
                <w:szCs w:val="22"/>
              </w:rPr>
              <w:t>8.</w:t>
            </w:r>
          </w:p>
        </w:tc>
        <w:tc>
          <w:tcPr>
            <w:tcW w:w="0" w:type="auto"/>
          </w:tcPr>
          <w:p w14:paraId="4A22435B" w14:textId="16EF748D" w:rsidR="00E52EDC" w:rsidRDefault="00656A60" w:rsidP="00634C6F">
            <w:pPr>
              <w:spacing w:before="20" w:after="20"/>
              <w:rPr>
                <w:sz w:val="22"/>
                <w:szCs w:val="22"/>
              </w:rPr>
            </w:pPr>
            <w:r>
              <w:rPr>
                <w:sz w:val="22"/>
                <w:szCs w:val="22"/>
              </w:rPr>
              <w:t>kahđ</w:t>
            </w:r>
            <w:r w:rsidR="00E52EDC">
              <w:rPr>
                <w:sz w:val="22"/>
                <w:szCs w:val="22"/>
              </w:rPr>
              <w:t>ekses ~</w:t>
            </w:r>
          </w:p>
          <w:p w14:paraId="16AE3D3C" w14:textId="611ADEA3" w:rsidR="006E1E02" w:rsidRPr="00D95180" w:rsidRDefault="00E52EDC" w:rsidP="00634C6F">
            <w:pPr>
              <w:spacing w:before="20" w:after="20"/>
              <w:rPr>
                <w:sz w:val="22"/>
                <w:szCs w:val="22"/>
              </w:rPr>
            </w:pPr>
            <w:r>
              <w:rPr>
                <w:sz w:val="22"/>
                <w:szCs w:val="22"/>
              </w:rPr>
              <w:t>kah</w:t>
            </w:r>
            <w:r w:rsidR="006E1E02">
              <w:rPr>
                <w:sz w:val="22"/>
                <w:szCs w:val="22"/>
              </w:rPr>
              <w:t>eksas</w:t>
            </w:r>
          </w:p>
        </w:tc>
        <w:tc>
          <w:tcPr>
            <w:tcW w:w="0" w:type="auto"/>
          </w:tcPr>
          <w:p w14:paraId="356FE2BE" w14:textId="060A4DA9" w:rsidR="006E1E02" w:rsidRPr="00D95180" w:rsidRDefault="00656A60" w:rsidP="00634C6F">
            <w:pPr>
              <w:spacing w:before="20" w:after="20"/>
              <w:rPr>
                <w:sz w:val="22"/>
                <w:szCs w:val="22"/>
              </w:rPr>
            </w:pPr>
            <w:r>
              <w:rPr>
                <w:sz w:val="22"/>
                <w:szCs w:val="22"/>
              </w:rPr>
              <w:t>kahđ</w:t>
            </w:r>
            <w:r w:rsidR="00E52EDC">
              <w:rPr>
                <w:sz w:val="22"/>
                <w:szCs w:val="22"/>
              </w:rPr>
              <w:t>eksenne/n ~ kaheksanne/n / kahđeksese/n ~ kaheksase/n</w:t>
            </w:r>
          </w:p>
        </w:tc>
        <w:tc>
          <w:tcPr>
            <w:tcW w:w="0" w:type="auto"/>
          </w:tcPr>
          <w:p w14:paraId="205A527D" w14:textId="6B19EC09" w:rsidR="006E1E02" w:rsidRPr="00D95180" w:rsidRDefault="00E52EDC" w:rsidP="004F1D59">
            <w:pPr>
              <w:spacing w:before="20" w:after="20"/>
              <w:rPr>
                <w:sz w:val="22"/>
                <w:szCs w:val="22"/>
              </w:rPr>
            </w:pPr>
            <w:r>
              <w:rPr>
                <w:sz w:val="22"/>
                <w:szCs w:val="22"/>
              </w:rPr>
              <w:t xml:space="preserve">kahđekset/ta </w:t>
            </w:r>
            <w:r w:rsidR="00B66A0B">
              <w:rPr>
                <w:sz w:val="22"/>
                <w:szCs w:val="22"/>
              </w:rPr>
              <w:t>~ kaheksat/ta / kahđekse</w:t>
            </w:r>
            <w:r>
              <w:rPr>
                <w:sz w:val="22"/>
                <w:szCs w:val="22"/>
              </w:rPr>
              <w:t xml:space="preserve">s/ta </w:t>
            </w:r>
            <w:r w:rsidR="00B66A0B">
              <w:rPr>
                <w:sz w:val="22"/>
                <w:szCs w:val="22"/>
              </w:rPr>
              <w:t>~ kaheksas</w:t>
            </w:r>
            <w:r>
              <w:rPr>
                <w:sz w:val="22"/>
                <w:szCs w:val="22"/>
              </w:rPr>
              <w:t>/ta</w:t>
            </w:r>
          </w:p>
        </w:tc>
        <w:tc>
          <w:tcPr>
            <w:tcW w:w="0" w:type="auto"/>
          </w:tcPr>
          <w:p w14:paraId="441B597B" w14:textId="32FFD15A" w:rsidR="006E1E02" w:rsidRPr="00D95180" w:rsidRDefault="00E52EDC" w:rsidP="00EC5189">
            <w:pPr>
              <w:spacing w:before="20" w:after="20"/>
              <w:rPr>
                <w:sz w:val="22"/>
                <w:szCs w:val="22"/>
              </w:rPr>
            </w:pPr>
            <w:r>
              <w:rPr>
                <w:sz w:val="22"/>
                <w:szCs w:val="22"/>
              </w:rPr>
              <w:t>kahđeksent/heen ~ kaheksant/heen / kahđekses/heen ~ kaheksas/heen</w:t>
            </w:r>
          </w:p>
        </w:tc>
        <w:tc>
          <w:tcPr>
            <w:tcW w:w="0" w:type="auto"/>
          </w:tcPr>
          <w:p w14:paraId="684495E1" w14:textId="23F2EBAA" w:rsidR="006E1E02" w:rsidRPr="00D95180" w:rsidRDefault="00B66A0B" w:rsidP="00C7743D">
            <w:pPr>
              <w:spacing w:before="20" w:after="20"/>
              <w:rPr>
                <w:sz w:val="22"/>
                <w:szCs w:val="22"/>
              </w:rPr>
            </w:pPr>
            <w:r>
              <w:rPr>
                <w:sz w:val="22"/>
                <w:szCs w:val="22"/>
              </w:rPr>
              <w:t>kahđeksanss/i/i ~ kaheksans/i/a / kahđeksess/i/i ~ kaheksas/i</w:t>
            </w:r>
            <w:r w:rsidR="004F161A">
              <w:rPr>
                <w:sz w:val="22"/>
                <w:szCs w:val="22"/>
              </w:rPr>
              <w:t>/</w:t>
            </w:r>
            <w:r>
              <w:rPr>
                <w:sz w:val="22"/>
                <w:szCs w:val="22"/>
              </w:rPr>
              <w:t>a</w:t>
            </w:r>
          </w:p>
        </w:tc>
        <w:tc>
          <w:tcPr>
            <w:tcW w:w="0" w:type="auto"/>
          </w:tcPr>
          <w:p w14:paraId="2A36BC8B" w14:textId="2182BBD3" w:rsidR="006E1E02" w:rsidRPr="00D95180" w:rsidRDefault="00B66A0B" w:rsidP="00033685">
            <w:pPr>
              <w:spacing w:before="20" w:after="20"/>
              <w:rPr>
                <w:sz w:val="22"/>
                <w:szCs w:val="22"/>
              </w:rPr>
            </w:pPr>
            <w:r>
              <w:rPr>
                <w:sz w:val="22"/>
                <w:szCs w:val="22"/>
              </w:rPr>
              <w:t>kahđeksen</w:t>
            </w:r>
            <w:r w:rsidR="00D92D2D">
              <w:rPr>
                <w:sz w:val="22"/>
                <w:szCs w:val="22"/>
              </w:rPr>
              <w:t>s/i/ssa ~ kaheksans/i/ssa / kahđ</w:t>
            </w:r>
            <w:r>
              <w:rPr>
                <w:sz w:val="22"/>
                <w:szCs w:val="22"/>
              </w:rPr>
              <w:t>ekses/i/ssa ~ kaheksas/i/ssa</w:t>
            </w:r>
          </w:p>
        </w:tc>
      </w:tr>
      <w:tr w:rsidR="00823D2D" w:rsidRPr="00D95180" w14:paraId="3ECE3338" w14:textId="77777777" w:rsidTr="00F02C93">
        <w:trPr>
          <w:cantSplit/>
        </w:trPr>
        <w:tc>
          <w:tcPr>
            <w:tcW w:w="0" w:type="auto"/>
          </w:tcPr>
          <w:p w14:paraId="23F8EDAF" w14:textId="77777777" w:rsidR="00823D2D" w:rsidRPr="00D95180" w:rsidRDefault="00823D2D" w:rsidP="00634C6F">
            <w:pPr>
              <w:spacing w:before="20" w:after="20"/>
              <w:rPr>
                <w:sz w:val="22"/>
                <w:szCs w:val="22"/>
              </w:rPr>
            </w:pPr>
            <w:r w:rsidRPr="00D95180">
              <w:rPr>
                <w:sz w:val="22"/>
                <w:szCs w:val="22"/>
              </w:rPr>
              <w:t>10.</w:t>
            </w:r>
          </w:p>
        </w:tc>
        <w:tc>
          <w:tcPr>
            <w:tcW w:w="0" w:type="auto"/>
          </w:tcPr>
          <w:p w14:paraId="1FC31D94" w14:textId="77777777" w:rsidR="00823D2D" w:rsidRPr="00D95180" w:rsidRDefault="00823D2D" w:rsidP="00634C6F">
            <w:pPr>
              <w:spacing w:before="20" w:after="20"/>
              <w:rPr>
                <w:sz w:val="22"/>
                <w:szCs w:val="22"/>
              </w:rPr>
            </w:pPr>
            <w:r w:rsidRPr="00D95180">
              <w:rPr>
                <w:sz w:val="22"/>
                <w:szCs w:val="22"/>
              </w:rPr>
              <w:t>kymmenes</w:t>
            </w:r>
          </w:p>
        </w:tc>
        <w:tc>
          <w:tcPr>
            <w:tcW w:w="0" w:type="auto"/>
          </w:tcPr>
          <w:p w14:paraId="1B5289CA" w14:textId="1432B532" w:rsidR="00823D2D" w:rsidRPr="00D95180" w:rsidRDefault="00823D2D" w:rsidP="00CF1ADE">
            <w:pPr>
              <w:spacing w:before="20" w:after="20"/>
              <w:rPr>
                <w:sz w:val="22"/>
                <w:szCs w:val="22"/>
              </w:rPr>
            </w:pPr>
            <w:r w:rsidRPr="00D95180">
              <w:rPr>
                <w:sz w:val="22"/>
                <w:szCs w:val="22"/>
              </w:rPr>
              <w:t>kymmenenne</w:t>
            </w:r>
            <w:r w:rsidR="00CF1ADE">
              <w:rPr>
                <w:sz w:val="22"/>
                <w:szCs w:val="22"/>
              </w:rPr>
              <w:t>/</w:t>
            </w:r>
            <w:r w:rsidRPr="00D95180">
              <w:rPr>
                <w:sz w:val="22"/>
                <w:szCs w:val="22"/>
              </w:rPr>
              <w:t xml:space="preserve">n </w:t>
            </w:r>
            <w:r w:rsidR="00CF1ADE">
              <w:rPr>
                <w:sz w:val="22"/>
                <w:szCs w:val="22"/>
              </w:rPr>
              <w:t>/</w:t>
            </w:r>
            <w:r w:rsidRPr="00D95180">
              <w:rPr>
                <w:sz w:val="22"/>
                <w:szCs w:val="22"/>
              </w:rPr>
              <w:t xml:space="preserve"> kymmenese</w:t>
            </w:r>
            <w:r w:rsidR="00CF1ADE">
              <w:rPr>
                <w:sz w:val="22"/>
                <w:szCs w:val="22"/>
              </w:rPr>
              <w:t>/</w:t>
            </w:r>
            <w:r w:rsidRPr="00D95180">
              <w:rPr>
                <w:sz w:val="22"/>
                <w:szCs w:val="22"/>
              </w:rPr>
              <w:t>n</w:t>
            </w:r>
          </w:p>
        </w:tc>
        <w:tc>
          <w:tcPr>
            <w:tcW w:w="0" w:type="auto"/>
          </w:tcPr>
          <w:p w14:paraId="487CC7C0" w14:textId="2D82B15D" w:rsidR="00823D2D" w:rsidRPr="00D95180" w:rsidRDefault="00823D2D" w:rsidP="004F1D59">
            <w:pPr>
              <w:spacing w:before="20" w:after="20"/>
              <w:rPr>
                <w:sz w:val="22"/>
                <w:szCs w:val="22"/>
              </w:rPr>
            </w:pPr>
            <w:r w:rsidRPr="00D95180">
              <w:rPr>
                <w:sz w:val="22"/>
                <w:szCs w:val="22"/>
              </w:rPr>
              <w:t>kymmenet</w:t>
            </w:r>
            <w:r w:rsidR="004F1D59">
              <w:rPr>
                <w:sz w:val="22"/>
                <w:szCs w:val="22"/>
              </w:rPr>
              <w:t>/</w:t>
            </w:r>
            <w:r w:rsidRPr="00D95180">
              <w:rPr>
                <w:sz w:val="22"/>
                <w:szCs w:val="22"/>
              </w:rPr>
              <w:t xml:space="preserve">tä </w:t>
            </w:r>
            <w:r w:rsidR="004F1D59">
              <w:rPr>
                <w:sz w:val="22"/>
                <w:szCs w:val="22"/>
              </w:rPr>
              <w:t xml:space="preserve">/ </w:t>
            </w:r>
            <w:r w:rsidRPr="00D95180">
              <w:rPr>
                <w:sz w:val="22"/>
                <w:szCs w:val="22"/>
              </w:rPr>
              <w:t>kymmenes</w:t>
            </w:r>
            <w:r w:rsidR="00EC5189">
              <w:rPr>
                <w:sz w:val="22"/>
                <w:szCs w:val="22"/>
              </w:rPr>
              <w:t>/</w:t>
            </w:r>
            <w:r w:rsidRPr="00D95180">
              <w:rPr>
                <w:sz w:val="22"/>
                <w:szCs w:val="22"/>
              </w:rPr>
              <w:t>tä</w:t>
            </w:r>
          </w:p>
        </w:tc>
        <w:tc>
          <w:tcPr>
            <w:tcW w:w="0" w:type="auto"/>
          </w:tcPr>
          <w:p w14:paraId="7607E185" w14:textId="057685CF" w:rsidR="00823D2D" w:rsidRPr="00D95180" w:rsidRDefault="00823D2D" w:rsidP="00EC5189">
            <w:pPr>
              <w:spacing w:before="20" w:after="20"/>
              <w:rPr>
                <w:sz w:val="22"/>
                <w:szCs w:val="22"/>
              </w:rPr>
            </w:pPr>
            <w:r w:rsidRPr="00D95180">
              <w:rPr>
                <w:sz w:val="22"/>
                <w:szCs w:val="22"/>
              </w:rPr>
              <w:t>kymmenent</w:t>
            </w:r>
            <w:r w:rsidR="00EC5189">
              <w:rPr>
                <w:sz w:val="22"/>
                <w:szCs w:val="22"/>
              </w:rPr>
              <w:t>/</w:t>
            </w:r>
            <w:r w:rsidRPr="00D95180">
              <w:rPr>
                <w:sz w:val="22"/>
                <w:szCs w:val="22"/>
              </w:rPr>
              <w:t xml:space="preserve">heen </w:t>
            </w:r>
            <w:r w:rsidR="00EC5189">
              <w:rPr>
                <w:sz w:val="22"/>
                <w:szCs w:val="22"/>
              </w:rPr>
              <w:t>/</w:t>
            </w:r>
            <w:r w:rsidRPr="00D95180">
              <w:rPr>
                <w:sz w:val="22"/>
                <w:szCs w:val="22"/>
              </w:rPr>
              <w:t xml:space="preserve"> kymmenes</w:t>
            </w:r>
            <w:r w:rsidR="00EC5189">
              <w:rPr>
                <w:sz w:val="22"/>
                <w:szCs w:val="22"/>
              </w:rPr>
              <w:t>/</w:t>
            </w:r>
            <w:r w:rsidRPr="00D95180">
              <w:rPr>
                <w:sz w:val="22"/>
                <w:szCs w:val="22"/>
              </w:rPr>
              <w:t>heen</w:t>
            </w:r>
          </w:p>
        </w:tc>
        <w:tc>
          <w:tcPr>
            <w:tcW w:w="0" w:type="auto"/>
          </w:tcPr>
          <w:p w14:paraId="2763A42D" w14:textId="2044A246" w:rsidR="00823D2D" w:rsidRPr="00D95180" w:rsidRDefault="00823D2D" w:rsidP="00776AD7">
            <w:pPr>
              <w:spacing w:before="20" w:after="20"/>
              <w:rPr>
                <w:sz w:val="22"/>
                <w:szCs w:val="22"/>
              </w:rPr>
            </w:pPr>
            <w:r w:rsidRPr="00D95180">
              <w:rPr>
                <w:sz w:val="22"/>
                <w:szCs w:val="22"/>
              </w:rPr>
              <w:t>kymmenenss</w:t>
            </w:r>
            <w:r w:rsidR="00776AD7">
              <w:rPr>
                <w:sz w:val="22"/>
                <w:szCs w:val="22"/>
              </w:rPr>
              <w:t>/</w:t>
            </w:r>
            <w:r w:rsidRPr="00D95180">
              <w:rPr>
                <w:sz w:val="22"/>
                <w:szCs w:val="22"/>
              </w:rPr>
              <w:t>i</w:t>
            </w:r>
            <w:r w:rsidR="00776AD7">
              <w:rPr>
                <w:sz w:val="22"/>
                <w:szCs w:val="22"/>
              </w:rPr>
              <w:t>/</w:t>
            </w:r>
            <w:r w:rsidRPr="00D95180">
              <w:rPr>
                <w:sz w:val="22"/>
                <w:szCs w:val="22"/>
              </w:rPr>
              <w:t>i ~ kymmenens</w:t>
            </w:r>
            <w:r w:rsidR="00776AD7">
              <w:rPr>
                <w:sz w:val="22"/>
                <w:szCs w:val="22"/>
              </w:rPr>
              <w:t>/</w:t>
            </w:r>
            <w:r w:rsidRPr="00D95180">
              <w:rPr>
                <w:sz w:val="22"/>
                <w:szCs w:val="22"/>
              </w:rPr>
              <w:t>i</w:t>
            </w:r>
            <w:r w:rsidR="00776AD7">
              <w:rPr>
                <w:sz w:val="22"/>
                <w:szCs w:val="22"/>
              </w:rPr>
              <w:t>/</w:t>
            </w:r>
            <w:r w:rsidRPr="00D95180">
              <w:rPr>
                <w:sz w:val="22"/>
                <w:szCs w:val="22"/>
              </w:rPr>
              <w:t xml:space="preserve">ä </w:t>
            </w:r>
            <w:r w:rsidR="00776AD7">
              <w:rPr>
                <w:sz w:val="22"/>
                <w:szCs w:val="22"/>
              </w:rPr>
              <w:t>/</w:t>
            </w:r>
            <w:r w:rsidRPr="00D95180">
              <w:rPr>
                <w:sz w:val="22"/>
                <w:szCs w:val="22"/>
              </w:rPr>
              <w:t xml:space="preserve"> kymme</w:t>
            </w:r>
            <w:r w:rsidR="00651BD6">
              <w:rPr>
                <w:sz w:val="22"/>
                <w:szCs w:val="22"/>
              </w:rPr>
              <w:t>ness</w:t>
            </w:r>
            <w:r w:rsidR="00776AD7">
              <w:rPr>
                <w:sz w:val="22"/>
                <w:szCs w:val="22"/>
              </w:rPr>
              <w:t>/</w:t>
            </w:r>
            <w:r w:rsidR="00651BD6">
              <w:rPr>
                <w:sz w:val="22"/>
                <w:szCs w:val="22"/>
              </w:rPr>
              <w:t>i</w:t>
            </w:r>
            <w:r w:rsidR="00776AD7">
              <w:rPr>
                <w:sz w:val="22"/>
                <w:szCs w:val="22"/>
              </w:rPr>
              <w:t>/</w:t>
            </w:r>
            <w:r w:rsidR="00651BD6">
              <w:rPr>
                <w:sz w:val="22"/>
                <w:szCs w:val="22"/>
              </w:rPr>
              <w:t>i</w:t>
            </w:r>
            <w:r w:rsidR="004007AA" w:rsidRPr="00D95180">
              <w:rPr>
                <w:sz w:val="22"/>
                <w:szCs w:val="22"/>
              </w:rPr>
              <w:t xml:space="preserve"> ~ kymmene</w:t>
            </w:r>
            <w:r w:rsidRPr="00D95180">
              <w:rPr>
                <w:sz w:val="22"/>
                <w:szCs w:val="22"/>
              </w:rPr>
              <w:t>s</w:t>
            </w:r>
            <w:r w:rsidR="00776AD7">
              <w:rPr>
                <w:sz w:val="22"/>
                <w:szCs w:val="22"/>
              </w:rPr>
              <w:t>/</w:t>
            </w:r>
            <w:r w:rsidRPr="00D95180">
              <w:rPr>
                <w:sz w:val="22"/>
                <w:szCs w:val="22"/>
              </w:rPr>
              <w:t>i</w:t>
            </w:r>
            <w:r w:rsidR="00776AD7">
              <w:rPr>
                <w:sz w:val="22"/>
                <w:szCs w:val="22"/>
              </w:rPr>
              <w:t>/</w:t>
            </w:r>
            <w:r w:rsidRPr="00D95180">
              <w:rPr>
                <w:sz w:val="22"/>
                <w:szCs w:val="22"/>
              </w:rPr>
              <w:t>ä</w:t>
            </w:r>
          </w:p>
        </w:tc>
        <w:tc>
          <w:tcPr>
            <w:tcW w:w="0" w:type="auto"/>
          </w:tcPr>
          <w:p w14:paraId="349E2BBD" w14:textId="3A1FDC02" w:rsidR="00823D2D" w:rsidRPr="00D95180" w:rsidRDefault="00823D2D" w:rsidP="00033685">
            <w:pPr>
              <w:spacing w:before="20" w:after="20"/>
              <w:rPr>
                <w:sz w:val="22"/>
                <w:szCs w:val="22"/>
              </w:rPr>
            </w:pPr>
            <w:r w:rsidRPr="00D95180">
              <w:rPr>
                <w:sz w:val="22"/>
                <w:szCs w:val="22"/>
              </w:rPr>
              <w:t>kymmenens</w:t>
            </w:r>
            <w:r w:rsidR="00033685">
              <w:rPr>
                <w:sz w:val="22"/>
                <w:szCs w:val="22"/>
              </w:rPr>
              <w:t>/</w:t>
            </w:r>
            <w:r w:rsidRPr="00D95180">
              <w:rPr>
                <w:sz w:val="22"/>
                <w:szCs w:val="22"/>
              </w:rPr>
              <w:t>i</w:t>
            </w:r>
            <w:r w:rsidR="00033685">
              <w:rPr>
                <w:sz w:val="22"/>
                <w:szCs w:val="22"/>
              </w:rPr>
              <w:t>/</w:t>
            </w:r>
            <w:r w:rsidRPr="00D95180">
              <w:rPr>
                <w:sz w:val="22"/>
                <w:szCs w:val="22"/>
              </w:rPr>
              <w:t xml:space="preserve">ssä </w:t>
            </w:r>
            <w:r w:rsidR="00033685">
              <w:rPr>
                <w:sz w:val="22"/>
                <w:szCs w:val="22"/>
              </w:rPr>
              <w:t>/</w:t>
            </w:r>
            <w:r w:rsidRPr="00D95180">
              <w:rPr>
                <w:sz w:val="22"/>
                <w:szCs w:val="22"/>
              </w:rPr>
              <w:t xml:space="preserve"> kymmenes</w:t>
            </w:r>
            <w:r w:rsidR="00033685">
              <w:rPr>
                <w:sz w:val="22"/>
                <w:szCs w:val="22"/>
              </w:rPr>
              <w:t>/</w:t>
            </w:r>
            <w:r w:rsidRPr="00D95180">
              <w:rPr>
                <w:sz w:val="22"/>
                <w:szCs w:val="22"/>
              </w:rPr>
              <w:t>i</w:t>
            </w:r>
            <w:r w:rsidR="00033685">
              <w:rPr>
                <w:sz w:val="22"/>
                <w:szCs w:val="22"/>
              </w:rPr>
              <w:t>/</w:t>
            </w:r>
            <w:r w:rsidRPr="00D95180">
              <w:rPr>
                <w:sz w:val="22"/>
                <w:szCs w:val="22"/>
              </w:rPr>
              <w:t>ssä</w:t>
            </w:r>
          </w:p>
        </w:tc>
      </w:tr>
      <w:tr w:rsidR="00823D2D" w:rsidRPr="00D95180" w14:paraId="23318D9B" w14:textId="77777777" w:rsidTr="00F02C93">
        <w:trPr>
          <w:cantSplit/>
        </w:trPr>
        <w:tc>
          <w:tcPr>
            <w:tcW w:w="0" w:type="auto"/>
          </w:tcPr>
          <w:p w14:paraId="078FB753" w14:textId="77777777" w:rsidR="00823D2D" w:rsidRPr="00D95180" w:rsidRDefault="00823D2D" w:rsidP="00634C6F">
            <w:pPr>
              <w:spacing w:before="20" w:after="20"/>
              <w:rPr>
                <w:sz w:val="22"/>
                <w:szCs w:val="22"/>
              </w:rPr>
            </w:pPr>
            <w:r w:rsidRPr="00D95180">
              <w:rPr>
                <w:sz w:val="22"/>
                <w:szCs w:val="22"/>
              </w:rPr>
              <w:t xml:space="preserve">11. </w:t>
            </w:r>
          </w:p>
        </w:tc>
        <w:tc>
          <w:tcPr>
            <w:tcW w:w="0" w:type="auto"/>
          </w:tcPr>
          <w:p w14:paraId="2F78A5AC" w14:textId="77777777" w:rsidR="00823D2D" w:rsidRPr="00D95180" w:rsidRDefault="00823D2D" w:rsidP="00634C6F">
            <w:pPr>
              <w:spacing w:before="20" w:after="20"/>
              <w:rPr>
                <w:sz w:val="22"/>
                <w:szCs w:val="22"/>
              </w:rPr>
            </w:pPr>
            <w:r w:rsidRPr="00D95180">
              <w:rPr>
                <w:sz w:val="22"/>
                <w:szCs w:val="22"/>
              </w:rPr>
              <w:t xml:space="preserve">yh(đ)estoista </w:t>
            </w:r>
          </w:p>
        </w:tc>
        <w:tc>
          <w:tcPr>
            <w:tcW w:w="0" w:type="auto"/>
          </w:tcPr>
          <w:p w14:paraId="42788C01" w14:textId="4561CA1E" w:rsidR="00823D2D" w:rsidRPr="00D95180" w:rsidRDefault="00823D2D" w:rsidP="00634C6F">
            <w:pPr>
              <w:spacing w:before="20" w:after="20"/>
              <w:rPr>
                <w:sz w:val="22"/>
                <w:szCs w:val="22"/>
              </w:rPr>
            </w:pPr>
            <w:r w:rsidRPr="00D95180">
              <w:rPr>
                <w:sz w:val="22"/>
                <w:szCs w:val="22"/>
              </w:rPr>
              <w:t>yh(đ)ene</w:t>
            </w:r>
            <w:r w:rsidR="00CF1ADE">
              <w:rPr>
                <w:sz w:val="22"/>
                <w:szCs w:val="22"/>
              </w:rPr>
              <w:t>/</w:t>
            </w:r>
            <w:r w:rsidRPr="00D95180">
              <w:rPr>
                <w:sz w:val="22"/>
                <w:szCs w:val="22"/>
              </w:rPr>
              <w:t>n</w:t>
            </w:r>
            <w:r w:rsidR="00CF1ADE">
              <w:rPr>
                <w:sz w:val="22"/>
                <w:szCs w:val="22"/>
              </w:rPr>
              <w:t>/toista /</w:t>
            </w:r>
            <w:r w:rsidRPr="00D95180">
              <w:rPr>
                <w:sz w:val="22"/>
                <w:szCs w:val="22"/>
              </w:rPr>
              <w:t xml:space="preserve"> yhtese</w:t>
            </w:r>
            <w:r w:rsidR="00CF1ADE">
              <w:rPr>
                <w:sz w:val="22"/>
                <w:szCs w:val="22"/>
              </w:rPr>
              <w:t>/</w:t>
            </w:r>
            <w:r w:rsidRPr="00D95180">
              <w:rPr>
                <w:sz w:val="22"/>
                <w:szCs w:val="22"/>
              </w:rPr>
              <w:t>n</w:t>
            </w:r>
            <w:r w:rsidR="00CF1ADE">
              <w:rPr>
                <w:sz w:val="22"/>
                <w:szCs w:val="22"/>
              </w:rPr>
              <w:t>/</w:t>
            </w:r>
            <w:r w:rsidRPr="00D95180">
              <w:rPr>
                <w:sz w:val="22"/>
                <w:szCs w:val="22"/>
              </w:rPr>
              <w:t>toista</w:t>
            </w:r>
          </w:p>
        </w:tc>
        <w:tc>
          <w:tcPr>
            <w:tcW w:w="0" w:type="auto"/>
          </w:tcPr>
          <w:p w14:paraId="259FD802" w14:textId="549E1E0B" w:rsidR="00823D2D" w:rsidRPr="00D95180" w:rsidRDefault="00823D2D" w:rsidP="00EC5189">
            <w:pPr>
              <w:spacing w:before="20" w:after="20"/>
              <w:rPr>
                <w:sz w:val="22"/>
                <w:szCs w:val="22"/>
              </w:rPr>
            </w:pPr>
            <w:r w:rsidRPr="00D95180">
              <w:rPr>
                <w:sz w:val="22"/>
                <w:szCs w:val="22"/>
              </w:rPr>
              <w:t>yh(đ)et</w:t>
            </w:r>
            <w:r w:rsidR="00EC5189">
              <w:rPr>
                <w:sz w:val="22"/>
                <w:szCs w:val="22"/>
              </w:rPr>
              <w:t>/</w:t>
            </w:r>
            <w:r w:rsidRPr="00D95180">
              <w:rPr>
                <w:sz w:val="22"/>
                <w:szCs w:val="22"/>
              </w:rPr>
              <w:t>tä</w:t>
            </w:r>
            <w:r w:rsidR="00EC5189">
              <w:rPr>
                <w:sz w:val="22"/>
                <w:szCs w:val="22"/>
              </w:rPr>
              <w:t>/</w:t>
            </w:r>
            <w:r w:rsidRPr="00D95180">
              <w:rPr>
                <w:sz w:val="22"/>
                <w:szCs w:val="22"/>
              </w:rPr>
              <w:t xml:space="preserve">toista </w:t>
            </w:r>
            <w:r w:rsidR="00EC5189">
              <w:rPr>
                <w:sz w:val="22"/>
                <w:szCs w:val="22"/>
              </w:rPr>
              <w:t>/</w:t>
            </w:r>
            <w:r w:rsidRPr="00D95180">
              <w:rPr>
                <w:sz w:val="22"/>
                <w:szCs w:val="22"/>
              </w:rPr>
              <w:t xml:space="preserve"> yh(đ)es</w:t>
            </w:r>
            <w:r w:rsidR="00EC5189">
              <w:rPr>
                <w:sz w:val="22"/>
                <w:szCs w:val="22"/>
              </w:rPr>
              <w:t>/</w:t>
            </w:r>
            <w:r w:rsidRPr="00D95180">
              <w:rPr>
                <w:sz w:val="22"/>
                <w:szCs w:val="22"/>
              </w:rPr>
              <w:t>tä</w:t>
            </w:r>
            <w:r w:rsidR="00EC5189">
              <w:rPr>
                <w:sz w:val="22"/>
                <w:szCs w:val="22"/>
              </w:rPr>
              <w:t>/</w:t>
            </w:r>
            <w:r w:rsidRPr="00D95180">
              <w:rPr>
                <w:sz w:val="22"/>
                <w:szCs w:val="22"/>
              </w:rPr>
              <w:t>toista</w:t>
            </w:r>
          </w:p>
        </w:tc>
        <w:tc>
          <w:tcPr>
            <w:tcW w:w="0" w:type="auto"/>
          </w:tcPr>
          <w:p w14:paraId="002E8FCF" w14:textId="0A6C2FBC" w:rsidR="00823D2D" w:rsidRPr="00D95180" w:rsidRDefault="00823D2D" w:rsidP="00EC5189">
            <w:pPr>
              <w:spacing w:before="20" w:after="20"/>
              <w:rPr>
                <w:sz w:val="22"/>
                <w:szCs w:val="22"/>
              </w:rPr>
            </w:pPr>
            <w:r w:rsidRPr="00D95180">
              <w:rPr>
                <w:sz w:val="22"/>
                <w:szCs w:val="22"/>
              </w:rPr>
              <w:t>yh(đ)ent</w:t>
            </w:r>
            <w:r w:rsidR="00EC5189">
              <w:rPr>
                <w:sz w:val="22"/>
                <w:szCs w:val="22"/>
              </w:rPr>
              <w:t>/</w:t>
            </w:r>
            <w:r w:rsidRPr="00D95180">
              <w:rPr>
                <w:sz w:val="22"/>
                <w:szCs w:val="22"/>
              </w:rPr>
              <w:t>heen</w:t>
            </w:r>
            <w:r w:rsidR="00EC5189">
              <w:rPr>
                <w:sz w:val="22"/>
                <w:szCs w:val="22"/>
              </w:rPr>
              <w:t>/</w:t>
            </w:r>
            <w:r w:rsidRPr="00D95180">
              <w:rPr>
                <w:sz w:val="22"/>
                <w:szCs w:val="22"/>
              </w:rPr>
              <w:t xml:space="preserve">toista </w:t>
            </w:r>
            <w:r w:rsidR="00EC5189">
              <w:rPr>
                <w:sz w:val="22"/>
                <w:szCs w:val="22"/>
              </w:rPr>
              <w:t>/</w:t>
            </w:r>
            <w:r w:rsidRPr="00D95180">
              <w:rPr>
                <w:sz w:val="22"/>
                <w:szCs w:val="22"/>
              </w:rPr>
              <w:t xml:space="preserve"> yhtes</w:t>
            </w:r>
            <w:r w:rsidR="00EC5189">
              <w:rPr>
                <w:sz w:val="22"/>
                <w:szCs w:val="22"/>
              </w:rPr>
              <w:t>/</w:t>
            </w:r>
            <w:r w:rsidRPr="00D95180">
              <w:rPr>
                <w:sz w:val="22"/>
                <w:szCs w:val="22"/>
              </w:rPr>
              <w:t>heen</w:t>
            </w:r>
            <w:r w:rsidR="00EC5189">
              <w:rPr>
                <w:sz w:val="22"/>
                <w:szCs w:val="22"/>
              </w:rPr>
              <w:t>/</w:t>
            </w:r>
            <w:r w:rsidRPr="00D95180">
              <w:rPr>
                <w:sz w:val="22"/>
                <w:szCs w:val="22"/>
              </w:rPr>
              <w:t>toista</w:t>
            </w:r>
          </w:p>
        </w:tc>
        <w:tc>
          <w:tcPr>
            <w:tcW w:w="0" w:type="auto"/>
          </w:tcPr>
          <w:p w14:paraId="154FABD4" w14:textId="0E3500E3" w:rsidR="00823D2D" w:rsidRPr="00D95180" w:rsidRDefault="00B975CA" w:rsidP="00776AD7">
            <w:pPr>
              <w:spacing w:before="20" w:after="20"/>
              <w:rPr>
                <w:sz w:val="22"/>
                <w:szCs w:val="22"/>
              </w:rPr>
            </w:pPr>
            <w:r w:rsidRPr="00D95180">
              <w:rPr>
                <w:sz w:val="22"/>
                <w:szCs w:val="22"/>
              </w:rPr>
              <w:t>yhđ</w:t>
            </w:r>
            <w:r w:rsidR="00651BD6">
              <w:rPr>
                <w:sz w:val="22"/>
                <w:szCs w:val="22"/>
              </w:rPr>
              <w:t>enss</w:t>
            </w:r>
            <w:r w:rsidR="00776AD7">
              <w:rPr>
                <w:sz w:val="22"/>
                <w:szCs w:val="22"/>
              </w:rPr>
              <w:t>/</w:t>
            </w:r>
            <w:r w:rsidR="00651BD6">
              <w:rPr>
                <w:sz w:val="22"/>
                <w:szCs w:val="22"/>
              </w:rPr>
              <w:t>i</w:t>
            </w:r>
            <w:r w:rsidR="00776AD7">
              <w:rPr>
                <w:sz w:val="22"/>
                <w:szCs w:val="22"/>
              </w:rPr>
              <w:t>/</w:t>
            </w:r>
            <w:r w:rsidR="00651BD6">
              <w:rPr>
                <w:sz w:val="22"/>
                <w:szCs w:val="22"/>
              </w:rPr>
              <w:t>i</w:t>
            </w:r>
            <w:r w:rsidR="00776AD7">
              <w:rPr>
                <w:sz w:val="22"/>
                <w:szCs w:val="22"/>
              </w:rPr>
              <w:t>/</w:t>
            </w:r>
            <w:r w:rsidR="004007AA" w:rsidRPr="00D95180">
              <w:rPr>
                <w:sz w:val="22"/>
                <w:szCs w:val="22"/>
              </w:rPr>
              <w:t>toista ~ yh</w:t>
            </w:r>
            <w:r w:rsidR="00651BD6">
              <w:rPr>
                <w:sz w:val="22"/>
                <w:szCs w:val="22"/>
              </w:rPr>
              <w:t>ens</w:t>
            </w:r>
            <w:r w:rsidR="00776AD7">
              <w:rPr>
                <w:sz w:val="22"/>
                <w:szCs w:val="22"/>
              </w:rPr>
              <w:t>/</w:t>
            </w:r>
            <w:r w:rsidR="00651BD6">
              <w:rPr>
                <w:sz w:val="22"/>
                <w:szCs w:val="22"/>
              </w:rPr>
              <w:t>i</w:t>
            </w:r>
            <w:r w:rsidR="00776AD7">
              <w:rPr>
                <w:sz w:val="22"/>
                <w:szCs w:val="22"/>
              </w:rPr>
              <w:t>/</w:t>
            </w:r>
            <w:r w:rsidR="00651BD6">
              <w:rPr>
                <w:sz w:val="22"/>
                <w:szCs w:val="22"/>
              </w:rPr>
              <w:t>ä</w:t>
            </w:r>
            <w:r w:rsidR="00776AD7">
              <w:rPr>
                <w:sz w:val="22"/>
                <w:szCs w:val="22"/>
              </w:rPr>
              <w:t>/</w:t>
            </w:r>
            <w:r w:rsidR="00651BD6">
              <w:rPr>
                <w:sz w:val="22"/>
                <w:szCs w:val="22"/>
              </w:rPr>
              <w:t xml:space="preserve">toista </w:t>
            </w:r>
            <w:r w:rsidR="00776AD7">
              <w:rPr>
                <w:sz w:val="22"/>
                <w:szCs w:val="22"/>
              </w:rPr>
              <w:t>/</w:t>
            </w:r>
            <w:r w:rsidR="00651BD6">
              <w:rPr>
                <w:sz w:val="22"/>
                <w:szCs w:val="22"/>
              </w:rPr>
              <w:t xml:space="preserve"> yhtess</w:t>
            </w:r>
            <w:r w:rsidR="00776AD7">
              <w:rPr>
                <w:sz w:val="22"/>
                <w:szCs w:val="22"/>
              </w:rPr>
              <w:t>/</w:t>
            </w:r>
            <w:r w:rsidR="00651BD6">
              <w:rPr>
                <w:sz w:val="22"/>
                <w:szCs w:val="22"/>
              </w:rPr>
              <w:t>i</w:t>
            </w:r>
            <w:r w:rsidR="00776AD7">
              <w:rPr>
                <w:sz w:val="22"/>
                <w:szCs w:val="22"/>
              </w:rPr>
              <w:t>/</w:t>
            </w:r>
            <w:r w:rsidR="00651BD6">
              <w:rPr>
                <w:sz w:val="22"/>
                <w:szCs w:val="22"/>
              </w:rPr>
              <w:t>i</w:t>
            </w:r>
            <w:r w:rsidR="00776AD7">
              <w:rPr>
                <w:sz w:val="22"/>
                <w:szCs w:val="22"/>
              </w:rPr>
              <w:t>/</w:t>
            </w:r>
            <w:r w:rsidR="00823D2D" w:rsidRPr="00D95180">
              <w:rPr>
                <w:sz w:val="22"/>
                <w:szCs w:val="22"/>
              </w:rPr>
              <w:t>toista ~ yhtes</w:t>
            </w:r>
            <w:r w:rsidR="00776AD7">
              <w:rPr>
                <w:sz w:val="22"/>
                <w:szCs w:val="22"/>
              </w:rPr>
              <w:t>/</w:t>
            </w:r>
            <w:r w:rsidR="00823D2D" w:rsidRPr="00D95180">
              <w:rPr>
                <w:sz w:val="22"/>
                <w:szCs w:val="22"/>
              </w:rPr>
              <w:t>i</w:t>
            </w:r>
            <w:r w:rsidR="00776AD7">
              <w:rPr>
                <w:sz w:val="22"/>
                <w:szCs w:val="22"/>
              </w:rPr>
              <w:t>/</w:t>
            </w:r>
            <w:r w:rsidR="00823D2D" w:rsidRPr="00D95180">
              <w:rPr>
                <w:sz w:val="22"/>
                <w:szCs w:val="22"/>
              </w:rPr>
              <w:t>ä</w:t>
            </w:r>
            <w:r w:rsidR="00776AD7">
              <w:rPr>
                <w:sz w:val="22"/>
                <w:szCs w:val="22"/>
              </w:rPr>
              <w:t>/</w:t>
            </w:r>
            <w:r w:rsidR="00823D2D" w:rsidRPr="00D95180">
              <w:rPr>
                <w:sz w:val="22"/>
                <w:szCs w:val="22"/>
              </w:rPr>
              <w:t>toista</w:t>
            </w:r>
          </w:p>
        </w:tc>
        <w:tc>
          <w:tcPr>
            <w:tcW w:w="0" w:type="auto"/>
          </w:tcPr>
          <w:p w14:paraId="2C7F9D44" w14:textId="6D60A5D2" w:rsidR="00823D2D" w:rsidRPr="00D95180" w:rsidRDefault="00823D2D" w:rsidP="00634C6F">
            <w:pPr>
              <w:spacing w:before="20" w:after="20"/>
              <w:rPr>
                <w:sz w:val="22"/>
                <w:szCs w:val="22"/>
              </w:rPr>
            </w:pPr>
            <w:r w:rsidRPr="00D95180">
              <w:rPr>
                <w:sz w:val="22"/>
                <w:szCs w:val="22"/>
              </w:rPr>
              <w:t>yh(đ)ens</w:t>
            </w:r>
            <w:r w:rsidR="00033685">
              <w:rPr>
                <w:sz w:val="22"/>
                <w:szCs w:val="22"/>
              </w:rPr>
              <w:t>/</w:t>
            </w:r>
            <w:r w:rsidRPr="00D95180">
              <w:rPr>
                <w:sz w:val="22"/>
                <w:szCs w:val="22"/>
              </w:rPr>
              <w:t>i</w:t>
            </w:r>
            <w:r w:rsidR="00033685">
              <w:rPr>
                <w:sz w:val="22"/>
                <w:szCs w:val="22"/>
              </w:rPr>
              <w:t>/</w:t>
            </w:r>
            <w:r w:rsidRPr="00D95180">
              <w:rPr>
                <w:sz w:val="22"/>
                <w:szCs w:val="22"/>
              </w:rPr>
              <w:t>ssä</w:t>
            </w:r>
            <w:r w:rsidR="00033685">
              <w:rPr>
                <w:sz w:val="22"/>
                <w:szCs w:val="22"/>
              </w:rPr>
              <w:t>/toista /</w:t>
            </w:r>
            <w:r w:rsidRPr="00D95180">
              <w:rPr>
                <w:sz w:val="22"/>
                <w:szCs w:val="22"/>
              </w:rPr>
              <w:t xml:space="preserve"> yhtes</w:t>
            </w:r>
            <w:r w:rsidR="00033685">
              <w:rPr>
                <w:sz w:val="22"/>
                <w:szCs w:val="22"/>
              </w:rPr>
              <w:t>/</w:t>
            </w:r>
            <w:r w:rsidRPr="00D95180">
              <w:rPr>
                <w:sz w:val="22"/>
                <w:szCs w:val="22"/>
              </w:rPr>
              <w:t>i</w:t>
            </w:r>
            <w:r w:rsidR="00033685">
              <w:rPr>
                <w:sz w:val="22"/>
                <w:szCs w:val="22"/>
              </w:rPr>
              <w:t>/</w:t>
            </w:r>
            <w:r w:rsidRPr="00D95180">
              <w:rPr>
                <w:sz w:val="22"/>
                <w:szCs w:val="22"/>
              </w:rPr>
              <w:t>ssä</w:t>
            </w:r>
            <w:r w:rsidR="00033685">
              <w:rPr>
                <w:sz w:val="22"/>
                <w:szCs w:val="22"/>
              </w:rPr>
              <w:t>/</w:t>
            </w:r>
            <w:r w:rsidRPr="00D95180">
              <w:rPr>
                <w:sz w:val="22"/>
                <w:szCs w:val="22"/>
              </w:rPr>
              <w:t>toista</w:t>
            </w:r>
          </w:p>
        </w:tc>
      </w:tr>
      <w:tr w:rsidR="00823D2D" w:rsidRPr="00D95180" w14:paraId="6A9FC609" w14:textId="77777777" w:rsidTr="00F02C93">
        <w:trPr>
          <w:cantSplit/>
        </w:trPr>
        <w:tc>
          <w:tcPr>
            <w:tcW w:w="0" w:type="auto"/>
          </w:tcPr>
          <w:p w14:paraId="3F12492D" w14:textId="77777777" w:rsidR="00823D2D" w:rsidRPr="00D95180" w:rsidRDefault="00823D2D" w:rsidP="00634C6F">
            <w:pPr>
              <w:spacing w:before="20" w:after="20"/>
              <w:rPr>
                <w:sz w:val="22"/>
                <w:szCs w:val="22"/>
              </w:rPr>
            </w:pPr>
            <w:r w:rsidRPr="00D95180">
              <w:rPr>
                <w:sz w:val="22"/>
                <w:szCs w:val="22"/>
              </w:rPr>
              <w:t>15.</w:t>
            </w:r>
          </w:p>
        </w:tc>
        <w:tc>
          <w:tcPr>
            <w:tcW w:w="0" w:type="auto"/>
          </w:tcPr>
          <w:p w14:paraId="3B8E2355" w14:textId="77777777" w:rsidR="00823D2D" w:rsidRPr="00D95180" w:rsidRDefault="00823D2D" w:rsidP="00634C6F">
            <w:pPr>
              <w:spacing w:before="20" w:after="20"/>
              <w:rPr>
                <w:sz w:val="22"/>
                <w:szCs w:val="22"/>
              </w:rPr>
            </w:pPr>
            <w:r w:rsidRPr="00D95180">
              <w:rPr>
                <w:sz w:val="22"/>
                <w:szCs w:val="22"/>
              </w:rPr>
              <w:t>vii(đ)estoista</w:t>
            </w:r>
          </w:p>
        </w:tc>
        <w:tc>
          <w:tcPr>
            <w:tcW w:w="0" w:type="auto"/>
          </w:tcPr>
          <w:p w14:paraId="56EE4181" w14:textId="2F0939E3" w:rsidR="00823D2D" w:rsidRPr="00D95180" w:rsidRDefault="00823D2D" w:rsidP="00634C6F">
            <w:pPr>
              <w:spacing w:before="20" w:after="20"/>
              <w:rPr>
                <w:sz w:val="22"/>
                <w:szCs w:val="22"/>
              </w:rPr>
            </w:pPr>
            <w:r w:rsidRPr="00D95180">
              <w:rPr>
                <w:sz w:val="22"/>
                <w:szCs w:val="22"/>
              </w:rPr>
              <w:t>vii(đ)ene</w:t>
            </w:r>
            <w:r w:rsidR="00CF1ADE">
              <w:rPr>
                <w:sz w:val="22"/>
                <w:szCs w:val="22"/>
              </w:rPr>
              <w:t>/</w:t>
            </w:r>
            <w:r w:rsidRPr="00D95180">
              <w:rPr>
                <w:sz w:val="22"/>
                <w:szCs w:val="22"/>
              </w:rPr>
              <w:t>n</w:t>
            </w:r>
            <w:r w:rsidR="00CF1ADE">
              <w:rPr>
                <w:sz w:val="22"/>
                <w:szCs w:val="22"/>
              </w:rPr>
              <w:t>/</w:t>
            </w:r>
            <w:r w:rsidRPr="00D95180">
              <w:rPr>
                <w:sz w:val="22"/>
                <w:szCs w:val="22"/>
              </w:rPr>
              <w:t>to</w:t>
            </w:r>
            <w:r w:rsidR="00D95180" w:rsidRPr="00D95180">
              <w:rPr>
                <w:sz w:val="22"/>
                <w:szCs w:val="22"/>
              </w:rPr>
              <w:t>ista</w:t>
            </w:r>
            <w:r w:rsidR="00CF1ADE">
              <w:rPr>
                <w:sz w:val="22"/>
                <w:szCs w:val="22"/>
              </w:rPr>
              <w:t xml:space="preserve"> /</w:t>
            </w:r>
            <w:r w:rsidR="00D95180" w:rsidRPr="00D95180">
              <w:rPr>
                <w:sz w:val="22"/>
                <w:szCs w:val="22"/>
              </w:rPr>
              <w:t xml:space="preserve"> viit</w:t>
            </w:r>
            <w:r w:rsidRPr="00D95180">
              <w:rPr>
                <w:sz w:val="22"/>
                <w:szCs w:val="22"/>
              </w:rPr>
              <w:t>ese</w:t>
            </w:r>
            <w:r w:rsidR="00CF1ADE">
              <w:rPr>
                <w:sz w:val="22"/>
                <w:szCs w:val="22"/>
              </w:rPr>
              <w:t>/</w:t>
            </w:r>
            <w:r w:rsidRPr="00D95180">
              <w:rPr>
                <w:sz w:val="22"/>
                <w:szCs w:val="22"/>
              </w:rPr>
              <w:t>n</w:t>
            </w:r>
            <w:r w:rsidR="00CF1ADE">
              <w:rPr>
                <w:sz w:val="22"/>
                <w:szCs w:val="22"/>
              </w:rPr>
              <w:t>/</w:t>
            </w:r>
            <w:r w:rsidRPr="00D95180">
              <w:rPr>
                <w:sz w:val="22"/>
                <w:szCs w:val="22"/>
              </w:rPr>
              <w:t>toista</w:t>
            </w:r>
          </w:p>
        </w:tc>
        <w:tc>
          <w:tcPr>
            <w:tcW w:w="0" w:type="auto"/>
          </w:tcPr>
          <w:p w14:paraId="0D53D299" w14:textId="7F4566E2" w:rsidR="00823D2D" w:rsidRPr="00D95180" w:rsidRDefault="00823D2D" w:rsidP="00EC5189">
            <w:pPr>
              <w:spacing w:before="20" w:after="20"/>
              <w:rPr>
                <w:sz w:val="22"/>
                <w:szCs w:val="22"/>
              </w:rPr>
            </w:pPr>
            <w:r w:rsidRPr="00D95180">
              <w:rPr>
                <w:sz w:val="22"/>
                <w:szCs w:val="22"/>
              </w:rPr>
              <w:t>vii</w:t>
            </w:r>
            <w:r w:rsidR="004007AA" w:rsidRPr="00D95180">
              <w:rPr>
                <w:sz w:val="22"/>
                <w:szCs w:val="22"/>
              </w:rPr>
              <w:t>(</w:t>
            </w:r>
            <w:r w:rsidRPr="00D95180">
              <w:rPr>
                <w:sz w:val="22"/>
                <w:szCs w:val="22"/>
              </w:rPr>
              <w:t>đ</w:t>
            </w:r>
            <w:r w:rsidR="004007AA" w:rsidRPr="00D95180">
              <w:rPr>
                <w:sz w:val="22"/>
                <w:szCs w:val="22"/>
              </w:rPr>
              <w:t>)</w:t>
            </w:r>
            <w:r w:rsidRPr="00D95180">
              <w:rPr>
                <w:sz w:val="22"/>
                <w:szCs w:val="22"/>
              </w:rPr>
              <w:t>et</w:t>
            </w:r>
            <w:r w:rsidR="00EC5189">
              <w:rPr>
                <w:sz w:val="22"/>
                <w:szCs w:val="22"/>
              </w:rPr>
              <w:t>/</w:t>
            </w:r>
            <w:r w:rsidRPr="00D95180">
              <w:rPr>
                <w:sz w:val="22"/>
                <w:szCs w:val="22"/>
              </w:rPr>
              <w:t>tä</w:t>
            </w:r>
            <w:r w:rsidR="00EC5189">
              <w:rPr>
                <w:sz w:val="22"/>
                <w:szCs w:val="22"/>
              </w:rPr>
              <w:t>/</w:t>
            </w:r>
            <w:r w:rsidRPr="00D95180">
              <w:rPr>
                <w:sz w:val="22"/>
                <w:szCs w:val="22"/>
              </w:rPr>
              <w:t xml:space="preserve">toista </w:t>
            </w:r>
            <w:r w:rsidR="00EC5189">
              <w:rPr>
                <w:sz w:val="22"/>
                <w:szCs w:val="22"/>
              </w:rPr>
              <w:t>/</w:t>
            </w:r>
            <w:r w:rsidRPr="00D95180">
              <w:rPr>
                <w:sz w:val="22"/>
                <w:szCs w:val="22"/>
              </w:rPr>
              <w:t xml:space="preserve"> vii(đ)es</w:t>
            </w:r>
            <w:r w:rsidR="00EC5189">
              <w:rPr>
                <w:sz w:val="22"/>
                <w:szCs w:val="22"/>
              </w:rPr>
              <w:t>/</w:t>
            </w:r>
            <w:r w:rsidRPr="00D95180">
              <w:rPr>
                <w:sz w:val="22"/>
                <w:szCs w:val="22"/>
              </w:rPr>
              <w:t>tä</w:t>
            </w:r>
            <w:r w:rsidR="00EC5189">
              <w:rPr>
                <w:sz w:val="22"/>
                <w:szCs w:val="22"/>
              </w:rPr>
              <w:t>/</w:t>
            </w:r>
            <w:r w:rsidRPr="00D95180">
              <w:rPr>
                <w:sz w:val="22"/>
                <w:szCs w:val="22"/>
              </w:rPr>
              <w:t>toista</w:t>
            </w:r>
          </w:p>
        </w:tc>
        <w:tc>
          <w:tcPr>
            <w:tcW w:w="0" w:type="auto"/>
          </w:tcPr>
          <w:p w14:paraId="63C2FE2A" w14:textId="4B14294F" w:rsidR="00823D2D" w:rsidRPr="00D95180" w:rsidRDefault="00823D2D" w:rsidP="00DB5C7D">
            <w:pPr>
              <w:spacing w:before="20" w:after="20"/>
              <w:rPr>
                <w:sz w:val="22"/>
                <w:szCs w:val="22"/>
              </w:rPr>
            </w:pPr>
            <w:r w:rsidRPr="00D95180">
              <w:rPr>
                <w:sz w:val="22"/>
                <w:szCs w:val="22"/>
              </w:rPr>
              <w:t>vii(đ)ent</w:t>
            </w:r>
            <w:r w:rsidR="00DB5C7D">
              <w:rPr>
                <w:sz w:val="22"/>
                <w:szCs w:val="22"/>
              </w:rPr>
              <w:t>/</w:t>
            </w:r>
            <w:r w:rsidRPr="00D95180">
              <w:rPr>
                <w:sz w:val="22"/>
                <w:szCs w:val="22"/>
              </w:rPr>
              <w:t>heen</w:t>
            </w:r>
            <w:r w:rsidR="00DB5C7D">
              <w:rPr>
                <w:sz w:val="22"/>
                <w:szCs w:val="22"/>
              </w:rPr>
              <w:t>/</w:t>
            </w:r>
            <w:r w:rsidRPr="00D95180">
              <w:rPr>
                <w:sz w:val="22"/>
                <w:szCs w:val="22"/>
              </w:rPr>
              <w:t xml:space="preserve">toista </w:t>
            </w:r>
            <w:r w:rsidR="00DB5C7D">
              <w:rPr>
                <w:sz w:val="22"/>
                <w:szCs w:val="22"/>
              </w:rPr>
              <w:t>/</w:t>
            </w:r>
            <w:r w:rsidRPr="00D95180">
              <w:rPr>
                <w:sz w:val="22"/>
                <w:szCs w:val="22"/>
              </w:rPr>
              <w:t xml:space="preserve"> viites</w:t>
            </w:r>
            <w:r w:rsidR="00DB5C7D">
              <w:rPr>
                <w:sz w:val="22"/>
                <w:szCs w:val="22"/>
              </w:rPr>
              <w:t>/</w:t>
            </w:r>
            <w:r w:rsidRPr="00D95180">
              <w:rPr>
                <w:sz w:val="22"/>
                <w:szCs w:val="22"/>
              </w:rPr>
              <w:t>heen</w:t>
            </w:r>
            <w:r w:rsidR="00DB5C7D">
              <w:rPr>
                <w:sz w:val="22"/>
                <w:szCs w:val="22"/>
              </w:rPr>
              <w:t>/</w:t>
            </w:r>
            <w:r w:rsidRPr="00D95180">
              <w:rPr>
                <w:sz w:val="22"/>
                <w:szCs w:val="22"/>
              </w:rPr>
              <w:t>toista</w:t>
            </w:r>
          </w:p>
        </w:tc>
        <w:tc>
          <w:tcPr>
            <w:tcW w:w="0" w:type="auto"/>
          </w:tcPr>
          <w:p w14:paraId="4A9D6F25" w14:textId="54245F51" w:rsidR="00823D2D" w:rsidRPr="00D95180" w:rsidRDefault="00651BD6" w:rsidP="00776AD7">
            <w:pPr>
              <w:spacing w:before="20" w:after="20"/>
              <w:rPr>
                <w:sz w:val="22"/>
                <w:szCs w:val="22"/>
              </w:rPr>
            </w:pPr>
            <w:r>
              <w:rPr>
                <w:sz w:val="22"/>
                <w:szCs w:val="22"/>
              </w:rPr>
              <w:t>viiđenss</w:t>
            </w:r>
            <w:r w:rsidR="00776AD7">
              <w:rPr>
                <w:sz w:val="22"/>
                <w:szCs w:val="22"/>
              </w:rPr>
              <w:t>/</w:t>
            </w:r>
            <w:r>
              <w:rPr>
                <w:sz w:val="22"/>
                <w:szCs w:val="22"/>
              </w:rPr>
              <w:t>i</w:t>
            </w:r>
            <w:r w:rsidR="00776AD7">
              <w:rPr>
                <w:sz w:val="22"/>
                <w:szCs w:val="22"/>
              </w:rPr>
              <w:t>/</w:t>
            </w:r>
            <w:r>
              <w:rPr>
                <w:sz w:val="22"/>
                <w:szCs w:val="22"/>
              </w:rPr>
              <w:t>i</w:t>
            </w:r>
            <w:r w:rsidR="00776AD7">
              <w:rPr>
                <w:sz w:val="22"/>
                <w:szCs w:val="22"/>
              </w:rPr>
              <w:t>/</w:t>
            </w:r>
            <w:r w:rsidR="004007AA" w:rsidRPr="00D95180">
              <w:rPr>
                <w:sz w:val="22"/>
                <w:szCs w:val="22"/>
              </w:rPr>
              <w:t>toista ~ vii</w:t>
            </w:r>
            <w:r w:rsidR="00823D2D" w:rsidRPr="00D95180">
              <w:rPr>
                <w:sz w:val="22"/>
                <w:szCs w:val="22"/>
              </w:rPr>
              <w:t>ens</w:t>
            </w:r>
            <w:r w:rsidR="00776AD7">
              <w:rPr>
                <w:sz w:val="22"/>
                <w:szCs w:val="22"/>
              </w:rPr>
              <w:t>/</w:t>
            </w:r>
            <w:r w:rsidR="00823D2D" w:rsidRPr="00D95180">
              <w:rPr>
                <w:sz w:val="22"/>
                <w:szCs w:val="22"/>
              </w:rPr>
              <w:t>i</w:t>
            </w:r>
            <w:r w:rsidR="00776AD7">
              <w:rPr>
                <w:sz w:val="22"/>
                <w:szCs w:val="22"/>
              </w:rPr>
              <w:t>/</w:t>
            </w:r>
            <w:r w:rsidR="00823D2D" w:rsidRPr="00D95180">
              <w:rPr>
                <w:sz w:val="22"/>
                <w:szCs w:val="22"/>
              </w:rPr>
              <w:t>ä</w:t>
            </w:r>
            <w:r w:rsidR="00776AD7">
              <w:rPr>
                <w:sz w:val="22"/>
                <w:szCs w:val="22"/>
              </w:rPr>
              <w:t>/</w:t>
            </w:r>
            <w:r w:rsidR="00823D2D" w:rsidRPr="00D95180">
              <w:rPr>
                <w:sz w:val="22"/>
                <w:szCs w:val="22"/>
              </w:rPr>
              <w:t xml:space="preserve">toista </w:t>
            </w:r>
            <w:r w:rsidR="00776AD7">
              <w:rPr>
                <w:sz w:val="22"/>
                <w:szCs w:val="22"/>
              </w:rPr>
              <w:t>/</w:t>
            </w:r>
            <w:r w:rsidR="00823D2D" w:rsidRPr="00D95180">
              <w:rPr>
                <w:sz w:val="22"/>
                <w:szCs w:val="22"/>
              </w:rPr>
              <w:t xml:space="preserve"> viitess</w:t>
            </w:r>
            <w:r w:rsidR="00776AD7">
              <w:rPr>
                <w:sz w:val="22"/>
                <w:szCs w:val="22"/>
              </w:rPr>
              <w:t>/</w:t>
            </w:r>
            <w:r w:rsidR="00823D2D" w:rsidRPr="00D95180">
              <w:rPr>
                <w:sz w:val="22"/>
                <w:szCs w:val="22"/>
              </w:rPr>
              <w:t>i</w:t>
            </w:r>
            <w:r w:rsidR="00776AD7">
              <w:rPr>
                <w:sz w:val="22"/>
                <w:szCs w:val="22"/>
              </w:rPr>
              <w:t>/</w:t>
            </w:r>
            <w:r w:rsidR="00823D2D" w:rsidRPr="00D95180">
              <w:rPr>
                <w:sz w:val="22"/>
                <w:szCs w:val="22"/>
              </w:rPr>
              <w:t>i</w:t>
            </w:r>
            <w:r w:rsidR="00776AD7">
              <w:rPr>
                <w:sz w:val="22"/>
                <w:szCs w:val="22"/>
              </w:rPr>
              <w:t>/</w:t>
            </w:r>
            <w:r w:rsidR="00823D2D" w:rsidRPr="00D95180">
              <w:rPr>
                <w:sz w:val="22"/>
                <w:szCs w:val="22"/>
              </w:rPr>
              <w:t>toista ~ viites</w:t>
            </w:r>
            <w:r w:rsidR="00776AD7">
              <w:rPr>
                <w:sz w:val="22"/>
                <w:szCs w:val="22"/>
              </w:rPr>
              <w:t>/</w:t>
            </w:r>
            <w:r w:rsidR="00823D2D" w:rsidRPr="00D95180">
              <w:rPr>
                <w:sz w:val="22"/>
                <w:szCs w:val="22"/>
              </w:rPr>
              <w:t>i</w:t>
            </w:r>
            <w:r w:rsidR="00776AD7">
              <w:rPr>
                <w:sz w:val="22"/>
                <w:szCs w:val="22"/>
              </w:rPr>
              <w:t>/</w:t>
            </w:r>
            <w:r w:rsidR="00823D2D" w:rsidRPr="00D95180">
              <w:rPr>
                <w:sz w:val="22"/>
                <w:szCs w:val="22"/>
              </w:rPr>
              <w:t>ä</w:t>
            </w:r>
            <w:r w:rsidR="00776AD7">
              <w:rPr>
                <w:sz w:val="22"/>
                <w:szCs w:val="22"/>
              </w:rPr>
              <w:t>/</w:t>
            </w:r>
            <w:r w:rsidR="00823D2D" w:rsidRPr="00D95180">
              <w:rPr>
                <w:sz w:val="22"/>
                <w:szCs w:val="22"/>
              </w:rPr>
              <w:t>toista</w:t>
            </w:r>
          </w:p>
        </w:tc>
        <w:tc>
          <w:tcPr>
            <w:tcW w:w="0" w:type="auto"/>
          </w:tcPr>
          <w:p w14:paraId="14BDA8C6" w14:textId="7FC69F4F" w:rsidR="00823D2D" w:rsidRPr="00D95180" w:rsidRDefault="00823D2D" w:rsidP="00033685">
            <w:pPr>
              <w:spacing w:before="20" w:after="20"/>
              <w:rPr>
                <w:sz w:val="22"/>
                <w:szCs w:val="22"/>
              </w:rPr>
            </w:pPr>
            <w:r w:rsidRPr="00D95180">
              <w:rPr>
                <w:sz w:val="22"/>
                <w:szCs w:val="22"/>
              </w:rPr>
              <w:t>vii(đ)ens</w:t>
            </w:r>
            <w:r w:rsidR="00033685">
              <w:rPr>
                <w:sz w:val="22"/>
                <w:szCs w:val="22"/>
              </w:rPr>
              <w:t>/</w:t>
            </w:r>
            <w:r w:rsidRPr="00D95180">
              <w:rPr>
                <w:sz w:val="22"/>
                <w:szCs w:val="22"/>
              </w:rPr>
              <w:t>i</w:t>
            </w:r>
            <w:r w:rsidR="00033685">
              <w:rPr>
                <w:sz w:val="22"/>
                <w:szCs w:val="22"/>
              </w:rPr>
              <w:t>/</w:t>
            </w:r>
            <w:r w:rsidRPr="00D95180">
              <w:rPr>
                <w:sz w:val="22"/>
                <w:szCs w:val="22"/>
              </w:rPr>
              <w:t>ssä</w:t>
            </w:r>
            <w:r w:rsidR="00033685">
              <w:rPr>
                <w:sz w:val="22"/>
                <w:szCs w:val="22"/>
              </w:rPr>
              <w:t>/</w:t>
            </w:r>
            <w:r w:rsidRPr="00D95180">
              <w:rPr>
                <w:sz w:val="22"/>
                <w:szCs w:val="22"/>
              </w:rPr>
              <w:t xml:space="preserve">toista </w:t>
            </w:r>
            <w:r w:rsidR="00033685">
              <w:rPr>
                <w:sz w:val="22"/>
                <w:szCs w:val="22"/>
              </w:rPr>
              <w:t>/</w:t>
            </w:r>
            <w:r w:rsidRPr="00D95180">
              <w:rPr>
                <w:sz w:val="22"/>
                <w:szCs w:val="22"/>
              </w:rPr>
              <w:t xml:space="preserve"> viites</w:t>
            </w:r>
            <w:r w:rsidR="00033685">
              <w:rPr>
                <w:sz w:val="22"/>
                <w:szCs w:val="22"/>
              </w:rPr>
              <w:t>/</w:t>
            </w:r>
            <w:r w:rsidRPr="00D95180">
              <w:rPr>
                <w:sz w:val="22"/>
                <w:szCs w:val="22"/>
              </w:rPr>
              <w:t>i</w:t>
            </w:r>
            <w:r w:rsidR="00033685">
              <w:rPr>
                <w:sz w:val="22"/>
                <w:szCs w:val="22"/>
              </w:rPr>
              <w:t>/</w:t>
            </w:r>
            <w:r w:rsidRPr="00D95180">
              <w:rPr>
                <w:sz w:val="22"/>
                <w:szCs w:val="22"/>
              </w:rPr>
              <w:t>ssä</w:t>
            </w:r>
            <w:r w:rsidR="00033685">
              <w:rPr>
                <w:sz w:val="22"/>
                <w:szCs w:val="22"/>
              </w:rPr>
              <w:t>/</w:t>
            </w:r>
            <w:r w:rsidRPr="00D95180">
              <w:rPr>
                <w:sz w:val="22"/>
                <w:szCs w:val="22"/>
              </w:rPr>
              <w:t>toista</w:t>
            </w:r>
          </w:p>
        </w:tc>
      </w:tr>
      <w:tr w:rsidR="00823D2D" w:rsidRPr="00D95180" w14:paraId="41F5B065" w14:textId="77777777" w:rsidTr="00F02C93">
        <w:trPr>
          <w:cantSplit/>
        </w:trPr>
        <w:tc>
          <w:tcPr>
            <w:tcW w:w="0" w:type="auto"/>
          </w:tcPr>
          <w:p w14:paraId="0E7D3B09" w14:textId="77777777" w:rsidR="00823D2D" w:rsidRPr="00D95180" w:rsidRDefault="00823D2D" w:rsidP="00634C6F">
            <w:pPr>
              <w:spacing w:before="20" w:after="20"/>
              <w:rPr>
                <w:sz w:val="22"/>
                <w:szCs w:val="22"/>
              </w:rPr>
            </w:pPr>
            <w:r w:rsidRPr="00D95180">
              <w:rPr>
                <w:sz w:val="22"/>
                <w:szCs w:val="22"/>
              </w:rPr>
              <w:t>20.</w:t>
            </w:r>
          </w:p>
        </w:tc>
        <w:tc>
          <w:tcPr>
            <w:tcW w:w="0" w:type="auto"/>
          </w:tcPr>
          <w:p w14:paraId="754E9418" w14:textId="77777777" w:rsidR="00823D2D" w:rsidRPr="00D95180" w:rsidRDefault="00823D2D" w:rsidP="00634C6F">
            <w:pPr>
              <w:spacing w:before="20" w:after="20"/>
              <w:rPr>
                <w:sz w:val="22"/>
                <w:szCs w:val="22"/>
              </w:rPr>
            </w:pPr>
            <w:r w:rsidRPr="00D95180">
              <w:rPr>
                <w:sz w:val="22"/>
                <w:szCs w:val="22"/>
              </w:rPr>
              <w:t>kah(đ)eskymmenes</w:t>
            </w:r>
          </w:p>
        </w:tc>
        <w:tc>
          <w:tcPr>
            <w:tcW w:w="0" w:type="auto"/>
          </w:tcPr>
          <w:p w14:paraId="62945607" w14:textId="6BB50F43" w:rsidR="00823D2D" w:rsidRPr="00D95180" w:rsidRDefault="00823D2D" w:rsidP="00634C6F">
            <w:pPr>
              <w:spacing w:before="20" w:after="20"/>
              <w:rPr>
                <w:sz w:val="22"/>
                <w:szCs w:val="22"/>
              </w:rPr>
            </w:pPr>
            <w:r w:rsidRPr="00D95180">
              <w:rPr>
                <w:sz w:val="22"/>
                <w:szCs w:val="22"/>
              </w:rPr>
              <w:t>kah(đ)ene</w:t>
            </w:r>
            <w:r w:rsidR="00CF1ADE">
              <w:rPr>
                <w:sz w:val="22"/>
                <w:szCs w:val="22"/>
              </w:rPr>
              <w:t>/</w:t>
            </w:r>
            <w:r w:rsidRPr="00D95180">
              <w:rPr>
                <w:sz w:val="22"/>
                <w:szCs w:val="22"/>
              </w:rPr>
              <w:t>n</w:t>
            </w:r>
            <w:r w:rsidR="00CF1ADE">
              <w:rPr>
                <w:sz w:val="22"/>
                <w:szCs w:val="22"/>
              </w:rPr>
              <w:t>/</w:t>
            </w:r>
            <w:r w:rsidRPr="00D95180">
              <w:rPr>
                <w:sz w:val="22"/>
                <w:szCs w:val="22"/>
              </w:rPr>
              <w:t>kymmene</w:t>
            </w:r>
            <w:r w:rsidR="00D95180" w:rsidRPr="00D95180">
              <w:rPr>
                <w:sz w:val="22"/>
                <w:szCs w:val="22"/>
              </w:rPr>
              <w:t>nne</w:t>
            </w:r>
            <w:r w:rsidR="00CF1ADE">
              <w:rPr>
                <w:sz w:val="22"/>
                <w:szCs w:val="22"/>
              </w:rPr>
              <w:t>/n /</w:t>
            </w:r>
            <w:r w:rsidR="00D95180" w:rsidRPr="00D95180">
              <w:rPr>
                <w:sz w:val="22"/>
                <w:szCs w:val="22"/>
              </w:rPr>
              <w:t xml:space="preserve"> kaht</w:t>
            </w:r>
            <w:r w:rsidRPr="00D95180">
              <w:rPr>
                <w:sz w:val="22"/>
                <w:szCs w:val="22"/>
              </w:rPr>
              <w:t>ese</w:t>
            </w:r>
            <w:r w:rsidR="00CF1ADE">
              <w:rPr>
                <w:sz w:val="22"/>
                <w:szCs w:val="22"/>
              </w:rPr>
              <w:t>/</w:t>
            </w:r>
            <w:r w:rsidRPr="00D95180">
              <w:rPr>
                <w:sz w:val="22"/>
                <w:szCs w:val="22"/>
              </w:rPr>
              <w:t>n</w:t>
            </w:r>
            <w:r w:rsidR="00CF1ADE">
              <w:rPr>
                <w:sz w:val="22"/>
                <w:szCs w:val="22"/>
              </w:rPr>
              <w:t>/</w:t>
            </w:r>
            <w:r w:rsidRPr="00D95180">
              <w:rPr>
                <w:sz w:val="22"/>
                <w:szCs w:val="22"/>
              </w:rPr>
              <w:t>kymmenese</w:t>
            </w:r>
            <w:r w:rsidR="00CF1ADE">
              <w:rPr>
                <w:sz w:val="22"/>
                <w:szCs w:val="22"/>
              </w:rPr>
              <w:t>/</w:t>
            </w:r>
            <w:r w:rsidRPr="00D95180">
              <w:rPr>
                <w:sz w:val="22"/>
                <w:szCs w:val="22"/>
              </w:rPr>
              <w:t>n</w:t>
            </w:r>
          </w:p>
        </w:tc>
        <w:tc>
          <w:tcPr>
            <w:tcW w:w="0" w:type="auto"/>
          </w:tcPr>
          <w:p w14:paraId="6FB52760" w14:textId="3936A66C" w:rsidR="00823D2D" w:rsidRPr="00D95180" w:rsidRDefault="00823D2D" w:rsidP="00634C6F">
            <w:pPr>
              <w:spacing w:before="20" w:after="20"/>
              <w:rPr>
                <w:sz w:val="22"/>
                <w:szCs w:val="22"/>
              </w:rPr>
            </w:pPr>
            <w:r w:rsidRPr="00D95180">
              <w:rPr>
                <w:sz w:val="22"/>
                <w:szCs w:val="22"/>
              </w:rPr>
              <w:t>kah(đ)et</w:t>
            </w:r>
            <w:r w:rsidR="00EC5189">
              <w:rPr>
                <w:sz w:val="22"/>
                <w:szCs w:val="22"/>
              </w:rPr>
              <w:t>/</w:t>
            </w:r>
            <w:r w:rsidRPr="00D95180">
              <w:rPr>
                <w:sz w:val="22"/>
                <w:szCs w:val="22"/>
              </w:rPr>
              <w:t>ta</w:t>
            </w:r>
            <w:r w:rsidR="00EC5189">
              <w:rPr>
                <w:sz w:val="22"/>
                <w:szCs w:val="22"/>
              </w:rPr>
              <w:t>/kymmenet/tä /</w:t>
            </w:r>
            <w:r w:rsidRPr="00D95180">
              <w:rPr>
                <w:sz w:val="22"/>
                <w:szCs w:val="22"/>
              </w:rPr>
              <w:t xml:space="preserve"> kah(đ)es</w:t>
            </w:r>
            <w:r w:rsidR="00EC5189">
              <w:rPr>
                <w:sz w:val="22"/>
                <w:szCs w:val="22"/>
              </w:rPr>
              <w:t>/</w:t>
            </w:r>
            <w:r w:rsidRPr="00D95180">
              <w:rPr>
                <w:sz w:val="22"/>
                <w:szCs w:val="22"/>
              </w:rPr>
              <w:t>ta</w:t>
            </w:r>
            <w:r w:rsidR="00EC5189">
              <w:rPr>
                <w:sz w:val="22"/>
                <w:szCs w:val="22"/>
              </w:rPr>
              <w:t>/</w:t>
            </w:r>
            <w:r w:rsidRPr="00D95180">
              <w:rPr>
                <w:sz w:val="22"/>
                <w:szCs w:val="22"/>
              </w:rPr>
              <w:t>kymmenes</w:t>
            </w:r>
            <w:r w:rsidR="00EC5189">
              <w:rPr>
                <w:sz w:val="22"/>
                <w:szCs w:val="22"/>
              </w:rPr>
              <w:t>/</w:t>
            </w:r>
            <w:r w:rsidRPr="00D95180">
              <w:rPr>
                <w:sz w:val="22"/>
                <w:szCs w:val="22"/>
              </w:rPr>
              <w:t>tä</w:t>
            </w:r>
          </w:p>
        </w:tc>
        <w:tc>
          <w:tcPr>
            <w:tcW w:w="0" w:type="auto"/>
          </w:tcPr>
          <w:p w14:paraId="13B4901A" w14:textId="18E1E350" w:rsidR="00823D2D" w:rsidRPr="00D95180" w:rsidRDefault="00823D2D" w:rsidP="00DB5C7D">
            <w:pPr>
              <w:spacing w:before="20" w:after="20"/>
              <w:rPr>
                <w:sz w:val="22"/>
                <w:szCs w:val="22"/>
              </w:rPr>
            </w:pPr>
            <w:r w:rsidRPr="00D95180">
              <w:rPr>
                <w:sz w:val="22"/>
                <w:szCs w:val="22"/>
              </w:rPr>
              <w:t>kah(đ)ent</w:t>
            </w:r>
            <w:r w:rsidR="00DB5C7D">
              <w:rPr>
                <w:sz w:val="22"/>
                <w:szCs w:val="22"/>
              </w:rPr>
              <w:t>/</w:t>
            </w:r>
            <w:r w:rsidRPr="00D95180">
              <w:rPr>
                <w:sz w:val="22"/>
                <w:szCs w:val="22"/>
              </w:rPr>
              <w:t>heen</w:t>
            </w:r>
            <w:r w:rsidR="00DB5C7D">
              <w:rPr>
                <w:sz w:val="22"/>
                <w:szCs w:val="22"/>
              </w:rPr>
              <w:t>/</w:t>
            </w:r>
            <w:r w:rsidRPr="00D95180">
              <w:rPr>
                <w:sz w:val="22"/>
                <w:szCs w:val="22"/>
              </w:rPr>
              <w:t>kymmenent</w:t>
            </w:r>
            <w:r w:rsidR="00DB5C7D">
              <w:rPr>
                <w:sz w:val="22"/>
                <w:szCs w:val="22"/>
              </w:rPr>
              <w:t>/</w:t>
            </w:r>
            <w:r w:rsidRPr="00D95180">
              <w:rPr>
                <w:sz w:val="22"/>
                <w:szCs w:val="22"/>
              </w:rPr>
              <w:t xml:space="preserve">heen </w:t>
            </w:r>
            <w:r w:rsidR="00DB5C7D">
              <w:rPr>
                <w:sz w:val="22"/>
                <w:szCs w:val="22"/>
              </w:rPr>
              <w:t>/</w:t>
            </w:r>
            <w:r w:rsidRPr="00D95180">
              <w:rPr>
                <w:sz w:val="22"/>
                <w:szCs w:val="22"/>
              </w:rPr>
              <w:t xml:space="preserve"> kahtes</w:t>
            </w:r>
            <w:r w:rsidR="00DB5C7D">
              <w:rPr>
                <w:sz w:val="22"/>
                <w:szCs w:val="22"/>
              </w:rPr>
              <w:t>/</w:t>
            </w:r>
            <w:r w:rsidRPr="00D95180">
              <w:rPr>
                <w:sz w:val="22"/>
                <w:szCs w:val="22"/>
              </w:rPr>
              <w:t>heenkymmenes</w:t>
            </w:r>
            <w:r w:rsidR="00DB5C7D">
              <w:rPr>
                <w:sz w:val="22"/>
                <w:szCs w:val="22"/>
              </w:rPr>
              <w:t>/</w:t>
            </w:r>
            <w:r w:rsidRPr="00D95180">
              <w:rPr>
                <w:sz w:val="22"/>
                <w:szCs w:val="22"/>
              </w:rPr>
              <w:t>heen</w:t>
            </w:r>
          </w:p>
        </w:tc>
        <w:tc>
          <w:tcPr>
            <w:tcW w:w="0" w:type="auto"/>
          </w:tcPr>
          <w:p w14:paraId="11090399" w14:textId="1B03BC52" w:rsidR="00823D2D" w:rsidRPr="00D95180" w:rsidRDefault="00177A3B" w:rsidP="003113AE">
            <w:pPr>
              <w:spacing w:before="20" w:after="20"/>
              <w:rPr>
                <w:sz w:val="22"/>
                <w:szCs w:val="22"/>
              </w:rPr>
            </w:pPr>
            <w:r w:rsidRPr="00D95180">
              <w:rPr>
                <w:sz w:val="22"/>
                <w:szCs w:val="22"/>
              </w:rPr>
              <w:t>kahđe</w:t>
            </w:r>
            <w:r w:rsidR="00651BD6">
              <w:rPr>
                <w:sz w:val="22"/>
                <w:szCs w:val="22"/>
              </w:rPr>
              <w:t>nss</w:t>
            </w:r>
            <w:r w:rsidR="003113AE">
              <w:rPr>
                <w:sz w:val="22"/>
                <w:szCs w:val="22"/>
              </w:rPr>
              <w:t>/</w:t>
            </w:r>
            <w:r w:rsidR="00651BD6">
              <w:rPr>
                <w:sz w:val="22"/>
                <w:szCs w:val="22"/>
              </w:rPr>
              <w:t>i</w:t>
            </w:r>
            <w:r w:rsidR="003113AE">
              <w:rPr>
                <w:sz w:val="22"/>
                <w:szCs w:val="22"/>
              </w:rPr>
              <w:t>/</w:t>
            </w:r>
            <w:r w:rsidR="00651BD6">
              <w:rPr>
                <w:sz w:val="22"/>
                <w:szCs w:val="22"/>
              </w:rPr>
              <w:t>i</w:t>
            </w:r>
            <w:r w:rsidR="003113AE">
              <w:rPr>
                <w:sz w:val="22"/>
                <w:szCs w:val="22"/>
              </w:rPr>
              <w:t>/</w:t>
            </w:r>
            <w:r w:rsidR="00823D2D" w:rsidRPr="00D95180">
              <w:rPr>
                <w:sz w:val="22"/>
                <w:szCs w:val="22"/>
              </w:rPr>
              <w:t>kymme</w:t>
            </w:r>
            <w:r w:rsidR="00E60DC6">
              <w:rPr>
                <w:sz w:val="22"/>
                <w:szCs w:val="22"/>
              </w:rPr>
              <w:t>ne</w:t>
            </w:r>
            <w:r w:rsidR="00823D2D" w:rsidRPr="00D95180">
              <w:rPr>
                <w:sz w:val="22"/>
                <w:szCs w:val="22"/>
              </w:rPr>
              <w:t>n</w:t>
            </w:r>
            <w:r w:rsidR="00841BFA" w:rsidRPr="00D95180">
              <w:rPr>
                <w:sz w:val="22"/>
                <w:szCs w:val="22"/>
              </w:rPr>
              <w:t>s</w:t>
            </w:r>
            <w:r w:rsidR="00651BD6">
              <w:rPr>
                <w:sz w:val="22"/>
                <w:szCs w:val="22"/>
              </w:rPr>
              <w:t>s</w:t>
            </w:r>
            <w:r w:rsidR="003113AE">
              <w:rPr>
                <w:sz w:val="22"/>
                <w:szCs w:val="22"/>
              </w:rPr>
              <w:t>/</w:t>
            </w:r>
            <w:r w:rsidR="00651BD6">
              <w:rPr>
                <w:sz w:val="22"/>
                <w:szCs w:val="22"/>
              </w:rPr>
              <w:t>i</w:t>
            </w:r>
            <w:r w:rsidR="003113AE">
              <w:rPr>
                <w:sz w:val="22"/>
                <w:szCs w:val="22"/>
              </w:rPr>
              <w:t>/</w:t>
            </w:r>
            <w:r w:rsidR="00651BD6">
              <w:rPr>
                <w:sz w:val="22"/>
                <w:szCs w:val="22"/>
              </w:rPr>
              <w:t>i</w:t>
            </w:r>
            <w:r w:rsidRPr="00D95180">
              <w:rPr>
                <w:sz w:val="22"/>
                <w:szCs w:val="22"/>
              </w:rPr>
              <w:t xml:space="preserve"> ~ kah</w:t>
            </w:r>
            <w:r w:rsidR="00651BD6">
              <w:rPr>
                <w:sz w:val="22"/>
                <w:szCs w:val="22"/>
              </w:rPr>
              <w:t>ens</w:t>
            </w:r>
            <w:r w:rsidR="003113AE">
              <w:rPr>
                <w:sz w:val="22"/>
                <w:szCs w:val="22"/>
              </w:rPr>
              <w:t>/</w:t>
            </w:r>
            <w:r w:rsidR="00651BD6">
              <w:rPr>
                <w:sz w:val="22"/>
                <w:szCs w:val="22"/>
              </w:rPr>
              <w:t>i</w:t>
            </w:r>
            <w:r w:rsidR="003113AE">
              <w:rPr>
                <w:sz w:val="22"/>
                <w:szCs w:val="22"/>
              </w:rPr>
              <w:t>/</w:t>
            </w:r>
            <w:r w:rsidR="00651BD6">
              <w:rPr>
                <w:sz w:val="22"/>
                <w:szCs w:val="22"/>
              </w:rPr>
              <w:t>a</w:t>
            </w:r>
            <w:r w:rsidR="003113AE">
              <w:rPr>
                <w:sz w:val="22"/>
                <w:szCs w:val="22"/>
              </w:rPr>
              <w:t>/</w:t>
            </w:r>
            <w:r w:rsidR="00651BD6">
              <w:rPr>
                <w:sz w:val="22"/>
                <w:szCs w:val="22"/>
              </w:rPr>
              <w:t>kymmenens</w:t>
            </w:r>
            <w:r w:rsidR="003113AE">
              <w:rPr>
                <w:sz w:val="22"/>
                <w:szCs w:val="22"/>
              </w:rPr>
              <w:t>/</w:t>
            </w:r>
            <w:r w:rsidR="00651BD6">
              <w:rPr>
                <w:sz w:val="22"/>
                <w:szCs w:val="22"/>
              </w:rPr>
              <w:t>i</w:t>
            </w:r>
            <w:r w:rsidR="003113AE">
              <w:rPr>
                <w:sz w:val="22"/>
                <w:szCs w:val="22"/>
              </w:rPr>
              <w:t>/</w:t>
            </w:r>
            <w:r w:rsidR="00651BD6">
              <w:rPr>
                <w:sz w:val="22"/>
                <w:szCs w:val="22"/>
              </w:rPr>
              <w:t xml:space="preserve">ä </w:t>
            </w:r>
            <w:r w:rsidR="003113AE">
              <w:rPr>
                <w:sz w:val="22"/>
                <w:szCs w:val="22"/>
              </w:rPr>
              <w:t>/</w:t>
            </w:r>
            <w:r w:rsidR="00651BD6">
              <w:rPr>
                <w:sz w:val="22"/>
                <w:szCs w:val="22"/>
              </w:rPr>
              <w:t xml:space="preserve"> kahtess</w:t>
            </w:r>
            <w:r w:rsidR="003113AE">
              <w:rPr>
                <w:sz w:val="22"/>
                <w:szCs w:val="22"/>
              </w:rPr>
              <w:t>/</w:t>
            </w:r>
            <w:r w:rsidR="00651BD6">
              <w:rPr>
                <w:sz w:val="22"/>
                <w:szCs w:val="22"/>
              </w:rPr>
              <w:t>i</w:t>
            </w:r>
            <w:r w:rsidR="003113AE">
              <w:rPr>
                <w:sz w:val="22"/>
                <w:szCs w:val="22"/>
              </w:rPr>
              <w:t>/</w:t>
            </w:r>
            <w:r w:rsidR="00651BD6">
              <w:rPr>
                <w:sz w:val="22"/>
                <w:szCs w:val="22"/>
              </w:rPr>
              <w:t>i</w:t>
            </w:r>
            <w:r w:rsidR="003113AE">
              <w:rPr>
                <w:sz w:val="22"/>
                <w:szCs w:val="22"/>
              </w:rPr>
              <w:t>/</w:t>
            </w:r>
            <w:r w:rsidR="00841BFA" w:rsidRPr="00D95180">
              <w:rPr>
                <w:sz w:val="22"/>
                <w:szCs w:val="22"/>
              </w:rPr>
              <w:t>ky</w:t>
            </w:r>
            <w:r w:rsidR="00651BD6">
              <w:rPr>
                <w:sz w:val="22"/>
                <w:szCs w:val="22"/>
              </w:rPr>
              <w:t>mmeness</w:t>
            </w:r>
            <w:r w:rsidR="003113AE">
              <w:rPr>
                <w:sz w:val="22"/>
                <w:szCs w:val="22"/>
              </w:rPr>
              <w:t>/</w:t>
            </w:r>
            <w:r w:rsidR="00651BD6">
              <w:rPr>
                <w:sz w:val="22"/>
                <w:szCs w:val="22"/>
              </w:rPr>
              <w:t>i</w:t>
            </w:r>
            <w:r w:rsidR="003113AE">
              <w:rPr>
                <w:sz w:val="22"/>
                <w:szCs w:val="22"/>
              </w:rPr>
              <w:t>/</w:t>
            </w:r>
            <w:r w:rsidR="00651BD6">
              <w:rPr>
                <w:sz w:val="22"/>
                <w:szCs w:val="22"/>
              </w:rPr>
              <w:t>i</w:t>
            </w:r>
            <w:r w:rsidR="00841BFA" w:rsidRPr="00D95180">
              <w:rPr>
                <w:sz w:val="22"/>
                <w:szCs w:val="22"/>
              </w:rPr>
              <w:t xml:space="preserve"> ~ kahtes</w:t>
            </w:r>
            <w:r w:rsidR="003113AE">
              <w:rPr>
                <w:sz w:val="22"/>
                <w:szCs w:val="22"/>
              </w:rPr>
              <w:t>/</w:t>
            </w:r>
            <w:r w:rsidR="00841BFA" w:rsidRPr="00D95180">
              <w:rPr>
                <w:sz w:val="22"/>
                <w:szCs w:val="22"/>
              </w:rPr>
              <w:t>i</w:t>
            </w:r>
            <w:r w:rsidR="003113AE">
              <w:rPr>
                <w:sz w:val="22"/>
                <w:szCs w:val="22"/>
              </w:rPr>
              <w:t>/</w:t>
            </w:r>
            <w:r w:rsidR="00841BFA" w:rsidRPr="00D95180">
              <w:rPr>
                <w:sz w:val="22"/>
                <w:szCs w:val="22"/>
              </w:rPr>
              <w:t>a</w:t>
            </w:r>
            <w:r w:rsidR="003113AE">
              <w:rPr>
                <w:sz w:val="22"/>
                <w:szCs w:val="22"/>
              </w:rPr>
              <w:t>/</w:t>
            </w:r>
            <w:r w:rsidR="00841BFA" w:rsidRPr="00D95180">
              <w:rPr>
                <w:sz w:val="22"/>
                <w:szCs w:val="22"/>
              </w:rPr>
              <w:t>kymm</w:t>
            </w:r>
            <w:r w:rsidRPr="00D95180">
              <w:rPr>
                <w:sz w:val="22"/>
                <w:szCs w:val="22"/>
              </w:rPr>
              <w:t>e</w:t>
            </w:r>
            <w:r w:rsidR="00841BFA" w:rsidRPr="00D95180">
              <w:rPr>
                <w:sz w:val="22"/>
                <w:szCs w:val="22"/>
              </w:rPr>
              <w:t>n</w:t>
            </w:r>
            <w:r w:rsidR="00823D2D" w:rsidRPr="00D95180">
              <w:rPr>
                <w:sz w:val="22"/>
                <w:szCs w:val="22"/>
              </w:rPr>
              <w:t>es</w:t>
            </w:r>
            <w:r w:rsidR="003113AE">
              <w:rPr>
                <w:sz w:val="22"/>
                <w:szCs w:val="22"/>
              </w:rPr>
              <w:t>/</w:t>
            </w:r>
            <w:r w:rsidR="00823D2D" w:rsidRPr="00D95180">
              <w:rPr>
                <w:sz w:val="22"/>
                <w:szCs w:val="22"/>
              </w:rPr>
              <w:t>i</w:t>
            </w:r>
            <w:r w:rsidR="003113AE">
              <w:rPr>
                <w:sz w:val="22"/>
                <w:szCs w:val="22"/>
              </w:rPr>
              <w:t>/</w:t>
            </w:r>
            <w:r w:rsidR="00823D2D" w:rsidRPr="00D95180">
              <w:rPr>
                <w:sz w:val="22"/>
                <w:szCs w:val="22"/>
              </w:rPr>
              <w:t>ä</w:t>
            </w:r>
          </w:p>
        </w:tc>
        <w:tc>
          <w:tcPr>
            <w:tcW w:w="0" w:type="auto"/>
          </w:tcPr>
          <w:p w14:paraId="21DBC95E" w14:textId="22D7BCE1" w:rsidR="00823D2D" w:rsidRPr="00D95180" w:rsidRDefault="00823D2D" w:rsidP="00033685">
            <w:pPr>
              <w:spacing w:before="20" w:after="20"/>
              <w:rPr>
                <w:sz w:val="22"/>
                <w:szCs w:val="22"/>
              </w:rPr>
            </w:pPr>
            <w:r w:rsidRPr="00D95180">
              <w:rPr>
                <w:sz w:val="22"/>
                <w:szCs w:val="22"/>
              </w:rPr>
              <w:t>kah(đ)ens</w:t>
            </w:r>
            <w:r w:rsidR="00033685">
              <w:rPr>
                <w:sz w:val="22"/>
                <w:szCs w:val="22"/>
              </w:rPr>
              <w:t>/</w:t>
            </w:r>
            <w:r w:rsidRPr="00D95180">
              <w:rPr>
                <w:sz w:val="22"/>
                <w:szCs w:val="22"/>
              </w:rPr>
              <w:t>i</w:t>
            </w:r>
            <w:r w:rsidR="00033685">
              <w:rPr>
                <w:sz w:val="22"/>
                <w:szCs w:val="22"/>
              </w:rPr>
              <w:t>/</w:t>
            </w:r>
            <w:r w:rsidRPr="00D95180">
              <w:rPr>
                <w:sz w:val="22"/>
                <w:szCs w:val="22"/>
              </w:rPr>
              <w:t>ssa</w:t>
            </w:r>
            <w:r w:rsidR="00033685">
              <w:rPr>
                <w:sz w:val="22"/>
                <w:szCs w:val="22"/>
              </w:rPr>
              <w:t>/</w:t>
            </w:r>
            <w:r w:rsidRPr="00D95180">
              <w:rPr>
                <w:sz w:val="22"/>
                <w:szCs w:val="22"/>
              </w:rPr>
              <w:t>kymme</w:t>
            </w:r>
            <w:r w:rsidR="00FC0D7E">
              <w:rPr>
                <w:sz w:val="22"/>
                <w:szCs w:val="22"/>
              </w:rPr>
              <w:t>ne</w:t>
            </w:r>
            <w:r w:rsidRPr="00D95180">
              <w:rPr>
                <w:sz w:val="22"/>
                <w:szCs w:val="22"/>
              </w:rPr>
              <w:t>n</w:t>
            </w:r>
            <w:r w:rsidR="00FC0D7E">
              <w:rPr>
                <w:sz w:val="22"/>
                <w:szCs w:val="22"/>
              </w:rPr>
              <w:t>s</w:t>
            </w:r>
            <w:r w:rsidR="00033685">
              <w:rPr>
                <w:sz w:val="22"/>
                <w:szCs w:val="22"/>
              </w:rPr>
              <w:t>/</w:t>
            </w:r>
            <w:r w:rsidRPr="00D95180">
              <w:rPr>
                <w:sz w:val="22"/>
                <w:szCs w:val="22"/>
              </w:rPr>
              <w:t>i</w:t>
            </w:r>
            <w:r w:rsidR="00033685">
              <w:rPr>
                <w:sz w:val="22"/>
                <w:szCs w:val="22"/>
              </w:rPr>
              <w:t>/</w:t>
            </w:r>
            <w:r w:rsidRPr="00D95180">
              <w:rPr>
                <w:sz w:val="22"/>
                <w:szCs w:val="22"/>
              </w:rPr>
              <w:t xml:space="preserve">ssä </w:t>
            </w:r>
            <w:r w:rsidR="00033685">
              <w:rPr>
                <w:sz w:val="22"/>
                <w:szCs w:val="22"/>
              </w:rPr>
              <w:t>/</w:t>
            </w:r>
            <w:r w:rsidRPr="00D95180">
              <w:rPr>
                <w:sz w:val="22"/>
                <w:szCs w:val="22"/>
              </w:rPr>
              <w:t xml:space="preserve"> kahtes</w:t>
            </w:r>
            <w:r w:rsidR="00033685">
              <w:rPr>
                <w:sz w:val="22"/>
                <w:szCs w:val="22"/>
              </w:rPr>
              <w:t>/</w:t>
            </w:r>
            <w:r w:rsidRPr="00D95180">
              <w:rPr>
                <w:sz w:val="22"/>
                <w:szCs w:val="22"/>
              </w:rPr>
              <w:t>i</w:t>
            </w:r>
            <w:r w:rsidR="00033685">
              <w:rPr>
                <w:sz w:val="22"/>
                <w:szCs w:val="22"/>
              </w:rPr>
              <w:t>/</w:t>
            </w:r>
            <w:r w:rsidRPr="00D95180">
              <w:rPr>
                <w:sz w:val="22"/>
                <w:szCs w:val="22"/>
              </w:rPr>
              <w:t>ssa</w:t>
            </w:r>
            <w:r w:rsidR="00033685">
              <w:rPr>
                <w:sz w:val="22"/>
                <w:szCs w:val="22"/>
              </w:rPr>
              <w:t>/</w:t>
            </w:r>
            <w:r w:rsidRPr="00D95180">
              <w:rPr>
                <w:sz w:val="22"/>
                <w:szCs w:val="22"/>
              </w:rPr>
              <w:t>kymmen</w:t>
            </w:r>
            <w:r w:rsidR="00365376">
              <w:rPr>
                <w:sz w:val="22"/>
                <w:szCs w:val="22"/>
              </w:rPr>
              <w:t>es</w:t>
            </w:r>
            <w:r w:rsidR="00033685">
              <w:rPr>
                <w:sz w:val="22"/>
                <w:szCs w:val="22"/>
              </w:rPr>
              <w:t>/</w:t>
            </w:r>
            <w:r w:rsidRPr="00D95180">
              <w:rPr>
                <w:sz w:val="22"/>
                <w:szCs w:val="22"/>
              </w:rPr>
              <w:t>i</w:t>
            </w:r>
            <w:r w:rsidR="00033685">
              <w:rPr>
                <w:sz w:val="22"/>
                <w:szCs w:val="22"/>
              </w:rPr>
              <w:t>/</w:t>
            </w:r>
            <w:r w:rsidRPr="00D95180">
              <w:rPr>
                <w:sz w:val="22"/>
                <w:szCs w:val="22"/>
              </w:rPr>
              <w:t>ssä</w:t>
            </w:r>
          </w:p>
        </w:tc>
      </w:tr>
      <w:tr w:rsidR="00823D2D" w:rsidRPr="00D95180" w14:paraId="37C0BACF" w14:textId="77777777" w:rsidTr="00F02C93">
        <w:trPr>
          <w:cantSplit/>
        </w:trPr>
        <w:tc>
          <w:tcPr>
            <w:tcW w:w="0" w:type="auto"/>
          </w:tcPr>
          <w:p w14:paraId="097CEABC" w14:textId="77777777" w:rsidR="00823D2D" w:rsidRPr="00D95180" w:rsidRDefault="00823D2D" w:rsidP="00634C6F">
            <w:pPr>
              <w:spacing w:before="20" w:after="20"/>
              <w:rPr>
                <w:sz w:val="22"/>
                <w:szCs w:val="22"/>
              </w:rPr>
            </w:pPr>
            <w:r w:rsidRPr="00D95180">
              <w:rPr>
                <w:sz w:val="22"/>
                <w:szCs w:val="22"/>
              </w:rPr>
              <w:t>100.</w:t>
            </w:r>
          </w:p>
        </w:tc>
        <w:tc>
          <w:tcPr>
            <w:tcW w:w="0" w:type="auto"/>
          </w:tcPr>
          <w:p w14:paraId="1845F22F" w14:textId="62294E9A" w:rsidR="00823D2D" w:rsidRPr="00D95180" w:rsidRDefault="00823D2D" w:rsidP="00634C6F">
            <w:pPr>
              <w:spacing w:before="20" w:after="20"/>
              <w:rPr>
                <w:sz w:val="22"/>
                <w:szCs w:val="22"/>
              </w:rPr>
            </w:pPr>
            <w:r w:rsidRPr="00D95180">
              <w:rPr>
                <w:sz w:val="22"/>
                <w:szCs w:val="22"/>
              </w:rPr>
              <w:t>sa</w:t>
            </w:r>
            <w:r w:rsidR="00D95180" w:rsidRPr="00D95180">
              <w:rPr>
                <w:sz w:val="22"/>
                <w:szCs w:val="22"/>
              </w:rPr>
              <w:t>(</w:t>
            </w:r>
            <w:r w:rsidRPr="00D95180">
              <w:rPr>
                <w:sz w:val="22"/>
                <w:szCs w:val="22"/>
              </w:rPr>
              <w:t>đ</w:t>
            </w:r>
            <w:r w:rsidR="00D95180" w:rsidRPr="00D95180">
              <w:rPr>
                <w:sz w:val="22"/>
                <w:szCs w:val="22"/>
              </w:rPr>
              <w:t>)</w:t>
            </w:r>
            <w:r w:rsidRPr="00D95180">
              <w:rPr>
                <w:sz w:val="22"/>
                <w:szCs w:val="22"/>
              </w:rPr>
              <w:t xml:space="preserve">as </w:t>
            </w:r>
          </w:p>
        </w:tc>
        <w:tc>
          <w:tcPr>
            <w:tcW w:w="0" w:type="auto"/>
          </w:tcPr>
          <w:p w14:paraId="4E68BE47" w14:textId="101DAA2A" w:rsidR="00823D2D" w:rsidRPr="00D95180" w:rsidRDefault="00823D2D" w:rsidP="00634C6F">
            <w:pPr>
              <w:spacing w:before="20" w:after="20"/>
              <w:rPr>
                <w:sz w:val="22"/>
                <w:szCs w:val="22"/>
              </w:rPr>
            </w:pPr>
            <w:r w:rsidRPr="00D95180">
              <w:rPr>
                <w:sz w:val="22"/>
                <w:szCs w:val="22"/>
              </w:rPr>
              <w:t>sa</w:t>
            </w:r>
            <w:r w:rsidR="00822FD8" w:rsidRPr="00D95180">
              <w:rPr>
                <w:sz w:val="22"/>
                <w:szCs w:val="22"/>
              </w:rPr>
              <w:t>(</w:t>
            </w:r>
            <w:r w:rsidRPr="00D95180">
              <w:rPr>
                <w:sz w:val="22"/>
                <w:szCs w:val="22"/>
              </w:rPr>
              <w:t>đ</w:t>
            </w:r>
            <w:r w:rsidR="00822FD8" w:rsidRPr="00D95180">
              <w:rPr>
                <w:sz w:val="22"/>
                <w:szCs w:val="22"/>
              </w:rPr>
              <w:t>)</w:t>
            </w:r>
            <w:r w:rsidRPr="00D95180">
              <w:rPr>
                <w:sz w:val="22"/>
                <w:szCs w:val="22"/>
              </w:rPr>
              <w:t>ane</w:t>
            </w:r>
            <w:r w:rsidR="00CF1ADE">
              <w:rPr>
                <w:sz w:val="22"/>
                <w:szCs w:val="22"/>
              </w:rPr>
              <w:t>/</w:t>
            </w:r>
            <w:r w:rsidR="00D74004">
              <w:rPr>
                <w:sz w:val="22"/>
                <w:szCs w:val="22"/>
              </w:rPr>
              <w:t>n /</w:t>
            </w:r>
            <w:r w:rsidRPr="00D95180">
              <w:rPr>
                <w:sz w:val="22"/>
                <w:szCs w:val="22"/>
              </w:rPr>
              <w:t xml:space="preserve"> satase</w:t>
            </w:r>
            <w:r w:rsidR="00D74004">
              <w:rPr>
                <w:sz w:val="22"/>
                <w:szCs w:val="22"/>
              </w:rPr>
              <w:t>/</w:t>
            </w:r>
            <w:r w:rsidRPr="00D95180">
              <w:rPr>
                <w:sz w:val="22"/>
                <w:szCs w:val="22"/>
              </w:rPr>
              <w:t>n</w:t>
            </w:r>
          </w:p>
        </w:tc>
        <w:tc>
          <w:tcPr>
            <w:tcW w:w="0" w:type="auto"/>
          </w:tcPr>
          <w:p w14:paraId="23589564" w14:textId="67F5FBB4" w:rsidR="00823D2D" w:rsidRPr="00D95180" w:rsidRDefault="00823D2D" w:rsidP="00634C6F">
            <w:pPr>
              <w:spacing w:before="20" w:after="20"/>
              <w:rPr>
                <w:sz w:val="22"/>
                <w:szCs w:val="22"/>
              </w:rPr>
            </w:pPr>
            <w:r w:rsidRPr="00D95180">
              <w:rPr>
                <w:sz w:val="22"/>
                <w:szCs w:val="22"/>
              </w:rPr>
              <w:t>sa</w:t>
            </w:r>
            <w:r w:rsidR="004E2FE2" w:rsidRPr="00D95180">
              <w:rPr>
                <w:sz w:val="22"/>
                <w:szCs w:val="22"/>
              </w:rPr>
              <w:t>(</w:t>
            </w:r>
            <w:r w:rsidRPr="00D95180">
              <w:rPr>
                <w:sz w:val="22"/>
                <w:szCs w:val="22"/>
              </w:rPr>
              <w:t>đ</w:t>
            </w:r>
            <w:r w:rsidR="004E2FE2" w:rsidRPr="00D95180">
              <w:rPr>
                <w:sz w:val="22"/>
                <w:szCs w:val="22"/>
              </w:rPr>
              <w:t>)</w:t>
            </w:r>
            <w:r w:rsidRPr="00D95180">
              <w:rPr>
                <w:sz w:val="22"/>
                <w:szCs w:val="22"/>
              </w:rPr>
              <w:t>at</w:t>
            </w:r>
            <w:r w:rsidR="00EC5189">
              <w:rPr>
                <w:sz w:val="22"/>
                <w:szCs w:val="22"/>
              </w:rPr>
              <w:t>/ta /</w:t>
            </w:r>
            <w:r w:rsidRPr="00D95180">
              <w:rPr>
                <w:sz w:val="22"/>
                <w:szCs w:val="22"/>
              </w:rPr>
              <w:t xml:space="preserve"> sa(đ)</w:t>
            </w:r>
            <w:r w:rsidR="00841BFA" w:rsidRPr="00D95180">
              <w:rPr>
                <w:sz w:val="22"/>
                <w:szCs w:val="22"/>
              </w:rPr>
              <w:t>a</w:t>
            </w:r>
            <w:r w:rsidRPr="00D95180">
              <w:rPr>
                <w:sz w:val="22"/>
                <w:szCs w:val="22"/>
              </w:rPr>
              <w:t>s</w:t>
            </w:r>
            <w:r w:rsidR="00EC5189">
              <w:rPr>
                <w:sz w:val="22"/>
                <w:szCs w:val="22"/>
              </w:rPr>
              <w:t>/</w:t>
            </w:r>
            <w:r w:rsidRPr="00D95180">
              <w:rPr>
                <w:sz w:val="22"/>
                <w:szCs w:val="22"/>
              </w:rPr>
              <w:t>ta</w:t>
            </w:r>
          </w:p>
        </w:tc>
        <w:tc>
          <w:tcPr>
            <w:tcW w:w="0" w:type="auto"/>
          </w:tcPr>
          <w:p w14:paraId="1867F0E0" w14:textId="419D9888" w:rsidR="00823D2D" w:rsidRPr="00D95180" w:rsidRDefault="00823D2D" w:rsidP="00DB5C7D">
            <w:pPr>
              <w:spacing w:before="20" w:after="20"/>
              <w:rPr>
                <w:sz w:val="22"/>
                <w:szCs w:val="22"/>
              </w:rPr>
            </w:pPr>
            <w:r w:rsidRPr="00D95180">
              <w:rPr>
                <w:sz w:val="22"/>
                <w:szCs w:val="22"/>
              </w:rPr>
              <w:t>sa(đ)ant</w:t>
            </w:r>
            <w:r w:rsidR="00DB5C7D">
              <w:rPr>
                <w:sz w:val="22"/>
                <w:szCs w:val="22"/>
              </w:rPr>
              <w:t>/</w:t>
            </w:r>
            <w:r w:rsidRPr="00D95180">
              <w:rPr>
                <w:sz w:val="22"/>
                <w:szCs w:val="22"/>
              </w:rPr>
              <w:t xml:space="preserve">heen </w:t>
            </w:r>
            <w:r w:rsidR="00DB5C7D">
              <w:rPr>
                <w:sz w:val="22"/>
                <w:szCs w:val="22"/>
              </w:rPr>
              <w:t>/</w:t>
            </w:r>
            <w:r w:rsidRPr="00D95180">
              <w:rPr>
                <w:sz w:val="22"/>
                <w:szCs w:val="22"/>
              </w:rPr>
              <w:t xml:space="preserve"> satas</w:t>
            </w:r>
            <w:r w:rsidR="00DB5C7D">
              <w:rPr>
                <w:sz w:val="22"/>
                <w:szCs w:val="22"/>
              </w:rPr>
              <w:t>/</w:t>
            </w:r>
            <w:r w:rsidRPr="00D95180">
              <w:rPr>
                <w:sz w:val="22"/>
                <w:szCs w:val="22"/>
              </w:rPr>
              <w:t>heen</w:t>
            </w:r>
          </w:p>
        </w:tc>
        <w:tc>
          <w:tcPr>
            <w:tcW w:w="0" w:type="auto"/>
          </w:tcPr>
          <w:p w14:paraId="66908927" w14:textId="145CA90E" w:rsidR="00823D2D" w:rsidRPr="00D95180" w:rsidRDefault="00651BD6" w:rsidP="00634C6F">
            <w:pPr>
              <w:spacing w:before="20" w:after="20"/>
              <w:rPr>
                <w:sz w:val="22"/>
                <w:szCs w:val="22"/>
              </w:rPr>
            </w:pPr>
            <w:r>
              <w:rPr>
                <w:sz w:val="22"/>
                <w:szCs w:val="22"/>
              </w:rPr>
              <w:t>sađanss</w:t>
            </w:r>
            <w:r w:rsidR="003113AE">
              <w:rPr>
                <w:sz w:val="22"/>
                <w:szCs w:val="22"/>
              </w:rPr>
              <w:t>/</w:t>
            </w:r>
            <w:r>
              <w:rPr>
                <w:sz w:val="22"/>
                <w:szCs w:val="22"/>
              </w:rPr>
              <w:t>i</w:t>
            </w:r>
            <w:r w:rsidR="003113AE">
              <w:rPr>
                <w:sz w:val="22"/>
                <w:szCs w:val="22"/>
              </w:rPr>
              <w:t>/</w:t>
            </w:r>
            <w:r>
              <w:rPr>
                <w:sz w:val="22"/>
                <w:szCs w:val="22"/>
              </w:rPr>
              <w:t>i</w:t>
            </w:r>
            <w:r w:rsidR="00841BFA" w:rsidRPr="00D95180">
              <w:rPr>
                <w:sz w:val="22"/>
                <w:szCs w:val="22"/>
              </w:rPr>
              <w:t xml:space="preserve"> ~ sa</w:t>
            </w:r>
            <w:r w:rsidR="004E2FE2" w:rsidRPr="00D95180">
              <w:rPr>
                <w:sz w:val="22"/>
                <w:szCs w:val="22"/>
              </w:rPr>
              <w:t>’</w:t>
            </w:r>
            <w:r>
              <w:rPr>
                <w:sz w:val="22"/>
                <w:szCs w:val="22"/>
              </w:rPr>
              <w:t>ans</w:t>
            </w:r>
            <w:r w:rsidR="003113AE">
              <w:rPr>
                <w:sz w:val="22"/>
                <w:szCs w:val="22"/>
              </w:rPr>
              <w:t>/</w:t>
            </w:r>
            <w:r>
              <w:rPr>
                <w:sz w:val="22"/>
                <w:szCs w:val="22"/>
              </w:rPr>
              <w:t>i</w:t>
            </w:r>
            <w:r w:rsidR="003113AE">
              <w:rPr>
                <w:sz w:val="22"/>
                <w:szCs w:val="22"/>
              </w:rPr>
              <w:t>/a /</w:t>
            </w:r>
            <w:r>
              <w:rPr>
                <w:sz w:val="22"/>
                <w:szCs w:val="22"/>
              </w:rPr>
              <w:t xml:space="preserve"> satass</w:t>
            </w:r>
            <w:r w:rsidR="003113AE">
              <w:rPr>
                <w:sz w:val="22"/>
                <w:szCs w:val="22"/>
              </w:rPr>
              <w:t>/</w:t>
            </w:r>
            <w:r>
              <w:rPr>
                <w:sz w:val="22"/>
                <w:szCs w:val="22"/>
              </w:rPr>
              <w:t>i</w:t>
            </w:r>
            <w:r w:rsidR="003113AE">
              <w:rPr>
                <w:sz w:val="22"/>
                <w:szCs w:val="22"/>
              </w:rPr>
              <w:t>/</w:t>
            </w:r>
            <w:r>
              <w:rPr>
                <w:sz w:val="22"/>
                <w:szCs w:val="22"/>
              </w:rPr>
              <w:t>i</w:t>
            </w:r>
            <w:r w:rsidR="00823D2D" w:rsidRPr="00D95180">
              <w:rPr>
                <w:sz w:val="22"/>
                <w:szCs w:val="22"/>
              </w:rPr>
              <w:t xml:space="preserve"> ~ satas</w:t>
            </w:r>
            <w:r w:rsidR="003113AE">
              <w:rPr>
                <w:sz w:val="22"/>
                <w:szCs w:val="22"/>
              </w:rPr>
              <w:t>/</w:t>
            </w:r>
            <w:r w:rsidR="00823D2D" w:rsidRPr="00D95180">
              <w:rPr>
                <w:sz w:val="22"/>
                <w:szCs w:val="22"/>
              </w:rPr>
              <w:t>i</w:t>
            </w:r>
            <w:r w:rsidR="003113AE">
              <w:rPr>
                <w:sz w:val="22"/>
                <w:szCs w:val="22"/>
              </w:rPr>
              <w:t>/</w:t>
            </w:r>
            <w:r w:rsidR="00823D2D" w:rsidRPr="00D95180">
              <w:rPr>
                <w:sz w:val="22"/>
                <w:szCs w:val="22"/>
              </w:rPr>
              <w:t>a</w:t>
            </w:r>
          </w:p>
        </w:tc>
        <w:tc>
          <w:tcPr>
            <w:tcW w:w="0" w:type="auto"/>
          </w:tcPr>
          <w:p w14:paraId="51EA9DD2" w14:textId="288F7F1E" w:rsidR="00823D2D" w:rsidRPr="00D95180" w:rsidRDefault="00823D2D" w:rsidP="00033685">
            <w:pPr>
              <w:spacing w:before="20" w:after="20"/>
              <w:rPr>
                <w:sz w:val="22"/>
                <w:szCs w:val="22"/>
              </w:rPr>
            </w:pPr>
            <w:r w:rsidRPr="00D95180">
              <w:rPr>
                <w:sz w:val="22"/>
                <w:szCs w:val="22"/>
              </w:rPr>
              <w:t>sa(đ)ans</w:t>
            </w:r>
            <w:r w:rsidR="00033685">
              <w:rPr>
                <w:sz w:val="22"/>
                <w:szCs w:val="22"/>
              </w:rPr>
              <w:t>/</w:t>
            </w:r>
            <w:r w:rsidRPr="00D95180">
              <w:rPr>
                <w:sz w:val="22"/>
                <w:szCs w:val="22"/>
              </w:rPr>
              <w:t>i</w:t>
            </w:r>
            <w:r w:rsidR="00033685">
              <w:rPr>
                <w:sz w:val="22"/>
                <w:szCs w:val="22"/>
              </w:rPr>
              <w:t>/</w:t>
            </w:r>
            <w:r w:rsidRPr="00D95180">
              <w:rPr>
                <w:sz w:val="22"/>
                <w:szCs w:val="22"/>
              </w:rPr>
              <w:t xml:space="preserve">ssa </w:t>
            </w:r>
            <w:r w:rsidR="00033685">
              <w:rPr>
                <w:sz w:val="22"/>
                <w:szCs w:val="22"/>
              </w:rPr>
              <w:t>/</w:t>
            </w:r>
            <w:r w:rsidRPr="00D95180">
              <w:rPr>
                <w:sz w:val="22"/>
                <w:szCs w:val="22"/>
              </w:rPr>
              <w:t xml:space="preserve"> satas</w:t>
            </w:r>
            <w:r w:rsidR="00033685">
              <w:rPr>
                <w:sz w:val="22"/>
                <w:szCs w:val="22"/>
              </w:rPr>
              <w:t>/</w:t>
            </w:r>
            <w:r w:rsidRPr="00D95180">
              <w:rPr>
                <w:sz w:val="22"/>
                <w:szCs w:val="22"/>
              </w:rPr>
              <w:t>i</w:t>
            </w:r>
            <w:r w:rsidR="00033685">
              <w:rPr>
                <w:sz w:val="22"/>
                <w:szCs w:val="22"/>
              </w:rPr>
              <w:t>/</w:t>
            </w:r>
            <w:r w:rsidRPr="00D95180">
              <w:rPr>
                <w:sz w:val="22"/>
                <w:szCs w:val="22"/>
              </w:rPr>
              <w:t>ssa</w:t>
            </w:r>
          </w:p>
        </w:tc>
      </w:tr>
      <w:tr w:rsidR="00823D2D" w:rsidRPr="00D95180" w14:paraId="1D3D4C0F" w14:textId="77777777" w:rsidTr="00F02C93">
        <w:trPr>
          <w:cantSplit/>
        </w:trPr>
        <w:tc>
          <w:tcPr>
            <w:tcW w:w="0" w:type="auto"/>
          </w:tcPr>
          <w:p w14:paraId="77CB67AB" w14:textId="77777777" w:rsidR="00823D2D" w:rsidRPr="00D95180" w:rsidRDefault="00823D2D" w:rsidP="00634C6F">
            <w:pPr>
              <w:spacing w:before="20" w:after="20"/>
              <w:rPr>
                <w:sz w:val="22"/>
                <w:szCs w:val="22"/>
              </w:rPr>
            </w:pPr>
            <w:r w:rsidRPr="00D95180">
              <w:rPr>
                <w:sz w:val="22"/>
                <w:szCs w:val="22"/>
              </w:rPr>
              <w:t>1000.</w:t>
            </w:r>
          </w:p>
        </w:tc>
        <w:tc>
          <w:tcPr>
            <w:tcW w:w="0" w:type="auto"/>
          </w:tcPr>
          <w:p w14:paraId="51550E78" w14:textId="77777777" w:rsidR="00823D2D" w:rsidRPr="00D95180" w:rsidRDefault="00823D2D" w:rsidP="00634C6F">
            <w:pPr>
              <w:spacing w:before="20" w:after="20"/>
              <w:rPr>
                <w:sz w:val="22"/>
                <w:szCs w:val="22"/>
              </w:rPr>
            </w:pPr>
            <w:r w:rsidRPr="00D95180">
              <w:rPr>
                <w:sz w:val="22"/>
                <w:szCs w:val="22"/>
              </w:rPr>
              <w:t>tuhanes</w:t>
            </w:r>
          </w:p>
        </w:tc>
        <w:tc>
          <w:tcPr>
            <w:tcW w:w="0" w:type="auto"/>
          </w:tcPr>
          <w:p w14:paraId="4718FB78" w14:textId="2A3BB3AE" w:rsidR="00823D2D" w:rsidRPr="00D95180" w:rsidRDefault="00823D2D" w:rsidP="00634C6F">
            <w:pPr>
              <w:spacing w:before="20" w:after="20"/>
              <w:rPr>
                <w:sz w:val="22"/>
                <w:szCs w:val="22"/>
              </w:rPr>
            </w:pPr>
            <w:r w:rsidRPr="00D95180">
              <w:rPr>
                <w:sz w:val="22"/>
                <w:szCs w:val="22"/>
              </w:rPr>
              <w:t>tuhanenne</w:t>
            </w:r>
            <w:r w:rsidR="00D74004">
              <w:rPr>
                <w:sz w:val="22"/>
                <w:szCs w:val="22"/>
              </w:rPr>
              <w:t>/n /</w:t>
            </w:r>
            <w:r w:rsidRPr="00D95180">
              <w:rPr>
                <w:sz w:val="22"/>
                <w:szCs w:val="22"/>
              </w:rPr>
              <w:t xml:space="preserve"> tuhanese</w:t>
            </w:r>
            <w:r w:rsidR="00D74004">
              <w:rPr>
                <w:sz w:val="22"/>
                <w:szCs w:val="22"/>
              </w:rPr>
              <w:t>/</w:t>
            </w:r>
            <w:r w:rsidRPr="00D95180">
              <w:rPr>
                <w:sz w:val="22"/>
                <w:szCs w:val="22"/>
              </w:rPr>
              <w:t>n</w:t>
            </w:r>
          </w:p>
        </w:tc>
        <w:tc>
          <w:tcPr>
            <w:tcW w:w="0" w:type="auto"/>
          </w:tcPr>
          <w:p w14:paraId="2473F753" w14:textId="607BE21B" w:rsidR="00823D2D" w:rsidRPr="00D95180" w:rsidRDefault="00823D2D" w:rsidP="00634C6F">
            <w:pPr>
              <w:spacing w:before="20" w:after="20"/>
              <w:rPr>
                <w:sz w:val="22"/>
                <w:szCs w:val="22"/>
              </w:rPr>
            </w:pPr>
            <w:r w:rsidRPr="00D95180">
              <w:rPr>
                <w:sz w:val="22"/>
                <w:szCs w:val="22"/>
              </w:rPr>
              <w:t>tuhanet</w:t>
            </w:r>
            <w:r w:rsidR="00EC5189">
              <w:rPr>
                <w:sz w:val="22"/>
                <w:szCs w:val="22"/>
              </w:rPr>
              <w:t>/ta /</w:t>
            </w:r>
            <w:r w:rsidRPr="00D95180">
              <w:rPr>
                <w:sz w:val="22"/>
                <w:szCs w:val="22"/>
              </w:rPr>
              <w:t xml:space="preserve"> tuhanes</w:t>
            </w:r>
            <w:r w:rsidR="00EC5189">
              <w:rPr>
                <w:sz w:val="22"/>
                <w:szCs w:val="22"/>
              </w:rPr>
              <w:t>/</w:t>
            </w:r>
            <w:r w:rsidRPr="00D95180">
              <w:rPr>
                <w:sz w:val="22"/>
                <w:szCs w:val="22"/>
              </w:rPr>
              <w:t>ta</w:t>
            </w:r>
          </w:p>
        </w:tc>
        <w:tc>
          <w:tcPr>
            <w:tcW w:w="0" w:type="auto"/>
          </w:tcPr>
          <w:p w14:paraId="0FE3DEA2" w14:textId="77EB7230" w:rsidR="00823D2D" w:rsidRPr="00D95180" w:rsidRDefault="00823D2D" w:rsidP="00DB5C7D">
            <w:pPr>
              <w:spacing w:before="20" w:after="20"/>
              <w:rPr>
                <w:sz w:val="22"/>
                <w:szCs w:val="22"/>
              </w:rPr>
            </w:pPr>
            <w:r w:rsidRPr="00D95180">
              <w:rPr>
                <w:sz w:val="22"/>
                <w:szCs w:val="22"/>
              </w:rPr>
              <w:t>tuhanent</w:t>
            </w:r>
            <w:r w:rsidR="00DB5C7D">
              <w:rPr>
                <w:sz w:val="22"/>
                <w:szCs w:val="22"/>
              </w:rPr>
              <w:t>/</w:t>
            </w:r>
            <w:r w:rsidRPr="00D95180">
              <w:rPr>
                <w:sz w:val="22"/>
                <w:szCs w:val="22"/>
              </w:rPr>
              <w:t xml:space="preserve">heen </w:t>
            </w:r>
            <w:r w:rsidR="00DB5C7D">
              <w:rPr>
                <w:sz w:val="22"/>
                <w:szCs w:val="22"/>
              </w:rPr>
              <w:t>/</w:t>
            </w:r>
            <w:r w:rsidRPr="00D95180">
              <w:rPr>
                <w:sz w:val="22"/>
                <w:szCs w:val="22"/>
              </w:rPr>
              <w:t xml:space="preserve"> tuhanes</w:t>
            </w:r>
            <w:r w:rsidR="00DB5C7D">
              <w:rPr>
                <w:sz w:val="22"/>
                <w:szCs w:val="22"/>
              </w:rPr>
              <w:t>/</w:t>
            </w:r>
            <w:r w:rsidRPr="00D95180">
              <w:rPr>
                <w:sz w:val="22"/>
                <w:szCs w:val="22"/>
              </w:rPr>
              <w:t>heen</w:t>
            </w:r>
          </w:p>
        </w:tc>
        <w:tc>
          <w:tcPr>
            <w:tcW w:w="0" w:type="auto"/>
          </w:tcPr>
          <w:p w14:paraId="33E09829" w14:textId="1F52B7AF" w:rsidR="00823D2D" w:rsidRPr="00D95180" w:rsidRDefault="00651BD6" w:rsidP="003113AE">
            <w:pPr>
              <w:spacing w:before="20" w:after="20"/>
              <w:rPr>
                <w:sz w:val="22"/>
                <w:szCs w:val="22"/>
              </w:rPr>
            </w:pPr>
            <w:r>
              <w:rPr>
                <w:sz w:val="22"/>
                <w:szCs w:val="22"/>
              </w:rPr>
              <w:t>tuhanenss</w:t>
            </w:r>
            <w:r w:rsidR="003113AE">
              <w:rPr>
                <w:sz w:val="22"/>
                <w:szCs w:val="22"/>
              </w:rPr>
              <w:t>/</w:t>
            </w:r>
            <w:r>
              <w:rPr>
                <w:sz w:val="22"/>
                <w:szCs w:val="22"/>
              </w:rPr>
              <w:t>i</w:t>
            </w:r>
            <w:r w:rsidR="003113AE">
              <w:rPr>
                <w:sz w:val="22"/>
                <w:szCs w:val="22"/>
              </w:rPr>
              <w:t>/</w:t>
            </w:r>
            <w:r>
              <w:rPr>
                <w:sz w:val="22"/>
                <w:szCs w:val="22"/>
              </w:rPr>
              <w:t>i</w:t>
            </w:r>
            <w:r w:rsidR="00D95180" w:rsidRPr="00D95180">
              <w:rPr>
                <w:sz w:val="22"/>
                <w:szCs w:val="22"/>
              </w:rPr>
              <w:t xml:space="preserve"> ~ </w:t>
            </w:r>
            <w:r>
              <w:rPr>
                <w:sz w:val="22"/>
                <w:szCs w:val="22"/>
              </w:rPr>
              <w:t>tuhanens</w:t>
            </w:r>
            <w:r w:rsidR="003113AE">
              <w:rPr>
                <w:sz w:val="22"/>
                <w:szCs w:val="22"/>
              </w:rPr>
              <w:t>/</w:t>
            </w:r>
            <w:r>
              <w:rPr>
                <w:sz w:val="22"/>
                <w:szCs w:val="22"/>
              </w:rPr>
              <w:t>i</w:t>
            </w:r>
            <w:r w:rsidR="003113AE">
              <w:rPr>
                <w:sz w:val="22"/>
                <w:szCs w:val="22"/>
              </w:rPr>
              <w:t>/</w:t>
            </w:r>
            <w:r>
              <w:rPr>
                <w:sz w:val="22"/>
                <w:szCs w:val="22"/>
              </w:rPr>
              <w:t xml:space="preserve">a </w:t>
            </w:r>
            <w:r w:rsidR="003113AE">
              <w:rPr>
                <w:sz w:val="22"/>
                <w:szCs w:val="22"/>
              </w:rPr>
              <w:t>/</w:t>
            </w:r>
            <w:r>
              <w:rPr>
                <w:sz w:val="22"/>
                <w:szCs w:val="22"/>
              </w:rPr>
              <w:t xml:space="preserve"> tuhaness</w:t>
            </w:r>
            <w:r w:rsidR="003113AE">
              <w:rPr>
                <w:sz w:val="22"/>
                <w:szCs w:val="22"/>
              </w:rPr>
              <w:t>/</w:t>
            </w:r>
            <w:r>
              <w:rPr>
                <w:sz w:val="22"/>
                <w:szCs w:val="22"/>
              </w:rPr>
              <w:t>i</w:t>
            </w:r>
            <w:r w:rsidR="003113AE">
              <w:rPr>
                <w:sz w:val="22"/>
                <w:szCs w:val="22"/>
              </w:rPr>
              <w:t>/</w:t>
            </w:r>
            <w:r>
              <w:rPr>
                <w:sz w:val="22"/>
                <w:szCs w:val="22"/>
              </w:rPr>
              <w:t>i</w:t>
            </w:r>
            <w:r w:rsidR="00823D2D" w:rsidRPr="00D95180">
              <w:rPr>
                <w:sz w:val="22"/>
                <w:szCs w:val="22"/>
              </w:rPr>
              <w:t xml:space="preserve"> ~ tuhanes</w:t>
            </w:r>
            <w:r w:rsidR="003113AE">
              <w:rPr>
                <w:sz w:val="22"/>
                <w:szCs w:val="22"/>
              </w:rPr>
              <w:t>/</w:t>
            </w:r>
            <w:r w:rsidR="00823D2D" w:rsidRPr="00D95180">
              <w:rPr>
                <w:sz w:val="22"/>
                <w:szCs w:val="22"/>
              </w:rPr>
              <w:t>i</w:t>
            </w:r>
            <w:r w:rsidR="003113AE">
              <w:rPr>
                <w:sz w:val="22"/>
                <w:szCs w:val="22"/>
              </w:rPr>
              <w:t>/</w:t>
            </w:r>
            <w:r w:rsidR="00823D2D" w:rsidRPr="00D95180">
              <w:rPr>
                <w:sz w:val="22"/>
                <w:szCs w:val="22"/>
              </w:rPr>
              <w:t>a</w:t>
            </w:r>
          </w:p>
        </w:tc>
        <w:tc>
          <w:tcPr>
            <w:tcW w:w="0" w:type="auto"/>
          </w:tcPr>
          <w:p w14:paraId="36415CBF" w14:textId="36DBEBF1" w:rsidR="00823D2D" w:rsidRPr="00D95180" w:rsidRDefault="00823D2D" w:rsidP="00033685">
            <w:pPr>
              <w:spacing w:before="20" w:after="20"/>
              <w:rPr>
                <w:sz w:val="22"/>
                <w:szCs w:val="22"/>
              </w:rPr>
            </w:pPr>
            <w:r w:rsidRPr="00D95180">
              <w:rPr>
                <w:sz w:val="22"/>
                <w:szCs w:val="22"/>
              </w:rPr>
              <w:t>tuhanens</w:t>
            </w:r>
            <w:r w:rsidR="00033685">
              <w:rPr>
                <w:sz w:val="22"/>
                <w:szCs w:val="22"/>
              </w:rPr>
              <w:t>/</w:t>
            </w:r>
            <w:r w:rsidRPr="00D95180">
              <w:rPr>
                <w:sz w:val="22"/>
                <w:szCs w:val="22"/>
              </w:rPr>
              <w:t>i</w:t>
            </w:r>
            <w:r w:rsidR="00033685">
              <w:rPr>
                <w:sz w:val="22"/>
                <w:szCs w:val="22"/>
              </w:rPr>
              <w:t>/</w:t>
            </w:r>
            <w:r w:rsidRPr="00D95180">
              <w:rPr>
                <w:sz w:val="22"/>
                <w:szCs w:val="22"/>
              </w:rPr>
              <w:t xml:space="preserve">ssa </w:t>
            </w:r>
            <w:r w:rsidR="00033685">
              <w:rPr>
                <w:sz w:val="22"/>
                <w:szCs w:val="22"/>
              </w:rPr>
              <w:t>/</w:t>
            </w:r>
            <w:r w:rsidRPr="00D95180">
              <w:rPr>
                <w:sz w:val="22"/>
                <w:szCs w:val="22"/>
              </w:rPr>
              <w:t xml:space="preserve"> tuhanes</w:t>
            </w:r>
            <w:r w:rsidR="00033685">
              <w:rPr>
                <w:sz w:val="22"/>
                <w:szCs w:val="22"/>
              </w:rPr>
              <w:t>/</w:t>
            </w:r>
            <w:r w:rsidRPr="00D95180">
              <w:rPr>
                <w:sz w:val="22"/>
                <w:szCs w:val="22"/>
              </w:rPr>
              <w:t>i</w:t>
            </w:r>
            <w:r w:rsidR="00033685">
              <w:rPr>
                <w:sz w:val="22"/>
                <w:szCs w:val="22"/>
              </w:rPr>
              <w:t>/</w:t>
            </w:r>
            <w:r w:rsidRPr="00D95180">
              <w:rPr>
                <w:sz w:val="22"/>
                <w:szCs w:val="22"/>
              </w:rPr>
              <w:t>ssa</w:t>
            </w:r>
          </w:p>
        </w:tc>
      </w:tr>
      <w:tr w:rsidR="00823D2D" w:rsidRPr="00D95180" w14:paraId="18F90079" w14:textId="77777777" w:rsidTr="00F02C93">
        <w:trPr>
          <w:cantSplit/>
        </w:trPr>
        <w:tc>
          <w:tcPr>
            <w:tcW w:w="0" w:type="auto"/>
          </w:tcPr>
          <w:p w14:paraId="539B95F8" w14:textId="5BF587F1" w:rsidR="00823D2D" w:rsidRPr="00D95180" w:rsidRDefault="00823D2D" w:rsidP="00634C6F">
            <w:pPr>
              <w:spacing w:before="20" w:after="20"/>
              <w:rPr>
                <w:sz w:val="22"/>
                <w:szCs w:val="22"/>
              </w:rPr>
            </w:pPr>
            <w:r w:rsidRPr="00D95180">
              <w:rPr>
                <w:sz w:val="22"/>
                <w:szCs w:val="22"/>
              </w:rPr>
              <w:t>1 000 000</w:t>
            </w:r>
            <w:r w:rsidR="00516B7D">
              <w:rPr>
                <w:sz w:val="22"/>
                <w:szCs w:val="22"/>
              </w:rPr>
              <w:t>.</w:t>
            </w:r>
          </w:p>
        </w:tc>
        <w:tc>
          <w:tcPr>
            <w:tcW w:w="0" w:type="auto"/>
          </w:tcPr>
          <w:p w14:paraId="12D51F9E" w14:textId="77777777" w:rsidR="00823D2D" w:rsidRPr="00D95180" w:rsidRDefault="00823D2D" w:rsidP="00634C6F">
            <w:pPr>
              <w:spacing w:before="20" w:after="20"/>
              <w:rPr>
                <w:sz w:val="22"/>
                <w:szCs w:val="22"/>
              </w:rPr>
            </w:pPr>
            <w:r w:rsidRPr="00D95180">
              <w:rPr>
                <w:sz w:val="22"/>
                <w:szCs w:val="22"/>
              </w:rPr>
              <w:t>miljoonas</w:t>
            </w:r>
          </w:p>
        </w:tc>
        <w:tc>
          <w:tcPr>
            <w:tcW w:w="0" w:type="auto"/>
          </w:tcPr>
          <w:p w14:paraId="152A9FAE" w14:textId="6C9565D7" w:rsidR="00823D2D" w:rsidRPr="00D95180" w:rsidRDefault="00823D2D" w:rsidP="00634C6F">
            <w:pPr>
              <w:spacing w:before="20" w:after="20"/>
              <w:rPr>
                <w:sz w:val="22"/>
                <w:szCs w:val="22"/>
              </w:rPr>
            </w:pPr>
            <w:r w:rsidRPr="00D95180">
              <w:rPr>
                <w:sz w:val="22"/>
                <w:szCs w:val="22"/>
              </w:rPr>
              <w:t>miljoonanne</w:t>
            </w:r>
            <w:r w:rsidR="00D74004">
              <w:rPr>
                <w:sz w:val="22"/>
                <w:szCs w:val="22"/>
              </w:rPr>
              <w:t>/n /</w:t>
            </w:r>
            <w:r w:rsidRPr="00D95180">
              <w:rPr>
                <w:sz w:val="22"/>
                <w:szCs w:val="22"/>
              </w:rPr>
              <w:t xml:space="preserve"> mi</w:t>
            </w:r>
            <w:r w:rsidR="00393CE0">
              <w:rPr>
                <w:sz w:val="22"/>
                <w:szCs w:val="22"/>
              </w:rPr>
              <w:t>l</w:t>
            </w:r>
            <w:r w:rsidRPr="00D95180">
              <w:rPr>
                <w:sz w:val="22"/>
                <w:szCs w:val="22"/>
              </w:rPr>
              <w:t>joonase</w:t>
            </w:r>
            <w:r w:rsidR="00D74004">
              <w:rPr>
                <w:sz w:val="22"/>
                <w:szCs w:val="22"/>
              </w:rPr>
              <w:t>/</w:t>
            </w:r>
            <w:r w:rsidRPr="00D95180">
              <w:rPr>
                <w:sz w:val="22"/>
                <w:szCs w:val="22"/>
              </w:rPr>
              <w:t>n</w:t>
            </w:r>
          </w:p>
        </w:tc>
        <w:tc>
          <w:tcPr>
            <w:tcW w:w="0" w:type="auto"/>
          </w:tcPr>
          <w:p w14:paraId="1F3CA14B" w14:textId="51F82DF9" w:rsidR="00823D2D" w:rsidRPr="00D95180" w:rsidRDefault="00823D2D" w:rsidP="00634C6F">
            <w:pPr>
              <w:spacing w:before="20" w:after="20"/>
              <w:rPr>
                <w:sz w:val="22"/>
                <w:szCs w:val="22"/>
              </w:rPr>
            </w:pPr>
            <w:r w:rsidRPr="00D95180">
              <w:rPr>
                <w:sz w:val="22"/>
                <w:szCs w:val="22"/>
              </w:rPr>
              <w:t>miljoonat</w:t>
            </w:r>
            <w:r w:rsidR="00EC5189">
              <w:rPr>
                <w:sz w:val="22"/>
                <w:szCs w:val="22"/>
              </w:rPr>
              <w:t>/ta /</w:t>
            </w:r>
            <w:r w:rsidRPr="00D95180">
              <w:rPr>
                <w:sz w:val="22"/>
                <w:szCs w:val="22"/>
              </w:rPr>
              <w:t xml:space="preserve"> miljoonas</w:t>
            </w:r>
            <w:r w:rsidR="00EC5189">
              <w:rPr>
                <w:sz w:val="22"/>
                <w:szCs w:val="22"/>
              </w:rPr>
              <w:t>/</w:t>
            </w:r>
            <w:r w:rsidRPr="00D95180">
              <w:rPr>
                <w:sz w:val="22"/>
                <w:szCs w:val="22"/>
              </w:rPr>
              <w:t>ta</w:t>
            </w:r>
          </w:p>
        </w:tc>
        <w:tc>
          <w:tcPr>
            <w:tcW w:w="0" w:type="auto"/>
          </w:tcPr>
          <w:p w14:paraId="74046DDE" w14:textId="1D7B4E6B" w:rsidR="00823D2D" w:rsidRPr="00D95180" w:rsidRDefault="00823D2D" w:rsidP="00DB5C7D">
            <w:pPr>
              <w:spacing w:before="20" w:after="20"/>
              <w:rPr>
                <w:sz w:val="22"/>
                <w:szCs w:val="22"/>
              </w:rPr>
            </w:pPr>
            <w:r w:rsidRPr="00D95180">
              <w:rPr>
                <w:sz w:val="22"/>
                <w:szCs w:val="22"/>
              </w:rPr>
              <w:t>miljoonant</w:t>
            </w:r>
            <w:r w:rsidR="00DB5C7D">
              <w:rPr>
                <w:sz w:val="22"/>
                <w:szCs w:val="22"/>
              </w:rPr>
              <w:t>/</w:t>
            </w:r>
            <w:r w:rsidRPr="00D95180">
              <w:rPr>
                <w:sz w:val="22"/>
                <w:szCs w:val="22"/>
              </w:rPr>
              <w:t xml:space="preserve">heen </w:t>
            </w:r>
            <w:r w:rsidR="00DB5C7D">
              <w:rPr>
                <w:sz w:val="22"/>
                <w:szCs w:val="22"/>
              </w:rPr>
              <w:t>/</w:t>
            </w:r>
            <w:r w:rsidRPr="00D95180">
              <w:rPr>
                <w:sz w:val="22"/>
                <w:szCs w:val="22"/>
              </w:rPr>
              <w:t xml:space="preserve"> miljoonas</w:t>
            </w:r>
            <w:r w:rsidR="00DB5C7D">
              <w:rPr>
                <w:sz w:val="22"/>
                <w:szCs w:val="22"/>
              </w:rPr>
              <w:t>/</w:t>
            </w:r>
            <w:r w:rsidRPr="00D95180">
              <w:rPr>
                <w:sz w:val="22"/>
                <w:szCs w:val="22"/>
              </w:rPr>
              <w:t>heen</w:t>
            </w:r>
          </w:p>
        </w:tc>
        <w:tc>
          <w:tcPr>
            <w:tcW w:w="0" w:type="auto"/>
          </w:tcPr>
          <w:p w14:paraId="68F7E39E" w14:textId="77BC64A8" w:rsidR="00823D2D" w:rsidRPr="00D95180" w:rsidRDefault="00651BD6" w:rsidP="00634C6F">
            <w:pPr>
              <w:spacing w:before="20" w:after="20"/>
              <w:rPr>
                <w:sz w:val="22"/>
                <w:szCs w:val="22"/>
              </w:rPr>
            </w:pPr>
            <w:r>
              <w:rPr>
                <w:sz w:val="22"/>
                <w:szCs w:val="22"/>
              </w:rPr>
              <w:t>miljoonanss</w:t>
            </w:r>
            <w:r w:rsidR="003113AE">
              <w:rPr>
                <w:sz w:val="22"/>
                <w:szCs w:val="22"/>
              </w:rPr>
              <w:t>/</w:t>
            </w:r>
            <w:r>
              <w:rPr>
                <w:sz w:val="22"/>
                <w:szCs w:val="22"/>
              </w:rPr>
              <w:t>i</w:t>
            </w:r>
            <w:r w:rsidR="003113AE">
              <w:rPr>
                <w:sz w:val="22"/>
                <w:szCs w:val="22"/>
              </w:rPr>
              <w:t>/</w:t>
            </w:r>
            <w:r>
              <w:rPr>
                <w:sz w:val="22"/>
                <w:szCs w:val="22"/>
              </w:rPr>
              <w:t>i ~ miljoonans</w:t>
            </w:r>
            <w:r w:rsidR="003113AE">
              <w:rPr>
                <w:sz w:val="22"/>
                <w:szCs w:val="22"/>
              </w:rPr>
              <w:t>/</w:t>
            </w:r>
            <w:r>
              <w:rPr>
                <w:sz w:val="22"/>
                <w:szCs w:val="22"/>
              </w:rPr>
              <w:t>i</w:t>
            </w:r>
            <w:r w:rsidR="003113AE">
              <w:rPr>
                <w:sz w:val="22"/>
                <w:szCs w:val="22"/>
              </w:rPr>
              <w:t>/a /</w:t>
            </w:r>
            <w:r>
              <w:rPr>
                <w:sz w:val="22"/>
                <w:szCs w:val="22"/>
              </w:rPr>
              <w:t xml:space="preserve"> miljoonass</w:t>
            </w:r>
            <w:r w:rsidR="003113AE">
              <w:rPr>
                <w:sz w:val="22"/>
                <w:szCs w:val="22"/>
              </w:rPr>
              <w:t>/</w:t>
            </w:r>
            <w:r>
              <w:rPr>
                <w:sz w:val="22"/>
                <w:szCs w:val="22"/>
              </w:rPr>
              <w:t>i</w:t>
            </w:r>
            <w:r w:rsidR="003113AE">
              <w:rPr>
                <w:sz w:val="22"/>
                <w:szCs w:val="22"/>
              </w:rPr>
              <w:t>/</w:t>
            </w:r>
            <w:r>
              <w:rPr>
                <w:sz w:val="22"/>
                <w:szCs w:val="22"/>
              </w:rPr>
              <w:t>i</w:t>
            </w:r>
            <w:r w:rsidR="00823D2D" w:rsidRPr="00D95180">
              <w:rPr>
                <w:sz w:val="22"/>
                <w:szCs w:val="22"/>
              </w:rPr>
              <w:t xml:space="preserve"> ~ miljoonas</w:t>
            </w:r>
            <w:r w:rsidR="003113AE">
              <w:rPr>
                <w:sz w:val="22"/>
                <w:szCs w:val="22"/>
              </w:rPr>
              <w:t>/</w:t>
            </w:r>
            <w:r w:rsidR="00823D2D" w:rsidRPr="00D95180">
              <w:rPr>
                <w:sz w:val="22"/>
                <w:szCs w:val="22"/>
              </w:rPr>
              <w:t>i</w:t>
            </w:r>
            <w:r w:rsidR="003113AE">
              <w:rPr>
                <w:sz w:val="22"/>
                <w:szCs w:val="22"/>
              </w:rPr>
              <w:t>/</w:t>
            </w:r>
            <w:r w:rsidR="00823D2D" w:rsidRPr="00D95180">
              <w:rPr>
                <w:sz w:val="22"/>
                <w:szCs w:val="22"/>
              </w:rPr>
              <w:t>a</w:t>
            </w:r>
          </w:p>
        </w:tc>
        <w:tc>
          <w:tcPr>
            <w:tcW w:w="0" w:type="auto"/>
          </w:tcPr>
          <w:p w14:paraId="08E41BEA" w14:textId="0A186E65" w:rsidR="00823D2D" w:rsidRPr="00D95180" w:rsidRDefault="00823D2D" w:rsidP="00634C6F">
            <w:pPr>
              <w:spacing w:before="20" w:after="20"/>
              <w:rPr>
                <w:sz w:val="22"/>
                <w:szCs w:val="22"/>
              </w:rPr>
            </w:pPr>
            <w:r w:rsidRPr="00D95180">
              <w:rPr>
                <w:sz w:val="22"/>
                <w:szCs w:val="22"/>
              </w:rPr>
              <w:t>miljoonans</w:t>
            </w:r>
            <w:r w:rsidR="00033685">
              <w:rPr>
                <w:sz w:val="22"/>
                <w:szCs w:val="22"/>
              </w:rPr>
              <w:t>/</w:t>
            </w:r>
            <w:r w:rsidRPr="00D95180">
              <w:rPr>
                <w:sz w:val="22"/>
                <w:szCs w:val="22"/>
              </w:rPr>
              <w:t>i</w:t>
            </w:r>
            <w:r w:rsidR="00033685">
              <w:rPr>
                <w:sz w:val="22"/>
                <w:szCs w:val="22"/>
              </w:rPr>
              <w:t>/</w:t>
            </w:r>
            <w:r w:rsidRPr="00D95180">
              <w:rPr>
                <w:sz w:val="22"/>
                <w:szCs w:val="22"/>
              </w:rPr>
              <w:t>ssa ~ miljoonas</w:t>
            </w:r>
            <w:r w:rsidR="00033685">
              <w:rPr>
                <w:sz w:val="22"/>
                <w:szCs w:val="22"/>
              </w:rPr>
              <w:t>/</w:t>
            </w:r>
            <w:r w:rsidRPr="00D95180">
              <w:rPr>
                <w:sz w:val="22"/>
                <w:szCs w:val="22"/>
              </w:rPr>
              <w:t>i</w:t>
            </w:r>
            <w:r w:rsidR="00033685">
              <w:rPr>
                <w:sz w:val="22"/>
                <w:szCs w:val="22"/>
              </w:rPr>
              <w:t>/</w:t>
            </w:r>
            <w:r w:rsidRPr="00D95180">
              <w:rPr>
                <w:sz w:val="22"/>
                <w:szCs w:val="22"/>
              </w:rPr>
              <w:t>ssa</w:t>
            </w:r>
          </w:p>
        </w:tc>
      </w:tr>
    </w:tbl>
    <w:p w14:paraId="2D68B195" w14:textId="24B6DACD" w:rsidR="00651BD6" w:rsidRPr="00393CE0" w:rsidRDefault="00651BD6" w:rsidP="00651BD6">
      <w:pPr>
        <w:tabs>
          <w:tab w:val="left" w:pos="595"/>
          <w:tab w:val="left" w:pos="1776"/>
          <w:tab w:val="left" w:pos="3281"/>
          <w:tab w:val="left" w:pos="4642"/>
          <w:tab w:val="left" w:pos="6389"/>
          <w:tab w:val="left" w:pos="7729"/>
        </w:tabs>
        <w:rPr>
          <w:sz w:val="22"/>
          <w:szCs w:val="22"/>
        </w:rPr>
      </w:pPr>
      <w:r w:rsidRPr="00B6541E">
        <w:rPr>
          <w:sz w:val="22"/>
          <w:szCs w:val="22"/>
        </w:rPr>
        <w:t xml:space="preserve">Pluraalin partitiivista saattaa Porsangin </w:t>
      </w:r>
      <w:r w:rsidR="005225A0">
        <w:rPr>
          <w:sz w:val="22"/>
          <w:szCs w:val="22"/>
        </w:rPr>
        <w:t>varieteet</w:t>
      </w:r>
      <w:r w:rsidRPr="00B6541E">
        <w:rPr>
          <w:sz w:val="22"/>
          <w:szCs w:val="22"/>
        </w:rPr>
        <w:t>issa käyttäät kans haamui</w:t>
      </w:r>
      <w:r w:rsidR="00EC4967">
        <w:rPr>
          <w:sz w:val="22"/>
          <w:szCs w:val="22"/>
        </w:rPr>
        <w:t>,</w:t>
      </w:r>
      <w:r w:rsidRPr="00B6541E">
        <w:rPr>
          <w:sz w:val="22"/>
          <w:szCs w:val="22"/>
        </w:rPr>
        <w:t xml:space="preserve"> missä partitiivin </w:t>
      </w:r>
      <w:r w:rsidR="00AA5498">
        <w:rPr>
          <w:sz w:val="22"/>
          <w:szCs w:val="22"/>
        </w:rPr>
        <w:t>suffiksinna</w:t>
      </w:r>
      <w:r w:rsidRPr="00B6541E">
        <w:rPr>
          <w:sz w:val="22"/>
          <w:szCs w:val="22"/>
        </w:rPr>
        <w:t xml:space="preserve"> oon </w:t>
      </w:r>
      <w:r w:rsidRPr="00B6541E">
        <w:rPr>
          <w:i/>
          <w:sz w:val="22"/>
          <w:szCs w:val="22"/>
        </w:rPr>
        <w:t>tA</w:t>
      </w:r>
      <w:r w:rsidRPr="00B6541E">
        <w:rPr>
          <w:sz w:val="22"/>
          <w:szCs w:val="22"/>
        </w:rPr>
        <w:t xml:space="preserve">, eli saama haamui niin ko </w:t>
      </w:r>
      <w:r w:rsidR="001F39F9" w:rsidRPr="00B6541E">
        <w:rPr>
          <w:i/>
          <w:sz w:val="22"/>
          <w:szCs w:val="22"/>
        </w:rPr>
        <w:t>kolmanss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 xml:space="preserve">ta </w:t>
      </w:r>
      <w:r w:rsidR="0098090B" w:rsidRPr="0098090B">
        <w:rPr>
          <w:sz w:val="22"/>
          <w:szCs w:val="22"/>
        </w:rPr>
        <w:t>/</w:t>
      </w:r>
      <w:r w:rsidR="001F39F9" w:rsidRPr="00B6541E">
        <w:rPr>
          <w:i/>
          <w:sz w:val="22"/>
          <w:szCs w:val="22"/>
        </w:rPr>
        <w:t xml:space="preserve"> kolmass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ta</w:t>
      </w:r>
      <w:r w:rsidR="001B127A" w:rsidRPr="001B127A">
        <w:rPr>
          <w:sz w:val="22"/>
          <w:szCs w:val="22"/>
        </w:rPr>
        <w:t>,</w:t>
      </w:r>
      <w:r w:rsidR="001F39F9" w:rsidRPr="00B6541E">
        <w:rPr>
          <w:i/>
          <w:sz w:val="22"/>
          <w:szCs w:val="22"/>
        </w:rPr>
        <w:t xml:space="preserve"> viiđenss</w:t>
      </w:r>
      <w:r w:rsidR="0098090B" w:rsidRPr="0098090B">
        <w:rPr>
          <w:sz w:val="22"/>
          <w:szCs w:val="22"/>
        </w:rPr>
        <w:t>/</w:t>
      </w:r>
      <w:r w:rsidR="001F39F9" w:rsidRPr="00B6541E">
        <w:rPr>
          <w:i/>
          <w:sz w:val="22"/>
          <w:szCs w:val="22"/>
        </w:rPr>
        <w:t>ii</w:t>
      </w:r>
      <w:r w:rsidR="0098090B" w:rsidRPr="0098090B">
        <w:rPr>
          <w:sz w:val="22"/>
          <w:szCs w:val="22"/>
        </w:rPr>
        <w:t>/</w:t>
      </w:r>
      <w:r w:rsidR="000D0308">
        <w:rPr>
          <w:i/>
          <w:sz w:val="22"/>
          <w:szCs w:val="22"/>
        </w:rPr>
        <w:t xml:space="preserve">tä </w:t>
      </w:r>
      <w:r w:rsidR="0098090B" w:rsidRPr="0098090B">
        <w:rPr>
          <w:sz w:val="22"/>
          <w:szCs w:val="22"/>
        </w:rPr>
        <w:t>/</w:t>
      </w:r>
      <w:r w:rsidR="001F39F9" w:rsidRPr="00B6541E">
        <w:rPr>
          <w:i/>
          <w:sz w:val="22"/>
          <w:szCs w:val="22"/>
        </w:rPr>
        <w:t xml:space="preserve"> viitess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tä</w:t>
      </w:r>
      <w:r w:rsidR="001B127A" w:rsidRPr="001B127A">
        <w:rPr>
          <w:sz w:val="22"/>
          <w:szCs w:val="22"/>
        </w:rPr>
        <w:t>,</w:t>
      </w:r>
      <w:r w:rsidR="001F39F9" w:rsidRPr="00B6541E">
        <w:rPr>
          <w:i/>
          <w:sz w:val="22"/>
          <w:szCs w:val="22"/>
        </w:rPr>
        <w:t xml:space="preserve"> viiđenss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tä</w:t>
      </w:r>
      <w:r w:rsidR="0098090B" w:rsidRPr="0098090B">
        <w:rPr>
          <w:sz w:val="22"/>
          <w:szCs w:val="22"/>
        </w:rPr>
        <w:t>/</w:t>
      </w:r>
      <w:r w:rsidR="000D0308">
        <w:rPr>
          <w:i/>
          <w:sz w:val="22"/>
          <w:szCs w:val="22"/>
        </w:rPr>
        <w:t>toi</w:t>
      </w:r>
      <w:r w:rsidR="006D0623">
        <w:rPr>
          <w:i/>
          <w:sz w:val="22"/>
          <w:szCs w:val="22"/>
        </w:rPr>
        <w:t>s</w:t>
      </w:r>
      <w:r w:rsidR="000D0308">
        <w:rPr>
          <w:i/>
          <w:sz w:val="22"/>
          <w:szCs w:val="22"/>
        </w:rPr>
        <w:t xml:space="preserve">ta </w:t>
      </w:r>
      <w:r w:rsidR="0098090B" w:rsidRPr="0098090B">
        <w:rPr>
          <w:sz w:val="22"/>
          <w:szCs w:val="22"/>
        </w:rPr>
        <w:t>/</w:t>
      </w:r>
      <w:r w:rsidR="001F39F9" w:rsidRPr="00B6541E">
        <w:rPr>
          <w:i/>
          <w:sz w:val="22"/>
          <w:szCs w:val="22"/>
        </w:rPr>
        <w:t xml:space="preserve"> vitess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tä</w:t>
      </w:r>
      <w:r w:rsidR="0098090B" w:rsidRPr="0098090B">
        <w:rPr>
          <w:sz w:val="22"/>
          <w:szCs w:val="22"/>
        </w:rPr>
        <w:t>/</w:t>
      </w:r>
      <w:r w:rsidR="001F39F9" w:rsidRPr="00B6541E">
        <w:rPr>
          <w:i/>
          <w:sz w:val="22"/>
          <w:szCs w:val="22"/>
        </w:rPr>
        <w:t>toista</w:t>
      </w:r>
      <w:r w:rsidR="001B127A" w:rsidRPr="001B127A">
        <w:rPr>
          <w:sz w:val="22"/>
          <w:szCs w:val="22"/>
        </w:rPr>
        <w:t>,</w:t>
      </w:r>
      <w:r w:rsidR="001F39F9" w:rsidRPr="00B6541E">
        <w:rPr>
          <w:i/>
          <w:sz w:val="22"/>
          <w:szCs w:val="22"/>
        </w:rPr>
        <w:t xml:space="preserve"> sađanss</w:t>
      </w:r>
      <w:r w:rsidR="0098090B" w:rsidRPr="0098090B">
        <w:rPr>
          <w:sz w:val="22"/>
          <w:szCs w:val="22"/>
        </w:rPr>
        <w:t>/</w:t>
      </w:r>
      <w:r w:rsidR="001F39F9" w:rsidRPr="00B6541E">
        <w:rPr>
          <w:i/>
          <w:sz w:val="22"/>
          <w:szCs w:val="22"/>
        </w:rPr>
        <w:t>ii</w:t>
      </w:r>
      <w:r w:rsidR="0098090B" w:rsidRPr="0098090B">
        <w:rPr>
          <w:sz w:val="22"/>
          <w:szCs w:val="22"/>
        </w:rPr>
        <w:t>/</w:t>
      </w:r>
      <w:r w:rsidR="000D0308">
        <w:rPr>
          <w:i/>
          <w:sz w:val="22"/>
          <w:szCs w:val="22"/>
        </w:rPr>
        <w:t xml:space="preserve">ta </w:t>
      </w:r>
      <w:r w:rsidR="0098090B" w:rsidRPr="0098090B">
        <w:rPr>
          <w:sz w:val="22"/>
          <w:szCs w:val="22"/>
        </w:rPr>
        <w:t>/</w:t>
      </w:r>
      <w:r w:rsidR="001F39F9" w:rsidRPr="00B6541E">
        <w:rPr>
          <w:i/>
          <w:sz w:val="22"/>
          <w:szCs w:val="22"/>
        </w:rPr>
        <w:t xml:space="preserve"> satass</w:t>
      </w:r>
      <w:r w:rsidR="0098090B" w:rsidRPr="0098090B">
        <w:rPr>
          <w:sz w:val="22"/>
          <w:szCs w:val="22"/>
        </w:rPr>
        <w:t>/</w:t>
      </w:r>
      <w:r w:rsidR="001F39F9" w:rsidRPr="00B6541E">
        <w:rPr>
          <w:i/>
          <w:sz w:val="22"/>
          <w:szCs w:val="22"/>
        </w:rPr>
        <w:t>ii</w:t>
      </w:r>
      <w:r w:rsidR="0098090B" w:rsidRPr="0098090B">
        <w:rPr>
          <w:sz w:val="22"/>
          <w:szCs w:val="22"/>
        </w:rPr>
        <w:t>/</w:t>
      </w:r>
      <w:r w:rsidR="001F39F9" w:rsidRPr="00B6541E">
        <w:rPr>
          <w:i/>
          <w:sz w:val="22"/>
          <w:szCs w:val="22"/>
        </w:rPr>
        <w:t>ta</w:t>
      </w:r>
      <w:r w:rsidR="001B127A" w:rsidRPr="001B127A">
        <w:rPr>
          <w:sz w:val="22"/>
          <w:szCs w:val="22"/>
        </w:rPr>
        <w:t>,</w:t>
      </w:r>
      <w:r w:rsidR="00393CE0" w:rsidRPr="00B6541E">
        <w:rPr>
          <w:i/>
          <w:sz w:val="22"/>
          <w:szCs w:val="22"/>
        </w:rPr>
        <w:t xml:space="preserve"> tuhanenss</w:t>
      </w:r>
      <w:r w:rsidR="0098090B" w:rsidRPr="0098090B">
        <w:rPr>
          <w:sz w:val="22"/>
          <w:szCs w:val="22"/>
        </w:rPr>
        <w:t>/</w:t>
      </w:r>
      <w:r w:rsidR="00393CE0" w:rsidRPr="00B6541E">
        <w:rPr>
          <w:i/>
          <w:sz w:val="22"/>
          <w:szCs w:val="22"/>
        </w:rPr>
        <w:t>ii</w:t>
      </w:r>
      <w:r w:rsidR="0098090B" w:rsidRPr="0098090B">
        <w:rPr>
          <w:sz w:val="22"/>
          <w:szCs w:val="22"/>
        </w:rPr>
        <w:t>/</w:t>
      </w:r>
      <w:r w:rsidR="000D0308">
        <w:rPr>
          <w:i/>
          <w:sz w:val="22"/>
          <w:szCs w:val="22"/>
        </w:rPr>
        <w:t xml:space="preserve">ta </w:t>
      </w:r>
      <w:r w:rsidR="0098090B" w:rsidRPr="0098090B">
        <w:rPr>
          <w:sz w:val="22"/>
          <w:szCs w:val="22"/>
        </w:rPr>
        <w:t>/</w:t>
      </w:r>
      <w:r w:rsidR="00393CE0" w:rsidRPr="00B6541E">
        <w:rPr>
          <w:i/>
          <w:sz w:val="22"/>
          <w:szCs w:val="22"/>
        </w:rPr>
        <w:t xml:space="preserve"> tuhaness</w:t>
      </w:r>
      <w:r w:rsidR="0098090B" w:rsidRPr="0098090B">
        <w:rPr>
          <w:sz w:val="22"/>
          <w:szCs w:val="22"/>
        </w:rPr>
        <w:t>/</w:t>
      </w:r>
      <w:r w:rsidR="00393CE0" w:rsidRPr="00B6541E">
        <w:rPr>
          <w:i/>
          <w:sz w:val="22"/>
          <w:szCs w:val="22"/>
        </w:rPr>
        <w:t>ii</w:t>
      </w:r>
      <w:r w:rsidR="0098090B" w:rsidRPr="0098090B">
        <w:rPr>
          <w:sz w:val="22"/>
          <w:szCs w:val="22"/>
        </w:rPr>
        <w:t>/</w:t>
      </w:r>
      <w:r w:rsidR="00393CE0" w:rsidRPr="00B6541E">
        <w:rPr>
          <w:i/>
          <w:sz w:val="22"/>
          <w:szCs w:val="22"/>
        </w:rPr>
        <w:t>ta</w:t>
      </w:r>
      <w:r w:rsidR="001B127A" w:rsidRPr="001B127A">
        <w:rPr>
          <w:sz w:val="22"/>
          <w:szCs w:val="22"/>
        </w:rPr>
        <w:t>.</w:t>
      </w:r>
    </w:p>
    <w:p w14:paraId="7380FCFB" w14:textId="311BBD3E" w:rsidR="00120B75" w:rsidRDefault="00120B75" w:rsidP="00120B75">
      <w:pPr>
        <w:pStyle w:val="Overskrift1"/>
      </w:pPr>
      <w:bookmarkStart w:id="1931" w:name="_Toc241129363"/>
      <w:bookmarkStart w:id="1932" w:name="_Toc311273947"/>
      <w:bookmarkStart w:id="1933" w:name="_Toc226789840"/>
      <w:r>
        <w:t>Adverbit</w:t>
      </w:r>
      <w:bookmarkEnd w:id="1931"/>
      <w:bookmarkEnd w:id="1932"/>
    </w:p>
    <w:p w14:paraId="1EA00C33" w14:textId="36761348" w:rsidR="00120B75" w:rsidRPr="00CB1CAA" w:rsidRDefault="00120B75" w:rsidP="00120B75">
      <w:pPr>
        <w:pStyle w:val="Overskrift2"/>
      </w:pPr>
      <w:bookmarkStart w:id="1934" w:name="_Toc241129364"/>
      <w:bookmarkStart w:id="1935" w:name="_Toc311273948"/>
      <w:r w:rsidRPr="00CB1CAA">
        <w:t>Adverbiista ylheisesti</w:t>
      </w:r>
      <w:bookmarkEnd w:id="1933"/>
      <w:bookmarkEnd w:id="1934"/>
      <w:bookmarkEnd w:id="1935"/>
    </w:p>
    <w:p w14:paraId="7D00BAD1" w14:textId="47E7856E" w:rsidR="00120B75" w:rsidRPr="00CB1CAA" w:rsidRDefault="00120B75" w:rsidP="00120B75">
      <w:pPr>
        <w:rPr>
          <w:i/>
        </w:rPr>
      </w:pPr>
      <w:r w:rsidRPr="005321BE">
        <w:rPr>
          <w:smallCaps/>
        </w:rPr>
        <w:t>Adverbit</w:t>
      </w:r>
      <w:r w:rsidRPr="00CB1CAA">
        <w:t xml:space="preserve"> oon sanaklassi, mikä haamun jälkhiin pittää sisälänsä monenlaissii sannoi. Niilä ei ole semmoista täyttä taivutusparadigmaa ko nomeniila tahi verbiilä, ja suuri osa oon kokonhansa taipumattomat. Tämmöiset </w:t>
      </w:r>
      <w:r w:rsidR="002D0542">
        <w:t>taipumattomat</w:t>
      </w:r>
      <w:r w:rsidRPr="00CB1CAA">
        <w:t xml:space="preserve"> oon esimerkiksi sanat </w:t>
      </w:r>
      <w:r w:rsidRPr="00CB1CAA">
        <w:rPr>
          <w:i/>
        </w:rPr>
        <w:t>irti</w:t>
      </w:r>
      <w:r w:rsidR="00BA1173" w:rsidRPr="00BA1173">
        <w:t>(</w:t>
      </w:r>
      <w:r w:rsidR="00FE0764">
        <w:rPr>
          <w:i/>
        </w:rPr>
        <w:t>t</w:t>
      </w:r>
      <w:r w:rsidR="00BA1173" w:rsidRPr="00BA1173">
        <w:t>)</w:t>
      </w:r>
      <w:r w:rsidRPr="00CB1CAA">
        <w:t>,</w:t>
      </w:r>
      <w:r w:rsidRPr="00CB1CAA">
        <w:rPr>
          <w:i/>
        </w:rPr>
        <w:t xml:space="preserve"> halki</w:t>
      </w:r>
      <w:r w:rsidR="00BA1173" w:rsidRPr="00BA1173">
        <w:t>(</w:t>
      </w:r>
      <w:r w:rsidR="00FE0764">
        <w:rPr>
          <w:i/>
        </w:rPr>
        <w:t>t</w:t>
      </w:r>
      <w:r w:rsidR="00BA1173" w:rsidRPr="00BA1173">
        <w:t>)</w:t>
      </w:r>
      <w:r w:rsidRPr="00CB1CAA">
        <w:t>,</w:t>
      </w:r>
      <w:r w:rsidRPr="00CB1CAA">
        <w:rPr>
          <w:i/>
        </w:rPr>
        <w:t xml:space="preserve"> poikki</w:t>
      </w:r>
      <w:r w:rsidR="00BA1173" w:rsidRPr="00BA1173">
        <w:t>(</w:t>
      </w:r>
      <w:r w:rsidR="00E40C5E">
        <w:rPr>
          <w:i/>
        </w:rPr>
        <w:t>t</w:t>
      </w:r>
      <w:r w:rsidR="00BA1173" w:rsidRPr="00BA1173">
        <w:t>)</w:t>
      </w:r>
      <w:r w:rsidRPr="00CB1CAA">
        <w:t>,</w:t>
      </w:r>
      <w:r w:rsidRPr="00CB1CAA">
        <w:rPr>
          <w:i/>
        </w:rPr>
        <w:t xml:space="preserve"> auki</w:t>
      </w:r>
      <w:r w:rsidR="00BA1173" w:rsidRPr="00BA1173">
        <w:t>(</w:t>
      </w:r>
      <w:r w:rsidR="00FE0764">
        <w:rPr>
          <w:i/>
        </w:rPr>
        <w:t>t</w:t>
      </w:r>
      <w:r w:rsidR="00BA1173" w:rsidRPr="00BA1173">
        <w:t>)</w:t>
      </w:r>
      <w:r w:rsidRPr="00CB1CAA">
        <w:t>,</w:t>
      </w:r>
      <w:r w:rsidR="00C12326">
        <w:t xml:space="preserve"> </w:t>
      </w:r>
      <w:r w:rsidR="00C12326">
        <w:rPr>
          <w:i/>
        </w:rPr>
        <w:t>rikki</w:t>
      </w:r>
      <w:r w:rsidR="00BA1173" w:rsidRPr="00BA1173">
        <w:t>(</w:t>
      </w:r>
      <w:r w:rsidR="00FE0764">
        <w:rPr>
          <w:i/>
        </w:rPr>
        <w:t>t</w:t>
      </w:r>
      <w:r w:rsidR="00BA1173" w:rsidRPr="00BA1173">
        <w:t>)</w:t>
      </w:r>
      <w:r w:rsidR="001B127A" w:rsidRPr="001B127A">
        <w:t>,</w:t>
      </w:r>
      <w:r w:rsidRPr="00CB1CAA">
        <w:rPr>
          <w:i/>
        </w:rPr>
        <w:t xml:space="preserve"> rohki</w:t>
      </w:r>
      <w:r w:rsidRPr="00CB1CAA">
        <w:t>,</w:t>
      </w:r>
      <w:r w:rsidRPr="00CB1CAA">
        <w:rPr>
          <w:i/>
        </w:rPr>
        <w:t xml:space="preserve"> nokko</w:t>
      </w:r>
      <w:r w:rsidRPr="00CB1CAA">
        <w:t>,</w:t>
      </w:r>
      <w:r w:rsidRPr="00CB1CAA">
        <w:rPr>
          <w:i/>
        </w:rPr>
        <w:t xml:space="preserve"> äskön</w:t>
      </w:r>
      <w:r w:rsidRPr="00CB1CAA">
        <w:t>,</w:t>
      </w:r>
      <w:r w:rsidRPr="00CB1CAA">
        <w:rPr>
          <w:i/>
        </w:rPr>
        <w:t xml:space="preserve"> eilen</w:t>
      </w:r>
      <w:r w:rsidR="001B127A" w:rsidRPr="001B127A">
        <w:t>.</w:t>
      </w:r>
    </w:p>
    <w:p w14:paraId="200BF045" w14:textId="1629B72C" w:rsidR="00120B75" w:rsidRPr="00CB1CAA" w:rsidRDefault="00120B75" w:rsidP="00120B75">
      <w:r w:rsidRPr="00CB1CAA">
        <w:t>Osaksi taip</w:t>
      </w:r>
      <w:r w:rsidR="00ED6EAC">
        <w:t>pu</w:t>
      </w:r>
      <w:r w:rsidRPr="00CB1CAA">
        <w:t>uvii adverbii</w:t>
      </w:r>
      <w:r w:rsidR="00487156">
        <w:t>ta</w:t>
      </w:r>
      <w:r w:rsidRPr="00CB1CAA">
        <w:t xml:space="preserve"> oon esimerkiksi tämmöiset joukot</w:t>
      </w:r>
      <w:r w:rsidR="00ED6EAC">
        <w:t>:</w:t>
      </w:r>
    </w:p>
    <w:p w14:paraId="5865BAF6" w14:textId="437DC768" w:rsidR="00F904D4" w:rsidRDefault="00120B75" w:rsidP="00120B75">
      <w:r w:rsidRPr="00CB1CAA">
        <w:t xml:space="preserve">1. </w:t>
      </w:r>
      <w:r w:rsidRPr="00CB1CAA">
        <w:rPr>
          <w:i/>
        </w:rPr>
        <w:t>ulkona</w:t>
      </w:r>
      <w:r w:rsidRPr="00CB1CAA">
        <w:t>,</w:t>
      </w:r>
      <w:r w:rsidRPr="00CB1CAA">
        <w:rPr>
          <w:i/>
        </w:rPr>
        <w:t xml:space="preserve"> ulk</w:t>
      </w:r>
      <w:r w:rsidR="0075485B" w:rsidRPr="0075485B">
        <w:t>(</w:t>
      </w:r>
      <w:r w:rsidRPr="00CB1CAA">
        <w:rPr>
          <w:i/>
        </w:rPr>
        <w:t>k</w:t>
      </w:r>
      <w:r w:rsidR="0075485B" w:rsidRPr="0075485B">
        <w:t>)</w:t>
      </w:r>
      <w:r w:rsidRPr="00CB1CAA">
        <w:rPr>
          <w:i/>
        </w:rPr>
        <w:t>oo</w:t>
      </w:r>
      <w:r w:rsidRPr="00CB1CAA">
        <w:t>,</w:t>
      </w:r>
      <w:r w:rsidRPr="00CB1CAA">
        <w:rPr>
          <w:i/>
        </w:rPr>
        <w:t xml:space="preserve"> ul</w:t>
      </w:r>
      <w:r w:rsidR="0075485B" w:rsidRPr="0075485B">
        <w:t>(</w:t>
      </w:r>
      <w:r w:rsidR="0026305C">
        <w:rPr>
          <w:i/>
        </w:rPr>
        <w:t>v</w:t>
      </w:r>
      <w:r w:rsidR="0075485B" w:rsidRPr="0075485B">
        <w:t>)</w:t>
      </w:r>
      <w:r w:rsidRPr="00CB1CAA">
        <w:rPr>
          <w:i/>
        </w:rPr>
        <w:t>os</w:t>
      </w:r>
      <w:r w:rsidRPr="00CB1CAA">
        <w:t>,</w:t>
      </w:r>
      <w:r w:rsidRPr="00CB1CAA">
        <w:rPr>
          <w:i/>
        </w:rPr>
        <w:t xml:space="preserve"> kaukana</w:t>
      </w:r>
      <w:r w:rsidRPr="00CB1CAA">
        <w:t>,</w:t>
      </w:r>
      <w:r w:rsidRPr="00CB1CAA">
        <w:rPr>
          <w:i/>
        </w:rPr>
        <w:t xml:space="preserve"> kauk</w:t>
      </w:r>
      <w:r w:rsidR="0075485B" w:rsidRPr="0075485B">
        <w:t>(</w:t>
      </w:r>
      <w:r w:rsidRPr="00CB1CAA">
        <w:rPr>
          <w:i/>
        </w:rPr>
        <w:t>k</w:t>
      </w:r>
      <w:r w:rsidR="0075485B" w:rsidRPr="0075485B">
        <w:t>)</w:t>
      </w:r>
      <w:r w:rsidR="003C1DBD">
        <w:rPr>
          <w:i/>
        </w:rPr>
        <w:t>aa</w:t>
      </w:r>
      <w:r w:rsidRPr="00CB1CAA">
        <w:t>,</w:t>
      </w:r>
      <w:r w:rsidRPr="00CB1CAA">
        <w:rPr>
          <w:i/>
        </w:rPr>
        <w:t xml:space="preserve"> kau</w:t>
      </w:r>
      <w:r w:rsidR="0075485B" w:rsidRPr="0075485B">
        <w:t>(</w:t>
      </w:r>
      <w:r w:rsidRPr="00CB1CAA">
        <w:rPr>
          <w:i/>
        </w:rPr>
        <w:t>v</w:t>
      </w:r>
      <w:r w:rsidR="0075485B" w:rsidRPr="0075485B">
        <w:t>)</w:t>
      </w:r>
      <w:r w:rsidR="003C1DBD">
        <w:rPr>
          <w:i/>
        </w:rPr>
        <w:t>as</w:t>
      </w:r>
      <w:r w:rsidRPr="00CB1CAA">
        <w:t>,</w:t>
      </w:r>
      <w:r w:rsidRPr="00CB1CAA">
        <w:rPr>
          <w:i/>
        </w:rPr>
        <w:t xml:space="preserve"> kotona</w:t>
      </w:r>
      <w:r w:rsidRPr="00CB1CAA">
        <w:t>,</w:t>
      </w:r>
      <w:r w:rsidRPr="00CB1CAA">
        <w:rPr>
          <w:i/>
        </w:rPr>
        <w:t xml:space="preserve"> kottoo </w:t>
      </w:r>
      <w:r w:rsidR="00BA1173" w:rsidRPr="00BA1173">
        <w:t>~</w:t>
      </w:r>
      <w:r w:rsidRPr="00CB1CAA">
        <w:rPr>
          <w:i/>
        </w:rPr>
        <w:t xml:space="preserve"> kotoa</w:t>
      </w:r>
      <w:r w:rsidRPr="00CB1CAA">
        <w:t>,</w:t>
      </w:r>
      <w:r w:rsidRPr="00CB1CAA">
        <w:rPr>
          <w:i/>
        </w:rPr>
        <w:t xml:space="preserve"> kothiin </w:t>
      </w:r>
      <w:r w:rsidR="00BA1173" w:rsidRPr="00BA1173">
        <w:t>~</w:t>
      </w:r>
      <w:r w:rsidRPr="00CB1CAA">
        <w:rPr>
          <w:i/>
        </w:rPr>
        <w:t xml:space="preserve"> kotia</w:t>
      </w:r>
      <w:r w:rsidRPr="00CB1CAA">
        <w:t>,</w:t>
      </w:r>
      <w:r w:rsidRPr="00CB1CAA">
        <w:rPr>
          <w:i/>
        </w:rPr>
        <w:t xml:space="preserve"> siinä</w:t>
      </w:r>
      <w:r w:rsidRPr="00CB1CAA">
        <w:t>,</w:t>
      </w:r>
      <w:r w:rsidRPr="00CB1CAA">
        <w:rPr>
          <w:i/>
        </w:rPr>
        <w:t xml:space="preserve"> siitä</w:t>
      </w:r>
      <w:r w:rsidRPr="00CB1CAA">
        <w:t>,</w:t>
      </w:r>
      <w:r w:rsidRPr="00CB1CAA">
        <w:rPr>
          <w:i/>
        </w:rPr>
        <w:t xml:space="preserve"> sinne</w:t>
      </w:r>
      <w:r w:rsidR="0075485B" w:rsidRPr="0075485B">
        <w:t>(</w:t>
      </w:r>
      <w:r w:rsidR="003C1DBD">
        <w:rPr>
          <w:i/>
        </w:rPr>
        <w:t>t</w:t>
      </w:r>
      <w:r w:rsidR="0075485B" w:rsidRPr="0075485B">
        <w:t>)</w:t>
      </w:r>
      <w:r w:rsidRPr="00CB1CAA">
        <w:t>,</w:t>
      </w:r>
      <w:r w:rsidRPr="00CB1CAA">
        <w:rPr>
          <w:i/>
        </w:rPr>
        <w:t xml:space="preserve"> sielä</w:t>
      </w:r>
      <w:r w:rsidRPr="00CB1CAA">
        <w:t>,</w:t>
      </w:r>
      <w:r w:rsidRPr="00CB1CAA">
        <w:rPr>
          <w:i/>
        </w:rPr>
        <w:t xml:space="preserve"> sieltä</w:t>
      </w:r>
      <w:r w:rsidRPr="00CB1CAA">
        <w:t>,</w:t>
      </w:r>
      <w:r w:rsidRPr="00CB1CAA">
        <w:rPr>
          <w:i/>
        </w:rPr>
        <w:t xml:space="preserve"> tässä</w:t>
      </w:r>
      <w:r w:rsidRPr="00CB1CAA">
        <w:t>,</w:t>
      </w:r>
      <w:r w:rsidRPr="00CB1CAA">
        <w:rPr>
          <w:i/>
        </w:rPr>
        <w:t xml:space="preserve"> tästä</w:t>
      </w:r>
      <w:r w:rsidRPr="00CB1CAA">
        <w:t>,</w:t>
      </w:r>
      <w:r w:rsidRPr="00CB1CAA">
        <w:rPr>
          <w:i/>
        </w:rPr>
        <w:t xml:space="preserve"> tähän</w:t>
      </w:r>
      <w:r w:rsidRPr="00CB1CAA">
        <w:t>,</w:t>
      </w:r>
      <w:r w:rsidRPr="00CB1CAA">
        <w:rPr>
          <w:i/>
        </w:rPr>
        <w:t xml:space="preserve"> täälä</w:t>
      </w:r>
      <w:r w:rsidRPr="00CB1CAA">
        <w:t>,</w:t>
      </w:r>
      <w:r w:rsidRPr="00CB1CAA">
        <w:rPr>
          <w:i/>
        </w:rPr>
        <w:t xml:space="preserve"> täältä</w:t>
      </w:r>
      <w:r w:rsidRPr="00CB1CAA">
        <w:t>,</w:t>
      </w:r>
      <w:r w:rsidRPr="00CB1CAA">
        <w:rPr>
          <w:i/>
        </w:rPr>
        <w:t xml:space="preserve"> tänne</w:t>
      </w:r>
      <w:r w:rsidR="0075485B" w:rsidRPr="0075485B">
        <w:t>(</w:t>
      </w:r>
      <w:r w:rsidR="00D46756">
        <w:rPr>
          <w:i/>
        </w:rPr>
        <w:t>t</w:t>
      </w:r>
      <w:r w:rsidR="0075485B" w:rsidRPr="0075485B">
        <w:t>)</w:t>
      </w:r>
      <w:r w:rsidRPr="00CB1CAA">
        <w:t>;</w:t>
      </w:r>
    </w:p>
    <w:p w14:paraId="25120CD8" w14:textId="77777777" w:rsidR="00F904D4" w:rsidRDefault="00120B75" w:rsidP="00120B75">
      <w:r w:rsidRPr="00CB1CAA">
        <w:t xml:space="preserve">2. </w:t>
      </w:r>
      <w:r w:rsidRPr="00CB1CAA">
        <w:rPr>
          <w:i/>
        </w:rPr>
        <w:t>alhaala</w:t>
      </w:r>
      <w:r w:rsidRPr="00CB1CAA">
        <w:t>,</w:t>
      </w:r>
      <w:r w:rsidRPr="00CB1CAA">
        <w:rPr>
          <w:i/>
        </w:rPr>
        <w:t xml:space="preserve"> alhaalta</w:t>
      </w:r>
      <w:r w:rsidRPr="00CB1CAA">
        <w:t>,</w:t>
      </w:r>
      <w:r w:rsidRPr="00CB1CAA">
        <w:rPr>
          <w:i/>
        </w:rPr>
        <w:t xml:space="preserve"> alhaale</w:t>
      </w:r>
      <w:r w:rsidRPr="00CB1CAA">
        <w:t>,</w:t>
      </w:r>
      <w:r w:rsidRPr="00CB1CAA">
        <w:rPr>
          <w:i/>
        </w:rPr>
        <w:t xml:space="preserve"> sishään</w:t>
      </w:r>
      <w:r w:rsidRPr="00CB1CAA">
        <w:t>,</w:t>
      </w:r>
      <w:r w:rsidRPr="00CB1CAA">
        <w:rPr>
          <w:i/>
        </w:rPr>
        <w:t xml:space="preserve"> sisälä</w:t>
      </w:r>
      <w:r w:rsidRPr="00CB1CAA">
        <w:t>,</w:t>
      </w:r>
      <w:r w:rsidRPr="00CB1CAA">
        <w:rPr>
          <w:i/>
        </w:rPr>
        <w:t xml:space="preserve"> sisältä</w:t>
      </w:r>
      <w:r w:rsidRPr="00CB1CAA">
        <w:t>,</w:t>
      </w:r>
      <w:r w:rsidRPr="00CB1CAA">
        <w:rPr>
          <w:i/>
        </w:rPr>
        <w:t xml:space="preserve"> sisäle</w:t>
      </w:r>
      <w:r w:rsidR="0075485B" w:rsidRPr="0075485B">
        <w:t>(</w:t>
      </w:r>
      <w:r w:rsidR="0061038D">
        <w:rPr>
          <w:i/>
        </w:rPr>
        <w:t>t</w:t>
      </w:r>
      <w:r w:rsidR="0075485B" w:rsidRPr="0075485B">
        <w:t>)</w:t>
      </w:r>
      <w:r w:rsidRPr="00CB1CAA">
        <w:t>,</w:t>
      </w:r>
      <w:r w:rsidRPr="00CB1CAA">
        <w:rPr>
          <w:i/>
        </w:rPr>
        <w:t xml:space="preserve"> vihilä</w:t>
      </w:r>
      <w:r w:rsidRPr="00CB1CAA">
        <w:t>,</w:t>
      </w:r>
      <w:r w:rsidRPr="00CB1CAA">
        <w:rPr>
          <w:i/>
        </w:rPr>
        <w:t xml:space="preserve"> vihile</w:t>
      </w:r>
      <w:r w:rsidR="0075485B" w:rsidRPr="0075485B">
        <w:t>(</w:t>
      </w:r>
      <w:r w:rsidR="0061038D">
        <w:rPr>
          <w:i/>
        </w:rPr>
        <w:t>t</w:t>
      </w:r>
      <w:r w:rsidR="0075485B" w:rsidRPr="0075485B">
        <w:t>)</w:t>
      </w:r>
      <w:r w:rsidRPr="00CB1CAA">
        <w:t>;</w:t>
      </w:r>
    </w:p>
    <w:p w14:paraId="5866A2FB" w14:textId="5BAF8CDC" w:rsidR="00120B75" w:rsidRPr="00CB1CAA" w:rsidRDefault="00120B75" w:rsidP="00120B75">
      <w:pPr>
        <w:rPr>
          <w:i/>
        </w:rPr>
      </w:pPr>
      <w:r w:rsidRPr="00CB1CAA">
        <w:t xml:space="preserve">3. </w:t>
      </w:r>
      <w:r w:rsidRPr="00CB1CAA">
        <w:rPr>
          <w:i/>
        </w:rPr>
        <w:t>päissä</w:t>
      </w:r>
      <w:r w:rsidRPr="00CB1CAA">
        <w:t>,</w:t>
      </w:r>
      <w:r w:rsidRPr="00CB1CAA">
        <w:rPr>
          <w:i/>
        </w:rPr>
        <w:t xml:space="preserve"> päihin</w:t>
      </w:r>
      <w:r w:rsidRPr="00CB1CAA">
        <w:t>,</w:t>
      </w:r>
      <w:r w:rsidR="00C4563D">
        <w:rPr>
          <w:i/>
        </w:rPr>
        <w:t xml:space="preserve"> ko</w:t>
      </w:r>
      <w:r w:rsidR="001B127A" w:rsidRPr="001B127A">
        <w:t>(</w:t>
      </w:r>
      <w:r w:rsidR="00C4563D">
        <w:rPr>
          <w:i/>
        </w:rPr>
        <w:t>v</w:t>
      </w:r>
      <w:r w:rsidR="001B127A" w:rsidRPr="001B127A">
        <w:t>)</w:t>
      </w:r>
      <w:r w:rsidR="00C4563D">
        <w:rPr>
          <w:i/>
        </w:rPr>
        <w:t>ossa</w:t>
      </w:r>
      <w:r w:rsidRPr="00CB1CAA">
        <w:t>,</w:t>
      </w:r>
      <w:r w:rsidRPr="00CB1CAA">
        <w:rPr>
          <w:i/>
        </w:rPr>
        <w:t xml:space="preserve"> kokhoon</w:t>
      </w:r>
      <w:r w:rsidRPr="00CB1CAA">
        <w:t>,</w:t>
      </w:r>
      <w:r w:rsidRPr="00CB1CAA">
        <w:rPr>
          <w:i/>
        </w:rPr>
        <w:t xml:space="preserve"> pilassa</w:t>
      </w:r>
      <w:r w:rsidR="003C6964">
        <w:t>,</w:t>
      </w:r>
      <w:r w:rsidRPr="00CB1CAA">
        <w:rPr>
          <w:i/>
        </w:rPr>
        <w:t xml:space="preserve"> pilhaan</w:t>
      </w:r>
      <w:r w:rsidRPr="00CB1CAA">
        <w:t>,</w:t>
      </w:r>
      <w:r w:rsidRPr="00CB1CAA">
        <w:rPr>
          <w:i/>
        </w:rPr>
        <w:t xml:space="preserve"> matkassa</w:t>
      </w:r>
      <w:r w:rsidRPr="00CB1CAA">
        <w:t>,</w:t>
      </w:r>
      <w:r w:rsidRPr="00CB1CAA">
        <w:rPr>
          <w:i/>
        </w:rPr>
        <w:t xml:space="preserve"> matkasta</w:t>
      </w:r>
      <w:r w:rsidRPr="00CB1CAA">
        <w:t>,</w:t>
      </w:r>
      <w:r w:rsidRPr="00CB1CAA">
        <w:rPr>
          <w:i/>
        </w:rPr>
        <w:t xml:space="preserve"> matkhaan</w:t>
      </w:r>
      <w:r w:rsidR="00C4563D">
        <w:t>,</w:t>
      </w:r>
      <w:r w:rsidRPr="00CB1CAA">
        <w:t xml:space="preserve"> </w:t>
      </w:r>
      <w:r w:rsidRPr="00CB1CAA">
        <w:rPr>
          <w:i/>
        </w:rPr>
        <w:t>yh</w:t>
      </w:r>
      <w:r w:rsidR="001B127A" w:rsidRPr="001B127A">
        <w:t>(</w:t>
      </w:r>
      <w:r w:rsidRPr="00CB1CAA">
        <w:rPr>
          <w:i/>
        </w:rPr>
        <w:t>đ</w:t>
      </w:r>
      <w:r w:rsidR="001B127A" w:rsidRPr="001B127A">
        <w:t>)</w:t>
      </w:r>
      <w:r w:rsidRPr="00CB1CAA">
        <w:rPr>
          <w:i/>
        </w:rPr>
        <w:t>essä</w:t>
      </w:r>
      <w:r w:rsidRPr="00CB1CAA">
        <w:t xml:space="preserve">, </w:t>
      </w:r>
      <w:r w:rsidRPr="00CB1CAA">
        <w:rPr>
          <w:i/>
        </w:rPr>
        <w:t>yhtheen</w:t>
      </w:r>
      <w:r w:rsidR="00C4563D">
        <w:t>,</w:t>
      </w:r>
      <w:r w:rsidRPr="00CB1CAA">
        <w:rPr>
          <w:i/>
        </w:rPr>
        <w:t xml:space="preserve"> tapaturmaa</w:t>
      </w:r>
      <w:r w:rsidR="001B127A" w:rsidRPr="001B127A">
        <w:t>.</w:t>
      </w:r>
    </w:p>
    <w:p w14:paraId="74876E9E" w14:textId="343E0303" w:rsidR="00120B75" w:rsidRPr="00FD6474" w:rsidRDefault="00120B75" w:rsidP="00C4563D">
      <w:pPr>
        <w:pStyle w:val="Punktliste"/>
      </w:pPr>
      <w:r w:rsidRPr="00CB1CAA">
        <w:t xml:space="preserve">Joukosta 1 havaittemma, ette vaikka sanoila selvästi oon eri taivutushaamui, paradigmat kuitenki oon vajavat. </w:t>
      </w:r>
      <w:r w:rsidR="0017582E">
        <w:t xml:space="preserve">Ja vaikka net kaikki oon </w:t>
      </w:r>
      <w:r w:rsidR="00941FCE">
        <w:rPr>
          <w:smallCaps/>
        </w:rPr>
        <w:t>paik</w:t>
      </w:r>
      <w:r w:rsidR="0017582E" w:rsidRPr="0017582E">
        <w:rPr>
          <w:smallCaps/>
        </w:rPr>
        <w:t xml:space="preserve">an </w:t>
      </w:r>
      <w:r w:rsidRPr="0017582E">
        <w:rPr>
          <w:smallCaps/>
        </w:rPr>
        <w:t>adverbiita</w:t>
      </w:r>
      <w:r w:rsidRPr="00CB1CAA">
        <w:t xml:space="preserve">, niilä oon haamui, mikkä ei ole paikkakaasuksissa niin ko </w:t>
      </w:r>
      <w:r w:rsidRPr="00CB1CAA">
        <w:rPr>
          <w:i/>
        </w:rPr>
        <w:t>ulkona</w:t>
      </w:r>
      <w:r w:rsidRPr="00CB1CAA">
        <w:t>,</w:t>
      </w:r>
      <w:r w:rsidR="0080605B">
        <w:rPr>
          <w:i/>
        </w:rPr>
        <w:t xml:space="preserve"> kauk</w:t>
      </w:r>
      <w:r w:rsidR="0075485B" w:rsidRPr="0075485B">
        <w:t>(</w:t>
      </w:r>
      <w:r w:rsidR="0080605B">
        <w:rPr>
          <w:i/>
        </w:rPr>
        <w:t>k</w:t>
      </w:r>
      <w:r w:rsidR="0075485B" w:rsidRPr="0075485B">
        <w:t>)</w:t>
      </w:r>
      <w:r w:rsidR="0080605B">
        <w:rPr>
          <w:i/>
        </w:rPr>
        <w:t>aa</w:t>
      </w:r>
      <w:r w:rsidRPr="00CB1CAA">
        <w:t xml:space="preserve">, </w:t>
      </w:r>
      <w:r w:rsidRPr="00CB1CAA">
        <w:rPr>
          <w:i/>
        </w:rPr>
        <w:t>kotona</w:t>
      </w:r>
      <w:r w:rsidRPr="00CB1CAA">
        <w:t>,</w:t>
      </w:r>
      <w:r w:rsidRPr="00CB1CAA">
        <w:rPr>
          <w:i/>
        </w:rPr>
        <w:t xml:space="preserve"> kotia</w:t>
      </w:r>
      <w:r w:rsidRPr="00CB1CAA">
        <w:t xml:space="preserve"> jne. Vielä niissä oon "kaasushaamui", mikkä ei ole nyky</w:t>
      </w:r>
      <w:r w:rsidR="0017582E">
        <w:t>kielessä ollenkhaan kaasushaamut</w:t>
      </w:r>
      <w:r w:rsidRPr="00CB1CAA">
        <w:t xml:space="preserve"> niin ko </w:t>
      </w:r>
      <w:r w:rsidRPr="00CB1CAA">
        <w:rPr>
          <w:i/>
        </w:rPr>
        <w:t>ul</w:t>
      </w:r>
      <w:r w:rsidR="0075485B" w:rsidRPr="0075485B">
        <w:t>(</w:t>
      </w:r>
      <w:r w:rsidR="00907920">
        <w:rPr>
          <w:i/>
        </w:rPr>
        <w:t>v</w:t>
      </w:r>
      <w:r w:rsidR="0075485B" w:rsidRPr="0075485B">
        <w:t>)</w:t>
      </w:r>
      <w:r w:rsidRPr="00CB1CAA">
        <w:rPr>
          <w:i/>
        </w:rPr>
        <w:t>os</w:t>
      </w:r>
      <w:r w:rsidRPr="00CB1CAA">
        <w:t>,</w:t>
      </w:r>
      <w:r w:rsidRPr="00CB1CAA">
        <w:rPr>
          <w:i/>
        </w:rPr>
        <w:t xml:space="preserve"> kau</w:t>
      </w:r>
      <w:r w:rsidR="0075485B" w:rsidRPr="0075485B">
        <w:t>(</w:t>
      </w:r>
      <w:r w:rsidRPr="00CB1CAA">
        <w:rPr>
          <w:i/>
        </w:rPr>
        <w:t>v</w:t>
      </w:r>
      <w:r w:rsidR="0075485B" w:rsidRPr="0075485B">
        <w:t>)</w:t>
      </w:r>
      <w:r w:rsidR="00702A7B">
        <w:rPr>
          <w:i/>
        </w:rPr>
        <w:t>as</w:t>
      </w:r>
      <w:r w:rsidR="00FD6474">
        <w:t>.</w:t>
      </w:r>
    </w:p>
    <w:p w14:paraId="0AAB91C5" w14:textId="75477475" w:rsidR="00120B75" w:rsidRPr="00CB1CAA" w:rsidRDefault="0072286C" w:rsidP="00C4563D">
      <w:pPr>
        <w:pStyle w:val="Punktliste"/>
      </w:pPr>
      <w:r>
        <w:t xml:space="preserve">Joukon 2 kaikki paikan </w:t>
      </w:r>
      <w:r w:rsidR="00120B75" w:rsidRPr="00CB1CAA">
        <w:t>adverbit näytethään, ette net oon paikkakaasuksessa, mutta niissä oon kuitenki se omituisuus, ette niitten pohjasanasta ei ole tiettoo, kuitenkhaan niitä ei ole yksin käytössä, niin ko *</w:t>
      </w:r>
      <w:r w:rsidR="00120B75" w:rsidRPr="00CB1CAA">
        <w:rPr>
          <w:i/>
        </w:rPr>
        <w:t>alhaa</w:t>
      </w:r>
      <w:r w:rsidR="00120B75" w:rsidRPr="00CB1CAA">
        <w:t xml:space="preserve"> ~ *</w:t>
      </w:r>
      <w:r w:rsidR="00120B75" w:rsidRPr="00CB1CAA">
        <w:rPr>
          <w:i/>
        </w:rPr>
        <w:t>alas</w:t>
      </w:r>
      <w:r w:rsidR="00120B75" w:rsidRPr="00CB1CAA">
        <w:t>, *</w:t>
      </w:r>
      <w:r w:rsidR="00120B75" w:rsidRPr="00CB1CAA">
        <w:rPr>
          <w:i/>
        </w:rPr>
        <w:t>sisä</w:t>
      </w:r>
      <w:r w:rsidR="00120B75" w:rsidRPr="00CB1CAA">
        <w:t xml:space="preserve">, </w:t>
      </w:r>
      <w:r w:rsidR="00120B75" w:rsidRPr="00CB1CAA">
        <w:rPr>
          <w:i/>
        </w:rPr>
        <w:t>*vihki</w:t>
      </w:r>
      <w:r w:rsidR="00120B75" w:rsidRPr="00CB1CAA">
        <w:t xml:space="preserve">. </w:t>
      </w:r>
      <w:r w:rsidR="00240EA0">
        <w:t>Samoten vailuu pohjasana monila 1-joukon sanoil</w:t>
      </w:r>
      <w:r w:rsidR="00120B75" w:rsidRPr="00CB1CAA">
        <w:t xml:space="preserve">a, ko ei semmoissii sannoi ko </w:t>
      </w:r>
      <w:r w:rsidR="00120B75" w:rsidRPr="00CB1CAA">
        <w:rPr>
          <w:i/>
        </w:rPr>
        <w:t xml:space="preserve">*ulko </w:t>
      </w:r>
      <w:r w:rsidR="00120B75" w:rsidRPr="00CB1CAA">
        <w:t>ja</w:t>
      </w:r>
      <w:r w:rsidR="00120B75" w:rsidRPr="00CB1CAA">
        <w:rPr>
          <w:i/>
        </w:rPr>
        <w:t xml:space="preserve"> *kauka </w:t>
      </w:r>
      <w:r w:rsidR="00120B75" w:rsidRPr="00CB1CAA">
        <w:t xml:space="preserve">tahi </w:t>
      </w:r>
      <w:r w:rsidR="00120B75" w:rsidRPr="00CB1CAA">
        <w:rPr>
          <w:i/>
        </w:rPr>
        <w:t xml:space="preserve">*sie </w:t>
      </w:r>
      <w:r w:rsidR="0075485B">
        <w:t>(</w:t>
      </w:r>
      <w:r w:rsidR="00346496">
        <w:t>demonstratiivipronome</w:t>
      </w:r>
      <w:r w:rsidR="00120B75" w:rsidRPr="00CB1CAA">
        <w:t>nina) ei löyđy.</w:t>
      </w:r>
    </w:p>
    <w:p w14:paraId="7303FB78" w14:textId="2B923635" w:rsidR="00120B75" w:rsidRPr="00CB1CAA" w:rsidRDefault="00120B75" w:rsidP="00C4563D">
      <w:pPr>
        <w:pStyle w:val="Punktliste"/>
      </w:pPr>
      <w:r w:rsidRPr="00CB1CAA">
        <w:t xml:space="preserve">Joukon 3 sannoin pohjasanat </w:t>
      </w:r>
      <w:r w:rsidRPr="00CB1CAA">
        <w:rPr>
          <w:i/>
        </w:rPr>
        <w:t>pää</w:t>
      </w:r>
      <w:r w:rsidRPr="00CB1CAA">
        <w:t>,</w:t>
      </w:r>
      <w:r w:rsidRPr="00CB1CAA">
        <w:rPr>
          <w:i/>
        </w:rPr>
        <w:t xml:space="preserve"> koko</w:t>
      </w:r>
      <w:r w:rsidRPr="00CB1CAA">
        <w:t>,</w:t>
      </w:r>
      <w:r w:rsidRPr="00CB1CAA">
        <w:rPr>
          <w:i/>
        </w:rPr>
        <w:t xml:space="preserve"> pila</w:t>
      </w:r>
      <w:r w:rsidR="0075485B" w:rsidRPr="0075485B">
        <w:t>,</w:t>
      </w:r>
      <w:r w:rsidRPr="00CB1CAA">
        <w:rPr>
          <w:i/>
        </w:rPr>
        <w:t xml:space="preserve"> matka</w:t>
      </w:r>
      <w:r w:rsidRPr="00CB1CAA">
        <w:t xml:space="preserve"> ja </w:t>
      </w:r>
      <w:r w:rsidRPr="00CB1CAA">
        <w:rPr>
          <w:i/>
        </w:rPr>
        <w:t xml:space="preserve">yksi </w:t>
      </w:r>
      <w:r w:rsidRPr="00CB1CAA">
        <w:t>oon kyllä tieđossa, mutta merkitystä ei saata joh</w:t>
      </w:r>
      <w:r w:rsidR="00812B62">
        <w:t>đattaat</w:t>
      </w:r>
      <w:r w:rsidRPr="00CB1CAA">
        <w:t xml:space="preserve"> pohjasannoin merkityksestä. Net oon leksikaalistunheet om</w:t>
      </w:r>
      <w:r w:rsidR="00507FEA">
        <w:t>haan omituisheen merkityksheen</w:t>
      </w:r>
      <w:r w:rsidRPr="00CB1CAA">
        <w:t xml:space="preserve">. Sanan </w:t>
      </w:r>
      <w:r w:rsidRPr="00CB1CAA">
        <w:rPr>
          <w:i/>
        </w:rPr>
        <w:t xml:space="preserve">tapaturmaa </w:t>
      </w:r>
      <w:r w:rsidRPr="00CB1CAA">
        <w:t xml:space="preserve">merkityksen saattaa piian ymmärttäät substantiivin </w:t>
      </w:r>
      <w:r w:rsidRPr="00CB1CAA">
        <w:rPr>
          <w:i/>
        </w:rPr>
        <w:t>tapaturma</w:t>
      </w:r>
      <w:r w:rsidRPr="00CB1CAA">
        <w:t xml:space="preserve"> pohjalta, mutta ko par</w:t>
      </w:r>
      <w:r w:rsidR="00FC2560">
        <w:t>ti</w:t>
      </w:r>
      <w:r w:rsidRPr="00CB1CAA">
        <w:t>tiivi ei kaasukse</w:t>
      </w:r>
      <w:r w:rsidR="00FC2560">
        <w:t>n</w:t>
      </w:r>
      <w:r w:rsidRPr="00CB1CAA">
        <w:t>na indikeeraa tappaa, millä jotaki tehđhään, senkin oon selve</w:t>
      </w:r>
      <w:r w:rsidR="003A50A1">
        <w:t>mpi klassifiseerata adverbiksi.</w:t>
      </w:r>
    </w:p>
    <w:p w14:paraId="7AD320AD" w14:textId="29152C45" w:rsidR="00120B75" w:rsidRPr="00CB1CAA" w:rsidRDefault="00001DE9" w:rsidP="00F1093E">
      <w:r>
        <w:t>Näitten joukkoin lisäksi</w:t>
      </w:r>
      <w:r w:rsidR="00120B75" w:rsidRPr="00CB1CAA">
        <w:t xml:space="preserve"> oon semmoissii adverbii ko </w:t>
      </w:r>
      <w:r w:rsidR="00120B75" w:rsidRPr="00CB1CAA">
        <w:rPr>
          <w:i/>
        </w:rPr>
        <w:t>hopusti</w:t>
      </w:r>
      <w:r w:rsidR="00120B75" w:rsidRPr="00CB1CAA">
        <w:t>,</w:t>
      </w:r>
      <w:r w:rsidR="00120B75" w:rsidRPr="00CB1CAA">
        <w:rPr>
          <w:i/>
        </w:rPr>
        <w:t xml:space="preserve"> visusti</w:t>
      </w:r>
      <w:r w:rsidR="00120B75" w:rsidRPr="00CB1CAA">
        <w:t>,</w:t>
      </w:r>
      <w:r w:rsidR="00120B75" w:rsidRPr="00CB1CAA">
        <w:rPr>
          <w:i/>
        </w:rPr>
        <w:t xml:space="preserve"> viikottain</w:t>
      </w:r>
      <w:r w:rsidR="00120B75" w:rsidRPr="00CB1CAA">
        <w:t>,</w:t>
      </w:r>
      <w:r w:rsidR="00120B75" w:rsidRPr="00CB1CAA">
        <w:rPr>
          <w:i/>
        </w:rPr>
        <w:t xml:space="preserve"> sađottain</w:t>
      </w:r>
      <w:r w:rsidR="00120B75" w:rsidRPr="00CB1CAA">
        <w:t xml:space="preserve">, </w:t>
      </w:r>
      <w:r w:rsidR="00120B75" w:rsidRPr="00CB1CAA">
        <w:rPr>
          <w:i/>
        </w:rPr>
        <w:t>vieretysten</w:t>
      </w:r>
      <w:r w:rsidR="00120B75" w:rsidRPr="00CB1CAA">
        <w:t>,</w:t>
      </w:r>
      <w:r w:rsidR="00120B75" w:rsidRPr="00CB1CAA">
        <w:rPr>
          <w:i/>
        </w:rPr>
        <w:t xml:space="preserve"> rinnatusten</w:t>
      </w:r>
      <w:r w:rsidR="00120B75" w:rsidRPr="00CB1CAA">
        <w:t xml:space="preserve">, mikkä kyllä saattaa ymmärttäät niitten pohjasanan kautta, mutta mikkä oon deriveerattu vissiilä </w:t>
      </w:r>
      <w:r w:rsidR="00120B75" w:rsidRPr="00F1093E">
        <w:rPr>
          <w:smallCaps/>
        </w:rPr>
        <w:t>adverbisuffiksiila</w:t>
      </w:r>
      <w:r w:rsidR="00120B75" w:rsidRPr="00CB1CAA">
        <w:t>.</w:t>
      </w:r>
    </w:p>
    <w:p w14:paraId="1099973E" w14:textId="7B879DCA" w:rsidR="00120B75" w:rsidRPr="00CB1CAA" w:rsidRDefault="00120B75" w:rsidP="00120B75">
      <w:pPr>
        <w:rPr>
          <w:i/>
          <w:sz w:val="26"/>
        </w:rPr>
      </w:pPr>
      <w:r w:rsidRPr="00CB1CAA">
        <w:t>Oma joukkonsa oon adverbit, mikkä ei koskhaan seiso yksin mutta vaađithaan etheen eli</w:t>
      </w:r>
      <w:r w:rsidR="00DB40F9">
        <w:t xml:space="preserve"> pörhään komplementin. Tämmöiset</w:t>
      </w:r>
      <w:r w:rsidRPr="00CB1CAA">
        <w:t xml:space="preserve"> oon esimerkiksi adverbit </w:t>
      </w:r>
      <w:r w:rsidRPr="00CB1CAA">
        <w:rPr>
          <w:i/>
        </w:rPr>
        <w:t>käsin</w:t>
      </w:r>
      <w:r w:rsidRPr="00CB1CAA">
        <w:t>,</w:t>
      </w:r>
      <w:r w:rsidRPr="00CB1CAA">
        <w:rPr>
          <w:i/>
        </w:rPr>
        <w:t xml:space="preserve"> päin</w:t>
      </w:r>
      <w:r w:rsidRPr="00CB1CAA">
        <w:t>,</w:t>
      </w:r>
      <w:r w:rsidRPr="00CB1CAA">
        <w:rPr>
          <w:i/>
        </w:rPr>
        <w:t xml:space="preserve"> saakka</w:t>
      </w:r>
      <w:r w:rsidRPr="00CB1CAA">
        <w:t>,</w:t>
      </w:r>
      <w:r w:rsidRPr="00CB1CAA">
        <w:rPr>
          <w:i/>
        </w:rPr>
        <w:t xml:space="preserve"> asti ja kiini</w:t>
      </w:r>
      <w:r w:rsidR="001B127A" w:rsidRPr="001B127A">
        <w:t>.</w:t>
      </w:r>
      <w:r w:rsidRPr="00CB1CAA">
        <w:rPr>
          <w:i/>
        </w:rPr>
        <w:t xml:space="preserve"> </w:t>
      </w:r>
      <w:r w:rsidRPr="00CB1CAA">
        <w:t xml:space="preserve">Net eroittaa adposisuuniista siitä, ette niitten komplementti oon toinen adverbi eli nomeni paikkakaasuksessa, ko adposisuuniitten komplementit oon </w:t>
      </w:r>
      <w:r w:rsidR="00A27713">
        <w:t>genitiiv</w:t>
      </w:r>
      <w:r w:rsidRPr="00CB1CAA">
        <w:t xml:space="preserve">issä eli partitiivissa. Esimerkiksi </w:t>
      </w:r>
      <w:r w:rsidRPr="00CB1CAA">
        <w:rPr>
          <w:i/>
        </w:rPr>
        <w:t>ithään käsin</w:t>
      </w:r>
      <w:r w:rsidRPr="00CB1CAA">
        <w:rPr>
          <w:sz w:val="26"/>
        </w:rPr>
        <w:t xml:space="preserve">, </w:t>
      </w:r>
      <w:r w:rsidRPr="00CB1CAA">
        <w:rPr>
          <w:i/>
          <w:sz w:val="26"/>
        </w:rPr>
        <w:t>takaisin päin</w:t>
      </w:r>
      <w:r w:rsidRPr="00CB1CAA">
        <w:rPr>
          <w:sz w:val="26"/>
        </w:rPr>
        <w:t xml:space="preserve">, </w:t>
      </w:r>
      <w:r w:rsidRPr="00CB1CAA">
        <w:rPr>
          <w:i/>
          <w:sz w:val="26"/>
        </w:rPr>
        <w:t>kottoo saakka</w:t>
      </w:r>
      <w:r w:rsidRPr="00CB1CAA">
        <w:rPr>
          <w:sz w:val="26"/>
        </w:rPr>
        <w:t>,</w:t>
      </w:r>
      <w:r w:rsidRPr="00CB1CAA">
        <w:rPr>
          <w:i/>
          <w:sz w:val="26"/>
        </w:rPr>
        <w:t xml:space="preserve"> kotia asti</w:t>
      </w:r>
      <w:r w:rsidRPr="00CB1CAA">
        <w:rPr>
          <w:sz w:val="26"/>
        </w:rPr>
        <w:t>,</w:t>
      </w:r>
      <w:r w:rsidRPr="00CB1CAA">
        <w:rPr>
          <w:i/>
          <w:sz w:val="26"/>
        </w:rPr>
        <w:t xml:space="preserve"> kiini Raisinvuonhoon saakka</w:t>
      </w:r>
      <w:r w:rsidR="001B127A" w:rsidRPr="001B127A">
        <w:rPr>
          <w:sz w:val="26"/>
        </w:rPr>
        <w:t>.</w:t>
      </w:r>
    </w:p>
    <w:p w14:paraId="6F4BEBE1" w14:textId="7AD2EC6A" w:rsidR="00120B75" w:rsidRPr="00CB1CAA" w:rsidRDefault="00120B75" w:rsidP="00120B75">
      <w:r w:rsidRPr="00CB1CAA">
        <w:t>Ylipuolela oon lujeteltu adverbiitten omituisuuksii niitten haamun jälkhiin. Kuitenkhaan kaikki taipumattomat eli vajavaparadigmaliset sanat ei ole adverbii</w:t>
      </w:r>
      <w:r w:rsidR="00DF36A4">
        <w:t>ta</w:t>
      </w:r>
      <w:r w:rsidRPr="00CB1CAA">
        <w:t xml:space="preserve">. Sillä häyđymä defineerata adverbit kans niitten syntaktisten omituisuuksiitten jälkhiin. Adverbit oon </w:t>
      </w:r>
      <w:r w:rsidR="00DB40F9">
        <w:t xml:space="preserve">sitte </w:t>
      </w:r>
      <w:r w:rsidR="00BC6AEF">
        <w:t xml:space="preserve">vajavaparadigmalissii eli taipumattomiita </w:t>
      </w:r>
      <w:r w:rsidRPr="00CB1CAA">
        <w:t>sannoi mikkä</w:t>
      </w:r>
    </w:p>
    <w:p w14:paraId="4EA50615" w14:textId="50EE52EA" w:rsidR="00120B75" w:rsidRPr="00CB1CAA" w:rsidRDefault="00120B75" w:rsidP="00120B75">
      <w:r w:rsidRPr="00CB1CAA">
        <w:t xml:space="preserve">1. essiinythään prototyyppisesti verbin </w:t>
      </w:r>
      <w:r w:rsidRPr="005321BE">
        <w:t>defineerauksena</w:t>
      </w:r>
      <w:r w:rsidRPr="00CB1CAA">
        <w:t xml:space="preserve"> </w:t>
      </w:r>
      <w:r w:rsidR="0075485B">
        <w:t>(</w:t>
      </w:r>
      <w:r w:rsidRPr="00CB1CAA">
        <w:t xml:space="preserve">1, 2) tahi </w:t>
      </w:r>
      <w:r w:rsidR="002B27B2">
        <w:t>komplement</w:t>
      </w:r>
      <w:r w:rsidRPr="00CB1CAA">
        <w:t xml:space="preserve">tina </w:t>
      </w:r>
      <w:r w:rsidR="0075485B">
        <w:t>(</w:t>
      </w:r>
      <w:r w:rsidRPr="00CB1CAA">
        <w:t xml:space="preserve">3, 4), mutta kans </w:t>
      </w:r>
      <w:r w:rsidR="0031293C">
        <w:t xml:space="preserve">substantiivin (5), </w:t>
      </w:r>
      <w:r w:rsidRPr="00CB1CAA">
        <w:t xml:space="preserve">adjektiivin </w:t>
      </w:r>
      <w:r w:rsidR="0075485B">
        <w:t>(</w:t>
      </w:r>
      <w:r w:rsidR="0031293C">
        <w:t>6</w:t>
      </w:r>
      <w:r w:rsidRPr="00CB1CAA">
        <w:t xml:space="preserve">) tai adverbin </w:t>
      </w:r>
      <w:r w:rsidR="0075485B">
        <w:t>(</w:t>
      </w:r>
      <w:r w:rsidR="0031293C">
        <w:t>7</w:t>
      </w:r>
      <w:r w:rsidRPr="00CB1CAA">
        <w:t xml:space="preserve">) defineerauksena ja </w:t>
      </w:r>
      <w:r w:rsidR="00BC6AEF">
        <w:t>vielä</w:t>
      </w:r>
      <w:r w:rsidRPr="00CB1CAA">
        <w:t xml:space="preserve"> defineeramassa kokon</w:t>
      </w:r>
      <w:r w:rsidR="00802A20">
        <w:t>h</w:t>
      </w:r>
      <w:r w:rsidRPr="00CB1CAA">
        <w:t xml:space="preserve">aista syntaktii </w:t>
      </w:r>
      <w:r w:rsidR="0075485B">
        <w:t>(</w:t>
      </w:r>
      <w:r w:rsidR="0031293C">
        <w:t>8</w:t>
      </w:r>
      <w:r w:rsidRPr="00CB1CAA">
        <w:t>),</w:t>
      </w:r>
    </w:p>
    <w:p w14:paraId="2BE72A79" w14:textId="77777777" w:rsidR="00120B75" w:rsidRPr="00CB1CAA" w:rsidRDefault="00120B75" w:rsidP="00120B75">
      <w:r w:rsidRPr="00CB1CAA">
        <w:t>2. saatethaan saađa oman defineerauksen tahi komplementin, eli net haamustethaan oman adverbifraasin [AdvP].</w:t>
      </w:r>
    </w:p>
    <w:p w14:paraId="5E552B70" w14:textId="02910713" w:rsidR="00120B75" w:rsidRPr="00CB1CAA" w:rsidRDefault="0075485B" w:rsidP="00120B75">
      <w:r>
        <w:t>(</w:t>
      </w:r>
      <w:r w:rsidR="00120B75" w:rsidRPr="00CB1CAA">
        <w:t>1) Jensi löysi Kiilavaaran pääle [</w:t>
      </w:r>
      <w:r w:rsidR="00120B75" w:rsidRPr="00CB1CAA">
        <w:rPr>
          <w:i/>
        </w:rPr>
        <w:t>vasta</w:t>
      </w:r>
      <w:r w:rsidR="00120B75" w:rsidRPr="00CB1CAA">
        <w:t xml:space="preserve"> </w:t>
      </w:r>
      <w:r w:rsidR="00120B75" w:rsidRPr="00CB1CAA">
        <w:rPr>
          <w:i/>
        </w:rPr>
        <w:t>eilen</w:t>
      </w:r>
      <w:r w:rsidR="00120B75" w:rsidRPr="00CB1CAA">
        <w:t>]</w:t>
      </w:r>
      <w:r w:rsidR="001B127A" w:rsidRPr="001B127A">
        <w:t>.</w:t>
      </w:r>
    </w:p>
    <w:p w14:paraId="04704C78" w14:textId="0CE35DCE" w:rsidR="00120B75" w:rsidRPr="00CB1CAA" w:rsidRDefault="0075485B" w:rsidP="00120B75">
      <w:r>
        <w:t>(</w:t>
      </w:r>
      <w:r w:rsidR="00120B75" w:rsidRPr="00CB1CAA">
        <w:t>2) Matti heilui siljola [</w:t>
      </w:r>
      <w:r w:rsidR="00120B75" w:rsidRPr="00CB1CAA">
        <w:rPr>
          <w:i/>
        </w:rPr>
        <w:t>hirmuisesti</w:t>
      </w:r>
      <w:r w:rsidR="00120B75" w:rsidRPr="00CB1CAA">
        <w:t xml:space="preserve"> </w:t>
      </w:r>
      <w:r w:rsidR="00120B75" w:rsidRPr="00CB1CAA">
        <w:rPr>
          <w:i/>
        </w:rPr>
        <w:t>päissä</w:t>
      </w:r>
      <w:r w:rsidR="00120B75" w:rsidRPr="00CB1CAA">
        <w:t>]</w:t>
      </w:r>
      <w:r w:rsidR="001B127A" w:rsidRPr="001B127A">
        <w:t>.</w:t>
      </w:r>
    </w:p>
    <w:p w14:paraId="633256D5" w14:textId="394CABD2" w:rsidR="00120B75" w:rsidRPr="00CB1CAA" w:rsidRDefault="0075485B" w:rsidP="00120B75">
      <w:r>
        <w:t>(</w:t>
      </w:r>
      <w:r w:rsidR="00120B75" w:rsidRPr="00CB1CAA">
        <w:t xml:space="preserve">3) Kaija oon </w:t>
      </w:r>
      <w:r w:rsidR="00120B75" w:rsidRPr="00CB1CAA">
        <w:rPr>
          <w:i/>
        </w:rPr>
        <w:t>kotona</w:t>
      </w:r>
      <w:r w:rsidR="00120B75" w:rsidRPr="00CB1CAA">
        <w:t>.</w:t>
      </w:r>
    </w:p>
    <w:p w14:paraId="1D3A0EE9" w14:textId="4F94D46C" w:rsidR="00120B75" w:rsidRDefault="0075485B" w:rsidP="00120B75">
      <w:pPr>
        <w:rPr>
          <w:i/>
        </w:rPr>
      </w:pPr>
      <w:r>
        <w:t>(</w:t>
      </w:r>
      <w:r w:rsidR="00120B75" w:rsidRPr="00CB1CAA">
        <w:t xml:space="preserve">4) Pekka meni </w:t>
      </w:r>
      <w:r w:rsidR="00120B75" w:rsidRPr="00CB1CAA">
        <w:rPr>
          <w:i/>
        </w:rPr>
        <w:t>ulos</w:t>
      </w:r>
      <w:r w:rsidR="001B127A" w:rsidRPr="001B127A">
        <w:t>.</w:t>
      </w:r>
    </w:p>
    <w:p w14:paraId="55FD01F8" w14:textId="318D9005" w:rsidR="00994ED5" w:rsidRPr="00994ED5" w:rsidRDefault="00994ED5" w:rsidP="00120B75">
      <w:r>
        <w:t xml:space="preserve">(5) </w:t>
      </w:r>
      <w:r w:rsidR="0031293C">
        <w:t>Jällissä oon [</w:t>
      </w:r>
      <w:r w:rsidR="0031293C" w:rsidRPr="0031293C">
        <w:rPr>
          <w:i/>
        </w:rPr>
        <w:t>paljon</w:t>
      </w:r>
      <w:r w:rsidR="0031293C">
        <w:t xml:space="preserve"> turskaa].</w:t>
      </w:r>
    </w:p>
    <w:p w14:paraId="575AB8D7" w14:textId="4F840BE2" w:rsidR="00120B75" w:rsidRPr="00CB1CAA" w:rsidRDefault="0075485B" w:rsidP="00120B75">
      <w:r>
        <w:t>(</w:t>
      </w:r>
      <w:r w:rsidR="0031293C">
        <w:t>6</w:t>
      </w:r>
      <w:r w:rsidR="00120B75" w:rsidRPr="00CB1CAA">
        <w:t xml:space="preserve">) </w:t>
      </w:r>
      <w:r w:rsidR="00CF3EA2">
        <w:t>Yrkä</w:t>
      </w:r>
      <w:r w:rsidR="00120B75" w:rsidRPr="00CB1CAA">
        <w:t xml:space="preserve"> oli [</w:t>
      </w:r>
      <w:r w:rsidR="00120B75" w:rsidRPr="00CB1CAA">
        <w:rPr>
          <w:i/>
        </w:rPr>
        <w:t>oikhein</w:t>
      </w:r>
      <w:r w:rsidR="00120B75" w:rsidRPr="00CB1CAA">
        <w:t xml:space="preserve"> kaunis].</w:t>
      </w:r>
    </w:p>
    <w:p w14:paraId="4E71F2C9" w14:textId="63872F35" w:rsidR="00120B75" w:rsidRPr="00CB1CAA" w:rsidRDefault="0075485B" w:rsidP="00120B75">
      <w:r>
        <w:t>(</w:t>
      </w:r>
      <w:r w:rsidR="0031293C">
        <w:t>7</w:t>
      </w:r>
      <w:r w:rsidR="00120B75" w:rsidRPr="00CB1CAA">
        <w:t>) Kläppi lukkee jo [</w:t>
      </w:r>
      <w:r w:rsidR="00120B75" w:rsidRPr="00CB1CAA">
        <w:rPr>
          <w:i/>
        </w:rPr>
        <w:t>kohta</w:t>
      </w:r>
      <w:r w:rsidR="00120B75" w:rsidRPr="00CB1CAA">
        <w:t xml:space="preserve"> hyvin].</w:t>
      </w:r>
    </w:p>
    <w:p w14:paraId="047BEB54" w14:textId="0CADE3D9" w:rsidR="00120B75" w:rsidRPr="00CB1CAA" w:rsidRDefault="0075485B" w:rsidP="00120B75">
      <w:r>
        <w:t>(</w:t>
      </w:r>
      <w:r w:rsidR="0031293C">
        <w:t>8</w:t>
      </w:r>
      <w:r w:rsidR="00120B75" w:rsidRPr="00CB1CAA">
        <w:t>)</w:t>
      </w:r>
      <w:r w:rsidR="00120B75" w:rsidRPr="00CB1CAA">
        <w:rPr>
          <w:i/>
        </w:rPr>
        <w:t xml:space="preserve"> Onneksi</w:t>
      </w:r>
      <w:r w:rsidR="00120B75" w:rsidRPr="00CB1CAA">
        <w:t xml:space="preserve"> kaikin pärjäthiin hengen.</w:t>
      </w:r>
    </w:p>
    <w:p w14:paraId="20FFB4FB" w14:textId="61EFC3E8" w:rsidR="00120B75" w:rsidRPr="00CB1CAA" w:rsidRDefault="00120B75" w:rsidP="00120B75">
      <w:r w:rsidRPr="00CB1CAA">
        <w:t xml:space="preserve">Näjemä, ette ylipuolen esimerkiissäki oon sannoi, mikkä oon merkitty adverbiiksi </w:t>
      </w:r>
      <w:r w:rsidR="0075485B">
        <w:t>(</w:t>
      </w:r>
      <w:r w:rsidRPr="00CB1CAA">
        <w:rPr>
          <w:i/>
        </w:rPr>
        <w:t>kotona</w:t>
      </w:r>
      <w:r w:rsidRPr="00CB1CAA">
        <w:t>,</w:t>
      </w:r>
      <w:r w:rsidRPr="00CB1CAA">
        <w:rPr>
          <w:i/>
        </w:rPr>
        <w:t xml:space="preserve"> ulos</w:t>
      </w:r>
      <w:r w:rsidRPr="00CB1CAA">
        <w:t>), mutta mikkä ei saata saađa ommii defineerauksii, vaikka kuitenki selvästi kuulu</w:t>
      </w:r>
      <w:r w:rsidR="00D17D1F">
        <w:t>thaan verbin seuralaishiin</w:t>
      </w:r>
      <w:r w:rsidRPr="00CB1CAA">
        <w:t xml:space="preserve">. Kattoma sitte, ette kaikki sanat, mikkä ei ole nomeniita </w:t>
      </w:r>
      <w:r w:rsidR="002D0542">
        <w:t>eikä</w:t>
      </w:r>
      <w:r w:rsidRPr="00CB1CAA">
        <w:t xml:space="preserve"> verbii </w:t>
      </w:r>
      <w:r w:rsidR="002D0542">
        <w:t xml:space="preserve">eikä adposisuuniita </w:t>
      </w:r>
      <w:r w:rsidRPr="00CB1CAA">
        <w:t xml:space="preserve">ja mikkä </w:t>
      </w:r>
      <w:r w:rsidR="002D0542">
        <w:t>oon verbin seuralaissii</w:t>
      </w:r>
      <w:r w:rsidR="00994ED5">
        <w:t xml:space="preserve"> tahi defineerathaan</w:t>
      </w:r>
      <w:r w:rsidR="0031293C">
        <w:t xml:space="preserve"> substantiivii,</w:t>
      </w:r>
      <w:r w:rsidR="00994ED5">
        <w:t xml:space="preserve"> adjektiivii, adverbii tahi koko syntaktii</w:t>
      </w:r>
      <w:r w:rsidR="005321BE">
        <w:t>, oon adverbit.</w:t>
      </w:r>
    </w:p>
    <w:p w14:paraId="05111CF7" w14:textId="77777777" w:rsidR="00F904D4" w:rsidRDefault="00120B75" w:rsidP="00120B75">
      <w:r w:rsidRPr="00CB1CAA">
        <w:t>Adverbit pruukathaan jakkaat joukkhoin niitten merkityksen jälkhiin. Tämmöiset joukot oon</w:t>
      </w:r>
      <w:r w:rsidR="00F904D4">
        <w:t>.</w:t>
      </w:r>
    </w:p>
    <w:p w14:paraId="75D7F0CF" w14:textId="414166CA" w:rsidR="00120B75" w:rsidRPr="00CB1CAA" w:rsidRDefault="00120B75" w:rsidP="00AD074C">
      <w:pPr>
        <w:pStyle w:val="Punktliste"/>
      </w:pPr>
      <w:r w:rsidRPr="00AD074C">
        <w:rPr>
          <w:smallCaps/>
        </w:rPr>
        <w:t>paikan adverbit</w:t>
      </w:r>
      <w:r w:rsidRPr="00CB1CAA">
        <w:t>, mikkä muistelhaan missä jotaki oon eli tapattuu eli mistä, mihin jotaki mennee eli tullee,</w:t>
      </w:r>
    </w:p>
    <w:p w14:paraId="783E1900" w14:textId="77777777" w:rsidR="00120B75" w:rsidRPr="00CB1CAA" w:rsidRDefault="00120B75" w:rsidP="00201AE7">
      <w:pPr>
        <w:pStyle w:val="Punktliste"/>
      </w:pPr>
      <w:r w:rsidRPr="00201AE7">
        <w:rPr>
          <w:smallCaps/>
        </w:rPr>
        <w:t>aijan adverbit</w:t>
      </w:r>
      <w:r w:rsidRPr="00CB1CAA">
        <w:t>, mikkä muistelhaan koska, kunka ushein jotaki oon eli tapattuu,</w:t>
      </w:r>
    </w:p>
    <w:p w14:paraId="0152131C" w14:textId="678A20EB" w:rsidR="00120B75" w:rsidRPr="00CB1CAA" w:rsidRDefault="00120B75" w:rsidP="00201AE7">
      <w:pPr>
        <w:pStyle w:val="Punktliste"/>
      </w:pPr>
      <w:r w:rsidRPr="00201AE7">
        <w:rPr>
          <w:smallCaps/>
        </w:rPr>
        <w:t>tavan adverbit</w:t>
      </w:r>
      <w:r w:rsidRPr="00CB1CAA">
        <w:t>, mikkä muistelhaan millä tavala, mihin laihi</w:t>
      </w:r>
      <w:r w:rsidR="00D17D1F">
        <w:t>i</w:t>
      </w:r>
      <w:r w:rsidRPr="00CB1CAA">
        <w:t>n, kunka jotaki tapattuu,</w:t>
      </w:r>
    </w:p>
    <w:p w14:paraId="44B3C142" w14:textId="731E3A85" w:rsidR="00120B75" w:rsidRPr="00CB1CAA" w:rsidRDefault="00120B75" w:rsidP="00201AE7">
      <w:pPr>
        <w:pStyle w:val="Punktliste"/>
      </w:pPr>
      <w:r w:rsidRPr="00201AE7">
        <w:rPr>
          <w:smallCaps/>
        </w:rPr>
        <w:t>määrän adverbit</w:t>
      </w:r>
      <w:r w:rsidRPr="00CB1CAA">
        <w:t xml:space="preserve">, mikkä muistelhaan, </w:t>
      </w:r>
      <w:r w:rsidR="00D17D1F">
        <w:t>kunka paljon eli vähän jotaki</w:t>
      </w:r>
      <w:r w:rsidR="004D76C8">
        <w:t xml:space="preserve"> oon</w:t>
      </w:r>
      <w:r w:rsidR="00E25BDA">
        <w:t xml:space="preserve"> eli mihin</w:t>
      </w:r>
      <w:r w:rsidR="00244648">
        <w:t xml:space="preserve"> määr</w:t>
      </w:r>
      <w:r w:rsidR="00E25BDA">
        <w:t>hään</w:t>
      </w:r>
      <w:r w:rsidR="00244648">
        <w:t xml:space="preserve"> jotaki tapattuu</w:t>
      </w:r>
      <w:r w:rsidR="004D76C8">
        <w:t>,</w:t>
      </w:r>
    </w:p>
    <w:p w14:paraId="3F09E1A3" w14:textId="334DDBC1" w:rsidR="00120B75" w:rsidRPr="00CB1CAA" w:rsidRDefault="00120B75" w:rsidP="00201AE7">
      <w:pPr>
        <w:pStyle w:val="Punktliste"/>
      </w:pPr>
      <w:r w:rsidRPr="00201AE7">
        <w:rPr>
          <w:smallCaps/>
        </w:rPr>
        <w:t>graadiadverbit</w:t>
      </w:r>
      <w:r w:rsidRPr="00CB1CAA">
        <w:t xml:space="preserve">, mikkä muistelhaan, kunka paljon eli vähän jotaki omituisuutta oon </w:t>
      </w:r>
      <w:r w:rsidR="0075485B">
        <w:t>(</w:t>
      </w:r>
      <w:r w:rsidRPr="00CB1CAA">
        <w:t>adjektiivin eli adverbin defineeraukset)</w:t>
      </w:r>
      <w:r w:rsidR="004D76C8">
        <w:t>,</w:t>
      </w:r>
    </w:p>
    <w:p w14:paraId="7921F54A" w14:textId="52ECD688" w:rsidR="00120B75" w:rsidRPr="00CB1CAA" w:rsidRDefault="00CC061B" w:rsidP="00201AE7">
      <w:pPr>
        <w:pStyle w:val="Punktliste"/>
      </w:pPr>
      <w:r>
        <w:rPr>
          <w:smallCaps/>
        </w:rPr>
        <w:t xml:space="preserve">Löysät </w:t>
      </w:r>
      <w:r w:rsidR="00120B75" w:rsidRPr="00201AE7">
        <w:rPr>
          <w:smallCaps/>
        </w:rPr>
        <w:t>adverbit</w:t>
      </w:r>
      <w:r w:rsidR="00120B75" w:rsidRPr="00CB1CAA">
        <w:t>, mikkä kommenteerathaan koko syntaktin tottuutta, toivottavuutta eli muuta attityydii tahi siđothaan sen konteksthiin ympärillä.</w:t>
      </w:r>
    </w:p>
    <w:p w14:paraId="26CC183D" w14:textId="6D8FB018" w:rsidR="00120B75" w:rsidRPr="00CB1CAA" w:rsidRDefault="00120B75" w:rsidP="00120B75">
      <w:r w:rsidRPr="00CB1CAA">
        <w:t xml:space="preserve">Näjemä sitte ette </w:t>
      </w:r>
      <w:r w:rsidR="004D76C8">
        <w:t>kolme</w:t>
      </w:r>
      <w:r w:rsidRPr="00CB1CAA">
        <w:t xml:space="preserve"> ensimäistä joukkoo oon verbin seuralaiset, </w:t>
      </w:r>
      <w:r w:rsidR="004D76C8">
        <w:t xml:space="preserve">neljes eli määrän adverbit saatethaan olla verbin tahi substantiivin seuralaiset ja </w:t>
      </w:r>
      <w:r w:rsidRPr="00CB1CAA">
        <w:t xml:space="preserve">viiđes </w:t>
      </w:r>
      <w:r w:rsidR="004D76C8">
        <w:t>eli gra</w:t>
      </w:r>
      <w:r w:rsidR="00994ED5">
        <w:t>a</w:t>
      </w:r>
      <w:r w:rsidR="004D76C8">
        <w:t xml:space="preserve">diadverbit </w:t>
      </w:r>
      <w:r w:rsidRPr="00CB1CAA">
        <w:t xml:space="preserve">oon adjektiiviitten ja adverbiitten seuralaiset ja kuuđes joukko </w:t>
      </w:r>
      <w:r w:rsidR="001F119F">
        <w:t xml:space="preserve">eli löysät adverbit </w:t>
      </w:r>
      <w:r w:rsidR="00557452">
        <w:t>defineerathaan</w:t>
      </w:r>
      <w:r w:rsidRPr="00CB1CAA">
        <w:t xml:space="preserve"> koko syntaktii.</w:t>
      </w:r>
    </w:p>
    <w:p w14:paraId="7ECA957A" w14:textId="77777777" w:rsidR="00120B75" w:rsidRDefault="00120B75" w:rsidP="00120B75">
      <w:r w:rsidRPr="00CB1CAA">
        <w:t>Kattoma näitä kaikkii tässä erittäin.</w:t>
      </w:r>
    </w:p>
    <w:p w14:paraId="3CD567CD" w14:textId="77777777" w:rsidR="00120B75" w:rsidRPr="00CB1CAA" w:rsidRDefault="00120B75" w:rsidP="00D17D1F">
      <w:pPr>
        <w:pStyle w:val="Overskrift2"/>
      </w:pPr>
      <w:bookmarkStart w:id="1936" w:name="_Toc226789841"/>
      <w:bookmarkStart w:id="1937" w:name="_Toc241129365"/>
      <w:bookmarkStart w:id="1938" w:name="_Toc311273949"/>
      <w:r w:rsidRPr="00CB1CAA">
        <w:t>Paikan adverbit</w:t>
      </w:r>
      <w:bookmarkEnd w:id="1936"/>
      <w:bookmarkEnd w:id="1937"/>
      <w:bookmarkEnd w:id="1938"/>
    </w:p>
    <w:p w14:paraId="5F8B615A" w14:textId="315BC143" w:rsidR="00F904D4" w:rsidRDefault="00120B75" w:rsidP="00120B75">
      <w:r w:rsidRPr="00841D4F">
        <w:rPr>
          <w:smallCaps/>
        </w:rPr>
        <w:t>Paikan adverbiila</w:t>
      </w:r>
      <w:r w:rsidRPr="00CB1CAA">
        <w:t xml:space="preserve"> vastathaan kysymykshiin, mikkä tehđhään proadverbiila </w:t>
      </w:r>
      <w:r w:rsidRPr="00CB1CAA">
        <w:rPr>
          <w:i/>
        </w:rPr>
        <w:t xml:space="preserve">missä </w:t>
      </w:r>
      <w:r w:rsidR="0075485B" w:rsidRPr="0075485B">
        <w:t>:</w:t>
      </w:r>
      <w:r w:rsidRPr="00CB1CAA">
        <w:rPr>
          <w:i/>
        </w:rPr>
        <w:t xml:space="preserve"> mistä </w:t>
      </w:r>
      <w:r w:rsidR="0075485B" w:rsidRPr="0075485B">
        <w:t>:</w:t>
      </w:r>
      <w:r w:rsidRPr="00CB1CAA">
        <w:rPr>
          <w:i/>
        </w:rPr>
        <w:t xml:space="preserve"> mihin </w:t>
      </w:r>
      <w:r w:rsidR="00BA1173" w:rsidRPr="00BA1173">
        <w:t>~</w:t>
      </w:r>
      <w:r w:rsidRPr="00CB1CAA">
        <w:rPr>
          <w:i/>
        </w:rPr>
        <w:t xml:space="preserve"> mihinkä </w:t>
      </w:r>
      <w:r w:rsidR="00BA1173" w:rsidRPr="00BA1173">
        <w:t>~</w:t>
      </w:r>
      <w:r w:rsidRPr="00CB1CAA">
        <w:rPr>
          <w:i/>
        </w:rPr>
        <w:t xml:space="preserve"> minne</w:t>
      </w:r>
      <w:r w:rsidR="0075485B" w:rsidRPr="0075485B">
        <w:t>(</w:t>
      </w:r>
      <w:r w:rsidRPr="00CB1CAA">
        <w:rPr>
          <w:i/>
        </w:rPr>
        <w:t>t</w:t>
      </w:r>
      <w:r w:rsidRPr="00CB1CAA">
        <w:t>)</w:t>
      </w:r>
      <w:r w:rsidR="00F904D4">
        <w:t>.</w:t>
      </w:r>
    </w:p>
    <w:p w14:paraId="18F2D19A" w14:textId="69151703" w:rsidR="00120B75" w:rsidRPr="00CB1CAA" w:rsidRDefault="00120B75" w:rsidP="00120B75">
      <w:r w:rsidRPr="00CB1CAA">
        <w:t>Paikka-adverbiile o</w:t>
      </w:r>
      <w:r w:rsidR="003A73BC">
        <w:t xml:space="preserve">on </w:t>
      </w:r>
      <w:r w:rsidR="007A3A9E">
        <w:t>tyypilinen, ette niilä oon jonku</w:t>
      </w:r>
      <w:r w:rsidR="003A73BC">
        <w:t xml:space="preserve">lainen </w:t>
      </w:r>
      <w:r w:rsidRPr="00CB1CAA">
        <w:t>paikkakaasustaivutus. Muutamisti niilä oon kaikki kuusi paikkakaasushaamuu, muutamisti tyhä kolme, sisäpaikkakaasukset tahi ulkopaikkakaasukset.</w:t>
      </w:r>
    </w:p>
    <w:p w14:paraId="365FC68E" w14:textId="77777777" w:rsidR="00120B75" w:rsidRPr="00CB1CAA" w:rsidRDefault="00120B75" w:rsidP="00DD7F3F">
      <w:pPr>
        <w:pStyle w:val="Overskrift3"/>
      </w:pPr>
      <w:bookmarkStart w:id="1939" w:name="_Toc226789842"/>
      <w:bookmarkStart w:id="1940" w:name="_Toc241129366"/>
      <w:bookmarkStart w:id="1941" w:name="_Toc311273950"/>
      <w:r w:rsidRPr="00CB1CAA">
        <w:t>Paikan proadverbii</w:t>
      </w:r>
      <w:bookmarkEnd w:id="1939"/>
      <w:bookmarkEnd w:id="1940"/>
      <w:bookmarkEnd w:id="1941"/>
    </w:p>
    <w:p w14:paraId="1351059D" w14:textId="3A393755" w:rsidR="00120B75" w:rsidRDefault="00120B75" w:rsidP="00120B75">
      <w:r w:rsidRPr="00841D4F">
        <w:rPr>
          <w:smallCaps/>
        </w:rPr>
        <w:t>Paikan pro</w:t>
      </w:r>
      <w:r w:rsidR="00E30C33">
        <w:rPr>
          <w:smallCaps/>
        </w:rPr>
        <w:t>adverbiitten</w:t>
      </w:r>
      <w:r w:rsidRPr="00CB1CAA">
        <w:t xml:space="preserve"> pohjana oon demostratiivipronomenit, ja sillä osala proadverbiista oon identtiset haamut demonstratiivi</w:t>
      </w:r>
      <w:r w:rsidR="00080CE6">
        <w:t>pronomenii</w:t>
      </w:r>
      <w:r w:rsidRPr="00CB1CAA">
        <w:t>tten paik</w:t>
      </w:r>
      <w:r w:rsidR="009948BE">
        <w:t xml:space="preserve">kakaasushaamuin kans. Verttaama </w:t>
      </w:r>
      <w:r w:rsidR="00651DC9">
        <w:t>pronomenniita</w:t>
      </w:r>
      <w:r w:rsidR="009948BE">
        <w:t xml:space="preserve"> ja proadverbiita keskenhänsä:</w:t>
      </w:r>
    </w:p>
    <w:p w14:paraId="026764CF" w14:textId="43F8051B" w:rsidR="009948BE" w:rsidRPr="00CB1CAA" w:rsidRDefault="009948BE" w:rsidP="009948BE">
      <w:pPr>
        <w:pStyle w:val="Undertittel"/>
      </w:pPr>
      <w:bookmarkStart w:id="1942" w:name="_Toc241129367"/>
      <w:bookmarkStart w:id="1943" w:name="_Toc311273951"/>
      <w:r>
        <w:t>Tabeli</w:t>
      </w:r>
      <w:r w:rsidR="00C53E52">
        <w:t xml:space="preserve"> 54</w:t>
      </w:r>
      <w:r>
        <w:t xml:space="preserve">: Pronomeni </w:t>
      </w:r>
      <w:r w:rsidR="0002657A">
        <w:t>contra</w:t>
      </w:r>
      <w:r>
        <w:t xml:space="preserve"> proadverbi</w:t>
      </w:r>
      <w:bookmarkEnd w:id="1942"/>
      <w:bookmarkEnd w:id="1943"/>
    </w:p>
    <w:tbl>
      <w:tblPr>
        <w:tblStyle w:val="Tabellrutenett"/>
        <w:tblW w:w="0" w:type="auto"/>
        <w:tblLayout w:type="fixed"/>
        <w:tblLook w:val="04A0" w:firstRow="1" w:lastRow="0" w:firstColumn="1" w:lastColumn="0" w:noHBand="0" w:noVBand="1"/>
      </w:tblPr>
      <w:tblGrid>
        <w:gridCol w:w="1540"/>
        <w:gridCol w:w="1088"/>
        <w:gridCol w:w="990"/>
        <w:gridCol w:w="1080"/>
        <w:gridCol w:w="990"/>
        <w:gridCol w:w="1170"/>
        <w:gridCol w:w="1170"/>
        <w:gridCol w:w="1214"/>
      </w:tblGrid>
      <w:tr w:rsidR="00120B75" w:rsidRPr="00CB1CAA" w14:paraId="7A888C58" w14:textId="77777777" w:rsidTr="00AB31B5">
        <w:tc>
          <w:tcPr>
            <w:tcW w:w="2628" w:type="dxa"/>
            <w:gridSpan w:val="2"/>
          </w:tcPr>
          <w:p w14:paraId="26510B37" w14:textId="77777777" w:rsidR="00120B75" w:rsidRPr="00CB1CAA" w:rsidRDefault="00120B75" w:rsidP="00F016C1">
            <w:pPr>
              <w:spacing w:before="20" w:after="20"/>
            </w:pPr>
          </w:p>
        </w:tc>
        <w:tc>
          <w:tcPr>
            <w:tcW w:w="3060" w:type="dxa"/>
            <w:gridSpan w:val="3"/>
          </w:tcPr>
          <w:p w14:paraId="0E27F2C8" w14:textId="77777777" w:rsidR="00120B75" w:rsidRPr="00CB1CAA" w:rsidRDefault="00120B75" w:rsidP="00F016C1">
            <w:pPr>
              <w:spacing w:before="20" w:after="20"/>
            </w:pPr>
            <w:r w:rsidRPr="00CB1CAA">
              <w:t>Pronomeni</w:t>
            </w:r>
          </w:p>
        </w:tc>
        <w:tc>
          <w:tcPr>
            <w:tcW w:w="3554" w:type="dxa"/>
            <w:gridSpan w:val="3"/>
          </w:tcPr>
          <w:p w14:paraId="2D99A62B" w14:textId="77777777" w:rsidR="00120B75" w:rsidRPr="00CB1CAA" w:rsidRDefault="00120B75" w:rsidP="00F016C1">
            <w:pPr>
              <w:spacing w:before="20" w:after="20"/>
            </w:pPr>
            <w:r w:rsidRPr="00CB1CAA">
              <w:t>Proadverbi</w:t>
            </w:r>
          </w:p>
        </w:tc>
      </w:tr>
      <w:tr w:rsidR="00AB31B5" w:rsidRPr="00CB1CAA" w14:paraId="5C503905" w14:textId="77777777" w:rsidTr="00AB31B5">
        <w:tc>
          <w:tcPr>
            <w:tcW w:w="1540" w:type="dxa"/>
            <w:vMerge w:val="restart"/>
          </w:tcPr>
          <w:p w14:paraId="637D0C2B" w14:textId="77777777" w:rsidR="00120B75" w:rsidRPr="00CB1CAA" w:rsidRDefault="00120B75" w:rsidP="00F016C1">
            <w:pPr>
              <w:spacing w:before="20" w:after="20"/>
            </w:pPr>
            <w:r w:rsidRPr="00CB1CAA">
              <w:t>Sisäpaikka</w:t>
            </w:r>
          </w:p>
        </w:tc>
        <w:tc>
          <w:tcPr>
            <w:tcW w:w="1088" w:type="dxa"/>
          </w:tcPr>
          <w:p w14:paraId="4F48C5BB" w14:textId="77777777" w:rsidR="00120B75" w:rsidRPr="00CB1CAA" w:rsidRDefault="00120B75" w:rsidP="00F016C1">
            <w:pPr>
              <w:spacing w:before="20" w:after="20"/>
            </w:pPr>
            <w:r w:rsidRPr="00CB1CAA">
              <w:t>Olo</w:t>
            </w:r>
          </w:p>
        </w:tc>
        <w:tc>
          <w:tcPr>
            <w:tcW w:w="990" w:type="dxa"/>
          </w:tcPr>
          <w:p w14:paraId="35D6774B" w14:textId="77777777" w:rsidR="00120B75" w:rsidRPr="00CB1CAA" w:rsidRDefault="00120B75" w:rsidP="00F016C1">
            <w:pPr>
              <w:spacing w:before="20" w:after="20"/>
            </w:pPr>
            <w:r w:rsidRPr="00CB1CAA">
              <w:t>tässä</w:t>
            </w:r>
          </w:p>
        </w:tc>
        <w:tc>
          <w:tcPr>
            <w:tcW w:w="1080" w:type="dxa"/>
          </w:tcPr>
          <w:p w14:paraId="7FAB4259" w14:textId="77777777" w:rsidR="00120B75" w:rsidRPr="00CB1CAA" w:rsidRDefault="00120B75" w:rsidP="00F016C1">
            <w:pPr>
              <w:spacing w:before="20" w:after="20"/>
            </w:pPr>
            <w:r w:rsidRPr="00CB1CAA">
              <w:t>tuossa</w:t>
            </w:r>
          </w:p>
        </w:tc>
        <w:tc>
          <w:tcPr>
            <w:tcW w:w="990" w:type="dxa"/>
          </w:tcPr>
          <w:p w14:paraId="681D42D2" w14:textId="77777777" w:rsidR="00120B75" w:rsidRPr="00CB1CAA" w:rsidRDefault="00120B75" w:rsidP="00F016C1">
            <w:pPr>
              <w:spacing w:before="20" w:after="20"/>
            </w:pPr>
            <w:r w:rsidRPr="00CB1CAA">
              <w:t>siinä</w:t>
            </w:r>
          </w:p>
        </w:tc>
        <w:tc>
          <w:tcPr>
            <w:tcW w:w="1170" w:type="dxa"/>
          </w:tcPr>
          <w:p w14:paraId="4599611C" w14:textId="77777777" w:rsidR="00120B75" w:rsidRPr="00CB1CAA" w:rsidRDefault="00120B75" w:rsidP="00F016C1">
            <w:pPr>
              <w:spacing w:before="20" w:after="20"/>
            </w:pPr>
            <w:r w:rsidRPr="00CB1CAA">
              <w:t>tässä</w:t>
            </w:r>
          </w:p>
        </w:tc>
        <w:tc>
          <w:tcPr>
            <w:tcW w:w="1170" w:type="dxa"/>
          </w:tcPr>
          <w:p w14:paraId="282F3B73" w14:textId="77777777" w:rsidR="00120B75" w:rsidRPr="00CB1CAA" w:rsidRDefault="00120B75" w:rsidP="00F016C1">
            <w:pPr>
              <w:spacing w:before="20" w:after="20"/>
            </w:pPr>
            <w:r w:rsidRPr="00CB1CAA">
              <w:t>tuossa</w:t>
            </w:r>
          </w:p>
        </w:tc>
        <w:tc>
          <w:tcPr>
            <w:tcW w:w="1214" w:type="dxa"/>
          </w:tcPr>
          <w:p w14:paraId="3708812C" w14:textId="77777777" w:rsidR="00120B75" w:rsidRPr="00CB1CAA" w:rsidRDefault="00120B75" w:rsidP="00F016C1">
            <w:pPr>
              <w:spacing w:before="20" w:after="20"/>
            </w:pPr>
            <w:r w:rsidRPr="00CB1CAA">
              <w:t>siinä</w:t>
            </w:r>
          </w:p>
        </w:tc>
      </w:tr>
      <w:tr w:rsidR="00AB31B5" w:rsidRPr="00CB1CAA" w14:paraId="2999AB5C" w14:textId="77777777" w:rsidTr="00AB31B5">
        <w:tc>
          <w:tcPr>
            <w:tcW w:w="1540" w:type="dxa"/>
            <w:vMerge/>
          </w:tcPr>
          <w:p w14:paraId="0CA84BF6" w14:textId="77777777" w:rsidR="00120B75" w:rsidRPr="00CB1CAA" w:rsidRDefault="00120B75" w:rsidP="00F016C1">
            <w:pPr>
              <w:spacing w:before="20" w:after="20"/>
            </w:pPr>
          </w:p>
        </w:tc>
        <w:tc>
          <w:tcPr>
            <w:tcW w:w="1088" w:type="dxa"/>
          </w:tcPr>
          <w:p w14:paraId="2F76D95C" w14:textId="77777777" w:rsidR="00120B75" w:rsidRPr="00CB1CAA" w:rsidRDefault="00120B75" w:rsidP="00F016C1">
            <w:pPr>
              <w:spacing w:before="20" w:after="20"/>
            </w:pPr>
            <w:r w:rsidRPr="00CB1CAA">
              <w:t>Ero</w:t>
            </w:r>
          </w:p>
        </w:tc>
        <w:tc>
          <w:tcPr>
            <w:tcW w:w="990" w:type="dxa"/>
          </w:tcPr>
          <w:p w14:paraId="7D7D72B6" w14:textId="77777777" w:rsidR="00120B75" w:rsidRPr="00CB1CAA" w:rsidRDefault="00120B75" w:rsidP="00F016C1">
            <w:pPr>
              <w:spacing w:before="20" w:after="20"/>
            </w:pPr>
            <w:r w:rsidRPr="00CB1CAA">
              <w:t>tästä</w:t>
            </w:r>
          </w:p>
        </w:tc>
        <w:tc>
          <w:tcPr>
            <w:tcW w:w="1080" w:type="dxa"/>
          </w:tcPr>
          <w:p w14:paraId="50A6BD95" w14:textId="77777777" w:rsidR="00120B75" w:rsidRPr="00CB1CAA" w:rsidRDefault="00120B75" w:rsidP="00F016C1">
            <w:pPr>
              <w:spacing w:before="20" w:after="20"/>
            </w:pPr>
            <w:r w:rsidRPr="00CB1CAA">
              <w:t>tuosta</w:t>
            </w:r>
          </w:p>
        </w:tc>
        <w:tc>
          <w:tcPr>
            <w:tcW w:w="990" w:type="dxa"/>
          </w:tcPr>
          <w:p w14:paraId="27C3D492" w14:textId="77777777" w:rsidR="00120B75" w:rsidRPr="00CB1CAA" w:rsidRDefault="00120B75" w:rsidP="00F016C1">
            <w:pPr>
              <w:spacing w:before="20" w:after="20"/>
            </w:pPr>
            <w:r w:rsidRPr="00CB1CAA">
              <w:t>siitä</w:t>
            </w:r>
          </w:p>
        </w:tc>
        <w:tc>
          <w:tcPr>
            <w:tcW w:w="1170" w:type="dxa"/>
          </w:tcPr>
          <w:p w14:paraId="1EBEBDE8" w14:textId="77777777" w:rsidR="00120B75" w:rsidRPr="00CB1CAA" w:rsidRDefault="00120B75" w:rsidP="00F016C1">
            <w:pPr>
              <w:spacing w:before="20" w:after="20"/>
            </w:pPr>
            <w:r w:rsidRPr="00CB1CAA">
              <w:t>tästä</w:t>
            </w:r>
          </w:p>
        </w:tc>
        <w:tc>
          <w:tcPr>
            <w:tcW w:w="1170" w:type="dxa"/>
          </w:tcPr>
          <w:p w14:paraId="16883118" w14:textId="77777777" w:rsidR="00120B75" w:rsidRPr="00CB1CAA" w:rsidRDefault="00120B75" w:rsidP="00F016C1">
            <w:pPr>
              <w:spacing w:before="20" w:after="20"/>
            </w:pPr>
            <w:r w:rsidRPr="00CB1CAA">
              <w:t>tuosta</w:t>
            </w:r>
          </w:p>
        </w:tc>
        <w:tc>
          <w:tcPr>
            <w:tcW w:w="1214" w:type="dxa"/>
          </w:tcPr>
          <w:p w14:paraId="01D027F6" w14:textId="77777777" w:rsidR="00120B75" w:rsidRPr="00CB1CAA" w:rsidRDefault="00120B75" w:rsidP="00F016C1">
            <w:pPr>
              <w:spacing w:before="20" w:after="20"/>
            </w:pPr>
            <w:r w:rsidRPr="00CB1CAA">
              <w:t>siitä</w:t>
            </w:r>
          </w:p>
        </w:tc>
      </w:tr>
      <w:tr w:rsidR="00AB31B5" w:rsidRPr="00CB1CAA" w14:paraId="04E7F3F3" w14:textId="77777777" w:rsidTr="00AB31B5">
        <w:tc>
          <w:tcPr>
            <w:tcW w:w="1540" w:type="dxa"/>
            <w:vMerge/>
          </w:tcPr>
          <w:p w14:paraId="074FBB99" w14:textId="77777777" w:rsidR="00120B75" w:rsidRPr="00CB1CAA" w:rsidRDefault="00120B75" w:rsidP="00F016C1">
            <w:pPr>
              <w:spacing w:before="20" w:after="20"/>
            </w:pPr>
          </w:p>
        </w:tc>
        <w:tc>
          <w:tcPr>
            <w:tcW w:w="1088" w:type="dxa"/>
          </w:tcPr>
          <w:p w14:paraId="18DC9887" w14:textId="77777777" w:rsidR="00120B75" w:rsidRPr="00CB1CAA" w:rsidRDefault="00120B75" w:rsidP="00F016C1">
            <w:pPr>
              <w:spacing w:before="20" w:after="20"/>
            </w:pPr>
            <w:r w:rsidRPr="00CB1CAA">
              <w:t>Tulo</w:t>
            </w:r>
          </w:p>
        </w:tc>
        <w:tc>
          <w:tcPr>
            <w:tcW w:w="990" w:type="dxa"/>
          </w:tcPr>
          <w:p w14:paraId="61D43281" w14:textId="77777777" w:rsidR="00120B75" w:rsidRPr="00CB1CAA" w:rsidRDefault="00120B75" w:rsidP="00F016C1">
            <w:pPr>
              <w:spacing w:before="20" w:after="20"/>
            </w:pPr>
            <w:r w:rsidRPr="00CB1CAA">
              <w:t>tähän</w:t>
            </w:r>
          </w:p>
        </w:tc>
        <w:tc>
          <w:tcPr>
            <w:tcW w:w="1080" w:type="dxa"/>
          </w:tcPr>
          <w:p w14:paraId="24A2794C" w14:textId="77777777" w:rsidR="00120B75" w:rsidRPr="00CB1CAA" w:rsidRDefault="00120B75" w:rsidP="00F016C1">
            <w:pPr>
              <w:spacing w:before="20" w:after="20"/>
            </w:pPr>
            <w:r w:rsidRPr="00CB1CAA">
              <w:t>tuohon</w:t>
            </w:r>
          </w:p>
        </w:tc>
        <w:tc>
          <w:tcPr>
            <w:tcW w:w="990" w:type="dxa"/>
          </w:tcPr>
          <w:p w14:paraId="08142ACF" w14:textId="77777777" w:rsidR="00120B75" w:rsidRPr="00CB1CAA" w:rsidRDefault="00120B75" w:rsidP="00F016C1">
            <w:pPr>
              <w:spacing w:before="20" w:after="20"/>
            </w:pPr>
            <w:r w:rsidRPr="00CB1CAA">
              <w:t>siihen</w:t>
            </w:r>
          </w:p>
        </w:tc>
        <w:tc>
          <w:tcPr>
            <w:tcW w:w="1170" w:type="dxa"/>
          </w:tcPr>
          <w:p w14:paraId="08BB04A5" w14:textId="0E2B892D" w:rsidR="00120B75" w:rsidRPr="00CB1CAA" w:rsidRDefault="00120B75" w:rsidP="00F016C1">
            <w:pPr>
              <w:spacing w:before="20" w:after="20"/>
            </w:pPr>
            <w:r w:rsidRPr="00CB1CAA">
              <w:t>tänne</w:t>
            </w:r>
            <w:r w:rsidR="0075485B">
              <w:t>(</w:t>
            </w:r>
            <w:r w:rsidRPr="00CB1CAA">
              <w:t>t)</w:t>
            </w:r>
          </w:p>
        </w:tc>
        <w:tc>
          <w:tcPr>
            <w:tcW w:w="1170" w:type="dxa"/>
          </w:tcPr>
          <w:p w14:paraId="09ADDF53" w14:textId="521EEE40" w:rsidR="00120B75" w:rsidRPr="00CB1CAA" w:rsidRDefault="00120B75" w:rsidP="00F016C1">
            <w:pPr>
              <w:spacing w:before="20" w:after="20"/>
            </w:pPr>
            <w:r w:rsidRPr="00CB1CAA">
              <w:t>tuone</w:t>
            </w:r>
            <w:r w:rsidR="0075485B">
              <w:t>(</w:t>
            </w:r>
            <w:r w:rsidRPr="00CB1CAA">
              <w:t>t)</w:t>
            </w:r>
          </w:p>
        </w:tc>
        <w:tc>
          <w:tcPr>
            <w:tcW w:w="1214" w:type="dxa"/>
          </w:tcPr>
          <w:p w14:paraId="6E5D1B29" w14:textId="2AFBD802" w:rsidR="00120B75" w:rsidRPr="00CB1CAA" w:rsidRDefault="00120B75" w:rsidP="00F016C1">
            <w:pPr>
              <w:spacing w:before="20" w:after="20"/>
            </w:pPr>
            <w:r w:rsidRPr="00CB1CAA">
              <w:t>sinne</w:t>
            </w:r>
            <w:r w:rsidR="0075485B">
              <w:t>(</w:t>
            </w:r>
            <w:r w:rsidRPr="00CB1CAA">
              <w:t>t)</w:t>
            </w:r>
          </w:p>
        </w:tc>
      </w:tr>
      <w:tr w:rsidR="00AB31B5" w:rsidRPr="00CB1CAA" w14:paraId="3DC7A9BB" w14:textId="77777777" w:rsidTr="00AB31B5">
        <w:tc>
          <w:tcPr>
            <w:tcW w:w="1540" w:type="dxa"/>
            <w:vMerge w:val="restart"/>
          </w:tcPr>
          <w:p w14:paraId="51867516" w14:textId="77777777" w:rsidR="00120B75" w:rsidRPr="00CB1CAA" w:rsidRDefault="00120B75" w:rsidP="00F016C1">
            <w:pPr>
              <w:spacing w:before="20" w:after="20"/>
            </w:pPr>
            <w:r w:rsidRPr="00CB1CAA">
              <w:t>Ulkopaikka</w:t>
            </w:r>
          </w:p>
        </w:tc>
        <w:tc>
          <w:tcPr>
            <w:tcW w:w="1088" w:type="dxa"/>
          </w:tcPr>
          <w:p w14:paraId="2E46B598" w14:textId="77777777" w:rsidR="00120B75" w:rsidRPr="00CB1CAA" w:rsidRDefault="00120B75" w:rsidP="00F016C1">
            <w:pPr>
              <w:spacing w:before="20" w:after="20"/>
            </w:pPr>
            <w:r w:rsidRPr="00CB1CAA">
              <w:t>Olo</w:t>
            </w:r>
          </w:p>
        </w:tc>
        <w:tc>
          <w:tcPr>
            <w:tcW w:w="990" w:type="dxa"/>
          </w:tcPr>
          <w:p w14:paraId="69B15192" w14:textId="77777777" w:rsidR="00120B75" w:rsidRPr="00CB1CAA" w:rsidRDefault="00120B75" w:rsidP="00F016C1">
            <w:pPr>
              <w:spacing w:before="20" w:after="20"/>
            </w:pPr>
            <w:r w:rsidRPr="00CB1CAA">
              <w:t>tällä</w:t>
            </w:r>
          </w:p>
        </w:tc>
        <w:tc>
          <w:tcPr>
            <w:tcW w:w="1080" w:type="dxa"/>
          </w:tcPr>
          <w:p w14:paraId="52934792" w14:textId="77777777" w:rsidR="00120B75" w:rsidRPr="00CB1CAA" w:rsidRDefault="00120B75" w:rsidP="00F016C1">
            <w:pPr>
              <w:spacing w:before="20" w:after="20"/>
            </w:pPr>
            <w:r w:rsidRPr="00CB1CAA">
              <w:t>tuola</w:t>
            </w:r>
          </w:p>
        </w:tc>
        <w:tc>
          <w:tcPr>
            <w:tcW w:w="990" w:type="dxa"/>
          </w:tcPr>
          <w:p w14:paraId="772D9DB4" w14:textId="77777777" w:rsidR="00120B75" w:rsidRPr="00CB1CAA" w:rsidRDefault="00120B75" w:rsidP="00F016C1">
            <w:pPr>
              <w:spacing w:before="20" w:after="20"/>
            </w:pPr>
            <w:r w:rsidRPr="00CB1CAA">
              <w:t>sillä</w:t>
            </w:r>
          </w:p>
        </w:tc>
        <w:tc>
          <w:tcPr>
            <w:tcW w:w="1170" w:type="dxa"/>
          </w:tcPr>
          <w:p w14:paraId="2C07F149" w14:textId="77777777" w:rsidR="00120B75" w:rsidRPr="00CB1CAA" w:rsidRDefault="00120B75" w:rsidP="00F016C1">
            <w:pPr>
              <w:spacing w:before="20" w:after="20"/>
            </w:pPr>
            <w:r w:rsidRPr="00CB1CAA">
              <w:t>täälä</w:t>
            </w:r>
          </w:p>
        </w:tc>
        <w:tc>
          <w:tcPr>
            <w:tcW w:w="1170" w:type="dxa"/>
          </w:tcPr>
          <w:p w14:paraId="47C050C4" w14:textId="77777777" w:rsidR="00120B75" w:rsidRPr="00CB1CAA" w:rsidRDefault="00120B75" w:rsidP="00F016C1">
            <w:pPr>
              <w:spacing w:before="20" w:after="20"/>
            </w:pPr>
            <w:r w:rsidRPr="00CB1CAA">
              <w:t>tuola</w:t>
            </w:r>
          </w:p>
        </w:tc>
        <w:tc>
          <w:tcPr>
            <w:tcW w:w="1214" w:type="dxa"/>
          </w:tcPr>
          <w:p w14:paraId="37E7417A" w14:textId="77777777" w:rsidR="00120B75" w:rsidRPr="00CB1CAA" w:rsidRDefault="00120B75" w:rsidP="00F016C1">
            <w:pPr>
              <w:spacing w:before="20" w:after="20"/>
            </w:pPr>
            <w:r w:rsidRPr="00CB1CAA">
              <w:t>sielä</w:t>
            </w:r>
          </w:p>
        </w:tc>
      </w:tr>
      <w:tr w:rsidR="00AB31B5" w:rsidRPr="00CB1CAA" w14:paraId="19215379" w14:textId="77777777" w:rsidTr="00AB31B5">
        <w:tc>
          <w:tcPr>
            <w:tcW w:w="1540" w:type="dxa"/>
            <w:vMerge/>
          </w:tcPr>
          <w:p w14:paraId="2FC73E8E" w14:textId="77777777" w:rsidR="00120B75" w:rsidRPr="00CB1CAA" w:rsidRDefault="00120B75" w:rsidP="00F016C1">
            <w:pPr>
              <w:spacing w:before="20" w:after="20"/>
            </w:pPr>
          </w:p>
        </w:tc>
        <w:tc>
          <w:tcPr>
            <w:tcW w:w="1088" w:type="dxa"/>
          </w:tcPr>
          <w:p w14:paraId="09B79C57" w14:textId="77777777" w:rsidR="00120B75" w:rsidRPr="00CB1CAA" w:rsidRDefault="00120B75" w:rsidP="00F016C1">
            <w:pPr>
              <w:spacing w:before="20" w:after="20"/>
            </w:pPr>
            <w:r w:rsidRPr="00CB1CAA">
              <w:t>Ero</w:t>
            </w:r>
          </w:p>
        </w:tc>
        <w:tc>
          <w:tcPr>
            <w:tcW w:w="990" w:type="dxa"/>
          </w:tcPr>
          <w:p w14:paraId="63F56568" w14:textId="77777777" w:rsidR="00120B75" w:rsidRPr="00CB1CAA" w:rsidRDefault="00120B75" w:rsidP="00F016C1">
            <w:pPr>
              <w:spacing w:before="20" w:after="20"/>
            </w:pPr>
            <w:r w:rsidRPr="00CB1CAA">
              <w:t>tältä</w:t>
            </w:r>
          </w:p>
        </w:tc>
        <w:tc>
          <w:tcPr>
            <w:tcW w:w="1080" w:type="dxa"/>
          </w:tcPr>
          <w:p w14:paraId="584042A3" w14:textId="77777777" w:rsidR="00120B75" w:rsidRPr="00CB1CAA" w:rsidRDefault="00120B75" w:rsidP="00F016C1">
            <w:pPr>
              <w:spacing w:before="20" w:after="20"/>
            </w:pPr>
            <w:r w:rsidRPr="00CB1CAA">
              <w:t>tuolta</w:t>
            </w:r>
          </w:p>
        </w:tc>
        <w:tc>
          <w:tcPr>
            <w:tcW w:w="990" w:type="dxa"/>
          </w:tcPr>
          <w:p w14:paraId="34494AB8" w14:textId="77777777" w:rsidR="00120B75" w:rsidRPr="00CB1CAA" w:rsidRDefault="00120B75" w:rsidP="00F016C1">
            <w:pPr>
              <w:spacing w:before="20" w:after="20"/>
            </w:pPr>
            <w:r w:rsidRPr="00CB1CAA">
              <w:t>siltä</w:t>
            </w:r>
          </w:p>
        </w:tc>
        <w:tc>
          <w:tcPr>
            <w:tcW w:w="1170" w:type="dxa"/>
          </w:tcPr>
          <w:p w14:paraId="7AC45712" w14:textId="77777777" w:rsidR="00120B75" w:rsidRPr="00CB1CAA" w:rsidRDefault="00120B75" w:rsidP="00F016C1">
            <w:pPr>
              <w:spacing w:before="20" w:after="20"/>
            </w:pPr>
            <w:r w:rsidRPr="00CB1CAA">
              <w:t>täältä</w:t>
            </w:r>
          </w:p>
        </w:tc>
        <w:tc>
          <w:tcPr>
            <w:tcW w:w="1170" w:type="dxa"/>
          </w:tcPr>
          <w:p w14:paraId="594D52C3" w14:textId="77777777" w:rsidR="00120B75" w:rsidRPr="00CB1CAA" w:rsidRDefault="00120B75" w:rsidP="00F016C1">
            <w:pPr>
              <w:spacing w:before="20" w:after="20"/>
            </w:pPr>
            <w:r w:rsidRPr="00CB1CAA">
              <w:t>tuolta</w:t>
            </w:r>
          </w:p>
        </w:tc>
        <w:tc>
          <w:tcPr>
            <w:tcW w:w="1214" w:type="dxa"/>
          </w:tcPr>
          <w:p w14:paraId="066CDB2F" w14:textId="77777777" w:rsidR="00120B75" w:rsidRPr="00CB1CAA" w:rsidRDefault="00120B75" w:rsidP="00F016C1">
            <w:pPr>
              <w:spacing w:before="20" w:after="20"/>
            </w:pPr>
            <w:r w:rsidRPr="00CB1CAA">
              <w:t>sieltä</w:t>
            </w:r>
          </w:p>
        </w:tc>
      </w:tr>
      <w:tr w:rsidR="00AB31B5" w:rsidRPr="00CB1CAA" w14:paraId="2E100415" w14:textId="77777777" w:rsidTr="00AB31B5">
        <w:tc>
          <w:tcPr>
            <w:tcW w:w="1540" w:type="dxa"/>
            <w:vMerge/>
          </w:tcPr>
          <w:p w14:paraId="2E8C01AE" w14:textId="77777777" w:rsidR="00120B75" w:rsidRPr="00CB1CAA" w:rsidRDefault="00120B75" w:rsidP="00F016C1">
            <w:pPr>
              <w:spacing w:before="20" w:after="20"/>
            </w:pPr>
          </w:p>
        </w:tc>
        <w:tc>
          <w:tcPr>
            <w:tcW w:w="1088" w:type="dxa"/>
          </w:tcPr>
          <w:p w14:paraId="4C2936F1" w14:textId="77777777" w:rsidR="00120B75" w:rsidRPr="00CB1CAA" w:rsidRDefault="00120B75" w:rsidP="00F016C1">
            <w:pPr>
              <w:spacing w:before="20" w:after="20"/>
            </w:pPr>
            <w:r w:rsidRPr="00CB1CAA">
              <w:t>Tulo</w:t>
            </w:r>
          </w:p>
        </w:tc>
        <w:tc>
          <w:tcPr>
            <w:tcW w:w="990" w:type="dxa"/>
          </w:tcPr>
          <w:p w14:paraId="642DA75F" w14:textId="3D5D409F" w:rsidR="00120B75" w:rsidRPr="00CB1CAA" w:rsidRDefault="00120B75" w:rsidP="00F016C1">
            <w:pPr>
              <w:spacing w:before="20" w:after="20"/>
            </w:pPr>
            <w:r w:rsidRPr="00CB1CAA">
              <w:t>tälle</w:t>
            </w:r>
            <w:r w:rsidR="00AB31B5">
              <w:t>(t)</w:t>
            </w:r>
          </w:p>
        </w:tc>
        <w:tc>
          <w:tcPr>
            <w:tcW w:w="1080" w:type="dxa"/>
          </w:tcPr>
          <w:p w14:paraId="467ACFF6" w14:textId="3934E5B6" w:rsidR="00120B75" w:rsidRPr="00CB1CAA" w:rsidRDefault="00120B75" w:rsidP="00F016C1">
            <w:pPr>
              <w:spacing w:before="20" w:after="20"/>
            </w:pPr>
            <w:r w:rsidRPr="00CB1CAA">
              <w:t>tuole</w:t>
            </w:r>
            <w:r w:rsidR="00AB31B5">
              <w:t>(t)</w:t>
            </w:r>
          </w:p>
        </w:tc>
        <w:tc>
          <w:tcPr>
            <w:tcW w:w="990" w:type="dxa"/>
          </w:tcPr>
          <w:p w14:paraId="7088F225" w14:textId="3D84F4DF" w:rsidR="00120B75" w:rsidRPr="00CB1CAA" w:rsidRDefault="00120B75" w:rsidP="00F016C1">
            <w:pPr>
              <w:spacing w:before="20" w:after="20"/>
            </w:pPr>
            <w:r w:rsidRPr="00CB1CAA">
              <w:t>sille</w:t>
            </w:r>
            <w:r w:rsidR="00AB31B5">
              <w:t>(t)</w:t>
            </w:r>
          </w:p>
        </w:tc>
        <w:tc>
          <w:tcPr>
            <w:tcW w:w="1170" w:type="dxa"/>
          </w:tcPr>
          <w:p w14:paraId="50BE7737" w14:textId="37FE7B25" w:rsidR="00120B75" w:rsidRPr="00CB1CAA" w:rsidRDefault="00120B75" w:rsidP="00F016C1">
            <w:pPr>
              <w:spacing w:before="20" w:after="20"/>
            </w:pPr>
            <w:r w:rsidRPr="00CB1CAA">
              <w:t>tänne</w:t>
            </w:r>
            <w:r w:rsidR="0075485B">
              <w:t>(</w:t>
            </w:r>
            <w:r w:rsidRPr="00CB1CAA">
              <w:t>t)</w:t>
            </w:r>
          </w:p>
        </w:tc>
        <w:tc>
          <w:tcPr>
            <w:tcW w:w="1170" w:type="dxa"/>
          </w:tcPr>
          <w:p w14:paraId="35F069E6" w14:textId="44514EA5" w:rsidR="00120B75" w:rsidRPr="00CB1CAA" w:rsidRDefault="00120B75" w:rsidP="00F016C1">
            <w:pPr>
              <w:spacing w:before="20" w:after="20"/>
            </w:pPr>
            <w:r w:rsidRPr="00CB1CAA">
              <w:t>tuone</w:t>
            </w:r>
            <w:r w:rsidR="0075485B">
              <w:t>(</w:t>
            </w:r>
            <w:r w:rsidRPr="00CB1CAA">
              <w:t>t)</w:t>
            </w:r>
          </w:p>
        </w:tc>
        <w:tc>
          <w:tcPr>
            <w:tcW w:w="1214" w:type="dxa"/>
          </w:tcPr>
          <w:p w14:paraId="631B6C20" w14:textId="6757779A" w:rsidR="00120B75" w:rsidRPr="00CB1CAA" w:rsidRDefault="00120B75" w:rsidP="00F016C1">
            <w:pPr>
              <w:spacing w:before="20" w:after="20"/>
            </w:pPr>
            <w:r w:rsidRPr="00CB1CAA">
              <w:t>sinne</w:t>
            </w:r>
            <w:r w:rsidR="0075485B">
              <w:t>(</w:t>
            </w:r>
            <w:r w:rsidRPr="00CB1CAA">
              <w:t>t)</w:t>
            </w:r>
          </w:p>
        </w:tc>
      </w:tr>
    </w:tbl>
    <w:p w14:paraId="37796828" w14:textId="6B571FD2" w:rsidR="00120B75" w:rsidRPr="00CB1CAA" w:rsidRDefault="00870EDB" w:rsidP="00120B75">
      <w:r>
        <w:t>Vaikka p</w:t>
      </w:r>
      <w:r w:rsidR="00120B75" w:rsidRPr="00CB1CAA">
        <w:t>ronomeniitten ja pro</w:t>
      </w:r>
      <w:r w:rsidR="00E30C33">
        <w:t>adverbiitten</w:t>
      </w:r>
      <w:r>
        <w:t xml:space="preserve"> haamut oon osaksi identtiset, se h</w:t>
      </w:r>
      <w:r w:rsidR="00120B75" w:rsidRPr="00CB1CAA">
        <w:t>avaittemma kuitenki eron</w:t>
      </w:r>
      <w:r w:rsidR="003E48A4">
        <w:t xml:space="preserve"> (1, 2)</w:t>
      </w:r>
      <w:r w:rsidR="00120B75" w:rsidRPr="00CB1CAA">
        <w:t>:</w:t>
      </w:r>
    </w:p>
    <w:p w14:paraId="479D87CB" w14:textId="4B0FF6A3" w:rsidR="00120B75" w:rsidRPr="00CB1CAA" w:rsidRDefault="003E48A4" w:rsidP="00120B75">
      <w:r>
        <w:t>(1)</w:t>
      </w:r>
      <w:r>
        <w:rPr>
          <w:i/>
        </w:rPr>
        <w:t xml:space="preserve"> </w:t>
      </w:r>
      <w:r w:rsidR="00120B75" w:rsidRPr="00571ECB">
        <w:rPr>
          <w:i/>
        </w:rPr>
        <w:t>Missä</w:t>
      </w:r>
      <w:r w:rsidR="00120B75" w:rsidRPr="00CB1CAA">
        <w:t xml:space="preserve"> Pekka makkaa? </w:t>
      </w:r>
      <w:r w:rsidR="00120B75" w:rsidRPr="00571ECB">
        <w:rPr>
          <w:i/>
        </w:rPr>
        <w:t>Tuossa</w:t>
      </w:r>
      <w:r w:rsidR="00120B75" w:rsidRPr="00CB1CAA">
        <w:t xml:space="preserve">. Vrt. </w:t>
      </w:r>
      <w:r w:rsidR="00120B75" w:rsidRPr="00571ECB">
        <w:rPr>
          <w:i/>
        </w:rPr>
        <w:t>Tässä</w:t>
      </w:r>
      <w:r w:rsidR="00120B75" w:rsidRPr="00CB1CAA">
        <w:t xml:space="preserve"> sängyssä.</w:t>
      </w:r>
    </w:p>
    <w:p w14:paraId="016F589B" w14:textId="531AB6BB" w:rsidR="00120B75" w:rsidRPr="00CB1CAA" w:rsidRDefault="003E48A4" w:rsidP="00F016C1">
      <w:pPr>
        <w:ind w:right="206"/>
      </w:pPr>
      <w:r>
        <w:t xml:space="preserve">(2) </w:t>
      </w:r>
      <w:r w:rsidR="00120B75" w:rsidRPr="00CB1CAA">
        <w:t xml:space="preserve">Kreeta siirtyi </w:t>
      </w:r>
      <w:r w:rsidR="00120B75" w:rsidRPr="00571ECB">
        <w:rPr>
          <w:i/>
        </w:rPr>
        <w:t>tänne</w:t>
      </w:r>
      <w:r w:rsidR="00120B75" w:rsidRPr="00CB1CAA">
        <w:t xml:space="preserve">. Vrt. Kreeta siirtyi </w:t>
      </w:r>
      <w:r w:rsidR="00120B75" w:rsidRPr="00571ECB">
        <w:rPr>
          <w:i/>
        </w:rPr>
        <w:t>tähän</w:t>
      </w:r>
      <w:r w:rsidR="00120B75" w:rsidRPr="00CB1CAA">
        <w:t xml:space="preserve"> kaupunkhiin.</w:t>
      </w:r>
    </w:p>
    <w:p w14:paraId="27A6EE54" w14:textId="77777777" w:rsidR="00120B75" w:rsidRPr="00CB1CAA" w:rsidRDefault="00120B75" w:rsidP="00120B75">
      <w:r w:rsidRPr="00CB1CAA">
        <w:t>Ko prosana oon yksin, se oon proadverbi, mutta ko se oon substantiivin defineerauksena, se oon pronomeni.</w:t>
      </w:r>
    </w:p>
    <w:p w14:paraId="4A11D2F3" w14:textId="48BF3EE4" w:rsidR="00120B75" w:rsidRDefault="00120B75" w:rsidP="00120B75">
      <w:r w:rsidRPr="00CB1CAA">
        <w:t xml:space="preserve">Paikan proadverbiila oon kans </w:t>
      </w:r>
      <w:r>
        <w:t>komparatiivi</w:t>
      </w:r>
      <w:r w:rsidR="00612A7C">
        <w:t>haamut</w:t>
      </w:r>
      <w:r w:rsidR="002A20FA">
        <w:t xml:space="preserve"> (3, 4):</w:t>
      </w:r>
    </w:p>
    <w:p w14:paraId="5EDB1DBA" w14:textId="37250FE6" w:rsidR="002A20FA" w:rsidRDefault="002A20FA" w:rsidP="00120B75">
      <w:r>
        <w:t xml:space="preserve">(3) Mene vähän </w:t>
      </w:r>
      <w:r w:rsidRPr="002A20FA">
        <w:rPr>
          <w:i/>
        </w:rPr>
        <w:t>tuokemaksi</w:t>
      </w:r>
      <w:r>
        <w:t>, se sie näjet paremin.</w:t>
      </w:r>
    </w:p>
    <w:p w14:paraId="66ADDDDB" w14:textId="5BFB0A19" w:rsidR="002A20FA" w:rsidRDefault="002A20FA" w:rsidP="00120B75">
      <w:r>
        <w:t xml:space="preserve">(4) Hiljemin Kaisa siirtyi vielä </w:t>
      </w:r>
      <w:r w:rsidRPr="002A20FA">
        <w:rPr>
          <w:i/>
        </w:rPr>
        <w:t>sikemäksi</w:t>
      </w:r>
      <w:r>
        <w:t xml:space="preserve"> pohjaisheen.</w:t>
      </w:r>
    </w:p>
    <w:p w14:paraId="760E78E9" w14:textId="1268AB96" w:rsidR="00612A7C" w:rsidRDefault="00676ADF" w:rsidP="00612A7C">
      <w:pPr>
        <w:pStyle w:val="Undertittel"/>
      </w:pPr>
      <w:bookmarkStart w:id="1944" w:name="_Toc311273952"/>
      <w:r>
        <w:t>Tabeli</w:t>
      </w:r>
      <w:r w:rsidR="00C53E52">
        <w:t xml:space="preserve"> 55</w:t>
      </w:r>
      <w:r>
        <w:t>: Paikan proadverbiitten</w:t>
      </w:r>
      <w:r w:rsidR="00612A7C">
        <w:t xml:space="preserve"> komparatiivi</w:t>
      </w:r>
      <w:bookmarkEnd w:id="1944"/>
    </w:p>
    <w:tbl>
      <w:tblPr>
        <w:tblStyle w:val="Tabellrutenett"/>
        <w:tblW w:w="0" w:type="auto"/>
        <w:tblBorders>
          <w:insideH w:val="none" w:sz="0" w:space="0" w:color="auto"/>
        </w:tblBorders>
        <w:tblLook w:val="04A0" w:firstRow="1" w:lastRow="0" w:firstColumn="1" w:lastColumn="0" w:noHBand="0" w:noVBand="1"/>
      </w:tblPr>
      <w:tblGrid>
        <w:gridCol w:w="3078"/>
        <w:gridCol w:w="4770"/>
      </w:tblGrid>
      <w:tr w:rsidR="00E2099F" w:rsidRPr="00612A7C" w14:paraId="37D47E0D" w14:textId="77777777" w:rsidTr="00612A7C">
        <w:tc>
          <w:tcPr>
            <w:tcW w:w="3078" w:type="dxa"/>
            <w:tcBorders>
              <w:top w:val="single" w:sz="4" w:space="0" w:color="auto"/>
              <w:bottom w:val="single" w:sz="4" w:space="0" w:color="auto"/>
            </w:tcBorders>
          </w:tcPr>
          <w:p w14:paraId="06E087F6" w14:textId="03CD9D6F" w:rsidR="00E2099F" w:rsidRPr="00612A7C" w:rsidRDefault="000F35F5" w:rsidP="00612A7C">
            <w:r>
              <w:t>Pohja-adverbi</w:t>
            </w:r>
          </w:p>
        </w:tc>
        <w:tc>
          <w:tcPr>
            <w:tcW w:w="4770" w:type="dxa"/>
            <w:tcBorders>
              <w:top w:val="single" w:sz="4" w:space="0" w:color="auto"/>
              <w:bottom w:val="single" w:sz="4" w:space="0" w:color="auto"/>
            </w:tcBorders>
          </w:tcPr>
          <w:p w14:paraId="6ECC89EF" w14:textId="6CCC1670" w:rsidR="00E2099F" w:rsidRPr="00612A7C" w:rsidRDefault="00E2099F" w:rsidP="00612A7C">
            <w:r w:rsidRPr="00612A7C">
              <w:t>Komparatiivi</w:t>
            </w:r>
          </w:p>
        </w:tc>
      </w:tr>
      <w:tr w:rsidR="00E2099F" w14:paraId="4D30CAE4" w14:textId="77777777" w:rsidTr="00612A7C">
        <w:tc>
          <w:tcPr>
            <w:tcW w:w="3078" w:type="dxa"/>
            <w:tcBorders>
              <w:top w:val="single" w:sz="4" w:space="0" w:color="auto"/>
            </w:tcBorders>
          </w:tcPr>
          <w:p w14:paraId="6DF485AC" w14:textId="50E9BF45" w:rsidR="00E2099F" w:rsidRPr="00E2099F" w:rsidRDefault="00E2099F" w:rsidP="00E2099F">
            <w:pPr>
              <w:spacing w:before="40" w:after="40"/>
            </w:pPr>
            <w:r w:rsidRPr="00E2099F">
              <w:t>sielä : sieltä : sinne</w:t>
            </w:r>
            <w:r w:rsidR="0075485B">
              <w:t>(</w:t>
            </w:r>
            <w:r w:rsidRPr="00E2099F">
              <w:t>t)</w:t>
            </w:r>
          </w:p>
        </w:tc>
        <w:tc>
          <w:tcPr>
            <w:tcW w:w="4770" w:type="dxa"/>
            <w:tcBorders>
              <w:top w:val="single" w:sz="4" w:space="0" w:color="auto"/>
            </w:tcBorders>
          </w:tcPr>
          <w:p w14:paraId="58B9063A" w14:textId="7FF5298D" w:rsidR="00E2099F" w:rsidRPr="00E2099F" w:rsidRDefault="00E2099F" w:rsidP="00E2099F">
            <w:pPr>
              <w:spacing w:before="40" w:after="40"/>
            </w:pPr>
            <w:r w:rsidRPr="00E2099F">
              <w:t>sikempännä : sikemp</w:t>
            </w:r>
            <w:r w:rsidR="0075485B">
              <w:t>(</w:t>
            </w:r>
            <w:r w:rsidRPr="00E2099F">
              <w:t>p)ää : sikemäksi</w:t>
            </w:r>
          </w:p>
        </w:tc>
      </w:tr>
      <w:tr w:rsidR="00E2099F" w14:paraId="542D10D0" w14:textId="77777777" w:rsidTr="00612A7C">
        <w:tc>
          <w:tcPr>
            <w:tcW w:w="3078" w:type="dxa"/>
          </w:tcPr>
          <w:p w14:paraId="63E47547" w14:textId="14735DA0" w:rsidR="00E2099F" w:rsidRPr="00E2099F" w:rsidRDefault="00E2099F" w:rsidP="00E2099F">
            <w:pPr>
              <w:spacing w:before="40" w:after="40"/>
            </w:pPr>
            <w:r w:rsidRPr="00E2099F">
              <w:t>täälä : täältä : tänne</w:t>
            </w:r>
            <w:r w:rsidR="0075485B">
              <w:t>(</w:t>
            </w:r>
            <w:r w:rsidRPr="00E2099F">
              <w:t>t)</w:t>
            </w:r>
          </w:p>
        </w:tc>
        <w:tc>
          <w:tcPr>
            <w:tcW w:w="4770" w:type="dxa"/>
          </w:tcPr>
          <w:p w14:paraId="4E740693" w14:textId="190232FC" w:rsidR="00E2099F" w:rsidRPr="00E2099F" w:rsidRDefault="00E2099F" w:rsidP="00E2099F">
            <w:pPr>
              <w:spacing w:before="40" w:after="40"/>
            </w:pPr>
            <w:r w:rsidRPr="00E2099F">
              <w:t>täkempännä : täkemp</w:t>
            </w:r>
            <w:r w:rsidR="0075485B">
              <w:t>(</w:t>
            </w:r>
            <w:r w:rsidR="0032167F">
              <w:t>p)ää :</w:t>
            </w:r>
            <w:r w:rsidRPr="00E2099F">
              <w:t xml:space="preserve"> täkemäksi</w:t>
            </w:r>
          </w:p>
        </w:tc>
      </w:tr>
      <w:tr w:rsidR="00E2099F" w14:paraId="6C538C11" w14:textId="77777777" w:rsidTr="00612A7C">
        <w:tc>
          <w:tcPr>
            <w:tcW w:w="3078" w:type="dxa"/>
          </w:tcPr>
          <w:p w14:paraId="5FEAEC7A" w14:textId="5F346179" w:rsidR="00E2099F" w:rsidRPr="00E2099F" w:rsidRDefault="00E2099F" w:rsidP="00E2099F">
            <w:pPr>
              <w:spacing w:before="40" w:after="40"/>
            </w:pPr>
            <w:r w:rsidRPr="00E2099F">
              <w:t>tuola : tuolta : tuone</w:t>
            </w:r>
            <w:r w:rsidR="0075485B">
              <w:t>(</w:t>
            </w:r>
            <w:r w:rsidRPr="00E2099F">
              <w:t>t)</w:t>
            </w:r>
          </w:p>
        </w:tc>
        <w:tc>
          <w:tcPr>
            <w:tcW w:w="4770" w:type="dxa"/>
          </w:tcPr>
          <w:p w14:paraId="527EFA42" w14:textId="5BE41F54" w:rsidR="00E2099F" w:rsidRPr="00E2099F" w:rsidRDefault="00E2099F" w:rsidP="00E2099F">
            <w:pPr>
              <w:spacing w:before="40" w:after="40"/>
            </w:pPr>
            <w:r w:rsidRPr="00E2099F">
              <w:t>tuokempanna : tuokemp</w:t>
            </w:r>
            <w:r w:rsidR="0075485B">
              <w:t>(</w:t>
            </w:r>
            <w:r w:rsidRPr="00E2099F">
              <w:t>p)aa : tuokemaksi</w:t>
            </w:r>
          </w:p>
        </w:tc>
      </w:tr>
    </w:tbl>
    <w:p w14:paraId="3D94A5BA" w14:textId="212EA42C" w:rsidR="00120B75" w:rsidRPr="00CB1CAA" w:rsidRDefault="00120B75" w:rsidP="00120B75">
      <w:r w:rsidRPr="00CB1CAA">
        <w:t xml:space="preserve">Lisäksi oon </w:t>
      </w:r>
      <w:r w:rsidRPr="00CB1CAA">
        <w:rPr>
          <w:i/>
        </w:rPr>
        <w:t>päin</w:t>
      </w:r>
      <w:r w:rsidRPr="00CB1CAA">
        <w:t>-a</w:t>
      </w:r>
      <w:r w:rsidR="002458A6">
        <w:t>dverbillä haamustet</w:t>
      </w:r>
      <w:r w:rsidRPr="00CB1CAA">
        <w:t>uita proadverbiita, mikkä ilmoitethaan summ</w:t>
      </w:r>
      <w:r w:rsidR="00AB7672">
        <w:t>aarista</w:t>
      </w:r>
      <w:r w:rsidRPr="00CB1CAA">
        <w:t xml:space="preserve"> </w:t>
      </w:r>
      <w:r w:rsidR="002458A6">
        <w:t>paikkaa</w:t>
      </w:r>
      <w:r w:rsidRPr="00CB1CAA">
        <w:t xml:space="preserve"> tahi suunttaa:</w:t>
      </w:r>
      <w:r w:rsidR="0094512A">
        <w:t xml:space="preserve"> </w:t>
      </w:r>
      <w:r w:rsidR="005E6434" w:rsidRPr="00CB1CAA">
        <w:rPr>
          <w:i/>
        </w:rPr>
        <w:t>tääläpäin</w:t>
      </w:r>
      <w:r w:rsidR="001B127A" w:rsidRPr="001B127A">
        <w:t>,</w:t>
      </w:r>
      <w:r w:rsidR="005E6434" w:rsidRPr="00CB1CAA">
        <w:rPr>
          <w:i/>
        </w:rPr>
        <w:t xml:space="preserve"> </w:t>
      </w:r>
      <w:r w:rsidRPr="00CB1CAA">
        <w:rPr>
          <w:i/>
        </w:rPr>
        <w:t>sieläpäin</w:t>
      </w:r>
      <w:r w:rsidR="001B127A" w:rsidRPr="001B127A">
        <w:t>,</w:t>
      </w:r>
      <w:r w:rsidR="005E6434">
        <w:rPr>
          <w:i/>
        </w:rPr>
        <w:t xml:space="preserve"> </w:t>
      </w:r>
      <w:r w:rsidR="005E6434" w:rsidRPr="00CB1CAA">
        <w:rPr>
          <w:i/>
        </w:rPr>
        <w:t>sieltäpäin</w:t>
      </w:r>
      <w:r w:rsidR="005E6434">
        <w:t>,</w:t>
      </w:r>
      <w:r w:rsidRPr="00CB1CAA">
        <w:rPr>
          <w:i/>
        </w:rPr>
        <w:t xml:space="preserve"> tänne</w:t>
      </w:r>
      <w:r w:rsidR="0075485B">
        <w:t>(</w:t>
      </w:r>
      <w:r w:rsidRPr="00CB1CAA">
        <w:rPr>
          <w:i/>
        </w:rPr>
        <w:t>t</w:t>
      </w:r>
      <w:r w:rsidRPr="00CB1CAA">
        <w:t>)</w:t>
      </w:r>
      <w:r w:rsidRPr="00CB1CAA">
        <w:rPr>
          <w:i/>
        </w:rPr>
        <w:t>päin</w:t>
      </w:r>
      <w:r w:rsidRPr="00CB1CAA">
        <w:t xml:space="preserve">, </w:t>
      </w:r>
      <w:r w:rsidRPr="00CB1CAA">
        <w:rPr>
          <w:i/>
        </w:rPr>
        <w:t>tuone</w:t>
      </w:r>
      <w:r w:rsidR="0075485B">
        <w:t>(</w:t>
      </w:r>
      <w:r w:rsidRPr="00CB1CAA">
        <w:rPr>
          <w:i/>
        </w:rPr>
        <w:t>t</w:t>
      </w:r>
      <w:r w:rsidRPr="00CB1CAA">
        <w:t>)</w:t>
      </w:r>
      <w:r w:rsidRPr="00CB1CAA">
        <w:rPr>
          <w:i/>
        </w:rPr>
        <w:t>päin</w:t>
      </w:r>
      <w:r w:rsidRPr="00CB1CAA">
        <w:t xml:space="preserve">, </w:t>
      </w:r>
      <w:r w:rsidRPr="00CB1CAA">
        <w:rPr>
          <w:i/>
        </w:rPr>
        <w:t>sinne</w:t>
      </w:r>
      <w:r w:rsidR="0075485B">
        <w:t>(</w:t>
      </w:r>
      <w:r w:rsidRPr="00CB1CAA">
        <w:rPr>
          <w:i/>
        </w:rPr>
        <w:t>t</w:t>
      </w:r>
      <w:r w:rsidRPr="00CB1CAA">
        <w:t>)</w:t>
      </w:r>
      <w:r w:rsidRPr="00CB1CAA">
        <w:rPr>
          <w:i/>
        </w:rPr>
        <w:t>päin</w:t>
      </w:r>
      <w:r w:rsidRPr="00CB1CAA">
        <w:t xml:space="preserve">, </w:t>
      </w:r>
      <w:r w:rsidR="0094512A" w:rsidRPr="00CB1CAA">
        <w:rPr>
          <w:i/>
        </w:rPr>
        <w:t>tänne</w:t>
      </w:r>
      <w:r w:rsidR="0094512A">
        <w:t>(</w:t>
      </w:r>
      <w:r w:rsidR="0094512A" w:rsidRPr="00CB1CAA">
        <w:rPr>
          <w:i/>
        </w:rPr>
        <w:t>t</w:t>
      </w:r>
      <w:r w:rsidR="0094512A" w:rsidRPr="00CB1CAA">
        <w:t>)</w:t>
      </w:r>
      <w:r w:rsidR="0094512A" w:rsidRPr="00CB1CAA">
        <w:rPr>
          <w:i/>
        </w:rPr>
        <w:t>käsin</w:t>
      </w:r>
      <w:r w:rsidR="0094512A" w:rsidRPr="00CB1CAA">
        <w:t xml:space="preserve">, </w:t>
      </w:r>
      <w:r w:rsidRPr="00CB1CAA">
        <w:rPr>
          <w:i/>
        </w:rPr>
        <w:t>tuone</w:t>
      </w:r>
      <w:r w:rsidR="0075485B">
        <w:t>(</w:t>
      </w:r>
      <w:r w:rsidRPr="00CB1CAA">
        <w:rPr>
          <w:i/>
        </w:rPr>
        <w:t>t</w:t>
      </w:r>
      <w:r w:rsidRPr="00CB1CAA">
        <w:t>)</w:t>
      </w:r>
      <w:r w:rsidRPr="00CB1CAA">
        <w:rPr>
          <w:i/>
        </w:rPr>
        <w:t>käsin</w:t>
      </w:r>
      <w:r w:rsidRPr="00CB1CAA">
        <w:t xml:space="preserve">, </w:t>
      </w:r>
      <w:r w:rsidRPr="00CB1CAA">
        <w:rPr>
          <w:i/>
        </w:rPr>
        <w:t>sinne</w:t>
      </w:r>
      <w:r w:rsidR="0075485B">
        <w:t>(</w:t>
      </w:r>
      <w:r w:rsidRPr="00CB1CAA">
        <w:rPr>
          <w:i/>
        </w:rPr>
        <w:t>t</w:t>
      </w:r>
      <w:r w:rsidRPr="00CB1CAA">
        <w:t>)</w:t>
      </w:r>
      <w:r w:rsidRPr="00CB1CAA">
        <w:rPr>
          <w:i/>
        </w:rPr>
        <w:t>käsin</w:t>
      </w:r>
      <w:r w:rsidR="0094512A">
        <w:t>.</w:t>
      </w:r>
    </w:p>
    <w:p w14:paraId="0AA698F4" w14:textId="55093BCA" w:rsidR="00120B75" w:rsidRPr="00CB1CAA" w:rsidRDefault="00120B75" w:rsidP="00120B75">
      <w:r w:rsidRPr="00CB1CAA">
        <w:t xml:space="preserve">Jos vastaus paikkakysymyksheen oon kielttäävä, vastaama kielttäävällä proadverbilla </w:t>
      </w:r>
      <w:r w:rsidR="00013852">
        <w:rPr>
          <w:i/>
        </w:rPr>
        <w:t>mis</w:t>
      </w:r>
      <w:r w:rsidRPr="00CB1CAA">
        <w:rPr>
          <w:i/>
        </w:rPr>
        <w:t>hään</w:t>
      </w:r>
      <w:r w:rsidRPr="00CB1CAA">
        <w:t>,</w:t>
      </w:r>
      <w:r w:rsidRPr="00CB1CAA">
        <w:rPr>
          <w:i/>
        </w:rPr>
        <w:t xml:space="preserve"> misthään</w:t>
      </w:r>
      <w:r w:rsidRPr="00CB1CAA">
        <w:t>,</w:t>
      </w:r>
      <w:r w:rsidRPr="00CB1CAA">
        <w:rPr>
          <w:i/>
        </w:rPr>
        <w:t xml:space="preserve"> mihinkhään </w:t>
      </w:r>
      <w:r w:rsidR="00BA1173" w:rsidRPr="00BA1173">
        <w:t>~</w:t>
      </w:r>
      <w:r w:rsidRPr="00CB1CAA">
        <w:rPr>
          <w:i/>
        </w:rPr>
        <w:t xml:space="preserve"> minheen</w:t>
      </w:r>
      <w:r w:rsidR="00647AC7">
        <w:rPr>
          <w:i/>
        </w:rPr>
        <w:t xml:space="preserve"> </w:t>
      </w:r>
      <w:r w:rsidR="00647AC7">
        <w:t>(</w:t>
      </w:r>
      <w:r w:rsidR="002A20FA">
        <w:t>5–7</w:t>
      </w:r>
      <w:r w:rsidR="00647AC7">
        <w:t>)</w:t>
      </w:r>
      <w:r w:rsidRPr="00CB1CAA">
        <w:t>:</w:t>
      </w:r>
    </w:p>
    <w:p w14:paraId="34468DF3" w14:textId="79FCD451" w:rsidR="00120B75" w:rsidRPr="00CB1CAA" w:rsidRDefault="00647AC7" w:rsidP="00120B75">
      <w:r>
        <w:t>(</w:t>
      </w:r>
      <w:r w:rsidR="002A20FA">
        <w:t>5</w:t>
      </w:r>
      <w:r>
        <w:t xml:space="preserve">) </w:t>
      </w:r>
      <w:r w:rsidR="00120B75" w:rsidRPr="00CB1CAA">
        <w:t xml:space="preserve">Missä? Ei </w:t>
      </w:r>
      <w:r w:rsidR="00013852">
        <w:rPr>
          <w:i/>
        </w:rPr>
        <w:t>mi</w:t>
      </w:r>
      <w:r w:rsidR="00120B75" w:rsidRPr="00CB1CAA">
        <w:rPr>
          <w:i/>
        </w:rPr>
        <w:t>shään</w:t>
      </w:r>
      <w:r w:rsidR="00120B75">
        <w:rPr>
          <w:i/>
        </w:rPr>
        <w:t xml:space="preserve"> </w:t>
      </w:r>
      <w:r w:rsidR="00BA1173" w:rsidRPr="00BA1173">
        <w:t>~</w:t>
      </w:r>
      <w:r w:rsidR="00120B75">
        <w:rPr>
          <w:i/>
        </w:rPr>
        <w:t xml:space="preserve"> missäkhään</w:t>
      </w:r>
      <w:r w:rsidR="00120B75" w:rsidRPr="00CB1CAA">
        <w:t>.</w:t>
      </w:r>
    </w:p>
    <w:p w14:paraId="11C07DCB" w14:textId="4831D7D2" w:rsidR="00120B75" w:rsidRPr="00CB1CAA" w:rsidRDefault="00647AC7" w:rsidP="00120B75">
      <w:r>
        <w:t>(</w:t>
      </w:r>
      <w:r w:rsidR="002A20FA">
        <w:t>6</w:t>
      </w:r>
      <w:r>
        <w:t xml:space="preserve">) </w:t>
      </w:r>
      <w:r w:rsidR="00120B75" w:rsidRPr="00CB1CAA">
        <w:t xml:space="preserve">Mistä? Ei </w:t>
      </w:r>
      <w:r w:rsidR="00120B75" w:rsidRPr="00CB1CAA">
        <w:rPr>
          <w:i/>
        </w:rPr>
        <w:t>misthään</w:t>
      </w:r>
      <w:r w:rsidR="00120B75">
        <w:rPr>
          <w:i/>
        </w:rPr>
        <w:t xml:space="preserve"> </w:t>
      </w:r>
      <w:r w:rsidR="00BA1173" w:rsidRPr="00BA1173">
        <w:t>~</w:t>
      </w:r>
      <w:r w:rsidR="00120B75">
        <w:rPr>
          <w:i/>
        </w:rPr>
        <w:t xml:space="preserve"> mistäkhään</w:t>
      </w:r>
      <w:r w:rsidR="00120B75" w:rsidRPr="00CB1CAA">
        <w:t>.</w:t>
      </w:r>
    </w:p>
    <w:p w14:paraId="20A69869" w14:textId="54E5B1A0" w:rsidR="00120B75" w:rsidRDefault="00647AC7" w:rsidP="00120B75">
      <w:r>
        <w:t>(</w:t>
      </w:r>
      <w:r w:rsidR="002A20FA">
        <w:t>7</w:t>
      </w:r>
      <w:r>
        <w:t xml:space="preserve">) </w:t>
      </w:r>
      <w:r w:rsidR="00120B75" w:rsidRPr="00CB1CAA">
        <w:t>Mihin? Mihinkä? Minne</w:t>
      </w:r>
      <w:r w:rsidR="0075485B">
        <w:t>(</w:t>
      </w:r>
      <w:r w:rsidR="00120B75" w:rsidRPr="00CB1CAA">
        <w:t>t</w:t>
      </w:r>
      <w:r w:rsidR="00120B75">
        <w:t>)</w:t>
      </w:r>
      <w:r w:rsidR="00120B75" w:rsidRPr="00CB1CAA">
        <w:t xml:space="preserve">? Ei </w:t>
      </w:r>
      <w:r w:rsidR="00120B75" w:rsidRPr="00CB1CAA">
        <w:rPr>
          <w:i/>
        </w:rPr>
        <w:t>mihinkhään</w:t>
      </w:r>
      <w:r w:rsidR="00120B75" w:rsidRPr="00CB1CAA">
        <w:t xml:space="preserve"> ~ </w:t>
      </w:r>
      <w:r w:rsidR="00120B75" w:rsidRPr="00CB1CAA">
        <w:rPr>
          <w:i/>
        </w:rPr>
        <w:t>minheen</w:t>
      </w:r>
      <w:r w:rsidR="00120B75" w:rsidRPr="00CB1CAA">
        <w:t>.</w:t>
      </w:r>
    </w:p>
    <w:p w14:paraId="30447613" w14:textId="3E25072C" w:rsidR="00676ADF" w:rsidRPr="00CB1CAA" w:rsidRDefault="00676ADF" w:rsidP="00120B75">
      <w:r>
        <w:t xml:space="preserve">Pane merkkhiin ette sitä </w:t>
      </w:r>
      <w:r w:rsidR="00C242C6">
        <w:t xml:space="preserve">oon </w:t>
      </w:r>
      <w:r>
        <w:t>näitten kans samanhaamuissii kielto</w:t>
      </w:r>
      <w:r w:rsidR="00651DC9">
        <w:t>pronomenniita</w:t>
      </w:r>
      <w:r w:rsidR="00C242C6">
        <w:t xml:space="preserve"> (katto kohđasta 7.6.3)</w:t>
      </w:r>
      <w:r>
        <w:t xml:space="preserve">. </w:t>
      </w:r>
      <w:r w:rsidR="00C242C6">
        <w:t>Siinä oon sama reekeli ko demonstratiivipronomeniitten kans: Ko sana oon substantiivin defineerauksenna, se oon pronomeni, mutta ko se haamustaa yksin fraasin, se oon adverbi.</w:t>
      </w:r>
    </w:p>
    <w:p w14:paraId="3231A872" w14:textId="0F00AEF1" w:rsidR="00120B75" w:rsidRDefault="00BA403D" w:rsidP="00120B75">
      <w:r>
        <w:t>Sitä oon kans kyssyyvä pro</w:t>
      </w:r>
      <w:r w:rsidR="00120B75" w:rsidRPr="00CB1CAA">
        <w:t xml:space="preserve">adverbi </w:t>
      </w:r>
      <w:r w:rsidR="00120B75" w:rsidRPr="00CB1CAA">
        <w:rPr>
          <w:i/>
        </w:rPr>
        <w:t>mihinkäsin</w:t>
      </w:r>
      <w:r w:rsidR="00120B75" w:rsidRPr="00CB1CAA">
        <w:t xml:space="preserve">, minkä oon haamustettu </w:t>
      </w:r>
      <w:r w:rsidR="00120B75" w:rsidRPr="00CB1CAA">
        <w:rPr>
          <w:i/>
        </w:rPr>
        <w:t>käsin-</w:t>
      </w:r>
      <w:r w:rsidR="00120B75" w:rsidRPr="00CB1CAA">
        <w:t>sanan kans</w:t>
      </w:r>
      <w:r w:rsidR="002A20FA">
        <w:t xml:space="preserve"> (8)</w:t>
      </w:r>
      <w:r w:rsidR="00120B75" w:rsidRPr="00CB1CAA">
        <w:t>.</w:t>
      </w:r>
    </w:p>
    <w:p w14:paraId="60589CAE" w14:textId="33466706" w:rsidR="00C242C6" w:rsidRPr="00CB1CAA" w:rsidRDefault="00C242C6" w:rsidP="00120B75">
      <w:r>
        <w:t>(</w:t>
      </w:r>
      <w:r w:rsidR="002A20FA">
        <w:t>8</w:t>
      </w:r>
      <w:r>
        <w:t xml:space="preserve">) Mie en ymmärä, </w:t>
      </w:r>
      <w:r w:rsidRPr="00873117">
        <w:rPr>
          <w:i/>
        </w:rPr>
        <w:t>mihinkäsin</w:t>
      </w:r>
      <w:r>
        <w:t xml:space="preserve"> mie pitäisin lähteet.</w:t>
      </w:r>
    </w:p>
    <w:p w14:paraId="3617EF03" w14:textId="587EA345" w:rsidR="00120B75" w:rsidRDefault="00120B75" w:rsidP="00D21B35">
      <w:pPr>
        <w:pStyle w:val="Overskrift3"/>
      </w:pPr>
      <w:bookmarkStart w:id="1945" w:name="_Toc226789843"/>
      <w:bookmarkStart w:id="1946" w:name="_Toc241129368"/>
      <w:bookmarkStart w:id="1947" w:name="_Toc311273953"/>
      <w:r w:rsidRPr="00CB1CAA">
        <w:t xml:space="preserve">Relatiivinen </w:t>
      </w:r>
      <w:bookmarkEnd w:id="1945"/>
      <w:r w:rsidR="008A0B91">
        <w:t>paikka</w:t>
      </w:r>
      <w:bookmarkEnd w:id="1946"/>
      <w:bookmarkEnd w:id="1947"/>
    </w:p>
    <w:p w14:paraId="4F391883" w14:textId="53C60B9B" w:rsidR="00120B75" w:rsidRPr="00CB1CAA" w:rsidRDefault="00120B75" w:rsidP="00120B75">
      <w:r w:rsidRPr="006260FB">
        <w:rPr>
          <w:smallCaps/>
        </w:rPr>
        <w:t xml:space="preserve">Relatiivista </w:t>
      </w:r>
      <w:r w:rsidR="008A0B91" w:rsidRPr="006260FB">
        <w:rPr>
          <w:smallCaps/>
        </w:rPr>
        <w:t>paikkaa</w:t>
      </w:r>
      <w:r w:rsidRPr="00CB1CAA">
        <w:t xml:space="preserve"> ilmoitta</w:t>
      </w:r>
      <w:r w:rsidR="00BA403D">
        <w:t>a</w:t>
      </w:r>
      <w:r w:rsidRPr="00CB1CAA">
        <w:t>v</w:t>
      </w:r>
      <w:r w:rsidR="008A0B91">
        <w:t xml:space="preserve">at adverbit muistelhaan, missä paikka </w:t>
      </w:r>
      <w:r w:rsidRPr="00CB1CAA">
        <w:t xml:space="preserve">oon </w:t>
      </w:r>
      <w:r w:rsidR="00CC3F8C">
        <w:t>muitten paikkoin suhtheen</w:t>
      </w:r>
      <w:r w:rsidRPr="00CB1CAA">
        <w:t xml:space="preserve">. Net vastathaan </w:t>
      </w:r>
      <w:r w:rsidR="00022F61">
        <w:t>kysymykshiin</w:t>
      </w:r>
      <w:r w:rsidRPr="00CB1CAA">
        <w:t xml:space="preserve"> </w:t>
      </w:r>
      <w:r w:rsidR="00022F61">
        <w:t xml:space="preserve">1. </w:t>
      </w:r>
      <w:r w:rsidRPr="00CB1CAA">
        <w:t>missä suunassa, mistä suunasta eli mihin suunthaan jotaki oon eli tul</w:t>
      </w:r>
      <w:r w:rsidR="00022F61">
        <w:t>lee</w:t>
      </w:r>
      <w:r w:rsidRPr="00CB1CAA">
        <w:t xml:space="preserve">, </w:t>
      </w:r>
      <w:r w:rsidR="00022F61">
        <w:t>ja 2.</w:t>
      </w:r>
      <w:r w:rsidR="005415DE">
        <w:t xml:space="preserve"> miss</w:t>
      </w:r>
      <w:r w:rsidRPr="00CB1CAA">
        <w:t xml:space="preserve">ä </w:t>
      </w:r>
      <w:r w:rsidR="00C62D12">
        <w:t>paikka</w:t>
      </w:r>
      <w:r w:rsidRPr="00CB1CAA">
        <w:t xml:space="preserve"> oon </w:t>
      </w:r>
      <w:r w:rsidR="00C45365">
        <w:t>puhhuujan paikan suhtheen</w:t>
      </w:r>
      <w:r w:rsidRPr="00CB1CAA">
        <w:t>.</w:t>
      </w:r>
      <w:r w:rsidR="001B1270">
        <w:t xml:space="preserve"> Näitten kahđen </w:t>
      </w:r>
      <w:r w:rsidR="000549FF">
        <w:t>funksuunin</w:t>
      </w:r>
      <w:r w:rsidR="001B1270">
        <w:t xml:space="preserve"> raja ei </w:t>
      </w:r>
      <w:r w:rsidR="000549FF">
        <w:t xml:space="preserve">aina </w:t>
      </w:r>
      <w:r w:rsidR="001B1270">
        <w:t xml:space="preserve">ole selvä, ja sammoi adverbiita saattaa </w:t>
      </w:r>
      <w:r w:rsidR="00BD3CF2">
        <w:t xml:space="preserve">muutamisti </w:t>
      </w:r>
      <w:r w:rsidR="001B1270">
        <w:t>käyttäät kummassaki funksuunissa.</w:t>
      </w:r>
    </w:p>
    <w:p w14:paraId="5C6E2BEF" w14:textId="68237060" w:rsidR="00120B75" w:rsidRPr="00411F2C" w:rsidRDefault="00C22AA2" w:rsidP="001E557A">
      <w:pPr>
        <w:pStyle w:val="Punktliste"/>
        <w:rPr>
          <w:i/>
        </w:rPr>
      </w:pPr>
      <w:r>
        <w:t>1-</w:t>
      </w:r>
      <w:r w:rsidR="00B9353A">
        <w:t>funksuunissa käytethään esimerkiksi seuraavii adverbiita</w:t>
      </w:r>
      <w:r w:rsidR="00022F61">
        <w:t xml:space="preserve">: </w:t>
      </w:r>
      <w:r w:rsidR="00120B75" w:rsidRPr="00411F2C">
        <w:rPr>
          <w:i/>
        </w:rPr>
        <w:t xml:space="preserve">alhaala </w:t>
      </w:r>
      <w:r w:rsidR="001B127A" w:rsidRPr="001B127A">
        <w:t>:</w:t>
      </w:r>
      <w:r w:rsidR="00120B75" w:rsidRPr="00411F2C">
        <w:rPr>
          <w:i/>
        </w:rPr>
        <w:t xml:space="preserve"> alhaalta </w:t>
      </w:r>
      <w:r w:rsidR="001B127A" w:rsidRPr="001B127A">
        <w:t>:</w:t>
      </w:r>
      <w:r w:rsidR="00120B75" w:rsidRPr="00411F2C">
        <w:rPr>
          <w:i/>
        </w:rPr>
        <w:t xml:space="preserve"> alhaale</w:t>
      </w:r>
      <w:r w:rsidR="001B127A" w:rsidRPr="001B127A">
        <w:t>(</w:t>
      </w:r>
      <w:r w:rsidR="00516E47" w:rsidRPr="00411F2C">
        <w:rPr>
          <w:i/>
        </w:rPr>
        <w:t>t</w:t>
      </w:r>
      <w:r w:rsidR="001B127A" w:rsidRPr="001B127A">
        <w:t>),</w:t>
      </w:r>
      <w:r w:rsidR="00120B75" w:rsidRPr="00411F2C">
        <w:rPr>
          <w:i/>
        </w:rPr>
        <w:t xml:space="preserve"> ylhäälä</w:t>
      </w:r>
      <w:r w:rsidR="002A20FA">
        <w:rPr>
          <w:i/>
        </w:rPr>
        <w:t xml:space="preserve"> </w:t>
      </w:r>
      <w:r w:rsidR="001B127A" w:rsidRPr="001B127A">
        <w:t>:</w:t>
      </w:r>
      <w:r w:rsidR="00120B75" w:rsidRPr="00411F2C">
        <w:rPr>
          <w:i/>
        </w:rPr>
        <w:t xml:space="preserve"> ylhäältä </w:t>
      </w:r>
      <w:r w:rsidR="001B127A" w:rsidRPr="001B127A">
        <w:t>:</w:t>
      </w:r>
      <w:r w:rsidR="00120B75" w:rsidRPr="00411F2C">
        <w:rPr>
          <w:i/>
        </w:rPr>
        <w:t xml:space="preserve"> ylhääle</w:t>
      </w:r>
      <w:r w:rsidR="001B127A" w:rsidRPr="001B127A">
        <w:t>(</w:t>
      </w:r>
      <w:r w:rsidR="00516E47" w:rsidRPr="00411F2C">
        <w:rPr>
          <w:i/>
        </w:rPr>
        <w:t>t</w:t>
      </w:r>
      <w:r w:rsidR="001B127A" w:rsidRPr="001B127A">
        <w:t>),</w:t>
      </w:r>
      <w:r w:rsidR="00120B75" w:rsidRPr="00411F2C">
        <w:rPr>
          <w:i/>
        </w:rPr>
        <w:t xml:space="preserve"> e</w:t>
      </w:r>
      <w:r w:rsidR="001B127A" w:rsidRPr="001B127A">
        <w:t>(</w:t>
      </w:r>
      <w:r w:rsidR="00120B75" w:rsidRPr="00411F2C">
        <w:rPr>
          <w:i/>
        </w:rPr>
        <w:t>đ</w:t>
      </w:r>
      <w:r w:rsidR="001B127A" w:rsidRPr="001B127A">
        <w:t>)</w:t>
      </w:r>
      <w:r w:rsidR="00120B75" w:rsidRPr="00411F2C">
        <w:rPr>
          <w:i/>
        </w:rPr>
        <w:t xml:space="preserve">essä </w:t>
      </w:r>
      <w:r w:rsidR="001B127A" w:rsidRPr="001B127A">
        <w:t>:</w:t>
      </w:r>
      <w:r w:rsidR="00120B75" w:rsidRPr="00411F2C">
        <w:rPr>
          <w:i/>
        </w:rPr>
        <w:t xml:space="preserve"> e</w:t>
      </w:r>
      <w:r w:rsidR="001B127A" w:rsidRPr="001B127A">
        <w:t>(</w:t>
      </w:r>
      <w:r w:rsidR="00120B75" w:rsidRPr="00411F2C">
        <w:rPr>
          <w:i/>
        </w:rPr>
        <w:t>đ</w:t>
      </w:r>
      <w:r w:rsidR="001B127A" w:rsidRPr="001B127A">
        <w:t>)</w:t>
      </w:r>
      <w:r w:rsidR="002A20FA">
        <w:rPr>
          <w:i/>
        </w:rPr>
        <w:t xml:space="preserve">estä </w:t>
      </w:r>
      <w:r w:rsidR="001B127A" w:rsidRPr="001B127A">
        <w:t>:</w:t>
      </w:r>
      <w:r w:rsidR="00120B75" w:rsidRPr="00411F2C">
        <w:rPr>
          <w:i/>
        </w:rPr>
        <w:t xml:space="preserve"> etheen</w:t>
      </w:r>
      <w:r w:rsidR="001B127A" w:rsidRPr="001B127A">
        <w:t>,</w:t>
      </w:r>
      <w:r w:rsidR="00120B75" w:rsidRPr="00411F2C">
        <w:rPr>
          <w:i/>
        </w:rPr>
        <w:t xml:space="preserve"> takana </w:t>
      </w:r>
      <w:r w:rsidR="001B127A" w:rsidRPr="001B127A">
        <w:t>:</w:t>
      </w:r>
      <w:r w:rsidR="00120B75" w:rsidRPr="00411F2C">
        <w:rPr>
          <w:i/>
        </w:rPr>
        <w:t xml:space="preserve"> takkaa </w:t>
      </w:r>
      <w:r w:rsidR="001B127A" w:rsidRPr="001B127A">
        <w:t>:</w:t>
      </w:r>
      <w:r w:rsidR="00120B75" w:rsidRPr="00411F2C">
        <w:rPr>
          <w:i/>
        </w:rPr>
        <w:t xml:space="preserve"> taka</w:t>
      </w:r>
      <w:r w:rsidR="001B127A" w:rsidRPr="001B127A">
        <w:t>(</w:t>
      </w:r>
      <w:r w:rsidR="00157747" w:rsidRPr="00411F2C">
        <w:rPr>
          <w:i/>
        </w:rPr>
        <w:t>t</w:t>
      </w:r>
      <w:r w:rsidR="001B127A" w:rsidRPr="001B127A">
        <w:t>),</w:t>
      </w:r>
      <w:r w:rsidR="00120B75" w:rsidRPr="00411F2C">
        <w:rPr>
          <w:i/>
        </w:rPr>
        <w:t xml:space="preserve"> vieressä </w:t>
      </w:r>
      <w:r w:rsidR="001B127A" w:rsidRPr="001B127A">
        <w:t>:</w:t>
      </w:r>
      <w:r w:rsidR="00120B75" w:rsidRPr="00411F2C">
        <w:rPr>
          <w:i/>
        </w:rPr>
        <w:t xml:space="preserve"> vierestä </w:t>
      </w:r>
      <w:r w:rsidR="001B127A" w:rsidRPr="001B127A">
        <w:t>:</w:t>
      </w:r>
      <w:r w:rsidR="00120B75" w:rsidRPr="00411F2C">
        <w:rPr>
          <w:i/>
        </w:rPr>
        <w:t xml:space="preserve"> vierheen</w:t>
      </w:r>
      <w:r w:rsidR="001B127A" w:rsidRPr="001B127A">
        <w:t>,</w:t>
      </w:r>
      <w:r w:rsidR="00120B75" w:rsidRPr="00411F2C">
        <w:rPr>
          <w:i/>
        </w:rPr>
        <w:t xml:space="preserve"> vierelä </w:t>
      </w:r>
      <w:r w:rsidR="001B127A" w:rsidRPr="001B127A">
        <w:t>:</w:t>
      </w:r>
      <w:r w:rsidR="00120B75" w:rsidRPr="00411F2C">
        <w:rPr>
          <w:i/>
        </w:rPr>
        <w:t xml:space="preserve"> viereltä </w:t>
      </w:r>
      <w:r w:rsidR="001B127A" w:rsidRPr="001B127A">
        <w:t>:</w:t>
      </w:r>
      <w:r w:rsidR="00120B75" w:rsidRPr="00411F2C">
        <w:rPr>
          <w:i/>
        </w:rPr>
        <w:t xml:space="preserve"> vierele</w:t>
      </w:r>
      <w:r w:rsidR="001B127A" w:rsidRPr="001B127A">
        <w:t>(</w:t>
      </w:r>
      <w:r w:rsidR="00516E47" w:rsidRPr="00411F2C">
        <w:rPr>
          <w:i/>
        </w:rPr>
        <w:t>t</w:t>
      </w:r>
      <w:r w:rsidR="001B127A" w:rsidRPr="001B127A">
        <w:t>),</w:t>
      </w:r>
      <w:r w:rsidR="00120B75" w:rsidRPr="00411F2C">
        <w:rPr>
          <w:i/>
        </w:rPr>
        <w:t xml:space="preserve"> syrjässä </w:t>
      </w:r>
      <w:r w:rsidR="001B127A" w:rsidRPr="001B127A">
        <w:t>:</w:t>
      </w:r>
      <w:r w:rsidR="00120B75" w:rsidRPr="00411F2C">
        <w:rPr>
          <w:i/>
        </w:rPr>
        <w:t xml:space="preserve"> syrjästä </w:t>
      </w:r>
      <w:r w:rsidR="001B127A" w:rsidRPr="001B127A">
        <w:t>:</w:t>
      </w:r>
      <w:r w:rsidR="00120B75" w:rsidRPr="00411F2C">
        <w:rPr>
          <w:i/>
        </w:rPr>
        <w:t xml:space="preserve"> syrjhään</w:t>
      </w:r>
      <w:r w:rsidR="001B127A" w:rsidRPr="001B127A">
        <w:t>,</w:t>
      </w:r>
      <w:r w:rsidR="00120B75" w:rsidRPr="00411F2C">
        <w:rPr>
          <w:i/>
        </w:rPr>
        <w:t xml:space="preserve"> sisälä </w:t>
      </w:r>
      <w:r w:rsidR="001B127A" w:rsidRPr="001B127A">
        <w:t>:</w:t>
      </w:r>
      <w:r w:rsidR="00120B75" w:rsidRPr="00411F2C">
        <w:rPr>
          <w:i/>
        </w:rPr>
        <w:t xml:space="preserve"> sisältä </w:t>
      </w:r>
      <w:r w:rsidR="001B127A" w:rsidRPr="001B127A">
        <w:t>:</w:t>
      </w:r>
      <w:r w:rsidR="00120B75" w:rsidRPr="00411F2C">
        <w:rPr>
          <w:i/>
        </w:rPr>
        <w:t xml:space="preserve"> sisäle</w:t>
      </w:r>
      <w:r w:rsidR="001B127A" w:rsidRPr="001B127A">
        <w:t>(</w:t>
      </w:r>
      <w:r w:rsidR="00516E47" w:rsidRPr="00411F2C">
        <w:rPr>
          <w:i/>
        </w:rPr>
        <w:t>t</w:t>
      </w:r>
      <w:r w:rsidR="001B127A" w:rsidRPr="001B127A">
        <w:t>),</w:t>
      </w:r>
      <w:r w:rsidR="00120B75" w:rsidRPr="00411F2C">
        <w:rPr>
          <w:i/>
        </w:rPr>
        <w:t xml:space="preserve"> ulkona </w:t>
      </w:r>
      <w:r w:rsidR="001B127A" w:rsidRPr="001B127A">
        <w:t>:</w:t>
      </w:r>
      <w:r w:rsidR="00120B75" w:rsidRPr="00411F2C">
        <w:rPr>
          <w:i/>
        </w:rPr>
        <w:t xml:space="preserve"> ulkkoo </w:t>
      </w:r>
      <w:r w:rsidR="00BA1173" w:rsidRPr="00BA1173">
        <w:t>~</w:t>
      </w:r>
      <w:r w:rsidR="00120B75" w:rsidRPr="00411F2C">
        <w:rPr>
          <w:i/>
        </w:rPr>
        <w:t xml:space="preserve"> ulkoa </w:t>
      </w:r>
      <w:r w:rsidR="001B127A" w:rsidRPr="001B127A">
        <w:t>:</w:t>
      </w:r>
      <w:r w:rsidR="00120B75" w:rsidRPr="00411F2C">
        <w:rPr>
          <w:i/>
        </w:rPr>
        <w:t xml:space="preserve"> ulos</w:t>
      </w:r>
      <w:r w:rsidR="001B127A" w:rsidRPr="001B127A">
        <w:t>,</w:t>
      </w:r>
      <w:r w:rsidR="00120B75" w:rsidRPr="00411F2C">
        <w:rPr>
          <w:i/>
        </w:rPr>
        <w:t xml:space="preserve"> keskelä </w:t>
      </w:r>
      <w:r w:rsidR="001B127A" w:rsidRPr="001B127A">
        <w:t>:</w:t>
      </w:r>
      <w:r w:rsidR="00120B75" w:rsidRPr="00411F2C">
        <w:rPr>
          <w:i/>
        </w:rPr>
        <w:t xml:space="preserve"> keskeltä </w:t>
      </w:r>
      <w:r w:rsidR="001B127A" w:rsidRPr="001B127A">
        <w:t>:</w:t>
      </w:r>
      <w:r w:rsidR="00120B75" w:rsidRPr="00411F2C">
        <w:rPr>
          <w:i/>
        </w:rPr>
        <w:t xml:space="preserve"> keskele</w:t>
      </w:r>
      <w:r w:rsidR="001B127A" w:rsidRPr="001B127A">
        <w:t>(</w:t>
      </w:r>
      <w:r w:rsidR="00516E47" w:rsidRPr="00411F2C">
        <w:rPr>
          <w:i/>
        </w:rPr>
        <w:t>t</w:t>
      </w:r>
      <w:r w:rsidR="001B127A" w:rsidRPr="001B127A">
        <w:t>),</w:t>
      </w:r>
      <w:r w:rsidR="00120B75" w:rsidRPr="00411F2C">
        <w:rPr>
          <w:i/>
        </w:rPr>
        <w:t xml:space="preserve"> perässä </w:t>
      </w:r>
      <w:r w:rsidR="00BA1173" w:rsidRPr="00BA1173">
        <w:t>~</w:t>
      </w:r>
      <w:r w:rsidR="00120B75" w:rsidRPr="00411F2C">
        <w:rPr>
          <w:i/>
        </w:rPr>
        <w:t xml:space="preserve"> pörässä </w:t>
      </w:r>
      <w:r w:rsidR="001B127A" w:rsidRPr="001B127A">
        <w:t>:</w:t>
      </w:r>
      <w:r w:rsidR="00120B75" w:rsidRPr="00411F2C">
        <w:rPr>
          <w:i/>
        </w:rPr>
        <w:t xml:space="preserve"> perästä </w:t>
      </w:r>
      <w:r w:rsidR="00BA1173" w:rsidRPr="00BA1173">
        <w:t>~</w:t>
      </w:r>
      <w:r w:rsidR="00120B75" w:rsidRPr="00411F2C">
        <w:rPr>
          <w:i/>
        </w:rPr>
        <w:t xml:space="preserve"> pörästä </w:t>
      </w:r>
      <w:r w:rsidR="001B127A" w:rsidRPr="001B127A">
        <w:t>:</w:t>
      </w:r>
      <w:r w:rsidR="00120B75" w:rsidRPr="00411F2C">
        <w:rPr>
          <w:i/>
        </w:rPr>
        <w:t xml:space="preserve"> perhään </w:t>
      </w:r>
      <w:r w:rsidR="00BA1173" w:rsidRPr="00BA1173">
        <w:t>~</w:t>
      </w:r>
      <w:r w:rsidR="00120B75" w:rsidRPr="00411F2C">
        <w:rPr>
          <w:i/>
        </w:rPr>
        <w:t xml:space="preserve"> pörhään</w:t>
      </w:r>
      <w:r w:rsidR="001B127A" w:rsidRPr="001B127A">
        <w:t>;</w:t>
      </w:r>
      <w:r w:rsidR="00120B75" w:rsidRPr="00411F2C">
        <w:rPr>
          <w:i/>
        </w:rPr>
        <w:t xml:space="preserve"> vasemalla kä</w:t>
      </w:r>
      <w:r w:rsidR="001B127A" w:rsidRPr="001B127A">
        <w:t>(</w:t>
      </w:r>
      <w:r w:rsidR="00120B75" w:rsidRPr="00411F2C">
        <w:rPr>
          <w:i/>
        </w:rPr>
        <w:t>đ</w:t>
      </w:r>
      <w:r w:rsidR="001B127A" w:rsidRPr="001B127A">
        <w:t>)</w:t>
      </w:r>
      <w:r w:rsidR="00A56AA2" w:rsidRPr="00411F2C">
        <w:rPr>
          <w:i/>
        </w:rPr>
        <w:t xml:space="preserve">elä </w:t>
      </w:r>
      <w:r w:rsidR="0098090B" w:rsidRPr="0098090B">
        <w:t>/</w:t>
      </w:r>
      <w:r w:rsidR="00120B75" w:rsidRPr="00411F2C">
        <w:rPr>
          <w:i/>
        </w:rPr>
        <w:t xml:space="preserve"> vaseman kä</w:t>
      </w:r>
      <w:r w:rsidR="001B127A" w:rsidRPr="001B127A">
        <w:t>(</w:t>
      </w:r>
      <w:r w:rsidR="00120B75" w:rsidRPr="00411F2C">
        <w:rPr>
          <w:i/>
        </w:rPr>
        <w:t>đ</w:t>
      </w:r>
      <w:r w:rsidR="001B127A" w:rsidRPr="001B127A">
        <w:t>)</w:t>
      </w:r>
      <w:r w:rsidR="00120B75" w:rsidRPr="00411F2C">
        <w:rPr>
          <w:i/>
        </w:rPr>
        <w:t xml:space="preserve">en puolela </w:t>
      </w:r>
      <w:r w:rsidR="001B127A" w:rsidRPr="001B127A">
        <w:t>:</w:t>
      </w:r>
      <w:r w:rsidR="00120B75" w:rsidRPr="00411F2C">
        <w:rPr>
          <w:i/>
        </w:rPr>
        <w:t xml:space="preserve"> vasemalta kä</w:t>
      </w:r>
      <w:r w:rsidR="001B127A" w:rsidRPr="001B127A">
        <w:t>(</w:t>
      </w:r>
      <w:r w:rsidR="00120B75" w:rsidRPr="00411F2C">
        <w:rPr>
          <w:i/>
        </w:rPr>
        <w:t>đ</w:t>
      </w:r>
      <w:r w:rsidR="001B127A" w:rsidRPr="001B127A">
        <w:t>)</w:t>
      </w:r>
      <w:r w:rsidR="00A56AA2" w:rsidRPr="00411F2C">
        <w:rPr>
          <w:i/>
        </w:rPr>
        <w:t xml:space="preserve">eltä </w:t>
      </w:r>
      <w:r w:rsidR="0098090B" w:rsidRPr="0098090B">
        <w:t>/</w:t>
      </w:r>
      <w:r w:rsidR="00120B75" w:rsidRPr="00411F2C">
        <w:rPr>
          <w:i/>
        </w:rPr>
        <w:t xml:space="preserve"> vaseman kä</w:t>
      </w:r>
      <w:r w:rsidR="001B127A" w:rsidRPr="001B127A">
        <w:t>(</w:t>
      </w:r>
      <w:r w:rsidR="00120B75" w:rsidRPr="00411F2C">
        <w:rPr>
          <w:i/>
        </w:rPr>
        <w:t>đ</w:t>
      </w:r>
      <w:r w:rsidR="001B127A" w:rsidRPr="001B127A">
        <w:t>)</w:t>
      </w:r>
      <w:r w:rsidR="00120B75" w:rsidRPr="00411F2C">
        <w:rPr>
          <w:i/>
        </w:rPr>
        <w:t>en puolelta</w:t>
      </w:r>
      <w:r w:rsidR="001B127A" w:rsidRPr="001B127A">
        <w:t>,</w:t>
      </w:r>
      <w:r w:rsidR="00120B75" w:rsidRPr="00411F2C">
        <w:rPr>
          <w:i/>
        </w:rPr>
        <w:t xml:space="preserve"> oikkeela </w:t>
      </w:r>
      <w:r w:rsidR="00BA1173" w:rsidRPr="00BA1173">
        <w:t>~</w:t>
      </w:r>
      <w:r w:rsidR="00120B75" w:rsidRPr="00411F2C">
        <w:rPr>
          <w:i/>
        </w:rPr>
        <w:t xml:space="preserve"> oikealla </w:t>
      </w:r>
      <w:r w:rsidR="00BA1173" w:rsidRPr="00BA1173">
        <w:t>~</w:t>
      </w:r>
      <w:r w:rsidR="00120B75" w:rsidRPr="00411F2C">
        <w:rPr>
          <w:i/>
        </w:rPr>
        <w:t xml:space="preserve"> oikialla kä</w:t>
      </w:r>
      <w:r w:rsidR="001B127A" w:rsidRPr="001B127A">
        <w:t>(</w:t>
      </w:r>
      <w:r w:rsidR="00120B75" w:rsidRPr="00411F2C">
        <w:rPr>
          <w:i/>
        </w:rPr>
        <w:t>đ</w:t>
      </w:r>
      <w:r w:rsidR="001B127A" w:rsidRPr="001B127A">
        <w:t>)</w:t>
      </w:r>
      <w:r w:rsidR="00A56AA2" w:rsidRPr="00411F2C">
        <w:rPr>
          <w:i/>
        </w:rPr>
        <w:t xml:space="preserve">elä </w:t>
      </w:r>
      <w:r w:rsidR="0098090B" w:rsidRPr="0098090B">
        <w:t>/</w:t>
      </w:r>
      <w:r w:rsidR="00120B75" w:rsidRPr="00411F2C">
        <w:rPr>
          <w:i/>
        </w:rPr>
        <w:t xml:space="preserve"> oikkeen </w:t>
      </w:r>
      <w:r w:rsidR="00BA1173" w:rsidRPr="00BA1173">
        <w:t>~</w:t>
      </w:r>
      <w:r w:rsidR="00120B75" w:rsidRPr="00411F2C">
        <w:rPr>
          <w:i/>
        </w:rPr>
        <w:t xml:space="preserve"> oikean </w:t>
      </w:r>
      <w:r w:rsidR="00BA1173" w:rsidRPr="00BA1173">
        <w:t>~</w:t>
      </w:r>
      <w:r w:rsidR="00120B75" w:rsidRPr="00411F2C">
        <w:rPr>
          <w:i/>
        </w:rPr>
        <w:t xml:space="preserve"> oikian kä</w:t>
      </w:r>
      <w:r w:rsidR="001B127A" w:rsidRPr="001B127A">
        <w:t>(</w:t>
      </w:r>
      <w:r w:rsidR="00120B75" w:rsidRPr="00411F2C">
        <w:rPr>
          <w:i/>
        </w:rPr>
        <w:t>đ</w:t>
      </w:r>
      <w:r w:rsidR="001B127A" w:rsidRPr="001B127A">
        <w:t>)</w:t>
      </w:r>
      <w:r w:rsidR="00120B75" w:rsidRPr="00411F2C">
        <w:rPr>
          <w:i/>
        </w:rPr>
        <w:t xml:space="preserve">en puolela </w:t>
      </w:r>
      <w:r w:rsidR="001B127A" w:rsidRPr="001B127A">
        <w:t>:</w:t>
      </w:r>
      <w:r w:rsidR="00120B75" w:rsidRPr="00411F2C">
        <w:rPr>
          <w:i/>
        </w:rPr>
        <w:t xml:space="preserve"> oikkeela </w:t>
      </w:r>
      <w:r w:rsidR="00BA1173" w:rsidRPr="00BA1173">
        <w:t>~</w:t>
      </w:r>
      <w:r w:rsidR="00120B75" w:rsidRPr="00411F2C">
        <w:rPr>
          <w:i/>
        </w:rPr>
        <w:t xml:space="preserve"> oikealta </w:t>
      </w:r>
      <w:r w:rsidR="00BA1173" w:rsidRPr="00BA1173">
        <w:t>~</w:t>
      </w:r>
      <w:r w:rsidR="00120B75" w:rsidRPr="00411F2C">
        <w:rPr>
          <w:i/>
        </w:rPr>
        <w:t xml:space="preserve"> oikialta kä</w:t>
      </w:r>
      <w:r w:rsidR="001B127A" w:rsidRPr="001B127A">
        <w:t>(</w:t>
      </w:r>
      <w:r w:rsidR="00120B75" w:rsidRPr="00411F2C">
        <w:rPr>
          <w:i/>
        </w:rPr>
        <w:t>đ</w:t>
      </w:r>
      <w:r w:rsidR="001B127A" w:rsidRPr="001B127A">
        <w:t>)</w:t>
      </w:r>
      <w:r w:rsidR="00A56AA2" w:rsidRPr="00411F2C">
        <w:rPr>
          <w:i/>
        </w:rPr>
        <w:t xml:space="preserve">eltä </w:t>
      </w:r>
      <w:r w:rsidR="0098090B" w:rsidRPr="0098090B">
        <w:t>/</w:t>
      </w:r>
      <w:r w:rsidR="00120B75" w:rsidRPr="00411F2C">
        <w:rPr>
          <w:i/>
        </w:rPr>
        <w:t xml:space="preserve"> oikeen </w:t>
      </w:r>
      <w:r w:rsidR="00BA1173" w:rsidRPr="00BA1173">
        <w:t>~</w:t>
      </w:r>
      <w:r w:rsidR="00120B75" w:rsidRPr="00411F2C">
        <w:rPr>
          <w:i/>
        </w:rPr>
        <w:t xml:space="preserve"> oikean </w:t>
      </w:r>
      <w:r w:rsidR="00BA1173" w:rsidRPr="00BA1173">
        <w:t>~</w:t>
      </w:r>
      <w:r w:rsidR="00120B75" w:rsidRPr="00411F2C">
        <w:rPr>
          <w:i/>
        </w:rPr>
        <w:t xml:space="preserve"> oikian kä</w:t>
      </w:r>
      <w:r w:rsidR="001B127A" w:rsidRPr="001B127A">
        <w:t>(</w:t>
      </w:r>
      <w:r w:rsidR="00120B75" w:rsidRPr="00411F2C">
        <w:rPr>
          <w:i/>
        </w:rPr>
        <w:t>đ</w:t>
      </w:r>
      <w:r w:rsidR="001B127A" w:rsidRPr="001B127A">
        <w:t>)</w:t>
      </w:r>
      <w:r w:rsidR="00120B75" w:rsidRPr="00411F2C">
        <w:rPr>
          <w:i/>
        </w:rPr>
        <w:t>en puolelta</w:t>
      </w:r>
      <w:r w:rsidR="001B127A" w:rsidRPr="001B127A">
        <w:t>;</w:t>
      </w:r>
      <w:r w:rsidR="00120B75" w:rsidRPr="00411F2C">
        <w:rPr>
          <w:i/>
        </w:rPr>
        <w:t xml:space="preserve"> orjas</w:t>
      </w:r>
      <w:r w:rsidR="001B127A" w:rsidRPr="001B127A">
        <w:t>,</w:t>
      </w:r>
      <w:r w:rsidR="00120B75" w:rsidRPr="00411F2C">
        <w:rPr>
          <w:i/>
        </w:rPr>
        <w:t xml:space="preserve"> pohjas</w:t>
      </w:r>
      <w:r w:rsidR="001B127A" w:rsidRPr="001B127A">
        <w:t>,</w:t>
      </w:r>
      <w:r w:rsidR="00120B75" w:rsidRPr="00411F2C">
        <w:rPr>
          <w:i/>
        </w:rPr>
        <w:t xml:space="preserve"> norttos</w:t>
      </w:r>
      <w:r w:rsidR="001B127A" w:rsidRPr="001B127A">
        <w:t>,</w:t>
      </w:r>
      <w:r w:rsidR="00120B75" w:rsidRPr="00411F2C">
        <w:rPr>
          <w:i/>
        </w:rPr>
        <w:t xml:space="preserve"> </w:t>
      </w:r>
      <w:r w:rsidR="00451742" w:rsidRPr="00411F2C">
        <w:rPr>
          <w:i/>
        </w:rPr>
        <w:t>vestas</w:t>
      </w:r>
      <w:r w:rsidR="001B127A" w:rsidRPr="001B127A">
        <w:t>,</w:t>
      </w:r>
      <w:r w:rsidR="00451742" w:rsidRPr="00411F2C">
        <w:rPr>
          <w:i/>
        </w:rPr>
        <w:t xml:space="preserve"> öystäs</w:t>
      </w:r>
      <w:r w:rsidR="001B127A" w:rsidRPr="001B127A">
        <w:t>;</w:t>
      </w:r>
      <w:r w:rsidR="00120B75" w:rsidRPr="00411F2C">
        <w:rPr>
          <w:i/>
        </w:rPr>
        <w:t xml:space="preserve"> </w:t>
      </w:r>
      <w:r w:rsidR="00A56AA2" w:rsidRPr="00411F2C">
        <w:rPr>
          <w:i/>
        </w:rPr>
        <w:t>alaskäsin</w:t>
      </w:r>
      <w:r w:rsidR="001B127A" w:rsidRPr="001B127A">
        <w:t>,</w:t>
      </w:r>
      <w:r w:rsidR="00120B75" w:rsidRPr="00411F2C">
        <w:rPr>
          <w:i/>
        </w:rPr>
        <w:t xml:space="preserve"> alle</w:t>
      </w:r>
      <w:r w:rsidR="001B127A" w:rsidRPr="001B127A">
        <w:t>(</w:t>
      </w:r>
      <w:r w:rsidR="00120B75" w:rsidRPr="00411F2C">
        <w:rPr>
          <w:i/>
        </w:rPr>
        <w:t>t</w:t>
      </w:r>
      <w:r w:rsidR="001B127A" w:rsidRPr="001B127A">
        <w:t>)</w:t>
      </w:r>
      <w:r w:rsidR="00120B75" w:rsidRPr="00411F2C">
        <w:rPr>
          <w:i/>
        </w:rPr>
        <w:t>käsin</w:t>
      </w:r>
      <w:r w:rsidR="001B127A" w:rsidRPr="001B127A">
        <w:t>,</w:t>
      </w:r>
      <w:r w:rsidR="00120B75" w:rsidRPr="00411F2C">
        <w:rPr>
          <w:i/>
        </w:rPr>
        <w:t xml:space="preserve"> ylöskäsin</w:t>
      </w:r>
      <w:r w:rsidR="001B127A" w:rsidRPr="001B127A">
        <w:t>,</w:t>
      </w:r>
      <w:r w:rsidR="00120B75" w:rsidRPr="00411F2C">
        <w:rPr>
          <w:i/>
        </w:rPr>
        <w:t xml:space="preserve"> ylhääle</w:t>
      </w:r>
      <w:r w:rsidR="001B127A" w:rsidRPr="001B127A">
        <w:t>(</w:t>
      </w:r>
      <w:r w:rsidR="00A56AA2" w:rsidRPr="00411F2C">
        <w:rPr>
          <w:i/>
        </w:rPr>
        <w:t>t</w:t>
      </w:r>
      <w:r w:rsidR="001B127A" w:rsidRPr="001B127A">
        <w:t>)</w:t>
      </w:r>
      <w:r w:rsidR="00120B75" w:rsidRPr="00411F2C">
        <w:rPr>
          <w:i/>
        </w:rPr>
        <w:t>käsin</w:t>
      </w:r>
      <w:r w:rsidR="001B127A" w:rsidRPr="001B127A">
        <w:t>,</w:t>
      </w:r>
      <w:r w:rsidR="00120B75" w:rsidRPr="00411F2C">
        <w:rPr>
          <w:i/>
        </w:rPr>
        <w:t xml:space="preserve"> uloskäsin</w:t>
      </w:r>
      <w:r w:rsidR="001B127A" w:rsidRPr="001B127A">
        <w:t>,</w:t>
      </w:r>
      <w:r w:rsidR="00120B75" w:rsidRPr="00411F2C">
        <w:rPr>
          <w:i/>
        </w:rPr>
        <w:t xml:space="preserve"> sisäle</w:t>
      </w:r>
      <w:r w:rsidR="001B127A" w:rsidRPr="001B127A">
        <w:t>(</w:t>
      </w:r>
      <w:r w:rsidR="00120B75" w:rsidRPr="00411F2C">
        <w:rPr>
          <w:i/>
        </w:rPr>
        <w:t>t</w:t>
      </w:r>
      <w:r w:rsidR="001B127A" w:rsidRPr="001B127A">
        <w:t>)</w:t>
      </w:r>
      <w:r w:rsidR="00120B75" w:rsidRPr="00411F2C">
        <w:rPr>
          <w:i/>
        </w:rPr>
        <w:t>käsin</w:t>
      </w:r>
      <w:r w:rsidR="001B127A" w:rsidRPr="001B127A">
        <w:t>,</w:t>
      </w:r>
      <w:r w:rsidR="00120B75" w:rsidRPr="00411F2C">
        <w:rPr>
          <w:i/>
        </w:rPr>
        <w:t xml:space="preserve"> etheenkäsin</w:t>
      </w:r>
      <w:r w:rsidR="001B127A" w:rsidRPr="001B127A">
        <w:t>,</w:t>
      </w:r>
      <w:r w:rsidR="00120B75" w:rsidRPr="00411F2C">
        <w:rPr>
          <w:i/>
        </w:rPr>
        <w:t xml:space="preserve"> taka</w:t>
      </w:r>
      <w:r w:rsidR="001B127A" w:rsidRPr="001B127A">
        <w:t>(</w:t>
      </w:r>
      <w:r w:rsidR="00120B75" w:rsidRPr="00411F2C">
        <w:rPr>
          <w:i/>
        </w:rPr>
        <w:t>t</w:t>
      </w:r>
      <w:r w:rsidR="001B127A" w:rsidRPr="001B127A">
        <w:t>)</w:t>
      </w:r>
      <w:r w:rsidR="00120B75" w:rsidRPr="00411F2C">
        <w:rPr>
          <w:i/>
        </w:rPr>
        <w:t>käsin</w:t>
      </w:r>
      <w:r w:rsidR="001B127A" w:rsidRPr="001B127A">
        <w:t>,</w:t>
      </w:r>
      <w:r w:rsidR="00120B75" w:rsidRPr="00411F2C">
        <w:rPr>
          <w:i/>
        </w:rPr>
        <w:t xml:space="preserve"> perhäänkäsin </w:t>
      </w:r>
      <w:r w:rsidR="00BA1173" w:rsidRPr="00BA1173">
        <w:t>~</w:t>
      </w:r>
      <w:r w:rsidR="00120B75" w:rsidRPr="00411F2C">
        <w:rPr>
          <w:i/>
        </w:rPr>
        <w:t xml:space="preserve"> pörhäänkäsin</w:t>
      </w:r>
      <w:r w:rsidR="001B127A" w:rsidRPr="001B127A">
        <w:t>,</w:t>
      </w:r>
      <w:r w:rsidR="008E334B" w:rsidRPr="00411F2C">
        <w:rPr>
          <w:i/>
        </w:rPr>
        <w:t xml:space="preserve"> taka</w:t>
      </w:r>
      <w:r w:rsidR="001B127A" w:rsidRPr="001B127A">
        <w:t>(</w:t>
      </w:r>
      <w:r w:rsidR="008E334B" w:rsidRPr="00411F2C">
        <w:rPr>
          <w:i/>
        </w:rPr>
        <w:t>i</w:t>
      </w:r>
      <w:r w:rsidR="001B127A" w:rsidRPr="001B127A">
        <w:t>)</w:t>
      </w:r>
      <w:r w:rsidR="008E334B" w:rsidRPr="00411F2C">
        <w:rPr>
          <w:i/>
        </w:rPr>
        <w:t>sinkäsin</w:t>
      </w:r>
      <w:r w:rsidR="001B127A" w:rsidRPr="001B127A">
        <w:t>,</w:t>
      </w:r>
      <w:r w:rsidR="00120B75" w:rsidRPr="00411F2C">
        <w:rPr>
          <w:i/>
        </w:rPr>
        <w:t xml:space="preserve"> etheenpäin</w:t>
      </w:r>
      <w:r w:rsidR="001B127A" w:rsidRPr="001B127A">
        <w:t>,</w:t>
      </w:r>
      <w:r w:rsidR="00120B75" w:rsidRPr="00411F2C">
        <w:rPr>
          <w:i/>
        </w:rPr>
        <w:t xml:space="preserve"> taka</w:t>
      </w:r>
      <w:r w:rsidR="001B127A" w:rsidRPr="001B127A">
        <w:t>(</w:t>
      </w:r>
      <w:r w:rsidR="008E334B" w:rsidRPr="00411F2C">
        <w:rPr>
          <w:i/>
        </w:rPr>
        <w:t>t</w:t>
      </w:r>
      <w:r w:rsidR="001B127A" w:rsidRPr="001B127A">
        <w:t>)</w:t>
      </w:r>
      <w:r w:rsidR="00120B75" w:rsidRPr="00411F2C">
        <w:rPr>
          <w:i/>
        </w:rPr>
        <w:t>päin</w:t>
      </w:r>
      <w:r w:rsidR="001B127A" w:rsidRPr="001B127A">
        <w:t>,</w:t>
      </w:r>
      <w:r w:rsidR="00120B75" w:rsidRPr="00411F2C">
        <w:rPr>
          <w:i/>
        </w:rPr>
        <w:t xml:space="preserve"> ylöspäin</w:t>
      </w:r>
      <w:r w:rsidR="001B127A" w:rsidRPr="001B127A">
        <w:t>,</w:t>
      </w:r>
      <w:r w:rsidR="00120B75" w:rsidRPr="00411F2C">
        <w:rPr>
          <w:i/>
        </w:rPr>
        <w:t xml:space="preserve"> alaspäin</w:t>
      </w:r>
      <w:r w:rsidR="001B127A" w:rsidRPr="001B127A">
        <w:t>,</w:t>
      </w:r>
      <w:r w:rsidR="00120B75" w:rsidRPr="00411F2C">
        <w:rPr>
          <w:i/>
        </w:rPr>
        <w:t xml:space="preserve"> sisäle</w:t>
      </w:r>
      <w:r w:rsidR="001B127A" w:rsidRPr="001B127A">
        <w:t>(</w:t>
      </w:r>
      <w:r w:rsidR="00120B75" w:rsidRPr="00411F2C">
        <w:rPr>
          <w:i/>
        </w:rPr>
        <w:t>t</w:t>
      </w:r>
      <w:r w:rsidR="001B127A" w:rsidRPr="001B127A">
        <w:t>)</w:t>
      </w:r>
      <w:r w:rsidR="00120B75" w:rsidRPr="00411F2C">
        <w:rPr>
          <w:i/>
        </w:rPr>
        <w:t>päin</w:t>
      </w:r>
      <w:r w:rsidR="001B127A" w:rsidRPr="001B127A">
        <w:t>,</w:t>
      </w:r>
      <w:r w:rsidR="00120B75" w:rsidRPr="00411F2C">
        <w:rPr>
          <w:i/>
        </w:rPr>
        <w:t xml:space="preserve"> ulospäin</w:t>
      </w:r>
      <w:r w:rsidR="001B127A" w:rsidRPr="001B127A">
        <w:t>,</w:t>
      </w:r>
      <w:r w:rsidR="00120B75" w:rsidRPr="00411F2C">
        <w:rPr>
          <w:i/>
        </w:rPr>
        <w:t xml:space="preserve"> norttospäin</w:t>
      </w:r>
      <w:r w:rsidR="001B127A" w:rsidRPr="001B127A">
        <w:t>,</w:t>
      </w:r>
      <w:r w:rsidR="00120B75" w:rsidRPr="00411F2C">
        <w:rPr>
          <w:i/>
        </w:rPr>
        <w:t xml:space="preserve"> öystäspäin</w:t>
      </w:r>
      <w:r w:rsidR="001B127A" w:rsidRPr="001B127A">
        <w:t>.</w:t>
      </w:r>
    </w:p>
    <w:p w14:paraId="2F48627C" w14:textId="6E5F9D65" w:rsidR="00022F61" w:rsidRDefault="00022F61" w:rsidP="00120B75">
      <w:r>
        <w:t xml:space="preserve">Esimerkkii </w:t>
      </w:r>
      <w:r w:rsidR="00C22AA2">
        <w:t xml:space="preserve">1-joukon </w:t>
      </w:r>
      <w:r>
        <w:t>käytöstä</w:t>
      </w:r>
      <w:r w:rsidR="00C22AA2">
        <w:t xml:space="preserve"> (1–3)</w:t>
      </w:r>
      <w:r>
        <w:t>:</w:t>
      </w:r>
    </w:p>
    <w:p w14:paraId="06F6F5B5" w14:textId="71F48CDE" w:rsidR="00022F61" w:rsidRDefault="008463F5" w:rsidP="00120B75">
      <w:r>
        <w:t xml:space="preserve">(1) </w:t>
      </w:r>
      <w:r w:rsidR="009D019C">
        <w:t xml:space="preserve">Saha oli </w:t>
      </w:r>
      <w:r w:rsidR="009D019C" w:rsidRPr="004B77C8">
        <w:rPr>
          <w:i/>
        </w:rPr>
        <w:t>alhaala</w:t>
      </w:r>
      <w:r w:rsidR="009D019C">
        <w:t xml:space="preserve"> meren rannassa.</w:t>
      </w:r>
    </w:p>
    <w:p w14:paraId="3A42DA6F" w14:textId="55C64A8F" w:rsidR="004B77C8" w:rsidRDefault="008463F5" w:rsidP="00120B75">
      <w:r>
        <w:t xml:space="preserve">(2) </w:t>
      </w:r>
      <w:r w:rsidR="004B77C8">
        <w:t>Oli niin lauha, ette lumi</w:t>
      </w:r>
      <w:r w:rsidR="00C22AA2">
        <w:t xml:space="preserve"> </w:t>
      </w:r>
      <w:r w:rsidR="004B77C8">
        <w:t xml:space="preserve">katos </w:t>
      </w:r>
      <w:r w:rsidR="004B77C8" w:rsidRPr="004B77C8">
        <w:rPr>
          <w:i/>
        </w:rPr>
        <w:t>alhaalta</w:t>
      </w:r>
      <w:r w:rsidR="004B77C8">
        <w:t xml:space="preserve">, mutta </w:t>
      </w:r>
      <w:r w:rsidR="004B77C8" w:rsidRPr="004B77C8">
        <w:rPr>
          <w:i/>
        </w:rPr>
        <w:t>ylhäälä</w:t>
      </w:r>
      <w:r w:rsidR="004B77C8">
        <w:t xml:space="preserve"> sitä vielä oli.</w:t>
      </w:r>
    </w:p>
    <w:p w14:paraId="132AA3BF" w14:textId="024CA71C" w:rsidR="004B77C8" w:rsidRPr="00022F61" w:rsidRDefault="008463F5" w:rsidP="00120B75">
      <w:r>
        <w:t xml:space="preserve">(3) </w:t>
      </w:r>
      <w:r w:rsidR="004B77C8">
        <w:t xml:space="preserve">Sie häyđyt käänttyyt ensistä </w:t>
      </w:r>
      <w:r w:rsidR="004B77C8" w:rsidRPr="004B77C8">
        <w:rPr>
          <w:i/>
        </w:rPr>
        <w:t>vasemalle käđele</w:t>
      </w:r>
      <w:r w:rsidR="00C808EB">
        <w:t>,</w:t>
      </w:r>
      <w:r w:rsidR="004B77C8">
        <w:rPr>
          <w:i/>
        </w:rPr>
        <w:t xml:space="preserve"> </w:t>
      </w:r>
      <w:r w:rsidR="004B77C8">
        <w:t xml:space="preserve">ja sitte se huonet oon siinä </w:t>
      </w:r>
      <w:r w:rsidR="004B77C8">
        <w:rPr>
          <w:i/>
        </w:rPr>
        <w:t>oikkeela käđelä</w:t>
      </w:r>
      <w:r w:rsidR="004B77C8">
        <w:t>.</w:t>
      </w:r>
    </w:p>
    <w:p w14:paraId="09986192" w14:textId="13C35519" w:rsidR="00120B75" w:rsidRDefault="001E557A" w:rsidP="001E557A">
      <w:pPr>
        <w:pStyle w:val="Punktliste"/>
      </w:pPr>
      <w:r>
        <w:t>2-</w:t>
      </w:r>
      <w:r w:rsidR="00B9353A">
        <w:t>funksuunissa</w:t>
      </w:r>
      <w:r>
        <w:t xml:space="preserve"> </w:t>
      </w:r>
      <w:r w:rsidR="00B9353A">
        <w:t xml:space="preserve">käytethään esimerkiksi seuraavii </w:t>
      </w:r>
      <w:r>
        <w:t>adv</w:t>
      </w:r>
      <w:r w:rsidR="00022F61">
        <w:t xml:space="preserve">erbiita: </w:t>
      </w:r>
      <w:r w:rsidR="00120B75" w:rsidRPr="00411F2C">
        <w:rPr>
          <w:i/>
        </w:rPr>
        <w:t xml:space="preserve">likelä </w:t>
      </w:r>
      <w:r w:rsidR="00BA1173" w:rsidRPr="00BA1173">
        <w:t>~</w:t>
      </w:r>
      <w:r w:rsidR="00120B75" w:rsidRPr="00411F2C">
        <w:rPr>
          <w:i/>
        </w:rPr>
        <w:t xml:space="preserve"> liki</w:t>
      </w:r>
      <w:r w:rsidR="001B127A" w:rsidRPr="001B127A">
        <w:t>(</w:t>
      </w:r>
      <w:r w:rsidR="00120B75" w:rsidRPr="00411F2C">
        <w:rPr>
          <w:i/>
        </w:rPr>
        <w:t>t</w:t>
      </w:r>
      <w:r w:rsidR="001B127A" w:rsidRPr="001B127A">
        <w:t>)</w:t>
      </w:r>
      <w:r w:rsidR="00451742" w:rsidRPr="00411F2C">
        <w:rPr>
          <w:i/>
        </w:rPr>
        <w:t xml:space="preserve"> </w:t>
      </w:r>
      <w:r w:rsidR="001B127A" w:rsidRPr="001B127A">
        <w:t>:</w:t>
      </w:r>
      <w:r w:rsidR="00120B75" w:rsidRPr="00411F2C">
        <w:rPr>
          <w:i/>
        </w:rPr>
        <w:t xml:space="preserve"> likeltä </w:t>
      </w:r>
      <w:r w:rsidR="001B127A" w:rsidRPr="001B127A">
        <w:t>:</w:t>
      </w:r>
      <w:r w:rsidR="00120B75" w:rsidRPr="00411F2C">
        <w:rPr>
          <w:i/>
        </w:rPr>
        <w:t xml:space="preserve"> likele</w:t>
      </w:r>
      <w:r w:rsidR="001B127A" w:rsidRPr="001B127A">
        <w:t>(</w:t>
      </w:r>
      <w:r w:rsidRPr="00411F2C">
        <w:rPr>
          <w:i/>
        </w:rPr>
        <w:t>t</w:t>
      </w:r>
      <w:r w:rsidR="001B127A" w:rsidRPr="001B127A">
        <w:t>)</w:t>
      </w:r>
      <w:r w:rsidR="00120B75" w:rsidRPr="00411F2C">
        <w:rPr>
          <w:i/>
        </w:rPr>
        <w:t xml:space="preserve"> </w:t>
      </w:r>
      <w:r w:rsidR="00BA1173" w:rsidRPr="00BA1173">
        <w:t>~</w:t>
      </w:r>
      <w:r w:rsidR="00120B75" w:rsidRPr="00411F2C">
        <w:rPr>
          <w:i/>
        </w:rPr>
        <w:t xml:space="preserve"> liki</w:t>
      </w:r>
      <w:r w:rsidR="001B127A" w:rsidRPr="001B127A">
        <w:t>(</w:t>
      </w:r>
      <w:r w:rsidR="00120B75" w:rsidRPr="00411F2C">
        <w:rPr>
          <w:i/>
        </w:rPr>
        <w:t>t</w:t>
      </w:r>
      <w:r w:rsidR="001B127A" w:rsidRPr="001B127A">
        <w:t>),</w:t>
      </w:r>
      <w:r w:rsidR="00120B75" w:rsidRPr="00411F2C">
        <w:rPr>
          <w:i/>
        </w:rPr>
        <w:t xml:space="preserve"> lähelä </w:t>
      </w:r>
      <w:r w:rsidR="001B127A" w:rsidRPr="001B127A">
        <w:t>:</w:t>
      </w:r>
      <w:r w:rsidR="00120B75" w:rsidRPr="00411F2C">
        <w:rPr>
          <w:i/>
        </w:rPr>
        <w:t xml:space="preserve"> läheltä </w:t>
      </w:r>
      <w:r w:rsidR="001B127A" w:rsidRPr="001B127A">
        <w:t>:</w:t>
      </w:r>
      <w:r w:rsidR="00120B75" w:rsidRPr="00411F2C">
        <w:rPr>
          <w:i/>
        </w:rPr>
        <w:t xml:space="preserve"> lähele</w:t>
      </w:r>
      <w:r w:rsidR="001B127A" w:rsidRPr="001B127A">
        <w:t>(</w:t>
      </w:r>
      <w:r w:rsidR="00451742" w:rsidRPr="00411F2C">
        <w:rPr>
          <w:i/>
        </w:rPr>
        <w:t>t</w:t>
      </w:r>
      <w:r w:rsidR="001B127A" w:rsidRPr="001B127A">
        <w:t>),</w:t>
      </w:r>
      <w:r w:rsidR="00120B75" w:rsidRPr="00411F2C">
        <w:rPr>
          <w:i/>
        </w:rPr>
        <w:t xml:space="preserve"> kaukana </w:t>
      </w:r>
      <w:r w:rsidR="001B127A" w:rsidRPr="001B127A">
        <w:t>:</w:t>
      </w:r>
      <w:r w:rsidR="00120B75" w:rsidRPr="00411F2C">
        <w:rPr>
          <w:i/>
        </w:rPr>
        <w:t xml:space="preserve"> kauk</w:t>
      </w:r>
      <w:r w:rsidR="001B127A" w:rsidRPr="001B127A">
        <w:t>(</w:t>
      </w:r>
      <w:r w:rsidR="00120B75" w:rsidRPr="00411F2C">
        <w:rPr>
          <w:i/>
        </w:rPr>
        <w:t>k</w:t>
      </w:r>
      <w:r w:rsidR="001B127A" w:rsidRPr="001B127A">
        <w:t>)</w:t>
      </w:r>
      <w:r w:rsidR="00120B75" w:rsidRPr="00411F2C">
        <w:rPr>
          <w:i/>
        </w:rPr>
        <w:t xml:space="preserve">aa </w:t>
      </w:r>
      <w:r w:rsidR="001B127A" w:rsidRPr="001B127A">
        <w:t>:</w:t>
      </w:r>
      <w:r w:rsidR="00120B75" w:rsidRPr="00411F2C">
        <w:rPr>
          <w:i/>
        </w:rPr>
        <w:t xml:space="preserve"> kau</w:t>
      </w:r>
      <w:r w:rsidR="001B127A" w:rsidRPr="001B127A">
        <w:t>(</w:t>
      </w:r>
      <w:r w:rsidR="00120B75" w:rsidRPr="00411F2C">
        <w:rPr>
          <w:i/>
        </w:rPr>
        <w:t>v</w:t>
      </w:r>
      <w:r w:rsidR="001B127A" w:rsidRPr="001B127A">
        <w:t>)</w:t>
      </w:r>
      <w:r w:rsidR="00120B75" w:rsidRPr="00411F2C">
        <w:rPr>
          <w:i/>
        </w:rPr>
        <w:t>as</w:t>
      </w:r>
      <w:r w:rsidR="001B127A" w:rsidRPr="001B127A">
        <w:t>;</w:t>
      </w:r>
      <w:r w:rsidR="00120B75" w:rsidRPr="00411F2C">
        <w:rPr>
          <w:i/>
        </w:rPr>
        <w:t xml:space="preserve"> poissa </w:t>
      </w:r>
      <w:r w:rsidR="001B127A" w:rsidRPr="001B127A">
        <w:t>:</w:t>
      </w:r>
      <w:r w:rsidR="00120B75" w:rsidRPr="00411F2C">
        <w:rPr>
          <w:i/>
        </w:rPr>
        <w:t xml:space="preserve"> poi</w:t>
      </w:r>
      <w:r w:rsidR="001B127A" w:rsidRPr="001B127A">
        <w:t>(</w:t>
      </w:r>
      <w:r w:rsidR="00120B75" w:rsidRPr="00411F2C">
        <w:rPr>
          <w:i/>
        </w:rPr>
        <w:t>e</w:t>
      </w:r>
      <w:r w:rsidR="001B127A" w:rsidRPr="001B127A">
        <w:t>)</w:t>
      </w:r>
      <w:r w:rsidR="00120B75" w:rsidRPr="00411F2C">
        <w:rPr>
          <w:i/>
        </w:rPr>
        <w:t>s</w:t>
      </w:r>
      <w:r w:rsidR="001B127A" w:rsidRPr="001B127A">
        <w:t>,</w:t>
      </w:r>
      <w:r w:rsidR="00120B75" w:rsidRPr="00411F2C">
        <w:rPr>
          <w:i/>
        </w:rPr>
        <w:t xml:space="preserve"> poi</w:t>
      </w:r>
      <w:r w:rsidR="001B127A" w:rsidRPr="001B127A">
        <w:t>(</w:t>
      </w:r>
      <w:r w:rsidR="00CE472B" w:rsidRPr="00411F2C">
        <w:rPr>
          <w:i/>
        </w:rPr>
        <w:t>e</w:t>
      </w:r>
      <w:r w:rsidR="001B127A" w:rsidRPr="001B127A">
        <w:t>)</w:t>
      </w:r>
      <w:r w:rsidR="00120B75" w:rsidRPr="00411F2C">
        <w:rPr>
          <w:i/>
        </w:rPr>
        <w:t>späin</w:t>
      </w:r>
      <w:r w:rsidR="001B127A" w:rsidRPr="001B127A">
        <w:t>,</w:t>
      </w:r>
      <w:r w:rsidR="00120B75" w:rsidRPr="00411F2C">
        <w:rPr>
          <w:i/>
        </w:rPr>
        <w:t xml:space="preserve"> muu</w:t>
      </w:r>
      <w:r w:rsidR="001B127A" w:rsidRPr="001B127A">
        <w:t>(</w:t>
      </w:r>
      <w:r w:rsidR="00120B75" w:rsidRPr="00411F2C">
        <w:rPr>
          <w:i/>
        </w:rPr>
        <w:t>v</w:t>
      </w:r>
      <w:r w:rsidR="001B127A" w:rsidRPr="001B127A">
        <w:t>)</w:t>
      </w:r>
      <w:r w:rsidR="00120B75" w:rsidRPr="00411F2C">
        <w:rPr>
          <w:i/>
        </w:rPr>
        <w:t xml:space="preserve">ala </w:t>
      </w:r>
      <w:r w:rsidR="001B127A" w:rsidRPr="001B127A">
        <w:t>:</w:t>
      </w:r>
      <w:r w:rsidR="00120B75" w:rsidRPr="00411F2C">
        <w:rPr>
          <w:i/>
        </w:rPr>
        <w:t xml:space="preserve"> muu</w:t>
      </w:r>
      <w:r w:rsidR="001B127A" w:rsidRPr="001B127A">
        <w:t>(</w:t>
      </w:r>
      <w:r w:rsidR="00120B75" w:rsidRPr="00411F2C">
        <w:rPr>
          <w:i/>
        </w:rPr>
        <w:t>v</w:t>
      </w:r>
      <w:r w:rsidR="001B127A" w:rsidRPr="001B127A">
        <w:t>)</w:t>
      </w:r>
      <w:r w:rsidR="00120B75" w:rsidRPr="00411F2C">
        <w:rPr>
          <w:i/>
        </w:rPr>
        <w:t xml:space="preserve">alta </w:t>
      </w:r>
      <w:r w:rsidR="001B127A" w:rsidRPr="001B127A">
        <w:t>:</w:t>
      </w:r>
      <w:r w:rsidR="00120B75" w:rsidRPr="00411F2C">
        <w:rPr>
          <w:i/>
        </w:rPr>
        <w:t xml:space="preserve"> muu</w:t>
      </w:r>
      <w:r w:rsidR="001B127A" w:rsidRPr="001B127A">
        <w:t>(</w:t>
      </w:r>
      <w:r w:rsidR="00120B75" w:rsidRPr="00411F2C">
        <w:rPr>
          <w:i/>
        </w:rPr>
        <w:t>v</w:t>
      </w:r>
      <w:r w:rsidR="001B127A" w:rsidRPr="001B127A">
        <w:t>)</w:t>
      </w:r>
      <w:r w:rsidR="00120B75" w:rsidRPr="00411F2C">
        <w:rPr>
          <w:i/>
        </w:rPr>
        <w:t>ale</w:t>
      </w:r>
      <w:r w:rsidR="001B127A" w:rsidRPr="001B127A">
        <w:t>(</w:t>
      </w:r>
      <w:r w:rsidR="00B943DC" w:rsidRPr="00411F2C">
        <w:rPr>
          <w:i/>
        </w:rPr>
        <w:t>t</w:t>
      </w:r>
      <w:r w:rsidR="001B127A" w:rsidRPr="001B127A">
        <w:t>),</w:t>
      </w:r>
      <w:r w:rsidR="00120B75" w:rsidRPr="00411F2C">
        <w:rPr>
          <w:i/>
        </w:rPr>
        <w:t xml:space="preserve"> tois</w:t>
      </w:r>
      <w:r w:rsidR="001B127A" w:rsidRPr="001B127A">
        <w:t>(</w:t>
      </w:r>
      <w:r w:rsidR="00120B75" w:rsidRPr="00411F2C">
        <w:rPr>
          <w:i/>
        </w:rPr>
        <w:t>s</w:t>
      </w:r>
      <w:r w:rsidR="001B127A" w:rsidRPr="001B127A">
        <w:t>)</w:t>
      </w:r>
      <w:r w:rsidR="00120B75" w:rsidRPr="00411F2C">
        <w:rPr>
          <w:i/>
        </w:rPr>
        <w:t xml:space="preserve">aala </w:t>
      </w:r>
      <w:r w:rsidR="001B127A" w:rsidRPr="001B127A">
        <w:t>:</w:t>
      </w:r>
      <w:r w:rsidR="00120B75" w:rsidRPr="00411F2C">
        <w:rPr>
          <w:i/>
        </w:rPr>
        <w:t xml:space="preserve"> tois</w:t>
      </w:r>
      <w:r w:rsidR="001B127A" w:rsidRPr="001B127A">
        <w:t>(</w:t>
      </w:r>
      <w:r w:rsidR="00120B75" w:rsidRPr="00411F2C">
        <w:rPr>
          <w:i/>
        </w:rPr>
        <w:t>s</w:t>
      </w:r>
      <w:r w:rsidR="001B127A" w:rsidRPr="001B127A">
        <w:t>)</w:t>
      </w:r>
      <w:r w:rsidR="00120B75" w:rsidRPr="00411F2C">
        <w:rPr>
          <w:i/>
        </w:rPr>
        <w:t xml:space="preserve">aalta </w:t>
      </w:r>
      <w:r w:rsidR="001B127A" w:rsidRPr="001B127A">
        <w:t>:</w:t>
      </w:r>
      <w:r w:rsidR="00120B75" w:rsidRPr="00411F2C">
        <w:rPr>
          <w:i/>
        </w:rPr>
        <w:t xml:space="preserve"> tois</w:t>
      </w:r>
      <w:r w:rsidR="001B127A" w:rsidRPr="001B127A">
        <w:t>(</w:t>
      </w:r>
      <w:r w:rsidR="00120B75" w:rsidRPr="00411F2C">
        <w:rPr>
          <w:i/>
        </w:rPr>
        <w:t>s</w:t>
      </w:r>
      <w:r w:rsidR="001B127A" w:rsidRPr="001B127A">
        <w:t>)</w:t>
      </w:r>
      <w:r w:rsidR="00120B75" w:rsidRPr="00411F2C">
        <w:rPr>
          <w:i/>
        </w:rPr>
        <w:t>aale</w:t>
      </w:r>
      <w:r w:rsidR="001B127A" w:rsidRPr="001B127A">
        <w:t>(</w:t>
      </w:r>
      <w:r w:rsidR="0092620C" w:rsidRPr="00411F2C">
        <w:rPr>
          <w:i/>
        </w:rPr>
        <w:t>t</w:t>
      </w:r>
      <w:r w:rsidR="001B127A" w:rsidRPr="001B127A">
        <w:t>),</w:t>
      </w:r>
      <w:r w:rsidR="00120B75" w:rsidRPr="00411F2C">
        <w:rPr>
          <w:i/>
        </w:rPr>
        <w:t xml:space="preserve"> perilä </w:t>
      </w:r>
      <w:r w:rsidR="001B127A" w:rsidRPr="001B127A">
        <w:t>:</w:t>
      </w:r>
      <w:r w:rsidR="00120B75" w:rsidRPr="00411F2C">
        <w:rPr>
          <w:i/>
        </w:rPr>
        <w:t xml:space="preserve"> perile</w:t>
      </w:r>
      <w:r w:rsidR="001B127A" w:rsidRPr="001B127A">
        <w:t>(</w:t>
      </w:r>
      <w:r w:rsidR="00753027" w:rsidRPr="00411F2C">
        <w:rPr>
          <w:i/>
        </w:rPr>
        <w:t>t</w:t>
      </w:r>
      <w:r w:rsidR="001B127A" w:rsidRPr="001B127A">
        <w:t>),</w:t>
      </w:r>
      <w:r w:rsidR="00120B75" w:rsidRPr="00411F2C">
        <w:rPr>
          <w:i/>
        </w:rPr>
        <w:t xml:space="preserve"> kotona </w:t>
      </w:r>
      <w:r w:rsidR="001B127A" w:rsidRPr="001B127A">
        <w:t>:</w:t>
      </w:r>
      <w:r w:rsidR="00120B75" w:rsidRPr="00411F2C">
        <w:rPr>
          <w:i/>
        </w:rPr>
        <w:t xml:space="preserve"> kottoo </w:t>
      </w:r>
      <w:r w:rsidR="00BA1173" w:rsidRPr="00BA1173">
        <w:t>~</w:t>
      </w:r>
      <w:r w:rsidR="00120B75" w:rsidRPr="00411F2C">
        <w:rPr>
          <w:i/>
        </w:rPr>
        <w:t xml:space="preserve"> kotoa </w:t>
      </w:r>
      <w:r w:rsidR="001B127A" w:rsidRPr="001B127A">
        <w:t>:</w:t>
      </w:r>
      <w:r w:rsidR="00120B75" w:rsidRPr="00411F2C">
        <w:rPr>
          <w:i/>
        </w:rPr>
        <w:t xml:space="preserve"> kothiin </w:t>
      </w:r>
      <w:r w:rsidR="00BA1173" w:rsidRPr="00BA1173">
        <w:t>~</w:t>
      </w:r>
      <w:r w:rsidR="00120B75" w:rsidRPr="00411F2C">
        <w:rPr>
          <w:i/>
        </w:rPr>
        <w:t xml:space="preserve"> kotia</w:t>
      </w:r>
      <w:r w:rsidR="001B127A" w:rsidRPr="001B127A">
        <w:t>(</w:t>
      </w:r>
      <w:r w:rsidR="00120B75" w:rsidRPr="00411F2C">
        <w:rPr>
          <w:i/>
        </w:rPr>
        <w:t>t</w:t>
      </w:r>
      <w:r w:rsidR="001B127A" w:rsidRPr="001B127A">
        <w:t>),</w:t>
      </w:r>
      <w:r w:rsidR="00120B75" w:rsidRPr="00411F2C">
        <w:rPr>
          <w:i/>
        </w:rPr>
        <w:t xml:space="preserve"> kotisalla</w:t>
      </w:r>
      <w:r w:rsidR="001B127A" w:rsidRPr="001B127A">
        <w:t>.</w:t>
      </w:r>
    </w:p>
    <w:p w14:paraId="26BB8E92" w14:textId="39F7F63C" w:rsidR="005415DE" w:rsidRDefault="005415DE" w:rsidP="00120B75">
      <w:r>
        <w:t>Esimerkkii käytöstä</w:t>
      </w:r>
      <w:r w:rsidR="00EA5506">
        <w:t xml:space="preserve"> (4,</w:t>
      </w:r>
      <w:r w:rsidR="008A6812">
        <w:t xml:space="preserve"> </w:t>
      </w:r>
      <w:r w:rsidR="00EA5506">
        <w:t>5)</w:t>
      </w:r>
      <w:r>
        <w:t>:</w:t>
      </w:r>
    </w:p>
    <w:p w14:paraId="04593C80" w14:textId="43597210" w:rsidR="005415DE" w:rsidRDefault="008463F5" w:rsidP="00120B75">
      <w:r>
        <w:t xml:space="preserve">(4) </w:t>
      </w:r>
      <w:r w:rsidR="005415DE">
        <w:t xml:space="preserve">Minun poika assuu </w:t>
      </w:r>
      <w:r w:rsidR="005415DE" w:rsidRPr="001F36A7">
        <w:rPr>
          <w:i/>
        </w:rPr>
        <w:t>kaukana</w:t>
      </w:r>
      <w:r w:rsidR="005415DE">
        <w:t xml:space="preserve"> Uslussa, mutta nyt se meinaa siirttyyt taas tähän </w:t>
      </w:r>
      <w:r w:rsidR="005415DE" w:rsidRPr="001F36A7">
        <w:rPr>
          <w:i/>
        </w:rPr>
        <w:t>likele</w:t>
      </w:r>
      <w:r w:rsidR="005415DE">
        <w:t>.</w:t>
      </w:r>
    </w:p>
    <w:p w14:paraId="42B9A846" w14:textId="21D05C4E" w:rsidR="005415DE" w:rsidRDefault="008463F5" w:rsidP="00120B75">
      <w:r>
        <w:t xml:space="preserve">(5) </w:t>
      </w:r>
      <w:r w:rsidR="005415DE">
        <w:t xml:space="preserve">Ko kauvan oon asunu </w:t>
      </w:r>
      <w:r w:rsidR="005415DE" w:rsidRPr="005415DE">
        <w:rPr>
          <w:i/>
        </w:rPr>
        <w:t>muuvala</w:t>
      </w:r>
      <w:r w:rsidR="005415DE">
        <w:t xml:space="preserve">, </w:t>
      </w:r>
      <w:r w:rsidR="005415DE" w:rsidRPr="005415DE">
        <w:rPr>
          <w:i/>
        </w:rPr>
        <w:t>pois kottoo</w:t>
      </w:r>
      <w:r w:rsidR="005415DE">
        <w:t xml:space="preserve">, se oon soma taas tulla </w:t>
      </w:r>
      <w:r w:rsidR="005415DE" w:rsidRPr="005415DE">
        <w:rPr>
          <w:i/>
        </w:rPr>
        <w:t>kothiin</w:t>
      </w:r>
      <w:r w:rsidR="005415DE">
        <w:t>.</w:t>
      </w:r>
    </w:p>
    <w:p w14:paraId="35E3C72D" w14:textId="4A477322" w:rsidR="00120B75" w:rsidRPr="00CB1CAA" w:rsidRDefault="00120B75" w:rsidP="00D21B35">
      <w:pPr>
        <w:pStyle w:val="Overskrift3"/>
      </w:pPr>
      <w:bookmarkStart w:id="1948" w:name="_Toc226789844"/>
      <w:bookmarkStart w:id="1949" w:name="_Toc241129369"/>
      <w:bookmarkStart w:id="1950" w:name="_Toc311273954"/>
      <w:r w:rsidRPr="00CB1CAA">
        <w:t>Muita paikan adverb</w:t>
      </w:r>
      <w:r w:rsidR="003F732E">
        <w:t>ii</w:t>
      </w:r>
      <w:bookmarkEnd w:id="1948"/>
      <w:bookmarkEnd w:id="1949"/>
      <w:bookmarkEnd w:id="1950"/>
    </w:p>
    <w:p w14:paraId="06264B69" w14:textId="65AF5BDD" w:rsidR="00976027" w:rsidRDefault="00120B75" w:rsidP="00120B75">
      <w:r w:rsidRPr="00CB1CAA">
        <w:t xml:space="preserve">Osa paikan adverbiista oon semmoiset, ette net ei ollenkhaan essiiny yksin, mutta aina yhdessä </w:t>
      </w:r>
      <w:r w:rsidR="001949BB">
        <w:t>jonku</w:t>
      </w:r>
      <w:r w:rsidRPr="00CB1CAA">
        <w:t xml:space="preserve"> nomenifraasin kans. Tämmöiset oon esimerkiksi adverbit </w:t>
      </w:r>
      <w:r w:rsidRPr="00CB1CAA">
        <w:rPr>
          <w:i/>
        </w:rPr>
        <w:t>lähtö</w:t>
      </w:r>
      <w:r w:rsidR="001B127A" w:rsidRPr="001B127A">
        <w:t>(</w:t>
      </w:r>
      <w:r w:rsidRPr="00CB1CAA">
        <w:rPr>
          <w:i/>
        </w:rPr>
        <w:t>i</w:t>
      </w:r>
      <w:r w:rsidR="001B127A" w:rsidRPr="001B127A">
        <w:t>)</w:t>
      </w:r>
      <w:r w:rsidRPr="00CB1CAA">
        <w:rPr>
          <w:i/>
        </w:rPr>
        <w:t xml:space="preserve">sin </w:t>
      </w:r>
      <w:r w:rsidRPr="00CB1CAA">
        <w:t>ja</w:t>
      </w:r>
      <w:r w:rsidRPr="00CB1CAA">
        <w:rPr>
          <w:i/>
        </w:rPr>
        <w:t xml:space="preserve"> koto</w:t>
      </w:r>
      <w:r w:rsidR="001B127A" w:rsidRPr="001B127A">
        <w:t>(</w:t>
      </w:r>
      <w:r w:rsidRPr="00CB1CAA">
        <w:rPr>
          <w:i/>
        </w:rPr>
        <w:t>i</w:t>
      </w:r>
      <w:r w:rsidR="001B127A" w:rsidRPr="001B127A">
        <w:t>)</w:t>
      </w:r>
      <w:r w:rsidRPr="00CB1CAA">
        <w:rPr>
          <w:i/>
        </w:rPr>
        <w:t xml:space="preserve">sin </w:t>
      </w:r>
      <w:r w:rsidRPr="00CB1CAA">
        <w:t xml:space="preserve">ja kans </w:t>
      </w:r>
      <w:r w:rsidRPr="00CB1CAA">
        <w:rPr>
          <w:i/>
        </w:rPr>
        <w:t>poi</w:t>
      </w:r>
      <w:r w:rsidR="001B127A" w:rsidRPr="001B127A">
        <w:t>(</w:t>
      </w:r>
      <w:r w:rsidR="00C153BF">
        <w:rPr>
          <w:i/>
        </w:rPr>
        <w:t>e</w:t>
      </w:r>
      <w:r w:rsidR="001B127A" w:rsidRPr="001B127A">
        <w:t>)</w:t>
      </w:r>
      <w:r w:rsidRPr="00CB1CAA">
        <w:rPr>
          <w:i/>
        </w:rPr>
        <w:t>s</w:t>
      </w:r>
      <w:r w:rsidRPr="00CB1CAA">
        <w:t xml:space="preserve">, </w:t>
      </w:r>
      <w:r w:rsidR="007136D1">
        <w:t xml:space="preserve">silloin </w:t>
      </w:r>
      <w:r w:rsidRPr="00CB1CAA">
        <w:t>ko haluthaan muistela, mistä paikkaa joku tulle</w:t>
      </w:r>
      <w:r w:rsidR="00976027">
        <w:t>e eli missä joku assuu. Niin ko</w:t>
      </w:r>
    </w:p>
    <w:p w14:paraId="7E5CD878" w14:textId="23CB53D4" w:rsidR="00120B75" w:rsidRPr="00CB1CAA" w:rsidRDefault="00976027" w:rsidP="00120B75">
      <w:r>
        <w:t xml:space="preserve">(1) </w:t>
      </w:r>
      <w:r w:rsidR="00120B75" w:rsidRPr="00CB1CAA">
        <w:rPr>
          <w:i/>
        </w:rPr>
        <w:t>Erkki oon Uslusta lähtö</w:t>
      </w:r>
      <w:r w:rsidR="0075485B">
        <w:t>(</w:t>
      </w:r>
      <w:r w:rsidR="00120B75" w:rsidRPr="00CB1CAA">
        <w:rPr>
          <w:i/>
        </w:rPr>
        <w:t>i</w:t>
      </w:r>
      <w:r w:rsidR="00120B75" w:rsidRPr="00CB1CAA">
        <w:t>)</w:t>
      </w:r>
      <w:r w:rsidR="00120B75" w:rsidRPr="00CB1CAA">
        <w:rPr>
          <w:i/>
        </w:rPr>
        <w:t xml:space="preserve">sin </w:t>
      </w:r>
      <w:r w:rsidR="00BA1173" w:rsidRPr="00BA1173">
        <w:t>~</w:t>
      </w:r>
      <w:r w:rsidR="00120B75" w:rsidRPr="00CB1CAA">
        <w:rPr>
          <w:i/>
        </w:rPr>
        <w:t xml:space="preserve"> koto</w:t>
      </w:r>
      <w:r w:rsidR="0075485B">
        <w:t>(</w:t>
      </w:r>
      <w:r w:rsidR="00120B75" w:rsidRPr="00CB1CAA">
        <w:rPr>
          <w:i/>
        </w:rPr>
        <w:t>i</w:t>
      </w:r>
      <w:r w:rsidR="00120B75" w:rsidRPr="00CB1CAA">
        <w:t>)</w:t>
      </w:r>
      <w:r w:rsidR="00120B75" w:rsidRPr="00CB1CAA">
        <w:rPr>
          <w:i/>
        </w:rPr>
        <w:t xml:space="preserve">sin </w:t>
      </w:r>
      <w:r w:rsidR="00BA1173" w:rsidRPr="00BA1173">
        <w:t>~</w:t>
      </w:r>
      <w:r w:rsidR="00120B75" w:rsidRPr="00CB1CAA">
        <w:rPr>
          <w:i/>
        </w:rPr>
        <w:t xml:space="preserve"> poi</w:t>
      </w:r>
      <w:r w:rsidR="0075485B">
        <w:t>(</w:t>
      </w:r>
      <w:r w:rsidR="00120B75" w:rsidRPr="00CB1CAA">
        <w:rPr>
          <w:i/>
        </w:rPr>
        <w:t>e</w:t>
      </w:r>
      <w:r w:rsidR="00120B75" w:rsidRPr="00CB1CAA">
        <w:t>)</w:t>
      </w:r>
      <w:r w:rsidR="00120B75" w:rsidRPr="00CB1CAA">
        <w:rPr>
          <w:i/>
        </w:rPr>
        <w:t>s</w:t>
      </w:r>
      <w:r w:rsidR="001B127A" w:rsidRPr="001B127A">
        <w:t>.</w:t>
      </w:r>
    </w:p>
    <w:p w14:paraId="4AE96C9A" w14:textId="4ACE2C68" w:rsidR="00120B75" w:rsidRPr="00CB1CAA" w:rsidRDefault="00120B75" w:rsidP="00120B75">
      <w:r w:rsidRPr="00CB1CAA">
        <w:t>Ylipuolela oon jo esitetty adverbii</w:t>
      </w:r>
      <w:r w:rsidR="000C76E1">
        <w:t>ta</w:t>
      </w:r>
      <w:r w:rsidRPr="00CB1CAA">
        <w:t xml:space="preserve">, missä adverbin osakomponenttina oon suunta-adverbit </w:t>
      </w:r>
      <w:r w:rsidRPr="00CB1CAA">
        <w:rPr>
          <w:i/>
        </w:rPr>
        <w:t>päin</w:t>
      </w:r>
      <w:r w:rsidRPr="00CB1CAA">
        <w:t xml:space="preserve"> ja </w:t>
      </w:r>
      <w:r w:rsidRPr="00CB1CAA">
        <w:rPr>
          <w:i/>
        </w:rPr>
        <w:t>käsin</w:t>
      </w:r>
      <w:r w:rsidR="001B127A" w:rsidRPr="001B127A">
        <w:t>.</w:t>
      </w:r>
      <w:r w:rsidRPr="00CB1CAA">
        <w:rPr>
          <w:i/>
        </w:rPr>
        <w:t xml:space="preserve"> </w:t>
      </w:r>
      <w:r w:rsidRPr="00CB1CAA">
        <w:t xml:space="preserve">Nämät saatethaan olla kans ilmansuunttaa </w:t>
      </w:r>
      <w:r w:rsidR="0075485B">
        <w:t>(</w:t>
      </w:r>
      <w:r w:rsidR="00976027">
        <w:t>2</w:t>
      </w:r>
      <w:r w:rsidRPr="00CB1CAA">
        <w:t xml:space="preserve">) tahi </w:t>
      </w:r>
      <w:r w:rsidR="00493C74">
        <w:t>paikkaa</w:t>
      </w:r>
      <w:r w:rsidRPr="00CB1CAA">
        <w:t xml:space="preserve"> </w:t>
      </w:r>
      <w:r w:rsidR="00177EB3">
        <w:t>ilmoittaav</w:t>
      </w:r>
      <w:r w:rsidRPr="00CB1CAA">
        <w:t xml:space="preserve">an substantiivin </w:t>
      </w:r>
      <w:r w:rsidR="0075485B">
        <w:t>(</w:t>
      </w:r>
      <w:r w:rsidR="00976027">
        <w:t>3</w:t>
      </w:r>
      <w:r w:rsidR="00565DA7" w:rsidRPr="00CB1CAA">
        <w:t xml:space="preserve">) </w:t>
      </w:r>
      <w:r w:rsidRPr="00CB1CAA">
        <w:t xml:space="preserve">eli paikannimen </w:t>
      </w:r>
      <w:r w:rsidR="0075485B">
        <w:t>(</w:t>
      </w:r>
      <w:r w:rsidR="00976027">
        <w:t>4</w:t>
      </w:r>
      <w:r w:rsidRPr="00CB1CAA">
        <w:t>) seuralaisena. Esimerkkii:</w:t>
      </w:r>
    </w:p>
    <w:p w14:paraId="0D8529EF" w14:textId="018E8FFD" w:rsidR="00F904D4" w:rsidRDefault="0075485B" w:rsidP="00120B75">
      <w:r>
        <w:t>(</w:t>
      </w:r>
      <w:r w:rsidR="00976027">
        <w:t>2</w:t>
      </w:r>
      <w:r w:rsidR="00120B75" w:rsidRPr="00CB1CAA">
        <w:t xml:space="preserve">) </w:t>
      </w:r>
      <w:r w:rsidR="00120B75" w:rsidRPr="00CB1CAA">
        <w:rPr>
          <w:i/>
        </w:rPr>
        <w:t>iđästä käsin</w:t>
      </w:r>
      <w:r w:rsidR="00120B75" w:rsidRPr="00CB1CAA">
        <w:t>,</w:t>
      </w:r>
      <w:r w:rsidR="00120B75" w:rsidRPr="00CB1CAA">
        <w:rPr>
          <w:i/>
        </w:rPr>
        <w:t xml:space="preserve"> ithään käsin</w:t>
      </w:r>
      <w:r w:rsidR="00120B75" w:rsidRPr="00CB1CAA">
        <w:t>,</w:t>
      </w:r>
      <w:r w:rsidR="00120B75" w:rsidRPr="00CB1CAA">
        <w:rPr>
          <w:i/>
        </w:rPr>
        <w:t xml:space="preserve"> läntheen käsin</w:t>
      </w:r>
      <w:r w:rsidR="00120B75" w:rsidRPr="00CB1CAA">
        <w:t>,</w:t>
      </w:r>
      <w:r w:rsidR="00120B75" w:rsidRPr="00CB1CAA">
        <w:rPr>
          <w:i/>
        </w:rPr>
        <w:t xml:space="preserve"> etelhään käsin</w:t>
      </w:r>
      <w:r w:rsidR="00120B75" w:rsidRPr="00CB1CAA">
        <w:t>,</w:t>
      </w:r>
      <w:r w:rsidR="00120B75" w:rsidRPr="00CB1CAA">
        <w:rPr>
          <w:i/>
        </w:rPr>
        <w:t xml:space="preserve"> pohja</w:t>
      </w:r>
      <w:r>
        <w:t>(</w:t>
      </w:r>
      <w:r w:rsidR="00120B75" w:rsidRPr="00CB1CAA">
        <w:rPr>
          <w:i/>
        </w:rPr>
        <w:t>i</w:t>
      </w:r>
      <w:r w:rsidR="00120B75" w:rsidRPr="00CB1CAA">
        <w:t>)</w:t>
      </w:r>
      <w:r w:rsidR="00120B75" w:rsidRPr="00CB1CAA">
        <w:rPr>
          <w:i/>
        </w:rPr>
        <w:t>sheen käsin</w:t>
      </w:r>
      <w:r w:rsidR="00120B75" w:rsidRPr="00CB1CAA">
        <w:t>,</w:t>
      </w:r>
    </w:p>
    <w:p w14:paraId="086D3E6B" w14:textId="281D4559" w:rsidR="00120B75" w:rsidRPr="00CB1CAA" w:rsidRDefault="0075485B" w:rsidP="00120B75">
      <w:r>
        <w:t>(</w:t>
      </w:r>
      <w:r w:rsidR="00976027">
        <w:t>3</w:t>
      </w:r>
      <w:r w:rsidR="00120B75" w:rsidRPr="00CB1CAA">
        <w:t xml:space="preserve">) </w:t>
      </w:r>
      <w:r w:rsidR="00120B75" w:rsidRPr="00CB1CAA">
        <w:rPr>
          <w:i/>
        </w:rPr>
        <w:t>aaphaan käsin</w:t>
      </w:r>
      <w:r w:rsidR="00120B75" w:rsidRPr="00CB1CAA">
        <w:t>,</w:t>
      </w:r>
      <w:r w:rsidR="00120B75" w:rsidRPr="00CB1CAA">
        <w:rPr>
          <w:i/>
        </w:rPr>
        <w:t xml:space="preserve"> väylhään käsin</w:t>
      </w:r>
      <w:r w:rsidR="00120B75" w:rsidRPr="00CB1CAA">
        <w:t>,</w:t>
      </w:r>
      <w:r w:rsidR="00120B75" w:rsidRPr="00CB1CAA">
        <w:rPr>
          <w:i/>
        </w:rPr>
        <w:t xml:space="preserve"> ranthaan käsin</w:t>
      </w:r>
      <w:r w:rsidR="00120B75" w:rsidRPr="00CB1CAA">
        <w:t>,</w:t>
      </w:r>
      <w:r w:rsidR="00120B75" w:rsidRPr="00CB1CAA">
        <w:rPr>
          <w:i/>
        </w:rPr>
        <w:t xml:space="preserve"> merheen päin</w:t>
      </w:r>
      <w:r w:rsidR="00120B75" w:rsidRPr="00CB1CAA">
        <w:t>,</w:t>
      </w:r>
    </w:p>
    <w:p w14:paraId="29D59A2A" w14:textId="6AC2FC40" w:rsidR="00F904D4" w:rsidRDefault="0075485B" w:rsidP="00120B75">
      <w:r>
        <w:t>(</w:t>
      </w:r>
      <w:r w:rsidR="00976027">
        <w:t>4</w:t>
      </w:r>
      <w:r w:rsidR="00120B75" w:rsidRPr="00CB1CAA">
        <w:t xml:space="preserve">) </w:t>
      </w:r>
      <w:r w:rsidR="00120B75" w:rsidRPr="00CB1CAA">
        <w:rPr>
          <w:i/>
        </w:rPr>
        <w:t>Raisista käsin</w:t>
      </w:r>
      <w:r w:rsidR="00120B75" w:rsidRPr="00CB1CAA">
        <w:t>,</w:t>
      </w:r>
      <w:r w:rsidR="00120B75" w:rsidRPr="00CB1CAA">
        <w:rPr>
          <w:i/>
        </w:rPr>
        <w:t xml:space="preserve"> Raishiin käsin</w:t>
      </w:r>
      <w:r w:rsidR="00120B75" w:rsidRPr="00CB1CAA">
        <w:t>,</w:t>
      </w:r>
      <w:r w:rsidR="00120B75" w:rsidRPr="00CB1CAA">
        <w:rPr>
          <w:i/>
        </w:rPr>
        <w:t xml:space="preserve"> Niemenaikhuun käsin</w:t>
      </w:r>
      <w:r w:rsidR="00120B75" w:rsidRPr="00CB1CAA">
        <w:t>,</w:t>
      </w:r>
      <w:r w:rsidR="00120B75" w:rsidRPr="00CB1CAA">
        <w:rPr>
          <w:i/>
        </w:rPr>
        <w:t xml:space="preserve"> Vesisaarheen käsin</w:t>
      </w:r>
      <w:r w:rsidR="00120B75" w:rsidRPr="00CB1CAA">
        <w:t>,</w:t>
      </w:r>
      <w:r w:rsidR="00120B75" w:rsidRPr="00CB1CAA">
        <w:rPr>
          <w:i/>
        </w:rPr>
        <w:t xml:space="preserve"> Raishiin päin</w:t>
      </w:r>
      <w:r w:rsidR="00F904D4">
        <w:t>.</w:t>
      </w:r>
    </w:p>
    <w:p w14:paraId="3D0438C4" w14:textId="099543B0" w:rsidR="00120B75" w:rsidRPr="00A45718" w:rsidRDefault="00120B75" w:rsidP="00120B75">
      <w:pPr>
        <w:rPr>
          <w:i/>
        </w:rPr>
      </w:pPr>
      <w:r w:rsidRPr="00CB1CAA">
        <w:t xml:space="preserve">Epäittenäiset ja adposisuuniita muistuttaavat oon adverbit </w:t>
      </w:r>
      <w:r w:rsidRPr="00CB1CAA">
        <w:rPr>
          <w:i/>
        </w:rPr>
        <w:t>saakka</w:t>
      </w:r>
      <w:r w:rsidRPr="00CB1CAA">
        <w:t>,</w:t>
      </w:r>
      <w:r w:rsidRPr="00CB1CAA">
        <w:rPr>
          <w:i/>
        </w:rPr>
        <w:t xml:space="preserve"> asti</w:t>
      </w:r>
      <w:r w:rsidR="0075485B" w:rsidRPr="0075485B">
        <w:t>(</w:t>
      </w:r>
      <w:r>
        <w:rPr>
          <w:i/>
        </w:rPr>
        <w:t>t</w:t>
      </w:r>
      <w:r w:rsidR="0075485B" w:rsidRPr="0075485B">
        <w:t>)</w:t>
      </w:r>
      <w:r w:rsidRPr="00CB1CAA">
        <w:rPr>
          <w:i/>
        </w:rPr>
        <w:t xml:space="preserve"> </w:t>
      </w:r>
      <w:r w:rsidRPr="00CB1CAA">
        <w:t xml:space="preserve">ja </w:t>
      </w:r>
      <w:r w:rsidRPr="00CB1CAA">
        <w:rPr>
          <w:i/>
        </w:rPr>
        <w:t>kiini</w:t>
      </w:r>
      <w:r w:rsidR="0075485B" w:rsidRPr="0075485B">
        <w:t>(</w:t>
      </w:r>
      <w:r>
        <w:rPr>
          <w:i/>
        </w:rPr>
        <w:t>t</w:t>
      </w:r>
      <w:r w:rsidR="0075485B" w:rsidRPr="0075485B">
        <w:t>)</w:t>
      </w:r>
      <w:r w:rsidRPr="00CB1CAA">
        <w:t xml:space="preserve">, mikkä haamustethaan adverbifraasin ja vaađithaan tasan komplementin, mikä oon paikka-adverbi </w:t>
      </w:r>
      <w:r w:rsidR="0075485B">
        <w:t>(</w:t>
      </w:r>
      <w:r w:rsidR="00976027">
        <w:t>5</w:t>
      </w:r>
      <w:r w:rsidRPr="00CB1CAA">
        <w:t xml:space="preserve">) eli substantiivifraasi paikkakaasuksessa </w:t>
      </w:r>
      <w:r w:rsidR="0075485B">
        <w:t>(</w:t>
      </w:r>
      <w:r w:rsidR="00976027">
        <w:t>6</w:t>
      </w:r>
      <w:r w:rsidR="003C1DC4">
        <w:t>–</w:t>
      </w:r>
      <w:r w:rsidR="00976027">
        <w:t>9</w:t>
      </w:r>
      <w:r w:rsidRPr="00CB1CAA">
        <w:t xml:space="preserve">). Tavalinen oon, ette fraasin ensipaikala oon </w:t>
      </w:r>
      <w:r w:rsidRPr="00CB1CAA">
        <w:rPr>
          <w:i/>
        </w:rPr>
        <w:t>kiini</w:t>
      </w:r>
      <w:r w:rsidR="001B127A" w:rsidRPr="001B127A">
        <w:t>(</w:t>
      </w:r>
      <w:r w:rsidR="00FA3212">
        <w:rPr>
          <w:i/>
        </w:rPr>
        <w:t>t</w:t>
      </w:r>
      <w:r w:rsidR="001B127A" w:rsidRPr="001B127A">
        <w:t>)</w:t>
      </w:r>
      <w:r w:rsidRPr="00CB1CAA">
        <w:t xml:space="preserve">, sitte nomeni elatiivissa </w:t>
      </w:r>
      <w:r w:rsidR="0075485B">
        <w:t>(</w:t>
      </w:r>
      <w:r w:rsidR="00976027">
        <w:t>8</w:t>
      </w:r>
      <w:r w:rsidR="003C1DC4">
        <w:t xml:space="preserve">, </w:t>
      </w:r>
      <w:r w:rsidR="00976027">
        <w:t>9</w:t>
      </w:r>
      <w:r w:rsidRPr="00CB1CAA">
        <w:t xml:space="preserve">) eli illatiivissa </w:t>
      </w:r>
      <w:r w:rsidR="0075485B">
        <w:t>(</w:t>
      </w:r>
      <w:r w:rsidR="00976027">
        <w:t>7, 8</w:t>
      </w:r>
      <w:r w:rsidRPr="00CB1CAA">
        <w:t xml:space="preserve">), muutamesti ablatiivissa </w:t>
      </w:r>
      <w:r w:rsidR="003C1DC4">
        <w:t>eli allatiivissa</w:t>
      </w:r>
      <w:r w:rsidR="00F33BC8">
        <w:t xml:space="preserve"> </w:t>
      </w:r>
      <w:r w:rsidR="0075485B">
        <w:t>(</w:t>
      </w:r>
      <w:r w:rsidR="00976027">
        <w:t>6</w:t>
      </w:r>
      <w:r w:rsidR="00F33BC8" w:rsidRPr="00CB1CAA">
        <w:t>)</w:t>
      </w:r>
      <w:r w:rsidRPr="00CB1CAA">
        <w:t xml:space="preserve">, ja sitte joko </w:t>
      </w:r>
      <w:r w:rsidRPr="00CB1CAA">
        <w:rPr>
          <w:i/>
        </w:rPr>
        <w:t xml:space="preserve">asti </w:t>
      </w:r>
      <w:r w:rsidRPr="00CB1CAA">
        <w:t xml:space="preserve">eli </w:t>
      </w:r>
      <w:r w:rsidRPr="00CB1CAA">
        <w:rPr>
          <w:i/>
        </w:rPr>
        <w:t>saakka</w:t>
      </w:r>
      <w:r w:rsidR="001B127A" w:rsidRPr="001B127A">
        <w:t>.</w:t>
      </w:r>
    </w:p>
    <w:p w14:paraId="66028CFE" w14:textId="17768F9A" w:rsidR="00120B75" w:rsidRPr="00CB1CAA" w:rsidRDefault="0075485B" w:rsidP="00120B75">
      <w:r>
        <w:t>(</w:t>
      </w:r>
      <w:r w:rsidR="00976027">
        <w:t>5</w:t>
      </w:r>
      <w:r w:rsidR="00120B75" w:rsidRPr="00CB1CAA">
        <w:t xml:space="preserve">) Oletko sie kuoranu minnuu </w:t>
      </w:r>
      <w:r w:rsidR="00D341E7">
        <w:t>[</w:t>
      </w:r>
      <w:r w:rsidR="00120B75" w:rsidRPr="00CB1CAA">
        <w:rPr>
          <w:i/>
        </w:rPr>
        <w:t>kiini</w:t>
      </w:r>
      <w:r w:rsidR="00120B75" w:rsidRPr="00CB1CAA">
        <w:t xml:space="preserve"> tänne </w:t>
      </w:r>
      <w:r w:rsidR="00120B75" w:rsidRPr="00CB1CAA">
        <w:rPr>
          <w:i/>
        </w:rPr>
        <w:t>asti</w:t>
      </w:r>
      <w:r w:rsidR="0098090B" w:rsidRPr="0098090B">
        <w:t>/</w:t>
      </w:r>
      <w:r w:rsidR="00120B75" w:rsidRPr="00CB1CAA">
        <w:rPr>
          <w:i/>
        </w:rPr>
        <w:t>saakka</w:t>
      </w:r>
      <w:r w:rsidR="001B127A" w:rsidRPr="001B127A">
        <w:t>]</w:t>
      </w:r>
      <w:r w:rsidR="00120B75" w:rsidRPr="00CB1CAA">
        <w:t>?</w:t>
      </w:r>
    </w:p>
    <w:p w14:paraId="0AE7EBA8" w14:textId="6B18F55C" w:rsidR="00120B75" w:rsidRPr="00CB1CAA" w:rsidRDefault="0075485B" w:rsidP="00120B75">
      <w:pPr>
        <w:rPr>
          <w:szCs w:val="28"/>
        </w:rPr>
      </w:pPr>
      <w:r>
        <w:rPr>
          <w:szCs w:val="28"/>
        </w:rPr>
        <w:t>(</w:t>
      </w:r>
      <w:r w:rsidR="00976027">
        <w:rPr>
          <w:szCs w:val="28"/>
        </w:rPr>
        <w:t>6</w:t>
      </w:r>
      <w:r w:rsidR="00120B75" w:rsidRPr="00CB1CAA">
        <w:rPr>
          <w:szCs w:val="28"/>
        </w:rPr>
        <w:t>) Se mies kuoras minnuu [</w:t>
      </w:r>
      <w:r w:rsidR="00120B75" w:rsidRPr="00CB1CAA">
        <w:rPr>
          <w:i/>
          <w:szCs w:val="28"/>
        </w:rPr>
        <w:t>kiini</w:t>
      </w:r>
      <w:r w:rsidR="00120B75" w:rsidRPr="00CB1CAA">
        <w:rPr>
          <w:szCs w:val="28"/>
        </w:rPr>
        <w:t xml:space="preserve"> </w:t>
      </w:r>
      <w:r w:rsidR="00120B75" w:rsidRPr="00A3331A">
        <w:rPr>
          <w:szCs w:val="28"/>
        </w:rPr>
        <w:t>kotisiljolta</w:t>
      </w:r>
      <w:r w:rsidR="00F33BC8" w:rsidRPr="00A3331A">
        <w:rPr>
          <w:szCs w:val="28"/>
        </w:rPr>
        <w:t>/kotisiljole</w:t>
      </w:r>
      <w:r w:rsidR="00120B75" w:rsidRPr="00CB1CAA">
        <w:rPr>
          <w:szCs w:val="28"/>
        </w:rPr>
        <w:t xml:space="preserve"> </w:t>
      </w:r>
      <w:r w:rsidR="00120B75" w:rsidRPr="00CB1CAA">
        <w:rPr>
          <w:i/>
          <w:szCs w:val="28"/>
        </w:rPr>
        <w:t>saakka</w:t>
      </w:r>
      <w:r w:rsidR="00120B75" w:rsidRPr="00CB1CAA">
        <w:rPr>
          <w:szCs w:val="28"/>
        </w:rPr>
        <w:t>/</w:t>
      </w:r>
      <w:r w:rsidR="00120B75" w:rsidRPr="00CB1CAA">
        <w:rPr>
          <w:i/>
          <w:szCs w:val="28"/>
        </w:rPr>
        <w:t>asti</w:t>
      </w:r>
      <w:r w:rsidR="00120B75" w:rsidRPr="00CB1CAA">
        <w:rPr>
          <w:szCs w:val="28"/>
        </w:rPr>
        <w:t>].</w:t>
      </w:r>
    </w:p>
    <w:p w14:paraId="7E483769" w14:textId="3C5A4C02" w:rsidR="00120B75" w:rsidRPr="00CB1CAA" w:rsidRDefault="0075485B" w:rsidP="00120B75">
      <w:pPr>
        <w:rPr>
          <w:i/>
        </w:rPr>
      </w:pPr>
      <w:r>
        <w:t>(</w:t>
      </w:r>
      <w:r w:rsidR="00976027">
        <w:t>7</w:t>
      </w:r>
      <w:r w:rsidR="00120B75" w:rsidRPr="00CB1CAA">
        <w:t>) Mie ole seilanu [</w:t>
      </w:r>
      <w:r w:rsidR="00120B75" w:rsidRPr="00CB1CAA">
        <w:rPr>
          <w:i/>
        </w:rPr>
        <w:t>kiini</w:t>
      </w:r>
      <w:r w:rsidR="00120B75" w:rsidRPr="00CB1CAA">
        <w:t xml:space="preserve"> Vuore</w:t>
      </w:r>
      <w:r w:rsidR="00120B75" w:rsidRPr="00A3331A">
        <w:t>haan</w:t>
      </w:r>
      <w:r w:rsidR="00120B75" w:rsidRPr="00CB1CAA">
        <w:t xml:space="preserve"> </w:t>
      </w:r>
      <w:r w:rsidR="00120B75" w:rsidRPr="00CB1CAA">
        <w:rPr>
          <w:i/>
        </w:rPr>
        <w:t>saakka</w:t>
      </w:r>
      <w:r w:rsidR="00120B75" w:rsidRPr="00CB1CAA">
        <w:t>/</w:t>
      </w:r>
      <w:r w:rsidR="00120B75" w:rsidRPr="00CB1CAA">
        <w:rPr>
          <w:i/>
        </w:rPr>
        <w:t>asti</w:t>
      </w:r>
      <w:r w:rsidR="00120B75" w:rsidRPr="00CB1CAA">
        <w:t>]</w:t>
      </w:r>
      <w:r w:rsidR="001B127A" w:rsidRPr="001B127A">
        <w:t>.</w:t>
      </w:r>
    </w:p>
    <w:p w14:paraId="39BAB7E7" w14:textId="2210B78D" w:rsidR="00120B75" w:rsidRPr="00CB1CAA" w:rsidRDefault="0075485B" w:rsidP="00120B75">
      <w:pPr>
        <w:rPr>
          <w:szCs w:val="28"/>
        </w:rPr>
      </w:pPr>
      <w:r>
        <w:rPr>
          <w:szCs w:val="28"/>
        </w:rPr>
        <w:t>(</w:t>
      </w:r>
      <w:r w:rsidR="00976027">
        <w:rPr>
          <w:szCs w:val="28"/>
        </w:rPr>
        <w:t>8</w:t>
      </w:r>
      <w:r w:rsidR="00120B75" w:rsidRPr="00CB1CAA">
        <w:rPr>
          <w:szCs w:val="28"/>
        </w:rPr>
        <w:t>) Mie olen p</w:t>
      </w:r>
      <w:r w:rsidR="00A3331A">
        <w:rPr>
          <w:szCs w:val="28"/>
        </w:rPr>
        <w:t>yytäny tämän jo</w:t>
      </w:r>
      <w:r w:rsidR="00120B75" w:rsidRPr="00CB1CAA">
        <w:rPr>
          <w:szCs w:val="28"/>
        </w:rPr>
        <w:t>en [</w:t>
      </w:r>
      <w:r w:rsidR="00120B75" w:rsidRPr="00CB1CAA">
        <w:rPr>
          <w:i/>
          <w:szCs w:val="28"/>
        </w:rPr>
        <w:t>kiini</w:t>
      </w:r>
      <w:r w:rsidR="00120B75" w:rsidRPr="00CB1CAA">
        <w:rPr>
          <w:szCs w:val="28"/>
        </w:rPr>
        <w:t xml:space="preserve"> Pitkästänieme</w:t>
      </w:r>
      <w:r w:rsidR="00120B75" w:rsidRPr="00A3331A">
        <w:rPr>
          <w:szCs w:val="28"/>
        </w:rPr>
        <w:t>stä</w:t>
      </w:r>
      <w:r w:rsidR="00120B75" w:rsidRPr="00CB1CAA">
        <w:rPr>
          <w:szCs w:val="28"/>
        </w:rPr>
        <w:t xml:space="preserve"> </w:t>
      </w:r>
      <w:r w:rsidR="00120B75" w:rsidRPr="00CB1CAA">
        <w:rPr>
          <w:i/>
          <w:szCs w:val="28"/>
        </w:rPr>
        <w:t>asti</w:t>
      </w:r>
      <w:r w:rsidR="00120B75" w:rsidRPr="00CB1CAA">
        <w:rPr>
          <w:szCs w:val="28"/>
        </w:rPr>
        <w:t>] ja tuone [Seit</w:t>
      </w:r>
      <w:r w:rsidR="00120B75" w:rsidRPr="00A3331A">
        <w:rPr>
          <w:szCs w:val="28"/>
        </w:rPr>
        <w:t>haan</w:t>
      </w:r>
      <w:r w:rsidR="00120B75" w:rsidRPr="00CB1CAA">
        <w:rPr>
          <w:i/>
          <w:szCs w:val="28"/>
        </w:rPr>
        <w:t xml:space="preserve"> asti</w:t>
      </w:r>
      <w:r w:rsidR="00120B75" w:rsidRPr="00CB1CAA">
        <w:rPr>
          <w:szCs w:val="28"/>
        </w:rPr>
        <w:t>].</w:t>
      </w:r>
    </w:p>
    <w:p w14:paraId="4B2DF2FB" w14:textId="1CBC8556" w:rsidR="00120B75" w:rsidRDefault="0075485B" w:rsidP="00120B75">
      <w:pPr>
        <w:rPr>
          <w:szCs w:val="28"/>
        </w:rPr>
      </w:pPr>
      <w:r>
        <w:rPr>
          <w:szCs w:val="28"/>
        </w:rPr>
        <w:t>(</w:t>
      </w:r>
      <w:r w:rsidR="00976027">
        <w:rPr>
          <w:szCs w:val="28"/>
        </w:rPr>
        <w:t>9</w:t>
      </w:r>
      <w:r w:rsidR="00120B75" w:rsidRPr="00CB1CAA">
        <w:rPr>
          <w:szCs w:val="28"/>
        </w:rPr>
        <w:t>) Martin oon lähtöisin [</w:t>
      </w:r>
      <w:r w:rsidR="00120B75" w:rsidRPr="00CB1CAA">
        <w:rPr>
          <w:i/>
          <w:szCs w:val="28"/>
        </w:rPr>
        <w:t>kiini</w:t>
      </w:r>
      <w:r w:rsidR="00120B75" w:rsidRPr="00CB1CAA">
        <w:rPr>
          <w:szCs w:val="28"/>
        </w:rPr>
        <w:t xml:space="preserve"> eteläpää</w:t>
      </w:r>
      <w:r w:rsidR="00120B75" w:rsidRPr="00DA6E4F">
        <w:rPr>
          <w:szCs w:val="28"/>
        </w:rPr>
        <w:t>stä</w:t>
      </w:r>
      <w:r w:rsidR="00120B75" w:rsidRPr="00CB1CAA">
        <w:rPr>
          <w:szCs w:val="28"/>
        </w:rPr>
        <w:t xml:space="preserve"> Norjaa].</w:t>
      </w:r>
    </w:p>
    <w:p w14:paraId="1850F0F4" w14:textId="40B0EA41" w:rsidR="002E52FF" w:rsidRPr="002E52FF" w:rsidRDefault="00D108F3" w:rsidP="00120B75">
      <w:pPr>
        <w:rPr>
          <w:szCs w:val="28"/>
        </w:rPr>
      </w:pPr>
      <w:r>
        <w:rPr>
          <w:szCs w:val="28"/>
        </w:rPr>
        <w:t>Adverbit</w:t>
      </w:r>
      <w:r w:rsidR="002E52FF">
        <w:rPr>
          <w:szCs w:val="28"/>
        </w:rPr>
        <w:t xml:space="preserve"> </w:t>
      </w:r>
      <w:r w:rsidR="002E52FF">
        <w:rPr>
          <w:i/>
          <w:szCs w:val="28"/>
        </w:rPr>
        <w:t>kiini</w:t>
      </w:r>
      <w:r w:rsidR="001B127A" w:rsidRPr="001B127A">
        <w:t>(</w:t>
      </w:r>
      <w:r w:rsidR="00FA3212">
        <w:rPr>
          <w:i/>
        </w:rPr>
        <w:t>t</w:t>
      </w:r>
      <w:r w:rsidR="001B127A" w:rsidRPr="001B127A">
        <w:t>)</w:t>
      </w:r>
      <w:r w:rsidR="002E52FF">
        <w:rPr>
          <w:i/>
          <w:szCs w:val="28"/>
        </w:rPr>
        <w:t xml:space="preserve"> </w:t>
      </w:r>
      <w:r>
        <w:rPr>
          <w:szCs w:val="28"/>
        </w:rPr>
        <w:t xml:space="preserve">ja </w:t>
      </w:r>
      <w:r>
        <w:rPr>
          <w:i/>
          <w:szCs w:val="28"/>
        </w:rPr>
        <w:t>asti</w:t>
      </w:r>
      <w:r w:rsidR="001B127A" w:rsidRPr="001B127A">
        <w:rPr>
          <w:szCs w:val="28"/>
        </w:rPr>
        <w:t>(</w:t>
      </w:r>
      <w:r w:rsidR="001B1024">
        <w:rPr>
          <w:i/>
          <w:szCs w:val="28"/>
        </w:rPr>
        <w:t>t</w:t>
      </w:r>
      <w:r w:rsidR="001B127A" w:rsidRPr="001B127A">
        <w:rPr>
          <w:szCs w:val="28"/>
        </w:rPr>
        <w:t>)</w:t>
      </w:r>
      <w:r w:rsidR="0098090B" w:rsidRPr="0098090B">
        <w:rPr>
          <w:szCs w:val="28"/>
        </w:rPr>
        <w:t>/</w:t>
      </w:r>
      <w:r>
        <w:rPr>
          <w:i/>
          <w:szCs w:val="28"/>
        </w:rPr>
        <w:t xml:space="preserve">saakka </w:t>
      </w:r>
      <w:r w:rsidR="002E52FF">
        <w:rPr>
          <w:szCs w:val="28"/>
        </w:rPr>
        <w:t>saat</w:t>
      </w:r>
      <w:r>
        <w:rPr>
          <w:szCs w:val="28"/>
        </w:rPr>
        <w:t xml:space="preserve">taa </w:t>
      </w:r>
      <w:r w:rsidR="002E52FF">
        <w:rPr>
          <w:szCs w:val="28"/>
        </w:rPr>
        <w:t xml:space="preserve">jättäät pois fraasiista </w:t>
      </w:r>
      <w:r w:rsidR="0075485B">
        <w:rPr>
          <w:szCs w:val="28"/>
        </w:rPr>
        <w:t>(</w:t>
      </w:r>
      <w:r w:rsidR="00976027">
        <w:rPr>
          <w:szCs w:val="28"/>
        </w:rPr>
        <w:t>5</w:t>
      </w:r>
      <w:r w:rsidR="002E52FF">
        <w:rPr>
          <w:szCs w:val="28"/>
        </w:rPr>
        <w:t>–</w:t>
      </w:r>
      <w:r w:rsidR="00976027">
        <w:rPr>
          <w:szCs w:val="28"/>
        </w:rPr>
        <w:t>9</w:t>
      </w:r>
      <w:r w:rsidR="002E52FF">
        <w:rPr>
          <w:szCs w:val="28"/>
        </w:rPr>
        <w:t>), ja net oon kuite</w:t>
      </w:r>
      <w:r>
        <w:rPr>
          <w:szCs w:val="28"/>
        </w:rPr>
        <w:t>n</w:t>
      </w:r>
      <w:r w:rsidR="002E52FF">
        <w:rPr>
          <w:szCs w:val="28"/>
        </w:rPr>
        <w:t>ki täyđeliset.</w:t>
      </w:r>
    </w:p>
    <w:p w14:paraId="3544ECCC" w14:textId="4F8231B7" w:rsidR="00F904D4" w:rsidRDefault="00120B75" w:rsidP="00120B75">
      <w:r w:rsidRPr="00CB1CAA">
        <w:t xml:space="preserve">Sanat </w:t>
      </w:r>
      <w:r w:rsidRPr="00CB1CAA">
        <w:rPr>
          <w:i/>
        </w:rPr>
        <w:t>poikki</w:t>
      </w:r>
      <w:r w:rsidR="00BA1173" w:rsidRPr="00BA1173">
        <w:t>(</w:t>
      </w:r>
      <w:r w:rsidR="006E2C45">
        <w:rPr>
          <w:i/>
        </w:rPr>
        <w:t>t</w:t>
      </w:r>
      <w:r w:rsidR="00BA1173" w:rsidRPr="00BA1173">
        <w:t>)</w:t>
      </w:r>
      <w:r w:rsidRPr="00CB1CAA">
        <w:t xml:space="preserve"> ja </w:t>
      </w:r>
      <w:r w:rsidRPr="00CB1CAA">
        <w:rPr>
          <w:i/>
        </w:rPr>
        <w:t>läpi</w:t>
      </w:r>
      <w:r w:rsidR="00BA1173" w:rsidRPr="00BA1173">
        <w:t>(</w:t>
      </w:r>
      <w:r w:rsidR="008214D2">
        <w:rPr>
          <w:i/>
        </w:rPr>
        <w:t>t</w:t>
      </w:r>
      <w:r w:rsidR="00BA1173" w:rsidRPr="00BA1173">
        <w:t>)</w:t>
      </w:r>
      <w:r w:rsidRPr="00CB1CAA">
        <w:t xml:space="preserve"> käyt</w:t>
      </w:r>
      <w:r w:rsidR="003741FB">
        <w:t xml:space="preserve">ethään kans </w:t>
      </w:r>
      <w:r w:rsidR="00DE1419">
        <w:t>adposisuuninna</w:t>
      </w:r>
      <w:r w:rsidR="00D26976">
        <w:t xml:space="preserve"> </w:t>
      </w:r>
      <w:r w:rsidR="0075485B">
        <w:t>(</w:t>
      </w:r>
      <w:r w:rsidR="00D26976">
        <w:t>katto kohđat 10.1.3 ja 10.1.4</w:t>
      </w:r>
      <w:r w:rsidRPr="00CB1CAA">
        <w:t>), mutt</w:t>
      </w:r>
      <w:r w:rsidR="003741FB">
        <w:t xml:space="preserve">a net järjestythään kans paikan </w:t>
      </w:r>
      <w:r w:rsidR="00E30C33">
        <w:t>adverbiitten</w:t>
      </w:r>
      <w:r w:rsidRPr="00CB1CAA">
        <w:t xml:space="preserve"> </w:t>
      </w:r>
      <w:r w:rsidR="0075485B">
        <w:t>(</w:t>
      </w:r>
      <w:r w:rsidR="008214D2">
        <w:t>11</w:t>
      </w:r>
      <w:r w:rsidR="00D118EA">
        <w:t xml:space="preserve">) </w:t>
      </w:r>
      <w:r w:rsidRPr="00CB1CAA">
        <w:t xml:space="preserve">ja semmoisten nomeniitten kans, mikkä oon paikkakaasuksessa </w:t>
      </w:r>
      <w:r w:rsidR="0075485B">
        <w:t>(</w:t>
      </w:r>
      <w:r w:rsidR="008214D2">
        <w:t>10</w:t>
      </w:r>
      <w:r w:rsidR="00D118EA">
        <w:t>, 1</w:t>
      </w:r>
      <w:r w:rsidR="008214D2">
        <w:t>2</w:t>
      </w:r>
      <w:r w:rsidRPr="00CB1CAA">
        <w:t>)</w:t>
      </w:r>
      <w:r w:rsidR="00F904D4">
        <w:t>.</w:t>
      </w:r>
    </w:p>
    <w:p w14:paraId="7CB29EDD" w14:textId="47CBE6D1" w:rsidR="00120B75" w:rsidRPr="00CB1CAA" w:rsidRDefault="0075485B" w:rsidP="00120B75">
      <w:r>
        <w:t>(</w:t>
      </w:r>
      <w:r w:rsidR="00976027">
        <w:t>10</w:t>
      </w:r>
      <w:r w:rsidR="00120B75" w:rsidRPr="00CB1CAA">
        <w:t>) Kyllä sie löyđät sen huonheen, ko menet [</w:t>
      </w:r>
      <w:r w:rsidR="00120B75" w:rsidRPr="00A3331A">
        <w:t>tuosta sillasta</w:t>
      </w:r>
      <w:r w:rsidR="00120B75" w:rsidRPr="00CB1CAA">
        <w:t xml:space="preserve"> </w:t>
      </w:r>
      <w:r w:rsidR="00120B75" w:rsidRPr="00CB1CAA">
        <w:rPr>
          <w:i/>
        </w:rPr>
        <w:t>poikki</w:t>
      </w:r>
      <w:r w:rsidR="00120B75" w:rsidRPr="00CB1CAA">
        <w:t>].</w:t>
      </w:r>
    </w:p>
    <w:p w14:paraId="6B8579FF" w14:textId="09F92BD4" w:rsidR="00120B75" w:rsidRPr="00CB1CAA" w:rsidRDefault="0075485B" w:rsidP="00120B75">
      <w:r>
        <w:t>(</w:t>
      </w:r>
      <w:r w:rsidR="00976027">
        <w:t>11</w:t>
      </w:r>
      <w:r w:rsidR="00120B75" w:rsidRPr="00CB1CAA">
        <w:t>) Aja vain [</w:t>
      </w:r>
      <w:r w:rsidR="00120B75" w:rsidRPr="00A3331A">
        <w:t>sieltä</w:t>
      </w:r>
      <w:r w:rsidR="00120B75" w:rsidRPr="00CB1CAA">
        <w:rPr>
          <w:i/>
        </w:rPr>
        <w:t xml:space="preserve"> läpi</w:t>
      </w:r>
      <w:r w:rsidR="00120B75" w:rsidRPr="00CB1CAA">
        <w:t>], kyllä sieltä päässee.</w:t>
      </w:r>
    </w:p>
    <w:p w14:paraId="7AA61342" w14:textId="72119319" w:rsidR="00120B75" w:rsidRPr="00CB1CAA" w:rsidRDefault="0075485B" w:rsidP="00120B75">
      <w:r>
        <w:t>(</w:t>
      </w:r>
      <w:r w:rsidR="00976027">
        <w:t>12</w:t>
      </w:r>
      <w:r w:rsidR="00120B75" w:rsidRPr="00CB1CAA">
        <w:t xml:space="preserve">) Kynttilän näkö loisti [klasista </w:t>
      </w:r>
      <w:r w:rsidR="00120B75" w:rsidRPr="00CB1CAA">
        <w:rPr>
          <w:i/>
        </w:rPr>
        <w:t>läpi</w:t>
      </w:r>
      <w:r w:rsidR="00120B75" w:rsidRPr="00CB1CAA">
        <w:t>].</w:t>
      </w:r>
    </w:p>
    <w:p w14:paraId="503DD345" w14:textId="77777777" w:rsidR="00120B75" w:rsidRPr="00CB1CAA" w:rsidRDefault="00120B75" w:rsidP="009F1DA3">
      <w:pPr>
        <w:pStyle w:val="Overskrift2"/>
      </w:pPr>
      <w:bookmarkStart w:id="1951" w:name="_Toc226789845"/>
      <w:bookmarkStart w:id="1952" w:name="_Toc241129370"/>
      <w:bookmarkStart w:id="1953" w:name="_Toc311273955"/>
      <w:r w:rsidRPr="00CB1CAA">
        <w:t>Aijan adverbit</w:t>
      </w:r>
      <w:bookmarkEnd w:id="1951"/>
      <w:bookmarkEnd w:id="1952"/>
      <w:bookmarkEnd w:id="1953"/>
    </w:p>
    <w:p w14:paraId="6EDEE77D" w14:textId="5CBB7892" w:rsidR="00120B75" w:rsidRDefault="00120B75" w:rsidP="00120B75">
      <w:r w:rsidRPr="00103F2F">
        <w:rPr>
          <w:smallCaps/>
        </w:rPr>
        <w:t>Aijan adverbit</w:t>
      </w:r>
      <w:r w:rsidRPr="00CB1CAA">
        <w:t xml:space="preserve"> ilmoitethaan aijankohtaa </w:t>
      </w:r>
      <w:r w:rsidR="00376739">
        <w:t>muun aijankohđan suhtheen</w:t>
      </w:r>
      <w:r w:rsidR="004B05C2">
        <w:t xml:space="preserve"> </w:t>
      </w:r>
      <w:r w:rsidR="0075485B">
        <w:t>(</w:t>
      </w:r>
      <w:r w:rsidR="004B05C2">
        <w:t>1)</w:t>
      </w:r>
      <w:r w:rsidRPr="00CB1CAA">
        <w:t>, net muistelhaan, kunka ushein eli kunka kauvoin jotaki tapattuu</w:t>
      </w:r>
      <w:r w:rsidR="004B05C2">
        <w:t xml:space="preserve"> </w:t>
      </w:r>
      <w:r w:rsidR="0075485B">
        <w:t>(</w:t>
      </w:r>
      <w:r w:rsidR="004B05C2">
        <w:t>2)</w:t>
      </w:r>
      <w:r w:rsidRPr="00CB1CAA">
        <w:t xml:space="preserve">, ja kans tapattumisen loppumisen eli alun </w:t>
      </w:r>
      <w:r w:rsidR="00FD45FC">
        <w:t>aijankohđan</w:t>
      </w:r>
      <w:r w:rsidR="004B05C2">
        <w:t xml:space="preserve"> </w:t>
      </w:r>
      <w:r w:rsidR="0075485B">
        <w:t>(</w:t>
      </w:r>
      <w:r w:rsidR="004B05C2">
        <w:t>3)</w:t>
      </w:r>
      <w:r w:rsidRPr="00C5342A">
        <w:t xml:space="preserve">. Net ei koskhaan ole syntaktissa </w:t>
      </w:r>
      <w:r w:rsidR="002B27B2" w:rsidRPr="00C5342A">
        <w:t>komplement</w:t>
      </w:r>
      <w:r w:rsidR="0039000E" w:rsidRPr="00C5342A">
        <w:t>tina</w:t>
      </w:r>
      <w:r w:rsidRPr="00C5342A">
        <w:t xml:space="preserve"> mutta vaphaan adverbiaalin funk</w:t>
      </w:r>
      <w:r w:rsidR="00BB343B" w:rsidRPr="00C5342A">
        <w:t>suuni</w:t>
      </w:r>
      <w:r w:rsidRPr="00C5342A">
        <w:t>ssa.</w:t>
      </w:r>
    </w:p>
    <w:p w14:paraId="59E768E0" w14:textId="66CEA38A" w:rsidR="00612A7C" w:rsidRDefault="0075485B" w:rsidP="00120B75">
      <w:r>
        <w:t>(</w:t>
      </w:r>
      <w:r w:rsidR="00262723">
        <w:t xml:space="preserve">1) </w:t>
      </w:r>
      <w:r w:rsidR="00612A7C" w:rsidRPr="00262723">
        <w:rPr>
          <w:i/>
        </w:rPr>
        <w:t>Eilen</w:t>
      </w:r>
      <w:r w:rsidR="00612A7C">
        <w:t xml:space="preserve"> mie oli</w:t>
      </w:r>
      <w:r w:rsidR="00F83C70">
        <w:t>n</w:t>
      </w:r>
      <w:r w:rsidR="00612A7C">
        <w:t xml:space="preserve"> Alattiossa, </w:t>
      </w:r>
      <w:r w:rsidR="00612A7C" w:rsidRPr="00262723">
        <w:rPr>
          <w:i/>
        </w:rPr>
        <w:t>tääpänä</w:t>
      </w:r>
      <w:r w:rsidR="00612A7C">
        <w:t xml:space="preserve"> mie olen Tromssassa, mutta </w:t>
      </w:r>
      <w:r w:rsidR="00612A7C" w:rsidRPr="00262723">
        <w:rPr>
          <w:i/>
        </w:rPr>
        <w:t>huomena</w:t>
      </w:r>
      <w:r w:rsidR="00612A7C">
        <w:t xml:space="preserve"> mie lähđen Vesisaarheen.</w:t>
      </w:r>
    </w:p>
    <w:p w14:paraId="1DAF4AE5" w14:textId="44C95AF0" w:rsidR="00612A7C" w:rsidRDefault="0075485B" w:rsidP="00120B75">
      <w:r>
        <w:t>(</w:t>
      </w:r>
      <w:r w:rsidR="00262723">
        <w:t xml:space="preserve">2) </w:t>
      </w:r>
      <w:r w:rsidR="00262723" w:rsidRPr="00262723">
        <w:rPr>
          <w:i/>
        </w:rPr>
        <w:t>Muutamisti</w:t>
      </w:r>
      <w:r w:rsidR="00262723">
        <w:t xml:space="preserve"> mie olen surulinen, mutta </w:t>
      </w:r>
      <w:r w:rsidR="00262723" w:rsidRPr="00262723">
        <w:rPr>
          <w:i/>
        </w:rPr>
        <w:t>usheimitten</w:t>
      </w:r>
      <w:r w:rsidR="00262723">
        <w:t xml:space="preserve"> mie olen iloinen.</w:t>
      </w:r>
    </w:p>
    <w:p w14:paraId="32E21834" w14:textId="276E5D6C" w:rsidR="00262723" w:rsidRPr="00CB1CAA" w:rsidRDefault="0075485B" w:rsidP="00120B75">
      <w:r>
        <w:t>(</w:t>
      </w:r>
      <w:r w:rsidR="00262723">
        <w:t xml:space="preserve">3) </w:t>
      </w:r>
      <w:r w:rsidR="00295985">
        <w:t>[</w:t>
      </w:r>
      <w:r w:rsidR="00262723" w:rsidRPr="00262723">
        <w:rPr>
          <w:i/>
        </w:rPr>
        <w:t xml:space="preserve">Kiini </w:t>
      </w:r>
      <w:r w:rsidR="00262723">
        <w:t xml:space="preserve">aamusta </w:t>
      </w:r>
      <w:r w:rsidR="00262723" w:rsidRPr="00262723">
        <w:rPr>
          <w:i/>
        </w:rPr>
        <w:t>saakka</w:t>
      </w:r>
      <w:r w:rsidR="00295985">
        <w:t>]</w:t>
      </w:r>
      <w:r w:rsidR="00262723">
        <w:t xml:space="preserve"> ja </w:t>
      </w:r>
      <w:r w:rsidR="00295985">
        <w:t>[</w:t>
      </w:r>
      <w:r w:rsidR="00262723">
        <w:t xml:space="preserve">ilthaan </w:t>
      </w:r>
      <w:r w:rsidR="00262723" w:rsidRPr="00262723">
        <w:rPr>
          <w:i/>
        </w:rPr>
        <w:t>asti</w:t>
      </w:r>
      <w:r w:rsidR="00295985">
        <w:t>]</w:t>
      </w:r>
      <w:r w:rsidR="00262723">
        <w:t xml:space="preserve"> Liisa tyhä lauleli.</w:t>
      </w:r>
    </w:p>
    <w:p w14:paraId="7863960D" w14:textId="0B82770D" w:rsidR="00120B75" w:rsidRDefault="00120B75" w:rsidP="00847EF7">
      <w:pPr>
        <w:pStyle w:val="Overskrift3"/>
      </w:pPr>
      <w:bookmarkStart w:id="1954" w:name="_Toc226789846"/>
      <w:bookmarkStart w:id="1955" w:name="_Toc241129371"/>
      <w:bookmarkStart w:id="1956" w:name="_Toc311273956"/>
      <w:r w:rsidRPr="00CB1CAA">
        <w:t xml:space="preserve">Aika </w:t>
      </w:r>
      <w:bookmarkEnd w:id="1954"/>
      <w:bookmarkEnd w:id="1955"/>
      <w:r w:rsidR="005931B5">
        <w:t>muun aijan suhtheen</w:t>
      </w:r>
      <w:bookmarkEnd w:id="1956"/>
    </w:p>
    <w:p w14:paraId="1F806371" w14:textId="494DDAF6" w:rsidR="00120B75" w:rsidRPr="00CB1CAA" w:rsidRDefault="00001C8D" w:rsidP="00120B75">
      <w:r>
        <w:t xml:space="preserve">Aikkaa </w:t>
      </w:r>
      <w:r w:rsidR="005931B5">
        <w:t>muun aijankohđan suhtheen</w:t>
      </w:r>
      <w:r w:rsidR="00BD1054">
        <w:t xml:space="preserve"> ilmoit</w:t>
      </w:r>
      <w:r w:rsidR="0021031B">
        <w:t>ethaan</w:t>
      </w:r>
      <w:r w:rsidR="00F7614F">
        <w:t xml:space="preserve"> esimerkiksi seuraavat adverbit:</w:t>
      </w:r>
    </w:p>
    <w:p w14:paraId="1B739D20" w14:textId="4FF0D59D" w:rsidR="00120B75" w:rsidRDefault="00120B75" w:rsidP="00120B75">
      <w:r w:rsidRPr="00CB1CAA">
        <w:rPr>
          <w:i/>
        </w:rPr>
        <w:t>tääpänä</w:t>
      </w:r>
      <w:r w:rsidRPr="00CB1CAA">
        <w:t>,</w:t>
      </w:r>
      <w:r w:rsidRPr="00CB1CAA">
        <w:rPr>
          <w:i/>
        </w:rPr>
        <w:t xml:space="preserve"> eilen</w:t>
      </w:r>
      <w:r w:rsidRPr="00CB1CAA">
        <w:t>,</w:t>
      </w:r>
      <w:r w:rsidRPr="00CB1CAA">
        <w:rPr>
          <w:i/>
        </w:rPr>
        <w:t xml:space="preserve"> huomena</w:t>
      </w:r>
      <w:r w:rsidRPr="00CB1CAA">
        <w:t>,</w:t>
      </w:r>
      <w:r w:rsidRPr="00CB1CAA">
        <w:rPr>
          <w:i/>
        </w:rPr>
        <w:t xml:space="preserve"> ylihuomena</w:t>
      </w:r>
      <w:r w:rsidRPr="00CB1CAA">
        <w:t>,</w:t>
      </w:r>
      <w:r w:rsidRPr="00CB1CAA">
        <w:rPr>
          <w:i/>
        </w:rPr>
        <w:t xml:space="preserve"> toissapäivänä</w:t>
      </w:r>
      <w:r w:rsidRPr="00CB1CAA">
        <w:t>,</w:t>
      </w:r>
      <w:r w:rsidRPr="00CB1CAA">
        <w:rPr>
          <w:i/>
        </w:rPr>
        <w:t xml:space="preserve"> nyt</w:t>
      </w:r>
      <w:r w:rsidRPr="00CB1CAA">
        <w:t>,</w:t>
      </w:r>
      <w:r w:rsidRPr="00CB1CAA">
        <w:rPr>
          <w:i/>
        </w:rPr>
        <w:t xml:space="preserve"> ajoissa</w:t>
      </w:r>
      <w:r w:rsidR="00AE1C31">
        <w:rPr>
          <w:i/>
        </w:rPr>
        <w:t xml:space="preserve"> </w:t>
      </w:r>
      <w:r w:rsidR="00BA1173" w:rsidRPr="00BA1173">
        <w:t>~</w:t>
      </w:r>
      <w:r w:rsidR="00AE1C31">
        <w:rPr>
          <w:i/>
        </w:rPr>
        <w:t xml:space="preserve"> aijala</w:t>
      </w:r>
      <w:r w:rsidRPr="00CB1CAA">
        <w:t>,</w:t>
      </w:r>
      <w:r w:rsidRPr="00CB1CAA">
        <w:rPr>
          <w:i/>
        </w:rPr>
        <w:t xml:space="preserve"> varhain</w:t>
      </w:r>
      <w:r w:rsidRPr="00CB1CAA">
        <w:t>,</w:t>
      </w:r>
      <w:r w:rsidRPr="00CB1CAA">
        <w:rPr>
          <w:i/>
        </w:rPr>
        <w:t xml:space="preserve"> varhemin</w:t>
      </w:r>
      <w:r w:rsidRPr="00CB1CAA">
        <w:t>,</w:t>
      </w:r>
      <w:r w:rsidRPr="00CB1CAA">
        <w:rPr>
          <w:i/>
        </w:rPr>
        <w:t xml:space="preserve"> </w:t>
      </w:r>
      <w:r w:rsidRPr="00DD05E9">
        <w:rPr>
          <w:i/>
        </w:rPr>
        <w:t>hiljain</w:t>
      </w:r>
      <w:r>
        <w:t xml:space="preserve">, </w:t>
      </w:r>
      <w:r w:rsidRPr="00CB1CAA">
        <w:rPr>
          <w:i/>
        </w:rPr>
        <w:t>hiljemin</w:t>
      </w:r>
      <w:r w:rsidRPr="00CB1CAA">
        <w:t>,</w:t>
      </w:r>
      <w:r w:rsidRPr="00CB1CAA">
        <w:rPr>
          <w:i/>
        </w:rPr>
        <w:t xml:space="preserve"> ennen</w:t>
      </w:r>
      <w:r w:rsidRPr="00CB1CAA">
        <w:t>,</w:t>
      </w:r>
      <w:r w:rsidRPr="00CB1CAA">
        <w:rPr>
          <w:i/>
        </w:rPr>
        <w:t xml:space="preserve"> ensin</w:t>
      </w:r>
      <w:r w:rsidRPr="00CB1CAA">
        <w:t>,</w:t>
      </w:r>
      <w:r w:rsidRPr="00CB1CAA">
        <w:rPr>
          <w:i/>
        </w:rPr>
        <w:t xml:space="preserve"> ensistä</w:t>
      </w:r>
      <w:r w:rsidRPr="00CB1CAA">
        <w:t>,</w:t>
      </w:r>
      <w:r w:rsidRPr="00CB1CAA">
        <w:rPr>
          <w:i/>
        </w:rPr>
        <w:t xml:space="preserve"> jälkhiin</w:t>
      </w:r>
      <w:r>
        <w:rPr>
          <w:i/>
        </w:rPr>
        <w:t xml:space="preserve"> </w:t>
      </w:r>
      <w:r w:rsidR="00BA1173" w:rsidRPr="00BA1173">
        <w:t>~</w:t>
      </w:r>
      <w:r>
        <w:rPr>
          <w:i/>
        </w:rPr>
        <w:t xml:space="preserve"> jälkheen</w:t>
      </w:r>
      <w:r w:rsidRPr="00CB1CAA">
        <w:t>,</w:t>
      </w:r>
      <w:r w:rsidRPr="00CB1CAA">
        <w:rPr>
          <w:i/>
        </w:rPr>
        <w:t xml:space="preserve"> jälemin</w:t>
      </w:r>
      <w:r w:rsidRPr="00CB1CAA">
        <w:t>,</w:t>
      </w:r>
      <w:r w:rsidRPr="00CB1CAA">
        <w:rPr>
          <w:i/>
        </w:rPr>
        <w:t xml:space="preserve"> viimeksi</w:t>
      </w:r>
      <w:r w:rsidRPr="00CB1CAA">
        <w:t>,</w:t>
      </w:r>
      <w:r w:rsidRPr="00CB1CAA">
        <w:rPr>
          <w:i/>
        </w:rPr>
        <w:t xml:space="preserve"> e</w:t>
      </w:r>
      <w:r w:rsidR="0075485B">
        <w:t>(</w:t>
      </w:r>
      <w:r w:rsidRPr="00CB1CAA">
        <w:rPr>
          <w:i/>
        </w:rPr>
        <w:t>đ</w:t>
      </w:r>
      <w:r w:rsidRPr="00CB1CAA">
        <w:t>)</w:t>
      </w:r>
      <w:r w:rsidRPr="00CB1CAA">
        <w:rPr>
          <w:i/>
        </w:rPr>
        <w:t xml:space="preserve">eltäkäsin </w:t>
      </w:r>
      <w:r w:rsidR="00BA1173" w:rsidRPr="00BA1173">
        <w:t>~</w:t>
      </w:r>
      <w:r w:rsidRPr="00CB1CAA">
        <w:rPr>
          <w:i/>
        </w:rPr>
        <w:t xml:space="preserve"> e</w:t>
      </w:r>
      <w:r w:rsidR="0075485B">
        <w:t>(</w:t>
      </w:r>
      <w:r w:rsidRPr="00CB1CAA">
        <w:rPr>
          <w:i/>
        </w:rPr>
        <w:t>đ</w:t>
      </w:r>
      <w:r w:rsidRPr="00CB1CAA">
        <w:t>)</w:t>
      </w:r>
      <w:r w:rsidRPr="00CB1CAA">
        <w:rPr>
          <w:i/>
        </w:rPr>
        <w:t>eltäpäin</w:t>
      </w:r>
      <w:r w:rsidRPr="00CB1CAA">
        <w:t>,</w:t>
      </w:r>
      <w:r w:rsidRPr="00CB1CAA">
        <w:rPr>
          <w:i/>
        </w:rPr>
        <w:t xml:space="preserve"> nyky</w:t>
      </w:r>
      <w:r w:rsidR="0075485B" w:rsidRPr="0075485B">
        <w:t>(</w:t>
      </w:r>
      <w:r w:rsidRPr="00CB1CAA">
        <w:rPr>
          <w:i/>
        </w:rPr>
        <w:t>j</w:t>
      </w:r>
      <w:r w:rsidR="0075485B" w:rsidRPr="0075485B">
        <w:t>)</w:t>
      </w:r>
      <w:r w:rsidRPr="00CB1CAA">
        <w:rPr>
          <w:i/>
        </w:rPr>
        <w:t xml:space="preserve">ään </w:t>
      </w:r>
      <w:r w:rsidR="00BA1173" w:rsidRPr="00BA1173">
        <w:t>~</w:t>
      </w:r>
      <w:r w:rsidRPr="00CB1CAA">
        <w:rPr>
          <w:i/>
        </w:rPr>
        <w:t xml:space="preserve"> nykyaikhaan</w:t>
      </w:r>
      <w:r w:rsidRPr="00CB1CAA">
        <w:t>,</w:t>
      </w:r>
      <w:r w:rsidRPr="00CB1CAA">
        <w:rPr>
          <w:i/>
        </w:rPr>
        <w:t xml:space="preserve"> viimiaikhoin</w:t>
      </w:r>
      <w:r w:rsidRPr="00CB1CAA">
        <w:t>,</w:t>
      </w:r>
      <w:r w:rsidRPr="00CB1CAA">
        <w:rPr>
          <w:i/>
        </w:rPr>
        <w:t xml:space="preserve"> vanhaasseen aikhaan</w:t>
      </w:r>
      <w:r w:rsidRPr="00CB1CAA">
        <w:t>,</w:t>
      </w:r>
      <w:r w:rsidRPr="00CB1CAA">
        <w:rPr>
          <w:i/>
        </w:rPr>
        <w:t xml:space="preserve"> alusta </w:t>
      </w:r>
      <w:r w:rsidR="00BA1173" w:rsidRPr="00BA1173">
        <w:t>~</w:t>
      </w:r>
      <w:r w:rsidRPr="00CB1CAA">
        <w:rPr>
          <w:i/>
        </w:rPr>
        <w:t xml:space="preserve"> alusti </w:t>
      </w:r>
      <w:r w:rsidR="00BA1173" w:rsidRPr="00BA1173">
        <w:t>~</w:t>
      </w:r>
      <w:r w:rsidRPr="00CB1CAA">
        <w:rPr>
          <w:i/>
        </w:rPr>
        <w:t xml:space="preserve"> aluksi</w:t>
      </w:r>
      <w:r w:rsidRPr="00CB1CAA">
        <w:t>,</w:t>
      </w:r>
      <w:r w:rsidRPr="00CB1CAA">
        <w:rPr>
          <w:i/>
        </w:rPr>
        <w:t xml:space="preserve"> lopulta</w:t>
      </w:r>
      <w:r w:rsidR="000A4B27">
        <w:rPr>
          <w:i/>
        </w:rPr>
        <w:t xml:space="preserve"> </w:t>
      </w:r>
      <w:r w:rsidR="00BA1173" w:rsidRPr="00BA1173">
        <w:t>~</w:t>
      </w:r>
      <w:r w:rsidRPr="00CB1CAA">
        <w:rPr>
          <w:i/>
        </w:rPr>
        <w:t xml:space="preserve"> lopuksi </w:t>
      </w:r>
      <w:r w:rsidR="00BA1173" w:rsidRPr="00BA1173">
        <w:t>~</w:t>
      </w:r>
      <w:r w:rsidRPr="00CB1CAA">
        <w:rPr>
          <w:i/>
        </w:rPr>
        <w:t xml:space="preserve"> loppuin lopuksi</w:t>
      </w:r>
      <w:r w:rsidRPr="00CB1CAA">
        <w:t>,</w:t>
      </w:r>
      <w:r w:rsidRPr="00CB1CAA">
        <w:rPr>
          <w:i/>
        </w:rPr>
        <w:t xml:space="preserve"> viime</w:t>
      </w:r>
      <w:r w:rsidR="0075485B" w:rsidRPr="0075485B">
        <w:t>(</w:t>
      </w:r>
      <w:r w:rsidRPr="00CB1CAA">
        <w:rPr>
          <w:i/>
        </w:rPr>
        <w:t>i</w:t>
      </w:r>
      <w:r w:rsidR="0075485B" w:rsidRPr="0075485B">
        <w:t>)</w:t>
      </w:r>
      <w:r w:rsidRPr="00CB1CAA">
        <w:rPr>
          <w:i/>
        </w:rPr>
        <w:t>n</w:t>
      </w:r>
      <w:r w:rsidRPr="00CB1CAA">
        <w:t>,</w:t>
      </w:r>
      <w:r w:rsidRPr="00CB1CAA">
        <w:rPr>
          <w:i/>
        </w:rPr>
        <w:t xml:space="preserve"> samassa </w:t>
      </w:r>
      <w:r w:rsidR="00BA1173" w:rsidRPr="00BA1173">
        <w:t>~</w:t>
      </w:r>
      <w:r w:rsidRPr="00CB1CAA">
        <w:rPr>
          <w:i/>
        </w:rPr>
        <w:t xml:space="preserve"> samala </w:t>
      </w:r>
      <w:r w:rsidR="00BA1173" w:rsidRPr="00BA1173">
        <w:t>~</w:t>
      </w:r>
      <w:r w:rsidRPr="00CB1CAA">
        <w:rPr>
          <w:i/>
        </w:rPr>
        <w:t xml:space="preserve"> samala aik</w:t>
      </w:r>
      <w:r w:rsidR="0075485B">
        <w:t>(</w:t>
      </w:r>
      <w:r w:rsidRPr="00CB1CAA">
        <w:rPr>
          <w:i/>
        </w:rPr>
        <w:t>k</w:t>
      </w:r>
      <w:r w:rsidRPr="00CB1CAA">
        <w:t>)</w:t>
      </w:r>
      <w:r w:rsidRPr="00CB1CAA">
        <w:rPr>
          <w:i/>
        </w:rPr>
        <w:t>aa</w:t>
      </w:r>
      <w:r w:rsidRPr="00CB1CAA">
        <w:t>,</w:t>
      </w:r>
      <w:r w:rsidRPr="00CB1CAA">
        <w:rPr>
          <w:i/>
        </w:rPr>
        <w:t xml:space="preserve"> jo</w:t>
      </w:r>
      <w:r w:rsidRPr="00CB1CAA">
        <w:t>,</w:t>
      </w:r>
      <w:r w:rsidRPr="00CB1CAA">
        <w:rPr>
          <w:i/>
        </w:rPr>
        <w:t xml:space="preserve"> vielä</w:t>
      </w:r>
      <w:r w:rsidRPr="00CB1CAA">
        <w:t>,</w:t>
      </w:r>
      <w:r w:rsidRPr="00CB1CAA">
        <w:rPr>
          <w:i/>
        </w:rPr>
        <w:t xml:space="preserve"> vasta</w:t>
      </w:r>
      <w:r w:rsidRPr="00CB1CAA">
        <w:t>,</w:t>
      </w:r>
      <w:r w:rsidRPr="00CB1CAA">
        <w:rPr>
          <w:i/>
        </w:rPr>
        <w:t xml:space="preserve"> äskön</w:t>
      </w:r>
      <w:r w:rsidRPr="00CB1CAA">
        <w:t>,</w:t>
      </w:r>
      <w:r w:rsidRPr="00CB1CAA">
        <w:rPr>
          <w:i/>
        </w:rPr>
        <w:t xml:space="preserve"> hiljan </w:t>
      </w:r>
      <w:r w:rsidR="00BA1173" w:rsidRPr="00BA1173">
        <w:t>~</w:t>
      </w:r>
      <w:r w:rsidRPr="00CB1CAA">
        <w:rPr>
          <w:i/>
        </w:rPr>
        <w:t xml:space="preserve"> hiljattain</w:t>
      </w:r>
      <w:r w:rsidRPr="00CB1CAA">
        <w:t>,</w:t>
      </w:r>
      <w:r w:rsidRPr="00CB1CAA">
        <w:rPr>
          <w:i/>
        </w:rPr>
        <w:t xml:space="preserve"> aikkaa</w:t>
      </w:r>
      <w:r w:rsidRPr="00CB1CAA">
        <w:t>,</w:t>
      </w:r>
      <w:r w:rsidRPr="00CB1CAA">
        <w:rPr>
          <w:i/>
        </w:rPr>
        <w:t xml:space="preserve"> taas</w:t>
      </w:r>
      <w:r w:rsidRPr="00CB1CAA">
        <w:t>,</w:t>
      </w:r>
      <w:r w:rsidRPr="00CB1CAA">
        <w:rPr>
          <w:i/>
        </w:rPr>
        <w:t xml:space="preserve"> justhiin</w:t>
      </w:r>
      <w:r w:rsidRPr="00CB1CAA">
        <w:t>,</w:t>
      </w:r>
      <w:r w:rsidRPr="00CB1CAA">
        <w:rPr>
          <w:i/>
        </w:rPr>
        <w:t xml:space="preserve"> sitte</w:t>
      </w:r>
      <w:r w:rsidRPr="00CB1CAA">
        <w:t>,</w:t>
      </w:r>
      <w:r w:rsidRPr="00CB1CAA">
        <w:rPr>
          <w:i/>
        </w:rPr>
        <w:t xml:space="preserve"> heti</w:t>
      </w:r>
      <w:r w:rsidRPr="00CB1CAA">
        <w:t>,</w:t>
      </w:r>
      <w:r w:rsidRPr="00CB1CAA">
        <w:rPr>
          <w:i/>
        </w:rPr>
        <w:t xml:space="preserve"> paikala</w:t>
      </w:r>
      <w:r w:rsidRPr="00CB1CAA">
        <w:t>,</w:t>
      </w:r>
      <w:r w:rsidRPr="00CB1CAA">
        <w:rPr>
          <w:i/>
        </w:rPr>
        <w:t xml:space="preserve"> varsin</w:t>
      </w:r>
      <w:r w:rsidRPr="00CB1CAA">
        <w:t>,</w:t>
      </w:r>
      <w:r w:rsidRPr="00CB1CAA">
        <w:rPr>
          <w:i/>
        </w:rPr>
        <w:t xml:space="preserve"> yhtäaik</w:t>
      </w:r>
      <w:r w:rsidR="0075485B">
        <w:t>(</w:t>
      </w:r>
      <w:r w:rsidRPr="00CB1CAA">
        <w:rPr>
          <w:i/>
        </w:rPr>
        <w:t>k</w:t>
      </w:r>
      <w:r w:rsidRPr="00CB1CAA">
        <w:t>)</w:t>
      </w:r>
      <w:r w:rsidRPr="00CB1CAA">
        <w:rPr>
          <w:i/>
        </w:rPr>
        <w:t>aa</w:t>
      </w:r>
      <w:r w:rsidRPr="00CB1CAA">
        <w:t>,</w:t>
      </w:r>
      <w:r w:rsidRPr="00CB1CAA">
        <w:rPr>
          <w:i/>
        </w:rPr>
        <w:t xml:space="preserve"> yhtäkkii </w:t>
      </w:r>
      <w:r w:rsidR="00BA1173" w:rsidRPr="00BA1173">
        <w:t>~</w:t>
      </w:r>
      <w:r w:rsidRPr="00CB1CAA">
        <w:rPr>
          <w:i/>
        </w:rPr>
        <w:t xml:space="preserve"> yhtäkkiä</w:t>
      </w:r>
      <w:r w:rsidRPr="00CB1CAA">
        <w:t>,</w:t>
      </w:r>
      <w:r w:rsidRPr="00CB1CAA">
        <w:rPr>
          <w:i/>
        </w:rPr>
        <w:t xml:space="preserve"> toiste</w:t>
      </w:r>
      <w:r w:rsidR="00BA1173" w:rsidRPr="00BA1173">
        <w:t>(</w:t>
      </w:r>
      <w:r w:rsidR="00D21658">
        <w:rPr>
          <w:i/>
        </w:rPr>
        <w:t>t</w:t>
      </w:r>
      <w:r w:rsidR="00BA1173" w:rsidRPr="00BA1173">
        <w:t>)</w:t>
      </w:r>
      <w:r w:rsidRPr="00CB1CAA">
        <w:t>,</w:t>
      </w:r>
      <w:r w:rsidRPr="00CB1CAA">
        <w:rPr>
          <w:i/>
        </w:rPr>
        <w:t xml:space="preserve"> uu</w:t>
      </w:r>
      <w:r w:rsidR="0075485B">
        <w:t>(</w:t>
      </w:r>
      <w:r w:rsidRPr="00CB1CAA">
        <w:rPr>
          <w:i/>
        </w:rPr>
        <w:t>đ</w:t>
      </w:r>
      <w:r w:rsidRPr="00CB1CAA">
        <w:t>)</w:t>
      </w:r>
      <w:r w:rsidRPr="00CB1CAA">
        <w:rPr>
          <w:i/>
        </w:rPr>
        <w:t>esti</w:t>
      </w:r>
      <w:r w:rsidRPr="00CB1CAA">
        <w:t>,</w:t>
      </w:r>
      <w:r w:rsidRPr="00CB1CAA">
        <w:rPr>
          <w:i/>
        </w:rPr>
        <w:t xml:space="preserve"> taas</w:t>
      </w:r>
      <w:r w:rsidRPr="00CB1CAA">
        <w:t>,</w:t>
      </w:r>
      <w:r w:rsidRPr="00CB1CAA">
        <w:rPr>
          <w:i/>
        </w:rPr>
        <w:t xml:space="preserve"> sitte vasta</w:t>
      </w:r>
      <w:r w:rsidR="001B127A" w:rsidRPr="001B127A">
        <w:t>.</w:t>
      </w:r>
    </w:p>
    <w:p w14:paraId="475CAF1C" w14:textId="256E3C18" w:rsidR="00B35136" w:rsidRPr="00B35136" w:rsidRDefault="00B35136" w:rsidP="00120B75">
      <w:r>
        <w:t>Esimerkkii käytöstä</w:t>
      </w:r>
      <w:r w:rsidR="00BD1054">
        <w:t xml:space="preserve"> (1–3)</w:t>
      </w:r>
      <w:r>
        <w:t>:</w:t>
      </w:r>
    </w:p>
    <w:p w14:paraId="701E325A" w14:textId="220103E4" w:rsidR="00A03769" w:rsidRPr="00BD1054" w:rsidRDefault="00B35136" w:rsidP="00120B75">
      <w:r>
        <w:t>(1)</w:t>
      </w:r>
      <w:r>
        <w:rPr>
          <w:i/>
        </w:rPr>
        <w:t xml:space="preserve"> </w:t>
      </w:r>
      <w:r w:rsidR="00BD1054">
        <w:rPr>
          <w:i/>
        </w:rPr>
        <w:t xml:space="preserve">Varhemin </w:t>
      </w:r>
      <w:r w:rsidR="00BD1054">
        <w:t xml:space="preserve">mie asuin Kaivuonossa, Raishiin mie siiryin </w:t>
      </w:r>
      <w:r w:rsidR="00BD1054" w:rsidRPr="00A23497">
        <w:rPr>
          <w:i/>
        </w:rPr>
        <w:t>hi</w:t>
      </w:r>
      <w:r w:rsidR="00A23497" w:rsidRPr="00A23497">
        <w:rPr>
          <w:i/>
        </w:rPr>
        <w:t>ljan</w:t>
      </w:r>
      <w:r w:rsidR="00A23497">
        <w:t xml:space="preserve">, mutta </w:t>
      </w:r>
      <w:r w:rsidR="00A23497" w:rsidRPr="00A23497">
        <w:rPr>
          <w:i/>
        </w:rPr>
        <w:t xml:space="preserve">heti </w:t>
      </w:r>
      <w:r w:rsidR="00FC7AC2">
        <w:t>mie taas ai</w:t>
      </w:r>
      <w:r w:rsidR="00A23497">
        <w:t>on siirt</w:t>
      </w:r>
      <w:r w:rsidR="00FC7AC2">
        <w:t>yät</w:t>
      </w:r>
      <w:r w:rsidR="00A23497">
        <w:t xml:space="preserve"> takasin Kaivuonhoon.</w:t>
      </w:r>
    </w:p>
    <w:p w14:paraId="3A9856BC" w14:textId="34432761" w:rsidR="00B35136" w:rsidRDefault="00B35136" w:rsidP="00120B75">
      <w:r>
        <w:t xml:space="preserve">(2) Jos net kallaa saava, se oon ostaja </w:t>
      </w:r>
      <w:r w:rsidRPr="00B35136">
        <w:rPr>
          <w:i/>
        </w:rPr>
        <w:t>varsin</w:t>
      </w:r>
      <w:r>
        <w:t>.</w:t>
      </w:r>
    </w:p>
    <w:p w14:paraId="30B4FE62" w14:textId="379FDF35" w:rsidR="00B35136" w:rsidRPr="00A03769" w:rsidRDefault="00B35136" w:rsidP="00120B75">
      <w:r>
        <w:t>(3)</w:t>
      </w:r>
      <w:r>
        <w:rPr>
          <w:i/>
        </w:rPr>
        <w:t xml:space="preserve"> </w:t>
      </w:r>
      <w:r w:rsidRPr="00B35136">
        <w:rPr>
          <w:i/>
        </w:rPr>
        <w:t>Viimiaikhoin</w:t>
      </w:r>
      <w:r>
        <w:t xml:space="preserve"> oon ollu </w:t>
      </w:r>
      <w:r w:rsidR="001D5BD2">
        <w:t xml:space="preserve">ihmisillä </w:t>
      </w:r>
      <w:r>
        <w:t xml:space="preserve">fiinit piilit, mutta </w:t>
      </w:r>
      <w:r w:rsidRPr="00B35136">
        <w:rPr>
          <w:i/>
        </w:rPr>
        <w:t>vanhaassen aikhaan</w:t>
      </w:r>
      <w:r>
        <w:t xml:space="preserve"> net olthiin huonot.</w:t>
      </w:r>
    </w:p>
    <w:p w14:paraId="3D5F9B82" w14:textId="77777777" w:rsidR="00120B75" w:rsidRDefault="00120B75" w:rsidP="00847EF7">
      <w:pPr>
        <w:pStyle w:val="Overskrift3"/>
      </w:pPr>
      <w:bookmarkStart w:id="1957" w:name="_Toc226789847"/>
      <w:bookmarkStart w:id="1958" w:name="_Toc241129372"/>
      <w:bookmarkStart w:id="1959" w:name="_Toc311273957"/>
      <w:r w:rsidRPr="00CB1CAA">
        <w:t>Jatkuuva ja toistuuva aika</w:t>
      </w:r>
      <w:bookmarkEnd w:id="1957"/>
      <w:bookmarkEnd w:id="1958"/>
      <w:bookmarkEnd w:id="1959"/>
    </w:p>
    <w:p w14:paraId="17DD9DA0" w14:textId="5140A251" w:rsidR="00120B75" w:rsidRPr="00CB1CAA" w:rsidRDefault="00120B75" w:rsidP="00120B75">
      <w:r w:rsidRPr="00CB1CAA">
        <w:t>Jatkuuvaa aikkaa eli sitä, kunka ushein jotaki tapattuu, ilmoitethaan</w:t>
      </w:r>
      <w:r w:rsidR="001D5BD2">
        <w:t xml:space="preserve"> esimerkiksi seuraavat adverbit:</w:t>
      </w:r>
    </w:p>
    <w:p w14:paraId="2BF4BCF9" w14:textId="35A330FA" w:rsidR="00120B75" w:rsidRDefault="00120B75" w:rsidP="00120B75">
      <w:pPr>
        <w:rPr>
          <w:i/>
        </w:rPr>
      </w:pPr>
      <w:r w:rsidRPr="00CB1CAA">
        <w:rPr>
          <w:i/>
        </w:rPr>
        <w:t>aina</w:t>
      </w:r>
      <w:r w:rsidRPr="00CB1CAA">
        <w:t>,</w:t>
      </w:r>
      <w:r w:rsidRPr="00CB1CAA">
        <w:rPr>
          <w:i/>
        </w:rPr>
        <w:t xml:space="preserve"> tasan</w:t>
      </w:r>
      <w:r w:rsidRPr="00CB1CAA">
        <w:t>,</w:t>
      </w:r>
      <w:r w:rsidRPr="00CB1CAA">
        <w:rPr>
          <w:i/>
        </w:rPr>
        <w:t xml:space="preserve"> iänkaikkisesti</w:t>
      </w:r>
      <w:r w:rsidRPr="00CB1CAA">
        <w:t>,</w:t>
      </w:r>
      <w:r w:rsidRPr="00CB1CAA">
        <w:rPr>
          <w:i/>
        </w:rPr>
        <w:t xml:space="preserve"> jatku</w:t>
      </w:r>
      <w:r w:rsidR="0075485B" w:rsidRPr="0075485B">
        <w:t>(</w:t>
      </w:r>
      <w:r>
        <w:rPr>
          <w:i/>
        </w:rPr>
        <w:t>u</w:t>
      </w:r>
      <w:r w:rsidR="0075485B" w:rsidRPr="0075485B">
        <w:t>)</w:t>
      </w:r>
      <w:r w:rsidRPr="00CB1CAA">
        <w:rPr>
          <w:i/>
        </w:rPr>
        <w:t>vasti</w:t>
      </w:r>
      <w:r w:rsidRPr="00CB1CAA">
        <w:t>,</w:t>
      </w:r>
      <w:r w:rsidRPr="00CB1CAA">
        <w:rPr>
          <w:i/>
        </w:rPr>
        <w:t xml:space="preserve"> kaikesti</w:t>
      </w:r>
      <w:r w:rsidRPr="00CB1CAA">
        <w:t>,</w:t>
      </w:r>
      <w:r w:rsidRPr="00CB1CAA">
        <w:rPr>
          <w:i/>
        </w:rPr>
        <w:t xml:space="preserve"> </w:t>
      </w:r>
      <w:r w:rsidR="0075485B">
        <w:t>(</w:t>
      </w:r>
      <w:r w:rsidRPr="00CB1CAA">
        <w:rPr>
          <w:i/>
        </w:rPr>
        <w:t>ei</w:t>
      </w:r>
      <w:r w:rsidRPr="00CB1CAA">
        <w:t>)</w:t>
      </w:r>
      <w:r w:rsidRPr="00CB1CAA">
        <w:rPr>
          <w:i/>
        </w:rPr>
        <w:t xml:space="preserve"> koskhaan</w:t>
      </w:r>
      <w:r w:rsidRPr="00CB1CAA">
        <w:t>,</w:t>
      </w:r>
      <w:r w:rsidRPr="00CB1CAA">
        <w:rPr>
          <w:i/>
        </w:rPr>
        <w:t xml:space="preserve"> ylheensä</w:t>
      </w:r>
      <w:r w:rsidRPr="00CB1CAA">
        <w:t>,</w:t>
      </w:r>
      <w:r w:rsidRPr="00CB1CAA">
        <w:rPr>
          <w:i/>
        </w:rPr>
        <w:t xml:space="preserve"> tavalisesti</w:t>
      </w:r>
      <w:r w:rsidRPr="00CB1CAA">
        <w:t>,</w:t>
      </w:r>
      <w:r w:rsidRPr="00CB1CAA">
        <w:rPr>
          <w:i/>
        </w:rPr>
        <w:t xml:space="preserve"> myöthäänsä </w:t>
      </w:r>
      <w:r w:rsidR="00BA1173" w:rsidRPr="00BA1173">
        <w:t>~</w:t>
      </w:r>
      <w:r w:rsidRPr="00CB1CAA">
        <w:rPr>
          <w:i/>
        </w:rPr>
        <w:t xml:space="preserve"> myötään</w:t>
      </w:r>
      <w:r w:rsidRPr="00CB1CAA">
        <w:t>,</w:t>
      </w:r>
      <w:r w:rsidRPr="00CB1CAA">
        <w:rPr>
          <w:i/>
        </w:rPr>
        <w:t xml:space="preserve"> yhtenhään</w:t>
      </w:r>
      <w:r w:rsidRPr="00CB1CAA">
        <w:t>,</w:t>
      </w:r>
      <w:r w:rsidR="00DB22C2">
        <w:rPr>
          <w:i/>
        </w:rPr>
        <w:t xml:space="preserve"> ushein</w:t>
      </w:r>
      <w:r w:rsidR="00F90F7E">
        <w:rPr>
          <w:i/>
        </w:rPr>
        <w:t xml:space="preserve"> </w:t>
      </w:r>
      <w:r w:rsidR="00BA1173" w:rsidRPr="00BA1173">
        <w:t>~</w:t>
      </w:r>
      <w:r w:rsidR="00F90F7E">
        <w:rPr>
          <w:i/>
        </w:rPr>
        <w:t xml:space="preserve"> usheen</w:t>
      </w:r>
      <w:r w:rsidR="00DB22C2">
        <w:rPr>
          <w:i/>
        </w:rPr>
        <w:t xml:space="preserve"> </w:t>
      </w:r>
      <w:r w:rsidR="00BA1173" w:rsidRPr="00BA1173">
        <w:t>~</w:t>
      </w:r>
      <w:r w:rsidR="00DB22C2">
        <w:rPr>
          <w:i/>
        </w:rPr>
        <w:t xml:space="preserve"> ussein</w:t>
      </w:r>
      <w:r w:rsidR="001B127A" w:rsidRPr="001B127A">
        <w:t>,</w:t>
      </w:r>
      <w:r w:rsidRPr="00CB1CAA">
        <w:rPr>
          <w:i/>
        </w:rPr>
        <w:t xml:space="preserve"> usseesti </w:t>
      </w:r>
      <w:r w:rsidR="00BA1173" w:rsidRPr="00BA1173">
        <w:t>~</w:t>
      </w:r>
      <w:r w:rsidRPr="00CB1CAA">
        <w:rPr>
          <w:i/>
        </w:rPr>
        <w:t xml:space="preserve"> useasti </w:t>
      </w:r>
      <w:r w:rsidR="00BA1173" w:rsidRPr="00BA1173">
        <w:t>~</w:t>
      </w:r>
      <w:r w:rsidRPr="00CB1CAA">
        <w:rPr>
          <w:i/>
        </w:rPr>
        <w:t xml:space="preserve"> usiasti</w:t>
      </w:r>
      <w:r w:rsidRPr="00CB1CAA">
        <w:t>,</w:t>
      </w:r>
      <w:r w:rsidR="00DB22C2">
        <w:rPr>
          <w:i/>
        </w:rPr>
        <w:t xml:space="preserve"> ush</w:t>
      </w:r>
      <w:r w:rsidRPr="00CB1CAA">
        <w:rPr>
          <w:i/>
        </w:rPr>
        <w:t xml:space="preserve">eemin </w:t>
      </w:r>
      <w:r w:rsidR="00BA1173" w:rsidRPr="00BA1173">
        <w:t>~</w:t>
      </w:r>
      <w:r w:rsidRPr="00CB1CAA">
        <w:rPr>
          <w:i/>
        </w:rPr>
        <w:t xml:space="preserve"> useammin </w:t>
      </w:r>
      <w:r w:rsidR="00BA1173" w:rsidRPr="00BA1173">
        <w:t>~</w:t>
      </w:r>
      <w:r w:rsidRPr="00CB1CAA">
        <w:rPr>
          <w:i/>
        </w:rPr>
        <w:t xml:space="preserve"> usiammasti</w:t>
      </w:r>
      <w:r w:rsidRPr="00CB1CAA">
        <w:t>,</w:t>
      </w:r>
      <w:r w:rsidRPr="00CB1CAA">
        <w:rPr>
          <w:i/>
        </w:rPr>
        <w:t xml:space="preserve"> </w:t>
      </w:r>
      <w:r w:rsidR="00DB22C2">
        <w:rPr>
          <w:i/>
        </w:rPr>
        <w:t xml:space="preserve">usheimitten </w:t>
      </w:r>
      <w:r w:rsidR="00BA1173" w:rsidRPr="00BA1173">
        <w:t>~</w:t>
      </w:r>
      <w:r w:rsidR="00DB22C2">
        <w:rPr>
          <w:i/>
        </w:rPr>
        <w:t xml:space="preserve"> usseimitten</w:t>
      </w:r>
      <w:r w:rsidR="001B127A" w:rsidRPr="001B127A">
        <w:t>,</w:t>
      </w:r>
      <w:r w:rsidR="00DB22C2">
        <w:rPr>
          <w:i/>
        </w:rPr>
        <w:t xml:space="preserve"> </w:t>
      </w:r>
      <w:r w:rsidRPr="00CB1CAA">
        <w:rPr>
          <w:i/>
        </w:rPr>
        <w:t xml:space="preserve">tihheesti </w:t>
      </w:r>
      <w:r w:rsidR="00BA1173" w:rsidRPr="00BA1173">
        <w:t>~</w:t>
      </w:r>
      <w:r w:rsidRPr="00CB1CAA">
        <w:rPr>
          <w:i/>
        </w:rPr>
        <w:t xml:space="preserve"> tiheästi </w:t>
      </w:r>
      <w:r w:rsidR="00BA1173" w:rsidRPr="00BA1173">
        <w:t>~</w:t>
      </w:r>
      <w:r w:rsidRPr="00CB1CAA">
        <w:rPr>
          <w:i/>
        </w:rPr>
        <w:t xml:space="preserve"> tihiästi</w:t>
      </w:r>
      <w:r w:rsidRPr="00CB1CAA">
        <w:t>,</w:t>
      </w:r>
      <w:r w:rsidRPr="00CB1CAA">
        <w:rPr>
          <w:i/>
        </w:rPr>
        <w:t xml:space="preserve"> monesti</w:t>
      </w:r>
      <w:r w:rsidRPr="00CB1CAA">
        <w:t>,</w:t>
      </w:r>
      <w:r w:rsidRPr="00CB1CAA">
        <w:rPr>
          <w:i/>
        </w:rPr>
        <w:t xml:space="preserve"> joskus</w:t>
      </w:r>
      <w:r w:rsidRPr="00CB1CAA">
        <w:t>,</w:t>
      </w:r>
      <w:r w:rsidRPr="00CB1CAA">
        <w:rPr>
          <w:i/>
        </w:rPr>
        <w:t xml:space="preserve"> muutamesti </w:t>
      </w:r>
      <w:r w:rsidR="00BA1173" w:rsidRPr="00BA1173">
        <w:t>~</w:t>
      </w:r>
      <w:r w:rsidRPr="00CB1CAA">
        <w:rPr>
          <w:i/>
        </w:rPr>
        <w:t xml:space="preserve"> muutamisti</w:t>
      </w:r>
      <w:r w:rsidRPr="00CB1CAA">
        <w:t>,</w:t>
      </w:r>
      <w:r w:rsidRPr="00CB1CAA">
        <w:rPr>
          <w:i/>
        </w:rPr>
        <w:t xml:space="preserve"> toisinhaan</w:t>
      </w:r>
      <w:r w:rsidRPr="00CB1CAA">
        <w:t>,</w:t>
      </w:r>
      <w:r w:rsidRPr="00CB1CAA">
        <w:rPr>
          <w:i/>
        </w:rPr>
        <w:t xml:space="preserve"> välilä </w:t>
      </w:r>
      <w:r w:rsidR="00BA1173" w:rsidRPr="00BA1173">
        <w:t>~</w:t>
      </w:r>
      <w:r w:rsidRPr="00CB1CAA">
        <w:rPr>
          <w:i/>
        </w:rPr>
        <w:t xml:space="preserve"> välhiin </w:t>
      </w:r>
      <w:r w:rsidR="00BA1173" w:rsidRPr="00BA1173">
        <w:t>~</w:t>
      </w:r>
      <w:r w:rsidRPr="00CB1CAA">
        <w:rPr>
          <w:i/>
        </w:rPr>
        <w:t xml:space="preserve"> välistä</w:t>
      </w:r>
      <w:r w:rsidRPr="00CB1CAA">
        <w:t>,</w:t>
      </w:r>
      <w:r w:rsidRPr="00CB1CAA">
        <w:rPr>
          <w:i/>
        </w:rPr>
        <w:t xml:space="preserve"> tuoloin tällöin</w:t>
      </w:r>
      <w:r w:rsidRPr="00CB1CAA">
        <w:t>,</w:t>
      </w:r>
      <w:r w:rsidRPr="00CB1CAA">
        <w:rPr>
          <w:i/>
        </w:rPr>
        <w:t xml:space="preserve"> toisin ai</w:t>
      </w:r>
      <w:r w:rsidR="0075485B" w:rsidRPr="0075485B">
        <w:t>(</w:t>
      </w:r>
      <w:r w:rsidRPr="00CB1CAA">
        <w:rPr>
          <w:i/>
        </w:rPr>
        <w:t>j</w:t>
      </w:r>
      <w:r w:rsidR="0075485B" w:rsidRPr="0075485B">
        <w:t>)</w:t>
      </w:r>
      <w:r w:rsidRPr="00CB1CAA">
        <w:rPr>
          <w:i/>
        </w:rPr>
        <w:t>oin</w:t>
      </w:r>
      <w:r w:rsidRPr="00CB1CAA">
        <w:t>,</w:t>
      </w:r>
      <w:r w:rsidRPr="00CB1CAA">
        <w:rPr>
          <w:i/>
        </w:rPr>
        <w:t xml:space="preserve"> aina koskaki</w:t>
      </w:r>
      <w:r w:rsidRPr="00CB1CAA">
        <w:t>,</w:t>
      </w:r>
      <w:r w:rsidRPr="00CB1CAA">
        <w:rPr>
          <w:i/>
        </w:rPr>
        <w:t xml:space="preserve"> vähitellen</w:t>
      </w:r>
      <w:r w:rsidRPr="00CB1CAA">
        <w:t>,</w:t>
      </w:r>
      <w:r w:rsidRPr="00CB1CAA">
        <w:rPr>
          <w:i/>
        </w:rPr>
        <w:t xml:space="preserve"> harvo</w:t>
      </w:r>
      <w:r w:rsidR="0075485B" w:rsidRPr="0075485B">
        <w:t>(</w:t>
      </w:r>
      <w:r w:rsidRPr="00CB1CAA">
        <w:rPr>
          <w:i/>
        </w:rPr>
        <w:t>i</w:t>
      </w:r>
      <w:r w:rsidR="0075485B" w:rsidRPr="0075485B">
        <w:t>)</w:t>
      </w:r>
      <w:r w:rsidRPr="00CB1CAA">
        <w:rPr>
          <w:i/>
        </w:rPr>
        <w:t xml:space="preserve">n </w:t>
      </w:r>
      <w:r w:rsidR="00BA1173" w:rsidRPr="00BA1173">
        <w:t>~</w:t>
      </w:r>
      <w:r w:rsidRPr="00CB1CAA">
        <w:rPr>
          <w:i/>
        </w:rPr>
        <w:t xml:space="preserve"> harvakseen </w:t>
      </w:r>
      <w:r w:rsidR="00BA1173" w:rsidRPr="00BA1173">
        <w:t>~</w:t>
      </w:r>
      <w:r w:rsidRPr="00CB1CAA">
        <w:rPr>
          <w:i/>
        </w:rPr>
        <w:t xml:space="preserve"> harvotellen </w:t>
      </w:r>
      <w:r w:rsidR="00BA1173" w:rsidRPr="00BA1173">
        <w:t>~</w:t>
      </w:r>
      <w:r w:rsidRPr="00CB1CAA">
        <w:rPr>
          <w:i/>
        </w:rPr>
        <w:t xml:space="preserve"> harvhaan</w:t>
      </w:r>
      <w:r w:rsidRPr="00CB1CAA">
        <w:t>,</w:t>
      </w:r>
      <w:r w:rsidRPr="00CB1CAA">
        <w:rPr>
          <w:i/>
        </w:rPr>
        <w:t xml:space="preserve"> harvemin</w:t>
      </w:r>
      <w:r w:rsidRPr="00CB1CAA">
        <w:t>,</w:t>
      </w:r>
      <w:r w:rsidRPr="00CB1CAA">
        <w:rPr>
          <w:i/>
        </w:rPr>
        <w:t xml:space="preserve"> harviimasti</w:t>
      </w:r>
      <w:r w:rsidRPr="00CB1CAA">
        <w:t>,</w:t>
      </w:r>
      <w:r w:rsidR="00847EF7">
        <w:t xml:space="preserve"> </w:t>
      </w:r>
      <w:r w:rsidR="00847EF7">
        <w:rPr>
          <w:i/>
        </w:rPr>
        <w:t>päivälisesti</w:t>
      </w:r>
      <w:r w:rsidR="0075485B" w:rsidRPr="0075485B">
        <w:t>,</w:t>
      </w:r>
      <w:r w:rsidRPr="00CB1CAA">
        <w:rPr>
          <w:i/>
        </w:rPr>
        <w:t xml:space="preserve"> vuotisesti</w:t>
      </w:r>
      <w:r w:rsidRPr="00CB1CAA">
        <w:t>,</w:t>
      </w:r>
      <w:r w:rsidR="00055E0B">
        <w:rPr>
          <w:i/>
        </w:rPr>
        <w:t xml:space="preserve"> kerran</w:t>
      </w:r>
      <w:r w:rsidR="00A83669" w:rsidRPr="00A83669">
        <w:t>,</w:t>
      </w:r>
      <w:r w:rsidRPr="00CB1CAA">
        <w:rPr>
          <w:i/>
        </w:rPr>
        <w:t xml:space="preserve"> yh</w:t>
      </w:r>
      <w:r w:rsidR="0075485B">
        <w:t>(</w:t>
      </w:r>
      <w:r w:rsidRPr="00CB1CAA">
        <w:rPr>
          <w:i/>
        </w:rPr>
        <w:t>đ</w:t>
      </w:r>
      <w:r w:rsidRPr="00CB1CAA">
        <w:t>)</w:t>
      </w:r>
      <w:r w:rsidRPr="00CB1CAA">
        <w:rPr>
          <w:i/>
        </w:rPr>
        <w:t>esti</w:t>
      </w:r>
      <w:r w:rsidRPr="00CB1CAA">
        <w:t>,</w:t>
      </w:r>
      <w:r w:rsidRPr="00CB1CAA">
        <w:rPr>
          <w:i/>
        </w:rPr>
        <w:t xml:space="preserve"> kah</w:t>
      </w:r>
      <w:r w:rsidR="0075485B">
        <w:t>(</w:t>
      </w:r>
      <w:r w:rsidRPr="00CB1CAA">
        <w:rPr>
          <w:i/>
        </w:rPr>
        <w:t>đ</w:t>
      </w:r>
      <w:r w:rsidRPr="00CB1CAA">
        <w:t>)</w:t>
      </w:r>
      <w:r w:rsidRPr="00CB1CAA">
        <w:rPr>
          <w:i/>
        </w:rPr>
        <w:t>esti</w:t>
      </w:r>
      <w:r w:rsidRPr="00CB1CAA">
        <w:t>,</w:t>
      </w:r>
      <w:r w:rsidRPr="00CB1CAA">
        <w:rPr>
          <w:i/>
        </w:rPr>
        <w:t xml:space="preserve"> kolmesti</w:t>
      </w:r>
      <w:r w:rsidRPr="00CB1CAA">
        <w:t>,</w:t>
      </w:r>
      <w:r w:rsidR="00612A7C">
        <w:rPr>
          <w:i/>
        </w:rPr>
        <w:t xml:space="preserve"> neljesti </w:t>
      </w:r>
      <w:r w:rsidR="00BA1173" w:rsidRPr="00BA1173">
        <w:t>~</w:t>
      </w:r>
      <w:r w:rsidR="00612A7C">
        <w:rPr>
          <w:i/>
        </w:rPr>
        <w:t xml:space="preserve"> neljästi</w:t>
      </w:r>
      <w:r w:rsidR="001B127A" w:rsidRPr="001B127A">
        <w:t>.</w:t>
      </w:r>
    </w:p>
    <w:p w14:paraId="4553A89B" w14:textId="35781914" w:rsidR="00F633AA" w:rsidRPr="00F633AA" w:rsidRDefault="00F633AA" w:rsidP="00120B75">
      <w:r>
        <w:t>Esimerkkii (1–3):</w:t>
      </w:r>
    </w:p>
    <w:p w14:paraId="0428B93A" w14:textId="2B9CA008" w:rsidR="00B46302" w:rsidRDefault="007537B8" w:rsidP="00120B75">
      <w:r>
        <w:t xml:space="preserve">(1) </w:t>
      </w:r>
      <w:r w:rsidR="00B46302">
        <w:t xml:space="preserve">Meile tullee </w:t>
      </w:r>
      <w:r w:rsidR="00F633AA">
        <w:t xml:space="preserve">nyt </w:t>
      </w:r>
      <w:r w:rsidR="00B46302">
        <w:t xml:space="preserve">posti </w:t>
      </w:r>
      <w:r w:rsidR="00B46302" w:rsidRPr="00F633AA">
        <w:rPr>
          <w:i/>
        </w:rPr>
        <w:t>päivälisesti</w:t>
      </w:r>
      <w:r w:rsidR="00B46302">
        <w:t xml:space="preserve">, mutta </w:t>
      </w:r>
      <w:r w:rsidR="00F633AA">
        <w:t>varhemin</w:t>
      </w:r>
      <w:r w:rsidR="00B46302">
        <w:t xml:space="preserve"> se tuli </w:t>
      </w:r>
      <w:r w:rsidR="00B46302" w:rsidRPr="00F633AA">
        <w:rPr>
          <w:i/>
        </w:rPr>
        <w:t>harvotellen</w:t>
      </w:r>
      <w:r w:rsidR="00B46302">
        <w:t>.</w:t>
      </w:r>
    </w:p>
    <w:p w14:paraId="295690A2" w14:textId="21492360" w:rsidR="00B46302" w:rsidRDefault="007537B8" w:rsidP="00120B75">
      <w:r>
        <w:t xml:space="preserve">(2) </w:t>
      </w:r>
      <w:r w:rsidR="00B46302">
        <w:t xml:space="preserve">Kranni käy meilä </w:t>
      </w:r>
      <w:r w:rsidR="00B46302" w:rsidRPr="00D770F6">
        <w:rPr>
          <w:i/>
        </w:rPr>
        <w:t>myöthäänsä</w:t>
      </w:r>
      <w:r w:rsidR="00B46302">
        <w:t xml:space="preserve">, ja </w:t>
      </w:r>
      <w:r w:rsidR="00B46302" w:rsidRPr="00D770F6">
        <w:rPr>
          <w:i/>
        </w:rPr>
        <w:t>usheimitten</w:t>
      </w:r>
      <w:r w:rsidR="00B46302">
        <w:t xml:space="preserve"> sillä oon kakkoi myötä.</w:t>
      </w:r>
    </w:p>
    <w:p w14:paraId="526546C7" w14:textId="0DDEE76E" w:rsidR="007537B8" w:rsidRPr="00B46302" w:rsidRDefault="007537B8" w:rsidP="00120B75">
      <w:r>
        <w:t xml:space="preserve">(3) Ei meilä </w:t>
      </w:r>
      <w:r w:rsidRPr="007537B8">
        <w:rPr>
          <w:i/>
        </w:rPr>
        <w:t>kaikesti</w:t>
      </w:r>
      <w:r>
        <w:t xml:space="preserve"> ollu kannoi mutta </w:t>
      </w:r>
      <w:r w:rsidRPr="007537B8">
        <w:rPr>
          <w:i/>
        </w:rPr>
        <w:t>muutamesti</w:t>
      </w:r>
      <w:r>
        <w:t xml:space="preserve"> kyllä.</w:t>
      </w:r>
    </w:p>
    <w:p w14:paraId="6702589F" w14:textId="74022A2F" w:rsidR="00120B75" w:rsidRPr="00CB1CAA" w:rsidRDefault="00120B75" w:rsidP="00365767">
      <w:pPr>
        <w:pStyle w:val="Overskrift3"/>
      </w:pPr>
      <w:bookmarkStart w:id="1960" w:name="_Toc226789848"/>
      <w:bookmarkStart w:id="1961" w:name="_Toc241129373"/>
      <w:bookmarkStart w:id="1962" w:name="_Toc311273958"/>
      <w:r w:rsidRPr="00CB1CAA">
        <w:t xml:space="preserve">Aijan </w:t>
      </w:r>
      <w:r>
        <w:t>al</w:t>
      </w:r>
      <w:r w:rsidRPr="00CB1CAA">
        <w:t xml:space="preserve">ku- ja loppukohta: </w:t>
      </w:r>
      <w:r w:rsidRPr="00CB1CAA">
        <w:rPr>
          <w:i/>
        </w:rPr>
        <w:t>kiini</w:t>
      </w:r>
      <w:r w:rsidR="0075485B" w:rsidRPr="0075485B">
        <w:t>(</w:t>
      </w:r>
      <w:r>
        <w:rPr>
          <w:i/>
        </w:rPr>
        <w:t>t</w:t>
      </w:r>
      <w:r w:rsidR="0075485B" w:rsidRPr="0075485B">
        <w:t>)</w:t>
      </w:r>
      <w:r w:rsidR="00BB1DF4">
        <w:rPr>
          <w:i/>
        </w:rPr>
        <w:t xml:space="preserve"> – saakka</w:t>
      </w:r>
      <w:r w:rsidR="0098090B" w:rsidRPr="0098090B">
        <w:t>/</w:t>
      </w:r>
      <w:r w:rsidRPr="00CB1CAA">
        <w:rPr>
          <w:i/>
        </w:rPr>
        <w:t>asti</w:t>
      </w:r>
      <w:bookmarkEnd w:id="1960"/>
      <w:bookmarkEnd w:id="1961"/>
      <w:bookmarkEnd w:id="1962"/>
    </w:p>
    <w:p w14:paraId="600EC67E" w14:textId="6DED6306" w:rsidR="00120B75" w:rsidRPr="00CB1CAA" w:rsidRDefault="00120B75" w:rsidP="00120B75">
      <w:r w:rsidRPr="00CB1CAA">
        <w:t>Aijan alkkuu ja loppuu ilmoitethaan samhaan</w:t>
      </w:r>
      <w:r w:rsidR="00B257B7">
        <w:t xml:space="preserve"> laihiin</w:t>
      </w:r>
      <w:r w:rsidRPr="00CB1CAA">
        <w:t xml:space="preserve"> ko matkanki alkkuu ja loppuu eli adverbiila </w:t>
      </w:r>
      <w:r w:rsidRPr="00CB1CAA">
        <w:rPr>
          <w:i/>
        </w:rPr>
        <w:t>kiini</w:t>
      </w:r>
      <w:r w:rsidR="0075485B" w:rsidRPr="0075485B">
        <w:t>(</w:t>
      </w:r>
      <w:r>
        <w:rPr>
          <w:i/>
        </w:rPr>
        <w:t>t</w:t>
      </w:r>
      <w:r w:rsidR="0075485B" w:rsidRPr="0075485B">
        <w:t>)</w:t>
      </w:r>
      <w:r w:rsidR="00AB7E14">
        <w:rPr>
          <w:i/>
        </w:rPr>
        <w:t xml:space="preserve"> – asti</w:t>
      </w:r>
      <w:r w:rsidR="0098090B" w:rsidRPr="0098090B">
        <w:t>/</w:t>
      </w:r>
      <w:r w:rsidRPr="00CB1CAA">
        <w:rPr>
          <w:i/>
        </w:rPr>
        <w:t>saakka</w:t>
      </w:r>
      <w:r w:rsidR="00180362">
        <w:t xml:space="preserve"> </w:t>
      </w:r>
      <w:r w:rsidR="0075485B">
        <w:t>(</w:t>
      </w:r>
      <w:r w:rsidR="00180362">
        <w:t>katto eđelä kohđa</w:t>
      </w:r>
      <w:r w:rsidR="00FC7AC2">
        <w:t>sta</w:t>
      </w:r>
      <w:r w:rsidR="00180362">
        <w:t xml:space="preserve"> 9.2.3</w:t>
      </w:r>
      <w:r w:rsidRPr="00CB1CAA">
        <w:t>). Ero</w:t>
      </w:r>
      <w:r w:rsidR="00FC7AC2">
        <w:t>i</w:t>
      </w:r>
      <w:r w:rsidRPr="00CB1CAA">
        <w:t>tuksena oon, ette tässä adverbi, eli kuitenki yksi näistä, oon kohta pakolinen, ette fraasi oon täyđelinen</w:t>
      </w:r>
      <w:r w:rsidR="00C5342A">
        <w:t xml:space="preserve"> </w:t>
      </w:r>
      <w:r w:rsidR="0075485B">
        <w:t>(</w:t>
      </w:r>
      <w:r w:rsidR="00C5342A">
        <w:t>1–</w:t>
      </w:r>
      <w:r w:rsidR="00FC7AC2">
        <w:t>5</w:t>
      </w:r>
      <w:r w:rsidR="00C5342A">
        <w:t>)</w:t>
      </w:r>
      <w:r w:rsidRPr="00CB1CAA">
        <w:t>.</w:t>
      </w:r>
    </w:p>
    <w:p w14:paraId="31E1BDD8" w14:textId="150FC9FD" w:rsidR="00120B75" w:rsidRPr="00CB1CAA" w:rsidRDefault="0075485B" w:rsidP="00120B75">
      <w:r>
        <w:t>(</w:t>
      </w:r>
      <w:r w:rsidR="00C5342A">
        <w:t xml:space="preserve">1) </w:t>
      </w:r>
      <w:r w:rsidR="00120B75" w:rsidRPr="00CB1CAA">
        <w:t>Pekka asui kotona [</w:t>
      </w:r>
      <w:r w:rsidR="00120B75" w:rsidRPr="00CB1CAA">
        <w:rPr>
          <w:i/>
        </w:rPr>
        <w:t>kiini</w:t>
      </w:r>
      <w:r w:rsidR="00120B75" w:rsidRPr="00CB1CAA">
        <w:t xml:space="preserve"> </w:t>
      </w:r>
      <w:r w:rsidR="00120B75" w:rsidRPr="001E0288">
        <w:t>menheesseen vuotheen</w:t>
      </w:r>
      <w:r w:rsidR="00120B75" w:rsidRPr="00CB1CAA">
        <w:t xml:space="preserve"> </w:t>
      </w:r>
      <w:r w:rsidR="00120B75" w:rsidRPr="00CB1CAA">
        <w:rPr>
          <w:i/>
        </w:rPr>
        <w:t>asti</w:t>
      </w:r>
      <w:r w:rsidR="00120B75" w:rsidRPr="00CB1CAA">
        <w:t>/</w:t>
      </w:r>
      <w:r w:rsidR="00120B75" w:rsidRPr="00CB1CAA">
        <w:rPr>
          <w:i/>
        </w:rPr>
        <w:t>saakka</w:t>
      </w:r>
      <w:r w:rsidR="00120B75" w:rsidRPr="00CB1CAA">
        <w:t>].</w:t>
      </w:r>
    </w:p>
    <w:p w14:paraId="3C3CDACA" w14:textId="2B1FF8E7" w:rsidR="00120B75" w:rsidRPr="00CB1CAA" w:rsidRDefault="0075485B" w:rsidP="00120B75">
      <w:r>
        <w:t>(</w:t>
      </w:r>
      <w:r w:rsidR="00C5342A">
        <w:t xml:space="preserve">2) </w:t>
      </w:r>
      <w:r w:rsidR="00120B75" w:rsidRPr="00CB1CAA">
        <w:t>Hän halus assuut kotona [viim</w:t>
      </w:r>
      <w:r w:rsidR="00120B75" w:rsidRPr="001E0288">
        <w:t>isheen</w:t>
      </w:r>
      <w:r w:rsidR="00120B75" w:rsidRPr="00CB1CAA">
        <w:t xml:space="preserve"> </w:t>
      </w:r>
      <w:r w:rsidR="00120B75" w:rsidRPr="00CB1CAA">
        <w:rPr>
          <w:i/>
        </w:rPr>
        <w:t>asti</w:t>
      </w:r>
      <w:r w:rsidR="00120B75" w:rsidRPr="00CB1CAA">
        <w:t>/</w:t>
      </w:r>
      <w:r w:rsidR="00120B75" w:rsidRPr="00CB1CAA">
        <w:rPr>
          <w:i/>
        </w:rPr>
        <w:t>saakka</w:t>
      </w:r>
      <w:r w:rsidR="00120B75" w:rsidRPr="00CB1CAA">
        <w:t>].</w:t>
      </w:r>
    </w:p>
    <w:p w14:paraId="344B185D" w14:textId="77777777" w:rsidR="00F904D4" w:rsidRDefault="0075485B" w:rsidP="00120B75">
      <w:r>
        <w:t>(</w:t>
      </w:r>
      <w:r w:rsidR="00C5342A">
        <w:t xml:space="preserve">3) </w:t>
      </w:r>
      <w:r w:rsidR="00120B75" w:rsidRPr="00CB1CAA">
        <w:t xml:space="preserve">Hän oon asunu Vesisaaressa </w:t>
      </w:r>
      <w:r w:rsidR="00DC2D32">
        <w:t>[</w:t>
      </w:r>
      <w:r w:rsidR="00120B75" w:rsidRPr="00CB1CAA">
        <w:t>nuore</w:t>
      </w:r>
      <w:r w:rsidR="00120B75" w:rsidRPr="001E0288">
        <w:t>sta</w:t>
      </w:r>
      <w:r w:rsidR="00120B75" w:rsidRPr="00CB1CAA">
        <w:t xml:space="preserve"> </w:t>
      </w:r>
      <w:r w:rsidR="00120B75" w:rsidRPr="00CB1CAA">
        <w:rPr>
          <w:i/>
        </w:rPr>
        <w:t>saakka</w:t>
      </w:r>
      <w:r w:rsidR="00120B75" w:rsidRPr="00CB1CAA">
        <w:t>/</w:t>
      </w:r>
      <w:r w:rsidR="00120B75" w:rsidRPr="00CB1CAA">
        <w:rPr>
          <w:i/>
        </w:rPr>
        <w:t>asti</w:t>
      </w:r>
      <w:r w:rsidR="00E83AFC">
        <w:t>)</w:t>
      </w:r>
      <w:r w:rsidR="00F904D4">
        <w:t>.</w:t>
      </w:r>
    </w:p>
    <w:p w14:paraId="3EFBCA6A" w14:textId="303D21EC" w:rsidR="00120B75" w:rsidRDefault="0075485B" w:rsidP="00120B75">
      <w:r>
        <w:t>(</w:t>
      </w:r>
      <w:r w:rsidR="00C5342A">
        <w:t xml:space="preserve">4) </w:t>
      </w:r>
      <w:r w:rsidR="00120B75" w:rsidRPr="00CB1CAA">
        <w:t>Sielä saa tansata [</w:t>
      </w:r>
      <w:r w:rsidR="00120B75" w:rsidRPr="00CB1CAA">
        <w:rPr>
          <w:i/>
        </w:rPr>
        <w:t>kiini</w:t>
      </w:r>
      <w:r w:rsidR="00120B75" w:rsidRPr="00CB1CAA">
        <w:t xml:space="preserve"> aam</w:t>
      </w:r>
      <w:r w:rsidR="00120B75" w:rsidRPr="001E0288">
        <w:t>huun</w:t>
      </w:r>
      <w:r w:rsidR="00120B75" w:rsidRPr="00CB1CAA">
        <w:t xml:space="preserve"> </w:t>
      </w:r>
      <w:r w:rsidR="00120B75" w:rsidRPr="00CB1CAA">
        <w:rPr>
          <w:i/>
        </w:rPr>
        <w:t>asti</w:t>
      </w:r>
      <w:r w:rsidR="00120B75" w:rsidRPr="00CB1CAA">
        <w:t>/</w:t>
      </w:r>
      <w:r w:rsidR="00120B75" w:rsidRPr="00CB1CAA">
        <w:rPr>
          <w:i/>
        </w:rPr>
        <w:t>saakka</w:t>
      </w:r>
      <w:r w:rsidR="00120B75" w:rsidRPr="00CB1CAA">
        <w:t>].</w:t>
      </w:r>
    </w:p>
    <w:p w14:paraId="4565D817" w14:textId="1B695991" w:rsidR="00120B75" w:rsidRPr="00CB1CAA" w:rsidRDefault="0075485B" w:rsidP="00120B75">
      <w:r>
        <w:t>(</w:t>
      </w:r>
      <w:r w:rsidR="00FC7AC2">
        <w:t>5</w:t>
      </w:r>
      <w:r w:rsidR="00C5342A">
        <w:t xml:space="preserve">) </w:t>
      </w:r>
      <w:r w:rsidR="00120B75" w:rsidRPr="00CB1CAA">
        <w:t>Kyllä sielä saa tansata [aamu</w:t>
      </w:r>
      <w:r w:rsidR="00120B75" w:rsidRPr="00CB1CAA">
        <w:rPr>
          <w:i/>
        </w:rPr>
        <w:t>s</w:t>
      </w:r>
      <w:r w:rsidR="00120B75" w:rsidRPr="00FC7AC2">
        <w:t>ta</w:t>
      </w:r>
      <w:r w:rsidR="00120B75" w:rsidRPr="00CB1CAA">
        <w:rPr>
          <w:i/>
        </w:rPr>
        <w:t xml:space="preserve"> asti</w:t>
      </w:r>
      <w:r w:rsidR="00120B75" w:rsidRPr="00CB1CAA">
        <w:t>/</w:t>
      </w:r>
      <w:r w:rsidR="00120B75" w:rsidRPr="00CB1CAA">
        <w:rPr>
          <w:i/>
        </w:rPr>
        <w:t>saakka</w:t>
      </w:r>
      <w:r w:rsidR="00120B75" w:rsidRPr="00CB1CAA">
        <w:t>], jos niin halluu.</w:t>
      </w:r>
    </w:p>
    <w:p w14:paraId="6F1FD247" w14:textId="26F0CD95" w:rsidR="00120B75" w:rsidRPr="00CB1CAA" w:rsidRDefault="00120B75" w:rsidP="00120B75">
      <w:r w:rsidRPr="00CB1CAA">
        <w:t>Adverbit haamuste</w:t>
      </w:r>
      <w:r w:rsidR="001E0288">
        <w:t>thaan kans fraasin seuraavan ala</w:t>
      </w:r>
      <w:r w:rsidRPr="00CB1CAA">
        <w:t>syntaktin kans</w:t>
      </w:r>
      <w:r w:rsidR="00E228BA">
        <w:t xml:space="preserve"> </w:t>
      </w:r>
      <w:r w:rsidR="0075485B">
        <w:t>(</w:t>
      </w:r>
      <w:r w:rsidR="00FC7AC2">
        <w:t>6, 7</w:t>
      </w:r>
      <w:r w:rsidR="00E228BA">
        <w:t>)</w:t>
      </w:r>
      <w:r w:rsidRPr="00CB1CAA">
        <w:t>:</w:t>
      </w:r>
    </w:p>
    <w:p w14:paraId="32D2EB86" w14:textId="7132953D" w:rsidR="00120B75" w:rsidRPr="00CB1CAA" w:rsidRDefault="0075485B" w:rsidP="00120B75">
      <w:r>
        <w:t>(</w:t>
      </w:r>
      <w:r w:rsidR="00FC7AC2">
        <w:t>6</w:t>
      </w:r>
      <w:r w:rsidR="00C5342A">
        <w:t xml:space="preserve">) </w:t>
      </w:r>
      <w:r w:rsidR="00120B75" w:rsidRPr="00CB1CAA">
        <w:t>Mie olen pyytäny [</w:t>
      </w:r>
      <w:r w:rsidR="00120B75" w:rsidRPr="00067078">
        <w:t>siitä</w:t>
      </w:r>
      <w:r w:rsidR="00120B75" w:rsidRPr="00CB1CAA">
        <w:rPr>
          <w:i/>
        </w:rPr>
        <w:t xml:space="preserve"> asti</w:t>
      </w:r>
      <w:r w:rsidR="00120B75" w:rsidRPr="00CB1CAA">
        <w:t>/</w:t>
      </w:r>
      <w:r w:rsidR="00120B75" w:rsidRPr="00CB1CAA">
        <w:rPr>
          <w:i/>
        </w:rPr>
        <w:t>saakka</w:t>
      </w:r>
      <w:r w:rsidR="00120B75" w:rsidRPr="00CB1CAA">
        <w:t>, ko lapsena aloin].</w:t>
      </w:r>
    </w:p>
    <w:p w14:paraId="60A245B9" w14:textId="1F808F2C" w:rsidR="00120B75" w:rsidRPr="00CB1CAA" w:rsidRDefault="0075485B" w:rsidP="00120B75">
      <w:r>
        <w:t>(</w:t>
      </w:r>
      <w:r w:rsidR="00FC7AC2">
        <w:t>7</w:t>
      </w:r>
      <w:r w:rsidR="00C5342A">
        <w:t xml:space="preserve">) </w:t>
      </w:r>
      <w:r w:rsidR="00120B75" w:rsidRPr="00CB1CAA">
        <w:t>Mie kävin Tromssassa joka vuosi [</w:t>
      </w:r>
      <w:r w:rsidR="00120B75" w:rsidRPr="00CB1CAA">
        <w:rPr>
          <w:i/>
        </w:rPr>
        <w:t xml:space="preserve">kiini </w:t>
      </w:r>
      <w:r w:rsidR="00120B75" w:rsidRPr="00067078">
        <w:t>siksi</w:t>
      </w:r>
      <w:r w:rsidRPr="00067078">
        <w:t>,</w:t>
      </w:r>
      <w:r w:rsidR="00120B75" w:rsidRPr="00CB1CAA">
        <w:t xml:space="preserve"> ko mie heitin]</w:t>
      </w:r>
      <w:r w:rsidR="00120B75">
        <w:t xml:space="preserve"> [~ </w:t>
      </w:r>
      <w:r w:rsidR="00120B75" w:rsidRPr="003D7757">
        <w:t>siihen</w:t>
      </w:r>
      <w:r w:rsidR="00120B75" w:rsidRPr="009A196E">
        <w:rPr>
          <w:i/>
        </w:rPr>
        <w:t xml:space="preserve"> asti</w:t>
      </w:r>
      <w:r w:rsidRPr="0075485B">
        <w:t>,</w:t>
      </w:r>
      <w:r w:rsidR="00120B75">
        <w:t xml:space="preserve"> ko mie heitin]</w:t>
      </w:r>
      <w:r w:rsidR="00120B75" w:rsidRPr="00CB1CAA">
        <w:t>.</w:t>
      </w:r>
    </w:p>
    <w:p w14:paraId="4C59C670" w14:textId="77777777" w:rsidR="00120B75" w:rsidRPr="00CB1CAA" w:rsidRDefault="00120B75" w:rsidP="00C35CFD">
      <w:pPr>
        <w:pStyle w:val="Overskrift2"/>
      </w:pPr>
      <w:bookmarkStart w:id="1963" w:name="_Toc226789849"/>
      <w:bookmarkStart w:id="1964" w:name="_Toc241129374"/>
      <w:bookmarkStart w:id="1965" w:name="_Toc311273959"/>
      <w:r w:rsidRPr="00CB1CAA">
        <w:t>Tavan adverbit</w:t>
      </w:r>
      <w:bookmarkEnd w:id="1963"/>
      <w:bookmarkEnd w:id="1964"/>
      <w:bookmarkEnd w:id="1965"/>
    </w:p>
    <w:p w14:paraId="2B1E96AC" w14:textId="377E4563" w:rsidR="00120B75" w:rsidRDefault="00120B75" w:rsidP="00120B75">
      <w:r w:rsidRPr="009F5CFF">
        <w:rPr>
          <w:smallCaps/>
        </w:rPr>
        <w:t>Tavan adverbiila</w:t>
      </w:r>
      <w:r w:rsidRPr="00CB1CAA">
        <w:t xml:space="preserve"> meinathaan tässä ensiksiki vasituissii tavan adverbii</w:t>
      </w:r>
      <w:r w:rsidR="009C7862">
        <w:t>ta</w:t>
      </w:r>
      <w:r w:rsidRPr="00CB1CAA">
        <w:t>, mikkä muistelhaan tekemisen tappaa</w:t>
      </w:r>
      <w:r w:rsidR="00092B72">
        <w:t xml:space="preserve"> </w:t>
      </w:r>
      <w:r w:rsidR="0075485B">
        <w:t>(</w:t>
      </w:r>
      <w:r w:rsidR="00092B72">
        <w:t>1, 2)</w:t>
      </w:r>
      <w:r w:rsidRPr="00CB1CAA">
        <w:t xml:space="preserve">. Nämät oon usheimitten laitettu </w:t>
      </w:r>
      <w:r w:rsidRPr="00CB1CAA">
        <w:rPr>
          <w:i/>
        </w:rPr>
        <w:t>sti</w:t>
      </w:r>
      <w:r w:rsidRPr="00CB1CAA">
        <w:t>-suffiksin avula</w:t>
      </w:r>
      <w:r w:rsidR="00092B72">
        <w:t xml:space="preserve"> </w:t>
      </w:r>
      <w:r w:rsidR="0075485B">
        <w:t>(</w:t>
      </w:r>
      <w:r w:rsidR="00092B72">
        <w:t>1)</w:t>
      </w:r>
      <w:r w:rsidRPr="00CB1CAA">
        <w:t>. Toiseksi tässä tarkoitethaan semmoissii adverbii</w:t>
      </w:r>
      <w:r w:rsidR="009C7862">
        <w:t>ta</w:t>
      </w:r>
      <w:r w:rsidRPr="00CB1CAA">
        <w:t xml:space="preserve">, mikkä muistelhaan, missä </w:t>
      </w:r>
      <w:r w:rsidR="003D70E7">
        <w:t>olo</w:t>
      </w:r>
      <w:r w:rsidRPr="00CB1CAA">
        <w:t>tilassa, fyysilisessä eli psyykilisessä eli muussa semmoisessa, joku eli jokku oon</w:t>
      </w:r>
      <w:r w:rsidR="00092B72">
        <w:t xml:space="preserve"> </w:t>
      </w:r>
      <w:r w:rsidR="0075485B">
        <w:t>(</w:t>
      </w:r>
      <w:r w:rsidR="00092B72">
        <w:t>3, 4)</w:t>
      </w:r>
      <w:r w:rsidRPr="00CB1CAA">
        <w:t>.</w:t>
      </w:r>
    </w:p>
    <w:p w14:paraId="6C1E5F59" w14:textId="5588D92C" w:rsidR="00A248B3" w:rsidRDefault="0075485B" w:rsidP="00120B75">
      <w:r>
        <w:t>(</w:t>
      </w:r>
      <w:r w:rsidR="00092B72">
        <w:t xml:space="preserve">1) </w:t>
      </w:r>
      <w:r w:rsidR="00A248B3">
        <w:t xml:space="preserve">Sie puhut kainun kieltä </w:t>
      </w:r>
      <w:r w:rsidR="00A248B3" w:rsidRPr="00A248B3">
        <w:rPr>
          <w:i/>
        </w:rPr>
        <w:t>kaunhiisti</w:t>
      </w:r>
      <w:r w:rsidR="00A248B3">
        <w:t>.</w:t>
      </w:r>
    </w:p>
    <w:p w14:paraId="643CD4BD" w14:textId="6CBB090A" w:rsidR="00A248B3" w:rsidRDefault="0075485B" w:rsidP="00120B75">
      <w:r>
        <w:t>(</w:t>
      </w:r>
      <w:r w:rsidR="00092B72">
        <w:t xml:space="preserve">2) </w:t>
      </w:r>
      <w:r w:rsidR="00A248B3">
        <w:t xml:space="preserve">Mikko lähti kothiin </w:t>
      </w:r>
      <w:r w:rsidR="00A248B3" w:rsidRPr="00A248B3">
        <w:rPr>
          <w:i/>
        </w:rPr>
        <w:t>rukatuksella</w:t>
      </w:r>
      <w:r w:rsidR="00A248B3">
        <w:t>.</w:t>
      </w:r>
    </w:p>
    <w:p w14:paraId="6AA01231" w14:textId="3F2F357E" w:rsidR="00A248B3" w:rsidRDefault="0075485B" w:rsidP="00120B75">
      <w:r>
        <w:t>(</w:t>
      </w:r>
      <w:r w:rsidR="00092B72">
        <w:t xml:space="preserve">3) </w:t>
      </w:r>
      <w:r w:rsidR="00A248B3">
        <w:t xml:space="preserve">Tallin seinät oon </w:t>
      </w:r>
      <w:r w:rsidR="00A248B3" w:rsidRPr="00A248B3">
        <w:rPr>
          <w:i/>
        </w:rPr>
        <w:t>kaltossa</w:t>
      </w:r>
      <w:r w:rsidR="00A248B3">
        <w:t>.</w:t>
      </w:r>
    </w:p>
    <w:p w14:paraId="5ED4E54F" w14:textId="2D25FEA1" w:rsidR="00A248B3" w:rsidRPr="00CB1CAA" w:rsidRDefault="0075485B" w:rsidP="00120B75">
      <w:r>
        <w:t>(</w:t>
      </w:r>
      <w:r w:rsidR="00092B72">
        <w:t xml:space="preserve">4) </w:t>
      </w:r>
      <w:r w:rsidR="00A248B3">
        <w:t xml:space="preserve">Maija joi viinaa ja tuli heti </w:t>
      </w:r>
      <w:r w:rsidR="00A248B3" w:rsidRPr="00A248B3">
        <w:rPr>
          <w:i/>
        </w:rPr>
        <w:t>päihin</w:t>
      </w:r>
      <w:r w:rsidR="00A248B3">
        <w:t>.</w:t>
      </w:r>
    </w:p>
    <w:p w14:paraId="4F87121C" w14:textId="77777777" w:rsidR="00120B75" w:rsidRDefault="00120B75" w:rsidP="001A35C3">
      <w:pPr>
        <w:pStyle w:val="Overskrift3"/>
      </w:pPr>
      <w:bookmarkStart w:id="1966" w:name="_Toc226789850"/>
      <w:bookmarkStart w:id="1967" w:name="_Toc241129375"/>
      <w:bookmarkStart w:id="1968" w:name="_Toc311273960"/>
      <w:r w:rsidRPr="00CB1CAA">
        <w:t>-</w:t>
      </w:r>
      <w:r w:rsidRPr="00CB1CAA">
        <w:rPr>
          <w:i/>
        </w:rPr>
        <w:t>sti</w:t>
      </w:r>
      <w:r w:rsidRPr="00CB1CAA">
        <w:t>-adverbit</w:t>
      </w:r>
      <w:bookmarkEnd w:id="1966"/>
      <w:bookmarkEnd w:id="1967"/>
      <w:bookmarkEnd w:id="1968"/>
    </w:p>
    <w:p w14:paraId="0BCE9CE8" w14:textId="3ED662E1" w:rsidR="00120B75" w:rsidRPr="00CB1CAA" w:rsidRDefault="00D71409" w:rsidP="00120B75">
      <w:r>
        <w:t>Tavalissii</w:t>
      </w:r>
      <w:r w:rsidR="00120B75" w:rsidRPr="00CB1CAA">
        <w:t xml:space="preserve">min tavan adverbit haamustethaan derivasuunisuffiksilla </w:t>
      </w:r>
      <w:r w:rsidR="00120B75" w:rsidRPr="00CB1CAA">
        <w:rPr>
          <w:i/>
        </w:rPr>
        <w:t>sti</w:t>
      </w:r>
      <w:r w:rsidR="00A248B3">
        <w:t>.</w:t>
      </w:r>
      <w:r w:rsidR="00120B75" w:rsidRPr="00CB1CAA">
        <w:t xml:space="preserve"> Tämä oon aivan produktiivinen suffiksi, ja sen saattaa </w:t>
      </w:r>
      <w:r>
        <w:t>lisätä</w:t>
      </w:r>
      <w:r w:rsidR="00120B75" w:rsidRPr="00CB1CAA">
        <w:t xml:space="preserve"> kohta kaikkhiin adjektiivhiin ja muutamisti kans substantiivhiin. Esimerkkii:</w:t>
      </w:r>
    </w:p>
    <w:p w14:paraId="106636DE" w14:textId="672D341B" w:rsidR="00120B75" w:rsidRDefault="00120B75" w:rsidP="00120B75">
      <w:r w:rsidRPr="00CB1CAA">
        <w:rPr>
          <w:i/>
        </w:rPr>
        <w:t>hyvästi</w:t>
      </w:r>
      <w:r w:rsidRPr="00CB1CAA">
        <w:t>,</w:t>
      </w:r>
      <w:r w:rsidRPr="00CB1CAA">
        <w:rPr>
          <w:i/>
        </w:rPr>
        <w:t xml:space="preserve"> paremasti</w:t>
      </w:r>
      <w:r w:rsidRPr="00CB1CAA">
        <w:t>,</w:t>
      </w:r>
      <w:r w:rsidRPr="00CB1CAA">
        <w:rPr>
          <w:i/>
        </w:rPr>
        <w:t xml:space="preserve"> hopusti</w:t>
      </w:r>
      <w:r w:rsidRPr="00CB1CAA">
        <w:t>,</w:t>
      </w:r>
      <w:r w:rsidRPr="00CB1CAA">
        <w:rPr>
          <w:i/>
        </w:rPr>
        <w:t xml:space="preserve"> kovasti</w:t>
      </w:r>
      <w:r w:rsidRPr="00CB1CAA">
        <w:t>,</w:t>
      </w:r>
      <w:r w:rsidRPr="00CB1CAA">
        <w:rPr>
          <w:i/>
        </w:rPr>
        <w:t xml:space="preserve"> huonosti</w:t>
      </w:r>
      <w:r w:rsidRPr="00CB1CAA">
        <w:t>,</w:t>
      </w:r>
      <w:r w:rsidRPr="00CB1CAA">
        <w:rPr>
          <w:i/>
        </w:rPr>
        <w:t xml:space="preserve"> lujasti</w:t>
      </w:r>
      <w:r w:rsidRPr="00CB1CAA">
        <w:t>,</w:t>
      </w:r>
      <w:r w:rsidRPr="00CB1CAA">
        <w:rPr>
          <w:i/>
        </w:rPr>
        <w:t xml:space="preserve"> keskinäisesti</w:t>
      </w:r>
      <w:r w:rsidRPr="00CB1CAA">
        <w:t>,</w:t>
      </w:r>
      <w:r w:rsidRPr="00CB1CAA">
        <w:rPr>
          <w:i/>
        </w:rPr>
        <w:t xml:space="preserve"> pahasti</w:t>
      </w:r>
      <w:r w:rsidRPr="00CB1CAA">
        <w:t>,</w:t>
      </w:r>
      <w:r w:rsidRPr="00CB1CAA">
        <w:rPr>
          <w:i/>
        </w:rPr>
        <w:t xml:space="preserve"> fiinisti</w:t>
      </w:r>
      <w:r w:rsidRPr="00CB1CAA">
        <w:t>,</w:t>
      </w:r>
      <w:r w:rsidRPr="00CB1CAA">
        <w:rPr>
          <w:i/>
        </w:rPr>
        <w:t xml:space="preserve"> helposti</w:t>
      </w:r>
      <w:r w:rsidRPr="00CB1CAA">
        <w:t>,</w:t>
      </w:r>
      <w:r w:rsidRPr="00CB1CAA">
        <w:rPr>
          <w:i/>
        </w:rPr>
        <w:t xml:space="preserve"> helpomasti</w:t>
      </w:r>
      <w:r w:rsidRPr="00CB1CAA">
        <w:t>,</w:t>
      </w:r>
      <w:r w:rsidRPr="00CB1CAA">
        <w:rPr>
          <w:i/>
        </w:rPr>
        <w:t xml:space="preserve"> hienosti</w:t>
      </w:r>
      <w:r w:rsidRPr="00CB1CAA">
        <w:t>,</w:t>
      </w:r>
      <w:r w:rsidRPr="00CB1CAA">
        <w:rPr>
          <w:i/>
        </w:rPr>
        <w:t xml:space="preserve"> hithaasti</w:t>
      </w:r>
      <w:r w:rsidRPr="00CB1CAA">
        <w:t>,</w:t>
      </w:r>
      <w:r w:rsidRPr="00CB1CAA">
        <w:rPr>
          <w:i/>
        </w:rPr>
        <w:t xml:space="preserve"> hithaamasti</w:t>
      </w:r>
      <w:r w:rsidRPr="00CB1CAA">
        <w:t>,</w:t>
      </w:r>
      <w:r w:rsidRPr="00CB1CAA">
        <w:rPr>
          <w:i/>
        </w:rPr>
        <w:t xml:space="preserve"> kaunhiisti</w:t>
      </w:r>
      <w:r w:rsidRPr="00CB1CAA">
        <w:t>,</w:t>
      </w:r>
      <w:r w:rsidRPr="00CB1CAA">
        <w:rPr>
          <w:i/>
        </w:rPr>
        <w:t xml:space="preserve"> kevveesti </w:t>
      </w:r>
      <w:r w:rsidR="00BA1173" w:rsidRPr="00BA1173">
        <w:t>~</w:t>
      </w:r>
      <w:r w:rsidRPr="00CB1CAA">
        <w:rPr>
          <w:i/>
        </w:rPr>
        <w:t xml:space="preserve"> keveästi </w:t>
      </w:r>
      <w:r w:rsidR="00BA1173" w:rsidRPr="00BA1173">
        <w:t>~</w:t>
      </w:r>
      <w:r w:rsidRPr="00CB1CAA">
        <w:rPr>
          <w:i/>
        </w:rPr>
        <w:t xml:space="preserve"> keviästi</w:t>
      </w:r>
      <w:r w:rsidRPr="00CB1CAA">
        <w:t>,</w:t>
      </w:r>
      <w:r w:rsidRPr="00CB1CAA">
        <w:rPr>
          <w:i/>
        </w:rPr>
        <w:t xml:space="preserve"> kummasti</w:t>
      </w:r>
      <w:r w:rsidRPr="00CB1CAA">
        <w:t>,</w:t>
      </w:r>
      <w:r w:rsidRPr="00CB1CAA">
        <w:rPr>
          <w:i/>
        </w:rPr>
        <w:t xml:space="preserve"> kunnolisesti</w:t>
      </w:r>
      <w:r w:rsidRPr="00CB1CAA">
        <w:t>,</w:t>
      </w:r>
      <w:r w:rsidRPr="00CB1CAA">
        <w:rPr>
          <w:i/>
        </w:rPr>
        <w:t xml:space="preserve"> liukkhaasti</w:t>
      </w:r>
      <w:r w:rsidRPr="00CB1CAA">
        <w:t>,</w:t>
      </w:r>
      <w:r w:rsidRPr="00CB1CAA">
        <w:rPr>
          <w:i/>
        </w:rPr>
        <w:t xml:space="preserve"> noppeesti</w:t>
      </w:r>
      <w:r w:rsidR="00D71409">
        <w:rPr>
          <w:i/>
        </w:rPr>
        <w:t xml:space="preserve"> </w:t>
      </w:r>
      <w:r w:rsidR="00BA1173" w:rsidRPr="00BA1173">
        <w:t>~</w:t>
      </w:r>
      <w:r w:rsidR="00D71409">
        <w:rPr>
          <w:i/>
        </w:rPr>
        <w:t xml:space="preserve"> nopeasti </w:t>
      </w:r>
      <w:r w:rsidR="00BA1173" w:rsidRPr="00BA1173">
        <w:t>~</w:t>
      </w:r>
      <w:r w:rsidR="00D71409">
        <w:rPr>
          <w:i/>
        </w:rPr>
        <w:t xml:space="preserve"> nopiasti</w:t>
      </w:r>
      <w:r w:rsidRPr="00CB1CAA">
        <w:t>,</w:t>
      </w:r>
      <w:r w:rsidRPr="00CB1CAA">
        <w:rPr>
          <w:i/>
        </w:rPr>
        <w:t xml:space="preserve"> onnelisesti</w:t>
      </w:r>
      <w:r w:rsidRPr="00CB1CAA">
        <w:t>,</w:t>
      </w:r>
      <w:r w:rsidRPr="00CB1CAA">
        <w:rPr>
          <w:i/>
        </w:rPr>
        <w:t xml:space="preserve"> rahalisesti</w:t>
      </w:r>
      <w:r w:rsidRPr="00CB1CAA">
        <w:t>,</w:t>
      </w:r>
      <w:r w:rsidRPr="00CB1CAA">
        <w:rPr>
          <w:i/>
        </w:rPr>
        <w:t xml:space="preserve"> rauhalisesti</w:t>
      </w:r>
      <w:r w:rsidRPr="00CB1CAA">
        <w:t>,</w:t>
      </w:r>
      <w:r w:rsidRPr="00CB1CAA">
        <w:rPr>
          <w:i/>
        </w:rPr>
        <w:t xml:space="preserve"> rumasti</w:t>
      </w:r>
      <w:r w:rsidRPr="00CB1CAA">
        <w:t>,</w:t>
      </w:r>
      <w:r w:rsidRPr="00CB1CAA">
        <w:rPr>
          <w:i/>
        </w:rPr>
        <w:t xml:space="preserve"> selvästi</w:t>
      </w:r>
      <w:r w:rsidRPr="00CB1CAA">
        <w:t>,</w:t>
      </w:r>
      <w:r w:rsidRPr="00CB1CAA">
        <w:rPr>
          <w:i/>
        </w:rPr>
        <w:t xml:space="preserve"> sievästi</w:t>
      </w:r>
      <w:r w:rsidRPr="00CB1CAA">
        <w:t>,</w:t>
      </w:r>
      <w:r w:rsidRPr="00CB1CAA">
        <w:rPr>
          <w:i/>
        </w:rPr>
        <w:t xml:space="preserve"> siivosti</w:t>
      </w:r>
      <w:r w:rsidRPr="00CB1CAA">
        <w:t>,</w:t>
      </w:r>
      <w:r w:rsidRPr="00CB1CAA">
        <w:rPr>
          <w:i/>
        </w:rPr>
        <w:t xml:space="preserve"> somasti</w:t>
      </w:r>
      <w:r w:rsidRPr="00CB1CAA">
        <w:t>,</w:t>
      </w:r>
      <w:r w:rsidRPr="00CB1CAA">
        <w:rPr>
          <w:i/>
        </w:rPr>
        <w:t xml:space="preserve"> taitavasti</w:t>
      </w:r>
      <w:r w:rsidRPr="00CB1CAA">
        <w:t>,</w:t>
      </w:r>
      <w:r w:rsidRPr="00CB1CAA">
        <w:rPr>
          <w:i/>
        </w:rPr>
        <w:t xml:space="preserve"> tarkasti</w:t>
      </w:r>
      <w:r w:rsidRPr="00CB1CAA">
        <w:t>,</w:t>
      </w:r>
      <w:r w:rsidRPr="00CB1CAA">
        <w:rPr>
          <w:i/>
        </w:rPr>
        <w:t xml:space="preserve"> vaphaasti</w:t>
      </w:r>
      <w:r w:rsidRPr="00CB1CAA">
        <w:t>,</w:t>
      </w:r>
      <w:r w:rsidRPr="00CB1CAA">
        <w:rPr>
          <w:i/>
        </w:rPr>
        <w:t xml:space="preserve"> viekkhaasti</w:t>
      </w:r>
      <w:r w:rsidRPr="00CB1CAA">
        <w:t>,</w:t>
      </w:r>
      <w:r w:rsidRPr="00CB1CAA">
        <w:rPr>
          <w:i/>
        </w:rPr>
        <w:t xml:space="preserve"> viishaasti</w:t>
      </w:r>
      <w:r w:rsidRPr="00CB1CAA">
        <w:t>,</w:t>
      </w:r>
      <w:r w:rsidRPr="00CB1CAA">
        <w:rPr>
          <w:i/>
        </w:rPr>
        <w:t xml:space="preserve"> vissisti</w:t>
      </w:r>
      <w:r w:rsidRPr="00CB1CAA">
        <w:t>,</w:t>
      </w:r>
      <w:r w:rsidRPr="00CB1CAA">
        <w:rPr>
          <w:i/>
        </w:rPr>
        <w:t xml:space="preserve"> näpsästi</w:t>
      </w:r>
      <w:r w:rsidRPr="00CB1CAA">
        <w:t>,</w:t>
      </w:r>
      <w:r w:rsidRPr="00CB1CAA">
        <w:rPr>
          <w:i/>
        </w:rPr>
        <w:t xml:space="preserve"> puhthaasti</w:t>
      </w:r>
      <w:r w:rsidRPr="00CB1CAA">
        <w:t>,</w:t>
      </w:r>
      <w:r w:rsidRPr="00CB1CAA">
        <w:rPr>
          <w:i/>
        </w:rPr>
        <w:t xml:space="preserve"> päivälisesti</w:t>
      </w:r>
      <w:r w:rsidRPr="00CB1CAA">
        <w:t>,</w:t>
      </w:r>
      <w:r w:rsidRPr="00CB1CAA">
        <w:rPr>
          <w:i/>
        </w:rPr>
        <w:t xml:space="preserve"> lujasti</w:t>
      </w:r>
      <w:r w:rsidRPr="00CB1CAA">
        <w:t>,</w:t>
      </w:r>
      <w:r w:rsidRPr="00CB1CAA">
        <w:rPr>
          <w:i/>
        </w:rPr>
        <w:t xml:space="preserve"> ankarasti</w:t>
      </w:r>
      <w:r w:rsidRPr="00CB1CAA">
        <w:t>,</w:t>
      </w:r>
      <w:r w:rsidRPr="00CB1CAA">
        <w:rPr>
          <w:i/>
        </w:rPr>
        <w:t xml:space="preserve"> ruokottomasti</w:t>
      </w:r>
      <w:r w:rsidRPr="00CB1CAA">
        <w:t>,</w:t>
      </w:r>
      <w:r w:rsidRPr="00CB1CAA">
        <w:rPr>
          <w:i/>
        </w:rPr>
        <w:t xml:space="preserve"> hurskhaasti</w:t>
      </w:r>
      <w:r w:rsidRPr="00CB1CAA">
        <w:t>,</w:t>
      </w:r>
      <w:r w:rsidRPr="00CB1CAA">
        <w:rPr>
          <w:i/>
        </w:rPr>
        <w:t xml:space="preserve"> pyhästi</w:t>
      </w:r>
      <w:r w:rsidRPr="00CB1CAA">
        <w:t>,</w:t>
      </w:r>
      <w:r w:rsidRPr="00CB1CAA">
        <w:rPr>
          <w:i/>
        </w:rPr>
        <w:t xml:space="preserve"> laiskasti</w:t>
      </w:r>
      <w:r w:rsidRPr="00CB1CAA">
        <w:t>,</w:t>
      </w:r>
      <w:r w:rsidRPr="00CB1CAA">
        <w:rPr>
          <w:i/>
        </w:rPr>
        <w:t xml:space="preserve"> lykylisesti</w:t>
      </w:r>
      <w:r w:rsidRPr="00CB1CAA">
        <w:t>,</w:t>
      </w:r>
      <w:r w:rsidRPr="00CB1CAA">
        <w:rPr>
          <w:i/>
        </w:rPr>
        <w:t xml:space="preserve"> hauskasti</w:t>
      </w:r>
      <w:r w:rsidRPr="00CB1CAA">
        <w:t>,</w:t>
      </w:r>
      <w:r w:rsidRPr="00CB1CAA">
        <w:rPr>
          <w:i/>
        </w:rPr>
        <w:t xml:space="preserve"> vi</w:t>
      </w:r>
      <w:r w:rsidR="001B127A" w:rsidRPr="001B127A">
        <w:t>(</w:t>
      </w:r>
      <w:r w:rsidR="00333CB0">
        <w:rPr>
          <w:i/>
        </w:rPr>
        <w:t>j</w:t>
      </w:r>
      <w:r w:rsidR="001B127A" w:rsidRPr="001B127A">
        <w:t>)</w:t>
      </w:r>
      <w:r w:rsidRPr="00CB1CAA">
        <w:rPr>
          <w:i/>
        </w:rPr>
        <w:t>attomasti</w:t>
      </w:r>
      <w:r w:rsidRPr="00CB1CAA">
        <w:t>,</w:t>
      </w:r>
      <w:r w:rsidRPr="00CB1CAA">
        <w:rPr>
          <w:i/>
        </w:rPr>
        <w:t xml:space="preserve"> vihaisesti</w:t>
      </w:r>
      <w:r w:rsidR="007C2F01">
        <w:rPr>
          <w:i/>
        </w:rPr>
        <w:t>.</w:t>
      </w:r>
    </w:p>
    <w:p w14:paraId="5C3174DA" w14:textId="2F26806C" w:rsidR="00181D01" w:rsidRDefault="00181D01" w:rsidP="00120B75">
      <w:r>
        <w:t>Esimerkkii käytöstä:</w:t>
      </w:r>
    </w:p>
    <w:p w14:paraId="076C6F2F" w14:textId="16F00779" w:rsidR="00181D01" w:rsidRDefault="008B452A" w:rsidP="00120B75">
      <w:r>
        <w:t xml:space="preserve">(1) </w:t>
      </w:r>
      <w:r w:rsidR="00181D01">
        <w:t xml:space="preserve">Nyt tulet </w:t>
      </w:r>
      <w:r w:rsidR="00181D01" w:rsidRPr="00181D01">
        <w:rPr>
          <w:i/>
        </w:rPr>
        <w:t>hopust</w:t>
      </w:r>
      <w:r w:rsidR="00181D01">
        <w:t xml:space="preserve">i ja olet </w:t>
      </w:r>
      <w:r w:rsidR="00181D01" w:rsidRPr="00181D01">
        <w:rPr>
          <w:i/>
        </w:rPr>
        <w:t>siivosti</w:t>
      </w:r>
      <w:r w:rsidR="00181D01">
        <w:t>!</w:t>
      </w:r>
    </w:p>
    <w:p w14:paraId="705CB206" w14:textId="115B6DB3" w:rsidR="00181D01" w:rsidRPr="00181D01" w:rsidRDefault="008B452A" w:rsidP="00120B75">
      <w:r>
        <w:t xml:space="preserve">(2) </w:t>
      </w:r>
      <w:r w:rsidR="00181D01">
        <w:t xml:space="preserve">Faarin nimi oli Jakob, mutta met käskimä sen </w:t>
      </w:r>
      <w:r w:rsidR="00181D01" w:rsidRPr="006456CE">
        <w:rPr>
          <w:i/>
        </w:rPr>
        <w:t>päivälisesti</w:t>
      </w:r>
      <w:r w:rsidR="00181D01">
        <w:t xml:space="preserve"> Jaakoksi.</w:t>
      </w:r>
    </w:p>
    <w:p w14:paraId="3C539A2C" w14:textId="41E3FAAC" w:rsidR="00120B75" w:rsidRDefault="00120B75" w:rsidP="00120B75">
      <w:r w:rsidRPr="00CB1CAA">
        <w:rPr>
          <w:i/>
        </w:rPr>
        <w:t>sti-</w:t>
      </w:r>
      <w:r w:rsidRPr="00CB1CAA">
        <w:t xml:space="preserve">adverbiila oon kans komparatiivi- ja superlatiivihaamut. Net </w:t>
      </w:r>
      <w:r w:rsidR="00227810">
        <w:t>haamustethaan seuraavalla laila:</w:t>
      </w:r>
    </w:p>
    <w:p w14:paraId="62506949" w14:textId="090CB29F" w:rsidR="00227810" w:rsidRPr="00227810" w:rsidRDefault="00227810" w:rsidP="009948BE">
      <w:pPr>
        <w:pStyle w:val="Undertittel"/>
      </w:pPr>
      <w:bookmarkStart w:id="1969" w:name="_Toc241129376"/>
      <w:bookmarkStart w:id="1970" w:name="_Toc311273961"/>
      <w:r>
        <w:t>Tabeli</w:t>
      </w:r>
      <w:r w:rsidR="00C53E52">
        <w:t xml:space="preserve"> 56</w:t>
      </w:r>
      <w:r>
        <w:t xml:space="preserve">: </w:t>
      </w:r>
      <w:r>
        <w:rPr>
          <w:i/>
        </w:rPr>
        <w:t>sti-</w:t>
      </w:r>
      <w:r>
        <w:t>adverbiitten komparasuuni</w:t>
      </w:r>
      <w:bookmarkEnd w:id="1969"/>
      <w:bookmarkEnd w:id="1970"/>
    </w:p>
    <w:tbl>
      <w:tblPr>
        <w:tblStyle w:val="Tabellrutenett"/>
        <w:tblW w:w="0" w:type="auto"/>
        <w:tblLook w:val="06A0" w:firstRow="1" w:lastRow="0" w:firstColumn="1" w:lastColumn="0" w:noHBand="1" w:noVBand="1"/>
      </w:tblPr>
      <w:tblGrid>
        <w:gridCol w:w="1565"/>
        <w:gridCol w:w="2426"/>
        <w:gridCol w:w="2331"/>
        <w:gridCol w:w="2200"/>
      </w:tblGrid>
      <w:tr w:rsidR="00120B75" w:rsidRPr="00CB1CAA" w14:paraId="7695F777" w14:textId="77777777" w:rsidTr="000A78C9">
        <w:tc>
          <w:tcPr>
            <w:tcW w:w="0" w:type="auto"/>
          </w:tcPr>
          <w:p w14:paraId="6E4E5450" w14:textId="77777777" w:rsidR="00120B75" w:rsidRPr="00CB1CAA" w:rsidRDefault="00120B75" w:rsidP="003C1DC4">
            <w:r w:rsidRPr="00CB1CAA">
              <w:t>Adjektiivi</w:t>
            </w:r>
          </w:p>
        </w:tc>
        <w:tc>
          <w:tcPr>
            <w:tcW w:w="0" w:type="auto"/>
            <w:tcBorders>
              <w:bottom w:val="single" w:sz="4" w:space="0" w:color="auto"/>
            </w:tcBorders>
          </w:tcPr>
          <w:p w14:paraId="4E056218" w14:textId="063445B1" w:rsidR="00120B75" w:rsidRPr="002F261B" w:rsidRDefault="0047089A" w:rsidP="002F261B">
            <w:r>
              <w:t>Kompareeraamaton</w:t>
            </w:r>
            <w:r>
              <w:rPr>
                <w:i/>
              </w:rPr>
              <w:t xml:space="preserve"> </w:t>
            </w:r>
            <w:r w:rsidR="002F261B">
              <w:rPr>
                <w:i/>
              </w:rPr>
              <w:t>sti-</w:t>
            </w:r>
            <w:r w:rsidR="002F261B">
              <w:t>adverbi</w:t>
            </w:r>
          </w:p>
        </w:tc>
        <w:tc>
          <w:tcPr>
            <w:tcW w:w="0" w:type="auto"/>
            <w:tcBorders>
              <w:bottom w:val="single" w:sz="4" w:space="0" w:color="auto"/>
            </w:tcBorders>
          </w:tcPr>
          <w:p w14:paraId="3F911540" w14:textId="77777777" w:rsidR="00120B75" w:rsidRPr="00CB1CAA" w:rsidRDefault="00120B75" w:rsidP="003C1DC4">
            <w:r w:rsidRPr="00CB1CAA">
              <w:t>Adverbin komparatiivi</w:t>
            </w:r>
          </w:p>
        </w:tc>
        <w:tc>
          <w:tcPr>
            <w:tcW w:w="0" w:type="auto"/>
            <w:tcBorders>
              <w:bottom w:val="single" w:sz="4" w:space="0" w:color="auto"/>
            </w:tcBorders>
          </w:tcPr>
          <w:p w14:paraId="3BE90C9F" w14:textId="77777777" w:rsidR="00120B75" w:rsidRPr="00CB1CAA" w:rsidRDefault="00120B75" w:rsidP="003C1DC4">
            <w:r w:rsidRPr="00CB1CAA">
              <w:t>Adverbin superlatiivi</w:t>
            </w:r>
          </w:p>
        </w:tc>
      </w:tr>
      <w:tr w:rsidR="00120B75" w:rsidRPr="00CB1CAA" w14:paraId="73971B1B" w14:textId="77777777" w:rsidTr="000A78C9">
        <w:tc>
          <w:tcPr>
            <w:tcW w:w="0" w:type="auto"/>
            <w:tcBorders>
              <w:right w:val="single" w:sz="4" w:space="0" w:color="auto"/>
            </w:tcBorders>
          </w:tcPr>
          <w:p w14:paraId="724389E9" w14:textId="77777777" w:rsidR="00120B75" w:rsidRPr="00CB1CAA" w:rsidRDefault="00120B75" w:rsidP="003C1DC4">
            <w:r w:rsidRPr="00CB1CAA">
              <w:t>hyvä</w:t>
            </w:r>
          </w:p>
        </w:tc>
        <w:tc>
          <w:tcPr>
            <w:tcW w:w="0" w:type="auto"/>
            <w:tcBorders>
              <w:top w:val="single" w:sz="4" w:space="0" w:color="auto"/>
              <w:left w:val="single" w:sz="4" w:space="0" w:color="auto"/>
              <w:bottom w:val="single" w:sz="4" w:space="0" w:color="auto"/>
              <w:right w:val="single" w:sz="4" w:space="0" w:color="auto"/>
            </w:tcBorders>
          </w:tcPr>
          <w:p w14:paraId="240EAF40" w14:textId="75A58C32" w:rsidR="00120B75" w:rsidRPr="00CB1CAA" w:rsidRDefault="00120B75" w:rsidP="003C1DC4">
            <w:r w:rsidRPr="00CB1CAA">
              <w:t xml:space="preserve">hyvästi </w:t>
            </w:r>
            <w:r w:rsidR="0075485B">
              <w:t>(</w:t>
            </w:r>
            <w:r w:rsidRPr="00CB1CAA">
              <w:t>~ hyvin)</w:t>
            </w:r>
          </w:p>
        </w:tc>
        <w:tc>
          <w:tcPr>
            <w:tcW w:w="0" w:type="auto"/>
            <w:tcBorders>
              <w:top w:val="single" w:sz="4" w:space="0" w:color="auto"/>
              <w:left w:val="single" w:sz="4" w:space="0" w:color="auto"/>
              <w:bottom w:val="single" w:sz="4" w:space="0" w:color="auto"/>
              <w:right w:val="single" w:sz="4" w:space="0" w:color="auto"/>
            </w:tcBorders>
          </w:tcPr>
          <w:p w14:paraId="6265EA9D" w14:textId="77777777" w:rsidR="00120B75" w:rsidRPr="00CB1CAA" w:rsidRDefault="00120B75" w:rsidP="003C1DC4">
            <w:r w:rsidRPr="00CB1CAA">
              <w:t xml:space="preserve">paremin ~ paremasti </w:t>
            </w:r>
          </w:p>
        </w:tc>
        <w:tc>
          <w:tcPr>
            <w:tcW w:w="0" w:type="auto"/>
            <w:tcBorders>
              <w:top w:val="single" w:sz="4" w:space="0" w:color="auto"/>
              <w:left w:val="single" w:sz="4" w:space="0" w:color="auto"/>
              <w:bottom w:val="single" w:sz="4" w:space="0" w:color="auto"/>
              <w:right w:val="single" w:sz="4" w:space="0" w:color="auto"/>
            </w:tcBorders>
          </w:tcPr>
          <w:p w14:paraId="7AE663FF" w14:textId="77777777" w:rsidR="00120B75" w:rsidRPr="00CB1CAA" w:rsidRDefault="00120B75" w:rsidP="003C1DC4">
            <w:r w:rsidRPr="00CB1CAA">
              <w:t>parhaimitten ~ parhaiten</w:t>
            </w:r>
          </w:p>
        </w:tc>
      </w:tr>
      <w:tr w:rsidR="00120B75" w:rsidRPr="00CB1CAA" w14:paraId="7B2D1A02" w14:textId="77777777" w:rsidTr="000A78C9">
        <w:tc>
          <w:tcPr>
            <w:tcW w:w="0" w:type="auto"/>
            <w:tcBorders>
              <w:right w:val="single" w:sz="4" w:space="0" w:color="auto"/>
            </w:tcBorders>
          </w:tcPr>
          <w:p w14:paraId="06F7C330" w14:textId="77777777" w:rsidR="00120B75" w:rsidRPr="00CB1CAA" w:rsidRDefault="00120B75" w:rsidP="003C1DC4">
            <w:r w:rsidRPr="00CB1CAA">
              <w:t>siivo</w:t>
            </w:r>
          </w:p>
        </w:tc>
        <w:tc>
          <w:tcPr>
            <w:tcW w:w="0" w:type="auto"/>
            <w:tcBorders>
              <w:top w:val="single" w:sz="4" w:space="0" w:color="auto"/>
              <w:left w:val="single" w:sz="4" w:space="0" w:color="auto"/>
              <w:bottom w:val="single" w:sz="4" w:space="0" w:color="auto"/>
              <w:right w:val="single" w:sz="4" w:space="0" w:color="auto"/>
            </w:tcBorders>
          </w:tcPr>
          <w:p w14:paraId="6A07BCF6" w14:textId="77777777" w:rsidR="00120B75" w:rsidRPr="00CB1CAA" w:rsidRDefault="00120B75" w:rsidP="003C1DC4">
            <w:r w:rsidRPr="00CB1CAA">
              <w:t>siivosti</w:t>
            </w:r>
          </w:p>
        </w:tc>
        <w:tc>
          <w:tcPr>
            <w:tcW w:w="0" w:type="auto"/>
            <w:tcBorders>
              <w:top w:val="single" w:sz="4" w:space="0" w:color="auto"/>
              <w:left w:val="single" w:sz="4" w:space="0" w:color="auto"/>
              <w:bottom w:val="single" w:sz="4" w:space="0" w:color="auto"/>
              <w:right w:val="single" w:sz="4" w:space="0" w:color="auto"/>
            </w:tcBorders>
          </w:tcPr>
          <w:p w14:paraId="45E90FDE" w14:textId="77777777" w:rsidR="00120B75" w:rsidRPr="00CB1CAA" w:rsidRDefault="00120B75" w:rsidP="003C1DC4">
            <w:r w:rsidRPr="00CB1CAA">
              <w:t>siivomin ~ siivomasti</w:t>
            </w:r>
          </w:p>
        </w:tc>
        <w:tc>
          <w:tcPr>
            <w:tcW w:w="0" w:type="auto"/>
            <w:tcBorders>
              <w:top w:val="single" w:sz="4" w:space="0" w:color="auto"/>
              <w:left w:val="single" w:sz="4" w:space="0" w:color="auto"/>
              <w:bottom w:val="single" w:sz="4" w:space="0" w:color="auto"/>
              <w:right w:val="single" w:sz="4" w:space="0" w:color="auto"/>
            </w:tcBorders>
          </w:tcPr>
          <w:p w14:paraId="1912A413" w14:textId="77777777" w:rsidR="00120B75" w:rsidRPr="00CB1CAA" w:rsidRDefault="00120B75" w:rsidP="003C1DC4">
            <w:r w:rsidRPr="00CB1CAA">
              <w:t>siivoimitten ~ siivoiten</w:t>
            </w:r>
          </w:p>
        </w:tc>
      </w:tr>
      <w:tr w:rsidR="00120B75" w:rsidRPr="00CB1CAA" w14:paraId="263043F6" w14:textId="77777777" w:rsidTr="000A78C9">
        <w:tc>
          <w:tcPr>
            <w:tcW w:w="0" w:type="auto"/>
            <w:tcBorders>
              <w:right w:val="single" w:sz="4" w:space="0" w:color="auto"/>
            </w:tcBorders>
          </w:tcPr>
          <w:p w14:paraId="0C4BA5E8" w14:textId="77777777" w:rsidR="00120B75" w:rsidRPr="00CB1CAA" w:rsidRDefault="00120B75" w:rsidP="003C1DC4">
            <w:r w:rsidRPr="00CB1CAA">
              <w:t>kevvee ~ keveä ~ keviä</w:t>
            </w:r>
          </w:p>
        </w:tc>
        <w:tc>
          <w:tcPr>
            <w:tcW w:w="0" w:type="auto"/>
            <w:tcBorders>
              <w:top w:val="single" w:sz="4" w:space="0" w:color="auto"/>
              <w:left w:val="single" w:sz="4" w:space="0" w:color="auto"/>
              <w:bottom w:val="single" w:sz="4" w:space="0" w:color="auto"/>
              <w:right w:val="single" w:sz="4" w:space="0" w:color="auto"/>
            </w:tcBorders>
          </w:tcPr>
          <w:p w14:paraId="4D286D67" w14:textId="77777777" w:rsidR="00120B75" w:rsidRPr="00CB1CAA" w:rsidRDefault="00120B75" w:rsidP="003C1DC4">
            <w:r w:rsidRPr="00CB1CAA">
              <w:t>kevveesti ~ keveästi ~ keviästi</w:t>
            </w:r>
          </w:p>
        </w:tc>
        <w:tc>
          <w:tcPr>
            <w:tcW w:w="0" w:type="auto"/>
            <w:tcBorders>
              <w:top w:val="single" w:sz="4" w:space="0" w:color="auto"/>
              <w:left w:val="single" w:sz="4" w:space="0" w:color="auto"/>
              <w:bottom w:val="single" w:sz="4" w:space="0" w:color="auto"/>
              <w:right w:val="single" w:sz="4" w:space="0" w:color="auto"/>
            </w:tcBorders>
          </w:tcPr>
          <w:p w14:paraId="22F9E422" w14:textId="63A4232B" w:rsidR="00120B75" w:rsidRPr="00CB1CAA" w:rsidRDefault="00120B75" w:rsidP="003C1DC4">
            <w:r w:rsidRPr="00CB1CAA">
              <w:t>kevveemin ~ keveä</w:t>
            </w:r>
            <w:r w:rsidR="00A47D84">
              <w:t>m</w:t>
            </w:r>
            <w:r w:rsidRPr="00CB1CAA">
              <w:t>mästi ~ keviä</w:t>
            </w:r>
            <w:r w:rsidR="00A47D84">
              <w:t>m</w:t>
            </w:r>
            <w:r w:rsidRPr="00CB1CAA">
              <w:t>mästi</w:t>
            </w:r>
          </w:p>
        </w:tc>
        <w:tc>
          <w:tcPr>
            <w:tcW w:w="0" w:type="auto"/>
            <w:tcBorders>
              <w:top w:val="single" w:sz="4" w:space="0" w:color="auto"/>
              <w:left w:val="single" w:sz="4" w:space="0" w:color="auto"/>
              <w:bottom w:val="single" w:sz="4" w:space="0" w:color="auto"/>
              <w:right w:val="single" w:sz="4" w:space="0" w:color="auto"/>
            </w:tcBorders>
          </w:tcPr>
          <w:p w14:paraId="67B1AC6A" w14:textId="77777777" w:rsidR="00120B75" w:rsidRPr="00CB1CAA" w:rsidRDefault="00120B75" w:rsidP="003C1DC4">
            <w:r w:rsidRPr="00CB1CAA">
              <w:t>kevveimitten ~ kevveiten</w:t>
            </w:r>
          </w:p>
        </w:tc>
      </w:tr>
      <w:tr w:rsidR="00120B75" w:rsidRPr="00CB1CAA" w14:paraId="5CCCDDC4" w14:textId="77777777" w:rsidTr="000A78C9">
        <w:tc>
          <w:tcPr>
            <w:tcW w:w="0" w:type="auto"/>
            <w:tcBorders>
              <w:right w:val="single" w:sz="4" w:space="0" w:color="auto"/>
            </w:tcBorders>
          </w:tcPr>
          <w:p w14:paraId="24AC0BF6" w14:textId="57246E55" w:rsidR="00120B75" w:rsidRPr="00CB1CAA" w:rsidRDefault="00120B75" w:rsidP="00B3397A">
            <w:r w:rsidRPr="00CB1CAA">
              <w:t>hi</w:t>
            </w:r>
            <w:r w:rsidR="00B3397A">
              <w:t>(</w:t>
            </w:r>
            <w:r w:rsidRPr="00CB1CAA">
              <w:t>đ</w:t>
            </w:r>
            <w:r w:rsidR="00B3397A">
              <w:t>)</w:t>
            </w:r>
            <w:r w:rsidRPr="00CB1CAA">
              <w:t>as</w:t>
            </w:r>
          </w:p>
        </w:tc>
        <w:tc>
          <w:tcPr>
            <w:tcW w:w="0" w:type="auto"/>
            <w:tcBorders>
              <w:top w:val="single" w:sz="4" w:space="0" w:color="auto"/>
              <w:left w:val="single" w:sz="4" w:space="0" w:color="auto"/>
              <w:bottom w:val="single" w:sz="4" w:space="0" w:color="auto"/>
              <w:right w:val="single" w:sz="4" w:space="0" w:color="auto"/>
            </w:tcBorders>
          </w:tcPr>
          <w:p w14:paraId="77539CCD" w14:textId="77777777" w:rsidR="00120B75" w:rsidRPr="00CB1CAA" w:rsidRDefault="00120B75" w:rsidP="003C1DC4">
            <w:r w:rsidRPr="00CB1CAA">
              <w:t>hithaasti</w:t>
            </w:r>
          </w:p>
        </w:tc>
        <w:tc>
          <w:tcPr>
            <w:tcW w:w="0" w:type="auto"/>
            <w:tcBorders>
              <w:top w:val="single" w:sz="4" w:space="0" w:color="auto"/>
              <w:left w:val="single" w:sz="4" w:space="0" w:color="auto"/>
              <w:bottom w:val="single" w:sz="4" w:space="0" w:color="auto"/>
              <w:right w:val="single" w:sz="4" w:space="0" w:color="auto"/>
            </w:tcBorders>
          </w:tcPr>
          <w:p w14:paraId="5DB36CC4" w14:textId="77777777" w:rsidR="00120B75" w:rsidRPr="00CB1CAA" w:rsidRDefault="00120B75" w:rsidP="003C1DC4">
            <w:r w:rsidRPr="00CB1CAA">
              <w:t>hithaamin ~ hithaamasti</w:t>
            </w:r>
          </w:p>
        </w:tc>
        <w:tc>
          <w:tcPr>
            <w:tcW w:w="0" w:type="auto"/>
            <w:tcBorders>
              <w:top w:val="single" w:sz="4" w:space="0" w:color="auto"/>
              <w:left w:val="single" w:sz="4" w:space="0" w:color="auto"/>
              <w:bottom w:val="single" w:sz="4" w:space="0" w:color="auto"/>
              <w:right w:val="single" w:sz="4" w:space="0" w:color="auto"/>
            </w:tcBorders>
          </w:tcPr>
          <w:p w14:paraId="476084A1" w14:textId="77777777" w:rsidR="00120B75" w:rsidRPr="00CB1CAA" w:rsidRDefault="00120B75" w:rsidP="003C1DC4">
            <w:r w:rsidRPr="00CB1CAA">
              <w:t>hithaimitten ~ hithaiten</w:t>
            </w:r>
          </w:p>
        </w:tc>
      </w:tr>
      <w:tr w:rsidR="00120B75" w:rsidRPr="00CB1CAA" w14:paraId="16EA8673" w14:textId="77777777" w:rsidTr="000A78C9">
        <w:tc>
          <w:tcPr>
            <w:tcW w:w="0" w:type="auto"/>
            <w:tcBorders>
              <w:right w:val="single" w:sz="4" w:space="0" w:color="auto"/>
            </w:tcBorders>
          </w:tcPr>
          <w:p w14:paraId="3A649AC5" w14:textId="77777777" w:rsidR="00120B75" w:rsidRPr="00CB1CAA" w:rsidRDefault="00120B75" w:rsidP="003C1DC4">
            <w:r w:rsidRPr="00CB1CAA">
              <w:t>onnelinen</w:t>
            </w:r>
          </w:p>
        </w:tc>
        <w:tc>
          <w:tcPr>
            <w:tcW w:w="0" w:type="auto"/>
            <w:tcBorders>
              <w:top w:val="single" w:sz="4" w:space="0" w:color="auto"/>
              <w:left w:val="single" w:sz="4" w:space="0" w:color="auto"/>
              <w:bottom w:val="single" w:sz="4" w:space="0" w:color="auto"/>
              <w:right w:val="single" w:sz="4" w:space="0" w:color="auto"/>
            </w:tcBorders>
          </w:tcPr>
          <w:p w14:paraId="409246FE" w14:textId="77777777" w:rsidR="00120B75" w:rsidRPr="00CB1CAA" w:rsidRDefault="00120B75" w:rsidP="003C1DC4">
            <w:r w:rsidRPr="00CB1CAA">
              <w:t>onnelisesti</w:t>
            </w:r>
          </w:p>
        </w:tc>
        <w:tc>
          <w:tcPr>
            <w:tcW w:w="0" w:type="auto"/>
            <w:tcBorders>
              <w:top w:val="single" w:sz="4" w:space="0" w:color="auto"/>
              <w:left w:val="single" w:sz="4" w:space="0" w:color="auto"/>
              <w:bottom w:val="single" w:sz="4" w:space="0" w:color="auto"/>
              <w:right w:val="single" w:sz="4" w:space="0" w:color="auto"/>
            </w:tcBorders>
          </w:tcPr>
          <w:p w14:paraId="46BA466E" w14:textId="01A35920" w:rsidR="00120B75" w:rsidRPr="00CB1CAA" w:rsidRDefault="00A47D84" w:rsidP="003C1DC4">
            <w:r>
              <w:t>onnelise</w:t>
            </w:r>
            <w:r w:rsidR="00120B75" w:rsidRPr="00CB1CAA">
              <w:t>min ~ onnelisemasti</w:t>
            </w:r>
          </w:p>
        </w:tc>
        <w:tc>
          <w:tcPr>
            <w:tcW w:w="0" w:type="auto"/>
            <w:tcBorders>
              <w:top w:val="single" w:sz="4" w:space="0" w:color="auto"/>
              <w:left w:val="single" w:sz="4" w:space="0" w:color="auto"/>
              <w:bottom w:val="single" w:sz="4" w:space="0" w:color="auto"/>
              <w:right w:val="single" w:sz="4" w:space="0" w:color="auto"/>
            </w:tcBorders>
          </w:tcPr>
          <w:p w14:paraId="732CC0BA" w14:textId="6B9E642A" w:rsidR="00120B75" w:rsidRPr="00CB1CAA" w:rsidRDefault="00A47D84" w:rsidP="003C1DC4">
            <w:r>
              <w:t>onnelis</w:t>
            </w:r>
            <w:r w:rsidR="0003606E">
              <w:t>si</w:t>
            </w:r>
            <w:r>
              <w:t>imitten ~ onnelis</w:t>
            </w:r>
            <w:r w:rsidR="0003606E">
              <w:t>si</w:t>
            </w:r>
            <w:r>
              <w:t>i</w:t>
            </w:r>
            <w:r w:rsidR="00120B75" w:rsidRPr="00CB1CAA">
              <w:t>min</w:t>
            </w:r>
          </w:p>
        </w:tc>
      </w:tr>
    </w:tbl>
    <w:p w14:paraId="3E34AC64" w14:textId="52555A5F" w:rsidR="00120B75" w:rsidRDefault="00F37725" w:rsidP="00120B75">
      <w:bookmarkStart w:id="1971" w:name="_Toc226789851"/>
      <w:r>
        <w:t xml:space="preserve">Esimerkki komparatiivin </w:t>
      </w:r>
      <w:r w:rsidR="0075485B">
        <w:t>(</w:t>
      </w:r>
      <w:r w:rsidR="008B452A">
        <w:t>3</w:t>
      </w:r>
      <w:r>
        <w:t xml:space="preserve">) ja superlatiivin </w:t>
      </w:r>
      <w:r w:rsidR="0075485B">
        <w:t>(</w:t>
      </w:r>
      <w:r w:rsidR="008B452A">
        <w:t>4</w:t>
      </w:r>
      <w:r w:rsidR="00725B6E">
        <w:t xml:space="preserve">) </w:t>
      </w:r>
      <w:r>
        <w:t>käytöstä</w:t>
      </w:r>
      <w:r w:rsidR="001A646E">
        <w:t>:</w:t>
      </w:r>
    </w:p>
    <w:p w14:paraId="05C63E2A" w14:textId="260DD315" w:rsidR="00120B75" w:rsidRDefault="0075485B" w:rsidP="00120B75">
      <w:r>
        <w:t>(</w:t>
      </w:r>
      <w:r w:rsidR="008B452A">
        <w:t>3</w:t>
      </w:r>
      <w:r w:rsidR="001A646E">
        <w:t xml:space="preserve">) </w:t>
      </w:r>
      <w:r w:rsidR="00120B75">
        <w:t>Hänelä oon</w:t>
      </w:r>
      <w:r w:rsidR="007C2F01" w:rsidRPr="00683B49">
        <w:rPr>
          <w:i/>
        </w:rPr>
        <w:t xml:space="preserve"> paremin</w:t>
      </w:r>
      <w:r w:rsidR="007C2F01">
        <w:rPr>
          <w:i/>
        </w:rPr>
        <w:t xml:space="preserve"> </w:t>
      </w:r>
      <w:r w:rsidR="00BA1173" w:rsidRPr="00BA1173">
        <w:t>~</w:t>
      </w:r>
      <w:r w:rsidR="00120B75">
        <w:t xml:space="preserve"> </w:t>
      </w:r>
      <w:r w:rsidR="00120B75" w:rsidRPr="00683B49">
        <w:rPr>
          <w:i/>
        </w:rPr>
        <w:t xml:space="preserve">paremasti </w:t>
      </w:r>
      <w:r w:rsidR="00120B75">
        <w:t xml:space="preserve"> tääpänä ko eilen.</w:t>
      </w:r>
    </w:p>
    <w:p w14:paraId="6950A3B0" w14:textId="5011564B" w:rsidR="001A646E" w:rsidRPr="00683B49" w:rsidRDefault="0075485B" w:rsidP="00120B75">
      <w:r>
        <w:t>(</w:t>
      </w:r>
      <w:r w:rsidR="008B452A">
        <w:t>4</w:t>
      </w:r>
      <w:r w:rsidR="001A646E">
        <w:t>) Matti hihtaa meistä</w:t>
      </w:r>
      <w:r w:rsidR="007C2F01" w:rsidRPr="007C2F01">
        <w:rPr>
          <w:i/>
        </w:rPr>
        <w:t xml:space="preserve"> </w:t>
      </w:r>
      <w:r w:rsidR="007C2F01">
        <w:rPr>
          <w:i/>
        </w:rPr>
        <w:t>hith</w:t>
      </w:r>
      <w:r w:rsidR="007C2F01" w:rsidRPr="001A646E">
        <w:rPr>
          <w:i/>
        </w:rPr>
        <w:t>aimitten</w:t>
      </w:r>
      <w:r w:rsidR="007C2F01">
        <w:rPr>
          <w:i/>
        </w:rPr>
        <w:t xml:space="preserve"> </w:t>
      </w:r>
      <w:r w:rsidR="00BA1173" w:rsidRPr="00BA1173">
        <w:t>~</w:t>
      </w:r>
      <w:r w:rsidR="001A646E">
        <w:t xml:space="preserve"> </w:t>
      </w:r>
      <w:r w:rsidR="007C2F01">
        <w:rPr>
          <w:i/>
        </w:rPr>
        <w:t>hithaiten</w:t>
      </w:r>
      <w:r w:rsidR="001B127A" w:rsidRPr="001B127A">
        <w:t>.</w:t>
      </w:r>
    </w:p>
    <w:p w14:paraId="214B8FD3" w14:textId="6E064B8F" w:rsidR="00120B75" w:rsidRPr="00CB1CAA" w:rsidRDefault="00120B75" w:rsidP="00003998">
      <w:pPr>
        <w:pStyle w:val="Overskrift3"/>
      </w:pPr>
      <w:bookmarkStart w:id="1972" w:name="_Toc241129377"/>
      <w:bookmarkStart w:id="1973" w:name="_Toc311273962"/>
      <w:r w:rsidRPr="00CB1CAA">
        <w:t>Muita tavan adverbiita</w:t>
      </w:r>
      <w:bookmarkEnd w:id="1971"/>
      <w:bookmarkEnd w:id="1972"/>
      <w:bookmarkEnd w:id="1973"/>
    </w:p>
    <w:p w14:paraId="097C3B61" w14:textId="599FF483" w:rsidR="00334FA1" w:rsidRPr="00542ABB" w:rsidRDefault="00120B75" w:rsidP="00120B75">
      <w:pPr>
        <w:rPr>
          <w:i/>
        </w:rPr>
      </w:pPr>
      <w:r w:rsidRPr="00CB1CAA">
        <w:t xml:space="preserve">Funksuunilta samantapaiset ko ylipuolen </w:t>
      </w:r>
      <w:r w:rsidRPr="00CB1CAA">
        <w:rPr>
          <w:i/>
        </w:rPr>
        <w:t>sti-</w:t>
      </w:r>
      <w:r w:rsidRPr="00CB1CAA">
        <w:t xml:space="preserve">adverbit oon kans kivettynheet partitiivin ja epäproduktiivisen intstruktiivin haamut </w:t>
      </w:r>
      <w:r w:rsidR="0075485B">
        <w:t>(</w:t>
      </w:r>
      <w:r w:rsidRPr="00CB1CAA">
        <w:t xml:space="preserve">1), mutta muittenki kaasushaamuin näköiset tavan adverbit oon mahdoliset </w:t>
      </w:r>
      <w:r w:rsidR="0075485B">
        <w:t>(</w:t>
      </w:r>
      <w:r w:rsidRPr="00CB1CAA">
        <w:t>2). Näissa saattaa olla myötä kans possessiivisuffiksi.</w:t>
      </w:r>
      <w:r w:rsidR="00003998">
        <w:t xml:space="preserve"> </w:t>
      </w:r>
      <w:r w:rsidRPr="00CB1CAA">
        <w:t xml:space="preserve">Lisäksi tavan adverbiissa saattaa olla myötä joku muuki derivasuunisuffiksi ko </w:t>
      </w:r>
      <w:r w:rsidRPr="00CB1CAA">
        <w:rPr>
          <w:i/>
        </w:rPr>
        <w:t>sti</w:t>
      </w:r>
      <w:r w:rsidRPr="00CB1CAA">
        <w:t xml:space="preserve">, mutta net ei ole produktiiviset </w:t>
      </w:r>
      <w:r w:rsidR="0075485B">
        <w:t>(</w:t>
      </w:r>
      <w:r w:rsidRPr="00CB1CAA">
        <w:t>3).</w:t>
      </w:r>
    </w:p>
    <w:p w14:paraId="3017C84D" w14:textId="2E1594F1" w:rsidR="00120B75" w:rsidRPr="00CB1CAA" w:rsidRDefault="0075485B" w:rsidP="00120B75">
      <w:pPr>
        <w:rPr>
          <w:i/>
        </w:rPr>
      </w:pPr>
      <w:r>
        <w:t>(</w:t>
      </w:r>
      <w:r w:rsidR="00120B75" w:rsidRPr="00CB1CAA">
        <w:t xml:space="preserve">1) </w:t>
      </w:r>
      <w:r w:rsidR="00120B75" w:rsidRPr="00CB1CAA">
        <w:rPr>
          <w:i/>
        </w:rPr>
        <w:t>hiljaa</w:t>
      </w:r>
      <w:r w:rsidR="00120B75" w:rsidRPr="00CB1CAA">
        <w:t>,</w:t>
      </w:r>
      <w:r w:rsidR="00120B75" w:rsidRPr="00CB1CAA">
        <w:rPr>
          <w:i/>
        </w:rPr>
        <w:t xml:space="preserve"> hätähättää</w:t>
      </w:r>
      <w:r w:rsidR="00120B75" w:rsidRPr="00CB1CAA">
        <w:t>,</w:t>
      </w:r>
      <w:r w:rsidR="00120B75" w:rsidRPr="00CB1CAA">
        <w:rPr>
          <w:i/>
        </w:rPr>
        <w:t xml:space="preserve"> sallaa</w:t>
      </w:r>
      <w:r w:rsidR="00120B75" w:rsidRPr="00CB1CAA">
        <w:t>,</w:t>
      </w:r>
      <w:r w:rsidR="00120B75" w:rsidRPr="00CB1CAA">
        <w:rPr>
          <w:i/>
        </w:rPr>
        <w:t xml:space="preserve"> tapaturmaa</w:t>
      </w:r>
      <w:r w:rsidR="00120B75" w:rsidRPr="00CB1CAA">
        <w:t>,</w:t>
      </w:r>
      <w:r w:rsidR="00120B75" w:rsidRPr="00CB1CAA">
        <w:rPr>
          <w:i/>
        </w:rPr>
        <w:t xml:space="preserve"> hyvin</w:t>
      </w:r>
      <w:r w:rsidR="00120B75" w:rsidRPr="00CB1CAA">
        <w:t>,</w:t>
      </w:r>
      <w:r w:rsidR="00120B75" w:rsidRPr="00CB1CAA">
        <w:rPr>
          <w:i/>
        </w:rPr>
        <w:t xml:space="preserve"> kovin</w:t>
      </w:r>
      <w:r w:rsidR="00120B75" w:rsidRPr="00CB1CAA">
        <w:t>,</w:t>
      </w:r>
      <w:r w:rsidR="00120B75" w:rsidRPr="00CB1CAA">
        <w:rPr>
          <w:i/>
        </w:rPr>
        <w:t xml:space="preserve"> oikhein</w:t>
      </w:r>
      <w:r w:rsidR="00F13861">
        <w:rPr>
          <w:i/>
        </w:rPr>
        <w:t xml:space="preserve"> </w:t>
      </w:r>
      <w:r w:rsidR="00BA1173" w:rsidRPr="00BA1173">
        <w:t>~</w:t>
      </w:r>
      <w:r w:rsidR="00F13861">
        <w:rPr>
          <w:i/>
        </w:rPr>
        <w:t xml:space="preserve"> oikheen</w:t>
      </w:r>
      <w:r w:rsidR="00120B75" w:rsidRPr="00CB1CAA">
        <w:t>,</w:t>
      </w:r>
      <w:r w:rsidR="00120B75" w:rsidRPr="00CB1CAA">
        <w:rPr>
          <w:i/>
        </w:rPr>
        <w:t xml:space="preserve"> väärin</w:t>
      </w:r>
      <w:r w:rsidR="00120B75" w:rsidRPr="00CB1CAA">
        <w:t>,</w:t>
      </w:r>
      <w:r w:rsidR="00120B75" w:rsidRPr="00CB1CAA">
        <w:rPr>
          <w:i/>
        </w:rPr>
        <w:t xml:space="preserve"> päinvastoin</w:t>
      </w:r>
      <w:r w:rsidRPr="0075485B">
        <w:t>,</w:t>
      </w:r>
      <w:r w:rsidR="00425009">
        <w:rPr>
          <w:i/>
        </w:rPr>
        <w:t xml:space="preserve"> varkhain</w:t>
      </w:r>
      <w:r w:rsidR="00120B75" w:rsidRPr="00CB1CAA">
        <w:t>,</w:t>
      </w:r>
      <w:r w:rsidR="00120B75" w:rsidRPr="00CB1CAA">
        <w:rPr>
          <w:i/>
        </w:rPr>
        <w:t xml:space="preserve"> näin</w:t>
      </w:r>
      <w:r w:rsidR="00120B75" w:rsidRPr="00CB1CAA">
        <w:t>,</w:t>
      </w:r>
      <w:r w:rsidR="00120B75" w:rsidRPr="00CB1CAA">
        <w:rPr>
          <w:i/>
        </w:rPr>
        <w:t xml:space="preserve"> nuoin </w:t>
      </w:r>
      <w:r w:rsidR="00BA1173" w:rsidRPr="00BA1173">
        <w:t>~</w:t>
      </w:r>
      <w:r w:rsidR="00120B75" w:rsidRPr="00CB1CAA">
        <w:rPr>
          <w:i/>
        </w:rPr>
        <w:t xml:space="preserve"> nuin</w:t>
      </w:r>
      <w:r w:rsidR="00120B75" w:rsidRPr="00CB1CAA">
        <w:t>,</w:t>
      </w:r>
      <w:r w:rsidR="00120B75" w:rsidRPr="00CB1CAA">
        <w:rPr>
          <w:i/>
        </w:rPr>
        <w:t xml:space="preserve"> niin</w:t>
      </w:r>
      <w:ins w:id="1974" w:author="Information Services" w:date="2015-11-22T15:47:00Z">
        <w:r w:rsidR="00911554" w:rsidRPr="00911554">
          <w:rPr>
            <w:rPrChange w:id="1975" w:author="Information Services" w:date="2015-11-22T15:47:00Z">
              <w:rPr>
                <w:i/>
              </w:rPr>
            </w:rPrChange>
          </w:rPr>
          <w:t>,</w:t>
        </w:r>
      </w:ins>
      <w:ins w:id="1976" w:author="Information Services" w:date="2015-11-22T14:53:00Z">
        <w:r w:rsidR="00334FA1">
          <w:rPr>
            <w:i/>
          </w:rPr>
          <w:t xml:space="preserve"> </w:t>
        </w:r>
        <w:r w:rsidR="00334FA1">
          <w:t>(kys</w:t>
        </w:r>
      </w:ins>
      <w:ins w:id="1977" w:author="Information Services" w:date="2015-11-22T14:54:00Z">
        <w:r w:rsidR="00334FA1">
          <w:t>sy</w:t>
        </w:r>
      </w:ins>
      <w:ins w:id="1978" w:author="Information Services" w:date="2015-11-22T14:53:00Z">
        <w:r w:rsidR="00334FA1">
          <w:t>yvä adverbi)</w:t>
        </w:r>
      </w:ins>
      <w:ins w:id="1979" w:author="Information Services" w:date="2015-11-22T14:54:00Z">
        <w:r w:rsidR="00334FA1">
          <w:t xml:space="preserve"> </w:t>
        </w:r>
        <w:r w:rsidR="00334FA1">
          <w:rPr>
            <w:i/>
          </w:rPr>
          <w:t>kunka ~ kuinka</w:t>
        </w:r>
      </w:ins>
      <w:r w:rsidR="00A47D84">
        <w:t>;</w:t>
      </w:r>
    </w:p>
    <w:p w14:paraId="1B6C115C" w14:textId="38579AD5" w:rsidR="00120B75" w:rsidRPr="00CB1CAA" w:rsidRDefault="0075485B" w:rsidP="00120B75">
      <w:pPr>
        <w:rPr>
          <w:i/>
        </w:rPr>
      </w:pPr>
      <w:r>
        <w:t>(</w:t>
      </w:r>
      <w:r w:rsidR="00120B75" w:rsidRPr="00CB1CAA">
        <w:t xml:space="preserve">2) </w:t>
      </w:r>
      <w:r w:rsidR="00F2770D">
        <w:rPr>
          <w:i/>
        </w:rPr>
        <w:t>rukatukse</w:t>
      </w:r>
      <w:r w:rsidR="00120B75" w:rsidRPr="00CB1CAA">
        <w:rPr>
          <w:i/>
        </w:rPr>
        <w:t>la</w:t>
      </w:r>
      <w:r w:rsidR="0003606E">
        <w:t>,</w:t>
      </w:r>
      <w:r w:rsidR="00120B75" w:rsidRPr="00CB1CAA">
        <w:rPr>
          <w:i/>
        </w:rPr>
        <w:t xml:space="preserve"> sattumalla</w:t>
      </w:r>
      <w:r w:rsidR="00120B75">
        <w:rPr>
          <w:i/>
        </w:rPr>
        <w:t xml:space="preserve"> </w:t>
      </w:r>
      <w:r w:rsidR="00BA1173" w:rsidRPr="00BA1173">
        <w:t>~</w:t>
      </w:r>
      <w:r w:rsidR="00120B75">
        <w:rPr>
          <w:i/>
        </w:rPr>
        <w:t xml:space="preserve"> sattumalta</w:t>
      </w:r>
      <w:r w:rsidRPr="0075485B">
        <w:t>,</w:t>
      </w:r>
      <w:r w:rsidR="00120B75" w:rsidRPr="00CB1CAA">
        <w:rPr>
          <w:i/>
        </w:rPr>
        <w:t xml:space="preserve"> vahingossa</w:t>
      </w:r>
      <w:r w:rsidR="00A47D84">
        <w:rPr>
          <w:i/>
        </w:rPr>
        <w:t xml:space="preserve"> </w:t>
      </w:r>
      <w:r w:rsidR="00BA1173" w:rsidRPr="00BA1173">
        <w:t>~</w:t>
      </w:r>
      <w:r w:rsidR="00A47D84">
        <w:rPr>
          <w:i/>
        </w:rPr>
        <w:t xml:space="preserve"> vahinkossa</w:t>
      </w:r>
      <w:r w:rsidRPr="0075485B">
        <w:t>,</w:t>
      </w:r>
      <w:r w:rsidR="00120B75" w:rsidRPr="00CB1CAA">
        <w:rPr>
          <w:i/>
        </w:rPr>
        <w:t xml:space="preserve"> mielelä</w:t>
      </w:r>
      <w:r w:rsidR="001B127A" w:rsidRPr="001B127A">
        <w:t>,</w:t>
      </w:r>
      <w:r w:rsidR="00120B75">
        <w:rPr>
          <w:i/>
        </w:rPr>
        <w:t xml:space="preserve"> halula</w:t>
      </w:r>
      <w:r w:rsidRPr="0075485B">
        <w:t>,</w:t>
      </w:r>
      <w:r w:rsidR="00120B75" w:rsidRPr="00CB1CAA">
        <w:rPr>
          <w:i/>
        </w:rPr>
        <w:t xml:space="preserve"> suunile</w:t>
      </w:r>
      <w:r w:rsidRPr="0075485B">
        <w:t>,</w:t>
      </w:r>
      <w:r w:rsidR="00120B75" w:rsidRPr="00CB1CAA">
        <w:rPr>
          <w:i/>
        </w:rPr>
        <w:t xml:space="preserve"> säntilheen</w:t>
      </w:r>
      <w:r w:rsidRPr="0075485B">
        <w:t>,</w:t>
      </w:r>
      <w:r w:rsidR="00120B75" w:rsidRPr="00CB1CAA">
        <w:rPr>
          <w:i/>
        </w:rPr>
        <w:t xml:space="preserve"> täsmälheen</w:t>
      </w:r>
      <w:r w:rsidR="00120B75" w:rsidRPr="00CB1CAA">
        <w:t>;</w:t>
      </w:r>
    </w:p>
    <w:p w14:paraId="1BE2B2AB" w14:textId="35AD2F4F" w:rsidR="00120B75" w:rsidRPr="00CB1CAA" w:rsidRDefault="0075485B" w:rsidP="00120B75">
      <w:r>
        <w:t>(</w:t>
      </w:r>
      <w:r w:rsidR="00120B75" w:rsidRPr="00CB1CAA">
        <w:t xml:space="preserve">3) </w:t>
      </w:r>
      <w:r w:rsidR="00120B75" w:rsidRPr="00CB1CAA">
        <w:rPr>
          <w:i/>
        </w:rPr>
        <w:t>vaiti</w:t>
      </w:r>
      <w:r w:rsidRPr="0075485B">
        <w:t>,</w:t>
      </w:r>
      <w:r w:rsidR="00120B75" w:rsidRPr="00CB1CAA">
        <w:rPr>
          <w:i/>
        </w:rPr>
        <w:t xml:space="preserve"> ääneti</w:t>
      </w:r>
      <w:r w:rsidRPr="0075485B">
        <w:t>,</w:t>
      </w:r>
      <w:r w:rsidR="00120B75" w:rsidRPr="00CB1CAA">
        <w:rPr>
          <w:i/>
        </w:rPr>
        <w:t xml:space="preserve"> vasiten</w:t>
      </w:r>
      <w:r w:rsidRPr="0075485B">
        <w:t>,</w:t>
      </w:r>
      <w:r w:rsidR="00120B75" w:rsidRPr="00CB1CAA">
        <w:rPr>
          <w:i/>
        </w:rPr>
        <w:t xml:space="preserve"> väkisten</w:t>
      </w:r>
      <w:r w:rsidRPr="0075485B">
        <w:t>,</w:t>
      </w:r>
      <w:r w:rsidR="00120B75" w:rsidRPr="00CB1CAA">
        <w:rPr>
          <w:i/>
        </w:rPr>
        <w:t xml:space="preserve"> muuto</w:t>
      </w:r>
      <w:r w:rsidRPr="0075485B">
        <w:t>(</w:t>
      </w:r>
      <w:r w:rsidR="00120B75" w:rsidRPr="00CB1CAA">
        <w:rPr>
          <w:i/>
        </w:rPr>
        <w:t>i</w:t>
      </w:r>
      <w:r w:rsidRPr="0075485B">
        <w:t>)</w:t>
      </w:r>
      <w:r w:rsidR="00120B75" w:rsidRPr="00CB1CAA">
        <w:rPr>
          <w:i/>
        </w:rPr>
        <w:t>n</w:t>
      </w:r>
      <w:r w:rsidRPr="0075485B">
        <w:t>,</w:t>
      </w:r>
      <w:r w:rsidR="00120B75" w:rsidRPr="00CB1CAA">
        <w:rPr>
          <w:i/>
        </w:rPr>
        <w:t xml:space="preserve"> samoten</w:t>
      </w:r>
      <w:r w:rsidR="00120B75" w:rsidRPr="00CB1CAA">
        <w:t>.</w:t>
      </w:r>
    </w:p>
    <w:p w14:paraId="62ECFF18" w14:textId="479AE009" w:rsidR="00120B75" w:rsidRPr="00CB1CAA" w:rsidRDefault="00120B75" w:rsidP="00120B75">
      <w:r w:rsidRPr="00CB1CAA">
        <w:t xml:space="preserve">Aivan erityinen joukko oon </w:t>
      </w:r>
      <w:r w:rsidR="00BA1173" w:rsidRPr="00BA1173">
        <w:t>(</w:t>
      </w:r>
      <w:r w:rsidR="00425009">
        <w:rPr>
          <w:i/>
        </w:rPr>
        <w:t>i</w:t>
      </w:r>
      <w:r w:rsidR="00BA1173" w:rsidRPr="00BA1173">
        <w:t>)</w:t>
      </w:r>
      <w:r w:rsidRPr="00CB1CAA">
        <w:rPr>
          <w:i/>
        </w:rPr>
        <w:t>sin-</w:t>
      </w:r>
      <w:r w:rsidRPr="00CB1CAA">
        <w:t>loppuiset adverbit, mitä käytethään erinomhaittain liik</w:t>
      </w:r>
      <w:r>
        <w:t>k</w:t>
      </w:r>
      <w:r w:rsidRPr="00CB1CAA">
        <w:t>umistavan kuvva</w:t>
      </w:r>
      <w:r w:rsidR="00003998">
        <w:t xml:space="preserve">amisheen </w:t>
      </w:r>
      <w:r w:rsidR="0075485B">
        <w:t>(</w:t>
      </w:r>
      <w:r w:rsidR="00003998">
        <w:t>4).</w:t>
      </w:r>
    </w:p>
    <w:p w14:paraId="390325AB" w14:textId="2A786C59" w:rsidR="00120B75" w:rsidRDefault="0075485B" w:rsidP="00120B75">
      <w:r>
        <w:t>(</w:t>
      </w:r>
      <w:r w:rsidR="00120B75" w:rsidRPr="00CB1CAA">
        <w:t xml:space="preserve">4) </w:t>
      </w:r>
      <w:r w:rsidR="00120B75" w:rsidRPr="00CB1CAA">
        <w:rPr>
          <w:i/>
        </w:rPr>
        <w:t>hihtosin</w:t>
      </w:r>
      <w:r w:rsidRPr="0075485B">
        <w:t>,</w:t>
      </w:r>
      <w:r w:rsidR="00120B75" w:rsidRPr="00CB1CAA">
        <w:rPr>
          <w:i/>
        </w:rPr>
        <w:t xml:space="preserve"> ajosin</w:t>
      </w:r>
      <w:r w:rsidRPr="0075485B">
        <w:t>,</w:t>
      </w:r>
      <w:r w:rsidR="00120B75" w:rsidRPr="00CB1CAA">
        <w:rPr>
          <w:i/>
        </w:rPr>
        <w:t xml:space="preserve"> lentosin</w:t>
      </w:r>
      <w:r w:rsidR="00BA1173" w:rsidRPr="00BA1173">
        <w:t>,</w:t>
      </w:r>
      <w:r w:rsidR="00425009">
        <w:rPr>
          <w:i/>
        </w:rPr>
        <w:t xml:space="preserve"> </w:t>
      </w:r>
      <w:r w:rsidR="00425009" w:rsidRPr="00CB1CAA">
        <w:rPr>
          <w:i/>
        </w:rPr>
        <w:t>varkhaisin</w:t>
      </w:r>
      <w:r w:rsidR="00210C24">
        <w:t>.</w:t>
      </w:r>
    </w:p>
    <w:p w14:paraId="282FC2BC" w14:textId="687430F6" w:rsidR="00210C24" w:rsidRDefault="00210C24" w:rsidP="00120B75">
      <w:pPr>
        <w:rPr>
          <w:ins w:id="1980" w:author="Information Services" w:date="2015-11-22T14:54:00Z"/>
        </w:rPr>
      </w:pPr>
      <w:r>
        <w:t>Esimerkkii käytöstä</w:t>
      </w:r>
      <w:r w:rsidR="00CE3286">
        <w:t xml:space="preserve"> (5</w:t>
      </w:r>
      <w:ins w:id="1981" w:author="Information Services" w:date="2015-11-22T14:56:00Z">
        <w:r w:rsidR="00542ABB">
          <w:t>–</w:t>
        </w:r>
      </w:ins>
      <w:del w:id="1982" w:author="Information Services" w:date="2015-11-22T14:56:00Z">
        <w:r w:rsidR="00CE3286" w:rsidDel="00542ABB">
          <w:delText xml:space="preserve">, </w:delText>
        </w:r>
      </w:del>
      <w:r w:rsidR="00CE3286">
        <w:t>6)</w:t>
      </w:r>
      <w:r>
        <w:t>:</w:t>
      </w:r>
    </w:p>
    <w:p w14:paraId="79F40993" w14:textId="12EA7B88" w:rsidR="00662267" w:rsidRPr="00542ABB" w:rsidRDefault="00662267" w:rsidP="00120B75">
      <w:ins w:id="1983" w:author="Information Services" w:date="2015-11-22T14:54:00Z">
        <w:r>
          <w:t>(5)</w:t>
        </w:r>
        <w:r w:rsidR="00542ABB">
          <w:t xml:space="preserve"> </w:t>
        </w:r>
      </w:ins>
      <w:ins w:id="1984" w:author="Information Services" w:date="2015-11-22T14:55:00Z">
        <w:r w:rsidR="00542ABB">
          <w:rPr>
            <w:i/>
          </w:rPr>
          <w:t xml:space="preserve">Kunka </w:t>
        </w:r>
        <w:r w:rsidR="00542ABB" w:rsidRPr="00542ABB">
          <w:rPr>
            <w:rPrChange w:id="1985" w:author="Information Services" w:date="2015-11-22T14:55:00Z">
              <w:rPr>
                <w:i/>
              </w:rPr>
            </w:rPrChange>
          </w:rPr>
          <w:t>t</w:t>
        </w:r>
        <w:r w:rsidR="00542ABB">
          <w:t>eiđän trääninki eđistyy?</w:t>
        </w:r>
      </w:ins>
    </w:p>
    <w:p w14:paraId="1CDBB8CC" w14:textId="636A6A72" w:rsidR="00210C24" w:rsidRDefault="00CE3286" w:rsidP="00120B75">
      <w:r>
        <w:t>(</w:t>
      </w:r>
      <w:del w:id="1986" w:author="Information Services" w:date="2015-11-22T14:56:00Z">
        <w:r w:rsidDel="00542ABB">
          <w:delText>5</w:delText>
        </w:r>
      </w:del>
      <w:ins w:id="1987" w:author="Information Services" w:date="2015-11-22T14:56:00Z">
        <w:r w:rsidR="00542ABB">
          <w:t>6</w:t>
        </w:r>
      </w:ins>
      <w:r>
        <w:t xml:space="preserve">) </w:t>
      </w:r>
      <w:r w:rsidR="00210C24">
        <w:t xml:space="preserve">Maija </w:t>
      </w:r>
      <w:r w:rsidR="00F2770D">
        <w:t xml:space="preserve">lattoi </w:t>
      </w:r>
      <w:r w:rsidR="00F2770D" w:rsidRPr="00F2770D">
        <w:rPr>
          <w:i/>
        </w:rPr>
        <w:t>rukatukse</w:t>
      </w:r>
      <w:r w:rsidR="00845E6F" w:rsidRPr="00F2770D">
        <w:rPr>
          <w:i/>
        </w:rPr>
        <w:t>la</w:t>
      </w:r>
      <w:r w:rsidR="00845E6F">
        <w:t xml:space="preserve"> ruokkaa, ja sillä se </w:t>
      </w:r>
      <w:r w:rsidR="00845E6F" w:rsidRPr="00F2770D">
        <w:rPr>
          <w:i/>
        </w:rPr>
        <w:t>väkisten</w:t>
      </w:r>
      <w:r w:rsidR="00845E6F">
        <w:t xml:space="preserve"> paloi.</w:t>
      </w:r>
    </w:p>
    <w:p w14:paraId="201B8994" w14:textId="72ED2100" w:rsidR="00845E6F" w:rsidRPr="00210C24" w:rsidRDefault="00CE3286" w:rsidP="00120B75">
      <w:r>
        <w:t>(</w:t>
      </w:r>
      <w:del w:id="1988" w:author="Information Services" w:date="2015-11-22T14:56:00Z">
        <w:r w:rsidDel="00542ABB">
          <w:delText>6</w:delText>
        </w:r>
      </w:del>
      <w:ins w:id="1989" w:author="Information Services" w:date="2015-11-22T14:56:00Z">
        <w:r w:rsidR="00542ABB">
          <w:t>7</w:t>
        </w:r>
      </w:ins>
      <w:r>
        <w:t xml:space="preserve">) </w:t>
      </w:r>
      <w:r w:rsidR="00F2770D">
        <w:t xml:space="preserve">Kyllä mie lähen </w:t>
      </w:r>
      <w:r w:rsidR="00F2770D" w:rsidRPr="00F2770D">
        <w:rPr>
          <w:i/>
        </w:rPr>
        <w:t>mielelä lentosin</w:t>
      </w:r>
      <w:r w:rsidR="00F2770D">
        <w:t xml:space="preserve"> Uslhuun, </w:t>
      </w:r>
      <w:r w:rsidR="00CD6737" w:rsidRPr="00770816">
        <w:rPr>
          <w:i/>
        </w:rPr>
        <w:t>hihtosin</w:t>
      </w:r>
      <w:r w:rsidR="00F2770D">
        <w:t xml:space="preserve"> </w:t>
      </w:r>
      <w:r>
        <w:t>kestää niin kauvo</w:t>
      </w:r>
      <w:r w:rsidR="00F2770D">
        <w:t>n.</w:t>
      </w:r>
    </w:p>
    <w:p w14:paraId="48C8E4D1" w14:textId="30850F0D" w:rsidR="00120B75" w:rsidRPr="00CB1CAA" w:rsidRDefault="00003998" w:rsidP="00003998">
      <w:pPr>
        <w:pStyle w:val="Overskrift3"/>
      </w:pPr>
      <w:bookmarkStart w:id="1990" w:name="_Toc226789852"/>
      <w:bookmarkStart w:id="1991" w:name="_Toc241129378"/>
      <w:bookmarkStart w:id="1992" w:name="_Toc311273963"/>
      <w:r>
        <w:t>Olot</w:t>
      </w:r>
      <w:r w:rsidR="00120B75" w:rsidRPr="00CB1CAA">
        <w:t>ila-adverbiita</w:t>
      </w:r>
      <w:bookmarkEnd w:id="1990"/>
      <w:bookmarkEnd w:id="1991"/>
      <w:bookmarkEnd w:id="1992"/>
    </w:p>
    <w:p w14:paraId="5DFEFBA4" w14:textId="137F2E7F" w:rsidR="00120B75" w:rsidRPr="00CB1CAA" w:rsidRDefault="009B65FA" w:rsidP="00120B75">
      <w:r w:rsidRPr="00293F19">
        <w:rPr>
          <w:smallCaps/>
        </w:rPr>
        <w:t>Olot</w:t>
      </w:r>
      <w:r w:rsidR="00120B75" w:rsidRPr="00293F19">
        <w:rPr>
          <w:smallCaps/>
        </w:rPr>
        <w:t>ila-adverbit</w:t>
      </w:r>
      <w:r w:rsidR="00120B75" w:rsidRPr="00CB1CAA">
        <w:t xml:space="preserve"> muistelhaan, ette </w:t>
      </w:r>
      <w:r w:rsidR="00767F68">
        <w:t xml:space="preserve">1. </w:t>
      </w:r>
      <w:r w:rsidR="00120B75" w:rsidRPr="00CB1CAA">
        <w:t xml:space="preserve">missä asemassa joku ihminen eli </w:t>
      </w:r>
      <w:r w:rsidR="004A0DD9">
        <w:t>sen</w:t>
      </w:r>
      <w:r w:rsidR="00120B75" w:rsidRPr="00CB1CAA">
        <w:t xml:space="preserve"> kropin</w:t>
      </w:r>
      <w:r w:rsidR="00767F68">
        <w:t>osa eli joku muu entiteetti oon</w:t>
      </w:r>
      <w:r w:rsidR="00120B75" w:rsidRPr="00CB1CAA">
        <w:t xml:space="preserve">, </w:t>
      </w:r>
      <w:r w:rsidR="00767F68">
        <w:t xml:space="preserve">2. </w:t>
      </w:r>
      <w:r w:rsidR="00120B75" w:rsidRPr="00CB1CAA">
        <w:t xml:space="preserve">minkälaisessa psyykilisessä eli fyysilisessä </w:t>
      </w:r>
      <w:r w:rsidR="00CF42D7">
        <w:t>olo</w:t>
      </w:r>
      <w:r w:rsidR="00767F68">
        <w:t>tilassa joku oon</w:t>
      </w:r>
      <w:r w:rsidR="00120B75" w:rsidRPr="00CB1CAA">
        <w:t xml:space="preserve">, </w:t>
      </w:r>
      <w:r w:rsidR="00767F68">
        <w:t xml:space="preserve">3. </w:t>
      </w:r>
      <w:r w:rsidR="00120B75" w:rsidRPr="00CB1CAA">
        <w:t xml:space="preserve">missä sijassa </w:t>
      </w:r>
      <w:r w:rsidR="007720B2">
        <w:t>toisen eli toisten eli ittensä suhtheen</w:t>
      </w:r>
      <w:r w:rsidR="00D1096D">
        <w:t xml:space="preserve"> joku oon, ja kans</w:t>
      </w:r>
      <w:r w:rsidR="00120B75" w:rsidRPr="00CB1CAA">
        <w:t xml:space="preserve"> </w:t>
      </w:r>
      <w:r w:rsidR="00767F68">
        <w:t xml:space="preserve">4. </w:t>
      </w:r>
      <w:r w:rsidR="00120B75" w:rsidRPr="00CB1CAA">
        <w:t>kunk</w:t>
      </w:r>
      <w:r w:rsidR="00767F68">
        <w:t>a suuresta joukosta oon kysymys</w:t>
      </w:r>
      <w:r w:rsidR="00120B75" w:rsidRPr="00CB1CAA">
        <w:t>.</w:t>
      </w:r>
    </w:p>
    <w:p w14:paraId="54CF9F75" w14:textId="77777777" w:rsidR="00F904D4" w:rsidRDefault="00B7501D" w:rsidP="00120B75">
      <w:r>
        <w:t>Olot</w:t>
      </w:r>
      <w:r w:rsidR="00120B75" w:rsidRPr="00CB1CAA">
        <w:t>ila-adverbit oon ush</w:t>
      </w:r>
      <w:r w:rsidR="004A0DD9">
        <w:t>ein paikkakaasuksessa, tavalissii</w:t>
      </w:r>
      <w:r w:rsidR="00120B75" w:rsidRPr="00CB1CAA">
        <w:t>min olokaasuksessa tahi tulokaasuksessa. Muutamphiin 1-joukon asema-adverbhiin saattaa liittyyt kans possessiivisuffiksi, minkä saattaa jättäät poiski</w:t>
      </w:r>
      <w:r w:rsidR="00F904D4">
        <w:t>.</w:t>
      </w:r>
    </w:p>
    <w:p w14:paraId="5BFA51C7" w14:textId="6ED73399" w:rsidR="00120B75" w:rsidRDefault="00411F2C" w:rsidP="00411F2C">
      <w:pPr>
        <w:pStyle w:val="Punktliste"/>
      </w:pPr>
      <w:r>
        <w:t>1-</w:t>
      </w:r>
      <w:r w:rsidR="00767F68">
        <w:t>joukon olotila-adverbiita oon esimerkiksi</w:t>
      </w:r>
      <w:r w:rsidR="005C40A2">
        <w:t xml:space="preserve"> seuraavat</w:t>
      </w:r>
      <w:r w:rsidR="00767F68">
        <w:t>:</w:t>
      </w:r>
      <w:r w:rsidR="00120B75" w:rsidRPr="00CB1CAA">
        <w:t xml:space="preserve"> </w:t>
      </w:r>
      <w:r w:rsidR="00120B75" w:rsidRPr="00106F6D">
        <w:rPr>
          <w:i/>
        </w:rPr>
        <w:t>paiko</w:t>
      </w:r>
      <w:r w:rsidR="001B127A" w:rsidRPr="001B127A">
        <w:t>(</w:t>
      </w:r>
      <w:r w:rsidR="00120B75" w:rsidRPr="00106F6D">
        <w:rPr>
          <w:i/>
        </w:rPr>
        <w:t>i</w:t>
      </w:r>
      <w:r w:rsidR="001B127A" w:rsidRPr="001B127A">
        <w:t>)</w:t>
      </w:r>
      <w:r w:rsidR="00120B75" w:rsidRPr="00106F6D">
        <w:rPr>
          <w:i/>
        </w:rPr>
        <w:t>la</w:t>
      </w:r>
      <w:r w:rsidR="001B127A" w:rsidRPr="001B127A">
        <w:t>(</w:t>
      </w:r>
      <w:r w:rsidR="00120B75" w:rsidRPr="00106F6D">
        <w:rPr>
          <w:i/>
        </w:rPr>
        <w:t>nsa</w:t>
      </w:r>
      <w:r w:rsidR="001B127A" w:rsidRPr="001B127A">
        <w:t>)</w:t>
      </w:r>
      <w:r w:rsidR="00120B75" w:rsidRPr="00106F6D">
        <w:rPr>
          <w:i/>
        </w:rPr>
        <w:t xml:space="preserve"> </w:t>
      </w:r>
      <w:r w:rsidR="001B127A" w:rsidRPr="001B127A">
        <w:t>:</w:t>
      </w:r>
      <w:r w:rsidR="00120B75" w:rsidRPr="00106F6D">
        <w:rPr>
          <w:i/>
        </w:rPr>
        <w:t xml:space="preserve"> paiko</w:t>
      </w:r>
      <w:r w:rsidR="001B127A" w:rsidRPr="001B127A">
        <w:t>(</w:t>
      </w:r>
      <w:r w:rsidR="00120B75" w:rsidRPr="00106F6D">
        <w:rPr>
          <w:i/>
        </w:rPr>
        <w:t>i</w:t>
      </w:r>
      <w:r w:rsidR="001B127A" w:rsidRPr="001B127A">
        <w:t>)</w:t>
      </w:r>
      <w:r w:rsidR="00120B75" w:rsidRPr="00106F6D">
        <w:rPr>
          <w:i/>
        </w:rPr>
        <w:t>le</w:t>
      </w:r>
      <w:r w:rsidR="001B127A" w:rsidRPr="001B127A">
        <w:t>(</w:t>
      </w:r>
      <w:r w:rsidR="00120B75" w:rsidRPr="00106F6D">
        <w:rPr>
          <w:i/>
        </w:rPr>
        <w:t>nsa</w:t>
      </w:r>
      <w:r w:rsidR="001B127A" w:rsidRPr="001B127A">
        <w:t>),</w:t>
      </w:r>
      <w:r w:rsidR="00120B75" w:rsidRPr="00106F6D">
        <w:rPr>
          <w:i/>
        </w:rPr>
        <w:t xml:space="preserve"> sijala</w:t>
      </w:r>
      <w:r w:rsidR="001B127A" w:rsidRPr="001B127A">
        <w:t>(</w:t>
      </w:r>
      <w:r w:rsidR="00120B75" w:rsidRPr="00106F6D">
        <w:rPr>
          <w:i/>
        </w:rPr>
        <w:t>nsa</w:t>
      </w:r>
      <w:r w:rsidR="001B127A" w:rsidRPr="001B127A">
        <w:t>)</w:t>
      </w:r>
      <w:r w:rsidR="00120B75" w:rsidRPr="00106F6D">
        <w:rPr>
          <w:i/>
        </w:rPr>
        <w:t xml:space="preserve"> </w:t>
      </w:r>
      <w:r w:rsidR="001B127A" w:rsidRPr="001B127A">
        <w:t>:</w:t>
      </w:r>
      <w:r w:rsidR="00120B75" w:rsidRPr="00106F6D">
        <w:rPr>
          <w:i/>
        </w:rPr>
        <w:t xml:space="preserve"> sijalta</w:t>
      </w:r>
      <w:r w:rsidR="001B127A" w:rsidRPr="001B127A">
        <w:t>(</w:t>
      </w:r>
      <w:r w:rsidR="00120B75" w:rsidRPr="00106F6D">
        <w:rPr>
          <w:i/>
        </w:rPr>
        <w:t>nsa</w:t>
      </w:r>
      <w:r w:rsidR="001B127A" w:rsidRPr="001B127A">
        <w:t>)</w:t>
      </w:r>
      <w:r w:rsidR="00120B75" w:rsidRPr="00106F6D">
        <w:rPr>
          <w:i/>
        </w:rPr>
        <w:t xml:space="preserve"> </w:t>
      </w:r>
      <w:r w:rsidR="001B127A" w:rsidRPr="001B127A">
        <w:t>:</w:t>
      </w:r>
      <w:r w:rsidR="00120B75" w:rsidRPr="00106F6D">
        <w:rPr>
          <w:i/>
        </w:rPr>
        <w:t xml:space="preserve"> sijale</w:t>
      </w:r>
      <w:r w:rsidR="001B127A" w:rsidRPr="001B127A">
        <w:t>(</w:t>
      </w:r>
      <w:r w:rsidR="00120B75" w:rsidRPr="00106F6D">
        <w:rPr>
          <w:i/>
        </w:rPr>
        <w:t>nsa</w:t>
      </w:r>
      <w:r w:rsidR="001B127A" w:rsidRPr="001B127A">
        <w:t>),</w:t>
      </w:r>
      <w:r w:rsidR="00120B75" w:rsidRPr="00106F6D">
        <w:rPr>
          <w:i/>
        </w:rPr>
        <w:t xml:space="preserve"> lappheela</w:t>
      </w:r>
      <w:r w:rsidR="001B127A" w:rsidRPr="001B127A">
        <w:t>(</w:t>
      </w:r>
      <w:r w:rsidR="00120B75" w:rsidRPr="00106F6D">
        <w:rPr>
          <w:i/>
        </w:rPr>
        <w:t>nsa</w:t>
      </w:r>
      <w:r w:rsidR="001B127A" w:rsidRPr="001B127A">
        <w:t>)</w:t>
      </w:r>
      <w:r w:rsidR="00120B75" w:rsidRPr="00106F6D">
        <w:rPr>
          <w:i/>
        </w:rPr>
        <w:t xml:space="preserve"> </w:t>
      </w:r>
      <w:r w:rsidR="001B127A" w:rsidRPr="001B127A">
        <w:t>:</w:t>
      </w:r>
      <w:r w:rsidR="00120B75" w:rsidRPr="00106F6D">
        <w:rPr>
          <w:i/>
        </w:rPr>
        <w:t xml:space="preserve"> lappheele</w:t>
      </w:r>
      <w:r w:rsidR="001B127A" w:rsidRPr="001B127A">
        <w:t>(</w:t>
      </w:r>
      <w:r w:rsidR="00120B75" w:rsidRPr="00106F6D">
        <w:rPr>
          <w:i/>
        </w:rPr>
        <w:t>nsa</w:t>
      </w:r>
      <w:r w:rsidR="001B127A" w:rsidRPr="001B127A">
        <w:t>),</w:t>
      </w:r>
      <w:r w:rsidR="00120B75" w:rsidRPr="00106F6D">
        <w:rPr>
          <w:i/>
        </w:rPr>
        <w:t xml:space="preserve"> kaltossa </w:t>
      </w:r>
      <w:r w:rsidR="001B127A" w:rsidRPr="001B127A">
        <w:t>:</w:t>
      </w:r>
      <w:r w:rsidR="00120B75" w:rsidRPr="00106F6D">
        <w:rPr>
          <w:i/>
        </w:rPr>
        <w:t xml:space="preserve"> kal</w:t>
      </w:r>
      <w:r w:rsidR="004001A3" w:rsidRPr="00106F6D">
        <w:rPr>
          <w:i/>
        </w:rPr>
        <w:t>t</w:t>
      </w:r>
      <w:r w:rsidR="00120B75" w:rsidRPr="00106F6D">
        <w:rPr>
          <w:i/>
        </w:rPr>
        <w:t>thoon</w:t>
      </w:r>
      <w:r w:rsidR="001B127A" w:rsidRPr="001B127A">
        <w:t>,</w:t>
      </w:r>
      <w:r w:rsidR="00120B75" w:rsidRPr="00106F6D">
        <w:rPr>
          <w:i/>
        </w:rPr>
        <w:t xml:space="preserve"> kallela </w:t>
      </w:r>
      <w:r w:rsidR="001B127A" w:rsidRPr="001B127A">
        <w:t>:</w:t>
      </w:r>
      <w:r w:rsidR="00120B75" w:rsidRPr="00106F6D">
        <w:rPr>
          <w:i/>
        </w:rPr>
        <w:t xml:space="preserve"> kallele</w:t>
      </w:r>
      <w:r w:rsidR="001B127A" w:rsidRPr="001B127A">
        <w:t>(</w:t>
      </w:r>
      <w:r w:rsidR="003F0F9E" w:rsidRPr="00106F6D">
        <w:rPr>
          <w:i/>
        </w:rPr>
        <w:t>t</w:t>
      </w:r>
      <w:r w:rsidR="001B127A" w:rsidRPr="001B127A">
        <w:t>),</w:t>
      </w:r>
      <w:r w:rsidR="00120B75" w:rsidRPr="00106F6D">
        <w:rPr>
          <w:i/>
        </w:rPr>
        <w:t xml:space="preserve"> vinossa </w:t>
      </w:r>
      <w:r w:rsidR="001B127A" w:rsidRPr="001B127A">
        <w:t>:</w:t>
      </w:r>
      <w:r w:rsidR="00120B75" w:rsidRPr="00106F6D">
        <w:rPr>
          <w:i/>
        </w:rPr>
        <w:t xml:space="preserve"> vinhoon</w:t>
      </w:r>
      <w:r w:rsidR="001B127A" w:rsidRPr="001B127A">
        <w:t>,</w:t>
      </w:r>
      <w:r w:rsidR="00120B75" w:rsidRPr="00106F6D">
        <w:rPr>
          <w:i/>
        </w:rPr>
        <w:t xml:space="preserve"> viinossa </w:t>
      </w:r>
      <w:r w:rsidR="001B127A" w:rsidRPr="001B127A">
        <w:t>:</w:t>
      </w:r>
      <w:r w:rsidR="00120B75" w:rsidRPr="00106F6D">
        <w:rPr>
          <w:i/>
        </w:rPr>
        <w:t xml:space="preserve"> viinthoon</w:t>
      </w:r>
      <w:r w:rsidR="001B127A" w:rsidRPr="001B127A">
        <w:t>,</w:t>
      </w:r>
      <w:r w:rsidR="00120B75" w:rsidRPr="00106F6D">
        <w:rPr>
          <w:i/>
        </w:rPr>
        <w:t xml:space="preserve"> nojassa </w:t>
      </w:r>
      <w:r w:rsidR="001B127A" w:rsidRPr="001B127A">
        <w:t>:</w:t>
      </w:r>
      <w:r w:rsidR="00120B75" w:rsidRPr="00106F6D">
        <w:rPr>
          <w:i/>
        </w:rPr>
        <w:t xml:space="preserve"> nojhaan</w:t>
      </w:r>
      <w:r w:rsidR="001B127A" w:rsidRPr="001B127A">
        <w:t>,</w:t>
      </w:r>
      <w:r w:rsidR="00120B75" w:rsidRPr="00106F6D">
        <w:rPr>
          <w:i/>
        </w:rPr>
        <w:t xml:space="preserve"> kumossa </w:t>
      </w:r>
      <w:r w:rsidR="001B127A" w:rsidRPr="001B127A">
        <w:t>:</w:t>
      </w:r>
      <w:r w:rsidR="00120B75" w:rsidRPr="00106F6D">
        <w:rPr>
          <w:i/>
        </w:rPr>
        <w:t xml:space="preserve"> kumhoon</w:t>
      </w:r>
      <w:r w:rsidR="001B127A" w:rsidRPr="001B127A">
        <w:t>,</w:t>
      </w:r>
      <w:r w:rsidR="00120B75" w:rsidRPr="00106F6D">
        <w:rPr>
          <w:i/>
        </w:rPr>
        <w:t xml:space="preserve"> vinkkelissä </w:t>
      </w:r>
      <w:r w:rsidR="001B127A" w:rsidRPr="001B127A">
        <w:t>:</w:t>
      </w:r>
      <w:r w:rsidR="00120B75" w:rsidRPr="00106F6D">
        <w:rPr>
          <w:i/>
        </w:rPr>
        <w:t xml:space="preserve"> vinkkelhiin</w:t>
      </w:r>
      <w:r w:rsidR="001B127A" w:rsidRPr="001B127A">
        <w:t>,</w:t>
      </w:r>
      <w:r w:rsidR="00120B75" w:rsidRPr="00106F6D">
        <w:rPr>
          <w:i/>
        </w:rPr>
        <w:t xml:space="preserve"> pystössä </w:t>
      </w:r>
      <w:r w:rsidR="001B127A" w:rsidRPr="001B127A">
        <w:t>:</w:t>
      </w:r>
      <w:r w:rsidR="00120B75" w:rsidRPr="00106F6D">
        <w:rPr>
          <w:i/>
        </w:rPr>
        <w:t xml:space="preserve"> pysthöön</w:t>
      </w:r>
      <w:r w:rsidR="001B127A" w:rsidRPr="001B127A">
        <w:t>,</w:t>
      </w:r>
      <w:r w:rsidR="00120B75" w:rsidRPr="00106F6D">
        <w:rPr>
          <w:i/>
        </w:rPr>
        <w:t xml:space="preserve"> suorassa </w:t>
      </w:r>
      <w:r w:rsidR="001B127A" w:rsidRPr="001B127A">
        <w:t>:</w:t>
      </w:r>
      <w:r w:rsidR="00120B75" w:rsidRPr="00106F6D">
        <w:rPr>
          <w:i/>
        </w:rPr>
        <w:t xml:space="preserve"> suorhaan</w:t>
      </w:r>
      <w:r w:rsidR="001B127A" w:rsidRPr="001B127A">
        <w:t>,</w:t>
      </w:r>
      <w:r w:rsidR="00120B75" w:rsidRPr="00106F6D">
        <w:rPr>
          <w:i/>
        </w:rPr>
        <w:t xml:space="preserve"> </w:t>
      </w:r>
      <w:r w:rsidR="00AB691B">
        <w:rPr>
          <w:i/>
        </w:rPr>
        <w:t>poikittain</w:t>
      </w:r>
      <w:r w:rsidR="001B127A" w:rsidRPr="001B127A">
        <w:t>,</w:t>
      </w:r>
      <w:r w:rsidR="00AB691B">
        <w:rPr>
          <w:i/>
        </w:rPr>
        <w:t xml:space="preserve"> </w:t>
      </w:r>
      <w:r w:rsidR="00120B75" w:rsidRPr="00106F6D">
        <w:rPr>
          <w:i/>
        </w:rPr>
        <w:t xml:space="preserve">jalkasessa </w:t>
      </w:r>
      <w:r w:rsidR="001B127A" w:rsidRPr="001B127A">
        <w:t>:</w:t>
      </w:r>
      <w:r w:rsidR="00120B75" w:rsidRPr="00106F6D">
        <w:rPr>
          <w:i/>
        </w:rPr>
        <w:t xml:space="preserve"> jalkasheen</w:t>
      </w:r>
      <w:r w:rsidR="001B127A" w:rsidRPr="001B127A">
        <w:t>,</w:t>
      </w:r>
      <w:r w:rsidR="00120B75" w:rsidRPr="00106F6D">
        <w:rPr>
          <w:i/>
        </w:rPr>
        <w:t xml:space="preserve"> jalo</w:t>
      </w:r>
      <w:r w:rsidR="001B127A" w:rsidRPr="001B127A">
        <w:t>(</w:t>
      </w:r>
      <w:r w:rsidR="00120B75" w:rsidRPr="00106F6D">
        <w:rPr>
          <w:i/>
        </w:rPr>
        <w:t>i</w:t>
      </w:r>
      <w:r w:rsidR="001B127A" w:rsidRPr="001B127A">
        <w:t>)</w:t>
      </w:r>
      <w:r w:rsidR="00120B75" w:rsidRPr="00106F6D">
        <w:rPr>
          <w:i/>
        </w:rPr>
        <w:t xml:space="preserve">la </w:t>
      </w:r>
      <w:r w:rsidR="001B127A" w:rsidRPr="001B127A">
        <w:t>:</w:t>
      </w:r>
      <w:r w:rsidR="00120B75" w:rsidRPr="00106F6D">
        <w:rPr>
          <w:i/>
        </w:rPr>
        <w:t xml:space="preserve"> jalo</w:t>
      </w:r>
      <w:r w:rsidR="001B127A" w:rsidRPr="001B127A">
        <w:t>(</w:t>
      </w:r>
      <w:r w:rsidR="00120B75" w:rsidRPr="00106F6D">
        <w:rPr>
          <w:i/>
        </w:rPr>
        <w:t>i</w:t>
      </w:r>
      <w:r w:rsidR="001B127A" w:rsidRPr="001B127A">
        <w:t>)</w:t>
      </w:r>
      <w:r w:rsidR="00120B75" w:rsidRPr="00106F6D">
        <w:rPr>
          <w:i/>
        </w:rPr>
        <w:t>le</w:t>
      </w:r>
      <w:r w:rsidR="001B127A" w:rsidRPr="001B127A">
        <w:t>(</w:t>
      </w:r>
      <w:r w:rsidR="003F0F9E" w:rsidRPr="00106F6D">
        <w:rPr>
          <w:i/>
        </w:rPr>
        <w:t>t</w:t>
      </w:r>
      <w:r w:rsidR="001B127A" w:rsidRPr="001B127A">
        <w:t>),</w:t>
      </w:r>
      <w:r w:rsidR="00120B75" w:rsidRPr="00106F6D">
        <w:rPr>
          <w:i/>
        </w:rPr>
        <w:t xml:space="preserve"> nelinkontin</w:t>
      </w:r>
      <w:r w:rsidR="001B127A" w:rsidRPr="001B127A">
        <w:t>,</w:t>
      </w:r>
      <w:r w:rsidR="00120B75" w:rsidRPr="00106F6D">
        <w:rPr>
          <w:i/>
        </w:rPr>
        <w:t xml:space="preserve"> nurinniskoin</w:t>
      </w:r>
      <w:r w:rsidR="001B127A" w:rsidRPr="001B127A">
        <w:t>,</w:t>
      </w:r>
      <w:r w:rsidR="00120B75" w:rsidRPr="00106F6D">
        <w:rPr>
          <w:i/>
        </w:rPr>
        <w:t xml:space="preserve"> nurin</w:t>
      </w:r>
      <w:r w:rsidR="001B127A" w:rsidRPr="001B127A">
        <w:t>,</w:t>
      </w:r>
      <w:r w:rsidR="00120B75" w:rsidRPr="00106F6D">
        <w:rPr>
          <w:i/>
        </w:rPr>
        <w:t xml:space="preserve"> nurinpäin</w:t>
      </w:r>
      <w:r w:rsidR="001B127A" w:rsidRPr="001B127A">
        <w:t>,</w:t>
      </w:r>
      <w:r w:rsidR="00120B75" w:rsidRPr="00106F6D">
        <w:rPr>
          <w:i/>
        </w:rPr>
        <w:t xml:space="preserve"> oikheinpäin</w:t>
      </w:r>
      <w:r w:rsidR="00C33AFE">
        <w:rPr>
          <w:i/>
        </w:rPr>
        <w:t xml:space="preserve"> </w:t>
      </w:r>
      <w:r w:rsidR="00BA1173" w:rsidRPr="00BA1173">
        <w:t>~</w:t>
      </w:r>
      <w:r w:rsidR="00C33AFE">
        <w:rPr>
          <w:i/>
        </w:rPr>
        <w:t xml:space="preserve"> oikheenpäin</w:t>
      </w:r>
      <w:r w:rsidR="001B127A" w:rsidRPr="001B127A">
        <w:t>,</w:t>
      </w:r>
      <w:r w:rsidR="00120B75" w:rsidRPr="00106F6D">
        <w:rPr>
          <w:i/>
        </w:rPr>
        <w:t xml:space="preserve"> ylöspäin</w:t>
      </w:r>
      <w:r w:rsidR="001B127A" w:rsidRPr="001B127A">
        <w:t>,</w:t>
      </w:r>
      <w:r w:rsidR="00120B75" w:rsidRPr="00106F6D">
        <w:rPr>
          <w:i/>
        </w:rPr>
        <w:t xml:space="preserve"> alaspäin</w:t>
      </w:r>
      <w:r w:rsidR="001B127A" w:rsidRPr="001B127A">
        <w:t>,</w:t>
      </w:r>
      <w:r w:rsidR="00120B75" w:rsidRPr="00106F6D">
        <w:rPr>
          <w:i/>
        </w:rPr>
        <w:t xml:space="preserve"> poikittain</w:t>
      </w:r>
      <w:r w:rsidR="001B127A" w:rsidRPr="001B127A">
        <w:t>.</w:t>
      </w:r>
    </w:p>
    <w:p w14:paraId="1001BC67" w14:textId="4DCB9001" w:rsidR="00633095" w:rsidRDefault="00633095" w:rsidP="00120B75">
      <w:r>
        <w:t>Esimerkkii käytöstä</w:t>
      </w:r>
      <w:r w:rsidR="00A63B26">
        <w:t xml:space="preserve"> (1–3)</w:t>
      </w:r>
      <w:r>
        <w:t>:</w:t>
      </w:r>
    </w:p>
    <w:p w14:paraId="40E39E9C" w14:textId="6EE763EB" w:rsidR="00633095" w:rsidRDefault="009264D0" w:rsidP="00120B75">
      <w:r>
        <w:t xml:space="preserve">(1) </w:t>
      </w:r>
      <w:r w:rsidR="00633095">
        <w:t xml:space="preserve">Annilta meni polvi </w:t>
      </w:r>
      <w:r w:rsidR="00633095" w:rsidRPr="00B07E99">
        <w:rPr>
          <w:i/>
        </w:rPr>
        <w:t>sijaltansa</w:t>
      </w:r>
      <w:r w:rsidR="00633095">
        <w:t xml:space="preserve">, mutta </w:t>
      </w:r>
      <w:r w:rsidR="00B07E99">
        <w:t xml:space="preserve">heti </w:t>
      </w:r>
      <w:r w:rsidR="00633095">
        <w:t xml:space="preserve">Pekan Erkki pani sen taas </w:t>
      </w:r>
      <w:r w:rsidR="00633095" w:rsidRPr="00B07E99">
        <w:rPr>
          <w:i/>
        </w:rPr>
        <w:t>sijalensa</w:t>
      </w:r>
      <w:r w:rsidR="00633095">
        <w:t>.</w:t>
      </w:r>
    </w:p>
    <w:p w14:paraId="3A84B6CE" w14:textId="3423F0A5" w:rsidR="00C119C8" w:rsidRDefault="009264D0" w:rsidP="00120B75">
      <w:r>
        <w:t xml:space="preserve">(2) </w:t>
      </w:r>
      <w:r w:rsidR="00C119C8">
        <w:t xml:space="preserve">Ei se seinä ollu paljon </w:t>
      </w:r>
      <w:r w:rsidR="00C119C8" w:rsidRPr="00B07E99">
        <w:rPr>
          <w:i/>
        </w:rPr>
        <w:t>kaltossa</w:t>
      </w:r>
      <w:r w:rsidR="00C119C8">
        <w:t>, piian millime</w:t>
      </w:r>
      <w:r w:rsidR="0003606E">
        <w:t>etter</w:t>
      </w:r>
      <w:r w:rsidR="00C119C8">
        <w:t xml:space="preserve">in eli pari se oli jääny </w:t>
      </w:r>
      <w:r w:rsidR="00C119C8" w:rsidRPr="00B07E99">
        <w:rPr>
          <w:i/>
        </w:rPr>
        <w:t>kalthoon</w:t>
      </w:r>
      <w:r w:rsidR="00C119C8">
        <w:t>.</w:t>
      </w:r>
    </w:p>
    <w:p w14:paraId="5BD37578" w14:textId="7B8F4188" w:rsidR="00C119C8" w:rsidRPr="00CB1CAA" w:rsidRDefault="009264D0" w:rsidP="00120B75">
      <w:r>
        <w:t xml:space="preserve">(3) </w:t>
      </w:r>
      <w:r w:rsidR="00B07E99">
        <w:t xml:space="preserve">Siinä oli yksi venet </w:t>
      </w:r>
      <w:r w:rsidR="00B07E99" w:rsidRPr="00B07E99">
        <w:rPr>
          <w:i/>
        </w:rPr>
        <w:t>kumossa</w:t>
      </w:r>
      <w:r w:rsidR="00106F6D">
        <w:t xml:space="preserve"> alapuolel</w:t>
      </w:r>
      <w:r w:rsidR="00B07E99">
        <w:t>a tien.</w:t>
      </w:r>
    </w:p>
    <w:p w14:paraId="2D201F47" w14:textId="05EAB1C8" w:rsidR="00120B75" w:rsidRDefault="00411F2C" w:rsidP="00411F2C">
      <w:pPr>
        <w:pStyle w:val="Punktliste"/>
      </w:pPr>
      <w:r>
        <w:t>2-</w:t>
      </w:r>
      <w:r w:rsidR="005C40A2">
        <w:t>joukon olotila-adverbiita oon esimerkiksi seuraavat:</w:t>
      </w:r>
      <w:r w:rsidR="00120B75" w:rsidRPr="00CB1CAA">
        <w:t xml:space="preserve"> </w:t>
      </w:r>
      <w:r w:rsidR="00120B75" w:rsidRPr="00C508DB">
        <w:rPr>
          <w:i/>
        </w:rPr>
        <w:t xml:space="preserve">naimisissa </w:t>
      </w:r>
      <w:r w:rsidR="001B127A" w:rsidRPr="001B127A">
        <w:t>:</w:t>
      </w:r>
      <w:r w:rsidR="00120B75" w:rsidRPr="00C508DB">
        <w:rPr>
          <w:i/>
        </w:rPr>
        <w:t xml:space="preserve"> naimishiin</w:t>
      </w:r>
      <w:r w:rsidR="001B127A" w:rsidRPr="001B127A">
        <w:t>,</w:t>
      </w:r>
      <w:r w:rsidR="00120B75" w:rsidRPr="00C508DB">
        <w:rPr>
          <w:i/>
        </w:rPr>
        <w:t xml:space="preserve"> päissä </w:t>
      </w:r>
      <w:r w:rsidR="001B127A" w:rsidRPr="001B127A">
        <w:t>:</w:t>
      </w:r>
      <w:r w:rsidR="00120B75" w:rsidRPr="00C508DB">
        <w:rPr>
          <w:i/>
        </w:rPr>
        <w:t xml:space="preserve"> päihin</w:t>
      </w:r>
      <w:r w:rsidR="001B127A" w:rsidRPr="001B127A">
        <w:t>,</w:t>
      </w:r>
      <w:r w:rsidR="00120B75" w:rsidRPr="00C508DB">
        <w:rPr>
          <w:i/>
        </w:rPr>
        <w:t xml:space="preserve"> tyrmässä</w:t>
      </w:r>
      <w:r w:rsidR="00605D6D" w:rsidRPr="00C508DB">
        <w:rPr>
          <w:i/>
        </w:rPr>
        <w:t xml:space="preserve"> </w:t>
      </w:r>
      <w:r w:rsidR="00BA1173" w:rsidRPr="00BA1173">
        <w:t>~</w:t>
      </w:r>
      <w:r w:rsidR="00605D6D" w:rsidRPr="00C508DB">
        <w:rPr>
          <w:i/>
        </w:rPr>
        <w:t xml:space="preserve"> tyrmissä</w:t>
      </w:r>
      <w:r w:rsidR="00120B75" w:rsidRPr="00C508DB">
        <w:rPr>
          <w:i/>
        </w:rPr>
        <w:t xml:space="preserve"> </w:t>
      </w:r>
      <w:r w:rsidR="001B127A" w:rsidRPr="001B127A">
        <w:t>:</w:t>
      </w:r>
      <w:r w:rsidR="00120B75" w:rsidRPr="00C508DB">
        <w:rPr>
          <w:i/>
        </w:rPr>
        <w:t xml:space="preserve"> tyrmhään</w:t>
      </w:r>
      <w:r w:rsidR="00605D6D" w:rsidRPr="00C508DB">
        <w:rPr>
          <w:i/>
        </w:rPr>
        <w:t xml:space="preserve"> </w:t>
      </w:r>
      <w:r w:rsidR="00BA1173" w:rsidRPr="00BA1173">
        <w:t>~</w:t>
      </w:r>
      <w:r w:rsidR="00605D6D" w:rsidRPr="00C508DB">
        <w:rPr>
          <w:i/>
        </w:rPr>
        <w:t xml:space="preserve"> tyrmhiin</w:t>
      </w:r>
      <w:r w:rsidR="001B127A" w:rsidRPr="001B127A">
        <w:t>,</w:t>
      </w:r>
      <w:r w:rsidR="00120B75" w:rsidRPr="00C508DB">
        <w:rPr>
          <w:i/>
        </w:rPr>
        <w:t xml:space="preserve"> hengissä </w:t>
      </w:r>
      <w:r w:rsidR="001B127A" w:rsidRPr="001B127A">
        <w:t>:</w:t>
      </w:r>
      <w:r w:rsidR="00120B75" w:rsidRPr="00C508DB">
        <w:rPr>
          <w:i/>
        </w:rPr>
        <w:t xml:space="preserve"> henkhiin</w:t>
      </w:r>
      <w:r w:rsidR="001B127A" w:rsidRPr="001B127A">
        <w:t>,</w:t>
      </w:r>
      <w:r w:rsidR="00120B75" w:rsidRPr="00C508DB">
        <w:rPr>
          <w:i/>
        </w:rPr>
        <w:t xml:space="preserve"> palavissa</w:t>
      </w:r>
      <w:r w:rsidR="001B127A" w:rsidRPr="001B127A">
        <w:t>,</w:t>
      </w:r>
      <w:r w:rsidR="00120B75" w:rsidRPr="00C508DB">
        <w:rPr>
          <w:i/>
        </w:rPr>
        <w:t xml:space="preserve"> kylmetyksissä</w:t>
      </w:r>
      <w:r w:rsidR="001B127A" w:rsidRPr="001B127A">
        <w:t>,</w:t>
      </w:r>
      <w:r w:rsidR="00120B75" w:rsidRPr="00C508DB">
        <w:rPr>
          <w:i/>
        </w:rPr>
        <w:t xml:space="preserve"> häpheissä</w:t>
      </w:r>
      <w:r w:rsidR="001B127A" w:rsidRPr="001B127A">
        <w:t>,</w:t>
      </w:r>
      <w:r w:rsidR="005F6BA3">
        <w:rPr>
          <w:i/>
        </w:rPr>
        <w:t xml:space="preserve"> itkheilä</w:t>
      </w:r>
      <w:r w:rsidR="001B127A" w:rsidRPr="001B127A">
        <w:t>,</w:t>
      </w:r>
      <w:r w:rsidR="00120B75" w:rsidRPr="00C508DB">
        <w:rPr>
          <w:i/>
        </w:rPr>
        <w:t xml:space="preserve"> suunilta</w:t>
      </w:r>
      <w:r w:rsidR="001B127A" w:rsidRPr="001B127A">
        <w:t>,</w:t>
      </w:r>
      <w:r w:rsidR="00120B75" w:rsidRPr="00C508DB">
        <w:rPr>
          <w:i/>
        </w:rPr>
        <w:t xml:space="preserve"> kuolihaaksi</w:t>
      </w:r>
      <w:r w:rsidR="001B127A" w:rsidRPr="001B127A">
        <w:t>,</w:t>
      </w:r>
      <w:r w:rsidR="00120B75" w:rsidRPr="00C508DB">
        <w:rPr>
          <w:i/>
        </w:rPr>
        <w:t xml:space="preserve"> umpinensa </w:t>
      </w:r>
      <w:r w:rsidR="00BA1173" w:rsidRPr="00BA1173">
        <w:t>~</w:t>
      </w:r>
      <w:r w:rsidR="00120B75" w:rsidRPr="00C508DB">
        <w:rPr>
          <w:i/>
        </w:rPr>
        <w:t xml:space="preserve"> umpinansa</w:t>
      </w:r>
      <w:r w:rsidR="001B127A" w:rsidRPr="001B127A">
        <w:t>,</w:t>
      </w:r>
      <w:r w:rsidR="00120B75" w:rsidRPr="00C508DB">
        <w:rPr>
          <w:i/>
        </w:rPr>
        <w:t xml:space="preserve"> ummessa </w:t>
      </w:r>
      <w:r w:rsidR="001B127A" w:rsidRPr="001B127A">
        <w:t>:</w:t>
      </w:r>
      <w:r w:rsidR="00120B75" w:rsidRPr="00C508DB">
        <w:rPr>
          <w:i/>
        </w:rPr>
        <w:t xml:space="preserve"> umpheen</w:t>
      </w:r>
      <w:r w:rsidR="001B127A" w:rsidRPr="001B127A">
        <w:t>,</w:t>
      </w:r>
      <w:r w:rsidR="00120B75" w:rsidRPr="00C508DB">
        <w:rPr>
          <w:i/>
        </w:rPr>
        <w:t xml:space="preserve"> pilassa </w:t>
      </w:r>
      <w:r w:rsidR="001B127A" w:rsidRPr="001B127A">
        <w:t>:</w:t>
      </w:r>
      <w:r w:rsidR="00120B75" w:rsidRPr="00C508DB">
        <w:rPr>
          <w:i/>
        </w:rPr>
        <w:t xml:space="preserve"> pilhaan</w:t>
      </w:r>
      <w:r w:rsidR="001B127A" w:rsidRPr="001B127A">
        <w:t>,</w:t>
      </w:r>
      <w:r w:rsidR="00120B75" w:rsidRPr="00C508DB">
        <w:rPr>
          <w:i/>
        </w:rPr>
        <w:t xml:space="preserve"> li</w:t>
      </w:r>
      <w:r w:rsidR="001B127A" w:rsidRPr="001B127A">
        <w:t>(</w:t>
      </w:r>
      <w:r w:rsidR="00120B75" w:rsidRPr="00C508DB">
        <w:rPr>
          <w:i/>
        </w:rPr>
        <w:t>v</w:t>
      </w:r>
      <w:r w:rsidR="001B127A" w:rsidRPr="001B127A">
        <w:t>)</w:t>
      </w:r>
      <w:r w:rsidR="00120B75" w:rsidRPr="00C508DB">
        <w:rPr>
          <w:i/>
        </w:rPr>
        <w:t xml:space="preserve">ossa </w:t>
      </w:r>
      <w:r w:rsidR="001B127A" w:rsidRPr="001B127A">
        <w:t>:</w:t>
      </w:r>
      <w:r w:rsidR="00120B75" w:rsidRPr="00C508DB">
        <w:rPr>
          <w:i/>
        </w:rPr>
        <w:t xml:space="preserve"> li</w:t>
      </w:r>
      <w:r w:rsidR="001B127A" w:rsidRPr="001B127A">
        <w:t>(</w:t>
      </w:r>
      <w:r w:rsidR="00120B75" w:rsidRPr="00C508DB">
        <w:rPr>
          <w:i/>
        </w:rPr>
        <w:t>v</w:t>
      </w:r>
      <w:r w:rsidR="001B127A" w:rsidRPr="001B127A">
        <w:t>)</w:t>
      </w:r>
      <w:r w:rsidR="00120B75" w:rsidRPr="00C508DB">
        <w:rPr>
          <w:i/>
        </w:rPr>
        <w:t xml:space="preserve">osta </w:t>
      </w:r>
      <w:r w:rsidR="001B127A" w:rsidRPr="001B127A">
        <w:t>:</w:t>
      </w:r>
      <w:r w:rsidR="00120B75" w:rsidRPr="00C508DB">
        <w:rPr>
          <w:i/>
        </w:rPr>
        <w:t xml:space="preserve"> likhoon</w:t>
      </w:r>
      <w:r w:rsidR="001B127A" w:rsidRPr="001B127A">
        <w:t>,</w:t>
      </w:r>
      <w:r w:rsidR="00120B75" w:rsidRPr="00C508DB">
        <w:rPr>
          <w:i/>
        </w:rPr>
        <w:t xml:space="preserve"> rikki</w:t>
      </w:r>
      <w:r w:rsidR="001B127A" w:rsidRPr="001B127A">
        <w:t>(</w:t>
      </w:r>
      <w:r w:rsidR="003F0F9E" w:rsidRPr="00C508DB">
        <w:rPr>
          <w:i/>
        </w:rPr>
        <w:t>t</w:t>
      </w:r>
      <w:r w:rsidR="001B127A" w:rsidRPr="001B127A">
        <w:t>),</w:t>
      </w:r>
      <w:r w:rsidR="00120B75" w:rsidRPr="00C508DB">
        <w:rPr>
          <w:i/>
        </w:rPr>
        <w:t xml:space="preserve"> poikki</w:t>
      </w:r>
      <w:r w:rsidR="001B127A" w:rsidRPr="001B127A">
        <w:t>(</w:t>
      </w:r>
      <w:r w:rsidR="003F0F9E" w:rsidRPr="00C508DB">
        <w:rPr>
          <w:i/>
        </w:rPr>
        <w:t>t</w:t>
      </w:r>
      <w:r w:rsidR="001B127A" w:rsidRPr="001B127A">
        <w:t>),</w:t>
      </w:r>
      <w:r w:rsidR="00120B75" w:rsidRPr="00C508DB">
        <w:rPr>
          <w:i/>
        </w:rPr>
        <w:t xml:space="preserve"> halki</w:t>
      </w:r>
      <w:r w:rsidR="001B127A" w:rsidRPr="001B127A">
        <w:t>(</w:t>
      </w:r>
      <w:r w:rsidR="003F0F9E" w:rsidRPr="00C508DB">
        <w:rPr>
          <w:i/>
        </w:rPr>
        <w:t>t</w:t>
      </w:r>
      <w:r w:rsidR="001B127A" w:rsidRPr="001B127A">
        <w:t>),</w:t>
      </w:r>
      <w:r w:rsidR="00120B75" w:rsidRPr="00C508DB">
        <w:rPr>
          <w:i/>
        </w:rPr>
        <w:t xml:space="preserve"> auki</w:t>
      </w:r>
      <w:r w:rsidR="001B127A" w:rsidRPr="001B127A">
        <w:t>(</w:t>
      </w:r>
      <w:r w:rsidR="003F0F9E" w:rsidRPr="00C508DB">
        <w:rPr>
          <w:i/>
        </w:rPr>
        <w:t>t</w:t>
      </w:r>
      <w:r w:rsidR="001B127A" w:rsidRPr="001B127A">
        <w:t>),</w:t>
      </w:r>
      <w:r w:rsidR="00120B75" w:rsidRPr="00C508DB">
        <w:rPr>
          <w:i/>
        </w:rPr>
        <w:t xml:space="preserve"> kiini</w:t>
      </w:r>
      <w:r w:rsidR="001B127A" w:rsidRPr="001B127A">
        <w:t>(</w:t>
      </w:r>
      <w:r w:rsidR="003F0F9E" w:rsidRPr="00C508DB">
        <w:rPr>
          <w:i/>
        </w:rPr>
        <w:t>t</w:t>
      </w:r>
      <w:r w:rsidR="001B127A" w:rsidRPr="001B127A">
        <w:t>),</w:t>
      </w:r>
      <w:r w:rsidR="00120B75" w:rsidRPr="00C508DB">
        <w:rPr>
          <w:i/>
        </w:rPr>
        <w:t xml:space="preserve"> läpi</w:t>
      </w:r>
      <w:r w:rsidR="001B127A" w:rsidRPr="001B127A">
        <w:t>(</w:t>
      </w:r>
      <w:r w:rsidR="003F0F9E" w:rsidRPr="00C508DB">
        <w:rPr>
          <w:i/>
        </w:rPr>
        <w:t>t</w:t>
      </w:r>
      <w:r w:rsidR="001B127A" w:rsidRPr="001B127A">
        <w:t>),</w:t>
      </w:r>
      <w:r w:rsidR="00120B75" w:rsidRPr="00C508DB">
        <w:rPr>
          <w:i/>
        </w:rPr>
        <w:t xml:space="preserve"> kesken</w:t>
      </w:r>
      <w:r w:rsidR="001B127A" w:rsidRPr="001B127A">
        <w:t>,</w:t>
      </w:r>
      <w:r w:rsidR="00120B75" w:rsidRPr="00C508DB">
        <w:rPr>
          <w:i/>
        </w:rPr>
        <w:t xml:space="preserve"> seka</w:t>
      </w:r>
      <w:r w:rsidR="001B127A" w:rsidRPr="001B127A">
        <w:t>(</w:t>
      </w:r>
      <w:r w:rsidR="00120B75" w:rsidRPr="00C508DB">
        <w:rPr>
          <w:i/>
        </w:rPr>
        <w:t>i</w:t>
      </w:r>
      <w:r w:rsidR="001B127A" w:rsidRPr="001B127A">
        <w:t>)</w:t>
      </w:r>
      <w:r w:rsidR="00120B75" w:rsidRPr="00C508DB">
        <w:rPr>
          <w:i/>
        </w:rPr>
        <w:t>sin</w:t>
      </w:r>
      <w:r w:rsidR="001B127A" w:rsidRPr="001B127A">
        <w:t>,</w:t>
      </w:r>
      <w:r w:rsidR="00120B75" w:rsidRPr="00C508DB">
        <w:rPr>
          <w:i/>
        </w:rPr>
        <w:t xml:space="preserve"> täynä </w:t>
      </w:r>
      <w:r w:rsidR="001B127A" w:rsidRPr="001B127A">
        <w:t>:</w:t>
      </w:r>
      <w:r w:rsidR="00120B75" w:rsidRPr="00C508DB">
        <w:rPr>
          <w:i/>
        </w:rPr>
        <w:t xml:space="preserve"> täythöön</w:t>
      </w:r>
      <w:r w:rsidR="001B127A" w:rsidRPr="001B127A">
        <w:t>.</w:t>
      </w:r>
    </w:p>
    <w:p w14:paraId="4CD4176F" w14:textId="15605F1E" w:rsidR="00605D6D" w:rsidRDefault="00605D6D" w:rsidP="00120B75">
      <w:r>
        <w:t>Esimerkkii käytöstä</w:t>
      </w:r>
      <w:r w:rsidR="00A63B26">
        <w:t xml:space="preserve"> (4–6)</w:t>
      </w:r>
      <w:r>
        <w:t>:</w:t>
      </w:r>
    </w:p>
    <w:p w14:paraId="642B4984" w14:textId="087AF77C" w:rsidR="00605D6D" w:rsidRDefault="009264D0" w:rsidP="00120B75">
      <w:r>
        <w:t>(</w:t>
      </w:r>
      <w:r w:rsidR="003A13EC">
        <w:t>4</w:t>
      </w:r>
      <w:r>
        <w:t xml:space="preserve">) </w:t>
      </w:r>
      <w:r w:rsidR="009B47FF">
        <w:t xml:space="preserve">Lamphaita lyöthiin ette menthiin </w:t>
      </w:r>
      <w:r w:rsidR="009B47FF" w:rsidRPr="005C40A2">
        <w:rPr>
          <w:i/>
        </w:rPr>
        <w:t>tyrmhiin</w:t>
      </w:r>
      <w:r w:rsidR="009B47FF">
        <w:t xml:space="preserve">, mutta vielä net olthiin </w:t>
      </w:r>
      <w:r w:rsidR="009B47FF" w:rsidRPr="005C40A2">
        <w:rPr>
          <w:i/>
        </w:rPr>
        <w:t>hengissä</w:t>
      </w:r>
      <w:r w:rsidR="009B47FF">
        <w:t>.</w:t>
      </w:r>
    </w:p>
    <w:p w14:paraId="042285B3" w14:textId="10C852DB" w:rsidR="009B47FF" w:rsidRDefault="009264D0" w:rsidP="00120B75">
      <w:r>
        <w:t>(</w:t>
      </w:r>
      <w:r w:rsidR="003A13EC">
        <w:t>5</w:t>
      </w:r>
      <w:r>
        <w:t xml:space="preserve">) </w:t>
      </w:r>
      <w:r w:rsidR="009E5C2F">
        <w:t xml:space="preserve">Anni oli niin </w:t>
      </w:r>
      <w:r w:rsidR="009E5C2F" w:rsidRPr="009E5C2F">
        <w:rPr>
          <w:i/>
        </w:rPr>
        <w:t>häpheissä</w:t>
      </w:r>
      <w:r w:rsidR="009B47FF" w:rsidRPr="009E5C2F">
        <w:t>,</w:t>
      </w:r>
      <w:r w:rsidR="009B47FF">
        <w:t xml:space="preserve"> </w:t>
      </w:r>
      <w:r w:rsidR="009E5C2F">
        <w:t>ette oli</w:t>
      </w:r>
      <w:r w:rsidR="00001EAA">
        <w:t xml:space="preserve"> </w:t>
      </w:r>
      <w:r w:rsidR="00001EAA" w:rsidRPr="005C40A2">
        <w:rPr>
          <w:i/>
        </w:rPr>
        <w:t>palavissa</w:t>
      </w:r>
      <w:r w:rsidR="00001EAA">
        <w:t>.</w:t>
      </w:r>
    </w:p>
    <w:p w14:paraId="2B1F345D" w14:textId="539962E9" w:rsidR="009B47FF" w:rsidRPr="00CB1CAA" w:rsidRDefault="009264D0" w:rsidP="00120B75">
      <w:r>
        <w:t>(</w:t>
      </w:r>
      <w:r w:rsidR="003A13EC">
        <w:t>6</w:t>
      </w:r>
      <w:r>
        <w:t xml:space="preserve">) </w:t>
      </w:r>
      <w:r w:rsidR="005C40A2">
        <w:t xml:space="preserve">Minula meni fryysi </w:t>
      </w:r>
      <w:r w:rsidR="005C40A2" w:rsidRPr="005C40A2">
        <w:rPr>
          <w:i/>
        </w:rPr>
        <w:t>rikki</w:t>
      </w:r>
      <w:r w:rsidR="005C40A2">
        <w:t xml:space="preserve"> ja kaikki ruvat </w:t>
      </w:r>
      <w:r w:rsidR="005C40A2" w:rsidRPr="005C40A2">
        <w:rPr>
          <w:i/>
        </w:rPr>
        <w:t>pilhaan</w:t>
      </w:r>
      <w:r w:rsidR="005C40A2">
        <w:t>.</w:t>
      </w:r>
    </w:p>
    <w:p w14:paraId="445CB46B" w14:textId="4A6138B4" w:rsidR="00120B75" w:rsidRPr="00050BB3" w:rsidRDefault="00411F2C" w:rsidP="00411F2C">
      <w:pPr>
        <w:pStyle w:val="Punktliste"/>
        <w:rPr>
          <w:i/>
        </w:rPr>
      </w:pPr>
      <w:r>
        <w:t>3-</w:t>
      </w:r>
      <w:r w:rsidR="00275F54">
        <w:t>joukon olotila-adverbiita oon esimerkiksi sauraavat:</w:t>
      </w:r>
      <w:r w:rsidR="00120B75" w:rsidRPr="00CB1CAA">
        <w:t xml:space="preserve"> </w:t>
      </w:r>
      <w:r w:rsidR="00120B75" w:rsidRPr="00050BB3">
        <w:rPr>
          <w:i/>
        </w:rPr>
        <w:t>ko</w:t>
      </w:r>
      <w:r w:rsidR="001B127A" w:rsidRPr="001B127A">
        <w:t>(</w:t>
      </w:r>
      <w:r w:rsidR="00120B75" w:rsidRPr="00050BB3">
        <w:rPr>
          <w:i/>
        </w:rPr>
        <w:t>v</w:t>
      </w:r>
      <w:r w:rsidR="001B127A" w:rsidRPr="001B127A">
        <w:t>)</w:t>
      </w:r>
      <w:r w:rsidR="00120B75" w:rsidRPr="00050BB3">
        <w:rPr>
          <w:i/>
        </w:rPr>
        <w:t xml:space="preserve">ossa </w:t>
      </w:r>
      <w:r w:rsidR="001B127A" w:rsidRPr="001B127A">
        <w:t>:</w:t>
      </w:r>
      <w:r w:rsidR="00120B75" w:rsidRPr="00050BB3">
        <w:rPr>
          <w:i/>
        </w:rPr>
        <w:t xml:space="preserve"> kokhoon</w:t>
      </w:r>
      <w:r w:rsidR="001B127A" w:rsidRPr="001B127A">
        <w:t>,</w:t>
      </w:r>
      <w:r w:rsidR="00120B75" w:rsidRPr="00050BB3">
        <w:rPr>
          <w:i/>
        </w:rPr>
        <w:t xml:space="preserve"> yh</w:t>
      </w:r>
      <w:r w:rsidR="001B127A" w:rsidRPr="001B127A">
        <w:t>(</w:t>
      </w:r>
      <w:r w:rsidR="00120B75" w:rsidRPr="00050BB3">
        <w:rPr>
          <w:i/>
        </w:rPr>
        <w:t>đ</w:t>
      </w:r>
      <w:r w:rsidR="001B127A" w:rsidRPr="001B127A">
        <w:t>)</w:t>
      </w:r>
      <w:r w:rsidR="00120B75" w:rsidRPr="00050BB3">
        <w:rPr>
          <w:i/>
        </w:rPr>
        <w:t xml:space="preserve">essä </w:t>
      </w:r>
      <w:r w:rsidR="001B127A" w:rsidRPr="001B127A">
        <w:t>:</w:t>
      </w:r>
      <w:r w:rsidR="00120B75" w:rsidRPr="00050BB3">
        <w:rPr>
          <w:i/>
        </w:rPr>
        <w:t xml:space="preserve"> yhtheen</w:t>
      </w:r>
      <w:r w:rsidR="001B127A" w:rsidRPr="001B127A">
        <w:t>,</w:t>
      </w:r>
      <w:r w:rsidR="00120B75" w:rsidRPr="00050BB3">
        <w:rPr>
          <w:i/>
        </w:rPr>
        <w:t xml:space="preserve"> karussa </w:t>
      </w:r>
      <w:r w:rsidR="001B127A" w:rsidRPr="001B127A">
        <w:t>:</w:t>
      </w:r>
      <w:r w:rsidR="00120B75" w:rsidRPr="00050BB3">
        <w:rPr>
          <w:i/>
        </w:rPr>
        <w:t xml:space="preserve"> karkhuun</w:t>
      </w:r>
      <w:r w:rsidR="001B127A" w:rsidRPr="001B127A">
        <w:t>,</w:t>
      </w:r>
      <w:r w:rsidR="003A13EC" w:rsidRPr="00050BB3">
        <w:rPr>
          <w:i/>
        </w:rPr>
        <w:t xml:space="preserve"> hukassa </w:t>
      </w:r>
      <w:r w:rsidR="001B127A" w:rsidRPr="001B127A">
        <w:t>:</w:t>
      </w:r>
      <w:r w:rsidR="003A13EC" w:rsidRPr="00050BB3">
        <w:rPr>
          <w:i/>
        </w:rPr>
        <w:t xml:space="preserve"> huk</w:t>
      </w:r>
      <w:r w:rsidR="002C21EE" w:rsidRPr="00050BB3">
        <w:rPr>
          <w:i/>
        </w:rPr>
        <w:t>k</w:t>
      </w:r>
      <w:r w:rsidR="003A13EC" w:rsidRPr="00050BB3">
        <w:rPr>
          <w:i/>
        </w:rPr>
        <w:t>haan</w:t>
      </w:r>
      <w:r w:rsidR="001B127A" w:rsidRPr="001B127A">
        <w:t>,</w:t>
      </w:r>
      <w:r w:rsidR="00120B75" w:rsidRPr="00050BB3">
        <w:rPr>
          <w:i/>
        </w:rPr>
        <w:t xml:space="preserve"> korjussa </w:t>
      </w:r>
      <w:r w:rsidR="001B127A" w:rsidRPr="001B127A">
        <w:t>:</w:t>
      </w:r>
      <w:r w:rsidR="00120B75" w:rsidRPr="00050BB3">
        <w:rPr>
          <w:i/>
        </w:rPr>
        <w:t xml:space="preserve"> korjusta </w:t>
      </w:r>
      <w:r w:rsidR="001B127A" w:rsidRPr="001B127A">
        <w:t>:</w:t>
      </w:r>
      <w:r w:rsidR="00120B75" w:rsidRPr="00050BB3">
        <w:rPr>
          <w:i/>
        </w:rPr>
        <w:t xml:space="preserve"> korjhuun</w:t>
      </w:r>
      <w:r w:rsidR="001B127A" w:rsidRPr="001B127A">
        <w:t>,</w:t>
      </w:r>
      <w:r w:rsidR="00120B75" w:rsidRPr="00050BB3">
        <w:rPr>
          <w:i/>
        </w:rPr>
        <w:t xml:space="preserve"> syrjässä </w:t>
      </w:r>
      <w:r w:rsidR="001B127A" w:rsidRPr="001B127A">
        <w:t>:</w:t>
      </w:r>
      <w:r w:rsidR="00120B75" w:rsidRPr="00050BB3">
        <w:rPr>
          <w:i/>
        </w:rPr>
        <w:t xml:space="preserve"> syrjhään</w:t>
      </w:r>
      <w:r w:rsidR="001B127A" w:rsidRPr="001B127A">
        <w:t>,</w:t>
      </w:r>
      <w:r w:rsidR="00120B75" w:rsidRPr="00050BB3">
        <w:rPr>
          <w:i/>
        </w:rPr>
        <w:t xml:space="preserve"> jäljelä </w:t>
      </w:r>
      <w:r w:rsidR="001B127A" w:rsidRPr="001B127A">
        <w:t>:</w:t>
      </w:r>
      <w:r w:rsidR="00120B75" w:rsidRPr="00050BB3">
        <w:rPr>
          <w:i/>
        </w:rPr>
        <w:t xml:space="preserve"> jäljele</w:t>
      </w:r>
      <w:r w:rsidR="001B127A" w:rsidRPr="001B127A">
        <w:t>(</w:t>
      </w:r>
      <w:r w:rsidR="003F0F9E" w:rsidRPr="00050BB3">
        <w:rPr>
          <w:i/>
        </w:rPr>
        <w:t>t</w:t>
      </w:r>
      <w:r w:rsidR="001B127A" w:rsidRPr="001B127A">
        <w:t>),</w:t>
      </w:r>
      <w:r w:rsidR="00120B75" w:rsidRPr="00050BB3">
        <w:rPr>
          <w:i/>
        </w:rPr>
        <w:t xml:space="preserve"> joukossa </w:t>
      </w:r>
      <w:r w:rsidR="001B127A" w:rsidRPr="001B127A">
        <w:t>:</w:t>
      </w:r>
      <w:r w:rsidR="00120B75" w:rsidRPr="00050BB3">
        <w:rPr>
          <w:i/>
        </w:rPr>
        <w:t xml:space="preserve"> joukkhoon</w:t>
      </w:r>
      <w:r w:rsidR="001B127A" w:rsidRPr="001B127A">
        <w:t>,</w:t>
      </w:r>
      <w:r w:rsidR="00120B75" w:rsidRPr="00050BB3">
        <w:rPr>
          <w:i/>
        </w:rPr>
        <w:t xml:space="preserve"> laakissa</w:t>
      </w:r>
      <w:r w:rsidR="001B127A" w:rsidRPr="001B127A">
        <w:t>,</w:t>
      </w:r>
      <w:r w:rsidR="00120B75" w:rsidRPr="00050BB3">
        <w:rPr>
          <w:i/>
        </w:rPr>
        <w:t xml:space="preserve"> seurassa </w:t>
      </w:r>
      <w:r w:rsidR="001B127A" w:rsidRPr="001B127A">
        <w:t>:</w:t>
      </w:r>
      <w:r w:rsidR="00120B75" w:rsidRPr="00050BB3">
        <w:rPr>
          <w:i/>
        </w:rPr>
        <w:t xml:space="preserve"> seurhaan</w:t>
      </w:r>
      <w:r w:rsidR="001B127A" w:rsidRPr="001B127A">
        <w:t>,</w:t>
      </w:r>
      <w:r w:rsidR="00120B75" w:rsidRPr="00050BB3">
        <w:rPr>
          <w:i/>
        </w:rPr>
        <w:t xml:space="preserve"> matkassa </w:t>
      </w:r>
      <w:r w:rsidR="001B127A" w:rsidRPr="001B127A">
        <w:t>:</w:t>
      </w:r>
      <w:r w:rsidR="00120B75" w:rsidRPr="00050BB3">
        <w:rPr>
          <w:i/>
        </w:rPr>
        <w:t xml:space="preserve"> matkhaan</w:t>
      </w:r>
      <w:r w:rsidR="001B127A" w:rsidRPr="001B127A">
        <w:t>,</w:t>
      </w:r>
      <w:r w:rsidR="00120B75" w:rsidRPr="00050BB3">
        <w:rPr>
          <w:i/>
        </w:rPr>
        <w:t xml:space="preserve"> myötä</w:t>
      </w:r>
      <w:r w:rsidR="001B127A" w:rsidRPr="001B127A">
        <w:t>.</w:t>
      </w:r>
    </w:p>
    <w:p w14:paraId="1AE5C4F8" w14:textId="3A3AEB75" w:rsidR="00A63B26" w:rsidRDefault="00050BB3" w:rsidP="00A63B26">
      <w:r>
        <w:t>Esi</w:t>
      </w:r>
      <w:r w:rsidR="001C685B">
        <w:t xml:space="preserve">merkkii käytöstä (7, </w:t>
      </w:r>
      <w:r>
        <w:t>8</w:t>
      </w:r>
      <w:r w:rsidR="00A63B26">
        <w:t>):</w:t>
      </w:r>
    </w:p>
    <w:p w14:paraId="4A3BA689" w14:textId="511DA84B" w:rsidR="00FE63E6" w:rsidRDefault="009264D0" w:rsidP="00A63B26">
      <w:r>
        <w:t>(</w:t>
      </w:r>
      <w:r w:rsidR="003A13EC">
        <w:t>7</w:t>
      </w:r>
      <w:r>
        <w:t xml:space="preserve">) </w:t>
      </w:r>
      <w:r w:rsidR="007E288C">
        <w:t xml:space="preserve">Jos sie otat lapset </w:t>
      </w:r>
      <w:r w:rsidR="007E288C" w:rsidRPr="007E288C">
        <w:rPr>
          <w:i/>
        </w:rPr>
        <w:t>myötä</w:t>
      </w:r>
      <w:r w:rsidR="00FE63E6">
        <w:t>, se meilä oon ta</w:t>
      </w:r>
      <w:r w:rsidR="003A13EC">
        <w:t>a</w:t>
      </w:r>
      <w:r w:rsidR="00FE63E6">
        <w:t xml:space="preserve">s koko peret </w:t>
      </w:r>
      <w:r w:rsidR="00FE63E6" w:rsidRPr="003A13EC">
        <w:rPr>
          <w:i/>
        </w:rPr>
        <w:t>kovossa</w:t>
      </w:r>
      <w:r w:rsidR="00FE63E6">
        <w:t>.</w:t>
      </w:r>
    </w:p>
    <w:p w14:paraId="51AAAE54" w14:textId="5DBE8CCF" w:rsidR="00A945C1" w:rsidRDefault="009264D0" w:rsidP="00120B75">
      <w:r>
        <w:t>(</w:t>
      </w:r>
      <w:r w:rsidR="003A13EC">
        <w:t>8</w:t>
      </w:r>
      <w:r>
        <w:t xml:space="preserve">) </w:t>
      </w:r>
      <w:r w:rsidR="00A945C1">
        <w:t xml:space="preserve">Pane kaikki tavarat visusti </w:t>
      </w:r>
      <w:r w:rsidR="00A945C1" w:rsidRPr="003A13EC">
        <w:rPr>
          <w:i/>
        </w:rPr>
        <w:t>korjhuun</w:t>
      </w:r>
      <w:r w:rsidR="003A13EC">
        <w:t>,</w:t>
      </w:r>
      <w:r w:rsidR="00A945C1">
        <w:t xml:space="preserve"> </w:t>
      </w:r>
      <w:r w:rsidR="00BA7D19">
        <w:t xml:space="preserve">ettei net jouđu </w:t>
      </w:r>
      <w:r w:rsidR="00BA7D19" w:rsidRPr="003A13EC">
        <w:rPr>
          <w:i/>
        </w:rPr>
        <w:t>huk</w:t>
      </w:r>
      <w:r w:rsidR="00C419BB">
        <w:rPr>
          <w:i/>
        </w:rPr>
        <w:t>k</w:t>
      </w:r>
      <w:r w:rsidR="00BA7D19" w:rsidRPr="003A13EC">
        <w:rPr>
          <w:i/>
        </w:rPr>
        <w:t>haan</w:t>
      </w:r>
      <w:r w:rsidR="00BA7D19">
        <w:t>.</w:t>
      </w:r>
    </w:p>
    <w:p w14:paraId="7B7FE4BF" w14:textId="7DC701B5" w:rsidR="00050BB3" w:rsidRPr="00A64E4A" w:rsidRDefault="00050BB3" w:rsidP="00120B75">
      <w:r w:rsidRPr="00CB1CAA">
        <w:t>Resiprookkista a</w:t>
      </w:r>
      <w:r>
        <w:t>senttoo toinen toisen suhtheen ilmoitethaan tavalissii</w:t>
      </w:r>
      <w:r w:rsidRPr="00CB1CAA">
        <w:t xml:space="preserve">min </w:t>
      </w:r>
      <w:r w:rsidRPr="00CB1CAA">
        <w:rPr>
          <w:i/>
        </w:rPr>
        <w:t xml:space="preserve">tusten- </w:t>
      </w:r>
      <w:r w:rsidR="00BA1173" w:rsidRPr="00BA1173">
        <w:t>~</w:t>
      </w:r>
      <w:r w:rsidRPr="00CB1CAA">
        <w:rPr>
          <w:i/>
        </w:rPr>
        <w:t xml:space="preserve"> tysten-</w:t>
      </w:r>
      <w:r w:rsidRPr="00CB1CAA">
        <w:t xml:space="preserve">derivasuunisuffiksilla, joskus kans </w:t>
      </w:r>
      <w:r w:rsidRPr="00CB1CAA">
        <w:rPr>
          <w:i/>
        </w:rPr>
        <w:t xml:space="preserve">kkain- </w:t>
      </w:r>
      <w:r w:rsidR="00BA1173" w:rsidRPr="00BA1173">
        <w:t>~</w:t>
      </w:r>
      <w:r w:rsidRPr="00CB1CAA">
        <w:rPr>
          <w:i/>
        </w:rPr>
        <w:t xml:space="preserve"> kkäin</w:t>
      </w:r>
      <w:r>
        <w:t xml:space="preserve">-derivasuunisuffiksilla, niin ko </w:t>
      </w:r>
      <w:r w:rsidRPr="00050BB3">
        <w:rPr>
          <w:i/>
        </w:rPr>
        <w:t>rinnatusten</w:t>
      </w:r>
      <w:r w:rsidR="001B127A" w:rsidRPr="001B127A">
        <w:t>,</w:t>
      </w:r>
      <w:r w:rsidRPr="00050BB3">
        <w:rPr>
          <w:i/>
        </w:rPr>
        <w:t xml:space="preserve"> vieritysten</w:t>
      </w:r>
      <w:r w:rsidR="001B127A" w:rsidRPr="001B127A">
        <w:t>,</w:t>
      </w:r>
      <w:r w:rsidRPr="00050BB3">
        <w:rPr>
          <w:i/>
        </w:rPr>
        <w:t xml:space="preserve"> likitysten</w:t>
      </w:r>
      <w:r w:rsidR="001B127A" w:rsidRPr="001B127A">
        <w:t>,</w:t>
      </w:r>
      <w:r w:rsidRPr="00050BB3">
        <w:rPr>
          <w:i/>
        </w:rPr>
        <w:t xml:space="preserve"> pääletysten</w:t>
      </w:r>
      <w:r w:rsidR="001B127A" w:rsidRPr="001B127A">
        <w:t>,</w:t>
      </w:r>
      <w:r w:rsidRPr="00050BB3">
        <w:rPr>
          <w:i/>
        </w:rPr>
        <w:t xml:space="preserve"> perätysten </w:t>
      </w:r>
      <w:r w:rsidR="00BA1173" w:rsidRPr="00BA1173">
        <w:t>~</w:t>
      </w:r>
      <w:r w:rsidRPr="00050BB3">
        <w:rPr>
          <w:i/>
        </w:rPr>
        <w:t xml:space="preserve"> pörätysten</w:t>
      </w:r>
      <w:r w:rsidR="001B127A" w:rsidRPr="001B127A">
        <w:t>,</w:t>
      </w:r>
      <w:r w:rsidRPr="00050BB3">
        <w:rPr>
          <w:i/>
        </w:rPr>
        <w:t xml:space="preserve"> käsitysten</w:t>
      </w:r>
      <w:r w:rsidR="001B127A" w:rsidRPr="001B127A">
        <w:t>,</w:t>
      </w:r>
      <w:r w:rsidRPr="00050BB3">
        <w:rPr>
          <w:i/>
        </w:rPr>
        <w:t xml:space="preserve"> sölitysten</w:t>
      </w:r>
      <w:r w:rsidR="001B127A" w:rsidRPr="001B127A">
        <w:t>,</w:t>
      </w:r>
      <w:r w:rsidRPr="00050BB3">
        <w:rPr>
          <w:i/>
        </w:rPr>
        <w:t xml:space="preserve"> vastakkain</w:t>
      </w:r>
      <w:r w:rsidR="001B127A" w:rsidRPr="001B127A">
        <w:t>,</w:t>
      </w:r>
      <w:r w:rsidRPr="00050BB3">
        <w:rPr>
          <w:i/>
        </w:rPr>
        <w:t xml:space="preserve"> rinnakkain</w:t>
      </w:r>
      <w:r w:rsidR="001B127A" w:rsidRPr="001B127A">
        <w:t>,</w:t>
      </w:r>
      <w:r w:rsidRPr="00050BB3">
        <w:rPr>
          <w:i/>
        </w:rPr>
        <w:t xml:space="preserve"> peräkkäin </w:t>
      </w:r>
      <w:r w:rsidR="00BA1173" w:rsidRPr="00BA1173">
        <w:t>~</w:t>
      </w:r>
      <w:r w:rsidRPr="00050BB3">
        <w:rPr>
          <w:i/>
        </w:rPr>
        <w:t xml:space="preserve"> pöräkkäin</w:t>
      </w:r>
      <w:r w:rsidR="001B127A" w:rsidRPr="001B127A">
        <w:t>,</w:t>
      </w:r>
      <w:r w:rsidRPr="00050BB3">
        <w:rPr>
          <w:i/>
        </w:rPr>
        <w:t xml:space="preserve"> peräsukkaa</w:t>
      </w:r>
      <w:r w:rsidR="00E038D7">
        <w:rPr>
          <w:i/>
        </w:rPr>
        <w:t xml:space="preserve"> </w:t>
      </w:r>
      <w:r w:rsidR="00BA1173" w:rsidRPr="00BA1173">
        <w:t>~</w:t>
      </w:r>
      <w:r w:rsidR="00E038D7">
        <w:rPr>
          <w:i/>
        </w:rPr>
        <w:t xml:space="preserve"> pöräsukkaa</w:t>
      </w:r>
      <w:r w:rsidR="001B127A" w:rsidRPr="001B127A">
        <w:t>.</w:t>
      </w:r>
      <w:r w:rsidR="00A64E4A">
        <w:rPr>
          <w:i/>
        </w:rPr>
        <w:t xml:space="preserve"> </w:t>
      </w:r>
      <w:r w:rsidR="00A64E4A">
        <w:t>Esimerkiksi (9):</w:t>
      </w:r>
    </w:p>
    <w:p w14:paraId="44D2AC9C" w14:textId="4A7FC995" w:rsidR="00BA7D19" w:rsidRPr="00CB1CAA" w:rsidRDefault="009264D0" w:rsidP="00120B75">
      <w:r>
        <w:t>(</w:t>
      </w:r>
      <w:r w:rsidR="003A13EC">
        <w:t>9</w:t>
      </w:r>
      <w:r>
        <w:t xml:space="preserve">) </w:t>
      </w:r>
      <w:r w:rsidR="00BA7D19">
        <w:t xml:space="preserve">Pikku-Liisa </w:t>
      </w:r>
      <w:r w:rsidR="00050BB3">
        <w:t xml:space="preserve">ja Iso-Liisa tulthiin tänne </w:t>
      </w:r>
      <w:r w:rsidR="00050BB3" w:rsidRPr="00050BB3">
        <w:rPr>
          <w:i/>
        </w:rPr>
        <w:t>pörätysten</w:t>
      </w:r>
      <w:r w:rsidR="00050BB3">
        <w:t>,</w:t>
      </w:r>
      <w:r w:rsidR="00BA7D19">
        <w:t xml:space="preserve"> ja niin het sitte menthiin </w:t>
      </w:r>
      <w:r w:rsidR="00BA7D19" w:rsidRPr="003A13EC">
        <w:rPr>
          <w:i/>
        </w:rPr>
        <w:t>käsitysten</w:t>
      </w:r>
      <w:r w:rsidR="00BA7D19">
        <w:t xml:space="preserve"> ranthaan.</w:t>
      </w:r>
    </w:p>
    <w:p w14:paraId="33824D9B" w14:textId="56817599" w:rsidR="00120B75" w:rsidRDefault="00411F2C" w:rsidP="00411F2C">
      <w:pPr>
        <w:pStyle w:val="Punktliste"/>
      </w:pPr>
      <w:r>
        <w:t>4-</w:t>
      </w:r>
      <w:r w:rsidR="006F57A7">
        <w:t>joukon oloti</w:t>
      </w:r>
      <w:r w:rsidR="0067060E">
        <w:t>la-adverbiita oon esimerkiksi se</w:t>
      </w:r>
      <w:r w:rsidR="006F57A7">
        <w:t>uraavat:</w:t>
      </w:r>
      <w:r w:rsidR="006F57A7" w:rsidRPr="00CB1CAA">
        <w:t xml:space="preserve"> </w:t>
      </w:r>
      <w:r w:rsidR="00120B75" w:rsidRPr="002F74D3">
        <w:rPr>
          <w:i/>
        </w:rPr>
        <w:t>yksin</w:t>
      </w:r>
      <w:r w:rsidR="001B127A" w:rsidRPr="001B127A">
        <w:t>,</w:t>
      </w:r>
      <w:r w:rsidR="00120B75" w:rsidRPr="002F74D3">
        <w:rPr>
          <w:i/>
        </w:rPr>
        <w:t xml:space="preserve"> kah</w:t>
      </w:r>
      <w:r w:rsidR="001B127A" w:rsidRPr="001B127A">
        <w:t>(</w:t>
      </w:r>
      <w:r w:rsidR="00120B75" w:rsidRPr="002F74D3">
        <w:rPr>
          <w:i/>
        </w:rPr>
        <w:t>đ</w:t>
      </w:r>
      <w:r w:rsidR="001B127A" w:rsidRPr="001B127A">
        <w:t>)</w:t>
      </w:r>
      <w:r w:rsidR="00120B75" w:rsidRPr="002F74D3">
        <w:rPr>
          <w:i/>
        </w:rPr>
        <w:t>en</w:t>
      </w:r>
      <w:r w:rsidR="001B127A" w:rsidRPr="001B127A">
        <w:t>,</w:t>
      </w:r>
      <w:r w:rsidR="00120B75" w:rsidRPr="002F74D3">
        <w:rPr>
          <w:i/>
        </w:rPr>
        <w:t xml:space="preserve"> kolmen</w:t>
      </w:r>
      <w:r w:rsidR="001B127A" w:rsidRPr="001B127A">
        <w:t>,</w:t>
      </w:r>
      <w:r w:rsidR="00120B75" w:rsidRPr="002F74D3">
        <w:rPr>
          <w:i/>
        </w:rPr>
        <w:t xml:space="preserve"> </w:t>
      </w:r>
      <w:r w:rsidR="009718FE" w:rsidRPr="002F74D3">
        <w:rPr>
          <w:i/>
        </w:rPr>
        <w:t xml:space="preserve">neljen </w:t>
      </w:r>
      <w:r w:rsidR="00BA1173" w:rsidRPr="00BA1173">
        <w:t>~</w:t>
      </w:r>
      <w:r w:rsidR="009718FE" w:rsidRPr="002F74D3">
        <w:rPr>
          <w:i/>
        </w:rPr>
        <w:t xml:space="preserve"> neljän</w:t>
      </w:r>
      <w:r w:rsidR="001B127A" w:rsidRPr="001B127A">
        <w:t>,</w:t>
      </w:r>
      <w:r w:rsidR="009718FE" w:rsidRPr="002F74D3">
        <w:rPr>
          <w:i/>
        </w:rPr>
        <w:t xml:space="preserve"> vii</w:t>
      </w:r>
      <w:r w:rsidR="001B127A" w:rsidRPr="001B127A">
        <w:t>(</w:t>
      </w:r>
      <w:r w:rsidR="009718FE" w:rsidRPr="002F74D3">
        <w:rPr>
          <w:i/>
        </w:rPr>
        <w:t>đ</w:t>
      </w:r>
      <w:r w:rsidR="001B127A" w:rsidRPr="001B127A">
        <w:t>)</w:t>
      </w:r>
      <w:r w:rsidR="009718FE" w:rsidRPr="002F74D3">
        <w:rPr>
          <w:i/>
        </w:rPr>
        <w:t>en</w:t>
      </w:r>
      <w:r w:rsidR="00120B75">
        <w:t xml:space="preserve"> jne.; </w:t>
      </w:r>
      <w:r w:rsidR="00120B75" w:rsidRPr="001F4C95">
        <w:rPr>
          <w:i/>
        </w:rPr>
        <w:t>molemin</w:t>
      </w:r>
      <w:r w:rsidR="001B127A" w:rsidRPr="001B127A">
        <w:t>,</w:t>
      </w:r>
      <w:r w:rsidR="00120B75" w:rsidRPr="001F4C95">
        <w:rPr>
          <w:i/>
        </w:rPr>
        <w:t xml:space="preserve"> kaikin</w:t>
      </w:r>
      <w:r w:rsidR="001B127A" w:rsidRPr="001B127A">
        <w:t>,</w:t>
      </w:r>
      <w:r w:rsidR="00120B75" w:rsidRPr="001F4C95">
        <w:rPr>
          <w:i/>
        </w:rPr>
        <w:t xml:space="preserve"> erittäin</w:t>
      </w:r>
      <w:r w:rsidR="001B127A" w:rsidRPr="001B127A">
        <w:t>,</w:t>
      </w:r>
      <w:r w:rsidR="00120B75" w:rsidRPr="001F4C95">
        <w:rPr>
          <w:i/>
        </w:rPr>
        <w:t xml:space="preserve"> harvassa</w:t>
      </w:r>
      <w:r w:rsidR="001B127A" w:rsidRPr="001B127A">
        <w:t>,</w:t>
      </w:r>
      <w:r w:rsidR="00120B75" w:rsidRPr="001F4C95">
        <w:rPr>
          <w:i/>
        </w:rPr>
        <w:t xml:space="preserve"> ominpäin</w:t>
      </w:r>
      <w:r w:rsidR="001B127A" w:rsidRPr="001B127A">
        <w:t>,</w:t>
      </w:r>
      <w:r w:rsidR="00120B75" w:rsidRPr="001F4C95">
        <w:rPr>
          <w:i/>
        </w:rPr>
        <w:t xml:space="preserve"> keskenänsä</w:t>
      </w:r>
      <w:r w:rsidR="00120B75" w:rsidRPr="00CB1CAA">
        <w:t>.</w:t>
      </w:r>
    </w:p>
    <w:p w14:paraId="55186033" w14:textId="57B093C1" w:rsidR="009264D0" w:rsidRDefault="009264D0" w:rsidP="00120B75">
      <w:r>
        <w:t>Esimerkkii käytöstä</w:t>
      </w:r>
      <w:r w:rsidR="00A63B26">
        <w:t xml:space="preserve"> (10–13)</w:t>
      </w:r>
      <w:r>
        <w:t>:</w:t>
      </w:r>
    </w:p>
    <w:p w14:paraId="7A7C5972" w14:textId="0F806A78" w:rsidR="00540582" w:rsidRPr="009264D0" w:rsidRDefault="00540582" w:rsidP="00120B75">
      <w:r>
        <w:t xml:space="preserve">(10) Lapset olthiin kotona </w:t>
      </w:r>
      <w:r w:rsidRPr="00540582">
        <w:rPr>
          <w:i/>
        </w:rPr>
        <w:t>kolmen</w:t>
      </w:r>
      <w:r>
        <w:t>.</w:t>
      </w:r>
    </w:p>
    <w:p w14:paraId="2C042787" w14:textId="425514AD" w:rsidR="007901CC" w:rsidRDefault="009264D0" w:rsidP="00120B75">
      <w:r>
        <w:t>(</w:t>
      </w:r>
      <w:r w:rsidR="003A13EC">
        <w:t>1</w:t>
      </w:r>
      <w:r w:rsidR="00E25BDA">
        <w:t>1</w:t>
      </w:r>
      <w:r>
        <w:t xml:space="preserve">) </w:t>
      </w:r>
      <w:r w:rsidR="007901CC">
        <w:t xml:space="preserve">Heti met lähđimä </w:t>
      </w:r>
      <w:r w:rsidR="007901CC" w:rsidRPr="007901CC">
        <w:rPr>
          <w:i/>
        </w:rPr>
        <w:t>kaikin</w:t>
      </w:r>
      <w:r w:rsidR="007901CC">
        <w:t>.</w:t>
      </w:r>
    </w:p>
    <w:p w14:paraId="35411B4B" w14:textId="090F80AD" w:rsidR="00774F7D" w:rsidRDefault="009264D0" w:rsidP="00120B75">
      <w:r>
        <w:t>(</w:t>
      </w:r>
      <w:r w:rsidR="003A13EC">
        <w:t>1</w:t>
      </w:r>
      <w:r w:rsidR="00E25BDA">
        <w:t>2</w:t>
      </w:r>
      <w:r>
        <w:t xml:space="preserve">) </w:t>
      </w:r>
      <w:r w:rsidR="00774F7D">
        <w:t xml:space="preserve">Se oli silloin, ko muori vielä eli ja olima </w:t>
      </w:r>
      <w:r w:rsidR="00774F7D" w:rsidRPr="00774F7D">
        <w:rPr>
          <w:i/>
        </w:rPr>
        <w:t>molemin</w:t>
      </w:r>
      <w:r w:rsidR="00774F7D">
        <w:t>.</w:t>
      </w:r>
    </w:p>
    <w:p w14:paraId="35DADD66" w14:textId="419E4C8F" w:rsidR="00994159" w:rsidRDefault="009264D0" w:rsidP="00120B75">
      <w:r>
        <w:t>(</w:t>
      </w:r>
      <w:r w:rsidR="003A13EC">
        <w:t>1</w:t>
      </w:r>
      <w:r w:rsidR="00E25BDA">
        <w:t>3</w:t>
      </w:r>
      <w:r>
        <w:t xml:space="preserve">) </w:t>
      </w:r>
      <w:r w:rsidR="000A2548">
        <w:t>Se</w:t>
      </w:r>
      <w:r w:rsidR="00E25BDA">
        <w:t>n</w:t>
      </w:r>
      <w:r w:rsidR="000A2548">
        <w:t xml:space="preserve"> pittää jokhainen maksaat </w:t>
      </w:r>
      <w:r w:rsidR="000A2548" w:rsidRPr="000A2548">
        <w:rPr>
          <w:i/>
        </w:rPr>
        <w:t>erittäin</w:t>
      </w:r>
      <w:r w:rsidR="000A2548">
        <w:t>.</w:t>
      </w:r>
    </w:p>
    <w:p w14:paraId="42E10758" w14:textId="707243E8" w:rsidR="00050BB3" w:rsidRPr="007901CC" w:rsidRDefault="009264D0" w:rsidP="00120B75">
      <w:r>
        <w:t>(</w:t>
      </w:r>
      <w:r w:rsidR="003A13EC">
        <w:t>1</w:t>
      </w:r>
      <w:r w:rsidR="00E25BDA">
        <w:t>4</w:t>
      </w:r>
      <w:r>
        <w:t xml:space="preserve">) </w:t>
      </w:r>
      <w:r w:rsidR="007901CC">
        <w:t xml:space="preserve">Het puhuthiin assiin ympäri </w:t>
      </w:r>
      <w:r w:rsidR="007901CC" w:rsidRPr="007901CC">
        <w:rPr>
          <w:i/>
        </w:rPr>
        <w:t>keskenänsä</w:t>
      </w:r>
      <w:r w:rsidR="007901CC">
        <w:t>.</w:t>
      </w:r>
    </w:p>
    <w:p w14:paraId="28E7F9E5" w14:textId="77777777" w:rsidR="00120B75" w:rsidRPr="00CB1CAA" w:rsidRDefault="00120B75" w:rsidP="008536CA">
      <w:pPr>
        <w:pStyle w:val="Overskrift2"/>
      </w:pPr>
      <w:bookmarkStart w:id="1993" w:name="_Toc226789853"/>
      <w:bookmarkStart w:id="1994" w:name="_Toc241129379"/>
      <w:bookmarkStart w:id="1995" w:name="_Toc311273964"/>
      <w:r w:rsidRPr="00CB1CAA">
        <w:t>Määrän adverbit</w:t>
      </w:r>
      <w:bookmarkEnd w:id="1993"/>
      <w:bookmarkEnd w:id="1994"/>
      <w:bookmarkEnd w:id="1995"/>
    </w:p>
    <w:p w14:paraId="666A7DB6" w14:textId="7A7C0442" w:rsidR="00120B75" w:rsidRPr="00CB1CAA" w:rsidRDefault="00120B75" w:rsidP="00120B75">
      <w:r w:rsidRPr="002A73DB">
        <w:rPr>
          <w:smallCaps/>
        </w:rPr>
        <w:t>Määrän</w:t>
      </w:r>
      <w:r w:rsidR="002A73DB" w:rsidRPr="002A73DB">
        <w:rPr>
          <w:smallCaps/>
        </w:rPr>
        <w:t xml:space="preserve"> adverbit</w:t>
      </w:r>
      <w:r w:rsidR="002A73DB">
        <w:t xml:space="preserve"> vastathaan kysymykshii</w:t>
      </w:r>
      <w:r w:rsidRPr="00CB1CAA">
        <w:t xml:space="preserve">n </w:t>
      </w:r>
      <w:r w:rsidRPr="00CB1CAA">
        <w:rPr>
          <w:i/>
        </w:rPr>
        <w:t>kunka paljon</w:t>
      </w:r>
      <w:r w:rsidR="001B127A" w:rsidRPr="001B127A">
        <w:t>?</w:t>
      </w:r>
      <w:r w:rsidRPr="00CB1CAA">
        <w:t xml:space="preserve"> </w:t>
      </w:r>
      <w:r w:rsidRPr="00CB1CAA">
        <w:rPr>
          <w:i/>
        </w:rPr>
        <w:t>mihin määrhään</w:t>
      </w:r>
      <w:r w:rsidR="001B127A" w:rsidRPr="001B127A">
        <w:t>?</w:t>
      </w:r>
      <w:r w:rsidRPr="00CB1CAA">
        <w:rPr>
          <w:i/>
        </w:rPr>
        <w:t xml:space="preserve"> </w:t>
      </w:r>
      <w:r w:rsidRPr="00CB1CAA">
        <w:t xml:space="preserve">Mitattaava assii saattaa olla </w:t>
      </w:r>
      <w:r w:rsidR="001949BB">
        <w:t>jonku</w:t>
      </w:r>
      <w:r w:rsidRPr="00CB1CAA">
        <w:t xml:space="preserve"> ainheen määrä, aijan pittuus jne.</w:t>
      </w:r>
    </w:p>
    <w:p w14:paraId="1E659FD0" w14:textId="7AFC3277" w:rsidR="00120B75" w:rsidRPr="00CB1CAA" w:rsidRDefault="00120B75" w:rsidP="00120B75">
      <w:r w:rsidRPr="00CB1CAA">
        <w:t xml:space="preserve">Määrän adverbit saatethaan </w:t>
      </w:r>
      <w:r w:rsidR="006B5E6E">
        <w:t>haamustaat</w:t>
      </w:r>
      <w:r w:rsidRPr="00CB1CAA">
        <w:t xml:space="preserve"> </w:t>
      </w:r>
      <w:r w:rsidR="006B5E6E">
        <w:t>kvanttorifraasin</w:t>
      </w:r>
      <w:r w:rsidRPr="00CB1CAA">
        <w:t xml:space="preserve"> yksin </w:t>
      </w:r>
      <w:r w:rsidR="0075485B">
        <w:t>(</w:t>
      </w:r>
      <w:r w:rsidRPr="00CB1CAA">
        <w:t xml:space="preserve">1, 2) eli net saatethaan kans haamustaat </w:t>
      </w:r>
      <w:r w:rsidR="000A7A2A">
        <w:t>kvanttori</w:t>
      </w:r>
      <w:r w:rsidRPr="00CB1CAA">
        <w:t xml:space="preserve">fraasin substantiivin kans </w:t>
      </w:r>
      <w:r w:rsidR="0075485B">
        <w:t>(</w:t>
      </w:r>
      <w:r w:rsidR="00C454B7">
        <w:t>3, 4). Tämmöisessä k</w:t>
      </w:r>
      <w:r w:rsidR="00B35D78">
        <w:t xml:space="preserve">vanttorifraasissa </w:t>
      </w:r>
      <w:r w:rsidR="00853BBA">
        <w:t>s</w:t>
      </w:r>
      <w:r w:rsidRPr="00CB1CAA">
        <w:t>ubstantiivi seissoo määrän adverbin pörässä ja oon partitiivissa.</w:t>
      </w:r>
    </w:p>
    <w:p w14:paraId="3BB0A93B" w14:textId="7BCA02EC" w:rsidR="00120B75" w:rsidRPr="00CB1CAA" w:rsidRDefault="0075485B" w:rsidP="00120B75">
      <w:r>
        <w:t>(</w:t>
      </w:r>
      <w:r w:rsidR="00120B75" w:rsidRPr="00CB1CAA">
        <w:t xml:space="preserve">1) Mie rakastan sinnuu </w:t>
      </w:r>
      <w:r w:rsidR="00120B75" w:rsidRPr="00CB1CAA">
        <w:rPr>
          <w:i/>
        </w:rPr>
        <w:t>paljon</w:t>
      </w:r>
      <w:r w:rsidR="00120B75" w:rsidRPr="00CB1CAA">
        <w:t>/</w:t>
      </w:r>
      <w:r w:rsidR="00120B75" w:rsidRPr="00CB1CAA">
        <w:rPr>
          <w:i/>
        </w:rPr>
        <w:t>vähän</w:t>
      </w:r>
      <w:r w:rsidR="00120B75" w:rsidRPr="00CB1CAA">
        <w:t>/</w:t>
      </w:r>
      <w:r w:rsidR="00120B75" w:rsidRPr="00CB1CAA">
        <w:rPr>
          <w:i/>
        </w:rPr>
        <w:t>hirmusti</w:t>
      </w:r>
      <w:r w:rsidR="00120B75" w:rsidRPr="00CB1CAA">
        <w:t>/</w:t>
      </w:r>
      <w:r w:rsidR="00120B75" w:rsidRPr="00CB1CAA">
        <w:rPr>
          <w:i/>
        </w:rPr>
        <w:t>liik</w:t>
      </w:r>
      <w:r w:rsidRPr="0075485B">
        <w:t>(</w:t>
      </w:r>
      <w:r w:rsidR="00120B75" w:rsidRPr="00CB1CAA">
        <w:rPr>
          <w:i/>
        </w:rPr>
        <w:t>k</w:t>
      </w:r>
      <w:r w:rsidRPr="0075485B">
        <w:t>)</w:t>
      </w:r>
      <w:r w:rsidR="00120B75" w:rsidRPr="00CB1CAA">
        <w:rPr>
          <w:i/>
        </w:rPr>
        <w:t>aa</w:t>
      </w:r>
      <w:r w:rsidR="00120B75" w:rsidRPr="00CB1CAA">
        <w:t>/</w:t>
      </w:r>
      <w:r w:rsidR="00120B75" w:rsidRPr="00CB1CAA">
        <w:rPr>
          <w:i/>
        </w:rPr>
        <w:t>nokko</w:t>
      </w:r>
      <w:r w:rsidR="00120B75" w:rsidRPr="00CB1CAA">
        <w:t>.</w:t>
      </w:r>
    </w:p>
    <w:p w14:paraId="03591EE5" w14:textId="344C52B4" w:rsidR="00120B75" w:rsidRPr="00CB1CAA" w:rsidRDefault="0075485B" w:rsidP="00120B75">
      <w:r>
        <w:t>(</w:t>
      </w:r>
      <w:r w:rsidR="00120B75" w:rsidRPr="00CB1CAA">
        <w:t xml:space="preserve">2) Het asuit meilä </w:t>
      </w:r>
      <w:r w:rsidR="00120B75" w:rsidRPr="00CB1CAA">
        <w:rPr>
          <w:i/>
        </w:rPr>
        <w:t>vuosittain</w:t>
      </w:r>
      <w:r w:rsidR="00120B75" w:rsidRPr="00CB1CAA">
        <w:t>.</w:t>
      </w:r>
    </w:p>
    <w:p w14:paraId="0D02DE3C" w14:textId="3B8365AA" w:rsidR="00120B75" w:rsidRPr="00CB1CAA" w:rsidRDefault="0075485B" w:rsidP="00120B75">
      <w:r>
        <w:t>(</w:t>
      </w:r>
      <w:r w:rsidR="00120B75" w:rsidRPr="00CB1CAA">
        <w:t>3) Meressä oon [</w:t>
      </w:r>
      <w:r w:rsidR="00120B75" w:rsidRPr="00CB1CAA">
        <w:rPr>
          <w:i/>
        </w:rPr>
        <w:t>paljon</w:t>
      </w:r>
      <w:r w:rsidR="00120B75" w:rsidRPr="00CB1CAA">
        <w:t>/</w:t>
      </w:r>
      <w:r w:rsidR="00120B75" w:rsidRPr="00CB1CAA">
        <w:rPr>
          <w:i/>
        </w:rPr>
        <w:t>vähän</w:t>
      </w:r>
      <w:r w:rsidR="00120B75" w:rsidRPr="00CB1CAA">
        <w:t>/</w:t>
      </w:r>
      <w:r w:rsidR="00120B75" w:rsidRPr="00CB1CAA">
        <w:rPr>
          <w:i/>
        </w:rPr>
        <w:t>viljasti</w:t>
      </w:r>
      <w:r w:rsidR="00120B75" w:rsidRPr="00CB1CAA">
        <w:t>/</w:t>
      </w:r>
      <w:r w:rsidR="00120B75" w:rsidRPr="00CB1CAA">
        <w:rPr>
          <w:i/>
        </w:rPr>
        <w:t>hirmusti</w:t>
      </w:r>
      <w:r w:rsidR="00120B75" w:rsidRPr="00CB1CAA">
        <w:t>/</w:t>
      </w:r>
      <w:r w:rsidR="00120B75" w:rsidRPr="00CB1CAA">
        <w:rPr>
          <w:i/>
        </w:rPr>
        <w:t>nokko</w:t>
      </w:r>
      <w:r w:rsidR="00120B75" w:rsidRPr="00CB1CAA">
        <w:t xml:space="preserve"> kallaa].</w:t>
      </w:r>
    </w:p>
    <w:p w14:paraId="42144943" w14:textId="3C8AF0DF" w:rsidR="00120B75" w:rsidRPr="00CB1CAA" w:rsidRDefault="0075485B" w:rsidP="00120B75">
      <w:r>
        <w:t>(</w:t>
      </w:r>
      <w:r w:rsidR="00120B75" w:rsidRPr="00CB1CAA">
        <w:t>4) Pekka sai komuunilta [</w:t>
      </w:r>
      <w:r w:rsidR="00120B75" w:rsidRPr="00CB1CAA">
        <w:rPr>
          <w:i/>
        </w:rPr>
        <w:t>säkittäin</w:t>
      </w:r>
      <w:r w:rsidR="00120B75" w:rsidRPr="00CB1CAA">
        <w:t xml:space="preserve"> jauhoo].</w:t>
      </w:r>
    </w:p>
    <w:p w14:paraId="1F4B624A" w14:textId="01A739DF" w:rsidR="00120B75" w:rsidRPr="00CB1CAA" w:rsidRDefault="00120B75" w:rsidP="00E25167">
      <w:pPr>
        <w:pStyle w:val="Overskrift3"/>
      </w:pPr>
      <w:bookmarkStart w:id="1996" w:name="_Toc226789854"/>
      <w:bookmarkStart w:id="1997" w:name="_Toc241129380"/>
      <w:bookmarkStart w:id="1998" w:name="_Toc311273965"/>
      <w:r w:rsidRPr="00CB1CAA">
        <w:rPr>
          <w:i/>
        </w:rPr>
        <w:t>sti</w:t>
      </w:r>
      <w:r w:rsidRPr="00CB1CAA">
        <w:t>-</w:t>
      </w:r>
      <w:r w:rsidR="007B2276">
        <w:t>adverbit</w:t>
      </w:r>
      <w:r w:rsidRPr="00CB1CAA">
        <w:t xml:space="preserve"> ja paljous</w:t>
      </w:r>
      <w:bookmarkEnd w:id="1996"/>
      <w:bookmarkEnd w:id="1997"/>
      <w:bookmarkEnd w:id="1998"/>
    </w:p>
    <w:p w14:paraId="2A066748" w14:textId="54F2CDD6" w:rsidR="00120B75" w:rsidRPr="00CB1CAA" w:rsidRDefault="00120B75" w:rsidP="00120B75">
      <w:r w:rsidRPr="00EF1743">
        <w:rPr>
          <w:smallCaps/>
        </w:rPr>
        <w:t>Adverbisuffiksilla</w:t>
      </w:r>
      <w:r w:rsidRPr="00CB1CAA">
        <w:t xml:space="preserve"> </w:t>
      </w:r>
      <w:r w:rsidRPr="00CB1CAA">
        <w:rPr>
          <w:i/>
        </w:rPr>
        <w:t xml:space="preserve">sti </w:t>
      </w:r>
      <w:r w:rsidRPr="00CB1CAA">
        <w:t xml:space="preserve">haamustethaan </w:t>
      </w:r>
      <w:r w:rsidR="000502C0">
        <w:t xml:space="preserve">tavan adverbiin lisäksi </w:t>
      </w:r>
      <w:r w:rsidRPr="00CB1CAA">
        <w:t xml:space="preserve">adverbii, mikkä meinathaan, ette jotaki oon paljon. Pohjasanana oon adjektiivi, joka meinaa jotaki kamalaa eli kovvaa </w:t>
      </w:r>
      <w:r w:rsidR="0075485B">
        <w:t>(</w:t>
      </w:r>
      <w:r w:rsidRPr="00CB1CAA">
        <w:t xml:space="preserve">1), eli jotaki muuta passelii omituisuutta </w:t>
      </w:r>
      <w:r w:rsidR="0075485B">
        <w:t>(</w:t>
      </w:r>
      <w:r w:rsidRPr="00CB1CAA">
        <w:t xml:space="preserve">2), mutta pohjasana saattaa olla kans kirosana </w:t>
      </w:r>
      <w:r w:rsidR="0075485B">
        <w:t>(</w:t>
      </w:r>
      <w:r w:rsidRPr="00CB1CAA">
        <w:t>3).</w:t>
      </w:r>
    </w:p>
    <w:p w14:paraId="33D4B8A1" w14:textId="40D0D559" w:rsidR="00F904D4" w:rsidRDefault="0075485B" w:rsidP="00120B75">
      <w:r>
        <w:t>(</w:t>
      </w:r>
      <w:r w:rsidR="00120B75" w:rsidRPr="00CB1CAA">
        <w:t xml:space="preserve">1) </w:t>
      </w:r>
      <w:r w:rsidR="00120B75" w:rsidRPr="00CB1CAA">
        <w:rPr>
          <w:i/>
        </w:rPr>
        <w:t>hirmusti</w:t>
      </w:r>
      <w:r w:rsidRPr="0075485B">
        <w:t>,</w:t>
      </w:r>
      <w:r w:rsidR="00120B75" w:rsidRPr="00CB1CAA">
        <w:rPr>
          <w:i/>
        </w:rPr>
        <w:t xml:space="preserve"> hirmusesti</w:t>
      </w:r>
      <w:r w:rsidRPr="0075485B">
        <w:t>,</w:t>
      </w:r>
      <w:r w:rsidR="00120B75" w:rsidRPr="00CB1CAA">
        <w:rPr>
          <w:i/>
        </w:rPr>
        <w:t xml:space="preserve"> hirveesti </w:t>
      </w:r>
      <w:r w:rsidR="00BA1173" w:rsidRPr="00BA1173">
        <w:t>~</w:t>
      </w:r>
      <w:r w:rsidR="00120B75" w:rsidRPr="00CB1CAA">
        <w:rPr>
          <w:i/>
        </w:rPr>
        <w:t xml:space="preserve"> hirveästi </w:t>
      </w:r>
      <w:r w:rsidR="00BA1173" w:rsidRPr="00BA1173">
        <w:t>~</w:t>
      </w:r>
      <w:r w:rsidR="00120B75" w:rsidRPr="00CB1CAA">
        <w:rPr>
          <w:i/>
        </w:rPr>
        <w:t xml:space="preserve"> hirviästi</w:t>
      </w:r>
      <w:r w:rsidRPr="0075485B">
        <w:t>,</w:t>
      </w:r>
      <w:r w:rsidR="00120B75" w:rsidRPr="00CB1CAA">
        <w:rPr>
          <w:i/>
        </w:rPr>
        <w:t xml:space="preserve"> kauheesti </w:t>
      </w:r>
      <w:r w:rsidR="00BA1173" w:rsidRPr="00BA1173">
        <w:t>~</w:t>
      </w:r>
      <w:r w:rsidR="00120B75" w:rsidRPr="00CB1CAA">
        <w:rPr>
          <w:i/>
        </w:rPr>
        <w:t xml:space="preserve"> kauheasti </w:t>
      </w:r>
      <w:r w:rsidR="00BA1173" w:rsidRPr="00BA1173">
        <w:t>~</w:t>
      </w:r>
      <w:r w:rsidR="00120B75" w:rsidRPr="00CB1CAA">
        <w:rPr>
          <w:i/>
        </w:rPr>
        <w:t xml:space="preserve"> kauhiasti</w:t>
      </w:r>
      <w:r w:rsidRPr="0075485B">
        <w:t>,</w:t>
      </w:r>
      <w:r w:rsidR="00120B75" w:rsidRPr="00CB1CAA">
        <w:rPr>
          <w:i/>
        </w:rPr>
        <w:t xml:space="preserve"> kamalasti</w:t>
      </w:r>
      <w:r w:rsidRPr="0075485B">
        <w:t>,</w:t>
      </w:r>
      <w:r w:rsidR="00120B75" w:rsidRPr="00CB1CAA">
        <w:rPr>
          <w:i/>
        </w:rPr>
        <w:t xml:space="preserve"> </w:t>
      </w:r>
      <w:r w:rsidR="00120B75" w:rsidRPr="002973DC">
        <w:rPr>
          <w:i/>
        </w:rPr>
        <w:t>valjusti</w:t>
      </w:r>
      <w:r w:rsidRPr="0075485B">
        <w:t>,</w:t>
      </w:r>
      <w:r w:rsidR="00120B75" w:rsidRPr="00CB1CAA">
        <w:rPr>
          <w:i/>
        </w:rPr>
        <w:t xml:space="preserve"> kovasti</w:t>
      </w:r>
      <w:r w:rsidRPr="0075485B">
        <w:t>,</w:t>
      </w:r>
      <w:r w:rsidR="00120B75" w:rsidRPr="00CB1CAA">
        <w:rPr>
          <w:i/>
        </w:rPr>
        <w:t xml:space="preserve"> kivasti</w:t>
      </w:r>
      <w:r w:rsidRPr="0075485B">
        <w:t>,</w:t>
      </w:r>
      <w:r w:rsidR="00120B75" w:rsidRPr="00CB1CAA">
        <w:rPr>
          <w:i/>
        </w:rPr>
        <w:t xml:space="preserve"> julmasti</w:t>
      </w:r>
      <w:r w:rsidR="00120B75" w:rsidRPr="00CB1CAA">
        <w:t>;</w:t>
      </w:r>
    </w:p>
    <w:p w14:paraId="76A3DEAC" w14:textId="77777777" w:rsidR="00F904D4" w:rsidRDefault="0075485B" w:rsidP="00120B75">
      <w:r>
        <w:t>(</w:t>
      </w:r>
      <w:r w:rsidR="00120B75" w:rsidRPr="00CB1CAA">
        <w:t xml:space="preserve">2) </w:t>
      </w:r>
      <w:r w:rsidR="00120B75" w:rsidRPr="00CB1CAA">
        <w:rPr>
          <w:i/>
        </w:rPr>
        <w:t>suuresti</w:t>
      </w:r>
      <w:r w:rsidRPr="0075485B">
        <w:t>,</w:t>
      </w:r>
      <w:r w:rsidR="00120B75" w:rsidRPr="00CB1CAA">
        <w:rPr>
          <w:i/>
        </w:rPr>
        <w:t xml:space="preserve"> isosti</w:t>
      </w:r>
      <w:r w:rsidRPr="0075485B">
        <w:t>,</w:t>
      </w:r>
      <w:r w:rsidR="00120B75" w:rsidRPr="00CB1CAA">
        <w:rPr>
          <w:i/>
        </w:rPr>
        <w:t xml:space="preserve"> viljasti</w:t>
      </w:r>
      <w:r w:rsidRPr="0075485B">
        <w:t>,</w:t>
      </w:r>
      <w:r w:rsidR="00120B75" w:rsidRPr="00CB1CAA">
        <w:rPr>
          <w:i/>
        </w:rPr>
        <w:t xml:space="preserve"> hyvästi</w:t>
      </w:r>
      <w:r w:rsidRPr="0075485B">
        <w:t>,</w:t>
      </w:r>
      <w:r w:rsidR="00120B75" w:rsidRPr="00CB1CAA">
        <w:rPr>
          <w:i/>
        </w:rPr>
        <w:t xml:space="preserve"> mah</w:t>
      </w:r>
      <w:r w:rsidRPr="0075485B">
        <w:t>(</w:t>
      </w:r>
      <w:r w:rsidR="00120B75" w:rsidRPr="00CB1CAA">
        <w:rPr>
          <w:i/>
        </w:rPr>
        <w:t>đ</w:t>
      </w:r>
      <w:r w:rsidRPr="0075485B">
        <w:t>)</w:t>
      </w:r>
      <w:r w:rsidR="00120B75" w:rsidRPr="00CB1CAA">
        <w:rPr>
          <w:i/>
        </w:rPr>
        <w:t>ottomasti</w:t>
      </w:r>
      <w:r w:rsidRPr="0075485B">
        <w:t>,</w:t>
      </w:r>
      <w:r w:rsidR="00120B75" w:rsidRPr="00CB1CAA">
        <w:rPr>
          <w:i/>
        </w:rPr>
        <w:t xml:space="preserve"> loppumattomasti</w:t>
      </w:r>
      <w:r w:rsidRPr="0075485B">
        <w:t>,</w:t>
      </w:r>
      <w:r w:rsidR="00120B75" w:rsidRPr="00CB1CAA">
        <w:rPr>
          <w:i/>
        </w:rPr>
        <w:t xml:space="preserve"> huomattavasti</w:t>
      </w:r>
      <w:r w:rsidR="00120B75" w:rsidRPr="00CB1CAA">
        <w:t>;</w:t>
      </w:r>
    </w:p>
    <w:p w14:paraId="76899156" w14:textId="02BBB88E" w:rsidR="00F004CD" w:rsidRDefault="0075485B" w:rsidP="00120B75">
      <w:r>
        <w:t>(</w:t>
      </w:r>
      <w:r w:rsidR="00120B75" w:rsidRPr="00CB1CAA">
        <w:t xml:space="preserve">3) </w:t>
      </w:r>
      <w:r w:rsidR="00120B75" w:rsidRPr="00CB1CAA">
        <w:rPr>
          <w:i/>
        </w:rPr>
        <w:t>pirusti</w:t>
      </w:r>
      <w:r w:rsidRPr="0075485B">
        <w:t>,</w:t>
      </w:r>
      <w:r w:rsidR="00120B75" w:rsidRPr="00CB1CAA">
        <w:rPr>
          <w:i/>
        </w:rPr>
        <w:t xml:space="preserve"> helvetisti</w:t>
      </w:r>
      <w:r w:rsidR="00E25167">
        <w:t>.</w:t>
      </w:r>
    </w:p>
    <w:p w14:paraId="48F56C98" w14:textId="19D9EF03" w:rsidR="00121ED7" w:rsidRDefault="00121ED7" w:rsidP="00120B75">
      <w:r>
        <w:t>Käytöstä katto ylipuolelta ko</w:t>
      </w:r>
      <w:r w:rsidR="004B6AD8">
        <w:t>hđasta 9.5 esimerkit (1, 3</w:t>
      </w:r>
      <w:r>
        <w:t>)</w:t>
      </w:r>
      <w:r w:rsidR="00610051">
        <w:t>.</w:t>
      </w:r>
    </w:p>
    <w:p w14:paraId="5DEE1132" w14:textId="4F675B75" w:rsidR="00120B75" w:rsidRDefault="00120B75" w:rsidP="0002657A">
      <w:pPr>
        <w:pStyle w:val="Overskrift3"/>
      </w:pPr>
      <w:bookmarkStart w:id="1999" w:name="_Toc226789855"/>
      <w:bookmarkStart w:id="2000" w:name="_Toc241129381"/>
      <w:bookmarkStart w:id="2001" w:name="_Toc311273966"/>
      <w:r w:rsidRPr="00CB1CAA">
        <w:t>Paljon contra vähän, liikkaa eli sop</w:t>
      </w:r>
      <w:r w:rsidR="000C78CB">
        <w:t>pe</w:t>
      </w:r>
      <w:r w:rsidRPr="00CB1CAA">
        <w:t>evasti</w:t>
      </w:r>
      <w:bookmarkEnd w:id="1999"/>
      <w:bookmarkEnd w:id="2000"/>
      <w:bookmarkEnd w:id="2001"/>
    </w:p>
    <w:p w14:paraId="60BAA0A2" w14:textId="32ECD1E2" w:rsidR="00610051" w:rsidRPr="00DE6435" w:rsidRDefault="00610051" w:rsidP="00120B75">
      <w:pPr>
        <w:rPr>
          <w:i/>
        </w:rPr>
      </w:pPr>
      <w:r>
        <w:t xml:space="preserve">Suhtheelista määrää </w:t>
      </w:r>
      <w:r w:rsidR="00E51F0F">
        <w:t xml:space="preserve">skaalala paljon–vähän ilmoitethaan esimerkiksi adverbit </w:t>
      </w:r>
      <w:r w:rsidR="00E51F0F">
        <w:rPr>
          <w:i/>
        </w:rPr>
        <w:t>paljon</w:t>
      </w:r>
      <w:r w:rsidR="001B127A" w:rsidRPr="001B127A">
        <w:t>,</w:t>
      </w:r>
      <w:r w:rsidR="00E51F0F">
        <w:rPr>
          <w:i/>
        </w:rPr>
        <w:t xml:space="preserve"> vähän</w:t>
      </w:r>
      <w:r w:rsidR="001B127A" w:rsidRPr="001B127A">
        <w:t>,</w:t>
      </w:r>
      <w:r w:rsidR="00E51F0F">
        <w:rPr>
          <w:i/>
        </w:rPr>
        <w:t xml:space="preserve"> vähä</w:t>
      </w:r>
      <w:r w:rsidR="001B127A" w:rsidRPr="001B127A">
        <w:t>(</w:t>
      </w:r>
      <w:r w:rsidR="00E51F0F">
        <w:rPr>
          <w:i/>
        </w:rPr>
        <w:t>i</w:t>
      </w:r>
      <w:r w:rsidR="001B127A" w:rsidRPr="001B127A">
        <w:t>)</w:t>
      </w:r>
      <w:r w:rsidR="00E51F0F">
        <w:rPr>
          <w:i/>
        </w:rPr>
        <w:t>sen</w:t>
      </w:r>
      <w:r w:rsidR="001B127A" w:rsidRPr="001B127A">
        <w:t>,</w:t>
      </w:r>
      <w:r w:rsidR="00E51F0F">
        <w:rPr>
          <w:i/>
        </w:rPr>
        <w:t xml:space="preserve"> pikku</w:t>
      </w:r>
      <w:r w:rsidR="001B127A" w:rsidRPr="001B127A">
        <w:t>(</w:t>
      </w:r>
      <w:r w:rsidR="00E51F0F">
        <w:rPr>
          <w:i/>
        </w:rPr>
        <w:t>i</w:t>
      </w:r>
      <w:r w:rsidR="001B127A" w:rsidRPr="001B127A">
        <w:t>)</w:t>
      </w:r>
      <w:r w:rsidR="00E51F0F">
        <w:rPr>
          <w:i/>
        </w:rPr>
        <w:t>sen</w:t>
      </w:r>
      <w:r w:rsidR="001B127A" w:rsidRPr="001B127A">
        <w:t>,</w:t>
      </w:r>
      <w:r w:rsidR="00E51F0F">
        <w:rPr>
          <w:i/>
        </w:rPr>
        <w:t xml:space="preserve"> vaanasti</w:t>
      </w:r>
      <w:r w:rsidR="001B127A" w:rsidRPr="001B127A">
        <w:t>,</w:t>
      </w:r>
      <w:r w:rsidR="00E51F0F">
        <w:rPr>
          <w:i/>
        </w:rPr>
        <w:t xml:space="preserve"> </w:t>
      </w:r>
      <w:r w:rsidR="001B127A" w:rsidRPr="001B127A">
        <w:t>(</w:t>
      </w:r>
      <w:r w:rsidR="00E51F0F">
        <w:rPr>
          <w:i/>
        </w:rPr>
        <w:t>ei</w:t>
      </w:r>
      <w:r w:rsidR="001B127A" w:rsidRPr="001B127A">
        <w:t>)</w:t>
      </w:r>
      <w:r w:rsidR="00EF1BF1">
        <w:rPr>
          <w:i/>
        </w:rPr>
        <w:t xml:space="preserve"> olheen </w:t>
      </w:r>
      <w:r w:rsidR="00BA1173" w:rsidRPr="00BA1173">
        <w:t>~</w:t>
      </w:r>
      <w:r w:rsidR="00E51F0F">
        <w:rPr>
          <w:i/>
        </w:rPr>
        <w:t xml:space="preserve"> olheenkhaan</w:t>
      </w:r>
      <w:r w:rsidR="001B127A" w:rsidRPr="001B127A">
        <w:t>,</w:t>
      </w:r>
      <w:r w:rsidR="00E51F0F">
        <w:rPr>
          <w:i/>
        </w:rPr>
        <w:t xml:space="preserve"> nokko</w:t>
      </w:r>
      <w:r w:rsidR="001B127A" w:rsidRPr="001B127A">
        <w:t>,</w:t>
      </w:r>
      <w:r w:rsidR="00EF1BF1">
        <w:rPr>
          <w:i/>
        </w:rPr>
        <w:t xml:space="preserve"> kylliksi</w:t>
      </w:r>
      <w:r w:rsidR="001B127A" w:rsidRPr="001B127A">
        <w:t>,</w:t>
      </w:r>
      <w:r w:rsidR="00EF1BF1">
        <w:rPr>
          <w:i/>
        </w:rPr>
        <w:t xml:space="preserve"> liiaksi</w:t>
      </w:r>
      <w:r w:rsidR="001B127A" w:rsidRPr="001B127A">
        <w:t>,</w:t>
      </w:r>
      <w:r w:rsidR="00EF1BF1">
        <w:rPr>
          <w:i/>
        </w:rPr>
        <w:t xml:space="preserve"> </w:t>
      </w:r>
      <w:r w:rsidR="00DE6435">
        <w:rPr>
          <w:i/>
        </w:rPr>
        <w:t>täysin</w:t>
      </w:r>
      <w:r w:rsidR="001B127A" w:rsidRPr="001B127A">
        <w:t>,</w:t>
      </w:r>
      <w:r w:rsidR="00DE6435">
        <w:rPr>
          <w:i/>
        </w:rPr>
        <w:t xml:space="preserve"> kokonhansa </w:t>
      </w:r>
      <w:r w:rsidR="00DE6435">
        <w:t xml:space="preserve">ja suffiksilla </w:t>
      </w:r>
      <w:r w:rsidR="00DE6435">
        <w:rPr>
          <w:i/>
        </w:rPr>
        <w:t xml:space="preserve">sti </w:t>
      </w:r>
      <w:r w:rsidR="00DE6435" w:rsidRPr="00DE6435">
        <w:t xml:space="preserve">laitetut </w:t>
      </w:r>
      <w:r w:rsidR="00DE6435">
        <w:t xml:space="preserve">adverbit </w:t>
      </w:r>
      <w:r w:rsidR="00DE6435">
        <w:rPr>
          <w:i/>
        </w:rPr>
        <w:t xml:space="preserve">passelisti </w:t>
      </w:r>
      <w:r w:rsidR="00DE6435">
        <w:t xml:space="preserve">ja </w:t>
      </w:r>
      <w:r w:rsidR="00DC335A">
        <w:rPr>
          <w:i/>
        </w:rPr>
        <w:t xml:space="preserve">soppeevasti </w:t>
      </w:r>
      <w:r w:rsidR="00BA1173" w:rsidRPr="00BA1173">
        <w:t>~</w:t>
      </w:r>
      <w:r w:rsidR="00DC335A">
        <w:t xml:space="preserve"> </w:t>
      </w:r>
      <w:r w:rsidR="00DE6435">
        <w:rPr>
          <w:i/>
        </w:rPr>
        <w:t>sopevasti</w:t>
      </w:r>
      <w:r w:rsidR="001B127A" w:rsidRPr="001B127A">
        <w:t>.</w:t>
      </w:r>
    </w:p>
    <w:p w14:paraId="11169F88" w14:textId="2CB2D62A" w:rsidR="00120B75" w:rsidRPr="00CB1CAA" w:rsidRDefault="00120B75" w:rsidP="00E5588D">
      <w:pPr>
        <w:pStyle w:val="Punktliste"/>
      </w:pPr>
      <w:r w:rsidRPr="00CB1CAA">
        <w:t>Tavalis</w:t>
      </w:r>
      <w:r w:rsidR="00B767AB">
        <w:t>si</w:t>
      </w:r>
      <w:r w:rsidR="00ED753D">
        <w:t xml:space="preserve">in paljoo määrää ilmoittaava </w:t>
      </w:r>
      <w:r w:rsidRPr="00CB1CAA">
        <w:t xml:space="preserve">adverbi oon </w:t>
      </w:r>
      <w:r w:rsidRPr="00CB1CAA">
        <w:rPr>
          <w:i/>
        </w:rPr>
        <w:t>paljo</w:t>
      </w:r>
      <w:r w:rsidR="0075485B" w:rsidRPr="0075485B">
        <w:t>(</w:t>
      </w:r>
      <w:r w:rsidRPr="00CB1CAA">
        <w:rPr>
          <w:i/>
        </w:rPr>
        <w:t>n</w:t>
      </w:r>
      <w:r w:rsidR="0075485B" w:rsidRPr="0075485B">
        <w:t>)</w:t>
      </w:r>
      <w:r w:rsidRPr="00CB1CAA">
        <w:t xml:space="preserve">. Adverbi </w:t>
      </w:r>
      <w:r w:rsidR="00B767AB">
        <w:t>oon eri</w:t>
      </w:r>
      <w:r w:rsidR="00E04FE1">
        <w:t>skumhainen</w:t>
      </w:r>
      <w:r w:rsidRPr="00CB1CAA">
        <w:t xml:space="preserve"> siinä, ette sillä oon olemassa kans partitiivin näköinen haamu </w:t>
      </w:r>
      <w:r w:rsidRPr="00CB1CAA">
        <w:rPr>
          <w:i/>
        </w:rPr>
        <w:t xml:space="preserve">paljoo </w:t>
      </w:r>
      <w:r w:rsidR="00BA1173" w:rsidRPr="00BA1173">
        <w:t>~</w:t>
      </w:r>
      <w:r w:rsidRPr="00CB1CAA">
        <w:rPr>
          <w:i/>
        </w:rPr>
        <w:t xml:space="preserve"> paljoa</w:t>
      </w:r>
      <w:r w:rsidRPr="00CB1CAA">
        <w:t xml:space="preserve">, mitä saattaa käyttäät kieltosyntaktiissa. Sen vastapari oon </w:t>
      </w:r>
      <w:r w:rsidRPr="00CB1CAA">
        <w:rPr>
          <w:i/>
        </w:rPr>
        <w:t>vähä</w:t>
      </w:r>
      <w:r w:rsidR="0075485B" w:rsidRPr="0075485B">
        <w:t>(</w:t>
      </w:r>
      <w:r w:rsidRPr="00CB1CAA">
        <w:rPr>
          <w:i/>
        </w:rPr>
        <w:t>n</w:t>
      </w:r>
      <w:r w:rsidR="0075485B" w:rsidRPr="0075485B">
        <w:t>)</w:t>
      </w:r>
      <w:r w:rsidRPr="00CB1CAA">
        <w:t xml:space="preserve">, millä kans oon partitiivin näköinen haamu </w:t>
      </w:r>
      <w:r w:rsidRPr="00CB1CAA">
        <w:rPr>
          <w:i/>
        </w:rPr>
        <w:t>vähhää</w:t>
      </w:r>
      <w:r w:rsidR="001B127A" w:rsidRPr="001B127A">
        <w:t>.</w:t>
      </w:r>
      <w:r w:rsidRPr="00CB1CAA">
        <w:rPr>
          <w:i/>
        </w:rPr>
        <w:t xml:space="preserve"> </w:t>
      </w:r>
      <w:r w:rsidRPr="00CB1CAA">
        <w:t>Näilä kahđela adverbilla oon komparatiivi</w:t>
      </w:r>
      <w:r w:rsidR="0067060E">
        <w:t>-</w:t>
      </w:r>
      <w:r w:rsidRPr="00CB1CAA">
        <w:t xml:space="preserve"> ja superlatiivihaamut.</w:t>
      </w:r>
    </w:p>
    <w:p w14:paraId="2BF2DB41" w14:textId="5CBD50C0" w:rsidR="00120B75" w:rsidRPr="00CB1CAA" w:rsidRDefault="00120B75" w:rsidP="00232468">
      <w:pPr>
        <w:pStyle w:val="Undertittel"/>
      </w:pPr>
      <w:bookmarkStart w:id="2002" w:name="_Toc311273967"/>
      <w:r w:rsidRPr="00CB1CAA">
        <w:t>Tabeli</w:t>
      </w:r>
      <w:r w:rsidR="00C53E52">
        <w:t xml:space="preserve"> 57</w:t>
      </w:r>
      <w:r w:rsidRPr="00CB1CAA">
        <w:t xml:space="preserve">: Sannoin </w:t>
      </w:r>
      <w:r w:rsidRPr="00CB1CAA">
        <w:rPr>
          <w:i/>
        </w:rPr>
        <w:t>paljo</w:t>
      </w:r>
      <w:r w:rsidR="0075485B" w:rsidRPr="0075485B">
        <w:t>(</w:t>
      </w:r>
      <w:r w:rsidRPr="00CB1CAA">
        <w:rPr>
          <w:i/>
        </w:rPr>
        <w:t>n</w:t>
      </w:r>
      <w:r w:rsidR="0075485B" w:rsidRPr="0075485B">
        <w:t>)</w:t>
      </w:r>
      <w:r w:rsidRPr="00CB1CAA">
        <w:t xml:space="preserve"> ja </w:t>
      </w:r>
      <w:r w:rsidRPr="00CB1CAA">
        <w:rPr>
          <w:i/>
        </w:rPr>
        <w:t>vähä</w:t>
      </w:r>
      <w:r w:rsidR="0075485B" w:rsidRPr="0075485B">
        <w:t>(</w:t>
      </w:r>
      <w:r w:rsidRPr="00CB1CAA">
        <w:rPr>
          <w:i/>
        </w:rPr>
        <w:t>n</w:t>
      </w:r>
      <w:r w:rsidR="0075485B" w:rsidRPr="0075485B">
        <w:t>)</w:t>
      </w:r>
      <w:r w:rsidRPr="00CB1CAA">
        <w:rPr>
          <w:i/>
        </w:rPr>
        <w:t xml:space="preserve"> </w:t>
      </w:r>
      <w:r w:rsidRPr="00CB1CAA">
        <w:t>komparasuuni</w:t>
      </w:r>
      <w:bookmarkEnd w:id="2002"/>
    </w:p>
    <w:tbl>
      <w:tblPr>
        <w:tblStyle w:val="Tabellrutenett"/>
        <w:tblW w:w="0" w:type="auto"/>
        <w:tblLook w:val="04A0" w:firstRow="1" w:lastRow="0" w:firstColumn="1" w:lastColumn="0" w:noHBand="0" w:noVBand="1"/>
      </w:tblPr>
      <w:tblGrid>
        <w:gridCol w:w="2310"/>
        <w:gridCol w:w="2838"/>
        <w:gridCol w:w="2970"/>
      </w:tblGrid>
      <w:tr w:rsidR="001A35C3" w:rsidRPr="00CB1CAA" w14:paraId="3B506BE4" w14:textId="77777777" w:rsidTr="00510D1A">
        <w:tc>
          <w:tcPr>
            <w:tcW w:w="2310" w:type="dxa"/>
          </w:tcPr>
          <w:p w14:paraId="1ED224F5" w14:textId="5F2123C1" w:rsidR="001A35C3" w:rsidRPr="00CB1CAA" w:rsidRDefault="00F004CD" w:rsidP="003C1DC4">
            <w:r>
              <w:t>Pohja-adverbi</w:t>
            </w:r>
          </w:p>
        </w:tc>
        <w:tc>
          <w:tcPr>
            <w:tcW w:w="2838" w:type="dxa"/>
          </w:tcPr>
          <w:p w14:paraId="7EE08465" w14:textId="77777777" w:rsidR="001A35C3" w:rsidRPr="00CB1CAA" w:rsidRDefault="001A35C3" w:rsidP="003C1DC4">
            <w:r w:rsidRPr="00CB1CAA">
              <w:t>Komparatiivi</w:t>
            </w:r>
          </w:p>
        </w:tc>
        <w:tc>
          <w:tcPr>
            <w:tcW w:w="2970" w:type="dxa"/>
          </w:tcPr>
          <w:p w14:paraId="06441C24" w14:textId="77777777" w:rsidR="001A35C3" w:rsidRPr="00CB1CAA" w:rsidRDefault="001A35C3" w:rsidP="003C1DC4">
            <w:r w:rsidRPr="00CB1CAA">
              <w:t>Superlatiivi</w:t>
            </w:r>
          </w:p>
        </w:tc>
      </w:tr>
      <w:tr w:rsidR="001A35C3" w:rsidRPr="00CB1CAA" w14:paraId="2570A619" w14:textId="77777777" w:rsidTr="00510D1A">
        <w:tc>
          <w:tcPr>
            <w:tcW w:w="2310" w:type="dxa"/>
          </w:tcPr>
          <w:p w14:paraId="327275D4" w14:textId="4C33B135" w:rsidR="001A35C3" w:rsidRPr="00CB1CAA" w:rsidRDefault="001A35C3" w:rsidP="003C1DC4">
            <w:r w:rsidRPr="00CB1CAA">
              <w:t>paljo</w:t>
            </w:r>
            <w:r w:rsidR="0067060E">
              <w:t>n ~ paljo</w:t>
            </w:r>
          </w:p>
        </w:tc>
        <w:tc>
          <w:tcPr>
            <w:tcW w:w="2838" w:type="dxa"/>
          </w:tcPr>
          <w:p w14:paraId="0174C1F8" w14:textId="675B6F37" w:rsidR="001A35C3" w:rsidRPr="00CB1CAA" w:rsidRDefault="001A35C3" w:rsidP="003C1DC4">
            <w:r w:rsidRPr="00CB1CAA">
              <w:t>enämen ~ enämän ~ enämpi</w:t>
            </w:r>
          </w:p>
        </w:tc>
        <w:tc>
          <w:tcPr>
            <w:tcW w:w="2970" w:type="dxa"/>
          </w:tcPr>
          <w:p w14:paraId="7741E549" w14:textId="08C8865A" w:rsidR="001A35C3" w:rsidRPr="00CB1CAA" w:rsidRDefault="001A35C3" w:rsidP="001A35C3">
            <w:r w:rsidRPr="00CB1CAA">
              <w:t>eniten</w:t>
            </w:r>
            <w:r w:rsidR="001D723E">
              <w:t xml:space="preserve"> ~ enniiten</w:t>
            </w:r>
            <w:r w:rsidRPr="00CB1CAA">
              <w:t xml:space="preserve"> ~ enintä ~ enniimitten ~ </w:t>
            </w:r>
            <w:r w:rsidR="00336043" w:rsidRPr="00CB1CAA">
              <w:t>enimäkseen</w:t>
            </w:r>
          </w:p>
        </w:tc>
      </w:tr>
      <w:tr w:rsidR="001A35C3" w:rsidRPr="00CB1CAA" w14:paraId="5674D4EB" w14:textId="77777777" w:rsidTr="00510D1A">
        <w:tc>
          <w:tcPr>
            <w:tcW w:w="2310" w:type="dxa"/>
          </w:tcPr>
          <w:p w14:paraId="62617E05" w14:textId="02073619" w:rsidR="001A35C3" w:rsidRPr="00CB1CAA" w:rsidRDefault="006443C9" w:rsidP="003C1DC4">
            <w:r>
              <w:t>(</w:t>
            </w:r>
            <w:r w:rsidR="009D7258">
              <w:t>ei</w:t>
            </w:r>
            <w:r>
              <w:t>)</w:t>
            </w:r>
            <w:r w:rsidR="0059586C">
              <w:t xml:space="preserve"> </w:t>
            </w:r>
            <w:r w:rsidR="001A35C3" w:rsidRPr="00CB1CAA">
              <w:t>paljoo ~ paljoa</w:t>
            </w:r>
          </w:p>
        </w:tc>
        <w:tc>
          <w:tcPr>
            <w:tcW w:w="2838" w:type="dxa"/>
          </w:tcPr>
          <w:p w14:paraId="512C7D07" w14:textId="160F751C" w:rsidR="00436E02" w:rsidRPr="00CB1CAA" w:rsidRDefault="006443C9" w:rsidP="00A021BC">
            <w:r>
              <w:t>(ei)</w:t>
            </w:r>
            <w:r w:rsidR="001A35C3" w:rsidRPr="00CB1CAA">
              <w:t xml:space="preserve"> enämp</w:t>
            </w:r>
            <w:r w:rsidR="0075485B">
              <w:t>(</w:t>
            </w:r>
            <w:r w:rsidR="001A35C3" w:rsidRPr="00CB1CAA">
              <w:t>p</w:t>
            </w:r>
            <w:r w:rsidR="00A021BC">
              <w:t xml:space="preserve">)ää, </w:t>
            </w:r>
            <w:r w:rsidR="00823EDE">
              <w:t>enä</w:t>
            </w:r>
            <w:r w:rsidR="00436E02" w:rsidRPr="00CB1CAA">
              <w:t>mältä ~ en</w:t>
            </w:r>
            <w:r w:rsidR="00823EDE">
              <w:t>ä</w:t>
            </w:r>
            <w:r w:rsidR="00436E02" w:rsidRPr="00CB1CAA">
              <w:t xml:space="preserve">mästi </w:t>
            </w:r>
          </w:p>
        </w:tc>
        <w:tc>
          <w:tcPr>
            <w:tcW w:w="2970" w:type="dxa"/>
          </w:tcPr>
          <w:p w14:paraId="32C54F02" w14:textId="139FF956" w:rsidR="001A35C3" w:rsidRPr="00CB1CAA" w:rsidRDefault="001A35C3" w:rsidP="003C1DC4"/>
        </w:tc>
      </w:tr>
      <w:tr w:rsidR="001A35C3" w:rsidRPr="00CB1CAA" w14:paraId="7F8D68D2" w14:textId="77777777" w:rsidTr="00510D1A">
        <w:tc>
          <w:tcPr>
            <w:tcW w:w="2310" w:type="dxa"/>
          </w:tcPr>
          <w:p w14:paraId="45262C0A" w14:textId="0B043A47" w:rsidR="001A35C3" w:rsidRPr="00CB1CAA" w:rsidRDefault="001A35C3" w:rsidP="003C1DC4">
            <w:r w:rsidRPr="00CB1CAA">
              <w:t>vähä</w:t>
            </w:r>
            <w:r w:rsidR="0067060E">
              <w:t>n</w:t>
            </w:r>
            <w:r w:rsidRPr="00CB1CAA">
              <w:t xml:space="preserve"> ~ vähä</w:t>
            </w:r>
          </w:p>
        </w:tc>
        <w:tc>
          <w:tcPr>
            <w:tcW w:w="2838" w:type="dxa"/>
          </w:tcPr>
          <w:p w14:paraId="60139CB4" w14:textId="4A4FD4DC" w:rsidR="001A35C3" w:rsidRPr="00CB1CAA" w:rsidRDefault="001A35C3" w:rsidP="003C1DC4">
            <w:r w:rsidRPr="00CB1CAA">
              <w:t>vähemän ~ vähempi</w:t>
            </w:r>
          </w:p>
        </w:tc>
        <w:tc>
          <w:tcPr>
            <w:tcW w:w="2970" w:type="dxa"/>
          </w:tcPr>
          <w:p w14:paraId="6B6F83A6" w14:textId="378BB819" w:rsidR="001A35C3" w:rsidRPr="00CB1CAA" w:rsidRDefault="001D723E" w:rsidP="001D723E">
            <w:r w:rsidRPr="00CB1CAA">
              <w:t xml:space="preserve">vähiten ~ vähhiiten ~ </w:t>
            </w:r>
            <w:r w:rsidR="001A35C3" w:rsidRPr="00CB1CAA">
              <w:t xml:space="preserve">vähhiimitten </w:t>
            </w:r>
          </w:p>
        </w:tc>
      </w:tr>
      <w:tr w:rsidR="00436E02" w:rsidRPr="00CB1CAA" w14:paraId="18DA0711" w14:textId="77777777" w:rsidTr="00510D1A">
        <w:tc>
          <w:tcPr>
            <w:tcW w:w="2310" w:type="dxa"/>
          </w:tcPr>
          <w:p w14:paraId="09FA77D0" w14:textId="5678AF85" w:rsidR="00436E02" w:rsidRPr="00CB1CAA" w:rsidRDefault="006443C9" w:rsidP="003C1DC4">
            <w:r>
              <w:t>(ei)</w:t>
            </w:r>
            <w:r w:rsidR="00436E02" w:rsidRPr="00CB1CAA">
              <w:t xml:space="preserve"> vähhää</w:t>
            </w:r>
            <w:r w:rsidR="0075485B">
              <w:t>(</w:t>
            </w:r>
            <w:r w:rsidR="00436E02" w:rsidRPr="00CB1CAA">
              <w:t>khään)</w:t>
            </w:r>
          </w:p>
        </w:tc>
        <w:tc>
          <w:tcPr>
            <w:tcW w:w="2838" w:type="dxa"/>
          </w:tcPr>
          <w:p w14:paraId="68D32CFE" w14:textId="4A15715A" w:rsidR="00436E02" w:rsidRPr="00CB1CAA" w:rsidRDefault="006443C9" w:rsidP="00A021BC">
            <w:r>
              <w:t>(ei)</w:t>
            </w:r>
            <w:r w:rsidR="00436E02" w:rsidRPr="00CB1CAA">
              <w:t xml:space="preserve"> vähemp</w:t>
            </w:r>
            <w:r w:rsidR="0075485B">
              <w:t>(</w:t>
            </w:r>
            <w:r w:rsidR="00436E02" w:rsidRPr="00CB1CAA">
              <w:t>p</w:t>
            </w:r>
            <w:r w:rsidR="00A021BC">
              <w:t xml:space="preserve">)ää </w:t>
            </w:r>
          </w:p>
        </w:tc>
        <w:tc>
          <w:tcPr>
            <w:tcW w:w="2970" w:type="dxa"/>
          </w:tcPr>
          <w:p w14:paraId="08720297" w14:textId="22D5DE32" w:rsidR="00436E02" w:rsidRPr="00CB1CAA" w:rsidRDefault="00436E02" w:rsidP="003C1DC4"/>
        </w:tc>
      </w:tr>
    </w:tbl>
    <w:p w14:paraId="6EFB2B95" w14:textId="5A0DC3CA" w:rsidR="00120B75" w:rsidRDefault="00120B75" w:rsidP="00120B75">
      <w:r>
        <w:t>Esimerkiksi</w:t>
      </w:r>
      <w:r w:rsidR="00455351">
        <w:t xml:space="preserve"> </w:t>
      </w:r>
      <w:r w:rsidR="0075485B">
        <w:t>(</w:t>
      </w:r>
      <w:r w:rsidR="00455351">
        <w:t>1–</w:t>
      </w:r>
      <w:r w:rsidR="00EB44DF">
        <w:t>7</w:t>
      </w:r>
      <w:r w:rsidR="00455351">
        <w:t>)</w:t>
      </w:r>
      <w:r>
        <w:t>:</w:t>
      </w:r>
    </w:p>
    <w:p w14:paraId="67C5E7DE" w14:textId="73ECF1FD" w:rsidR="00455351" w:rsidRDefault="0075485B" w:rsidP="00120B75">
      <w:r>
        <w:t>(</w:t>
      </w:r>
      <w:r w:rsidR="00455351">
        <w:t xml:space="preserve">1) Klassissa oon </w:t>
      </w:r>
      <w:r w:rsidR="00F004CD">
        <w:t>[</w:t>
      </w:r>
      <w:r w:rsidR="00455351" w:rsidRPr="00455351">
        <w:rPr>
          <w:i/>
        </w:rPr>
        <w:t xml:space="preserve">paljon </w:t>
      </w:r>
      <w:r w:rsidR="00455351" w:rsidRPr="001C3B26">
        <w:t>lapsii</w:t>
      </w:r>
      <w:r w:rsidR="00F004CD">
        <w:t>]</w:t>
      </w:r>
      <w:r w:rsidR="00455351">
        <w:t>.</w:t>
      </w:r>
    </w:p>
    <w:p w14:paraId="78361137" w14:textId="77777777" w:rsidR="00F904D4" w:rsidRDefault="0075485B" w:rsidP="00120B75">
      <w:r>
        <w:t>(</w:t>
      </w:r>
      <w:r w:rsidR="00455351">
        <w:t xml:space="preserve">2) </w:t>
      </w:r>
      <w:r w:rsidR="00120B75">
        <w:t xml:space="preserve">Ei sielä ole </w:t>
      </w:r>
      <w:r w:rsidR="00F004CD">
        <w:t>[</w:t>
      </w:r>
      <w:r w:rsidR="00120B75" w:rsidRPr="00B53BBD">
        <w:rPr>
          <w:i/>
        </w:rPr>
        <w:t xml:space="preserve">enämältä </w:t>
      </w:r>
      <w:r w:rsidR="00120B75" w:rsidRPr="001C3B26">
        <w:t>kallaa</w:t>
      </w:r>
      <w:r w:rsidR="00F004CD">
        <w:t>]</w:t>
      </w:r>
      <w:r w:rsidR="00F904D4">
        <w:t>.</w:t>
      </w:r>
    </w:p>
    <w:p w14:paraId="65847319" w14:textId="3C25262B" w:rsidR="00A021BC" w:rsidRDefault="0075485B" w:rsidP="00120B75">
      <w:r>
        <w:t>(</w:t>
      </w:r>
      <w:r w:rsidR="00455351">
        <w:t xml:space="preserve">3) </w:t>
      </w:r>
      <w:r w:rsidR="00A021BC">
        <w:t xml:space="preserve">Vuonosta saa </w:t>
      </w:r>
      <w:r w:rsidR="00F004CD">
        <w:t>[</w:t>
      </w:r>
      <w:r w:rsidR="00A021BC" w:rsidRPr="00A021BC">
        <w:rPr>
          <w:i/>
        </w:rPr>
        <w:t xml:space="preserve">enniimitten </w:t>
      </w:r>
      <w:r w:rsidR="00A021BC" w:rsidRPr="001C3B26">
        <w:t>saittaa</w:t>
      </w:r>
      <w:r w:rsidR="00F004CD">
        <w:t>]</w:t>
      </w:r>
      <w:r w:rsidR="00A021BC">
        <w:t>.</w:t>
      </w:r>
    </w:p>
    <w:p w14:paraId="45C2A9BB" w14:textId="313BA795" w:rsidR="00455351" w:rsidRDefault="0075485B" w:rsidP="00120B75">
      <w:r>
        <w:t>(</w:t>
      </w:r>
      <w:r w:rsidR="00455351">
        <w:t xml:space="preserve">4) Liisa ostaa </w:t>
      </w:r>
      <w:r w:rsidR="00F004CD">
        <w:t>[</w:t>
      </w:r>
      <w:r w:rsidR="00455351" w:rsidRPr="00455351">
        <w:rPr>
          <w:i/>
        </w:rPr>
        <w:t xml:space="preserve">vähän </w:t>
      </w:r>
      <w:r w:rsidR="00455351" w:rsidRPr="001C3B26">
        <w:t>vaattheita</w:t>
      </w:r>
      <w:r w:rsidR="00F004CD">
        <w:t>]</w:t>
      </w:r>
      <w:r w:rsidR="00455351">
        <w:t>.</w:t>
      </w:r>
    </w:p>
    <w:p w14:paraId="57F656E7" w14:textId="796123EE" w:rsidR="00455351" w:rsidRDefault="0075485B" w:rsidP="00120B75">
      <w:r>
        <w:t>(</w:t>
      </w:r>
      <w:r w:rsidR="00455351">
        <w:t xml:space="preserve">5) Kreetala oli </w:t>
      </w:r>
      <w:r w:rsidR="00F004CD">
        <w:t>[</w:t>
      </w:r>
      <w:r w:rsidR="00455351" w:rsidRPr="00455351">
        <w:rPr>
          <w:i/>
        </w:rPr>
        <w:t xml:space="preserve">vähemän </w:t>
      </w:r>
      <w:r w:rsidR="00455351" w:rsidRPr="001C3B26">
        <w:t>vaattheita</w:t>
      </w:r>
      <w:r w:rsidR="00F004CD">
        <w:t>]</w:t>
      </w:r>
      <w:r w:rsidR="00455351">
        <w:t>.</w:t>
      </w:r>
    </w:p>
    <w:p w14:paraId="6A3FF7D4" w14:textId="09C8DFF9" w:rsidR="00E5588D" w:rsidRDefault="00E5588D" w:rsidP="00120B75">
      <w:r>
        <w:t xml:space="preserve">(6) Priita rakastaa Mikkoa </w:t>
      </w:r>
      <w:r w:rsidRPr="00E5588D">
        <w:rPr>
          <w:i/>
        </w:rPr>
        <w:t>paljon</w:t>
      </w:r>
      <w:r>
        <w:t>, mutta minnuu hän rakastaa [</w:t>
      </w:r>
      <w:r w:rsidRPr="001C3B26">
        <w:t>vielä</w:t>
      </w:r>
      <w:r w:rsidRPr="00E5588D">
        <w:rPr>
          <w:i/>
        </w:rPr>
        <w:t xml:space="preserve"> emämen</w:t>
      </w:r>
      <w:r>
        <w:t>].</w:t>
      </w:r>
    </w:p>
    <w:p w14:paraId="69DECB46" w14:textId="0C8D9586" w:rsidR="00D416A8" w:rsidRDefault="00D416A8" w:rsidP="00120B75">
      <w:r>
        <w:t>(7) Etkö sie saattais puhuat [</w:t>
      </w:r>
      <w:r w:rsidRPr="001C3B26">
        <w:t>vähäsen</w:t>
      </w:r>
      <w:r w:rsidRPr="00D416A8">
        <w:rPr>
          <w:i/>
        </w:rPr>
        <w:t xml:space="preserve"> vähemän</w:t>
      </w:r>
      <w:r>
        <w:t>]?</w:t>
      </w:r>
    </w:p>
    <w:p w14:paraId="13E3288D" w14:textId="0DF760CA" w:rsidR="00F904D4" w:rsidRDefault="00120B75" w:rsidP="00D605B4">
      <w:r w:rsidRPr="00CB1CAA">
        <w:t xml:space="preserve">Ko jotaki kokonhansa vailuu, käytethään sannoi </w:t>
      </w:r>
      <w:r w:rsidR="0075485B">
        <w:t>(</w:t>
      </w:r>
      <w:r w:rsidRPr="00CB1CAA">
        <w:rPr>
          <w:i/>
        </w:rPr>
        <w:t>ei</w:t>
      </w:r>
      <w:r w:rsidRPr="00CB1CAA">
        <w:t xml:space="preserve">) </w:t>
      </w:r>
      <w:r w:rsidRPr="00CB1CAA">
        <w:rPr>
          <w:i/>
        </w:rPr>
        <w:t>vähhääkhään</w:t>
      </w:r>
      <w:r w:rsidRPr="00CB1CAA">
        <w:t xml:space="preserve"> eli </w:t>
      </w:r>
      <w:r w:rsidR="0075485B">
        <w:t>(</w:t>
      </w:r>
      <w:r w:rsidRPr="00CB1CAA">
        <w:rPr>
          <w:i/>
        </w:rPr>
        <w:t>ei</w:t>
      </w:r>
      <w:r w:rsidRPr="00CB1CAA">
        <w:t xml:space="preserve">) </w:t>
      </w:r>
      <w:r w:rsidRPr="00CB1CAA">
        <w:rPr>
          <w:i/>
        </w:rPr>
        <w:t xml:space="preserve">olheen </w:t>
      </w:r>
      <w:r w:rsidR="00BA1173" w:rsidRPr="00BA1173">
        <w:t>~</w:t>
      </w:r>
      <w:r w:rsidRPr="00CB1CAA">
        <w:rPr>
          <w:i/>
        </w:rPr>
        <w:t xml:space="preserve"> ollenkhaan</w:t>
      </w:r>
      <w:r w:rsidR="00104DD1">
        <w:rPr>
          <w:i/>
        </w:rPr>
        <w:t xml:space="preserve"> </w:t>
      </w:r>
      <w:r w:rsidR="0075485B">
        <w:t>(</w:t>
      </w:r>
      <w:r w:rsidR="00CF39DD">
        <w:t>8, 9</w:t>
      </w:r>
      <w:r w:rsidR="00104DD1">
        <w:t>)</w:t>
      </w:r>
      <w:r w:rsidR="001B127A" w:rsidRPr="001B127A">
        <w:t>.</w:t>
      </w:r>
      <w:r w:rsidR="008430AF">
        <w:rPr>
          <w:i/>
        </w:rPr>
        <w:t xml:space="preserve"> vähhääkhään </w:t>
      </w:r>
      <w:r w:rsidR="008430AF">
        <w:t xml:space="preserve">oon haamulta </w:t>
      </w:r>
      <w:r w:rsidR="008430AF">
        <w:rPr>
          <w:i/>
        </w:rPr>
        <w:t>vähä</w:t>
      </w:r>
      <w:r w:rsidR="008430AF">
        <w:t>-sanan partitiivi, mutta ko se ei kongrueeraa</w:t>
      </w:r>
      <w:r w:rsidR="00455351">
        <w:t xml:space="preserve"> fraasissa myötä olleevan substantiivin kans, s</w:t>
      </w:r>
      <w:r w:rsidR="00104DD1">
        <w:t xml:space="preserve">e näjemä, ette se oon adverbi </w:t>
      </w:r>
      <w:r w:rsidR="0075485B">
        <w:t>(</w:t>
      </w:r>
      <w:r w:rsidR="006647FA">
        <w:t>9</w:t>
      </w:r>
      <w:r w:rsidR="00455351">
        <w:t>)</w:t>
      </w:r>
      <w:r w:rsidR="00F904D4">
        <w:t>.</w:t>
      </w:r>
    </w:p>
    <w:p w14:paraId="26805CBF" w14:textId="4D3F63C4" w:rsidR="00455351" w:rsidRDefault="0075485B" w:rsidP="008430AF">
      <w:pPr>
        <w:spacing w:before="120" w:after="120"/>
      </w:pPr>
      <w:r>
        <w:t>(</w:t>
      </w:r>
      <w:r w:rsidR="00CF39DD">
        <w:t>8</w:t>
      </w:r>
      <w:r w:rsidR="00104DD1">
        <w:t xml:space="preserve">) Meilä ei ollu </w:t>
      </w:r>
      <w:r w:rsidR="000220F4">
        <w:t>[</w:t>
      </w:r>
      <w:r w:rsidR="00104DD1" w:rsidRPr="00B35D78">
        <w:rPr>
          <w:i/>
        </w:rPr>
        <w:t>vähhääkhään</w:t>
      </w:r>
      <w:r w:rsidR="0098090B" w:rsidRPr="0098090B">
        <w:t>/</w:t>
      </w:r>
      <w:r w:rsidR="00104DD1" w:rsidRPr="00B35D78">
        <w:rPr>
          <w:i/>
        </w:rPr>
        <w:t>olheen</w:t>
      </w:r>
      <w:r w:rsidR="0098090B" w:rsidRPr="0098090B">
        <w:t>/</w:t>
      </w:r>
      <w:r w:rsidR="00104DD1" w:rsidRPr="00B35D78">
        <w:rPr>
          <w:i/>
        </w:rPr>
        <w:t xml:space="preserve">ollenkhaan </w:t>
      </w:r>
      <w:r w:rsidR="00104DD1" w:rsidRPr="000220F4">
        <w:t>ruokkaa</w:t>
      </w:r>
      <w:r w:rsidR="000220F4">
        <w:t>]</w:t>
      </w:r>
      <w:r w:rsidR="00104DD1">
        <w:t>.</w:t>
      </w:r>
    </w:p>
    <w:p w14:paraId="6F9F194E" w14:textId="6A7E847B" w:rsidR="008430AF" w:rsidRDefault="0075485B" w:rsidP="00104DD1">
      <w:pPr>
        <w:spacing w:before="120" w:after="120"/>
      </w:pPr>
      <w:r>
        <w:t>(</w:t>
      </w:r>
      <w:r w:rsidR="00CF39DD">
        <w:t>9</w:t>
      </w:r>
      <w:r w:rsidR="00104DD1">
        <w:t xml:space="preserve">) </w:t>
      </w:r>
      <w:r w:rsidR="008430AF" w:rsidRPr="00455351">
        <w:t xml:space="preserve">Mutta met kyllä tieđämä, ettei Pekan muistelukset olheet </w:t>
      </w:r>
      <w:r w:rsidR="00DF38D3">
        <w:t>[</w:t>
      </w:r>
      <w:r w:rsidR="008430AF" w:rsidRPr="00455351">
        <w:rPr>
          <w:i/>
        </w:rPr>
        <w:t xml:space="preserve">vähhääkhään </w:t>
      </w:r>
      <w:r w:rsidR="008430AF" w:rsidRPr="00DF38D3">
        <w:t>jouttaaviita</w:t>
      </w:r>
      <w:r w:rsidR="000023BE">
        <w:t xml:space="preserve"> puhheita</w:t>
      </w:r>
      <w:r w:rsidR="00DF38D3">
        <w:t>]</w:t>
      </w:r>
      <w:r w:rsidR="008430AF" w:rsidRPr="00455351">
        <w:t>.</w:t>
      </w:r>
    </w:p>
    <w:p w14:paraId="595E06F0" w14:textId="7589D375" w:rsidR="00A667E4" w:rsidRPr="00CB1CAA" w:rsidRDefault="00A667E4" w:rsidP="00A667E4">
      <w:r>
        <w:t xml:space="preserve">Verttaa näitä kans lukumäärän </w:t>
      </w:r>
      <w:r w:rsidR="00963705">
        <w:t>pronome</w:t>
      </w:r>
      <w:r>
        <w:t xml:space="preserve">nhiin </w:t>
      </w:r>
      <w:r>
        <w:rPr>
          <w:i/>
        </w:rPr>
        <w:t xml:space="preserve">paljo </w:t>
      </w:r>
      <w:r>
        <w:t xml:space="preserve">ja </w:t>
      </w:r>
      <w:r>
        <w:rPr>
          <w:i/>
        </w:rPr>
        <w:t xml:space="preserve">vähä </w:t>
      </w:r>
      <w:r>
        <w:t>(kohta 7.6.4).</w:t>
      </w:r>
    </w:p>
    <w:p w14:paraId="29610772" w14:textId="77777777" w:rsidR="00F904D4" w:rsidRDefault="00D605B4" w:rsidP="00D605B4">
      <w:pPr>
        <w:pStyle w:val="Punktliste"/>
      </w:pPr>
      <w:r w:rsidRPr="00CB1CAA">
        <w:t xml:space="preserve">Muita määrää ilmoittaavii adverbiita oon </w:t>
      </w:r>
      <w:r w:rsidRPr="00CB1CAA">
        <w:rPr>
          <w:i/>
        </w:rPr>
        <w:t>pikku</w:t>
      </w:r>
      <w:r w:rsidRPr="0075485B">
        <w:t>(</w:t>
      </w:r>
      <w:r w:rsidRPr="00CB1CAA">
        <w:rPr>
          <w:i/>
        </w:rPr>
        <w:t>i</w:t>
      </w:r>
      <w:r w:rsidRPr="0075485B">
        <w:t>)</w:t>
      </w:r>
      <w:r w:rsidRPr="00CB1CAA">
        <w:rPr>
          <w:i/>
        </w:rPr>
        <w:t>sen</w:t>
      </w:r>
      <w:r w:rsidRPr="00CB1CAA">
        <w:t xml:space="preserve">, </w:t>
      </w:r>
      <w:r w:rsidRPr="00CB1CAA">
        <w:rPr>
          <w:i/>
        </w:rPr>
        <w:t>vähä</w:t>
      </w:r>
      <w:r w:rsidRPr="0075485B">
        <w:t>(</w:t>
      </w:r>
      <w:r>
        <w:rPr>
          <w:i/>
        </w:rPr>
        <w:t>i</w:t>
      </w:r>
      <w:r w:rsidRPr="0075485B">
        <w:t>)</w:t>
      </w:r>
      <w:r>
        <w:rPr>
          <w:i/>
        </w:rPr>
        <w:t>sen</w:t>
      </w:r>
      <w:r w:rsidRPr="00CB1CAA">
        <w:t xml:space="preserve">, </w:t>
      </w:r>
      <w:r w:rsidRPr="00CB1CAA">
        <w:rPr>
          <w:i/>
        </w:rPr>
        <w:t>hitu</w:t>
      </w:r>
      <w:r w:rsidRPr="0075485B">
        <w:t>(</w:t>
      </w:r>
      <w:r w:rsidRPr="00CB1CAA">
        <w:rPr>
          <w:i/>
        </w:rPr>
        <w:t>i</w:t>
      </w:r>
      <w:r w:rsidRPr="0075485B">
        <w:t>)</w:t>
      </w:r>
      <w:r w:rsidRPr="00CB1CAA">
        <w:rPr>
          <w:i/>
        </w:rPr>
        <w:t>sen</w:t>
      </w:r>
      <w:r>
        <w:t xml:space="preserve"> </w:t>
      </w:r>
      <w:r w:rsidRPr="00CB1CAA">
        <w:t xml:space="preserve">’litt’, </w:t>
      </w:r>
      <w:r w:rsidRPr="00CB1CAA">
        <w:rPr>
          <w:i/>
        </w:rPr>
        <w:t>vaanasti</w:t>
      </w:r>
      <w:r>
        <w:t>, mikkä kaikki meinathaan pientä määrää (</w:t>
      </w:r>
      <w:r w:rsidR="000007E4">
        <w:t>10, 11</w:t>
      </w:r>
      <w:r>
        <w:t>)</w:t>
      </w:r>
      <w:r w:rsidR="00F904D4">
        <w:t>.</w:t>
      </w:r>
    </w:p>
    <w:p w14:paraId="2E1675CF" w14:textId="0C97749B" w:rsidR="00D605B4" w:rsidRDefault="00D605B4" w:rsidP="00D605B4">
      <w:r>
        <w:t>(</w:t>
      </w:r>
      <w:r w:rsidR="00206C38">
        <w:t>10</w:t>
      </w:r>
      <w:r>
        <w:t>) Anna mulle [</w:t>
      </w:r>
      <w:r w:rsidRPr="00CF39DD">
        <w:rPr>
          <w:i/>
        </w:rPr>
        <w:t>pikkusen</w:t>
      </w:r>
      <w:r>
        <w:t xml:space="preserve"> rakkhautta].</w:t>
      </w:r>
    </w:p>
    <w:p w14:paraId="2EB25720" w14:textId="1477B1B4" w:rsidR="00D605B4" w:rsidRPr="000220F4" w:rsidRDefault="00D605B4" w:rsidP="00D605B4">
      <w:r>
        <w:t>(</w:t>
      </w:r>
      <w:r w:rsidR="00206C38">
        <w:t>11</w:t>
      </w:r>
      <w:r>
        <w:t>) Heikka antoi mulle [</w:t>
      </w:r>
      <w:r w:rsidRPr="00CF39DD">
        <w:rPr>
          <w:i/>
        </w:rPr>
        <w:t>vaanasti</w:t>
      </w:r>
      <w:r>
        <w:t xml:space="preserve"> rakkhautta].</w:t>
      </w:r>
    </w:p>
    <w:p w14:paraId="351F6DE3" w14:textId="2E7F4D69" w:rsidR="00D605B4" w:rsidRDefault="00D605B4" w:rsidP="00D605B4">
      <w:r w:rsidRPr="00CB1CAA">
        <w:t xml:space="preserve">Määrän </w:t>
      </w:r>
      <w:r>
        <w:t xml:space="preserve">suhtheelista </w:t>
      </w:r>
      <w:r w:rsidRPr="00CB1CAA">
        <w:t xml:space="preserve">paljoutta kuvathaan kans adverbit </w:t>
      </w:r>
      <w:r w:rsidRPr="00CB1CAA">
        <w:rPr>
          <w:i/>
        </w:rPr>
        <w:t>nokko</w:t>
      </w:r>
      <w:r w:rsidRPr="00CB1CAA">
        <w:t>,</w:t>
      </w:r>
      <w:r w:rsidRPr="00CB1CAA">
        <w:rPr>
          <w:i/>
        </w:rPr>
        <w:t xml:space="preserve"> kylliksi</w:t>
      </w:r>
      <w:r w:rsidRPr="00CB1CAA">
        <w:t>,</w:t>
      </w:r>
      <w:r w:rsidRPr="00CB1CAA">
        <w:rPr>
          <w:i/>
        </w:rPr>
        <w:t xml:space="preserve"> lii</w:t>
      </w:r>
      <w:r w:rsidR="001B127A" w:rsidRPr="001B127A">
        <w:t>(</w:t>
      </w:r>
      <w:r>
        <w:rPr>
          <w:i/>
        </w:rPr>
        <w:t>j</w:t>
      </w:r>
      <w:r w:rsidR="001B127A" w:rsidRPr="001B127A">
        <w:t>)</w:t>
      </w:r>
      <w:r w:rsidRPr="00CB1CAA">
        <w:rPr>
          <w:i/>
        </w:rPr>
        <w:t xml:space="preserve">aksi </w:t>
      </w:r>
      <w:r w:rsidR="00BA1173" w:rsidRPr="00BA1173">
        <w:t>~</w:t>
      </w:r>
      <w:r w:rsidRPr="00CB1CAA">
        <w:rPr>
          <w:i/>
        </w:rPr>
        <w:t xml:space="preserve"> liik</w:t>
      </w:r>
      <w:r w:rsidRPr="0075485B">
        <w:t>(</w:t>
      </w:r>
      <w:r w:rsidRPr="00CB1CAA">
        <w:rPr>
          <w:i/>
        </w:rPr>
        <w:t>k</w:t>
      </w:r>
      <w:r w:rsidRPr="0075485B">
        <w:t>)</w:t>
      </w:r>
      <w:r>
        <w:rPr>
          <w:i/>
        </w:rPr>
        <w:t>aa</w:t>
      </w:r>
      <w:r w:rsidRPr="00CB1CAA">
        <w:t xml:space="preserve"> ja </w:t>
      </w:r>
      <w:r w:rsidR="00696F0F">
        <w:rPr>
          <w:i/>
        </w:rPr>
        <w:t>passelisti</w:t>
      </w:r>
      <w:r w:rsidR="00A83669" w:rsidRPr="00A83669">
        <w:t>,</w:t>
      </w:r>
      <w:r w:rsidRPr="00CB1CAA">
        <w:rPr>
          <w:i/>
        </w:rPr>
        <w:t xml:space="preserve"> sop</w:t>
      </w:r>
      <w:r w:rsidR="000C78CB">
        <w:rPr>
          <w:i/>
        </w:rPr>
        <w:t>pe</w:t>
      </w:r>
      <w:r w:rsidRPr="00CB1CAA">
        <w:rPr>
          <w:i/>
        </w:rPr>
        <w:t>evasti</w:t>
      </w:r>
      <w:r w:rsidR="000C78CB">
        <w:rPr>
          <w:i/>
        </w:rPr>
        <w:t xml:space="preserve"> </w:t>
      </w:r>
      <w:r w:rsidR="00BA1173" w:rsidRPr="00BA1173">
        <w:t>~</w:t>
      </w:r>
      <w:r w:rsidR="000C78CB">
        <w:rPr>
          <w:i/>
        </w:rPr>
        <w:t xml:space="preserve"> sop</w:t>
      </w:r>
      <w:r>
        <w:rPr>
          <w:i/>
        </w:rPr>
        <w:t xml:space="preserve">evasti </w:t>
      </w:r>
      <w:r>
        <w:t>(12).</w:t>
      </w:r>
    </w:p>
    <w:p w14:paraId="11C76ACB" w14:textId="77B6CC64" w:rsidR="00D605B4" w:rsidRPr="00104DD1" w:rsidRDefault="00D605B4" w:rsidP="00D605B4">
      <w:pPr>
        <w:rPr>
          <w:i/>
        </w:rPr>
      </w:pPr>
      <w:r>
        <w:t xml:space="preserve">(12) Pikku-Matila oon </w:t>
      </w:r>
      <w:r w:rsidR="00823EDE">
        <w:t>[</w:t>
      </w:r>
      <w:r w:rsidRPr="00CB1CAA">
        <w:rPr>
          <w:i/>
        </w:rPr>
        <w:t>nokko</w:t>
      </w:r>
      <w:r>
        <w:t>/</w:t>
      </w:r>
      <w:r w:rsidRPr="00CB1CAA">
        <w:rPr>
          <w:i/>
        </w:rPr>
        <w:t>kylliksi</w:t>
      </w:r>
      <w:r>
        <w:t>/</w:t>
      </w:r>
      <w:r>
        <w:rPr>
          <w:i/>
        </w:rPr>
        <w:t>liiaksi</w:t>
      </w:r>
      <w:r w:rsidR="0098090B" w:rsidRPr="0098090B">
        <w:t>/</w:t>
      </w:r>
      <w:r>
        <w:rPr>
          <w:i/>
        </w:rPr>
        <w:t>passelisti</w:t>
      </w:r>
      <w:r w:rsidR="0098090B" w:rsidRPr="0098090B">
        <w:t>/</w:t>
      </w:r>
      <w:r w:rsidRPr="00CB1CAA">
        <w:rPr>
          <w:i/>
        </w:rPr>
        <w:t>sopevasti</w:t>
      </w:r>
      <w:r>
        <w:rPr>
          <w:i/>
        </w:rPr>
        <w:t xml:space="preserve"> </w:t>
      </w:r>
      <w:r w:rsidRPr="00823EDE">
        <w:t>vaattheita</w:t>
      </w:r>
      <w:r w:rsidR="00823EDE">
        <w:t>]</w:t>
      </w:r>
      <w:r w:rsidR="001B127A" w:rsidRPr="001B127A">
        <w:t>.</w:t>
      </w:r>
    </w:p>
    <w:p w14:paraId="2A58B29B" w14:textId="7C92CC9F" w:rsidR="00D605B4" w:rsidRPr="000E388D" w:rsidRDefault="00D605B4" w:rsidP="00D605B4">
      <w:r w:rsidRPr="00CB1CAA">
        <w:t xml:space="preserve">Adverbi </w:t>
      </w:r>
      <w:r w:rsidRPr="00CB1CAA">
        <w:rPr>
          <w:i/>
        </w:rPr>
        <w:t xml:space="preserve">verran </w:t>
      </w:r>
      <w:r w:rsidR="00BA1173" w:rsidRPr="00BA1173">
        <w:t>~</w:t>
      </w:r>
      <w:r w:rsidRPr="00CB1CAA">
        <w:rPr>
          <w:i/>
        </w:rPr>
        <w:t xml:space="preserve"> verta</w:t>
      </w:r>
      <w:r w:rsidRPr="00CB1CAA">
        <w:t xml:space="preserve"> haamustaa demonst</w:t>
      </w:r>
      <w:r>
        <w:t>ratiivipronomenin kans adverbifraassii</w:t>
      </w:r>
      <w:r w:rsidRPr="00CB1CAA">
        <w:t xml:space="preserve"> </w:t>
      </w:r>
      <w:r w:rsidRPr="00CB1CAA">
        <w:rPr>
          <w:i/>
        </w:rPr>
        <w:t xml:space="preserve">sen verran </w:t>
      </w:r>
      <w:r w:rsidR="00BA1173" w:rsidRPr="00BA1173">
        <w:t>~</w:t>
      </w:r>
      <w:r w:rsidRPr="00CB1CAA">
        <w:rPr>
          <w:i/>
        </w:rPr>
        <w:t xml:space="preserve"> </w:t>
      </w:r>
      <w:r w:rsidR="000007E4">
        <w:rPr>
          <w:i/>
        </w:rPr>
        <w:t xml:space="preserve">sen </w:t>
      </w:r>
      <w:r w:rsidRPr="00CB1CAA">
        <w:rPr>
          <w:i/>
        </w:rPr>
        <w:t>verta</w:t>
      </w:r>
      <w:r w:rsidRPr="00CB1CAA">
        <w:t>,</w:t>
      </w:r>
      <w:r w:rsidRPr="00CB1CAA">
        <w:rPr>
          <w:i/>
        </w:rPr>
        <w:t xml:space="preserve"> tuon verran </w:t>
      </w:r>
      <w:r w:rsidR="00BA1173" w:rsidRPr="00BA1173">
        <w:t>~</w:t>
      </w:r>
      <w:r w:rsidR="000007E4">
        <w:rPr>
          <w:i/>
        </w:rPr>
        <w:t xml:space="preserve"> tuon</w:t>
      </w:r>
      <w:r w:rsidRPr="00CB1CAA">
        <w:rPr>
          <w:i/>
        </w:rPr>
        <w:t xml:space="preserve"> verta</w:t>
      </w:r>
      <w:r w:rsidRPr="00CB1CAA">
        <w:t>,</w:t>
      </w:r>
      <w:r w:rsidRPr="00CB1CAA">
        <w:rPr>
          <w:i/>
        </w:rPr>
        <w:t xml:space="preserve"> tämän verran </w:t>
      </w:r>
      <w:r w:rsidR="00BA1173" w:rsidRPr="00BA1173">
        <w:t>~</w:t>
      </w:r>
      <w:r w:rsidR="000007E4">
        <w:rPr>
          <w:i/>
        </w:rPr>
        <w:t xml:space="preserve"> tämän</w:t>
      </w:r>
      <w:r w:rsidRPr="00CB1CAA">
        <w:rPr>
          <w:i/>
        </w:rPr>
        <w:t xml:space="preserve"> verta</w:t>
      </w:r>
      <w:r>
        <w:t xml:space="preserve">, mitä </w:t>
      </w:r>
      <w:r>
        <w:rPr>
          <w:i/>
        </w:rPr>
        <w:t>ette-</w:t>
      </w:r>
      <w:r>
        <w:t>syntakti defineeraa</w:t>
      </w:r>
      <w:r>
        <w:rPr>
          <w:i/>
        </w:rPr>
        <w:t xml:space="preserve"> </w:t>
      </w:r>
      <w:r>
        <w:t>(13)</w:t>
      </w:r>
      <w:r w:rsidR="001B127A" w:rsidRPr="001B127A">
        <w:t>.</w:t>
      </w:r>
      <w:r>
        <w:rPr>
          <w:i/>
        </w:rPr>
        <w:t xml:space="preserve"> </w:t>
      </w:r>
      <w:r>
        <w:t>Summaarista</w:t>
      </w:r>
      <w:r w:rsidRPr="00CB1CAA">
        <w:t xml:space="preserve"> määrää </w:t>
      </w:r>
      <w:r>
        <w:t xml:space="preserve">taas </w:t>
      </w:r>
      <w:r w:rsidRPr="00CB1CAA">
        <w:t xml:space="preserve">ilmoittaa fraasi </w:t>
      </w:r>
      <w:r w:rsidRPr="00CB1CAA">
        <w:rPr>
          <w:i/>
        </w:rPr>
        <w:t xml:space="preserve">jonku verran </w:t>
      </w:r>
      <w:r w:rsidR="00BA1173" w:rsidRPr="00BA1173">
        <w:t>~</w:t>
      </w:r>
      <w:r w:rsidR="000007E4">
        <w:rPr>
          <w:i/>
        </w:rPr>
        <w:t xml:space="preserve"> jonku</w:t>
      </w:r>
      <w:r w:rsidRPr="00CB1CAA">
        <w:rPr>
          <w:i/>
        </w:rPr>
        <w:t xml:space="preserve"> verta</w:t>
      </w:r>
      <w:r>
        <w:rPr>
          <w:i/>
        </w:rPr>
        <w:t xml:space="preserve"> </w:t>
      </w:r>
      <w:r>
        <w:t>(14)</w:t>
      </w:r>
      <w:r w:rsidR="001B127A" w:rsidRPr="001B127A">
        <w:t>.</w:t>
      </w:r>
    </w:p>
    <w:p w14:paraId="27C8BB61" w14:textId="77777777" w:rsidR="00D605B4" w:rsidRDefault="00D605B4" w:rsidP="00D605B4">
      <w:r>
        <w:t>(13) Minula oon [</w:t>
      </w:r>
      <w:r w:rsidRPr="00565232">
        <w:rPr>
          <w:i/>
        </w:rPr>
        <w:t xml:space="preserve">sen verran </w:t>
      </w:r>
      <w:r w:rsidRPr="004A0A3E">
        <w:t>ruokkaa</w:t>
      </w:r>
      <w:r>
        <w:t>], ette juuri pärjään.</w:t>
      </w:r>
    </w:p>
    <w:p w14:paraId="5AC92E43" w14:textId="77777777" w:rsidR="00D605B4" w:rsidRPr="00565232" w:rsidRDefault="00D605B4" w:rsidP="00D605B4">
      <w:r>
        <w:t>(14) Oon mulla porroiki [</w:t>
      </w:r>
      <w:r w:rsidRPr="00DE5259">
        <w:rPr>
          <w:i/>
        </w:rPr>
        <w:t>jonku verran</w:t>
      </w:r>
      <w:r>
        <w:t>].</w:t>
      </w:r>
    </w:p>
    <w:p w14:paraId="730098C1" w14:textId="5194D621" w:rsidR="00D605B4" w:rsidRDefault="00D605B4" w:rsidP="00D605B4">
      <w:r>
        <w:rPr>
          <w:i/>
        </w:rPr>
        <w:t>verran</w:t>
      </w:r>
      <w:r w:rsidR="00BA1173" w:rsidRPr="00BA1173">
        <w:t>~</w:t>
      </w:r>
      <w:r>
        <w:rPr>
          <w:i/>
        </w:rPr>
        <w:t>verta-</w:t>
      </w:r>
      <w:r w:rsidRPr="00CB1CAA">
        <w:t xml:space="preserve">fraasissa määrän ilmoittaajana saattaa olla kans substantiivi, esimerkiksi </w:t>
      </w:r>
      <w:r w:rsidRPr="00CB1CAA">
        <w:rPr>
          <w:i/>
        </w:rPr>
        <w:t>venheen verran lauttoi</w:t>
      </w:r>
      <w:r w:rsidRPr="00CB1CAA">
        <w:t xml:space="preserve"> meinaa </w:t>
      </w:r>
      <w:r>
        <w:t>’niin paljon lauttoi, ette niistä saattaa rakenttaat venheen’</w:t>
      </w:r>
      <w:r w:rsidRPr="00CB1CAA">
        <w:t>.</w:t>
      </w:r>
    </w:p>
    <w:p w14:paraId="3D2ED3C7" w14:textId="3AB56673" w:rsidR="00F904D4" w:rsidRDefault="00D605B4" w:rsidP="00D605B4">
      <w:r>
        <w:t xml:space="preserve">Adverbit </w:t>
      </w:r>
      <w:r>
        <w:rPr>
          <w:i/>
        </w:rPr>
        <w:t xml:space="preserve">kokonhansa </w:t>
      </w:r>
      <w:r>
        <w:t xml:space="preserve">ja </w:t>
      </w:r>
      <w:r>
        <w:rPr>
          <w:i/>
        </w:rPr>
        <w:t xml:space="preserve">täysin </w:t>
      </w:r>
      <w:r w:rsidR="00322A64">
        <w:t>tarkoitethaan maksima</w:t>
      </w:r>
      <w:r>
        <w:t>alista määrää</w:t>
      </w:r>
      <w:r w:rsidR="00154E42">
        <w:t xml:space="preserve">, ja sillä net </w:t>
      </w:r>
      <w:r w:rsidR="008936CE">
        <w:t>passathaan huonosti</w:t>
      </w:r>
      <w:r w:rsidR="00154E42">
        <w:t xml:space="preserve"> haamustamhaan fraassii substantiivin kans</w:t>
      </w:r>
      <w:r w:rsidR="008936CE">
        <w:t>,</w:t>
      </w:r>
      <w:r w:rsidR="00154E42">
        <w:t xml:space="preserve"> mutta haamustethaan määrän adverbina oman fraasin</w:t>
      </w:r>
      <w:r w:rsidR="008936CE">
        <w:t xml:space="preserve"> (15)</w:t>
      </w:r>
      <w:r w:rsidR="00F904D4">
        <w:t>.</w:t>
      </w:r>
    </w:p>
    <w:p w14:paraId="3D706D95" w14:textId="0A676F8B" w:rsidR="00154E42" w:rsidRPr="00D605B4" w:rsidRDefault="00154E42" w:rsidP="00D605B4">
      <w:r>
        <w:t>(</w:t>
      </w:r>
      <w:r w:rsidR="000007E4">
        <w:t>15</w:t>
      </w:r>
      <w:r>
        <w:t xml:space="preserve">) Mie olin </w:t>
      </w:r>
      <w:r w:rsidRPr="00815C28">
        <w:rPr>
          <w:i/>
        </w:rPr>
        <w:t>kokonhansa</w:t>
      </w:r>
      <w:r w:rsidR="0098090B" w:rsidRPr="0098090B">
        <w:t>/</w:t>
      </w:r>
      <w:r w:rsidR="00815C28" w:rsidRPr="00815C28">
        <w:rPr>
          <w:i/>
        </w:rPr>
        <w:t>täysin</w:t>
      </w:r>
      <w:r>
        <w:t xml:space="preserve"> öksyny tunturhiin.</w:t>
      </w:r>
    </w:p>
    <w:p w14:paraId="26225982" w14:textId="323FD1EB" w:rsidR="00120B75" w:rsidRDefault="009B6A3B" w:rsidP="00A667E4">
      <w:pPr>
        <w:pStyle w:val="Punktliste"/>
      </w:pPr>
      <w:r>
        <w:t xml:space="preserve">Aijan </w:t>
      </w:r>
      <w:r w:rsidR="00120B75" w:rsidRPr="00CB1CAA">
        <w:t>määrästä mu</w:t>
      </w:r>
      <w:r w:rsidR="009D7258">
        <w:t>istelee sanapari</w:t>
      </w:r>
      <w:r w:rsidR="00120B75">
        <w:t xml:space="preserve"> </w:t>
      </w:r>
      <w:r w:rsidR="00120B75">
        <w:rPr>
          <w:i/>
        </w:rPr>
        <w:t>kauvo</w:t>
      </w:r>
      <w:r w:rsidR="0075485B" w:rsidRPr="0075485B">
        <w:t>(</w:t>
      </w:r>
      <w:r w:rsidR="00120B75">
        <w:rPr>
          <w:i/>
        </w:rPr>
        <w:t>i</w:t>
      </w:r>
      <w:r w:rsidR="0075485B" w:rsidRPr="0075485B">
        <w:t>)</w:t>
      </w:r>
      <w:r w:rsidR="00120B75">
        <w:rPr>
          <w:i/>
        </w:rPr>
        <w:t xml:space="preserve">n </w:t>
      </w:r>
      <w:r w:rsidR="00BA1173" w:rsidRPr="00BA1173">
        <w:t>~</w:t>
      </w:r>
      <w:r w:rsidR="00120B75">
        <w:rPr>
          <w:i/>
        </w:rPr>
        <w:t xml:space="preserve"> </w:t>
      </w:r>
      <w:r w:rsidR="00120B75" w:rsidRPr="00CB1CAA">
        <w:rPr>
          <w:i/>
        </w:rPr>
        <w:t>kauan</w:t>
      </w:r>
      <w:r w:rsidR="00120B75" w:rsidRPr="00CB1CAA">
        <w:t xml:space="preserve">, </w:t>
      </w:r>
      <w:r w:rsidR="0075485B">
        <w:t>(</w:t>
      </w:r>
      <w:r w:rsidR="00120B75" w:rsidRPr="00CB1CAA">
        <w:rPr>
          <w:i/>
        </w:rPr>
        <w:t>ei</w:t>
      </w:r>
      <w:r w:rsidR="00120B75" w:rsidRPr="00CB1CAA">
        <w:t xml:space="preserve">) </w:t>
      </w:r>
      <w:r w:rsidR="00120B75" w:rsidRPr="00CB1CAA">
        <w:rPr>
          <w:i/>
        </w:rPr>
        <w:t>kau</w:t>
      </w:r>
      <w:r w:rsidR="001B127A" w:rsidRPr="001B127A">
        <w:t>(</w:t>
      </w:r>
      <w:r w:rsidR="00120B75" w:rsidRPr="00CB1CAA">
        <w:rPr>
          <w:i/>
        </w:rPr>
        <w:t>v</w:t>
      </w:r>
      <w:r w:rsidR="001B127A" w:rsidRPr="001B127A">
        <w:t>)</w:t>
      </w:r>
      <w:r w:rsidR="00120B75" w:rsidRPr="00CB1CAA">
        <w:rPr>
          <w:i/>
        </w:rPr>
        <w:t>a</w:t>
      </w:r>
      <w:r w:rsidR="006647FA">
        <w:rPr>
          <w:i/>
        </w:rPr>
        <w:t>a</w:t>
      </w:r>
      <w:r>
        <w:rPr>
          <w:i/>
        </w:rPr>
        <w:t xml:space="preserve"> </w:t>
      </w:r>
      <w:r>
        <w:t>(10</w:t>
      </w:r>
      <w:r w:rsidR="00BD22ED">
        <w:t>, 11</w:t>
      </w:r>
      <w:r>
        <w:t>).</w:t>
      </w:r>
    </w:p>
    <w:p w14:paraId="61ED0BEF" w14:textId="53D95F7C" w:rsidR="009B6A3B" w:rsidRDefault="009B6A3B" w:rsidP="00120B75">
      <w:r>
        <w:t xml:space="preserve">(10) Mie olin kyllä feeriällä </w:t>
      </w:r>
      <w:r w:rsidR="000A39E5">
        <w:rPr>
          <w:i/>
        </w:rPr>
        <w:t>kau</w:t>
      </w:r>
      <w:r w:rsidRPr="009B6A3B">
        <w:rPr>
          <w:i/>
        </w:rPr>
        <w:t>an</w:t>
      </w:r>
      <w:r>
        <w:t xml:space="preserve">, </w:t>
      </w:r>
      <w:r w:rsidR="00FF7AC7">
        <w:t xml:space="preserve">mutten kuitenkhaan </w:t>
      </w:r>
      <w:r w:rsidR="000D4520">
        <w:t>[</w:t>
      </w:r>
      <w:r w:rsidR="001C3B26">
        <w:t>lii</w:t>
      </w:r>
      <w:r w:rsidR="00FF7AC7">
        <w:t xml:space="preserve">an </w:t>
      </w:r>
      <w:r w:rsidR="000A39E5">
        <w:rPr>
          <w:i/>
        </w:rPr>
        <w:t>kau</w:t>
      </w:r>
      <w:r w:rsidR="00FF7AC7" w:rsidRPr="00FF7AC7">
        <w:rPr>
          <w:i/>
        </w:rPr>
        <w:t>a</w:t>
      </w:r>
      <w:r w:rsidR="000A39E5">
        <w:rPr>
          <w:i/>
        </w:rPr>
        <w:t>n</w:t>
      </w:r>
      <w:r w:rsidR="000D4520">
        <w:t>]</w:t>
      </w:r>
      <w:r>
        <w:t>.</w:t>
      </w:r>
    </w:p>
    <w:p w14:paraId="0C6E56D8" w14:textId="62420682" w:rsidR="00FF7AC7" w:rsidRPr="00CB1CAA" w:rsidRDefault="00FF7AC7" w:rsidP="00120B75">
      <w:r>
        <w:t>(11) Oli meilä kanojaki, mutta ei kyllä [</w:t>
      </w:r>
      <w:r w:rsidR="00DC29FC">
        <w:rPr>
          <w:i/>
        </w:rPr>
        <w:t>kau</w:t>
      </w:r>
      <w:r w:rsidRPr="00FF7AC7">
        <w:rPr>
          <w:i/>
        </w:rPr>
        <w:t>aa</w:t>
      </w:r>
      <w:r>
        <w:t xml:space="preserve"> aikaa].</w:t>
      </w:r>
    </w:p>
    <w:p w14:paraId="7CDA487D" w14:textId="77777777" w:rsidR="00F904D4" w:rsidRDefault="00120B75" w:rsidP="00E751B4">
      <w:pPr>
        <w:pStyle w:val="Overskrift3"/>
      </w:pPr>
      <w:bookmarkStart w:id="2003" w:name="_Toc226789856"/>
      <w:bookmarkStart w:id="2004" w:name="_Toc241129382"/>
      <w:bookmarkStart w:id="2005" w:name="_Toc311273968"/>
      <w:r w:rsidRPr="00CB1CAA">
        <w:t>Määrän usheus</w:t>
      </w:r>
      <w:bookmarkEnd w:id="2003"/>
      <w:bookmarkEnd w:id="2004"/>
      <w:bookmarkEnd w:id="2005"/>
    </w:p>
    <w:p w14:paraId="541CF260" w14:textId="1A65BE3D" w:rsidR="00120B75" w:rsidRPr="00CB1CAA" w:rsidRDefault="00120B75" w:rsidP="00120B75">
      <w:r w:rsidRPr="00CB1CAA">
        <w:t xml:space="preserve">Määrän usheutta kuvvaamhaan käytethään derivasuunisuffiksilla </w:t>
      </w:r>
      <w:r w:rsidR="001B127A" w:rsidRPr="001B127A">
        <w:t>(</w:t>
      </w:r>
      <w:r w:rsidR="0030743D">
        <w:rPr>
          <w:i/>
        </w:rPr>
        <w:t>i</w:t>
      </w:r>
      <w:r w:rsidR="001B127A" w:rsidRPr="001B127A">
        <w:t>)</w:t>
      </w:r>
      <w:r w:rsidRPr="00CB1CAA">
        <w:rPr>
          <w:i/>
        </w:rPr>
        <w:t xml:space="preserve">ttain </w:t>
      </w:r>
      <w:r w:rsidR="00BA1173" w:rsidRPr="00BA1173">
        <w:t>~</w:t>
      </w:r>
      <w:r w:rsidRPr="00CB1CAA">
        <w:rPr>
          <w:i/>
        </w:rPr>
        <w:t xml:space="preserve"> </w:t>
      </w:r>
      <w:r w:rsidR="001B127A" w:rsidRPr="001B127A">
        <w:t>(</w:t>
      </w:r>
      <w:r w:rsidR="0030743D">
        <w:rPr>
          <w:i/>
        </w:rPr>
        <w:t>i</w:t>
      </w:r>
      <w:r w:rsidR="001B127A" w:rsidRPr="001B127A">
        <w:t>)</w:t>
      </w:r>
      <w:r w:rsidRPr="00CB1CAA">
        <w:rPr>
          <w:i/>
        </w:rPr>
        <w:t>ttäin</w:t>
      </w:r>
      <w:r w:rsidR="00EE6F6D">
        <w:t xml:space="preserve"> deriveerat</w:t>
      </w:r>
      <w:r w:rsidRPr="00CB1CAA">
        <w:t>uita adverbiita. Tyyppi oon oikhein produktiivinen: Adverbi</w:t>
      </w:r>
      <w:r w:rsidR="004A7EF3">
        <w:t>n</w:t>
      </w:r>
      <w:r w:rsidRPr="00CB1CAA">
        <w:t xml:space="preserve"> saatethaan tehđä mistä tahansa lukusanasta </w:t>
      </w:r>
      <w:r w:rsidR="0075485B">
        <w:t>(</w:t>
      </w:r>
      <w:r w:rsidRPr="00CB1CAA">
        <w:t xml:space="preserve">1), määrämittaa </w:t>
      </w:r>
      <w:r w:rsidR="00177EB3">
        <w:t>ilmoittaav</w:t>
      </w:r>
      <w:r w:rsidRPr="00CB1CAA">
        <w:t xml:space="preserve">asta mittasanasta </w:t>
      </w:r>
      <w:r w:rsidR="0075485B">
        <w:t>(</w:t>
      </w:r>
      <w:r w:rsidRPr="00CB1CAA">
        <w:t xml:space="preserve">2) tahi muusta mittaa </w:t>
      </w:r>
      <w:r w:rsidR="00177EB3">
        <w:t>ilmoittaav</w:t>
      </w:r>
      <w:r w:rsidRPr="00CB1CAA">
        <w:t xml:space="preserve">asti substantiivista </w:t>
      </w:r>
      <w:r w:rsidR="0075485B">
        <w:t>(</w:t>
      </w:r>
      <w:r w:rsidRPr="00CB1CAA">
        <w:t xml:space="preserve">3). </w:t>
      </w:r>
      <w:r w:rsidR="00801642">
        <w:t>Esimerkkii:</w:t>
      </w:r>
    </w:p>
    <w:p w14:paraId="11D2718B" w14:textId="77777777" w:rsidR="00F904D4" w:rsidRDefault="0075485B" w:rsidP="00120B75">
      <w:r>
        <w:t>(</w:t>
      </w:r>
      <w:r w:rsidR="00120B75" w:rsidRPr="00CB1CAA">
        <w:t xml:space="preserve">1) </w:t>
      </w:r>
      <w:r w:rsidR="00120B75" w:rsidRPr="00CB1CAA">
        <w:rPr>
          <w:i/>
        </w:rPr>
        <w:t>yksittäin</w:t>
      </w:r>
      <w:r w:rsidRPr="0075485B">
        <w:t>,</w:t>
      </w:r>
      <w:r w:rsidR="00120B75" w:rsidRPr="00CB1CAA">
        <w:rPr>
          <w:i/>
        </w:rPr>
        <w:t xml:space="preserve"> kaksittain</w:t>
      </w:r>
      <w:r w:rsidRPr="0075485B">
        <w:t>,</w:t>
      </w:r>
      <w:r w:rsidR="00120B75" w:rsidRPr="00CB1CAA">
        <w:rPr>
          <w:i/>
        </w:rPr>
        <w:t xml:space="preserve"> kolmittain</w:t>
      </w:r>
      <w:r w:rsidRPr="0075485B">
        <w:t>,</w:t>
      </w:r>
      <w:r w:rsidR="00120B75" w:rsidRPr="00CB1CAA">
        <w:rPr>
          <w:i/>
        </w:rPr>
        <w:t xml:space="preserve"> kymmenittäin</w:t>
      </w:r>
      <w:r w:rsidRPr="0075485B">
        <w:t>,</w:t>
      </w:r>
      <w:r w:rsidR="00120B75" w:rsidRPr="00CB1CAA">
        <w:rPr>
          <w:i/>
        </w:rPr>
        <w:t xml:space="preserve"> sa</w:t>
      </w:r>
      <w:r w:rsidRPr="0075485B">
        <w:t>(</w:t>
      </w:r>
      <w:r w:rsidR="00120B75" w:rsidRPr="00CB1CAA">
        <w:rPr>
          <w:i/>
        </w:rPr>
        <w:t>đ</w:t>
      </w:r>
      <w:r w:rsidRPr="0075485B">
        <w:t>)</w:t>
      </w:r>
      <w:r w:rsidR="004A7EF3">
        <w:rPr>
          <w:i/>
        </w:rPr>
        <w:t>o</w:t>
      </w:r>
      <w:r w:rsidR="001B127A" w:rsidRPr="001B127A">
        <w:t>(</w:t>
      </w:r>
      <w:r w:rsidR="004A7EF3">
        <w:rPr>
          <w:i/>
        </w:rPr>
        <w:t>i</w:t>
      </w:r>
      <w:r w:rsidR="001B127A" w:rsidRPr="001B127A">
        <w:t>)</w:t>
      </w:r>
      <w:r w:rsidR="004A7EF3">
        <w:rPr>
          <w:i/>
        </w:rPr>
        <w:t>ttain</w:t>
      </w:r>
      <w:r w:rsidRPr="0075485B">
        <w:t>,</w:t>
      </w:r>
      <w:r w:rsidR="00120B75" w:rsidRPr="00CB1CAA">
        <w:rPr>
          <w:i/>
        </w:rPr>
        <w:t xml:space="preserve"> tuhansittain</w:t>
      </w:r>
      <w:r w:rsidRPr="0075485B">
        <w:t>,</w:t>
      </w:r>
      <w:r w:rsidR="00120B75" w:rsidRPr="00CB1CAA">
        <w:rPr>
          <w:i/>
        </w:rPr>
        <w:t xml:space="preserve"> miljoonittain</w:t>
      </w:r>
      <w:r w:rsidR="00120B75" w:rsidRPr="00CB1CAA">
        <w:t>;</w:t>
      </w:r>
    </w:p>
    <w:p w14:paraId="78AC1161" w14:textId="5D1BE2A3" w:rsidR="00120B75" w:rsidRPr="00CB1CAA" w:rsidRDefault="0075485B" w:rsidP="00120B75">
      <w:r>
        <w:t>(</w:t>
      </w:r>
      <w:r w:rsidR="00120B75" w:rsidRPr="00CB1CAA">
        <w:t xml:space="preserve">2) </w:t>
      </w:r>
      <w:r w:rsidR="00120B75" w:rsidRPr="00CB1CAA">
        <w:rPr>
          <w:i/>
        </w:rPr>
        <w:t>meet</w:t>
      </w:r>
      <w:r w:rsidR="00FF5E82">
        <w:rPr>
          <w:i/>
        </w:rPr>
        <w:t>te</w:t>
      </w:r>
      <w:r w:rsidR="00120B75" w:rsidRPr="00CB1CAA">
        <w:rPr>
          <w:i/>
        </w:rPr>
        <w:t>rittäin</w:t>
      </w:r>
      <w:r w:rsidRPr="0075485B">
        <w:t>,</w:t>
      </w:r>
      <w:r w:rsidR="00120B75" w:rsidRPr="00CB1CAA">
        <w:rPr>
          <w:i/>
        </w:rPr>
        <w:t xml:space="preserve"> kilomeet</w:t>
      </w:r>
      <w:r w:rsidR="00FF5E82">
        <w:rPr>
          <w:i/>
        </w:rPr>
        <w:t>te</w:t>
      </w:r>
      <w:r w:rsidR="00120B75" w:rsidRPr="00CB1CAA">
        <w:rPr>
          <w:i/>
        </w:rPr>
        <w:t>rittäin</w:t>
      </w:r>
      <w:r w:rsidRPr="0075485B">
        <w:t>,</w:t>
      </w:r>
      <w:r w:rsidR="00120B75" w:rsidRPr="00CB1CAA">
        <w:rPr>
          <w:i/>
        </w:rPr>
        <w:t xml:space="preserve"> miilo</w:t>
      </w:r>
      <w:r w:rsidR="001B127A" w:rsidRPr="001B127A">
        <w:t>(</w:t>
      </w:r>
      <w:r w:rsidR="00120B75" w:rsidRPr="00CB1CAA">
        <w:rPr>
          <w:i/>
        </w:rPr>
        <w:t>i</w:t>
      </w:r>
      <w:r w:rsidR="001B127A" w:rsidRPr="001B127A">
        <w:t>)</w:t>
      </w:r>
      <w:r w:rsidR="00120B75" w:rsidRPr="00CB1CAA">
        <w:rPr>
          <w:i/>
        </w:rPr>
        <w:t>ttain</w:t>
      </w:r>
      <w:r w:rsidRPr="0075485B">
        <w:t>,</w:t>
      </w:r>
      <w:r w:rsidR="00120B75" w:rsidRPr="00CB1CAA">
        <w:rPr>
          <w:i/>
        </w:rPr>
        <w:t xml:space="preserve"> tiimo</w:t>
      </w:r>
      <w:r w:rsidR="001B127A" w:rsidRPr="001B127A">
        <w:t>(</w:t>
      </w:r>
      <w:r w:rsidR="00120B75" w:rsidRPr="00CB1CAA">
        <w:rPr>
          <w:i/>
        </w:rPr>
        <w:t>i</w:t>
      </w:r>
      <w:r w:rsidR="001B127A" w:rsidRPr="001B127A">
        <w:t>)</w:t>
      </w:r>
      <w:r w:rsidR="00120B75" w:rsidRPr="00CB1CAA">
        <w:rPr>
          <w:i/>
        </w:rPr>
        <w:t>ttain</w:t>
      </w:r>
      <w:r w:rsidRPr="0075485B">
        <w:t>,</w:t>
      </w:r>
      <w:r w:rsidR="00120B75" w:rsidRPr="00CB1CAA">
        <w:rPr>
          <w:i/>
        </w:rPr>
        <w:t xml:space="preserve"> viiko</w:t>
      </w:r>
      <w:r w:rsidR="001B127A" w:rsidRPr="001B127A">
        <w:t>(</w:t>
      </w:r>
      <w:r w:rsidR="00120B75" w:rsidRPr="00CB1CAA">
        <w:rPr>
          <w:i/>
        </w:rPr>
        <w:t>i</w:t>
      </w:r>
      <w:r w:rsidR="001B127A" w:rsidRPr="001B127A">
        <w:t>)</w:t>
      </w:r>
      <w:r w:rsidR="00120B75" w:rsidRPr="00CB1CAA">
        <w:rPr>
          <w:i/>
        </w:rPr>
        <w:t>ttain</w:t>
      </w:r>
      <w:r w:rsidRPr="0075485B">
        <w:t>,</w:t>
      </w:r>
      <w:r w:rsidR="00120B75" w:rsidRPr="00CB1CAA">
        <w:rPr>
          <w:i/>
        </w:rPr>
        <w:t xml:space="preserve"> vuosittain</w:t>
      </w:r>
      <w:r w:rsidR="00120B75" w:rsidRPr="00CB1CAA">
        <w:t>;</w:t>
      </w:r>
    </w:p>
    <w:p w14:paraId="7C23ACFF" w14:textId="77CDFC86" w:rsidR="00120B75" w:rsidRDefault="0075485B" w:rsidP="00120B75">
      <w:r>
        <w:t>(</w:t>
      </w:r>
      <w:r w:rsidR="00120B75" w:rsidRPr="00CB1CAA">
        <w:t xml:space="preserve">3) </w:t>
      </w:r>
      <w:r w:rsidR="00120B75" w:rsidRPr="00CB1CAA">
        <w:rPr>
          <w:i/>
        </w:rPr>
        <w:t>jouko</w:t>
      </w:r>
      <w:r w:rsidR="001B127A" w:rsidRPr="001B127A">
        <w:t>(</w:t>
      </w:r>
      <w:r w:rsidR="00120B75" w:rsidRPr="00CB1CAA">
        <w:rPr>
          <w:i/>
        </w:rPr>
        <w:t>i</w:t>
      </w:r>
      <w:r w:rsidR="001B127A" w:rsidRPr="001B127A">
        <w:t>)</w:t>
      </w:r>
      <w:r w:rsidR="00120B75" w:rsidRPr="00CB1CAA">
        <w:rPr>
          <w:i/>
        </w:rPr>
        <w:t>ttain</w:t>
      </w:r>
      <w:r w:rsidRPr="0075485B">
        <w:t>,</w:t>
      </w:r>
      <w:r w:rsidR="00120B75" w:rsidRPr="00CB1CAA">
        <w:rPr>
          <w:i/>
        </w:rPr>
        <w:t xml:space="preserve"> tokittain</w:t>
      </w:r>
      <w:r w:rsidRPr="0075485B">
        <w:t>,</w:t>
      </w:r>
      <w:r w:rsidR="00120B75" w:rsidRPr="00CB1CAA">
        <w:rPr>
          <w:i/>
        </w:rPr>
        <w:t xml:space="preserve"> läjittäin</w:t>
      </w:r>
      <w:r w:rsidRPr="0075485B">
        <w:t>,</w:t>
      </w:r>
      <w:r w:rsidR="00120B75" w:rsidRPr="00CB1CAA">
        <w:rPr>
          <w:i/>
        </w:rPr>
        <w:t xml:space="preserve"> säkittäin</w:t>
      </w:r>
      <w:r w:rsidRPr="0075485B">
        <w:t>,</w:t>
      </w:r>
      <w:r w:rsidR="00120B75" w:rsidRPr="00CB1CAA">
        <w:rPr>
          <w:i/>
        </w:rPr>
        <w:t xml:space="preserve"> tynnyrittäin</w:t>
      </w:r>
      <w:r w:rsidRPr="0075485B">
        <w:t>,</w:t>
      </w:r>
      <w:r w:rsidR="00120B75" w:rsidRPr="00CB1CAA">
        <w:rPr>
          <w:i/>
        </w:rPr>
        <w:t xml:space="preserve"> ämpärittäin</w:t>
      </w:r>
      <w:r w:rsidR="00120B75" w:rsidRPr="00CB1CAA">
        <w:t>.</w:t>
      </w:r>
    </w:p>
    <w:p w14:paraId="168CC8B3" w14:textId="6D912549" w:rsidR="00EF1743" w:rsidRDefault="00EF1743" w:rsidP="00120B75">
      <w:r>
        <w:t>Esimerkkii käytöstä</w:t>
      </w:r>
      <w:r w:rsidR="009D7258">
        <w:t xml:space="preserve"> (4–9)</w:t>
      </w:r>
      <w:r>
        <w:t>:</w:t>
      </w:r>
    </w:p>
    <w:p w14:paraId="31FC4A14" w14:textId="7481567A" w:rsidR="00EF1743" w:rsidRDefault="00E11B4F" w:rsidP="00120B75">
      <w:r>
        <w:t xml:space="preserve">(4) </w:t>
      </w:r>
      <w:r w:rsidR="00BE3105">
        <w:t>Uu</w:t>
      </w:r>
      <w:r w:rsidR="00EF1743">
        <w:t xml:space="preserve">en vuoen aattoiltana nuoret kokkoonuthaan </w:t>
      </w:r>
      <w:r w:rsidR="00EF1743" w:rsidRPr="00EF1743">
        <w:rPr>
          <w:i/>
        </w:rPr>
        <w:t>kymmenittäin</w:t>
      </w:r>
      <w:r w:rsidR="00EF1743">
        <w:t xml:space="preserve">, muutamesti </w:t>
      </w:r>
      <w:r w:rsidR="00EF1743" w:rsidRPr="00EF1743">
        <w:rPr>
          <w:i/>
        </w:rPr>
        <w:t>saottain</w:t>
      </w:r>
      <w:r w:rsidR="00EF1743">
        <w:t xml:space="preserve"> tähän kentäle.</w:t>
      </w:r>
    </w:p>
    <w:p w14:paraId="635E87E1" w14:textId="736D5536" w:rsidR="00E11B4F" w:rsidRDefault="00E11B4F" w:rsidP="00120B75">
      <w:r>
        <w:t xml:space="preserve">(5) Mies käveli </w:t>
      </w:r>
      <w:r w:rsidR="009D7258">
        <w:rPr>
          <w:i/>
        </w:rPr>
        <w:t>tiim</w:t>
      </w:r>
      <w:r w:rsidR="00BE3105">
        <w:rPr>
          <w:i/>
        </w:rPr>
        <w:t>o</w:t>
      </w:r>
      <w:r w:rsidRPr="00E11B4F">
        <w:rPr>
          <w:i/>
        </w:rPr>
        <w:t xml:space="preserve">ittain </w:t>
      </w:r>
      <w:r>
        <w:t xml:space="preserve">ja </w:t>
      </w:r>
      <w:r w:rsidRPr="00E11B4F">
        <w:rPr>
          <w:i/>
        </w:rPr>
        <w:t>miiloittain</w:t>
      </w:r>
      <w:r>
        <w:t xml:space="preserve"> auttiinta tunturii.</w:t>
      </w:r>
    </w:p>
    <w:p w14:paraId="21638809" w14:textId="6CC08DA8" w:rsidR="00E11B4F" w:rsidRPr="00CB1CAA" w:rsidRDefault="00E11B4F" w:rsidP="00120B75">
      <w:r>
        <w:t>(6) Skruvi-seđälä oon [</w:t>
      </w:r>
      <w:r w:rsidRPr="00E11B4F">
        <w:rPr>
          <w:i/>
        </w:rPr>
        <w:t>säkittäin</w:t>
      </w:r>
      <w:r>
        <w:t xml:space="preserve"> rahhaa].</w:t>
      </w:r>
    </w:p>
    <w:p w14:paraId="7FB0AF17" w14:textId="3FDF4776" w:rsidR="00120B75" w:rsidRPr="00CB1CAA" w:rsidRDefault="00120B75" w:rsidP="00120B75">
      <w:r w:rsidRPr="00CB1CAA">
        <w:t xml:space="preserve">Tarkkaa määrää ilmoitethaan tavalisesti </w:t>
      </w:r>
      <w:r w:rsidRPr="000A2373">
        <w:t>objektiadverbiaalilla</w:t>
      </w:r>
      <w:r w:rsidRPr="00CB1CAA">
        <w:t xml:space="preserve"> eli adverbiaalilla,</w:t>
      </w:r>
      <w:r w:rsidR="00ED734F">
        <w:t xml:space="preserve"> mikä oon objektin haamussa </w:t>
      </w:r>
      <w:r w:rsidR="0075485B">
        <w:t>(</w:t>
      </w:r>
      <w:r w:rsidR="00801642">
        <w:t>7, 8</w:t>
      </w:r>
      <w:r w:rsidR="002B0BD2">
        <w:t xml:space="preserve">), eli </w:t>
      </w:r>
      <w:r w:rsidR="00801642">
        <w:t xml:space="preserve">sitte </w:t>
      </w:r>
      <w:r w:rsidR="00423AED">
        <w:t>kvanttorifraasi</w:t>
      </w:r>
      <w:r w:rsidR="002B0BD2">
        <w:t>la</w:t>
      </w:r>
      <w:r w:rsidR="005D201A">
        <w:t xml:space="preserve"> </w:t>
      </w:r>
      <w:r w:rsidR="0075485B">
        <w:t>(</w:t>
      </w:r>
      <w:r w:rsidR="00801642">
        <w:t>9</w:t>
      </w:r>
      <w:r w:rsidR="005D201A">
        <w:t>)</w:t>
      </w:r>
      <w:r w:rsidR="00423AED">
        <w:t>.</w:t>
      </w:r>
    </w:p>
    <w:p w14:paraId="3839FA52" w14:textId="08B6383A" w:rsidR="00120B75" w:rsidRPr="00CB1CAA" w:rsidRDefault="0075485B" w:rsidP="00120B75">
      <w:pPr>
        <w:rPr>
          <w:i/>
        </w:rPr>
      </w:pPr>
      <w:r>
        <w:t>(</w:t>
      </w:r>
      <w:r w:rsidR="00801642">
        <w:t>7</w:t>
      </w:r>
      <w:r w:rsidR="00120B75" w:rsidRPr="00CB1CAA">
        <w:t xml:space="preserve">) Mie asuin Vesisaaressa </w:t>
      </w:r>
      <w:r w:rsidR="00BE3105">
        <w:rPr>
          <w:i/>
        </w:rPr>
        <w:t>vuo</w:t>
      </w:r>
      <w:r w:rsidR="00120B75" w:rsidRPr="00CB1CAA">
        <w:rPr>
          <w:i/>
        </w:rPr>
        <w:t>en</w:t>
      </w:r>
      <w:r w:rsidR="001B127A" w:rsidRPr="001B127A">
        <w:t>.</w:t>
      </w:r>
    </w:p>
    <w:p w14:paraId="5B3B0C69" w14:textId="576B8345" w:rsidR="00ED734F" w:rsidRDefault="0075485B" w:rsidP="00120B75">
      <w:pPr>
        <w:rPr>
          <w:i/>
        </w:rPr>
      </w:pPr>
      <w:r>
        <w:t>(</w:t>
      </w:r>
      <w:r w:rsidR="00801642">
        <w:t>8</w:t>
      </w:r>
      <w:r w:rsidR="00120B75" w:rsidRPr="00CB1CAA">
        <w:t>) Met kävelemmä</w:t>
      </w:r>
      <w:r w:rsidR="00065E48">
        <w:t xml:space="preserve"> </w:t>
      </w:r>
      <w:r w:rsidR="00065E48">
        <w:rPr>
          <w:i/>
        </w:rPr>
        <w:t>miilan</w:t>
      </w:r>
      <w:r w:rsidR="000A4B27">
        <w:t xml:space="preserve"> </w:t>
      </w:r>
      <w:r w:rsidR="00120B75" w:rsidRPr="00CB1CAA">
        <w:t>joka päivä</w:t>
      </w:r>
      <w:r w:rsidR="001B127A" w:rsidRPr="001B127A">
        <w:t>.</w:t>
      </w:r>
    </w:p>
    <w:p w14:paraId="7C8420B9" w14:textId="7979CB20" w:rsidR="00ED734F" w:rsidRPr="00CB1CAA" w:rsidRDefault="0075485B" w:rsidP="00ED734F">
      <w:r>
        <w:t>(</w:t>
      </w:r>
      <w:r w:rsidR="00801642">
        <w:t>9</w:t>
      </w:r>
      <w:r w:rsidR="00ED734F" w:rsidRPr="00CB1CAA">
        <w:t xml:space="preserve">) Maija sai kallaa </w:t>
      </w:r>
      <w:r w:rsidR="00801642">
        <w:t>[</w:t>
      </w:r>
      <w:r w:rsidR="00ED734F" w:rsidRPr="00CB1CAA">
        <w:rPr>
          <w:i/>
        </w:rPr>
        <w:t>tuhanen killoo</w:t>
      </w:r>
      <w:r w:rsidR="00801642">
        <w:t>]</w:t>
      </w:r>
      <w:r w:rsidR="001B127A" w:rsidRPr="001B127A">
        <w:t>.</w:t>
      </w:r>
    </w:p>
    <w:p w14:paraId="68E15D27" w14:textId="0EF3D8AB" w:rsidR="007D7BDC" w:rsidRPr="007D7BDC" w:rsidRDefault="00120B75" w:rsidP="007D7BDC">
      <w:pPr>
        <w:pStyle w:val="Overskrift2"/>
      </w:pPr>
      <w:bookmarkStart w:id="2006" w:name="_Toc226789857"/>
      <w:bookmarkStart w:id="2007" w:name="_Toc241129383"/>
      <w:bookmarkStart w:id="2008" w:name="_Toc311273969"/>
      <w:r w:rsidRPr="00CB1CAA">
        <w:t>Graadiadverbit</w:t>
      </w:r>
      <w:bookmarkEnd w:id="2006"/>
      <w:bookmarkEnd w:id="2007"/>
      <w:bookmarkEnd w:id="2008"/>
    </w:p>
    <w:p w14:paraId="380FC1CC" w14:textId="091B4AEB" w:rsidR="00120B75" w:rsidRDefault="00120B75" w:rsidP="00120B75">
      <w:pPr>
        <w:rPr>
          <w:ins w:id="2009" w:author="Information Services" w:date="2015-11-22T15:04:00Z"/>
        </w:rPr>
      </w:pPr>
      <w:r w:rsidRPr="000A2373">
        <w:rPr>
          <w:smallCaps/>
        </w:rPr>
        <w:t>Graadiadverbit</w:t>
      </w:r>
      <w:r w:rsidRPr="00CB1CAA">
        <w:t xml:space="preserve"> </w:t>
      </w:r>
      <w:ins w:id="2010" w:author="Information Services" w:date="2015-11-22T15:02:00Z">
        <w:r w:rsidR="00F36956" w:rsidRPr="00CB1CAA">
          <w:t xml:space="preserve">muistelhaan, missä määrin </w:t>
        </w:r>
      </w:ins>
      <w:ins w:id="2011" w:author="Information Services" w:date="2015-11-22T15:03:00Z">
        <w:r w:rsidR="00F36956">
          <w:t xml:space="preserve">eli kunka paljon </w:t>
        </w:r>
      </w:ins>
      <w:ins w:id="2012" w:author="Information Services" w:date="2015-11-22T15:02:00Z">
        <w:r w:rsidR="00F36956" w:rsidRPr="00CB1CAA">
          <w:t>jotaki adjektiivin eli adverbin ilmoitta</w:t>
        </w:r>
        <w:r w:rsidR="00F36956">
          <w:t>mmaa</w:t>
        </w:r>
        <w:r w:rsidR="00F36956" w:rsidRPr="00CB1CAA">
          <w:t xml:space="preserve"> omituisuutta oon</w:t>
        </w:r>
      </w:ins>
      <w:ins w:id="2013" w:author="Information Services" w:date="2015-11-22T15:03:00Z">
        <w:r w:rsidR="00F36956">
          <w:t>,</w:t>
        </w:r>
      </w:ins>
      <w:ins w:id="2014" w:author="Information Services" w:date="2015-11-22T15:02:00Z">
        <w:r w:rsidR="00F36956">
          <w:t xml:space="preserve"> ja vastathaan kysymyksheen, minkä saattaa esittäät graadiadverbila </w:t>
        </w:r>
        <w:r w:rsidR="00F36956">
          <w:rPr>
            <w:i/>
          </w:rPr>
          <w:t>kunka ~ kuinka</w:t>
        </w:r>
      </w:ins>
      <w:ins w:id="2015" w:author="Information Services" w:date="2015-11-22T15:09:00Z">
        <w:r w:rsidR="002F7AC9">
          <w:rPr>
            <w:i/>
          </w:rPr>
          <w:t xml:space="preserve"> </w:t>
        </w:r>
        <w:r w:rsidR="002F7AC9">
          <w:t>(1–3)</w:t>
        </w:r>
      </w:ins>
      <w:ins w:id="2016" w:author="Information Services" w:date="2015-11-22T15:02:00Z">
        <w:r w:rsidR="00F36956" w:rsidRPr="00CB1CAA">
          <w:t>.</w:t>
        </w:r>
      </w:ins>
      <w:ins w:id="2017" w:author="Information Services" w:date="2015-11-22T15:03:00Z">
        <w:r w:rsidR="00F36956">
          <w:t xml:space="preserve"> Net </w:t>
        </w:r>
      </w:ins>
      <w:r w:rsidRPr="00CB1CAA">
        <w:t xml:space="preserve">ei haamusta yksin fraassii, mutta seisothaan adjektiivin </w:t>
      </w:r>
      <w:r w:rsidR="0075485B">
        <w:t>(</w:t>
      </w:r>
      <w:del w:id="2018" w:author="Information Services" w:date="2015-11-22T15:08:00Z">
        <w:r w:rsidRPr="00CB1CAA" w:rsidDel="002F7AC9">
          <w:delText>1</w:delText>
        </w:r>
      </w:del>
      <w:ins w:id="2019" w:author="Information Services" w:date="2015-11-22T15:08:00Z">
        <w:r w:rsidR="002F7AC9">
          <w:t>4</w:t>
        </w:r>
      </w:ins>
      <w:r w:rsidRPr="00CB1CAA">
        <w:t xml:space="preserve">) eli adverbin </w:t>
      </w:r>
      <w:r w:rsidR="0075485B">
        <w:t>(</w:t>
      </w:r>
      <w:del w:id="2020" w:author="Information Services" w:date="2015-11-22T15:09:00Z">
        <w:r w:rsidRPr="00CB1CAA" w:rsidDel="002F7AC9">
          <w:delText>2</w:delText>
        </w:r>
      </w:del>
      <w:ins w:id="2021" w:author="Information Services" w:date="2015-11-22T15:09:00Z">
        <w:r w:rsidR="002F7AC9">
          <w:t>5, 6</w:t>
        </w:r>
      </w:ins>
      <w:r w:rsidRPr="00CB1CAA">
        <w:t xml:space="preserve">) defineerauksena. Net </w:t>
      </w:r>
      <w:del w:id="2022" w:author="Information Services" w:date="2015-11-22T15:02:00Z">
        <w:r w:rsidRPr="00CB1CAA" w:rsidDel="00F36956">
          <w:delText>muistelhaan, missä määrin jotaki adjektiivin eli adverbin ilmoitta</w:delText>
        </w:r>
        <w:r w:rsidR="0008607B" w:rsidDel="00F36956">
          <w:delText>mmaa</w:delText>
        </w:r>
        <w:r w:rsidRPr="00CB1CAA" w:rsidDel="00F36956">
          <w:delText xml:space="preserve"> omituisuutta oon. </w:delText>
        </w:r>
      </w:del>
      <w:del w:id="2023" w:author="Information Services" w:date="2015-11-22T15:04:00Z">
        <w:r w:rsidRPr="00CB1CAA" w:rsidDel="00F36956">
          <w:delText>Esimerkkii:</w:delText>
        </w:r>
      </w:del>
    </w:p>
    <w:p w14:paraId="1270CD70" w14:textId="1A1181E8" w:rsidR="00F36956" w:rsidRDefault="00F36956" w:rsidP="00120B75">
      <w:pPr>
        <w:rPr>
          <w:ins w:id="2024" w:author="Information Services" w:date="2015-11-22T15:05:00Z"/>
        </w:rPr>
      </w:pPr>
      <w:ins w:id="2025" w:author="Information Services" w:date="2015-11-22T15:04:00Z">
        <w:r>
          <w:t xml:space="preserve">(1) </w:t>
        </w:r>
      </w:ins>
      <w:ins w:id="2026" w:author="Information Services" w:date="2015-11-22T15:07:00Z">
        <w:r w:rsidR="002F7AC9">
          <w:t>[</w:t>
        </w:r>
      </w:ins>
      <w:ins w:id="2027" w:author="Information Services" w:date="2015-11-22T15:04:00Z">
        <w:r w:rsidRPr="002F7AC9">
          <w:rPr>
            <w:i/>
            <w:rPrChange w:id="2028" w:author="Information Services" w:date="2015-11-22T15:06:00Z">
              <w:rPr/>
            </w:rPrChange>
          </w:rPr>
          <w:t>Kunka</w:t>
        </w:r>
      </w:ins>
      <w:ins w:id="2029" w:author="Information Services" w:date="2015-11-22T15:05:00Z">
        <w:r w:rsidR="002F7AC9">
          <w:t xml:space="preserve"> ahkera</w:t>
        </w:r>
      </w:ins>
      <w:ins w:id="2030" w:author="Information Services" w:date="2015-11-22T15:07:00Z">
        <w:r w:rsidR="002F7AC9">
          <w:t>]</w:t>
        </w:r>
      </w:ins>
      <w:ins w:id="2031" w:author="Information Services" w:date="2015-11-22T15:05:00Z">
        <w:r w:rsidR="002F7AC9">
          <w:t xml:space="preserve"> Matti on?</w:t>
        </w:r>
      </w:ins>
    </w:p>
    <w:p w14:paraId="378024CB" w14:textId="293E7176" w:rsidR="002F7AC9" w:rsidRDefault="002F7AC9" w:rsidP="00120B75">
      <w:pPr>
        <w:rPr>
          <w:ins w:id="2032" w:author="Information Services" w:date="2015-11-22T15:05:00Z"/>
        </w:rPr>
      </w:pPr>
      <w:ins w:id="2033" w:author="Information Services" w:date="2015-11-22T15:05:00Z">
        <w:r>
          <w:t xml:space="preserve">(2) </w:t>
        </w:r>
      </w:ins>
      <w:ins w:id="2034" w:author="Information Services" w:date="2015-11-22T15:07:00Z">
        <w:r>
          <w:t>[</w:t>
        </w:r>
      </w:ins>
      <w:ins w:id="2035" w:author="Information Services" w:date="2015-11-22T15:05:00Z">
        <w:r w:rsidRPr="002F7AC9">
          <w:rPr>
            <w:i/>
            <w:rPrChange w:id="2036" w:author="Information Services" w:date="2015-11-22T15:06:00Z">
              <w:rPr/>
            </w:rPrChange>
          </w:rPr>
          <w:t>Kunka</w:t>
        </w:r>
        <w:r>
          <w:t xml:space="preserve"> varhain</w:t>
        </w:r>
      </w:ins>
      <w:ins w:id="2037" w:author="Information Services" w:date="2015-11-22T15:07:00Z">
        <w:r>
          <w:t>]</w:t>
        </w:r>
      </w:ins>
      <w:ins w:id="2038" w:author="Information Services" w:date="2015-11-22T15:05:00Z">
        <w:r>
          <w:t xml:space="preserve"> tet tulitta?</w:t>
        </w:r>
      </w:ins>
    </w:p>
    <w:p w14:paraId="713B164C" w14:textId="464AE4CA" w:rsidR="002F7AC9" w:rsidRPr="00CB1CAA" w:rsidRDefault="002F7AC9" w:rsidP="00120B75">
      <w:ins w:id="2039" w:author="Information Services" w:date="2015-11-22T15:06:00Z">
        <w:r>
          <w:t xml:space="preserve">(3) </w:t>
        </w:r>
      </w:ins>
      <w:ins w:id="2040" w:author="Information Services" w:date="2015-11-22T15:07:00Z">
        <w:r>
          <w:t>[</w:t>
        </w:r>
      </w:ins>
      <w:ins w:id="2041" w:author="Information Services" w:date="2015-11-22T15:06:00Z">
        <w:r w:rsidRPr="002F7AC9">
          <w:rPr>
            <w:i/>
            <w:rPrChange w:id="2042" w:author="Information Services" w:date="2015-11-22T15:07:00Z">
              <w:rPr/>
            </w:rPrChange>
          </w:rPr>
          <w:t>Kunka</w:t>
        </w:r>
        <w:r>
          <w:t xml:space="preserve"> paljon</w:t>
        </w:r>
      </w:ins>
      <w:ins w:id="2043" w:author="Information Services" w:date="2015-11-22T15:07:00Z">
        <w:r>
          <w:t>]</w:t>
        </w:r>
      </w:ins>
      <w:ins w:id="2044" w:author="Information Services" w:date="2015-11-22T15:06:00Z">
        <w:r>
          <w:t xml:space="preserve"> turska maksaa?</w:t>
        </w:r>
      </w:ins>
    </w:p>
    <w:p w14:paraId="4F8A6EF3" w14:textId="1B253D61" w:rsidR="00120B75" w:rsidRPr="00CB1CAA" w:rsidRDefault="0075485B" w:rsidP="00120B75">
      <w:r>
        <w:t>(</w:t>
      </w:r>
      <w:del w:id="2045" w:author="Information Services" w:date="2015-11-22T15:08:00Z">
        <w:r w:rsidR="00120B75" w:rsidRPr="00CB1CAA" w:rsidDel="002F7AC9">
          <w:delText>1</w:delText>
        </w:r>
      </w:del>
      <w:ins w:id="2046" w:author="Information Services" w:date="2015-11-22T15:08:00Z">
        <w:r w:rsidR="002F7AC9">
          <w:t>4</w:t>
        </w:r>
      </w:ins>
      <w:r w:rsidR="00120B75" w:rsidRPr="00CB1CAA">
        <w:t xml:space="preserve">) Matti oon </w:t>
      </w:r>
      <w:r w:rsidR="00DF5B21">
        <w:t>[</w:t>
      </w:r>
      <w:r w:rsidR="00120B75" w:rsidRPr="00CB1CAA">
        <w:rPr>
          <w:i/>
        </w:rPr>
        <w:t>hirmu</w:t>
      </w:r>
      <w:r w:rsidR="007D7BDC">
        <w:rPr>
          <w:i/>
        </w:rPr>
        <w:t xml:space="preserve"> </w:t>
      </w:r>
      <w:r w:rsidR="0098090B" w:rsidRPr="0098090B">
        <w:t>/</w:t>
      </w:r>
      <w:r w:rsidR="007D7BDC">
        <w:rPr>
          <w:i/>
        </w:rPr>
        <w:t xml:space="preserve"> </w:t>
      </w:r>
      <w:r w:rsidR="00120B75" w:rsidRPr="00CB1CAA">
        <w:rPr>
          <w:i/>
        </w:rPr>
        <w:t>lii</w:t>
      </w:r>
      <w:r w:rsidR="001B127A" w:rsidRPr="001B127A">
        <w:t>(</w:t>
      </w:r>
      <w:r w:rsidR="00120B75" w:rsidRPr="00CB1CAA">
        <w:rPr>
          <w:i/>
        </w:rPr>
        <w:t>j</w:t>
      </w:r>
      <w:r w:rsidR="001B127A" w:rsidRPr="001B127A">
        <w:t>)</w:t>
      </w:r>
      <w:r w:rsidR="00120B75" w:rsidRPr="00CB1CAA">
        <w:rPr>
          <w:i/>
        </w:rPr>
        <w:t xml:space="preserve">an </w:t>
      </w:r>
      <w:r w:rsidR="00BA1173" w:rsidRPr="00BA1173">
        <w:t>~</w:t>
      </w:r>
      <w:r w:rsidR="00120B75" w:rsidRPr="00CB1CAA">
        <w:rPr>
          <w:i/>
        </w:rPr>
        <w:t xml:space="preserve"> liika</w:t>
      </w:r>
      <w:r w:rsidR="007D7BDC">
        <w:rPr>
          <w:i/>
        </w:rPr>
        <w:t xml:space="preserve"> </w:t>
      </w:r>
      <w:r w:rsidR="0098090B" w:rsidRPr="0098090B">
        <w:t>/</w:t>
      </w:r>
      <w:r w:rsidR="007D7BDC">
        <w:rPr>
          <w:i/>
        </w:rPr>
        <w:t xml:space="preserve"> </w:t>
      </w:r>
      <w:r w:rsidR="00120B75" w:rsidRPr="00CB1CAA">
        <w:rPr>
          <w:i/>
        </w:rPr>
        <w:t>melkhein</w:t>
      </w:r>
      <w:r w:rsidR="00FE48B3">
        <w:rPr>
          <w:i/>
        </w:rPr>
        <w:t xml:space="preserve"> </w:t>
      </w:r>
      <w:r w:rsidR="00BA1173" w:rsidRPr="00BA1173">
        <w:t>~</w:t>
      </w:r>
      <w:r w:rsidR="00FE48B3">
        <w:rPr>
          <w:i/>
        </w:rPr>
        <w:t xml:space="preserve"> melkheen</w:t>
      </w:r>
      <w:r w:rsidR="007D7BDC">
        <w:rPr>
          <w:i/>
        </w:rPr>
        <w:t xml:space="preserve"> </w:t>
      </w:r>
      <w:r w:rsidR="0098090B" w:rsidRPr="0098090B">
        <w:t>/</w:t>
      </w:r>
      <w:r w:rsidR="007D7BDC">
        <w:rPr>
          <w:i/>
        </w:rPr>
        <w:t xml:space="preserve"> </w:t>
      </w:r>
      <w:r w:rsidR="00120B75" w:rsidRPr="00CB1CAA">
        <w:rPr>
          <w:i/>
        </w:rPr>
        <w:t>kovin</w:t>
      </w:r>
      <w:r w:rsidR="007D7BDC">
        <w:rPr>
          <w:i/>
        </w:rPr>
        <w:t xml:space="preserve"> </w:t>
      </w:r>
      <w:r w:rsidR="0098090B" w:rsidRPr="0098090B">
        <w:t>/</w:t>
      </w:r>
      <w:r w:rsidR="007D7BDC">
        <w:rPr>
          <w:i/>
        </w:rPr>
        <w:t xml:space="preserve"> </w:t>
      </w:r>
      <w:r w:rsidR="00120B75" w:rsidRPr="00CB1CAA">
        <w:rPr>
          <w:i/>
        </w:rPr>
        <w:t>niin</w:t>
      </w:r>
      <w:r w:rsidR="00120B75" w:rsidRPr="00CB1CAA">
        <w:t xml:space="preserve"> ahkera</w:t>
      </w:r>
      <w:r w:rsidR="00DF5B21">
        <w:t>]</w:t>
      </w:r>
      <w:r w:rsidR="00120B75" w:rsidRPr="00CB1CAA">
        <w:t>.</w:t>
      </w:r>
    </w:p>
    <w:p w14:paraId="6794A3A5" w14:textId="7C7C2222" w:rsidR="00F36956" w:rsidRDefault="0075485B" w:rsidP="00120B75">
      <w:pPr>
        <w:rPr>
          <w:ins w:id="2047" w:author="Information Services" w:date="2015-11-22T15:07:00Z"/>
        </w:rPr>
      </w:pPr>
      <w:r>
        <w:t>(</w:t>
      </w:r>
      <w:del w:id="2048" w:author="Information Services" w:date="2015-11-22T15:08:00Z">
        <w:r w:rsidR="00120B75" w:rsidRPr="00CB1CAA" w:rsidDel="002F7AC9">
          <w:delText>2</w:delText>
        </w:r>
      </w:del>
      <w:ins w:id="2049" w:author="Information Services" w:date="2015-11-22T15:08:00Z">
        <w:r w:rsidR="002F7AC9">
          <w:t>5</w:t>
        </w:r>
      </w:ins>
      <w:r w:rsidR="00120B75" w:rsidRPr="00CB1CAA">
        <w:t xml:space="preserve">) Met tulima </w:t>
      </w:r>
      <w:r w:rsidR="00DF5B21">
        <w:t>[</w:t>
      </w:r>
      <w:r w:rsidR="00120B75" w:rsidRPr="00CB1CAA">
        <w:rPr>
          <w:i/>
        </w:rPr>
        <w:t>hirmu</w:t>
      </w:r>
      <w:r w:rsidR="007D7BDC">
        <w:rPr>
          <w:i/>
        </w:rPr>
        <w:t xml:space="preserve"> </w:t>
      </w:r>
      <w:r w:rsidR="0098090B" w:rsidRPr="0098090B">
        <w:t>/</w:t>
      </w:r>
      <w:r w:rsidR="007D7BDC">
        <w:rPr>
          <w:i/>
        </w:rPr>
        <w:t xml:space="preserve"> </w:t>
      </w:r>
      <w:r w:rsidR="00120B75" w:rsidRPr="00CB1CAA">
        <w:rPr>
          <w:i/>
        </w:rPr>
        <w:t>lii</w:t>
      </w:r>
      <w:r w:rsidR="001B127A" w:rsidRPr="001B127A">
        <w:t>(</w:t>
      </w:r>
      <w:r w:rsidR="00120B75" w:rsidRPr="00CB1CAA">
        <w:rPr>
          <w:i/>
        </w:rPr>
        <w:t>j</w:t>
      </w:r>
      <w:r w:rsidR="001B127A" w:rsidRPr="001B127A">
        <w:t>)</w:t>
      </w:r>
      <w:r w:rsidR="00120B75" w:rsidRPr="00CB1CAA">
        <w:rPr>
          <w:i/>
        </w:rPr>
        <w:t xml:space="preserve">an </w:t>
      </w:r>
      <w:r w:rsidR="00BA1173" w:rsidRPr="00BA1173">
        <w:t>~</w:t>
      </w:r>
      <w:r w:rsidR="00120B75" w:rsidRPr="00CB1CAA">
        <w:rPr>
          <w:i/>
        </w:rPr>
        <w:t xml:space="preserve"> liika</w:t>
      </w:r>
      <w:r w:rsidR="007D7BDC">
        <w:rPr>
          <w:i/>
        </w:rPr>
        <w:t xml:space="preserve"> </w:t>
      </w:r>
      <w:r w:rsidR="0098090B" w:rsidRPr="0098090B">
        <w:t>/</w:t>
      </w:r>
      <w:r w:rsidR="00FF6776">
        <w:rPr>
          <w:i/>
        </w:rPr>
        <w:t xml:space="preserve"> </w:t>
      </w:r>
      <w:r w:rsidR="00120B75" w:rsidRPr="00CB1CAA">
        <w:rPr>
          <w:i/>
        </w:rPr>
        <w:t>melkhein</w:t>
      </w:r>
      <w:r w:rsidR="0092355B">
        <w:rPr>
          <w:i/>
        </w:rPr>
        <w:t xml:space="preserve"> </w:t>
      </w:r>
      <w:r w:rsidR="00BA1173" w:rsidRPr="00BA1173">
        <w:t>~</w:t>
      </w:r>
      <w:r w:rsidR="0092355B">
        <w:rPr>
          <w:i/>
        </w:rPr>
        <w:t xml:space="preserve"> melkheen</w:t>
      </w:r>
      <w:r w:rsidR="00FF6776">
        <w:rPr>
          <w:i/>
        </w:rPr>
        <w:t xml:space="preserve"> </w:t>
      </w:r>
      <w:r w:rsidR="0098090B" w:rsidRPr="0098090B">
        <w:t>/</w:t>
      </w:r>
      <w:r w:rsidR="00FF6776">
        <w:rPr>
          <w:i/>
        </w:rPr>
        <w:t xml:space="preserve"> </w:t>
      </w:r>
      <w:r w:rsidR="00120B75" w:rsidRPr="00CB1CAA">
        <w:rPr>
          <w:i/>
        </w:rPr>
        <w:t>kovin</w:t>
      </w:r>
      <w:r w:rsidR="00FF6776">
        <w:rPr>
          <w:i/>
        </w:rPr>
        <w:t xml:space="preserve"> </w:t>
      </w:r>
      <w:r w:rsidR="0098090B" w:rsidRPr="0098090B">
        <w:t>/</w:t>
      </w:r>
      <w:r w:rsidR="00FF6776">
        <w:rPr>
          <w:i/>
        </w:rPr>
        <w:t xml:space="preserve"> </w:t>
      </w:r>
      <w:r w:rsidR="00120B75" w:rsidRPr="00CB1CAA">
        <w:rPr>
          <w:i/>
        </w:rPr>
        <w:t>niin</w:t>
      </w:r>
      <w:r w:rsidR="00120B75" w:rsidRPr="00CB1CAA">
        <w:t xml:space="preserve"> varhain</w:t>
      </w:r>
      <w:r w:rsidR="00DF5B21">
        <w:t>]</w:t>
      </w:r>
      <w:r w:rsidR="00120B75" w:rsidRPr="00CB1CAA">
        <w:t>.</w:t>
      </w:r>
    </w:p>
    <w:p w14:paraId="4237FC83" w14:textId="2C4E51EB" w:rsidR="002F7AC9" w:rsidRPr="00CB1CAA" w:rsidRDefault="002F7AC9" w:rsidP="00120B75">
      <w:ins w:id="2050" w:author="Information Services" w:date="2015-11-22T15:07:00Z">
        <w:r>
          <w:t>(6) Turska maksaa [</w:t>
        </w:r>
        <w:r w:rsidRPr="00CB1CAA">
          <w:rPr>
            <w:i/>
          </w:rPr>
          <w:t>hirmu</w:t>
        </w:r>
        <w:r>
          <w:rPr>
            <w:i/>
          </w:rPr>
          <w:t xml:space="preserve"> </w:t>
        </w:r>
        <w:r w:rsidRPr="0098090B">
          <w:t>/</w:t>
        </w:r>
        <w:r>
          <w:rPr>
            <w:i/>
          </w:rPr>
          <w:t xml:space="preserve"> </w:t>
        </w:r>
        <w:r w:rsidRPr="00CB1CAA">
          <w:rPr>
            <w:i/>
          </w:rPr>
          <w:t>lii</w:t>
        </w:r>
        <w:r w:rsidRPr="001B127A">
          <w:t>(</w:t>
        </w:r>
        <w:r w:rsidRPr="00CB1CAA">
          <w:rPr>
            <w:i/>
          </w:rPr>
          <w:t>j</w:t>
        </w:r>
        <w:r w:rsidRPr="001B127A">
          <w:t>)</w:t>
        </w:r>
        <w:r w:rsidRPr="00CB1CAA">
          <w:rPr>
            <w:i/>
          </w:rPr>
          <w:t xml:space="preserve">an </w:t>
        </w:r>
        <w:r w:rsidRPr="00BA1173">
          <w:t>~</w:t>
        </w:r>
        <w:r w:rsidRPr="00CB1CAA">
          <w:rPr>
            <w:i/>
          </w:rPr>
          <w:t xml:space="preserve"> liika</w:t>
        </w:r>
        <w:r>
          <w:rPr>
            <w:i/>
          </w:rPr>
          <w:t xml:space="preserve"> </w:t>
        </w:r>
        <w:r w:rsidRPr="0098090B">
          <w:t>/</w:t>
        </w:r>
        <w:r>
          <w:rPr>
            <w:i/>
          </w:rPr>
          <w:t xml:space="preserve"> </w:t>
        </w:r>
        <w:r w:rsidRPr="00CB1CAA">
          <w:rPr>
            <w:i/>
          </w:rPr>
          <w:t>melkhein</w:t>
        </w:r>
        <w:r>
          <w:rPr>
            <w:i/>
          </w:rPr>
          <w:t xml:space="preserve"> </w:t>
        </w:r>
        <w:r w:rsidRPr="00BA1173">
          <w:t>~</w:t>
        </w:r>
        <w:r>
          <w:rPr>
            <w:i/>
          </w:rPr>
          <w:t xml:space="preserve"> melkheen </w:t>
        </w:r>
        <w:r w:rsidRPr="0098090B">
          <w:t>/</w:t>
        </w:r>
        <w:r>
          <w:rPr>
            <w:i/>
          </w:rPr>
          <w:t xml:space="preserve"> </w:t>
        </w:r>
        <w:r w:rsidRPr="00CB1CAA">
          <w:rPr>
            <w:i/>
          </w:rPr>
          <w:t>kovin</w:t>
        </w:r>
        <w:r>
          <w:rPr>
            <w:i/>
          </w:rPr>
          <w:t xml:space="preserve"> </w:t>
        </w:r>
        <w:r w:rsidRPr="0098090B">
          <w:t>/</w:t>
        </w:r>
        <w:r>
          <w:rPr>
            <w:i/>
          </w:rPr>
          <w:t xml:space="preserve"> </w:t>
        </w:r>
        <w:r w:rsidRPr="00CB1CAA">
          <w:rPr>
            <w:i/>
          </w:rPr>
          <w:t>niin</w:t>
        </w:r>
        <w:r w:rsidRPr="00CB1CAA">
          <w:t xml:space="preserve"> </w:t>
        </w:r>
      </w:ins>
      <w:ins w:id="2051" w:author="Information Services" w:date="2015-11-22T15:08:00Z">
        <w:r>
          <w:t>paljon</w:t>
        </w:r>
      </w:ins>
      <w:ins w:id="2052" w:author="Information Services" w:date="2015-11-22T15:07:00Z">
        <w:r>
          <w:t>]</w:t>
        </w:r>
        <w:r w:rsidRPr="00CB1CAA">
          <w:t>.</w:t>
        </w:r>
      </w:ins>
    </w:p>
    <w:p w14:paraId="0390F29C" w14:textId="77777777" w:rsidR="00120B75" w:rsidRPr="00CB1CAA" w:rsidRDefault="00120B75" w:rsidP="00120B75">
      <w:r w:rsidRPr="00CB1CAA">
        <w:t>Graadiadverbiita oon seuraaviita tyyppii:</w:t>
      </w:r>
    </w:p>
    <w:p w14:paraId="199F16D1" w14:textId="77777777" w:rsidR="00F904D4" w:rsidRDefault="00120B75" w:rsidP="00083FB5">
      <w:pPr>
        <w:pStyle w:val="Overskrift3"/>
      </w:pPr>
      <w:bookmarkStart w:id="2053" w:name="_Toc226789858"/>
      <w:bookmarkStart w:id="2054" w:name="_Toc241129384"/>
      <w:bookmarkStart w:id="2055" w:name="_Toc311273970"/>
      <w:r w:rsidRPr="00CB1CAA">
        <w:t xml:space="preserve">Adjektiivista laitetut </w:t>
      </w:r>
      <w:r w:rsidR="0069761C">
        <w:t xml:space="preserve">omituisuuđen paljouđen </w:t>
      </w:r>
      <w:r w:rsidRPr="00CB1CAA">
        <w:t>adverbit</w:t>
      </w:r>
      <w:bookmarkEnd w:id="2053"/>
      <w:bookmarkEnd w:id="2054"/>
      <w:bookmarkEnd w:id="2055"/>
    </w:p>
    <w:p w14:paraId="59A799DF" w14:textId="515A8B4E" w:rsidR="00F904D4" w:rsidRDefault="00120B75" w:rsidP="00120B75">
      <w:r w:rsidRPr="0069761C">
        <w:t xml:space="preserve">Tavalissiin </w:t>
      </w:r>
      <w:r w:rsidR="00950646" w:rsidRPr="0069761C">
        <w:t>gra</w:t>
      </w:r>
      <w:r w:rsidR="00A54403" w:rsidRPr="0069761C">
        <w:t>a</w:t>
      </w:r>
      <w:r w:rsidR="00950646" w:rsidRPr="0069761C">
        <w:t>di</w:t>
      </w:r>
      <w:r w:rsidR="00E30C33" w:rsidRPr="0069761C">
        <w:t>adverbiitten</w:t>
      </w:r>
      <w:r w:rsidR="00950646">
        <w:t xml:space="preserve"> </w:t>
      </w:r>
      <w:r w:rsidRPr="00CB1CAA">
        <w:t>tyyppi</w:t>
      </w:r>
      <w:r w:rsidR="00E47A37">
        <w:t xml:space="preserve"> oon</w:t>
      </w:r>
      <w:r w:rsidRPr="00CB1CAA">
        <w:t xml:space="preserve"> </w:t>
      </w:r>
      <w:r w:rsidR="0069761C" w:rsidRPr="0069761C">
        <w:rPr>
          <w:smallCaps/>
        </w:rPr>
        <w:t>adjektiivista laitetut omituisuuden paljouđen adverbit</w:t>
      </w:r>
      <w:r w:rsidR="00F86CBF">
        <w:rPr>
          <w:smallCaps/>
        </w:rPr>
        <w:t xml:space="preserve">, </w:t>
      </w:r>
      <w:r w:rsidR="00F86CBF">
        <w:t xml:space="preserve">mikkä oon </w:t>
      </w:r>
      <w:r w:rsidR="00A27713">
        <w:t>genitiiv</w:t>
      </w:r>
      <w:r w:rsidR="001F1E17">
        <w:t xml:space="preserve">in </w:t>
      </w:r>
      <w:r w:rsidR="0069761C">
        <w:t>haamun kans identtisessä haamussa</w:t>
      </w:r>
      <w:r w:rsidRPr="00CB1CAA">
        <w:t xml:space="preserve"> </w:t>
      </w:r>
      <w:r w:rsidR="0075485B">
        <w:t>(</w:t>
      </w:r>
      <w:r w:rsidR="00F86CBF">
        <w:t xml:space="preserve">1, 2) ja </w:t>
      </w:r>
      <w:r w:rsidRPr="00CB1CAA">
        <w:t>ilmoitethaan, ette omituisuutta oon paljon</w:t>
      </w:r>
      <w:r w:rsidR="00F904D4">
        <w:t>.</w:t>
      </w:r>
    </w:p>
    <w:p w14:paraId="62BC816F" w14:textId="3103A724" w:rsidR="00120B75" w:rsidRPr="00CB1CAA" w:rsidRDefault="0075485B" w:rsidP="00120B75">
      <w:r>
        <w:t>(</w:t>
      </w:r>
      <w:r w:rsidR="00120B75" w:rsidRPr="00CB1CAA">
        <w:t>1) Ruoka oli [</w:t>
      </w:r>
      <w:r w:rsidR="00120B75" w:rsidRPr="00CB1CAA">
        <w:rPr>
          <w:i/>
        </w:rPr>
        <w:t xml:space="preserve">kauheen </w:t>
      </w:r>
      <w:r w:rsidR="00BA1173" w:rsidRPr="00BA1173">
        <w:t>~</w:t>
      </w:r>
      <w:r w:rsidR="00120B75" w:rsidRPr="00CB1CAA">
        <w:rPr>
          <w:i/>
        </w:rPr>
        <w:t xml:space="preserve"> kauhean </w:t>
      </w:r>
      <w:r w:rsidR="00BA1173" w:rsidRPr="00BA1173">
        <w:t>~</w:t>
      </w:r>
      <w:r w:rsidR="00120B75" w:rsidRPr="00CB1CAA">
        <w:rPr>
          <w:i/>
        </w:rPr>
        <w:t xml:space="preserve"> kauhian </w:t>
      </w:r>
      <w:r w:rsidR="00120B75" w:rsidRPr="00CB1CAA">
        <w:t>/</w:t>
      </w:r>
      <w:r w:rsidR="00120B75" w:rsidRPr="00CB1CAA">
        <w:rPr>
          <w:i/>
        </w:rPr>
        <w:t xml:space="preserve"> hirveen </w:t>
      </w:r>
      <w:r w:rsidR="00BA1173" w:rsidRPr="00BA1173">
        <w:t>~</w:t>
      </w:r>
      <w:r w:rsidR="00120B75" w:rsidRPr="00CB1CAA">
        <w:rPr>
          <w:i/>
        </w:rPr>
        <w:t xml:space="preserve"> hirveän </w:t>
      </w:r>
      <w:r w:rsidR="00BA1173" w:rsidRPr="00BA1173">
        <w:t>~</w:t>
      </w:r>
      <w:r w:rsidR="00120B75" w:rsidRPr="00CB1CAA">
        <w:rPr>
          <w:i/>
        </w:rPr>
        <w:t xml:space="preserve"> hirviän </w:t>
      </w:r>
      <w:r w:rsidR="00120B75" w:rsidRPr="00CB1CAA">
        <w:t>/</w:t>
      </w:r>
      <w:r w:rsidR="00120B75" w:rsidRPr="00CB1CAA">
        <w:rPr>
          <w:i/>
        </w:rPr>
        <w:t xml:space="preserve"> kamalan </w:t>
      </w:r>
      <w:r w:rsidR="00120B75" w:rsidRPr="00CB1CAA">
        <w:t>/</w:t>
      </w:r>
      <w:r w:rsidR="00120B75" w:rsidRPr="00CB1CAA">
        <w:rPr>
          <w:i/>
        </w:rPr>
        <w:t xml:space="preserve"> hirmun </w:t>
      </w:r>
      <w:r w:rsidR="00120B75" w:rsidRPr="00CB1CAA">
        <w:t>/</w:t>
      </w:r>
      <w:r w:rsidR="00120B75" w:rsidRPr="00CB1CAA">
        <w:rPr>
          <w:i/>
        </w:rPr>
        <w:t xml:space="preserve"> hirmu</w:t>
      </w:r>
      <w:r>
        <w:t>(</w:t>
      </w:r>
      <w:r w:rsidR="00120B75" w:rsidRPr="00CB1CAA">
        <w:rPr>
          <w:i/>
        </w:rPr>
        <w:t>i</w:t>
      </w:r>
      <w:r w:rsidR="00120B75" w:rsidRPr="00CB1CAA">
        <w:t>)</w:t>
      </w:r>
      <w:r w:rsidR="00120B75" w:rsidRPr="00CB1CAA">
        <w:rPr>
          <w:i/>
        </w:rPr>
        <w:t xml:space="preserve">sen </w:t>
      </w:r>
      <w:r w:rsidR="00120B75" w:rsidRPr="00CB1CAA">
        <w:t>hyvä ].</w:t>
      </w:r>
    </w:p>
    <w:p w14:paraId="74BE6260" w14:textId="6355D646" w:rsidR="00120B75" w:rsidRPr="00CB1CAA" w:rsidRDefault="0075485B" w:rsidP="00120B75">
      <w:r>
        <w:t>(</w:t>
      </w:r>
      <w:r w:rsidR="00120B75" w:rsidRPr="00CB1CAA">
        <w:t xml:space="preserve">2) Mie hihtasin eilen </w:t>
      </w:r>
      <w:r w:rsidR="00DF5B21">
        <w:t>[</w:t>
      </w:r>
      <w:r w:rsidR="00120B75" w:rsidRPr="00CB1CAA">
        <w:rPr>
          <w:i/>
        </w:rPr>
        <w:t xml:space="preserve">kauheen </w:t>
      </w:r>
      <w:r w:rsidR="00BA1173" w:rsidRPr="00BA1173">
        <w:t>~</w:t>
      </w:r>
      <w:r w:rsidR="00120B75" w:rsidRPr="00CB1CAA">
        <w:rPr>
          <w:i/>
        </w:rPr>
        <w:t xml:space="preserve"> kauhean </w:t>
      </w:r>
      <w:r w:rsidR="00BA1173" w:rsidRPr="00BA1173">
        <w:t>~</w:t>
      </w:r>
      <w:r w:rsidR="00120B75" w:rsidRPr="00CB1CAA">
        <w:rPr>
          <w:i/>
        </w:rPr>
        <w:t xml:space="preserve"> kauhian</w:t>
      </w:r>
      <w:r w:rsidR="00AE257F">
        <w:t xml:space="preserve"> /</w:t>
      </w:r>
      <w:r w:rsidR="00120B75" w:rsidRPr="00CB1CAA">
        <w:rPr>
          <w:i/>
        </w:rPr>
        <w:t xml:space="preserve"> hirveen </w:t>
      </w:r>
      <w:r w:rsidR="00BA1173" w:rsidRPr="00BA1173">
        <w:t>~</w:t>
      </w:r>
      <w:r w:rsidR="00120B75" w:rsidRPr="00CB1CAA">
        <w:rPr>
          <w:i/>
        </w:rPr>
        <w:t xml:space="preserve"> hirveän </w:t>
      </w:r>
      <w:r w:rsidR="00BA1173" w:rsidRPr="00BA1173">
        <w:t>~</w:t>
      </w:r>
      <w:r w:rsidR="00120B75" w:rsidRPr="00CB1CAA">
        <w:rPr>
          <w:i/>
        </w:rPr>
        <w:t xml:space="preserve"> hirviän</w:t>
      </w:r>
      <w:r w:rsidR="00AE257F">
        <w:t xml:space="preserve"> /</w:t>
      </w:r>
      <w:r w:rsidR="00120B75" w:rsidRPr="00CB1CAA">
        <w:rPr>
          <w:i/>
        </w:rPr>
        <w:t xml:space="preserve"> kamalan</w:t>
      </w:r>
      <w:r w:rsidR="00AE257F">
        <w:t xml:space="preserve"> /</w:t>
      </w:r>
      <w:r w:rsidR="000C3208">
        <w:rPr>
          <w:i/>
        </w:rPr>
        <w:t xml:space="preserve"> hirm</w:t>
      </w:r>
      <w:r w:rsidR="00BA1173" w:rsidRPr="00BA1173">
        <w:t>(</w:t>
      </w:r>
      <w:r w:rsidR="00120B75" w:rsidRPr="00CB1CAA">
        <w:rPr>
          <w:i/>
        </w:rPr>
        <w:t>n</w:t>
      </w:r>
      <w:r w:rsidR="00AE257F">
        <w:t xml:space="preserve"> ~</w:t>
      </w:r>
      <w:r w:rsidR="00120B75" w:rsidRPr="00CB1CAA">
        <w:rPr>
          <w:i/>
        </w:rPr>
        <w:t xml:space="preserve"> hirmu</w:t>
      </w:r>
      <w:r w:rsidR="001B127A" w:rsidRPr="001B127A">
        <w:t>(</w:t>
      </w:r>
      <w:r w:rsidR="00120B75" w:rsidRPr="00CB1CAA">
        <w:rPr>
          <w:i/>
        </w:rPr>
        <w:t>i</w:t>
      </w:r>
      <w:r w:rsidR="001B127A" w:rsidRPr="001B127A">
        <w:t>)</w:t>
      </w:r>
      <w:r w:rsidR="00120B75" w:rsidRPr="00CB1CAA">
        <w:rPr>
          <w:i/>
        </w:rPr>
        <w:t xml:space="preserve">sen </w:t>
      </w:r>
      <w:r w:rsidR="00120B75" w:rsidRPr="00CB1CAA">
        <w:t>paljon / kau</w:t>
      </w:r>
      <w:r>
        <w:t>(</w:t>
      </w:r>
      <w:r w:rsidR="00120B75" w:rsidRPr="00CB1CAA">
        <w:t>v)an</w:t>
      </w:r>
      <w:r w:rsidR="00DF5B21">
        <w:t>]</w:t>
      </w:r>
      <w:r w:rsidR="00120B75" w:rsidRPr="00CB1CAA">
        <w:t>.</w:t>
      </w:r>
    </w:p>
    <w:p w14:paraId="46D10206" w14:textId="686961E8" w:rsidR="00120B75" w:rsidRPr="00CB1CAA" w:rsidRDefault="00120B75" w:rsidP="00120B75">
      <w:r w:rsidRPr="00CB1CAA">
        <w:t xml:space="preserve">Se oon mahđolinen käyttäät samassa funksuunissa kans </w:t>
      </w:r>
      <w:r w:rsidRPr="00CB1CAA">
        <w:rPr>
          <w:i/>
        </w:rPr>
        <w:t>sti</w:t>
      </w:r>
      <w:r w:rsidRPr="00CB1CAA">
        <w:t xml:space="preserve">-adverbii </w:t>
      </w:r>
      <w:r w:rsidR="0075485B">
        <w:t>(</w:t>
      </w:r>
      <w:r w:rsidRPr="00CB1CAA">
        <w:t>3).</w:t>
      </w:r>
    </w:p>
    <w:p w14:paraId="5B47717A" w14:textId="0FDE73A1" w:rsidR="00120B75" w:rsidRPr="00CB1CAA" w:rsidRDefault="0075485B" w:rsidP="00120B75">
      <w:r>
        <w:t>(</w:t>
      </w:r>
      <w:r w:rsidR="00120B75" w:rsidRPr="00CB1CAA">
        <w:t>3) Mie nukuin viimi yönä</w:t>
      </w:r>
      <w:r w:rsidR="00120B75" w:rsidRPr="00CB1CAA">
        <w:rPr>
          <w:i/>
        </w:rPr>
        <w:t xml:space="preserve"> </w:t>
      </w:r>
      <w:r w:rsidR="00120B75" w:rsidRPr="00CB1CAA">
        <w:t>[</w:t>
      </w:r>
      <w:r w:rsidR="00120B75" w:rsidRPr="00CB1CAA">
        <w:rPr>
          <w:i/>
        </w:rPr>
        <w:t xml:space="preserve">kauheesti </w:t>
      </w:r>
      <w:r w:rsidR="00BA1173" w:rsidRPr="00BA1173">
        <w:t>~</w:t>
      </w:r>
      <w:r w:rsidR="00120B75" w:rsidRPr="00CB1CAA">
        <w:rPr>
          <w:i/>
        </w:rPr>
        <w:t xml:space="preserve"> kauheasti </w:t>
      </w:r>
      <w:r w:rsidR="00BA1173" w:rsidRPr="00BA1173">
        <w:t>~</w:t>
      </w:r>
      <w:r w:rsidR="00120B75" w:rsidRPr="00CB1CAA">
        <w:rPr>
          <w:i/>
        </w:rPr>
        <w:t xml:space="preserve"> kauhiasti </w:t>
      </w:r>
      <w:r w:rsidR="00120B75" w:rsidRPr="00CB1CAA">
        <w:t>/</w:t>
      </w:r>
      <w:r w:rsidR="00120B75" w:rsidRPr="00CB1CAA">
        <w:rPr>
          <w:i/>
        </w:rPr>
        <w:t xml:space="preserve"> hirmu</w:t>
      </w:r>
      <w:r w:rsidRPr="0075485B">
        <w:t>(</w:t>
      </w:r>
      <w:r w:rsidR="00120B75" w:rsidRPr="00CB1CAA">
        <w:rPr>
          <w:i/>
        </w:rPr>
        <w:t>i</w:t>
      </w:r>
      <w:r w:rsidRPr="0075485B">
        <w:t>)</w:t>
      </w:r>
      <w:r w:rsidR="00120B75" w:rsidRPr="00CB1CAA">
        <w:rPr>
          <w:i/>
        </w:rPr>
        <w:t xml:space="preserve">sesti </w:t>
      </w:r>
      <w:r w:rsidR="00120B75" w:rsidRPr="00CB1CAA">
        <w:t>/</w:t>
      </w:r>
      <w:r w:rsidR="00120B75" w:rsidRPr="00CB1CAA">
        <w:rPr>
          <w:i/>
        </w:rPr>
        <w:t xml:space="preserve"> mah</w:t>
      </w:r>
      <w:r>
        <w:t>(</w:t>
      </w:r>
      <w:r w:rsidR="00120B75" w:rsidRPr="00CB1CAA">
        <w:rPr>
          <w:i/>
        </w:rPr>
        <w:t>đ</w:t>
      </w:r>
      <w:r w:rsidR="00120B75" w:rsidRPr="00CB1CAA">
        <w:t>)</w:t>
      </w:r>
      <w:r w:rsidR="00120B75" w:rsidRPr="00CB1CAA">
        <w:rPr>
          <w:i/>
        </w:rPr>
        <w:t>ottomasti</w:t>
      </w:r>
      <w:r w:rsidR="00120B75" w:rsidRPr="00CB1CAA">
        <w:t xml:space="preserve"> hyvin].</w:t>
      </w:r>
    </w:p>
    <w:p w14:paraId="5ED9323B" w14:textId="28326F09" w:rsidR="00120B75" w:rsidRPr="00CB1CAA" w:rsidRDefault="004E7D32" w:rsidP="00120B75">
      <w:r>
        <w:t>Sanoi</w:t>
      </w:r>
      <w:r w:rsidR="00120B75" w:rsidRPr="00CB1CAA">
        <w:t xml:space="preserve"> </w:t>
      </w:r>
      <w:r w:rsidR="00120B75" w:rsidRPr="00CB1CAA">
        <w:rPr>
          <w:i/>
        </w:rPr>
        <w:t>hirmu</w:t>
      </w:r>
      <w:r w:rsidR="00120B75" w:rsidRPr="00CB1CAA">
        <w:t xml:space="preserve"> ja</w:t>
      </w:r>
      <w:r w:rsidR="000A4B27">
        <w:t xml:space="preserve"> </w:t>
      </w:r>
      <w:r w:rsidR="00120B75" w:rsidRPr="00CB1CAA">
        <w:rPr>
          <w:i/>
        </w:rPr>
        <w:t>hirmu</w:t>
      </w:r>
      <w:r w:rsidR="0075485B" w:rsidRPr="0075485B">
        <w:t>(</w:t>
      </w:r>
      <w:r w:rsidR="00120B75" w:rsidRPr="00CB1CAA">
        <w:rPr>
          <w:i/>
        </w:rPr>
        <w:t>i</w:t>
      </w:r>
      <w:r w:rsidR="0075485B" w:rsidRPr="0075485B">
        <w:t>)</w:t>
      </w:r>
      <w:r w:rsidR="00120B75" w:rsidRPr="00CB1CAA">
        <w:rPr>
          <w:i/>
        </w:rPr>
        <w:t xml:space="preserve">nen </w:t>
      </w:r>
      <w:r w:rsidR="00120B75" w:rsidRPr="00CB1CAA">
        <w:t xml:space="preserve">käytethään graadiadverbina kans nominatiivin haamussa, niin ko </w:t>
      </w:r>
      <w:r w:rsidR="00120B75" w:rsidRPr="00CB1CAA">
        <w:rPr>
          <w:i/>
        </w:rPr>
        <w:t>hirmu kovat säät</w:t>
      </w:r>
      <w:r w:rsidR="00120B75" w:rsidRPr="00CB1CAA">
        <w:t xml:space="preserve">, </w:t>
      </w:r>
      <w:r w:rsidR="00120B75" w:rsidRPr="00CB1CAA">
        <w:rPr>
          <w:i/>
        </w:rPr>
        <w:t>hirmunen hyvä safti</w:t>
      </w:r>
      <w:r w:rsidR="001B127A" w:rsidRPr="001B127A">
        <w:t>.</w:t>
      </w:r>
    </w:p>
    <w:p w14:paraId="4D68E443" w14:textId="4756E9B7" w:rsidR="00120B75" w:rsidRPr="00CB1CAA" w:rsidRDefault="00120B75" w:rsidP="00120B75">
      <w:r w:rsidRPr="00CB1CAA">
        <w:t xml:space="preserve">Näjemä, ette </w:t>
      </w:r>
      <w:r w:rsidR="00173ACB">
        <w:t xml:space="preserve">näitten </w:t>
      </w:r>
      <w:r w:rsidRPr="00CB1CAA">
        <w:t>graad</w:t>
      </w:r>
      <w:r w:rsidR="00EA2DFF">
        <w:t>iad</w:t>
      </w:r>
      <w:r w:rsidR="00EF76F8">
        <w:t>verbiitten</w:t>
      </w:r>
      <w:r w:rsidR="000676E3">
        <w:t xml:space="preserve"> pohjana oon pitkältä</w:t>
      </w:r>
      <w:r w:rsidRPr="00CB1CAA">
        <w:t xml:space="preserve"> samat adjektiivit ko määrän </w:t>
      </w:r>
      <w:r w:rsidRPr="00CB1CAA">
        <w:rPr>
          <w:i/>
        </w:rPr>
        <w:t>sti</w:t>
      </w:r>
      <w:r w:rsidRPr="00CB1CAA">
        <w:t>-adverbiila.</w:t>
      </w:r>
    </w:p>
    <w:p w14:paraId="4C09CE95" w14:textId="77777777" w:rsidR="00120B75" w:rsidRPr="00CB1CAA" w:rsidRDefault="00120B75" w:rsidP="00013C27">
      <w:pPr>
        <w:pStyle w:val="Overskrift3"/>
      </w:pPr>
      <w:bookmarkStart w:id="2056" w:name="_Toc226789859"/>
      <w:bookmarkStart w:id="2057" w:name="_Toc241129385"/>
      <w:bookmarkStart w:id="2058" w:name="_Toc311273971"/>
      <w:r w:rsidRPr="00CB1CAA">
        <w:t>Muita omituisuuđen graadii ilmoittaavii adverbiita</w:t>
      </w:r>
      <w:bookmarkEnd w:id="2056"/>
      <w:bookmarkEnd w:id="2057"/>
      <w:bookmarkEnd w:id="2058"/>
    </w:p>
    <w:p w14:paraId="2F4707B7" w14:textId="020DC66F" w:rsidR="00120B75" w:rsidRPr="00CB1CAA" w:rsidRDefault="00120B75" w:rsidP="00120B75">
      <w:r w:rsidRPr="0069761C">
        <w:rPr>
          <w:smallCaps/>
        </w:rPr>
        <w:t>Omituisuuđ</w:t>
      </w:r>
      <w:r w:rsidR="00DF5B21" w:rsidRPr="0069761C">
        <w:rPr>
          <w:smallCaps/>
        </w:rPr>
        <w:t>en suhtheelista graadii ilmoitt</w:t>
      </w:r>
      <w:r w:rsidRPr="0069761C">
        <w:rPr>
          <w:smallCaps/>
        </w:rPr>
        <w:t>aavii adverbiita</w:t>
      </w:r>
      <w:r w:rsidRPr="00CB1CAA">
        <w:t xml:space="preserve"> oon esimerkiksi </w:t>
      </w:r>
      <w:r w:rsidR="0075485B">
        <w:t>(</w:t>
      </w:r>
      <w:r w:rsidRPr="00CB1CAA">
        <w:t xml:space="preserve">korkkee graadi) </w:t>
      </w:r>
      <w:r w:rsidRPr="00CB1CAA">
        <w:rPr>
          <w:i/>
        </w:rPr>
        <w:t>kovin</w:t>
      </w:r>
      <w:r w:rsidRPr="00CB1CAA">
        <w:t>,</w:t>
      </w:r>
      <w:r w:rsidRPr="00CB1CAA">
        <w:rPr>
          <w:i/>
        </w:rPr>
        <w:t xml:space="preserve"> aivan</w:t>
      </w:r>
      <w:r w:rsidRPr="00CB1CAA">
        <w:t>,</w:t>
      </w:r>
      <w:r w:rsidRPr="00CB1CAA">
        <w:rPr>
          <w:i/>
        </w:rPr>
        <w:t xml:space="preserve"> ihan</w:t>
      </w:r>
      <w:r w:rsidRPr="00CB1CAA">
        <w:t xml:space="preserve">, </w:t>
      </w:r>
      <w:r w:rsidR="0075485B">
        <w:t>(</w:t>
      </w:r>
      <w:r w:rsidRPr="00CB1CAA">
        <w:t xml:space="preserve">matalampi graadi) </w:t>
      </w:r>
      <w:r w:rsidRPr="00CB1CAA">
        <w:rPr>
          <w:i/>
        </w:rPr>
        <w:t>melkhein</w:t>
      </w:r>
      <w:r w:rsidR="00AF6B11">
        <w:rPr>
          <w:i/>
        </w:rPr>
        <w:t xml:space="preserve"> </w:t>
      </w:r>
      <w:r w:rsidR="00BA1173" w:rsidRPr="00BA1173">
        <w:t>~</w:t>
      </w:r>
      <w:r w:rsidR="00AF6B11">
        <w:rPr>
          <w:i/>
        </w:rPr>
        <w:t xml:space="preserve"> melkheen</w:t>
      </w:r>
      <w:r w:rsidRPr="00CB1CAA">
        <w:t xml:space="preserve">, </w:t>
      </w:r>
      <w:r w:rsidRPr="00CB1CAA">
        <w:rPr>
          <w:i/>
        </w:rPr>
        <w:t>joksiki</w:t>
      </w:r>
      <w:r w:rsidRPr="00CB1CAA">
        <w:t>,</w:t>
      </w:r>
      <w:r w:rsidRPr="00CB1CAA">
        <w:rPr>
          <w:i/>
        </w:rPr>
        <w:t xml:space="preserve"> kohta</w:t>
      </w:r>
      <w:r w:rsidRPr="00CB1CAA">
        <w:t xml:space="preserve">, </w:t>
      </w:r>
      <w:r w:rsidR="0075485B">
        <w:t>(</w:t>
      </w:r>
      <w:r w:rsidRPr="00CB1CAA">
        <w:t>riittä</w:t>
      </w:r>
      <w:r w:rsidR="002208EB">
        <w:t>ä</w:t>
      </w:r>
      <w:r w:rsidRPr="00CB1CAA">
        <w:t xml:space="preserve">vä graadi) </w:t>
      </w:r>
      <w:r w:rsidRPr="00CB1CAA">
        <w:rPr>
          <w:i/>
        </w:rPr>
        <w:t>nokko</w:t>
      </w:r>
      <w:r w:rsidRPr="00CB1CAA">
        <w:t xml:space="preserve">, </w:t>
      </w:r>
      <w:r w:rsidR="0075485B">
        <w:t>(</w:t>
      </w:r>
      <w:r w:rsidRPr="00CB1CAA">
        <w:t xml:space="preserve">liika korkkee graadi) </w:t>
      </w:r>
      <w:r w:rsidRPr="00CB1CAA">
        <w:rPr>
          <w:i/>
        </w:rPr>
        <w:t>lii</w:t>
      </w:r>
      <w:r w:rsidR="001B127A" w:rsidRPr="001B127A">
        <w:t>(</w:t>
      </w:r>
      <w:r w:rsidR="002208EB">
        <w:rPr>
          <w:i/>
        </w:rPr>
        <w:t>j</w:t>
      </w:r>
      <w:r w:rsidR="001B127A" w:rsidRPr="001B127A">
        <w:t>)</w:t>
      </w:r>
      <w:r w:rsidRPr="00CB1CAA">
        <w:rPr>
          <w:i/>
        </w:rPr>
        <w:t xml:space="preserve">an </w:t>
      </w:r>
      <w:r w:rsidR="00BA1173" w:rsidRPr="00BA1173">
        <w:t>~</w:t>
      </w:r>
      <w:r w:rsidRPr="00CB1CAA">
        <w:rPr>
          <w:i/>
        </w:rPr>
        <w:t xml:space="preserve"> liika</w:t>
      </w:r>
      <w:r w:rsidRPr="00CB1CAA">
        <w:t xml:space="preserve">; </w:t>
      </w:r>
      <w:r w:rsidR="0075485B">
        <w:t>(</w:t>
      </w:r>
      <w:r w:rsidRPr="00CB1CAA">
        <w:t xml:space="preserve">muita) </w:t>
      </w:r>
      <w:r w:rsidRPr="00CB1CAA">
        <w:rPr>
          <w:i/>
        </w:rPr>
        <w:t>kokonhansa</w:t>
      </w:r>
      <w:r w:rsidRPr="00CB1CAA">
        <w:t>,</w:t>
      </w:r>
      <w:r w:rsidRPr="00CB1CAA">
        <w:rPr>
          <w:i/>
        </w:rPr>
        <w:t xml:space="preserve"> </w:t>
      </w:r>
      <w:r w:rsidR="00173ACB">
        <w:rPr>
          <w:i/>
        </w:rPr>
        <w:t>täysin</w:t>
      </w:r>
      <w:r w:rsidR="001B127A" w:rsidRPr="001B127A">
        <w:t>,</w:t>
      </w:r>
      <w:r w:rsidR="00173ACB">
        <w:rPr>
          <w:i/>
        </w:rPr>
        <w:t xml:space="preserve"> </w:t>
      </w:r>
      <w:r w:rsidRPr="00CB1CAA">
        <w:rPr>
          <w:i/>
        </w:rPr>
        <w:t>puolittain</w:t>
      </w:r>
      <w:r w:rsidRPr="00CB1CAA">
        <w:t>,</w:t>
      </w:r>
      <w:r w:rsidRPr="00CB1CAA">
        <w:rPr>
          <w:i/>
        </w:rPr>
        <w:t xml:space="preserve"> osittain </w:t>
      </w:r>
      <w:r w:rsidR="00BA1173" w:rsidRPr="00BA1173">
        <w:t>~</w:t>
      </w:r>
      <w:r w:rsidRPr="00CB1CAA">
        <w:rPr>
          <w:i/>
        </w:rPr>
        <w:t xml:space="preserve"> osaksi</w:t>
      </w:r>
      <w:r w:rsidRPr="00CB1CAA">
        <w:t>,</w:t>
      </w:r>
      <w:r w:rsidRPr="00CB1CAA">
        <w:rPr>
          <w:i/>
        </w:rPr>
        <w:t xml:space="preserve"> tuplasti</w:t>
      </w:r>
      <w:r w:rsidR="00343FFF">
        <w:rPr>
          <w:i/>
        </w:rPr>
        <w:t xml:space="preserve"> </w:t>
      </w:r>
      <w:r w:rsidR="0075485B">
        <w:t>(</w:t>
      </w:r>
      <w:r w:rsidR="00343FFF">
        <w:t>1</w:t>
      </w:r>
      <w:r w:rsidR="001E615F">
        <w:t>, 2</w:t>
      </w:r>
      <w:r w:rsidR="00343FFF">
        <w:t>)</w:t>
      </w:r>
      <w:r w:rsidRPr="00CB1CAA">
        <w:t>.</w:t>
      </w:r>
    </w:p>
    <w:p w14:paraId="52FFCC4C" w14:textId="07A034CD" w:rsidR="00120B75" w:rsidRDefault="0075485B" w:rsidP="00120B75">
      <w:r>
        <w:t>(</w:t>
      </w:r>
      <w:r w:rsidR="00343FFF">
        <w:t xml:space="preserve">1) </w:t>
      </w:r>
      <w:r w:rsidR="00120B75" w:rsidRPr="00CB1CAA">
        <w:t>Kreeta oon [</w:t>
      </w:r>
      <w:r w:rsidR="00120B75" w:rsidRPr="00CB1CAA">
        <w:rPr>
          <w:i/>
        </w:rPr>
        <w:t xml:space="preserve">kovin </w:t>
      </w:r>
      <w:r w:rsidR="00120B75" w:rsidRPr="00CB1CAA">
        <w:t>/</w:t>
      </w:r>
      <w:r w:rsidR="00120B75" w:rsidRPr="00CB1CAA">
        <w:rPr>
          <w:i/>
        </w:rPr>
        <w:t xml:space="preserve"> joksiki </w:t>
      </w:r>
      <w:r w:rsidR="00120B75" w:rsidRPr="00CB1CAA">
        <w:t>/</w:t>
      </w:r>
      <w:r w:rsidR="00120B75" w:rsidRPr="00CB1CAA">
        <w:rPr>
          <w:i/>
        </w:rPr>
        <w:t xml:space="preserve"> </w:t>
      </w:r>
      <w:r w:rsidR="00120B75">
        <w:rPr>
          <w:i/>
        </w:rPr>
        <w:t xml:space="preserve">siksiki </w:t>
      </w:r>
      <w:r w:rsidR="0098090B" w:rsidRPr="0098090B">
        <w:t>/</w:t>
      </w:r>
      <w:r w:rsidR="00120B75">
        <w:rPr>
          <w:i/>
        </w:rPr>
        <w:t xml:space="preserve"> </w:t>
      </w:r>
      <w:r w:rsidR="00120B75" w:rsidRPr="00CB1CAA">
        <w:rPr>
          <w:i/>
        </w:rPr>
        <w:t xml:space="preserve">nokko </w:t>
      </w:r>
      <w:r w:rsidR="00120B75" w:rsidRPr="00CB1CAA">
        <w:t>/</w:t>
      </w:r>
      <w:r w:rsidR="00120B75" w:rsidRPr="00CB1CAA">
        <w:rPr>
          <w:i/>
        </w:rPr>
        <w:t xml:space="preserve"> lii</w:t>
      </w:r>
      <w:r w:rsidRPr="0075485B">
        <w:t>(</w:t>
      </w:r>
      <w:r w:rsidR="00120B75" w:rsidRPr="00CB1CAA">
        <w:rPr>
          <w:i/>
        </w:rPr>
        <w:t>j</w:t>
      </w:r>
      <w:r w:rsidRPr="0075485B">
        <w:t>)</w:t>
      </w:r>
      <w:r w:rsidR="00120B75" w:rsidRPr="00CB1CAA">
        <w:rPr>
          <w:i/>
        </w:rPr>
        <w:t>an</w:t>
      </w:r>
      <w:r w:rsidR="00120B75" w:rsidRPr="00CB1CAA">
        <w:t xml:space="preserve"> kaunis vaimo</w:t>
      </w:r>
      <w:r w:rsidR="00120B75">
        <w:t>]</w:t>
      </w:r>
      <w:r w:rsidR="00120B75" w:rsidRPr="00CB1CAA">
        <w:t>.</w:t>
      </w:r>
    </w:p>
    <w:p w14:paraId="76A8B4A2" w14:textId="462C4DCF" w:rsidR="008936CE" w:rsidRDefault="008936CE" w:rsidP="00120B75">
      <w:r>
        <w:t>(2) Mie kyllä piän ette se ajatus</w:t>
      </w:r>
      <w:r w:rsidR="00491195">
        <w:t xml:space="preserve"> oon </w:t>
      </w:r>
      <w:r w:rsidR="001E615F">
        <w:t>[</w:t>
      </w:r>
      <w:r w:rsidRPr="008936CE">
        <w:rPr>
          <w:i/>
        </w:rPr>
        <w:t>kokonhansa</w:t>
      </w:r>
      <w:r w:rsidR="0098090B" w:rsidRPr="0098090B">
        <w:t>/</w:t>
      </w:r>
      <w:r w:rsidRPr="008936CE">
        <w:rPr>
          <w:i/>
        </w:rPr>
        <w:t xml:space="preserve">täysin </w:t>
      </w:r>
      <w:r w:rsidRPr="001E615F">
        <w:t>hullu</w:t>
      </w:r>
      <w:r w:rsidR="001E615F">
        <w:t>]</w:t>
      </w:r>
      <w:r>
        <w:t>.</w:t>
      </w:r>
    </w:p>
    <w:p w14:paraId="24FE7F90" w14:textId="4FBDE02C" w:rsidR="00F904D4" w:rsidRDefault="00A14067" w:rsidP="00120B75">
      <w:r>
        <w:t>O</w:t>
      </w:r>
      <w:r w:rsidR="00120B75" w:rsidRPr="00CB1CAA">
        <w:t xml:space="preserve">mituisuuđen graadii </w:t>
      </w:r>
      <w:r>
        <w:t xml:space="preserve">kontekstin suhtheen </w:t>
      </w:r>
      <w:r w:rsidR="00120B75" w:rsidRPr="00CB1CAA">
        <w:t xml:space="preserve">ilmoitethaan adverbiila </w:t>
      </w:r>
      <w:r w:rsidR="00120B75" w:rsidRPr="00CB1CAA">
        <w:rPr>
          <w:i/>
        </w:rPr>
        <w:t>niin</w:t>
      </w:r>
      <w:r w:rsidR="004C37A8" w:rsidRPr="00CB1CAA">
        <w:t>,</w:t>
      </w:r>
      <w:r w:rsidR="004C37A8" w:rsidRPr="00CB1CAA">
        <w:rPr>
          <w:i/>
        </w:rPr>
        <w:t xml:space="preserve"> näin</w:t>
      </w:r>
      <w:r w:rsidR="00120B75" w:rsidRPr="00CB1CAA">
        <w:t>,</w:t>
      </w:r>
      <w:r w:rsidR="00120B75" w:rsidRPr="00CB1CAA">
        <w:rPr>
          <w:i/>
        </w:rPr>
        <w:t xml:space="preserve"> nuoin</w:t>
      </w:r>
      <w:r w:rsidR="00B4182A">
        <w:t xml:space="preserve"> ~</w:t>
      </w:r>
      <w:r w:rsidR="00120B75" w:rsidRPr="00CB1CAA">
        <w:rPr>
          <w:i/>
        </w:rPr>
        <w:t xml:space="preserve"> nuin</w:t>
      </w:r>
      <w:r w:rsidR="00B4182A">
        <w:rPr>
          <w:i/>
        </w:rPr>
        <w:t xml:space="preserve"> </w:t>
      </w:r>
      <w:r w:rsidR="00BA1173" w:rsidRPr="00BA1173">
        <w:t>~</w:t>
      </w:r>
      <w:r w:rsidR="00B4182A">
        <w:rPr>
          <w:i/>
        </w:rPr>
        <w:t xml:space="preserve"> noin</w:t>
      </w:r>
      <w:r w:rsidR="00343FFF">
        <w:rPr>
          <w:i/>
        </w:rPr>
        <w:t xml:space="preserve"> </w:t>
      </w:r>
      <w:r w:rsidR="0075485B">
        <w:t>(</w:t>
      </w:r>
      <w:r w:rsidR="001E615F">
        <w:t>3</w:t>
      </w:r>
      <w:r w:rsidR="00343FFF">
        <w:t>)</w:t>
      </w:r>
      <w:r w:rsidR="00F904D4">
        <w:t>.</w:t>
      </w:r>
    </w:p>
    <w:p w14:paraId="47F9B995" w14:textId="3E6BDDD8" w:rsidR="00120B75" w:rsidRPr="00CB1CAA" w:rsidRDefault="0075485B" w:rsidP="00120B75">
      <w:r>
        <w:t>(</w:t>
      </w:r>
      <w:r w:rsidR="001E615F">
        <w:t>3</w:t>
      </w:r>
      <w:r w:rsidR="00343FFF">
        <w:t xml:space="preserve">) </w:t>
      </w:r>
      <w:r w:rsidR="00120B75" w:rsidRPr="00CB1CAA">
        <w:t>Mie en tieny, ette sie saatat kainun kieltä [</w:t>
      </w:r>
      <w:r w:rsidR="00120B75" w:rsidRPr="00CB1CAA">
        <w:rPr>
          <w:i/>
        </w:rPr>
        <w:t xml:space="preserve">nuoin </w:t>
      </w:r>
      <w:r w:rsidR="00BA1173" w:rsidRPr="00BA1173">
        <w:t>~</w:t>
      </w:r>
      <w:r w:rsidR="00120B75" w:rsidRPr="00CB1CAA">
        <w:rPr>
          <w:i/>
        </w:rPr>
        <w:t xml:space="preserve"> nuin</w:t>
      </w:r>
      <w:r w:rsidR="00120B75" w:rsidRPr="00CB1CAA">
        <w:t xml:space="preserve"> </w:t>
      </w:r>
      <w:r w:rsidR="00120B75">
        <w:t xml:space="preserve">~ </w:t>
      </w:r>
      <w:r w:rsidR="00120B75" w:rsidRPr="00B4182A">
        <w:rPr>
          <w:i/>
        </w:rPr>
        <w:t>noin</w:t>
      </w:r>
      <w:r w:rsidR="00120B75">
        <w:t xml:space="preserve"> </w:t>
      </w:r>
      <w:r w:rsidR="00120B75" w:rsidRPr="00CB1CAA">
        <w:t>hyvin].</w:t>
      </w:r>
    </w:p>
    <w:p w14:paraId="5251649E" w14:textId="77777777" w:rsidR="00120B75" w:rsidRPr="00CB1CAA" w:rsidRDefault="00120B75" w:rsidP="00AB2231">
      <w:pPr>
        <w:pStyle w:val="Overskrift3"/>
      </w:pPr>
      <w:bookmarkStart w:id="2059" w:name="_Toc226789860"/>
      <w:bookmarkStart w:id="2060" w:name="_Toc241129386"/>
      <w:bookmarkStart w:id="2061" w:name="_Toc311273972"/>
      <w:r w:rsidRPr="00CB1CAA">
        <w:t>Tarkkuuđen graadin adverbit</w:t>
      </w:r>
      <w:bookmarkEnd w:id="2059"/>
      <w:bookmarkEnd w:id="2060"/>
      <w:bookmarkEnd w:id="2061"/>
    </w:p>
    <w:p w14:paraId="178DD2EC" w14:textId="147D5437" w:rsidR="00120B75" w:rsidRPr="00CB1CAA" w:rsidRDefault="00120B75" w:rsidP="00120B75">
      <w:r w:rsidRPr="0069761C">
        <w:rPr>
          <w:smallCaps/>
        </w:rPr>
        <w:t>Tarkkuuđen gra</w:t>
      </w:r>
      <w:r w:rsidR="00FD2EB9" w:rsidRPr="0069761C">
        <w:rPr>
          <w:smallCaps/>
        </w:rPr>
        <w:t>a</w:t>
      </w:r>
      <w:r w:rsidRPr="0069761C">
        <w:rPr>
          <w:smallCaps/>
        </w:rPr>
        <w:t>din adverbit</w:t>
      </w:r>
      <w:r w:rsidRPr="00CB1CAA">
        <w:t xml:space="preserve"> muistel</w:t>
      </w:r>
      <w:r w:rsidR="00B2242F">
        <w:t>e</w:t>
      </w:r>
      <w:r w:rsidRPr="00CB1CAA">
        <w:t xml:space="preserve">evat, ette oonko jotaki assiita, ainetta, joukkoo tarkka vain epätarkka määrä </w:t>
      </w:r>
      <w:r w:rsidR="0075485B">
        <w:t>(</w:t>
      </w:r>
      <w:r w:rsidRPr="00CB1CAA">
        <w:t xml:space="preserve">1) tahi oonko niitä yli tahi alle muistelun määrän </w:t>
      </w:r>
      <w:r w:rsidR="0075485B">
        <w:t>(</w:t>
      </w:r>
      <w:r w:rsidRPr="00CB1CAA">
        <w:t>2).</w:t>
      </w:r>
    </w:p>
    <w:p w14:paraId="36E17330" w14:textId="5653CD19" w:rsidR="00120B75" w:rsidRPr="00CB1CAA" w:rsidRDefault="0075485B" w:rsidP="00120B75">
      <w:r>
        <w:t>(</w:t>
      </w:r>
      <w:r w:rsidR="00120B75" w:rsidRPr="00CB1CAA">
        <w:t xml:space="preserve">1) </w:t>
      </w:r>
      <w:r w:rsidR="00120B75" w:rsidRPr="00CB1CAA">
        <w:rPr>
          <w:i/>
        </w:rPr>
        <w:t xml:space="preserve">justhiin </w:t>
      </w:r>
      <w:r w:rsidR="00BA1173" w:rsidRPr="00BA1173">
        <w:t>~</w:t>
      </w:r>
      <w:r w:rsidR="00120B75" w:rsidRPr="00CB1CAA">
        <w:rPr>
          <w:i/>
        </w:rPr>
        <w:t xml:space="preserve"> justhiinsa</w:t>
      </w:r>
      <w:r w:rsidR="00120B75" w:rsidRPr="00CB1CAA">
        <w:t>,</w:t>
      </w:r>
      <w:r w:rsidR="00120B75" w:rsidRPr="00CB1CAA">
        <w:rPr>
          <w:i/>
        </w:rPr>
        <w:t xml:space="preserve"> joksiki</w:t>
      </w:r>
      <w:r w:rsidR="00120B75" w:rsidRPr="00CB1CAA">
        <w:t>,</w:t>
      </w:r>
      <w:r w:rsidR="00120B75" w:rsidRPr="00CB1CAA">
        <w:rPr>
          <w:i/>
        </w:rPr>
        <w:t xml:space="preserve"> suunile</w:t>
      </w:r>
      <w:r w:rsidR="001B127A" w:rsidRPr="001B127A">
        <w:t>(</w:t>
      </w:r>
      <w:r w:rsidR="002208EB">
        <w:rPr>
          <w:i/>
        </w:rPr>
        <w:t>t</w:t>
      </w:r>
      <w:r w:rsidR="001B127A" w:rsidRPr="001B127A">
        <w:t>)</w:t>
      </w:r>
      <w:r w:rsidR="00120B75" w:rsidRPr="00CB1CAA">
        <w:t>,</w:t>
      </w:r>
      <w:r w:rsidR="00120B75" w:rsidRPr="00CB1CAA">
        <w:rPr>
          <w:i/>
        </w:rPr>
        <w:t xml:space="preserve"> nuoin </w:t>
      </w:r>
      <w:r w:rsidR="00BA1173" w:rsidRPr="00BA1173">
        <w:t>~</w:t>
      </w:r>
      <w:r w:rsidR="00120B75" w:rsidRPr="00CB1CAA">
        <w:rPr>
          <w:i/>
        </w:rPr>
        <w:t xml:space="preserve"> nuin</w:t>
      </w:r>
      <w:r w:rsidR="002208EB">
        <w:rPr>
          <w:i/>
        </w:rPr>
        <w:t xml:space="preserve"> </w:t>
      </w:r>
      <w:r w:rsidR="00BA1173" w:rsidRPr="00BA1173">
        <w:t>~</w:t>
      </w:r>
      <w:r w:rsidR="002208EB">
        <w:rPr>
          <w:i/>
        </w:rPr>
        <w:t xml:space="preserve"> noin</w:t>
      </w:r>
      <w:r w:rsidR="00120B75" w:rsidRPr="00CB1CAA">
        <w:t>;</w:t>
      </w:r>
    </w:p>
    <w:p w14:paraId="020CCEE9" w14:textId="0D6D4919" w:rsidR="00120B75" w:rsidRPr="00CB1CAA" w:rsidRDefault="0075485B" w:rsidP="00120B75">
      <w:r>
        <w:t>(</w:t>
      </w:r>
      <w:r w:rsidR="00120B75" w:rsidRPr="00CB1CAA">
        <w:t xml:space="preserve">2) </w:t>
      </w:r>
      <w:r w:rsidR="00120B75" w:rsidRPr="00CB1CAA">
        <w:rPr>
          <w:i/>
        </w:rPr>
        <w:t>alle</w:t>
      </w:r>
      <w:r w:rsidR="001B127A" w:rsidRPr="001B127A">
        <w:t>(</w:t>
      </w:r>
      <w:r w:rsidR="00334896">
        <w:rPr>
          <w:i/>
        </w:rPr>
        <w:t>t</w:t>
      </w:r>
      <w:r w:rsidR="001B127A" w:rsidRPr="001B127A">
        <w:t>)</w:t>
      </w:r>
      <w:r w:rsidR="00120B75" w:rsidRPr="00CB1CAA">
        <w:t>,</w:t>
      </w:r>
      <w:r w:rsidR="00120B75" w:rsidRPr="00CB1CAA">
        <w:rPr>
          <w:i/>
        </w:rPr>
        <w:t xml:space="preserve"> rappeesti </w:t>
      </w:r>
      <w:r w:rsidR="00BA1173" w:rsidRPr="00BA1173">
        <w:t>~</w:t>
      </w:r>
      <w:r w:rsidR="00120B75" w:rsidRPr="00CB1CAA">
        <w:rPr>
          <w:i/>
        </w:rPr>
        <w:t xml:space="preserve"> rapeasti </w:t>
      </w:r>
      <w:r w:rsidR="00BA1173" w:rsidRPr="00BA1173">
        <w:t>~</w:t>
      </w:r>
      <w:r w:rsidR="00120B75" w:rsidRPr="00CB1CAA">
        <w:rPr>
          <w:i/>
        </w:rPr>
        <w:t xml:space="preserve"> rapiasti</w:t>
      </w:r>
      <w:r w:rsidR="00120B75" w:rsidRPr="00CB1CAA">
        <w:t>,</w:t>
      </w:r>
      <w:r w:rsidR="00120B75" w:rsidRPr="00CB1CAA">
        <w:rPr>
          <w:i/>
        </w:rPr>
        <w:t xml:space="preserve"> yli</w:t>
      </w:r>
      <w:r w:rsidR="001B127A" w:rsidRPr="001B127A">
        <w:t>(</w:t>
      </w:r>
      <w:r w:rsidR="00AF6B11">
        <w:rPr>
          <w:i/>
        </w:rPr>
        <w:t>t</w:t>
      </w:r>
      <w:r w:rsidR="001B127A" w:rsidRPr="001B127A">
        <w:t>)</w:t>
      </w:r>
      <w:r w:rsidR="00AF6B11">
        <w:rPr>
          <w:i/>
        </w:rPr>
        <w:t xml:space="preserve"> </w:t>
      </w:r>
      <w:r w:rsidR="00BA1173" w:rsidRPr="00BA1173">
        <w:t>~</w:t>
      </w:r>
      <w:r w:rsidR="00AF6B11">
        <w:rPr>
          <w:i/>
        </w:rPr>
        <w:t xml:space="preserve"> ylitte</w:t>
      </w:r>
      <w:r w:rsidR="00120B75" w:rsidRPr="00CB1CAA">
        <w:t>,</w:t>
      </w:r>
      <w:r w:rsidR="00120B75" w:rsidRPr="00CB1CAA">
        <w:rPr>
          <w:i/>
        </w:rPr>
        <w:t xml:space="preserve"> kohta</w:t>
      </w:r>
      <w:r w:rsidR="00120B75" w:rsidRPr="00CB1CAA">
        <w:t>,</w:t>
      </w:r>
      <w:r w:rsidR="00120B75" w:rsidRPr="00CB1CAA">
        <w:rPr>
          <w:i/>
        </w:rPr>
        <w:t xml:space="preserve"> liki</w:t>
      </w:r>
      <w:r w:rsidRPr="0075485B">
        <w:t>(</w:t>
      </w:r>
      <w:r w:rsidR="00AB2231">
        <w:rPr>
          <w:i/>
        </w:rPr>
        <w:t>t</w:t>
      </w:r>
      <w:r w:rsidRPr="0075485B">
        <w:t>)</w:t>
      </w:r>
      <w:r w:rsidR="00120B75" w:rsidRPr="00CB1CAA">
        <w:t>,</w:t>
      </w:r>
      <w:r w:rsidR="00120B75" w:rsidRPr="00CB1CAA">
        <w:rPr>
          <w:i/>
        </w:rPr>
        <w:t xml:space="preserve"> melkhein</w:t>
      </w:r>
      <w:r w:rsidR="00500B0E">
        <w:rPr>
          <w:i/>
        </w:rPr>
        <w:t xml:space="preserve"> </w:t>
      </w:r>
      <w:r w:rsidR="00BA1173" w:rsidRPr="00BA1173">
        <w:t>~</w:t>
      </w:r>
      <w:r w:rsidR="00500B0E">
        <w:rPr>
          <w:i/>
        </w:rPr>
        <w:t xml:space="preserve"> melkheen</w:t>
      </w:r>
      <w:r w:rsidR="00120B75" w:rsidRPr="00CB1CAA">
        <w:t>,</w:t>
      </w:r>
      <w:r w:rsidR="00120B75" w:rsidRPr="00CB1CAA">
        <w:rPr>
          <w:i/>
        </w:rPr>
        <w:t xml:space="preserve"> </w:t>
      </w:r>
      <w:r w:rsidR="00120B75">
        <w:rPr>
          <w:i/>
        </w:rPr>
        <w:t>enintä</w:t>
      </w:r>
      <w:r w:rsidR="00120B75">
        <w:t xml:space="preserve"> ~</w:t>
      </w:r>
      <w:r w:rsidR="00120B75" w:rsidRPr="00CB1CAA">
        <w:rPr>
          <w:i/>
        </w:rPr>
        <w:t xml:space="preserve"> enimitten</w:t>
      </w:r>
      <w:r w:rsidR="00120B75">
        <w:rPr>
          <w:i/>
        </w:rPr>
        <w:t xml:space="preserve"> </w:t>
      </w:r>
      <w:r w:rsidR="00BA1173" w:rsidRPr="00BA1173">
        <w:t>~</w:t>
      </w:r>
      <w:r w:rsidR="00120B75">
        <w:rPr>
          <w:i/>
        </w:rPr>
        <w:t xml:space="preserve"> enniimitten</w:t>
      </w:r>
      <w:r w:rsidR="00120B75" w:rsidRPr="00CB1CAA">
        <w:t>,</w:t>
      </w:r>
      <w:r w:rsidR="00120B75">
        <w:rPr>
          <w:i/>
        </w:rPr>
        <w:t xml:space="preserve"> </w:t>
      </w:r>
      <w:r w:rsidR="00120B75" w:rsidRPr="00CB1CAA">
        <w:rPr>
          <w:i/>
        </w:rPr>
        <w:t xml:space="preserve">vähhiintä </w:t>
      </w:r>
      <w:r w:rsidR="00BA1173" w:rsidRPr="00BA1173">
        <w:t>~</w:t>
      </w:r>
      <w:r w:rsidR="00120B75">
        <w:rPr>
          <w:i/>
        </w:rPr>
        <w:t xml:space="preserve"> vähintä </w:t>
      </w:r>
      <w:r w:rsidR="00BA1173" w:rsidRPr="00BA1173">
        <w:t>~</w:t>
      </w:r>
      <w:r w:rsidR="00120B75" w:rsidRPr="00CB1CAA">
        <w:rPr>
          <w:i/>
        </w:rPr>
        <w:t xml:space="preserve"> vähittäin</w:t>
      </w:r>
      <w:r w:rsidR="00120B75" w:rsidRPr="00CB1CAA">
        <w:t>,</w:t>
      </w:r>
      <w:r w:rsidR="00120B75" w:rsidRPr="00CB1CAA">
        <w:rPr>
          <w:i/>
        </w:rPr>
        <w:t xml:space="preserve"> kuitenki </w:t>
      </w:r>
      <w:r w:rsidR="00BA1173" w:rsidRPr="00BA1173">
        <w:t>~</w:t>
      </w:r>
      <w:r w:rsidR="00120B75" w:rsidRPr="00CB1CAA">
        <w:rPr>
          <w:i/>
        </w:rPr>
        <w:t xml:space="preserve"> kuiten</w:t>
      </w:r>
      <w:r w:rsidR="00120B75" w:rsidRPr="00CB1CAA">
        <w:t>,</w:t>
      </w:r>
      <w:r w:rsidR="00120B75" w:rsidRPr="00CB1CAA">
        <w:rPr>
          <w:i/>
        </w:rPr>
        <w:t xml:space="preserve"> kork</w:t>
      </w:r>
      <w:r>
        <w:t>(</w:t>
      </w:r>
      <w:r w:rsidR="00120B75" w:rsidRPr="00CB1CAA">
        <w:rPr>
          <w:i/>
        </w:rPr>
        <w:t>k</w:t>
      </w:r>
      <w:r w:rsidR="00120B75" w:rsidRPr="00CB1CAA">
        <w:t>)</w:t>
      </w:r>
      <w:r w:rsidR="00120B75" w:rsidRPr="00CB1CAA">
        <w:rPr>
          <w:i/>
        </w:rPr>
        <w:t xml:space="preserve">einta </w:t>
      </w:r>
      <w:r w:rsidR="00BA1173" w:rsidRPr="00BA1173">
        <w:t>~</w:t>
      </w:r>
      <w:r w:rsidR="00120B75" w:rsidRPr="00CB1CAA">
        <w:rPr>
          <w:i/>
        </w:rPr>
        <w:t xml:space="preserve"> kork</w:t>
      </w:r>
      <w:r>
        <w:t>(</w:t>
      </w:r>
      <w:r w:rsidR="00120B75" w:rsidRPr="00CB1CAA">
        <w:rPr>
          <w:i/>
        </w:rPr>
        <w:t>k</w:t>
      </w:r>
      <w:r w:rsidR="00120B75" w:rsidRPr="00CB1CAA">
        <w:t>)</w:t>
      </w:r>
      <w:r w:rsidR="000C3208">
        <w:t>e</w:t>
      </w:r>
      <w:r w:rsidR="00120B75" w:rsidRPr="00CB1CAA">
        <w:rPr>
          <w:i/>
        </w:rPr>
        <w:t>inthaan</w:t>
      </w:r>
      <w:r w:rsidR="00120B75" w:rsidRPr="00CB1CAA">
        <w:t>.</w:t>
      </w:r>
    </w:p>
    <w:p w14:paraId="406A6549" w14:textId="4A0750D1" w:rsidR="00120B75" w:rsidRPr="00CB1CAA" w:rsidRDefault="00FF3B0D" w:rsidP="00120B75">
      <w:r>
        <w:t xml:space="preserve">Esimerkkii molemista </w:t>
      </w:r>
      <w:r w:rsidR="0075485B">
        <w:t>(</w:t>
      </w:r>
      <w:r w:rsidR="002208EB">
        <w:t>3</w:t>
      </w:r>
      <w:r>
        <w:t xml:space="preserve">, </w:t>
      </w:r>
      <w:r w:rsidR="002208EB">
        <w:t>4</w:t>
      </w:r>
      <w:r>
        <w:t>).</w:t>
      </w:r>
    </w:p>
    <w:p w14:paraId="4CBC748B" w14:textId="33CFDDB0" w:rsidR="00120B75" w:rsidRPr="00CB1CAA" w:rsidRDefault="0075485B" w:rsidP="00120B75">
      <w:r>
        <w:t>(</w:t>
      </w:r>
      <w:r w:rsidR="00903165">
        <w:t>3</w:t>
      </w:r>
      <w:r w:rsidR="00FF3B0D">
        <w:t xml:space="preserve">) </w:t>
      </w:r>
      <w:r w:rsidR="00120B75" w:rsidRPr="00CB1CAA">
        <w:t>Kallaa tuli [</w:t>
      </w:r>
      <w:r w:rsidR="00120B75" w:rsidRPr="00CB1CAA">
        <w:rPr>
          <w:i/>
        </w:rPr>
        <w:t xml:space="preserve">justhiin </w:t>
      </w:r>
      <w:r w:rsidR="00120B75" w:rsidRPr="00CB1CAA">
        <w:t>/</w:t>
      </w:r>
      <w:r w:rsidR="00120B75" w:rsidRPr="00CB1CAA">
        <w:rPr>
          <w:i/>
        </w:rPr>
        <w:t xml:space="preserve"> joksiki </w:t>
      </w:r>
      <w:r w:rsidR="00120B75" w:rsidRPr="00CB1CAA">
        <w:t>/</w:t>
      </w:r>
      <w:r w:rsidR="00120B75" w:rsidRPr="00CB1CAA">
        <w:rPr>
          <w:i/>
        </w:rPr>
        <w:t xml:space="preserve"> suunile</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alle</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yli</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w:t>
      </w:r>
      <w:r w:rsidR="00903165">
        <w:rPr>
          <w:i/>
        </w:rPr>
        <w:t xml:space="preserve">rappeesti </w:t>
      </w:r>
      <w:r w:rsidR="00BA1173" w:rsidRPr="00BA1173">
        <w:t>~</w:t>
      </w:r>
      <w:r w:rsidR="00903165">
        <w:rPr>
          <w:i/>
        </w:rPr>
        <w:t xml:space="preserve"> rapeasti </w:t>
      </w:r>
      <w:r w:rsidR="00BA1173" w:rsidRPr="00BA1173">
        <w:t>~</w:t>
      </w:r>
      <w:r w:rsidR="00903165">
        <w:rPr>
          <w:i/>
        </w:rPr>
        <w:t xml:space="preserve"> </w:t>
      </w:r>
      <w:r w:rsidR="00120B75" w:rsidRPr="00CB1CAA">
        <w:rPr>
          <w:i/>
        </w:rPr>
        <w:t xml:space="preserve">rapiasti </w:t>
      </w:r>
      <w:r w:rsidR="00120B75" w:rsidRPr="00CB1CAA">
        <w:t>/</w:t>
      </w:r>
      <w:r w:rsidR="00120B75" w:rsidRPr="00CB1CAA">
        <w:rPr>
          <w:i/>
        </w:rPr>
        <w:t xml:space="preserve"> liki</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enintä </w:t>
      </w:r>
      <w:r w:rsidR="00120B75" w:rsidRPr="00CB1CAA">
        <w:t>/</w:t>
      </w:r>
      <w:r w:rsidR="00120B75" w:rsidRPr="00CB1CAA">
        <w:rPr>
          <w:i/>
        </w:rPr>
        <w:t xml:space="preserve"> kuiten </w:t>
      </w:r>
      <w:r w:rsidR="00120B75" w:rsidRPr="00CB1CAA">
        <w:t>/</w:t>
      </w:r>
      <w:r w:rsidR="00120B75" w:rsidRPr="00CB1CAA">
        <w:rPr>
          <w:i/>
        </w:rPr>
        <w:t xml:space="preserve"> kork</w:t>
      </w:r>
      <w:r w:rsidRPr="0075485B">
        <w:t>(</w:t>
      </w:r>
      <w:r w:rsidR="00120B75" w:rsidRPr="00CB1CAA">
        <w:rPr>
          <w:i/>
        </w:rPr>
        <w:t>k</w:t>
      </w:r>
      <w:r w:rsidRPr="0075485B">
        <w:t>)</w:t>
      </w:r>
      <w:r w:rsidR="00120B75" w:rsidRPr="00CB1CAA">
        <w:rPr>
          <w:i/>
        </w:rPr>
        <w:t>einta</w:t>
      </w:r>
      <w:r w:rsidR="00120B75" w:rsidRPr="00CB1CAA">
        <w:t xml:space="preserve"> viisi sattaa killoo].</w:t>
      </w:r>
    </w:p>
    <w:p w14:paraId="74CFCCDD" w14:textId="586C865F" w:rsidR="00120B75" w:rsidRPr="00CB1CAA" w:rsidRDefault="0075485B" w:rsidP="00120B75">
      <w:r>
        <w:t>(</w:t>
      </w:r>
      <w:r w:rsidR="00903165">
        <w:t>4</w:t>
      </w:r>
      <w:r w:rsidR="00FF3B0D">
        <w:t xml:space="preserve">) </w:t>
      </w:r>
      <w:r w:rsidR="00120B75" w:rsidRPr="00CB1CAA">
        <w:t>Met aijoma olla Raisissa [</w:t>
      </w:r>
      <w:r w:rsidR="00120B75" w:rsidRPr="00CB1CAA">
        <w:rPr>
          <w:i/>
        </w:rPr>
        <w:t xml:space="preserve">justhiin </w:t>
      </w:r>
      <w:r w:rsidR="00120B75" w:rsidRPr="00CB1CAA">
        <w:t>/</w:t>
      </w:r>
      <w:r w:rsidR="00120B75" w:rsidRPr="00CB1CAA">
        <w:rPr>
          <w:i/>
        </w:rPr>
        <w:t xml:space="preserve"> joksiki </w:t>
      </w:r>
      <w:r w:rsidR="00120B75" w:rsidRPr="00CB1CAA">
        <w:t>/</w:t>
      </w:r>
      <w:r w:rsidR="00120B75" w:rsidRPr="00CB1CAA">
        <w:rPr>
          <w:i/>
        </w:rPr>
        <w:t xml:space="preserve"> suunile</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alle</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yli</w:t>
      </w:r>
      <w:r w:rsidRPr="0075485B">
        <w:t>(</w:t>
      </w:r>
      <w:r w:rsidR="00BB2B21">
        <w:rPr>
          <w:i/>
        </w:rPr>
        <w:t>t</w:t>
      </w:r>
      <w:r w:rsidRPr="0075485B">
        <w:t>)</w:t>
      </w:r>
      <w:r w:rsidR="008B4D20">
        <w:t xml:space="preserve"> ~ </w:t>
      </w:r>
      <w:r w:rsidR="008B4D20" w:rsidRPr="008B4D20">
        <w:rPr>
          <w:i/>
        </w:rPr>
        <w:t>ylitte</w:t>
      </w:r>
      <w:r w:rsidR="00120B75" w:rsidRPr="00CB1CAA">
        <w:rPr>
          <w:i/>
        </w:rPr>
        <w:t xml:space="preserve"> </w:t>
      </w:r>
      <w:r w:rsidR="00120B75" w:rsidRPr="00CB1CAA">
        <w:t>/</w:t>
      </w:r>
      <w:r w:rsidR="0069761C" w:rsidRPr="0069761C">
        <w:rPr>
          <w:i/>
        </w:rPr>
        <w:t xml:space="preserve"> </w:t>
      </w:r>
      <w:r w:rsidR="0069761C">
        <w:rPr>
          <w:i/>
        </w:rPr>
        <w:t xml:space="preserve">rappeesti </w:t>
      </w:r>
      <w:r w:rsidR="00BA1173" w:rsidRPr="00BA1173">
        <w:t>~</w:t>
      </w:r>
      <w:r w:rsidR="0069761C">
        <w:rPr>
          <w:i/>
        </w:rPr>
        <w:t xml:space="preserve"> rapeasti </w:t>
      </w:r>
      <w:r w:rsidR="00BA1173" w:rsidRPr="00BA1173">
        <w:t>~</w:t>
      </w:r>
      <w:r w:rsidR="000A4B27">
        <w:rPr>
          <w:i/>
        </w:rPr>
        <w:t xml:space="preserve"> </w:t>
      </w:r>
      <w:r w:rsidR="00120B75" w:rsidRPr="00CB1CAA">
        <w:rPr>
          <w:i/>
        </w:rPr>
        <w:t xml:space="preserve">rapiasti </w:t>
      </w:r>
      <w:r w:rsidR="00120B75" w:rsidRPr="00CB1CAA">
        <w:t>/</w:t>
      </w:r>
      <w:r w:rsidR="00120B75" w:rsidRPr="00CB1CAA">
        <w:rPr>
          <w:i/>
        </w:rPr>
        <w:t xml:space="preserve"> liki</w:t>
      </w:r>
      <w:r w:rsidRPr="0075485B">
        <w:t>(</w:t>
      </w:r>
      <w:r w:rsidR="00BB2B21">
        <w:rPr>
          <w:i/>
        </w:rPr>
        <w:t>t</w:t>
      </w:r>
      <w:r w:rsidRPr="0075485B">
        <w:t>)</w:t>
      </w:r>
      <w:r w:rsidR="00120B75" w:rsidRPr="00CB1CAA">
        <w:rPr>
          <w:i/>
        </w:rPr>
        <w:t xml:space="preserve"> </w:t>
      </w:r>
      <w:r w:rsidR="00120B75" w:rsidRPr="00CB1CAA">
        <w:t>/</w:t>
      </w:r>
      <w:r w:rsidR="00120B75" w:rsidRPr="00CB1CAA">
        <w:rPr>
          <w:i/>
        </w:rPr>
        <w:t xml:space="preserve"> enintä </w:t>
      </w:r>
      <w:r w:rsidR="00120B75" w:rsidRPr="00CB1CAA">
        <w:t>/</w:t>
      </w:r>
      <w:r w:rsidR="00120B75" w:rsidRPr="00CB1CAA">
        <w:rPr>
          <w:i/>
        </w:rPr>
        <w:t xml:space="preserve"> kuiten </w:t>
      </w:r>
      <w:r w:rsidR="00120B75" w:rsidRPr="00CB1CAA">
        <w:t>/</w:t>
      </w:r>
      <w:r w:rsidR="00120B75" w:rsidRPr="00CB1CAA">
        <w:rPr>
          <w:i/>
        </w:rPr>
        <w:t xml:space="preserve"> kork</w:t>
      </w:r>
      <w:r w:rsidR="001B127A" w:rsidRPr="001B127A">
        <w:t>(</w:t>
      </w:r>
      <w:r w:rsidR="00120B75" w:rsidRPr="00CB1CAA">
        <w:rPr>
          <w:i/>
        </w:rPr>
        <w:t>k</w:t>
      </w:r>
      <w:r w:rsidR="001B127A" w:rsidRPr="001B127A">
        <w:t>)</w:t>
      </w:r>
      <w:r w:rsidR="00120B75" w:rsidRPr="00CB1CAA">
        <w:rPr>
          <w:i/>
        </w:rPr>
        <w:t xml:space="preserve">einta </w:t>
      </w:r>
      <w:r w:rsidR="00120B75" w:rsidRPr="00CB1CAA">
        <w:t>viikon].</w:t>
      </w:r>
    </w:p>
    <w:p w14:paraId="3EE5ABBC" w14:textId="77777777" w:rsidR="00F904D4" w:rsidRDefault="00120B75" w:rsidP="00120B75">
      <w:r w:rsidRPr="00CB1CAA">
        <w:t>Näjemä, ette tarkkuuđen graadin ilmoittamises</w:t>
      </w:r>
      <w:r w:rsidR="00903165">
        <w:t>s</w:t>
      </w:r>
      <w:r w:rsidRPr="00CB1CAA">
        <w:t>a käytethään osittain sammoi adverbii</w:t>
      </w:r>
      <w:r w:rsidR="008A2DCB">
        <w:t>ta</w:t>
      </w:r>
      <w:r w:rsidRPr="00CB1CAA">
        <w:t xml:space="preserve"> ko omituisuuđen graadinki ilmoittamisessa</w:t>
      </w:r>
      <w:r w:rsidR="00F904D4">
        <w:t>.</w:t>
      </w:r>
    </w:p>
    <w:p w14:paraId="255FFE75" w14:textId="52707281" w:rsidR="00120B75" w:rsidRPr="00CB1CAA" w:rsidRDefault="00AA0A35" w:rsidP="00855B87">
      <w:pPr>
        <w:pStyle w:val="Overskrift2"/>
      </w:pPr>
      <w:bookmarkStart w:id="2062" w:name="_Toc226789861"/>
      <w:bookmarkStart w:id="2063" w:name="_Toc241129387"/>
      <w:bookmarkStart w:id="2064" w:name="_Toc311273973"/>
      <w:r>
        <w:t>Löysät a</w:t>
      </w:r>
      <w:r w:rsidR="00120B75" w:rsidRPr="00CB1CAA">
        <w:t>dverbit</w:t>
      </w:r>
      <w:bookmarkEnd w:id="2062"/>
      <w:bookmarkEnd w:id="2063"/>
      <w:bookmarkEnd w:id="2064"/>
    </w:p>
    <w:p w14:paraId="6EB18859" w14:textId="01E9F1BB" w:rsidR="00120B75" w:rsidRPr="00CB1CAA" w:rsidRDefault="00120B75" w:rsidP="00120B75">
      <w:r w:rsidRPr="00CB1CAA">
        <w:t>Löysät adverbit oon sannoi, mikkä ei defineeraa mithään vissii syntaktin os</w:t>
      </w:r>
      <w:r w:rsidR="00B2242F">
        <w:t>s</w:t>
      </w:r>
      <w:r w:rsidRPr="00CB1CAA">
        <w:t>aa, mutta siđothaan sen kontekst</w:t>
      </w:r>
      <w:r w:rsidR="007148E3">
        <w:t>h</w:t>
      </w:r>
      <w:r w:rsidRPr="00CB1CAA">
        <w:t>iin, kommenteerathaan sitä eli muutoin lisäthään syntakthiin jonku nyansin. Net ei haamusta fraassii eli net ei saa ommii defineerauksii.</w:t>
      </w:r>
    </w:p>
    <w:p w14:paraId="2BC8A0DD" w14:textId="77777777" w:rsidR="00120B75" w:rsidRPr="00CB1CAA" w:rsidRDefault="00120B75" w:rsidP="00FD7588">
      <w:pPr>
        <w:pStyle w:val="Overskrift3"/>
      </w:pPr>
      <w:bookmarkStart w:id="2065" w:name="_Toc226789862"/>
      <w:bookmarkStart w:id="2066" w:name="_Toc241129388"/>
      <w:bookmarkStart w:id="2067" w:name="_Toc311273974"/>
      <w:r w:rsidRPr="00CB1CAA">
        <w:t>Konnektiivit</w:t>
      </w:r>
      <w:bookmarkEnd w:id="2065"/>
      <w:bookmarkEnd w:id="2066"/>
      <w:bookmarkEnd w:id="2067"/>
    </w:p>
    <w:p w14:paraId="4AD012BB" w14:textId="0AF5F39E" w:rsidR="00120B75" w:rsidRPr="00CB1CAA" w:rsidRDefault="00120B75" w:rsidP="00120B75">
      <w:r w:rsidRPr="00CB1CAA">
        <w:t xml:space="preserve">Konnektiivit </w:t>
      </w:r>
      <w:r w:rsidR="00B2242F">
        <w:t>refereerathaan</w:t>
      </w:r>
      <w:r w:rsidRPr="00CB1CAA">
        <w:t xml:space="preserve"> johonki teksthiin eli puhheesseen, mikä oon syntaktin ulkopuol</w:t>
      </w:r>
      <w:r w:rsidR="009A26EB">
        <w:t xml:space="preserve">ela, ja siđothaan sen siihen </w:t>
      </w:r>
      <w:r w:rsidR="0075485B">
        <w:t>(</w:t>
      </w:r>
      <w:r w:rsidR="009A26EB">
        <w:t>1, 2).</w:t>
      </w:r>
    </w:p>
    <w:p w14:paraId="2B6B5E9C" w14:textId="589A4042" w:rsidR="00120B75" w:rsidRPr="00CB1CAA" w:rsidRDefault="0075485B" w:rsidP="00120B75">
      <w:r>
        <w:t>(</w:t>
      </w:r>
      <w:r w:rsidR="009A26EB">
        <w:t xml:space="preserve">1) </w:t>
      </w:r>
      <w:r w:rsidR="00120B75" w:rsidRPr="00CB1CAA">
        <w:t xml:space="preserve">Mie olin eilen sairas. </w:t>
      </w:r>
      <w:r w:rsidR="00120B75" w:rsidRPr="00CB1CAA">
        <w:rPr>
          <w:i/>
        </w:rPr>
        <w:t>Sillä</w:t>
      </w:r>
      <w:r w:rsidR="00120B75" w:rsidRPr="00CB1CAA">
        <w:t xml:space="preserve"> mie en päässy tulemhaan sinun tykö.</w:t>
      </w:r>
    </w:p>
    <w:p w14:paraId="511955DF" w14:textId="0831A610" w:rsidR="00120B75" w:rsidRPr="00CB1CAA" w:rsidRDefault="0075485B" w:rsidP="00120B75">
      <w:r>
        <w:t>(</w:t>
      </w:r>
      <w:r w:rsidR="009A26EB">
        <w:t xml:space="preserve">2) </w:t>
      </w:r>
      <w:r w:rsidR="00120B75" w:rsidRPr="00CB1CAA">
        <w:t xml:space="preserve">Mie olin eilen sairas, mutta </w:t>
      </w:r>
      <w:r w:rsidR="00120B75" w:rsidRPr="00CB1CAA">
        <w:rPr>
          <w:i/>
        </w:rPr>
        <w:t>kuitenki</w:t>
      </w:r>
      <w:r w:rsidR="00120B75" w:rsidRPr="00CB1CAA">
        <w:t xml:space="preserve"> mie lähđin koulhuun.</w:t>
      </w:r>
    </w:p>
    <w:p w14:paraId="540025A0" w14:textId="06EB5446" w:rsidR="00120B75" w:rsidRPr="00CB1CAA" w:rsidRDefault="00120B75" w:rsidP="00120B75">
      <w:r w:rsidRPr="00CB1CAA">
        <w:t>Konnektiivii</w:t>
      </w:r>
      <w:r w:rsidR="002D3CF1">
        <w:t>ta</w:t>
      </w:r>
      <w:r w:rsidRPr="00CB1CAA">
        <w:t xml:space="preserve"> oon esimerkiksi seuraavat</w:t>
      </w:r>
      <w:r w:rsidR="007148E3">
        <w:t xml:space="preserve"> (3)</w:t>
      </w:r>
      <w:r w:rsidRPr="00CB1CAA">
        <w:t>:</w:t>
      </w:r>
    </w:p>
    <w:p w14:paraId="24B04E42" w14:textId="005E169A" w:rsidR="00120B75" w:rsidRPr="00CB1CAA" w:rsidRDefault="007148E3" w:rsidP="00120B75">
      <w:r>
        <w:t>(3)</w:t>
      </w:r>
      <w:r>
        <w:rPr>
          <w:i/>
        </w:rPr>
        <w:t xml:space="preserve"> </w:t>
      </w:r>
      <w:r w:rsidR="00120B75" w:rsidRPr="00CB1CAA">
        <w:rPr>
          <w:i/>
        </w:rPr>
        <w:t>sen takia</w:t>
      </w:r>
      <w:r w:rsidR="00120B75" w:rsidRPr="00CB1CAA">
        <w:t>,</w:t>
      </w:r>
      <w:r w:rsidR="00120B75" w:rsidRPr="00CB1CAA">
        <w:rPr>
          <w:i/>
        </w:rPr>
        <w:t xml:space="preserve"> sillä</w:t>
      </w:r>
      <w:r w:rsidR="00120B75" w:rsidRPr="00CB1CAA">
        <w:t>,</w:t>
      </w:r>
      <w:r w:rsidR="00120B75" w:rsidRPr="00CB1CAA">
        <w:rPr>
          <w:i/>
        </w:rPr>
        <w:t xml:space="preserve"> silti</w:t>
      </w:r>
      <w:r w:rsidR="00120B75" w:rsidRPr="00CB1CAA">
        <w:t>,</w:t>
      </w:r>
      <w:r w:rsidR="00120B75" w:rsidRPr="00CB1CAA">
        <w:rPr>
          <w:i/>
        </w:rPr>
        <w:t xml:space="preserve"> sentäh</w:t>
      </w:r>
      <w:r w:rsidR="001B127A" w:rsidRPr="001B127A">
        <w:t>(</w:t>
      </w:r>
      <w:r w:rsidR="00120B75" w:rsidRPr="00CB1CAA">
        <w:rPr>
          <w:i/>
        </w:rPr>
        <w:t>đ</w:t>
      </w:r>
      <w:r w:rsidR="001B127A" w:rsidRPr="001B127A">
        <w:t>)</w:t>
      </w:r>
      <w:r w:rsidR="00120B75" w:rsidRPr="00CB1CAA">
        <w:rPr>
          <w:i/>
        </w:rPr>
        <w:t>en</w:t>
      </w:r>
      <w:r w:rsidR="00120B75" w:rsidRPr="00CB1CAA">
        <w:t xml:space="preserve">, </w:t>
      </w:r>
      <w:r w:rsidR="00120B75" w:rsidRPr="00CB1CAA">
        <w:rPr>
          <w:i/>
        </w:rPr>
        <w:t>nä</w:t>
      </w:r>
      <w:r w:rsidR="0075485B" w:rsidRPr="0075485B">
        <w:t>(</w:t>
      </w:r>
      <w:r w:rsidR="00120B75" w:rsidRPr="00CB1CAA">
        <w:rPr>
          <w:i/>
        </w:rPr>
        <w:t>j</w:t>
      </w:r>
      <w:r w:rsidR="0075485B" w:rsidRPr="0075485B">
        <w:t>)</w:t>
      </w:r>
      <w:r w:rsidR="00120B75" w:rsidRPr="00CB1CAA">
        <w:rPr>
          <w:i/>
        </w:rPr>
        <w:t>et</w:t>
      </w:r>
      <w:r w:rsidR="00120B75" w:rsidRPr="00CB1CAA">
        <w:t xml:space="preserve">, </w:t>
      </w:r>
      <w:r w:rsidR="00120B75" w:rsidRPr="00CB1CAA">
        <w:rPr>
          <w:i/>
        </w:rPr>
        <w:t>sitte</w:t>
      </w:r>
      <w:r w:rsidR="0075485B" w:rsidRPr="0075485B">
        <w:t>(</w:t>
      </w:r>
      <w:r w:rsidR="00120B75">
        <w:rPr>
          <w:i/>
        </w:rPr>
        <w:t>n</w:t>
      </w:r>
      <w:r w:rsidR="0075485B" w:rsidRPr="0075485B">
        <w:t>)</w:t>
      </w:r>
      <w:r w:rsidR="00120B75" w:rsidRPr="00CB1CAA">
        <w:t xml:space="preserve">, </w:t>
      </w:r>
      <w:r w:rsidR="00120B75" w:rsidRPr="00CB1CAA">
        <w:rPr>
          <w:i/>
        </w:rPr>
        <w:t>kuitenki</w:t>
      </w:r>
      <w:r w:rsidR="003866F1">
        <w:t xml:space="preserve"> ~</w:t>
      </w:r>
      <w:r w:rsidR="00120B75" w:rsidRPr="00CB1CAA">
        <w:rPr>
          <w:i/>
        </w:rPr>
        <w:t xml:space="preserve"> kuiten</w:t>
      </w:r>
      <w:r w:rsidR="00120B75" w:rsidRPr="00CB1CAA">
        <w:t>,</w:t>
      </w:r>
      <w:r w:rsidR="00120B75" w:rsidRPr="00CB1CAA">
        <w:rPr>
          <w:i/>
        </w:rPr>
        <w:t xml:space="preserve"> </w:t>
      </w:r>
      <w:r w:rsidR="0075485B">
        <w:t>(</w:t>
      </w:r>
      <w:r w:rsidR="00120B75" w:rsidRPr="00CB1CAA">
        <w:rPr>
          <w:i/>
        </w:rPr>
        <w:t>ei</w:t>
      </w:r>
      <w:r w:rsidR="00120B75" w:rsidRPr="00CB1CAA">
        <w:t xml:space="preserve">) </w:t>
      </w:r>
      <w:r w:rsidR="00120B75" w:rsidRPr="00CB1CAA">
        <w:rPr>
          <w:i/>
        </w:rPr>
        <w:t>kuitenkhaan</w:t>
      </w:r>
      <w:r w:rsidR="00120B75" w:rsidRPr="00CB1CAA">
        <w:t>,</w:t>
      </w:r>
      <w:r w:rsidR="00120B75" w:rsidRPr="00CB1CAA">
        <w:rPr>
          <w:i/>
        </w:rPr>
        <w:t xml:space="preserve"> senthään</w:t>
      </w:r>
      <w:r w:rsidR="00120B75" w:rsidRPr="00CB1CAA">
        <w:t>,</w:t>
      </w:r>
      <w:r w:rsidR="00120B75" w:rsidRPr="00CB1CAA">
        <w:rPr>
          <w:i/>
        </w:rPr>
        <w:t xml:space="preserve"> sitte</w:t>
      </w:r>
      <w:r w:rsidR="0075485B" w:rsidRPr="0075485B">
        <w:t>(</w:t>
      </w:r>
      <w:r w:rsidR="00120B75" w:rsidRPr="00CB1CAA">
        <w:rPr>
          <w:i/>
        </w:rPr>
        <w:t>n</w:t>
      </w:r>
      <w:r w:rsidR="0075485B" w:rsidRPr="0075485B">
        <w:t>)</w:t>
      </w:r>
      <w:r w:rsidR="00120B75" w:rsidRPr="00CB1CAA">
        <w:rPr>
          <w:i/>
        </w:rPr>
        <w:t>ki</w:t>
      </w:r>
      <w:r w:rsidR="00120B75" w:rsidRPr="00CB1CAA">
        <w:t>,</w:t>
      </w:r>
      <w:r w:rsidR="00120B75" w:rsidRPr="00CB1CAA">
        <w:rPr>
          <w:i/>
        </w:rPr>
        <w:t xml:space="preserve"> </w:t>
      </w:r>
      <w:r w:rsidR="0075485B">
        <w:t>(</w:t>
      </w:r>
      <w:r w:rsidR="00120B75" w:rsidRPr="00CB1CAA">
        <w:rPr>
          <w:i/>
        </w:rPr>
        <w:t>ei</w:t>
      </w:r>
      <w:r w:rsidR="00120B75" w:rsidRPr="00CB1CAA">
        <w:t xml:space="preserve">) </w:t>
      </w:r>
      <w:r w:rsidR="00120B75" w:rsidRPr="00CB1CAA">
        <w:rPr>
          <w:i/>
        </w:rPr>
        <w:t>sitte</w:t>
      </w:r>
      <w:r w:rsidR="0075485B" w:rsidRPr="0075485B">
        <w:t>(</w:t>
      </w:r>
      <w:r w:rsidR="00120B75" w:rsidRPr="00CB1CAA">
        <w:rPr>
          <w:i/>
        </w:rPr>
        <w:t>n</w:t>
      </w:r>
      <w:r w:rsidR="0075485B" w:rsidRPr="0075485B">
        <w:t>)</w:t>
      </w:r>
      <w:r w:rsidR="00120B75" w:rsidRPr="00CB1CAA">
        <w:rPr>
          <w:i/>
        </w:rPr>
        <w:t>khään</w:t>
      </w:r>
      <w:r w:rsidR="00120B75" w:rsidRPr="00CB1CAA">
        <w:t xml:space="preserve">, </w:t>
      </w:r>
      <w:r w:rsidR="00120B75" w:rsidRPr="00CB1CAA">
        <w:rPr>
          <w:i/>
        </w:rPr>
        <w:t>muuto</w:t>
      </w:r>
      <w:r w:rsidR="0075485B" w:rsidRPr="0075485B">
        <w:t>(</w:t>
      </w:r>
      <w:r w:rsidR="00120B75" w:rsidRPr="00CB1CAA">
        <w:rPr>
          <w:i/>
        </w:rPr>
        <w:t>i</w:t>
      </w:r>
      <w:r w:rsidR="0075485B" w:rsidRPr="0075485B">
        <w:t>)</w:t>
      </w:r>
      <w:r w:rsidR="00120B75" w:rsidRPr="00CB1CAA">
        <w:rPr>
          <w:i/>
        </w:rPr>
        <w:t>n</w:t>
      </w:r>
      <w:r w:rsidR="002612F1">
        <w:rPr>
          <w:i/>
        </w:rPr>
        <w:t xml:space="preserve"> </w:t>
      </w:r>
      <w:r w:rsidR="00BA1173" w:rsidRPr="00BA1173">
        <w:t>~</w:t>
      </w:r>
      <w:r w:rsidR="002612F1">
        <w:rPr>
          <w:i/>
        </w:rPr>
        <w:t xml:space="preserve"> muutosin</w:t>
      </w:r>
      <w:r w:rsidR="00120B75" w:rsidRPr="00CB1CAA">
        <w:t xml:space="preserve">, </w:t>
      </w:r>
      <w:r w:rsidR="00120B75" w:rsidRPr="00CB1CAA">
        <w:rPr>
          <w:i/>
        </w:rPr>
        <w:t>taas</w:t>
      </w:r>
      <w:r w:rsidR="00120B75" w:rsidRPr="00CB1CAA">
        <w:t xml:space="preserve">, </w:t>
      </w:r>
      <w:r w:rsidR="00120B75" w:rsidRPr="00CB1CAA">
        <w:rPr>
          <w:i/>
        </w:rPr>
        <w:t>tois</w:t>
      </w:r>
      <w:r w:rsidR="0075485B" w:rsidRPr="0075485B">
        <w:t>(</w:t>
      </w:r>
      <w:r w:rsidR="00120B75" w:rsidRPr="00CB1CAA">
        <w:rPr>
          <w:i/>
        </w:rPr>
        <w:t>s</w:t>
      </w:r>
      <w:r w:rsidR="0075485B" w:rsidRPr="0075485B">
        <w:t>)</w:t>
      </w:r>
      <w:r w:rsidR="00120B75" w:rsidRPr="00CB1CAA">
        <w:rPr>
          <w:i/>
        </w:rPr>
        <w:t>aaltakäsin</w:t>
      </w:r>
      <w:r w:rsidR="00120B75" w:rsidRPr="00CB1CAA">
        <w:t xml:space="preserve">, </w:t>
      </w:r>
      <w:r w:rsidR="00120B75" w:rsidRPr="00CB1CAA">
        <w:rPr>
          <w:i/>
        </w:rPr>
        <w:t>kuulema</w:t>
      </w:r>
      <w:r w:rsidR="0075485B" w:rsidRPr="0075485B">
        <w:t>(</w:t>
      </w:r>
      <w:r w:rsidR="00120B75" w:rsidRPr="00CB1CAA">
        <w:rPr>
          <w:i/>
        </w:rPr>
        <w:t>n</w:t>
      </w:r>
      <w:r w:rsidR="0075485B" w:rsidRPr="0075485B">
        <w:t>)</w:t>
      </w:r>
      <w:r w:rsidR="00120B75" w:rsidRPr="00CB1CAA">
        <w:t xml:space="preserve">, </w:t>
      </w:r>
      <w:r w:rsidR="00120B75" w:rsidRPr="00CB1CAA">
        <w:rPr>
          <w:i/>
        </w:rPr>
        <w:t>lopuksi</w:t>
      </w:r>
      <w:r w:rsidR="00120B75" w:rsidRPr="00CB1CAA">
        <w:t>,</w:t>
      </w:r>
      <w:r w:rsidR="00120B75" w:rsidRPr="00CB1CAA">
        <w:rPr>
          <w:i/>
        </w:rPr>
        <w:t xml:space="preserve"> lisäksi</w:t>
      </w:r>
      <w:r w:rsidR="001B127A" w:rsidRPr="001B127A">
        <w:t>.</w:t>
      </w:r>
    </w:p>
    <w:p w14:paraId="1AB6F95E" w14:textId="77777777" w:rsidR="00120B75" w:rsidRPr="00CB1CAA" w:rsidRDefault="00120B75" w:rsidP="00DB46AE">
      <w:pPr>
        <w:pStyle w:val="Overskrift3"/>
      </w:pPr>
      <w:bookmarkStart w:id="2068" w:name="_Toc226789863"/>
      <w:bookmarkStart w:id="2069" w:name="_Toc241129389"/>
      <w:bookmarkStart w:id="2070" w:name="_Toc311273975"/>
      <w:r w:rsidRPr="00CB1CAA">
        <w:t>Kommenttiadverbit</w:t>
      </w:r>
      <w:bookmarkEnd w:id="2068"/>
      <w:bookmarkEnd w:id="2069"/>
      <w:bookmarkEnd w:id="2070"/>
    </w:p>
    <w:p w14:paraId="15FF666F" w14:textId="77777777" w:rsidR="00F904D4" w:rsidRDefault="00120B75" w:rsidP="00120B75">
      <w:r w:rsidRPr="00CB1CAA">
        <w:t>Kommenttiadverbit muistelhaan puhhuujan eli kirjoittaajan ajatuksii siitä, oonko syntaktissa ilmoitettu assii toivottava, uskottava, mahđolinen jne.</w:t>
      </w:r>
      <w:r w:rsidR="00A162E8">
        <w:t xml:space="preserve"> </w:t>
      </w:r>
      <w:r w:rsidR="0075485B">
        <w:t>(</w:t>
      </w:r>
      <w:r w:rsidR="00A162E8">
        <w:t>1–4)</w:t>
      </w:r>
      <w:r w:rsidR="00F904D4">
        <w:t>.</w:t>
      </w:r>
    </w:p>
    <w:p w14:paraId="480B6591" w14:textId="0BFA2238" w:rsidR="00120B75" w:rsidRPr="00CB1CAA" w:rsidRDefault="0075485B" w:rsidP="00120B75">
      <w:r>
        <w:t>(</w:t>
      </w:r>
      <w:r w:rsidR="00A162E8">
        <w:t>1)</w:t>
      </w:r>
      <w:r w:rsidR="00A162E8">
        <w:rPr>
          <w:i/>
        </w:rPr>
        <w:t xml:space="preserve"> </w:t>
      </w:r>
      <w:r w:rsidR="00120B75" w:rsidRPr="00CB1CAA">
        <w:rPr>
          <w:i/>
        </w:rPr>
        <w:t>Ilman</w:t>
      </w:r>
      <w:r w:rsidR="00120B75" w:rsidRPr="00CB1CAA">
        <w:t xml:space="preserve"> sie tulet minun myötä kothiin.</w:t>
      </w:r>
    </w:p>
    <w:p w14:paraId="78444F1A" w14:textId="57067045" w:rsidR="00120B75" w:rsidRPr="00CB1CAA" w:rsidRDefault="0075485B" w:rsidP="00120B75">
      <w:r>
        <w:t>(</w:t>
      </w:r>
      <w:r w:rsidR="00A162E8">
        <w:t>2)</w:t>
      </w:r>
      <w:r w:rsidR="00A162E8">
        <w:rPr>
          <w:i/>
        </w:rPr>
        <w:t xml:space="preserve"> </w:t>
      </w:r>
      <w:r w:rsidR="00120B75" w:rsidRPr="00CB1CAA">
        <w:rPr>
          <w:i/>
        </w:rPr>
        <w:t xml:space="preserve">Onneksi </w:t>
      </w:r>
      <w:r w:rsidR="00120B75" w:rsidRPr="00CB1CAA">
        <w:t>sie olet jo tervet.</w:t>
      </w:r>
    </w:p>
    <w:p w14:paraId="6F9B9A12" w14:textId="09826A0F" w:rsidR="00120B75" w:rsidRPr="00CB1CAA" w:rsidRDefault="0075485B" w:rsidP="00120B75">
      <w:r>
        <w:t>(</w:t>
      </w:r>
      <w:r w:rsidR="00A162E8">
        <w:t xml:space="preserve">3) </w:t>
      </w:r>
      <w:r w:rsidR="00120B75" w:rsidRPr="00CB1CAA">
        <w:t xml:space="preserve">Pekka lähtee kaikisti </w:t>
      </w:r>
      <w:r w:rsidR="00120B75" w:rsidRPr="00CB1CAA">
        <w:rPr>
          <w:i/>
        </w:rPr>
        <w:t xml:space="preserve">mielelä </w:t>
      </w:r>
      <w:r w:rsidR="00120B75" w:rsidRPr="00CB1CAA">
        <w:t>koulhuun.</w:t>
      </w:r>
    </w:p>
    <w:p w14:paraId="3F7287AB" w14:textId="7DCCB2C8" w:rsidR="00120B75" w:rsidRPr="00CB1CAA" w:rsidRDefault="0075485B" w:rsidP="00120B75">
      <w:r>
        <w:t>(</w:t>
      </w:r>
      <w:r w:rsidR="00A162E8">
        <w:t xml:space="preserve">4) </w:t>
      </w:r>
      <w:r w:rsidR="00120B75" w:rsidRPr="00CB1CAA">
        <w:t xml:space="preserve">Mie en </w:t>
      </w:r>
      <w:r w:rsidR="00120B75" w:rsidRPr="00CB1CAA">
        <w:rPr>
          <w:i/>
        </w:rPr>
        <w:t xml:space="preserve">vain </w:t>
      </w:r>
      <w:r w:rsidR="00120B75" w:rsidRPr="00CB1CAA">
        <w:t>ymmärä, mi</w:t>
      </w:r>
      <w:r w:rsidR="00EE5887">
        <w:t>t</w:t>
      </w:r>
      <w:r w:rsidR="00120B75" w:rsidRPr="00CB1CAA">
        <w:t>ä sie sillä meinasit.</w:t>
      </w:r>
    </w:p>
    <w:p w14:paraId="27CB90F3" w14:textId="632E02CB" w:rsidR="00120B75" w:rsidRPr="00CB1CAA" w:rsidRDefault="00120B75" w:rsidP="00120B75">
      <w:r w:rsidRPr="00CB1CAA">
        <w:t>Kommenttiadverbiita oon esimerkiksi seuraavat</w:t>
      </w:r>
      <w:r w:rsidR="001224B5">
        <w:t xml:space="preserve"> (5)</w:t>
      </w:r>
      <w:r w:rsidRPr="00CB1CAA">
        <w:t>:</w:t>
      </w:r>
    </w:p>
    <w:p w14:paraId="3EC58939" w14:textId="02742F53" w:rsidR="00120B75" w:rsidRDefault="001224B5" w:rsidP="00EE5887">
      <w:pPr>
        <w:rPr>
          <w:i/>
        </w:rPr>
      </w:pPr>
      <w:r>
        <w:t>(5)</w:t>
      </w:r>
      <w:r>
        <w:rPr>
          <w:i/>
        </w:rPr>
        <w:t xml:space="preserve"> </w:t>
      </w:r>
      <w:r w:rsidR="00120B75" w:rsidRPr="00CB1CAA">
        <w:rPr>
          <w:i/>
        </w:rPr>
        <w:t>arvat</w:t>
      </w:r>
      <w:r w:rsidR="007F66EA">
        <w:rPr>
          <w:i/>
        </w:rPr>
        <w:t>tavasti</w:t>
      </w:r>
      <w:r w:rsidR="001B127A" w:rsidRPr="001B127A">
        <w:t>,</w:t>
      </w:r>
      <w:r w:rsidR="00120B75" w:rsidRPr="00CB1CAA">
        <w:rPr>
          <w:i/>
        </w:rPr>
        <w:t xml:space="preserve"> arvatenki</w:t>
      </w:r>
      <w:r w:rsidR="00120B75" w:rsidRPr="00CB1CAA">
        <w:t>,</w:t>
      </w:r>
      <w:r w:rsidR="00120B75" w:rsidRPr="00CB1CAA">
        <w:rPr>
          <w:i/>
        </w:rPr>
        <w:t xml:space="preserve"> luultavasti</w:t>
      </w:r>
      <w:r w:rsidR="00120B75" w:rsidRPr="00CB1CAA">
        <w:t>,</w:t>
      </w:r>
      <w:r w:rsidR="00120B75" w:rsidRPr="00CB1CAA">
        <w:rPr>
          <w:i/>
        </w:rPr>
        <w:t xml:space="preserve"> sikkaristi</w:t>
      </w:r>
      <w:r w:rsidR="001B127A" w:rsidRPr="001B127A">
        <w:t>,</w:t>
      </w:r>
      <w:r w:rsidR="00120B75">
        <w:rPr>
          <w:i/>
        </w:rPr>
        <w:t xml:space="preserve"> </w:t>
      </w:r>
      <w:r w:rsidR="00120B75" w:rsidRPr="00CB1CAA">
        <w:rPr>
          <w:i/>
        </w:rPr>
        <w:t>varmasti</w:t>
      </w:r>
      <w:r w:rsidR="00120B75" w:rsidRPr="00CB1CAA">
        <w:t>,</w:t>
      </w:r>
      <w:r w:rsidR="007F66EA">
        <w:rPr>
          <w:i/>
        </w:rPr>
        <w:t xml:space="preserve"> varmastikki</w:t>
      </w:r>
      <w:r w:rsidR="001B127A" w:rsidRPr="001B127A">
        <w:t>,</w:t>
      </w:r>
      <w:r w:rsidR="00120B75" w:rsidRPr="00CB1CAA">
        <w:rPr>
          <w:i/>
        </w:rPr>
        <w:t xml:space="preserve"> </w:t>
      </w:r>
      <w:r w:rsidR="0075485B">
        <w:t>(</w:t>
      </w:r>
      <w:r w:rsidR="00120B75" w:rsidRPr="00CB1CAA">
        <w:rPr>
          <w:i/>
        </w:rPr>
        <w:t>ei</w:t>
      </w:r>
      <w:r w:rsidR="00120B75" w:rsidRPr="00CB1CAA">
        <w:t>)</w:t>
      </w:r>
      <w:r w:rsidR="00120B75" w:rsidRPr="00CB1CAA">
        <w:rPr>
          <w:i/>
        </w:rPr>
        <w:t xml:space="preserve"> varmastikhaan</w:t>
      </w:r>
      <w:r w:rsidR="00120B75" w:rsidRPr="00CB1CAA">
        <w:t>,</w:t>
      </w:r>
      <w:r w:rsidR="007F66EA">
        <w:rPr>
          <w:i/>
        </w:rPr>
        <w:t xml:space="preserve"> vishiin</w:t>
      </w:r>
      <w:r w:rsidR="005879A9">
        <w:t xml:space="preserve"> ~</w:t>
      </w:r>
      <w:r w:rsidR="007F66EA">
        <w:rPr>
          <w:i/>
        </w:rPr>
        <w:t xml:space="preserve"> vissiin</w:t>
      </w:r>
      <w:r w:rsidR="005879A9">
        <w:t xml:space="preserve"> ~</w:t>
      </w:r>
      <w:r w:rsidR="00120B75" w:rsidRPr="00CB1CAA">
        <w:rPr>
          <w:i/>
        </w:rPr>
        <w:t xml:space="preserve"> vissisti</w:t>
      </w:r>
      <w:r w:rsidR="00120B75" w:rsidRPr="00CB1CAA">
        <w:t>,</w:t>
      </w:r>
      <w:r w:rsidR="00120B75" w:rsidRPr="00CB1CAA">
        <w:rPr>
          <w:i/>
        </w:rPr>
        <w:t xml:space="preserve"> vissimästi</w:t>
      </w:r>
      <w:r w:rsidR="00120B75" w:rsidRPr="00CB1CAA">
        <w:t>,</w:t>
      </w:r>
      <w:r w:rsidR="00120B75" w:rsidRPr="00CB1CAA">
        <w:rPr>
          <w:i/>
        </w:rPr>
        <w:t xml:space="preserve"> </w:t>
      </w:r>
      <w:r w:rsidR="0075485B">
        <w:t>(</w:t>
      </w:r>
      <w:r w:rsidR="00120B75" w:rsidRPr="00CB1CAA">
        <w:rPr>
          <w:i/>
        </w:rPr>
        <w:t>ei</w:t>
      </w:r>
      <w:r w:rsidR="00120B75" w:rsidRPr="00CB1CAA">
        <w:t>)</w:t>
      </w:r>
      <w:r w:rsidR="00120B75" w:rsidRPr="00CB1CAA">
        <w:rPr>
          <w:i/>
        </w:rPr>
        <w:t xml:space="preserve"> vishiinkhään </w:t>
      </w:r>
      <w:r w:rsidR="00BA1173" w:rsidRPr="00BA1173">
        <w:t>~</w:t>
      </w:r>
      <w:r w:rsidR="00120B75" w:rsidRPr="00CB1CAA">
        <w:rPr>
          <w:i/>
        </w:rPr>
        <w:t xml:space="preserve"> vissiinkhään</w:t>
      </w:r>
      <w:r w:rsidR="00120B75" w:rsidRPr="00CB1CAA">
        <w:t>,</w:t>
      </w:r>
      <w:r w:rsidR="007F66EA">
        <w:rPr>
          <w:i/>
        </w:rPr>
        <w:t xml:space="preserve"> tottavishiin</w:t>
      </w:r>
      <w:r w:rsidR="001B127A" w:rsidRPr="001B127A">
        <w:t>,</w:t>
      </w:r>
      <w:r w:rsidR="00120B75" w:rsidRPr="00CB1CAA">
        <w:rPr>
          <w:i/>
        </w:rPr>
        <w:t xml:space="preserve"> </w:t>
      </w:r>
      <w:r w:rsidR="0075485B">
        <w:t>(</w:t>
      </w:r>
      <w:r w:rsidR="00120B75" w:rsidRPr="00CB1CAA">
        <w:rPr>
          <w:i/>
        </w:rPr>
        <w:t>ei</w:t>
      </w:r>
      <w:r w:rsidR="00120B75" w:rsidRPr="00CB1CAA">
        <w:t>)</w:t>
      </w:r>
      <w:r w:rsidR="000C3208">
        <w:rPr>
          <w:i/>
        </w:rPr>
        <w:t xml:space="preserve"> tottavi</w:t>
      </w:r>
      <w:r w:rsidR="00F81DCA">
        <w:rPr>
          <w:i/>
        </w:rPr>
        <w:t>s</w:t>
      </w:r>
      <w:r w:rsidR="00120B75" w:rsidRPr="00CB1CAA">
        <w:rPr>
          <w:i/>
        </w:rPr>
        <w:t>hiinkhään</w:t>
      </w:r>
      <w:r w:rsidR="00120B75" w:rsidRPr="00CB1CAA">
        <w:t>,</w:t>
      </w:r>
      <w:r w:rsidR="0099572A">
        <w:t xml:space="preserve"> </w:t>
      </w:r>
      <w:r w:rsidR="0099572A">
        <w:rPr>
          <w:i/>
        </w:rPr>
        <w:t>tuskin</w:t>
      </w:r>
      <w:r w:rsidR="001B127A" w:rsidRPr="001B127A">
        <w:t>,</w:t>
      </w:r>
      <w:r w:rsidR="00120B75" w:rsidRPr="00CB1CAA">
        <w:rPr>
          <w:i/>
        </w:rPr>
        <w:t xml:space="preserve"> toivottavasti</w:t>
      </w:r>
      <w:r w:rsidR="00120B75" w:rsidRPr="00CB1CAA">
        <w:t>,</w:t>
      </w:r>
      <w:r w:rsidR="00120B75" w:rsidRPr="00CB1CAA">
        <w:rPr>
          <w:i/>
        </w:rPr>
        <w:t xml:space="preserve"> tietenki</w:t>
      </w:r>
      <w:r w:rsidR="00120B75" w:rsidRPr="00CB1CAA">
        <w:t>,</w:t>
      </w:r>
      <w:r w:rsidR="00120B75" w:rsidRPr="00CB1CAA">
        <w:rPr>
          <w:i/>
        </w:rPr>
        <w:t xml:space="preserve"> </w:t>
      </w:r>
      <w:r w:rsidR="0075485B">
        <w:t>(</w:t>
      </w:r>
      <w:r w:rsidR="00120B75" w:rsidRPr="00CB1CAA">
        <w:rPr>
          <w:i/>
        </w:rPr>
        <w:t>ei</w:t>
      </w:r>
      <w:r w:rsidR="00120B75" w:rsidRPr="00CB1CAA">
        <w:t>)</w:t>
      </w:r>
      <w:r w:rsidR="00120B75" w:rsidRPr="00CB1CAA">
        <w:rPr>
          <w:i/>
        </w:rPr>
        <w:t xml:space="preserve"> tietenkhään</w:t>
      </w:r>
      <w:r w:rsidR="00120B75" w:rsidRPr="00CB1CAA">
        <w:t>,</w:t>
      </w:r>
      <w:r w:rsidR="00120B75" w:rsidRPr="00CB1CAA">
        <w:rPr>
          <w:i/>
        </w:rPr>
        <w:t xml:space="preserve"> piian</w:t>
      </w:r>
      <w:r w:rsidR="00120B75" w:rsidRPr="00CB1CAA">
        <w:t>,</w:t>
      </w:r>
      <w:r w:rsidR="00120B75" w:rsidRPr="00CB1CAA">
        <w:rPr>
          <w:i/>
        </w:rPr>
        <w:t xml:space="preserve"> ilman</w:t>
      </w:r>
      <w:r w:rsidR="00120B75" w:rsidRPr="00CB1CAA">
        <w:t>,</w:t>
      </w:r>
      <w:r w:rsidR="00120B75" w:rsidRPr="00CB1CAA">
        <w:rPr>
          <w:i/>
        </w:rPr>
        <w:t xml:space="preserve"> erinomhattain</w:t>
      </w:r>
      <w:r w:rsidR="00120B75" w:rsidRPr="00CB1CAA">
        <w:t>,</w:t>
      </w:r>
      <w:r w:rsidR="00120B75" w:rsidRPr="00CB1CAA">
        <w:rPr>
          <w:i/>
        </w:rPr>
        <w:t xml:space="preserve"> olletiki</w:t>
      </w:r>
      <w:r w:rsidR="00120B75" w:rsidRPr="00CB1CAA">
        <w:t>,</w:t>
      </w:r>
      <w:r w:rsidR="00120B75" w:rsidRPr="00CB1CAA">
        <w:rPr>
          <w:i/>
        </w:rPr>
        <w:t xml:space="preserve"> erittäinki</w:t>
      </w:r>
      <w:r w:rsidR="00120B75" w:rsidRPr="00CB1CAA">
        <w:t>,</w:t>
      </w:r>
      <w:r w:rsidR="00120B75" w:rsidRPr="00CB1CAA">
        <w:rPr>
          <w:i/>
        </w:rPr>
        <w:t xml:space="preserve"> eriliikaisesti</w:t>
      </w:r>
      <w:r w:rsidR="00120B75" w:rsidRPr="00CB1CAA">
        <w:t>,</w:t>
      </w:r>
      <w:r w:rsidR="00120B75" w:rsidRPr="00CB1CAA">
        <w:rPr>
          <w:i/>
        </w:rPr>
        <w:t xml:space="preserve"> tosin</w:t>
      </w:r>
      <w:r w:rsidR="00120B75" w:rsidRPr="00CB1CAA">
        <w:t xml:space="preserve">, </w:t>
      </w:r>
      <w:r w:rsidR="00120B75" w:rsidRPr="00CB1CAA">
        <w:rPr>
          <w:i/>
        </w:rPr>
        <w:t>to</w:t>
      </w:r>
      <w:r w:rsidR="0075485B">
        <w:t>(</w:t>
      </w:r>
      <w:r w:rsidR="00120B75" w:rsidRPr="00CB1CAA">
        <w:rPr>
          <w:i/>
        </w:rPr>
        <w:t>đ</w:t>
      </w:r>
      <w:r w:rsidR="00120B75" w:rsidRPr="00CB1CAA">
        <w:t>)</w:t>
      </w:r>
      <w:r w:rsidR="00120B75" w:rsidRPr="00CB1CAA">
        <w:rPr>
          <w:i/>
        </w:rPr>
        <w:t>esta</w:t>
      </w:r>
      <w:r w:rsidR="00120B75" w:rsidRPr="00CB1CAA">
        <w:t>,</w:t>
      </w:r>
      <w:r w:rsidR="00120B75" w:rsidRPr="00CB1CAA">
        <w:rPr>
          <w:i/>
        </w:rPr>
        <w:t xml:space="preserve"> muka</w:t>
      </w:r>
      <w:r w:rsidR="00120B75" w:rsidRPr="00CB1CAA">
        <w:t>,</w:t>
      </w:r>
      <w:r w:rsidR="00120B75" w:rsidRPr="00CB1CAA">
        <w:rPr>
          <w:i/>
        </w:rPr>
        <w:t xml:space="preserve"> makka</w:t>
      </w:r>
      <w:r w:rsidR="00120B75" w:rsidRPr="00CB1CAA">
        <w:t>,</w:t>
      </w:r>
      <w:r w:rsidR="00120B75" w:rsidRPr="00CB1CAA">
        <w:rPr>
          <w:i/>
        </w:rPr>
        <w:t xml:space="preserve"> </w:t>
      </w:r>
      <w:r w:rsidR="0075485B">
        <w:t>(</w:t>
      </w:r>
      <w:r w:rsidR="00120B75" w:rsidRPr="00CB1CAA">
        <w:rPr>
          <w:i/>
        </w:rPr>
        <w:t>ei</w:t>
      </w:r>
      <w:r w:rsidR="00120B75" w:rsidRPr="00CB1CAA">
        <w:t xml:space="preserve">) </w:t>
      </w:r>
      <w:r w:rsidR="00120B75" w:rsidRPr="00CB1CAA">
        <w:rPr>
          <w:i/>
        </w:rPr>
        <w:t>su</w:t>
      </w:r>
      <w:r w:rsidR="0075485B" w:rsidRPr="0075485B">
        <w:t>(</w:t>
      </w:r>
      <w:r w:rsidR="00120B75" w:rsidRPr="00CB1CAA">
        <w:rPr>
          <w:i/>
        </w:rPr>
        <w:t>i</w:t>
      </w:r>
      <w:r w:rsidR="0075485B" w:rsidRPr="0075485B">
        <w:t>)</w:t>
      </w:r>
      <w:r w:rsidR="00120B75" w:rsidRPr="00CB1CAA">
        <w:rPr>
          <w:i/>
        </w:rPr>
        <w:t>nkhaan</w:t>
      </w:r>
      <w:r w:rsidR="00120B75" w:rsidRPr="00CB1CAA">
        <w:t>,</w:t>
      </w:r>
      <w:r w:rsidR="00120B75" w:rsidRPr="00CB1CAA">
        <w:rPr>
          <w:i/>
        </w:rPr>
        <w:t xml:space="preserve"> onneksi</w:t>
      </w:r>
      <w:r w:rsidR="00120B75" w:rsidRPr="00CB1CAA">
        <w:t>,</w:t>
      </w:r>
      <w:r w:rsidR="00120B75" w:rsidRPr="00CB1CAA">
        <w:rPr>
          <w:i/>
        </w:rPr>
        <w:t xml:space="preserve"> mah</w:t>
      </w:r>
      <w:r w:rsidR="001B127A" w:rsidRPr="001B127A">
        <w:t>(</w:t>
      </w:r>
      <w:r w:rsidR="00120B75" w:rsidRPr="00CB1CAA">
        <w:rPr>
          <w:i/>
        </w:rPr>
        <w:t>đ</w:t>
      </w:r>
      <w:r w:rsidR="001B127A" w:rsidRPr="001B127A">
        <w:t>)</w:t>
      </w:r>
      <w:r w:rsidR="00120B75" w:rsidRPr="00CB1CAA">
        <w:rPr>
          <w:i/>
        </w:rPr>
        <w:t>olisesti</w:t>
      </w:r>
      <w:r w:rsidR="00120B75" w:rsidRPr="00CB1CAA">
        <w:t>,</w:t>
      </w:r>
      <w:r w:rsidR="00120B75" w:rsidRPr="00CB1CAA">
        <w:rPr>
          <w:i/>
        </w:rPr>
        <w:t xml:space="preserve"> melkhein</w:t>
      </w:r>
      <w:r w:rsidR="007C3011">
        <w:rPr>
          <w:i/>
        </w:rPr>
        <w:t xml:space="preserve"> </w:t>
      </w:r>
      <w:r w:rsidR="00BA1173" w:rsidRPr="00BA1173">
        <w:t>~</w:t>
      </w:r>
      <w:r w:rsidR="007C3011">
        <w:rPr>
          <w:i/>
        </w:rPr>
        <w:t xml:space="preserve"> melkheen</w:t>
      </w:r>
      <w:r w:rsidR="00120B75" w:rsidRPr="00CB1CAA">
        <w:t>,</w:t>
      </w:r>
      <w:r w:rsidR="00120B75" w:rsidRPr="00CB1CAA">
        <w:rPr>
          <w:i/>
        </w:rPr>
        <w:t xml:space="preserve"> mielelä</w:t>
      </w:r>
      <w:r w:rsidR="00120B75" w:rsidRPr="00CB1CAA">
        <w:t>,</w:t>
      </w:r>
      <w:r w:rsidR="00120B75" w:rsidRPr="00CB1CAA">
        <w:rPr>
          <w:i/>
        </w:rPr>
        <w:t xml:space="preserve"> </w:t>
      </w:r>
      <w:r w:rsidR="0075485B">
        <w:t>(</w:t>
      </w:r>
      <w:r w:rsidR="00120B75">
        <w:rPr>
          <w:i/>
        </w:rPr>
        <w:t>minun</w:t>
      </w:r>
      <w:r w:rsidR="0075485B" w:rsidRPr="0075485B">
        <w:t>,</w:t>
      </w:r>
      <w:r w:rsidR="00120B75">
        <w:rPr>
          <w:i/>
        </w:rPr>
        <w:t xml:space="preserve"> sinun</w:t>
      </w:r>
      <w:r w:rsidR="0075485B" w:rsidRPr="0075485B">
        <w:t>,</w:t>
      </w:r>
      <w:r w:rsidR="00120B75">
        <w:t xml:space="preserve"> </w:t>
      </w:r>
      <w:r w:rsidR="00120B75" w:rsidRPr="00CB1CAA">
        <w:rPr>
          <w:i/>
        </w:rPr>
        <w:t>hänen</w:t>
      </w:r>
      <w:r w:rsidR="0075485B" w:rsidRPr="0075485B">
        <w:t>,</w:t>
      </w:r>
      <w:r w:rsidR="00120B75">
        <w:rPr>
          <w:i/>
        </w:rPr>
        <w:t xml:space="preserve"> me</w:t>
      </w:r>
      <w:r w:rsidR="0075485B" w:rsidRPr="0075485B">
        <w:t>(</w:t>
      </w:r>
      <w:r w:rsidR="00120B75">
        <w:rPr>
          <w:i/>
        </w:rPr>
        <w:t>iđ</w:t>
      </w:r>
      <w:r w:rsidR="0075485B" w:rsidRPr="0075485B">
        <w:t>)</w:t>
      </w:r>
      <w:r w:rsidR="00120B75">
        <w:rPr>
          <w:i/>
        </w:rPr>
        <w:t>än</w:t>
      </w:r>
      <w:r w:rsidR="0075485B" w:rsidRPr="0075485B">
        <w:t>,</w:t>
      </w:r>
      <w:r w:rsidR="00120B75">
        <w:rPr>
          <w:i/>
        </w:rPr>
        <w:t xml:space="preserve"> te</w:t>
      </w:r>
      <w:r w:rsidR="0075485B" w:rsidRPr="0075485B">
        <w:t>(</w:t>
      </w:r>
      <w:r w:rsidR="00120B75">
        <w:rPr>
          <w:i/>
        </w:rPr>
        <w:t>iđ</w:t>
      </w:r>
      <w:r w:rsidR="0075485B" w:rsidRPr="0075485B">
        <w:t>)</w:t>
      </w:r>
      <w:r w:rsidR="00120B75">
        <w:rPr>
          <w:i/>
        </w:rPr>
        <w:t>än</w:t>
      </w:r>
      <w:r w:rsidR="0075485B" w:rsidRPr="0075485B">
        <w:t>,</w:t>
      </w:r>
      <w:r w:rsidR="00120B75">
        <w:rPr>
          <w:i/>
        </w:rPr>
        <w:t xml:space="preserve"> he</w:t>
      </w:r>
      <w:r w:rsidR="0075485B" w:rsidRPr="0075485B">
        <w:t>(</w:t>
      </w:r>
      <w:r w:rsidR="00120B75">
        <w:rPr>
          <w:i/>
        </w:rPr>
        <w:t>iđ</w:t>
      </w:r>
      <w:r w:rsidR="0075485B" w:rsidRPr="0075485B">
        <w:t>)</w:t>
      </w:r>
      <w:r w:rsidR="00120B75">
        <w:rPr>
          <w:i/>
        </w:rPr>
        <w:t>än</w:t>
      </w:r>
      <w:r w:rsidR="00120B75" w:rsidRPr="00CB1CAA">
        <w:t>)</w:t>
      </w:r>
      <w:r w:rsidR="00120B75">
        <w:rPr>
          <w:i/>
        </w:rPr>
        <w:t xml:space="preserve"> mielestä</w:t>
      </w:r>
      <w:r w:rsidR="00120B75" w:rsidRPr="00CB1CAA">
        <w:t>,</w:t>
      </w:r>
      <w:r w:rsidR="00120B75" w:rsidRPr="00CB1CAA">
        <w:rPr>
          <w:i/>
        </w:rPr>
        <w:t xml:space="preserve"> </w:t>
      </w:r>
      <w:r w:rsidR="00120B75">
        <w:rPr>
          <w:i/>
        </w:rPr>
        <w:t>o</w:t>
      </w:r>
      <w:r w:rsidR="00857CD4">
        <w:rPr>
          <w:i/>
        </w:rPr>
        <w:t xml:space="preserve">ikkeesti </w:t>
      </w:r>
      <w:r w:rsidR="00BA1173" w:rsidRPr="00BA1173">
        <w:t>~</w:t>
      </w:r>
      <w:r w:rsidR="00857CD4">
        <w:rPr>
          <w:i/>
        </w:rPr>
        <w:t xml:space="preserve"> oikeasti </w:t>
      </w:r>
      <w:r w:rsidR="00BA1173" w:rsidRPr="00BA1173">
        <w:t>~</w:t>
      </w:r>
      <w:r w:rsidR="00857CD4">
        <w:rPr>
          <w:i/>
        </w:rPr>
        <w:t xml:space="preserve"> oikiasti</w:t>
      </w:r>
      <w:r w:rsidR="001B127A" w:rsidRPr="001B127A">
        <w:t>,</w:t>
      </w:r>
      <w:r w:rsidR="000A4B27">
        <w:rPr>
          <w:i/>
        </w:rPr>
        <w:t xml:space="preserve"> </w:t>
      </w:r>
      <w:r w:rsidR="00120B75" w:rsidRPr="00CB1CAA">
        <w:rPr>
          <w:i/>
        </w:rPr>
        <w:t>oikkeesthaan</w:t>
      </w:r>
      <w:r w:rsidR="00857CD4">
        <w:rPr>
          <w:i/>
        </w:rPr>
        <w:t xml:space="preserve"> </w:t>
      </w:r>
      <w:r w:rsidR="00BA1173" w:rsidRPr="00BA1173">
        <w:t>~</w:t>
      </w:r>
      <w:r w:rsidR="00857CD4">
        <w:rPr>
          <w:i/>
        </w:rPr>
        <w:t xml:space="preserve"> oikeasthaan </w:t>
      </w:r>
      <w:r w:rsidR="00BA1173" w:rsidRPr="00BA1173">
        <w:t>~</w:t>
      </w:r>
      <w:r w:rsidR="00857CD4">
        <w:rPr>
          <w:i/>
        </w:rPr>
        <w:t xml:space="preserve"> oikiasthaan</w:t>
      </w:r>
      <w:r w:rsidR="00120B75" w:rsidRPr="00CB1CAA">
        <w:t xml:space="preserve">; </w:t>
      </w:r>
      <w:r w:rsidR="00120B75" w:rsidRPr="00CB1CAA">
        <w:rPr>
          <w:i/>
        </w:rPr>
        <w:t>kyllä</w:t>
      </w:r>
      <w:r w:rsidR="00120B75" w:rsidRPr="00CB1CAA">
        <w:t>,</w:t>
      </w:r>
      <w:r w:rsidR="00120B75" w:rsidRPr="00CB1CAA">
        <w:rPr>
          <w:i/>
        </w:rPr>
        <w:t xml:space="preserve"> nyt</w:t>
      </w:r>
      <w:r w:rsidR="00120B75" w:rsidRPr="00CB1CAA">
        <w:t>,</w:t>
      </w:r>
      <w:r w:rsidR="00120B75" w:rsidRPr="00CB1CAA">
        <w:rPr>
          <w:i/>
        </w:rPr>
        <w:t xml:space="preserve"> vain </w:t>
      </w:r>
      <w:r w:rsidR="00BA1173" w:rsidRPr="00BA1173">
        <w:t>~</w:t>
      </w:r>
      <w:r w:rsidR="00120B75" w:rsidRPr="00CB1CAA">
        <w:rPr>
          <w:i/>
        </w:rPr>
        <w:t xml:space="preserve"> vaan</w:t>
      </w:r>
      <w:r w:rsidR="00120B75" w:rsidRPr="00CB1CAA">
        <w:t>,</w:t>
      </w:r>
      <w:r w:rsidR="00120B75" w:rsidRPr="00CB1CAA">
        <w:rPr>
          <w:i/>
        </w:rPr>
        <w:t xml:space="preserve"> oikhein </w:t>
      </w:r>
      <w:r w:rsidR="00BA1173" w:rsidRPr="00BA1173">
        <w:t>~</w:t>
      </w:r>
      <w:r w:rsidR="00120B75" w:rsidRPr="00CB1CAA">
        <w:rPr>
          <w:i/>
        </w:rPr>
        <w:t xml:space="preserve"> oikheen</w:t>
      </w:r>
      <w:r w:rsidR="001B127A" w:rsidRPr="001B127A">
        <w:t>.</w:t>
      </w:r>
    </w:p>
    <w:p w14:paraId="2E3B1C40" w14:textId="2E494EE4" w:rsidR="006E1305" w:rsidRPr="00085A1F" w:rsidRDefault="006E1305" w:rsidP="006E1305">
      <w:pPr>
        <w:pStyle w:val="Overskrift1"/>
      </w:pPr>
      <w:bookmarkStart w:id="2071" w:name="_Toc241129390"/>
      <w:bookmarkStart w:id="2072" w:name="_Toc311273976"/>
      <w:r>
        <w:t>Adposisuuni</w:t>
      </w:r>
      <w:r w:rsidRPr="00085A1F">
        <w:t xml:space="preserve">t: </w:t>
      </w:r>
      <w:r w:rsidR="0099572A">
        <w:t>postposisuuni</w:t>
      </w:r>
      <w:r w:rsidRPr="00085A1F">
        <w:t xml:space="preserve">t ja </w:t>
      </w:r>
      <w:r>
        <w:t>preposisuuni</w:t>
      </w:r>
      <w:r w:rsidRPr="00085A1F">
        <w:t>t</w:t>
      </w:r>
      <w:bookmarkEnd w:id="2071"/>
      <w:bookmarkEnd w:id="2072"/>
    </w:p>
    <w:p w14:paraId="67397F07" w14:textId="49BDBBEA" w:rsidR="00241A03" w:rsidRDefault="00E02C54" w:rsidP="006E1305">
      <w:r w:rsidRPr="00D53F0F">
        <w:rPr>
          <w:smallCaps/>
        </w:rPr>
        <w:t>Adposisuunit</w:t>
      </w:r>
      <w:r>
        <w:t xml:space="preserve"> </w:t>
      </w:r>
      <w:r w:rsidR="00241A03">
        <w:t xml:space="preserve">eli </w:t>
      </w:r>
      <w:r w:rsidR="00241A03" w:rsidRPr="00D53F0F">
        <w:rPr>
          <w:smallCaps/>
        </w:rPr>
        <w:t>postposisuunit</w:t>
      </w:r>
      <w:r w:rsidR="00241A03">
        <w:t xml:space="preserve"> ja </w:t>
      </w:r>
      <w:r w:rsidR="00241A03" w:rsidRPr="00D53F0F">
        <w:rPr>
          <w:smallCaps/>
        </w:rPr>
        <w:t>preposisuunit</w:t>
      </w:r>
      <w:r w:rsidR="00241A03">
        <w:t xml:space="preserve"> </w:t>
      </w:r>
      <w:r>
        <w:t>oon sannoi, mikkä oon taipumattomat tahi niitten paradigm</w:t>
      </w:r>
      <w:r w:rsidR="00D17F7E">
        <w:t>h</w:t>
      </w:r>
      <w:r>
        <w:t xml:space="preserve">aan kuuluu tyhä kaksi </w:t>
      </w:r>
      <w:r w:rsidR="00070D05">
        <w:t>eli kolme kaasushaamuu, ja mikkä</w:t>
      </w:r>
      <w:r w:rsidR="00161527">
        <w:t xml:space="preserve"> vaađithaan ittensä</w:t>
      </w:r>
      <w:r w:rsidR="006E1305" w:rsidRPr="00085A1F">
        <w:t xml:space="preserve"> </w:t>
      </w:r>
      <w:r w:rsidR="002B27B2">
        <w:t>komplement</w:t>
      </w:r>
      <w:r w:rsidR="006E1305" w:rsidRPr="00085A1F">
        <w:t>iksi jonku nomenin</w:t>
      </w:r>
      <w:r w:rsidR="00070D05">
        <w:t>.</w:t>
      </w:r>
      <w:r w:rsidR="006E1305" w:rsidRPr="00085A1F">
        <w:t xml:space="preserve"> </w:t>
      </w:r>
      <w:r w:rsidR="00D17F7E">
        <w:t xml:space="preserve">Net sitte haamustethaan niin käsketyn </w:t>
      </w:r>
      <w:r w:rsidR="00D17F7E" w:rsidRPr="00D53F0F">
        <w:rPr>
          <w:smallCaps/>
        </w:rPr>
        <w:t xml:space="preserve">adposisuunifraasin </w:t>
      </w:r>
      <w:r w:rsidR="00D17F7E">
        <w:t xml:space="preserve">eli PP:n. </w:t>
      </w:r>
      <w:r w:rsidR="00C6773B">
        <w:t>Syntaktissa adposisuunifraasin funksuuni oon komplementtiadverbiaali eli vapaa adverbi</w:t>
      </w:r>
      <w:r w:rsidR="00F402A1">
        <w:t>aa</w:t>
      </w:r>
      <w:r w:rsidR="00C6773B">
        <w:t xml:space="preserve">li. </w:t>
      </w:r>
      <w:r w:rsidR="00241A03">
        <w:t>Net jajethaan kahtheen joukkhoon, postpo</w:t>
      </w:r>
      <w:r w:rsidR="000E42AA">
        <w:t>sisuuniiksi ja preposisuuniiksi,</w:t>
      </w:r>
      <w:r w:rsidR="00241A03">
        <w:t xml:space="preserve"> sen </w:t>
      </w:r>
      <w:r w:rsidR="00D81E3D">
        <w:t>jälkhiin</w:t>
      </w:r>
      <w:r w:rsidR="00241A03">
        <w:t xml:space="preserve"> oonko niitten komplementti adposisuunin</w:t>
      </w:r>
      <w:r w:rsidR="00E84CDA">
        <w:t xml:space="preserve"> pörässä eli sen eđessä. Preposisuuni seissoo ittensä komplementin eđessä</w:t>
      </w:r>
      <w:r w:rsidR="00E74232">
        <w:t xml:space="preserve"> </w:t>
      </w:r>
      <w:r w:rsidR="0075485B">
        <w:t>(</w:t>
      </w:r>
      <w:r w:rsidR="00E74232">
        <w:t>1)</w:t>
      </w:r>
      <w:r w:rsidR="00E84CDA">
        <w:t xml:space="preserve"> ja postposisuuni sen pörässä</w:t>
      </w:r>
      <w:r w:rsidR="00E74232">
        <w:t xml:space="preserve"> </w:t>
      </w:r>
      <w:r w:rsidR="0075485B">
        <w:t>(</w:t>
      </w:r>
      <w:r w:rsidR="00E74232">
        <w:t>2)</w:t>
      </w:r>
      <w:r w:rsidR="00E84CDA">
        <w:t>.</w:t>
      </w:r>
    </w:p>
    <w:p w14:paraId="248F37B6" w14:textId="46C81582" w:rsidR="00E84CDA" w:rsidRDefault="0075485B" w:rsidP="006E1305">
      <w:r>
        <w:t>(</w:t>
      </w:r>
      <w:r w:rsidR="00F55E09">
        <w:t xml:space="preserve">1) </w:t>
      </w:r>
      <w:r w:rsidR="00E84CDA">
        <w:t xml:space="preserve">Lato seissoo </w:t>
      </w:r>
      <w:r w:rsidR="00BF112E">
        <w:t>[</w:t>
      </w:r>
      <w:r w:rsidR="00E84CDA" w:rsidRPr="00E84CDA">
        <w:rPr>
          <w:i/>
        </w:rPr>
        <w:t xml:space="preserve">keskelä </w:t>
      </w:r>
      <w:r w:rsidR="00E84CDA" w:rsidRPr="00BF112E">
        <w:t>niittyy</w:t>
      </w:r>
      <w:r w:rsidR="00BF112E">
        <w:t>]</w:t>
      </w:r>
      <w:r w:rsidR="00E84CDA">
        <w:t>.</w:t>
      </w:r>
    </w:p>
    <w:p w14:paraId="66D0D8AD" w14:textId="3972CB6D" w:rsidR="00E74232" w:rsidRDefault="0075485B" w:rsidP="00E74232">
      <w:r>
        <w:t>(</w:t>
      </w:r>
      <w:r w:rsidR="00F55E09">
        <w:t xml:space="preserve">2) </w:t>
      </w:r>
      <w:r w:rsidR="00BF112E">
        <w:t>[</w:t>
      </w:r>
      <w:r w:rsidR="00E74232" w:rsidRPr="00BF112E">
        <w:t>Talon</w:t>
      </w:r>
      <w:r w:rsidR="00E74232" w:rsidRPr="00E84CDA">
        <w:rPr>
          <w:i/>
        </w:rPr>
        <w:t xml:space="preserve"> takana</w:t>
      </w:r>
      <w:r w:rsidR="00BF112E">
        <w:t>]</w:t>
      </w:r>
      <w:r w:rsidR="00E74232">
        <w:t xml:space="preserve"> oon tyhä mettää.</w:t>
      </w:r>
    </w:p>
    <w:p w14:paraId="523F4373" w14:textId="711E3385" w:rsidR="00C6773B" w:rsidRDefault="00E118C2" w:rsidP="006E1305">
      <w:r>
        <w:t>Adposisuunin kriteerin</w:t>
      </w:r>
      <w:r w:rsidR="000529A6">
        <w:t>n</w:t>
      </w:r>
      <w:r>
        <w:t>ä oon, ette sitä ei saata jättäät syntaktista pois ilman ette syntaktista</w:t>
      </w:r>
      <w:r w:rsidR="00C6773B">
        <w:t xml:space="preserve"> tullee epägrammatikaalinen</w:t>
      </w:r>
      <w:r w:rsidR="005B655A">
        <w:t xml:space="preserve"> </w:t>
      </w:r>
      <w:r w:rsidR="0075485B">
        <w:t>(</w:t>
      </w:r>
      <w:r w:rsidR="005B655A">
        <w:t>3, 4)</w:t>
      </w:r>
      <w:r w:rsidR="00C6773B">
        <w:t>.</w:t>
      </w:r>
    </w:p>
    <w:p w14:paraId="755EA97C" w14:textId="7E8C5A37" w:rsidR="00C6773B" w:rsidRDefault="0075485B" w:rsidP="006E1305">
      <w:r>
        <w:t>(</w:t>
      </w:r>
      <w:r w:rsidR="005B655A">
        <w:t xml:space="preserve">3) </w:t>
      </w:r>
      <w:r w:rsidR="00C6773B">
        <w:t xml:space="preserve">*Lato seissoo </w:t>
      </w:r>
      <w:r w:rsidR="00C6773B" w:rsidRPr="00C6773B">
        <w:rPr>
          <w:i/>
        </w:rPr>
        <w:t>niittyy</w:t>
      </w:r>
      <w:r w:rsidR="00C6773B">
        <w:t>.</w:t>
      </w:r>
    </w:p>
    <w:p w14:paraId="251FDCE5" w14:textId="37AFE353" w:rsidR="00C6773B" w:rsidRPr="00C6773B" w:rsidRDefault="0075485B" w:rsidP="006E1305">
      <w:r>
        <w:t>(</w:t>
      </w:r>
      <w:r w:rsidR="005B655A">
        <w:t xml:space="preserve">4) </w:t>
      </w:r>
      <w:r w:rsidR="00C6773B">
        <w:t>*</w:t>
      </w:r>
      <w:r w:rsidR="00C6773B">
        <w:rPr>
          <w:i/>
        </w:rPr>
        <w:t>Talon</w:t>
      </w:r>
      <w:r w:rsidR="00C6773B">
        <w:t xml:space="preserve"> oon tyhä mettää.</w:t>
      </w:r>
    </w:p>
    <w:p w14:paraId="2CB790E1" w14:textId="6FA69879" w:rsidR="006E1305" w:rsidRPr="00085A1F" w:rsidRDefault="00E118C2" w:rsidP="006E1305">
      <w:r>
        <w:t>Komplementti</w:t>
      </w:r>
      <w:r w:rsidR="006E1305" w:rsidRPr="00085A1F">
        <w:t xml:space="preserve"> seissoo grammatikaalisessa kaasuksessa eli tavalisesti se oon </w:t>
      </w:r>
      <w:r w:rsidR="00A27713">
        <w:t>genitiiv</w:t>
      </w:r>
      <w:r w:rsidR="006E1305" w:rsidRPr="00085A1F">
        <w:t>issä tahi partitiivissa, muutamisti kans nominatiivissa. Eli syntaktissa</w:t>
      </w:r>
      <w:r w:rsidR="00285DBA">
        <w:t xml:space="preserve"> </w:t>
      </w:r>
      <w:r w:rsidR="0075485B">
        <w:t>(</w:t>
      </w:r>
      <w:r w:rsidR="00285DBA">
        <w:t>5</w:t>
      </w:r>
      <w:r w:rsidR="00E1492A">
        <w:t>)</w:t>
      </w:r>
    </w:p>
    <w:p w14:paraId="193DC21C" w14:textId="6FB8CE1E" w:rsidR="006E1305" w:rsidRPr="00085A1F" w:rsidRDefault="0075485B" w:rsidP="006E1305">
      <w:r>
        <w:t>(</w:t>
      </w:r>
      <w:r w:rsidR="000F620A">
        <w:t>5</w:t>
      </w:r>
      <w:r w:rsidR="006E1305" w:rsidRPr="00085A1F">
        <w:t xml:space="preserve">) </w:t>
      </w:r>
      <w:r w:rsidR="00F164A6">
        <w:t>Mies</w:t>
      </w:r>
      <w:r w:rsidR="006E1305" w:rsidRPr="00085A1F">
        <w:t xml:space="preserve"> laski </w:t>
      </w:r>
      <w:r w:rsidR="00F164A6">
        <w:t>nuoran</w:t>
      </w:r>
      <w:r w:rsidR="006E1305" w:rsidRPr="00085A1F">
        <w:t xml:space="preserve"> toisen pään </w:t>
      </w:r>
      <w:r w:rsidR="008E07D2">
        <w:t>[</w:t>
      </w:r>
      <w:r w:rsidR="006E1305" w:rsidRPr="008E07D2">
        <w:t>korsteenistä</w:t>
      </w:r>
      <w:r w:rsidR="006E1305" w:rsidRPr="00085A1F">
        <w:rPr>
          <w:i/>
        </w:rPr>
        <w:t xml:space="preserve"> läpi</w:t>
      </w:r>
      <w:r w:rsidR="008E07D2">
        <w:t>]</w:t>
      </w:r>
      <w:r w:rsidR="00F164A6">
        <w:t>.</w:t>
      </w:r>
    </w:p>
    <w:p w14:paraId="714C72C0" w14:textId="2887131F" w:rsidR="006E1305" w:rsidRPr="00085A1F" w:rsidRDefault="002B3CA3" w:rsidP="006E1305">
      <w:r>
        <w:t>konstruksuunii</w:t>
      </w:r>
      <w:r w:rsidR="006E1305" w:rsidRPr="00085A1F">
        <w:t xml:space="preserve"> </w:t>
      </w:r>
      <w:r w:rsidR="006E1305" w:rsidRPr="00085A1F">
        <w:rPr>
          <w:i/>
        </w:rPr>
        <w:t xml:space="preserve">korsteenista läpi </w:t>
      </w:r>
      <w:r w:rsidR="006E1305" w:rsidRPr="00085A1F">
        <w:t xml:space="preserve">ei klassifiseerata </w:t>
      </w:r>
      <w:r w:rsidR="00241A03">
        <w:t>ad</w:t>
      </w:r>
      <w:r w:rsidR="008E07D2">
        <w:t>posisuuni</w:t>
      </w:r>
      <w:r w:rsidR="006E1305" w:rsidRPr="00085A1F">
        <w:t xml:space="preserve">fraasiksi, sillä ko siinä oon </w:t>
      </w:r>
      <w:r>
        <w:t>substantiivi</w:t>
      </w:r>
      <w:r w:rsidR="006E1305" w:rsidRPr="00085A1F">
        <w:t xml:space="preserve"> </w:t>
      </w:r>
      <w:r w:rsidR="00DE1990">
        <w:t>ela</w:t>
      </w:r>
      <w:r w:rsidR="006E1305" w:rsidRPr="00085A1F">
        <w:t>tiivissa. Sen saattaaki muuttaat niin, ette sannoo</w:t>
      </w:r>
      <w:r w:rsidR="00E1492A">
        <w:t xml:space="preserve"> </w:t>
      </w:r>
      <w:r w:rsidR="0075485B">
        <w:t>(</w:t>
      </w:r>
      <w:r w:rsidR="000F620A">
        <w:t>6</w:t>
      </w:r>
      <w:r w:rsidR="00E1492A">
        <w:t>)</w:t>
      </w:r>
    </w:p>
    <w:p w14:paraId="1CDB3400" w14:textId="102EFBA8" w:rsidR="006E1305" w:rsidRDefault="0075485B" w:rsidP="006E1305">
      <w:r>
        <w:t>(</w:t>
      </w:r>
      <w:r w:rsidR="000F620A">
        <w:t>6</w:t>
      </w:r>
      <w:r w:rsidR="006E1305" w:rsidRPr="00085A1F">
        <w:t xml:space="preserve">) </w:t>
      </w:r>
      <w:r w:rsidR="00D93654">
        <w:t>Mies</w:t>
      </w:r>
      <w:r w:rsidR="006E1305" w:rsidRPr="00085A1F">
        <w:t xml:space="preserve"> laski </w:t>
      </w:r>
      <w:r w:rsidR="006E1305" w:rsidRPr="00085A1F">
        <w:rPr>
          <w:i/>
        </w:rPr>
        <w:t xml:space="preserve">läpi </w:t>
      </w:r>
      <w:r w:rsidR="006E1305" w:rsidRPr="00085A1F">
        <w:t xml:space="preserve">sitte </w:t>
      </w:r>
      <w:r w:rsidR="00D93654">
        <w:t xml:space="preserve">nuoran </w:t>
      </w:r>
      <w:r w:rsidR="006E1305" w:rsidRPr="00085A1F">
        <w:t>toisen pään</w:t>
      </w:r>
      <w:r w:rsidR="00D93654">
        <w:t xml:space="preserve"> </w:t>
      </w:r>
      <w:r w:rsidR="00D93654" w:rsidRPr="00085A1F">
        <w:rPr>
          <w:i/>
        </w:rPr>
        <w:t>korsteenista</w:t>
      </w:r>
      <w:r w:rsidR="006E1305" w:rsidRPr="00085A1F">
        <w:t>.</w:t>
      </w:r>
    </w:p>
    <w:p w14:paraId="6DFBA2EA" w14:textId="408624A0" w:rsidR="005B655A" w:rsidRDefault="005B655A" w:rsidP="006E1305">
      <w:r>
        <w:rPr>
          <w:i/>
        </w:rPr>
        <w:t>läpi-</w:t>
      </w:r>
      <w:r w:rsidR="008E07D2">
        <w:t>sanan saattaa syntak</w:t>
      </w:r>
      <w:r>
        <w:t>tista jättäät kokonhansa poiski</w:t>
      </w:r>
      <w:r w:rsidR="00F5377D">
        <w:t xml:space="preserve"> </w:t>
      </w:r>
      <w:r w:rsidR="0075485B">
        <w:t>(</w:t>
      </w:r>
      <w:r w:rsidR="00F5377D">
        <w:t>7)</w:t>
      </w:r>
      <w:r>
        <w:t>:</w:t>
      </w:r>
    </w:p>
    <w:p w14:paraId="2BEFD8A7" w14:textId="01D238A8" w:rsidR="005B655A" w:rsidRPr="005B655A" w:rsidRDefault="0075485B" w:rsidP="006E1305">
      <w:r>
        <w:t>(</w:t>
      </w:r>
      <w:r w:rsidR="00F5377D">
        <w:t xml:space="preserve">7) </w:t>
      </w:r>
      <w:r w:rsidR="0057323E">
        <w:t>Mies</w:t>
      </w:r>
      <w:r w:rsidR="005B655A" w:rsidRPr="00085A1F">
        <w:t xml:space="preserve"> laski sitte </w:t>
      </w:r>
      <w:r w:rsidR="005B655A" w:rsidRPr="00085A1F">
        <w:rPr>
          <w:i/>
        </w:rPr>
        <w:t>korsteenista</w:t>
      </w:r>
      <w:r w:rsidR="005B655A" w:rsidRPr="00085A1F">
        <w:t xml:space="preserve"> </w:t>
      </w:r>
      <w:r w:rsidR="0057323E">
        <w:t xml:space="preserve">nuoran </w:t>
      </w:r>
      <w:r w:rsidR="005B655A" w:rsidRPr="00085A1F">
        <w:t>toisen pään.</w:t>
      </w:r>
    </w:p>
    <w:p w14:paraId="2066AE68" w14:textId="0F69F95F" w:rsidR="006E1305" w:rsidRPr="00085A1F" w:rsidRDefault="006E1305" w:rsidP="006E1305">
      <w:r w:rsidRPr="00085A1F">
        <w:t>Mutta jos siinä seisois</w:t>
      </w:r>
      <w:r w:rsidR="00E1492A">
        <w:t xml:space="preserve"> </w:t>
      </w:r>
      <w:r w:rsidR="0075485B">
        <w:t>(</w:t>
      </w:r>
      <w:r w:rsidR="00F5377D">
        <w:t>8</w:t>
      </w:r>
      <w:r w:rsidR="00E1492A">
        <w:t>)</w:t>
      </w:r>
    </w:p>
    <w:p w14:paraId="1E3D8D6C" w14:textId="73A6AD2F" w:rsidR="006E1305" w:rsidRPr="00085A1F" w:rsidRDefault="0075485B" w:rsidP="006E1305">
      <w:r>
        <w:t>(</w:t>
      </w:r>
      <w:r w:rsidR="00F5377D">
        <w:t>8</w:t>
      </w:r>
      <w:r w:rsidR="006E1305" w:rsidRPr="00085A1F">
        <w:t xml:space="preserve">) </w:t>
      </w:r>
      <w:r w:rsidR="0057232B">
        <w:t xml:space="preserve">Mies </w:t>
      </w:r>
      <w:r w:rsidR="006E1305" w:rsidRPr="00085A1F">
        <w:t xml:space="preserve">laski sitte </w:t>
      </w:r>
      <w:r w:rsidR="0057232B">
        <w:t xml:space="preserve">nuoran </w:t>
      </w:r>
      <w:r w:rsidR="006E1305" w:rsidRPr="00085A1F">
        <w:t xml:space="preserve">toisen pään </w:t>
      </w:r>
      <w:r w:rsidR="008E07D2">
        <w:t>[</w:t>
      </w:r>
      <w:r w:rsidR="006E1305" w:rsidRPr="008E07D2">
        <w:t>korsteenin</w:t>
      </w:r>
      <w:r w:rsidR="006E1305" w:rsidRPr="00085A1F">
        <w:rPr>
          <w:i/>
        </w:rPr>
        <w:t xml:space="preserve"> läpi</w:t>
      </w:r>
      <w:r w:rsidR="008E07D2">
        <w:t>]</w:t>
      </w:r>
      <w:r w:rsidR="006E1305" w:rsidRPr="00085A1F">
        <w:rPr>
          <w:i/>
        </w:rPr>
        <w:t xml:space="preserve"> </w:t>
      </w:r>
      <w:r w:rsidR="00BA1173" w:rsidRPr="00BA1173">
        <w:t>~</w:t>
      </w:r>
      <w:r w:rsidR="006E1305" w:rsidRPr="00085A1F">
        <w:rPr>
          <w:i/>
        </w:rPr>
        <w:t xml:space="preserve"> </w:t>
      </w:r>
      <w:r w:rsidR="008E07D2">
        <w:t>[</w:t>
      </w:r>
      <w:r w:rsidR="006E1305" w:rsidRPr="00085A1F">
        <w:rPr>
          <w:i/>
        </w:rPr>
        <w:t>läpi</w:t>
      </w:r>
      <w:r w:rsidR="006E1305" w:rsidRPr="008E07D2">
        <w:t xml:space="preserve"> korsteenin</w:t>
      </w:r>
      <w:r w:rsidR="008E07D2">
        <w:t>]</w:t>
      </w:r>
      <w:r w:rsidR="001B127A" w:rsidRPr="001B127A">
        <w:t>.</w:t>
      </w:r>
    </w:p>
    <w:p w14:paraId="3A672035" w14:textId="5A44C1C7" w:rsidR="006E1305" w:rsidRPr="00085A1F" w:rsidRDefault="006E1305" w:rsidP="006E1305">
      <w:r w:rsidRPr="00085A1F">
        <w:t xml:space="preserve">niin </w:t>
      </w:r>
      <w:r w:rsidRPr="00085A1F">
        <w:rPr>
          <w:i/>
        </w:rPr>
        <w:t xml:space="preserve">korsteenin läpi </w:t>
      </w:r>
      <w:r w:rsidR="00BA1173" w:rsidRPr="00BA1173">
        <w:t>~</w:t>
      </w:r>
      <w:r w:rsidRPr="00085A1F">
        <w:rPr>
          <w:i/>
        </w:rPr>
        <w:t xml:space="preserve"> läpi korsteenin</w:t>
      </w:r>
      <w:r w:rsidRPr="00085A1F">
        <w:t xml:space="preserve"> oltais kumpiki </w:t>
      </w:r>
      <w:r>
        <w:t>adposisuuni</w:t>
      </w:r>
      <w:r w:rsidR="00B729B5">
        <w:t>fraassii</w:t>
      </w:r>
      <w:r w:rsidRPr="00085A1F">
        <w:t xml:space="preserve">, ensimäinen </w:t>
      </w:r>
      <w:r>
        <w:t>postposisuunii</w:t>
      </w:r>
      <w:r w:rsidRPr="00085A1F">
        <w:t xml:space="preserve">fraasi ja toinen </w:t>
      </w:r>
      <w:r>
        <w:t>preposisuuni</w:t>
      </w:r>
      <w:r w:rsidRPr="00085A1F">
        <w:t>fraasi.</w:t>
      </w:r>
    </w:p>
    <w:p w14:paraId="214B5F08" w14:textId="2F57C3D6" w:rsidR="006E1305" w:rsidRPr="00085A1F" w:rsidRDefault="006E1305" w:rsidP="006E1305">
      <w:r w:rsidRPr="00085A1F">
        <w:t>Yksi oon kuitenki</w:t>
      </w:r>
      <w:r w:rsidR="000A4B27">
        <w:t xml:space="preserve"> </w:t>
      </w:r>
      <w:r w:rsidRPr="00085A1F">
        <w:t xml:space="preserve">poikkeema: </w:t>
      </w:r>
      <w:r>
        <w:t>Preposisuuni</w:t>
      </w:r>
      <w:r w:rsidRPr="00085A1F">
        <w:t xml:space="preserve">n </w:t>
      </w:r>
      <w:r w:rsidRPr="00085A1F">
        <w:rPr>
          <w:i/>
        </w:rPr>
        <w:t xml:space="preserve">ilman </w:t>
      </w:r>
      <w:r w:rsidRPr="00085A1F">
        <w:t xml:space="preserve">kans käytethään abessiivii, ja kuitenki piđämä sitä </w:t>
      </w:r>
      <w:r w:rsidR="00462AA5">
        <w:t xml:space="preserve">tässä </w:t>
      </w:r>
      <w:r w:rsidR="00DE1419">
        <w:t>adposisuuninna</w:t>
      </w:r>
      <w:r w:rsidR="00462AA5">
        <w:t xml:space="preserve"> </w:t>
      </w:r>
      <w:r w:rsidR="0075485B">
        <w:t>(</w:t>
      </w:r>
      <w:r w:rsidR="00F5377D">
        <w:t>9</w:t>
      </w:r>
      <w:r w:rsidR="00462AA5">
        <w:t>).</w:t>
      </w:r>
    </w:p>
    <w:p w14:paraId="63897E36" w14:textId="768E179D" w:rsidR="006E1305" w:rsidRPr="00085A1F" w:rsidRDefault="0075485B" w:rsidP="006E1305">
      <w:r>
        <w:t>(</w:t>
      </w:r>
      <w:r w:rsidR="00F5377D">
        <w:t>9</w:t>
      </w:r>
      <w:r w:rsidR="006E1305" w:rsidRPr="00085A1F">
        <w:t xml:space="preserve">) Liisa laukkoi niitylä </w:t>
      </w:r>
      <w:r w:rsidR="0010750F">
        <w:t>[</w:t>
      </w:r>
      <w:r w:rsidR="006E1305" w:rsidRPr="00085A1F">
        <w:rPr>
          <w:i/>
        </w:rPr>
        <w:t xml:space="preserve">ilman </w:t>
      </w:r>
      <w:r w:rsidR="006E1305" w:rsidRPr="0010750F">
        <w:t>kengittä</w:t>
      </w:r>
      <w:r w:rsidR="0010750F">
        <w:t>]</w:t>
      </w:r>
      <w:r w:rsidR="006E1305" w:rsidRPr="00085A1F">
        <w:t>.</w:t>
      </w:r>
    </w:p>
    <w:p w14:paraId="2CBBC253" w14:textId="774AF5C3" w:rsidR="006E1305" w:rsidRPr="00085A1F" w:rsidRDefault="006E1305" w:rsidP="006E1305">
      <w:r w:rsidRPr="00085A1F">
        <w:t>Siinä ei saatak</w:t>
      </w:r>
      <w:r w:rsidR="00F5377D">
        <w:t>haan hajoittaat konstruksuuni</w:t>
      </w:r>
      <w:r w:rsidR="007B47AA">
        <w:t>i</w:t>
      </w:r>
      <w:r w:rsidRPr="00085A1F">
        <w:t xml:space="preserve"> eli ei saata sannoot</w:t>
      </w:r>
      <w:r w:rsidR="00462AA5">
        <w:t xml:space="preserve"> </w:t>
      </w:r>
      <w:r w:rsidR="0075485B">
        <w:t>(</w:t>
      </w:r>
      <w:r w:rsidR="00F5377D">
        <w:t>10</w:t>
      </w:r>
      <w:r w:rsidR="00462AA5">
        <w:t>)</w:t>
      </w:r>
    </w:p>
    <w:p w14:paraId="3A1AA26D" w14:textId="7ACB0CFC" w:rsidR="006E1305" w:rsidRDefault="0075485B" w:rsidP="006E1305">
      <w:r>
        <w:t>(</w:t>
      </w:r>
      <w:r w:rsidR="00F5377D">
        <w:t>10</w:t>
      </w:r>
      <w:r w:rsidR="006E1305" w:rsidRPr="00085A1F">
        <w:t xml:space="preserve">) *Liisa laukkoi </w:t>
      </w:r>
      <w:r w:rsidR="006E1305" w:rsidRPr="00085A1F">
        <w:rPr>
          <w:i/>
        </w:rPr>
        <w:t>ilman</w:t>
      </w:r>
      <w:r w:rsidR="006E1305" w:rsidRPr="00085A1F">
        <w:t xml:space="preserve"> niitylä </w:t>
      </w:r>
      <w:r w:rsidR="006E1305" w:rsidRPr="00085A1F">
        <w:rPr>
          <w:i/>
        </w:rPr>
        <w:t>kengittä</w:t>
      </w:r>
      <w:r w:rsidR="00462AA5">
        <w:t>.</w:t>
      </w:r>
    </w:p>
    <w:p w14:paraId="44524A77" w14:textId="0A68603B" w:rsidR="00462AA5" w:rsidRDefault="00462AA5" w:rsidP="006E1305">
      <w:r>
        <w:t xml:space="preserve">Mutta sen suhtheen se ei ole adposisuuni, ette sanan </w:t>
      </w:r>
      <w:r>
        <w:rPr>
          <w:i/>
        </w:rPr>
        <w:t xml:space="preserve">ilman </w:t>
      </w:r>
      <w:r>
        <w:t xml:space="preserve">saattaa syntaktista kokonhansa jättäät poiski </w:t>
      </w:r>
      <w:r w:rsidR="0075485B">
        <w:t>(</w:t>
      </w:r>
      <w:r w:rsidR="007B47AA">
        <w:t>11</w:t>
      </w:r>
      <w:r>
        <w:t>).</w:t>
      </w:r>
    </w:p>
    <w:p w14:paraId="33581B38" w14:textId="463EC27C" w:rsidR="00462AA5" w:rsidRPr="00462AA5" w:rsidRDefault="0075485B" w:rsidP="006E1305">
      <w:r>
        <w:t>(</w:t>
      </w:r>
      <w:r w:rsidR="00F5377D">
        <w:t>11</w:t>
      </w:r>
      <w:r w:rsidR="00462AA5">
        <w:t xml:space="preserve">) Liisa laukkoi niitylä </w:t>
      </w:r>
      <w:r w:rsidR="00462AA5" w:rsidRPr="00462AA5">
        <w:rPr>
          <w:i/>
        </w:rPr>
        <w:t>kengittä</w:t>
      </w:r>
      <w:r w:rsidR="00462AA5">
        <w:t>.</w:t>
      </w:r>
    </w:p>
    <w:p w14:paraId="2AD5F2E3" w14:textId="29584B42" w:rsidR="006E1305" w:rsidRPr="00085A1F" w:rsidRDefault="006E1305" w:rsidP="006E1305">
      <w:r>
        <w:t>Postposisuunii</w:t>
      </w:r>
      <w:r w:rsidRPr="00085A1F">
        <w:t>n yks</w:t>
      </w:r>
      <w:r w:rsidR="00E41F25">
        <w:t>i</w:t>
      </w:r>
      <w:r w:rsidRPr="00085A1F">
        <w:t xml:space="preserve"> merkki oon kans se, ette sillä ei ittellä</w:t>
      </w:r>
      <w:r w:rsidR="00D81E86">
        <w:t>nsä</w:t>
      </w:r>
      <w:r w:rsidRPr="00085A1F">
        <w:t xml:space="preserve"> saata olla mithään </w:t>
      </w:r>
      <w:r w:rsidR="0028280C">
        <w:t>defineerausta</w:t>
      </w:r>
      <w:r w:rsidR="007B47AA">
        <w:t xml:space="preserve"> sen nome</w:t>
      </w:r>
      <w:r>
        <w:t>ni</w:t>
      </w:r>
      <w:r w:rsidR="002B27B2">
        <w:t>komplement</w:t>
      </w:r>
      <w:r w:rsidR="0028280C">
        <w:t>in lisäksi</w:t>
      </w:r>
      <w:r w:rsidRPr="00085A1F">
        <w:t>. Eli ei saata sannoot</w:t>
      </w:r>
      <w:r w:rsidR="00F5377D">
        <w:t xml:space="preserve"> </w:t>
      </w:r>
      <w:r w:rsidR="0075485B">
        <w:t>(</w:t>
      </w:r>
      <w:r w:rsidR="00F5377D">
        <w:t>12</w:t>
      </w:r>
      <w:r w:rsidR="00446CC9">
        <w:t>)</w:t>
      </w:r>
    </w:p>
    <w:p w14:paraId="6CD3A649" w14:textId="786975AB" w:rsidR="006E1305" w:rsidRDefault="0075485B" w:rsidP="006E1305">
      <w:r>
        <w:t>(</w:t>
      </w:r>
      <w:r w:rsidR="00482B9A">
        <w:t>1</w:t>
      </w:r>
      <w:r w:rsidR="00F5377D">
        <w:t>2</w:t>
      </w:r>
      <w:r w:rsidR="006E1305" w:rsidRPr="00085A1F">
        <w:t>)</w:t>
      </w:r>
      <w:r w:rsidR="00415732">
        <w:t xml:space="preserve"> </w:t>
      </w:r>
      <w:r w:rsidR="006E1305" w:rsidRPr="00085A1F">
        <w:t>*</w:t>
      </w:r>
      <w:r w:rsidR="00AD78DA">
        <w:t>Liisa kiik</w:t>
      </w:r>
      <w:r w:rsidR="00E06F02">
        <w:t>k</w:t>
      </w:r>
      <w:r w:rsidR="00AD78DA">
        <w:t xml:space="preserve">us </w:t>
      </w:r>
      <w:r w:rsidR="00415732">
        <w:t>[</w:t>
      </w:r>
      <w:r w:rsidR="00AD78DA" w:rsidRPr="00415732">
        <w:t xml:space="preserve">kiven </w:t>
      </w:r>
      <w:r w:rsidR="00AD78DA" w:rsidRPr="00F85AA9">
        <w:t>isolle</w:t>
      </w:r>
      <w:r w:rsidR="00AD78DA" w:rsidRPr="00AD78DA">
        <w:rPr>
          <w:i/>
        </w:rPr>
        <w:t xml:space="preserve"> pääle</w:t>
      </w:r>
      <w:r w:rsidR="00415732">
        <w:t>]</w:t>
      </w:r>
      <w:r w:rsidR="006E1305" w:rsidRPr="00085A1F">
        <w:t>.</w:t>
      </w:r>
    </w:p>
    <w:p w14:paraId="51C0D911" w14:textId="1529CB98" w:rsidR="006E1305" w:rsidRDefault="006E1305" w:rsidP="006E1305">
      <w:pPr>
        <w:rPr>
          <w:lang w:val="en-US"/>
        </w:rPr>
      </w:pPr>
      <w:r>
        <w:rPr>
          <w:lang w:val="en-US"/>
        </w:rPr>
        <w:t xml:space="preserve">Adposisuunin </w:t>
      </w:r>
      <w:r w:rsidR="002B27B2">
        <w:rPr>
          <w:lang w:val="en-US"/>
        </w:rPr>
        <w:t>komplement</w:t>
      </w:r>
      <w:r w:rsidR="006063C4">
        <w:rPr>
          <w:lang w:val="en-US"/>
        </w:rPr>
        <w:t xml:space="preserve">ila </w:t>
      </w:r>
      <w:r w:rsidR="00AD78DA">
        <w:rPr>
          <w:lang w:val="en-US"/>
        </w:rPr>
        <w:t>defineeraus</w:t>
      </w:r>
      <w:r>
        <w:rPr>
          <w:lang w:val="en-US"/>
        </w:rPr>
        <w:t xml:space="preserve"> </w:t>
      </w:r>
      <w:r w:rsidR="00482B9A">
        <w:rPr>
          <w:lang w:val="en-US"/>
        </w:rPr>
        <w:t>tietenki</w:t>
      </w:r>
      <w:r>
        <w:rPr>
          <w:lang w:val="en-US"/>
        </w:rPr>
        <w:t xml:space="preserve"> saattaa olla </w:t>
      </w:r>
      <w:r w:rsidR="0075485B">
        <w:rPr>
          <w:lang w:val="en-US"/>
        </w:rPr>
        <w:t>(</w:t>
      </w:r>
      <w:r w:rsidR="002825DB">
        <w:rPr>
          <w:lang w:val="en-US"/>
        </w:rPr>
        <w:t>13</w:t>
      </w:r>
      <w:r>
        <w:rPr>
          <w:lang w:val="en-US"/>
        </w:rPr>
        <w:t>).</w:t>
      </w:r>
    </w:p>
    <w:p w14:paraId="6E5446DA" w14:textId="28BF345F" w:rsidR="006E1305" w:rsidRPr="00085A1F" w:rsidRDefault="0075485B" w:rsidP="006E1305">
      <w:pPr>
        <w:rPr>
          <w:lang w:val="en-US"/>
        </w:rPr>
      </w:pPr>
      <w:r>
        <w:rPr>
          <w:lang w:val="en-US"/>
        </w:rPr>
        <w:t>(</w:t>
      </w:r>
      <w:r w:rsidR="00F5377D">
        <w:rPr>
          <w:lang w:val="en-US"/>
        </w:rPr>
        <w:t>13</w:t>
      </w:r>
      <w:r w:rsidR="00482B9A">
        <w:rPr>
          <w:lang w:val="en-US"/>
        </w:rPr>
        <w:t xml:space="preserve">) Liisa kiikkus </w:t>
      </w:r>
      <w:r w:rsidR="002825DB">
        <w:rPr>
          <w:lang w:val="en-US"/>
        </w:rPr>
        <w:t>[</w:t>
      </w:r>
      <w:r w:rsidR="006E1305" w:rsidRPr="002825DB">
        <w:rPr>
          <w:lang w:val="en-US"/>
        </w:rPr>
        <w:t>ison kiven</w:t>
      </w:r>
      <w:r w:rsidR="006E1305" w:rsidRPr="00500574">
        <w:rPr>
          <w:i/>
          <w:lang w:val="en-US"/>
        </w:rPr>
        <w:t xml:space="preserve"> pääle</w:t>
      </w:r>
      <w:r w:rsidR="002825DB">
        <w:rPr>
          <w:lang w:val="en-US"/>
        </w:rPr>
        <w:t>]</w:t>
      </w:r>
      <w:r w:rsidR="006E1305">
        <w:rPr>
          <w:lang w:val="en-US"/>
        </w:rPr>
        <w:t>.</w:t>
      </w:r>
    </w:p>
    <w:p w14:paraId="322F05B1" w14:textId="5500B6F7" w:rsidR="006E1305" w:rsidRPr="00085A1F" w:rsidRDefault="006E1305" w:rsidP="006E1305">
      <w:r w:rsidRPr="00085A1F">
        <w:t xml:space="preserve">Se oon kans tärkkee tuntomerkki, ette </w:t>
      </w:r>
      <w:r>
        <w:t xml:space="preserve">adposisuuni tyyrää sen </w:t>
      </w:r>
      <w:r w:rsidR="002B27B2">
        <w:t>komplement</w:t>
      </w:r>
      <w:r>
        <w:t>tii</w:t>
      </w:r>
      <w:r w:rsidR="00173BF8">
        <w:t xml:space="preserve"> eli päättää, missä kaasuksessa sen komplementti oon</w:t>
      </w:r>
      <w:r w:rsidRPr="00085A1F">
        <w:t xml:space="preserve">. Sillä </w:t>
      </w:r>
      <w:r w:rsidR="00F5377D">
        <w:t xml:space="preserve">se </w:t>
      </w:r>
      <w:r w:rsidRPr="00085A1F">
        <w:t>ei ole sikkari, ette oon oikhein pittää</w:t>
      </w:r>
      <w:r w:rsidR="00DE1419">
        <w:t>t</w:t>
      </w:r>
      <w:r w:rsidRPr="00085A1F">
        <w:t xml:space="preserve"> </w:t>
      </w:r>
      <w:r>
        <w:t>adposisuuni</w:t>
      </w:r>
      <w:r w:rsidR="00DE1419">
        <w:t>n</w:t>
      </w:r>
      <w:r w:rsidRPr="00085A1F">
        <w:t xml:space="preserve">na </w:t>
      </w:r>
      <w:r w:rsidR="00945692">
        <w:t>semmois</w:t>
      </w:r>
      <w:r w:rsidRPr="00085A1F">
        <w:t>sii konstruksuuniita ko</w:t>
      </w:r>
      <w:r w:rsidR="002E3BA0">
        <w:t xml:space="preserve"> </w:t>
      </w:r>
      <w:r w:rsidR="0075485B">
        <w:t>(</w:t>
      </w:r>
      <w:r w:rsidR="002E3BA0">
        <w:t>1</w:t>
      </w:r>
      <w:r w:rsidR="00F5377D">
        <w:t>4</w:t>
      </w:r>
      <w:r w:rsidR="002E3BA0">
        <w:t>)</w:t>
      </w:r>
    </w:p>
    <w:p w14:paraId="50FA31BD" w14:textId="087542F9" w:rsidR="006E1305" w:rsidRPr="00085A1F" w:rsidRDefault="0075485B" w:rsidP="006E1305">
      <w:r>
        <w:t>(</w:t>
      </w:r>
      <w:r w:rsidR="002E3BA0">
        <w:t>1</w:t>
      </w:r>
      <w:r w:rsidR="00F5377D">
        <w:t>4</w:t>
      </w:r>
      <w:r w:rsidR="006E1305" w:rsidRPr="00085A1F">
        <w:t xml:space="preserve">) En mie muista, oliko </w:t>
      </w:r>
      <w:r w:rsidR="00D46296">
        <w:t>[</w:t>
      </w:r>
      <w:r w:rsidR="006E1305" w:rsidRPr="00D46296">
        <w:t>viittä vuotta</w:t>
      </w:r>
      <w:r w:rsidR="006E1305" w:rsidRPr="00085A1F">
        <w:rPr>
          <w:i/>
        </w:rPr>
        <w:t xml:space="preserve"> jälkheen</w:t>
      </w:r>
      <w:r w:rsidR="00D46296">
        <w:t>]</w:t>
      </w:r>
      <w:r w:rsidR="006E1305" w:rsidRPr="00085A1F">
        <w:t>,</w:t>
      </w:r>
      <w:r w:rsidR="00CE73E4">
        <w:t xml:space="preserve"> ko meiđän äiji kuoli</w:t>
      </w:r>
      <w:r w:rsidR="006E1305" w:rsidRPr="00085A1F">
        <w:t>.</w:t>
      </w:r>
    </w:p>
    <w:p w14:paraId="295302B8" w14:textId="1A1095A1" w:rsidR="006E1305" w:rsidRPr="00085A1F" w:rsidRDefault="006E1305" w:rsidP="006E1305">
      <w:r w:rsidRPr="00085A1F">
        <w:t>Verttaa</w:t>
      </w:r>
      <w:r w:rsidR="00F5377D">
        <w:t xml:space="preserve"> syntakthiin </w:t>
      </w:r>
      <w:r w:rsidR="0075485B">
        <w:t>(</w:t>
      </w:r>
      <w:r w:rsidR="00F5377D">
        <w:t>15</w:t>
      </w:r>
      <w:r w:rsidR="00B51BF7">
        <w:t>)</w:t>
      </w:r>
      <w:r w:rsidRPr="00085A1F">
        <w:t>:</w:t>
      </w:r>
    </w:p>
    <w:p w14:paraId="709C0543" w14:textId="5A766411" w:rsidR="006E1305" w:rsidRPr="00085A1F" w:rsidRDefault="0075485B" w:rsidP="006E1305">
      <w:r>
        <w:t>(</w:t>
      </w:r>
      <w:r w:rsidR="00B51BF7">
        <w:t>1</w:t>
      </w:r>
      <w:r w:rsidR="00F5377D">
        <w:t>5</w:t>
      </w:r>
      <w:r w:rsidR="006E1305" w:rsidRPr="00085A1F">
        <w:t xml:space="preserve">) Se oli </w:t>
      </w:r>
      <w:r w:rsidR="00D46296">
        <w:t>[</w:t>
      </w:r>
      <w:r w:rsidR="00F5377D" w:rsidRPr="00D46296">
        <w:t>viisi vuotta</w:t>
      </w:r>
      <w:r w:rsidR="00F5377D">
        <w:rPr>
          <w:i/>
        </w:rPr>
        <w:t xml:space="preserve"> jälkhee</w:t>
      </w:r>
      <w:r w:rsidR="006E1305" w:rsidRPr="00085A1F">
        <w:rPr>
          <w:i/>
        </w:rPr>
        <w:t>n</w:t>
      </w:r>
      <w:r w:rsidR="00D46296">
        <w:t>]</w:t>
      </w:r>
      <w:r w:rsidR="006E1305" w:rsidRPr="00085A1F">
        <w:t xml:space="preserve">, </w:t>
      </w:r>
      <w:r w:rsidR="00B748F7">
        <w:t>ko meiđän äiji kuoli</w:t>
      </w:r>
      <w:r w:rsidR="006E1305" w:rsidRPr="00085A1F">
        <w:t>.</w:t>
      </w:r>
    </w:p>
    <w:p w14:paraId="2C82D2ED" w14:textId="2DDC5F54" w:rsidR="006E1305" w:rsidRPr="00C00415" w:rsidRDefault="006E1305" w:rsidP="006E1305">
      <w:r w:rsidRPr="00085A1F">
        <w:t xml:space="preserve">Eli konstruksuunissa </w:t>
      </w:r>
      <w:r w:rsidR="0075485B">
        <w:t>(</w:t>
      </w:r>
      <w:r w:rsidR="00F5377D">
        <w:t>14</w:t>
      </w:r>
      <w:r w:rsidR="003A686E">
        <w:t xml:space="preserve">) </w:t>
      </w:r>
      <w:r w:rsidRPr="00085A1F">
        <w:t>oon partitiivi sillä, e</w:t>
      </w:r>
      <w:r w:rsidR="003362B5">
        <w:t>tte puhhuuja ei ole sikkari assii</w:t>
      </w:r>
      <w:r w:rsidRPr="00085A1F">
        <w:t>sta</w:t>
      </w:r>
      <w:r w:rsidR="0075485B" w:rsidRPr="0075485B">
        <w:t>,</w:t>
      </w:r>
      <w:r>
        <w:rPr>
          <w:i/>
        </w:rPr>
        <w:t xml:space="preserve"> </w:t>
      </w:r>
      <w:r w:rsidRPr="00C00415">
        <w:t>eikä sillä</w:t>
      </w:r>
      <w:r>
        <w:t xml:space="preserve">, ette </w:t>
      </w:r>
      <w:r>
        <w:rPr>
          <w:i/>
        </w:rPr>
        <w:t>viittä vuotta</w:t>
      </w:r>
      <w:r>
        <w:t xml:space="preserve"> oon </w:t>
      </w:r>
      <w:r>
        <w:rPr>
          <w:i/>
        </w:rPr>
        <w:t>jälkheen-</w:t>
      </w:r>
      <w:r>
        <w:t xml:space="preserve">postposisuunin </w:t>
      </w:r>
      <w:r w:rsidR="002B27B2">
        <w:t>komplement</w:t>
      </w:r>
      <w:r>
        <w:t>ti.</w:t>
      </w:r>
    </w:p>
    <w:p w14:paraId="3E4C1560" w14:textId="77777777" w:rsidR="00F904D4" w:rsidRDefault="006E1305" w:rsidP="006E1305">
      <w:r>
        <w:t>A</w:t>
      </w:r>
      <w:r w:rsidRPr="00085A1F">
        <w:t xml:space="preserve">lapuolela </w:t>
      </w:r>
      <w:r>
        <w:t>adposisuunit jajethaan</w:t>
      </w:r>
      <w:r w:rsidRPr="00085A1F">
        <w:t xml:space="preserve"> </w:t>
      </w:r>
      <w:r>
        <w:t xml:space="preserve">niitten merkityksen eli </w:t>
      </w:r>
      <w:r w:rsidR="0006211A">
        <w:t xml:space="preserve">semanttisen </w:t>
      </w:r>
      <w:r>
        <w:t>funksuunin</w:t>
      </w:r>
      <w:r w:rsidRPr="00085A1F">
        <w:t xml:space="preserve"> kautta</w:t>
      </w:r>
      <w:r w:rsidR="00F904D4">
        <w:t>.</w:t>
      </w:r>
    </w:p>
    <w:p w14:paraId="291160A0" w14:textId="02096A9F" w:rsidR="00AE7DA4" w:rsidRPr="000B2991" w:rsidRDefault="00CE2853" w:rsidP="00AD074C">
      <w:pPr>
        <w:pStyle w:val="Punktliste"/>
        <w:rPr>
          <w:smallCaps/>
        </w:rPr>
      </w:pPr>
      <w:r w:rsidRPr="000B2991">
        <w:rPr>
          <w:smallCaps/>
        </w:rPr>
        <w:t>Paikan adposisuunit</w:t>
      </w:r>
      <w:r w:rsidR="0078657F">
        <w:rPr>
          <w:smallCaps/>
        </w:rPr>
        <w:t>,</w:t>
      </w:r>
    </w:p>
    <w:p w14:paraId="32D11A3C" w14:textId="67A92FC4" w:rsidR="00CE2853" w:rsidRPr="000B2991" w:rsidRDefault="0078657F" w:rsidP="00423AED">
      <w:pPr>
        <w:pStyle w:val="Punktliste"/>
        <w:rPr>
          <w:smallCaps/>
        </w:rPr>
      </w:pPr>
      <w:r>
        <w:rPr>
          <w:smallCaps/>
        </w:rPr>
        <w:t>a</w:t>
      </w:r>
      <w:r w:rsidR="00CE2853" w:rsidRPr="000B2991">
        <w:rPr>
          <w:smallCaps/>
        </w:rPr>
        <w:t>ijan adposisuunit</w:t>
      </w:r>
      <w:r>
        <w:rPr>
          <w:smallCaps/>
        </w:rPr>
        <w:t>,</w:t>
      </w:r>
    </w:p>
    <w:p w14:paraId="593BC7F8" w14:textId="609A6D9C" w:rsidR="00CE2853" w:rsidRPr="000B2991" w:rsidRDefault="0078657F" w:rsidP="00423AED">
      <w:pPr>
        <w:pStyle w:val="Punktliste"/>
        <w:rPr>
          <w:smallCaps/>
        </w:rPr>
      </w:pPr>
      <w:r>
        <w:rPr>
          <w:smallCaps/>
        </w:rPr>
        <w:t>t</w:t>
      </w:r>
      <w:r w:rsidR="00CE2853" w:rsidRPr="000B2991">
        <w:rPr>
          <w:smallCaps/>
        </w:rPr>
        <w:t>avan adposisuunit</w:t>
      </w:r>
      <w:r>
        <w:rPr>
          <w:smallCaps/>
        </w:rPr>
        <w:t>,</w:t>
      </w:r>
    </w:p>
    <w:p w14:paraId="136B9B37" w14:textId="1F6BD9BB" w:rsidR="00CE2853" w:rsidRPr="000B2991" w:rsidRDefault="0078657F" w:rsidP="00423AED">
      <w:pPr>
        <w:pStyle w:val="Punktliste"/>
        <w:rPr>
          <w:smallCaps/>
        </w:rPr>
      </w:pPr>
      <w:r>
        <w:rPr>
          <w:smallCaps/>
        </w:rPr>
        <w:t>s</w:t>
      </w:r>
      <w:r w:rsidR="00CE2853" w:rsidRPr="000B2991">
        <w:rPr>
          <w:smallCaps/>
        </w:rPr>
        <w:t>yyn adposisuunit</w:t>
      </w:r>
      <w:r>
        <w:rPr>
          <w:smallCaps/>
        </w:rPr>
        <w:t>,</w:t>
      </w:r>
    </w:p>
    <w:p w14:paraId="64D2EA02" w14:textId="078CAF88" w:rsidR="00CE2853" w:rsidRPr="000B2991" w:rsidRDefault="0078657F" w:rsidP="00423AED">
      <w:pPr>
        <w:pStyle w:val="Punktliste"/>
        <w:rPr>
          <w:smallCaps/>
        </w:rPr>
      </w:pPr>
      <w:r>
        <w:rPr>
          <w:smallCaps/>
        </w:rPr>
        <w:t>p</w:t>
      </w:r>
      <w:r w:rsidR="00CE2853" w:rsidRPr="000B2991">
        <w:rPr>
          <w:smallCaps/>
        </w:rPr>
        <w:t>aljouđen adposisuunit</w:t>
      </w:r>
      <w:r>
        <w:rPr>
          <w:smallCaps/>
        </w:rPr>
        <w:t>,</w:t>
      </w:r>
    </w:p>
    <w:p w14:paraId="5C220F3B" w14:textId="3B36AAA8" w:rsidR="00CE2853" w:rsidRPr="000B2991" w:rsidRDefault="0078657F" w:rsidP="00423AED">
      <w:pPr>
        <w:pStyle w:val="Punktliste"/>
        <w:rPr>
          <w:smallCaps/>
        </w:rPr>
      </w:pPr>
      <w:r>
        <w:rPr>
          <w:smallCaps/>
        </w:rPr>
        <w:t>s</w:t>
      </w:r>
      <w:r w:rsidR="00CE2853" w:rsidRPr="000B2991">
        <w:rPr>
          <w:smallCaps/>
        </w:rPr>
        <w:t>uh</w:t>
      </w:r>
      <w:r w:rsidR="000B2991">
        <w:rPr>
          <w:smallCaps/>
        </w:rPr>
        <w:t>đet</w:t>
      </w:r>
      <w:r w:rsidR="00CE2853" w:rsidRPr="000B2991">
        <w:rPr>
          <w:smallCaps/>
        </w:rPr>
        <w:t>adposisuunit</w:t>
      </w:r>
      <w:r>
        <w:rPr>
          <w:smallCaps/>
        </w:rPr>
        <w:t>,</w:t>
      </w:r>
    </w:p>
    <w:p w14:paraId="57F838A0" w14:textId="3B3DB5FD" w:rsidR="00CE2853" w:rsidRPr="000B2991" w:rsidRDefault="0078657F" w:rsidP="00423AED">
      <w:pPr>
        <w:pStyle w:val="Punktliste"/>
        <w:rPr>
          <w:smallCaps/>
        </w:rPr>
      </w:pPr>
      <w:r>
        <w:rPr>
          <w:smallCaps/>
        </w:rPr>
        <w:t>l</w:t>
      </w:r>
      <w:r w:rsidR="000B2991">
        <w:rPr>
          <w:smallCaps/>
        </w:rPr>
        <w:t>äpinäkymättömät</w:t>
      </w:r>
      <w:r w:rsidR="00CE2853" w:rsidRPr="000B2991">
        <w:rPr>
          <w:smallCaps/>
        </w:rPr>
        <w:t xml:space="preserve"> adposisuunit</w:t>
      </w:r>
      <w:r>
        <w:t xml:space="preserve"> ja</w:t>
      </w:r>
    </w:p>
    <w:p w14:paraId="0BC70165" w14:textId="7F1F1D04" w:rsidR="00CE2853" w:rsidRPr="000B2991" w:rsidRDefault="0078657F" w:rsidP="00423AED">
      <w:pPr>
        <w:pStyle w:val="Punktliste"/>
        <w:rPr>
          <w:smallCaps/>
        </w:rPr>
      </w:pPr>
      <w:r>
        <w:rPr>
          <w:smallCaps/>
        </w:rPr>
        <w:t>l</w:t>
      </w:r>
      <w:r w:rsidR="00CE2853" w:rsidRPr="000B2991">
        <w:rPr>
          <w:smallCaps/>
        </w:rPr>
        <w:t>öysät adposisuunit.</w:t>
      </w:r>
    </w:p>
    <w:p w14:paraId="406BF00F" w14:textId="77777777" w:rsidR="00F904D4" w:rsidRDefault="00EA762B" w:rsidP="006E1305">
      <w:r>
        <w:t>Alapuolela näjemä, kunka s</w:t>
      </w:r>
      <w:r w:rsidR="006E1305" w:rsidRPr="00085A1F">
        <w:t xml:space="preserve">ammaa </w:t>
      </w:r>
      <w:r w:rsidR="00E02C54">
        <w:t>adposisuunii</w:t>
      </w:r>
      <w:r>
        <w:t xml:space="preserve"> saatethaan</w:t>
      </w:r>
      <w:r w:rsidR="006E1305">
        <w:t xml:space="preserve"> käyttäät </w:t>
      </w:r>
      <w:r w:rsidR="0078657F">
        <w:t>usheemassa</w:t>
      </w:r>
      <w:r w:rsidR="006E1305">
        <w:t xml:space="preserve"> funksuuni</w:t>
      </w:r>
      <w:r w:rsidR="006E1305" w:rsidRPr="00085A1F">
        <w:t>ssa</w:t>
      </w:r>
      <w:r w:rsidR="00F904D4">
        <w:t>.</w:t>
      </w:r>
    </w:p>
    <w:p w14:paraId="621DB8BE" w14:textId="07DCE5E3" w:rsidR="006E1305" w:rsidRDefault="006E1305" w:rsidP="006E1305">
      <w:pPr>
        <w:pStyle w:val="Overskrift2"/>
      </w:pPr>
      <w:bookmarkStart w:id="2073" w:name="_Toc241129391"/>
      <w:bookmarkStart w:id="2074" w:name="_Toc311273977"/>
      <w:bookmarkStart w:id="2075" w:name="_Toc191019252"/>
      <w:r>
        <w:t>Paik</w:t>
      </w:r>
      <w:bookmarkEnd w:id="2073"/>
      <w:r w:rsidR="004B789E">
        <w:t>an adposisuunit</w:t>
      </w:r>
      <w:bookmarkEnd w:id="2074"/>
    </w:p>
    <w:p w14:paraId="0F7ACDDB" w14:textId="7694094A" w:rsidR="00E670A6" w:rsidRDefault="006E1305" w:rsidP="006E1305">
      <w:r w:rsidRPr="0076748C">
        <w:rPr>
          <w:smallCaps/>
        </w:rPr>
        <w:t>Paikan adposisuunifraasit</w:t>
      </w:r>
      <w:r>
        <w:t xml:space="preserve"> ilmoitethaan subjektin eli objektin </w:t>
      </w:r>
      <w:r w:rsidR="00F5377D">
        <w:t xml:space="preserve">eli siis </w:t>
      </w:r>
      <w:r w:rsidR="00F5377D" w:rsidRPr="0076748C">
        <w:rPr>
          <w:smallCaps/>
        </w:rPr>
        <w:t>korrelaatin</w:t>
      </w:r>
      <w:r w:rsidR="00F5377D">
        <w:t xml:space="preserve"> </w:t>
      </w:r>
      <w:r>
        <w:t xml:space="preserve">sijan eli liikkheen fraasin </w:t>
      </w:r>
      <w:r w:rsidR="002B27B2">
        <w:t>komplement</w:t>
      </w:r>
      <w:r>
        <w:t>in ilmoittam</w:t>
      </w:r>
      <w:r w:rsidR="00576838">
        <w:t>an paikan suhtheen</w:t>
      </w:r>
      <w:r>
        <w:t>. Adposisuunit oon ushein paikkakaasusten kivettynheitä haamui, ja ilmoitethaan</w:t>
      </w:r>
      <w:r w:rsidR="001D0C19">
        <w:t>,</w:t>
      </w:r>
      <w:r>
        <w:t xml:space="preserve"> missä joku oon, mistä joku tullee eli mihin jok</w:t>
      </w:r>
      <w:r w:rsidR="00E670A6">
        <w:t>u</w:t>
      </w:r>
      <w:r>
        <w:t xml:space="preserve"> mennee. </w:t>
      </w:r>
      <w:r w:rsidR="00E670A6">
        <w:t>Sillä niilä ushein oon kolme kaasushaamuu: inessiivi, elatiivi ja illatiivi tahi adessiivi, ablatiivi ja allatiivi.</w:t>
      </w:r>
    </w:p>
    <w:p w14:paraId="29453A73" w14:textId="65FAB739" w:rsidR="006E1305" w:rsidRDefault="006E1305" w:rsidP="006E1305">
      <w:r w:rsidRPr="0076748C">
        <w:t xml:space="preserve">Monele </w:t>
      </w:r>
      <w:r w:rsidR="00AD0CE1" w:rsidRPr="0076748C">
        <w:t xml:space="preserve">paikan adposisuunille </w:t>
      </w:r>
      <w:r w:rsidRPr="0076748C">
        <w:t>löyt</w:t>
      </w:r>
      <w:r w:rsidR="00D87C94">
        <w:t>t</w:t>
      </w:r>
      <w:r w:rsidRPr="0076748C">
        <w:t>yy kans identtinen pari adverbiitten joukosta.</w:t>
      </w:r>
      <w:r w:rsidR="00AD0CE1">
        <w:t xml:space="preserve"> </w:t>
      </w:r>
      <w:r w:rsidR="0077749D">
        <w:t>(</w:t>
      </w:r>
      <w:r w:rsidR="00AD0CE1">
        <w:t>Katto kohđasta 9.2 Paikan adverbit ja eriliikaisesti kohđasta 9.2.2 Relatiivinen paikka.</w:t>
      </w:r>
      <w:r w:rsidR="0077749D">
        <w:t>)</w:t>
      </w:r>
    </w:p>
    <w:p w14:paraId="5FE0170E" w14:textId="2D6EC9CE" w:rsidR="006E1305" w:rsidRDefault="006E1305" w:rsidP="006E1305">
      <w:r>
        <w:t xml:space="preserve">Paikan adposisuunit saattaa jakkaat sen jälkhiin, ilmoitethaanko net </w:t>
      </w:r>
      <w:r w:rsidR="001F6CE9">
        <w:t xml:space="preserve">korrelaatin </w:t>
      </w:r>
      <w:r w:rsidR="003C20F3">
        <w:t>asenttoo</w:t>
      </w:r>
      <w:r>
        <w:t xml:space="preserve"> </w:t>
      </w:r>
      <w:r w:rsidR="001F6CE9">
        <w:t xml:space="preserve">adposisuunin </w:t>
      </w:r>
      <w:r w:rsidR="00B03616">
        <w:t>komplementin suhtheen</w:t>
      </w:r>
      <w:r>
        <w:t xml:space="preserve"> </w:t>
      </w:r>
      <w:r w:rsidR="0075485B">
        <w:t>(</w:t>
      </w:r>
      <w:r w:rsidR="00154ACC">
        <w:t>1–</w:t>
      </w:r>
      <w:r w:rsidR="001F6CE9">
        <w:t>4</w:t>
      </w:r>
      <w:r>
        <w:t xml:space="preserve">), </w:t>
      </w:r>
      <w:r w:rsidR="001F6CE9">
        <w:t xml:space="preserve">korrelaatin välimatkaa </w:t>
      </w:r>
      <w:r w:rsidR="0075485B">
        <w:t>(</w:t>
      </w:r>
      <w:r w:rsidR="004E5B9F">
        <w:t xml:space="preserve">5) </w:t>
      </w:r>
      <w:r w:rsidR="003C20F3">
        <w:t>eli yl</w:t>
      </w:r>
      <w:r w:rsidR="001F6CE9">
        <w:t xml:space="preserve">heisyyttä </w:t>
      </w:r>
      <w:r w:rsidR="00B03616">
        <w:t>komplementin suhtheen</w:t>
      </w:r>
      <w:r w:rsidR="001F6CE9">
        <w:t xml:space="preserve"> </w:t>
      </w:r>
      <w:r w:rsidR="0075485B">
        <w:t>(</w:t>
      </w:r>
      <w:r w:rsidR="004E5B9F">
        <w:t>6</w:t>
      </w:r>
      <w:r w:rsidR="003C20F3">
        <w:t xml:space="preserve">), </w:t>
      </w:r>
      <w:r>
        <w:t xml:space="preserve">mihin suunthaan </w:t>
      </w:r>
      <w:r w:rsidR="00EB442F">
        <w:t>korrela</w:t>
      </w:r>
      <w:r w:rsidR="003C20F3">
        <w:t xml:space="preserve">atti liikkuu eli oon </w:t>
      </w:r>
      <w:r w:rsidR="00B03616">
        <w:t>adposisuunin komplementin suhtheen</w:t>
      </w:r>
      <w:r w:rsidR="003C20F3">
        <w:t xml:space="preserve"> </w:t>
      </w:r>
      <w:r w:rsidR="0075485B">
        <w:t>(</w:t>
      </w:r>
      <w:r w:rsidR="003C20F3">
        <w:t>7</w:t>
      </w:r>
      <w:r>
        <w:t xml:space="preserve">) </w:t>
      </w:r>
      <w:r w:rsidR="003C20F3">
        <w:t>ja</w:t>
      </w:r>
      <w:r>
        <w:t xml:space="preserve"> </w:t>
      </w:r>
      <w:r w:rsidR="003C20F3">
        <w:t xml:space="preserve">mikä oon korrelaatin ruutta </w:t>
      </w:r>
      <w:r w:rsidR="0075485B">
        <w:t>(</w:t>
      </w:r>
      <w:r w:rsidR="003C20F3">
        <w:t>8)</w:t>
      </w:r>
      <w:r>
        <w:t>.</w:t>
      </w:r>
    </w:p>
    <w:p w14:paraId="32E166A7" w14:textId="32CC21EF" w:rsidR="006E1305" w:rsidRDefault="0075485B" w:rsidP="006E1305">
      <w:r>
        <w:t>(</w:t>
      </w:r>
      <w:r w:rsidR="006E1305">
        <w:t xml:space="preserve">1) Repo oli tehny </w:t>
      </w:r>
      <w:r w:rsidR="00610CF5">
        <w:t>[</w:t>
      </w:r>
      <w:r w:rsidR="006E1305" w:rsidRPr="00610CF5">
        <w:t>laattiin</w:t>
      </w:r>
      <w:r w:rsidR="006E1305" w:rsidRPr="00B45EC6">
        <w:rPr>
          <w:i/>
        </w:rPr>
        <w:t xml:space="preserve"> alle</w:t>
      </w:r>
      <w:r w:rsidR="00610CF5">
        <w:t>]</w:t>
      </w:r>
      <w:r w:rsidR="006E1305">
        <w:t xml:space="preserve"> kuopan.</w:t>
      </w:r>
    </w:p>
    <w:p w14:paraId="0C2BE418" w14:textId="688DEF21" w:rsidR="006E1305" w:rsidRDefault="0075485B" w:rsidP="006E1305">
      <w:r>
        <w:t>(</w:t>
      </w:r>
      <w:r w:rsidR="006E1305">
        <w:t xml:space="preserve">2) Erkki assuu </w:t>
      </w:r>
      <w:r w:rsidR="00610CF5">
        <w:t>[</w:t>
      </w:r>
      <w:r w:rsidR="006E1305" w:rsidRPr="00590609">
        <w:rPr>
          <w:i/>
        </w:rPr>
        <w:t xml:space="preserve">likelä </w:t>
      </w:r>
      <w:r w:rsidR="006E1305" w:rsidRPr="00610CF5">
        <w:t>minnuu</w:t>
      </w:r>
      <w:r w:rsidR="00610CF5">
        <w:t>]</w:t>
      </w:r>
      <w:r w:rsidR="006E1305">
        <w:t>.</w:t>
      </w:r>
    </w:p>
    <w:p w14:paraId="0ADA34E1" w14:textId="49917B31" w:rsidR="006E1305" w:rsidRDefault="0075485B" w:rsidP="006E1305">
      <w:r>
        <w:t>(</w:t>
      </w:r>
      <w:r w:rsidR="006E1305">
        <w:t xml:space="preserve">3) Kissa oli tarttunu </w:t>
      </w:r>
      <w:r w:rsidR="00610CF5">
        <w:t>[</w:t>
      </w:r>
      <w:r w:rsidR="006E1305" w:rsidRPr="00610CF5">
        <w:t>kivviin</w:t>
      </w:r>
      <w:r w:rsidR="006E1305" w:rsidRPr="00B45EC6">
        <w:rPr>
          <w:i/>
        </w:rPr>
        <w:t xml:space="preserve"> välhiin</w:t>
      </w:r>
      <w:r w:rsidR="00610CF5">
        <w:t>]</w:t>
      </w:r>
      <w:r w:rsidR="006E1305">
        <w:t>.</w:t>
      </w:r>
    </w:p>
    <w:p w14:paraId="702B4C24" w14:textId="5AF98506" w:rsidR="006E1305" w:rsidRDefault="0075485B" w:rsidP="006E1305">
      <w:r>
        <w:t>(</w:t>
      </w:r>
      <w:r w:rsidR="006E1305">
        <w:t xml:space="preserve">4) Nyt laskeva huonheita </w:t>
      </w:r>
      <w:r w:rsidR="00A5333C">
        <w:t>[</w:t>
      </w:r>
      <w:r w:rsidR="006E1305">
        <w:t xml:space="preserve">entisten </w:t>
      </w:r>
      <w:r w:rsidR="006E1305" w:rsidRPr="00A5333C">
        <w:t>puteettipelloitten</w:t>
      </w:r>
      <w:r w:rsidR="006E1305" w:rsidRPr="001F4BB0">
        <w:rPr>
          <w:i/>
        </w:rPr>
        <w:t xml:space="preserve"> pääle</w:t>
      </w:r>
      <w:r w:rsidR="00A5333C">
        <w:t>]</w:t>
      </w:r>
      <w:r w:rsidR="006E1305">
        <w:t>.</w:t>
      </w:r>
    </w:p>
    <w:p w14:paraId="5705A0E9" w14:textId="59A0FEBF" w:rsidR="001F6CE9" w:rsidRDefault="0075485B" w:rsidP="006E1305">
      <w:r>
        <w:t>(</w:t>
      </w:r>
      <w:r w:rsidR="004E5B9F">
        <w:t xml:space="preserve">5) Sitte tulima jo </w:t>
      </w:r>
      <w:r w:rsidR="00A5333C">
        <w:t>[</w:t>
      </w:r>
      <w:r w:rsidR="004E5B9F" w:rsidRPr="004E5B9F">
        <w:rPr>
          <w:i/>
        </w:rPr>
        <w:t xml:space="preserve">liki </w:t>
      </w:r>
      <w:r w:rsidR="004E5B9F" w:rsidRPr="00A5333C">
        <w:t>Vesisaarta</w:t>
      </w:r>
      <w:r w:rsidR="00A5333C">
        <w:t>]</w:t>
      </w:r>
      <w:r w:rsidR="004E5B9F">
        <w:t>.</w:t>
      </w:r>
    </w:p>
    <w:p w14:paraId="5B865C09" w14:textId="5F34D84A" w:rsidR="004E5B9F" w:rsidRDefault="0075485B" w:rsidP="006E1305">
      <w:r>
        <w:t>(</w:t>
      </w:r>
      <w:r w:rsidR="004E5B9F">
        <w:t xml:space="preserve">6) Met kuljeskelima </w:t>
      </w:r>
      <w:r w:rsidR="00A5333C">
        <w:t>[</w:t>
      </w:r>
      <w:r w:rsidR="004E5B9F" w:rsidRPr="004E5B9F">
        <w:rPr>
          <w:i/>
        </w:rPr>
        <w:t xml:space="preserve">ympäri </w:t>
      </w:r>
      <w:r w:rsidR="004E5B9F" w:rsidRPr="00A5333C">
        <w:t>Tromssaa</w:t>
      </w:r>
      <w:r w:rsidR="00A5333C">
        <w:t>]</w:t>
      </w:r>
      <w:r w:rsidR="004E5B9F">
        <w:t>.</w:t>
      </w:r>
    </w:p>
    <w:p w14:paraId="4814E7F4" w14:textId="7121DCD1" w:rsidR="006E1305" w:rsidRDefault="0075485B" w:rsidP="006E1305">
      <w:r>
        <w:t>(</w:t>
      </w:r>
      <w:r w:rsidR="004E5B9F">
        <w:t>7</w:t>
      </w:r>
      <w:r w:rsidR="006E1305">
        <w:t xml:space="preserve">) Maija oli ajanu jo monta miilaa </w:t>
      </w:r>
      <w:r w:rsidR="00A5333C">
        <w:t>[</w:t>
      </w:r>
      <w:r w:rsidR="006E1305" w:rsidRPr="00A5333C">
        <w:t>Vesisaarta</w:t>
      </w:r>
      <w:r w:rsidR="006E1305" w:rsidRPr="001F4BB0">
        <w:rPr>
          <w:i/>
        </w:rPr>
        <w:t xml:space="preserve"> vasten</w:t>
      </w:r>
      <w:r w:rsidR="00A5333C">
        <w:t>]</w:t>
      </w:r>
      <w:r w:rsidR="006E1305">
        <w:t>.</w:t>
      </w:r>
    </w:p>
    <w:p w14:paraId="6513649D" w14:textId="05D7C40C" w:rsidR="006E1305" w:rsidRPr="00B6794B" w:rsidRDefault="0075485B" w:rsidP="006E1305">
      <w:r>
        <w:t>(</w:t>
      </w:r>
      <w:r w:rsidR="004E5B9F">
        <w:t>8</w:t>
      </w:r>
      <w:r w:rsidR="006E1305">
        <w:t xml:space="preserve">) Sie piđät mennä </w:t>
      </w:r>
      <w:r w:rsidR="00A5333C">
        <w:t>[</w:t>
      </w:r>
      <w:r w:rsidR="006E1305" w:rsidRPr="001F4BB0">
        <w:rPr>
          <w:i/>
        </w:rPr>
        <w:t xml:space="preserve">poikki </w:t>
      </w:r>
      <w:r w:rsidR="006E1305" w:rsidRPr="00A5333C">
        <w:t>meren</w:t>
      </w:r>
      <w:r w:rsidR="00A5333C">
        <w:t>]</w:t>
      </w:r>
      <w:r w:rsidR="006E1305">
        <w:t>, jos sinne meinaat päästä.</w:t>
      </w:r>
    </w:p>
    <w:p w14:paraId="3407C73C" w14:textId="3ED06E77" w:rsidR="006E1305" w:rsidRDefault="006E1305" w:rsidP="006E1305">
      <w:pPr>
        <w:pStyle w:val="Overskrift3"/>
      </w:pPr>
      <w:bookmarkStart w:id="2076" w:name="_Toc241129392"/>
      <w:bookmarkStart w:id="2077" w:name="_Toc311273978"/>
      <w:bookmarkStart w:id="2078" w:name="_Toc191019253"/>
      <w:bookmarkEnd w:id="2075"/>
      <w:r>
        <w:t xml:space="preserve">Asento </w:t>
      </w:r>
      <w:r w:rsidR="00950AE2">
        <w:t>toisen paik</w:t>
      </w:r>
      <w:r>
        <w:t>an</w:t>
      </w:r>
      <w:bookmarkEnd w:id="2076"/>
      <w:r w:rsidR="00950AE2">
        <w:t xml:space="preserve"> suhtheen</w:t>
      </w:r>
      <w:bookmarkEnd w:id="2077"/>
    </w:p>
    <w:p w14:paraId="2973075D" w14:textId="47E89973" w:rsidR="006E1305" w:rsidRDefault="006E1305" w:rsidP="006E1305">
      <w:r>
        <w:t>Tavalinen oon, ette adposisuunifraasi ilmoittaa</w:t>
      </w:r>
      <w:r w:rsidR="00071864">
        <w:t>,</w:t>
      </w:r>
      <w:r>
        <w:t xml:space="preserve"> </w:t>
      </w:r>
      <w:r w:rsidR="00E65AF7">
        <w:t>mikä korrelaatin asento oon adposisuunin komplementin</w:t>
      </w:r>
      <w:r w:rsidRPr="006D720B">
        <w:t xml:space="preserve"> </w:t>
      </w:r>
      <w:r w:rsidR="00E65AF7" w:rsidRPr="006D720B">
        <w:t>suht</w:t>
      </w:r>
      <w:r w:rsidR="00E65AF7">
        <w:t>heen</w:t>
      </w:r>
      <w:r>
        <w:t xml:space="preserve">, niin </w:t>
      </w:r>
      <w:r w:rsidR="00C4482C">
        <w:t>ko ette oonko se sen alla, pääl</w:t>
      </w:r>
      <w:r>
        <w:t>ä, eđessä, vieressä vain missä. Näilä adposisuuniila oon ylheisesti olemassa kans liik</w:t>
      </w:r>
      <w:r w:rsidR="00071864">
        <w:t>k</w:t>
      </w:r>
      <w:r>
        <w:t xml:space="preserve">heen suunttaa ilmoittaavat haamut eli yhđenlaiset errooma- ja tulemahaamut. Tämmöiset oon </w:t>
      </w:r>
      <w:r w:rsidR="0075485B">
        <w:t>(</w:t>
      </w:r>
      <w:r>
        <w:rPr>
          <w:i/>
        </w:rPr>
        <w:t xml:space="preserve">missä </w:t>
      </w:r>
      <w:r w:rsidR="0075485B" w:rsidRPr="0075485B">
        <w:t>:</w:t>
      </w:r>
      <w:r>
        <w:rPr>
          <w:i/>
        </w:rPr>
        <w:t xml:space="preserve"> mistä </w:t>
      </w:r>
      <w:r w:rsidR="0075485B" w:rsidRPr="0075485B">
        <w:t>:</w:t>
      </w:r>
      <w:r>
        <w:rPr>
          <w:i/>
        </w:rPr>
        <w:t xml:space="preserve"> mihin</w:t>
      </w:r>
      <w:r w:rsidR="0075485B" w:rsidRPr="0075485B">
        <w:t>)</w:t>
      </w:r>
      <w:r>
        <w:rPr>
          <w:i/>
        </w:rPr>
        <w:t xml:space="preserve"> alla </w:t>
      </w:r>
      <w:r>
        <w:t xml:space="preserve">: </w:t>
      </w:r>
      <w:r w:rsidRPr="00C91285">
        <w:rPr>
          <w:i/>
        </w:rPr>
        <w:t>alta</w:t>
      </w:r>
      <w:r>
        <w:rPr>
          <w:i/>
        </w:rPr>
        <w:t xml:space="preserve"> </w:t>
      </w:r>
      <w:r w:rsidR="0075485B" w:rsidRPr="0075485B">
        <w:t>:</w:t>
      </w:r>
      <w:r>
        <w:rPr>
          <w:i/>
        </w:rPr>
        <w:t xml:space="preserve"> alle</w:t>
      </w:r>
      <w:r w:rsidR="0075485B" w:rsidRPr="0075485B">
        <w:t>(</w:t>
      </w:r>
      <w:r>
        <w:rPr>
          <w:i/>
        </w:rPr>
        <w:t>t</w:t>
      </w:r>
      <w:r w:rsidR="0075485B" w:rsidRPr="0075485B">
        <w:t>),</w:t>
      </w:r>
      <w:r>
        <w:rPr>
          <w:i/>
        </w:rPr>
        <w:t xml:space="preserve"> päälä </w:t>
      </w:r>
      <w:r w:rsidR="0075485B" w:rsidRPr="0075485B">
        <w:t>:</w:t>
      </w:r>
      <w:r>
        <w:rPr>
          <w:i/>
        </w:rPr>
        <w:t xml:space="preserve"> päältä </w:t>
      </w:r>
      <w:r w:rsidR="0075485B" w:rsidRPr="0075485B">
        <w:t>:</w:t>
      </w:r>
      <w:r>
        <w:rPr>
          <w:i/>
        </w:rPr>
        <w:t xml:space="preserve"> pääle</w:t>
      </w:r>
      <w:r w:rsidR="0075485B" w:rsidRPr="0075485B">
        <w:t>(</w:t>
      </w:r>
      <w:r>
        <w:rPr>
          <w:i/>
        </w:rPr>
        <w:t>t</w:t>
      </w:r>
      <w:r w:rsidR="0075485B" w:rsidRPr="0075485B">
        <w:t>),</w:t>
      </w:r>
      <w:r>
        <w:rPr>
          <w:i/>
        </w:rPr>
        <w:t xml:space="preserve"> e</w:t>
      </w:r>
      <w:r w:rsidR="0075485B" w:rsidRPr="0075485B">
        <w:t>(</w:t>
      </w:r>
      <w:r>
        <w:rPr>
          <w:i/>
        </w:rPr>
        <w:t>đ</w:t>
      </w:r>
      <w:r w:rsidR="0075485B" w:rsidRPr="0075485B">
        <w:t>)</w:t>
      </w:r>
      <w:r>
        <w:rPr>
          <w:i/>
        </w:rPr>
        <w:t xml:space="preserve">essä </w:t>
      </w:r>
      <w:r w:rsidR="0075485B" w:rsidRPr="0075485B">
        <w:t>:</w:t>
      </w:r>
      <w:r>
        <w:rPr>
          <w:i/>
        </w:rPr>
        <w:t xml:space="preserve"> e</w:t>
      </w:r>
      <w:r w:rsidR="0075485B" w:rsidRPr="0075485B">
        <w:t>(</w:t>
      </w:r>
      <w:r>
        <w:rPr>
          <w:i/>
        </w:rPr>
        <w:t>đ</w:t>
      </w:r>
      <w:r w:rsidR="0075485B" w:rsidRPr="0075485B">
        <w:t>)</w:t>
      </w:r>
      <w:r>
        <w:rPr>
          <w:i/>
        </w:rPr>
        <w:t xml:space="preserve">estä </w:t>
      </w:r>
      <w:r w:rsidR="0075485B" w:rsidRPr="0075485B">
        <w:t>:</w:t>
      </w:r>
      <w:r>
        <w:rPr>
          <w:i/>
        </w:rPr>
        <w:t xml:space="preserve"> etheen</w:t>
      </w:r>
      <w:r w:rsidR="0075485B" w:rsidRPr="0075485B">
        <w:t>,</w:t>
      </w:r>
      <w:r>
        <w:rPr>
          <w:i/>
        </w:rPr>
        <w:t xml:space="preserve"> takana </w:t>
      </w:r>
      <w:r w:rsidR="0075485B" w:rsidRPr="0075485B">
        <w:t>:</w:t>
      </w:r>
      <w:r>
        <w:rPr>
          <w:i/>
        </w:rPr>
        <w:t xml:space="preserve"> takkaa </w:t>
      </w:r>
      <w:r w:rsidR="0075485B" w:rsidRPr="0075485B">
        <w:t>:</w:t>
      </w:r>
      <w:r>
        <w:rPr>
          <w:i/>
        </w:rPr>
        <w:t xml:space="preserve"> taka</w:t>
      </w:r>
      <w:r w:rsidR="0075485B" w:rsidRPr="0075485B">
        <w:t>(</w:t>
      </w:r>
      <w:r>
        <w:rPr>
          <w:i/>
        </w:rPr>
        <w:t>t</w:t>
      </w:r>
      <w:r w:rsidR="0075485B" w:rsidRPr="0075485B">
        <w:t>)</w:t>
      </w:r>
      <w:r>
        <w:t xml:space="preserve">, </w:t>
      </w:r>
      <w:r>
        <w:rPr>
          <w:i/>
        </w:rPr>
        <w:t xml:space="preserve">vieressä </w:t>
      </w:r>
      <w:r w:rsidR="0075485B" w:rsidRPr="0075485B">
        <w:t>:</w:t>
      </w:r>
      <w:r>
        <w:rPr>
          <w:i/>
        </w:rPr>
        <w:t xml:space="preserve"> vierestä </w:t>
      </w:r>
      <w:r w:rsidR="0075485B" w:rsidRPr="0075485B">
        <w:t>:</w:t>
      </w:r>
      <w:r>
        <w:rPr>
          <w:i/>
        </w:rPr>
        <w:t xml:space="preserve"> vierheen</w:t>
      </w:r>
      <w:r w:rsidR="0075485B" w:rsidRPr="0075485B">
        <w:t>,</w:t>
      </w:r>
      <w:r>
        <w:rPr>
          <w:i/>
        </w:rPr>
        <w:t xml:space="preserve"> syrjässä </w:t>
      </w:r>
      <w:r w:rsidR="0075485B" w:rsidRPr="0075485B">
        <w:t>:</w:t>
      </w:r>
      <w:r>
        <w:rPr>
          <w:i/>
        </w:rPr>
        <w:t xml:space="preserve"> syrjästä </w:t>
      </w:r>
      <w:r w:rsidR="0075485B" w:rsidRPr="0075485B">
        <w:t>:</w:t>
      </w:r>
      <w:r>
        <w:rPr>
          <w:i/>
        </w:rPr>
        <w:t xml:space="preserve"> syrjhään</w:t>
      </w:r>
      <w:r w:rsidR="0075485B" w:rsidRPr="0075485B">
        <w:t>,</w:t>
      </w:r>
      <w:r>
        <w:rPr>
          <w:i/>
        </w:rPr>
        <w:t xml:space="preserve"> perässä </w:t>
      </w:r>
      <w:r w:rsidR="00BA1173" w:rsidRPr="00BA1173">
        <w:t>~</w:t>
      </w:r>
      <w:r>
        <w:rPr>
          <w:i/>
        </w:rPr>
        <w:t xml:space="preserve"> pörässä </w:t>
      </w:r>
      <w:r w:rsidR="0075485B" w:rsidRPr="0075485B">
        <w:t>:</w:t>
      </w:r>
      <w:r>
        <w:rPr>
          <w:i/>
        </w:rPr>
        <w:t xml:space="preserve"> perästä </w:t>
      </w:r>
      <w:r w:rsidR="00BA1173" w:rsidRPr="00BA1173">
        <w:t>~</w:t>
      </w:r>
      <w:r>
        <w:rPr>
          <w:i/>
        </w:rPr>
        <w:t xml:space="preserve"> pörästä </w:t>
      </w:r>
      <w:r w:rsidR="0075485B" w:rsidRPr="0075485B">
        <w:t>:</w:t>
      </w:r>
      <w:r>
        <w:rPr>
          <w:i/>
        </w:rPr>
        <w:t xml:space="preserve"> perhään </w:t>
      </w:r>
      <w:r w:rsidR="00BA1173" w:rsidRPr="00BA1173">
        <w:t>~</w:t>
      </w:r>
      <w:r>
        <w:rPr>
          <w:i/>
        </w:rPr>
        <w:t xml:space="preserve"> pörhään</w:t>
      </w:r>
      <w:r w:rsidR="0075485B" w:rsidRPr="0075485B">
        <w:t>,</w:t>
      </w:r>
      <w:r>
        <w:rPr>
          <w:i/>
        </w:rPr>
        <w:t xml:space="preserve"> sisälä </w:t>
      </w:r>
      <w:r w:rsidR="0075485B" w:rsidRPr="0075485B">
        <w:t>:</w:t>
      </w:r>
      <w:r>
        <w:rPr>
          <w:i/>
        </w:rPr>
        <w:t xml:space="preserve"> sisältä </w:t>
      </w:r>
      <w:r w:rsidR="0075485B" w:rsidRPr="0075485B">
        <w:t>:</w:t>
      </w:r>
      <w:r>
        <w:rPr>
          <w:i/>
        </w:rPr>
        <w:t xml:space="preserve"> sisäle</w:t>
      </w:r>
      <w:r w:rsidR="0075485B" w:rsidRPr="0075485B">
        <w:t>(</w:t>
      </w:r>
      <w:r>
        <w:rPr>
          <w:i/>
        </w:rPr>
        <w:t>t</w:t>
      </w:r>
      <w:r w:rsidR="0075485B" w:rsidRPr="0075485B">
        <w:t>),</w:t>
      </w:r>
      <w:r>
        <w:rPr>
          <w:i/>
        </w:rPr>
        <w:t xml:space="preserve"> välissä </w:t>
      </w:r>
      <w:r w:rsidR="0075485B" w:rsidRPr="0075485B">
        <w:t>:</w:t>
      </w:r>
      <w:r>
        <w:rPr>
          <w:i/>
        </w:rPr>
        <w:t xml:space="preserve"> välistä </w:t>
      </w:r>
      <w:r w:rsidR="0075485B" w:rsidRPr="0075485B">
        <w:t>:</w:t>
      </w:r>
      <w:r>
        <w:rPr>
          <w:i/>
        </w:rPr>
        <w:t xml:space="preserve"> välhiin</w:t>
      </w:r>
      <w:r w:rsidR="0075485B" w:rsidRPr="0075485B">
        <w:t>,</w:t>
      </w:r>
      <w:r>
        <w:rPr>
          <w:i/>
        </w:rPr>
        <w:t xml:space="preserve"> välilä </w:t>
      </w:r>
      <w:r w:rsidR="0075485B" w:rsidRPr="0075485B">
        <w:t>:</w:t>
      </w:r>
      <w:r>
        <w:rPr>
          <w:i/>
        </w:rPr>
        <w:t xml:space="preserve"> väliltä </w:t>
      </w:r>
      <w:r w:rsidR="0075485B" w:rsidRPr="0075485B">
        <w:t>:</w:t>
      </w:r>
      <w:r>
        <w:rPr>
          <w:i/>
        </w:rPr>
        <w:t xml:space="preserve"> välile</w:t>
      </w:r>
      <w:r w:rsidR="0075485B" w:rsidRPr="0075485B">
        <w:t>(</w:t>
      </w:r>
      <w:r>
        <w:rPr>
          <w:i/>
        </w:rPr>
        <w:t>t</w:t>
      </w:r>
      <w:r w:rsidR="0075485B" w:rsidRPr="0075485B">
        <w:t>),</w:t>
      </w:r>
      <w:r>
        <w:rPr>
          <w:i/>
        </w:rPr>
        <w:t xml:space="preserve"> tykönä </w:t>
      </w:r>
      <w:r w:rsidR="0075485B" w:rsidRPr="0075485B">
        <w:t>:</w:t>
      </w:r>
      <w:r>
        <w:rPr>
          <w:i/>
        </w:rPr>
        <w:t xml:space="preserve"> tykköö </w:t>
      </w:r>
      <w:r w:rsidR="00BA1173" w:rsidRPr="00BA1173">
        <w:t>~</w:t>
      </w:r>
      <w:r>
        <w:rPr>
          <w:i/>
        </w:rPr>
        <w:t xml:space="preserve"> tyköä </w:t>
      </w:r>
      <w:r w:rsidR="0075485B" w:rsidRPr="0075485B">
        <w:t>:</w:t>
      </w:r>
      <w:r>
        <w:rPr>
          <w:i/>
        </w:rPr>
        <w:t xml:space="preserve"> tykö</w:t>
      </w:r>
      <w:r w:rsidR="001B127A" w:rsidRPr="001B127A">
        <w:t>(</w:t>
      </w:r>
      <w:r w:rsidR="003D5995">
        <w:rPr>
          <w:i/>
        </w:rPr>
        <w:t>t</w:t>
      </w:r>
      <w:r w:rsidR="001B127A" w:rsidRPr="001B127A">
        <w:t>)</w:t>
      </w:r>
      <w:r>
        <w:rPr>
          <w:i/>
        </w:rPr>
        <w:t xml:space="preserve"> ja ympäri</w:t>
      </w:r>
      <w:r w:rsidR="0075485B" w:rsidRPr="0075485B">
        <w:t>(</w:t>
      </w:r>
      <w:r>
        <w:rPr>
          <w:i/>
        </w:rPr>
        <w:t>t</w:t>
      </w:r>
      <w:r w:rsidR="0075485B" w:rsidRPr="0075485B">
        <w:t>)</w:t>
      </w:r>
      <w:r w:rsidR="001B127A" w:rsidRPr="001B127A">
        <w:t>.</w:t>
      </w:r>
      <w:r>
        <w:t xml:space="preserve"> Nämät kaikki</w:t>
      </w:r>
      <w:r>
        <w:rPr>
          <w:i/>
        </w:rPr>
        <w:t xml:space="preserve"> </w:t>
      </w:r>
      <w:r>
        <w:t xml:space="preserve">oon postposisuuniita, minkä </w:t>
      </w:r>
      <w:r w:rsidR="00432E21">
        <w:t>komplementi</w:t>
      </w:r>
      <w:r>
        <w:t xml:space="preserve">t seisothaan </w:t>
      </w:r>
      <w:r w:rsidR="00A27713">
        <w:t>genitiiv</w:t>
      </w:r>
      <w:r>
        <w:t xml:space="preserve">issä </w:t>
      </w:r>
      <w:r w:rsidR="0075485B">
        <w:t>(</w:t>
      </w:r>
      <w:r>
        <w:t>1–11).</w:t>
      </w:r>
    </w:p>
    <w:p w14:paraId="3CEE47F6" w14:textId="351F1C04" w:rsidR="006E1305" w:rsidRDefault="0075485B" w:rsidP="006E1305">
      <w:r>
        <w:t>(</w:t>
      </w:r>
      <w:r w:rsidR="00BA52B6">
        <w:t xml:space="preserve">1) Matti asui siinä </w:t>
      </w:r>
      <w:r w:rsidR="00C65D18">
        <w:t>[</w:t>
      </w:r>
      <w:r w:rsidR="006E1305" w:rsidRPr="00C65D18">
        <w:t>San</w:t>
      </w:r>
      <w:r w:rsidR="00A0022D">
        <w:t>ta</w:t>
      </w:r>
      <w:r w:rsidR="006E1305" w:rsidRPr="00C65D18">
        <w:t xml:space="preserve">törmän </w:t>
      </w:r>
      <w:r w:rsidR="006E1305" w:rsidRPr="00950F04">
        <w:rPr>
          <w:i/>
        </w:rPr>
        <w:t>alla</w:t>
      </w:r>
      <w:r w:rsidR="00C65D18">
        <w:t>]</w:t>
      </w:r>
      <w:r w:rsidR="006E1305">
        <w:t>.</w:t>
      </w:r>
    </w:p>
    <w:p w14:paraId="1C4B85A8" w14:textId="6A43F4C8" w:rsidR="006E1305" w:rsidRDefault="0075485B" w:rsidP="006E1305">
      <w:r>
        <w:t>(</w:t>
      </w:r>
      <w:r w:rsidR="00BA52B6">
        <w:t xml:space="preserve">2) Laiva vajos </w:t>
      </w:r>
      <w:r w:rsidR="00C65D18">
        <w:t>[</w:t>
      </w:r>
      <w:r w:rsidR="006E1305" w:rsidRPr="00C65D18">
        <w:t>meren</w:t>
      </w:r>
      <w:r w:rsidR="006E1305" w:rsidRPr="00950F04">
        <w:rPr>
          <w:i/>
        </w:rPr>
        <w:t xml:space="preserve"> alle</w:t>
      </w:r>
      <w:r w:rsidR="00C65D18">
        <w:t>]</w:t>
      </w:r>
      <w:r w:rsidR="006E1305" w:rsidRPr="00F75C52">
        <w:t>.</w:t>
      </w:r>
    </w:p>
    <w:p w14:paraId="185336FB" w14:textId="469FC534" w:rsidR="006E1305" w:rsidRDefault="0075485B" w:rsidP="006E1305">
      <w:pPr>
        <w:rPr>
          <w:i/>
        </w:rPr>
      </w:pPr>
      <w:r>
        <w:t>(</w:t>
      </w:r>
      <w:r w:rsidR="006E1305">
        <w:t xml:space="preserve">3) Ruuttapiilit </w:t>
      </w:r>
      <w:r w:rsidR="00560B04">
        <w:t>toppaava</w:t>
      </w:r>
      <w:r w:rsidR="006E1305" w:rsidRPr="00085A1F">
        <w:t xml:space="preserve"> </w:t>
      </w:r>
      <w:r w:rsidR="00C65D18">
        <w:t>[</w:t>
      </w:r>
      <w:r w:rsidR="006E1305" w:rsidRPr="00C65D18">
        <w:t>tämän törmän</w:t>
      </w:r>
      <w:r w:rsidR="006E1305" w:rsidRPr="00085A1F">
        <w:rPr>
          <w:i/>
        </w:rPr>
        <w:t xml:space="preserve"> pääle</w:t>
      </w:r>
      <w:r w:rsidR="00C65D18">
        <w:t>]</w:t>
      </w:r>
      <w:r w:rsidR="001B127A" w:rsidRPr="001B127A">
        <w:t>.</w:t>
      </w:r>
    </w:p>
    <w:p w14:paraId="4B70F075" w14:textId="1519A4BD" w:rsidR="006E1305" w:rsidRDefault="0075485B" w:rsidP="006E1305">
      <w:r>
        <w:t>(</w:t>
      </w:r>
      <w:r w:rsidR="00BA52B6">
        <w:t xml:space="preserve">4) Sammeli kumartui </w:t>
      </w:r>
      <w:r w:rsidR="00C65D18">
        <w:t>[</w:t>
      </w:r>
      <w:r w:rsidR="006E1305" w:rsidRPr="00C65D18">
        <w:t xml:space="preserve">kuninkhaan </w:t>
      </w:r>
      <w:r w:rsidR="006E1305" w:rsidRPr="00E3605A">
        <w:rPr>
          <w:i/>
        </w:rPr>
        <w:t>etheen</w:t>
      </w:r>
      <w:r w:rsidR="00C65D18">
        <w:t>]</w:t>
      </w:r>
      <w:r w:rsidR="006E1305">
        <w:t>.</w:t>
      </w:r>
    </w:p>
    <w:p w14:paraId="46C597F6" w14:textId="4CD299C2" w:rsidR="006E1305" w:rsidRDefault="0075485B" w:rsidP="006E1305">
      <w:r>
        <w:t>(</w:t>
      </w:r>
      <w:r w:rsidR="00BA52B6">
        <w:t xml:space="preserve">5) Lapsi tullee joka yö </w:t>
      </w:r>
      <w:r w:rsidR="00C65D18">
        <w:t>[</w:t>
      </w:r>
      <w:r w:rsidR="006E1305" w:rsidRPr="00A0022D">
        <w:t>meän</w:t>
      </w:r>
      <w:r w:rsidR="006E1305" w:rsidRPr="00B5656F">
        <w:rPr>
          <w:i/>
        </w:rPr>
        <w:t xml:space="preserve"> vierheen</w:t>
      </w:r>
      <w:r w:rsidR="00C65D18">
        <w:t>]</w:t>
      </w:r>
      <w:r w:rsidR="006E1305">
        <w:t>.</w:t>
      </w:r>
    </w:p>
    <w:p w14:paraId="2563A1F1" w14:textId="632B57DB" w:rsidR="006E1305" w:rsidRPr="00114881" w:rsidRDefault="0075485B" w:rsidP="006E1305">
      <w:r>
        <w:t>(</w:t>
      </w:r>
      <w:r w:rsidR="006E1305">
        <w:t>6) E</w:t>
      </w:r>
      <w:r w:rsidR="006E1305" w:rsidRPr="00085A1F">
        <w:t xml:space="preserve">nnen oli </w:t>
      </w:r>
      <w:r w:rsidR="006E1305" w:rsidRPr="003F40F2">
        <w:t>täy</w:t>
      </w:r>
      <w:r w:rsidR="006E1305">
        <w:t>nä puteetti</w:t>
      </w:r>
      <w:r w:rsidR="006E1305" w:rsidRPr="00085A1F">
        <w:t xml:space="preserve">peltoja </w:t>
      </w:r>
      <w:r w:rsidR="009B16B6">
        <w:t>[</w:t>
      </w:r>
      <w:r w:rsidR="006E1305" w:rsidRPr="009B16B6">
        <w:t>huonheen</w:t>
      </w:r>
      <w:r w:rsidR="006E1305">
        <w:rPr>
          <w:i/>
        </w:rPr>
        <w:t xml:space="preserve"> ympäri</w:t>
      </w:r>
      <w:r w:rsidR="009B16B6">
        <w:rPr>
          <w:i/>
        </w:rPr>
        <w:t>t</w:t>
      </w:r>
      <w:r w:rsidR="009B16B6">
        <w:t>]</w:t>
      </w:r>
      <w:r w:rsidR="001B127A" w:rsidRPr="001B127A">
        <w:t>.</w:t>
      </w:r>
    </w:p>
    <w:p w14:paraId="7A4871C4" w14:textId="524C9EB5" w:rsidR="006E1305" w:rsidRDefault="0075485B" w:rsidP="006E1305">
      <w:r>
        <w:t>(</w:t>
      </w:r>
      <w:r w:rsidR="006E1305">
        <w:t>7) Se oon iso ja</w:t>
      </w:r>
      <w:r w:rsidR="00BA52B6">
        <w:t xml:space="preserve"> kaunis paikka </w:t>
      </w:r>
      <w:r w:rsidR="009B16B6">
        <w:t>[</w:t>
      </w:r>
      <w:r w:rsidR="006E1305" w:rsidRPr="009B16B6">
        <w:t>mettän</w:t>
      </w:r>
      <w:r w:rsidR="006E1305" w:rsidRPr="0021492E">
        <w:rPr>
          <w:i/>
        </w:rPr>
        <w:t xml:space="preserve"> sisälä</w:t>
      </w:r>
      <w:r w:rsidR="009B16B6">
        <w:t>]</w:t>
      </w:r>
      <w:r w:rsidR="006E1305">
        <w:t>.</w:t>
      </w:r>
    </w:p>
    <w:p w14:paraId="48415687" w14:textId="7F455C8E" w:rsidR="006E1305" w:rsidRDefault="0075485B" w:rsidP="006E1305">
      <w:r>
        <w:t>(</w:t>
      </w:r>
      <w:r w:rsidR="00BA52B6">
        <w:t xml:space="preserve">8) Siinä juoksi vesi </w:t>
      </w:r>
      <w:r w:rsidR="009B16B6">
        <w:t>[</w:t>
      </w:r>
      <w:r w:rsidR="006E1305" w:rsidRPr="009B16B6">
        <w:t xml:space="preserve">kiven </w:t>
      </w:r>
      <w:r w:rsidR="006E1305" w:rsidRPr="0021492E">
        <w:rPr>
          <w:i/>
        </w:rPr>
        <w:t>sisältä</w:t>
      </w:r>
      <w:r w:rsidR="009B16B6">
        <w:t>]</w:t>
      </w:r>
      <w:r w:rsidR="006E1305">
        <w:t>.</w:t>
      </w:r>
    </w:p>
    <w:p w14:paraId="0DA1494B" w14:textId="50B5BEB8" w:rsidR="006E1305" w:rsidRDefault="0075485B" w:rsidP="006E1305">
      <w:r>
        <w:t>(</w:t>
      </w:r>
      <w:r w:rsidR="00BA52B6">
        <w:t xml:space="preserve">9) Hyljet uipi </w:t>
      </w:r>
      <w:r w:rsidR="009B16B6">
        <w:t>[</w:t>
      </w:r>
      <w:r w:rsidR="006E1305" w:rsidRPr="009B16B6">
        <w:t xml:space="preserve">jäitten </w:t>
      </w:r>
      <w:r w:rsidR="006E1305" w:rsidRPr="0021492E">
        <w:rPr>
          <w:i/>
        </w:rPr>
        <w:t>välissä</w:t>
      </w:r>
      <w:r w:rsidR="009B16B6">
        <w:t>]</w:t>
      </w:r>
      <w:r w:rsidR="006E1305">
        <w:t>.</w:t>
      </w:r>
    </w:p>
    <w:p w14:paraId="7F858A53" w14:textId="48380557" w:rsidR="006E1305" w:rsidRDefault="0075485B" w:rsidP="006E1305">
      <w:r>
        <w:t>(</w:t>
      </w:r>
      <w:r w:rsidR="006E1305">
        <w:t xml:space="preserve">10) Alfi oli tietyössä </w:t>
      </w:r>
      <w:r w:rsidR="009B16B6">
        <w:t>[</w:t>
      </w:r>
      <w:r w:rsidR="006E1305" w:rsidRPr="009B16B6">
        <w:t>Pyssyjoven ja Lemmijoven</w:t>
      </w:r>
      <w:r w:rsidR="006E1305" w:rsidRPr="0021492E">
        <w:rPr>
          <w:i/>
        </w:rPr>
        <w:t xml:space="preserve"> välilä</w:t>
      </w:r>
      <w:r w:rsidR="009B16B6">
        <w:t>]</w:t>
      </w:r>
      <w:r w:rsidR="006E1305">
        <w:t>.</w:t>
      </w:r>
    </w:p>
    <w:p w14:paraId="41188851" w14:textId="2F34813E" w:rsidR="006E1305" w:rsidRDefault="0075485B" w:rsidP="006E1305">
      <w:r>
        <w:t>(</w:t>
      </w:r>
      <w:r w:rsidR="006E1305">
        <w:t xml:space="preserve">11) Tule huomena </w:t>
      </w:r>
      <w:r w:rsidR="009B16B6">
        <w:t>[</w:t>
      </w:r>
      <w:r w:rsidR="006E1305" w:rsidRPr="009B16B6">
        <w:t>minun</w:t>
      </w:r>
      <w:r w:rsidR="006E1305" w:rsidRPr="00370B15">
        <w:rPr>
          <w:i/>
        </w:rPr>
        <w:t xml:space="preserve"> tykö</w:t>
      </w:r>
      <w:r w:rsidR="009B16B6">
        <w:rPr>
          <w:i/>
        </w:rPr>
        <w:t>t</w:t>
      </w:r>
      <w:r w:rsidR="009B16B6">
        <w:t>]</w:t>
      </w:r>
      <w:r w:rsidR="006E1305">
        <w:t>!</w:t>
      </w:r>
    </w:p>
    <w:p w14:paraId="65325022" w14:textId="3F9527FD" w:rsidR="006E1305" w:rsidRPr="00026597" w:rsidRDefault="006E1305" w:rsidP="006E1305">
      <w:r>
        <w:t xml:space="preserve">Asenon </w:t>
      </w:r>
      <w:r w:rsidR="00492F2D">
        <w:t>toisen paikan suhtheen</w:t>
      </w:r>
      <w:r>
        <w:t xml:space="preserve"> ilmoitethaan kans semmoiset </w:t>
      </w:r>
      <w:r w:rsidR="006F4831">
        <w:t>yhđys</w:t>
      </w:r>
      <w:r w:rsidR="00930D4F">
        <w:t>preposisuun</w:t>
      </w:r>
      <w:r w:rsidR="00D87C94">
        <w:t>it</w:t>
      </w:r>
      <w:r w:rsidR="000A265C">
        <w:t xml:space="preserve">, missä pöräosana oon </w:t>
      </w:r>
      <w:r w:rsidR="000A265C">
        <w:rPr>
          <w:i/>
        </w:rPr>
        <w:t>-puolela</w:t>
      </w:r>
      <w:r w:rsidR="001B127A" w:rsidRPr="001B127A">
        <w:t>,</w:t>
      </w:r>
      <w:r w:rsidR="000A265C">
        <w:rPr>
          <w:i/>
        </w:rPr>
        <w:t xml:space="preserve"> -puolelta</w:t>
      </w:r>
      <w:r w:rsidR="001B127A" w:rsidRPr="001B127A">
        <w:t>,</w:t>
      </w:r>
      <w:r w:rsidR="000A265C">
        <w:rPr>
          <w:i/>
        </w:rPr>
        <w:t xml:space="preserve"> -puolele</w:t>
      </w:r>
      <w:r w:rsidR="001B127A" w:rsidRPr="001B127A">
        <w:t>(</w:t>
      </w:r>
      <w:r w:rsidR="000A265C">
        <w:rPr>
          <w:i/>
        </w:rPr>
        <w:t>t</w:t>
      </w:r>
      <w:r w:rsidR="001B127A" w:rsidRPr="001B127A">
        <w:t>),</w:t>
      </w:r>
      <w:r w:rsidR="000A265C">
        <w:rPr>
          <w:i/>
        </w:rPr>
        <w:t xml:space="preserve"> niin</w:t>
      </w:r>
      <w:r>
        <w:t xml:space="preserve"> ko </w:t>
      </w:r>
      <w:r>
        <w:rPr>
          <w:i/>
        </w:rPr>
        <w:t>ulkopuolela</w:t>
      </w:r>
      <w:r w:rsidR="0075485B" w:rsidRPr="0075485B">
        <w:t>,</w:t>
      </w:r>
      <w:r>
        <w:rPr>
          <w:i/>
        </w:rPr>
        <w:t xml:space="preserve"> alapuolela</w:t>
      </w:r>
      <w:r w:rsidR="0075485B" w:rsidRPr="0075485B">
        <w:t>,</w:t>
      </w:r>
      <w:r>
        <w:rPr>
          <w:i/>
        </w:rPr>
        <w:t xml:space="preserve"> ylipuolela</w:t>
      </w:r>
      <w:r w:rsidR="0075485B" w:rsidRPr="0075485B">
        <w:t>,</w:t>
      </w:r>
      <w:r>
        <w:rPr>
          <w:i/>
        </w:rPr>
        <w:t xml:space="preserve"> i</w:t>
      </w:r>
      <w:r w:rsidR="0075485B" w:rsidRPr="0075485B">
        <w:t>(</w:t>
      </w:r>
      <w:r>
        <w:rPr>
          <w:i/>
        </w:rPr>
        <w:t>đ</w:t>
      </w:r>
      <w:r w:rsidR="0075485B" w:rsidRPr="0075485B">
        <w:t>)</w:t>
      </w:r>
      <w:r>
        <w:rPr>
          <w:i/>
        </w:rPr>
        <w:t>änpuolela</w:t>
      </w:r>
      <w:r w:rsidR="0075485B" w:rsidRPr="0075485B">
        <w:t>,</w:t>
      </w:r>
      <w:r>
        <w:rPr>
          <w:i/>
        </w:rPr>
        <w:t xml:space="preserve"> vestapuolela </w:t>
      </w:r>
      <w:r w:rsidR="0075485B">
        <w:t>(</w:t>
      </w:r>
      <w:r>
        <w:t>1</w:t>
      </w:r>
      <w:r w:rsidR="003B12D6">
        <w:t>2</w:t>
      </w:r>
      <w:r w:rsidR="00D32BA7">
        <w:t>–14</w:t>
      </w:r>
      <w:r>
        <w:t xml:space="preserve">). Nämät otethaan </w:t>
      </w:r>
      <w:r w:rsidR="00D67663">
        <w:t xml:space="preserve">kaikin </w:t>
      </w:r>
      <w:r>
        <w:t>partitiivi</w:t>
      </w:r>
      <w:r w:rsidR="00F13883">
        <w:t>komplementi</w:t>
      </w:r>
      <w:r>
        <w:t>n.</w:t>
      </w:r>
    </w:p>
    <w:p w14:paraId="563917D8" w14:textId="33862334" w:rsidR="006E1305" w:rsidRDefault="0075485B" w:rsidP="006E1305">
      <w:pPr>
        <w:rPr>
          <w:rFonts w:eastAsia="Times New Roman"/>
        </w:rPr>
      </w:pPr>
      <w:r>
        <w:rPr>
          <w:rFonts w:eastAsia="Times New Roman"/>
        </w:rPr>
        <w:t>(</w:t>
      </w:r>
      <w:r w:rsidR="006E1305">
        <w:rPr>
          <w:rFonts w:eastAsia="Times New Roman"/>
        </w:rPr>
        <w:t>1</w:t>
      </w:r>
      <w:r w:rsidR="003B12D6">
        <w:rPr>
          <w:rFonts w:eastAsia="Times New Roman"/>
        </w:rPr>
        <w:t>2</w:t>
      </w:r>
      <w:r w:rsidR="006E1305">
        <w:rPr>
          <w:rFonts w:eastAsia="Times New Roman"/>
        </w:rPr>
        <w:t xml:space="preserve">) Matti assuu </w:t>
      </w:r>
      <w:r w:rsidR="00E82945">
        <w:rPr>
          <w:rFonts w:eastAsia="Times New Roman"/>
        </w:rPr>
        <w:t>[</w:t>
      </w:r>
      <w:r w:rsidR="006E1305" w:rsidRPr="00EF52AF">
        <w:rPr>
          <w:rFonts w:eastAsia="Times New Roman"/>
          <w:i/>
        </w:rPr>
        <w:t>ylipuolela</w:t>
      </w:r>
      <w:r w:rsidR="006E1305" w:rsidRPr="00522D4E">
        <w:rPr>
          <w:rFonts w:eastAsia="Times New Roman"/>
          <w:i/>
        </w:rPr>
        <w:t xml:space="preserve"> </w:t>
      </w:r>
      <w:r w:rsidR="006E1305" w:rsidRPr="00EF52AF">
        <w:rPr>
          <w:rFonts w:eastAsia="Times New Roman"/>
        </w:rPr>
        <w:t>tietä</w:t>
      </w:r>
      <w:r w:rsidR="00E82945">
        <w:rPr>
          <w:rFonts w:eastAsia="Times New Roman"/>
        </w:rPr>
        <w:t>]</w:t>
      </w:r>
      <w:r w:rsidR="006E1305">
        <w:rPr>
          <w:rFonts w:eastAsia="Times New Roman"/>
        </w:rPr>
        <w:t>.</w:t>
      </w:r>
    </w:p>
    <w:p w14:paraId="67549E18" w14:textId="4D840380" w:rsidR="006E1305" w:rsidRDefault="0075485B" w:rsidP="006E1305">
      <w:pPr>
        <w:rPr>
          <w:rFonts w:eastAsia="Times New Roman"/>
        </w:rPr>
      </w:pPr>
      <w:r>
        <w:rPr>
          <w:rFonts w:eastAsia="Times New Roman"/>
        </w:rPr>
        <w:t>(</w:t>
      </w:r>
      <w:r w:rsidR="006E1305">
        <w:rPr>
          <w:rFonts w:eastAsia="Times New Roman"/>
        </w:rPr>
        <w:t>1</w:t>
      </w:r>
      <w:r w:rsidR="003B12D6">
        <w:rPr>
          <w:rFonts w:eastAsia="Times New Roman"/>
        </w:rPr>
        <w:t>3</w:t>
      </w:r>
      <w:r w:rsidR="006E1305">
        <w:rPr>
          <w:rFonts w:eastAsia="Times New Roman"/>
        </w:rPr>
        <w:t>) Zlata sii</w:t>
      </w:r>
      <w:r w:rsidR="002F6329">
        <w:rPr>
          <w:rFonts w:eastAsia="Times New Roman"/>
        </w:rPr>
        <w:t>r</w:t>
      </w:r>
      <w:r w:rsidR="006E1305">
        <w:rPr>
          <w:rFonts w:eastAsia="Times New Roman"/>
        </w:rPr>
        <w:t xml:space="preserve">tyi </w:t>
      </w:r>
      <w:r w:rsidR="00EF52AF">
        <w:rPr>
          <w:rFonts w:eastAsia="Times New Roman"/>
        </w:rPr>
        <w:t>[</w:t>
      </w:r>
      <w:r w:rsidR="006E1305" w:rsidRPr="00917128">
        <w:rPr>
          <w:rFonts w:eastAsia="Times New Roman"/>
          <w:i/>
        </w:rPr>
        <w:t xml:space="preserve">iđänpuolele </w:t>
      </w:r>
      <w:r w:rsidR="006E1305" w:rsidRPr="00EF52AF">
        <w:rPr>
          <w:rFonts w:eastAsia="Times New Roman"/>
        </w:rPr>
        <w:t>rajjaa</w:t>
      </w:r>
      <w:r w:rsidR="00EF52AF">
        <w:rPr>
          <w:rFonts w:eastAsia="Times New Roman"/>
        </w:rPr>
        <w:t>]</w:t>
      </w:r>
      <w:r w:rsidR="006E1305" w:rsidRPr="00EF52AF">
        <w:rPr>
          <w:rFonts w:eastAsia="Times New Roman"/>
        </w:rPr>
        <w:t>.</w:t>
      </w:r>
    </w:p>
    <w:p w14:paraId="28DD3074" w14:textId="5DA361A2" w:rsidR="000A265C" w:rsidRPr="000A265C" w:rsidRDefault="000A265C" w:rsidP="006E1305">
      <w:pPr>
        <w:rPr>
          <w:rFonts w:eastAsia="Times New Roman"/>
        </w:rPr>
      </w:pPr>
      <w:r>
        <w:rPr>
          <w:rFonts w:eastAsia="Times New Roman"/>
        </w:rPr>
        <w:t>(14) Matti oli lähtösin [</w:t>
      </w:r>
      <w:r>
        <w:rPr>
          <w:rFonts w:eastAsia="Times New Roman"/>
          <w:i/>
        </w:rPr>
        <w:t xml:space="preserve">lännenpuolelta </w:t>
      </w:r>
      <w:r>
        <w:rPr>
          <w:rFonts w:eastAsia="Times New Roman"/>
        </w:rPr>
        <w:t>väylää].</w:t>
      </w:r>
    </w:p>
    <w:p w14:paraId="3441FCC0" w14:textId="56C1B8A2" w:rsidR="006E1305" w:rsidRPr="00D937DE" w:rsidRDefault="006E1305" w:rsidP="006E1305">
      <w:pPr>
        <w:pStyle w:val="Overskrift3"/>
      </w:pPr>
      <w:bookmarkStart w:id="2079" w:name="_Toc241129393"/>
      <w:bookmarkStart w:id="2080" w:name="_Toc311273979"/>
      <w:r>
        <w:t xml:space="preserve">Välimatka </w:t>
      </w:r>
      <w:bookmarkEnd w:id="2079"/>
      <w:r w:rsidR="001C3911">
        <w:t xml:space="preserve">ja summaarinen </w:t>
      </w:r>
      <w:r w:rsidR="0079320C">
        <w:t xml:space="preserve">eksistensi ja </w:t>
      </w:r>
      <w:r w:rsidR="001C3911">
        <w:t>liiket</w:t>
      </w:r>
      <w:bookmarkEnd w:id="2080"/>
    </w:p>
    <w:p w14:paraId="0278AAB7" w14:textId="6E7D60B6" w:rsidR="00F904D4" w:rsidRDefault="00F11F24" w:rsidP="006E1305">
      <w:r>
        <w:t>Paikan adposisuunifraasit ilmoite</w:t>
      </w:r>
      <w:r w:rsidR="00930D4F">
        <w:t>t</w:t>
      </w:r>
      <w:r>
        <w:t xml:space="preserve">haan kans korrelaatin relatiivista </w:t>
      </w:r>
      <w:r w:rsidR="000F25D7">
        <w:t>vällii</w:t>
      </w:r>
      <w:r w:rsidR="00944C2A">
        <w:t xml:space="preserve"> adposisuunin komplementin suhtheen</w:t>
      </w:r>
      <w:r w:rsidR="00DB2C03">
        <w:t xml:space="preserve"> </w:t>
      </w:r>
      <w:r w:rsidR="0075485B">
        <w:t>(</w:t>
      </w:r>
      <w:r w:rsidR="000F25D7">
        <w:t>1–8</w:t>
      </w:r>
      <w:r w:rsidR="006916CB">
        <w:t>, 13, 14</w:t>
      </w:r>
      <w:r w:rsidR="000F25D7">
        <w:t xml:space="preserve">) </w:t>
      </w:r>
      <w:r w:rsidR="0079320C">
        <w:t>ja summaarista eksistenssii eli liikettä</w:t>
      </w:r>
      <w:r w:rsidR="00DB2C03">
        <w:t xml:space="preserve"> komplementin suhtheen</w:t>
      </w:r>
      <w:r w:rsidR="006916CB">
        <w:t xml:space="preserve"> </w:t>
      </w:r>
      <w:r w:rsidR="0075485B">
        <w:t>(</w:t>
      </w:r>
      <w:r w:rsidR="006916CB">
        <w:t>9–12)</w:t>
      </w:r>
      <w:r w:rsidR="00944C2A">
        <w:t xml:space="preserve">. </w:t>
      </w:r>
      <w:r w:rsidR="00DB2C03">
        <w:t>Tähän joukkhoon kuul</w:t>
      </w:r>
      <w:r w:rsidR="006E1305">
        <w:t>u</w:t>
      </w:r>
      <w:r w:rsidR="00E27050">
        <w:t>u</w:t>
      </w:r>
      <w:r w:rsidR="006E1305">
        <w:t xml:space="preserve">viita adposisuuniita oon </w:t>
      </w:r>
      <w:r w:rsidR="006E1305">
        <w:rPr>
          <w:i/>
        </w:rPr>
        <w:t xml:space="preserve">likelä </w:t>
      </w:r>
      <w:r w:rsidR="0075485B" w:rsidRPr="0075485B">
        <w:t>:</w:t>
      </w:r>
      <w:r w:rsidR="006E1305">
        <w:rPr>
          <w:i/>
        </w:rPr>
        <w:t xml:space="preserve"> likeltä </w:t>
      </w:r>
      <w:r w:rsidR="0075485B" w:rsidRPr="0075485B">
        <w:t>:</w:t>
      </w:r>
      <w:r w:rsidR="006E1305">
        <w:rPr>
          <w:i/>
        </w:rPr>
        <w:t xml:space="preserve"> likele</w:t>
      </w:r>
      <w:r w:rsidR="0075485B" w:rsidRPr="0075485B">
        <w:t>(</w:t>
      </w:r>
      <w:r w:rsidR="006E1305">
        <w:rPr>
          <w:i/>
        </w:rPr>
        <w:t>t</w:t>
      </w:r>
      <w:r w:rsidR="0075485B" w:rsidRPr="0075485B">
        <w:t>),</w:t>
      </w:r>
      <w:r w:rsidR="006E1305">
        <w:rPr>
          <w:i/>
        </w:rPr>
        <w:t xml:space="preserve"> liki</w:t>
      </w:r>
      <w:r w:rsidR="0075485B" w:rsidRPr="0075485B">
        <w:t>(</w:t>
      </w:r>
      <w:r w:rsidR="006E1305">
        <w:rPr>
          <w:i/>
        </w:rPr>
        <w:t>t</w:t>
      </w:r>
      <w:r w:rsidR="0075485B" w:rsidRPr="0075485B">
        <w:t>),</w:t>
      </w:r>
      <w:r w:rsidR="006E1305">
        <w:rPr>
          <w:i/>
        </w:rPr>
        <w:t xml:space="preserve"> likempä</w:t>
      </w:r>
      <w:r w:rsidR="004061EC">
        <w:rPr>
          <w:i/>
        </w:rPr>
        <w:t>n</w:t>
      </w:r>
      <w:r w:rsidR="006E1305">
        <w:rPr>
          <w:i/>
        </w:rPr>
        <w:t xml:space="preserve">nä </w:t>
      </w:r>
      <w:r w:rsidR="0075485B" w:rsidRPr="0075485B">
        <w:t>:</w:t>
      </w:r>
      <w:r w:rsidR="006E1305">
        <w:rPr>
          <w:i/>
        </w:rPr>
        <w:t xml:space="preserve"> likemp</w:t>
      </w:r>
      <w:r w:rsidR="0075485B" w:rsidRPr="0075485B">
        <w:t>(</w:t>
      </w:r>
      <w:r w:rsidR="006E1305">
        <w:rPr>
          <w:i/>
        </w:rPr>
        <w:t>p</w:t>
      </w:r>
      <w:r w:rsidR="0075485B" w:rsidRPr="0075485B">
        <w:t>)</w:t>
      </w:r>
      <w:r w:rsidR="006E1305">
        <w:rPr>
          <w:i/>
        </w:rPr>
        <w:t xml:space="preserve">ää </w:t>
      </w:r>
      <w:r w:rsidR="0075485B" w:rsidRPr="0075485B">
        <w:t>:</w:t>
      </w:r>
      <w:r w:rsidR="006E1305">
        <w:rPr>
          <w:i/>
        </w:rPr>
        <w:t xml:space="preserve"> likemäksi</w:t>
      </w:r>
      <w:r w:rsidR="0075485B" w:rsidRPr="0075485B">
        <w:t>,</w:t>
      </w:r>
      <w:r w:rsidR="006E1305">
        <w:rPr>
          <w:i/>
        </w:rPr>
        <w:t xml:space="preserve"> lähelä </w:t>
      </w:r>
      <w:r w:rsidR="0075485B" w:rsidRPr="0075485B">
        <w:t>:</w:t>
      </w:r>
      <w:r w:rsidR="006E1305">
        <w:rPr>
          <w:i/>
        </w:rPr>
        <w:t xml:space="preserve"> läheltä </w:t>
      </w:r>
      <w:r w:rsidR="0075485B" w:rsidRPr="0075485B">
        <w:t>:</w:t>
      </w:r>
      <w:r w:rsidR="006E1305">
        <w:rPr>
          <w:i/>
        </w:rPr>
        <w:t xml:space="preserve"> lähele</w:t>
      </w:r>
      <w:r w:rsidR="0075485B" w:rsidRPr="0075485B">
        <w:t>(</w:t>
      </w:r>
      <w:r w:rsidR="006E1305">
        <w:rPr>
          <w:i/>
        </w:rPr>
        <w:t>t</w:t>
      </w:r>
      <w:r w:rsidR="0075485B" w:rsidRPr="0075485B">
        <w:t>),</w:t>
      </w:r>
      <w:r w:rsidR="006E1305">
        <w:rPr>
          <w:i/>
        </w:rPr>
        <w:t xml:space="preserve"> keskelä </w:t>
      </w:r>
      <w:r w:rsidR="0075485B" w:rsidRPr="0075485B">
        <w:t>:</w:t>
      </w:r>
      <w:r w:rsidR="006E1305">
        <w:rPr>
          <w:i/>
        </w:rPr>
        <w:t xml:space="preserve"> keskeltä </w:t>
      </w:r>
      <w:r w:rsidR="0075485B" w:rsidRPr="0075485B">
        <w:t>:</w:t>
      </w:r>
      <w:r w:rsidR="006E1305">
        <w:rPr>
          <w:i/>
        </w:rPr>
        <w:t xml:space="preserve"> keskele</w:t>
      </w:r>
      <w:r w:rsidR="0075485B" w:rsidRPr="0075485B">
        <w:t>(</w:t>
      </w:r>
      <w:r w:rsidR="006E1305">
        <w:rPr>
          <w:i/>
        </w:rPr>
        <w:t>t</w:t>
      </w:r>
      <w:r w:rsidR="0075485B" w:rsidRPr="0075485B">
        <w:t>),</w:t>
      </w:r>
      <w:r w:rsidR="006E1305">
        <w:rPr>
          <w:i/>
        </w:rPr>
        <w:t xml:space="preserve"> läpi</w:t>
      </w:r>
      <w:r w:rsidR="0075485B" w:rsidRPr="0075485B">
        <w:t>(</w:t>
      </w:r>
      <w:r w:rsidR="006E1305">
        <w:rPr>
          <w:i/>
        </w:rPr>
        <w:t>t</w:t>
      </w:r>
      <w:r w:rsidR="0075485B" w:rsidRPr="0075485B">
        <w:t>)</w:t>
      </w:r>
      <w:r w:rsidR="006E1305">
        <w:rPr>
          <w:i/>
        </w:rPr>
        <w:t xml:space="preserve"> </w:t>
      </w:r>
      <w:r w:rsidR="00BA1173" w:rsidRPr="00BA1173">
        <w:t>~</w:t>
      </w:r>
      <w:r w:rsidR="006E1305">
        <w:rPr>
          <w:i/>
        </w:rPr>
        <w:t xml:space="preserve"> läpitte</w:t>
      </w:r>
      <w:r w:rsidR="0075485B" w:rsidRPr="0075485B">
        <w:t>,</w:t>
      </w:r>
      <w:r w:rsidR="006E1305">
        <w:rPr>
          <w:i/>
        </w:rPr>
        <w:t xml:space="preserve"> ympäri</w:t>
      </w:r>
      <w:r w:rsidR="0075485B" w:rsidRPr="0075485B">
        <w:t>(</w:t>
      </w:r>
      <w:r w:rsidR="006E1305">
        <w:rPr>
          <w:i/>
        </w:rPr>
        <w:t>t</w:t>
      </w:r>
      <w:r w:rsidR="0075485B" w:rsidRPr="0075485B">
        <w:t>)</w:t>
      </w:r>
      <w:r w:rsidR="006E1305">
        <w:rPr>
          <w:i/>
        </w:rPr>
        <w:t xml:space="preserve"> </w:t>
      </w:r>
      <w:r w:rsidR="006E1305">
        <w:t xml:space="preserve">ja </w:t>
      </w:r>
      <w:r w:rsidR="006E1305" w:rsidRPr="0057748E">
        <w:rPr>
          <w:i/>
        </w:rPr>
        <w:t>päässä</w:t>
      </w:r>
      <w:r w:rsidR="001B127A" w:rsidRPr="001B127A">
        <w:t>.</w:t>
      </w:r>
      <w:r w:rsidR="006E1305">
        <w:rPr>
          <w:i/>
        </w:rPr>
        <w:t xml:space="preserve"> </w:t>
      </w:r>
      <w:r w:rsidR="006E1305">
        <w:t xml:space="preserve">Näistä kaikki muut </w:t>
      </w:r>
      <w:r w:rsidR="00FD3D00">
        <w:t>ko</w:t>
      </w:r>
      <w:r w:rsidR="006E1305">
        <w:t xml:space="preserve"> </w:t>
      </w:r>
      <w:r w:rsidR="006E1305">
        <w:rPr>
          <w:i/>
        </w:rPr>
        <w:t xml:space="preserve">päässä </w:t>
      </w:r>
      <w:r w:rsidR="006E1305">
        <w:t>järjestythään pre</w:t>
      </w:r>
      <w:r w:rsidR="00930D4F">
        <w:t>posisuuninna</w:t>
      </w:r>
      <w:r w:rsidR="006E1305">
        <w:t xml:space="preserve">. </w:t>
      </w:r>
      <w:r w:rsidR="00DD723A">
        <w:rPr>
          <w:i/>
        </w:rPr>
        <w:t xml:space="preserve">likelä </w:t>
      </w:r>
      <w:r w:rsidR="00DD723A" w:rsidRPr="0075485B">
        <w:t>:</w:t>
      </w:r>
      <w:r w:rsidR="00DD723A">
        <w:rPr>
          <w:i/>
        </w:rPr>
        <w:t xml:space="preserve"> likeltä </w:t>
      </w:r>
      <w:r w:rsidR="00DD723A" w:rsidRPr="0075485B">
        <w:t>:</w:t>
      </w:r>
      <w:r w:rsidR="00DD723A">
        <w:rPr>
          <w:i/>
        </w:rPr>
        <w:t xml:space="preserve"> likele</w:t>
      </w:r>
      <w:r w:rsidR="00DD723A" w:rsidRPr="0075485B">
        <w:t>(</w:t>
      </w:r>
      <w:r w:rsidR="00DD723A">
        <w:rPr>
          <w:i/>
        </w:rPr>
        <w:t>t</w:t>
      </w:r>
      <w:r w:rsidR="00DD723A" w:rsidRPr="0075485B">
        <w:t>),</w:t>
      </w:r>
      <w:r w:rsidR="006E1305">
        <w:rPr>
          <w:i/>
        </w:rPr>
        <w:t xml:space="preserve"> liki</w:t>
      </w:r>
      <w:r w:rsidR="0075485B" w:rsidRPr="0075485B">
        <w:t>(</w:t>
      </w:r>
      <w:r w:rsidR="006E1305">
        <w:rPr>
          <w:i/>
        </w:rPr>
        <w:t>t</w:t>
      </w:r>
      <w:r w:rsidR="0075485B" w:rsidRPr="0075485B">
        <w:t>),</w:t>
      </w:r>
      <w:r w:rsidR="006E1305">
        <w:rPr>
          <w:i/>
        </w:rPr>
        <w:t xml:space="preserve"> likempä</w:t>
      </w:r>
      <w:r w:rsidR="004061EC">
        <w:rPr>
          <w:i/>
        </w:rPr>
        <w:t>n</w:t>
      </w:r>
      <w:r w:rsidR="006E1305">
        <w:rPr>
          <w:i/>
        </w:rPr>
        <w:t xml:space="preserve">nä </w:t>
      </w:r>
      <w:r w:rsidR="0075485B" w:rsidRPr="0075485B">
        <w:t>:</w:t>
      </w:r>
      <w:r w:rsidR="006E1305">
        <w:rPr>
          <w:i/>
        </w:rPr>
        <w:t xml:space="preserve"> likemp</w:t>
      </w:r>
      <w:r w:rsidR="0075485B" w:rsidRPr="0075485B">
        <w:t>(</w:t>
      </w:r>
      <w:r w:rsidR="006E1305">
        <w:rPr>
          <w:i/>
        </w:rPr>
        <w:t>p</w:t>
      </w:r>
      <w:r w:rsidR="0075485B" w:rsidRPr="0075485B">
        <w:t>)</w:t>
      </w:r>
      <w:r w:rsidR="006E1305">
        <w:rPr>
          <w:i/>
        </w:rPr>
        <w:t xml:space="preserve">ää </w:t>
      </w:r>
      <w:r w:rsidR="0075485B" w:rsidRPr="0075485B">
        <w:t>:</w:t>
      </w:r>
      <w:r w:rsidR="006E1305">
        <w:rPr>
          <w:i/>
        </w:rPr>
        <w:t xml:space="preserve"> likemäksi</w:t>
      </w:r>
      <w:r w:rsidR="0075485B" w:rsidRPr="0075485B">
        <w:t>,</w:t>
      </w:r>
      <w:r w:rsidR="006E1305">
        <w:rPr>
          <w:i/>
        </w:rPr>
        <w:t xml:space="preserve"> lähelä </w:t>
      </w:r>
      <w:r w:rsidR="0075485B" w:rsidRPr="0075485B">
        <w:t>:</w:t>
      </w:r>
      <w:r w:rsidR="006E1305">
        <w:rPr>
          <w:i/>
        </w:rPr>
        <w:t xml:space="preserve"> läheltä </w:t>
      </w:r>
      <w:r w:rsidR="0075485B" w:rsidRPr="0075485B">
        <w:t>:</w:t>
      </w:r>
      <w:r w:rsidR="006E1305">
        <w:rPr>
          <w:i/>
        </w:rPr>
        <w:t xml:space="preserve"> lähele</w:t>
      </w:r>
      <w:r w:rsidR="0075485B" w:rsidRPr="0075485B">
        <w:t>(</w:t>
      </w:r>
      <w:r w:rsidR="006E1305">
        <w:rPr>
          <w:i/>
        </w:rPr>
        <w:t>t</w:t>
      </w:r>
      <w:r w:rsidR="0075485B" w:rsidRPr="0075485B">
        <w:t>),</w:t>
      </w:r>
      <w:r w:rsidR="006E1305">
        <w:rPr>
          <w:i/>
        </w:rPr>
        <w:t xml:space="preserve"> keskelä </w:t>
      </w:r>
      <w:r w:rsidR="0075485B" w:rsidRPr="0075485B">
        <w:t>:</w:t>
      </w:r>
      <w:r w:rsidR="006E1305">
        <w:rPr>
          <w:i/>
        </w:rPr>
        <w:t xml:space="preserve"> keskeltä </w:t>
      </w:r>
      <w:r w:rsidR="0075485B" w:rsidRPr="0075485B">
        <w:t>:</w:t>
      </w:r>
      <w:r w:rsidR="006E1305">
        <w:rPr>
          <w:i/>
        </w:rPr>
        <w:t xml:space="preserve"> keskele</w:t>
      </w:r>
      <w:r w:rsidR="0075485B" w:rsidRPr="0075485B">
        <w:t>(</w:t>
      </w:r>
      <w:r w:rsidR="006E1305">
        <w:rPr>
          <w:i/>
        </w:rPr>
        <w:t>t</w:t>
      </w:r>
      <w:r w:rsidR="0075485B" w:rsidRPr="0075485B">
        <w:t>)</w:t>
      </w:r>
      <w:r w:rsidR="006E1305">
        <w:rPr>
          <w:i/>
        </w:rPr>
        <w:t xml:space="preserve"> </w:t>
      </w:r>
      <w:r w:rsidR="006E1305">
        <w:t>otethaan tyhä partitiivi</w:t>
      </w:r>
      <w:r w:rsidR="001D3CAB">
        <w:t>komplementi</w:t>
      </w:r>
      <w:r w:rsidR="006E1305">
        <w:t xml:space="preserve">n </w:t>
      </w:r>
      <w:r w:rsidR="0075485B">
        <w:t>(</w:t>
      </w:r>
      <w:r w:rsidR="006E1305">
        <w:t>1–8),</w:t>
      </w:r>
      <w:r w:rsidR="006E1305">
        <w:rPr>
          <w:i/>
        </w:rPr>
        <w:t xml:space="preserve"> läpi</w:t>
      </w:r>
      <w:r w:rsidR="0075485B" w:rsidRPr="0075485B">
        <w:t>(</w:t>
      </w:r>
      <w:r w:rsidR="006E1305">
        <w:rPr>
          <w:i/>
        </w:rPr>
        <w:t>t</w:t>
      </w:r>
      <w:r w:rsidR="0075485B" w:rsidRPr="0075485B">
        <w:t>)</w:t>
      </w:r>
      <w:r w:rsidR="006E1305">
        <w:rPr>
          <w:i/>
        </w:rPr>
        <w:t xml:space="preserve"> </w:t>
      </w:r>
      <w:r w:rsidR="00BA1173" w:rsidRPr="00BA1173">
        <w:t>~</w:t>
      </w:r>
      <w:r w:rsidR="006E1305">
        <w:rPr>
          <w:i/>
        </w:rPr>
        <w:t xml:space="preserve"> läpitte </w:t>
      </w:r>
      <w:r w:rsidR="006E1305">
        <w:t xml:space="preserve">ottaa </w:t>
      </w:r>
      <w:r w:rsidR="00A27713">
        <w:t>genitiiv</w:t>
      </w:r>
      <w:r w:rsidR="006E1305">
        <w:t>i</w:t>
      </w:r>
      <w:r w:rsidR="00F13883">
        <w:t>komplementi</w:t>
      </w:r>
      <w:r w:rsidR="006E1305">
        <w:t xml:space="preserve">n </w:t>
      </w:r>
      <w:r w:rsidR="0075485B">
        <w:t>(</w:t>
      </w:r>
      <w:r w:rsidR="006E1305">
        <w:t xml:space="preserve">9, 10), </w:t>
      </w:r>
      <w:r w:rsidR="006E1305">
        <w:rPr>
          <w:i/>
        </w:rPr>
        <w:t>ympäri</w:t>
      </w:r>
      <w:r w:rsidR="0075485B" w:rsidRPr="0075485B">
        <w:t>(</w:t>
      </w:r>
      <w:r w:rsidR="006E1305">
        <w:rPr>
          <w:i/>
        </w:rPr>
        <w:t>t</w:t>
      </w:r>
      <w:r w:rsidR="0075485B" w:rsidRPr="0075485B">
        <w:t>)</w:t>
      </w:r>
      <w:r w:rsidR="006E1305">
        <w:rPr>
          <w:i/>
        </w:rPr>
        <w:t xml:space="preserve"> </w:t>
      </w:r>
      <w:r w:rsidR="006E1305">
        <w:t xml:space="preserve">saattaa järjestyyt sekä partitiivi- ette </w:t>
      </w:r>
      <w:r w:rsidR="00A27713">
        <w:t>genitiiv</w:t>
      </w:r>
      <w:r w:rsidR="006E1305">
        <w:t>i</w:t>
      </w:r>
      <w:r w:rsidR="00F13883">
        <w:t>komplementi</w:t>
      </w:r>
      <w:r w:rsidR="006E1305">
        <w:t xml:space="preserve">n kans </w:t>
      </w:r>
      <w:r w:rsidR="0075485B">
        <w:t>(</w:t>
      </w:r>
      <w:r w:rsidR="006E1305">
        <w:t xml:space="preserve">11, 12). </w:t>
      </w:r>
      <w:r w:rsidR="00535F46">
        <w:t xml:space="preserve">Ko </w:t>
      </w:r>
      <w:r w:rsidR="00535F46">
        <w:rPr>
          <w:i/>
        </w:rPr>
        <w:t>ympäri</w:t>
      </w:r>
      <w:r w:rsidR="0075485B" w:rsidRPr="0075485B">
        <w:t>(</w:t>
      </w:r>
      <w:r w:rsidR="00535F46">
        <w:rPr>
          <w:i/>
        </w:rPr>
        <w:t>t</w:t>
      </w:r>
      <w:r w:rsidR="0075485B" w:rsidRPr="0075485B">
        <w:t>)</w:t>
      </w:r>
      <w:r w:rsidR="00535F46">
        <w:rPr>
          <w:i/>
        </w:rPr>
        <w:t>-</w:t>
      </w:r>
      <w:r w:rsidR="00535F46">
        <w:t xml:space="preserve">preposisuunin komplementti </w:t>
      </w:r>
      <w:r w:rsidR="003F732E">
        <w:t>oo</w:t>
      </w:r>
      <w:r w:rsidR="00535F46">
        <w:t xml:space="preserve">n </w:t>
      </w:r>
      <w:r w:rsidR="00C657E5">
        <w:t>partitiivi</w:t>
      </w:r>
      <w:r w:rsidR="00535F46">
        <w:t>ssa, se</w:t>
      </w:r>
      <w:r w:rsidR="00C657E5">
        <w:t xml:space="preserve"> implikeeraa enäm</w:t>
      </w:r>
      <w:r w:rsidR="00665606">
        <w:t>en</w:t>
      </w:r>
      <w:r w:rsidR="00C657E5">
        <w:t xml:space="preserve"> summaarista liikettä</w:t>
      </w:r>
      <w:r w:rsidR="00E27050">
        <w:t>. Mutta</w:t>
      </w:r>
      <w:r w:rsidR="00535F46">
        <w:t xml:space="preserve"> jos sen komplementti oon </w:t>
      </w:r>
      <w:r w:rsidR="00A27713">
        <w:t>genitiiv</w:t>
      </w:r>
      <w:r w:rsidR="00535F46">
        <w:t>issä</w:t>
      </w:r>
      <w:r w:rsidR="00C657E5">
        <w:t xml:space="preserve">, </w:t>
      </w:r>
      <w:r w:rsidR="00535F46">
        <w:t>se</w:t>
      </w:r>
      <w:r w:rsidR="00C657E5">
        <w:t xml:space="preserve"> meinaa ette konkreettisesti kuljethaan ympäri </w:t>
      </w:r>
      <w:r w:rsidR="001949BB">
        <w:t>jonku</w:t>
      </w:r>
      <w:r w:rsidR="00C657E5">
        <w:t xml:space="preserve"> paikan</w:t>
      </w:r>
      <w:r w:rsidR="00F904D4">
        <w:t>.</w:t>
      </w:r>
    </w:p>
    <w:p w14:paraId="66F3F157" w14:textId="07E54AF1" w:rsidR="006E1305" w:rsidRPr="00E3605A" w:rsidRDefault="0075485B" w:rsidP="006E1305">
      <w:r>
        <w:t>(</w:t>
      </w:r>
      <w:r w:rsidR="006E1305">
        <w:t xml:space="preserve">1) Kirkkoniemi oon </w:t>
      </w:r>
      <w:r w:rsidR="00E27050">
        <w:t>[</w:t>
      </w:r>
      <w:r w:rsidR="006E1305" w:rsidRPr="001D3CAB">
        <w:rPr>
          <w:i/>
        </w:rPr>
        <w:t xml:space="preserve">liki </w:t>
      </w:r>
      <w:r w:rsidR="006E1305" w:rsidRPr="00E27050">
        <w:t>Ryssän rajjaa</w:t>
      </w:r>
      <w:r w:rsidR="00E27050">
        <w:t>]</w:t>
      </w:r>
      <w:r w:rsidR="006E1305">
        <w:t>.</w:t>
      </w:r>
    </w:p>
    <w:p w14:paraId="377E8055" w14:textId="76D9092A" w:rsidR="006E1305" w:rsidRDefault="0075485B" w:rsidP="006E1305">
      <w:pPr>
        <w:rPr>
          <w:rFonts w:eastAsia="Times New Roman"/>
        </w:rPr>
      </w:pPr>
      <w:r>
        <w:rPr>
          <w:rFonts w:eastAsia="Times New Roman"/>
        </w:rPr>
        <w:t>(</w:t>
      </w:r>
      <w:r w:rsidR="006E1305">
        <w:rPr>
          <w:rFonts w:eastAsia="Times New Roman"/>
        </w:rPr>
        <w:t>2) Mie</w:t>
      </w:r>
      <w:r w:rsidR="006E1305" w:rsidRPr="00085A1F">
        <w:rPr>
          <w:rFonts w:eastAsia="Times New Roman"/>
        </w:rPr>
        <w:t xml:space="preserve"> o</w:t>
      </w:r>
      <w:r w:rsidR="006E1305">
        <w:rPr>
          <w:rFonts w:eastAsia="Times New Roman"/>
        </w:rPr>
        <w:t>lisin tykän</w:t>
      </w:r>
      <w:r w:rsidR="006E1305" w:rsidRPr="00085A1F">
        <w:rPr>
          <w:rFonts w:eastAsia="Times New Roman"/>
        </w:rPr>
        <w:t xml:space="preserve">y </w:t>
      </w:r>
      <w:r w:rsidR="006E1305">
        <w:rPr>
          <w:rFonts w:eastAsia="Times New Roman"/>
        </w:rPr>
        <w:t>assuut</w:t>
      </w:r>
      <w:r w:rsidR="006E1305" w:rsidRPr="00085A1F">
        <w:rPr>
          <w:rFonts w:eastAsia="Times New Roman"/>
        </w:rPr>
        <w:t xml:space="preserve"> </w:t>
      </w:r>
      <w:r w:rsidR="00E27050">
        <w:rPr>
          <w:rFonts w:eastAsia="Times New Roman"/>
        </w:rPr>
        <w:t>[</w:t>
      </w:r>
      <w:r w:rsidR="006E1305" w:rsidRPr="00085A1F">
        <w:rPr>
          <w:rFonts w:eastAsia="Times New Roman"/>
          <w:bCs/>
          <w:i/>
        </w:rPr>
        <w:t>likempä</w:t>
      </w:r>
      <w:r w:rsidR="004061EC">
        <w:rPr>
          <w:rFonts w:eastAsia="Times New Roman"/>
          <w:bCs/>
          <w:i/>
        </w:rPr>
        <w:t>n</w:t>
      </w:r>
      <w:r w:rsidR="006E1305" w:rsidRPr="00085A1F">
        <w:rPr>
          <w:rFonts w:eastAsia="Times New Roman"/>
          <w:bCs/>
          <w:i/>
        </w:rPr>
        <w:t>nä</w:t>
      </w:r>
      <w:r w:rsidR="006E1305" w:rsidRPr="00085A1F">
        <w:rPr>
          <w:rFonts w:eastAsia="Times New Roman"/>
          <w:i/>
        </w:rPr>
        <w:t xml:space="preserve"> </w:t>
      </w:r>
      <w:r w:rsidR="006E1305" w:rsidRPr="00E27050">
        <w:rPr>
          <w:rFonts w:eastAsia="Times New Roman"/>
        </w:rPr>
        <w:t>kotipaikkaa</w:t>
      </w:r>
      <w:r w:rsidR="00E27050">
        <w:rPr>
          <w:rFonts w:eastAsia="Times New Roman"/>
        </w:rPr>
        <w:t>]</w:t>
      </w:r>
      <w:r w:rsidR="006E1305">
        <w:rPr>
          <w:rFonts w:eastAsia="Times New Roman"/>
        </w:rPr>
        <w:t>.</w:t>
      </w:r>
    </w:p>
    <w:p w14:paraId="0B0DFBAC" w14:textId="47CFB282" w:rsidR="006E1305" w:rsidRDefault="0075485B" w:rsidP="006E1305">
      <w:pPr>
        <w:rPr>
          <w:rFonts w:eastAsia="Times New Roman"/>
        </w:rPr>
      </w:pPr>
      <w:r>
        <w:rPr>
          <w:rFonts w:eastAsia="Times New Roman"/>
        </w:rPr>
        <w:t>(</w:t>
      </w:r>
      <w:r w:rsidR="006E1305">
        <w:rPr>
          <w:rFonts w:eastAsia="Times New Roman"/>
        </w:rPr>
        <w:t xml:space="preserve">3) Met meinaama pykätä </w:t>
      </w:r>
      <w:r w:rsidR="00167CBC">
        <w:rPr>
          <w:rFonts w:eastAsia="Times New Roman"/>
        </w:rPr>
        <w:t>[</w:t>
      </w:r>
      <w:r w:rsidR="006E1305" w:rsidRPr="00B1701C">
        <w:rPr>
          <w:rFonts w:eastAsia="Times New Roman"/>
          <w:i/>
        </w:rPr>
        <w:t xml:space="preserve">lähele </w:t>
      </w:r>
      <w:r w:rsidR="006E1305" w:rsidRPr="00167CBC">
        <w:rPr>
          <w:rFonts w:eastAsia="Times New Roman"/>
        </w:rPr>
        <w:t>Kirkkoniemiä</w:t>
      </w:r>
      <w:r w:rsidR="00167CBC">
        <w:rPr>
          <w:rFonts w:eastAsia="Times New Roman"/>
        </w:rPr>
        <w:t>]</w:t>
      </w:r>
      <w:r w:rsidR="006E1305">
        <w:rPr>
          <w:rFonts w:eastAsia="Times New Roman"/>
        </w:rPr>
        <w:t>.</w:t>
      </w:r>
    </w:p>
    <w:p w14:paraId="327CB134" w14:textId="1737A802" w:rsidR="006E1305" w:rsidRDefault="0075485B" w:rsidP="006E1305">
      <w:r>
        <w:t>(</w:t>
      </w:r>
      <w:r w:rsidR="006E1305">
        <w:t xml:space="preserve">4) Se häyttyy pittäät kielen </w:t>
      </w:r>
      <w:r w:rsidR="00167CBC">
        <w:t>[</w:t>
      </w:r>
      <w:r w:rsidR="006E1305" w:rsidRPr="0021492E">
        <w:rPr>
          <w:i/>
        </w:rPr>
        <w:t xml:space="preserve">keskelä </w:t>
      </w:r>
      <w:r w:rsidR="006E1305" w:rsidRPr="00167CBC">
        <w:t>suuta</w:t>
      </w:r>
      <w:r w:rsidR="00167CBC">
        <w:t>]</w:t>
      </w:r>
      <w:r w:rsidR="006E1305">
        <w:t>.</w:t>
      </w:r>
    </w:p>
    <w:p w14:paraId="74A6E8CF" w14:textId="21CD744E" w:rsidR="006E1305" w:rsidRDefault="0075485B" w:rsidP="006E1305">
      <w:r>
        <w:t>(</w:t>
      </w:r>
      <w:r w:rsidR="006E1305">
        <w:t xml:space="preserve">5) Koulun pykäthiin </w:t>
      </w:r>
      <w:r w:rsidR="00167CBC">
        <w:t>[</w:t>
      </w:r>
      <w:r w:rsidR="006E1305" w:rsidRPr="0021492E">
        <w:rPr>
          <w:i/>
        </w:rPr>
        <w:t>keskele</w:t>
      </w:r>
      <w:r w:rsidR="00823998">
        <w:rPr>
          <w:i/>
        </w:rPr>
        <w:t>t</w:t>
      </w:r>
      <w:r w:rsidR="006E1305" w:rsidRPr="0021492E">
        <w:rPr>
          <w:i/>
        </w:rPr>
        <w:t xml:space="preserve"> </w:t>
      </w:r>
      <w:r w:rsidR="006E1305" w:rsidRPr="00167CBC">
        <w:t>kyllää</w:t>
      </w:r>
      <w:r w:rsidR="00167CBC">
        <w:t>]</w:t>
      </w:r>
      <w:r w:rsidR="006E1305">
        <w:t>.</w:t>
      </w:r>
    </w:p>
    <w:p w14:paraId="423E53FF" w14:textId="4F376A57" w:rsidR="006E1305" w:rsidRPr="00911E35" w:rsidRDefault="0075485B" w:rsidP="006E1305">
      <w:r>
        <w:t>(</w:t>
      </w:r>
      <w:r w:rsidR="006E1305">
        <w:t>6) Mie halluisin assuut</w:t>
      </w:r>
      <w:r w:rsidR="006E1305">
        <w:rPr>
          <w:i/>
        </w:rPr>
        <w:t xml:space="preserve"> </w:t>
      </w:r>
      <w:r w:rsidR="006C1D32">
        <w:t>[</w:t>
      </w:r>
      <w:r w:rsidR="006E1305" w:rsidRPr="00911E35">
        <w:rPr>
          <w:i/>
        </w:rPr>
        <w:t xml:space="preserve">liki </w:t>
      </w:r>
      <w:r w:rsidR="006E1305" w:rsidRPr="006C1D32">
        <w:t>meren ranttaa</w:t>
      </w:r>
      <w:r w:rsidR="006C1D32">
        <w:t>]</w:t>
      </w:r>
      <w:r w:rsidR="006E1305">
        <w:t>.</w:t>
      </w:r>
    </w:p>
    <w:p w14:paraId="6C292EC8" w14:textId="6CC4108B" w:rsidR="006E1305" w:rsidRPr="00911E35" w:rsidRDefault="0075485B" w:rsidP="006E1305">
      <w:r>
        <w:t>(</w:t>
      </w:r>
      <w:r w:rsidR="006E1305">
        <w:t>7) Viimen het</w:t>
      </w:r>
      <w:r w:rsidR="006E1305" w:rsidRPr="00911E35">
        <w:t xml:space="preserve"> tulthi</w:t>
      </w:r>
      <w:r w:rsidR="006E1305">
        <w:t>i</w:t>
      </w:r>
      <w:r w:rsidR="006E1305" w:rsidRPr="00911E35">
        <w:t xml:space="preserve">n </w:t>
      </w:r>
      <w:r w:rsidR="00823998">
        <w:t>[</w:t>
      </w:r>
      <w:r w:rsidR="006E1305" w:rsidRPr="00911E35">
        <w:rPr>
          <w:i/>
        </w:rPr>
        <w:t>liki</w:t>
      </w:r>
      <w:r w:rsidR="00823998">
        <w:rPr>
          <w:i/>
        </w:rPr>
        <w:t>t</w:t>
      </w:r>
      <w:r w:rsidR="006E1305" w:rsidRPr="00911E35">
        <w:rPr>
          <w:i/>
        </w:rPr>
        <w:t xml:space="preserve"> </w:t>
      </w:r>
      <w:r w:rsidR="006E1305" w:rsidRPr="00403553">
        <w:t>kotipaikkaa</w:t>
      </w:r>
      <w:r w:rsidR="00823998">
        <w:t>]</w:t>
      </w:r>
      <w:r w:rsidR="006E1305">
        <w:t>.</w:t>
      </w:r>
    </w:p>
    <w:p w14:paraId="02F4A3FF" w14:textId="0ED2F992" w:rsidR="006E1305" w:rsidRPr="00911E35" w:rsidRDefault="0075485B" w:rsidP="006E1305">
      <w:r>
        <w:t>(</w:t>
      </w:r>
      <w:r w:rsidR="006E1305">
        <w:t>8) Olavi oon</w:t>
      </w:r>
      <w:r w:rsidR="006E1305" w:rsidRPr="00911E35">
        <w:t xml:space="preserve"> sieltä </w:t>
      </w:r>
      <w:r w:rsidR="00823998">
        <w:t>[</w:t>
      </w:r>
      <w:r w:rsidR="006E1305" w:rsidRPr="00911E35">
        <w:rPr>
          <w:i/>
        </w:rPr>
        <w:t xml:space="preserve">liki </w:t>
      </w:r>
      <w:r w:rsidR="006E1305" w:rsidRPr="00AD4F40">
        <w:t>Ryssän</w:t>
      </w:r>
      <w:r w:rsidR="006E1305" w:rsidRPr="00911E35">
        <w:rPr>
          <w:i/>
        </w:rPr>
        <w:t xml:space="preserve"> </w:t>
      </w:r>
      <w:r w:rsidR="006E1305" w:rsidRPr="00403553">
        <w:t>rajjaa</w:t>
      </w:r>
      <w:r w:rsidR="00823998">
        <w:t>]</w:t>
      </w:r>
      <w:r w:rsidR="006E1305">
        <w:t>.</w:t>
      </w:r>
    </w:p>
    <w:p w14:paraId="7E44327E" w14:textId="436BCEF7" w:rsidR="006E1305" w:rsidRDefault="0075485B" w:rsidP="006E1305">
      <w:r>
        <w:t>(</w:t>
      </w:r>
      <w:r w:rsidR="006E1305">
        <w:t>9) Kissa haki hiirtä</w:t>
      </w:r>
      <w:r w:rsidR="006E1305" w:rsidRPr="00085A1F">
        <w:t xml:space="preserve"> </w:t>
      </w:r>
      <w:r w:rsidR="00823998">
        <w:t>[</w:t>
      </w:r>
      <w:r w:rsidR="00403553">
        <w:rPr>
          <w:i/>
        </w:rPr>
        <w:t>läpi</w:t>
      </w:r>
      <w:r w:rsidR="006E1305">
        <w:rPr>
          <w:i/>
        </w:rPr>
        <w:t xml:space="preserve"> </w:t>
      </w:r>
      <w:r w:rsidR="006E1305" w:rsidRPr="00DE6659">
        <w:t>joka</w:t>
      </w:r>
      <w:r w:rsidR="006E1305">
        <w:rPr>
          <w:i/>
        </w:rPr>
        <w:t xml:space="preserve"> </w:t>
      </w:r>
      <w:r w:rsidR="00403553" w:rsidRPr="00403553">
        <w:t>loman</w:t>
      </w:r>
      <w:r w:rsidR="00823998">
        <w:t>]</w:t>
      </w:r>
      <w:r w:rsidR="006E1305">
        <w:t>.</w:t>
      </w:r>
    </w:p>
    <w:p w14:paraId="19520935" w14:textId="4707584E" w:rsidR="006E1305" w:rsidRPr="00085A1F" w:rsidRDefault="0075485B" w:rsidP="006E1305">
      <w:r>
        <w:t>(</w:t>
      </w:r>
      <w:r w:rsidR="006E1305">
        <w:t xml:space="preserve">10) Turskaa saapi </w:t>
      </w:r>
      <w:r w:rsidR="00403553">
        <w:t>[</w:t>
      </w:r>
      <w:r w:rsidR="006E1305" w:rsidRPr="00B55554">
        <w:rPr>
          <w:i/>
        </w:rPr>
        <w:t>läpi</w:t>
      </w:r>
      <w:r w:rsidR="00403553">
        <w:rPr>
          <w:i/>
        </w:rPr>
        <w:t>t</w:t>
      </w:r>
      <w:r w:rsidR="006E1305" w:rsidRPr="00B55554">
        <w:rPr>
          <w:i/>
        </w:rPr>
        <w:t xml:space="preserve"> </w:t>
      </w:r>
      <w:r w:rsidR="006E1305" w:rsidRPr="00403553">
        <w:t>vuonon</w:t>
      </w:r>
      <w:r w:rsidR="00403553">
        <w:t>]</w:t>
      </w:r>
      <w:r w:rsidR="006E1305">
        <w:t xml:space="preserve"> tästä.</w:t>
      </w:r>
    </w:p>
    <w:p w14:paraId="7B38035A" w14:textId="61E7FB1F" w:rsidR="006E1305" w:rsidRDefault="0075485B" w:rsidP="006E1305">
      <w:r>
        <w:t>(</w:t>
      </w:r>
      <w:r w:rsidR="006E1305">
        <w:t xml:space="preserve">11) Kissa laukkoi </w:t>
      </w:r>
      <w:r w:rsidR="00403553">
        <w:t>[</w:t>
      </w:r>
      <w:r w:rsidR="006E1305" w:rsidRPr="0021492E">
        <w:rPr>
          <w:i/>
        </w:rPr>
        <w:t xml:space="preserve">ympäri </w:t>
      </w:r>
      <w:r w:rsidR="006E1305" w:rsidRPr="00403553">
        <w:t>siljoo</w:t>
      </w:r>
      <w:r w:rsidR="006E1305" w:rsidRPr="0021492E">
        <w:rPr>
          <w:i/>
        </w:rPr>
        <w:t xml:space="preserve"> </w:t>
      </w:r>
      <w:r w:rsidR="00BA1173" w:rsidRPr="00BA1173">
        <w:t>~</w:t>
      </w:r>
      <w:r w:rsidR="006E1305" w:rsidRPr="0021492E">
        <w:rPr>
          <w:i/>
        </w:rPr>
        <w:t xml:space="preserve"> </w:t>
      </w:r>
      <w:r w:rsidR="006E1305" w:rsidRPr="00403553">
        <w:t>siljon</w:t>
      </w:r>
      <w:r w:rsidR="00403553">
        <w:t>]</w:t>
      </w:r>
      <w:r w:rsidR="006E1305">
        <w:t>.</w:t>
      </w:r>
    </w:p>
    <w:p w14:paraId="2EE59061" w14:textId="7633D983" w:rsidR="006E1305" w:rsidRPr="009436EB" w:rsidRDefault="0075485B" w:rsidP="006E1305">
      <w:r>
        <w:t>(</w:t>
      </w:r>
      <w:r w:rsidR="006E1305">
        <w:t xml:space="preserve">12) Het kuljethiin </w:t>
      </w:r>
      <w:r w:rsidR="00403553">
        <w:t>[</w:t>
      </w:r>
      <w:r w:rsidR="006E1305" w:rsidRPr="0021492E">
        <w:rPr>
          <w:i/>
        </w:rPr>
        <w:t>ympäri</w:t>
      </w:r>
      <w:r w:rsidR="00403553">
        <w:rPr>
          <w:i/>
        </w:rPr>
        <w:t>t</w:t>
      </w:r>
      <w:r w:rsidR="006E1305" w:rsidRPr="0021492E">
        <w:rPr>
          <w:i/>
        </w:rPr>
        <w:t xml:space="preserve"> </w:t>
      </w:r>
      <w:r w:rsidR="006E1305" w:rsidRPr="00403553">
        <w:t>Ruijaa</w:t>
      </w:r>
      <w:r w:rsidR="006E1305" w:rsidRPr="0021492E">
        <w:rPr>
          <w:i/>
        </w:rPr>
        <w:t xml:space="preserve"> </w:t>
      </w:r>
      <w:r w:rsidR="00BA1173" w:rsidRPr="00BA1173">
        <w:t>~</w:t>
      </w:r>
      <w:r w:rsidR="006E1305" w:rsidRPr="0021492E">
        <w:rPr>
          <w:i/>
        </w:rPr>
        <w:t xml:space="preserve"> </w:t>
      </w:r>
      <w:r w:rsidR="006E1305" w:rsidRPr="00403553">
        <w:t>Ruijan</w:t>
      </w:r>
      <w:r w:rsidR="00403553">
        <w:t>]</w:t>
      </w:r>
      <w:r w:rsidR="006E1305">
        <w:t>.</w:t>
      </w:r>
    </w:p>
    <w:p w14:paraId="0A311B1E" w14:textId="42EF76DC" w:rsidR="00C657E5" w:rsidRPr="00DC0794" w:rsidRDefault="00C657E5" w:rsidP="00C657E5">
      <w:r>
        <w:rPr>
          <w:i/>
        </w:rPr>
        <w:t xml:space="preserve">likelä </w:t>
      </w:r>
      <w:r w:rsidR="0075485B" w:rsidRPr="0075485B">
        <w:t>:</w:t>
      </w:r>
      <w:r>
        <w:rPr>
          <w:i/>
        </w:rPr>
        <w:t xml:space="preserve"> likeltä </w:t>
      </w:r>
      <w:r w:rsidR="0075485B" w:rsidRPr="0075485B">
        <w:t>:</w:t>
      </w:r>
      <w:r>
        <w:rPr>
          <w:i/>
        </w:rPr>
        <w:t xml:space="preserve"> likele</w:t>
      </w:r>
      <w:r w:rsidR="0075485B" w:rsidRPr="0075485B">
        <w:t>(</w:t>
      </w:r>
      <w:r>
        <w:rPr>
          <w:i/>
        </w:rPr>
        <w:t>t</w:t>
      </w:r>
      <w:r w:rsidR="0075485B" w:rsidRPr="0075485B">
        <w:t>)</w:t>
      </w:r>
      <w:r>
        <w:rPr>
          <w:i/>
        </w:rPr>
        <w:t xml:space="preserve"> </w:t>
      </w:r>
      <w:r>
        <w:t xml:space="preserve">oon sekä pre- ette postposisuuni </w:t>
      </w:r>
      <w:r w:rsidR="0075485B">
        <w:t>(</w:t>
      </w:r>
      <w:r>
        <w:t>13, 14). Post</w:t>
      </w:r>
      <w:r w:rsidR="00930D4F">
        <w:t>posisuuninna</w:t>
      </w:r>
      <w:r>
        <w:t xml:space="preserve"> se ottaa </w:t>
      </w:r>
      <w:r w:rsidR="00A27713">
        <w:t>genitiiv</w:t>
      </w:r>
      <w:r>
        <w:t>ikomplementin</w:t>
      </w:r>
      <w:r w:rsidR="005A4665">
        <w:t>,</w:t>
      </w:r>
      <w:r>
        <w:t xml:space="preserve"> pre</w:t>
      </w:r>
      <w:r w:rsidR="00930D4F">
        <w:t>posisuuninna</w:t>
      </w:r>
      <w:r>
        <w:t xml:space="preserve"> partitiivikomplementin. </w:t>
      </w:r>
      <w:r w:rsidR="006F63BA">
        <w:t>Merkityksessä ei näitten välil</w:t>
      </w:r>
      <w:r w:rsidR="00DA68D7">
        <w:t>ä ole ero</w:t>
      </w:r>
      <w:r w:rsidR="006F63BA">
        <w:t>i</w:t>
      </w:r>
      <w:r w:rsidR="00DA68D7">
        <w:t>tusta.</w:t>
      </w:r>
    </w:p>
    <w:p w14:paraId="37E0964E" w14:textId="129958EA" w:rsidR="006E1305" w:rsidRDefault="0075485B" w:rsidP="00C657E5">
      <w:r>
        <w:t>(</w:t>
      </w:r>
      <w:r w:rsidR="006E1305">
        <w:t xml:space="preserve">13) Älä tule </w:t>
      </w:r>
      <w:r w:rsidR="00401A8F">
        <w:t>[</w:t>
      </w:r>
      <w:r w:rsidR="006E1305" w:rsidRPr="00401A8F">
        <w:t>minun</w:t>
      </w:r>
      <w:r w:rsidR="006E1305" w:rsidRPr="0045152F">
        <w:rPr>
          <w:i/>
        </w:rPr>
        <w:t xml:space="preserve"> likele</w:t>
      </w:r>
      <w:r w:rsidR="00401A8F">
        <w:rPr>
          <w:i/>
        </w:rPr>
        <w:t>t</w:t>
      </w:r>
      <w:r w:rsidR="00401A8F">
        <w:t>]</w:t>
      </w:r>
      <w:r w:rsidR="006E1305">
        <w:t xml:space="preserve"> ~ </w:t>
      </w:r>
      <w:r w:rsidR="00401A8F">
        <w:t>[</w:t>
      </w:r>
      <w:r w:rsidR="006E1305" w:rsidRPr="008D327C">
        <w:rPr>
          <w:i/>
        </w:rPr>
        <w:t>likele</w:t>
      </w:r>
      <w:r w:rsidR="00401A8F">
        <w:rPr>
          <w:i/>
        </w:rPr>
        <w:t>t</w:t>
      </w:r>
      <w:r w:rsidR="006E1305" w:rsidRPr="008D327C">
        <w:rPr>
          <w:i/>
        </w:rPr>
        <w:t xml:space="preserve"> </w:t>
      </w:r>
      <w:r w:rsidR="004E205B">
        <w:t>minua</w:t>
      </w:r>
      <w:r w:rsidR="00401A8F">
        <w:t>]</w:t>
      </w:r>
      <w:r w:rsidR="006E1305">
        <w:t>!</w:t>
      </w:r>
    </w:p>
    <w:p w14:paraId="3DF30999" w14:textId="6FEC7D9A" w:rsidR="006E1305" w:rsidRDefault="0075485B" w:rsidP="006E1305">
      <w:r>
        <w:t>(</w:t>
      </w:r>
      <w:r w:rsidR="006E1305">
        <w:t xml:space="preserve">14) Ragna oon lähtöisin </w:t>
      </w:r>
      <w:r w:rsidR="00401A8F">
        <w:t>[</w:t>
      </w:r>
      <w:r w:rsidR="00535F46" w:rsidRPr="00401A8F">
        <w:t>Perunan</w:t>
      </w:r>
      <w:r w:rsidR="006E1305" w:rsidRPr="00862D3E">
        <w:rPr>
          <w:i/>
        </w:rPr>
        <w:t xml:space="preserve"> likeltä</w:t>
      </w:r>
      <w:r w:rsidR="00401A8F">
        <w:t>]</w:t>
      </w:r>
      <w:r w:rsidR="006E1305">
        <w:t xml:space="preserve"> ~ </w:t>
      </w:r>
      <w:r w:rsidR="00401A8F">
        <w:t>[</w:t>
      </w:r>
      <w:r w:rsidR="00535F46">
        <w:rPr>
          <w:i/>
        </w:rPr>
        <w:t xml:space="preserve">likeltä </w:t>
      </w:r>
      <w:r w:rsidR="00535F46" w:rsidRPr="00401A8F">
        <w:t>Perunaa</w:t>
      </w:r>
      <w:r w:rsidR="00401A8F">
        <w:t>]</w:t>
      </w:r>
      <w:r w:rsidR="006E1305">
        <w:t>.</w:t>
      </w:r>
    </w:p>
    <w:p w14:paraId="2FC41590" w14:textId="3F786206" w:rsidR="006E1305" w:rsidRPr="00930D9E" w:rsidRDefault="006E1305" w:rsidP="006E1305">
      <w:r>
        <w:t xml:space="preserve">Postposisuuni </w:t>
      </w:r>
      <w:r>
        <w:rPr>
          <w:i/>
        </w:rPr>
        <w:t xml:space="preserve">päässä </w:t>
      </w:r>
      <w:r w:rsidR="0075485B" w:rsidRPr="0075485B">
        <w:t>:</w:t>
      </w:r>
      <w:r>
        <w:rPr>
          <w:i/>
        </w:rPr>
        <w:t xml:space="preserve"> päästä </w:t>
      </w:r>
      <w:r w:rsidR="0075485B" w:rsidRPr="0075485B">
        <w:t>:</w:t>
      </w:r>
      <w:r>
        <w:rPr>
          <w:i/>
        </w:rPr>
        <w:t xml:space="preserve"> päähän </w:t>
      </w:r>
      <w:r>
        <w:t>ilmoittaa konkreettis</w:t>
      </w:r>
      <w:r w:rsidR="00401A8F">
        <w:t>s</w:t>
      </w:r>
      <w:r>
        <w:t xml:space="preserve">iimin vällii eli kunka kaukana joku oon jostaki. Se ottaa aina </w:t>
      </w:r>
      <w:r w:rsidR="00A27713">
        <w:t>genitiiv</w:t>
      </w:r>
      <w:r>
        <w:t>i</w:t>
      </w:r>
      <w:r w:rsidR="00F13883">
        <w:t>komplementi</w:t>
      </w:r>
      <w:r>
        <w:t>n</w:t>
      </w:r>
      <w:r w:rsidR="00A925C5">
        <w:t xml:space="preserve"> </w:t>
      </w:r>
      <w:r w:rsidR="0075485B">
        <w:t>(</w:t>
      </w:r>
      <w:r w:rsidR="00A925C5">
        <w:t>15–17)</w:t>
      </w:r>
      <w:r>
        <w:t>.</w:t>
      </w:r>
    </w:p>
    <w:p w14:paraId="107C0D22" w14:textId="7999BB58" w:rsidR="006E1305" w:rsidRDefault="0075485B" w:rsidP="006E1305">
      <w:r>
        <w:t>(</w:t>
      </w:r>
      <w:r w:rsidR="006E1305">
        <w:t xml:space="preserve">15) Pekka assuu tuola </w:t>
      </w:r>
      <w:r w:rsidR="00401A8F">
        <w:t>[</w:t>
      </w:r>
      <w:r w:rsidR="006E1305" w:rsidRPr="00401A8F">
        <w:t>muutaman</w:t>
      </w:r>
      <w:r w:rsidR="006E1305">
        <w:rPr>
          <w:i/>
        </w:rPr>
        <w:t xml:space="preserve"> </w:t>
      </w:r>
      <w:r w:rsidR="006E1305" w:rsidRPr="00401A8F">
        <w:t>kilumeetterin</w:t>
      </w:r>
      <w:r w:rsidR="006E1305" w:rsidRPr="00E3605A">
        <w:rPr>
          <w:i/>
        </w:rPr>
        <w:t xml:space="preserve"> päässä</w:t>
      </w:r>
      <w:r w:rsidR="00401A8F">
        <w:t>]</w:t>
      </w:r>
      <w:r w:rsidR="006E1305">
        <w:t>.</w:t>
      </w:r>
    </w:p>
    <w:p w14:paraId="02108056" w14:textId="31E9D738" w:rsidR="006E1305" w:rsidRDefault="0075485B" w:rsidP="006E1305">
      <w:r>
        <w:t>(</w:t>
      </w:r>
      <w:r w:rsidR="00930D4F">
        <w:t>16) Mie freistasi</w:t>
      </w:r>
      <w:r w:rsidR="006E1305">
        <w:t xml:space="preserve">n osata moolhiin </w:t>
      </w:r>
      <w:r w:rsidR="00401A8F">
        <w:t>[</w:t>
      </w:r>
      <w:r w:rsidR="006E1305" w:rsidRPr="00401A8F">
        <w:t>sađan</w:t>
      </w:r>
      <w:r w:rsidR="006E1305" w:rsidRPr="00B72650">
        <w:rPr>
          <w:i/>
        </w:rPr>
        <w:t xml:space="preserve"> </w:t>
      </w:r>
      <w:r w:rsidR="006E1305" w:rsidRPr="00401A8F">
        <w:t>meetterin</w:t>
      </w:r>
      <w:r w:rsidR="006E1305" w:rsidRPr="00B72650">
        <w:rPr>
          <w:i/>
        </w:rPr>
        <w:t xml:space="preserve"> päästä</w:t>
      </w:r>
      <w:r w:rsidR="00401A8F">
        <w:t>]</w:t>
      </w:r>
      <w:r w:rsidR="006E1305">
        <w:t>.</w:t>
      </w:r>
    </w:p>
    <w:p w14:paraId="4E181272" w14:textId="192512C1" w:rsidR="006E1305" w:rsidRDefault="0075485B" w:rsidP="006E1305">
      <w:r>
        <w:t>(</w:t>
      </w:r>
      <w:r w:rsidR="006E1305">
        <w:t xml:space="preserve">17) Maija viskas pallon </w:t>
      </w:r>
      <w:r w:rsidR="00401A8F">
        <w:t>[</w:t>
      </w:r>
      <w:r w:rsidR="006E1305" w:rsidRPr="00401A8F">
        <w:t>kymmenen</w:t>
      </w:r>
      <w:r w:rsidR="006E1305" w:rsidRPr="00B72650">
        <w:rPr>
          <w:i/>
        </w:rPr>
        <w:t xml:space="preserve"> </w:t>
      </w:r>
      <w:r w:rsidR="006E1305" w:rsidRPr="00401A8F">
        <w:t>meetterin</w:t>
      </w:r>
      <w:r w:rsidR="006E1305" w:rsidRPr="00B72650">
        <w:rPr>
          <w:i/>
        </w:rPr>
        <w:t xml:space="preserve"> päähän</w:t>
      </w:r>
      <w:r w:rsidR="00401A8F">
        <w:t>]</w:t>
      </w:r>
      <w:r w:rsidR="006E1305">
        <w:t>.</w:t>
      </w:r>
    </w:p>
    <w:p w14:paraId="0C8889E5" w14:textId="77777777" w:rsidR="006E1305" w:rsidRPr="00F52EBC" w:rsidRDefault="006E1305" w:rsidP="006E1305">
      <w:pPr>
        <w:pStyle w:val="Overskrift3"/>
      </w:pPr>
      <w:bookmarkStart w:id="2081" w:name="_Toc241129394"/>
      <w:bookmarkStart w:id="2082" w:name="_Toc311273980"/>
      <w:r>
        <w:t>Suunta</w:t>
      </w:r>
      <w:bookmarkEnd w:id="2081"/>
      <w:bookmarkEnd w:id="2082"/>
    </w:p>
    <w:bookmarkEnd w:id="2078"/>
    <w:p w14:paraId="6D1EBE93" w14:textId="3EB3FFDB" w:rsidR="006E1305" w:rsidRDefault="006E1305" w:rsidP="006E1305">
      <w:r w:rsidRPr="00E85360">
        <w:t xml:space="preserve">Suunttaa </w:t>
      </w:r>
      <w:r>
        <w:t>i</w:t>
      </w:r>
      <w:r w:rsidRPr="00E85360">
        <w:t xml:space="preserve">lmoitethaan adposisuunit </w:t>
      </w:r>
      <w:r w:rsidRPr="00E85360">
        <w:rPr>
          <w:i/>
        </w:rPr>
        <w:t>vasten</w:t>
      </w:r>
      <w:r w:rsidR="0075485B" w:rsidRPr="0075485B">
        <w:t>,</w:t>
      </w:r>
      <w:r w:rsidRPr="00E85360">
        <w:rPr>
          <w:i/>
        </w:rPr>
        <w:t xml:space="preserve"> vasthaan </w:t>
      </w:r>
      <w:r w:rsidRPr="00E85360">
        <w:t xml:space="preserve">ja </w:t>
      </w:r>
      <w:r w:rsidRPr="00E85360">
        <w:rPr>
          <w:i/>
        </w:rPr>
        <w:t xml:space="preserve">kohti </w:t>
      </w:r>
      <w:r w:rsidR="00BA1173" w:rsidRPr="00BA1173">
        <w:t>~</w:t>
      </w:r>
      <w:r w:rsidRPr="00E85360">
        <w:rPr>
          <w:i/>
        </w:rPr>
        <w:t xml:space="preserve"> kohđi</w:t>
      </w:r>
      <w:r w:rsidRPr="00E85360">
        <w:t xml:space="preserve">. Näistä </w:t>
      </w:r>
      <w:r w:rsidRPr="00E85360">
        <w:rPr>
          <w:i/>
        </w:rPr>
        <w:t xml:space="preserve">vasten </w:t>
      </w:r>
      <w:r w:rsidRPr="00E85360">
        <w:t xml:space="preserve">ja </w:t>
      </w:r>
      <w:r w:rsidRPr="00E85360">
        <w:rPr>
          <w:i/>
        </w:rPr>
        <w:t xml:space="preserve">vasthaan </w:t>
      </w:r>
      <w:r w:rsidRPr="00E85360">
        <w:t>oon partitiivi</w:t>
      </w:r>
      <w:r w:rsidR="00930D4F">
        <w:t>komplementila</w:t>
      </w:r>
      <w:r w:rsidRPr="00E85360">
        <w:t xml:space="preserve"> järjestyyvät postposisuunit</w:t>
      </w:r>
      <w:r>
        <w:t xml:space="preserve"> </w:t>
      </w:r>
      <w:r w:rsidR="0075485B">
        <w:t>(</w:t>
      </w:r>
      <w:r w:rsidR="003E47BD">
        <w:t>1–4</w:t>
      </w:r>
      <w:r>
        <w:t>)</w:t>
      </w:r>
      <w:r w:rsidRPr="00E85360">
        <w:t xml:space="preserve">, </w:t>
      </w:r>
      <w:r w:rsidRPr="00E85360">
        <w:rPr>
          <w:i/>
        </w:rPr>
        <w:t xml:space="preserve">kohti </w:t>
      </w:r>
      <w:r w:rsidR="00BA1173" w:rsidRPr="00BA1173">
        <w:t>~</w:t>
      </w:r>
      <w:r w:rsidRPr="00E85360">
        <w:rPr>
          <w:i/>
        </w:rPr>
        <w:t xml:space="preserve"> kohđi </w:t>
      </w:r>
      <w:r w:rsidRPr="00E85360">
        <w:t>oon preposisuuni, mikä järjestyy partitiivi</w:t>
      </w:r>
      <w:r w:rsidR="00930D4F">
        <w:t>komplementila</w:t>
      </w:r>
      <w:r>
        <w:t xml:space="preserve"> </w:t>
      </w:r>
      <w:r w:rsidR="0075485B">
        <w:t>(</w:t>
      </w:r>
      <w:r w:rsidR="003E47BD">
        <w:t>5, 6</w:t>
      </w:r>
      <w:r>
        <w:t>)</w:t>
      </w:r>
      <w:r w:rsidRPr="00E85360">
        <w:t>.</w:t>
      </w:r>
      <w:r>
        <w:t xml:space="preserve"> </w:t>
      </w:r>
      <w:r w:rsidRPr="00DC2BF3">
        <w:t>Postpo</w:t>
      </w:r>
      <w:r w:rsidR="006F63BA" w:rsidRPr="00DC2BF3">
        <w:t>si</w:t>
      </w:r>
      <w:r w:rsidRPr="00DC2BF3">
        <w:t>suuniit</w:t>
      </w:r>
      <w:r w:rsidR="006F63BA" w:rsidRPr="00DC2BF3">
        <w:t>t</w:t>
      </w:r>
      <w:r w:rsidRPr="00DC2BF3">
        <w:t xml:space="preserve">en </w:t>
      </w:r>
      <w:r w:rsidRPr="00DC2BF3">
        <w:rPr>
          <w:i/>
        </w:rPr>
        <w:t xml:space="preserve">vasten </w:t>
      </w:r>
      <w:r w:rsidRPr="00DC2BF3">
        <w:t xml:space="preserve">ja </w:t>
      </w:r>
      <w:r w:rsidRPr="00DC2BF3">
        <w:rPr>
          <w:i/>
        </w:rPr>
        <w:t xml:space="preserve">vasthaan </w:t>
      </w:r>
      <w:r w:rsidR="006F63BA" w:rsidRPr="00DC2BF3">
        <w:t>välil</w:t>
      </w:r>
      <w:r w:rsidRPr="00DC2BF3">
        <w:t xml:space="preserve">ä oon semmoinen eroitus, ette </w:t>
      </w:r>
      <w:r w:rsidRPr="00DC2BF3">
        <w:rPr>
          <w:i/>
        </w:rPr>
        <w:t xml:space="preserve">vasten </w:t>
      </w:r>
      <w:r w:rsidRPr="00DC2BF3">
        <w:t>meinaa enämen suunttaa korrelaatista poispäin</w:t>
      </w:r>
      <w:r w:rsidR="006F63BA" w:rsidRPr="00DC2BF3">
        <w:t xml:space="preserve"> </w:t>
      </w:r>
      <w:r w:rsidR="0075485B" w:rsidRPr="00DC2BF3">
        <w:t>(</w:t>
      </w:r>
      <w:r w:rsidR="009A2DDC">
        <w:t>1, 2</w:t>
      </w:r>
      <w:r w:rsidR="006F63BA" w:rsidRPr="00DC2BF3">
        <w:t>)</w:t>
      </w:r>
      <w:r w:rsidRPr="00DC2BF3">
        <w:t xml:space="preserve">, </w:t>
      </w:r>
      <w:r w:rsidRPr="00DC2BF3">
        <w:rPr>
          <w:i/>
        </w:rPr>
        <w:t xml:space="preserve">vasthaan </w:t>
      </w:r>
      <w:r w:rsidRPr="00DC2BF3">
        <w:t>taas korrelaatthiin päin</w:t>
      </w:r>
      <w:r w:rsidR="006F63BA" w:rsidRPr="00DC2BF3">
        <w:t xml:space="preserve"> </w:t>
      </w:r>
      <w:r w:rsidR="0075485B" w:rsidRPr="00DC2BF3">
        <w:t>(</w:t>
      </w:r>
      <w:r w:rsidR="009A2DDC">
        <w:t>3, 4</w:t>
      </w:r>
      <w:r w:rsidR="006F63BA" w:rsidRPr="00DC2BF3">
        <w:t>)</w:t>
      </w:r>
      <w:r w:rsidRPr="00DC2BF3">
        <w:t>. Pre</w:t>
      </w:r>
      <w:r>
        <w:t xml:space="preserve">posisuunin </w:t>
      </w:r>
      <w:r>
        <w:rPr>
          <w:i/>
        </w:rPr>
        <w:t xml:space="preserve">kohti </w:t>
      </w:r>
      <w:r w:rsidR="00BA1173" w:rsidRPr="00BA1173">
        <w:t>~</w:t>
      </w:r>
      <w:r>
        <w:rPr>
          <w:i/>
        </w:rPr>
        <w:t xml:space="preserve"> kohđi</w:t>
      </w:r>
      <w:r>
        <w:t xml:space="preserve"> </w:t>
      </w:r>
      <w:r w:rsidR="0075485B">
        <w:t>(</w:t>
      </w:r>
      <w:r w:rsidR="009A2DDC">
        <w:t>5</w:t>
      </w:r>
      <w:r w:rsidR="009E6C12">
        <w:t xml:space="preserve">, </w:t>
      </w:r>
      <w:r w:rsidR="009A2DDC">
        <w:t>6</w:t>
      </w:r>
      <w:r w:rsidR="009E6C12">
        <w:t xml:space="preserve">) </w:t>
      </w:r>
      <w:r>
        <w:t xml:space="preserve">merkitys oon likelä postposisuunin </w:t>
      </w:r>
      <w:r>
        <w:rPr>
          <w:i/>
        </w:rPr>
        <w:t>vasthaan</w:t>
      </w:r>
      <w:r>
        <w:t xml:space="preserve"> merkitystä.</w:t>
      </w:r>
    </w:p>
    <w:p w14:paraId="4F8209EF" w14:textId="0E6AE08E" w:rsidR="006E1305" w:rsidRDefault="0075485B" w:rsidP="006E1305">
      <w:r w:rsidRPr="00DC2BF3">
        <w:t>(</w:t>
      </w:r>
      <w:r w:rsidR="006E1305" w:rsidRPr="00DC2BF3">
        <w:t>1) Minun kotip</w:t>
      </w:r>
      <w:r w:rsidR="00841B41">
        <w:t>aikka oon kaheksan kilumeetteriä</w:t>
      </w:r>
      <w:r w:rsidR="006E1305" w:rsidRPr="00DC2BF3">
        <w:t xml:space="preserve"> Yykeänmuotkasta tuone</w:t>
      </w:r>
      <w:r w:rsidR="006E1305">
        <w:t xml:space="preserve"> </w:t>
      </w:r>
      <w:r w:rsidR="00425B15">
        <w:t>[</w:t>
      </w:r>
      <w:r w:rsidR="006E1305" w:rsidRPr="00425B15">
        <w:t>Tromssaa</w:t>
      </w:r>
      <w:r w:rsidR="006E1305" w:rsidRPr="00DC2BF3">
        <w:rPr>
          <w:i/>
        </w:rPr>
        <w:t xml:space="preserve"> vasten</w:t>
      </w:r>
      <w:r w:rsidR="00425B15">
        <w:t>]</w:t>
      </w:r>
      <w:r w:rsidR="006E1305" w:rsidRPr="00DC2BF3">
        <w:t>.</w:t>
      </w:r>
    </w:p>
    <w:p w14:paraId="4AC3EB78" w14:textId="138052E0" w:rsidR="006E1305" w:rsidRDefault="0075485B" w:rsidP="006E1305">
      <w:r>
        <w:t>(</w:t>
      </w:r>
      <w:r w:rsidR="006E1305">
        <w:t xml:space="preserve">2) Mie olin ajanu jo monta miilaa </w:t>
      </w:r>
      <w:r w:rsidR="00425B15">
        <w:t>[</w:t>
      </w:r>
      <w:r w:rsidR="006E1305" w:rsidRPr="00425B15">
        <w:t>Kaarasjokkee</w:t>
      </w:r>
      <w:r w:rsidR="006E1305" w:rsidRPr="00B4576B">
        <w:rPr>
          <w:i/>
        </w:rPr>
        <w:t xml:space="preserve"> vasten</w:t>
      </w:r>
      <w:r w:rsidR="00425B15">
        <w:t>]</w:t>
      </w:r>
      <w:r w:rsidR="006E1305">
        <w:t>.</w:t>
      </w:r>
    </w:p>
    <w:p w14:paraId="340B1179" w14:textId="15FC54BD" w:rsidR="006E1305" w:rsidRDefault="0075485B" w:rsidP="006E1305">
      <w:r>
        <w:t>(</w:t>
      </w:r>
      <w:r w:rsidR="00853BBA">
        <w:t>3</w:t>
      </w:r>
      <w:r w:rsidR="006E1305">
        <w:t xml:space="preserve">) Ko tulema kothiin, se tasan koira laukkoo </w:t>
      </w:r>
      <w:r w:rsidR="00425B15">
        <w:t>[</w:t>
      </w:r>
      <w:r w:rsidR="006E1305" w:rsidRPr="00425B15">
        <w:t>meitä</w:t>
      </w:r>
      <w:r w:rsidR="006E1305" w:rsidRPr="00C165AB">
        <w:rPr>
          <w:i/>
        </w:rPr>
        <w:t xml:space="preserve"> vasthaan</w:t>
      </w:r>
      <w:r w:rsidR="00425B15">
        <w:t>]</w:t>
      </w:r>
      <w:r w:rsidR="006E1305">
        <w:t>.</w:t>
      </w:r>
    </w:p>
    <w:p w14:paraId="27AA2E91" w14:textId="044959EB" w:rsidR="006E1305" w:rsidRDefault="0075485B" w:rsidP="006E1305">
      <w:r>
        <w:t>(</w:t>
      </w:r>
      <w:r w:rsidR="00853BBA">
        <w:t>4</w:t>
      </w:r>
      <w:r w:rsidR="006E1305">
        <w:t>) Karhu hyökkäs vihaisen</w:t>
      </w:r>
      <w:r w:rsidR="003E4364">
        <w:t>n</w:t>
      </w:r>
      <w:r w:rsidR="006E1305">
        <w:t xml:space="preserve">a </w:t>
      </w:r>
      <w:r w:rsidR="00425B15">
        <w:t>[</w:t>
      </w:r>
      <w:r w:rsidR="006E1305" w:rsidRPr="00425B15">
        <w:t>miehii</w:t>
      </w:r>
      <w:r w:rsidR="006E1305" w:rsidRPr="00C165AB">
        <w:rPr>
          <w:i/>
        </w:rPr>
        <w:t xml:space="preserve"> vasthaan</w:t>
      </w:r>
      <w:r w:rsidR="00425B15">
        <w:t>]</w:t>
      </w:r>
      <w:r w:rsidR="006E1305">
        <w:t>.</w:t>
      </w:r>
    </w:p>
    <w:p w14:paraId="46C941D3" w14:textId="3D319C50" w:rsidR="006E1305" w:rsidRDefault="0075485B" w:rsidP="006E1305">
      <w:r>
        <w:t>(</w:t>
      </w:r>
      <w:r w:rsidR="00853BBA">
        <w:t>5</w:t>
      </w:r>
      <w:r w:rsidR="006E1305">
        <w:t xml:space="preserve">) Pyssy oli oikaistu </w:t>
      </w:r>
      <w:r w:rsidR="00425B15">
        <w:t>[</w:t>
      </w:r>
      <w:r w:rsidR="006E1305" w:rsidRPr="00271A81">
        <w:rPr>
          <w:i/>
        </w:rPr>
        <w:t xml:space="preserve">kohđi </w:t>
      </w:r>
      <w:r w:rsidR="006E1305" w:rsidRPr="00425B15">
        <w:t>heitä</w:t>
      </w:r>
      <w:r w:rsidR="00282142">
        <w:t>]</w:t>
      </w:r>
      <w:r w:rsidR="006E1305">
        <w:t>.</w:t>
      </w:r>
    </w:p>
    <w:p w14:paraId="31EF0AA1" w14:textId="35250CB1" w:rsidR="006E1305" w:rsidRDefault="0075485B" w:rsidP="006E1305">
      <w:r>
        <w:t>(</w:t>
      </w:r>
      <w:r w:rsidR="00853BBA">
        <w:t>6</w:t>
      </w:r>
      <w:r w:rsidR="006E1305">
        <w:t xml:space="preserve">) Heti lennämä </w:t>
      </w:r>
      <w:r w:rsidR="00282142">
        <w:t>[</w:t>
      </w:r>
      <w:r w:rsidR="006E1305" w:rsidRPr="00517099">
        <w:rPr>
          <w:i/>
        </w:rPr>
        <w:t xml:space="preserve">kohti </w:t>
      </w:r>
      <w:r w:rsidR="006E1305" w:rsidRPr="00282142">
        <w:t>taivasta</w:t>
      </w:r>
      <w:r w:rsidR="00282142">
        <w:t>]</w:t>
      </w:r>
      <w:r w:rsidR="006E1305">
        <w:t>.</w:t>
      </w:r>
    </w:p>
    <w:p w14:paraId="3A778733" w14:textId="5EB1E3B4" w:rsidR="006E1305" w:rsidRDefault="006E1305" w:rsidP="006E1305">
      <w:r>
        <w:t xml:space="preserve">Yhđenlaista suunttaa ilmoittaa preposisuuni </w:t>
      </w:r>
      <w:r>
        <w:rPr>
          <w:i/>
        </w:rPr>
        <w:t>poikk</w:t>
      </w:r>
      <w:r w:rsidR="00DC2BF3">
        <w:rPr>
          <w:i/>
        </w:rPr>
        <w:t>i</w:t>
      </w:r>
      <w:r w:rsidR="0075485B" w:rsidRPr="0075485B">
        <w:t>(</w:t>
      </w:r>
      <w:r>
        <w:rPr>
          <w:i/>
        </w:rPr>
        <w:t>t</w:t>
      </w:r>
      <w:r w:rsidR="0075485B" w:rsidRPr="0075485B">
        <w:t>)</w:t>
      </w:r>
      <w:r>
        <w:t xml:space="preserve">, mikä ottaa </w:t>
      </w:r>
      <w:r w:rsidR="00A27713">
        <w:t>genitiiv</w:t>
      </w:r>
      <w:r>
        <w:t>i</w:t>
      </w:r>
      <w:r w:rsidR="00F13883">
        <w:t>komplementi</w:t>
      </w:r>
      <w:r>
        <w:t>n</w:t>
      </w:r>
      <w:r w:rsidR="00C15AE4">
        <w:t xml:space="preserve"> (7, 8)</w:t>
      </w:r>
      <w:r>
        <w:t>. Tämä meinaa ette korrelaatti oon puh</w:t>
      </w:r>
      <w:r w:rsidR="00930CC4">
        <w:t>hu</w:t>
      </w:r>
      <w:r>
        <w:t>ujan näkö</w:t>
      </w:r>
      <w:r w:rsidR="007A23A9">
        <w:t>vinkkelin</w:t>
      </w:r>
      <w:r>
        <w:t xml:space="preserve"> jälkhiin toisela puolela jotaki.</w:t>
      </w:r>
    </w:p>
    <w:p w14:paraId="168A78A9" w14:textId="2D33CD66" w:rsidR="006E1305" w:rsidRDefault="00677B94" w:rsidP="006E1305">
      <w:r>
        <w:t xml:space="preserve">(7) </w:t>
      </w:r>
      <w:r w:rsidR="006E1305">
        <w:t xml:space="preserve">Kruunsta oon tuola </w:t>
      </w:r>
      <w:r w:rsidR="008260BB">
        <w:t>[</w:t>
      </w:r>
      <w:r w:rsidR="006E1305" w:rsidRPr="00763E3D">
        <w:rPr>
          <w:i/>
        </w:rPr>
        <w:t xml:space="preserve">poikki </w:t>
      </w:r>
      <w:r w:rsidR="006E1305" w:rsidRPr="008260BB">
        <w:t>joen</w:t>
      </w:r>
      <w:r w:rsidR="008260BB">
        <w:t>]</w:t>
      </w:r>
      <w:r w:rsidR="006E1305">
        <w:t xml:space="preserve"> ’jo</w:t>
      </w:r>
      <w:r w:rsidR="00237D61">
        <w:t>ven toisela puolel</w:t>
      </w:r>
      <w:r w:rsidR="006E1305">
        <w:t>a’.</w:t>
      </w:r>
    </w:p>
    <w:p w14:paraId="5943A9A9" w14:textId="4C56F0AD" w:rsidR="006E1305" w:rsidRPr="006B0FCD" w:rsidRDefault="00677B94" w:rsidP="006E1305">
      <w:r>
        <w:t xml:space="preserve">(8) </w:t>
      </w:r>
      <w:r w:rsidR="006E1305">
        <w:t xml:space="preserve">Kreeta assuu tuossa </w:t>
      </w:r>
      <w:r w:rsidR="008260BB">
        <w:t>[</w:t>
      </w:r>
      <w:r w:rsidR="006E1305">
        <w:rPr>
          <w:i/>
        </w:rPr>
        <w:t xml:space="preserve">poikki </w:t>
      </w:r>
      <w:r w:rsidR="006E1305" w:rsidRPr="008260BB">
        <w:t>tien</w:t>
      </w:r>
      <w:r w:rsidR="008260BB">
        <w:t>]</w:t>
      </w:r>
      <w:r w:rsidR="00237D61">
        <w:t xml:space="preserve"> ’toisela puole</w:t>
      </w:r>
      <w:r w:rsidR="006E1305">
        <w:t>la tietä’.</w:t>
      </w:r>
    </w:p>
    <w:p w14:paraId="13D09010" w14:textId="77777777" w:rsidR="006E1305" w:rsidRPr="003A1E91" w:rsidRDefault="006E1305" w:rsidP="00D300DF">
      <w:pPr>
        <w:pStyle w:val="Overskrift3"/>
      </w:pPr>
      <w:bookmarkStart w:id="2083" w:name="_Toc241129395"/>
      <w:bookmarkStart w:id="2084" w:name="_Toc311273981"/>
      <w:r>
        <w:t>Ruutta eli väylä</w:t>
      </w:r>
      <w:bookmarkEnd w:id="2083"/>
      <w:bookmarkEnd w:id="2084"/>
    </w:p>
    <w:p w14:paraId="43337D38" w14:textId="15AD0BAB" w:rsidR="006E1305" w:rsidRDefault="006E1305" w:rsidP="006E1305">
      <w:r w:rsidRPr="00B4576B">
        <w:t>Ruuttaa eli väylää ilmoitethaan adposisuunit</w:t>
      </w:r>
      <w:r>
        <w:t xml:space="preserve"> </w:t>
      </w:r>
      <w:r>
        <w:rPr>
          <w:i/>
        </w:rPr>
        <w:t>läpi</w:t>
      </w:r>
      <w:r w:rsidR="0075485B" w:rsidRPr="0075485B">
        <w:t>(</w:t>
      </w:r>
      <w:r>
        <w:rPr>
          <w:i/>
        </w:rPr>
        <w:t>t</w:t>
      </w:r>
      <w:r w:rsidR="00857024" w:rsidRPr="00857024">
        <w:t>)</w:t>
      </w:r>
      <w:r w:rsidR="004E205B">
        <w:t xml:space="preserve"> ~</w:t>
      </w:r>
      <w:r>
        <w:rPr>
          <w:i/>
        </w:rPr>
        <w:t xml:space="preserve"> läpitte</w:t>
      </w:r>
      <w:r w:rsidR="0075485B" w:rsidRPr="0075485B">
        <w:t>,</w:t>
      </w:r>
      <w:r>
        <w:rPr>
          <w:i/>
        </w:rPr>
        <w:t xml:space="preserve"> poikki</w:t>
      </w:r>
      <w:r w:rsidR="0075485B" w:rsidRPr="0075485B">
        <w:t>(</w:t>
      </w:r>
      <w:r>
        <w:rPr>
          <w:i/>
        </w:rPr>
        <w:t>t</w:t>
      </w:r>
      <w:r w:rsidR="0075485B" w:rsidRPr="0075485B">
        <w:t>),</w:t>
      </w:r>
      <w:r>
        <w:rPr>
          <w:i/>
        </w:rPr>
        <w:t xml:space="preserve"> </w:t>
      </w:r>
      <w:r w:rsidRPr="00613169">
        <w:rPr>
          <w:i/>
        </w:rPr>
        <w:t>siu</w:t>
      </w:r>
      <w:r w:rsidR="0075485B" w:rsidRPr="0075485B">
        <w:t>(</w:t>
      </w:r>
      <w:r w:rsidRPr="00613169">
        <w:rPr>
          <w:i/>
        </w:rPr>
        <w:t>t</w:t>
      </w:r>
      <w:r w:rsidR="0075485B" w:rsidRPr="0075485B">
        <w:t>)</w:t>
      </w:r>
      <w:r w:rsidR="004E205B">
        <w:rPr>
          <w:i/>
        </w:rPr>
        <w:t xml:space="preserve"> </w:t>
      </w:r>
      <w:r w:rsidR="00BA1173" w:rsidRPr="00BA1173">
        <w:t>~</w:t>
      </w:r>
      <w:r w:rsidR="004E205B">
        <w:rPr>
          <w:i/>
        </w:rPr>
        <w:t xml:space="preserve"> sivvu </w:t>
      </w:r>
      <w:r w:rsidR="00BA1173" w:rsidRPr="00BA1173">
        <w:t>~</w:t>
      </w:r>
      <w:r w:rsidRPr="00613169">
        <w:rPr>
          <w:i/>
        </w:rPr>
        <w:t xml:space="preserve"> siutti</w:t>
      </w:r>
      <w:r w:rsidR="0075485B" w:rsidRPr="0075485B">
        <w:t>(</w:t>
      </w:r>
      <w:r w:rsidRPr="00613169">
        <w:rPr>
          <w:i/>
        </w:rPr>
        <w:t>t</w:t>
      </w:r>
      <w:r w:rsidR="0075485B" w:rsidRPr="0075485B">
        <w:t>),</w:t>
      </w:r>
      <w:r>
        <w:rPr>
          <w:i/>
        </w:rPr>
        <w:t xml:space="preserve"> kautta</w:t>
      </w:r>
      <w:r w:rsidR="0075485B" w:rsidRPr="0075485B">
        <w:t>,</w:t>
      </w:r>
      <w:r>
        <w:rPr>
          <w:i/>
        </w:rPr>
        <w:t xml:space="preserve"> myöten </w:t>
      </w:r>
      <w:r w:rsidR="00BA1173" w:rsidRPr="00BA1173">
        <w:t>~</w:t>
      </w:r>
      <w:r>
        <w:rPr>
          <w:i/>
        </w:rPr>
        <w:t xml:space="preserve"> myöđen</w:t>
      </w:r>
      <w:r w:rsidR="0075485B" w:rsidRPr="0075485B">
        <w:t>,</w:t>
      </w:r>
      <w:r>
        <w:rPr>
          <w:i/>
        </w:rPr>
        <w:t xml:space="preserve"> pitkin</w:t>
      </w:r>
      <w:r w:rsidR="004E205B">
        <w:rPr>
          <w:i/>
        </w:rPr>
        <w:t xml:space="preserve"> </w:t>
      </w:r>
      <w:r w:rsidR="004E205B" w:rsidRPr="004E205B">
        <w:t>ja</w:t>
      </w:r>
      <w:r>
        <w:t xml:space="preserve"> </w:t>
      </w:r>
      <w:r>
        <w:rPr>
          <w:i/>
        </w:rPr>
        <w:t>yli</w:t>
      </w:r>
      <w:r w:rsidR="0075485B" w:rsidRPr="0075485B">
        <w:t>(</w:t>
      </w:r>
      <w:r>
        <w:rPr>
          <w:i/>
        </w:rPr>
        <w:t>t</w:t>
      </w:r>
      <w:r w:rsidR="0075485B" w:rsidRPr="0075485B">
        <w:t>)</w:t>
      </w:r>
      <w:r w:rsidR="007E0C31">
        <w:rPr>
          <w:i/>
        </w:rPr>
        <w:t xml:space="preserve"> </w:t>
      </w:r>
      <w:r w:rsidR="004E205B">
        <w:t>~</w:t>
      </w:r>
      <w:r>
        <w:rPr>
          <w:i/>
        </w:rPr>
        <w:t xml:space="preserve"> ylitte</w:t>
      </w:r>
      <w:r w:rsidR="001B127A" w:rsidRPr="001B127A">
        <w:t>.</w:t>
      </w:r>
      <w:r>
        <w:rPr>
          <w:i/>
        </w:rPr>
        <w:t xml:space="preserve"> </w:t>
      </w:r>
      <w:r>
        <w:t xml:space="preserve">Näistä </w:t>
      </w:r>
      <w:r>
        <w:rPr>
          <w:i/>
        </w:rPr>
        <w:t xml:space="preserve">myöten </w:t>
      </w:r>
      <w:r w:rsidR="00BA1173" w:rsidRPr="00BA1173">
        <w:t>~</w:t>
      </w:r>
      <w:r>
        <w:rPr>
          <w:i/>
        </w:rPr>
        <w:t xml:space="preserve"> myöđen </w:t>
      </w:r>
      <w:r>
        <w:t xml:space="preserve">oon postposisuuni </w:t>
      </w:r>
      <w:r w:rsidR="0075485B">
        <w:t>(</w:t>
      </w:r>
      <w:r>
        <w:t xml:space="preserve">1, 2) ja </w:t>
      </w:r>
      <w:r>
        <w:rPr>
          <w:i/>
        </w:rPr>
        <w:t xml:space="preserve">pitkin </w:t>
      </w:r>
      <w:r>
        <w:t xml:space="preserve">preposisuuni </w:t>
      </w:r>
      <w:r w:rsidR="0075485B">
        <w:t>(</w:t>
      </w:r>
      <w:r>
        <w:t>3), mutta molemat otethaan partitiivi</w:t>
      </w:r>
      <w:r w:rsidR="00F13883">
        <w:t>komplementi</w:t>
      </w:r>
      <w:r>
        <w:t xml:space="preserve">n. </w:t>
      </w:r>
      <w:r>
        <w:rPr>
          <w:i/>
        </w:rPr>
        <w:t>poikki</w:t>
      </w:r>
      <w:r w:rsidR="0075485B" w:rsidRPr="0075485B">
        <w:t>(</w:t>
      </w:r>
      <w:r>
        <w:rPr>
          <w:i/>
        </w:rPr>
        <w:t>t</w:t>
      </w:r>
      <w:r w:rsidR="0075485B" w:rsidRPr="0075485B">
        <w:t>)</w:t>
      </w:r>
      <w:r w:rsidR="004E205B">
        <w:rPr>
          <w:i/>
        </w:rPr>
        <w:t xml:space="preserve"> </w:t>
      </w:r>
      <w:r w:rsidR="004E205B">
        <w:t>ja</w:t>
      </w:r>
      <w:r>
        <w:t xml:space="preserve"> </w:t>
      </w:r>
      <w:r>
        <w:rPr>
          <w:i/>
        </w:rPr>
        <w:t>yli</w:t>
      </w:r>
      <w:r w:rsidR="0075485B" w:rsidRPr="0075485B">
        <w:t>(</w:t>
      </w:r>
      <w:r>
        <w:rPr>
          <w:i/>
        </w:rPr>
        <w:t>t</w:t>
      </w:r>
      <w:r w:rsidR="0075485B" w:rsidRPr="0075485B">
        <w:t>)</w:t>
      </w:r>
      <w:r w:rsidR="00241B6D">
        <w:rPr>
          <w:i/>
        </w:rPr>
        <w:t xml:space="preserve"> </w:t>
      </w:r>
      <w:r w:rsidR="004E205B">
        <w:t>~</w:t>
      </w:r>
      <w:r>
        <w:rPr>
          <w:i/>
        </w:rPr>
        <w:t xml:space="preserve"> ylitte</w:t>
      </w:r>
      <w:r>
        <w:t xml:space="preserve"> oon preposisuunit, mikkä otethaan </w:t>
      </w:r>
      <w:r w:rsidR="00A27713">
        <w:t>genitiiv</w:t>
      </w:r>
      <w:r>
        <w:t>i</w:t>
      </w:r>
      <w:r w:rsidR="00F13883">
        <w:t>komplementi</w:t>
      </w:r>
      <w:r>
        <w:t xml:space="preserve">n </w:t>
      </w:r>
      <w:r w:rsidR="0075485B">
        <w:t>(</w:t>
      </w:r>
      <w:r>
        <w:t>4–7)</w:t>
      </w:r>
      <w:r w:rsidR="0075485B" w:rsidRPr="0075485B">
        <w:t>,</w:t>
      </w:r>
      <w:r>
        <w:rPr>
          <w:i/>
        </w:rPr>
        <w:t xml:space="preserve"> </w:t>
      </w:r>
      <w:r w:rsidRPr="00613169">
        <w:rPr>
          <w:i/>
        </w:rPr>
        <w:t>siu</w:t>
      </w:r>
      <w:r w:rsidR="0075485B" w:rsidRPr="0075485B">
        <w:t>(</w:t>
      </w:r>
      <w:r w:rsidRPr="00613169">
        <w:rPr>
          <w:i/>
        </w:rPr>
        <w:t>t</w:t>
      </w:r>
      <w:r w:rsidR="0075485B" w:rsidRPr="0075485B">
        <w:t>)</w:t>
      </w:r>
      <w:r w:rsidR="004E205B">
        <w:rPr>
          <w:i/>
        </w:rPr>
        <w:t xml:space="preserve"> </w:t>
      </w:r>
      <w:r w:rsidR="00BA1173" w:rsidRPr="00BA1173">
        <w:t>~</w:t>
      </w:r>
      <w:r w:rsidR="004E205B">
        <w:rPr>
          <w:i/>
        </w:rPr>
        <w:t xml:space="preserve"> sivvu </w:t>
      </w:r>
      <w:r w:rsidR="00BA1173" w:rsidRPr="00BA1173">
        <w:t>~</w:t>
      </w:r>
      <w:r w:rsidRPr="00613169">
        <w:rPr>
          <w:i/>
        </w:rPr>
        <w:t xml:space="preserve"> siutti</w:t>
      </w:r>
      <w:r w:rsidR="0075485B" w:rsidRPr="0075485B">
        <w:t>(</w:t>
      </w:r>
      <w:r w:rsidRPr="00613169">
        <w:rPr>
          <w:i/>
        </w:rPr>
        <w:t>t</w:t>
      </w:r>
      <w:r w:rsidR="0075485B" w:rsidRPr="0075485B">
        <w:t>)</w:t>
      </w:r>
      <w:r>
        <w:rPr>
          <w:i/>
        </w:rPr>
        <w:t xml:space="preserve"> </w:t>
      </w:r>
      <w:r>
        <w:t>ja</w:t>
      </w:r>
      <w:r>
        <w:rPr>
          <w:i/>
        </w:rPr>
        <w:t xml:space="preserve"> kautta </w:t>
      </w:r>
      <w:r w:rsidR="00A677B5">
        <w:t xml:space="preserve">oon </w:t>
      </w:r>
      <w:r w:rsidR="00A27713">
        <w:t>genitiiv</w:t>
      </w:r>
      <w:r>
        <w:t>ilä jä</w:t>
      </w:r>
      <w:r w:rsidR="00DC2BF3">
        <w:t>r</w:t>
      </w:r>
      <w:r>
        <w:t>jestyyvät</w:t>
      </w:r>
      <w:r>
        <w:rPr>
          <w:i/>
        </w:rPr>
        <w:t xml:space="preserve"> </w:t>
      </w:r>
      <w:r>
        <w:t xml:space="preserve">postposisuunit </w:t>
      </w:r>
      <w:r w:rsidR="0075485B">
        <w:t>(</w:t>
      </w:r>
      <w:r>
        <w:t xml:space="preserve">8–10). </w:t>
      </w:r>
      <w:r>
        <w:rPr>
          <w:i/>
        </w:rPr>
        <w:t>läpi</w:t>
      </w:r>
      <w:r w:rsidR="0075485B" w:rsidRPr="0075485B">
        <w:t>(</w:t>
      </w:r>
      <w:r>
        <w:rPr>
          <w:i/>
        </w:rPr>
        <w:t>t</w:t>
      </w:r>
      <w:r w:rsidR="0075485B" w:rsidRPr="0075485B">
        <w:t>)</w:t>
      </w:r>
      <w:r w:rsidR="00241B6D">
        <w:rPr>
          <w:i/>
        </w:rPr>
        <w:t xml:space="preserve"> </w:t>
      </w:r>
      <w:r w:rsidR="004E205B">
        <w:t>~</w:t>
      </w:r>
      <w:r>
        <w:rPr>
          <w:i/>
        </w:rPr>
        <w:t xml:space="preserve"> läpitte </w:t>
      </w:r>
      <w:r>
        <w:t>löy</w:t>
      </w:r>
      <w:r w:rsidR="004E205B">
        <w:t>ttyy</w:t>
      </w:r>
      <w:r>
        <w:t xml:space="preserve"> sekä post- ette pre</w:t>
      </w:r>
      <w:r w:rsidR="00930D4F">
        <w:t>posisuuninna</w:t>
      </w:r>
      <w:r>
        <w:t xml:space="preserve">, mutta ottaa aina </w:t>
      </w:r>
      <w:r w:rsidR="00A27713">
        <w:t>genitiiv</w:t>
      </w:r>
      <w:r>
        <w:t>i</w:t>
      </w:r>
      <w:r w:rsidR="00F13883">
        <w:t>komplementi</w:t>
      </w:r>
      <w:r>
        <w:t xml:space="preserve">n </w:t>
      </w:r>
      <w:r w:rsidR="0075485B">
        <w:t>(</w:t>
      </w:r>
      <w:r>
        <w:t>11, 12).</w:t>
      </w:r>
    </w:p>
    <w:p w14:paraId="2957AB28" w14:textId="20A68D37" w:rsidR="006E1305" w:rsidRPr="00085A1F" w:rsidRDefault="0075485B" w:rsidP="006E1305">
      <w:pPr>
        <w:rPr>
          <w:rFonts w:eastAsia="Times New Roman"/>
          <w:bCs/>
        </w:rPr>
      </w:pPr>
      <w:r>
        <w:rPr>
          <w:rFonts w:eastAsia="Times New Roman"/>
        </w:rPr>
        <w:t>(</w:t>
      </w:r>
      <w:r w:rsidR="006E1305">
        <w:rPr>
          <w:rFonts w:eastAsia="Times New Roman"/>
        </w:rPr>
        <w:t>1) P</w:t>
      </w:r>
      <w:r w:rsidR="006E1305" w:rsidRPr="00085A1F">
        <w:rPr>
          <w:rFonts w:eastAsia="Times New Roman"/>
        </w:rPr>
        <w:t xml:space="preserve">osti kulki laivala </w:t>
      </w:r>
      <w:r w:rsidR="00241B6D">
        <w:rPr>
          <w:rFonts w:eastAsia="Times New Roman"/>
        </w:rPr>
        <w:t>[</w:t>
      </w:r>
      <w:r w:rsidR="006E1305" w:rsidRPr="00241B6D">
        <w:rPr>
          <w:rFonts w:eastAsia="Times New Roman"/>
        </w:rPr>
        <w:t>merta</w:t>
      </w:r>
      <w:r w:rsidR="006E1305" w:rsidRPr="00085A1F">
        <w:rPr>
          <w:rFonts w:eastAsia="Times New Roman"/>
          <w:i/>
        </w:rPr>
        <w:t xml:space="preserve"> </w:t>
      </w:r>
      <w:r w:rsidR="006E1305" w:rsidRPr="00085A1F">
        <w:rPr>
          <w:rFonts w:eastAsia="Times New Roman"/>
          <w:bCs/>
          <w:i/>
        </w:rPr>
        <w:t>myöten</w:t>
      </w:r>
      <w:r w:rsidR="00241B6D">
        <w:rPr>
          <w:rFonts w:eastAsia="Times New Roman"/>
          <w:bCs/>
        </w:rPr>
        <w:t>]</w:t>
      </w:r>
      <w:r w:rsidR="006E1305">
        <w:rPr>
          <w:rFonts w:eastAsia="Times New Roman"/>
          <w:bCs/>
        </w:rPr>
        <w:t>.</w:t>
      </w:r>
    </w:p>
    <w:p w14:paraId="234DE0E5" w14:textId="71D61638" w:rsidR="006E1305" w:rsidRDefault="0075485B" w:rsidP="006E1305">
      <w:pPr>
        <w:rPr>
          <w:rFonts w:eastAsia="Times New Roman"/>
        </w:rPr>
      </w:pPr>
      <w:r>
        <w:rPr>
          <w:rFonts w:eastAsia="Times New Roman"/>
        </w:rPr>
        <w:t>(</w:t>
      </w:r>
      <w:r w:rsidR="006E1305">
        <w:rPr>
          <w:rFonts w:eastAsia="Times New Roman"/>
        </w:rPr>
        <w:t>2) L</w:t>
      </w:r>
      <w:r w:rsidR="00E80DFD">
        <w:rPr>
          <w:rFonts w:eastAsia="Times New Roman"/>
        </w:rPr>
        <w:t>ää</w:t>
      </w:r>
      <w:r w:rsidR="006E1305">
        <w:rPr>
          <w:rFonts w:eastAsia="Times New Roman"/>
        </w:rPr>
        <w:t>kit sanothaan ette</w:t>
      </w:r>
      <w:r w:rsidR="006E1305" w:rsidRPr="00085A1F">
        <w:rPr>
          <w:rFonts w:eastAsia="Times New Roman"/>
        </w:rPr>
        <w:t xml:space="preserve"> pittää </w:t>
      </w:r>
      <w:r w:rsidR="00241B6D">
        <w:rPr>
          <w:rFonts w:eastAsia="Times New Roman"/>
        </w:rPr>
        <w:t>[</w:t>
      </w:r>
      <w:r w:rsidR="006E1305" w:rsidRPr="00241B6D">
        <w:rPr>
          <w:rFonts w:eastAsia="Times New Roman"/>
        </w:rPr>
        <w:t>trappui</w:t>
      </w:r>
      <w:r w:rsidR="006E1305" w:rsidRPr="00085A1F">
        <w:rPr>
          <w:rFonts w:eastAsia="Times New Roman"/>
          <w:bCs/>
          <w:i/>
        </w:rPr>
        <w:t xml:space="preserve"> myöđe</w:t>
      </w:r>
      <w:r w:rsidR="006E1305">
        <w:rPr>
          <w:rFonts w:eastAsia="Times New Roman"/>
          <w:bCs/>
          <w:i/>
        </w:rPr>
        <w:t>n</w:t>
      </w:r>
      <w:r w:rsidR="00241B6D">
        <w:rPr>
          <w:rFonts w:eastAsia="Times New Roman"/>
          <w:bCs/>
        </w:rPr>
        <w:t>]</w:t>
      </w:r>
      <w:r w:rsidR="006E1305" w:rsidRPr="00085A1F">
        <w:rPr>
          <w:rFonts w:eastAsia="Times New Roman"/>
          <w:bCs/>
          <w:i/>
        </w:rPr>
        <w:t xml:space="preserve"> </w:t>
      </w:r>
      <w:r w:rsidR="006E1305" w:rsidRPr="00085A1F">
        <w:rPr>
          <w:rFonts w:eastAsia="Times New Roman"/>
        </w:rPr>
        <w:t>käyđä</w:t>
      </w:r>
      <w:r w:rsidR="006E1305">
        <w:rPr>
          <w:rFonts w:eastAsia="Times New Roman"/>
        </w:rPr>
        <w:t>.</w:t>
      </w:r>
    </w:p>
    <w:p w14:paraId="7DB96FFA" w14:textId="665734BB" w:rsidR="006E1305" w:rsidRDefault="0075485B" w:rsidP="006E1305">
      <w:pPr>
        <w:rPr>
          <w:lang w:val="fi-FI"/>
        </w:rPr>
      </w:pPr>
      <w:r>
        <w:rPr>
          <w:lang w:val="fi-FI"/>
        </w:rPr>
        <w:t>(</w:t>
      </w:r>
      <w:r w:rsidR="006E1305">
        <w:rPr>
          <w:lang w:val="fi-FI"/>
        </w:rPr>
        <w:t>3) Siit</w:t>
      </w:r>
      <w:r w:rsidR="006E1305" w:rsidRPr="00085A1F">
        <w:rPr>
          <w:lang w:val="fi-FI"/>
        </w:rPr>
        <w:t xml:space="preserve">ä </w:t>
      </w:r>
      <w:r w:rsidR="006E1305">
        <w:rPr>
          <w:lang w:val="fi-FI"/>
        </w:rPr>
        <w:t xml:space="preserve">se </w:t>
      </w:r>
      <w:r w:rsidR="006E1305" w:rsidRPr="00085A1F">
        <w:rPr>
          <w:lang w:val="fi-FI"/>
        </w:rPr>
        <w:t xml:space="preserve">lähti </w:t>
      </w:r>
      <w:r w:rsidR="00241B6D">
        <w:rPr>
          <w:lang w:val="fi-FI"/>
        </w:rPr>
        <w:t>[</w:t>
      </w:r>
      <w:r w:rsidR="006E1305">
        <w:rPr>
          <w:i/>
          <w:lang w:val="fi-FI"/>
        </w:rPr>
        <w:t xml:space="preserve">pitkin </w:t>
      </w:r>
      <w:r w:rsidR="006E1305" w:rsidRPr="00241B6D">
        <w:rPr>
          <w:lang w:val="fi-FI"/>
        </w:rPr>
        <w:t>tietä</w:t>
      </w:r>
      <w:r w:rsidR="00241B6D">
        <w:rPr>
          <w:lang w:val="fi-FI"/>
        </w:rPr>
        <w:t>]</w:t>
      </w:r>
      <w:r w:rsidR="006E1305" w:rsidRPr="00085A1F">
        <w:rPr>
          <w:lang w:val="fi-FI"/>
        </w:rPr>
        <w:t xml:space="preserve"> laukkom</w:t>
      </w:r>
      <w:r w:rsidR="006E1305">
        <w:rPr>
          <w:lang w:val="fi-FI"/>
        </w:rPr>
        <w:t>haan.</w:t>
      </w:r>
    </w:p>
    <w:p w14:paraId="4E09D244" w14:textId="16D03CDD" w:rsidR="006E1305" w:rsidRPr="00085A1F" w:rsidRDefault="0075485B" w:rsidP="006E1305">
      <w:pPr>
        <w:rPr>
          <w:lang w:val="fi-FI"/>
        </w:rPr>
      </w:pPr>
      <w:r>
        <w:rPr>
          <w:lang w:val="fi-FI"/>
        </w:rPr>
        <w:t>(</w:t>
      </w:r>
      <w:r w:rsidR="006E1305">
        <w:rPr>
          <w:lang w:val="fi-FI"/>
        </w:rPr>
        <w:t>4) E</w:t>
      </w:r>
      <w:r w:rsidR="006E1305" w:rsidRPr="00085A1F">
        <w:rPr>
          <w:lang w:val="fi-FI"/>
        </w:rPr>
        <w:t>i saa</w:t>
      </w:r>
      <w:r w:rsidR="006E1305">
        <w:rPr>
          <w:lang w:val="fi-FI"/>
        </w:rPr>
        <w:t>nu</w:t>
      </w:r>
      <w:r w:rsidR="006E1305" w:rsidRPr="00085A1F">
        <w:rPr>
          <w:lang w:val="fi-FI"/>
        </w:rPr>
        <w:t xml:space="preserve"> viinaa tu</w:t>
      </w:r>
      <w:r w:rsidR="006E1305">
        <w:rPr>
          <w:lang w:val="fi-FI"/>
        </w:rPr>
        <w:t>u</w:t>
      </w:r>
      <w:r w:rsidR="006E1305" w:rsidRPr="00085A1F">
        <w:rPr>
          <w:lang w:val="fi-FI"/>
        </w:rPr>
        <w:t xml:space="preserve">a </w:t>
      </w:r>
      <w:r w:rsidR="00241B6D">
        <w:rPr>
          <w:lang w:val="fi-FI"/>
        </w:rPr>
        <w:t>[</w:t>
      </w:r>
      <w:r w:rsidR="006E1305" w:rsidRPr="00085A1F">
        <w:rPr>
          <w:i/>
          <w:lang w:val="fi-FI"/>
        </w:rPr>
        <w:t xml:space="preserve">yli </w:t>
      </w:r>
      <w:r w:rsidR="006E1305" w:rsidRPr="00241B6D">
        <w:rPr>
          <w:lang w:val="fi-FI"/>
        </w:rPr>
        <w:t>rajan</w:t>
      </w:r>
      <w:r w:rsidR="00241B6D">
        <w:rPr>
          <w:lang w:val="fi-FI"/>
        </w:rPr>
        <w:t>]</w:t>
      </w:r>
      <w:r w:rsidR="006E1305">
        <w:rPr>
          <w:lang w:val="fi-FI"/>
        </w:rPr>
        <w:t>.</w:t>
      </w:r>
    </w:p>
    <w:p w14:paraId="69D44BB3" w14:textId="522AC938" w:rsidR="006E1305" w:rsidRPr="00085A1F" w:rsidRDefault="0075485B" w:rsidP="006E1305">
      <w:pPr>
        <w:rPr>
          <w:lang w:val="fi-FI"/>
        </w:rPr>
      </w:pPr>
      <w:r>
        <w:rPr>
          <w:lang w:val="fi-FI"/>
        </w:rPr>
        <w:t>(</w:t>
      </w:r>
      <w:r w:rsidR="006E1305">
        <w:rPr>
          <w:lang w:val="fi-FI"/>
        </w:rPr>
        <w:t>5) Mie olen kuitenki yhen reis</w:t>
      </w:r>
      <w:r w:rsidR="006E1305" w:rsidRPr="00085A1F">
        <w:rPr>
          <w:lang w:val="fi-FI"/>
        </w:rPr>
        <w:t xml:space="preserve">un kesän aikana menny käyen </w:t>
      </w:r>
      <w:r w:rsidR="00241B6D">
        <w:rPr>
          <w:lang w:val="fi-FI"/>
        </w:rPr>
        <w:t>[</w:t>
      </w:r>
      <w:r w:rsidR="006E1305" w:rsidRPr="00085A1F">
        <w:rPr>
          <w:i/>
          <w:lang w:val="fi-FI"/>
        </w:rPr>
        <w:t>yli</w:t>
      </w:r>
      <w:r w:rsidR="00512526">
        <w:rPr>
          <w:i/>
          <w:lang w:val="fi-FI"/>
        </w:rPr>
        <w:t>t</w:t>
      </w:r>
      <w:r w:rsidR="006E1305" w:rsidRPr="00085A1F">
        <w:rPr>
          <w:i/>
          <w:lang w:val="fi-FI"/>
        </w:rPr>
        <w:t xml:space="preserve"> </w:t>
      </w:r>
      <w:r w:rsidR="006E1305" w:rsidRPr="00241B6D">
        <w:rPr>
          <w:lang w:val="fi-FI"/>
        </w:rPr>
        <w:t>tunturin</w:t>
      </w:r>
      <w:r w:rsidR="00241B6D">
        <w:rPr>
          <w:lang w:val="fi-FI"/>
        </w:rPr>
        <w:t>]</w:t>
      </w:r>
      <w:r w:rsidR="006E1305">
        <w:rPr>
          <w:lang w:val="fi-FI"/>
        </w:rPr>
        <w:t>.</w:t>
      </w:r>
    </w:p>
    <w:p w14:paraId="1068F96E" w14:textId="5679EE1B" w:rsidR="006E1305" w:rsidRDefault="0075485B" w:rsidP="006E1305">
      <w:pPr>
        <w:rPr>
          <w:i/>
        </w:rPr>
      </w:pPr>
      <w:r>
        <w:t>(</w:t>
      </w:r>
      <w:r w:rsidR="006E1305">
        <w:t>6) O</w:t>
      </w:r>
      <w:r w:rsidR="006E1305" w:rsidRPr="00085A1F">
        <w:t>petuslapset meni</w:t>
      </w:r>
      <w:r w:rsidR="003E27F4">
        <w:t>t</w:t>
      </w:r>
      <w:r w:rsidR="006E1305" w:rsidRPr="00085A1F">
        <w:t xml:space="preserve"> </w:t>
      </w:r>
      <w:r w:rsidR="00241B6D">
        <w:t>[</w:t>
      </w:r>
      <w:r w:rsidR="00241B6D">
        <w:rPr>
          <w:i/>
        </w:rPr>
        <w:t xml:space="preserve">poikkit </w:t>
      </w:r>
      <w:r w:rsidR="00241B6D" w:rsidRPr="00241B6D">
        <w:t>Punasen</w:t>
      </w:r>
      <w:r w:rsidR="006E1305" w:rsidRPr="00241B6D">
        <w:t>meren</w:t>
      </w:r>
      <w:r w:rsidR="00241B6D">
        <w:t>]</w:t>
      </w:r>
      <w:r w:rsidR="001B127A" w:rsidRPr="001B127A">
        <w:t>.</w:t>
      </w:r>
    </w:p>
    <w:p w14:paraId="2635BDEA" w14:textId="798A1197" w:rsidR="006E1305" w:rsidRDefault="0075485B" w:rsidP="006E1305">
      <w:pPr>
        <w:rPr>
          <w:rFonts w:ascii="sans-serif" w:eastAsia="Times New Roman" w:hAnsi="sans-serif"/>
          <w:i/>
        </w:rPr>
      </w:pPr>
      <w:r>
        <w:rPr>
          <w:rFonts w:ascii="sans-serif" w:eastAsia="Times New Roman" w:hAnsi="sans-serif"/>
        </w:rPr>
        <w:t>(</w:t>
      </w:r>
      <w:r w:rsidR="006E1305">
        <w:rPr>
          <w:rFonts w:ascii="sans-serif" w:eastAsia="Times New Roman" w:hAnsi="sans-serif"/>
        </w:rPr>
        <w:t>7) Yhđen</w:t>
      </w:r>
      <w:r w:rsidR="006E1305" w:rsidRPr="00085A1F">
        <w:rPr>
          <w:rFonts w:ascii="sans-serif" w:eastAsia="Times New Roman" w:hAnsi="sans-serif"/>
        </w:rPr>
        <w:t xml:space="preserve"> puu</w:t>
      </w:r>
      <w:r w:rsidR="006E1305">
        <w:rPr>
          <w:rFonts w:ascii="sans-serif" w:eastAsia="Times New Roman" w:hAnsi="sans-serif"/>
        </w:rPr>
        <w:t>n oli kaađ</w:t>
      </w:r>
      <w:r w:rsidR="006E1305" w:rsidRPr="00085A1F">
        <w:rPr>
          <w:rFonts w:ascii="sans-serif" w:eastAsia="Times New Roman" w:hAnsi="sans-serif"/>
        </w:rPr>
        <w:t xml:space="preserve">ettu </w:t>
      </w:r>
      <w:r w:rsidR="00241B6D">
        <w:rPr>
          <w:rFonts w:ascii="sans-serif" w:eastAsia="Times New Roman" w:hAnsi="sans-serif"/>
        </w:rPr>
        <w:t>[</w:t>
      </w:r>
      <w:r w:rsidR="006E1305" w:rsidRPr="00085A1F">
        <w:rPr>
          <w:rFonts w:ascii="sans-serif" w:eastAsia="Times New Roman" w:hAnsi="sans-serif"/>
          <w:i/>
        </w:rPr>
        <w:t xml:space="preserve">poikki </w:t>
      </w:r>
      <w:r w:rsidR="006E1305" w:rsidRPr="00241B6D">
        <w:rPr>
          <w:rFonts w:ascii="sans-serif" w:eastAsia="Times New Roman" w:hAnsi="sans-serif"/>
        </w:rPr>
        <w:t>joven</w:t>
      </w:r>
      <w:r w:rsidR="00241B6D">
        <w:rPr>
          <w:rFonts w:ascii="sans-serif" w:eastAsia="Times New Roman" w:hAnsi="sans-serif"/>
        </w:rPr>
        <w:t>]</w:t>
      </w:r>
      <w:r w:rsidR="001B127A" w:rsidRPr="001B127A">
        <w:rPr>
          <w:rFonts w:ascii="sans-serif" w:eastAsia="Times New Roman" w:hAnsi="sans-serif"/>
        </w:rPr>
        <w:t>.</w:t>
      </w:r>
    </w:p>
    <w:p w14:paraId="76C38263" w14:textId="62CDF6FA" w:rsidR="006E1305" w:rsidRDefault="0075485B" w:rsidP="006E1305">
      <w:pPr>
        <w:rPr>
          <w:lang w:val="is-IS"/>
        </w:rPr>
      </w:pPr>
      <w:r>
        <w:rPr>
          <w:lang w:val="is-IS"/>
        </w:rPr>
        <w:t>(</w:t>
      </w:r>
      <w:r w:rsidR="006E1305">
        <w:rPr>
          <w:lang w:val="is-IS"/>
        </w:rPr>
        <w:t xml:space="preserve">8) </w:t>
      </w:r>
      <w:r w:rsidR="003F62F2">
        <w:rPr>
          <w:lang w:val="is-IS"/>
        </w:rPr>
        <w:t>Rairhoon</w:t>
      </w:r>
      <w:r w:rsidR="006E1305" w:rsidRPr="00085A1F">
        <w:rPr>
          <w:lang w:val="is-IS"/>
        </w:rPr>
        <w:t xml:space="preserve"> menthiin </w:t>
      </w:r>
      <w:r w:rsidR="00241B6D">
        <w:rPr>
          <w:lang w:val="is-IS"/>
        </w:rPr>
        <w:t>[</w:t>
      </w:r>
      <w:r w:rsidR="006E1305" w:rsidRPr="00241B6D">
        <w:rPr>
          <w:lang w:val="is-IS"/>
        </w:rPr>
        <w:t>Trollijärven</w:t>
      </w:r>
      <w:r w:rsidR="006E1305" w:rsidRPr="00085A1F">
        <w:rPr>
          <w:i/>
          <w:lang w:val="is-IS"/>
        </w:rPr>
        <w:t xml:space="preserve"> siut</w:t>
      </w:r>
      <w:r w:rsidR="00241B6D">
        <w:rPr>
          <w:lang w:val="is-IS"/>
        </w:rPr>
        <w:t>]</w:t>
      </w:r>
      <w:r w:rsidR="006E1305">
        <w:rPr>
          <w:lang w:val="is-IS"/>
        </w:rPr>
        <w:t>.</w:t>
      </w:r>
    </w:p>
    <w:p w14:paraId="47765E82" w14:textId="77777777" w:rsidR="00F904D4" w:rsidRDefault="0075485B" w:rsidP="006E1305">
      <w:pPr>
        <w:rPr>
          <w:rFonts w:eastAsia="Times New Roman"/>
        </w:rPr>
      </w:pPr>
      <w:r>
        <w:rPr>
          <w:rFonts w:eastAsia="Times New Roman"/>
        </w:rPr>
        <w:t>(</w:t>
      </w:r>
      <w:r w:rsidR="006E1305">
        <w:rPr>
          <w:rFonts w:eastAsia="Times New Roman"/>
        </w:rPr>
        <w:t>9) Pykejä</w:t>
      </w:r>
      <w:r w:rsidR="006E1305" w:rsidRPr="00085A1F">
        <w:rPr>
          <w:rFonts w:eastAsia="Times New Roman"/>
        </w:rPr>
        <w:t xml:space="preserve">sta </w:t>
      </w:r>
      <w:r w:rsidR="006E1305">
        <w:rPr>
          <w:rFonts w:eastAsia="Times New Roman"/>
        </w:rPr>
        <w:t xml:space="preserve">mennee </w:t>
      </w:r>
      <w:r w:rsidR="00241B6D">
        <w:rPr>
          <w:rFonts w:eastAsia="Times New Roman"/>
        </w:rPr>
        <w:t>[</w:t>
      </w:r>
      <w:r w:rsidR="006E1305" w:rsidRPr="00241B6D">
        <w:rPr>
          <w:rFonts w:eastAsia="Times New Roman"/>
        </w:rPr>
        <w:t>Näätämön</w:t>
      </w:r>
      <w:r w:rsidR="006E1305" w:rsidRPr="00085A1F">
        <w:rPr>
          <w:rFonts w:eastAsia="Times New Roman"/>
          <w:i/>
        </w:rPr>
        <w:t xml:space="preserve"> siutti</w:t>
      </w:r>
      <w:r w:rsidR="00241B6D">
        <w:rPr>
          <w:rFonts w:eastAsia="Times New Roman"/>
        </w:rPr>
        <w:t>]</w:t>
      </w:r>
      <w:r w:rsidR="006E1305" w:rsidRPr="00085A1F">
        <w:rPr>
          <w:rFonts w:eastAsia="Times New Roman"/>
          <w:i/>
        </w:rPr>
        <w:t xml:space="preserve"> </w:t>
      </w:r>
      <w:r w:rsidR="006E1305">
        <w:rPr>
          <w:rFonts w:eastAsia="Times New Roman"/>
        </w:rPr>
        <w:t xml:space="preserve">tie </w:t>
      </w:r>
      <w:r w:rsidR="00241B6D">
        <w:rPr>
          <w:rFonts w:eastAsia="Times New Roman"/>
        </w:rPr>
        <w:t>[</w:t>
      </w:r>
      <w:r w:rsidR="006E1305" w:rsidRPr="00557E3B">
        <w:rPr>
          <w:rFonts w:eastAsia="Times New Roman"/>
          <w:i/>
        </w:rPr>
        <w:t>yli</w:t>
      </w:r>
      <w:r w:rsidR="00241B6D">
        <w:rPr>
          <w:rFonts w:eastAsia="Times New Roman"/>
          <w:i/>
        </w:rPr>
        <w:t>tte</w:t>
      </w:r>
      <w:r w:rsidR="006E1305" w:rsidRPr="00557E3B">
        <w:rPr>
          <w:rFonts w:eastAsia="Times New Roman"/>
          <w:i/>
        </w:rPr>
        <w:t xml:space="preserve"> </w:t>
      </w:r>
      <w:r w:rsidR="006E1305" w:rsidRPr="00241B6D">
        <w:rPr>
          <w:rFonts w:eastAsia="Times New Roman"/>
        </w:rPr>
        <w:t>tunturitten</w:t>
      </w:r>
      <w:r w:rsidR="00241B6D">
        <w:rPr>
          <w:rFonts w:eastAsia="Times New Roman"/>
        </w:rPr>
        <w:t>]</w:t>
      </w:r>
      <w:r w:rsidR="006E1305">
        <w:rPr>
          <w:rFonts w:eastAsia="Times New Roman"/>
        </w:rPr>
        <w:t xml:space="preserve"> tuone S</w:t>
      </w:r>
      <w:r w:rsidR="006E1305" w:rsidRPr="00085A1F">
        <w:rPr>
          <w:rFonts w:eastAsia="Times New Roman"/>
        </w:rPr>
        <w:t>otankyl</w:t>
      </w:r>
      <w:r w:rsidR="006E1305">
        <w:rPr>
          <w:rFonts w:eastAsia="Times New Roman"/>
        </w:rPr>
        <w:t>h</w:t>
      </w:r>
      <w:r w:rsidR="006E1305" w:rsidRPr="00085A1F">
        <w:rPr>
          <w:rFonts w:eastAsia="Times New Roman"/>
        </w:rPr>
        <w:t>ään</w:t>
      </w:r>
      <w:r w:rsidR="00F904D4">
        <w:rPr>
          <w:rFonts w:eastAsia="Times New Roman"/>
        </w:rPr>
        <w:t>.</w:t>
      </w:r>
    </w:p>
    <w:p w14:paraId="275B76CE" w14:textId="6A39D391" w:rsidR="006E1305" w:rsidRPr="00085A1F" w:rsidRDefault="0075485B" w:rsidP="006E1305">
      <w:r>
        <w:t>(</w:t>
      </w:r>
      <w:r w:rsidR="006E1305">
        <w:t xml:space="preserve">10) </w:t>
      </w:r>
      <w:r w:rsidR="006E1305" w:rsidRPr="00085A1F">
        <w:t xml:space="preserve">Net tulit </w:t>
      </w:r>
      <w:r w:rsidR="00241B6D">
        <w:t>[</w:t>
      </w:r>
      <w:r w:rsidR="006E1305" w:rsidRPr="00241B6D">
        <w:t>Inarin</w:t>
      </w:r>
      <w:r w:rsidR="006E1305" w:rsidRPr="00085A1F">
        <w:rPr>
          <w:i/>
        </w:rPr>
        <w:t xml:space="preserve"> kautta</w:t>
      </w:r>
      <w:r w:rsidR="00241B6D">
        <w:t>]</w:t>
      </w:r>
      <w:r w:rsidR="006E1305" w:rsidRPr="00085A1F">
        <w:t xml:space="preserve"> Reisivuonho</w:t>
      </w:r>
      <w:r w:rsidR="00241B6D">
        <w:t>on poroila.</w:t>
      </w:r>
    </w:p>
    <w:p w14:paraId="7AE98776" w14:textId="2BC201B5" w:rsidR="006E1305" w:rsidRDefault="0075485B" w:rsidP="006E1305">
      <w:pPr>
        <w:rPr>
          <w:rFonts w:ascii="sans-serif" w:eastAsia="Times New Roman" w:hAnsi="sans-serif"/>
          <w:i/>
        </w:rPr>
      </w:pPr>
      <w:r>
        <w:rPr>
          <w:rFonts w:ascii="sans-serif" w:eastAsia="Times New Roman" w:hAnsi="sans-serif"/>
        </w:rPr>
        <w:t>(</w:t>
      </w:r>
      <w:r w:rsidR="00425644">
        <w:rPr>
          <w:rFonts w:ascii="sans-serif" w:eastAsia="Times New Roman" w:hAnsi="sans-serif"/>
        </w:rPr>
        <w:t>11) Net porot kuljit</w:t>
      </w:r>
      <w:r w:rsidR="006E1305" w:rsidRPr="00085A1F">
        <w:rPr>
          <w:rFonts w:ascii="sans-serif" w:eastAsia="Times New Roman" w:hAnsi="sans-serif"/>
        </w:rPr>
        <w:t xml:space="preserve"> </w:t>
      </w:r>
      <w:r w:rsidR="00425644">
        <w:rPr>
          <w:rFonts w:ascii="sans-serif" w:eastAsia="Times New Roman" w:hAnsi="sans-serif"/>
        </w:rPr>
        <w:t>[</w:t>
      </w:r>
      <w:r w:rsidR="006E1305" w:rsidRPr="00085A1F">
        <w:rPr>
          <w:rFonts w:ascii="sans-serif" w:eastAsia="Times New Roman" w:hAnsi="sans-serif"/>
          <w:i/>
        </w:rPr>
        <w:t>läpi</w:t>
      </w:r>
      <w:r w:rsidR="006E1305">
        <w:rPr>
          <w:rFonts w:ascii="sans-serif" w:eastAsia="Times New Roman" w:hAnsi="sans-serif"/>
          <w:i/>
        </w:rPr>
        <w:t>tte</w:t>
      </w:r>
      <w:r w:rsidR="006E1305" w:rsidRPr="00085A1F">
        <w:rPr>
          <w:rFonts w:ascii="sans-serif" w:eastAsia="Times New Roman" w:hAnsi="sans-serif"/>
          <w:i/>
        </w:rPr>
        <w:t xml:space="preserve"> </w:t>
      </w:r>
      <w:r w:rsidR="006E1305" w:rsidRPr="00425644">
        <w:rPr>
          <w:rFonts w:ascii="sans-serif" w:eastAsia="Times New Roman" w:hAnsi="sans-serif"/>
        </w:rPr>
        <w:t>kentitten</w:t>
      </w:r>
      <w:r w:rsidR="00425644">
        <w:rPr>
          <w:rFonts w:ascii="sans-serif" w:eastAsia="Times New Roman" w:hAnsi="sans-serif"/>
        </w:rPr>
        <w:t>].</w:t>
      </w:r>
    </w:p>
    <w:p w14:paraId="6BFEB6C5" w14:textId="4C790028" w:rsidR="006E1305" w:rsidRDefault="0075485B" w:rsidP="006E1305">
      <w:pPr>
        <w:rPr>
          <w:rFonts w:eastAsia="Times New Roman"/>
        </w:rPr>
      </w:pPr>
      <w:r>
        <w:rPr>
          <w:rFonts w:ascii="sans-serif" w:eastAsia="Times New Roman" w:hAnsi="sans-serif"/>
        </w:rPr>
        <w:t>(</w:t>
      </w:r>
      <w:r w:rsidR="006E1305">
        <w:rPr>
          <w:rFonts w:ascii="sans-serif" w:eastAsia="Times New Roman" w:hAnsi="sans-serif"/>
        </w:rPr>
        <w:t xml:space="preserve">12) Met </w:t>
      </w:r>
      <w:r w:rsidR="006E1305">
        <w:rPr>
          <w:rFonts w:eastAsia="Times New Roman"/>
        </w:rPr>
        <w:t>menimä</w:t>
      </w:r>
      <w:r w:rsidR="006E1305" w:rsidRPr="00085A1F">
        <w:rPr>
          <w:rFonts w:eastAsia="Times New Roman"/>
        </w:rPr>
        <w:t xml:space="preserve"> </w:t>
      </w:r>
      <w:r w:rsidR="00425644">
        <w:rPr>
          <w:rFonts w:eastAsia="Times New Roman"/>
        </w:rPr>
        <w:t>[</w:t>
      </w:r>
      <w:r w:rsidR="006E1305" w:rsidRPr="00425644">
        <w:rPr>
          <w:rFonts w:eastAsia="Times New Roman"/>
        </w:rPr>
        <w:t>jään</w:t>
      </w:r>
      <w:r w:rsidR="006E1305" w:rsidRPr="00085A1F">
        <w:rPr>
          <w:rFonts w:eastAsia="Times New Roman"/>
          <w:i/>
        </w:rPr>
        <w:t xml:space="preserve"> läpi</w:t>
      </w:r>
      <w:r w:rsidR="00425644">
        <w:rPr>
          <w:rFonts w:eastAsia="Times New Roman"/>
        </w:rPr>
        <w:t>]</w:t>
      </w:r>
      <w:r w:rsidR="001B127A" w:rsidRPr="001B127A">
        <w:rPr>
          <w:rFonts w:eastAsia="Times New Roman"/>
        </w:rPr>
        <w:t>.</w:t>
      </w:r>
    </w:p>
    <w:p w14:paraId="6F54CEAB" w14:textId="634BD6FE" w:rsidR="00C53E52" w:rsidRDefault="00C53E52" w:rsidP="00C53E52">
      <w:pPr>
        <w:pStyle w:val="Overskrift3"/>
      </w:pPr>
      <w:bookmarkStart w:id="2085" w:name="_Toc311273982"/>
      <w:r>
        <w:t>Paikan adposisuunit ja komplementin kaasus</w:t>
      </w:r>
      <w:bookmarkEnd w:id="2085"/>
    </w:p>
    <w:p w14:paraId="3CE0F000" w14:textId="3D398D5B" w:rsidR="00DC395E" w:rsidRDefault="00C53E52" w:rsidP="00C53E52">
      <w:r>
        <w:t xml:space="preserve">Ylipuolelta näjemä ette </w:t>
      </w:r>
      <w:r w:rsidR="00DC395E">
        <w:t>semmoiset paikan ad</w:t>
      </w:r>
      <w:r>
        <w:t>posisuunit</w:t>
      </w:r>
      <w:r w:rsidR="00DC395E">
        <w:t>, minkä fu</w:t>
      </w:r>
      <w:r w:rsidR="00841B41">
        <w:t>n</w:t>
      </w:r>
      <w:r w:rsidR="00DC395E">
        <w:t>ksuuni oon asento toisen paikan suhtheen,</w:t>
      </w:r>
      <w:r>
        <w:t xml:space="preserve"> oon enniimitten postposisuunit minkä kans komplementti oon </w:t>
      </w:r>
      <w:r w:rsidR="00A27713">
        <w:t>genitiiv</w:t>
      </w:r>
      <w:r>
        <w:t xml:space="preserve">issä. </w:t>
      </w:r>
      <w:r w:rsidR="00DC395E">
        <w:t>Välimatkaa ilmoitethaan taas usheimitten preposisuuniila, minkä komplementti oon partitiiviss</w:t>
      </w:r>
      <w:r w:rsidR="008E210E">
        <w:t>a. Ruuttaa eli väylää ilmoittaa</w:t>
      </w:r>
      <w:r w:rsidR="00B54962">
        <w:t>vii</w:t>
      </w:r>
      <w:r w:rsidR="00DC395E">
        <w:t xml:space="preserve"> adposisuunii</w:t>
      </w:r>
      <w:r w:rsidR="001E4050">
        <w:t>ta</w:t>
      </w:r>
      <w:r w:rsidR="00DC395E">
        <w:t xml:space="preserve"> oon molemanlaisssii. Mutta löyt</w:t>
      </w:r>
      <w:r w:rsidR="008E210E">
        <w:t>yy kans paikan postposisuuniita</w:t>
      </w:r>
      <w:r w:rsidR="00DC395E">
        <w:t xml:space="preserve"> minkä komplementti oon partitiivissa</w:t>
      </w:r>
      <w:r w:rsidR="008E210E">
        <w:t>, ja preposisuuniita</w:t>
      </w:r>
      <w:r w:rsidR="00DC395E">
        <w:t xml:space="preserve"> minkä komplementti oon </w:t>
      </w:r>
      <w:r w:rsidR="00A27713">
        <w:t>genitiiv</w:t>
      </w:r>
      <w:r w:rsidR="00DC395E">
        <w:t>issä.</w:t>
      </w:r>
    </w:p>
    <w:p w14:paraId="1C35876C" w14:textId="6DF78E90" w:rsidR="00DC395E" w:rsidRPr="00C53E52" w:rsidRDefault="00DC395E" w:rsidP="00C53E52">
      <w:r>
        <w:t>Alapuolelta näjemä kunka eri paikan adposisuunit järjestythään.</w:t>
      </w:r>
    </w:p>
    <w:p w14:paraId="25B69BFA" w14:textId="648BB9D3" w:rsidR="006E1305" w:rsidRDefault="00214041" w:rsidP="00D300DF">
      <w:pPr>
        <w:pStyle w:val="Undertittel"/>
      </w:pPr>
      <w:bookmarkStart w:id="2086" w:name="_Toc241129396"/>
      <w:bookmarkStart w:id="2087" w:name="_Toc311273983"/>
      <w:r>
        <w:t>Tabeli</w:t>
      </w:r>
      <w:r w:rsidR="00B54962">
        <w:t xml:space="preserve"> 58</w:t>
      </w:r>
      <w:r>
        <w:t xml:space="preserve">: Paikan </w:t>
      </w:r>
      <w:r w:rsidR="006E1305">
        <w:t>adposisuunit</w:t>
      </w:r>
      <w:bookmarkEnd w:id="2086"/>
      <w:r>
        <w:t xml:space="preserve"> ja </w:t>
      </w:r>
      <w:r w:rsidR="00F13883">
        <w:t>komplementi</w:t>
      </w:r>
      <w:r>
        <w:t>n kaasus</w:t>
      </w:r>
      <w:bookmarkEnd w:id="2087"/>
    </w:p>
    <w:tbl>
      <w:tblPr>
        <w:tblStyle w:val="Tabellrutenett"/>
        <w:tblW w:w="0" w:type="auto"/>
        <w:tblInd w:w="-72" w:type="dxa"/>
        <w:tblLook w:val="04A0" w:firstRow="1" w:lastRow="0" w:firstColumn="1" w:lastColumn="0" w:noHBand="0" w:noVBand="1"/>
      </w:tblPr>
      <w:tblGrid>
        <w:gridCol w:w="1504"/>
        <w:gridCol w:w="2989"/>
        <w:gridCol w:w="1752"/>
        <w:gridCol w:w="1070"/>
        <w:gridCol w:w="1279"/>
      </w:tblGrid>
      <w:tr w:rsidR="00C034AC" w:rsidRPr="00F87510" w14:paraId="0B69175C" w14:textId="77777777" w:rsidTr="00ED15D6">
        <w:tc>
          <w:tcPr>
            <w:tcW w:w="1528" w:type="dxa"/>
            <w:vMerge w:val="restart"/>
          </w:tcPr>
          <w:p w14:paraId="698A9BC3" w14:textId="10F51B91" w:rsidR="002558AE" w:rsidRDefault="00ED15D6" w:rsidP="00ED15D6">
            <w:r>
              <w:t>Funksuuni</w:t>
            </w:r>
          </w:p>
        </w:tc>
        <w:tc>
          <w:tcPr>
            <w:tcW w:w="4280" w:type="dxa"/>
            <w:gridSpan w:val="2"/>
          </w:tcPr>
          <w:p w14:paraId="05866ECC" w14:textId="77777777" w:rsidR="00C034AC" w:rsidRDefault="00C034AC" w:rsidP="006E1305">
            <w:r>
              <w:t>Postposisuunit</w:t>
            </w:r>
          </w:p>
        </w:tc>
        <w:tc>
          <w:tcPr>
            <w:tcW w:w="0" w:type="auto"/>
            <w:gridSpan w:val="2"/>
          </w:tcPr>
          <w:p w14:paraId="11552B41" w14:textId="77777777" w:rsidR="00C034AC" w:rsidRDefault="00C034AC" w:rsidP="006E1305">
            <w:r>
              <w:t>Preposisuunit</w:t>
            </w:r>
          </w:p>
        </w:tc>
      </w:tr>
      <w:tr w:rsidR="00C034AC" w:rsidRPr="00F87510" w14:paraId="78F8198C" w14:textId="77777777" w:rsidTr="00ED15D6">
        <w:trPr>
          <w:trHeight w:val="425"/>
        </w:trPr>
        <w:tc>
          <w:tcPr>
            <w:tcW w:w="1528" w:type="dxa"/>
            <w:vMerge/>
          </w:tcPr>
          <w:p w14:paraId="59B1E77B" w14:textId="77777777" w:rsidR="00C034AC" w:rsidRDefault="00C034AC" w:rsidP="00ED15D6"/>
        </w:tc>
        <w:tc>
          <w:tcPr>
            <w:tcW w:w="3160" w:type="dxa"/>
          </w:tcPr>
          <w:p w14:paraId="190A4954" w14:textId="074ED2F7" w:rsidR="00C034AC" w:rsidRPr="00F87510" w:rsidRDefault="00A27713" w:rsidP="006E1305">
            <w:r>
              <w:t>Genitiiv</w:t>
            </w:r>
            <w:r w:rsidR="00C034AC">
              <w:t>i</w:t>
            </w:r>
          </w:p>
        </w:tc>
        <w:tc>
          <w:tcPr>
            <w:tcW w:w="0" w:type="auto"/>
          </w:tcPr>
          <w:p w14:paraId="3AABE7B8" w14:textId="77777777" w:rsidR="00C034AC" w:rsidRPr="00F87510" w:rsidRDefault="00C034AC" w:rsidP="006E1305">
            <w:r>
              <w:t>Partitiivi</w:t>
            </w:r>
          </w:p>
        </w:tc>
        <w:tc>
          <w:tcPr>
            <w:tcW w:w="0" w:type="auto"/>
          </w:tcPr>
          <w:p w14:paraId="6FE54D44" w14:textId="78CB04F7" w:rsidR="00C034AC" w:rsidRPr="00F87510" w:rsidRDefault="00A27713" w:rsidP="006E1305">
            <w:r>
              <w:t>Genitiiv</w:t>
            </w:r>
            <w:r w:rsidR="00C034AC">
              <w:t>i</w:t>
            </w:r>
          </w:p>
        </w:tc>
        <w:tc>
          <w:tcPr>
            <w:tcW w:w="0" w:type="auto"/>
          </w:tcPr>
          <w:p w14:paraId="4AD21839" w14:textId="77777777" w:rsidR="00C034AC" w:rsidRPr="00F87510" w:rsidRDefault="00C034AC" w:rsidP="006E1305">
            <w:r>
              <w:t>Partitiivi</w:t>
            </w:r>
          </w:p>
        </w:tc>
      </w:tr>
      <w:tr w:rsidR="006E1305" w:rsidRPr="00F87510" w14:paraId="49FF3A7A" w14:textId="77777777" w:rsidTr="00ED15D6">
        <w:trPr>
          <w:trHeight w:val="1433"/>
        </w:trPr>
        <w:tc>
          <w:tcPr>
            <w:tcW w:w="1528" w:type="dxa"/>
          </w:tcPr>
          <w:p w14:paraId="262F50A3" w14:textId="61F326A3" w:rsidR="006E1305" w:rsidRDefault="00973174" w:rsidP="006E1305">
            <w:r>
              <w:t>Asento toisen paikan suhtheen</w:t>
            </w:r>
          </w:p>
          <w:p w14:paraId="60F8FDB4" w14:textId="00353138" w:rsidR="00B54D2F" w:rsidRPr="00F87510" w:rsidRDefault="00B54D2F" w:rsidP="006E1305">
            <w:r>
              <w:t>(10.1.1)</w:t>
            </w:r>
          </w:p>
        </w:tc>
        <w:tc>
          <w:tcPr>
            <w:tcW w:w="3160" w:type="dxa"/>
          </w:tcPr>
          <w:p w14:paraId="4B29C752" w14:textId="2BAE4038" w:rsidR="006E1305" w:rsidRPr="00ED15D6" w:rsidRDefault="006E1305" w:rsidP="006E1305">
            <w:pPr>
              <w:rPr>
                <w:sz w:val="22"/>
                <w:szCs w:val="22"/>
              </w:rPr>
            </w:pPr>
            <w:r w:rsidRPr="00ED15D6">
              <w:rPr>
                <w:sz w:val="22"/>
                <w:szCs w:val="22"/>
              </w:rPr>
              <w:t>alla</w:t>
            </w:r>
            <w:r w:rsidR="00A90B06" w:rsidRPr="00ED15D6">
              <w:rPr>
                <w:sz w:val="22"/>
                <w:szCs w:val="22"/>
              </w:rPr>
              <w:t xml:space="preserve"> : alta : alle</w:t>
            </w:r>
            <w:r w:rsidR="0075485B">
              <w:rPr>
                <w:sz w:val="22"/>
                <w:szCs w:val="22"/>
              </w:rPr>
              <w:t>(</w:t>
            </w:r>
            <w:r w:rsidR="00A90B06" w:rsidRPr="00ED15D6">
              <w:rPr>
                <w:sz w:val="22"/>
                <w:szCs w:val="22"/>
              </w:rPr>
              <w:t>t)</w:t>
            </w:r>
            <w:r w:rsidRPr="00ED15D6">
              <w:rPr>
                <w:sz w:val="22"/>
                <w:szCs w:val="22"/>
              </w:rPr>
              <w:t>, e</w:t>
            </w:r>
            <w:r w:rsidR="0075485B">
              <w:rPr>
                <w:sz w:val="22"/>
                <w:szCs w:val="22"/>
              </w:rPr>
              <w:t>(</w:t>
            </w:r>
            <w:r w:rsidRPr="00ED15D6">
              <w:rPr>
                <w:sz w:val="22"/>
                <w:szCs w:val="22"/>
              </w:rPr>
              <w:t>đ)essä</w:t>
            </w:r>
            <w:r w:rsidR="00A90B06" w:rsidRPr="00ED15D6">
              <w:rPr>
                <w:sz w:val="22"/>
                <w:szCs w:val="22"/>
              </w:rPr>
              <w:t xml:space="preserve"> : e</w:t>
            </w:r>
            <w:r w:rsidR="0075485B">
              <w:rPr>
                <w:sz w:val="22"/>
                <w:szCs w:val="22"/>
              </w:rPr>
              <w:t>(</w:t>
            </w:r>
            <w:r w:rsidR="00A90B06" w:rsidRPr="00ED15D6">
              <w:rPr>
                <w:sz w:val="22"/>
                <w:szCs w:val="22"/>
              </w:rPr>
              <w:t>đ)estä : etheen</w:t>
            </w:r>
            <w:r w:rsidRPr="00ED15D6">
              <w:rPr>
                <w:sz w:val="22"/>
                <w:szCs w:val="22"/>
              </w:rPr>
              <w:t>, päälä</w:t>
            </w:r>
            <w:r w:rsidR="00A90B06" w:rsidRPr="00ED15D6">
              <w:rPr>
                <w:sz w:val="22"/>
                <w:szCs w:val="22"/>
              </w:rPr>
              <w:t xml:space="preserve"> : päältä : pääle</w:t>
            </w:r>
            <w:r w:rsidR="0075485B">
              <w:rPr>
                <w:sz w:val="22"/>
                <w:szCs w:val="22"/>
              </w:rPr>
              <w:t>(</w:t>
            </w:r>
            <w:r w:rsidR="00A90B06" w:rsidRPr="00ED15D6">
              <w:rPr>
                <w:sz w:val="22"/>
                <w:szCs w:val="22"/>
              </w:rPr>
              <w:t>t)</w:t>
            </w:r>
            <w:r w:rsidRPr="00ED15D6">
              <w:rPr>
                <w:sz w:val="22"/>
                <w:szCs w:val="22"/>
              </w:rPr>
              <w:t>, takana</w:t>
            </w:r>
            <w:r w:rsidR="00973174">
              <w:rPr>
                <w:sz w:val="22"/>
                <w:szCs w:val="22"/>
              </w:rPr>
              <w:t xml:space="preserve"> : takkaa : taka(t)</w:t>
            </w:r>
            <w:r w:rsidRPr="00ED15D6">
              <w:rPr>
                <w:sz w:val="22"/>
                <w:szCs w:val="22"/>
              </w:rPr>
              <w:t>, tykönä</w:t>
            </w:r>
            <w:r w:rsidR="00973174">
              <w:rPr>
                <w:sz w:val="22"/>
                <w:szCs w:val="22"/>
              </w:rPr>
              <w:t xml:space="preserve"> : tykköö</w:t>
            </w:r>
            <w:r w:rsidR="00512526">
              <w:rPr>
                <w:sz w:val="22"/>
                <w:szCs w:val="22"/>
              </w:rPr>
              <w:t xml:space="preserve"> ~ tyköä</w:t>
            </w:r>
            <w:r w:rsidR="00973174">
              <w:rPr>
                <w:sz w:val="22"/>
                <w:szCs w:val="22"/>
              </w:rPr>
              <w:t xml:space="preserve"> : tykö(t)</w:t>
            </w:r>
            <w:r w:rsidRPr="00ED15D6">
              <w:rPr>
                <w:sz w:val="22"/>
                <w:szCs w:val="22"/>
              </w:rPr>
              <w:t>, vieressä</w:t>
            </w:r>
            <w:r w:rsidR="00A90B06" w:rsidRPr="00ED15D6">
              <w:rPr>
                <w:sz w:val="22"/>
                <w:szCs w:val="22"/>
              </w:rPr>
              <w:t xml:space="preserve"> : vierestä : vierheen</w:t>
            </w:r>
            <w:r w:rsidRPr="00ED15D6">
              <w:rPr>
                <w:sz w:val="22"/>
                <w:szCs w:val="22"/>
              </w:rPr>
              <w:t>, syrjässä</w:t>
            </w:r>
            <w:r w:rsidR="00A90B06" w:rsidRPr="00ED15D6">
              <w:rPr>
                <w:sz w:val="22"/>
                <w:szCs w:val="22"/>
              </w:rPr>
              <w:t xml:space="preserve"> : syrjästä : syrjhään</w:t>
            </w:r>
            <w:r w:rsidRPr="00ED15D6">
              <w:rPr>
                <w:sz w:val="22"/>
                <w:szCs w:val="22"/>
              </w:rPr>
              <w:t>, perässä ~ pörässä</w:t>
            </w:r>
            <w:r w:rsidR="00A90B06" w:rsidRPr="00ED15D6">
              <w:rPr>
                <w:sz w:val="22"/>
                <w:szCs w:val="22"/>
              </w:rPr>
              <w:t xml:space="preserve"> : perästä ~ pörästä : perhään ~ pörhään</w:t>
            </w:r>
            <w:r w:rsidRPr="00ED15D6">
              <w:rPr>
                <w:sz w:val="22"/>
                <w:szCs w:val="22"/>
              </w:rPr>
              <w:t>, sisälä</w:t>
            </w:r>
            <w:r w:rsidR="00A90B06" w:rsidRPr="00ED15D6">
              <w:rPr>
                <w:sz w:val="22"/>
                <w:szCs w:val="22"/>
              </w:rPr>
              <w:t xml:space="preserve"> : sisältä : sisäle</w:t>
            </w:r>
            <w:r w:rsidR="0075485B">
              <w:rPr>
                <w:sz w:val="22"/>
                <w:szCs w:val="22"/>
              </w:rPr>
              <w:t>(</w:t>
            </w:r>
            <w:r w:rsidR="00A90B06" w:rsidRPr="00ED15D6">
              <w:rPr>
                <w:sz w:val="22"/>
                <w:szCs w:val="22"/>
              </w:rPr>
              <w:t>t)</w:t>
            </w:r>
            <w:r w:rsidRPr="00ED15D6">
              <w:rPr>
                <w:sz w:val="22"/>
                <w:szCs w:val="22"/>
              </w:rPr>
              <w:t>, välissä</w:t>
            </w:r>
            <w:r w:rsidR="00A90B06" w:rsidRPr="00ED15D6">
              <w:rPr>
                <w:sz w:val="22"/>
                <w:szCs w:val="22"/>
              </w:rPr>
              <w:t xml:space="preserve"> : välistä : välhiin</w:t>
            </w:r>
            <w:r w:rsidRPr="00ED15D6">
              <w:rPr>
                <w:sz w:val="22"/>
                <w:szCs w:val="22"/>
              </w:rPr>
              <w:t>, välilä</w:t>
            </w:r>
            <w:r w:rsidR="009F575F" w:rsidRPr="00ED15D6">
              <w:rPr>
                <w:sz w:val="22"/>
                <w:szCs w:val="22"/>
              </w:rPr>
              <w:t xml:space="preserve"> : väliltä : välile</w:t>
            </w:r>
            <w:r w:rsidR="0075485B">
              <w:rPr>
                <w:sz w:val="22"/>
                <w:szCs w:val="22"/>
              </w:rPr>
              <w:t>(</w:t>
            </w:r>
            <w:r w:rsidR="009F575F" w:rsidRPr="00ED15D6">
              <w:rPr>
                <w:sz w:val="22"/>
                <w:szCs w:val="22"/>
              </w:rPr>
              <w:t>t)</w:t>
            </w:r>
            <w:r w:rsidRPr="00ED15D6">
              <w:rPr>
                <w:sz w:val="22"/>
                <w:szCs w:val="22"/>
              </w:rPr>
              <w:t>, ympäri</w:t>
            </w:r>
            <w:r w:rsidR="0075485B">
              <w:rPr>
                <w:sz w:val="22"/>
                <w:szCs w:val="22"/>
              </w:rPr>
              <w:t>(</w:t>
            </w:r>
            <w:r w:rsidRPr="00ED15D6">
              <w:rPr>
                <w:sz w:val="22"/>
                <w:szCs w:val="22"/>
              </w:rPr>
              <w:t>t)</w:t>
            </w:r>
          </w:p>
        </w:tc>
        <w:tc>
          <w:tcPr>
            <w:tcW w:w="0" w:type="auto"/>
          </w:tcPr>
          <w:p w14:paraId="1CD061F8" w14:textId="77777777" w:rsidR="006E1305" w:rsidRPr="00ED15D6" w:rsidRDefault="006E1305" w:rsidP="006E1305">
            <w:pPr>
              <w:rPr>
                <w:sz w:val="22"/>
                <w:szCs w:val="22"/>
              </w:rPr>
            </w:pPr>
          </w:p>
        </w:tc>
        <w:tc>
          <w:tcPr>
            <w:tcW w:w="0" w:type="auto"/>
          </w:tcPr>
          <w:p w14:paraId="014B1E05" w14:textId="77777777" w:rsidR="006E1305" w:rsidRPr="00ED15D6" w:rsidRDefault="006E1305" w:rsidP="006E1305">
            <w:pPr>
              <w:rPr>
                <w:sz w:val="22"/>
                <w:szCs w:val="22"/>
              </w:rPr>
            </w:pPr>
          </w:p>
        </w:tc>
        <w:tc>
          <w:tcPr>
            <w:tcW w:w="0" w:type="auto"/>
          </w:tcPr>
          <w:p w14:paraId="7D1B424E" w14:textId="77777777" w:rsidR="00F904D4" w:rsidRDefault="006E1305" w:rsidP="006E1305">
            <w:pPr>
              <w:rPr>
                <w:sz w:val="22"/>
                <w:szCs w:val="22"/>
              </w:rPr>
            </w:pPr>
            <w:r w:rsidRPr="00ED15D6">
              <w:rPr>
                <w:sz w:val="22"/>
                <w:szCs w:val="22"/>
              </w:rPr>
              <w:t>-puolela</w:t>
            </w:r>
            <w:r w:rsidR="00A942B2" w:rsidRPr="00ED15D6">
              <w:rPr>
                <w:sz w:val="22"/>
                <w:szCs w:val="22"/>
              </w:rPr>
              <w:t xml:space="preserve"> :</w:t>
            </w:r>
          </w:p>
          <w:p w14:paraId="325504BF" w14:textId="77777777" w:rsidR="00F904D4" w:rsidRDefault="00A942B2" w:rsidP="006E1305">
            <w:pPr>
              <w:rPr>
                <w:sz w:val="22"/>
                <w:szCs w:val="22"/>
              </w:rPr>
            </w:pPr>
            <w:r w:rsidRPr="00ED15D6">
              <w:rPr>
                <w:sz w:val="22"/>
                <w:szCs w:val="22"/>
              </w:rPr>
              <w:t>-puolelta :</w:t>
            </w:r>
          </w:p>
          <w:p w14:paraId="39CB5EC3" w14:textId="19CB9663" w:rsidR="006E1305" w:rsidRPr="00ED15D6" w:rsidRDefault="00A942B2" w:rsidP="006E1305">
            <w:pPr>
              <w:rPr>
                <w:sz w:val="22"/>
                <w:szCs w:val="22"/>
              </w:rPr>
            </w:pPr>
            <w:r w:rsidRPr="00ED15D6">
              <w:rPr>
                <w:sz w:val="22"/>
                <w:szCs w:val="22"/>
              </w:rPr>
              <w:t>-puolheen</w:t>
            </w:r>
          </w:p>
        </w:tc>
      </w:tr>
      <w:tr w:rsidR="006E1305" w14:paraId="2D42F1A2" w14:textId="77777777" w:rsidTr="00ED15D6">
        <w:trPr>
          <w:cantSplit/>
          <w:trHeight w:val="1298"/>
        </w:trPr>
        <w:tc>
          <w:tcPr>
            <w:tcW w:w="1528" w:type="dxa"/>
          </w:tcPr>
          <w:p w14:paraId="13ADE712" w14:textId="77777777" w:rsidR="006E1305" w:rsidRDefault="006E1305" w:rsidP="00ED15D6">
            <w:r>
              <w:t>Välimatka</w:t>
            </w:r>
          </w:p>
          <w:p w14:paraId="5F73453E" w14:textId="11865A16" w:rsidR="00B54D2F" w:rsidRPr="00F87510" w:rsidRDefault="00B54D2F" w:rsidP="00ED15D6">
            <w:r>
              <w:t>(10.1.2)</w:t>
            </w:r>
          </w:p>
        </w:tc>
        <w:tc>
          <w:tcPr>
            <w:tcW w:w="3160" w:type="dxa"/>
          </w:tcPr>
          <w:p w14:paraId="64343D14" w14:textId="38628AE0" w:rsidR="006E1305" w:rsidRPr="00ED15D6" w:rsidRDefault="00536F26" w:rsidP="006E1305">
            <w:pPr>
              <w:rPr>
                <w:sz w:val="22"/>
                <w:szCs w:val="22"/>
              </w:rPr>
            </w:pPr>
            <w:r w:rsidRPr="00ED15D6">
              <w:rPr>
                <w:sz w:val="22"/>
                <w:szCs w:val="22"/>
              </w:rPr>
              <w:t>likelä : likeltä : likele</w:t>
            </w:r>
            <w:r w:rsidR="0075485B">
              <w:rPr>
                <w:sz w:val="22"/>
                <w:szCs w:val="22"/>
              </w:rPr>
              <w:t>(</w:t>
            </w:r>
            <w:r w:rsidRPr="00ED15D6">
              <w:rPr>
                <w:sz w:val="22"/>
                <w:szCs w:val="22"/>
              </w:rPr>
              <w:t>t)</w:t>
            </w:r>
            <w:r w:rsidR="006E1305" w:rsidRPr="00ED15D6">
              <w:rPr>
                <w:sz w:val="22"/>
                <w:szCs w:val="22"/>
              </w:rPr>
              <w:t xml:space="preserve">, </w:t>
            </w:r>
            <w:r w:rsidR="00D548E6" w:rsidRPr="00ED15D6">
              <w:rPr>
                <w:sz w:val="22"/>
                <w:szCs w:val="22"/>
              </w:rPr>
              <w:t>päässä : päästä : päähän</w:t>
            </w:r>
          </w:p>
        </w:tc>
        <w:tc>
          <w:tcPr>
            <w:tcW w:w="0" w:type="auto"/>
          </w:tcPr>
          <w:p w14:paraId="43181523" w14:textId="77777777" w:rsidR="006E1305" w:rsidRPr="00ED15D6" w:rsidRDefault="006E1305" w:rsidP="006E1305">
            <w:pPr>
              <w:rPr>
                <w:sz w:val="22"/>
                <w:szCs w:val="22"/>
              </w:rPr>
            </w:pPr>
          </w:p>
        </w:tc>
        <w:tc>
          <w:tcPr>
            <w:tcW w:w="0" w:type="auto"/>
          </w:tcPr>
          <w:p w14:paraId="0DEFB6A3" w14:textId="7D0135FD" w:rsidR="006E1305" w:rsidRPr="00ED15D6" w:rsidRDefault="006E1305" w:rsidP="006E1305">
            <w:pPr>
              <w:rPr>
                <w:sz w:val="22"/>
                <w:szCs w:val="22"/>
              </w:rPr>
            </w:pPr>
            <w:r w:rsidRPr="00ED15D6">
              <w:rPr>
                <w:sz w:val="22"/>
                <w:szCs w:val="22"/>
              </w:rPr>
              <w:t>läpi</w:t>
            </w:r>
            <w:r w:rsidR="0075485B">
              <w:rPr>
                <w:sz w:val="22"/>
                <w:szCs w:val="22"/>
              </w:rPr>
              <w:t>(</w:t>
            </w:r>
            <w:r w:rsidR="00AA5648">
              <w:rPr>
                <w:sz w:val="22"/>
                <w:szCs w:val="22"/>
              </w:rPr>
              <w:t>t) ~</w:t>
            </w:r>
            <w:r w:rsidRPr="00ED15D6">
              <w:rPr>
                <w:sz w:val="22"/>
                <w:szCs w:val="22"/>
              </w:rPr>
              <w:t xml:space="preserve"> läpitte, ympäri</w:t>
            </w:r>
            <w:r w:rsidR="0075485B">
              <w:rPr>
                <w:sz w:val="22"/>
                <w:szCs w:val="22"/>
              </w:rPr>
              <w:t>(</w:t>
            </w:r>
            <w:r w:rsidRPr="00ED15D6">
              <w:rPr>
                <w:sz w:val="22"/>
                <w:szCs w:val="22"/>
              </w:rPr>
              <w:t>t)</w:t>
            </w:r>
          </w:p>
        </w:tc>
        <w:tc>
          <w:tcPr>
            <w:tcW w:w="0" w:type="auto"/>
          </w:tcPr>
          <w:p w14:paraId="403E334D" w14:textId="4AE5C1A8" w:rsidR="006E1305" w:rsidRPr="00ED15D6" w:rsidRDefault="00536F26" w:rsidP="006E1305">
            <w:pPr>
              <w:rPr>
                <w:sz w:val="22"/>
                <w:szCs w:val="22"/>
              </w:rPr>
            </w:pPr>
            <w:r w:rsidRPr="00ED15D6">
              <w:rPr>
                <w:sz w:val="22"/>
                <w:szCs w:val="22"/>
              </w:rPr>
              <w:t>likelä : likeltä : likele</w:t>
            </w:r>
            <w:r w:rsidR="0075485B">
              <w:rPr>
                <w:sz w:val="22"/>
                <w:szCs w:val="22"/>
              </w:rPr>
              <w:t>(</w:t>
            </w:r>
            <w:r w:rsidRPr="00ED15D6">
              <w:rPr>
                <w:sz w:val="22"/>
                <w:szCs w:val="22"/>
              </w:rPr>
              <w:t>t),</w:t>
            </w:r>
            <w:r w:rsidRPr="00ED15D6">
              <w:rPr>
                <w:i/>
                <w:sz w:val="22"/>
                <w:szCs w:val="22"/>
              </w:rPr>
              <w:t xml:space="preserve"> </w:t>
            </w:r>
            <w:r w:rsidR="003F62F2" w:rsidRPr="00ED15D6">
              <w:rPr>
                <w:sz w:val="22"/>
                <w:szCs w:val="22"/>
              </w:rPr>
              <w:t>liki</w:t>
            </w:r>
            <w:r w:rsidR="0075485B">
              <w:rPr>
                <w:sz w:val="22"/>
                <w:szCs w:val="22"/>
              </w:rPr>
              <w:t>(</w:t>
            </w:r>
            <w:r w:rsidR="003F62F2" w:rsidRPr="00ED15D6">
              <w:rPr>
                <w:sz w:val="22"/>
                <w:szCs w:val="22"/>
              </w:rPr>
              <w:t>t), likempännä : likemp</w:t>
            </w:r>
            <w:r w:rsidR="0075485B">
              <w:rPr>
                <w:sz w:val="22"/>
                <w:szCs w:val="22"/>
              </w:rPr>
              <w:t>(</w:t>
            </w:r>
            <w:r w:rsidR="003F62F2" w:rsidRPr="00ED15D6">
              <w:rPr>
                <w:sz w:val="22"/>
                <w:szCs w:val="22"/>
              </w:rPr>
              <w:t>p)ää : likemäksi, lähelä : läheltä : lähele</w:t>
            </w:r>
            <w:r w:rsidR="0075485B">
              <w:rPr>
                <w:sz w:val="22"/>
                <w:szCs w:val="22"/>
              </w:rPr>
              <w:t>(</w:t>
            </w:r>
            <w:r w:rsidR="003F62F2" w:rsidRPr="00ED15D6">
              <w:rPr>
                <w:sz w:val="22"/>
                <w:szCs w:val="22"/>
              </w:rPr>
              <w:t>t), keskelä : keskeltä : keskele</w:t>
            </w:r>
            <w:r w:rsidR="0075485B">
              <w:rPr>
                <w:sz w:val="22"/>
                <w:szCs w:val="22"/>
              </w:rPr>
              <w:t>(</w:t>
            </w:r>
            <w:r w:rsidR="003F62F2" w:rsidRPr="00ED15D6">
              <w:rPr>
                <w:sz w:val="22"/>
                <w:szCs w:val="22"/>
              </w:rPr>
              <w:t>t)</w:t>
            </w:r>
            <w:r w:rsidR="00FC38A3" w:rsidRPr="00ED15D6">
              <w:rPr>
                <w:sz w:val="22"/>
                <w:szCs w:val="22"/>
              </w:rPr>
              <w:t>, ympäri</w:t>
            </w:r>
            <w:r w:rsidR="0075485B">
              <w:rPr>
                <w:sz w:val="22"/>
                <w:szCs w:val="22"/>
              </w:rPr>
              <w:t>(</w:t>
            </w:r>
            <w:r w:rsidR="00FC38A3" w:rsidRPr="00ED15D6">
              <w:rPr>
                <w:sz w:val="22"/>
                <w:szCs w:val="22"/>
              </w:rPr>
              <w:t>t)</w:t>
            </w:r>
          </w:p>
        </w:tc>
      </w:tr>
      <w:tr w:rsidR="006E1305" w14:paraId="749B045A" w14:textId="77777777" w:rsidTr="00ED15D6">
        <w:trPr>
          <w:trHeight w:val="434"/>
        </w:trPr>
        <w:tc>
          <w:tcPr>
            <w:tcW w:w="1528" w:type="dxa"/>
          </w:tcPr>
          <w:p w14:paraId="6A3AB6D7" w14:textId="77777777" w:rsidR="006E1305" w:rsidRDefault="006E1305" w:rsidP="00ED15D6">
            <w:r>
              <w:t>Suunta</w:t>
            </w:r>
          </w:p>
          <w:p w14:paraId="7C3C9376" w14:textId="698558FC" w:rsidR="00B54D2F" w:rsidRDefault="00B54D2F" w:rsidP="00ED15D6">
            <w:r>
              <w:t>(10.1.3)</w:t>
            </w:r>
          </w:p>
        </w:tc>
        <w:tc>
          <w:tcPr>
            <w:tcW w:w="3160" w:type="dxa"/>
          </w:tcPr>
          <w:p w14:paraId="3AF21E3D" w14:textId="77777777" w:rsidR="006E1305" w:rsidRPr="00ED15D6" w:rsidRDefault="006E1305" w:rsidP="006E1305">
            <w:pPr>
              <w:rPr>
                <w:sz w:val="22"/>
                <w:szCs w:val="22"/>
              </w:rPr>
            </w:pPr>
          </w:p>
        </w:tc>
        <w:tc>
          <w:tcPr>
            <w:tcW w:w="0" w:type="auto"/>
          </w:tcPr>
          <w:p w14:paraId="757ED41D" w14:textId="77777777" w:rsidR="006E1305" w:rsidRPr="00ED15D6" w:rsidRDefault="006E1305" w:rsidP="006E1305">
            <w:pPr>
              <w:rPr>
                <w:sz w:val="22"/>
                <w:szCs w:val="22"/>
              </w:rPr>
            </w:pPr>
            <w:r w:rsidRPr="00ED15D6">
              <w:rPr>
                <w:sz w:val="22"/>
                <w:szCs w:val="22"/>
              </w:rPr>
              <w:t>vasten, vasthaan</w:t>
            </w:r>
          </w:p>
        </w:tc>
        <w:tc>
          <w:tcPr>
            <w:tcW w:w="0" w:type="auto"/>
          </w:tcPr>
          <w:p w14:paraId="1D9C4117" w14:textId="0B78E008" w:rsidR="006E1305" w:rsidRPr="00ED15D6" w:rsidRDefault="006E1305" w:rsidP="006E1305">
            <w:pPr>
              <w:rPr>
                <w:sz w:val="22"/>
                <w:szCs w:val="22"/>
              </w:rPr>
            </w:pPr>
            <w:r w:rsidRPr="00ED15D6">
              <w:rPr>
                <w:sz w:val="22"/>
                <w:szCs w:val="22"/>
              </w:rPr>
              <w:t>poikki</w:t>
            </w:r>
            <w:r w:rsidR="0075485B">
              <w:rPr>
                <w:sz w:val="22"/>
                <w:szCs w:val="22"/>
              </w:rPr>
              <w:t>(</w:t>
            </w:r>
            <w:r w:rsidRPr="00ED15D6">
              <w:rPr>
                <w:sz w:val="22"/>
                <w:szCs w:val="22"/>
              </w:rPr>
              <w:t>t)</w:t>
            </w:r>
          </w:p>
        </w:tc>
        <w:tc>
          <w:tcPr>
            <w:tcW w:w="0" w:type="auto"/>
          </w:tcPr>
          <w:p w14:paraId="0E79E035" w14:textId="77777777" w:rsidR="006E1305" w:rsidRPr="00ED15D6" w:rsidRDefault="006E1305" w:rsidP="006E1305">
            <w:pPr>
              <w:rPr>
                <w:sz w:val="22"/>
                <w:szCs w:val="22"/>
              </w:rPr>
            </w:pPr>
            <w:r w:rsidRPr="00ED15D6">
              <w:rPr>
                <w:sz w:val="22"/>
                <w:szCs w:val="22"/>
              </w:rPr>
              <w:t>kohti ~ kohđi</w:t>
            </w:r>
          </w:p>
        </w:tc>
      </w:tr>
      <w:tr w:rsidR="006E1305" w14:paraId="1E7AD562" w14:textId="77777777" w:rsidTr="00ED15D6">
        <w:trPr>
          <w:trHeight w:val="992"/>
        </w:trPr>
        <w:tc>
          <w:tcPr>
            <w:tcW w:w="1528" w:type="dxa"/>
          </w:tcPr>
          <w:p w14:paraId="4FD3CDC2" w14:textId="481E1ECB" w:rsidR="006E1305" w:rsidRDefault="006E1305" w:rsidP="00ED15D6">
            <w:r>
              <w:t>Ruutta</w:t>
            </w:r>
            <w:r w:rsidR="00973174">
              <w:t xml:space="preserve"> eli väylä</w:t>
            </w:r>
          </w:p>
          <w:p w14:paraId="7A02EC40" w14:textId="79E5002D" w:rsidR="00CB1312" w:rsidRDefault="00973174" w:rsidP="00ED15D6">
            <w:r>
              <w:t>(</w:t>
            </w:r>
            <w:r w:rsidR="00CB1312">
              <w:t>10.1.4)</w:t>
            </w:r>
          </w:p>
        </w:tc>
        <w:tc>
          <w:tcPr>
            <w:tcW w:w="3160" w:type="dxa"/>
          </w:tcPr>
          <w:p w14:paraId="5D2E4151" w14:textId="577A72FA" w:rsidR="006E1305" w:rsidRPr="00ED15D6" w:rsidRDefault="006E1305" w:rsidP="006E1305">
            <w:pPr>
              <w:rPr>
                <w:sz w:val="22"/>
                <w:szCs w:val="22"/>
              </w:rPr>
            </w:pPr>
            <w:r w:rsidRPr="00ED15D6">
              <w:rPr>
                <w:sz w:val="22"/>
                <w:szCs w:val="22"/>
              </w:rPr>
              <w:t>läpi</w:t>
            </w:r>
            <w:r w:rsidR="0075485B">
              <w:rPr>
                <w:sz w:val="22"/>
                <w:szCs w:val="22"/>
              </w:rPr>
              <w:t>(</w:t>
            </w:r>
            <w:r w:rsidR="00AA5648">
              <w:rPr>
                <w:sz w:val="22"/>
                <w:szCs w:val="22"/>
              </w:rPr>
              <w:t>t) ~</w:t>
            </w:r>
            <w:r w:rsidRPr="00ED15D6">
              <w:rPr>
                <w:sz w:val="22"/>
                <w:szCs w:val="22"/>
              </w:rPr>
              <w:t xml:space="preserve"> läpi</w:t>
            </w:r>
            <w:r w:rsidR="00AA5648">
              <w:rPr>
                <w:sz w:val="22"/>
                <w:szCs w:val="22"/>
              </w:rPr>
              <w:t>tte, sivvu ~</w:t>
            </w:r>
            <w:r w:rsidR="00EF3B5A">
              <w:rPr>
                <w:sz w:val="22"/>
                <w:szCs w:val="22"/>
              </w:rPr>
              <w:t xml:space="preserve"> siu</w:t>
            </w:r>
            <w:r w:rsidR="0075485B">
              <w:rPr>
                <w:sz w:val="22"/>
                <w:szCs w:val="22"/>
              </w:rPr>
              <w:t>(</w:t>
            </w:r>
            <w:r w:rsidR="00AA5648">
              <w:rPr>
                <w:sz w:val="22"/>
                <w:szCs w:val="22"/>
              </w:rPr>
              <w:t>t) ~</w:t>
            </w:r>
            <w:r w:rsidR="00EF3B5A">
              <w:rPr>
                <w:sz w:val="22"/>
                <w:szCs w:val="22"/>
              </w:rPr>
              <w:t xml:space="preserve"> siutti</w:t>
            </w:r>
            <w:r w:rsidR="0075485B">
              <w:rPr>
                <w:sz w:val="22"/>
                <w:szCs w:val="22"/>
              </w:rPr>
              <w:t>(</w:t>
            </w:r>
            <w:r w:rsidR="00EF3B5A">
              <w:rPr>
                <w:sz w:val="22"/>
                <w:szCs w:val="22"/>
              </w:rPr>
              <w:t>t),</w:t>
            </w:r>
            <w:r w:rsidRPr="00ED15D6">
              <w:rPr>
                <w:sz w:val="22"/>
                <w:szCs w:val="22"/>
              </w:rPr>
              <w:t xml:space="preserve"> kautta</w:t>
            </w:r>
          </w:p>
        </w:tc>
        <w:tc>
          <w:tcPr>
            <w:tcW w:w="0" w:type="auto"/>
          </w:tcPr>
          <w:p w14:paraId="528CBA2F" w14:textId="77777777" w:rsidR="006E1305" w:rsidRPr="00ED15D6" w:rsidRDefault="006E1305" w:rsidP="006E1305">
            <w:pPr>
              <w:rPr>
                <w:sz w:val="22"/>
                <w:szCs w:val="22"/>
              </w:rPr>
            </w:pPr>
            <w:r w:rsidRPr="00ED15D6">
              <w:rPr>
                <w:sz w:val="22"/>
                <w:szCs w:val="22"/>
              </w:rPr>
              <w:t>myöten ~ myöđen</w:t>
            </w:r>
          </w:p>
        </w:tc>
        <w:tc>
          <w:tcPr>
            <w:tcW w:w="0" w:type="auto"/>
          </w:tcPr>
          <w:p w14:paraId="7BCF7D47" w14:textId="609E1F28" w:rsidR="006E1305" w:rsidRPr="00ED15D6" w:rsidRDefault="006E1305" w:rsidP="006E1305">
            <w:pPr>
              <w:rPr>
                <w:sz w:val="22"/>
                <w:szCs w:val="22"/>
              </w:rPr>
            </w:pPr>
            <w:r w:rsidRPr="00ED15D6">
              <w:rPr>
                <w:sz w:val="22"/>
                <w:szCs w:val="22"/>
              </w:rPr>
              <w:t>läpi</w:t>
            </w:r>
            <w:r w:rsidR="0075485B">
              <w:rPr>
                <w:sz w:val="22"/>
                <w:szCs w:val="22"/>
              </w:rPr>
              <w:t>(</w:t>
            </w:r>
            <w:r w:rsidR="00AA5648">
              <w:rPr>
                <w:sz w:val="22"/>
                <w:szCs w:val="22"/>
              </w:rPr>
              <w:t>t) ~</w:t>
            </w:r>
            <w:r w:rsidRPr="00ED15D6">
              <w:rPr>
                <w:sz w:val="22"/>
                <w:szCs w:val="22"/>
              </w:rPr>
              <w:t xml:space="preserve"> läpitte, poikki</w:t>
            </w:r>
            <w:r w:rsidR="00272771">
              <w:rPr>
                <w:sz w:val="22"/>
                <w:szCs w:val="22"/>
              </w:rPr>
              <w:t>(t)</w:t>
            </w:r>
            <w:r w:rsidRPr="00ED15D6">
              <w:rPr>
                <w:sz w:val="22"/>
                <w:szCs w:val="22"/>
              </w:rPr>
              <w:t>, yli</w:t>
            </w:r>
            <w:r w:rsidR="0075485B">
              <w:rPr>
                <w:sz w:val="22"/>
                <w:szCs w:val="22"/>
              </w:rPr>
              <w:t>(</w:t>
            </w:r>
            <w:r w:rsidR="00AA5648">
              <w:rPr>
                <w:sz w:val="22"/>
                <w:szCs w:val="22"/>
              </w:rPr>
              <w:t>t) ~</w:t>
            </w:r>
            <w:r w:rsidRPr="00ED15D6">
              <w:rPr>
                <w:sz w:val="22"/>
                <w:szCs w:val="22"/>
              </w:rPr>
              <w:t xml:space="preserve"> ylitte</w:t>
            </w:r>
          </w:p>
        </w:tc>
        <w:tc>
          <w:tcPr>
            <w:tcW w:w="0" w:type="auto"/>
          </w:tcPr>
          <w:p w14:paraId="620615AF" w14:textId="77777777" w:rsidR="006E1305" w:rsidRPr="00ED15D6" w:rsidRDefault="006E1305" w:rsidP="006E1305">
            <w:pPr>
              <w:rPr>
                <w:sz w:val="22"/>
                <w:szCs w:val="22"/>
              </w:rPr>
            </w:pPr>
            <w:r w:rsidRPr="00ED15D6">
              <w:rPr>
                <w:sz w:val="22"/>
                <w:szCs w:val="22"/>
              </w:rPr>
              <w:t>pitkin</w:t>
            </w:r>
          </w:p>
        </w:tc>
      </w:tr>
    </w:tbl>
    <w:p w14:paraId="6573E073" w14:textId="6E6896BD" w:rsidR="0008220D" w:rsidRDefault="0008220D" w:rsidP="0008220D">
      <w:pPr>
        <w:pStyle w:val="Overskrift2"/>
      </w:pPr>
      <w:bookmarkStart w:id="2088" w:name="_Toc311273984"/>
      <w:r w:rsidRPr="00260F21">
        <w:t>Ai</w:t>
      </w:r>
      <w:r>
        <w:t>jan adposisuunit</w:t>
      </w:r>
      <w:bookmarkEnd w:id="2088"/>
    </w:p>
    <w:p w14:paraId="29768235" w14:textId="5FE2D54E" w:rsidR="0008220D" w:rsidRDefault="0008220D" w:rsidP="0008220D">
      <w:r w:rsidRPr="00CD4B1A">
        <w:rPr>
          <w:smallCaps/>
        </w:rPr>
        <w:t>Aijan adposisuunit</w:t>
      </w:r>
      <w:r>
        <w:t xml:space="preserve"> oon osaksi sama</w:t>
      </w:r>
      <w:r w:rsidR="00533E5D">
        <w:t>t ko paikan adposisuunit. Jajama</w:t>
      </w:r>
      <w:r>
        <w:t xml:space="preserve"> net tässä neljheen joukkhoo</w:t>
      </w:r>
      <w:r w:rsidR="00EF3B5A">
        <w:t>n: S</w:t>
      </w:r>
      <w:r>
        <w:t xml:space="preserve">emmoishiin mitä käytethään kellonaijan ilmoittamisessa </w:t>
      </w:r>
      <w:r w:rsidR="0075485B">
        <w:t>(</w:t>
      </w:r>
      <w:r>
        <w:t>1), semmoishiin, mikkä ilmoitethaan</w:t>
      </w:r>
      <w:r w:rsidR="00B52291">
        <w:t>,</w:t>
      </w:r>
      <w:r>
        <w:t xml:space="preserve"> ette tapattumisen aijankohta oon sen ittensä </w:t>
      </w:r>
      <w:r w:rsidR="00F13883">
        <w:t>komplementi</w:t>
      </w:r>
      <w:r>
        <w:t xml:space="preserve">n ilmoittaman aijanjakson sisälä </w:t>
      </w:r>
      <w:r w:rsidR="0075485B">
        <w:t>(</w:t>
      </w:r>
      <w:r>
        <w:t xml:space="preserve">2), semmoishiin, mikkä ilmoitethaan aikkaa ittensä </w:t>
      </w:r>
      <w:r w:rsidR="00F13883">
        <w:t>komplementi</w:t>
      </w:r>
      <w:r>
        <w:t xml:space="preserve">n ulkopuolela </w:t>
      </w:r>
      <w:r w:rsidR="0075485B">
        <w:t>(</w:t>
      </w:r>
      <w:r>
        <w:t>3), ja semmoishiin, mikkä ilmoitethaan</w:t>
      </w:r>
      <w:r w:rsidR="00B52291">
        <w:t>,</w:t>
      </w:r>
      <w:r>
        <w:t xml:space="preserve"> ette jotaki t</w:t>
      </w:r>
      <w:r w:rsidR="00A32F8A">
        <w:t>apattuu koko se</w:t>
      </w:r>
      <w:r w:rsidR="00B52291">
        <w:t>n</w:t>
      </w:r>
      <w:r w:rsidR="00A32F8A">
        <w:t xml:space="preserve"> aijanjakson, mink</w:t>
      </w:r>
      <w:r>
        <w:t xml:space="preserve">ä sen ittensä </w:t>
      </w:r>
      <w:r w:rsidR="005720CC">
        <w:t>komplementti</w:t>
      </w:r>
      <w:r>
        <w:t xml:space="preserve"> ilmoittaa </w:t>
      </w:r>
      <w:r w:rsidR="0075485B">
        <w:t>(</w:t>
      </w:r>
      <w:r>
        <w:t>4).</w:t>
      </w:r>
    </w:p>
    <w:p w14:paraId="426DEA58" w14:textId="5088842A" w:rsidR="0008220D" w:rsidRDefault="0075485B" w:rsidP="0008220D">
      <w:r>
        <w:t>(</w:t>
      </w:r>
      <w:r w:rsidR="0008220D">
        <w:t xml:space="preserve">1) Vasta </w:t>
      </w:r>
      <w:r w:rsidR="0008220D" w:rsidRPr="006537A6">
        <w:rPr>
          <w:i/>
        </w:rPr>
        <w:t>neljän aikana</w:t>
      </w:r>
      <w:r w:rsidR="0008220D">
        <w:t xml:space="preserve"> pääsimä lähtemhään kotia.</w:t>
      </w:r>
    </w:p>
    <w:p w14:paraId="0DC40990" w14:textId="4954A3AF" w:rsidR="0008220D" w:rsidRDefault="0075485B" w:rsidP="0008220D">
      <w:r>
        <w:t>(</w:t>
      </w:r>
      <w:r w:rsidR="0008220D">
        <w:t xml:space="preserve">2) </w:t>
      </w:r>
      <w:r w:rsidR="0008220D" w:rsidRPr="006C6E79">
        <w:rPr>
          <w:i/>
        </w:rPr>
        <w:t>Sođan alussa</w:t>
      </w:r>
      <w:r w:rsidR="0008220D">
        <w:t xml:space="preserve"> met asuima vielä kotona.</w:t>
      </w:r>
    </w:p>
    <w:p w14:paraId="34AF99C0" w14:textId="73784454" w:rsidR="0008220D" w:rsidRDefault="0075485B" w:rsidP="0008220D">
      <w:r>
        <w:t>(</w:t>
      </w:r>
      <w:r w:rsidR="0008220D">
        <w:t xml:space="preserve">3) Sääsket ei vielä kiussaa </w:t>
      </w:r>
      <w:r w:rsidR="0008220D" w:rsidRPr="006C6E79">
        <w:rPr>
          <w:i/>
        </w:rPr>
        <w:t>ennen heinää</w:t>
      </w:r>
      <w:r w:rsidR="0008220D">
        <w:t>.</w:t>
      </w:r>
    </w:p>
    <w:p w14:paraId="4FAA3CAE" w14:textId="704ABBB9" w:rsidR="0008220D" w:rsidRDefault="0075485B" w:rsidP="0008220D">
      <w:r>
        <w:t>(</w:t>
      </w:r>
      <w:r w:rsidR="0008220D">
        <w:t xml:space="preserve">4) </w:t>
      </w:r>
      <w:r w:rsidR="0008220D" w:rsidRPr="006C6E79">
        <w:rPr>
          <w:i/>
        </w:rPr>
        <w:t>Kesän aikana</w:t>
      </w:r>
      <w:r w:rsidR="0008220D">
        <w:t xml:space="preserve"> met asuima tunturissa.</w:t>
      </w:r>
    </w:p>
    <w:p w14:paraId="50E6C88F" w14:textId="195616DC" w:rsidR="0008220D" w:rsidRPr="00071263" w:rsidRDefault="0008220D" w:rsidP="0008220D">
      <w:r>
        <w:t>Muutamisti sama adposisuuni saattaa löyttyyt usheemassa merkityksessäki, niin ko ylipuol</w:t>
      </w:r>
      <w:r w:rsidR="00E13D2E">
        <w:t>ela</w:t>
      </w:r>
      <w:r>
        <w:t xml:space="preserve"> </w:t>
      </w:r>
      <w:r>
        <w:rPr>
          <w:i/>
        </w:rPr>
        <w:t xml:space="preserve">aikana </w:t>
      </w:r>
      <w:r w:rsidR="0075485B">
        <w:t>(</w:t>
      </w:r>
      <w:r>
        <w:t>1, 4)</w:t>
      </w:r>
      <w:r w:rsidR="00DB1415">
        <w:t>.</w:t>
      </w:r>
    </w:p>
    <w:p w14:paraId="40A8FEA0" w14:textId="77777777" w:rsidR="0008220D" w:rsidRDefault="0008220D" w:rsidP="004B789E">
      <w:pPr>
        <w:pStyle w:val="Overskrift3"/>
      </w:pPr>
      <w:bookmarkStart w:id="2089" w:name="_Toc311273985"/>
      <w:r>
        <w:t>Kellonaika</w:t>
      </w:r>
      <w:bookmarkEnd w:id="2089"/>
    </w:p>
    <w:p w14:paraId="2E3D1073" w14:textId="56E2BA69" w:rsidR="0008220D" w:rsidRDefault="0008220D" w:rsidP="0008220D">
      <w:r>
        <w:t>Kellonaijan ilmoittamises</w:t>
      </w:r>
      <w:r w:rsidR="00D973A1">
        <w:t>s</w:t>
      </w:r>
      <w:r>
        <w:t xml:space="preserve">a käytethään adposisuuniita </w:t>
      </w:r>
      <w:r>
        <w:rPr>
          <w:i/>
        </w:rPr>
        <w:t>aikana</w:t>
      </w:r>
      <w:r w:rsidR="0075485B" w:rsidRPr="0075485B">
        <w:t>,</w:t>
      </w:r>
      <w:r>
        <w:rPr>
          <w:i/>
        </w:rPr>
        <w:t xml:space="preserve"> aikhoin</w:t>
      </w:r>
      <w:r w:rsidR="0075485B" w:rsidRPr="0075485B">
        <w:t>,</w:t>
      </w:r>
      <w:r>
        <w:rPr>
          <w:i/>
        </w:rPr>
        <w:t xml:space="preserve"> vaila</w:t>
      </w:r>
      <w:r w:rsidR="00111927">
        <w:rPr>
          <w:i/>
        </w:rPr>
        <w:t xml:space="preserve"> </w:t>
      </w:r>
      <w:r w:rsidR="00BA1173" w:rsidRPr="00BA1173">
        <w:t>~</w:t>
      </w:r>
      <w:r w:rsidR="00AC0FAD">
        <w:rPr>
          <w:i/>
        </w:rPr>
        <w:t xml:space="preserve"> vaile</w:t>
      </w:r>
      <w:r w:rsidR="0075485B" w:rsidRPr="0075485B">
        <w:t>(</w:t>
      </w:r>
      <w:r w:rsidR="00AC0FAD">
        <w:rPr>
          <w:i/>
        </w:rPr>
        <w:t>t</w:t>
      </w:r>
      <w:r w:rsidR="0075485B" w:rsidRPr="0075485B">
        <w:t>)</w:t>
      </w:r>
      <w:r>
        <w:rPr>
          <w:i/>
        </w:rPr>
        <w:t xml:space="preserve"> </w:t>
      </w:r>
      <w:r>
        <w:t xml:space="preserve">ja </w:t>
      </w:r>
      <w:r w:rsidRPr="00952873">
        <w:rPr>
          <w:i/>
        </w:rPr>
        <w:t>yli</w:t>
      </w:r>
      <w:r w:rsidR="0075485B" w:rsidRPr="0075485B">
        <w:t>(</w:t>
      </w:r>
      <w:r>
        <w:rPr>
          <w:i/>
        </w:rPr>
        <w:t>t</w:t>
      </w:r>
      <w:r w:rsidR="0075485B" w:rsidRPr="0075485B">
        <w:t>)</w:t>
      </w:r>
      <w:r w:rsidR="00111927">
        <w:rPr>
          <w:i/>
        </w:rPr>
        <w:t xml:space="preserve"> </w:t>
      </w:r>
      <w:r w:rsidR="00BA1173" w:rsidRPr="00BA1173">
        <w:t>~</w:t>
      </w:r>
      <w:r>
        <w:rPr>
          <w:i/>
        </w:rPr>
        <w:t xml:space="preserve"> ylitte</w:t>
      </w:r>
      <w:r w:rsidR="001B127A" w:rsidRPr="001B127A">
        <w:t>.</w:t>
      </w:r>
      <w:r>
        <w:rPr>
          <w:i/>
        </w:rPr>
        <w:t xml:space="preserve"> aikana </w:t>
      </w:r>
      <w:r>
        <w:t xml:space="preserve">oon postposisuuni </w:t>
      </w:r>
      <w:r w:rsidR="0075485B">
        <w:t>(</w:t>
      </w:r>
      <w:r w:rsidR="00111927">
        <w:t>1, 2),</w:t>
      </w:r>
      <w:r>
        <w:t xml:space="preserve"> </w:t>
      </w:r>
      <w:r>
        <w:rPr>
          <w:i/>
        </w:rPr>
        <w:t>vaila</w:t>
      </w:r>
      <w:r w:rsidR="00AC0FAD">
        <w:rPr>
          <w:i/>
        </w:rPr>
        <w:t xml:space="preserve"> </w:t>
      </w:r>
      <w:r w:rsidR="00111927">
        <w:t>~</w:t>
      </w:r>
      <w:r w:rsidR="00AC0FAD">
        <w:rPr>
          <w:i/>
        </w:rPr>
        <w:t xml:space="preserve"> vaile</w:t>
      </w:r>
      <w:r w:rsidR="0075485B" w:rsidRPr="0075485B">
        <w:t>(</w:t>
      </w:r>
      <w:r w:rsidR="00AC0FAD">
        <w:rPr>
          <w:i/>
        </w:rPr>
        <w:t>t</w:t>
      </w:r>
      <w:r w:rsidR="0075485B" w:rsidRPr="0075485B">
        <w:t>)</w:t>
      </w:r>
      <w:r>
        <w:rPr>
          <w:i/>
        </w:rPr>
        <w:t xml:space="preserve"> </w:t>
      </w:r>
      <w:r>
        <w:t xml:space="preserve">ja </w:t>
      </w:r>
      <w:r>
        <w:rPr>
          <w:i/>
        </w:rPr>
        <w:t>yli</w:t>
      </w:r>
      <w:r w:rsidR="0075485B" w:rsidRPr="0075485B">
        <w:t>(</w:t>
      </w:r>
      <w:r>
        <w:rPr>
          <w:i/>
        </w:rPr>
        <w:t>t</w:t>
      </w:r>
      <w:r w:rsidR="0075485B" w:rsidRPr="0075485B">
        <w:t>)</w:t>
      </w:r>
      <w:r>
        <w:rPr>
          <w:i/>
        </w:rPr>
        <w:t xml:space="preserve"> </w:t>
      </w:r>
      <w:r w:rsidR="00111927">
        <w:t>~</w:t>
      </w:r>
      <w:r>
        <w:rPr>
          <w:i/>
        </w:rPr>
        <w:t xml:space="preserve"> ylitte </w:t>
      </w:r>
      <w:r>
        <w:t xml:space="preserve">oon preposisuunit </w:t>
      </w:r>
      <w:r w:rsidR="0075485B">
        <w:t>(</w:t>
      </w:r>
      <w:r w:rsidR="00B52291">
        <w:t>3, 4). Nämät k</w:t>
      </w:r>
      <w:r>
        <w:t xml:space="preserve">aikki otethaan </w:t>
      </w:r>
      <w:r w:rsidR="00A27713">
        <w:t>genitiiv</w:t>
      </w:r>
      <w:r>
        <w:t>i</w:t>
      </w:r>
      <w:r w:rsidR="00F13883">
        <w:t>komplementi</w:t>
      </w:r>
      <w:r>
        <w:t>n. Näin:</w:t>
      </w:r>
    </w:p>
    <w:p w14:paraId="77ACDAD3" w14:textId="6B56CB7B" w:rsidR="0008220D" w:rsidRDefault="0075485B" w:rsidP="0008220D">
      <w:r>
        <w:t>(</w:t>
      </w:r>
      <w:r w:rsidR="0008220D">
        <w:t xml:space="preserve">1) Maija tuli kothiin </w:t>
      </w:r>
      <w:r w:rsidR="0008220D" w:rsidRPr="00793EC3">
        <w:t>yölä</w:t>
      </w:r>
      <w:r w:rsidR="0008220D">
        <w:t xml:space="preserve"> </w:t>
      </w:r>
      <w:r w:rsidR="00793EC3">
        <w:t>[</w:t>
      </w:r>
      <w:r w:rsidR="0008220D" w:rsidRPr="00B52291">
        <w:t>kello</w:t>
      </w:r>
      <w:r w:rsidR="0008220D">
        <w:t xml:space="preserve"> </w:t>
      </w:r>
      <w:r w:rsidR="00DC6199">
        <w:t>kahđen</w:t>
      </w:r>
      <w:r w:rsidR="0008220D">
        <w:rPr>
          <w:i/>
        </w:rPr>
        <w:t xml:space="preserve"> aik</w:t>
      </w:r>
      <w:r w:rsidR="00EB688C">
        <w:rPr>
          <w:i/>
        </w:rPr>
        <w:t>ana</w:t>
      </w:r>
      <w:r w:rsidR="00793EC3">
        <w:t>]</w:t>
      </w:r>
      <w:r w:rsidR="001B127A" w:rsidRPr="001B127A">
        <w:t>.</w:t>
      </w:r>
    </w:p>
    <w:p w14:paraId="3D53C2B2" w14:textId="71A348CA" w:rsidR="0008220D" w:rsidRDefault="0075485B" w:rsidP="0008220D">
      <w:r>
        <w:t>(</w:t>
      </w:r>
      <w:r w:rsidR="0008220D">
        <w:t xml:space="preserve">2) Murkina oon </w:t>
      </w:r>
      <w:r w:rsidR="00793EC3">
        <w:t>[</w:t>
      </w:r>
      <w:r w:rsidR="0008220D" w:rsidRPr="00793EC3">
        <w:t>puoli</w:t>
      </w:r>
      <w:r w:rsidR="0008220D" w:rsidRPr="00C5762C">
        <w:rPr>
          <w:i/>
        </w:rPr>
        <w:t xml:space="preserve"> </w:t>
      </w:r>
      <w:r w:rsidR="0008220D" w:rsidRPr="00793EC3">
        <w:t>yhđen</w:t>
      </w:r>
      <w:r w:rsidR="0008220D" w:rsidRPr="00C5762C">
        <w:rPr>
          <w:i/>
        </w:rPr>
        <w:t xml:space="preserve"> aikana</w:t>
      </w:r>
      <w:r w:rsidR="00793EC3">
        <w:t>]</w:t>
      </w:r>
      <w:r w:rsidR="0008220D">
        <w:t>.</w:t>
      </w:r>
    </w:p>
    <w:p w14:paraId="5160EBD2" w14:textId="2442B879" w:rsidR="0008220D" w:rsidRDefault="0075485B" w:rsidP="0008220D">
      <w:r>
        <w:t>(</w:t>
      </w:r>
      <w:r w:rsidR="0008220D">
        <w:t xml:space="preserve">3) Tooki lähtee </w:t>
      </w:r>
      <w:r w:rsidR="00DC6199">
        <w:t>[</w:t>
      </w:r>
      <w:r w:rsidR="0008220D" w:rsidRPr="00DC6199">
        <w:t>kvartin</w:t>
      </w:r>
      <w:r w:rsidR="0008220D" w:rsidRPr="00C5762C">
        <w:rPr>
          <w:i/>
        </w:rPr>
        <w:t xml:space="preserve"> vaila</w:t>
      </w:r>
      <w:r w:rsidR="0098090B" w:rsidRPr="0098090B">
        <w:t>/</w:t>
      </w:r>
      <w:r w:rsidR="005F2672">
        <w:rPr>
          <w:i/>
        </w:rPr>
        <w:t>vaile</w:t>
      </w:r>
      <w:r w:rsidRPr="0075485B">
        <w:t>(</w:t>
      </w:r>
      <w:r w:rsidR="005F2672">
        <w:rPr>
          <w:i/>
        </w:rPr>
        <w:t>t</w:t>
      </w:r>
      <w:r w:rsidRPr="0075485B">
        <w:t>)</w:t>
      </w:r>
      <w:r w:rsidR="0008220D" w:rsidRPr="00C5762C">
        <w:rPr>
          <w:i/>
        </w:rPr>
        <w:t xml:space="preserve"> </w:t>
      </w:r>
      <w:r w:rsidR="0008220D" w:rsidRPr="00DC6199">
        <w:t>kuuđen</w:t>
      </w:r>
      <w:r w:rsidR="00DC6199">
        <w:t>]</w:t>
      </w:r>
      <w:r w:rsidR="0008220D">
        <w:t>.</w:t>
      </w:r>
    </w:p>
    <w:p w14:paraId="0E43CA3B" w14:textId="0F9B99C9" w:rsidR="0008220D" w:rsidRDefault="0075485B" w:rsidP="0008220D">
      <w:r>
        <w:t>(</w:t>
      </w:r>
      <w:r w:rsidR="0008220D">
        <w:t xml:space="preserve">4) </w:t>
      </w:r>
      <w:r w:rsidR="0008220D" w:rsidRPr="00C5762C">
        <w:t xml:space="preserve">Perilä se oon </w:t>
      </w:r>
      <w:r w:rsidR="00DC6199">
        <w:t>[</w:t>
      </w:r>
      <w:r w:rsidR="0008220D" w:rsidRPr="00DC6199">
        <w:t>kvartin</w:t>
      </w:r>
      <w:r w:rsidR="0008220D" w:rsidRPr="00C5762C">
        <w:rPr>
          <w:i/>
        </w:rPr>
        <w:t xml:space="preserve"> yli</w:t>
      </w:r>
      <w:r w:rsidRPr="0075485B">
        <w:t>(</w:t>
      </w:r>
      <w:r w:rsidR="005F2672">
        <w:rPr>
          <w:i/>
        </w:rPr>
        <w:t>t</w:t>
      </w:r>
      <w:r w:rsidRPr="0075485B">
        <w:t>)</w:t>
      </w:r>
      <w:r w:rsidR="0098090B" w:rsidRPr="0098090B">
        <w:t>/</w:t>
      </w:r>
      <w:r w:rsidR="005F2672">
        <w:rPr>
          <w:i/>
        </w:rPr>
        <w:t>ylitte</w:t>
      </w:r>
      <w:r w:rsidR="0008220D" w:rsidRPr="00C5762C">
        <w:rPr>
          <w:i/>
        </w:rPr>
        <w:t xml:space="preserve"> </w:t>
      </w:r>
      <w:r w:rsidR="0008220D" w:rsidRPr="00DC6199">
        <w:t>kymmenen</w:t>
      </w:r>
      <w:r w:rsidR="00DC6199">
        <w:t>]</w:t>
      </w:r>
      <w:r w:rsidR="0008220D">
        <w:t>.</w:t>
      </w:r>
    </w:p>
    <w:p w14:paraId="59B20556" w14:textId="4D4487D0" w:rsidR="0008220D" w:rsidRDefault="0008220D" w:rsidP="0008220D">
      <w:r>
        <w:t xml:space="preserve">Postposisuunila </w:t>
      </w:r>
      <w:r>
        <w:rPr>
          <w:i/>
        </w:rPr>
        <w:t xml:space="preserve">aikhoin </w:t>
      </w:r>
      <w:r>
        <w:t xml:space="preserve">ilmoitethaan summaarista aikkaa, ja seki saa </w:t>
      </w:r>
      <w:r w:rsidR="00A27713">
        <w:t>genitiiv</w:t>
      </w:r>
      <w:r>
        <w:t>i</w:t>
      </w:r>
      <w:r w:rsidR="00F13883">
        <w:t>komplementi</w:t>
      </w:r>
      <w:r>
        <w:t xml:space="preserve">n </w:t>
      </w:r>
      <w:r w:rsidR="0075485B">
        <w:t>(</w:t>
      </w:r>
      <w:r>
        <w:t>5).</w:t>
      </w:r>
    </w:p>
    <w:p w14:paraId="1D838E29" w14:textId="766132C5" w:rsidR="0008220D" w:rsidRDefault="0075485B" w:rsidP="0008220D">
      <w:r>
        <w:t>(</w:t>
      </w:r>
      <w:r w:rsidR="0008220D">
        <w:t xml:space="preserve">5) Fruukosti oon </w:t>
      </w:r>
      <w:r w:rsidR="00725EE2">
        <w:t>[</w:t>
      </w:r>
      <w:r w:rsidR="00D219C5" w:rsidRPr="00725EE2">
        <w:t>yhđeksän</w:t>
      </w:r>
      <w:r w:rsidR="0008220D" w:rsidRPr="00C379BC">
        <w:rPr>
          <w:i/>
        </w:rPr>
        <w:t xml:space="preserve"> aikhoin</w:t>
      </w:r>
      <w:r w:rsidR="00725EE2">
        <w:t>]</w:t>
      </w:r>
      <w:r w:rsidR="0008220D">
        <w:t>.</w:t>
      </w:r>
    </w:p>
    <w:p w14:paraId="43B49B51" w14:textId="22E69A3D" w:rsidR="002F40D1" w:rsidRPr="00F67BA2" w:rsidRDefault="002F40D1" w:rsidP="0008220D">
      <w:r>
        <w:t>Nämät kellonaikafraasi</w:t>
      </w:r>
      <w:r w:rsidR="00F432BE">
        <w:t>t muistutethaan paljousfraassii</w:t>
      </w:r>
      <w:r>
        <w:t xml:space="preserve"> </w:t>
      </w:r>
      <w:r w:rsidR="0075485B">
        <w:t>(</w:t>
      </w:r>
      <w:r>
        <w:t xml:space="preserve">katto </w:t>
      </w:r>
      <w:r w:rsidR="00F432BE">
        <w:t xml:space="preserve">kohtaa </w:t>
      </w:r>
      <w:r w:rsidRPr="00EB688C">
        <w:t>10.5</w:t>
      </w:r>
      <w:r w:rsidR="00F432BE">
        <w:t>), ja saatettais olla niitten alla. Tässä oon kuitenki haluttu kovota samhaan paikkhaan kaikki adposisuunifraasit, mikkä ilmoitethaan aikkaa.</w:t>
      </w:r>
    </w:p>
    <w:p w14:paraId="5AF16D2C" w14:textId="00C5ADB8" w:rsidR="0008220D" w:rsidRDefault="0008220D" w:rsidP="004B789E">
      <w:pPr>
        <w:pStyle w:val="Overskrift3"/>
      </w:pPr>
      <w:bookmarkStart w:id="2090" w:name="_Toc311273986"/>
      <w:r>
        <w:t>A</w:t>
      </w:r>
      <w:r w:rsidRPr="00260F21">
        <w:t>ijankohta</w:t>
      </w:r>
      <w:r>
        <w:t xml:space="preserve"> ai</w:t>
      </w:r>
      <w:r w:rsidR="00C9615B">
        <w:t>jan</w:t>
      </w:r>
      <w:r>
        <w:t>jakson sisälä</w:t>
      </w:r>
      <w:bookmarkEnd w:id="2090"/>
    </w:p>
    <w:p w14:paraId="64FB5EC0" w14:textId="77777777" w:rsidR="00F904D4" w:rsidRDefault="0008220D" w:rsidP="0008220D">
      <w:r>
        <w:t xml:space="preserve">Aijankohtaa ittensä </w:t>
      </w:r>
      <w:r w:rsidR="00F13883">
        <w:t>komplementi</w:t>
      </w:r>
      <w:r w:rsidR="00583857">
        <w:t>n sisälä ilmoittaa</w:t>
      </w:r>
      <w:r>
        <w:t xml:space="preserve">vii adposisuuniita oon </w:t>
      </w:r>
      <w:r>
        <w:rPr>
          <w:i/>
        </w:rPr>
        <w:t>alussa</w:t>
      </w:r>
      <w:r w:rsidR="0075485B" w:rsidRPr="0075485B">
        <w:t>,</w:t>
      </w:r>
      <w:r>
        <w:rPr>
          <w:i/>
        </w:rPr>
        <w:t xml:space="preserve"> kesken</w:t>
      </w:r>
      <w:r w:rsidR="0075485B" w:rsidRPr="0075485B">
        <w:t>,</w:t>
      </w:r>
      <w:r>
        <w:rPr>
          <w:i/>
        </w:rPr>
        <w:t xml:space="preserve"> keskelä </w:t>
      </w:r>
      <w:r w:rsidR="0075485B" w:rsidRPr="0075485B">
        <w:t>:</w:t>
      </w:r>
      <w:r>
        <w:rPr>
          <w:i/>
        </w:rPr>
        <w:t xml:space="preserve"> keskele</w:t>
      </w:r>
      <w:r w:rsidR="0075485B" w:rsidRPr="0075485B">
        <w:t>(</w:t>
      </w:r>
      <w:r>
        <w:rPr>
          <w:i/>
        </w:rPr>
        <w:t>t</w:t>
      </w:r>
      <w:r w:rsidR="0075485B" w:rsidRPr="0075485B">
        <w:t>),</w:t>
      </w:r>
      <w:r>
        <w:rPr>
          <w:i/>
        </w:rPr>
        <w:t xml:space="preserve"> sisälä</w:t>
      </w:r>
      <w:r w:rsidR="0075485B" w:rsidRPr="0075485B">
        <w:t>,</w:t>
      </w:r>
      <w:r>
        <w:rPr>
          <w:i/>
        </w:rPr>
        <w:t xml:space="preserve"> lopula</w:t>
      </w:r>
      <w:r w:rsidR="001B127A" w:rsidRPr="001B127A">
        <w:t>.</w:t>
      </w:r>
      <w:r>
        <w:rPr>
          <w:i/>
        </w:rPr>
        <w:t xml:space="preserve"> </w:t>
      </w:r>
      <w:r>
        <w:t xml:space="preserve">Näistä </w:t>
      </w:r>
      <w:r>
        <w:rPr>
          <w:i/>
        </w:rPr>
        <w:t>alussa</w:t>
      </w:r>
      <w:r w:rsidR="0075485B" w:rsidRPr="0075485B">
        <w:t>,</w:t>
      </w:r>
      <w:r>
        <w:rPr>
          <w:i/>
        </w:rPr>
        <w:t xml:space="preserve"> lopula </w:t>
      </w:r>
      <w:r>
        <w:t xml:space="preserve">ja </w:t>
      </w:r>
      <w:r>
        <w:rPr>
          <w:i/>
        </w:rPr>
        <w:t xml:space="preserve">sisälä </w:t>
      </w:r>
      <w:r>
        <w:t xml:space="preserve">oon postposisuunit, mikkä otethaan </w:t>
      </w:r>
      <w:r w:rsidR="00A27713">
        <w:t>genitiiv</w:t>
      </w:r>
      <w:r>
        <w:t>i</w:t>
      </w:r>
      <w:r w:rsidR="00F13883">
        <w:t>komplementi</w:t>
      </w:r>
      <w:r>
        <w:t xml:space="preserve">n </w:t>
      </w:r>
      <w:r w:rsidR="0075485B">
        <w:t>(</w:t>
      </w:r>
      <w:r>
        <w:t>1–3).</w:t>
      </w:r>
      <w:r>
        <w:rPr>
          <w:i/>
        </w:rPr>
        <w:t xml:space="preserve"> kesken </w:t>
      </w:r>
      <w:r>
        <w:t xml:space="preserve">ja </w:t>
      </w:r>
      <w:r>
        <w:rPr>
          <w:i/>
        </w:rPr>
        <w:t xml:space="preserve">keskelä </w:t>
      </w:r>
      <w:r w:rsidR="0075485B" w:rsidRPr="0075485B">
        <w:t>:</w:t>
      </w:r>
      <w:r>
        <w:rPr>
          <w:i/>
        </w:rPr>
        <w:t xml:space="preserve"> keskele</w:t>
      </w:r>
      <w:r w:rsidR="0075485B" w:rsidRPr="0075485B">
        <w:t>(</w:t>
      </w:r>
      <w:r>
        <w:rPr>
          <w:i/>
        </w:rPr>
        <w:t>t</w:t>
      </w:r>
      <w:r w:rsidR="0075485B" w:rsidRPr="0075485B">
        <w:t>)</w:t>
      </w:r>
      <w:r>
        <w:rPr>
          <w:i/>
        </w:rPr>
        <w:t xml:space="preserve"> </w:t>
      </w:r>
      <w:r>
        <w:t xml:space="preserve">oon preposisuunit, mistä </w:t>
      </w:r>
      <w:r>
        <w:rPr>
          <w:i/>
        </w:rPr>
        <w:t xml:space="preserve">kesken </w:t>
      </w:r>
      <w:r>
        <w:t xml:space="preserve">ottaa </w:t>
      </w:r>
      <w:r w:rsidR="00A27713">
        <w:t>genitiiv</w:t>
      </w:r>
      <w:r>
        <w:t>i</w:t>
      </w:r>
      <w:r w:rsidR="00F13883">
        <w:t>komplementi</w:t>
      </w:r>
      <w:r>
        <w:t xml:space="preserve">n </w:t>
      </w:r>
      <w:r w:rsidR="0075485B">
        <w:t>(</w:t>
      </w:r>
      <w:r>
        <w:t xml:space="preserve">4) ja </w:t>
      </w:r>
      <w:r>
        <w:rPr>
          <w:i/>
        </w:rPr>
        <w:t xml:space="preserve">keskelä </w:t>
      </w:r>
      <w:r w:rsidR="0075485B" w:rsidRPr="0075485B">
        <w:t>:</w:t>
      </w:r>
      <w:r>
        <w:rPr>
          <w:i/>
        </w:rPr>
        <w:t xml:space="preserve"> keskele</w:t>
      </w:r>
      <w:r w:rsidR="0075485B" w:rsidRPr="0075485B">
        <w:t>(</w:t>
      </w:r>
      <w:r>
        <w:rPr>
          <w:i/>
        </w:rPr>
        <w:t>t</w:t>
      </w:r>
      <w:r w:rsidR="0075485B" w:rsidRPr="0075485B">
        <w:t>)</w:t>
      </w:r>
      <w:r>
        <w:rPr>
          <w:i/>
        </w:rPr>
        <w:t xml:space="preserve"> </w:t>
      </w:r>
      <w:r>
        <w:t>partitiivi</w:t>
      </w:r>
      <w:r w:rsidR="00F13883">
        <w:t>komplementi</w:t>
      </w:r>
      <w:r>
        <w:t xml:space="preserve">n </w:t>
      </w:r>
      <w:r w:rsidR="0075485B">
        <w:t>(</w:t>
      </w:r>
      <w:r>
        <w:t>5)</w:t>
      </w:r>
      <w:r w:rsidR="00F904D4">
        <w:t>.</w:t>
      </w:r>
    </w:p>
    <w:p w14:paraId="4B5ABA36" w14:textId="2314833C" w:rsidR="0008220D" w:rsidRDefault="0075485B" w:rsidP="0008220D">
      <w:r>
        <w:t>(</w:t>
      </w:r>
      <w:r w:rsidR="0008220D">
        <w:t xml:space="preserve">1) Matti kostui takaisin </w:t>
      </w:r>
      <w:r w:rsidR="00C06340">
        <w:t>[</w:t>
      </w:r>
      <w:r w:rsidR="0008220D" w:rsidRPr="00C06340">
        <w:t>päivän</w:t>
      </w:r>
      <w:r w:rsidR="0008220D" w:rsidRPr="009F0AA8">
        <w:rPr>
          <w:i/>
        </w:rPr>
        <w:t xml:space="preserve"> alussa</w:t>
      </w:r>
      <w:r w:rsidR="00C06340">
        <w:t>]</w:t>
      </w:r>
      <w:r w:rsidR="0008220D">
        <w:t>.</w:t>
      </w:r>
    </w:p>
    <w:p w14:paraId="72A69849" w14:textId="732BCD19" w:rsidR="0008220D" w:rsidRDefault="0075485B" w:rsidP="0008220D">
      <w:r>
        <w:t>(</w:t>
      </w:r>
      <w:r w:rsidR="0008220D">
        <w:t xml:space="preserve">2) </w:t>
      </w:r>
      <w:r w:rsidR="00C06340">
        <w:t>[</w:t>
      </w:r>
      <w:r w:rsidR="0008220D" w:rsidRPr="00C06340">
        <w:t>Soan</w:t>
      </w:r>
      <w:r w:rsidR="0008220D" w:rsidRPr="00C446E0">
        <w:rPr>
          <w:i/>
        </w:rPr>
        <w:t xml:space="preserve"> lopula</w:t>
      </w:r>
      <w:r w:rsidR="00C06340">
        <w:t>]</w:t>
      </w:r>
      <w:r w:rsidR="0008220D">
        <w:t xml:space="preserve"> met jou’uima evakueeratuksi.</w:t>
      </w:r>
    </w:p>
    <w:p w14:paraId="7C2D0D38" w14:textId="20169ECB" w:rsidR="0008220D" w:rsidRPr="00DA52AA" w:rsidRDefault="0075485B" w:rsidP="0008220D">
      <w:r>
        <w:t>(</w:t>
      </w:r>
      <w:r w:rsidR="00583857">
        <w:t>3) Hän häytyi</w:t>
      </w:r>
      <w:r w:rsidR="0008220D">
        <w:t xml:space="preserve"> päättäät assiin </w:t>
      </w:r>
      <w:r w:rsidR="00C06340">
        <w:t>[</w:t>
      </w:r>
      <w:r w:rsidR="0008220D" w:rsidRPr="00C06340">
        <w:t>vuoden</w:t>
      </w:r>
      <w:r w:rsidR="0008220D" w:rsidRPr="00633152">
        <w:rPr>
          <w:i/>
        </w:rPr>
        <w:t xml:space="preserve"> sisälä</w:t>
      </w:r>
      <w:r w:rsidR="00C06340">
        <w:t>]</w:t>
      </w:r>
      <w:r w:rsidR="0008220D">
        <w:t>.</w:t>
      </w:r>
    </w:p>
    <w:p w14:paraId="67612257" w14:textId="29009384" w:rsidR="0008220D" w:rsidRDefault="0075485B" w:rsidP="0008220D">
      <w:r>
        <w:t>(</w:t>
      </w:r>
      <w:r w:rsidR="0008220D">
        <w:t xml:space="preserve">4) Lapsi nukatti </w:t>
      </w:r>
      <w:r w:rsidR="00C06340">
        <w:t>[</w:t>
      </w:r>
      <w:r w:rsidR="0008220D" w:rsidRPr="00C446E0">
        <w:rPr>
          <w:i/>
        </w:rPr>
        <w:t xml:space="preserve">kesken </w:t>
      </w:r>
      <w:r w:rsidR="0008220D" w:rsidRPr="00C06340">
        <w:t>syömisen</w:t>
      </w:r>
      <w:r w:rsidR="00C06340">
        <w:t>]</w:t>
      </w:r>
      <w:r w:rsidR="0008220D">
        <w:t>.</w:t>
      </w:r>
    </w:p>
    <w:p w14:paraId="146F4D55" w14:textId="160C0645" w:rsidR="0008220D" w:rsidRDefault="0075485B" w:rsidP="0008220D">
      <w:r>
        <w:t>(</w:t>
      </w:r>
      <w:r w:rsidR="0008220D">
        <w:t xml:space="preserve">5) Se meni </w:t>
      </w:r>
      <w:r w:rsidR="00C06340">
        <w:t>[</w:t>
      </w:r>
      <w:r w:rsidR="0008220D" w:rsidRPr="009F0AA8">
        <w:rPr>
          <w:i/>
        </w:rPr>
        <w:t xml:space="preserve">keskele </w:t>
      </w:r>
      <w:r w:rsidR="0008220D" w:rsidRPr="00C06340">
        <w:t>yötä</w:t>
      </w:r>
      <w:r w:rsidR="00C06340">
        <w:t>]</w:t>
      </w:r>
      <w:r w:rsidR="0008220D">
        <w:t xml:space="preserve"> ennen ko mie sain nukutuksi.</w:t>
      </w:r>
    </w:p>
    <w:p w14:paraId="0CF674AC" w14:textId="36FA903B" w:rsidR="0008220D" w:rsidRDefault="0008220D" w:rsidP="0008220D">
      <w:r>
        <w:t xml:space="preserve">Adposisuuni </w:t>
      </w:r>
      <w:r w:rsidR="00EF3B5A">
        <w:t>-</w:t>
      </w:r>
      <w:r>
        <w:rPr>
          <w:i/>
        </w:rPr>
        <w:t>puolheen</w:t>
      </w:r>
      <w:r>
        <w:t xml:space="preserve"> haamustaa yhđyspreposisuuniita, mikkä kans ilmoitethaan aijankohtaa aikajakson sisälä </w:t>
      </w:r>
      <w:r w:rsidR="0075485B">
        <w:t>(</w:t>
      </w:r>
      <w:r w:rsidR="003B4D69">
        <w:t>6, 7). Nämät otethaan p</w:t>
      </w:r>
      <w:r>
        <w:t>artitiivi</w:t>
      </w:r>
      <w:r w:rsidR="00F13883">
        <w:t>komplementi</w:t>
      </w:r>
      <w:r>
        <w:t>n.</w:t>
      </w:r>
    </w:p>
    <w:p w14:paraId="65E6A633" w14:textId="65504778" w:rsidR="0008220D" w:rsidRPr="00085A1F" w:rsidRDefault="0075485B" w:rsidP="0008220D">
      <w:pPr>
        <w:tabs>
          <w:tab w:val="left" w:pos="0"/>
        </w:tabs>
        <w:rPr>
          <w:lang w:val="fi-FI"/>
        </w:rPr>
      </w:pPr>
      <w:r>
        <w:rPr>
          <w:lang w:val="fi-FI"/>
        </w:rPr>
        <w:t>(</w:t>
      </w:r>
      <w:r w:rsidR="0008220D">
        <w:rPr>
          <w:lang w:val="fi-FI"/>
        </w:rPr>
        <w:t>6) Lohenpyytö</w:t>
      </w:r>
      <w:r w:rsidR="0008220D" w:rsidRPr="00085A1F">
        <w:rPr>
          <w:lang w:val="fi-FI"/>
        </w:rPr>
        <w:t xml:space="preserve"> alkaa siinä </w:t>
      </w:r>
      <w:r w:rsidR="00825A30">
        <w:rPr>
          <w:lang w:val="fi-FI"/>
        </w:rPr>
        <w:t>[</w:t>
      </w:r>
      <w:r w:rsidR="0008220D" w:rsidRPr="00085A1F">
        <w:rPr>
          <w:i/>
          <w:lang w:val="fi-FI"/>
        </w:rPr>
        <w:t>loppupuolhe</w:t>
      </w:r>
      <w:r w:rsidR="0008220D">
        <w:rPr>
          <w:i/>
          <w:lang w:val="fi-FI"/>
        </w:rPr>
        <w:t>e</w:t>
      </w:r>
      <w:r w:rsidR="0008220D" w:rsidRPr="00085A1F">
        <w:rPr>
          <w:i/>
          <w:lang w:val="fi-FI"/>
        </w:rPr>
        <w:t xml:space="preserve">n </w:t>
      </w:r>
      <w:r w:rsidR="0008220D" w:rsidRPr="00825A30">
        <w:rPr>
          <w:lang w:val="fi-FI"/>
        </w:rPr>
        <w:t>tätä</w:t>
      </w:r>
      <w:r w:rsidR="0008220D" w:rsidRPr="00085A1F">
        <w:rPr>
          <w:i/>
          <w:lang w:val="fi-FI"/>
        </w:rPr>
        <w:t xml:space="preserve"> </w:t>
      </w:r>
      <w:r w:rsidR="0008220D" w:rsidRPr="00825A30">
        <w:rPr>
          <w:lang w:val="fi-FI"/>
        </w:rPr>
        <w:t>kuuta</w:t>
      </w:r>
      <w:r w:rsidR="00825A30">
        <w:rPr>
          <w:lang w:val="fi-FI"/>
        </w:rPr>
        <w:t>]</w:t>
      </w:r>
      <w:r w:rsidR="001B127A" w:rsidRPr="001B127A">
        <w:rPr>
          <w:lang w:val="fi-FI"/>
        </w:rPr>
        <w:t>.</w:t>
      </w:r>
    </w:p>
    <w:p w14:paraId="5C82E9D0" w14:textId="547DFBAF" w:rsidR="0008220D" w:rsidRPr="00173AB3" w:rsidRDefault="0075485B" w:rsidP="0008220D">
      <w:r>
        <w:rPr>
          <w:lang w:val="fi-FI"/>
        </w:rPr>
        <w:t>(</w:t>
      </w:r>
      <w:r w:rsidR="0008220D">
        <w:rPr>
          <w:lang w:val="fi-FI"/>
        </w:rPr>
        <w:t>7) Mie</w:t>
      </w:r>
      <w:r w:rsidR="0008220D" w:rsidRPr="00085A1F">
        <w:rPr>
          <w:lang w:val="fi-FI"/>
        </w:rPr>
        <w:t xml:space="preserve"> nukatti</w:t>
      </w:r>
      <w:r w:rsidR="0008220D">
        <w:rPr>
          <w:lang w:val="fi-FI"/>
        </w:rPr>
        <w:t>n</w:t>
      </w:r>
      <w:r w:rsidR="0008220D" w:rsidRPr="00085A1F">
        <w:rPr>
          <w:lang w:val="fi-FI"/>
        </w:rPr>
        <w:t xml:space="preserve"> vähän </w:t>
      </w:r>
      <w:r w:rsidR="00825A30">
        <w:rPr>
          <w:lang w:val="fi-FI"/>
        </w:rPr>
        <w:t>[</w:t>
      </w:r>
      <w:r w:rsidR="0008220D" w:rsidRPr="00085A1F">
        <w:rPr>
          <w:i/>
          <w:lang w:val="fi-FI"/>
        </w:rPr>
        <w:t xml:space="preserve">aamupuolheen </w:t>
      </w:r>
      <w:r w:rsidR="0008220D" w:rsidRPr="00825A30">
        <w:rPr>
          <w:lang w:val="fi-FI"/>
        </w:rPr>
        <w:t>yötä</w:t>
      </w:r>
      <w:r w:rsidR="00825A30">
        <w:rPr>
          <w:lang w:val="fi-FI"/>
        </w:rPr>
        <w:t>]</w:t>
      </w:r>
      <w:r w:rsidR="001B127A" w:rsidRPr="001B127A">
        <w:rPr>
          <w:lang w:val="fi-FI"/>
        </w:rPr>
        <w:t>.</w:t>
      </w:r>
    </w:p>
    <w:p w14:paraId="2550B0FF" w14:textId="77777777" w:rsidR="0008220D" w:rsidRDefault="0008220D" w:rsidP="004B789E">
      <w:pPr>
        <w:pStyle w:val="Overskrift3"/>
      </w:pPr>
      <w:bookmarkStart w:id="2091" w:name="_Toc311273987"/>
      <w:r>
        <w:t>Aijankohta aijanjakson ulkopuolela</w:t>
      </w:r>
      <w:bookmarkEnd w:id="2091"/>
    </w:p>
    <w:p w14:paraId="23A2F7B6" w14:textId="25D13ED6" w:rsidR="0008220D" w:rsidRDefault="0008220D" w:rsidP="0008220D">
      <w:r>
        <w:t xml:space="preserve">Adposisuuniila </w:t>
      </w:r>
      <w:r w:rsidR="007B2A80">
        <w:t xml:space="preserve">kans </w:t>
      </w:r>
      <w:r>
        <w:t xml:space="preserve">ilmoitethaan, ette jotaki tapattuu ennen eli jälkhiin sen aijanjakson, minkä adposisuunin </w:t>
      </w:r>
      <w:r w:rsidR="005720CC">
        <w:t>komplementti</w:t>
      </w:r>
      <w:r>
        <w:t xml:space="preserve"> muistelee. Ensimäisheen käytethään adposisuuniita </w:t>
      </w:r>
      <w:r>
        <w:rPr>
          <w:i/>
        </w:rPr>
        <w:t>e</w:t>
      </w:r>
      <w:r w:rsidR="0075485B" w:rsidRPr="0075485B">
        <w:t>(</w:t>
      </w:r>
      <w:r>
        <w:rPr>
          <w:i/>
        </w:rPr>
        <w:t>đ</w:t>
      </w:r>
      <w:r w:rsidR="0075485B" w:rsidRPr="0075485B">
        <w:t>)</w:t>
      </w:r>
      <w:r>
        <w:rPr>
          <w:i/>
        </w:rPr>
        <w:t>elä</w:t>
      </w:r>
      <w:r w:rsidR="0075485B" w:rsidRPr="0075485B">
        <w:t>,</w:t>
      </w:r>
      <w:r>
        <w:rPr>
          <w:i/>
        </w:rPr>
        <w:t xml:space="preserve"> e</w:t>
      </w:r>
      <w:r w:rsidR="0075485B" w:rsidRPr="0075485B">
        <w:t>(</w:t>
      </w:r>
      <w:r>
        <w:rPr>
          <w:i/>
        </w:rPr>
        <w:t>đ</w:t>
      </w:r>
      <w:r w:rsidR="0075485B" w:rsidRPr="0075485B">
        <w:t>)</w:t>
      </w:r>
      <w:r>
        <w:rPr>
          <w:i/>
        </w:rPr>
        <w:t>eltä</w:t>
      </w:r>
      <w:r w:rsidR="0075485B" w:rsidRPr="0075485B">
        <w:t>,</w:t>
      </w:r>
      <w:r>
        <w:rPr>
          <w:i/>
        </w:rPr>
        <w:t xml:space="preserve"> ennen </w:t>
      </w:r>
      <w:r>
        <w:t xml:space="preserve">ja </w:t>
      </w:r>
      <w:r>
        <w:rPr>
          <w:i/>
        </w:rPr>
        <w:t>vasten</w:t>
      </w:r>
      <w:r w:rsidR="0075485B" w:rsidRPr="0075485B">
        <w:t>,</w:t>
      </w:r>
      <w:r>
        <w:rPr>
          <w:i/>
        </w:rPr>
        <w:t xml:space="preserve"> </w:t>
      </w:r>
      <w:r>
        <w:t xml:space="preserve">toisheen adposisuuniita </w:t>
      </w:r>
      <w:r>
        <w:rPr>
          <w:i/>
        </w:rPr>
        <w:t xml:space="preserve">jälkheen </w:t>
      </w:r>
      <w:r w:rsidR="00BA1173" w:rsidRPr="00BA1173">
        <w:t>~</w:t>
      </w:r>
      <w:r>
        <w:rPr>
          <w:i/>
        </w:rPr>
        <w:t xml:space="preserve"> jälkhiin</w:t>
      </w:r>
      <w:r w:rsidR="0075485B" w:rsidRPr="0075485B">
        <w:t>,</w:t>
      </w:r>
      <w:r>
        <w:rPr>
          <w:i/>
        </w:rPr>
        <w:t xml:space="preserve"> perästä </w:t>
      </w:r>
      <w:r w:rsidR="00BA1173" w:rsidRPr="00BA1173">
        <w:t>~</w:t>
      </w:r>
      <w:r>
        <w:rPr>
          <w:i/>
        </w:rPr>
        <w:t xml:space="preserve"> pörästä</w:t>
      </w:r>
      <w:r w:rsidR="0075485B" w:rsidRPr="0075485B">
        <w:t>,</w:t>
      </w:r>
      <w:r>
        <w:rPr>
          <w:i/>
        </w:rPr>
        <w:t xml:space="preserve"> päästä</w:t>
      </w:r>
      <w:r w:rsidR="0075485B" w:rsidRPr="0075485B">
        <w:t>,</w:t>
      </w:r>
      <w:r w:rsidR="00182C5D">
        <w:t xml:space="preserve"> </w:t>
      </w:r>
      <w:r w:rsidR="00842671">
        <w:rPr>
          <w:i/>
        </w:rPr>
        <w:t>siu</w:t>
      </w:r>
      <w:r w:rsidR="001B127A" w:rsidRPr="001B127A">
        <w:t>(</w:t>
      </w:r>
      <w:r w:rsidR="00842671">
        <w:rPr>
          <w:i/>
        </w:rPr>
        <w:t>t</w:t>
      </w:r>
      <w:r w:rsidR="001B127A" w:rsidRPr="001B127A">
        <w:t>)</w:t>
      </w:r>
      <w:r w:rsidR="00842671">
        <w:rPr>
          <w:i/>
        </w:rPr>
        <w:t xml:space="preserve"> </w:t>
      </w:r>
      <w:r w:rsidR="00BA1173" w:rsidRPr="00BA1173">
        <w:t>~</w:t>
      </w:r>
      <w:r w:rsidR="00842671">
        <w:rPr>
          <w:i/>
        </w:rPr>
        <w:t xml:space="preserve"> siutte</w:t>
      </w:r>
      <w:r w:rsidR="001B127A" w:rsidRPr="001B127A">
        <w:t>(</w:t>
      </w:r>
      <w:r w:rsidR="00842671">
        <w:rPr>
          <w:i/>
        </w:rPr>
        <w:t>t</w:t>
      </w:r>
      <w:r w:rsidR="001B127A" w:rsidRPr="001B127A">
        <w:t>)</w:t>
      </w:r>
      <w:r w:rsidR="00842671">
        <w:rPr>
          <w:i/>
        </w:rPr>
        <w:t xml:space="preserve"> </w:t>
      </w:r>
      <w:r w:rsidR="00BA1173" w:rsidRPr="00BA1173">
        <w:t>~</w:t>
      </w:r>
      <w:r w:rsidR="00182C5D">
        <w:rPr>
          <w:i/>
        </w:rPr>
        <w:t xml:space="preserve"> </w:t>
      </w:r>
      <w:r>
        <w:rPr>
          <w:i/>
        </w:rPr>
        <w:t>sivvu</w:t>
      </w:r>
      <w:r w:rsidR="0075485B" w:rsidRPr="0075485B">
        <w:t>,</w:t>
      </w:r>
      <w:r>
        <w:rPr>
          <w:i/>
        </w:rPr>
        <w:t xml:space="preserve"> aik</w:t>
      </w:r>
      <w:r w:rsidR="001B127A" w:rsidRPr="001B127A">
        <w:t>(</w:t>
      </w:r>
      <w:r>
        <w:rPr>
          <w:i/>
        </w:rPr>
        <w:t>k</w:t>
      </w:r>
      <w:r w:rsidR="001B127A" w:rsidRPr="001B127A">
        <w:t>)</w:t>
      </w:r>
      <w:r>
        <w:rPr>
          <w:i/>
        </w:rPr>
        <w:t xml:space="preserve">aa </w:t>
      </w:r>
      <w:r>
        <w:t xml:space="preserve">ja </w:t>
      </w:r>
      <w:r>
        <w:rPr>
          <w:i/>
        </w:rPr>
        <w:t>taka</w:t>
      </w:r>
      <w:r w:rsidR="0075485B" w:rsidRPr="0075485B">
        <w:t>(</w:t>
      </w:r>
      <w:r>
        <w:rPr>
          <w:i/>
        </w:rPr>
        <w:t>i</w:t>
      </w:r>
      <w:r w:rsidR="0075485B" w:rsidRPr="0075485B">
        <w:t>)</w:t>
      </w:r>
      <w:r>
        <w:rPr>
          <w:i/>
        </w:rPr>
        <w:t>sin</w:t>
      </w:r>
      <w:r w:rsidR="001B127A" w:rsidRPr="001B127A">
        <w:t>.</w:t>
      </w:r>
      <w:r>
        <w:rPr>
          <w:i/>
        </w:rPr>
        <w:t xml:space="preserve"> </w:t>
      </w:r>
      <w:r>
        <w:t xml:space="preserve">Näistä </w:t>
      </w:r>
      <w:r>
        <w:rPr>
          <w:i/>
        </w:rPr>
        <w:t>e</w:t>
      </w:r>
      <w:r w:rsidR="0075485B" w:rsidRPr="0075485B">
        <w:t>(</w:t>
      </w:r>
      <w:r>
        <w:rPr>
          <w:i/>
        </w:rPr>
        <w:t>đ</w:t>
      </w:r>
      <w:r w:rsidR="0075485B" w:rsidRPr="0075485B">
        <w:t>)</w:t>
      </w:r>
      <w:r>
        <w:rPr>
          <w:i/>
        </w:rPr>
        <w:t>elä</w:t>
      </w:r>
      <w:r w:rsidR="0075485B" w:rsidRPr="0075485B">
        <w:t>,</w:t>
      </w:r>
      <w:r>
        <w:rPr>
          <w:i/>
        </w:rPr>
        <w:t xml:space="preserve"> perästä </w:t>
      </w:r>
      <w:r w:rsidR="00BA1173" w:rsidRPr="00BA1173">
        <w:t>~</w:t>
      </w:r>
      <w:r>
        <w:rPr>
          <w:i/>
        </w:rPr>
        <w:t xml:space="preserve"> pörästä </w:t>
      </w:r>
      <w:r>
        <w:t xml:space="preserve">ja </w:t>
      </w:r>
      <w:r w:rsidRPr="00456541">
        <w:rPr>
          <w:i/>
        </w:rPr>
        <w:t>päästä</w:t>
      </w:r>
      <w:r>
        <w:rPr>
          <w:i/>
        </w:rPr>
        <w:t xml:space="preserve"> </w:t>
      </w:r>
      <w:r>
        <w:t xml:space="preserve">oon postposisuuniita </w:t>
      </w:r>
      <w:r w:rsidR="00A27713">
        <w:t>genitiiv</w:t>
      </w:r>
      <w:r>
        <w:t>i</w:t>
      </w:r>
      <w:r w:rsidR="00F13883">
        <w:t>komplementi</w:t>
      </w:r>
      <w:r>
        <w:t xml:space="preserve">n kans </w:t>
      </w:r>
      <w:r w:rsidR="0075485B">
        <w:t>(</w:t>
      </w:r>
      <w:r>
        <w:t xml:space="preserve">1–3), </w:t>
      </w:r>
      <w:r>
        <w:rPr>
          <w:i/>
        </w:rPr>
        <w:t xml:space="preserve">vasten </w:t>
      </w:r>
      <w:r>
        <w:t>samoten postposisuuni mutta partitiivi</w:t>
      </w:r>
      <w:r w:rsidR="00F13883">
        <w:t>komplementi</w:t>
      </w:r>
      <w:r>
        <w:t xml:space="preserve">n kans </w:t>
      </w:r>
      <w:r w:rsidR="0075485B">
        <w:t>(</w:t>
      </w:r>
      <w:r>
        <w:t xml:space="preserve">4, 5). </w:t>
      </w:r>
      <w:r>
        <w:rPr>
          <w:i/>
        </w:rPr>
        <w:t>e</w:t>
      </w:r>
      <w:r w:rsidR="0075485B" w:rsidRPr="0075485B">
        <w:t>(</w:t>
      </w:r>
      <w:r>
        <w:rPr>
          <w:i/>
        </w:rPr>
        <w:t>đ</w:t>
      </w:r>
      <w:r w:rsidR="0075485B" w:rsidRPr="0075485B">
        <w:t>)</w:t>
      </w:r>
      <w:r>
        <w:rPr>
          <w:i/>
        </w:rPr>
        <w:t>eltä</w:t>
      </w:r>
      <w:r w:rsidR="0075485B" w:rsidRPr="0075485B">
        <w:t>,</w:t>
      </w:r>
      <w:r>
        <w:rPr>
          <w:i/>
        </w:rPr>
        <w:t xml:space="preserve"> jälkheen </w:t>
      </w:r>
      <w:r w:rsidR="00BA1173" w:rsidRPr="00BA1173">
        <w:t>~</w:t>
      </w:r>
      <w:r>
        <w:rPr>
          <w:i/>
        </w:rPr>
        <w:t xml:space="preserve"> jälkhiin</w:t>
      </w:r>
      <w:r w:rsidR="006F78CF">
        <w:t>,</w:t>
      </w:r>
      <w:r>
        <w:t xml:space="preserve"> </w:t>
      </w:r>
      <w:r>
        <w:rPr>
          <w:i/>
        </w:rPr>
        <w:t>siu</w:t>
      </w:r>
      <w:r w:rsidR="0075485B" w:rsidRPr="0075485B">
        <w:t>(</w:t>
      </w:r>
      <w:r>
        <w:rPr>
          <w:i/>
        </w:rPr>
        <w:t>t</w:t>
      </w:r>
      <w:r w:rsidR="0075485B" w:rsidRPr="0075485B">
        <w:t>)</w:t>
      </w:r>
      <w:r w:rsidR="00842671">
        <w:rPr>
          <w:i/>
        </w:rPr>
        <w:t xml:space="preserve"> </w:t>
      </w:r>
      <w:r w:rsidR="00BA1173" w:rsidRPr="00BA1173">
        <w:t>~</w:t>
      </w:r>
      <w:r w:rsidR="00182C5D">
        <w:rPr>
          <w:i/>
        </w:rPr>
        <w:t xml:space="preserve"> </w:t>
      </w:r>
      <w:r>
        <w:rPr>
          <w:i/>
        </w:rPr>
        <w:t>siutte</w:t>
      </w:r>
      <w:r w:rsidR="0075485B" w:rsidRPr="0075485B">
        <w:t>(</w:t>
      </w:r>
      <w:r>
        <w:rPr>
          <w:i/>
        </w:rPr>
        <w:t>t</w:t>
      </w:r>
      <w:r w:rsidR="0075485B" w:rsidRPr="0075485B">
        <w:t>)</w:t>
      </w:r>
      <w:r>
        <w:rPr>
          <w:i/>
        </w:rPr>
        <w:t xml:space="preserve"> </w:t>
      </w:r>
      <w:r w:rsidR="00842671">
        <w:t xml:space="preserve">~ </w:t>
      </w:r>
      <w:r>
        <w:rPr>
          <w:i/>
        </w:rPr>
        <w:t xml:space="preserve">sivvu </w:t>
      </w:r>
      <w:r>
        <w:t xml:space="preserve">ja </w:t>
      </w:r>
      <w:r>
        <w:rPr>
          <w:i/>
        </w:rPr>
        <w:t xml:space="preserve">ennen </w:t>
      </w:r>
      <w:r>
        <w:t xml:space="preserve">oon preposisuunit. Näistä </w:t>
      </w:r>
      <w:r w:rsidRPr="00646835">
        <w:rPr>
          <w:i/>
        </w:rPr>
        <w:t>ennen</w:t>
      </w:r>
      <w:r>
        <w:t xml:space="preserve"> </w:t>
      </w:r>
      <w:r w:rsidR="0075485B">
        <w:t>(</w:t>
      </w:r>
      <w:r>
        <w:t>6) ottaa partitiivi</w:t>
      </w:r>
      <w:r w:rsidR="00F13883">
        <w:t>komplementi</w:t>
      </w:r>
      <w:r>
        <w:t xml:space="preserve">n, muut </w:t>
      </w:r>
      <w:r w:rsidR="00A27713">
        <w:t>genitiiv</w:t>
      </w:r>
      <w:r>
        <w:t>i</w:t>
      </w:r>
      <w:r w:rsidR="00F13883">
        <w:t>komplementi</w:t>
      </w:r>
      <w:r>
        <w:t xml:space="preserve">n </w:t>
      </w:r>
      <w:r w:rsidR="0075485B">
        <w:t>(</w:t>
      </w:r>
      <w:r>
        <w:t xml:space="preserve">7–10). </w:t>
      </w:r>
      <w:r>
        <w:rPr>
          <w:i/>
        </w:rPr>
        <w:t>aik</w:t>
      </w:r>
      <w:r w:rsidR="0075485B" w:rsidRPr="0075485B">
        <w:t>(</w:t>
      </w:r>
      <w:r>
        <w:rPr>
          <w:i/>
        </w:rPr>
        <w:t>k</w:t>
      </w:r>
      <w:r w:rsidR="0075485B" w:rsidRPr="0075485B">
        <w:t>)</w:t>
      </w:r>
      <w:r>
        <w:rPr>
          <w:i/>
        </w:rPr>
        <w:t xml:space="preserve">aa </w:t>
      </w:r>
      <w:r>
        <w:t xml:space="preserve">ja </w:t>
      </w:r>
      <w:r>
        <w:rPr>
          <w:i/>
        </w:rPr>
        <w:t>taka</w:t>
      </w:r>
      <w:r w:rsidR="0075485B" w:rsidRPr="0075485B">
        <w:t>(</w:t>
      </w:r>
      <w:r>
        <w:rPr>
          <w:i/>
        </w:rPr>
        <w:t>i</w:t>
      </w:r>
      <w:r w:rsidR="0075485B" w:rsidRPr="0075485B">
        <w:t>)</w:t>
      </w:r>
      <w:r>
        <w:rPr>
          <w:i/>
        </w:rPr>
        <w:t xml:space="preserve">sin </w:t>
      </w:r>
      <w:r>
        <w:t xml:space="preserve">oon siitä omituiset, ette niitten </w:t>
      </w:r>
      <w:r w:rsidR="00F13883">
        <w:t>komplementi</w:t>
      </w:r>
      <w:r>
        <w:t xml:space="preserve">t oon tasan nominatiivissa </w:t>
      </w:r>
      <w:r w:rsidR="0075485B">
        <w:t>(</w:t>
      </w:r>
      <w:r>
        <w:t>11).</w:t>
      </w:r>
    </w:p>
    <w:p w14:paraId="3E05C920" w14:textId="5EECC528" w:rsidR="0008220D" w:rsidRDefault="0075485B" w:rsidP="0008220D">
      <w:r>
        <w:t>(</w:t>
      </w:r>
      <w:r w:rsidR="0008220D">
        <w:t xml:space="preserve">1) Koulu loppuu juunikuussa </w:t>
      </w:r>
      <w:r w:rsidR="007D5FE9">
        <w:t>[</w:t>
      </w:r>
      <w:r w:rsidR="0008220D" w:rsidRPr="007D5FE9">
        <w:t>juhaneksen</w:t>
      </w:r>
      <w:r w:rsidR="0008220D" w:rsidRPr="006630C6">
        <w:rPr>
          <w:i/>
        </w:rPr>
        <w:t xml:space="preserve"> eelä</w:t>
      </w:r>
      <w:r w:rsidR="007D5FE9">
        <w:t>]</w:t>
      </w:r>
      <w:r w:rsidR="0008220D">
        <w:t>.</w:t>
      </w:r>
    </w:p>
    <w:p w14:paraId="7F019974" w14:textId="116604A1" w:rsidR="0008220D" w:rsidRDefault="0075485B" w:rsidP="0008220D">
      <w:r>
        <w:t>(</w:t>
      </w:r>
      <w:r w:rsidR="0008220D">
        <w:t xml:space="preserve">2) </w:t>
      </w:r>
      <w:r w:rsidR="007D5FE9">
        <w:t>[</w:t>
      </w:r>
      <w:r w:rsidR="0008220D" w:rsidRPr="007D5FE9">
        <w:t>Lihaviitten</w:t>
      </w:r>
      <w:r w:rsidR="0008220D" w:rsidRPr="006630C6">
        <w:rPr>
          <w:i/>
        </w:rPr>
        <w:t xml:space="preserve"> </w:t>
      </w:r>
      <w:r w:rsidR="0008220D" w:rsidRPr="007D5FE9">
        <w:t>vuossiin</w:t>
      </w:r>
      <w:r w:rsidR="0008220D" w:rsidRPr="006630C6">
        <w:rPr>
          <w:i/>
        </w:rPr>
        <w:t xml:space="preserve"> pörästä</w:t>
      </w:r>
      <w:r w:rsidR="007D5FE9">
        <w:t>]</w:t>
      </w:r>
      <w:r w:rsidR="0008220D">
        <w:t xml:space="preserve"> tuli seittemen laihaa vuotta.</w:t>
      </w:r>
    </w:p>
    <w:p w14:paraId="7B68E642" w14:textId="66C34B73" w:rsidR="0008220D" w:rsidRDefault="0075485B" w:rsidP="0008220D">
      <w:r>
        <w:t>(</w:t>
      </w:r>
      <w:r w:rsidR="0008220D">
        <w:t xml:space="preserve">3) Siitä hommasta sai palkan vasta </w:t>
      </w:r>
      <w:r w:rsidR="007D5FE9">
        <w:t>[</w:t>
      </w:r>
      <w:r w:rsidR="0008220D" w:rsidRPr="007D5FE9">
        <w:t>vuođen</w:t>
      </w:r>
      <w:r w:rsidR="0008220D" w:rsidRPr="00866F41">
        <w:rPr>
          <w:i/>
        </w:rPr>
        <w:t xml:space="preserve"> päästä</w:t>
      </w:r>
      <w:r w:rsidR="007D5FE9">
        <w:t>]</w:t>
      </w:r>
      <w:r w:rsidR="0008220D">
        <w:t>.</w:t>
      </w:r>
    </w:p>
    <w:p w14:paraId="02565A35" w14:textId="42435C46" w:rsidR="0008220D" w:rsidRDefault="0075485B" w:rsidP="0008220D">
      <w:r>
        <w:t>(</w:t>
      </w:r>
      <w:r w:rsidR="0008220D">
        <w:t xml:space="preserve">4) Ämmi tuli kothiin </w:t>
      </w:r>
      <w:r w:rsidR="007D5FE9">
        <w:t>[</w:t>
      </w:r>
      <w:r w:rsidR="0008220D" w:rsidRPr="007D5FE9">
        <w:t>yötä</w:t>
      </w:r>
      <w:r w:rsidR="0008220D" w:rsidRPr="00760795">
        <w:rPr>
          <w:i/>
        </w:rPr>
        <w:t xml:space="preserve"> vasten</w:t>
      </w:r>
      <w:r w:rsidR="007D5FE9">
        <w:t>]</w:t>
      </w:r>
      <w:r w:rsidR="0008220D">
        <w:t>.</w:t>
      </w:r>
    </w:p>
    <w:p w14:paraId="45CF49D8" w14:textId="4DF20F42" w:rsidR="0008220D" w:rsidRDefault="0075485B" w:rsidP="0008220D">
      <w:r>
        <w:t>(</w:t>
      </w:r>
      <w:r w:rsidR="0008220D">
        <w:t xml:space="preserve">5) Fepruarikuussa se mennee jo </w:t>
      </w:r>
      <w:r w:rsidR="007D5FE9">
        <w:t>[</w:t>
      </w:r>
      <w:r w:rsidR="0008220D" w:rsidRPr="00760795">
        <w:rPr>
          <w:i/>
        </w:rPr>
        <w:t xml:space="preserve">näköistä </w:t>
      </w:r>
      <w:r w:rsidR="0008220D" w:rsidRPr="007D5FE9">
        <w:t>vasten</w:t>
      </w:r>
      <w:r w:rsidR="007D5FE9">
        <w:t>]</w:t>
      </w:r>
      <w:r w:rsidR="0008220D">
        <w:t>.</w:t>
      </w:r>
    </w:p>
    <w:p w14:paraId="3C50ABDA" w14:textId="6AEB5B9D" w:rsidR="0008220D" w:rsidRDefault="0075485B" w:rsidP="0008220D">
      <w:r>
        <w:t>(</w:t>
      </w:r>
      <w:r w:rsidR="0008220D">
        <w:t xml:space="preserve">6) Erkki kerkis leipomhaan jo </w:t>
      </w:r>
      <w:r w:rsidR="007D5FE9">
        <w:t>[</w:t>
      </w:r>
      <w:r w:rsidR="0008220D" w:rsidRPr="00CE5A97">
        <w:rPr>
          <w:i/>
        </w:rPr>
        <w:t xml:space="preserve">ennen </w:t>
      </w:r>
      <w:r w:rsidR="0008220D" w:rsidRPr="007D5FE9">
        <w:t>murkinaa</w:t>
      </w:r>
      <w:r w:rsidR="007D5FE9">
        <w:t>]</w:t>
      </w:r>
      <w:r w:rsidR="0008220D">
        <w:t>.</w:t>
      </w:r>
    </w:p>
    <w:p w14:paraId="7DDDA681" w14:textId="7B590B2F" w:rsidR="0008220D" w:rsidRDefault="0075485B" w:rsidP="0008220D">
      <w:r>
        <w:t>(</w:t>
      </w:r>
      <w:r w:rsidR="0008220D">
        <w:t xml:space="preserve">7) Se oon tapahtunnu jo </w:t>
      </w:r>
      <w:r w:rsidR="007D5FE9">
        <w:t>[</w:t>
      </w:r>
      <w:r w:rsidR="0008220D" w:rsidRPr="00CE5A97">
        <w:rPr>
          <w:i/>
        </w:rPr>
        <w:t xml:space="preserve">eeltä </w:t>
      </w:r>
      <w:r w:rsidR="0008220D" w:rsidRPr="007D5FE9">
        <w:t>minun</w:t>
      </w:r>
      <w:r w:rsidR="007D5FE9">
        <w:t>]</w:t>
      </w:r>
      <w:r w:rsidR="0008220D">
        <w:t>.</w:t>
      </w:r>
    </w:p>
    <w:p w14:paraId="3B499AAD" w14:textId="3332D856" w:rsidR="0008220D" w:rsidRDefault="0075485B" w:rsidP="0008220D">
      <w:r>
        <w:t>(</w:t>
      </w:r>
      <w:r w:rsidR="0008220D">
        <w:t xml:space="preserve">8) Lapset tulhaan kothiin </w:t>
      </w:r>
      <w:r w:rsidR="007D5FE9">
        <w:t>[</w:t>
      </w:r>
      <w:r w:rsidR="0008220D" w:rsidRPr="00CE5A97">
        <w:rPr>
          <w:i/>
        </w:rPr>
        <w:t xml:space="preserve">eđeltä </w:t>
      </w:r>
      <w:r w:rsidR="0008220D" w:rsidRPr="007D5FE9">
        <w:t>joulun</w:t>
      </w:r>
      <w:r w:rsidR="007D5FE9">
        <w:t>]</w:t>
      </w:r>
      <w:r w:rsidR="0008220D">
        <w:t>.</w:t>
      </w:r>
    </w:p>
    <w:p w14:paraId="11BFA369" w14:textId="27267778" w:rsidR="0008220D" w:rsidRDefault="0075485B" w:rsidP="0008220D">
      <w:r>
        <w:t>(</w:t>
      </w:r>
      <w:r w:rsidR="0008220D">
        <w:t xml:space="preserve">9) </w:t>
      </w:r>
      <w:r w:rsidR="007D5FE9">
        <w:t>[</w:t>
      </w:r>
      <w:r w:rsidR="0008220D" w:rsidRPr="00B347D4">
        <w:rPr>
          <w:i/>
        </w:rPr>
        <w:t xml:space="preserve">Jälkhiin </w:t>
      </w:r>
      <w:r w:rsidR="0008220D" w:rsidRPr="007D5FE9">
        <w:t>juhaneksen</w:t>
      </w:r>
      <w:r w:rsidR="007D5FE9">
        <w:t>]</w:t>
      </w:r>
      <w:r w:rsidR="0008220D">
        <w:t xml:space="preserve"> alkkaa jo pimenemhään.</w:t>
      </w:r>
    </w:p>
    <w:p w14:paraId="7FECAE56" w14:textId="0AB73091" w:rsidR="0008220D" w:rsidRDefault="0075485B" w:rsidP="0008220D">
      <w:r>
        <w:t>(</w:t>
      </w:r>
      <w:r w:rsidR="0008220D">
        <w:t xml:space="preserve">10) Kello oon jo </w:t>
      </w:r>
      <w:r w:rsidR="007D5FE9">
        <w:t>[</w:t>
      </w:r>
      <w:r w:rsidR="0008220D" w:rsidRPr="00E60A59">
        <w:rPr>
          <w:i/>
        </w:rPr>
        <w:t xml:space="preserve">sivvu </w:t>
      </w:r>
      <w:r w:rsidR="0008220D" w:rsidRPr="007D5FE9">
        <w:t>keskipäivän</w:t>
      </w:r>
      <w:r w:rsidR="007D5FE9">
        <w:t>]</w:t>
      </w:r>
      <w:r w:rsidR="001B127A" w:rsidRPr="001B127A">
        <w:t>.</w:t>
      </w:r>
    </w:p>
    <w:p w14:paraId="35E9061D" w14:textId="1F8F6711" w:rsidR="0008220D" w:rsidRDefault="0075485B" w:rsidP="0008220D">
      <w:r>
        <w:t>(</w:t>
      </w:r>
      <w:r w:rsidR="0008220D">
        <w:t xml:space="preserve">11) Muori kuoli </w:t>
      </w:r>
      <w:r w:rsidR="007D5FE9">
        <w:t>[</w:t>
      </w:r>
      <w:r w:rsidR="0008220D" w:rsidRPr="007D5FE9">
        <w:t>kuukausi</w:t>
      </w:r>
      <w:r w:rsidR="0008220D" w:rsidRPr="00E60A59">
        <w:rPr>
          <w:i/>
        </w:rPr>
        <w:t xml:space="preserve"> aikkaa</w:t>
      </w:r>
      <w:r w:rsidR="0098090B" w:rsidRPr="0098090B">
        <w:t>/</w:t>
      </w:r>
      <w:r w:rsidR="0008220D" w:rsidRPr="00E60A59">
        <w:rPr>
          <w:i/>
        </w:rPr>
        <w:t>taka</w:t>
      </w:r>
      <w:r w:rsidR="00CA4BFD">
        <w:rPr>
          <w:i/>
        </w:rPr>
        <w:t>i</w:t>
      </w:r>
      <w:r w:rsidR="0008220D" w:rsidRPr="00E60A59">
        <w:rPr>
          <w:i/>
        </w:rPr>
        <w:t>sin</w:t>
      </w:r>
      <w:r w:rsidR="007D5FE9">
        <w:t>]</w:t>
      </w:r>
      <w:r w:rsidR="0008220D">
        <w:t>.</w:t>
      </w:r>
    </w:p>
    <w:p w14:paraId="479C5D87" w14:textId="4EA0AB4B" w:rsidR="0008220D" w:rsidRDefault="0008220D" w:rsidP="0008220D">
      <w:r>
        <w:t xml:space="preserve">Tähän joukkhoon kuuluu kans postposisuuni </w:t>
      </w:r>
      <w:r>
        <w:rPr>
          <w:i/>
        </w:rPr>
        <w:t>ympärillä</w:t>
      </w:r>
      <w:r>
        <w:t xml:space="preserve">, mikä ottaa </w:t>
      </w:r>
      <w:r w:rsidR="00A27713">
        <w:t>genitiiv</w:t>
      </w:r>
      <w:r>
        <w:t>i</w:t>
      </w:r>
      <w:r w:rsidR="00F13883">
        <w:t>komplementi</w:t>
      </w:r>
      <w:r>
        <w:t xml:space="preserve">n </w:t>
      </w:r>
      <w:r w:rsidR="0075485B">
        <w:t>(</w:t>
      </w:r>
      <w:r>
        <w:t>12).</w:t>
      </w:r>
    </w:p>
    <w:p w14:paraId="54BCD976" w14:textId="0DB9713D" w:rsidR="0008220D" w:rsidRDefault="0075485B" w:rsidP="0008220D">
      <w:r>
        <w:t>(</w:t>
      </w:r>
      <w:r w:rsidR="0008220D">
        <w:t xml:space="preserve">12) Se tullee etelässä lumi siinä </w:t>
      </w:r>
      <w:r w:rsidR="00491CD3">
        <w:t>[</w:t>
      </w:r>
      <w:r w:rsidR="0008220D" w:rsidRPr="00491CD3">
        <w:t>joulun</w:t>
      </w:r>
      <w:r w:rsidR="0008220D" w:rsidRPr="00F6366B">
        <w:rPr>
          <w:i/>
        </w:rPr>
        <w:t xml:space="preserve"> ympärillä</w:t>
      </w:r>
      <w:r w:rsidR="00491CD3">
        <w:t>]</w:t>
      </w:r>
      <w:r w:rsidR="0008220D">
        <w:t>.</w:t>
      </w:r>
    </w:p>
    <w:p w14:paraId="6BEF6067" w14:textId="55F0AD8A" w:rsidR="0008220D" w:rsidRDefault="0008220D" w:rsidP="004B789E">
      <w:pPr>
        <w:pStyle w:val="Overskrift3"/>
      </w:pPr>
      <w:bookmarkStart w:id="2092" w:name="_Toc311273988"/>
      <w:r>
        <w:t xml:space="preserve">Aijankohta sama ko </w:t>
      </w:r>
      <w:r w:rsidR="00F13883">
        <w:t>komplementi</w:t>
      </w:r>
      <w:r>
        <w:t>n aijanjakso</w:t>
      </w:r>
      <w:bookmarkEnd w:id="2092"/>
    </w:p>
    <w:p w14:paraId="595235C5" w14:textId="76F4AE05" w:rsidR="0008220D" w:rsidRPr="003515AF" w:rsidRDefault="0008220D" w:rsidP="0008220D">
      <w:r>
        <w:t xml:space="preserve">Osa aijan adposisuunifraasiista oon semmoiset, ette net täkäthään koko sen aijanjakson, mitä </w:t>
      </w:r>
      <w:r w:rsidR="00DF1E97">
        <w:t>komplementti</w:t>
      </w:r>
      <w:r>
        <w:t xml:space="preserve"> ilmoittaa. Tämmöiset oon </w:t>
      </w:r>
      <w:r>
        <w:rPr>
          <w:i/>
        </w:rPr>
        <w:t>aikana</w:t>
      </w:r>
      <w:ins w:id="2093" w:author="Information Services" w:date="2015-11-22T15:15:00Z">
        <w:r w:rsidR="0014187D">
          <w:rPr>
            <w:i/>
          </w:rPr>
          <w:t xml:space="preserve"> ~ aikhaan</w:t>
        </w:r>
      </w:ins>
      <w:r w:rsidR="0075485B" w:rsidRPr="0075485B">
        <w:t>,</w:t>
      </w:r>
      <w:r>
        <w:rPr>
          <w:i/>
        </w:rPr>
        <w:t xml:space="preserve"> alla</w:t>
      </w:r>
      <w:r w:rsidR="0075485B" w:rsidRPr="0075485B">
        <w:t>,</w:t>
      </w:r>
      <w:r>
        <w:rPr>
          <w:i/>
        </w:rPr>
        <w:t xml:space="preserve"> päähän</w:t>
      </w:r>
      <w:r w:rsidR="0075485B" w:rsidRPr="0075485B">
        <w:t>,</w:t>
      </w:r>
      <w:r>
        <w:rPr>
          <w:i/>
        </w:rPr>
        <w:t xml:space="preserve"> välissä</w:t>
      </w:r>
      <w:r w:rsidR="0075485B" w:rsidRPr="0075485B">
        <w:t>,</w:t>
      </w:r>
      <w:r>
        <w:rPr>
          <w:i/>
        </w:rPr>
        <w:t xml:space="preserve"> myöten </w:t>
      </w:r>
      <w:r w:rsidR="00BA1173" w:rsidRPr="00BA1173">
        <w:t>~</w:t>
      </w:r>
      <w:r>
        <w:rPr>
          <w:i/>
        </w:rPr>
        <w:t xml:space="preserve"> myöđen</w:t>
      </w:r>
      <w:r w:rsidR="0075485B" w:rsidRPr="0075485B">
        <w:t>,</w:t>
      </w:r>
      <w:r>
        <w:rPr>
          <w:i/>
        </w:rPr>
        <w:t xml:space="preserve"> ympäri</w:t>
      </w:r>
      <w:r w:rsidR="0075485B" w:rsidRPr="0075485B">
        <w:t>(</w:t>
      </w:r>
      <w:r>
        <w:rPr>
          <w:i/>
        </w:rPr>
        <w:t>t</w:t>
      </w:r>
      <w:r w:rsidR="0075485B" w:rsidRPr="0075485B">
        <w:t>),</w:t>
      </w:r>
      <w:r>
        <w:rPr>
          <w:i/>
        </w:rPr>
        <w:t xml:space="preserve"> läpi</w:t>
      </w:r>
      <w:r w:rsidR="0075485B" w:rsidRPr="0075485B">
        <w:t>(</w:t>
      </w:r>
      <w:r>
        <w:rPr>
          <w:i/>
        </w:rPr>
        <w:t>t</w:t>
      </w:r>
      <w:r w:rsidR="00D54267">
        <w:t xml:space="preserve"> ~</w:t>
      </w:r>
      <w:r>
        <w:rPr>
          <w:i/>
        </w:rPr>
        <w:t xml:space="preserve"> läpitte</w:t>
      </w:r>
      <w:r w:rsidR="0075485B" w:rsidRPr="0075485B">
        <w:t>,</w:t>
      </w:r>
      <w:r>
        <w:rPr>
          <w:i/>
        </w:rPr>
        <w:t xml:space="preserve"> yli</w:t>
      </w:r>
      <w:r w:rsidR="0075485B" w:rsidRPr="0075485B">
        <w:t>(</w:t>
      </w:r>
      <w:r>
        <w:rPr>
          <w:i/>
        </w:rPr>
        <w:t>t</w:t>
      </w:r>
      <w:r w:rsidR="0075485B" w:rsidRPr="0075485B">
        <w:t>)</w:t>
      </w:r>
      <w:r w:rsidR="00D54267">
        <w:rPr>
          <w:i/>
        </w:rPr>
        <w:t xml:space="preserve"> </w:t>
      </w:r>
      <w:r w:rsidR="00BA1173" w:rsidRPr="00BA1173">
        <w:t>~</w:t>
      </w:r>
      <w:r>
        <w:rPr>
          <w:i/>
        </w:rPr>
        <w:t xml:space="preserve"> ylitte</w:t>
      </w:r>
      <w:r>
        <w:t xml:space="preserve"> ja </w:t>
      </w:r>
      <w:r>
        <w:rPr>
          <w:i/>
        </w:rPr>
        <w:t>pitkin</w:t>
      </w:r>
      <w:r w:rsidR="001B127A" w:rsidRPr="001B127A">
        <w:t>.</w:t>
      </w:r>
      <w:r>
        <w:rPr>
          <w:i/>
        </w:rPr>
        <w:t xml:space="preserve"> </w:t>
      </w:r>
      <w:r>
        <w:t xml:space="preserve">Näistä </w:t>
      </w:r>
      <w:r>
        <w:rPr>
          <w:i/>
        </w:rPr>
        <w:t>aikana</w:t>
      </w:r>
      <w:ins w:id="2094" w:author="Information Services" w:date="2015-11-22T15:15:00Z">
        <w:r w:rsidR="0014187D">
          <w:rPr>
            <w:i/>
          </w:rPr>
          <w:t xml:space="preserve"> ~ aikhaan</w:t>
        </w:r>
      </w:ins>
      <w:r w:rsidR="0075485B" w:rsidRPr="0075485B">
        <w:t>,</w:t>
      </w:r>
      <w:r>
        <w:rPr>
          <w:i/>
        </w:rPr>
        <w:t xml:space="preserve"> alla</w:t>
      </w:r>
      <w:r w:rsidR="0075485B" w:rsidRPr="0075485B">
        <w:t>,</w:t>
      </w:r>
      <w:r>
        <w:rPr>
          <w:i/>
        </w:rPr>
        <w:t xml:space="preserve"> päähän</w:t>
      </w:r>
      <w:r w:rsidR="0075485B" w:rsidRPr="0075485B">
        <w:t>,</w:t>
      </w:r>
      <w:r>
        <w:rPr>
          <w:i/>
        </w:rPr>
        <w:t xml:space="preserve"> välissä </w:t>
      </w:r>
      <w:r>
        <w:t>ja</w:t>
      </w:r>
      <w:r>
        <w:rPr>
          <w:i/>
        </w:rPr>
        <w:t xml:space="preserve"> myöten </w:t>
      </w:r>
      <w:r w:rsidR="00BA1173" w:rsidRPr="00BA1173">
        <w:t>~</w:t>
      </w:r>
      <w:r>
        <w:rPr>
          <w:i/>
        </w:rPr>
        <w:t xml:space="preserve"> myöđen </w:t>
      </w:r>
      <w:r>
        <w:t xml:space="preserve">oon postposisuunit, mistä </w:t>
      </w:r>
      <w:r>
        <w:rPr>
          <w:i/>
        </w:rPr>
        <w:t xml:space="preserve">myöten </w:t>
      </w:r>
      <w:r w:rsidR="00BA1173" w:rsidRPr="00BA1173">
        <w:t>~</w:t>
      </w:r>
      <w:r>
        <w:rPr>
          <w:i/>
        </w:rPr>
        <w:t xml:space="preserve"> myöđen </w:t>
      </w:r>
      <w:r>
        <w:t>ottaa partitiivi</w:t>
      </w:r>
      <w:r w:rsidR="00F13883">
        <w:t>komplementi</w:t>
      </w:r>
      <w:r>
        <w:t xml:space="preserve">n </w:t>
      </w:r>
      <w:r w:rsidR="0075485B">
        <w:t>(</w:t>
      </w:r>
      <w:r>
        <w:t xml:space="preserve">5, 6), muut </w:t>
      </w:r>
      <w:r w:rsidR="00A27713">
        <w:t>genitiiv</w:t>
      </w:r>
      <w:r>
        <w:t>i</w:t>
      </w:r>
      <w:r w:rsidR="00F13883">
        <w:t>komplementi</w:t>
      </w:r>
      <w:r>
        <w:t xml:space="preserve">n </w:t>
      </w:r>
      <w:r w:rsidR="0075485B">
        <w:t>(</w:t>
      </w:r>
      <w:r>
        <w:t>1–4).</w:t>
      </w:r>
      <w:r>
        <w:rPr>
          <w:i/>
        </w:rPr>
        <w:t xml:space="preserve"> ympäri</w:t>
      </w:r>
      <w:r w:rsidR="0075485B" w:rsidRPr="0075485B">
        <w:t>(</w:t>
      </w:r>
      <w:r>
        <w:rPr>
          <w:i/>
        </w:rPr>
        <w:t>t</w:t>
      </w:r>
      <w:r w:rsidR="0075485B" w:rsidRPr="0075485B">
        <w:t>),</w:t>
      </w:r>
      <w:r>
        <w:rPr>
          <w:i/>
        </w:rPr>
        <w:t xml:space="preserve"> läpi</w:t>
      </w:r>
      <w:r w:rsidR="0075485B" w:rsidRPr="0075485B">
        <w:t>(</w:t>
      </w:r>
      <w:r>
        <w:rPr>
          <w:i/>
        </w:rPr>
        <w:t>t</w:t>
      </w:r>
      <w:r w:rsidR="0075485B" w:rsidRPr="0075485B">
        <w:t>)</w:t>
      </w:r>
      <w:r w:rsidR="00D54267">
        <w:rPr>
          <w:i/>
        </w:rPr>
        <w:t xml:space="preserve"> </w:t>
      </w:r>
      <w:r w:rsidR="00BA1173" w:rsidRPr="00BA1173">
        <w:t>~</w:t>
      </w:r>
      <w:r>
        <w:rPr>
          <w:i/>
        </w:rPr>
        <w:t xml:space="preserve"> läpitte</w:t>
      </w:r>
      <w:r w:rsidR="00D54267">
        <w:t>,</w:t>
      </w:r>
      <w:r>
        <w:rPr>
          <w:i/>
        </w:rPr>
        <w:t xml:space="preserve"> yli</w:t>
      </w:r>
      <w:r w:rsidR="0075485B" w:rsidRPr="0075485B">
        <w:t>(</w:t>
      </w:r>
      <w:r>
        <w:rPr>
          <w:i/>
        </w:rPr>
        <w:t>t</w:t>
      </w:r>
      <w:r w:rsidR="0075485B" w:rsidRPr="0075485B">
        <w:t>)</w:t>
      </w:r>
      <w:r w:rsidR="00D54267">
        <w:rPr>
          <w:i/>
        </w:rPr>
        <w:t xml:space="preserve"> </w:t>
      </w:r>
      <w:r w:rsidR="00BA1173" w:rsidRPr="00BA1173">
        <w:t>~</w:t>
      </w:r>
      <w:r>
        <w:rPr>
          <w:i/>
        </w:rPr>
        <w:t xml:space="preserve"> ylitte</w:t>
      </w:r>
      <w:r>
        <w:t xml:space="preserve"> ja </w:t>
      </w:r>
      <w:r>
        <w:rPr>
          <w:i/>
        </w:rPr>
        <w:t xml:space="preserve">pitkin </w:t>
      </w:r>
      <w:r>
        <w:t xml:space="preserve">oon preposisuunit, mistä </w:t>
      </w:r>
      <w:r w:rsidRPr="00D95FC0">
        <w:rPr>
          <w:i/>
        </w:rPr>
        <w:t xml:space="preserve">pitkin </w:t>
      </w:r>
      <w:r>
        <w:t>ottaa partitiivi</w:t>
      </w:r>
      <w:r w:rsidR="00F13883">
        <w:t>komplementi</w:t>
      </w:r>
      <w:r>
        <w:t xml:space="preserve">n </w:t>
      </w:r>
      <w:r w:rsidR="0075485B">
        <w:t>(</w:t>
      </w:r>
      <w:r>
        <w:t xml:space="preserve">11), muut </w:t>
      </w:r>
      <w:r w:rsidR="00A27713">
        <w:t>genitiiv</w:t>
      </w:r>
      <w:r>
        <w:t>i</w:t>
      </w:r>
      <w:r w:rsidR="00F13883">
        <w:t>komplementi</w:t>
      </w:r>
      <w:r w:rsidR="00583857">
        <w:t xml:space="preserve">n </w:t>
      </w:r>
      <w:r w:rsidR="0075485B">
        <w:t>(</w:t>
      </w:r>
      <w:r w:rsidR="00583857">
        <w:t xml:space="preserve">7, 9, </w:t>
      </w:r>
      <w:r>
        <w:t xml:space="preserve">10). Preposisuuni </w:t>
      </w:r>
      <w:r>
        <w:rPr>
          <w:i/>
        </w:rPr>
        <w:t>ympäri</w:t>
      </w:r>
      <w:r w:rsidR="0075485B" w:rsidRPr="0075485B">
        <w:t>(</w:t>
      </w:r>
      <w:r w:rsidR="00583857">
        <w:rPr>
          <w:i/>
        </w:rPr>
        <w:t>t</w:t>
      </w:r>
      <w:r w:rsidR="0075485B" w:rsidRPr="0075485B">
        <w:t>)</w:t>
      </w:r>
      <w:r>
        <w:rPr>
          <w:i/>
        </w:rPr>
        <w:t xml:space="preserve"> </w:t>
      </w:r>
      <w:r>
        <w:t xml:space="preserve">oon omituinen: Sen pluraalinen </w:t>
      </w:r>
      <w:r w:rsidR="00F13883">
        <w:t>komplementti</w:t>
      </w:r>
      <w:r>
        <w:t xml:space="preserve"> oon nominatiivissa</w:t>
      </w:r>
      <w:r w:rsidR="00476DA3">
        <w:t xml:space="preserve"> </w:t>
      </w:r>
      <w:r w:rsidR="0075485B">
        <w:t>(</w:t>
      </w:r>
      <w:r w:rsidR="00476DA3">
        <w:t>8)</w:t>
      </w:r>
      <w:r>
        <w:t>.</w:t>
      </w:r>
    </w:p>
    <w:p w14:paraId="41E5A533" w14:textId="3ED17BE9" w:rsidR="0008220D" w:rsidRPr="00085A1F" w:rsidRDefault="0075485B" w:rsidP="0008220D">
      <w:pPr>
        <w:rPr>
          <w:lang w:val="en-US"/>
        </w:rPr>
      </w:pPr>
      <w:r>
        <w:rPr>
          <w:lang w:val="en-US"/>
        </w:rPr>
        <w:t>(</w:t>
      </w:r>
      <w:r w:rsidR="0008220D">
        <w:rPr>
          <w:lang w:val="en-US"/>
        </w:rPr>
        <w:t xml:space="preserve">1) Se oli raskas työ </w:t>
      </w:r>
      <w:r w:rsidR="00A80A4D">
        <w:rPr>
          <w:lang w:val="en-US"/>
        </w:rPr>
        <w:t>[</w:t>
      </w:r>
      <w:r w:rsidR="0008220D" w:rsidRPr="00A80A4D">
        <w:rPr>
          <w:lang w:val="en-US"/>
        </w:rPr>
        <w:t>meän</w:t>
      </w:r>
      <w:r w:rsidR="0008220D" w:rsidRPr="00C35EAA">
        <w:rPr>
          <w:i/>
          <w:lang w:val="en-US"/>
        </w:rPr>
        <w:t xml:space="preserve"> aikana</w:t>
      </w:r>
      <w:r w:rsidR="00A80A4D">
        <w:rPr>
          <w:lang w:val="en-US"/>
        </w:rPr>
        <w:t>]</w:t>
      </w:r>
      <w:r w:rsidR="0008220D">
        <w:rPr>
          <w:lang w:val="en-US"/>
        </w:rPr>
        <w:t>.</w:t>
      </w:r>
    </w:p>
    <w:p w14:paraId="21FF7F2E" w14:textId="51F9CC4C" w:rsidR="0008220D" w:rsidRDefault="0075485B" w:rsidP="0008220D">
      <w:r>
        <w:t>(</w:t>
      </w:r>
      <w:r w:rsidR="0008220D">
        <w:t xml:space="preserve">2) Net tehthiin varkhautta </w:t>
      </w:r>
      <w:r w:rsidR="00A80A4D">
        <w:t>[</w:t>
      </w:r>
      <w:r w:rsidR="0008220D" w:rsidRPr="00A80A4D">
        <w:t>punnituksen</w:t>
      </w:r>
      <w:r w:rsidR="0008220D" w:rsidRPr="00C35EAA">
        <w:rPr>
          <w:i/>
        </w:rPr>
        <w:t xml:space="preserve"> </w:t>
      </w:r>
      <w:r w:rsidR="0008220D" w:rsidRPr="00A80A4D">
        <w:t>ja</w:t>
      </w:r>
      <w:r w:rsidR="0008220D" w:rsidRPr="00C35EAA">
        <w:rPr>
          <w:i/>
        </w:rPr>
        <w:t xml:space="preserve"> </w:t>
      </w:r>
      <w:r w:rsidR="0008220D" w:rsidRPr="00A80A4D">
        <w:t>mittauksen</w:t>
      </w:r>
      <w:r w:rsidR="0008220D" w:rsidRPr="00C35EAA">
        <w:rPr>
          <w:i/>
        </w:rPr>
        <w:t xml:space="preserve"> alla</w:t>
      </w:r>
      <w:r w:rsidR="00A80A4D">
        <w:t>]</w:t>
      </w:r>
      <w:r w:rsidR="0008220D">
        <w:t>.</w:t>
      </w:r>
    </w:p>
    <w:p w14:paraId="61BEBF88" w14:textId="079ACF42" w:rsidR="0008220D" w:rsidRDefault="0075485B" w:rsidP="0008220D">
      <w:r>
        <w:t>(</w:t>
      </w:r>
      <w:r w:rsidR="0008220D">
        <w:t xml:space="preserve">3) Tämä laina oon </w:t>
      </w:r>
      <w:r w:rsidR="00A80A4D">
        <w:t>[</w:t>
      </w:r>
      <w:r w:rsidR="0008220D" w:rsidRPr="00A80A4D">
        <w:t>kolmenkymmenen</w:t>
      </w:r>
      <w:r w:rsidR="0008220D" w:rsidRPr="00694130">
        <w:rPr>
          <w:i/>
        </w:rPr>
        <w:t xml:space="preserve"> </w:t>
      </w:r>
      <w:r w:rsidR="0008220D" w:rsidRPr="00A80A4D">
        <w:t>vuođen</w:t>
      </w:r>
      <w:r w:rsidR="0008220D" w:rsidRPr="00694130">
        <w:rPr>
          <w:i/>
        </w:rPr>
        <w:t xml:space="preserve"> päähän</w:t>
      </w:r>
      <w:r w:rsidR="00A80A4D">
        <w:t>]</w:t>
      </w:r>
      <w:r w:rsidR="0008220D">
        <w:t>.</w:t>
      </w:r>
    </w:p>
    <w:p w14:paraId="6DC6AA9B" w14:textId="7EF4AEA4" w:rsidR="0008220D" w:rsidRDefault="0075485B" w:rsidP="0008220D">
      <w:r>
        <w:t>(</w:t>
      </w:r>
      <w:r w:rsidR="0008220D">
        <w:t xml:space="preserve">4) </w:t>
      </w:r>
      <w:r w:rsidR="00A80A4D">
        <w:t>[</w:t>
      </w:r>
      <w:r w:rsidR="0008220D" w:rsidRPr="00A80A4D">
        <w:t>Kahđen</w:t>
      </w:r>
      <w:r w:rsidR="0008220D" w:rsidRPr="00694130">
        <w:rPr>
          <w:i/>
        </w:rPr>
        <w:t xml:space="preserve"> </w:t>
      </w:r>
      <w:r w:rsidR="0008220D" w:rsidRPr="00A80A4D">
        <w:t>sođan</w:t>
      </w:r>
      <w:r w:rsidR="0008220D" w:rsidRPr="00694130">
        <w:rPr>
          <w:i/>
        </w:rPr>
        <w:t xml:space="preserve"> välissä</w:t>
      </w:r>
      <w:r w:rsidR="00A80A4D">
        <w:t>]</w:t>
      </w:r>
      <w:r w:rsidR="0008220D">
        <w:t xml:space="preserve"> oli oikhein huono aika.</w:t>
      </w:r>
    </w:p>
    <w:p w14:paraId="798BF337" w14:textId="6C85ABF7" w:rsidR="0008220D" w:rsidRDefault="0075485B" w:rsidP="0008220D">
      <w:r>
        <w:t>(</w:t>
      </w:r>
      <w:r w:rsidR="0008220D">
        <w:t xml:space="preserve">5) Sitä pyssyy häyttyy laađata </w:t>
      </w:r>
      <w:r w:rsidR="00A80A4D">
        <w:t>[</w:t>
      </w:r>
      <w:r w:rsidR="0008220D" w:rsidRPr="00A80A4D">
        <w:t>sitä</w:t>
      </w:r>
      <w:r w:rsidR="0008220D" w:rsidRPr="00694130">
        <w:rPr>
          <w:i/>
        </w:rPr>
        <w:t xml:space="preserve"> myöđen</w:t>
      </w:r>
      <w:r w:rsidR="0008220D">
        <w:t xml:space="preserve"> ko sillä ammuthaan</w:t>
      </w:r>
      <w:r w:rsidR="00653335">
        <w:t>]</w:t>
      </w:r>
      <w:r w:rsidR="0008220D">
        <w:t>.</w:t>
      </w:r>
    </w:p>
    <w:p w14:paraId="08FE8F60" w14:textId="05C4345E" w:rsidR="0008220D" w:rsidRDefault="0075485B" w:rsidP="0008220D">
      <w:r>
        <w:t>(</w:t>
      </w:r>
      <w:r w:rsidR="0008220D">
        <w:t xml:space="preserve">6) </w:t>
      </w:r>
      <w:r w:rsidR="00A97269">
        <w:t>[</w:t>
      </w:r>
      <w:r w:rsidR="0008220D" w:rsidRPr="00A97269">
        <w:t>Aikaa</w:t>
      </w:r>
      <w:r w:rsidR="0008220D" w:rsidRPr="00694130">
        <w:rPr>
          <w:i/>
        </w:rPr>
        <w:t xml:space="preserve"> myöten</w:t>
      </w:r>
      <w:r w:rsidR="00A97269">
        <w:t>]</w:t>
      </w:r>
      <w:r w:rsidR="0008220D">
        <w:t xml:space="preserve"> </w:t>
      </w:r>
      <w:r w:rsidR="007B3FA5">
        <w:t>Annasta tuli paksumpi ette paksumpi</w:t>
      </w:r>
      <w:r w:rsidR="0008220D">
        <w:t>.</w:t>
      </w:r>
    </w:p>
    <w:p w14:paraId="28CF1C3C" w14:textId="1DA92964" w:rsidR="0008220D" w:rsidRDefault="0075485B" w:rsidP="0008220D">
      <w:r>
        <w:t>(</w:t>
      </w:r>
      <w:r w:rsidR="0008220D">
        <w:t xml:space="preserve">7) Muori ja faari asuthaan Spaaniassa </w:t>
      </w:r>
      <w:r w:rsidR="00A97269">
        <w:t>[</w:t>
      </w:r>
      <w:r w:rsidR="0008220D" w:rsidRPr="00694130">
        <w:rPr>
          <w:i/>
        </w:rPr>
        <w:t xml:space="preserve">ympäri </w:t>
      </w:r>
      <w:r w:rsidR="0008220D" w:rsidRPr="00A97269">
        <w:t>vuođen</w:t>
      </w:r>
      <w:r w:rsidR="00A97269">
        <w:t>]</w:t>
      </w:r>
      <w:r w:rsidR="0008220D">
        <w:t>.</w:t>
      </w:r>
    </w:p>
    <w:p w14:paraId="2C7AF2C7" w14:textId="6199A62F" w:rsidR="0008220D" w:rsidRDefault="0075485B" w:rsidP="0008220D">
      <w:r>
        <w:t>(</w:t>
      </w:r>
      <w:r w:rsidR="00A97269">
        <w:t>8) Net pyy</w:t>
      </w:r>
      <w:r w:rsidR="0008220D">
        <w:t xml:space="preserve">ethään </w:t>
      </w:r>
      <w:r w:rsidR="00A97269">
        <w:t>[</w:t>
      </w:r>
      <w:r w:rsidR="0008220D" w:rsidRPr="00694130">
        <w:rPr>
          <w:i/>
        </w:rPr>
        <w:t xml:space="preserve">ympäri </w:t>
      </w:r>
      <w:r w:rsidR="007F5B8F">
        <w:t>vuo</w:t>
      </w:r>
      <w:r w:rsidR="0008220D" w:rsidRPr="00A97269">
        <w:t>et</w:t>
      </w:r>
      <w:r w:rsidR="00A97269">
        <w:t>]</w:t>
      </w:r>
      <w:r w:rsidR="0008220D">
        <w:t xml:space="preserve"> sielä meren aavassa.</w:t>
      </w:r>
    </w:p>
    <w:p w14:paraId="03C092FD" w14:textId="206F77D7" w:rsidR="0008220D" w:rsidRDefault="0075485B" w:rsidP="0008220D">
      <w:r>
        <w:t>(</w:t>
      </w:r>
      <w:r w:rsidR="0008220D">
        <w:t xml:space="preserve">9) Met olema puhunheet kainuu </w:t>
      </w:r>
      <w:r w:rsidR="00A97269">
        <w:t>[</w:t>
      </w:r>
      <w:r w:rsidR="0008220D" w:rsidRPr="00C86590">
        <w:rPr>
          <w:i/>
        </w:rPr>
        <w:t xml:space="preserve">läpi </w:t>
      </w:r>
      <w:r w:rsidR="0008220D" w:rsidRPr="00A97269">
        <w:t>aikkain</w:t>
      </w:r>
      <w:r w:rsidR="00A97269">
        <w:t>]</w:t>
      </w:r>
      <w:r w:rsidR="0008220D">
        <w:t>.</w:t>
      </w:r>
    </w:p>
    <w:p w14:paraId="0DD3AD75" w14:textId="308DB59D" w:rsidR="0008220D" w:rsidRDefault="0075485B" w:rsidP="0008220D">
      <w:r>
        <w:t>(</w:t>
      </w:r>
      <w:r w:rsidR="0008220D">
        <w:t xml:space="preserve">10) Laiva seisoi siinä </w:t>
      </w:r>
      <w:r w:rsidR="00A97269">
        <w:t>[</w:t>
      </w:r>
      <w:r w:rsidR="0008220D" w:rsidRPr="00C86590">
        <w:rPr>
          <w:i/>
        </w:rPr>
        <w:t xml:space="preserve">yli </w:t>
      </w:r>
      <w:r w:rsidR="0008220D" w:rsidRPr="00A97269">
        <w:t>maailmansođan</w:t>
      </w:r>
      <w:r w:rsidR="00A97269">
        <w:t>]</w:t>
      </w:r>
      <w:r w:rsidR="0008220D">
        <w:t>.</w:t>
      </w:r>
    </w:p>
    <w:p w14:paraId="0CB2282A" w14:textId="2E9A269B" w:rsidR="0008220D" w:rsidRDefault="0075485B" w:rsidP="0008220D">
      <w:r>
        <w:t>(</w:t>
      </w:r>
      <w:r w:rsidR="0008220D">
        <w:t>11) Verkoila saa</w:t>
      </w:r>
      <w:r w:rsidR="00EF261F">
        <w:t>pi</w:t>
      </w:r>
      <w:r w:rsidR="0008220D">
        <w:t xml:space="preserve"> pyytää </w:t>
      </w:r>
      <w:r w:rsidR="00B11034">
        <w:t>[</w:t>
      </w:r>
      <w:r w:rsidR="0008220D" w:rsidRPr="00C86590">
        <w:rPr>
          <w:i/>
        </w:rPr>
        <w:t xml:space="preserve">pitkin </w:t>
      </w:r>
      <w:r w:rsidR="0008220D" w:rsidRPr="00B11034">
        <w:t>kessää</w:t>
      </w:r>
      <w:r w:rsidR="00B11034">
        <w:t>]</w:t>
      </w:r>
      <w:r w:rsidR="0008220D">
        <w:t>.</w:t>
      </w:r>
    </w:p>
    <w:p w14:paraId="04800347" w14:textId="04C474C6" w:rsidR="00B54962" w:rsidRDefault="00444D4D" w:rsidP="00B54962">
      <w:pPr>
        <w:pStyle w:val="Overskrift3"/>
      </w:pPr>
      <w:bookmarkStart w:id="2095" w:name="_Toc311273989"/>
      <w:r>
        <w:t>Aijan adposisuunit ja komplementin kaasus</w:t>
      </w:r>
      <w:bookmarkEnd w:id="2095"/>
    </w:p>
    <w:p w14:paraId="7B68F679" w14:textId="6AC7E67E" w:rsidR="00444D4D" w:rsidRPr="00E204BC" w:rsidRDefault="00444D4D" w:rsidP="00444D4D">
      <w:r>
        <w:t>Alapuolen tabelhiin oon kovottu aijan adposisuuniita. Niistä oon vaikkeempi anttaa</w:t>
      </w:r>
      <w:r w:rsidR="00EF261F">
        <w:t>t</w:t>
      </w:r>
      <w:r>
        <w:t xml:space="preserve"> mithään reekelii ette kunka net järjestythään: Joka joukosta löyttyy sekä postposisuuniita ette preposisuuniita. </w:t>
      </w:r>
      <w:r w:rsidR="00AF3EA9">
        <w:t>Joukko oon siinä erinomhainen, ette siitä löyttyy pos</w:t>
      </w:r>
      <w:r w:rsidR="00E204BC">
        <w:t>t</w:t>
      </w:r>
      <w:r w:rsidR="00AF3EA9">
        <w:t xml:space="preserve">posisuunit </w:t>
      </w:r>
      <w:r w:rsidR="00AF3EA9" w:rsidRPr="00AF3EA9">
        <w:rPr>
          <w:i/>
        </w:rPr>
        <w:t>taka</w:t>
      </w:r>
      <w:r w:rsidR="00A83669" w:rsidRPr="00A83669">
        <w:t>(</w:t>
      </w:r>
      <w:r w:rsidR="00AF3EA9">
        <w:rPr>
          <w:i/>
        </w:rPr>
        <w:t>i</w:t>
      </w:r>
      <w:r w:rsidR="00A83669" w:rsidRPr="00A83669">
        <w:t>)</w:t>
      </w:r>
      <w:r w:rsidR="00AF3EA9">
        <w:rPr>
          <w:i/>
        </w:rPr>
        <w:t xml:space="preserve">sin </w:t>
      </w:r>
      <w:r w:rsidR="00AF3EA9">
        <w:t>ja</w:t>
      </w:r>
      <w:r w:rsidR="00AF3EA9" w:rsidRPr="00AF3EA9">
        <w:rPr>
          <w:i/>
        </w:rPr>
        <w:t xml:space="preserve"> aik</w:t>
      </w:r>
      <w:r w:rsidR="00A83669" w:rsidRPr="00A83669">
        <w:t>(</w:t>
      </w:r>
      <w:r w:rsidR="00AF3EA9" w:rsidRPr="00AF3EA9">
        <w:rPr>
          <w:i/>
        </w:rPr>
        <w:t>k</w:t>
      </w:r>
      <w:r w:rsidR="00A83669" w:rsidRPr="00A83669">
        <w:t>)</w:t>
      </w:r>
      <w:r w:rsidR="00AF3EA9" w:rsidRPr="00AF3EA9">
        <w:rPr>
          <w:i/>
        </w:rPr>
        <w:t>aa</w:t>
      </w:r>
      <w:r w:rsidR="00A83669" w:rsidRPr="00A83669">
        <w:t>,</w:t>
      </w:r>
      <w:r w:rsidR="00AF3EA9">
        <w:rPr>
          <w:i/>
        </w:rPr>
        <w:t xml:space="preserve"> </w:t>
      </w:r>
      <w:r w:rsidR="00AF3EA9">
        <w:t xml:space="preserve">mikkä otethaan nominatiivikomplementin. Samoten preposisuuni </w:t>
      </w:r>
      <w:r w:rsidR="00E204BC">
        <w:rPr>
          <w:i/>
        </w:rPr>
        <w:t>ympäri</w:t>
      </w:r>
      <w:r w:rsidR="00A83669" w:rsidRPr="00A83669">
        <w:t>(</w:t>
      </w:r>
      <w:r w:rsidR="00E204BC">
        <w:rPr>
          <w:i/>
        </w:rPr>
        <w:t>t</w:t>
      </w:r>
      <w:r w:rsidR="00A83669" w:rsidRPr="00A83669">
        <w:t>)</w:t>
      </w:r>
      <w:r w:rsidR="00E204BC">
        <w:rPr>
          <w:i/>
        </w:rPr>
        <w:t xml:space="preserve"> </w:t>
      </w:r>
      <w:r w:rsidR="00E204BC">
        <w:t>ottaa nominatiivikomplementin mutta tyhä silloin ko komplementti oon pluraalissa.</w:t>
      </w:r>
    </w:p>
    <w:p w14:paraId="29BB91C0" w14:textId="7D1CF7FF" w:rsidR="0008220D" w:rsidRDefault="00BB3072" w:rsidP="004B789E">
      <w:pPr>
        <w:pStyle w:val="Undertittel"/>
      </w:pPr>
      <w:bookmarkStart w:id="2096" w:name="_Toc311273990"/>
      <w:r>
        <w:t>Tabeli</w:t>
      </w:r>
      <w:r w:rsidR="00E204BC">
        <w:t xml:space="preserve"> 59</w:t>
      </w:r>
      <w:r>
        <w:t xml:space="preserve">: Aijan </w:t>
      </w:r>
      <w:r w:rsidR="0008220D">
        <w:t xml:space="preserve">adposisuunit ja </w:t>
      </w:r>
      <w:r w:rsidR="00F13883">
        <w:t>komplementi</w:t>
      </w:r>
      <w:r w:rsidR="0008220D">
        <w:t>n kaasus</w:t>
      </w:r>
      <w:bookmarkEnd w:id="2096"/>
    </w:p>
    <w:tbl>
      <w:tblPr>
        <w:tblStyle w:val="Tabellrutenett"/>
        <w:tblW w:w="0" w:type="auto"/>
        <w:tblInd w:w="-72" w:type="dxa"/>
        <w:tblLook w:val="04A0" w:firstRow="1" w:lastRow="0" w:firstColumn="1" w:lastColumn="0" w:noHBand="0" w:noVBand="1"/>
      </w:tblPr>
      <w:tblGrid>
        <w:gridCol w:w="1458"/>
        <w:gridCol w:w="1041"/>
        <w:gridCol w:w="969"/>
        <w:gridCol w:w="1256"/>
        <w:gridCol w:w="1471"/>
        <w:gridCol w:w="1119"/>
        <w:gridCol w:w="1280"/>
      </w:tblGrid>
      <w:tr w:rsidR="00444D4D" w:rsidRPr="00F87510" w14:paraId="497E9D6D" w14:textId="77777777" w:rsidTr="00AF3EA9">
        <w:tc>
          <w:tcPr>
            <w:tcW w:w="0" w:type="auto"/>
            <w:vMerge w:val="restart"/>
          </w:tcPr>
          <w:p w14:paraId="1BD338F6" w14:textId="77777777" w:rsidR="00444D4D" w:rsidRDefault="00444D4D" w:rsidP="00154ACC">
            <w:r>
              <w:t>Funksuuni</w:t>
            </w:r>
          </w:p>
        </w:tc>
        <w:tc>
          <w:tcPr>
            <w:tcW w:w="0" w:type="auto"/>
            <w:gridSpan w:val="3"/>
          </w:tcPr>
          <w:p w14:paraId="081703AE" w14:textId="12948D02" w:rsidR="00444D4D" w:rsidRDefault="00444D4D" w:rsidP="00154ACC">
            <w:r>
              <w:t>Postposisuunit</w:t>
            </w:r>
          </w:p>
        </w:tc>
        <w:tc>
          <w:tcPr>
            <w:tcW w:w="0" w:type="auto"/>
            <w:gridSpan w:val="3"/>
          </w:tcPr>
          <w:p w14:paraId="69DFCB14" w14:textId="70B26D46" w:rsidR="00444D4D" w:rsidRDefault="00444D4D" w:rsidP="00154ACC">
            <w:r>
              <w:t>Preposisuunit</w:t>
            </w:r>
          </w:p>
        </w:tc>
      </w:tr>
      <w:tr w:rsidR="00444D4D" w:rsidRPr="00F87510" w14:paraId="241ED209" w14:textId="77777777" w:rsidTr="00444D4D">
        <w:tc>
          <w:tcPr>
            <w:tcW w:w="0" w:type="auto"/>
            <w:vMerge/>
          </w:tcPr>
          <w:p w14:paraId="196A2C4D" w14:textId="77777777" w:rsidR="00444D4D" w:rsidRDefault="00444D4D" w:rsidP="00154ACC"/>
        </w:tc>
        <w:tc>
          <w:tcPr>
            <w:tcW w:w="0" w:type="auto"/>
          </w:tcPr>
          <w:p w14:paraId="19324750" w14:textId="1BDFDFC9" w:rsidR="00444D4D" w:rsidRPr="00F87510" w:rsidRDefault="00A27713" w:rsidP="00154ACC">
            <w:r>
              <w:t>Genitiiv</w:t>
            </w:r>
            <w:r w:rsidR="00444D4D">
              <w:t>i</w:t>
            </w:r>
          </w:p>
        </w:tc>
        <w:tc>
          <w:tcPr>
            <w:tcW w:w="0" w:type="auto"/>
          </w:tcPr>
          <w:p w14:paraId="38E68A86" w14:textId="77777777" w:rsidR="00444D4D" w:rsidRPr="00F87510" w:rsidRDefault="00444D4D" w:rsidP="00154ACC">
            <w:r>
              <w:t>Partitiivi</w:t>
            </w:r>
          </w:p>
        </w:tc>
        <w:tc>
          <w:tcPr>
            <w:tcW w:w="0" w:type="auto"/>
          </w:tcPr>
          <w:p w14:paraId="4CF80579" w14:textId="70E0DF1A" w:rsidR="00444D4D" w:rsidRDefault="00444D4D" w:rsidP="00154ACC">
            <w:r>
              <w:t>Nominatiivi</w:t>
            </w:r>
          </w:p>
        </w:tc>
        <w:tc>
          <w:tcPr>
            <w:tcW w:w="0" w:type="auto"/>
          </w:tcPr>
          <w:p w14:paraId="7F5D14F0" w14:textId="64902946" w:rsidR="00444D4D" w:rsidRPr="00F87510" w:rsidRDefault="00A27713" w:rsidP="00154ACC">
            <w:r>
              <w:t>Genitiiv</w:t>
            </w:r>
            <w:r w:rsidR="00444D4D">
              <w:t>i</w:t>
            </w:r>
          </w:p>
        </w:tc>
        <w:tc>
          <w:tcPr>
            <w:tcW w:w="0" w:type="auto"/>
          </w:tcPr>
          <w:p w14:paraId="30F9285C" w14:textId="77777777" w:rsidR="00444D4D" w:rsidRPr="00F87510" w:rsidRDefault="00444D4D" w:rsidP="00154ACC">
            <w:r>
              <w:t>Partitiivi</w:t>
            </w:r>
          </w:p>
        </w:tc>
        <w:tc>
          <w:tcPr>
            <w:tcW w:w="0" w:type="auto"/>
          </w:tcPr>
          <w:p w14:paraId="618E1DEC" w14:textId="77777777" w:rsidR="00444D4D" w:rsidRDefault="00444D4D" w:rsidP="00154ACC">
            <w:r>
              <w:t>Nominatiivi</w:t>
            </w:r>
          </w:p>
        </w:tc>
      </w:tr>
      <w:tr w:rsidR="00444D4D" w:rsidRPr="00F87510" w14:paraId="73A7B9B2" w14:textId="77777777" w:rsidTr="00444D4D">
        <w:trPr>
          <w:trHeight w:val="854"/>
        </w:trPr>
        <w:tc>
          <w:tcPr>
            <w:tcW w:w="0" w:type="auto"/>
          </w:tcPr>
          <w:p w14:paraId="178CAB9B" w14:textId="77777777" w:rsidR="00444D4D" w:rsidRDefault="00444D4D" w:rsidP="00154ACC">
            <w:r>
              <w:t>Kellonaika</w:t>
            </w:r>
          </w:p>
          <w:p w14:paraId="4D6C5AF1" w14:textId="0AA00F7C" w:rsidR="00444D4D" w:rsidRDefault="00444D4D" w:rsidP="00154ACC">
            <w:r>
              <w:t>(10.2.1)</w:t>
            </w:r>
          </w:p>
        </w:tc>
        <w:tc>
          <w:tcPr>
            <w:tcW w:w="0" w:type="auto"/>
          </w:tcPr>
          <w:p w14:paraId="50E9A7D1" w14:textId="5552948D" w:rsidR="00444D4D" w:rsidRDefault="00444D4D" w:rsidP="00154ACC">
            <w:r>
              <w:t>aikana, aikhoin</w:t>
            </w:r>
          </w:p>
        </w:tc>
        <w:tc>
          <w:tcPr>
            <w:tcW w:w="0" w:type="auto"/>
          </w:tcPr>
          <w:p w14:paraId="2ED7D5B8" w14:textId="77777777" w:rsidR="00444D4D" w:rsidRDefault="00444D4D" w:rsidP="00154ACC"/>
        </w:tc>
        <w:tc>
          <w:tcPr>
            <w:tcW w:w="0" w:type="auto"/>
          </w:tcPr>
          <w:p w14:paraId="54327EBF" w14:textId="77777777" w:rsidR="00444D4D" w:rsidRDefault="00444D4D" w:rsidP="00154ACC"/>
        </w:tc>
        <w:tc>
          <w:tcPr>
            <w:tcW w:w="0" w:type="auto"/>
          </w:tcPr>
          <w:p w14:paraId="292EB0B0" w14:textId="61F6CD65" w:rsidR="00444D4D" w:rsidRDefault="00444D4D" w:rsidP="00154ACC">
            <w:r>
              <w:t>vaila, yli(t) ~ ylitte</w:t>
            </w:r>
          </w:p>
        </w:tc>
        <w:tc>
          <w:tcPr>
            <w:tcW w:w="0" w:type="auto"/>
          </w:tcPr>
          <w:p w14:paraId="7F3D164B" w14:textId="77777777" w:rsidR="00444D4D" w:rsidRDefault="00444D4D" w:rsidP="00154ACC">
            <w:pPr>
              <w:ind w:left="204"/>
            </w:pPr>
          </w:p>
        </w:tc>
        <w:tc>
          <w:tcPr>
            <w:tcW w:w="0" w:type="auto"/>
          </w:tcPr>
          <w:p w14:paraId="658D2A96" w14:textId="77777777" w:rsidR="00444D4D" w:rsidRDefault="00444D4D" w:rsidP="00154ACC"/>
        </w:tc>
      </w:tr>
      <w:tr w:rsidR="00444D4D" w:rsidRPr="00F87510" w14:paraId="09BAF334" w14:textId="77777777" w:rsidTr="00444D4D">
        <w:trPr>
          <w:trHeight w:val="1061"/>
        </w:trPr>
        <w:tc>
          <w:tcPr>
            <w:tcW w:w="0" w:type="auto"/>
          </w:tcPr>
          <w:p w14:paraId="397EC809" w14:textId="77777777" w:rsidR="00444D4D" w:rsidRDefault="00444D4D" w:rsidP="00154ACC">
            <w:r>
              <w:t>Aijankohta aikajakson sisälä</w:t>
            </w:r>
          </w:p>
          <w:p w14:paraId="048BCF83" w14:textId="4FCCDFC1" w:rsidR="00444D4D" w:rsidRDefault="00444D4D" w:rsidP="00154ACC">
            <w:r>
              <w:t>(10.2.2)</w:t>
            </w:r>
          </w:p>
        </w:tc>
        <w:tc>
          <w:tcPr>
            <w:tcW w:w="0" w:type="auto"/>
          </w:tcPr>
          <w:p w14:paraId="02A49329" w14:textId="77777777" w:rsidR="00444D4D" w:rsidRPr="00F134F4" w:rsidRDefault="00444D4D" w:rsidP="00154ACC">
            <w:r w:rsidRPr="00F134F4">
              <w:t>alussa, lopula</w:t>
            </w:r>
          </w:p>
        </w:tc>
        <w:tc>
          <w:tcPr>
            <w:tcW w:w="0" w:type="auto"/>
          </w:tcPr>
          <w:p w14:paraId="7EAE32B4" w14:textId="77777777" w:rsidR="00444D4D" w:rsidRDefault="00444D4D" w:rsidP="00154ACC"/>
        </w:tc>
        <w:tc>
          <w:tcPr>
            <w:tcW w:w="0" w:type="auto"/>
          </w:tcPr>
          <w:p w14:paraId="06851D36" w14:textId="77777777" w:rsidR="00444D4D" w:rsidRDefault="00444D4D" w:rsidP="00154ACC"/>
        </w:tc>
        <w:tc>
          <w:tcPr>
            <w:tcW w:w="0" w:type="auto"/>
          </w:tcPr>
          <w:p w14:paraId="7BDC270A" w14:textId="3035442C" w:rsidR="00444D4D" w:rsidRDefault="00444D4D" w:rsidP="00154ACC">
            <w:r>
              <w:t>kesken</w:t>
            </w:r>
          </w:p>
        </w:tc>
        <w:tc>
          <w:tcPr>
            <w:tcW w:w="0" w:type="auto"/>
          </w:tcPr>
          <w:p w14:paraId="617DED88" w14:textId="77777777" w:rsidR="00F904D4" w:rsidRDefault="00444D4D" w:rsidP="00154ACC">
            <w:r>
              <w:t>keskelä : keskele(t),</w:t>
            </w:r>
          </w:p>
          <w:p w14:paraId="47D2A0F2" w14:textId="02A3D062" w:rsidR="00444D4D" w:rsidRDefault="00444D4D" w:rsidP="00154ACC">
            <w:r>
              <w:t>-puolheen</w:t>
            </w:r>
          </w:p>
        </w:tc>
        <w:tc>
          <w:tcPr>
            <w:tcW w:w="0" w:type="auto"/>
          </w:tcPr>
          <w:p w14:paraId="7675368F" w14:textId="77777777" w:rsidR="00444D4D" w:rsidRDefault="00444D4D" w:rsidP="00154ACC"/>
        </w:tc>
      </w:tr>
      <w:tr w:rsidR="00444D4D" w:rsidRPr="00F87510" w14:paraId="079A16BA" w14:textId="77777777" w:rsidTr="00444D4D">
        <w:trPr>
          <w:trHeight w:val="1610"/>
        </w:trPr>
        <w:tc>
          <w:tcPr>
            <w:tcW w:w="0" w:type="auto"/>
          </w:tcPr>
          <w:p w14:paraId="01B0CAD4" w14:textId="77777777" w:rsidR="00444D4D" w:rsidRDefault="00444D4D" w:rsidP="00154ACC">
            <w:r>
              <w:t>Aijankohta aikajakson ulkopuolela</w:t>
            </w:r>
          </w:p>
          <w:p w14:paraId="6410D10E" w14:textId="7661E714" w:rsidR="00444D4D" w:rsidRPr="00F87510" w:rsidRDefault="00444D4D" w:rsidP="00154ACC">
            <w:r>
              <w:t>10.2.3)</w:t>
            </w:r>
          </w:p>
        </w:tc>
        <w:tc>
          <w:tcPr>
            <w:tcW w:w="0" w:type="auto"/>
          </w:tcPr>
          <w:p w14:paraId="7430E4A5" w14:textId="47C99414" w:rsidR="00444D4D" w:rsidRPr="00F134F4" w:rsidRDefault="00444D4D" w:rsidP="00154ACC">
            <w:r>
              <w:t>e(đ)elä</w:t>
            </w:r>
            <w:r w:rsidRPr="00F134F4">
              <w:t>, perästä ~ pörästä, päästä, ympärillä</w:t>
            </w:r>
          </w:p>
        </w:tc>
        <w:tc>
          <w:tcPr>
            <w:tcW w:w="0" w:type="auto"/>
          </w:tcPr>
          <w:p w14:paraId="12C070A0" w14:textId="77777777" w:rsidR="00444D4D" w:rsidRPr="00F87510" w:rsidRDefault="00444D4D" w:rsidP="00154ACC">
            <w:r>
              <w:t>vasten</w:t>
            </w:r>
          </w:p>
        </w:tc>
        <w:tc>
          <w:tcPr>
            <w:tcW w:w="0" w:type="auto"/>
          </w:tcPr>
          <w:p w14:paraId="0F17751E" w14:textId="33E11804" w:rsidR="00444D4D" w:rsidRDefault="00444D4D" w:rsidP="00154ACC">
            <w:r>
              <w:t>taka(i)sin, aik(k)aa</w:t>
            </w:r>
          </w:p>
        </w:tc>
        <w:tc>
          <w:tcPr>
            <w:tcW w:w="0" w:type="auto"/>
          </w:tcPr>
          <w:p w14:paraId="7BAD6624" w14:textId="3BBE5032" w:rsidR="00444D4D" w:rsidRPr="00F87510" w:rsidRDefault="00444D4D" w:rsidP="00154ACC">
            <w:r>
              <w:t xml:space="preserve">e(đ)eltä, jälkheen ~ jälkhiin, </w:t>
            </w:r>
            <w:r w:rsidRPr="00EC76CE">
              <w:t>siu</w:t>
            </w:r>
            <w:r>
              <w:t>(t) ~</w:t>
            </w:r>
            <w:r w:rsidRPr="00EC76CE">
              <w:t xml:space="preserve"> siutte</w:t>
            </w:r>
            <w:r>
              <w:t>(t) ~</w:t>
            </w:r>
            <w:r w:rsidRPr="00EC76CE">
              <w:t xml:space="preserve"> sivvu</w:t>
            </w:r>
            <w:r>
              <w:t xml:space="preserve"> </w:t>
            </w:r>
          </w:p>
        </w:tc>
        <w:tc>
          <w:tcPr>
            <w:tcW w:w="0" w:type="auto"/>
          </w:tcPr>
          <w:p w14:paraId="46345FE0" w14:textId="70E49166" w:rsidR="00444D4D" w:rsidRPr="00F87510" w:rsidRDefault="00444D4D" w:rsidP="00154ACC">
            <w:r>
              <w:t xml:space="preserve">ennen </w:t>
            </w:r>
          </w:p>
        </w:tc>
        <w:tc>
          <w:tcPr>
            <w:tcW w:w="0" w:type="auto"/>
          </w:tcPr>
          <w:p w14:paraId="624EE452" w14:textId="3B68BC5F" w:rsidR="00444D4D" w:rsidRDefault="00444D4D" w:rsidP="00154ACC"/>
        </w:tc>
      </w:tr>
      <w:tr w:rsidR="00444D4D" w14:paraId="44E57FB3" w14:textId="77777777" w:rsidTr="00444D4D">
        <w:trPr>
          <w:cantSplit/>
          <w:trHeight w:val="1439"/>
        </w:trPr>
        <w:tc>
          <w:tcPr>
            <w:tcW w:w="0" w:type="auto"/>
          </w:tcPr>
          <w:p w14:paraId="24EACFB9" w14:textId="77777777" w:rsidR="00444D4D" w:rsidRDefault="00444D4D" w:rsidP="00154ACC">
            <w:r>
              <w:t>Aijankohta sama ko komplementin aijankohta</w:t>
            </w:r>
          </w:p>
          <w:p w14:paraId="3D66977E" w14:textId="5F2FB483" w:rsidR="00444D4D" w:rsidRPr="00F87510" w:rsidRDefault="00444D4D" w:rsidP="00154ACC">
            <w:r>
              <w:t>(10.2.4)</w:t>
            </w:r>
          </w:p>
        </w:tc>
        <w:tc>
          <w:tcPr>
            <w:tcW w:w="0" w:type="auto"/>
          </w:tcPr>
          <w:p w14:paraId="23CE7FE9" w14:textId="359C9B8F" w:rsidR="00444D4D" w:rsidRPr="00F87510" w:rsidRDefault="00444D4D" w:rsidP="00154ACC">
            <w:del w:id="2097" w:author="Information Services" w:date="2015-11-22T15:16:00Z">
              <w:r w:rsidDel="0014187D">
                <w:delText xml:space="preserve">alusta, </w:delText>
              </w:r>
            </w:del>
            <w:r>
              <w:t>aikana</w:t>
            </w:r>
            <w:ins w:id="2098" w:author="Information Services" w:date="2015-11-22T15:15:00Z">
              <w:r w:rsidR="0014187D">
                <w:t xml:space="preserve"> ~ aikhaan</w:t>
              </w:r>
            </w:ins>
            <w:r>
              <w:t xml:space="preserve">, alla, </w:t>
            </w:r>
            <w:ins w:id="2099" w:author="Information Services" w:date="2015-11-22T15:16:00Z">
              <w:r w:rsidR="0014187D">
                <w:t xml:space="preserve">alusta, </w:t>
              </w:r>
            </w:ins>
            <w:r>
              <w:t>välissä, päähän, sisälä</w:t>
            </w:r>
          </w:p>
        </w:tc>
        <w:tc>
          <w:tcPr>
            <w:tcW w:w="0" w:type="auto"/>
          </w:tcPr>
          <w:p w14:paraId="440DDDE5" w14:textId="00DFB7C0" w:rsidR="00444D4D" w:rsidRPr="00F87510" w:rsidRDefault="00444D4D" w:rsidP="00FF0795">
            <w:r>
              <w:t xml:space="preserve">myöten ~ myöđen </w:t>
            </w:r>
          </w:p>
        </w:tc>
        <w:tc>
          <w:tcPr>
            <w:tcW w:w="0" w:type="auto"/>
          </w:tcPr>
          <w:p w14:paraId="76DF5586" w14:textId="77777777" w:rsidR="00444D4D" w:rsidRDefault="00444D4D" w:rsidP="00D833B8"/>
        </w:tc>
        <w:tc>
          <w:tcPr>
            <w:tcW w:w="0" w:type="auto"/>
          </w:tcPr>
          <w:p w14:paraId="63066245" w14:textId="11F4C968" w:rsidR="00444D4D" w:rsidRPr="00F87510" w:rsidRDefault="00444D4D" w:rsidP="00D833B8">
            <w:r>
              <w:t xml:space="preserve">läpi(t) ~ </w:t>
            </w:r>
            <w:r w:rsidRPr="00026EC6">
              <w:t>läpitte, yli</w:t>
            </w:r>
            <w:r>
              <w:t>(t) ~</w:t>
            </w:r>
            <w:r w:rsidRPr="00026EC6">
              <w:t xml:space="preserve"> ylitte</w:t>
            </w:r>
            <w:r>
              <w:t>, ympäri(t) (singulaarissa)</w:t>
            </w:r>
          </w:p>
        </w:tc>
        <w:tc>
          <w:tcPr>
            <w:tcW w:w="0" w:type="auto"/>
          </w:tcPr>
          <w:p w14:paraId="06F4E73B" w14:textId="77777777" w:rsidR="00444D4D" w:rsidRPr="00F87510" w:rsidRDefault="00444D4D" w:rsidP="00154ACC">
            <w:r>
              <w:t>pitkin</w:t>
            </w:r>
          </w:p>
        </w:tc>
        <w:tc>
          <w:tcPr>
            <w:tcW w:w="0" w:type="auto"/>
          </w:tcPr>
          <w:p w14:paraId="7C578711" w14:textId="500467EA" w:rsidR="00444D4D" w:rsidRPr="00F87510" w:rsidRDefault="00444D4D" w:rsidP="00154ACC">
            <w:r>
              <w:t>ympäri(t) (pluraalissa)</w:t>
            </w:r>
          </w:p>
        </w:tc>
      </w:tr>
    </w:tbl>
    <w:p w14:paraId="3B114246" w14:textId="5C3F9186" w:rsidR="00CB7E5F" w:rsidRDefault="00D05F41" w:rsidP="00CB7E5F">
      <w:pPr>
        <w:pStyle w:val="Overskrift2"/>
      </w:pPr>
      <w:bookmarkStart w:id="2100" w:name="_Toc311273991"/>
      <w:r>
        <w:t>Tavan adposisuunit</w:t>
      </w:r>
      <w:bookmarkEnd w:id="2100"/>
    </w:p>
    <w:p w14:paraId="20284D86" w14:textId="18AFE0C6" w:rsidR="00CB7E5F" w:rsidRPr="002470C0" w:rsidRDefault="00D05F41" w:rsidP="00CB7E5F">
      <w:r>
        <w:t xml:space="preserve">Tässä oon </w:t>
      </w:r>
      <w:r w:rsidRPr="004B6B33">
        <w:rPr>
          <w:smallCaps/>
        </w:rPr>
        <w:t>tavan adposisuuniksi</w:t>
      </w:r>
      <w:r>
        <w:t xml:space="preserve"> nimitetty </w:t>
      </w:r>
      <w:r w:rsidR="009A0A5D">
        <w:t>vasitui</w:t>
      </w:r>
      <w:r w:rsidR="00D833B8">
        <w:t>tten</w:t>
      </w:r>
      <w:r w:rsidR="009A0A5D">
        <w:t xml:space="preserve"> tavan adposisuuniitten lisäksi </w:t>
      </w:r>
      <w:r w:rsidR="009A0A5D" w:rsidRPr="004B6B33">
        <w:rPr>
          <w:smallCaps/>
        </w:rPr>
        <w:t>instrumentaaliset</w:t>
      </w:r>
      <w:r w:rsidR="009A0A5D">
        <w:t xml:space="preserve">, </w:t>
      </w:r>
      <w:r w:rsidR="009A0A5D" w:rsidRPr="004B6B33">
        <w:rPr>
          <w:smallCaps/>
        </w:rPr>
        <w:t>komitatiiviset</w:t>
      </w:r>
      <w:r w:rsidR="009A0A5D">
        <w:t xml:space="preserve"> ja </w:t>
      </w:r>
      <w:r w:rsidR="009A0A5D" w:rsidRPr="004B6B33">
        <w:rPr>
          <w:smallCaps/>
        </w:rPr>
        <w:t xml:space="preserve">abessiiviset </w:t>
      </w:r>
      <w:r w:rsidR="009A0A5D">
        <w:t xml:space="preserve">adposisuunit. </w:t>
      </w:r>
      <w:r w:rsidR="00CB7E5F">
        <w:t>Instrumentaalisila, komitatiivi</w:t>
      </w:r>
      <w:r w:rsidR="00C843C0">
        <w:t>si</w:t>
      </w:r>
      <w:r w:rsidR="00CB7E5F">
        <w:t>la ja abes</w:t>
      </w:r>
      <w:r w:rsidR="00C843C0">
        <w:t>s</w:t>
      </w:r>
      <w:r w:rsidR="00CB7E5F">
        <w:t>iivisilla fraasiila oon se yhtheinen trekki, ette net muistelhaan joko minkä kans joku oon eli tekkee jotaki eli mi</w:t>
      </w:r>
      <w:r>
        <w:t>tä ilman joku oon eli tekkee jot</w:t>
      </w:r>
      <w:r w:rsidR="00CB7E5F">
        <w:t>aki.</w:t>
      </w:r>
    </w:p>
    <w:p w14:paraId="4532DC34" w14:textId="6798F0EF" w:rsidR="00CB7E5F" w:rsidRDefault="007739F9" w:rsidP="00CB7E5F">
      <w:pPr>
        <w:pStyle w:val="Overskrift3"/>
      </w:pPr>
      <w:bookmarkStart w:id="2101" w:name="_Toc241552668"/>
      <w:bookmarkStart w:id="2102" w:name="_Toc311273992"/>
      <w:r>
        <w:t>Instrumentaaliset adposisuunit</w:t>
      </w:r>
      <w:r w:rsidR="00CB7E5F">
        <w:t>: millä konstila, minkä kans</w:t>
      </w:r>
      <w:bookmarkEnd w:id="2101"/>
      <w:bookmarkEnd w:id="2102"/>
    </w:p>
    <w:p w14:paraId="4B369E84" w14:textId="1B311C81" w:rsidR="00CB7E5F" w:rsidRDefault="00CB7E5F" w:rsidP="00CB7E5F">
      <w:r w:rsidRPr="000D620E">
        <w:rPr>
          <w:smallCaps/>
        </w:rPr>
        <w:t>Instrumentaaliset adposisuunifraasit</w:t>
      </w:r>
      <w:r>
        <w:t xml:space="preserve"> ilmoitethaan, millä apuneuvola eli konstila jotaki tapattuu. </w:t>
      </w:r>
      <w:bookmarkStart w:id="2103" w:name="_Toc191019371"/>
      <w:r>
        <w:t>Tämmöissi</w:t>
      </w:r>
      <w:r w:rsidR="007739F9">
        <w:t>i</w:t>
      </w:r>
      <w:r>
        <w:t xml:space="preserve"> adposisuuni</w:t>
      </w:r>
      <w:r w:rsidR="007739F9">
        <w:t>i</w:t>
      </w:r>
      <w:r>
        <w:t>ta oon</w:t>
      </w:r>
      <w:r w:rsidR="00194D8C">
        <w:t xml:space="preserve"> </w:t>
      </w:r>
      <w:r w:rsidR="00194D8C">
        <w:rPr>
          <w:i/>
        </w:rPr>
        <w:t>avula</w:t>
      </w:r>
      <w:r w:rsidR="0075485B" w:rsidRPr="0075485B">
        <w:t>,</w:t>
      </w:r>
      <w:r>
        <w:t xml:space="preserve"> </w:t>
      </w:r>
      <w:r>
        <w:rPr>
          <w:i/>
        </w:rPr>
        <w:t>kans</w:t>
      </w:r>
      <w:r w:rsidR="001B127A" w:rsidRPr="001B127A">
        <w:t>(</w:t>
      </w:r>
      <w:r w:rsidR="004E205B">
        <w:rPr>
          <w:i/>
        </w:rPr>
        <w:t>a</w:t>
      </w:r>
      <w:r w:rsidR="001B127A" w:rsidRPr="001B127A">
        <w:t>)</w:t>
      </w:r>
      <w:r w:rsidR="0075485B" w:rsidRPr="0075485B">
        <w:t>,</w:t>
      </w:r>
      <w:r>
        <w:rPr>
          <w:i/>
        </w:rPr>
        <w:t xml:space="preserve"> läpi</w:t>
      </w:r>
      <w:r w:rsidR="0075485B" w:rsidRPr="0075485B">
        <w:t>(</w:t>
      </w:r>
      <w:r>
        <w:rPr>
          <w:i/>
        </w:rPr>
        <w:t>t</w:t>
      </w:r>
      <w:r w:rsidR="0075485B" w:rsidRPr="0075485B">
        <w:t>)</w:t>
      </w:r>
      <w:r>
        <w:rPr>
          <w:i/>
        </w:rPr>
        <w:t xml:space="preserve"> </w:t>
      </w:r>
      <w:r w:rsidR="00BA1173" w:rsidRPr="00BA1173">
        <w:t>~</w:t>
      </w:r>
      <w:r>
        <w:rPr>
          <w:i/>
        </w:rPr>
        <w:t xml:space="preserve"> läpitte </w:t>
      </w:r>
      <w:r>
        <w:t>ja</w:t>
      </w:r>
      <w:r>
        <w:rPr>
          <w:i/>
        </w:rPr>
        <w:t xml:space="preserve"> kautta</w:t>
      </w:r>
      <w:r w:rsidR="001B127A" w:rsidRPr="001B127A">
        <w:t>.</w:t>
      </w:r>
      <w:r>
        <w:rPr>
          <w:i/>
        </w:rPr>
        <w:t xml:space="preserve"> </w:t>
      </w:r>
      <w:r>
        <w:t>N</w:t>
      </w:r>
      <w:r w:rsidR="007739F9">
        <w:t>ämät oon kaikki postposisuunit</w:t>
      </w:r>
      <w:r>
        <w:t xml:space="preserve">, mikkä otethaan </w:t>
      </w:r>
      <w:r w:rsidR="00A27713">
        <w:t>genitiiv</w:t>
      </w:r>
      <w:r>
        <w:t>i</w:t>
      </w:r>
      <w:r w:rsidR="00F13883">
        <w:t>komplementi</w:t>
      </w:r>
      <w:r>
        <w:t>n.</w:t>
      </w:r>
      <w:r w:rsidR="00B7229E">
        <w:t xml:space="preserve"> </w:t>
      </w:r>
      <w:r w:rsidR="00B7229E">
        <w:rPr>
          <w:i/>
        </w:rPr>
        <w:t xml:space="preserve">avula </w:t>
      </w:r>
      <w:r w:rsidR="00B7229E">
        <w:t>ja</w:t>
      </w:r>
      <w:r>
        <w:t xml:space="preserve"> </w:t>
      </w:r>
      <w:r>
        <w:rPr>
          <w:i/>
        </w:rPr>
        <w:t>kans</w:t>
      </w:r>
      <w:r w:rsidR="001B127A" w:rsidRPr="001B127A">
        <w:t>(</w:t>
      </w:r>
      <w:r w:rsidR="00401370">
        <w:rPr>
          <w:i/>
        </w:rPr>
        <w:t>a</w:t>
      </w:r>
      <w:r w:rsidR="001B127A" w:rsidRPr="001B127A">
        <w:t>)</w:t>
      </w:r>
      <w:r>
        <w:t xml:space="preserve"> meina</w:t>
      </w:r>
      <w:r w:rsidR="00401370">
        <w:t>thaan</w:t>
      </w:r>
      <w:r>
        <w:t xml:space="preserve"> enämen konstii eli apuneuvoo, jonka kans jotaki</w:t>
      </w:r>
      <w:r w:rsidR="000076D1">
        <w:t xml:space="preserve"> te</w:t>
      </w:r>
      <w:r w:rsidR="00416B0E">
        <w:t>hđhään</w:t>
      </w:r>
      <w:r w:rsidR="000076D1">
        <w:t xml:space="preserve"> eli jotaki tapattuu </w:t>
      </w:r>
      <w:r w:rsidR="0075485B">
        <w:t>(</w:t>
      </w:r>
      <w:r w:rsidR="000076D1">
        <w:t>1–3</w:t>
      </w:r>
      <w:r>
        <w:t xml:space="preserve">), </w:t>
      </w:r>
      <w:r>
        <w:rPr>
          <w:i/>
        </w:rPr>
        <w:t>läpi</w:t>
      </w:r>
      <w:r w:rsidR="0075485B" w:rsidRPr="0075485B">
        <w:t>(</w:t>
      </w:r>
      <w:r>
        <w:rPr>
          <w:i/>
        </w:rPr>
        <w:t>t</w:t>
      </w:r>
      <w:r w:rsidR="0075485B" w:rsidRPr="0075485B">
        <w:t>)</w:t>
      </w:r>
      <w:r>
        <w:rPr>
          <w:i/>
        </w:rPr>
        <w:t xml:space="preserve"> </w:t>
      </w:r>
      <w:r w:rsidR="00BA1173" w:rsidRPr="00BA1173">
        <w:t>~</w:t>
      </w:r>
      <w:r>
        <w:rPr>
          <w:i/>
        </w:rPr>
        <w:t xml:space="preserve"> läpitte </w:t>
      </w:r>
      <w:r>
        <w:t xml:space="preserve">ja </w:t>
      </w:r>
      <w:r>
        <w:rPr>
          <w:i/>
        </w:rPr>
        <w:t xml:space="preserve">kautta </w:t>
      </w:r>
      <w:r>
        <w:t xml:space="preserve">konstii eli apuneuvoo, minkä resultaatin syntakti muistelee eli minkä kautta päästhään syntaktin muistelemhaan moolhiin </w:t>
      </w:r>
      <w:r w:rsidR="0075485B">
        <w:t>(</w:t>
      </w:r>
      <w:r w:rsidR="000076D1">
        <w:t>4</w:t>
      </w:r>
      <w:r>
        <w:t>–</w:t>
      </w:r>
      <w:r w:rsidR="000076D1">
        <w:t>8</w:t>
      </w:r>
      <w:r>
        <w:t>).</w:t>
      </w:r>
    </w:p>
    <w:p w14:paraId="0023212D" w14:textId="091D926B" w:rsidR="008C535B" w:rsidRPr="004D4C75" w:rsidRDefault="0075485B" w:rsidP="00CB7E5F">
      <w:r w:rsidRPr="0014087E">
        <w:t>(</w:t>
      </w:r>
      <w:r w:rsidR="008C535B" w:rsidRPr="0014087E">
        <w:t xml:space="preserve">1) </w:t>
      </w:r>
      <w:r w:rsidR="00E921A2" w:rsidRPr="0014087E">
        <w:t xml:space="preserve">Kyrre ei halluu kävelä </w:t>
      </w:r>
      <w:r w:rsidR="00824EBD">
        <w:t>[</w:t>
      </w:r>
      <w:r w:rsidR="00E921A2" w:rsidRPr="00824EBD">
        <w:t>krykitten</w:t>
      </w:r>
      <w:r w:rsidR="00E921A2" w:rsidRPr="0014087E">
        <w:rPr>
          <w:i/>
        </w:rPr>
        <w:t xml:space="preserve"> avula</w:t>
      </w:r>
      <w:r w:rsidR="00824EBD">
        <w:t>]</w:t>
      </w:r>
      <w:r w:rsidR="008C535B" w:rsidRPr="0014087E">
        <w:t>.</w:t>
      </w:r>
    </w:p>
    <w:p w14:paraId="096C0FD0" w14:textId="6E553E0E" w:rsidR="00CB7E5F" w:rsidRDefault="0075485B" w:rsidP="00CB7E5F">
      <w:r>
        <w:t>(</w:t>
      </w:r>
      <w:r w:rsidR="000076D1">
        <w:t>2</w:t>
      </w:r>
      <w:r w:rsidR="00CB7E5F">
        <w:t xml:space="preserve">) Jokku tulthiin markkinhaan </w:t>
      </w:r>
      <w:r w:rsidR="00824EBD">
        <w:t>[</w:t>
      </w:r>
      <w:r w:rsidR="00CB7E5F" w:rsidRPr="00824EBD">
        <w:t>porroin</w:t>
      </w:r>
      <w:r w:rsidR="00CB7E5F" w:rsidRPr="007178A4">
        <w:rPr>
          <w:i/>
        </w:rPr>
        <w:t xml:space="preserve"> kans</w:t>
      </w:r>
      <w:r w:rsidR="00824EBD">
        <w:t>]</w:t>
      </w:r>
      <w:r w:rsidR="00CB7E5F">
        <w:t xml:space="preserve"> ja jokku </w:t>
      </w:r>
      <w:r w:rsidR="00824EBD">
        <w:t>[</w:t>
      </w:r>
      <w:r w:rsidR="00CB7E5F" w:rsidRPr="00824EBD">
        <w:t>hevosten</w:t>
      </w:r>
      <w:r w:rsidR="00CB7E5F" w:rsidRPr="007178A4">
        <w:rPr>
          <w:i/>
        </w:rPr>
        <w:t xml:space="preserve"> kans</w:t>
      </w:r>
      <w:r w:rsidR="00824EBD">
        <w:t>]</w:t>
      </w:r>
      <w:r w:rsidR="00CB7E5F">
        <w:t>.</w:t>
      </w:r>
    </w:p>
    <w:p w14:paraId="11A75A95" w14:textId="3D59CFA7" w:rsidR="00CB7E5F" w:rsidRDefault="0075485B" w:rsidP="00CB7E5F">
      <w:r>
        <w:t>(</w:t>
      </w:r>
      <w:r w:rsidR="000076D1">
        <w:t>3</w:t>
      </w:r>
      <w:r w:rsidR="00CB7E5F">
        <w:t xml:space="preserve">) Taavetti vaihetti </w:t>
      </w:r>
      <w:r w:rsidR="00824EBD">
        <w:t xml:space="preserve">ittelensä </w:t>
      </w:r>
      <w:r w:rsidR="00CB7E5F">
        <w:t xml:space="preserve">jauhoo </w:t>
      </w:r>
      <w:r w:rsidR="00824EBD">
        <w:t>[</w:t>
      </w:r>
      <w:r w:rsidR="00CB7E5F" w:rsidRPr="00824EBD">
        <w:t>kalloin</w:t>
      </w:r>
      <w:r w:rsidR="00CB7E5F" w:rsidRPr="007178A4">
        <w:rPr>
          <w:i/>
        </w:rPr>
        <w:t xml:space="preserve"> kans</w:t>
      </w:r>
      <w:r w:rsidR="00824EBD">
        <w:t>]</w:t>
      </w:r>
      <w:r w:rsidR="00CB7E5F">
        <w:t>.</w:t>
      </w:r>
    </w:p>
    <w:p w14:paraId="5C4ACC8F" w14:textId="64E0022B" w:rsidR="00CB7E5F" w:rsidRDefault="0075485B" w:rsidP="00CB7E5F">
      <w:r>
        <w:t>(</w:t>
      </w:r>
      <w:r w:rsidR="000076D1">
        <w:t>4</w:t>
      </w:r>
      <w:r w:rsidR="00A4641F">
        <w:t>) Ei net kirjoite</w:t>
      </w:r>
      <w:r w:rsidR="00CB7E5F">
        <w:t xml:space="preserve">ta, net puhelhaan tyhä </w:t>
      </w:r>
      <w:r w:rsidR="00FE5B33">
        <w:t>[</w:t>
      </w:r>
      <w:r w:rsidR="00CB7E5F" w:rsidRPr="00A4641F">
        <w:t>telefoonin</w:t>
      </w:r>
      <w:r w:rsidR="00CB7E5F" w:rsidRPr="007178A4">
        <w:rPr>
          <w:i/>
        </w:rPr>
        <w:t xml:space="preserve"> läpi</w:t>
      </w:r>
      <w:r w:rsidR="007F5B8F">
        <w:rPr>
          <w:i/>
        </w:rPr>
        <w:t>t</w:t>
      </w:r>
      <w:r w:rsidR="00FE5B33" w:rsidRPr="00FE5B33">
        <w:t>]</w:t>
      </w:r>
      <w:r w:rsidR="00CB7E5F">
        <w:t>.</w:t>
      </w:r>
    </w:p>
    <w:p w14:paraId="3C968043" w14:textId="5E47E570" w:rsidR="00CB7E5F" w:rsidRDefault="0075485B" w:rsidP="00CB7E5F">
      <w:r>
        <w:t>(</w:t>
      </w:r>
      <w:r w:rsidR="000076D1">
        <w:t>5</w:t>
      </w:r>
      <w:r w:rsidR="00CB7E5F">
        <w:t xml:space="preserve">) Mikhään ei menesty, jos assiita ei ota </w:t>
      </w:r>
      <w:r w:rsidR="00925B6A">
        <w:t>[</w:t>
      </w:r>
      <w:r w:rsidR="00CB7E5F" w:rsidRPr="00925B6A">
        <w:t>politiikkeriitten</w:t>
      </w:r>
      <w:r w:rsidR="00CB7E5F">
        <w:rPr>
          <w:i/>
        </w:rPr>
        <w:t xml:space="preserve"> läpi</w:t>
      </w:r>
      <w:r w:rsidR="00925B6A">
        <w:t>]</w:t>
      </w:r>
      <w:r w:rsidR="001B127A" w:rsidRPr="001B127A">
        <w:t>.</w:t>
      </w:r>
    </w:p>
    <w:p w14:paraId="74C35CE8" w14:textId="74F12D6B" w:rsidR="00CB7E5F" w:rsidRPr="00F05AC4" w:rsidRDefault="0075485B" w:rsidP="00CB7E5F">
      <w:r>
        <w:t>(</w:t>
      </w:r>
      <w:r w:rsidR="000076D1">
        <w:t>6</w:t>
      </w:r>
      <w:r w:rsidR="00CB7E5F">
        <w:t>) Nuutti puhui kuninkhaan kansa</w:t>
      </w:r>
      <w:r w:rsidR="00CB7E5F" w:rsidRPr="00F05AC4">
        <w:rPr>
          <w:i/>
        </w:rPr>
        <w:t xml:space="preserve"> </w:t>
      </w:r>
      <w:r w:rsidR="00925B6A">
        <w:t>[</w:t>
      </w:r>
      <w:r w:rsidR="00CB7E5F" w:rsidRPr="00925B6A">
        <w:t>tulkin</w:t>
      </w:r>
      <w:r w:rsidR="00CB7E5F" w:rsidRPr="00F05AC4">
        <w:rPr>
          <w:i/>
        </w:rPr>
        <w:t xml:space="preserve"> läpitte</w:t>
      </w:r>
      <w:r w:rsidR="00925B6A">
        <w:t>]</w:t>
      </w:r>
      <w:r w:rsidR="00CB7E5F">
        <w:t>.</w:t>
      </w:r>
    </w:p>
    <w:p w14:paraId="05D036EE" w14:textId="4FC32A46" w:rsidR="00CB7E5F" w:rsidRDefault="0075485B" w:rsidP="00CB7E5F">
      <w:r>
        <w:t>(</w:t>
      </w:r>
      <w:r w:rsidR="000076D1">
        <w:t>7</w:t>
      </w:r>
      <w:r w:rsidR="00CB7E5F">
        <w:t xml:space="preserve">) Vaphaus tuli meile </w:t>
      </w:r>
      <w:r w:rsidR="00925B6A">
        <w:t>[</w:t>
      </w:r>
      <w:r w:rsidR="00CB7E5F" w:rsidRPr="00925B6A">
        <w:t>Ryssän</w:t>
      </w:r>
      <w:r w:rsidR="00CB7E5F" w:rsidRPr="00F05AC4">
        <w:rPr>
          <w:i/>
        </w:rPr>
        <w:t xml:space="preserve"> </w:t>
      </w:r>
      <w:r w:rsidR="00CB7E5F" w:rsidRPr="00925B6A">
        <w:t>sotil</w:t>
      </w:r>
      <w:r w:rsidR="00925B6A">
        <w:t>h</w:t>
      </w:r>
      <w:r w:rsidR="00CB7E5F" w:rsidRPr="00925B6A">
        <w:t>aitten</w:t>
      </w:r>
      <w:r w:rsidR="00CB7E5F" w:rsidRPr="00F05AC4">
        <w:rPr>
          <w:i/>
        </w:rPr>
        <w:t xml:space="preserve"> kautta</w:t>
      </w:r>
      <w:r w:rsidR="00925B6A">
        <w:t>]</w:t>
      </w:r>
      <w:r w:rsidR="00CB7E5F">
        <w:t>.</w:t>
      </w:r>
    </w:p>
    <w:p w14:paraId="1FD80BAD" w14:textId="500778A1" w:rsidR="00CB7E5F" w:rsidRDefault="0075485B" w:rsidP="00CB7E5F">
      <w:r>
        <w:t>(</w:t>
      </w:r>
      <w:r w:rsidR="000076D1">
        <w:t>8</w:t>
      </w:r>
      <w:r w:rsidR="00CB7E5F">
        <w:t xml:space="preserve">) Rahhaa saathiin tyhä </w:t>
      </w:r>
      <w:r w:rsidR="00925B6A">
        <w:t>[</w:t>
      </w:r>
      <w:r w:rsidR="00CB7E5F" w:rsidRPr="00925B6A">
        <w:t>raskhaan</w:t>
      </w:r>
      <w:r w:rsidR="00CB7E5F" w:rsidRPr="00F72BC3">
        <w:rPr>
          <w:i/>
        </w:rPr>
        <w:t xml:space="preserve"> </w:t>
      </w:r>
      <w:r w:rsidR="00CB7E5F" w:rsidRPr="00925B6A">
        <w:t>työn</w:t>
      </w:r>
      <w:r w:rsidR="00CB7E5F" w:rsidRPr="00F72BC3">
        <w:rPr>
          <w:i/>
        </w:rPr>
        <w:t xml:space="preserve"> kautta</w:t>
      </w:r>
      <w:r w:rsidR="00925B6A">
        <w:t>]</w:t>
      </w:r>
      <w:r w:rsidR="001B127A" w:rsidRPr="001B127A">
        <w:t>.</w:t>
      </w:r>
    </w:p>
    <w:p w14:paraId="3E449CB4" w14:textId="77777777" w:rsidR="00CB7E5F" w:rsidRDefault="00CB7E5F" w:rsidP="00CB7E5F">
      <w:pPr>
        <w:pStyle w:val="Overskrift3"/>
      </w:pPr>
      <w:bookmarkStart w:id="2104" w:name="_Toc241552669"/>
      <w:bookmarkStart w:id="2105" w:name="_Toc311273993"/>
      <w:r>
        <w:t>Komitatiiviset adposisuunit: kenen, minkä kans, mitä oon lisäksi</w:t>
      </w:r>
      <w:bookmarkEnd w:id="2104"/>
      <w:bookmarkEnd w:id="2105"/>
    </w:p>
    <w:p w14:paraId="693C6959" w14:textId="153F48F4" w:rsidR="00CB7E5F" w:rsidRPr="00FF76D5" w:rsidRDefault="00CB7E5F" w:rsidP="00CB7E5F">
      <w:r w:rsidRPr="00E64F9C">
        <w:rPr>
          <w:smallCaps/>
        </w:rPr>
        <w:t>Komitatiiviset adposisuuni</w:t>
      </w:r>
      <w:r w:rsidR="00E64F9C">
        <w:rPr>
          <w:smallCaps/>
        </w:rPr>
        <w:t>fraasit</w:t>
      </w:r>
      <w:r>
        <w:t xml:space="preserve"> ilmoitethaan, kenen eli minkä kans jotaki tapattuu, kuka eli mitä oon myötä. Adposisuuniita oon </w:t>
      </w:r>
      <w:r w:rsidR="004A678B">
        <w:rPr>
          <w:i/>
        </w:rPr>
        <w:t>kans</w:t>
      </w:r>
      <w:r w:rsidR="001B127A" w:rsidRPr="001B127A">
        <w:t>(</w:t>
      </w:r>
      <w:r w:rsidR="004A678B">
        <w:rPr>
          <w:i/>
        </w:rPr>
        <w:t>a</w:t>
      </w:r>
      <w:r w:rsidR="001B127A" w:rsidRPr="001B127A">
        <w:t>)</w:t>
      </w:r>
      <w:r w:rsidR="0075485B" w:rsidRPr="0075485B">
        <w:t>,</w:t>
      </w:r>
      <w:r>
        <w:rPr>
          <w:i/>
        </w:rPr>
        <w:t xml:space="preserve"> myötä</w:t>
      </w:r>
      <w:r w:rsidR="0075485B" w:rsidRPr="0075485B">
        <w:t>,</w:t>
      </w:r>
      <w:r>
        <w:rPr>
          <w:i/>
        </w:rPr>
        <w:t xml:space="preserve"> kesken</w:t>
      </w:r>
      <w:r w:rsidR="0075485B" w:rsidRPr="0075485B">
        <w:t>,</w:t>
      </w:r>
      <w:r>
        <w:rPr>
          <w:i/>
        </w:rPr>
        <w:t xml:space="preserve"> seurassa</w:t>
      </w:r>
      <w:r w:rsidR="0075485B" w:rsidRPr="0075485B">
        <w:t>,</w:t>
      </w:r>
      <w:r>
        <w:rPr>
          <w:i/>
        </w:rPr>
        <w:t xml:space="preserve"> vierheen</w:t>
      </w:r>
      <w:r w:rsidR="0075485B" w:rsidRPr="0075485B">
        <w:t>,</w:t>
      </w:r>
      <w:r>
        <w:rPr>
          <w:i/>
        </w:rPr>
        <w:t xml:space="preserve"> pääle</w:t>
      </w:r>
      <w:r w:rsidR="0075485B" w:rsidRPr="0075485B">
        <w:t>(</w:t>
      </w:r>
      <w:r>
        <w:rPr>
          <w:i/>
        </w:rPr>
        <w:t>t</w:t>
      </w:r>
      <w:r w:rsidR="0075485B" w:rsidRPr="0075485B">
        <w:t>)</w:t>
      </w:r>
      <w:r w:rsidR="001B127A" w:rsidRPr="001B127A">
        <w:t>.</w:t>
      </w:r>
      <w:r>
        <w:rPr>
          <w:i/>
        </w:rPr>
        <w:t xml:space="preserve"> </w:t>
      </w:r>
      <w:r>
        <w:t xml:space="preserve">Nämät oon kaikki postposisuuniita, mikkä otethaan </w:t>
      </w:r>
      <w:r w:rsidR="00A27713">
        <w:t>genitiiv</w:t>
      </w:r>
      <w:r>
        <w:t>i</w:t>
      </w:r>
      <w:r w:rsidR="00F13883">
        <w:t>komplementi</w:t>
      </w:r>
      <w:r>
        <w:t xml:space="preserve">n. </w:t>
      </w:r>
      <w:r>
        <w:rPr>
          <w:i/>
        </w:rPr>
        <w:t>kans</w:t>
      </w:r>
      <w:r w:rsidR="001B127A" w:rsidRPr="001B127A">
        <w:t>(</w:t>
      </w:r>
      <w:r w:rsidR="004A678B">
        <w:rPr>
          <w:i/>
        </w:rPr>
        <w:t>a</w:t>
      </w:r>
      <w:r w:rsidR="001B127A" w:rsidRPr="001B127A">
        <w:t>)</w:t>
      </w:r>
      <w:r>
        <w:rPr>
          <w:i/>
        </w:rPr>
        <w:t xml:space="preserve"> </w:t>
      </w:r>
      <w:r>
        <w:t xml:space="preserve">ja </w:t>
      </w:r>
      <w:r>
        <w:rPr>
          <w:i/>
        </w:rPr>
        <w:t xml:space="preserve">myötä </w:t>
      </w:r>
      <w:r w:rsidRPr="00580B90">
        <w:t>oon os</w:t>
      </w:r>
      <w:r>
        <w:t xml:space="preserve">ittain synonyymiset, mutta </w:t>
      </w:r>
      <w:r>
        <w:rPr>
          <w:i/>
        </w:rPr>
        <w:t>kans</w:t>
      </w:r>
      <w:r w:rsidR="001B127A" w:rsidRPr="001B127A">
        <w:t>(</w:t>
      </w:r>
      <w:r>
        <w:rPr>
          <w:i/>
        </w:rPr>
        <w:t>a</w:t>
      </w:r>
      <w:r w:rsidR="001B127A" w:rsidRPr="001B127A">
        <w:t>)</w:t>
      </w:r>
      <w:r>
        <w:t xml:space="preserve"> merkittee </w:t>
      </w:r>
      <w:r w:rsidRPr="00017965">
        <w:t>enämen resiprookkista</w:t>
      </w:r>
      <w:r>
        <w:t xml:space="preserve"> suhđetta korrelaatin kans </w:t>
      </w:r>
      <w:r w:rsidR="0075485B">
        <w:t>(</w:t>
      </w:r>
      <w:r>
        <w:t xml:space="preserve">1–3), </w:t>
      </w:r>
      <w:r>
        <w:rPr>
          <w:i/>
        </w:rPr>
        <w:t>myötä</w:t>
      </w:r>
      <w:r>
        <w:t xml:space="preserve"> ette korrelaatti seuraa </w:t>
      </w:r>
      <w:r w:rsidR="00F13883">
        <w:t>komplementi</w:t>
      </w:r>
      <w:r>
        <w:t xml:space="preserve">n ilmoittaamaa assiita </w:t>
      </w:r>
      <w:r w:rsidR="0075485B">
        <w:t>(</w:t>
      </w:r>
      <w:r>
        <w:t>4, 5).</w:t>
      </w:r>
    </w:p>
    <w:p w14:paraId="4DA271DE" w14:textId="4F3C636D" w:rsidR="00CB7E5F" w:rsidRDefault="0075485B" w:rsidP="00CB7E5F">
      <w:r>
        <w:t>(</w:t>
      </w:r>
      <w:r w:rsidR="00CB7E5F">
        <w:t xml:space="preserve">1) Lapin ihmiset kauppaava sielä </w:t>
      </w:r>
      <w:r w:rsidR="00B152CD">
        <w:t>[</w:t>
      </w:r>
      <w:r w:rsidR="00CB7E5F" w:rsidRPr="00B152CD">
        <w:t>suomalaisten</w:t>
      </w:r>
      <w:r w:rsidR="00CB7E5F" w:rsidRPr="000C492B">
        <w:rPr>
          <w:i/>
        </w:rPr>
        <w:t xml:space="preserve"> kans</w:t>
      </w:r>
      <w:r w:rsidR="00B152CD">
        <w:rPr>
          <w:i/>
        </w:rPr>
        <w:t>a</w:t>
      </w:r>
      <w:r w:rsidR="00B152CD">
        <w:t>]</w:t>
      </w:r>
      <w:r w:rsidR="00CB7E5F">
        <w:t>.</w:t>
      </w:r>
    </w:p>
    <w:p w14:paraId="6BF7391F" w14:textId="704F7E15" w:rsidR="00CB7E5F" w:rsidRPr="00C03441" w:rsidRDefault="0075485B" w:rsidP="00CB7E5F">
      <w:r>
        <w:t>(</w:t>
      </w:r>
      <w:r w:rsidR="00CB7E5F">
        <w:t xml:space="preserve">2) Leena meni vihile </w:t>
      </w:r>
      <w:r w:rsidR="00B152CD">
        <w:t>[</w:t>
      </w:r>
      <w:r w:rsidR="00CB7E5F" w:rsidRPr="00B152CD">
        <w:t>sen</w:t>
      </w:r>
      <w:r w:rsidR="00CB7E5F" w:rsidRPr="000C492B">
        <w:rPr>
          <w:i/>
        </w:rPr>
        <w:t xml:space="preserve"> </w:t>
      </w:r>
      <w:r w:rsidR="00CB7E5F" w:rsidRPr="00B152CD">
        <w:t>Pykejän</w:t>
      </w:r>
      <w:r w:rsidR="00CB7E5F" w:rsidRPr="000C492B">
        <w:rPr>
          <w:i/>
        </w:rPr>
        <w:t xml:space="preserve"> </w:t>
      </w:r>
      <w:r w:rsidR="00CB7E5F" w:rsidRPr="00B152CD">
        <w:t>pojan</w:t>
      </w:r>
      <w:r w:rsidR="00CB7E5F" w:rsidRPr="000C492B">
        <w:rPr>
          <w:i/>
        </w:rPr>
        <w:t xml:space="preserve"> kansa</w:t>
      </w:r>
      <w:r w:rsidR="00B152CD">
        <w:t>]</w:t>
      </w:r>
      <w:r w:rsidR="00CB7E5F">
        <w:t>.</w:t>
      </w:r>
    </w:p>
    <w:p w14:paraId="0657548C" w14:textId="362BD9CC" w:rsidR="00CB7E5F" w:rsidRDefault="0075485B" w:rsidP="00CB7E5F">
      <w:r>
        <w:t>(</w:t>
      </w:r>
      <w:r w:rsidR="00CB7E5F">
        <w:t xml:space="preserve">3) Net oon neppaimet </w:t>
      </w:r>
      <w:r w:rsidR="00B152CD">
        <w:t>[</w:t>
      </w:r>
      <w:r w:rsidR="00CB7E5F" w:rsidRPr="00B152CD">
        <w:t>minun</w:t>
      </w:r>
      <w:r w:rsidR="00CB7E5F" w:rsidRPr="003F4220">
        <w:rPr>
          <w:i/>
        </w:rPr>
        <w:t xml:space="preserve"> </w:t>
      </w:r>
      <w:r w:rsidR="00CB7E5F" w:rsidRPr="00B152CD">
        <w:t>miehen</w:t>
      </w:r>
      <w:r w:rsidR="00CB7E5F" w:rsidRPr="003F4220">
        <w:rPr>
          <w:i/>
        </w:rPr>
        <w:t xml:space="preserve"> kans</w:t>
      </w:r>
      <w:r w:rsidR="00B152CD">
        <w:t>]</w:t>
      </w:r>
      <w:r w:rsidR="00CB7E5F">
        <w:t>.</w:t>
      </w:r>
    </w:p>
    <w:p w14:paraId="5F53431E" w14:textId="59ED29A6" w:rsidR="00CB7E5F" w:rsidRDefault="0075485B" w:rsidP="00CB7E5F">
      <w:r>
        <w:t>(</w:t>
      </w:r>
      <w:r w:rsidR="00CB7E5F">
        <w:t>4) Muori sanoi</w:t>
      </w:r>
      <w:r w:rsidR="00300479">
        <w:t>,</w:t>
      </w:r>
      <w:r w:rsidR="00CB7E5F">
        <w:t xml:space="preserve"> ette </w:t>
      </w:r>
      <w:r w:rsidR="009634D1">
        <w:t>[</w:t>
      </w:r>
      <w:r w:rsidR="00CB7E5F" w:rsidRPr="009634D1">
        <w:t>sen</w:t>
      </w:r>
      <w:r w:rsidR="00CB7E5F" w:rsidRPr="003F4220">
        <w:rPr>
          <w:i/>
        </w:rPr>
        <w:t xml:space="preserve"> </w:t>
      </w:r>
      <w:r w:rsidR="00CB7E5F" w:rsidRPr="009634D1">
        <w:t>pojan</w:t>
      </w:r>
      <w:r w:rsidR="00CB7E5F" w:rsidRPr="003F4220">
        <w:rPr>
          <w:i/>
        </w:rPr>
        <w:t xml:space="preserve"> myötä</w:t>
      </w:r>
      <w:r w:rsidR="009634D1">
        <w:t>]</w:t>
      </w:r>
      <w:r w:rsidR="00CB7E5F">
        <w:t xml:space="preserve"> sie et saa lähtiit.</w:t>
      </w:r>
    </w:p>
    <w:p w14:paraId="1842C1F3" w14:textId="791101DD" w:rsidR="00CB7E5F" w:rsidRDefault="0075485B" w:rsidP="00CB7E5F">
      <w:r>
        <w:t>(</w:t>
      </w:r>
      <w:r w:rsidR="00CB7E5F">
        <w:t xml:space="preserve">5) Isäntä lähti aaphaan ja otti </w:t>
      </w:r>
      <w:r w:rsidR="00CB7E5F" w:rsidRPr="00017965">
        <w:t>venheen</w:t>
      </w:r>
      <w:r w:rsidR="00CB7E5F" w:rsidRPr="003F4220">
        <w:rPr>
          <w:i/>
        </w:rPr>
        <w:t xml:space="preserve"> </w:t>
      </w:r>
      <w:r w:rsidR="009634D1" w:rsidRPr="009634D1">
        <w:t>[</w:t>
      </w:r>
      <w:r w:rsidR="009634D1">
        <w:t>ittensä</w:t>
      </w:r>
      <w:r w:rsidR="00CB7E5F" w:rsidRPr="003F4220">
        <w:rPr>
          <w:i/>
        </w:rPr>
        <w:t xml:space="preserve"> myötä</w:t>
      </w:r>
      <w:r w:rsidR="009634D1">
        <w:t>]</w:t>
      </w:r>
      <w:r w:rsidR="00CB7E5F">
        <w:t>.</w:t>
      </w:r>
    </w:p>
    <w:p w14:paraId="541737E8" w14:textId="44E09D51" w:rsidR="00CB7E5F" w:rsidRDefault="00CB7E5F" w:rsidP="00CB7E5F">
      <w:r>
        <w:t xml:space="preserve">Postposisuuni </w:t>
      </w:r>
      <w:r>
        <w:rPr>
          <w:i/>
        </w:rPr>
        <w:t xml:space="preserve">kesken </w:t>
      </w:r>
      <w:r w:rsidRPr="00FE6C2A">
        <w:t>meinaa</w:t>
      </w:r>
      <w:r>
        <w:t xml:space="preserve"> aina resiprookkista suhđetta </w:t>
      </w:r>
      <w:r w:rsidR="0075485B">
        <w:t>(</w:t>
      </w:r>
      <w:r>
        <w:t>6, 7).</w:t>
      </w:r>
    </w:p>
    <w:p w14:paraId="19C894B4" w14:textId="48381485" w:rsidR="00CB7E5F" w:rsidRDefault="0075485B" w:rsidP="00CB7E5F">
      <w:r>
        <w:t>(</w:t>
      </w:r>
      <w:r w:rsidR="00CB7E5F">
        <w:t>6) Met puhuima aina suomia</w:t>
      </w:r>
      <w:r w:rsidR="00151ECB">
        <w:t>,</w:t>
      </w:r>
      <w:r w:rsidR="00CB7E5F">
        <w:t xml:space="preserve"> met </w:t>
      </w:r>
      <w:r w:rsidR="00467812">
        <w:t>[</w:t>
      </w:r>
      <w:r w:rsidR="00CB7E5F" w:rsidRPr="00467812">
        <w:t>lasten</w:t>
      </w:r>
      <w:r w:rsidR="00CB7E5F" w:rsidRPr="003F4220">
        <w:rPr>
          <w:i/>
        </w:rPr>
        <w:t xml:space="preserve"> kesken</w:t>
      </w:r>
      <w:r w:rsidR="00467812">
        <w:t>]</w:t>
      </w:r>
      <w:r w:rsidR="00CB7E5F">
        <w:t>.</w:t>
      </w:r>
    </w:p>
    <w:p w14:paraId="3EFD7390" w14:textId="5A2F4F6F" w:rsidR="00CB7E5F" w:rsidRPr="00FE6C2A" w:rsidRDefault="0075485B" w:rsidP="00CB7E5F">
      <w:pPr>
        <w:rPr>
          <w:i/>
        </w:rPr>
      </w:pPr>
      <w:r>
        <w:t>(</w:t>
      </w:r>
      <w:r w:rsidR="00CB7E5F">
        <w:t xml:space="preserve">7) </w:t>
      </w:r>
      <w:r w:rsidR="00467812">
        <w:t>[</w:t>
      </w:r>
      <w:r w:rsidR="00CB7E5F" w:rsidRPr="00467812">
        <w:t>Kranniin</w:t>
      </w:r>
      <w:r w:rsidR="00CB7E5F" w:rsidRPr="003F4220">
        <w:rPr>
          <w:i/>
        </w:rPr>
        <w:t xml:space="preserve"> kesken</w:t>
      </w:r>
      <w:r w:rsidR="00467812">
        <w:t>]</w:t>
      </w:r>
      <w:r w:rsidR="00CB7E5F">
        <w:t xml:space="preserve"> oon sielä niin paljon torraa.</w:t>
      </w:r>
    </w:p>
    <w:p w14:paraId="1C4741AB" w14:textId="7EF05EAF" w:rsidR="00CB7E5F" w:rsidRDefault="00CB7E5F" w:rsidP="00CB7E5F">
      <w:r>
        <w:t xml:space="preserve">Postposisuuni </w:t>
      </w:r>
      <w:r>
        <w:rPr>
          <w:i/>
        </w:rPr>
        <w:t xml:space="preserve">seurassa </w:t>
      </w:r>
      <w:r w:rsidR="0075485B">
        <w:t>(</w:t>
      </w:r>
      <w:r>
        <w:t xml:space="preserve">8, 9) oon paljon synonyyminen </w:t>
      </w:r>
      <w:r>
        <w:rPr>
          <w:i/>
        </w:rPr>
        <w:t>myötä-</w:t>
      </w:r>
      <w:r>
        <w:t>sanan kans.</w:t>
      </w:r>
    </w:p>
    <w:p w14:paraId="74AEF53D" w14:textId="0688E351" w:rsidR="00CB7E5F" w:rsidRDefault="0075485B" w:rsidP="00CB7E5F">
      <w:r>
        <w:t>(</w:t>
      </w:r>
      <w:r w:rsidR="00CB7E5F">
        <w:t xml:space="preserve">8) </w:t>
      </w:r>
      <w:r w:rsidR="00467812">
        <w:t>[</w:t>
      </w:r>
      <w:r w:rsidR="00CB7E5F" w:rsidRPr="00467812">
        <w:t>Jumalan</w:t>
      </w:r>
      <w:r w:rsidR="00CB7E5F" w:rsidRPr="003F4220">
        <w:rPr>
          <w:i/>
        </w:rPr>
        <w:t xml:space="preserve"> </w:t>
      </w:r>
      <w:r w:rsidR="00CB7E5F" w:rsidRPr="00467812">
        <w:t>lapsiin</w:t>
      </w:r>
      <w:r w:rsidR="00CB7E5F" w:rsidRPr="003F4220">
        <w:rPr>
          <w:i/>
        </w:rPr>
        <w:t xml:space="preserve"> </w:t>
      </w:r>
      <w:r w:rsidR="00CB7E5F" w:rsidRPr="00467812">
        <w:rPr>
          <w:i/>
        </w:rPr>
        <w:t>seurassa</w:t>
      </w:r>
      <w:r w:rsidR="00467812">
        <w:t>]</w:t>
      </w:r>
      <w:r w:rsidR="00CB7E5F">
        <w:t xml:space="preserve"> </w:t>
      </w:r>
      <w:r w:rsidR="00017965">
        <w:t xml:space="preserve">Pekala </w:t>
      </w:r>
      <w:r w:rsidR="00CB7E5F">
        <w:t>oon hyvä olla.</w:t>
      </w:r>
    </w:p>
    <w:p w14:paraId="7703273C" w14:textId="30A00D60" w:rsidR="00CB7E5F" w:rsidRDefault="0075485B" w:rsidP="00CB7E5F">
      <w:r>
        <w:t>(</w:t>
      </w:r>
      <w:r w:rsidR="00CB7E5F">
        <w:t xml:space="preserve">9) Jussa ajoi </w:t>
      </w:r>
      <w:r w:rsidR="00467812">
        <w:t>[</w:t>
      </w:r>
      <w:r w:rsidR="00CB7E5F" w:rsidRPr="00467812">
        <w:t>markkinaväen</w:t>
      </w:r>
      <w:r w:rsidR="00CB7E5F" w:rsidRPr="003F4220">
        <w:rPr>
          <w:i/>
        </w:rPr>
        <w:t xml:space="preserve"> seurassa</w:t>
      </w:r>
      <w:r w:rsidR="00467812">
        <w:t>]</w:t>
      </w:r>
      <w:r w:rsidR="00CB7E5F">
        <w:t xml:space="preserve"> yli tunturin Inarhiin.</w:t>
      </w:r>
    </w:p>
    <w:p w14:paraId="4F050F39" w14:textId="22E299CD" w:rsidR="00CB7E5F" w:rsidRDefault="00CB7E5F" w:rsidP="00CB7E5F">
      <w:r>
        <w:rPr>
          <w:i/>
        </w:rPr>
        <w:t>vierheen</w:t>
      </w:r>
      <w:r>
        <w:t xml:space="preserve"> ja </w:t>
      </w:r>
      <w:r>
        <w:rPr>
          <w:i/>
        </w:rPr>
        <w:t>pääle</w:t>
      </w:r>
      <w:r w:rsidR="001B127A" w:rsidRPr="001B127A">
        <w:t>(</w:t>
      </w:r>
      <w:r w:rsidR="0055217A">
        <w:rPr>
          <w:i/>
        </w:rPr>
        <w:t>t</w:t>
      </w:r>
      <w:r w:rsidR="001B127A" w:rsidRPr="001B127A">
        <w:t>)</w:t>
      </w:r>
      <w:r>
        <w:rPr>
          <w:i/>
        </w:rPr>
        <w:t xml:space="preserve"> </w:t>
      </w:r>
      <w:r>
        <w:t xml:space="preserve">-fraasit muistelhaan, minkä lisäksi korrelaatti tullee </w:t>
      </w:r>
      <w:r w:rsidR="0075485B">
        <w:t>(</w:t>
      </w:r>
      <w:r>
        <w:t>10, 11).</w:t>
      </w:r>
    </w:p>
    <w:p w14:paraId="1025E33D" w14:textId="0901A19D" w:rsidR="00CB7E5F" w:rsidRDefault="0075485B" w:rsidP="00CB7E5F">
      <w:r>
        <w:t>(</w:t>
      </w:r>
      <w:r w:rsidR="00CB7E5F">
        <w:t xml:space="preserve">10) Piđimä puoloi </w:t>
      </w:r>
      <w:r w:rsidR="00467812">
        <w:t>[</w:t>
      </w:r>
      <w:r w:rsidR="00CB7E5F" w:rsidRPr="00467812">
        <w:t>lihan</w:t>
      </w:r>
      <w:r w:rsidR="00CB7E5F" w:rsidRPr="003F4220">
        <w:rPr>
          <w:i/>
        </w:rPr>
        <w:t xml:space="preserve"> vierheen</w:t>
      </w:r>
      <w:r w:rsidR="00467812">
        <w:t>]</w:t>
      </w:r>
      <w:r w:rsidR="00CB7E5F">
        <w:t>.</w:t>
      </w:r>
    </w:p>
    <w:p w14:paraId="188B535C" w14:textId="6740C9FF" w:rsidR="00CB7E5F" w:rsidRDefault="0075485B" w:rsidP="00CB7E5F">
      <w:r>
        <w:t>(</w:t>
      </w:r>
      <w:r w:rsidR="00CB7E5F">
        <w:t xml:space="preserve">11) </w:t>
      </w:r>
      <w:r w:rsidR="007D37DE">
        <w:t>Karhuu</w:t>
      </w:r>
      <w:r w:rsidR="00CB7E5F">
        <w:t xml:space="preserve"> tappoi vielä yhđen lehmän </w:t>
      </w:r>
      <w:r w:rsidR="00467812">
        <w:t>[</w:t>
      </w:r>
      <w:r w:rsidR="00CB7E5F" w:rsidRPr="00467812">
        <w:t>niitten</w:t>
      </w:r>
      <w:r w:rsidR="00CB7E5F" w:rsidRPr="003F4220">
        <w:rPr>
          <w:i/>
        </w:rPr>
        <w:t xml:space="preserve"> </w:t>
      </w:r>
      <w:r w:rsidR="00CB7E5F" w:rsidRPr="00467812">
        <w:t>kahđen</w:t>
      </w:r>
      <w:r w:rsidR="00CB7E5F" w:rsidRPr="003F4220">
        <w:rPr>
          <w:i/>
        </w:rPr>
        <w:t xml:space="preserve"> </w:t>
      </w:r>
      <w:r w:rsidR="00CB7E5F" w:rsidRPr="00467812">
        <w:t>lamphaan</w:t>
      </w:r>
      <w:r w:rsidR="00CB7E5F" w:rsidRPr="003F4220">
        <w:rPr>
          <w:i/>
        </w:rPr>
        <w:t xml:space="preserve"> pääle</w:t>
      </w:r>
      <w:r w:rsidR="00467812">
        <w:t>]</w:t>
      </w:r>
      <w:r w:rsidR="00CB7E5F">
        <w:t>.</w:t>
      </w:r>
    </w:p>
    <w:p w14:paraId="3409ACBD" w14:textId="77777777" w:rsidR="00CB7E5F" w:rsidRDefault="00CB7E5F" w:rsidP="00CB7E5F">
      <w:pPr>
        <w:pStyle w:val="Overskrift3"/>
      </w:pPr>
      <w:bookmarkStart w:id="2106" w:name="_Toc311273994"/>
      <w:r>
        <w:t xml:space="preserve">Abessiivinen </w:t>
      </w:r>
      <w:r>
        <w:rPr>
          <w:i/>
        </w:rPr>
        <w:t>ilman-</w:t>
      </w:r>
      <w:r>
        <w:t>fraasi</w:t>
      </w:r>
      <w:bookmarkEnd w:id="2106"/>
    </w:p>
    <w:p w14:paraId="7234B0F7" w14:textId="457B62C2" w:rsidR="00CB7E5F" w:rsidRDefault="00CB7E5F" w:rsidP="00CB7E5F">
      <w:r>
        <w:rPr>
          <w:i/>
        </w:rPr>
        <w:t>ilman</w:t>
      </w:r>
      <w:r>
        <w:t>- sannaa saattais pittää</w:t>
      </w:r>
      <w:r w:rsidR="00E23308">
        <w:t>t</w:t>
      </w:r>
      <w:r>
        <w:t xml:space="preserve"> kokonhansa adverbina eikä ollenkhaan </w:t>
      </w:r>
      <w:r w:rsidR="00DE1419">
        <w:t>adposisuuninna</w:t>
      </w:r>
      <w:r>
        <w:t>, sillä ko se tavalisesti essiinttyy yhđessä abessi</w:t>
      </w:r>
      <w:r w:rsidR="0039115E">
        <w:t>ivikaasu</w:t>
      </w:r>
      <w:r>
        <w:t xml:space="preserve">ksen kans sen eđessä. Eli näin </w:t>
      </w:r>
      <w:r w:rsidR="0075485B">
        <w:t>(</w:t>
      </w:r>
      <w:r>
        <w:t>1–3):</w:t>
      </w:r>
    </w:p>
    <w:p w14:paraId="6A75D98E" w14:textId="6B789FAC" w:rsidR="00CB7E5F" w:rsidRDefault="0075485B" w:rsidP="00CB7E5F">
      <w:r>
        <w:t>(</w:t>
      </w:r>
      <w:r w:rsidR="00CB7E5F">
        <w:t xml:space="preserve">1) </w:t>
      </w:r>
      <w:r w:rsidR="00576532">
        <w:t>[</w:t>
      </w:r>
      <w:r w:rsidR="00CB7E5F">
        <w:rPr>
          <w:i/>
        </w:rPr>
        <w:t xml:space="preserve">Ilman </w:t>
      </w:r>
      <w:r w:rsidR="00CB7E5F" w:rsidRPr="00576532">
        <w:t>aamukaffitta</w:t>
      </w:r>
      <w:r w:rsidR="00576532">
        <w:t>]</w:t>
      </w:r>
      <w:r w:rsidR="00CB7E5F">
        <w:rPr>
          <w:i/>
        </w:rPr>
        <w:t xml:space="preserve"> </w:t>
      </w:r>
      <w:r w:rsidR="00CB7E5F">
        <w:t>mie en kyllä tehe mithään.</w:t>
      </w:r>
    </w:p>
    <w:p w14:paraId="46281718" w14:textId="494BBB99" w:rsidR="00CB7E5F" w:rsidRDefault="0075485B" w:rsidP="00CB7E5F">
      <w:r>
        <w:t>(</w:t>
      </w:r>
      <w:r w:rsidR="00CB7E5F">
        <w:t xml:space="preserve">2) Faari oli niin köyhä, ette käveli talvelaki </w:t>
      </w:r>
      <w:r w:rsidR="00576532">
        <w:t>[</w:t>
      </w:r>
      <w:r w:rsidR="00CB7E5F" w:rsidRPr="00904802">
        <w:rPr>
          <w:i/>
        </w:rPr>
        <w:t xml:space="preserve">ilman </w:t>
      </w:r>
      <w:r w:rsidR="00CB7E5F" w:rsidRPr="00576532">
        <w:t>kengittä</w:t>
      </w:r>
      <w:r w:rsidR="00576532">
        <w:t>]</w:t>
      </w:r>
      <w:r w:rsidR="00CB7E5F">
        <w:t>.</w:t>
      </w:r>
    </w:p>
    <w:p w14:paraId="0B0ACCE3" w14:textId="183875BD" w:rsidR="00CB7E5F" w:rsidRDefault="0075485B" w:rsidP="00576532">
      <w:pPr>
        <w:tabs>
          <w:tab w:val="left" w:pos="4917"/>
        </w:tabs>
      </w:pPr>
      <w:r>
        <w:t>(</w:t>
      </w:r>
      <w:r w:rsidR="00CB7E5F">
        <w:t xml:space="preserve">3) Mikko otti kaapista ruokkaa </w:t>
      </w:r>
      <w:r w:rsidR="00576532">
        <w:t>[</w:t>
      </w:r>
      <w:r w:rsidR="00CB7E5F" w:rsidRPr="00904802">
        <w:rPr>
          <w:i/>
        </w:rPr>
        <w:t xml:space="preserve">ilman </w:t>
      </w:r>
      <w:r w:rsidR="00CB7E5F" w:rsidRPr="00576532">
        <w:t>luvatta</w:t>
      </w:r>
      <w:r w:rsidR="00576532">
        <w:t>]</w:t>
      </w:r>
      <w:r w:rsidR="00CB7E5F">
        <w:t>.</w:t>
      </w:r>
    </w:p>
    <w:p w14:paraId="3862D9C9" w14:textId="6328177E" w:rsidR="00CB7E5F" w:rsidRDefault="00CB7E5F" w:rsidP="00CB7E5F">
      <w:r>
        <w:t xml:space="preserve">Näistä fraasiista saattaa </w:t>
      </w:r>
      <w:r>
        <w:rPr>
          <w:i/>
        </w:rPr>
        <w:t>ilman</w:t>
      </w:r>
      <w:r>
        <w:t xml:space="preserve">-sanan jättäät poiski, ja syntaktit oltais kuitenki grammatikaaliset ja oikhein. Eli saattais esimerkiksi kirjoittaat </w:t>
      </w:r>
      <w:r w:rsidR="0075485B">
        <w:t>(</w:t>
      </w:r>
      <w:r>
        <w:t>4)</w:t>
      </w:r>
    </w:p>
    <w:p w14:paraId="4349CC23" w14:textId="4B748495" w:rsidR="00CB7E5F" w:rsidRDefault="0075485B" w:rsidP="00CB7E5F">
      <w:r>
        <w:t>(</w:t>
      </w:r>
      <w:r w:rsidR="00CB7E5F">
        <w:t xml:space="preserve">4) </w:t>
      </w:r>
      <w:r w:rsidR="00CB7E5F" w:rsidRPr="00904802">
        <w:rPr>
          <w:i/>
        </w:rPr>
        <w:t>Aamukaffitta</w:t>
      </w:r>
      <w:r w:rsidR="00CB7E5F">
        <w:t xml:space="preserve"> mie en kyllä tehe mithään.</w:t>
      </w:r>
    </w:p>
    <w:p w14:paraId="01292593" w14:textId="3FBD92E2" w:rsidR="00CB7E5F" w:rsidRDefault="00CB7E5F" w:rsidP="00CB7E5F">
      <w:r>
        <w:t xml:space="preserve">Mutta </w:t>
      </w:r>
      <w:r>
        <w:rPr>
          <w:i/>
        </w:rPr>
        <w:t>ilman-</w:t>
      </w:r>
      <w:r>
        <w:t>sannaa saattaa käyttäät kans partitiivin kans</w:t>
      </w:r>
      <w:r w:rsidR="00BB254C">
        <w:t xml:space="preserve"> </w:t>
      </w:r>
      <w:r w:rsidR="0075485B">
        <w:t>(</w:t>
      </w:r>
      <w:r w:rsidR="00BB254C">
        <w:t>5)</w:t>
      </w:r>
      <w:r>
        <w:t>, ja sillo</w:t>
      </w:r>
      <w:r w:rsidR="00BB254C">
        <w:t>in se oon selvä preposisuuni</w:t>
      </w:r>
      <w:r>
        <w:t xml:space="preserve">, ko sitä ei saata jättäät syntaktista pois ilman ette syntaktista tullee epägrammatikaalinen </w:t>
      </w:r>
      <w:r w:rsidR="0075485B">
        <w:t>(</w:t>
      </w:r>
      <w:r>
        <w:t>6).</w:t>
      </w:r>
    </w:p>
    <w:p w14:paraId="22931720" w14:textId="330AFD67" w:rsidR="00CB7E5F" w:rsidRDefault="0075485B" w:rsidP="00CB7E5F">
      <w:r>
        <w:t>(</w:t>
      </w:r>
      <w:r w:rsidR="00CB7E5F">
        <w:t xml:space="preserve">5) </w:t>
      </w:r>
      <w:r w:rsidR="00753D1E">
        <w:t>[</w:t>
      </w:r>
      <w:r w:rsidR="00CB7E5F" w:rsidRPr="00BB254C">
        <w:rPr>
          <w:i/>
        </w:rPr>
        <w:t xml:space="preserve">Ilman </w:t>
      </w:r>
      <w:r w:rsidR="00CB7E5F" w:rsidRPr="00753D1E">
        <w:t>aamukaffii</w:t>
      </w:r>
      <w:r w:rsidR="00753D1E">
        <w:t>]</w:t>
      </w:r>
      <w:r w:rsidR="00CB7E5F">
        <w:t xml:space="preserve"> mie en kyllä tehe mithään.</w:t>
      </w:r>
    </w:p>
    <w:p w14:paraId="7FEAEC3B" w14:textId="22372A74" w:rsidR="00CB7E5F" w:rsidRDefault="0075485B" w:rsidP="00CB7E5F">
      <w:r>
        <w:t>(</w:t>
      </w:r>
      <w:r w:rsidR="00CB7E5F">
        <w:t>6) *</w:t>
      </w:r>
      <w:r w:rsidR="00CB7E5F" w:rsidRPr="00BB254C">
        <w:rPr>
          <w:i/>
        </w:rPr>
        <w:t>Aamukaffii</w:t>
      </w:r>
      <w:r w:rsidR="00CB7E5F">
        <w:t xml:space="preserve"> mie en kyllä tehe mithään.</w:t>
      </w:r>
    </w:p>
    <w:p w14:paraId="72759552" w14:textId="6EBA9442" w:rsidR="00CB7E5F" w:rsidRPr="009D283A" w:rsidRDefault="00CB7E5F" w:rsidP="00CB7E5F">
      <w:r>
        <w:t xml:space="preserve">Se oon kuitenki tavalisempi käyttäät tässä abessiivista fraassii eli </w:t>
      </w:r>
      <w:r>
        <w:rPr>
          <w:i/>
        </w:rPr>
        <w:t xml:space="preserve">ilman </w:t>
      </w:r>
      <w:r>
        <w:t xml:space="preserve">ja abessiivihaamuinen </w:t>
      </w:r>
      <w:r w:rsidR="00F13883">
        <w:t>komplementti</w:t>
      </w:r>
      <w:r>
        <w:t>.</w:t>
      </w:r>
    </w:p>
    <w:p w14:paraId="23EE5304" w14:textId="1A0C0CC0" w:rsidR="00CB7E5F" w:rsidRDefault="00CB7E5F" w:rsidP="00CB7E5F">
      <w:r>
        <w:rPr>
          <w:i/>
        </w:rPr>
        <w:t xml:space="preserve">ilman </w:t>
      </w:r>
      <w:r w:rsidRPr="00904802">
        <w:t xml:space="preserve">oon omituinen </w:t>
      </w:r>
      <w:r>
        <w:t>ka</w:t>
      </w:r>
      <w:r w:rsidR="00E23308">
        <w:t>ns sillä, ette se oon tavalinen</w:t>
      </w:r>
      <w:r>
        <w:t xml:space="preserve"> ette sen definisuunin</w:t>
      </w:r>
      <w:r w:rsidR="00E23308">
        <w:t>n</w:t>
      </w:r>
      <w:r>
        <w:t xml:space="preserve">a oon verbin 3. </w:t>
      </w:r>
      <w:r w:rsidR="00BB254C">
        <w:t xml:space="preserve">infinitiivin abessiivihaamu </w:t>
      </w:r>
      <w:r w:rsidR="0075485B">
        <w:t>(</w:t>
      </w:r>
      <w:r w:rsidR="00BB254C">
        <w:t>7, 8</w:t>
      </w:r>
      <w:r>
        <w:t xml:space="preserve">). Mutta näistäki </w:t>
      </w:r>
      <w:r>
        <w:rPr>
          <w:i/>
        </w:rPr>
        <w:t>ilman-</w:t>
      </w:r>
      <w:r>
        <w:t xml:space="preserve">sanan saattaa jättäät pois </w:t>
      </w:r>
      <w:r w:rsidR="0075485B">
        <w:t>(</w:t>
      </w:r>
      <w:r w:rsidR="00BB254C">
        <w:t xml:space="preserve">9, </w:t>
      </w:r>
      <w:r>
        <w:t>10).</w:t>
      </w:r>
    </w:p>
    <w:p w14:paraId="08F38D68" w14:textId="1FD88B0B" w:rsidR="00CB7E5F" w:rsidRDefault="0075485B" w:rsidP="00CB7E5F">
      <w:r>
        <w:t>(</w:t>
      </w:r>
      <w:r w:rsidR="00CB7E5F">
        <w:t xml:space="preserve">7) Niiltä oon kuolu kolme lasta </w:t>
      </w:r>
      <w:r w:rsidR="007C0B11">
        <w:t>[</w:t>
      </w:r>
      <w:r w:rsidR="00CB7E5F" w:rsidRPr="007E29E9">
        <w:rPr>
          <w:i/>
        </w:rPr>
        <w:t xml:space="preserve">ilman </w:t>
      </w:r>
      <w:r w:rsidR="00CB7E5F" w:rsidRPr="007C0B11">
        <w:t>kastamatta</w:t>
      </w:r>
      <w:r w:rsidR="007C0B11">
        <w:t>]</w:t>
      </w:r>
      <w:r w:rsidR="00CB7E5F">
        <w:t>.</w:t>
      </w:r>
    </w:p>
    <w:p w14:paraId="0284972B" w14:textId="7BC01ED3" w:rsidR="00CB7E5F" w:rsidRDefault="0075485B" w:rsidP="00CB7E5F">
      <w:r>
        <w:t>(</w:t>
      </w:r>
      <w:r w:rsidR="00CB7E5F">
        <w:t>8) Oli niin tih</w:t>
      </w:r>
      <w:r w:rsidR="007C0B11">
        <w:t>eä</w:t>
      </w:r>
      <w:r w:rsidR="00CB7E5F">
        <w:t xml:space="preserve"> ruto, ette ei läpit päässy</w:t>
      </w:r>
      <w:r w:rsidR="00704448">
        <w:t>t</w:t>
      </w:r>
      <w:r w:rsidR="00CB7E5F">
        <w:t xml:space="preserve"> </w:t>
      </w:r>
      <w:r w:rsidR="007C0B11">
        <w:t>[</w:t>
      </w:r>
      <w:r w:rsidR="00CB7E5F" w:rsidRPr="0031797E">
        <w:rPr>
          <w:i/>
        </w:rPr>
        <w:t xml:space="preserve">ilman </w:t>
      </w:r>
      <w:r w:rsidR="00CB7E5F" w:rsidRPr="0055217A">
        <w:t>karsimatta</w:t>
      </w:r>
      <w:r w:rsidR="007C0B11">
        <w:t>]</w:t>
      </w:r>
      <w:r w:rsidR="00CB7E5F">
        <w:t>.</w:t>
      </w:r>
    </w:p>
    <w:p w14:paraId="33A7EB91" w14:textId="201F6A30" w:rsidR="00CB7E5F" w:rsidRDefault="0075485B" w:rsidP="00CB7E5F">
      <w:r>
        <w:t>(</w:t>
      </w:r>
      <w:r w:rsidR="00CB7E5F">
        <w:t xml:space="preserve">9) Niiltä oli kuolu kolme lasta </w:t>
      </w:r>
      <w:r w:rsidR="00CB7E5F" w:rsidRPr="00730C57">
        <w:rPr>
          <w:i/>
        </w:rPr>
        <w:t>kastamatta</w:t>
      </w:r>
      <w:r w:rsidR="00CB7E5F">
        <w:t>.</w:t>
      </w:r>
    </w:p>
    <w:p w14:paraId="4C04F431" w14:textId="146B8C47" w:rsidR="00CB7E5F" w:rsidRDefault="0075485B" w:rsidP="00CB7E5F">
      <w:r>
        <w:t>(</w:t>
      </w:r>
      <w:r w:rsidR="00CB7E5F">
        <w:t>10) Oli niin tih</w:t>
      </w:r>
      <w:r w:rsidR="00704448">
        <w:t>eä</w:t>
      </w:r>
      <w:r w:rsidR="00CB7E5F">
        <w:t xml:space="preserve"> ruto, ette ei läpit päässy</w:t>
      </w:r>
      <w:r w:rsidR="00704448">
        <w:t>t</w:t>
      </w:r>
      <w:r w:rsidR="00CB7E5F">
        <w:t xml:space="preserve"> </w:t>
      </w:r>
      <w:r w:rsidR="00CB7E5F" w:rsidRPr="00BB254C">
        <w:rPr>
          <w:i/>
        </w:rPr>
        <w:t>karsimatta</w:t>
      </w:r>
      <w:r w:rsidR="00CB7E5F">
        <w:t>.</w:t>
      </w:r>
    </w:p>
    <w:p w14:paraId="7518D676" w14:textId="4AFB3EBD" w:rsidR="00CB7E5F" w:rsidRDefault="00CB7E5F" w:rsidP="00CB7E5F">
      <w:r w:rsidRPr="00907E67">
        <w:t>Se oon kuitenki tavalisempi käyttää</w:t>
      </w:r>
      <w:r w:rsidR="00704448">
        <w:t>t tämmöisissä abessiivi</w:t>
      </w:r>
      <w:r>
        <w:t xml:space="preserve">ssa olleevissaki fraasiissa </w:t>
      </w:r>
      <w:r>
        <w:rPr>
          <w:i/>
        </w:rPr>
        <w:t>ilman-</w:t>
      </w:r>
      <w:r>
        <w:t>sannaa.</w:t>
      </w:r>
    </w:p>
    <w:p w14:paraId="283A1109" w14:textId="77777777" w:rsidR="00F904D4" w:rsidRDefault="00D07493" w:rsidP="00CB7E5F">
      <w:r>
        <w:t>Demonstratiivi</w:t>
      </w:r>
      <w:r w:rsidR="00963705">
        <w:t>pronome</w:t>
      </w:r>
      <w:r>
        <w:t xml:space="preserve">itten </w:t>
      </w:r>
      <w:r>
        <w:rPr>
          <w:i/>
        </w:rPr>
        <w:t>tämä</w:t>
      </w:r>
      <w:r w:rsidR="0075485B" w:rsidRPr="0075485B">
        <w:t>,</w:t>
      </w:r>
      <w:r>
        <w:rPr>
          <w:i/>
        </w:rPr>
        <w:t xml:space="preserve"> tuo</w:t>
      </w:r>
      <w:r w:rsidR="0075485B" w:rsidRPr="0075485B">
        <w:t>,</w:t>
      </w:r>
      <w:r>
        <w:rPr>
          <w:i/>
        </w:rPr>
        <w:t xml:space="preserve"> se</w:t>
      </w:r>
      <w:r w:rsidR="0075485B" w:rsidRPr="0075485B">
        <w:t>,</w:t>
      </w:r>
      <w:r>
        <w:rPr>
          <w:i/>
        </w:rPr>
        <w:t xml:space="preserve"> nämät</w:t>
      </w:r>
      <w:r w:rsidR="0075485B" w:rsidRPr="0075485B">
        <w:t>,</w:t>
      </w:r>
      <w:r>
        <w:rPr>
          <w:i/>
        </w:rPr>
        <w:t xml:space="preserve"> nuot</w:t>
      </w:r>
      <w:r w:rsidR="0075485B" w:rsidRPr="0075485B">
        <w:t>,</w:t>
      </w:r>
      <w:r>
        <w:rPr>
          <w:i/>
        </w:rPr>
        <w:t xml:space="preserve"> net</w:t>
      </w:r>
      <w:r w:rsidR="003F5FFC">
        <w:rPr>
          <w:i/>
        </w:rPr>
        <w:t xml:space="preserve"> </w:t>
      </w:r>
      <w:r w:rsidR="003F5FFC">
        <w:t xml:space="preserve">kans </w:t>
      </w:r>
      <w:r w:rsidR="003F5FFC">
        <w:rPr>
          <w:i/>
        </w:rPr>
        <w:t xml:space="preserve">ilman </w:t>
      </w:r>
      <w:r w:rsidR="003F5FFC">
        <w:t>ottaa pro</w:t>
      </w:r>
      <w:r w:rsidR="007B47AA">
        <w:t>nomeni</w:t>
      </w:r>
      <w:r w:rsidR="003F5FFC">
        <w:t>n partitiivihaamun</w:t>
      </w:r>
      <w:r w:rsidR="00A539E7">
        <w:t xml:space="preserve"> </w:t>
      </w:r>
      <w:r w:rsidR="0075485B">
        <w:t>(</w:t>
      </w:r>
      <w:r w:rsidR="00A539E7">
        <w:t>11)</w:t>
      </w:r>
      <w:r w:rsidR="003F5FFC">
        <w:t>; näilä pro</w:t>
      </w:r>
      <w:r w:rsidR="007B47AA">
        <w:t>nomeni</w:t>
      </w:r>
      <w:r w:rsidR="003F5FFC">
        <w:t>ilahan ei abessiivihaamuu olheen olekhaan</w:t>
      </w:r>
      <w:r w:rsidR="00F904D4">
        <w:t>.</w:t>
      </w:r>
    </w:p>
    <w:p w14:paraId="2AD34BF5" w14:textId="1A6ED04E" w:rsidR="00236637" w:rsidRPr="00236637" w:rsidRDefault="0075485B" w:rsidP="00CB7E5F">
      <w:r>
        <w:t>(</w:t>
      </w:r>
      <w:r w:rsidR="00236637">
        <w:t xml:space="preserve">11) Aamukaffi oon niin tärkkee, ette </w:t>
      </w:r>
      <w:r w:rsidR="00704448">
        <w:t>[</w:t>
      </w:r>
      <w:r w:rsidR="00236637">
        <w:rPr>
          <w:i/>
        </w:rPr>
        <w:t xml:space="preserve">ilman </w:t>
      </w:r>
      <w:r w:rsidR="00236637" w:rsidRPr="00704448">
        <w:t>sitä</w:t>
      </w:r>
      <w:r w:rsidR="00704448">
        <w:t>]</w:t>
      </w:r>
      <w:r w:rsidR="00236637">
        <w:t xml:space="preserve"> mie en tehe mithään.</w:t>
      </w:r>
    </w:p>
    <w:p w14:paraId="45C2E20F" w14:textId="1A77C94B" w:rsidR="00CE178C" w:rsidRDefault="00AA1C71" w:rsidP="00B6069E">
      <w:pPr>
        <w:pStyle w:val="Overskrift3"/>
      </w:pPr>
      <w:bookmarkStart w:id="2107" w:name="_Toc311273995"/>
      <w:bookmarkEnd w:id="2103"/>
      <w:r>
        <w:t>Vasitut</w:t>
      </w:r>
      <w:r w:rsidR="00CE178C">
        <w:t xml:space="preserve"> tavan adposisuunit: </w:t>
      </w:r>
      <w:r w:rsidR="00D05F41">
        <w:t xml:space="preserve">kunka, </w:t>
      </w:r>
      <w:r w:rsidR="00CE178C">
        <w:t>millä tavala?</w:t>
      </w:r>
      <w:bookmarkEnd w:id="2107"/>
    </w:p>
    <w:p w14:paraId="2BCADC8C" w14:textId="689AD27E" w:rsidR="00F904D4" w:rsidRDefault="00ED7852" w:rsidP="00CE178C">
      <w:r>
        <w:t>Vasitui</w:t>
      </w:r>
      <w:r w:rsidR="00AA1C71">
        <w:t>la</w:t>
      </w:r>
      <w:r>
        <w:t xml:space="preserve"> t</w:t>
      </w:r>
      <w:r w:rsidR="00CE178C">
        <w:t xml:space="preserve">avan adposisuuniila meinaama semmoissii adposisuuniita, mikkä ilmoitethaan ei-instrumentaalista tappaa, millä jotaki tapattuu. Näitä oon </w:t>
      </w:r>
      <w:r w:rsidR="00CE178C">
        <w:rPr>
          <w:i/>
        </w:rPr>
        <w:t xml:space="preserve">jälkhiin </w:t>
      </w:r>
      <w:r w:rsidR="00BA1173" w:rsidRPr="00BA1173">
        <w:t>~</w:t>
      </w:r>
      <w:r w:rsidR="00CE178C">
        <w:rPr>
          <w:i/>
        </w:rPr>
        <w:t xml:space="preserve"> jälkheen</w:t>
      </w:r>
      <w:r w:rsidR="0075485B" w:rsidRPr="0075485B">
        <w:t>,</w:t>
      </w:r>
      <w:r w:rsidR="00CE178C">
        <w:rPr>
          <w:i/>
        </w:rPr>
        <w:t xml:space="preserve"> läpi</w:t>
      </w:r>
      <w:r w:rsidR="0075485B" w:rsidRPr="0075485B">
        <w:t>(</w:t>
      </w:r>
      <w:r w:rsidR="00CE178C">
        <w:rPr>
          <w:i/>
        </w:rPr>
        <w:t>t</w:t>
      </w:r>
      <w:r w:rsidR="0075485B" w:rsidRPr="0075485B">
        <w:t>)</w:t>
      </w:r>
      <w:r w:rsidR="00CE178C">
        <w:rPr>
          <w:i/>
        </w:rPr>
        <w:t xml:space="preserve"> </w:t>
      </w:r>
      <w:r w:rsidR="00BA1173" w:rsidRPr="00BA1173">
        <w:t>~</w:t>
      </w:r>
      <w:r w:rsidR="00CE178C">
        <w:rPr>
          <w:i/>
        </w:rPr>
        <w:t xml:space="preserve"> läpitte</w:t>
      </w:r>
      <w:r w:rsidR="0075485B" w:rsidRPr="0075485B">
        <w:t>,</w:t>
      </w:r>
      <w:r w:rsidR="00E83715" w:rsidRPr="00E83715">
        <w:rPr>
          <w:i/>
        </w:rPr>
        <w:t xml:space="preserve"> </w:t>
      </w:r>
      <w:r w:rsidR="00E83715">
        <w:rPr>
          <w:i/>
        </w:rPr>
        <w:t xml:space="preserve">myöten </w:t>
      </w:r>
      <w:r w:rsidR="00BA1173" w:rsidRPr="00BA1173">
        <w:t>~</w:t>
      </w:r>
      <w:r w:rsidR="00E83715">
        <w:rPr>
          <w:i/>
        </w:rPr>
        <w:t xml:space="preserve"> myöđen</w:t>
      </w:r>
      <w:r w:rsidR="0075485B" w:rsidRPr="0075485B">
        <w:t>,</w:t>
      </w:r>
      <w:r w:rsidR="000A4B27">
        <w:rPr>
          <w:i/>
        </w:rPr>
        <w:t xml:space="preserve"> </w:t>
      </w:r>
      <w:r w:rsidR="00CE178C">
        <w:rPr>
          <w:i/>
        </w:rPr>
        <w:t>pääle</w:t>
      </w:r>
      <w:r w:rsidR="0075485B" w:rsidRPr="0075485B">
        <w:t>(</w:t>
      </w:r>
      <w:r w:rsidR="00CE178C">
        <w:rPr>
          <w:i/>
        </w:rPr>
        <w:t>t</w:t>
      </w:r>
      <w:r w:rsidR="0075485B" w:rsidRPr="0075485B">
        <w:t>),</w:t>
      </w:r>
      <w:r w:rsidR="00CE178C">
        <w:rPr>
          <w:i/>
        </w:rPr>
        <w:t xml:space="preserve"> </w:t>
      </w:r>
      <w:r w:rsidR="00E83715">
        <w:rPr>
          <w:i/>
        </w:rPr>
        <w:t>päältä</w:t>
      </w:r>
      <w:r w:rsidR="00CE178C">
        <w:rPr>
          <w:i/>
        </w:rPr>
        <w:t xml:space="preserve"> </w:t>
      </w:r>
      <w:r w:rsidR="00CE178C">
        <w:t xml:space="preserve">ja </w:t>
      </w:r>
      <w:r w:rsidR="00CE178C">
        <w:rPr>
          <w:i/>
        </w:rPr>
        <w:t>vasto</w:t>
      </w:r>
      <w:r w:rsidR="0075485B" w:rsidRPr="0075485B">
        <w:t>(</w:t>
      </w:r>
      <w:r w:rsidR="00CE178C">
        <w:rPr>
          <w:i/>
        </w:rPr>
        <w:t>i</w:t>
      </w:r>
      <w:r w:rsidR="0075485B" w:rsidRPr="0075485B">
        <w:t>)</w:t>
      </w:r>
      <w:r w:rsidR="00CE178C">
        <w:rPr>
          <w:i/>
        </w:rPr>
        <w:t>n</w:t>
      </w:r>
      <w:r w:rsidR="001B127A" w:rsidRPr="001B127A">
        <w:t>.</w:t>
      </w:r>
      <w:r w:rsidR="00CE178C">
        <w:rPr>
          <w:i/>
        </w:rPr>
        <w:t xml:space="preserve"> </w:t>
      </w:r>
      <w:r w:rsidR="00CE178C">
        <w:t xml:space="preserve">Näistä </w:t>
      </w:r>
      <w:r w:rsidR="00CE178C">
        <w:rPr>
          <w:i/>
        </w:rPr>
        <w:t xml:space="preserve">jälkhiin </w:t>
      </w:r>
      <w:r w:rsidR="00BA1173" w:rsidRPr="00BA1173">
        <w:t>~</w:t>
      </w:r>
      <w:r w:rsidR="00CE178C">
        <w:rPr>
          <w:i/>
        </w:rPr>
        <w:t xml:space="preserve"> jälkheen</w:t>
      </w:r>
      <w:r w:rsidR="0075485B" w:rsidRPr="0075485B">
        <w:t>,</w:t>
      </w:r>
      <w:r w:rsidR="00CE178C">
        <w:rPr>
          <w:i/>
        </w:rPr>
        <w:t xml:space="preserve"> läpi</w:t>
      </w:r>
      <w:r w:rsidR="0075485B" w:rsidRPr="0075485B">
        <w:t>(</w:t>
      </w:r>
      <w:r w:rsidR="00CE178C">
        <w:rPr>
          <w:i/>
        </w:rPr>
        <w:t>t</w:t>
      </w:r>
      <w:r w:rsidR="0075485B" w:rsidRPr="0075485B">
        <w:t>)</w:t>
      </w:r>
      <w:r w:rsidR="00CE178C">
        <w:rPr>
          <w:i/>
        </w:rPr>
        <w:t xml:space="preserve"> </w:t>
      </w:r>
      <w:r w:rsidR="00BA1173" w:rsidRPr="00BA1173">
        <w:t>~</w:t>
      </w:r>
      <w:r w:rsidR="00CE178C">
        <w:rPr>
          <w:i/>
        </w:rPr>
        <w:t xml:space="preserve"> läpitte </w:t>
      </w:r>
      <w:r w:rsidR="00CE178C">
        <w:t>ja</w:t>
      </w:r>
      <w:r w:rsidR="00CE178C">
        <w:rPr>
          <w:i/>
        </w:rPr>
        <w:t xml:space="preserve"> pääle</w:t>
      </w:r>
      <w:r w:rsidR="0075485B" w:rsidRPr="0075485B">
        <w:t>(</w:t>
      </w:r>
      <w:r w:rsidR="00CE178C">
        <w:rPr>
          <w:i/>
        </w:rPr>
        <w:t>t</w:t>
      </w:r>
      <w:r w:rsidR="0075485B" w:rsidRPr="0075485B">
        <w:t>)</w:t>
      </w:r>
      <w:r w:rsidR="00CE178C">
        <w:rPr>
          <w:i/>
        </w:rPr>
        <w:t xml:space="preserve"> </w:t>
      </w:r>
      <w:r w:rsidR="00CE178C">
        <w:t xml:space="preserve">oon postposisuuniita, mikkä otethaan </w:t>
      </w:r>
      <w:r w:rsidR="00A27713">
        <w:t>genitiiv</w:t>
      </w:r>
      <w:r w:rsidR="00CE178C">
        <w:t>i</w:t>
      </w:r>
      <w:r w:rsidR="00F13883">
        <w:t>komplementi</w:t>
      </w:r>
      <w:r w:rsidR="0032159F">
        <w:t xml:space="preserve">n </w:t>
      </w:r>
      <w:r w:rsidR="0075485B">
        <w:t>(</w:t>
      </w:r>
      <w:r w:rsidR="0032159F">
        <w:t>1–9</w:t>
      </w:r>
      <w:r w:rsidR="00CE178C">
        <w:t>)</w:t>
      </w:r>
      <w:r w:rsidR="00F904D4">
        <w:t>.</w:t>
      </w:r>
    </w:p>
    <w:p w14:paraId="6FE2C9AD" w14:textId="5B51F0F3" w:rsidR="00CE178C" w:rsidRDefault="0075485B" w:rsidP="00CE178C">
      <w:r>
        <w:t>(</w:t>
      </w:r>
      <w:r w:rsidR="00CE178C">
        <w:t xml:space="preserve">1) Heinänteko oon </w:t>
      </w:r>
      <w:r w:rsidR="00BC45BD">
        <w:t>[</w:t>
      </w:r>
      <w:r w:rsidR="00CE178C" w:rsidRPr="00BC45BD">
        <w:t>sen</w:t>
      </w:r>
      <w:r w:rsidR="00CE178C" w:rsidRPr="00AF4C27">
        <w:rPr>
          <w:i/>
        </w:rPr>
        <w:t xml:space="preserve"> jälkheen </w:t>
      </w:r>
      <w:r w:rsidR="00CE178C" w:rsidRPr="00BC45BD">
        <w:t>kunka heinä oon kasvanu</w:t>
      </w:r>
      <w:r w:rsidR="00BC45BD">
        <w:t>]</w:t>
      </w:r>
      <w:r w:rsidR="00CE178C">
        <w:t>.</w:t>
      </w:r>
    </w:p>
    <w:p w14:paraId="6A5FE60F" w14:textId="08218568" w:rsidR="00CE178C" w:rsidRDefault="0075485B" w:rsidP="00CE178C">
      <w:r>
        <w:t>(</w:t>
      </w:r>
      <w:r w:rsidR="00CE178C">
        <w:t>2) Suomalaiset kuukauđen ni</w:t>
      </w:r>
      <w:r w:rsidR="00913B95">
        <w:t>met</w:t>
      </w:r>
      <w:r w:rsidR="00CE178C">
        <w:t xml:space="preserve"> oon enämpi </w:t>
      </w:r>
      <w:r w:rsidR="00913B95">
        <w:t>[</w:t>
      </w:r>
      <w:r w:rsidR="00CE178C" w:rsidRPr="00913B95">
        <w:t>luonnon</w:t>
      </w:r>
      <w:r w:rsidR="00CE178C">
        <w:rPr>
          <w:i/>
        </w:rPr>
        <w:t xml:space="preserve"> jälkhiin</w:t>
      </w:r>
      <w:r w:rsidR="00913B95">
        <w:t>]</w:t>
      </w:r>
      <w:r w:rsidR="001B127A" w:rsidRPr="001B127A">
        <w:t>.</w:t>
      </w:r>
    </w:p>
    <w:p w14:paraId="7C09C329" w14:textId="719573E4" w:rsidR="00CE178C" w:rsidRDefault="0075485B" w:rsidP="00CE178C">
      <w:r>
        <w:t>(</w:t>
      </w:r>
      <w:r w:rsidR="00CE178C">
        <w:t xml:space="preserve">3) Mie en maksa verroo </w:t>
      </w:r>
      <w:r w:rsidR="00913B95">
        <w:t>[</w:t>
      </w:r>
      <w:r w:rsidR="00CE178C" w:rsidRPr="00913B95">
        <w:t>sen</w:t>
      </w:r>
      <w:r w:rsidR="00CE178C" w:rsidRPr="00AF4C27">
        <w:rPr>
          <w:i/>
        </w:rPr>
        <w:t xml:space="preserve"> </w:t>
      </w:r>
      <w:r w:rsidR="00CE178C" w:rsidRPr="00913B95">
        <w:t>tienestin</w:t>
      </w:r>
      <w:r w:rsidR="00CE178C" w:rsidRPr="00AF4C27">
        <w:rPr>
          <w:i/>
        </w:rPr>
        <w:t xml:space="preserve"> jälkheen</w:t>
      </w:r>
      <w:r w:rsidR="00CE178C" w:rsidRPr="00913B95">
        <w:t xml:space="preserve"> mikä mulle oon räknätty</w:t>
      </w:r>
      <w:r w:rsidR="00913B95">
        <w:t>]</w:t>
      </w:r>
      <w:r w:rsidR="00CE178C">
        <w:t>.</w:t>
      </w:r>
    </w:p>
    <w:p w14:paraId="1D90E373" w14:textId="0556835F" w:rsidR="00CE178C" w:rsidRDefault="0075485B" w:rsidP="00CE178C">
      <w:r>
        <w:t>(</w:t>
      </w:r>
      <w:r w:rsidR="00CE178C">
        <w:t xml:space="preserve">4) Ei se piđä elläät </w:t>
      </w:r>
      <w:r w:rsidR="00913B95">
        <w:t>[</w:t>
      </w:r>
      <w:r w:rsidR="00CE178C" w:rsidRPr="00913B95">
        <w:t>lihan</w:t>
      </w:r>
      <w:r w:rsidR="00CE178C" w:rsidRPr="00AF4C27">
        <w:rPr>
          <w:i/>
        </w:rPr>
        <w:t xml:space="preserve"> jälkhiin</w:t>
      </w:r>
      <w:r w:rsidR="00913B95">
        <w:t>]</w:t>
      </w:r>
      <w:r w:rsidR="00CE178C">
        <w:t xml:space="preserve">, mutta </w:t>
      </w:r>
      <w:r w:rsidR="00913B95">
        <w:t>[</w:t>
      </w:r>
      <w:r w:rsidR="00CE178C" w:rsidRPr="00913B95">
        <w:t>hengen</w:t>
      </w:r>
      <w:r w:rsidR="00CE178C" w:rsidRPr="00AF4C27">
        <w:rPr>
          <w:i/>
        </w:rPr>
        <w:t xml:space="preserve"> jälkhiin</w:t>
      </w:r>
      <w:r w:rsidR="00913B95">
        <w:t>]</w:t>
      </w:r>
      <w:r w:rsidR="00CE178C">
        <w:t>.</w:t>
      </w:r>
    </w:p>
    <w:p w14:paraId="5A726773" w14:textId="4EF15ED6" w:rsidR="00CE178C" w:rsidRDefault="0075485B" w:rsidP="00CE178C">
      <w:r>
        <w:t>(</w:t>
      </w:r>
      <w:r w:rsidR="00CE178C">
        <w:t xml:space="preserve">5) Kaikki pittää </w:t>
      </w:r>
      <w:r w:rsidR="00AE219B">
        <w:t>[</w:t>
      </w:r>
      <w:r w:rsidR="00CE178C" w:rsidRPr="00AE219B">
        <w:t>kellon</w:t>
      </w:r>
      <w:r w:rsidR="00CE178C" w:rsidRPr="00AF4C27">
        <w:rPr>
          <w:i/>
        </w:rPr>
        <w:t xml:space="preserve"> jälkheen</w:t>
      </w:r>
      <w:r w:rsidR="00AE219B">
        <w:t>]</w:t>
      </w:r>
      <w:r w:rsidR="00CE178C">
        <w:t xml:space="preserve"> mennä.</w:t>
      </w:r>
    </w:p>
    <w:p w14:paraId="71F79B37" w14:textId="1F8DAAF6" w:rsidR="00CE178C" w:rsidRDefault="0075485B" w:rsidP="00CE178C">
      <w:r>
        <w:t>(</w:t>
      </w:r>
      <w:r w:rsidR="00CE178C">
        <w:t>6) Kyllä mie ti</w:t>
      </w:r>
      <w:r w:rsidR="00BA5F40">
        <w:t>i</w:t>
      </w:r>
      <w:r w:rsidR="00CE178C">
        <w:t xml:space="preserve">än, ettei se kaikki </w:t>
      </w:r>
      <w:r w:rsidR="00CE178C" w:rsidRPr="00BB254C">
        <w:t>menny</w:t>
      </w:r>
      <w:r w:rsidR="00CE178C" w:rsidRPr="00874E86">
        <w:rPr>
          <w:i/>
        </w:rPr>
        <w:t xml:space="preserve"> </w:t>
      </w:r>
      <w:r w:rsidR="00AE219B" w:rsidRPr="00AE219B">
        <w:t>[</w:t>
      </w:r>
      <w:r w:rsidR="00CE178C" w:rsidRPr="00AE219B">
        <w:t>sinun mielen</w:t>
      </w:r>
      <w:r w:rsidR="00CE178C" w:rsidRPr="00874E86">
        <w:rPr>
          <w:i/>
        </w:rPr>
        <w:t xml:space="preserve"> jälkheen</w:t>
      </w:r>
      <w:r w:rsidR="007A251E">
        <w:t>]</w:t>
      </w:r>
      <w:r w:rsidR="00CE178C">
        <w:t>.</w:t>
      </w:r>
    </w:p>
    <w:p w14:paraId="430A7129" w14:textId="64BED763" w:rsidR="00CE178C" w:rsidRDefault="0075485B" w:rsidP="00CE178C">
      <w:r>
        <w:t>(</w:t>
      </w:r>
      <w:r w:rsidR="00CE178C">
        <w:t>7) Ei ihminen hal</w:t>
      </w:r>
      <w:r w:rsidR="00AE6711">
        <w:t>ua</w:t>
      </w:r>
      <w:r w:rsidR="00CE178C">
        <w:t xml:space="preserve"> aivan </w:t>
      </w:r>
      <w:r w:rsidR="00234978">
        <w:t>[</w:t>
      </w:r>
      <w:r w:rsidR="00CE178C" w:rsidRPr="00234978">
        <w:t>piinan</w:t>
      </w:r>
      <w:r w:rsidR="00CE178C" w:rsidRPr="00874E86">
        <w:rPr>
          <w:i/>
        </w:rPr>
        <w:t xml:space="preserve"> läpi</w:t>
      </w:r>
      <w:r w:rsidR="00AE6711">
        <w:rPr>
          <w:i/>
        </w:rPr>
        <w:t>t</w:t>
      </w:r>
      <w:r w:rsidR="00234978">
        <w:t>]</w:t>
      </w:r>
      <w:r w:rsidR="00CE178C" w:rsidRPr="00874E86">
        <w:rPr>
          <w:i/>
        </w:rPr>
        <w:t xml:space="preserve"> </w:t>
      </w:r>
      <w:r w:rsidR="00CE178C" w:rsidRPr="00BB254C">
        <w:t>elläät,</w:t>
      </w:r>
      <w:r w:rsidR="00CE178C">
        <w:t xml:space="preserve"> kitumalla.</w:t>
      </w:r>
    </w:p>
    <w:p w14:paraId="02A40631" w14:textId="5EA34F3E" w:rsidR="00CE178C" w:rsidRDefault="0075485B" w:rsidP="00CE178C">
      <w:r>
        <w:t>(</w:t>
      </w:r>
      <w:r w:rsidR="00CE178C">
        <w:t xml:space="preserve">8) Et sie tarvitte nyt aivan </w:t>
      </w:r>
      <w:r w:rsidR="00D1622A">
        <w:t>[</w:t>
      </w:r>
      <w:r w:rsidR="00CE178C" w:rsidRPr="00D1622A">
        <w:t>kellon</w:t>
      </w:r>
      <w:r w:rsidR="00CE178C" w:rsidRPr="00874E86">
        <w:rPr>
          <w:i/>
        </w:rPr>
        <w:t xml:space="preserve"> pääle</w:t>
      </w:r>
      <w:r w:rsidR="00D1622A">
        <w:rPr>
          <w:i/>
        </w:rPr>
        <w:t>t</w:t>
      </w:r>
      <w:r w:rsidR="00D1622A">
        <w:t>] tulla</w:t>
      </w:r>
      <w:r w:rsidR="00CE178C">
        <w:t>.</w:t>
      </w:r>
    </w:p>
    <w:p w14:paraId="634836E2" w14:textId="035F6B88" w:rsidR="00414DDA" w:rsidRPr="00414DDA" w:rsidRDefault="0075485B" w:rsidP="00CE178C">
      <w:pPr>
        <w:rPr>
          <w:i/>
        </w:rPr>
      </w:pPr>
      <w:r>
        <w:t>(</w:t>
      </w:r>
      <w:r w:rsidR="00AE1EB6">
        <w:t>9) Se mies oli</w:t>
      </w:r>
      <w:r w:rsidR="00414DDA">
        <w:t xml:space="preserve"> Suomesta ja sillä se puhui </w:t>
      </w:r>
      <w:r w:rsidR="00AE1EB6">
        <w:t>[</w:t>
      </w:r>
      <w:r w:rsidR="00414DDA" w:rsidRPr="00AE1EB6">
        <w:t>minän</w:t>
      </w:r>
      <w:r w:rsidR="00414DDA">
        <w:rPr>
          <w:i/>
        </w:rPr>
        <w:t xml:space="preserve"> päältä</w:t>
      </w:r>
      <w:r w:rsidR="00AE1EB6">
        <w:t>]</w:t>
      </w:r>
      <w:r w:rsidR="001B127A" w:rsidRPr="001B127A">
        <w:t>.</w:t>
      </w:r>
    </w:p>
    <w:p w14:paraId="698E4689" w14:textId="48B581D1" w:rsidR="00CE178C" w:rsidRDefault="00CE178C" w:rsidP="00CE178C">
      <w:r>
        <w:rPr>
          <w:i/>
        </w:rPr>
        <w:t xml:space="preserve">myöten </w:t>
      </w:r>
      <w:r w:rsidR="00BA1173" w:rsidRPr="00BA1173">
        <w:t>~</w:t>
      </w:r>
      <w:r>
        <w:rPr>
          <w:i/>
        </w:rPr>
        <w:t xml:space="preserve"> myöđen </w:t>
      </w:r>
      <w:r w:rsidR="00E23308">
        <w:t>oon postposisuuni</w:t>
      </w:r>
      <w:r>
        <w:t xml:space="preserve"> mikä ottaa partitiivi</w:t>
      </w:r>
      <w:r w:rsidR="002561D7">
        <w:t>komplementin</w:t>
      </w:r>
      <w:r>
        <w:t xml:space="preserve"> </w:t>
      </w:r>
      <w:r w:rsidR="0075485B">
        <w:t>(</w:t>
      </w:r>
      <w:r>
        <w:t>10</w:t>
      </w:r>
      <w:r w:rsidR="00AE1EB6">
        <w:t>, 11</w:t>
      </w:r>
      <w:r>
        <w:t xml:space="preserve">), </w:t>
      </w:r>
      <w:r>
        <w:rPr>
          <w:i/>
        </w:rPr>
        <w:t>vasto</w:t>
      </w:r>
      <w:r w:rsidR="0075485B" w:rsidRPr="0075485B">
        <w:t>(</w:t>
      </w:r>
      <w:r>
        <w:rPr>
          <w:i/>
        </w:rPr>
        <w:t>i</w:t>
      </w:r>
      <w:r w:rsidR="0075485B" w:rsidRPr="0075485B">
        <w:t>)</w:t>
      </w:r>
      <w:r>
        <w:rPr>
          <w:i/>
        </w:rPr>
        <w:t xml:space="preserve">n </w:t>
      </w:r>
      <w:r w:rsidR="00E23308">
        <w:t>oon preposisuuni</w:t>
      </w:r>
      <w:r>
        <w:t xml:space="preserve"> mikä ottaa partitiivi</w:t>
      </w:r>
      <w:r w:rsidR="00F13883">
        <w:t>komplementi</w:t>
      </w:r>
      <w:r>
        <w:t xml:space="preserve">n </w:t>
      </w:r>
      <w:r w:rsidR="0075485B">
        <w:t>(</w:t>
      </w:r>
      <w:r w:rsidR="00AE1EB6">
        <w:t>12</w:t>
      </w:r>
      <w:r>
        <w:t>).</w:t>
      </w:r>
    </w:p>
    <w:p w14:paraId="1234F394" w14:textId="13E5A266" w:rsidR="00CE178C" w:rsidRDefault="0075485B" w:rsidP="00CE178C">
      <w:r>
        <w:t>(</w:t>
      </w:r>
      <w:r w:rsidR="0032159F">
        <w:t>10</w:t>
      </w:r>
      <w:r w:rsidR="00CE178C">
        <w:t xml:space="preserve">) Viimen se sai sen </w:t>
      </w:r>
      <w:r w:rsidR="00AE1EB6">
        <w:t>[</w:t>
      </w:r>
      <w:r w:rsidR="00CE178C" w:rsidRPr="00AE1EB6">
        <w:t>mieliänsä</w:t>
      </w:r>
      <w:r w:rsidR="00CE178C" w:rsidRPr="00C42E38">
        <w:rPr>
          <w:i/>
        </w:rPr>
        <w:t xml:space="preserve"> myöten</w:t>
      </w:r>
      <w:r w:rsidR="00AE1EB6">
        <w:t>]</w:t>
      </w:r>
      <w:r w:rsidR="00CE178C">
        <w:t xml:space="preserve"> tehtyksi.</w:t>
      </w:r>
    </w:p>
    <w:p w14:paraId="14713E46" w14:textId="24B62D42" w:rsidR="00CE178C" w:rsidRDefault="0075485B" w:rsidP="00CE178C">
      <w:r>
        <w:t>(</w:t>
      </w:r>
      <w:r w:rsidR="0032159F">
        <w:t>11</w:t>
      </w:r>
      <w:r w:rsidR="00CE178C">
        <w:t xml:space="preserve">) Pekka vajos </w:t>
      </w:r>
      <w:r w:rsidR="00AE1EB6">
        <w:t>[</w:t>
      </w:r>
      <w:r w:rsidR="00CE178C" w:rsidRPr="00AE1EB6">
        <w:t>polvii</w:t>
      </w:r>
      <w:r w:rsidR="00CE178C" w:rsidRPr="00C42E38">
        <w:rPr>
          <w:i/>
        </w:rPr>
        <w:t xml:space="preserve"> myöđen</w:t>
      </w:r>
      <w:r w:rsidR="00AE1EB6">
        <w:t>]</w:t>
      </w:r>
      <w:r w:rsidR="00CE178C">
        <w:t xml:space="preserve"> jänkkhään.</w:t>
      </w:r>
    </w:p>
    <w:p w14:paraId="576EBE2C" w14:textId="3358544B" w:rsidR="00CE178C" w:rsidRDefault="0075485B" w:rsidP="00CE178C">
      <w:r>
        <w:t>(</w:t>
      </w:r>
      <w:r w:rsidR="0032159F">
        <w:t>12</w:t>
      </w:r>
      <w:r w:rsidR="00CE178C">
        <w:t xml:space="preserve">) Hän piti lähteet Koutokeinhoon </w:t>
      </w:r>
      <w:r w:rsidR="00AE1EB6">
        <w:t>[</w:t>
      </w:r>
      <w:r w:rsidR="00CE178C" w:rsidRPr="00C42E38">
        <w:rPr>
          <w:i/>
        </w:rPr>
        <w:t xml:space="preserve">vastoin </w:t>
      </w:r>
      <w:r w:rsidR="00CE178C" w:rsidRPr="00AE1EB6">
        <w:t>ittensä tahtoo</w:t>
      </w:r>
      <w:r w:rsidR="00AE1EB6">
        <w:t>]</w:t>
      </w:r>
      <w:r w:rsidR="00CE178C">
        <w:t>.</w:t>
      </w:r>
    </w:p>
    <w:p w14:paraId="53D7149C" w14:textId="58C0F840" w:rsidR="00E204BC" w:rsidRDefault="00E204BC" w:rsidP="00E204BC">
      <w:pPr>
        <w:pStyle w:val="Overskrift3"/>
      </w:pPr>
      <w:bookmarkStart w:id="2108" w:name="_Toc311273996"/>
      <w:r>
        <w:t>Tavan adposisuunit ja komplementin kaasus</w:t>
      </w:r>
      <w:bookmarkEnd w:id="2108"/>
    </w:p>
    <w:p w14:paraId="31BA7255" w14:textId="269E59AA" w:rsidR="00E204BC" w:rsidRPr="00E204BC" w:rsidRDefault="00E204BC" w:rsidP="00E204BC">
      <w:r>
        <w:t xml:space="preserve">Tavan adposisuunit oon kohta kaikki postposisuuniita, mikkä otethaan </w:t>
      </w:r>
      <w:r w:rsidR="00F74549">
        <w:t>genitiivi</w:t>
      </w:r>
      <w:r>
        <w:t xml:space="preserve">komplementin. Joukkhoon oon lujettu kans preposisuuni </w:t>
      </w:r>
      <w:r>
        <w:rPr>
          <w:i/>
        </w:rPr>
        <w:t>ilman</w:t>
      </w:r>
      <w:r>
        <w:t>, minkä kans tavalissiin oon käyttäät abessiivihaamuu. Abessiivihaamuu saattaa käyttää</w:t>
      </w:r>
      <w:r w:rsidR="00B06B11">
        <w:t>t</w:t>
      </w:r>
      <w:r>
        <w:t xml:space="preserve"> kans yksin ilman ette fraasin funksuuni muuttuu, ja sillä sen saattais jättäät pois adposisuuniitten joukosta.</w:t>
      </w:r>
    </w:p>
    <w:p w14:paraId="4E828768" w14:textId="6DBAE857" w:rsidR="00CE178C" w:rsidRDefault="00CE178C" w:rsidP="002E5A89">
      <w:pPr>
        <w:pStyle w:val="Undertittel"/>
      </w:pPr>
      <w:bookmarkStart w:id="2109" w:name="_Toc311273997"/>
      <w:r>
        <w:t>Tabeli</w:t>
      </w:r>
      <w:r w:rsidR="00E204BC">
        <w:t xml:space="preserve"> 60</w:t>
      </w:r>
      <w:r>
        <w:t>: Tavan adposisuunit: Intrumentaaliset, komitatiiviset, abessiiviset ja vasitu</w:t>
      </w:r>
      <w:r w:rsidR="004D5E78">
        <w:t>t</w:t>
      </w:r>
      <w:r>
        <w:t xml:space="preserve"> tavan adposisuunit</w:t>
      </w:r>
      <w:bookmarkEnd w:id="2109"/>
    </w:p>
    <w:tbl>
      <w:tblPr>
        <w:tblStyle w:val="Tabellrutenett"/>
        <w:tblW w:w="0" w:type="auto"/>
        <w:tblInd w:w="-72" w:type="dxa"/>
        <w:tblLook w:val="04A0" w:firstRow="1" w:lastRow="0" w:firstColumn="1" w:lastColumn="0" w:noHBand="0" w:noVBand="1"/>
      </w:tblPr>
      <w:tblGrid>
        <w:gridCol w:w="1869"/>
        <w:gridCol w:w="2168"/>
        <w:gridCol w:w="1294"/>
        <w:gridCol w:w="1070"/>
        <w:gridCol w:w="1070"/>
        <w:gridCol w:w="1123"/>
      </w:tblGrid>
      <w:tr w:rsidR="00CE178C" w:rsidRPr="00F87510" w14:paraId="459D0F40" w14:textId="77777777" w:rsidTr="00CE178C">
        <w:tc>
          <w:tcPr>
            <w:tcW w:w="0" w:type="auto"/>
            <w:vMerge w:val="restart"/>
          </w:tcPr>
          <w:p w14:paraId="0091906E" w14:textId="77777777" w:rsidR="00CE178C" w:rsidRDefault="00CE178C" w:rsidP="00CE178C">
            <w:r>
              <w:t>Funksuuni</w:t>
            </w:r>
          </w:p>
        </w:tc>
        <w:tc>
          <w:tcPr>
            <w:tcW w:w="0" w:type="auto"/>
            <w:gridSpan w:val="2"/>
          </w:tcPr>
          <w:p w14:paraId="6B5E71CC" w14:textId="77777777" w:rsidR="00CE178C" w:rsidRDefault="00CE178C" w:rsidP="00CE178C">
            <w:r>
              <w:t>Postposisuunit</w:t>
            </w:r>
          </w:p>
        </w:tc>
        <w:tc>
          <w:tcPr>
            <w:tcW w:w="0" w:type="auto"/>
            <w:gridSpan w:val="3"/>
          </w:tcPr>
          <w:p w14:paraId="214094E6" w14:textId="77777777" w:rsidR="00CE178C" w:rsidRDefault="00CE178C" w:rsidP="00CE178C">
            <w:r>
              <w:t>Preposisuunit</w:t>
            </w:r>
          </w:p>
        </w:tc>
      </w:tr>
      <w:tr w:rsidR="00CE178C" w:rsidRPr="00F87510" w14:paraId="5DE7B5FF" w14:textId="77777777" w:rsidTr="00CE178C">
        <w:tc>
          <w:tcPr>
            <w:tcW w:w="0" w:type="auto"/>
            <w:vMerge/>
          </w:tcPr>
          <w:p w14:paraId="355EDFF8" w14:textId="77777777" w:rsidR="00CE178C" w:rsidRDefault="00CE178C" w:rsidP="00CE178C"/>
        </w:tc>
        <w:tc>
          <w:tcPr>
            <w:tcW w:w="0" w:type="auto"/>
          </w:tcPr>
          <w:p w14:paraId="13C2FF25" w14:textId="591D92B1" w:rsidR="00CE178C" w:rsidRPr="00F87510" w:rsidRDefault="00A27713" w:rsidP="00CE178C">
            <w:r>
              <w:t>Genitiiv</w:t>
            </w:r>
            <w:r w:rsidR="00CE178C">
              <w:t>i</w:t>
            </w:r>
          </w:p>
        </w:tc>
        <w:tc>
          <w:tcPr>
            <w:tcW w:w="0" w:type="auto"/>
          </w:tcPr>
          <w:p w14:paraId="3AC2DDF2" w14:textId="77777777" w:rsidR="00CE178C" w:rsidRPr="00F87510" w:rsidRDefault="00CE178C" w:rsidP="00CE178C">
            <w:r>
              <w:t>Partitiivi</w:t>
            </w:r>
          </w:p>
        </w:tc>
        <w:tc>
          <w:tcPr>
            <w:tcW w:w="0" w:type="auto"/>
          </w:tcPr>
          <w:p w14:paraId="60C96CE5" w14:textId="0DB86C2A" w:rsidR="00CE178C" w:rsidRPr="00F87510" w:rsidRDefault="00A27713" w:rsidP="00CE178C">
            <w:r>
              <w:t>Genitiiv</w:t>
            </w:r>
            <w:r w:rsidR="00CE178C">
              <w:t>i</w:t>
            </w:r>
          </w:p>
        </w:tc>
        <w:tc>
          <w:tcPr>
            <w:tcW w:w="0" w:type="auto"/>
          </w:tcPr>
          <w:p w14:paraId="2A63812F" w14:textId="77777777" w:rsidR="00CE178C" w:rsidRPr="00F87510" w:rsidRDefault="00CE178C" w:rsidP="00CE178C">
            <w:r>
              <w:t>Partitiivi</w:t>
            </w:r>
          </w:p>
        </w:tc>
        <w:tc>
          <w:tcPr>
            <w:tcW w:w="0" w:type="auto"/>
          </w:tcPr>
          <w:p w14:paraId="465FA271" w14:textId="77777777" w:rsidR="00CE178C" w:rsidRDefault="00CE178C" w:rsidP="00CE178C">
            <w:r>
              <w:t>Abessiivi</w:t>
            </w:r>
          </w:p>
        </w:tc>
      </w:tr>
      <w:tr w:rsidR="00CE178C" w:rsidRPr="00F87510" w14:paraId="43D22580" w14:textId="77777777" w:rsidTr="00CE178C">
        <w:trPr>
          <w:trHeight w:val="854"/>
        </w:trPr>
        <w:tc>
          <w:tcPr>
            <w:tcW w:w="0" w:type="auto"/>
          </w:tcPr>
          <w:p w14:paraId="3BAB7B46" w14:textId="3CA51062" w:rsidR="00CE178C" w:rsidRDefault="00F7677E" w:rsidP="00CE178C">
            <w:r>
              <w:t>Instrumentaaliset</w:t>
            </w:r>
          </w:p>
          <w:p w14:paraId="1D3DD586" w14:textId="23726548" w:rsidR="00F7677E" w:rsidRDefault="00F7677E" w:rsidP="00CE178C">
            <w:r>
              <w:t>(10.3.1)</w:t>
            </w:r>
          </w:p>
        </w:tc>
        <w:tc>
          <w:tcPr>
            <w:tcW w:w="0" w:type="auto"/>
          </w:tcPr>
          <w:p w14:paraId="68354002" w14:textId="57A5D036" w:rsidR="00CE178C" w:rsidRDefault="00AB30DF" w:rsidP="00DA5F38">
            <w:r>
              <w:t xml:space="preserve">avula, </w:t>
            </w:r>
            <w:r w:rsidR="00CE178C">
              <w:t>kans</w:t>
            </w:r>
            <w:r w:rsidR="00DA5F38">
              <w:t>(a)</w:t>
            </w:r>
            <w:r w:rsidR="00CE178C">
              <w:t>, läpi</w:t>
            </w:r>
            <w:r w:rsidR="0075485B">
              <w:t>(</w:t>
            </w:r>
            <w:r w:rsidR="00CE178C">
              <w:t>t) ~ läpitte, kautta</w:t>
            </w:r>
          </w:p>
        </w:tc>
        <w:tc>
          <w:tcPr>
            <w:tcW w:w="0" w:type="auto"/>
          </w:tcPr>
          <w:p w14:paraId="5DE56DC2" w14:textId="77777777" w:rsidR="00CE178C" w:rsidRDefault="00CE178C" w:rsidP="00CE178C"/>
        </w:tc>
        <w:tc>
          <w:tcPr>
            <w:tcW w:w="0" w:type="auto"/>
          </w:tcPr>
          <w:p w14:paraId="45B08DEF" w14:textId="77777777" w:rsidR="00CE178C" w:rsidRDefault="00CE178C" w:rsidP="00CE178C"/>
        </w:tc>
        <w:tc>
          <w:tcPr>
            <w:tcW w:w="0" w:type="auto"/>
          </w:tcPr>
          <w:p w14:paraId="2141D73A" w14:textId="77777777" w:rsidR="00CE178C" w:rsidRDefault="00CE178C" w:rsidP="00CE178C">
            <w:pPr>
              <w:ind w:left="204"/>
            </w:pPr>
          </w:p>
        </w:tc>
        <w:tc>
          <w:tcPr>
            <w:tcW w:w="0" w:type="auto"/>
          </w:tcPr>
          <w:p w14:paraId="75EA97E5" w14:textId="77777777" w:rsidR="00CE178C" w:rsidRDefault="00CE178C" w:rsidP="00CE178C"/>
        </w:tc>
      </w:tr>
      <w:tr w:rsidR="00CE178C" w:rsidRPr="00F87510" w14:paraId="10A21A71" w14:textId="77777777" w:rsidTr="00CE178C">
        <w:trPr>
          <w:trHeight w:val="1061"/>
        </w:trPr>
        <w:tc>
          <w:tcPr>
            <w:tcW w:w="0" w:type="auto"/>
          </w:tcPr>
          <w:p w14:paraId="16698E53" w14:textId="6A85C2EB" w:rsidR="00CE178C" w:rsidRDefault="00CE178C" w:rsidP="00CE178C">
            <w:r>
              <w:t>Komitati</w:t>
            </w:r>
            <w:r w:rsidR="00F7677E">
              <w:t>iviset</w:t>
            </w:r>
          </w:p>
          <w:p w14:paraId="6FF57C55" w14:textId="28939720" w:rsidR="00F7677E" w:rsidRDefault="00F7677E" w:rsidP="00CE178C">
            <w:r>
              <w:t>(10.3.2)</w:t>
            </w:r>
          </w:p>
        </w:tc>
        <w:tc>
          <w:tcPr>
            <w:tcW w:w="0" w:type="auto"/>
          </w:tcPr>
          <w:p w14:paraId="37AFCB1B" w14:textId="19ACDD2F" w:rsidR="00CE178C" w:rsidRDefault="00DA5F38" w:rsidP="00DA5F38">
            <w:r>
              <w:t>kans(a)</w:t>
            </w:r>
            <w:r w:rsidR="00CE178C">
              <w:t>, myötä, kesken, seurassa, vierheen, pääle</w:t>
            </w:r>
            <w:r w:rsidR="0075485B">
              <w:t>(</w:t>
            </w:r>
            <w:r w:rsidR="00CE178C">
              <w:t>t)</w:t>
            </w:r>
          </w:p>
        </w:tc>
        <w:tc>
          <w:tcPr>
            <w:tcW w:w="0" w:type="auto"/>
          </w:tcPr>
          <w:p w14:paraId="6E0F98F5" w14:textId="77777777" w:rsidR="00CE178C" w:rsidRDefault="00CE178C" w:rsidP="00CE178C"/>
        </w:tc>
        <w:tc>
          <w:tcPr>
            <w:tcW w:w="0" w:type="auto"/>
          </w:tcPr>
          <w:p w14:paraId="676BDA26" w14:textId="77777777" w:rsidR="00CE178C" w:rsidRDefault="00CE178C" w:rsidP="00CE178C"/>
        </w:tc>
        <w:tc>
          <w:tcPr>
            <w:tcW w:w="0" w:type="auto"/>
          </w:tcPr>
          <w:p w14:paraId="2F9CDA6B" w14:textId="77777777" w:rsidR="00CE178C" w:rsidRDefault="00CE178C" w:rsidP="00CE178C"/>
        </w:tc>
        <w:tc>
          <w:tcPr>
            <w:tcW w:w="0" w:type="auto"/>
          </w:tcPr>
          <w:p w14:paraId="2F7402F4" w14:textId="77777777" w:rsidR="00CE178C" w:rsidRDefault="00CE178C" w:rsidP="00CE178C"/>
        </w:tc>
      </w:tr>
      <w:tr w:rsidR="00CE178C" w:rsidRPr="00F87510" w14:paraId="5BA9A73F" w14:textId="77777777" w:rsidTr="00CE178C">
        <w:trPr>
          <w:trHeight w:val="443"/>
        </w:trPr>
        <w:tc>
          <w:tcPr>
            <w:tcW w:w="0" w:type="auto"/>
          </w:tcPr>
          <w:p w14:paraId="411973BA" w14:textId="77777777" w:rsidR="00CE178C" w:rsidRDefault="00CE178C" w:rsidP="00CE178C">
            <w:r>
              <w:t>Abessiivinen</w:t>
            </w:r>
          </w:p>
          <w:p w14:paraId="35DD25B0" w14:textId="08797CE4" w:rsidR="00F7677E" w:rsidRPr="00F87510" w:rsidRDefault="00F7677E" w:rsidP="00CE178C">
            <w:r>
              <w:t>(10.3.3)</w:t>
            </w:r>
          </w:p>
        </w:tc>
        <w:tc>
          <w:tcPr>
            <w:tcW w:w="0" w:type="auto"/>
          </w:tcPr>
          <w:p w14:paraId="7FFB9318" w14:textId="77777777" w:rsidR="00CE178C" w:rsidRPr="00F87510" w:rsidRDefault="00CE178C" w:rsidP="00CE178C"/>
        </w:tc>
        <w:tc>
          <w:tcPr>
            <w:tcW w:w="0" w:type="auto"/>
          </w:tcPr>
          <w:p w14:paraId="71470ED4" w14:textId="77777777" w:rsidR="00CE178C" w:rsidRPr="00F87510" w:rsidRDefault="00CE178C" w:rsidP="00CE178C"/>
        </w:tc>
        <w:tc>
          <w:tcPr>
            <w:tcW w:w="0" w:type="auto"/>
          </w:tcPr>
          <w:p w14:paraId="4E10D8D2" w14:textId="77777777" w:rsidR="00CE178C" w:rsidRPr="00F87510" w:rsidRDefault="00CE178C" w:rsidP="00CE178C"/>
        </w:tc>
        <w:tc>
          <w:tcPr>
            <w:tcW w:w="0" w:type="auto"/>
          </w:tcPr>
          <w:p w14:paraId="775AC93A" w14:textId="77777777" w:rsidR="00CE178C" w:rsidRPr="00F87510" w:rsidRDefault="00CE178C" w:rsidP="00CE178C">
            <w:r>
              <w:t>ilman</w:t>
            </w:r>
          </w:p>
        </w:tc>
        <w:tc>
          <w:tcPr>
            <w:tcW w:w="0" w:type="auto"/>
          </w:tcPr>
          <w:p w14:paraId="70E6A736" w14:textId="77777777" w:rsidR="00CE178C" w:rsidRDefault="00CE178C" w:rsidP="00CE178C">
            <w:r>
              <w:t>ilman</w:t>
            </w:r>
          </w:p>
        </w:tc>
      </w:tr>
      <w:tr w:rsidR="00CE178C" w:rsidRPr="00F87510" w14:paraId="61882315" w14:textId="77777777" w:rsidTr="00CE178C">
        <w:trPr>
          <w:trHeight w:val="443"/>
        </w:trPr>
        <w:tc>
          <w:tcPr>
            <w:tcW w:w="0" w:type="auto"/>
          </w:tcPr>
          <w:p w14:paraId="37B8F3E5" w14:textId="0B374783" w:rsidR="00CE178C" w:rsidRDefault="00DA5F38" w:rsidP="00CE178C">
            <w:r>
              <w:t>Vasitut</w:t>
            </w:r>
          </w:p>
          <w:p w14:paraId="1681F3A1" w14:textId="4D717374" w:rsidR="00F7677E" w:rsidRDefault="00F7677E" w:rsidP="00CE178C">
            <w:r>
              <w:t>(10.3.4)</w:t>
            </w:r>
          </w:p>
        </w:tc>
        <w:tc>
          <w:tcPr>
            <w:tcW w:w="0" w:type="auto"/>
          </w:tcPr>
          <w:p w14:paraId="126C35DE" w14:textId="5E24EEED" w:rsidR="00CE178C" w:rsidRPr="00F87510" w:rsidRDefault="00CE178C" w:rsidP="00CE178C">
            <w:r>
              <w:t>jälkhiin ~ jälkheen, läpi</w:t>
            </w:r>
            <w:r w:rsidR="0075485B">
              <w:t>(</w:t>
            </w:r>
            <w:r>
              <w:t>t)</w:t>
            </w:r>
            <w:r w:rsidR="002E5A89">
              <w:t>,</w:t>
            </w:r>
            <w:r>
              <w:t xml:space="preserve"> pääle</w:t>
            </w:r>
            <w:r w:rsidR="0075485B">
              <w:t>(</w:t>
            </w:r>
            <w:r>
              <w:t>t)</w:t>
            </w:r>
            <w:r w:rsidR="0032159F">
              <w:t>, päältä</w:t>
            </w:r>
          </w:p>
        </w:tc>
        <w:tc>
          <w:tcPr>
            <w:tcW w:w="0" w:type="auto"/>
          </w:tcPr>
          <w:p w14:paraId="5C5B38F9" w14:textId="77777777" w:rsidR="00CE178C" w:rsidRPr="00F87510" w:rsidRDefault="00CE178C" w:rsidP="00CE178C">
            <w:r>
              <w:t>myöten ~ myöđen</w:t>
            </w:r>
          </w:p>
        </w:tc>
        <w:tc>
          <w:tcPr>
            <w:tcW w:w="0" w:type="auto"/>
          </w:tcPr>
          <w:p w14:paraId="32A5928E" w14:textId="77777777" w:rsidR="00CE178C" w:rsidRPr="00F87510" w:rsidRDefault="00CE178C" w:rsidP="00CE178C"/>
        </w:tc>
        <w:tc>
          <w:tcPr>
            <w:tcW w:w="0" w:type="auto"/>
          </w:tcPr>
          <w:p w14:paraId="14F43338" w14:textId="69AFF695" w:rsidR="00CE178C" w:rsidRDefault="00CE178C" w:rsidP="00CE178C">
            <w:r>
              <w:t>vasto</w:t>
            </w:r>
            <w:r w:rsidR="0075485B">
              <w:t>(</w:t>
            </w:r>
            <w:r>
              <w:t>i)n</w:t>
            </w:r>
          </w:p>
        </w:tc>
        <w:tc>
          <w:tcPr>
            <w:tcW w:w="0" w:type="auto"/>
          </w:tcPr>
          <w:p w14:paraId="775DB8D1" w14:textId="77777777" w:rsidR="00CE178C" w:rsidRDefault="00CE178C" w:rsidP="00CE178C"/>
        </w:tc>
      </w:tr>
    </w:tbl>
    <w:p w14:paraId="6EF1C965" w14:textId="111E7B28" w:rsidR="00C163AB" w:rsidRPr="00085A1F" w:rsidRDefault="00BC0F6C" w:rsidP="00C163AB">
      <w:pPr>
        <w:pStyle w:val="Overskrift2"/>
      </w:pPr>
      <w:bookmarkStart w:id="2110" w:name="_Toc311273998"/>
      <w:r>
        <w:t>Syyn</w:t>
      </w:r>
      <w:r w:rsidR="00C163AB">
        <w:t xml:space="preserve"> adposisuunit: miksi, minkä tähđen, millä argumentila?</w:t>
      </w:r>
      <w:bookmarkEnd w:id="2110"/>
    </w:p>
    <w:p w14:paraId="43C5256B" w14:textId="24869ACC" w:rsidR="00F904D4" w:rsidRDefault="00BC0F6C" w:rsidP="00C163AB">
      <w:r w:rsidRPr="00BC0F6C">
        <w:rPr>
          <w:rFonts w:eastAsia="Times New Roman"/>
          <w:smallCaps/>
        </w:rPr>
        <w:t>Syyn</w:t>
      </w:r>
      <w:r w:rsidR="00C163AB" w:rsidRPr="00BC0F6C">
        <w:rPr>
          <w:rFonts w:eastAsia="Times New Roman"/>
          <w:smallCaps/>
        </w:rPr>
        <w:t xml:space="preserve"> adposisuunit</w:t>
      </w:r>
      <w:r w:rsidR="00C163AB">
        <w:rPr>
          <w:rFonts w:eastAsia="Times New Roman"/>
        </w:rPr>
        <w:t xml:space="preserve"> vastathaan kysymyksh</w:t>
      </w:r>
      <w:r w:rsidR="000A41BA">
        <w:rPr>
          <w:rFonts w:eastAsia="Times New Roman"/>
        </w:rPr>
        <w:t>ii</w:t>
      </w:r>
      <w:r w:rsidR="00C163AB">
        <w:rPr>
          <w:rFonts w:eastAsia="Times New Roman"/>
        </w:rPr>
        <w:t xml:space="preserve">n </w:t>
      </w:r>
      <w:r w:rsidR="00C163AB">
        <w:t xml:space="preserve">miksi? minkä tähđen? millä argumentila? mitä eli ketä vasten? Tämmöissii adposisuuniita oon postposisuunit </w:t>
      </w:r>
      <w:r w:rsidR="00C163AB" w:rsidRPr="00FE3FD1">
        <w:rPr>
          <w:i/>
        </w:rPr>
        <w:t>takki</w:t>
      </w:r>
      <w:r w:rsidR="00C163AB">
        <w:rPr>
          <w:i/>
        </w:rPr>
        <w:t>i</w:t>
      </w:r>
      <w:r w:rsidR="00C163AB" w:rsidRPr="00FE3FD1">
        <w:rPr>
          <w:i/>
        </w:rPr>
        <w:t xml:space="preserve"> </w:t>
      </w:r>
      <w:r w:rsidR="00BA1173" w:rsidRPr="00BA1173">
        <w:t>~</w:t>
      </w:r>
      <w:r w:rsidR="00C163AB" w:rsidRPr="00FE3FD1">
        <w:rPr>
          <w:i/>
        </w:rPr>
        <w:t xml:space="preserve"> takia</w:t>
      </w:r>
      <w:r w:rsidR="0075485B" w:rsidRPr="0075485B">
        <w:t>,</w:t>
      </w:r>
      <w:r w:rsidR="00C163AB" w:rsidRPr="00FE3FD1">
        <w:rPr>
          <w:i/>
        </w:rPr>
        <w:t xml:space="preserve"> </w:t>
      </w:r>
      <w:r w:rsidR="00C163AB">
        <w:rPr>
          <w:i/>
        </w:rPr>
        <w:t>täh</w:t>
      </w:r>
      <w:r w:rsidR="0075485B" w:rsidRPr="0075485B">
        <w:t>(</w:t>
      </w:r>
      <w:r w:rsidR="00C163AB">
        <w:rPr>
          <w:i/>
        </w:rPr>
        <w:t>đ</w:t>
      </w:r>
      <w:r w:rsidR="0075485B" w:rsidRPr="0075485B">
        <w:t>)</w:t>
      </w:r>
      <w:r w:rsidR="00C163AB">
        <w:rPr>
          <w:i/>
        </w:rPr>
        <w:t>en</w:t>
      </w:r>
      <w:r w:rsidR="0075485B" w:rsidRPr="0075485B">
        <w:t>,</w:t>
      </w:r>
      <w:r w:rsidR="00C163AB">
        <w:rPr>
          <w:i/>
        </w:rPr>
        <w:t xml:space="preserve"> pääle</w:t>
      </w:r>
      <w:r w:rsidR="0075485B" w:rsidRPr="0075485B">
        <w:t>(</w:t>
      </w:r>
      <w:r w:rsidR="00C163AB">
        <w:rPr>
          <w:i/>
        </w:rPr>
        <w:t>t</w:t>
      </w:r>
      <w:r w:rsidR="0075485B" w:rsidRPr="0075485B">
        <w:t>),</w:t>
      </w:r>
      <w:r w:rsidR="00C163AB">
        <w:rPr>
          <w:i/>
        </w:rPr>
        <w:t xml:space="preserve"> kautta</w:t>
      </w:r>
      <w:r w:rsidR="0075485B" w:rsidRPr="0075485B">
        <w:t>,</w:t>
      </w:r>
      <w:r w:rsidR="00C163AB">
        <w:rPr>
          <w:i/>
        </w:rPr>
        <w:t xml:space="preserve"> e</w:t>
      </w:r>
      <w:r w:rsidR="0075485B" w:rsidRPr="0075485B">
        <w:t>(</w:t>
      </w:r>
      <w:r w:rsidR="00C163AB">
        <w:rPr>
          <w:i/>
        </w:rPr>
        <w:t>đ</w:t>
      </w:r>
      <w:r w:rsidR="0075485B" w:rsidRPr="0075485B">
        <w:t>)</w:t>
      </w:r>
      <w:r w:rsidR="00C163AB">
        <w:rPr>
          <w:i/>
        </w:rPr>
        <w:t>estä</w:t>
      </w:r>
      <w:r w:rsidR="0075485B" w:rsidRPr="0075485B">
        <w:t>,</w:t>
      </w:r>
      <w:r w:rsidR="00C163AB">
        <w:rPr>
          <w:i/>
        </w:rPr>
        <w:t xml:space="preserve"> </w:t>
      </w:r>
      <w:r w:rsidR="00C163AB">
        <w:t xml:space="preserve">mikkä kaikin otethaan </w:t>
      </w:r>
      <w:r w:rsidR="00A27713">
        <w:t>genitiiv</w:t>
      </w:r>
      <w:r w:rsidR="00C163AB">
        <w:t>i</w:t>
      </w:r>
      <w:r w:rsidR="00F13883">
        <w:t>komplementi</w:t>
      </w:r>
      <w:r w:rsidR="00C163AB">
        <w:t xml:space="preserve">n </w:t>
      </w:r>
      <w:r w:rsidR="0075485B">
        <w:t>(</w:t>
      </w:r>
      <w:r w:rsidR="00C163AB">
        <w:t xml:space="preserve">1–10), ja preposisuunit </w:t>
      </w:r>
      <w:r w:rsidR="00C163AB">
        <w:rPr>
          <w:i/>
        </w:rPr>
        <w:t xml:space="preserve">varten </w:t>
      </w:r>
      <w:r w:rsidR="00C163AB">
        <w:t xml:space="preserve">ja </w:t>
      </w:r>
      <w:r w:rsidR="00C163AB">
        <w:rPr>
          <w:i/>
        </w:rPr>
        <w:t>vasten</w:t>
      </w:r>
      <w:r w:rsidR="00C163AB">
        <w:t>, mikkä otethaan partitiivi</w:t>
      </w:r>
      <w:r w:rsidR="00F13883">
        <w:t>komplementi</w:t>
      </w:r>
      <w:r w:rsidR="00C163AB">
        <w:t xml:space="preserve">n </w:t>
      </w:r>
      <w:r w:rsidR="0075485B">
        <w:t>(</w:t>
      </w:r>
      <w:r w:rsidR="00C163AB">
        <w:t xml:space="preserve">11–14). Postposisuuniista </w:t>
      </w:r>
      <w:r w:rsidR="00C163AB" w:rsidRPr="00FE3FD1">
        <w:rPr>
          <w:i/>
        </w:rPr>
        <w:t>takki</w:t>
      </w:r>
      <w:r w:rsidR="00C163AB">
        <w:rPr>
          <w:i/>
        </w:rPr>
        <w:t>i</w:t>
      </w:r>
      <w:r w:rsidR="00C163AB" w:rsidRPr="00FE3FD1">
        <w:rPr>
          <w:i/>
        </w:rPr>
        <w:t xml:space="preserve"> </w:t>
      </w:r>
      <w:r w:rsidR="00BA1173" w:rsidRPr="00BA1173">
        <w:t>~</w:t>
      </w:r>
      <w:r w:rsidR="00C163AB" w:rsidRPr="00FE3FD1">
        <w:rPr>
          <w:i/>
        </w:rPr>
        <w:t xml:space="preserve"> ta</w:t>
      </w:r>
      <w:r w:rsidR="00C163AB">
        <w:rPr>
          <w:i/>
        </w:rPr>
        <w:t xml:space="preserve">kia </w:t>
      </w:r>
      <w:r w:rsidR="00C163AB">
        <w:t>ja</w:t>
      </w:r>
      <w:r w:rsidR="00C163AB" w:rsidRPr="00FE3FD1">
        <w:rPr>
          <w:i/>
        </w:rPr>
        <w:t xml:space="preserve"> </w:t>
      </w:r>
      <w:r w:rsidR="00C163AB">
        <w:rPr>
          <w:i/>
        </w:rPr>
        <w:t xml:space="preserve">tähđen </w:t>
      </w:r>
      <w:r w:rsidR="00C163AB">
        <w:t xml:space="preserve">oon melkhein aina </w:t>
      </w:r>
      <w:r w:rsidR="00967FF9">
        <w:t>synonyym</w:t>
      </w:r>
      <w:r w:rsidR="00C163AB">
        <w:t>iset, ja net saattaa vaihetta</w:t>
      </w:r>
      <w:r w:rsidR="005C17CD">
        <w:t>a</w:t>
      </w:r>
      <w:r w:rsidR="00A81003">
        <w:t>t</w:t>
      </w:r>
      <w:r w:rsidR="005C17CD">
        <w:t xml:space="preserve"> toinen toisheen </w:t>
      </w:r>
      <w:r w:rsidR="0075485B">
        <w:t>(</w:t>
      </w:r>
      <w:r w:rsidR="005C17CD">
        <w:t>1–6). Fraasi</w:t>
      </w:r>
      <w:r w:rsidR="00967FF9">
        <w:t>t</w:t>
      </w:r>
      <w:r w:rsidR="00C163AB">
        <w:t xml:space="preserve"> </w:t>
      </w:r>
      <w:r w:rsidR="005C17CD">
        <w:rPr>
          <w:i/>
        </w:rPr>
        <w:t>minkä takkii</w:t>
      </w:r>
      <w:r w:rsidR="006123AD">
        <w:rPr>
          <w:i/>
        </w:rPr>
        <w:t xml:space="preserve"> </w:t>
      </w:r>
      <w:r w:rsidR="00BA1173" w:rsidRPr="00BA1173">
        <w:t>~</w:t>
      </w:r>
      <w:r w:rsidR="006123AD">
        <w:rPr>
          <w:i/>
        </w:rPr>
        <w:t xml:space="preserve"> </w:t>
      </w:r>
      <w:r w:rsidR="005C17CD">
        <w:rPr>
          <w:i/>
        </w:rPr>
        <w:t>takia</w:t>
      </w:r>
      <w:r w:rsidR="00AE6711">
        <w:rPr>
          <w:i/>
        </w:rPr>
        <w:t xml:space="preserve"> </w:t>
      </w:r>
      <w:r w:rsidR="0098090B" w:rsidRPr="0098090B">
        <w:t>/</w:t>
      </w:r>
      <w:r w:rsidR="00AE6711">
        <w:rPr>
          <w:i/>
        </w:rPr>
        <w:t xml:space="preserve"> minkä </w:t>
      </w:r>
      <w:r w:rsidR="00C163AB">
        <w:rPr>
          <w:i/>
        </w:rPr>
        <w:t>täh</w:t>
      </w:r>
      <w:r w:rsidR="0075485B" w:rsidRPr="0075485B">
        <w:t>(</w:t>
      </w:r>
      <w:r w:rsidR="00C163AB">
        <w:rPr>
          <w:i/>
        </w:rPr>
        <w:t>đ</w:t>
      </w:r>
      <w:r w:rsidR="0075485B" w:rsidRPr="0075485B">
        <w:t>)</w:t>
      </w:r>
      <w:r w:rsidR="00C163AB">
        <w:rPr>
          <w:i/>
        </w:rPr>
        <w:t>en</w:t>
      </w:r>
      <w:r w:rsidR="00C163AB">
        <w:t xml:space="preserve"> oon usheimitten </w:t>
      </w:r>
      <w:r w:rsidR="00967FF9">
        <w:t>synonyym</w:t>
      </w:r>
      <w:r w:rsidR="00C163AB">
        <w:t>i</w:t>
      </w:r>
      <w:r w:rsidR="00967FF9">
        <w:t>set</w:t>
      </w:r>
      <w:r w:rsidR="00C163AB">
        <w:t xml:space="preserve"> kysymysadverbin </w:t>
      </w:r>
      <w:r w:rsidR="00C163AB">
        <w:rPr>
          <w:i/>
        </w:rPr>
        <w:t xml:space="preserve">miksi </w:t>
      </w:r>
      <w:r w:rsidR="00C163AB">
        <w:t>kans</w:t>
      </w:r>
      <w:r w:rsidR="00F904D4">
        <w:t>.</w:t>
      </w:r>
    </w:p>
    <w:p w14:paraId="315F7F9A" w14:textId="207BADBE" w:rsidR="00C163AB" w:rsidRDefault="0075485B" w:rsidP="00C163AB">
      <w:r>
        <w:t>(</w:t>
      </w:r>
      <w:r w:rsidR="00C163AB">
        <w:t xml:space="preserve">1) </w:t>
      </w:r>
      <w:r w:rsidR="00E1723C">
        <w:t>[</w:t>
      </w:r>
      <w:r w:rsidR="00C163AB" w:rsidRPr="00E1723C">
        <w:t>Minkähän</w:t>
      </w:r>
      <w:r w:rsidR="00C163AB" w:rsidRPr="0017533B">
        <w:rPr>
          <w:i/>
        </w:rPr>
        <w:t xml:space="preserve"> takkii</w:t>
      </w:r>
      <w:r w:rsidR="0098090B" w:rsidRPr="0098090B">
        <w:t>/</w:t>
      </w:r>
      <w:r w:rsidR="002E5A89">
        <w:rPr>
          <w:i/>
        </w:rPr>
        <w:t>tähđen</w:t>
      </w:r>
      <w:r w:rsidR="00E1723C">
        <w:t>]</w:t>
      </w:r>
      <w:r w:rsidR="00C163AB">
        <w:t xml:space="preserve"> net materiäijät tulthiin tänne näin kauvas pohjaisheen?</w:t>
      </w:r>
    </w:p>
    <w:p w14:paraId="37AEFA88" w14:textId="59CB9FE6" w:rsidR="00C163AB" w:rsidRDefault="0075485B" w:rsidP="00C163AB">
      <w:r>
        <w:t>(</w:t>
      </w:r>
      <w:r w:rsidR="00C163AB">
        <w:t xml:space="preserve">2) </w:t>
      </w:r>
      <w:r w:rsidR="00E1723C">
        <w:t>[</w:t>
      </w:r>
      <w:r w:rsidR="00C163AB" w:rsidRPr="00E1723C">
        <w:t>Pommituksen</w:t>
      </w:r>
      <w:r w:rsidR="00C163AB" w:rsidRPr="0017533B">
        <w:rPr>
          <w:i/>
        </w:rPr>
        <w:t xml:space="preserve"> takia</w:t>
      </w:r>
      <w:r w:rsidR="00E1723C">
        <w:t>]</w:t>
      </w:r>
      <w:r w:rsidR="00C163AB">
        <w:rPr>
          <w:i/>
        </w:rPr>
        <w:t xml:space="preserve"> </w:t>
      </w:r>
      <w:r w:rsidR="00C163AB">
        <w:t>meile ei jääny mithään omaisuutta.</w:t>
      </w:r>
    </w:p>
    <w:p w14:paraId="4ECE071A" w14:textId="66D2AE5D" w:rsidR="00C163AB" w:rsidRDefault="0075485B" w:rsidP="00C163AB">
      <w:r>
        <w:t>(</w:t>
      </w:r>
      <w:r w:rsidR="00C163AB">
        <w:t xml:space="preserve">3) Net siirythiin </w:t>
      </w:r>
      <w:r w:rsidR="00E1723C">
        <w:t>[</w:t>
      </w:r>
      <w:r w:rsidR="00C163AB" w:rsidRPr="00E1723C">
        <w:t>lasten</w:t>
      </w:r>
      <w:r w:rsidR="00C163AB" w:rsidRPr="009407CA">
        <w:rPr>
          <w:i/>
        </w:rPr>
        <w:t xml:space="preserve"> takia</w:t>
      </w:r>
      <w:r w:rsidR="00E1723C">
        <w:t>]</w:t>
      </w:r>
      <w:r w:rsidR="00C163AB">
        <w:t>, ko net al</w:t>
      </w:r>
      <w:r w:rsidR="005439C9">
        <w:t>kava</w:t>
      </w:r>
      <w:r w:rsidR="00C163AB">
        <w:t xml:space="preserve"> koulhuun.</w:t>
      </w:r>
    </w:p>
    <w:p w14:paraId="50F3462A" w14:textId="38AC97C5" w:rsidR="00C163AB" w:rsidRDefault="0075485B" w:rsidP="00C163AB">
      <w:r>
        <w:t>(</w:t>
      </w:r>
      <w:r w:rsidR="00C163AB">
        <w:t xml:space="preserve">4) </w:t>
      </w:r>
      <w:r w:rsidR="00E1723C">
        <w:t>[</w:t>
      </w:r>
      <w:r w:rsidR="00C163AB" w:rsidRPr="00E1723C">
        <w:t>Kirkon</w:t>
      </w:r>
      <w:r w:rsidR="00C163AB" w:rsidRPr="009407CA">
        <w:rPr>
          <w:i/>
        </w:rPr>
        <w:t xml:space="preserve"> tähđen</w:t>
      </w:r>
      <w:r w:rsidR="00E1723C">
        <w:t>]</w:t>
      </w:r>
      <w:r w:rsidR="00C163AB">
        <w:t xml:space="preserve"> täälä ei ollu ollenkhaan tanssii.</w:t>
      </w:r>
    </w:p>
    <w:p w14:paraId="1FD78B4E" w14:textId="50E816FD" w:rsidR="00C163AB" w:rsidRDefault="0075485B" w:rsidP="00C163AB">
      <w:r>
        <w:t>(</w:t>
      </w:r>
      <w:r w:rsidR="00C163AB">
        <w:t xml:space="preserve">5) </w:t>
      </w:r>
      <w:r w:rsidR="00E1723C">
        <w:t>[</w:t>
      </w:r>
      <w:r w:rsidR="00C163AB" w:rsidRPr="00E1723C">
        <w:t>Ryöväriitten</w:t>
      </w:r>
      <w:r w:rsidR="00C163AB" w:rsidRPr="003719E6">
        <w:rPr>
          <w:i/>
        </w:rPr>
        <w:t xml:space="preserve"> tähđen</w:t>
      </w:r>
      <w:r w:rsidR="00E1723C">
        <w:t>]</w:t>
      </w:r>
      <w:r w:rsidR="00C163AB">
        <w:t xml:space="preserve"> mie en ollenkha</w:t>
      </w:r>
      <w:r w:rsidR="00E1723C">
        <w:t>a</w:t>
      </w:r>
      <w:r w:rsidR="00C163AB">
        <w:t>n tohđi liikkuut ulkona pimmeelä.</w:t>
      </w:r>
    </w:p>
    <w:p w14:paraId="2B080535" w14:textId="65C154F5" w:rsidR="00C163AB" w:rsidRDefault="0075485B" w:rsidP="00C163AB">
      <w:r>
        <w:t>(</w:t>
      </w:r>
      <w:r w:rsidR="00C163AB">
        <w:t xml:space="preserve">6) Kyllä nyt vanhiimet hävethään </w:t>
      </w:r>
      <w:r w:rsidR="003540A8">
        <w:t>[</w:t>
      </w:r>
      <w:r w:rsidR="00C163AB" w:rsidRPr="003540A8">
        <w:t>meiđän</w:t>
      </w:r>
      <w:r w:rsidR="00C163AB" w:rsidRPr="003719E6">
        <w:rPr>
          <w:i/>
        </w:rPr>
        <w:t xml:space="preserve"> tähđen</w:t>
      </w:r>
      <w:r w:rsidR="003540A8">
        <w:t>]</w:t>
      </w:r>
      <w:r w:rsidR="00C163AB">
        <w:t>.</w:t>
      </w:r>
    </w:p>
    <w:p w14:paraId="1C4193CD" w14:textId="77777777" w:rsidR="00F904D4" w:rsidRDefault="00D85A29" w:rsidP="00C163AB">
      <w:r>
        <w:t>P</w:t>
      </w:r>
      <w:r w:rsidR="00AC1A4A">
        <w:t xml:space="preserve">ostposisuunit </w:t>
      </w:r>
      <w:r w:rsidR="00AC1A4A">
        <w:rPr>
          <w:i/>
        </w:rPr>
        <w:t>pääle</w:t>
      </w:r>
      <w:r w:rsidR="00AC1A4A" w:rsidRPr="0075485B">
        <w:t>(</w:t>
      </w:r>
      <w:r w:rsidR="00AC1A4A">
        <w:rPr>
          <w:i/>
        </w:rPr>
        <w:t>t</w:t>
      </w:r>
      <w:r w:rsidR="00AC1A4A" w:rsidRPr="0075485B">
        <w:t>),</w:t>
      </w:r>
      <w:r w:rsidR="00AC1A4A">
        <w:rPr>
          <w:i/>
        </w:rPr>
        <w:t xml:space="preserve"> kautta </w:t>
      </w:r>
      <w:r w:rsidR="00AC1A4A">
        <w:t xml:space="preserve">ja </w:t>
      </w:r>
      <w:r w:rsidR="00AC1A4A" w:rsidRPr="00301967">
        <w:rPr>
          <w:i/>
        </w:rPr>
        <w:t>e</w:t>
      </w:r>
      <w:r w:rsidR="00AC1A4A" w:rsidRPr="0075485B">
        <w:t>(</w:t>
      </w:r>
      <w:r w:rsidR="00AC1A4A" w:rsidRPr="00301967">
        <w:rPr>
          <w:i/>
        </w:rPr>
        <w:t>d</w:t>
      </w:r>
      <w:r w:rsidR="00AC1A4A" w:rsidRPr="0075485B">
        <w:t>)</w:t>
      </w:r>
      <w:r w:rsidR="00AC1A4A" w:rsidRPr="00301967">
        <w:rPr>
          <w:i/>
        </w:rPr>
        <w:t>estä</w:t>
      </w:r>
      <w:r w:rsidR="00AC1A4A">
        <w:rPr>
          <w:i/>
        </w:rPr>
        <w:t xml:space="preserve"> </w:t>
      </w:r>
      <w:r>
        <w:t xml:space="preserve">tarkoitethaan paljon sammaa </w:t>
      </w:r>
      <w:r w:rsidR="00AC1A4A">
        <w:t>(7–10)</w:t>
      </w:r>
      <w:r w:rsidR="00F904D4">
        <w:t>.</w:t>
      </w:r>
    </w:p>
    <w:p w14:paraId="6DBC7BDF" w14:textId="7D395A13" w:rsidR="00C163AB" w:rsidRDefault="0075485B" w:rsidP="00C163AB">
      <w:r>
        <w:t>(</w:t>
      </w:r>
      <w:r w:rsidR="00C163AB">
        <w:t xml:space="preserve">7) </w:t>
      </w:r>
      <w:r w:rsidR="003540A8">
        <w:t>[</w:t>
      </w:r>
      <w:r w:rsidR="00C163AB" w:rsidRPr="003540A8">
        <w:t>Tau’in</w:t>
      </w:r>
      <w:r w:rsidR="00C163AB" w:rsidRPr="00934737">
        <w:rPr>
          <w:i/>
        </w:rPr>
        <w:t xml:space="preserve"> kautta</w:t>
      </w:r>
      <w:r w:rsidR="003540A8">
        <w:t>]</w:t>
      </w:r>
      <w:r w:rsidR="00C163AB">
        <w:t xml:space="preserve"> meile tuli köyhyys.</w:t>
      </w:r>
    </w:p>
    <w:p w14:paraId="72E90DFF" w14:textId="5E5631A4" w:rsidR="00C163AB" w:rsidRPr="00085A1F" w:rsidRDefault="0075485B" w:rsidP="00C163AB">
      <w:r>
        <w:t>(</w:t>
      </w:r>
      <w:r w:rsidR="00C163AB">
        <w:t xml:space="preserve">8) Paljon net oon täälä </w:t>
      </w:r>
      <w:r w:rsidR="003540A8">
        <w:t>[</w:t>
      </w:r>
      <w:r w:rsidR="00C163AB" w:rsidRPr="003540A8">
        <w:t>kalastuksenki</w:t>
      </w:r>
      <w:r w:rsidR="00C163AB" w:rsidRPr="00934737">
        <w:rPr>
          <w:i/>
        </w:rPr>
        <w:t xml:space="preserve"> pääle</w:t>
      </w:r>
      <w:r w:rsidR="003540A8">
        <w:t>]</w:t>
      </w:r>
      <w:r w:rsidR="00C163AB">
        <w:t xml:space="preserve"> rustanheet.</w:t>
      </w:r>
    </w:p>
    <w:p w14:paraId="71CAF6BB" w14:textId="1DAC45AA" w:rsidR="00C163AB" w:rsidRDefault="0075485B" w:rsidP="00C163AB">
      <w:pPr>
        <w:rPr>
          <w:rFonts w:eastAsia="Times New Roman"/>
        </w:rPr>
      </w:pPr>
      <w:r>
        <w:t>(</w:t>
      </w:r>
      <w:r w:rsidR="00C163AB">
        <w:t xml:space="preserve">9) </w:t>
      </w:r>
      <w:r w:rsidR="00C163AB">
        <w:rPr>
          <w:rFonts w:eastAsia="Times New Roman"/>
        </w:rPr>
        <w:t xml:space="preserve">Ihmiset pajethaan sieltä </w:t>
      </w:r>
      <w:r w:rsidR="00AA79FF">
        <w:rPr>
          <w:rFonts w:eastAsia="Times New Roman"/>
        </w:rPr>
        <w:t>[</w:t>
      </w:r>
      <w:r w:rsidR="00C163AB" w:rsidRPr="00AA79FF">
        <w:rPr>
          <w:rFonts w:eastAsia="Times New Roman"/>
        </w:rPr>
        <w:t>hengen</w:t>
      </w:r>
      <w:r w:rsidR="00C163AB" w:rsidRPr="000B53B4">
        <w:rPr>
          <w:rFonts w:eastAsia="Times New Roman"/>
          <w:i/>
        </w:rPr>
        <w:t xml:space="preserve"> eđestä</w:t>
      </w:r>
      <w:r w:rsidR="00AA79FF">
        <w:rPr>
          <w:rFonts w:eastAsia="Times New Roman"/>
        </w:rPr>
        <w:t>]</w:t>
      </w:r>
      <w:r w:rsidR="00C163AB">
        <w:rPr>
          <w:rFonts w:eastAsia="Times New Roman"/>
        </w:rPr>
        <w:t>.</w:t>
      </w:r>
    </w:p>
    <w:p w14:paraId="126850F5" w14:textId="1BE8F209" w:rsidR="00C163AB" w:rsidRDefault="0075485B" w:rsidP="00C163AB">
      <w:pPr>
        <w:rPr>
          <w:rFonts w:eastAsia="Times New Roman"/>
        </w:rPr>
      </w:pPr>
      <w:r>
        <w:t>(</w:t>
      </w:r>
      <w:r w:rsidR="00C163AB">
        <w:t xml:space="preserve">10) </w:t>
      </w:r>
      <w:r w:rsidR="00C163AB">
        <w:rPr>
          <w:rFonts w:eastAsia="Times New Roman"/>
        </w:rPr>
        <w:t xml:space="preserve">Hän antoi hengen </w:t>
      </w:r>
      <w:r w:rsidR="00AA79FF">
        <w:rPr>
          <w:rFonts w:eastAsia="Times New Roman"/>
        </w:rPr>
        <w:t>[</w:t>
      </w:r>
      <w:r w:rsidR="00C163AB" w:rsidRPr="00AA79FF">
        <w:rPr>
          <w:rFonts w:eastAsia="Times New Roman"/>
        </w:rPr>
        <w:t>meiđän</w:t>
      </w:r>
      <w:r w:rsidR="00C163AB" w:rsidRPr="003F040B">
        <w:rPr>
          <w:rFonts w:eastAsia="Times New Roman"/>
          <w:i/>
        </w:rPr>
        <w:t xml:space="preserve"> eđestä</w:t>
      </w:r>
      <w:r w:rsidR="00AA79FF">
        <w:rPr>
          <w:rFonts w:eastAsia="Times New Roman"/>
        </w:rPr>
        <w:t>]</w:t>
      </w:r>
      <w:r w:rsidR="00C163AB">
        <w:rPr>
          <w:rFonts w:eastAsia="Times New Roman"/>
        </w:rPr>
        <w:t>.</w:t>
      </w:r>
    </w:p>
    <w:p w14:paraId="46F68592" w14:textId="5F1D463E" w:rsidR="00C163AB" w:rsidRDefault="00C163AB" w:rsidP="00C163AB">
      <w:pPr>
        <w:rPr>
          <w:rFonts w:eastAsia="Times New Roman"/>
        </w:rPr>
      </w:pPr>
      <w:r>
        <w:rPr>
          <w:rFonts w:eastAsia="Times New Roman"/>
        </w:rPr>
        <w:t xml:space="preserve">Preposisuunit </w:t>
      </w:r>
      <w:r>
        <w:rPr>
          <w:rFonts w:eastAsia="Times New Roman"/>
          <w:i/>
        </w:rPr>
        <w:t>varten</w:t>
      </w:r>
      <w:r>
        <w:rPr>
          <w:rFonts w:eastAsia="Times New Roman"/>
        </w:rPr>
        <w:t xml:space="preserve"> ja </w:t>
      </w:r>
      <w:r>
        <w:rPr>
          <w:rFonts w:eastAsia="Times New Roman"/>
          <w:i/>
        </w:rPr>
        <w:t xml:space="preserve">vasten </w:t>
      </w:r>
      <w:r w:rsidR="0075485B">
        <w:rPr>
          <w:rFonts w:eastAsia="Times New Roman"/>
        </w:rPr>
        <w:t>(</w:t>
      </w:r>
      <w:r>
        <w:rPr>
          <w:rFonts w:eastAsia="Times New Roman"/>
        </w:rPr>
        <w:t xml:space="preserve">11–14) </w:t>
      </w:r>
      <w:r w:rsidRPr="001E05FA">
        <w:rPr>
          <w:rFonts w:eastAsia="Times New Roman"/>
        </w:rPr>
        <w:t xml:space="preserve">oon </w:t>
      </w:r>
      <w:r>
        <w:rPr>
          <w:rFonts w:eastAsia="Times New Roman"/>
        </w:rPr>
        <w:t xml:space="preserve">kohta synonyymiset keskenänsä, mutta </w:t>
      </w:r>
      <w:r>
        <w:rPr>
          <w:rFonts w:eastAsia="Times New Roman"/>
          <w:i/>
        </w:rPr>
        <w:t xml:space="preserve">vasten </w:t>
      </w:r>
      <w:r w:rsidRPr="00C92C49">
        <w:rPr>
          <w:rFonts w:eastAsia="Times New Roman"/>
        </w:rPr>
        <w:t>käytethään</w:t>
      </w:r>
      <w:r>
        <w:rPr>
          <w:rFonts w:eastAsia="Times New Roman"/>
        </w:rPr>
        <w:t xml:space="preserve"> ylheisesti tyhä kysymysfraasissa </w:t>
      </w:r>
      <w:r>
        <w:rPr>
          <w:rFonts w:eastAsia="Times New Roman"/>
          <w:i/>
        </w:rPr>
        <w:t>mitä vasten</w:t>
      </w:r>
      <w:r w:rsidR="00804034">
        <w:rPr>
          <w:rFonts w:eastAsia="Times New Roman"/>
          <w:i/>
        </w:rPr>
        <w:t xml:space="preserve"> </w:t>
      </w:r>
      <w:r w:rsidR="0075485B">
        <w:rPr>
          <w:rFonts w:eastAsia="Times New Roman"/>
        </w:rPr>
        <w:t>(</w:t>
      </w:r>
      <w:r w:rsidR="00804034">
        <w:rPr>
          <w:rFonts w:eastAsia="Times New Roman"/>
        </w:rPr>
        <w:t>11)</w:t>
      </w:r>
      <w:r>
        <w:rPr>
          <w:rFonts w:eastAsia="Times New Roman"/>
          <w:i/>
        </w:rPr>
        <w:t xml:space="preserve"> </w:t>
      </w:r>
      <w:r>
        <w:rPr>
          <w:rFonts w:eastAsia="Times New Roman"/>
        </w:rPr>
        <w:t>ja pro</w:t>
      </w:r>
      <w:r w:rsidR="007B47AA">
        <w:rPr>
          <w:rFonts w:eastAsia="Times New Roman"/>
        </w:rPr>
        <w:t>nomeni</w:t>
      </w:r>
      <w:r>
        <w:rPr>
          <w:rFonts w:eastAsia="Times New Roman"/>
        </w:rPr>
        <w:t xml:space="preserve">fraasissa </w:t>
      </w:r>
      <w:r>
        <w:rPr>
          <w:rFonts w:eastAsia="Times New Roman"/>
          <w:i/>
        </w:rPr>
        <w:t>sitä vasten</w:t>
      </w:r>
      <w:r w:rsidR="00D85A29">
        <w:rPr>
          <w:rFonts w:eastAsia="Times New Roman"/>
          <w:i/>
        </w:rPr>
        <w:t xml:space="preserve"> </w:t>
      </w:r>
      <w:r w:rsidR="00D85A29">
        <w:rPr>
          <w:rFonts w:eastAsia="Times New Roman"/>
        </w:rPr>
        <w:t>(12)</w:t>
      </w:r>
      <w:r w:rsidR="001B127A" w:rsidRPr="001B127A">
        <w:rPr>
          <w:rFonts w:eastAsia="Times New Roman"/>
        </w:rPr>
        <w:t>.</w:t>
      </w:r>
      <w:r>
        <w:rPr>
          <w:rFonts w:eastAsia="Times New Roman"/>
          <w:i/>
        </w:rPr>
        <w:t xml:space="preserve"> </w:t>
      </w:r>
      <w:r w:rsidRPr="00C92C49">
        <w:rPr>
          <w:rFonts w:eastAsia="Times New Roman"/>
          <w:i/>
        </w:rPr>
        <w:t>varten</w:t>
      </w:r>
      <w:r>
        <w:rPr>
          <w:rFonts w:eastAsia="Times New Roman"/>
        </w:rPr>
        <w:t xml:space="preserve"> oon </w:t>
      </w:r>
      <w:r w:rsidR="00D85A29">
        <w:rPr>
          <w:rFonts w:eastAsia="Times New Roman"/>
        </w:rPr>
        <w:t xml:space="preserve">kans </w:t>
      </w:r>
      <w:r>
        <w:rPr>
          <w:rFonts w:eastAsia="Times New Roman"/>
        </w:rPr>
        <w:t>ushein synonyyminen posposisuun</w:t>
      </w:r>
      <w:r w:rsidR="00566373">
        <w:rPr>
          <w:rFonts w:eastAsia="Times New Roman"/>
        </w:rPr>
        <w:t>i</w:t>
      </w:r>
      <w:r>
        <w:rPr>
          <w:rFonts w:eastAsia="Times New Roman"/>
        </w:rPr>
        <w:t xml:space="preserve">itten </w:t>
      </w:r>
      <w:r>
        <w:rPr>
          <w:rFonts w:eastAsia="Times New Roman"/>
          <w:i/>
        </w:rPr>
        <w:t xml:space="preserve">takkii </w:t>
      </w:r>
      <w:r w:rsidR="00BA1173" w:rsidRPr="00BA1173">
        <w:rPr>
          <w:rFonts w:eastAsia="Times New Roman"/>
        </w:rPr>
        <w:t>~</w:t>
      </w:r>
      <w:r>
        <w:rPr>
          <w:rFonts w:eastAsia="Times New Roman"/>
          <w:i/>
        </w:rPr>
        <w:t xml:space="preserve"> takia</w:t>
      </w:r>
      <w:r>
        <w:rPr>
          <w:rFonts w:eastAsia="Times New Roman"/>
        </w:rPr>
        <w:t xml:space="preserve"> ja </w:t>
      </w:r>
      <w:r>
        <w:rPr>
          <w:rFonts w:eastAsia="Times New Roman"/>
          <w:i/>
        </w:rPr>
        <w:t>tähden</w:t>
      </w:r>
      <w:r>
        <w:rPr>
          <w:rFonts w:eastAsia="Times New Roman"/>
        </w:rPr>
        <w:t xml:space="preserve"> kans </w:t>
      </w:r>
      <w:r w:rsidR="0075485B">
        <w:rPr>
          <w:rFonts w:eastAsia="Times New Roman"/>
        </w:rPr>
        <w:t>(</w:t>
      </w:r>
      <w:r w:rsidR="003A1B45">
        <w:rPr>
          <w:rFonts w:eastAsia="Times New Roman"/>
        </w:rPr>
        <w:t>1</w:t>
      </w:r>
      <w:r w:rsidR="00C95AEA">
        <w:rPr>
          <w:rFonts w:eastAsia="Times New Roman"/>
        </w:rPr>
        <w:t>2</w:t>
      </w:r>
      <w:r w:rsidR="003A1B45">
        <w:rPr>
          <w:rFonts w:eastAsia="Times New Roman"/>
        </w:rPr>
        <w:t xml:space="preserve">, </w:t>
      </w:r>
      <w:r w:rsidR="00826423">
        <w:rPr>
          <w:rFonts w:eastAsia="Times New Roman"/>
        </w:rPr>
        <w:t>1</w:t>
      </w:r>
      <w:r w:rsidR="00C95AEA">
        <w:rPr>
          <w:rFonts w:eastAsia="Times New Roman"/>
        </w:rPr>
        <w:t>3</w:t>
      </w:r>
      <w:r>
        <w:rPr>
          <w:rFonts w:eastAsia="Times New Roman"/>
        </w:rPr>
        <w:t>). Aina vaihettaminen ei kuitenkhaan passaa</w:t>
      </w:r>
      <w:r w:rsidR="009620A3">
        <w:rPr>
          <w:rFonts w:eastAsia="Times New Roman"/>
        </w:rPr>
        <w:t xml:space="preserve"> </w:t>
      </w:r>
      <w:r w:rsidR="0075485B">
        <w:rPr>
          <w:rFonts w:eastAsia="Times New Roman"/>
        </w:rPr>
        <w:t>(</w:t>
      </w:r>
      <w:r w:rsidR="009620A3">
        <w:rPr>
          <w:rFonts w:eastAsia="Times New Roman"/>
        </w:rPr>
        <w:t>14, 15)</w:t>
      </w:r>
      <w:r>
        <w:rPr>
          <w:rFonts w:eastAsia="Times New Roman"/>
        </w:rPr>
        <w:t>.</w:t>
      </w:r>
    </w:p>
    <w:p w14:paraId="53A3AE8D" w14:textId="7032B5EC" w:rsidR="003C3209" w:rsidRDefault="0075485B" w:rsidP="00C163AB">
      <w:pPr>
        <w:rPr>
          <w:rFonts w:eastAsia="Times New Roman"/>
        </w:rPr>
      </w:pPr>
      <w:r>
        <w:rPr>
          <w:rFonts w:eastAsia="Times New Roman"/>
        </w:rPr>
        <w:t>(</w:t>
      </w:r>
      <w:r w:rsidR="003C3209">
        <w:rPr>
          <w:rFonts w:eastAsia="Times New Roman"/>
        </w:rPr>
        <w:t xml:space="preserve">11) </w:t>
      </w:r>
      <w:r w:rsidR="00803809">
        <w:rPr>
          <w:rFonts w:eastAsia="Times New Roman"/>
        </w:rPr>
        <w:t>[</w:t>
      </w:r>
      <w:r w:rsidR="003C3209" w:rsidRPr="00803809">
        <w:rPr>
          <w:rFonts w:eastAsia="Times New Roman"/>
        </w:rPr>
        <w:t>Mitä</w:t>
      </w:r>
      <w:r w:rsidR="003C3209" w:rsidRPr="00807988">
        <w:rPr>
          <w:rFonts w:eastAsia="Times New Roman"/>
          <w:i/>
        </w:rPr>
        <w:t xml:space="preserve"> vasten</w:t>
      </w:r>
      <w:r w:rsidR="00803809">
        <w:rPr>
          <w:rFonts w:eastAsia="Times New Roman"/>
        </w:rPr>
        <w:t>]</w:t>
      </w:r>
      <w:r w:rsidR="003C3209">
        <w:rPr>
          <w:rFonts w:eastAsia="Times New Roman"/>
        </w:rPr>
        <w:t xml:space="preserve"> sie minun petit?</w:t>
      </w:r>
    </w:p>
    <w:p w14:paraId="7A6EFF36" w14:textId="4083C752" w:rsidR="00C163AB" w:rsidRDefault="0075485B" w:rsidP="00C163AB">
      <w:pPr>
        <w:rPr>
          <w:rFonts w:eastAsia="Times New Roman"/>
        </w:rPr>
      </w:pPr>
      <w:r>
        <w:t>(</w:t>
      </w:r>
      <w:r w:rsidR="00566373">
        <w:t>12</w:t>
      </w:r>
      <w:r w:rsidR="00C163AB">
        <w:t xml:space="preserve">) </w:t>
      </w:r>
      <w:r w:rsidR="00C163AB">
        <w:rPr>
          <w:rFonts w:eastAsia="Times New Roman"/>
        </w:rPr>
        <w:t xml:space="preserve">Mie luulen ette suomen kieli oon säilyny </w:t>
      </w:r>
      <w:r w:rsidR="00777744">
        <w:rPr>
          <w:rFonts w:eastAsia="Times New Roman"/>
        </w:rPr>
        <w:t>[</w:t>
      </w:r>
      <w:r w:rsidR="00DB2753">
        <w:rPr>
          <w:rFonts w:eastAsia="Times New Roman"/>
        </w:rPr>
        <w:t>[</w:t>
      </w:r>
      <w:r w:rsidR="00DB2753" w:rsidRPr="00803809">
        <w:rPr>
          <w:rFonts w:eastAsia="Times New Roman"/>
        </w:rPr>
        <w:t xml:space="preserve">sitä </w:t>
      </w:r>
      <w:r w:rsidR="00DB2753" w:rsidRPr="00A650D1">
        <w:rPr>
          <w:rFonts w:eastAsia="Times New Roman"/>
          <w:i/>
        </w:rPr>
        <w:t>vasten</w:t>
      </w:r>
      <w:r w:rsidR="00DB2753">
        <w:rPr>
          <w:rFonts w:eastAsia="Times New Roman"/>
        </w:rPr>
        <w:t>]</w:t>
      </w:r>
      <w:r w:rsidR="00DB2753" w:rsidRPr="00A650D1">
        <w:rPr>
          <w:rFonts w:eastAsia="Times New Roman"/>
          <w:i/>
        </w:rPr>
        <w:t xml:space="preserve"> </w:t>
      </w:r>
      <w:r w:rsidR="0098090B" w:rsidRPr="0098090B">
        <w:rPr>
          <w:rFonts w:eastAsia="Times New Roman"/>
        </w:rPr>
        <w:t>/</w:t>
      </w:r>
      <w:r w:rsidR="00DB2753" w:rsidRPr="00A650D1">
        <w:rPr>
          <w:rFonts w:eastAsia="Times New Roman"/>
          <w:i/>
        </w:rPr>
        <w:t xml:space="preserve"> </w:t>
      </w:r>
      <w:r w:rsidR="00803809">
        <w:rPr>
          <w:rFonts w:eastAsia="Times New Roman"/>
        </w:rPr>
        <w:t>[</w:t>
      </w:r>
      <w:r w:rsidR="00C163AB" w:rsidRPr="00803809">
        <w:rPr>
          <w:rFonts w:eastAsia="Times New Roman"/>
        </w:rPr>
        <w:t>sitä</w:t>
      </w:r>
      <w:r w:rsidR="00C163AB" w:rsidRPr="00A650D1">
        <w:rPr>
          <w:rFonts w:eastAsia="Times New Roman"/>
          <w:i/>
        </w:rPr>
        <w:t xml:space="preserve"> varten</w:t>
      </w:r>
      <w:r w:rsidR="00803809">
        <w:rPr>
          <w:rFonts w:eastAsia="Times New Roman"/>
        </w:rPr>
        <w:t>]</w:t>
      </w:r>
      <w:r w:rsidR="00C163AB" w:rsidRPr="00A650D1">
        <w:rPr>
          <w:rFonts w:eastAsia="Times New Roman"/>
          <w:i/>
        </w:rPr>
        <w:t xml:space="preserve"> </w:t>
      </w:r>
      <w:r w:rsidR="0098090B" w:rsidRPr="0098090B">
        <w:rPr>
          <w:rFonts w:eastAsia="Times New Roman"/>
        </w:rPr>
        <w:t>/</w:t>
      </w:r>
      <w:r w:rsidR="00C163AB" w:rsidRPr="00A650D1">
        <w:rPr>
          <w:rFonts w:eastAsia="Times New Roman"/>
          <w:i/>
        </w:rPr>
        <w:t xml:space="preserve"> </w:t>
      </w:r>
      <w:r w:rsidR="00803809">
        <w:rPr>
          <w:rFonts w:eastAsia="Times New Roman"/>
        </w:rPr>
        <w:t>[</w:t>
      </w:r>
      <w:r w:rsidR="00C163AB" w:rsidRPr="00803809">
        <w:rPr>
          <w:rFonts w:eastAsia="Times New Roman"/>
        </w:rPr>
        <w:t xml:space="preserve">sen </w:t>
      </w:r>
      <w:r w:rsidR="00C163AB" w:rsidRPr="00A650D1">
        <w:rPr>
          <w:rFonts w:eastAsia="Times New Roman"/>
          <w:i/>
        </w:rPr>
        <w:t xml:space="preserve">takkii </w:t>
      </w:r>
      <w:r w:rsidR="00BA1173" w:rsidRPr="00BA1173">
        <w:rPr>
          <w:rFonts w:eastAsia="Times New Roman"/>
        </w:rPr>
        <w:t>~</w:t>
      </w:r>
      <w:r w:rsidR="00C163AB" w:rsidRPr="00A650D1">
        <w:rPr>
          <w:rFonts w:eastAsia="Times New Roman"/>
          <w:i/>
        </w:rPr>
        <w:t xml:space="preserve"> takia</w:t>
      </w:r>
      <w:r w:rsidR="00803809">
        <w:rPr>
          <w:rFonts w:eastAsia="Times New Roman"/>
        </w:rPr>
        <w:t>]</w:t>
      </w:r>
      <w:r w:rsidR="00C163AB" w:rsidRPr="00A650D1">
        <w:rPr>
          <w:rFonts w:eastAsia="Times New Roman"/>
          <w:i/>
        </w:rPr>
        <w:t xml:space="preserve"> </w:t>
      </w:r>
      <w:r w:rsidR="0098090B" w:rsidRPr="0098090B">
        <w:rPr>
          <w:rFonts w:eastAsia="Times New Roman"/>
        </w:rPr>
        <w:t>/</w:t>
      </w:r>
      <w:r w:rsidR="00C163AB" w:rsidRPr="00A650D1">
        <w:rPr>
          <w:rFonts w:eastAsia="Times New Roman"/>
          <w:i/>
        </w:rPr>
        <w:t xml:space="preserve"> </w:t>
      </w:r>
      <w:r w:rsidR="00803809" w:rsidRPr="007766D7">
        <w:rPr>
          <w:rFonts w:eastAsia="Times New Roman"/>
        </w:rPr>
        <w:t>[</w:t>
      </w:r>
      <w:r w:rsidR="00C163AB" w:rsidRPr="00803809">
        <w:rPr>
          <w:rFonts w:eastAsia="Times New Roman"/>
        </w:rPr>
        <w:t xml:space="preserve">sen </w:t>
      </w:r>
      <w:r w:rsidR="00C163AB" w:rsidRPr="00A650D1">
        <w:rPr>
          <w:rFonts w:eastAsia="Times New Roman"/>
          <w:i/>
        </w:rPr>
        <w:t>tähđen</w:t>
      </w:r>
      <w:r w:rsidR="00803809">
        <w:rPr>
          <w:rFonts w:eastAsia="Times New Roman"/>
        </w:rPr>
        <w:t>]</w:t>
      </w:r>
      <w:r w:rsidR="00C163AB">
        <w:rPr>
          <w:rFonts w:eastAsia="Times New Roman"/>
        </w:rPr>
        <w:t xml:space="preserve"> ko sitä kuulthiin seuroissa</w:t>
      </w:r>
      <w:r w:rsidR="00777744">
        <w:rPr>
          <w:rFonts w:eastAsia="Times New Roman"/>
        </w:rPr>
        <w:t>]</w:t>
      </w:r>
      <w:r w:rsidR="00C163AB">
        <w:rPr>
          <w:rFonts w:eastAsia="Times New Roman"/>
        </w:rPr>
        <w:t>.</w:t>
      </w:r>
    </w:p>
    <w:p w14:paraId="0F41BE45" w14:textId="1645D15F" w:rsidR="00C163AB" w:rsidRPr="001E05FA" w:rsidRDefault="0075485B" w:rsidP="00C163AB">
      <w:pPr>
        <w:rPr>
          <w:rFonts w:eastAsia="Times New Roman"/>
        </w:rPr>
      </w:pPr>
      <w:r>
        <w:t>(</w:t>
      </w:r>
      <w:r w:rsidR="00C163AB">
        <w:t>1</w:t>
      </w:r>
      <w:r w:rsidR="00566373">
        <w:t>3</w:t>
      </w:r>
      <w:r w:rsidR="00C163AB">
        <w:t xml:space="preserve">) </w:t>
      </w:r>
      <w:r w:rsidR="00C163AB" w:rsidRPr="00085A1F">
        <w:rPr>
          <w:rFonts w:ascii="sans-serif" w:eastAsia="Times New Roman" w:hAnsi="sans-serif"/>
          <w:lang w:val="fi-FI"/>
        </w:rPr>
        <w:t xml:space="preserve">Marja lähti </w:t>
      </w:r>
      <w:r w:rsidR="003C4134">
        <w:rPr>
          <w:rFonts w:ascii="sans-serif" w:eastAsia="Times New Roman" w:hAnsi="sans-serif"/>
          <w:lang w:val="fi-FI"/>
        </w:rPr>
        <w:t>[</w:t>
      </w:r>
      <w:r w:rsidR="007766D7">
        <w:rPr>
          <w:rFonts w:eastAsia="Times New Roman"/>
        </w:rPr>
        <w:t>[</w:t>
      </w:r>
      <w:r w:rsidR="007766D7" w:rsidRPr="00803809">
        <w:rPr>
          <w:rFonts w:eastAsia="Times New Roman"/>
        </w:rPr>
        <w:t>sitä</w:t>
      </w:r>
      <w:r w:rsidR="007766D7" w:rsidRPr="00A650D1">
        <w:rPr>
          <w:rFonts w:eastAsia="Times New Roman"/>
          <w:i/>
        </w:rPr>
        <w:t xml:space="preserve"> varten</w:t>
      </w:r>
      <w:r w:rsidR="007766D7">
        <w:rPr>
          <w:rFonts w:eastAsia="Times New Roman"/>
        </w:rPr>
        <w:t>]</w:t>
      </w:r>
      <w:r w:rsidR="007766D7" w:rsidRPr="00A650D1">
        <w:rPr>
          <w:rFonts w:eastAsia="Times New Roman"/>
          <w:i/>
        </w:rPr>
        <w:t xml:space="preserve"> </w:t>
      </w:r>
      <w:r w:rsidR="0098090B" w:rsidRPr="0098090B">
        <w:rPr>
          <w:rFonts w:eastAsia="Times New Roman"/>
        </w:rPr>
        <w:t>/</w:t>
      </w:r>
      <w:r w:rsidR="007766D7" w:rsidRPr="00A650D1">
        <w:rPr>
          <w:rFonts w:eastAsia="Times New Roman"/>
          <w:i/>
        </w:rPr>
        <w:t xml:space="preserve"> </w:t>
      </w:r>
      <w:r w:rsidR="007766D7">
        <w:rPr>
          <w:rFonts w:eastAsia="Times New Roman"/>
        </w:rPr>
        <w:t>[</w:t>
      </w:r>
      <w:r w:rsidR="007766D7" w:rsidRPr="00803809">
        <w:rPr>
          <w:rFonts w:eastAsia="Times New Roman"/>
        </w:rPr>
        <w:t xml:space="preserve">sitä </w:t>
      </w:r>
      <w:r w:rsidR="007766D7" w:rsidRPr="00A650D1">
        <w:rPr>
          <w:rFonts w:eastAsia="Times New Roman"/>
          <w:i/>
        </w:rPr>
        <w:t>vasten</w:t>
      </w:r>
      <w:r w:rsidR="007766D7">
        <w:rPr>
          <w:rFonts w:eastAsia="Times New Roman"/>
        </w:rPr>
        <w:t>]</w:t>
      </w:r>
      <w:r w:rsidR="007766D7" w:rsidRPr="00A650D1">
        <w:rPr>
          <w:rFonts w:eastAsia="Times New Roman"/>
          <w:i/>
        </w:rPr>
        <w:t xml:space="preserve"> </w:t>
      </w:r>
      <w:r w:rsidR="0098090B" w:rsidRPr="0098090B">
        <w:rPr>
          <w:rFonts w:eastAsia="Times New Roman"/>
        </w:rPr>
        <w:t>/</w:t>
      </w:r>
      <w:r w:rsidR="007766D7" w:rsidRPr="00A650D1">
        <w:rPr>
          <w:rFonts w:eastAsia="Times New Roman"/>
          <w:i/>
        </w:rPr>
        <w:t xml:space="preserve"> </w:t>
      </w:r>
      <w:r w:rsidR="007766D7">
        <w:rPr>
          <w:rFonts w:eastAsia="Times New Roman"/>
        </w:rPr>
        <w:t>[</w:t>
      </w:r>
      <w:r w:rsidR="007766D7" w:rsidRPr="00803809">
        <w:rPr>
          <w:rFonts w:eastAsia="Times New Roman"/>
        </w:rPr>
        <w:t xml:space="preserve">sen </w:t>
      </w:r>
      <w:r w:rsidR="007766D7" w:rsidRPr="00A650D1">
        <w:rPr>
          <w:rFonts w:eastAsia="Times New Roman"/>
          <w:i/>
        </w:rPr>
        <w:t xml:space="preserve">takkii </w:t>
      </w:r>
      <w:r w:rsidR="00BA1173" w:rsidRPr="00BA1173">
        <w:rPr>
          <w:rFonts w:eastAsia="Times New Roman"/>
        </w:rPr>
        <w:t>~</w:t>
      </w:r>
      <w:r w:rsidR="007766D7" w:rsidRPr="00A650D1">
        <w:rPr>
          <w:rFonts w:eastAsia="Times New Roman"/>
          <w:i/>
        </w:rPr>
        <w:t xml:space="preserve"> takia</w:t>
      </w:r>
      <w:r w:rsidR="007766D7">
        <w:rPr>
          <w:rFonts w:eastAsia="Times New Roman"/>
        </w:rPr>
        <w:t>]</w:t>
      </w:r>
      <w:r w:rsidR="007766D7" w:rsidRPr="00A650D1">
        <w:rPr>
          <w:rFonts w:eastAsia="Times New Roman"/>
          <w:i/>
        </w:rPr>
        <w:t xml:space="preserve"> </w:t>
      </w:r>
      <w:r w:rsidR="0098090B" w:rsidRPr="0098090B">
        <w:rPr>
          <w:rFonts w:eastAsia="Times New Roman"/>
        </w:rPr>
        <w:t>/</w:t>
      </w:r>
      <w:r w:rsidR="007766D7" w:rsidRPr="00A650D1">
        <w:rPr>
          <w:rFonts w:eastAsia="Times New Roman"/>
          <w:i/>
        </w:rPr>
        <w:t xml:space="preserve"> </w:t>
      </w:r>
      <w:r w:rsidR="007766D7" w:rsidRPr="007766D7">
        <w:rPr>
          <w:rFonts w:eastAsia="Times New Roman"/>
        </w:rPr>
        <w:t>[</w:t>
      </w:r>
      <w:r w:rsidR="007766D7" w:rsidRPr="00803809">
        <w:rPr>
          <w:rFonts w:eastAsia="Times New Roman"/>
        </w:rPr>
        <w:t xml:space="preserve">sen </w:t>
      </w:r>
      <w:r w:rsidR="007766D7" w:rsidRPr="00A650D1">
        <w:rPr>
          <w:rFonts w:eastAsia="Times New Roman"/>
          <w:i/>
        </w:rPr>
        <w:t>tähđen</w:t>
      </w:r>
      <w:r w:rsidR="007766D7">
        <w:rPr>
          <w:rFonts w:eastAsia="Times New Roman"/>
        </w:rPr>
        <w:t xml:space="preserve">] </w:t>
      </w:r>
      <w:r w:rsidR="00C163AB" w:rsidRPr="00085A1F">
        <w:rPr>
          <w:rFonts w:ascii="sans-serif" w:eastAsia="Times New Roman" w:hAnsi="sans-serif"/>
          <w:i/>
          <w:lang w:val="fi-FI"/>
        </w:rPr>
        <w:t>että</w:t>
      </w:r>
      <w:r w:rsidR="00C163AB">
        <w:rPr>
          <w:rFonts w:ascii="sans-serif" w:eastAsia="Times New Roman" w:hAnsi="sans-serif"/>
          <w:lang w:val="fi-FI"/>
        </w:rPr>
        <w:t xml:space="preserve"> </w:t>
      </w:r>
      <w:r w:rsidR="00C163AB" w:rsidRPr="007A18AE">
        <w:rPr>
          <w:rFonts w:ascii="sans-serif" w:eastAsia="Times New Roman" w:hAnsi="sans-serif"/>
          <w:i/>
          <w:lang w:val="fi-FI"/>
        </w:rPr>
        <w:t>päässee kotia</w:t>
      </w:r>
      <w:r w:rsidR="003C4134">
        <w:rPr>
          <w:rFonts w:ascii="sans-serif" w:eastAsia="Times New Roman" w:hAnsi="sans-serif"/>
          <w:lang w:val="fi-FI"/>
        </w:rPr>
        <w:t>]</w:t>
      </w:r>
      <w:r w:rsidR="001B127A" w:rsidRPr="001B127A">
        <w:rPr>
          <w:rFonts w:ascii="sans-serif" w:eastAsia="Times New Roman" w:hAnsi="sans-serif"/>
          <w:lang w:val="fi-FI"/>
        </w:rPr>
        <w:t>.</w:t>
      </w:r>
    </w:p>
    <w:p w14:paraId="682D1616" w14:textId="5E8E1E95" w:rsidR="00C163AB" w:rsidRDefault="0075485B" w:rsidP="00C163AB">
      <w:pPr>
        <w:rPr>
          <w:rFonts w:eastAsia="Times New Roman"/>
        </w:rPr>
      </w:pPr>
      <w:r>
        <w:t>(</w:t>
      </w:r>
      <w:r w:rsidR="00C163AB">
        <w:t>1</w:t>
      </w:r>
      <w:r w:rsidR="00666357">
        <w:t>4</w:t>
      </w:r>
      <w:r w:rsidR="00C163AB">
        <w:t xml:space="preserve">) </w:t>
      </w:r>
      <w:r w:rsidR="00C163AB">
        <w:rPr>
          <w:rFonts w:eastAsia="Times New Roman"/>
        </w:rPr>
        <w:t xml:space="preserve">Mie kyllä olen kovonu sienii </w:t>
      </w:r>
      <w:r w:rsidR="00A86D3E">
        <w:rPr>
          <w:rFonts w:eastAsia="Times New Roman"/>
        </w:rPr>
        <w:t>[</w:t>
      </w:r>
      <w:r w:rsidR="00C163AB" w:rsidRPr="00A86D3E">
        <w:rPr>
          <w:rFonts w:eastAsia="Times New Roman"/>
        </w:rPr>
        <w:t>syömistä</w:t>
      </w:r>
      <w:r w:rsidR="00C163AB" w:rsidRPr="006B370A">
        <w:rPr>
          <w:rFonts w:eastAsia="Times New Roman"/>
          <w:i/>
        </w:rPr>
        <w:t xml:space="preserve"> varten</w:t>
      </w:r>
      <w:r w:rsidR="00A86D3E">
        <w:rPr>
          <w:rFonts w:eastAsia="Times New Roman"/>
        </w:rPr>
        <w:t>]</w:t>
      </w:r>
      <w:r w:rsidR="00C163AB">
        <w:rPr>
          <w:rFonts w:eastAsia="Times New Roman"/>
        </w:rPr>
        <w:t>.</w:t>
      </w:r>
    </w:p>
    <w:p w14:paraId="24B52C9A" w14:textId="4A37CB42" w:rsidR="00C163AB" w:rsidRDefault="0075485B" w:rsidP="00C163AB">
      <w:pPr>
        <w:rPr>
          <w:rFonts w:eastAsia="Times New Roman"/>
        </w:rPr>
      </w:pPr>
      <w:r>
        <w:t>(</w:t>
      </w:r>
      <w:r w:rsidR="00C163AB">
        <w:t>1</w:t>
      </w:r>
      <w:r w:rsidR="00666357">
        <w:t>5</w:t>
      </w:r>
      <w:r w:rsidR="00C163AB">
        <w:t xml:space="preserve">) </w:t>
      </w:r>
      <w:r w:rsidR="00C163AB">
        <w:rPr>
          <w:rFonts w:eastAsia="Times New Roman"/>
        </w:rPr>
        <w:t xml:space="preserve">Siinä oon </w:t>
      </w:r>
      <w:r w:rsidR="00A86D3E">
        <w:rPr>
          <w:rFonts w:eastAsia="Times New Roman"/>
        </w:rPr>
        <w:t>[</w:t>
      </w:r>
      <w:r w:rsidR="00C163AB" w:rsidRPr="00A86D3E">
        <w:rPr>
          <w:rFonts w:eastAsia="Times New Roman"/>
        </w:rPr>
        <w:t>öljy</w:t>
      </w:r>
      <w:r w:rsidR="00A86D3E">
        <w:rPr>
          <w:rFonts w:eastAsia="Times New Roman"/>
        </w:rPr>
        <w:t>ä</w:t>
      </w:r>
      <w:r w:rsidR="00C163AB" w:rsidRPr="006B370A">
        <w:rPr>
          <w:rFonts w:eastAsia="Times New Roman"/>
          <w:i/>
        </w:rPr>
        <w:t xml:space="preserve"> varten</w:t>
      </w:r>
      <w:r w:rsidR="00A86D3E">
        <w:rPr>
          <w:rFonts w:eastAsia="Times New Roman"/>
        </w:rPr>
        <w:t>]</w:t>
      </w:r>
      <w:r w:rsidR="00C163AB">
        <w:rPr>
          <w:rFonts w:eastAsia="Times New Roman"/>
        </w:rPr>
        <w:t xml:space="preserve"> tehty värvi ja pykätty muutaki.</w:t>
      </w:r>
    </w:p>
    <w:p w14:paraId="2B65ED9A" w14:textId="77777777" w:rsidR="0082641A" w:rsidRPr="00085A1F" w:rsidRDefault="0082641A" w:rsidP="0082641A">
      <w:pPr>
        <w:pStyle w:val="Overskrift2"/>
      </w:pPr>
      <w:bookmarkStart w:id="2111" w:name="_Adposisuunit_paljousfraasiissa"/>
      <w:bookmarkStart w:id="2112" w:name="_Toc311273999"/>
      <w:bookmarkEnd w:id="2111"/>
      <w:r>
        <w:t>Adposisuunit paljousfraasiissa</w:t>
      </w:r>
      <w:bookmarkEnd w:id="2112"/>
    </w:p>
    <w:p w14:paraId="310D8F43" w14:textId="312C5A7F" w:rsidR="00F904D4" w:rsidRDefault="0082641A" w:rsidP="0082641A">
      <w:r w:rsidRPr="000A41BA">
        <w:rPr>
          <w:smallCaps/>
        </w:rPr>
        <w:t>Paljousfraasiissa</w:t>
      </w:r>
      <w:r>
        <w:t xml:space="preserve"> käytethään adposisuuniita </w:t>
      </w:r>
      <w:r>
        <w:rPr>
          <w:i/>
        </w:rPr>
        <w:t>e</w:t>
      </w:r>
      <w:r w:rsidR="0075485B" w:rsidRPr="0075485B">
        <w:t>(</w:t>
      </w:r>
      <w:r>
        <w:rPr>
          <w:i/>
        </w:rPr>
        <w:t>đ</w:t>
      </w:r>
      <w:r w:rsidR="0075485B" w:rsidRPr="0075485B">
        <w:t>)</w:t>
      </w:r>
      <w:r>
        <w:rPr>
          <w:i/>
        </w:rPr>
        <w:t>estä</w:t>
      </w:r>
      <w:r w:rsidR="0075485B" w:rsidRPr="0075485B">
        <w:t>,</w:t>
      </w:r>
      <w:r>
        <w:rPr>
          <w:i/>
        </w:rPr>
        <w:t xml:space="preserve"> keskelä</w:t>
      </w:r>
      <w:r w:rsidR="0075485B" w:rsidRPr="0075485B">
        <w:t>,</w:t>
      </w:r>
      <w:r>
        <w:rPr>
          <w:i/>
        </w:rPr>
        <w:t xml:space="preserve"> kohti </w:t>
      </w:r>
      <w:r w:rsidR="00BA1173" w:rsidRPr="00BA1173">
        <w:t>~</w:t>
      </w:r>
      <w:r>
        <w:rPr>
          <w:i/>
        </w:rPr>
        <w:t xml:space="preserve"> kohđi</w:t>
      </w:r>
      <w:r w:rsidR="0075485B" w:rsidRPr="0075485B">
        <w:t>,</w:t>
      </w:r>
      <w:r>
        <w:rPr>
          <w:i/>
        </w:rPr>
        <w:t xml:space="preserve"> vaila </w:t>
      </w:r>
      <w:r w:rsidR="00BA1173" w:rsidRPr="00BA1173">
        <w:t>~</w:t>
      </w:r>
      <w:r>
        <w:rPr>
          <w:i/>
        </w:rPr>
        <w:t xml:space="preserve"> vaile</w:t>
      </w:r>
      <w:r w:rsidR="0075485B" w:rsidRPr="0075485B">
        <w:t>(</w:t>
      </w:r>
      <w:r>
        <w:rPr>
          <w:i/>
        </w:rPr>
        <w:t>t</w:t>
      </w:r>
      <w:r w:rsidR="0075485B" w:rsidRPr="0075485B">
        <w:t>),</w:t>
      </w:r>
      <w:r>
        <w:rPr>
          <w:i/>
        </w:rPr>
        <w:t xml:space="preserve"> välilä </w:t>
      </w:r>
      <w:r>
        <w:t xml:space="preserve">ja </w:t>
      </w:r>
      <w:r>
        <w:rPr>
          <w:i/>
        </w:rPr>
        <w:t>yli</w:t>
      </w:r>
      <w:r w:rsidR="0075485B" w:rsidRPr="0075485B">
        <w:t>(</w:t>
      </w:r>
      <w:r>
        <w:rPr>
          <w:i/>
        </w:rPr>
        <w:t>t</w:t>
      </w:r>
      <w:r w:rsidR="0075485B" w:rsidRPr="0075485B">
        <w:t>)</w:t>
      </w:r>
      <w:r>
        <w:rPr>
          <w:i/>
        </w:rPr>
        <w:t xml:space="preserve"> </w:t>
      </w:r>
      <w:r w:rsidR="00BA1173" w:rsidRPr="00BA1173">
        <w:t>~</w:t>
      </w:r>
      <w:r>
        <w:rPr>
          <w:i/>
        </w:rPr>
        <w:t xml:space="preserve"> ylitte</w:t>
      </w:r>
      <w:r w:rsidR="001B127A" w:rsidRPr="001B127A">
        <w:t>.</w:t>
      </w:r>
      <w:r>
        <w:rPr>
          <w:i/>
        </w:rPr>
        <w:t xml:space="preserve"> </w:t>
      </w:r>
      <w:r>
        <w:t xml:space="preserve">Näistä </w:t>
      </w:r>
      <w:r>
        <w:rPr>
          <w:i/>
        </w:rPr>
        <w:t>e</w:t>
      </w:r>
      <w:r w:rsidR="0075485B" w:rsidRPr="0075485B">
        <w:t>(</w:t>
      </w:r>
      <w:r>
        <w:rPr>
          <w:i/>
        </w:rPr>
        <w:t>đ</w:t>
      </w:r>
      <w:r w:rsidR="0075485B" w:rsidRPr="0075485B">
        <w:t>)</w:t>
      </w:r>
      <w:r>
        <w:rPr>
          <w:i/>
        </w:rPr>
        <w:t xml:space="preserve">estä </w:t>
      </w:r>
      <w:r>
        <w:t xml:space="preserve">ja </w:t>
      </w:r>
      <w:r>
        <w:rPr>
          <w:i/>
        </w:rPr>
        <w:t xml:space="preserve">välilä </w:t>
      </w:r>
      <w:r w:rsidR="000D16B2">
        <w:t>oon postposisuunit</w:t>
      </w:r>
      <w:r>
        <w:t xml:space="preserve">, mikkä otethaan </w:t>
      </w:r>
      <w:r w:rsidR="00A27713">
        <w:t>genitiiv</w:t>
      </w:r>
      <w:r>
        <w:t>i</w:t>
      </w:r>
      <w:r w:rsidR="00F13883">
        <w:t>komplementi</w:t>
      </w:r>
      <w:r>
        <w:t xml:space="preserve">n </w:t>
      </w:r>
      <w:r w:rsidR="0075485B">
        <w:t>(</w:t>
      </w:r>
      <w:r>
        <w:t xml:space="preserve">6–9), </w:t>
      </w:r>
      <w:r>
        <w:rPr>
          <w:i/>
        </w:rPr>
        <w:t xml:space="preserve">kohti </w:t>
      </w:r>
      <w:r w:rsidR="00BA1173" w:rsidRPr="00BA1173">
        <w:t>~</w:t>
      </w:r>
      <w:r>
        <w:rPr>
          <w:i/>
        </w:rPr>
        <w:t xml:space="preserve"> kohđi </w:t>
      </w:r>
      <w:r>
        <w:t>postposisuuni, mikä ottaa partitiivi</w:t>
      </w:r>
      <w:r w:rsidR="00F13883">
        <w:t>komplementi</w:t>
      </w:r>
      <w:r>
        <w:t xml:space="preserve">n </w:t>
      </w:r>
      <w:r w:rsidR="0075485B">
        <w:t>(</w:t>
      </w:r>
      <w:r>
        <w:t xml:space="preserve">10, 11). Preposisuuniita oon </w:t>
      </w:r>
      <w:r>
        <w:rPr>
          <w:i/>
        </w:rPr>
        <w:t>keskelä</w:t>
      </w:r>
      <w:r w:rsidR="0075485B" w:rsidRPr="0075485B">
        <w:t>,</w:t>
      </w:r>
      <w:r>
        <w:rPr>
          <w:i/>
        </w:rPr>
        <w:t xml:space="preserve"> vaila </w:t>
      </w:r>
      <w:r w:rsidR="00BA1173" w:rsidRPr="00BA1173">
        <w:t>~</w:t>
      </w:r>
      <w:r>
        <w:rPr>
          <w:i/>
        </w:rPr>
        <w:t xml:space="preserve"> vaile</w:t>
      </w:r>
      <w:r w:rsidR="0075485B" w:rsidRPr="0075485B">
        <w:t>(</w:t>
      </w:r>
      <w:r>
        <w:rPr>
          <w:i/>
        </w:rPr>
        <w:t>t</w:t>
      </w:r>
      <w:r w:rsidR="0075485B" w:rsidRPr="0075485B">
        <w:t>)</w:t>
      </w:r>
      <w:r>
        <w:rPr>
          <w:i/>
        </w:rPr>
        <w:t xml:space="preserve"> </w:t>
      </w:r>
      <w:r>
        <w:t xml:space="preserve">ja </w:t>
      </w:r>
      <w:r>
        <w:rPr>
          <w:i/>
        </w:rPr>
        <w:t>yli</w:t>
      </w:r>
      <w:r w:rsidR="0075485B" w:rsidRPr="0075485B">
        <w:t>(</w:t>
      </w:r>
      <w:r>
        <w:rPr>
          <w:i/>
        </w:rPr>
        <w:t>t</w:t>
      </w:r>
      <w:r w:rsidR="0075485B" w:rsidRPr="0075485B">
        <w:t>)</w:t>
      </w:r>
      <w:r>
        <w:t xml:space="preserve">, mistä </w:t>
      </w:r>
      <w:r>
        <w:rPr>
          <w:i/>
        </w:rPr>
        <w:t xml:space="preserve">vaila </w:t>
      </w:r>
      <w:r w:rsidR="00BA1173" w:rsidRPr="00BA1173">
        <w:t>~</w:t>
      </w:r>
      <w:r>
        <w:rPr>
          <w:i/>
        </w:rPr>
        <w:t xml:space="preserve"> vaile</w:t>
      </w:r>
      <w:r w:rsidR="0075485B" w:rsidRPr="0075485B">
        <w:t>(</w:t>
      </w:r>
      <w:r>
        <w:rPr>
          <w:i/>
        </w:rPr>
        <w:t>t</w:t>
      </w:r>
      <w:r w:rsidR="0075485B" w:rsidRPr="0075485B">
        <w:t>)</w:t>
      </w:r>
      <w:r>
        <w:rPr>
          <w:i/>
        </w:rPr>
        <w:t xml:space="preserve"> </w:t>
      </w:r>
      <w:r>
        <w:t xml:space="preserve">ja </w:t>
      </w:r>
      <w:r>
        <w:rPr>
          <w:i/>
        </w:rPr>
        <w:t>yli</w:t>
      </w:r>
      <w:r w:rsidR="0075485B" w:rsidRPr="0075485B">
        <w:t>(</w:t>
      </w:r>
      <w:r>
        <w:rPr>
          <w:i/>
        </w:rPr>
        <w:t>t</w:t>
      </w:r>
      <w:r w:rsidR="0075485B" w:rsidRPr="0075485B">
        <w:t>)</w:t>
      </w:r>
      <w:r>
        <w:t xml:space="preserve"> </w:t>
      </w:r>
      <w:r w:rsidR="00715A26">
        <w:t xml:space="preserve">~ </w:t>
      </w:r>
      <w:r w:rsidR="00715A26">
        <w:rPr>
          <w:i/>
        </w:rPr>
        <w:t xml:space="preserve">ylitte </w:t>
      </w:r>
      <w:r w:rsidR="000D16B2">
        <w:t>otethaan</w:t>
      </w:r>
      <w:r>
        <w:t xml:space="preserve"> </w:t>
      </w:r>
      <w:r w:rsidR="00A27713">
        <w:t>genitiiv</w:t>
      </w:r>
      <w:r>
        <w:t>i</w:t>
      </w:r>
      <w:r w:rsidR="008B37DA">
        <w:t>komplementin</w:t>
      </w:r>
      <w:r>
        <w:t xml:space="preserve"> </w:t>
      </w:r>
      <w:r w:rsidR="0075485B">
        <w:t>(</w:t>
      </w:r>
      <w:r>
        <w:t xml:space="preserve">1–4), </w:t>
      </w:r>
      <w:r>
        <w:rPr>
          <w:i/>
        </w:rPr>
        <w:t xml:space="preserve">keskelä </w:t>
      </w:r>
      <w:r>
        <w:t>partitiivi</w:t>
      </w:r>
      <w:r w:rsidR="00F13883">
        <w:t>komplementi</w:t>
      </w:r>
      <w:r>
        <w:t xml:space="preserve">n </w:t>
      </w:r>
      <w:r w:rsidR="0075485B">
        <w:t>(</w:t>
      </w:r>
      <w:r>
        <w:t>5)</w:t>
      </w:r>
      <w:r w:rsidR="00F904D4">
        <w:t>.</w:t>
      </w:r>
    </w:p>
    <w:p w14:paraId="6EE5470A" w14:textId="346DC3B0" w:rsidR="0082641A" w:rsidRDefault="0082641A" w:rsidP="0082641A">
      <w:r>
        <w:t xml:space="preserve">Preposisuunit </w:t>
      </w:r>
      <w:r>
        <w:rPr>
          <w:i/>
        </w:rPr>
        <w:t xml:space="preserve">vaila </w:t>
      </w:r>
      <w:r w:rsidR="00BA1173" w:rsidRPr="00BA1173">
        <w:t>~</w:t>
      </w:r>
      <w:r>
        <w:rPr>
          <w:i/>
        </w:rPr>
        <w:t xml:space="preserve"> vaile</w:t>
      </w:r>
      <w:r w:rsidR="0075485B" w:rsidRPr="0075485B">
        <w:t>(</w:t>
      </w:r>
      <w:r>
        <w:rPr>
          <w:i/>
        </w:rPr>
        <w:t>t</w:t>
      </w:r>
      <w:r w:rsidR="0075485B" w:rsidRPr="0075485B">
        <w:t>)</w:t>
      </w:r>
      <w:r>
        <w:rPr>
          <w:i/>
        </w:rPr>
        <w:t xml:space="preserve"> </w:t>
      </w:r>
      <w:r>
        <w:t xml:space="preserve">ja </w:t>
      </w:r>
      <w:r>
        <w:rPr>
          <w:i/>
        </w:rPr>
        <w:t>yli</w:t>
      </w:r>
      <w:r w:rsidR="0075485B" w:rsidRPr="0075485B">
        <w:t>(</w:t>
      </w:r>
      <w:r>
        <w:rPr>
          <w:i/>
        </w:rPr>
        <w:t>t</w:t>
      </w:r>
      <w:r w:rsidR="0075485B" w:rsidRPr="0075485B">
        <w:t>)</w:t>
      </w:r>
      <w:r>
        <w:rPr>
          <w:i/>
        </w:rPr>
        <w:t xml:space="preserve"> </w:t>
      </w:r>
      <w:r w:rsidR="00BA1173" w:rsidRPr="00BA1173">
        <w:t>~</w:t>
      </w:r>
      <w:r>
        <w:rPr>
          <w:i/>
        </w:rPr>
        <w:t xml:space="preserve"> ylitte </w:t>
      </w:r>
      <w:r>
        <w:t>ilmoitethaan, ette jotaki</w:t>
      </w:r>
      <w:r w:rsidR="001D20B7">
        <w:t xml:space="preserve"> oon enämen eli vähemän ko ko</w:t>
      </w:r>
      <w:r w:rsidR="0071182E">
        <w:t>mplementin</w:t>
      </w:r>
      <w:r w:rsidR="00FE639D">
        <w:t xml:space="preserve"> ilmoittama määrä </w:t>
      </w:r>
      <w:r w:rsidR="0075485B">
        <w:t>(</w:t>
      </w:r>
      <w:r>
        <w:t>1–4).</w:t>
      </w:r>
      <w:r w:rsidR="001D20B7">
        <w:t xml:space="preserve"> </w:t>
      </w:r>
      <w:r w:rsidR="001D20B7" w:rsidRPr="00FF6FFE">
        <w:t xml:space="preserve">Jos </w:t>
      </w:r>
      <w:r w:rsidR="00C47D45" w:rsidRPr="00FF6FFE">
        <w:t>paljo</w:t>
      </w:r>
      <w:r w:rsidR="00FF6FFE" w:rsidRPr="00FF6FFE">
        <w:t>u</w:t>
      </w:r>
      <w:r w:rsidR="00C47D45" w:rsidRPr="00FF6FFE">
        <w:t>sfraasissa</w:t>
      </w:r>
      <w:r w:rsidR="00FE639D">
        <w:t xml:space="preserve"> oon myötä määrä, </w:t>
      </w:r>
      <w:r w:rsidR="00C75BB0">
        <w:t>kunka paljon</w:t>
      </w:r>
      <w:r w:rsidR="001D20B7" w:rsidRPr="00FF6FFE">
        <w:t xml:space="preserve"> </w:t>
      </w:r>
      <w:r w:rsidR="00FE639D">
        <w:t xml:space="preserve">yli eli vaila joku </w:t>
      </w:r>
      <w:r w:rsidR="001D20B7" w:rsidRPr="00FF6FFE">
        <w:t>oon</w:t>
      </w:r>
      <w:r w:rsidR="00C75BB0">
        <w:t xml:space="preserve"> jotaki</w:t>
      </w:r>
      <w:r w:rsidR="001D20B7" w:rsidRPr="00FF6FFE">
        <w:t>, se määrää ilmoittaava sana oon partitiivissa</w:t>
      </w:r>
      <w:r w:rsidR="00843121" w:rsidRPr="00FF6FFE">
        <w:t xml:space="preserve"> </w:t>
      </w:r>
      <w:r w:rsidR="0075485B">
        <w:t>(</w:t>
      </w:r>
      <w:r w:rsidR="00843121" w:rsidRPr="00FF6FFE">
        <w:t>1)</w:t>
      </w:r>
      <w:r w:rsidR="001D20B7" w:rsidRPr="00FF6FFE">
        <w:t>.</w:t>
      </w:r>
      <w:r w:rsidR="00487936">
        <w:t xml:space="preserve"> Määrän relatiivista</w:t>
      </w:r>
      <w:r w:rsidR="00FF6FFE">
        <w:t xml:space="preserve"> kokkoo saattaa ilmoittaat </w:t>
      </w:r>
      <w:r w:rsidR="00487936">
        <w:t>määr</w:t>
      </w:r>
      <w:r w:rsidR="00FF6FFE">
        <w:t>ä</w:t>
      </w:r>
      <w:r w:rsidR="00487936">
        <w:t>n adverbin avula</w:t>
      </w:r>
      <w:r w:rsidR="00FF6FFE">
        <w:t xml:space="preserve"> </w:t>
      </w:r>
      <w:r w:rsidR="0075485B">
        <w:t>(</w:t>
      </w:r>
      <w:r w:rsidR="00FF6FFE">
        <w:t>2)</w:t>
      </w:r>
      <w:r w:rsidR="00487936">
        <w:t>.</w:t>
      </w:r>
    </w:p>
    <w:p w14:paraId="6CE337CD" w14:textId="3AD1C5A4" w:rsidR="0082641A" w:rsidRDefault="0075485B" w:rsidP="0082641A">
      <w:r>
        <w:t>(</w:t>
      </w:r>
      <w:r w:rsidR="0082641A">
        <w:t xml:space="preserve">1) Pekka oon </w:t>
      </w:r>
      <w:r w:rsidR="00C75BB0">
        <w:t>[</w:t>
      </w:r>
      <w:r w:rsidR="0082641A" w:rsidRPr="00C75BB0">
        <w:t>korttelii</w:t>
      </w:r>
      <w:r w:rsidR="0082641A" w:rsidRPr="00714278">
        <w:rPr>
          <w:i/>
        </w:rPr>
        <w:t xml:space="preserve"> vail</w:t>
      </w:r>
      <w:r w:rsidR="0082641A">
        <w:rPr>
          <w:i/>
        </w:rPr>
        <w:t>a</w:t>
      </w:r>
      <w:r w:rsidR="0082641A" w:rsidRPr="00714278">
        <w:rPr>
          <w:i/>
        </w:rPr>
        <w:t xml:space="preserve"> </w:t>
      </w:r>
      <w:r w:rsidR="0082641A" w:rsidRPr="00C75BB0">
        <w:t>kahđen meetterin</w:t>
      </w:r>
      <w:r w:rsidR="00C75BB0">
        <w:t>]</w:t>
      </w:r>
      <w:r w:rsidR="0082641A">
        <w:t>.</w:t>
      </w:r>
    </w:p>
    <w:p w14:paraId="63E0B4B9" w14:textId="6A12D057" w:rsidR="0082641A" w:rsidRDefault="0075485B" w:rsidP="0082641A">
      <w:pPr>
        <w:rPr>
          <w:i/>
        </w:rPr>
      </w:pPr>
      <w:r>
        <w:t>(</w:t>
      </w:r>
      <w:r w:rsidR="0082641A">
        <w:t xml:space="preserve">2) Se lohi painoi kuitenki </w:t>
      </w:r>
      <w:r w:rsidR="00970BA3">
        <w:t>[</w:t>
      </w:r>
      <w:r w:rsidR="0082641A" w:rsidRPr="00970BA3">
        <w:t>vähäsen</w:t>
      </w:r>
      <w:r w:rsidR="0082641A" w:rsidRPr="0083602E">
        <w:rPr>
          <w:i/>
        </w:rPr>
        <w:t xml:space="preserve"> vailet</w:t>
      </w:r>
      <w:r w:rsidR="0082641A" w:rsidRPr="00970BA3">
        <w:t xml:space="preserve"> kymmenen kilon</w:t>
      </w:r>
      <w:r w:rsidR="00970BA3">
        <w:t>]</w:t>
      </w:r>
      <w:r w:rsidR="001B127A" w:rsidRPr="001B127A">
        <w:t>.</w:t>
      </w:r>
    </w:p>
    <w:p w14:paraId="3E8203C9" w14:textId="4585E7CF" w:rsidR="0082641A" w:rsidRDefault="0075485B" w:rsidP="0082641A">
      <w:r>
        <w:t>(</w:t>
      </w:r>
      <w:r w:rsidR="0082641A">
        <w:t xml:space="preserve">3) Erkki oli jo viipyny reisussa </w:t>
      </w:r>
      <w:r w:rsidR="00970BA3">
        <w:t>[</w:t>
      </w:r>
      <w:r w:rsidR="0082641A" w:rsidRPr="004E59C7">
        <w:rPr>
          <w:i/>
        </w:rPr>
        <w:t xml:space="preserve">yli </w:t>
      </w:r>
      <w:r w:rsidR="0082641A" w:rsidRPr="00970BA3">
        <w:t>vuođen</w:t>
      </w:r>
      <w:r w:rsidR="00970BA3">
        <w:t>]</w:t>
      </w:r>
      <w:r w:rsidR="0082641A">
        <w:t>.</w:t>
      </w:r>
    </w:p>
    <w:p w14:paraId="0DDCA3C0" w14:textId="77777777" w:rsidR="00F904D4" w:rsidRDefault="0075485B" w:rsidP="0082641A">
      <w:r>
        <w:t>(</w:t>
      </w:r>
      <w:r w:rsidR="0082641A">
        <w:t xml:space="preserve">4) Tänne ja Alattihoon tarvittais heinääki </w:t>
      </w:r>
      <w:r w:rsidR="00970BA3">
        <w:t>[</w:t>
      </w:r>
      <w:r w:rsidR="0082641A" w:rsidRPr="003E20FA">
        <w:rPr>
          <w:i/>
        </w:rPr>
        <w:t xml:space="preserve">ylitte </w:t>
      </w:r>
      <w:r w:rsidR="0082641A" w:rsidRPr="00970BA3">
        <w:t>kymmenen tonnin</w:t>
      </w:r>
      <w:r w:rsidR="00970BA3">
        <w:t>]</w:t>
      </w:r>
      <w:r w:rsidR="00F904D4">
        <w:t>.</w:t>
      </w:r>
    </w:p>
    <w:p w14:paraId="25F9B2B6" w14:textId="703DCC89" w:rsidR="0082641A" w:rsidRDefault="0082641A" w:rsidP="0082641A">
      <w:r>
        <w:t xml:space="preserve">Adposisuunit </w:t>
      </w:r>
      <w:r>
        <w:rPr>
          <w:i/>
        </w:rPr>
        <w:t xml:space="preserve">keskelä </w:t>
      </w:r>
      <w:r>
        <w:t xml:space="preserve">ja </w:t>
      </w:r>
      <w:r w:rsidRPr="00A779B4">
        <w:rPr>
          <w:i/>
        </w:rPr>
        <w:t>välilä</w:t>
      </w:r>
      <w:r>
        <w:rPr>
          <w:i/>
        </w:rPr>
        <w:t xml:space="preserve"> </w:t>
      </w:r>
      <w:r>
        <w:t xml:space="preserve">otethaan kaksi </w:t>
      </w:r>
      <w:r w:rsidR="00970BA3">
        <w:t xml:space="preserve">paralellii </w:t>
      </w:r>
      <w:r w:rsidR="00F13883">
        <w:t>komplementtii</w:t>
      </w:r>
      <w:r>
        <w:t xml:space="preserve"> </w:t>
      </w:r>
      <w:r w:rsidR="0075485B">
        <w:t>(</w:t>
      </w:r>
      <w:r>
        <w:t>5, 6).</w:t>
      </w:r>
    </w:p>
    <w:p w14:paraId="7749B14D" w14:textId="1F5FD59B" w:rsidR="0082641A" w:rsidRDefault="0075485B" w:rsidP="0082641A">
      <w:r>
        <w:t>(</w:t>
      </w:r>
      <w:r w:rsidR="0082641A">
        <w:t xml:space="preserve">5) Kyllä se maksaa </w:t>
      </w:r>
      <w:r w:rsidR="00970BA3">
        <w:t>[</w:t>
      </w:r>
      <w:r w:rsidR="0082641A" w:rsidRPr="00A779B4">
        <w:rPr>
          <w:i/>
        </w:rPr>
        <w:t xml:space="preserve">keskelä </w:t>
      </w:r>
      <w:r w:rsidR="0082641A" w:rsidRPr="00970BA3">
        <w:t>kolmee ja neljää tuhatta</w:t>
      </w:r>
      <w:r w:rsidR="00970BA3">
        <w:t>]</w:t>
      </w:r>
      <w:r w:rsidR="0082641A">
        <w:t>.</w:t>
      </w:r>
    </w:p>
    <w:p w14:paraId="6123D839" w14:textId="0CC190C6" w:rsidR="0082641A" w:rsidRDefault="0075485B" w:rsidP="0082641A">
      <w:r>
        <w:t>(</w:t>
      </w:r>
      <w:r w:rsidR="0082641A">
        <w:t xml:space="preserve">6) Se oon </w:t>
      </w:r>
      <w:r w:rsidR="0014477B">
        <w:t>[</w:t>
      </w:r>
      <w:r w:rsidR="0082641A" w:rsidRPr="0014477B">
        <w:t>kymmenen ja kahentoista</w:t>
      </w:r>
      <w:r w:rsidR="00253C5B" w:rsidRPr="0014477B">
        <w:t xml:space="preserve"> peninkulman</w:t>
      </w:r>
      <w:r w:rsidR="00253C5B">
        <w:rPr>
          <w:i/>
        </w:rPr>
        <w:t xml:space="preserve"> väli</w:t>
      </w:r>
      <w:r w:rsidR="0082641A" w:rsidRPr="00085A1F">
        <w:rPr>
          <w:i/>
        </w:rPr>
        <w:t>lä</w:t>
      </w:r>
      <w:r w:rsidR="0014477B">
        <w:t>]</w:t>
      </w:r>
      <w:r w:rsidR="0082641A" w:rsidRPr="00085A1F">
        <w:t xml:space="preserve"> tämä vuono</w:t>
      </w:r>
      <w:r w:rsidR="0082641A">
        <w:t>.</w:t>
      </w:r>
    </w:p>
    <w:p w14:paraId="372AE949" w14:textId="77EC17A8" w:rsidR="0082641A" w:rsidRPr="00BC54F3" w:rsidRDefault="0082641A" w:rsidP="0082641A">
      <w:r>
        <w:rPr>
          <w:i/>
        </w:rPr>
        <w:t>e</w:t>
      </w:r>
      <w:r w:rsidR="0075485B" w:rsidRPr="0075485B">
        <w:t>(</w:t>
      </w:r>
      <w:r>
        <w:rPr>
          <w:i/>
        </w:rPr>
        <w:t>đ</w:t>
      </w:r>
      <w:r w:rsidR="0075485B" w:rsidRPr="0075485B">
        <w:t>)</w:t>
      </w:r>
      <w:r>
        <w:rPr>
          <w:i/>
        </w:rPr>
        <w:t>estä-</w:t>
      </w:r>
      <w:r>
        <w:t>fraasi</w:t>
      </w:r>
      <w:r>
        <w:rPr>
          <w:i/>
        </w:rPr>
        <w:t xml:space="preserve"> </w:t>
      </w:r>
      <w:r>
        <w:t xml:space="preserve">ilmoittaa korrelaatin arvon eli määrän </w:t>
      </w:r>
      <w:r w:rsidR="0075485B">
        <w:t>(</w:t>
      </w:r>
      <w:r>
        <w:t xml:space="preserve">7–9), </w:t>
      </w:r>
      <w:r>
        <w:rPr>
          <w:i/>
        </w:rPr>
        <w:t xml:space="preserve">kohti </w:t>
      </w:r>
      <w:r w:rsidR="00BA1173" w:rsidRPr="00BA1173">
        <w:t>~</w:t>
      </w:r>
      <w:r>
        <w:rPr>
          <w:i/>
        </w:rPr>
        <w:t xml:space="preserve"> kohđi</w:t>
      </w:r>
      <w:r>
        <w:t xml:space="preserve"> -fraasi sen yksyyđen, mille jonku määrän panhaan eli tarvithaan </w:t>
      </w:r>
      <w:r w:rsidR="0075485B">
        <w:t>(</w:t>
      </w:r>
      <w:r>
        <w:t>10, 11).</w:t>
      </w:r>
    </w:p>
    <w:p w14:paraId="0444628D" w14:textId="632F6FB6" w:rsidR="0082641A" w:rsidRDefault="0075485B" w:rsidP="0082641A">
      <w:r>
        <w:t>(</w:t>
      </w:r>
      <w:r w:rsidR="0082641A">
        <w:t xml:space="preserve">7) Mie sain kallaa </w:t>
      </w:r>
      <w:r w:rsidR="00D002DC">
        <w:t>[</w:t>
      </w:r>
      <w:r w:rsidR="0082641A" w:rsidRPr="00D002DC">
        <w:t>kymmenen tuhanen kruunun</w:t>
      </w:r>
      <w:r w:rsidR="0082641A">
        <w:rPr>
          <w:i/>
        </w:rPr>
        <w:t xml:space="preserve"> eđ</w:t>
      </w:r>
      <w:r w:rsidR="0082641A" w:rsidRPr="00FC499D">
        <w:rPr>
          <w:i/>
        </w:rPr>
        <w:t>estä</w:t>
      </w:r>
      <w:r w:rsidR="00D002DC">
        <w:t>]</w:t>
      </w:r>
      <w:r w:rsidR="0082641A">
        <w:t xml:space="preserve"> yhđessä janturissa.</w:t>
      </w:r>
    </w:p>
    <w:p w14:paraId="4E856435" w14:textId="2D100E97" w:rsidR="0082641A" w:rsidRDefault="0075485B" w:rsidP="0082641A">
      <w:pPr>
        <w:rPr>
          <w:i/>
        </w:rPr>
      </w:pPr>
      <w:r>
        <w:t>(</w:t>
      </w:r>
      <w:r w:rsidR="0082641A">
        <w:t xml:space="preserve">8) Ei sillon saanu sokkeriakhaan enämpi ko </w:t>
      </w:r>
      <w:r w:rsidR="00D002DC">
        <w:t>[</w:t>
      </w:r>
      <w:r w:rsidR="0082641A" w:rsidRPr="00D002DC">
        <w:t>kortin</w:t>
      </w:r>
      <w:r w:rsidR="0082641A">
        <w:rPr>
          <w:i/>
        </w:rPr>
        <w:t xml:space="preserve"> eestä</w:t>
      </w:r>
      <w:r w:rsidR="00D002DC">
        <w:t>]</w:t>
      </w:r>
      <w:r w:rsidR="001B127A" w:rsidRPr="001B127A">
        <w:t>.</w:t>
      </w:r>
    </w:p>
    <w:p w14:paraId="6E622CCD" w14:textId="5E10F031" w:rsidR="0082641A" w:rsidRDefault="0075485B" w:rsidP="0082641A">
      <w:r>
        <w:t>(</w:t>
      </w:r>
      <w:r w:rsidR="0082641A">
        <w:t xml:space="preserve">9) Net myythiin oman talon </w:t>
      </w:r>
      <w:r w:rsidR="00D002DC">
        <w:t>[</w:t>
      </w:r>
      <w:r w:rsidR="0082641A" w:rsidRPr="00D002DC">
        <w:t>miljoonan</w:t>
      </w:r>
      <w:r w:rsidR="0082641A" w:rsidRPr="00FC499D">
        <w:rPr>
          <w:i/>
        </w:rPr>
        <w:t xml:space="preserve"> eestä</w:t>
      </w:r>
      <w:r w:rsidR="00D002DC">
        <w:t>]</w:t>
      </w:r>
      <w:r w:rsidR="0082641A">
        <w:t>.</w:t>
      </w:r>
    </w:p>
    <w:p w14:paraId="475DB5B9" w14:textId="5E09B911" w:rsidR="0082641A" w:rsidRDefault="0075485B" w:rsidP="0082641A">
      <w:r>
        <w:t>(</w:t>
      </w:r>
      <w:r w:rsidR="0082641A">
        <w:t>10) Sitä panthiin kolmekymmentä kilo</w:t>
      </w:r>
      <w:r w:rsidR="0082641A" w:rsidRPr="00085A1F">
        <w:t xml:space="preserve">a </w:t>
      </w:r>
      <w:r w:rsidR="0082641A">
        <w:t xml:space="preserve">suolaa </w:t>
      </w:r>
      <w:r w:rsidR="00D002DC">
        <w:t>[</w:t>
      </w:r>
      <w:r w:rsidR="0082641A" w:rsidRPr="00D002DC">
        <w:t xml:space="preserve">tynnyriä </w:t>
      </w:r>
      <w:r w:rsidR="0082641A" w:rsidRPr="00085A1F">
        <w:rPr>
          <w:i/>
        </w:rPr>
        <w:t>kohti</w:t>
      </w:r>
      <w:r w:rsidR="00D002DC">
        <w:t>]</w:t>
      </w:r>
      <w:r w:rsidR="0082641A">
        <w:t>.</w:t>
      </w:r>
    </w:p>
    <w:p w14:paraId="711160C8" w14:textId="1BAA10A8" w:rsidR="0082641A" w:rsidRDefault="0075485B" w:rsidP="0082641A">
      <w:pPr>
        <w:rPr>
          <w:rFonts w:eastAsia="Times New Roman"/>
        </w:rPr>
      </w:pPr>
      <w:r>
        <w:t>(</w:t>
      </w:r>
      <w:r w:rsidR="0082641A">
        <w:t xml:space="preserve">11) </w:t>
      </w:r>
      <w:r w:rsidR="0082641A">
        <w:rPr>
          <w:rFonts w:eastAsia="Times New Roman"/>
        </w:rPr>
        <w:t>Sanothaan, ette niin</w:t>
      </w:r>
      <w:r w:rsidR="0082641A" w:rsidRPr="00085A1F">
        <w:rPr>
          <w:rFonts w:eastAsia="Times New Roman"/>
        </w:rPr>
        <w:t xml:space="preserve"> monta </w:t>
      </w:r>
      <w:r w:rsidR="00E960CF">
        <w:rPr>
          <w:rFonts w:eastAsia="Times New Roman"/>
        </w:rPr>
        <w:t>kvatraattimeetteriä</w:t>
      </w:r>
      <w:r w:rsidR="0082641A" w:rsidRPr="00085A1F">
        <w:rPr>
          <w:rFonts w:eastAsia="Times New Roman"/>
        </w:rPr>
        <w:t xml:space="preserve"> </w:t>
      </w:r>
      <w:r w:rsidR="00D35BFD">
        <w:rPr>
          <w:rFonts w:eastAsia="Times New Roman"/>
        </w:rPr>
        <w:t>[</w:t>
      </w:r>
      <w:r w:rsidR="0082641A" w:rsidRPr="00E960CF">
        <w:rPr>
          <w:rFonts w:eastAsia="Times New Roman"/>
        </w:rPr>
        <w:t>itte kutaki henkiä</w:t>
      </w:r>
      <w:r w:rsidR="0082641A" w:rsidRPr="00085A1F">
        <w:rPr>
          <w:rFonts w:eastAsia="Times New Roman"/>
          <w:bCs/>
          <w:i/>
        </w:rPr>
        <w:t xml:space="preserve"> kohti</w:t>
      </w:r>
      <w:r w:rsidR="00D35BFD">
        <w:rPr>
          <w:rFonts w:eastAsia="Times New Roman"/>
          <w:bCs/>
        </w:rPr>
        <w:t>]</w:t>
      </w:r>
      <w:r w:rsidR="0082641A" w:rsidRPr="00085A1F">
        <w:rPr>
          <w:rFonts w:eastAsia="Times New Roman"/>
          <w:bCs/>
          <w:i/>
        </w:rPr>
        <w:t xml:space="preserve"> </w:t>
      </w:r>
      <w:r w:rsidR="0082641A" w:rsidRPr="00085A1F">
        <w:rPr>
          <w:rFonts w:eastAsia="Times New Roman"/>
        </w:rPr>
        <w:t>pittää olla huon</w:t>
      </w:r>
      <w:r w:rsidR="0082641A">
        <w:rPr>
          <w:rFonts w:eastAsia="Times New Roman"/>
        </w:rPr>
        <w:t>h</w:t>
      </w:r>
      <w:r w:rsidR="0082641A" w:rsidRPr="00085A1F">
        <w:rPr>
          <w:rFonts w:eastAsia="Times New Roman"/>
        </w:rPr>
        <w:t>eessa</w:t>
      </w:r>
      <w:r w:rsidR="0082641A">
        <w:rPr>
          <w:rFonts w:eastAsia="Times New Roman"/>
        </w:rPr>
        <w:t>.</w:t>
      </w:r>
    </w:p>
    <w:p w14:paraId="34AA38C9" w14:textId="2C0F522F" w:rsidR="00181384" w:rsidRPr="002F0AB7" w:rsidRDefault="00181384" w:rsidP="00181384">
      <w:pPr>
        <w:pStyle w:val="Overskrift2"/>
      </w:pPr>
      <w:bookmarkStart w:id="2113" w:name="_Toc191019413"/>
      <w:bookmarkStart w:id="2114" w:name="_Toc242156314"/>
      <w:bookmarkStart w:id="2115" w:name="_Toc311274000"/>
      <w:r w:rsidRPr="002F0AB7">
        <w:t>Suhđet</w:t>
      </w:r>
      <w:bookmarkEnd w:id="2113"/>
      <w:bookmarkEnd w:id="2114"/>
      <w:r w:rsidR="00791D49">
        <w:t>adposisuunit</w:t>
      </w:r>
      <w:bookmarkEnd w:id="2115"/>
    </w:p>
    <w:p w14:paraId="01515249" w14:textId="425A63E1" w:rsidR="00181384" w:rsidRDefault="00181384" w:rsidP="00181384">
      <w:r w:rsidRPr="000D5F1C">
        <w:rPr>
          <w:smallCaps/>
        </w:rPr>
        <w:t>Suhđet</w:t>
      </w:r>
      <w:r w:rsidR="00253C5B" w:rsidRPr="000D5F1C">
        <w:rPr>
          <w:smallCaps/>
        </w:rPr>
        <w:t>adposisuunit</w:t>
      </w:r>
      <w:r w:rsidRPr="000D5F1C">
        <w:rPr>
          <w:smallCaps/>
        </w:rPr>
        <w:t xml:space="preserve"> </w:t>
      </w:r>
      <w:r>
        <w:t>oon kohta iso joukko</w:t>
      </w:r>
      <w:r w:rsidR="009A00F3">
        <w:t xml:space="preserve"> erilaissii adposisuuniita</w:t>
      </w:r>
      <w:r>
        <w:t xml:space="preserve">. Joukkhoon oon tässä otettu </w:t>
      </w:r>
      <w:r w:rsidR="009A00F3">
        <w:t>semmoissii</w:t>
      </w:r>
      <w:r>
        <w:t xml:space="preserve">, mikkä tarkoitethaan ette joku oon jotaki vasten, jotaki vasthaan eli jonku puolesta, jonkulainen jotaki kohthaan eli </w:t>
      </w:r>
      <w:r w:rsidR="000F5FD5">
        <w:t>jonku suhtheen</w:t>
      </w:r>
      <w:r>
        <w:t>, suhđetta kahđen eli usheeman assiin eli ihmisen välissä eli muuta suhđetta. Myötä oon kans semmoiset</w:t>
      </w:r>
      <w:r w:rsidR="00C433DC">
        <w:t xml:space="preserve"> </w:t>
      </w:r>
      <w:r w:rsidR="00C433DC" w:rsidRPr="006E287E">
        <w:rPr>
          <w:smallCaps/>
        </w:rPr>
        <w:t>ver</w:t>
      </w:r>
      <w:r w:rsidR="00301283" w:rsidRPr="006E287E">
        <w:rPr>
          <w:smallCaps/>
        </w:rPr>
        <w:t>t</w:t>
      </w:r>
      <w:r w:rsidR="00BB35D7" w:rsidRPr="006E287E">
        <w:rPr>
          <w:smallCaps/>
        </w:rPr>
        <w:t>t</w:t>
      </w:r>
      <w:r w:rsidR="00301283" w:rsidRPr="006E287E">
        <w:rPr>
          <w:smallCaps/>
        </w:rPr>
        <w:t>ausfraasit</w:t>
      </w:r>
      <w:r w:rsidR="00301283">
        <w:t xml:space="preserve">, mikkä </w:t>
      </w:r>
      <w:r w:rsidR="00F7677E">
        <w:t>järjestythään</w:t>
      </w:r>
      <w:r>
        <w:t xml:space="preserve"> adposisuunin kans.</w:t>
      </w:r>
    </w:p>
    <w:p w14:paraId="27CE7723" w14:textId="3EEA4F57" w:rsidR="00181384" w:rsidRPr="005346C2" w:rsidRDefault="00181384" w:rsidP="00181384">
      <w:r>
        <w:t>Suhđetadposisu</w:t>
      </w:r>
      <w:r w:rsidR="00D33226">
        <w:t>unit oon kaikki postposisuunit</w:t>
      </w:r>
      <w:r>
        <w:t xml:space="preserve">. </w:t>
      </w:r>
      <w:r w:rsidR="00A27713">
        <w:t>Genitiiv</w:t>
      </w:r>
      <w:r>
        <w:t>i</w:t>
      </w:r>
      <w:r w:rsidR="00F13883">
        <w:t>komplementi</w:t>
      </w:r>
      <w:r>
        <w:t xml:space="preserve">n otethaan postposisuunit </w:t>
      </w:r>
      <w:r>
        <w:rPr>
          <w:i/>
        </w:rPr>
        <w:t>e</w:t>
      </w:r>
      <w:r w:rsidR="0075485B" w:rsidRPr="0075485B">
        <w:t>(</w:t>
      </w:r>
      <w:r>
        <w:rPr>
          <w:i/>
        </w:rPr>
        <w:t>đ</w:t>
      </w:r>
      <w:r w:rsidR="0075485B" w:rsidRPr="0075485B">
        <w:t>)</w:t>
      </w:r>
      <w:r>
        <w:rPr>
          <w:i/>
        </w:rPr>
        <w:t>estä</w:t>
      </w:r>
      <w:r w:rsidR="0075485B" w:rsidRPr="0075485B">
        <w:t>,</w:t>
      </w:r>
      <w:r>
        <w:rPr>
          <w:i/>
        </w:rPr>
        <w:t xml:space="preserve"> kautta</w:t>
      </w:r>
      <w:r w:rsidR="0075485B" w:rsidRPr="0075485B">
        <w:t>,</w:t>
      </w:r>
      <w:r>
        <w:rPr>
          <w:i/>
        </w:rPr>
        <w:t xml:space="preserve"> puolela </w:t>
      </w:r>
      <w:r>
        <w:t>:</w:t>
      </w:r>
      <w:r>
        <w:rPr>
          <w:i/>
        </w:rPr>
        <w:t xml:space="preserve"> puolele</w:t>
      </w:r>
      <w:r w:rsidR="0075485B" w:rsidRPr="0075485B">
        <w:t>(</w:t>
      </w:r>
      <w:r w:rsidR="002D0952">
        <w:rPr>
          <w:i/>
        </w:rPr>
        <w:t>t</w:t>
      </w:r>
      <w:r w:rsidR="0075485B" w:rsidRPr="0075485B">
        <w:t>),</w:t>
      </w:r>
      <w:r>
        <w:rPr>
          <w:i/>
        </w:rPr>
        <w:t xml:space="preserve"> puolheen</w:t>
      </w:r>
      <w:r w:rsidR="0075485B" w:rsidRPr="0075485B">
        <w:t>,</w:t>
      </w:r>
      <w:r>
        <w:rPr>
          <w:i/>
        </w:rPr>
        <w:t xml:space="preserve"> puolelta</w:t>
      </w:r>
      <w:r w:rsidR="0075485B" w:rsidRPr="0075485B">
        <w:t>,</w:t>
      </w:r>
      <w:r w:rsidR="00307379">
        <w:t xml:space="preserve"> </w:t>
      </w:r>
      <w:r w:rsidR="00307379">
        <w:rPr>
          <w:i/>
        </w:rPr>
        <w:t>kautta</w:t>
      </w:r>
      <w:r w:rsidR="001B127A" w:rsidRPr="001B127A">
        <w:t>,</w:t>
      </w:r>
      <w:r>
        <w:rPr>
          <w:i/>
        </w:rPr>
        <w:t xml:space="preserve"> puolesta</w:t>
      </w:r>
      <w:r w:rsidR="0075485B" w:rsidRPr="0075485B">
        <w:t>,</w:t>
      </w:r>
      <w:r>
        <w:rPr>
          <w:i/>
        </w:rPr>
        <w:t xml:space="preserve"> sijassa </w:t>
      </w:r>
      <w:r w:rsidR="0075485B" w:rsidRPr="0075485B">
        <w:t>:</w:t>
      </w:r>
      <w:r>
        <w:rPr>
          <w:i/>
        </w:rPr>
        <w:t xml:space="preserve"> sijhaan</w:t>
      </w:r>
      <w:r w:rsidR="0075485B" w:rsidRPr="0075485B">
        <w:t>,</w:t>
      </w:r>
      <w:r>
        <w:rPr>
          <w:i/>
        </w:rPr>
        <w:t xml:space="preserve"> välilä</w:t>
      </w:r>
      <w:r w:rsidR="0075485B" w:rsidRPr="0075485B">
        <w:t>,</w:t>
      </w:r>
      <w:r>
        <w:t xml:space="preserve"> </w:t>
      </w:r>
      <w:r>
        <w:rPr>
          <w:i/>
        </w:rPr>
        <w:t>välissä</w:t>
      </w:r>
      <w:r w:rsidR="0075485B" w:rsidRPr="0075485B">
        <w:t>,</w:t>
      </w:r>
      <w:r w:rsidR="00143D42">
        <w:t xml:space="preserve"> </w:t>
      </w:r>
      <w:r w:rsidR="00143D42">
        <w:rPr>
          <w:i/>
        </w:rPr>
        <w:t xml:space="preserve">takana </w:t>
      </w:r>
      <w:r w:rsidR="00143D42">
        <w:t xml:space="preserve">: </w:t>
      </w:r>
      <w:r w:rsidR="00143D42">
        <w:rPr>
          <w:i/>
        </w:rPr>
        <w:t>taka</w:t>
      </w:r>
      <w:r w:rsidR="001B127A" w:rsidRPr="001B127A">
        <w:t>(</w:t>
      </w:r>
      <w:r w:rsidR="00143D42">
        <w:rPr>
          <w:i/>
        </w:rPr>
        <w:t>t</w:t>
      </w:r>
      <w:r w:rsidR="001B127A" w:rsidRPr="001B127A">
        <w:t>),</w:t>
      </w:r>
      <w:r w:rsidR="008A7EAA">
        <w:rPr>
          <w:i/>
        </w:rPr>
        <w:t xml:space="preserve"> </w:t>
      </w:r>
      <w:r w:rsidR="009A00F3">
        <w:rPr>
          <w:i/>
        </w:rPr>
        <w:t xml:space="preserve">alla </w:t>
      </w:r>
      <w:r w:rsidR="0075485B" w:rsidRPr="0075485B">
        <w:t>:</w:t>
      </w:r>
      <w:r w:rsidR="009A00F3">
        <w:rPr>
          <w:i/>
        </w:rPr>
        <w:t xml:space="preserve"> alta </w:t>
      </w:r>
      <w:r w:rsidR="0075485B" w:rsidRPr="0075485B">
        <w:t>:</w:t>
      </w:r>
      <w:r w:rsidR="009A00F3">
        <w:rPr>
          <w:i/>
        </w:rPr>
        <w:t xml:space="preserve"> alle</w:t>
      </w:r>
      <w:r w:rsidR="0075485B" w:rsidRPr="0075485B">
        <w:t>(</w:t>
      </w:r>
      <w:r w:rsidR="009A00F3">
        <w:rPr>
          <w:i/>
        </w:rPr>
        <w:t>t</w:t>
      </w:r>
      <w:r w:rsidR="0075485B" w:rsidRPr="0075485B">
        <w:t>)</w:t>
      </w:r>
      <w:r w:rsidR="009A00F3">
        <w:t xml:space="preserve"> ja </w:t>
      </w:r>
      <w:r w:rsidR="009A00F3">
        <w:rPr>
          <w:i/>
        </w:rPr>
        <w:t>yli</w:t>
      </w:r>
      <w:r w:rsidR="0075485B" w:rsidRPr="0075485B">
        <w:t>(</w:t>
      </w:r>
      <w:r w:rsidR="009A00F3">
        <w:rPr>
          <w:i/>
        </w:rPr>
        <w:t>t</w:t>
      </w:r>
      <w:r w:rsidR="0075485B" w:rsidRPr="0075485B">
        <w:t>)</w:t>
      </w:r>
      <w:r w:rsidR="009A00F3">
        <w:rPr>
          <w:i/>
        </w:rPr>
        <w:t xml:space="preserve"> </w:t>
      </w:r>
      <w:r w:rsidR="00BA1173" w:rsidRPr="00BA1173">
        <w:t>~</w:t>
      </w:r>
      <w:r w:rsidR="009A00F3">
        <w:rPr>
          <w:i/>
        </w:rPr>
        <w:t xml:space="preserve"> ylitte</w:t>
      </w:r>
      <w:r>
        <w:t>, partitiivi</w:t>
      </w:r>
      <w:r w:rsidR="00F13883">
        <w:t>komplementi</w:t>
      </w:r>
      <w:r>
        <w:t xml:space="preserve">n postposisuunit </w:t>
      </w:r>
      <w:r>
        <w:rPr>
          <w:i/>
        </w:rPr>
        <w:t>kohthaan</w:t>
      </w:r>
      <w:r w:rsidR="0075485B" w:rsidRPr="0075485B">
        <w:t>,</w:t>
      </w:r>
      <w:r>
        <w:rPr>
          <w:i/>
        </w:rPr>
        <w:t xml:space="preserve"> vasten </w:t>
      </w:r>
      <w:r w:rsidR="00B94407">
        <w:t>ja</w:t>
      </w:r>
      <w:r>
        <w:t xml:space="preserve"> </w:t>
      </w:r>
      <w:r>
        <w:rPr>
          <w:i/>
        </w:rPr>
        <w:t>vasthaan</w:t>
      </w:r>
      <w:r w:rsidR="001B127A" w:rsidRPr="001B127A">
        <w:t>.</w:t>
      </w:r>
      <w:r>
        <w:rPr>
          <w:i/>
        </w:rPr>
        <w:t xml:space="preserve"> </w:t>
      </w:r>
      <w:r>
        <w:t>Kattoma näitä tässä niitten merkityksen jälkhiin.</w:t>
      </w:r>
    </w:p>
    <w:p w14:paraId="0613E2B6" w14:textId="77777777" w:rsidR="00F904D4" w:rsidRDefault="00181384" w:rsidP="0026293F">
      <w:pPr>
        <w:pStyle w:val="Punktliste"/>
      </w:pPr>
      <w:r>
        <w:rPr>
          <w:i/>
        </w:rPr>
        <w:t xml:space="preserve">puolela- </w:t>
      </w:r>
      <w:r>
        <w:t xml:space="preserve">: </w:t>
      </w:r>
      <w:r w:rsidRPr="00FB789C">
        <w:rPr>
          <w:i/>
        </w:rPr>
        <w:t>puolele</w:t>
      </w:r>
      <w:r w:rsidR="0075485B" w:rsidRPr="0075485B">
        <w:t>(</w:t>
      </w:r>
      <w:r w:rsidR="008476C3">
        <w:rPr>
          <w:i/>
        </w:rPr>
        <w:t>t</w:t>
      </w:r>
      <w:r w:rsidR="0075485B" w:rsidRPr="0075485B">
        <w:t>)</w:t>
      </w:r>
      <w:r>
        <w:rPr>
          <w:i/>
        </w:rPr>
        <w:t xml:space="preserve">- </w:t>
      </w:r>
      <w:r>
        <w:t xml:space="preserve">~ </w:t>
      </w:r>
      <w:r w:rsidRPr="00FB789C">
        <w:rPr>
          <w:i/>
        </w:rPr>
        <w:t>puolheen</w:t>
      </w:r>
      <w:r>
        <w:rPr>
          <w:i/>
        </w:rPr>
        <w:t>-</w:t>
      </w:r>
      <w:r>
        <w:t xml:space="preserve">fraasit oon </w:t>
      </w:r>
      <w:r>
        <w:rPr>
          <w:i/>
        </w:rPr>
        <w:t>vast</w:t>
      </w:r>
      <w:r w:rsidR="00955250">
        <w:rPr>
          <w:i/>
        </w:rPr>
        <w:t>h</w:t>
      </w:r>
      <w:r>
        <w:rPr>
          <w:i/>
        </w:rPr>
        <w:t>aan-</w:t>
      </w:r>
      <w:r>
        <w:t>fraasin</w:t>
      </w:r>
      <w:r>
        <w:rPr>
          <w:i/>
        </w:rPr>
        <w:t xml:space="preserve"> </w:t>
      </w:r>
      <w:r w:rsidR="00474588">
        <w:t>vastakohta. Fraasit</w:t>
      </w:r>
      <w:r>
        <w:t xml:space="preserve"> meinathaan</w:t>
      </w:r>
      <w:r w:rsidR="00955250">
        <w:t>, ette</w:t>
      </w:r>
      <w:r>
        <w:t xml:space="preserve"> joku oon jonku puolela eli sitä vasthaan </w:t>
      </w:r>
      <w:r w:rsidR="0075485B">
        <w:t>(</w:t>
      </w:r>
      <w:r>
        <w:t xml:space="preserve">1–6). </w:t>
      </w:r>
      <w:r>
        <w:rPr>
          <w:i/>
        </w:rPr>
        <w:t>kohthaan</w:t>
      </w:r>
      <w:r>
        <w:t xml:space="preserve">-fraasi muistuttaa </w:t>
      </w:r>
      <w:r>
        <w:rPr>
          <w:i/>
        </w:rPr>
        <w:t>vasthaan-</w:t>
      </w:r>
      <w:r>
        <w:t xml:space="preserve">fraassii, mutta </w:t>
      </w:r>
      <w:r w:rsidR="00A87D64">
        <w:t>se defineeraa</w:t>
      </w:r>
      <w:r>
        <w:t xml:space="preserve"> aina </w:t>
      </w:r>
      <w:r w:rsidR="00A87D64">
        <w:t>adjektiivifraassii</w:t>
      </w:r>
      <w:r>
        <w:t xml:space="preserve"> </w:t>
      </w:r>
      <w:r w:rsidR="0075485B">
        <w:t>(</w:t>
      </w:r>
      <w:r>
        <w:t>7–8)</w:t>
      </w:r>
      <w:r w:rsidR="00F904D4">
        <w:t>.</w:t>
      </w:r>
    </w:p>
    <w:p w14:paraId="17EDAF41" w14:textId="6482B984" w:rsidR="00181384" w:rsidRDefault="0075485B" w:rsidP="00181384">
      <w:r>
        <w:t>(</w:t>
      </w:r>
      <w:r w:rsidR="00181384">
        <w:t xml:space="preserve">1) Net </w:t>
      </w:r>
      <w:r w:rsidR="00632591">
        <w:t>jokka</w:t>
      </w:r>
      <w:r w:rsidR="00181384">
        <w:t xml:space="preserve"> olthiin </w:t>
      </w:r>
      <w:r w:rsidR="00271428">
        <w:t>[</w:t>
      </w:r>
      <w:r w:rsidR="00181384" w:rsidRPr="00271428">
        <w:t xml:space="preserve">Alienden </w:t>
      </w:r>
      <w:r w:rsidR="00181384" w:rsidRPr="00271428">
        <w:rPr>
          <w:i/>
        </w:rPr>
        <w:t>puolela</w:t>
      </w:r>
      <w:r w:rsidR="00271428">
        <w:t>]</w:t>
      </w:r>
      <w:r w:rsidR="00181384">
        <w:t xml:space="preserve"> alethiin panemhaan vasthaan.</w:t>
      </w:r>
    </w:p>
    <w:p w14:paraId="14690E82" w14:textId="52F899E0" w:rsidR="00181384" w:rsidRDefault="0075485B" w:rsidP="00181384">
      <w:r>
        <w:t>(</w:t>
      </w:r>
      <w:r w:rsidR="00181384">
        <w:t xml:space="preserve">2) Jokku olthiin </w:t>
      </w:r>
      <w:r w:rsidR="00271428">
        <w:t>[</w:t>
      </w:r>
      <w:r w:rsidR="00181384" w:rsidRPr="00271428">
        <w:t>tyskäläisenki</w:t>
      </w:r>
      <w:r w:rsidR="00181384" w:rsidRPr="00145880">
        <w:rPr>
          <w:i/>
        </w:rPr>
        <w:t xml:space="preserve"> puolela</w:t>
      </w:r>
      <w:r w:rsidR="00271428">
        <w:t>]</w:t>
      </w:r>
      <w:r w:rsidR="00181384">
        <w:t>.</w:t>
      </w:r>
    </w:p>
    <w:p w14:paraId="1D5E460E" w14:textId="1E23895B" w:rsidR="00181384" w:rsidRDefault="0075485B" w:rsidP="00181384">
      <w:r>
        <w:t>(</w:t>
      </w:r>
      <w:r w:rsidR="00181384">
        <w:t xml:space="preserve">3) Alattiolaiset luulthiin, ette het saava papin </w:t>
      </w:r>
      <w:r w:rsidR="00271428">
        <w:t>[</w:t>
      </w:r>
      <w:r w:rsidR="00181384" w:rsidRPr="00271428">
        <w:t>heän</w:t>
      </w:r>
      <w:r w:rsidR="00181384">
        <w:rPr>
          <w:i/>
        </w:rPr>
        <w:t xml:space="preserve"> puolele</w:t>
      </w:r>
      <w:r w:rsidR="00326502">
        <w:rPr>
          <w:i/>
        </w:rPr>
        <w:t>t</w:t>
      </w:r>
      <w:r w:rsidR="00181384">
        <w:rPr>
          <w:i/>
        </w:rPr>
        <w:t xml:space="preserve"> </w:t>
      </w:r>
      <w:r w:rsidR="00BA1173" w:rsidRPr="00BA1173">
        <w:t>~</w:t>
      </w:r>
      <w:r w:rsidR="00181384" w:rsidRPr="003F08AA">
        <w:rPr>
          <w:i/>
        </w:rPr>
        <w:t xml:space="preserve"> puolheen</w:t>
      </w:r>
      <w:r w:rsidR="00271428">
        <w:t>]</w:t>
      </w:r>
      <w:r w:rsidR="00181384">
        <w:t>.</w:t>
      </w:r>
    </w:p>
    <w:p w14:paraId="44B23CBC" w14:textId="712DCB6B" w:rsidR="00181384" w:rsidRDefault="0075485B" w:rsidP="00181384">
      <w:r>
        <w:t>(</w:t>
      </w:r>
      <w:r w:rsidR="00181384">
        <w:t xml:space="preserve">4) Se oli yksi joka oli ollu sođassa </w:t>
      </w:r>
      <w:r w:rsidR="00271428">
        <w:t>[</w:t>
      </w:r>
      <w:r w:rsidR="00181384" w:rsidRPr="00271428">
        <w:t>tyskäläistä</w:t>
      </w:r>
      <w:r w:rsidR="00181384" w:rsidRPr="00145880">
        <w:rPr>
          <w:i/>
        </w:rPr>
        <w:t xml:space="preserve"> vasthaan</w:t>
      </w:r>
      <w:r w:rsidR="00271428">
        <w:t>]</w:t>
      </w:r>
      <w:r w:rsidR="00181384">
        <w:t>.</w:t>
      </w:r>
    </w:p>
    <w:p w14:paraId="04D0D43D" w14:textId="63E51CBC" w:rsidR="00181384" w:rsidRDefault="0075485B" w:rsidP="00181384">
      <w:r>
        <w:t>(</w:t>
      </w:r>
      <w:r w:rsidR="00181384">
        <w:t xml:space="preserve">5) Semmoinen aksuneeraus oon kokonhansa </w:t>
      </w:r>
      <w:r w:rsidR="00271428">
        <w:t>[</w:t>
      </w:r>
      <w:r w:rsidR="00181384" w:rsidRPr="00271428">
        <w:t>lakkii</w:t>
      </w:r>
      <w:r w:rsidR="00181384" w:rsidRPr="00755086">
        <w:rPr>
          <w:i/>
        </w:rPr>
        <w:t xml:space="preserve"> vasthaan</w:t>
      </w:r>
      <w:r w:rsidR="00271428">
        <w:t>]</w:t>
      </w:r>
      <w:r w:rsidR="00181384">
        <w:t>.</w:t>
      </w:r>
    </w:p>
    <w:p w14:paraId="5A6AD6C4" w14:textId="77C2A057" w:rsidR="00181384" w:rsidRDefault="0075485B" w:rsidP="00181384">
      <w:pPr>
        <w:rPr>
          <w:i/>
        </w:rPr>
      </w:pPr>
      <w:r>
        <w:t>(</w:t>
      </w:r>
      <w:r w:rsidR="00181384">
        <w:t xml:space="preserve">6) </w:t>
      </w:r>
      <w:r w:rsidR="00BC0E3F">
        <w:t>Alattiola</w:t>
      </w:r>
      <w:r w:rsidR="00181384">
        <w:t xml:space="preserve"> oon tääpänä jalkapallomatsi </w:t>
      </w:r>
      <w:r w:rsidR="00271428">
        <w:t>[</w:t>
      </w:r>
      <w:r w:rsidR="00181384" w:rsidRPr="00271428">
        <w:t>Tromssaa</w:t>
      </w:r>
      <w:r w:rsidR="00181384" w:rsidRPr="005D010D">
        <w:rPr>
          <w:i/>
        </w:rPr>
        <w:t xml:space="preserve"> vasthaan</w:t>
      </w:r>
      <w:r w:rsidR="00271428">
        <w:t>]</w:t>
      </w:r>
      <w:r w:rsidR="001B127A" w:rsidRPr="001B127A">
        <w:t>.</w:t>
      </w:r>
    </w:p>
    <w:p w14:paraId="4FBDF64B" w14:textId="300BBFE9" w:rsidR="00181384" w:rsidRDefault="0075485B" w:rsidP="00181384">
      <w:r>
        <w:t>(</w:t>
      </w:r>
      <w:r w:rsidR="00181384">
        <w:t>7) Ämmi</w:t>
      </w:r>
      <w:r w:rsidR="00181384" w:rsidRPr="00085A1F">
        <w:t xml:space="preserve"> o</w:t>
      </w:r>
      <w:r w:rsidR="00181384">
        <w:t>o</w:t>
      </w:r>
      <w:r w:rsidR="00181384" w:rsidRPr="00085A1F">
        <w:t xml:space="preserve">n </w:t>
      </w:r>
      <w:r w:rsidR="00181384">
        <w:t>siivo</w:t>
      </w:r>
      <w:r w:rsidR="00181384" w:rsidRPr="00085A1F">
        <w:t xml:space="preserve"> </w:t>
      </w:r>
      <w:r w:rsidR="00271428">
        <w:t>[</w:t>
      </w:r>
      <w:r w:rsidR="00181384" w:rsidRPr="00271428">
        <w:t>lapsia</w:t>
      </w:r>
      <w:r w:rsidR="00181384" w:rsidRPr="00085A1F">
        <w:rPr>
          <w:i/>
        </w:rPr>
        <w:t xml:space="preserve"> kohthaan</w:t>
      </w:r>
      <w:r w:rsidR="00271428">
        <w:t>]</w:t>
      </w:r>
      <w:r w:rsidR="001B127A" w:rsidRPr="001B127A">
        <w:t>.</w:t>
      </w:r>
    </w:p>
    <w:p w14:paraId="459E73F6" w14:textId="2EED7B85" w:rsidR="00181384" w:rsidRDefault="0075485B" w:rsidP="00181384">
      <w:r>
        <w:t>(</w:t>
      </w:r>
      <w:r w:rsidR="00181384">
        <w:t xml:space="preserve">8) Natsit olthiin julmat </w:t>
      </w:r>
      <w:r w:rsidR="00271428">
        <w:t>[</w:t>
      </w:r>
      <w:r w:rsidR="00181384" w:rsidRPr="00271428">
        <w:t>juutalaissii</w:t>
      </w:r>
      <w:r w:rsidR="00181384">
        <w:t xml:space="preserve"> </w:t>
      </w:r>
      <w:r w:rsidR="00181384" w:rsidRPr="00271428">
        <w:t>ja</w:t>
      </w:r>
      <w:r w:rsidR="00181384" w:rsidRPr="00A64744">
        <w:rPr>
          <w:i/>
        </w:rPr>
        <w:t xml:space="preserve"> </w:t>
      </w:r>
      <w:r w:rsidR="00181384" w:rsidRPr="00271428">
        <w:t>mustilaissii</w:t>
      </w:r>
      <w:r w:rsidR="00181384" w:rsidRPr="00A64744">
        <w:rPr>
          <w:i/>
        </w:rPr>
        <w:t xml:space="preserve"> kohthaan</w:t>
      </w:r>
      <w:r w:rsidR="00271428">
        <w:t>]</w:t>
      </w:r>
      <w:r w:rsidR="00181384">
        <w:t>.</w:t>
      </w:r>
    </w:p>
    <w:p w14:paraId="772CD5DF" w14:textId="1BAE6BAC" w:rsidR="00F904D4" w:rsidRDefault="00181384" w:rsidP="00286571">
      <w:pPr>
        <w:pStyle w:val="Punktliste"/>
      </w:pPr>
      <w:r>
        <w:rPr>
          <w:i/>
        </w:rPr>
        <w:t>vasten-</w:t>
      </w:r>
      <w:r>
        <w:t xml:space="preserve">fraasi ilmoittaa ketä eli mitä vasten </w:t>
      </w:r>
      <w:r w:rsidR="004478C6">
        <w:t xml:space="preserve">eli kenele </w:t>
      </w:r>
      <w:r w:rsidR="006C3B99">
        <w:t xml:space="preserve">eli mille </w:t>
      </w:r>
      <w:r>
        <w:t xml:space="preserve">jotaki oon olemassa eli tehty </w:t>
      </w:r>
      <w:r w:rsidR="0075485B">
        <w:t>(</w:t>
      </w:r>
      <w:r>
        <w:t xml:space="preserve">9). </w:t>
      </w:r>
      <w:r w:rsidR="001D5C50" w:rsidRPr="001D5C50">
        <w:t>Se saattaa kans ilmoittaa</w:t>
      </w:r>
      <w:r w:rsidR="00E92220">
        <w:t>t</w:t>
      </w:r>
      <w:r w:rsidR="001D5C50" w:rsidRPr="001D5C50">
        <w:t>, ette joku oon jonku mieltä vasten</w:t>
      </w:r>
      <w:r w:rsidR="006978CE">
        <w:t xml:space="preserve"> </w:t>
      </w:r>
      <w:r w:rsidR="0075485B">
        <w:t>(</w:t>
      </w:r>
      <w:r w:rsidR="006978CE">
        <w:t>10)</w:t>
      </w:r>
      <w:r w:rsidR="001D5C50" w:rsidRPr="001D5C50">
        <w:t xml:space="preserve">, ja silloin se muistuttaa </w:t>
      </w:r>
      <w:r w:rsidR="001D5C50" w:rsidRPr="001D5C50">
        <w:rPr>
          <w:i/>
        </w:rPr>
        <w:t>vasthaan-</w:t>
      </w:r>
      <w:r w:rsidR="001D5C50" w:rsidRPr="001D5C50">
        <w:t>fraassii.</w:t>
      </w:r>
      <w:r w:rsidR="001D5C50">
        <w:t xml:space="preserve"> </w:t>
      </w:r>
      <w:r>
        <w:rPr>
          <w:i/>
        </w:rPr>
        <w:t>e</w:t>
      </w:r>
      <w:r w:rsidR="0075485B" w:rsidRPr="0075485B">
        <w:t>(</w:t>
      </w:r>
      <w:r>
        <w:rPr>
          <w:i/>
        </w:rPr>
        <w:t>đ</w:t>
      </w:r>
      <w:r w:rsidR="0075485B" w:rsidRPr="0075485B">
        <w:t>)</w:t>
      </w:r>
      <w:r>
        <w:rPr>
          <w:i/>
        </w:rPr>
        <w:t xml:space="preserve">estä- </w:t>
      </w:r>
      <w:r>
        <w:t xml:space="preserve">ja </w:t>
      </w:r>
      <w:r>
        <w:rPr>
          <w:i/>
        </w:rPr>
        <w:t xml:space="preserve">sijasta- </w:t>
      </w:r>
      <w:r>
        <w:t xml:space="preserve">fraasit muistutethaan toinen toista, mutta ko </w:t>
      </w:r>
      <w:r>
        <w:rPr>
          <w:i/>
        </w:rPr>
        <w:t>e</w:t>
      </w:r>
      <w:r w:rsidR="0075485B" w:rsidRPr="0075485B">
        <w:t>(</w:t>
      </w:r>
      <w:r>
        <w:rPr>
          <w:i/>
        </w:rPr>
        <w:t>đ</w:t>
      </w:r>
      <w:r w:rsidR="0075485B" w:rsidRPr="0075485B">
        <w:t>)</w:t>
      </w:r>
      <w:r>
        <w:rPr>
          <w:i/>
        </w:rPr>
        <w:t>estä-</w:t>
      </w:r>
      <w:r w:rsidR="00E92220">
        <w:t>fraasi meinaa</w:t>
      </w:r>
      <w:r>
        <w:t xml:space="preserve"> ette joku aktiivinen tekkiijä tekkee jotaki jonku toisen eli jonku assiin eđestä </w:t>
      </w:r>
      <w:r w:rsidR="0075485B">
        <w:t>(</w:t>
      </w:r>
      <w:r>
        <w:t>1</w:t>
      </w:r>
      <w:r w:rsidR="006978CE">
        <w:t>1</w:t>
      </w:r>
      <w:r>
        <w:t>, 1</w:t>
      </w:r>
      <w:r w:rsidR="006978CE">
        <w:t>2</w:t>
      </w:r>
      <w:r>
        <w:t xml:space="preserve">), se </w:t>
      </w:r>
      <w:r>
        <w:rPr>
          <w:i/>
        </w:rPr>
        <w:t xml:space="preserve">sijasta </w:t>
      </w:r>
      <w:r w:rsidR="00E92220">
        <w:t>meinaa</w:t>
      </w:r>
      <w:r>
        <w:t xml:space="preserve"> ette assii tullee jonku sijasta </w:t>
      </w:r>
      <w:r w:rsidR="0075485B">
        <w:t>(</w:t>
      </w:r>
      <w:r>
        <w:t>1</w:t>
      </w:r>
      <w:r w:rsidR="006978CE">
        <w:t>3</w:t>
      </w:r>
      <w:r>
        <w:t xml:space="preserve">). </w:t>
      </w:r>
      <w:r>
        <w:rPr>
          <w:i/>
        </w:rPr>
        <w:t>sijassa-</w:t>
      </w:r>
      <w:r>
        <w:t xml:space="preserve">fraasi taas meinaa, ette joku eli jotaki oon jonku toisen paikala </w:t>
      </w:r>
      <w:r w:rsidR="0075485B">
        <w:t>(</w:t>
      </w:r>
      <w:r>
        <w:t>1</w:t>
      </w:r>
      <w:r w:rsidR="006978CE">
        <w:t>4</w:t>
      </w:r>
      <w:r>
        <w:t>, 1</w:t>
      </w:r>
      <w:r w:rsidR="006978CE">
        <w:t>5</w:t>
      </w:r>
      <w:r>
        <w:t>)</w:t>
      </w:r>
      <w:r w:rsidR="00F904D4">
        <w:t>.</w:t>
      </w:r>
    </w:p>
    <w:p w14:paraId="4EF984C9" w14:textId="43ED06DB" w:rsidR="00181384" w:rsidRPr="006A7868" w:rsidRDefault="0075485B" w:rsidP="00181384">
      <w:r>
        <w:t>(</w:t>
      </w:r>
      <w:r w:rsidR="00181384">
        <w:t xml:space="preserve">9) Mie tehin tämän tröijyn </w:t>
      </w:r>
      <w:r w:rsidR="00390ADA">
        <w:t>[</w:t>
      </w:r>
      <w:r w:rsidR="00181384" w:rsidRPr="00390ADA">
        <w:t>sinnuu</w:t>
      </w:r>
      <w:r w:rsidR="00181384" w:rsidRPr="001068A1">
        <w:rPr>
          <w:i/>
        </w:rPr>
        <w:t xml:space="preserve"> vasten</w:t>
      </w:r>
      <w:r w:rsidR="00390ADA">
        <w:t>]</w:t>
      </w:r>
      <w:r w:rsidR="00181384">
        <w:t>.</w:t>
      </w:r>
    </w:p>
    <w:p w14:paraId="1E9A56D2" w14:textId="2BF5843A" w:rsidR="001D5C50" w:rsidRDefault="0075485B" w:rsidP="00181384">
      <w:r>
        <w:t>(</w:t>
      </w:r>
      <w:r w:rsidR="001D5C50">
        <w:t xml:space="preserve">10) Semmoinen puhet oon aivan </w:t>
      </w:r>
      <w:r w:rsidR="00390ADA">
        <w:t>[</w:t>
      </w:r>
      <w:r w:rsidR="001D5C50" w:rsidRPr="00390ADA">
        <w:t>minnuu</w:t>
      </w:r>
      <w:r w:rsidR="001D5C50" w:rsidRPr="001D5C50">
        <w:rPr>
          <w:i/>
        </w:rPr>
        <w:t xml:space="preserve"> vasten</w:t>
      </w:r>
      <w:r w:rsidR="00390ADA" w:rsidRPr="00390ADA">
        <w:t>]</w:t>
      </w:r>
      <w:r w:rsidR="001D5C50">
        <w:t>.</w:t>
      </w:r>
    </w:p>
    <w:p w14:paraId="55680223" w14:textId="3CA1A782" w:rsidR="00181384" w:rsidRDefault="0075485B" w:rsidP="00181384">
      <w:pPr>
        <w:rPr>
          <w:rFonts w:ascii="sans-serif" w:eastAsia="Times New Roman" w:hAnsi="sans-serif"/>
        </w:rPr>
      </w:pPr>
      <w:r>
        <w:t>(</w:t>
      </w:r>
      <w:r w:rsidR="00181384">
        <w:t>1</w:t>
      </w:r>
      <w:r w:rsidR="006978CE">
        <w:t>1</w:t>
      </w:r>
      <w:r w:rsidR="00181384">
        <w:t xml:space="preserve">) </w:t>
      </w:r>
      <w:r w:rsidR="00181384">
        <w:rPr>
          <w:rFonts w:ascii="sans-serif" w:eastAsia="Times New Roman" w:hAnsi="sans-serif"/>
        </w:rPr>
        <w:t xml:space="preserve">Jotaki sitä pittää tehhä </w:t>
      </w:r>
      <w:r w:rsidR="00390ADA">
        <w:rPr>
          <w:rFonts w:ascii="sans-serif" w:eastAsia="Times New Roman" w:hAnsi="sans-serif"/>
        </w:rPr>
        <w:t>[</w:t>
      </w:r>
      <w:r w:rsidR="00181384" w:rsidRPr="00390ADA">
        <w:rPr>
          <w:rFonts w:ascii="sans-serif" w:eastAsia="Times New Roman" w:hAnsi="sans-serif"/>
        </w:rPr>
        <w:t>paikan</w:t>
      </w:r>
      <w:r w:rsidR="00181384" w:rsidRPr="00390ADA">
        <w:rPr>
          <w:rFonts w:ascii="sans-serif" w:eastAsia="Times New Roman" w:hAnsi="sans-serif"/>
          <w:i/>
        </w:rPr>
        <w:t xml:space="preserve"> eestä</w:t>
      </w:r>
      <w:r w:rsidR="00390ADA">
        <w:rPr>
          <w:rFonts w:ascii="sans-serif" w:eastAsia="Times New Roman" w:hAnsi="sans-serif"/>
        </w:rPr>
        <w:t>]</w:t>
      </w:r>
      <w:r w:rsidR="00181384">
        <w:rPr>
          <w:rFonts w:ascii="sans-serif" w:eastAsia="Times New Roman" w:hAnsi="sans-serif"/>
        </w:rPr>
        <w:t>.</w:t>
      </w:r>
    </w:p>
    <w:p w14:paraId="1226E0DE" w14:textId="506F4928" w:rsidR="00181384" w:rsidRDefault="0075485B" w:rsidP="00181384">
      <w:pPr>
        <w:rPr>
          <w:rFonts w:ascii="sans-serif" w:eastAsia="Times New Roman" w:hAnsi="sans-serif"/>
        </w:rPr>
      </w:pPr>
      <w:r>
        <w:t>(</w:t>
      </w:r>
      <w:r w:rsidR="00181384">
        <w:t>1</w:t>
      </w:r>
      <w:r w:rsidR="006978CE">
        <w:t>2</w:t>
      </w:r>
      <w:r w:rsidR="00181384">
        <w:t xml:space="preserve">) </w:t>
      </w:r>
      <w:r w:rsidR="00181384">
        <w:rPr>
          <w:rFonts w:ascii="sans-serif" w:eastAsia="Times New Roman" w:hAnsi="sans-serif"/>
        </w:rPr>
        <w:t xml:space="preserve">Ole siivo ja vie sille skenkin </w:t>
      </w:r>
      <w:r w:rsidR="00390ADA">
        <w:rPr>
          <w:rFonts w:ascii="sans-serif" w:eastAsia="Times New Roman" w:hAnsi="sans-serif"/>
        </w:rPr>
        <w:t>[</w:t>
      </w:r>
      <w:r w:rsidR="00181384" w:rsidRPr="00390ADA">
        <w:rPr>
          <w:rFonts w:ascii="sans-serif" w:eastAsia="Times New Roman" w:hAnsi="sans-serif"/>
        </w:rPr>
        <w:t>minun</w:t>
      </w:r>
      <w:r w:rsidR="00181384" w:rsidRPr="005A2F67">
        <w:rPr>
          <w:rFonts w:ascii="sans-serif" w:eastAsia="Times New Roman" w:hAnsi="sans-serif"/>
          <w:i/>
        </w:rPr>
        <w:t xml:space="preserve"> eđestä</w:t>
      </w:r>
      <w:r w:rsidR="00390ADA">
        <w:rPr>
          <w:rFonts w:ascii="sans-serif" w:eastAsia="Times New Roman" w:hAnsi="sans-serif"/>
        </w:rPr>
        <w:t>]</w:t>
      </w:r>
      <w:r w:rsidR="00181384">
        <w:rPr>
          <w:rFonts w:ascii="sans-serif" w:eastAsia="Times New Roman" w:hAnsi="sans-serif"/>
        </w:rPr>
        <w:t>.</w:t>
      </w:r>
    </w:p>
    <w:p w14:paraId="788D6A8E" w14:textId="0323A461" w:rsidR="00181384" w:rsidRDefault="0075485B" w:rsidP="00181384">
      <w:r>
        <w:t>(</w:t>
      </w:r>
      <w:r w:rsidR="00181384">
        <w:t>1</w:t>
      </w:r>
      <w:r w:rsidR="006978CE">
        <w:t>3</w:t>
      </w:r>
      <w:r w:rsidR="00181384">
        <w:t xml:space="preserve">) Se pakkaa tulemhaan ruijan sana </w:t>
      </w:r>
      <w:r w:rsidR="00390ADA">
        <w:t>[</w:t>
      </w:r>
      <w:r w:rsidR="00181384" w:rsidRPr="00390ADA">
        <w:t>kainun</w:t>
      </w:r>
      <w:r w:rsidR="00181384" w:rsidRPr="0057380F">
        <w:rPr>
          <w:i/>
        </w:rPr>
        <w:t xml:space="preserve"> sijasta</w:t>
      </w:r>
      <w:r w:rsidR="00390ADA">
        <w:t>]</w:t>
      </w:r>
      <w:r w:rsidR="00181384">
        <w:t>.</w:t>
      </w:r>
    </w:p>
    <w:p w14:paraId="643DB57B" w14:textId="74FC3DB0" w:rsidR="00181384" w:rsidRDefault="0075485B" w:rsidP="00181384">
      <w:pPr>
        <w:rPr>
          <w:i/>
        </w:rPr>
      </w:pPr>
      <w:r>
        <w:t>(</w:t>
      </w:r>
      <w:r w:rsidR="00181384">
        <w:t>1</w:t>
      </w:r>
      <w:r w:rsidR="006978CE">
        <w:t>4</w:t>
      </w:r>
      <w:r w:rsidR="00181384">
        <w:t xml:space="preserve">) </w:t>
      </w:r>
      <w:r w:rsidR="00181384" w:rsidRPr="00085A1F">
        <w:t>Joosef sano</w:t>
      </w:r>
      <w:r w:rsidR="00181384">
        <w:t>i velimiehile</w:t>
      </w:r>
      <w:r w:rsidR="002A5E81">
        <w:t>,</w:t>
      </w:r>
      <w:r w:rsidR="00181384">
        <w:t xml:space="preserve"> ette </w:t>
      </w:r>
      <w:r w:rsidR="00181384" w:rsidRPr="00085A1F">
        <w:t xml:space="preserve">olenko mie sitte </w:t>
      </w:r>
      <w:r w:rsidR="00B15226">
        <w:t>[</w:t>
      </w:r>
      <w:r w:rsidR="00181384" w:rsidRPr="00B15226">
        <w:t>Jumalan</w:t>
      </w:r>
      <w:r w:rsidR="00181384" w:rsidRPr="00085A1F">
        <w:rPr>
          <w:i/>
        </w:rPr>
        <w:t xml:space="preserve"> sijassa</w:t>
      </w:r>
      <w:r w:rsidR="00B15226">
        <w:t>]</w:t>
      </w:r>
      <w:r w:rsidR="001B127A" w:rsidRPr="001B127A">
        <w:t>.</w:t>
      </w:r>
    </w:p>
    <w:p w14:paraId="2E681F1A" w14:textId="41089F6D" w:rsidR="00181384" w:rsidRDefault="0075485B" w:rsidP="00181384">
      <w:r>
        <w:t>(</w:t>
      </w:r>
      <w:r w:rsidR="00181384">
        <w:t>1</w:t>
      </w:r>
      <w:r w:rsidR="006978CE">
        <w:t>5</w:t>
      </w:r>
      <w:r w:rsidR="00181384">
        <w:t xml:space="preserve">) Nykyään oon traktorit </w:t>
      </w:r>
      <w:r w:rsidR="00B15226">
        <w:t>[</w:t>
      </w:r>
      <w:r w:rsidR="00181384" w:rsidRPr="00B15226">
        <w:t>hevosten</w:t>
      </w:r>
      <w:r w:rsidR="00181384" w:rsidRPr="00B239BE">
        <w:rPr>
          <w:i/>
        </w:rPr>
        <w:t xml:space="preserve"> sijassa</w:t>
      </w:r>
      <w:r w:rsidR="00B15226">
        <w:t>]</w:t>
      </w:r>
      <w:r w:rsidR="00181384">
        <w:t>.</w:t>
      </w:r>
    </w:p>
    <w:p w14:paraId="6B7E061A" w14:textId="119B4842" w:rsidR="00181384" w:rsidRPr="0078574F" w:rsidRDefault="00181384" w:rsidP="00286571">
      <w:pPr>
        <w:pStyle w:val="Punktliste"/>
      </w:pPr>
      <w:r>
        <w:rPr>
          <w:i/>
        </w:rPr>
        <w:t xml:space="preserve">välilä- </w:t>
      </w:r>
      <w:r>
        <w:t xml:space="preserve">ja </w:t>
      </w:r>
      <w:r>
        <w:rPr>
          <w:i/>
        </w:rPr>
        <w:t>välissä-</w:t>
      </w:r>
      <w:r>
        <w:t xml:space="preserve">fraasit </w:t>
      </w:r>
      <w:r w:rsidR="0075485B">
        <w:t>(</w:t>
      </w:r>
      <w:r>
        <w:t>1</w:t>
      </w:r>
      <w:r w:rsidR="006978CE">
        <w:t>6</w:t>
      </w:r>
      <w:r>
        <w:t>–1</w:t>
      </w:r>
      <w:r w:rsidR="006978CE">
        <w:t>9</w:t>
      </w:r>
      <w:r>
        <w:t xml:space="preserve">) vaađithaan, ette </w:t>
      </w:r>
      <w:r w:rsidR="008F5A24">
        <w:t>komplementtiita</w:t>
      </w:r>
      <w:r>
        <w:t xml:space="preserve"> oon kuitenki kaksi, ja syntakti mui</w:t>
      </w:r>
      <w:r w:rsidR="002A5E81">
        <w:t>s</w:t>
      </w:r>
      <w:r>
        <w:t xml:space="preserve">telee suhtheesta niitten välissä. </w:t>
      </w:r>
      <w:r>
        <w:rPr>
          <w:i/>
        </w:rPr>
        <w:t>välilä</w:t>
      </w:r>
      <w:r>
        <w:t xml:space="preserve">-fraasi </w:t>
      </w:r>
      <w:r w:rsidR="0075485B">
        <w:t>(</w:t>
      </w:r>
      <w:r>
        <w:t>1</w:t>
      </w:r>
      <w:r w:rsidR="002A5E81">
        <w:t>6</w:t>
      </w:r>
      <w:r>
        <w:t>, 1</w:t>
      </w:r>
      <w:r w:rsidR="002A5E81">
        <w:t>7</w:t>
      </w:r>
      <w:r>
        <w:t xml:space="preserve">) oon </w:t>
      </w:r>
      <w:r w:rsidR="00E72D44">
        <w:t xml:space="preserve">tässä </w:t>
      </w:r>
      <w:r>
        <w:t>yhđenlainen omistusfraasi.</w:t>
      </w:r>
    </w:p>
    <w:p w14:paraId="76B81B2C" w14:textId="77777777" w:rsidR="00F904D4" w:rsidRDefault="0075485B" w:rsidP="00181384">
      <w:r>
        <w:t>(</w:t>
      </w:r>
      <w:r w:rsidR="00181384">
        <w:t>1</w:t>
      </w:r>
      <w:r w:rsidR="006978CE">
        <w:t>6</w:t>
      </w:r>
      <w:r w:rsidR="00181384">
        <w:t xml:space="preserve">) Siinä oon </w:t>
      </w:r>
      <w:r w:rsidR="001C053C">
        <w:t>eroitu</w:t>
      </w:r>
      <w:r w:rsidR="00181384">
        <w:t xml:space="preserve">s </w:t>
      </w:r>
      <w:r w:rsidR="00F17D70">
        <w:t>[</w:t>
      </w:r>
      <w:r w:rsidR="00181384" w:rsidRPr="00F17D70">
        <w:t>suomen</w:t>
      </w:r>
      <w:r w:rsidR="00181384" w:rsidRPr="00EB54C8">
        <w:rPr>
          <w:i/>
        </w:rPr>
        <w:t xml:space="preserve"> </w:t>
      </w:r>
      <w:r w:rsidR="00181384" w:rsidRPr="00F17D70">
        <w:t>ja lapin</w:t>
      </w:r>
      <w:r w:rsidR="00181384" w:rsidRPr="00EB54C8">
        <w:rPr>
          <w:i/>
        </w:rPr>
        <w:t xml:space="preserve"> välilä</w:t>
      </w:r>
      <w:r w:rsidR="00F17D70">
        <w:t>]</w:t>
      </w:r>
      <w:r w:rsidR="00F904D4">
        <w:t>.</w:t>
      </w:r>
    </w:p>
    <w:p w14:paraId="5CF255B0" w14:textId="0E15D5CF" w:rsidR="00181384" w:rsidRDefault="0075485B" w:rsidP="00181384">
      <w:r>
        <w:t>(</w:t>
      </w:r>
      <w:r w:rsidR="00181384">
        <w:t>1</w:t>
      </w:r>
      <w:r w:rsidR="006978CE">
        <w:t>7</w:t>
      </w:r>
      <w:r w:rsidR="00181384">
        <w:t xml:space="preserve">) </w:t>
      </w:r>
      <w:r w:rsidR="00F17D70">
        <w:t>[</w:t>
      </w:r>
      <w:r w:rsidR="00181384" w:rsidRPr="00F17D70">
        <w:t>Suomen ja Norjan</w:t>
      </w:r>
      <w:r w:rsidR="00181384" w:rsidRPr="00EB54C8">
        <w:rPr>
          <w:i/>
        </w:rPr>
        <w:t xml:space="preserve"> välilä</w:t>
      </w:r>
      <w:r w:rsidR="00F17D70">
        <w:t>]</w:t>
      </w:r>
      <w:r w:rsidR="00181384">
        <w:t xml:space="preserve"> oon aina olheet hyvät välit.</w:t>
      </w:r>
    </w:p>
    <w:p w14:paraId="57CE293D" w14:textId="3421ABE6" w:rsidR="00181384" w:rsidRDefault="0075485B" w:rsidP="00181384">
      <w:pPr>
        <w:rPr>
          <w:rFonts w:eastAsia="Times New Roman"/>
        </w:rPr>
      </w:pPr>
      <w:r>
        <w:t>(</w:t>
      </w:r>
      <w:r w:rsidR="00181384">
        <w:t>1</w:t>
      </w:r>
      <w:r w:rsidR="006978CE">
        <w:t>8</w:t>
      </w:r>
      <w:r w:rsidR="00181384">
        <w:t xml:space="preserve">) </w:t>
      </w:r>
      <w:r w:rsidR="00181384">
        <w:rPr>
          <w:rFonts w:eastAsia="Times New Roman"/>
        </w:rPr>
        <w:t>Het puhuthiin sitte asian selväksi</w:t>
      </w:r>
      <w:r w:rsidR="00181384" w:rsidRPr="00085A1F">
        <w:rPr>
          <w:rFonts w:eastAsia="Times New Roman"/>
        </w:rPr>
        <w:t xml:space="preserve"> </w:t>
      </w:r>
      <w:r w:rsidR="00F17D70">
        <w:rPr>
          <w:rFonts w:eastAsia="Times New Roman"/>
        </w:rPr>
        <w:t>[</w:t>
      </w:r>
      <w:r w:rsidR="00181384" w:rsidRPr="00F17D70">
        <w:rPr>
          <w:rFonts w:eastAsia="Times New Roman"/>
        </w:rPr>
        <w:t>heän</w:t>
      </w:r>
      <w:r w:rsidR="00181384" w:rsidRPr="00085A1F">
        <w:rPr>
          <w:rFonts w:eastAsia="Times New Roman"/>
          <w:i/>
        </w:rPr>
        <w:t xml:space="preserve"> </w:t>
      </w:r>
      <w:r w:rsidR="00181384" w:rsidRPr="00085A1F">
        <w:rPr>
          <w:rFonts w:eastAsia="Times New Roman"/>
          <w:bCs/>
          <w:i/>
        </w:rPr>
        <w:t>välissä</w:t>
      </w:r>
      <w:r w:rsidR="00F17D70">
        <w:rPr>
          <w:rFonts w:eastAsia="Times New Roman"/>
          <w:bCs/>
        </w:rPr>
        <w:t>]</w:t>
      </w:r>
      <w:r w:rsidR="00181384" w:rsidRPr="00085A1F">
        <w:rPr>
          <w:rFonts w:eastAsia="Times New Roman"/>
          <w:bCs/>
          <w:i/>
        </w:rPr>
        <w:t xml:space="preserve"> </w:t>
      </w:r>
      <w:r w:rsidR="00181384" w:rsidRPr="00085A1F">
        <w:rPr>
          <w:rFonts w:eastAsia="Times New Roman"/>
        </w:rPr>
        <w:t>he</w:t>
      </w:r>
      <w:r w:rsidR="00181384">
        <w:rPr>
          <w:rFonts w:eastAsia="Times New Roman"/>
        </w:rPr>
        <w:t>t</w:t>
      </w:r>
      <w:r w:rsidR="00181384" w:rsidRPr="00085A1F">
        <w:rPr>
          <w:rFonts w:eastAsia="Times New Roman"/>
        </w:rPr>
        <w:t xml:space="preserve"> kaksi</w:t>
      </w:r>
      <w:r w:rsidR="00181384">
        <w:rPr>
          <w:rFonts w:eastAsia="Times New Roman"/>
        </w:rPr>
        <w:t>.</w:t>
      </w:r>
    </w:p>
    <w:p w14:paraId="1B10DD02" w14:textId="6148559E" w:rsidR="00181384" w:rsidRDefault="0075485B" w:rsidP="00181384">
      <w:pPr>
        <w:rPr>
          <w:rFonts w:eastAsia="Times New Roman"/>
        </w:rPr>
      </w:pPr>
      <w:r>
        <w:t>(</w:t>
      </w:r>
      <w:r w:rsidR="00181384">
        <w:t>1</w:t>
      </w:r>
      <w:r w:rsidR="006978CE">
        <w:t>9</w:t>
      </w:r>
      <w:r w:rsidR="00181384">
        <w:t xml:space="preserve">) </w:t>
      </w:r>
      <w:r w:rsidR="00181384">
        <w:rPr>
          <w:rFonts w:eastAsia="Times New Roman"/>
        </w:rPr>
        <w:t xml:space="preserve">Se minun nuorempi sisar, mikä oli </w:t>
      </w:r>
      <w:r w:rsidR="00F17D70">
        <w:rPr>
          <w:rFonts w:eastAsia="Times New Roman"/>
        </w:rPr>
        <w:t>[</w:t>
      </w:r>
      <w:r w:rsidR="00181384" w:rsidRPr="00F17D70">
        <w:rPr>
          <w:rFonts w:eastAsia="Times New Roman"/>
        </w:rPr>
        <w:t>meiđän</w:t>
      </w:r>
      <w:r w:rsidR="00181384" w:rsidRPr="00BD7224">
        <w:rPr>
          <w:rFonts w:eastAsia="Times New Roman"/>
          <w:i/>
        </w:rPr>
        <w:t xml:space="preserve"> välissä</w:t>
      </w:r>
      <w:r w:rsidR="00F17D70">
        <w:rPr>
          <w:rFonts w:eastAsia="Times New Roman"/>
        </w:rPr>
        <w:t>]</w:t>
      </w:r>
      <w:r w:rsidR="00181384">
        <w:rPr>
          <w:rFonts w:eastAsia="Times New Roman"/>
        </w:rPr>
        <w:t>, oon jo kuolu.</w:t>
      </w:r>
    </w:p>
    <w:p w14:paraId="08FB4E9C" w14:textId="067F8B1C" w:rsidR="001F6C00" w:rsidRPr="00DB57D2" w:rsidRDefault="00286571" w:rsidP="00181384">
      <w:pPr>
        <w:rPr>
          <w:rFonts w:eastAsia="Times New Roman"/>
        </w:rPr>
      </w:pPr>
      <w:r>
        <w:rPr>
          <w:rFonts w:eastAsia="Times New Roman"/>
        </w:rPr>
        <w:t xml:space="preserve">Postposisuunii </w:t>
      </w:r>
      <w:r w:rsidR="001F6C00">
        <w:rPr>
          <w:rFonts w:eastAsia="Times New Roman"/>
          <w:i/>
        </w:rPr>
        <w:t>välissä</w:t>
      </w:r>
      <w:r w:rsidR="001F6C00">
        <w:rPr>
          <w:rFonts w:eastAsia="Times New Roman"/>
        </w:rPr>
        <w:t xml:space="preserve"> käytethään kans yhđenlaisiss</w:t>
      </w:r>
      <w:r w:rsidR="00E72D44">
        <w:rPr>
          <w:rFonts w:eastAsia="Times New Roman"/>
        </w:rPr>
        <w:t xml:space="preserve">a omistuskonstruksuuniissa </w:t>
      </w:r>
      <w:r w:rsidR="0075485B">
        <w:rPr>
          <w:rFonts w:eastAsia="Times New Roman"/>
        </w:rPr>
        <w:t>(</w:t>
      </w:r>
      <w:r w:rsidR="00E72D44">
        <w:rPr>
          <w:rFonts w:eastAsia="Times New Roman"/>
        </w:rPr>
        <w:t>20)</w:t>
      </w:r>
      <w:r w:rsidR="00923AE5">
        <w:rPr>
          <w:rFonts w:eastAsia="Times New Roman"/>
        </w:rPr>
        <w:t>,</w:t>
      </w:r>
      <w:r w:rsidR="00E92220">
        <w:rPr>
          <w:rFonts w:eastAsia="Times New Roman"/>
        </w:rPr>
        <w:t xml:space="preserve"> samoten ko fraassii</w:t>
      </w:r>
      <w:r w:rsidR="00E72D44">
        <w:rPr>
          <w:rFonts w:eastAsia="Times New Roman"/>
        </w:rPr>
        <w:t xml:space="preserve"> missä post</w:t>
      </w:r>
      <w:r w:rsidR="00930D4F">
        <w:rPr>
          <w:rFonts w:eastAsia="Times New Roman"/>
        </w:rPr>
        <w:t>posisuuninna</w:t>
      </w:r>
      <w:r w:rsidR="00E72D44">
        <w:rPr>
          <w:rFonts w:eastAsia="Times New Roman"/>
        </w:rPr>
        <w:t xml:space="preserve"> oon </w:t>
      </w:r>
      <w:r w:rsidR="00E72D44">
        <w:rPr>
          <w:rFonts w:eastAsia="Times New Roman"/>
          <w:i/>
        </w:rPr>
        <w:t xml:space="preserve">takana </w:t>
      </w:r>
      <w:r w:rsidR="0075485B" w:rsidRPr="0075485B">
        <w:rPr>
          <w:rFonts w:eastAsia="Times New Roman"/>
        </w:rPr>
        <w:t>:</w:t>
      </w:r>
      <w:r w:rsidR="00E72D44">
        <w:rPr>
          <w:rFonts w:eastAsia="Times New Roman"/>
          <w:i/>
        </w:rPr>
        <w:t xml:space="preserve"> taka</w:t>
      </w:r>
      <w:r w:rsidR="0075485B" w:rsidRPr="0075485B">
        <w:rPr>
          <w:rFonts w:eastAsia="Times New Roman"/>
        </w:rPr>
        <w:t>(</w:t>
      </w:r>
      <w:r w:rsidR="00E72D44">
        <w:rPr>
          <w:rFonts w:eastAsia="Times New Roman"/>
          <w:i/>
        </w:rPr>
        <w:t>t</w:t>
      </w:r>
      <w:r w:rsidR="0075485B" w:rsidRPr="0075485B">
        <w:rPr>
          <w:rFonts w:eastAsia="Times New Roman"/>
        </w:rPr>
        <w:t>)</w:t>
      </w:r>
      <w:r w:rsidR="00DB57D2">
        <w:rPr>
          <w:rFonts w:eastAsia="Times New Roman"/>
          <w:i/>
        </w:rPr>
        <w:t xml:space="preserve"> </w:t>
      </w:r>
      <w:r w:rsidR="0075485B">
        <w:rPr>
          <w:rFonts w:eastAsia="Times New Roman"/>
        </w:rPr>
        <w:t>(</w:t>
      </w:r>
      <w:r w:rsidR="00DB57D2">
        <w:rPr>
          <w:rFonts w:eastAsia="Times New Roman"/>
        </w:rPr>
        <w:t>21, 22).</w:t>
      </w:r>
    </w:p>
    <w:p w14:paraId="19E98708" w14:textId="1FDF91ED" w:rsidR="001F6C00" w:rsidRDefault="0075485B" w:rsidP="00181384">
      <w:pPr>
        <w:rPr>
          <w:rFonts w:eastAsia="Times New Roman"/>
        </w:rPr>
      </w:pPr>
      <w:r>
        <w:rPr>
          <w:rFonts w:eastAsia="Times New Roman"/>
        </w:rPr>
        <w:t>(</w:t>
      </w:r>
      <w:r w:rsidR="001F6C00">
        <w:rPr>
          <w:rFonts w:eastAsia="Times New Roman"/>
        </w:rPr>
        <w:t xml:space="preserve">20 Varhemin ei ollu niin paljon rahhaa </w:t>
      </w:r>
      <w:r w:rsidR="00334659">
        <w:rPr>
          <w:rFonts w:eastAsia="Times New Roman"/>
        </w:rPr>
        <w:t>[</w:t>
      </w:r>
      <w:r w:rsidR="001F6C00" w:rsidRPr="00334659">
        <w:rPr>
          <w:rFonts w:eastAsia="Times New Roman"/>
        </w:rPr>
        <w:t>ihmisten</w:t>
      </w:r>
      <w:r w:rsidR="001F6C00" w:rsidRPr="001F6C00">
        <w:rPr>
          <w:rFonts w:eastAsia="Times New Roman"/>
          <w:i/>
        </w:rPr>
        <w:t xml:space="preserve"> välissä</w:t>
      </w:r>
      <w:r w:rsidR="00334659">
        <w:rPr>
          <w:rFonts w:eastAsia="Times New Roman"/>
        </w:rPr>
        <w:t>]</w:t>
      </w:r>
      <w:r w:rsidR="001F6C00">
        <w:rPr>
          <w:rFonts w:eastAsia="Times New Roman"/>
        </w:rPr>
        <w:t>.</w:t>
      </w:r>
    </w:p>
    <w:p w14:paraId="251FDE22" w14:textId="6BA53C30" w:rsidR="00E72D44" w:rsidRDefault="0075485B" w:rsidP="00181384">
      <w:pPr>
        <w:rPr>
          <w:rFonts w:eastAsia="Times New Roman"/>
        </w:rPr>
      </w:pPr>
      <w:r>
        <w:rPr>
          <w:rFonts w:eastAsia="Times New Roman"/>
        </w:rPr>
        <w:t>(</w:t>
      </w:r>
      <w:r w:rsidR="00E72D44">
        <w:rPr>
          <w:rFonts w:eastAsia="Times New Roman"/>
        </w:rPr>
        <w:t xml:space="preserve">21) Se kontrahti jäi </w:t>
      </w:r>
      <w:r w:rsidR="00334659">
        <w:rPr>
          <w:rFonts w:eastAsia="Times New Roman"/>
        </w:rPr>
        <w:t>[</w:t>
      </w:r>
      <w:r w:rsidR="00702279" w:rsidRPr="00334659">
        <w:rPr>
          <w:rFonts w:eastAsia="Times New Roman"/>
        </w:rPr>
        <w:t>lensmanin</w:t>
      </w:r>
      <w:r w:rsidR="00E72D44" w:rsidRPr="00265440">
        <w:rPr>
          <w:rFonts w:eastAsia="Times New Roman"/>
          <w:i/>
        </w:rPr>
        <w:t xml:space="preserve"> taka</w:t>
      </w:r>
      <w:r w:rsidR="00334659">
        <w:rPr>
          <w:rFonts w:eastAsia="Times New Roman"/>
        </w:rPr>
        <w:t>]</w:t>
      </w:r>
      <w:r w:rsidR="00E72D44">
        <w:rPr>
          <w:rFonts w:eastAsia="Times New Roman"/>
        </w:rPr>
        <w:t>.</w:t>
      </w:r>
    </w:p>
    <w:p w14:paraId="57053464" w14:textId="333CF731" w:rsidR="00265440" w:rsidRDefault="0075485B" w:rsidP="00181384">
      <w:pPr>
        <w:rPr>
          <w:rFonts w:eastAsia="Times New Roman"/>
        </w:rPr>
      </w:pPr>
      <w:r>
        <w:rPr>
          <w:rFonts w:eastAsia="Times New Roman"/>
        </w:rPr>
        <w:t>(</w:t>
      </w:r>
      <w:r w:rsidR="00265440">
        <w:rPr>
          <w:rFonts w:eastAsia="Times New Roman"/>
        </w:rPr>
        <w:t xml:space="preserve">22) Muorila oon kaikki meiđän rahat </w:t>
      </w:r>
      <w:r w:rsidR="00334659">
        <w:rPr>
          <w:rFonts w:eastAsia="Times New Roman"/>
        </w:rPr>
        <w:t>[</w:t>
      </w:r>
      <w:r w:rsidR="00265440" w:rsidRPr="00334659">
        <w:rPr>
          <w:rFonts w:eastAsia="Times New Roman"/>
        </w:rPr>
        <w:t>ittensä</w:t>
      </w:r>
      <w:r w:rsidR="00265440" w:rsidRPr="00265440">
        <w:rPr>
          <w:rFonts w:eastAsia="Times New Roman"/>
          <w:i/>
        </w:rPr>
        <w:t xml:space="preserve"> takana</w:t>
      </w:r>
      <w:r w:rsidR="00334659">
        <w:rPr>
          <w:rFonts w:eastAsia="Times New Roman"/>
        </w:rPr>
        <w:t>]</w:t>
      </w:r>
      <w:r w:rsidR="00265440">
        <w:rPr>
          <w:rFonts w:eastAsia="Times New Roman"/>
        </w:rPr>
        <w:t>.</w:t>
      </w:r>
    </w:p>
    <w:p w14:paraId="5D75C6BC" w14:textId="7C92E522" w:rsidR="005F666E" w:rsidRDefault="005F666E" w:rsidP="00286571">
      <w:pPr>
        <w:pStyle w:val="Punktliste"/>
      </w:pPr>
      <w:r>
        <w:t xml:space="preserve">Hierarkkista suhđetta ilmoitethaan postposisuuniila </w:t>
      </w:r>
      <w:r>
        <w:rPr>
          <w:i/>
        </w:rPr>
        <w:t xml:space="preserve">alla </w:t>
      </w:r>
      <w:r w:rsidR="0075485B" w:rsidRPr="0075485B">
        <w:t>:</w:t>
      </w:r>
      <w:r>
        <w:rPr>
          <w:i/>
        </w:rPr>
        <w:t xml:space="preserve"> alta </w:t>
      </w:r>
      <w:r w:rsidR="0075485B" w:rsidRPr="0075485B">
        <w:t>:</w:t>
      </w:r>
      <w:r>
        <w:rPr>
          <w:i/>
        </w:rPr>
        <w:t xml:space="preserve"> alle</w:t>
      </w:r>
      <w:r w:rsidR="0075485B" w:rsidRPr="0075485B">
        <w:t>(</w:t>
      </w:r>
      <w:r>
        <w:rPr>
          <w:i/>
        </w:rPr>
        <w:t>t</w:t>
      </w:r>
      <w:r w:rsidR="0075485B" w:rsidRPr="0075485B">
        <w:t>)</w:t>
      </w:r>
      <w:r>
        <w:rPr>
          <w:i/>
        </w:rPr>
        <w:t xml:space="preserve"> </w:t>
      </w:r>
      <w:r>
        <w:t xml:space="preserve">ja </w:t>
      </w:r>
      <w:r>
        <w:rPr>
          <w:i/>
        </w:rPr>
        <w:t>yli</w:t>
      </w:r>
      <w:r w:rsidR="001B127A" w:rsidRPr="001B127A">
        <w:t>(</w:t>
      </w:r>
      <w:r w:rsidR="00923AE5">
        <w:rPr>
          <w:i/>
        </w:rPr>
        <w:t>t</w:t>
      </w:r>
      <w:r w:rsidR="001B127A" w:rsidRPr="001B127A">
        <w:t>)</w:t>
      </w:r>
      <w:r w:rsidR="00923AE5">
        <w:rPr>
          <w:i/>
        </w:rPr>
        <w:t xml:space="preserve"> </w:t>
      </w:r>
      <w:r w:rsidR="00BA1173" w:rsidRPr="00BA1173">
        <w:t>~</w:t>
      </w:r>
      <w:r w:rsidR="00923AE5">
        <w:rPr>
          <w:i/>
        </w:rPr>
        <w:t xml:space="preserve"> ylitte</w:t>
      </w:r>
      <w:r w:rsidR="00815372">
        <w:rPr>
          <w:i/>
        </w:rPr>
        <w:t xml:space="preserve"> </w:t>
      </w:r>
      <w:r w:rsidR="0075485B">
        <w:t>(</w:t>
      </w:r>
      <w:r w:rsidR="00815372">
        <w:t>23–29)</w:t>
      </w:r>
      <w:r w:rsidR="001B127A" w:rsidRPr="001B127A">
        <w:t>.</w:t>
      </w:r>
    </w:p>
    <w:p w14:paraId="46C0845E" w14:textId="784EC5D0" w:rsidR="005F666E" w:rsidRDefault="0075485B" w:rsidP="00181384">
      <w:pPr>
        <w:rPr>
          <w:rFonts w:eastAsia="Times New Roman"/>
        </w:rPr>
      </w:pPr>
      <w:r>
        <w:rPr>
          <w:rFonts w:eastAsia="Times New Roman"/>
        </w:rPr>
        <w:t>(</w:t>
      </w:r>
      <w:r w:rsidR="006C040E">
        <w:rPr>
          <w:rFonts w:eastAsia="Times New Roman"/>
        </w:rPr>
        <w:t>23</w:t>
      </w:r>
      <w:r w:rsidR="004549BD">
        <w:rPr>
          <w:rFonts w:eastAsia="Times New Roman"/>
        </w:rPr>
        <w:t xml:space="preserve">) </w:t>
      </w:r>
      <w:r w:rsidR="005F666E">
        <w:rPr>
          <w:rFonts w:eastAsia="Times New Roman"/>
        </w:rPr>
        <w:t xml:space="preserve">Ruija oli silloin Tanskan </w:t>
      </w:r>
      <w:r w:rsidR="00F46949">
        <w:rPr>
          <w:rFonts w:eastAsia="Times New Roman"/>
        </w:rPr>
        <w:t>[</w:t>
      </w:r>
      <w:r w:rsidR="005F666E" w:rsidRPr="00F46949">
        <w:rPr>
          <w:rFonts w:eastAsia="Times New Roman"/>
        </w:rPr>
        <w:t>kuninkhaan</w:t>
      </w:r>
      <w:r w:rsidR="005F666E" w:rsidRPr="009A00F3">
        <w:rPr>
          <w:rFonts w:eastAsia="Times New Roman"/>
          <w:i/>
        </w:rPr>
        <w:t xml:space="preserve"> alla</w:t>
      </w:r>
      <w:r w:rsidR="00F46949">
        <w:rPr>
          <w:rFonts w:eastAsia="Times New Roman"/>
        </w:rPr>
        <w:t>]</w:t>
      </w:r>
      <w:r w:rsidR="005F666E">
        <w:rPr>
          <w:rFonts w:eastAsia="Times New Roman"/>
        </w:rPr>
        <w:t>.</w:t>
      </w:r>
    </w:p>
    <w:p w14:paraId="64EF95AC" w14:textId="226B4B29" w:rsidR="009A00F3" w:rsidRDefault="0075485B" w:rsidP="00181384">
      <w:pPr>
        <w:rPr>
          <w:rFonts w:eastAsia="Times New Roman"/>
        </w:rPr>
      </w:pPr>
      <w:r>
        <w:rPr>
          <w:rFonts w:eastAsia="Times New Roman"/>
        </w:rPr>
        <w:t>(</w:t>
      </w:r>
      <w:r w:rsidR="006C040E">
        <w:rPr>
          <w:rFonts w:eastAsia="Times New Roman"/>
        </w:rPr>
        <w:t>24</w:t>
      </w:r>
      <w:r w:rsidR="004549BD">
        <w:rPr>
          <w:rFonts w:eastAsia="Times New Roman"/>
        </w:rPr>
        <w:t xml:space="preserve">) </w:t>
      </w:r>
      <w:r w:rsidR="00D858FE">
        <w:rPr>
          <w:rFonts w:eastAsia="Times New Roman"/>
        </w:rPr>
        <w:t>Net me</w:t>
      </w:r>
      <w:r w:rsidR="009A00F3">
        <w:rPr>
          <w:rFonts w:eastAsia="Times New Roman"/>
        </w:rPr>
        <w:t xml:space="preserve">inathiin, ette naisen kuuluu olla </w:t>
      </w:r>
      <w:r w:rsidR="00F46949">
        <w:rPr>
          <w:rFonts w:eastAsia="Times New Roman"/>
        </w:rPr>
        <w:t>[</w:t>
      </w:r>
      <w:r w:rsidR="009A00F3" w:rsidRPr="00F46949">
        <w:rPr>
          <w:rFonts w:eastAsia="Times New Roman"/>
        </w:rPr>
        <w:t>miehen</w:t>
      </w:r>
      <w:r w:rsidR="009A00F3" w:rsidRPr="009A00F3">
        <w:rPr>
          <w:rFonts w:eastAsia="Times New Roman"/>
          <w:i/>
        </w:rPr>
        <w:t xml:space="preserve"> alla</w:t>
      </w:r>
      <w:r w:rsidR="00F46949">
        <w:rPr>
          <w:rFonts w:eastAsia="Times New Roman"/>
        </w:rPr>
        <w:t>]</w:t>
      </w:r>
      <w:r w:rsidR="009A00F3">
        <w:rPr>
          <w:rFonts w:eastAsia="Times New Roman"/>
        </w:rPr>
        <w:t>.</w:t>
      </w:r>
    </w:p>
    <w:p w14:paraId="564DC87A" w14:textId="703002B5" w:rsidR="009A00F3" w:rsidRDefault="0075485B" w:rsidP="00181384">
      <w:pPr>
        <w:rPr>
          <w:rFonts w:eastAsia="Times New Roman"/>
        </w:rPr>
      </w:pPr>
      <w:r>
        <w:rPr>
          <w:rFonts w:eastAsia="Times New Roman"/>
        </w:rPr>
        <w:t>(</w:t>
      </w:r>
      <w:r w:rsidR="006C040E">
        <w:rPr>
          <w:rFonts w:eastAsia="Times New Roman"/>
        </w:rPr>
        <w:t>25</w:t>
      </w:r>
      <w:r w:rsidR="004549BD">
        <w:rPr>
          <w:rFonts w:eastAsia="Times New Roman"/>
        </w:rPr>
        <w:t xml:space="preserve">) </w:t>
      </w:r>
      <w:r w:rsidR="009A00F3">
        <w:rPr>
          <w:rFonts w:eastAsia="Times New Roman"/>
        </w:rPr>
        <w:t xml:space="preserve">Se oon pissiin aika, ko mie olen ollu </w:t>
      </w:r>
      <w:r w:rsidR="00F46949">
        <w:rPr>
          <w:rFonts w:eastAsia="Times New Roman"/>
        </w:rPr>
        <w:t>[</w:t>
      </w:r>
      <w:r w:rsidR="009A00F3" w:rsidRPr="00F46949">
        <w:rPr>
          <w:rFonts w:eastAsia="Times New Roman"/>
        </w:rPr>
        <w:t>toisen ihmisen</w:t>
      </w:r>
      <w:r w:rsidR="009A00F3" w:rsidRPr="009A00F3">
        <w:rPr>
          <w:rFonts w:eastAsia="Times New Roman"/>
          <w:i/>
        </w:rPr>
        <w:t xml:space="preserve"> alla</w:t>
      </w:r>
      <w:r w:rsidR="00F46949">
        <w:rPr>
          <w:rFonts w:eastAsia="Times New Roman"/>
        </w:rPr>
        <w:t>]</w:t>
      </w:r>
      <w:r w:rsidR="009A00F3">
        <w:rPr>
          <w:rFonts w:eastAsia="Times New Roman"/>
        </w:rPr>
        <w:t>.</w:t>
      </w:r>
    </w:p>
    <w:p w14:paraId="1E407899" w14:textId="74CDE7FA" w:rsidR="009A00F3" w:rsidRDefault="0075485B" w:rsidP="00181384">
      <w:pPr>
        <w:rPr>
          <w:rFonts w:eastAsia="Times New Roman"/>
        </w:rPr>
      </w:pPr>
      <w:r>
        <w:rPr>
          <w:rFonts w:eastAsia="Times New Roman"/>
        </w:rPr>
        <w:t>(</w:t>
      </w:r>
      <w:r w:rsidR="006C040E">
        <w:rPr>
          <w:rFonts w:eastAsia="Times New Roman"/>
        </w:rPr>
        <w:t>26</w:t>
      </w:r>
      <w:r w:rsidR="004549BD">
        <w:rPr>
          <w:rFonts w:eastAsia="Times New Roman"/>
        </w:rPr>
        <w:t xml:space="preserve">) </w:t>
      </w:r>
      <w:r w:rsidR="009A00F3">
        <w:rPr>
          <w:rFonts w:eastAsia="Times New Roman"/>
        </w:rPr>
        <w:t xml:space="preserve">Suomi pääsi pois </w:t>
      </w:r>
      <w:r w:rsidR="00F46949">
        <w:rPr>
          <w:rFonts w:eastAsia="Times New Roman"/>
        </w:rPr>
        <w:t>[</w:t>
      </w:r>
      <w:r w:rsidR="009A00F3" w:rsidRPr="00F46949">
        <w:rPr>
          <w:rFonts w:eastAsia="Times New Roman"/>
        </w:rPr>
        <w:t>Ruottin</w:t>
      </w:r>
      <w:r w:rsidR="009A00F3" w:rsidRPr="009A00F3">
        <w:rPr>
          <w:rFonts w:eastAsia="Times New Roman"/>
          <w:i/>
        </w:rPr>
        <w:t xml:space="preserve"> alta</w:t>
      </w:r>
      <w:r w:rsidR="00F46949">
        <w:rPr>
          <w:rFonts w:eastAsia="Times New Roman"/>
        </w:rPr>
        <w:t>]</w:t>
      </w:r>
      <w:r w:rsidR="009A00F3">
        <w:rPr>
          <w:rFonts w:eastAsia="Times New Roman"/>
        </w:rPr>
        <w:t xml:space="preserve">, mutta joutui </w:t>
      </w:r>
      <w:r w:rsidR="00F46949">
        <w:rPr>
          <w:rFonts w:eastAsia="Times New Roman"/>
        </w:rPr>
        <w:t>[</w:t>
      </w:r>
      <w:r w:rsidR="009A00F3" w:rsidRPr="00F46949">
        <w:rPr>
          <w:rFonts w:eastAsia="Times New Roman"/>
        </w:rPr>
        <w:t>venäläisen</w:t>
      </w:r>
      <w:r w:rsidR="009A00F3" w:rsidRPr="009A00F3">
        <w:rPr>
          <w:rFonts w:eastAsia="Times New Roman"/>
          <w:i/>
        </w:rPr>
        <w:t xml:space="preserve"> alle</w:t>
      </w:r>
      <w:r w:rsidR="00F46949">
        <w:rPr>
          <w:rFonts w:eastAsia="Times New Roman"/>
        </w:rPr>
        <w:t>]</w:t>
      </w:r>
      <w:r w:rsidR="009A00F3">
        <w:rPr>
          <w:rFonts w:eastAsia="Times New Roman"/>
        </w:rPr>
        <w:t>.</w:t>
      </w:r>
    </w:p>
    <w:p w14:paraId="2A5F5323" w14:textId="02E56898" w:rsidR="009A00F3" w:rsidRDefault="0075485B" w:rsidP="00181384">
      <w:pPr>
        <w:rPr>
          <w:rFonts w:eastAsia="Times New Roman"/>
        </w:rPr>
      </w:pPr>
      <w:r>
        <w:rPr>
          <w:rFonts w:eastAsia="Times New Roman"/>
        </w:rPr>
        <w:t>(</w:t>
      </w:r>
      <w:r w:rsidR="006C040E">
        <w:rPr>
          <w:rFonts w:eastAsia="Times New Roman"/>
        </w:rPr>
        <w:t>27</w:t>
      </w:r>
      <w:r w:rsidR="004549BD">
        <w:rPr>
          <w:rFonts w:eastAsia="Times New Roman"/>
        </w:rPr>
        <w:t xml:space="preserve">) </w:t>
      </w:r>
      <w:r w:rsidR="00C14060">
        <w:rPr>
          <w:rFonts w:eastAsia="Times New Roman"/>
        </w:rPr>
        <w:t>Kyllä lä</w:t>
      </w:r>
      <w:r w:rsidR="009A00F3">
        <w:rPr>
          <w:rFonts w:eastAsia="Times New Roman"/>
        </w:rPr>
        <w:t xml:space="preserve">staatiolaisetki kuuluthaan </w:t>
      </w:r>
      <w:r w:rsidR="00DE6FEE">
        <w:rPr>
          <w:rFonts w:eastAsia="Times New Roman"/>
        </w:rPr>
        <w:t>[</w:t>
      </w:r>
      <w:r w:rsidR="009A00F3" w:rsidRPr="00DE6FEE">
        <w:rPr>
          <w:rFonts w:eastAsia="Times New Roman"/>
        </w:rPr>
        <w:t>saman kirkon</w:t>
      </w:r>
      <w:r w:rsidR="009A00F3" w:rsidRPr="009A00F3">
        <w:rPr>
          <w:rFonts w:eastAsia="Times New Roman"/>
          <w:i/>
        </w:rPr>
        <w:t xml:space="preserve"> alle</w:t>
      </w:r>
      <w:r w:rsidR="00705682">
        <w:rPr>
          <w:rFonts w:eastAsia="Times New Roman"/>
          <w:i/>
        </w:rPr>
        <w:t>t</w:t>
      </w:r>
      <w:r w:rsidR="00DE6FEE">
        <w:rPr>
          <w:rFonts w:eastAsia="Times New Roman"/>
        </w:rPr>
        <w:t>]</w:t>
      </w:r>
      <w:r w:rsidR="009A00F3">
        <w:rPr>
          <w:rFonts w:eastAsia="Times New Roman"/>
        </w:rPr>
        <w:t>.</w:t>
      </w:r>
    </w:p>
    <w:p w14:paraId="323EFA88" w14:textId="025031E1" w:rsidR="009A00F3" w:rsidRDefault="0075485B" w:rsidP="00181384">
      <w:pPr>
        <w:rPr>
          <w:rFonts w:eastAsia="Times New Roman"/>
        </w:rPr>
      </w:pPr>
      <w:r>
        <w:rPr>
          <w:rFonts w:eastAsia="Times New Roman"/>
        </w:rPr>
        <w:t>(</w:t>
      </w:r>
      <w:r w:rsidR="006C040E">
        <w:rPr>
          <w:rFonts w:eastAsia="Times New Roman"/>
        </w:rPr>
        <w:t>28</w:t>
      </w:r>
      <w:r w:rsidR="004549BD">
        <w:rPr>
          <w:rFonts w:eastAsia="Times New Roman"/>
        </w:rPr>
        <w:t xml:space="preserve">) </w:t>
      </w:r>
      <w:r w:rsidR="009A00F3">
        <w:rPr>
          <w:rFonts w:eastAsia="Times New Roman"/>
        </w:rPr>
        <w:t xml:space="preserve">Faarao pani Joosefin </w:t>
      </w:r>
      <w:r w:rsidR="009A00F3" w:rsidRPr="009A00F3">
        <w:rPr>
          <w:rFonts w:eastAsia="Times New Roman"/>
          <w:i/>
        </w:rPr>
        <w:t xml:space="preserve">koko </w:t>
      </w:r>
      <w:r w:rsidR="00DE6FEE">
        <w:rPr>
          <w:rFonts w:eastAsia="Times New Roman"/>
        </w:rPr>
        <w:t>[</w:t>
      </w:r>
      <w:r w:rsidR="009A00F3" w:rsidRPr="00DE6FEE">
        <w:rPr>
          <w:rFonts w:eastAsia="Times New Roman"/>
        </w:rPr>
        <w:t>Egyptin</w:t>
      </w:r>
      <w:r w:rsidR="009A00F3" w:rsidRPr="009A00F3">
        <w:rPr>
          <w:rFonts w:eastAsia="Times New Roman"/>
          <w:i/>
        </w:rPr>
        <w:t xml:space="preserve"> yli</w:t>
      </w:r>
      <w:r w:rsidR="00705682">
        <w:rPr>
          <w:rFonts w:eastAsia="Times New Roman"/>
          <w:i/>
        </w:rPr>
        <w:t>t</w:t>
      </w:r>
      <w:r w:rsidR="00DE6FEE">
        <w:rPr>
          <w:rFonts w:eastAsia="Times New Roman"/>
        </w:rPr>
        <w:t>]</w:t>
      </w:r>
      <w:r w:rsidR="009A00F3">
        <w:rPr>
          <w:rFonts w:eastAsia="Times New Roman"/>
        </w:rPr>
        <w:t>.</w:t>
      </w:r>
    </w:p>
    <w:p w14:paraId="351E13D7" w14:textId="136A16CE" w:rsidR="009A00F3" w:rsidRPr="005F666E" w:rsidRDefault="0075485B" w:rsidP="00181384">
      <w:pPr>
        <w:rPr>
          <w:rFonts w:eastAsia="Times New Roman"/>
        </w:rPr>
      </w:pPr>
      <w:r>
        <w:rPr>
          <w:rFonts w:eastAsia="Times New Roman"/>
        </w:rPr>
        <w:t>(</w:t>
      </w:r>
      <w:r w:rsidR="006C040E">
        <w:rPr>
          <w:rFonts w:eastAsia="Times New Roman"/>
        </w:rPr>
        <w:t>29</w:t>
      </w:r>
      <w:r w:rsidR="004549BD">
        <w:rPr>
          <w:rFonts w:eastAsia="Times New Roman"/>
        </w:rPr>
        <w:t xml:space="preserve">) </w:t>
      </w:r>
      <w:r w:rsidR="009A00F3">
        <w:rPr>
          <w:rFonts w:eastAsia="Times New Roman"/>
        </w:rPr>
        <w:t xml:space="preserve">Ei yhđen ihmisen piđä olla </w:t>
      </w:r>
      <w:r w:rsidR="00DE6FEE">
        <w:rPr>
          <w:rFonts w:eastAsia="Times New Roman"/>
        </w:rPr>
        <w:t>[</w:t>
      </w:r>
      <w:r w:rsidR="009A00F3" w:rsidRPr="00DE6FEE">
        <w:rPr>
          <w:rFonts w:eastAsia="Times New Roman"/>
        </w:rPr>
        <w:t>toisen ihmisen</w:t>
      </w:r>
      <w:r w:rsidR="009A00F3" w:rsidRPr="009A00F3">
        <w:rPr>
          <w:rFonts w:eastAsia="Times New Roman"/>
          <w:i/>
        </w:rPr>
        <w:t xml:space="preserve"> yli</w:t>
      </w:r>
      <w:r w:rsidR="00DE6FEE">
        <w:rPr>
          <w:rFonts w:eastAsia="Times New Roman"/>
        </w:rPr>
        <w:t>]</w:t>
      </w:r>
      <w:r w:rsidR="009A00F3">
        <w:rPr>
          <w:rFonts w:eastAsia="Times New Roman"/>
        </w:rPr>
        <w:t>.</w:t>
      </w:r>
    </w:p>
    <w:p w14:paraId="70FB5304" w14:textId="07BBD350" w:rsidR="00181384" w:rsidRPr="00D7686B" w:rsidRDefault="00181384" w:rsidP="00286571">
      <w:pPr>
        <w:pStyle w:val="Punktliste"/>
      </w:pPr>
      <w:r>
        <w:rPr>
          <w:i/>
        </w:rPr>
        <w:t xml:space="preserve">puolelta- </w:t>
      </w:r>
      <w:r>
        <w:t xml:space="preserve">ja </w:t>
      </w:r>
      <w:r>
        <w:rPr>
          <w:i/>
        </w:rPr>
        <w:t>kautta-</w:t>
      </w:r>
      <w:r>
        <w:t xml:space="preserve">fraasit oon kohta synonyymiset, ja net käytethään syntaktiissa, mikkä ilmoitethaan alkupörrää </w:t>
      </w:r>
      <w:r w:rsidR="0075485B">
        <w:t>(</w:t>
      </w:r>
      <w:r w:rsidR="00815372">
        <w:t>3</w:t>
      </w:r>
      <w:r w:rsidR="006978CE">
        <w:t>0</w:t>
      </w:r>
      <w:r w:rsidR="00815372">
        <w:t>, 3</w:t>
      </w:r>
      <w:r w:rsidR="006978CE">
        <w:t>1</w:t>
      </w:r>
      <w:r>
        <w:t>).</w:t>
      </w:r>
    </w:p>
    <w:p w14:paraId="74ACB09E" w14:textId="69CDD433" w:rsidR="00181384" w:rsidRDefault="0075485B" w:rsidP="00181384">
      <w:r>
        <w:t>(</w:t>
      </w:r>
      <w:r w:rsidR="006C040E">
        <w:t>3</w:t>
      </w:r>
      <w:r w:rsidR="00E220CF">
        <w:t>0</w:t>
      </w:r>
      <w:r w:rsidR="00181384">
        <w:t xml:space="preserve">) Hän oon </w:t>
      </w:r>
      <w:r w:rsidR="00E92220">
        <w:t>[</w:t>
      </w:r>
      <w:r w:rsidR="00181384" w:rsidRPr="00E92220">
        <w:t>äitin</w:t>
      </w:r>
      <w:r w:rsidR="00181384" w:rsidRPr="00CF3FE0">
        <w:rPr>
          <w:i/>
        </w:rPr>
        <w:t xml:space="preserve"> puolelta</w:t>
      </w:r>
      <w:r w:rsidR="00E92220">
        <w:t>]</w:t>
      </w:r>
      <w:r w:rsidR="00181384">
        <w:t xml:space="preserve"> Inkilä mutta </w:t>
      </w:r>
      <w:r w:rsidR="00DC5EC9">
        <w:t>[</w:t>
      </w:r>
      <w:r w:rsidR="00181384" w:rsidRPr="00DC5EC9">
        <w:t>isän</w:t>
      </w:r>
      <w:r w:rsidR="00181384" w:rsidRPr="00CF3FE0">
        <w:rPr>
          <w:i/>
        </w:rPr>
        <w:t xml:space="preserve"> puolelta</w:t>
      </w:r>
      <w:r w:rsidR="00DC5EC9">
        <w:t>]</w:t>
      </w:r>
      <w:r w:rsidR="00181384">
        <w:t xml:space="preserve"> norjalainen.</w:t>
      </w:r>
    </w:p>
    <w:p w14:paraId="20009A75" w14:textId="62F32080" w:rsidR="00181384" w:rsidRDefault="0075485B" w:rsidP="00181384">
      <w:pPr>
        <w:rPr>
          <w:i/>
        </w:rPr>
      </w:pPr>
      <w:r>
        <w:t>(</w:t>
      </w:r>
      <w:r w:rsidR="006C040E">
        <w:t>3</w:t>
      </w:r>
      <w:r w:rsidR="00E220CF">
        <w:t>1</w:t>
      </w:r>
      <w:r w:rsidR="00181384">
        <w:t xml:space="preserve">) Met olema kaikin suomen lähtöä </w:t>
      </w:r>
      <w:r w:rsidR="00DC5EC9">
        <w:t>[</w:t>
      </w:r>
      <w:r w:rsidR="00181384" w:rsidRPr="00DC5EC9">
        <w:t>isän</w:t>
      </w:r>
      <w:r w:rsidR="00181384">
        <w:rPr>
          <w:i/>
        </w:rPr>
        <w:t xml:space="preserve"> kautta</w:t>
      </w:r>
      <w:r w:rsidR="00DC5EC9">
        <w:t>]</w:t>
      </w:r>
      <w:r w:rsidR="001B127A" w:rsidRPr="001B127A">
        <w:t>.</w:t>
      </w:r>
    </w:p>
    <w:p w14:paraId="5232341F" w14:textId="1622F3B6" w:rsidR="00181384" w:rsidRPr="0063347E" w:rsidRDefault="00181384" w:rsidP="00286571">
      <w:pPr>
        <w:pStyle w:val="Punktliste"/>
      </w:pPr>
      <w:r>
        <w:rPr>
          <w:i/>
        </w:rPr>
        <w:t>puolesta</w:t>
      </w:r>
      <w:r w:rsidR="00705682">
        <w:rPr>
          <w:i/>
        </w:rPr>
        <w:t>-</w:t>
      </w:r>
      <w:r>
        <w:rPr>
          <w:i/>
        </w:rPr>
        <w:t xml:space="preserve"> </w:t>
      </w:r>
      <w:r w:rsidR="00BC2750">
        <w:t xml:space="preserve">ja </w:t>
      </w:r>
      <w:r w:rsidR="00BC2750">
        <w:rPr>
          <w:i/>
        </w:rPr>
        <w:t>puolelta</w:t>
      </w:r>
      <w:r w:rsidR="00705682" w:rsidRPr="004F6FED">
        <w:t>-fra</w:t>
      </w:r>
      <w:r w:rsidR="00D11C45" w:rsidRPr="004F6FED">
        <w:t>a</w:t>
      </w:r>
      <w:r w:rsidR="00705682" w:rsidRPr="004F6FED">
        <w:t>sit</w:t>
      </w:r>
      <w:r w:rsidR="00705682">
        <w:rPr>
          <w:i/>
        </w:rPr>
        <w:t xml:space="preserve"> </w:t>
      </w:r>
      <w:r>
        <w:t>ilmoit</w:t>
      </w:r>
      <w:r w:rsidR="00705682">
        <w:t>et</w:t>
      </w:r>
      <w:r w:rsidR="00E4658A">
        <w:t xml:space="preserve">haan </w:t>
      </w:r>
      <w:r>
        <w:t xml:space="preserve">olosuhtheen, missä syntakti oon tosi </w:t>
      </w:r>
      <w:r w:rsidR="0075485B">
        <w:t>(</w:t>
      </w:r>
      <w:r w:rsidR="00815372">
        <w:t>32–3</w:t>
      </w:r>
      <w:r w:rsidR="00BC2750">
        <w:t>4</w:t>
      </w:r>
      <w:r w:rsidR="006B616C">
        <w:t>)</w:t>
      </w:r>
      <w:r w:rsidR="001B127A" w:rsidRPr="001B127A">
        <w:t>.</w:t>
      </w:r>
      <w:r>
        <w:rPr>
          <w:i/>
        </w:rPr>
        <w:t xml:space="preserve"> </w:t>
      </w:r>
      <w:r>
        <w:t>Postposisuunii</w:t>
      </w:r>
      <w:r>
        <w:rPr>
          <w:i/>
        </w:rPr>
        <w:t xml:space="preserve"> suhtheen </w:t>
      </w:r>
      <w:r>
        <w:t>käytethään ko verrathaan kahta eli usheemppaaki assiita</w:t>
      </w:r>
      <w:r w:rsidR="00815372">
        <w:t xml:space="preserve"> </w:t>
      </w:r>
      <w:r w:rsidR="0075485B">
        <w:t>(</w:t>
      </w:r>
      <w:r w:rsidR="00815372">
        <w:t>35–3</w:t>
      </w:r>
      <w:r w:rsidR="00BC2750">
        <w:t>8)</w:t>
      </w:r>
      <w:r>
        <w:t>.</w:t>
      </w:r>
    </w:p>
    <w:p w14:paraId="6B067D40" w14:textId="795DA419" w:rsidR="00181384" w:rsidRDefault="0075485B" w:rsidP="00181384">
      <w:pPr>
        <w:rPr>
          <w:rFonts w:eastAsia="Times New Roman"/>
        </w:rPr>
      </w:pPr>
      <w:r>
        <w:rPr>
          <w:rFonts w:eastAsia="Times New Roman"/>
        </w:rPr>
        <w:t>(</w:t>
      </w:r>
      <w:r w:rsidR="006C040E">
        <w:rPr>
          <w:rFonts w:eastAsia="Times New Roman"/>
        </w:rPr>
        <w:t>3</w:t>
      </w:r>
      <w:r w:rsidR="00E220CF">
        <w:rPr>
          <w:rFonts w:eastAsia="Times New Roman"/>
        </w:rPr>
        <w:t>2</w:t>
      </w:r>
      <w:r w:rsidR="00181384">
        <w:rPr>
          <w:rFonts w:eastAsia="Times New Roman"/>
        </w:rPr>
        <w:t xml:space="preserve">) Sođan jälkhiin olthiin mahđolisuuđet huonomat </w:t>
      </w:r>
      <w:r w:rsidR="00FE156D">
        <w:rPr>
          <w:rFonts w:eastAsia="Times New Roman"/>
        </w:rPr>
        <w:t>[</w:t>
      </w:r>
      <w:r w:rsidR="00181384" w:rsidRPr="00FE156D">
        <w:rPr>
          <w:rFonts w:eastAsia="Times New Roman"/>
        </w:rPr>
        <w:t>varroin</w:t>
      </w:r>
      <w:r w:rsidR="00181384" w:rsidRPr="00EE66AC">
        <w:rPr>
          <w:rFonts w:eastAsia="Times New Roman"/>
          <w:i/>
        </w:rPr>
        <w:t xml:space="preserve"> puolesta</w:t>
      </w:r>
      <w:r w:rsidR="00FE156D">
        <w:rPr>
          <w:rFonts w:eastAsia="Times New Roman"/>
        </w:rPr>
        <w:t>]</w:t>
      </w:r>
      <w:r w:rsidR="00181384">
        <w:rPr>
          <w:rFonts w:eastAsia="Times New Roman"/>
        </w:rPr>
        <w:t>, ko tienestit olthiin huonot.</w:t>
      </w:r>
    </w:p>
    <w:p w14:paraId="72FFE0FB" w14:textId="30B4D509" w:rsidR="00181384" w:rsidRDefault="0075485B" w:rsidP="00181384">
      <w:r>
        <w:rPr>
          <w:rFonts w:eastAsia="Times New Roman"/>
        </w:rPr>
        <w:t>(</w:t>
      </w:r>
      <w:r w:rsidR="006C040E">
        <w:rPr>
          <w:rFonts w:eastAsia="Times New Roman"/>
        </w:rPr>
        <w:t>3</w:t>
      </w:r>
      <w:r w:rsidR="00E220CF">
        <w:rPr>
          <w:rFonts w:eastAsia="Times New Roman"/>
        </w:rPr>
        <w:t>3</w:t>
      </w:r>
      <w:r w:rsidR="00181384">
        <w:rPr>
          <w:rFonts w:eastAsia="Times New Roman"/>
        </w:rPr>
        <w:t xml:space="preserve">) </w:t>
      </w:r>
      <w:r w:rsidR="00D858FE">
        <w:t>H</w:t>
      </w:r>
      <w:r w:rsidR="00181384" w:rsidRPr="00085A1F">
        <w:t xml:space="preserve">et </w:t>
      </w:r>
      <w:r w:rsidR="00C57829">
        <w:t>pärjäthiin kyllä</w:t>
      </w:r>
      <w:r w:rsidR="00181384" w:rsidRPr="00085A1F">
        <w:t xml:space="preserve"> </w:t>
      </w:r>
      <w:r w:rsidR="00FE156D">
        <w:t>[</w:t>
      </w:r>
      <w:r w:rsidR="00181384" w:rsidRPr="00FE156D">
        <w:t>vaatheitten</w:t>
      </w:r>
      <w:r w:rsidR="00181384" w:rsidRPr="00085A1F">
        <w:rPr>
          <w:i/>
        </w:rPr>
        <w:t xml:space="preserve"> puolesta</w:t>
      </w:r>
      <w:r w:rsidR="00FE156D">
        <w:t>]</w:t>
      </w:r>
      <w:r w:rsidR="00181384" w:rsidRPr="00085A1F">
        <w:t xml:space="preserve"> ja vielä </w:t>
      </w:r>
      <w:r w:rsidR="00FE156D">
        <w:t>[</w:t>
      </w:r>
      <w:r w:rsidR="00181384" w:rsidRPr="00FE156D">
        <w:t>tervhey</w:t>
      </w:r>
      <w:r w:rsidR="00D858FE" w:rsidRPr="00FE156D">
        <w:rPr>
          <w:lang w:val="is-IS"/>
        </w:rPr>
        <w:t>đ</w:t>
      </w:r>
      <w:r w:rsidR="00181384" w:rsidRPr="00FE156D">
        <w:t>en</w:t>
      </w:r>
      <w:r w:rsidR="00181384" w:rsidRPr="00085A1F">
        <w:rPr>
          <w:i/>
        </w:rPr>
        <w:t xml:space="preserve"> puolestaki</w:t>
      </w:r>
      <w:r w:rsidR="00FE156D">
        <w:t>]</w:t>
      </w:r>
      <w:r w:rsidR="00C57829">
        <w:t>, mutta</w:t>
      </w:r>
      <w:r w:rsidR="00181384" w:rsidRPr="00085A1F">
        <w:t xml:space="preserve"> ei </w:t>
      </w:r>
      <w:r w:rsidR="00FE156D">
        <w:t>[</w:t>
      </w:r>
      <w:r w:rsidR="00181384" w:rsidRPr="00FE156D">
        <w:t>ruvan</w:t>
      </w:r>
      <w:r w:rsidR="00181384" w:rsidRPr="00085A1F">
        <w:rPr>
          <w:i/>
        </w:rPr>
        <w:t xml:space="preserve"> puolesta</w:t>
      </w:r>
      <w:r w:rsidR="00FE156D">
        <w:t>]</w:t>
      </w:r>
      <w:r w:rsidR="00C57829">
        <w:t>.</w:t>
      </w:r>
    </w:p>
    <w:p w14:paraId="5D66EA34" w14:textId="35BCDFB2" w:rsidR="00181384" w:rsidRDefault="0075485B" w:rsidP="00181384">
      <w:pPr>
        <w:rPr>
          <w:rFonts w:eastAsia="Times New Roman"/>
        </w:rPr>
      </w:pPr>
      <w:r>
        <w:rPr>
          <w:rFonts w:eastAsia="Times New Roman"/>
        </w:rPr>
        <w:t>(</w:t>
      </w:r>
      <w:r w:rsidR="006C040E">
        <w:rPr>
          <w:rFonts w:eastAsia="Times New Roman"/>
        </w:rPr>
        <w:t>3</w:t>
      </w:r>
      <w:r w:rsidR="00E220CF">
        <w:rPr>
          <w:rFonts w:eastAsia="Times New Roman"/>
        </w:rPr>
        <w:t>4</w:t>
      </w:r>
      <w:r w:rsidR="00181384">
        <w:rPr>
          <w:rFonts w:eastAsia="Times New Roman"/>
        </w:rPr>
        <w:t>) Nyt oon</w:t>
      </w:r>
      <w:r w:rsidR="00181384" w:rsidRPr="00085A1F">
        <w:rPr>
          <w:rFonts w:eastAsia="Times New Roman"/>
        </w:rPr>
        <w:t xml:space="preserve"> </w:t>
      </w:r>
      <w:r w:rsidR="00FE156D">
        <w:rPr>
          <w:rFonts w:eastAsia="Times New Roman"/>
        </w:rPr>
        <w:t>[</w:t>
      </w:r>
      <w:r w:rsidR="00181384" w:rsidRPr="00FE156D">
        <w:rPr>
          <w:rFonts w:eastAsia="Times New Roman"/>
        </w:rPr>
        <w:t>elämän</w:t>
      </w:r>
      <w:r w:rsidR="00181384" w:rsidRPr="00085A1F">
        <w:rPr>
          <w:rFonts w:eastAsia="Times New Roman"/>
          <w:bCs/>
          <w:i/>
        </w:rPr>
        <w:t xml:space="preserve"> puoleltaki</w:t>
      </w:r>
      <w:r w:rsidR="00FE156D">
        <w:rPr>
          <w:rFonts w:eastAsia="Times New Roman"/>
          <w:bCs/>
        </w:rPr>
        <w:t>]</w:t>
      </w:r>
      <w:r w:rsidR="00181384" w:rsidRPr="00085A1F">
        <w:rPr>
          <w:rFonts w:eastAsia="Times New Roman"/>
          <w:bCs/>
          <w:i/>
        </w:rPr>
        <w:t xml:space="preserve"> </w:t>
      </w:r>
      <w:r w:rsidR="00181384" w:rsidRPr="00085A1F">
        <w:rPr>
          <w:rFonts w:eastAsia="Times New Roman"/>
        </w:rPr>
        <w:t>parempi ko tähän o</w:t>
      </w:r>
      <w:r w:rsidR="00181384">
        <w:rPr>
          <w:rFonts w:eastAsia="Times New Roman"/>
        </w:rPr>
        <w:t>o</w:t>
      </w:r>
      <w:r w:rsidR="00181384" w:rsidRPr="00085A1F">
        <w:rPr>
          <w:rFonts w:eastAsia="Times New Roman"/>
        </w:rPr>
        <w:t>n tullu kalanostaja</w:t>
      </w:r>
      <w:r w:rsidR="00181384">
        <w:rPr>
          <w:rFonts w:eastAsia="Times New Roman"/>
        </w:rPr>
        <w:t>.</w:t>
      </w:r>
    </w:p>
    <w:p w14:paraId="5033B1D2" w14:textId="5A92BCEC" w:rsidR="00181384" w:rsidRPr="00085A1F" w:rsidRDefault="0075485B" w:rsidP="00181384">
      <w:r>
        <w:rPr>
          <w:rFonts w:eastAsia="Times New Roman"/>
        </w:rPr>
        <w:t>(</w:t>
      </w:r>
      <w:r w:rsidR="006C040E">
        <w:rPr>
          <w:rFonts w:eastAsia="Times New Roman"/>
        </w:rPr>
        <w:t>3</w:t>
      </w:r>
      <w:r w:rsidR="00E220CF">
        <w:rPr>
          <w:rFonts w:eastAsia="Times New Roman"/>
        </w:rPr>
        <w:t>5</w:t>
      </w:r>
      <w:r w:rsidR="00181384">
        <w:rPr>
          <w:rFonts w:eastAsia="Times New Roman"/>
        </w:rPr>
        <w:t xml:space="preserve">) Meilä oon hyvä elämä täälä </w:t>
      </w:r>
      <w:r w:rsidR="00FE156D">
        <w:rPr>
          <w:rFonts w:eastAsia="Times New Roman"/>
        </w:rPr>
        <w:t>[</w:t>
      </w:r>
      <w:r w:rsidR="00181384" w:rsidRPr="00FE156D">
        <w:rPr>
          <w:rFonts w:eastAsia="Times New Roman"/>
        </w:rPr>
        <w:t>entisen</w:t>
      </w:r>
      <w:r w:rsidR="00181384" w:rsidRPr="00116029">
        <w:rPr>
          <w:rFonts w:eastAsia="Times New Roman"/>
          <w:i/>
        </w:rPr>
        <w:t xml:space="preserve"> suhtheen</w:t>
      </w:r>
      <w:r w:rsidR="00FE156D">
        <w:rPr>
          <w:rFonts w:eastAsia="Times New Roman"/>
        </w:rPr>
        <w:t>]</w:t>
      </w:r>
      <w:r w:rsidR="00181384">
        <w:rPr>
          <w:rFonts w:eastAsia="Times New Roman"/>
        </w:rPr>
        <w:t>.</w:t>
      </w:r>
    </w:p>
    <w:p w14:paraId="6A399277" w14:textId="58F51A08" w:rsidR="00181384" w:rsidRPr="00C13CC7" w:rsidRDefault="0075485B" w:rsidP="00181384">
      <w:r>
        <w:rPr>
          <w:rFonts w:eastAsia="Times New Roman"/>
        </w:rPr>
        <w:t>(</w:t>
      </w:r>
      <w:r w:rsidR="006C040E">
        <w:rPr>
          <w:rFonts w:eastAsia="Times New Roman"/>
        </w:rPr>
        <w:t>3</w:t>
      </w:r>
      <w:r w:rsidR="00E220CF">
        <w:rPr>
          <w:rFonts w:eastAsia="Times New Roman"/>
        </w:rPr>
        <w:t>6</w:t>
      </w:r>
      <w:r w:rsidR="00181384">
        <w:rPr>
          <w:rFonts w:eastAsia="Times New Roman"/>
        </w:rPr>
        <w:t xml:space="preserve">) </w:t>
      </w:r>
      <w:r w:rsidR="00181384">
        <w:rPr>
          <w:rFonts w:eastAsia="Times New Roman"/>
          <w:lang w:val="en-US"/>
        </w:rPr>
        <w:t xml:space="preserve">Opettaajan työ oon helppo </w:t>
      </w:r>
      <w:r w:rsidR="00FE156D">
        <w:rPr>
          <w:rFonts w:eastAsia="Times New Roman"/>
          <w:lang w:val="en-US"/>
        </w:rPr>
        <w:t>[</w:t>
      </w:r>
      <w:r w:rsidR="00181384" w:rsidRPr="00FE156D">
        <w:rPr>
          <w:rFonts w:eastAsia="Times New Roman"/>
          <w:lang w:val="en-US"/>
        </w:rPr>
        <w:t>kalastaajan työn</w:t>
      </w:r>
      <w:r w:rsidR="00181384" w:rsidRPr="00752AD9">
        <w:rPr>
          <w:rFonts w:eastAsia="Times New Roman"/>
          <w:i/>
          <w:lang w:val="en-US"/>
        </w:rPr>
        <w:t xml:space="preserve"> suhtheen</w:t>
      </w:r>
      <w:r w:rsidR="00FE156D">
        <w:rPr>
          <w:rFonts w:eastAsia="Times New Roman"/>
          <w:lang w:val="en-US"/>
        </w:rPr>
        <w:t>]</w:t>
      </w:r>
      <w:r w:rsidR="00181384">
        <w:rPr>
          <w:rFonts w:eastAsia="Times New Roman"/>
          <w:lang w:val="en-US"/>
        </w:rPr>
        <w:t>.</w:t>
      </w:r>
    </w:p>
    <w:p w14:paraId="3DB4BC84" w14:textId="392D85DC" w:rsidR="00181384" w:rsidRDefault="0075485B" w:rsidP="00181384">
      <w:pPr>
        <w:rPr>
          <w:rFonts w:eastAsia="Times New Roman"/>
          <w:lang w:val="en-US"/>
        </w:rPr>
      </w:pPr>
      <w:r>
        <w:rPr>
          <w:rFonts w:eastAsia="Times New Roman"/>
        </w:rPr>
        <w:t>(</w:t>
      </w:r>
      <w:r w:rsidR="006C040E">
        <w:rPr>
          <w:rFonts w:eastAsia="Times New Roman"/>
        </w:rPr>
        <w:t>3</w:t>
      </w:r>
      <w:r w:rsidR="00E220CF">
        <w:rPr>
          <w:rFonts w:eastAsia="Times New Roman"/>
        </w:rPr>
        <w:t>7</w:t>
      </w:r>
      <w:r w:rsidR="00181384">
        <w:rPr>
          <w:rFonts w:eastAsia="Times New Roman"/>
        </w:rPr>
        <w:t xml:space="preserve">) </w:t>
      </w:r>
      <w:r w:rsidR="00181384">
        <w:rPr>
          <w:rFonts w:eastAsia="Times New Roman"/>
          <w:lang w:val="en-US"/>
        </w:rPr>
        <w:t xml:space="preserve">Maija </w:t>
      </w:r>
      <w:r w:rsidR="00181384" w:rsidRPr="00085A1F">
        <w:rPr>
          <w:rFonts w:eastAsia="Times New Roman"/>
          <w:lang w:val="en-US"/>
        </w:rPr>
        <w:t>o</w:t>
      </w:r>
      <w:r w:rsidR="00181384">
        <w:rPr>
          <w:rFonts w:eastAsia="Times New Roman"/>
          <w:lang w:val="en-US"/>
        </w:rPr>
        <w:t>o</w:t>
      </w:r>
      <w:r w:rsidR="00181384" w:rsidRPr="00085A1F">
        <w:rPr>
          <w:rFonts w:eastAsia="Times New Roman"/>
          <w:lang w:val="en-US"/>
        </w:rPr>
        <w:t>n kauhian hyvä puhum</w:t>
      </w:r>
      <w:r w:rsidR="00181384">
        <w:rPr>
          <w:rFonts w:eastAsia="Times New Roman"/>
          <w:lang w:val="en-US"/>
        </w:rPr>
        <w:t>h</w:t>
      </w:r>
      <w:r w:rsidR="00181384" w:rsidRPr="00085A1F">
        <w:rPr>
          <w:rFonts w:eastAsia="Times New Roman"/>
          <w:lang w:val="en-US"/>
        </w:rPr>
        <w:t xml:space="preserve">aan suomia </w:t>
      </w:r>
      <w:r w:rsidR="00FE156D">
        <w:rPr>
          <w:rFonts w:eastAsia="Times New Roman"/>
          <w:lang w:val="en-US"/>
        </w:rPr>
        <w:t>[</w:t>
      </w:r>
      <w:r w:rsidR="00181384" w:rsidRPr="00FE156D">
        <w:rPr>
          <w:rFonts w:eastAsia="Times New Roman"/>
          <w:lang w:val="en-US"/>
        </w:rPr>
        <w:t>sen</w:t>
      </w:r>
      <w:r w:rsidR="00181384" w:rsidRPr="00085A1F">
        <w:rPr>
          <w:rFonts w:eastAsia="Times New Roman"/>
          <w:i/>
          <w:lang w:val="en-US"/>
        </w:rPr>
        <w:t xml:space="preserve"> </w:t>
      </w:r>
      <w:r w:rsidR="00181384" w:rsidRPr="00085A1F">
        <w:rPr>
          <w:rFonts w:eastAsia="Times New Roman"/>
          <w:bCs/>
          <w:i/>
          <w:lang w:val="en-US"/>
        </w:rPr>
        <w:t xml:space="preserve">suhteen </w:t>
      </w:r>
      <w:r w:rsidR="00181384" w:rsidRPr="00FE156D">
        <w:rPr>
          <w:rFonts w:eastAsia="Times New Roman"/>
          <w:lang w:val="en-US"/>
        </w:rPr>
        <w:t>mitä meän tyttäret</w:t>
      </w:r>
      <w:r w:rsidR="00FE156D">
        <w:rPr>
          <w:rFonts w:eastAsia="Times New Roman"/>
          <w:lang w:val="en-US"/>
        </w:rPr>
        <w:t>]</w:t>
      </w:r>
      <w:r w:rsidR="00181384">
        <w:rPr>
          <w:rFonts w:eastAsia="Times New Roman"/>
          <w:lang w:val="en-US"/>
        </w:rPr>
        <w:t>.</w:t>
      </w:r>
    </w:p>
    <w:p w14:paraId="59B0F343" w14:textId="297996F6" w:rsidR="00181384" w:rsidRDefault="0075485B" w:rsidP="00181384">
      <w:pPr>
        <w:rPr>
          <w:rFonts w:eastAsia="Times New Roman"/>
          <w:lang w:val="en-US"/>
        </w:rPr>
      </w:pPr>
      <w:r>
        <w:rPr>
          <w:rFonts w:eastAsia="Times New Roman"/>
        </w:rPr>
        <w:t>(</w:t>
      </w:r>
      <w:r w:rsidR="006C040E">
        <w:rPr>
          <w:rFonts w:eastAsia="Times New Roman"/>
        </w:rPr>
        <w:t>3</w:t>
      </w:r>
      <w:r w:rsidR="00E220CF">
        <w:rPr>
          <w:rFonts w:eastAsia="Times New Roman"/>
        </w:rPr>
        <w:t>8</w:t>
      </w:r>
      <w:r w:rsidR="00181384">
        <w:rPr>
          <w:rFonts w:eastAsia="Times New Roman"/>
        </w:rPr>
        <w:t xml:space="preserve">) </w:t>
      </w:r>
      <w:r w:rsidR="00181384">
        <w:rPr>
          <w:rFonts w:eastAsia="Times New Roman"/>
          <w:lang w:val="en-US"/>
        </w:rPr>
        <w:t xml:space="preserve">Paatsjoela oon paljon hilloja </w:t>
      </w:r>
      <w:r w:rsidR="00DE57BB">
        <w:rPr>
          <w:rFonts w:eastAsia="Times New Roman"/>
          <w:lang w:val="en-US"/>
        </w:rPr>
        <w:t>[</w:t>
      </w:r>
      <w:r w:rsidR="00181384" w:rsidRPr="00DE57BB">
        <w:rPr>
          <w:rFonts w:eastAsia="Times New Roman"/>
          <w:lang w:val="en-US"/>
        </w:rPr>
        <w:t>sen</w:t>
      </w:r>
      <w:r w:rsidR="00181384" w:rsidRPr="00752AD9">
        <w:rPr>
          <w:rFonts w:eastAsia="Times New Roman"/>
          <w:i/>
          <w:lang w:val="en-US"/>
        </w:rPr>
        <w:t xml:space="preserve"> suhtheen </w:t>
      </w:r>
      <w:r w:rsidR="00181384" w:rsidRPr="00DE57BB">
        <w:rPr>
          <w:rFonts w:eastAsia="Times New Roman"/>
          <w:lang w:val="en-US"/>
        </w:rPr>
        <w:t>mitä meilä täälä</w:t>
      </w:r>
      <w:r w:rsidR="00DE57BB">
        <w:rPr>
          <w:rFonts w:eastAsia="Times New Roman"/>
          <w:lang w:val="en-US"/>
        </w:rPr>
        <w:t>]</w:t>
      </w:r>
      <w:r w:rsidR="00181384">
        <w:rPr>
          <w:rFonts w:eastAsia="Times New Roman"/>
          <w:lang w:val="en-US"/>
        </w:rPr>
        <w:t>.</w:t>
      </w:r>
    </w:p>
    <w:p w14:paraId="255E1F98" w14:textId="2758DF6D" w:rsidR="00AE681D" w:rsidRDefault="000B2991" w:rsidP="00B677C4">
      <w:pPr>
        <w:pStyle w:val="Overskrift2"/>
      </w:pPr>
      <w:bookmarkStart w:id="2116" w:name="_Toc311274001"/>
      <w:r>
        <w:t>Läpinäkymättömät adposisuunit</w:t>
      </w:r>
      <w:bookmarkEnd w:id="2116"/>
    </w:p>
    <w:p w14:paraId="26EED85F" w14:textId="17581162" w:rsidR="00AE681D" w:rsidRDefault="00AE681D" w:rsidP="00AE681D">
      <w:r>
        <w:t>Se oon kohta paljon adposisuuniitten käyttötappoi, minkä semanttinen motivasuuni oon epäselvä</w:t>
      </w:r>
      <w:r w:rsidR="000B2991">
        <w:t xml:space="preserve"> eli net oon </w:t>
      </w:r>
      <w:r w:rsidR="000B2991" w:rsidRPr="000B2991">
        <w:rPr>
          <w:smallCaps/>
        </w:rPr>
        <w:t>läpinäkymättömät</w:t>
      </w:r>
      <w:r>
        <w:t xml:space="preserve">. Osassa näistä saattais puhhuut </w:t>
      </w:r>
      <w:r w:rsidR="00286571">
        <w:t xml:space="preserve">yhđenlaisesta </w:t>
      </w:r>
      <w:r w:rsidRPr="00286571">
        <w:rPr>
          <w:smallCaps/>
        </w:rPr>
        <w:t>reksuunista</w:t>
      </w:r>
      <w:r>
        <w:t xml:space="preserve"> eli ette vissi verbi eli nomeni vaattii ette sen </w:t>
      </w:r>
      <w:r w:rsidR="00F13883">
        <w:t>komplementi</w:t>
      </w:r>
      <w:r w:rsidR="001A0138">
        <w:t>na</w:t>
      </w:r>
      <w:r>
        <w:t xml:space="preserve"> oon vissin sorttinen adposisuuni</w:t>
      </w:r>
      <w:r w:rsidR="001A0138">
        <w:t>fraasi</w:t>
      </w:r>
      <w:r>
        <w:t>, ilman ette sitä saattaa suorhaan selittäät adposisuunin merkityksen kautta. Ushein oon kans niin, ette adposisuunifraasin sijassa saattais olla nomenifraasi vississä kaasuksessa. Se ei kuitenkhaan aina ole niin.</w:t>
      </w:r>
    </w:p>
    <w:p w14:paraId="33EF794C" w14:textId="23CA5431" w:rsidR="00AE681D" w:rsidRDefault="00E82C95" w:rsidP="00AE681D">
      <w:r>
        <w:t>Käsittelemä</w:t>
      </w:r>
      <w:r w:rsidR="00AE681D">
        <w:t xml:space="preserve"> tässä erittäin joukon tämmöissii adposisuuniita ja niitten käyttötappoi.</w:t>
      </w:r>
      <w:r w:rsidR="00F209B5">
        <w:t xml:space="preserve"> Nämät oon kaikin postposisuuniita, ja net otethaan </w:t>
      </w:r>
      <w:r w:rsidR="00A27713">
        <w:t>genitiiv</w:t>
      </w:r>
      <w:r w:rsidR="00F209B5">
        <w:t>i</w:t>
      </w:r>
      <w:r w:rsidR="00F13883">
        <w:t>komplementi</w:t>
      </w:r>
      <w:r w:rsidR="00F209B5">
        <w:t>n.</w:t>
      </w:r>
    </w:p>
    <w:p w14:paraId="050D28B6" w14:textId="4CADD67C" w:rsidR="00AE681D" w:rsidRPr="0043168E" w:rsidRDefault="00AE681D" w:rsidP="0043168E">
      <w:pPr>
        <w:pStyle w:val="Overskrift3"/>
        <w:rPr>
          <w:i/>
        </w:rPr>
      </w:pPr>
      <w:bookmarkStart w:id="2117" w:name="_Toc311274002"/>
      <w:r w:rsidRPr="0043168E">
        <w:rPr>
          <w:i/>
        </w:rPr>
        <w:t xml:space="preserve">alla </w:t>
      </w:r>
      <w:r w:rsidR="001B127A" w:rsidRPr="001B127A">
        <w:t>:</w:t>
      </w:r>
      <w:r w:rsidRPr="0043168E">
        <w:rPr>
          <w:i/>
        </w:rPr>
        <w:t xml:space="preserve"> alle</w:t>
      </w:r>
      <w:r w:rsidR="001B127A" w:rsidRPr="001B127A">
        <w:t>(</w:t>
      </w:r>
      <w:r w:rsidRPr="0043168E">
        <w:rPr>
          <w:i/>
        </w:rPr>
        <w:t>t</w:t>
      </w:r>
      <w:r w:rsidR="001B127A" w:rsidRPr="001B127A">
        <w:t>)</w:t>
      </w:r>
      <w:bookmarkEnd w:id="2117"/>
    </w:p>
    <w:p w14:paraId="64DF8842" w14:textId="10BC7360" w:rsidR="00AE681D" w:rsidRDefault="00AE681D" w:rsidP="00AE681D">
      <w:r>
        <w:t xml:space="preserve">Postposisuunii </w:t>
      </w:r>
      <w:r w:rsidR="00781D7E">
        <w:rPr>
          <w:i/>
        </w:rPr>
        <w:t>alla</w:t>
      </w:r>
      <w:r>
        <w:rPr>
          <w:i/>
        </w:rPr>
        <w:t xml:space="preserve"> </w:t>
      </w:r>
      <w:r w:rsidR="0075485B" w:rsidRPr="0075485B">
        <w:t>:</w:t>
      </w:r>
      <w:r>
        <w:rPr>
          <w:i/>
        </w:rPr>
        <w:t xml:space="preserve"> alle</w:t>
      </w:r>
      <w:r w:rsidR="0075485B" w:rsidRPr="0075485B">
        <w:t>(</w:t>
      </w:r>
      <w:r>
        <w:rPr>
          <w:i/>
        </w:rPr>
        <w:t>t</w:t>
      </w:r>
      <w:r w:rsidR="0075485B" w:rsidRPr="0075485B">
        <w:t>)</w:t>
      </w:r>
      <w:r>
        <w:t xml:space="preserve"> käytethään, ko jotaki olhaan tekemässä eli alethaan tekemhään </w:t>
      </w:r>
      <w:r w:rsidR="0075485B">
        <w:t>(</w:t>
      </w:r>
      <w:r>
        <w:t xml:space="preserve">1–4). </w:t>
      </w:r>
      <w:r w:rsidR="00F13883">
        <w:t>Komplementti</w:t>
      </w:r>
      <w:r>
        <w:t xml:space="preserve"> oon tekkoo tarkoittaava substantiivi.</w:t>
      </w:r>
    </w:p>
    <w:p w14:paraId="6E7B4A61" w14:textId="00BD1644" w:rsidR="00AE681D" w:rsidRDefault="0075485B" w:rsidP="00AE681D">
      <w:r>
        <w:t>(</w:t>
      </w:r>
      <w:r w:rsidR="00AE681D">
        <w:t xml:space="preserve">1) Se oon seittemen vuotta aikkaa, ko mie viimeksi olin </w:t>
      </w:r>
      <w:r w:rsidR="0024166E">
        <w:t>[</w:t>
      </w:r>
      <w:r w:rsidR="00AE681D" w:rsidRPr="0024166E">
        <w:t>operasuunin</w:t>
      </w:r>
      <w:r w:rsidR="00AE681D" w:rsidRPr="000A5E0B">
        <w:rPr>
          <w:i/>
        </w:rPr>
        <w:t xml:space="preserve"> alla</w:t>
      </w:r>
      <w:r w:rsidR="0024166E">
        <w:t>]</w:t>
      </w:r>
      <w:r w:rsidR="00AE681D">
        <w:t>.</w:t>
      </w:r>
    </w:p>
    <w:p w14:paraId="0AE1557D" w14:textId="6FEB10A4" w:rsidR="00AE681D" w:rsidRDefault="0075485B" w:rsidP="00AE681D">
      <w:r>
        <w:t>(</w:t>
      </w:r>
      <w:r w:rsidR="00AE681D">
        <w:t xml:space="preserve">2) Liisala oli aina </w:t>
      </w:r>
      <w:r w:rsidR="0024166E">
        <w:t>[</w:t>
      </w:r>
      <w:r w:rsidR="00AE681D" w:rsidRPr="0024166E">
        <w:t>tevon</w:t>
      </w:r>
      <w:r w:rsidR="00AE681D" w:rsidRPr="000A5E0B">
        <w:rPr>
          <w:i/>
        </w:rPr>
        <w:t xml:space="preserve"> alla</w:t>
      </w:r>
      <w:r w:rsidR="0024166E">
        <w:t>]</w:t>
      </w:r>
      <w:r w:rsidR="00AE681D">
        <w:t xml:space="preserve"> joku artikkeli.</w:t>
      </w:r>
    </w:p>
    <w:p w14:paraId="019965C5" w14:textId="6328A240" w:rsidR="00AE681D" w:rsidRDefault="0075485B" w:rsidP="00AE681D">
      <w:r>
        <w:t>(</w:t>
      </w:r>
      <w:r w:rsidR="00AE681D">
        <w:t xml:space="preserve">3) Johaneksen ilmestystä met emmä tohđi ottaat ollenkhaan </w:t>
      </w:r>
      <w:r w:rsidR="0024166E">
        <w:t>[</w:t>
      </w:r>
      <w:r w:rsidR="00AE681D" w:rsidRPr="0024166E">
        <w:t>selityksen</w:t>
      </w:r>
      <w:r w:rsidR="00AE681D" w:rsidRPr="000A5E0B">
        <w:rPr>
          <w:i/>
        </w:rPr>
        <w:t xml:space="preserve"> alle</w:t>
      </w:r>
      <w:r w:rsidR="0024166E">
        <w:t>]</w:t>
      </w:r>
      <w:r w:rsidR="00AE681D">
        <w:t>.</w:t>
      </w:r>
    </w:p>
    <w:p w14:paraId="74E1E35F" w14:textId="021C44E6" w:rsidR="00AE681D" w:rsidRDefault="0075485B" w:rsidP="00AE681D">
      <w:r>
        <w:t>(</w:t>
      </w:r>
      <w:r w:rsidR="00AE681D">
        <w:t xml:space="preserve">4) Sie häyđyt ottaat sen assiin </w:t>
      </w:r>
      <w:r w:rsidR="0024166E">
        <w:t>[</w:t>
      </w:r>
      <w:r w:rsidR="00AE681D" w:rsidRPr="0024166E">
        <w:t>puhheen</w:t>
      </w:r>
      <w:r w:rsidR="00AE681D" w:rsidRPr="000A5E0B">
        <w:rPr>
          <w:i/>
        </w:rPr>
        <w:t xml:space="preserve"> alle</w:t>
      </w:r>
      <w:r w:rsidR="0024166E">
        <w:t>]</w:t>
      </w:r>
      <w:r w:rsidR="00AE681D">
        <w:t>.</w:t>
      </w:r>
    </w:p>
    <w:p w14:paraId="4DAFB147" w14:textId="2219ECDB" w:rsidR="00AE681D" w:rsidRPr="0043168E" w:rsidRDefault="00AE681D" w:rsidP="0043168E">
      <w:pPr>
        <w:pStyle w:val="Overskrift3"/>
        <w:rPr>
          <w:i/>
        </w:rPr>
      </w:pPr>
      <w:bookmarkStart w:id="2118" w:name="_Toc311274003"/>
      <w:r w:rsidRPr="0043168E">
        <w:rPr>
          <w:i/>
        </w:rPr>
        <w:t>ympäri</w:t>
      </w:r>
      <w:r w:rsidR="001B127A" w:rsidRPr="001B127A">
        <w:t>(</w:t>
      </w:r>
      <w:r w:rsidR="008902A9" w:rsidRPr="0043168E">
        <w:rPr>
          <w:i/>
        </w:rPr>
        <w:t>t</w:t>
      </w:r>
      <w:r w:rsidR="001B127A" w:rsidRPr="001B127A">
        <w:t>)</w:t>
      </w:r>
      <w:bookmarkEnd w:id="2118"/>
    </w:p>
    <w:p w14:paraId="6830C0D0" w14:textId="02AFAF8F" w:rsidR="00AE681D" w:rsidRDefault="00AE681D" w:rsidP="00AE681D">
      <w:r>
        <w:t xml:space="preserve">Postposisuunii </w:t>
      </w:r>
      <w:r>
        <w:rPr>
          <w:i/>
        </w:rPr>
        <w:t>ympäri</w:t>
      </w:r>
      <w:r w:rsidR="0075485B" w:rsidRPr="0075485B">
        <w:t>(</w:t>
      </w:r>
      <w:r w:rsidR="008902A9">
        <w:rPr>
          <w:i/>
        </w:rPr>
        <w:t>t</w:t>
      </w:r>
      <w:r w:rsidR="0075485B" w:rsidRPr="0075485B">
        <w:t>)</w:t>
      </w:r>
      <w:r>
        <w:rPr>
          <w:i/>
        </w:rPr>
        <w:t xml:space="preserve"> </w:t>
      </w:r>
      <w:r w:rsidRPr="009249D3">
        <w:t xml:space="preserve">käytethään </w:t>
      </w:r>
      <w:r>
        <w:t xml:space="preserve">eriliikaisesti SANOMA-AKTI-fraassiin </w:t>
      </w:r>
      <w:r w:rsidR="0075485B">
        <w:t>(</w:t>
      </w:r>
      <w:r>
        <w:t>1–</w:t>
      </w:r>
      <w:r w:rsidR="00A113AA">
        <w:t>3</w:t>
      </w:r>
      <w:r>
        <w:t>) ja niitä semanttis</w:t>
      </w:r>
      <w:r w:rsidR="00D11C45">
        <w:t>esti muistuttaaviitten substant</w:t>
      </w:r>
      <w:r>
        <w:t xml:space="preserve">iivifraassiin kans </w:t>
      </w:r>
      <w:r w:rsidR="0075485B">
        <w:t>(</w:t>
      </w:r>
      <w:r w:rsidR="00A113AA">
        <w:t>4</w:t>
      </w:r>
      <w:r>
        <w:t xml:space="preserve">). Mutta muunkilaiset syntaktit oon mahđoliset </w:t>
      </w:r>
      <w:r w:rsidR="0075485B">
        <w:t>(</w:t>
      </w:r>
      <w:r w:rsidR="00A113AA">
        <w:t xml:space="preserve">5, </w:t>
      </w:r>
      <w:r>
        <w:t>6).</w:t>
      </w:r>
    </w:p>
    <w:p w14:paraId="3161EB77" w14:textId="564ACC01" w:rsidR="00AE681D" w:rsidRDefault="0075485B" w:rsidP="00AE681D">
      <w:r>
        <w:t>(</w:t>
      </w:r>
      <w:r w:rsidR="00AE681D">
        <w:t xml:space="preserve">1) Paulaharju kirjoitti </w:t>
      </w:r>
      <w:r w:rsidR="008065ED">
        <w:t>[R</w:t>
      </w:r>
      <w:r w:rsidR="00AE681D" w:rsidRPr="008065ED">
        <w:t>uijan suomalaisten eli kainulaisten</w:t>
      </w:r>
      <w:r w:rsidR="00AE681D" w:rsidRPr="001E32F3">
        <w:rPr>
          <w:i/>
        </w:rPr>
        <w:t xml:space="preserve"> ympäri</w:t>
      </w:r>
      <w:r w:rsidR="008065ED">
        <w:t>]</w:t>
      </w:r>
      <w:r w:rsidR="00AE681D">
        <w:t>.</w:t>
      </w:r>
    </w:p>
    <w:p w14:paraId="14931065" w14:textId="0A3227EB" w:rsidR="00AE681D" w:rsidRDefault="0075485B" w:rsidP="00AE681D">
      <w:r>
        <w:t>(</w:t>
      </w:r>
      <w:r w:rsidR="00AE681D">
        <w:t xml:space="preserve">2) Muistele mulle </w:t>
      </w:r>
      <w:r w:rsidR="008065ED">
        <w:t>[</w:t>
      </w:r>
      <w:r w:rsidR="00AE681D" w:rsidRPr="008065ED">
        <w:t>sinun perheen</w:t>
      </w:r>
      <w:r w:rsidR="00AE681D" w:rsidRPr="00922BD4">
        <w:rPr>
          <w:i/>
        </w:rPr>
        <w:t xml:space="preserve"> ympäri</w:t>
      </w:r>
      <w:r w:rsidR="008065ED">
        <w:t>]</w:t>
      </w:r>
      <w:r w:rsidR="00AE681D">
        <w:t>.</w:t>
      </w:r>
    </w:p>
    <w:p w14:paraId="68E8B633" w14:textId="3C14F9A1" w:rsidR="00AE681D" w:rsidRDefault="0075485B" w:rsidP="00AE681D">
      <w:r>
        <w:t>(</w:t>
      </w:r>
      <w:r w:rsidR="00AE681D">
        <w:t xml:space="preserve">3) Mie en tykkää, ko puhuthaan pahhaa </w:t>
      </w:r>
      <w:r w:rsidR="008065ED">
        <w:t>[</w:t>
      </w:r>
      <w:r w:rsidR="00AE681D" w:rsidRPr="008065ED">
        <w:t>ihmisten</w:t>
      </w:r>
      <w:r w:rsidR="00AE681D" w:rsidRPr="00922BD4">
        <w:rPr>
          <w:i/>
        </w:rPr>
        <w:t xml:space="preserve"> ympäri</w:t>
      </w:r>
      <w:r w:rsidR="008065ED">
        <w:t>]</w:t>
      </w:r>
      <w:r w:rsidR="00AE681D">
        <w:t>.</w:t>
      </w:r>
    </w:p>
    <w:p w14:paraId="42A2B59E" w14:textId="28EEBDDE" w:rsidR="00AE681D" w:rsidRDefault="0075485B" w:rsidP="00A113AA">
      <w:r>
        <w:t>(</w:t>
      </w:r>
      <w:r w:rsidR="00A113AA">
        <w:t>4</w:t>
      </w:r>
      <w:r w:rsidR="00AE681D">
        <w:t xml:space="preserve">) Kirjassa oon kans muistelus </w:t>
      </w:r>
      <w:r w:rsidR="008065ED">
        <w:t>[</w:t>
      </w:r>
      <w:r w:rsidR="00AE681D" w:rsidRPr="008065ED">
        <w:t>Ruottin saamelaisten</w:t>
      </w:r>
      <w:r w:rsidR="00AE681D" w:rsidRPr="00A55414">
        <w:rPr>
          <w:i/>
        </w:rPr>
        <w:t xml:space="preserve"> ympäri</w:t>
      </w:r>
      <w:r w:rsidR="008902A9">
        <w:rPr>
          <w:i/>
        </w:rPr>
        <w:t>t</w:t>
      </w:r>
      <w:r w:rsidR="008065ED" w:rsidRPr="00D11C45">
        <w:t>]</w:t>
      </w:r>
      <w:r w:rsidR="00AE681D">
        <w:t>.</w:t>
      </w:r>
    </w:p>
    <w:p w14:paraId="5FC61DD5" w14:textId="7DFD6BBB" w:rsidR="00AE681D" w:rsidRDefault="0075485B" w:rsidP="00AE681D">
      <w:r>
        <w:t>(</w:t>
      </w:r>
      <w:r w:rsidR="00A113AA">
        <w:t>5</w:t>
      </w:r>
      <w:r w:rsidR="00AE681D">
        <w:t xml:space="preserve">) Oletko sie kuulu mithään </w:t>
      </w:r>
      <w:r w:rsidR="00834340">
        <w:t>[</w:t>
      </w:r>
      <w:r w:rsidR="00AE681D" w:rsidRPr="00834340">
        <w:t>Liisan</w:t>
      </w:r>
      <w:r w:rsidR="00AE681D" w:rsidRPr="008D4181">
        <w:rPr>
          <w:i/>
        </w:rPr>
        <w:t xml:space="preserve"> ympäri</w:t>
      </w:r>
      <w:r w:rsidR="00834340">
        <w:t>]</w:t>
      </w:r>
      <w:r w:rsidR="00AE681D">
        <w:t>?</w:t>
      </w:r>
    </w:p>
    <w:p w14:paraId="69E590E2" w14:textId="67039669" w:rsidR="00A113AA" w:rsidRDefault="00A113AA" w:rsidP="00AE681D">
      <w:r>
        <w:t>(6) Anna-Riitta oon tutkinu [</w:t>
      </w:r>
      <w:r w:rsidRPr="008065ED">
        <w:t>kainun kielen</w:t>
      </w:r>
      <w:r>
        <w:rPr>
          <w:i/>
        </w:rPr>
        <w:t xml:space="preserve"> ympäri</w:t>
      </w:r>
      <w:r>
        <w:t>].</w:t>
      </w:r>
    </w:p>
    <w:p w14:paraId="4E734DEB" w14:textId="33F4D3C1" w:rsidR="00AE681D" w:rsidRDefault="00AE681D" w:rsidP="00AE681D">
      <w:r>
        <w:rPr>
          <w:i/>
        </w:rPr>
        <w:t>y</w:t>
      </w:r>
      <w:r w:rsidRPr="008D4181">
        <w:rPr>
          <w:i/>
        </w:rPr>
        <w:t>mpäri</w:t>
      </w:r>
      <w:r>
        <w:t>-</w:t>
      </w:r>
      <w:r w:rsidRPr="008D4181">
        <w:t xml:space="preserve">fraasin </w:t>
      </w:r>
      <w:r>
        <w:t>sijassa käytethään aivan ylheisesti sub</w:t>
      </w:r>
      <w:r w:rsidR="00D46A36">
        <w:t xml:space="preserve">stantiivifraassii. </w:t>
      </w:r>
      <w:r w:rsidR="00D46A36">
        <w:rPr>
          <w:caps/>
        </w:rPr>
        <w:t>sanoma-aktissa</w:t>
      </w:r>
      <w:r>
        <w:t xml:space="preserve"> ja esimerkiksi </w:t>
      </w:r>
      <w:r>
        <w:rPr>
          <w:i/>
        </w:rPr>
        <w:t>kuula-</w:t>
      </w:r>
      <w:r>
        <w:t xml:space="preserve">verbin </w:t>
      </w:r>
      <w:r w:rsidR="00D46A36">
        <w:t>kans</w:t>
      </w:r>
      <w:r>
        <w:t xml:space="preserve"> se oon elatiivihaamuinen </w:t>
      </w:r>
      <w:r w:rsidR="0075485B">
        <w:t>(</w:t>
      </w:r>
      <w:r>
        <w:t>7–</w:t>
      </w:r>
      <w:r w:rsidR="008211E6">
        <w:t>10</w:t>
      </w:r>
      <w:r>
        <w:t xml:space="preserve">), mutta esimerkiksi </w:t>
      </w:r>
      <w:r>
        <w:rPr>
          <w:i/>
        </w:rPr>
        <w:t>tutkiit</w:t>
      </w:r>
      <w:r>
        <w:t>-verbi</w:t>
      </w:r>
      <w:r w:rsidR="00337F18">
        <w:t xml:space="preserve">n </w:t>
      </w:r>
      <w:r w:rsidR="00D46A36">
        <w:t>kans</w:t>
      </w:r>
      <w:r w:rsidR="00337F18">
        <w:t xml:space="preserve"> käytethään </w:t>
      </w:r>
      <w:r w:rsidR="00A113AA">
        <w:t xml:space="preserve">suorassa syntaktissa </w:t>
      </w:r>
      <w:r w:rsidR="00337F18">
        <w:rPr>
          <w:i/>
        </w:rPr>
        <w:t>y</w:t>
      </w:r>
      <w:r w:rsidR="00337F18" w:rsidRPr="008D4181">
        <w:rPr>
          <w:i/>
        </w:rPr>
        <w:t>mpäri</w:t>
      </w:r>
      <w:r w:rsidR="00337F18">
        <w:t>-</w:t>
      </w:r>
      <w:r w:rsidR="00337F18" w:rsidRPr="008D4181">
        <w:t xml:space="preserve">fraasin </w:t>
      </w:r>
      <w:r w:rsidR="00337F18">
        <w:t>sijassa</w:t>
      </w:r>
      <w:r>
        <w:t xml:space="preserve"> partitiivihaamuista objektii </w:t>
      </w:r>
      <w:r w:rsidR="0075485B">
        <w:t>(</w:t>
      </w:r>
      <w:r>
        <w:t>1</w:t>
      </w:r>
      <w:r w:rsidR="008211E6">
        <w:t>1</w:t>
      </w:r>
      <w:r>
        <w:t>).</w:t>
      </w:r>
    </w:p>
    <w:p w14:paraId="38810C89" w14:textId="493FE874" w:rsidR="00AE681D" w:rsidRDefault="0075485B" w:rsidP="00AE681D">
      <w:r>
        <w:t>(</w:t>
      </w:r>
      <w:r w:rsidR="00AE681D">
        <w:t xml:space="preserve">7) Muistele mulle </w:t>
      </w:r>
      <w:r w:rsidR="00F22E40">
        <w:t>[</w:t>
      </w:r>
      <w:r w:rsidR="00AE681D" w:rsidRPr="00F22E40">
        <w:t>sinun perheestä</w:t>
      </w:r>
      <w:r w:rsidR="00F22E40">
        <w:t>]</w:t>
      </w:r>
      <w:r w:rsidR="00AE681D">
        <w:t>.</w:t>
      </w:r>
    </w:p>
    <w:p w14:paraId="49CAA748" w14:textId="2F234A1A" w:rsidR="00AE681D" w:rsidRDefault="0075485B" w:rsidP="00AE681D">
      <w:r>
        <w:t>(</w:t>
      </w:r>
      <w:r w:rsidR="00AE681D">
        <w:t xml:space="preserve">8) Mie en tykkää, ko puhuthaan pahhaa </w:t>
      </w:r>
      <w:r w:rsidR="00AE681D" w:rsidRPr="00F22E40">
        <w:t>ihmisistä.</w:t>
      </w:r>
    </w:p>
    <w:p w14:paraId="7E8041E1" w14:textId="68F62368" w:rsidR="00AE681D" w:rsidRDefault="0075485B" w:rsidP="00AE681D">
      <w:r>
        <w:t>(</w:t>
      </w:r>
      <w:r w:rsidR="00AE681D">
        <w:t xml:space="preserve">9) Kirjassa oon kans muistelus </w:t>
      </w:r>
      <w:r w:rsidR="00F22E40">
        <w:t>[</w:t>
      </w:r>
      <w:r w:rsidR="00AE681D" w:rsidRPr="00F22E40">
        <w:t>Ruottin saamelaisista</w:t>
      </w:r>
      <w:r w:rsidR="00F22E40">
        <w:t>]</w:t>
      </w:r>
      <w:r w:rsidR="00AE681D">
        <w:t>.</w:t>
      </w:r>
    </w:p>
    <w:p w14:paraId="1098986F" w14:textId="045C678F" w:rsidR="008211E6" w:rsidRDefault="008211E6" w:rsidP="008211E6">
      <w:bookmarkStart w:id="2119" w:name="_Toc191019445"/>
      <w:bookmarkStart w:id="2120" w:name="_Toc242156347"/>
      <w:r>
        <w:t xml:space="preserve">(10) Oletko sie kuulu mithään </w:t>
      </w:r>
      <w:r w:rsidRPr="00F22E40">
        <w:t>Liisasta</w:t>
      </w:r>
      <w:r>
        <w:t>?</w:t>
      </w:r>
    </w:p>
    <w:p w14:paraId="196C54F1" w14:textId="748D82F4" w:rsidR="00AE681D" w:rsidRDefault="0075485B" w:rsidP="008211E6">
      <w:r>
        <w:t>(</w:t>
      </w:r>
      <w:r w:rsidR="00AE681D">
        <w:t>1</w:t>
      </w:r>
      <w:r w:rsidR="008211E6">
        <w:t>1</w:t>
      </w:r>
      <w:r w:rsidR="00AE681D">
        <w:t xml:space="preserve">) Anna-Riitta oon tutkinu </w:t>
      </w:r>
      <w:r w:rsidR="00F22E40">
        <w:t>[</w:t>
      </w:r>
      <w:r w:rsidR="00AE681D" w:rsidRPr="00F22E40">
        <w:t>kainun kieltä</w:t>
      </w:r>
      <w:r w:rsidR="00F22E40">
        <w:t>]</w:t>
      </w:r>
      <w:r w:rsidR="00AE681D">
        <w:t>.</w:t>
      </w:r>
    </w:p>
    <w:p w14:paraId="5B6B0AF7" w14:textId="75CB3C13" w:rsidR="00AE681D" w:rsidRPr="0043168E" w:rsidRDefault="00AE681D" w:rsidP="0043168E">
      <w:pPr>
        <w:pStyle w:val="Overskrift3"/>
        <w:rPr>
          <w:i/>
        </w:rPr>
      </w:pPr>
      <w:bookmarkStart w:id="2121" w:name="_Toc311274004"/>
      <w:r w:rsidRPr="0043168E">
        <w:rPr>
          <w:i/>
        </w:rPr>
        <w:t xml:space="preserve">perässä </w:t>
      </w:r>
      <w:r w:rsidR="00BA1173" w:rsidRPr="00BA1173">
        <w:t>~</w:t>
      </w:r>
      <w:r w:rsidRPr="0043168E">
        <w:rPr>
          <w:i/>
        </w:rPr>
        <w:t xml:space="preserve"> pörässä</w:t>
      </w:r>
      <w:r w:rsidR="001B127A" w:rsidRPr="001B127A">
        <w:t>,</w:t>
      </w:r>
      <w:r w:rsidRPr="0043168E">
        <w:rPr>
          <w:i/>
        </w:rPr>
        <w:t xml:space="preserve"> perhään </w:t>
      </w:r>
      <w:r w:rsidR="00BA1173" w:rsidRPr="00BA1173">
        <w:t>~</w:t>
      </w:r>
      <w:r w:rsidRPr="0043168E">
        <w:rPr>
          <w:i/>
        </w:rPr>
        <w:t xml:space="preserve"> pörhään</w:t>
      </w:r>
      <w:bookmarkEnd w:id="2121"/>
    </w:p>
    <w:bookmarkEnd w:id="2119"/>
    <w:bookmarkEnd w:id="2120"/>
    <w:p w14:paraId="34909659" w14:textId="0A0CCA6F" w:rsidR="00AE681D" w:rsidRPr="00765B3D" w:rsidRDefault="00AE681D" w:rsidP="00AE681D">
      <w:pPr>
        <w:rPr>
          <w:i/>
        </w:rPr>
      </w:pPr>
      <w:r>
        <w:t xml:space="preserve">Postposisuuniila </w:t>
      </w:r>
      <w:r>
        <w:rPr>
          <w:i/>
        </w:rPr>
        <w:t xml:space="preserve">perässä </w:t>
      </w:r>
      <w:r w:rsidR="00BA1173" w:rsidRPr="00BA1173">
        <w:t>~</w:t>
      </w:r>
      <w:r>
        <w:rPr>
          <w:i/>
        </w:rPr>
        <w:t xml:space="preserve"> pörässä </w:t>
      </w:r>
      <w:r>
        <w:t>ja</w:t>
      </w:r>
      <w:r>
        <w:rPr>
          <w:i/>
        </w:rPr>
        <w:t xml:space="preserve"> perhään </w:t>
      </w:r>
      <w:r w:rsidR="00BA1173" w:rsidRPr="00BA1173">
        <w:t>~</w:t>
      </w:r>
      <w:r>
        <w:rPr>
          <w:i/>
        </w:rPr>
        <w:t xml:space="preserve"> pörhään</w:t>
      </w:r>
      <w:r>
        <w:t xml:space="preserve"> oon kans abstraktimppaa käyttöö niin ko fraasissa </w:t>
      </w:r>
      <w:r>
        <w:rPr>
          <w:i/>
        </w:rPr>
        <w:t>olla</w:t>
      </w:r>
      <w:r w:rsidR="0075485B" w:rsidRPr="0075485B">
        <w:t>,</w:t>
      </w:r>
      <w:r>
        <w:rPr>
          <w:i/>
        </w:rPr>
        <w:t xml:space="preserve"> kulkkeet jonku perässä </w:t>
      </w:r>
      <w:r w:rsidR="00BA1173" w:rsidRPr="00BA1173">
        <w:t>~</w:t>
      </w:r>
      <w:r>
        <w:rPr>
          <w:i/>
        </w:rPr>
        <w:t xml:space="preserve"> pörässä</w:t>
      </w:r>
      <w:r>
        <w:t xml:space="preserve"> </w:t>
      </w:r>
      <w:r w:rsidR="0075485B">
        <w:t>(</w:t>
      </w:r>
      <w:r>
        <w:t xml:space="preserve">1), </w:t>
      </w:r>
      <w:r w:rsidRPr="00FC21A3">
        <w:rPr>
          <w:i/>
        </w:rPr>
        <w:t xml:space="preserve">kulkkeet </w:t>
      </w:r>
      <w:r w:rsidR="00BA1173" w:rsidRPr="00BA1173">
        <w:t>~</w:t>
      </w:r>
      <w:r w:rsidRPr="00FC21A3">
        <w:rPr>
          <w:i/>
        </w:rPr>
        <w:t xml:space="preserve"> kulke</w:t>
      </w:r>
      <w:r>
        <w:rPr>
          <w:i/>
        </w:rPr>
        <w:t>a</w:t>
      </w:r>
      <w:r w:rsidR="0075485B" w:rsidRPr="0075485B">
        <w:t>(</w:t>
      </w:r>
      <w:r w:rsidRPr="00FC21A3">
        <w:rPr>
          <w:i/>
        </w:rPr>
        <w:t>t</w:t>
      </w:r>
      <w:r w:rsidR="0075485B" w:rsidRPr="0075485B">
        <w:t>)</w:t>
      </w:r>
      <w:r w:rsidRPr="00FC21A3">
        <w:rPr>
          <w:i/>
        </w:rPr>
        <w:t xml:space="preserve"> </w:t>
      </w:r>
      <w:r w:rsidR="00BA1173" w:rsidRPr="00BA1173">
        <w:t>~</w:t>
      </w:r>
      <w:r w:rsidRPr="00FC21A3">
        <w:rPr>
          <w:i/>
        </w:rPr>
        <w:t xml:space="preserve"> kulkia</w:t>
      </w:r>
      <w:r>
        <w:t xml:space="preserve">, </w:t>
      </w:r>
      <w:r>
        <w:rPr>
          <w:i/>
        </w:rPr>
        <w:t xml:space="preserve">laukkoot </w:t>
      </w:r>
      <w:r w:rsidR="00BA1173" w:rsidRPr="00BA1173">
        <w:t>~</w:t>
      </w:r>
      <w:r>
        <w:rPr>
          <w:i/>
        </w:rPr>
        <w:t xml:space="preserve"> laukkoa</w:t>
      </w:r>
      <w:r w:rsidR="0075485B" w:rsidRPr="0075485B">
        <w:t>(</w:t>
      </w:r>
      <w:r>
        <w:rPr>
          <w:i/>
        </w:rPr>
        <w:t>t</w:t>
      </w:r>
      <w:r w:rsidR="0075485B" w:rsidRPr="0075485B">
        <w:t>),</w:t>
      </w:r>
      <w:r>
        <w:rPr>
          <w:i/>
        </w:rPr>
        <w:t xml:space="preserve"> juosta jonku perässä </w:t>
      </w:r>
      <w:r w:rsidR="00BA1173" w:rsidRPr="00BA1173">
        <w:t>~</w:t>
      </w:r>
      <w:r>
        <w:rPr>
          <w:i/>
        </w:rPr>
        <w:t xml:space="preserve"> pörässä </w:t>
      </w:r>
      <w:r w:rsidR="0075485B">
        <w:t>(</w:t>
      </w:r>
      <w:r>
        <w:t xml:space="preserve">2), </w:t>
      </w:r>
      <w:r>
        <w:rPr>
          <w:i/>
        </w:rPr>
        <w:t xml:space="preserve">kattoot </w:t>
      </w:r>
      <w:r w:rsidR="00BA1173" w:rsidRPr="00BA1173">
        <w:t>~</w:t>
      </w:r>
      <w:r>
        <w:rPr>
          <w:i/>
        </w:rPr>
        <w:t xml:space="preserve"> kattoa</w:t>
      </w:r>
      <w:r w:rsidR="0075485B" w:rsidRPr="0075485B">
        <w:t>(</w:t>
      </w:r>
      <w:r>
        <w:rPr>
          <w:i/>
        </w:rPr>
        <w:t>t</w:t>
      </w:r>
      <w:r w:rsidR="0075485B" w:rsidRPr="0075485B">
        <w:t>)</w:t>
      </w:r>
      <w:r>
        <w:rPr>
          <w:i/>
        </w:rPr>
        <w:t xml:space="preserve"> jonku perhään </w:t>
      </w:r>
      <w:r w:rsidR="00BA1173" w:rsidRPr="00BA1173">
        <w:t>~</w:t>
      </w:r>
      <w:r>
        <w:rPr>
          <w:i/>
        </w:rPr>
        <w:t xml:space="preserve"> pörhään</w:t>
      </w:r>
      <w:r w:rsidR="00AC1C36">
        <w:rPr>
          <w:i/>
        </w:rPr>
        <w:t xml:space="preserve"> </w:t>
      </w:r>
      <w:r w:rsidR="0075485B">
        <w:t>(</w:t>
      </w:r>
      <w:r>
        <w:t xml:space="preserve">3), </w:t>
      </w:r>
      <w:r>
        <w:rPr>
          <w:i/>
        </w:rPr>
        <w:t xml:space="preserve">panna sanan jonku perhään </w:t>
      </w:r>
      <w:r w:rsidR="00BA1173" w:rsidRPr="00BA1173">
        <w:t>~</w:t>
      </w:r>
      <w:r>
        <w:rPr>
          <w:i/>
        </w:rPr>
        <w:t xml:space="preserve"> pörhään </w:t>
      </w:r>
      <w:r w:rsidR="0075485B">
        <w:t>(</w:t>
      </w:r>
      <w:r>
        <w:t>4)</w:t>
      </w:r>
      <w:r w:rsidR="001B127A" w:rsidRPr="001B127A">
        <w:t>.</w:t>
      </w:r>
    </w:p>
    <w:p w14:paraId="29E4AE66" w14:textId="1130B327" w:rsidR="00AE681D" w:rsidRDefault="0075485B" w:rsidP="00AE681D">
      <w:r>
        <w:t>(</w:t>
      </w:r>
      <w:r w:rsidR="00AE681D">
        <w:t xml:space="preserve">1) Net hää’ythiin ennen olla vaarassa </w:t>
      </w:r>
      <w:r w:rsidR="00646BFF">
        <w:t>[</w:t>
      </w:r>
      <w:r w:rsidR="00AE681D" w:rsidRPr="00646BFF">
        <w:t>eloitten</w:t>
      </w:r>
      <w:r w:rsidR="00AE681D" w:rsidRPr="00FB768C">
        <w:rPr>
          <w:i/>
        </w:rPr>
        <w:t xml:space="preserve"> perässä</w:t>
      </w:r>
      <w:r w:rsidR="00646BFF">
        <w:t>]</w:t>
      </w:r>
      <w:r w:rsidR="00AE681D">
        <w:t>.</w:t>
      </w:r>
    </w:p>
    <w:p w14:paraId="45033F45" w14:textId="34CA5461" w:rsidR="00AE681D" w:rsidRDefault="0075485B" w:rsidP="00AE681D">
      <w:r>
        <w:t>(</w:t>
      </w:r>
      <w:r w:rsidR="00AE681D">
        <w:t xml:space="preserve">2) Porot laukothiin syksylä </w:t>
      </w:r>
      <w:r w:rsidR="00646BFF">
        <w:t>[</w:t>
      </w:r>
      <w:r w:rsidR="00AE681D" w:rsidRPr="00646BFF">
        <w:t>sieniin</w:t>
      </w:r>
      <w:r w:rsidR="00AE681D" w:rsidRPr="004C7D96">
        <w:rPr>
          <w:i/>
        </w:rPr>
        <w:t xml:space="preserve"> pörässä</w:t>
      </w:r>
      <w:r w:rsidR="00646BFF">
        <w:t>]</w:t>
      </w:r>
      <w:r w:rsidR="00AE681D">
        <w:t>.</w:t>
      </w:r>
    </w:p>
    <w:p w14:paraId="289F0718" w14:textId="21B20520" w:rsidR="00AE681D" w:rsidRDefault="0075485B" w:rsidP="00AE681D">
      <w:r>
        <w:t>(</w:t>
      </w:r>
      <w:r w:rsidR="00AE681D">
        <w:t>3) Ko lapset tulhaan koulusta, se äiji</w:t>
      </w:r>
      <w:r w:rsidR="00E23308">
        <w:t xml:space="preserve"> saapi </w:t>
      </w:r>
      <w:r w:rsidR="00AE681D">
        <w:t xml:space="preserve">kattoa </w:t>
      </w:r>
      <w:r w:rsidR="00646BFF">
        <w:t>[</w:t>
      </w:r>
      <w:r w:rsidR="00AE681D" w:rsidRPr="00646BFF">
        <w:t>niitten</w:t>
      </w:r>
      <w:r w:rsidR="00AE681D" w:rsidRPr="00A76BF4">
        <w:rPr>
          <w:i/>
        </w:rPr>
        <w:t xml:space="preserve"> perhään</w:t>
      </w:r>
      <w:r w:rsidR="00646BFF">
        <w:t>]</w:t>
      </w:r>
      <w:r w:rsidR="00AE681D">
        <w:t>.</w:t>
      </w:r>
    </w:p>
    <w:p w14:paraId="77DFF311" w14:textId="48150EB7" w:rsidR="00AE681D" w:rsidRDefault="0075485B" w:rsidP="00AE681D">
      <w:r>
        <w:t>(</w:t>
      </w:r>
      <w:r w:rsidR="00AE681D">
        <w:t xml:space="preserve">4) Anni pani heti sanan </w:t>
      </w:r>
      <w:r w:rsidR="00646BFF">
        <w:t>[</w:t>
      </w:r>
      <w:r w:rsidR="00AE681D" w:rsidRPr="00646BFF">
        <w:t>niitten</w:t>
      </w:r>
      <w:r w:rsidR="00AE681D" w:rsidRPr="00A76BF4">
        <w:rPr>
          <w:i/>
        </w:rPr>
        <w:t xml:space="preserve"> pörhään</w:t>
      </w:r>
      <w:r w:rsidR="00646BFF">
        <w:t>]</w:t>
      </w:r>
      <w:r w:rsidR="00AE681D">
        <w:t>.</w:t>
      </w:r>
    </w:p>
    <w:p w14:paraId="657CBABA" w14:textId="3A420410" w:rsidR="00AE681D" w:rsidRPr="0043168E" w:rsidRDefault="00AE681D" w:rsidP="0043168E">
      <w:pPr>
        <w:pStyle w:val="Overskrift3"/>
        <w:rPr>
          <w:i/>
        </w:rPr>
      </w:pPr>
      <w:bookmarkStart w:id="2122" w:name="_Toc311274005"/>
      <w:r w:rsidRPr="0043168E">
        <w:rPr>
          <w:i/>
        </w:rPr>
        <w:t>kans</w:t>
      </w:r>
      <w:r w:rsidR="001B127A" w:rsidRPr="001B127A">
        <w:t>(</w:t>
      </w:r>
      <w:r w:rsidR="00A24EF3">
        <w:rPr>
          <w:i/>
        </w:rPr>
        <w:t>a</w:t>
      </w:r>
      <w:r w:rsidR="001B127A" w:rsidRPr="001B127A">
        <w:t>)</w:t>
      </w:r>
      <w:bookmarkEnd w:id="2122"/>
    </w:p>
    <w:p w14:paraId="7D144C9B" w14:textId="612F8CAC" w:rsidR="00AE681D" w:rsidRDefault="00AE681D" w:rsidP="00AE681D">
      <w:r>
        <w:t xml:space="preserve">Postposisuunii </w:t>
      </w:r>
      <w:r>
        <w:rPr>
          <w:i/>
        </w:rPr>
        <w:t>kans</w:t>
      </w:r>
      <w:r w:rsidR="001B127A" w:rsidRPr="001B127A">
        <w:t>(</w:t>
      </w:r>
      <w:r w:rsidR="00A24EF3">
        <w:rPr>
          <w:i/>
        </w:rPr>
        <w:t>a</w:t>
      </w:r>
      <w:r w:rsidR="001B127A" w:rsidRPr="001B127A">
        <w:t>)</w:t>
      </w:r>
      <w:r w:rsidR="00A24EF3">
        <w:rPr>
          <w:i/>
        </w:rPr>
        <w:t xml:space="preserve"> </w:t>
      </w:r>
      <w:r>
        <w:t xml:space="preserve">käytethään esimerkiksi semmoisissa verbifraasiissa ko </w:t>
      </w:r>
      <w:r w:rsidR="00C5591D">
        <w:rPr>
          <w:i/>
        </w:rPr>
        <w:t>käy</w:t>
      </w:r>
      <w:r w:rsidR="0075485B" w:rsidRPr="0075485B">
        <w:t>(</w:t>
      </w:r>
      <w:r w:rsidR="00C5591D">
        <w:rPr>
          <w:i/>
        </w:rPr>
        <w:t>đ</w:t>
      </w:r>
      <w:r w:rsidR="0075485B" w:rsidRPr="0075485B">
        <w:t>)</w:t>
      </w:r>
      <w:r w:rsidR="00C5591D">
        <w:rPr>
          <w:i/>
        </w:rPr>
        <w:t>ä väärin</w:t>
      </w:r>
      <w:r w:rsidR="0098090B" w:rsidRPr="0098090B">
        <w:t>/</w:t>
      </w:r>
      <w:r>
        <w:rPr>
          <w:i/>
        </w:rPr>
        <w:t>hyvin jonku kans</w:t>
      </w:r>
      <w:r w:rsidR="0075485B" w:rsidRPr="0075485B">
        <w:t>(</w:t>
      </w:r>
      <w:r>
        <w:rPr>
          <w:i/>
        </w:rPr>
        <w:t>a</w:t>
      </w:r>
      <w:r w:rsidR="0075485B" w:rsidRPr="0075485B">
        <w:t>)</w:t>
      </w:r>
      <w:r>
        <w:rPr>
          <w:i/>
        </w:rPr>
        <w:t xml:space="preserve"> </w:t>
      </w:r>
      <w:r w:rsidR="0075485B">
        <w:t>(</w:t>
      </w:r>
      <w:r>
        <w:t>1)</w:t>
      </w:r>
      <w:r>
        <w:rPr>
          <w:i/>
        </w:rPr>
        <w:t xml:space="preserve"> </w:t>
      </w:r>
      <w:r>
        <w:t xml:space="preserve">ja </w:t>
      </w:r>
      <w:r w:rsidR="00C5591D">
        <w:rPr>
          <w:i/>
        </w:rPr>
        <w:t>tulla hoppu</w:t>
      </w:r>
      <w:r w:rsidR="0098090B" w:rsidRPr="0098090B">
        <w:t>/</w:t>
      </w:r>
      <w:r>
        <w:rPr>
          <w:i/>
        </w:rPr>
        <w:t xml:space="preserve">hätä </w:t>
      </w:r>
      <w:r w:rsidRPr="00045021">
        <w:rPr>
          <w:i/>
        </w:rPr>
        <w:t>jonku kans</w:t>
      </w:r>
      <w:r w:rsidR="0075485B" w:rsidRPr="0075485B">
        <w:t>(</w:t>
      </w:r>
      <w:r w:rsidRPr="00045021">
        <w:rPr>
          <w:i/>
        </w:rPr>
        <w:t>a</w:t>
      </w:r>
      <w:r w:rsidR="0075485B" w:rsidRPr="0075485B">
        <w:t>)</w:t>
      </w:r>
      <w:r>
        <w:rPr>
          <w:i/>
        </w:rPr>
        <w:t xml:space="preserve"> </w:t>
      </w:r>
      <w:r w:rsidR="0075485B">
        <w:t>(</w:t>
      </w:r>
      <w:r>
        <w:t>2, 3).</w:t>
      </w:r>
    </w:p>
    <w:p w14:paraId="0ECBCAC0" w14:textId="67BC0041" w:rsidR="00AE681D" w:rsidRPr="0081274D" w:rsidRDefault="0075485B" w:rsidP="00AE681D">
      <w:r>
        <w:t>(</w:t>
      </w:r>
      <w:r w:rsidR="00AE681D">
        <w:t xml:space="preserve">1) </w:t>
      </w:r>
      <w:r w:rsidR="001952A3">
        <w:t>[</w:t>
      </w:r>
      <w:r w:rsidR="00AE681D" w:rsidRPr="001952A3">
        <w:t>Matin</w:t>
      </w:r>
      <w:r w:rsidR="00AE681D" w:rsidRPr="004E21F3">
        <w:rPr>
          <w:i/>
        </w:rPr>
        <w:t xml:space="preserve"> kans</w:t>
      </w:r>
      <w:r w:rsidR="001952A3">
        <w:t>]</w:t>
      </w:r>
      <w:r w:rsidR="00AE681D">
        <w:t xml:space="preserve"> oon käyny väärin, mutta </w:t>
      </w:r>
      <w:r w:rsidR="001952A3">
        <w:t>[</w:t>
      </w:r>
      <w:r w:rsidR="00AE681D" w:rsidRPr="001952A3">
        <w:t>Pekan</w:t>
      </w:r>
      <w:r w:rsidR="00AE681D">
        <w:rPr>
          <w:i/>
        </w:rPr>
        <w:t xml:space="preserve"> kans</w:t>
      </w:r>
      <w:r w:rsidR="001952A3">
        <w:t>]</w:t>
      </w:r>
      <w:r w:rsidR="00AE681D">
        <w:rPr>
          <w:i/>
        </w:rPr>
        <w:t xml:space="preserve"> </w:t>
      </w:r>
      <w:r w:rsidR="00AE681D">
        <w:t>oikhein hyvin.</w:t>
      </w:r>
    </w:p>
    <w:p w14:paraId="3B2DE5B7" w14:textId="0BD78920" w:rsidR="00AE681D" w:rsidRDefault="0075485B" w:rsidP="00AE681D">
      <w:r>
        <w:t>(</w:t>
      </w:r>
      <w:r w:rsidR="00AE681D">
        <w:t xml:space="preserve">2) Vanhaasseen aikhaan ei </w:t>
      </w:r>
      <w:r w:rsidR="001952A3">
        <w:t>[</w:t>
      </w:r>
      <w:r w:rsidR="00AE681D" w:rsidRPr="001952A3">
        <w:t>kalan</w:t>
      </w:r>
      <w:r w:rsidR="00AE681D" w:rsidRPr="00FD7C16">
        <w:rPr>
          <w:i/>
        </w:rPr>
        <w:t xml:space="preserve"> kans</w:t>
      </w:r>
      <w:r w:rsidR="001952A3">
        <w:t>]</w:t>
      </w:r>
      <w:r w:rsidR="00AE681D">
        <w:t xml:space="preserve"> tullu koskhaan hätä.</w:t>
      </w:r>
    </w:p>
    <w:p w14:paraId="6AD27FA2" w14:textId="2E2699CA" w:rsidR="00AE681D" w:rsidRDefault="0075485B" w:rsidP="00AE681D">
      <w:r>
        <w:t>(</w:t>
      </w:r>
      <w:r w:rsidR="00AE681D">
        <w:t xml:space="preserve">3) Se tullee aina hoppu </w:t>
      </w:r>
      <w:r w:rsidR="001952A3">
        <w:t>[</w:t>
      </w:r>
      <w:r w:rsidR="00AE681D" w:rsidRPr="001952A3">
        <w:t>ruvan</w:t>
      </w:r>
      <w:r w:rsidR="00AE681D" w:rsidRPr="00FD7C16">
        <w:rPr>
          <w:i/>
        </w:rPr>
        <w:t xml:space="preserve"> kans</w:t>
      </w:r>
      <w:r w:rsidR="001952A3">
        <w:t>]</w:t>
      </w:r>
      <w:r w:rsidR="00AE681D">
        <w:t>.</w:t>
      </w:r>
    </w:p>
    <w:p w14:paraId="324F64CA" w14:textId="77777777" w:rsidR="0024166E" w:rsidRPr="0043168E" w:rsidRDefault="0024166E" w:rsidP="0024166E">
      <w:pPr>
        <w:pStyle w:val="Overskrift3"/>
        <w:rPr>
          <w:i/>
        </w:rPr>
      </w:pPr>
      <w:bookmarkStart w:id="2123" w:name="_Toc311274006"/>
      <w:r w:rsidRPr="0043168E">
        <w:rPr>
          <w:i/>
        </w:rPr>
        <w:t>päältä</w:t>
      </w:r>
      <w:bookmarkEnd w:id="2123"/>
    </w:p>
    <w:p w14:paraId="2ADA588D" w14:textId="77777777" w:rsidR="0024166E" w:rsidRDefault="0024166E" w:rsidP="0024166E">
      <w:r>
        <w:rPr>
          <w:i/>
        </w:rPr>
        <w:t>päältä-</w:t>
      </w:r>
      <w:r>
        <w:t>fraassii</w:t>
      </w:r>
      <w:r>
        <w:rPr>
          <w:i/>
        </w:rPr>
        <w:t xml:space="preserve"> </w:t>
      </w:r>
      <w:r>
        <w:t>käytethään eriliikaisesti jonkulaista riitelemistä tarkoittaaviitten verbiin kans (1–3) eli semmoisen substantiivifraasin defineerauksena, mikä tarkoittaa riittaa (4). Mutta muunkilainen verbi oon mahđolinen (5).</w:t>
      </w:r>
    </w:p>
    <w:p w14:paraId="1583D16C" w14:textId="74C8265F" w:rsidR="0024166E" w:rsidRDefault="0024166E" w:rsidP="0024166E">
      <w:r>
        <w:t xml:space="preserve">(1) Se oon kumma, ette killaava riielä </w:t>
      </w:r>
      <w:r w:rsidR="001952A3">
        <w:t>[</w:t>
      </w:r>
      <w:r w:rsidRPr="001952A3">
        <w:t>marjoi</w:t>
      </w:r>
      <w:r w:rsidR="00A41388">
        <w:t>tte</w:t>
      </w:r>
      <w:r w:rsidRPr="001952A3">
        <w:t>n</w:t>
      </w:r>
      <w:r w:rsidRPr="006046AD">
        <w:rPr>
          <w:i/>
        </w:rPr>
        <w:t xml:space="preserve"> päältä</w:t>
      </w:r>
      <w:r w:rsidR="001952A3">
        <w:t>]</w:t>
      </w:r>
      <w:r>
        <w:t>.</w:t>
      </w:r>
    </w:p>
    <w:p w14:paraId="7D05D88C" w14:textId="1D751E8A" w:rsidR="0024166E" w:rsidRDefault="0024166E" w:rsidP="0024166E">
      <w:r>
        <w:t xml:space="preserve">(2) Mie freistasin tingata </w:t>
      </w:r>
      <w:r w:rsidR="001952A3">
        <w:t>[</w:t>
      </w:r>
      <w:r w:rsidRPr="001952A3">
        <w:t>palkan</w:t>
      </w:r>
      <w:r w:rsidRPr="006046AD">
        <w:rPr>
          <w:i/>
        </w:rPr>
        <w:t xml:space="preserve"> päältä</w:t>
      </w:r>
      <w:r w:rsidR="001952A3">
        <w:t>]</w:t>
      </w:r>
      <w:r>
        <w:t>, ette saisin sen ylös.</w:t>
      </w:r>
    </w:p>
    <w:p w14:paraId="64517B87" w14:textId="68F24D3B" w:rsidR="0024166E" w:rsidRDefault="0024166E" w:rsidP="0024166E">
      <w:r>
        <w:t xml:space="preserve">(3) Kovasti net taistelthiin </w:t>
      </w:r>
      <w:r w:rsidR="001952A3">
        <w:t>[</w:t>
      </w:r>
      <w:r w:rsidRPr="001952A3">
        <w:t>sen</w:t>
      </w:r>
      <w:r w:rsidRPr="004A360E">
        <w:rPr>
          <w:i/>
        </w:rPr>
        <w:t xml:space="preserve"> päältä</w:t>
      </w:r>
      <w:r w:rsidR="001952A3">
        <w:t>]</w:t>
      </w:r>
      <w:r>
        <w:t>, ette saathiin kylän säilymhään.</w:t>
      </w:r>
    </w:p>
    <w:p w14:paraId="24FCCFDF" w14:textId="63ED0A8E" w:rsidR="0024166E" w:rsidRDefault="0024166E" w:rsidP="0024166E">
      <w:r>
        <w:t xml:space="preserve">(4) Alattiossa oli riita </w:t>
      </w:r>
      <w:r w:rsidR="001952A3">
        <w:t>[</w:t>
      </w:r>
      <w:r w:rsidR="00AF4382" w:rsidRPr="00AF4382">
        <w:t>sen</w:t>
      </w:r>
      <w:r w:rsidR="00AF4382">
        <w:t xml:space="preserve"> </w:t>
      </w:r>
      <w:r w:rsidR="00A41388">
        <w:t>pađ</w:t>
      </w:r>
      <w:r w:rsidRPr="001952A3">
        <w:t>on</w:t>
      </w:r>
      <w:r w:rsidRPr="00361CF2">
        <w:rPr>
          <w:i/>
        </w:rPr>
        <w:t xml:space="preserve"> päältä</w:t>
      </w:r>
      <w:r w:rsidR="001952A3">
        <w:t>]</w:t>
      </w:r>
      <w:r>
        <w:t>.</w:t>
      </w:r>
    </w:p>
    <w:p w14:paraId="11BF7216" w14:textId="466309B3" w:rsidR="0024166E" w:rsidRDefault="0024166E" w:rsidP="0024166E">
      <w:r>
        <w:t xml:space="preserve">(5) Ei ihminen tarvitte hävetä </w:t>
      </w:r>
      <w:r w:rsidR="001952A3">
        <w:t>[</w:t>
      </w:r>
      <w:r w:rsidRPr="001952A3">
        <w:t>oman kielen</w:t>
      </w:r>
      <w:r w:rsidRPr="005B46AD">
        <w:rPr>
          <w:i/>
        </w:rPr>
        <w:t xml:space="preserve"> päältä</w:t>
      </w:r>
      <w:r w:rsidR="001952A3">
        <w:t>]</w:t>
      </w:r>
      <w:r>
        <w:t>.</w:t>
      </w:r>
    </w:p>
    <w:p w14:paraId="788861D2" w14:textId="77777777" w:rsidR="0024166E" w:rsidRDefault="0024166E" w:rsidP="0024166E">
      <w:r>
        <w:rPr>
          <w:i/>
        </w:rPr>
        <w:t>hävetä-</w:t>
      </w:r>
      <w:r>
        <w:t>verbin kans käytethään kans substantiivifraassii, mikä saattaa olla elatiivissa eli partitiivissa (6).</w:t>
      </w:r>
    </w:p>
    <w:p w14:paraId="2FBE4AFC" w14:textId="5D7DE409" w:rsidR="0024166E" w:rsidRPr="001A1EA5" w:rsidRDefault="0024166E" w:rsidP="00AE681D">
      <w:r>
        <w:t xml:space="preserve">(6) Ei ihminen tarvitte hävetä </w:t>
      </w:r>
      <w:r w:rsidR="001952A3">
        <w:t>[</w:t>
      </w:r>
      <w:r w:rsidRPr="001952A3">
        <w:t>hänen omasta kielestä</w:t>
      </w:r>
      <w:r w:rsidR="001952A3">
        <w:t>]</w:t>
      </w:r>
      <w:r w:rsidRPr="004421A0">
        <w:rPr>
          <w:i/>
        </w:rPr>
        <w:t xml:space="preserve"> </w:t>
      </w:r>
      <w:r w:rsidR="00BA1173" w:rsidRPr="00BA1173">
        <w:t>~</w:t>
      </w:r>
      <w:r w:rsidRPr="004421A0">
        <w:rPr>
          <w:i/>
        </w:rPr>
        <w:t xml:space="preserve"> </w:t>
      </w:r>
      <w:r w:rsidR="001952A3">
        <w:t>[</w:t>
      </w:r>
      <w:r w:rsidRPr="001952A3">
        <w:t>hänen ommaa kieltä</w:t>
      </w:r>
      <w:r w:rsidR="001952A3">
        <w:t>]</w:t>
      </w:r>
      <w:r>
        <w:t>.</w:t>
      </w:r>
    </w:p>
    <w:p w14:paraId="2877681C" w14:textId="25949D88" w:rsidR="00AE681D" w:rsidRPr="00755CB1" w:rsidRDefault="00AE681D" w:rsidP="00755CB1">
      <w:pPr>
        <w:pStyle w:val="Overskrift3"/>
        <w:rPr>
          <w:i/>
        </w:rPr>
      </w:pPr>
      <w:bookmarkStart w:id="2124" w:name="_Toc311274007"/>
      <w:r w:rsidRPr="00755CB1">
        <w:rPr>
          <w:i/>
        </w:rPr>
        <w:t>pääle</w:t>
      </w:r>
      <w:r w:rsidR="001B127A" w:rsidRPr="001B127A">
        <w:t>(</w:t>
      </w:r>
      <w:r w:rsidRPr="00755CB1">
        <w:rPr>
          <w:i/>
        </w:rPr>
        <w:t>t</w:t>
      </w:r>
      <w:r w:rsidR="001B127A" w:rsidRPr="001B127A">
        <w:t>)</w:t>
      </w:r>
      <w:bookmarkEnd w:id="2124"/>
    </w:p>
    <w:p w14:paraId="07E1B033" w14:textId="0C6C94FA" w:rsidR="00AE681D" w:rsidRDefault="00AE681D" w:rsidP="00AE681D">
      <w:r>
        <w:t xml:space="preserve">Postposisuunii </w:t>
      </w:r>
      <w:r>
        <w:rPr>
          <w:i/>
        </w:rPr>
        <w:t>pääle</w:t>
      </w:r>
      <w:r w:rsidR="0075485B" w:rsidRPr="0075485B">
        <w:t>(</w:t>
      </w:r>
      <w:r>
        <w:rPr>
          <w:i/>
        </w:rPr>
        <w:t>t</w:t>
      </w:r>
      <w:r w:rsidR="0075485B" w:rsidRPr="0075485B">
        <w:t>)</w:t>
      </w:r>
      <w:r>
        <w:t xml:space="preserve"> käytethään usheeman tyyppisten verbiin ja kans substanti</w:t>
      </w:r>
      <w:r w:rsidR="0018492E">
        <w:t>i</w:t>
      </w:r>
      <w:r>
        <w:t xml:space="preserve">viitten kans ja monissa fastoissa fraasiissa. Fastoi fraassii oon esimerkiksi </w:t>
      </w:r>
      <w:r>
        <w:rPr>
          <w:i/>
        </w:rPr>
        <w:t>käy</w:t>
      </w:r>
      <w:r w:rsidR="0075485B" w:rsidRPr="0075485B">
        <w:t>(</w:t>
      </w:r>
      <w:r>
        <w:rPr>
          <w:i/>
        </w:rPr>
        <w:t>đ</w:t>
      </w:r>
      <w:r w:rsidR="0075485B" w:rsidRPr="0075485B">
        <w:t>)</w:t>
      </w:r>
      <w:r>
        <w:rPr>
          <w:i/>
        </w:rPr>
        <w:t>ä jonku pääle</w:t>
      </w:r>
      <w:r w:rsidR="0075485B" w:rsidRPr="0075485B">
        <w:t>(</w:t>
      </w:r>
      <w:r>
        <w:rPr>
          <w:i/>
        </w:rPr>
        <w:t>t</w:t>
      </w:r>
      <w:r w:rsidR="0075485B" w:rsidRPr="0075485B">
        <w:t>)</w:t>
      </w:r>
      <w:r>
        <w:rPr>
          <w:i/>
        </w:rPr>
        <w:t xml:space="preserve"> </w:t>
      </w:r>
      <w:r w:rsidR="0075485B">
        <w:t>(</w:t>
      </w:r>
      <w:r w:rsidRPr="002B3279">
        <w:t xml:space="preserve">1, 2) </w:t>
      </w:r>
      <w:r>
        <w:t xml:space="preserve">ja </w:t>
      </w:r>
      <w:r>
        <w:rPr>
          <w:i/>
        </w:rPr>
        <w:t>ottaa</w:t>
      </w:r>
      <w:r w:rsidR="0075485B" w:rsidRPr="0075485B">
        <w:t>(</w:t>
      </w:r>
      <w:r>
        <w:rPr>
          <w:i/>
        </w:rPr>
        <w:t>t</w:t>
      </w:r>
      <w:r w:rsidR="0075485B" w:rsidRPr="0075485B">
        <w:t>)</w:t>
      </w:r>
      <w:r>
        <w:rPr>
          <w:i/>
        </w:rPr>
        <w:t xml:space="preserve"> pääle</w:t>
      </w:r>
      <w:r w:rsidR="0075485B" w:rsidRPr="0075485B">
        <w:t>(</w:t>
      </w:r>
      <w:r>
        <w:rPr>
          <w:i/>
        </w:rPr>
        <w:t>t</w:t>
      </w:r>
      <w:r w:rsidR="0075485B" w:rsidRPr="0075485B">
        <w:t>)</w:t>
      </w:r>
      <w:r>
        <w:rPr>
          <w:i/>
        </w:rPr>
        <w:t xml:space="preserve"> </w:t>
      </w:r>
      <w:r w:rsidR="0075485B">
        <w:t>(</w:t>
      </w:r>
      <w:r>
        <w:t xml:space="preserve">3). Näjemä ette näitä kahta fraassii saattaa käyttäät synonyymisestiki </w:t>
      </w:r>
      <w:r w:rsidR="0075485B">
        <w:t>(</w:t>
      </w:r>
      <w:r w:rsidR="00DA1AA8">
        <w:t xml:space="preserve">verttaa </w:t>
      </w:r>
      <w:r>
        <w:t>2, 3).</w:t>
      </w:r>
    </w:p>
    <w:p w14:paraId="78314694" w14:textId="6E9325A5" w:rsidR="00AE681D" w:rsidRDefault="0075485B" w:rsidP="00AE681D">
      <w:r>
        <w:t>(</w:t>
      </w:r>
      <w:r w:rsidR="00AE681D">
        <w:t xml:space="preserve">1) Heti ryövärit käythiin </w:t>
      </w:r>
      <w:r w:rsidR="00222A29">
        <w:t>[</w:t>
      </w:r>
      <w:r w:rsidR="00AE681D" w:rsidRPr="00222A29">
        <w:t>sen</w:t>
      </w:r>
      <w:r w:rsidR="00AE681D" w:rsidRPr="00FB00F0">
        <w:rPr>
          <w:i/>
        </w:rPr>
        <w:t xml:space="preserve"> </w:t>
      </w:r>
      <w:r w:rsidR="00AE681D" w:rsidRPr="00222A29">
        <w:t>trengin</w:t>
      </w:r>
      <w:r w:rsidR="00AE681D" w:rsidRPr="00FB00F0">
        <w:rPr>
          <w:i/>
        </w:rPr>
        <w:t xml:space="preserve"> pääle</w:t>
      </w:r>
      <w:r w:rsidR="00AE681D">
        <w:rPr>
          <w:i/>
        </w:rPr>
        <w:t>t</w:t>
      </w:r>
      <w:r w:rsidR="00222A29">
        <w:t>]</w:t>
      </w:r>
      <w:r w:rsidR="00AE681D">
        <w:t>.</w:t>
      </w:r>
    </w:p>
    <w:p w14:paraId="156D827F" w14:textId="1FBAA216" w:rsidR="00AE681D" w:rsidRDefault="0075485B" w:rsidP="00AE681D">
      <w:r>
        <w:t>(</w:t>
      </w:r>
      <w:r w:rsidR="00AE681D">
        <w:t xml:space="preserve">2) Kova työ alkoi käymhään </w:t>
      </w:r>
      <w:r w:rsidR="00222A29">
        <w:t>[</w:t>
      </w:r>
      <w:r w:rsidR="00AE681D" w:rsidRPr="00222A29">
        <w:t>kropin</w:t>
      </w:r>
      <w:r w:rsidR="00AE681D" w:rsidRPr="00E74239">
        <w:rPr>
          <w:i/>
        </w:rPr>
        <w:t xml:space="preserve"> pääle</w:t>
      </w:r>
      <w:r w:rsidR="00222A29">
        <w:t>]</w:t>
      </w:r>
      <w:r w:rsidR="00AE681D">
        <w:t>.</w:t>
      </w:r>
    </w:p>
    <w:p w14:paraId="2533F6D0" w14:textId="37951816" w:rsidR="00AE681D" w:rsidRDefault="0075485B" w:rsidP="00AE681D">
      <w:r>
        <w:t>(</w:t>
      </w:r>
      <w:r w:rsidR="00AE681D">
        <w:t xml:space="preserve">3) Pimmee aika ottaa niin hirmusesti </w:t>
      </w:r>
      <w:r w:rsidR="00222A29">
        <w:t>[</w:t>
      </w:r>
      <w:r w:rsidR="00AE681D" w:rsidRPr="00222A29">
        <w:t>ämmin tervhey</w:t>
      </w:r>
      <w:r w:rsidR="00BE77F2">
        <w:t>đ</w:t>
      </w:r>
      <w:r w:rsidR="00AE681D" w:rsidRPr="00222A29">
        <w:t>en</w:t>
      </w:r>
      <w:r w:rsidR="00AE681D" w:rsidRPr="00354ED6">
        <w:rPr>
          <w:i/>
        </w:rPr>
        <w:t xml:space="preserve"> pääle</w:t>
      </w:r>
      <w:r w:rsidR="00222A29">
        <w:t>]</w:t>
      </w:r>
      <w:r w:rsidR="00AE681D">
        <w:t>.</w:t>
      </w:r>
    </w:p>
    <w:p w14:paraId="4CFF8A98" w14:textId="02C62E84" w:rsidR="004E5474" w:rsidRDefault="004E5474" w:rsidP="00AE681D">
      <w:r>
        <w:t xml:space="preserve">Fastoi fraassii oon kans </w:t>
      </w:r>
      <w:r w:rsidR="0018492E">
        <w:rPr>
          <w:i/>
        </w:rPr>
        <w:t>jou</w:t>
      </w:r>
      <w:r>
        <w:rPr>
          <w:i/>
        </w:rPr>
        <w:t xml:space="preserve">ttuut </w:t>
      </w:r>
      <w:r w:rsidR="00BA1173" w:rsidRPr="00BA1173">
        <w:t>~</w:t>
      </w:r>
      <w:r>
        <w:rPr>
          <w:i/>
        </w:rPr>
        <w:t xml:space="preserve"> joutua</w:t>
      </w:r>
      <w:r w:rsidR="0075485B" w:rsidRPr="0075485B">
        <w:t>(</w:t>
      </w:r>
      <w:r>
        <w:rPr>
          <w:i/>
        </w:rPr>
        <w:t>t</w:t>
      </w:r>
      <w:r w:rsidR="0075485B" w:rsidRPr="0075485B">
        <w:t>)</w:t>
      </w:r>
      <w:r>
        <w:rPr>
          <w:i/>
        </w:rPr>
        <w:t xml:space="preserve"> </w:t>
      </w:r>
      <w:r w:rsidR="0098090B" w:rsidRPr="0098090B">
        <w:t>/</w:t>
      </w:r>
      <w:r>
        <w:rPr>
          <w:i/>
        </w:rPr>
        <w:t xml:space="preserve"> tulla jonku pääle</w:t>
      </w:r>
      <w:r w:rsidR="0075485B" w:rsidRPr="0075485B">
        <w:t>(</w:t>
      </w:r>
      <w:r>
        <w:rPr>
          <w:i/>
        </w:rPr>
        <w:t>t</w:t>
      </w:r>
      <w:r w:rsidR="0075485B" w:rsidRPr="0075485B">
        <w:t>)</w:t>
      </w:r>
      <w:r>
        <w:rPr>
          <w:i/>
        </w:rPr>
        <w:t xml:space="preserve"> </w:t>
      </w:r>
      <w:r w:rsidR="00554311">
        <w:t>(4, 5)</w:t>
      </w:r>
      <w:r>
        <w:t>.</w:t>
      </w:r>
    </w:p>
    <w:p w14:paraId="1767B954" w14:textId="0FF737F3" w:rsidR="004E5474" w:rsidRPr="0043168E" w:rsidRDefault="00554311" w:rsidP="004E5474">
      <w:pPr>
        <w:rPr>
          <w:rFonts w:eastAsia="Times New Roman"/>
        </w:rPr>
      </w:pPr>
      <w:r w:rsidRPr="0043168E">
        <w:rPr>
          <w:rFonts w:eastAsia="Times New Roman"/>
        </w:rPr>
        <w:t xml:space="preserve">(4) </w:t>
      </w:r>
      <w:r w:rsidR="004E5474" w:rsidRPr="0043168E">
        <w:rPr>
          <w:rFonts w:eastAsia="Times New Roman"/>
        </w:rPr>
        <w:t xml:space="preserve">Se joutui </w:t>
      </w:r>
      <w:r w:rsidR="009C0B24">
        <w:rPr>
          <w:rFonts w:eastAsia="Times New Roman"/>
        </w:rPr>
        <w:t>[</w:t>
      </w:r>
      <w:r w:rsidR="004E5474" w:rsidRPr="009C0B24">
        <w:rPr>
          <w:rFonts w:eastAsia="Times New Roman"/>
          <w:bCs/>
        </w:rPr>
        <w:t>palvelijan</w:t>
      </w:r>
      <w:r w:rsidR="004E5474" w:rsidRPr="0043168E">
        <w:rPr>
          <w:rFonts w:eastAsia="Times New Roman"/>
          <w:bCs/>
          <w:i/>
        </w:rPr>
        <w:t xml:space="preserve"> </w:t>
      </w:r>
      <w:r w:rsidR="004E5474" w:rsidRPr="0043168E">
        <w:rPr>
          <w:rFonts w:eastAsia="Times New Roman"/>
          <w:i/>
        </w:rPr>
        <w:t>pääle</w:t>
      </w:r>
      <w:r w:rsidR="009C0B24">
        <w:rPr>
          <w:rFonts w:eastAsia="Times New Roman"/>
        </w:rPr>
        <w:t>]</w:t>
      </w:r>
      <w:r w:rsidR="004E5474" w:rsidRPr="0043168E">
        <w:rPr>
          <w:rFonts w:eastAsia="Times New Roman"/>
        </w:rPr>
        <w:t xml:space="preserve"> kaikki se ruokahoito.</w:t>
      </w:r>
    </w:p>
    <w:p w14:paraId="6A2137D4" w14:textId="323B31F5" w:rsidR="004E5474" w:rsidRPr="00883DF9" w:rsidRDefault="00554311" w:rsidP="00AE681D">
      <w:pPr>
        <w:rPr>
          <w:rFonts w:eastAsia="Times New Roman"/>
        </w:rPr>
      </w:pPr>
      <w:r w:rsidRPr="0043168E">
        <w:rPr>
          <w:rFonts w:eastAsia="Times New Roman"/>
        </w:rPr>
        <w:t xml:space="preserve">(5) </w:t>
      </w:r>
      <w:r w:rsidR="004E5474" w:rsidRPr="0043168E">
        <w:rPr>
          <w:rFonts w:eastAsia="Times New Roman"/>
        </w:rPr>
        <w:t xml:space="preserve">Se tuli </w:t>
      </w:r>
      <w:r w:rsidR="009C0B24">
        <w:rPr>
          <w:rFonts w:eastAsia="Times New Roman"/>
        </w:rPr>
        <w:t>[</w:t>
      </w:r>
      <w:r w:rsidR="004E5474" w:rsidRPr="009C0B24">
        <w:rPr>
          <w:rFonts w:eastAsia="Times New Roman"/>
        </w:rPr>
        <w:t>mamman</w:t>
      </w:r>
      <w:r w:rsidR="004E5474" w:rsidRPr="0043168E">
        <w:rPr>
          <w:rFonts w:eastAsia="Times New Roman"/>
          <w:i/>
        </w:rPr>
        <w:t xml:space="preserve"> pääle</w:t>
      </w:r>
      <w:r w:rsidR="009C0B24">
        <w:rPr>
          <w:rFonts w:eastAsia="Times New Roman"/>
        </w:rPr>
        <w:t>]</w:t>
      </w:r>
      <w:r w:rsidR="004E5474" w:rsidRPr="0043168E">
        <w:rPr>
          <w:rFonts w:eastAsia="Times New Roman"/>
        </w:rPr>
        <w:t xml:space="preserve"> </w:t>
      </w:r>
      <w:r w:rsidR="00382150">
        <w:rPr>
          <w:rFonts w:eastAsia="Times New Roman"/>
        </w:rPr>
        <w:t xml:space="preserve">ette </w:t>
      </w:r>
      <w:r w:rsidR="00DE59BB" w:rsidRPr="0043168E">
        <w:rPr>
          <w:rFonts w:eastAsia="Times New Roman"/>
        </w:rPr>
        <w:t>passata meän lapsia.</w:t>
      </w:r>
    </w:p>
    <w:p w14:paraId="559057A3" w14:textId="0B4ADFCF" w:rsidR="00AE681D" w:rsidRDefault="00AE681D" w:rsidP="00AE681D">
      <w:r>
        <w:t xml:space="preserve">Tavalinen </w:t>
      </w:r>
      <w:r>
        <w:rPr>
          <w:i/>
        </w:rPr>
        <w:t>pääle</w:t>
      </w:r>
      <w:r w:rsidR="0075485B" w:rsidRPr="0075485B">
        <w:t>(</w:t>
      </w:r>
      <w:r>
        <w:rPr>
          <w:i/>
        </w:rPr>
        <w:t>t</w:t>
      </w:r>
      <w:r w:rsidR="0075485B" w:rsidRPr="0075485B">
        <w:t>)</w:t>
      </w:r>
      <w:r>
        <w:rPr>
          <w:i/>
        </w:rPr>
        <w:t xml:space="preserve"> </w:t>
      </w:r>
      <w:r w:rsidR="00883DF9">
        <w:t>oon fraa</w:t>
      </w:r>
      <w:r>
        <w:t xml:space="preserve">siissa, mikkä tarkoitethaan, ette joku oon vihassa jonku pääle. Postposisuunifraasi saattaa olla substantiivin </w:t>
      </w:r>
      <w:r w:rsidR="0075485B">
        <w:t>(</w:t>
      </w:r>
      <w:r w:rsidR="00554311">
        <w:t>6, 7</w:t>
      </w:r>
      <w:r>
        <w:t xml:space="preserve">) eli verbin </w:t>
      </w:r>
      <w:r w:rsidR="0018492E">
        <w:t>komplementtina</w:t>
      </w:r>
      <w:r>
        <w:t xml:space="preserve"> </w:t>
      </w:r>
      <w:r w:rsidR="0075485B">
        <w:t>(</w:t>
      </w:r>
      <w:r w:rsidR="00554311">
        <w:t>8</w:t>
      </w:r>
      <w:r>
        <w:t xml:space="preserve">, </w:t>
      </w:r>
      <w:r w:rsidR="00554311">
        <w:t>9</w:t>
      </w:r>
      <w:r>
        <w:t>).</w:t>
      </w:r>
    </w:p>
    <w:p w14:paraId="1D7EEC65" w14:textId="4C1F088B" w:rsidR="00AE681D" w:rsidRDefault="0075485B" w:rsidP="00AE681D">
      <w:r>
        <w:t>(</w:t>
      </w:r>
      <w:r w:rsidR="00554311">
        <w:t>6</w:t>
      </w:r>
      <w:r w:rsidR="00AE681D">
        <w:t xml:space="preserve">) Ko niilä oli viha </w:t>
      </w:r>
      <w:r w:rsidR="00411C5A">
        <w:t>[</w:t>
      </w:r>
      <w:r w:rsidR="00AE681D" w:rsidRPr="00411C5A">
        <w:t>jonku</w:t>
      </w:r>
      <w:r w:rsidR="00AE681D" w:rsidRPr="001C48C8">
        <w:rPr>
          <w:i/>
        </w:rPr>
        <w:t xml:space="preserve"> päälet</w:t>
      </w:r>
      <w:r w:rsidR="00411C5A">
        <w:t>]</w:t>
      </w:r>
      <w:r w:rsidR="00AE681D">
        <w:t>, se net haethiin kirkonmaan multaa ja panthiin kaffikupphiin.</w:t>
      </w:r>
    </w:p>
    <w:p w14:paraId="293FB2EA" w14:textId="7D52FADA" w:rsidR="00AE681D" w:rsidRDefault="0075485B" w:rsidP="00AE681D">
      <w:r>
        <w:t>(</w:t>
      </w:r>
      <w:r w:rsidR="00554311">
        <w:t>7</w:t>
      </w:r>
      <w:r w:rsidR="00AE681D">
        <w:t xml:space="preserve">) </w:t>
      </w:r>
      <w:r w:rsidR="00411C5A">
        <w:t>Kaisa</w:t>
      </w:r>
      <w:r w:rsidR="00AE681D">
        <w:t xml:space="preserve"> oon vihassa </w:t>
      </w:r>
      <w:r w:rsidR="00411C5A">
        <w:t>[</w:t>
      </w:r>
      <w:r w:rsidR="00AE681D" w:rsidRPr="00411C5A">
        <w:t>minun</w:t>
      </w:r>
      <w:r w:rsidR="00AE681D" w:rsidRPr="00EF1F25">
        <w:rPr>
          <w:i/>
        </w:rPr>
        <w:t xml:space="preserve"> pääle</w:t>
      </w:r>
      <w:r w:rsidR="00411C5A">
        <w:t>]</w:t>
      </w:r>
      <w:r w:rsidR="00AE681D">
        <w:t>.</w:t>
      </w:r>
    </w:p>
    <w:p w14:paraId="0BBF74C8" w14:textId="71321F59" w:rsidR="00AE681D" w:rsidRDefault="0075485B" w:rsidP="00AE681D">
      <w:r>
        <w:t>(</w:t>
      </w:r>
      <w:r w:rsidR="00554311">
        <w:t>8</w:t>
      </w:r>
      <w:r w:rsidR="00AE681D">
        <w:t xml:space="preserve">) Lemmijovessa net suututhiin </w:t>
      </w:r>
      <w:r w:rsidR="00411C5A">
        <w:t>[</w:t>
      </w:r>
      <w:r w:rsidR="00AE681D" w:rsidRPr="00411C5A">
        <w:t>meiđän</w:t>
      </w:r>
      <w:r w:rsidR="00AE681D" w:rsidRPr="00EF1F25">
        <w:rPr>
          <w:i/>
        </w:rPr>
        <w:t xml:space="preserve"> pääle</w:t>
      </w:r>
      <w:r w:rsidR="00411C5A">
        <w:t>]</w:t>
      </w:r>
      <w:r w:rsidR="00AE681D">
        <w:t>.</w:t>
      </w:r>
    </w:p>
    <w:p w14:paraId="4AEFD1DB" w14:textId="5C5E096A" w:rsidR="00AE681D" w:rsidRDefault="0075485B" w:rsidP="00AE681D">
      <w:r>
        <w:t>(</w:t>
      </w:r>
      <w:r w:rsidR="00554311">
        <w:t>9</w:t>
      </w:r>
      <w:r w:rsidR="00AE681D">
        <w:t xml:space="preserve">) Veljet ajatelthiin, ette Joosefi kostaa </w:t>
      </w:r>
      <w:r w:rsidR="00411C5A">
        <w:t>[</w:t>
      </w:r>
      <w:r w:rsidR="00AE681D" w:rsidRPr="00411C5A">
        <w:t>heiđän</w:t>
      </w:r>
      <w:r w:rsidR="00AE681D" w:rsidRPr="00EF1F25">
        <w:rPr>
          <w:i/>
        </w:rPr>
        <w:t xml:space="preserve"> pääle</w:t>
      </w:r>
      <w:r w:rsidR="00411C5A">
        <w:t>]</w:t>
      </w:r>
      <w:r w:rsidR="00AE681D">
        <w:t>.</w:t>
      </w:r>
    </w:p>
    <w:p w14:paraId="6D52970C" w14:textId="38921999" w:rsidR="00AE681D" w:rsidRDefault="00AE681D" w:rsidP="00AE681D">
      <w:r>
        <w:t xml:space="preserve">Näissä fraasiissa </w:t>
      </w:r>
      <w:r w:rsidR="00883DF9">
        <w:t>käytethään</w:t>
      </w:r>
      <w:r>
        <w:t xml:space="preserve"> kans allatiivin haamuista nomenifraassii </w:t>
      </w:r>
      <w:r w:rsidR="0075485B">
        <w:t>(</w:t>
      </w:r>
      <w:r w:rsidR="00554311">
        <w:t>10–12</w:t>
      </w:r>
      <w:r>
        <w:t>).</w:t>
      </w:r>
    </w:p>
    <w:p w14:paraId="1479950F" w14:textId="29534CF2" w:rsidR="00AE681D" w:rsidRDefault="0075485B" w:rsidP="00AE681D">
      <w:r>
        <w:t>(</w:t>
      </w:r>
      <w:r w:rsidR="00554311">
        <w:t>10</w:t>
      </w:r>
      <w:r w:rsidR="00AE681D">
        <w:t xml:space="preserve">) </w:t>
      </w:r>
      <w:r w:rsidR="000D7C07">
        <w:t>Kaisa</w:t>
      </w:r>
      <w:r w:rsidR="00AE681D">
        <w:t xml:space="preserve"> oon vihassa </w:t>
      </w:r>
      <w:r w:rsidR="00AE681D" w:rsidRPr="000D7C07">
        <w:t>minule</w:t>
      </w:r>
      <w:r w:rsidR="00AE681D">
        <w:t>.</w:t>
      </w:r>
    </w:p>
    <w:p w14:paraId="175810EE" w14:textId="115F45E4" w:rsidR="00AE681D" w:rsidRDefault="0075485B" w:rsidP="00AE681D">
      <w:r>
        <w:t>(</w:t>
      </w:r>
      <w:r w:rsidR="00554311">
        <w:t>11</w:t>
      </w:r>
      <w:r w:rsidR="00AE681D">
        <w:t xml:space="preserve">) Lemmijovessa suututhiin </w:t>
      </w:r>
      <w:r w:rsidR="00AE681D" w:rsidRPr="000D7C07">
        <w:t>meile</w:t>
      </w:r>
      <w:r w:rsidR="00AE681D">
        <w:t>.</w:t>
      </w:r>
    </w:p>
    <w:p w14:paraId="288E41F2" w14:textId="6521D162" w:rsidR="00AE681D" w:rsidRDefault="0075485B" w:rsidP="00AE681D">
      <w:r>
        <w:t>(</w:t>
      </w:r>
      <w:r w:rsidR="00554311">
        <w:t>12</w:t>
      </w:r>
      <w:r w:rsidR="00AE681D">
        <w:t xml:space="preserve">) Veljet ajatelthiin, ette Joosefi kostaa </w:t>
      </w:r>
      <w:r w:rsidR="00AE681D" w:rsidRPr="000D7C07">
        <w:t>heile</w:t>
      </w:r>
      <w:r w:rsidR="00AE681D">
        <w:t>.</w:t>
      </w:r>
    </w:p>
    <w:p w14:paraId="74849F54" w14:textId="4F65CE18" w:rsidR="00AE681D" w:rsidRDefault="00AE681D" w:rsidP="00AE681D">
      <w:r>
        <w:t xml:space="preserve">Verbit </w:t>
      </w:r>
      <w:r>
        <w:rPr>
          <w:i/>
        </w:rPr>
        <w:t>luottaa</w:t>
      </w:r>
      <w:r w:rsidR="0075485B" w:rsidRPr="0075485B">
        <w:t>(</w:t>
      </w:r>
      <w:r>
        <w:rPr>
          <w:i/>
        </w:rPr>
        <w:t>t</w:t>
      </w:r>
      <w:r w:rsidR="0075485B" w:rsidRPr="0075485B">
        <w:t>)</w:t>
      </w:r>
      <w:r>
        <w:t xml:space="preserve"> </w:t>
      </w:r>
      <w:r w:rsidR="0075485B">
        <w:t>(</w:t>
      </w:r>
      <w:r w:rsidR="00025752">
        <w:t>13, 14</w:t>
      </w:r>
      <w:r>
        <w:t>)</w:t>
      </w:r>
      <w:r w:rsidR="0075485B" w:rsidRPr="0075485B">
        <w:t>,</w:t>
      </w:r>
      <w:r>
        <w:rPr>
          <w:i/>
        </w:rPr>
        <w:t xml:space="preserve"> uskoot</w:t>
      </w:r>
      <w:r>
        <w:t xml:space="preserve"> ~ </w:t>
      </w:r>
      <w:r>
        <w:rPr>
          <w:i/>
        </w:rPr>
        <w:t>uskoa</w:t>
      </w:r>
      <w:r w:rsidR="0075485B" w:rsidRPr="0075485B">
        <w:t>(</w:t>
      </w:r>
      <w:r>
        <w:rPr>
          <w:i/>
        </w:rPr>
        <w:t>t</w:t>
      </w:r>
      <w:r w:rsidR="0075485B" w:rsidRPr="0075485B">
        <w:t>)</w:t>
      </w:r>
      <w:r>
        <w:rPr>
          <w:i/>
        </w:rPr>
        <w:t xml:space="preserve"> </w:t>
      </w:r>
      <w:r w:rsidR="0075485B">
        <w:t>(</w:t>
      </w:r>
      <w:r w:rsidR="00025752">
        <w:t>15, 16</w:t>
      </w:r>
      <w:r>
        <w:t xml:space="preserve">) ja </w:t>
      </w:r>
      <w:r w:rsidRPr="00672801">
        <w:rPr>
          <w:i/>
        </w:rPr>
        <w:t>ajatella</w:t>
      </w:r>
      <w:r>
        <w:rPr>
          <w:i/>
        </w:rPr>
        <w:t xml:space="preserve"> </w:t>
      </w:r>
      <w:r>
        <w:t xml:space="preserve">ja </w:t>
      </w:r>
      <w:r>
        <w:rPr>
          <w:i/>
        </w:rPr>
        <w:t>unistella</w:t>
      </w:r>
      <w:r>
        <w:t xml:space="preserve"> </w:t>
      </w:r>
      <w:r w:rsidR="0075485B">
        <w:t>(</w:t>
      </w:r>
      <w:r w:rsidR="00025752">
        <w:t>17</w:t>
      </w:r>
      <w:r>
        <w:t xml:space="preserve">) otethaan </w:t>
      </w:r>
      <w:r w:rsidR="002B27B2">
        <w:t>komplement</w:t>
      </w:r>
      <w:r>
        <w:t xml:space="preserve">iksi </w:t>
      </w:r>
      <w:r>
        <w:rPr>
          <w:i/>
        </w:rPr>
        <w:t>pääle</w:t>
      </w:r>
      <w:r w:rsidR="0075485B" w:rsidRPr="0075485B">
        <w:t>(</w:t>
      </w:r>
      <w:r>
        <w:rPr>
          <w:i/>
        </w:rPr>
        <w:t>t</w:t>
      </w:r>
      <w:r w:rsidR="0075485B" w:rsidRPr="0075485B">
        <w:t>)</w:t>
      </w:r>
      <w:r>
        <w:rPr>
          <w:i/>
        </w:rPr>
        <w:t>-</w:t>
      </w:r>
      <w:r>
        <w:t>fraasin.</w:t>
      </w:r>
    </w:p>
    <w:p w14:paraId="1EE13F1F" w14:textId="07032B2C" w:rsidR="00AE681D" w:rsidRDefault="0075485B" w:rsidP="00AE681D">
      <w:r>
        <w:t>(</w:t>
      </w:r>
      <w:r w:rsidR="00554311">
        <w:t>13</w:t>
      </w:r>
      <w:r w:rsidR="00AE681D">
        <w:t xml:space="preserve">) Mie luotin </w:t>
      </w:r>
      <w:r w:rsidR="004407BE">
        <w:t>[</w:t>
      </w:r>
      <w:r w:rsidR="00AE681D" w:rsidRPr="004407BE">
        <w:t>sinun</w:t>
      </w:r>
      <w:r w:rsidR="00AE681D" w:rsidRPr="006C2AF0">
        <w:rPr>
          <w:i/>
        </w:rPr>
        <w:t xml:space="preserve"> pääle</w:t>
      </w:r>
      <w:r w:rsidR="004407BE">
        <w:t>]</w:t>
      </w:r>
      <w:r w:rsidR="00AE681D">
        <w:t>, mutta kuitenki sie petit minun.</w:t>
      </w:r>
    </w:p>
    <w:p w14:paraId="423F476D" w14:textId="0B238DF1" w:rsidR="00AE681D" w:rsidRDefault="0075485B" w:rsidP="00AE681D">
      <w:r>
        <w:t>(</w:t>
      </w:r>
      <w:r w:rsidR="00554311">
        <w:t>14</w:t>
      </w:r>
      <w:r w:rsidR="00AE681D">
        <w:t xml:space="preserve">) Sivva luotti </w:t>
      </w:r>
      <w:r w:rsidR="004407BE">
        <w:t>[</w:t>
      </w:r>
      <w:r w:rsidR="001C2802" w:rsidRPr="001C2802">
        <w:t>ittensä</w:t>
      </w:r>
      <w:r w:rsidR="001C2802" w:rsidRPr="004407BE">
        <w:t xml:space="preserve"> </w:t>
      </w:r>
      <w:r w:rsidR="00AE681D" w:rsidRPr="004407BE">
        <w:t>voimiin</w:t>
      </w:r>
      <w:r w:rsidR="00AE681D" w:rsidRPr="001A04A9">
        <w:rPr>
          <w:i/>
        </w:rPr>
        <w:t xml:space="preserve"> pääle</w:t>
      </w:r>
      <w:r w:rsidR="004407BE">
        <w:t>]</w:t>
      </w:r>
      <w:r w:rsidR="00AE681D">
        <w:t>.</w:t>
      </w:r>
    </w:p>
    <w:p w14:paraId="10A3FF29" w14:textId="27E399C8" w:rsidR="00AE681D" w:rsidRDefault="0075485B" w:rsidP="00AE681D">
      <w:r>
        <w:t>(</w:t>
      </w:r>
      <w:r w:rsidR="00554311">
        <w:t>15</w:t>
      </w:r>
      <w:r w:rsidR="00AE681D">
        <w:t xml:space="preserve">) Se pittää </w:t>
      </w:r>
      <w:r w:rsidR="004407BE">
        <w:t>[</w:t>
      </w:r>
      <w:r w:rsidR="00AE681D" w:rsidRPr="004407BE">
        <w:t>jumalan</w:t>
      </w:r>
      <w:r w:rsidR="00AE681D" w:rsidRPr="008909BD">
        <w:rPr>
          <w:i/>
        </w:rPr>
        <w:t xml:space="preserve"> pääle</w:t>
      </w:r>
      <w:r w:rsidR="004407BE">
        <w:rPr>
          <w:i/>
        </w:rPr>
        <w:t>t</w:t>
      </w:r>
      <w:r w:rsidR="004407BE">
        <w:t>]</w:t>
      </w:r>
      <w:r w:rsidR="00AE681D">
        <w:t xml:space="preserve"> usko</w:t>
      </w:r>
      <w:r w:rsidR="004407BE">
        <w:t>a</w:t>
      </w:r>
      <w:r w:rsidR="00AE681D">
        <w:t xml:space="preserve"> eikä </w:t>
      </w:r>
      <w:r w:rsidR="004407BE">
        <w:t>[</w:t>
      </w:r>
      <w:r w:rsidR="00AE681D" w:rsidRPr="004407BE">
        <w:t xml:space="preserve">ihmisten </w:t>
      </w:r>
      <w:r w:rsidR="00AE681D" w:rsidRPr="008909BD">
        <w:rPr>
          <w:i/>
        </w:rPr>
        <w:t>pääle</w:t>
      </w:r>
      <w:r w:rsidR="004407BE">
        <w:rPr>
          <w:i/>
        </w:rPr>
        <w:t>t</w:t>
      </w:r>
      <w:r w:rsidR="004407BE">
        <w:t>]</w:t>
      </w:r>
      <w:r w:rsidR="00AE681D">
        <w:t>.</w:t>
      </w:r>
    </w:p>
    <w:p w14:paraId="7E808435" w14:textId="43C3FCF9" w:rsidR="00AE681D" w:rsidRDefault="0075485B" w:rsidP="00AE681D">
      <w:r>
        <w:t>(</w:t>
      </w:r>
      <w:r w:rsidR="00554311">
        <w:t>16</w:t>
      </w:r>
      <w:r w:rsidR="00AE681D">
        <w:t xml:space="preserve">) </w:t>
      </w:r>
      <w:r w:rsidR="0022044C">
        <w:t>[</w:t>
      </w:r>
      <w:r w:rsidR="00A41388">
        <w:t>Polit</w:t>
      </w:r>
      <w:r w:rsidR="00AE681D" w:rsidRPr="0022044C">
        <w:t>iikkariitten</w:t>
      </w:r>
      <w:r w:rsidR="00AE681D" w:rsidRPr="008909BD">
        <w:rPr>
          <w:i/>
        </w:rPr>
        <w:t xml:space="preserve"> pääle</w:t>
      </w:r>
      <w:r w:rsidR="0022044C">
        <w:t>]</w:t>
      </w:r>
      <w:r w:rsidR="00AE681D">
        <w:t xml:space="preserve"> mie en usko ennää mithään.</w:t>
      </w:r>
    </w:p>
    <w:p w14:paraId="235CEDED" w14:textId="68A293DF" w:rsidR="00AE681D" w:rsidRDefault="0075485B" w:rsidP="00AE681D">
      <w:r>
        <w:t>(</w:t>
      </w:r>
      <w:r w:rsidR="00554311">
        <w:t>17</w:t>
      </w:r>
      <w:r w:rsidR="00AE681D">
        <w:t xml:space="preserve">) Mie olen ushein ajatellu </w:t>
      </w:r>
      <w:r w:rsidR="0022044C">
        <w:t>[</w:t>
      </w:r>
      <w:r w:rsidR="00AE681D" w:rsidRPr="0022044C">
        <w:t>sinun</w:t>
      </w:r>
      <w:r w:rsidR="00AE681D" w:rsidRPr="00A11E2F">
        <w:rPr>
          <w:i/>
        </w:rPr>
        <w:t xml:space="preserve"> pääle</w:t>
      </w:r>
      <w:r w:rsidR="0022044C">
        <w:t>]</w:t>
      </w:r>
      <w:r w:rsidR="00AE681D">
        <w:t xml:space="preserve"> ja unistelluki </w:t>
      </w:r>
      <w:r w:rsidR="0022044C">
        <w:t>[</w:t>
      </w:r>
      <w:r w:rsidR="00AE681D" w:rsidRPr="0022044C">
        <w:t>sinun</w:t>
      </w:r>
      <w:r w:rsidR="00AE681D" w:rsidRPr="00A11E2F">
        <w:rPr>
          <w:i/>
        </w:rPr>
        <w:t xml:space="preserve"> pääle</w:t>
      </w:r>
      <w:r w:rsidR="0022044C">
        <w:t>]</w:t>
      </w:r>
      <w:r w:rsidR="00AE681D">
        <w:t>.</w:t>
      </w:r>
    </w:p>
    <w:p w14:paraId="3F205C90" w14:textId="187F91D8" w:rsidR="00AE681D" w:rsidRDefault="00AE681D" w:rsidP="00AE681D">
      <w:r>
        <w:t xml:space="preserve">Verbiin </w:t>
      </w:r>
      <w:r>
        <w:rPr>
          <w:i/>
        </w:rPr>
        <w:t>luottaa</w:t>
      </w:r>
      <w:r w:rsidR="0075485B" w:rsidRPr="0075485B">
        <w:t>(</w:t>
      </w:r>
      <w:r>
        <w:rPr>
          <w:i/>
        </w:rPr>
        <w:t>t</w:t>
      </w:r>
      <w:r w:rsidR="0075485B" w:rsidRPr="0075485B">
        <w:t>)</w:t>
      </w:r>
      <w:r>
        <w:rPr>
          <w:i/>
        </w:rPr>
        <w:t xml:space="preserve"> </w:t>
      </w:r>
      <w:r>
        <w:t>ja</w:t>
      </w:r>
      <w:r>
        <w:rPr>
          <w:i/>
        </w:rPr>
        <w:t xml:space="preserve"> uskoot </w:t>
      </w:r>
      <w:r w:rsidR="00BA1173" w:rsidRPr="00BA1173">
        <w:t>~</w:t>
      </w:r>
      <w:r>
        <w:rPr>
          <w:i/>
        </w:rPr>
        <w:t xml:space="preserve"> uskoa</w:t>
      </w:r>
      <w:r w:rsidR="0075485B" w:rsidRPr="0075485B">
        <w:t>(</w:t>
      </w:r>
      <w:r>
        <w:rPr>
          <w:i/>
        </w:rPr>
        <w:t>t</w:t>
      </w:r>
      <w:r w:rsidR="0075485B" w:rsidRPr="0075485B">
        <w:t>)</w:t>
      </w:r>
      <w:r>
        <w:rPr>
          <w:i/>
        </w:rPr>
        <w:t xml:space="preserve"> </w:t>
      </w:r>
      <w:r>
        <w:t>kans saattaa postposisuunifraasin sijassa käyttäät illatiivihaamuista nomeni</w:t>
      </w:r>
      <w:r w:rsidR="002B27B2">
        <w:t>komplement</w:t>
      </w:r>
      <w:r>
        <w:t xml:space="preserve">tii </w:t>
      </w:r>
      <w:r w:rsidR="0075485B">
        <w:t>(</w:t>
      </w:r>
      <w:r w:rsidR="005A7EB3">
        <w:t>18</w:t>
      </w:r>
      <w:r>
        <w:t>,</w:t>
      </w:r>
      <w:r w:rsidR="005A7EB3">
        <w:t xml:space="preserve"> 19</w:t>
      </w:r>
      <w:r>
        <w:t xml:space="preserve">), verbin </w:t>
      </w:r>
      <w:r>
        <w:rPr>
          <w:i/>
        </w:rPr>
        <w:t xml:space="preserve">ajatella </w:t>
      </w:r>
      <w:r w:rsidRPr="00390F23">
        <w:t>kans</w:t>
      </w:r>
      <w:r>
        <w:t xml:space="preserve"> partitiivihaamuista nomeni</w:t>
      </w:r>
      <w:r w:rsidR="002B27B2">
        <w:t>komplement</w:t>
      </w:r>
      <w:r>
        <w:t xml:space="preserve">tii </w:t>
      </w:r>
      <w:r w:rsidR="0075485B">
        <w:t>(</w:t>
      </w:r>
      <w:r w:rsidR="005A7EB3">
        <w:t>20</w:t>
      </w:r>
      <w:r>
        <w:t xml:space="preserve">) ja verbin </w:t>
      </w:r>
      <w:r>
        <w:rPr>
          <w:i/>
        </w:rPr>
        <w:t xml:space="preserve">unistella </w:t>
      </w:r>
      <w:r>
        <w:t>kans elatiivihaamuista nomeni</w:t>
      </w:r>
      <w:r w:rsidR="002B27B2">
        <w:t>komplement</w:t>
      </w:r>
      <w:r>
        <w:t xml:space="preserve">tii </w:t>
      </w:r>
      <w:r w:rsidR="0075485B">
        <w:t>(</w:t>
      </w:r>
      <w:r w:rsidR="005A7EB3">
        <w:t>20</w:t>
      </w:r>
      <w:r>
        <w:t>).</w:t>
      </w:r>
    </w:p>
    <w:p w14:paraId="578BD462" w14:textId="61672EDE" w:rsidR="00AE681D" w:rsidRDefault="0075485B" w:rsidP="00AE681D">
      <w:r>
        <w:t>(</w:t>
      </w:r>
      <w:r w:rsidR="005A7EB3">
        <w:t>18</w:t>
      </w:r>
      <w:r w:rsidR="00AE681D">
        <w:t xml:space="preserve">) Mie luotin </w:t>
      </w:r>
      <w:r w:rsidR="00AE681D" w:rsidRPr="00DF6B31">
        <w:t>sinhuun</w:t>
      </w:r>
      <w:r w:rsidR="00AE681D">
        <w:t>, mutta kuitenki sie petit minun.</w:t>
      </w:r>
    </w:p>
    <w:p w14:paraId="2A5F85CD" w14:textId="08E1C868" w:rsidR="00AE681D" w:rsidRDefault="0075485B" w:rsidP="00AE681D">
      <w:r>
        <w:t>(</w:t>
      </w:r>
      <w:r w:rsidR="005A7EB3">
        <w:t>19</w:t>
      </w:r>
      <w:r w:rsidR="00382150">
        <w:t>) Sivva luotti</w:t>
      </w:r>
      <w:r w:rsidR="00AE681D">
        <w:t xml:space="preserve"> </w:t>
      </w:r>
      <w:r w:rsidR="00DF6B31">
        <w:t>[</w:t>
      </w:r>
      <w:r w:rsidR="00AE681D" w:rsidRPr="00DF6B31">
        <w:t>ittensä voimhiin</w:t>
      </w:r>
      <w:r w:rsidR="00DF6B31">
        <w:t>]</w:t>
      </w:r>
      <w:r w:rsidR="00AE681D">
        <w:t>.</w:t>
      </w:r>
    </w:p>
    <w:p w14:paraId="2D9CC6EA" w14:textId="70222DBA" w:rsidR="00AE681D" w:rsidRPr="00390F23" w:rsidRDefault="0075485B" w:rsidP="00AE681D">
      <w:r>
        <w:t>(</w:t>
      </w:r>
      <w:r w:rsidR="005A7EB3">
        <w:t>20</w:t>
      </w:r>
      <w:r w:rsidR="00AE681D">
        <w:t xml:space="preserve">) Mie olen ushein ajatellu </w:t>
      </w:r>
      <w:r w:rsidR="00AE681D" w:rsidRPr="00DF6B31">
        <w:t xml:space="preserve">sinnuu </w:t>
      </w:r>
      <w:r w:rsidR="00AE681D">
        <w:t xml:space="preserve">ja unistelluki </w:t>
      </w:r>
      <w:r w:rsidR="00AE681D" w:rsidRPr="00DF6B31">
        <w:t>sinusta.</w:t>
      </w:r>
    </w:p>
    <w:p w14:paraId="7287D6BF" w14:textId="203FCE36" w:rsidR="00AE681D" w:rsidRDefault="00AE681D" w:rsidP="00AE681D">
      <w:pPr>
        <w:rPr>
          <w:rFonts w:eastAsia="Times New Roman"/>
        </w:rPr>
      </w:pPr>
      <w:r>
        <w:rPr>
          <w:rFonts w:eastAsia="Times New Roman"/>
        </w:rPr>
        <w:t xml:space="preserve">Esimerkkii vielä muistaki tavoista, kunka </w:t>
      </w:r>
      <w:r>
        <w:rPr>
          <w:rFonts w:eastAsia="Times New Roman"/>
          <w:i/>
        </w:rPr>
        <w:t>pääle</w:t>
      </w:r>
      <w:r w:rsidR="0075485B" w:rsidRPr="0075485B">
        <w:rPr>
          <w:rFonts w:eastAsia="Times New Roman"/>
        </w:rPr>
        <w:t>(</w:t>
      </w:r>
      <w:r>
        <w:rPr>
          <w:rFonts w:eastAsia="Times New Roman"/>
          <w:i/>
        </w:rPr>
        <w:t>t</w:t>
      </w:r>
      <w:r w:rsidR="0075485B" w:rsidRPr="0075485B">
        <w:rPr>
          <w:rFonts w:eastAsia="Times New Roman"/>
        </w:rPr>
        <w:t>)</w:t>
      </w:r>
      <w:r>
        <w:rPr>
          <w:rFonts w:eastAsia="Times New Roman"/>
          <w:i/>
        </w:rPr>
        <w:t>-</w:t>
      </w:r>
      <w:r w:rsidR="004B7AE7">
        <w:rPr>
          <w:rFonts w:eastAsia="Times New Roman"/>
        </w:rPr>
        <w:t xml:space="preserve">fraassii käytethään </w:t>
      </w:r>
      <w:r w:rsidR="0075485B">
        <w:rPr>
          <w:rFonts w:eastAsia="Times New Roman"/>
        </w:rPr>
        <w:t>(</w:t>
      </w:r>
      <w:r w:rsidR="005A7EB3">
        <w:rPr>
          <w:rFonts w:eastAsia="Times New Roman"/>
        </w:rPr>
        <w:t>21–23</w:t>
      </w:r>
      <w:r>
        <w:rPr>
          <w:rFonts w:eastAsia="Times New Roman"/>
        </w:rPr>
        <w:t>).</w:t>
      </w:r>
    </w:p>
    <w:p w14:paraId="60465220" w14:textId="08583EF0" w:rsidR="00AE681D" w:rsidRDefault="0075485B" w:rsidP="00AE681D">
      <w:pPr>
        <w:rPr>
          <w:rFonts w:eastAsia="Times New Roman"/>
        </w:rPr>
      </w:pPr>
      <w:r>
        <w:t>(</w:t>
      </w:r>
      <w:r w:rsidR="005A7EB3">
        <w:t>21</w:t>
      </w:r>
      <w:r w:rsidR="00AE681D">
        <w:t xml:space="preserve">) </w:t>
      </w:r>
      <w:r w:rsidR="00AE681D">
        <w:rPr>
          <w:rFonts w:eastAsia="Times New Roman"/>
        </w:rPr>
        <w:t xml:space="preserve">Mie olen niin paljon kustantannu </w:t>
      </w:r>
      <w:r w:rsidR="006C366C">
        <w:rPr>
          <w:rFonts w:eastAsia="Times New Roman"/>
        </w:rPr>
        <w:t>[</w:t>
      </w:r>
      <w:r w:rsidR="00AE681D" w:rsidRPr="006C366C">
        <w:rPr>
          <w:rFonts w:eastAsia="Times New Roman"/>
        </w:rPr>
        <w:t>tohtorin</w:t>
      </w:r>
      <w:r w:rsidR="00AE681D" w:rsidRPr="00064B02">
        <w:rPr>
          <w:rFonts w:eastAsia="Times New Roman"/>
          <w:i/>
        </w:rPr>
        <w:t xml:space="preserve"> </w:t>
      </w:r>
      <w:r w:rsidR="00AE681D" w:rsidRPr="00E70FF7">
        <w:rPr>
          <w:rFonts w:eastAsia="Times New Roman"/>
          <w:i/>
        </w:rPr>
        <w:t>pääle</w:t>
      </w:r>
      <w:r w:rsidR="00E70FF7">
        <w:rPr>
          <w:rFonts w:eastAsia="Times New Roman"/>
        </w:rPr>
        <w:t>]</w:t>
      </w:r>
      <w:r w:rsidR="00AE681D">
        <w:rPr>
          <w:rFonts w:eastAsia="Times New Roman"/>
        </w:rPr>
        <w:t>, ette kyllä oon tullu tyyrhiiksi.</w:t>
      </w:r>
    </w:p>
    <w:p w14:paraId="04C96F78" w14:textId="1D3512EF" w:rsidR="00AE681D" w:rsidRDefault="0075485B" w:rsidP="00AE681D">
      <w:pPr>
        <w:rPr>
          <w:rFonts w:eastAsia="Times New Roman"/>
        </w:rPr>
      </w:pPr>
      <w:r>
        <w:t>(</w:t>
      </w:r>
      <w:r w:rsidR="005A7EB3">
        <w:t>22</w:t>
      </w:r>
      <w:r w:rsidR="00AE681D">
        <w:t xml:space="preserve">) </w:t>
      </w:r>
      <w:r w:rsidR="00AE681D">
        <w:rPr>
          <w:rFonts w:eastAsia="Times New Roman"/>
        </w:rPr>
        <w:t xml:space="preserve">Kauppamiehen piti anttaat jauhoi niitten </w:t>
      </w:r>
      <w:r w:rsidR="006C366C">
        <w:rPr>
          <w:rFonts w:eastAsia="Times New Roman"/>
        </w:rPr>
        <w:t>[</w:t>
      </w:r>
      <w:r w:rsidR="00AE681D" w:rsidRPr="006C366C">
        <w:rPr>
          <w:rFonts w:eastAsia="Times New Roman"/>
        </w:rPr>
        <w:t>korttiin</w:t>
      </w:r>
      <w:r w:rsidR="00AE681D" w:rsidRPr="00064B02">
        <w:rPr>
          <w:rFonts w:eastAsia="Times New Roman"/>
          <w:i/>
        </w:rPr>
        <w:t xml:space="preserve"> pääle</w:t>
      </w:r>
      <w:r w:rsidR="006C366C">
        <w:rPr>
          <w:rFonts w:eastAsia="Times New Roman"/>
        </w:rPr>
        <w:t>]</w:t>
      </w:r>
      <w:r w:rsidR="00AE681D">
        <w:rPr>
          <w:rFonts w:eastAsia="Times New Roman"/>
        </w:rPr>
        <w:t>.</w:t>
      </w:r>
    </w:p>
    <w:p w14:paraId="3EC5F9E7" w14:textId="3E953FFC" w:rsidR="00AE681D" w:rsidRPr="00064B02" w:rsidRDefault="0075485B" w:rsidP="00AE681D">
      <w:pPr>
        <w:rPr>
          <w:rFonts w:eastAsia="Times New Roman"/>
        </w:rPr>
      </w:pPr>
      <w:r>
        <w:t>(</w:t>
      </w:r>
      <w:r w:rsidR="005A7EB3">
        <w:t>23</w:t>
      </w:r>
      <w:r w:rsidR="00AE681D">
        <w:t xml:space="preserve">) </w:t>
      </w:r>
      <w:r w:rsidR="00AE681D">
        <w:rPr>
          <w:rFonts w:eastAsia="Times New Roman"/>
        </w:rPr>
        <w:t xml:space="preserve">En mie saanu lainaa </w:t>
      </w:r>
      <w:r w:rsidR="006C366C">
        <w:rPr>
          <w:rFonts w:eastAsia="Times New Roman"/>
        </w:rPr>
        <w:t>[</w:t>
      </w:r>
      <w:r w:rsidR="00AE681D" w:rsidRPr="006C366C">
        <w:rPr>
          <w:rFonts w:eastAsia="Times New Roman"/>
        </w:rPr>
        <w:t>pantin</w:t>
      </w:r>
      <w:r w:rsidR="00AE681D" w:rsidRPr="004C21CB">
        <w:rPr>
          <w:rFonts w:eastAsia="Times New Roman"/>
          <w:i/>
        </w:rPr>
        <w:t xml:space="preserve"> pääle</w:t>
      </w:r>
      <w:r w:rsidR="006C366C">
        <w:rPr>
          <w:rFonts w:eastAsia="Times New Roman"/>
        </w:rPr>
        <w:t>]</w:t>
      </w:r>
      <w:r w:rsidR="00AE681D">
        <w:rPr>
          <w:rFonts w:eastAsia="Times New Roman"/>
        </w:rPr>
        <w:t xml:space="preserve"> vaikka pyysin.</w:t>
      </w:r>
    </w:p>
    <w:p w14:paraId="0D9CBFA5" w14:textId="77777777" w:rsidR="007830A7" w:rsidRDefault="007830A7" w:rsidP="007830A7">
      <w:pPr>
        <w:pStyle w:val="Overskrift2"/>
      </w:pPr>
      <w:bookmarkStart w:id="2125" w:name="_Toc191019432"/>
      <w:bookmarkStart w:id="2126" w:name="_Toc242156334"/>
      <w:bookmarkStart w:id="2127" w:name="_Toc311274008"/>
      <w:r>
        <w:t>Löysät adposisuunifraasit</w:t>
      </w:r>
      <w:bookmarkEnd w:id="2125"/>
      <w:bookmarkEnd w:id="2126"/>
      <w:bookmarkEnd w:id="2127"/>
    </w:p>
    <w:p w14:paraId="1DE8B4AC" w14:textId="77777777" w:rsidR="00F904D4" w:rsidRDefault="007830A7" w:rsidP="007830A7">
      <w:r>
        <w:t>Löysät adposisuunifraasit saatethaan ilmoittaa</w:t>
      </w:r>
      <w:r w:rsidR="004B7AE7">
        <w:t>t</w:t>
      </w:r>
      <w:r>
        <w:t xml:space="preserve"> jonku meiningin jostaki assiista eli kans esimerkiksi mitä eli ketä syntakti refereeraa. Net defineerathaan sitte koko syntaktii </w:t>
      </w:r>
      <w:r w:rsidR="004B7AE7">
        <w:t>eikä mithään sen ossaa erittäin, ja oon vaphaan adverbiaalin funksuunissa</w:t>
      </w:r>
      <w:r w:rsidR="00F904D4">
        <w:t>.</w:t>
      </w:r>
    </w:p>
    <w:p w14:paraId="44338719" w14:textId="45EC8CDC" w:rsidR="00F904D4" w:rsidRDefault="007830A7" w:rsidP="007830A7">
      <w:r>
        <w:t xml:space="preserve">Tämmöissii adposisuuniita oon </w:t>
      </w:r>
      <w:r>
        <w:rPr>
          <w:i/>
        </w:rPr>
        <w:t>puolesta</w:t>
      </w:r>
      <w:r w:rsidR="0075485B" w:rsidRPr="0075485B">
        <w:t>,</w:t>
      </w:r>
      <w:r>
        <w:rPr>
          <w:i/>
        </w:rPr>
        <w:t xml:space="preserve"> mielestä </w:t>
      </w:r>
      <w:r>
        <w:t xml:space="preserve">ja </w:t>
      </w:r>
      <w:r>
        <w:rPr>
          <w:i/>
        </w:rPr>
        <w:t xml:space="preserve">jälkheen </w:t>
      </w:r>
      <w:r w:rsidR="00BA1173" w:rsidRPr="00BA1173">
        <w:t>~</w:t>
      </w:r>
      <w:r>
        <w:rPr>
          <w:i/>
        </w:rPr>
        <w:t xml:space="preserve"> jälkhiin</w:t>
      </w:r>
      <w:r>
        <w:t>, mi</w:t>
      </w:r>
      <w:r w:rsidR="00382150">
        <w:t>kkä kaikki oon postposisuuniita</w:t>
      </w:r>
      <w:r>
        <w:t xml:space="preserve"> mikkä otethaan </w:t>
      </w:r>
      <w:r w:rsidR="00A27713">
        <w:t>genitiiv</w:t>
      </w:r>
      <w:r>
        <w:t>i</w:t>
      </w:r>
      <w:r w:rsidR="00F13883">
        <w:t>komplementi</w:t>
      </w:r>
      <w:r>
        <w:t xml:space="preserve">n. Näistä </w:t>
      </w:r>
      <w:r>
        <w:rPr>
          <w:i/>
        </w:rPr>
        <w:t>puolesta-</w:t>
      </w:r>
      <w:r>
        <w:t>fraasi</w:t>
      </w:r>
      <w:r>
        <w:rPr>
          <w:i/>
        </w:rPr>
        <w:t xml:space="preserve"> </w:t>
      </w:r>
      <w:r w:rsidR="00382150">
        <w:t>ilmoittaa</w:t>
      </w:r>
      <w:r>
        <w:t xml:space="preserve"> kenen näkövinkkelistä joku assii oon tosi</w:t>
      </w:r>
      <w:r w:rsidR="00E84FBE">
        <w:t xml:space="preserve"> </w:t>
      </w:r>
      <w:r w:rsidR="0075485B">
        <w:t>(</w:t>
      </w:r>
      <w:r w:rsidR="00E84FBE">
        <w:t>1-3)</w:t>
      </w:r>
      <w:r>
        <w:t xml:space="preserve">, ja </w:t>
      </w:r>
      <w:r>
        <w:rPr>
          <w:i/>
        </w:rPr>
        <w:t>mielestä-</w:t>
      </w:r>
      <w:r>
        <w:t>fraasi</w:t>
      </w:r>
      <w:r>
        <w:rPr>
          <w:i/>
        </w:rPr>
        <w:t xml:space="preserve"> </w:t>
      </w:r>
      <w:r w:rsidRPr="00144C99">
        <w:t>ilmoittaa</w:t>
      </w:r>
      <w:r w:rsidR="00382150">
        <w:t xml:space="preserve"> selvemin</w:t>
      </w:r>
      <w:r>
        <w:t xml:space="preserve"> ette kysymyksessä oon </w:t>
      </w:r>
      <w:r w:rsidR="00F13883">
        <w:t>komplementi</w:t>
      </w:r>
      <w:r>
        <w:t>n me</w:t>
      </w:r>
      <w:r w:rsidR="00E84FBE">
        <w:t>i</w:t>
      </w:r>
      <w:r>
        <w:t>ninki jostaki assiista</w:t>
      </w:r>
      <w:r w:rsidR="00E84FBE">
        <w:t xml:space="preserve"> </w:t>
      </w:r>
      <w:r w:rsidR="0075485B">
        <w:t>(</w:t>
      </w:r>
      <w:r w:rsidR="00E84FBE">
        <w:t>4, 5)</w:t>
      </w:r>
      <w:r>
        <w:t xml:space="preserve">. Muutamisti </w:t>
      </w:r>
      <w:r w:rsidRPr="00696A17">
        <w:t xml:space="preserve">nämät </w:t>
      </w:r>
      <w:r w:rsidR="003F732E">
        <w:t>fraasit sa</w:t>
      </w:r>
      <w:r>
        <w:t>atethaan olla kohta synonyymisetki</w:t>
      </w:r>
      <w:r w:rsidR="00E84FBE">
        <w:t xml:space="preserve"> </w:t>
      </w:r>
      <w:r w:rsidR="0075485B">
        <w:t>(</w:t>
      </w:r>
      <w:r w:rsidR="00E84FBE">
        <w:t>6)</w:t>
      </w:r>
      <w:r w:rsidR="00F904D4">
        <w:t>.</w:t>
      </w:r>
    </w:p>
    <w:p w14:paraId="6E0737EB" w14:textId="0367E7C8" w:rsidR="007830A7" w:rsidRDefault="0075485B" w:rsidP="007830A7">
      <w:r>
        <w:t>(</w:t>
      </w:r>
      <w:r w:rsidR="007830A7">
        <w:t xml:space="preserve">1) </w:t>
      </w:r>
      <w:r w:rsidR="00FE658B">
        <w:t>[</w:t>
      </w:r>
      <w:r w:rsidR="007830A7" w:rsidRPr="00FE658B">
        <w:t>Minun</w:t>
      </w:r>
      <w:r w:rsidR="007830A7">
        <w:rPr>
          <w:i/>
        </w:rPr>
        <w:t xml:space="preserve"> puolesta</w:t>
      </w:r>
      <w:r w:rsidR="00A41388">
        <w:t>]</w:t>
      </w:r>
      <w:r w:rsidR="007830A7">
        <w:rPr>
          <w:i/>
        </w:rPr>
        <w:t xml:space="preserve"> </w:t>
      </w:r>
      <w:r w:rsidR="007830A7">
        <w:t xml:space="preserve">ruijan kieli </w:t>
      </w:r>
      <w:r w:rsidR="00575319">
        <w:t xml:space="preserve">oon </w:t>
      </w:r>
      <w:r w:rsidR="007830A7">
        <w:t>sama kevvee puhhuut ko tämä äitinkieli.</w:t>
      </w:r>
    </w:p>
    <w:p w14:paraId="25F9191A" w14:textId="4F852F9F" w:rsidR="007830A7" w:rsidRDefault="0075485B" w:rsidP="007830A7">
      <w:r>
        <w:t>(</w:t>
      </w:r>
      <w:r w:rsidR="007830A7">
        <w:t xml:space="preserve">2) Pojat olthiin luvanheet, ette </w:t>
      </w:r>
      <w:r w:rsidR="00D54530">
        <w:t>[</w:t>
      </w:r>
      <w:r w:rsidR="007830A7" w:rsidRPr="00D54530">
        <w:t>heiđän</w:t>
      </w:r>
      <w:r w:rsidR="007830A7" w:rsidRPr="00696A17">
        <w:rPr>
          <w:i/>
        </w:rPr>
        <w:t xml:space="preserve"> puolesta</w:t>
      </w:r>
      <w:r w:rsidR="00D54530">
        <w:t>]</w:t>
      </w:r>
      <w:r w:rsidR="007830A7">
        <w:t xml:space="preserve"> sopis kohđata jo tulevalla viikola.</w:t>
      </w:r>
    </w:p>
    <w:p w14:paraId="6044AF1E" w14:textId="3F6F0E57" w:rsidR="007830A7" w:rsidRDefault="0075485B" w:rsidP="007830A7">
      <w:r>
        <w:t>(</w:t>
      </w:r>
      <w:r w:rsidR="007830A7">
        <w:t xml:space="preserve">3) </w:t>
      </w:r>
      <w:r w:rsidR="00D54530">
        <w:t>[</w:t>
      </w:r>
      <w:r w:rsidR="007830A7" w:rsidRPr="00D54530">
        <w:t>Minun</w:t>
      </w:r>
      <w:r w:rsidR="007830A7" w:rsidRPr="00696A17">
        <w:rPr>
          <w:i/>
        </w:rPr>
        <w:t xml:space="preserve"> puolesta</w:t>
      </w:r>
      <w:r w:rsidR="00D54530">
        <w:t>]</w:t>
      </w:r>
      <w:r w:rsidR="007830A7">
        <w:t xml:space="preserve"> saatama lähteet vaikka heti.</w:t>
      </w:r>
    </w:p>
    <w:p w14:paraId="45FF0656" w14:textId="1F296AF6" w:rsidR="007830A7" w:rsidRDefault="0075485B" w:rsidP="007830A7">
      <w:r>
        <w:t>(</w:t>
      </w:r>
      <w:r w:rsidR="007830A7">
        <w:t xml:space="preserve">4) </w:t>
      </w:r>
      <w:r w:rsidR="00D54530">
        <w:t>[</w:t>
      </w:r>
      <w:r w:rsidR="00CE3BB2">
        <w:t>Lä</w:t>
      </w:r>
      <w:r w:rsidR="007830A7" w:rsidRPr="00D54530">
        <w:t>staatiolaisten</w:t>
      </w:r>
      <w:r w:rsidR="007830A7" w:rsidRPr="005D48D6">
        <w:rPr>
          <w:i/>
        </w:rPr>
        <w:t xml:space="preserve"> mielestä</w:t>
      </w:r>
      <w:r w:rsidR="00D54530">
        <w:t>]</w:t>
      </w:r>
      <w:r w:rsidR="007830A7">
        <w:t xml:space="preserve"> tansi oli kauhee.</w:t>
      </w:r>
    </w:p>
    <w:p w14:paraId="63A2F56B" w14:textId="539266BC" w:rsidR="007830A7" w:rsidRDefault="0075485B" w:rsidP="007830A7">
      <w:r>
        <w:t>(</w:t>
      </w:r>
      <w:r w:rsidR="007830A7">
        <w:t xml:space="preserve">5) </w:t>
      </w:r>
      <w:r w:rsidR="004B7AE7">
        <w:t>Kväänoja</w:t>
      </w:r>
      <w:r w:rsidR="007830A7">
        <w:t xml:space="preserve"> ei </w:t>
      </w:r>
      <w:r w:rsidR="00D54530">
        <w:t>[</w:t>
      </w:r>
      <w:r w:rsidR="007830A7" w:rsidRPr="00D54530">
        <w:t>minun</w:t>
      </w:r>
      <w:r w:rsidR="007830A7" w:rsidRPr="00B44EB7">
        <w:rPr>
          <w:i/>
        </w:rPr>
        <w:t xml:space="preserve"> mielestä</w:t>
      </w:r>
      <w:r w:rsidR="00D54530">
        <w:t>]</w:t>
      </w:r>
      <w:r w:rsidR="007830A7">
        <w:t xml:space="preserve"> löy’y täältä.</w:t>
      </w:r>
    </w:p>
    <w:p w14:paraId="366BCBF8" w14:textId="77777777" w:rsidR="00F904D4" w:rsidRDefault="0075485B" w:rsidP="007830A7">
      <w:pPr>
        <w:rPr>
          <w:lang w:val="is-IS"/>
        </w:rPr>
      </w:pPr>
      <w:r>
        <w:t>(</w:t>
      </w:r>
      <w:r w:rsidR="007830A7">
        <w:t xml:space="preserve">6) </w:t>
      </w:r>
      <w:r w:rsidR="007830A7" w:rsidRPr="00085A1F">
        <w:rPr>
          <w:lang w:val="is-IS"/>
        </w:rPr>
        <w:t xml:space="preserve">Ja </w:t>
      </w:r>
      <w:r w:rsidR="00C063C0">
        <w:rPr>
          <w:lang w:val="is-IS"/>
        </w:rPr>
        <w:t>nokko oon nokko</w:t>
      </w:r>
      <w:r w:rsidR="007830A7" w:rsidRPr="00085A1F">
        <w:rPr>
          <w:lang w:val="is-IS"/>
        </w:rPr>
        <w:t xml:space="preserve">. Kuitenki </w:t>
      </w:r>
      <w:r w:rsidR="00D54530">
        <w:rPr>
          <w:lang w:val="is-IS"/>
        </w:rPr>
        <w:t>[</w:t>
      </w:r>
      <w:r w:rsidR="007830A7" w:rsidRPr="00D54530">
        <w:rPr>
          <w:lang w:val="is-IS"/>
        </w:rPr>
        <w:t>heiđän</w:t>
      </w:r>
      <w:r w:rsidR="007830A7" w:rsidRPr="00067A01">
        <w:rPr>
          <w:i/>
          <w:lang w:val="is-IS"/>
        </w:rPr>
        <w:t xml:space="preserve"> mielestä</w:t>
      </w:r>
      <w:r w:rsidR="007830A7" w:rsidRPr="00085A1F">
        <w:rPr>
          <w:lang w:val="is-IS"/>
        </w:rPr>
        <w:t xml:space="preserve"> ja </w:t>
      </w:r>
      <w:r w:rsidR="007830A7" w:rsidRPr="00085A1F">
        <w:rPr>
          <w:i/>
          <w:lang w:val="is-IS"/>
        </w:rPr>
        <w:t>puolesta</w:t>
      </w:r>
      <w:r w:rsidR="00D54530">
        <w:rPr>
          <w:lang w:val="is-IS"/>
        </w:rPr>
        <w:t>]</w:t>
      </w:r>
      <w:r w:rsidR="00F904D4">
        <w:rPr>
          <w:lang w:val="is-IS"/>
        </w:rPr>
        <w:t>.</w:t>
      </w:r>
    </w:p>
    <w:p w14:paraId="17EDB647" w14:textId="45A026E0" w:rsidR="007830A7" w:rsidRDefault="007830A7" w:rsidP="007830A7">
      <w:pPr>
        <w:rPr>
          <w:i/>
        </w:rPr>
      </w:pPr>
      <w:r>
        <w:t>Ko haluthaan ilmoittaa</w:t>
      </w:r>
      <w:r w:rsidR="00CE3BB2">
        <w:t>t</w:t>
      </w:r>
      <w:r>
        <w:t xml:space="preserve"> syntaktin tieđon lähtheen, se käytethään postposisuunii </w:t>
      </w:r>
      <w:r>
        <w:rPr>
          <w:i/>
        </w:rPr>
        <w:t xml:space="preserve">jälkheen </w:t>
      </w:r>
      <w:r w:rsidR="00BA1173" w:rsidRPr="00BA1173">
        <w:t>~</w:t>
      </w:r>
      <w:r>
        <w:rPr>
          <w:i/>
        </w:rPr>
        <w:t xml:space="preserve"> jälkhiin</w:t>
      </w:r>
      <w:r w:rsidR="0099530E">
        <w:rPr>
          <w:i/>
        </w:rPr>
        <w:t xml:space="preserve"> </w:t>
      </w:r>
      <w:r w:rsidR="0075485B">
        <w:t>(</w:t>
      </w:r>
      <w:r w:rsidR="0099530E">
        <w:t>7, 8)</w:t>
      </w:r>
      <w:r w:rsidR="001B127A" w:rsidRPr="001B127A">
        <w:t>.</w:t>
      </w:r>
    </w:p>
    <w:p w14:paraId="15767712" w14:textId="73DB9BC5" w:rsidR="007830A7" w:rsidRDefault="0075485B" w:rsidP="007830A7">
      <w:pPr>
        <w:rPr>
          <w:rFonts w:eastAsia="Times New Roman"/>
        </w:rPr>
      </w:pPr>
      <w:r>
        <w:rPr>
          <w:rFonts w:eastAsia="Times New Roman"/>
        </w:rPr>
        <w:t>(</w:t>
      </w:r>
      <w:r w:rsidR="007830A7">
        <w:rPr>
          <w:rFonts w:eastAsia="Times New Roman"/>
        </w:rPr>
        <w:t>7) Se</w:t>
      </w:r>
      <w:r w:rsidR="007830A7" w:rsidRPr="00085A1F">
        <w:rPr>
          <w:rFonts w:eastAsia="Times New Roman"/>
        </w:rPr>
        <w:t xml:space="preserve"> Samm</w:t>
      </w:r>
      <w:r w:rsidR="007830A7">
        <w:rPr>
          <w:rFonts w:eastAsia="Times New Roman"/>
        </w:rPr>
        <w:t>e</w:t>
      </w:r>
      <w:r w:rsidR="007830A7" w:rsidRPr="00085A1F">
        <w:rPr>
          <w:rFonts w:eastAsia="Times New Roman"/>
        </w:rPr>
        <w:t xml:space="preserve">li Kippanen oli </w:t>
      </w:r>
      <w:r w:rsidR="00524918">
        <w:rPr>
          <w:rFonts w:eastAsia="Times New Roman"/>
        </w:rPr>
        <w:t>[</w:t>
      </w:r>
      <w:r w:rsidR="007830A7" w:rsidRPr="00524918">
        <w:rPr>
          <w:rFonts w:eastAsia="Times New Roman"/>
        </w:rPr>
        <w:t>muisteluksen</w:t>
      </w:r>
      <w:r w:rsidR="007830A7" w:rsidRPr="00085A1F">
        <w:rPr>
          <w:rFonts w:eastAsia="Times New Roman"/>
          <w:i/>
        </w:rPr>
        <w:t xml:space="preserve"> jälkheen</w:t>
      </w:r>
      <w:r w:rsidR="00524918">
        <w:rPr>
          <w:rFonts w:eastAsia="Times New Roman"/>
        </w:rPr>
        <w:t>]</w:t>
      </w:r>
      <w:r w:rsidR="007830A7" w:rsidRPr="00085A1F">
        <w:rPr>
          <w:rFonts w:eastAsia="Times New Roman"/>
        </w:rPr>
        <w:t xml:space="preserve"> se ensimäinen</w:t>
      </w:r>
      <w:r w:rsidR="007830A7">
        <w:rPr>
          <w:rFonts w:eastAsia="Times New Roman"/>
        </w:rPr>
        <w:t>,</w:t>
      </w:r>
      <w:r w:rsidR="007830A7" w:rsidRPr="00085A1F">
        <w:rPr>
          <w:rFonts w:eastAsia="Times New Roman"/>
        </w:rPr>
        <w:t xml:space="preserve"> joka tuli Pyssyjo</w:t>
      </w:r>
      <w:r w:rsidR="007830A7">
        <w:rPr>
          <w:rFonts w:eastAsia="Times New Roman"/>
        </w:rPr>
        <w:t>kheen.</w:t>
      </w:r>
    </w:p>
    <w:p w14:paraId="7CC2A6A2" w14:textId="6964D172" w:rsidR="007830A7" w:rsidRDefault="0075485B" w:rsidP="007830A7">
      <w:r>
        <w:t>(</w:t>
      </w:r>
      <w:r w:rsidR="007830A7">
        <w:t xml:space="preserve">8) Pekka oli oikhein soma mies </w:t>
      </w:r>
      <w:r w:rsidR="00524918">
        <w:t>[</w:t>
      </w:r>
      <w:r w:rsidR="007830A7" w:rsidRPr="00524918">
        <w:t>minun muiston</w:t>
      </w:r>
      <w:r w:rsidR="007830A7">
        <w:rPr>
          <w:i/>
        </w:rPr>
        <w:t xml:space="preserve"> jälkhiin</w:t>
      </w:r>
      <w:r w:rsidR="00524918">
        <w:t>]</w:t>
      </w:r>
      <w:r w:rsidR="001B127A" w:rsidRPr="001B127A">
        <w:t>.</w:t>
      </w:r>
    </w:p>
    <w:p w14:paraId="11158439" w14:textId="355C7028" w:rsidR="0006211A" w:rsidRDefault="0006211A" w:rsidP="0006211A">
      <w:pPr>
        <w:pStyle w:val="Overskrift2"/>
      </w:pPr>
      <w:bookmarkStart w:id="2128" w:name="_Toc311274009"/>
      <w:r>
        <w:t>Adposisuuniista kokkoovast</w:t>
      </w:r>
      <w:r w:rsidR="00AA0A35">
        <w:t>i</w:t>
      </w:r>
      <w:bookmarkEnd w:id="2128"/>
    </w:p>
    <w:p w14:paraId="00B2C8A4" w14:textId="1E5DD324" w:rsidR="0006211A" w:rsidRDefault="00246B3D" w:rsidP="0006211A">
      <w:r>
        <w:t>Ylipuolela oon myötä 69</w:t>
      </w:r>
      <w:r w:rsidR="0006211A">
        <w:t xml:space="preserve"> erinäköistä adposisuunii, ja silloin ei erittäin ole räknätty saman adposisuunin </w:t>
      </w:r>
      <w:r w:rsidR="000A116B">
        <w:t>eri kaasushaamui</w:t>
      </w:r>
      <w:r w:rsidR="000E4E6A">
        <w:t xml:space="preserve"> tahi paralellihaamui</w:t>
      </w:r>
      <w:r w:rsidR="000A116B">
        <w:t xml:space="preserve">. Kuitenkhaan tässä ei ole myötä kaikki kainun kielen adposisuunit. Havaittemma kans, että sammaa adposisuunii käytethään monessa eri </w:t>
      </w:r>
      <w:r w:rsidR="000E4E6A">
        <w:t>funksuunissa, vaikka kaikkii mahđolissii käyttötappoi ei ole ollu mahđolinen saađa myötä.</w:t>
      </w:r>
      <w:r w:rsidR="00A228CB">
        <w:t xml:space="preserve"> Esimerkiksi adposisuuni </w:t>
      </w:r>
      <w:r w:rsidR="00A228CB">
        <w:rPr>
          <w:i/>
        </w:rPr>
        <w:t>yli</w:t>
      </w:r>
      <w:r w:rsidR="0075485B" w:rsidRPr="0075485B">
        <w:t>(</w:t>
      </w:r>
      <w:r w:rsidR="00A228CB">
        <w:rPr>
          <w:i/>
        </w:rPr>
        <w:t>t</w:t>
      </w:r>
      <w:r w:rsidR="0075485B" w:rsidRPr="0075485B">
        <w:t>)</w:t>
      </w:r>
      <w:r w:rsidR="00A228CB">
        <w:rPr>
          <w:i/>
        </w:rPr>
        <w:t xml:space="preserve"> </w:t>
      </w:r>
      <w:r w:rsidR="00BA1173" w:rsidRPr="00BA1173">
        <w:t>~</w:t>
      </w:r>
      <w:r w:rsidR="00A228CB">
        <w:rPr>
          <w:i/>
        </w:rPr>
        <w:t xml:space="preserve"> ylitte </w:t>
      </w:r>
      <w:r w:rsidR="00182F99">
        <w:t xml:space="preserve">essiinttyy sekä paikan, aijan, paljouđen ette suhtheen </w:t>
      </w:r>
      <w:r w:rsidR="00DE1419">
        <w:t>adposisuuninna</w:t>
      </w:r>
      <w:r w:rsidR="000E4E6A">
        <w:t>. Lisäksi sama adposi</w:t>
      </w:r>
      <w:r w:rsidR="00182F99">
        <w:t xml:space="preserve">suuni </w:t>
      </w:r>
      <w:r w:rsidR="000A265C">
        <w:t>saattaa olla sekä post- ette pre</w:t>
      </w:r>
      <w:r w:rsidR="00182F99">
        <w:t>posisuuni ja se saattaa järjestyyt</w:t>
      </w:r>
      <w:r w:rsidR="00AD435F">
        <w:t xml:space="preserve"> sekä </w:t>
      </w:r>
      <w:r w:rsidR="00A27713">
        <w:t>genitiiv</w:t>
      </w:r>
      <w:r w:rsidR="00AD435F">
        <w:t xml:space="preserve">ilä ette partitiivila, niin ko esimerkiksi </w:t>
      </w:r>
      <w:r w:rsidR="00AD435F">
        <w:rPr>
          <w:i/>
        </w:rPr>
        <w:t>ympäri</w:t>
      </w:r>
      <w:r w:rsidR="0075485B" w:rsidRPr="0075485B">
        <w:t>(</w:t>
      </w:r>
      <w:r w:rsidR="00AD435F">
        <w:rPr>
          <w:i/>
        </w:rPr>
        <w:t>t</w:t>
      </w:r>
      <w:r w:rsidR="0075485B" w:rsidRPr="0075485B">
        <w:t>)</w:t>
      </w:r>
      <w:r w:rsidR="00AD435F">
        <w:rPr>
          <w:i/>
        </w:rPr>
        <w:t xml:space="preserve"> </w:t>
      </w:r>
      <w:r w:rsidR="00AD435F">
        <w:t>järjestyy.</w:t>
      </w:r>
    </w:p>
    <w:p w14:paraId="0A73C8D4" w14:textId="2A7544D8" w:rsidR="00AD435F" w:rsidRDefault="00CE3BB2" w:rsidP="0006211A">
      <w:r>
        <w:t>Ala</w:t>
      </w:r>
      <w:r w:rsidR="00AD435F">
        <w:t>puolen ta</w:t>
      </w:r>
      <w:r w:rsidR="00575319">
        <w:t>belistä näjemä, ette tavalissiimat adposisuunit oon</w:t>
      </w:r>
      <w:r w:rsidR="00AD435F">
        <w:t xml:space="preserve"> postposisuuni</w:t>
      </w:r>
      <w:r w:rsidR="00575319">
        <w:t>t</w:t>
      </w:r>
      <w:r w:rsidR="00AD435F">
        <w:t>, mik</w:t>
      </w:r>
      <w:r w:rsidR="00575319">
        <w:t>kä järjestythään</w:t>
      </w:r>
      <w:r w:rsidR="00AD435F">
        <w:t xml:space="preserve"> </w:t>
      </w:r>
      <w:r w:rsidR="00A27713">
        <w:t>genitiiv</w:t>
      </w:r>
      <w:r w:rsidR="00AD435F">
        <w:t xml:space="preserve">illä. Preposisuuniitaki oon </w:t>
      </w:r>
      <w:r w:rsidR="00246B3D">
        <w:t>k</w:t>
      </w:r>
      <w:r w:rsidR="00AD435F">
        <w:t xml:space="preserve">uitenki paljon, ja net järjestythään tavalissiimin partitiivila, mutta ei sekhään ole epätavalinen, ette preposisuuni </w:t>
      </w:r>
      <w:r w:rsidR="00246B3D">
        <w:t xml:space="preserve">järjestyyki </w:t>
      </w:r>
      <w:r w:rsidR="00A27713">
        <w:t>genitiiv</w:t>
      </w:r>
      <w:r w:rsidR="00246B3D">
        <w:t>ilä.</w:t>
      </w:r>
      <w:r w:rsidR="00AD435F">
        <w:t xml:space="preserve"> Postposisuunit järjestythään tyhä harvoin partiti</w:t>
      </w:r>
      <w:r w:rsidR="00246B3D">
        <w:t>i</w:t>
      </w:r>
      <w:r w:rsidR="00AD435F">
        <w:t>vila, mutta semmoissiiki kuitenki oon olemassa.</w:t>
      </w:r>
    </w:p>
    <w:p w14:paraId="3189F2E4" w14:textId="6A3D823F" w:rsidR="002B3F69" w:rsidRPr="000E4E6A" w:rsidRDefault="002B3F69" w:rsidP="0006211A">
      <w:r>
        <w:t>Nominatiivilla adposisuunit järjestythään tyhä muutamassa taphauksessa, ja net oon alapuolen tabelista jätetty pois.</w:t>
      </w:r>
      <w:r w:rsidR="000E4E6A">
        <w:t xml:space="preserve"> Samoten oon pois jätetty taphauksen, missä </w:t>
      </w:r>
      <w:r w:rsidR="000E4E6A">
        <w:rPr>
          <w:i/>
        </w:rPr>
        <w:t xml:space="preserve">ilman </w:t>
      </w:r>
      <w:r w:rsidR="000E4E6A">
        <w:t xml:space="preserve">järjestyy abessiivila, vaikka se oonki tavalisempi ko </w:t>
      </w:r>
      <w:r w:rsidR="000E4E6A">
        <w:rPr>
          <w:i/>
        </w:rPr>
        <w:t xml:space="preserve">ilman </w:t>
      </w:r>
      <w:r w:rsidR="000E4E6A">
        <w:t>partitiivikomplementin kans.</w:t>
      </w:r>
    </w:p>
    <w:p w14:paraId="14D51AD6" w14:textId="5896D866" w:rsidR="000A116B" w:rsidRDefault="00645939" w:rsidP="000A116B">
      <w:pPr>
        <w:pStyle w:val="Undertittel"/>
      </w:pPr>
      <w:bookmarkStart w:id="2129" w:name="_Toc311274010"/>
      <w:r>
        <w:t>Tabeli</w:t>
      </w:r>
      <w:r w:rsidR="00E204BC">
        <w:t xml:space="preserve"> 61</w:t>
      </w:r>
      <w:r>
        <w:t>: Adposisuunit – funksuuni ja struktuuri</w:t>
      </w:r>
      <w:bookmarkEnd w:id="2129"/>
    </w:p>
    <w:tbl>
      <w:tblPr>
        <w:tblStyle w:val="Tabellrutenett"/>
        <w:tblW w:w="0" w:type="auto"/>
        <w:tblInd w:w="-72" w:type="dxa"/>
        <w:tblLook w:val="04A0" w:firstRow="1" w:lastRow="0" w:firstColumn="1" w:lastColumn="0" w:noHBand="0" w:noVBand="1"/>
      </w:tblPr>
      <w:tblGrid>
        <w:gridCol w:w="2035"/>
        <w:gridCol w:w="1985"/>
        <w:gridCol w:w="1142"/>
        <w:gridCol w:w="1791"/>
        <w:gridCol w:w="1641"/>
      </w:tblGrid>
      <w:tr w:rsidR="000A116B" w:rsidRPr="00F87510" w14:paraId="0A5B06DE" w14:textId="77777777" w:rsidTr="00A228CB">
        <w:tc>
          <w:tcPr>
            <w:tcW w:w="0" w:type="auto"/>
            <w:vMerge w:val="restart"/>
          </w:tcPr>
          <w:p w14:paraId="5179E345" w14:textId="77777777" w:rsidR="000A116B" w:rsidRDefault="000A116B" w:rsidP="00F44452">
            <w:pPr>
              <w:keepNext/>
              <w:keepLines/>
              <w:ind w:right="113"/>
            </w:pPr>
            <w:r>
              <w:t>Funksuuni</w:t>
            </w:r>
          </w:p>
          <w:p w14:paraId="4E735184" w14:textId="7AF504E7" w:rsidR="008C5DB2" w:rsidRDefault="008C5DB2" w:rsidP="00F44452">
            <w:pPr>
              <w:keepNext/>
              <w:keepLines/>
              <w:ind w:right="113"/>
            </w:pPr>
          </w:p>
        </w:tc>
        <w:tc>
          <w:tcPr>
            <w:tcW w:w="0" w:type="auto"/>
            <w:gridSpan w:val="2"/>
          </w:tcPr>
          <w:p w14:paraId="390B239F" w14:textId="77777777" w:rsidR="000A116B" w:rsidRDefault="000A116B" w:rsidP="00F44452">
            <w:pPr>
              <w:keepNext/>
              <w:keepLines/>
            </w:pPr>
            <w:r>
              <w:t>Postposisuunit</w:t>
            </w:r>
          </w:p>
        </w:tc>
        <w:tc>
          <w:tcPr>
            <w:tcW w:w="0" w:type="auto"/>
            <w:gridSpan w:val="2"/>
          </w:tcPr>
          <w:p w14:paraId="7B626F76" w14:textId="77777777" w:rsidR="000A116B" w:rsidRDefault="000A116B" w:rsidP="00F44452">
            <w:pPr>
              <w:keepNext/>
              <w:keepLines/>
            </w:pPr>
            <w:r>
              <w:t>Preposisuunit</w:t>
            </w:r>
          </w:p>
        </w:tc>
      </w:tr>
      <w:tr w:rsidR="003A047E" w:rsidRPr="00F87510" w14:paraId="195528CC" w14:textId="77777777" w:rsidTr="00A228CB">
        <w:trPr>
          <w:trHeight w:val="425"/>
        </w:trPr>
        <w:tc>
          <w:tcPr>
            <w:tcW w:w="0" w:type="auto"/>
            <w:vMerge/>
            <w:textDirection w:val="btLr"/>
          </w:tcPr>
          <w:p w14:paraId="61233602" w14:textId="77777777" w:rsidR="000A116B" w:rsidRDefault="000A116B" w:rsidP="00F44452">
            <w:pPr>
              <w:keepNext/>
              <w:keepLines/>
              <w:ind w:left="113" w:right="113"/>
            </w:pPr>
          </w:p>
        </w:tc>
        <w:tc>
          <w:tcPr>
            <w:tcW w:w="0" w:type="auto"/>
          </w:tcPr>
          <w:p w14:paraId="1EDBCFE2" w14:textId="793C2219" w:rsidR="000A116B" w:rsidRPr="00F87510" w:rsidRDefault="00A27713" w:rsidP="00F44452">
            <w:pPr>
              <w:keepNext/>
              <w:keepLines/>
            </w:pPr>
            <w:r>
              <w:t>Genitiiv</w:t>
            </w:r>
            <w:r w:rsidR="000A116B">
              <w:t>i</w:t>
            </w:r>
          </w:p>
        </w:tc>
        <w:tc>
          <w:tcPr>
            <w:tcW w:w="0" w:type="auto"/>
          </w:tcPr>
          <w:p w14:paraId="71C2CCD1" w14:textId="77777777" w:rsidR="000A116B" w:rsidRPr="00F87510" w:rsidRDefault="000A116B" w:rsidP="00F44452">
            <w:pPr>
              <w:keepNext/>
              <w:keepLines/>
            </w:pPr>
            <w:r>
              <w:t>Partitiivi</w:t>
            </w:r>
          </w:p>
        </w:tc>
        <w:tc>
          <w:tcPr>
            <w:tcW w:w="0" w:type="auto"/>
          </w:tcPr>
          <w:p w14:paraId="59386536" w14:textId="5F118043" w:rsidR="000A116B" w:rsidRPr="00F87510" w:rsidRDefault="00A27713" w:rsidP="00F44452">
            <w:pPr>
              <w:keepNext/>
              <w:keepLines/>
            </w:pPr>
            <w:r>
              <w:t>Genitiiv</w:t>
            </w:r>
            <w:r w:rsidR="000A116B">
              <w:t>i</w:t>
            </w:r>
          </w:p>
        </w:tc>
        <w:tc>
          <w:tcPr>
            <w:tcW w:w="0" w:type="auto"/>
          </w:tcPr>
          <w:p w14:paraId="638FA90C" w14:textId="77777777" w:rsidR="000A116B" w:rsidRPr="00F87510" w:rsidRDefault="000A116B" w:rsidP="00F44452">
            <w:pPr>
              <w:keepNext/>
              <w:keepLines/>
            </w:pPr>
            <w:r>
              <w:t>Partitiivi</w:t>
            </w:r>
          </w:p>
        </w:tc>
      </w:tr>
      <w:tr w:rsidR="003A047E" w:rsidRPr="00F87510" w14:paraId="1CC3CCFB" w14:textId="77777777" w:rsidTr="00A228CB">
        <w:trPr>
          <w:trHeight w:val="2357"/>
        </w:trPr>
        <w:tc>
          <w:tcPr>
            <w:tcW w:w="0" w:type="auto"/>
          </w:tcPr>
          <w:p w14:paraId="24CA1DE3" w14:textId="052076A8" w:rsidR="000A116B" w:rsidRDefault="000A265C" w:rsidP="00A228CB">
            <w:pPr>
              <w:ind w:right="113"/>
            </w:pPr>
            <w:r>
              <w:t>Paikan adposisuunit</w:t>
            </w:r>
          </w:p>
          <w:p w14:paraId="730AE21D" w14:textId="78E94CA0" w:rsidR="001A42D4" w:rsidRPr="00F87510" w:rsidRDefault="001A42D4" w:rsidP="00A228CB">
            <w:pPr>
              <w:ind w:right="113"/>
            </w:pPr>
            <w:r>
              <w:t>(10.1)</w:t>
            </w:r>
          </w:p>
        </w:tc>
        <w:tc>
          <w:tcPr>
            <w:tcW w:w="0" w:type="auto"/>
          </w:tcPr>
          <w:p w14:paraId="039161BC" w14:textId="7BC4AB8F" w:rsidR="000A116B" w:rsidRPr="008F0D22" w:rsidRDefault="000A116B" w:rsidP="00866126">
            <w:pPr>
              <w:rPr>
                <w:sz w:val="22"/>
                <w:szCs w:val="22"/>
              </w:rPr>
            </w:pPr>
            <w:r w:rsidRPr="009352B7">
              <w:rPr>
                <w:sz w:val="22"/>
                <w:szCs w:val="22"/>
              </w:rPr>
              <w:t>alla : alta : alle</w:t>
            </w:r>
            <w:r w:rsidR="009C615B">
              <w:rPr>
                <w:sz w:val="22"/>
                <w:szCs w:val="22"/>
              </w:rPr>
              <w:t>(t)</w:t>
            </w:r>
            <w:r w:rsidRPr="009352B7">
              <w:rPr>
                <w:sz w:val="22"/>
                <w:szCs w:val="22"/>
              </w:rPr>
              <w:t>, e</w:t>
            </w:r>
            <w:r w:rsidR="0075485B">
              <w:rPr>
                <w:sz w:val="22"/>
                <w:szCs w:val="22"/>
              </w:rPr>
              <w:t>(</w:t>
            </w:r>
            <w:r w:rsidRPr="009352B7">
              <w:rPr>
                <w:sz w:val="22"/>
                <w:szCs w:val="22"/>
              </w:rPr>
              <w:t>đ)essä : e</w:t>
            </w:r>
            <w:r w:rsidR="0075485B">
              <w:rPr>
                <w:sz w:val="22"/>
                <w:szCs w:val="22"/>
              </w:rPr>
              <w:t>(</w:t>
            </w:r>
            <w:r w:rsidRPr="009352B7">
              <w:rPr>
                <w:sz w:val="22"/>
                <w:szCs w:val="22"/>
              </w:rPr>
              <w:t>đ)estä : etheen, kautta, likelä : likeltä : likele</w:t>
            </w:r>
            <w:r w:rsidR="0075485B">
              <w:rPr>
                <w:sz w:val="22"/>
                <w:szCs w:val="22"/>
              </w:rPr>
              <w:t>(</w:t>
            </w:r>
            <w:r w:rsidRPr="009352B7">
              <w:rPr>
                <w:sz w:val="22"/>
                <w:szCs w:val="22"/>
              </w:rPr>
              <w:t>t), läpi</w:t>
            </w:r>
            <w:r w:rsidR="0075485B">
              <w:rPr>
                <w:sz w:val="22"/>
                <w:szCs w:val="22"/>
              </w:rPr>
              <w:t>(</w:t>
            </w:r>
            <w:r w:rsidRPr="009352B7">
              <w:rPr>
                <w:sz w:val="22"/>
                <w:szCs w:val="22"/>
              </w:rPr>
              <w:t>t) ~ läpitte, perässä ~ pörässä : perästä ~ pörästä : per</w:t>
            </w:r>
            <w:r w:rsidR="00866126">
              <w:rPr>
                <w:sz w:val="22"/>
                <w:szCs w:val="22"/>
              </w:rPr>
              <w:t>hään</w:t>
            </w:r>
            <w:r w:rsidRPr="009352B7">
              <w:rPr>
                <w:sz w:val="22"/>
                <w:szCs w:val="22"/>
              </w:rPr>
              <w:t xml:space="preserve"> ~ pörhään, päälä : päältä : pääle</w:t>
            </w:r>
            <w:r w:rsidR="0075485B">
              <w:rPr>
                <w:sz w:val="22"/>
                <w:szCs w:val="22"/>
              </w:rPr>
              <w:t>(</w:t>
            </w:r>
            <w:r w:rsidRPr="009352B7">
              <w:rPr>
                <w:sz w:val="22"/>
                <w:szCs w:val="22"/>
              </w:rPr>
              <w:t>t), päässä : päästä : päähän, sisälä : sisältä : sishään, sivvu ~ siu</w:t>
            </w:r>
            <w:r w:rsidR="0075485B">
              <w:rPr>
                <w:sz w:val="22"/>
                <w:szCs w:val="22"/>
              </w:rPr>
              <w:t>(</w:t>
            </w:r>
            <w:r w:rsidRPr="009352B7">
              <w:rPr>
                <w:sz w:val="22"/>
                <w:szCs w:val="22"/>
              </w:rPr>
              <w:t>t) ~ siutti</w:t>
            </w:r>
            <w:r w:rsidR="0075485B">
              <w:rPr>
                <w:sz w:val="22"/>
                <w:szCs w:val="22"/>
              </w:rPr>
              <w:t>(</w:t>
            </w:r>
            <w:r w:rsidRPr="009352B7">
              <w:rPr>
                <w:sz w:val="22"/>
                <w:szCs w:val="22"/>
              </w:rPr>
              <w:t>t), syrjässä : syrjästä : sy</w:t>
            </w:r>
            <w:r w:rsidR="008C5DB2">
              <w:rPr>
                <w:sz w:val="22"/>
                <w:szCs w:val="22"/>
              </w:rPr>
              <w:t>rjhään, takana : takkaa : taka(t)</w:t>
            </w:r>
            <w:r w:rsidRPr="009352B7">
              <w:rPr>
                <w:sz w:val="22"/>
                <w:szCs w:val="22"/>
              </w:rPr>
              <w:t>, tykönä : tykköö</w:t>
            </w:r>
            <w:r w:rsidR="00866126">
              <w:rPr>
                <w:sz w:val="22"/>
                <w:szCs w:val="22"/>
              </w:rPr>
              <w:t xml:space="preserve"> ~ tyköä</w:t>
            </w:r>
            <w:r w:rsidRPr="009352B7">
              <w:rPr>
                <w:sz w:val="22"/>
                <w:szCs w:val="22"/>
              </w:rPr>
              <w:t xml:space="preserve"> : tykö, vieressä : vierestä : vierestä, välilä : väliltä : välile</w:t>
            </w:r>
            <w:r w:rsidR="0075485B">
              <w:rPr>
                <w:sz w:val="22"/>
                <w:szCs w:val="22"/>
              </w:rPr>
              <w:t>(</w:t>
            </w:r>
            <w:r w:rsidRPr="009352B7">
              <w:rPr>
                <w:sz w:val="22"/>
                <w:szCs w:val="22"/>
              </w:rPr>
              <w:t>t), välissä : välistä : välhiin, ympäri</w:t>
            </w:r>
            <w:r w:rsidR="0075485B">
              <w:rPr>
                <w:sz w:val="22"/>
                <w:szCs w:val="22"/>
              </w:rPr>
              <w:t>(</w:t>
            </w:r>
            <w:r w:rsidRPr="009352B7">
              <w:rPr>
                <w:sz w:val="22"/>
                <w:szCs w:val="22"/>
              </w:rPr>
              <w:t>t)</w:t>
            </w:r>
          </w:p>
        </w:tc>
        <w:tc>
          <w:tcPr>
            <w:tcW w:w="0" w:type="auto"/>
          </w:tcPr>
          <w:p w14:paraId="7B5F0BB0" w14:textId="7128B6FB" w:rsidR="000A116B" w:rsidRPr="008F0D22" w:rsidRDefault="000A116B" w:rsidP="00A228CB">
            <w:pPr>
              <w:rPr>
                <w:sz w:val="22"/>
                <w:szCs w:val="22"/>
              </w:rPr>
            </w:pPr>
            <w:r w:rsidRPr="008F0D22">
              <w:rPr>
                <w:sz w:val="22"/>
                <w:szCs w:val="22"/>
              </w:rPr>
              <w:t>myöten ~ myöđen</w:t>
            </w:r>
            <w:r w:rsidR="008E0C88">
              <w:rPr>
                <w:sz w:val="22"/>
                <w:szCs w:val="22"/>
              </w:rPr>
              <w:t xml:space="preserve">, </w:t>
            </w:r>
            <w:r w:rsidR="008E0C88" w:rsidRPr="008F0D22">
              <w:rPr>
                <w:sz w:val="22"/>
                <w:szCs w:val="22"/>
              </w:rPr>
              <w:t>vasten, vasthaan</w:t>
            </w:r>
          </w:p>
        </w:tc>
        <w:tc>
          <w:tcPr>
            <w:tcW w:w="0" w:type="auto"/>
          </w:tcPr>
          <w:p w14:paraId="08504717" w14:textId="211BD79D" w:rsidR="000A116B" w:rsidRPr="008F0D22" w:rsidRDefault="0019522D" w:rsidP="000A265C">
            <w:pPr>
              <w:rPr>
                <w:sz w:val="22"/>
                <w:szCs w:val="22"/>
              </w:rPr>
            </w:pPr>
            <w:r w:rsidRPr="008F0D22">
              <w:rPr>
                <w:sz w:val="22"/>
                <w:szCs w:val="22"/>
              </w:rPr>
              <w:t>läpi</w:t>
            </w:r>
            <w:r w:rsidR="0075485B">
              <w:rPr>
                <w:sz w:val="22"/>
                <w:szCs w:val="22"/>
              </w:rPr>
              <w:t>(</w:t>
            </w:r>
            <w:r w:rsidRPr="008F0D22">
              <w:rPr>
                <w:sz w:val="22"/>
                <w:szCs w:val="22"/>
              </w:rPr>
              <w:t>t) ~ läpitte</w:t>
            </w:r>
            <w:r>
              <w:rPr>
                <w:sz w:val="22"/>
                <w:szCs w:val="22"/>
              </w:rPr>
              <w:t>,</w:t>
            </w:r>
            <w:r w:rsidRPr="008F0D22">
              <w:rPr>
                <w:sz w:val="22"/>
                <w:szCs w:val="22"/>
              </w:rPr>
              <w:t xml:space="preserve"> poikki</w:t>
            </w:r>
            <w:r w:rsidR="0075485B">
              <w:rPr>
                <w:sz w:val="22"/>
                <w:szCs w:val="22"/>
              </w:rPr>
              <w:t>(</w:t>
            </w:r>
            <w:r w:rsidRPr="008F0D22">
              <w:rPr>
                <w:sz w:val="22"/>
                <w:szCs w:val="22"/>
              </w:rPr>
              <w:t>t)</w:t>
            </w:r>
            <w:r>
              <w:rPr>
                <w:sz w:val="22"/>
                <w:szCs w:val="22"/>
              </w:rPr>
              <w:t>,</w:t>
            </w:r>
            <w:r w:rsidRPr="008F0D22">
              <w:rPr>
                <w:sz w:val="22"/>
                <w:szCs w:val="22"/>
              </w:rPr>
              <w:t xml:space="preserve"> yli</w:t>
            </w:r>
            <w:r w:rsidR="0075485B">
              <w:rPr>
                <w:sz w:val="22"/>
                <w:szCs w:val="22"/>
              </w:rPr>
              <w:t>(</w:t>
            </w:r>
            <w:r w:rsidRPr="008F0D22">
              <w:rPr>
                <w:sz w:val="22"/>
                <w:szCs w:val="22"/>
              </w:rPr>
              <w:t>t) ~ ylitte</w:t>
            </w:r>
            <w:r>
              <w:t>,</w:t>
            </w:r>
            <w:r w:rsidRPr="008F0D22">
              <w:rPr>
                <w:sz w:val="22"/>
                <w:szCs w:val="22"/>
              </w:rPr>
              <w:t xml:space="preserve"> ympäri</w:t>
            </w:r>
            <w:r w:rsidR="0075485B">
              <w:rPr>
                <w:sz w:val="22"/>
                <w:szCs w:val="22"/>
              </w:rPr>
              <w:t>(</w:t>
            </w:r>
            <w:r w:rsidRPr="008F0D22">
              <w:rPr>
                <w:sz w:val="22"/>
                <w:szCs w:val="22"/>
              </w:rPr>
              <w:t>t)</w:t>
            </w:r>
          </w:p>
        </w:tc>
        <w:tc>
          <w:tcPr>
            <w:tcW w:w="0" w:type="auto"/>
          </w:tcPr>
          <w:p w14:paraId="491BA7B0" w14:textId="124280A7" w:rsidR="000A265C" w:rsidRDefault="00A15646" w:rsidP="00A228CB">
            <w:pPr>
              <w:rPr>
                <w:sz w:val="22"/>
                <w:szCs w:val="22"/>
              </w:rPr>
            </w:pPr>
            <w:r>
              <w:rPr>
                <w:sz w:val="22"/>
                <w:szCs w:val="22"/>
              </w:rPr>
              <w:t>keskelä : keskeltä : keskele</w:t>
            </w:r>
            <w:r w:rsidR="0075485B">
              <w:rPr>
                <w:sz w:val="22"/>
                <w:szCs w:val="22"/>
              </w:rPr>
              <w:t>(</w:t>
            </w:r>
            <w:r>
              <w:rPr>
                <w:sz w:val="22"/>
                <w:szCs w:val="22"/>
              </w:rPr>
              <w:t>t),</w:t>
            </w:r>
            <w:r w:rsidRPr="008F0D22">
              <w:rPr>
                <w:sz w:val="22"/>
                <w:szCs w:val="22"/>
              </w:rPr>
              <w:t xml:space="preserve"> kohti ~ kohđi</w:t>
            </w:r>
            <w:r>
              <w:rPr>
                <w:sz w:val="22"/>
                <w:szCs w:val="22"/>
              </w:rPr>
              <w:t>,</w:t>
            </w:r>
            <w:r w:rsidRPr="008F0D22">
              <w:rPr>
                <w:sz w:val="22"/>
                <w:szCs w:val="22"/>
              </w:rPr>
              <w:t xml:space="preserve"> likelä</w:t>
            </w:r>
            <w:r>
              <w:rPr>
                <w:sz w:val="22"/>
                <w:szCs w:val="22"/>
              </w:rPr>
              <w:t xml:space="preserve"> : likeltä : likele</w:t>
            </w:r>
            <w:r w:rsidR="0075485B">
              <w:rPr>
                <w:sz w:val="22"/>
                <w:szCs w:val="22"/>
              </w:rPr>
              <w:t>(</w:t>
            </w:r>
            <w:r>
              <w:rPr>
                <w:sz w:val="22"/>
                <w:szCs w:val="22"/>
              </w:rPr>
              <w:t>t),</w:t>
            </w:r>
            <w:r w:rsidRPr="008F0D22">
              <w:rPr>
                <w:sz w:val="22"/>
                <w:szCs w:val="22"/>
              </w:rPr>
              <w:t xml:space="preserve"> liki</w:t>
            </w:r>
            <w:r w:rsidR="0075485B">
              <w:rPr>
                <w:sz w:val="22"/>
                <w:szCs w:val="22"/>
              </w:rPr>
              <w:t>(</w:t>
            </w:r>
            <w:r>
              <w:rPr>
                <w:sz w:val="22"/>
                <w:szCs w:val="22"/>
              </w:rPr>
              <w:t>t), likempännä : likemp</w:t>
            </w:r>
            <w:r w:rsidR="00C51978">
              <w:rPr>
                <w:sz w:val="22"/>
                <w:szCs w:val="22"/>
              </w:rPr>
              <w:t>(</w:t>
            </w:r>
            <w:r>
              <w:rPr>
                <w:sz w:val="22"/>
                <w:szCs w:val="22"/>
              </w:rPr>
              <w:t>p</w:t>
            </w:r>
            <w:r w:rsidR="00C51978">
              <w:rPr>
                <w:sz w:val="22"/>
                <w:szCs w:val="22"/>
              </w:rPr>
              <w:t>)</w:t>
            </w:r>
            <w:r>
              <w:rPr>
                <w:sz w:val="22"/>
                <w:szCs w:val="22"/>
              </w:rPr>
              <w:t>ää : likemäksi, lähelä : läheltä : lähele</w:t>
            </w:r>
            <w:r w:rsidR="0075485B">
              <w:rPr>
                <w:sz w:val="22"/>
                <w:szCs w:val="22"/>
              </w:rPr>
              <w:t>(</w:t>
            </w:r>
            <w:r>
              <w:rPr>
                <w:sz w:val="22"/>
                <w:szCs w:val="22"/>
              </w:rPr>
              <w:t xml:space="preserve">t), </w:t>
            </w:r>
            <w:r w:rsidRPr="008F0D22">
              <w:rPr>
                <w:sz w:val="22"/>
                <w:szCs w:val="22"/>
              </w:rPr>
              <w:t>pitkin</w:t>
            </w:r>
            <w:r>
              <w:rPr>
                <w:sz w:val="22"/>
                <w:szCs w:val="22"/>
              </w:rPr>
              <w:t>,</w:t>
            </w:r>
            <w:r w:rsidR="00E073B2">
              <w:rPr>
                <w:sz w:val="22"/>
                <w:szCs w:val="22"/>
              </w:rPr>
              <w:t xml:space="preserve"> </w:t>
            </w:r>
            <w:r w:rsidR="00E073B2" w:rsidRPr="008F0D22">
              <w:rPr>
                <w:sz w:val="22"/>
                <w:szCs w:val="22"/>
              </w:rPr>
              <w:t>ympäri</w:t>
            </w:r>
            <w:r w:rsidR="00E073B2">
              <w:rPr>
                <w:sz w:val="22"/>
                <w:szCs w:val="22"/>
              </w:rPr>
              <w:t>(</w:t>
            </w:r>
            <w:r w:rsidR="00E073B2" w:rsidRPr="008F0D22">
              <w:rPr>
                <w:sz w:val="22"/>
                <w:szCs w:val="22"/>
              </w:rPr>
              <w:t>t)</w:t>
            </w:r>
          </w:p>
          <w:p w14:paraId="3DBFA6AC" w14:textId="77777777" w:rsidR="00F904D4" w:rsidRDefault="00A15646" w:rsidP="00A228CB">
            <w:pPr>
              <w:rPr>
                <w:sz w:val="22"/>
                <w:szCs w:val="22"/>
              </w:rPr>
            </w:pPr>
            <w:r w:rsidRPr="008F0D22">
              <w:rPr>
                <w:sz w:val="22"/>
                <w:szCs w:val="22"/>
              </w:rPr>
              <w:t>-puolela</w:t>
            </w:r>
            <w:r>
              <w:rPr>
                <w:sz w:val="22"/>
                <w:szCs w:val="22"/>
              </w:rPr>
              <w:t xml:space="preserve"> :</w:t>
            </w:r>
          </w:p>
          <w:p w14:paraId="05678928" w14:textId="77777777" w:rsidR="00F904D4" w:rsidRDefault="00A15646" w:rsidP="00A228CB">
            <w:pPr>
              <w:rPr>
                <w:sz w:val="22"/>
                <w:szCs w:val="22"/>
              </w:rPr>
            </w:pPr>
            <w:r>
              <w:rPr>
                <w:sz w:val="22"/>
                <w:szCs w:val="22"/>
              </w:rPr>
              <w:t>-puolelta :</w:t>
            </w:r>
          </w:p>
          <w:p w14:paraId="0AC4036B" w14:textId="7C69E448" w:rsidR="000A116B" w:rsidRPr="00A15646" w:rsidRDefault="00E073B2" w:rsidP="00E073B2">
            <w:r>
              <w:rPr>
                <w:sz w:val="22"/>
                <w:szCs w:val="22"/>
              </w:rPr>
              <w:t>-</w:t>
            </w:r>
            <w:r w:rsidR="00A15646">
              <w:rPr>
                <w:sz w:val="22"/>
                <w:szCs w:val="22"/>
              </w:rPr>
              <w:t>puolele</w:t>
            </w:r>
            <w:r w:rsidR="0075485B">
              <w:rPr>
                <w:sz w:val="22"/>
                <w:szCs w:val="22"/>
              </w:rPr>
              <w:t>(</w:t>
            </w:r>
            <w:r w:rsidR="00E417BB">
              <w:rPr>
                <w:sz w:val="22"/>
                <w:szCs w:val="22"/>
              </w:rPr>
              <w:t>t)</w:t>
            </w:r>
          </w:p>
        </w:tc>
      </w:tr>
      <w:tr w:rsidR="003A047E" w:rsidRPr="00F87510" w14:paraId="72042ECE" w14:textId="77777777" w:rsidTr="00A228CB">
        <w:trPr>
          <w:trHeight w:val="2321"/>
        </w:trPr>
        <w:tc>
          <w:tcPr>
            <w:tcW w:w="0" w:type="auto"/>
          </w:tcPr>
          <w:p w14:paraId="292D9B0D" w14:textId="0C0FF67F" w:rsidR="000A116B" w:rsidRDefault="00F44452" w:rsidP="00A228CB">
            <w:r>
              <w:t>Aijan adposisuunit</w:t>
            </w:r>
          </w:p>
          <w:p w14:paraId="1E9B7A00" w14:textId="55A1FE30" w:rsidR="001A42D4" w:rsidRPr="00CC4CC1" w:rsidRDefault="001A42D4" w:rsidP="00A228CB">
            <w:r>
              <w:t>(10.2)</w:t>
            </w:r>
          </w:p>
        </w:tc>
        <w:tc>
          <w:tcPr>
            <w:tcW w:w="0" w:type="auto"/>
          </w:tcPr>
          <w:p w14:paraId="4DA40A0C" w14:textId="53162A01" w:rsidR="000A116B" w:rsidRPr="008F0D22" w:rsidRDefault="000A116B" w:rsidP="005470D4">
            <w:pPr>
              <w:rPr>
                <w:sz w:val="22"/>
                <w:szCs w:val="22"/>
              </w:rPr>
            </w:pPr>
            <w:r w:rsidRPr="008F0D22">
              <w:rPr>
                <w:sz w:val="22"/>
                <w:szCs w:val="22"/>
              </w:rPr>
              <w:t>aikana</w:t>
            </w:r>
            <w:ins w:id="2130" w:author="Information Services" w:date="2015-11-22T15:38:00Z">
              <w:r w:rsidR="005474F3">
                <w:rPr>
                  <w:sz w:val="22"/>
                  <w:szCs w:val="22"/>
                </w:rPr>
                <w:t>, aikhaan</w:t>
              </w:r>
            </w:ins>
            <w:r w:rsidRPr="008F0D22">
              <w:rPr>
                <w:sz w:val="22"/>
                <w:szCs w:val="22"/>
              </w:rPr>
              <w:t xml:space="preserve">, aikhoin, alussa, </w:t>
            </w:r>
            <w:r w:rsidR="005470D4" w:rsidRPr="008F0D22">
              <w:rPr>
                <w:sz w:val="22"/>
                <w:szCs w:val="22"/>
              </w:rPr>
              <w:t>e</w:t>
            </w:r>
            <w:r w:rsidR="00F47819">
              <w:rPr>
                <w:sz w:val="22"/>
                <w:szCs w:val="22"/>
              </w:rPr>
              <w:t>(</w:t>
            </w:r>
            <w:r w:rsidR="005470D4" w:rsidRPr="008F0D22">
              <w:rPr>
                <w:sz w:val="22"/>
                <w:szCs w:val="22"/>
              </w:rPr>
              <w:t>đ</w:t>
            </w:r>
            <w:r w:rsidR="00F47819">
              <w:rPr>
                <w:sz w:val="22"/>
                <w:szCs w:val="22"/>
              </w:rPr>
              <w:t>)</w:t>
            </w:r>
            <w:r w:rsidR="005470D4" w:rsidRPr="008F0D22">
              <w:rPr>
                <w:sz w:val="22"/>
                <w:szCs w:val="22"/>
              </w:rPr>
              <w:t xml:space="preserve">elä, </w:t>
            </w:r>
            <w:r w:rsidRPr="008F0D22">
              <w:rPr>
                <w:sz w:val="22"/>
                <w:szCs w:val="22"/>
              </w:rPr>
              <w:t>lopula, perästä ~ pörästä, päästä, ympärillä</w:t>
            </w:r>
          </w:p>
        </w:tc>
        <w:tc>
          <w:tcPr>
            <w:tcW w:w="0" w:type="auto"/>
          </w:tcPr>
          <w:p w14:paraId="2922431B" w14:textId="6EF62EA9" w:rsidR="000A116B" w:rsidRPr="008F0D22" w:rsidRDefault="000270A9" w:rsidP="00F44452">
            <w:pPr>
              <w:rPr>
                <w:sz w:val="22"/>
                <w:szCs w:val="22"/>
              </w:rPr>
            </w:pPr>
            <w:r w:rsidRPr="008F0D22">
              <w:rPr>
                <w:sz w:val="22"/>
                <w:szCs w:val="22"/>
              </w:rPr>
              <w:t>myöten ~ myöđen</w:t>
            </w:r>
            <w:r>
              <w:rPr>
                <w:sz w:val="22"/>
                <w:szCs w:val="22"/>
              </w:rPr>
              <w:t>, vasten</w:t>
            </w:r>
          </w:p>
        </w:tc>
        <w:tc>
          <w:tcPr>
            <w:tcW w:w="0" w:type="auto"/>
          </w:tcPr>
          <w:p w14:paraId="227526FF" w14:textId="68A145AD" w:rsidR="000A116B" w:rsidRPr="008F0D22" w:rsidRDefault="00FE34AA" w:rsidP="000A116B">
            <w:pPr>
              <w:rPr>
                <w:sz w:val="22"/>
                <w:szCs w:val="22"/>
              </w:rPr>
            </w:pPr>
            <w:r w:rsidRPr="008F0D22">
              <w:rPr>
                <w:sz w:val="22"/>
                <w:szCs w:val="22"/>
              </w:rPr>
              <w:t>e</w:t>
            </w:r>
            <w:r w:rsidR="0075485B">
              <w:rPr>
                <w:sz w:val="22"/>
                <w:szCs w:val="22"/>
              </w:rPr>
              <w:t>(</w:t>
            </w:r>
            <w:r w:rsidRPr="008F0D22">
              <w:rPr>
                <w:sz w:val="22"/>
                <w:szCs w:val="22"/>
              </w:rPr>
              <w:t>đ)eltä</w:t>
            </w:r>
            <w:r>
              <w:rPr>
                <w:sz w:val="22"/>
                <w:szCs w:val="22"/>
              </w:rPr>
              <w:t>,</w:t>
            </w:r>
            <w:r w:rsidRPr="008F0D22">
              <w:rPr>
                <w:sz w:val="22"/>
                <w:szCs w:val="22"/>
              </w:rPr>
              <w:t xml:space="preserve"> jälkheen ~ jälkhiin</w:t>
            </w:r>
            <w:r>
              <w:rPr>
                <w:sz w:val="22"/>
                <w:szCs w:val="22"/>
              </w:rPr>
              <w:t>,</w:t>
            </w:r>
            <w:r w:rsidRPr="008F0D22">
              <w:rPr>
                <w:sz w:val="22"/>
                <w:szCs w:val="22"/>
              </w:rPr>
              <w:t xml:space="preserve"> kesken</w:t>
            </w:r>
            <w:r>
              <w:rPr>
                <w:sz w:val="22"/>
                <w:szCs w:val="22"/>
              </w:rPr>
              <w:t>,</w:t>
            </w:r>
            <w:r w:rsidRPr="008F0D22">
              <w:rPr>
                <w:sz w:val="22"/>
                <w:szCs w:val="22"/>
              </w:rPr>
              <w:t xml:space="preserve"> läpi</w:t>
            </w:r>
            <w:r w:rsidR="0075485B">
              <w:rPr>
                <w:sz w:val="22"/>
                <w:szCs w:val="22"/>
              </w:rPr>
              <w:t>(</w:t>
            </w:r>
            <w:r w:rsidRPr="008F0D22">
              <w:rPr>
                <w:sz w:val="22"/>
                <w:szCs w:val="22"/>
              </w:rPr>
              <w:t>t) ~ läpitte</w:t>
            </w:r>
            <w:r>
              <w:rPr>
                <w:sz w:val="22"/>
                <w:szCs w:val="22"/>
              </w:rPr>
              <w:t>,</w:t>
            </w:r>
            <w:r w:rsidRPr="008F0D22">
              <w:rPr>
                <w:sz w:val="22"/>
                <w:szCs w:val="22"/>
              </w:rPr>
              <w:t xml:space="preserve"> siu</w:t>
            </w:r>
            <w:r w:rsidR="0075485B">
              <w:rPr>
                <w:sz w:val="22"/>
                <w:szCs w:val="22"/>
              </w:rPr>
              <w:t>(</w:t>
            </w:r>
            <w:r w:rsidRPr="008F0D22">
              <w:rPr>
                <w:sz w:val="22"/>
                <w:szCs w:val="22"/>
              </w:rPr>
              <w:t>t) ~ siutte</w:t>
            </w:r>
            <w:r w:rsidR="0075485B">
              <w:rPr>
                <w:sz w:val="22"/>
                <w:szCs w:val="22"/>
              </w:rPr>
              <w:t>(</w:t>
            </w:r>
            <w:r w:rsidRPr="008F0D22">
              <w:rPr>
                <w:sz w:val="22"/>
                <w:szCs w:val="22"/>
              </w:rPr>
              <w:t>t) ~ sivvu</w:t>
            </w:r>
            <w:r>
              <w:rPr>
                <w:sz w:val="22"/>
                <w:szCs w:val="22"/>
              </w:rPr>
              <w:t>,</w:t>
            </w:r>
            <w:r w:rsidR="00F44452">
              <w:rPr>
                <w:sz w:val="22"/>
                <w:szCs w:val="22"/>
              </w:rPr>
              <w:t xml:space="preserve"> </w:t>
            </w:r>
            <w:r w:rsidRPr="008F0D22">
              <w:rPr>
                <w:sz w:val="22"/>
                <w:szCs w:val="22"/>
              </w:rPr>
              <w:t>vaila</w:t>
            </w:r>
            <w:r w:rsidR="002036D0">
              <w:rPr>
                <w:sz w:val="22"/>
                <w:szCs w:val="22"/>
              </w:rPr>
              <w:t xml:space="preserve"> ~</w:t>
            </w:r>
            <w:r w:rsidR="00E417BB">
              <w:rPr>
                <w:sz w:val="22"/>
                <w:szCs w:val="22"/>
              </w:rPr>
              <w:t xml:space="preserve"> va</w:t>
            </w:r>
            <w:r w:rsidR="00C51978">
              <w:rPr>
                <w:sz w:val="22"/>
                <w:szCs w:val="22"/>
              </w:rPr>
              <w:t>ile(t)</w:t>
            </w:r>
            <w:r>
              <w:rPr>
                <w:sz w:val="22"/>
                <w:szCs w:val="22"/>
              </w:rPr>
              <w:t>,</w:t>
            </w:r>
            <w:r w:rsidRPr="008F0D22">
              <w:rPr>
                <w:sz w:val="22"/>
                <w:szCs w:val="22"/>
              </w:rPr>
              <w:t xml:space="preserve"> yli</w:t>
            </w:r>
            <w:r w:rsidR="0075485B">
              <w:rPr>
                <w:sz w:val="22"/>
                <w:szCs w:val="22"/>
              </w:rPr>
              <w:t>(</w:t>
            </w:r>
            <w:r w:rsidRPr="008F0D22">
              <w:rPr>
                <w:sz w:val="22"/>
                <w:szCs w:val="22"/>
              </w:rPr>
              <w:t>t) ~ ylitte</w:t>
            </w:r>
            <w:r>
              <w:rPr>
                <w:sz w:val="22"/>
                <w:szCs w:val="22"/>
              </w:rPr>
              <w:t>,</w:t>
            </w:r>
            <w:r w:rsidRPr="008F0D22">
              <w:rPr>
                <w:sz w:val="22"/>
                <w:szCs w:val="22"/>
              </w:rPr>
              <w:t xml:space="preserve"> ympäri</w:t>
            </w:r>
            <w:r w:rsidR="0075485B">
              <w:rPr>
                <w:sz w:val="22"/>
                <w:szCs w:val="22"/>
              </w:rPr>
              <w:t>(</w:t>
            </w:r>
            <w:r w:rsidRPr="008F0D22">
              <w:rPr>
                <w:sz w:val="22"/>
                <w:szCs w:val="22"/>
              </w:rPr>
              <w:t>t)</w:t>
            </w:r>
            <w:r w:rsidR="00F44452">
              <w:rPr>
                <w:sz w:val="22"/>
                <w:szCs w:val="22"/>
              </w:rPr>
              <w:t xml:space="preserve"> (</w:t>
            </w:r>
            <w:r w:rsidR="00F44452" w:rsidRPr="008F0D22">
              <w:rPr>
                <w:sz w:val="22"/>
                <w:szCs w:val="22"/>
              </w:rPr>
              <w:t>singulaarissa)</w:t>
            </w:r>
          </w:p>
        </w:tc>
        <w:tc>
          <w:tcPr>
            <w:tcW w:w="0" w:type="auto"/>
          </w:tcPr>
          <w:p w14:paraId="1EE6C00E" w14:textId="77777777" w:rsidR="00F904D4" w:rsidRDefault="00825B9A" w:rsidP="00825B9A">
            <w:pPr>
              <w:rPr>
                <w:sz w:val="22"/>
                <w:szCs w:val="22"/>
              </w:rPr>
            </w:pPr>
            <w:r w:rsidRPr="008F0D22">
              <w:rPr>
                <w:sz w:val="22"/>
                <w:szCs w:val="22"/>
              </w:rPr>
              <w:t xml:space="preserve">ennen, </w:t>
            </w:r>
            <w:r w:rsidR="000A116B" w:rsidRPr="008F0D22">
              <w:rPr>
                <w:sz w:val="22"/>
                <w:szCs w:val="22"/>
              </w:rPr>
              <w:t>keskelä : keskele</w:t>
            </w:r>
            <w:r w:rsidR="0075485B">
              <w:rPr>
                <w:sz w:val="22"/>
                <w:szCs w:val="22"/>
              </w:rPr>
              <w:t>(</w:t>
            </w:r>
            <w:r w:rsidR="000A116B" w:rsidRPr="008F0D22">
              <w:rPr>
                <w:sz w:val="22"/>
                <w:szCs w:val="22"/>
              </w:rPr>
              <w:t>t)</w:t>
            </w:r>
            <w:r w:rsidRPr="008F0D22">
              <w:rPr>
                <w:sz w:val="22"/>
                <w:szCs w:val="22"/>
              </w:rPr>
              <w:t>, pitkin</w:t>
            </w:r>
            <w:r w:rsidR="000A116B" w:rsidRPr="008F0D22">
              <w:rPr>
                <w:sz w:val="22"/>
                <w:szCs w:val="22"/>
              </w:rPr>
              <w:t>,</w:t>
            </w:r>
          </w:p>
          <w:p w14:paraId="0365C35B" w14:textId="700585B1" w:rsidR="000A116B" w:rsidRPr="008F0D22" w:rsidRDefault="000A116B" w:rsidP="00825B9A">
            <w:pPr>
              <w:rPr>
                <w:sz w:val="22"/>
                <w:szCs w:val="22"/>
              </w:rPr>
            </w:pPr>
            <w:r w:rsidRPr="008F0D22">
              <w:rPr>
                <w:sz w:val="22"/>
                <w:szCs w:val="22"/>
              </w:rPr>
              <w:t>-puolheen</w:t>
            </w:r>
          </w:p>
        </w:tc>
      </w:tr>
      <w:tr w:rsidR="003A047E" w14:paraId="3A6C447E" w14:textId="77777777" w:rsidTr="00A228CB">
        <w:trPr>
          <w:trHeight w:val="396"/>
        </w:trPr>
        <w:tc>
          <w:tcPr>
            <w:tcW w:w="0" w:type="auto"/>
          </w:tcPr>
          <w:p w14:paraId="42A167AE" w14:textId="758DD979" w:rsidR="000A116B" w:rsidRDefault="00F44452" w:rsidP="00A228CB">
            <w:r>
              <w:t>Tavan adposisuunit</w:t>
            </w:r>
          </w:p>
          <w:p w14:paraId="2584903F" w14:textId="45135BCC" w:rsidR="001A42D4" w:rsidRDefault="001A42D4" w:rsidP="00A228CB">
            <w:r>
              <w:t>(10.3)</w:t>
            </w:r>
          </w:p>
        </w:tc>
        <w:tc>
          <w:tcPr>
            <w:tcW w:w="0" w:type="auto"/>
          </w:tcPr>
          <w:p w14:paraId="699E7AA7" w14:textId="6BDF517B" w:rsidR="000A116B" w:rsidRPr="008F0D22" w:rsidRDefault="00EF1089" w:rsidP="00996962">
            <w:pPr>
              <w:rPr>
                <w:sz w:val="22"/>
                <w:szCs w:val="22"/>
              </w:rPr>
            </w:pPr>
            <w:r w:rsidRPr="008F0D22">
              <w:rPr>
                <w:sz w:val="22"/>
                <w:szCs w:val="22"/>
              </w:rPr>
              <w:t>jälkhiin ~ jälkheen</w:t>
            </w:r>
            <w:r>
              <w:t xml:space="preserve">, </w:t>
            </w:r>
            <w:r w:rsidRPr="008F0D22">
              <w:rPr>
                <w:sz w:val="22"/>
                <w:szCs w:val="22"/>
              </w:rPr>
              <w:t>kans</w:t>
            </w:r>
            <w:r w:rsidR="00996962">
              <w:rPr>
                <w:sz w:val="22"/>
                <w:szCs w:val="22"/>
              </w:rPr>
              <w:t>(a)</w:t>
            </w:r>
            <w:r>
              <w:rPr>
                <w:sz w:val="22"/>
                <w:szCs w:val="22"/>
              </w:rPr>
              <w:t>,</w:t>
            </w:r>
            <w:r w:rsidRPr="008F0D22">
              <w:rPr>
                <w:sz w:val="22"/>
                <w:szCs w:val="22"/>
              </w:rPr>
              <w:t xml:space="preserve"> kautta</w:t>
            </w:r>
            <w:r>
              <w:rPr>
                <w:sz w:val="22"/>
                <w:szCs w:val="22"/>
              </w:rPr>
              <w:t>,</w:t>
            </w:r>
            <w:r w:rsidRPr="008F0D22">
              <w:rPr>
                <w:sz w:val="22"/>
                <w:szCs w:val="22"/>
              </w:rPr>
              <w:t xml:space="preserve"> kesken</w:t>
            </w:r>
            <w:r>
              <w:rPr>
                <w:sz w:val="22"/>
                <w:szCs w:val="22"/>
              </w:rPr>
              <w:t>,</w:t>
            </w:r>
            <w:r w:rsidRPr="008F0D22">
              <w:rPr>
                <w:sz w:val="22"/>
                <w:szCs w:val="22"/>
              </w:rPr>
              <w:t xml:space="preserve"> läpi</w:t>
            </w:r>
            <w:r w:rsidR="0075485B">
              <w:rPr>
                <w:sz w:val="22"/>
                <w:szCs w:val="22"/>
              </w:rPr>
              <w:t>(</w:t>
            </w:r>
            <w:r w:rsidRPr="008F0D22">
              <w:rPr>
                <w:sz w:val="22"/>
                <w:szCs w:val="22"/>
              </w:rPr>
              <w:t>t) ~ läpitte</w:t>
            </w:r>
            <w:r>
              <w:rPr>
                <w:sz w:val="22"/>
                <w:szCs w:val="22"/>
              </w:rPr>
              <w:t>,</w:t>
            </w:r>
            <w:r w:rsidRPr="008F0D22">
              <w:rPr>
                <w:sz w:val="22"/>
                <w:szCs w:val="22"/>
              </w:rPr>
              <w:t xml:space="preserve"> myötä</w:t>
            </w:r>
            <w:r>
              <w:rPr>
                <w:sz w:val="22"/>
                <w:szCs w:val="22"/>
              </w:rPr>
              <w:t>,</w:t>
            </w:r>
            <w:r w:rsidRPr="008F0D22">
              <w:rPr>
                <w:sz w:val="22"/>
                <w:szCs w:val="22"/>
              </w:rPr>
              <w:t xml:space="preserve"> pääle</w:t>
            </w:r>
            <w:r w:rsidR="0075485B">
              <w:rPr>
                <w:sz w:val="22"/>
                <w:szCs w:val="22"/>
              </w:rPr>
              <w:t>(</w:t>
            </w:r>
            <w:r w:rsidRPr="008F0D22">
              <w:rPr>
                <w:sz w:val="22"/>
                <w:szCs w:val="22"/>
              </w:rPr>
              <w:t>t)</w:t>
            </w:r>
            <w:r>
              <w:rPr>
                <w:sz w:val="22"/>
                <w:szCs w:val="22"/>
              </w:rPr>
              <w:t>,</w:t>
            </w:r>
            <w:r w:rsidRPr="008F0D22">
              <w:rPr>
                <w:sz w:val="22"/>
                <w:szCs w:val="22"/>
              </w:rPr>
              <w:t xml:space="preserve"> seurassa</w:t>
            </w:r>
            <w:r>
              <w:rPr>
                <w:sz w:val="22"/>
                <w:szCs w:val="22"/>
              </w:rPr>
              <w:t>,</w:t>
            </w:r>
            <w:r w:rsidRPr="008F0D22">
              <w:rPr>
                <w:sz w:val="22"/>
                <w:szCs w:val="22"/>
              </w:rPr>
              <w:t xml:space="preserve"> vierheen</w:t>
            </w:r>
          </w:p>
        </w:tc>
        <w:tc>
          <w:tcPr>
            <w:tcW w:w="0" w:type="auto"/>
          </w:tcPr>
          <w:p w14:paraId="7FD45A97" w14:textId="77777777" w:rsidR="000A116B" w:rsidRPr="008F0D22" w:rsidRDefault="000A116B" w:rsidP="00A228CB">
            <w:pPr>
              <w:rPr>
                <w:sz w:val="22"/>
                <w:szCs w:val="22"/>
              </w:rPr>
            </w:pPr>
            <w:r w:rsidRPr="008F0D22">
              <w:rPr>
                <w:sz w:val="22"/>
                <w:szCs w:val="22"/>
              </w:rPr>
              <w:t>myöten ~ myöđen</w:t>
            </w:r>
          </w:p>
        </w:tc>
        <w:tc>
          <w:tcPr>
            <w:tcW w:w="0" w:type="auto"/>
          </w:tcPr>
          <w:p w14:paraId="10A451B6" w14:textId="77777777" w:rsidR="000A116B" w:rsidRPr="008F0D22" w:rsidRDefault="000A116B" w:rsidP="00A228CB">
            <w:pPr>
              <w:rPr>
                <w:sz w:val="22"/>
                <w:szCs w:val="22"/>
              </w:rPr>
            </w:pPr>
          </w:p>
        </w:tc>
        <w:tc>
          <w:tcPr>
            <w:tcW w:w="0" w:type="auto"/>
          </w:tcPr>
          <w:p w14:paraId="0ADF7A87" w14:textId="51973649" w:rsidR="000A116B" w:rsidRPr="008F0D22" w:rsidRDefault="000A116B" w:rsidP="00A228CB">
            <w:pPr>
              <w:rPr>
                <w:sz w:val="22"/>
                <w:szCs w:val="22"/>
              </w:rPr>
            </w:pPr>
            <w:r w:rsidRPr="008F0D22">
              <w:rPr>
                <w:sz w:val="22"/>
                <w:szCs w:val="22"/>
              </w:rPr>
              <w:t>ilman</w:t>
            </w:r>
            <w:r>
              <w:rPr>
                <w:sz w:val="22"/>
                <w:szCs w:val="22"/>
              </w:rPr>
              <w:t xml:space="preserve">, </w:t>
            </w:r>
            <w:r w:rsidRPr="008F0D22">
              <w:rPr>
                <w:sz w:val="22"/>
                <w:szCs w:val="22"/>
              </w:rPr>
              <w:t>vasto</w:t>
            </w:r>
            <w:r w:rsidR="0075485B">
              <w:rPr>
                <w:sz w:val="22"/>
                <w:szCs w:val="22"/>
              </w:rPr>
              <w:t>(</w:t>
            </w:r>
            <w:r w:rsidRPr="008F0D22">
              <w:rPr>
                <w:sz w:val="22"/>
                <w:szCs w:val="22"/>
              </w:rPr>
              <w:t>i)n</w:t>
            </w:r>
          </w:p>
        </w:tc>
      </w:tr>
      <w:tr w:rsidR="003A047E" w14:paraId="51362D6B" w14:textId="77777777" w:rsidTr="00A228CB">
        <w:trPr>
          <w:trHeight w:val="396"/>
        </w:trPr>
        <w:tc>
          <w:tcPr>
            <w:tcW w:w="0" w:type="auto"/>
          </w:tcPr>
          <w:p w14:paraId="5679F69D" w14:textId="7FA6E15C" w:rsidR="000A116B" w:rsidRDefault="00F44452" w:rsidP="00A228CB">
            <w:r>
              <w:t>Syyn adposisuunit</w:t>
            </w:r>
          </w:p>
          <w:p w14:paraId="668C5922" w14:textId="59167CC2" w:rsidR="001A42D4" w:rsidRDefault="001A42D4" w:rsidP="00A228CB">
            <w:r>
              <w:t>(10.4)</w:t>
            </w:r>
          </w:p>
        </w:tc>
        <w:tc>
          <w:tcPr>
            <w:tcW w:w="0" w:type="auto"/>
          </w:tcPr>
          <w:p w14:paraId="31445282" w14:textId="212D99AB" w:rsidR="000A116B" w:rsidRPr="008F0D22" w:rsidRDefault="00E6111B" w:rsidP="00E6111B">
            <w:pPr>
              <w:rPr>
                <w:sz w:val="22"/>
                <w:szCs w:val="22"/>
              </w:rPr>
            </w:pPr>
            <w:r w:rsidRPr="008F0D22">
              <w:rPr>
                <w:sz w:val="22"/>
                <w:szCs w:val="22"/>
              </w:rPr>
              <w:t>e</w:t>
            </w:r>
            <w:r w:rsidR="0075485B">
              <w:rPr>
                <w:sz w:val="22"/>
                <w:szCs w:val="22"/>
              </w:rPr>
              <w:t>(</w:t>
            </w:r>
            <w:r w:rsidRPr="008F0D22">
              <w:rPr>
                <w:sz w:val="22"/>
                <w:szCs w:val="22"/>
              </w:rPr>
              <w:t>đ)estä</w:t>
            </w:r>
            <w:r>
              <w:rPr>
                <w:sz w:val="22"/>
                <w:szCs w:val="22"/>
              </w:rPr>
              <w:t>,</w:t>
            </w:r>
            <w:r w:rsidRPr="008F0D22">
              <w:rPr>
                <w:sz w:val="22"/>
                <w:szCs w:val="22"/>
              </w:rPr>
              <w:t xml:space="preserve"> kautta, pääle</w:t>
            </w:r>
            <w:r w:rsidR="0075485B">
              <w:rPr>
                <w:sz w:val="22"/>
                <w:szCs w:val="22"/>
              </w:rPr>
              <w:t>(</w:t>
            </w:r>
            <w:r w:rsidRPr="008F0D22">
              <w:rPr>
                <w:sz w:val="22"/>
                <w:szCs w:val="22"/>
              </w:rPr>
              <w:t xml:space="preserve">t), </w:t>
            </w:r>
            <w:r>
              <w:rPr>
                <w:sz w:val="22"/>
                <w:szCs w:val="22"/>
              </w:rPr>
              <w:t>takkii ~ takia, täh</w:t>
            </w:r>
            <w:r w:rsidR="0075485B">
              <w:rPr>
                <w:sz w:val="22"/>
                <w:szCs w:val="22"/>
              </w:rPr>
              <w:t>(</w:t>
            </w:r>
            <w:r>
              <w:rPr>
                <w:sz w:val="22"/>
                <w:szCs w:val="22"/>
              </w:rPr>
              <w:t>đ)en</w:t>
            </w:r>
          </w:p>
        </w:tc>
        <w:tc>
          <w:tcPr>
            <w:tcW w:w="0" w:type="auto"/>
          </w:tcPr>
          <w:p w14:paraId="251E00F2" w14:textId="77777777" w:rsidR="000A116B" w:rsidRPr="008F0D22" w:rsidRDefault="000A116B" w:rsidP="00A228CB">
            <w:pPr>
              <w:rPr>
                <w:sz w:val="22"/>
                <w:szCs w:val="22"/>
              </w:rPr>
            </w:pPr>
          </w:p>
        </w:tc>
        <w:tc>
          <w:tcPr>
            <w:tcW w:w="0" w:type="auto"/>
          </w:tcPr>
          <w:p w14:paraId="0B1714D7" w14:textId="77777777" w:rsidR="000A116B" w:rsidRPr="008F0D22" w:rsidRDefault="000A116B" w:rsidP="00A228CB">
            <w:pPr>
              <w:rPr>
                <w:sz w:val="22"/>
                <w:szCs w:val="22"/>
              </w:rPr>
            </w:pPr>
          </w:p>
        </w:tc>
        <w:tc>
          <w:tcPr>
            <w:tcW w:w="0" w:type="auto"/>
          </w:tcPr>
          <w:p w14:paraId="0F87362E" w14:textId="77777777" w:rsidR="000A116B" w:rsidRPr="008F0D22" w:rsidRDefault="000A116B" w:rsidP="00A228CB">
            <w:pPr>
              <w:rPr>
                <w:sz w:val="22"/>
                <w:szCs w:val="22"/>
              </w:rPr>
            </w:pPr>
            <w:r w:rsidRPr="008F0D22">
              <w:rPr>
                <w:sz w:val="22"/>
                <w:szCs w:val="22"/>
              </w:rPr>
              <w:t>varten, vasten</w:t>
            </w:r>
          </w:p>
        </w:tc>
      </w:tr>
      <w:tr w:rsidR="003A047E" w14:paraId="4C9980DC" w14:textId="77777777" w:rsidTr="00A228CB">
        <w:trPr>
          <w:trHeight w:val="396"/>
        </w:trPr>
        <w:tc>
          <w:tcPr>
            <w:tcW w:w="0" w:type="auto"/>
          </w:tcPr>
          <w:p w14:paraId="4EBD165C" w14:textId="3CDC02CC" w:rsidR="000A116B" w:rsidRDefault="00F44452" w:rsidP="00A228CB">
            <w:r>
              <w:t>Paljousfraasissa</w:t>
            </w:r>
          </w:p>
          <w:p w14:paraId="2679503E" w14:textId="470FB93D" w:rsidR="001A42D4" w:rsidRDefault="001A42D4" w:rsidP="00A228CB">
            <w:r>
              <w:t>(10.5)</w:t>
            </w:r>
          </w:p>
        </w:tc>
        <w:tc>
          <w:tcPr>
            <w:tcW w:w="0" w:type="auto"/>
          </w:tcPr>
          <w:p w14:paraId="1708235B" w14:textId="080411A9" w:rsidR="000A116B" w:rsidRPr="008F0D22" w:rsidRDefault="000A116B" w:rsidP="00A228CB">
            <w:pPr>
              <w:rPr>
                <w:sz w:val="22"/>
                <w:szCs w:val="22"/>
              </w:rPr>
            </w:pPr>
            <w:r w:rsidRPr="008F0D22">
              <w:rPr>
                <w:sz w:val="22"/>
                <w:szCs w:val="22"/>
              </w:rPr>
              <w:t>e</w:t>
            </w:r>
            <w:r w:rsidR="0075485B">
              <w:rPr>
                <w:sz w:val="22"/>
                <w:szCs w:val="22"/>
              </w:rPr>
              <w:t>(</w:t>
            </w:r>
            <w:r w:rsidRPr="008F0D22">
              <w:rPr>
                <w:sz w:val="22"/>
                <w:szCs w:val="22"/>
              </w:rPr>
              <w:t>đ)estä, välilä</w:t>
            </w:r>
          </w:p>
        </w:tc>
        <w:tc>
          <w:tcPr>
            <w:tcW w:w="0" w:type="auto"/>
          </w:tcPr>
          <w:p w14:paraId="2E4122D1" w14:textId="77777777" w:rsidR="000A116B" w:rsidRPr="008F0D22" w:rsidRDefault="000A116B" w:rsidP="00A228CB">
            <w:pPr>
              <w:rPr>
                <w:sz w:val="22"/>
                <w:szCs w:val="22"/>
              </w:rPr>
            </w:pPr>
            <w:r w:rsidRPr="008F0D22">
              <w:rPr>
                <w:sz w:val="22"/>
                <w:szCs w:val="22"/>
              </w:rPr>
              <w:t>kohti ~ kohđi</w:t>
            </w:r>
          </w:p>
        </w:tc>
        <w:tc>
          <w:tcPr>
            <w:tcW w:w="0" w:type="auto"/>
          </w:tcPr>
          <w:p w14:paraId="13E16DB7" w14:textId="54FF9C3A" w:rsidR="000A116B" w:rsidRPr="008F0D22" w:rsidRDefault="000A116B" w:rsidP="00A228CB">
            <w:pPr>
              <w:rPr>
                <w:sz w:val="22"/>
                <w:szCs w:val="22"/>
              </w:rPr>
            </w:pPr>
            <w:r w:rsidRPr="008F0D22">
              <w:rPr>
                <w:sz w:val="22"/>
                <w:szCs w:val="22"/>
              </w:rPr>
              <w:t>vaila ~ vaile</w:t>
            </w:r>
            <w:r w:rsidR="0075485B">
              <w:rPr>
                <w:sz w:val="22"/>
                <w:szCs w:val="22"/>
              </w:rPr>
              <w:t>(</w:t>
            </w:r>
            <w:r w:rsidRPr="008F0D22">
              <w:rPr>
                <w:sz w:val="22"/>
                <w:szCs w:val="22"/>
              </w:rPr>
              <w:t>t), yli</w:t>
            </w:r>
            <w:r w:rsidR="0075485B">
              <w:rPr>
                <w:sz w:val="22"/>
                <w:szCs w:val="22"/>
              </w:rPr>
              <w:t>(</w:t>
            </w:r>
            <w:r w:rsidRPr="008F0D22">
              <w:rPr>
                <w:sz w:val="22"/>
                <w:szCs w:val="22"/>
              </w:rPr>
              <w:t>t) ~ ylitte</w:t>
            </w:r>
          </w:p>
        </w:tc>
        <w:tc>
          <w:tcPr>
            <w:tcW w:w="0" w:type="auto"/>
          </w:tcPr>
          <w:p w14:paraId="4A3ACB63" w14:textId="77777777" w:rsidR="000A116B" w:rsidRPr="008F0D22" w:rsidRDefault="000A116B" w:rsidP="00A228CB">
            <w:pPr>
              <w:rPr>
                <w:sz w:val="22"/>
                <w:szCs w:val="22"/>
              </w:rPr>
            </w:pPr>
            <w:r w:rsidRPr="008F0D22">
              <w:rPr>
                <w:sz w:val="22"/>
                <w:szCs w:val="22"/>
              </w:rPr>
              <w:t>keskelä</w:t>
            </w:r>
          </w:p>
        </w:tc>
      </w:tr>
      <w:tr w:rsidR="003A047E" w14:paraId="68651F96" w14:textId="77777777" w:rsidTr="00A228CB">
        <w:trPr>
          <w:trHeight w:val="396"/>
        </w:trPr>
        <w:tc>
          <w:tcPr>
            <w:tcW w:w="0" w:type="auto"/>
          </w:tcPr>
          <w:p w14:paraId="41422FA1" w14:textId="77777777" w:rsidR="000A116B" w:rsidRDefault="000A116B" w:rsidP="00A228CB">
            <w:r>
              <w:t>Suhdet</w:t>
            </w:r>
          </w:p>
          <w:p w14:paraId="37F16757" w14:textId="2329FE7E" w:rsidR="001A42D4" w:rsidRDefault="001A42D4" w:rsidP="00A228CB">
            <w:r>
              <w:t>(10.6)</w:t>
            </w:r>
          </w:p>
        </w:tc>
        <w:tc>
          <w:tcPr>
            <w:tcW w:w="0" w:type="auto"/>
          </w:tcPr>
          <w:p w14:paraId="43165244" w14:textId="782BCFC5" w:rsidR="000A116B" w:rsidRPr="003A047E" w:rsidRDefault="003A047E" w:rsidP="00A228CB">
            <w:r w:rsidRPr="008F0D22">
              <w:rPr>
                <w:sz w:val="22"/>
                <w:szCs w:val="22"/>
              </w:rPr>
              <w:t>e</w:t>
            </w:r>
            <w:r w:rsidR="0075485B">
              <w:rPr>
                <w:sz w:val="22"/>
                <w:szCs w:val="22"/>
              </w:rPr>
              <w:t>(</w:t>
            </w:r>
            <w:r w:rsidRPr="008F0D22">
              <w:rPr>
                <w:sz w:val="22"/>
                <w:szCs w:val="22"/>
              </w:rPr>
              <w:t>đ)estä</w:t>
            </w:r>
            <w:r>
              <w:rPr>
                <w:sz w:val="22"/>
                <w:szCs w:val="22"/>
              </w:rPr>
              <w:t>,</w:t>
            </w:r>
            <w:r w:rsidRPr="008F0D22">
              <w:rPr>
                <w:sz w:val="22"/>
                <w:szCs w:val="22"/>
              </w:rPr>
              <w:t xml:space="preserve"> kautta</w:t>
            </w:r>
            <w:r>
              <w:rPr>
                <w:sz w:val="22"/>
                <w:szCs w:val="22"/>
              </w:rPr>
              <w:t>,</w:t>
            </w:r>
            <w:r w:rsidRPr="008F0D22">
              <w:rPr>
                <w:sz w:val="22"/>
                <w:szCs w:val="22"/>
              </w:rPr>
              <w:t xml:space="preserve"> puolela : puolele</w:t>
            </w:r>
            <w:r w:rsidR="0075485B">
              <w:rPr>
                <w:sz w:val="22"/>
                <w:szCs w:val="22"/>
              </w:rPr>
              <w:t>(</w:t>
            </w:r>
            <w:r w:rsidRPr="008F0D22">
              <w:rPr>
                <w:sz w:val="22"/>
                <w:szCs w:val="22"/>
              </w:rPr>
              <w:t>t)</w:t>
            </w:r>
            <w:r>
              <w:rPr>
                <w:sz w:val="22"/>
                <w:szCs w:val="22"/>
              </w:rPr>
              <w:t>,</w:t>
            </w:r>
            <w:r w:rsidRPr="008F0D22">
              <w:rPr>
                <w:sz w:val="22"/>
                <w:szCs w:val="22"/>
              </w:rPr>
              <w:t xml:space="preserve"> puolelta</w:t>
            </w:r>
            <w:r>
              <w:rPr>
                <w:sz w:val="22"/>
                <w:szCs w:val="22"/>
              </w:rPr>
              <w:t>,</w:t>
            </w:r>
            <w:r w:rsidRPr="008F0D22">
              <w:rPr>
                <w:sz w:val="22"/>
                <w:szCs w:val="22"/>
              </w:rPr>
              <w:t xml:space="preserve"> puolesta</w:t>
            </w:r>
            <w:r>
              <w:rPr>
                <w:sz w:val="22"/>
                <w:szCs w:val="22"/>
              </w:rPr>
              <w:t>,</w:t>
            </w:r>
            <w:r w:rsidRPr="008F0D22">
              <w:rPr>
                <w:sz w:val="22"/>
                <w:szCs w:val="22"/>
              </w:rPr>
              <w:t xml:space="preserve"> puolheen</w:t>
            </w:r>
            <w:r>
              <w:rPr>
                <w:sz w:val="22"/>
                <w:szCs w:val="22"/>
              </w:rPr>
              <w:t>,</w:t>
            </w:r>
            <w:r w:rsidRPr="008F0D22">
              <w:rPr>
                <w:sz w:val="22"/>
                <w:szCs w:val="22"/>
              </w:rPr>
              <w:t xml:space="preserve"> sijassa : sijhaan</w:t>
            </w:r>
            <w:r>
              <w:rPr>
                <w:sz w:val="22"/>
                <w:szCs w:val="22"/>
              </w:rPr>
              <w:t>,</w:t>
            </w:r>
            <w:r w:rsidRPr="008F0D22">
              <w:rPr>
                <w:sz w:val="22"/>
                <w:szCs w:val="22"/>
              </w:rPr>
              <w:t xml:space="preserve"> välilä</w:t>
            </w:r>
            <w:r>
              <w:rPr>
                <w:sz w:val="22"/>
                <w:szCs w:val="22"/>
              </w:rPr>
              <w:t>,</w:t>
            </w:r>
            <w:r w:rsidRPr="008F0D22">
              <w:rPr>
                <w:sz w:val="22"/>
                <w:szCs w:val="22"/>
              </w:rPr>
              <w:t xml:space="preserve"> välissä</w:t>
            </w:r>
          </w:p>
        </w:tc>
        <w:tc>
          <w:tcPr>
            <w:tcW w:w="0" w:type="auto"/>
          </w:tcPr>
          <w:p w14:paraId="4A5ED67D" w14:textId="77777777" w:rsidR="000A116B" w:rsidRPr="008F0D22" w:rsidRDefault="000A116B" w:rsidP="00A228CB">
            <w:pPr>
              <w:rPr>
                <w:sz w:val="22"/>
                <w:szCs w:val="22"/>
              </w:rPr>
            </w:pPr>
            <w:r w:rsidRPr="008F0D22">
              <w:rPr>
                <w:sz w:val="22"/>
                <w:szCs w:val="22"/>
              </w:rPr>
              <w:t>kohthaan, vasten, vasthaan</w:t>
            </w:r>
          </w:p>
        </w:tc>
        <w:tc>
          <w:tcPr>
            <w:tcW w:w="0" w:type="auto"/>
          </w:tcPr>
          <w:p w14:paraId="335766CE" w14:textId="77777777" w:rsidR="000A116B" w:rsidRPr="008F0D22" w:rsidRDefault="000A116B" w:rsidP="00A228CB">
            <w:pPr>
              <w:rPr>
                <w:sz w:val="22"/>
                <w:szCs w:val="22"/>
              </w:rPr>
            </w:pPr>
          </w:p>
        </w:tc>
        <w:tc>
          <w:tcPr>
            <w:tcW w:w="0" w:type="auto"/>
          </w:tcPr>
          <w:p w14:paraId="3B0FCE2B" w14:textId="77777777" w:rsidR="000A116B" w:rsidRPr="008F0D22" w:rsidRDefault="000A116B" w:rsidP="00A228CB">
            <w:pPr>
              <w:rPr>
                <w:sz w:val="22"/>
                <w:szCs w:val="22"/>
              </w:rPr>
            </w:pPr>
          </w:p>
        </w:tc>
      </w:tr>
      <w:tr w:rsidR="003A047E" w14:paraId="5C70D2CC" w14:textId="77777777" w:rsidTr="00A228CB">
        <w:trPr>
          <w:trHeight w:val="396"/>
        </w:trPr>
        <w:tc>
          <w:tcPr>
            <w:tcW w:w="0" w:type="auto"/>
          </w:tcPr>
          <w:p w14:paraId="1D14FACC" w14:textId="4A67AB74" w:rsidR="000A116B" w:rsidRDefault="009D48B2" w:rsidP="00A228CB">
            <w:r>
              <w:t>Läpinäkymättömät</w:t>
            </w:r>
          </w:p>
          <w:p w14:paraId="0A79A0C7" w14:textId="48E6217A" w:rsidR="001A42D4" w:rsidRDefault="001A42D4" w:rsidP="00A228CB">
            <w:r>
              <w:t>(10.7)</w:t>
            </w:r>
          </w:p>
        </w:tc>
        <w:tc>
          <w:tcPr>
            <w:tcW w:w="0" w:type="auto"/>
          </w:tcPr>
          <w:p w14:paraId="77199941" w14:textId="649EF8B7" w:rsidR="000A116B" w:rsidRPr="008F0D22" w:rsidRDefault="003A047E" w:rsidP="00A228CB">
            <w:pPr>
              <w:rPr>
                <w:sz w:val="22"/>
                <w:szCs w:val="22"/>
              </w:rPr>
            </w:pPr>
            <w:r w:rsidRPr="008F0D22">
              <w:rPr>
                <w:sz w:val="22"/>
                <w:szCs w:val="22"/>
              </w:rPr>
              <w:t>alle</w:t>
            </w:r>
            <w:r w:rsidR="0075485B">
              <w:rPr>
                <w:sz w:val="22"/>
                <w:szCs w:val="22"/>
              </w:rPr>
              <w:t>(</w:t>
            </w:r>
            <w:r w:rsidRPr="008F0D22">
              <w:rPr>
                <w:sz w:val="22"/>
                <w:szCs w:val="22"/>
              </w:rPr>
              <w:t>t)</w:t>
            </w:r>
            <w:r>
              <w:rPr>
                <w:sz w:val="22"/>
                <w:szCs w:val="22"/>
              </w:rPr>
              <w:t>,</w:t>
            </w:r>
            <w:r w:rsidRPr="008F0D22">
              <w:rPr>
                <w:sz w:val="22"/>
                <w:szCs w:val="22"/>
              </w:rPr>
              <w:t xml:space="preserve"> kans</w:t>
            </w:r>
            <w:r w:rsidR="0075485B">
              <w:rPr>
                <w:sz w:val="22"/>
                <w:szCs w:val="22"/>
              </w:rPr>
              <w:t>(</w:t>
            </w:r>
            <w:r w:rsidRPr="008F0D22">
              <w:rPr>
                <w:sz w:val="22"/>
                <w:szCs w:val="22"/>
              </w:rPr>
              <w:t>a)</w:t>
            </w:r>
            <w:r>
              <w:rPr>
                <w:sz w:val="22"/>
                <w:szCs w:val="22"/>
              </w:rPr>
              <w:t>,</w:t>
            </w:r>
            <w:r w:rsidRPr="008F0D22">
              <w:rPr>
                <w:sz w:val="22"/>
                <w:szCs w:val="22"/>
              </w:rPr>
              <w:t xml:space="preserve"> perhään ~ pörhään</w:t>
            </w:r>
            <w:r>
              <w:rPr>
                <w:sz w:val="22"/>
                <w:szCs w:val="22"/>
              </w:rPr>
              <w:t>,</w:t>
            </w:r>
            <w:r w:rsidRPr="008F0D22">
              <w:rPr>
                <w:sz w:val="22"/>
                <w:szCs w:val="22"/>
              </w:rPr>
              <w:t xml:space="preserve"> perässä ~ pörässä</w:t>
            </w:r>
            <w:r>
              <w:rPr>
                <w:sz w:val="22"/>
                <w:szCs w:val="22"/>
              </w:rPr>
              <w:t>,</w:t>
            </w:r>
            <w:r w:rsidRPr="008F0D22">
              <w:rPr>
                <w:sz w:val="22"/>
                <w:szCs w:val="22"/>
              </w:rPr>
              <w:t xml:space="preserve"> pääle</w:t>
            </w:r>
            <w:r w:rsidR="0075485B">
              <w:rPr>
                <w:sz w:val="22"/>
                <w:szCs w:val="22"/>
              </w:rPr>
              <w:t>(</w:t>
            </w:r>
            <w:r w:rsidRPr="008F0D22">
              <w:rPr>
                <w:sz w:val="22"/>
                <w:szCs w:val="22"/>
              </w:rPr>
              <w:t>t)</w:t>
            </w:r>
            <w:r>
              <w:rPr>
                <w:sz w:val="22"/>
                <w:szCs w:val="22"/>
              </w:rPr>
              <w:t xml:space="preserve">, </w:t>
            </w:r>
            <w:r w:rsidRPr="008F0D22">
              <w:rPr>
                <w:sz w:val="22"/>
                <w:szCs w:val="22"/>
              </w:rPr>
              <w:t>päältä</w:t>
            </w:r>
            <w:r>
              <w:rPr>
                <w:sz w:val="22"/>
                <w:szCs w:val="22"/>
              </w:rPr>
              <w:t>,</w:t>
            </w:r>
            <w:r w:rsidRPr="008F0D22">
              <w:rPr>
                <w:sz w:val="22"/>
                <w:szCs w:val="22"/>
              </w:rPr>
              <w:t xml:space="preserve"> ympäri</w:t>
            </w:r>
            <w:r w:rsidR="0075485B">
              <w:rPr>
                <w:sz w:val="22"/>
                <w:szCs w:val="22"/>
              </w:rPr>
              <w:t>(</w:t>
            </w:r>
            <w:r w:rsidRPr="008F0D22">
              <w:rPr>
                <w:sz w:val="22"/>
                <w:szCs w:val="22"/>
              </w:rPr>
              <w:t>t)</w:t>
            </w:r>
          </w:p>
        </w:tc>
        <w:tc>
          <w:tcPr>
            <w:tcW w:w="0" w:type="auto"/>
          </w:tcPr>
          <w:p w14:paraId="2C193DD6" w14:textId="77777777" w:rsidR="000A116B" w:rsidRPr="008F0D22" w:rsidRDefault="000A116B" w:rsidP="00A228CB">
            <w:pPr>
              <w:rPr>
                <w:sz w:val="22"/>
                <w:szCs w:val="22"/>
              </w:rPr>
            </w:pPr>
          </w:p>
        </w:tc>
        <w:tc>
          <w:tcPr>
            <w:tcW w:w="0" w:type="auto"/>
          </w:tcPr>
          <w:p w14:paraId="5F6611E2" w14:textId="77777777" w:rsidR="000A116B" w:rsidRPr="008F0D22" w:rsidRDefault="000A116B" w:rsidP="00A228CB">
            <w:pPr>
              <w:rPr>
                <w:sz w:val="22"/>
                <w:szCs w:val="22"/>
              </w:rPr>
            </w:pPr>
          </w:p>
        </w:tc>
        <w:tc>
          <w:tcPr>
            <w:tcW w:w="0" w:type="auto"/>
          </w:tcPr>
          <w:p w14:paraId="69C8EE74" w14:textId="77777777" w:rsidR="000A116B" w:rsidRPr="008F0D22" w:rsidRDefault="000A116B" w:rsidP="00A228CB">
            <w:pPr>
              <w:rPr>
                <w:sz w:val="22"/>
                <w:szCs w:val="22"/>
              </w:rPr>
            </w:pPr>
          </w:p>
        </w:tc>
      </w:tr>
      <w:tr w:rsidR="003A047E" w14:paraId="45EAD781" w14:textId="77777777" w:rsidTr="00A228CB">
        <w:trPr>
          <w:trHeight w:val="396"/>
        </w:trPr>
        <w:tc>
          <w:tcPr>
            <w:tcW w:w="0" w:type="auto"/>
          </w:tcPr>
          <w:p w14:paraId="3F9F1618" w14:textId="77777777" w:rsidR="000A116B" w:rsidRDefault="000A116B" w:rsidP="00A228CB">
            <w:r>
              <w:t>Löysät</w:t>
            </w:r>
          </w:p>
          <w:p w14:paraId="6F53C335" w14:textId="551F6937" w:rsidR="001A42D4" w:rsidRDefault="001A42D4" w:rsidP="00A228CB">
            <w:r>
              <w:t>(10.8)</w:t>
            </w:r>
          </w:p>
        </w:tc>
        <w:tc>
          <w:tcPr>
            <w:tcW w:w="0" w:type="auto"/>
          </w:tcPr>
          <w:p w14:paraId="7B74C60E" w14:textId="6C87D663" w:rsidR="000A116B" w:rsidRPr="008F0D22" w:rsidRDefault="003A047E" w:rsidP="003A047E">
            <w:pPr>
              <w:rPr>
                <w:sz w:val="22"/>
                <w:szCs w:val="22"/>
              </w:rPr>
            </w:pPr>
            <w:r w:rsidRPr="008F0D22">
              <w:rPr>
                <w:sz w:val="22"/>
                <w:szCs w:val="22"/>
              </w:rPr>
              <w:t xml:space="preserve">jälkheen ~ jälkhiin, mielestä, </w:t>
            </w:r>
            <w:r w:rsidR="000A116B" w:rsidRPr="008F0D22">
              <w:rPr>
                <w:sz w:val="22"/>
                <w:szCs w:val="22"/>
              </w:rPr>
              <w:t xml:space="preserve">puolesta </w:t>
            </w:r>
          </w:p>
        </w:tc>
        <w:tc>
          <w:tcPr>
            <w:tcW w:w="0" w:type="auto"/>
          </w:tcPr>
          <w:p w14:paraId="49DF0664" w14:textId="77777777" w:rsidR="000A116B" w:rsidRPr="008F0D22" w:rsidRDefault="000A116B" w:rsidP="00A228CB">
            <w:pPr>
              <w:rPr>
                <w:sz w:val="22"/>
                <w:szCs w:val="22"/>
              </w:rPr>
            </w:pPr>
          </w:p>
        </w:tc>
        <w:tc>
          <w:tcPr>
            <w:tcW w:w="0" w:type="auto"/>
          </w:tcPr>
          <w:p w14:paraId="0C04F52F" w14:textId="77777777" w:rsidR="000A116B" w:rsidRPr="008F0D22" w:rsidRDefault="000A116B" w:rsidP="00A228CB">
            <w:pPr>
              <w:rPr>
                <w:sz w:val="22"/>
                <w:szCs w:val="22"/>
              </w:rPr>
            </w:pPr>
          </w:p>
        </w:tc>
        <w:tc>
          <w:tcPr>
            <w:tcW w:w="0" w:type="auto"/>
          </w:tcPr>
          <w:p w14:paraId="353ED129" w14:textId="77777777" w:rsidR="000A116B" w:rsidRPr="008F0D22" w:rsidRDefault="000A116B" w:rsidP="00A228CB">
            <w:pPr>
              <w:rPr>
                <w:sz w:val="22"/>
                <w:szCs w:val="22"/>
              </w:rPr>
            </w:pPr>
          </w:p>
        </w:tc>
      </w:tr>
    </w:tbl>
    <w:p w14:paraId="119D7561" w14:textId="77777777" w:rsidR="002B6C31" w:rsidRPr="00AE1E32" w:rsidRDefault="002B6C31" w:rsidP="002B6C31">
      <w:pPr>
        <w:pStyle w:val="Overskrift1"/>
      </w:pPr>
      <w:bookmarkStart w:id="2131" w:name="_Toc242931486"/>
      <w:bookmarkStart w:id="2132" w:name="_Toc311274011"/>
      <w:r w:rsidRPr="00AE1E32">
        <w:t>Junksuunisanat</w:t>
      </w:r>
      <w:bookmarkEnd w:id="2131"/>
      <w:bookmarkEnd w:id="2132"/>
    </w:p>
    <w:p w14:paraId="60ACB685" w14:textId="25672E92" w:rsidR="002B6C31" w:rsidRPr="00AE1E32" w:rsidRDefault="002B6C31" w:rsidP="002B6C31">
      <w:r w:rsidRPr="00246B3D">
        <w:rPr>
          <w:smallCaps/>
        </w:rPr>
        <w:t>Junksuunisanat</w:t>
      </w:r>
      <w:r w:rsidRPr="00AE1E32">
        <w:t xml:space="preserve"> muistelhaan syntaktiitten eli fraassiin välisistä suhtheista. Osala oon oma semanttinen merkitys, osala ei. </w:t>
      </w:r>
      <w:r w:rsidR="00246B3D">
        <w:t>A</w:t>
      </w:r>
      <w:r w:rsidRPr="00AE1E32">
        <w:t>dverbiista net eroittaa niitten fasta paikka: Net oon tasan sen fraasin eli syntaktin eđessä, mitä net oon liittämässä johonki toisheen fraashiin eli syntakthiin.</w:t>
      </w:r>
    </w:p>
    <w:p w14:paraId="5CE2F391" w14:textId="3FFB529E" w:rsidR="002B6C31" w:rsidRPr="00AE1E32" w:rsidRDefault="002B6C31" w:rsidP="002B6C31">
      <w:r w:rsidRPr="00AE1E32">
        <w:t xml:space="preserve">Junksuunisanat pruukathaan jakkaat kahtheen joukkhoon sen </w:t>
      </w:r>
      <w:r w:rsidRPr="00AE1E32">
        <w:rPr>
          <w:lang w:val="fi-FI"/>
        </w:rPr>
        <w:t>jälkhiin</w:t>
      </w:r>
      <w:r w:rsidRPr="00AE1E32">
        <w:t xml:space="preserve">, yhđistethäänkö net kahta eli usseemppaa paralellista syntaktii eli fraassii vain yhđistethäänkö net toisen syntaktin toisheen sen jäseneksi. Käskemä tässä ensimäistä joukkoo </w:t>
      </w:r>
      <w:r w:rsidR="00596427">
        <w:rPr>
          <w:smallCaps/>
        </w:rPr>
        <w:t>konjunksuuni</w:t>
      </w:r>
      <w:r w:rsidRPr="007C2B46">
        <w:rPr>
          <w:smallCaps/>
        </w:rPr>
        <w:t>ksi</w:t>
      </w:r>
      <w:r w:rsidRPr="00AE1E32">
        <w:t xml:space="preserve"> ja toista joukkoo </w:t>
      </w:r>
      <w:r w:rsidR="00596427">
        <w:rPr>
          <w:smallCaps/>
        </w:rPr>
        <w:t>subjunksuuni</w:t>
      </w:r>
      <w:r w:rsidRPr="007C2B46">
        <w:rPr>
          <w:smallCaps/>
        </w:rPr>
        <w:t>ksi</w:t>
      </w:r>
      <w:r w:rsidRPr="00AE1E32">
        <w:t xml:space="preserve">. Mutta oon olemassa vielä kolmaski </w:t>
      </w:r>
      <w:r>
        <w:t xml:space="preserve">pikku </w:t>
      </w:r>
      <w:r w:rsidRPr="00AE1E32">
        <w:t xml:space="preserve">joukko, mitä käytethään liittämässä ylisyntaktii alasyntakthiin. Käskemä sitä joukkoo tässä </w:t>
      </w:r>
      <w:r w:rsidR="00596427">
        <w:rPr>
          <w:smallCaps/>
        </w:rPr>
        <w:t>superjunksuuni</w:t>
      </w:r>
      <w:r w:rsidRPr="007C2B46">
        <w:rPr>
          <w:smallCaps/>
        </w:rPr>
        <w:t>ksi</w:t>
      </w:r>
      <w:r w:rsidRPr="00AE1E32">
        <w:t>.</w:t>
      </w:r>
    </w:p>
    <w:p w14:paraId="09A6E70F" w14:textId="57EF50CF" w:rsidR="002B6C31" w:rsidRPr="00AE1E32" w:rsidRDefault="002B6C31" w:rsidP="002B6C31">
      <w:r w:rsidRPr="00AE1E32">
        <w:t>Formaali</w:t>
      </w:r>
      <w:r w:rsidR="001A1CDC">
        <w:t>se</w:t>
      </w:r>
      <w:r w:rsidRPr="00AE1E32">
        <w:t>sti junksuunisanat saatethaan olla neljenlaiset:</w:t>
      </w:r>
    </w:p>
    <w:p w14:paraId="62FAD4B5" w14:textId="741E0122" w:rsidR="002B6C31" w:rsidRPr="00AE1E32" w:rsidRDefault="002B6C31" w:rsidP="001A1CDC">
      <w:pPr>
        <w:pStyle w:val="Punktliste"/>
      </w:pPr>
      <w:r w:rsidRPr="00885B53">
        <w:rPr>
          <w:smallCaps/>
        </w:rPr>
        <w:t>Yksilekseemiset</w:t>
      </w:r>
      <w:r w:rsidRPr="00AE1E32">
        <w:t xml:space="preserve">, </w:t>
      </w:r>
      <w:r w:rsidRPr="00596427">
        <w:t>niin ko</w:t>
      </w:r>
      <w:r w:rsidRPr="00D04EC7">
        <w:rPr>
          <w:i/>
        </w:rPr>
        <w:t xml:space="preserve"> ja</w:t>
      </w:r>
      <w:r w:rsidR="001B127A" w:rsidRPr="001B127A">
        <w:t>,</w:t>
      </w:r>
      <w:r w:rsidRPr="00D04EC7">
        <w:rPr>
          <w:i/>
        </w:rPr>
        <w:t xml:space="preserve"> eli </w:t>
      </w:r>
      <w:r w:rsidR="00BA1173" w:rsidRPr="00BA1173">
        <w:t>~</w:t>
      </w:r>
      <w:r w:rsidRPr="00D04EC7">
        <w:rPr>
          <w:i/>
        </w:rPr>
        <w:t xml:space="preserve"> elikkä</w:t>
      </w:r>
      <w:r w:rsidR="001B127A" w:rsidRPr="001B127A">
        <w:t>,</w:t>
      </w:r>
      <w:r w:rsidRPr="00D04EC7">
        <w:rPr>
          <w:i/>
        </w:rPr>
        <w:t xml:space="preserve"> tahi </w:t>
      </w:r>
      <w:r w:rsidR="00BA1173" w:rsidRPr="00BA1173">
        <w:t>~</w:t>
      </w:r>
      <w:r w:rsidRPr="00D04EC7">
        <w:rPr>
          <w:i/>
        </w:rPr>
        <w:t xml:space="preserve"> tai</w:t>
      </w:r>
      <w:r w:rsidR="001B127A" w:rsidRPr="001B127A">
        <w:t>,</w:t>
      </w:r>
      <w:r w:rsidRPr="00D04EC7">
        <w:rPr>
          <w:i/>
        </w:rPr>
        <w:t xml:space="preserve"> vain </w:t>
      </w:r>
      <w:r w:rsidR="00BA1173" w:rsidRPr="00BA1173">
        <w:t>~</w:t>
      </w:r>
      <w:r w:rsidRPr="00D04EC7">
        <w:rPr>
          <w:i/>
        </w:rPr>
        <w:t xml:space="preserve"> va</w:t>
      </w:r>
      <w:r w:rsidR="00CF34A3">
        <w:rPr>
          <w:i/>
        </w:rPr>
        <w:t>i</w:t>
      </w:r>
      <w:r w:rsidR="001B127A" w:rsidRPr="001B127A">
        <w:t>,</w:t>
      </w:r>
      <w:r w:rsidR="00CF34A3">
        <w:rPr>
          <w:i/>
        </w:rPr>
        <w:t xml:space="preserve"> niin</w:t>
      </w:r>
      <w:r w:rsidR="001B127A" w:rsidRPr="001B127A">
        <w:t>,</w:t>
      </w:r>
      <w:r w:rsidR="00CF34A3">
        <w:rPr>
          <w:i/>
        </w:rPr>
        <w:t xml:space="preserve"> se</w:t>
      </w:r>
      <w:r w:rsidR="001B127A" w:rsidRPr="001B127A">
        <w:t>,</w:t>
      </w:r>
      <w:r w:rsidR="00CF34A3">
        <w:rPr>
          <w:i/>
        </w:rPr>
        <w:t xml:space="preserve"> ette </w:t>
      </w:r>
      <w:r w:rsidR="00BA1173" w:rsidRPr="00BA1173">
        <w:t>~</w:t>
      </w:r>
      <w:r w:rsidR="00CF34A3">
        <w:rPr>
          <w:i/>
        </w:rPr>
        <w:t xml:space="preserve"> että</w:t>
      </w:r>
      <w:r w:rsidR="001B127A" w:rsidRPr="001B127A">
        <w:t>,</w:t>
      </w:r>
      <w:r w:rsidR="00CF34A3">
        <w:rPr>
          <w:i/>
        </w:rPr>
        <w:t xml:space="preserve"> nette </w:t>
      </w:r>
      <w:r w:rsidR="00BA1173" w:rsidRPr="00BA1173">
        <w:t>~</w:t>
      </w:r>
      <w:r w:rsidR="00CF34A3">
        <w:rPr>
          <w:i/>
        </w:rPr>
        <w:t xml:space="preserve"> </w:t>
      </w:r>
      <w:r w:rsidRPr="00D04EC7">
        <w:rPr>
          <w:i/>
        </w:rPr>
        <w:t>nettä</w:t>
      </w:r>
      <w:r w:rsidR="001B127A" w:rsidRPr="001B127A">
        <w:t>,</w:t>
      </w:r>
      <w:r w:rsidRPr="00D04EC7">
        <w:rPr>
          <w:i/>
        </w:rPr>
        <w:t xml:space="preserve"> jos</w:t>
      </w:r>
      <w:r w:rsidR="001B127A" w:rsidRPr="001B127A">
        <w:t>,</w:t>
      </w:r>
      <w:r w:rsidRPr="00D04EC7">
        <w:rPr>
          <w:i/>
        </w:rPr>
        <w:t xml:space="preserve"> ko</w:t>
      </w:r>
      <w:r w:rsidR="001B127A" w:rsidRPr="001B127A">
        <w:t>,</w:t>
      </w:r>
      <w:r w:rsidRPr="00D04EC7">
        <w:rPr>
          <w:i/>
        </w:rPr>
        <w:t xml:space="preserve"> vaikka</w:t>
      </w:r>
      <w:r w:rsidR="001B127A" w:rsidRPr="001B127A">
        <w:t>,</w:t>
      </w:r>
      <w:r w:rsidRPr="00D04EC7">
        <w:rPr>
          <w:i/>
        </w:rPr>
        <w:t xml:space="preserve"> mutta</w:t>
      </w:r>
      <w:r w:rsidR="001B127A" w:rsidRPr="001B127A">
        <w:t>.</w:t>
      </w:r>
    </w:p>
    <w:p w14:paraId="052B4D94" w14:textId="77777777" w:rsidR="00F904D4" w:rsidRDefault="002B6C31" w:rsidP="001A1CDC">
      <w:pPr>
        <w:pStyle w:val="Punktliste"/>
      </w:pPr>
      <w:r w:rsidRPr="00885B53">
        <w:rPr>
          <w:smallCaps/>
        </w:rPr>
        <w:t>Enkliitti</w:t>
      </w:r>
      <w:r>
        <w:t xml:space="preserve"> </w:t>
      </w:r>
      <w:r w:rsidRPr="00AE1E32">
        <w:rPr>
          <w:i/>
        </w:rPr>
        <w:t>-kä</w:t>
      </w:r>
      <w:r w:rsidR="00F904D4">
        <w:t>.</w:t>
      </w:r>
    </w:p>
    <w:p w14:paraId="7BA2E467" w14:textId="2ECA9A34" w:rsidR="002B6C31" w:rsidRPr="00AE1E32" w:rsidRDefault="002B6C31" w:rsidP="001A1CDC">
      <w:pPr>
        <w:pStyle w:val="Punktliste"/>
      </w:pPr>
      <w:r w:rsidRPr="00885B53">
        <w:rPr>
          <w:smallCaps/>
        </w:rPr>
        <w:t>Liittosanat</w:t>
      </w:r>
      <w:r w:rsidRPr="00AE1E32">
        <w:t xml:space="preserve">, missä oon kaksi lekseemii pörätysten. </w:t>
      </w:r>
      <w:r w:rsidR="00C05A53">
        <w:t>Tämmöissii löyttyy tyhä</w:t>
      </w:r>
      <w:r w:rsidR="00CF34A3">
        <w:t xml:space="preserve"> subjunksuuniita</w:t>
      </w:r>
      <w:r w:rsidRPr="00AE1E32">
        <w:t xml:space="preserve">, ja niitä oon </w:t>
      </w:r>
      <w:r>
        <w:rPr>
          <w:i/>
        </w:rPr>
        <w:t xml:space="preserve">niin ette </w:t>
      </w:r>
      <w:r w:rsidR="00BA1173" w:rsidRPr="00BA1173">
        <w:t>~</w:t>
      </w:r>
      <w:r>
        <w:rPr>
          <w:i/>
        </w:rPr>
        <w:t xml:space="preserve"> </w:t>
      </w:r>
      <w:r w:rsidRPr="00AE1E32">
        <w:rPr>
          <w:i/>
        </w:rPr>
        <w:t>että</w:t>
      </w:r>
      <w:r w:rsidR="0075485B" w:rsidRPr="0075485B">
        <w:t>,</w:t>
      </w:r>
      <w:r w:rsidRPr="00AE1E32">
        <w:rPr>
          <w:i/>
        </w:rPr>
        <w:t xml:space="preserve"> sillä ko</w:t>
      </w:r>
      <w:r w:rsidRPr="00AE1E32">
        <w:t xml:space="preserve">, </w:t>
      </w:r>
      <w:r w:rsidRPr="00AE1E32">
        <w:rPr>
          <w:i/>
        </w:rPr>
        <w:t>siksi ko</w:t>
      </w:r>
      <w:r w:rsidRPr="00AE1E32">
        <w:t xml:space="preserve">, </w:t>
      </w:r>
      <w:r w:rsidRPr="00AE1E32">
        <w:rPr>
          <w:i/>
        </w:rPr>
        <w:t>siitä ko</w:t>
      </w:r>
      <w:r w:rsidRPr="00AE1E32">
        <w:t xml:space="preserve">, </w:t>
      </w:r>
      <w:r w:rsidRPr="00AE1E32">
        <w:rPr>
          <w:i/>
        </w:rPr>
        <w:t>niin ko</w:t>
      </w:r>
      <w:r w:rsidRPr="00AE1E32">
        <w:t xml:space="preserve">, </w:t>
      </w:r>
      <w:r w:rsidRPr="00AE1E32">
        <w:rPr>
          <w:i/>
        </w:rPr>
        <w:t>ennen ko</w:t>
      </w:r>
      <w:r w:rsidR="0075485B" w:rsidRPr="0075485B">
        <w:t>,</w:t>
      </w:r>
      <w:r w:rsidRPr="00AE1E32">
        <w:rPr>
          <w:i/>
        </w:rPr>
        <w:t xml:space="preserve"> jälkhiin ko</w:t>
      </w:r>
      <w:r w:rsidR="001B127A" w:rsidRPr="001B127A">
        <w:t>.</w:t>
      </w:r>
    </w:p>
    <w:p w14:paraId="3321304A" w14:textId="57BC8393" w:rsidR="002B6C31" w:rsidRPr="00EB5BC9" w:rsidRDefault="002B6C31" w:rsidP="001A1CDC">
      <w:pPr>
        <w:pStyle w:val="Punktliste"/>
      </w:pPr>
      <w:r w:rsidRPr="00885B53">
        <w:rPr>
          <w:smallCaps/>
        </w:rPr>
        <w:t>Parisanat</w:t>
      </w:r>
      <w:r w:rsidRPr="00EB5BC9">
        <w:t xml:space="preserve">, missä oon kaksi lekseemii, mikkä yhđistethään kaksi syntaktii eli fraassii. Nämät oon kaikki konjunksuuniita. Tämmöiset oon </w:t>
      </w:r>
      <w:r w:rsidRPr="00EB5BC9">
        <w:rPr>
          <w:i/>
        </w:rPr>
        <w:t xml:space="preserve">joko – eli </w:t>
      </w:r>
      <w:r w:rsidR="00BA1173" w:rsidRPr="00BA1173">
        <w:t>~</w:t>
      </w:r>
      <w:r w:rsidRPr="00EB5BC9">
        <w:rPr>
          <w:i/>
        </w:rPr>
        <w:t xml:space="preserve"> elikkä</w:t>
      </w:r>
      <w:r w:rsidRPr="00EB5BC9">
        <w:t xml:space="preserve">, </w:t>
      </w:r>
      <w:r w:rsidRPr="00EB5BC9">
        <w:rPr>
          <w:i/>
        </w:rPr>
        <w:t>sekä – ja</w:t>
      </w:r>
      <w:r w:rsidR="0075485B" w:rsidRPr="0075485B">
        <w:t>,</w:t>
      </w:r>
      <w:r w:rsidRPr="00EB5BC9">
        <w:rPr>
          <w:i/>
        </w:rPr>
        <w:t xml:space="preserve"> sekä ette </w:t>
      </w:r>
      <w:r w:rsidR="00BA1173" w:rsidRPr="00BA1173">
        <w:t>~</w:t>
      </w:r>
      <w:r w:rsidRPr="00EB5BC9">
        <w:rPr>
          <w:i/>
        </w:rPr>
        <w:t xml:space="preserve"> että</w:t>
      </w:r>
      <w:r w:rsidR="001B127A" w:rsidRPr="001B127A">
        <w:t>.</w:t>
      </w:r>
    </w:p>
    <w:p w14:paraId="1B465DE1" w14:textId="77777777" w:rsidR="002B6C31" w:rsidRPr="00AE1E32" w:rsidRDefault="002B6C31" w:rsidP="002B6C31">
      <w:pPr>
        <w:rPr>
          <w:b/>
        </w:rPr>
      </w:pPr>
      <w:r w:rsidRPr="00AE1E32">
        <w:t>Kattoma nyt, minkälaissii konjunksuuniita, subjunksuuniita ja superj</w:t>
      </w:r>
      <w:r>
        <w:t>unksuuniita kainun kielessä oon, ja kunka niitä käytethään.</w:t>
      </w:r>
    </w:p>
    <w:p w14:paraId="758C2FCA" w14:textId="77777777" w:rsidR="002B6C31" w:rsidRPr="00AE1E32" w:rsidRDefault="002B6C31" w:rsidP="002B6C31">
      <w:pPr>
        <w:pStyle w:val="Overskrift2"/>
      </w:pPr>
      <w:bookmarkStart w:id="2133" w:name="_Toc242931487"/>
      <w:bookmarkStart w:id="2134" w:name="_Toc311274012"/>
      <w:r w:rsidRPr="00AE1E32">
        <w:t>Konjunksuunit</w:t>
      </w:r>
      <w:bookmarkEnd w:id="2133"/>
      <w:bookmarkEnd w:id="2134"/>
    </w:p>
    <w:p w14:paraId="2B0D567E" w14:textId="77777777" w:rsidR="00F904D4" w:rsidRDefault="002B6C31" w:rsidP="002B6C31">
      <w:r w:rsidRPr="00AE1E32">
        <w:t xml:space="preserve">Konjunksuunit liitethään yhtheen kaksi </w:t>
      </w:r>
      <w:r>
        <w:t xml:space="preserve">paralellista syntaktii </w:t>
      </w:r>
      <w:r w:rsidRPr="00AE1E32">
        <w:t xml:space="preserve">eli uusheeman paralellisen syntaktin </w:t>
      </w:r>
      <w:r w:rsidR="0075485B">
        <w:t>(</w:t>
      </w:r>
      <w:r w:rsidRPr="00AE1E32">
        <w:t xml:space="preserve">2–4) eli fraasin </w:t>
      </w:r>
      <w:r w:rsidR="0075485B">
        <w:t>(</w:t>
      </w:r>
      <w:r w:rsidRPr="00AE1E32">
        <w:t xml:space="preserve">1). Paralelliset syntaktit saatethaan olla valtasyntaktit </w:t>
      </w:r>
      <w:r w:rsidR="0075485B">
        <w:t>(</w:t>
      </w:r>
      <w:r w:rsidRPr="00AE1E32">
        <w:t xml:space="preserve">2) eli alasyntaktit </w:t>
      </w:r>
      <w:r w:rsidR="0075485B">
        <w:t>(</w:t>
      </w:r>
      <w:r w:rsidRPr="00AE1E32">
        <w:t>3, 4), mutta ei niin, ette yksi olis alasyntakti ja toinen sen ylisyntakti</w:t>
      </w:r>
      <w:r w:rsidR="00F904D4">
        <w:t>.</w:t>
      </w:r>
    </w:p>
    <w:p w14:paraId="4144BF95" w14:textId="607CB3DF" w:rsidR="002B6C31" w:rsidRPr="00AE1E32" w:rsidRDefault="0075485B" w:rsidP="002B6C31">
      <w:r>
        <w:t>(</w:t>
      </w:r>
      <w:r w:rsidR="002B6C31" w:rsidRPr="00AE1E32">
        <w:t xml:space="preserve">1) Tielä oli jäätä </w:t>
      </w:r>
      <w:r w:rsidR="002B6C31" w:rsidRPr="00AE1E32">
        <w:rPr>
          <w:i/>
        </w:rPr>
        <w:t>ja</w:t>
      </w:r>
      <w:r w:rsidR="002B6C31" w:rsidRPr="00AE1E32">
        <w:t xml:space="preserve"> lunta.</w:t>
      </w:r>
    </w:p>
    <w:p w14:paraId="05769C96" w14:textId="5CF1414F" w:rsidR="002B6C31" w:rsidRPr="00AE1E32" w:rsidRDefault="0075485B" w:rsidP="002B6C31">
      <w:r>
        <w:t>(</w:t>
      </w:r>
      <w:r w:rsidR="002B6C31" w:rsidRPr="00AE1E32">
        <w:t xml:space="preserve">2) Tielä oli jäätä, </w:t>
      </w:r>
      <w:r w:rsidR="002B6C31" w:rsidRPr="00AE1E32">
        <w:rPr>
          <w:i/>
        </w:rPr>
        <w:t>ja</w:t>
      </w:r>
      <w:r w:rsidR="002B6C31" w:rsidRPr="00AE1E32">
        <w:t xml:space="preserve"> mie pölkäsin lähteet ajamhaan piililä.</w:t>
      </w:r>
    </w:p>
    <w:p w14:paraId="3261D7B9" w14:textId="348B22D2" w:rsidR="002B6C31" w:rsidRPr="00AE1E32" w:rsidRDefault="0075485B" w:rsidP="002B6C31">
      <w:r>
        <w:t>(</w:t>
      </w:r>
      <w:r w:rsidR="002B6C31" w:rsidRPr="00AE1E32">
        <w:t xml:space="preserve">3) Jos sie lähđet </w:t>
      </w:r>
      <w:r w:rsidR="002B6C31" w:rsidRPr="00AE1E32">
        <w:rPr>
          <w:i/>
        </w:rPr>
        <w:t>ja</w:t>
      </w:r>
      <w:r w:rsidR="002B6C31" w:rsidRPr="00AE1E32">
        <w:t xml:space="preserve"> Pekkaki lähtee, se mieki lähđen tunturhiin.</w:t>
      </w:r>
    </w:p>
    <w:p w14:paraId="6E9D94A5" w14:textId="641CD1C4" w:rsidR="002B6C31" w:rsidRPr="00AE1E32" w:rsidRDefault="0075485B" w:rsidP="002B6C31">
      <w:r>
        <w:t>(</w:t>
      </w:r>
      <w:r w:rsidR="002B6C31" w:rsidRPr="00AE1E32">
        <w:t xml:space="preserve">4) Jos sie lähđet </w:t>
      </w:r>
      <w:r w:rsidR="002B6C31" w:rsidRPr="00AE1E32">
        <w:rPr>
          <w:i/>
        </w:rPr>
        <w:t>mutta</w:t>
      </w:r>
      <w:r w:rsidR="002B6C31" w:rsidRPr="00AE1E32">
        <w:t xml:space="preserve"> Pekka ei lähđe, </w:t>
      </w:r>
      <w:r w:rsidR="002B6C31">
        <w:t>niin</w:t>
      </w:r>
      <w:r w:rsidR="002B6C31" w:rsidRPr="00AE1E32">
        <w:t xml:space="preserve"> mie tulen myötä.</w:t>
      </w:r>
    </w:p>
    <w:p w14:paraId="78F9C982" w14:textId="77777777" w:rsidR="00F904D4" w:rsidRDefault="002B6C31" w:rsidP="002B6C31">
      <w:r w:rsidRPr="00AE1E32">
        <w:t xml:space="preserve">Konjunksuunit saatethaan olla alasyntaktin eđessä erittäin omasta syntaktista </w:t>
      </w:r>
      <w:r w:rsidR="0075485B">
        <w:t>(</w:t>
      </w:r>
      <w:r w:rsidRPr="00AE1E32">
        <w:t>5, 6)</w:t>
      </w:r>
      <w:r w:rsidR="00F904D4">
        <w:t>.</w:t>
      </w:r>
    </w:p>
    <w:p w14:paraId="28D6D770" w14:textId="39BBE981" w:rsidR="002B6C31" w:rsidRPr="00AE1E32" w:rsidRDefault="0075485B" w:rsidP="002B6C31">
      <w:r>
        <w:t>(</w:t>
      </w:r>
      <w:r w:rsidR="002B6C31" w:rsidRPr="00AE1E32">
        <w:t>5)</w:t>
      </w:r>
      <w:r w:rsidR="002B6C31" w:rsidRPr="00AE1E32">
        <w:rPr>
          <w:i/>
        </w:rPr>
        <w:t xml:space="preserve"> Mutta</w:t>
      </w:r>
      <w:r w:rsidR="002B6C31" w:rsidRPr="00AE1E32">
        <w:t xml:space="preserve"> vaikka oli kova sää, </w:t>
      </w:r>
      <w:r w:rsidR="002B6C31" w:rsidRPr="00AE1E32">
        <w:rPr>
          <w:i/>
        </w:rPr>
        <w:t>se mie kuitenki lähđin tunturhiin</w:t>
      </w:r>
      <w:r w:rsidR="002B6C31" w:rsidRPr="00AE1E32">
        <w:t>.</w:t>
      </w:r>
    </w:p>
    <w:p w14:paraId="5513ACF7" w14:textId="08864E43" w:rsidR="002B6C31" w:rsidRPr="00AE1E32" w:rsidRDefault="0075485B" w:rsidP="002B6C31">
      <w:r>
        <w:t>(</w:t>
      </w:r>
      <w:r w:rsidR="002B6C31" w:rsidRPr="00AE1E32">
        <w:t xml:space="preserve">6) Kyllä mie tieđän, ette sie olet rohkee, </w:t>
      </w:r>
      <w:r w:rsidR="002B6C31" w:rsidRPr="00AE1E32">
        <w:rPr>
          <w:i/>
        </w:rPr>
        <w:t>mutta</w:t>
      </w:r>
      <w:r w:rsidR="002B6C31" w:rsidRPr="00AE1E32">
        <w:t xml:space="preserve"> ette sie vielä sinneki lähđet, </w:t>
      </w:r>
      <w:r w:rsidR="002B6C31" w:rsidRPr="00AE1E32">
        <w:rPr>
          <w:i/>
        </w:rPr>
        <w:t xml:space="preserve">sitä mie en </w:t>
      </w:r>
      <w:r w:rsidR="00CC2B8A">
        <w:rPr>
          <w:i/>
        </w:rPr>
        <w:t xml:space="preserve">olis </w:t>
      </w:r>
      <w:r w:rsidR="002B6C31" w:rsidRPr="00AE1E32">
        <w:rPr>
          <w:i/>
        </w:rPr>
        <w:t>uskonu</w:t>
      </w:r>
      <w:r w:rsidR="002B6C31" w:rsidRPr="00AE1E32">
        <w:t>.</w:t>
      </w:r>
    </w:p>
    <w:p w14:paraId="005B4621" w14:textId="77777777" w:rsidR="00F904D4" w:rsidRDefault="002B6C31" w:rsidP="002B6C31">
      <w:r w:rsidRPr="00AE1E32">
        <w:t xml:space="preserve">Konjunksuunit saatama niitten merkityksen jälkhiin jakkaat </w:t>
      </w:r>
      <w:r w:rsidR="00704DC0">
        <w:t>nelj</w:t>
      </w:r>
      <w:r w:rsidRPr="00AE1E32">
        <w:t>heen joukkhoon:</w:t>
      </w:r>
    </w:p>
    <w:p w14:paraId="0D309D09" w14:textId="15628A2B" w:rsidR="002B6C31" w:rsidRPr="00B6378A" w:rsidRDefault="002B6C31" w:rsidP="00614D82">
      <w:pPr>
        <w:pStyle w:val="Punktliste"/>
      </w:pPr>
      <w:r w:rsidRPr="00614D82">
        <w:rPr>
          <w:smallCaps/>
        </w:rPr>
        <w:t>Additiiviset konjunksuunit</w:t>
      </w:r>
      <w:r w:rsidRPr="00B6378A">
        <w:t>, mikkä meinathaan, ette kaikki syntaktit eli fraasit, mikkä konjunksuunit liitethään yhthee</w:t>
      </w:r>
      <w:r>
        <w:t>n, kuuluthaan samhaan joukkhoon eli net</w:t>
      </w:r>
      <w:r w:rsidRPr="00B6378A">
        <w:t xml:space="preserve"> oon olemassa eli tođet.</w:t>
      </w:r>
    </w:p>
    <w:p w14:paraId="1D052A6E" w14:textId="77777777" w:rsidR="002B6C31" w:rsidRPr="00B6378A" w:rsidRDefault="002B6C31" w:rsidP="00614D82">
      <w:pPr>
        <w:pStyle w:val="Punktliste"/>
      </w:pPr>
      <w:r w:rsidRPr="00614D82">
        <w:rPr>
          <w:smallCaps/>
        </w:rPr>
        <w:t>Konnektiiviset konjunksuunit</w:t>
      </w:r>
      <w:r w:rsidRPr="00B6378A">
        <w:t>, mikkä ilmoitethaan, ette pörä</w:t>
      </w:r>
      <w:r>
        <w:t>mä</w:t>
      </w:r>
      <w:r w:rsidRPr="00B6378A">
        <w:t>inen syntakti oon loogilinen seuraus etumaisesta.</w:t>
      </w:r>
    </w:p>
    <w:p w14:paraId="6A396E5D" w14:textId="13626A4E" w:rsidR="002B6C31" w:rsidRPr="00B6378A" w:rsidRDefault="002B6C31" w:rsidP="00614D82">
      <w:pPr>
        <w:pStyle w:val="Punktliste"/>
      </w:pPr>
      <w:r w:rsidRPr="00614D82">
        <w:rPr>
          <w:smallCaps/>
        </w:rPr>
        <w:t>Disjunktiiviset konjunksuunit</w:t>
      </w:r>
      <w:r w:rsidRPr="00B6378A">
        <w:t>, mikkä ilmoitethaan, ette konjunksuunila yhtheen siđotuista syntaktiista eli fraasiista valithaan tyhä yhđen</w:t>
      </w:r>
      <w:r>
        <w:t>, eli ette net meinathaan sammaa</w:t>
      </w:r>
      <w:r w:rsidRPr="00B6378A">
        <w:t>.</w:t>
      </w:r>
      <w:r>
        <w:t xml:space="preserve"> Loppu</w:t>
      </w:r>
      <w:r w:rsidR="00814D77">
        <w:t>tuloksenna</w:t>
      </w:r>
      <w:r>
        <w:t xml:space="preserve"> oo sitte aina yksi</w:t>
      </w:r>
      <w:r w:rsidR="007072B1">
        <w:t xml:space="preserve"> konstateeraus</w:t>
      </w:r>
      <w:r>
        <w:t>.</w:t>
      </w:r>
    </w:p>
    <w:p w14:paraId="3BB64C5D" w14:textId="77777777" w:rsidR="000B6A57" w:rsidRDefault="002B6C31" w:rsidP="00614D82">
      <w:pPr>
        <w:pStyle w:val="Punktliste"/>
      </w:pPr>
      <w:r w:rsidRPr="00614D82">
        <w:rPr>
          <w:smallCaps/>
        </w:rPr>
        <w:t>Kontrastiiviset konjunksuunit</w:t>
      </w:r>
      <w:r w:rsidRPr="00B6378A">
        <w:t>, mikkä ilmoitethaan, ette s</w:t>
      </w:r>
      <w:r w:rsidR="006C7FC1">
        <w:t>yntaktiitten eli fraassiin välil</w:t>
      </w:r>
      <w:r w:rsidRPr="00B6378A">
        <w:t>ä oon vastakohta.</w:t>
      </w:r>
    </w:p>
    <w:p w14:paraId="4EF7584B" w14:textId="0D0609E5" w:rsidR="002B6C31" w:rsidRPr="00AE1E32" w:rsidRDefault="002B6C31" w:rsidP="002B6C31">
      <w:pPr>
        <w:pStyle w:val="Overskrift3"/>
      </w:pPr>
      <w:bookmarkStart w:id="2135" w:name="_Toc242931488"/>
      <w:bookmarkStart w:id="2136" w:name="_Toc311274013"/>
      <w:r w:rsidRPr="00AE1E32">
        <w:t>Additiiviset konjunksuunit</w:t>
      </w:r>
      <w:bookmarkEnd w:id="2135"/>
      <w:bookmarkEnd w:id="2136"/>
    </w:p>
    <w:p w14:paraId="02031A7A" w14:textId="7199ABEA" w:rsidR="002B6C31" w:rsidRPr="00AE1E32" w:rsidRDefault="002B6C31" w:rsidP="002B6C31">
      <w:r w:rsidRPr="008C173E">
        <w:rPr>
          <w:rStyle w:val="oppslagsord"/>
          <w:smallCaps w:val="0"/>
        </w:rPr>
        <w:t>Additiivissii konjunksuuniita</w:t>
      </w:r>
      <w:r w:rsidRPr="00AE1E32">
        <w:t xml:space="preserve"> oon yksilekseeminen </w:t>
      </w:r>
      <w:r w:rsidRPr="00AE1E32">
        <w:rPr>
          <w:i/>
        </w:rPr>
        <w:t>ja</w:t>
      </w:r>
      <w:r w:rsidRPr="00AE1E32">
        <w:t xml:space="preserve">, parikonjunksuuni </w:t>
      </w:r>
      <w:r w:rsidRPr="00AE1E32">
        <w:rPr>
          <w:i/>
        </w:rPr>
        <w:t xml:space="preserve">sekä – </w:t>
      </w:r>
      <w:r>
        <w:rPr>
          <w:i/>
        </w:rPr>
        <w:t xml:space="preserve">ja </w:t>
      </w:r>
      <w:r w:rsidRPr="009C0D91">
        <w:t>eli</w:t>
      </w:r>
      <w:r>
        <w:t xml:space="preserve"> </w:t>
      </w:r>
      <w:r>
        <w:rPr>
          <w:i/>
        </w:rPr>
        <w:t xml:space="preserve">sekä – ette </w:t>
      </w:r>
      <w:r w:rsidR="00BA1173" w:rsidRPr="00BA1173">
        <w:t>~</w:t>
      </w:r>
      <w:r>
        <w:rPr>
          <w:i/>
        </w:rPr>
        <w:t xml:space="preserve"> </w:t>
      </w:r>
      <w:r w:rsidRPr="00AE1E32">
        <w:rPr>
          <w:i/>
        </w:rPr>
        <w:t>että</w:t>
      </w:r>
      <w:r w:rsidRPr="00AE1E32">
        <w:t xml:space="preserve"> ja enkliitti </w:t>
      </w:r>
      <w:r w:rsidRPr="00AE1E32">
        <w:rPr>
          <w:i/>
        </w:rPr>
        <w:t>-kä</w:t>
      </w:r>
      <w:r w:rsidR="001B127A" w:rsidRPr="001B127A">
        <w:t>.</w:t>
      </w:r>
      <w:r w:rsidRPr="00AE1E32">
        <w:rPr>
          <w:i/>
        </w:rPr>
        <w:t xml:space="preserve"> </w:t>
      </w:r>
      <w:r w:rsidRPr="00AE1E32">
        <w:t xml:space="preserve">Sitte kans saattaa pittäät additiivisena konjunksuunina yksilekseemistä </w:t>
      </w:r>
      <w:r w:rsidRPr="00AE1E32">
        <w:rPr>
          <w:i/>
        </w:rPr>
        <w:t>ette</w:t>
      </w:r>
      <w:r w:rsidRPr="00AE1E32">
        <w:t>-konjunksuunii, ko se meinaa, ette jotaki oon eli tapattuu enämen ette enämen.</w:t>
      </w:r>
      <w:r w:rsidR="005E23AD">
        <w:t xml:space="preserve"> Kattoma näitä erittäin.</w:t>
      </w:r>
    </w:p>
    <w:p w14:paraId="55978288" w14:textId="2C278C59" w:rsidR="002B6C31" w:rsidRPr="00AE1E32" w:rsidRDefault="002B6C31" w:rsidP="005E23AD">
      <w:pPr>
        <w:pStyle w:val="Punktliste"/>
      </w:pPr>
      <w:r w:rsidRPr="00AE1E32">
        <w:t xml:space="preserve">Konjunksuuni </w:t>
      </w:r>
      <w:r w:rsidRPr="00AE1E32">
        <w:rPr>
          <w:i/>
        </w:rPr>
        <w:t>ja</w:t>
      </w:r>
      <w:r w:rsidR="000A4B27">
        <w:rPr>
          <w:i/>
        </w:rPr>
        <w:t xml:space="preserve"> </w:t>
      </w:r>
      <w:r w:rsidRPr="00AE1E32">
        <w:t xml:space="preserve">sattaa olla alkamassa kokonhansa uutta syntaktii </w:t>
      </w:r>
      <w:r w:rsidR="0075485B">
        <w:t>(</w:t>
      </w:r>
      <w:r w:rsidRPr="00AE1E32">
        <w:t xml:space="preserve">1) tahi sittoot yhtheen valtasyntaktiita </w:t>
      </w:r>
      <w:r w:rsidR="0075485B">
        <w:t>(</w:t>
      </w:r>
      <w:r w:rsidRPr="00AE1E32">
        <w:t xml:space="preserve">2, 3) tahi alasyntaktiita </w:t>
      </w:r>
      <w:r w:rsidR="0075485B">
        <w:t>(</w:t>
      </w:r>
      <w:r w:rsidRPr="00AE1E32">
        <w:t xml:space="preserve">4) tahi kans kahta eli usseemppaa saman syntaktin fraassii </w:t>
      </w:r>
      <w:r w:rsidR="0075485B">
        <w:t>(</w:t>
      </w:r>
      <w:r w:rsidRPr="00AE1E32">
        <w:t>5, 6).</w:t>
      </w:r>
    </w:p>
    <w:p w14:paraId="252B6839" w14:textId="77777777" w:rsidR="00F904D4" w:rsidRDefault="0075485B" w:rsidP="002B6C31">
      <w:r>
        <w:t>(</w:t>
      </w:r>
      <w:r w:rsidR="002B6C31" w:rsidRPr="00AE1E32">
        <w:t xml:space="preserve">1) Se oli harva jää. </w:t>
      </w:r>
      <w:r w:rsidR="002B6C31" w:rsidRPr="00AE1E32">
        <w:rPr>
          <w:i/>
        </w:rPr>
        <w:t>Ja</w:t>
      </w:r>
      <w:r w:rsidR="002B6C31" w:rsidRPr="00AE1E32">
        <w:t xml:space="preserve"> se oli yksi karhu, mie näin sen, se oli kaukana sielä jäälä</w:t>
      </w:r>
      <w:r w:rsidR="00F904D4">
        <w:t>.</w:t>
      </w:r>
    </w:p>
    <w:p w14:paraId="7011FA3F" w14:textId="77777777" w:rsidR="00F904D4" w:rsidRDefault="0075485B" w:rsidP="002B6C31">
      <w:r>
        <w:t>(</w:t>
      </w:r>
      <w:r w:rsidR="002B6C31" w:rsidRPr="00AE1E32">
        <w:t xml:space="preserve">2) Niilä oon sama murret ko meilä, </w:t>
      </w:r>
      <w:r w:rsidR="002B6C31" w:rsidRPr="00AE1E32">
        <w:rPr>
          <w:i/>
        </w:rPr>
        <w:t>ja</w:t>
      </w:r>
      <w:r w:rsidR="002B6C31" w:rsidRPr="00AE1E32">
        <w:t xml:space="preserve"> puhuthaan justhiin samhaan laihiin ko met</w:t>
      </w:r>
      <w:r w:rsidR="00F904D4">
        <w:t>.</w:t>
      </w:r>
    </w:p>
    <w:p w14:paraId="0EFA8E8F" w14:textId="77777777" w:rsidR="00F904D4" w:rsidRDefault="0075485B" w:rsidP="002B6C31">
      <w:r>
        <w:t>(</w:t>
      </w:r>
      <w:r w:rsidR="002B6C31" w:rsidRPr="00AE1E32">
        <w:t xml:space="preserve">3) Lapin ihmiset käyvä </w:t>
      </w:r>
      <w:r w:rsidR="00025A8E">
        <w:rPr>
          <w:i/>
        </w:rPr>
        <w:t>ja</w:t>
      </w:r>
      <w:r w:rsidR="002B6C31" w:rsidRPr="00AE1E32">
        <w:rPr>
          <w:i/>
        </w:rPr>
        <w:t xml:space="preserve"> </w:t>
      </w:r>
      <w:r w:rsidR="002B6C31" w:rsidRPr="00AE1E32">
        <w:t>ottava parkin siitä</w:t>
      </w:r>
      <w:r w:rsidR="00F904D4">
        <w:t>.</w:t>
      </w:r>
    </w:p>
    <w:p w14:paraId="41A5A732" w14:textId="7CBA37C5" w:rsidR="002B6C31" w:rsidRPr="00AE1E32" w:rsidRDefault="0075485B" w:rsidP="002B6C31">
      <w:r>
        <w:t>(</w:t>
      </w:r>
      <w:r w:rsidR="002B6C31" w:rsidRPr="00AE1E32">
        <w:t xml:space="preserve">4) Ko oli lämmin sää </w:t>
      </w:r>
      <w:r w:rsidR="002B6C31" w:rsidRPr="00AE1E32">
        <w:rPr>
          <w:i/>
        </w:rPr>
        <w:t>ja</w:t>
      </w:r>
      <w:r w:rsidR="002B6C31" w:rsidRPr="00AE1E32">
        <w:t xml:space="preserve"> aurinko paistoi, se met lähđimä hihta</w:t>
      </w:r>
      <w:r w:rsidR="00025A8E">
        <w:t>a</w:t>
      </w:r>
      <w:r w:rsidR="002B6C31" w:rsidRPr="00AE1E32">
        <w:t>mhaan vaarhaan.</w:t>
      </w:r>
    </w:p>
    <w:p w14:paraId="382F144E" w14:textId="77777777" w:rsidR="00F904D4" w:rsidRDefault="0075485B" w:rsidP="002B6C31">
      <w:r>
        <w:t>(</w:t>
      </w:r>
      <w:r w:rsidR="002B6C31" w:rsidRPr="00AE1E32">
        <w:t xml:space="preserve">5) Se käypi Suomessa ostamassa lihhaa </w:t>
      </w:r>
      <w:r w:rsidR="002B6C31" w:rsidRPr="00AE1E32">
        <w:rPr>
          <w:i/>
        </w:rPr>
        <w:t>ja</w:t>
      </w:r>
      <w:r w:rsidR="002B6C31" w:rsidRPr="00AE1E32">
        <w:t xml:space="preserve"> sian fläskii </w:t>
      </w:r>
      <w:r w:rsidR="002B6C31" w:rsidRPr="00AE1E32">
        <w:rPr>
          <w:i/>
        </w:rPr>
        <w:t>ja</w:t>
      </w:r>
      <w:r w:rsidR="002B6C31" w:rsidRPr="00AE1E32">
        <w:t xml:space="preserve"> makkaroita aina</w:t>
      </w:r>
      <w:r w:rsidR="00F904D4">
        <w:t>.</w:t>
      </w:r>
    </w:p>
    <w:p w14:paraId="6768E8B2" w14:textId="3D3BBF85" w:rsidR="002B6C31" w:rsidRPr="00AE1E32" w:rsidRDefault="0075485B" w:rsidP="002B6C31">
      <w:r>
        <w:t>(</w:t>
      </w:r>
      <w:r w:rsidR="002B6C31" w:rsidRPr="00AE1E32">
        <w:t xml:space="preserve">6) Tie meni Näätämön </w:t>
      </w:r>
      <w:r w:rsidR="002B6C31" w:rsidRPr="00AE1E32">
        <w:rPr>
          <w:i/>
        </w:rPr>
        <w:t>ja</w:t>
      </w:r>
      <w:r w:rsidR="002B6C31" w:rsidRPr="00AE1E32">
        <w:t xml:space="preserve"> Reisivuonon siutti.</w:t>
      </w:r>
    </w:p>
    <w:p w14:paraId="17306C8F" w14:textId="026A6B6F" w:rsidR="002B6C31" w:rsidRPr="00AE1E32" w:rsidRDefault="002B6C31" w:rsidP="005E23AD">
      <w:pPr>
        <w:pStyle w:val="Punktliste"/>
      </w:pPr>
      <w:r w:rsidRPr="00AE1E32">
        <w:t xml:space="preserve">Enkliitti </w:t>
      </w:r>
      <w:r w:rsidRPr="00AE1E32">
        <w:rPr>
          <w:i/>
        </w:rPr>
        <w:t>-kä</w:t>
      </w:r>
      <w:r w:rsidRPr="00AE1E32">
        <w:t xml:space="preserve"> essiinttyy kielttäävissä syntaktiissa konjunksuunin</w:t>
      </w:r>
      <w:r w:rsidRPr="00AE1E32">
        <w:rPr>
          <w:i/>
        </w:rPr>
        <w:t xml:space="preserve"> ja</w:t>
      </w:r>
      <w:r w:rsidRPr="00AE1E32">
        <w:t xml:space="preserve"> sijasta, ja se liittyy tasan kieltoverbhiin. Kieltoverbi taippuu tavalishee</w:t>
      </w:r>
      <w:r w:rsidR="00647C0F">
        <w:t>n laihiin persoonissa ja moduksi</w:t>
      </w:r>
      <w:r w:rsidRPr="00AE1E32">
        <w:t xml:space="preserve">ssa </w:t>
      </w:r>
      <w:r w:rsidR="0075485B">
        <w:t>(</w:t>
      </w:r>
      <w:r w:rsidRPr="00AE1E32">
        <w:t xml:space="preserve">indikatiivissa ja imperatiivissa). Sen haamut oon </w:t>
      </w:r>
      <w:r w:rsidR="0075485B">
        <w:t>(</w:t>
      </w:r>
      <w:r w:rsidRPr="00AE1E32">
        <w:t xml:space="preserve">indikatiivi) </w:t>
      </w:r>
      <w:r w:rsidRPr="00AE1E32">
        <w:rPr>
          <w:i/>
        </w:rPr>
        <w:t>enkä</w:t>
      </w:r>
      <w:r w:rsidR="0075485B" w:rsidRPr="0075485B">
        <w:t>,</w:t>
      </w:r>
      <w:r w:rsidRPr="00AE1E32">
        <w:rPr>
          <w:i/>
        </w:rPr>
        <w:t xml:space="preserve"> etkä</w:t>
      </w:r>
      <w:r w:rsidR="0075485B" w:rsidRPr="0075485B">
        <w:t>,</w:t>
      </w:r>
      <w:r w:rsidRPr="00AE1E32">
        <w:rPr>
          <w:i/>
        </w:rPr>
        <w:t xml:space="preserve"> eikä</w:t>
      </w:r>
      <w:r w:rsidR="0075485B" w:rsidRPr="0075485B">
        <w:t>,</w:t>
      </w:r>
      <w:r w:rsidRPr="00AE1E32">
        <w:rPr>
          <w:i/>
        </w:rPr>
        <w:t xml:space="preserve"> emmäkä</w:t>
      </w:r>
      <w:r w:rsidR="0075485B" w:rsidRPr="0075485B">
        <w:t>,</w:t>
      </w:r>
      <w:r w:rsidRPr="00AE1E32">
        <w:rPr>
          <w:i/>
        </w:rPr>
        <w:t xml:space="preserve"> ettäkä</w:t>
      </w:r>
      <w:r w:rsidR="0075485B" w:rsidRPr="0075485B">
        <w:t>,</w:t>
      </w:r>
      <w:r w:rsidRPr="00AE1E32">
        <w:rPr>
          <w:i/>
        </w:rPr>
        <w:t xml:space="preserve"> eikä </w:t>
      </w:r>
      <w:r w:rsidRPr="00AE1E32">
        <w:t xml:space="preserve">ja </w:t>
      </w:r>
      <w:r w:rsidR="0075485B">
        <w:t>(</w:t>
      </w:r>
      <w:r w:rsidRPr="00AE1E32">
        <w:t xml:space="preserve">imperatiivi) </w:t>
      </w:r>
      <w:r w:rsidRPr="00AE1E32">
        <w:rPr>
          <w:i/>
        </w:rPr>
        <w:t>äläkä</w:t>
      </w:r>
      <w:r w:rsidRPr="00AE1E32">
        <w:t>,</w:t>
      </w:r>
      <w:r w:rsidRPr="00AE1E32">
        <w:rPr>
          <w:i/>
        </w:rPr>
        <w:t xml:space="preserve"> älk</w:t>
      </w:r>
      <w:r w:rsidR="0075485B" w:rsidRPr="0075485B">
        <w:t>(</w:t>
      </w:r>
      <w:r w:rsidRPr="00AE1E32">
        <w:rPr>
          <w:i/>
        </w:rPr>
        <w:t>k</w:t>
      </w:r>
      <w:r w:rsidR="0075485B" w:rsidRPr="0075485B">
        <w:t>)</w:t>
      </w:r>
      <w:r w:rsidRPr="00AE1E32">
        <w:rPr>
          <w:i/>
        </w:rPr>
        <w:t>öönkä</w:t>
      </w:r>
      <w:r w:rsidR="0075485B" w:rsidRPr="0075485B">
        <w:t>,</w:t>
      </w:r>
      <w:r w:rsidRPr="00AE1E32">
        <w:rPr>
          <w:i/>
        </w:rPr>
        <w:t xml:space="preserve"> älk</w:t>
      </w:r>
      <w:r w:rsidR="0075485B" w:rsidRPr="0075485B">
        <w:t>(</w:t>
      </w:r>
      <w:r w:rsidRPr="00AE1E32">
        <w:rPr>
          <w:i/>
        </w:rPr>
        <w:t>k</w:t>
      </w:r>
      <w:r w:rsidR="0075485B" w:rsidRPr="0075485B">
        <w:t>)</w:t>
      </w:r>
      <w:r w:rsidRPr="00AE1E32">
        <w:rPr>
          <w:i/>
        </w:rPr>
        <w:t>ääkä</w:t>
      </w:r>
      <w:r w:rsidRPr="00AE1E32">
        <w:t>,</w:t>
      </w:r>
      <w:r>
        <w:t xml:space="preserve"> </w:t>
      </w:r>
      <w:r>
        <w:rPr>
          <w:i/>
        </w:rPr>
        <w:t>älk</w:t>
      </w:r>
      <w:r w:rsidR="0075485B" w:rsidRPr="0075485B">
        <w:t>(</w:t>
      </w:r>
      <w:r>
        <w:rPr>
          <w:i/>
        </w:rPr>
        <w:t>k</w:t>
      </w:r>
      <w:r w:rsidR="0075485B" w:rsidRPr="0075485B">
        <w:t>)</w:t>
      </w:r>
      <w:r>
        <w:rPr>
          <w:i/>
        </w:rPr>
        <w:t>öötkä</w:t>
      </w:r>
      <w:r w:rsidR="001B127A" w:rsidRPr="001B127A">
        <w:t>.</w:t>
      </w:r>
      <w:r w:rsidRPr="00AE1E32">
        <w:rPr>
          <w:i/>
        </w:rPr>
        <w:t xml:space="preserve"> </w:t>
      </w:r>
      <w:r w:rsidRPr="00AE1E32">
        <w:t xml:space="preserve">Se saattaa sittoot yhtheen kaksi valtasyntaktii, joista toinen oon myönttäävä ja toinen kielttäävä </w:t>
      </w:r>
      <w:r w:rsidR="0075485B">
        <w:t>(</w:t>
      </w:r>
      <w:r w:rsidRPr="00AE1E32">
        <w:t>1, 2). Jo</w:t>
      </w:r>
      <w:r>
        <w:t>s kysymyksessä oon kaksi eli ush</w:t>
      </w:r>
      <w:r w:rsidRPr="00AE1E32">
        <w:t xml:space="preserve">eempi paralellinen kielto, kaikissa syntaktiissa eli fraasiissa häyttyy olla myötä kielttäävä verbi </w:t>
      </w:r>
      <w:r w:rsidR="0075485B">
        <w:t>(</w:t>
      </w:r>
      <w:r w:rsidRPr="00AE1E32">
        <w:t>3–6).</w:t>
      </w:r>
    </w:p>
    <w:p w14:paraId="37C16299" w14:textId="1DF2EAA4" w:rsidR="002B6C31" w:rsidRPr="00AE1E32" w:rsidRDefault="0075485B" w:rsidP="002B6C31">
      <w:r>
        <w:t>(</w:t>
      </w:r>
      <w:r w:rsidR="002B6C31" w:rsidRPr="00AE1E32">
        <w:t xml:space="preserve">1) Se kuoli siihen sitte </w:t>
      </w:r>
      <w:r w:rsidR="002B6C31" w:rsidRPr="00AE1E32">
        <w:rPr>
          <w:i/>
        </w:rPr>
        <w:t>eikä</w:t>
      </w:r>
      <w:r w:rsidR="002B6C31" w:rsidRPr="00AE1E32">
        <w:t xml:space="preserve"> päässy ennää ylös.</w:t>
      </w:r>
    </w:p>
    <w:p w14:paraId="10F04759" w14:textId="70E46CA7" w:rsidR="002B6C31" w:rsidRPr="00AE1E32" w:rsidRDefault="0075485B" w:rsidP="002B6C31">
      <w:r>
        <w:t>(</w:t>
      </w:r>
      <w:r w:rsidR="002B6C31" w:rsidRPr="00AE1E32">
        <w:t xml:space="preserve">2) Sitä oli niin vähän, </w:t>
      </w:r>
      <w:r w:rsidR="002B6C31" w:rsidRPr="00AE1E32">
        <w:rPr>
          <w:i/>
        </w:rPr>
        <w:t>enkä</w:t>
      </w:r>
      <w:r w:rsidR="002B6C31" w:rsidRPr="00AE1E32">
        <w:t xml:space="preserve"> mie tieđä, miksi sitä niin vähän oli.</w:t>
      </w:r>
    </w:p>
    <w:p w14:paraId="6CEDEAE9" w14:textId="3D0BA49B" w:rsidR="002B6C31" w:rsidRPr="00AE1E32" w:rsidRDefault="0075485B" w:rsidP="002B6C31">
      <w:r>
        <w:t>(</w:t>
      </w:r>
      <w:r w:rsidR="002B6C31" w:rsidRPr="00AE1E32">
        <w:t xml:space="preserve">3) </w:t>
      </w:r>
      <w:r w:rsidR="002B6C31" w:rsidRPr="00647C0F">
        <w:t>Emmä</w:t>
      </w:r>
      <w:r w:rsidR="0065154C">
        <w:t xml:space="preserve"> met ole </w:t>
      </w:r>
      <w:r w:rsidR="002B6C31" w:rsidRPr="00AE1E32">
        <w:t xml:space="preserve">nähnheet kethään, </w:t>
      </w:r>
      <w:r w:rsidR="002B6C31" w:rsidRPr="00AE1E32">
        <w:rPr>
          <w:i/>
        </w:rPr>
        <w:t>emmäkä</w:t>
      </w:r>
      <w:r w:rsidR="002B6C31" w:rsidRPr="00AE1E32">
        <w:t xml:space="preserve"> käynheet mishään.</w:t>
      </w:r>
    </w:p>
    <w:p w14:paraId="7E59D4B7" w14:textId="4D468E9C" w:rsidR="002B6C31" w:rsidRPr="00AE1E32" w:rsidRDefault="0075485B" w:rsidP="002B6C31">
      <w:r>
        <w:t>(</w:t>
      </w:r>
      <w:r w:rsidR="002B6C31" w:rsidRPr="00AE1E32">
        <w:t xml:space="preserve">4) </w:t>
      </w:r>
      <w:r w:rsidR="002B6C31" w:rsidRPr="00647C0F">
        <w:t>Et</w:t>
      </w:r>
      <w:r w:rsidR="002B6C31" w:rsidRPr="00AE1E32">
        <w:rPr>
          <w:i/>
        </w:rPr>
        <w:t xml:space="preserve"> </w:t>
      </w:r>
      <w:r w:rsidR="002B6C31" w:rsidRPr="00AE1E32">
        <w:t xml:space="preserve">sie saanu margariinii leivän pääle </w:t>
      </w:r>
      <w:r w:rsidR="002B6C31" w:rsidRPr="00AE1E32">
        <w:rPr>
          <w:i/>
        </w:rPr>
        <w:t>etkä</w:t>
      </w:r>
      <w:r w:rsidR="002B6C31" w:rsidRPr="00AE1E32">
        <w:t xml:space="preserve"> ostaat tikkui sieltä </w:t>
      </w:r>
      <w:r w:rsidR="002B6C31" w:rsidRPr="00AE1E32">
        <w:rPr>
          <w:i/>
        </w:rPr>
        <w:t>etkä</w:t>
      </w:r>
      <w:r w:rsidR="002B6C31" w:rsidRPr="00AE1E32">
        <w:t xml:space="preserve"> tupakkaa </w:t>
      </w:r>
      <w:r w:rsidR="002B6C31" w:rsidRPr="00AE1E32">
        <w:rPr>
          <w:i/>
        </w:rPr>
        <w:t>etkä</w:t>
      </w:r>
      <w:r w:rsidR="002B6C31" w:rsidRPr="00AE1E32">
        <w:t xml:space="preserve"> mithään semmoista.</w:t>
      </w:r>
    </w:p>
    <w:p w14:paraId="57427C38" w14:textId="0F3A8B15" w:rsidR="002B6C31" w:rsidRPr="00AE1E32" w:rsidRDefault="0075485B" w:rsidP="002B6C31">
      <w:r>
        <w:t>(</w:t>
      </w:r>
      <w:r w:rsidR="002B6C31" w:rsidRPr="00AE1E32">
        <w:t xml:space="preserve">5) Net </w:t>
      </w:r>
      <w:r w:rsidR="002B6C31" w:rsidRPr="00F071E8">
        <w:t xml:space="preserve">ei </w:t>
      </w:r>
      <w:r w:rsidR="002B6C31" w:rsidRPr="00AE1E32">
        <w:t xml:space="preserve">saata lukkeet </w:t>
      </w:r>
      <w:r w:rsidR="002B6C31" w:rsidRPr="00AE1E32">
        <w:rPr>
          <w:i/>
        </w:rPr>
        <w:t>eikä</w:t>
      </w:r>
      <w:r w:rsidR="002B6C31" w:rsidRPr="00AE1E32">
        <w:t xml:space="preserve"> kirjoittaat.</w:t>
      </w:r>
    </w:p>
    <w:p w14:paraId="2CA46768" w14:textId="2C0C3C14" w:rsidR="002B6C31" w:rsidRPr="00AE1E32" w:rsidRDefault="0075485B" w:rsidP="002B6C31">
      <w:pPr>
        <w:rPr>
          <w:i/>
        </w:rPr>
      </w:pPr>
      <w:r>
        <w:t>(</w:t>
      </w:r>
      <w:r w:rsidR="002B6C31" w:rsidRPr="00AE1E32">
        <w:t>6</w:t>
      </w:r>
      <w:r w:rsidR="002B6C31" w:rsidRPr="00647C0F">
        <w:t>) Älkkää</w:t>
      </w:r>
      <w:r w:rsidR="002B6C31" w:rsidRPr="00AE1E32">
        <w:rPr>
          <w:i/>
        </w:rPr>
        <w:t xml:space="preserve"> </w:t>
      </w:r>
      <w:r w:rsidR="002B6C31" w:rsidRPr="00AE1E32">
        <w:t xml:space="preserve">menkkää sinne, </w:t>
      </w:r>
      <w:r w:rsidR="002B6C31" w:rsidRPr="00AE1E32">
        <w:rPr>
          <w:i/>
        </w:rPr>
        <w:t xml:space="preserve">älkkääkä </w:t>
      </w:r>
      <w:r w:rsidR="002B6C31" w:rsidRPr="00AE1E32">
        <w:t>tehkää synttii.</w:t>
      </w:r>
    </w:p>
    <w:p w14:paraId="70EDD022" w14:textId="58A3D19A" w:rsidR="002B6C31" w:rsidRPr="00AE1E32" w:rsidRDefault="002B6C31" w:rsidP="005E23AD">
      <w:pPr>
        <w:pStyle w:val="Punktliste"/>
      </w:pPr>
      <w:r w:rsidRPr="00AE1E32">
        <w:t xml:space="preserve">Parikonjunksuunit </w:t>
      </w:r>
      <w:r w:rsidRPr="00AE1E32">
        <w:rPr>
          <w:i/>
        </w:rPr>
        <w:t xml:space="preserve">sekä – ja </w:t>
      </w:r>
      <w:r w:rsidRPr="00AE1E32">
        <w:t xml:space="preserve">ja </w:t>
      </w:r>
      <w:r>
        <w:rPr>
          <w:i/>
        </w:rPr>
        <w:t>sekä –</w:t>
      </w:r>
      <w:r w:rsidR="000A4B27">
        <w:rPr>
          <w:i/>
        </w:rPr>
        <w:t xml:space="preserve"> </w:t>
      </w:r>
      <w:r>
        <w:rPr>
          <w:i/>
        </w:rPr>
        <w:t xml:space="preserve">ette </w:t>
      </w:r>
      <w:r w:rsidR="00BA1173" w:rsidRPr="00BA1173">
        <w:t>~</w:t>
      </w:r>
      <w:r>
        <w:rPr>
          <w:i/>
        </w:rPr>
        <w:t xml:space="preserve"> </w:t>
      </w:r>
      <w:r w:rsidRPr="00AE1E32">
        <w:rPr>
          <w:i/>
        </w:rPr>
        <w:t xml:space="preserve">että </w:t>
      </w:r>
      <w:r w:rsidRPr="00AE1E32">
        <w:t>käytethään justhiin samhaan laihiin. Niilä siđothaan yhtheen kaksi paralellista fraassii eli sannaa. Paralelli</w:t>
      </w:r>
      <w:r>
        <w:t>se</w:t>
      </w:r>
      <w:r w:rsidRPr="00AE1E32">
        <w:t xml:space="preserve">t fraasit saatethaan olla vaikka mikkä syntaktin fastat jäsenet </w:t>
      </w:r>
      <w:r w:rsidR="0075485B">
        <w:t>(</w:t>
      </w:r>
      <w:r w:rsidRPr="00AE1E32">
        <w:t>1–</w:t>
      </w:r>
      <w:r>
        <w:t>7</w:t>
      </w:r>
      <w:r w:rsidRPr="00AE1E32">
        <w:t xml:space="preserve">), mutta kans </w:t>
      </w:r>
      <w:r w:rsidRPr="007E3CFD">
        <w:t>selittäävä apposisuuni</w:t>
      </w:r>
      <w:r w:rsidRPr="00AE1E32">
        <w:t xml:space="preserve"> </w:t>
      </w:r>
      <w:r w:rsidR="0075485B">
        <w:t>(</w:t>
      </w:r>
      <w:r>
        <w:t>8</w:t>
      </w:r>
      <w:r w:rsidRPr="00AE1E32">
        <w:t>).</w:t>
      </w:r>
    </w:p>
    <w:p w14:paraId="6E569598" w14:textId="320299BF" w:rsidR="002B6C31" w:rsidRPr="00AE1E32" w:rsidRDefault="0075485B" w:rsidP="002B6C31">
      <w:r>
        <w:t>(</w:t>
      </w:r>
      <w:r w:rsidR="002B6C31" w:rsidRPr="00AE1E32">
        <w:t xml:space="preserve">1) Kyllä se kivun pois ottaminen oon </w:t>
      </w:r>
      <w:r w:rsidR="002B6C31" w:rsidRPr="00AE1E32">
        <w:rPr>
          <w:i/>
        </w:rPr>
        <w:t>sekä</w:t>
      </w:r>
      <w:r w:rsidR="002B6C31" w:rsidRPr="00AE1E32">
        <w:t xml:space="preserve"> hyvä </w:t>
      </w:r>
      <w:r w:rsidR="002B6C31" w:rsidRPr="00AE1E32">
        <w:rPr>
          <w:i/>
        </w:rPr>
        <w:t xml:space="preserve">ja </w:t>
      </w:r>
      <w:r w:rsidR="002B6C31" w:rsidRPr="00AE1E32">
        <w:t>paha.</w:t>
      </w:r>
    </w:p>
    <w:p w14:paraId="0AB5E221" w14:textId="75BCE884" w:rsidR="002B6C31" w:rsidRPr="00AE1E32" w:rsidRDefault="0075485B" w:rsidP="002B6C31">
      <w:r>
        <w:t>(</w:t>
      </w:r>
      <w:r w:rsidR="002B6C31" w:rsidRPr="00AE1E32">
        <w:t xml:space="preserve">2) Se oli </w:t>
      </w:r>
      <w:r w:rsidR="002B6C31" w:rsidRPr="00AE1E32">
        <w:rPr>
          <w:i/>
        </w:rPr>
        <w:t>sekä</w:t>
      </w:r>
      <w:r w:rsidR="002B6C31" w:rsidRPr="00AE1E32">
        <w:t xml:space="preserve"> Suomen </w:t>
      </w:r>
      <w:r w:rsidR="002B6C31" w:rsidRPr="00AE1E32">
        <w:rPr>
          <w:i/>
        </w:rPr>
        <w:t>ja</w:t>
      </w:r>
      <w:r w:rsidR="002B6C31" w:rsidRPr="00AE1E32">
        <w:t xml:space="preserve"> Ruottin lappalaisia.</w:t>
      </w:r>
    </w:p>
    <w:p w14:paraId="7EB0D3D7" w14:textId="54CF9A12" w:rsidR="002B6C31" w:rsidRPr="00AE1E32" w:rsidRDefault="0075485B" w:rsidP="002B6C31">
      <w:r>
        <w:t>(</w:t>
      </w:r>
      <w:r w:rsidR="002B6C31" w:rsidRPr="00AE1E32">
        <w:t xml:space="preserve">3) Siihen aikhaan oli Yykeässä </w:t>
      </w:r>
      <w:r w:rsidR="002B6C31" w:rsidRPr="00AE1E32">
        <w:rPr>
          <w:i/>
        </w:rPr>
        <w:t>sekä</w:t>
      </w:r>
      <w:r w:rsidR="002B6C31" w:rsidRPr="00AE1E32">
        <w:t xml:space="preserve"> pappi </w:t>
      </w:r>
      <w:r w:rsidR="002B6C31" w:rsidRPr="00AE1E32">
        <w:rPr>
          <w:i/>
        </w:rPr>
        <w:t xml:space="preserve">ja </w:t>
      </w:r>
      <w:r w:rsidR="002B6C31" w:rsidRPr="00AE1E32">
        <w:t>lukkari.</w:t>
      </w:r>
    </w:p>
    <w:p w14:paraId="5EADCEA0" w14:textId="77777777" w:rsidR="00F904D4" w:rsidRDefault="0075485B" w:rsidP="002B6C31">
      <w:r>
        <w:t>(</w:t>
      </w:r>
      <w:r w:rsidR="002B6C31" w:rsidRPr="00AE1E32">
        <w:t xml:space="preserve">4) Sielä oli </w:t>
      </w:r>
      <w:r w:rsidR="002B6C31" w:rsidRPr="00AE1E32">
        <w:rPr>
          <w:i/>
        </w:rPr>
        <w:t>sekä</w:t>
      </w:r>
      <w:r w:rsidR="002B6C31" w:rsidRPr="00AE1E32">
        <w:t xml:space="preserve"> ruokkaa </w:t>
      </w:r>
      <w:r w:rsidR="002B6C31" w:rsidRPr="00AE1E32">
        <w:rPr>
          <w:i/>
        </w:rPr>
        <w:t>ja</w:t>
      </w:r>
      <w:r w:rsidR="002B6C31" w:rsidRPr="00AE1E32">
        <w:t xml:space="preserve"> juomaa </w:t>
      </w:r>
      <w:r w:rsidR="002B6C31" w:rsidRPr="00AE1E32">
        <w:rPr>
          <w:i/>
        </w:rPr>
        <w:t>ja</w:t>
      </w:r>
      <w:r w:rsidR="00E82445">
        <w:t xml:space="preserve"> oli viinaa kan</w:t>
      </w:r>
      <w:r w:rsidR="002B6C31" w:rsidRPr="00AE1E32">
        <w:t>sa niissä häissä</w:t>
      </w:r>
      <w:r w:rsidR="00F904D4">
        <w:t>.</w:t>
      </w:r>
    </w:p>
    <w:p w14:paraId="238F3EB8" w14:textId="012AB6A7" w:rsidR="002B6C31" w:rsidRPr="00AE1E32" w:rsidRDefault="0075485B" w:rsidP="002B6C31">
      <w:r>
        <w:t>(</w:t>
      </w:r>
      <w:r w:rsidR="002B6C31" w:rsidRPr="00AE1E32">
        <w:t xml:space="preserve">5) Niitä oli </w:t>
      </w:r>
      <w:r w:rsidR="002B6C31" w:rsidRPr="00AE1E32">
        <w:rPr>
          <w:i/>
        </w:rPr>
        <w:t>sekä</w:t>
      </w:r>
      <w:r w:rsidR="002B6C31" w:rsidRPr="00AE1E32">
        <w:t xml:space="preserve"> nisujauhot </w:t>
      </w:r>
      <w:r w:rsidR="002B6C31" w:rsidRPr="00AE1E32">
        <w:rPr>
          <w:i/>
        </w:rPr>
        <w:t>ette</w:t>
      </w:r>
      <w:r w:rsidR="002B6C31" w:rsidRPr="00AE1E32">
        <w:t xml:space="preserve"> krouvit jauhot.</w:t>
      </w:r>
    </w:p>
    <w:p w14:paraId="4965E7D1" w14:textId="1D862F3B" w:rsidR="002B6C31" w:rsidRPr="00AE1E32" w:rsidRDefault="0075485B" w:rsidP="002B6C31">
      <w:r>
        <w:t>(</w:t>
      </w:r>
      <w:r w:rsidR="002B6C31" w:rsidRPr="00AE1E32">
        <w:t xml:space="preserve">6) Sielä tuli vettä </w:t>
      </w:r>
      <w:r w:rsidR="002B6C31" w:rsidRPr="00AE1E32">
        <w:rPr>
          <w:i/>
        </w:rPr>
        <w:t>sekä</w:t>
      </w:r>
      <w:r w:rsidR="002B6C31" w:rsidRPr="00AE1E32">
        <w:t xml:space="preserve"> levveemästi </w:t>
      </w:r>
      <w:r w:rsidR="002B6C31" w:rsidRPr="00AE1E32">
        <w:rPr>
          <w:i/>
        </w:rPr>
        <w:t>ja</w:t>
      </w:r>
      <w:r w:rsidR="002B6C31" w:rsidRPr="00AE1E32">
        <w:t xml:space="preserve"> kaitasemasti.</w:t>
      </w:r>
    </w:p>
    <w:p w14:paraId="657B27FF" w14:textId="744208AD" w:rsidR="002B6C31" w:rsidRPr="00AE1E32" w:rsidRDefault="0075485B" w:rsidP="002B6C31">
      <w:r>
        <w:t>(</w:t>
      </w:r>
      <w:r w:rsidR="002B6C31" w:rsidRPr="00AE1E32">
        <w:t xml:space="preserve">7) Friiaria tuli </w:t>
      </w:r>
      <w:r w:rsidR="002B6C31" w:rsidRPr="00AE1E32">
        <w:rPr>
          <w:i/>
        </w:rPr>
        <w:t>sekä</w:t>
      </w:r>
      <w:r w:rsidR="002B6C31" w:rsidRPr="00AE1E32">
        <w:t xml:space="preserve"> etelästä </w:t>
      </w:r>
      <w:r w:rsidR="002B6C31" w:rsidRPr="00AE1E32">
        <w:rPr>
          <w:i/>
        </w:rPr>
        <w:t>että</w:t>
      </w:r>
      <w:r w:rsidR="002B6C31" w:rsidRPr="00AE1E32">
        <w:t xml:space="preserve"> pohjases</w:t>
      </w:r>
      <w:r w:rsidR="002B6C31">
        <w:t xml:space="preserve">ta, öystästä </w:t>
      </w:r>
      <w:r w:rsidR="002B6C31" w:rsidRPr="009E22BE">
        <w:rPr>
          <w:i/>
        </w:rPr>
        <w:t>ja</w:t>
      </w:r>
      <w:r w:rsidR="002B6C31">
        <w:t xml:space="preserve"> västästä.</w:t>
      </w:r>
    </w:p>
    <w:p w14:paraId="40BA5121" w14:textId="3DDF33F4" w:rsidR="002B6C31" w:rsidRPr="00AE1E32" w:rsidRDefault="0075485B" w:rsidP="002B6C31">
      <w:r>
        <w:t>(</w:t>
      </w:r>
      <w:r w:rsidR="002B6C31">
        <w:t>8</w:t>
      </w:r>
      <w:r w:rsidR="002B6C31" w:rsidRPr="00AE1E32">
        <w:t xml:space="preserve">) Met laskima hevoiset ulos kevväilä juoksemhaan, </w:t>
      </w:r>
      <w:r w:rsidR="002B6C31" w:rsidRPr="00AE1E32">
        <w:rPr>
          <w:i/>
        </w:rPr>
        <w:t>sekä</w:t>
      </w:r>
      <w:r w:rsidR="002B6C31" w:rsidRPr="00AE1E32">
        <w:t xml:space="preserve"> mie </w:t>
      </w:r>
      <w:r w:rsidR="002B6C31" w:rsidRPr="00AE1E32">
        <w:rPr>
          <w:i/>
        </w:rPr>
        <w:t xml:space="preserve">ette </w:t>
      </w:r>
      <w:r w:rsidR="002B6C31" w:rsidRPr="00AE1E32">
        <w:t>kranni.</w:t>
      </w:r>
    </w:p>
    <w:p w14:paraId="6579DC10" w14:textId="7E24E64A" w:rsidR="002B6C31" w:rsidRPr="00AE1E32" w:rsidRDefault="002B6C31" w:rsidP="005E23AD">
      <w:pPr>
        <w:pStyle w:val="Punktliste"/>
      </w:pPr>
      <w:r w:rsidRPr="00AE1E32">
        <w:t xml:space="preserve">Konjunksuunii </w:t>
      </w:r>
      <w:r w:rsidRPr="00AE1E32">
        <w:rPr>
          <w:i/>
        </w:rPr>
        <w:t>ette</w:t>
      </w:r>
      <w:r w:rsidRPr="00AE1E32">
        <w:t xml:space="preserve"> käytethään kahđen identtisen verbifraasin </w:t>
      </w:r>
      <w:r w:rsidR="0075485B">
        <w:t>(</w:t>
      </w:r>
      <w:r w:rsidR="00B631D3">
        <w:t>9, 10</w:t>
      </w:r>
      <w:r w:rsidRPr="00AE1E32">
        <w:t xml:space="preserve">) tahi komparatiivifraasin </w:t>
      </w:r>
      <w:r w:rsidR="0075485B">
        <w:t>(</w:t>
      </w:r>
      <w:r w:rsidR="00B631D3">
        <w:t>11, 12</w:t>
      </w:r>
      <w:r w:rsidRPr="00AE1E32">
        <w:t>) välissä, silloin ko muistelhaan</w:t>
      </w:r>
      <w:r>
        <w:t>,</w:t>
      </w:r>
      <w:r w:rsidRPr="00AE1E32">
        <w:t xml:space="preserve"> ette tapattuma eli tekeminen jatkuu ja toistuu tahi ette jotaki tullee enämen ette enämen.</w:t>
      </w:r>
    </w:p>
    <w:p w14:paraId="0EFC3F96" w14:textId="0D0F7D86" w:rsidR="002B6C31" w:rsidRPr="00AE1E32" w:rsidRDefault="0075485B" w:rsidP="002B6C31">
      <w:pPr>
        <w:rPr>
          <w:szCs w:val="28"/>
        </w:rPr>
      </w:pPr>
      <w:r>
        <w:rPr>
          <w:szCs w:val="28"/>
        </w:rPr>
        <w:t>(</w:t>
      </w:r>
      <w:r w:rsidR="00B631D3">
        <w:rPr>
          <w:szCs w:val="28"/>
        </w:rPr>
        <w:t>9</w:t>
      </w:r>
      <w:r w:rsidR="002B6C31" w:rsidRPr="00AE1E32">
        <w:rPr>
          <w:szCs w:val="28"/>
        </w:rPr>
        <w:t xml:space="preserve">) Viholinen vain </w:t>
      </w:r>
      <w:r w:rsidR="002B6C31" w:rsidRPr="00E82445">
        <w:rPr>
          <w:szCs w:val="28"/>
        </w:rPr>
        <w:t xml:space="preserve">likeni </w:t>
      </w:r>
      <w:r w:rsidR="002B6C31" w:rsidRPr="00AE1E32">
        <w:rPr>
          <w:i/>
          <w:szCs w:val="28"/>
        </w:rPr>
        <w:t xml:space="preserve">ette </w:t>
      </w:r>
      <w:r w:rsidR="002B6C31" w:rsidRPr="00E82445">
        <w:rPr>
          <w:szCs w:val="28"/>
        </w:rPr>
        <w:t>likeni</w:t>
      </w:r>
      <w:r w:rsidR="002B6C31" w:rsidRPr="00AE1E32">
        <w:rPr>
          <w:szCs w:val="28"/>
        </w:rPr>
        <w:t>.</w:t>
      </w:r>
    </w:p>
    <w:p w14:paraId="7E2014F0" w14:textId="48DB502F" w:rsidR="002B6C31" w:rsidRPr="00AE1E32" w:rsidRDefault="0075485B" w:rsidP="002B6C31">
      <w:pPr>
        <w:rPr>
          <w:szCs w:val="28"/>
          <w:lang w:val="sv-SE"/>
        </w:rPr>
      </w:pPr>
      <w:r>
        <w:rPr>
          <w:szCs w:val="28"/>
          <w:lang w:val="sv-SE"/>
        </w:rPr>
        <w:t>(</w:t>
      </w:r>
      <w:r w:rsidR="00B631D3">
        <w:rPr>
          <w:szCs w:val="28"/>
          <w:lang w:val="sv-SE"/>
        </w:rPr>
        <w:t>10</w:t>
      </w:r>
      <w:r w:rsidR="002B6C31" w:rsidRPr="00AE1E32">
        <w:rPr>
          <w:szCs w:val="28"/>
          <w:lang w:val="sv-SE"/>
        </w:rPr>
        <w:t xml:space="preserve">) Ääni tielä </w:t>
      </w:r>
      <w:r w:rsidR="002B6C31" w:rsidRPr="00E82445">
        <w:rPr>
          <w:szCs w:val="28"/>
          <w:lang w:val="sv-SE"/>
        </w:rPr>
        <w:t>koveni</w:t>
      </w:r>
      <w:r w:rsidR="002B6C31" w:rsidRPr="00AE1E32">
        <w:rPr>
          <w:i/>
          <w:szCs w:val="28"/>
          <w:lang w:val="sv-SE"/>
        </w:rPr>
        <w:t xml:space="preserve"> ette </w:t>
      </w:r>
      <w:r w:rsidR="002B6C31" w:rsidRPr="00E82445">
        <w:rPr>
          <w:szCs w:val="28"/>
          <w:lang w:val="sv-SE"/>
        </w:rPr>
        <w:t>koveni</w:t>
      </w:r>
      <w:r w:rsidR="002B6C31" w:rsidRPr="00AE1E32">
        <w:rPr>
          <w:szCs w:val="28"/>
          <w:lang w:val="sv-SE"/>
        </w:rPr>
        <w:t>.</w:t>
      </w:r>
    </w:p>
    <w:p w14:paraId="2FD024EA" w14:textId="5212DD13" w:rsidR="002B6C31" w:rsidRPr="00AE1E32" w:rsidRDefault="0075485B" w:rsidP="002B6C31">
      <w:pPr>
        <w:rPr>
          <w:szCs w:val="28"/>
        </w:rPr>
      </w:pPr>
      <w:r>
        <w:rPr>
          <w:szCs w:val="28"/>
        </w:rPr>
        <w:t>(</w:t>
      </w:r>
      <w:r w:rsidR="00B631D3">
        <w:rPr>
          <w:szCs w:val="28"/>
        </w:rPr>
        <w:t>11</w:t>
      </w:r>
      <w:r w:rsidR="002B6C31" w:rsidRPr="00AE1E32">
        <w:rPr>
          <w:szCs w:val="28"/>
        </w:rPr>
        <w:t xml:space="preserve">) Lapset tulthiin </w:t>
      </w:r>
      <w:r w:rsidR="002B6C31" w:rsidRPr="00E82445">
        <w:rPr>
          <w:szCs w:val="28"/>
        </w:rPr>
        <w:t>likemäksi</w:t>
      </w:r>
      <w:r w:rsidR="002B6C31" w:rsidRPr="00AE1E32">
        <w:rPr>
          <w:i/>
          <w:szCs w:val="28"/>
        </w:rPr>
        <w:t xml:space="preserve"> ette </w:t>
      </w:r>
      <w:r w:rsidR="002B6C31" w:rsidRPr="00E82445">
        <w:rPr>
          <w:szCs w:val="28"/>
        </w:rPr>
        <w:t>likemäksi</w:t>
      </w:r>
      <w:r w:rsidR="002B6C31" w:rsidRPr="00AE1E32">
        <w:rPr>
          <w:szCs w:val="28"/>
        </w:rPr>
        <w:t xml:space="preserve"> kotipaikkaa.</w:t>
      </w:r>
    </w:p>
    <w:p w14:paraId="5F24E3DF" w14:textId="0F7ED64C" w:rsidR="002B6C31" w:rsidRPr="00AE1E32" w:rsidRDefault="0075485B" w:rsidP="002B6C31">
      <w:pPr>
        <w:rPr>
          <w:szCs w:val="28"/>
        </w:rPr>
      </w:pPr>
      <w:r>
        <w:rPr>
          <w:szCs w:val="28"/>
        </w:rPr>
        <w:t>(</w:t>
      </w:r>
      <w:r w:rsidR="00B631D3">
        <w:rPr>
          <w:szCs w:val="28"/>
        </w:rPr>
        <w:t>12</w:t>
      </w:r>
      <w:r w:rsidR="002B6C31" w:rsidRPr="00AE1E32">
        <w:rPr>
          <w:szCs w:val="28"/>
        </w:rPr>
        <w:t xml:space="preserve">) Puu kasvoi aina vain </w:t>
      </w:r>
      <w:r w:rsidR="002B6C31" w:rsidRPr="00E82445">
        <w:rPr>
          <w:szCs w:val="28"/>
        </w:rPr>
        <w:t>korkkeemaksi</w:t>
      </w:r>
      <w:r w:rsidR="002B6C31" w:rsidRPr="00AE1E32">
        <w:rPr>
          <w:i/>
          <w:szCs w:val="28"/>
        </w:rPr>
        <w:t xml:space="preserve"> ette </w:t>
      </w:r>
      <w:r w:rsidR="002B6C31" w:rsidRPr="00E82445">
        <w:rPr>
          <w:szCs w:val="28"/>
        </w:rPr>
        <w:t>korkkeemaksi.</w:t>
      </w:r>
    </w:p>
    <w:p w14:paraId="2546CB10" w14:textId="56CFCAD2" w:rsidR="002B6C31" w:rsidRPr="00AE1E32" w:rsidRDefault="002B6C31" w:rsidP="002B6C31">
      <w:pPr>
        <w:rPr>
          <w:szCs w:val="28"/>
        </w:rPr>
      </w:pPr>
      <w:r w:rsidRPr="00AE1E32">
        <w:rPr>
          <w:szCs w:val="28"/>
        </w:rPr>
        <w:t xml:space="preserve">Saman saattaa kans sannoot toisela tavala </w:t>
      </w:r>
      <w:r w:rsidR="0075485B">
        <w:rPr>
          <w:szCs w:val="28"/>
        </w:rPr>
        <w:t>(</w:t>
      </w:r>
      <w:r w:rsidR="00B631D3">
        <w:rPr>
          <w:szCs w:val="28"/>
        </w:rPr>
        <w:t>13</w:t>
      </w:r>
      <w:r w:rsidRPr="00AE1E32">
        <w:rPr>
          <w:szCs w:val="28"/>
        </w:rPr>
        <w:t>).</w:t>
      </w:r>
    </w:p>
    <w:p w14:paraId="27E8F19E" w14:textId="6AE11937" w:rsidR="002B6C31" w:rsidRDefault="0075485B" w:rsidP="002B6C31">
      <w:pPr>
        <w:rPr>
          <w:i/>
          <w:szCs w:val="28"/>
        </w:rPr>
      </w:pPr>
      <w:r>
        <w:rPr>
          <w:szCs w:val="28"/>
        </w:rPr>
        <w:t>(</w:t>
      </w:r>
      <w:r w:rsidR="00B631D3">
        <w:rPr>
          <w:szCs w:val="28"/>
        </w:rPr>
        <w:t>13</w:t>
      </w:r>
      <w:r w:rsidR="002B6C31">
        <w:rPr>
          <w:szCs w:val="28"/>
        </w:rPr>
        <w:t xml:space="preserve">) </w:t>
      </w:r>
      <w:r w:rsidR="002B6C31" w:rsidRPr="00AE1E32">
        <w:rPr>
          <w:szCs w:val="28"/>
        </w:rPr>
        <w:t xml:space="preserve">Viholinen vain </w:t>
      </w:r>
      <w:r w:rsidR="002B6C31" w:rsidRPr="00EC5832">
        <w:rPr>
          <w:szCs w:val="28"/>
        </w:rPr>
        <w:t>likeni</w:t>
      </w:r>
      <w:r w:rsidR="002B6C31" w:rsidRPr="00AE1E32">
        <w:rPr>
          <w:i/>
          <w:szCs w:val="28"/>
        </w:rPr>
        <w:t xml:space="preserve"> ja </w:t>
      </w:r>
      <w:r w:rsidR="002B6C31" w:rsidRPr="00EC5832">
        <w:rPr>
          <w:szCs w:val="28"/>
        </w:rPr>
        <w:t>likeni</w:t>
      </w:r>
      <w:r w:rsidR="001B127A" w:rsidRPr="001B127A">
        <w:rPr>
          <w:szCs w:val="28"/>
        </w:rPr>
        <w:t>.</w:t>
      </w:r>
    </w:p>
    <w:p w14:paraId="2E89F4D8" w14:textId="70386597" w:rsidR="002B6C31" w:rsidRDefault="002B6C31" w:rsidP="002B6C31">
      <w:pPr>
        <w:pStyle w:val="Overskrift3"/>
      </w:pPr>
      <w:bookmarkStart w:id="2137" w:name="_Toc311274014"/>
      <w:r>
        <w:t>Konnektiiviset konjunksuunit</w:t>
      </w:r>
      <w:r w:rsidR="00094BD4">
        <w:t xml:space="preserve"> </w:t>
      </w:r>
      <w:r w:rsidR="00094BD4">
        <w:rPr>
          <w:i/>
        </w:rPr>
        <w:t xml:space="preserve">niin </w:t>
      </w:r>
      <w:r w:rsidR="00094BD4">
        <w:t xml:space="preserve">ja </w:t>
      </w:r>
      <w:r w:rsidR="00094BD4">
        <w:rPr>
          <w:i/>
        </w:rPr>
        <w:t>se</w:t>
      </w:r>
      <w:bookmarkEnd w:id="2137"/>
    </w:p>
    <w:p w14:paraId="7D82D004" w14:textId="6168FAD3" w:rsidR="002B6C31" w:rsidRPr="00726302" w:rsidRDefault="002B6C31" w:rsidP="002B6C31">
      <w:r w:rsidRPr="00D11A38">
        <w:rPr>
          <w:smallCaps/>
        </w:rPr>
        <w:t>Konnektiiviset konjunksuunit</w:t>
      </w:r>
      <w:r w:rsidRPr="00726302">
        <w:t xml:space="preserve"> </w:t>
      </w:r>
      <w:r w:rsidRPr="00726302">
        <w:rPr>
          <w:i/>
        </w:rPr>
        <w:t>niin</w:t>
      </w:r>
      <w:r w:rsidRPr="00726302">
        <w:t xml:space="preserve"> </w:t>
      </w:r>
      <w:r>
        <w:t xml:space="preserve">ja </w:t>
      </w:r>
      <w:r>
        <w:rPr>
          <w:i/>
        </w:rPr>
        <w:t xml:space="preserve">se </w:t>
      </w:r>
      <w:r w:rsidRPr="00726302">
        <w:t>yhđistethään kaks</w:t>
      </w:r>
      <w:r>
        <w:t>i</w:t>
      </w:r>
      <w:r w:rsidRPr="00726302">
        <w:t xml:space="preserve"> valtasyntaktii. </w:t>
      </w:r>
      <w:r>
        <w:t>Net oon synonyymiset ja implikeerathaan</w:t>
      </w:r>
      <w:r w:rsidRPr="00726302">
        <w:t xml:space="preserve">, ette </w:t>
      </w:r>
      <w:r>
        <w:t>pörämäinen</w:t>
      </w:r>
      <w:r w:rsidRPr="00726302">
        <w:t xml:space="preserve"> syntakti oon yhđenlainen loogilinen seuraus etumaisesta</w:t>
      </w:r>
      <w:r>
        <w:t xml:space="preserve"> </w:t>
      </w:r>
      <w:r w:rsidR="0075485B">
        <w:t>(</w:t>
      </w:r>
      <w:r>
        <w:t>1–3)</w:t>
      </w:r>
      <w:r w:rsidRPr="00726302">
        <w:t>.</w:t>
      </w:r>
    </w:p>
    <w:p w14:paraId="1E732995" w14:textId="72D2DEB6" w:rsidR="002B6C31" w:rsidRPr="00726302" w:rsidRDefault="0075485B" w:rsidP="002B6C31">
      <w:pPr>
        <w:rPr>
          <w:szCs w:val="28"/>
        </w:rPr>
      </w:pPr>
      <w:r>
        <w:t>(</w:t>
      </w:r>
      <w:r w:rsidR="002B6C31">
        <w:t>1</w:t>
      </w:r>
      <w:r w:rsidR="002B6C31" w:rsidRPr="00726302">
        <w:t xml:space="preserve">) </w:t>
      </w:r>
      <w:r w:rsidR="002B6C31">
        <w:rPr>
          <w:szCs w:val="28"/>
        </w:rPr>
        <w:t>Ei meilä</w:t>
      </w:r>
      <w:r w:rsidR="002B6C31" w:rsidRPr="00726302">
        <w:rPr>
          <w:szCs w:val="28"/>
        </w:rPr>
        <w:t xml:space="preserve"> ollu </w:t>
      </w:r>
      <w:r w:rsidR="002B6C31">
        <w:rPr>
          <w:szCs w:val="28"/>
        </w:rPr>
        <w:t>ruokkaa</w:t>
      </w:r>
      <w:r w:rsidR="002B6C31" w:rsidRPr="00726302">
        <w:rPr>
          <w:szCs w:val="28"/>
        </w:rPr>
        <w:t xml:space="preserve"> myötä, </w:t>
      </w:r>
      <w:r w:rsidR="002B6C31" w:rsidRPr="00726302">
        <w:rPr>
          <w:i/>
          <w:szCs w:val="28"/>
        </w:rPr>
        <w:t>niin</w:t>
      </w:r>
      <w:r w:rsidR="0098090B" w:rsidRPr="0098090B">
        <w:rPr>
          <w:szCs w:val="28"/>
        </w:rPr>
        <w:t>/</w:t>
      </w:r>
      <w:r w:rsidR="002B6C31">
        <w:rPr>
          <w:i/>
          <w:szCs w:val="28"/>
        </w:rPr>
        <w:t>se</w:t>
      </w:r>
      <w:r w:rsidR="002B6C31" w:rsidRPr="00726302">
        <w:rPr>
          <w:szCs w:val="28"/>
        </w:rPr>
        <w:t xml:space="preserve"> siinä piti </w:t>
      </w:r>
      <w:r w:rsidR="002B6C31">
        <w:rPr>
          <w:szCs w:val="28"/>
        </w:rPr>
        <w:t>pärjätä</w:t>
      </w:r>
      <w:r w:rsidR="002B6C31" w:rsidRPr="00726302">
        <w:rPr>
          <w:szCs w:val="28"/>
        </w:rPr>
        <w:t xml:space="preserve">, siksi </w:t>
      </w:r>
      <w:r w:rsidR="002B6C31">
        <w:rPr>
          <w:szCs w:val="28"/>
        </w:rPr>
        <w:t>ette joku meiđät löyt</w:t>
      </w:r>
      <w:r w:rsidR="001911DF">
        <w:rPr>
          <w:szCs w:val="28"/>
        </w:rPr>
        <w:t>ä</w:t>
      </w:r>
      <w:r w:rsidR="002B6C31">
        <w:rPr>
          <w:szCs w:val="28"/>
        </w:rPr>
        <w:t>is</w:t>
      </w:r>
      <w:r w:rsidR="002B6C31" w:rsidRPr="00726302">
        <w:rPr>
          <w:szCs w:val="28"/>
        </w:rPr>
        <w:t>.</w:t>
      </w:r>
    </w:p>
    <w:p w14:paraId="430F03FB" w14:textId="69D72012" w:rsidR="002B6C31" w:rsidRDefault="0075485B" w:rsidP="002B6C31">
      <w:r>
        <w:rPr>
          <w:szCs w:val="28"/>
        </w:rPr>
        <w:t>(</w:t>
      </w:r>
      <w:r w:rsidR="002B6C31">
        <w:rPr>
          <w:szCs w:val="28"/>
        </w:rPr>
        <w:t>2</w:t>
      </w:r>
      <w:r w:rsidR="002B6C31" w:rsidRPr="00726302">
        <w:rPr>
          <w:szCs w:val="28"/>
        </w:rPr>
        <w:t xml:space="preserve">) </w:t>
      </w:r>
      <w:r w:rsidR="002B6C31">
        <w:rPr>
          <w:szCs w:val="28"/>
        </w:rPr>
        <w:t>Viholisetkhaan ei nähnheet pimmeessä</w:t>
      </w:r>
      <w:r w:rsidR="002B6C31" w:rsidRPr="00726302">
        <w:rPr>
          <w:szCs w:val="28"/>
        </w:rPr>
        <w:t xml:space="preserve">, </w:t>
      </w:r>
      <w:r w:rsidR="002B6C31" w:rsidRPr="00726302">
        <w:rPr>
          <w:i/>
          <w:szCs w:val="28"/>
        </w:rPr>
        <w:t>niin</w:t>
      </w:r>
      <w:r w:rsidR="0098090B" w:rsidRPr="0098090B">
        <w:rPr>
          <w:szCs w:val="28"/>
        </w:rPr>
        <w:t>/</w:t>
      </w:r>
      <w:r w:rsidR="002B6C31">
        <w:rPr>
          <w:i/>
          <w:szCs w:val="28"/>
        </w:rPr>
        <w:t>se</w:t>
      </w:r>
      <w:r w:rsidR="002B6C31" w:rsidRPr="00726302">
        <w:rPr>
          <w:szCs w:val="28"/>
        </w:rPr>
        <w:t xml:space="preserve"> </w:t>
      </w:r>
      <w:r w:rsidR="002B6C31">
        <w:rPr>
          <w:szCs w:val="28"/>
        </w:rPr>
        <w:t>het olthiin öksynheet niin ko metki.</w:t>
      </w:r>
    </w:p>
    <w:p w14:paraId="32189FA2" w14:textId="0C8FA5B7" w:rsidR="002B6C31" w:rsidRPr="007F3810" w:rsidRDefault="0075485B" w:rsidP="002B6C31">
      <w:r>
        <w:rPr>
          <w:lang w:val="fi-FI"/>
        </w:rPr>
        <w:t>(</w:t>
      </w:r>
      <w:r w:rsidR="002B6C31" w:rsidRPr="007F3810">
        <w:rPr>
          <w:lang w:val="fi-FI"/>
        </w:rPr>
        <w:t xml:space="preserve">3) Mie olin pikkuisen sairas yhtenä iltana, </w:t>
      </w:r>
      <w:r w:rsidR="002B6C31" w:rsidRPr="007F3810">
        <w:rPr>
          <w:i/>
          <w:lang w:val="fi-FI"/>
        </w:rPr>
        <w:t>niin</w:t>
      </w:r>
      <w:r w:rsidR="0098090B" w:rsidRPr="0098090B">
        <w:rPr>
          <w:lang w:val="fi-FI"/>
        </w:rPr>
        <w:t>/</w:t>
      </w:r>
      <w:r w:rsidR="002B6C31" w:rsidRPr="007F3810">
        <w:rPr>
          <w:i/>
          <w:lang w:val="fi-FI"/>
        </w:rPr>
        <w:t>se</w:t>
      </w:r>
      <w:r w:rsidR="002B6C31" w:rsidRPr="007F3810">
        <w:rPr>
          <w:lang w:val="fi-FI"/>
        </w:rPr>
        <w:t xml:space="preserve"> </w:t>
      </w:r>
      <w:r w:rsidR="00922D9E">
        <w:rPr>
          <w:lang w:val="fi-FI"/>
        </w:rPr>
        <w:t>mie</w:t>
      </w:r>
      <w:r w:rsidR="00596BAB" w:rsidRPr="0004223D">
        <w:rPr>
          <w:lang w:val="fi-FI"/>
        </w:rPr>
        <w:t xml:space="preserve"> panin</w:t>
      </w:r>
      <w:r w:rsidR="002B6C31" w:rsidRPr="0004223D">
        <w:rPr>
          <w:lang w:val="fi-FI"/>
        </w:rPr>
        <w:t xml:space="preserve"> </w:t>
      </w:r>
      <w:r w:rsidR="0004223D">
        <w:rPr>
          <w:lang w:val="fi-FI"/>
        </w:rPr>
        <w:t xml:space="preserve">varhain </w:t>
      </w:r>
      <w:r w:rsidR="002B6C31" w:rsidRPr="0004223D">
        <w:rPr>
          <w:lang w:val="fi-FI"/>
        </w:rPr>
        <w:t>maata</w:t>
      </w:r>
      <w:r w:rsidR="002B6C31" w:rsidRPr="007F3810">
        <w:rPr>
          <w:lang w:val="fi-FI"/>
        </w:rPr>
        <w:t>.</w:t>
      </w:r>
    </w:p>
    <w:p w14:paraId="75B0CF75" w14:textId="5A95F406" w:rsidR="002B6C31" w:rsidRDefault="002B6C31" w:rsidP="002B6C31">
      <w:r>
        <w:t xml:space="preserve">Usheimitten tämmöisen loogilisen suhtheen ilmoitehaan niin, ette etumaisheen syntakthiin lisäthään kausaalinen subjunksuuni </w:t>
      </w:r>
      <w:r>
        <w:rPr>
          <w:i/>
        </w:rPr>
        <w:t xml:space="preserve">ko </w:t>
      </w:r>
      <w:r>
        <w:t xml:space="preserve">tahi </w:t>
      </w:r>
      <w:r w:rsidRPr="00537A99">
        <w:rPr>
          <w:i/>
        </w:rPr>
        <w:t>si</w:t>
      </w:r>
      <w:ins w:id="2138" w:author="Information Services" w:date="2015-11-22T15:43:00Z">
        <w:r w:rsidR="00F75A4C">
          <w:rPr>
            <w:i/>
          </w:rPr>
          <w:t>llä</w:t>
        </w:r>
      </w:ins>
      <w:del w:id="2139" w:author="Information Services" w:date="2015-11-22T15:43:00Z">
        <w:r w:rsidRPr="00537A99" w:rsidDel="00F75A4C">
          <w:rPr>
            <w:i/>
          </w:rPr>
          <w:delText>ksi</w:delText>
        </w:r>
      </w:del>
      <w:r w:rsidRPr="00537A99">
        <w:rPr>
          <w:i/>
        </w:rPr>
        <w:t xml:space="preserve"> ko</w:t>
      </w:r>
      <w:r>
        <w:rPr>
          <w:i/>
        </w:rPr>
        <w:t xml:space="preserve"> </w:t>
      </w:r>
      <w:r w:rsidR="0075485B">
        <w:t>(</w:t>
      </w:r>
      <w:r>
        <w:t>4–6). Silloin etumainen syntakti oon pörämäisen syntaktin alasyntakti ja junksuuni oon superjunksuuni.</w:t>
      </w:r>
    </w:p>
    <w:p w14:paraId="1B13B1E5" w14:textId="70436C55" w:rsidR="002B6C31" w:rsidRPr="00726302" w:rsidRDefault="0075485B" w:rsidP="002B6C31">
      <w:pPr>
        <w:rPr>
          <w:szCs w:val="28"/>
        </w:rPr>
      </w:pPr>
      <w:r>
        <w:t>(</w:t>
      </w:r>
      <w:r w:rsidR="002B6C31">
        <w:t>4</w:t>
      </w:r>
      <w:r w:rsidR="002B6C31" w:rsidRPr="00726302">
        <w:t xml:space="preserve">) </w:t>
      </w:r>
      <w:r w:rsidR="002B6C31" w:rsidRPr="00411E92">
        <w:rPr>
          <w:i/>
        </w:rPr>
        <w:t>Ko</w:t>
      </w:r>
      <w:r w:rsidR="002B6C31">
        <w:t xml:space="preserve"> </w:t>
      </w:r>
      <w:r w:rsidR="002B6C31">
        <w:rPr>
          <w:szCs w:val="28"/>
        </w:rPr>
        <w:t>meilä</w:t>
      </w:r>
      <w:r w:rsidR="002B6C31" w:rsidRPr="00726302">
        <w:rPr>
          <w:szCs w:val="28"/>
        </w:rPr>
        <w:t xml:space="preserve"> </w:t>
      </w:r>
      <w:r w:rsidR="002B6C31">
        <w:rPr>
          <w:szCs w:val="28"/>
        </w:rPr>
        <w:t xml:space="preserve">ei </w:t>
      </w:r>
      <w:r w:rsidR="002B6C31" w:rsidRPr="00726302">
        <w:rPr>
          <w:szCs w:val="28"/>
        </w:rPr>
        <w:t xml:space="preserve">ollu </w:t>
      </w:r>
      <w:r w:rsidR="002B6C31">
        <w:rPr>
          <w:szCs w:val="28"/>
        </w:rPr>
        <w:t>ruokkaa</w:t>
      </w:r>
      <w:r w:rsidR="002B6C31" w:rsidRPr="00726302">
        <w:rPr>
          <w:szCs w:val="28"/>
        </w:rPr>
        <w:t xml:space="preserve"> myötä, </w:t>
      </w:r>
      <w:r w:rsidR="002B6C31" w:rsidRPr="00726302">
        <w:rPr>
          <w:i/>
          <w:szCs w:val="28"/>
        </w:rPr>
        <w:t>niin</w:t>
      </w:r>
      <w:r w:rsidR="0098090B" w:rsidRPr="0098090B">
        <w:rPr>
          <w:szCs w:val="28"/>
        </w:rPr>
        <w:t>/</w:t>
      </w:r>
      <w:r w:rsidR="002B6C31">
        <w:rPr>
          <w:i/>
          <w:szCs w:val="28"/>
        </w:rPr>
        <w:t>se</w:t>
      </w:r>
      <w:r w:rsidR="002B6C31" w:rsidRPr="00726302">
        <w:rPr>
          <w:szCs w:val="28"/>
        </w:rPr>
        <w:t xml:space="preserve"> siinä piti </w:t>
      </w:r>
      <w:r w:rsidR="002B6C31">
        <w:rPr>
          <w:szCs w:val="28"/>
        </w:rPr>
        <w:t>pärjätä</w:t>
      </w:r>
      <w:r w:rsidR="002B6C31" w:rsidRPr="00726302">
        <w:rPr>
          <w:szCs w:val="28"/>
        </w:rPr>
        <w:t xml:space="preserve">, siksi </w:t>
      </w:r>
      <w:r w:rsidR="002B6C31">
        <w:rPr>
          <w:szCs w:val="28"/>
        </w:rPr>
        <w:t>ette joku meiđät löyt</w:t>
      </w:r>
      <w:r w:rsidR="002D5D60">
        <w:rPr>
          <w:szCs w:val="28"/>
        </w:rPr>
        <w:t>ä</w:t>
      </w:r>
      <w:r w:rsidR="002B6C31">
        <w:rPr>
          <w:szCs w:val="28"/>
        </w:rPr>
        <w:t>is</w:t>
      </w:r>
      <w:r w:rsidR="002B6C31" w:rsidRPr="00726302">
        <w:rPr>
          <w:szCs w:val="28"/>
        </w:rPr>
        <w:t>.</w:t>
      </w:r>
    </w:p>
    <w:p w14:paraId="5D9C515E" w14:textId="413B1962" w:rsidR="002B6C31" w:rsidRDefault="0075485B" w:rsidP="002B6C31">
      <w:r>
        <w:rPr>
          <w:szCs w:val="28"/>
        </w:rPr>
        <w:t>(</w:t>
      </w:r>
      <w:r w:rsidR="002B6C31">
        <w:rPr>
          <w:szCs w:val="28"/>
        </w:rPr>
        <w:t>5</w:t>
      </w:r>
      <w:r w:rsidR="002B6C31" w:rsidRPr="00726302">
        <w:rPr>
          <w:szCs w:val="28"/>
        </w:rPr>
        <w:t xml:space="preserve">) </w:t>
      </w:r>
      <w:r w:rsidR="002B6C31" w:rsidRPr="007F3810">
        <w:rPr>
          <w:i/>
          <w:szCs w:val="28"/>
        </w:rPr>
        <w:t>Ko</w:t>
      </w:r>
      <w:r w:rsidR="002B6C31">
        <w:rPr>
          <w:szCs w:val="28"/>
        </w:rPr>
        <w:t xml:space="preserve"> viholisetkhaan ei nähnheet pimmeessä</w:t>
      </w:r>
      <w:r w:rsidR="002B6C31" w:rsidRPr="00726302">
        <w:rPr>
          <w:szCs w:val="28"/>
        </w:rPr>
        <w:t xml:space="preserve">, </w:t>
      </w:r>
      <w:r w:rsidR="002B6C31" w:rsidRPr="00726302">
        <w:rPr>
          <w:i/>
          <w:szCs w:val="28"/>
        </w:rPr>
        <w:t>niin</w:t>
      </w:r>
      <w:r w:rsidR="0098090B" w:rsidRPr="0098090B">
        <w:rPr>
          <w:szCs w:val="28"/>
        </w:rPr>
        <w:t>/</w:t>
      </w:r>
      <w:r w:rsidR="002B6C31">
        <w:rPr>
          <w:i/>
          <w:szCs w:val="28"/>
        </w:rPr>
        <w:t>se</w:t>
      </w:r>
      <w:r w:rsidR="002B6C31" w:rsidRPr="00726302">
        <w:rPr>
          <w:szCs w:val="28"/>
        </w:rPr>
        <w:t xml:space="preserve"> </w:t>
      </w:r>
      <w:r w:rsidR="002B6C31">
        <w:rPr>
          <w:szCs w:val="28"/>
        </w:rPr>
        <w:t>het olthiin öksynheet niin ko metki.</w:t>
      </w:r>
    </w:p>
    <w:p w14:paraId="50EA5F4F" w14:textId="45BF7600" w:rsidR="002B6C31" w:rsidRPr="007F3810" w:rsidRDefault="0075485B" w:rsidP="002B6C31">
      <w:r>
        <w:rPr>
          <w:lang w:val="fi-FI"/>
        </w:rPr>
        <w:t>(</w:t>
      </w:r>
      <w:r w:rsidR="002B6C31">
        <w:rPr>
          <w:lang w:val="fi-FI"/>
        </w:rPr>
        <w:t>6</w:t>
      </w:r>
      <w:r w:rsidR="002B6C31" w:rsidRPr="007F3810">
        <w:rPr>
          <w:lang w:val="fi-FI"/>
        </w:rPr>
        <w:t xml:space="preserve">) </w:t>
      </w:r>
      <w:r w:rsidR="002B6C31" w:rsidRPr="007F3810">
        <w:rPr>
          <w:i/>
          <w:lang w:val="fi-FI"/>
        </w:rPr>
        <w:t>Sillä ko</w:t>
      </w:r>
      <w:r w:rsidR="002B6C31" w:rsidRPr="007F3810">
        <w:rPr>
          <w:lang w:val="fi-FI"/>
        </w:rPr>
        <w:t xml:space="preserve"> mie olin pikkuisen sairas yhtenä iltana, </w:t>
      </w:r>
      <w:r w:rsidR="002B6C31" w:rsidRPr="007F3810">
        <w:rPr>
          <w:i/>
          <w:lang w:val="fi-FI"/>
        </w:rPr>
        <w:t>niin</w:t>
      </w:r>
      <w:r w:rsidR="0098090B" w:rsidRPr="0098090B">
        <w:rPr>
          <w:lang w:val="fi-FI"/>
        </w:rPr>
        <w:t>/</w:t>
      </w:r>
      <w:r w:rsidR="002B6C31" w:rsidRPr="007F3810">
        <w:rPr>
          <w:i/>
          <w:lang w:val="fi-FI"/>
        </w:rPr>
        <w:t>se</w:t>
      </w:r>
      <w:r w:rsidR="002B6C31" w:rsidRPr="007F3810">
        <w:rPr>
          <w:lang w:val="fi-FI"/>
        </w:rPr>
        <w:t xml:space="preserve"> </w:t>
      </w:r>
      <w:r w:rsidR="00596BAB">
        <w:rPr>
          <w:lang w:val="fi-FI"/>
        </w:rPr>
        <w:t>mi</w:t>
      </w:r>
      <w:r w:rsidR="00E24576">
        <w:rPr>
          <w:lang w:val="fi-FI"/>
        </w:rPr>
        <w:t>e</w:t>
      </w:r>
      <w:r w:rsidR="00596BAB">
        <w:rPr>
          <w:lang w:val="fi-FI"/>
        </w:rPr>
        <w:t xml:space="preserve"> panin</w:t>
      </w:r>
      <w:r w:rsidR="002B6C31" w:rsidRPr="00596BAB">
        <w:rPr>
          <w:lang w:val="fi-FI"/>
        </w:rPr>
        <w:t xml:space="preserve"> </w:t>
      </w:r>
      <w:r w:rsidR="0004223D">
        <w:rPr>
          <w:lang w:val="fi-FI"/>
        </w:rPr>
        <w:t xml:space="preserve">varhain </w:t>
      </w:r>
      <w:r w:rsidR="002B6C31" w:rsidRPr="00596BAB">
        <w:rPr>
          <w:lang w:val="fi-FI"/>
        </w:rPr>
        <w:t>maata</w:t>
      </w:r>
      <w:r w:rsidR="002B6C31" w:rsidRPr="007F3810">
        <w:rPr>
          <w:lang w:val="fi-FI"/>
        </w:rPr>
        <w:t>.</w:t>
      </w:r>
    </w:p>
    <w:p w14:paraId="4A574393" w14:textId="36BDBF96" w:rsidR="002B6C31" w:rsidRPr="00AE1E32" w:rsidRDefault="002B6C31" w:rsidP="00FC2268">
      <w:pPr>
        <w:pStyle w:val="Overskrift3"/>
      </w:pPr>
      <w:bookmarkStart w:id="2140" w:name="_Toc242931493"/>
      <w:bookmarkStart w:id="2141" w:name="_Toc311274015"/>
      <w:r w:rsidRPr="00AE1E32">
        <w:t>Disjunktiiviset konjunksuunit</w:t>
      </w:r>
      <w:bookmarkEnd w:id="2140"/>
      <w:bookmarkEnd w:id="2141"/>
    </w:p>
    <w:p w14:paraId="4C931646" w14:textId="77777777" w:rsidR="00F904D4" w:rsidRDefault="002B6C31" w:rsidP="002B6C31">
      <w:r w:rsidRPr="00D11A38">
        <w:rPr>
          <w:smallCaps/>
        </w:rPr>
        <w:t>Disjunktiiviset konjunksuunit</w:t>
      </w:r>
      <w:r w:rsidRPr="00B6378A">
        <w:t xml:space="preserve"> ilmoitethaan, ette </w:t>
      </w:r>
      <w:r>
        <w:t xml:space="preserve">syntaktiista eli fraasiista, mikkä konjunksuuni sittoo yhtheen, valithaan tyhä yhđen, tahi ette syntaktit eli fraasit meinathaan sammaa assiita. </w:t>
      </w:r>
      <w:r w:rsidRPr="00AE1E32">
        <w:t xml:space="preserve">Disjunktiiviset konjunksuunit oon yksilekseemiset </w:t>
      </w:r>
      <w:r w:rsidRPr="00AE1E32">
        <w:rPr>
          <w:i/>
        </w:rPr>
        <w:t>eli</w:t>
      </w:r>
      <w:r w:rsidR="0075485B" w:rsidRPr="0075485B">
        <w:t>(</w:t>
      </w:r>
      <w:r>
        <w:rPr>
          <w:i/>
        </w:rPr>
        <w:t>kkä</w:t>
      </w:r>
      <w:r w:rsidR="0075485B" w:rsidRPr="0075485B">
        <w:t>),</w:t>
      </w:r>
      <w:r>
        <w:rPr>
          <w:i/>
        </w:rPr>
        <w:t xml:space="preserve"> ta</w:t>
      </w:r>
      <w:r w:rsidR="0075485B" w:rsidRPr="0075485B">
        <w:t>(</w:t>
      </w:r>
      <w:r>
        <w:rPr>
          <w:i/>
        </w:rPr>
        <w:t>h</w:t>
      </w:r>
      <w:r w:rsidR="0075485B" w:rsidRPr="0075485B">
        <w:t>)</w:t>
      </w:r>
      <w:r>
        <w:rPr>
          <w:i/>
        </w:rPr>
        <w:t>i</w:t>
      </w:r>
      <w:r w:rsidRPr="00AE1E32">
        <w:rPr>
          <w:i/>
        </w:rPr>
        <w:t xml:space="preserve"> </w:t>
      </w:r>
      <w:r w:rsidRPr="00AE1E32">
        <w:t xml:space="preserve">ja </w:t>
      </w:r>
      <w:r w:rsidRPr="00AE1E32">
        <w:rPr>
          <w:i/>
        </w:rPr>
        <w:t>vai</w:t>
      </w:r>
      <w:r w:rsidR="0075485B" w:rsidRPr="0075485B">
        <w:t>(</w:t>
      </w:r>
      <w:r>
        <w:rPr>
          <w:i/>
        </w:rPr>
        <w:t>n</w:t>
      </w:r>
      <w:r w:rsidR="0075485B" w:rsidRPr="0075485B">
        <w:t>)</w:t>
      </w:r>
      <w:r>
        <w:rPr>
          <w:i/>
        </w:rPr>
        <w:t xml:space="preserve"> </w:t>
      </w:r>
      <w:r w:rsidRPr="00AE1E32">
        <w:t xml:space="preserve">ja </w:t>
      </w:r>
      <w:r>
        <w:t>parikonjunksuuni</w:t>
      </w:r>
      <w:r w:rsidRPr="00AE1E32">
        <w:t xml:space="preserve"> </w:t>
      </w:r>
      <w:r w:rsidRPr="00AE1E32">
        <w:rPr>
          <w:i/>
        </w:rPr>
        <w:t xml:space="preserve">joko </w:t>
      </w:r>
      <w:r w:rsidRPr="00AE1E32">
        <w:t xml:space="preserve">– </w:t>
      </w:r>
      <w:r w:rsidRPr="00AE1E32">
        <w:rPr>
          <w:i/>
        </w:rPr>
        <w:t>eli</w:t>
      </w:r>
      <w:r w:rsidR="0075485B" w:rsidRPr="0075485B">
        <w:t>(</w:t>
      </w:r>
      <w:r>
        <w:rPr>
          <w:i/>
        </w:rPr>
        <w:t>kkä</w:t>
      </w:r>
      <w:r w:rsidR="0075485B" w:rsidRPr="0075485B">
        <w:t>)</w:t>
      </w:r>
      <w:r w:rsidR="00F904D4">
        <w:t>.</w:t>
      </w:r>
    </w:p>
    <w:p w14:paraId="1EAE18B1" w14:textId="4CDCC58A" w:rsidR="002B6C31" w:rsidRPr="00AE1E32" w:rsidRDefault="002B6C31" w:rsidP="005E23AD">
      <w:pPr>
        <w:pStyle w:val="Punktliste"/>
      </w:pPr>
      <w:r w:rsidRPr="00AE1E32">
        <w:t xml:space="preserve">Disjunktiivista konjunksuunii </w:t>
      </w:r>
      <w:r w:rsidRPr="00AE1E32">
        <w:rPr>
          <w:i/>
        </w:rPr>
        <w:t>eli</w:t>
      </w:r>
      <w:r w:rsidR="0075485B" w:rsidRPr="0075485B">
        <w:t>(</w:t>
      </w:r>
      <w:r w:rsidRPr="00AE1E32">
        <w:rPr>
          <w:i/>
        </w:rPr>
        <w:t>kkä</w:t>
      </w:r>
      <w:r w:rsidR="0075485B" w:rsidRPr="0075485B">
        <w:t>)</w:t>
      </w:r>
      <w:r w:rsidRPr="00AE1E32">
        <w:t xml:space="preserve"> käytethään kahđessa merkityksessä: Sen merkitys saattaa olla </w:t>
      </w:r>
      <w:r w:rsidRPr="003622D6">
        <w:rPr>
          <w:smallCaps/>
        </w:rPr>
        <w:t xml:space="preserve">inklusiivinen </w:t>
      </w:r>
      <w:r w:rsidRPr="00AE1E32">
        <w:t xml:space="preserve">tahi </w:t>
      </w:r>
      <w:r w:rsidRPr="003622D6">
        <w:rPr>
          <w:smallCaps/>
        </w:rPr>
        <w:t>ekslusiivinen</w:t>
      </w:r>
      <w:r w:rsidRPr="00AE1E32">
        <w:t xml:space="preserve">. Ko molemat fraasit eli syntaktit, mikkä se sittoo yhtheen, meinathaan sammaa assiita, se oon inklusiivinen </w:t>
      </w:r>
      <w:r w:rsidR="0075485B">
        <w:t>(</w:t>
      </w:r>
      <w:r w:rsidRPr="00AE1E32">
        <w:t xml:space="preserve">1–5), mutta ko toinen sulkkee pois toisen vaihtoehđon, se oon eksklusiivinen </w:t>
      </w:r>
      <w:r w:rsidR="0075485B">
        <w:t>(</w:t>
      </w:r>
      <w:r w:rsidRPr="00AE1E32">
        <w:t>6–9).</w:t>
      </w:r>
    </w:p>
    <w:p w14:paraId="17F5F154" w14:textId="702CB729" w:rsidR="002B6C31" w:rsidRPr="00AE1E32" w:rsidRDefault="0075485B" w:rsidP="002B6C31">
      <w:r>
        <w:t>(</w:t>
      </w:r>
      <w:r w:rsidR="002B6C31" w:rsidRPr="00AE1E32">
        <w:t xml:space="preserve">1) Entisheen aikhaan asui yksi noitamies Keisissä </w:t>
      </w:r>
      <w:r w:rsidR="002B6C31" w:rsidRPr="00AE1E32">
        <w:rPr>
          <w:i/>
        </w:rPr>
        <w:t>eli</w:t>
      </w:r>
      <w:r w:rsidR="002B6C31" w:rsidRPr="00AE1E32">
        <w:t xml:space="preserve"> Muotkassa.</w:t>
      </w:r>
    </w:p>
    <w:p w14:paraId="5137F1BD" w14:textId="6774B3EE" w:rsidR="002B6C31" w:rsidRPr="00AE1E32" w:rsidRDefault="0075485B" w:rsidP="002B6C31">
      <w:r>
        <w:t>(</w:t>
      </w:r>
      <w:r w:rsidR="002B6C31" w:rsidRPr="00AE1E32">
        <w:t xml:space="preserve">2) Jos öksyy tunturissa, se oon paras, ette kaivaa ittensä lumheen </w:t>
      </w:r>
      <w:r w:rsidR="002B6C31" w:rsidRPr="00AE1E32">
        <w:rPr>
          <w:i/>
        </w:rPr>
        <w:t>elikkä</w:t>
      </w:r>
      <w:r w:rsidR="002B6C31" w:rsidRPr="00AE1E32">
        <w:t xml:space="preserve"> pittää ittensä sulana.</w:t>
      </w:r>
    </w:p>
    <w:p w14:paraId="6A41D1C6" w14:textId="2367A8FC" w:rsidR="002B6C31" w:rsidRPr="00AE1E32" w:rsidRDefault="0075485B" w:rsidP="002B6C31">
      <w:r>
        <w:t>(</w:t>
      </w:r>
      <w:r w:rsidR="002B6C31" w:rsidRPr="00AE1E32">
        <w:t>3) Hilla se o</w:t>
      </w:r>
      <w:r w:rsidR="002B6C31">
        <w:t>on ensistä semmo</w:t>
      </w:r>
      <w:r w:rsidR="002B6C31" w:rsidRPr="00AE1E32">
        <w:t xml:space="preserve">nen pikkunen ja raaka </w:t>
      </w:r>
      <w:r w:rsidR="002B6C31" w:rsidRPr="00AE1E32">
        <w:rPr>
          <w:i/>
        </w:rPr>
        <w:t>eli</w:t>
      </w:r>
      <w:r w:rsidR="002B6C31" w:rsidRPr="00AE1E32">
        <w:t xml:space="preserve"> met kuttuma supuksi.</w:t>
      </w:r>
    </w:p>
    <w:p w14:paraId="0BA31951" w14:textId="77777777" w:rsidR="00F904D4" w:rsidRDefault="0075485B" w:rsidP="002B6C31">
      <w:pPr>
        <w:rPr>
          <w:szCs w:val="28"/>
          <w:lang w:val="sv-SE"/>
        </w:rPr>
      </w:pPr>
      <w:r>
        <w:rPr>
          <w:szCs w:val="28"/>
          <w:lang w:val="sv-SE"/>
        </w:rPr>
        <w:t>(</w:t>
      </w:r>
      <w:r w:rsidR="002B6C31" w:rsidRPr="00AE1E32">
        <w:rPr>
          <w:szCs w:val="28"/>
          <w:lang w:val="sv-SE"/>
        </w:rPr>
        <w:t xml:space="preserve">4) Hän ei halluu puhhuut omista assiista </w:t>
      </w:r>
      <w:r w:rsidR="002B6C31" w:rsidRPr="00AE1E32">
        <w:rPr>
          <w:i/>
          <w:szCs w:val="28"/>
          <w:lang w:val="sv-SE"/>
        </w:rPr>
        <w:t>eli</w:t>
      </w:r>
      <w:r w:rsidR="002B6C31" w:rsidRPr="00AE1E32">
        <w:rPr>
          <w:szCs w:val="28"/>
          <w:lang w:val="sv-SE"/>
        </w:rPr>
        <w:t xml:space="preserve"> siitä, minkälainen olo hänele oon</w:t>
      </w:r>
      <w:r w:rsidR="00F904D4">
        <w:rPr>
          <w:szCs w:val="28"/>
          <w:lang w:val="sv-SE"/>
        </w:rPr>
        <w:t>.</w:t>
      </w:r>
    </w:p>
    <w:p w14:paraId="4100B6F3" w14:textId="41CA5EC9" w:rsidR="002B6C31" w:rsidRPr="00AE1E32" w:rsidRDefault="0075485B" w:rsidP="002B6C31">
      <w:pPr>
        <w:rPr>
          <w:szCs w:val="28"/>
          <w:lang w:val="sv-SE"/>
        </w:rPr>
      </w:pPr>
      <w:r>
        <w:rPr>
          <w:szCs w:val="28"/>
          <w:lang w:val="sv-SE"/>
        </w:rPr>
        <w:t>(</w:t>
      </w:r>
      <w:r w:rsidR="002B6C31" w:rsidRPr="00AE1E32">
        <w:rPr>
          <w:szCs w:val="28"/>
          <w:lang w:val="sv-SE"/>
        </w:rPr>
        <w:t>5) Sem</w:t>
      </w:r>
      <w:r w:rsidR="008876E1">
        <w:rPr>
          <w:szCs w:val="28"/>
          <w:lang w:val="sv-SE"/>
        </w:rPr>
        <w:t>m</w:t>
      </w:r>
      <w:r w:rsidR="002B6C31" w:rsidRPr="00AE1E32">
        <w:rPr>
          <w:szCs w:val="28"/>
          <w:lang w:val="sv-SE"/>
        </w:rPr>
        <w:t>oisten huh</w:t>
      </w:r>
      <w:r w:rsidR="008876E1">
        <w:rPr>
          <w:szCs w:val="28"/>
          <w:lang w:val="sv-SE"/>
        </w:rPr>
        <w:t>h</w:t>
      </w:r>
      <w:r w:rsidR="002B6C31" w:rsidRPr="00AE1E32">
        <w:rPr>
          <w:szCs w:val="28"/>
          <w:lang w:val="sv-SE"/>
        </w:rPr>
        <w:t xml:space="preserve">uin </w:t>
      </w:r>
      <w:r w:rsidR="002B6C31" w:rsidRPr="00AE1E32">
        <w:rPr>
          <w:i/>
          <w:szCs w:val="28"/>
          <w:lang w:val="sv-SE"/>
        </w:rPr>
        <w:t>eli</w:t>
      </w:r>
      <w:r w:rsidR="002B6C31" w:rsidRPr="00AE1E32">
        <w:rPr>
          <w:szCs w:val="28"/>
          <w:lang w:val="sv-SE"/>
        </w:rPr>
        <w:t xml:space="preserve"> juoruin pääle mie en usko.</w:t>
      </w:r>
    </w:p>
    <w:p w14:paraId="587997B3" w14:textId="77777777" w:rsidR="00F904D4" w:rsidRDefault="0075485B" w:rsidP="002B6C31">
      <w:r>
        <w:t>(</w:t>
      </w:r>
      <w:r w:rsidR="002B6C31" w:rsidRPr="00AE1E32">
        <w:t xml:space="preserve">6) Juntila oli yksi </w:t>
      </w:r>
      <w:r w:rsidR="002B6C31" w:rsidRPr="00AE1E32">
        <w:rPr>
          <w:i/>
        </w:rPr>
        <w:t>eli</w:t>
      </w:r>
      <w:r w:rsidR="002B6C31" w:rsidRPr="00AE1E32">
        <w:t xml:space="preserve"> kaksi poikkaa, mie en muista tarkoin</w:t>
      </w:r>
      <w:r w:rsidR="00F904D4">
        <w:t>.</w:t>
      </w:r>
    </w:p>
    <w:p w14:paraId="2532B3A0" w14:textId="0B0EF92B" w:rsidR="002B6C31" w:rsidRPr="00AE1E32" w:rsidRDefault="0075485B" w:rsidP="002B6C31">
      <w:r>
        <w:t>(</w:t>
      </w:r>
      <w:r w:rsidR="002B6C31" w:rsidRPr="00AE1E32">
        <w:t>7) Se oon paras, ko sen syöpi vereksen</w:t>
      </w:r>
      <w:r w:rsidR="00AB045B">
        <w:t>n</w:t>
      </w:r>
      <w:r w:rsidR="002B6C31" w:rsidRPr="00AE1E32">
        <w:t xml:space="preserve">ä, paistaa </w:t>
      </w:r>
      <w:r w:rsidR="002B6C31" w:rsidRPr="00AE1E32">
        <w:rPr>
          <w:i/>
        </w:rPr>
        <w:t xml:space="preserve">eli </w:t>
      </w:r>
      <w:r w:rsidR="002B6C31" w:rsidRPr="00AE1E32">
        <w:t>keittää sen.</w:t>
      </w:r>
    </w:p>
    <w:p w14:paraId="2521C816" w14:textId="781F6A3E" w:rsidR="002B6C31" w:rsidRPr="00AE1E32" w:rsidRDefault="0075485B" w:rsidP="002B6C31">
      <w:r>
        <w:t>(</w:t>
      </w:r>
      <w:r w:rsidR="002B6C31" w:rsidRPr="00AE1E32">
        <w:t xml:space="preserve">8) Hän häytyi mennä, tahtoi sitte </w:t>
      </w:r>
      <w:r w:rsidR="002B6C31" w:rsidRPr="00AE1E32">
        <w:rPr>
          <w:i/>
        </w:rPr>
        <w:t>eli</w:t>
      </w:r>
      <w:r w:rsidR="002B6C31" w:rsidRPr="00AE1E32">
        <w:t xml:space="preserve"> ei.</w:t>
      </w:r>
    </w:p>
    <w:p w14:paraId="40ECC300" w14:textId="77777777" w:rsidR="00F904D4" w:rsidRDefault="0075485B" w:rsidP="002B6C31">
      <w:pPr>
        <w:rPr>
          <w:szCs w:val="28"/>
          <w:lang w:val="sv-SE"/>
        </w:rPr>
      </w:pPr>
      <w:r>
        <w:rPr>
          <w:szCs w:val="28"/>
          <w:lang w:val="sv-SE"/>
        </w:rPr>
        <w:t>(</w:t>
      </w:r>
      <w:r w:rsidR="002B6C31" w:rsidRPr="00AE1E32">
        <w:rPr>
          <w:szCs w:val="28"/>
          <w:lang w:val="sv-SE"/>
        </w:rPr>
        <w:t xml:space="preserve">9) Matti paranee </w:t>
      </w:r>
      <w:r w:rsidR="002B6C31" w:rsidRPr="00AE1E32">
        <w:rPr>
          <w:i/>
          <w:szCs w:val="28"/>
          <w:lang w:val="sv-SE"/>
        </w:rPr>
        <w:t>eli</w:t>
      </w:r>
      <w:r w:rsidR="002B6C31" w:rsidRPr="00AE1E32">
        <w:rPr>
          <w:szCs w:val="28"/>
          <w:lang w:val="sv-SE"/>
        </w:rPr>
        <w:t xml:space="preserve"> sitte kuolee</w:t>
      </w:r>
      <w:r w:rsidR="00F904D4">
        <w:rPr>
          <w:szCs w:val="28"/>
          <w:lang w:val="sv-SE"/>
        </w:rPr>
        <w:t>.</w:t>
      </w:r>
    </w:p>
    <w:p w14:paraId="200A975D" w14:textId="4BBD86E4" w:rsidR="002B6C31" w:rsidRPr="00AE1E32" w:rsidRDefault="002B6C31" w:rsidP="002B6C31">
      <w:r w:rsidRPr="00AE1E32">
        <w:t xml:space="preserve">Konjunksuuni </w:t>
      </w:r>
      <w:r w:rsidRPr="00AE1E32">
        <w:rPr>
          <w:i/>
        </w:rPr>
        <w:t>eli</w:t>
      </w:r>
      <w:r w:rsidR="0075485B" w:rsidRPr="0075485B">
        <w:t>(</w:t>
      </w:r>
      <w:r w:rsidRPr="00AE1E32">
        <w:rPr>
          <w:i/>
        </w:rPr>
        <w:t>kkä</w:t>
      </w:r>
      <w:r w:rsidR="0075485B" w:rsidRPr="0075485B">
        <w:t>)</w:t>
      </w:r>
      <w:r w:rsidRPr="00AE1E32">
        <w:t xml:space="preserve"> saattaa tarkoittaa</w:t>
      </w:r>
      <w:r>
        <w:t>t</w:t>
      </w:r>
      <w:r w:rsidRPr="00AE1E32">
        <w:t xml:space="preserve"> kans, ette puh</w:t>
      </w:r>
      <w:r>
        <w:t>h</w:t>
      </w:r>
      <w:r w:rsidRPr="00AE1E32">
        <w:t xml:space="preserve">een eli tekstin sisälystä haluthaan paranttaat eli muuttaat </w:t>
      </w:r>
      <w:r w:rsidR="0075485B">
        <w:t>(</w:t>
      </w:r>
      <w:r w:rsidRPr="00AE1E32">
        <w:t>10).</w:t>
      </w:r>
    </w:p>
    <w:p w14:paraId="515D8754" w14:textId="18B62AA9" w:rsidR="002B6C31" w:rsidRPr="00AE1E32" w:rsidRDefault="0075485B" w:rsidP="002B6C31">
      <w:r>
        <w:t>(</w:t>
      </w:r>
      <w:r w:rsidR="002B6C31" w:rsidRPr="00AE1E32">
        <w:t xml:space="preserve">10) Yölä sitte tulthiin Pajalhaan Suomessa, </w:t>
      </w:r>
      <w:r w:rsidR="002B6C31" w:rsidRPr="00AE1E32">
        <w:rPr>
          <w:i/>
        </w:rPr>
        <w:t>elikkä</w:t>
      </w:r>
      <w:r w:rsidR="002B6C31" w:rsidRPr="00AE1E32">
        <w:t xml:space="preserve"> se Pajala oon Ruottin puolela.</w:t>
      </w:r>
    </w:p>
    <w:p w14:paraId="60B9333F" w14:textId="06287B96" w:rsidR="002B6C31" w:rsidRPr="00AE1E32" w:rsidRDefault="002B6C31" w:rsidP="005E23AD">
      <w:pPr>
        <w:pStyle w:val="Punktliste"/>
        <w:rPr>
          <w:lang w:val="en-US" w:eastAsia="ja-JP"/>
        </w:rPr>
      </w:pPr>
      <w:r w:rsidRPr="00AE1E32">
        <w:rPr>
          <w:lang w:val="en-US" w:eastAsia="ja-JP"/>
        </w:rPr>
        <w:t xml:space="preserve">Konjunksuunin </w:t>
      </w:r>
      <w:r w:rsidRPr="00AE1E32">
        <w:rPr>
          <w:i/>
          <w:lang w:val="en-US" w:eastAsia="ja-JP"/>
        </w:rPr>
        <w:t>ta</w:t>
      </w:r>
      <w:r w:rsidR="0075485B" w:rsidRPr="0075485B">
        <w:rPr>
          <w:lang w:val="en-US" w:eastAsia="ja-JP"/>
        </w:rPr>
        <w:t>(</w:t>
      </w:r>
      <w:r w:rsidRPr="00AE1E32">
        <w:rPr>
          <w:i/>
          <w:lang w:val="en-US" w:eastAsia="ja-JP"/>
        </w:rPr>
        <w:t>h</w:t>
      </w:r>
      <w:r w:rsidR="0075485B" w:rsidRPr="0075485B">
        <w:rPr>
          <w:lang w:val="en-US" w:eastAsia="ja-JP"/>
        </w:rPr>
        <w:t>)</w:t>
      </w:r>
      <w:r w:rsidRPr="00AE1E32">
        <w:rPr>
          <w:i/>
          <w:lang w:val="en-US" w:eastAsia="ja-JP"/>
        </w:rPr>
        <w:t>i</w:t>
      </w:r>
      <w:r w:rsidRPr="00AE1E32">
        <w:rPr>
          <w:lang w:val="en-US" w:eastAsia="ja-JP"/>
        </w:rPr>
        <w:t xml:space="preserve"> käyttö oon kohta samanlainen ko konjunksuunin </w:t>
      </w:r>
      <w:r w:rsidRPr="00AE1E32">
        <w:rPr>
          <w:i/>
          <w:lang w:val="en-US" w:eastAsia="ja-JP"/>
        </w:rPr>
        <w:t>eli</w:t>
      </w:r>
      <w:r w:rsidR="0075485B" w:rsidRPr="0075485B">
        <w:rPr>
          <w:lang w:val="en-US" w:eastAsia="ja-JP"/>
        </w:rPr>
        <w:t>(</w:t>
      </w:r>
      <w:r w:rsidRPr="00AE1E32">
        <w:rPr>
          <w:i/>
          <w:lang w:val="en-US" w:eastAsia="ja-JP"/>
        </w:rPr>
        <w:t>kkä</w:t>
      </w:r>
      <w:r w:rsidR="0075485B" w:rsidRPr="0075485B">
        <w:rPr>
          <w:lang w:val="en-US" w:eastAsia="ja-JP"/>
        </w:rPr>
        <w:t>)</w:t>
      </w:r>
      <w:r w:rsidRPr="00AE1E32">
        <w:rPr>
          <w:lang w:val="en-US" w:eastAsia="ja-JP"/>
        </w:rPr>
        <w:t xml:space="preserve">. Eli sillä meinathaan, ette sen yhđistämät sanat, fraasit eli syntaktit oon inklusiiviset eli meinathaan sammaa, eli ette sama assii sanothaan toisela tavala </w:t>
      </w:r>
      <w:r w:rsidR="0075485B">
        <w:rPr>
          <w:lang w:val="en-US" w:eastAsia="ja-JP"/>
        </w:rPr>
        <w:t>(</w:t>
      </w:r>
      <w:r w:rsidR="008876E1">
        <w:rPr>
          <w:lang w:val="en-US" w:eastAsia="ja-JP"/>
        </w:rPr>
        <w:t>1</w:t>
      </w:r>
      <w:r w:rsidRPr="00AE1E32">
        <w:rPr>
          <w:lang w:val="en-US" w:eastAsia="ja-JP"/>
        </w:rPr>
        <w:t xml:space="preserve">1, </w:t>
      </w:r>
      <w:r w:rsidR="008876E1">
        <w:rPr>
          <w:lang w:val="en-US" w:eastAsia="ja-JP"/>
        </w:rPr>
        <w:t>1</w:t>
      </w:r>
      <w:r w:rsidRPr="00AE1E32">
        <w:rPr>
          <w:lang w:val="en-US" w:eastAsia="ja-JP"/>
        </w:rPr>
        <w:t xml:space="preserve">2), tahi net oon eksklusiiviset eli suljethaan pois toinen toisen </w:t>
      </w:r>
      <w:r w:rsidR="0075485B">
        <w:rPr>
          <w:lang w:val="en-US" w:eastAsia="ja-JP"/>
        </w:rPr>
        <w:t>(</w:t>
      </w:r>
      <w:r w:rsidR="008876E1">
        <w:rPr>
          <w:lang w:val="en-US" w:eastAsia="ja-JP"/>
        </w:rPr>
        <w:t>1</w:t>
      </w:r>
      <w:r w:rsidRPr="00AE1E32">
        <w:rPr>
          <w:lang w:val="en-US" w:eastAsia="ja-JP"/>
        </w:rPr>
        <w:t xml:space="preserve">3, </w:t>
      </w:r>
      <w:r w:rsidR="008876E1">
        <w:rPr>
          <w:lang w:val="en-US" w:eastAsia="ja-JP"/>
        </w:rPr>
        <w:t>1</w:t>
      </w:r>
      <w:r w:rsidRPr="00AE1E32">
        <w:rPr>
          <w:lang w:val="en-US" w:eastAsia="ja-JP"/>
        </w:rPr>
        <w:t>4).</w:t>
      </w:r>
    </w:p>
    <w:p w14:paraId="3BEFF372" w14:textId="63E6E8B1" w:rsidR="002B6C31" w:rsidRPr="00AE1E32" w:rsidRDefault="0075485B" w:rsidP="002B6C31">
      <w:pPr>
        <w:rPr>
          <w:szCs w:val="28"/>
        </w:rPr>
      </w:pPr>
      <w:r>
        <w:rPr>
          <w:szCs w:val="28"/>
        </w:rPr>
        <w:t>(</w:t>
      </w:r>
      <w:r w:rsidR="002B6C31" w:rsidRPr="00AE1E32">
        <w:rPr>
          <w:szCs w:val="28"/>
        </w:rPr>
        <w:t>1</w:t>
      </w:r>
      <w:r w:rsidR="008876E1">
        <w:rPr>
          <w:szCs w:val="28"/>
        </w:rPr>
        <w:t>1</w:t>
      </w:r>
      <w:r w:rsidR="002B6C31" w:rsidRPr="00AE1E32">
        <w:rPr>
          <w:szCs w:val="28"/>
        </w:rPr>
        <w:t xml:space="preserve">) Met saatama villastaki punnoot </w:t>
      </w:r>
      <w:r w:rsidR="002B6C31" w:rsidRPr="00AE1E32">
        <w:rPr>
          <w:i/>
          <w:szCs w:val="28"/>
        </w:rPr>
        <w:t>tahi</w:t>
      </w:r>
      <w:r w:rsidR="002B6C31" w:rsidRPr="00AE1E32">
        <w:rPr>
          <w:szCs w:val="28"/>
        </w:rPr>
        <w:t xml:space="preserve"> kerttoot lankkaa.</w:t>
      </w:r>
    </w:p>
    <w:p w14:paraId="7F5B240B" w14:textId="5744A46C" w:rsidR="002B6C31" w:rsidRPr="00AE1E32" w:rsidRDefault="0075485B" w:rsidP="002B6C31">
      <w:pPr>
        <w:rPr>
          <w:szCs w:val="28"/>
        </w:rPr>
      </w:pPr>
      <w:r>
        <w:rPr>
          <w:szCs w:val="28"/>
        </w:rPr>
        <w:t>(</w:t>
      </w:r>
      <w:r w:rsidR="008876E1">
        <w:rPr>
          <w:szCs w:val="28"/>
        </w:rPr>
        <w:t>1</w:t>
      </w:r>
      <w:r w:rsidR="002B6C31" w:rsidRPr="00AE1E32">
        <w:rPr>
          <w:szCs w:val="28"/>
        </w:rPr>
        <w:t>2) Se häättyy nuotanki paranttaat, ko se oon lahonu</w:t>
      </w:r>
      <w:r w:rsidR="002B6C31" w:rsidRPr="00AE1E32">
        <w:rPr>
          <w:i/>
          <w:szCs w:val="28"/>
        </w:rPr>
        <w:t xml:space="preserve"> tahi</w:t>
      </w:r>
      <w:r w:rsidR="002B6C31" w:rsidRPr="00AE1E32">
        <w:rPr>
          <w:szCs w:val="28"/>
        </w:rPr>
        <w:t xml:space="preserve"> löyhäksi tullu.</w:t>
      </w:r>
    </w:p>
    <w:p w14:paraId="6682ACB6" w14:textId="5A19CD02" w:rsidR="002B6C31" w:rsidRPr="00AE1E32" w:rsidRDefault="0075485B" w:rsidP="002B6C31">
      <w:pPr>
        <w:rPr>
          <w:szCs w:val="28"/>
        </w:rPr>
      </w:pPr>
      <w:r>
        <w:rPr>
          <w:szCs w:val="28"/>
        </w:rPr>
        <w:t>(</w:t>
      </w:r>
      <w:r w:rsidR="008876E1">
        <w:rPr>
          <w:szCs w:val="28"/>
        </w:rPr>
        <w:t>1</w:t>
      </w:r>
      <w:r w:rsidR="002B6C31" w:rsidRPr="00AE1E32">
        <w:rPr>
          <w:szCs w:val="28"/>
        </w:rPr>
        <w:t xml:space="preserve">3) Se tarkoittaa, ette siitä oon ihminen </w:t>
      </w:r>
      <w:r w:rsidR="002B6C31" w:rsidRPr="00AE1E32">
        <w:rPr>
          <w:i/>
          <w:szCs w:val="28"/>
        </w:rPr>
        <w:t>tai</w:t>
      </w:r>
      <w:r w:rsidR="002B6C31" w:rsidRPr="00AE1E32">
        <w:rPr>
          <w:szCs w:val="28"/>
        </w:rPr>
        <w:t xml:space="preserve"> elläin menny.</w:t>
      </w:r>
    </w:p>
    <w:p w14:paraId="3E289F8E" w14:textId="2ADAA350" w:rsidR="002B6C31" w:rsidRPr="00AE1E32" w:rsidRDefault="0075485B" w:rsidP="002B6C31">
      <w:r>
        <w:rPr>
          <w:szCs w:val="28"/>
        </w:rPr>
        <w:t>(</w:t>
      </w:r>
      <w:r w:rsidR="008876E1">
        <w:rPr>
          <w:szCs w:val="28"/>
        </w:rPr>
        <w:t>1</w:t>
      </w:r>
      <w:r w:rsidR="002B6C31" w:rsidRPr="00AE1E32">
        <w:rPr>
          <w:szCs w:val="28"/>
        </w:rPr>
        <w:t xml:space="preserve">4) Matti ellää </w:t>
      </w:r>
      <w:r w:rsidR="002B6C31" w:rsidRPr="00AE1E32">
        <w:rPr>
          <w:i/>
          <w:szCs w:val="28"/>
        </w:rPr>
        <w:t>tahi</w:t>
      </w:r>
      <w:r w:rsidR="002B6C31" w:rsidRPr="00AE1E32">
        <w:rPr>
          <w:szCs w:val="28"/>
        </w:rPr>
        <w:t xml:space="preserve"> kuolee, kyllä met sen sitte näjemä.</w:t>
      </w:r>
    </w:p>
    <w:p w14:paraId="377DD178" w14:textId="0FF00273" w:rsidR="002B6C31" w:rsidRPr="00AE1E32" w:rsidRDefault="008876E1" w:rsidP="002B6C31">
      <w:pPr>
        <w:rPr>
          <w:rFonts w:eastAsiaTheme="majorEastAsia" w:cstheme="majorBidi"/>
          <w:bCs/>
          <w:iCs/>
          <w:szCs w:val="28"/>
          <w:lang w:val="en-US" w:eastAsia="ja-JP"/>
        </w:rPr>
      </w:pPr>
      <w:r>
        <w:rPr>
          <w:rFonts w:eastAsiaTheme="majorEastAsia" w:cstheme="majorBidi"/>
          <w:bCs/>
          <w:iCs/>
          <w:szCs w:val="28"/>
          <w:lang w:val="en-US" w:eastAsia="ja-JP"/>
        </w:rPr>
        <w:t>Konjunksuunil</w:t>
      </w:r>
      <w:r w:rsidR="002B6C31" w:rsidRPr="00AE1E32">
        <w:rPr>
          <w:rFonts w:eastAsiaTheme="majorEastAsia" w:cstheme="majorBidi"/>
          <w:bCs/>
          <w:iCs/>
          <w:szCs w:val="28"/>
          <w:lang w:val="en-US" w:eastAsia="ja-JP"/>
        </w:rPr>
        <w:t xml:space="preserve">a </w:t>
      </w:r>
      <w:r w:rsidR="002B6C31" w:rsidRPr="00AE1E32">
        <w:rPr>
          <w:rFonts w:eastAsiaTheme="majorEastAsia" w:cstheme="majorBidi"/>
          <w:bCs/>
          <w:i/>
          <w:iCs/>
          <w:szCs w:val="28"/>
          <w:lang w:val="en-US" w:eastAsia="ja-JP"/>
        </w:rPr>
        <w:t>ta</w:t>
      </w:r>
      <w:r w:rsidR="0075485B" w:rsidRPr="0075485B">
        <w:rPr>
          <w:rFonts w:eastAsiaTheme="majorEastAsia" w:cstheme="majorBidi"/>
          <w:bCs/>
          <w:iCs/>
          <w:szCs w:val="28"/>
          <w:lang w:val="en-US" w:eastAsia="ja-JP"/>
        </w:rPr>
        <w:t>(</w:t>
      </w:r>
      <w:r w:rsidR="002B6C31" w:rsidRPr="00AE1E32">
        <w:rPr>
          <w:rFonts w:eastAsiaTheme="majorEastAsia" w:cstheme="majorBidi"/>
          <w:bCs/>
          <w:i/>
          <w:iCs/>
          <w:szCs w:val="28"/>
          <w:lang w:val="en-US" w:eastAsia="ja-JP"/>
        </w:rPr>
        <w:t>h</w:t>
      </w:r>
      <w:r w:rsidR="0075485B" w:rsidRPr="0075485B">
        <w:rPr>
          <w:rFonts w:eastAsiaTheme="majorEastAsia" w:cstheme="majorBidi"/>
          <w:bCs/>
          <w:iCs/>
          <w:szCs w:val="28"/>
          <w:lang w:val="en-US" w:eastAsia="ja-JP"/>
        </w:rPr>
        <w:t>)</w:t>
      </w:r>
      <w:r w:rsidR="002B6C31" w:rsidRPr="00AE1E32">
        <w:rPr>
          <w:rFonts w:eastAsiaTheme="majorEastAsia" w:cstheme="majorBidi"/>
          <w:bCs/>
          <w:i/>
          <w:iCs/>
          <w:szCs w:val="28"/>
          <w:lang w:val="en-US" w:eastAsia="ja-JP"/>
        </w:rPr>
        <w:t>i</w:t>
      </w:r>
      <w:r w:rsidR="002B6C31" w:rsidRPr="00AE1E32">
        <w:rPr>
          <w:rFonts w:eastAsiaTheme="majorEastAsia" w:cstheme="majorBidi"/>
          <w:bCs/>
          <w:iCs/>
          <w:szCs w:val="28"/>
          <w:lang w:val="en-US" w:eastAsia="ja-JP"/>
        </w:rPr>
        <w:t xml:space="preserve"> saattaa kans alkkaat fraasin eli syntaktin, mikä muuttaa sanomista </w:t>
      </w:r>
      <w:r w:rsidR="0075485B">
        <w:rPr>
          <w:rFonts w:eastAsiaTheme="majorEastAsia" w:cstheme="majorBidi"/>
          <w:bCs/>
          <w:iCs/>
          <w:szCs w:val="28"/>
          <w:lang w:val="en-US" w:eastAsia="ja-JP"/>
        </w:rPr>
        <w:t>(</w:t>
      </w:r>
      <w:r w:rsidR="00777936">
        <w:rPr>
          <w:rFonts w:eastAsiaTheme="majorEastAsia" w:cstheme="majorBidi"/>
          <w:bCs/>
          <w:iCs/>
          <w:szCs w:val="28"/>
          <w:lang w:val="en-US" w:eastAsia="ja-JP"/>
        </w:rPr>
        <w:t>15</w:t>
      </w:r>
      <w:r w:rsidR="002B6C31" w:rsidRPr="00AE1E32">
        <w:rPr>
          <w:rFonts w:eastAsiaTheme="majorEastAsia" w:cstheme="majorBidi"/>
          <w:bCs/>
          <w:iCs/>
          <w:szCs w:val="28"/>
          <w:lang w:val="en-US" w:eastAsia="ja-JP"/>
        </w:rPr>
        <w:t>)</w:t>
      </w:r>
      <w:r w:rsidR="002B6C31">
        <w:rPr>
          <w:rFonts w:eastAsiaTheme="majorEastAsia" w:cstheme="majorBidi"/>
          <w:bCs/>
          <w:iCs/>
          <w:szCs w:val="28"/>
          <w:lang w:val="en-US" w:eastAsia="ja-JP"/>
        </w:rPr>
        <w:t xml:space="preserve"> tahi muistelee seurauksen ympäri</w:t>
      </w:r>
      <w:r w:rsidR="002B6C31" w:rsidRPr="00AE1E32">
        <w:rPr>
          <w:rFonts w:eastAsiaTheme="majorEastAsia" w:cstheme="majorBidi"/>
          <w:bCs/>
          <w:iCs/>
          <w:szCs w:val="28"/>
          <w:lang w:val="en-US" w:eastAsia="ja-JP"/>
        </w:rPr>
        <w:t xml:space="preserve"> </w:t>
      </w:r>
      <w:r w:rsidR="0075485B">
        <w:rPr>
          <w:rFonts w:eastAsiaTheme="majorEastAsia" w:cstheme="majorBidi"/>
          <w:bCs/>
          <w:iCs/>
          <w:szCs w:val="28"/>
          <w:lang w:val="en-US" w:eastAsia="ja-JP"/>
        </w:rPr>
        <w:t>(</w:t>
      </w:r>
      <w:r w:rsidR="00777936">
        <w:rPr>
          <w:rFonts w:eastAsiaTheme="majorEastAsia" w:cstheme="majorBidi"/>
          <w:bCs/>
          <w:iCs/>
          <w:szCs w:val="28"/>
          <w:lang w:val="en-US" w:eastAsia="ja-JP"/>
        </w:rPr>
        <w:t>16</w:t>
      </w:r>
      <w:r w:rsidR="002B6C31" w:rsidRPr="00AE1E32">
        <w:rPr>
          <w:rFonts w:eastAsiaTheme="majorEastAsia" w:cstheme="majorBidi"/>
          <w:bCs/>
          <w:iCs/>
          <w:szCs w:val="28"/>
          <w:lang w:val="en-US" w:eastAsia="ja-JP"/>
        </w:rPr>
        <w:t>).</w:t>
      </w:r>
    </w:p>
    <w:p w14:paraId="70D9BBFC" w14:textId="1A9DE5CE" w:rsidR="002B6C31" w:rsidRPr="00AE1E32" w:rsidRDefault="0075485B" w:rsidP="002B6C31">
      <w:pPr>
        <w:rPr>
          <w:rFonts w:eastAsiaTheme="majorEastAsia" w:cstheme="majorBidi"/>
          <w:bCs/>
          <w:iCs/>
          <w:szCs w:val="28"/>
          <w:lang w:val="en-US" w:eastAsia="ja-JP"/>
        </w:rPr>
      </w:pPr>
      <w:r>
        <w:rPr>
          <w:rFonts w:eastAsiaTheme="majorEastAsia" w:cstheme="majorBidi"/>
          <w:bCs/>
          <w:iCs/>
          <w:szCs w:val="28"/>
          <w:lang w:val="en-US" w:eastAsia="ja-JP"/>
        </w:rPr>
        <w:t>(</w:t>
      </w:r>
      <w:r w:rsidR="00777936">
        <w:rPr>
          <w:rFonts w:eastAsiaTheme="majorEastAsia" w:cstheme="majorBidi"/>
          <w:bCs/>
          <w:iCs/>
          <w:szCs w:val="28"/>
          <w:lang w:val="en-US" w:eastAsia="ja-JP"/>
        </w:rPr>
        <w:t>15</w:t>
      </w:r>
      <w:r w:rsidR="002B6C31" w:rsidRPr="00AE1E32">
        <w:rPr>
          <w:rFonts w:eastAsiaTheme="majorEastAsia" w:cstheme="majorBidi"/>
          <w:bCs/>
          <w:iCs/>
          <w:szCs w:val="28"/>
          <w:lang w:val="en-US" w:eastAsia="ja-JP"/>
        </w:rPr>
        <w:t xml:space="preserve">) Siinä oli joka kesä työtä nuitten venheitten kans, ko piti piikaroitteat kiini. </w:t>
      </w:r>
      <w:r w:rsidR="002B6C31" w:rsidRPr="00AE1E32">
        <w:rPr>
          <w:rFonts w:eastAsiaTheme="majorEastAsia" w:cstheme="majorBidi"/>
          <w:bCs/>
          <w:i/>
          <w:iCs/>
          <w:szCs w:val="28"/>
          <w:lang w:val="en-US" w:eastAsia="ja-JP"/>
        </w:rPr>
        <w:t>Tai</w:t>
      </w:r>
      <w:r w:rsidR="002B6C31" w:rsidRPr="00AE1E32">
        <w:rPr>
          <w:rFonts w:eastAsiaTheme="majorEastAsia" w:cstheme="majorBidi"/>
          <w:bCs/>
          <w:iCs/>
          <w:szCs w:val="28"/>
          <w:lang w:val="en-US" w:eastAsia="ja-JP"/>
        </w:rPr>
        <w:t xml:space="preserve"> ei se ollu piikaria siihen aikhaan, mutta siihen porathiin puusta nauloja.</w:t>
      </w:r>
    </w:p>
    <w:p w14:paraId="6C0DB91E" w14:textId="44636894" w:rsidR="002B6C31" w:rsidRPr="00AE1E32" w:rsidRDefault="0075485B" w:rsidP="002B6C31">
      <w:pPr>
        <w:rPr>
          <w:rFonts w:eastAsiaTheme="majorEastAsia" w:cstheme="majorBidi"/>
          <w:bCs/>
          <w:iCs/>
          <w:szCs w:val="28"/>
          <w:lang w:val="en-US" w:eastAsia="ja-JP"/>
        </w:rPr>
      </w:pPr>
      <w:r>
        <w:rPr>
          <w:rFonts w:eastAsiaTheme="majorEastAsia" w:cstheme="majorBidi"/>
          <w:bCs/>
          <w:iCs/>
          <w:szCs w:val="28"/>
          <w:lang w:val="en-US" w:eastAsia="ja-JP"/>
        </w:rPr>
        <w:t>(</w:t>
      </w:r>
      <w:r w:rsidR="00777936">
        <w:rPr>
          <w:rFonts w:eastAsiaTheme="majorEastAsia" w:cstheme="majorBidi"/>
          <w:bCs/>
          <w:iCs/>
          <w:szCs w:val="28"/>
          <w:lang w:val="en-US" w:eastAsia="ja-JP"/>
        </w:rPr>
        <w:t>16</w:t>
      </w:r>
      <w:r w:rsidR="002B6C31" w:rsidRPr="00AE1E32">
        <w:rPr>
          <w:rFonts w:eastAsiaTheme="majorEastAsia" w:cstheme="majorBidi"/>
          <w:bCs/>
          <w:iCs/>
          <w:szCs w:val="28"/>
          <w:lang w:val="en-US" w:eastAsia="ja-JP"/>
        </w:rPr>
        <w:t xml:space="preserve">) Hukka häätyi lähteet juoksemhaan pois, </w:t>
      </w:r>
      <w:r w:rsidR="002B6C31" w:rsidRPr="00AE1E32">
        <w:rPr>
          <w:rFonts w:eastAsiaTheme="majorEastAsia" w:cstheme="majorBidi"/>
          <w:bCs/>
          <w:i/>
          <w:iCs/>
          <w:szCs w:val="28"/>
          <w:lang w:val="en-US" w:eastAsia="ja-JP"/>
        </w:rPr>
        <w:t xml:space="preserve">tahi </w:t>
      </w:r>
      <w:r w:rsidR="002B6C31" w:rsidRPr="00AE1E32">
        <w:rPr>
          <w:rFonts w:eastAsiaTheme="majorEastAsia" w:cstheme="majorBidi"/>
          <w:bCs/>
          <w:iCs/>
          <w:szCs w:val="28"/>
          <w:lang w:val="en-US" w:eastAsia="ja-JP"/>
        </w:rPr>
        <w:t>muutoin hän olis mistantannu silmänsä.</w:t>
      </w:r>
    </w:p>
    <w:p w14:paraId="042ECE69" w14:textId="27B91965" w:rsidR="002B6C31" w:rsidRPr="00AE1E32" w:rsidRDefault="002B6C31" w:rsidP="005E23AD">
      <w:pPr>
        <w:pStyle w:val="Punktliste"/>
        <w:rPr>
          <w:i/>
        </w:rPr>
      </w:pPr>
      <w:r w:rsidRPr="00AE1E32">
        <w:t xml:space="preserve">Ko kysymyksessä oon kaksi vaihtoehtoo, mistä valithaan, se käytethään parikonjunksuunii </w:t>
      </w:r>
      <w:r w:rsidRPr="00AE1E32">
        <w:rPr>
          <w:i/>
        </w:rPr>
        <w:t>joko – eli</w:t>
      </w:r>
      <w:r w:rsidR="0075485B" w:rsidRPr="0075485B">
        <w:t>(</w:t>
      </w:r>
      <w:r w:rsidRPr="00AE1E32">
        <w:rPr>
          <w:i/>
        </w:rPr>
        <w:t>kkä</w:t>
      </w:r>
      <w:r w:rsidR="0075485B" w:rsidRPr="0075485B">
        <w:t>)</w:t>
      </w:r>
      <w:r w:rsidRPr="00AE1E32">
        <w:rPr>
          <w:i/>
        </w:rPr>
        <w:t xml:space="preserve"> </w:t>
      </w:r>
      <w:r w:rsidR="0075485B">
        <w:t>(</w:t>
      </w:r>
      <w:r w:rsidRPr="00AE1E32">
        <w:t>1</w:t>
      </w:r>
      <w:r w:rsidR="00777936">
        <w:t>7–19</w:t>
      </w:r>
      <w:r w:rsidRPr="00AE1E32">
        <w:t xml:space="preserve">). Saman oon mahđolinen sannoot käyttämällä tyhä konjunksuuniita </w:t>
      </w:r>
      <w:r w:rsidRPr="00AE1E32">
        <w:rPr>
          <w:i/>
        </w:rPr>
        <w:t>eli</w:t>
      </w:r>
      <w:r w:rsidR="0075485B" w:rsidRPr="0075485B">
        <w:t>(</w:t>
      </w:r>
      <w:r w:rsidRPr="00AE1E32">
        <w:rPr>
          <w:i/>
        </w:rPr>
        <w:t>kkä</w:t>
      </w:r>
      <w:r w:rsidR="0075485B" w:rsidRPr="0075485B">
        <w:t>)</w:t>
      </w:r>
      <w:r w:rsidRPr="00AE1E32">
        <w:rPr>
          <w:i/>
        </w:rPr>
        <w:t xml:space="preserve"> </w:t>
      </w:r>
      <w:r w:rsidRPr="00AE1E32">
        <w:t xml:space="preserve">tahi </w:t>
      </w:r>
      <w:r w:rsidRPr="00AE1E32">
        <w:rPr>
          <w:i/>
        </w:rPr>
        <w:t>ta</w:t>
      </w:r>
      <w:r w:rsidR="0075485B" w:rsidRPr="0075485B">
        <w:t>(</w:t>
      </w:r>
      <w:r w:rsidRPr="00AE1E32">
        <w:rPr>
          <w:i/>
        </w:rPr>
        <w:t>h</w:t>
      </w:r>
      <w:r w:rsidR="0075485B" w:rsidRPr="0075485B">
        <w:t>)</w:t>
      </w:r>
      <w:r w:rsidRPr="00AE1E32">
        <w:rPr>
          <w:i/>
        </w:rPr>
        <w:t xml:space="preserve">i </w:t>
      </w:r>
      <w:r w:rsidR="0075485B">
        <w:t>(</w:t>
      </w:r>
      <w:r w:rsidR="00782551">
        <w:t>20–22;</w:t>
      </w:r>
      <w:r w:rsidRPr="00AE1E32">
        <w:t xml:space="preserve"> katto </w:t>
      </w:r>
      <w:r w:rsidR="00782551">
        <w:t xml:space="preserve">kans </w:t>
      </w:r>
      <w:r w:rsidRPr="00AE1E32">
        <w:t>ylipuolela)</w:t>
      </w:r>
      <w:r w:rsidR="001B127A" w:rsidRPr="001B127A">
        <w:t>.</w:t>
      </w:r>
    </w:p>
    <w:p w14:paraId="1C20404D" w14:textId="77777777" w:rsidR="00F904D4" w:rsidRDefault="0075485B" w:rsidP="002B6C31">
      <w:pPr>
        <w:rPr>
          <w:szCs w:val="28"/>
        </w:rPr>
      </w:pPr>
      <w:r>
        <w:rPr>
          <w:szCs w:val="28"/>
        </w:rPr>
        <w:t>(</w:t>
      </w:r>
      <w:r w:rsidR="00777936">
        <w:rPr>
          <w:szCs w:val="28"/>
        </w:rPr>
        <w:t>17</w:t>
      </w:r>
      <w:r w:rsidR="002B6C31" w:rsidRPr="00AE1E32">
        <w:rPr>
          <w:szCs w:val="28"/>
        </w:rPr>
        <w:t xml:space="preserve">) </w:t>
      </w:r>
      <w:r w:rsidR="009F418F">
        <w:rPr>
          <w:szCs w:val="28"/>
        </w:rPr>
        <w:t>Priitala</w:t>
      </w:r>
      <w:r w:rsidR="002B6C31" w:rsidRPr="00AE1E32">
        <w:rPr>
          <w:szCs w:val="28"/>
        </w:rPr>
        <w:t xml:space="preserve"> oon nyt rahhaa, ja se meinaa </w:t>
      </w:r>
      <w:r w:rsidR="002B6C31" w:rsidRPr="00AE1E32">
        <w:rPr>
          <w:i/>
          <w:szCs w:val="28"/>
        </w:rPr>
        <w:t>joko</w:t>
      </w:r>
      <w:r w:rsidR="002B6C31" w:rsidRPr="00AE1E32">
        <w:rPr>
          <w:szCs w:val="28"/>
        </w:rPr>
        <w:t xml:space="preserve"> ostaat talon </w:t>
      </w:r>
      <w:r w:rsidR="002B6C31" w:rsidRPr="00AE1E32">
        <w:rPr>
          <w:i/>
          <w:szCs w:val="28"/>
        </w:rPr>
        <w:t>eli</w:t>
      </w:r>
      <w:r w:rsidR="002B6C31" w:rsidRPr="00AE1E32">
        <w:rPr>
          <w:szCs w:val="28"/>
        </w:rPr>
        <w:t xml:space="preserve"> panna rahat pankhoon</w:t>
      </w:r>
      <w:r w:rsidR="00F904D4">
        <w:rPr>
          <w:szCs w:val="28"/>
        </w:rPr>
        <w:t>.</w:t>
      </w:r>
    </w:p>
    <w:p w14:paraId="354C5FBF" w14:textId="77777777" w:rsidR="00F904D4" w:rsidRDefault="0075485B" w:rsidP="002B6C31">
      <w:pPr>
        <w:rPr>
          <w:szCs w:val="28"/>
        </w:rPr>
      </w:pPr>
      <w:r>
        <w:rPr>
          <w:szCs w:val="28"/>
        </w:rPr>
        <w:t>(</w:t>
      </w:r>
      <w:r w:rsidR="00777936">
        <w:rPr>
          <w:szCs w:val="28"/>
        </w:rPr>
        <w:t>18</w:t>
      </w:r>
      <w:r w:rsidR="002B6C31" w:rsidRPr="00AE1E32">
        <w:rPr>
          <w:szCs w:val="28"/>
        </w:rPr>
        <w:t xml:space="preserve">) Et saa koskhaan sitä paikkaa sopimhaan, se oon aina </w:t>
      </w:r>
      <w:r w:rsidR="002B6C31" w:rsidRPr="00AE1E32">
        <w:rPr>
          <w:i/>
          <w:szCs w:val="28"/>
        </w:rPr>
        <w:t xml:space="preserve">joko </w:t>
      </w:r>
      <w:r w:rsidR="002B6C31" w:rsidRPr="00AE1E32">
        <w:rPr>
          <w:szCs w:val="28"/>
        </w:rPr>
        <w:t xml:space="preserve">liian paljon </w:t>
      </w:r>
      <w:r w:rsidR="002B6C31" w:rsidRPr="00AE1E32">
        <w:rPr>
          <w:i/>
          <w:szCs w:val="28"/>
        </w:rPr>
        <w:t xml:space="preserve">elikkä </w:t>
      </w:r>
      <w:r w:rsidR="002B6C31" w:rsidRPr="00AE1E32">
        <w:rPr>
          <w:szCs w:val="28"/>
        </w:rPr>
        <w:t>liian vähän</w:t>
      </w:r>
      <w:r w:rsidR="00F904D4">
        <w:rPr>
          <w:szCs w:val="28"/>
        </w:rPr>
        <w:t>.</w:t>
      </w:r>
    </w:p>
    <w:p w14:paraId="3A9E0C9E" w14:textId="77777777" w:rsidR="00F904D4" w:rsidRDefault="0075485B" w:rsidP="002B6C31">
      <w:pPr>
        <w:rPr>
          <w:szCs w:val="28"/>
        </w:rPr>
      </w:pPr>
      <w:r>
        <w:rPr>
          <w:szCs w:val="28"/>
        </w:rPr>
        <w:t>(</w:t>
      </w:r>
      <w:r w:rsidR="00777936">
        <w:rPr>
          <w:szCs w:val="28"/>
        </w:rPr>
        <w:t>19</w:t>
      </w:r>
      <w:r w:rsidR="002B6C31" w:rsidRPr="00AE1E32">
        <w:rPr>
          <w:szCs w:val="28"/>
        </w:rPr>
        <w:t>) Se pit</w:t>
      </w:r>
      <w:r w:rsidR="001953A7">
        <w:rPr>
          <w:szCs w:val="28"/>
        </w:rPr>
        <w:t>i</w:t>
      </w:r>
      <w:r w:rsidR="002B6C31" w:rsidRPr="00AE1E32">
        <w:rPr>
          <w:szCs w:val="28"/>
        </w:rPr>
        <w:t xml:space="preserve"> </w:t>
      </w:r>
      <w:r w:rsidR="002B6C31" w:rsidRPr="00AE1E32">
        <w:rPr>
          <w:i/>
          <w:szCs w:val="28"/>
        </w:rPr>
        <w:t>joko</w:t>
      </w:r>
      <w:r w:rsidR="002B6C31" w:rsidRPr="00AE1E32">
        <w:rPr>
          <w:szCs w:val="28"/>
        </w:rPr>
        <w:t xml:space="preserve"> naiđa </w:t>
      </w:r>
      <w:r w:rsidR="002B6C31" w:rsidRPr="00AE1E32">
        <w:rPr>
          <w:i/>
          <w:szCs w:val="28"/>
        </w:rPr>
        <w:t>elikkä</w:t>
      </w:r>
      <w:r w:rsidR="002B6C31" w:rsidRPr="00AE1E32">
        <w:rPr>
          <w:szCs w:val="28"/>
        </w:rPr>
        <w:t xml:space="preserve"> net ei saanheetkhaan mennä yhtheen</w:t>
      </w:r>
      <w:r w:rsidR="00F904D4">
        <w:rPr>
          <w:szCs w:val="28"/>
        </w:rPr>
        <w:t>.</w:t>
      </w:r>
    </w:p>
    <w:p w14:paraId="1CAA217F" w14:textId="2365C0DA" w:rsidR="002B6C31" w:rsidRPr="00AE1E32" w:rsidRDefault="0075485B" w:rsidP="002B6C31">
      <w:pPr>
        <w:rPr>
          <w:szCs w:val="28"/>
        </w:rPr>
      </w:pPr>
      <w:r>
        <w:rPr>
          <w:szCs w:val="28"/>
        </w:rPr>
        <w:t>(</w:t>
      </w:r>
      <w:r w:rsidR="00777936">
        <w:rPr>
          <w:szCs w:val="28"/>
        </w:rPr>
        <w:t>20</w:t>
      </w:r>
      <w:r w:rsidR="002B6C31" w:rsidRPr="00AE1E32">
        <w:rPr>
          <w:szCs w:val="28"/>
        </w:rPr>
        <w:t xml:space="preserve">) </w:t>
      </w:r>
      <w:r w:rsidR="001953A7">
        <w:rPr>
          <w:szCs w:val="28"/>
        </w:rPr>
        <w:t>Priital</w:t>
      </w:r>
      <w:r w:rsidR="002B6C31" w:rsidRPr="00AE1E32">
        <w:rPr>
          <w:szCs w:val="28"/>
        </w:rPr>
        <w:t xml:space="preserve">a oon nyt rahhaa, ja se meinaa ostaat talon </w:t>
      </w:r>
      <w:r w:rsidR="002B6C31" w:rsidRPr="00AE1E32">
        <w:rPr>
          <w:i/>
          <w:szCs w:val="28"/>
        </w:rPr>
        <w:t>eli</w:t>
      </w:r>
      <w:r w:rsidR="004C7AF5">
        <w:rPr>
          <w:szCs w:val="28"/>
        </w:rPr>
        <w:t xml:space="preserve"> panna rahat pan</w:t>
      </w:r>
      <w:r w:rsidR="002B6C31" w:rsidRPr="00AE1E32">
        <w:rPr>
          <w:szCs w:val="28"/>
        </w:rPr>
        <w:t>khoon.</w:t>
      </w:r>
    </w:p>
    <w:p w14:paraId="45D3C487" w14:textId="04D4770D" w:rsidR="002B6C31" w:rsidRPr="00AE1E32" w:rsidRDefault="0075485B" w:rsidP="002B6C31">
      <w:pPr>
        <w:rPr>
          <w:szCs w:val="28"/>
        </w:rPr>
      </w:pPr>
      <w:r>
        <w:rPr>
          <w:szCs w:val="28"/>
        </w:rPr>
        <w:t>(</w:t>
      </w:r>
      <w:r w:rsidR="00777936">
        <w:rPr>
          <w:szCs w:val="28"/>
        </w:rPr>
        <w:t>21</w:t>
      </w:r>
      <w:r w:rsidR="002B6C31" w:rsidRPr="00AE1E32">
        <w:rPr>
          <w:szCs w:val="28"/>
        </w:rPr>
        <w:t>) Et saa koskhaan sitä paikkaa sopimhaan, se oon aina liian paljon</w:t>
      </w:r>
      <w:r w:rsidR="004A2730">
        <w:rPr>
          <w:i/>
          <w:szCs w:val="28"/>
        </w:rPr>
        <w:t xml:space="preserve"> ta</w:t>
      </w:r>
      <w:r w:rsidR="002B6C31" w:rsidRPr="00AE1E32">
        <w:rPr>
          <w:i/>
          <w:szCs w:val="28"/>
        </w:rPr>
        <w:t>i</w:t>
      </w:r>
      <w:r w:rsidR="002B6C31" w:rsidRPr="00AE1E32">
        <w:rPr>
          <w:szCs w:val="28"/>
        </w:rPr>
        <w:t xml:space="preserve"> liian vähän.</w:t>
      </w:r>
    </w:p>
    <w:p w14:paraId="68273C24" w14:textId="0C834A05" w:rsidR="002B6C31" w:rsidRPr="00AE1E32" w:rsidRDefault="0075485B" w:rsidP="002B6C31">
      <w:pPr>
        <w:rPr>
          <w:szCs w:val="28"/>
        </w:rPr>
      </w:pPr>
      <w:r>
        <w:rPr>
          <w:szCs w:val="28"/>
        </w:rPr>
        <w:t>(</w:t>
      </w:r>
      <w:r w:rsidR="00777936">
        <w:rPr>
          <w:szCs w:val="28"/>
        </w:rPr>
        <w:t>22</w:t>
      </w:r>
      <w:r w:rsidR="004A2730">
        <w:rPr>
          <w:szCs w:val="28"/>
        </w:rPr>
        <w:t>) Se piti</w:t>
      </w:r>
      <w:r w:rsidR="002B6C31" w:rsidRPr="00AE1E32">
        <w:rPr>
          <w:szCs w:val="28"/>
        </w:rPr>
        <w:t xml:space="preserve"> naiđa </w:t>
      </w:r>
      <w:r w:rsidR="002B6C31" w:rsidRPr="00AE1E32">
        <w:rPr>
          <w:i/>
          <w:szCs w:val="28"/>
        </w:rPr>
        <w:t xml:space="preserve">eli </w:t>
      </w:r>
      <w:r w:rsidR="002B6C31" w:rsidRPr="00AE1E32">
        <w:rPr>
          <w:szCs w:val="28"/>
        </w:rPr>
        <w:t>ei saanheetkhaan mennä yhtheen.</w:t>
      </w:r>
    </w:p>
    <w:p w14:paraId="2D574EE8" w14:textId="5A503900" w:rsidR="002B6C31" w:rsidRPr="00AE1E32" w:rsidRDefault="002B6C31" w:rsidP="005E23AD">
      <w:pPr>
        <w:pStyle w:val="Punktliste"/>
      </w:pPr>
      <w:r w:rsidRPr="00AE1E32">
        <w:t xml:space="preserve">Konjunksuuni </w:t>
      </w:r>
      <w:r w:rsidRPr="00AE1E32">
        <w:rPr>
          <w:i/>
        </w:rPr>
        <w:t>vai</w:t>
      </w:r>
      <w:r w:rsidR="0075485B" w:rsidRPr="0075485B">
        <w:t>(</w:t>
      </w:r>
      <w:r w:rsidRPr="00AE1E32">
        <w:rPr>
          <w:i/>
        </w:rPr>
        <w:t>n</w:t>
      </w:r>
      <w:r w:rsidR="0075485B" w:rsidRPr="0075485B">
        <w:t>)</w:t>
      </w:r>
      <w:r w:rsidRPr="00AE1E32">
        <w:rPr>
          <w:i/>
        </w:rPr>
        <w:t xml:space="preserve"> </w:t>
      </w:r>
      <w:r w:rsidRPr="00AE1E32">
        <w:t xml:space="preserve">oon tavalinen tyhä </w:t>
      </w:r>
      <w:r>
        <w:t>silloin</w:t>
      </w:r>
      <w:r w:rsidRPr="00AE1E32">
        <w:t xml:space="preserve">, </w:t>
      </w:r>
      <w:r>
        <w:t>ko</w:t>
      </w:r>
      <w:r w:rsidRPr="00AE1E32">
        <w:t xml:space="preserve"> pittää valita toisen kahđe</w:t>
      </w:r>
      <w:r w:rsidR="00B9166F">
        <w:t>sta eli usseemasta alternatiivi</w:t>
      </w:r>
      <w:r w:rsidRPr="00AE1E32">
        <w:t xml:space="preserve">sta </w:t>
      </w:r>
      <w:r w:rsidR="0075485B">
        <w:t>(</w:t>
      </w:r>
      <w:r w:rsidR="001941A6">
        <w:t>23–27</w:t>
      </w:r>
      <w:r w:rsidRPr="00AE1E32">
        <w:t xml:space="preserve">). </w:t>
      </w:r>
      <w:r>
        <w:t>Molemat ei sitte saata tulla to</w:t>
      </w:r>
      <w:r w:rsidR="001941A6">
        <w:t>đeksi eli realiseeraanttuut yhtä</w:t>
      </w:r>
      <w:r>
        <w:t>aikkaa.</w:t>
      </w:r>
    </w:p>
    <w:p w14:paraId="097AF58C" w14:textId="7C94B103" w:rsidR="002B6C31" w:rsidRPr="00AE1E32" w:rsidRDefault="0075485B" w:rsidP="002B6C31">
      <w:pPr>
        <w:rPr>
          <w:szCs w:val="28"/>
        </w:rPr>
      </w:pPr>
      <w:r>
        <w:rPr>
          <w:szCs w:val="28"/>
        </w:rPr>
        <w:t>(</w:t>
      </w:r>
      <w:r w:rsidR="001941A6">
        <w:rPr>
          <w:szCs w:val="28"/>
        </w:rPr>
        <w:t>23</w:t>
      </w:r>
      <w:r w:rsidR="002B6C31" w:rsidRPr="00AE1E32">
        <w:rPr>
          <w:szCs w:val="28"/>
        </w:rPr>
        <w:t xml:space="preserve">) Mie en saata sannoot, oliko hän suomalainen </w:t>
      </w:r>
      <w:r w:rsidR="002B6C31" w:rsidRPr="00AE1E32">
        <w:rPr>
          <w:i/>
          <w:szCs w:val="28"/>
        </w:rPr>
        <w:t>vai</w:t>
      </w:r>
      <w:r w:rsidR="002B6C31">
        <w:rPr>
          <w:i/>
          <w:szCs w:val="28"/>
        </w:rPr>
        <w:t>n</w:t>
      </w:r>
      <w:r w:rsidR="002B6C31" w:rsidRPr="00AE1E32">
        <w:rPr>
          <w:i/>
          <w:szCs w:val="28"/>
        </w:rPr>
        <w:t xml:space="preserve"> </w:t>
      </w:r>
      <w:r w:rsidR="002B6C31" w:rsidRPr="00AE1E32">
        <w:rPr>
          <w:szCs w:val="28"/>
        </w:rPr>
        <w:t>ruottalainen.</w:t>
      </w:r>
    </w:p>
    <w:p w14:paraId="4D2AB87A" w14:textId="111A75CB" w:rsidR="002B6C31" w:rsidRPr="00AE1E32" w:rsidRDefault="0075485B" w:rsidP="002B6C31">
      <w:pPr>
        <w:rPr>
          <w:szCs w:val="28"/>
        </w:rPr>
      </w:pPr>
      <w:r>
        <w:rPr>
          <w:szCs w:val="28"/>
        </w:rPr>
        <w:t>(</w:t>
      </w:r>
      <w:r w:rsidR="001941A6">
        <w:rPr>
          <w:szCs w:val="28"/>
        </w:rPr>
        <w:t>24</w:t>
      </w:r>
      <w:r w:rsidR="002B6C31" w:rsidRPr="00AE1E32">
        <w:rPr>
          <w:szCs w:val="28"/>
        </w:rPr>
        <w:t xml:space="preserve">) Mutta oliko se koivunparkki </w:t>
      </w:r>
      <w:r w:rsidR="002B6C31" w:rsidRPr="00AE1E32">
        <w:rPr>
          <w:i/>
          <w:szCs w:val="28"/>
        </w:rPr>
        <w:t>vain</w:t>
      </w:r>
      <w:r w:rsidR="002B6C31" w:rsidRPr="00AE1E32">
        <w:rPr>
          <w:szCs w:val="28"/>
        </w:rPr>
        <w:t xml:space="preserve"> oliko se paijunparkki, sitä mie en tieđä.</w:t>
      </w:r>
    </w:p>
    <w:p w14:paraId="7AF3F822" w14:textId="23CAE200" w:rsidR="002B6C31" w:rsidRPr="00AE1E32" w:rsidRDefault="0075485B" w:rsidP="002B6C31">
      <w:pPr>
        <w:rPr>
          <w:szCs w:val="28"/>
        </w:rPr>
      </w:pPr>
      <w:r>
        <w:rPr>
          <w:szCs w:val="28"/>
        </w:rPr>
        <w:t>(</w:t>
      </w:r>
      <w:r w:rsidR="001941A6">
        <w:rPr>
          <w:szCs w:val="28"/>
        </w:rPr>
        <w:t>25</w:t>
      </w:r>
      <w:r w:rsidR="002B6C31" w:rsidRPr="00AE1E32">
        <w:rPr>
          <w:szCs w:val="28"/>
        </w:rPr>
        <w:t xml:space="preserve">) Niitä saa Ryssästä, </w:t>
      </w:r>
      <w:r w:rsidR="002B6C31" w:rsidRPr="00AE1E32">
        <w:rPr>
          <w:i/>
          <w:szCs w:val="28"/>
        </w:rPr>
        <w:t>vai</w:t>
      </w:r>
      <w:r w:rsidR="002B6C31">
        <w:rPr>
          <w:i/>
          <w:szCs w:val="28"/>
        </w:rPr>
        <w:t>n</w:t>
      </w:r>
      <w:r w:rsidR="002B6C31" w:rsidRPr="00AE1E32">
        <w:rPr>
          <w:i/>
          <w:szCs w:val="28"/>
        </w:rPr>
        <w:t xml:space="preserve"> </w:t>
      </w:r>
      <w:r w:rsidR="002B6C31" w:rsidRPr="00AE1E32">
        <w:rPr>
          <w:szCs w:val="28"/>
        </w:rPr>
        <w:t>mistä net saaađhaan tuohii?</w:t>
      </w:r>
    </w:p>
    <w:p w14:paraId="7C832C0E" w14:textId="52E0CE14" w:rsidR="002B6C31" w:rsidRPr="00AE1E32" w:rsidRDefault="0075485B" w:rsidP="002B6C31">
      <w:pPr>
        <w:rPr>
          <w:szCs w:val="28"/>
        </w:rPr>
      </w:pPr>
      <w:r>
        <w:rPr>
          <w:szCs w:val="28"/>
        </w:rPr>
        <w:t>(</w:t>
      </w:r>
      <w:r w:rsidR="001941A6">
        <w:rPr>
          <w:szCs w:val="28"/>
        </w:rPr>
        <w:t>26</w:t>
      </w:r>
      <w:r w:rsidR="002B6C31" w:rsidRPr="00AE1E32">
        <w:rPr>
          <w:szCs w:val="28"/>
        </w:rPr>
        <w:t xml:space="preserve">) Kyllä se näkkee puista, oonko net lihavat </w:t>
      </w:r>
      <w:r w:rsidR="002B6C31" w:rsidRPr="00AE1E32">
        <w:rPr>
          <w:i/>
          <w:szCs w:val="28"/>
        </w:rPr>
        <w:t>vai</w:t>
      </w:r>
      <w:r w:rsidR="002B6C31" w:rsidRPr="00AE1E32">
        <w:rPr>
          <w:szCs w:val="28"/>
        </w:rPr>
        <w:t xml:space="preserve"> laihat puut.</w:t>
      </w:r>
    </w:p>
    <w:p w14:paraId="4F3E1117" w14:textId="061676B1" w:rsidR="002B6C31" w:rsidRPr="00AE1E32" w:rsidRDefault="0075485B" w:rsidP="002B6C31">
      <w:pPr>
        <w:rPr>
          <w:szCs w:val="28"/>
        </w:rPr>
      </w:pPr>
      <w:r>
        <w:rPr>
          <w:szCs w:val="28"/>
          <w:lang w:val="fi-FI"/>
        </w:rPr>
        <w:t>(</w:t>
      </w:r>
      <w:r w:rsidR="001941A6">
        <w:rPr>
          <w:szCs w:val="28"/>
          <w:lang w:val="fi-FI"/>
        </w:rPr>
        <w:t>27</w:t>
      </w:r>
      <w:r w:rsidR="002B6C31" w:rsidRPr="00AE1E32">
        <w:rPr>
          <w:szCs w:val="28"/>
          <w:lang w:val="fi-FI"/>
        </w:rPr>
        <w:t xml:space="preserve">) Lähetkö sie ulkopyythöön, </w:t>
      </w:r>
      <w:r w:rsidR="002B6C31" w:rsidRPr="00AE1E32">
        <w:rPr>
          <w:i/>
          <w:szCs w:val="28"/>
          <w:lang w:val="fi-FI"/>
        </w:rPr>
        <w:t>vain</w:t>
      </w:r>
      <w:r w:rsidR="002B6C31" w:rsidRPr="00AE1E32">
        <w:rPr>
          <w:szCs w:val="28"/>
          <w:lang w:val="fi-FI"/>
        </w:rPr>
        <w:t xml:space="preserve"> jäätkö sie tänne liki kotia?</w:t>
      </w:r>
    </w:p>
    <w:p w14:paraId="1B2290E0" w14:textId="71B48609" w:rsidR="002B6C31" w:rsidRPr="00AE1E32" w:rsidRDefault="002B6C31" w:rsidP="002B6C31">
      <w:pPr>
        <w:rPr>
          <w:szCs w:val="28"/>
        </w:rPr>
      </w:pPr>
      <w:r w:rsidRPr="00AE1E32">
        <w:rPr>
          <w:szCs w:val="28"/>
        </w:rPr>
        <w:t xml:space="preserve">Konjunksuuni saattaa kans alkkaat </w:t>
      </w:r>
      <w:r w:rsidR="00141BA6">
        <w:rPr>
          <w:szCs w:val="28"/>
        </w:rPr>
        <w:t>kysymäsyn</w:t>
      </w:r>
      <w:r w:rsidRPr="00AE1E32">
        <w:rPr>
          <w:szCs w:val="28"/>
        </w:rPr>
        <w:t xml:space="preserve">taktin, ilman ette sen eđessä oon toista alternatiivii </w:t>
      </w:r>
      <w:r w:rsidR="0075485B">
        <w:rPr>
          <w:szCs w:val="28"/>
        </w:rPr>
        <w:t>(</w:t>
      </w:r>
      <w:r w:rsidR="001941A6">
        <w:rPr>
          <w:szCs w:val="28"/>
        </w:rPr>
        <w:t>28, 29</w:t>
      </w:r>
      <w:r w:rsidRPr="00AE1E32">
        <w:rPr>
          <w:szCs w:val="28"/>
        </w:rPr>
        <w:t>):</w:t>
      </w:r>
    </w:p>
    <w:p w14:paraId="181C9BF9" w14:textId="2BF9597E" w:rsidR="002B6C31" w:rsidRPr="00AE1E32" w:rsidRDefault="0075485B" w:rsidP="002B6C31">
      <w:pPr>
        <w:rPr>
          <w:szCs w:val="28"/>
          <w:lang w:val="sv-SE"/>
        </w:rPr>
      </w:pPr>
      <w:r>
        <w:rPr>
          <w:szCs w:val="28"/>
          <w:lang w:val="sv-SE"/>
        </w:rPr>
        <w:t>(</w:t>
      </w:r>
      <w:r w:rsidR="001941A6">
        <w:rPr>
          <w:szCs w:val="28"/>
          <w:lang w:val="sv-SE"/>
        </w:rPr>
        <w:t>28</w:t>
      </w:r>
      <w:r w:rsidR="002B6C31" w:rsidRPr="00AE1E32">
        <w:rPr>
          <w:szCs w:val="28"/>
          <w:lang w:val="sv-SE"/>
        </w:rPr>
        <w:t xml:space="preserve">) </w:t>
      </w:r>
      <w:r w:rsidR="002B6C31" w:rsidRPr="00AE1E32">
        <w:rPr>
          <w:i/>
          <w:szCs w:val="28"/>
          <w:lang w:val="sv-SE"/>
        </w:rPr>
        <w:t>Vain</w:t>
      </w:r>
      <w:r w:rsidR="002B6C31" w:rsidRPr="00AE1E32">
        <w:rPr>
          <w:szCs w:val="28"/>
          <w:lang w:val="sv-SE"/>
        </w:rPr>
        <w:t xml:space="preserve"> mitä tet pojat meinaatta?</w:t>
      </w:r>
    </w:p>
    <w:p w14:paraId="1C985495" w14:textId="2EFD7350" w:rsidR="002B6C31" w:rsidRPr="00AE1E32" w:rsidRDefault="0075485B" w:rsidP="002B6C31">
      <w:pPr>
        <w:rPr>
          <w:szCs w:val="28"/>
        </w:rPr>
      </w:pPr>
      <w:r>
        <w:rPr>
          <w:szCs w:val="28"/>
        </w:rPr>
        <w:t>(</w:t>
      </w:r>
      <w:r w:rsidR="001941A6">
        <w:rPr>
          <w:szCs w:val="28"/>
        </w:rPr>
        <w:t>29</w:t>
      </w:r>
      <w:r w:rsidR="002B6C31" w:rsidRPr="00AE1E32">
        <w:rPr>
          <w:szCs w:val="28"/>
        </w:rPr>
        <w:t xml:space="preserve">) </w:t>
      </w:r>
      <w:r w:rsidR="002B6C31" w:rsidRPr="00AE1E32">
        <w:rPr>
          <w:i/>
          <w:szCs w:val="28"/>
        </w:rPr>
        <w:t>Vain</w:t>
      </w:r>
      <w:r w:rsidR="002B6C31" w:rsidRPr="00AE1E32">
        <w:rPr>
          <w:szCs w:val="28"/>
        </w:rPr>
        <w:t xml:space="preserve"> oonko taivhaassaki kaikki tyyhää?</w:t>
      </w:r>
    </w:p>
    <w:p w14:paraId="1AF1A9A7" w14:textId="77777777" w:rsidR="002B6C31" w:rsidRPr="00AE1E32" w:rsidRDefault="002B6C31" w:rsidP="00AE78A6">
      <w:pPr>
        <w:pStyle w:val="Overskrift3"/>
      </w:pPr>
      <w:bookmarkStart w:id="2142" w:name="_Toc242931498"/>
      <w:bookmarkStart w:id="2143" w:name="_Toc311274016"/>
      <w:r w:rsidRPr="00AE1E32">
        <w:t>Kontrastiiviset konjunksuunit</w:t>
      </w:r>
      <w:bookmarkEnd w:id="2142"/>
      <w:bookmarkEnd w:id="2143"/>
    </w:p>
    <w:p w14:paraId="4406371F" w14:textId="1A0D4520" w:rsidR="002B6C31" w:rsidRPr="001F69FD" w:rsidRDefault="002B6C31" w:rsidP="002B6C31">
      <w:r w:rsidRPr="00D11A38">
        <w:rPr>
          <w:smallCaps/>
        </w:rPr>
        <w:t>Kontrastiivissii</w:t>
      </w:r>
      <w:r w:rsidR="0024239E">
        <w:t xml:space="preserve"> eli vastakohtaa ilmoittaa</w:t>
      </w:r>
      <w:r w:rsidRPr="00AE1E32">
        <w:t xml:space="preserve">vii konjunksuuniita oon </w:t>
      </w:r>
      <w:r w:rsidRPr="00AE1E32">
        <w:rPr>
          <w:i/>
        </w:rPr>
        <w:t xml:space="preserve">mutta </w:t>
      </w:r>
      <w:r w:rsidRPr="00AE1E32">
        <w:t xml:space="preserve">ja muutamisti kans enkliitti </w:t>
      </w:r>
      <w:r w:rsidRPr="00AE1E32">
        <w:rPr>
          <w:i/>
        </w:rPr>
        <w:t>-kä</w:t>
      </w:r>
      <w:r w:rsidR="001B127A" w:rsidRPr="001B127A">
        <w:t>.</w:t>
      </w:r>
      <w:r w:rsidR="001F69FD">
        <w:rPr>
          <w:i/>
        </w:rPr>
        <w:t xml:space="preserve"> </w:t>
      </w:r>
      <w:r w:rsidR="001F69FD">
        <w:t>Kattoma näitä kahta erittäin.</w:t>
      </w:r>
    </w:p>
    <w:p w14:paraId="1140AEF1" w14:textId="3174BDDD" w:rsidR="002B6C31" w:rsidRPr="00AE1E32" w:rsidRDefault="002B6C31" w:rsidP="001F69FD">
      <w:pPr>
        <w:pStyle w:val="Punktliste"/>
      </w:pPr>
      <w:r w:rsidRPr="00AE1E32">
        <w:t xml:space="preserve">Konjunksuuni </w:t>
      </w:r>
      <w:r w:rsidRPr="00AE1E32">
        <w:rPr>
          <w:i/>
        </w:rPr>
        <w:t xml:space="preserve">mutta </w:t>
      </w:r>
      <w:r w:rsidRPr="00AE1E32">
        <w:t xml:space="preserve">ilmoittaa, ette seuraava syntakti eli fraasi oon jotenki eđessä olleevan vastakohta </w:t>
      </w:r>
      <w:r w:rsidR="0075485B">
        <w:t>(</w:t>
      </w:r>
      <w:r w:rsidRPr="00AE1E32">
        <w:t xml:space="preserve">1, 2) eli tuo siihen jonku uuđen lisän eli näkemyksen </w:t>
      </w:r>
      <w:r w:rsidR="0075485B">
        <w:t>(</w:t>
      </w:r>
      <w:r w:rsidRPr="00AE1E32">
        <w:t xml:space="preserve">3–7). Se saattaa kans ilmoittaat, ette sen alkkaama syntakti muuttaa näkövinkkelii </w:t>
      </w:r>
      <w:r w:rsidR="0075485B">
        <w:t>(</w:t>
      </w:r>
      <w:r w:rsidRPr="00AE1E32">
        <w:t>8, 9).</w:t>
      </w:r>
    </w:p>
    <w:p w14:paraId="79840034" w14:textId="01C0988A" w:rsidR="002B6C31" w:rsidRPr="00AE1E32" w:rsidRDefault="0075485B" w:rsidP="002B6C31">
      <w:r>
        <w:t>(</w:t>
      </w:r>
      <w:r w:rsidR="00B9166F">
        <w:t>1) Ei se ole kilo</w:t>
      </w:r>
      <w:r w:rsidR="002B6C31" w:rsidRPr="00AE1E32">
        <w:t xml:space="preserve">- </w:t>
      </w:r>
      <w:r w:rsidR="002B6C31" w:rsidRPr="00AE1E32">
        <w:rPr>
          <w:i/>
        </w:rPr>
        <w:t xml:space="preserve">mutta </w:t>
      </w:r>
      <w:r w:rsidR="002B6C31" w:rsidRPr="00AE1E32">
        <w:t>liitterimitta.</w:t>
      </w:r>
    </w:p>
    <w:p w14:paraId="5808D4FB" w14:textId="76CA2C8F" w:rsidR="002B6C31" w:rsidRPr="00AE1E32" w:rsidRDefault="0075485B" w:rsidP="002B6C31">
      <w:r>
        <w:t>(</w:t>
      </w:r>
      <w:r w:rsidR="002B6C31" w:rsidRPr="00AE1E32">
        <w:t xml:space="preserve">2) Siinä piđethään paijuu, paijun parkkii, ei ittee puuta </w:t>
      </w:r>
      <w:r w:rsidR="002B6C31" w:rsidRPr="00AE1E32">
        <w:rPr>
          <w:i/>
        </w:rPr>
        <w:t>mutta</w:t>
      </w:r>
      <w:r w:rsidR="002B6C31" w:rsidRPr="00AE1E32">
        <w:t xml:space="preserve"> parkkii.</w:t>
      </w:r>
    </w:p>
    <w:p w14:paraId="65DF9864" w14:textId="6CA89CC7" w:rsidR="002B6C31" w:rsidRPr="00AE1E32" w:rsidRDefault="0075485B" w:rsidP="002B6C31">
      <w:r>
        <w:t>(</w:t>
      </w:r>
      <w:r w:rsidR="002B6C31" w:rsidRPr="00AE1E32">
        <w:t xml:space="preserve">3) Trolli oon semmonen, mikä ei ole ihminen </w:t>
      </w:r>
      <w:r w:rsidR="002B6C31" w:rsidRPr="00AE1E32">
        <w:rPr>
          <w:i/>
        </w:rPr>
        <w:t>mutta</w:t>
      </w:r>
      <w:r w:rsidR="002B6C31" w:rsidRPr="00AE1E32">
        <w:t xml:space="preserve"> muu paha.</w:t>
      </w:r>
    </w:p>
    <w:p w14:paraId="4DE63428" w14:textId="3CD9AA65" w:rsidR="002B6C31" w:rsidRPr="00AE1E32" w:rsidRDefault="0075485B" w:rsidP="002B6C31">
      <w:pPr>
        <w:rPr>
          <w:highlight w:val="yellow"/>
        </w:rPr>
      </w:pPr>
      <w:r>
        <w:t>(</w:t>
      </w:r>
      <w:r w:rsidR="002B6C31" w:rsidRPr="00AE1E32">
        <w:t>4) Niissä</w:t>
      </w:r>
      <w:r w:rsidR="00491195">
        <w:t xml:space="preserve"> oon </w:t>
      </w:r>
      <w:r w:rsidR="002B6C31" w:rsidRPr="00AE1E32">
        <w:t xml:space="preserve">neulat juuri niin ko kuusessa </w:t>
      </w:r>
      <w:r w:rsidR="002B6C31" w:rsidRPr="00AE1E32">
        <w:rPr>
          <w:i/>
        </w:rPr>
        <w:t>mutta</w:t>
      </w:r>
      <w:r w:rsidR="002B6C31" w:rsidRPr="00AE1E32">
        <w:t xml:space="preserve"> erilaiset.</w:t>
      </w:r>
    </w:p>
    <w:p w14:paraId="136BB7BA" w14:textId="1F6337DD" w:rsidR="002B6C31" w:rsidRPr="00AE1E32" w:rsidRDefault="0075485B" w:rsidP="002B6C31">
      <w:r>
        <w:t>(</w:t>
      </w:r>
      <w:r w:rsidR="002B6C31" w:rsidRPr="00AE1E32">
        <w:t xml:space="preserve">5) </w:t>
      </w:r>
      <w:r w:rsidR="00FD0CEC">
        <w:t>Kauraa</w:t>
      </w:r>
      <w:r w:rsidR="002B6C31" w:rsidRPr="00AE1E32">
        <w:t xml:space="preserve"> kans </w:t>
      </w:r>
      <w:r w:rsidR="001941A6">
        <w:t>freistathaan</w:t>
      </w:r>
      <w:r w:rsidR="002B6C31" w:rsidRPr="00AE1E32">
        <w:t xml:space="preserve"> kyllä täälä kylväät, </w:t>
      </w:r>
      <w:r w:rsidR="002B6C31" w:rsidRPr="00AE1E32">
        <w:rPr>
          <w:i/>
        </w:rPr>
        <w:t>mutta</w:t>
      </w:r>
      <w:r w:rsidR="002B6C31" w:rsidRPr="00AE1E32">
        <w:t xml:space="preserve"> ei se kassuu.</w:t>
      </w:r>
    </w:p>
    <w:p w14:paraId="26742234" w14:textId="1D4A0756" w:rsidR="002B6C31" w:rsidRPr="00AE1E32" w:rsidRDefault="0075485B" w:rsidP="002B6C31">
      <w:r>
        <w:t>(</w:t>
      </w:r>
      <w:r w:rsidR="002B6C31" w:rsidRPr="00AE1E32">
        <w:t xml:space="preserve">6) Niilä oon muutamilla yksi ja muutamilla kaksi </w:t>
      </w:r>
      <w:r w:rsidR="00800977">
        <w:t>penikkää</w:t>
      </w:r>
      <w:r w:rsidR="002B6C31" w:rsidRPr="00AE1E32">
        <w:t xml:space="preserve">. </w:t>
      </w:r>
      <w:r w:rsidR="002B6C31" w:rsidRPr="00AE1E32">
        <w:rPr>
          <w:i/>
        </w:rPr>
        <w:t>Mutta</w:t>
      </w:r>
      <w:r w:rsidR="002B6C31" w:rsidRPr="00AE1E32">
        <w:t xml:space="preserve"> kolmee mie en ole nähny yhđeläkhään.</w:t>
      </w:r>
    </w:p>
    <w:p w14:paraId="5050F13E" w14:textId="44A22FC0" w:rsidR="002B6C31" w:rsidRPr="00AE1E32" w:rsidRDefault="0075485B" w:rsidP="002B6C31">
      <w:r>
        <w:t>(</w:t>
      </w:r>
      <w:r w:rsidR="002B6C31" w:rsidRPr="00AE1E32">
        <w:t xml:space="preserve">7) Hyljet pölkkää ihmistä. </w:t>
      </w:r>
      <w:r w:rsidR="002B6C31" w:rsidRPr="00AE1E32">
        <w:rPr>
          <w:i/>
        </w:rPr>
        <w:t>Mutta</w:t>
      </w:r>
      <w:r w:rsidR="002B6C31" w:rsidRPr="00AE1E32">
        <w:t xml:space="preserve"> se piti minnuu hylkheenä.</w:t>
      </w:r>
    </w:p>
    <w:p w14:paraId="4C43B4E2" w14:textId="564B0F05" w:rsidR="002B6C31" w:rsidRPr="00AE1E32" w:rsidRDefault="0075485B" w:rsidP="002B6C31">
      <w:pPr>
        <w:rPr>
          <w:lang w:val="fi-FI"/>
        </w:rPr>
      </w:pPr>
      <w:r>
        <w:rPr>
          <w:lang w:val="fi-FI"/>
        </w:rPr>
        <w:t>(</w:t>
      </w:r>
      <w:r w:rsidR="002B6C31" w:rsidRPr="00AE1E32">
        <w:rPr>
          <w:lang w:val="fi-FI"/>
        </w:rPr>
        <w:t xml:space="preserve">8) Näkkeehän sen, että sielä oon vaarat. </w:t>
      </w:r>
      <w:r w:rsidR="002B6C31" w:rsidRPr="00AE1E32">
        <w:rPr>
          <w:i/>
          <w:lang w:val="fi-FI"/>
        </w:rPr>
        <w:t>Mutta</w:t>
      </w:r>
      <w:r w:rsidR="002B6C31" w:rsidRPr="00AE1E32">
        <w:rPr>
          <w:lang w:val="fi-FI"/>
        </w:rPr>
        <w:t xml:space="preserve"> täälä meiđän puolela ei ole muuta, ko aivan jänkkää ja sitte nuita pikkuvaaroi.</w:t>
      </w:r>
    </w:p>
    <w:p w14:paraId="5C7F2861" w14:textId="51D0E38E" w:rsidR="002B6C31" w:rsidRPr="00AE1E32" w:rsidRDefault="0075485B" w:rsidP="002B6C31">
      <w:pPr>
        <w:rPr>
          <w:lang w:val="fi-FI"/>
        </w:rPr>
      </w:pPr>
      <w:r>
        <w:rPr>
          <w:lang w:val="fi-FI"/>
        </w:rPr>
        <w:t>(</w:t>
      </w:r>
      <w:r w:rsidR="002B6C31" w:rsidRPr="00AE1E32">
        <w:rPr>
          <w:lang w:val="fi-FI"/>
        </w:rPr>
        <w:t xml:space="preserve">9) Se oli yksi peret ja niilä oli paljon lapsii ja hyvä talo. </w:t>
      </w:r>
      <w:r w:rsidR="002B6C31" w:rsidRPr="00AE1E32">
        <w:rPr>
          <w:i/>
          <w:lang w:val="fi-FI"/>
        </w:rPr>
        <w:t>Mutta</w:t>
      </w:r>
      <w:r w:rsidR="002B6C31" w:rsidRPr="00AE1E32">
        <w:rPr>
          <w:lang w:val="fi-FI"/>
        </w:rPr>
        <w:t xml:space="preserve"> oliko niilä saunaa, sitä mie en tieđä.</w:t>
      </w:r>
    </w:p>
    <w:p w14:paraId="153CE8C2" w14:textId="45A7B25A" w:rsidR="002B6C31" w:rsidRPr="00AE1E32" w:rsidRDefault="002B6C31" w:rsidP="002B6C31">
      <w:pPr>
        <w:rPr>
          <w:i/>
          <w:lang w:val="fi-FI"/>
        </w:rPr>
      </w:pPr>
      <w:r w:rsidRPr="00AE1E32">
        <w:rPr>
          <w:lang w:val="fi-FI"/>
        </w:rPr>
        <w:t xml:space="preserve">Se oon tavalinen, ette kielttäävän </w:t>
      </w:r>
      <w:r w:rsidRPr="00AE1E32">
        <w:rPr>
          <w:i/>
          <w:lang w:val="fi-FI"/>
        </w:rPr>
        <w:t>mutta-</w:t>
      </w:r>
      <w:r w:rsidRPr="00AE1E32">
        <w:rPr>
          <w:lang w:val="fi-FI"/>
        </w:rPr>
        <w:t xml:space="preserve">syntaktin kieltoverbin yhđistethään </w:t>
      </w:r>
      <w:r w:rsidRPr="00AE1E32">
        <w:rPr>
          <w:i/>
          <w:lang w:val="fi-FI"/>
        </w:rPr>
        <w:t>mutta</w:t>
      </w:r>
      <w:r w:rsidRPr="00AE1E32">
        <w:rPr>
          <w:lang w:val="fi-FI"/>
        </w:rPr>
        <w:t xml:space="preserve">-konjunksuunhiin </w:t>
      </w:r>
      <w:r w:rsidR="0075485B">
        <w:rPr>
          <w:lang w:val="fi-FI"/>
        </w:rPr>
        <w:t>(</w:t>
      </w:r>
      <w:r w:rsidRPr="00AE1E32">
        <w:rPr>
          <w:lang w:val="fi-FI"/>
        </w:rPr>
        <w:t xml:space="preserve">10–12). Haamut oon silloin </w:t>
      </w:r>
      <w:r w:rsidRPr="00AE1E32">
        <w:rPr>
          <w:i/>
          <w:lang w:val="fi-FI"/>
        </w:rPr>
        <w:t>mutten</w:t>
      </w:r>
      <w:r w:rsidR="0075485B" w:rsidRPr="0075485B">
        <w:rPr>
          <w:lang w:val="fi-FI"/>
        </w:rPr>
        <w:t>,</w:t>
      </w:r>
      <w:r w:rsidRPr="00AE1E32">
        <w:rPr>
          <w:i/>
          <w:lang w:val="fi-FI"/>
        </w:rPr>
        <w:t xml:space="preserve"> muttet</w:t>
      </w:r>
      <w:r w:rsidR="0075485B" w:rsidRPr="0075485B">
        <w:rPr>
          <w:lang w:val="fi-FI"/>
        </w:rPr>
        <w:t>,</w:t>
      </w:r>
      <w:r w:rsidRPr="00AE1E32">
        <w:rPr>
          <w:i/>
          <w:lang w:val="fi-FI"/>
        </w:rPr>
        <w:t xml:space="preserve"> muttei</w:t>
      </w:r>
      <w:r w:rsidR="0075485B" w:rsidRPr="0075485B">
        <w:rPr>
          <w:lang w:val="fi-FI"/>
        </w:rPr>
        <w:t>,</w:t>
      </w:r>
      <w:r w:rsidRPr="00AE1E32">
        <w:rPr>
          <w:i/>
          <w:lang w:val="fi-FI"/>
        </w:rPr>
        <w:t xml:space="preserve"> muttema</w:t>
      </w:r>
      <w:r w:rsidR="0075485B" w:rsidRPr="0075485B">
        <w:rPr>
          <w:lang w:val="fi-FI"/>
        </w:rPr>
        <w:t>,</w:t>
      </w:r>
      <w:r w:rsidRPr="00AE1E32">
        <w:rPr>
          <w:i/>
          <w:lang w:val="fi-FI"/>
        </w:rPr>
        <w:t xml:space="preserve"> muttetta</w:t>
      </w:r>
      <w:r w:rsidR="0075485B" w:rsidRPr="0075485B">
        <w:rPr>
          <w:lang w:val="fi-FI"/>
        </w:rPr>
        <w:t>,</w:t>
      </w:r>
      <w:r w:rsidRPr="00AE1E32">
        <w:rPr>
          <w:i/>
          <w:lang w:val="fi-FI"/>
        </w:rPr>
        <w:t xml:space="preserve"> muttei</w:t>
      </w:r>
      <w:r w:rsidR="001B127A" w:rsidRPr="001B127A">
        <w:rPr>
          <w:lang w:val="fi-FI"/>
        </w:rPr>
        <w:t>.</w:t>
      </w:r>
    </w:p>
    <w:p w14:paraId="5CBA13F2" w14:textId="51FFD4CA" w:rsidR="002B6C31" w:rsidRPr="00AE1E32" w:rsidRDefault="0075485B" w:rsidP="002B6C31">
      <w:pPr>
        <w:rPr>
          <w:lang w:val="fi-FI"/>
        </w:rPr>
      </w:pPr>
      <w:r>
        <w:rPr>
          <w:lang w:val="fi-FI"/>
        </w:rPr>
        <w:t>(</w:t>
      </w:r>
      <w:r w:rsidR="002B6C31" w:rsidRPr="00AE1E32">
        <w:rPr>
          <w:lang w:val="fi-FI"/>
        </w:rPr>
        <w:t xml:space="preserve">10) Mie kyllä muistan sen ihmisen, </w:t>
      </w:r>
      <w:r w:rsidR="002B6C31" w:rsidRPr="00AE1E32">
        <w:rPr>
          <w:i/>
          <w:lang w:val="fi-FI"/>
        </w:rPr>
        <w:t>mutten</w:t>
      </w:r>
      <w:r w:rsidR="002B6C31" w:rsidRPr="00AE1E32">
        <w:rPr>
          <w:lang w:val="fi-FI"/>
        </w:rPr>
        <w:t xml:space="preserve"> muista sen nimmee.</w:t>
      </w:r>
    </w:p>
    <w:p w14:paraId="699C10F7" w14:textId="4D4AF86C" w:rsidR="002B6C31" w:rsidRPr="00AE1E32" w:rsidRDefault="0075485B" w:rsidP="002B6C31">
      <w:pPr>
        <w:rPr>
          <w:lang w:val="fi-FI"/>
        </w:rPr>
      </w:pPr>
      <w:r>
        <w:rPr>
          <w:lang w:val="fi-FI"/>
        </w:rPr>
        <w:t>(</w:t>
      </w:r>
      <w:r w:rsidR="002B6C31" w:rsidRPr="00AE1E32">
        <w:rPr>
          <w:lang w:val="fi-FI"/>
        </w:rPr>
        <w:t xml:space="preserve">11) Se oon soma paikka, </w:t>
      </w:r>
      <w:r w:rsidR="002B6C31" w:rsidRPr="00AE1E32">
        <w:rPr>
          <w:i/>
          <w:lang w:val="fi-FI"/>
        </w:rPr>
        <w:t xml:space="preserve">muttet </w:t>
      </w:r>
      <w:r w:rsidR="002B6C31" w:rsidRPr="00AE1E32">
        <w:rPr>
          <w:lang w:val="fi-FI"/>
        </w:rPr>
        <w:t>sie sinne piililä pääse.</w:t>
      </w:r>
    </w:p>
    <w:p w14:paraId="2343BCB5" w14:textId="411B66B3" w:rsidR="002B6C31" w:rsidRPr="00AE1E32" w:rsidRDefault="0075485B" w:rsidP="002B6C31">
      <w:pPr>
        <w:rPr>
          <w:lang w:val="fi-FI"/>
        </w:rPr>
      </w:pPr>
      <w:r>
        <w:rPr>
          <w:lang w:val="fi-FI"/>
        </w:rPr>
        <w:t>(</w:t>
      </w:r>
      <w:r w:rsidR="002B6C31" w:rsidRPr="00AE1E32">
        <w:rPr>
          <w:lang w:val="fi-FI"/>
        </w:rPr>
        <w:t>12) Oon sieläki hillaa,</w:t>
      </w:r>
      <w:r w:rsidR="000A4B27">
        <w:rPr>
          <w:lang w:val="fi-FI"/>
        </w:rPr>
        <w:t xml:space="preserve"> </w:t>
      </w:r>
      <w:r w:rsidR="002B6C31" w:rsidRPr="00AE1E32">
        <w:rPr>
          <w:i/>
          <w:lang w:val="fi-FI"/>
        </w:rPr>
        <w:t>muttema</w:t>
      </w:r>
      <w:r w:rsidR="002B6C31" w:rsidRPr="00AE1E32">
        <w:rPr>
          <w:lang w:val="fi-FI"/>
        </w:rPr>
        <w:t xml:space="preserve"> met sitä sieltä plokkaa.</w:t>
      </w:r>
    </w:p>
    <w:p w14:paraId="5A9A2C6B" w14:textId="4DD99F1B" w:rsidR="002B6C31" w:rsidRPr="00AE1E32" w:rsidRDefault="002B6C31" w:rsidP="001F69FD">
      <w:pPr>
        <w:pStyle w:val="Punktliste"/>
      </w:pPr>
      <w:r w:rsidRPr="00AE1E32">
        <w:t xml:space="preserve">Enkliitti </w:t>
      </w:r>
      <w:r w:rsidRPr="00AE1E32">
        <w:rPr>
          <w:i/>
        </w:rPr>
        <w:t>-kä</w:t>
      </w:r>
      <w:r w:rsidRPr="00AE1E32">
        <w:t xml:space="preserve"> löyttyy paitti addiktiivisena kans kontrastiivisena konjunksuunina</w:t>
      </w:r>
      <w:r w:rsidR="00904549">
        <w:t xml:space="preserve"> (13, 14)</w:t>
      </w:r>
      <w:r w:rsidRPr="00AE1E32">
        <w:t>.</w:t>
      </w:r>
    </w:p>
    <w:p w14:paraId="67A6F87C" w14:textId="39E9A554" w:rsidR="002B6C31" w:rsidRPr="00AE1E32" w:rsidRDefault="00904549" w:rsidP="002B6C31">
      <w:r>
        <w:t xml:space="preserve">(13) </w:t>
      </w:r>
      <w:r w:rsidR="002B6C31" w:rsidRPr="00AE1E32">
        <w:t xml:space="preserve">Mie ostin sieltä voita </w:t>
      </w:r>
      <w:r w:rsidR="002B6C31" w:rsidRPr="00AE1E32">
        <w:rPr>
          <w:i/>
        </w:rPr>
        <w:t>enkä</w:t>
      </w:r>
      <w:r w:rsidR="002B6C31" w:rsidRPr="00AE1E32">
        <w:t xml:space="preserve"> margariinii.</w:t>
      </w:r>
    </w:p>
    <w:p w14:paraId="0B97914E" w14:textId="53786C25" w:rsidR="002B6C31" w:rsidRPr="00AE1E32" w:rsidRDefault="00904549" w:rsidP="002B6C31">
      <w:r>
        <w:t xml:space="preserve">(14) </w:t>
      </w:r>
      <w:r w:rsidR="002B6C31" w:rsidRPr="00AE1E32">
        <w:t xml:space="preserve">Pekka lähti Sappheen </w:t>
      </w:r>
      <w:r w:rsidR="002B6C31" w:rsidRPr="00AE1E32">
        <w:rPr>
          <w:i/>
        </w:rPr>
        <w:t>eikä</w:t>
      </w:r>
      <w:r w:rsidR="002B6C31" w:rsidRPr="00AE1E32">
        <w:t xml:space="preserve"> taivhaasseen.</w:t>
      </w:r>
    </w:p>
    <w:p w14:paraId="50AE1229" w14:textId="77777777" w:rsidR="002B6C31" w:rsidRPr="00AE1E32" w:rsidRDefault="002B6C31" w:rsidP="007D75DD">
      <w:pPr>
        <w:pStyle w:val="Overskrift2"/>
      </w:pPr>
      <w:bookmarkStart w:id="2144" w:name="_Subjunksuunit"/>
      <w:bookmarkStart w:id="2145" w:name="_Toc242931501"/>
      <w:bookmarkStart w:id="2146" w:name="_Toc311274017"/>
      <w:bookmarkEnd w:id="2144"/>
      <w:r w:rsidRPr="00AE1E32">
        <w:t>Subjunksuunit</w:t>
      </w:r>
      <w:bookmarkEnd w:id="2145"/>
      <w:bookmarkEnd w:id="2146"/>
    </w:p>
    <w:p w14:paraId="40FB8AE8" w14:textId="77777777" w:rsidR="002B6C31" w:rsidRPr="00AE1E32" w:rsidRDefault="002B6C31" w:rsidP="002B6C31">
      <w:r w:rsidRPr="00AE1E32">
        <w:t>Subjunksuunit oon issoin junksuuniitten joukko. Niilä siđothaan alasyntaktin tahi alaf</w:t>
      </w:r>
      <w:r>
        <w:t>raasin niitten ylisyntakthiin. Syntaktisen funksuunin puolesta t</w:t>
      </w:r>
      <w:r w:rsidRPr="00AE1E32">
        <w:t>ämmöiset alasyntaktit eli alafraasit saatethaan olla</w:t>
      </w:r>
    </w:p>
    <w:p w14:paraId="0D0CC239" w14:textId="77777777" w:rsidR="002B6C31" w:rsidRPr="00AE7818" w:rsidRDefault="002B6C31" w:rsidP="00D11A38">
      <w:pPr>
        <w:pStyle w:val="Punktliste"/>
      </w:pPr>
      <w:r>
        <w:t>v</w:t>
      </w:r>
      <w:r w:rsidRPr="00AE7818">
        <w:t>aphaat adverbiaalit</w:t>
      </w:r>
      <w:r>
        <w:t>,</w:t>
      </w:r>
    </w:p>
    <w:p w14:paraId="3D83B350" w14:textId="77777777" w:rsidR="002B6C31" w:rsidRPr="00AE7818" w:rsidRDefault="002B6C31" w:rsidP="00D11A38">
      <w:pPr>
        <w:pStyle w:val="Punktliste"/>
      </w:pPr>
      <w:r>
        <w:t>v</w:t>
      </w:r>
      <w:r w:rsidRPr="00AE7818">
        <w:t>erbin komplementit</w:t>
      </w:r>
      <w:r>
        <w:t>,</w:t>
      </w:r>
    </w:p>
    <w:p w14:paraId="0082DD28" w14:textId="77777777" w:rsidR="002B6C31" w:rsidRPr="00AE7818" w:rsidRDefault="002B6C31" w:rsidP="00D11A38">
      <w:pPr>
        <w:pStyle w:val="Punktliste"/>
      </w:pPr>
      <w:r>
        <w:t>a</w:t>
      </w:r>
      <w:r w:rsidRPr="00AE7818">
        <w:t>dverbin, adjektiivin ja substantiivin defineeraukset</w:t>
      </w:r>
      <w:r>
        <w:t>,</w:t>
      </w:r>
    </w:p>
    <w:p w14:paraId="376AF9E2" w14:textId="4D096607" w:rsidR="002B6C31" w:rsidRDefault="006E1C40" w:rsidP="00D11A38">
      <w:pPr>
        <w:pStyle w:val="Punktliste"/>
      </w:pPr>
      <w:r>
        <w:t>verttaus</w:t>
      </w:r>
      <w:r w:rsidR="002B6C31" w:rsidRPr="00AE7818">
        <w:t>konstruksuunit</w:t>
      </w:r>
      <w:r w:rsidR="002B6C31">
        <w:t>.</w:t>
      </w:r>
    </w:p>
    <w:p w14:paraId="1E012F58" w14:textId="77777777" w:rsidR="002B6C31" w:rsidRPr="00AE7818" w:rsidRDefault="002B6C31" w:rsidP="002B6C31">
      <w:r>
        <w:t>Kattoma subjunksuuniita tässä oorningissa.</w:t>
      </w:r>
    </w:p>
    <w:p w14:paraId="2E81F28D" w14:textId="22D10672" w:rsidR="002B6C31" w:rsidRDefault="002B6C31" w:rsidP="007D75DD">
      <w:pPr>
        <w:pStyle w:val="Overskrift3"/>
      </w:pPr>
      <w:bookmarkStart w:id="2147" w:name="_Toc311274018"/>
      <w:r>
        <w:t xml:space="preserve">Subjunksuunisyntakti vaphaana </w:t>
      </w:r>
      <w:r w:rsidR="000F0DCA">
        <w:t>adverbiaalinna</w:t>
      </w:r>
      <w:bookmarkEnd w:id="2147"/>
    </w:p>
    <w:p w14:paraId="4A42CBCF" w14:textId="77777777" w:rsidR="002B6C31" w:rsidRPr="00AE1E32" w:rsidRDefault="002B6C31" w:rsidP="002B6C31">
      <w:r w:rsidRPr="00AE1E32">
        <w:t>Vaphaan adverbiaalisyntaktin liittää sen ylisyntakthiin tasan joku subjunksuuni. Nämät subjunksuunit saatethaan niitten merkityksen jälkhiin jakkaat seuraavhiin joukkhoin:</w:t>
      </w:r>
    </w:p>
    <w:p w14:paraId="7F91B410" w14:textId="015EE1D3" w:rsidR="002B6C31" w:rsidRPr="00AE1E32" w:rsidRDefault="00267653" w:rsidP="00E75F7F">
      <w:pPr>
        <w:pStyle w:val="Punktliste"/>
      </w:pPr>
      <w:r>
        <w:rPr>
          <w:smallCaps/>
        </w:rPr>
        <w:t>t</w:t>
      </w:r>
      <w:r w:rsidR="002B6C31" w:rsidRPr="00E75F7F">
        <w:rPr>
          <w:smallCaps/>
        </w:rPr>
        <w:t>emporaaliset</w:t>
      </w:r>
      <w:r w:rsidR="002B6C31" w:rsidRPr="00AE1E32">
        <w:t xml:space="preserve"> eli ai</w:t>
      </w:r>
      <w:r>
        <w:t>kkaa ilmoittaavat subjunksuunit,</w:t>
      </w:r>
    </w:p>
    <w:p w14:paraId="13B5D149" w14:textId="0BC8441D" w:rsidR="002B6C31" w:rsidRPr="00AE1E32" w:rsidRDefault="00267653" w:rsidP="00E75F7F">
      <w:pPr>
        <w:pStyle w:val="Punktliste"/>
      </w:pPr>
      <w:r>
        <w:rPr>
          <w:smallCaps/>
        </w:rPr>
        <w:t>k</w:t>
      </w:r>
      <w:r w:rsidR="002B6C31" w:rsidRPr="00E75F7F">
        <w:rPr>
          <w:smallCaps/>
        </w:rPr>
        <w:t xml:space="preserve">ausaaliset </w:t>
      </w:r>
      <w:r w:rsidR="002B6C31" w:rsidRPr="00AE1E32">
        <w:t>eli syytä ilmoittaavat subjunksuunit</w:t>
      </w:r>
      <w:r>
        <w:t>,</w:t>
      </w:r>
    </w:p>
    <w:p w14:paraId="412AA095" w14:textId="1CE9D1A9" w:rsidR="002B6C31" w:rsidRPr="00AE1E32" w:rsidRDefault="00267653" w:rsidP="00E75F7F">
      <w:pPr>
        <w:pStyle w:val="Punktliste"/>
      </w:pPr>
      <w:r>
        <w:rPr>
          <w:smallCaps/>
        </w:rPr>
        <w:t>k</w:t>
      </w:r>
      <w:r w:rsidR="002B6C31" w:rsidRPr="00E75F7F">
        <w:rPr>
          <w:smallCaps/>
        </w:rPr>
        <w:t xml:space="preserve">ondisunaaliset </w:t>
      </w:r>
      <w:r w:rsidR="002B6C31" w:rsidRPr="00AE1E32">
        <w:t>eli ehtoo ilmoittaavat subjunksuunit.</w:t>
      </w:r>
      <w:r>
        <w:t>,</w:t>
      </w:r>
    </w:p>
    <w:p w14:paraId="1B5F3D69" w14:textId="5F21EF7B" w:rsidR="002B6C31" w:rsidRDefault="00267653" w:rsidP="00E75F7F">
      <w:pPr>
        <w:pStyle w:val="Punktliste"/>
      </w:pPr>
      <w:r>
        <w:rPr>
          <w:smallCaps/>
        </w:rPr>
        <w:t>k</w:t>
      </w:r>
      <w:r w:rsidR="002B6C31" w:rsidRPr="00E75F7F">
        <w:rPr>
          <w:smallCaps/>
        </w:rPr>
        <w:t>onsessiiviset</w:t>
      </w:r>
      <w:r w:rsidR="002B6C31" w:rsidRPr="00AE1E32">
        <w:t xml:space="preserve"> eli vaihtoeh</w:t>
      </w:r>
      <w:r>
        <w:t>too ilmoittaavat subjunksuunit ja</w:t>
      </w:r>
    </w:p>
    <w:p w14:paraId="2FC3B159" w14:textId="02C29528" w:rsidR="002B6C31" w:rsidRPr="00AE1E32" w:rsidRDefault="00267653" w:rsidP="00E75F7F">
      <w:pPr>
        <w:pStyle w:val="Punktliste"/>
      </w:pPr>
      <w:r>
        <w:rPr>
          <w:smallCaps/>
        </w:rPr>
        <w:t>k</w:t>
      </w:r>
      <w:r w:rsidR="002B6C31" w:rsidRPr="00E75F7F">
        <w:rPr>
          <w:smallCaps/>
        </w:rPr>
        <w:t>onnektiiviset</w:t>
      </w:r>
      <w:r w:rsidR="00030B75">
        <w:rPr>
          <w:smallCaps/>
        </w:rPr>
        <w:t xml:space="preserve"> </w:t>
      </w:r>
      <w:r w:rsidR="00030B75">
        <w:t>subjunksuunit</w:t>
      </w:r>
      <w:r w:rsidR="002B6C31">
        <w:t xml:space="preserve">, mikkä viisathaan </w:t>
      </w:r>
      <w:r w:rsidR="002B6C31" w:rsidRPr="00DE1A71">
        <w:t>sanomatilhaan, konteksthiin.</w:t>
      </w:r>
    </w:p>
    <w:p w14:paraId="017772C3" w14:textId="77777777" w:rsidR="002B6C31" w:rsidRPr="00AE1E32" w:rsidRDefault="002B6C31" w:rsidP="007D75DD">
      <w:pPr>
        <w:pStyle w:val="Overskrift4"/>
      </w:pPr>
      <w:bookmarkStart w:id="2148" w:name="_Toc242931502"/>
      <w:bookmarkStart w:id="2149" w:name="_Toc311274019"/>
      <w:r w:rsidRPr="00AE1E32">
        <w:t>Temporaaliset subjunksuuni</w:t>
      </w:r>
      <w:r>
        <w:t>t</w:t>
      </w:r>
      <w:bookmarkEnd w:id="2148"/>
      <w:bookmarkEnd w:id="2149"/>
    </w:p>
    <w:p w14:paraId="5E7A44A2" w14:textId="2968DAFF" w:rsidR="002B6C31" w:rsidRPr="001F69FD" w:rsidRDefault="002B6C31" w:rsidP="002B6C31">
      <w:r w:rsidRPr="00E75F7F">
        <w:rPr>
          <w:smallCaps/>
        </w:rPr>
        <w:t xml:space="preserve">Temporaaliset </w:t>
      </w:r>
      <w:r w:rsidRPr="00AE1E32">
        <w:t xml:space="preserve">subjunksuunit alethaan </w:t>
      </w:r>
      <w:r>
        <w:t>ala</w:t>
      </w:r>
      <w:r w:rsidRPr="00AE1E32">
        <w:t xml:space="preserve">syntaktin, mikä muistelee, koska jotaki tapattuu. Niitä oon yksilekseeminen </w:t>
      </w:r>
      <w:r>
        <w:rPr>
          <w:i/>
        </w:rPr>
        <w:t>ko</w:t>
      </w:r>
      <w:r w:rsidRPr="00AE1E32">
        <w:t xml:space="preserve"> ja liittosubjunksuunit </w:t>
      </w:r>
      <w:r w:rsidRPr="00AE1E32">
        <w:rPr>
          <w:i/>
        </w:rPr>
        <w:t>silloin ko</w:t>
      </w:r>
      <w:r w:rsidR="0075485B" w:rsidRPr="0075485B">
        <w:t>,</w:t>
      </w:r>
      <w:r w:rsidRPr="00AE1E32">
        <w:rPr>
          <w:i/>
        </w:rPr>
        <w:t xml:space="preserve"> sitte ko</w:t>
      </w:r>
      <w:r w:rsidR="0075485B" w:rsidRPr="0075485B">
        <w:t>,</w:t>
      </w:r>
      <w:r w:rsidRPr="00AE1E32">
        <w:rPr>
          <w:i/>
        </w:rPr>
        <w:t xml:space="preserve"> siitä ko</w:t>
      </w:r>
      <w:r w:rsidR="0075485B" w:rsidRPr="0075485B">
        <w:t>,</w:t>
      </w:r>
      <w:r w:rsidRPr="00AE1E32">
        <w:rPr>
          <w:i/>
        </w:rPr>
        <w:t xml:space="preserve"> siksi ko</w:t>
      </w:r>
      <w:r w:rsidR="0075485B" w:rsidRPr="0075485B">
        <w:t>,</w:t>
      </w:r>
      <w:r w:rsidRPr="00AE1E32">
        <w:rPr>
          <w:i/>
        </w:rPr>
        <w:t xml:space="preserve"> jälkhiin ko</w:t>
      </w:r>
      <w:r w:rsidR="001B127A" w:rsidRPr="001B127A">
        <w:t>.</w:t>
      </w:r>
      <w:r w:rsidR="001F69FD">
        <w:rPr>
          <w:i/>
        </w:rPr>
        <w:t xml:space="preserve"> </w:t>
      </w:r>
      <w:r w:rsidR="001F69FD">
        <w:t xml:space="preserve">Kattoma </w:t>
      </w:r>
      <w:r w:rsidR="000F16B8">
        <w:rPr>
          <w:i/>
        </w:rPr>
        <w:t>ko-</w:t>
      </w:r>
      <w:r w:rsidR="000F16B8">
        <w:t>subjunksuunii ja liittosubjunksuuniita</w:t>
      </w:r>
      <w:r w:rsidR="001F69FD">
        <w:t xml:space="preserve"> erittäin.</w:t>
      </w:r>
    </w:p>
    <w:p w14:paraId="28218CBE" w14:textId="1B6910A5" w:rsidR="002B6C31" w:rsidRPr="00AE1E32" w:rsidRDefault="002B6C31" w:rsidP="000F16B8">
      <w:pPr>
        <w:pStyle w:val="Punktliste"/>
      </w:pPr>
      <w:r w:rsidRPr="00AE1E32">
        <w:rPr>
          <w:i/>
        </w:rPr>
        <w:t>ko</w:t>
      </w:r>
      <w:r w:rsidRPr="00AE1E32">
        <w:t>-subjunk</w:t>
      </w:r>
      <w:r w:rsidR="00780FFB">
        <w:t>suunil</w:t>
      </w:r>
      <w:r w:rsidRPr="00AE1E32">
        <w:t xml:space="preserve">a alkkaava </w:t>
      </w:r>
      <w:r>
        <w:t xml:space="preserve">vapaa </w:t>
      </w:r>
      <w:r w:rsidRPr="00AE1E32">
        <w:t xml:space="preserve">adverbiaalisyntakti saattaa olla ittensä ylisyntaktin pörässä </w:t>
      </w:r>
      <w:r w:rsidR="0075485B">
        <w:t>(</w:t>
      </w:r>
      <w:r w:rsidRPr="00AE1E32">
        <w:t xml:space="preserve">1–3), eđessä </w:t>
      </w:r>
      <w:r w:rsidR="0075485B">
        <w:t>(</w:t>
      </w:r>
      <w:r w:rsidRPr="00AE1E32">
        <w:t xml:space="preserve">4–6) ja kans se sisälä </w:t>
      </w:r>
      <w:r w:rsidR="0075485B">
        <w:t>(</w:t>
      </w:r>
      <w:r w:rsidRPr="00AE1E32">
        <w:t>7, 8).</w:t>
      </w:r>
    </w:p>
    <w:p w14:paraId="2A210F8B" w14:textId="7555C26A" w:rsidR="002B6C31" w:rsidRPr="00AE1E32" w:rsidRDefault="0075485B" w:rsidP="002B6C31">
      <w:r>
        <w:t>(</w:t>
      </w:r>
      <w:r w:rsidR="002B6C31" w:rsidRPr="00AE1E32">
        <w:t xml:space="preserve">1) Se oli yhtenä vuona, </w:t>
      </w:r>
      <w:r w:rsidR="002B6C31" w:rsidRPr="00AE1E32">
        <w:rPr>
          <w:i/>
        </w:rPr>
        <w:t>ko</w:t>
      </w:r>
      <w:r w:rsidR="002B6C31" w:rsidRPr="00AE1E32">
        <w:t xml:space="preserve"> </w:t>
      </w:r>
      <w:r w:rsidR="002B6C31" w:rsidRPr="00AE1E32">
        <w:rPr>
          <w:i/>
        </w:rPr>
        <w:t>tulthiin hylkheet</w:t>
      </w:r>
      <w:r w:rsidR="002B6C31" w:rsidRPr="00AE1E32">
        <w:t>.</w:t>
      </w:r>
    </w:p>
    <w:p w14:paraId="515E1C04" w14:textId="6D347EB0" w:rsidR="002B6C31" w:rsidRPr="00AE1E32" w:rsidRDefault="0075485B" w:rsidP="002B6C31">
      <w:r>
        <w:t>(</w:t>
      </w:r>
      <w:r w:rsidR="002B6C31" w:rsidRPr="00AE1E32">
        <w:t xml:space="preserve">2) Hän oli jo pikkuisen sairas, </w:t>
      </w:r>
      <w:r w:rsidR="002B6C31" w:rsidRPr="00AE1E32">
        <w:rPr>
          <w:i/>
        </w:rPr>
        <w:t>ko</w:t>
      </w:r>
      <w:r w:rsidR="002B6C31" w:rsidRPr="00AE1E32">
        <w:t xml:space="preserve"> </w:t>
      </w:r>
      <w:r w:rsidR="002B6C31" w:rsidRPr="00AE1E32">
        <w:rPr>
          <w:i/>
        </w:rPr>
        <w:t>hän meni sinne</w:t>
      </w:r>
      <w:r w:rsidR="002B6C31" w:rsidRPr="00AE1E32">
        <w:t>.</w:t>
      </w:r>
    </w:p>
    <w:p w14:paraId="0B3619E6" w14:textId="77777777" w:rsidR="00F904D4" w:rsidRDefault="0075485B" w:rsidP="002B6C31">
      <w:r>
        <w:t>(</w:t>
      </w:r>
      <w:r w:rsidR="002B6C31" w:rsidRPr="00AE1E32">
        <w:t xml:space="preserve">3) </w:t>
      </w:r>
      <w:r w:rsidR="002B6C31">
        <w:t>N</w:t>
      </w:r>
      <w:r w:rsidR="002B6C31" w:rsidRPr="00AE1E32">
        <w:t xml:space="preserve">öyrä </w:t>
      </w:r>
      <w:r w:rsidR="002B6C31">
        <w:t>saapi tulla</w:t>
      </w:r>
      <w:r w:rsidR="002B6C31" w:rsidRPr="00AE1E32">
        <w:t xml:space="preserve"> ottamh</w:t>
      </w:r>
      <w:r w:rsidR="002B6C31">
        <w:t>a</w:t>
      </w:r>
      <w:r w:rsidR="002B6C31" w:rsidRPr="00AE1E32">
        <w:t xml:space="preserve">an hänen, </w:t>
      </w:r>
      <w:r w:rsidR="002B6C31" w:rsidRPr="00AE1E32">
        <w:rPr>
          <w:i/>
        </w:rPr>
        <w:t>ko</w:t>
      </w:r>
      <w:r w:rsidR="002B6C31" w:rsidRPr="00AE1E32">
        <w:t xml:space="preserve"> </w:t>
      </w:r>
      <w:r w:rsidR="002B6C31" w:rsidRPr="00AE1E32">
        <w:rPr>
          <w:i/>
        </w:rPr>
        <w:t>vissi aika o</w:t>
      </w:r>
      <w:r w:rsidR="009A5A14">
        <w:rPr>
          <w:i/>
        </w:rPr>
        <w:t>o</w:t>
      </w:r>
      <w:r w:rsidR="002B6C31" w:rsidRPr="00AE1E32">
        <w:rPr>
          <w:i/>
        </w:rPr>
        <w:t>n kulunu</w:t>
      </w:r>
      <w:r w:rsidR="00F904D4">
        <w:t>.</w:t>
      </w:r>
    </w:p>
    <w:p w14:paraId="2EFBD929" w14:textId="5C56DBAB" w:rsidR="002B6C31" w:rsidRPr="00AE1E32" w:rsidRDefault="0075485B" w:rsidP="002B6C31">
      <w:r>
        <w:t>(</w:t>
      </w:r>
      <w:r w:rsidR="002B6C31" w:rsidRPr="00AE1E32">
        <w:t>4)</w:t>
      </w:r>
      <w:r w:rsidR="002B6C31" w:rsidRPr="00AE1E32">
        <w:rPr>
          <w:i/>
        </w:rPr>
        <w:t xml:space="preserve"> Ko</w:t>
      </w:r>
      <w:r w:rsidR="002B6C31" w:rsidRPr="00AE1E32">
        <w:t xml:space="preserve"> </w:t>
      </w:r>
      <w:r w:rsidR="001F0BAC">
        <w:rPr>
          <w:i/>
        </w:rPr>
        <w:t>het olit sout</w:t>
      </w:r>
      <w:r w:rsidR="002B6C31" w:rsidRPr="00AE1E32">
        <w:rPr>
          <w:i/>
        </w:rPr>
        <w:t>anhe</w:t>
      </w:r>
      <w:r w:rsidR="002B6C31">
        <w:rPr>
          <w:i/>
        </w:rPr>
        <w:t>e</w:t>
      </w:r>
      <w:r w:rsidR="002B6C31" w:rsidRPr="00AE1E32">
        <w:rPr>
          <w:i/>
        </w:rPr>
        <w:t>t pitkän a</w:t>
      </w:r>
      <w:r w:rsidR="001F0BAC">
        <w:rPr>
          <w:i/>
        </w:rPr>
        <w:t>i</w:t>
      </w:r>
      <w:r w:rsidR="002B6C31" w:rsidRPr="00AE1E32">
        <w:rPr>
          <w:i/>
        </w:rPr>
        <w:t>jan</w:t>
      </w:r>
      <w:r w:rsidR="002B6C31" w:rsidRPr="00AE1E32">
        <w:t xml:space="preserve">, se </w:t>
      </w:r>
      <w:r w:rsidR="002B6C31">
        <w:t>tuli vasthaan meriraukka.</w:t>
      </w:r>
    </w:p>
    <w:p w14:paraId="0EC6D3E3" w14:textId="65ABB66F" w:rsidR="002B6C31" w:rsidRPr="00AE1E32" w:rsidRDefault="0075485B" w:rsidP="002B6C31">
      <w:r>
        <w:t>(</w:t>
      </w:r>
      <w:r w:rsidR="002B6C31">
        <w:t xml:space="preserve">5) </w:t>
      </w:r>
      <w:r w:rsidR="002B6C31">
        <w:rPr>
          <w:i/>
        </w:rPr>
        <w:t>K</w:t>
      </w:r>
      <w:r w:rsidR="002B6C31" w:rsidRPr="00AE1E32">
        <w:rPr>
          <w:i/>
        </w:rPr>
        <w:t xml:space="preserve">o </w:t>
      </w:r>
      <w:r w:rsidR="002B6C31">
        <w:rPr>
          <w:i/>
        </w:rPr>
        <w:t>äiti kerkis</w:t>
      </w:r>
      <w:r w:rsidR="002B6C31" w:rsidRPr="00AE1E32">
        <w:rPr>
          <w:i/>
        </w:rPr>
        <w:t xml:space="preserve"> sinne</w:t>
      </w:r>
      <w:r w:rsidR="004C7AF5">
        <w:t>, niin lapset olthiin itkhei</w:t>
      </w:r>
      <w:r w:rsidR="002B6C31" w:rsidRPr="00AE1E32">
        <w:t xml:space="preserve">lä, ko olthiin </w:t>
      </w:r>
      <w:r w:rsidR="002B6C31">
        <w:t xml:space="preserve">jo </w:t>
      </w:r>
      <w:r w:rsidR="002B6C31" w:rsidRPr="00AE1E32">
        <w:t>vaipunheet matkasta.</w:t>
      </w:r>
    </w:p>
    <w:p w14:paraId="5F92AF4F" w14:textId="77777777" w:rsidR="00F904D4" w:rsidRDefault="0075485B" w:rsidP="002B6C31">
      <w:r>
        <w:t>(</w:t>
      </w:r>
      <w:r w:rsidR="002B6C31" w:rsidRPr="00AE1E32">
        <w:t>6)</w:t>
      </w:r>
      <w:r w:rsidR="002B6C31" w:rsidRPr="00AE1E32">
        <w:rPr>
          <w:i/>
        </w:rPr>
        <w:t xml:space="preserve"> Ko</w:t>
      </w:r>
      <w:r w:rsidR="002B6C31" w:rsidRPr="00AE1E32">
        <w:t xml:space="preserve"> </w:t>
      </w:r>
      <w:r w:rsidR="002B6C31" w:rsidRPr="00AE1E32">
        <w:rPr>
          <w:i/>
        </w:rPr>
        <w:t>oli satanu</w:t>
      </w:r>
      <w:r w:rsidR="002B6C31">
        <w:t>, hän</w:t>
      </w:r>
      <w:r w:rsidR="002B6C31" w:rsidRPr="00AE1E32">
        <w:t xml:space="preserve"> aina kirjoitti ylös, ja antoi tie</w:t>
      </w:r>
      <w:r w:rsidR="002B6C31">
        <w:t>đot Kristiaani</w:t>
      </w:r>
      <w:r w:rsidR="002B6C31" w:rsidRPr="00AE1E32">
        <w:t>ha</w:t>
      </w:r>
      <w:r w:rsidR="002B6C31">
        <w:t>a</w:t>
      </w:r>
      <w:r w:rsidR="002B6C31" w:rsidRPr="00AE1E32">
        <w:t>n</w:t>
      </w:r>
      <w:r w:rsidR="00F904D4">
        <w:t>.</w:t>
      </w:r>
    </w:p>
    <w:p w14:paraId="3C136B44" w14:textId="358C39D0" w:rsidR="002B6C31" w:rsidRPr="00AE1E32" w:rsidRDefault="0075485B" w:rsidP="002B6C31">
      <w:r>
        <w:t>(</w:t>
      </w:r>
      <w:r w:rsidR="002B6C31" w:rsidRPr="00AE1E32">
        <w:t xml:space="preserve">7) Kerta </w:t>
      </w:r>
      <w:r w:rsidR="002B6C31" w:rsidRPr="00AE1E32">
        <w:rPr>
          <w:i/>
        </w:rPr>
        <w:t>ko</w:t>
      </w:r>
      <w:r w:rsidR="002B6C31" w:rsidRPr="00AE1E32">
        <w:t xml:space="preserve"> </w:t>
      </w:r>
      <w:r w:rsidR="002B6C31">
        <w:rPr>
          <w:i/>
        </w:rPr>
        <w:t>Tuomas oli mennyt pois</w:t>
      </w:r>
      <w:r w:rsidR="002B6C31">
        <w:t>, se ajatteli Matti, eikö</w:t>
      </w:r>
      <w:r w:rsidR="002B6C31" w:rsidRPr="00AE1E32">
        <w:t xml:space="preserve"> hän</w:t>
      </w:r>
      <w:r w:rsidR="002B6C31">
        <w:t xml:space="preserve"> saattais voittaat tämän yli</w:t>
      </w:r>
      <w:r w:rsidR="00EA2517">
        <w:t>t</w:t>
      </w:r>
      <w:r w:rsidR="002B6C31">
        <w:t>.</w:t>
      </w:r>
    </w:p>
    <w:p w14:paraId="5006DEC0" w14:textId="094EC13A" w:rsidR="002B6C31" w:rsidRPr="00AE1E32" w:rsidRDefault="0075485B" w:rsidP="002B6C31">
      <w:r>
        <w:t>(</w:t>
      </w:r>
      <w:r w:rsidR="00390172">
        <w:t>8) Koko ai</w:t>
      </w:r>
      <w:r w:rsidR="002B6C31" w:rsidRPr="00AE1E32">
        <w:t xml:space="preserve">an, </w:t>
      </w:r>
      <w:r w:rsidR="002B6C31" w:rsidRPr="00AE1E32">
        <w:rPr>
          <w:i/>
        </w:rPr>
        <w:t>ko</w:t>
      </w:r>
      <w:r w:rsidR="002B6C31" w:rsidRPr="00AE1E32">
        <w:t xml:space="preserve"> </w:t>
      </w:r>
      <w:r w:rsidR="002B6C31" w:rsidRPr="00AE1E32">
        <w:rPr>
          <w:i/>
        </w:rPr>
        <w:t>oli sota</w:t>
      </w:r>
      <w:r w:rsidR="002B6C31" w:rsidRPr="00AE1E32">
        <w:t xml:space="preserve">, </w:t>
      </w:r>
      <w:r w:rsidR="00EA2517">
        <w:t>se</w:t>
      </w:r>
      <w:r w:rsidR="002B6C31" w:rsidRPr="00AE1E32">
        <w:t xml:space="preserve"> met emmä saanheet ostaat saipuata.</w:t>
      </w:r>
    </w:p>
    <w:p w14:paraId="329C5DCB" w14:textId="2D577153" w:rsidR="002B6C31" w:rsidRPr="00AE1E32" w:rsidRDefault="002B6C31" w:rsidP="002B6C31">
      <w:r w:rsidRPr="00AE1E32">
        <w:t xml:space="preserve">Muutamisti </w:t>
      </w:r>
      <w:r w:rsidRPr="00AE1E32">
        <w:rPr>
          <w:i/>
        </w:rPr>
        <w:t>ko</w:t>
      </w:r>
      <w:r w:rsidRPr="00AE1E32">
        <w:t xml:space="preserve">-subjunksuuni saattaa olla kans alasyntaktin sisälä, mutta tämä ei ole </w:t>
      </w:r>
      <w:r w:rsidR="00390172">
        <w:t xml:space="preserve">olheen </w:t>
      </w:r>
      <w:r w:rsidRPr="00AE1E32">
        <w:t xml:space="preserve">tavalinen </w:t>
      </w:r>
      <w:r w:rsidR="0075485B">
        <w:t>(</w:t>
      </w:r>
      <w:r w:rsidRPr="00AE1E32">
        <w:t>9).</w:t>
      </w:r>
    </w:p>
    <w:p w14:paraId="33C6F9C2" w14:textId="0782B331" w:rsidR="002B6C31" w:rsidRPr="00AE1E32" w:rsidRDefault="0075485B" w:rsidP="002B6C31">
      <w:r>
        <w:t>(</w:t>
      </w:r>
      <w:r w:rsidR="002B6C31" w:rsidRPr="00AE1E32">
        <w:t xml:space="preserve">9) Tahđoima, ette </w:t>
      </w:r>
      <w:r w:rsidR="002B6C31" w:rsidRPr="00AE1E32">
        <w:rPr>
          <w:i/>
        </w:rPr>
        <w:t>lapsi ko</w:t>
      </w:r>
      <w:r w:rsidR="002B6C31" w:rsidRPr="00AE1E32">
        <w:t xml:space="preserve"> </w:t>
      </w:r>
      <w:r w:rsidR="002B6C31" w:rsidRPr="00AE1E32">
        <w:rPr>
          <w:i/>
        </w:rPr>
        <w:t>syntyi</w:t>
      </w:r>
      <w:r w:rsidR="002B6C31" w:rsidRPr="00AE1E32">
        <w:t>, se</w:t>
      </w:r>
      <w:r w:rsidR="004C7AF5">
        <w:t>n</w:t>
      </w:r>
      <w:r w:rsidR="002B6C31" w:rsidRPr="00AE1E32">
        <w:t xml:space="preserve"> piti tulla kastetuksi.</w:t>
      </w:r>
    </w:p>
    <w:p w14:paraId="08CABAEE" w14:textId="06BDC4C2" w:rsidR="00F904D4" w:rsidRDefault="002B6C31" w:rsidP="000F16B8">
      <w:pPr>
        <w:pStyle w:val="Punktliste"/>
      </w:pPr>
      <w:r w:rsidRPr="00AE1E32">
        <w:t xml:space="preserve">Subjunksuuni </w:t>
      </w:r>
      <w:r w:rsidRPr="00AE1E32">
        <w:rPr>
          <w:i/>
        </w:rPr>
        <w:t xml:space="preserve">ko </w:t>
      </w:r>
      <w:r w:rsidRPr="00AE1E32">
        <w:t xml:space="preserve">haamustaa temporaalissii liittosubjunksuuniita adverbiitten </w:t>
      </w:r>
      <w:r w:rsidRPr="00AE1E32">
        <w:rPr>
          <w:i/>
        </w:rPr>
        <w:t>siksi</w:t>
      </w:r>
      <w:r>
        <w:t xml:space="preserve"> </w:t>
      </w:r>
      <w:r w:rsidR="0075485B">
        <w:t>(</w:t>
      </w:r>
      <w:r>
        <w:t>1</w:t>
      </w:r>
      <w:r w:rsidR="007F4556">
        <w:t>0</w:t>
      </w:r>
      <w:r w:rsidRPr="00AE1E32">
        <w:t xml:space="preserve">), </w:t>
      </w:r>
      <w:r w:rsidRPr="00AE1E32">
        <w:rPr>
          <w:i/>
        </w:rPr>
        <w:t>siitä</w:t>
      </w:r>
      <w:r w:rsidRPr="00AE1E32">
        <w:t xml:space="preserve"> </w:t>
      </w:r>
      <w:r w:rsidR="0075485B">
        <w:t>(</w:t>
      </w:r>
      <w:r w:rsidR="007F4556">
        <w:t>11</w:t>
      </w:r>
      <w:r>
        <w:t xml:space="preserve">, </w:t>
      </w:r>
      <w:r w:rsidR="007F4556">
        <w:t>12</w:t>
      </w:r>
      <w:r w:rsidRPr="00AE1E32">
        <w:t xml:space="preserve">), </w:t>
      </w:r>
      <w:r w:rsidRPr="00AE1E32">
        <w:rPr>
          <w:i/>
        </w:rPr>
        <w:t xml:space="preserve">ennen </w:t>
      </w:r>
      <w:r w:rsidR="0075485B">
        <w:t>(</w:t>
      </w:r>
      <w:r w:rsidR="007F4556">
        <w:t>13</w:t>
      </w:r>
      <w:r w:rsidRPr="00AE1E32">
        <w:t>–</w:t>
      </w:r>
      <w:r w:rsidR="007F4556">
        <w:t>16</w:t>
      </w:r>
      <w:r w:rsidRPr="00AE1E32">
        <w:t xml:space="preserve">) ja </w:t>
      </w:r>
      <w:r>
        <w:rPr>
          <w:i/>
        </w:rPr>
        <w:t xml:space="preserve">jälkheen </w:t>
      </w:r>
      <w:r w:rsidR="00BA1173" w:rsidRPr="00BA1173">
        <w:t>~</w:t>
      </w:r>
      <w:r>
        <w:t xml:space="preserve"> </w:t>
      </w:r>
      <w:r w:rsidRPr="00AE1E32">
        <w:rPr>
          <w:i/>
        </w:rPr>
        <w:t>jälkhiin</w:t>
      </w:r>
      <w:r w:rsidRPr="00AE1E32">
        <w:t xml:space="preserve"> </w:t>
      </w:r>
      <w:r w:rsidR="0075485B">
        <w:t>(</w:t>
      </w:r>
      <w:r w:rsidR="007F4556">
        <w:t>17–19</w:t>
      </w:r>
      <w:r w:rsidRPr="00AE1E32">
        <w:t xml:space="preserve">) kans. Näistä eriliikaisesti </w:t>
      </w:r>
      <w:r w:rsidR="00945692">
        <w:t>semmois</w:t>
      </w:r>
      <w:r w:rsidRPr="00AE1E32">
        <w:t xml:space="preserve">et alasyntaktit, mikä alethaan </w:t>
      </w:r>
      <w:r w:rsidRPr="00AE1E32">
        <w:rPr>
          <w:i/>
        </w:rPr>
        <w:t xml:space="preserve">ennen ko </w:t>
      </w:r>
      <w:r w:rsidRPr="00AE1E32">
        <w:t xml:space="preserve">ja </w:t>
      </w:r>
      <w:r w:rsidRPr="00AE1E32">
        <w:rPr>
          <w:i/>
        </w:rPr>
        <w:t xml:space="preserve">jälkhiin </w:t>
      </w:r>
      <w:r w:rsidR="00BA1173" w:rsidRPr="00BA1173">
        <w:t>~</w:t>
      </w:r>
      <w:r w:rsidRPr="00AE1E32">
        <w:rPr>
          <w:i/>
        </w:rPr>
        <w:t xml:space="preserve"> jälkheen ko</w:t>
      </w:r>
      <w:r w:rsidRPr="00AE1E32">
        <w:t xml:space="preserve">, saatethaan kans olla ittensä ylisyntaktin eđessä </w:t>
      </w:r>
      <w:r w:rsidR="0075485B">
        <w:t>(</w:t>
      </w:r>
      <w:r w:rsidR="00013B4F">
        <w:t>16, 18</w:t>
      </w:r>
      <w:r w:rsidRPr="00AE1E32">
        <w:t>)</w:t>
      </w:r>
      <w:r w:rsidR="00F904D4">
        <w:t>.</w:t>
      </w:r>
    </w:p>
    <w:p w14:paraId="55389C3C" w14:textId="3C2123BC" w:rsidR="002B6C31" w:rsidRPr="00AE1E32" w:rsidRDefault="0075485B" w:rsidP="002B6C31">
      <w:r>
        <w:t>(</w:t>
      </w:r>
      <w:r w:rsidR="002B6C31">
        <w:t>1</w:t>
      </w:r>
      <w:r w:rsidR="007F4556">
        <w:t>0</w:t>
      </w:r>
      <w:r w:rsidR="002B6C31" w:rsidRPr="00AE1E32">
        <w:t xml:space="preserve">) </w:t>
      </w:r>
      <w:r w:rsidR="002B6C31">
        <w:t>Mie hääđyin ođottaa</w:t>
      </w:r>
      <w:r w:rsidR="004C7AF5">
        <w:t>t</w:t>
      </w:r>
      <w:r w:rsidR="002B6C31">
        <w:t xml:space="preserve"> sykkelin kans, </w:t>
      </w:r>
      <w:r w:rsidR="002B6C31" w:rsidRPr="0035442A">
        <w:rPr>
          <w:i/>
        </w:rPr>
        <w:t>siksi ko</w:t>
      </w:r>
      <w:r w:rsidR="002B6C31">
        <w:t xml:space="preserve"> isä oli saanu palkan.</w:t>
      </w:r>
    </w:p>
    <w:p w14:paraId="77CE9073" w14:textId="7439D992" w:rsidR="002B6C31" w:rsidRPr="00AE1E32" w:rsidRDefault="0075485B" w:rsidP="002B6C31">
      <w:r>
        <w:t>(</w:t>
      </w:r>
      <w:r w:rsidR="007F4556">
        <w:t>11</w:t>
      </w:r>
      <w:r w:rsidR="002B6C31" w:rsidRPr="00AE1E32">
        <w:t xml:space="preserve">) Tenossa kyllä oon saanu aina heiniä, </w:t>
      </w:r>
      <w:r w:rsidR="002B6C31" w:rsidRPr="00AE1E32">
        <w:rPr>
          <w:i/>
        </w:rPr>
        <w:t>siitä ko</w:t>
      </w:r>
      <w:r w:rsidR="002B6C31" w:rsidRPr="00AE1E32">
        <w:t xml:space="preserve"> </w:t>
      </w:r>
      <w:r w:rsidR="002B6C31" w:rsidRPr="00AE1E32">
        <w:rPr>
          <w:i/>
        </w:rPr>
        <w:t>mie muistan</w:t>
      </w:r>
      <w:r w:rsidR="002B6C31" w:rsidRPr="00AE1E32">
        <w:t>.</w:t>
      </w:r>
    </w:p>
    <w:p w14:paraId="4A8876C6" w14:textId="7F44573C" w:rsidR="002B6C31" w:rsidRPr="00AE1E32" w:rsidRDefault="0075485B" w:rsidP="002B6C31">
      <w:r>
        <w:t>(</w:t>
      </w:r>
      <w:r w:rsidR="007F4556">
        <w:t>12</w:t>
      </w:r>
      <w:r w:rsidR="002B6C31" w:rsidRPr="00AE1E32">
        <w:t xml:space="preserve">) Mie olen käyny koulua </w:t>
      </w:r>
      <w:r w:rsidR="002B6C31" w:rsidRPr="00AE1E32">
        <w:rPr>
          <w:i/>
        </w:rPr>
        <w:t>siitä ko</w:t>
      </w:r>
      <w:r w:rsidR="002B6C31" w:rsidRPr="00AE1E32">
        <w:t xml:space="preserve"> </w:t>
      </w:r>
      <w:r w:rsidR="002B6C31" w:rsidRPr="00AE1E32">
        <w:rPr>
          <w:i/>
        </w:rPr>
        <w:t>olin seittemän vanhaa</w:t>
      </w:r>
      <w:r w:rsidR="002B6C31" w:rsidRPr="00AE1E32">
        <w:t>.</w:t>
      </w:r>
    </w:p>
    <w:p w14:paraId="70417274" w14:textId="5187F2DC" w:rsidR="002B6C31" w:rsidRPr="00AE1E32" w:rsidRDefault="0075485B" w:rsidP="002B6C31">
      <w:pPr>
        <w:rPr>
          <w:color w:val="000000"/>
        </w:rPr>
      </w:pPr>
      <w:r>
        <w:rPr>
          <w:color w:val="000000"/>
        </w:rPr>
        <w:t>(</w:t>
      </w:r>
      <w:r w:rsidR="007F4556">
        <w:rPr>
          <w:color w:val="000000"/>
        </w:rPr>
        <w:t>13</w:t>
      </w:r>
      <w:r w:rsidR="002B6C31" w:rsidRPr="00AE1E32">
        <w:rPr>
          <w:color w:val="000000"/>
        </w:rPr>
        <w:t xml:space="preserve">) Nyt se ei ole monta vuotta, </w:t>
      </w:r>
      <w:r w:rsidR="002B6C31" w:rsidRPr="00AE1E32">
        <w:rPr>
          <w:i/>
          <w:color w:val="000000"/>
        </w:rPr>
        <w:t>ennen ko</w:t>
      </w:r>
      <w:r w:rsidR="002B6C31" w:rsidRPr="00AE1E32">
        <w:rPr>
          <w:color w:val="000000"/>
        </w:rPr>
        <w:t xml:space="preserve"> se </w:t>
      </w:r>
      <w:r w:rsidR="002B6C31" w:rsidRPr="00AE1E32">
        <w:rPr>
          <w:i/>
          <w:color w:val="000000"/>
        </w:rPr>
        <w:t>loppu tullee siihen</w:t>
      </w:r>
      <w:r w:rsidR="002B6C31" w:rsidRPr="00AE1E32">
        <w:rPr>
          <w:color w:val="000000"/>
        </w:rPr>
        <w:t>.</w:t>
      </w:r>
    </w:p>
    <w:p w14:paraId="19D0B4E5" w14:textId="537EF28C" w:rsidR="002B6C31" w:rsidRPr="00AE1E32" w:rsidRDefault="0075485B" w:rsidP="002B6C31">
      <w:r>
        <w:t>(</w:t>
      </w:r>
      <w:r w:rsidR="007F4556">
        <w:t>14</w:t>
      </w:r>
      <w:r w:rsidR="002B6C31" w:rsidRPr="00AE1E32">
        <w:t xml:space="preserve">) </w:t>
      </w:r>
      <w:r w:rsidR="002B6C31">
        <w:t>Lukkarin tuvassa koulathiin</w:t>
      </w:r>
      <w:r w:rsidR="002B6C31" w:rsidRPr="00AE1E32">
        <w:t xml:space="preserve">, </w:t>
      </w:r>
      <w:r w:rsidR="002B6C31" w:rsidRPr="00AE1E32">
        <w:rPr>
          <w:i/>
        </w:rPr>
        <w:t>ennen ko</w:t>
      </w:r>
      <w:r w:rsidR="002B6C31" w:rsidRPr="00AE1E32">
        <w:t xml:space="preserve"> </w:t>
      </w:r>
      <w:r w:rsidR="00EA2517">
        <w:rPr>
          <w:i/>
        </w:rPr>
        <w:t>tänne laitethiin koulutuvan</w:t>
      </w:r>
      <w:r w:rsidR="002B6C31">
        <w:t>.</w:t>
      </w:r>
    </w:p>
    <w:p w14:paraId="03816B2E" w14:textId="77777777" w:rsidR="00F904D4" w:rsidRDefault="0075485B" w:rsidP="002B6C31">
      <w:pPr>
        <w:tabs>
          <w:tab w:val="left" w:pos="-1134"/>
          <w:tab w:val="left" w:pos="-567"/>
          <w:tab w:val="left" w:pos="-1"/>
          <w:tab w:val="left" w:pos="565"/>
          <w:tab w:val="left" w:pos="1131"/>
          <w:tab w:val="left" w:pos="1698"/>
          <w:tab w:val="left" w:pos="2264"/>
          <w:tab w:val="left" w:pos="2830"/>
          <w:tab w:val="left" w:pos="3397"/>
          <w:tab w:val="left" w:pos="3963"/>
          <w:tab w:val="left" w:pos="4530"/>
          <w:tab w:val="left" w:pos="5096"/>
          <w:tab w:val="left" w:pos="5662"/>
          <w:tab w:val="left" w:pos="6229"/>
          <w:tab w:val="left" w:pos="6795"/>
          <w:tab w:val="left" w:pos="7362"/>
          <w:tab w:val="left" w:pos="7928"/>
          <w:tab w:val="left" w:pos="8494"/>
          <w:tab w:val="left" w:pos="9061"/>
          <w:tab w:val="left" w:pos="9627"/>
          <w:tab w:val="left" w:pos="10194"/>
          <w:tab w:val="left" w:pos="10760"/>
          <w:tab w:val="left" w:pos="11326"/>
          <w:tab w:val="left" w:pos="11893"/>
          <w:tab w:val="left" w:pos="12459"/>
          <w:tab w:val="left" w:pos="13026"/>
          <w:tab w:val="left" w:pos="13592"/>
          <w:tab w:val="left" w:pos="14158"/>
          <w:tab w:val="left" w:pos="14725"/>
          <w:tab w:val="left" w:pos="15291"/>
          <w:tab w:val="left" w:pos="15858"/>
          <w:tab w:val="left" w:pos="16424"/>
          <w:tab w:val="left" w:pos="16990"/>
          <w:tab w:val="left" w:pos="17557"/>
          <w:tab w:val="left" w:pos="18123"/>
          <w:tab w:val="left" w:pos="18690"/>
          <w:tab w:val="left" w:pos="19256"/>
          <w:tab w:val="left" w:pos="19822"/>
          <w:tab w:val="left" w:pos="20389"/>
          <w:tab w:val="left" w:pos="20955"/>
        </w:tabs>
        <w:rPr>
          <w:lang w:val="fi-FI"/>
        </w:rPr>
      </w:pPr>
      <w:r>
        <w:rPr>
          <w:lang w:val="fi-FI"/>
        </w:rPr>
        <w:t>(</w:t>
      </w:r>
      <w:r w:rsidR="007F4556">
        <w:rPr>
          <w:lang w:val="fi-FI"/>
        </w:rPr>
        <w:t>15</w:t>
      </w:r>
      <w:r w:rsidR="002B6C31">
        <w:rPr>
          <w:lang w:val="fi-FI"/>
        </w:rPr>
        <w:t>) Ennen parant</w:t>
      </w:r>
      <w:r w:rsidR="00384EFA">
        <w:rPr>
          <w:lang w:val="fi-FI"/>
        </w:rPr>
        <w:t>t</w:t>
      </w:r>
      <w:r w:rsidR="002B6C31">
        <w:rPr>
          <w:lang w:val="fi-FI"/>
        </w:rPr>
        <w:t>aa Jumala ittensä sään</w:t>
      </w:r>
      <w:r w:rsidR="002B6C31" w:rsidRPr="00AE1E32">
        <w:rPr>
          <w:lang w:val="fi-FI"/>
        </w:rPr>
        <w:t xml:space="preserve">, </w:t>
      </w:r>
      <w:r w:rsidR="002B6C31" w:rsidRPr="00AE1E32">
        <w:rPr>
          <w:i/>
          <w:lang w:val="fi-FI"/>
        </w:rPr>
        <w:t>ennen ko</w:t>
      </w:r>
      <w:r w:rsidR="002B6C31" w:rsidRPr="00AE1E32">
        <w:rPr>
          <w:lang w:val="fi-FI"/>
        </w:rPr>
        <w:t xml:space="preserve"> </w:t>
      </w:r>
      <w:r w:rsidR="002B6C31">
        <w:rPr>
          <w:i/>
          <w:lang w:val="fi-FI"/>
        </w:rPr>
        <w:t>met ihmiset ittemä tavat</w:t>
      </w:r>
      <w:r w:rsidR="00F904D4">
        <w:rPr>
          <w:lang w:val="fi-FI"/>
        </w:rPr>
        <w:t>.</w:t>
      </w:r>
    </w:p>
    <w:p w14:paraId="1B383DEF" w14:textId="6471F99A" w:rsidR="002B6C31" w:rsidRPr="00AE1E32" w:rsidRDefault="0075485B" w:rsidP="002B6C31">
      <w:pPr>
        <w:tabs>
          <w:tab w:val="left" w:pos="-1134"/>
          <w:tab w:val="left" w:pos="-567"/>
          <w:tab w:val="left" w:pos="-1"/>
          <w:tab w:val="left" w:pos="565"/>
          <w:tab w:val="left" w:pos="1131"/>
          <w:tab w:val="left" w:pos="1698"/>
          <w:tab w:val="left" w:pos="2264"/>
          <w:tab w:val="left" w:pos="2830"/>
          <w:tab w:val="left" w:pos="3397"/>
          <w:tab w:val="left" w:pos="3963"/>
          <w:tab w:val="left" w:pos="4530"/>
          <w:tab w:val="left" w:pos="5096"/>
          <w:tab w:val="left" w:pos="5662"/>
          <w:tab w:val="left" w:pos="6229"/>
          <w:tab w:val="left" w:pos="6795"/>
          <w:tab w:val="left" w:pos="7362"/>
          <w:tab w:val="left" w:pos="7928"/>
          <w:tab w:val="left" w:pos="8494"/>
          <w:tab w:val="left" w:pos="9061"/>
          <w:tab w:val="left" w:pos="9627"/>
          <w:tab w:val="left" w:pos="10194"/>
          <w:tab w:val="left" w:pos="10760"/>
          <w:tab w:val="left" w:pos="11326"/>
          <w:tab w:val="left" w:pos="11893"/>
          <w:tab w:val="left" w:pos="12459"/>
          <w:tab w:val="left" w:pos="13026"/>
          <w:tab w:val="left" w:pos="13592"/>
          <w:tab w:val="left" w:pos="14158"/>
          <w:tab w:val="left" w:pos="14725"/>
          <w:tab w:val="left" w:pos="15291"/>
          <w:tab w:val="left" w:pos="15858"/>
          <w:tab w:val="left" w:pos="16424"/>
          <w:tab w:val="left" w:pos="16990"/>
          <w:tab w:val="left" w:pos="17557"/>
          <w:tab w:val="left" w:pos="18123"/>
          <w:tab w:val="left" w:pos="18690"/>
          <w:tab w:val="left" w:pos="19256"/>
          <w:tab w:val="left" w:pos="19822"/>
          <w:tab w:val="left" w:pos="20389"/>
          <w:tab w:val="left" w:pos="20955"/>
        </w:tabs>
        <w:rPr>
          <w:lang w:val="fi-FI"/>
        </w:rPr>
      </w:pPr>
      <w:r>
        <w:rPr>
          <w:szCs w:val="28"/>
        </w:rPr>
        <w:t>(</w:t>
      </w:r>
      <w:r w:rsidR="007F4556">
        <w:rPr>
          <w:szCs w:val="28"/>
        </w:rPr>
        <w:t>16</w:t>
      </w:r>
      <w:r w:rsidR="002B6C31" w:rsidRPr="00AE1E32">
        <w:rPr>
          <w:szCs w:val="28"/>
        </w:rPr>
        <w:t>)</w:t>
      </w:r>
      <w:r w:rsidR="002B6C31" w:rsidRPr="00AE1E32">
        <w:rPr>
          <w:i/>
          <w:szCs w:val="28"/>
        </w:rPr>
        <w:t xml:space="preserve"> Ennen ko ilta tuli</w:t>
      </w:r>
      <w:r w:rsidR="002B6C31" w:rsidRPr="00AE1E32">
        <w:rPr>
          <w:szCs w:val="28"/>
        </w:rPr>
        <w:t>, olthiin</w:t>
      </w:r>
      <w:r w:rsidR="002B6C31">
        <w:rPr>
          <w:szCs w:val="28"/>
        </w:rPr>
        <w:t>ki kaikki seinät valmhiit.</w:t>
      </w:r>
    </w:p>
    <w:p w14:paraId="57ACBDC8" w14:textId="22FEEE30" w:rsidR="002B6C31" w:rsidRPr="00AE1E32" w:rsidRDefault="0075485B" w:rsidP="002B6C31">
      <w:pPr>
        <w:tabs>
          <w:tab w:val="left" w:pos="-1134"/>
          <w:tab w:val="left" w:pos="-567"/>
          <w:tab w:val="left" w:pos="-1"/>
          <w:tab w:val="left" w:pos="565"/>
          <w:tab w:val="left" w:pos="1131"/>
          <w:tab w:val="left" w:pos="1698"/>
          <w:tab w:val="left" w:pos="2264"/>
          <w:tab w:val="left" w:pos="2830"/>
          <w:tab w:val="left" w:pos="3397"/>
          <w:tab w:val="left" w:pos="3963"/>
          <w:tab w:val="left" w:pos="4530"/>
          <w:tab w:val="left" w:pos="5096"/>
          <w:tab w:val="left" w:pos="5662"/>
          <w:tab w:val="left" w:pos="6229"/>
          <w:tab w:val="left" w:pos="6795"/>
          <w:tab w:val="left" w:pos="7362"/>
          <w:tab w:val="left" w:pos="7928"/>
          <w:tab w:val="left" w:pos="8494"/>
          <w:tab w:val="left" w:pos="9061"/>
          <w:tab w:val="left" w:pos="9627"/>
          <w:tab w:val="left" w:pos="10194"/>
          <w:tab w:val="left" w:pos="10760"/>
          <w:tab w:val="left" w:pos="11326"/>
          <w:tab w:val="left" w:pos="11893"/>
          <w:tab w:val="left" w:pos="12459"/>
          <w:tab w:val="left" w:pos="13026"/>
          <w:tab w:val="left" w:pos="13592"/>
          <w:tab w:val="left" w:pos="14158"/>
          <w:tab w:val="left" w:pos="14725"/>
          <w:tab w:val="left" w:pos="15291"/>
          <w:tab w:val="left" w:pos="15858"/>
          <w:tab w:val="left" w:pos="16424"/>
          <w:tab w:val="left" w:pos="16990"/>
          <w:tab w:val="left" w:pos="17557"/>
          <w:tab w:val="left" w:pos="18123"/>
          <w:tab w:val="left" w:pos="18690"/>
          <w:tab w:val="left" w:pos="19256"/>
          <w:tab w:val="left" w:pos="19822"/>
          <w:tab w:val="left" w:pos="20389"/>
          <w:tab w:val="left" w:pos="20955"/>
        </w:tabs>
        <w:rPr>
          <w:lang w:val="fi-FI"/>
        </w:rPr>
      </w:pPr>
      <w:r>
        <w:rPr>
          <w:lang w:val="fi-FI"/>
        </w:rPr>
        <w:t>(</w:t>
      </w:r>
      <w:r w:rsidR="007F4556">
        <w:rPr>
          <w:lang w:val="fi-FI"/>
        </w:rPr>
        <w:t>17</w:t>
      </w:r>
      <w:r w:rsidR="002B6C31" w:rsidRPr="00AE1E32">
        <w:rPr>
          <w:lang w:val="fi-FI"/>
        </w:rPr>
        <w:t xml:space="preserve">) Mie en ole leiponu </w:t>
      </w:r>
      <w:r w:rsidR="002B6C31" w:rsidRPr="00AE1E32">
        <w:rPr>
          <w:i/>
          <w:lang w:val="fi-FI"/>
        </w:rPr>
        <w:t>jälkhiin ko</w:t>
      </w:r>
      <w:r w:rsidR="002B6C31" w:rsidRPr="00AE1E32">
        <w:rPr>
          <w:lang w:val="fi-FI"/>
        </w:rPr>
        <w:t xml:space="preserve"> </w:t>
      </w:r>
      <w:r w:rsidR="002B6C31" w:rsidRPr="00AE1E32">
        <w:rPr>
          <w:i/>
          <w:lang w:val="fi-FI"/>
        </w:rPr>
        <w:t>sairastuin</w:t>
      </w:r>
      <w:r w:rsidR="002B6C31" w:rsidRPr="00AE1E32">
        <w:rPr>
          <w:lang w:val="fi-FI"/>
        </w:rPr>
        <w:t>.</w:t>
      </w:r>
    </w:p>
    <w:p w14:paraId="18F99832" w14:textId="28EC7FFD" w:rsidR="002B6C31" w:rsidRPr="00AE1E32" w:rsidRDefault="0075485B" w:rsidP="002B6C31">
      <w:r>
        <w:t>(</w:t>
      </w:r>
      <w:r w:rsidR="007F4556">
        <w:t>18</w:t>
      </w:r>
      <w:r w:rsidR="002B6C31" w:rsidRPr="00AE1E32">
        <w:t>)</w:t>
      </w:r>
      <w:r w:rsidR="002B6C31">
        <w:rPr>
          <w:i/>
        </w:rPr>
        <w:t xml:space="preserve"> Jälkhee</w:t>
      </w:r>
      <w:r w:rsidR="002B6C31" w:rsidRPr="00AE1E32">
        <w:rPr>
          <w:i/>
        </w:rPr>
        <w:t>n ko</w:t>
      </w:r>
      <w:r w:rsidR="002B6C31" w:rsidRPr="00AE1E32">
        <w:t xml:space="preserve"> </w:t>
      </w:r>
      <w:r w:rsidR="002B6C31" w:rsidRPr="00AE1E32">
        <w:rPr>
          <w:i/>
        </w:rPr>
        <w:t>mie olin tullu täyđeksi</w:t>
      </w:r>
      <w:r w:rsidR="002B6C31" w:rsidRPr="00AE1E32">
        <w:t>, se mie lähđin heti kottoo pois.</w:t>
      </w:r>
    </w:p>
    <w:p w14:paraId="3A507747" w14:textId="00D9F29E" w:rsidR="002B6C31" w:rsidRPr="00AE1E32" w:rsidRDefault="0075485B" w:rsidP="002B6C31">
      <w:r>
        <w:t>(</w:t>
      </w:r>
      <w:r w:rsidR="002B6C31" w:rsidRPr="00AE1E32">
        <w:t>1</w:t>
      </w:r>
      <w:r w:rsidR="007F4556">
        <w:t>9</w:t>
      </w:r>
      <w:r w:rsidR="002B6C31" w:rsidRPr="00AE1E32">
        <w:t xml:space="preserve">) Tämän sillan oon rakentanheet </w:t>
      </w:r>
      <w:r w:rsidR="002B6C31" w:rsidRPr="00AE1E32">
        <w:rPr>
          <w:i/>
        </w:rPr>
        <w:t>jälkhiin ko</w:t>
      </w:r>
      <w:r w:rsidR="002B6C31" w:rsidRPr="00AE1E32">
        <w:t xml:space="preserve"> </w:t>
      </w:r>
      <w:r w:rsidR="002B6C31" w:rsidRPr="00AE1E32">
        <w:rPr>
          <w:i/>
        </w:rPr>
        <w:t>met olema tulheet evakoittemasta</w:t>
      </w:r>
      <w:r w:rsidR="002B6C31" w:rsidRPr="00AE1E32">
        <w:t>.</w:t>
      </w:r>
    </w:p>
    <w:p w14:paraId="3BFCB2B7" w14:textId="7D5BB511" w:rsidR="002B6C31" w:rsidRPr="00AE1E32" w:rsidRDefault="002B6C31" w:rsidP="002B6C31">
      <w:r w:rsidRPr="00AE1E32">
        <w:t xml:space="preserve">Liittosubjunksuunin </w:t>
      </w:r>
      <w:r>
        <w:rPr>
          <w:i/>
        </w:rPr>
        <w:t xml:space="preserve">jälkheen </w:t>
      </w:r>
      <w:r w:rsidR="00BA1173" w:rsidRPr="00BA1173">
        <w:t>~</w:t>
      </w:r>
      <w:r>
        <w:t xml:space="preserve"> </w:t>
      </w:r>
      <w:r w:rsidRPr="00AE1E32">
        <w:rPr>
          <w:i/>
        </w:rPr>
        <w:t xml:space="preserve">jälkhiin ko </w:t>
      </w:r>
      <w:r w:rsidRPr="00AE1E32">
        <w:t xml:space="preserve">sijasta piđethään kans konstruksuunii </w:t>
      </w:r>
      <w:r w:rsidRPr="00AE1E32">
        <w:rPr>
          <w:i/>
        </w:rPr>
        <w:t>sen</w:t>
      </w:r>
      <w:r>
        <w:rPr>
          <w:i/>
        </w:rPr>
        <w:t xml:space="preserve"> jälkheen </w:t>
      </w:r>
      <w:r w:rsidR="00BA1173" w:rsidRPr="00BA1173">
        <w:t>~</w:t>
      </w:r>
      <w:r w:rsidRPr="00AE1E32">
        <w:rPr>
          <w:i/>
        </w:rPr>
        <w:t xml:space="preserve"> jälkhiin ko</w:t>
      </w:r>
      <w:r w:rsidRPr="00AE1E32">
        <w:t xml:space="preserve">, missä </w:t>
      </w:r>
      <w:r w:rsidRPr="00AE1E32">
        <w:rPr>
          <w:i/>
        </w:rPr>
        <w:t xml:space="preserve">sen </w:t>
      </w:r>
      <w:r>
        <w:rPr>
          <w:i/>
        </w:rPr>
        <w:t xml:space="preserve">jälkheen </w:t>
      </w:r>
      <w:r w:rsidR="00BA1173" w:rsidRPr="00BA1173">
        <w:t>~</w:t>
      </w:r>
      <w:r>
        <w:rPr>
          <w:i/>
        </w:rPr>
        <w:t xml:space="preserve"> </w:t>
      </w:r>
      <w:r w:rsidRPr="00AE1E32">
        <w:rPr>
          <w:i/>
        </w:rPr>
        <w:t xml:space="preserve">jälkhiin </w:t>
      </w:r>
      <w:r w:rsidRPr="00AE1E32">
        <w:t>oon adposisuunifraasi</w:t>
      </w:r>
      <w:r w:rsidR="00384EFA">
        <w:t xml:space="preserve"> (20)</w:t>
      </w:r>
      <w:r w:rsidRPr="00AE1E32">
        <w:t>.</w:t>
      </w:r>
    </w:p>
    <w:p w14:paraId="6860DABD" w14:textId="25661DC2" w:rsidR="002B6C31" w:rsidRDefault="0075485B" w:rsidP="002B6C31">
      <w:pPr>
        <w:rPr>
          <w:szCs w:val="28"/>
        </w:rPr>
      </w:pPr>
      <w:r>
        <w:rPr>
          <w:szCs w:val="28"/>
        </w:rPr>
        <w:t>(</w:t>
      </w:r>
      <w:r w:rsidR="00384EFA">
        <w:rPr>
          <w:szCs w:val="28"/>
        </w:rPr>
        <w:t>20</w:t>
      </w:r>
      <w:r w:rsidR="002B6C31">
        <w:rPr>
          <w:szCs w:val="28"/>
        </w:rPr>
        <w:t>) S</w:t>
      </w:r>
      <w:r w:rsidR="002B6C31" w:rsidRPr="00AE1E32">
        <w:rPr>
          <w:i/>
          <w:szCs w:val="28"/>
        </w:rPr>
        <w:t>en jälkhiin ko</w:t>
      </w:r>
      <w:r w:rsidR="002B6C31" w:rsidRPr="00AE1E32">
        <w:rPr>
          <w:szCs w:val="28"/>
        </w:rPr>
        <w:t xml:space="preserve"> </w:t>
      </w:r>
      <w:r w:rsidR="002B6C31" w:rsidRPr="00AE1E32">
        <w:rPr>
          <w:i/>
          <w:szCs w:val="28"/>
        </w:rPr>
        <w:t xml:space="preserve">met </w:t>
      </w:r>
      <w:r w:rsidR="002B6C31">
        <w:rPr>
          <w:i/>
          <w:szCs w:val="28"/>
        </w:rPr>
        <w:t>tulima takaisin evakueerauksesta</w:t>
      </w:r>
      <w:r w:rsidRPr="0075485B">
        <w:rPr>
          <w:szCs w:val="28"/>
        </w:rPr>
        <w:t>,</w:t>
      </w:r>
      <w:r w:rsidR="002B6C31">
        <w:rPr>
          <w:i/>
          <w:szCs w:val="28"/>
        </w:rPr>
        <w:t xml:space="preserve"> </w:t>
      </w:r>
      <w:r w:rsidR="002B6C31">
        <w:rPr>
          <w:szCs w:val="28"/>
        </w:rPr>
        <w:t>se met häyđyimä rakenttaat kaikki uuđesti.</w:t>
      </w:r>
    </w:p>
    <w:p w14:paraId="7C1ED571" w14:textId="77777777" w:rsidR="00F904D4" w:rsidRDefault="00F662F4" w:rsidP="002B6C31">
      <w:pPr>
        <w:rPr>
          <w:szCs w:val="28"/>
        </w:rPr>
      </w:pPr>
      <w:r>
        <w:rPr>
          <w:szCs w:val="28"/>
        </w:rPr>
        <w:t>Samanlaisina liittosub</w:t>
      </w:r>
      <w:r w:rsidR="00F4756F">
        <w:rPr>
          <w:szCs w:val="28"/>
        </w:rPr>
        <w:t>junksuun</w:t>
      </w:r>
      <w:r w:rsidR="002B6C31">
        <w:rPr>
          <w:szCs w:val="28"/>
        </w:rPr>
        <w:t xml:space="preserve">ina saattais pittäät kans konstruksuuniita </w:t>
      </w:r>
      <w:r w:rsidR="002B6C31" w:rsidRPr="003606ED">
        <w:rPr>
          <w:i/>
          <w:szCs w:val="28"/>
        </w:rPr>
        <w:t>sitte ko</w:t>
      </w:r>
      <w:r w:rsidR="002B6C31">
        <w:rPr>
          <w:szCs w:val="28"/>
        </w:rPr>
        <w:t xml:space="preserve"> </w:t>
      </w:r>
      <w:r w:rsidR="005E5413">
        <w:rPr>
          <w:szCs w:val="28"/>
        </w:rPr>
        <w:t>(21, 22</w:t>
      </w:r>
      <w:r w:rsidR="002B6C31">
        <w:rPr>
          <w:szCs w:val="28"/>
        </w:rPr>
        <w:t>)</w:t>
      </w:r>
      <w:r w:rsidR="00384EFA">
        <w:rPr>
          <w:szCs w:val="28"/>
        </w:rPr>
        <w:t xml:space="preserve"> </w:t>
      </w:r>
      <w:r w:rsidR="002B6C31">
        <w:rPr>
          <w:szCs w:val="28"/>
        </w:rPr>
        <w:t xml:space="preserve">ja </w:t>
      </w:r>
      <w:r w:rsidR="002B6C31" w:rsidRPr="003606ED">
        <w:rPr>
          <w:i/>
          <w:szCs w:val="28"/>
        </w:rPr>
        <w:t>sillo</w:t>
      </w:r>
      <w:r w:rsidR="0075485B" w:rsidRPr="0075485B">
        <w:rPr>
          <w:szCs w:val="28"/>
        </w:rPr>
        <w:t>(</w:t>
      </w:r>
      <w:r w:rsidR="002B6C31" w:rsidRPr="003606ED">
        <w:rPr>
          <w:i/>
          <w:szCs w:val="28"/>
        </w:rPr>
        <w:t>i</w:t>
      </w:r>
      <w:r w:rsidR="0075485B" w:rsidRPr="0075485B">
        <w:rPr>
          <w:szCs w:val="28"/>
        </w:rPr>
        <w:t>)</w:t>
      </w:r>
      <w:r w:rsidR="002B6C31" w:rsidRPr="003606ED">
        <w:rPr>
          <w:i/>
          <w:szCs w:val="28"/>
        </w:rPr>
        <w:t>n ko</w:t>
      </w:r>
      <w:r w:rsidR="002B6C31">
        <w:rPr>
          <w:i/>
          <w:szCs w:val="28"/>
        </w:rPr>
        <w:t xml:space="preserve"> </w:t>
      </w:r>
      <w:r w:rsidR="0075485B">
        <w:rPr>
          <w:szCs w:val="28"/>
        </w:rPr>
        <w:t>(</w:t>
      </w:r>
      <w:r w:rsidR="005E5413">
        <w:rPr>
          <w:szCs w:val="28"/>
        </w:rPr>
        <w:t>23, 24</w:t>
      </w:r>
      <w:r w:rsidR="002B6C31">
        <w:rPr>
          <w:szCs w:val="28"/>
        </w:rPr>
        <w:t>)</w:t>
      </w:r>
      <w:r w:rsidR="00F904D4">
        <w:rPr>
          <w:szCs w:val="28"/>
        </w:rPr>
        <w:t>.</w:t>
      </w:r>
    </w:p>
    <w:p w14:paraId="3354A6BF" w14:textId="16F97C36" w:rsidR="002B6C31" w:rsidRPr="00AE1E32" w:rsidRDefault="0075485B" w:rsidP="002B6C31">
      <w:r>
        <w:t>(</w:t>
      </w:r>
      <w:r w:rsidR="00384EFA">
        <w:t>21</w:t>
      </w:r>
      <w:r w:rsidR="002B6C31" w:rsidRPr="00AE1E32">
        <w:t xml:space="preserve">) Meän puhet loppui, </w:t>
      </w:r>
      <w:r w:rsidR="002B6C31" w:rsidRPr="00AE1E32">
        <w:rPr>
          <w:i/>
        </w:rPr>
        <w:t>sitte ko</w:t>
      </w:r>
      <w:r w:rsidR="002B6C31" w:rsidRPr="00AE1E32">
        <w:t xml:space="preserve"> </w:t>
      </w:r>
      <w:r w:rsidR="002B6C31" w:rsidRPr="00AE1E32">
        <w:rPr>
          <w:i/>
        </w:rPr>
        <w:t>tämä mies tuli tähän talhoon</w:t>
      </w:r>
      <w:r w:rsidR="002B6C31" w:rsidRPr="00AE1E32">
        <w:t>.</w:t>
      </w:r>
    </w:p>
    <w:p w14:paraId="518DC2CE" w14:textId="561BC82C" w:rsidR="002B6C31" w:rsidRPr="00AE1E32" w:rsidRDefault="0075485B" w:rsidP="002B6C31">
      <w:r>
        <w:t>(</w:t>
      </w:r>
      <w:r w:rsidR="00384EFA">
        <w:t>22</w:t>
      </w:r>
      <w:r w:rsidR="002B6C31" w:rsidRPr="00AE1E32">
        <w:t xml:space="preserve">) </w:t>
      </w:r>
      <w:r w:rsidR="002B6C31" w:rsidRPr="00AE1E32">
        <w:rPr>
          <w:i/>
        </w:rPr>
        <w:t>Sitte ko olin käny rippikoulun</w:t>
      </w:r>
      <w:r w:rsidR="002B6C31" w:rsidRPr="00AE1E32">
        <w:t>, se mie tahoin vähäsen lentäät ulkona.</w:t>
      </w:r>
    </w:p>
    <w:p w14:paraId="4677355F" w14:textId="30C9EE20" w:rsidR="002B6C31" w:rsidRPr="00AE1E32" w:rsidRDefault="0075485B" w:rsidP="002B6C31">
      <w:r>
        <w:t>(</w:t>
      </w:r>
      <w:r w:rsidR="00384EFA">
        <w:t>23</w:t>
      </w:r>
      <w:r w:rsidR="002B6C31" w:rsidRPr="00AE1E32">
        <w:t xml:space="preserve">) Mie olen ensimäisen kerran käyny alhaala </w:t>
      </w:r>
      <w:r w:rsidR="002B6C31" w:rsidRPr="00AE1E32">
        <w:rPr>
          <w:i/>
        </w:rPr>
        <w:t>sillon ko</w:t>
      </w:r>
      <w:r w:rsidR="002B6C31" w:rsidRPr="00AE1E32">
        <w:t xml:space="preserve"> </w:t>
      </w:r>
      <w:r w:rsidR="002B6C31" w:rsidRPr="00AE1E32">
        <w:rPr>
          <w:i/>
        </w:rPr>
        <w:t>olin ristilä</w:t>
      </w:r>
      <w:r w:rsidR="002B6C31" w:rsidRPr="00AE1E32">
        <w:t>.</w:t>
      </w:r>
    </w:p>
    <w:p w14:paraId="664763DD" w14:textId="099DECF7" w:rsidR="002B6C31" w:rsidRDefault="0075485B" w:rsidP="002B6C31">
      <w:pPr>
        <w:rPr>
          <w:i/>
          <w:szCs w:val="28"/>
          <w:lang w:val="is-IS"/>
        </w:rPr>
      </w:pPr>
      <w:r>
        <w:rPr>
          <w:szCs w:val="28"/>
          <w:lang w:val="is-IS"/>
        </w:rPr>
        <w:t>(</w:t>
      </w:r>
      <w:r w:rsidR="00384EFA">
        <w:rPr>
          <w:szCs w:val="28"/>
          <w:lang w:val="is-IS"/>
        </w:rPr>
        <w:t>24</w:t>
      </w:r>
      <w:r w:rsidR="002B6C31" w:rsidRPr="00AE1E32">
        <w:rPr>
          <w:szCs w:val="28"/>
          <w:lang w:val="is-IS"/>
        </w:rPr>
        <w:t xml:space="preserve">) </w:t>
      </w:r>
      <w:r w:rsidR="002B6C31" w:rsidRPr="00AE1E32">
        <w:rPr>
          <w:i/>
          <w:szCs w:val="28"/>
          <w:lang w:val="is-IS"/>
        </w:rPr>
        <w:t>Silloin ko</w:t>
      </w:r>
      <w:r w:rsidR="002B6C31" w:rsidRPr="00AE1E32">
        <w:rPr>
          <w:szCs w:val="28"/>
          <w:lang w:val="is-IS"/>
        </w:rPr>
        <w:t xml:space="preserve"> </w:t>
      </w:r>
      <w:r w:rsidR="005E5413">
        <w:rPr>
          <w:i/>
          <w:szCs w:val="28"/>
          <w:lang w:val="is-IS"/>
        </w:rPr>
        <w:t xml:space="preserve">met </w:t>
      </w:r>
      <w:r w:rsidR="002B6C31">
        <w:rPr>
          <w:i/>
          <w:szCs w:val="28"/>
          <w:lang w:val="is-IS"/>
        </w:rPr>
        <w:t>vielä asuima Tromssassa</w:t>
      </w:r>
      <w:r w:rsidRPr="0075485B">
        <w:rPr>
          <w:szCs w:val="28"/>
          <w:lang w:val="is-IS"/>
        </w:rPr>
        <w:t>,</w:t>
      </w:r>
      <w:r w:rsidR="002B6C31">
        <w:rPr>
          <w:i/>
          <w:szCs w:val="28"/>
          <w:lang w:val="is-IS"/>
        </w:rPr>
        <w:t xml:space="preserve"> </w:t>
      </w:r>
      <w:r w:rsidR="002B6C31" w:rsidRPr="002F0A6D">
        <w:rPr>
          <w:szCs w:val="28"/>
          <w:lang w:val="is-IS"/>
        </w:rPr>
        <w:t xml:space="preserve">meilä oli kissa, minkä nimi oli </w:t>
      </w:r>
      <w:r w:rsidR="00665BC5">
        <w:rPr>
          <w:szCs w:val="28"/>
          <w:lang w:val="is-IS"/>
        </w:rPr>
        <w:t>Raita</w:t>
      </w:r>
      <w:r w:rsidR="001B127A" w:rsidRPr="001B127A">
        <w:rPr>
          <w:szCs w:val="28"/>
          <w:lang w:val="is-IS"/>
        </w:rPr>
        <w:t>.</w:t>
      </w:r>
    </w:p>
    <w:p w14:paraId="5BCEF3C5" w14:textId="500D3B84" w:rsidR="002B6C31" w:rsidRPr="003606ED" w:rsidRDefault="002B6C31" w:rsidP="002B6C31">
      <w:r>
        <w:rPr>
          <w:szCs w:val="28"/>
        </w:rPr>
        <w:t xml:space="preserve">Niitten funksuuni oon kuitenki syntaktissa sama ko yksilekseemisen </w:t>
      </w:r>
      <w:r>
        <w:rPr>
          <w:i/>
          <w:szCs w:val="28"/>
        </w:rPr>
        <w:t>ko-</w:t>
      </w:r>
      <w:r>
        <w:rPr>
          <w:szCs w:val="28"/>
        </w:rPr>
        <w:t xml:space="preserve">subjunksuunin, ja sanat </w:t>
      </w:r>
      <w:r w:rsidRPr="003606ED">
        <w:rPr>
          <w:i/>
          <w:szCs w:val="28"/>
        </w:rPr>
        <w:t>sitte</w:t>
      </w:r>
      <w:r>
        <w:rPr>
          <w:i/>
          <w:szCs w:val="28"/>
        </w:rPr>
        <w:t xml:space="preserve"> </w:t>
      </w:r>
      <w:r>
        <w:rPr>
          <w:szCs w:val="28"/>
        </w:rPr>
        <w:t xml:space="preserve">ja </w:t>
      </w:r>
      <w:r>
        <w:rPr>
          <w:i/>
          <w:szCs w:val="28"/>
        </w:rPr>
        <w:t>sillo</w:t>
      </w:r>
      <w:r w:rsidR="0075485B" w:rsidRPr="0075485B">
        <w:rPr>
          <w:szCs w:val="28"/>
        </w:rPr>
        <w:t>(</w:t>
      </w:r>
      <w:r>
        <w:rPr>
          <w:i/>
          <w:szCs w:val="28"/>
        </w:rPr>
        <w:t>i</w:t>
      </w:r>
      <w:r w:rsidR="0075485B" w:rsidRPr="0075485B">
        <w:rPr>
          <w:szCs w:val="28"/>
        </w:rPr>
        <w:t>)</w:t>
      </w:r>
      <w:r>
        <w:rPr>
          <w:i/>
          <w:szCs w:val="28"/>
        </w:rPr>
        <w:t xml:space="preserve">n </w:t>
      </w:r>
      <w:r>
        <w:rPr>
          <w:szCs w:val="28"/>
        </w:rPr>
        <w:t>saattaa jättäät poiski. Sillä</w:t>
      </w:r>
      <w:r w:rsidR="00CF332E">
        <w:rPr>
          <w:szCs w:val="28"/>
        </w:rPr>
        <w:t>, vaikka</w:t>
      </w:r>
      <w:r>
        <w:rPr>
          <w:szCs w:val="28"/>
        </w:rPr>
        <w:t xml:space="preserve"> </w:t>
      </w:r>
      <w:r w:rsidR="00CF332E" w:rsidRPr="00CF332E">
        <w:rPr>
          <w:i/>
          <w:szCs w:val="28"/>
        </w:rPr>
        <w:t>sitte</w:t>
      </w:r>
      <w:r w:rsidR="00CF332E">
        <w:rPr>
          <w:szCs w:val="28"/>
        </w:rPr>
        <w:t xml:space="preserve"> ja </w:t>
      </w:r>
      <w:r w:rsidR="00CF332E" w:rsidRPr="00CF332E">
        <w:rPr>
          <w:i/>
          <w:szCs w:val="28"/>
        </w:rPr>
        <w:t>silloin</w:t>
      </w:r>
      <w:r>
        <w:rPr>
          <w:szCs w:val="28"/>
        </w:rPr>
        <w:t xml:space="preserve"> oon</w:t>
      </w:r>
      <w:r w:rsidR="00CF332E">
        <w:rPr>
          <w:szCs w:val="28"/>
        </w:rPr>
        <w:t>ki adverbit, net oon</w:t>
      </w:r>
      <w:r w:rsidR="000A4B27">
        <w:rPr>
          <w:szCs w:val="28"/>
        </w:rPr>
        <w:t xml:space="preserve"> </w:t>
      </w:r>
      <w:r>
        <w:rPr>
          <w:szCs w:val="28"/>
        </w:rPr>
        <w:t xml:space="preserve">luonolisempi analyseerata </w:t>
      </w:r>
      <w:r w:rsidRPr="007E38AE">
        <w:rPr>
          <w:smallCaps/>
          <w:szCs w:val="28"/>
        </w:rPr>
        <w:t>ankkurisanoiksi</w:t>
      </w:r>
      <w:r>
        <w:rPr>
          <w:szCs w:val="28"/>
        </w:rPr>
        <w:t xml:space="preserve">, mikkä oon tavaliset, ko subjunksuunisyntakti oon ylisyntaktin komplementtina </w:t>
      </w:r>
      <w:r w:rsidR="0075485B">
        <w:rPr>
          <w:szCs w:val="28"/>
        </w:rPr>
        <w:t>(</w:t>
      </w:r>
      <w:r w:rsidRPr="001B1BB5">
        <w:rPr>
          <w:szCs w:val="28"/>
        </w:rPr>
        <w:t>katto</w:t>
      </w:r>
      <w:r w:rsidR="00FB024D">
        <w:rPr>
          <w:szCs w:val="28"/>
        </w:rPr>
        <w:t xml:space="preserve"> </w:t>
      </w:r>
      <w:r w:rsidR="00FB024D" w:rsidRPr="00EF4A4F">
        <w:rPr>
          <w:szCs w:val="28"/>
        </w:rPr>
        <w:t>11.2.2 Subju</w:t>
      </w:r>
      <w:r w:rsidR="00054F3D" w:rsidRPr="00EF4A4F">
        <w:rPr>
          <w:szCs w:val="28"/>
        </w:rPr>
        <w:t>nksuunisyntakti kompl</w:t>
      </w:r>
      <w:r w:rsidR="00FB024D" w:rsidRPr="00EF4A4F">
        <w:rPr>
          <w:szCs w:val="28"/>
        </w:rPr>
        <w:t>e</w:t>
      </w:r>
      <w:r w:rsidR="00054F3D" w:rsidRPr="00EF4A4F">
        <w:rPr>
          <w:szCs w:val="28"/>
        </w:rPr>
        <w:t>menttina</w:t>
      </w:r>
      <w:r>
        <w:rPr>
          <w:szCs w:val="28"/>
        </w:rPr>
        <w:t>).</w:t>
      </w:r>
    </w:p>
    <w:p w14:paraId="2D6AA848" w14:textId="77777777" w:rsidR="002B6C31" w:rsidRPr="00AE1E32" w:rsidRDefault="002B6C31" w:rsidP="006B2EB2">
      <w:pPr>
        <w:pStyle w:val="Overskrift4"/>
      </w:pPr>
      <w:bookmarkStart w:id="2150" w:name="_Toc242931505"/>
      <w:bookmarkStart w:id="2151" w:name="_Toc311274020"/>
      <w:r w:rsidRPr="00AE1E32">
        <w:t>Kausaaliset subjunksuunit</w:t>
      </w:r>
      <w:bookmarkEnd w:id="2150"/>
      <w:bookmarkEnd w:id="2151"/>
    </w:p>
    <w:p w14:paraId="6FC69238" w14:textId="772A260F" w:rsidR="002B6C31" w:rsidRPr="001D4D8F" w:rsidRDefault="002B6C31" w:rsidP="002B6C31">
      <w:r w:rsidRPr="00E75F7F">
        <w:rPr>
          <w:smallCaps/>
        </w:rPr>
        <w:t>Kausaaliset</w:t>
      </w:r>
      <w:r w:rsidRPr="00AE1E32">
        <w:t xml:space="preserve"> </w:t>
      </w:r>
      <w:r w:rsidRPr="00141A97">
        <w:rPr>
          <w:smallCaps/>
        </w:rPr>
        <w:t>vap</w:t>
      </w:r>
      <w:r w:rsidR="00E75F7F" w:rsidRPr="00141A97">
        <w:rPr>
          <w:smallCaps/>
        </w:rPr>
        <w:t>h</w:t>
      </w:r>
      <w:r w:rsidRPr="00141A97">
        <w:rPr>
          <w:smallCaps/>
        </w:rPr>
        <w:t>aat adverbiaalisyntaktit</w:t>
      </w:r>
      <w:r w:rsidRPr="00AE1E32">
        <w:t xml:space="preserve"> ilmoitethaan syyn tahi seurauksen, eli niilä sel</w:t>
      </w:r>
      <w:r>
        <w:t>v</w:t>
      </w:r>
      <w:r w:rsidRPr="00AE1E32">
        <w:t>iteth</w:t>
      </w:r>
      <w:r w:rsidR="00E75F7F">
        <w:t>ään, miksi assiin tila oon niin</w:t>
      </w:r>
      <w:r w:rsidRPr="00AE1E32">
        <w:t xml:space="preserve"> ko ylisyntakti muistelee. Subjunksuunit oon </w:t>
      </w:r>
      <w:r w:rsidRPr="00AE1E32">
        <w:rPr>
          <w:i/>
        </w:rPr>
        <w:t xml:space="preserve">ette </w:t>
      </w:r>
      <w:r w:rsidR="00BA1173" w:rsidRPr="00BA1173">
        <w:t>~</w:t>
      </w:r>
      <w:r w:rsidRPr="00AE1E32">
        <w:rPr>
          <w:i/>
        </w:rPr>
        <w:t xml:space="preserve"> että</w:t>
      </w:r>
      <w:r w:rsidR="0075485B" w:rsidRPr="0075485B">
        <w:t>,</w:t>
      </w:r>
      <w:r w:rsidRPr="00AE1E32">
        <w:rPr>
          <w:i/>
        </w:rPr>
        <w:t xml:space="preserve"> </w:t>
      </w:r>
      <w:r>
        <w:rPr>
          <w:i/>
        </w:rPr>
        <w:t>nette</w:t>
      </w:r>
      <w:r w:rsidRPr="00AE1E32">
        <w:rPr>
          <w:i/>
        </w:rPr>
        <w:t xml:space="preserve"> </w:t>
      </w:r>
      <w:r w:rsidR="00BA1173" w:rsidRPr="00BA1173">
        <w:t>~</w:t>
      </w:r>
      <w:r w:rsidRPr="00AE1E32">
        <w:rPr>
          <w:i/>
        </w:rPr>
        <w:t xml:space="preserve"> nettä</w:t>
      </w:r>
      <w:r w:rsidR="0075485B" w:rsidRPr="0075485B">
        <w:t>,</w:t>
      </w:r>
      <w:r>
        <w:rPr>
          <w:i/>
        </w:rPr>
        <w:t xml:space="preserve"> niin ette </w:t>
      </w:r>
      <w:r w:rsidR="00BA1173" w:rsidRPr="00BA1173">
        <w:t>~</w:t>
      </w:r>
      <w:r w:rsidR="008B735A">
        <w:rPr>
          <w:i/>
        </w:rPr>
        <w:t xml:space="preserve"> niin</w:t>
      </w:r>
      <w:r>
        <w:rPr>
          <w:i/>
        </w:rPr>
        <w:t xml:space="preserve"> että</w:t>
      </w:r>
      <w:r w:rsidR="0075485B" w:rsidRPr="0075485B">
        <w:t>,</w:t>
      </w:r>
      <w:r w:rsidRPr="00AE1E32">
        <w:rPr>
          <w:i/>
        </w:rPr>
        <w:t xml:space="preserve"> ko</w:t>
      </w:r>
      <w:r w:rsidR="00F3661D">
        <w:t xml:space="preserve"> ja</w:t>
      </w:r>
      <w:r w:rsidRPr="00AE1E32">
        <w:rPr>
          <w:i/>
        </w:rPr>
        <w:t xml:space="preserve"> sillä ko</w:t>
      </w:r>
      <w:r w:rsidR="001B127A" w:rsidRPr="001B127A">
        <w:t>.</w:t>
      </w:r>
      <w:r w:rsidR="001D4D8F">
        <w:rPr>
          <w:i/>
        </w:rPr>
        <w:t xml:space="preserve"> </w:t>
      </w:r>
      <w:r w:rsidR="001D4D8F">
        <w:t>Kattoma näitä erittäin.</w:t>
      </w:r>
    </w:p>
    <w:p w14:paraId="656F90D9" w14:textId="393887F9" w:rsidR="002B6C31" w:rsidRPr="00AE1E32" w:rsidRDefault="008B735A" w:rsidP="001D4D8F">
      <w:pPr>
        <w:pStyle w:val="Punktliste"/>
      </w:pPr>
      <w:r>
        <w:t>S</w:t>
      </w:r>
      <w:r w:rsidR="002B6C31" w:rsidRPr="00AE1E32">
        <w:t xml:space="preserve">ubjunksuuni </w:t>
      </w:r>
      <w:r w:rsidR="002B6C31" w:rsidRPr="00AE1E32">
        <w:rPr>
          <w:i/>
        </w:rPr>
        <w:t xml:space="preserve">ette </w:t>
      </w:r>
      <w:r w:rsidR="00BA1173" w:rsidRPr="00BA1173">
        <w:t>~</w:t>
      </w:r>
      <w:r w:rsidR="002B6C31" w:rsidRPr="00AE1E32">
        <w:rPr>
          <w:i/>
        </w:rPr>
        <w:t xml:space="preserve"> että</w:t>
      </w:r>
      <w:r>
        <w:t xml:space="preserve"> alkkaa ylheensä alasyntaktin,</w:t>
      </w:r>
      <w:r w:rsidR="002B6C31" w:rsidRPr="00AE1E32">
        <w:t xml:space="preserve"> </w:t>
      </w:r>
      <w:r>
        <w:t xml:space="preserve">mikä seissoo </w:t>
      </w:r>
      <w:r w:rsidR="002B6C31" w:rsidRPr="00AE1E32">
        <w:t>ittensä ylisyntaktin pörässä, ja ilmoittaa</w:t>
      </w:r>
      <w:r w:rsidR="002B6C31">
        <w:t xml:space="preserve"> syytä </w:t>
      </w:r>
      <w:r w:rsidR="0075485B">
        <w:t>(</w:t>
      </w:r>
      <w:r w:rsidR="002B6C31">
        <w:t xml:space="preserve">1, 2) eli seurausta </w:t>
      </w:r>
      <w:r w:rsidR="0075485B">
        <w:t>(</w:t>
      </w:r>
      <w:r w:rsidR="002B6C31">
        <w:t>3–4</w:t>
      </w:r>
      <w:r w:rsidR="002B6C31" w:rsidRPr="00AE1E32">
        <w:t>).</w:t>
      </w:r>
    </w:p>
    <w:p w14:paraId="07B30D20" w14:textId="77777777" w:rsidR="00F904D4" w:rsidRDefault="0075485B" w:rsidP="002B6C31">
      <w:r>
        <w:t>(</w:t>
      </w:r>
      <w:r w:rsidR="002B6C31" w:rsidRPr="0021057C">
        <w:t xml:space="preserve">1) Sillä net myyvät sielä etelässä, </w:t>
      </w:r>
      <w:r w:rsidR="002B6C31" w:rsidRPr="0021057C">
        <w:rPr>
          <w:i/>
        </w:rPr>
        <w:t>ette</w:t>
      </w:r>
      <w:r w:rsidR="002B6C31" w:rsidRPr="0021057C">
        <w:t xml:space="preserve"> </w:t>
      </w:r>
      <w:r w:rsidR="002B6C31" w:rsidRPr="0021057C">
        <w:rPr>
          <w:i/>
        </w:rPr>
        <w:t>täälä oon hinta halvempi</w:t>
      </w:r>
      <w:r w:rsidR="00F904D4">
        <w:t>.</w:t>
      </w:r>
    </w:p>
    <w:p w14:paraId="2C85BFBB" w14:textId="45EF483C" w:rsidR="002B6C31" w:rsidRPr="00AE1E32" w:rsidRDefault="0075485B" w:rsidP="002B6C31">
      <w:pPr>
        <w:rPr>
          <w:szCs w:val="28"/>
        </w:rPr>
      </w:pPr>
      <w:r>
        <w:rPr>
          <w:szCs w:val="28"/>
        </w:rPr>
        <w:t>(</w:t>
      </w:r>
      <w:r w:rsidR="002B6C31" w:rsidRPr="00AE1E32">
        <w:rPr>
          <w:szCs w:val="28"/>
        </w:rPr>
        <w:t xml:space="preserve">2) Mie luulen ette hän aikkoo juottaat sen rautahevoisen, </w:t>
      </w:r>
      <w:r w:rsidR="002B6C31" w:rsidRPr="0021057C">
        <w:rPr>
          <w:i/>
          <w:szCs w:val="28"/>
        </w:rPr>
        <w:t>ette pärjää huomisheen</w:t>
      </w:r>
      <w:r w:rsidR="002B6C31" w:rsidRPr="00AE1E32">
        <w:rPr>
          <w:szCs w:val="28"/>
        </w:rPr>
        <w:t>.</w:t>
      </w:r>
    </w:p>
    <w:p w14:paraId="22192CAC" w14:textId="227A7F9E" w:rsidR="002B6C31" w:rsidRPr="00AE1E32" w:rsidRDefault="0075485B" w:rsidP="002B6C31">
      <w:pPr>
        <w:rPr>
          <w:szCs w:val="28"/>
        </w:rPr>
      </w:pPr>
      <w:r>
        <w:rPr>
          <w:szCs w:val="28"/>
        </w:rPr>
        <w:t>(</w:t>
      </w:r>
      <w:r w:rsidR="002B6C31" w:rsidRPr="00AE1E32">
        <w:rPr>
          <w:szCs w:val="28"/>
        </w:rPr>
        <w:t xml:space="preserve">3) Sen verran oli kassii ja pöyttii, </w:t>
      </w:r>
      <w:r w:rsidR="002B6C31" w:rsidRPr="00AE1E32">
        <w:rPr>
          <w:i/>
          <w:szCs w:val="28"/>
        </w:rPr>
        <w:t>ette pärjäsimmä</w:t>
      </w:r>
      <w:r w:rsidR="002B6C31" w:rsidRPr="00AE1E32">
        <w:rPr>
          <w:szCs w:val="28"/>
        </w:rPr>
        <w:t>.</w:t>
      </w:r>
    </w:p>
    <w:p w14:paraId="3AD37DC1" w14:textId="231F9CD2" w:rsidR="002B6C31" w:rsidRPr="00AE1E32" w:rsidRDefault="0075485B" w:rsidP="002B6C31">
      <w:pPr>
        <w:rPr>
          <w:szCs w:val="28"/>
        </w:rPr>
      </w:pPr>
      <w:r>
        <w:rPr>
          <w:szCs w:val="28"/>
        </w:rPr>
        <w:t>(</w:t>
      </w:r>
      <w:r w:rsidR="002B6C31" w:rsidRPr="00AE1E32">
        <w:rPr>
          <w:szCs w:val="28"/>
        </w:rPr>
        <w:t xml:space="preserve">4) Mie olin net kaffipöönät kuivanu ja polttanu, </w:t>
      </w:r>
      <w:r w:rsidR="002B6C31" w:rsidRPr="00AE1E32">
        <w:rPr>
          <w:i/>
          <w:szCs w:val="28"/>
        </w:rPr>
        <w:t>että</w:t>
      </w:r>
      <w:r w:rsidR="002B6C31" w:rsidRPr="00AE1E32">
        <w:rPr>
          <w:szCs w:val="28"/>
        </w:rPr>
        <w:t xml:space="preserve"> </w:t>
      </w:r>
      <w:r w:rsidR="002B6C31" w:rsidRPr="00AE1E32">
        <w:rPr>
          <w:i/>
          <w:szCs w:val="28"/>
        </w:rPr>
        <w:t>net olit pruunit</w:t>
      </w:r>
      <w:r w:rsidR="002B6C31" w:rsidRPr="00AE1E32">
        <w:rPr>
          <w:szCs w:val="28"/>
        </w:rPr>
        <w:t>.</w:t>
      </w:r>
    </w:p>
    <w:p w14:paraId="5E8C2296" w14:textId="6E6F59DD" w:rsidR="002B6C31" w:rsidRPr="00AE1E32" w:rsidRDefault="002B6C31" w:rsidP="002B6C31">
      <w:pPr>
        <w:rPr>
          <w:i/>
          <w:szCs w:val="28"/>
        </w:rPr>
      </w:pPr>
      <w:r w:rsidRPr="00AE1E32">
        <w:rPr>
          <w:szCs w:val="28"/>
        </w:rPr>
        <w:t xml:space="preserve">Ko syntaktissa oon kielttäävä verbi </w:t>
      </w:r>
      <w:r w:rsidRPr="00AE1E32">
        <w:rPr>
          <w:i/>
          <w:szCs w:val="28"/>
        </w:rPr>
        <w:t>ei</w:t>
      </w:r>
      <w:r w:rsidRPr="00AE1E32">
        <w:rPr>
          <w:szCs w:val="28"/>
        </w:rPr>
        <w:t>, sen liitethään ushein per</w:t>
      </w:r>
      <w:r>
        <w:rPr>
          <w:szCs w:val="28"/>
        </w:rPr>
        <w:t xml:space="preserve">soonahaamussa subjunksuunhiin </w:t>
      </w:r>
      <w:r w:rsidR="0075485B">
        <w:rPr>
          <w:szCs w:val="28"/>
        </w:rPr>
        <w:t>(</w:t>
      </w:r>
      <w:r>
        <w:rPr>
          <w:szCs w:val="28"/>
        </w:rPr>
        <w:t>5</w:t>
      </w:r>
      <w:r w:rsidRPr="00AE1E32">
        <w:rPr>
          <w:szCs w:val="28"/>
        </w:rPr>
        <w:t xml:space="preserve">, </w:t>
      </w:r>
      <w:r>
        <w:rPr>
          <w:szCs w:val="28"/>
        </w:rPr>
        <w:t>6</w:t>
      </w:r>
      <w:r w:rsidRPr="00AE1E32">
        <w:rPr>
          <w:szCs w:val="28"/>
        </w:rPr>
        <w:t xml:space="preserve">). Subjunksuunin haamu oon silloin </w:t>
      </w:r>
      <w:r w:rsidRPr="00AE1E32">
        <w:rPr>
          <w:i/>
          <w:szCs w:val="28"/>
        </w:rPr>
        <w:t>etten</w:t>
      </w:r>
      <w:r w:rsidR="0075485B" w:rsidRPr="0075485B">
        <w:rPr>
          <w:szCs w:val="28"/>
        </w:rPr>
        <w:t>,</w:t>
      </w:r>
      <w:r w:rsidRPr="00AE1E32">
        <w:rPr>
          <w:i/>
          <w:szCs w:val="28"/>
        </w:rPr>
        <w:t xml:space="preserve"> ettet</w:t>
      </w:r>
      <w:r w:rsidR="0075485B" w:rsidRPr="0075485B">
        <w:rPr>
          <w:szCs w:val="28"/>
        </w:rPr>
        <w:t>,</w:t>
      </w:r>
      <w:r w:rsidRPr="00AE1E32">
        <w:rPr>
          <w:i/>
          <w:szCs w:val="28"/>
        </w:rPr>
        <w:t xml:space="preserve"> </w:t>
      </w:r>
      <w:r w:rsidR="0083187F">
        <w:rPr>
          <w:i/>
          <w:szCs w:val="28"/>
        </w:rPr>
        <w:t>ett</w:t>
      </w:r>
      <w:r w:rsidRPr="00AE1E32">
        <w:rPr>
          <w:i/>
          <w:szCs w:val="28"/>
        </w:rPr>
        <w:t>ei</w:t>
      </w:r>
      <w:r w:rsidR="0075485B" w:rsidRPr="0075485B">
        <w:rPr>
          <w:szCs w:val="28"/>
        </w:rPr>
        <w:t>,</w:t>
      </w:r>
      <w:r w:rsidRPr="00AE1E32">
        <w:rPr>
          <w:i/>
          <w:szCs w:val="28"/>
        </w:rPr>
        <w:t xml:space="preserve"> ettemä</w:t>
      </w:r>
      <w:r w:rsidR="0075485B" w:rsidRPr="0075485B">
        <w:rPr>
          <w:szCs w:val="28"/>
        </w:rPr>
        <w:t>,</w:t>
      </w:r>
      <w:r w:rsidRPr="00AE1E32">
        <w:rPr>
          <w:i/>
          <w:szCs w:val="28"/>
        </w:rPr>
        <w:t xml:space="preserve"> ettettä</w:t>
      </w:r>
      <w:r w:rsidR="0075485B" w:rsidRPr="0075485B">
        <w:rPr>
          <w:szCs w:val="28"/>
        </w:rPr>
        <w:t>,</w:t>
      </w:r>
      <w:r w:rsidRPr="00AE1E32">
        <w:rPr>
          <w:i/>
          <w:szCs w:val="28"/>
        </w:rPr>
        <w:t xml:space="preserve"> </w:t>
      </w:r>
      <w:r w:rsidR="0083187F">
        <w:rPr>
          <w:i/>
          <w:szCs w:val="28"/>
        </w:rPr>
        <w:t>ett</w:t>
      </w:r>
      <w:r w:rsidRPr="00AE1E32">
        <w:rPr>
          <w:i/>
          <w:szCs w:val="28"/>
        </w:rPr>
        <w:t>ei</w:t>
      </w:r>
      <w:r w:rsidR="001B127A" w:rsidRPr="001B127A">
        <w:rPr>
          <w:szCs w:val="28"/>
        </w:rPr>
        <w:t>.</w:t>
      </w:r>
    </w:p>
    <w:p w14:paraId="4117CDA7" w14:textId="21DB722A" w:rsidR="002B6C31" w:rsidRPr="00AE1E32" w:rsidRDefault="0075485B" w:rsidP="002B6C31">
      <w:pPr>
        <w:rPr>
          <w:szCs w:val="28"/>
        </w:rPr>
      </w:pPr>
      <w:r>
        <w:rPr>
          <w:szCs w:val="28"/>
        </w:rPr>
        <w:t>(</w:t>
      </w:r>
      <w:r w:rsidR="002B6C31" w:rsidRPr="00AE1E32">
        <w:rPr>
          <w:szCs w:val="28"/>
        </w:rPr>
        <w:t xml:space="preserve">5) Mutta se alkkaa sitte särkemhään sisäle luuta vasten, </w:t>
      </w:r>
      <w:r w:rsidR="002B6C31" w:rsidRPr="00AE1E32">
        <w:rPr>
          <w:i/>
          <w:szCs w:val="28"/>
        </w:rPr>
        <w:t>ettei</w:t>
      </w:r>
      <w:r w:rsidR="002B6C31" w:rsidRPr="00AE1E32">
        <w:rPr>
          <w:szCs w:val="28"/>
        </w:rPr>
        <w:t xml:space="preserve"> </w:t>
      </w:r>
      <w:r w:rsidR="002B6C31" w:rsidRPr="00AE1E32">
        <w:rPr>
          <w:i/>
          <w:szCs w:val="28"/>
        </w:rPr>
        <w:t>ihminen sitä tunnekhaan</w:t>
      </w:r>
      <w:r w:rsidR="001B127A" w:rsidRPr="001B127A">
        <w:rPr>
          <w:szCs w:val="28"/>
        </w:rPr>
        <w:t>.</w:t>
      </w:r>
    </w:p>
    <w:p w14:paraId="7B3A0F2C" w14:textId="3A11180C" w:rsidR="00F904D4" w:rsidRDefault="0075485B" w:rsidP="002B6C31">
      <w:pPr>
        <w:rPr>
          <w:szCs w:val="28"/>
        </w:rPr>
      </w:pPr>
      <w:r>
        <w:rPr>
          <w:szCs w:val="28"/>
        </w:rPr>
        <w:t>(</w:t>
      </w:r>
      <w:r w:rsidR="002B6C31" w:rsidRPr="00AE1E32">
        <w:rPr>
          <w:szCs w:val="28"/>
        </w:rPr>
        <w:t xml:space="preserve">6) Miksi mie kunnioitan tuota miestä niin kauheesti, </w:t>
      </w:r>
      <w:r w:rsidR="002B6C31" w:rsidRPr="00AE1E32">
        <w:rPr>
          <w:i/>
          <w:szCs w:val="28"/>
        </w:rPr>
        <w:t>etten</w:t>
      </w:r>
      <w:r w:rsidR="002B6C31" w:rsidRPr="00AE1E32">
        <w:rPr>
          <w:szCs w:val="28"/>
        </w:rPr>
        <w:t xml:space="preserve"> </w:t>
      </w:r>
      <w:r w:rsidR="002B6C31" w:rsidRPr="00AE1E32">
        <w:rPr>
          <w:i/>
          <w:szCs w:val="28"/>
        </w:rPr>
        <w:t>toh</w:t>
      </w:r>
      <w:r w:rsidR="002B6C31" w:rsidRPr="00AE1E32">
        <w:rPr>
          <w:i/>
          <w:szCs w:val="28"/>
          <w:lang w:val="is-IS"/>
        </w:rPr>
        <w:t>đ</w:t>
      </w:r>
      <w:r w:rsidR="002B6C31" w:rsidRPr="00AE1E32">
        <w:rPr>
          <w:i/>
          <w:szCs w:val="28"/>
        </w:rPr>
        <w:t>i sannoot sitä</w:t>
      </w:r>
      <w:r w:rsidRPr="0075485B">
        <w:rPr>
          <w:szCs w:val="28"/>
        </w:rPr>
        <w:t>,</w:t>
      </w:r>
      <w:r w:rsidR="002B6C31" w:rsidRPr="00AE1E32">
        <w:rPr>
          <w:i/>
          <w:szCs w:val="28"/>
        </w:rPr>
        <w:t xml:space="preserve"> mitä ajattelen</w:t>
      </w:r>
      <w:r w:rsidR="002B6C31" w:rsidRPr="00AE1E32">
        <w:rPr>
          <w:szCs w:val="28"/>
        </w:rPr>
        <w:t>?</w:t>
      </w:r>
    </w:p>
    <w:p w14:paraId="368514E9" w14:textId="7B0B4A9B" w:rsidR="002B6C31" w:rsidRPr="00AE1E32" w:rsidRDefault="002B6C31" w:rsidP="002B6C31">
      <w:pPr>
        <w:rPr>
          <w:szCs w:val="28"/>
        </w:rPr>
      </w:pPr>
      <w:r w:rsidRPr="00AE1E32">
        <w:rPr>
          <w:szCs w:val="28"/>
        </w:rPr>
        <w:t>Subjunksuuni saattaa kans haamustaa</w:t>
      </w:r>
      <w:r>
        <w:rPr>
          <w:szCs w:val="28"/>
        </w:rPr>
        <w:t>t</w:t>
      </w:r>
      <w:r w:rsidRPr="00AE1E32">
        <w:rPr>
          <w:szCs w:val="28"/>
        </w:rPr>
        <w:t xml:space="preserve"> adverbiaalisyntaktin preposisuunin </w:t>
      </w:r>
      <w:r w:rsidRPr="00AE1E32">
        <w:rPr>
          <w:i/>
          <w:szCs w:val="28"/>
        </w:rPr>
        <w:t>ilman</w:t>
      </w:r>
      <w:r w:rsidRPr="00AE1E32">
        <w:rPr>
          <w:szCs w:val="28"/>
        </w:rPr>
        <w:t xml:space="preserve"> kans</w:t>
      </w:r>
      <w:r>
        <w:rPr>
          <w:szCs w:val="28"/>
        </w:rPr>
        <w:t>. Syntaktissa</w:t>
      </w:r>
      <w:r w:rsidRPr="00AE1E32">
        <w:rPr>
          <w:szCs w:val="28"/>
        </w:rPr>
        <w:t xml:space="preserve"> </w:t>
      </w:r>
      <w:r w:rsidR="0075485B">
        <w:rPr>
          <w:szCs w:val="28"/>
        </w:rPr>
        <w:t>(</w:t>
      </w:r>
      <w:r w:rsidRPr="00AE1E32">
        <w:rPr>
          <w:szCs w:val="28"/>
        </w:rPr>
        <w:t>7)</w:t>
      </w:r>
      <w:r>
        <w:rPr>
          <w:szCs w:val="28"/>
        </w:rPr>
        <w:t xml:space="preserve"> se ilmoittaa, ette syy vailuu</w:t>
      </w:r>
      <w:r w:rsidRPr="00AE1E32">
        <w:rPr>
          <w:szCs w:val="28"/>
        </w:rPr>
        <w:t>.</w:t>
      </w:r>
    </w:p>
    <w:p w14:paraId="2A800005" w14:textId="69C0DFE3" w:rsidR="002B6C31" w:rsidRPr="00AE1E32" w:rsidRDefault="0075485B" w:rsidP="002B6C31">
      <w:r>
        <w:t>(</w:t>
      </w:r>
      <w:r w:rsidR="002B6C31" w:rsidRPr="00AE1E32">
        <w:t xml:space="preserve">7) </w:t>
      </w:r>
      <w:r w:rsidR="002B6C31">
        <w:t>Mie olisin halunu oppiit kainun kieltä</w:t>
      </w:r>
      <w:r w:rsidR="002B6C31" w:rsidRPr="00AE1E32">
        <w:t xml:space="preserve">, </w:t>
      </w:r>
      <w:r w:rsidR="002B6C31" w:rsidRPr="00AE1E32">
        <w:rPr>
          <w:i/>
        </w:rPr>
        <w:t>ilman ette</w:t>
      </w:r>
      <w:r w:rsidR="002B6C31">
        <w:rPr>
          <w:i/>
        </w:rPr>
        <w:t xml:space="preserve"> kukhaan minnuu siihen käski</w:t>
      </w:r>
      <w:r w:rsidR="001B127A" w:rsidRPr="001B127A">
        <w:t>.</w:t>
      </w:r>
    </w:p>
    <w:p w14:paraId="0B8D7D56" w14:textId="4D2B73FA" w:rsidR="002B6C31" w:rsidRPr="00AE1E32" w:rsidRDefault="002B6C31" w:rsidP="002B6C31">
      <w:pPr>
        <w:rPr>
          <w:szCs w:val="28"/>
        </w:rPr>
      </w:pPr>
      <w:r w:rsidRPr="00AE1E32">
        <w:rPr>
          <w:szCs w:val="28"/>
        </w:rPr>
        <w:t xml:space="preserve">Subjunksuunii käytethään kans valtasyntaktin alussa, ko sillä haluthaan selittäät eli konkludeerata jotaki, mitä eđelä oon sanottu </w:t>
      </w:r>
      <w:r w:rsidR="0075485B">
        <w:rPr>
          <w:szCs w:val="28"/>
        </w:rPr>
        <w:t>(</w:t>
      </w:r>
      <w:r w:rsidRPr="00AE1E32">
        <w:rPr>
          <w:szCs w:val="28"/>
        </w:rPr>
        <w:t>8).</w:t>
      </w:r>
    </w:p>
    <w:p w14:paraId="4E0E0496" w14:textId="6D82325B" w:rsidR="002B6C31" w:rsidRPr="00AE1E32" w:rsidRDefault="0075485B" w:rsidP="002B6C31">
      <w:pPr>
        <w:rPr>
          <w:szCs w:val="28"/>
        </w:rPr>
      </w:pPr>
      <w:r>
        <w:rPr>
          <w:szCs w:val="28"/>
        </w:rPr>
        <w:t>(</w:t>
      </w:r>
      <w:r w:rsidR="002B6C31" w:rsidRPr="00AE1E32">
        <w:rPr>
          <w:szCs w:val="28"/>
        </w:rPr>
        <w:t xml:space="preserve">8) Lääki neuloi ja pani haavan kiini ja sitte se vasta parani. </w:t>
      </w:r>
      <w:r w:rsidR="002B6C31" w:rsidRPr="00AE1E32">
        <w:rPr>
          <w:i/>
          <w:szCs w:val="28"/>
        </w:rPr>
        <w:t>Ette</w:t>
      </w:r>
      <w:r w:rsidR="002B6C31" w:rsidRPr="00AE1E32">
        <w:rPr>
          <w:szCs w:val="28"/>
        </w:rPr>
        <w:t xml:space="preserve"> </w:t>
      </w:r>
      <w:r w:rsidR="002B6C31" w:rsidRPr="00AE1E32">
        <w:rPr>
          <w:i/>
          <w:szCs w:val="28"/>
        </w:rPr>
        <w:t>kyllä se oon hyvä ja huono se kivun pois ottaminen</w:t>
      </w:r>
      <w:r w:rsidR="002B6C31" w:rsidRPr="00AE1E32">
        <w:rPr>
          <w:szCs w:val="28"/>
        </w:rPr>
        <w:t>.</w:t>
      </w:r>
    </w:p>
    <w:p w14:paraId="56C60F3C" w14:textId="4F612461" w:rsidR="002B6C31" w:rsidRPr="00AE1E32" w:rsidRDefault="002B6C31" w:rsidP="008B735A">
      <w:pPr>
        <w:pStyle w:val="Punktliste"/>
      </w:pPr>
      <w:r w:rsidRPr="00AE1E32">
        <w:t xml:space="preserve">Liittosubjunksuuni </w:t>
      </w:r>
      <w:r>
        <w:rPr>
          <w:i/>
        </w:rPr>
        <w:t xml:space="preserve">niin ette </w:t>
      </w:r>
      <w:r w:rsidR="00BA1173" w:rsidRPr="00BA1173">
        <w:t>~</w:t>
      </w:r>
      <w:r>
        <w:rPr>
          <w:i/>
        </w:rPr>
        <w:t xml:space="preserve"> </w:t>
      </w:r>
      <w:r w:rsidR="003D4EF6">
        <w:rPr>
          <w:i/>
        </w:rPr>
        <w:t xml:space="preserve">niin </w:t>
      </w:r>
      <w:r w:rsidRPr="00AE1E32">
        <w:rPr>
          <w:i/>
        </w:rPr>
        <w:t xml:space="preserve">että </w:t>
      </w:r>
      <w:r w:rsidRPr="00AE1E32">
        <w:t>alkkaa alasyntaktin, mikä kans saattaa s</w:t>
      </w:r>
      <w:r>
        <w:t xml:space="preserve">elittäät ja muistela syytä </w:t>
      </w:r>
      <w:r w:rsidR="0075485B">
        <w:t>(</w:t>
      </w:r>
      <w:r w:rsidR="003D79B5">
        <w:t>9</w:t>
      </w:r>
      <w:r w:rsidRPr="00AE1E32">
        <w:t xml:space="preserve">) eli seurausta </w:t>
      </w:r>
      <w:r w:rsidR="0075485B">
        <w:t>(</w:t>
      </w:r>
      <w:r w:rsidR="003D79B5">
        <w:t>10, 11</w:t>
      </w:r>
      <w:r w:rsidRPr="00AE1E32">
        <w:t>). Ero</w:t>
      </w:r>
      <w:r w:rsidR="003D4EF6">
        <w:t>i</w:t>
      </w:r>
      <w:r w:rsidRPr="00AE1E32">
        <w:t xml:space="preserve">tuksena yksilekseemisheen </w:t>
      </w:r>
      <w:r w:rsidRPr="00AE1E32">
        <w:rPr>
          <w:i/>
        </w:rPr>
        <w:t>ette</w:t>
      </w:r>
      <w:r w:rsidRPr="00AE1E32">
        <w:t xml:space="preserve">-subjunksuuniin oon, ette </w:t>
      </w:r>
      <w:r w:rsidRPr="00AE1E32">
        <w:rPr>
          <w:i/>
        </w:rPr>
        <w:t xml:space="preserve">niin ette </w:t>
      </w:r>
      <w:r w:rsidRPr="00AE1E32">
        <w:t>-syntakti näyttää enämen kans taphaan, millä jotaki tapattuu, tahi muuhun omituisuutheen.</w:t>
      </w:r>
    </w:p>
    <w:p w14:paraId="07435761" w14:textId="2E9F0D2C" w:rsidR="002B6C31" w:rsidRPr="00AE1E32" w:rsidRDefault="0075485B" w:rsidP="002B6C31">
      <w:r>
        <w:t>(</w:t>
      </w:r>
      <w:r w:rsidR="003D79B5">
        <w:t>9</w:t>
      </w:r>
      <w:r w:rsidR="002B6C31" w:rsidRPr="00AE1E32">
        <w:t xml:space="preserve">) Se venet oon soukka, </w:t>
      </w:r>
      <w:r w:rsidR="002B6C31" w:rsidRPr="00AE1E32">
        <w:rPr>
          <w:i/>
        </w:rPr>
        <w:t>niin ette</w:t>
      </w:r>
      <w:r w:rsidR="002B6C31" w:rsidRPr="00AE1E32">
        <w:t xml:space="preserve"> </w:t>
      </w:r>
      <w:r w:rsidR="002B6C31" w:rsidRPr="00AE1E32">
        <w:rPr>
          <w:i/>
        </w:rPr>
        <w:t>oon kevveempi mennä vastavirthaan</w:t>
      </w:r>
      <w:r w:rsidR="002B6C31" w:rsidRPr="00AE1E32">
        <w:t>.</w:t>
      </w:r>
    </w:p>
    <w:p w14:paraId="3D7BCAE7" w14:textId="438EC0AC" w:rsidR="002B6C31" w:rsidRPr="005037E1" w:rsidRDefault="0075485B" w:rsidP="002B6C31">
      <w:pPr>
        <w:rPr>
          <w:i/>
        </w:rPr>
      </w:pPr>
      <w:r>
        <w:t>(</w:t>
      </w:r>
      <w:r w:rsidR="003D79B5">
        <w:t>10</w:t>
      </w:r>
      <w:r w:rsidR="002B6C31" w:rsidRPr="00AE1E32">
        <w:t xml:space="preserve">) </w:t>
      </w:r>
      <w:r w:rsidR="002B6C31">
        <w:t>Hän alkoi nauramhaan,</w:t>
      </w:r>
      <w:r w:rsidR="002B6C31" w:rsidRPr="00AE1E32">
        <w:t xml:space="preserve"> </w:t>
      </w:r>
      <w:r w:rsidR="002B6C31" w:rsidRPr="00AE1E32">
        <w:rPr>
          <w:i/>
        </w:rPr>
        <w:t>niin että</w:t>
      </w:r>
      <w:r w:rsidR="002B6C31" w:rsidRPr="00AE1E32">
        <w:t xml:space="preserve"> </w:t>
      </w:r>
      <w:r w:rsidR="002B6C31" w:rsidRPr="00AE1E32">
        <w:rPr>
          <w:i/>
        </w:rPr>
        <w:t>tahto</w:t>
      </w:r>
      <w:r w:rsidR="002B6C31">
        <w:rPr>
          <w:i/>
        </w:rPr>
        <w:t>i pakattuut</w:t>
      </w:r>
      <w:r w:rsidR="001B127A" w:rsidRPr="001B127A">
        <w:t>.</w:t>
      </w:r>
    </w:p>
    <w:p w14:paraId="5123CF44" w14:textId="3E0E6C67" w:rsidR="002B6C31" w:rsidRPr="00AE1E32" w:rsidRDefault="0075485B" w:rsidP="002B6C31">
      <w:pPr>
        <w:rPr>
          <w:szCs w:val="28"/>
        </w:rPr>
      </w:pPr>
      <w:r>
        <w:rPr>
          <w:szCs w:val="28"/>
        </w:rPr>
        <w:t>(</w:t>
      </w:r>
      <w:r w:rsidR="003D79B5">
        <w:rPr>
          <w:szCs w:val="28"/>
        </w:rPr>
        <w:t>11</w:t>
      </w:r>
      <w:r w:rsidR="002B6C31" w:rsidRPr="00AE1E32">
        <w:rPr>
          <w:szCs w:val="28"/>
        </w:rPr>
        <w:t xml:space="preserve">) Met veimä sen liinan vetheen, </w:t>
      </w:r>
      <w:r w:rsidR="002B6C31" w:rsidRPr="00AE1E32">
        <w:rPr>
          <w:i/>
          <w:szCs w:val="28"/>
        </w:rPr>
        <w:t>niin että</w:t>
      </w:r>
      <w:r w:rsidR="002B6C31" w:rsidRPr="00AE1E32">
        <w:rPr>
          <w:szCs w:val="28"/>
        </w:rPr>
        <w:t xml:space="preserve"> </w:t>
      </w:r>
      <w:r w:rsidR="002B6C31" w:rsidRPr="00AE1E32">
        <w:rPr>
          <w:i/>
          <w:szCs w:val="28"/>
        </w:rPr>
        <w:t>se kulki veđen päälä matkan</w:t>
      </w:r>
      <w:r w:rsidR="002B6C31" w:rsidRPr="00AE1E32">
        <w:rPr>
          <w:szCs w:val="28"/>
        </w:rPr>
        <w:t>.</w:t>
      </w:r>
    </w:p>
    <w:p w14:paraId="75FAD780" w14:textId="69D07FFB" w:rsidR="002B6C31" w:rsidRPr="00AE1E32" w:rsidRDefault="002B6C31" w:rsidP="009617B1">
      <w:pPr>
        <w:pStyle w:val="Punktliste"/>
      </w:pPr>
      <w:r w:rsidRPr="00AE1E32">
        <w:t xml:space="preserve">Subjunksuunin </w:t>
      </w:r>
      <w:r w:rsidRPr="00AE1E32">
        <w:rPr>
          <w:i/>
        </w:rPr>
        <w:t>nette</w:t>
      </w:r>
      <w:r>
        <w:rPr>
          <w:i/>
        </w:rPr>
        <w:t xml:space="preserve"> </w:t>
      </w:r>
      <w:r w:rsidR="00BA1173" w:rsidRPr="00BA1173">
        <w:t>~</w:t>
      </w:r>
      <w:r>
        <w:rPr>
          <w:i/>
        </w:rPr>
        <w:t xml:space="preserve"> nettä</w:t>
      </w:r>
      <w:r w:rsidRPr="00AE1E32">
        <w:rPr>
          <w:i/>
        </w:rPr>
        <w:t xml:space="preserve"> </w:t>
      </w:r>
      <w:r w:rsidRPr="00AE1E32">
        <w:t xml:space="preserve">käyttö oon kohta identtinen </w:t>
      </w:r>
      <w:r>
        <w:t xml:space="preserve">kausaalisen </w:t>
      </w:r>
      <w:r w:rsidRPr="00AE1E32">
        <w:t xml:space="preserve">subjunksuunin </w:t>
      </w:r>
      <w:r w:rsidRPr="00AE1E32">
        <w:rPr>
          <w:i/>
        </w:rPr>
        <w:t xml:space="preserve">ette </w:t>
      </w:r>
      <w:r w:rsidRPr="00AE1E32">
        <w:t xml:space="preserve">kans </w:t>
      </w:r>
      <w:r w:rsidR="0075485B">
        <w:t>(</w:t>
      </w:r>
      <w:r w:rsidR="001143B9">
        <w:t>12–14</w:t>
      </w:r>
      <w:r w:rsidRPr="00AE1E32">
        <w:t xml:space="preserve">). Se saattaa kans korvata </w:t>
      </w:r>
      <w:r w:rsidRPr="00AE1E32">
        <w:rPr>
          <w:i/>
        </w:rPr>
        <w:t>niin ette</w:t>
      </w:r>
      <w:r w:rsidRPr="00AE1E32">
        <w:t xml:space="preserve"> -subjunksuunin </w:t>
      </w:r>
      <w:r w:rsidR="0075485B">
        <w:t>(</w:t>
      </w:r>
      <w:r w:rsidR="001143B9">
        <w:t>15</w:t>
      </w:r>
      <w:r w:rsidRPr="00AE1E32">
        <w:t>).</w:t>
      </w:r>
    </w:p>
    <w:p w14:paraId="332A3001" w14:textId="63EC93DB" w:rsidR="002B6C31" w:rsidRPr="00AE1E32" w:rsidRDefault="0075485B" w:rsidP="002B6C31">
      <w:pPr>
        <w:rPr>
          <w:i/>
          <w:szCs w:val="28"/>
        </w:rPr>
      </w:pPr>
      <w:r>
        <w:rPr>
          <w:szCs w:val="28"/>
        </w:rPr>
        <w:t>(</w:t>
      </w:r>
      <w:r w:rsidR="002B6C31" w:rsidRPr="00AE1E32">
        <w:rPr>
          <w:szCs w:val="28"/>
        </w:rPr>
        <w:t>1</w:t>
      </w:r>
      <w:r w:rsidR="001143B9">
        <w:rPr>
          <w:szCs w:val="28"/>
        </w:rPr>
        <w:t>2</w:t>
      </w:r>
      <w:r w:rsidR="002B6C31" w:rsidRPr="00AE1E32">
        <w:rPr>
          <w:szCs w:val="28"/>
        </w:rPr>
        <w:t xml:space="preserve">) Jotaki net häätyvät kirjottaat nuihin aviishiinki, </w:t>
      </w:r>
      <w:r w:rsidR="002B6C31" w:rsidRPr="00AE1E32">
        <w:rPr>
          <w:i/>
          <w:szCs w:val="28"/>
        </w:rPr>
        <w:t>nettä</w:t>
      </w:r>
      <w:r w:rsidR="002B6C31" w:rsidRPr="00AE1E32">
        <w:rPr>
          <w:szCs w:val="28"/>
        </w:rPr>
        <w:t xml:space="preserve"> </w:t>
      </w:r>
      <w:r w:rsidR="002B6C31" w:rsidRPr="00AE1E32">
        <w:rPr>
          <w:i/>
          <w:szCs w:val="28"/>
        </w:rPr>
        <w:t>ihmisillä oon lukemista</w:t>
      </w:r>
      <w:r w:rsidR="001B127A" w:rsidRPr="001B127A">
        <w:rPr>
          <w:szCs w:val="28"/>
        </w:rPr>
        <w:t>.</w:t>
      </w:r>
    </w:p>
    <w:p w14:paraId="74805C6B" w14:textId="2272D0A4" w:rsidR="002B6C31" w:rsidRPr="00AE1E32" w:rsidRDefault="0075485B" w:rsidP="002B6C31">
      <w:pPr>
        <w:rPr>
          <w:i/>
          <w:szCs w:val="28"/>
        </w:rPr>
      </w:pPr>
      <w:r>
        <w:rPr>
          <w:szCs w:val="28"/>
        </w:rPr>
        <w:t>(</w:t>
      </w:r>
      <w:r w:rsidR="001143B9">
        <w:rPr>
          <w:szCs w:val="28"/>
        </w:rPr>
        <w:t>13</w:t>
      </w:r>
      <w:r w:rsidR="002B6C31" w:rsidRPr="00AE1E32">
        <w:rPr>
          <w:szCs w:val="28"/>
        </w:rPr>
        <w:t>) Meilä oli niin vähän asti</w:t>
      </w:r>
      <w:r w:rsidR="002B6C31">
        <w:rPr>
          <w:szCs w:val="28"/>
        </w:rPr>
        <w:t>oi</w:t>
      </w:r>
      <w:r w:rsidR="00645A58">
        <w:rPr>
          <w:szCs w:val="28"/>
        </w:rPr>
        <w:t>ta, mihin kaivethiin ruo</w:t>
      </w:r>
      <w:r w:rsidR="002B6C31" w:rsidRPr="00AE1E32">
        <w:rPr>
          <w:szCs w:val="28"/>
        </w:rPr>
        <w:t xml:space="preserve">kaa, </w:t>
      </w:r>
      <w:r w:rsidR="002B6C31" w:rsidRPr="00AE1E32">
        <w:rPr>
          <w:i/>
          <w:szCs w:val="28"/>
        </w:rPr>
        <w:t>nettä</w:t>
      </w:r>
      <w:r w:rsidR="002B6C31" w:rsidRPr="00AE1E32">
        <w:rPr>
          <w:szCs w:val="28"/>
        </w:rPr>
        <w:t xml:space="preserve"> </w:t>
      </w:r>
      <w:r w:rsidR="002B6C31">
        <w:rPr>
          <w:i/>
          <w:szCs w:val="28"/>
        </w:rPr>
        <w:t>met hää’yimä o</w:t>
      </w:r>
      <w:r w:rsidR="002B6C31" w:rsidRPr="00AE1E32">
        <w:rPr>
          <w:i/>
          <w:szCs w:val="28"/>
        </w:rPr>
        <w:t>o</w:t>
      </w:r>
      <w:r w:rsidR="002B6C31">
        <w:rPr>
          <w:i/>
          <w:szCs w:val="28"/>
        </w:rPr>
        <w:t>ttaat</w:t>
      </w:r>
      <w:r w:rsidRPr="0075485B">
        <w:rPr>
          <w:szCs w:val="28"/>
        </w:rPr>
        <w:t>,</w:t>
      </w:r>
      <w:r w:rsidR="002B6C31">
        <w:rPr>
          <w:i/>
          <w:szCs w:val="28"/>
        </w:rPr>
        <w:t xml:space="preserve"> siksi</w:t>
      </w:r>
      <w:r w:rsidR="002B6C31" w:rsidRPr="00AE1E32">
        <w:rPr>
          <w:i/>
          <w:szCs w:val="28"/>
        </w:rPr>
        <w:t xml:space="preserve"> ko muut syöthiin</w:t>
      </w:r>
      <w:r w:rsidR="001B127A" w:rsidRPr="001B127A">
        <w:rPr>
          <w:szCs w:val="28"/>
        </w:rPr>
        <w:t>.</w:t>
      </w:r>
    </w:p>
    <w:p w14:paraId="7B666EB4" w14:textId="7EBD990C" w:rsidR="002B6C31" w:rsidRPr="00AE1E32" w:rsidRDefault="0075485B" w:rsidP="002B6C31">
      <w:pPr>
        <w:rPr>
          <w:szCs w:val="28"/>
        </w:rPr>
      </w:pPr>
      <w:r>
        <w:rPr>
          <w:szCs w:val="28"/>
        </w:rPr>
        <w:t>(</w:t>
      </w:r>
      <w:r w:rsidR="001143B9">
        <w:rPr>
          <w:szCs w:val="28"/>
        </w:rPr>
        <w:t>14</w:t>
      </w:r>
      <w:r w:rsidR="002B6C31" w:rsidRPr="00AE1E32">
        <w:rPr>
          <w:szCs w:val="28"/>
        </w:rPr>
        <w:t xml:space="preserve">) Sielä oon niin vähän kallaa, </w:t>
      </w:r>
      <w:r w:rsidR="002B6C31" w:rsidRPr="00AE1E32">
        <w:rPr>
          <w:i/>
          <w:szCs w:val="28"/>
        </w:rPr>
        <w:t>nettei ollenkhaan kannata lähteetkhään</w:t>
      </w:r>
      <w:r w:rsidR="002B6C31" w:rsidRPr="00AE1E32">
        <w:rPr>
          <w:szCs w:val="28"/>
        </w:rPr>
        <w:t>.</w:t>
      </w:r>
    </w:p>
    <w:p w14:paraId="23B1D6B8" w14:textId="41ABAF5E" w:rsidR="002B6C31" w:rsidRPr="00AE1E32" w:rsidRDefault="0075485B" w:rsidP="002B6C31">
      <w:pPr>
        <w:rPr>
          <w:szCs w:val="28"/>
        </w:rPr>
      </w:pPr>
      <w:r>
        <w:rPr>
          <w:szCs w:val="28"/>
        </w:rPr>
        <w:t>(</w:t>
      </w:r>
      <w:r w:rsidR="001143B9">
        <w:rPr>
          <w:szCs w:val="28"/>
        </w:rPr>
        <w:t>15</w:t>
      </w:r>
      <w:r w:rsidR="002B6C31" w:rsidRPr="00AE1E32">
        <w:rPr>
          <w:szCs w:val="28"/>
        </w:rPr>
        <w:t xml:space="preserve">) Ko se oli hautunu, </w:t>
      </w:r>
      <w:r w:rsidR="002B6C31" w:rsidRPr="00AE1E32">
        <w:rPr>
          <w:i/>
          <w:szCs w:val="28"/>
        </w:rPr>
        <w:t>nette</w:t>
      </w:r>
      <w:r w:rsidR="002B6C31" w:rsidRPr="00AE1E32">
        <w:rPr>
          <w:szCs w:val="28"/>
        </w:rPr>
        <w:t xml:space="preserve"> </w:t>
      </w:r>
      <w:r w:rsidR="002B6C31" w:rsidRPr="00AE1E32">
        <w:rPr>
          <w:i/>
          <w:szCs w:val="28"/>
        </w:rPr>
        <w:t>se oli vähän pehmeempi</w:t>
      </w:r>
      <w:r w:rsidR="002B6C31" w:rsidRPr="00AE1E32">
        <w:rPr>
          <w:szCs w:val="28"/>
        </w:rPr>
        <w:t>, se met söimä sen.</w:t>
      </w:r>
    </w:p>
    <w:p w14:paraId="71866F63" w14:textId="6B4B0456" w:rsidR="002B6C31" w:rsidRPr="00AE1E32" w:rsidRDefault="002B6C31" w:rsidP="009617B1">
      <w:pPr>
        <w:pStyle w:val="Punktliste"/>
      </w:pPr>
      <w:r w:rsidRPr="00AE1E32">
        <w:rPr>
          <w:i/>
        </w:rPr>
        <w:t>ko</w:t>
      </w:r>
      <w:r w:rsidRPr="00AE1E32">
        <w:t xml:space="preserve">-subjunksuuni, mikä oon tavalinen temporaalisena subjunksuunina, saattaa alkkaat kans syytä </w:t>
      </w:r>
      <w:r>
        <w:t xml:space="preserve">ilmoittaavan </w:t>
      </w:r>
      <w:r w:rsidRPr="00AE1E32">
        <w:t xml:space="preserve">syntaktin </w:t>
      </w:r>
      <w:r w:rsidR="0075485B">
        <w:t>(</w:t>
      </w:r>
      <w:r w:rsidR="00C11D23">
        <w:t>16</w:t>
      </w:r>
      <w:r w:rsidR="009A3043">
        <w:t>–19</w:t>
      </w:r>
      <w:r w:rsidRPr="00AE1E32">
        <w:t xml:space="preserve">). </w:t>
      </w:r>
      <w:r w:rsidRPr="00AE1E32">
        <w:rPr>
          <w:i/>
        </w:rPr>
        <w:t>ko-</w:t>
      </w:r>
      <w:r w:rsidRPr="00AE1E32">
        <w:t>syntakti oon tavalisesti ittensä ylisyntakt</w:t>
      </w:r>
      <w:r>
        <w:t xml:space="preserve">in pörässä </w:t>
      </w:r>
      <w:r w:rsidR="0075485B">
        <w:t>(</w:t>
      </w:r>
      <w:r>
        <w:t>1</w:t>
      </w:r>
      <w:r w:rsidR="009A3043">
        <w:t>6–18</w:t>
      </w:r>
      <w:r w:rsidRPr="00AE1E32">
        <w:t xml:space="preserve">), mutta saattaa se olla sen eđessäki </w:t>
      </w:r>
      <w:r w:rsidR="0075485B">
        <w:t>(</w:t>
      </w:r>
      <w:r w:rsidR="009A3043">
        <w:t>19</w:t>
      </w:r>
      <w:r w:rsidRPr="00AE1E32">
        <w:t>).</w:t>
      </w:r>
    </w:p>
    <w:p w14:paraId="4D6C104A" w14:textId="37C30BC7" w:rsidR="002B6C31" w:rsidRPr="00AE1E32" w:rsidRDefault="0075485B" w:rsidP="002B6C31">
      <w:pPr>
        <w:rPr>
          <w:szCs w:val="28"/>
        </w:rPr>
      </w:pPr>
      <w:r>
        <w:rPr>
          <w:szCs w:val="28"/>
        </w:rPr>
        <w:t>(</w:t>
      </w:r>
      <w:r w:rsidR="002B6C31" w:rsidRPr="00AE1E32">
        <w:rPr>
          <w:szCs w:val="28"/>
        </w:rPr>
        <w:t>1</w:t>
      </w:r>
      <w:r w:rsidR="00BA63E3">
        <w:rPr>
          <w:szCs w:val="28"/>
        </w:rPr>
        <w:t>6</w:t>
      </w:r>
      <w:r w:rsidR="002B6C31" w:rsidRPr="00AE1E32">
        <w:rPr>
          <w:szCs w:val="28"/>
        </w:rPr>
        <w:t xml:space="preserve">) Ei se antanu ruokkaa, </w:t>
      </w:r>
      <w:r w:rsidR="002B6C31" w:rsidRPr="00AE1E32">
        <w:rPr>
          <w:i/>
          <w:szCs w:val="28"/>
        </w:rPr>
        <w:t>ko</w:t>
      </w:r>
      <w:r w:rsidR="002B6C31" w:rsidRPr="00AE1E32">
        <w:rPr>
          <w:szCs w:val="28"/>
        </w:rPr>
        <w:t xml:space="preserve"> </w:t>
      </w:r>
      <w:r w:rsidR="002B6C31" w:rsidRPr="00AE1E32">
        <w:rPr>
          <w:i/>
          <w:szCs w:val="28"/>
        </w:rPr>
        <w:t>h</w:t>
      </w:r>
      <w:r w:rsidR="002B6C31">
        <w:rPr>
          <w:i/>
          <w:szCs w:val="28"/>
        </w:rPr>
        <w:t>änelä oli itteläki ruokkaa vaana</w:t>
      </w:r>
      <w:r w:rsidR="002B6C31" w:rsidRPr="00AE1E32">
        <w:rPr>
          <w:i/>
          <w:szCs w:val="28"/>
        </w:rPr>
        <w:t>sti</w:t>
      </w:r>
      <w:r w:rsidR="002B6C31" w:rsidRPr="00AE1E32">
        <w:rPr>
          <w:szCs w:val="28"/>
        </w:rPr>
        <w:t>.</w:t>
      </w:r>
    </w:p>
    <w:p w14:paraId="45B9D34E" w14:textId="4840CCD9" w:rsidR="002B6C31" w:rsidRPr="00AE1E32" w:rsidRDefault="0075485B" w:rsidP="002B6C31">
      <w:pPr>
        <w:rPr>
          <w:szCs w:val="28"/>
        </w:rPr>
      </w:pPr>
      <w:r>
        <w:rPr>
          <w:szCs w:val="28"/>
        </w:rPr>
        <w:t>(</w:t>
      </w:r>
      <w:r w:rsidR="00BA63E3">
        <w:rPr>
          <w:szCs w:val="28"/>
        </w:rPr>
        <w:t>17</w:t>
      </w:r>
      <w:r w:rsidR="002B6C31" w:rsidRPr="00AE1E32">
        <w:rPr>
          <w:szCs w:val="28"/>
        </w:rPr>
        <w:t xml:space="preserve">) Hän se kyllä oli Suomesta, </w:t>
      </w:r>
      <w:r w:rsidR="002B6C31" w:rsidRPr="00AE1E32">
        <w:rPr>
          <w:i/>
          <w:szCs w:val="28"/>
        </w:rPr>
        <w:t>ko</w:t>
      </w:r>
      <w:r w:rsidR="002B6C31" w:rsidRPr="00AE1E32">
        <w:rPr>
          <w:szCs w:val="28"/>
        </w:rPr>
        <w:t xml:space="preserve"> </w:t>
      </w:r>
      <w:r w:rsidR="002B6C31" w:rsidRPr="00AE1E32">
        <w:rPr>
          <w:i/>
          <w:szCs w:val="28"/>
        </w:rPr>
        <w:t>hän suomee puhui</w:t>
      </w:r>
      <w:r w:rsidR="002B6C31" w:rsidRPr="00AE1E32">
        <w:rPr>
          <w:szCs w:val="28"/>
        </w:rPr>
        <w:t>.</w:t>
      </w:r>
    </w:p>
    <w:p w14:paraId="254BE624" w14:textId="77777777" w:rsidR="00F904D4" w:rsidRDefault="0075485B" w:rsidP="002B6C31">
      <w:r>
        <w:t>(</w:t>
      </w:r>
      <w:r w:rsidR="00BA63E3">
        <w:t>18</w:t>
      </w:r>
      <w:r w:rsidR="002B6C31">
        <w:t>) Hukka</w:t>
      </w:r>
      <w:r w:rsidR="002B6C31" w:rsidRPr="00AE1E32">
        <w:t xml:space="preserve">rievula oli jo nälkä, </w:t>
      </w:r>
      <w:r w:rsidR="002B6C31" w:rsidRPr="00AE1E32">
        <w:rPr>
          <w:i/>
        </w:rPr>
        <w:t>ko</w:t>
      </w:r>
      <w:r w:rsidR="002B6C31" w:rsidRPr="00AE1E32">
        <w:t xml:space="preserve"> </w:t>
      </w:r>
      <w:r w:rsidR="002B6C31">
        <w:rPr>
          <w:i/>
        </w:rPr>
        <w:t>ruoka oli loppu</w:t>
      </w:r>
      <w:r w:rsidR="00F904D4">
        <w:t>.</w:t>
      </w:r>
    </w:p>
    <w:p w14:paraId="73330802" w14:textId="7D64F65A" w:rsidR="002B6C31" w:rsidRPr="00AE1E32" w:rsidRDefault="0075485B" w:rsidP="002B6C31">
      <w:pPr>
        <w:rPr>
          <w:szCs w:val="28"/>
        </w:rPr>
      </w:pPr>
      <w:r>
        <w:rPr>
          <w:szCs w:val="28"/>
        </w:rPr>
        <w:t>(</w:t>
      </w:r>
      <w:r w:rsidR="00BA63E3">
        <w:rPr>
          <w:szCs w:val="28"/>
        </w:rPr>
        <w:t>19</w:t>
      </w:r>
      <w:r w:rsidR="002B6C31" w:rsidRPr="00AE1E32">
        <w:rPr>
          <w:szCs w:val="28"/>
        </w:rPr>
        <w:t xml:space="preserve">) </w:t>
      </w:r>
      <w:r w:rsidR="002B6C31" w:rsidRPr="00AE1E32">
        <w:rPr>
          <w:i/>
          <w:szCs w:val="28"/>
        </w:rPr>
        <w:t>Ko ennen ei ollu tullu käytyksi sielä</w:t>
      </w:r>
      <w:r w:rsidR="002B6C31" w:rsidRPr="00AE1E32">
        <w:rPr>
          <w:szCs w:val="28"/>
        </w:rPr>
        <w:t xml:space="preserve">, ja </w:t>
      </w:r>
      <w:r w:rsidR="002B6C31" w:rsidRPr="00AE1E32">
        <w:rPr>
          <w:i/>
          <w:szCs w:val="28"/>
        </w:rPr>
        <w:t>ko joki oli hänele vielä täysin tuntematon</w:t>
      </w:r>
      <w:r w:rsidR="002B6C31" w:rsidRPr="00AE1E32">
        <w:rPr>
          <w:szCs w:val="28"/>
        </w:rPr>
        <w:t xml:space="preserve">, </w:t>
      </w:r>
      <w:r w:rsidR="002B6C31">
        <w:rPr>
          <w:szCs w:val="28"/>
        </w:rPr>
        <w:t>se hän kokonhansa öksyi.</w:t>
      </w:r>
    </w:p>
    <w:p w14:paraId="00F5B840" w14:textId="78CA3FFE" w:rsidR="002B6C31" w:rsidRPr="00AE1E32" w:rsidRDefault="002B6C31" w:rsidP="009617B1">
      <w:pPr>
        <w:pStyle w:val="Punktliste"/>
      </w:pPr>
      <w:r w:rsidRPr="00AE1E32">
        <w:rPr>
          <w:i/>
        </w:rPr>
        <w:t>sillä ko</w:t>
      </w:r>
      <w:r w:rsidRPr="00AE1E32">
        <w:t xml:space="preserve"> -syntakti ilmoittaa syytä, eli se</w:t>
      </w:r>
      <w:r w:rsidR="00B80F9F">
        <w:t xml:space="preserve"> selittää, miksi assii oon niin</w:t>
      </w:r>
      <w:r w:rsidRPr="00AE1E32">
        <w:t xml:space="preserve"> ko ylisyntakti väittää </w:t>
      </w:r>
      <w:r w:rsidR="0075485B">
        <w:t>(</w:t>
      </w:r>
      <w:r w:rsidR="00A67F23">
        <w:t>20–22</w:t>
      </w:r>
      <w:r w:rsidRPr="00AE1E32">
        <w:t xml:space="preserve">). Se oon </w:t>
      </w:r>
      <w:r>
        <w:t xml:space="preserve">tavalisesti </w:t>
      </w:r>
      <w:r w:rsidRPr="00AE1E32">
        <w:t>ittensä ylisyntaktin pörässä.</w:t>
      </w:r>
    </w:p>
    <w:p w14:paraId="6DAA0D12" w14:textId="04085571" w:rsidR="002B6C31" w:rsidRPr="00AE1E32" w:rsidRDefault="0075485B" w:rsidP="002B6C31">
      <w:pPr>
        <w:rPr>
          <w:szCs w:val="28"/>
        </w:rPr>
      </w:pPr>
      <w:r>
        <w:rPr>
          <w:szCs w:val="28"/>
        </w:rPr>
        <w:t>(</w:t>
      </w:r>
      <w:r w:rsidR="00A67F23">
        <w:rPr>
          <w:szCs w:val="28"/>
        </w:rPr>
        <w:t>20</w:t>
      </w:r>
      <w:r w:rsidR="002B6C31" w:rsidRPr="00AE1E32">
        <w:rPr>
          <w:szCs w:val="28"/>
        </w:rPr>
        <w:t xml:space="preserve">) Miehän sen tehny olen, </w:t>
      </w:r>
      <w:r w:rsidR="002B6C31" w:rsidRPr="00AE1E32">
        <w:rPr>
          <w:i/>
          <w:szCs w:val="28"/>
        </w:rPr>
        <w:t>sillä ko</w:t>
      </w:r>
      <w:r w:rsidR="002B6C31" w:rsidRPr="00AE1E32">
        <w:rPr>
          <w:szCs w:val="28"/>
        </w:rPr>
        <w:t xml:space="preserve"> </w:t>
      </w:r>
      <w:r w:rsidR="002B6C31" w:rsidRPr="00AE1E32">
        <w:rPr>
          <w:i/>
          <w:szCs w:val="28"/>
        </w:rPr>
        <w:t>ei yksikhään muu ole semmoissii tehny</w:t>
      </w:r>
      <w:r w:rsidR="002B6C31" w:rsidRPr="00AE1E32">
        <w:rPr>
          <w:szCs w:val="28"/>
        </w:rPr>
        <w:t>.</w:t>
      </w:r>
    </w:p>
    <w:p w14:paraId="2FC4509F" w14:textId="38A54924" w:rsidR="002B6C31" w:rsidRPr="00AE1E32" w:rsidRDefault="0075485B" w:rsidP="002B6C31">
      <w:r>
        <w:t>(</w:t>
      </w:r>
      <w:r w:rsidR="00A67F23">
        <w:t>21</w:t>
      </w:r>
      <w:r w:rsidR="002B6C31">
        <w:t>) Net tykäthiin hirmuisesti hänestä</w:t>
      </w:r>
      <w:r w:rsidR="002B6C31" w:rsidRPr="00AE1E32">
        <w:t xml:space="preserve">, </w:t>
      </w:r>
      <w:r w:rsidR="002B6C31" w:rsidRPr="00AE1E32">
        <w:rPr>
          <w:i/>
        </w:rPr>
        <w:t>sillä ko</w:t>
      </w:r>
      <w:r w:rsidR="002B6C31" w:rsidRPr="00AE1E32">
        <w:t xml:space="preserve"> </w:t>
      </w:r>
      <w:r w:rsidR="00A67F23">
        <w:rPr>
          <w:i/>
        </w:rPr>
        <w:t>hän</w:t>
      </w:r>
      <w:r w:rsidR="002B6C31" w:rsidRPr="00AE1E32">
        <w:rPr>
          <w:i/>
        </w:rPr>
        <w:t xml:space="preserve"> oli niin praatikas mies</w:t>
      </w:r>
      <w:r w:rsidR="002B6C31">
        <w:t>.</w:t>
      </w:r>
    </w:p>
    <w:p w14:paraId="1955A421" w14:textId="72052335" w:rsidR="002B6C31" w:rsidRPr="00AE1E32" w:rsidRDefault="0075485B" w:rsidP="002B6C31">
      <w:pPr>
        <w:rPr>
          <w:szCs w:val="28"/>
        </w:rPr>
      </w:pPr>
      <w:r>
        <w:rPr>
          <w:szCs w:val="28"/>
        </w:rPr>
        <w:t>(</w:t>
      </w:r>
      <w:r w:rsidR="00A67F23">
        <w:rPr>
          <w:szCs w:val="28"/>
        </w:rPr>
        <w:t>22</w:t>
      </w:r>
      <w:r w:rsidR="002B6C31" w:rsidRPr="00AE1E32">
        <w:rPr>
          <w:szCs w:val="28"/>
        </w:rPr>
        <w:t xml:space="preserve">) Se oon musta maa, </w:t>
      </w:r>
      <w:r w:rsidR="002B6C31" w:rsidRPr="00AE1E32">
        <w:rPr>
          <w:i/>
          <w:szCs w:val="28"/>
        </w:rPr>
        <w:t>sillä ko</w:t>
      </w:r>
      <w:r w:rsidR="002B6C31" w:rsidRPr="00AE1E32">
        <w:rPr>
          <w:szCs w:val="28"/>
        </w:rPr>
        <w:t xml:space="preserve"> </w:t>
      </w:r>
      <w:r w:rsidR="002B6C31" w:rsidRPr="00AE1E32">
        <w:rPr>
          <w:i/>
          <w:szCs w:val="28"/>
        </w:rPr>
        <w:t>porroi oon liikkaa</w:t>
      </w:r>
      <w:r w:rsidR="002B6C31" w:rsidRPr="00AE1E32">
        <w:rPr>
          <w:szCs w:val="28"/>
        </w:rPr>
        <w:t>.</w:t>
      </w:r>
    </w:p>
    <w:p w14:paraId="05863A98" w14:textId="77777777" w:rsidR="002B6C31" w:rsidRDefault="002B6C31" w:rsidP="000E78BB">
      <w:pPr>
        <w:pStyle w:val="Overskrift4"/>
      </w:pPr>
      <w:bookmarkStart w:id="2152" w:name="_Toc242931511"/>
      <w:bookmarkStart w:id="2153" w:name="_Toc311274021"/>
      <w:r w:rsidRPr="00AE1E32">
        <w:t>Kondisunaaliset subjunksuunit</w:t>
      </w:r>
      <w:bookmarkEnd w:id="2152"/>
      <w:bookmarkEnd w:id="2153"/>
    </w:p>
    <w:p w14:paraId="098279F7" w14:textId="495A4FBD" w:rsidR="002B6C31" w:rsidRPr="0019211D" w:rsidRDefault="002B6C31" w:rsidP="002B6C31">
      <w:r w:rsidRPr="00E75F7F">
        <w:rPr>
          <w:smallCaps/>
        </w:rPr>
        <w:t>Kondisunaalinen subjunksuuni</w:t>
      </w:r>
      <w:r>
        <w:t xml:space="preserve"> alkkaa alasyntaktin, mikä ilmoittaa ehđon sille assiintilale, minkä ympäri ylisyntakti muistelee. Subjunksuuniita oon kaksi: </w:t>
      </w:r>
      <w:r>
        <w:rPr>
          <w:i/>
        </w:rPr>
        <w:t>jos</w:t>
      </w:r>
      <w:r>
        <w:t xml:space="preserve"> ja </w:t>
      </w:r>
      <w:r>
        <w:rPr>
          <w:i/>
        </w:rPr>
        <w:t>ko</w:t>
      </w:r>
      <w:r w:rsidR="001B127A" w:rsidRPr="001B127A">
        <w:t>.</w:t>
      </w:r>
      <w:r w:rsidR="0019211D">
        <w:rPr>
          <w:i/>
        </w:rPr>
        <w:t xml:space="preserve"> </w:t>
      </w:r>
      <w:r w:rsidR="00437FDD">
        <w:t>K</w:t>
      </w:r>
      <w:r w:rsidR="0019211D">
        <w:t>attoma näitä erittäin.</w:t>
      </w:r>
    </w:p>
    <w:p w14:paraId="713F05F7" w14:textId="4D7E64A7" w:rsidR="002B6C31" w:rsidRPr="00AE1E32" w:rsidRDefault="002B6C31" w:rsidP="0019211D">
      <w:pPr>
        <w:pStyle w:val="Punktliste"/>
      </w:pPr>
      <w:r>
        <w:t>Tavalis</w:t>
      </w:r>
      <w:r w:rsidR="0019211D">
        <w:t>s</w:t>
      </w:r>
      <w:r>
        <w:t xml:space="preserve">iimin ehtoo ilmoittaavan alasyntaktin alkkaa subjunksuuni </w:t>
      </w:r>
      <w:r>
        <w:rPr>
          <w:i/>
        </w:rPr>
        <w:t>jos</w:t>
      </w:r>
      <w:r w:rsidR="001B127A" w:rsidRPr="001B127A">
        <w:t>.</w:t>
      </w:r>
      <w:r>
        <w:rPr>
          <w:i/>
        </w:rPr>
        <w:t xml:space="preserve"> </w:t>
      </w:r>
      <w:r>
        <w:t>Alasyntakti ilmoittaa, missä tilassa</w:t>
      </w:r>
      <w:r>
        <w:rPr>
          <w:i/>
        </w:rPr>
        <w:t xml:space="preserve"> </w:t>
      </w:r>
      <w:r>
        <w:t>ylisyntaktista tullee tosi eli se oon tosi</w:t>
      </w:r>
      <w:r w:rsidRPr="00AE1E32">
        <w:t xml:space="preserve">. Saatama kans sannoot, ette ylisyntaktin assiintila oon seurausta </w:t>
      </w:r>
      <w:r w:rsidRPr="00AE1E32">
        <w:rPr>
          <w:i/>
        </w:rPr>
        <w:t>jos</w:t>
      </w:r>
      <w:r w:rsidRPr="00AE1E32">
        <w:t>-syntaktin assiintilasta.</w:t>
      </w:r>
    </w:p>
    <w:p w14:paraId="19D4B876" w14:textId="550B3269" w:rsidR="002B6C31" w:rsidRPr="00AE1E32" w:rsidRDefault="002B6C31" w:rsidP="002B6C31">
      <w:pPr>
        <w:rPr>
          <w:i/>
          <w:szCs w:val="28"/>
        </w:rPr>
      </w:pPr>
      <w:r w:rsidRPr="00235E89">
        <w:rPr>
          <w:i/>
          <w:szCs w:val="28"/>
        </w:rPr>
        <w:t>jos</w:t>
      </w:r>
      <w:r w:rsidRPr="00AE1E32">
        <w:rPr>
          <w:szCs w:val="28"/>
        </w:rPr>
        <w:t xml:space="preserve">-syntakti saattaa olla joukkosyntaktin alussa eli ittensä ylisyntaktin eđessä </w:t>
      </w:r>
      <w:r w:rsidR="0075485B">
        <w:rPr>
          <w:szCs w:val="28"/>
        </w:rPr>
        <w:t>(</w:t>
      </w:r>
      <w:r w:rsidRPr="00AE1E32">
        <w:rPr>
          <w:szCs w:val="28"/>
        </w:rPr>
        <w:t xml:space="preserve">1, 2) eli sen jäljessä </w:t>
      </w:r>
      <w:r w:rsidR="0075485B">
        <w:rPr>
          <w:szCs w:val="28"/>
        </w:rPr>
        <w:t>(</w:t>
      </w:r>
      <w:r w:rsidRPr="00AE1E32">
        <w:rPr>
          <w:szCs w:val="28"/>
        </w:rPr>
        <w:t xml:space="preserve">3–6). Se oon tavalinen, ette sekä </w:t>
      </w:r>
      <w:r w:rsidRPr="00AE1E32">
        <w:rPr>
          <w:i/>
          <w:szCs w:val="28"/>
        </w:rPr>
        <w:t>jos-</w:t>
      </w:r>
      <w:r w:rsidRPr="00AE1E32">
        <w:rPr>
          <w:szCs w:val="28"/>
        </w:rPr>
        <w:t>syntakti</w:t>
      </w:r>
      <w:r w:rsidR="00437FDD">
        <w:rPr>
          <w:szCs w:val="28"/>
        </w:rPr>
        <w:t>n</w:t>
      </w:r>
      <w:r w:rsidRPr="00AE1E32">
        <w:rPr>
          <w:szCs w:val="28"/>
        </w:rPr>
        <w:t xml:space="preserve"> ette ylisyntakti</w:t>
      </w:r>
      <w:r w:rsidR="00437FDD">
        <w:rPr>
          <w:szCs w:val="28"/>
        </w:rPr>
        <w:t>n verbaali</w:t>
      </w:r>
      <w:r w:rsidRPr="00AE1E32">
        <w:rPr>
          <w:szCs w:val="28"/>
        </w:rPr>
        <w:t xml:space="preserve"> oon kondisunaalissa </w:t>
      </w:r>
      <w:r w:rsidR="0075485B">
        <w:rPr>
          <w:szCs w:val="28"/>
        </w:rPr>
        <w:t>(</w:t>
      </w:r>
      <w:r w:rsidRPr="00AE1E32">
        <w:rPr>
          <w:szCs w:val="28"/>
        </w:rPr>
        <w:t xml:space="preserve">1, </w:t>
      </w:r>
      <w:r w:rsidR="005450EA">
        <w:rPr>
          <w:szCs w:val="28"/>
        </w:rPr>
        <w:t>6</w:t>
      </w:r>
      <w:r w:rsidRPr="00AE1E32">
        <w:rPr>
          <w:szCs w:val="28"/>
        </w:rPr>
        <w:t>). K</w:t>
      </w:r>
      <w:r w:rsidR="00F4756F">
        <w:rPr>
          <w:szCs w:val="28"/>
        </w:rPr>
        <w:t>o sub</w:t>
      </w:r>
      <w:r>
        <w:rPr>
          <w:szCs w:val="28"/>
        </w:rPr>
        <w:t>junksuuni alkkaa kielttä</w:t>
      </w:r>
      <w:r w:rsidR="000A146B">
        <w:rPr>
          <w:szCs w:val="28"/>
        </w:rPr>
        <w:t>ä</w:t>
      </w:r>
      <w:r>
        <w:rPr>
          <w:szCs w:val="28"/>
        </w:rPr>
        <w:t>vän alasyntaktin, se kieltov</w:t>
      </w:r>
      <w:r w:rsidR="00F4756F">
        <w:rPr>
          <w:szCs w:val="28"/>
        </w:rPr>
        <w:t>erbin saattaa panna yhtheen sub</w:t>
      </w:r>
      <w:r w:rsidR="00437FDD">
        <w:rPr>
          <w:szCs w:val="28"/>
        </w:rPr>
        <w:t>j</w:t>
      </w:r>
      <w:r w:rsidRPr="00AE1E32">
        <w:rPr>
          <w:szCs w:val="28"/>
        </w:rPr>
        <w:t xml:space="preserve">unksuunin kans, ja saama haamut </w:t>
      </w:r>
      <w:r w:rsidRPr="00AE1E32">
        <w:rPr>
          <w:i/>
          <w:szCs w:val="28"/>
        </w:rPr>
        <w:t>jossen</w:t>
      </w:r>
      <w:r w:rsidR="0075485B" w:rsidRPr="0075485B">
        <w:rPr>
          <w:szCs w:val="28"/>
        </w:rPr>
        <w:t>,</w:t>
      </w:r>
      <w:r w:rsidRPr="00AE1E32">
        <w:rPr>
          <w:i/>
          <w:szCs w:val="28"/>
        </w:rPr>
        <w:t xml:space="preserve"> josset</w:t>
      </w:r>
      <w:r w:rsidR="0075485B" w:rsidRPr="0075485B">
        <w:rPr>
          <w:szCs w:val="28"/>
        </w:rPr>
        <w:t>,</w:t>
      </w:r>
      <w:r w:rsidRPr="00AE1E32">
        <w:rPr>
          <w:i/>
          <w:szCs w:val="28"/>
        </w:rPr>
        <w:t xml:space="preserve"> jossei</w:t>
      </w:r>
      <w:r w:rsidR="0075485B" w:rsidRPr="0075485B">
        <w:rPr>
          <w:szCs w:val="28"/>
        </w:rPr>
        <w:t>,</w:t>
      </w:r>
      <w:r w:rsidRPr="00AE1E32">
        <w:rPr>
          <w:i/>
          <w:szCs w:val="28"/>
        </w:rPr>
        <w:t xml:space="preserve"> jossema</w:t>
      </w:r>
      <w:r w:rsidR="0075485B" w:rsidRPr="0075485B">
        <w:rPr>
          <w:szCs w:val="28"/>
        </w:rPr>
        <w:t>,</w:t>
      </w:r>
      <w:r w:rsidRPr="00AE1E32">
        <w:rPr>
          <w:i/>
          <w:szCs w:val="28"/>
        </w:rPr>
        <w:t xml:space="preserve"> jossetta</w:t>
      </w:r>
      <w:r w:rsidR="0075485B" w:rsidRPr="0075485B">
        <w:rPr>
          <w:szCs w:val="28"/>
        </w:rPr>
        <w:t>,</w:t>
      </w:r>
      <w:r w:rsidRPr="00AE1E32">
        <w:rPr>
          <w:i/>
          <w:szCs w:val="28"/>
        </w:rPr>
        <w:t xml:space="preserve"> jossei</w:t>
      </w:r>
      <w:r>
        <w:rPr>
          <w:i/>
          <w:szCs w:val="28"/>
        </w:rPr>
        <w:t xml:space="preserve"> </w:t>
      </w:r>
      <w:r w:rsidR="0075485B">
        <w:rPr>
          <w:szCs w:val="28"/>
        </w:rPr>
        <w:t>(</w:t>
      </w:r>
      <w:r>
        <w:rPr>
          <w:szCs w:val="28"/>
        </w:rPr>
        <w:t>4, 5)</w:t>
      </w:r>
      <w:r w:rsidR="001B127A" w:rsidRPr="001B127A">
        <w:rPr>
          <w:szCs w:val="28"/>
        </w:rPr>
        <w:t>.</w:t>
      </w:r>
    </w:p>
    <w:p w14:paraId="10B557B8" w14:textId="24662E9B" w:rsidR="002B6C31" w:rsidRPr="00AE1E32" w:rsidRDefault="0075485B" w:rsidP="002B6C31">
      <w:pPr>
        <w:rPr>
          <w:szCs w:val="28"/>
        </w:rPr>
      </w:pPr>
      <w:r>
        <w:rPr>
          <w:szCs w:val="28"/>
        </w:rPr>
        <w:t>(</w:t>
      </w:r>
      <w:r w:rsidR="002B6C31" w:rsidRPr="00AE1E32">
        <w:rPr>
          <w:szCs w:val="28"/>
        </w:rPr>
        <w:t xml:space="preserve">1) </w:t>
      </w:r>
      <w:r w:rsidR="002B6C31" w:rsidRPr="00AE1E32">
        <w:rPr>
          <w:i/>
          <w:szCs w:val="28"/>
        </w:rPr>
        <w:t>Jos</w:t>
      </w:r>
      <w:r w:rsidR="002B6C31" w:rsidRPr="00AE1E32">
        <w:rPr>
          <w:szCs w:val="28"/>
        </w:rPr>
        <w:t xml:space="preserve"> </w:t>
      </w:r>
      <w:r w:rsidR="002B6C31" w:rsidRPr="00AE1E32">
        <w:rPr>
          <w:i/>
          <w:szCs w:val="28"/>
        </w:rPr>
        <w:t>hyljet olis tieny</w:t>
      </w:r>
      <w:r w:rsidR="002B6C31" w:rsidRPr="00AE1E32">
        <w:rPr>
          <w:szCs w:val="28"/>
        </w:rPr>
        <w:t>, ette mie olin ihminen, ni ei se olis tullu pääle</w:t>
      </w:r>
      <w:r w:rsidR="00437FDD">
        <w:rPr>
          <w:szCs w:val="28"/>
        </w:rPr>
        <w:t>t</w:t>
      </w:r>
      <w:r w:rsidR="002B6C31" w:rsidRPr="00AE1E32">
        <w:rPr>
          <w:szCs w:val="28"/>
        </w:rPr>
        <w:t>.</w:t>
      </w:r>
    </w:p>
    <w:p w14:paraId="17F2E0F3" w14:textId="29D6D85F" w:rsidR="002B6C31" w:rsidRPr="00AE1E32" w:rsidRDefault="0075485B" w:rsidP="002B6C31">
      <w:pPr>
        <w:rPr>
          <w:szCs w:val="28"/>
        </w:rPr>
      </w:pPr>
      <w:r>
        <w:rPr>
          <w:szCs w:val="28"/>
        </w:rPr>
        <w:t>(</w:t>
      </w:r>
      <w:r w:rsidR="002B6C31" w:rsidRPr="00AE1E32">
        <w:rPr>
          <w:szCs w:val="28"/>
        </w:rPr>
        <w:t xml:space="preserve">2) </w:t>
      </w:r>
      <w:r w:rsidR="002B6C31" w:rsidRPr="00AE1E32">
        <w:rPr>
          <w:i/>
          <w:szCs w:val="28"/>
        </w:rPr>
        <w:t>Jos</w:t>
      </w:r>
      <w:r w:rsidR="002B6C31" w:rsidRPr="00AE1E32">
        <w:rPr>
          <w:szCs w:val="28"/>
        </w:rPr>
        <w:t xml:space="preserve"> </w:t>
      </w:r>
      <w:r w:rsidR="002B6C31" w:rsidRPr="00AE1E32">
        <w:rPr>
          <w:i/>
          <w:szCs w:val="28"/>
        </w:rPr>
        <w:t>skonto tullee</w:t>
      </w:r>
      <w:r w:rsidR="002B6C31" w:rsidRPr="00AE1E32">
        <w:rPr>
          <w:szCs w:val="28"/>
        </w:rPr>
        <w:t>, ni se öksyy sielä.</w:t>
      </w:r>
    </w:p>
    <w:p w14:paraId="5BAC791B" w14:textId="1885228F" w:rsidR="002B6C31" w:rsidRPr="00AE1E32" w:rsidRDefault="0075485B" w:rsidP="002B6C31">
      <w:pPr>
        <w:rPr>
          <w:szCs w:val="28"/>
        </w:rPr>
      </w:pPr>
      <w:r>
        <w:rPr>
          <w:szCs w:val="28"/>
        </w:rPr>
        <w:t>(</w:t>
      </w:r>
      <w:r w:rsidR="002B6C31" w:rsidRPr="00AE1E32">
        <w:rPr>
          <w:szCs w:val="28"/>
        </w:rPr>
        <w:t xml:space="preserve">3) Pekka tullee, </w:t>
      </w:r>
      <w:r w:rsidR="002B6C31" w:rsidRPr="00AE1E32">
        <w:rPr>
          <w:i/>
          <w:szCs w:val="28"/>
        </w:rPr>
        <w:t>jos</w:t>
      </w:r>
      <w:r w:rsidR="002B6C31" w:rsidRPr="00AE1E32">
        <w:rPr>
          <w:szCs w:val="28"/>
        </w:rPr>
        <w:t xml:space="preserve"> </w:t>
      </w:r>
      <w:r w:rsidR="002B6C31" w:rsidRPr="00AE1E32">
        <w:rPr>
          <w:i/>
          <w:szCs w:val="28"/>
        </w:rPr>
        <w:t>Maijaki tullee</w:t>
      </w:r>
      <w:r w:rsidR="002B6C31" w:rsidRPr="00AE1E32">
        <w:rPr>
          <w:szCs w:val="28"/>
        </w:rPr>
        <w:t>.</w:t>
      </w:r>
    </w:p>
    <w:p w14:paraId="02AEEECF" w14:textId="79515D69" w:rsidR="002B6C31" w:rsidRPr="00AE1E32" w:rsidRDefault="0075485B" w:rsidP="002B6C31">
      <w:pPr>
        <w:rPr>
          <w:szCs w:val="28"/>
        </w:rPr>
      </w:pPr>
      <w:r>
        <w:rPr>
          <w:szCs w:val="28"/>
        </w:rPr>
        <w:t>(</w:t>
      </w:r>
      <w:r w:rsidR="002B6C31" w:rsidRPr="00AE1E32">
        <w:rPr>
          <w:szCs w:val="28"/>
        </w:rPr>
        <w:t xml:space="preserve">4) </w:t>
      </w:r>
      <w:r w:rsidR="002B6C31">
        <w:rPr>
          <w:szCs w:val="28"/>
        </w:rPr>
        <w:t>Sie</w:t>
      </w:r>
      <w:r w:rsidR="002B6C31" w:rsidRPr="00AE1E32">
        <w:rPr>
          <w:szCs w:val="28"/>
        </w:rPr>
        <w:t xml:space="preserve"> jou</w:t>
      </w:r>
      <w:r w:rsidR="002B6C31">
        <w:rPr>
          <w:szCs w:val="28"/>
        </w:rPr>
        <w:t>đut</w:t>
      </w:r>
      <w:r w:rsidR="002B6C31" w:rsidRPr="00AE1E32">
        <w:rPr>
          <w:szCs w:val="28"/>
        </w:rPr>
        <w:t xml:space="preserve"> Helvetthiin, </w:t>
      </w:r>
      <w:r w:rsidR="002B6C31" w:rsidRPr="00AE1E32">
        <w:rPr>
          <w:i/>
          <w:szCs w:val="28"/>
        </w:rPr>
        <w:t>jo</w:t>
      </w:r>
      <w:r w:rsidR="002B6C31">
        <w:rPr>
          <w:i/>
          <w:szCs w:val="28"/>
        </w:rPr>
        <w:t>s</w:t>
      </w:r>
      <w:r w:rsidR="002B6C31" w:rsidRPr="00AE1E32">
        <w:rPr>
          <w:i/>
          <w:szCs w:val="28"/>
        </w:rPr>
        <w:t>s</w:t>
      </w:r>
      <w:r w:rsidR="002B6C31">
        <w:rPr>
          <w:i/>
          <w:szCs w:val="28"/>
        </w:rPr>
        <w:t xml:space="preserve">et kađu </w:t>
      </w:r>
      <w:r w:rsidR="0071565D">
        <w:rPr>
          <w:i/>
          <w:szCs w:val="28"/>
        </w:rPr>
        <w:t>sinun</w:t>
      </w:r>
      <w:r w:rsidR="002B6C31" w:rsidRPr="00AE1E32">
        <w:rPr>
          <w:i/>
          <w:szCs w:val="28"/>
        </w:rPr>
        <w:t xml:space="preserve"> synttii</w:t>
      </w:r>
      <w:r w:rsidR="002B6C31" w:rsidRPr="00AE1E32">
        <w:rPr>
          <w:szCs w:val="28"/>
        </w:rPr>
        <w:t>.</w:t>
      </w:r>
    </w:p>
    <w:p w14:paraId="0C0C2131" w14:textId="38187F17" w:rsidR="002B6C31" w:rsidRPr="00AE1E32" w:rsidRDefault="0075485B" w:rsidP="002B6C31">
      <w:pPr>
        <w:rPr>
          <w:szCs w:val="28"/>
        </w:rPr>
      </w:pPr>
      <w:r>
        <w:rPr>
          <w:szCs w:val="28"/>
        </w:rPr>
        <w:t>(</w:t>
      </w:r>
      <w:r w:rsidR="002B6C31" w:rsidRPr="00AE1E32">
        <w:rPr>
          <w:szCs w:val="28"/>
        </w:rPr>
        <w:t xml:space="preserve">5) Sitä ei päässy naimishiin, </w:t>
      </w:r>
      <w:r w:rsidR="002B6C31" w:rsidRPr="00FE4C2D">
        <w:rPr>
          <w:i/>
          <w:szCs w:val="28"/>
        </w:rPr>
        <w:t>jossei</w:t>
      </w:r>
      <w:r w:rsidR="002B6C31" w:rsidRPr="00AE1E32">
        <w:rPr>
          <w:i/>
          <w:szCs w:val="28"/>
        </w:rPr>
        <w:t xml:space="preserve"> ollu käyny rippikouluu</w:t>
      </w:r>
      <w:r w:rsidR="002B6C31" w:rsidRPr="00AE1E32">
        <w:rPr>
          <w:szCs w:val="28"/>
        </w:rPr>
        <w:t>.</w:t>
      </w:r>
    </w:p>
    <w:p w14:paraId="48620BCD" w14:textId="3D8E7F9A" w:rsidR="002B6C31" w:rsidRPr="00AE1E32" w:rsidRDefault="0075485B" w:rsidP="002B6C31">
      <w:pPr>
        <w:rPr>
          <w:szCs w:val="28"/>
        </w:rPr>
      </w:pPr>
      <w:r>
        <w:rPr>
          <w:szCs w:val="28"/>
        </w:rPr>
        <w:t>(</w:t>
      </w:r>
      <w:r w:rsidR="002B6C31" w:rsidRPr="00AE1E32">
        <w:rPr>
          <w:szCs w:val="28"/>
        </w:rPr>
        <w:t xml:space="preserve">6) Mie en kyllä lähtis mihinkhään, </w:t>
      </w:r>
      <w:r w:rsidR="002B6C31" w:rsidRPr="00AE1E32">
        <w:rPr>
          <w:i/>
          <w:szCs w:val="28"/>
        </w:rPr>
        <w:t>jos</w:t>
      </w:r>
      <w:r w:rsidR="002B6C31" w:rsidRPr="00AE1E32">
        <w:rPr>
          <w:szCs w:val="28"/>
        </w:rPr>
        <w:t xml:space="preserve"> </w:t>
      </w:r>
      <w:r w:rsidR="002B6C31" w:rsidRPr="00AE1E32">
        <w:rPr>
          <w:i/>
          <w:szCs w:val="28"/>
        </w:rPr>
        <w:t>mulla ei olis rahhaa myötä</w:t>
      </w:r>
      <w:r w:rsidR="002B6C31" w:rsidRPr="00AE1E32">
        <w:rPr>
          <w:szCs w:val="28"/>
        </w:rPr>
        <w:t>.</w:t>
      </w:r>
    </w:p>
    <w:p w14:paraId="5D4204C4" w14:textId="75F2930A" w:rsidR="002B6C31" w:rsidRPr="00AE1E32" w:rsidRDefault="002B6C31" w:rsidP="00D53226">
      <w:pPr>
        <w:pStyle w:val="Punktliste"/>
      </w:pPr>
      <w:r w:rsidRPr="00AE1E32">
        <w:rPr>
          <w:i/>
        </w:rPr>
        <w:t>ko</w:t>
      </w:r>
      <w:r w:rsidR="00876478">
        <w:t>-syntaktiista semmoiset</w:t>
      </w:r>
      <w:r w:rsidRPr="00AE1E32">
        <w:t>, mikkä esitethää</w:t>
      </w:r>
      <w:r w:rsidR="00D53226">
        <w:t>n jonku toivheen, oon kans yhđelä lail</w:t>
      </w:r>
      <w:r w:rsidR="00FE7377">
        <w:t>a kondis</w:t>
      </w:r>
      <w:r w:rsidR="00D53226">
        <w:t>unaaliset.</w:t>
      </w:r>
      <w:r w:rsidRPr="00AE1E32">
        <w:t xml:space="preserve"> </w:t>
      </w:r>
      <w:r w:rsidR="00511CBC">
        <w:t>Sekä</w:t>
      </w:r>
      <w:r>
        <w:t xml:space="preserve"> alasyntaktin </w:t>
      </w:r>
      <w:r w:rsidR="00511CBC">
        <w:t>ette ylisyntaktin</w:t>
      </w:r>
      <w:r>
        <w:t xml:space="preserve"> verbaali oon tasan kondisunaalihaamussa. Tämmöinen </w:t>
      </w:r>
      <w:r w:rsidRPr="00AE1E32">
        <w:rPr>
          <w:i/>
        </w:rPr>
        <w:t>ko-</w:t>
      </w:r>
      <w:r w:rsidRPr="00AE1E32">
        <w:t xml:space="preserve">syntakti </w:t>
      </w:r>
      <w:r>
        <w:t>oon ushein joukkosyntaktin alussa</w:t>
      </w:r>
      <w:r w:rsidRPr="00AE1E32">
        <w:t xml:space="preserve"> </w:t>
      </w:r>
      <w:r w:rsidR="0075485B">
        <w:t>(</w:t>
      </w:r>
      <w:r w:rsidR="00D418E4">
        <w:t>7</w:t>
      </w:r>
      <w:r w:rsidRPr="00AE1E32">
        <w:t xml:space="preserve">), mutta saattaa se olla ittensä ylisyntaktin pörässäki </w:t>
      </w:r>
      <w:r w:rsidR="0075485B">
        <w:t>(</w:t>
      </w:r>
      <w:r w:rsidR="00D418E4">
        <w:t>8</w:t>
      </w:r>
      <w:r w:rsidRPr="00AE1E32">
        <w:t xml:space="preserve">). Mutta </w:t>
      </w:r>
      <w:r>
        <w:t xml:space="preserve">kondisunaalinen </w:t>
      </w:r>
      <w:r w:rsidRPr="00AE1E32">
        <w:rPr>
          <w:i/>
        </w:rPr>
        <w:t>ko-</w:t>
      </w:r>
      <w:r w:rsidRPr="00AE1E32">
        <w:t>syntakti saattaa kans löyttyyt kokonhansa ilman ylisyntak</w:t>
      </w:r>
      <w:r>
        <w:t xml:space="preserve">titta eli valtasyntaktitta </w:t>
      </w:r>
      <w:r w:rsidR="0075485B">
        <w:t>(</w:t>
      </w:r>
      <w:r w:rsidR="00D418E4">
        <w:t>9</w:t>
      </w:r>
      <w:r w:rsidRPr="00AE1E32">
        <w:t>).</w:t>
      </w:r>
    </w:p>
    <w:p w14:paraId="0BDE24EF" w14:textId="77777777" w:rsidR="00F904D4" w:rsidRDefault="0075485B" w:rsidP="002B6C31">
      <w:pPr>
        <w:rPr>
          <w:szCs w:val="28"/>
        </w:rPr>
      </w:pPr>
      <w:r>
        <w:rPr>
          <w:szCs w:val="28"/>
        </w:rPr>
        <w:t>(</w:t>
      </w:r>
      <w:r w:rsidR="00D418E4">
        <w:rPr>
          <w:szCs w:val="28"/>
        </w:rPr>
        <w:t>7</w:t>
      </w:r>
      <w:r w:rsidR="002B6C31" w:rsidRPr="00AE1E32">
        <w:rPr>
          <w:szCs w:val="28"/>
        </w:rPr>
        <w:t xml:space="preserve">) </w:t>
      </w:r>
      <w:r w:rsidR="002B6C31" w:rsidRPr="00AE1E32">
        <w:rPr>
          <w:i/>
          <w:szCs w:val="28"/>
        </w:rPr>
        <w:t>Ko</w:t>
      </w:r>
      <w:r w:rsidR="002B6C31" w:rsidRPr="00AE1E32">
        <w:rPr>
          <w:szCs w:val="28"/>
        </w:rPr>
        <w:t xml:space="preserve"> </w:t>
      </w:r>
      <w:r w:rsidR="002B6C31">
        <w:rPr>
          <w:i/>
          <w:szCs w:val="28"/>
        </w:rPr>
        <w:t>ihminen pärj</w:t>
      </w:r>
      <w:r w:rsidR="002B6C31" w:rsidRPr="00AE1E32">
        <w:rPr>
          <w:i/>
          <w:szCs w:val="28"/>
        </w:rPr>
        <w:t>äis päivästä toisheen</w:t>
      </w:r>
      <w:r w:rsidR="002B6C31" w:rsidRPr="00AE1E32">
        <w:rPr>
          <w:szCs w:val="28"/>
        </w:rPr>
        <w:t xml:space="preserve">, niin </w:t>
      </w:r>
      <w:r w:rsidR="00D418E4">
        <w:rPr>
          <w:szCs w:val="28"/>
        </w:rPr>
        <w:t>sitä olis oikhei</w:t>
      </w:r>
      <w:r w:rsidR="002B6C31">
        <w:rPr>
          <w:szCs w:val="28"/>
        </w:rPr>
        <w:t>n iloinen</w:t>
      </w:r>
      <w:r w:rsidR="00F904D4">
        <w:rPr>
          <w:szCs w:val="28"/>
        </w:rPr>
        <w:t>.</w:t>
      </w:r>
    </w:p>
    <w:p w14:paraId="305C4864" w14:textId="6BC8A7E6" w:rsidR="002B6C31" w:rsidRPr="00AE1E32" w:rsidRDefault="0075485B" w:rsidP="002B6C31">
      <w:pPr>
        <w:rPr>
          <w:szCs w:val="28"/>
        </w:rPr>
      </w:pPr>
      <w:r>
        <w:rPr>
          <w:szCs w:val="28"/>
        </w:rPr>
        <w:t>(</w:t>
      </w:r>
      <w:r w:rsidR="00D418E4">
        <w:rPr>
          <w:szCs w:val="28"/>
        </w:rPr>
        <w:t>8</w:t>
      </w:r>
      <w:r w:rsidR="002B6C31" w:rsidRPr="00AE1E32">
        <w:rPr>
          <w:szCs w:val="28"/>
        </w:rPr>
        <w:t xml:space="preserve">) Kyllähän ihminen pärjäis, </w:t>
      </w:r>
      <w:r w:rsidR="002B6C31" w:rsidRPr="00AE1E32">
        <w:rPr>
          <w:i/>
          <w:szCs w:val="28"/>
        </w:rPr>
        <w:t>ko</w:t>
      </w:r>
      <w:r w:rsidR="002B6C31" w:rsidRPr="00AE1E32">
        <w:rPr>
          <w:szCs w:val="28"/>
        </w:rPr>
        <w:t xml:space="preserve"> </w:t>
      </w:r>
      <w:r w:rsidR="002B6C31" w:rsidRPr="00AE1E32">
        <w:rPr>
          <w:i/>
          <w:szCs w:val="28"/>
        </w:rPr>
        <w:t>tyhä olis nokko meressä kallaa</w:t>
      </w:r>
      <w:r w:rsidR="002B6C31" w:rsidRPr="00AE1E32">
        <w:rPr>
          <w:szCs w:val="28"/>
        </w:rPr>
        <w:t>.</w:t>
      </w:r>
    </w:p>
    <w:p w14:paraId="5F520283" w14:textId="06F36CC3" w:rsidR="002B6C31" w:rsidRPr="00AE1E32" w:rsidRDefault="0075485B" w:rsidP="00F8138E">
      <w:pPr>
        <w:pStyle w:val="Brdtekstinnrykk2"/>
        <w:spacing w:line="240" w:lineRule="auto"/>
        <w:ind w:left="0" w:right="850"/>
        <w:rPr>
          <w:szCs w:val="28"/>
        </w:rPr>
      </w:pPr>
      <w:r>
        <w:rPr>
          <w:szCs w:val="28"/>
        </w:rPr>
        <w:t>(</w:t>
      </w:r>
      <w:r w:rsidR="00D418E4">
        <w:rPr>
          <w:szCs w:val="28"/>
        </w:rPr>
        <w:t>9</w:t>
      </w:r>
      <w:r w:rsidR="002B6C31" w:rsidRPr="00AE1E32">
        <w:rPr>
          <w:szCs w:val="28"/>
        </w:rPr>
        <w:t xml:space="preserve">) </w:t>
      </w:r>
      <w:r w:rsidR="002B6C31" w:rsidRPr="00AE1E32">
        <w:rPr>
          <w:i/>
          <w:szCs w:val="28"/>
        </w:rPr>
        <w:t>Ko</w:t>
      </w:r>
      <w:r w:rsidR="002B6C31" w:rsidRPr="00AE1E32">
        <w:rPr>
          <w:szCs w:val="28"/>
        </w:rPr>
        <w:t xml:space="preserve"> </w:t>
      </w:r>
      <w:r w:rsidR="002B6C31" w:rsidRPr="00AE1E32">
        <w:rPr>
          <w:i/>
          <w:szCs w:val="28"/>
        </w:rPr>
        <w:t>ihminen takois pyssyt vikatheiksi</w:t>
      </w:r>
      <w:r w:rsidR="002B6C31" w:rsidRPr="00AE1E32">
        <w:rPr>
          <w:szCs w:val="28"/>
        </w:rPr>
        <w:t xml:space="preserve">. </w:t>
      </w:r>
      <w:r w:rsidR="002B6C31" w:rsidRPr="00AE1E32">
        <w:rPr>
          <w:i/>
          <w:szCs w:val="28"/>
        </w:rPr>
        <w:t>Ko</w:t>
      </w:r>
      <w:r w:rsidR="002B6C31" w:rsidRPr="00AE1E32">
        <w:rPr>
          <w:szCs w:val="28"/>
        </w:rPr>
        <w:t xml:space="preserve"> </w:t>
      </w:r>
      <w:r w:rsidR="002B6C31" w:rsidRPr="00AE1E32">
        <w:rPr>
          <w:i/>
          <w:szCs w:val="28"/>
        </w:rPr>
        <w:t>sottaa ei ennää olis eikä kuuluiskhaan</w:t>
      </w:r>
      <w:r w:rsidR="001B127A" w:rsidRPr="001B127A">
        <w:rPr>
          <w:szCs w:val="28"/>
        </w:rPr>
        <w:t>.</w:t>
      </w:r>
      <w:r w:rsidR="002B6C31" w:rsidRPr="00AE1E32">
        <w:rPr>
          <w:i/>
          <w:szCs w:val="28"/>
        </w:rPr>
        <w:t xml:space="preserve"> Ko ihminen olis ymmärtäväisempi</w:t>
      </w:r>
      <w:r w:rsidRPr="0075485B">
        <w:rPr>
          <w:szCs w:val="28"/>
        </w:rPr>
        <w:t>,</w:t>
      </w:r>
      <w:r w:rsidR="002B6C31" w:rsidRPr="00AE1E32">
        <w:rPr>
          <w:i/>
          <w:szCs w:val="28"/>
        </w:rPr>
        <w:t xml:space="preserve"> kestäväisempi ja rauhaa rakastavaisempi</w:t>
      </w:r>
      <w:r w:rsidR="001B127A" w:rsidRPr="001B127A">
        <w:rPr>
          <w:szCs w:val="28"/>
        </w:rPr>
        <w:t>.</w:t>
      </w:r>
      <w:r w:rsidR="002B6C31" w:rsidRPr="00AE1E32">
        <w:rPr>
          <w:i/>
          <w:szCs w:val="28"/>
        </w:rPr>
        <w:t xml:space="preserve"> Ko maailmasta tulis jotaki uutta</w:t>
      </w:r>
      <w:r w:rsidR="001B127A" w:rsidRPr="001B127A">
        <w:rPr>
          <w:szCs w:val="28"/>
        </w:rPr>
        <w:t>!</w:t>
      </w:r>
      <w:r w:rsidR="002B6C31" w:rsidRPr="00AE1E32">
        <w:rPr>
          <w:szCs w:val="28"/>
        </w:rPr>
        <w:t xml:space="preserve"> Onnen maailma! Rauhan maailma! Yksi maailma! </w:t>
      </w:r>
      <w:r>
        <w:rPr>
          <w:szCs w:val="28"/>
        </w:rPr>
        <w:t>(</w:t>
      </w:r>
      <w:r w:rsidR="00DC483F">
        <w:rPr>
          <w:szCs w:val="28"/>
        </w:rPr>
        <w:t>Alf Nils</w:t>
      </w:r>
      <w:r w:rsidR="00D418E4">
        <w:rPr>
          <w:szCs w:val="28"/>
        </w:rPr>
        <w:t>en-Børsskog</w:t>
      </w:r>
      <w:r w:rsidR="00E373B0">
        <w:rPr>
          <w:szCs w:val="28"/>
        </w:rPr>
        <w:t>, Kuosuvaan takana</w:t>
      </w:r>
      <w:r w:rsidR="00D418E4">
        <w:rPr>
          <w:szCs w:val="28"/>
        </w:rPr>
        <w:t>.</w:t>
      </w:r>
      <w:r w:rsidR="002B6C31" w:rsidRPr="00AE1E32">
        <w:rPr>
          <w:szCs w:val="28"/>
        </w:rPr>
        <w:t>)</w:t>
      </w:r>
    </w:p>
    <w:p w14:paraId="683741CA" w14:textId="77777777" w:rsidR="002B6C31" w:rsidRPr="00AE1E32" w:rsidRDefault="002B6C31" w:rsidP="001B6F30">
      <w:pPr>
        <w:pStyle w:val="Overskrift4"/>
      </w:pPr>
      <w:bookmarkStart w:id="2154" w:name="_Toc242931514"/>
      <w:bookmarkStart w:id="2155" w:name="_Toc311274022"/>
      <w:r w:rsidRPr="00AE1E32">
        <w:t>Konsessiivi</w:t>
      </w:r>
      <w:r>
        <w:t>nen</w:t>
      </w:r>
      <w:r w:rsidRPr="00AE1E32">
        <w:t xml:space="preserve"> subjunksuuni</w:t>
      </w:r>
      <w:bookmarkEnd w:id="2154"/>
      <w:r>
        <w:t xml:space="preserve"> </w:t>
      </w:r>
      <w:r>
        <w:rPr>
          <w:i/>
        </w:rPr>
        <w:t>vaikka</w:t>
      </w:r>
      <w:bookmarkEnd w:id="2155"/>
    </w:p>
    <w:p w14:paraId="2AE3D94C" w14:textId="72CCF65F" w:rsidR="002B6C31" w:rsidRPr="00AE1E32" w:rsidRDefault="002B6C31" w:rsidP="002B6C31">
      <w:pPr>
        <w:rPr>
          <w:i/>
        </w:rPr>
      </w:pPr>
      <w:r w:rsidRPr="00E75F7F">
        <w:rPr>
          <w:smallCaps/>
        </w:rPr>
        <w:t>Konsessiivisilla subjunksuuniila</w:t>
      </w:r>
      <w:r w:rsidRPr="00825715">
        <w:t xml:space="preserve"> meinathaan subjunksuuniita, mikkä </w:t>
      </w:r>
      <w:r>
        <w:t>alethaan alasyntaktin, mikä muistelee</w:t>
      </w:r>
      <w:r w:rsidRPr="00825715">
        <w:t xml:space="preserve"> jonkulaisesta alternatiivisesta assiintilasta</w:t>
      </w:r>
      <w:r w:rsidRPr="00AE1E32">
        <w:t xml:space="preserve">. Kainun kielessä oon tyhä yksi konsessiivinen subjunksuuni, </w:t>
      </w:r>
      <w:r w:rsidRPr="00AE1E32">
        <w:rPr>
          <w:i/>
        </w:rPr>
        <w:t>vaikka</w:t>
      </w:r>
      <w:r w:rsidR="001B127A" w:rsidRPr="001B127A">
        <w:t>.</w:t>
      </w:r>
    </w:p>
    <w:p w14:paraId="5D9F1006" w14:textId="77777777" w:rsidR="00F904D4" w:rsidRDefault="002B6C31" w:rsidP="002B6C31">
      <w:pPr>
        <w:rPr>
          <w:szCs w:val="28"/>
          <w:lang w:val="is-IS"/>
        </w:rPr>
      </w:pPr>
      <w:r w:rsidRPr="00AE1E32">
        <w:rPr>
          <w:i/>
          <w:szCs w:val="28"/>
          <w:lang w:val="is-IS"/>
        </w:rPr>
        <w:t>vaikka-</w:t>
      </w:r>
      <w:r w:rsidRPr="00AE1E32">
        <w:rPr>
          <w:szCs w:val="28"/>
          <w:lang w:val="is-IS"/>
        </w:rPr>
        <w:t xml:space="preserve">syntaktille tyypilinen oon, ette ylisyntaktin muistelema assiintila ei ole ođotettava eikä ođottamatonkhaan seuraus </w:t>
      </w:r>
      <w:r w:rsidRPr="00AE1E32">
        <w:rPr>
          <w:i/>
          <w:szCs w:val="28"/>
          <w:lang w:val="is-IS"/>
        </w:rPr>
        <w:t>vaikka-</w:t>
      </w:r>
      <w:r w:rsidRPr="00AE1E32">
        <w:rPr>
          <w:szCs w:val="28"/>
          <w:lang w:val="is-IS"/>
        </w:rPr>
        <w:t xml:space="preserve">syntaktin ilmoittamasta assiintilasta mutta </w:t>
      </w:r>
      <w:r>
        <w:rPr>
          <w:szCs w:val="28"/>
          <w:lang w:val="is-IS"/>
        </w:rPr>
        <w:t xml:space="preserve">kuitenki </w:t>
      </w:r>
      <w:r w:rsidRPr="00AE1E32">
        <w:rPr>
          <w:szCs w:val="28"/>
          <w:lang w:val="is-IS"/>
        </w:rPr>
        <w:t xml:space="preserve">vähäsen yllättäävä assiintila. </w:t>
      </w:r>
      <w:r w:rsidRPr="00AE1E32">
        <w:rPr>
          <w:i/>
          <w:szCs w:val="28"/>
          <w:lang w:val="is-IS"/>
        </w:rPr>
        <w:t>vaikka-</w:t>
      </w:r>
      <w:r w:rsidRPr="00AE1E32">
        <w:rPr>
          <w:szCs w:val="28"/>
          <w:lang w:val="is-IS"/>
        </w:rPr>
        <w:t>syntakti saattaa yhtä hyvin olla i</w:t>
      </w:r>
      <w:r>
        <w:rPr>
          <w:szCs w:val="28"/>
          <w:lang w:val="is-IS"/>
        </w:rPr>
        <w:t xml:space="preserve">ttensä ylisyntaktin pörässä </w:t>
      </w:r>
      <w:r w:rsidR="0075485B">
        <w:rPr>
          <w:szCs w:val="28"/>
          <w:lang w:val="is-IS"/>
        </w:rPr>
        <w:t>(</w:t>
      </w:r>
      <w:r>
        <w:rPr>
          <w:szCs w:val="28"/>
          <w:lang w:val="is-IS"/>
        </w:rPr>
        <w:t>1–4, 7</w:t>
      </w:r>
      <w:r w:rsidRPr="00AE1E32">
        <w:rPr>
          <w:szCs w:val="28"/>
          <w:lang w:val="is-IS"/>
        </w:rPr>
        <w:t>) eli eđessä</w:t>
      </w:r>
      <w:r>
        <w:rPr>
          <w:szCs w:val="28"/>
          <w:lang w:val="is-IS"/>
        </w:rPr>
        <w:t xml:space="preserve"> </w:t>
      </w:r>
      <w:r w:rsidR="0075485B">
        <w:rPr>
          <w:szCs w:val="28"/>
          <w:lang w:val="is-IS"/>
        </w:rPr>
        <w:t>(</w:t>
      </w:r>
      <w:r>
        <w:rPr>
          <w:szCs w:val="28"/>
          <w:lang w:val="is-IS"/>
        </w:rPr>
        <w:t>5, 6)</w:t>
      </w:r>
      <w:r w:rsidRPr="00AE1E32">
        <w:rPr>
          <w:szCs w:val="28"/>
          <w:lang w:val="is-IS"/>
        </w:rPr>
        <w:t xml:space="preserve">. Ko se oon ylisyntaktin eđessä, ylisyntaktin konjunksuuni saattaa olla </w:t>
      </w:r>
      <w:r w:rsidRPr="00AE1E32">
        <w:rPr>
          <w:i/>
          <w:szCs w:val="28"/>
          <w:lang w:val="is-IS"/>
        </w:rPr>
        <w:t>vaikka-</w:t>
      </w:r>
      <w:r w:rsidRPr="00AE1E32">
        <w:rPr>
          <w:szCs w:val="28"/>
          <w:lang w:val="is-IS"/>
        </w:rPr>
        <w:t xml:space="preserve">syntaktin eđessä </w:t>
      </w:r>
      <w:r w:rsidR="0075485B">
        <w:rPr>
          <w:szCs w:val="28"/>
          <w:lang w:val="is-IS"/>
        </w:rPr>
        <w:t>(</w:t>
      </w:r>
      <w:r>
        <w:rPr>
          <w:szCs w:val="28"/>
          <w:lang w:val="is-IS"/>
        </w:rPr>
        <w:t>5</w:t>
      </w:r>
      <w:r w:rsidRPr="00AE1E32">
        <w:rPr>
          <w:szCs w:val="28"/>
          <w:lang w:val="is-IS"/>
        </w:rPr>
        <w:t>)</w:t>
      </w:r>
      <w:r w:rsidR="00F904D4">
        <w:rPr>
          <w:szCs w:val="28"/>
          <w:lang w:val="is-IS"/>
        </w:rPr>
        <w:t>.</w:t>
      </w:r>
    </w:p>
    <w:p w14:paraId="52D8E834" w14:textId="643B9A65" w:rsidR="002B6C31" w:rsidRPr="00AE1E32" w:rsidRDefault="0075485B" w:rsidP="002B6C31">
      <w:pPr>
        <w:rPr>
          <w:szCs w:val="28"/>
          <w:lang w:val="is-IS"/>
        </w:rPr>
      </w:pPr>
      <w:r>
        <w:rPr>
          <w:szCs w:val="28"/>
          <w:lang w:val="is-IS"/>
        </w:rPr>
        <w:t>(</w:t>
      </w:r>
      <w:r w:rsidR="002B6C31" w:rsidRPr="00AE1E32">
        <w:rPr>
          <w:szCs w:val="28"/>
          <w:lang w:val="is-IS"/>
        </w:rPr>
        <w:t xml:space="preserve">1) </w:t>
      </w:r>
      <w:r w:rsidR="00C80F4F">
        <w:rPr>
          <w:szCs w:val="28"/>
          <w:lang w:val="is-IS"/>
        </w:rPr>
        <w:t>Mie en ole muutelu asentopaikkoja</w:t>
      </w:r>
      <w:r w:rsidR="002B6C31" w:rsidRPr="00AE1E32">
        <w:rPr>
          <w:szCs w:val="28"/>
          <w:lang w:val="is-IS"/>
        </w:rPr>
        <w:t xml:space="preserve"> paljon, </w:t>
      </w:r>
      <w:r w:rsidR="002B6C31" w:rsidRPr="00AE1E32">
        <w:rPr>
          <w:i/>
          <w:szCs w:val="28"/>
          <w:lang w:val="is-IS"/>
        </w:rPr>
        <w:t>vaikka</w:t>
      </w:r>
      <w:r w:rsidR="002B6C31" w:rsidRPr="00AE1E32">
        <w:rPr>
          <w:szCs w:val="28"/>
          <w:lang w:val="is-IS"/>
        </w:rPr>
        <w:t xml:space="preserve"> </w:t>
      </w:r>
      <w:r w:rsidR="002B6C31" w:rsidRPr="00AE1E32">
        <w:rPr>
          <w:i/>
          <w:szCs w:val="28"/>
          <w:lang w:val="is-IS"/>
        </w:rPr>
        <w:t>olen orvoksi jääny</w:t>
      </w:r>
      <w:r w:rsidR="002B6C31" w:rsidRPr="00AE1E32">
        <w:rPr>
          <w:szCs w:val="28"/>
          <w:lang w:val="is-IS"/>
        </w:rPr>
        <w:t>.</w:t>
      </w:r>
    </w:p>
    <w:p w14:paraId="6650FF63" w14:textId="57027C97" w:rsidR="002B6C31" w:rsidRPr="00AE1E32" w:rsidRDefault="0075485B" w:rsidP="002B6C31">
      <w:pPr>
        <w:rPr>
          <w:szCs w:val="28"/>
          <w:lang w:val="is-IS"/>
        </w:rPr>
      </w:pPr>
      <w:r>
        <w:rPr>
          <w:szCs w:val="28"/>
          <w:lang w:val="is-IS"/>
        </w:rPr>
        <w:t>(</w:t>
      </w:r>
      <w:r w:rsidR="002B6C31" w:rsidRPr="00AE1E32">
        <w:rPr>
          <w:szCs w:val="28"/>
          <w:lang w:val="is-IS"/>
        </w:rPr>
        <w:t xml:space="preserve">2) Sillä oon hyvä järki, </w:t>
      </w:r>
      <w:r w:rsidR="002B6C31" w:rsidRPr="00AE1E32">
        <w:rPr>
          <w:i/>
          <w:szCs w:val="28"/>
          <w:lang w:val="is-IS"/>
        </w:rPr>
        <w:t>vaikka</w:t>
      </w:r>
      <w:r w:rsidR="002B6C31" w:rsidRPr="00AE1E32">
        <w:rPr>
          <w:szCs w:val="28"/>
          <w:lang w:val="is-IS"/>
        </w:rPr>
        <w:t xml:space="preserve"> </w:t>
      </w:r>
      <w:r w:rsidR="002B6C31" w:rsidRPr="00AE1E32">
        <w:rPr>
          <w:i/>
          <w:szCs w:val="28"/>
          <w:lang w:val="is-IS"/>
        </w:rPr>
        <w:t>jo vanhaa mies oonki</w:t>
      </w:r>
      <w:r w:rsidR="002B6C31" w:rsidRPr="00AE1E32">
        <w:rPr>
          <w:szCs w:val="28"/>
          <w:lang w:val="is-IS"/>
        </w:rPr>
        <w:t>.</w:t>
      </w:r>
    </w:p>
    <w:p w14:paraId="4C626A68" w14:textId="69943F12" w:rsidR="002B6C31" w:rsidRPr="00AE1E32" w:rsidRDefault="0075485B" w:rsidP="002B6C31">
      <w:pPr>
        <w:rPr>
          <w:szCs w:val="28"/>
          <w:lang w:val="is-IS"/>
        </w:rPr>
      </w:pPr>
      <w:r>
        <w:rPr>
          <w:szCs w:val="28"/>
          <w:lang w:val="is-IS"/>
        </w:rPr>
        <w:t>(</w:t>
      </w:r>
      <w:r w:rsidR="002B6C31" w:rsidRPr="00AE1E32">
        <w:rPr>
          <w:szCs w:val="28"/>
          <w:lang w:val="is-IS"/>
        </w:rPr>
        <w:t xml:space="preserve">3) Mennee se niinki, ettei saa yhtäkhään kallaa, </w:t>
      </w:r>
      <w:r w:rsidR="002B6C31" w:rsidRPr="00AE1E32">
        <w:rPr>
          <w:i/>
          <w:szCs w:val="28"/>
          <w:lang w:val="is-IS"/>
        </w:rPr>
        <w:t>vaikka</w:t>
      </w:r>
      <w:r w:rsidR="002B6C31" w:rsidRPr="00AE1E32">
        <w:rPr>
          <w:szCs w:val="28"/>
          <w:lang w:val="is-IS"/>
        </w:rPr>
        <w:t xml:space="preserve"> </w:t>
      </w:r>
      <w:r w:rsidR="002B6C31" w:rsidRPr="00AE1E32">
        <w:rPr>
          <w:i/>
          <w:szCs w:val="28"/>
          <w:lang w:val="is-IS"/>
        </w:rPr>
        <w:t>oonki ostanu lupakortin</w:t>
      </w:r>
      <w:r w:rsidR="002B6C31" w:rsidRPr="00AE1E32">
        <w:rPr>
          <w:szCs w:val="28"/>
          <w:lang w:val="is-IS"/>
        </w:rPr>
        <w:t>.</w:t>
      </w:r>
    </w:p>
    <w:p w14:paraId="7698F1C4" w14:textId="19B0940C" w:rsidR="002B6C31" w:rsidRPr="00AE1E32" w:rsidRDefault="0075485B" w:rsidP="002B6C31">
      <w:pPr>
        <w:rPr>
          <w:szCs w:val="28"/>
          <w:lang w:val="is-IS"/>
        </w:rPr>
      </w:pPr>
      <w:r>
        <w:rPr>
          <w:szCs w:val="28"/>
          <w:lang w:val="is-IS"/>
        </w:rPr>
        <w:t>(</w:t>
      </w:r>
      <w:r w:rsidR="002B6C31">
        <w:rPr>
          <w:szCs w:val="28"/>
          <w:lang w:val="is-IS"/>
        </w:rPr>
        <w:t>4</w:t>
      </w:r>
      <w:r w:rsidR="002B6C31" w:rsidRPr="00AE1E32">
        <w:rPr>
          <w:szCs w:val="28"/>
          <w:lang w:val="is-IS"/>
        </w:rPr>
        <w:t xml:space="preserve">) Hän tyhä puhui meile ruijan kieltä, </w:t>
      </w:r>
      <w:r w:rsidR="002B6C31" w:rsidRPr="00AE1E32">
        <w:rPr>
          <w:i/>
          <w:szCs w:val="28"/>
          <w:lang w:val="is-IS"/>
        </w:rPr>
        <w:t>vaikka met kaikin saatoima kainun kieltä</w:t>
      </w:r>
      <w:r w:rsidR="002B6C31" w:rsidRPr="00AE1E32">
        <w:rPr>
          <w:szCs w:val="28"/>
          <w:lang w:val="is-IS"/>
        </w:rPr>
        <w:t>.</w:t>
      </w:r>
    </w:p>
    <w:p w14:paraId="647FF22C" w14:textId="0E1E98CB" w:rsidR="002B6C31" w:rsidRPr="00AE1E32" w:rsidRDefault="0075485B" w:rsidP="002B6C31">
      <w:pPr>
        <w:rPr>
          <w:szCs w:val="28"/>
          <w:lang w:val="is-IS"/>
        </w:rPr>
      </w:pPr>
      <w:r>
        <w:rPr>
          <w:szCs w:val="28"/>
          <w:lang w:val="is-IS"/>
        </w:rPr>
        <w:t>(</w:t>
      </w:r>
      <w:r w:rsidR="002B6C31">
        <w:rPr>
          <w:szCs w:val="28"/>
          <w:lang w:val="is-IS"/>
        </w:rPr>
        <w:t>5</w:t>
      </w:r>
      <w:r w:rsidR="002B6C31" w:rsidRPr="00AE1E32">
        <w:rPr>
          <w:szCs w:val="28"/>
          <w:lang w:val="is-IS"/>
        </w:rPr>
        <w:t xml:space="preserve">) Mutta </w:t>
      </w:r>
      <w:r w:rsidR="002B6C31" w:rsidRPr="00AE1E32">
        <w:rPr>
          <w:i/>
          <w:szCs w:val="28"/>
          <w:lang w:val="is-IS"/>
        </w:rPr>
        <w:t>vaikka</w:t>
      </w:r>
      <w:r w:rsidR="002B6C31" w:rsidRPr="00AE1E32">
        <w:rPr>
          <w:szCs w:val="28"/>
          <w:lang w:val="is-IS"/>
        </w:rPr>
        <w:t xml:space="preserve"> </w:t>
      </w:r>
      <w:r w:rsidR="002B6C31" w:rsidRPr="00AE1E32">
        <w:rPr>
          <w:i/>
          <w:szCs w:val="28"/>
          <w:lang w:val="is-IS"/>
        </w:rPr>
        <w:t>oli jo juunikuu</w:t>
      </w:r>
      <w:r w:rsidR="002B6C31" w:rsidRPr="00AE1E32">
        <w:rPr>
          <w:szCs w:val="28"/>
          <w:lang w:val="is-IS"/>
        </w:rPr>
        <w:t xml:space="preserve">, lunta oli vielä </w:t>
      </w:r>
      <w:r w:rsidR="002B6C31">
        <w:rPr>
          <w:szCs w:val="28"/>
          <w:lang w:val="is-IS"/>
        </w:rPr>
        <w:t>hirmunen paljon vaaran laiđoila.</w:t>
      </w:r>
    </w:p>
    <w:p w14:paraId="1B7A797F" w14:textId="3267B90D" w:rsidR="002B6C31" w:rsidRPr="00AE1E32" w:rsidRDefault="002B6C31" w:rsidP="002B6C31">
      <w:pPr>
        <w:rPr>
          <w:szCs w:val="28"/>
          <w:lang w:val="is-IS"/>
        </w:rPr>
      </w:pPr>
      <w:r w:rsidRPr="00AE1E32">
        <w:rPr>
          <w:szCs w:val="28"/>
          <w:lang w:val="is-IS"/>
        </w:rPr>
        <w:t xml:space="preserve">Persoonahaamuinen </w:t>
      </w:r>
      <w:r>
        <w:rPr>
          <w:szCs w:val="28"/>
          <w:lang w:val="is-IS"/>
        </w:rPr>
        <w:t xml:space="preserve">kieltoverbi </w:t>
      </w:r>
      <w:r>
        <w:rPr>
          <w:i/>
          <w:szCs w:val="28"/>
          <w:lang w:val="is-IS"/>
        </w:rPr>
        <w:t>ei</w:t>
      </w:r>
      <w:r w:rsidRPr="00AE1E32">
        <w:rPr>
          <w:szCs w:val="28"/>
          <w:lang w:val="is-IS"/>
        </w:rPr>
        <w:t xml:space="preserve"> liittyy ushein suorhaan </w:t>
      </w:r>
      <w:r w:rsidRPr="00AE1E32">
        <w:rPr>
          <w:i/>
          <w:szCs w:val="28"/>
          <w:lang w:val="is-IS"/>
        </w:rPr>
        <w:t>vaikka</w:t>
      </w:r>
      <w:r w:rsidRPr="00AE1E32">
        <w:rPr>
          <w:szCs w:val="28"/>
          <w:lang w:val="is-IS"/>
        </w:rPr>
        <w:t xml:space="preserve">-verbhiin </w:t>
      </w:r>
      <w:r w:rsidR="0075485B">
        <w:rPr>
          <w:szCs w:val="28"/>
          <w:lang w:val="is-IS"/>
        </w:rPr>
        <w:t>(</w:t>
      </w:r>
      <w:r>
        <w:rPr>
          <w:szCs w:val="28"/>
          <w:lang w:val="is-IS"/>
        </w:rPr>
        <w:t>6, 7</w:t>
      </w:r>
      <w:r w:rsidRPr="00AE1E32">
        <w:rPr>
          <w:szCs w:val="28"/>
          <w:lang w:val="is-IS"/>
        </w:rPr>
        <w:t xml:space="preserve">), ja haamut oon silloin </w:t>
      </w:r>
      <w:r w:rsidRPr="00AE1E32">
        <w:rPr>
          <w:i/>
          <w:szCs w:val="28"/>
          <w:lang w:val="is-IS"/>
        </w:rPr>
        <w:t>vaikken</w:t>
      </w:r>
      <w:r w:rsidR="0075485B" w:rsidRPr="0075485B">
        <w:rPr>
          <w:szCs w:val="28"/>
          <w:lang w:val="is-IS"/>
        </w:rPr>
        <w:t>,</w:t>
      </w:r>
      <w:r w:rsidRPr="00AE1E32">
        <w:rPr>
          <w:i/>
          <w:szCs w:val="28"/>
          <w:lang w:val="is-IS"/>
        </w:rPr>
        <w:t xml:space="preserve"> vaikket</w:t>
      </w:r>
      <w:r w:rsidR="0075485B" w:rsidRPr="0075485B">
        <w:rPr>
          <w:szCs w:val="28"/>
          <w:lang w:val="is-IS"/>
        </w:rPr>
        <w:t>,</w:t>
      </w:r>
      <w:r w:rsidRPr="00AE1E32">
        <w:rPr>
          <w:i/>
          <w:szCs w:val="28"/>
          <w:lang w:val="is-IS"/>
        </w:rPr>
        <w:t xml:space="preserve"> vaikkei</w:t>
      </w:r>
      <w:r w:rsidR="0075485B" w:rsidRPr="0075485B">
        <w:rPr>
          <w:szCs w:val="28"/>
          <w:lang w:val="is-IS"/>
        </w:rPr>
        <w:t>,</w:t>
      </w:r>
      <w:r w:rsidRPr="00AE1E32">
        <w:rPr>
          <w:i/>
          <w:szCs w:val="28"/>
          <w:lang w:val="is-IS"/>
        </w:rPr>
        <w:t xml:space="preserve"> vaikkema</w:t>
      </w:r>
      <w:r w:rsidR="0075485B" w:rsidRPr="0075485B">
        <w:rPr>
          <w:szCs w:val="28"/>
          <w:lang w:val="is-IS"/>
        </w:rPr>
        <w:t>,</w:t>
      </w:r>
      <w:r w:rsidRPr="00AE1E32">
        <w:rPr>
          <w:i/>
          <w:szCs w:val="28"/>
          <w:lang w:val="is-IS"/>
        </w:rPr>
        <w:t xml:space="preserve"> vaikketta</w:t>
      </w:r>
      <w:r w:rsidR="0075485B" w:rsidRPr="0075485B">
        <w:rPr>
          <w:szCs w:val="28"/>
          <w:lang w:val="is-IS"/>
        </w:rPr>
        <w:t>,</w:t>
      </w:r>
      <w:r w:rsidRPr="00AE1E32">
        <w:rPr>
          <w:i/>
          <w:szCs w:val="28"/>
          <w:lang w:val="is-IS"/>
        </w:rPr>
        <w:t xml:space="preserve"> vaikkei</w:t>
      </w:r>
      <w:r w:rsidRPr="00AE1E32">
        <w:rPr>
          <w:szCs w:val="28"/>
          <w:lang w:val="is-IS"/>
        </w:rPr>
        <w:t>.</w:t>
      </w:r>
    </w:p>
    <w:p w14:paraId="4493CC1C" w14:textId="2F77DDDF" w:rsidR="002B6C31" w:rsidRPr="00AE1E32" w:rsidRDefault="0075485B" w:rsidP="002B6C31">
      <w:pPr>
        <w:rPr>
          <w:szCs w:val="28"/>
          <w:lang w:val="is-IS"/>
        </w:rPr>
      </w:pPr>
      <w:r>
        <w:rPr>
          <w:szCs w:val="28"/>
          <w:lang w:val="is-IS"/>
        </w:rPr>
        <w:t>(</w:t>
      </w:r>
      <w:r w:rsidR="002B6C31">
        <w:rPr>
          <w:szCs w:val="28"/>
          <w:lang w:val="is-IS"/>
        </w:rPr>
        <w:t>6</w:t>
      </w:r>
      <w:r w:rsidR="002B6C31" w:rsidRPr="00AE1E32">
        <w:rPr>
          <w:szCs w:val="28"/>
          <w:lang w:val="is-IS"/>
        </w:rPr>
        <w:t>)</w:t>
      </w:r>
      <w:r w:rsidR="002B6C31" w:rsidRPr="00AE1E32">
        <w:rPr>
          <w:i/>
          <w:szCs w:val="28"/>
          <w:lang w:val="is-IS"/>
        </w:rPr>
        <w:t xml:space="preserve"> Vaikkei meilä ollu sivakoita</w:t>
      </w:r>
      <w:r w:rsidR="002B6C31" w:rsidRPr="00AE1E32">
        <w:rPr>
          <w:szCs w:val="28"/>
          <w:lang w:val="is-IS"/>
        </w:rPr>
        <w:t>, se isälä kuitenki oli.</w:t>
      </w:r>
    </w:p>
    <w:p w14:paraId="750A393E" w14:textId="7FB2D1DB" w:rsidR="002B6C31" w:rsidRPr="00AE1E32" w:rsidRDefault="0075485B" w:rsidP="002B6C31">
      <w:pPr>
        <w:rPr>
          <w:szCs w:val="28"/>
          <w:lang w:val="is-IS"/>
        </w:rPr>
      </w:pPr>
      <w:r>
        <w:rPr>
          <w:szCs w:val="28"/>
          <w:lang w:val="is-IS"/>
        </w:rPr>
        <w:t>(</w:t>
      </w:r>
      <w:r w:rsidR="002B6C31">
        <w:rPr>
          <w:szCs w:val="28"/>
          <w:lang w:val="is-IS"/>
        </w:rPr>
        <w:t>7</w:t>
      </w:r>
      <w:r w:rsidR="002B6C31" w:rsidRPr="00AE1E32">
        <w:rPr>
          <w:szCs w:val="28"/>
          <w:lang w:val="is-IS"/>
        </w:rPr>
        <w:t xml:space="preserve">) Kyllä se visshiin ymmärtäis minun suomen, </w:t>
      </w:r>
      <w:r w:rsidR="002B6C31" w:rsidRPr="00AE1E32">
        <w:rPr>
          <w:i/>
          <w:szCs w:val="28"/>
          <w:lang w:val="is-IS"/>
        </w:rPr>
        <w:t>vaikken</w:t>
      </w:r>
      <w:r w:rsidR="002B6C31" w:rsidRPr="00AE1E32">
        <w:rPr>
          <w:szCs w:val="28"/>
          <w:lang w:val="is-IS"/>
        </w:rPr>
        <w:t xml:space="preserve"> </w:t>
      </w:r>
      <w:r w:rsidR="002B6C31" w:rsidRPr="00AE1E32">
        <w:rPr>
          <w:i/>
          <w:szCs w:val="28"/>
          <w:lang w:val="is-IS"/>
        </w:rPr>
        <w:t>mie kirjoittais niin justhiin oikhein</w:t>
      </w:r>
      <w:r w:rsidR="002B6C31" w:rsidRPr="00AE1E32">
        <w:rPr>
          <w:szCs w:val="28"/>
          <w:lang w:val="is-IS"/>
        </w:rPr>
        <w:t>.</w:t>
      </w:r>
    </w:p>
    <w:p w14:paraId="2442EF05" w14:textId="1E3F923A" w:rsidR="002B6C31" w:rsidRPr="00AE1E32" w:rsidRDefault="002B6C31" w:rsidP="001B6F30">
      <w:pPr>
        <w:pStyle w:val="Overskrift4"/>
      </w:pPr>
      <w:bookmarkStart w:id="2156" w:name="_Toc242931516"/>
      <w:bookmarkStart w:id="2157" w:name="_Toc311274023"/>
      <w:r>
        <w:t>Konnektiivi</w:t>
      </w:r>
      <w:r w:rsidRPr="00AE1E32">
        <w:t>subjunksuunit</w:t>
      </w:r>
      <w:bookmarkEnd w:id="2156"/>
      <w:bookmarkEnd w:id="2157"/>
    </w:p>
    <w:p w14:paraId="36D85115" w14:textId="0CC3DB1F" w:rsidR="002B6C31" w:rsidRPr="00AE1E32" w:rsidRDefault="002B6C31" w:rsidP="002B6C31">
      <w:r w:rsidRPr="00E75F7F">
        <w:rPr>
          <w:smallCaps/>
        </w:rPr>
        <w:t xml:space="preserve">Konnektiivisubjunksuunit </w:t>
      </w:r>
      <w:r>
        <w:t>alethaan semmoisen syntaktin, mik</w:t>
      </w:r>
      <w:r w:rsidRPr="00DE1A71">
        <w:t xml:space="preserve">ä ei muistele mithään lissää ittensä ylisyntakthiin, mutta </w:t>
      </w:r>
      <w:r w:rsidR="00C80F4F">
        <w:t>refereerathaan</w:t>
      </w:r>
      <w:r>
        <w:t xml:space="preserve"> </w:t>
      </w:r>
      <w:r w:rsidRPr="00DE1A71">
        <w:t>sanomatilhaan, konteksthiin. Niilä oon sitte samanlainen funksuu</w:t>
      </w:r>
      <w:r>
        <w:t>ni syntaktissa ko konnektiivisilla adverbiila</w:t>
      </w:r>
      <w:r w:rsidRPr="00DE1A71">
        <w:t xml:space="preserve">. </w:t>
      </w:r>
      <w:r w:rsidR="00762AAD">
        <w:t>Tämmöiset subju</w:t>
      </w:r>
      <w:r>
        <w:t>nksuunit</w:t>
      </w:r>
      <w:r w:rsidRPr="00DE1A71">
        <w:t xml:space="preserve"> oon </w:t>
      </w:r>
      <w:r w:rsidRPr="00DE1A71">
        <w:rPr>
          <w:i/>
        </w:rPr>
        <w:t>niin</w:t>
      </w:r>
      <w:r w:rsidRPr="00DE1A71">
        <w:t xml:space="preserve"> </w:t>
      </w:r>
      <w:r w:rsidRPr="00DE1A71">
        <w:rPr>
          <w:i/>
        </w:rPr>
        <w:t>ko</w:t>
      </w:r>
      <w:r w:rsidRPr="00DE1A71">
        <w:t xml:space="preserve"> ja </w:t>
      </w:r>
      <w:r w:rsidRPr="00DE1A71">
        <w:rPr>
          <w:i/>
        </w:rPr>
        <w:t>jos</w:t>
      </w:r>
      <w:r w:rsidRPr="00DE1A71">
        <w:t>, joila oon kans muunlaiset</w:t>
      </w:r>
      <w:r w:rsidRPr="00AE1E32">
        <w:t xml:space="preserve"> funksuunit: </w:t>
      </w:r>
      <w:r w:rsidRPr="00AE1E32">
        <w:rPr>
          <w:i/>
        </w:rPr>
        <w:t>niin ko</w:t>
      </w:r>
      <w:r w:rsidRPr="00AE1E32">
        <w:t xml:space="preserve"> käyte</w:t>
      </w:r>
      <w:r w:rsidR="002A6688">
        <w:t>t</w:t>
      </w:r>
      <w:r w:rsidRPr="00AE1E32">
        <w:t xml:space="preserve">hään verttaamisessa ja </w:t>
      </w:r>
      <w:r w:rsidRPr="00AE1E32">
        <w:rPr>
          <w:i/>
        </w:rPr>
        <w:t>jos</w:t>
      </w:r>
      <w:r w:rsidRPr="00AE1E32">
        <w:t xml:space="preserve"> käytethään kondisunaalisena subjunksuunina.</w:t>
      </w:r>
      <w:r w:rsidR="00CD5CA7">
        <w:t xml:space="preserve"> Kattoma tässä </w:t>
      </w:r>
      <w:r w:rsidR="00762AAD">
        <w:t>näitten käyttöö konnektiivisubjun</w:t>
      </w:r>
      <w:r w:rsidR="00CD5CA7">
        <w:t>ksuunina.</w:t>
      </w:r>
    </w:p>
    <w:p w14:paraId="0219AD05" w14:textId="09E63FE5" w:rsidR="002B6C31" w:rsidRPr="00AE1E32" w:rsidRDefault="002B6C31" w:rsidP="00CD5CA7">
      <w:pPr>
        <w:pStyle w:val="Punktliste"/>
      </w:pPr>
      <w:r w:rsidRPr="00AE1E32">
        <w:t xml:space="preserve">Liittosubjunksuuni </w:t>
      </w:r>
      <w:r w:rsidRPr="00AE1E32">
        <w:rPr>
          <w:i/>
        </w:rPr>
        <w:t>niin ko</w:t>
      </w:r>
      <w:r w:rsidRPr="00AE1E32">
        <w:t xml:space="preserve"> alkkaa alasyntaktin, mikä sittoo ittensä ylisyntaktin eđessä olevhaan puhheesseen eli teksthiin. Se saattaa olla alkamassa joukkosyntaktii tahi olla ittensä ylisyntaktin pörässä. Alasyntaktissa oon myötä sanoma-aktiverbi </w:t>
      </w:r>
      <w:r w:rsidRPr="00AE1E32">
        <w:rPr>
          <w:i/>
        </w:rPr>
        <w:t>puhhuut</w:t>
      </w:r>
      <w:r>
        <w:rPr>
          <w:i/>
        </w:rPr>
        <w:t xml:space="preserve"> </w:t>
      </w:r>
      <w:r w:rsidR="00BA1173" w:rsidRPr="00BA1173">
        <w:t>~</w:t>
      </w:r>
      <w:r>
        <w:rPr>
          <w:i/>
        </w:rPr>
        <w:t xml:space="preserve"> puhua</w:t>
      </w:r>
      <w:r w:rsidR="0075485B" w:rsidRPr="0075485B">
        <w:t>(</w:t>
      </w:r>
      <w:r>
        <w:rPr>
          <w:i/>
        </w:rPr>
        <w:t>t</w:t>
      </w:r>
      <w:r w:rsidR="0075485B" w:rsidRPr="0075485B">
        <w:t>)</w:t>
      </w:r>
      <w:r w:rsidRPr="00AE1E32">
        <w:t xml:space="preserve">, </w:t>
      </w:r>
      <w:r w:rsidRPr="00AE1E32">
        <w:rPr>
          <w:i/>
        </w:rPr>
        <w:t>sannoot</w:t>
      </w:r>
      <w:r>
        <w:rPr>
          <w:i/>
        </w:rPr>
        <w:t xml:space="preserve"> </w:t>
      </w:r>
      <w:r w:rsidR="00BA1173" w:rsidRPr="00BA1173">
        <w:t>~</w:t>
      </w:r>
      <w:r>
        <w:rPr>
          <w:i/>
        </w:rPr>
        <w:t xml:space="preserve"> sanoa</w:t>
      </w:r>
      <w:r w:rsidR="0075485B" w:rsidRPr="0075485B">
        <w:t>(</w:t>
      </w:r>
      <w:r>
        <w:rPr>
          <w:i/>
        </w:rPr>
        <w:t>t</w:t>
      </w:r>
      <w:r w:rsidR="0075485B" w:rsidRPr="0075485B">
        <w:t>)</w:t>
      </w:r>
      <w:r w:rsidRPr="00AE1E32">
        <w:t xml:space="preserve">, </w:t>
      </w:r>
      <w:r w:rsidRPr="00AE1E32">
        <w:rPr>
          <w:i/>
        </w:rPr>
        <w:t>kirjoittaa</w:t>
      </w:r>
      <w:r w:rsidR="0075485B" w:rsidRPr="0075485B">
        <w:t>(</w:t>
      </w:r>
      <w:r w:rsidRPr="00AE1E32">
        <w:rPr>
          <w:i/>
        </w:rPr>
        <w:t>t</w:t>
      </w:r>
      <w:r w:rsidR="0075485B" w:rsidRPr="0075485B">
        <w:t>)</w:t>
      </w:r>
      <w:r w:rsidRPr="00AE1E32">
        <w:t xml:space="preserve">, </w:t>
      </w:r>
      <w:r w:rsidRPr="00AE1E32">
        <w:rPr>
          <w:i/>
        </w:rPr>
        <w:t>muistela</w:t>
      </w:r>
      <w:r w:rsidRPr="00AE1E32">
        <w:t xml:space="preserve"> </w:t>
      </w:r>
      <w:r w:rsidR="00B31BD4">
        <w:t>eli</w:t>
      </w:r>
      <w:r>
        <w:t xml:space="preserve"> muu semmoinen</w:t>
      </w:r>
      <w:r w:rsidRPr="00AE1E32">
        <w:t>.</w:t>
      </w:r>
    </w:p>
    <w:p w14:paraId="2E0F5044" w14:textId="7569EFEF" w:rsidR="002B6C31" w:rsidRDefault="002B6C31" w:rsidP="002B6C31">
      <w:r w:rsidRPr="00AE1E32">
        <w:t xml:space="preserve">Tämmöistä </w:t>
      </w:r>
      <w:r w:rsidRPr="00AE1E32">
        <w:rPr>
          <w:i/>
        </w:rPr>
        <w:t xml:space="preserve">niin ko </w:t>
      </w:r>
      <w:r w:rsidRPr="00AE1E32">
        <w:t xml:space="preserve">-sanaliittoo saattais pittäät konnektiivina, mutta ko sillä oon syntaktissa fasta paikka </w:t>
      </w:r>
      <w:r>
        <w:t xml:space="preserve">syntaktin alussa </w:t>
      </w:r>
      <w:r w:rsidRPr="00AE1E32">
        <w:t>ja</w:t>
      </w:r>
      <w:r>
        <w:t xml:space="preserve"> ko</w:t>
      </w:r>
      <w:r w:rsidRPr="00AE1E32">
        <w:t xml:space="preserve"> </w:t>
      </w:r>
      <w:r w:rsidRPr="00AE1E32">
        <w:rPr>
          <w:i/>
        </w:rPr>
        <w:t>niin ko</w:t>
      </w:r>
      <w:r w:rsidR="005C70F4">
        <w:t xml:space="preserve"> -ala</w:t>
      </w:r>
      <w:r w:rsidRPr="00AE1E32">
        <w:t xml:space="preserve">syntakti ei saata seissoot yksin ilman ylisyntaktitta, otama sen myötä subjunksuuniitten </w:t>
      </w:r>
      <w:r w:rsidR="00FE7377">
        <w:t>seurassa</w:t>
      </w:r>
      <w:r w:rsidRPr="00AE1E32">
        <w:t>.</w:t>
      </w:r>
    </w:p>
    <w:p w14:paraId="1C870412" w14:textId="1050DAF4" w:rsidR="002B6C31" w:rsidRPr="00DF4F4D" w:rsidRDefault="002B6C31" w:rsidP="002B6C31">
      <w:r>
        <w:rPr>
          <w:i/>
        </w:rPr>
        <w:t>niin ko -</w:t>
      </w:r>
      <w:r>
        <w:t xml:space="preserve">syntakti saattaa seissoot ittensä ylisyntaktin eđessä </w:t>
      </w:r>
      <w:r w:rsidR="0075485B">
        <w:t>(</w:t>
      </w:r>
      <w:r>
        <w:t xml:space="preserve">1–3) tahi sen pörässä </w:t>
      </w:r>
      <w:r w:rsidR="0075485B">
        <w:t>(</w:t>
      </w:r>
      <w:r>
        <w:t>4, 5)</w:t>
      </w:r>
    </w:p>
    <w:p w14:paraId="02B3D5F9" w14:textId="712BDDB3" w:rsidR="002B6C31" w:rsidRPr="00AE1E32" w:rsidRDefault="0075485B" w:rsidP="002B6C31">
      <w:r>
        <w:t>(</w:t>
      </w:r>
      <w:r w:rsidR="002B6C31">
        <w:t>1)</w:t>
      </w:r>
      <w:r w:rsidR="002B6C31">
        <w:rPr>
          <w:i/>
        </w:rPr>
        <w:t xml:space="preserve"> </w:t>
      </w:r>
      <w:r w:rsidR="002B6C31" w:rsidRPr="00AE1E32">
        <w:rPr>
          <w:i/>
        </w:rPr>
        <w:t>Niin ko</w:t>
      </w:r>
      <w:r w:rsidR="002B6C31" w:rsidRPr="00AE1E32">
        <w:t xml:space="preserve"> </w:t>
      </w:r>
      <w:r w:rsidR="002B6C31" w:rsidRPr="00AE1E32">
        <w:rPr>
          <w:i/>
        </w:rPr>
        <w:t>mie jo muistelin</w:t>
      </w:r>
      <w:r w:rsidR="002B6C31" w:rsidRPr="00AE1E32">
        <w:t>, net alethiin suomalaiset täälä kulkemhaan heti ko tie tuli.</w:t>
      </w:r>
    </w:p>
    <w:p w14:paraId="4824641C" w14:textId="656A4A82" w:rsidR="002B6C31" w:rsidRPr="00AE1E32" w:rsidRDefault="0075485B" w:rsidP="002B6C31">
      <w:r>
        <w:t>(</w:t>
      </w:r>
      <w:r w:rsidR="004D4817">
        <w:t>2)</w:t>
      </w:r>
      <w:r w:rsidR="002B6C31">
        <w:rPr>
          <w:i/>
        </w:rPr>
        <w:t xml:space="preserve"> </w:t>
      </w:r>
      <w:r w:rsidR="002B6C31" w:rsidRPr="00AE1E32">
        <w:rPr>
          <w:i/>
        </w:rPr>
        <w:t>Niin ko</w:t>
      </w:r>
      <w:r w:rsidR="002B6C31" w:rsidRPr="00AE1E32">
        <w:t xml:space="preserve"> </w:t>
      </w:r>
      <w:r w:rsidR="002B6C31" w:rsidRPr="00AE1E32">
        <w:rPr>
          <w:i/>
        </w:rPr>
        <w:t>meän äitiki puhui</w:t>
      </w:r>
      <w:r w:rsidR="002B6C31" w:rsidRPr="00AE1E32">
        <w:t>, kyllä se oon parempi aika nyt.</w:t>
      </w:r>
    </w:p>
    <w:p w14:paraId="372157EC" w14:textId="16AAC2E1" w:rsidR="002B6C31" w:rsidRPr="00AE1E32" w:rsidRDefault="0075485B" w:rsidP="002B6C31">
      <w:r>
        <w:t>(</w:t>
      </w:r>
      <w:r w:rsidR="002B6C31">
        <w:t>3)</w:t>
      </w:r>
      <w:r w:rsidR="002B6C31">
        <w:rPr>
          <w:i/>
        </w:rPr>
        <w:t xml:space="preserve"> </w:t>
      </w:r>
      <w:r w:rsidR="002B6C31" w:rsidRPr="00AE1E32">
        <w:rPr>
          <w:i/>
        </w:rPr>
        <w:t>Niin ko</w:t>
      </w:r>
      <w:r w:rsidR="002B6C31" w:rsidRPr="00AE1E32">
        <w:t xml:space="preserve"> </w:t>
      </w:r>
      <w:r w:rsidR="002B6C31" w:rsidRPr="00AE1E32">
        <w:rPr>
          <w:i/>
        </w:rPr>
        <w:t>Perunka silloin kirjoitti</w:t>
      </w:r>
      <w:r w:rsidR="002B6C31" w:rsidRPr="00AE1E32">
        <w:t>, se oli kamala saarnata vierhaala kielelä ihmisille.</w:t>
      </w:r>
    </w:p>
    <w:p w14:paraId="1536C9BC" w14:textId="1600251F" w:rsidR="002B6C31" w:rsidRPr="00AE1E32" w:rsidRDefault="0075485B" w:rsidP="002B6C31">
      <w:pPr>
        <w:rPr>
          <w:szCs w:val="28"/>
        </w:rPr>
      </w:pPr>
      <w:r>
        <w:rPr>
          <w:szCs w:val="28"/>
        </w:rPr>
        <w:t>(</w:t>
      </w:r>
      <w:r w:rsidR="004D4817">
        <w:rPr>
          <w:szCs w:val="28"/>
        </w:rPr>
        <w:t>4) Koko sođ</w:t>
      </w:r>
      <w:r w:rsidR="002B6C31">
        <w:rPr>
          <w:szCs w:val="28"/>
        </w:rPr>
        <w:t xml:space="preserve">assa oli kysymys tyhä vallanhimosta, </w:t>
      </w:r>
      <w:r w:rsidR="002B6C31" w:rsidRPr="00086DBF">
        <w:rPr>
          <w:i/>
          <w:szCs w:val="28"/>
        </w:rPr>
        <w:t>niin ko Pekkaki assiin ymmärsi</w:t>
      </w:r>
      <w:r w:rsidR="002B6C31">
        <w:rPr>
          <w:szCs w:val="28"/>
        </w:rPr>
        <w:t>.</w:t>
      </w:r>
    </w:p>
    <w:p w14:paraId="71E5F255" w14:textId="714D0C70" w:rsidR="002B6C31" w:rsidRPr="00AE1E32" w:rsidRDefault="0075485B" w:rsidP="002B6C31">
      <w:pPr>
        <w:rPr>
          <w:szCs w:val="28"/>
        </w:rPr>
      </w:pPr>
      <w:r>
        <w:rPr>
          <w:szCs w:val="28"/>
        </w:rPr>
        <w:t>(</w:t>
      </w:r>
      <w:r w:rsidR="002B6C31">
        <w:rPr>
          <w:szCs w:val="28"/>
        </w:rPr>
        <w:t xml:space="preserve">5) </w:t>
      </w:r>
      <w:r w:rsidR="002B6C31" w:rsidRPr="00AE1E32">
        <w:rPr>
          <w:szCs w:val="28"/>
        </w:rPr>
        <w:t xml:space="preserve">Kyllä kainun kieli vielä ellää, </w:t>
      </w:r>
      <w:r w:rsidR="002B6C31" w:rsidRPr="00AE1E32">
        <w:rPr>
          <w:i/>
          <w:szCs w:val="28"/>
        </w:rPr>
        <w:t>niin ko</w:t>
      </w:r>
      <w:r w:rsidR="002B6C31" w:rsidRPr="00AE1E32">
        <w:rPr>
          <w:szCs w:val="28"/>
        </w:rPr>
        <w:t xml:space="preserve"> </w:t>
      </w:r>
      <w:r w:rsidR="002B6C31" w:rsidRPr="00AE1E32">
        <w:rPr>
          <w:i/>
          <w:szCs w:val="28"/>
        </w:rPr>
        <w:t>Alfin kirjatki tođistethaan</w:t>
      </w:r>
      <w:r w:rsidR="002B6C31" w:rsidRPr="00AE1E32">
        <w:rPr>
          <w:szCs w:val="28"/>
        </w:rPr>
        <w:t>.</w:t>
      </w:r>
    </w:p>
    <w:p w14:paraId="02BE38A0" w14:textId="60B4E20A" w:rsidR="002B6C31" w:rsidRPr="00AE1E32" w:rsidRDefault="002B6C31" w:rsidP="00CD5CA7">
      <w:pPr>
        <w:pStyle w:val="Punktliste"/>
      </w:pPr>
      <w:r>
        <w:t>Konnektiivi</w:t>
      </w:r>
      <w:r w:rsidRPr="00AE1E32">
        <w:t xml:space="preserve">subjunksuunina </w:t>
      </w:r>
      <w:r w:rsidRPr="00AE1E32">
        <w:rPr>
          <w:i/>
        </w:rPr>
        <w:t xml:space="preserve">jos </w:t>
      </w:r>
      <w:r w:rsidRPr="00AE1E32">
        <w:t xml:space="preserve">alkkaa syntaktin, mikä </w:t>
      </w:r>
      <w:r w:rsidR="004D4817">
        <w:t>refereeraa</w:t>
      </w:r>
      <w:r w:rsidRPr="00AE1E32">
        <w:t xml:space="preserve"> konteksthiin, </w:t>
      </w:r>
      <w:r>
        <w:t xml:space="preserve">kuuliijhaan </w:t>
      </w:r>
      <w:r w:rsidR="0075485B">
        <w:t>(</w:t>
      </w:r>
      <w:r w:rsidR="00E74A28">
        <w:t>6</w:t>
      </w:r>
      <w:r>
        <w:t xml:space="preserve">) </w:t>
      </w:r>
      <w:r w:rsidRPr="00AE1E32">
        <w:t xml:space="preserve">eli puhhuujhaan </w:t>
      </w:r>
      <w:r w:rsidR="0075485B">
        <w:t>(</w:t>
      </w:r>
      <w:r w:rsidR="00E74A28">
        <w:t>7</w:t>
      </w:r>
      <w:r>
        <w:t xml:space="preserve">) </w:t>
      </w:r>
      <w:r w:rsidRPr="00AE1E32">
        <w:t xml:space="preserve">ja hänen tiethoon eli ymmäryksheen, mutta ei aseta muuta ehtoo ittensä ylisyntaktin tottuusarvole. </w:t>
      </w:r>
      <w:r w:rsidRPr="00AE1E32">
        <w:rPr>
          <w:i/>
        </w:rPr>
        <w:t>jos-</w:t>
      </w:r>
      <w:r w:rsidRPr="00AE1E32">
        <w:t xml:space="preserve">syntakti saattaa kans tehđä ylisyntaktista </w:t>
      </w:r>
      <w:r>
        <w:t xml:space="preserve">yhdenlaisen </w:t>
      </w:r>
      <w:r w:rsidR="00141BA6">
        <w:t>kysymäsyn</w:t>
      </w:r>
      <w:r w:rsidRPr="00AE1E32">
        <w:t>taktin</w:t>
      </w:r>
      <w:r>
        <w:t xml:space="preserve"> </w:t>
      </w:r>
      <w:r w:rsidR="0075485B">
        <w:t>(</w:t>
      </w:r>
      <w:r w:rsidR="00E74A28">
        <w:t>7</w:t>
      </w:r>
      <w:r>
        <w:t>)</w:t>
      </w:r>
      <w:r w:rsidRPr="00AE1E32">
        <w:t>.</w:t>
      </w:r>
    </w:p>
    <w:p w14:paraId="568EF80A" w14:textId="7A1097CC" w:rsidR="002B6C31" w:rsidRPr="00AE1E32" w:rsidRDefault="0075485B" w:rsidP="002B6C31">
      <w:r>
        <w:t>(</w:t>
      </w:r>
      <w:r w:rsidR="00E74A28">
        <w:t>6</w:t>
      </w:r>
      <w:r w:rsidR="002B6C31">
        <w:t xml:space="preserve">) </w:t>
      </w:r>
      <w:r w:rsidR="002B6C31" w:rsidRPr="00AE1E32">
        <w:t>Meilä o</w:t>
      </w:r>
      <w:r w:rsidR="00B31BD4">
        <w:t>li vanhaasseen aikhaan tervahau</w:t>
      </w:r>
      <w:r w:rsidR="002B6C31" w:rsidRPr="00AE1E32">
        <w:t xml:space="preserve">at, </w:t>
      </w:r>
      <w:r w:rsidR="002B6C31" w:rsidRPr="00AE1E32">
        <w:rPr>
          <w:i/>
        </w:rPr>
        <w:t>jos</w:t>
      </w:r>
      <w:r w:rsidR="002B6C31" w:rsidRPr="00AE1E32">
        <w:t xml:space="preserve"> </w:t>
      </w:r>
      <w:r w:rsidR="002B6C31" w:rsidRPr="00AE1E32">
        <w:rPr>
          <w:i/>
        </w:rPr>
        <w:t>tet ymmärättä</w:t>
      </w:r>
      <w:r w:rsidRPr="0075485B">
        <w:t>,</w:t>
      </w:r>
      <w:r w:rsidR="002B6C31" w:rsidRPr="00AE1E32">
        <w:rPr>
          <w:i/>
        </w:rPr>
        <w:t xml:space="preserve"> mikä semmonen oon</w:t>
      </w:r>
      <w:r w:rsidR="001B127A" w:rsidRPr="001B127A">
        <w:t>.</w:t>
      </w:r>
    </w:p>
    <w:p w14:paraId="45CE6E07" w14:textId="1230F968" w:rsidR="002B6C31" w:rsidRPr="00AE1E32" w:rsidRDefault="0075485B" w:rsidP="002B6C31">
      <w:r>
        <w:t>(</w:t>
      </w:r>
      <w:r w:rsidR="00E74A28">
        <w:t>7</w:t>
      </w:r>
      <w:r w:rsidR="002B6C31">
        <w:t xml:space="preserve">) </w:t>
      </w:r>
      <w:r w:rsidR="002B6C31" w:rsidRPr="00AE1E32">
        <w:rPr>
          <w:i/>
        </w:rPr>
        <w:t>Jos</w:t>
      </w:r>
      <w:r w:rsidR="002B6C31" w:rsidRPr="00AE1E32">
        <w:t xml:space="preserve"> </w:t>
      </w:r>
      <w:r w:rsidR="002B6C31" w:rsidRPr="00AE1E32">
        <w:rPr>
          <w:i/>
        </w:rPr>
        <w:t>mie olen assiin oikhein ymmärtänny</w:t>
      </w:r>
      <w:r w:rsidR="002B6C31" w:rsidRPr="00AE1E32">
        <w:t>, tet meinaatta siirttyyt Alattihoon.</w:t>
      </w:r>
    </w:p>
    <w:p w14:paraId="1B5FDD95" w14:textId="77777777" w:rsidR="002B6C31" w:rsidRPr="00AE1E32" w:rsidRDefault="002B6C31" w:rsidP="001B6F30">
      <w:pPr>
        <w:pStyle w:val="Overskrift3"/>
      </w:pPr>
      <w:bookmarkStart w:id="2158" w:name="_Subjunksuunisyntakti_komplementtina"/>
      <w:bookmarkStart w:id="2159" w:name="_Subjunksuunisyntakti_komplementtina_1"/>
      <w:bookmarkStart w:id="2160" w:name="_Subjunksuunisyntakti_komplementtina_2"/>
      <w:bookmarkStart w:id="2161" w:name="_Toc242931519"/>
      <w:bookmarkStart w:id="2162" w:name="_Toc311274024"/>
      <w:bookmarkEnd w:id="2158"/>
      <w:bookmarkEnd w:id="2159"/>
      <w:bookmarkEnd w:id="2160"/>
      <w:r w:rsidRPr="00AE1E32">
        <w:t xml:space="preserve">Subjunksuunisyntakti </w:t>
      </w:r>
      <w:r>
        <w:t>komplement</w:t>
      </w:r>
      <w:r w:rsidRPr="00AE1E32">
        <w:t>tina</w:t>
      </w:r>
      <w:bookmarkEnd w:id="2161"/>
      <w:bookmarkEnd w:id="2162"/>
    </w:p>
    <w:p w14:paraId="47C46B34" w14:textId="62E1E598" w:rsidR="002B6C31" w:rsidRPr="00F73584" w:rsidRDefault="002B6C31" w:rsidP="002B6C31">
      <w:r w:rsidRPr="00AE1E32">
        <w:t xml:space="preserve">Subjunksuunit saatethaan alkkaat </w:t>
      </w:r>
      <w:r w:rsidRPr="00F73584">
        <w:t xml:space="preserve">komplementtisyntaktin tahi -fraasin. </w:t>
      </w:r>
      <w:r>
        <w:t>Komplementti</w:t>
      </w:r>
      <w:r w:rsidRPr="00F73584">
        <w:t>syntaktiitten fu</w:t>
      </w:r>
      <w:r w:rsidR="00BE3663">
        <w:t>nksuunit oon samat ko muutoinki</w:t>
      </w:r>
      <w:r w:rsidRPr="00F73584">
        <w:t xml:space="preserve"> syntaktiitten </w:t>
      </w:r>
      <w:r>
        <w:t>komplementi</w:t>
      </w:r>
      <w:r w:rsidRPr="00F73584">
        <w:t>ila eli net saatethaan olla ylisyntaktin subjekti, objekti, predikatiivi tahi adverbiaali.</w:t>
      </w:r>
    </w:p>
    <w:p w14:paraId="55518E12" w14:textId="4B4FC2BD" w:rsidR="002B6C31" w:rsidRPr="00F73584" w:rsidRDefault="002B6C31" w:rsidP="002B6C31">
      <w:r>
        <w:t>Komplement</w:t>
      </w:r>
      <w:r w:rsidRPr="00F73584">
        <w:t>tisyntaktilla saattaa olla kans nominaalinen representantti ylisyntaktissa. Tämä oon tavalisesti pro</w:t>
      </w:r>
      <w:r w:rsidR="007B47AA">
        <w:t>nomeni</w:t>
      </w:r>
      <w:r w:rsidRPr="00F73584">
        <w:t xml:space="preserve"> </w:t>
      </w:r>
      <w:r w:rsidRPr="00F73584">
        <w:rPr>
          <w:i/>
        </w:rPr>
        <w:t>se</w:t>
      </w:r>
      <w:r w:rsidRPr="00F73584">
        <w:t xml:space="preserve"> eli joku sen kaasushaamu. Esimerkiksi</w:t>
      </w:r>
      <w:r w:rsidR="00B31BD4">
        <w:t xml:space="preserve"> (1, 2)</w:t>
      </w:r>
      <w:r w:rsidRPr="00F73584">
        <w:t>:</w:t>
      </w:r>
    </w:p>
    <w:p w14:paraId="34C41CC2" w14:textId="41E4674E" w:rsidR="002B6C31" w:rsidRPr="00AE1E32" w:rsidRDefault="00B31BD4" w:rsidP="002B6C31">
      <w:r>
        <w:t>(1)</w:t>
      </w:r>
      <w:r>
        <w:rPr>
          <w:i/>
        </w:rPr>
        <w:t xml:space="preserve"> </w:t>
      </w:r>
      <w:r w:rsidR="002B6C31" w:rsidRPr="00AE1E32">
        <w:rPr>
          <w:i/>
        </w:rPr>
        <w:t xml:space="preserve">Se </w:t>
      </w:r>
      <w:r w:rsidR="002B6C31" w:rsidRPr="00AE1E32">
        <w:t xml:space="preserve">oon kummalinen, </w:t>
      </w:r>
      <w:r w:rsidR="002B6C31" w:rsidRPr="00AE1E32">
        <w:rPr>
          <w:i/>
        </w:rPr>
        <w:t>ette sieki halusit olla myötä</w:t>
      </w:r>
      <w:r w:rsidR="002B6C31" w:rsidRPr="00AE1E32">
        <w:t>.</w:t>
      </w:r>
    </w:p>
    <w:p w14:paraId="62901E9C" w14:textId="725BEAE8" w:rsidR="002B6C31" w:rsidRPr="00AE1E32" w:rsidRDefault="00B31BD4" w:rsidP="002B6C31">
      <w:r>
        <w:t xml:space="preserve">(2) </w:t>
      </w:r>
      <w:r w:rsidR="002B6C31" w:rsidRPr="00AE1E32">
        <w:t xml:space="preserve">Mie en tieny </w:t>
      </w:r>
      <w:r w:rsidR="002B6C31" w:rsidRPr="00AE1E32">
        <w:rPr>
          <w:i/>
        </w:rPr>
        <w:t>sitä</w:t>
      </w:r>
      <w:r w:rsidR="002B6C31" w:rsidRPr="00AE1E32">
        <w:t xml:space="preserve">, </w:t>
      </w:r>
      <w:r w:rsidR="002B6C31" w:rsidRPr="00AE1E32">
        <w:rPr>
          <w:i/>
        </w:rPr>
        <w:t>ette sieki halusit olla myötä</w:t>
      </w:r>
      <w:r w:rsidR="002B6C31" w:rsidRPr="00AE1E32">
        <w:t>.</w:t>
      </w:r>
    </w:p>
    <w:p w14:paraId="4DF3223C" w14:textId="2CCD285D" w:rsidR="002B6C31" w:rsidRPr="00AE1E32" w:rsidRDefault="002B6C31" w:rsidP="002B6C31">
      <w:r w:rsidRPr="00AE1E32">
        <w:t xml:space="preserve">Käskemä tämmöista </w:t>
      </w:r>
      <w:r>
        <w:t>semanttisesti tyyhää</w:t>
      </w:r>
      <w:r w:rsidRPr="00AE1E32">
        <w:t xml:space="preserve"> ylisyntaktin jäsentä </w:t>
      </w:r>
      <w:r w:rsidRPr="00E75F7F">
        <w:rPr>
          <w:smallCaps/>
        </w:rPr>
        <w:t>ankkurisanaksi</w:t>
      </w:r>
      <w:r w:rsidR="006A3A48">
        <w:t xml:space="preserve"> </w:t>
      </w:r>
      <w:r w:rsidR="0075485B">
        <w:t>(</w:t>
      </w:r>
      <w:r w:rsidR="006A3A48">
        <w:t xml:space="preserve">katto kohđasta 2.4.4 Korrelaatti ja ankkurisana). </w:t>
      </w:r>
      <w:r>
        <w:t>A</w:t>
      </w:r>
      <w:r w:rsidRPr="00AE1E32">
        <w:t>nkkurisana saattaa vailuutki, mutta se oon ylheensä parempi ankkuris</w:t>
      </w:r>
      <w:r>
        <w:t>a</w:t>
      </w:r>
      <w:r w:rsidRPr="00AE1E32">
        <w:t>nan kans.</w:t>
      </w:r>
    </w:p>
    <w:p w14:paraId="0375304B" w14:textId="30D6C369" w:rsidR="002B6C31" w:rsidRPr="00AE1E32" w:rsidRDefault="002B6C31" w:rsidP="001B6F30">
      <w:pPr>
        <w:pStyle w:val="Overskrift4"/>
      </w:pPr>
      <w:bookmarkStart w:id="2163" w:name="_Subjunksuunisyntakti_subjektina"/>
      <w:bookmarkStart w:id="2164" w:name="_Subjunksuunisyntakti_subjektina_1"/>
      <w:bookmarkStart w:id="2165" w:name="_Toc242931520"/>
      <w:bookmarkStart w:id="2166" w:name="_Toc311274025"/>
      <w:bookmarkEnd w:id="2163"/>
      <w:bookmarkEnd w:id="2164"/>
      <w:r w:rsidRPr="00AE1E32">
        <w:t xml:space="preserve">Subjunksuunisyntakti </w:t>
      </w:r>
      <w:r w:rsidR="00092B3D">
        <w:t>subjektinna</w:t>
      </w:r>
      <w:bookmarkEnd w:id="2165"/>
      <w:bookmarkEnd w:id="2166"/>
    </w:p>
    <w:p w14:paraId="41CA4E37" w14:textId="3156C505" w:rsidR="002B6C31" w:rsidRPr="0095387D" w:rsidRDefault="002B6C31" w:rsidP="002B6C31">
      <w:r w:rsidRPr="001768BB">
        <w:t xml:space="preserve">Ylisyntaktin </w:t>
      </w:r>
      <w:r w:rsidR="00092B3D">
        <w:t>subjektinna</w:t>
      </w:r>
      <w:r w:rsidRPr="00AE1E32">
        <w:t xml:space="preserve"> saatethaan essiinttyyt alasyntaktit, mikkä alethaan subjunksuuniila </w:t>
      </w:r>
      <w:r w:rsidRPr="00AE1E32">
        <w:rPr>
          <w:i/>
        </w:rPr>
        <w:t xml:space="preserve">ette </w:t>
      </w:r>
      <w:r w:rsidRPr="00AE1E32">
        <w:t xml:space="preserve">ja </w:t>
      </w:r>
      <w:r w:rsidRPr="00AE1E32">
        <w:rPr>
          <w:i/>
        </w:rPr>
        <w:t>ko</w:t>
      </w:r>
      <w:r w:rsidR="001B127A" w:rsidRPr="001B127A">
        <w:t>.</w:t>
      </w:r>
      <w:r>
        <w:rPr>
          <w:i/>
        </w:rPr>
        <w:t xml:space="preserve"> </w:t>
      </w:r>
      <w:r w:rsidR="0095387D">
        <w:t>Kattoma näitä erittäin.</w:t>
      </w:r>
    </w:p>
    <w:p w14:paraId="5A2322C8" w14:textId="77777777" w:rsidR="00F904D4" w:rsidRDefault="00092B3D" w:rsidP="0095387D">
      <w:pPr>
        <w:pStyle w:val="Punktliste"/>
      </w:pPr>
      <w:r>
        <w:t>Subjektinna</w:t>
      </w:r>
      <w:r w:rsidR="002B6C31" w:rsidRPr="00AE1E32">
        <w:t xml:space="preserve"> </w:t>
      </w:r>
      <w:r w:rsidR="002B6C31" w:rsidRPr="00AE1E32">
        <w:rPr>
          <w:i/>
        </w:rPr>
        <w:t>ette</w:t>
      </w:r>
      <w:r w:rsidR="002B6C31" w:rsidRPr="00AE1E32">
        <w:t xml:space="preserve">-syntakti oon tasan ittensä ylisyntaktin pörässä. </w:t>
      </w:r>
      <w:r w:rsidR="002B6C31">
        <w:t xml:space="preserve">Ylisyntakti oon tavalissiimin yhđenlainen </w:t>
      </w:r>
      <w:r w:rsidR="002729E5">
        <w:t>predikasuuni</w:t>
      </w:r>
      <w:r w:rsidR="002B6C31">
        <w:t xml:space="preserve">syntakti. </w:t>
      </w:r>
      <w:r w:rsidR="002B6C31">
        <w:rPr>
          <w:i/>
        </w:rPr>
        <w:t>ette-</w:t>
      </w:r>
      <w:r w:rsidR="002B6C31">
        <w:t>syntaktilla</w:t>
      </w:r>
      <w:r w:rsidR="000A4B27">
        <w:t xml:space="preserve"> </w:t>
      </w:r>
      <w:r w:rsidR="002B6C31" w:rsidRPr="00AE1E32">
        <w:t xml:space="preserve">saattaa olla ylisyntaktissa ankkurisana </w:t>
      </w:r>
      <w:r w:rsidR="0075485B">
        <w:t>(</w:t>
      </w:r>
      <w:r w:rsidR="002B6C31" w:rsidRPr="00AE1E32">
        <w:t>1–3),</w:t>
      </w:r>
      <w:r w:rsidR="00721B48">
        <w:t xml:space="preserve"> mutta saattaa se vailuutki </w:t>
      </w:r>
      <w:r w:rsidR="0075485B">
        <w:t>(</w:t>
      </w:r>
      <w:r w:rsidR="00721B48">
        <w:t>4</w:t>
      </w:r>
      <w:r w:rsidR="002B6C31" w:rsidRPr="00AE1E32">
        <w:t>)</w:t>
      </w:r>
      <w:r w:rsidR="00F904D4">
        <w:t>.</w:t>
      </w:r>
    </w:p>
    <w:p w14:paraId="708B4521" w14:textId="3A368F45" w:rsidR="002B6C31" w:rsidRPr="00AE1E32" w:rsidRDefault="0075485B" w:rsidP="002B6C31">
      <w:r>
        <w:t>(</w:t>
      </w:r>
      <w:r w:rsidR="002B6C31" w:rsidRPr="00AE1E32">
        <w:t xml:space="preserve">1) </w:t>
      </w:r>
      <w:r w:rsidR="002B6C31" w:rsidRPr="00AE1E32">
        <w:rPr>
          <w:i/>
        </w:rPr>
        <w:t>Se</w:t>
      </w:r>
      <w:r w:rsidR="002B6C31" w:rsidRPr="00AE1E32">
        <w:t xml:space="preserve"> oon tavalinen, </w:t>
      </w:r>
      <w:r w:rsidR="002B6C31" w:rsidRPr="00AE1E32">
        <w:rPr>
          <w:i/>
        </w:rPr>
        <w:t>ette tuola mettässä näkkee karfuun</w:t>
      </w:r>
      <w:r w:rsidR="002B6C31" w:rsidRPr="00AE1E32">
        <w:t>.</w:t>
      </w:r>
    </w:p>
    <w:p w14:paraId="29E7E898" w14:textId="0634910A" w:rsidR="002B6C31" w:rsidRPr="00AE1E32" w:rsidRDefault="0075485B" w:rsidP="002B6C31">
      <w:pPr>
        <w:rPr>
          <w:lang w:val="is-IS"/>
        </w:rPr>
      </w:pPr>
      <w:r>
        <w:rPr>
          <w:lang w:val="is-IS"/>
        </w:rPr>
        <w:t>(</w:t>
      </w:r>
      <w:r w:rsidR="002B6C31" w:rsidRPr="00AE1E32">
        <w:rPr>
          <w:lang w:val="is-IS"/>
        </w:rPr>
        <w:t xml:space="preserve">2) Kyllä </w:t>
      </w:r>
      <w:r w:rsidR="002B6C31" w:rsidRPr="00AE1E32">
        <w:rPr>
          <w:i/>
          <w:lang w:val="is-IS"/>
        </w:rPr>
        <w:t>se</w:t>
      </w:r>
      <w:r w:rsidR="00BE3663">
        <w:rPr>
          <w:lang w:val="is-IS"/>
        </w:rPr>
        <w:t xml:space="preserve"> oon juuri tapah</w:t>
      </w:r>
      <w:r w:rsidR="002B6C31" w:rsidRPr="00AE1E32">
        <w:rPr>
          <w:lang w:val="is-IS"/>
        </w:rPr>
        <w:t xml:space="preserve">tunnu, </w:t>
      </w:r>
      <w:r w:rsidR="002B6C31" w:rsidRPr="00AE1E32">
        <w:rPr>
          <w:i/>
          <w:lang w:val="is-IS"/>
        </w:rPr>
        <w:t>ette karhu oon pahojansa tehny</w:t>
      </w:r>
      <w:r w:rsidR="002B6C31" w:rsidRPr="00AE1E32">
        <w:rPr>
          <w:lang w:val="is-IS"/>
        </w:rPr>
        <w:t>.</w:t>
      </w:r>
    </w:p>
    <w:p w14:paraId="68E5D1AB" w14:textId="77777777" w:rsidR="00F904D4" w:rsidRDefault="0075485B" w:rsidP="002B6C31">
      <w:pPr>
        <w:rPr>
          <w:lang w:val="is-IS"/>
        </w:rPr>
      </w:pPr>
      <w:r>
        <w:rPr>
          <w:lang w:val="is-IS"/>
        </w:rPr>
        <w:t>(</w:t>
      </w:r>
      <w:r w:rsidR="002B6C31" w:rsidRPr="00AE1E32">
        <w:rPr>
          <w:lang w:val="is-IS"/>
        </w:rPr>
        <w:t xml:space="preserve">3) Vielä </w:t>
      </w:r>
      <w:r w:rsidR="00AC65DE">
        <w:rPr>
          <w:lang w:val="is-IS"/>
        </w:rPr>
        <w:t>somempi</w:t>
      </w:r>
      <w:r w:rsidR="002B6C31" w:rsidRPr="00AE1E32">
        <w:rPr>
          <w:lang w:val="is-IS"/>
        </w:rPr>
        <w:t xml:space="preserve"> hänestä oli </w:t>
      </w:r>
      <w:r w:rsidR="002B6C31" w:rsidRPr="00AE1E32">
        <w:rPr>
          <w:i/>
          <w:lang w:val="is-IS"/>
        </w:rPr>
        <w:t>se</w:t>
      </w:r>
      <w:r w:rsidR="002B6C31" w:rsidRPr="00AE1E32">
        <w:rPr>
          <w:lang w:val="is-IS"/>
        </w:rPr>
        <w:t xml:space="preserve">, </w:t>
      </w:r>
      <w:r w:rsidR="002B6C31" w:rsidRPr="00AE1E32">
        <w:rPr>
          <w:i/>
          <w:lang w:val="is-IS"/>
        </w:rPr>
        <w:t>ette</w:t>
      </w:r>
      <w:r w:rsidR="002B6C31" w:rsidRPr="00AE1E32">
        <w:rPr>
          <w:lang w:val="is-IS"/>
        </w:rPr>
        <w:t xml:space="preserve"> </w:t>
      </w:r>
      <w:r w:rsidR="00AC65DE">
        <w:rPr>
          <w:i/>
          <w:lang w:val="is-IS"/>
        </w:rPr>
        <w:t>ämmi oli hänen kansa kotona</w:t>
      </w:r>
      <w:r w:rsidR="00F904D4">
        <w:rPr>
          <w:lang w:val="is-IS"/>
        </w:rPr>
        <w:t>.</w:t>
      </w:r>
    </w:p>
    <w:p w14:paraId="72446429" w14:textId="10FA2EE5" w:rsidR="002B6C31" w:rsidRPr="00AE1E32" w:rsidRDefault="0075485B" w:rsidP="002B6C31">
      <w:pPr>
        <w:rPr>
          <w:lang w:val="is-IS"/>
        </w:rPr>
      </w:pPr>
      <w:r>
        <w:rPr>
          <w:lang w:val="is-IS"/>
        </w:rPr>
        <w:t>(</w:t>
      </w:r>
      <w:r w:rsidR="005F1AB3">
        <w:rPr>
          <w:lang w:val="is-IS"/>
        </w:rPr>
        <w:t xml:space="preserve">4) </w:t>
      </w:r>
      <w:r w:rsidR="002B6C31" w:rsidRPr="00AE1E32">
        <w:rPr>
          <w:lang w:val="is-IS"/>
        </w:rPr>
        <w:t xml:space="preserve">Jos tässä joku sattuis tulla kippeeksi, niin piian olis hyvä, </w:t>
      </w:r>
      <w:r w:rsidR="002B6C31" w:rsidRPr="00AE1E32">
        <w:rPr>
          <w:i/>
          <w:lang w:val="is-IS"/>
        </w:rPr>
        <w:t>ette</w:t>
      </w:r>
      <w:r w:rsidR="002B6C31" w:rsidRPr="00AE1E32">
        <w:rPr>
          <w:lang w:val="is-IS"/>
        </w:rPr>
        <w:t xml:space="preserve"> </w:t>
      </w:r>
      <w:r w:rsidR="002B6C31" w:rsidRPr="00AE1E32">
        <w:rPr>
          <w:i/>
          <w:lang w:val="is-IS"/>
        </w:rPr>
        <w:t>meilä olis lääki</w:t>
      </w:r>
      <w:r w:rsidR="005F1AB3">
        <w:rPr>
          <w:lang w:val="is-IS"/>
        </w:rPr>
        <w:t>.</w:t>
      </w:r>
      <w:r w:rsidR="002B6C31" w:rsidRPr="00AE1E32">
        <w:rPr>
          <w:lang w:val="is-IS"/>
        </w:rPr>
        <w:t xml:space="preserve"> </w:t>
      </w:r>
      <w:r>
        <w:rPr>
          <w:lang w:val="is-IS"/>
        </w:rPr>
        <w:t>(</w:t>
      </w:r>
      <w:r w:rsidR="00DC483F">
        <w:rPr>
          <w:lang w:val="is-IS"/>
        </w:rPr>
        <w:t>Alf Nil</w:t>
      </w:r>
      <w:r w:rsidR="00AC65DE">
        <w:rPr>
          <w:lang w:val="is-IS"/>
        </w:rPr>
        <w:t>sen-Børsskog, Kuosuvaaran takana</w:t>
      </w:r>
      <w:r w:rsidR="00E0049B">
        <w:rPr>
          <w:lang w:val="is-IS"/>
        </w:rPr>
        <w:t>.</w:t>
      </w:r>
      <w:r w:rsidR="002B6C31" w:rsidRPr="00AE1E32">
        <w:rPr>
          <w:lang w:val="is-IS"/>
        </w:rPr>
        <w:t>)</w:t>
      </w:r>
    </w:p>
    <w:p w14:paraId="7E7231BB" w14:textId="33E4B82D" w:rsidR="00E91C99" w:rsidRPr="00AE1E32" w:rsidRDefault="00E91C99" w:rsidP="00E91C99">
      <w:pPr>
        <w:rPr>
          <w:lang w:val="is-IS"/>
        </w:rPr>
      </w:pPr>
      <w:r w:rsidRPr="00AE1E32">
        <w:rPr>
          <w:lang w:val="is-IS"/>
        </w:rPr>
        <w:t xml:space="preserve">Ko ylisyntaktissa oon predikatiivi, saattaa </w:t>
      </w:r>
      <w:r w:rsidRPr="00AE1E32">
        <w:rPr>
          <w:i/>
          <w:lang w:val="is-IS"/>
        </w:rPr>
        <w:t>ette-</w:t>
      </w:r>
      <w:r w:rsidRPr="00AE1E32">
        <w:rPr>
          <w:lang w:val="is-IS"/>
        </w:rPr>
        <w:t xml:space="preserve">syntaktin sijasta </w:t>
      </w:r>
      <w:r w:rsidR="00092B3D">
        <w:rPr>
          <w:lang w:val="is-IS"/>
        </w:rPr>
        <w:t>subjektinna</w:t>
      </w:r>
      <w:r w:rsidRPr="00AE1E32">
        <w:rPr>
          <w:lang w:val="is-IS"/>
        </w:rPr>
        <w:t xml:space="preserve"> olla kans infinitiivifraasi, minkä </w:t>
      </w:r>
      <w:r w:rsidRPr="00AE1E32">
        <w:rPr>
          <w:i/>
          <w:lang w:val="is-IS"/>
        </w:rPr>
        <w:t>ette-</w:t>
      </w:r>
      <w:r w:rsidRPr="00AE1E32">
        <w:rPr>
          <w:lang w:val="is-IS"/>
        </w:rPr>
        <w:t xml:space="preserve">subjunksuuni sittoo ylisyntakthiin. Ehtona oon, ette </w:t>
      </w:r>
      <w:r w:rsidRPr="00AE1E32">
        <w:rPr>
          <w:i/>
          <w:lang w:val="is-IS"/>
        </w:rPr>
        <w:t>ette-</w:t>
      </w:r>
      <w:r w:rsidRPr="00AE1E32">
        <w:rPr>
          <w:lang w:val="is-IS"/>
        </w:rPr>
        <w:t>fraasin merkitys oon geneerinen</w:t>
      </w:r>
      <w:r>
        <w:rPr>
          <w:lang w:val="is-IS"/>
        </w:rPr>
        <w:t xml:space="preserve"> </w:t>
      </w:r>
      <w:r w:rsidR="0075485B">
        <w:rPr>
          <w:lang w:val="is-IS"/>
        </w:rPr>
        <w:t>(</w:t>
      </w:r>
      <w:r w:rsidR="00AB0100">
        <w:rPr>
          <w:lang w:val="is-IS"/>
        </w:rPr>
        <w:t>5</w:t>
      </w:r>
      <w:r>
        <w:rPr>
          <w:lang w:val="is-IS"/>
        </w:rPr>
        <w:t>–</w:t>
      </w:r>
      <w:r w:rsidR="00AB0100">
        <w:rPr>
          <w:lang w:val="is-IS"/>
        </w:rPr>
        <w:t>7</w:t>
      </w:r>
      <w:r>
        <w:rPr>
          <w:lang w:val="is-IS"/>
        </w:rPr>
        <w:t>)</w:t>
      </w:r>
      <w:r w:rsidRPr="00E91C99">
        <w:rPr>
          <w:lang w:val="is-IS"/>
        </w:rPr>
        <w:t>.</w:t>
      </w:r>
    </w:p>
    <w:p w14:paraId="280A5892" w14:textId="77777777" w:rsidR="00F904D4" w:rsidRDefault="0075485B" w:rsidP="00E91C99">
      <w:pPr>
        <w:rPr>
          <w:lang w:val="is-IS"/>
        </w:rPr>
      </w:pPr>
      <w:r>
        <w:rPr>
          <w:lang w:val="is-IS"/>
        </w:rPr>
        <w:t>(</w:t>
      </w:r>
      <w:r w:rsidR="00887698">
        <w:rPr>
          <w:lang w:val="is-IS"/>
        </w:rPr>
        <w:t>5</w:t>
      </w:r>
      <w:r w:rsidR="00E91C99">
        <w:rPr>
          <w:lang w:val="is-IS"/>
        </w:rPr>
        <w:t>) Hyvä se o</w:t>
      </w:r>
      <w:r w:rsidR="00E91C99" w:rsidRPr="00AE1E32">
        <w:rPr>
          <w:lang w:val="is-IS"/>
        </w:rPr>
        <w:t xml:space="preserve">on </w:t>
      </w:r>
      <w:r w:rsidR="00E91C99">
        <w:rPr>
          <w:i/>
          <w:lang w:val="is-IS"/>
        </w:rPr>
        <w:t>että pääst</w:t>
      </w:r>
      <w:r w:rsidR="00E91C99" w:rsidRPr="00AE1E32">
        <w:rPr>
          <w:i/>
          <w:lang w:val="is-IS"/>
        </w:rPr>
        <w:t>ä valmhi</w:t>
      </w:r>
      <w:r w:rsidR="00E91C99">
        <w:rPr>
          <w:i/>
          <w:lang w:val="is-IS"/>
        </w:rPr>
        <w:t>i</w:t>
      </w:r>
      <w:r w:rsidR="00E91C99" w:rsidRPr="00AE1E32">
        <w:rPr>
          <w:i/>
          <w:lang w:val="is-IS"/>
        </w:rPr>
        <w:t>ksi a</w:t>
      </w:r>
      <w:r w:rsidR="00E91C99">
        <w:rPr>
          <w:i/>
          <w:lang w:val="is-IS"/>
        </w:rPr>
        <w:t>i</w:t>
      </w:r>
      <w:r w:rsidR="00E91C99" w:rsidRPr="00AE1E32">
        <w:rPr>
          <w:i/>
          <w:lang w:val="is-IS"/>
        </w:rPr>
        <w:t>jala</w:t>
      </w:r>
      <w:r w:rsidR="00F904D4">
        <w:rPr>
          <w:lang w:val="is-IS"/>
        </w:rPr>
        <w:t>.</w:t>
      </w:r>
    </w:p>
    <w:p w14:paraId="57BEC795" w14:textId="77777777" w:rsidR="00F904D4" w:rsidRDefault="0075485B" w:rsidP="00E91C99">
      <w:pPr>
        <w:rPr>
          <w:lang w:val="is-IS"/>
        </w:rPr>
      </w:pPr>
      <w:r>
        <w:rPr>
          <w:lang w:val="is-IS"/>
        </w:rPr>
        <w:t>(</w:t>
      </w:r>
      <w:r w:rsidR="00887698">
        <w:rPr>
          <w:lang w:val="is-IS"/>
        </w:rPr>
        <w:t>6</w:t>
      </w:r>
      <w:r w:rsidR="00E91C99">
        <w:rPr>
          <w:lang w:val="is-IS"/>
        </w:rPr>
        <w:t>) Paha se o</w:t>
      </w:r>
      <w:r w:rsidR="00E91C99" w:rsidRPr="00AE1E32">
        <w:rPr>
          <w:lang w:val="is-IS"/>
        </w:rPr>
        <w:t xml:space="preserve">on </w:t>
      </w:r>
      <w:r w:rsidR="00E91C99" w:rsidRPr="00AE1E32">
        <w:rPr>
          <w:i/>
          <w:lang w:val="is-IS"/>
        </w:rPr>
        <w:t>että olla köyhänä</w:t>
      </w:r>
      <w:r w:rsidR="00F904D4">
        <w:rPr>
          <w:lang w:val="is-IS"/>
        </w:rPr>
        <w:t>.</w:t>
      </w:r>
    </w:p>
    <w:p w14:paraId="00CB264B" w14:textId="2FF4A731" w:rsidR="00E91C99" w:rsidRDefault="0075485B" w:rsidP="00E91C99">
      <w:pPr>
        <w:rPr>
          <w:i/>
          <w:lang w:val="is-IS"/>
        </w:rPr>
      </w:pPr>
      <w:r>
        <w:rPr>
          <w:lang w:val="is-IS"/>
        </w:rPr>
        <w:t>(</w:t>
      </w:r>
      <w:r w:rsidR="00887698">
        <w:rPr>
          <w:lang w:val="is-IS"/>
        </w:rPr>
        <w:t>7</w:t>
      </w:r>
      <w:r w:rsidR="00E91C99" w:rsidRPr="00AE1E32">
        <w:rPr>
          <w:lang w:val="is-IS"/>
        </w:rPr>
        <w:t>) Se oon soma</w:t>
      </w:r>
      <w:r w:rsidR="004E2910">
        <w:rPr>
          <w:i/>
          <w:lang w:val="is-IS"/>
        </w:rPr>
        <w:t xml:space="preserve"> ette nähh</w:t>
      </w:r>
      <w:r w:rsidR="00E91C99" w:rsidRPr="00AE1E32">
        <w:rPr>
          <w:i/>
          <w:lang w:val="is-IS"/>
        </w:rPr>
        <w:t>ä vielä sinunki</w:t>
      </w:r>
      <w:r w:rsidR="001B127A" w:rsidRPr="001B127A">
        <w:rPr>
          <w:lang w:val="is-IS"/>
        </w:rPr>
        <w:t>.</w:t>
      </w:r>
    </w:p>
    <w:p w14:paraId="44C35B93" w14:textId="3C08BB2B" w:rsidR="002B6C31" w:rsidRPr="00CF71F2" w:rsidRDefault="00AB6434" w:rsidP="002B6C31">
      <w:pPr>
        <w:rPr>
          <w:lang w:val="is-IS"/>
        </w:rPr>
      </w:pPr>
      <w:r>
        <w:rPr>
          <w:lang w:val="is-IS"/>
        </w:rPr>
        <w:t>Sans</w:t>
      </w:r>
      <w:r w:rsidR="002B6C31">
        <w:rPr>
          <w:lang w:val="is-IS"/>
        </w:rPr>
        <w:t xml:space="preserve">iverbit </w:t>
      </w:r>
      <w:r w:rsidR="002B6C31" w:rsidRPr="00AE1E32">
        <w:rPr>
          <w:i/>
          <w:lang w:val="is-IS"/>
        </w:rPr>
        <w:t>näyttää</w:t>
      </w:r>
      <w:r w:rsidR="0075485B" w:rsidRPr="0075485B">
        <w:rPr>
          <w:lang w:val="is-IS"/>
        </w:rPr>
        <w:t>(</w:t>
      </w:r>
      <w:r w:rsidR="002B6C31" w:rsidRPr="00AE1E32">
        <w:rPr>
          <w:i/>
          <w:lang w:val="is-IS"/>
        </w:rPr>
        <w:t>t</w:t>
      </w:r>
      <w:r w:rsidR="0075485B" w:rsidRPr="0075485B">
        <w:rPr>
          <w:lang w:val="is-IS"/>
        </w:rPr>
        <w:t>)</w:t>
      </w:r>
      <w:r w:rsidR="002B6C31" w:rsidRPr="00AE1E32">
        <w:rPr>
          <w:i/>
          <w:lang w:val="is-IS"/>
        </w:rPr>
        <w:t xml:space="preserve"> </w:t>
      </w:r>
      <w:r w:rsidR="002B6C31">
        <w:rPr>
          <w:lang w:val="is-IS"/>
        </w:rPr>
        <w:t xml:space="preserve">ja </w:t>
      </w:r>
      <w:r w:rsidR="002B6C31">
        <w:rPr>
          <w:i/>
          <w:lang w:val="is-IS"/>
        </w:rPr>
        <w:t xml:space="preserve">tunttuut </w:t>
      </w:r>
      <w:r w:rsidR="00BA1173" w:rsidRPr="00BA1173">
        <w:rPr>
          <w:lang w:val="is-IS"/>
        </w:rPr>
        <w:t>~</w:t>
      </w:r>
      <w:r w:rsidR="002B6C31">
        <w:rPr>
          <w:i/>
          <w:lang w:val="is-IS"/>
        </w:rPr>
        <w:t xml:space="preserve"> tuntua</w:t>
      </w:r>
      <w:r w:rsidR="0075485B" w:rsidRPr="0075485B">
        <w:rPr>
          <w:lang w:val="is-IS"/>
        </w:rPr>
        <w:t>(</w:t>
      </w:r>
      <w:r w:rsidR="002B6C31">
        <w:rPr>
          <w:i/>
          <w:lang w:val="is-IS"/>
        </w:rPr>
        <w:t>t</w:t>
      </w:r>
      <w:r w:rsidR="0075485B" w:rsidRPr="0075485B">
        <w:rPr>
          <w:lang w:val="is-IS"/>
        </w:rPr>
        <w:t>)</w:t>
      </w:r>
      <w:r w:rsidR="002B6C31">
        <w:rPr>
          <w:i/>
          <w:lang w:val="is-IS"/>
        </w:rPr>
        <w:t xml:space="preserve"> </w:t>
      </w:r>
      <w:r w:rsidR="002B6C31">
        <w:rPr>
          <w:lang w:val="is-IS"/>
        </w:rPr>
        <w:t>otethaan</w:t>
      </w:r>
      <w:r w:rsidR="002B6C31" w:rsidRPr="00AE1E32">
        <w:rPr>
          <w:lang w:val="is-IS"/>
        </w:rPr>
        <w:t xml:space="preserve"> tavalisesti adverbiaali</w:t>
      </w:r>
      <w:r w:rsidR="002B6C31">
        <w:rPr>
          <w:lang w:val="is-IS"/>
        </w:rPr>
        <w:t>komplement</w:t>
      </w:r>
      <w:r w:rsidR="002B6C31" w:rsidRPr="00AE1E32">
        <w:rPr>
          <w:lang w:val="is-IS"/>
        </w:rPr>
        <w:t>in, mikä oon ablatiivissa</w:t>
      </w:r>
      <w:r w:rsidR="00025759">
        <w:rPr>
          <w:lang w:val="is-IS"/>
        </w:rPr>
        <w:t xml:space="preserve"> </w:t>
      </w:r>
      <w:r w:rsidR="0075485B">
        <w:rPr>
          <w:lang w:val="is-IS"/>
        </w:rPr>
        <w:t>(</w:t>
      </w:r>
      <w:r w:rsidR="00025759">
        <w:rPr>
          <w:lang w:val="is-IS"/>
        </w:rPr>
        <w:t xml:space="preserve">katto kohđasta </w:t>
      </w:r>
      <w:r w:rsidR="00034DB3" w:rsidRPr="004E2910">
        <w:rPr>
          <w:caps/>
          <w:lang w:val="is-IS"/>
        </w:rPr>
        <w:t xml:space="preserve">4.2.3.7 </w:t>
      </w:r>
      <w:r w:rsidR="00025759" w:rsidRPr="004E2910">
        <w:rPr>
          <w:caps/>
          <w:lang w:val="is-IS"/>
        </w:rPr>
        <w:t>SANSI</w:t>
      </w:r>
      <w:r w:rsidR="00025759">
        <w:rPr>
          <w:lang w:val="is-IS"/>
        </w:rPr>
        <w:t>)</w:t>
      </w:r>
      <w:r w:rsidR="007836E3">
        <w:rPr>
          <w:lang w:val="is-IS"/>
        </w:rPr>
        <w:t xml:space="preserve">. Niilä saattaa </w:t>
      </w:r>
      <w:r w:rsidR="002B6C31" w:rsidRPr="00AE1E32">
        <w:rPr>
          <w:lang w:val="is-IS"/>
        </w:rPr>
        <w:t>kuitenki adverbiaali</w:t>
      </w:r>
      <w:r w:rsidR="002B6C31">
        <w:rPr>
          <w:lang w:val="is-IS"/>
        </w:rPr>
        <w:t>komplement</w:t>
      </w:r>
      <w:r w:rsidR="002B6C31" w:rsidRPr="00AE1E32">
        <w:rPr>
          <w:lang w:val="is-IS"/>
        </w:rPr>
        <w:t>in sij</w:t>
      </w:r>
      <w:r w:rsidR="002570C2">
        <w:rPr>
          <w:lang w:val="is-IS"/>
        </w:rPr>
        <w:t>assa</w:t>
      </w:r>
      <w:r w:rsidR="002B6C31" w:rsidRPr="00AE1E32">
        <w:rPr>
          <w:lang w:val="is-IS"/>
        </w:rPr>
        <w:t xml:space="preserve"> olla subjekti, mikä oon </w:t>
      </w:r>
      <w:r w:rsidR="002B6C31" w:rsidRPr="00AE1E32">
        <w:rPr>
          <w:i/>
          <w:lang w:val="is-IS"/>
        </w:rPr>
        <w:t>ette-</w:t>
      </w:r>
      <w:r w:rsidR="002B6C31" w:rsidRPr="00AE1E32">
        <w:rPr>
          <w:lang w:val="is-IS"/>
        </w:rPr>
        <w:t>syntakti</w:t>
      </w:r>
      <w:r w:rsidR="002B6C31">
        <w:rPr>
          <w:lang w:val="is-IS"/>
        </w:rPr>
        <w:t xml:space="preserve"> </w:t>
      </w:r>
      <w:r w:rsidR="0075485B">
        <w:rPr>
          <w:lang w:val="is-IS"/>
        </w:rPr>
        <w:t>(</w:t>
      </w:r>
      <w:r w:rsidR="00593188">
        <w:rPr>
          <w:lang w:val="is-IS"/>
        </w:rPr>
        <w:t>8–10</w:t>
      </w:r>
      <w:r w:rsidR="002B6C31">
        <w:rPr>
          <w:lang w:val="is-IS"/>
        </w:rPr>
        <w:t>)</w:t>
      </w:r>
      <w:r w:rsidR="002B6C31" w:rsidRPr="00AE1E32">
        <w:rPr>
          <w:lang w:val="is-IS"/>
        </w:rPr>
        <w:t>.</w:t>
      </w:r>
      <w:r w:rsidR="00CF71F2">
        <w:rPr>
          <w:lang w:val="is-IS"/>
        </w:rPr>
        <w:t xml:space="preserve"> Tämmöiset syntaktit olema analyseeranheet </w:t>
      </w:r>
      <w:r w:rsidR="00E26310">
        <w:rPr>
          <w:caps/>
          <w:lang w:val="is-IS"/>
        </w:rPr>
        <w:t>referatiivise</w:t>
      </w:r>
      <w:r w:rsidR="00CF71F2" w:rsidRPr="00CF71F2">
        <w:rPr>
          <w:caps/>
          <w:lang w:val="is-IS"/>
        </w:rPr>
        <w:t>ksi sansi</w:t>
      </w:r>
      <w:r w:rsidR="00CF71F2">
        <w:rPr>
          <w:caps/>
          <w:lang w:val="is-IS"/>
        </w:rPr>
        <w:t>-</w:t>
      </w:r>
      <w:r w:rsidR="00E26310">
        <w:rPr>
          <w:lang w:val="is-IS"/>
        </w:rPr>
        <w:t>syntakti</w:t>
      </w:r>
      <w:r w:rsidR="00CF71F2">
        <w:rPr>
          <w:lang w:val="is-IS"/>
        </w:rPr>
        <w:t>ksi</w:t>
      </w:r>
      <w:r w:rsidR="001B4FEC">
        <w:rPr>
          <w:lang w:val="is-IS"/>
        </w:rPr>
        <w:t xml:space="preserve"> (katto kohđasta 4.3.3</w:t>
      </w:r>
      <w:r w:rsidR="006E3CE2">
        <w:rPr>
          <w:lang w:val="is-IS"/>
        </w:rPr>
        <w:t>, esimerkit 15</w:t>
      </w:r>
      <w:r w:rsidR="004E2910">
        <w:rPr>
          <w:lang w:val="is-IS"/>
        </w:rPr>
        <w:t>, 1</w:t>
      </w:r>
      <w:r w:rsidR="006E3CE2">
        <w:rPr>
          <w:lang w:val="is-IS"/>
        </w:rPr>
        <w:t>6</w:t>
      </w:r>
      <w:r w:rsidR="001B4FEC">
        <w:rPr>
          <w:lang w:val="is-IS"/>
        </w:rPr>
        <w:t>).</w:t>
      </w:r>
    </w:p>
    <w:p w14:paraId="159CF8C9" w14:textId="39A8C0C1" w:rsidR="002B6C31" w:rsidRPr="00AE1E32" w:rsidRDefault="0075485B" w:rsidP="002B6C31">
      <w:pPr>
        <w:rPr>
          <w:lang w:val="is-IS"/>
        </w:rPr>
      </w:pPr>
      <w:r>
        <w:rPr>
          <w:lang w:val="is-IS"/>
        </w:rPr>
        <w:t>(</w:t>
      </w:r>
      <w:r w:rsidR="00B0444C">
        <w:rPr>
          <w:lang w:val="is-IS"/>
        </w:rPr>
        <w:t>8</w:t>
      </w:r>
      <w:r w:rsidR="002B6C31" w:rsidRPr="00AE1E32">
        <w:rPr>
          <w:lang w:val="is-IS"/>
        </w:rPr>
        <w:t xml:space="preserve">) Tänä vuona näyttää, </w:t>
      </w:r>
      <w:r w:rsidR="002B6C31" w:rsidRPr="00FC58AB">
        <w:rPr>
          <w:i/>
          <w:lang w:val="is-IS"/>
        </w:rPr>
        <w:t>ettei tulekhaan hilloja</w:t>
      </w:r>
      <w:r w:rsidR="002B6C31" w:rsidRPr="00AE1E32">
        <w:rPr>
          <w:lang w:val="is-IS"/>
        </w:rPr>
        <w:t>.</w:t>
      </w:r>
    </w:p>
    <w:p w14:paraId="4200FD74" w14:textId="453FD151" w:rsidR="002B6C31" w:rsidRDefault="0075485B" w:rsidP="002B6C31">
      <w:pPr>
        <w:rPr>
          <w:lang w:val="is-IS"/>
        </w:rPr>
      </w:pPr>
      <w:r>
        <w:rPr>
          <w:lang w:val="is-IS"/>
        </w:rPr>
        <w:t>(</w:t>
      </w:r>
      <w:r w:rsidR="00B0444C">
        <w:rPr>
          <w:lang w:val="is-IS"/>
        </w:rPr>
        <w:t>9</w:t>
      </w:r>
      <w:r w:rsidR="002B6C31" w:rsidRPr="00AE1E32">
        <w:rPr>
          <w:lang w:val="is-IS"/>
        </w:rPr>
        <w:t xml:space="preserve">) Näytti, </w:t>
      </w:r>
      <w:r w:rsidR="002B6C31" w:rsidRPr="00FC58AB">
        <w:rPr>
          <w:i/>
          <w:lang w:val="is-IS"/>
        </w:rPr>
        <w:t>ette kainun kieli kokonhansa kuolee</w:t>
      </w:r>
      <w:r w:rsidR="002B6C31" w:rsidRPr="00AE1E32">
        <w:rPr>
          <w:lang w:val="is-IS"/>
        </w:rPr>
        <w:t>.</w:t>
      </w:r>
    </w:p>
    <w:p w14:paraId="3B081B17" w14:textId="139CCA54" w:rsidR="002B6C31" w:rsidRPr="00AE1E32" w:rsidRDefault="0075485B" w:rsidP="002B6C31">
      <w:pPr>
        <w:rPr>
          <w:lang w:val="is-IS"/>
        </w:rPr>
      </w:pPr>
      <w:r>
        <w:rPr>
          <w:lang w:val="is-IS"/>
        </w:rPr>
        <w:t>(</w:t>
      </w:r>
      <w:r w:rsidR="00B0444C">
        <w:rPr>
          <w:lang w:val="is-IS"/>
        </w:rPr>
        <w:t>10</w:t>
      </w:r>
      <w:r w:rsidR="002B6C31">
        <w:rPr>
          <w:lang w:val="is-IS"/>
        </w:rPr>
        <w:t xml:space="preserve">) Pekasta tuntui, </w:t>
      </w:r>
      <w:r w:rsidR="002B6C31" w:rsidRPr="00FC58AB">
        <w:rPr>
          <w:i/>
          <w:lang w:val="is-IS"/>
        </w:rPr>
        <w:t>ette kuolema oli likelä</w:t>
      </w:r>
      <w:r w:rsidR="002B6C31">
        <w:rPr>
          <w:lang w:val="is-IS"/>
        </w:rPr>
        <w:t>.</w:t>
      </w:r>
    </w:p>
    <w:p w14:paraId="410413ED" w14:textId="71792E8E" w:rsidR="002B6C31" w:rsidRPr="00AE1E32" w:rsidRDefault="002B6C31" w:rsidP="002B6C31">
      <w:pPr>
        <w:rPr>
          <w:lang w:val="is-IS"/>
        </w:rPr>
      </w:pPr>
      <w:r w:rsidRPr="00AE1E32">
        <w:rPr>
          <w:lang w:val="is-IS"/>
        </w:rPr>
        <w:t xml:space="preserve">Verttaa syntaktiita </w:t>
      </w:r>
      <w:r w:rsidR="0075485B">
        <w:rPr>
          <w:lang w:val="is-IS"/>
        </w:rPr>
        <w:t>(</w:t>
      </w:r>
      <w:r w:rsidR="004E2910">
        <w:rPr>
          <w:lang w:val="is-IS"/>
        </w:rPr>
        <w:t>8</w:t>
      </w:r>
      <w:r>
        <w:rPr>
          <w:lang w:val="is-IS"/>
        </w:rPr>
        <w:t xml:space="preserve">), </w:t>
      </w:r>
      <w:r w:rsidR="0075485B">
        <w:rPr>
          <w:lang w:val="is-IS"/>
        </w:rPr>
        <w:t>(</w:t>
      </w:r>
      <w:r w:rsidR="004E2910">
        <w:rPr>
          <w:lang w:val="is-IS"/>
        </w:rPr>
        <w:t>9</w:t>
      </w:r>
      <w:r>
        <w:rPr>
          <w:lang w:val="is-IS"/>
        </w:rPr>
        <w:t xml:space="preserve">) ja </w:t>
      </w:r>
      <w:r w:rsidR="0075485B">
        <w:rPr>
          <w:lang w:val="is-IS"/>
        </w:rPr>
        <w:t>(</w:t>
      </w:r>
      <w:r w:rsidR="004E2910">
        <w:rPr>
          <w:lang w:val="is-IS"/>
        </w:rPr>
        <w:t>10</w:t>
      </w:r>
      <w:r>
        <w:rPr>
          <w:lang w:val="is-IS"/>
        </w:rPr>
        <w:t xml:space="preserve">) </w:t>
      </w:r>
      <w:r w:rsidRPr="00AE1E32">
        <w:rPr>
          <w:lang w:val="is-IS"/>
        </w:rPr>
        <w:t xml:space="preserve">semmoishiin syntakthiin, missä oon ankkurisana </w:t>
      </w:r>
      <w:r w:rsidR="0075485B">
        <w:rPr>
          <w:lang w:val="is-IS"/>
        </w:rPr>
        <w:t>(</w:t>
      </w:r>
      <w:r w:rsidR="004E2910">
        <w:rPr>
          <w:lang w:val="is-IS"/>
        </w:rPr>
        <w:t>11</w:t>
      </w:r>
      <w:r w:rsidR="004E2910">
        <w:rPr>
          <w:lang w:val="fi-FI"/>
        </w:rPr>
        <w:t>–</w:t>
      </w:r>
      <w:r w:rsidR="004E2910">
        <w:rPr>
          <w:lang w:val="is-IS"/>
        </w:rPr>
        <w:t>13</w:t>
      </w:r>
      <w:r w:rsidRPr="00AE1E32">
        <w:rPr>
          <w:lang w:val="is-IS"/>
        </w:rPr>
        <w:t>):</w:t>
      </w:r>
    </w:p>
    <w:p w14:paraId="547D4B61" w14:textId="16C63CEB" w:rsidR="002B6C31" w:rsidRPr="00AE1E32" w:rsidRDefault="0075485B" w:rsidP="002B6C31">
      <w:pPr>
        <w:rPr>
          <w:lang w:val="is-IS"/>
        </w:rPr>
      </w:pPr>
      <w:r>
        <w:rPr>
          <w:lang w:val="is-IS"/>
        </w:rPr>
        <w:t>(</w:t>
      </w:r>
      <w:r w:rsidR="00B0444C">
        <w:rPr>
          <w:lang w:val="is-IS"/>
        </w:rPr>
        <w:t>11</w:t>
      </w:r>
      <w:r w:rsidR="002B6C31" w:rsidRPr="00AE1E32">
        <w:rPr>
          <w:lang w:val="is-IS"/>
        </w:rPr>
        <w:t xml:space="preserve">) Tänä vuona näyttää </w:t>
      </w:r>
      <w:r w:rsidR="002B6C31" w:rsidRPr="00AE1E32">
        <w:rPr>
          <w:i/>
          <w:lang w:val="is-IS"/>
        </w:rPr>
        <w:t>siltä</w:t>
      </w:r>
      <w:r w:rsidR="002B6C31" w:rsidRPr="00AE1E32">
        <w:rPr>
          <w:lang w:val="is-IS"/>
        </w:rPr>
        <w:t xml:space="preserve">, </w:t>
      </w:r>
      <w:r w:rsidR="002B6C31" w:rsidRPr="00AE1E32">
        <w:rPr>
          <w:i/>
          <w:lang w:val="is-IS"/>
        </w:rPr>
        <w:t>ettei</w:t>
      </w:r>
      <w:r w:rsidR="002B6C31" w:rsidRPr="00AE1E32">
        <w:rPr>
          <w:lang w:val="is-IS"/>
        </w:rPr>
        <w:t xml:space="preserve"> </w:t>
      </w:r>
      <w:r w:rsidR="002B6C31" w:rsidRPr="002F0EF5">
        <w:rPr>
          <w:i/>
          <w:lang w:val="is-IS"/>
        </w:rPr>
        <w:t>tulekhaan hilloja</w:t>
      </w:r>
      <w:r w:rsidR="002B6C31" w:rsidRPr="00AE1E32">
        <w:rPr>
          <w:lang w:val="is-IS"/>
        </w:rPr>
        <w:t>.</w:t>
      </w:r>
    </w:p>
    <w:p w14:paraId="65C1B1BC" w14:textId="19CF22A9" w:rsidR="002B6C31" w:rsidRDefault="0075485B" w:rsidP="002B6C31">
      <w:pPr>
        <w:rPr>
          <w:lang w:val="is-IS"/>
        </w:rPr>
      </w:pPr>
      <w:r>
        <w:rPr>
          <w:lang w:val="is-IS"/>
        </w:rPr>
        <w:t>(</w:t>
      </w:r>
      <w:r w:rsidR="00B0444C">
        <w:rPr>
          <w:lang w:val="is-IS"/>
        </w:rPr>
        <w:t>12</w:t>
      </w:r>
      <w:r w:rsidR="002B6C31" w:rsidRPr="00AE1E32">
        <w:rPr>
          <w:lang w:val="is-IS"/>
        </w:rPr>
        <w:t xml:space="preserve">) Näytti </w:t>
      </w:r>
      <w:r w:rsidR="002B6C31" w:rsidRPr="00AE1E32">
        <w:rPr>
          <w:i/>
          <w:lang w:val="is-IS"/>
        </w:rPr>
        <w:t>siltä</w:t>
      </w:r>
      <w:r w:rsidR="002B6C31" w:rsidRPr="00AE1E32">
        <w:rPr>
          <w:lang w:val="is-IS"/>
        </w:rPr>
        <w:t xml:space="preserve">, </w:t>
      </w:r>
      <w:r w:rsidR="002B6C31" w:rsidRPr="00AE1E32">
        <w:rPr>
          <w:i/>
          <w:lang w:val="is-IS"/>
        </w:rPr>
        <w:t>ette</w:t>
      </w:r>
      <w:r w:rsidR="002B6C31" w:rsidRPr="00AE1E32">
        <w:rPr>
          <w:lang w:val="is-IS"/>
        </w:rPr>
        <w:t xml:space="preserve"> </w:t>
      </w:r>
      <w:r w:rsidR="002B6C31" w:rsidRPr="002F0EF5">
        <w:rPr>
          <w:i/>
          <w:lang w:val="is-IS"/>
        </w:rPr>
        <w:t>kainun kieli kokonhansa kuolee</w:t>
      </w:r>
      <w:r w:rsidR="002B6C31" w:rsidRPr="00AE1E32">
        <w:rPr>
          <w:lang w:val="is-IS"/>
        </w:rPr>
        <w:t>.</w:t>
      </w:r>
    </w:p>
    <w:p w14:paraId="52CC6FE8" w14:textId="56FB272D" w:rsidR="002B6C31" w:rsidRDefault="0075485B" w:rsidP="002B6C31">
      <w:pPr>
        <w:rPr>
          <w:lang w:val="is-IS"/>
        </w:rPr>
      </w:pPr>
      <w:r>
        <w:rPr>
          <w:lang w:val="is-IS"/>
        </w:rPr>
        <w:t>(</w:t>
      </w:r>
      <w:r w:rsidR="00B0444C">
        <w:rPr>
          <w:lang w:val="is-IS"/>
        </w:rPr>
        <w:t>13</w:t>
      </w:r>
      <w:r w:rsidR="002B6C31">
        <w:rPr>
          <w:lang w:val="is-IS"/>
        </w:rPr>
        <w:t xml:space="preserve">) Pekasta tuntui </w:t>
      </w:r>
      <w:r w:rsidR="002B6C31" w:rsidRPr="00CF668C">
        <w:rPr>
          <w:i/>
          <w:lang w:val="is-IS"/>
        </w:rPr>
        <w:t>siltä</w:t>
      </w:r>
      <w:r w:rsidRPr="0075485B">
        <w:rPr>
          <w:lang w:val="is-IS"/>
        </w:rPr>
        <w:t>,</w:t>
      </w:r>
      <w:r w:rsidR="002B6C31" w:rsidRPr="00CF668C">
        <w:rPr>
          <w:i/>
          <w:lang w:val="is-IS"/>
        </w:rPr>
        <w:t xml:space="preserve"> ette kuolema oli likelä</w:t>
      </w:r>
      <w:r w:rsidR="002B6C31">
        <w:rPr>
          <w:lang w:val="is-IS"/>
        </w:rPr>
        <w:t>.</w:t>
      </w:r>
    </w:p>
    <w:p w14:paraId="7738C518" w14:textId="57EE1A43" w:rsidR="00FD0EBF" w:rsidRDefault="00FD0EBF" w:rsidP="002B6C31">
      <w:pPr>
        <w:rPr>
          <w:lang w:val="is-IS"/>
        </w:rPr>
      </w:pPr>
      <w:r>
        <w:rPr>
          <w:lang w:val="is-IS"/>
        </w:rPr>
        <w:t>Näistä oon kuitenki tavalinen ette jättäät ankkurisanan pois.</w:t>
      </w:r>
    </w:p>
    <w:p w14:paraId="79A2D1F9" w14:textId="6732C60A" w:rsidR="002B6C31" w:rsidRPr="00AE1E32" w:rsidRDefault="002B6C31" w:rsidP="0095387D">
      <w:pPr>
        <w:pStyle w:val="Punktliste"/>
      </w:pPr>
      <w:r w:rsidRPr="00AE1E32">
        <w:t xml:space="preserve">Subjunksuuni </w:t>
      </w:r>
      <w:r w:rsidRPr="00AE1E32">
        <w:rPr>
          <w:i/>
        </w:rPr>
        <w:t>ko</w:t>
      </w:r>
      <w:r w:rsidRPr="00AE1E32">
        <w:t xml:space="preserve"> saattaa kans alkkaat subjektisyntaktin</w:t>
      </w:r>
      <w:r w:rsidR="00B60A1B">
        <w:t>, mikä oon ylisyntaktin predikatiivin korrelaattina</w:t>
      </w:r>
      <w:r w:rsidR="00562D6A">
        <w:t xml:space="preserve"> (14–17)</w:t>
      </w:r>
      <w:r w:rsidR="00B60A1B">
        <w:t>.</w:t>
      </w:r>
      <w:r w:rsidRPr="00AE1E32">
        <w:t xml:space="preserve"> Tavalinen se oon konstruksuunissa </w:t>
      </w:r>
      <w:r w:rsidRPr="00AE1E32">
        <w:rPr>
          <w:i/>
        </w:rPr>
        <w:t>oon</w:t>
      </w:r>
      <w:r w:rsidRPr="00AE1E32">
        <w:t xml:space="preserve"> </w:t>
      </w:r>
      <w:r w:rsidRPr="00AE1E32">
        <w:rPr>
          <w:i/>
        </w:rPr>
        <w:t>hyvä</w:t>
      </w:r>
      <w:r w:rsidR="0098090B" w:rsidRPr="0098090B">
        <w:t>/</w:t>
      </w:r>
      <w:r w:rsidRPr="00AE1E32">
        <w:rPr>
          <w:i/>
        </w:rPr>
        <w:t>paha</w:t>
      </w:r>
      <w:r w:rsidR="0098090B" w:rsidRPr="0098090B">
        <w:t>/</w:t>
      </w:r>
      <w:r w:rsidRPr="00AE1E32">
        <w:rPr>
          <w:i/>
        </w:rPr>
        <w:t>huono ko</w:t>
      </w:r>
      <w:r w:rsidR="001B127A" w:rsidRPr="001B127A">
        <w:t>.</w:t>
      </w:r>
      <w:r w:rsidRPr="00AE1E32">
        <w:t xml:space="preserve"> Adjektiivi saattaa kans olla komparatiivinen </w:t>
      </w:r>
      <w:r w:rsidR="0075485B">
        <w:t>(</w:t>
      </w:r>
      <w:r w:rsidR="00562D6A">
        <w:t>17</w:t>
      </w:r>
      <w:r w:rsidRPr="00AE1E32">
        <w:t xml:space="preserve">). Subjunksuunisyntaktilla saattaa ylisyntaktissa olla ankkurisana </w:t>
      </w:r>
      <w:r w:rsidR="0075485B">
        <w:t>(</w:t>
      </w:r>
      <w:r w:rsidR="00562D6A">
        <w:t>16, 17</w:t>
      </w:r>
      <w:r w:rsidRPr="00AE1E32">
        <w:t xml:space="preserve">) eli olla olematta </w:t>
      </w:r>
      <w:r w:rsidR="0075485B">
        <w:t>(</w:t>
      </w:r>
      <w:r w:rsidRPr="00AE1E32">
        <w:t>1</w:t>
      </w:r>
      <w:r w:rsidR="00562D6A">
        <w:t>4</w:t>
      </w:r>
      <w:r w:rsidRPr="00AE1E32">
        <w:t xml:space="preserve">, </w:t>
      </w:r>
      <w:r w:rsidR="00562D6A">
        <w:t>15</w:t>
      </w:r>
      <w:r w:rsidRPr="00AE1E32">
        <w:t>).</w:t>
      </w:r>
    </w:p>
    <w:p w14:paraId="765E2EBF" w14:textId="07CF23C9" w:rsidR="002B6C31" w:rsidRPr="00AE1E32" w:rsidRDefault="0075485B" w:rsidP="002B6C31">
      <w:r>
        <w:t>(</w:t>
      </w:r>
      <w:r w:rsidR="002B6C31" w:rsidRPr="00AE1E32">
        <w:t>1</w:t>
      </w:r>
      <w:r w:rsidR="00562D6A">
        <w:t>4</w:t>
      </w:r>
      <w:r w:rsidR="002B6C31" w:rsidRPr="00AE1E32">
        <w:t xml:space="preserve">) Oli hyvä, </w:t>
      </w:r>
      <w:r w:rsidR="002B6C31" w:rsidRPr="00AE1E32">
        <w:rPr>
          <w:i/>
        </w:rPr>
        <w:t>ko</w:t>
      </w:r>
      <w:r w:rsidR="002B6C31" w:rsidRPr="00AE1E32">
        <w:t xml:space="preserve"> </w:t>
      </w:r>
      <w:r w:rsidR="002B6C31" w:rsidRPr="00AE1E32">
        <w:rPr>
          <w:i/>
        </w:rPr>
        <w:t>tulitta kotia</w:t>
      </w:r>
      <w:r w:rsidR="002B6C31" w:rsidRPr="00AE1E32">
        <w:t>.</w:t>
      </w:r>
    </w:p>
    <w:p w14:paraId="163447CE" w14:textId="0785FFF3" w:rsidR="002B6C31" w:rsidRPr="00AE1E32" w:rsidRDefault="0075485B" w:rsidP="002B6C31">
      <w:r>
        <w:t>(</w:t>
      </w:r>
      <w:r w:rsidR="00562D6A">
        <w:t>15</w:t>
      </w:r>
      <w:r w:rsidR="002B6C31" w:rsidRPr="00AE1E32">
        <w:t xml:space="preserve">) Oon paha, </w:t>
      </w:r>
      <w:r w:rsidR="002B6C31" w:rsidRPr="00AE1E32">
        <w:rPr>
          <w:i/>
        </w:rPr>
        <w:t>ko</w:t>
      </w:r>
      <w:r w:rsidR="002B6C31" w:rsidRPr="00AE1E32">
        <w:t xml:space="preserve"> </w:t>
      </w:r>
      <w:r w:rsidR="002B6C31" w:rsidRPr="00AE1E32">
        <w:rPr>
          <w:i/>
        </w:rPr>
        <w:t>lapset villiinythään</w:t>
      </w:r>
      <w:r w:rsidR="002B6C31" w:rsidRPr="00AE1E32">
        <w:t>.</w:t>
      </w:r>
    </w:p>
    <w:p w14:paraId="6EB36B65" w14:textId="2ED5DE15" w:rsidR="002B6C31" w:rsidRPr="00AE1E32" w:rsidRDefault="0075485B" w:rsidP="002B6C31">
      <w:r>
        <w:t>(</w:t>
      </w:r>
      <w:r w:rsidR="00562D6A">
        <w:t>16</w:t>
      </w:r>
      <w:r w:rsidR="002B6C31" w:rsidRPr="00AE1E32">
        <w:t xml:space="preserve">) </w:t>
      </w:r>
      <w:r w:rsidR="002B6C31" w:rsidRPr="00AE1E32">
        <w:rPr>
          <w:i/>
        </w:rPr>
        <w:t>Se</w:t>
      </w:r>
      <w:r w:rsidR="002B6C31" w:rsidRPr="00AE1E32">
        <w:t xml:space="preserve"> oon surkkee, </w:t>
      </w:r>
      <w:r w:rsidR="002B6C31" w:rsidRPr="00AE1E32">
        <w:rPr>
          <w:i/>
        </w:rPr>
        <w:t>ko</w:t>
      </w:r>
      <w:r w:rsidR="002B6C31" w:rsidRPr="00AE1E32">
        <w:t xml:space="preserve"> </w:t>
      </w:r>
      <w:r w:rsidR="002B6C31" w:rsidRPr="00AE1E32">
        <w:rPr>
          <w:i/>
        </w:rPr>
        <w:t>kala oon loppunu vuonosta</w:t>
      </w:r>
      <w:r w:rsidR="002B6C31" w:rsidRPr="00AE1E32">
        <w:t>.</w:t>
      </w:r>
    </w:p>
    <w:p w14:paraId="742BFF6B" w14:textId="79963521" w:rsidR="002B6C31" w:rsidRDefault="0075485B" w:rsidP="002B6C31">
      <w:r>
        <w:t>(</w:t>
      </w:r>
      <w:r w:rsidR="00562D6A">
        <w:t>17</w:t>
      </w:r>
      <w:r w:rsidR="002B6C31" w:rsidRPr="00AE1E32">
        <w:t xml:space="preserve">) </w:t>
      </w:r>
      <w:r w:rsidR="002B6C31" w:rsidRPr="00AE1E32">
        <w:rPr>
          <w:i/>
        </w:rPr>
        <w:t>Se</w:t>
      </w:r>
      <w:r w:rsidR="002B6C31" w:rsidRPr="00AE1E32">
        <w:t xml:space="preserve"> olis parempi, </w:t>
      </w:r>
      <w:r w:rsidR="002B6C31" w:rsidRPr="00AE1E32">
        <w:rPr>
          <w:i/>
        </w:rPr>
        <w:t>ko</w:t>
      </w:r>
      <w:r w:rsidR="002B6C31" w:rsidRPr="00AE1E32">
        <w:t xml:space="preserve"> </w:t>
      </w:r>
      <w:r w:rsidR="00430F67">
        <w:rPr>
          <w:i/>
        </w:rPr>
        <w:t>pysyisittä kotona tämmö</w:t>
      </w:r>
      <w:r w:rsidR="002B6C31" w:rsidRPr="00AE1E32">
        <w:rPr>
          <w:i/>
        </w:rPr>
        <w:t>sellä ilmala</w:t>
      </w:r>
      <w:r w:rsidR="002B6C31" w:rsidRPr="00AE1E32">
        <w:t>.</w:t>
      </w:r>
    </w:p>
    <w:p w14:paraId="56F2A448" w14:textId="01050293" w:rsidR="002B6C31" w:rsidRPr="00AE1E32" w:rsidRDefault="002B6C31" w:rsidP="001B6F30">
      <w:pPr>
        <w:pStyle w:val="Overskrift4"/>
      </w:pPr>
      <w:bookmarkStart w:id="2167" w:name="_Subjunksuunisyntakti_objektina"/>
      <w:bookmarkStart w:id="2168" w:name="_Subjunksuunisyntakti_objektina_1"/>
      <w:bookmarkStart w:id="2169" w:name="_Toc242931523"/>
      <w:bookmarkStart w:id="2170" w:name="_Toc311274026"/>
      <w:bookmarkEnd w:id="2167"/>
      <w:bookmarkEnd w:id="2168"/>
      <w:r w:rsidRPr="00AE1E32">
        <w:t xml:space="preserve">Subjunksuunisyntakti </w:t>
      </w:r>
      <w:r w:rsidR="00092B3D">
        <w:t>objektinna</w:t>
      </w:r>
      <w:bookmarkEnd w:id="2169"/>
      <w:bookmarkEnd w:id="2170"/>
    </w:p>
    <w:p w14:paraId="3595341A" w14:textId="7412F5FC" w:rsidR="002B6C31" w:rsidRPr="00AE1E32" w:rsidRDefault="002B6C31" w:rsidP="002B6C31">
      <w:r w:rsidRPr="00BB2E96">
        <w:t>Ylisyntaktin objektin funksuunissa</w:t>
      </w:r>
      <w:r w:rsidRPr="00AE1E32">
        <w:t xml:space="preserve"> essiinythään al</w:t>
      </w:r>
      <w:r>
        <w:t>asyntaktit, mikkä alethaan subju</w:t>
      </w:r>
      <w:r w:rsidR="00D73CD2">
        <w:t>nksuunii</w:t>
      </w:r>
      <w:r w:rsidRPr="00AE1E32">
        <w:t xml:space="preserve">la </w:t>
      </w:r>
      <w:r w:rsidRPr="00AE1E32">
        <w:rPr>
          <w:i/>
        </w:rPr>
        <w:t>ette</w:t>
      </w:r>
      <w:r>
        <w:rPr>
          <w:i/>
        </w:rPr>
        <w:t xml:space="preserve"> </w:t>
      </w:r>
      <w:r w:rsidR="00BA1173" w:rsidRPr="00BA1173">
        <w:t>~</w:t>
      </w:r>
      <w:r>
        <w:rPr>
          <w:i/>
        </w:rPr>
        <w:t xml:space="preserve"> että</w:t>
      </w:r>
      <w:r w:rsidRPr="00AE1E32">
        <w:t xml:space="preserve">, </w:t>
      </w:r>
      <w:r w:rsidRPr="00AE1E32">
        <w:rPr>
          <w:i/>
        </w:rPr>
        <w:t xml:space="preserve">jos </w:t>
      </w:r>
      <w:r w:rsidRPr="00AE1E32">
        <w:t>ja</w:t>
      </w:r>
      <w:r w:rsidRPr="00AE1E32">
        <w:rPr>
          <w:i/>
        </w:rPr>
        <w:t xml:space="preserve"> ko</w:t>
      </w:r>
      <w:r w:rsidR="001B127A" w:rsidRPr="001B127A">
        <w:t>.</w:t>
      </w:r>
      <w:r w:rsidRPr="00AE1E32">
        <w:rPr>
          <w:i/>
        </w:rPr>
        <w:t xml:space="preserve"> </w:t>
      </w:r>
      <w:r w:rsidRPr="00AE1E32">
        <w:t xml:space="preserve">Aivan ylivoimaisesti tavalissiin näistä oon </w:t>
      </w:r>
      <w:r w:rsidRPr="00AE1E32">
        <w:rPr>
          <w:i/>
        </w:rPr>
        <w:t>ette</w:t>
      </w:r>
      <w:r>
        <w:rPr>
          <w:i/>
        </w:rPr>
        <w:t xml:space="preserve"> </w:t>
      </w:r>
      <w:r w:rsidR="00BA1173" w:rsidRPr="00BA1173">
        <w:t>~</w:t>
      </w:r>
      <w:r>
        <w:rPr>
          <w:i/>
        </w:rPr>
        <w:t xml:space="preserve"> että </w:t>
      </w:r>
      <w:r w:rsidRPr="00AE1E32">
        <w:rPr>
          <w:i/>
        </w:rPr>
        <w:t>-</w:t>
      </w:r>
      <w:r w:rsidRPr="00AE1E32">
        <w:t>syntakti.</w:t>
      </w:r>
    </w:p>
    <w:p w14:paraId="6E4844C6" w14:textId="71A35341" w:rsidR="002B6C31" w:rsidRPr="00AE1E32" w:rsidRDefault="002B6C31" w:rsidP="0095387D">
      <w:pPr>
        <w:pStyle w:val="Punktliste"/>
      </w:pPr>
      <w:r w:rsidRPr="00AE1E32">
        <w:t>Ko yli</w:t>
      </w:r>
      <w:r w:rsidR="00677A8E">
        <w:t>s</w:t>
      </w:r>
      <w:r w:rsidR="00562C0F">
        <w:t>syntaktinna</w:t>
      </w:r>
      <w:r w:rsidRPr="00AE1E32">
        <w:t xml:space="preserve"> oon referatiivinen syntakti, se oon tavalinen, ette sen </w:t>
      </w:r>
      <w:r w:rsidR="00092B3D">
        <w:t>objektinna</w:t>
      </w:r>
      <w:r w:rsidRPr="00AE1E32">
        <w:t xml:space="preserve"> oon </w:t>
      </w:r>
      <w:r w:rsidRPr="00AE1E32">
        <w:rPr>
          <w:i/>
        </w:rPr>
        <w:t>ette</w:t>
      </w:r>
      <w:r>
        <w:rPr>
          <w:i/>
        </w:rPr>
        <w:t xml:space="preserve"> </w:t>
      </w:r>
      <w:r w:rsidR="00BA1173" w:rsidRPr="00BA1173">
        <w:t>~</w:t>
      </w:r>
      <w:r w:rsidR="003352F2">
        <w:rPr>
          <w:i/>
        </w:rPr>
        <w:t xml:space="preserve"> ett</w:t>
      </w:r>
      <w:r>
        <w:rPr>
          <w:i/>
        </w:rPr>
        <w:t xml:space="preserve">ä </w:t>
      </w:r>
      <w:r w:rsidRPr="00AE1E32">
        <w:rPr>
          <w:i/>
        </w:rPr>
        <w:t>-</w:t>
      </w:r>
      <w:r w:rsidRPr="00AE1E32">
        <w:t xml:space="preserve">syntakti </w:t>
      </w:r>
      <w:r w:rsidR="0075485B">
        <w:t>(</w:t>
      </w:r>
      <w:r w:rsidRPr="00AE1E32">
        <w:t>1–</w:t>
      </w:r>
      <w:r>
        <w:t>7</w:t>
      </w:r>
      <w:r w:rsidRPr="00AE1E32">
        <w:t xml:space="preserve">). Referatiivisen syntaktin </w:t>
      </w:r>
      <w:r w:rsidR="00092B3D">
        <w:t>objektinna</w:t>
      </w:r>
      <w:r w:rsidRPr="00AE1E32">
        <w:t xml:space="preserve"> olleeva </w:t>
      </w:r>
      <w:r w:rsidR="00141BA6">
        <w:t>kysymäsyn</w:t>
      </w:r>
      <w:r w:rsidRPr="00AE1E32">
        <w:t xml:space="preserve">takti saattaa kans saađa alkhuunsa </w:t>
      </w:r>
      <w:r w:rsidRPr="00AE1E32">
        <w:rPr>
          <w:i/>
        </w:rPr>
        <w:t>ette-</w:t>
      </w:r>
      <w:r>
        <w:t xml:space="preserve">subjunksuunin </w:t>
      </w:r>
      <w:r w:rsidR="0075485B">
        <w:t>(</w:t>
      </w:r>
      <w:r>
        <w:t xml:space="preserve">5). Objektisyntaktilla saattaa </w:t>
      </w:r>
      <w:r w:rsidRPr="00AE1E32">
        <w:t xml:space="preserve">olla ylisyntaktissa </w:t>
      </w:r>
      <w:r w:rsidR="00F45763">
        <w:t xml:space="preserve">ankkurisana </w:t>
      </w:r>
      <w:r w:rsidRPr="00AE1E32">
        <w:t>objektin kaas</w:t>
      </w:r>
      <w:r>
        <w:t xml:space="preserve">uksessa </w:t>
      </w:r>
      <w:r w:rsidR="0075485B">
        <w:t>(</w:t>
      </w:r>
      <w:r>
        <w:t>6, 7</w:t>
      </w:r>
      <w:r w:rsidRPr="00AE1E32">
        <w:t>).</w:t>
      </w:r>
    </w:p>
    <w:p w14:paraId="65834109" w14:textId="372A326F" w:rsidR="002B6C31" w:rsidRPr="00AE1E32" w:rsidRDefault="0075485B" w:rsidP="002B6C31">
      <w:r>
        <w:t>(</w:t>
      </w:r>
      <w:r w:rsidR="002B6C31" w:rsidRPr="00AE1E32">
        <w:t xml:space="preserve">1) Jos hyljet olis tieny, </w:t>
      </w:r>
      <w:r w:rsidR="002B6C31" w:rsidRPr="00AE1E32">
        <w:rPr>
          <w:i/>
        </w:rPr>
        <w:t>ette</w:t>
      </w:r>
      <w:r w:rsidR="002B6C31" w:rsidRPr="00AE1E32">
        <w:t xml:space="preserve"> </w:t>
      </w:r>
      <w:r w:rsidR="002B6C31" w:rsidRPr="00AE1E32">
        <w:rPr>
          <w:i/>
        </w:rPr>
        <w:t>se oon ihminen</w:t>
      </w:r>
      <w:r w:rsidR="002B6C31" w:rsidRPr="00AE1E32">
        <w:t>, niin ei se olis pääle tullu.</w:t>
      </w:r>
    </w:p>
    <w:p w14:paraId="7762DFB1" w14:textId="414DE215" w:rsidR="002B6C31" w:rsidRPr="00AE1E32" w:rsidRDefault="0075485B" w:rsidP="002B6C31">
      <w:r>
        <w:t>(</w:t>
      </w:r>
      <w:r w:rsidR="002B6C31" w:rsidRPr="00AE1E32">
        <w:t xml:space="preserve">2) Mie en usko, </w:t>
      </w:r>
      <w:r w:rsidR="002B6C31" w:rsidRPr="00AE1E32">
        <w:rPr>
          <w:i/>
        </w:rPr>
        <w:t>ette jäkälästä tullee minkhäänlaista ruokkaa</w:t>
      </w:r>
      <w:r w:rsidR="002B6C31" w:rsidRPr="00AE1E32">
        <w:t>.</w:t>
      </w:r>
    </w:p>
    <w:p w14:paraId="272C78F2" w14:textId="7FFD82E9" w:rsidR="002B6C31" w:rsidRPr="00AE1E32" w:rsidRDefault="0075485B" w:rsidP="002B6C31">
      <w:r>
        <w:t>(</w:t>
      </w:r>
      <w:r w:rsidR="00430F67">
        <w:t>3) Saapi sanoa</w:t>
      </w:r>
      <w:r w:rsidR="002B6C31" w:rsidRPr="00AE1E32">
        <w:t xml:space="preserve">, </w:t>
      </w:r>
      <w:r w:rsidR="002B6C31" w:rsidRPr="00AE1E32">
        <w:rPr>
          <w:i/>
        </w:rPr>
        <w:t>ette</w:t>
      </w:r>
      <w:r w:rsidR="002B6C31" w:rsidRPr="00AE1E32">
        <w:t xml:space="preserve"> se </w:t>
      </w:r>
      <w:r w:rsidR="002B6C31" w:rsidRPr="00AE1E32">
        <w:rPr>
          <w:i/>
        </w:rPr>
        <w:t>tuli vaphaus tänne Ryssän sotamiehen kautta</w:t>
      </w:r>
      <w:r w:rsidR="002B6C31" w:rsidRPr="00AE1E32">
        <w:t>.</w:t>
      </w:r>
    </w:p>
    <w:p w14:paraId="7028A843" w14:textId="70D262A5" w:rsidR="002B6C31" w:rsidRPr="00AE1E32" w:rsidRDefault="0075485B" w:rsidP="002B6C31">
      <w:r>
        <w:rPr>
          <w:lang w:val="is-IS"/>
        </w:rPr>
        <w:t>(</w:t>
      </w:r>
      <w:r w:rsidR="002B6C31" w:rsidRPr="00AE1E32">
        <w:rPr>
          <w:lang w:val="is-IS"/>
        </w:rPr>
        <w:t xml:space="preserve">4) Ei kukhaan heistä ajatellu, </w:t>
      </w:r>
      <w:r w:rsidR="002B6C31" w:rsidRPr="00AE1E32">
        <w:rPr>
          <w:i/>
          <w:lang w:val="is-IS"/>
        </w:rPr>
        <w:t>ette säästeläki se pitäis</w:t>
      </w:r>
      <w:r w:rsidR="002B6C31">
        <w:rPr>
          <w:lang w:val="is-IS"/>
        </w:rPr>
        <w:t>.</w:t>
      </w:r>
    </w:p>
    <w:p w14:paraId="62CC1610" w14:textId="17C0979F" w:rsidR="002B6C31" w:rsidRPr="00AE1E32" w:rsidRDefault="0075485B" w:rsidP="002B6C31">
      <w:r>
        <w:t>(</w:t>
      </w:r>
      <w:r w:rsidR="002B6C31" w:rsidRPr="00AE1E32">
        <w:t xml:space="preserve">5) Sitte sannoo lääki mulle, </w:t>
      </w:r>
      <w:r w:rsidR="002B6C31" w:rsidRPr="00AE1E32">
        <w:rPr>
          <w:i/>
        </w:rPr>
        <w:t>ette</w:t>
      </w:r>
      <w:r w:rsidR="002B6C31" w:rsidRPr="00AE1E32">
        <w:t xml:space="preserve"> </w:t>
      </w:r>
      <w:r w:rsidR="002B6C31" w:rsidRPr="00AE1E32">
        <w:rPr>
          <w:i/>
        </w:rPr>
        <w:t>mitä sie aijot tuole käđele tehđä</w:t>
      </w:r>
      <w:r w:rsidR="002B6C31" w:rsidRPr="00AE1E32">
        <w:t>.</w:t>
      </w:r>
    </w:p>
    <w:p w14:paraId="4A774A3D" w14:textId="2A7F7172" w:rsidR="002B6C31" w:rsidRPr="00AE1E32" w:rsidRDefault="0075485B" w:rsidP="002B6C31">
      <w:pPr>
        <w:rPr>
          <w:szCs w:val="28"/>
        </w:rPr>
      </w:pPr>
      <w:r>
        <w:rPr>
          <w:szCs w:val="28"/>
        </w:rPr>
        <w:t>(</w:t>
      </w:r>
      <w:r w:rsidR="002B6C31">
        <w:rPr>
          <w:szCs w:val="28"/>
        </w:rPr>
        <w:t>6</w:t>
      </w:r>
      <w:r w:rsidR="002B6C31" w:rsidRPr="00AE1E32">
        <w:rPr>
          <w:szCs w:val="28"/>
        </w:rPr>
        <w:t xml:space="preserve">) </w:t>
      </w:r>
      <w:r w:rsidR="002B6C31">
        <w:rPr>
          <w:szCs w:val="28"/>
        </w:rPr>
        <w:t>Mie kävelin etumaisena</w:t>
      </w:r>
      <w:r w:rsidR="002B6C31" w:rsidRPr="00AE1E32">
        <w:rPr>
          <w:szCs w:val="28"/>
        </w:rPr>
        <w:t xml:space="preserve"> varoittain </w:t>
      </w:r>
      <w:r w:rsidR="002B6C31" w:rsidRPr="00AE1E32">
        <w:rPr>
          <w:i/>
          <w:szCs w:val="28"/>
        </w:rPr>
        <w:t>sitä</w:t>
      </w:r>
      <w:r w:rsidRPr="0075485B">
        <w:rPr>
          <w:szCs w:val="28"/>
        </w:rPr>
        <w:t>,</w:t>
      </w:r>
      <w:r w:rsidR="002B6C31" w:rsidRPr="00AE1E32">
        <w:rPr>
          <w:i/>
          <w:szCs w:val="28"/>
        </w:rPr>
        <w:t xml:space="preserve"> ette</w:t>
      </w:r>
      <w:r w:rsidR="002B6C31">
        <w:rPr>
          <w:i/>
          <w:szCs w:val="28"/>
        </w:rPr>
        <w:t>n mie puttois aventhoon</w:t>
      </w:r>
      <w:r w:rsidR="002B6C31" w:rsidRPr="00AE1E32">
        <w:rPr>
          <w:szCs w:val="28"/>
        </w:rPr>
        <w:t>.</w:t>
      </w:r>
    </w:p>
    <w:p w14:paraId="5D67EB9D" w14:textId="28BC68FF" w:rsidR="002B6C31" w:rsidRPr="00AE1E32" w:rsidRDefault="0075485B" w:rsidP="002B6C31">
      <w:pPr>
        <w:rPr>
          <w:szCs w:val="28"/>
        </w:rPr>
      </w:pPr>
      <w:r>
        <w:rPr>
          <w:szCs w:val="28"/>
        </w:rPr>
        <w:t>(</w:t>
      </w:r>
      <w:r w:rsidR="002B6C31">
        <w:rPr>
          <w:szCs w:val="28"/>
        </w:rPr>
        <w:t>7</w:t>
      </w:r>
      <w:r w:rsidR="002B6C31" w:rsidRPr="00AE1E32">
        <w:rPr>
          <w:szCs w:val="28"/>
        </w:rPr>
        <w:t xml:space="preserve">) Emmä met hävenheet </w:t>
      </w:r>
      <w:r w:rsidR="002B6C31" w:rsidRPr="00AE1E32">
        <w:rPr>
          <w:i/>
          <w:szCs w:val="28"/>
        </w:rPr>
        <w:t>sitä</w:t>
      </w:r>
      <w:r w:rsidRPr="0075485B">
        <w:rPr>
          <w:szCs w:val="28"/>
        </w:rPr>
        <w:t>,</w:t>
      </w:r>
      <w:r w:rsidR="002B6C31" w:rsidRPr="00AE1E32">
        <w:rPr>
          <w:i/>
          <w:szCs w:val="28"/>
        </w:rPr>
        <w:t xml:space="preserve"> ett</w:t>
      </w:r>
      <w:r w:rsidR="005A3A10">
        <w:rPr>
          <w:i/>
          <w:szCs w:val="28"/>
        </w:rPr>
        <w:t>ä</w:t>
      </w:r>
      <w:r w:rsidR="002B6C31" w:rsidRPr="00AE1E32">
        <w:rPr>
          <w:szCs w:val="28"/>
        </w:rPr>
        <w:t xml:space="preserve"> </w:t>
      </w:r>
      <w:r w:rsidR="002B6C31" w:rsidRPr="00AE1E32">
        <w:rPr>
          <w:i/>
          <w:szCs w:val="28"/>
        </w:rPr>
        <w:t>puhuima suomee</w:t>
      </w:r>
      <w:r w:rsidR="002B6C31" w:rsidRPr="00AE1E32">
        <w:rPr>
          <w:szCs w:val="28"/>
        </w:rPr>
        <w:t>.</w:t>
      </w:r>
    </w:p>
    <w:p w14:paraId="76C6BDA0" w14:textId="0AC9B13A" w:rsidR="002B6C31" w:rsidRPr="00AE1E32" w:rsidRDefault="002B6C31" w:rsidP="002B6C31">
      <w:r w:rsidRPr="00AE1E32">
        <w:t>Se oon kans olemassa semmoinen struktuuri, missä subjunk</w:t>
      </w:r>
      <w:r w:rsidR="00780FFB">
        <w:t>suunil</w:t>
      </w:r>
      <w:r w:rsidRPr="00AE1E32">
        <w:t xml:space="preserve">a </w:t>
      </w:r>
      <w:r w:rsidRPr="00AE1E32">
        <w:rPr>
          <w:i/>
        </w:rPr>
        <w:t>ette</w:t>
      </w:r>
      <w:r>
        <w:rPr>
          <w:i/>
        </w:rPr>
        <w:t xml:space="preserve"> </w:t>
      </w:r>
      <w:r w:rsidR="00BA1173" w:rsidRPr="00BA1173">
        <w:t>~</w:t>
      </w:r>
      <w:r>
        <w:rPr>
          <w:i/>
        </w:rPr>
        <w:t xml:space="preserve"> että</w:t>
      </w:r>
      <w:r w:rsidRPr="00AE1E32">
        <w:rPr>
          <w:i/>
        </w:rPr>
        <w:t xml:space="preserve"> </w:t>
      </w:r>
      <w:r w:rsidRPr="00AE1E32">
        <w:t xml:space="preserve">siđothaan ensimmäinen infinitiivi ylisyntaktin verbin objektiksi. Tämmöistä käytethään, ko kysymys oon jonkulaisesta käskystä, eli ko </w:t>
      </w:r>
      <w:r w:rsidRPr="00AE1E32">
        <w:rPr>
          <w:i/>
        </w:rPr>
        <w:t>ette-</w:t>
      </w:r>
      <w:r w:rsidRPr="00AE1E32">
        <w:t>fraasi muistelee, mitä ylisyntaktin subjekti halluu, ette joku toinen tekkee</w:t>
      </w:r>
      <w:r w:rsidR="00516E6A">
        <w:t xml:space="preserve"> jotaki</w:t>
      </w:r>
      <w:r w:rsidRPr="00AE1E32">
        <w:t xml:space="preserve">. Ylifraasin verbinä saattaa olla ohjaama-aktiverbi </w:t>
      </w:r>
      <w:r w:rsidR="0075485B">
        <w:t>(</w:t>
      </w:r>
      <w:r>
        <w:t>8, 9</w:t>
      </w:r>
      <w:r w:rsidRPr="00AE1E32">
        <w:t>)</w:t>
      </w:r>
      <w:r w:rsidR="00CF6E8F">
        <w:t xml:space="preserve">, </w:t>
      </w:r>
      <w:r w:rsidRPr="00AE1E32">
        <w:t>mutta kans sanoma-ak</w:t>
      </w:r>
      <w:r w:rsidR="00CF6E8F">
        <w:t xml:space="preserve">tiverbi </w:t>
      </w:r>
      <w:r w:rsidR="0075485B">
        <w:t>(</w:t>
      </w:r>
      <w:r w:rsidR="00CF6E8F">
        <w:t>10–12)</w:t>
      </w:r>
      <w:r>
        <w:t>.</w:t>
      </w:r>
    </w:p>
    <w:p w14:paraId="416589ED" w14:textId="2AFC2AFC" w:rsidR="002B6C31" w:rsidRPr="00AE1E32" w:rsidRDefault="0075485B" w:rsidP="002B6C31">
      <w:pPr>
        <w:tabs>
          <w:tab w:val="left" w:pos="1418"/>
          <w:tab w:val="left" w:pos="3261"/>
          <w:tab w:val="left" w:pos="5670"/>
        </w:tabs>
        <w:rPr>
          <w:szCs w:val="28"/>
        </w:rPr>
      </w:pPr>
      <w:r>
        <w:rPr>
          <w:szCs w:val="28"/>
        </w:rPr>
        <w:t>(</w:t>
      </w:r>
      <w:r w:rsidR="002B6C31">
        <w:rPr>
          <w:szCs w:val="28"/>
        </w:rPr>
        <w:t>8</w:t>
      </w:r>
      <w:r w:rsidR="002B6C31" w:rsidRPr="00AE1E32">
        <w:rPr>
          <w:szCs w:val="28"/>
        </w:rPr>
        <w:t xml:space="preserve">) Isäntä </w:t>
      </w:r>
      <w:r w:rsidR="002B6C31" w:rsidRPr="003B72EA">
        <w:rPr>
          <w:szCs w:val="28"/>
        </w:rPr>
        <w:t>käski</w:t>
      </w:r>
      <w:r w:rsidR="002B6C31" w:rsidRPr="00AE1E32">
        <w:rPr>
          <w:i/>
          <w:szCs w:val="28"/>
        </w:rPr>
        <w:t xml:space="preserve"> että</w:t>
      </w:r>
      <w:r w:rsidR="002B6C31" w:rsidRPr="00AE1E32">
        <w:rPr>
          <w:szCs w:val="28"/>
        </w:rPr>
        <w:t xml:space="preserve"> </w:t>
      </w:r>
      <w:r w:rsidR="002B6C31" w:rsidRPr="00AE1E32">
        <w:rPr>
          <w:i/>
          <w:szCs w:val="28"/>
        </w:rPr>
        <w:t>kantaa</w:t>
      </w:r>
      <w:r w:rsidR="002B6C31" w:rsidRPr="00AE1E32">
        <w:rPr>
          <w:szCs w:val="28"/>
        </w:rPr>
        <w:t xml:space="preserve"> </w:t>
      </w:r>
      <w:r w:rsidR="002B6C31" w:rsidRPr="00AE1E32">
        <w:rPr>
          <w:i/>
          <w:szCs w:val="28"/>
        </w:rPr>
        <w:t>heinät sisäle</w:t>
      </w:r>
      <w:r w:rsidR="00836207">
        <w:rPr>
          <w:szCs w:val="28"/>
        </w:rPr>
        <w:t>.</w:t>
      </w:r>
    </w:p>
    <w:p w14:paraId="6F692B07" w14:textId="3DDA8C85" w:rsidR="002B6C31" w:rsidRPr="00AE1E32" w:rsidRDefault="0075485B" w:rsidP="002B6C31">
      <w:pPr>
        <w:tabs>
          <w:tab w:val="left" w:pos="1418"/>
          <w:tab w:val="left" w:pos="3261"/>
          <w:tab w:val="left" w:pos="5670"/>
        </w:tabs>
        <w:rPr>
          <w:szCs w:val="28"/>
        </w:rPr>
      </w:pPr>
      <w:r>
        <w:rPr>
          <w:szCs w:val="28"/>
        </w:rPr>
        <w:t>(</w:t>
      </w:r>
      <w:r w:rsidR="002B6C31">
        <w:rPr>
          <w:szCs w:val="28"/>
        </w:rPr>
        <w:t>9</w:t>
      </w:r>
      <w:r w:rsidR="002B6C31" w:rsidRPr="00AE1E32">
        <w:rPr>
          <w:szCs w:val="28"/>
        </w:rPr>
        <w:t>) Mie</w:t>
      </w:r>
      <w:r w:rsidR="002B6C31" w:rsidRPr="003B72EA">
        <w:rPr>
          <w:szCs w:val="28"/>
        </w:rPr>
        <w:t xml:space="preserve"> kielsin</w:t>
      </w:r>
      <w:r w:rsidR="002B6C31" w:rsidRPr="00AE1E32">
        <w:rPr>
          <w:i/>
          <w:szCs w:val="28"/>
        </w:rPr>
        <w:t xml:space="preserve"> että ei lähtiä</w:t>
      </w:r>
      <w:r w:rsidR="00836207">
        <w:rPr>
          <w:szCs w:val="28"/>
        </w:rPr>
        <w:t>.</w:t>
      </w:r>
    </w:p>
    <w:p w14:paraId="30A494E5" w14:textId="66B76AD0" w:rsidR="002B6C31" w:rsidRPr="00AE1E32" w:rsidRDefault="0075485B" w:rsidP="002B6C31">
      <w:pPr>
        <w:tabs>
          <w:tab w:val="left" w:pos="1418"/>
          <w:tab w:val="left" w:pos="3261"/>
          <w:tab w:val="left" w:pos="5670"/>
        </w:tabs>
        <w:rPr>
          <w:szCs w:val="28"/>
        </w:rPr>
      </w:pPr>
      <w:r>
        <w:rPr>
          <w:szCs w:val="28"/>
        </w:rPr>
        <w:t>(</w:t>
      </w:r>
      <w:r w:rsidR="002B6C31">
        <w:rPr>
          <w:szCs w:val="28"/>
        </w:rPr>
        <w:t>10</w:t>
      </w:r>
      <w:r w:rsidR="002B6C31" w:rsidRPr="00AE1E32">
        <w:rPr>
          <w:szCs w:val="28"/>
        </w:rPr>
        <w:t xml:space="preserve">) Mikki </w:t>
      </w:r>
      <w:r w:rsidR="002B6C31" w:rsidRPr="003B72EA">
        <w:rPr>
          <w:szCs w:val="28"/>
        </w:rPr>
        <w:t>sanoi</w:t>
      </w:r>
      <w:r w:rsidR="002B6C31" w:rsidRPr="00AE1E32">
        <w:rPr>
          <w:i/>
          <w:szCs w:val="28"/>
        </w:rPr>
        <w:t xml:space="preserve"> </w:t>
      </w:r>
      <w:r w:rsidR="002B6C31" w:rsidRPr="00AE1E32">
        <w:rPr>
          <w:szCs w:val="28"/>
        </w:rPr>
        <w:t xml:space="preserve">pojile </w:t>
      </w:r>
      <w:r w:rsidR="002B6C31" w:rsidRPr="00AE1E32">
        <w:rPr>
          <w:i/>
          <w:szCs w:val="28"/>
        </w:rPr>
        <w:t>että</w:t>
      </w:r>
      <w:r w:rsidR="002B6C31" w:rsidRPr="00AE1E32">
        <w:rPr>
          <w:szCs w:val="28"/>
        </w:rPr>
        <w:t xml:space="preserve"> </w:t>
      </w:r>
      <w:r w:rsidR="002B6C31" w:rsidRPr="00AE1E32">
        <w:rPr>
          <w:i/>
          <w:szCs w:val="28"/>
        </w:rPr>
        <w:t>lähtiä</w:t>
      </w:r>
      <w:r w:rsidR="002B6C31" w:rsidRPr="00AE1E32">
        <w:rPr>
          <w:szCs w:val="28"/>
        </w:rPr>
        <w:t xml:space="preserve"> </w:t>
      </w:r>
      <w:r w:rsidR="002B6C31" w:rsidRPr="00AE1E32">
        <w:rPr>
          <w:i/>
          <w:szCs w:val="28"/>
        </w:rPr>
        <w:t>merele hänen kansa</w:t>
      </w:r>
      <w:r w:rsidR="00836207">
        <w:rPr>
          <w:szCs w:val="28"/>
        </w:rPr>
        <w:t>.</w:t>
      </w:r>
    </w:p>
    <w:p w14:paraId="34F0D7A7" w14:textId="3262DB69" w:rsidR="002B6C31" w:rsidRPr="00AE1E32" w:rsidRDefault="0075485B" w:rsidP="002B6C31">
      <w:pPr>
        <w:tabs>
          <w:tab w:val="left" w:pos="1418"/>
          <w:tab w:val="left" w:pos="3261"/>
          <w:tab w:val="left" w:pos="5670"/>
        </w:tabs>
        <w:rPr>
          <w:szCs w:val="28"/>
        </w:rPr>
      </w:pPr>
      <w:r>
        <w:rPr>
          <w:szCs w:val="28"/>
        </w:rPr>
        <w:t>(</w:t>
      </w:r>
      <w:r w:rsidR="002B6C31">
        <w:rPr>
          <w:szCs w:val="28"/>
        </w:rPr>
        <w:t>11</w:t>
      </w:r>
      <w:r w:rsidR="002B6C31" w:rsidRPr="00AE1E32">
        <w:rPr>
          <w:szCs w:val="28"/>
        </w:rPr>
        <w:t xml:space="preserve">) Mies </w:t>
      </w:r>
      <w:r w:rsidR="002B6C31" w:rsidRPr="003B72EA">
        <w:rPr>
          <w:szCs w:val="28"/>
        </w:rPr>
        <w:t>huusi</w:t>
      </w:r>
      <w:r w:rsidR="002B6C31" w:rsidRPr="00AE1E32">
        <w:rPr>
          <w:i/>
          <w:szCs w:val="28"/>
        </w:rPr>
        <w:t xml:space="preserve"> että</w:t>
      </w:r>
      <w:r w:rsidR="002B6C31" w:rsidRPr="00AE1E32">
        <w:rPr>
          <w:szCs w:val="28"/>
        </w:rPr>
        <w:t xml:space="preserve"> </w:t>
      </w:r>
      <w:r w:rsidR="002B6C31" w:rsidRPr="00AE1E32">
        <w:rPr>
          <w:i/>
          <w:szCs w:val="28"/>
        </w:rPr>
        <w:t>tulla aphuun</w:t>
      </w:r>
      <w:r w:rsidR="00836207">
        <w:rPr>
          <w:szCs w:val="28"/>
        </w:rPr>
        <w:t>.</w:t>
      </w:r>
    </w:p>
    <w:p w14:paraId="168DFFEE" w14:textId="62776563" w:rsidR="002B6C31" w:rsidRPr="00AE1E32" w:rsidRDefault="0075485B" w:rsidP="002B6C31">
      <w:pPr>
        <w:rPr>
          <w:szCs w:val="28"/>
        </w:rPr>
      </w:pPr>
      <w:r>
        <w:rPr>
          <w:szCs w:val="28"/>
        </w:rPr>
        <w:t>(</w:t>
      </w:r>
      <w:r w:rsidR="002B6C31" w:rsidRPr="00AE1E32">
        <w:rPr>
          <w:szCs w:val="28"/>
        </w:rPr>
        <w:t>1</w:t>
      </w:r>
      <w:r w:rsidR="002B6C31">
        <w:rPr>
          <w:szCs w:val="28"/>
        </w:rPr>
        <w:t>2</w:t>
      </w:r>
      <w:r w:rsidR="002B6C31" w:rsidRPr="00AE1E32">
        <w:rPr>
          <w:szCs w:val="28"/>
        </w:rPr>
        <w:t>) Antti</w:t>
      </w:r>
      <w:r w:rsidR="002B6C31" w:rsidRPr="003B72EA">
        <w:rPr>
          <w:szCs w:val="28"/>
        </w:rPr>
        <w:t xml:space="preserve"> kirjotti</w:t>
      </w:r>
      <w:r w:rsidR="002B6C31" w:rsidRPr="00AE1E32">
        <w:rPr>
          <w:szCs w:val="28"/>
        </w:rPr>
        <w:t xml:space="preserve"> mulle </w:t>
      </w:r>
      <w:r w:rsidR="002B6C31" w:rsidRPr="00AE1E32">
        <w:rPr>
          <w:i/>
          <w:szCs w:val="28"/>
        </w:rPr>
        <w:t>että tulla</w:t>
      </w:r>
      <w:r w:rsidR="002B6C31" w:rsidRPr="00AE1E32">
        <w:rPr>
          <w:szCs w:val="28"/>
        </w:rPr>
        <w:t xml:space="preserve"> </w:t>
      </w:r>
      <w:r w:rsidR="002B6C31" w:rsidRPr="00AE1E32">
        <w:rPr>
          <w:i/>
          <w:szCs w:val="28"/>
        </w:rPr>
        <w:t>varsin</w:t>
      </w:r>
      <w:r w:rsidR="009A10B7">
        <w:rPr>
          <w:szCs w:val="28"/>
        </w:rPr>
        <w:t>.</w:t>
      </w:r>
    </w:p>
    <w:p w14:paraId="7836677D" w14:textId="2829958E" w:rsidR="002B6C31" w:rsidRPr="00AE1E32" w:rsidRDefault="002B6C31" w:rsidP="0095387D">
      <w:pPr>
        <w:pStyle w:val="Punktliste"/>
      </w:pPr>
      <w:r w:rsidRPr="00AE1E32">
        <w:t xml:space="preserve">Muutamisti </w:t>
      </w:r>
      <w:r w:rsidR="00092B3D">
        <w:t>objektinna</w:t>
      </w:r>
      <w:r w:rsidRPr="00AE1E32">
        <w:t xml:space="preserve"> saattaa olla </w:t>
      </w:r>
      <w:r w:rsidRPr="00AE1E32">
        <w:rPr>
          <w:i/>
        </w:rPr>
        <w:t>jos-</w:t>
      </w:r>
      <w:r w:rsidRPr="00AE1E32">
        <w:t>syntakti. Sillä oon silloin tavalisesti ankkurisana ittens</w:t>
      </w:r>
      <w:r>
        <w:t xml:space="preserve">ä ylisyntaktissa </w:t>
      </w:r>
      <w:r w:rsidR="0075485B">
        <w:t>(</w:t>
      </w:r>
      <w:r w:rsidR="009A10B7">
        <w:t>13</w:t>
      </w:r>
      <w:r w:rsidRPr="00AE1E32">
        <w:t xml:space="preserve">), mutta saattaa se vailuutki </w:t>
      </w:r>
      <w:r w:rsidR="0075485B">
        <w:t>(</w:t>
      </w:r>
      <w:r>
        <w:t>1</w:t>
      </w:r>
      <w:r w:rsidR="009A10B7">
        <w:t>4</w:t>
      </w:r>
      <w:r w:rsidRPr="00AE1E32">
        <w:t>).</w:t>
      </w:r>
    </w:p>
    <w:p w14:paraId="63B9AB85" w14:textId="4120D293" w:rsidR="009A10B7" w:rsidRPr="00AE1E32" w:rsidRDefault="009A10B7" w:rsidP="009A10B7">
      <w:r>
        <w:t>(13</w:t>
      </w:r>
      <w:r w:rsidRPr="00AD1A0E">
        <w:t xml:space="preserve">) </w:t>
      </w:r>
      <w:r w:rsidRPr="009A10B7">
        <w:rPr>
          <w:i/>
        </w:rPr>
        <w:t>Sitä</w:t>
      </w:r>
      <w:r w:rsidRPr="00AD1A0E">
        <w:t xml:space="preserve"> mie meinasin, </w:t>
      </w:r>
      <w:r w:rsidRPr="009A10B7">
        <w:rPr>
          <w:i/>
        </w:rPr>
        <w:t>jos sie tahtoisit yöttyyt täälä</w:t>
      </w:r>
      <w:r w:rsidRPr="00AD1A0E">
        <w:t>.</w:t>
      </w:r>
    </w:p>
    <w:p w14:paraId="6AA6A25C" w14:textId="77777777" w:rsidR="00F904D4" w:rsidRDefault="0075485B" w:rsidP="009A10B7">
      <w:r>
        <w:t>(</w:t>
      </w:r>
      <w:r w:rsidR="009A10B7">
        <w:t>14</w:t>
      </w:r>
      <w:r w:rsidR="002B6C31" w:rsidRPr="00AD1A0E">
        <w:t xml:space="preserve">) Sie piđät lähteet kattomhaan, </w:t>
      </w:r>
      <w:r w:rsidR="002B6C31" w:rsidRPr="00AD1A0E">
        <w:rPr>
          <w:i/>
        </w:rPr>
        <w:t>jos niitä miehii löytäis sieltä</w:t>
      </w:r>
      <w:r w:rsidR="00F904D4">
        <w:t>.</w:t>
      </w:r>
    </w:p>
    <w:p w14:paraId="4AA2EAF2" w14:textId="4CFB9597" w:rsidR="002B6C31" w:rsidRPr="00BC7AA6" w:rsidRDefault="002B6C31" w:rsidP="0095387D">
      <w:pPr>
        <w:pStyle w:val="Punktliste"/>
        <w:rPr>
          <w:i/>
        </w:rPr>
      </w:pPr>
      <w:r w:rsidRPr="00AE1E32">
        <w:t>Eriliikaisesti havaittemisverbiin kans saattaa objekti</w:t>
      </w:r>
      <w:r>
        <w:t>komplement</w:t>
      </w:r>
      <w:r w:rsidRPr="00AE1E32">
        <w:t xml:space="preserve">tina olla </w:t>
      </w:r>
      <w:r w:rsidRPr="00AE1E32">
        <w:rPr>
          <w:i/>
        </w:rPr>
        <w:t>ko-</w:t>
      </w:r>
      <w:r w:rsidRPr="00AE1E32">
        <w:t xml:space="preserve">syntakti. Se </w:t>
      </w:r>
      <w:r w:rsidRPr="00BC7AA6">
        <w:t xml:space="preserve">saattaa olla ankkurisanan kans </w:t>
      </w:r>
      <w:r w:rsidR="0075485B">
        <w:t>(</w:t>
      </w:r>
      <w:r w:rsidR="00C336E8">
        <w:t>15</w:t>
      </w:r>
      <w:r w:rsidRPr="00BC7AA6">
        <w:t xml:space="preserve">) eli ilman </w:t>
      </w:r>
      <w:r w:rsidR="0075485B">
        <w:t>(</w:t>
      </w:r>
      <w:r w:rsidRPr="00BC7AA6">
        <w:t>1</w:t>
      </w:r>
      <w:r w:rsidR="00C336E8">
        <w:t>6</w:t>
      </w:r>
      <w:r w:rsidRPr="00BC7AA6">
        <w:t>).</w:t>
      </w:r>
    </w:p>
    <w:p w14:paraId="4B566BD6" w14:textId="7B4FF74F" w:rsidR="00C336E8" w:rsidRPr="00AE1E32" w:rsidRDefault="00C336E8" w:rsidP="00C336E8">
      <w:pPr>
        <w:rPr>
          <w:lang w:val="is-IS"/>
        </w:rPr>
      </w:pPr>
      <w:r>
        <w:rPr>
          <w:lang w:val="is-IS"/>
        </w:rPr>
        <w:t>(15</w:t>
      </w:r>
      <w:r w:rsidRPr="00BC7AA6">
        <w:rPr>
          <w:lang w:val="is-IS"/>
        </w:rPr>
        <w:t xml:space="preserve">) Het ei ollenkhaan nähnheet </w:t>
      </w:r>
      <w:r w:rsidRPr="00BC7AA6">
        <w:rPr>
          <w:i/>
          <w:lang w:val="is-IS"/>
        </w:rPr>
        <w:t>sitä</w:t>
      </w:r>
      <w:r w:rsidRPr="0075485B">
        <w:rPr>
          <w:lang w:val="is-IS"/>
        </w:rPr>
        <w:t>,</w:t>
      </w:r>
      <w:r w:rsidRPr="00BC7AA6">
        <w:rPr>
          <w:i/>
          <w:lang w:val="is-IS"/>
        </w:rPr>
        <w:t xml:space="preserve"> ko</w:t>
      </w:r>
      <w:r w:rsidRPr="00BC7AA6">
        <w:rPr>
          <w:lang w:val="is-IS"/>
        </w:rPr>
        <w:t xml:space="preserve"> </w:t>
      </w:r>
      <w:r w:rsidRPr="00BC7AA6">
        <w:rPr>
          <w:i/>
          <w:lang w:val="is-IS"/>
        </w:rPr>
        <w:t>aamu valkeni</w:t>
      </w:r>
      <w:r w:rsidRPr="00BC7AA6">
        <w:rPr>
          <w:lang w:val="is-IS"/>
        </w:rPr>
        <w:t>.</w:t>
      </w:r>
    </w:p>
    <w:p w14:paraId="671C17BC" w14:textId="05D81974" w:rsidR="002B6C31" w:rsidRPr="00BC7AA6" w:rsidRDefault="0075485B" w:rsidP="00C336E8">
      <w:pPr>
        <w:rPr>
          <w:lang w:val="is-IS"/>
        </w:rPr>
      </w:pPr>
      <w:r>
        <w:rPr>
          <w:lang w:val="is-IS"/>
        </w:rPr>
        <w:t>(</w:t>
      </w:r>
      <w:r w:rsidR="002B6C31" w:rsidRPr="00BC7AA6">
        <w:rPr>
          <w:lang w:val="is-IS"/>
        </w:rPr>
        <w:t>1</w:t>
      </w:r>
      <w:r w:rsidR="00C336E8">
        <w:rPr>
          <w:lang w:val="is-IS"/>
        </w:rPr>
        <w:t>6</w:t>
      </w:r>
      <w:r w:rsidR="002B6C31" w:rsidRPr="00BC7AA6">
        <w:rPr>
          <w:lang w:val="is-IS"/>
        </w:rPr>
        <w:t xml:space="preserve">) Pojat kuulthiin, </w:t>
      </w:r>
      <w:r w:rsidR="002B6C31" w:rsidRPr="00BC7AA6">
        <w:rPr>
          <w:i/>
          <w:lang w:val="is-IS"/>
        </w:rPr>
        <w:t>ko</w:t>
      </w:r>
      <w:r w:rsidR="002B6C31" w:rsidRPr="00BC7AA6">
        <w:rPr>
          <w:lang w:val="is-IS"/>
        </w:rPr>
        <w:t xml:space="preserve"> </w:t>
      </w:r>
      <w:r w:rsidR="002B6C31" w:rsidRPr="00BC7AA6">
        <w:rPr>
          <w:i/>
          <w:lang w:val="is-IS"/>
        </w:rPr>
        <w:t>tyttäret tulthiin</w:t>
      </w:r>
      <w:r w:rsidR="002B6C31" w:rsidRPr="00BC7AA6">
        <w:rPr>
          <w:lang w:val="is-IS"/>
        </w:rPr>
        <w:t>.</w:t>
      </w:r>
    </w:p>
    <w:p w14:paraId="6CEBB61B" w14:textId="2D6C39EE" w:rsidR="002B6C31" w:rsidRPr="00AE1E32" w:rsidRDefault="002B6C31" w:rsidP="00DF7D10">
      <w:pPr>
        <w:pStyle w:val="Overskrift4"/>
      </w:pPr>
      <w:bookmarkStart w:id="2171" w:name="_Toc242931527"/>
      <w:bookmarkStart w:id="2172" w:name="_Toc311274027"/>
      <w:r w:rsidRPr="00AE1E32">
        <w:t xml:space="preserve">Subjunksuunisyntakti </w:t>
      </w:r>
      <w:r w:rsidR="00152446">
        <w:t>predikatiivinna</w:t>
      </w:r>
      <w:bookmarkEnd w:id="2171"/>
      <w:bookmarkEnd w:id="2172"/>
    </w:p>
    <w:p w14:paraId="4A76DDDB" w14:textId="10BC1786" w:rsidR="002B6C31" w:rsidRPr="00AE1E32" w:rsidRDefault="002B6C31" w:rsidP="002B6C31">
      <w:r w:rsidRPr="00AE1E32">
        <w:rPr>
          <w:i/>
        </w:rPr>
        <w:t>ette</w:t>
      </w:r>
      <w:r>
        <w:rPr>
          <w:i/>
        </w:rPr>
        <w:t xml:space="preserve"> </w:t>
      </w:r>
      <w:r w:rsidR="00BA1173" w:rsidRPr="00BA1173">
        <w:t>~</w:t>
      </w:r>
      <w:r>
        <w:rPr>
          <w:i/>
        </w:rPr>
        <w:t xml:space="preserve"> että </w:t>
      </w:r>
      <w:r w:rsidRPr="00AE1E32">
        <w:t>-syntaktilla saattaa olla kans predikatiivin funksuuni. Tavalisesti ylisyntaktissa olleeva korrelaatti silloin muistelee assiista tahi tilasta, mikä oon vissi ja tarkasti rajattu, ja alasyntakti sitte muistelee, minkälainen se assii oon.</w:t>
      </w:r>
    </w:p>
    <w:p w14:paraId="4D29FF90" w14:textId="05017E2F" w:rsidR="002B6C31" w:rsidRPr="00AE1E32" w:rsidRDefault="002B6C31" w:rsidP="002B6C31">
      <w:pPr>
        <w:rPr>
          <w:i/>
        </w:rPr>
      </w:pPr>
      <w:r w:rsidRPr="00AE1E32">
        <w:t xml:space="preserve">Taas sillä saattaa olla ylisyntaktissa ankkurisana </w:t>
      </w:r>
      <w:r w:rsidR="0075485B">
        <w:t>(</w:t>
      </w:r>
      <w:r w:rsidR="00432239">
        <w:t xml:space="preserve">1, 2) tahi </w:t>
      </w:r>
      <w:r w:rsidRPr="00AE1E32">
        <w:t xml:space="preserve">se saattaa seissoot ilman ankkurisanatta </w:t>
      </w:r>
      <w:r w:rsidR="0075485B">
        <w:t>(</w:t>
      </w:r>
      <w:r w:rsidRPr="00AE1E32">
        <w:t>3).</w:t>
      </w:r>
    </w:p>
    <w:p w14:paraId="5F3E0B75" w14:textId="66789FC6" w:rsidR="002B6C31" w:rsidRPr="00AE1E32" w:rsidRDefault="0075485B" w:rsidP="002B6C31">
      <w:r>
        <w:t>(</w:t>
      </w:r>
      <w:r w:rsidR="002B6C31" w:rsidRPr="00AE1E32">
        <w:t xml:space="preserve">1) Ensimäinen toivomus oli </w:t>
      </w:r>
      <w:r w:rsidR="002B6C31" w:rsidRPr="00AE1E32">
        <w:rPr>
          <w:i/>
        </w:rPr>
        <w:t>se</w:t>
      </w:r>
      <w:r w:rsidR="002B6C31" w:rsidRPr="00AE1E32">
        <w:t xml:space="preserve">, </w:t>
      </w:r>
      <w:r w:rsidR="002B6C31" w:rsidRPr="00AE1E32">
        <w:rPr>
          <w:i/>
        </w:rPr>
        <w:t xml:space="preserve">ette </w:t>
      </w:r>
      <w:r w:rsidR="002B6C31" w:rsidRPr="0095487E">
        <w:rPr>
          <w:i/>
        </w:rPr>
        <w:t>het pärjättäis hengissä kothiin</w:t>
      </w:r>
      <w:r w:rsidR="002B6C31" w:rsidRPr="00AE1E32">
        <w:t>.</w:t>
      </w:r>
    </w:p>
    <w:p w14:paraId="6A4A60AB" w14:textId="7FDE8518" w:rsidR="002B6C31" w:rsidRPr="00AE1E32" w:rsidRDefault="0075485B" w:rsidP="002B6C31">
      <w:pPr>
        <w:rPr>
          <w:szCs w:val="28"/>
        </w:rPr>
      </w:pPr>
      <w:r>
        <w:rPr>
          <w:szCs w:val="28"/>
        </w:rPr>
        <w:t>(</w:t>
      </w:r>
      <w:r w:rsidR="002B6C31" w:rsidRPr="00AE1E32">
        <w:rPr>
          <w:szCs w:val="28"/>
        </w:rPr>
        <w:t xml:space="preserve">2) Toinen asia oli </w:t>
      </w:r>
      <w:r w:rsidR="002B6C31" w:rsidRPr="00AE1E32">
        <w:rPr>
          <w:i/>
          <w:szCs w:val="28"/>
        </w:rPr>
        <w:t>se</w:t>
      </w:r>
      <w:r w:rsidRPr="0075485B">
        <w:rPr>
          <w:szCs w:val="28"/>
        </w:rPr>
        <w:t>,</w:t>
      </w:r>
      <w:r w:rsidR="002B6C31" w:rsidRPr="00AE1E32">
        <w:rPr>
          <w:i/>
          <w:szCs w:val="28"/>
        </w:rPr>
        <w:t xml:space="preserve"> ette</w:t>
      </w:r>
      <w:r w:rsidR="002B6C31" w:rsidRPr="00AE1E32">
        <w:rPr>
          <w:szCs w:val="28"/>
        </w:rPr>
        <w:t xml:space="preserve"> </w:t>
      </w:r>
      <w:r w:rsidR="002B6C31" w:rsidRPr="0095487E">
        <w:rPr>
          <w:i/>
          <w:szCs w:val="28"/>
        </w:rPr>
        <w:t>aika kului paremin ko oli jotaki työtä</w:t>
      </w:r>
      <w:r w:rsidR="002B6C31">
        <w:rPr>
          <w:szCs w:val="28"/>
        </w:rPr>
        <w:t>.</w:t>
      </w:r>
    </w:p>
    <w:p w14:paraId="426B5FCE" w14:textId="22E9E70C" w:rsidR="002B6C31" w:rsidRPr="00AE1E32" w:rsidRDefault="0075485B" w:rsidP="002B6C31">
      <w:pPr>
        <w:rPr>
          <w:szCs w:val="28"/>
        </w:rPr>
      </w:pPr>
      <w:r>
        <w:rPr>
          <w:szCs w:val="28"/>
        </w:rPr>
        <w:t>(</w:t>
      </w:r>
      <w:r w:rsidR="002B6C31" w:rsidRPr="00AE1E32">
        <w:rPr>
          <w:szCs w:val="28"/>
        </w:rPr>
        <w:t xml:space="preserve">3) Ainua asia, mitä het toivothiin, oli </w:t>
      </w:r>
      <w:r w:rsidR="002B6C31" w:rsidRPr="00AE1E32">
        <w:rPr>
          <w:i/>
          <w:szCs w:val="28"/>
        </w:rPr>
        <w:t>ette</w:t>
      </w:r>
      <w:r w:rsidR="002B6C31" w:rsidRPr="00AE1E32">
        <w:rPr>
          <w:szCs w:val="28"/>
        </w:rPr>
        <w:t xml:space="preserve"> </w:t>
      </w:r>
      <w:r w:rsidR="002B6C31" w:rsidRPr="0095487E">
        <w:rPr>
          <w:i/>
          <w:szCs w:val="28"/>
        </w:rPr>
        <w:t>sota loppuis ja tulis rauha</w:t>
      </w:r>
      <w:r w:rsidR="002B6C31" w:rsidRPr="00AE1E32">
        <w:rPr>
          <w:szCs w:val="28"/>
        </w:rPr>
        <w:t>.</w:t>
      </w:r>
    </w:p>
    <w:p w14:paraId="2C4739F4" w14:textId="0FDEFABA" w:rsidR="002B6C31" w:rsidRPr="00322E3E" w:rsidRDefault="002B6C31" w:rsidP="002B6C31">
      <w:pPr>
        <w:rPr>
          <w:szCs w:val="28"/>
        </w:rPr>
      </w:pPr>
      <w:r w:rsidRPr="00322E3E">
        <w:rPr>
          <w:szCs w:val="28"/>
        </w:rPr>
        <w:t xml:space="preserve">Predikatiivin tapainen oon kans semmoinen </w:t>
      </w:r>
      <w:r w:rsidRPr="00322E3E">
        <w:rPr>
          <w:i/>
          <w:szCs w:val="28"/>
        </w:rPr>
        <w:t>ette-</w:t>
      </w:r>
      <w:r w:rsidRPr="00322E3E">
        <w:rPr>
          <w:szCs w:val="28"/>
        </w:rPr>
        <w:t xml:space="preserve">syntakti, missä ankkurisanana ylisyntaktissa oon esimerkiksi </w:t>
      </w:r>
      <w:r w:rsidRPr="00322E3E">
        <w:rPr>
          <w:i/>
          <w:szCs w:val="28"/>
        </w:rPr>
        <w:t>niin</w:t>
      </w:r>
      <w:r w:rsidRPr="00322E3E">
        <w:rPr>
          <w:szCs w:val="28"/>
        </w:rPr>
        <w:t xml:space="preserve"> </w:t>
      </w:r>
      <w:r w:rsidR="001C7AC5">
        <w:rPr>
          <w:szCs w:val="28"/>
        </w:rPr>
        <w:t>eli</w:t>
      </w:r>
      <w:r w:rsidRPr="00322E3E">
        <w:rPr>
          <w:szCs w:val="28"/>
        </w:rPr>
        <w:t xml:space="preserve"> </w:t>
      </w:r>
      <w:r w:rsidRPr="00322E3E">
        <w:rPr>
          <w:i/>
          <w:szCs w:val="28"/>
        </w:rPr>
        <w:t xml:space="preserve">semmoinen </w:t>
      </w:r>
      <w:r w:rsidR="0075485B">
        <w:rPr>
          <w:szCs w:val="28"/>
        </w:rPr>
        <w:t>(</w:t>
      </w:r>
      <w:r w:rsidRPr="00322E3E">
        <w:rPr>
          <w:szCs w:val="28"/>
        </w:rPr>
        <w:t>4, 5)</w:t>
      </w:r>
      <w:r w:rsidR="001B127A" w:rsidRPr="001B127A">
        <w:rPr>
          <w:szCs w:val="28"/>
        </w:rPr>
        <w:t>.</w:t>
      </w:r>
      <w:r>
        <w:rPr>
          <w:i/>
          <w:szCs w:val="28"/>
        </w:rPr>
        <w:t xml:space="preserve"> </w:t>
      </w:r>
      <w:r>
        <w:rPr>
          <w:szCs w:val="28"/>
        </w:rPr>
        <w:t xml:space="preserve">Näistä </w:t>
      </w:r>
      <w:r w:rsidR="00C25AD0">
        <w:rPr>
          <w:szCs w:val="28"/>
        </w:rPr>
        <w:t>ankkurisanan oon huono jättäät pois.</w:t>
      </w:r>
    </w:p>
    <w:p w14:paraId="4387107E" w14:textId="4FBA53F7" w:rsidR="002B6C31" w:rsidRPr="00AE1E32" w:rsidRDefault="0075485B" w:rsidP="002B6C31">
      <w:r>
        <w:t>(</w:t>
      </w:r>
      <w:r w:rsidR="002B6C31" w:rsidRPr="00AE1E32">
        <w:t xml:space="preserve">4) Minun äiti oli kans </w:t>
      </w:r>
      <w:r w:rsidR="002B6C31" w:rsidRPr="00AE1E32">
        <w:rPr>
          <w:i/>
        </w:rPr>
        <w:t>semmonen</w:t>
      </w:r>
      <w:r w:rsidRPr="0075485B">
        <w:t>,</w:t>
      </w:r>
      <w:r w:rsidR="002B6C31" w:rsidRPr="00AE1E32">
        <w:rPr>
          <w:i/>
        </w:rPr>
        <w:t xml:space="preserve"> ette</w:t>
      </w:r>
      <w:r w:rsidR="002B6C31" w:rsidRPr="00AE1E32">
        <w:t xml:space="preserve"> </w:t>
      </w:r>
      <w:r w:rsidR="002B6C31" w:rsidRPr="007B5423">
        <w:rPr>
          <w:i/>
        </w:rPr>
        <w:t>hän ei uskonu mihinkhään taikuutheen</w:t>
      </w:r>
      <w:r w:rsidR="002B6C31" w:rsidRPr="00AE1E32">
        <w:t>.</w:t>
      </w:r>
    </w:p>
    <w:p w14:paraId="0DE005E7" w14:textId="77777777" w:rsidR="00F904D4" w:rsidRDefault="0075485B" w:rsidP="002B6C31">
      <w:pPr>
        <w:rPr>
          <w:szCs w:val="28"/>
        </w:rPr>
      </w:pPr>
      <w:r>
        <w:rPr>
          <w:szCs w:val="28"/>
        </w:rPr>
        <w:t>(</w:t>
      </w:r>
      <w:r w:rsidR="00C25AD0">
        <w:rPr>
          <w:szCs w:val="28"/>
        </w:rPr>
        <w:t>5) Mutta assii</w:t>
      </w:r>
      <w:r w:rsidR="002B6C31" w:rsidRPr="00AE1E32">
        <w:rPr>
          <w:szCs w:val="28"/>
        </w:rPr>
        <w:t xml:space="preserve">nlaita oli </w:t>
      </w:r>
      <w:r w:rsidR="002B6C31" w:rsidRPr="00AE1E32">
        <w:rPr>
          <w:i/>
          <w:szCs w:val="28"/>
        </w:rPr>
        <w:t>niin</w:t>
      </w:r>
      <w:r w:rsidRPr="0075485B">
        <w:rPr>
          <w:szCs w:val="28"/>
        </w:rPr>
        <w:t>,</w:t>
      </w:r>
      <w:r w:rsidR="002B6C31" w:rsidRPr="00AE1E32">
        <w:rPr>
          <w:i/>
          <w:szCs w:val="28"/>
        </w:rPr>
        <w:t xml:space="preserve"> ettei</w:t>
      </w:r>
      <w:r w:rsidR="002B6C31" w:rsidRPr="00AE1E32">
        <w:rPr>
          <w:szCs w:val="28"/>
        </w:rPr>
        <w:t xml:space="preserve"> </w:t>
      </w:r>
      <w:r w:rsidR="002B6C31" w:rsidRPr="007B5423">
        <w:rPr>
          <w:i/>
          <w:szCs w:val="28"/>
        </w:rPr>
        <w:t>het sinä päivänä halunheet kohđatella meitä</w:t>
      </w:r>
      <w:r w:rsidR="00F904D4">
        <w:rPr>
          <w:szCs w:val="28"/>
        </w:rPr>
        <w:t>.</w:t>
      </w:r>
    </w:p>
    <w:p w14:paraId="59EC5950" w14:textId="15AFA1D4" w:rsidR="002B6C31" w:rsidRPr="00AE1E32" w:rsidRDefault="002B6C31" w:rsidP="00DF7D10">
      <w:pPr>
        <w:pStyle w:val="Overskrift4"/>
      </w:pPr>
      <w:bookmarkStart w:id="2173" w:name="_Subjunksuunisyntakti_adverbiaalikomplem"/>
      <w:bookmarkStart w:id="2174" w:name="_Toc242931529"/>
      <w:bookmarkStart w:id="2175" w:name="_Toc311274028"/>
      <w:bookmarkEnd w:id="2173"/>
      <w:r w:rsidRPr="00AE1E32">
        <w:t>Subjunksuunisyntakti adverbiaali</w:t>
      </w:r>
      <w:r>
        <w:t>komplement</w:t>
      </w:r>
      <w:r w:rsidRPr="00AE1E32">
        <w:t>tina</w:t>
      </w:r>
      <w:bookmarkEnd w:id="2174"/>
      <w:bookmarkEnd w:id="2175"/>
    </w:p>
    <w:p w14:paraId="0828E8DD" w14:textId="7BD35888" w:rsidR="00F904D4" w:rsidRDefault="006A775B" w:rsidP="002B6C31">
      <w:r>
        <w:t>Ala</w:t>
      </w:r>
      <w:r w:rsidR="002B6C31" w:rsidRPr="00AE1E32">
        <w:t>syntakti</w:t>
      </w:r>
      <w:r w:rsidR="0079309A">
        <w:t xml:space="preserve">, missä subjunksiinina oon </w:t>
      </w:r>
      <w:r w:rsidR="00A849BD">
        <w:rPr>
          <w:i/>
        </w:rPr>
        <w:t xml:space="preserve">ette </w:t>
      </w:r>
      <w:r w:rsidR="00BA1173" w:rsidRPr="00BA1173">
        <w:t>~</w:t>
      </w:r>
      <w:r w:rsidR="00A849BD">
        <w:rPr>
          <w:i/>
        </w:rPr>
        <w:t xml:space="preserve"> että</w:t>
      </w:r>
      <w:r w:rsidR="00A849BD">
        <w:t>,</w:t>
      </w:r>
      <w:r w:rsidR="002B6C31" w:rsidRPr="00AE1E32">
        <w:t xml:space="preserve"> oon tavalinen ylisyntaktin adverbiaali</w:t>
      </w:r>
      <w:r w:rsidR="002B6C31">
        <w:t>komplementin funksuunissa</w:t>
      </w:r>
      <w:r w:rsidR="00C25AD0">
        <w:t>. Ylisyntakt</w:t>
      </w:r>
      <w:r w:rsidR="002B6C31" w:rsidRPr="00AE1E32">
        <w:t>issa oon silloin ylheisesti ankkurisana, mikä oon siinä</w:t>
      </w:r>
      <w:r w:rsidR="002B6C31">
        <w:t xml:space="preserve"> paikkakaasuksessa</w:t>
      </w:r>
      <w:r w:rsidR="00C25AD0">
        <w:t xml:space="preserve"> eli muussa haamussa</w:t>
      </w:r>
      <w:r w:rsidR="002B6C31">
        <w:t>, minkä verbi</w:t>
      </w:r>
      <w:r w:rsidR="002B6C31" w:rsidRPr="00AE1E32">
        <w:t xml:space="preserve"> vaattii</w:t>
      </w:r>
      <w:r w:rsidR="002B6C31">
        <w:t xml:space="preserve"> </w:t>
      </w:r>
      <w:r w:rsidR="0075485B">
        <w:t>(</w:t>
      </w:r>
      <w:r w:rsidR="002B6C31">
        <w:t>1–6)</w:t>
      </w:r>
      <w:r w:rsidR="00F904D4">
        <w:t>.</w:t>
      </w:r>
    </w:p>
    <w:p w14:paraId="2D482897" w14:textId="6BDCD069" w:rsidR="002B6C31" w:rsidRPr="00AE1E32" w:rsidRDefault="0075485B" w:rsidP="002B6C31">
      <w:pPr>
        <w:rPr>
          <w:szCs w:val="28"/>
          <w:lang w:val="is-IS"/>
        </w:rPr>
      </w:pPr>
      <w:r>
        <w:rPr>
          <w:szCs w:val="28"/>
          <w:lang w:val="is-IS"/>
        </w:rPr>
        <w:t>(</w:t>
      </w:r>
      <w:r w:rsidR="002B6C31">
        <w:rPr>
          <w:szCs w:val="28"/>
          <w:lang w:val="is-IS"/>
        </w:rPr>
        <w:t xml:space="preserve">1) </w:t>
      </w:r>
      <w:r w:rsidR="002B6C31" w:rsidRPr="00AE1E32">
        <w:rPr>
          <w:szCs w:val="28"/>
          <w:lang w:val="is-IS"/>
        </w:rPr>
        <w:t xml:space="preserve">Sielä </w:t>
      </w:r>
      <w:r w:rsidR="002B6C31">
        <w:rPr>
          <w:szCs w:val="28"/>
          <w:lang w:val="is-IS"/>
        </w:rPr>
        <w:t>puhuthiin</w:t>
      </w:r>
      <w:r w:rsidR="002B6C31" w:rsidRPr="00AE1E32">
        <w:rPr>
          <w:szCs w:val="28"/>
          <w:lang w:val="is-IS"/>
        </w:rPr>
        <w:t xml:space="preserve"> </w:t>
      </w:r>
      <w:r w:rsidR="002B6C31">
        <w:rPr>
          <w:i/>
          <w:szCs w:val="28"/>
          <w:lang w:val="is-IS"/>
        </w:rPr>
        <w:t>siitä</w:t>
      </w:r>
      <w:r w:rsidR="00C25AD0">
        <w:rPr>
          <w:i/>
          <w:szCs w:val="28"/>
          <w:lang w:val="is-IS"/>
        </w:rPr>
        <w:t xml:space="preserve"> </w:t>
      </w:r>
      <w:r w:rsidR="0098090B" w:rsidRPr="0098090B">
        <w:rPr>
          <w:szCs w:val="28"/>
          <w:lang w:val="is-IS"/>
        </w:rPr>
        <w:t>/</w:t>
      </w:r>
      <w:r w:rsidR="00C25AD0">
        <w:rPr>
          <w:i/>
          <w:szCs w:val="28"/>
          <w:lang w:val="is-IS"/>
        </w:rPr>
        <w:t xml:space="preserve"> sen ympäri</w:t>
      </w:r>
      <w:r w:rsidRPr="0075485B">
        <w:rPr>
          <w:szCs w:val="28"/>
          <w:lang w:val="is-IS"/>
        </w:rPr>
        <w:t>,</w:t>
      </w:r>
      <w:r w:rsidR="002B6C31" w:rsidRPr="00AE1E32">
        <w:rPr>
          <w:i/>
          <w:szCs w:val="28"/>
          <w:lang w:val="is-IS"/>
        </w:rPr>
        <w:t xml:space="preserve"> ette</w:t>
      </w:r>
      <w:r w:rsidR="002B6C31">
        <w:rPr>
          <w:szCs w:val="28"/>
          <w:lang w:val="is-IS"/>
        </w:rPr>
        <w:t xml:space="preserve"> </w:t>
      </w:r>
      <w:r w:rsidR="002B6C31" w:rsidRPr="005B00DD">
        <w:rPr>
          <w:i/>
          <w:szCs w:val="28"/>
          <w:lang w:val="is-IS"/>
        </w:rPr>
        <w:t>aika</w:t>
      </w:r>
      <w:r w:rsidR="00491195">
        <w:rPr>
          <w:i/>
          <w:szCs w:val="28"/>
          <w:lang w:val="is-IS"/>
        </w:rPr>
        <w:t xml:space="preserve"> oon </w:t>
      </w:r>
      <w:r w:rsidR="002B6C31" w:rsidRPr="005B00DD">
        <w:rPr>
          <w:i/>
          <w:szCs w:val="28"/>
          <w:lang w:val="is-IS"/>
        </w:rPr>
        <w:t>kauhee</w:t>
      </w:r>
      <w:r w:rsidR="002B6C31">
        <w:rPr>
          <w:szCs w:val="28"/>
          <w:lang w:val="is-IS"/>
        </w:rPr>
        <w:t>.</w:t>
      </w:r>
    </w:p>
    <w:p w14:paraId="4449EC5E" w14:textId="0820E0FC" w:rsidR="002B6C31" w:rsidRPr="00AE1E32" w:rsidRDefault="0075485B" w:rsidP="002B6C31">
      <w:pPr>
        <w:rPr>
          <w:szCs w:val="28"/>
          <w:lang w:val="is-IS"/>
        </w:rPr>
      </w:pPr>
      <w:r>
        <w:rPr>
          <w:szCs w:val="28"/>
          <w:lang w:val="is-IS"/>
        </w:rPr>
        <w:t>(</w:t>
      </w:r>
      <w:r w:rsidR="002B6C31">
        <w:rPr>
          <w:szCs w:val="28"/>
          <w:lang w:val="is-IS"/>
        </w:rPr>
        <w:t xml:space="preserve">2) </w:t>
      </w:r>
      <w:r w:rsidR="002B6C31" w:rsidRPr="00AE1E32">
        <w:rPr>
          <w:szCs w:val="28"/>
          <w:lang w:val="is-IS"/>
        </w:rPr>
        <w:t xml:space="preserve">Hän uskoi </w:t>
      </w:r>
      <w:r w:rsidR="002B6C31" w:rsidRPr="00AE1E32">
        <w:rPr>
          <w:i/>
          <w:szCs w:val="28"/>
          <w:lang w:val="is-IS"/>
        </w:rPr>
        <w:t>siihen</w:t>
      </w:r>
      <w:r w:rsidR="00C25AD0">
        <w:rPr>
          <w:i/>
          <w:szCs w:val="28"/>
          <w:lang w:val="is-IS"/>
        </w:rPr>
        <w:t xml:space="preserve"> </w:t>
      </w:r>
      <w:r w:rsidR="0098090B" w:rsidRPr="0098090B">
        <w:rPr>
          <w:szCs w:val="28"/>
          <w:lang w:val="is-IS"/>
        </w:rPr>
        <w:t>/</w:t>
      </w:r>
      <w:r w:rsidR="00C25AD0">
        <w:rPr>
          <w:i/>
          <w:szCs w:val="28"/>
          <w:lang w:val="is-IS"/>
        </w:rPr>
        <w:t xml:space="preserve"> sen pääle</w:t>
      </w:r>
      <w:r w:rsidR="002B6C31" w:rsidRPr="00AE1E32">
        <w:rPr>
          <w:szCs w:val="28"/>
          <w:lang w:val="is-IS"/>
        </w:rPr>
        <w:t xml:space="preserve">, </w:t>
      </w:r>
      <w:r w:rsidR="002B6C31" w:rsidRPr="00AE1E32">
        <w:rPr>
          <w:i/>
          <w:szCs w:val="28"/>
          <w:lang w:val="is-IS"/>
        </w:rPr>
        <w:t>ette</w:t>
      </w:r>
      <w:r w:rsidR="002B6C31" w:rsidRPr="00AE1E32">
        <w:rPr>
          <w:szCs w:val="28"/>
          <w:lang w:val="is-IS"/>
        </w:rPr>
        <w:t xml:space="preserve"> </w:t>
      </w:r>
      <w:r w:rsidR="002B6C31" w:rsidRPr="00590AE8">
        <w:rPr>
          <w:i/>
          <w:szCs w:val="28"/>
          <w:lang w:val="is-IS"/>
        </w:rPr>
        <w:t>parempi aika se kyllä tulis heti</w:t>
      </w:r>
      <w:r w:rsidR="002B6C31" w:rsidRPr="00AE1E32">
        <w:rPr>
          <w:szCs w:val="28"/>
          <w:lang w:val="is-IS"/>
        </w:rPr>
        <w:t>.</w:t>
      </w:r>
    </w:p>
    <w:p w14:paraId="62FD9EE0" w14:textId="44590F07" w:rsidR="002B6C31" w:rsidRDefault="0075485B" w:rsidP="002B6C31">
      <w:pPr>
        <w:rPr>
          <w:szCs w:val="28"/>
          <w:lang w:val="is-IS"/>
        </w:rPr>
      </w:pPr>
      <w:r>
        <w:rPr>
          <w:szCs w:val="28"/>
          <w:lang w:val="is-IS"/>
        </w:rPr>
        <w:t>(</w:t>
      </w:r>
      <w:r w:rsidR="002B6C31">
        <w:rPr>
          <w:szCs w:val="28"/>
          <w:lang w:val="is-IS"/>
        </w:rPr>
        <w:t xml:space="preserve">3) Mie luotin </w:t>
      </w:r>
      <w:r w:rsidR="002B6C31" w:rsidRPr="00590AE8">
        <w:rPr>
          <w:i/>
          <w:szCs w:val="28"/>
          <w:lang w:val="is-IS"/>
        </w:rPr>
        <w:t>siihen</w:t>
      </w:r>
      <w:r w:rsidR="001178A1">
        <w:rPr>
          <w:i/>
          <w:szCs w:val="28"/>
          <w:lang w:val="is-IS"/>
        </w:rPr>
        <w:t xml:space="preserve"> </w:t>
      </w:r>
      <w:r w:rsidR="0098090B" w:rsidRPr="0098090B">
        <w:rPr>
          <w:szCs w:val="28"/>
          <w:lang w:val="is-IS"/>
        </w:rPr>
        <w:t>/</w:t>
      </w:r>
      <w:r w:rsidR="001178A1">
        <w:rPr>
          <w:i/>
          <w:szCs w:val="28"/>
          <w:lang w:val="is-IS"/>
        </w:rPr>
        <w:t xml:space="preserve"> sen pääle</w:t>
      </w:r>
      <w:r w:rsidRPr="0075485B">
        <w:rPr>
          <w:szCs w:val="28"/>
          <w:lang w:val="is-IS"/>
        </w:rPr>
        <w:t>,</w:t>
      </w:r>
      <w:r w:rsidR="002B6C31" w:rsidRPr="00590AE8">
        <w:rPr>
          <w:i/>
          <w:szCs w:val="28"/>
          <w:lang w:val="is-IS"/>
        </w:rPr>
        <w:t xml:space="preserve"> ettet sie muistelis sitä kelheen</w:t>
      </w:r>
      <w:r w:rsidR="002B6C31">
        <w:rPr>
          <w:szCs w:val="28"/>
          <w:lang w:val="is-IS"/>
        </w:rPr>
        <w:t>.</w:t>
      </w:r>
    </w:p>
    <w:p w14:paraId="7A49AA5F" w14:textId="77777777" w:rsidR="00F904D4" w:rsidRDefault="0075485B" w:rsidP="002B6C31">
      <w:pPr>
        <w:rPr>
          <w:szCs w:val="28"/>
          <w:lang w:val="is-IS"/>
        </w:rPr>
      </w:pPr>
      <w:r>
        <w:rPr>
          <w:szCs w:val="28"/>
          <w:lang w:val="is-IS"/>
        </w:rPr>
        <w:t>(</w:t>
      </w:r>
      <w:r w:rsidR="002B6C31">
        <w:rPr>
          <w:szCs w:val="28"/>
          <w:lang w:val="is-IS"/>
        </w:rPr>
        <w:t>4) Ihmiset kiitethiin</w:t>
      </w:r>
      <w:r w:rsidR="002B6C31" w:rsidRPr="00AE1E32">
        <w:rPr>
          <w:szCs w:val="28"/>
          <w:lang w:val="is-IS"/>
        </w:rPr>
        <w:t xml:space="preserve"> väärttii </w:t>
      </w:r>
      <w:r w:rsidR="002B6C31" w:rsidRPr="00AE1E32">
        <w:rPr>
          <w:i/>
          <w:szCs w:val="28"/>
          <w:lang w:val="is-IS"/>
        </w:rPr>
        <w:t>siitä</w:t>
      </w:r>
      <w:r w:rsidRPr="0075485B">
        <w:rPr>
          <w:szCs w:val="28"/>
          <w:lang w:val="is-IS"/>
        </w:rPr>
        <w:t>,</w:t>
      </w:r>
      <w:r w:rsidR="002B6C31" w:rsidRPr="00AE1E32">
        <w:rPr>
          <w:i/>
          <w:szCs w:val="28"/>
          <w:lang w:val="is-IS"/>
        </w:rPr>
        <w:t xml:space="preserve"> ette</w:t>
      </w:r>
      <w:r w:rsidR="002B6C31" w:rsidRPr="00AE1E32">
        <w:rPr>
          <w:szCs w:val="28"/>
          <w:lang w:val="is-IS"/>
        </w:rPr>
        <w:t xml:space="preserve"> </w:t>
      </w:r>
      <w:r w:rsidR="002B6C31" w:rsidRPr="00590AE8">
        <w:rPr>
          <w:i/>
          <w:szCs w:val="28"/>
          <w:lang w:val="is-IS"/>
        </w:rPr>
        <w:t>heilä oli vielä ruokkaa</w:t>
      </w:r>
      <w:r w:rsidR="00F904D4">
        <w:rPr>
          <w:szCs w:val="28"/>
          <w:lang w:val="is-IS"/>
        </w:rPr>
        <w:t>.</w:t>
      </w:r>
    </w:p>
    <w:p w14:paraId="379AFCA7" w14:textId="247A1378" w:rsidR="002B6C31" w:rsidRPr="00AE1E32" w:rsidRDefault="0075485B" w:rsidP="002B6C31">
      <w:pPr>
        <w:rPr>
          <w:szCs w:val="28"/>
        </w:rPr>
      </w:pPr>
      <w:r>
        <w:rPr>
          <w:szCs w:val="28"/>
        </w:rPr>
        <w:t>(</w:t>
      </w:r>
      <w:r w:rsidR="002B6C31">
        <w:rPr>
          <w:szCs w:val="28"/>
        </w:rPr>
        <w:t>5) Pojat</w:t>
      </w:r>
      <w:r w:rsidR="002B6C31" w:rsidRPr="00AE1E32">
        <w:rPr>
          <w:szCs w:val="28"/>
        </w:rPr>
        <w:t xml:space="preserve"> sovithiin </w:t>
      </w:r>
      <w:r w:rsidR="002B6C31" w:rsidRPr="00AE1E32">
        <w:rPr>
          <w:i/>
          <w:szCs w:val="28"/>
        </w:rPr>
        <w:t>siitä</w:t>
      </w:r>
      <w:r w:rsidRPr="0075485B">
        <w:rPr>
          <w:szCs w:val="28"/>
        </w:rPr>
        <w:t>,</w:t>
      </w:r>
      <w:r w:rsidR="002B6C31" w:rsidRPr="00AE1E32">
        <w:rPr>
          <w:i/>
          <w:szCs w:val="28"/>
        </w:rPr>
        <w:t xml:space="preserve"> ette</w:t>
      </w:r>
      <w:r w:rsidR="002B6C31" w:rsidRPr="00AE1E32">
        <w:rPr>
          <w:szCs w:val="28"/>
        </w:rPr>
        <w:t xml:space="preserve"> </w:t>
      </w:r>
      <w:r w:rsidR="002B6C31" w:rsidRPr="00590AE8">
        <w:rPr>
          <w:i/>
          <w:szCs w:val="28"/>
        </w:rPr>
        <w:t>aamula het lähđettäis tunturhiin</w:t>
      </w:r>
      <w:r w:rsidR="001B127A" w:rsidRPr="001B127A">
        <w:rPr>
          <w:szCs w:val="28"/>
        </w:rPr>
        <w:t>.</w:t>
      </w:r>
    </w:p>
    <w:p w14:paraId="4FDB6C0F" w14:textId="7F761109" w:rsidR="002B6C31" w:rsidRDefault="0075485B" w:rsidP="002B6C31">
      <w:pPr>
        <w:rPr>
          <w:szCs w:val="28"/>
          <w:lang w:val="sv-SE"/>
        </w:rPr>
      </w:pPr>
      <w:r>
        <w:rPr>
          <w:szCs w:val="28"/>
          <w:lang w:val="sv-SE"/>
        </w:rPr>
        <w:t>(</w:t>
      </w:r>
      <w:r w:rsidR="002B6C31">
        <w:rPr>
          <w:szCs w:val="28"/>
          <w:lang w:val="sv-SE"/>
        </w:rPr>
        <w:t xml:space="preserve">6) Minusta näyttää </w:t>
      </w:r>
      <w:r w:rsidR="002B6C31" w:rsidRPr="009C03D9">
        <w:rPr>
          <w:i/>
          <w:szCs w:val="28"/>
          <w:lang w:val="sv-SE"/>
        </w:rPr>
        <w:t>siltä</w:t>
      </w:r>
      <w:r w:rsidRPr="0075485B">
        <w:rPr>
          <w:szCs w:val="28"/>
          <w:lang w:val="sv-SE"/>
        </w:rPr>
        <w:t>,</w:t>
      </w:r>
      <w:r w:rsidR="002B6C31" w:rsidRPr="009C03D9">
        <w:rPr>
          <w:i/>
          <w:szCs w:val="28"/>
          <w:lang w:val="sv-SE"/>
        </w:rPr>
        <w:t xml:space="preserve"> ette tästä tullee kova talvi</w:t>
      </w:r>
      <w:r w:rsidR="001B127A" w:rsidRPr="001B127A">
        <w:rPr>
          <w:szCs w:val="28"/>
          <w:lang w:val="sv-SE"/>
        </w:rPr>
        <w:t>.</w:t>
      </w:r>
    </w:p>
    <w:p w14:paraId="2FCD49AD" w14:textId="526DB14E" w:rsidR="002B6C31" w:rsidRDefault="009B29F9" w:rsidP="002B6C31">
      <w:pPr>
        <w:rPr>
          <w:szCs w:val="28"/>
          <w:lang w:val="sv-SE"/>
        </w:rPr>
      </w:pPr>
      <w:r>
        <w:rPr>
          <w:szCs w:val="28"/>
          <w:lang w:val="sv-SE"/>
        </w:rPr>
        <w:t>Havaitte</w:t>
      </w:r>
      <w:r w:rsidR="004B02E4">
        <w:rPr>
          <w:szCs w:val="28"/>
          <w:lang w:val="sv-SE"/>
        </w:rPr>
        <w:t xml:space="preserve"> ette näiss</w:t>
      </w:r>
      <w:r w:rsidR="002B6C31">
        <w:rPr>
          <w:szCs w:val="28"/>
          <w:lang w:val="sv-SE"/>
        </w:rPr>
        <w:t xml:space="preserve">ä kyllä saattaa ankkurisana vailuutki, mutta sitte subjunksuunisyntaktin funksuuni muuttuu, eli se oon objekti </w:t>
      </w:r>
      <w:r w:rsidR="0075485B">
        <w:rPr>
          <w:szCs w:val="28"/>
          <w:lang w:val="sv-SE"/>
        </w:rPr>
        <w:t>(</w:t>
      </w:r>
      <w:r w:rsidR="00764468">
        <w:rPr>
          <w:szCs w:val="28"/>
          <w:lang w:val="sv-SE"/>
        </w:rPr>
        <w:t>7–</w:t>
      </w:r>
      <w:r w:rsidR="002B6C31">
        <w:rPr>
          <w:szCs w:val="28"/>
          <w:lang w:val="sv-SE"/>
        </w:rPr>
        <w:t xml:space="preserve">9) </w:t>
      </w:r>
      <w:r w:rsidR="006C6249">
        <w:rPr>
          <w:szCs w:val="28"/>
          <w:lang w:val="sv-SE"/>
        </w:rPr>
        <w:t>tahi</w:t>
      </w:r>
      <w:r w:rsidR="002B6C31">
        <w:rPr>
          <w:szCs w:val="28"/>
          <w:lang w:val="sv-SE"/>
        </w:rPr>
        <w:t xml:space="preserve"> subjekti </w:t>
      </w:r>
      <w:r w:rsidR="0075485B">
        <w:rPr>
          <w:szCs w:val="28"/>
          <w:lang w:val="sv-SE"/>
        </w:rPr>
        <w:t>(</w:t>
      </w:r>
      <w:r w:rsidR="002B6C31">
        <w:rPr>
          <w:szCs w:val="28"/>
          <w:lang w:val="sv-SE"/>
        </w:rPr>
        <w:t>10).</w:t>
      </w:r>
    </w:p>
    <w:p w14:paraId="71903D99" w14:textId="1D2E31D8" w:rsidR="002B6C31" w:rsidRDefault="0075485B" w:rsidP="002B6C31">
      <w:pPr>
        <w:rPr>
          <w:szCs w:val="28"/>
          <w:lang w:val="is-IS"/>
        </w:rPr>
      </w:pPr>
      <w:r>
        <w:rPr>
          <w:szCs w:val="28"/>
          <w:lang w:val="is-IS"/>
        </w:rPr>
        <w:t>(</w:t>
      </w:r>
      <w:r w:rsidR="002B6C31">
        <w:rPr>
          <w:szCs w:val="28"/>
          <w:lang w:val="is-IS"/>
        </w:rPr>
        <w:t xml:space="preserve">7) </w:t>
      </w:r>
      <w:r w:rsidR="002B6C31" w:rsidRPr="00AE1E32">
        <w:rPr>
          <w:szCs w:val="28"/>
          <w:lang w:val="is-IS"/>
        </w:rPr>
        <w:t xml:space="preserve">Sielä </w:t>
      </w:r>
      <w:r w:rsidR="002B6C31">
        <w:rPr>
          <w:szCs w:val="28"/>
          <w:lang w:val="is-IS"/>
        </w:rPr>
        <w:t>puhuthiin</w:t>
      </w:r>
      <w:r w:rsidRPr="0075485B">
        <w:rPr>
          <w:szCs w:val="28"/>
          <w:lang w:val="is-IS"/>
        </w:rPr>
        <w:t>,</w:t>
      </w:r>
      <w:r w:rsidR="002B6C31" w:rsidRPr="00AE1E32">
        <w:rPr>
          <w:i/>
          <w:szCs w:val="28"/>
          <w:lang w:val="is-IS"/>
        </w:rPr>
        <w:t xml:space="preserve"> ette</w:t>
      </w:r>
      <w:r w:rsidR="002B6C31">
        <w:rPr>
          <w:szCs w:val="28"/>
          <w:lang w:val="is-IS"/>
        </w:rPr>
        <w:t xml:space="preserve"> </w:t>
      </w:r>
      <w:r w:rsidR="002B6C31" w:rsidRPr="005B00DD">
        <w:rPr>
          <w:i/>
          <w:szCs w:val="28"/>
          <w:lang w:val="is-IS"/>
        </w:rPr>
        <w:t>aika</w:t>
      </w:r>
      <w:r w:rsidR="00491195">
        <w:rPr>
          <w:i/>
          <w:szCs w:val="28"/>
          <w:lang w:val="is-IS"/>
        </w:rPr>
        <w:t xml:space="preserve"> oon </w:t>
      </w:r>
      <w:r w:rsidR="002B6C31" w:rsidRPr="005B00DD">
        <w:rPr>
          <w:i/>
          <w:szCs w:val="28"/>
          <w:lang w:val="is-IS"/>
        </w:rPr>
        <w:t>kauhee</w:t>
      </w:r>
      <w:r w:rsidR="002B6C31">
        <w:rPr>
          <w:szCs w:val="28"/>
          <w:lang w:val="is-IS"/>
        </w:rPr>
        <w:t>.</w:t>
      </w:r>
    </w:p>
    <w:p w14:paraId="459808EC" w14:textId="2B61F877" w:rsidR="002B6C31" w:rsidRPr="00AE1E32" w:rsidRDefault="0075485B" w:rsidP="002B6C31">
      <w:pPr>
        <w:rPr>
          <w:szCs w:val="28"/>
          <w:lang w:val="is-IS"/>
        </w:rPr>
      </w:pPr>
      <w:r>
        <w:rPr>
          <w:szCs w:val="28"/>
          <w:lang w:val="is-IS"/>
        </w:rPr>
        <w:t>(</w:t>
      </w:r>
      <w:r w:rsidR="002B6C31">
        <w:rPr>
          <w:szCs w:val="28"/>
          <w:lang w:val="is-IS"/>
        </w:rPr>
        <w:t>8) Hän uskoi</w:t>
      </w:r>
      <w:r w:rsidR="002B6C31" w:rsidRPr="00AE1E32">
        <w:rPr>
          <w:szCs w:val="28"/>
          <w:lang w:val="is-IS"/>
        </w:rPr>
        <w:t xml:space="preserve">, </w:t>
      </w:r>
      <w:r w:rsidR="002B6C31" w:rsidRPr="00AE1E32">
        <w:rPr>
          <w:i/>
          <w:szCs w:val="28"/>
          <w:lang w:val="is-IS"/>
        </w:rPr>
        <w:t>ette</w:t>
      </w:r>
      <w:r w:rsidR="002B6C31" w:rsidRPr="00AE1E32">
        <w:rPr>
          <w:szCs w:val="28"/>
          <w:lang w:val="is-IS"/>
        </w:rPr>
        <w:t xml:space="preserve"> </w:t>
      </w:r>
      <w:r w:rsidR="002B6C31" w:rsidRPr="00590AE8">
        <w:rPr>
          <w:i/>
          <w:szCs w:val="28"/>
          <w:lang w:val="is-IS"/>
        </w:rPr>
        <w:t>parempi aika se kyllä tulis heti</w:t>
      </w:r>
      <w:r w:rsidR="002B6C31" w:rsidRPr="00AE1E32">
        <w:rPr>
          <w:szCs w:val="28"/>
          <w:lang w:val="is-IS"/>
        </w:rPr>
        <w:t>.</w:t>
      </w:r>
    </w:p>
    <w:p w14:paraId="749B26C3" w14:textId="7A844777" w:rsidR="002B6C31" w:rsidRPr="00AE1E32" w:rsidRDefault="0075485B" w:rsidP="002B6C31">
      <w:pPr>
        <w:rPr>
          <w:szCs w:val="28"/>
        </w:rPr>
      </w:pPr>
      <w:r>
        <w:rPr>
          <w:szCs w:val="28"/>
        </w:rPr>
        <w:t>(</w:t>
      </w:r>
      <w:r w:rsidR="002B6C31">
        <w:rPr>
          <w:szCs w:val="28"/>
        </w:rPr>
        <w:t>9) Pojat sovithiin</w:t>
      </w:r>
      <w:r w:rsidRPr="0075485B">
        <w:rPr>
          <w:szCs w:val="28"/>
        </w:rPr>
        <w:t>,</w:t>
      </w:r>
      <w:r w:rsidR="002B6C31" w:rsidRPr="00AE1E32">
        <w:rPr>
          <w:i/>
          <w:szCs w:val="28"/>
        </w:rPr>
        <w:t xml:space="preserve"> ette</w:t>
      </w:r>
      <w:r w:rsidR="002B6C31" w:rsidRPr="00AE1E32">
        <w:rPr>
          <w:szCs w:val="28"/>
        </w:rPr>
        <w:t xml:space="preserve"> </w:t>
      </w:r>
      <w:r w:rsidR="002B6C31" w:rsidRPr="00590AE8">
        <w:rPr>
          <w:i/>
          <w:szCs w:val="28"/>
        </w:rPr>
        <w:t>aamula het lähđettäis tunturhiin</w:t>
      </w:r>
      <w:r w:rsidR="001B127A" w:rsidRPr="001B127A">
        <w:rPr>
          <w:szCs w:val="28"/>
        </w:rPr>
        <w:t>.</w:t>
      </w:r>
    </w:p>
    <w:p w14:paraId="7F2B0FA8" w14:textId="598F3297" w:rsidR="002B6C31" w:rsidRPr="00DD6064" w:rsidRDefault="0075485B" w:rsidP="002B6C31">
      <w:pPr>
        <w:rPr>
          <w:szCs w:val="28"/>
          <w:lang w:val="sv-SE"/>
        </w:rPr>
      </w:pPr>
      <w:r>
        <w:rPr>
          <w:szCs w:val="28"/>
          <w:lang w:val="sv-SE"/>
        </w:rPr>
        <w:t>(</w:t>
      </w:r>
      <w:r w:rsidR="002B6C31">
        <w:rPr>
          <w:szCs w:val="28"/>
          <w:lang w:val="sv-SE"/>
        </w:rPr>
        <w:t>10) Minusta näyttää</w:t>
      </w:r>
      <w:r w:rsidRPr="0075485B">
        <w:rPr>
          <w:szCs w:val="28"/>
          <w:lang w:val="sv-SE"/>
        </w:rPr>
        <w:t>,</w:t>
      </w:r>
      <w:r w:rsidR="002B6C31" w:rsidRPr="009C03D9">
        <w:rPr>
          <w:i/>
          <w:szCs w:val="28"/>
          <w:lang w:val="sv-SE"/>
        </w:rPr>
        <w:t xml:space="preserve"> ette tästä tullee kova talvi</w:t>
      </w:r>
      <w:r w:rsidR="001B127A" w:rsidRPr="001B127A">
        <w:rPr>
          <w:szCs w:val="28"/>
          <w:lang w:val="sv-SE"/>
        </w:rPr>
        <w:t>.</w:t>
      </w:r>
    </w:p>
    <w:p w14:paraId="320493F2" w14:textId="77777777" w:rsidR="002B6C31" w:rsidRPr="00AE1E32" w:rsidRDefault="002B6C31" w:rsidP="00DF7D10">
      <w:pPr>
        <w:pStyle w:val="Overskrift3"/>
      </w:pPr>
      <w:bookmarkStart w:id="2176" w:name="_Toc242931531"/>
      <w:bookmarkStart w:id="2177" w:name="_Toc311274029"/>
      <w:r w:rsidRPr="00AE1E32">
        <w:t>Subjunksuunisyntakti adverbin, adjektiivin ja substantiivin defineerauksena</w:t>
      </w:r>
      <w:bookmarkEnd w:id="2176"/>
      <w:bookmarkEnd w:id="2177"/>
    </w:p>
    <w:p w14:paraId="74AC84C0" w14:textId="535F4558" w:rsidR="002B6C31" w:rsidRPr="00AE1E32" w:rsidRDefault="005F10F3" w:rsidP="00DF7D10">
      <w:pPr>
        <w:pStyle w:val="Overskrift4"/>
      </w:pPr>
      <w:bookmarkStart w:id="2178" w:name="_Toc242931532"/>
      <w:bookmarkStart w:id="2179" w:name="_Toc311274030"/>
      <w:r>
        <w:t>Subju</w:t>
      </w:r>
      <w:r w:rsidR="001C7AC5">
        <w:t>nksuunisyntakti a</w:t>
      </w:r>
      <w:r w:rsidR="002B6C31" w:rsidRPr="00AE1E32">
        <w:t>dverbin ja adjektiivin defineerauksena</w:t>
      </w:r>
      <w:bookmarkEnd w:id="2178"/>
      <w:bookmarkEnd w:id="2179"/>
    </w:p>
    <w:p w14:paraId="3B5EC374" w14:textId="50063049" w:rsidR="00F904D4" w:rsidRDefault="002256DE" w:rsidP="002B6C31">
      <w:r>
        <w:t>Subjunksuunisyntaktiista a</w:t>
      </w:r>
      <w:r w:rsidR="005D4FD4">
        <w:t xml:space="preserve">dverbin ja adjektiivin defineerauksena </w:t>
      </w:r>
      <w:r>
        <w:t xml:space="preserve">löyttyy tyhä </w:t>
      </w:r>
      <w:r>
        <w:rPr>
          <w:i/>
        </w:rPr>
        <w:t xml:space="preserve">ette </w:t>
      </w:r>
      <w:r w:rsidR="00BA1173" w:rsidRPr="00BA1173">
        <w:t>~</w:t>
      </w:r>
      <w:r>
        <w:rPr>
          <w:i/>
        </w:rPr>
        <w:t xml:space="preserve"> että -</w:t>
      </w:r>
      <w:r>
        <w:t>syntakti.</w:t>
      </w:r>
      <w:r w:rsidR="005D4FD4">
        <w:t xml:space="preserve"> </w:t>
      </w:r>
      <w:r w:rsidR="002B6C31" w:rsidRPr="00AE1E32">
        <w:t xml:space="preserve">Ko </w:t>
      </w:r>
      <w:r>
        <w:t>se</w:t>
      </w:r>
      <w:r w:rsidR="002B6C31" w:rsidRPr="00AE1E32">
        <w:t xml:space="preserve"> oon adverbin defineerauksena, adverbifraasi ylheensä muistelee, ette kunka eli millä tavala, kunka paljon, kunka kauvoin eli muuta määrää </w:t>
      </w:r>
      <w:r w:rsidR="0075485B">
        <w:t>(</w:t>
      </w:r>
      <w:r w:rsidR="002B6C31">
        <w:t>1–5</w:t>
      </w:r>
      <w:r w:rsidR="002B6C31" w:rsidRPr="00AE1E32">
        <w:t>). Adjektiivin defineerauksena subjunksuuni</w:t>
      </w:r>
      <w:r>
        <w:t>syntakti</w:t>
      </w:r>
      <w:r w:rsidR="002B6C31" w:rsidRPr="00AE1E32">
        <w:t xml:space="preserve"> muistelee, mitä omituisuutta oon niin ja niin paljon eli vähän </w:t>
      </w:r>
      <w:r w:rsidR="0075485B">
        <w:t>(</w:t>
      </w:r>
      <w:r w:rsidR="002B6C31">
        <w:t>6–9</w:t>
      </w:r>
      <w:r w:rsidR="002B6C31" w:rsidRPr="00AE1E32">
        <w:t xml:space="preserve">). Molemissa oon </w:t>
      </w:r>
      <w:r w:rsidR="002B6C31">
        <w:t>myötä adverbi</w:t>
      </w:r>
      <w:r w:rsidR="006E0EB8">
        <w:t xml:space="preserve"> </w:t>
      </w:r>
      <w:r w:rsidR="0075485B">
        <w:t>(</w:t>
      </w:r>
      <w:r w:rsidR="006E0EB8">
        <w:rPr>
          <w:i/>
        </w:rPr>
        <w:t>niin</w:t>
      </w:r>
      <w:r w:rsidR="0075485B" w:rsidRPr="0075485B">
        <w:t>,</w:t>
      </w:r>
      <w:r w:rsidR="006E0EB8">
        <w:rPr>
          <w:i/>
        </w:rPr>
        <w:t xml:space="preserve"> liian</w:t>
      </w:r>
      <w:r w:rsidR="0075485B" w:rsidRPr="0075485B">
        <w:t>,</w:t>
      </w:r>
      <w:r w:rsidR="006E0EB8">
        <w:rPr>
          <w:i/>
        </w:rPr>
        <w:t xml:space="preserve"> tarpheeksi</w:t>
      </w:r>
      <w:r w:rsidR="0075485B" w:rsidRPr="0075485B">
        <w:t>,</w:t>
      </w:r>
      <w:r w:rsidR="006E0EB8">
        <w:rPr>
          <w:i/>
        </w:rPr>
        <w:t xml:space="preserve"> nokko </w:t>
      </w:r>
      <w:r w:rsidR="006E0EB8">
        <w:t>eli muu semmoinen)</w:t>
      </w:r>
      <w:r w:rsidR="002B6C31">
        <w:t>, mikä yhđessä ittensä valtasanan kans ilmoittaa määrää, millä alasyntaktista tullee tosi</w:t>
      </w:r>
      <w:r w:rsidR="00F904D4">
        <w:t>.</w:t>
      </w:r>
    </w:p>
    <w:p w14:paraId="204A4590" w14:textId="7719FF29" w:rsidR="002B6C31" w:rsidRPr="00AE1E32" w:rsidRDefault="0075485B" w:rsidP="002B6C31">
      <w:pPr>
        <w:rPr>
          <w:lang w:val="is-IS"/>
        </w:rPr>
      </w:pPr>
      <w:r>
        <w:t>(</w:t>
      </w:r>
      <w:r w:rsidR="002B6C31" w:rsidRPr="00AE1E32">
        <w:t xml:space="preserve">1) </w:t>
      </w:r>
      <w:r w:rsidR="002B6C31">
        <w:t>Kallaa</w:t>
      </w:r>
      <w:r w:rsidR="002B6C31" w:rsidRPr="00AE1E32">
        <w:t xml:space="preserve"> ei jääny </w:t>
      </w:r>
      <w:r w:rsidR="002B6C31" w:rsidRPr="00AE1E32">
        <w:rPr>
          <w:i/>
        </w:rPr>
        <w:t>sen verran</w:t>
      </w:r>
      <w:r w:rsidR="002B6C31" w:rsidRPr="00AE1E32">
        <w:t xml:space="preserve">, </w:t>
      </w:r>
      <w:r w:rsidR="002B6C31" w:rsidRPr="00AE1E32">
        <w:rPr>
          <w:i/>
        </w:rPr>
        <w:t>että</w:t>
      </w:r>
      <w:r w:rsidR="002B6C31" w:rsidRPr="00AE1E32">
        <w:t xml:space="preserve"> </w:t>
      </w:r>
      <w:r w:rsidR="002B6C31" w:rsidRPr="00993FF8">
        <w:rPr>
          <w:i/>
        </w:rPr>
        <w:t>olis yhđen vellin tehny</w:t>
      </w:r>
      <w:r w:rsidR="002B6C31" w:rsidRPr="00AE1E32">
        <w:t>.</w:t>
      </w:r>
    </w:p>
    <w:p w14:paraId="7F965826" w14:textId="77777777" w:rsidR="00F904D4" w:rsidRDefault="0075485B" w:rsidP="002B6C31">
      <w:pPr>
        <w:rPr>
          <w:szCs w:val="28"/>
        </w:rPr>
      </w:pPr>
      <w:r>
        <w:rPr>
          <w:szCs w:val="28"/>
        </w:rPr>
        <w:t>(</w:t>
      </w:r>
      <w:r w:rsidR="002B6C31" w:rsidRPr="00AE1E32">
        <w:rPr>
          <w:szCs w:val="28"/>
        </w:rPr>
        <w:t xml:space="preserve">2) </w:t>
      </w:r>
      <w:r w:rsidR="002B6C31">
        <w:rPr>
          <w:szCs w:val="28"/>
        </w:rPr>
        <w:t xml:space="preserve">Kläpit viivythiin </w:t>
      </w:r>
      <w:r w:rsidR="002B6C31" w:rsidRPr="00AE1E32">
        <w:rPr>
          <w:i/>
          <w:szCs w:val="28"/>
        </w:rPr>
        <w:t>niin kauvoin</w:t>
      </w:r>
      <w:r w:rsidRPr="0075485B">
        <w:rPr>
          <w:szCs w:val="28"/>
        </w:rPr>
        <w:t>,</w:t>
      </w:r>
      <w:r w:rsidR="002B6C31" w:rsidRPr="00AE1E32">
        <w:rPr>
          <w:i/>
          <w:szCs w:val="28"/>
        </w:rPr>
        <w:t xml:space="preserve"> ette</w:t>
      </w:r>
      <w:r w:rsidR="002B6C31" w:rsidRPr="00AE1E32">
        <w:rPr>
          <w:szCs w:val="28"/>
        </w:rPr>
        <w:t xml:space="preserve"> </w:t>
      </w:r>
      <w:r w:rsidR="002B6C31">
        <w:rPr>
          <w:i/>
          <w:szCs w:val="28"/>
        </w:rPr>
        <w:t>muori häytyi tulla noutamhaan</w:t>
      </w:r>
      <w:r w:rsidR="002B6C31" w:rsidRPr="00AE1E32">
        <w:rPr>
          <w:i/>
          <w:szCs w:val="28"/>
        </w:rPr>
        <w:t xml:space="preserve"> heitä kothiin</w:t>
      </w:r>
      <w:r w:rsidR="00F904D4">
        <w:rPr>
          <w:szCs w:val="28"/>
        </w:rPr>
        <w:t>.</w:t>
      </w:r>
    </w:p>
    <w:p w14:paraId="37C32B0C" w14:textId="3D7D00D9" w:rsidR="002B6C31" w:rsidRPr="00AE1E32" w:rsidRDefault="0075485B" w:rsidP="002B6C31">
      <w:pPr>
        <w:rPr>
          <w:szCs w:val="28"/>
          <w:lang w:val="is-IS"/>
        </w:rPr>
      </w:pPr>
      <w:r>
        <w:rPr>
          <w:szCs w:val="28"/>
          <w:lang w:val="is-IS"/>
        </w:rPr>
        <w:t>(</w:t>
      </w:r>
      <w:r w:rsidR="002B6C31">
        <w:rPr>
          <w:szCs w:val="28"/>
          <w:lang w:val="is-IS"/>
        </w:rPr>
        <w:t>3</w:t>
      </w:r>
      <w:r w:rsidR="002B6C31" w:rsidRPr="00AE1E32">
        <w:rPr>
          <w:szCs w:val="28"/>
          <w:lang w:val="is-IS"/>
        </w:rPr>
        <w:t xml:space="preserve">) Kyllä se poika </w:t>
      </w:r>
      <w:r w:rsidR="002B6C31">
        <w:rPr>
          <w:szCs w:val="28"/>
          <w:lang w:val="is-IS"/>
        </w:rPr>
        <w:t>vihhaa viinaa</w:t>
      </w:r>
      <w:r w:rsidR="002B6C31" w:rsidRPr="00AE1E32">
        <w:rPr>
          <w:szCs w:val="28"/>
          <w:lang w:val="is-IS"/>
        </w:rPr>
        <w:t xml:space="preserve"> </w:t>
      </w:r>
      <w:r w:rsidR="002B6C31" w:rsidRPr="00AE1E32">
        <w:rPr>
          <w:i/>
          <w:szCs w:val="28"/>
          <w:lang w:val="is-IS"/>
        </w:rPr>
        <w:t>niin paljon</w:t>
      </w:r>
      <w:r w:rsidRPr="0075485B">
        <w:rPr>
          <w:szCs w:val="28"/>
          <w:lang w:val="is-IS"/>
        </w:rPr>
        <w:t>,</w:t>
      </w:r>
      <w:r w:rsidR="002B6C31">
        <w:rPr>
          <w:i/>
          <w:szCs w:val="28"/>
          <w:lang w:val="is-IS"/>
        </w:rPr>
        <w:t xml:space="preserve"> ettei uskala putelhiin koskeekhaan</w:t>
      </w:r>
      <w:r w:rsidR="001B127A" w:rsidRPr="001B127A">
        <w:rPr>
          <w:szCs w:val="28"/>
          <w:lang w:val="is-IS"/>
        </w:rPr>
        <w:t>.</w:t>
      </w:r>
    </w:p>
    <w:p w14:paraId="55573816" w14:textId="155E01B4" w:rsidR="002B6C31" w:rsidRPr="00AE1E32" w:rsidRDefault="0075485B" w:rsidP="002B6C31">
      <w:pPr>
        <w:rPr>
          <w:szCs w:val="28"/>
        </w:rPr>
      </w:pPr>
      <w:r>
        <w:rPr>
          <w:szCs w:val="28"/>
        </w:rPr>
        <w:t>(</w:t>
      </w:r>
      <w:r w:rsidR="002B6C31">
        <w:rPr>
          <w:szCs w:val="28"/>
        </w:rPr>
        <w:t>4</w:t>
      </w:r>
      <w:r w:rsidR="002B6C31" w:rsidRPr="00AE1E32">
        <w:rPr>
          <w:szCs w:val="28"/>
        </w:rPr>
        <w:t xml:space="preserve">) Ranta oli </w:t>
      </w:r>
      <w:r w:rsidR="002B6C31" w:rsidRPr="00AE1E32">
        <w:rPr>
          <w:i/>
          <w:szCs w:val="28"/>
        </w:rPr>
        <w:t>liian kaukana</w:t>
      </w:r>
      <w:r w:rsidRPr="0075485B">
        <w:rPr>
          <w:szCs w:val="28"/>
        </w:rPr>
        <w:t>,</w:t>
      </w:r>
      <w:r w:rsidR="002B6C31" w:rsidRPr="00AE1E32">
        <w:rPr>
          <w:i/>
          <w:szCs w:val="28"/>
        </w:rPr>
        <w:t xml:space="preserve"> ette</w:t>
      </w:r>
      <w:r w:rsidR="002B6C31" w:rsidRPr="00AE1E32">
        <w:rPr>
          <w:szCs w:val="28"/>
        </w:rPr>
        <w:t xml:space="preserve"> </w:t>
      </w:r>
      <w:r w:rsidR="002B6C31" w:rsidRPr="00AE1E32">
        <w:rPr>
          <w:i/>
          <w:szCs w:val="28"/>
        </w:rPr>
        <w:t>sinne olis päässy uimala</w:t>
      </w:r>
      <w:r w:rsidR="002B6C31" w:rsidRPr="00AE1E32">
        <w:rPr>
          <w:szCs w:val="28"/>
        </w:rPr>
        <w:t>.</w:t>
      </w:r>
    </w:p>
    <w:p w14:paraId="0E0F7DD6" w14:textId="49F30C94" w:rsidR="002B6C31" w:rsidRPr="00AE1E32" w:rsidRDefault="0075485B" w:rsidP="002B6C31">
      <w:pPr>
        <w:rPr>
          <w:szCs w:val="28"/>
        </w:rPr>
      </w:pPr>
      <w:r>
        <w:rPr>
          <w:szCs w:val="28"/>
        </w:rPr>
        <w:t>(</w:t>
      </w:r>
      <w:r w:rsidR="002B6C31">
        <w:rPr>
          <w:szCs w:val="28"/>
        </w:rPr>
        <w:t>5</w:t>
      </w:r>
      <w:r w:rsidR="002B6C31" w:rsidRPr="00AE1E32">
        <w:rPr>
          <w:szCs w:val="28"/>
        </w:rPr>
        <w:t xml:space="preserve">) Laiva oli jo </w:t>
      </w:r>
      <w:r w:rsidR="002B6C31" w:rsidRPr="00AE1E32">
        <w:rPr>
          <w:i/>
          <w:szCs w:val="28"/>
        </w:rPr>
        <w:t>tarpheeksi kaukana</w:t>
      </w:r>
      <w:r w:rsidRPr="0075485B">
        <w:rPr>
          <w:szCs w:val="28"/>
        </w:rPr>
        <w:t>,</w:t>
      </w:r>
      <w:r w:rsidR="002B6C31" w:rsidRPr="00AE1E32">
        <w:rPr>
          <w:i/>
          <w:szCs w:val="28"/>
        </w:rPr>
        <w:t xml:space="preserve"> ettei viholinen ennää nähny sitä</w:t>
      </w:r>
      <w:r w:rsidR="002B6C31" w:rsidRPr="00AE1E32">
        <w:rPr>
          <w:szCs w:val="28"/>
        </w:rPr>
        <w:t>.</w:t>
      </w:r>
    </w:p>
    <w:p w14:paraId="035B260E" w14:textId="1C1C940E" w:rsidR="002B6C31" w:rsidRPr="00AE1E32" w:rsidRDefault="0075485B" w:rsidP="002B6C31">
      <w:r>
        <w:t>(</w:t>
      </w:r>
      <w:r w:rsidR="002B6C31">
        <w:t>6</w:t>
      </w:r>
      <w:r w:rsidR="002B6C31" w:rsidRPr="00AE1E32">
        <w:t xml:space="preserve">) Matti oli noitahommista </w:t>
      </w:r>
      <w:r w:rsidR="002B6C31" w:rsidRPr="00AE1E32">
        <w:rPr>
          <w:i/>
        </w:rPr>
        <w:t>niin vihainen</w:t>
      </w:r>
      <w:r w:rsidRPr="0075485B">
        <w:t>,</w:t>
      </w:r>
      <w:r w:rsidR="002B6C31" w:rsidRPr="00AE1E32">
        <w:rPr>
          <w:i/>
        </w:rPr>
        <w:t xml:space="preserve"> ette</w:t>
      </w:r>
      <w:r w:rsidR="002B6C31" w:rsidRPr="00AE1E32">
        <w:t xml:space="preserve"> </w:t>
      </w:r>
      <w:r w:rsidR="002B6C31" w:rsidRPr="006A6C8D">
        <w:rPr>
          <w:i/>
        </w:rPr>
        <w:t>olis pieksenyt net kaikki traasuksi</w:t>
      </w:r>
      <w:r w:rsidR="002B6C31" w:rsidRPr="00AE1E32">
        <w:t>.</w:t>
      </w:r>
    </w:p>
    <w:p w14:paraId="5ACF9A1C" w14:textId="689BABA3" w:rsidR="002B6C31" w:rsidRPr="00AE1E32" w:rsidRDefault="0075485B" w:rsidP="002B6C31">
      <w:r>
        <w:t>(</w:t>
      </w:r>
      <w:r w:rsidR="002B6C31">
        <w:t>7</w:t>
      </w:r>
      <w:r w:rsidR="002B6C31" w:rsidRPr="00AE1E32">
        <w:t xml:space="preserve">) Pojat olit </w:t>
      </w:r>
      <w:r w:rsidR="002B6C31" w:rsidRPr="00AE1E32">
        <w:rPr>
          <w:i/>
        </w:rPr>
        <w:t>niin innostunheet</w:t>
      </w:r>
      <w:r w:rsidRPr="0075485B">
        <w:t>,</w:t>
      </w:r>
      <w:r w:rsidR="002B6C31" w:rsidRPr="00AE1E32">
        <w:rPr>
          <w:i/>
        </w:rPr>
        <w:t xml:space="preserve"> ette</w:t>
      </w:r>
      <w:r w:rsidR="002B6C31" w:rsidRPr="00AE1E32">
        <w:t xml:space="preserve"> </w:t>
      </w:r>
      <w:r w:rsidR="00E12755">
        <w:rPr>
          <w:i/>
        </w:rPr>
        <w:t>kokonhansa unhotethiin ai</w:t>
      </w:r>
      <w:r w:rsidR="002B6C31" w:rsidRPr="006A6C8D">
        <w:rPr>
          <w:i/>
        </w:rPr>
        <w:t>an</w:t>
      </w:r>
      <w:r w:rsidR="002B6C31" w:rsidRPr="00AE1E32">
        <w:t>.</w:t>
      </w:r>
    </w:p>
    <w:p w14:paraId="695818C2" w14:textId="567B7FD9" w:rsidR="002B6C31" w:rsidRPr="00AE1E32" w:rsidRDefault="0075485B" w:rsidP="002B6C31">
      <w:r>
        <w:t>(</w:t>
      </w:r>
      <w:r w:rsidR="002B6C31">
        <w:t>8</w:t>
      </w:r>
      <w:r w:rsidR="002B6C31" w:rsidRPr="00AE1E32">
        <w:t xml:space="preserve">) Mie olen </w:t>
      </w:r>
      <w:r w:rsidR="002B6C31" w:rsidRPr="00AE1E32">
        <w:rPr>
          <w:i/>
        </w:rPr>
        <w:t>liian vanhaa</w:t>
      </w:r>
      <w:r w:rsidRPr="0075485B">
        <w:t>,</w:t>
      </w:r>
      <w:r w:rsidR="002B6C31" w:rsidRPr="00AE1E32">
        <w:rPr>
          <w:i/>
        </w:rPr>
        <w:t xml:space="preserve"> ette</w:t>
      </w:r>
      <w:r w:rsidR="002B6C31" w:rsidRPr="00AE1E32">
        <w:t xml:space="preserve"> </w:t>
      </w:r>
      <w:r w:rsidR="002B6C31" w:rsidRPr="006A6C8D">
        <w:rPr>
          <w:i/>
        </w:rPr>
        <w:t>mie saisin ennää akkaa</w:t>
      </w:r>
      <w:r w:rsidR="002B6C31" w:rsidRPr="00AE1E32">
        <w:t>.</w:t>
      </w:r>
    </w:p>
    <w:p w14:paraId="73BABC97" w14:textId="08F41857" w:rsidR="002B6C31" w:rsidRPr="00AE1E32" w:rsidRDefault="0075485B" w:rsidP="002B6C31">
      <w:r>
        <w:t>(</w:t>
      </w:r>
      <w:r w:rsidR="002B6C31">
        <w:t>9</w:t>
      </w:r>
      <w:r w:rsidR="002B6C31" w:rsidRPr="00AE1E32">
        <w:t xml:space="preserve">) Kyllä liha oli </w:t>
      </w:r>
      <w:r w:rsidR="002B6C31" w:rsidRPr="00AE1E32">
        <w:rPr>
          <w:i/>
        </w:rPr>
        <w:t>nokko lihava</w:t>
      </w:r>
      <w:r w:rsidRPr="0075485B">
        <w:t>,</w:t>
      </w:r>
      <w:r w:rsidR="002B6C31" w:rsidRPr="00AE1E32">
        <w:rPr>
          <w:i/>
        </w:rPr>
        <w:t xml:space="preserve"> ette</w:t>
      </w:r>
      <w:r w:rsidR="002B6C31" w:rsidRPr="00AE1E32">
        <w:t xml:space="preserve"> </w:t>
      </w:r>
      <w:r w:rsidR="002B6C31" w:rsidRPr="006A6C8D">
        <w:rPr>
          <w:i/>
        </w:rPr>
        <w:t>siitä sai hyvän ruvan</w:t>
      </w:r>
      <w:r w:rsidR="002B6C31" w:rsidRPr="00AE1E32">
        <w:t>.</w:t>
      </w:r>
    </w:p>
    <w:p w14:paraId="5DE1DF32" w14:textId="3FA75B24" w:rsidR="002B6C31" w:rsidRPr="00AE1E32" w:rsidRDefault="002B6C31" w:rsidP="002B6C31">
      <w:pPr>
        <w:rPr>
          <w:szCs w:val="28"/>
        </w:rPr>
      </w:pPr>
      <w:r>
        <w:rPr>
          <w:szCs w:val="28"/>
        </w:rPr>
        <w:t>Konnektiivi</w:t>
      </w:r>
      <w:r w:rsidRPr="00AE1E32">
        <w:rPr>
          <w:szCs w:val="28"/>
        </w:rPr>
        <w:t xml:space="preserve"> </w:t>
      </w:r>
      <w:r w:rsidRPr="00AE1E32">
        <w:rPr>
          <w:i/>
          <w:szCs w:val="28"/>
        </w:rPr>
        <w:t>sillä</w:t>
      </w:r>
      <w:r w:rsidRPr="00AE1E32">
        <w:rPr>
          <w:szCs w:val="28"/>
        </w:rPr>
        <w:t xml:space="preserve"> saa kans defineeraukseksi </w:t>
      </w:r>
      <w:r w:rsidRPr="00AE1E32">
        <w:rPr>
          <w:i/>
          <w:szCs w:val="28"/>
        </w:rPr>
        <w:t>ette-</w:t>
      </w:r>
      <w:r w:rsidRPr="00AE1E32">
        <w:rPr>
          <w:szCs w:val="28"/>
        </w:rPr>
        <w:t xml:space="preserve">syntaktin </w:t>
      </w:r>
      <w:r w:rsidR="0075485B">
        <w:rPr>
          <w:szCs w:val="28"/>
        </w:rPr>
        <w:t>(</w:t>
      </w:r>
      <w:r w:rsidRPr="00AE1E32">
        <w:rPr>
          <w:szCs w:val="28"/>
        </w:rPr>
        <w:t>1</w:t>
      </w:r>
      <w:r>
        <w:rPr>
          <w:szCs w:val="28"/>
        </w:rPr>
        <w:t>0</w:t>
      </w:r>
      <w:r w:rsidRPr="00AE1E32">
        <w:rPr>
          <w:szCs w:val="28"/>
        </w:rPr>
        <w:t>).</w:t>
      </w:r>
    </w:p>
    <w:p w14:paraId="3D3C6232" w14:textId="08091BF4" w:rsidR="002B6C31" w:rsidRPr="00AE1E32" w:rsidRDefault="0075485B" w:rsidP="002B6C31">
      <w:r>
        <w:t>(</w:t>
      </w:r>
      <w:r w:rsidR="002B6C31" w:rsidRPr="00AE1E32">
        <w:t>1</w:t>
      </w:r>
      <w:r w:rsidR="002B6C31">
        <w:t>0</w:t>
      </w:r>
      <w:r w:rsidR="002B6C31" w:rsidRPr="00AE1E32">
        <w:t xml:space="preserve">) </w:t>
      </w:r>
      <w:r w:rsidR="002B6C31">
        <w:t xml:space="preserve">En mie tehe työtä </w:t>
      </w:r>
      <w:r w:rsidR="002B6C31" w:rsidRPr="00282A01">
        <w:rPr>
          <w:i/>
        </w:rPr>
        <w:t>sillä</w:t>
      </w:r>
      <w:r w:rsidRPr="0075485B">
        <w:t>,</w:t>
      </w:r>
      <w:r w:rsidR="002B6C31" w:rsidRPr="00282A01">
        <w:rPr>
          <w:i/>
        </w:rPr>
        <w:t xml:space="preserve"> ette minusta tulis rikas</w:t>
      </w:r>
      <w:r w:rsidR="002B6C31">
        <w:t xml:space="preserve">, mutta </w:t>
      </w:r>
      <w:r w:rsidR="002B6C31" w:rsidRPr="00282A01">
        <w:rPr>
          <w:i/>
        </w:rPr>
        <w:t>sillä</w:t>
      </w:r>
      <w:r w:rsidRPr="0075485B">
        <w:t>,</w:t>
      </w:r>
      <w:r w:rsidR="002B6C31" w:rsidRPr="00282A01">
        <w:rPr>
          <w:i/>
        </w:rPr>
        <w:t xml:space="preserve"> ette mie tykkään työtelä</w:t>
      </w:r>
      <w:r w:rsidR="002B6C31">
        <w:t>.</w:t>
      </w:r>
    </w:p>
    <w:p w14:paraId="508FFA9F" w14:textId="77777777" w:rsidR="002B6C31" w:rsidRDefault="002B6C31" w:rsidP="00DF7D10">
      <w:pPr>
        <w:pStyle w:val="Overskrift4"/>
      </w:pPr>
      <w:bookmarkStart w:id="2180" w:name="_Toc242931533"/>
      <w:bookmarkStart w:id="2181" w:name="_Toc311274031"/>
      <w:r>
        <w:t>S</w:t>
      </w:r>
      <w:r w:rsidRPr="00AE1E32">
        <w:t>ubjunksuunisyntakti substantiivin defineerauksena</w:t>
      </w:r>
      <w:bookmarkEnd w:id="2180"/>
      <w:bookmarkEnd w:id="2181"/>
    </w:p>
    <w:p w14:paraId="3733B19A" w14:textId="31B32556" w:rsidR="00F06E50" w:rsidRPr="007D6147" w:rsidRDefault="007D6147" w:rsidP="00F06E50">
      <w:r>
        <w:t>Subju</w:t>
      </w:r>
      <w:r w:rsidR="00F06E50">
        <w:t>nksuunisyntaktii käytethään kans substantiivin defineerauksena eli sen korrelaattina oon substantiivi.</w:t>
      </w:r>
      <w:r w:rsidR="00131626">
        <w:t xml:space="preserve"> Subjunksuu</w:t>
      </w:r>
      <w:r>
        <w:t xml:space="preserve">nina oon silloin </w:t>
      </w:r>
      <w:r>
        <w:rPr>
          <w:i/>
        </w:rPr>
        <w:t xml:space="preserve">ette </w:t>
      </w:r>
      <w:r w:rsidR="00BA1173" w:rsidRPr="00BA1173">
        <w:t>~</w:t>
      </w:r>
      <w:r>
        <w:rPr>
          <w:i/>
        </w:rPr>
        <w:t xml:space="preserve"> että </w:t>
      </w:r>
      <w:r>
        <w:t xml:space="preserve">tahi </w:t>
      </w:r>
      <w:r>
        <w:rPr>
          <w:i/>
        </w:rPr>
        <w:t>ko</w:t>
      </w:r>
      <w:r w:rsidR="001B127A" w:rsidRPr="001B127A">
        <w:t>.</w:t>
      </w:r>
      <w:r>
        <w:rPr>
          <w:i/>
        </w:rPr>
        <w:t xml:space="preserve"> </w:t>
      </w:r>
      <w:r>
        <w:t>Kattoma näitä.</w:t>
      </w:r>
    </w:p>
    <w:p w14:paraId="0B2FE183" w14:textId="25D00B91" w:rsidR="00F904D4" w:rsidRDefault="00434D0B" w:rsidP="007D6147">
      <w:pPr>
        <w:pStyle w:val="Punktliste"/>
      </w:pPr>
      <w:r>
        <w:t>Alisyntakti, missä subjunksuunina</w:t>
      </w:r>
      <w:r w:rsidR="00E12755">
        <w:t xml:space="preserve"> oon</w:t>
      </w:r>
      <w:r>
        <w:rPr>
          <w:i/>
        </w:rPr>
        <w:t xml:space="preserve"> </w:t>
      </w:r>
      <w:r w:rsidR="002B6C31" w:rsidRPr="00AE1E32">
        <w:rPr>
          <w:i/>
        </w:rPr>
        <w:t>ette</w:t>
      </w:r>
      <w:r>
        <w:rPr>
          <w:i/>
        </w:rPr>
        <w:t xml:space="preserve"> </w:t>
      </w:r>
      <w:r w:rsidR="00BA1173" w:rsidRPr="00BA1173">
        <w:t>~</w:t>
      </w:r>
      <w:r>
        <w:rPr>
          <w:i/>
        </w:rPr>
        <w:t xml:space="preserve"> että</w:t>
      </w:r>
      <w:r w:rsidRPr="00AE4D4F">
        <w:t>,</w:t>
      </w:r>
      <w:r w:rsidR="002B6C31" w:rsidRPr="00AE1E32">
        <w:t xml:space="preserve"> oon kohta tavalinen substantiivin defineerauksena. Eriliikaisen tavalinen se oon defineerauksena silloin, ko substantiivi oon abstra</w:t>
      </w:r>
      <w:r w:rsidR="002B6C31">
        <w:t>kti</w:t>
      </w:r>
      <w:r w:rsidR="00EF1AE8">
        <w:t>sana</w:t>
      </w:r>
      <w:r w:rsidR="002B6C31">
        <w:t xml:space="preserve"> ja muistelee jostaki mielen</w:t>
      </w:r>
      <w:r w:rsidR="002B6C31" w:rsidRPr="00AE1E32">
        <w:t xml:space="preserve">tilasta tahi ajatuksesta tahi puhheesta tahi muusta semmoisesta </w:t>
      </w:r>
      <w:r w:rsidR="0075485B">
        <w:t>(</w:t>
      </w:r>
      <w:r w:rsidR="002B6C31" w:rsidRPr="00AE1E32">
        <w:t>1–</w:t>
      </w:r>
      <w:r w:rsidR="002B6C31">
        <w:t>7</w:t>
      </w:r>
      <w:r w:rsidR="002B6C31" w:rsidRPr="00AE1E32">
        <w:t xml:space="preserve">). </w:t>
      </w:r>
      <w:r w:rsidR="002B6C31">
        <w:t>Silloin sillä</w:t>
      </w:r>
      <w:r w:rsidR="002B6C31" w:rsidRPr="00AE1E32">
        <w:t xml:space="preserve"> oon </w:t>
      </w:r>
      <w:r w:rsidR="002B6C31">
        <w:t xml:space="preserve">ushein </w:t>
      </w:r>
      <w:r w:rsidR="002B6C31" w:rsidRPr="00AE1E32">
        <w:t xml:space="preserve">ankkurisana </w:t>
      </w:r>
      <w:r w:rsidR="002B6C31">
        <w:t xml:space="preserve">ylisyntaktissa </w:t>
      </w:r>
      <w:r w:rsidR="0075485B">
        <w:t>(</w:t>
      </w:r>
      <w:r w:rsidR="002B6C31">
        <w:t>1, 3, 4, 6</w:t>
      </w:r>
      <w:r w:rsidR="002B6C31" w:rsidRPr="00AE1E32">
        <w:t>), mutta sa</w:t>
      </w:r>
      <w:r w:rsidR="002B6C31">
        <w:t xml:space="preserve">attaa se olla ilmanki </w:t>
      </w:r>
      <w:r w:rsidR="0075485B">
        <w:t>(</w:t>
      </w:r>
      <w:r w:rsidR="002B6C31">
        <w:t>2, 5, 7)</w:t>
      </w:r>
      <w:r w:rsidR="00F904D4">
        <w:t>.</w:t>
      </w:r>
    </w:p>
    <w:p w14:paraId="5C28C4F0" w14:textId="45C0A968" w:rsidR="002B6C31" w:rsidRPr="00AE1E32" w:rsidRDefault="0075485B" w:rsidP="002B6C31">
      <w:pPr>
        <w:rPr>
          <w:szCs w:val="28"/>
        </w:rPr>
      </w:pPr>
      <w:r>
        <w:rPr>
          <w:szCs w:val="28"/>
        </w:rPr>
        <w:t>(</w:t>
      </w:r>
      <w:r w:rsidR="002B6C31" w:rsidRPr="00AE1E32">
        <w:rPr>
          <w:szCs w:val="28"/>
        </w:rPr>
        <w:t xml:space="preserve">1) </w:t>
      </w:r>
      <w:r w:rsidR="002B6C31">
        <w:rPr>
          <w:szCs w:val="28"/>
        </w:rPr>
        <w:t>Ei kenheen päähän ollu tullu</w:t>
      </w:r>
      <w:r w:rsidR="002B6C31" w:rsidRPr="00AE1E32">
        <w:rPr>
          <w:szCs w:val="28"/>
        </w:rPr>
        <w:t xml:space="preserve"> </w:t>
      </w:r>
      <w:r w:rsidR="002B6C31" w:rsidRPr="00AE1E32">
        <w:rPr>
          <w:i/>
          <w:szCs w:val="28"/>
        </w:rPr>
        <w:t>se ajatus</w:t>
      </w:r>
      <w:r w:rsidRPr="0075485B">
        <w:rPr>
          <w:szCs w:val="28"/>
        </w:rPr>
        <w:t>,</w:t>
      </w:r>
      <w:r w:rsidR="002B6C31" w:rsidRPr="00AE1E32">
        <w:rPr>
          <w:i/>
          <w:szCs w:val="28"/>
        </w:rPr>
        <w:t xml:space="preserve"> ette</w:t>
      </w:r>
      <w:r w:rsidR="002B6C31" w:rsidRPr="00AE1E32">
        <w:rPr>
          <w:szCs w:val="28"/>
        </w:rPr>
        <w:t xml:space="preserve"> </w:t>
      </w:r>
      <w:r w:rsidR="002B6C31" w:rsidRPr="00AE1E32">
        <w:rPr>
          <w:i/>
          <w:szCs w:val="28"/>
        </w:rPr>
        <w:t xml:space="preserve">miehilä saattais olla </w:t>
      </w:r>
      <w:r w:rsidR="002B6C31">
        <w:rPr>
          <w:i/>
          <w:szCs w:val="28"/>
        </w:rPr>
        <w:t>nälkä</w:t>
      </w:r>
      <w:r w:rsidR="001B127A" w:rsidRPr="001B127A">
        <w:rPr>
          <w:szCs w:val="28"/>
        </w:rPr>
        <w:t>.</w:t>
      </w:r>
    </w:p>
    <w:p w14:paraId="23180807" w14:textId="554088E2" w:rsidR="002B6C31" w:rsidRPr="00AE1E32" w:rsidRDefault="0075485B" w:rsidP="002B6C31">
      <w:pPr>
        <w:rPr>
          <w:szCs w:val="28"/>
        </w:rPr>
      </w:pPr>
      <w:r>
        <w:rPr>
          <w:szCs w:val="28"/>
        </w:rPr>
        <w:t>(</w:t>
      </w:r>
      <w:r w:rsidR="002B6C31" w:rsidRPr="00AE1E32">
        <w:rPr>
          <w:szCs w:val="28"/>
        </w:rPr>
        <w:t xml:space="preserve">2) Heilä tuli </w:t>
      </w:r>
      <w:r w:rsidR="002B6C31" w:rsidRPr="00AE1E32">
        <w:rPr>
          <w:i/>
          <w:szCs w:val="28"/>
        </w:rPr>
        <w:t>eppäilys</w:t>
      </w:r>
      <w:r w:rsidRPr="0075485B">
        <w:rPr>
          <w:szCs w:val="28"/>
        </w:rPr>
        <w:t>,</w:t>
      </w:r>
      <w:r w:rsidR="002B6C31" w:rsidRPr="00AE1E32">
        <w:rPr>
          <w:i/>
          <w:szCs w:val="28"/>
        </w:rPr>
        <w:t xml:space="preserve"> ette</w:t>
      </w:r>
      <w:r w:rsidR="002B6C31" w:rsidRPr="00AE1E32">
        <w:rPr>
          <w:szCs w:val="28"/>
        </w:rPr>
        <w:t xml:space="preserve"> </w:t>
      </w:r>
      <w:r w:rsidR="002B6C31" w:rsidRPr="00AE1E32">
        <w:rPr>
          <w:i/>
          <w:szCs w:val="28"/>
        </w:rPr>
        <w:t>het olthiin öksynheet</w:t>
      </w:r>
      <w:r w:rsidR="002B6C31" w:rsidRPr="00AE1E32">
        <w:rPr>
          <w:szCs w:val="28"/>
        </w:rPr>
        <w:t>.</w:t>
      </w:r>
    </w:p>
    <w:p w14:paraId="6BF8AA0A" w14:textId="7868BB12" w:rsidR="002B6C31" w:rsidRPr="00AE1E32" w:rsidRDefault="0075485B" w:rsidP="002B6C31">
      <w:pPr>
        <w:rPr>
          <w:szCs w:val="28"/>
          <w:lang w:val="is-IS"/>
        </w:rPr>
      </w:pPr>
      <w:r>
        <w:rPr>
          <w:szCs w:val="28"/>
          <w:lang w:val="is-IS"/>
        </w:rPr>
        <w:t>(</w:t>
      </w:r>
      <w:r w:rsidR="002B6C31">
        <w:rPr>
          <w:szCs w:val="28"/>
          <w:lang w:val="is-IS"/>
        </w:rPr>
        <w:t>3) Heile oli jää</w:t>
      </w:r>
      <w:r w:rsidR="002B6C31" w:rsidRPr="00AE1E32">
        <w:rPr>
          <w:szCs w:val="28"/>
          <w:lang w:val="is-IS"/>
        </w:rPr>
        <w:t xml:space="preserve">ny </w:t>
      </w:r>
      <w:r w:rsidR="002B6C31" w:rsidRPr="00AE1E32">
        <w:rPr>
          <w:i/>
          <w:szCs w:val="28"/>
          <w:lang w:val="is-IS"/>
        </w:rPr>
        <w:t>usko siihen</w:t>
      </w:r>
      <w:r w:rsidRPr="0075485B">
        <w:rPr>
          <w:szCs w:val="28"/>
          <w:lang w:val="is-IS"/>
        </w:rPr>
        <w:t>,</w:t>
      </w:r>
      <w:r w:rsidR="002B6C31" w:rsidRPr="00AE1E32">
        <w:rPr>
          <w:i/>
          <w:szCs w:val="28"/>
          <w:lang w:val="is-IS"/>
        </w:rPr>
        <w:t xml:space="preserve"> ette</w:t>
      </w:r>
      <w:r w:rsidR="002B6C31" w:rsidRPr="00AE1E32">
        <w:rPr>
          <w:szCs w:val="28"/>
          <w:lang w:val="is-IS"/>
        </w:rPr>
        <w:t xml:space="preserve"> </w:t>
      </w:r>
      <w:r w:rsidR="002B6C31" w:rsidRPr="00AE1E32">
        <w:rPr>
          <w:i/>
          <w:szCs w:val="28"/>
          <w:lang w:val="is-IS"/>
        </w:rPr>
        <w:t>parempi aika se kyllä tulis heti</w:t>
      </w:r>
      <w:r w:rsidR="002B6C31">
        <w:rPr>
          <w:szCs w:val="28"/>
          <w:lang w:val="is-IS"/>
        </w:rPr>
        <w:t>.</w:t>
      </w:r>
    </w:p>
    <w:p w14:paraId="3DA035FF" w14:textId="2431379B" w:rsidR="002B6C31" w:rsidRPr="00AE1E32" w:rsidRDefault="0075485B" w:rsidP="002B6C31">
      <w:pPr>
        <w:rPr>
          <w:lang w:val="sv-SE"/>
        </w:rPr>
      </w:pPr>
      <w:r>
        <w:rPr>
          <w:szCs w:val="28"/>
          <w:lang w:val="is-IS"/>
        </w:rPr>
        <w:t>(</w:t>
      </w:r>
      <w:r w:rsidR="002B6C31" w:rsidRPr="00AE1E32">
        <w:rPr>
          <w:szCs w:val="28"/>
          <w:lang w:val="is-IS"/>
        </w:rPr>
        <w:t xml:space="preserve">4) Maalista tavaraa heilä ei ollu, mutta olihan heilä </w:t>
      </w:r>
      <w:r w:rsidR="002B6C31" w:rsidRPr="001D512C">
        <w:rPr>
          <w:szCs w:val="28"/>
          <w:lang w:val="is-IS"/>
        </w:rPr>
        <w:t>kuitenki</w:t>
      </w:r>
      <w:r w:rsidR="002B6C31" w:rsidRPr="00AE1E32">
        <w:rPr>
          <w:i/>
          <w:szCs w:val="28"/>
          <w:lang w:val="is-IS"/>
        </w:rPr>
        <w:t xml:space="preserve"> luottamus siihen</w:t>
      </w:r>
      <w:r w:rsidRPr="0075485B">
        <w:rPr>
          <w:szCs w:val="28"/>
          <w:lang w:val="is-IS"/>
        </w:rPr>
        <w:t>,</w:t>
      </w:r>
      <w:r w:rsidR="002B6C31" w:rsidRPr="00AE1E32">
        <w:rPr>
          <w:i/>
          <w:szCs w:val="28"/>
          <w:lang w:val="is-IS"/>
        </w:rPr>
        <w:t xml:space="preserve"> ette</w:t>
      </w:r>
      <w:r w:rsidR="002B6C31" w:rsidRPr="00AE1E32">
        <w:rPr>
          <w:szCs w:val="28"/>
          <w:lang w:val="is-IS"/>
        </w:rPr>
        <w:t xml:space="preserve"> </w:t>
      </w:r>
      <w:r w:rsidR="002B6C31" w:rsidRPr="00AE1E32">
        <w:rPr>
          <w:i/>
          <w:szCs w:val="28"/>
          <w:lang w:val="is-IS"/>
        </w:rPr>
        <w:t>kyllä sitä löytyis</w:t>
      </w:r>
      <w:r w:rsidR="002B6C31" w:rsidRPr="00AE1E32">
        <w:rPr>
          <w:szCs w:val="28"/>
          <w:lang w:val="is-IS"/>
        </w:rPr>
        <w:t>.</w:t>
      </w:r>
    </w:p>
    <w:p w14:paraId="464454EC" w14:textId="38226143" w:rsidR="002B6C31" w:rsidRPr="00AE1E32" w:rsidRDefault="0075485B" w:rsidP="002B6C31">
      <w:pPr>
        <w:rPr>
          <w:szCs w:val="28"/>
          <w:lang w:val="is-IS"/>
        </w:rPr>
      </w:pPr>
      <w:r>
        <w:rPr>
          <w:szCs w:val="28"/>
          <w:lang w:val="is-IS"/>
        </w:rPr>
        <w:t>(</w:t>
      </w:r>
      <w:r w:rsidR="002B6C31" w:rsidRPr="00AE1E32">
        <w:rPr>
          <w:szCs w:val="28"/>
          <w:lang w:val="is-IS"/>
        </w:rPr>
        <w:t xml:space="preserve">5) </w:t>
      </w:r>
      <w:r w:rsidR="002B6C31">
        <w:rPr>
          <w:szCs w:val="28"/>
          <w:lang w:val="is-IS"/>
        </w:rPr>
        <w:t>Het</w:t>
      </w:r>
      <w:r w:rsidR="002B6C31" w:rsidRPr="00AE1E32">
        <w:rPr>
          <w:szCs w:val="28"/>
          <w:lang w:val="is-IS"/>
        </w:rPr>
        <w:t xml:space="preserve"> ei saa</w:t>
      </w:r>
      <w:r w:rsidR="002B6C31">
        <w:rPr>
          <w:szCs w:val="28"/>
          <w:lang w:val="is-IS"/>
        </w:rPr>
        <w:t>nheet</w:t>
      </w:r>
      <w:r w:rsidR="002B6C31" w:rsidRPr="00AE1E32">
        <w:rPr>
          <w:szCs w:val="28"/>
          <w:lang w:val="is-IS"/>
        </w:rPr>
        <w:t xml:space="preserve"> </w:t>
      </w:r>
      <w:r w:rsidR="002B6C31" w:rsidRPr="00AE1E32">
        <w:rPr>
          <w:i/>
          <w:szCs w:val="28"/>
          <w:lang w:val="is-IS"/>
        </w:rPr>
        <w:t>tiettoo</w:t>
      </w:r>
      <w:r w:rsidRPr="0075485B">
        <w:rPr>
          <w:szCs w:val="28"/>
          <w:lang w:val="is-IS"/>
        </w:rPr>
        <w:t>,</w:t>
      </w:r>
      <w:r w:rsidR="002B6C31" w:rsidRPr="00AE1E32">
        <w:rPr>
          <w:i/>
          <w:szCs w:val="28"/>
          <w:lang w:val="is-IS"/>
        </w:rPr>
        <w:t xml:space="preserve"> ette</w:t>
      </w:r>
      <w:r w:rsidR="002B6C31" w:rsidRPr="00AE1E32">
        <w:rPr>
          <w:szCs w:val="28"/>
          <w:lang w:val="is-IS"/>
        </w:rPr>
        <w:t xml:space="preserve"> </w:t>
      </w:r>
      <w:r w:rsidR="002B6C31">
        <w:rPr>
          <w:i/>
          <w:szCs w:val="28"/>
          <w:lang w:val="is-IS"/>
        </w:rPr>
        <w:t>laivoissa oli</w:t>
      </w:r>
      <w:r w:rsidR="002B6C31" w:rsidRPr="00AE1E32">
        <w:rPr>
          <w:i/>
          <w:szCs w:val="28"/>
          <w:lang w:val="is-IS"/>
        </w:rPr>
        <w:t xml:space="preserve"> siviiliväkkee</w:t>
      </w:r>
      <w:r w:rsidR="001B127A" w:rsidRPr="001B127A">
        <w:rPr>
          <w:szCs w:val="28"/>
          <w:lang w:val="is-IS"/>
        </w:rPr>
        <w:t>.</w:t>
      </w:r>
    </w:p>
    <w:p w14:paraId="467AC10B" w14:textId="65541469" w:rsidR="002B6C31" w:rsidRPr="00AE1E32" w:rsidRDefault="0075485B" w:rsidP="002B6C31">
      <w:r>
        <w:rPr>
          <w:szCs w:val="28"/>
          <w:lang w:val="is-IS"/>
        </w:rPr>
        <w:t>(</w:t>
      </w:r>
      <w:r w:rsidR="002B6C31" w:rsidRPr="00AE1E32">
        <w:rPr>
          <w:szCs w:val="28"/>
          <w:lang w:val="is-IS"/>
        </w:rPr>
        <w:t xml:space="preserve">6) Se oli kuitenki </w:t>
      </w:r>
      <w:r w:rsidR="002B6C31" w:rsidRPr="00AE1E32">
        <w:rPr>
          <w:i/>
          <w:szCs w:val="28"/>
          <w:lang w:val="is-IS"/>
        </w:rPr>
        <w:t>semmoinen kysymys</w:t>
      </w:r>
      <w:r w:rsidRPr="0075485B">
        <w:rPr>
          <w:szCs w:val="28"/>
          <w:lang w:val="is-IS"/>
        </w:rPr>
        <w:t>,</w:t>
      </w:r>
      <w:r w:rsidR="002B6C31" w:rsidRPr="00AE1E32">
        <w:rPr>
          <w:i/>
          <w:szCs w:val="28"/>
          <w:lang w:val="is-IS"/>
        </w:rPr>
        <w:t xml:space="preserve"> ettei</w:t>
      </w:r>
      <w:r w:rsidR="002B6C31" w:rsidRPr="00AE1E32">
        <w:rPr>
          <w:szCs w:val="28"/>
          <w:lang w:val="is-IS"/>
        </w:rPr>
        <w:t xml:space="preserve"> </w:t>
      </w:r>
      <w:r w:rsidR="002B6C31" w:rsidRPr="00AE1E32">
        <w:rPr>
          <w:i/>
          <w:szCs w:val="28"/>
          <w:lang w:val="is-IS"/>
        </w:rPr>
        <w:t>siihen löytyny vastausta</w:t>
      </w:r>
      <w:r w:rsidR="002B6C31" w:rsidRPr="00AE1E32">
        <w:rPr>
          <w:szCs w:val="28"/>
          <w:lang w:val="is-IS"/>
        </w:rPr>
        <w:t>.</w:t>
      </w:r>
    </w:p>
    <w:p w14:paraId="6E4C9EA2" w14:textId="69A5C602" w:rsidR="002B6C31" w:rsidRPr="00AE1E32" w:rsidRDefault="0075485B" w:rsidP="002B6C31">
      <w:r>
        <w:t>(</w:t>
      </w:r>
      <w:r w:rsidR="002B6C31" w:rsidRPr="00AE1E32">
        <w:t xml:space="preserve">7) </w:t>
      </w:r>
      <w:r w:rsidR="002B6C31">
        <w:t>Hän</w:t>
      </w:r>
      <w:r w:rsidR="002B6C31" w:rsidRPr="00AE1E32">
        <w:t xml:space="preserve"> lähätti </w:t>
      </w:r>
      <w:r w:rsidR="002B6C31" w:rsidRPr="00AE1E32">
        <w:rPr>
          <w:i/>
        </w:rPr>
        <w:t>sanan</w:t>
      </w:r>
      <w:r w:rsidR="002B6C31">
        <w:t xml:space="preserve"> kaikilet </w:t>
      </w:r>
      <w:r w:rsidR="005F10F3">
        <w:t>alattiolaisil</w:t>
      </w:r>
      <w:r w:rsidR="002B6C31">
        <w:t>e</w:t>
      </w:r>
      <w:r w:rsidR="00D918AC">
        <w:t>t</w:t>
      </w:r>
      <w:r w:rsidR="002B6C31" w:rsidRPr="00AE1E32">
        <w:t xml:space="preserve">, </w:t>
      </w:r>
      <w:r w:rsidR="002B6C31" w:rsidRPr="00AE1E32">
        <w:rPr>
          <w:i/>
        </w:rPr>
        <w:t>ette</w:t>
      </w:r>
      <w:r w:rsidR="002B6C31" w:rsidRPr="00AE1E32">
        <w:t xml:space="preserve"> </w:t>
      </w:r>
      <w:r w:rsidR="002B6C31" w:rsidRPr="00AE1E32">
        <w:rPr>
          <w:i/>
        </w:rPr>
        <w:t>het pi</w:t>
      </w:r>
      <w:r w:rsidR="002B6C31">
        <w:rPr>
          <w:i/>
        </w:rPr>
        <w:t>’it kokkoontuat hänen tyköt pyssyi</w:t>
      </w:r>
      <w:r w:rsidR="00D918AC">
        <w:rPr>
          <w:i/>
        </w:rPr>
        <w:t>tten</w:t>
      </w:r>
      <w:r w:rsidRPr="0075485B">
        <w:t>,</w:t>
      </w:r>
      <w:r w:rsidR="002B6C31">
        <w:rPr>
          <w:i/>
        </w:rPr>
        <w:t xml:space="preserve"> kirvheitten ja muunlaisten tappamaneuvoi</w:t>
      </w:r>
      <w:r w:rsidR="00D918AC">
        <w:rPr>
          <w:i/>
        </w:rPr>
        <w:t>tte</w:t>
      </w:r>
      <w:r w:rsidR="002B6C31">
        <w:rPr>
          <w:i/>
        </w:rPr>
        <w:t>n kan</w:t>
      </w:r>
      <w:r w:rsidR="002B6C31" w:rsidRPr="00AE1E32">
        <w:rPr>
          <w:i/>
        </w:rPr>
        <w:t>sa</w:t>
      </w:r>
      <w:r w:rsidR="002B6C31">
        <w:t>.</w:t>
      </w:r>
    </w:p>
    <w:p w14:paraId="0C6E8C50" w14:textId="2CEBA6F8" w:rsidR="002B6C31" w:rsidRPr="00AE1E32" w:rsidRDefault="002B6C31" w:rsidP="002B6C31">
      <w:r w:rsidRPr="00AE1E32">
        <w:t xml:space="preserve">Mutta </w:t>
      </w:r>
      <w:r w:rsidRPr="00AE1E32">
        <w:rPr>
          <w:i/>
        </w:rPr>
        <w:t>ette-</w:t>
      </w:r>
      <w:r w:rsidRPr="00AE1E32">
        <w:t xml:space="preserve">syntaktii käytethään defineeraamassa kans konkreettissii substantiiviita </w:t>
      </w:r>
      <w:r w:rsidR="0075485B">
        <w:t>(</w:t>
      </w:r>
      <w:r>
        <w:t>8</w:t>
      </w:r>
      <w:r w:rsidRPr="00AE1E32">
        <w:t>–1</w:t>
      </w:r>
      <w:r>
        <w:t>1</w:t>
      </w:r>
      <w:r w:rsidRPr="00AE1E32">
        <w:t xml:space="preserve">). </w:t>
      </w:r>
      <w:r>
        <w:t>Tämmöiset</w:t>
      </w:r>
      <w:r w:rsidRPr="00AE1E32">
        <w:t xml:space="preserve"> substantiivit vaađithaan etheen ankkurisanan, mikä tavalisesti oon </w:t>
      </w:r>
      <w:r w:rsidRPr="00AE1E32">
        <w:rPr>
          <w:i/>
        </w:rPr>
        <w:t>semmo</w:t>
      </w:r>
      <w:r w:rsidR="0075485B" w:rsidRPr="0075485B">
        <w:t>(</w:t>
      </w:r>
      <w:r w:rsidRPr="00AE1E32">
        <w:rPr>
          <w:i/>
        </w:rPr>
        <w:t>i</w:t>
      </w:r>
      <w:r w:rsidR="0075485B" w:rsidRPr="0075485B">
        <w:t>)</w:t>
      </w:r>
      <w:r w:rsidRPr="00AE1E32">
        <w:rPr>
          <w:i/>
        </w:rPr>
        <w:t>nen</w:t>
      </w:r>
      <w:r w:rsidR="001B127A" w:rsidRPr="001B127A">
        <w:t>.</w:t>
      </w:r>
    </w:p>
    <w:p w14:paraId="08099C6D" w14:textId="7224F242" w:rsidR="002B6C31" w:rsidRPr="00AE1E32" w:rsidRDefault="0075485B" w:rsidP="002B6C31">
      <w:pPr>
        <w:rPr>
          <w:lang w:val="is-IS"/>
        </w:rPr>
      </w:pPr>
      <w:r>
        <w:t>(</w:t>
      </w:r>
      <w:r w:rsidR="002B6C31">
        <w:t>8</w:t>
      </w:r>
      <w:r w:rsidR="002B6C31" w:rsidRPr="00AE1E32">
        <w:t xml:space="preserve">) Ko se oliski ollu </w:t>
      </w:r>
      <w:r w:rsidR="002B6C31" w:rsidRPr="00AE1E32">
        <w:rPr>
          <w:i/>
        </w:rPr>
        <w:t>semmonen jää</w:t>
      </w:r>
      <w:r w:rsidR="002B6C31" w:rsidRPr="00AE1E32">
        <w:t xml:space="preserve">, </w:t>
      </w:r>
      <w:r w:rsidR="002B6C31" w:rsidRPr="00AE1E32">
        <w:rPr>
          <w:i/>
        </w:rPr>
        <w:t>että</w:t>
      </w:r>
      <w:r w:rsidR="007E4A9B" w:rsidRPr="007E4A9B">
        <w:rPr>
          <w:i/>
        </w:rPr>
        <w:t xml:space="preserve"> </w:t>
      </w:r>
      <w:r w:rsidR="007E4A9B" w:rsidRPr="00AE1E32">
        <w:rPr>
          <w:i/>
        </w:rPr>
        <w:t>viholliset</w:t>
      </w:r>
      <w:r w:rsidR="002B6C31" w:rsidRPr="00AE1E32">
        <w:rPr>
          <w:i/>
        </w:rPr>
        <w:t xml:space="preserve"> </w:t>
      </w:r>
      <w:r w:rsidR="002B6C31">
        <w:rPr>
          <w:i/>
        </w:rPr>
        <w:t>oltais</w:t>
      </w:r>
      <w:r w:rsidR="002B6C31" w:rsidRPr="00AE1E32">
        <w:rPr>
          <w:i/>
        </w:rPr>
        <w:t xml:space="preserve"> hukkunheet</w:t>
      </w:r>
      <w:r w:rsidR="002B6C31" w:rsidRPr="00AE1E32">
        <w:t>.</w:t>
      </w:r>
    </w:p>
    <w:p w14:paraId="434C05E8" w14:textId="77777777" w:rsidR="00F904D4" w:rsidRDefault="0075485B" w:rsidP="002B6C31">
      <w:r>
        <w:t>(</w:t>
      </w:r>
      <w:r w:rsidR="002B6C31">
        <w:t>9</w:t>
      </w:r>
      <w:r w:rsidR="002B6C31" w:rsidRPr="00AE1E32">
        <w:t xml:space="preserve">) Mutta se oli </w:t>
      </w:r>
      <w:r w:rsidR="002B6C31" w:rsidRPr="00AE1E32">
        <w:rPr>
          <w:i/>
        </w:rPr>
        <w:t>semmonen lääkitysihminen</w:t>
      </w:r>
      <w:r w:rsidRPr="0075485B">
        <w:t>,</w:t>
      </w:r>
      <w:r w:rsidR="002B6C31" w:rsidRPr="00AE1E32">
        <w:rPr>
          <w:i/>
        </w:rPr>
        <w:t xml:space="preserve"> ette</w:t>
      </w:r>
      <w:r w:rsidR="002B6C31" w:rsidRPr="00AE1E32">
        <w:t xml:space="preserve"> </w:t>
      </w:r>
      <w:r w:rsidR="002B6C31" w:rsidRPr="00AE1E32">
        <w:rPr>
          <w:i/>
        </w:rPr>
        <w:t>se saattoi panna jalan ja luut sijalensa</w:t>
      </w:r>
      <w:r w:rsidR="00F904D4">
        <w:t>.</w:t>
      </w:r>
    </w:p>
    <w:p w14:paraId="115B780D" w14:textId="46EB1330" w:rsidR="002B6C31" w:rsidRPr="00AE1E32" w:rsidRDefault="0075485B" w:rsidP="002B6C31">
      <w:pPr>
        <w:rPr>
          <w:i/>
        </w:rPr>
      </w:pPr>
      <w:r>
        <w:t>(</w:t>
      </w:r>
      <w:r w:rsidR="002B6C31" w:rsidRPr="00AE1E32">
        <w:t>1</w:t>
      </w:r>
      <w:r w:rsidR="002B6C31">
        <w:t>0</w:t>
      </w:r>
      <w:r w:rsidR="002B6C31" w:rsidRPr="00AE1E32">
        <w:t xml:space="preserve">) Muutamat tulthiin töihin tänne ja saathiin </w:t>
      </w:r>
      <w:r w:rsidR="002B6C31" w:rsidRPr="00AE1E32">
        <w:rPr>
          <w:i/>
        </w:rPr>
        <w:t>semmosen työn</w:t>
      </w:r>
      <w:r w:rsidRPr="0075485B">
        <w:t>,</w:t>
      </w:r>
      <w:r w:rsidR="002B6C31" w:rsidRPr="00AE1E32">
        <w:rPr>
          <w:i/>
        </w:rPr>
        <w:t xml:space="preserve"> ette</w:t>
      </w:r>
      <w:r w:rsidR="002B6C31" w:rsidRPr="00AE1E32">
        <w:t xml:space="preserve"> </w:t>
      </w:r>
      <w:r w:rsidR="002B6C31" w:rsidRPr="00AE1E32">
        <w:rPr>
          <w:i/>
        </w:rPr>
        <w:t>se oon pysyväinen</w:t>
      </w:r>
      <w:r w:rsidR="001B127A" w:rsidRPr="001B127A">
        <w:t>.</w:t>
      </w:r>
    </w:p>
    <w:p w14:paraId="7D19355A" w14:textId="34D971C4" w:rsidR="002B6C31" w:rsidRPr="00AE1E32" w:rsidRDefault="0075485B" w:rsidP="002B6C31">
      <w:pPr>
        <w:rPr>
          <w:i/>
        </w:rPr>
      </w:pPr>
      <w:r>
        <w:t>(</w:t>
      </w:r>
      <w:r w:rsidR="002B6C31">
        <w:t>11) Nyt lapset saava kasuta</w:t>
      </w:r>
      <w:r w:rsidR="002B6C31" w:rsidRPr="00AE1E32">
        <w:t xml:space="preserve"> </w:t>
      </w:r>
      <w:r w:rsidR="002B6C31" w:rsidRPr="00AE1E32">
        <w:rPr>
          <w:i/>
        </w:rPr>
        <w:t>semmos</w:t>
      </w:r>
      <w:r w:rsidR="00945692">
        <w:rPr>
          <w:i/>
        </w:rPr>
        <w:t>essa ai</w:t>
      </w:r>
      <w:r w:rsidR="002B6C31" w:rsidRPr="00AE1E32">
        <w:rPr>
          <w:i/>
        </w:rPr>
        <w:t>assa</w:t>
      </w:r>
      <w:r w:rsidRPr="0075485B">
        <w:t>,</w:t>
      </w:r>
      <w:r w:rsidR="002B6C31" w:rsidRPr="00AE1E32">
        <w:rPr>
          <w:i/>
        </w:rPr>
        <w:t xml:space="preserve"> ette</w:t>
      </w:r>
      <w:r w:rsidR="002B6C31" w:rsidRPr="00AE1E32">
        <w:t xml:space="preserve"> </w:t>
      </w:r>
      <w:r w:rsidR="002B6C31">
        <w:rPr>
          <w:i/>
        </w:rPr>
        <w:t>oon tervheet ja saava</w:t>
      </w:r>
      <w:r w:rsidR="002B6C31" w:rsidRPr="00AE1E32">
        <w:rPr>
          <w:i/>
        </w:rPr>
        <w:t xml:space="preserve"> ellää</w:t>
      </w:r>
      <w:r w:rsidR="001B127A" w:rsidRPr="001B127A">
        <w:t>.</w:t>
      </w:r>
    </w:p>
    <w:p w14:paraId="442A3AD2" w14:textId="041EB5C1" w:rsidR="002B6C31" w:rsidRPr="00AE1E32" w:rsidRDefault="002B6C31" w:rsidP="007D6147">
      <w:pPr>
        <w:pStyle w:val="Punktliste"/>
      </w:pPr>
      <w:r>
        <w:t>Muutamisti</w:t>
      </w:r>
      <w:r w:rsidRPr="00AE1E32">
        <w:t xml:space="preserve"> substantiivin defineerauksena saattaa olla kans </w:t>
      </w:r>
      <w:r w:rsidRPr="00AE1E32">
        <w:rPr>
          <w:i/>
        </w:rPr>
        <w:t>ko-</w:t>
      </w:r>
      <w:r w:rsidRPr="00AE1E32">
        <w:t xml:space="preserve">syntaksi </w:t>
      </w:r>
      <w:r w:rsidR="0075485B">
        <w:t>(</w:t>
      </w:r>
      <w:r w:rsidR="009F3FC1">
        <w:t>12</w:t>
      </w:r>
      <w:r w:rsidR="00452A47">
        <w:t>, 13</w:t>
      </w:r>
      <w:r w:rsidRPr="00AE1E32">
        <w:t>).</w:t>
      </w:r>
    </w:p>
    <w:p w14:paraId="03B355CC" w14:textId="05025EC9" w:rsidR="002B6C31" w:rsidRPr="00AE1E32" w:rsidRDefault="0075485B" w:rsidP="002B6C31">
      <w:r>
        <w:t>(</w:t>
      </w:r>
      <w:r w:rsidR="009F3FC1">
        <w:t>1</w:t>
      </w:r>
      <w:r w:rsidR="00452A47">
        <w:t>2</w:t>
      </w:r>
      <w:r w:rsidR="002B6C31" w:rsidRPr="00AE1E32">
        <w:t xml:space="preserve">) Meilä oli </w:t>
      </w:r>
      <w:r w:rsidR="002B6C31" w:rsidRPr="00AE1E32">
        <w:rPr>
          <w:i/>
        </w:rPr>
        <w:t>vissi aika</w:t>
      </w:r>
      <w:r w:rsidRPr="0075485B">
        <w:t>,</w:t>
      </w:r>
      <w:r w:rsidR="002B6C31" w:rsidRPr="00AE1E32">
        <w:rPr>
          <w:i/>
        </w:rPr>
        <w:t xml:space="preserve"> ko</w:t>
      </w:r>
      <w:r w:rsidR="002B6C31" w:rsidRPr="00AE1E32">
        <w:t xml:space="preserve"> </w:t>
      </w:r>
      <w:r w:rsidR="002B6C31" w:rsidRPr="00AE1E32">
        <w:rPr>
          <w:i/>
        </w:rPr>
        <w:t>met pi’imä ollat sisälä</w:t>
      </w:r>
      <w:r w:rsidR="002B6C31" w:rsidRPr="00AE1E32">
        <w:t>.</w:t>
      </w:r>
    </w:p>
    <w:p w14:paraId="11EF2743" w14:textId="1435A358" w:rsidR="002B6C31" w:rsidRPr="00AE1E32" w:rsidRDefault="0075485B" w:rsidP="002B6C31">
      <w:pPr>
        <w:rPr>
          <w:szCs w:val="28"/>
          <w:lang w:val="sv-SE"/>
        </w:rPr>
      </w:pPr>
      <w:r>
        <w:rPr>
          <w:szCs w:val="28"/>
          <w:lang w:val="sv-SE"/>
        </w:rPr>
        <w:t>(</w:t>
      </w:r>
      <w:r w:rsidR="009F3FC1">
        <w:rPr>
          <w:szCs w:val="28"/>
          <w:lang w:val="sv-SE"/>
        </w:rPr>
        <w:t>1</w:t>
      </w:r>
      <w:r w:rsidR="00452A47">
        <w:rPr>
          <w:szCs w:val="28"/>
          <w:lang w:val="sv-SE"/>
        </w:rPr>
        <w:t>3</w:t>
      </w:r>
      <w:r w:rsidR="002B6C31" w:rsidRPr="00AE1E32">
        <w:rPr>
          <w:szCs w:val="28"/>
          <w:lang w:val="sv-SE"/>
        </w:rPr>
        <w:t xml:space="preserve">) </w:t>
      </w:r>
      <w:r w:rsidR="002B6C31">
        <w:rPr>
          <w:szCs w:val="28"/>
          <w:lang w:val="sv-SE"/>
        </w:rPr>
        <w:t xml:space="preserve">Muistan vielä </w:t>
      </w:r>
      <w:r w:rsidR="002B6C31" w:rsidRPr="0084639E">
        <w:rPr>
          <w:i/>
          <w:szCs w:val="28"/>
          <w:lang w:val="sv-SE"/>
        </w:rPr>
        <w:t>sen talven</w:t>
      </w:r>
      <w:r w:rsidRPr="0075485B">
        <w:rPr>
          <w:szCs w:val="28"/>
          <w:lang w:val="sv-SE"/>
        </w:rPr>
        <w:t>,</w:t>
      </w:r>
      <w:r w:rsidR="002B6C31" w:rsidRPr="00AE1E32">
        <w:rPr>
          <w:i/>
          <w:szCs w:val="28"/>
          <w:lang w:val="sv-SE"/>
        </w:rPr>
        <w:t xml:space="preserve"> ko</w:t>
      </w:r>
      <w:r w:rsidR="002B6C31" w:rsidRPr="00AE1E32">
        <w:rPr>
          <w:szCs w:val="28"/>
          <w:lang w:val="sv-SE"/>
        </w:rPr>
        <w:t xml:space="preserve"> </w:t>
      </w:r>
      <w:r w:rsidR="002B6C31">
        <w:rPr>
          <w:i/>
          <w:szCs w:val="28"/>
          <w:lang w:val="sv-SE"/>
        </w:rPr>
        <w:t>olima feeriällä Spaaniassa</w:t>
      </w:r>
      <w:r w:rsidR="001B127A" w:rsidRPr="001B127A">
        <w:rPr>
          <w:szCs w:val="28"/>
          <w:lang w:val="sv-SE"/>
        </w:rPr>
        <w:t>.</w:t>
      </w:r>
    </w:p>
    <w:p w14:paraId="1EC1F901" w14:textId="785F71B8" w:rsidR="002B6C31" w:rsidRPr="00AE1E32" w:rsidRDefault="002B6C31" w:rsidP="00786C6F">
      <w:pPr>
        <w:pStyle w:val="Overskrift3"/>
      </w:pPr>
      <w:bookmarkStart w:id="2182" w:name="_Toc242931536"/>
      <w:bookmarkStart w:id="2183" w:name="_Toc311274032"/>
      <w:r w:rsidRPr="00AE1E32">
        <w:t>Vert</w:t>
      </w:r>
      <w:r>
        <w:t>t</w:t>
      </w:r>
      <w:r w:rsidRPr="00AE1E32">
        <w:t>a</w:t>
      </w:r>
      <w:bookmarkEnd w:id="2182"/>
      <w:r w:rsidR="00786C6F">
        <w:t>us</w:t>
      </w:r>
      <w:r>
        <w:t>fraasit</w:t>
      </w:r>
      <w:bookmarkEnd w:id="2183"/>
    </w:p>
    <w:p w14:paraId="127A4FAB" w14:textId="50984C18" w:rsidR="002B6C31" w:rsidRDefault="002B6C31" w:rsidP="002B6C31">
      <w:r w:rsidRPr="00C07260">
        <w:t xml:space="preserve">Kainun kielessä oon tyhä yksi </w:t>
      </w:r>
      <w:r>
        <w:t xml:space="preserve">vasituinen </w:t>
      </w:r>
      <w:r w:rsidR="006E1C40" w:rsidRPr="007D065C">
        <w:rPr>
          <w:smallCaps/>
        </w:rPr>
        <w:t>verttaus</w:t>
      </w:r>
      <w:r w:rsidRPr="007D065C">
        <w:rPr>
          <w:smallCaps/>
        </w:rPr>
        <w:t>subjunksuuni,</w:t>
      </w:r>
      <w:r>
        <w:t xml:space="preserve"> mikä oon</w:t>
      </w:r>
      <w:r w:rsidRPr="00C07260">
        <w:t xml:space="preserve"> </w:t>
      </w:r>
      <w:r w:rsidRPr="00C07260">
        <w:rPr>
          <w:i/>
        </w:rPr>
        <w:t>ko</w:t>
      </w:r>
      <w:r w:rsidRPr="00C07260">
        <w:t xml:space="preserve">. </w:t>
      </w:r>
      <w:r>
        <w:t xml:space="preserve">Se haamustaa yhđessä </w:t>
      </w:r>
      <w:r w:rsidRPr="007D065C">
        <w:rPr>
          <w:smallCaps/>
        </w:rPr>
        <w:t>verttaussanan</w:t>
      </w:r>
      <w:r>
        <w:t xml:space="preserve"> kans </w:t>
      </w:r>
      <w:r w:rsidRPr="007D065C">
        <w:rPr>
          <w:smallCaps/>
        </w:rPr>
        <w:t>verttausfraasin</w:t>
      </w:r>
      <w:r>
        <w:t xml:space="preserve">. </w:t>
      </w:r>
      <w:r w:rsidRPr="00C07260">
        <w:t xml:space="preserve">Tämä </w:t>
      </w:r>
      <w:r w:rsidR="006E1C40">
        <w:t>verttaus</w:t>
      </w:r>
      <w:r w:rsidR="00C90D1C">
        <w:t xml:space="preserve">fraasi </w:t>
      </w:r>
      <w:r w:rsidRPr="00C07260">
        <w:t xml:space="preserve">defineeraa ittensä korrelaattii, mikä löyttyy ylisyntaktista. </w:t>
      </w:r>
      <w:r>
        <w:t>Verttaussanana</w:t>
      </w:r>
      <w:r w:rsidRPr="00C07260">
        <w:t xml:space="preserve"> oon joko komparatiivifraasi </w:t>
      </w:r>
      <w:r w:rsidR="0075485B">
        <w:t>(</w:t>
      </w:r>
      <w:r>
        <w:t xml:space="preserve">1, 2) </w:t>
      </w:r>
      <w:r w:rsidRPr="00C07260">
        <w:t xml:space="preserve">tahi </w:t>
      </w:r>
      <w:r>
        <w:t xml:space="preserve">vasituinen </w:t>
      </w:r>
      <w:r w:rsidRPr="00C07260">
        <w:t xml:space="preserve">verttaussanafraasi </w:t>
      </w:r>
      <w:r w:rsidR="0075485B">
        <w:t>(</w:t>
      </w:r>
      <w:r>
        <w:t xml:space="preserve">3, 4) </w:t>
      </w:r>
      <w:r w:rsidRPr="00C07260">
        <w:t xml:space="preserve">tahi sitte </w:t>
      </w:r>
      <w:r w:rsidR="00C61866">
        <w:t>se</w:t>
      </w:r>
      <w:r w:rsidRPr="00C07260">
        <w:t xml:space="preserve"> kokonhansa vailuu</w:t>
      </w:r>
      <w:r>
        <w:t xml:space="preserve"> </w:t>
      </w:r>
      <w:r w:rsidR="0075485B">
        <w:t>(</w:t>
      </w:r>
      <w:r>
        <w:t>5)</w:t>
      </w:r>
      <w:r w:rsidRPr="00C07260">
        <w:t>.</w:t>
      </w:r>
    </w:p>
    <w:p w14:paraId="794EFE5A" w14:textId="5906CA19" w:rsidR="002B6C31" w:rsidRDefault="0075485B" w:rsidP="002B6C31">
      <w:r>
        <w:t>(</w:t>
      </w:r>
      <w:r w:rsidR="002B6C31">
        <w:t xml:space="preserve">1) Matti oon </w:t>
      </w:r>
      <w:r w:rsidR="002B6C31" w:rsidRPr="000D4565">
        <w:rPr>
          <w:i/>
        </w:rPr>
        <w:t>vanhempi ko Maija</w:t>
      </w:r>
      <w:r w:rsidR="002B6C31">
        <w:t>.</w:t>
      </w:r>
    </w:p>
    <w:p w14:paraId="6680BB7A" w14:textId="060483FF" w:rsidR="002B6C31" w:rsidRDefault="0075485B" w:rsidP="002B6C31">
      <w:r>
        <w:t>(</w:t>
      </w:r>
      <w:r w:rsidR="002B6C31">
        <w:t xml:space="preserve">2) Maija lukkee </w:t>
      </w:r>
      <w:r w:rsidR="002B6C31" w:rsidRPr="000D4565">
        <w:rPr>
          <w:i/>
        </w:rPr>
        <w:t>enämen ko Matti</w:t>
      </w:r>
      <w:r w:rsidR="002B6C31">
        <w:t>.</w:t>
      </w:r>
    </w:p>
    <w:p w14:paraId="73A53007" w14:textId="575CFDE5" w:rsidR="002B6C31" w:rsidRDefault="0075485B" w:rsidP="002B6C31">
      <w:r>
        <w:t>(</w:t>
      </w:r>
      <w:r w:rsidR="002B6C31">
        <w:t xml:space="preserve">3) Pikku-Matti oon </w:t>
      </w:r>
      <w:r w:rsidR="002B6C31" w:rsidRPr="000D4565">
        <w:rPr>
          <w:i/>
        </w:rPr>
        <w:t>sama vanhaa ko Maija</w:t>
      </w:r>
      <w:r w:rsidR="002B6C31">
        <w:t>.</w:t>
      </w:r>
    </w:p>
    <w:p w14:paraId="23306E49" w14:textId="7ED9B781" w:rsidR="002B6C31" w:rsidRDefault="0075485B" w:rsidP="002B6C31">
      <w:r>
        <w:t>(</w:t>
      </w:r>
      <w:r w:rsidR="002B6C31">
        <w:t xml:space="preserve">4) Pikku-Matila oon </w:t>
      </w:r>
      <w:r w:rsidR="002B6C31" w:rsidRPr="000D4565">
        <w:rPr>
          <w:i/>
        </w:rPr>
        <w:t>eri faari ko Maijala</w:t>
      </w:r>
      <w:r w:rsidR="002B6C31">
        <w:t>.</w:t>
      </w:r>
    </w:p>
    <w:p w14:paraId="1403B62C" w14:textId="1F5E3A99" w:rsidR="002B6C31" w:rsidRDefault="0075485B" w:rsidP="002B6C31">
      <w:r>
        <w:t>(</w:t>
      </w:r>
      <w:r w:rsidR="002B6C31">
        <w:t xml:space="preserve">5) Maija oon Pikku-Matile </w:t>
      </w:r>
      <w:r w:rsidR="002B6C31" w:rsidRPr="00C33913">
        <w:rPr>
          <w:i/>
        </w:rPr>
        <w:t>ko sisar</w:t>
      </w:r>
      <w:r w:rsidR="002B6C31">
        <w:t>.</w:t>
      </w:r>
    </w:p>
    <w:p w14:paraId="6C5458F8" w14:textId="66EA2FF2" w:rsidR="00F14F77" w:rsidRDefault="00F14F77" w:rsidP="002B6C31">
      <w:r>
        <w:t>Jajama verttausfraasit kolmheen joukkhoon:</w:t>
      </w:r>
    </w:p>
    <w:p w14:paraId="7AE60F69" w14:textId="0B459DC1" w:rsidR="00F14F77" w:rsidRPr="00F14F77" w:rsidRDefault="00F14F77" w:rsidP="00F14F77">
      <w:pPr>
        <w:pStyle w:val="Punktliste"/>
        <w:rPr>
          <w:smallCaps/>
        </w:rPr>
      </w:pPr>
      <w:r w:rsidRPr="00F14F77">
        <w:rPr>
          <w:smallCaps/>
        </w:rPr>
        <w:t>komparatiivifraasit</w:t>
      </w:r>
    </w:p>
    <w:p w14:paraId="413E3A0B" w14:textId="0684D084" w:rsidR="00F14F77" w:rsidRPr="00F14F77" w:rsidRDefault="00F14F77" w:rsidP="00F14F77">
      <w:pPr>
        <w:pStyle w:val="Punktliste"/>
        <w:rPr>
          <w:smallCaps/>
        </w:rPr>
      </w:pPr>
      <w:r w:rsidRPr="00F14F77">
        <w:rPr>
          <w:smallCaps/>
        </w:rPr>
        <w:t>Ekvivalentti suhdet</w:t>
      </w:r>
    </w:p>
    <w:p w14:paraId="08C19BDB" w14:textId="30401505" w:rsidR="00F14F77" w:rsidRPr="00F14F77" w:rsidRDefault="00F14F77" w:rsidP="00F14F77">
      <w:pPr>
        <w:pStyle w:val="Punktliste"/>
        <w:rPr>
          <w:smallCaps/>
        </w:rPr>
      </w:pPr>
      <w:r w:rsidRPr="00F14F77">
        <w:rPr>
          <w:smallCaps/>
        </w:rPr>
        <w:t>Illustratiivinen suhđet</w:t>
      </w:r>
    </w:p>
    <w:p w14:paraId="6D706CAE" w14:textId="77777777" w:rsidR="002B6C31" w:rsidRPr="00AE1E32" w:rsidRDefault="002B6C31" w:rsidP="000E66D1">
      <w:pPr>
        <w:pStyle w:val="Overskrift4"/>
      </w:pPr>
      <w:bookmarkStart w:id="2184" w:name="_Toc242931537"/>
      <w:bookmarkStart w:id="2185" w:name="_Toc311274033"/>
      <w:r w:rsidRPr="00AE1E32">
        <w:t>Komparatiivifraasi</w:t>
      </w:r>
      <w:bookmarkEnd w:id="2184"/>
      <w:bookmarkEnd w:id="2185"/>
    </w:p>
    <w:p w14:paraId="405D90F9" w14:textId="77777777" w:rsidR="00F904D4" w:rsidRDefault="002B6C31" w:rsidP="002B6C31">
      <w:r w:rsidRPr="00AE1E32">
        <w:t>Komparatiivifraasi</w:t>
      </w:r>
      <w:r>
        <w:t>ssa verrathaan kahta eli ush</w:t>
      </w:r>
      <w:r w:rsidRPr="00AE1E32">
        <w:t>eem</w:t>
      </w:r>
      <w:r>
        <w:t>ppaa</w:t>
      </w:r>
      <w:r w:rsidRPr="00AE1E32">
        <w:t xml:space="preserve"> assii</w:t>
      </w:r>
      <w:r>
        <w:t>ta</w:t>
      </w:r>
      <w:r w:rsidRPr="00AE1E32">
        <w:t xml:space="preserve"> eli entitee</w:t>
      </w:r>
      <w:r w:rsidR="003F732E">
        <w:t>tt</w:t>
      </w:r>
      <w:r>
        <w:t>ii</w:t>
      </w:r>
      <w:r w:rsidR="0053125F">
        <w:t xml:space="preserve"> toinen toisheen</w:t>
      </w:r>
      <w:r>
        <w:t>. Korrelaatti eli se mitä verrat</w:t>
      </w:r>
      <w:r w:rsidR="00F15E7B">
        <w:t>h</w:t>
      </w:r>
      <w:r>
        <w:t>aan, oon ylisyntaktissa, se mihin verrathaan oon osana komparatiivifra</w:t>
      </w:r>
      <w:r w:rsidR="00343622">
        <w:t>a</w:t>
      </w:r>
      <w:r>
        <w:t xml:space="preserve">ssii. Se ilmoittaa, ette verrattavala oon enämen tahi vähemän jotaki omituisuutta eli </w:t>
      </w:r>
      <w:r w:rsidR="00F15E7B">
        <w:t xml:space="preserve">ette </w:t>
      </w:r>
      <w:r w:rsidR="00A62025">
        <w:t>verrattavvaa</w:t>
      </w:r>
      <w:r>
        <w:t xml:space="preserve"> o</w:t>
      </w:r>
      <w:r w:rsidR="00F15E7B">
        <w:t>o</w:t>
      </w:r>
      <w:r>
        <w:t>n isompi eli pienempi määrä ko sillä, mihin sitä verrathaan</w:t>
      </w:r>
      <w:r w:rsidRPr="00AE1E32">
        <w:t xml:space="preserve">. </w:t>
      </w:r>
      <w:r>
        <w:rPr>
          <w:i/>
        </w:rPr>
        <w:t>ko-</w:t>
      </w:r>
      <w:r>
        <w:t>fraasin verttaussanana</w:t>
      </w:r>
      <w:r w:rsidRPr="00AE1E32">
        <w:t xml:space="preserve"> </w:t>
      </w:r>
      <w:r>
        <w:t xml:space="preserve">oon </w:t>
      </w:r>
      <w:r w:rsidRPr="00AE1E32">
        <w:t>komparatiiviha</w:t>
      </w:r>
      <w:r>
        <w:t xml:space="preserve">amuinen adjektiivi </w:t>
      </w:r>
      <w:r w:rsidR="0075485B">
        <w:t>(</w:t>
      </w:r>
      <w:r>
        <w:t>1–6) tahi adverbi</w:t>
      </w:r>
      <w:r w:rsidRPr="00AE1E32">
        <w:t xml:space="preserve"> </w:t>
      </w:r>
      <w:r w:rsidR="0075485B">
        <w:t>(</w:t>
      </w:r>
      <w:r w:rsidRPr="00AE1E32">
        <w:t>7–</w:t>
      </w:r>
      <w:r>
        <w:t>9</w:t>
      </w:r>
      <w:r w:rsidRPr="00AE1E32">
        <w:t>). Adjektiivi saattaa seissoot</w:t>
      </w:r>
      <w:r>
        <w:t xml:space="preserve"> yksin ilman </w:t>
      </w:r>
      <w:r w:rsidR="00E2332A">
        <w:t>valta</w:t>
      </w:r>
      <w:r>
        <w:t xml:space="preserve">sanatta </w:t>
      </w:r>
      <w:r w:rsidR="0075485B">
        <w:t>(</w:t>
      </w:r>
      <w:r>
        <w:t>1–4</w:t>
      </w:r>
      <w:r w:rsidRPr="00AE1E32">
        <w:t xml:space="preserve">) eli olla substantiivin </w:t>
      </w:r>
      <w:r w:rsidR="00AF378D">
        <w:t>adjektiivi</w:t>
      </w:r>
      <w:r w:rsidR="005729EC" w:rsidRPr="00B51A5E">
        <w:t>defineeraukse</w:t>
      </w:r>
      <w:r w:rsidRPr="00B51A5E">
        <w:t>na</w:t>
      </w:r>
      <w:r>
        <w:t xml:space="preserve"> </w:t>
      </w:r>
      <w:r w:rsidR="0075485B">
        <w:t>(</w:t>
      </w:r>
      <w:r>
        <w:t>5, 6</w:t>
      </w:r>
      <w:r w:rsidRPr="00AE1E32">
        <w:t>)</w:t>
      </w:r>
      <w:r w:rsidR="00F904D4">
        <w:t>.</w:t>
      </w:r>
    </w:p>
    <w:p w14:paraId="43D141E5" w14:textId="568B7D95" w:rsidR="002B6C31" w:rsidRPr="00AE1E32" w:rsidRDefault="0075485B" w:rsidP="002B6C31">
      <w:r>
        <w:t>(</w:t>
      </w:r>
      <w:r w:rsidR="002B6C31" w:rsidRPr="00AE1E32">
        <w:t>1) Pekka oon oikhein hyvä opas</w:t>
      </w:r>
      <w:r w:rsidRPr="0075485B">
        <w:t>,</w:t>
      </w:r>
      <w:r w:rsidR="002B6C31" w:rsidRPr="00AE1E32">
        <w:rPr>
          <w:i/>
        </w:rPr>
        <w:t xml:space="preserve"> parempi ko kukhaan muu</w:t>
      </w:r>
      <w:r w:rsidR="002B6C31" w:rsidRPr="00AE1E32">
        <w:t>, paras kaikista.</w:t>
      </w:r>
    </w:p>
    <w:p w14:paraId="4DD9D37E" w14:textId="724D18F0" w:rsidR="002B6C31" w:rsidRPr="00AE1E32" w:rsidRDefault="0075485B" w:rsidP="002B6C31">
      <w:pPr>
        <w:rPr>
          <w:color w:val="000000"/>
        </w:rPr>
      </w:pPr>
      <w:r>
        <w:rPr>
          <w:color w:val="000000"/>
        </w:rPr>
        <w:t>(</w:t>
      </w:r>
      <w:r w:rsidR="002B6C31" w:rsidRPr="00AE1E32">
        <w:rPr>
          <w:color w:val="000000"/>
        </w:rPr>
        <w:t xml:space="preserve">2) Ulkona oon vielä </w:t>
      </w:r>
      <w:r w:rsidR="002B6C31" w:rsidRPr="00AE1E32">
        <w:rPr>
          <w:i/>
          <w:color w:val="000000"/>
        </w:rPr>
        <w:t>kylmempi ko varhemin</w:t>
      </w:r>
      <w:r w:rsidR="002B6C31" w:rsidRPr="00AE1E32">
        <w:rPr>
          <w:color w:val="000000"/>
        </w:rPr>
        <w:t>.</w:t>
      </w:r>
    </w:p>
    <w:p w14:paraId="389378CB" w14:textId="4EBBC482" w:rsidR="002B6C31" w:rsidRPr="00AE1E32" w:rsidRDefault="0075485B" w:rsidP="002B6C31">
      <w:pPr>
        <w:rPr>
          <w:color w:val="000000"/>
        </w:rPr>
      </w:pPr>
      <w:r>
        <w:rPr>
          <w:color w:val="000000"/>
        </w:rPr>
        <w:t>(</w:t>
      </w:r>
      <w:r w:rsidR="002B6C31" w:rsidRPr="00AE1E32">
        <w:rPr>
          <w:color w:val="000000"/>
        </w:rPr>
        <w:t xml:space="preserve">3) Se poika oon </w:t>
      </w:r>
      <w:r w:rsidR="002B6C31" w:rsidRPr="00AE1E32">
        <w:rPr>
          <w:i/>
          <w:color w:val="000000"/>
        </w:rPr>
        <w:t>yhen kuukauen nuorempi ko mie</w:t>
      </w:r>
      <w:r w:rsidR="002B6C31" w:rsidRPr="00AE1E32">
        <w:rPr>
          <w:color w:val="000000"/>
        </w:rPr>
        <w:t>.</w:t>
      </w:r>
    </w:p>
    <w:p w14:paraId="0C8DCC6E" w14:textId="456000FE" w:rsidR="002B6C31" w:rsidRPr="00AE1E32" w:rsidRDefault="0075485B" w:rsidP="002B6C31">
      <w:pPr>
        <w:rPr>
          <w:b/>
        </w:rPr>
      </w:pPr>
      <w:r>
        <w:rPr>
          <w:color w:val="000000"/>
        </w:rPr>
        <w:t>(</w:t>
      </w:r>
      <w:r w:rsidR="002B6C31" w:rsidRPr="00AE1E32">
        <w:rPr>
          <w:color w:val="000000"/>
        </w:rPr>
        <w:t xml:space="preserve">4) Kesälä saattaa tulla tauti lämpimästä, ja se oon </w:t>
      </w:r>
      <w:r w:rsidR="002B6C31" w:rsidRPr="00AE1E32">
        <w:rPr>
          <w:i/>
          <w:color w:val="000000"/>
        </w:rPr>
        <w:t>vielä värrempi ko</w:t>
      </w:r>
      <w:r w:rsidR="002B6C31" w:rsidRPr="00AE1E32">
        <w:rPr>
          <w:color w:val="000000"/>
        </w:rPr>
        <w:t xml:space="preserve"> </w:t>
      </w:r>
      <w:r w:rsidR="002B6C31" w:rsidRPr="00AE1E32">
        <w:rPr>
          <w:i/>
          <w:color w:val="000000"/>
        </w:rPr>
        <w:t>se</w:t>
      </w:r>
      <w:r w:rsidRPr="0075485B">
        <w:rPr>
          <w:color w:val="000000"/>
        </w:rPr>
        <w:t>,</w:t>
      </w:r>
      <w:r w:rsidR="002B6C31" w:rsidRPr="00AE1E32">
        <w:rPr>
          <w:i/>
          <w:color w:val="000000"/>
        </w:rPr>
        <w:t xml:space="preserve"> mikä kylmästä tullee</w:t>
      </w:r>
      <w:r w:rsidR="002B6C31" w:rsidRPr="00AE1E32">
        <w:rPr>
          <w:color w:val="000000"/>
        </w:rPr>
        <w:t>.</w:t>
      </w:r>
    </w:p>
    <w:p w14:paraId="7CCC1656" w14:textId="77777777" w:rsidR="00F904D4" w:rsidRDefault="0075485B" w:rsidP="002B6C31">
      <w:pPr>
        <w:rPr>
          <w:color w:val="000000"/>
        </w:rPr>
      </w:pPr>
      <w:r>
        <w:rPr>
          <w:color w:val="000000"/>
        </w:rPr>
        <w:t>(</w:t>
      </w:r>
      <w:r w:rsidR="002B6C31" w:rsidRPr="00AE1E32">
        <w:rPr>
          <w:color w:val="000000"/>
        </w:rPr>
        <w:t xml:space="preserve">5) Ei meän vanhiimet ole tulheet </w:t>
      </w:r>
      <w:r w:rsidR="002B6C31" w:rsidRPr="00AE1E32">
        <w:rPr>
          <w:i/>
          <w:color w:val="000000"/>
        </w:rPr>
        <w:t>sen kummemmasta paikkaa ko</w:t>
      </w:r>
      <w:r w:rsidR="002B6C31" w:rsidRPr="00AE1E32">
        <w:rPr>
          <w:color w:val="000000"/>
        </w:rPr>
        <w:t xml:space="preserve"> </w:t>
      </w:r>
      <w:r w:rsidR="002B6C31" w:rsidRPr="00AE1E32">
        <w:rPr>
          <w:i/>
          <w:color w:val="000000"/>
        </w:rPr>
        <w:t>mistä tetki tuletta</w:t>
      </w:r>
      <w:r w:rsidR="00F904D4">
        <w:rPr>
          <w:color w:val="000000"/>
        </w:rPr>
        <w:t>.</w:t>
      </w:r>
    </w:p>
    <w:p w14:paraId="09BC8CB0" w14:textId="608F841C" w:rsidR="002B6C31" w:rsidRPr="00AE1E32" w:rsidRDefault="0075485B" w:rsidP="002B6C31">
      <w:pPr>
        <w:rPr>
          <w:color w:val="000000"/>
        </w:rPr>
      </w:pPr>
      <w:r>
        <w:rPr>
          <w:color w:val="000000"/>
        </w:rPr>
        <w:t>(</w:t>
      </w:r>
      <w:r w:rsidR="002B6C31" w:rsidRPr="00AE1E32">
        <w:rPr>
          <w:color w:val="000000"/>
        </w:rPr>
        <w:t xml:space="preserve">6) Täälä oon </w:t>
      </w:r>
      <w:r w:rsidR="002B6C31" w:rsidRPr="00AE1E32">
        <w:rPr>
          <w:i/>
          <w:color w:val="000000"/>
        </w:rPr>
        <w:t>likempi kalanpyytö ko</w:t>
      </w:r>
      <w:r w:rsidR="002B6C31" w:rsidRPr="00AE1E32">
        <w:rPr>
          <w:color w:val="000000"/>
        </w:rPr>
        <w:t xml:space="preserve"> </w:t>
      </w:r>
      <w:r w:rsidR="002B6C31" w:rsidRPr="00AE1E32">
        <w:rPr>
          <w:i/>
          <w:color w:val="000000"/>
        </w:rPr>
        <w:t>koko Pohjais-Suomessa</w:t>
      </w:r>
      <w:r w:rsidR="002B6C31" w:rsidRPr="00AE1E32">
        <w:rPr>
          <w:color w:val="000000"/>
        </w:rPr>
        <w:t>.</w:t>
      </w:r>
    </w:p>
    <w:p w14:paraId="216E0119" w14:textId="617BA56C" w:rsidR="002B6C31" w:rsidRPr="00AE1E32" w:rsidRDefault="0075485B" w:rsidP="002B6C31">
      <w:pPr>
        <w:rPr>
          <w:color w:val="000000"/>
        </w:rPr>
      </w:pPr>
      <w:r>
        <w:rPr>
          <w:color w:val="000000"/>
        </w:rPr>
        <w:t>(</w:t>
      </w:r>
      <w:r w:rsidR="002B6C31">
        <w:rPr>
          <w:color w:val="000000"/>
        </w:rPr>
        <w:t>7</w:t>
      </w:r>
      <w:r w:rsidR="002B6C31" w:rsidRPr="00AE1E32">
        <w:rPr>
          <w:color w:val="000000"/>
        </w:rPr>
        <w:t xml:space="preserve">) Näissä kainunleivissä oon fiiberii </w:t>
      </w:r>
      <w:r w:rsidR="002B6C31">
        <w:rPr>
          <w:i/>
          <w:color w:val="000000"/>
        </w:rPr>
        <w:t>enämen</w:t>
      </w:r>
      <w:r w:rsidR="002B6C31" w:rsidRPr="00AE1E32">
        <w:rPr>
          <w:i/>
          <w:color w:val="000000"/>
        </w:rPr>
        <w:t xml:space="preserve"> ko</w:t>
      </w:r>
      <w:r w:rsidR="002B6C31" w:rsidRPr="00AE1E32">
        <w:rPr>
          <w:color w:val="000000"/>
        </w:rPr>
        <w:t xml:space="preserve"> </w:t>
      </w:r>
      <w:r w:rsidR="002B6C31" w:rsidRPr="00AE1E32">
        <w:rPr>
          <w:i/>
          <w:color w:val="000000"/>
        </w:rPr>
        <w:t>sie koskhaan saat niistä fruktiista</w:t>
      </w:r>
      <w:r w:rsidRPr="0075485B">
        <w:rPr>
          <w:color w:val="000000"/>
        </w:rPr>
        <w:t>,</w:t>
      </w:r>
      <w:r w:rsidR="002B6C31" w:rsidRPr="00AE1E32">
        <w:rPr>
          <w:i/>
          <w:color w:val="000000"/>
        </w:rPr>
        <w:t xml:space="preserve"> mitä sie ylheensä syöt</w:t>
      </w:r>
      <w:r w:rsidR="002B6C31" w:rsidRPr="00AE1E32">
        <w:rPr>
          <w:color w:val="000000"/>
        </w:rPr>
        <w:t>.</w:t>
      </w:r>
    </w:p>
    <w:p w14:paraId="142CE8A9" w14:textId="370D9581" w:rsidR="002B6C31" w:rsidRPr="00AE1E32" w:rsidRDefault="0075485B" w:rsidP="002B6C31">
      <w:pPr>
        <w:rPr>
          <w:color w:val="000000"/>
        </w:rPr>
      </w:pPr>
      <w:r>
        <w:t>(</w:t>
      </w:r>
      <w:r w:rsidR="002B6C31">
        <w:t>8</w:t>
      </w:r>
      <w:r w:rsidR="002B6C31" w:rsidRPr="00AE1E32">
        <w:t xml:space="preserve">) </w:t>
      </w:r>
      <w:r w:rsidR="002B6C31">
        <w:t>Eikä minule</w:t>
      </w:r>
      <w:r w:rsidR="002B6C31" w:rsidRPr="00AE1E32">
        <w:t xml:space="preserve"> käyny </w:t>
      </w:r>
      <w:r w:rsidR="002B6C31" w:rsidRPr="00AE1E32">
        <w:rPr>
          <w:i/>
        </w:rPr>
        <w:t>paremasti ko</w:t>
      </w:r>
      <w:r w:rsidR="002B6C31" w:rsidRPr="00AE1E32">
        <w:t xml:space="preserve"> </w:t>
      </w:r>
      <w:r w:rsidR="002B6C31">
        <w:rPr>
          <w:i/>
        </w:rPr>
        <w:t>sinulekhaan</w:t>
      </w:r>
      <w:r w:rsidR="001B127A" w:rsidRPr="001B127A">
        <w:t>.</w:t>
      </w:r>
    </w:p>
    <w:p w14:paraId="19E6674D" w14:textId="1B0C0871" w:rsidR="002B6C31" w:rsidRPr="00AE1E32" w:rsidRDefault="0075485B" w:rsidP="002B6C31">
      <w:pPr>
        <w:rPr>
          <w:color w:val="000000"/>
        </w:rPr>
      </w:pPr>
      <w:r>
        <w:rPr>
          <w:color w:val="000000"/>
        </w:rPr>
        <w:t>(</w:t>
      </w:r>
      <w:r w:rsidR="002B6C31">
        <w:rPr>
          <w:color w:val="000000"/>
        </w:rPr>
        <w:t>9) Nämät</w:t>
      </w:r>
      <w:r w:rsidR="002B6C31" w:rsidRPr="00AE1E32">
        <w:rPr>
          <w:color w:val="000000"/>
        </w:rPr>
        <w:t xml:space="preserve"> </w:t>
      </w:r>
      <w:r w:rsidR="002B6C31">
        <w:rPr>
          <w:color w:val="000000"/>
        </w:rPr>
        <w:t>kakot</w:t>
      </w:r>
      <w:r w:rsidR="002B6C31" w:rsidRPr="00AE1E32">
        <w:rPr>
          <w:color w:val="000000"/>
        </w:rPr>
        <w:t xml:space="preserve"> kesti laittaat </w:t>
      </w:r>
      <w:r w:rsidR="002B6C31" w:rsidRPr="00AE1E32">
        <w:rPr>
          <w:i/>
          <w:color w:val="000000"/>
        </w:rPr>
        <w:t>kauvoimin ko</w:t>
      </w:r>
      <w:r w:rsidR="002B6C31" w:rsidRPr="00AE1E32">
        <w:rPr>
          <w:color w:val="000000"/>
        </w:rPr>
        <w:t xml:space="preserve"> </w:t>
      </w:r>
      <w:r w:rsidR="002B6C31" w:rsidRPr="00AE1E32">
        <w:rPr>
          <w:i/>
          <w:color w:val="000000"/>
        </w:rPr>
        <w:t>mie uskoinkhaan</w:t>
      </w:r>
      <w:r w:rsidR="002B6C31" w:rsidRPr="00AE1E32">
        <w:rPr>
          <w:color w:val="000000"/>
        </w:rPr>
        <w:t>.</w:t>
      </w:r>
    </w:p>
    <w:p w14:paraId="701073EC" w14:textId="77777777" w:rsidR="00F904D4" w:rsidRDefault="002B6C31" w:rsidP="000E66D1">
      <w:pPr>
        <w:pStyle w:val="Overskrift4"/>
      </w:pPr>
      <w:bookmarkStart w:id="2186" w:name="_Toc242931539"/>
      <w:bookmarkStart w:id="2187" w:name="_Toc311274034"/>
      <w:r w:rsidRPr="00AE1E32">
        <w:t>Ekvivalentti suhđet</w:t>
      </w:r>
      <w:bookmarkEnd w:id="2186"/>
      <w:bookmarkEnd w:id="2187"/>
    </w:p>
    <w:p w14:paraId="5D3709A5" w14:textId="7CB8485C" w:rsidR="00F904D4" w:rsidRDefault="002B6C31" w:rsidP="002B6C31">
      <w:r w:rsidRPr="0021431E">
        <w:rPr>
          <w:smallCaps/>
        </w:rPr>
        <w:t>Ekvivalentti suhđet</w:t>
      </w:r>
      <w:r w:rsidRPr="00AE1E32">
        <w:t xml:space="preserve"> merkittee, ette </w:t>
      </w:r>
      <w:r>
        <w:t>kahđela eli u</w:t>
      </w:r>
      <w:r w:rsidR="008B654F">
        <w:t>sheemalla assiila eli entiteeti</w:t>
      </w:r>
      <w:r>
        <w:t>lä</w:t>
      </w:r>
      <w:r w:rsidRPr="00AE1E32">
        <w:t xml:space="preserve"> </w:t>
      </w:r>
      <w:r w:rsidR="00EF49FF">
        <w:t xml:space="preserve">joko </w:t>
      </w:r>
      <w:r w:rsidRPr="00AE1E32">
        <w:t xml:space="preserve">oon </w:t>
      </w:r>
      <w:r w:rsidR="00EF49FF">
        <w:t>elikkä</w:t>
      </w:r>
      <w:r w:rsidRPr="00AE1E32">
        <w:t xml:space="preserve"> sitte ei ole yhtä paljon jotaki omituisuut</w:t>
      </w:r>
      <w:r>
        <w:t>t</w:t>
      </w:r>
      <w:r w:rsidRPr="00AE1E32">
        <w:t>a</w:t>
      </w:r>
      <w:r w:rsidR="00196F27">
        <w:t xml:space="preserve"> </w:t>
      </w:r>
      <w:r w:rsidR="0075485B">
        <w:t>(</w:t>
      </w:r>
      <w:r w:rsidR="00196F27">
        <w:t xml:space="preserve">1–3) </w:t>
      </w:r>
      <w:r>
        <w:t xml:space="preserve">eli ette ylisyntaktin assiintila oon sama eli muu ko verttausfraasissa </w:t>
      </w:r>
      <w:r w:rsidR="0075485B">
        <w:t>(</w:t>
      </w:r>
      <w:r>
        <w:t>4–7)</w:t>
      </w:r>
      <w:r w:rsidRPr="00AE1E32">
        <w:t>. Ek</w:t>
      </w:r>
      <w:ins w:id="2188" w:author="Information Services" w:date="2015-11-22T15:46:00Z">
        <w:r w:rsidR="001E00B0">
          <w:t>v</w:t>
        </w:r>
      </w:ins>
      <w:del w:id="2189" w:author="Information Services" w:date="2015-11-22T15:46:00Z">
        <w:r w:rsidRPr="00AE1E32" w:rsidDel="001E00B0">
          <w:delText>s</w:delText>
        </w:r>
      </w:del>
      <w:r w:rsidRPr="00AE1E32">
        <w:t xml:space="preserve">ivalenttii suhđetta merkitteevät verttaussanat </w:t>
      </w:r>
      <w:r w:rsidRPr="00AE1E32">
        <w:rPr>
          <w:i/>
        </w:rPr>
        <w:t>sama</w:t>
      </w:r>
      <w:r w:rsidR="001B127A" w:rsidRPr="001B127A">
        <w:t>,</w:t>
      </w:r>
      <w:r w:rsidR="00B43E2E">
        <w:rPr>
          <w:i/>
        </w:rPr>
        <w:t xml:space="preserve"> </w:t>
      </w:r>
      <w:r w:rsidRPr="00AE1E32">
        <w:rPr>
          <w:i/>
        </w:rPr>
        <w:t xml:space="preserve">yhtä </w:t>
      </w:r>
      <w:r w:rsidR="00B43E2E">
        <w:t>ja</w:t>
      </w:r>
      <w:r w:rsidRPr="00AE1E32">
        <w:rPr>
          <w:i/>
        </w:rPr>
        <w:t xml:space="preserve"> liik</w:t>
      </w:r>
      <w:r w:rsidR="00040D2C">
        <w:rPr>
          <w:i/>
        </w:rPr>
        <w:t>k</w:t>
      </w:r>
      <w:r w:rsidRPr="00AE1E32">
        <w:rPr>
          <w:i/>
        </w:rPr>
        <w:t xml:space="preserve">a </w:t>
      </w:r>
      <w:r w:rsidR="00F15E7B">
        <w:t>oon synonyymiset</w:t>
      </w:r>
      <w:r w:rsidR="00B43E2E">
        <w:t xml:space="preserve"> ja </w:t>
      </w:r>
      <w:r w:rsidRPr="00AE1E32">
        <w:t xml:space="preserve">haamustethaan </w:t>
      </w:r>
      <w:r>
        <w:t>verttausfraasin e</w:t>
      </w:r>
      <w:r w:rsidR="00C3287A">
        <w:t>n</w:t>
      </w:r>
      <w:r>
        <w:t xml:space="preserve">siosan </w:t>
      </w:r>
      <w:r w:rsidR="001949BB">
        <w:t>jonku</w:t>
      </w:r>
      <w:r w:rsidRPr="00AE1E32">
        <w:t xml:space="preserve"> adjektiivi</w:t>
      </w:r>
      <w:r>
        <w:t xml:space="preserve">n </w:t>
      </w:r>
      <w:r w:rsidR="0075485B">
        <w:t>(</w:t>
      </w:r>
      <w:r>
        <w:t>1–</w:t>
      </w:r>
      <w:r w:rsidR="00131626">
        <w:t>4</w:t>
      </w:r>
      <w:r>
        <w:t>)</w:t>
      </w:r>
      <w:r w:rsidRPr="00AE1E32">
        <w:t xml:space="preserve"> eli määrästä muisteleevan fraasin kans </w:t>
      </w:r>
      <w:r w:rsidR="0075485B">
        <w:t>(</w:t>
      </w:r>
      <w:r w:rsidR="00131626">
        <w:t>5–</w:t>
      </w:r>
      <w:r w:rsidRPr="00AE1E32">
        <w:t>7)</w:t>
      </w:r>
      <w:r w:rsidR="00F904D4">
        <w:t>.</w:t>
      </w:r>
    </w:p>
    <w:p w14:paraId="6E46200E" w14:textId="3C81DE39" w:rsidR="002B6C31" w:rsidRPr="00AE1E32" w:rsidRDefault="0075485B" w:rsidP="002B6C31">
      <w:r>
        <w:t>(</w:t>
      </w:r>
      <w:r w:rsidR="002B6C31" w:rsidRPr="00AE1E32">
        <w:t>1) Kuninkha</w:t>
      </w:r>
      <w:r w:rsidR="0021431E">
        <w:t>a</w:t>
      </w:r>
      <w:r w:rsidR="002B6C31" w:rsidRPr="00AE1E32">
        <w:t xml:space="preserve">ntyär oli </w:t>
      </w:r>
      <w:r w:rsidR="002B6C31">
        <w:rPr>
          <w:i/>
        </w:rPr>
        <w:t>yhtä totinen</w:t>
      </w:r>
      <w:r w:rsidR="002B6C31" w:rsidRPr="00AE1E32">
        <w:rPr>
          <w:i/>
        </w:rPr>
        <w:t xml:space="preserve"> ko</w:t>
      </w:r>
      <w:r w:rsidR="002B6C31" w:rsidRPr="00AE1E32">
        <w:t xml:space="preserve"> </w:t>
      </w:r>
      <w:r w:rsidR="002B6C31" w:rsidRPr="00D13751">
        <w:rPr>
          <w:i/>
        </w:rPr>
        <w:t>ennenki</w:t>
      </w:r>
      <w:r w:rsidR="002B6C31">
        <w:t>.</w:t>
      </w:r>
    </w:p>
    <w:p w14:paraId="1348AE0D" w14:textId="28B379ED" w:rsidR="002B6C31" w:rsidRPr="00AE1E32" w:rsidRDefault="0075485B" w:rsidP="002B6C31">
      <w:r>
        <w:t>(</w:t>
      </w:r>
      <w:r w:rsidR="002B6C31" w:rsidRPr="00AE1E32">
        <w:t xml:space="preserve">2) Aviisissa seisoi, ette Alattiosta tullee </w:t>
      </w:r>
      <w:r w:rsidR="002B6C31" w:rsidRPr="00AE1E32">
        <w:rPr>
          <w:i/>
        </w:rPr>
        <w:t>yhtä iso kylä ko</w:t>
      </w:r>
      <w:r w:rsidR="002B6C31" w:rsidRPr="00AE1E32">
        <w:t xml:space="preserve"> </w:t>
      </w:r>
      <w:r w:rsidR="002B6C31" w:rsidRPr="00D13751">
        <w:rPr>
          <w:i/>
        </w:rPr>
        <w:t>Tronjami</w:t>
      </w:r>
      <w:r w:rsidR="001B127A" w:rsidRPr="001B127A">
        <w:t>.</w:t>
      </w:r>
    </w:p>
    <w:p w14:paraId="6649F107" w14:textId="33AAEEE7" w:rsidR="002B6C31" w:rsidRPr="00AE1E32" w:rsidRDefault="0075485B" w:rsidP="002B6C31">
      <w:r>
        <w:t>(</w:t>
      </w:r>
      <w:r w:rsidR="002B6C31" w:rsidRPr="00AE1E32">
        <w:t xml:space="preserve">3) Liisa oon </w:t>
      </w:r>
      <w:r w:rsidR="002B6C31" w:rsidRPr="00AE1E32">
        <w:rPr>
          <w:i/>
        </w:rPr>
        <w:t>sama vanhaa ko</w:t>
      </w:r>
      <w:r w:rsidR="002B6C31" w:rsidRPr="00AE1E32">
        <w:t xml:space="preserve"> </w:t>
      </w:r>
      <w:r w:rsidR="002B6C31" w:rsidRPr="00D13751">
        <w:rPr>
          <w:i/>
        </w:rPr>
        <w:t>Matti</w:t>
      </w:r>
      <w:r w:rsidR="002B6C31" w:rsidRPr="00AE1E32">
        <w:t>.</w:t>
      </w:r>
    </w:p>
    <w:p w14:paraId="292AFC85" w14:textId="539357E2" w:rsidR="00131626" w:rsidRPr="00AE1E32" w:rsidRDefault="00131626" w:rsidP="00131626">
      <w:r>
        <w:t>(4</w:t>
      </w:r>
      <w:r w:rsidRPr="00AE1E32">
        <w:t xml:space="preserve">) Uslussa ei ole </w:t>
      </w:r>
      <w:r w:rsidRPr="00AE1E32">
        <w:rPr>
          <w:i/>
        </w:rPr>
        <w:t>sama soma assuut ko</w:t>
      </w:r>
      <w:r w:rsidRPr="00AE1E32">
        <w:t xml:space="preserve"> </w:t>
      </w:r>
      <w:r w:rsidRPr="00D13751">
        <w:rPr>
          <w:i/>
        </w:rPr>
        <w:t>Tromssassa</w:t>
      </w:r>
      <w:r w:rsidRPr="00AE1E32">
        <w:t>.</w:t>
      </w:r>
    </w:p>
    <w:p w14:paraId="3DB07E3F" w14:textId="3A564844" w:rsidR="002B6C31" w:rsidRPr="00AE1E32" w:rsidRDefault="0075485B" w:rsidP="00131626">
      <w:r>
        <w:rPr>
          <w:szCs w:val="28"/>
          <w:lang w:val="is-IS"/>
        </w:rPr>
        <w:t>(</w:t>
      </w:r>
      <w:r w:rsidR="00131626">
        <w:rPr>
          <w:szCs w:val="28"/>
          <w:lang w:val="is-IS"/>
        </w:rPr>
        <w:t>5</w:t>
      </w:r>
      <w:r w:rsidR="002B6C31" w:rsidRPr="00AE1E32">
        <w:rPr>
          <w:szCs w:val="28"/>
          <w:lang w:val="is-IS"/>
        </w:rPr>
        <w:t xml:space="preserve">) Ilman </w:t>
      </w:r>
      <w:r w:rsidR="002B6C31">
        <w:rPr>
          <w:szCs w:val="28"/>
          <w:lang w:val="is-IS"/>
        </w:rPr>
        <w:t>sinulaki</w:t>
      </w:r>
      <w:r w:rsidR="002B6C31" w:rsidRPr="00AE1E32">
        <w:rPr>
          <w:szCs w:val="28"/>
          <w:lang w:val="is-IS"/>
        </w:rPr>
        <w:t xml:space="preserve"> o</w:t>
      </w:r>
      <w:r w:rsidR="008B654F">
        <w:rPr>
          <w:szCs w:val="28"/>
          <w:lang w:val="is-IS"/>
        </w:rPr>
        <w:t>o</w:t>
      </w:r>
      <w:r w:rsidR="002B6C31" w:rsidRPr="00AE1E32">
        <w:rPr>
          <w:szCs w:val="28"/>
          <w:lang w:val="is-IS"/>
        </w:rPr>
        <w:t xml:space="preserve">n </w:t>
      </w:r>
      <w:r w:rsidR="002B6C31" w:rsidRPr="00AE1E32">
        <w:rPr>
          <w:i/>
          <w:szCs w:val="28"/>
          <w:lang w:val="is-IS"/>
        </w:rPr>
        <w:t xml:space="preserve">sama paljon </w:t>
      </w:r>
      <w:r w:rsidR="002B6C31">
        <w:rPr>
          <w:i/>
          <w:szCs w:val="28"/>
          <w:lang w:val="is-IS"/>
        </w:rPr>
        <w:t>tiettoo</w:t>
      </w:r>
      <w:r w:rsidR="002B6C31" w:rsidRPr="00AE1E32">
        <w:rPr>
          <w:i/>
          <w:szCs w:val="28"/>
          <w:lang w:val="is-IS"/>
        </w:rPr>
        <w:t xml:space="preserve"> ko</w:t>
      </w:r>
      <w:r w:rsidR="002B6C31" w:rsidRPr="00AE1E32">
        <w:rPr>
          <w:szCs w:val="28"/>
          <w:lang w:val="is-IS"/>
        </w:rPr>
        <w:t xml:space="preserve"> </w:t>
      </w:r>
      <w:r w:rsidR="002B6C31" w:rsidRPr="00D13751">
        <w:rPr>
          <w:i/>
          <w:szCs w:val="28"/>
          <w:lang w:val="is-IS"/>
        </w:rPr>
        <w:t>sinun opettaajalaki</w:t>
      </w:r>
      <w:r w:rsidR="002B6C31">
        <w:rPr>
          <w:szCs w:val="28"/>
          <w:lang w:val="is-IS"/>
        </w:rPr>
        <w:t>.</w:t>
      </w:r>
    </w:p>
    <w:p w14:paraId="008E78F8" w14:textId="64918A0F" w:rsidR="002B6C31" w:rsidRPr="00AE1E32" w:rsidRDefault="0075485B" w:rsidP="002B6C31">
      <w:r>
        <w:rPr>
          <w:lang w:val="fi-FI"/>
        </w:rPr>
        <w:t>(</w:t>
      </w:r>
      <w:r w:rsidR="002B6C31" w:rsidRPr="00AE1E32">
        <w:rPr>
          <w:lang w:val="fi-FI"/>
        </w:rPr>
        <w:t xml:space="preserve">6) Niitä </w:t>
      </w:r>
      <w:r w:rsidR="00DF0E8E">
        <w:rPr>
          <w:lang w:val="fi-FI"/>
        </w:rPr>
        <w:t xml:space="preserve">pölätyksiä </w:t>
      </w:r>
      <w:r w:rsidR="002B6C31" w:rsidRPr="00AE1E32">
        <w:rPr>
          <w:lang w:val="fi-FI"/>
        </w:rPr>
        <w:t xml:space="preserve">saattaa olla </w:t>
      </w:r>
      <w:r w:rsidR="002B6C31" w:rsidRPr="00AE1E32">
        <w:rPr>
          <w:i/>
          <w:lang w:val="fi-FI"/>
        </w:rPr>
        <w:t>liikka paljon ko meitä</w:t>
      </w:r>
      <w:r w:rsidR="002B6C31" w:rsidRPr="00AE1E32">
        <w:rPr>
          <w:lang w:val="fi-FI"/>
        </w:rPr>
        <w:t>, vaikka met emmä näe niitä.</w:t>
      </w:r>
    </w:p>
    <w:p w14:paraId="74C379EA" w14:textId="61C94F47" w:rsidR="002B6C31" w:rsidRPr="00AE1E32" w:rsidRDefault="0075485B" w:rsidP="002B6C31">
      <w:r>
        <w:t>(</w:t>
      </w:r>
      <w:r w:rsidR="002B6C31" w:rsidRPr="00AE1E32">
        <w:t>7) Se oli tehny</w:t>
      </w:r>
      <w:r w:rsidR="00040D2C">
        <w:t xml:space="preserve"> </w:t>
      </w:r>
      <w:r w:rsidR="00145F83">
        <w:t xml:space="preserve">kolmessa </w:t>
      </w:r>
      <w:r w:rsidR="00B02CA8">
        <w:t xml:space="preserve">päivässä </w:t>
      </w:r>
      <w:r w:rsidR="00040D2C">
        <w:t>työtä</w:t>
      </w:r>
      <w:r w:rsidR="002B6C31" w:rsidRPr="00AE1E32">
        <w:t xml:space="preserve"> </w:t>
      </w:r>
      <w:r w:rsidR="002B6C31" w:rsidRPr="00AE1E32">
        <w:rPr>
          <w:i/>
        </w:rPr>
        <w:t>liikka monta tiimaa ko</w:t>
      </w:r>
      <w:r w:rsidR="002B6C31" w:rsidRPr="00AE1E32">
        <w:t xml:space="preserve"> </w:t>
      </w:r>
      <w:r w:rsidR="002B6C31" w:rsidRPr="00040D2C">
        <w:rPr>
          <w:i/>
        </w:rPr>
        <w:t>nyt viikossa tehhään</w:t>
      </w:r>
      <w:r w:rsidR="002B6C31" w:rsidRPr="00AE1E32">
        <w:t>.</w:t>
      </w:r>
    </w:p>
    <w:p w14:paraId="0A28EC37" w14:textId="1A011ACC" w:rsidR="002B6C31" w:rsidRPr="00AE1E32" w:rsidRDefault="002B6C31" w:rsidP="002B6C31">
      <w:r w:rsidRPr="00AE1E32">
        <w:t xml:space="preserve">Graadiadverbilla </w:t>
      </w:r>
      <w:r w:rsidRPr="00AE1E32">
        <w:rPr>
          <w:i/>
        </w:rPr>
        <w:t>niin</w:t>
      </w:r>
      <w:r w:rsidRPr="00AE1E32">
        <w:t xml:space="preserve"> </w:t>
      </w:r>
      <w:r w:rsidR="006E1C40">
        <w:t>verttaus</w:t>
      </w:r>
      <w:r w:rsidRPr="00AE1E32">
        <w:t xml:space="preserve">fraasissa meinathaan kans yhđensorttista ekvivalenttii suhđetta </w:t>
      </w:r>
      <w:r w:rsidR="0075485B">
        <w:t>(</w:t>
      </w:r>
      <w:r w:rsidRPr="00AE1E32">
        <w:t>8–11). Mutta ko ylisyntakti oon kielttäävä, resultaa</w:t>
      </w:r>
      <w:r>
        <w:t xml:space="preserve">ttina oonki vastakohtasuhđet </w:t>
      </w:r>
      <w:r w:rsidR="0075485B">
        <w:t>(</w:t>
      </w:r>
      <w:r>
        <w:t>12–15</w:t>
      </w:r>
      <w:r w:rsidRPr="00AE1E32">
        <w:t>).</w:t>
      </w:r>
    </w:p>
    <w:p w14:paraId="17FC3A1C" w14:textId="77777777" w:rsidR="00F904D4" w:rsidRDefault="0075485B" w:rsidP="002B6C31">
      <w:pPr>
        <w:rPr>
          <w:szCs w:val="28"/>
        </w:rPr>
      </w:pPr>
      <w:r>
        <w:rPr>
          <w:szCs w:val="28"/>
          <w:lang w:val="is-IS"/>
        </w:rPr>
        <w:t>(</w:t>
      </w:r>
      <w:r w:rsidR="002B6C31" w:rsidRPr="00AE1E32">
        <w:rPr>
          <w:szCs w:val="28"/>
          <w:lang w:val="is-IS"/>
        </w:rPr>
        <w:t>8) Heiđ</w:t>
      </w:r>
      <w:r w:rsidR="002B6C31" w:rsidRPr="00AE1E32">
        <w:rPr>
          <w:szCs w:val="28"/>
        </w:rPr>
        <w:t xml:space="preserve">än olo oli </w:t>
      </w:r>
      <w:r w:rsidR="002B6C31" w:rsidRPr="00AE1E32">
        <w:rPr>
          <w:i/>
          <w:szCs w:val="28"/>
        </w:rPr>
        <w:t>niin hyvä</w:t>
      </w:r>
      <w:r w:rsidR="002B6C31" w:rsidRPr="00AE1E32">
        <w:rPr>
          <w:szCs w:val="28"/>
        </w:rPr>
        <w:t xml:space="preserve"> </w:t>
      </w:r>
      <w:r w:rsidR="002B6C31" w:rsidRPr="00AE1E32">
        <w:rPr>
          <w:i/>
          <w:szCs w:val="28"/>
        </w:rPr>
        <w:t xml:space="preserve">ko se </w:t>
      </w:r>
      <w:r w:rsidR="002B6C31">
        <w:rPr>
          <w:i/>
          <w:szCs w:val="28"/>
        </w:rPr>
        <w:t>kaukana kottoo saattoiki olla</w:t>
      </w:r>
      <w:r w:rsidR="00F904D4">
        <w:rPr>
          <w:szCs w:val="28"/>
        </w:rPr>
        <w:t>.</w:t>
      </w:r>
    </w:p>
    <w:p w14:paraId="52336F4C" w14:textId="2379F016" w:rsidR="002B6C31" w:rsidRPr="00AE1E32" w:rsidRDefault="0075485B" w:rsidP="002B6C31">
      <w:pPr>
        <w:rPr>
          <w:szCs w:val="28"/>
          <w:lang w:val="is-IS"/>
        </w:rPr>
      </w:pPr>
      <w:r>
        <w:rPr>
          <w:szCs w:val="28"/>
          <w:lang w:val="is-IS"/>
        </w:rPr>
        <w:t>(</w:t>
      </w:r>
      <w:r w:rsidR="002B6C31" w:rsidRPr="00AE1E32">
        <w:rPr>
          <w:szCs w:val="28"/>
          <w:lang w:val="is-IS"/>
        </w:rPr>
        <w:t xml:space="preserve">9) Siinä se </w:t>
      </w:r>
      <w:r w:rsidR="002B6C31">
        <w:rPr>
          <w:szCs w:val="28"/>
          <w:lang w:val="is-IS"/>
        </w:rPr>
        <w:t xml:space="preserve">velli </w:t>
      </w:r>
      <w:r w:rsidR="002B6C31" w:rsidRPr="00AE1E32">
        <w:rPr>
          <w:szCs w:val="28"/>
          <w:lang w:val="is-IS"/>
        </w:rPr>
        <w:t xml:space="preserve">kiehui </w:t>
      </w:r>
      <w:r w:rsidR="002B6C31" w:rsidRPr="00AE1E32">
        <w:rPr>
          <w:i/>
          <w:szCs w:val="28"/>
          <w:lang w:val="is-IS"/>
        </w:rPr>
        <w:t>niin kypsyksi ko se kerkis kiehu</w:t>
      </w:r>
      <w:r w:rsidR="00196F27">
        <w:rPr>
          <w:i/>
          <w:szCs w:val="28"/>
          <w:lang w:val="is-IS"/>
        </w:rPr>
        <w:t>m</w:t>
      </w:r>
      <w:r w:rsidR="002B6C31" w:rsidRPr="00AE1E32">
        <w:rPr>
          <w:i/>
          <w:szCs w:val="28"/>
          <w:lang w:val="is-IS"/>
        </w:rPr>
        <w:t>han</w:t>
      </w:r>
      <w:r w:rsidR="002B6C31">
        <w:rPr>
          <w:szCs w:val="28"/>
          <w:lang w:val="is-IS"/>
        </w:rPr>
        <w:t>.</w:t>
      </w:r>
    </w:p>
    <w:p w14:paraId="1A418776" w14:textId="79904762" w:rsidR="002B6C31" w:rsidRPr="00AE1E32" w:rsidRDefault="0075485B" w:rsidP="002B6C31">
      <w:pPr>
        <w:rPr>
          <w:szCs w:val="28"/>
          <w:lang w:val="is-IS"/>
        </w:rPr>
      </w:pPr>
      <w:r>
        <w:rPr>
          <w:szCs w:val="28"/>
          <w:lang w:val="is-IS"/>
        </w:rPr>
        <w:t>(</w:t>
      </w:r>
      <w:r w:rsidR="002B6C31" w:rsidRPr="00AE1E32">
        <w:rPr>
          <w:szCs w:val="28"/>
          <w:lang w:val="is-IS"/>
        </w:rPr>
        <w:t xml:space="preserve">10) Het souđethiin </w:t>
      </w:r>
      <w:r w:rsidR="002B6C31" w:rsidRPr="00AE1E32">
        <w:rPr>
          <w:i/>
          <w:szCs w:val="28"/>
          <w:lang w:val="is-IS"/>
        </w:rPr>
        <w:t>niin paljon ko jaksethiin</w:t>
      </w:r>
      <w:r w:rsidR="002B6C31" w:rsidRPr="00AE1E32">
        <w:rPr>
          <w:szCs w:val="28"/>
          <w:lang w:val="is-IS"/>
        </w:rPr>
        <w:t>.</w:t>
      </w:r>
    </w:p>
    <w:p w14:paraId="5EF66CF7" w14:textId="00D877B9" w:rsidR="002B6C31" w:rsidRPr="00AE1E32" w:rsidRDefault="0075485B" w:rsidP="002B6C31">
      <w:pPr>
        <w:rPr>
          <w:szCs w:val="28"/>
          <w:lang w:val="is-IS"/>
        </w:rPr>
      </w:pPr>
      <w:r>
        <w:rPr>
          <w:szCs w:val="28"/>
          <w:lang w:val="is-IS"/>
        </w:rPr>
        <w:t>(</w:t>
      </w:r>
      <w:r w:rsidR="002B6C31" w:rsidRPr="00AE1E32">
        <w:rPr>
          <w:szCs w:val="28"/>
          <w:lang w:val="is-IS"/>
        </w:rPr>
        <w:t xml:space="preserve">11) Mie piän asua täälä </w:t>
      </w:r>
      <w:r w:rsidR="002B6C31" w:rsidRPr="00AE1E32">
        <w:rPr>
          <w:i/>
          <w:szCs w:val="28"/>
          <w:lang w:val="is-IS"/>
        </w:rPr>
        <w:t>niin kauan ko poika oon koulussa</w:t>
      </w:r>
      <w:r w:rsidR="002B6C31" w:rsidRPr="00AE1E32">
        <w:rPr>
          <w:szCs w:val="28"/>
          <w:lang w:val="is-IS"/>
        </w:rPr>
        <w:t>.</w:t>
      </w:r>
    </w:p>
    <w:p w14:paraId="2EBF3B4A" w14:textId="3C864C8C" w:rsidR="002B6C31" w:rsidRPr="00AE1E32" w:rsidRDefault="0075485B" w:rsidP="002B6C31">
      <w:pPr>
        <w:rPr>
          <w:szCs w:val="28"/>
          <w:lang w:val="is-IS"/>
        </w:rPr>
      </w:pPr>
      <w:r>
        <w:rPr>
          <w:szCs w:val="28"/>
          <w:lang w:val="is-IS"/>
        </w:rPr>
        <w:t>(</w:t>
      </w:r>
      <w:r w:rsidR="002B6C31" w:rsidRPr="00AE1E32">
        <w:rPr>
          <w:szCs w:val="28"/>
          <w:lang w:val="is-IS"/>
        </w:rPr>
        <w:t xml:space="preserve">12) Eihän täälä ennää ole </w:t>
      </w:r>
      <w:r w:rsidR="002B6C31" w:rsidRPr="00AE1E32">
        <w:rPr>
          <w:i/>
          <w:szCs w:val="28"/>
          <w:lang w:val="is-IS"/>
        </w:rPr>
        <w:t>niin rauhalinen ko ennen oli</w:t>
      </w:r>
      <w:r w:rsidR="002B6C31" w:rsidRPr="00AE1E32">
        <w:rPr>
          <w:szCs w:val="28"/>
          <w:lang w:val="is-IS"/>
        </w:rPr>
        <w:t>.</w:t>
      </w:r>
    </w:p>
    <w:p w14:paraId="79524D83" w14:textId="103F44F7" w:rsidR="002B6C31" w:rsidRPr="00AE1E32" w:rsidRDefault="0075485B" w:rsidP="002B6C31">
      <w:pPr>
        <w:rPr>
          <w:szCs w:val="28"/>
          <w:lang w:val="is-IS"/>
        </w:rPr>
      </w:pPr>
      <w:r>
        <w:rPr>
          <w:szCs w:val="28"/>
          <w:lang w:val="is-IS"/>
        </w:rPr>
        <w:t>(</w:t>
      </w:r>
      <w:r w:rsidR="002B6C31" w:rsidRPr="00AE1E32">
        <w:rPr>
          <w:szCs w:val="28"/>
          <w:lang w:val="is-IS"/>
        </w:rPr>
        <w:t xml:space="preserve">13) Ei silloin ollu </w:t>
      </w:r>
      <w:r w:rsidR="009B7477">
        <w:rPr>
          <w:i/>
          <w:szCs w:val="28"/>
          <w:lang w:val="is-IS"/>
        </w:rPr>
        <w:t>niin kallis</w:t>
      </w:r>
      <w:r w:rsidR="002B6C31" w:rsidRPr="00AE1E32">
        <w:rPr>
          <w:i/>
          <w:szCs w:val="28"/>
          <w:lang w:val="is-IS"/>
        </w:rPr>
        <w:t xml:space="preserve"> ko nyt</w:t>
      </w:r>
      <w:r w:rsidR="002B6C31" w:rsidRPr="00AE1E32">
        <w:rPr>
          <w:szCs w:val="28"/>
          <w:lang w:val="is-IS"/>
        </w:rPr>
        <w:t>.</w:t>
      </w:r>
    </w:p>
    <w:p w14:paraId="65748D4E" w14:textId="0173322F" w:rsidR="002B6C31" w:rsidRPr="00AE1E32" w:rsidRDefault="0075485B" w:rsidP="002B6C31">
      <w:pPr>
        <w:rPr>
          <w:szCs w:val="28"/>
          <w:lang w:val="is-IS"/>
        </w:rPr>
      </w:pPr>
      <w:r>
        <w:rPr>
          <w:szCs w:val="28"/>
          <w:lang w:val="is-IS"/>
        </w:rPr>
        <w:t>(</w:t>
      </w:r>
      <w:r w:rsidR="002B6C31" w:rsidRPr="00AE1E32">
        <w:rPr>
          <w:szCs w:val="28"/>
          <w:lang w:val="is-IS"/>
        </w:rPr>
        <w:t xml:space="preserve">14) Ei se ruokahomma ollu ennen </w:t>
      </w:r>
      <w:r w:rsidR="002B6C31" w:rsidRPr="00AE1E32">
        <w:rPr>
          <w:i/>
          <w:szCs w:val="28"/>
          <w:lang w:val="is-IS"/>
        </w:rPr>
        <w:t>niin kevvee ko nyt</w:t>
      </w:r>
      <w:r w:rsidR="002B6C31" w:rsidRPr="00AE1E32">
        <w:rPr>
          <w:szCs w:val="28"/>
          <w:lang w:val="is-IS"/>
        </w:rPr>
        <w:t>.</w:t>
      </w:r>
    </w:p>
    <w:p w14:paraId="435DC6C6" w14:textId="5B6E4B73" w:rsidR="002B6C31" w:rsidRPr="00AE1E32" w:rsidRDefault="0075485B" w:rsidP="002B6C31">
      <w:pPr>
        <w:rPr>
          <w:szCs w:val="28"/>
          <w:lang w:val="is-IS"/>
        </w:rPr>
      </w:pPr>
      <w:r>
        <w:rPr>
          <w:szCs w:val="28"/>
          <w:lang w:val="is-IS"/>
        </w:rPr>
        <w:t>(</w:t>
      </w:r>
      <w:r w:rsidR="002B6C31" w:rsidRPr="00AE1E32">
        <w:rPr>
          <w:szCs w:val="28"/>
          <w:lang w:val="is-IS"/>
        </w:rPr>
        <w:t xml:space="preserve">15) Ei se ole </w:t>
      </w:r>
      <w:r w:rsidR="002B6C31" w:rsidRPr="00AE1E32">
        <w:rPr>
          <w:i/>
          <w:szCs w:val="28"/>
          <w:lang w:val="is-IS"/>
        </w:rPr>
        <w:t>niin raskas lukkeet ko sie luulet</w:t>
      </w:r>
      <w:r w:rsidR="002B6C31" w:rsidRPr="00AE1E32">
        <w:rPr>
          <w:szCs w:val="28"/>
          <w:lang w:val="is-IS"/>
        </w:rPr>
        <w:t>.</w:t>
      </w:r>
    </w:p>
    <w:p w14:paraId="7F9F60CF" w14:textId="092E2FE4" w:rsidR="002B6C31" w:rsidRPr="00AE1E32" w:rsidRDefault="002B6C31" w:rsidP="002B6C31">
      <w:pPr>
        <w:rPr>
          <w:szCs w:val="28"/>
          <w:lang w:val="is-IS"/>
        </w:rPr>
      </w:pPr>
      <w:r>
        <w:rPr>
          <w:szCs w:val="28"/>
          <w:lang w:val="is-IS"/>
        </w:rPr>
        <w:t>Ekvivalentt</w:t>
      </w:r>
      <w:r w:rsidRPr="00AE1E32">
        <w:rPr>
          <w:szCs w:val="28"/>
          <w:lang w:val="is-IS"/>
        </w:rPr>
        <w:t>i suhđet oon mahđolinen kans ilman</w:t>
      </w:r>
      <w:r>
        <w:rPr>
          <w:szCs w:val="28"/>
          <w:lang w:val="is-IS"/>
        </w:rPr>
        <w:t xml:space="preserve"> vasituista </w:t>
      </w:r>
      <w:r w:rsidR="006E1C40">
        <w:rPr>
          <w:szCs w:val="28"/>
          <w:lang w:val="is-IS"/>
        </w:rPr>
        <w:t>verttaus</w:t>
      </w:r>
      <w:r>
        <w:rPr>
          <w:szCs w:val="28"/>
          <w:lang w:val="is-IS"/>
        </w:rPr>
        <w:t xml:space="preserve">sannaa </w:t>
      </w:r>
      <w:r w:rsidR="0075485B">
        <w:rPr>
          <w:szCs w:val="28"/>
          <w:lang w:val="is-IS"/>
        </w:rPr>
        <w:t>(</w:t>
      </w:r>
      <w:r>
        <w:rPr>
          <w:szCs w:val="28"/>
          <w:lang w:val="is-IS"/>
        </w:rPr>
        <w:t>16</w:t>
      </w:r>
      <w:r w:rsidRPr="00AE1E32">
        <w:rPr>
          <w:szCs w:val="28"/>
          <w:lang w:val="is-IS"/>
        </w:rPr>
        <w:t>).</w:t>
      </w:r>
    </w:p>
    <w:p w14:paraId="2051DEF6" w14:textId="3BC3468A" w:rsidR="002B6C31" w:rsidRPr="00AE1E32" w:rsidRDefault="0075485B" w:rsidP="002B6C31">
      <w:pPr>
        <w:rPr>
          <w:color w:val="000000"/>
        </w:rPr>
      </w:pPr>
      <w:r>
        <w:rPr>
          <w:color w:val="000000"/>
        </w:rPr>
        <w:t>(</w:t>
      </w:r>
      <w:r w:rsidR="002B6C31">
        <w:rPr>
          <w:color w:val="000000"/>
        </w:rPr>
        <w:t>16</w:t>
      </w:r>
      <w:r w:rsidR="002B6C31" w:rsidRPr="00AE1E32">
        <w:rPr>
          <w:color w:val="000000"/>
        </w:rPr>
        <w:t xml:space="preserve">) Se äijä oli </w:t>
      </w:r>
      <w:r w:rsidR="002B6C31" w:rsidRPr="00AE1E32">
        <w:rPr>
          <w:i/>
          <w:color w:val="000000"/>
        </w:rPr>
        <w:t>paha ko piru</w:t>
      </w:r>
      <w:r w:rsidR="002B6C31" w:rsidRPr="00AE1E32">
        <w:rPr>
          <w:color w:val="000000"/>
        </w:rPr>
        <w:t>.</w:t>
      </w:r>
    </w:p>
    <w:p w14:paraId="7FE33D48" w14:textId="77777777" w:rsidR="002B6C31" w:rsidRPr="00AE1E32" w:rsidRDefault="002B6C31" w:rsidP="000E66D1">
      <w:pPr>
        <w:pStyle w:val="Overskrift4"/>
        <w:rPr>
          <w:color w:val="000000"/>
        </w:rPr>
      </w:pPr>
      <w:bookmarkStart w:id="2190" w:name="_Toc242931541"/>
      <w:bookmarkStart w:id="2191" w:name="_Toc311274035"/>
      <w:r w:rsidRPr="00AE1E32">
        <w:t>Illustratiivinen suhđet</w:t>
      </w:r>
      <w:bookmarkEnd w:id="2190"/>
      <w:bookmarkEnd w:id="2191"/>
    </w:p>
    <w:p w14:paraId="47782691" w14:textId="62FAE738" w:rsidR="00F904D4" w:rsidRDefault="002B6C31" w:rsidP="002B6C31">
      <w:r w:rsidRPr="0021431E">
        <w:rPr>
          <w:smallCaps/>
        </w:rPr>
        <w:t>Illustratiivisessa suhtheessa</w:t>
      </w:r>
      <w:r>
        <w:t xml:space="preserve"> verttausfraasin pörämäinen osa kuvvailee ittensä e</w:t>
      </w:r>
      <w:r w:rsidR="00156896">
        <w:t>n</w:t>
      </w:r>
      <w:r>
        <w:t>siossaa. Verttaussan</w:t>
      </w:r>
      <w:r w:rsidRPr="00AE1E32">
        <w:t xml:space="preserve">oina oon esimerkiksi </w:t>
      </w:r>
      <w:r w:rsidR="0075485B">
        <w:t>(</w:t>
      </w:r>
      <w:r w:rsidR="00456FA7">
        <w:t>vasituissii verttaussannoi</w:t>
      </w:r>
      <w:r w:rsidRPr="00AE1E32">
        <w:t xml:space="preserve">) </w:t>
      </w:r>
      <w:r w:rsidRPr="00AE1E32">
        <w:rPr>
          <w:i/>
        </w:rPr>
        <w:t>sama</w:t>
      </w:r>
      <w:r w:rsidRPr="00AE1E32">
        <w:t>,</w:t>
      </w:r>
      <w:r w:rsidRPr="00AE1E32">
        <w:rPr>
          <w:i/>
        </w:rPr>
        <w:t xml:space="preserve"> muu </w:t>
      </w:r>
      <w:r w:rsidR="0075485B" w:rsidRPr="0075485B">
        <w:t>(</w:t>
      </w:r>
      <w:r>
        <w:t xml:space="preserve">1–4), </w:t>
      </w:r>
      <w:r w:rsidR="0075485B">
        <w:t>(</w:t>
      </w:r>
      <w:r>
        <w:t>vertt</w:t>
      </w:r>
      <w:r w:rsidRPr="00AE1E32">
        <w:t xml:space="preserve">ausadjektiiviita) </w:t>
      </w:r>
      <w:r w:rsidRPr="00AE1E32">
        <w:rPr>
          <w:i/>
        </w:rPr>
        <w:t>samanlainen</w:t>
      </w:r>
      <w:r w:rsidR="0075485B" w:rsidRPr="0075485B">
        <w:t>,</w:t>
      </w:r>
      <w:r w:rsidRPr="00AE1E32">
        <w:rPr>
          <w:i/>
        </w:rPr>
        <w:t xml:space="preserve"> erilainen </w:t>
      </w:r>
      <w:r w:rsidR="00BA1173" w:rsidRPr="00BA1173">
        <w:t>~</w:t>
      </w:r>
      <w:r w:rsidRPr="00AE1E32">
        <w:rPr>
          <w:i/>
        </w:rPr>
        <w:t xml:space="preserve"> erisorttinen</w:t>
      </w:r>
      <w:r w:rsidR="0075485B" w:rsidRPr="0075485B">
        <w:t>,</w:t>
      </w:r>
      <w:r w:rsidRPr="00AE1E32">
        <w:rPr>
          <w:i/>
        </w:rPr>
        <w:t xml:space="preserve"> muunlainen </w:t>
      </w:r>
      <w:r w:rsidR="0075485B">
        <w:t>(</w:t>
      </w:r>
      <w:r>
        <w:t xml:space="preserve">5–7), </w:t>
      </w:r>
      <w:r w:rsidR="0075485B">
        <w:t>(</w:t>
      </w:r>
      <w:r>
        <w:t>verttaus</w:t>
      </w:r>
      <w:r w:rsidRPr="00AE1E32">
        <w:t xml:space="preserve">adverbiita) </w:t>
      </w:r>
      <w:r w:rsidRPr="00AE1E32">
        <w:rPr>
          <w:i/>
        </w:rPr>
        <w:t xml:space="preserve">samoin </w:t>
      </w:r>
      <w:r w:rsidR="00BA1173" w:rsidRPr="00BA1173">
        <w:t>~</w:t>
      </w:r>
      <w:r w:rsidRPr="00AE1E32">
        <w:rPr>
          <w:i/>
        </w:rPr>
        <w:t xml:space="preserve"> samoten </w:t>
      </w:r>
      <w:r w:rsidR="00BA1173" w:rsidRPr="00BA1173">
        <w:t>~</w:t>
      </w:r>
      <w:r w:rsidRPr="00AE1E32">
        <w:rPr>
          <w:i/>
        </w:rPr>
        <w:t xml:space="preserve"> samhaan laihiin </w:t>
      </w:r>
      <w:r w:rsidR="00BA1173" w:rsidRPr="00BA1173">
        <w:t>~</w:t>
      </w:r>
      <w:r w:rsidRPr="00AE1E32">
        <w:rPr>
          <w:i/>
        </w:rPr>
        <w:t xml:space="preserve"> samala tavala</w:t>
      </w:r>
      <w:r w:rsidRPr="00AE1E32">
        <w:t xml:space="preserve">, </w:t>
      </w:r>
      <w:r w:rsidRPr="00AE1E32">
        <w:rPr>
          <w:i/>
        </w:rPr>
        <w:t>eri laila</w:t>
      </w:r>
      <w:r w:rsidRPr="00AE1E32">
        <w:t xml:space="preserve">, </w:t>
      </w:r>
      <w:r w:rsidRPr="00AE1E32">
        <w:rPr>
          <w:i/>
        </w:rPr>
        <w:t>muu</w:t>
      </w:r>
      <w:r w:rsidR="0075485B" w:rsidRPr="0075485B">
        <w:t>(</w:t>
      </w:r>
      <w:r w:rsidRPr="00AE1E32">
        <w:rPr>
          <w:i/>
        </w:rPr>
        <w:t>v</w:t>
      </w:r>
      <w:r w:rsidR="0075485B" w:rsidRPr="0075485B">
        <w:t>)</w:t>
      </w:r>
      <w:r w:rsidRPr="00AE1E32">
        <w:rPr>
          <w:i/>
        </w:rPr>
        <w:t>ala</w:t>
      </w:r>
      <w:r w:rsidR="0075485B" w:rsidRPr="0075485B">
        <w:t>,</w:t>
      </w:r>
      <w:r w:rsidRPr="00AE1E32">
        <w:rPr>
          <w:i/>
        </w:rPr>
        <w:t xml:space="preserve"> muu</w:t>
      </w:r>
      <w:r w:rsidR="0075485B" w:rsidRPr="0075485B">
        <w:t>(</w:t>
      </w:r>
      <w:r w:rsidRPr="00AE1E32">
        <w:rPr>
          <w:i/>
        </w:rPr>
        <w:t>v</w:t>
      </w:r>
      <w:r w:rsidR="0075485B" w:rsidRPr="0075485B">
        <w:t>)</w:t>
      </w:r>
      <w:r w:rsidRPr="00AE1E32">
        <w:rPr>
          <w:i/>
        </w:rPr>
        <w:t>ale</w:t>
      </w:r>
      <w:r w:rsidR="0075485B" w:rsidRPr="0075485B">
        <w:t>(</w:t>
      </w:r>
      <w:r w:rsidRPr="00AE1E32">
        <w:rPr>
          <w:i/>
        </w:rPr>
        <w:t>t</w:t>
      </w:r>
      <w:r w:rsidR="0075485B" w:rsidRPr="0075485B">
        <w:t>),</w:t>
      </w:r>
      <w:r w:rsidRPr="00AE1E32">
        <w:rPr>
          <w:i/>
        </w:rPr>
        <w:t xml:space="preserve"> muu</w:t>
      </w:r>
      <w:r w:rsidR="0075485B" w:rsidRPr="0075485B">
        <w:t>(</w:t>
      </w:r>
      <w:r w:rsidRPr="00AE1E32">
        <w:rPr>
          <w:i/>
        </w:rPr>
        <w:t>v</w:t>
      </w:r>
      <w:r w:rsidR="0075485B" w:rsidRPr="0075485B">
        <w:t>)</w:t>
      </w:r>
      <w:r w:rsidRPr="00AE1E32">
        <w:rPr>
          <w:i/>
        </w:rPr>
        <w:t>alta</w:t>
      </w:r>
      <w:r w:rsidR="0075485B" w:rsidRPr="0075485B">
        <w:t>,</w:t>
      </w:r>
      <w:r w:rsidRPr="00AE1E32">
        <w:rPr>
          <w:i/>
        </w:rPr>
        <w:t xml:space="preserve"> muutoin </w:t>
      </w:r>
      <w:r w:rsidR="00BA1173" w:rsidRPr="00BA1173">
        <w:t>~</w:t>
      </w:r>
      <w:r w:rsidRPr="00AE1E32">
        <w:rPr>
          <w:i/>
        </w:rPr>
        <w:t xml:space="preserve"> muuten </w:t>
      </w:r>
      <w:r w:rsidR="0075485B">
        <w:t>(</w:t>
      </w:r>
      <w:r>
        <w:t>8–11</w:t>
      </w:r>
      <w:r w:rsidRPr="00AE1E32">
        <w:t>)</w:t>
      </w:r>
      <w:r w:rsidR="00F904D4">
        <w:t>.</w:t>
      </w:r>
    </w:p>
    <w:p w14:paraId="2D87A711" w14:textId="424E0DE7" w:rsidR="002B6C31" w:rsidRPr="00AE1E32" w:rsidRDefault="0075485B" w:rsidP="002B6C31">
      <w:pPr>
        <w:rPr>
          <w:color w:val="000000"/>
        </w:rPr>
      </w:pPr>
      <w:r>
        <w:rPr>
          <w:color w:val="000000"/>
        </w:rPr>
        <w:t>(</w:t>
      </w:r>
      <w:r w:rsidR="002B6C31" w:rsidRPr="00AE1E32">
        <w:rPr>
          <w:color w:val="000000"/>
        </w:rPr>
        <w:t xml:space="preserve">1) Äiji ei saanu syöđä </w:t>
      </w:r>
      <w:r w:rsidR="002B6C31" w:rsidRPr="00AE1E32">
        <w:rPr>
          <w:i/>
          <w:color w:val="000000"/>
        </w:rPr>
        <w:t>samassa pöyđässä ko</w:t>
      </w:r>
      <w:r w:rsidR="002B6C31" w:rsidRPr="00AE1E32">
        <w:rPr>
          <w:color w:val="000000"/>
        </w:rPr>
        <w:t xml:space="preserve"> </w:t>
      </w:r>
      <w:r w:rsidR="002B6C31" w:rsidRPr="00AE1E32">
        <w:rPr>
          <w:i/>
          <w:color w:val="000000"/>
        </w:rPr>
        <w:t>isäntä ja emäntä syöthiin</w:t>
      </w:r>
      <w:r w:rsidR="002B6C31" w:rsidRPr="00AE1E32">
        <w:rPr>
          <w:color w:val="000000"/>
        </w:rPr>
        <w:t>.</w:t>
      </w:r>
    </w:p>
    <w:p w14:paraId="4487CE10" w14:textId="77777777" w:rsidR="00F904D4" w:rsidRDefault="0075485B" w:rsidP="002B6C31">
      <w:pPr>
        <w:rPr>
          <w:szCs w:val="28"/>
          <w:lang w:val="is-IS"/>
        </w:rPr>
      </w:pPr>
      <w:r>
        <w:rPr>
          <w:szCs w:val="28"/>
          <w:lang w:val="is-IS"/>
        </w:rPr>
        <w:t>(</w:t>
      </w:r>
      <w:r w:rsidR="002B6C31">
        <w:rPr>
          <w:szCs w:val="28"/>
          <w:lang w:val="is-IS"/>
        </w:rPr>
        <w:t>2</w:t>
      </w:r>
      <w:r w:rsidR="002B6C31" w:rsidRPr="00AE1E32">
        <w:rPr>
          <w:szCs w:val="28"/>
          <w:lang w:val="is-IS"/>
        </w:rPr>
        <w:t xml:space="preserve">) </w:t>
      </w:r>
      <w:r w:rsidR="002B6C31" w:rsidRPr="003B2C5D">
        <w:rPr>
          <w:szCs w:val="28"/>
          <w:lang w:val="is-IS"/>
        </w:rPr>
        <w:t>Auringolla oon</w:t>
      </w:r>
      <w:r w:rsidR="002B6C31">
        <w:rPr>
          <w:i/>
          <w:szCs w:val="28"/>
          <w:lang w:val="is-IS"/>
        </w:rPr>
        <w:t xml:space="preserve"> sama vaikutus ko traanila</w:t>
      </w:r>
      <w:r w:rsidR="00F904D4">
        <w:rPr>
          <w:szCs w:val="28"/>
          <w:lang w:val="is-IS"/>
        </w:rPr>
        <w:t>.</w:t>
      </w:r>
    </w:p>
    <w:p w14:paraId="34ED56C7" w14:textId="676C65BC" w:rsidR="002B6C31" w:rsidRPr="00AE1E32" w:rsidRDefault="0075485B" w:rsidP="002B6C31">
      <w:r>
        <w:t>(</w:t>
      </w:r>
      <w:r w:rsidR="002B6C31">
        <w:t>3) Häne</w:t>
      </w:r>
      <w:r w:rsidR="002B6C31" w:rsidRPr="00AE1E32">
        <w:t xml:space="preserve">lä ei ollut </w:t>
      </w:r>
      <w:r w:rsidR="002B6C31" w:rsidRPr="00AE1E32">
        <w:rPr>
          <w:i/>
        </w:rPr>
        <w:t>muuta tavaraa ko tarp</w:t>
      </w:r>
      <w:r w:rsidR="002B6C31">
        <w:rPr>
          <w:i/>
        </w:rPr>
        <w:t>hee</w:t>
      </w:r>
      <w:r w:rsidR="002B6C31" w:rsidRPr="00AE1E32">
        <w:rPr>
          <w:i/>
        </w:rPr>
        <w:t>liset vaa</w:t>
      </w:r>
      <w:r w:rsidR="002B6C31">
        <w:rPr>
          <w:i/>
        </w:rPr>
        <w:t>t</w:t>
      </w:r>
      <w:r w:rsidR="002B6C31" w:rsidRPr="00AE1E32">
        <w:rPr>
          <w:i/>
        </w:rPr>
        <w:t>th</w:t>
      </w:r>
      <w:r w:rsidR="002B6C31">
        <w:rPr>
          <w:i/>
        </w:rPr>
        <w:t>e</w:t>
      </w:r>
      <w:r w:rsidR="002B6C31" w:rsidRPr="00AE1E32">
        <w:rPr>
          <w:i/>
        </w:rPr>
        <w:t>et ja yksi pikku arkku</w:t>
      </w:r>
      <w:r w:rsidR="002B6C31">
        <w:t>.</w:t>
      </w:r>
    </w:p>
    <w:p w14:paraId="1026D4EE" w14:textId="20320073" w:rsidR="002B6C31" w:rsidRPr="00AE1E32" w:rsidRDefault="0075485B" w:rsidP="002B6C31">
      <w:r>
        <w:t>(</w:t>
      </w:r>
      <w:r w:rsidR="002B6C31">
        <w:t>4</w:t>
      </w:r>
      <w:r w:rsidR="002B6C31" w:rsidRPr="00AE1E32">
        <w:t xml:space="preserve">) Ei täälä ollu </w:t>
      </w:r>
      <w:r w:rsidR="002B6C31" w:rsidRPr="00AE1E32">
        <w:rPr>
          <w:i/>
        </w:rPr>
        <w:t>muuta tietä ko joki talvela</w:t>
      </w:r>
      <w:r w:rsidR="002B6C31" w:rsidRPr="00AE1E32">
        <w:t>.</w:t>
      </w:r>
    </w:p>
    <w:p w14:paraId="3CC370A0" w14:textId="7435E0C8" w:rsidR="002B6C31" w:rsidRPr="00AE1E32" w:rsidRDefault="0075485B" w:rsidP="002B6C31">
      <w:r>
        <w:t>(</w:t>
      </w:r>
      <w:r w:rsidR="002B6C31">
        <w:t>5</w:t>
      </w:r>
      <w:r w:rsidR="002B6C31" w:rsidRPr="00AE1E32">
        <w:t xml:space="preserve">) Niilä oli </w:t>
      </w:r>
      <w:r w:rsidR="002B6C31" w:rsidRPr="00AE1E32">
        <w:rPr>
          <w:i/>
        </w:rPr>
        <w:t>samanlaiset vaattheet ko</w:t>
      </w:r>
      <w:r w:rsidR="002B6C31" w:rsidRPr="00AE1E32">
        <w:t xml:space="preserve"> </w:t>
      </w:r>
      <w:r w:rsidR="002B6C31" w:rsidRPr="00AE1E32">
        <w:rPr>
          <w:i/>
        </w:rPr>
        <w:t>miesihmisillä</w:t>
      </w:r>
      <w:r w:rsidR="001B127A" w:rsidRPr="001B127A">
        <w:t>.</w:t>
      </w:r>
    </w:p>
    <w:p w14:paraId="30C46C83" w14:textId="69A8C6A7" w:rsidR="002B6C31" w:rsidRDefault="0075485B" w:rsidP="002B6C31">
      <w:r>
        <w:t>(</w:t>
      </w:r>
      <w:r w:rsidR="002B6C31">
        <w:t>6</w:t>
      </w:r>
      <w:r w:rsidR="002B6C31" w:rsidRPr="00AE1E32">
        <w:t xml:space="preserve">) Nenetsiilä oli </w:t>
      </w:r>
      <w:r w:rsidR="002B6C31" w:rsidRPr="00AE1E32">
        <w:rPr>
          <w:i/>
        </w:rPr>
        <w:t>muunlaiset pyytötavat ko</w:t>
      </w:r>
      <w:r w:rsidR="002B6C31" w:rsidRPr="00AE1E32">
        <w:t xml:space="preserve"> </w:t>
      </w:r>
      <w:r w:rsidR="002B6C31" w:rsidRPr="00AE1E32">
        <w:rPr>
          <w:i/>
        </w:rPr>
        <w:t>meilä Ruijassa</w:t>
      </w:r>
      <w:r w:rsidR="002B6C31" w:rsidRPr="00AE1E32">
        <w:t>.</w:t>
      </w:r>
    </w:p>
    <w:p w14:paraId="7A83B4E1" w14:textId="000D18AD" w:rsidR="002B6C31" w:rsidRPr="00AE1E32" w:rsidRDefault="0075485B" w:rsidP="002B6C31">
      <w:pPr>
        <w:rPr>
          <w:szCs w:val="28"/>
          <w:lang w:val="is-IS"/>
        </w:rPr>
      </w:pPr>
      <w:r>
        <w:rPr>
          <w:szCs w:val="28"/>
          <w:lang w:val="is-IS"/>
        </w:rPr>
        <w:t>(</w:t>
      </w:r>
      <w:r w:rsidR="002B6C31">
        <w:rPr>
          <w:szCs w:val="28"/>
          <w:lang w:val="is-IS"/>
        </w:rPr>
        <w:t>7</w:t>
      </w:r>
      <w:r w:rsidR="002B6C31" w:rsidRPr="00AE1E32">
        <w:rPr>
          <w:szCs w:val="28"/>
          <w:lang w:val="is-IS"/>
        </w:rPr>
        <w:t xml:space="preserve">) Het praataava </w:t>
      </w:r>
      <w:r w:rsidR="002B6C31" w:rsidRPr="00AE1E32">
        <w:rPr>
          <w:i/>
          <w:szCs w:val="28"/>
          <w:lang w:val="is-IS"/>
        </w:rPr>
        <w:t>vähän erilaista suomia ko</w:t>
      </w:r>
      <w:r w:rsidR="002B6C31" w:rsidRPr="00AE1E32">
        <w:rPr>
          <w:szCs w:val="28"/>
          <w:lang w:val="is-IS"/>
        </w:rPr>
        <w:t xml:space="preserve"> </w:t>
      </w:r>
      <w:r w:rsidR="002B6C31" w:rsidRPr="00AE1E32">
        <w:rPr>
          <w:i/>
          <w:szCs w:val="28"/>
          <w:lang w:val="is-IS"/>
        </w:rPr>
        <w:t>met</w:t>
      </w:r>
      <w:r w:rsidR="001B127A" w:rsidRPr="001B127A">
        <w:rPr>
          <w:szCs w:val="28"/>
          <w:lang w:val="is-IS"/>
        </w:rPr>
        <w:t>.</w:t>
      </w:r>
    </w:p>
    <w:p w14:paraId="29BF0D08" w14:textId="4E7175E4" w:rsidR="002B6C31" w:rsidRPr="00AE1E32" w:rsidRDefault="0075485B" w:rsidP="002B6C31">
      <w:pPr>
        <w:rPr>
          <w:szCs w:val="28"/>
        </w:rPr>
      </w:pPr>
      <w:r>
        <w:rPr>
          <w:szCs w:val="28"/>
        </w:rPr>
        <w:t>(</w:t>
      </w:r>
      <w:r w:rsidR="002B6C31">
        <w:rPr>
          <w:szCs w:val="28"/>
        </w:rPr>
        <w:t>8</w:t>
      </w:r>
      <w:r w:rsidR="002B6C31" w:rsidRPr="00AE1E32">
        <w:rPr>
          <w:szCs w:val="28"/>
        </w:rPr>
        <w:t xml:space="preserve">) Lappalaiset sanothiin ette talokkhaat oon heiđän väärttit, </w:t>
      </w:r>
      <w:r w:rsidR="002B6C31" w:rsidRPr="00AE1E32">
        <w:rPr>
          <w:i/>
          <w:szCs w:val="28"/>
        </w:rPr>
        <w:t>samoten ko</w:t>
      </w:r>
      <w:r w:rsidR="002B6C31" w:rsidRPr="00AE1E32">
        <w:rPr>
          <w:szCs w:val="28"/>
        </w:rPr>
        <w:t xml:space="preserve"> </w:t>
      </w:r>
      <w:r w:rsidR="002B6C31" w:rsidRPr="00AE1E32">
        <w:rPr>
          <w:i/>
          <w:szCs w:val="28"/>
        </w:rPr>
        <w:t>talokkhaat sanothiin</w:t>
      </w:r>
      <w:r w:rsidRPr="0075485B">
        <w:rPr>
          <w:szCs w:val="28"/>
        </w:rPr>
        <w:t>,</w:t>
      </w:r>
      <w:r w:rsidR="002B6C31" w:rsidRPr="00AE1E32">
        <w:rPr>
          <w:i/>
          <w:szCs w:val="28"/>
        </w:rPr>
        <w:t xml:space="preserve"> ette lappalaiset oon heiđän väärttit</w:t>
      </w:r>
      <w:r w:rsidR="001B127A" w:rsidRPr="001B127A">
        <w:rPr>
          <w:szCs w:val="28"/>
        </w:rPr>
        <w:t>.</w:t>
      </w:r>
    </w:p>
    <w:p w14:paraId="2163B7F6" w14:textId="194CB1A3" w:rsidR="002B6C31" w:rsidRPr="00AE1E32" w:rsidRDefault="0075485B" w:rsidP="002B6C31">
      <w:r>
        <w:rPr>
          <w:szCs w:val="28"/>
          <w:lang w:val="sv-SE"/>
        </w:rPr>
        <w:t>(</w:t>
      </w:r>
      <w:r w:rsidR="002B6C31">
        <w:rPr>
          <w:szCs w:val="28"/>
          <w:lang w:val="sv-SE"/>
        </w:rPr>
        <w:t>9</w:t>
      </w:r>
      <w:r w:rsidR="002B6C31" w:rsidRPr="00AE1E32">
        <w:rPr>
          <w:szCs w:val="28"/>
          <w:lang w:val="sv-SE"/>
        </w:rPr>
        <w:t xml:space="preserve">) </w:t>
      </w:r>
      <w:r w:rsidR="002B6C31">
        <w:rPr>
          <w:szCs w:val="28"/>
          <w:lang w:val="sv-SE"/>
        </w:rPr>
        <w:t xml:space="preserve">Sykkelillä ei opi ajamhaan </w:t>
      </w:r>
      <w:r w:rsidR="002B6C31" w:rsidRPr="00CB59CC">
        <w:rPr>
          <w:i/>
          <w:szCs w:val="28"/>
          <w:lang w:val="sv-SE"/>
        </w:rPr>
        <w:t>muutoin ko ajamalla</w:t>
      </w:r>
      <w:r w:rsidR="001B127A" w:rsidRPr="001B127A">
        <w:rPr>
          <w:szCs w:val="28"/>
          <w:lang w:val="sv-SE"/>
        </w:rPr>
        <w:t>.</w:t>
      </w:r>
    </w:p>
    <w:p w14:paraId="099519DC" w14:textId="2254DE48" w:rsidR="002B6C31" w:rsidRPr="00AE1E32" w:rsidRDefault="0075485B" w:rsidP="002B6C31">
      <w:r>
        <w:t>(</w:t>
      </w:r>
      <w:r w:rsidR="002B6C31" w:rsidRPr="00AE1E32">
        <w:t>1</w:t>
      </w:r>
      <w:r w:rsidR="002B6C31">
        <w:t>0</w:t>
      </w:r>
      <w:r w:rsidR="002B6C31" w:rsidRPr="00AE1E32">
        <w:t xml:space="preserve">) Ruijan kieltä kirjoitethaan </w:t>
      </w:r>
      <w:r w:rsidR="002B6C31" w:rsidRPr="00AE1E32">
        <w:rPr>
          <w:i/>
        </w:rPr>
        <w:t>muula laila ko</w:t>
      </w:r>
      <w:r w:rsidR="002B6C31" w:rsidRPr="00AE1E32">
        <w:t xml:space="preserve"> </w:t>
      </w:r>
      <w:r w:rsidR="002B6C31" w:rsidRPr="00AE1E32">
        <w:rPr>
          <w:i/>
        </w:rPr>
        <w:t>puhuthaan</w:t>
      </w:r>
      <w:r w:rsidR="002B6C31" w:rsidRPr="00AE1E32">
        <w:t>.</w:t>
      </w:r>
    </w:p>
    <w:p w14:paraId="380DB6F5" w14:textId="2F99CA61" w:rsidR="002B6C31" w:rsidRPr="00AE1E32" w:rsidRDefault="0075485B" w:rsidP="002B6C31">
      <w:r>
        <w:t>(</w:t>
      </w:r>
      <w:r w:rsidR="002B6C31" w:rsidRPr="00AE1E32">
        <w:t>1</w:t>
      </w:r>
      <w:r w:rsidR="002B6C31">
        <w:t>1</w:t>
      </w:r>
      <w:r w:rsidR="002B6C31" w:rsidRPr="00AE1E32">
        <w:t xml:space="preserve">) Mie en triivastu </w:t>
      </w:r>
      <w:r w:rsidR="002B6C31" w:rsidRPr="00AE1E32">
        <w:rPr>
          <w:i/>
        </w:rPr>
        <w:t>muu</w:t>
      </w:r>
      <w:r w:rsidR="00156896">
        <w:rPr>
          <w:i/>
        </w:rPr>
        <w:t>v</w:t>
      </w:r>
      <w:r w:rsidR="002B6C31" w:rsidRPr="00AE1E32">
        <w:rPr>
          <w:i/>
        </w:rPr>
        <w:t>ala ko täälä</w:t>
      </w:r>
      <w:r w:rsidR="002B6C31" w:rsidRPr="00AE1E32">
        <w:t>.</w:t>
      </w:r>
    </w:p>
    <w:p w14:paraId="0130AB07" w14:textId="3B50DCF0" w:rsidR="002B6C31" w:rsidRPr="00AE1E32" w:rsidRDefault="002B6C31" w:rsidP="002B6C31">
      <w:r>
        <w:t>Ko yli</w:t>
      </w:r>
      <w:r w:rsidR="00562C0F">
        <w:t>syntaktinna</w:t>
      </w:r>
      <w:r>
        <w:t xml:space="preserve"> oon </w:t>
      </w:r>
      <w:r w:rsidR="00530BA1">
        <w:t>predikasuuni</w:t>
      </w:r>
      <w:r>
        <w:t xml:space="preserve">syntakti, verttausfraasin korrelaatti oon ylisyntaktin subjekti </w:t>
      </w:r>
      <w:r w:rsidR="0075485B">
        <w:t>(</w:t>
      </w:r>
      <w:r>
        <w:t>12–15).</w:t>
      </w:r>
    </w:p>
    <w:p w14:paraId="431DCCBD" w14:textId="1A723540" w:rsidR="002B6C31" w:rsidRPr="00AE1E32" w:rsidRDefault="0075485B" w:rsidP="002B6C31">
      <w:r>
        <w:t>(</w:t>
      </w:r>
      <w:r w:rsidR="002B6C31" w:rsidRPr="00AE1E32">
        <w:t xml:space="preserve">12) Sie olet aivan </w:t>
      </w:r>
      <w:r w:rsidR="002B6C31" w:rsidRPr="00AE1E32">
        <w:rPr>
          <w:i/>
        </w:rPr>
        <w:t>samanlainen ko</w:t>
      </w:r>
      <w:r w:rsidR="002B6C31" w:rsidRPr="00AE1E32">
        <w:t xml:space="preserve"> </w:t>
      </w:r>
      <w:r w:rsidR="002B6C31" w:rsidRPr="00AE1E32">
        <w:rPr>
          <w:i/>
        </w:rPr>
        <w:t>Liisa</w:t>
      </w:r>
      <w:r w:rsidR="002B6C31" w:rsidRPr="00AE1E32">
        <w:t>.</w:t>
      </w:r>
    </w:p>
    <w:p w14:paraId="6944340B" w14:textId="652EE085" w:rsidR="002B6C31" w:rsidRPr="00AE1E32" w:rsidRDefault="0075485B" w:rsidP="002B6C31">
      <w:pPr>
        <w:rPr>
          <w:szCs w:val="28"/>
          <w:lang w:val="is-IS"/>
        </w:rPr>
      </w:pPr>
      <w:r>
        <w:rPr>
          <w:szCs w:val="28"/>
          <w:lang w:val="is-IS"/>
        </w:rPr>
        <w:t>(</w:t>
      </w:r>
      <w:r w:rsidR="002B6C31" w:rsidRPr="00AE1E32">
        <w:rPr>
          <w:szCs w:val="28"/>
          <w:lang w:val="is-IS"/>
        </w:rPr>
        <w:t xml:space="preserve">13) Mie olen </w:t>
      </w:r>
      <w:r w:rsidR="002B6C31" w:rsidRPr="00AE1E32">
        <w:rPr>
          <w:i/>
          <w:szCs w:val="28"/>
          <w:lang w:val="is-IS"/>
        </w:rPr>
        <w:t>kokonhansa erilainen ko</w:t>
      </w:r>
      <w:r w:rsidR="002B6C31" w:rsidRPr="00AE1E32">
        <w:rPr>
          <w:szCs w:val="28"/>
          <w:lang w:val="is-IS"/>
        </w:rPr>
        <w:t xml:space="preserve"> </w:t>
      </w:r>
      <w:r w:rsidR="002B6C31" w:rsidRPr="00AE1E32">
        <w:rPr>
          <w:i/>
          <w:szCs w:val="28"/>
          <w:lang w:val="is-IS"/>
        </w:rPr>
        <w:t>Pekka</w:t>
      </w:r>
      <w:r w:rsidR="002B6C31" w:rsidRPr="00AE1E32">
        <w:rPr>
          <w:szCs w:val="28"/>
          <w:lang w:val="is-IS"/>
        </w:rPr>
        <w:t>.</w:t>
      </w:r>
    </w:p>
    <w:p w14:paraId="788D76F0" w14:textId="0F2242B8" w:rsidR="002B6C31" w:rsidRPr="00AE1E32" w:rsidRDefault="0075485B" w:rsidP="002B6C31">
      <w:pPr>
        <w:rPr>
          <w:color w:val="000000"/>
        </w:rPr>
      </w:pPr>
      <w:r>
        <w:t>(</w:t>
      </w:r>
      <w:r w:rsidR="002B6C31" w:rsidRPr="00AE1E32">
        <w:t>14) Se</w:t>
      </w:r>
      <w:r w:rsidR="00491195">
        <w:t xml:space="preserve"> oon </w:t>
      </w:r>
      <w:r w:rsidR="002B6C31" w:rsidRPr="00AE1E32">
        <w:rPr>
          <w:i/>
        </w:rPr>
        <w:t>erisorttinen</w:t>
      </w:r>
      <w:r w:rsidR="002B6C31" w:rsidRPr="00AE1E32">
        <w:t xml:space="preserve"> </w:t>
      </w:r>
      <w:r w:rsidR="002B6C31" w:rsidRPr="00AE1E32">
        <w:rPr>
          <w:i/>
        </w:rPr>
        <w:t>ko</w:t>
      </w:r>
      <w:r w:rsidR="002B6C31" w:rsidRPr="00AE1E32">
        <w:t xml:space="preserve"> </w:t>
      </w:r>
      <w:r w:rsidR="002B6C31" w:rsidRPr="00AE1E32">
        <w:rPr>
          <w:i/>
        </w:rPr>
        <w:t>Tenon kala</w:t>
      </w:r>
      <w:r w:rsidR="002B6C31" w:rsidRPr="00AE1E32">
        <w:t>.</w:t>
      </w:r>
    </w:p>
    <w:p w14:paraId="6618D96F" w14:textId="18E958AE" w:rsidR="002B6C31" w:rsidRPr="00AE1E32" w:rsidRDefault="0075485B" w:rsidP="002B6C31">
      <w:r>
        <w:t>(</w:t>
      </w:r>
      <w:r w:rsidR="002B6C31">
        <w:t>15</w:t>
      </w:r>
      <w:r w:rsidR="002B6C31" w:rsidRPr="00AE1E32">
        <w:t xml:space="preserve">) Suomi oon </w:t>
      </w:r>
      <w:r w:rsidR="002B6C31" w:rsidRPr="00AE1E32">
        <w:rPr>
          <w:i/>
        </w:rPr>
        <w:t>kokonhansa muunlainen kieli</w:t>
      </w:r>
      <w:r w:rsidR="002B6C31" w:rsidRPr="00AE1E32">
        <w:t xml:space="preserve"> </w:t>
      </w:r>
      <w:r w:rsidR="002B6C31" w:rsidRPr="00AE1E32">
        <w:rPr>
          <w:i/>
        </w:rPr>
        <w:t>ko nämät skandinaaviset kielet</w:t>
      </w:r>
      <w:r w:rsidR="002B6C31" w:rsidRPr="00AE1E32">
        <w:t>.</w:t>
      </w:r>
    </w:p>
    <w:p w14:paraId="5939E70C" w14:textId="191691C3" w:rsidR="002B6C31" w:rsidRPr="00AE1E32" w:rsidRDefault="002B6C31" w:rsidP="002B6C31">
      <w:r w:rsidRPr="00AE1E32">
        <w:t>Samhaan laihiin ko vasituiset verttaus</w:t>
      </w:r>
      <w:r w:rsidR="00456FA7">
        <w:t>adjektiivit</w:t>
      </w:r>
      <w:r w:rsidRPr="00AE1E32">
        <w:t xml:space="preserve"> toimithaan kans proadjektiivit </w:t>
      </w:r>
      <w:r w:rsidRPr="00AE1E32">
        <w:rPr>
          <w:i/>
        </w:rPr>
        <w:t>semmo</w:t>
      </w:r>
      <w:r w:rsidR="0075485B" w:rsidRPr="0075485B">
        <w:t>(</w:t>
      </w:r>
      <w:r w:rsidRPr="00AE1E32">
        <w:rPr>
          <w:i/>
        </w:rPr>
        <w:t>i</w:t>
      </w:r>
      <w:r w:rsidR="0075485B" w:rsidRPr="0075485B">
        <w:t>)</w:t>
      </w:r>
      <w:r w:rsidRPr="00AE1E32">
        <w:rPr>
          <w:i/>
        </w:rPr>
        <w:t>nen</w:t>
      </w:r>
      <w:r w:rsidR="001B127A" w:rsidRPr="001B127A">
        <w:t>,</w:t>
      </w:r>
      <w:r w:rsidR="00216B86">
        <w:rPr>
          <w:i/>
        </w:rPr>
        <w:t xml:space="preserve"> tuomo</w:t>
      </w:r>
      <w:r w:rsidR="001B127A" w:rsidRPr="001B127A">
        <w:t>(</w:t>
      </w:r>
      <w:r w:rsidR="00216B86">
        <w:rPr>
          <w:i/>
        </w:rPr>
        <w:t>i</w:t>
      </w:r>
      <w:r w:rsidR="001B127A" w:rsidRPr="001B127A">
        <w:t>)</w:t>
      </w:r>
      <w:r w:rsidR="00216B86">
        <w:rPr>
          <w:i/>
        </w:rPr>
        <w:t xml:space="preserve">nen </w:t>
      </w:r>
      <w:r w:rsidR="00BA1173" w:rsidRPr="00BA1173">
        <w:t>~</w:t>
      </w:r>
      <w:r w:rsidRPr="00AE1E32">
        <w:rPr>
          <w:i/>
        </w:rPr>
        <w:t xml:space="preserve"> </w:t>
      </w:r>
      <w:r w:rsidR="00216B86">
        <w:rPr>
          <w:i/>
        </w:rPr>
        <w:t>tuoma</w:t>
      </w:r>
      <w:r w:rsidR="001B127A" w:rsidRPr="001B127A">
        <w:t>(</w:t>
      </w:r>
      <w:r w:rsidR="00216B86">
        <w:rPr>
          <w:i/>
        </w:rPr>
        <w:t>i</w:t>
      </w:r>
      <w:r w:rsidR="001B127A" w:rsidRPr="001B127A">
        <w:t>)</w:t>
      </w:r>
      <w:r w:rsidR="00216B86">
        <w:rPr>
          <w:i/>
        </w:rPr>
        <w:t>nen</w:t>
      </w:r>
      <w:r w:rsidR="00216B86" w:rsidRPr="007D1C0E">
        <w:t xml:space="preserve"> </w:t>
      </w:r>
      <w:r w:rsidRPr="007D1C0E">
        <w:t>ja</w:t>
      </w:r>
      <w:r w:rsidRPr="00AE1E32">
        <w:rPr>
          <w:i/>
        </w:rPr>
        <w:t xml:space="preserve"> tämmö</w:t>
      </w:r>
      <w:r w:rsidR="0075485B" w:rsidRPr="0075485B">
        <w:t>(</w:t>
      </w:r>
      <w:r w:rsidRPr="00AE1E32">
        <w:rPr>
          <w:i/>
        </w:rPr>
        <w:t>i</w:t>
      </w:r>
      <w:r w:rsidR="0075485B" w:rsidRPr="0075485B">
        <w:t>)</w:t>
      </w:r>
      <w:r w:rsidRPr="00AE1E32">
        <w:rPr>
          <w:i/>
        </w:rPr>
        <w:t>nen</w:t>
      </w:r>
      <w:r w:rsidR="00216B86">
        <w:rPr>
          <w:i/>
        </w:rPr>
        <w:t xml:space="preserve"> </w:t>
      </w:r>
      <w:r w:rsidR="00BA1173" w:rsidRPr="00BA1173">
        <w:t>~</w:t>
      </w:r>
      <w:r w:rsidR="00216B86">
        <w:rPr>
          <w:i/>
        </w:rPr>
        <w:t xml:space="preserve"> tämmä</w:t>
      </w:r>
      <w:r w:rsidR="001B127A" w:rsidRPr="001B127A">
        <w:t>(</w:t>
      </w:r>
      <w:r w:rsidR="00216B86">
        <w:rPr>
          <w:i/>
        </w:rPr>
        <w:t>i</w:t>
      </w:r>
      <w:r w:rsidR="001B127A" w:rsidRPr="001B127A">
        <w:t>)</w:t>
      </w:r>
      <w:r w:rsidR="00216B86">
        <w:rPr>
          <w:i/>
        </w:rPr>
        <w:t>nen</w:t>
      </w:r>
      <w:r w:rsidRPr="00AE1E32">
        <w:rPr>
          <w:i/>
        </w:rPr>
        <w:t xml:space="preserve"> </w:t>
      </w:r>
      <w:r w:rsidR="0075485B">
        <w:t>(</w:t>
      </w:r>
      <w:r>
        <w:t>1</w:t>
      </w:r>
      <w:r w:rsidR="00787641">
        <w:t>6</w:t>
      </w:r>
      <w:r w:rsidRPr="00AE1E32">
        <w:t>–</w:t>
      </w:r>
      <w:r>
        <w:t>2</w:t>
      </w:r>
      <w:r w:rsidR="00787641">
        <w:t>0</w:t>
      </w:r>
      <w:r w:rsidRPr="00AE1E32">
        <w:t>):</w:t>
      </w:r>
    </w:p>
    <w:p w14:paraId="1D61AA01" w14:textId="3CE131BE" w:rsidR="002B6C31" w:rsidRPr="00AE1E32" w:rsidRDefault="0075485B" w:rsidP="002B6C31">
      <w:r>
        <w:t>(</w:t>
      </w:r>
      <w:r w:rsidR="002B6C31">
        <w:t>1</w:t>
      </w:r>
      <w:r w:rsidR="00A0515A">
        <w:t>6</w:t>
      </w:r>
      <w:r w:rsidR="002B6C31" w:rsidRPr="00AE1E32">
        <w:t xml:space="preserve">) Ei ennen ollu </w:t>
      </w:r>
      <w:r w:rsidR="002B6C31" w:rsidRPr="00AE1E32">
        <w:rPr>
          <w:i/>
        </w:rPr>
        <w:t>semmosia vehk</w:t>
      </w:r>
      <w:r w:rsidR="00736EE6">
        <w:rPr>
          <w:i/>
        </w:rPr>
        <w:t>h</w:t>
      </w:r>
      <w:r w:rsidR="002B6C31" w:rsidRPr="00AE1E32">
        <w:rPr>
          <w:i/>
        </w:rPr>
        <w:t>ejäkhään ko</w:t>
      </w:r>
      <w:r w:rsidR="002B6C31" w:rsidRPr="00AE1E32">
        <w:t xml:space="preserve"> </w:t>
      </w:r>
      <w:r w:rsidR="002B6C31" w:rsidRPr="00B57B03">
        <w:rPr>
          <w:i/>
        </w:rPr>
        <w:t>nyt</w:t>
      </w:r>
      <w:r w:rsidR="002B6C31" w:rsidRPr="00AE1E32">
        <w:t>.</w:t>
      </w:r>
    </w:p>
    <w:p w14:paraId="46C39864" w14:textId="17DE2B5A" w:rsidR="002B6C31" w:rsidRPr="00AE1E32" w:rsidRDefault="0075485B" w:rsidP="002B6C31">
      <w:r>
        <w:t>(</w:t>
      </w:r>
      <w:r w:rsidR="00A0515A">
        <w:t>17</w:t>
      </w:r>
      <w:r w:rsidR="002B6C31" w:rsidRPr="00AE1E32">
        <w:t xml:space="preserve">) Ei se ole syytä olla iloinen, ko oon </w:t>
      </w:r>
      <w:r w:rsidR="002B6C31" w:rsidRPr="00AE1E32">
        <w:rPr>
          <w:i/>
        </w:rPr>
        <w:t>tämmöinen aika ko</w:t>
      </w:r>
      <w:r w:rsidR="002B6C31" w:rsidRPr="00AE1E32">
        <w:t xml:space="preserve"> </w:t>
      </w:r>
      <w:r w:rsidR="002B6C31" w:rsidRPr="00B57B03">
        <w:rPr>
          <w:i/>
        </w:rPr>
        <w:t>nyt oon</w:t>
      </w:r>
      <w:r w:rsidR="002B6C31" w:rsidRPr="00AE1E32">
        <w:t>.</w:t>
      </w:r>
    </w:p>
    <w:p w14:paraId="58BA1EBA" w14:textId="52F00970" w:rsidR="002B6C31" w:rsidRPr="00AE1E32" w:rsidRDefault="0075485B" w:rsidP="002B6C31">
      <w:r>
        <w:t>(</w:t>
      </w:r>
      <w:r w:rsidR="00A0515A">
        <w:t>18</w:t>
      </w:r>
      <w:r w:rsidR="002B6C31" w:rsidRPr="00AE1E32">
        <w:t xml:space="preserve">) </w:t>
      </w:r>
      <w:r w:rsidR="00665188">
        <w:t>Sie nyt olet</w:t>
      </w:r>
      <w:r w:rsidR="002B6C31" w:rsidRPr="00AE1E32">
        <w:t xml:space="preserve"> </w:t>
      </w:r>
      <w:r w:rsidR="002B6C31" w:rsidRPr="00665188">
        <w:rPr>
          <w:i/>
        </w:rPr>
        <w:t>t</w:t>
      </w:r>
      <w:r w:rsidR="00665188" w:rsidRPr="00665188">
        <w:rPr>
          <w:i/>
        </w:rPr>
        <w:t>uomaine</w:t>
      </w:r>
      <w:r w:rsidR="002B6C31" w:rsidRPr="00665188">
        <w:rPr>
          <w:i/>
        </w:rPr>
        <w:t>n ko</w:t>
      </w:r>
      <w:r w:rsidR="00665188" w:rsidRPr="00665188">
        <w:rPr>
          <w:i/>
        </w:rPr>
        <w:t xml:space="preserve"> sie olet</w:t>
      </w:r>
      <w:r w:rsidR="002B6C31" w:rsidRPr="00AE1E32">
        <w:t>.</w:t>
      </w:r>
    </w:p>
    <w:p w14:paraId="77399CB5" w14:textId="1E099FAD" w:rsidR="002B6C31" w:rsidRPr="00AE1E32" w:rsidRDefault="0075485B" w:rsidP="002B6C31">
      <w:r>
        <w:t>(</w:t>
      </w:r>
      <w:r w:rsidR="00A0515A">
        <w:t>19</w:t>
      </w:r>
      <w:r w:rsidR="002B6C31" w:rsidRPr="00AE1E32">
        <w:t xml:space="preserve">) Elämästä tullee </w:t>
      </w:r>
      <w:r w:rsidR="00261E76">
        <w:rPr>
          <w:i/>
        </w:rPr>
        <w:t>semmo</w:t>
      </w:r>
      <w:r w:rsidR="002B6C31" w:rsidRPr="00AE1E32">
        <w:rPr>
          <w:i/>
        </w:rPr>
        <w:t>nen ko</w:t>
      </w:r>
      <w:r w:rsidR="002B6C31" w:rsidRPr="00AE1E32">
        <w:t xml:space="preserve"> </w:t>
      </w:r>
      <w:r w:rsidR="002B6C31" w:rsidRPr="00B57B03">
        <w:rPr>
          <w:i/>
        </w:rPr>
        <w:t>itte sen tekkee</w:t>
      </w:r>
      <w:r w:rsidR="002B6C31" w:rsidRPr="00AE1E32">
        <w:t>.</w:t>
      </w:r>
    </w:p>
    <w:p w14:paraId="783DD578" w14:textId="6B4E1F36" w:rsidR="002B6C31" w:rsidRPr="00AE1E32" w:rsidRDefault="0075485B" w:rsidP="002B6C31">
      <w:pPr>
        <w:rPr>
          <w:b/>
        </w:rPr>
      </w:pPr>
      <w:r>
        <w:rPr>
          <w:szCs w:val="28"/>
        </w:rPr>
        <w:t>(</w:t>
      </w:r>
      <w:r w:rsidR="002B6C31">
        <w:rPr>
          <w:szCs w:val="28"/>
        </w:rPr>
        <w:t>2</w:t>
      </w:r>
      <w:r w:rsidR="00A0515A">
        <w:rPr>
          <w:szCs w:val="28"/>
        </w:rPr>
        <w:t>0</w:t>
      </w:r>
      <w:r w:rsidR="002B6C31">
        <w:rPr>
          <w:szCs w:val="28"/>
        </w:rPr>
        <w:t>) Ei se ollu kumma</w:t>
      </w:r>
      <w:r w:rsidR="002B6C31" w:rsidRPr="00AE1E32">
        <w:rPr>
          <w:szCs w:val="28"/>
        </w:rPr>
        <w:t xml:space="preserve">, ette mettäki oli </w:t>
      </w:r>
      <w:r w:rsidR="002B6C31" w:rsidRPr="00AE1E32">
        <w:rPr>
          <w:i/>
          <w:szCs w:val="28"/>
        </w:rPr>
        <w:t>semmoinen ko</w:t>
      </w:r>
      <w:r w:rsidR="002B6C31" w:rsidRPr="00AE1E32">
        <w:rPr>
          <w:szCs w:val="28"/>
        </w:rPr>
        <w:t xml:space="preserve"> </w:t>
      </w:r>
      <w:r w:rsidR="002B6C31" w:rsidRPr="00AE1E32">
        <w:rPr>
          <w:i/>
          <w:szCs w:val="28"/>
        </w:rPr>
        <w:t>se oli</w:t>
      </w:r>
      <w:r w:rsidR="002B6C31">
        <w:rPr>
          <w:szCs w:val="28"/>
        </w:rPr>
        <w:t>.</w:t>
      </w:r>
    </w:p>
    <w:p w14:paraId="78DFC0E5" w14:textId="77777777" w:rsidR="00F904D4" w:rsidRDefault="00156896" w:rsidP="002B6C31">
      <w:r>
        <w:t>Verttaussana</w:t>
      </w:r>
      <w:r w:rsidR="002B6C31" w:rsidRPr="00AE1E32">
        <w:t xml:space="preserve"> saattaa kokonh</w:t>
      </w:r>
      <w:r w:rsidR="004B02E4">
        <w:t>ansa vailuutki illustratiivisessa verttaamisess</w:t>
      </w:r>
      <w:r w:rsidR="002B6C31" w:rsidRPr="00AE1E32">
        <w:t>a</w:t>
      </w:r>
      <w:r w:rsidR="002B6C31">
        <w:t xml:space="preserve"> </w:t>
      </w:r>
      <w:r w:rsidR="0075485B">
        <w:t>(</w:t>
      </w:r>
      <w:r w:rsidR="002B6C31">
        <w:t>2</w:t>
      </w:r>
      <w:r w:rsidR="00AD0437">
        <w:t>1</w:t>
      </w:r>
      <w:r w:rsidR="002B6C31">
        <w:t>–2</w:t>
      </w:r>
      <w:r w:rsidR="00AD0437">
        <w:t>3</w:t>
      </w:r>
      <w:r w:rsidR="002B6C31">
        <w:t>)</w:t>
      </w:r>
      <w:r w:rsidR="00F904D4">
        <w:t>.</w:t>
      </w:r>
    </w:p>
    <w:p w14:paraId="07ACD92C" w14:textId="28F923D1" w:rsidR="002B6C31" w:rsidRPr="00AE1E32" w:rsidRDefault="0075485B" w:rsidP="002B6C31">
      <w:r>
        <w:t>(</w:t>
      </w:r>
      <w:r w:rsidR="002B6C31">
        <w:t>2</w:t>
      </w:r>
      <w:r w:rsidR="008E0769">
        <w:t>1</w:t>
      </w:r>
      <w:r w:rsidR="002B6C31" w:rsidRPr="00AE1E32">
        <w:t xml:space="preserve">) Matti kävelee </w:t>
      </w:r>
      <w:r w:rsidR="002B6C31" w:rsidRPr="00AE1E32">
        <w:rPr>
          <w:i/>
        </w:rPr>
        <w:t>ko karhu</w:t>
      </w:r>
      <w:r w:rsidR="002B6C31" w:rsidRPr="00AE1E32">
        <w:t>.</w:t>
      </w:r>
    </w:p>
    <w:p w14:paraId="0D141CDE" w14:textId="61119C46" w:rsidR="002B6C31" w:rsidRPr="00AE1E32" w:rsidRDefault="0075485B" w:rsidP="002B6C31">
      <w:r>
        <w:t>(</w:t>
      </w:r>
      <w:r w:rsidR="002B6C31">
        <w:t>2</w:t>
      </w:r>
      <w:r w:rsidR="008E0769">
        <w:t>2</w:t>
      </w:r>
      <w:r w:rsidR="002B6C31" w:rsidRPr="00AE1E32">
        <w:t xml:space="preserve">) Hukka ulvoi </w:t>
      </w:r>
      <w:r w:rsidR="002B6C31" w:rsidRPr="00AE1E32">
        <w:rPr>
          <w:i/>
        </w:rPr>
        <w:t>ko olis poikansa kađottannu</w:t>
      </w:r>
      <w:r w:rsidR="002B6C31" w:rsidRPr="00AE1E32">
        <w:t>.</w:t>
      </w:r>
    </w:p>
    <w:p w14:paraId="57A426BF" w14:textId="234D5E6E" w:rsidR="002B6C31" w:rsidRDefault="0075485B" w:rsidP="002B6C31">
      <w:r>
        <w:t>(</w:t>
      </w:r>
      <w:r w:rsidR="002B6C31">
        <w:t>2</w:t>
      </w:r>
      <w:r w:rsidR="008E0769">
        <w:t>3</w:t>
      </w:r>
      <w:r w:rsidR="002B6C31" w:rsidRPr="00AE1E32">
        <w:t xml:space="preserve">) Liisa oon </w:t>
      </w:r>
      <w:r w:rsidR="00261E76">
        <w:rPr>
          <w:i/>
        </w:rPr>
        <w:t>ko kukkanen kentälä</w:t>
      </w:r>
      <w:r w:rsidR="002B6C31" w:rsidRPr="00AE1E32">
        <w:t>.</w:t>
      </w:r>
    </w:p>
    <w:p w14:paraId="5F16B9FB" w14:textId="70EEBFED" w:rsidR="00BD4E0B" w:rsidRPr="00AE1E32" w:rsidRDefault="00BD4E0B" w:rsidP="00BD4E0B">
      <w:r>
        <w:t xml:space="preserve">Erliikaisesti, ko syntakti oon kielttäävä, se oon tavalinen jättäät verttaussanan pois </w:t>
      </w:r>
      <w:r w:rsidR="0075485B">
        <w:t>(</w:t>
      </w:r>
      <w:r>
        <w:t>24–26.</w:t>
      </w:r>
    </w:p>
    <w:p w14:paraId="51E01E72" w14:textId="1E3D4CEE" w:rsidR="00A0515A" w:rsidRPr="00AE1E32" w:rsidRDefault="0075485B" w:rsidP="00BD4E0B">
      <w:r>
        <w:t>(</w:t>
      </w:r>
      <w:r w:rsidR="008E0769">
        <w:t>24</w:t>
      </w:r>
      <w:r w:rsidR="00A0515A">
        <w:t>) Tämä ei ollu ollu</w:t>
      </w:r>
      <w:r w:rsidR="00A0515A" w:rsidRPr="00AE1E32">
        <w:t xml:space="preserve"> talos</w:t>
      </w:r>
      <w:r w:rsidR="00A0515A">
        <w:t>s</w:t>
      </w:r>
      <w:r w:rsidR="00A0515A" w:rsidRPr="00AE1E32">
        <w:t xml:space="preserve">a </w:t>
      </w:r>
      <w:r w:rsidR="00A0515A" w:rsidRPr="00AE1E32">
        <w:rPr>
          <w:i/>
        </w:rPr>
        <w:t>ko vähän aikkaa</w:t>
      </w:r>
      <w:r w:rsidR="00A0515A">
        <w:t>.</w:t>
      </w:r>
    </w:p>
    <w:p w14:paraId="1DFCD422" w14:textId="5EAD4843" w:rsidR="00A0515A" w:rsidRPr="00AE1E32" w:rsidRDefault="0075485B" w:rsidP="00A0515A">
      <w:r>
        <w:t>(</w:t>
      </w:r>
      <w:r w:rsidR="008E0769">
        <w:t>25</w:t>
      </w:r>
      <w:r w:rsidR="00A0515A" w:rsidRPr="00AE1E32">
        <w:t xml:space="preserve">) Sitä mie en ole kuulu </w:t>
      </w:r>
      <w:r w:rsidR="00A0515A" w:rsidRPr="00AE1E32">
        <w:rPr>
          <w:i/>
        </w:rPr>
        <w:t>ko ruijaksi</w:t>
      </w:r>
      <w:r w:rsidR="00A0515A" w:rsidRPr="00AE1E32">
        <w:t>.</w:t>
      </w:r>
    </w:p>
    <w:p w14:paraId="68EFC2AA" w14:textId="54B9EF26" w:rsidR="00A0515A" w:rsidRPr="00AE1E32" w:rsidRDefault="0075485B" w:rsidP="002B6C31">
      <w:r>
        <w:t>(</w:t>
      </w:r>
      <w:r w:rsidR="008E0769">
        <w:t>26</w:t>
      </w:r>
      <w:r w:rsidR="00A0515A" w:rsidRPr="00AE1E32">
        <w:t xml:space="preserve">) Ei siihen panna </w:t>
      </w:r>
      <w:r w:rsidR="00A0515A" w:rsidRPr="00AE1E32">
        <w:rPr>
          <w:i/>
        </w:rPr>
        <w:t>ko puhasta suolaa</w:t>
      </w:r>
      <w:r w:rsidR="00A0515A">
        <w:t>.</w:t>
      </w:r>
    </w:p>
    <w:p w14:paraId="4F6F4CC5" w14:textId="38B52ED2" w:rsidR="002B6C31" w:rsidRPr="00AE1E32" w:rsidRDefault="002B6C31" w:rsidP="002B6C31">
      <w:r w:rsidRPr="00AE1E32">
        <w:t>Illustratiivis</w:t>
      </w:r>
      <w:r>
        <w:t xml:space="preserve">en suhtheen ilmoittamisessa </w:t>
      </w:r>
      <w:r w:rsidRPr="00AE1E32">
        <w:t xml:space="preserve">käytethään kans liittosubjunksuunii </w:t>
      </w:r>
      <w:r w:rsidRPr="00AE1E32">
        <w:rPr>
          <w:i/>
        </w:rPr>
        <w:t>niin ko</w:t>
      </w:r>
      <w:r w:rsidR="001B127A" w:rsidRPr="001B127A">
        <w:t>.</w:t>
      </w:r>
      <w:r w:rsidRPr="00AE1E32">
        <w:rPr>
          <w:i/>
        </w:rPr>
        <w:t xml:space="preserve"> </w:t>
      </w:r>
      <w:r>
        <w:t>Liitto</w:t>
      </w:r>
      <w:r w:rsidR="00605A1A">
        <w:t>sub</w:t>
      </w:r>
      <w:r>
        <w:t>junksuunin</w:t>
      </w:r>
      <w:r w:rsidR="000A1117">
        <w:t xml:space="preserve"> ensiosa</w:t>
      </w:r>
      <w:r>
        <w:t xml:space="preserve"> </w:t>
      </w:r>
      <w:r>
        <w:rPr>
          <w:i/>
        </w:rPr>
        <w:t xml:space="preserve">niin </w:t>
      </w:r>
      <w:r w:rsidR="00736EE6">
        <w:t>oon korvaamassa verttaussan</w:t>
      </w:r>
      <w:r>
        <w:t>naa, ja sillä ei syntaktissa koskhaan ole muuta verttaussannaa</w:t>
      </w:r>
      <w:r w:rsidRPr="00AE1E32">
        <w:t>.</w:t>
      </w:r>
      <w:r>
        <w:t xml:space="preserve"> L</w:t>
      </w:r>
      <w:r w:rsidRPr="00AE1E32">
        <w:t xml:space="preserve">iittosubjunksuuni saattaa </w:t>
      </w:r>
      <w:r>
        <w:t xml:space="preserve">yhtä hyvin </w:t>
      </w:r>
      <w:r w:rsidRPr="00AE1E32">
        <w:t xml:space="preserve">alkkaat joukkosyntaktin </w:t>
      </w:r>
      <w:r w:rsidR="0075485B">
        <w:t>(</w:t>
      </w:r>
      <w:r>
        <w:t>2</w:t>
      </w:r>
      <w:r w:rsidR="00BF1F79">
        <w:t>7</w:t>
      </w:r>
      <w:r w:rsidRPr="00AE1E32">
        <w:t>) eli</w:t>
      </w:r>
      <w:r>
        <w:t xml:space="preserve"> olla ylisyntaktin pörässä </w:t>
      </w:r>
      <w:r w:rsidR="0075485B">
        <w:t>(</w:t>
      </w:r>
      <w:r>
        <w:t>2</w:t>
      </w:r>
      <w:r w:rsidR="00BF1F79">
        <w:t>8</w:t>
      </w:r>
      <w:r>
        <w:t>–3</w:t>
      </w:r>
      <w:r w:rsidR="00BF1F79">
        <w:t>0</w:t>
      </w:r>
      <w:r w:rsidRPr="00AE1E32">
        <w:t xml:space="preserve">) eli sen sisäläki </w:t>
      </w:r>
      <w:r w:rsidR="0075485B">
        <w:t>(</w:t>
      </w:r>
      <w:r>
        <w:t>3</w:t>
      </w:r>
      <w:r w:rsidR="00BF1F79">
        <w:t>1</w:t>
      </w:r>
      <w:r w:rsidRPr="00AE1E32">
        <w:t>).</w:t>
      </w:r>
    </w:p>
    <w:p w14:paraId="7BE1042B" w14:textId="0788D1EF" w:rsidR="002B6C31" w:rsidRPr="00AE1E32" w:rsidRDefault="0075485B" w:rsidP="002B6C31">
      <w:pPr>
        <w:rPr>
          <w:szCs w:val="28"/>
          <w:lang w:val="is-IS"/>
        </w:rPr>
      </w:pPr>
      <w:r>
        <w:rPr>
          <w:szCs w:val="28"/>
          <w:lang w:val="is-IS"/>
        </w:rPr>
        <w:t>(</w:t>
      </w:r>
      <w:r w:rsidR="002B6C31">
        <w:rPr>
          <w:szCs w:val="28"/>
          <w:lang w:val="is-IS"/>
        </w:rPr>
        <w:t>2</w:t>
      </w:r>
      <w:r w:rsidR="006B70D4">
        <w:rPr>
          <w:szCs w:val="28"/>
          <w:lang w:val="is-IS"/>
        </w:rPr>
        <w:t>7</w:t>
      </w:r>
      <w:r w:rsidR="002B6C31" w:rsidRPr="00AE1E32">
        <w:rPr>
          <w:szCs w:val="28"/>
          <w:lang w:val="is-IS"/>
        </w:rPr>
        <w:t>)</w:t>
      </w:r>
      <w:r w:rsidR="002B6C31" w:rsidRPr="00AE1E32">
        <w:rPr>
          <w:i/>
          <w:szCs w:val="28"/>
          <w:lang w:val="is-IS"/>
        </w:rPr>
        <w:t xml:space="preserve"> Niin ko</w:t>
      </w:r>
      <w:r w:rsidR="002B6C31" w:rsidRPr="00AE1E32">
        <w:rPr>
          <w:szCs w:val="28"/>
          <w:lang w:val="is-IS"/>
        </w:rPr>
        <w:t xml:space="preserve"> </w:t>
      </w:r>
      <w:r w:rsidR="002B6C31">
        <w:rPr>
          <w:i/>
          <w:szCs w:val="28"/>
          <w:lang w:val="is-IS"/>
        </w:rPr>
        <w:t>muu</w:t>
      </w:r>
      <w:r w:rsidR="002B6C31" w:rsidRPr="00AE1E32">
        <w:rPr>
          <w:i/>
          <w:szCs w:val="28"/>
          <w:lang w:val="is-IS"/>
        </w:rPr>
        <w:t>valaki maailma</w:t>
      </w:r>
      <w:r w:rsidR="002B6C31">
        <w:rPr>
          <w:i/>
          <w:szCs w:val="28"/>
          <w:lang w:val="is-IS"/>
        </w:rPr>
        <w:t>ssa</w:t>
      </w:r>
      <w:r w:rsidR="002B6C31" w:rsidRPr="00AE1E32">
        <w:rPr>
          <w:szCs w:val="28"/>
          <w:lang w:val="is-IS"/>
        </w:rPr>
        <w:t xml:space="preserve">, </w:t>
      </w:r>
      <w:r w:rsidR="002B6C31">
        <w:rPr>
          <w:szCs w:val="28"/>
          <w:lang w:val="is-IS"/>
        </w:rPr>
        <w:t>ihmiset elethään tääläki vanhemaksi ette vanhemaksi.</w:t>
      </w:r>
    </w:p>
    <w:p w14:paraId="0269E753" w14:textId="0931FDDC" w:rsidR="002B6C31" w:rsidRPr="00AE1E32" w:rsidRDefault="0075485B" w:rsidP="002B6C31">
      <w:pPr>
        <w:rPr>
          <w:szCs w:val="28"/>
        </w:rPr>
      </w:pPr>
      <w:r>
        <w:rPr>
          <w:szCs w:val="28"/>
        </w:rPr>
        <w:t>(</w:t>
      </w:r>
      <w:r w:rsidR="002B6C31">
        <w:rPr>
          <w:szCs w:val="28"/>
        </w:rPr>
        <w:t>2</w:t>
      </w:r>
      <w:r w:rsidR="006B70D4">
        <w:rPr>
          <w:szCs w:val="28"/>
        </w:rPr>
        <w:t>8</w:t>
      </w:r>
      <w:r w:rsidR="002B6C31" w:rsidRPr="00AE1E32">
        <w:rPr>
          <w:szCs w:val="28"/>
        </w:rPr>
        <w:t xml:space="preserve">) Met elämä </w:t>
      </w:r>
      <w:r w:rsidR="002B6C31" w:rsidRPr="00AE1E32">
        <w:rPr>
          <w:i/>
          <w:szCs w:val="28"/>
        </w:rPr>
        <w:t>niin ko</w:t>
      </w:r>
      <w:r w:rsidR="002B6C31" w:rsidRPr="00AE1E32">
        <w:rPr>
          <w:szCs w:val="28"/>
        </w:rPr>
        <w:t xml:space="preserve"> </w:t>
      </w:r>
      <w:r w:rsidR="002B6C31" w:rsidRPr="00AE1E32">
        <w:rPr>
          <w:i/>
          <w:szCs w:val="28"/>
        </w:rPr>
        <w:t>isot kreevit</w:t>
      </w:r>
      <w:r w:rsidR="002B6C31" w:rsidRPr="00AE1E32">
        <w:rPr>
          <w:szCs w:val="28"/>
        </w:rPr>
        <w:t>.</w:t>
      </w:r>
    </w:p>
    <w:p w14:paraId="33DC1ED0" w14:textId="22D938DA" w:rsidR="002B6C31" w:rsidRPr="00AE1E32" w:rsidRDefault="0075485B" w:rsidP="002B6C31">
      <w:pPr>
        <w:rPr>
          <w:szCs w:val="28"/>
        </w:rPr>
      </w:pPr>
      <w:r>
        <w:rPr>
          <w:szCs w:val="28"/>
        </w:rPr>
        <w:t>(</w:t>
      </w:r>
      <w:r w:rsidR="006B70D4">
        <w:rPr>
          <w:szCs w:val="28"/>
        </w:rPr>
        <w:t>29</w:t>
      </w:r>
      <w:r w:rsidR="002B6C31" w:rsidRPr="00AE1E32">
        <w:rPr>
          <w:szCs w:val="28"/>
        </w:rPr>
        <w:t xml:space="preserve">) Eihän elämä ennen ollu </w:t>
      </w:r>
      <w:r w:rsidR="002B6C31" w:rsidRPr="00AE1E32">
        <w:rPr>
          <w:i/>
          <w:szCs w:val="28"/>
        </w:rPr>
        <w:t>niin ko</w:t>
      </w:r>
      <w:r w:rsidR="002B6C31" w:rsidRPr="00AE1E32">
        <w:rPr>
          <w:szCs w:val="28"/>
        </w:rPr>
        <w:t xml:space="preserve"> </w:t>
      </w:r>
      <w:r w:rsidR="002B6C31" w:rsidRPr="00AE1E32">
        <w:rPr>
          <w:i/>
          <w:szCs w:val="28"/>
        </w:rPr>
        <w:t>nyt</w:t>
      </w:r>
      <w:r w:rsidR="002B6C31" w:rsidRPr="00AE1E32">
        <w:rPr>
          <w:szCs w:val="28"/>
        </w:rPr>
        <w:t>.</w:t>
      </w:r>
    </w:p>
    <w:p w14:paraId="1E96EC3B" w14:textId="3D6E88A2" w:rsidR="002B6C31" w:rsidRPr="00AE1E32" w:rsidRDefault="0075485B" w:rsidP="002B6C31">
      <w:pPr>
        <w:rPr>
          <w:szCs w:val="28"/>
        </w:rPr>
      </w:pPr>
      <w:r>
        <w:rPr>
          <w:szCs w:val="28"/>
        </w:rPr>
        <w:t>(</w:t>
      </w:r>
      <w:r w:rsidR="002B6C31">
        <w:rPr>
          <w:szCs w:val="28"/>
        </w:rPr>
        <w:t>3</w:t>
      </w:r>
      <w:r w:rsidR="006B70D4">
        <w:rPr>
          <w:szCs w:val="28"/>
        </w:rPr>
        <w:t>0</w:t>
      </w:r>
      <w:r w:rsidR="002B6C31" w:rsidRPr="00AE1E32">
        <w:rPr>
          <w:szCs w:val="28"/>
        </w:rPr>
        <w:t xml:space="preserve">) Ei ihmiset sielä puhu </w:t>
      </w:r>
      <w:r w:rsidR="002B6C31" w:rsidRPr="00AE1E32">
        <w:rPr>
          <w:i/>
          <w:szCs w:val="28"/>
        </w:rPr>
        <w:t>niin ko</w:t>
      </w:r>
      <w:r w:rsidR="002B6C31" w:rsidRPr="00AE1E32">
        <w:rPr>
          <w:szCs w:val="28"/>
        </w:rPr>
        <w:t xml:space="preserve"> </w:t>
      </w:r>
      <w:r w:rsidR="002B6C31" w:rsidRPr="00AE1E32">
        <w:rPr>
          <w:i/>
          <w:szCs w:val="28"/>
        </w:rPr>
        <w:t>met täälä puhuma</w:t>
      </w:r>
      <w:r w:rsidR="002B6C31" w:rsidRPr="00AE1E32">
        <w:rPr>
          <w:szCs w:val="28"/>
        </w:rPr>
        <w:t>.</w:t>
      </w:r>
    </w:p>
    <w:p w14:paraId="1EF155AC" w14:textId="585E1186" w:rsidR="002B6C31" w:rsidRDefault="0075485B" w:rsidP="002B6C31">
      <w:pPr>
        <w:rPr>
          <w:szCs w:val="28"/>
          <w:lang w:val="sv-SE"/>
        </w:rPr>
      </w:pPr>
      <w:r>
        <w:rPr>
          <w:szCs w:val="28"/>
          <w:lang w:val="sv-SE"/>
        </w:rPr>
        <w:t>(</w:t>
      </w:r>
      <w:r w:rsidR="002B6C31">
        <w:rPr>
          <w:szCs w:val="28"/>
          <w:lang w:val="sv-SE"/>
        </w:rPr>
        <w:t>3</w:t>
      </w:r>
      <w:r w:rsidR="006B70D4">
        <w:rPr>
          <w:szCs w:val="28"/>
          <w:lang w:val="sv-SE"/>
        </w:rPr>
        <w:t>1</w:t>
      </w:r>
      <w:r w:rsidR="002B6C31" w:rsidRPr="00AE1E32">
        <w:rPr>
          <w:szCs w:val="28"/>
          <w:lang w:val="sv-SE"/>
        </w:rPr>
        <w:t xml:space="preserve">) </w:t>
      </w:r>
      <w:r w:rsidR="002B6C31">
        <w:rPr>
          <w:szCs w:val="28"/>
          <w:lang w:val="sv-SE"/>
        </w:rPr>
        <w:t>Oma muori oli hänele</w:t>
      </w:r>
      <w:r w:rsidR="002B6C31" w:rsidRPr="00AE1E32">
        <w:rPr>
          <w:szCs w:val="28"/>
          <w:lang w:val="sv-SE"/>
        </w:rPr>
        <w:t xml:space="preserve">, </w:t>
      </w:r>
      <w:r w:rsidR="002B6C31" w:rsidRPr="00AE1E32">
        <w:rPr>
          <w:i/>
          <w:szCs w:val="28"/>
          <w:lang w:val="sv-SE"/>
        </w:rPr>
        <w:t>niin ko</w:t>
      </w:r>
      <w:r w:rsidR="002B6C31" w:rsidRPr="00AE1E32">
        <w:rPr>
          <w:szCs w:val="28"/>
          <w:lang w:val="sv-SE"/>
        </w:rPr>
        <w:t xml:space="preserve"> </w:t>
      </w:r>
      <w:r w:rsidR="002B6C31" w:rsidRPr="00AE1E32">
        <w:rPr>
          <w:i/>
          <w:szCs w:val="28"/>
          <w:lang w:val="sv-SE"/>
        </w:rPr>
        <w:t>toisileki</w:t>
      </w:r>
      <w:r w:rsidR="002B6C31">
        <w:rPr>
          <w:i/>
          <w:szCs w:val="28"/>
          <w:lang w:val="sv-SE"/>
        </w:rPr>
        <w:t xml:space="preserve"> ihmisille</w:t>
      </w:r>
      <w:r w:rsidRPr="0075485B">
        <w:rPr>
          <w:szCs w:val="28"/>
          <w:lang w:val="sv-SE"/>
        </w:rPr>
        <w:t>,</w:t>
      </w:r>
      <w:r w:rsidR="002B6C31" w:rsidRPr="00AE1E32">
        <w:rPr>
          <w:szCs w:val="28"/>
          <w:lang w:val="sv-SE"/>
        </w:rPr>
        <w:t xml:space="preserve"> </w:t>
      </w:r>
      <w:r w:rsidR="002B6C31">
        <w:rPr>
          <w:szCs w:val="28"/>
          <w:lang w:val="sv-SE"/>
        </w:rPr>
        <w:t>rakkhain ihminen maailmassa.</w:t>
      </w:r>
    </w:p>
    <w:p w14:paraId="2B7070D7" w14:textId="77777777" w:rsidR="002B6C31" w:rsidRDefault="002B6C31" w:rsidP="00F14F77">
      <w:pPr>
        <w:pStyle w:val="Overskrift3"/>
        <w:rPr>
          <w:lang w:val="sv-SE"/>
        </w:rPr>
      </w:pPr>
      <w:bookmarkStart w:id="2192" w:name="_Toc311274036"/>
      <w:r>
        <w:rPr>
          <w:lang w:val="sv-SE"/>
        </w:rPr>
        <w:t>Subjunksuuniista kokkoovasti</w:t>
      </w:r>
      <w:bookmarkEnd w:id="2192"/>
    </w:p>
    <w:p w14:paraId="57F15655" w14:textId="5EA84967" w:rsidR="00F904D4" w:rsidRDefault="002B6C31" w:rsidP="002B6C31">
      <w:r>
        <w:t xml:space="preserve">Ylipuolela olema nähnheet, ette haamun puolesta subjunksuuniita oon tyhä muutampi eli </w:t>
      </w:r>
      <w:r>
        <w:rPr>
          <w:i/>
        </w:rPr>
        <w:t xml:space="preserve">ette </w:t>
      </w:r>
      <w:r w:rsidR="00BA1173" w:rsidRPr="00BA1173">
        <w:t>~</w:t>
      </w:r>
      <w:r>
        <w:rPr>
          <w:i/>
        </w:rPr>
        <w:t xml:space="preserve"> että</w:t>
      </w:r>
      <w:r w:rsidR="0075485B" w:rsidRPr="0075485B">
        <w:t>,</w:t>
      </w:r>
      <w:r>
        <w:rPr>
          <w:i/>
        </w:rPr>
        <w:t xml:space="preserve"> nette </w:t>
      </w:r>
      <w:r w:rsidR="00BA1173" w:rsidRPr="00BA1173">
        <w:t>~</w:t>
      </w:r>
      <w:r>
        <w:rPr>
          <w:i/>
        </w:rPr>
        <w:t xml:space="preserve"> nettä</w:t>
      </w:r>
      <w:r w:rsidR="0075485B" w:rsidRPr="0075485B">
        <w:t>,</w:t>
      </w:r>
      <w:r>
        <w:rPr>
          <w:i/>
        </w:rPr>
        <w:t xml:space="preserve"> ko</w:t>
      </w:r>
      <w:r w:rsidR="0075485B" w:rsidRPr="0075485B">
        <w:t>,</w:t>
      </w:r>
      <w:r>
        <w:rPr>
          <w:i/>
        </w:rPr>
        <w:t xml:space="preserve"> jos </w:t>
      </w:r>
      <w:r>
        <w:t xml:space="preserve">ja </w:t>
      </w:r>
      <w:r>
        <w:rPr>
          <w:i/>
        </w:rPr>
        <w:t>vaikka</w:t>
      </w:r>
      <w:r>
        <w:t>, ja lisäksi</w:t>
      </w:r>
      <w:r w:rsidR="0061052E">
        <w:t xml:space="preserve"> </w:t>
      </w:r>
      <w:r w:rsidR="0061052E">
        <w:rPr>
          <w:i/>
        </w:rPr>
        <w:t xml:space="preserve">ette- </w:t>
      </w:r>
      <w:r w:rsidR="00BA1173" w:rsidRPr="00BA1173">
        <w:t>~</w:t>
      </w:r>
      <w:r w:rsidR="0061052E">
        <w:rPr>
          <w:i/>
        </w:rPr>
        <w:t xml:space="preserve"> että-</w:t>
      </w:r>
      <w:r w:rsidR="0061052E">
        <w:t>subjunksu</w:t>
      </w:r>
      <w:r w:rsidR="00736EE6">
        <w:t>u</w:t>
      </w:r>
      <w:r w:rsidR="0061052E">
        <w:t xml:space="preserve">nin pohjale rakenettu </w:t>
      </w:r>
      <w:r w:rsidR="00A62C42">
        <w:t xml:space="preserve">liittosubjunksuuni </w:t>
      </w:r>
      <w:r w:rsidR="0061052E">
        <w:rPr>
          <w:i/>
        </w:rPr>
        <w:t xml:space="preserve">niin ette </w:t>
      </w:r>
      <w:r w:rsidR="00BA1173" w:rsidRPr="00BA1173">
        <w:t>~</w:t>
      </w:r>
      <w:r w:rsidR="0061052E">
        <w:rPr>
          <w:i/>
        </w:rPr>
        <w:t xml:space="preserve"> että </w:t>
      </w:r>
      <w:r w:rsidR="0061052E">
        <w:t>ja</w:t>
      </w:r>
      <w:r>
        <w:t xml:space="preserve"> </w:t>
      </w:r>
      <w:r>
        <w:rPr>
          <w:i/>
        </w:rPr>
        <w:t>ko-</w:t>
      </w:r>
      <w:r>
        <w:t xml:space="preserve">subjunksuunin pohjale rakenetut </w:t>
      </w:r>
      <w:r w:rsidRPr="00E96F1B">
        <w:rPr>
          <w:i/>
        </w:rPr>
        <w:t>siksi ko</w:t>
      </w:r>
      <w:r w:rsidR="0075485B" w:rsidRPr="0075485B">
        <w:t>,</w:t>
      </w:r>
      <w:r w:rsidRPr="00E96F1B">
        <w:rPr>
          <w:i/>
        </w:rPr>
        <w:t xml:space="preserve"> siitä ko</w:t>
      </w:r>
      <w:r w:rsidR="0075485B" w:rsidRPr="0075485B">
        <w:t>,</w:t>
      </w:r>
      <w:r w:rsidRPr="00E96F1B">
        <w:rPr>
          <w:i/>
        </w:rPr>
        <w:t xml:space="preserve"> ennen ko</w:t>
      </w:r>
      <w:r w:rsidR="0075485B" w:rsidRPr="0075485B">
        <w:t>,</w:t>
      </w:r>
      <w:r w:rsidRPr="00E96F1B">
        <w:rPr>
          <w:i/>
        </w:rPr>
        <w:t xml:space="preserve"> jälkhiin </w:t>
      </w:r>
      <w:r w:rsidR="00BA1173" w:rsidRPr="00BA1173">
        <w:t>~</w:t>
      </w:r>
      <w:r w:rsidRPr="00E96F1B">
        <w:rPr>
          <w:i/>
        </w:rPr>
        <w:t xml:space="preserve"> jälkheen ko</w:t>
      </w:r>
      <w:r w:rsidR="0075485B" w:rsidRPr="0075485B">
        <w:t>,</w:t>
      </w:r>
      <w:r>
        <w:rPr>
          <w:i/>
        </w:rPr>
        <w:t xml:space="preserve"> sillä ko </w:t>
      </w:r>
      <w:r>
        <w:t xml:space="preserve">ja </w:t>
      </w:r>
      <w:r>
        <w:rPr>
          <w:i/>
        </w:rPr>
        <w:t>niin ko</w:t>
      </w:r>
      <w:r w:rsidR="001B127A" w:rsidRPr="001B127A">
        <w:t>.</w:t>
      </w:r>
      <w:r>
        <w:rPr>
          <w:i/>
        </w:rPr>
        <w:t xml:space="preserve"> </w:t>
      </w:r>
      <w:r>
        <w:t>Samala subjunksuunila saattaa kuitenki olla m</w:t>
      </w:r>
      <w:r w:rsidR="00643F04">
        <w:t>o</w:t>
      </w:r>
      <w:r>
        <w:t xml:space="preserve">nenlaiset funksuunit. Eriliikaisen monta </w:t>
      </w:r>
      <w:r w:rsidR="00643F04">
        <w:t xml:space="preserve">funksuunii oon </w:t>
      </w:r>
      <w:r w:rsidR="007748AC">
        <w:t>sub</w:t>
      </w:r>
      <w:r w:rsidR="00643F04">
        <w:t>junksuuni</w:t>
      </w:r>
      <w:r>
        <w:t xml:space="preserve">la </w:t>
      </w:r>
      <w:r>
        <w:rPr>
          <w:i/>
        </w:rPr>
        <w:t xml:space="preserve">ette </w:t>
      </w:r>
      <w:r w:rsidR="00BA1173" w:rsidRPr="00BA1173">
        <w:t>~</w:t>
      </w:r>
      <w:r>
        <w:rPr>
          <w:i/>
        </w:rPr>
        <w:t xml:space="preserve"> että</w:t>
      </w:r>
      <w:r>
        <w:t xml:space="preserve"> ja </w:t>
      </w:r>
      <w:r w:rsidR="007748AC">
        <w:t>sub</w:t>
      </w:r>
      <w:r>
        <w:t xml:space="preserve">junksuunila </w:t>
      </w:r>
      <w:r>
        <w:rPr>
          <w:i/>
        </w:rPr>
        <w:t>ko</w:t>
      </w:r>
      <w:r w:rsidR="001B127A" w:rsidRPr="001B127A">
        <w:t>.</w:t>
      </w:r>
      <w:r>
        <w:rPr>
          <w:i/>
        </w:rPr>
        <w:t xml:space="preserve"> </w:t>
      </w:r>
      <w:r>
        <w:t>Näitä saattaiski käskeet y</w:t>
      </w:r>
      <w:r w:rsidR="007F3CA4">
        <w:t>hđenlaiseksi ylheissubjunksuuni</w:t>
      </w:r>
      <w:r>
        <w:t>ksi</w:t>
      </w:r>
      <w:r w:rsidR="00F904D4">
        <w:t>.</w:t>
      </w:r>
    </w:p>
    <w:p w14:paraId="580E5E18" w14:textId="3AF80555" w:rsidR="002B6C31" w:rsidRPr="00E96F1B" w:rsidRDefault="002B6C31" w:rsidP="002B6C31">
      <w:r>
        <w:t>Alapuolen tabeli näyttää, minkälaissii funksuuniita eri subjunksuuniila oon ja minkälaissii liittosubjunksuuniita net haamustethaan.</w:t>
      </w:r>
    </w:p>
    <w:p w14:paraId="3A3CAD9D" w14:textId="0824B537" w:rsidR="002B6C31" w:rsidRDefault="002B6C31" w:rsidP="00383F79">
      <w:pPr>
        <w:pStyle w:val="Undertittel"/>
      </w:pPr>
      <w:bookmarkStart w:id="2193" w:name="_Toc311274037"/>
      <w:r>
        <w:t>Tabeli</w:t>
      </w:r>
      <w:r w:rsidR="00E204BC">
        <w:t xml:space="preserve"> 62</w:t>
      </w:r>
      <w:r>
        <w:t>: Subjunksuunit ja niitten funksuunit</w:t>
      </w:r>
      <w:bookmarkEnd w:id="2193"/>
    </w:p>
    <w:tbl>
      <w:tblPr>
        <w:tblStyle w:val="Tabellrutenett"/>
        <w:tblW w:w="0" w:type="auto"/>
        <w:tblLayout w:type="fixed"/>
        <w:tblLook w:val="04A0" w:firstRow="1" w:lastRow="0" w:firstColumn="1" w:lastColumn="0" w:noHBand="0" w:noVBand="1"/>
      </w:tblPr>
      <w:tblGrid>
        <w:gridCol w:w="2898"/>
        <w:gridCol w:w="1440"/>
        <w:gridCol w:w="1350"/>
        <w:gridCol w:w="2201"/>
        <w:gridCol w:w="497"/>
        <w:gridCol w:w="856"/>
      </w:tblGrid>
      <w:tr w:rsidR="00294B4C" w14:paraId="69FDF1BB" w14:textId="77777777" w:rsidTr="00294B4C">
        <w:tc>
          <w:tcPr>
            <w:tcW w:w="2898" w:type="dxa"/>
            <w:tcBorders>
              <w:bottom w:val="single" w:sz="4" w:space="0" w:color="auto"/>
            </w:tcBorders>
          </w:tcPr>
          <w:p w14:paraId="44DD3348" w14:textId="62884F92" w:rsidR="002B6C31" w:rsidRDefault="0030353F" w:rsidP="00B51A5E">
            <w:pPr>
              <w:spacing w:before="20" w:after="20"/>
            </w:pPr>
            <w:r>
              <w:t>Funksuuni</w:t>
            </w:r>
          </w:p>
        </w:tc>
        <w:tc>
          <w:tcPr>
            <w:tcW w:w="1440" w:type="dxa"/>
            <w:tcBorders>
              <w:bottom w:val="single" w:sz="4" w:space="0" w:color="auto"/>
            </w:tcBorders>
          </w:tcPr>
          <w:p w14:paraId="7505236D" w14:textId="77777777" w:rsidR="002B6C31" w:rsidRPr="003C2B7E" w:rsidRDefault="002B6C31" w:rsidP="00B51A5E">
            <w:pPr>
              <w:spacing w:before="20" w:after="20"/>
            </w:pPr>
            <w:r w:rsidRPr="003C2B7E">
              <w:t>ette ~ että</w:t>
            </w:r>
          </w:p>
        </w:tc>
        <w:tc>
          <w:tcPr>
            <w:tcW w:w="1350" w:type="dxa"/>
            <w:tcBorders>
              <w:bottom w:val="single" w:sz="4" w:space="0" w:color="auto"/>
            </w:tcBorders>
          </w:tcPr>
          <w:p w14:paraId="612CF75E" w14:textId="77777777" w:rsidR="002B6C31" w:rsidRPr="003C2B7E" w:rsidRDefault="002B6C31" w:rsidP="00B51A5E">
            <w:pPr>
              <w:spacing w:before="20" w:after="20"/>
            </w:pPr>
            <w:r w:rsidRPr="003C2B7E">
              <w:t>nette ~ nettä</w:t>
            </w:r>
          </w:p>
        </w:tc>
        <w:tc>
          <w:tcPr>
            <w:tcW w:w="2201" w:type="dxa"/>
            <w:tcBorders>
              <w:bottom w:val="single" w:sz="4" w:space="0" w:color="auto"/>
            </w:tcBorders>
          </w:tcPr>
          <w:p w14:paraId="151ACB36" w14:textId="77777777" w:rsidR="002B6C31" w:rsidRPr="003C2B7E" w:rsidRDefault="002B6C31" w:rsidP="00B51A5E">
            <w:pPr>
              <w:spacing w:before="20" w:after="20"/>
            </w:pPr>
            <w:r w:rsidRPr="003C2B7E">
              <w:t>ko</w:t>
            </w:r>
          </w:p>
        </w:tc>
        <w:tc>
          <w:tcPr>
            <w:tcW w:w="497" w:type="dxa"/>
            <w:tcBorders>
              <w:bottom w:val="single" w:sz="4" w:space="0" w:color="auto"/>
            </w:tcBorders>
          </w:tcPr>
          <w:p w14:paraId="3FF285F9" w14:textId="77777777" w:rsidR="002B6C31" w:rsidRPr="003C2B7E" w:rsidRDefault="002B6C31" w:rsidP="00B51A5E">
            <w:pPr>
              <w:spacing w:before="20" w:after="20"/>
            </w:pPr>
            <w:r w:rsidRPr="003C2B7E">
              <w:t>jos</w:t>
            </w:r>
          </w:p>
        </w:tc>
        <w:tc>
          <w:tcPr>
            <w:tcW w:w="856" w:type="dxa"/>
            <w:tcBorders>
              <w:bottom w:val="single" w:sz="4" w:space="0" w:color="auto"/>
            </w:tcBorders>
          </w:tcPr>
          <w:p w14:paraId="560A7381" w14:textId="77777777" w:rsidR="002B6C31" w:rsidRPr="003C2B7E" w:rsidRDefault="002B6C31" w:rsidP="00B51A5E">
            <w:pPr>
              <w:spacing w:before="20" w:after="20"/>
            </w:pPr>
            <w:r w:rsidRPr="003C2B7E">
              <w:t>vaikka</w:t>
            </w:r>
          </w:p>
        </w:tc>
      </w:tr>
      <w:tr w:rsidR="00294B4C" w14:paraId="0E591440" w14:textId="77777777" w:rsidTr="00294B4C">
        <w:tc>
          <w:tcPr>
            <w:tcW w:w="2898" w:type="dxa"/>
            <w:tcBorders>
              <w:bottom w:val="single" w:sz="4" w:space="0" w:color="auto"/>
            </w:tcBorders>
          </w:tcPr>
          <w:p w14:paraId="4E2F72EB" w14:textId="040EA70B" w:rsidR="002B6C31" w:rsidRDefault="00E56874" w:rsidP="00B51A5E">
            <w:pPr>
              <w:spacing w:before="20" w:after="20"/>
            </w:pPr>
            <w:r>
              <w:t>Vap</w:t>
            </w:r>
            <w:r w:rsidR="002B6C31">
              <w:t>aa adverbiaali</w:t>
            </w:r>
          </w:p>
        </w:tc>
        <w:tc>
          <w:tcPr>
            <w:tcW w:w="1440" w:type="dxa"/>
            <w:tcBorders>
              <w:bottom w:val="single" w:sz="4" w:space="0" w:color="auto"/>
            </w:tcBorders>
          </w:tcPr>
          <w:p w14:paraId="0D586F00" w14:textId="77777777" w:rsidR="002B6C31" w:rsidRDefault="002B6C31" w:rsidP="00B51A5E">
            <w:pPr>
              <w:spacing w:before="20" w:after="20"/>
            </w:pPr>
          </w:p>
        </w:tc>
        <w:tc>
          <w:tcPr>
            <w:tcW w:w="1350" w:type="dxa"/>
            <w:tcBorders>
              <w:bottom w:val="single" w:sz="4" w:space="0" w:color="auto"/>
            </w:tcBorders>
          </w:tcPr>
          <w:p w14:paraId="14A70D5F" w14:textId="77777777" w:rsidR="002B6C31" w:rsidRDefault="002B6C31" w:rsidP="00B51A5E">
            <w:pPr>
              <w:spacing w:before="20" w:after="20"/>
            </w:pPr>
          </w:p>
        </w:tc>
        <w:tc>
          <w:tcPr>
            <w:tcW w:w="2201" w:type="dxa"/>
            <w:tcBorders>
              <w:bottom w:val="single" w:sz="4" w:space="0" w:color="auto"/>
            </w:tcBorders>
          </w:tcPr>
          <w:p w14:paraId="67B8BC18" w14:textId="77777777" w:rsidR="002B6C31" w:rsidRDefault="002B6C31" w:rsidP="00B51A5E">
            <w:pPr>
              <w:spacing w:before="20" w:after="20"/>
            </w:pPr>
          </w:p>
        </w:tc>
        <w:tc>
          <w:tcPr>
            <w:tcW w:w="497" w:type="dxa"/>
            <w:tcBorders>
              <w:bottom w:val="single" w:sz="4" w:space="0" w:color="auto"/>
            </w:tcBorders>
          </w:tcPr>
          <w:p w14:paraId="3514C29B" w14:textId="77777777" w:rsidR="002B6C31" w:rsidRDefault="002B6C31" w:rsidP="00B51A5E">
            <w:pPr>
              <w:spacing w:before="20" w:after="20"/>
            </w:pPr>
          </w:p>
        </w:tc>
        <w:tc>
          <w:tcPr>
            <w:tcW w:w="856" w:type="dxa"/>
            <w:tcBorders>
              <w:bottom w:val="single" w:sz="4" w:space="0" w:color="auto"/>
            </w:tcBorders>
          </w:tcPr>
          <w:p w14:paraId="787A7EA2" w14:textId="77777777" w:rsidR="002B6C31" w:rsidRDefault="002B6C31" w:rsidP="00B51A5E">
            <w:pPr>
              <w:spacing w:before="20" w:after="20"/>
            </w:pPr>
          </w:p>
        </w:tc>
      </w:tr>
      <w:tr w:rsidR="00294B4C" w14:paraId="683B2A53" w14:textId="77777777" w:rsidTr="00294B4C">
        <w:tc>
          <w:tcPr>
            <w:tcW w:w="2898" w:type="dxa"/>
            <w:tcBorders>
              <w:top w:val="single" w:sz="4" w:space="0" w:color="auto"/>
              <w:bottom w:val="nil"/>
            </w:tcBorders>
          </w:tcPr>
          <w:p w14:paraId="0A6A976C" w14:textId="2A3E97B3" w:rsidR="00DC5F7E" w:rsidRDefault="002B6C31" w:rsidP="00B51A5E">
            <w:pPr>
              <w:spacing w:before="20" w:after="20"/>
            </w:pPr>
            <w:r>
              <w:t>Temporaalinen</w:t>
            </w:r>
            <w:r w:rsidR="00294B4C">
              <w:t xml:space="preserve"> </w:t>
            </w:r>
            <w:r w:rsidR="00DC5F7E">
              <w:t>(11.2.1.1)</w:t>
            </w:r>
          </w:p>
        </w:tc>
        <w:tc>
          <w:tcPr>
            <w:tcW w:w="1440" w:type="dxa"/>
            <w:tcBorders>
              <w:top w:val="single" w:sz="4" w:space="0" w:color="auto"/>
              <w:bottom w:val="nil"/>
            </w:tcBorders>
          </w:tcPr>
          <w:p w14:paraId="363FB83E" w14:textId="77777777" w:rsidR="002B6C31" w:rsidRDefault="002B6C31" w:rsidP="00B51A5E">
            <w:pPr>
              <w:spacing w:before="20" w:after="20"/>
            </w:pPr>
          </w:p>
        </w:tc>
        <w:tc>
          <w:tcPr>
            <w:tcW w:w="1350" w:type="dxa"/>
            <w:tcBorders>
              <w:top w:val="single" w:sz="4" w:space="0" w:color="auto"/>
              <w:bottom w:val="nil"/>
            </w:tcBorders>
          </w:tcPr>
          <w:p w14:paraId="458BEA3B" w14:textId="77777777" w:rsidR="002B6C31" w:rsidRDefault="002B6C31" w:rsidP="00B51A5E">
            <w:pPr>
              <w:spacing w:before="20" w:after="20"/>
            </w:pPr>
          </w:p>
        </w:tc>
        <w:tc>
          <w:tcPr>
            <w:tcW w:w="2201" w:type="dxa"/>
            <w:tcBorders>
              <w:top w:val="single" w:sz="4" w:space="0" w:color="auto"/>
              <w:bottom w:val="nil"/>
            </w:tcBorders>
          </w:tcPr>
          <w:p w14:paraId="23A5ACC2" w14:textId="77777777" w:rsidR="002B6C31" w:rsidRDefault="002B6C31" w:rsidP="00B51A5E">
            <w:pPr>
              <w:spacing w:before="20" w:after="20"/>
            </w:pPr>
            <w:r>
              <w:t>ko, siksi ko, siitä ko, ennen ko, jälkhiin ~ jälkheen ko</w:t>
            </w:r>
          </w:p>
        </w:tc>
        <w:tc>
          <w:tcPr>
            <w:tcW w:w="497" w:type="dxa"/>
            <w:tcBorders>
              <w:top w:val="single" w:sz="4" w:space="0" w:color="auto"/>
              <w:bottom w:val="nil"/>
            </w:tcBorders>
          </w:tcPr>
          <w:p w14:paraId="25E1415B" w14:textId="77777777" w:rsidR="002B6C31" w:rsidRDefault="002B6C31" w:rsidP="00B51A5E">
            <w:pPr>
              <w:spacing w:before="20" w:after="20"/>
            </w:pPr>
          </w:p>
        </w:tc>
        <w:tc>
          <w:tcPr>
            <w:tcW w:w="856" w:type="dxa"/>
            <w:tcBorders>
              <w:top w:val="single" w:sz="4" w:space="0" w:color="auto"/>
              <w:bottom w:val="nil"/>
            </w:tcBorders>
          </w:tcPr>
          <w:p w14:paraId="4D950059" w14:textId="77777777" w:rsidR="002B6C31" w:rsidRDefault="002B6C31" w:rsidP="00B51A5E">
            <w:pPr>
              <w:spacing w:before="20" w:after="20"/>
            </w:pPr>
          </w:p>
        </w:tc>
      </w:tr>
      <w:tr w:rsidR="00294B4C" w14:paraId="6DE20503" w14:textId="77777777" w:rsidTr="00294B4C">
        <w:tc>
          <w:tcPr>
            <w:tcW w:w="2898" w:type="dxa"/>
            <w:tcBorders>
              <w:top w:val="nil"/>
              <w:bottom w:val="nil"/>
            </w:tcBorders>
          </w:tcPr>
          <w:p w14:paraId="40D3A3BE" w14:textId="6554C61A" w:rsidR="00DC5F7E" w:rsidRDefault="002B6C31" w:rsidP="00B51A5E">
            <w:pPr>
              <w:spacing w:before="20" w:after="20"/>
            </w:pPr>
            <w:r>
              <w:t>Kausaalinen</w:t>
            </w:r>
            <w:r w:rsidR="00294B4C">
              <w:t xml:space="preserve"> </w:t>
            </w:r>
            <w:r w:rsidR="00DC5F7E">
              <w:t>(11.2.1.2)</w:t>
            </w:r>
          </w:p>
        </w:tc>
        <w:tc>
          <w:tcPr>
            <w:tcW w:w="1440" w:type="dxa"/>
            <w:tcBorders>
              <w:top w:val="nil"/>
              <w:bottom w:val="nil"/>
            </w:tcBorders>
          </w:tcPr>
          <w:p w14:paraId="123D97F4" w14:textId="4099FE4A" w:rsidR="002B6C31" w:rsidRDefault="002B6C31" w:rsidP="00B51A5E">
            <w:pPr>
              <w:spacing w:before="20" w:after="20"/>
            </w:pPr>
            <w:r>
              <w:t xml:space="preserve">ette ~ että, niin ette ~ </w:t>
            </w:r>
            <w:r w:rsidR="00DC5F7E">
              <w:t xml:space="preserve">niin </w:t>
            </w:r>
            <w:r>
              <w:t>että</w:t>
            </w:r>
          </w:p>
        </w:tc>
        <w:tc>
          <w:tcPr>
            <w:tcW w:w="1350" w:type="dxa"/>
            <w:tcBorders>
              <w:top w:val="nil"/>
              <w:bottom w:val="nil"/>
            </w:tcBorders>
          </w:tcPr>
          <w:p w14:paraId="5FFB1CA4" w14:textId="77777777" w:rsidR="002B6C31" w:rsidRDefault="002B6C31" w:rsidP="00B51A5E">
            <w:pPr>
              <w:spacing w:before="20" w:after="20"/>
            </w:pPr>
            <w:r>
              <w:t>nette ~ nettä</w:t>
            </w:r>
          </w:p>
        </w:tc>
        <w:tc>
          <w:tcPr>
            <w:tcW w:w="2201" w:type="dxa"/>
            <w:tcBorders>
              <w:top w:val="nil"/>
              <w:bottom w:val="nil"/>
            </w:tcBorders>
          </w:tcPr>
          <w:p w14:paraId="3F86B7D7" w14:textId="77777777" w:rsidR="002B6C31" w:rsidRDefault="002B6C31" w:rsidP="00B51A5E">
            <w:pPr>
              <w:spacing w:before="20" w:after="20"/>
            </w:pPr>
            <w:r>
              <w:t>ko, sillä ko</w:t>
            </w:r>
          </w:p>
        </w:tc>
        <w:tc>
          <w:tcPr>
            <w:tcW w:w="497" w:type="dxa"/>
            <w:tcBorders>
              <w:top w:val="nil"/>
              <w:bottom w:val="nil"/>
            </w:tcBorders>
          </w:tcPr>
          <w:p w14:paraId="2E477B0A" w14:textId="77777777" w:rsidR="002B6C31" w:rsidRDefault="002B6C31" w:rsidP="00B51A5E">
            <w:pPr>
              <w:spacing w:before="20" w:after="20"/>
            </w:pPr>
          </w:p>
        </w:tc>
        <w:tc>
          <w:tcPr>
            <w:tcW w:w="856" w:type="dxa"/>
            <w:tcBorders>
              <w:top w:val="nil"/>
              <w:bottom w:val="nil"/>
            </w:tcBorders>
          </w:tcPr>
          <w:p w14:paraId="0747F080" w14:textId="77777777" w:rsidR="002B6C31" w:rsidRDefault="002B6C31" w:rsidP="00B51A5E">
            <w:pPr>
              <w:spacing w:before="20" w:after="20"/>
            </w:pPr>
          </w:p>
        </w:tc>
      </w:tr>
      <w:tr w:rsidR="00294B4C" w14:paraId="36DBF3DE" w14:textId="77777777" w:rsidTr="00294B4C">
        <w:tc>
          <w:tcPr>
            <w:tcW w:w="2898" w:type="dxa"/>
            <w:tcBorders>
              <w:top w:val="nil"/>
              <w:bottom w:val="nil"/>
            </w:tcBorders>
          </w:tcPr>
          <w:p w14:paraId="12E72BDE" w14:textId="1B221EDA" w:rsidR="00DC5F7E" w:rsidRDefault="002B6C31" w:rsidP="00B51A5E">
            <w:pPr>
              <w:spacing w:before="20" w:after="20"/>
            </w:pPr>
            <w:r>
              <w:t>Kondisunaalinen</w:t>
            </w:r>
            <w:r w:rsidR="00294B4C">
              <w:t xml:space="preserve"> </w:t>
            </w:r>
            <w:r w:rsidR="00DC5F7E">
              <w:t>(11.2.1.3)</w:t>
            </w:r>
          </w:p>
        </w:tc>
        <w:tc>
          <w:tcPr>
            <w:tcW w:w="1440" w:type="dxa"/>
            <w:tcBorders>
              <w:top w:val="nil"/>
              <w:bottom w:val="nil"/>
            </w:tcBorders>
          </w:tcPr>
          <w:p w14:paraId="498AAD27" w14:textId="77777777" w:rsidR="002B6C31" w:rsidRDefault="002B6C31" w:rsidP="00B51A5E">
            <w:pPr>
              <w:spacing w:before="20" w:after="20"/>
            </w:pPr>
          </w:p>
        </w:tc>
        <w:tc>
          <w:tcPr>
            <w:tcW w:w="1350" w:type="dxa"/>
            <w:tcBorders>
              <w:top w:val="nil"/>
              <w:bottom w:val="nil"/>
            </w:tcBorders>
          </w:tcPr>
          <w:p w14:paraId="68219246" w14:textId="77777777" w:rsidR="002B6C31" w:rsidRDefault="002B6C31" w:rsidP="00B51A5E">
            <w:pPr>
              <w:spacing w:before="20" w:after="20"/>
            </w:pPr>
          </w:p>
        </w:tc>
        <w:tc>
          <w:tcPr>
            <w:tcW w:w="2201" w:type="dxa"/>
            <w:tcBorders>
              <w:top w:val="nil"/>
              <w:bottom w:val="nil"/>
            </w:tcBorders>
          </w:tcPr>
          <w:p w14:paraId="6AF570DA" w14:textId="77777777" w:rsidR="002B6C31" w:rsidRDefault="002B6C31" w:rsidP="00B51A5E">
            <w:pPr>
              <w:spacing w:before="20" w:after="20"/>
            </w:pPr>
            <w:r>
              <w:t>ko</w:t>
            </w:r>
          </w:p>
        </w:tc>
        <w:tc>
          <w:tcPr>
            <w:tcW w:w="497" w:type="dxa"/>
            <w:tcBorders>
              <w:top w:val="nil"/>
              <w:bottom w:val="nil"/>
            </w:tcBorders>
          </w:tcPr>
          <w:p w14:paraId="64F74AD6" w14:textId="77777777" w:rsidR="002B6C31" w:rsidRDefault="002B6C31" w:rsidP="00B51A5E">
            <w:pPr>
              <w:spacing w:before="20" w:after="20"/>
            </w:pPr>
            <w:r>
              <w:t>jos</w:t>
            </w:r>
          </w:p>
        </w:tc>
        <w:tc>
          <w:tcPr>
            <w:tcW w:w="856" w:type="dxa"/>
            <w:tcBorders>
              <w:top w:val="nil"/>
              <w:bottom w:val="nil"/>
            </w:tcBorders>
          </w:tcPr>
          <w:p w14:paraId="7DFEE674" w14:textId="77777777" w:rsidR="002B6C31" w:rsidRDefault="002B6C31" w:rsidP="00B51A5E">
            <w:pPr>
              <w:spacing w:before="20" w:after="20"/>
            </w:pPr>
          </w:p>
        </w:tc>
      </w:tr>
      <w:tr w:rsidR="00294B4C" w14:paraId="3B304C52" w14:textId="77777777" w:rsidTr="00294B4C">
        <w:tc>
          <w:tcPr>
            <w:tcW w:w="2898" w:type="dxa"/>
            <w:tcBorders>
              <w:top w:val="nil"/>
              <w:bottom w:val="nil"/>
            </w:tcBorders>
          </w:tcPr>
          <w:p w14:paraId="2F274BB7" w14:textId="17AA7EF8" w:rsidR="00DC5F7E" w:rsidRDefault="002B6C31" w:rsidP="00B51A5E">
            <w:pPr>
              <w:spacing w:before="20" w:after="20"/>
            </w:pPr>
            <w:r>
              <w:t>Konsessiivinen</w:t>
            </w:r>
            <w:r w:rsidR="00294B4C">
              <w:t xml:space="preserve"> </w:t>
            </w:r>
            <w:r w:rsidR="00DC5F7E">
              <w:t>(11.2.1.4)</w:t>
            </w:r>
          </w:p>
        </w:tc>
        <w:tc>
          <w:tcPr>
            <w:tcW w:w="1440" w:type="dxa"/>
            <w:tcBorders>
              <w:top w:val="nil"/>
              <w:bottom w:val="nil"/>
            </w:tcBorders>
          </w:tcPr>
          <w:p w14:paraId="11906A93" w14:textId="77777777" w:rsidR="002B6C31" w:rsidRDefault="002B6C31" w:rsidP="00B51A5E">
            <w:pPr>
              <w:spacing w:before="20" w:after="20"/>
            </w:pPr>
          </w:p>
        </w:tc>
        <w:tc>
          <w:tcPr>
            <w:tcW w:w="1350" w:type="dxa"/>
            <w:tcBorders>
              <w:top w:val="nil"/>
              <w:bottom w:val="nil"/>
            </w:tcBorders>
          </w:tcPr>
          <w:p w14:paraId="6C553AA1" w14:textId="77777777" w:rsidR="002B6C31" w:rsidRDefault="002B6C31" w:rsidP="00B51A5E">
            <w:pPr>
              <w:spacing w:before="20" w:after="20"/>
            </w:pPr>
          </w:p>
        </w:tc>
        <w:tc>
          <w:tcPr>
            <w:tcW w:w="2201" w:type="dxa"/>
            <w:tcBorders>
              <w:top w:val="nil"/>
              <w:bottom w:val="nil"/>
            </w:tcBorders>
          </w:tcPr>
          <w:p w14:paraId="1CB7194B" w14:textId="77777777" w:rsidR="002B6C31" w:rsidRDefault="002B6C31" w:rsidP="00B51A5E">
            <w:pPr>
              <w:spacing w:before="20" w:after="20"/>
            </w:pPr>
          </w:p>
        </w:tc>
        <w:tc>
          <w:tcPr>
            <w:tcW w:w="497" w:type="dxa"/>
            <w:tcBorders>
              <w:top w:val="nil"/>
              <w:bottom w:val="nil"/>
            </w:tcBorders>
          </w:tcPr>
          <w:p w14:paraId="37520DD1" w14:textId="77777777" w:rsidR="002B6C31" w:rsidRDefault="002B6C31" w:rsidP="00B51A5E">
            <w:pPr>
              <w:spacing w:before="20" w:after="20"/>
            </w:pPr>
          </w:p>
        </w:tc>
        <w:tc>
          <w:tcPr>
            <w:tcW w:w="856" w:type="dxa"/>
            <w:tcBorders>
              <w:top w:val="nil"/>
              <w:bottom w:val="nil"/>
            </w:tcBorders>
          </w:tcPr>
          <w:p w14:paraId="61E8CDE9" w14:textId="77777777" w:rsidR="002B6C31" w:rsidRDefault="002B6C31" w:rsidP="00B51A5E">
            <w:pPr>
              <w:spacing w:before="20" w:after="20"/>
            </w:pPr>
            <w:r>
              <w:t>vaikka</w:t>
            </w:r>
          </w:p>
        </w:tc>
      </w:tr>
      <w:tr w:rsidR="00294B4C" w14:paraId="7E6F37C8" w14:textId="77777777" w:rsidTr="00294B4C">
        <w:tc>
          <w:tcPr>
            <w:tcW w:w="2898" w:type="dxa"/>
            <w:tcBorders>
              <w:top w:val="nil"/>
              <w:bottom w:val="single" w:sz="4" w:space="0" w:color="auto"/>
            </w:tcBorders>
          </w:tcPr>
          <w:p w14:paraId="46ECB61D" w14:textId="591EE7A4" w:rsidR="00DC5F7E" w:rsidRDefault="002B6C31" w:rsidP="00B51A5E">
            <w:pPr>
              <w:spacing w:before="20" w:after="20"/>
            </w:pPr>
            <w:r>
              <w:t>Konnektiivinen</w:t>
            </w:r>
            <w:r w:rsidR="00294B4C">
              <w:t xml:space="preserve"> </w:t>
            </w:r>
            <w:r w:rsidR="00DC5F7E">
              <w:t>(11.2.1.5)</w:t>
            </w:r>
          </w:p>
        </w:tc>
        <w:tc>
          <w:tcPr>
            <w:tcW w:w="1440" w:type="dxa"/>
            <w:tcBorders>
              <w:top w:val="nil"/>
              <w:bottom w:val="single" w:sz="4" w:space="0" w:color="auto"/>
            </w:tcBorders>
          </w:tcPr>
          <w:p w14:paraId="02134597" w14:textId="77777777" w:rsidR="002B6C31" w:rsidRDefault="002B6C31" w:rsidP="00B51A5E">
            <w:pPr>
              <w:spacing w:before="20" w:after="20"/>
            </w:pPr>
          </w:p>
        </w:tc>
        <w:tc>
          <w:tcPr>
            <w:tcW w:w="1350" w:type="dxa"/>
            <w:tcBorders>
              <w:top w:val="nil"/>
              <w:bottom w:val="single" w:sz="4" w:space="0" w:color="auto"/>
            </w:tcBorders>
          </w:tcPr>
          <w:p w14:paraId="3861572C" w14:textId="77777777" w:rsidR="002B6C31" w:rsidRDefault="002B6C31" w:rsidP="00B51A5E">
            <w:pPr>
              <w:spacing w:before="20" w:after="20"/>
            </w:pPr>
          </w:p>
        </w:tc>
        <w:tc>
          <w:tcPr>
            <w:tcW w:w="2201" w:type="dxa"/>
            <w:tcBorders>
              <w:top w:val="nil"/>
              <w:bottom w:val="single" w:sz="4" w:space="0" w:color="auto"/>
            </w:tcBorders>
          </w:tcPr>
          <w:p w14:paraId="0959F800" w14:textId="77777777" w:rsidR="002B6C31" w:rsidRDefault="002B6C31" w:rsidP="00B51A5E">
            <w:pPr>
              <w:spacing w:before="20" w:after="20"/>
            </w:pPr>
            <w:r>
              <w:t>niin ko</w:t>
            </w:r>
          </w:p>
        </w:tc>
        <w:tc>
          <w:tcPr>
            <w:tcW w:w="497" w:type="dxa"/>
            <w:tcBorders>
              <w:top w:val="nil"/>
              <w:bottom w:val="single" w:sz="4" w:space="0" w:color="auto"/>
            </w:tcBorders>
          </w:tcPr>
          <w:p w14:paraId="5B8BC747" w14:textId="77777777" w:rsidR="002B6C31" w:rsidRDefault="002B6C31" w:rsidP="00B51A5E">
            <w:pPr>
              <w:spacing w:before="20" w:after="20"/>
            </w:pPr>
            <w:r>
              <w:t>jos</w:t>
            </w:r>
          </w:p>
        </w:tc>
        <w:tc>
          <w:tcPr>
            <w:tcW w:w="856" w:type="dxa"/>
            <w:tcBorders>
              <w:top w:val="nil"/>
              <w:bottom w:val="single" w:sz="4" w:space="0" w:color="auto"/>
            </w:tcBorders>
          </w:tcPr>
          <w:p w14:paraId="1C68E03D" w14:textId="77777777" w:rsidR="002B6C31" w:rsidRDefault="002B6C31" w:rsidP="00B51A5E">
            <w:pPr>
              <w:spacing w:before="20" w:after="20"/>
            </w:pPr>
          </w:p>
        </w:tc>
      </w:tr>
      <w:tr w:rsidR="00294B4C" w14:paraId="0DDA64A0" w14:textId="77777777" w:rsidTr="00294B4C">
        <w:tc>
          <w:tcPr>
            <w:tcW w:w="2898" w:type="dxa"/>
            <w:tcBorders>
              <w:bottom w:val="single" w:sz="4" w:space="0" w:color="auto"/>
            </w:tcBorders>
          </w:tcPr>
          <w:p w14:paraId="0BBBF9A2" w14:textId="77777777" w:rsidR="002B6C31" w:rsidRDefault="002B6C31" w:rsidP="00B51A5E">
            <w:pPr>
              <w:spacing w:before="20" w:after="20"/>
            </w:pPr>
            <w:r>
              <w:t>Komplementti</w:t>
            </w:r>
          </w:p>
        </w:tc>
        <w:tc>
          <w:tcPr>
            <w:tcW w:w="1440" w:type="dxa"/>
            <w:tcBorders>
              <w:bottom w:val="single" w:sz="4" w:space="0" w:color="auto"/>
            </w:tcBorders>
          </w:tcPr>
          <w:p w14:paraId="456466A3" w14:textId="77777777" w:rsidR="002B6C31" w:rsidRDefault="002B6C31" w:rsidP="00B51A5E">
            <w:pPr>
              <w:spacing w:before="20" w:after="20"/>
            </w:pPr>
          </w:p>
        </w:tc>
        <w:tc>
          <w:tcPr>
            <w:tcW w:w="1350" w:type="dxa"/>
            <w:tcBorders>
              <w:bottom w:val="single" w:sz="4" w:space="0" w:color="auto"/>
            </w:tcBorders>
          </w:tcPr>
          <w:p w14:paraId="37C24A31" w14:textId="77777777" w:rsidR="002B6C31" w:rsidRDefault="002B6C31" w:rsidP="00B51A5E">
            <w:pPr>
              <w:spacing w:before="20" w:after="20"/>
            </w:pPr>
          </w:p>
        </w:tc>
        <w:tc>
          <w:tcPr>
            <w:tcW w:w="2201" w:type="dxa"/>
            <w:tcBorders>
              <w:bottom w:val="single" w:sz="4" w:space="0" w:color="auto"/>
            </w:tcBorders>
          </w:tcPr>
          <w:p w14:paraId="33A4FE83" w14:textId="77777777" w:rsidR="002B6C31" w:rsidRDefault="002B6C31" w:rsidP="00B51A5E">
            <w:pPr>
              <w:spacing w:before="20" w:after="20"/>
            </w:pPr>
          </w:p>
        </w:tc>
        <w:tc>
          <w:tcPr>
            <w:tcW w:w="497" w:type="dxa"/>
            <w:tcBorders>
              <w:bottom w:val="single" w:sz="4" w:space="0" w:color="auto"/>
            </w:tcBorders>
          </w:tcPr>
          <w:p w14:paraId="5BC4B0B8" w14:textId="77777777" w:rsidR="002B6C31" w:rsidRDefault="002B6C31" w:rsidP="00B51A5E">
            <w:pPr>
              <w:spacing w:before="20" w:after="20"/>
            </w:pPr>
          </w:p>
        </w:tc>
        <w:tc>
          <w:tcPr>
            <w:tcW w:w="856" w:type="dxa"/>
            <w:tcBorders>
              <w:bottom w:val="single" w:sz="4" w:space="0" w:color="auto"/>
            </w:tcBorders>
          </w:tcPr>
          <w:p w14:paraId="23BC6779" w14:textId="77777777" w:rsidR="002B6C31" w:rsidRDefault="002B6C31" w:rsidP="00B51A5E">
            <w:pPr>
              <w:spacing w:before="20" w:after="20"/>
            </w:pPr>
          </w:p>
        </w:tc>
      </w:tr>
      <w:tr w:rsidR="00294B4C" w14:paraId="73CFD93D" w14:textId="77777777" w:rsidTr="00294B4C">
        <w:tc>
          <w:tcPr>
            <w:tcW w:w="2898" w:type="dxa"/>
            <w:tcBorders>
              <w:top w:val="single" w:sz="4" w:space="0" w:color="auto"/>
              <w:bottom w:val="nil"/>
            </w:tcBorders>
          </w:tcPr>
          <w:p w14:paraId="0E531589" w14:textId="3F1E8BD1" w:rsidR="002B6C31" w:rsidRDefault="002B6C31" w:rsidP="00B51A5E">
            <w:pPr>
              <w:spacing w:before="20" w:after="20"/>
            </w:pPr>
            <w:r>
              <w:t>Subjekti</w:t>
            </w:r>
            <w:r w:rsidR="00DC5F7E">
              <w:t xml:space="preserve"> (11.2.2.1)</w:t>
            </w:r>
          </w:p>
        </w:tc>
        <w:tc>
          <w:tcPr>
            <w:tcW w:w="1440" w:type="dxa"/>
            <w:tcBorders>
              <w:top w:val="single" w:sz="4" w:space="0" w:color="auto"/>
              <w:bottom w:val="nil"/>
            </w:tcBorders>
          </w:tcPr>
          <w:p w14:paraId="246DE038" w14:textId="77777777" w:rsidR="002B6C31" w:rsidRDefault="002B6C31" w:rsidP="00B51A5E">
            <w:pPr>
              <w:spacing w:before="20" w:after="20"/>
            </w:pPr>
            <w:r>
              <w:t>ette ~ että</w:t>
            </w:r>
          </w:p>
        </w:tc>
        <w:tc>
          <w:tcPr>
            <w:tcW w:w="1350" w:type="dxa"/>
            <w:tcBorders>
              <w:top w:val="single" w:sz="4" w:space="0" w:color="auto"/>
              <w:bottom w:val="nil"/>
            </w:tcBorders>
          </w:tcPr>
          <w:p w14:paraId="263F87B5" w14:textId="77777777" w:rsidR="002B6C31" w:rsidRDefault="002B6C31" w:rsidP="00B51A5E">
            <w:pPr>
              <w:spacing w:before="20" w:after="20"/>
            </w:pPr>
          </w:p>
        </w:tc>
        <w:tc>
          <w:tcPr>
            <w:tcW w:w="2201" w:type="dxa"/>
            <w:tcBorders>
              <w:top w:val="single" w:sz="4" w:space="0" w:color="auto"/>
              <w:bottom w:val="nil"/>
            </w:tcBorders>
          </w:tcPr>
          <w:p w14:paraId="6E45E98B" w14:textId="77777777" w:rsidR="002B6C31" w:rsidRDefault="002B6C31" w:rsidP="00B51A5E">
            <w:pPr>
              <w:spacing w:before="20" w:after="20"/>
            </w:pPr>
            <w:r>
              <w:t>ko</w:t>
            </w:r>
          </w:p>
        </w:tc>
        <w:tc>
          <w:tcPr>
            <w:tcW w:w="497" w:type="dxa"/>
            <w:tcBorders>
              <w:top w:val="single" w:sz="4" w:space="0" w:color="auto"/>
              <w:bottom w:val="nil"/>
            </w:tcBorders>
          </w:tcPr>
          <w:p w14:paraId="0B1D5B95" w14:textId="77777777" w:rsidR="002B6C31" w:rsidRDefault="002B6C31" w:rsidP="00B51A5E">
            <w:pPr>
              <w:spacing w:before="20" w:after="20"/>
            </w:pPr>
          </w:p>
        </w:tc>
        <w:tc>
          <w:tcPr>
            <w:tcW w:w="856" w:type="dxa"/>
            <w:tcBorders>
              <w:top w:val="single" w:sz="4" w:space="0" w:color="auto"/>
              <w:bottom w:val="nil"/>
            </w:tcBorders>
          </w:tcPr>
          <w:p w14:paraId="004F0DC4" w14:textId="77777777" w:rsidR="002B6C31" w:rsidRDefault="002B6C31" w:rsidP="00B51A5E">
            <w:pPr>
              <w:spacing w:before="20" w:after="20"/>
            </w:pPr>
          </w:p>
        </w:tc>
      </w:tr>
      <w:tr w:rsidR="00294B4C" w14:paraId="1475454A" w14:textId="77777777" w:rsidTr="00294B4C">
        <w:tc>
          <w:tcPr>
            <w:tcW w:w="2898" w:type="dxa"/>
            <w:tcBorders>
              <w:top w:val="nil"/>
              <w:bottom w:val="nil"/>
            </w:tcBorders>
          </w:tcPr>
          <w:p w14:paraId="07CDEC7B" w14:textId="11E6B781" w:rsidR="002B6C31" w:rsidRDefault="002B6C31" w:rsidP="00B51A5E">
            <w:pPr>
              <w:spacing w:before="20" w:after="20"/>
            </w:pPr>
            <w:r>
              <w:t>Objekti</w:t>
            </w:r>
            <w:r w:rsidR="00DC5F7E">
              <w:t xml:space="preserve"> (11.2.2.2)</w:t>
            </w:r>
          </w:p>
        </w:tc>
        <w:tc>
          <w:tcPr>
            <w:tcW w:w="1440" w:type="dxa"/>
            <w:tcBorders>
              <w:top w:val="nil"/>
              <w:bottom w:val="nil"/>
            </w:tcBorders>
          </w:tcPr>
          <w:p w14:paraId="01F5DB2B" w14:textId="77777777" w:rsidR="002B6C31" w:rsidRDefault="002B6C31" w:rsidP="00B51A5E">
            <w:pPr>
              <w:spacing w:before="20" w:after="20"/>
            </w:pPr>
            <w:r>
              <w:t>ette ~ että</w:t>
            </w:r>
          </w:p>
        </w:tc>
        <w:tc>
          <w:tcPr>
            <w:tcW w:w="1350" w:type="dxa"/>
            <w:tcBorders>
              <w:top w:val="nil"/>
              <w:bottom w:val="nil"/>
            </w:tcBorders>
          </w:tcPr>
          <w:p w14:paraId="4FE5A1BD" w14:textId="77777777" w:rsidR="002B6C31" w:rsidRDefault="002B6C31" w:rsidP="00B51A5E">
            <w:pPr>
              <w:spacing w:before="20" w:after="20"/>
            </w:pPr>
          </w:p>
        </w:tc>
        <w:tc>
          <w:tcPr>
            <w:tcW w:w="2201" w:type="dxa"/>
            <w:tcBorders>
              <w:top w:val="nil"/>
              <w:bottom w:val="nil"/>
            </w:tcBorders>
          </w:tcPr>
          <w:p w14:paraId="377AB471" w14:textId="77777777" w:rsidR="002B6C31" w:rsidRDefault="002B6C31" w:rsidP="00B51A5E">
            <w:pPr>
              <w:spacing w:before="20" w:after="20"/>
            </w:pPr>
            <w:r>
              <w:t>ko</w:t>
            </w:r>
          </w:p>
        </w:tc>
        <w:tc>
          <w:tcPr>
            <w:tcW w:w="497" w:type="dxa"/>
            <w:tcBorders>
              <w:top w:val="nil"/>
              <w:bottom w:val="nil"/>
            </w:tcBorders>
          </w:tcPr>
          <w:p w14:paraId="7969294A" w14:textId="77777777" w:rsidR="002B6C31" w:rsidRDefault="002B6C31" w:rsidP="00B51A5E">
            <w:pPr>
              <w:spacing w:before="20" w:after="20"/>
            </w:pPr>
            <w:r>
              <w:t>jos</w:t>
            </w:r>
          </w:p>
        </w:tc>
        <w:tc>
          <w:tcPr>
            <w:tcW w:w="856" w:type="dxa"/>
            <w:tcBorders>
              <w:top w:val="nil"/>
              <w:bottom w:val="nil"/>
            </w:tcBorders>
          </w:tcPr>
          <w:p w14:paraId="5261FEB5" w14:textId="77777777" w:rsidR="002B6C31" w:rsidRDefault="002B6C31" w:rsidP="00B51A5E">
            <w:pPr>
              <w:spacing w:before="20" w:after="20"/>
            </w:pPr>
          </w:p>
        </w:tc>
      </w:tr>
      <w:tr w:rsidR="00294B4C" w14:paraId="29795A46" w14:textId="77777777" w:rsidTr="00294B4C">
        <w:tc>
          <w:tcPr>
            <w:tcW w:w="2898" w:type="dxa"/>
            <w:tcBorders>
              <w:top w:val="nil"/>
              <w:bottom w:val="nil"/>
            </w:tcBorders>
          </w:tcPr>
          <w:p w14:paraId="71EFF20F" w14:textId="5B1A9CE3" w:rsidR="002B6C31" w:rsidRDefault="002B6C31" w:rsidP="00B51A5E">
            <w:pPr>
              <w:spacing w:before="20" w:after="20"/>
            </w:pPr>
            <w:r>
              <w:t>Predikatiivi</w:t>
            </w:r>
            <w:r w:rsidR="00DC5F7E">
              <w:t xml:space="preserve"> (11.2.2.3)</w:t>
            </w:r>
          </w:p>
        </w:tc>
        <w:tc>
          <w:tcPr>
            <w:tcW w:w="1440" w:type="dxa"/>
            <w:tcBorders>
              <w:top w:val="nil"/>
              <w:bottom w:val="nil"/>
            </w:tcBorders>
          </w:tcPr>
          <w:p w14:paraId="1D2622E9" w14:textId="77777777" w:rsidR="002B6C31" w:rsidRDefault="002B6C31" w:rsidP="00B51A5E">
            <w:pPr>
              <w:spacing w:before="20" w:after="20"/>
            </w:pPr>
            <w:r>
              <w:t>ette ~ että</w:t>
            </w:r>
          </w:p>
        </w:tc>
        <w:tc>
          <w:tcPr>
            <w:tcW w:w="1350" w:type="dxa"/>
            <w:tcBorders>
              <w:top w:val="nil"/>
              <w:bottom w:val="nil"/>
            </w:tcBorders>
          </w:tcPr>
          <w:p w14:paraId="5B16090E" w14:textId="77777777" w:rsidR="002B6C31" w:rsidRDefault="002B6C31" w:rsidP="00B51A5E">
            <w:pPr>
              <w:spacing w:before="20" w:after="20"/>
            </w:pPr>
          </w:p>
        </w:tc>
        <w:tc>
          <w:tcPr>
            <w:tcW w:w="2201" w:type="dxa"/>
            <w:tcBorders>
              <w:top w:val="nil"/>
              <w:bottom w:val="nil"/>
            </w:tcBorders>
          </w:tcPr>
          <w:p w14:paraId="776631B4" w14:textId="77777777" w:rsidR="002B6C31" w:rsidRDefault="002B6C31" w:rsidP="00B51A5E">
            <w:pPr>
              <w:spacing w:before="20" w:after="20"/>
            </w:pPr>
          </w:p>
        </w:tc>
        <w:tc>
          <w:tcPr>
            <w:tcW w:w="497" w:type="dxa"/>
            <w:tcBorders>
              <w:top w:val="nil"/>
              <w:bottom w:val="nil"/>
            </w:tcBorders>
          </w:tcPr>
          <w:p w14:paraId="268DBB81" w14:textId="77777777" w:rsidR="002B6C31" w:rsidRDefault="002B6C31" w:rsidP="00B51A5E">
            <w:pPr>
              <w:spacing w:before="20" w:after="20"/>
            </w:pPr>
          </w:p>
        </w:tc>
        <w:tc>
          <w:tcPr>
            <w:tcW w:w="856" w:type="dxa"/>
            <w:tcBorders>
              <w:top w:val="nil"/>
              <w:bottom w:val="nil"/>
            </w:tcBorders>
          </w:tcPr>
          <w:p w14:paraId="265F1A1C" w14:textId="77777777" w:rsidR="002B6C31" w:rsidRDefault="002B6C31" w:rsidP="00B51A5E">
            <w:pPr>
              <w:spacing w:before="20" w:after="20"/>
            </w:pPr>
          </w:p>
        </w:tc>
      </w:tr>
      <w:tr w:rsidR="00294B4C" w14:paraId="3BA21043" w14:textId="77777777" w:rsidTr="00294B4C">
        <w:tc>
          <w:tcPr>
            <w:tcW w:w="2898" w:type="dxa"/>
            <w:tcBorders>
              <w:top w:val="nil"/>
            </w:tcBorders>
          </w:tcPr>
          <w:p w14:paraId="2F88E874" w14:textId="2701A62E" w:rsidR="002B6C31" w:rsidRDefault="002B6C31" w:rsidP="00B51A5E">
            <w:pPr>
              <w:spacing w:before="20" w:after="20"/>
            </w:pPr>
            <w:r>
              <w:t>Adverbiaali</w:t>
            </w:r>
            <w:r w:rsidR="00DC5F7E">
              <w:t xml:space="preserve"> (11.2.2.4)</w:t>
            </w:r>
          </w:p>
        </w:tc>
        <w:tc>
          <w:tcPr>
            <w:tcW w:w="1440" w:type="dxa"/>
            <w:tcBorders>
              <w:top w:val="nil"/>
            </w:tcBorders>
          </w:tcPr>
          <w:p w14:paraId="324A6662" w14:textId="77777777" w:rsidR="002B6C31" w:rsidRDefault="002B6C31" w:rsidP="00B51A5E">
            <w:pPr>
              <w:spacing w:before="20" w:after="20"/>
            </w:pPr>
            <w:r>
              <w:t>ette ~ että</w:t>
            </w:r>
          </w:p>
        </w:tc>
        <w:tc>
          <w:tcPr>
            <w:tcW w:w="1350" w:type="dxa"/>
            <w:tcBorders>
              <w:top w:val="nil"/>
            </w:tcBorders>
          </w:tcPr>
          <w:p w14:paraId="6B4698F0" w14:textId="77777777" w:rsidR="002B6C31" w:rsidRDefault="002B6C31" w:rsidP="00B51A5E">
            <w:pPr>
              <w:spacing w:before="20" w:after="20"/>
            </w:pPr>
          </w:p>
        </w:tc>
        <w:tc>
          <w:tcPr>
            <w:tcW w:w="2201" w:type="dxa"/>
            <w:tcBorders>
              <w:top w:val="nil"/>
            </w:tcBorders>
          </w:tcPr>
          <w:p w14:paraId="0E661924" w14:textId="77777777" w:rsidR="002B6C31" w:rsidRDefault="002B6C31" w:rsidP="00B51A5E">
            <w:pPr>
              <w:spacing w:before="20" w:after="20"/>
            </w:pPr>
          </w:p>
        </w:tc>
        <w:tc>
          <w:tcPr>
            <w:tcW w:w="497" w:type="dxa"/>
            <w:tcBorders>
              <w:top w:val="nil"/>
            </w:tcBorders>
          </w:tcPr>
          <w:p w14:paraId="7DDF278E" w14:textId="77777777" w:rsidR="002B6C31" w:rsidRDefault="002B6C31" w:rsidP="00B51A5E">
            <w:pPr>
              <w:spacing w:before="20" w:after="20"/>
            </w:pPr>
          </w:p>
        </w:tc>
        <w:tc>
          <w:tcPr>
            <w:tcW w:w="856" w:type="dxa"/>
            <w:tcBorders>
              <w:top w:val="nil"/>
            </w:tcBorders>
          </w:tcPr>
          <w:p w14:paraId="74FD7C9A" w14:textId="77777777" w:rsidR="002B6C31" w:rsidRDefault="002B6C31" w:rsidP="00B51A5E">
            <w:pPr>
              <w:spacing w:before="20" w:after="20"/>
            </w:pPr>
          </w:p>
        </w:tc>
      </w:tr>
      <w:tr w:rsidR="00294B4C" w14:paraId="414216FB" w14:textId="77777777" w:rsidTr="00294B4C">
        <w:tc>
          <w:tcPr>
            <w:tcW w:w="2898" w:type="dxa"/>
          </w:tcPr>
          <w:p w14:paraId="5356BEF8" w14:textId="77777777" w:rsidR="002B6C31" w:rsidRDefault="002B6C31" w:rsidP="00B51A5E">
            <w:pPr>
              <w:spacing w:before="20" w:after="20"/>
            </w:pPr>
            <w:r>
              <w:t>Defineeraus</w:t>
            </w:r>
          </w:p>
        </w:tc>
        <w:tc>
          <w:tcPr>
            <w:tcW w:w="1440" w:type="dxa"/>
          </w:tcPr>
          <w:p w14:paraId="41E907C3" w14:textId="77777777" w:rsidR="002B6C31" w:rsidRDefault="002B6C31" w:rsidP="00B51A5E">
            <w:pPr>
              <w:spacing w:before="20" w:after="20"/>
            </w:pPr>
          </w:p>
        </w:tc>
        <w:tc>
          <w:tcPr>
            <w:tcW w:w="1350" w:type="dxa"/>
          </w:tcPr>
          <w:p w14:paraId="23DB8B40" w14:textId="77777777" w:rsidR="002B6C31" w:rsidRDefault="002B6C31" w:rsidP="00B51A5E">
            <w:pPr>
              <w:spacing w:before="20" w:after="20"/>
            </w:pPr>
          </w:p>
        </w:tc>
        <w:tc>
          <w:tcPr>
            <w:tcW w:w="2201" w:type="dxa"/>
          </w:tcPr>
          <w:p w14:paraId="3879CDB3" w14:textId="77777777" w:rsidR="002B6C31" w:rsidRDefault="002B6C31" w:rsidP="00B51A5E">
            <w:pPr>
              <w:spacing w:before="20" w:after="20"/>
            </w:pPr>
          </w:p>
        </w:tc>
        <w:tc>
          <w:tcPr>
            <w:tcW w:w="497" w:type="dxa"/>
          </w:tcPr>
          <w:p w14:paraId="33D50F64" w14:textId="77777777" w:rsidR="002B6C31" w:rsidRDefault="002B6C31" w:rsidP="00B51A5E">
            <w:pPr>
              <w:spacing w:before="20" w:after="20"/>
            </w:pPr>
          </w:p>
        </w:tc>
        <w:tc>
          <w:tcPr>
            <w:tcW w:w="856" w:type="dxa"/>
          </w:tcPr>
          <w:p w14:paraId="0FBC2E1F" w14:textId="77777777" w:rsidR="002B6C31" w:rsidRDefault="002B6C31" w:rsidP="00B51A5E">
            <w:pPr>
              <w:spacing w:before="20" w:after="20"/>
            </w:pPr>
          </w:p>
        </w:tc>
      </w:tr>
      <w:tr w:rsidR="00294B4C" w14:paraId="7B240373" w14:textId="77777777" w:rsidTr="00294B4C">
        <w:tc>
          <w:tcPr>
            <w:tcW w:w="2898" w:type="dxa"/>
            <w:tcBorders>
              <w:bottom w:val="nil"/>
            </w:tcBorders>
          </w:tcPr>
          <w:p w14:paraId="1F786C1C" w14:textId="508DE858" w:rsidR="002B6C31" w:rsidRDefault="002B6C31" w:rsidP="00B51A5E">
            <w:pPr>
              <w:spacing w:before="20" w:after="20"/>
            </w:pPr>
            <w:r>
              <w:t>Adjektiivin ja adverbin</w:t>
            </w:r>
            <w:r w:rsidR="006F79B3">
              <w:t xml:space="preserve"> (</w:t>
            </w:r>
            <w:r w:rsidR="007208A2">
              <w:t>11.2.3.1)</w:t>
            </w:r>
          </w:p>
        </w:tc>
        <w:tc>
          <w:tcPr>
            <w:tcW w:w="1440" w:type="dxa"/>
            <w:tcBorders>
              <w:bottom w:val="nil"/>
            </w:tcBorders>
          </w:tcPr>
          <w:p w14:paraId="69D8283D" w14:textId="77777777" w:rsidR="002B6C31" w:rsidRDefault="002B6C31" w:rsidP="00B51A5E">
            <w:pPr>
              <w:spacing w:before="20" w:after="20"/>
            </w:pPr>
            <w:r>
              <w:t>ette ~ että</w:t>
            </w:r>
          </w:p>
        </w:tc>
        <w:tc>
          <w:tcPr>
            <w:tcW w:w="1350" w:type="dxa"/>
            <w:tcBorders>
              <w:bottom w:val="nil"/>
            </w:tcBorders>
          </w:tcPr>
          <w:p w14:paraId="248CA399" w14:textId="77777777" w:rsidR="002B6C31" w:rsidRDefault="002B6C31" w:rsidP="00B51A5E">
            <w:pPr>
              <w:spacing w:before="20" w:after="20"/>
            </w:pPr>
          </w:p>
        </w:tc>
        <w:tc>
          <w:tcPr>
            <w:tcW w:w="2201" w:type="dxa"/>
            <w:tcBorders>
              <w:bottom w:val="nil"/>
            </w:tcBorders>
          </w:tcPr>
          <w:p w14:paraId="426CEC97" w14:textId="77777777" w:rsidR="002B6C31" w:rsidRDefault="002B6C31" w:rsidP="00B51A5E">
            <w:pPr>
              <w:spacing w:before="20" w:after="20"/>
            </w:pPr>
          </w:p>
        </w:tc>
        <w:tc>
          <w:tcPr>
            <w:tcW w:w="497" w:type="dxa"/>
            <w:tcBorders>
              <w:bottom w:val="nil"/>
            </w:tcBorders>
          </w:tcPr>
          <w:p w14:paraId="67BD25AF" w14:textId="77777777" w:rsidR="002B6C31" w:rsidRDefault="002B6C31" w:rsidP="00B51A5E">
            <w:pPr>
              <w:spacing w:before="20" w:after="20"/>
            </w:pPr>
          </w:p>
        </w:tc>
        <w:tc>
          <w:tcPr>
            <w:tcW w:w="856" w:type="dxa"/>
            <w:tcBorders>
              <w:bottom w:val="nil"/>
            </w:tcBorders>
          </w:tcPr>
          <w:p w14:paraId="5E5B99B1" w14:textId="77777777" w:rsidR="002B6C31" w:rsidRDefault="002B6C31" w:rsidP="00B51A5E">
            <w:pPr>
              <w:spacing w:before="20" w:after="20"/>
            </w:pPr>
          </w:p>
        </w:tc>
      </w:tr>
      <w:tr w:rsidR="00294B4C" w14:paraId="2BA1AC94" w14:textId="77777777" w:rsidTr="00294B4C">
        <w:tc>
          <w:tcPr>
            <w:tcW w:w="2898" w:type="dxa"/>
            <w:tcBorders>
              <w:top w:val="nil"/>
            </w:tcBorders>
          </w:tcPr>
          <w:p w14:paraId="2FA53F0D" w14:textId="6F176703" w:rsidR="002B6C31" w:rsidRDefault="002B6C31" w:rsidP="00B51A5E">
            <w:pPr>
              <w:spacing w:before="20" w:after="20"/>
            </w:pPr>
            <w:r>
              <w:t>Substantiivin</w:t>
            </w:r>
            <w:r w:rsidR="007208A2">
              <w:t xml:space="preserve"> (11.2.3.2)</w:t>
            </w:r>
          </w:p>
        </w:tc>
        <w:tc>
          <w:tcPr>
            <w:tcW w:w="1440" w:type="dxa"/>
            <w:tcBorders>
              <w:top w:val="nil"/>
            </w:tcBorders>
          </w:tcPr>
          <w:p w14:paraId="71709B54" w14:textId="77777777" w:rsidR="002B6C31" w:rsidRDefault="002B6C31" w:rsidP="00B51A5E">
            <w:pPr>
              <w:spacing w:before="20" w:after="20"/>
            </w:pPr>
            <w:r>
              <w:t>ette ~ että</w:t>
            </w:r>
          </w:p>
        </w:tc>
        <w:tc>
          <w:tcPr>
            <w:tcW w:w="1350" w:type="dxa"/>
            <w:tcBorders>
              <w:top w:val="nil"/>
            </w:tcBorders>
          </w:tcPr>
          <w:p w14:paraId="0803DBE8" w14:textId="77777777" w:rsidR="002B6C31" w:rsidRDefault="002B6C31" w:rsidP="00B51A5E">
            <w:pPr>
              <w:spacing w:before="20" w:after="20"/>
            </w:pPr>
          </w:p>
        </w:tc>
        <w:tc>
          <w:tcPr>
            <w:tcW w:w="2201" w:type="dxa"/>
            <w:tcBorders>
              <w:top w:val="nil"/>
            </w:tcBorders>
          </w:tcPr>
          <w:p w14:paraId="17180676" w14:textId="77777777" w:rsidR="002B6C31" w:rsidRDefault="002B6C31" w:rsidP="00B51A5E">
            <w:pPr>
              <w:spacing w:before="20" w:after="20"/>
            </w:pPr>
            <w:r>
              <w:t>ko</w:t>
            </w:r>
          </w:p>
        </w:tc>
        <w:tc>
          <w:tcPr>
            <w:tcW w:w="497" w:type="dxa"/>
            <w:tcBorders>
              <w:top w:val="nil"/>
            </w:tcBorders>
          </w:tcPr>
          <w:p w14:paraId="0FBC92AB" w14:textId="77777777" w:rsidR="002B6C31" w:rsidRDefault="002B6C31" w:rsidP="00B51A5E">
            <w:pPr>
              <w:spacing w:before="20" w:after="20"/>
            </w:pPr>
          </w:p>
        </w:tc>
        <w:tc>
          <w:tcPr>
            <w:tcW w:w="856" w:type="dxa"/>
            <w:tcBorders>
              <w:top w:val="nil"/>
            </w:tcBorders>
          </w:tcPr>
          <w:p w14:paraId="50536DA1" w14:textId="77777777" w:rsidR="002B6C31" w:rsidRDefault="002B6C31" w:rsidP="00B51A5E">
            <w:pPr>
              <w:spacing w:before="20" w:after="20"/>
            </w:pPr>
          </w:p>
        </w:tc>
      </w:tr>
      <w:tr w:rsidR="00294B4C" w14:paraId="458F60FE" w14:textId="77777777" w:rsidTr="00294B4C">
        <w:tc>
          <w:tcPr>
            <w:tcW w:w="2898" w:type="dxa"/>
            <w:tcBorders>
              <w:bottom w:val="single" w:sz="4" w:space="0" w:color="auto"/>
            </w:tcBorders>
          </w:tcPr>
          <w:p w14:paraId="7466839A" w14:textId="7800DAE5" w:rsidR="002B6C31" w:rsidRDefault="00B66C40" w:rsidP="00B51A5E">
            <w:pPr>
              <w:spacing w:before="20" w:after="20"/>
            </w:pPr>
            <w:r>
              <w:t>Verttausfraasi</w:t>
            </w:r>
          </w:p>
        </w:tc>
        <w:tc>
          <w:tcPr>
            <w:tcW w:w="1440" w:type="dxa"/>
            <w:tcBorders>
              <w:bottom w:val="single" w:sz="4" w:space="0" w:color="auto"/>
            </w:tcBorders>
          </w:tcPr>
          <w:p w14:paraId="1BD3A2FC" w14:textId="77777777" w:rsidR="002B6C31" w:rsidRDefault="002B6C31" w:rsidP="00B51A5E">
            <w:pPr>
              <w:spacing w:before="20" w:after="20"/>
            </w:pPr>
          </w:p>
        </w:tc>
        <w:tc>
          <w:tcPr>
            <w:tcW w:w="1350" w:type="dxa"/>
            <w:tcBorders>
              <w:bottom w:val="single" w:sz="4" w:space="0" w:color="auto"/>
            </w:tcBorders>
          </w:tcPr>
          <w:p w14:paraId="212050BA" w14:textId="77777777" w:rsidR="002B6C31" w:rsidRDefault="002B6C31" w:rsidP="00B51A5E">
            <w:pPr>
              <w:spacing w:before="20" w:after="20"/>
            </w:pPr>
          </w:p>
        </w:tc>
        <w:tc>
          <w:tcPr>
            <w:tcW w:w="2201" w:type="dxa"/>
            <w:tcBorders>
              <w:bottom w:val="single" w:sz="4" w:space="0" w:color="auto"/>
            </w:tcBorders>
          </w:tcPr>
          <w:p w14:paraId="6FC5A55E" w14:textId="77777777" w:rsidR="002B6C31" w:rsidRDefault="002B6C31" w:rsidP="00B51A5E">
            <w:pPr>
              <w:spacing w:before="20" w:after="20"/>
            </w:pPr>
          </w:p>
        </w:tc>
        <w:tc>
          <w:tcPr>
            <w:tcW w:w="497" w:type="dxa"/>
            <w:tcBorders>
              <w:bottom w:val="single" w:sz="4" w:space="0" w:color="auto"/>
            </w:tcBorders>
          </w:tcPr>
          <w:p w14:paraId="0C65F107" w14:textId="77777777" w:rsidR="002B6C31" w:rsidRDefault="002B6C31" w:rsidP="00B51A5E">
            <w:pPr>
              <w:spacing w:before="20" w:after="20"/>
            </w:pPr>
          </w:p>
        </w:tc>
        <w:tc>
          <w:tcPr>
            <w:tcW w:w="856" w:type="dxa"/>
            <w:tcBorders>
              <w:bottom w:val="single" w:sz="4" w:space="0" w:color="auto"/>
            </w:tcBorders>
          </w:tcPr>
          <w:p w14:paraId="3DDC3FFB" w14:textId="77777777" w:rsidR="002B6C31" w:rsidRDefault="002B6C31" w:rsidP="00B51A5E">
            <w:pPr>
              <w:spacing w:before="20" w:after="20"/>
            </w:pPr>
          </w:p>
        </w:tc>
      </w:tr>
      <w:tr w:rsidR="00294B4C" w14:paraId="092C3BC0" w14:textId="77777777" w:rsidTr="00294B4C">
        <w:tc>
          <w:tcPr>
            <w:tcW w:w="2898" w:type="dxa"/>
            <w:tcBorders>
              <w:bottom w:val="nil"/>
            </w:tcBorders>
          </w:tcPr>
          <w:p w14:paraId="2888BDD3" w14:textId="53DA856A" w:rsidR="002B6C31" w:rsidRDefault="002B6C31" w:rsidP="00B51A5E">
            <w:pPr>
              <w:spacing w:before="20" w:after="20"/>
            </w:pPr>
            <w:r>
              <w:t>Komparatiivi</w:t>
            </w:r>
            <w:r w:rsidR="00B66C40">
              <w:t>fraasi</w:t>
            </w:r>
            <w:r w:rsidR="007208A2">
              <w:t xml:space="preserve"> (11.2.4.1)</w:t>
            </w:r>
          </w:p>
        </w:tc>
        <w:tc>
          <w:tcPr>
            <w:tcW w:w="1440" w:type="dxa"/>
            <w:tcBorders>
              <w:bottom w:val="nil"/>
            </w:tcBorders>
          </w:tcPr>
          <w:p w14:paraId="20E7216B" w14:textId="77777777" w:rsidR="002B6C31" w:rsidRDefault="002B6C31" w:rsidP="00B51A5E">
            <w:pPr>
              <w:spacing w:before="20" w:after="20"/>
            </w:pPr>
          </w:p>
        </w:tc>
        <w:tc>
          <w:tcPr>
            <w:tcW w:w="1350" w:type="dxa"/>
            <w:tcBorders>
              <w:bottom w:val="nil"/>
            </w:tcBorders>
          </w:tcPr>
          <w:p w14:paraId="5DF9D093" w14:textId="77777777" w:rsidR="002B6C31" w:rsidRDefault="002B6C31" w:rsidP="00B51A5E">
            <w:pPr>
              <w:spacing w:before="20" w:after="20"/>
            </w:pPr>
          </w:p>
        </w:tc>
        <w:tc>
          <w:tcPr>
            <w:tcW w:w="2201" w:type="dxa"/>
            <w:tcBorders>
              <w:bottom w:val="nil"/>
            </w:tcBorders>
          </w:tcPr>
          <w:p w14:paraId="53C374E9" w14:textId="77777777" w:rsidR="002B6C31" w:rsidRDefault="002B6C31" w:rsidP="00B51A5E">
            <w:pPr>
              <w:spacing w:before="20" w:after="20"/>
            </w:pPr>
            <w:r>
              <w:t>ko</w:t>
            </w:r>
          </w:p>
        </w:tc>
        <w:tc>
          <w:tcPr>
            <w:tcW w:w="497" w:type="dxa"/>
            <w:tcBorders>
              <w:bottom w:val="nil"/>
            </w:tcBorders>
          </w:tcPr>
          <w:p w14:paraId="0C6902DD" w14:textId="77777777" w:rsidR="002B6C31" w:rsidRDefault="002B6C31" w:rsidP="00B51A5E">
            <w:pPr>
              <w:spacing w:before="20" w:after="20"/>
            </w:pPr>
          </w:p>
        </w:tc>
        <w:tc>
          <w:tcPr>
            <w:tcW w:w="856" w:type="dxa"/>
            <w:tcBorders>
              <w:bottom w:val="nil"/>
            </w:tcBorders>
          </w:tcPr>
          <w:p w14:paraId="339F8132" w14:textId="77777777" w:rsidR="002B6C31" w:rsidRDefault="002B6C31" w:rsidP="00B51A5E">
            <w:pPr>
              <w:spacing w:before="20" w:after="20"/>
            </w:pPr>
          </w:p>
        </w:tc>
      </w:tr>
      <w:tr w:rsidR="00294B4C" w14:paraId="7EE5D012" w14:textId="77777777" w:rsidTr="00294B4C">
        <w:tc>
          <w:tcPr>
            <w:tcW w:w="2898" w:type="dxa"/>
            <w:tcBorders>
              <w:top w:val="nil"/>
              <w:bottom w:val="nil"/>
            </w:tcBorders>
          </w:tcPr>
          <w:p w14:paraId="00FCED66" w14:textId="013D2807" w:rsidR="002B6C31" w:rsidRDefault="002B6C31" w:rsidP="00B51A5E">
            <w:pPr>
              <w:spacing w:before="20" w:after="20"/>
            </w:pPr>
            <w:r>
              <w:t>Ekvivalentti</w:t>
            </w:r>
            <w:r w:rsidR="007208A2">
              <w:t xml:space="preserve"> </w:t>
            </w:r>
            <w:r w:rsidR="00B66C40">
              <w:t xml:space="preserve">suhđet </w:t>
            </w:r>
            <w:r w:rsidR="007208A2">
              <w:t>(11.2.4.2)</w:t>
            </w:r>
          </w:p>
        </w:tc>
        <w:tc>
          <w:tcPr>
            <w:tcW w:w="1440" w:type="dxa"/>
            <w:tcBorders>
              <w:top w:val="nil"/>
              <w:bottom w:val="nil"/>
            </w:tcBorders>
          </w:tcPr>
          <w:p w14:paraId="022C21D3" w14:textId="77777777" w:rsidR="002B6C31" w:rsidRDefault="002B6C31" w:rsidP="00B51A5E">
            <w:pPr>
              <w:spacing w:before="20" w:after="20"/>
            </w:pPr>
          </w:p>
        </w:tc>
        <w:tc>
          <w:tcPr>
            <w:tcW w:w="1350" w:type="dxa"/>
            <w:tcBorders>
              <w:top w:val="nil"/>
              <w:bottom w:val="nil"/>
            </w:tcBorders>
          </w:tcPr>
          <w:p w14:paraId="721A3EDE" w14:textId="77777777" w:rsidR="002B6C31" w:rsidRDefault="002B6C31" w:rsidP="00B51A5E">
            <w:pPr>
              <w:spacing w:before="20" w:after="20"/>
            </w:pPr>
          </w:p>
        </w:tc>
        <w:tc>
          <w:tcPr>
            <w:tcW w:w="2201" w:type="dxa"/>
            <w:tcBorders>
              <w:top w:val="nil"/>
              <w:bottom w:val="nil"/>
            </w:tcBorders>
          </w:tcPr>
          <w:p w14:paraId="73EABE38" w14:textId="77777777" w:rsidR="002B6C31" w:rsidRDefault="002B6C31" w:rsidP="00B51A5E">
            <w:pPr>
              <w:spacing w:before="20" w:after="20"/>
            </w:pPr>
            <w:r>
              <w:t>ko</w:t>
            </w:r>
          </w:p>
        </w:tc>
        <w:tc>
          <w:tcPr>
            <w:tcW w:w="497" w:type="dxa"/>
            <w:tcBorders>
              <w:top w:val="nil"/>
              <w:bottom w:val="nil"/>
            </w:tcBorders>
          </w:tcPr>
          <w:p w14:paraId="0F906DB2" w14:textId="77777777" w:rsidR="002B6C31" w:rsidRDefault="002B6C31" w:rsidP="00B51A5E">
            <w:pPr>
              <w:spacing w:before="20" w:after="20"/>
            </w:pPr>
          </w:p>
        </w:tc>
        <w:tc>
          <w:tcPr>
            <w:tcW w:w="856" w:type="dxa"/>
            <w:tcBorders>
              <w:top w:val="nil"/>
              <w:bottom w:val="nil"/>
            </w:tcBorders>
          </w:tcPr>
          <w:p w14:paraId="32CD092D" w14:textId="77777777" w:rsidR="002B6C31" w:rsidRDefault="002B6C31" w:rsidP="00B51A5E">
            <w:pPr>
              <w:spacing w:before="20" w:after="20"/>
            </w:pPr>
          </w:p>
        </w:tc>
      </w:tr>
      <w:tr w:rsidR="00294B4C" w14:paraId="72BC2FB4" w14:textId="77777777" w:rsidTr="00294B4C">
        <w:tc>
          <w:tcPr>
            <w:tcW w:w="2898" w:type="dxa"/>
            <w:tcBorders>
              <w:top w:val="nil"/>
            </w:tcBorders>
          </w:tcPr>
          <w:p w14:paraId="516C42BE" w14:textId="510043AD" w:rsidR="002B6C31" w:rsidRDefault="002B6C31" w:rsidP="00436E2F">
            <w:pPr>
              <w:tabs>
                <w:tab w:val="left" w:pos="2430"/>
              </w:tabs>
              <w:spacing w:before="20" w:after="20"/>
            </w:pPr>
            <w:r>
              <w:t>I</w:t>
            </w:r>
            <w:r w:rsidR="003F732E">
              <w:t>ll</w:t>
            </w:r>
            <w:r>
              <w:t>ustratiivinen</w:t>
            </w:r>
            <w:r w:rsidR="007208A2">
              <w:t xml:space="preserve"> </w:t>
            </w:r>
            <w:r w:rsidR="00B66C40">
              <w:t>suh</w:t>
            </w:r>
            <w:r w:rsidR="00436E2F">
              <w:t>đ</w:t>
            </w:r>
            <w:r w:rsidR="00B66C40">
              <w:t xml:space="preserve">et </w:t>
            </w:r>
            <w:r w:rsidR="007208A2">
              <w:t>(11.2.4.3)</w:t>
            </w:r>
          </w:p>
        </w:tc>
        <w:tc>
          <w:tcPr>
            <w:tcW w:w="1440" w:type="dxa"/>
            <w:tcBorders>
              <w:top w:val="nil"/>
            </w:tcBorders>
          </w:tcPr>
          <w:p w14:paraId="414944C5" w14:textId="77777777" w:rsidR="002B6C31" w:rsidRDefault="002B6C31" w:rsidP="00B51A5E">
            <w:pPr>
              <w:spacing w:before="20" w:after="20"/>
            </w:pPr>
          </w:p>
        </w:tc>
        <w:tc>
          <w:tcPr>
            <w:tcW w:w="1350" w:type="dxa"/>
            <w:tcBorders>
              <w:top w:val="nil"/>
            </w:tcBorders>
          </w:tcPr>
          <w:p w14:paraId="32E019ED" w14:textId="77777777" w:rsidR="002B6C31" w:rsidRDefault="002B6C31" w:rsidP="00B51A5E">
            <w:pPr>
              <w:spacing w:before="20" w:after="20"/>
            </w:pPr>
          </w:p>
        </w:tc>
        <w:tc>
          <w:tcPr>
            <w:tcW w:w="2201" w:type="dxa"/>
            <w:tcBorders>
              <w:top w:val="nil"/>
            </w:tcBorders>
          </w:tcPr>
          <w:p w14:paraId="5A4F6333" w14:textId="77777777" w:rsidR="002B6C31" w:rsidRDefault="002B6C31" w:rsidP="00B51A5E">
            <w:pPr>
              <w:spacing w:before="20" w:after="20"/>
            </w:pPr>
            <w:r>
              <w:t>ko, niin ko</w:t>
            </w:r>
          </w:p>
        </w:tc>
        <w:tc>
          <w:tcPr>
            <w:tcW w:w="497" w:type="dxa"/>
            <w:tcBorders>
              <w:top w:val="nil"/>
            </w:tcBorders>
          </w:tcPr>
          <w:p w14:paraId="329D8E05" w14:textId="77777777" w:rsidR="002B6C31" w:rsidRDefault="002B6C31" w:rsidP="00B51A5E">
            <w:pPr>
              <w:spacing w:before="20" w:after="20"/>
            </w:pPr>
          </w:p>
        </w:tc>
        <w:tc>
          <w:tcPr>
            <w:tcW w:w="856" w:type="dxa"/>
            <w:tcBorders>
              <w:top w:val="nil"/>
            </w:tcBorders>
          </w:tcPr>
          <w:p w14:paraId="615E1E45" w14:textId="77777777" w:rsidR="002B6C31" w:rsidRDefault="002B6C31" w:rsidP="00B51A5E">
            <w:pPr>
              <w:spacing w:before="20" w:after="20"/>
            </w:pPr>
          </w:p>
        </w:tc>
      </w:tr>
    </w:tbl>
    <w:p w14:paraId="387F0926" w14:textId="77777777" w:rsidR="002B6C31" w:rsidRPr="00AE1E32" w:rsidRDefault="002B6C31" w:rsidP="000E66D1">
      <w:pPr>
        <w:pStyle w:val="Overskrift2"/>
      </w:pPr>
      <w:bookmarkStart w:id="2194" w:name="_Toc242931544"/>
      <w:bookmarkStart w:id="2195" w:name="_Toc311274038"/>
      <w:r w:rsidRPr="00AE1E32">
        <w:t>Superjunksuunit</w:t>
      </w:r>
      <w:bookmarkEnd w:id="2194"/>
      <w:bookmarkEnd w:id="2195"/>
    </w:p>
    <w:p w14:paraId="1BD38734" w14:textId="77777777" w:rsidR="000B6A57" w:rsidRDefault="002B6C31" w:rsidP="002B6C31">
      <w:pPr>
        <w:rPr>
          <w:szCs w:val="28"/>
        </w:rPr>
      </w:pPr>
      <w:r>
        <w:rPr>
          <w:szCs w:val="28"/>
        </w:rPr>
        <w:t>Superjunksuunit</w:t>
      </w:r>
      <w:r w:rsidRPr="00AE1E32">
        <w:rPr>
          <w:i/>
          <w:szCs w:val="28"/>
        </w:rPr>
        <w:t xml:space="preserve"> niin </w:t>
      </w:r>
      <w:r w:rsidRPr="00AE1E32">
        <w:rPr>
          <w:szCs w:val="28"/>
        </w:rPr>
        <w:t xml:space="preserve">ja </w:t>
      </w:r>
      <w:r w:rsidRPr="00AE1E32">
        <w:rPr>
          <w:i/>
          <w:szCs w:val="28"/>
        </w:rPr>
        <w:t xml:space="preserve">se </w:t>
      </w:r>
      <w:r>
        <w:rPr>
          <w:szCs w:val="28"/>
        </w:rPr>
        <w:t xml:space="preserve">oon </w:t>
      </w:r>
      <w:r w:rsidR="00967FF9">
        <w:rPr>
          <w:szCs w:val="28"/>
        </w:rPr>
        <w:t>synonyym</w:t>
      </w:r>
      <w:r>
        <w:rPr>
          <w:szCs w:val="28"/>
        </w:rPr>
        <w:t xml:space="preserve">iset ja </w:t>
      </w:r>
      <w:r w:rsidR="007E2215">
        <w:rPr>
          <w:szCs w:val="28"/>
        </w:rPr>
        <w:t xml:space="preserve">net </w:t>
      </w:r>
      <w:r w:rsidRPr="00AE1E32">
        <w:rPr>
          <w:szCs w:val="28"/>
        </w:rPr>
        <w:t xml:space="preserve">liitethään alasyntaktin pörässä olleevan ylisyntaktin </w:t>
      </w:r>
      <w:r w:rsidR="00B828F4">
        <w:rPr>
          <w:szCs w:val="28"/>
        </w:rPr>
        <w:t>sen</w:t>
      </w:r>
      <w:r>
        <w:rPr>
          <w:szCs w:val="28"/>
        </w:rPr>
        <w:t xml:space="preserve"> </w:t>
      </w:r>
      <w:r w:rsidRPr="00AE1E32">
        <w:rPr>
          <w:szCs w:val="28"/>
        </w:rPr>
        <w:t>alasyntakthiin</w:t>
      </w:r>
      <w:r>
        <w:rPr>
          <w:szCs w:val="28"/>
        </w:rPr>
        <w:t xml:space="preserve"> </w:t>
      </w:r>
      <w:r w:rsidR="0075485B">
        <w:rPr>
          <w:szCs w:val="28"/>
        </w:rPr>
        <w:t>(</w:t>
      </w:r>
      <w:r>
        <w:rPr>
          <w:szCs w:val="28"/>
        </w:rPr>
        <w:t>1–5)</w:t>
      </w:r>
      <w:r w:rsidRPr="00AE1E32">
        <w:rPr>
          <w:szCs w:val="28"/>
        </w:rPr>
        <w:t>.</w:t>
      </w:r>
    </w:p>
    <w:p w14:paraId="0AA5811F" w14:textId="5B9C7223" w:rsidR="002B6C31" w:rsidRPr="00AE1E32" w:rsidRDefault="0075485B" w:rsidP="002B6C31">
      <w:pPr>
        <w:rPr>
          <w:szCs w:val="28"/>
        </w:rPr>
      </w:pPr>
      <w:r>
        <w:rPr>
          <w:szCs w:val="28"/>
        </w:rPr>
        <w:t>(</w:t>
      </w:r>
      <w:r w:rsidR="002B6C31" w:rsidRPr="00AE1E32">
        <w:rPr>
          <w:szCs w:val="28"/>
        </w:rPr>
        <w:t xml:space="preserve">1) Jos hyljet olis tieny, ette se oli ihminen sielä jäälä, </w:t>
      </w:r>
      <w:r w:rsidR="002B6C31" w:rsidRPr="00AE1E32">
        <w:rPr>
          <w:i/>
          <w:szCs w:val="28"/>
        </w:rPr>
        <w:t>ni</w:t>
      </w:r>
      <w:r w:rsidR="002B6C31">
        <w:rPr>
          <w:i/>
          <w:szCs w:val="28"/>
        </w:rPr>
        <w:t>in</w:t>
      </w:r>
      <w:r w:rsidR="0098090B" w:rsidRPr="0098090B">
        <w:rPr>
          <w:szCs w:val="28"/>
        </w:rPr>
        <w:t>/</w:t>
      </w:r>
      <w:r w:rsidR="002B6C31">
        <w:rPr>
          <w:i/>
          <w:szCs w:val="28"/>
        </w:rPr>
        <w:t>se</w:t>
      </w:r>
      <w:r w:rsidR="002B6C31" w:rsidRPr="00AE1E32">
        <w:rPr>
          <w:i/>
          <w:szCs w:val="28"/>
        </w:rPr>
        <w:t xml:space="preserve"> ei se olis pääle tullu</w:t>
      </w:r>
      <w:r w:rsidR="002B6C31" w:rsidRPr="00AE1E32">
        <w:rPr>
          <w:szCs w:val="28"/>
        </w:rPr>
        <w:t>.</w:t>
      </w:r>
    </w:p>
    <w:p w14:paraId="0A573B23" w14:textId="41B922D9" w:rsidR="002B6C31" w:rsidRPr="00AE1E32" w:rsidRDefault="0075485B" w:rsidP="002B6C31">
      <w:r>
        <w:t>(</w:t>
      </w:r>
      <w:r w:rsidR="002B6C31" w:rsidRPr="00AE1E32">
        <w:t xml:space="preserve">2) </w:t>
      </w:r>
      <w:r w:rsidR="002B6C31">
        <w:t>Hän sanoi, ette j</w:t>
      </w:r>
      <w:r w:rsidR="002B6C31" w:rsidRPr="00AE1E32">
        <w:t xml:space="preserve">os hän vielä rikastuis, </w:t>
      </w:r>
      <w:r w:rsidR="002B6C31" w:rsidRPr="00AE1E32">
        <w:rPr>
          <w:i/>
        </w:rPr>
        <w:t>niin</w:t>
      </w:r>
      <w:r w:rsidR="0098090B" w:rsidRPr="0098090B">
        <w:t>/</w:t>
      </w:r>
      <w:r w:rsidR="002B6C31">
        <w:rPr>
          <w:i/>
        </w:rPr>
        <w:t>se</w:t>
      </w:r>
      <w:r w:rsidR="002B6C31" w:rsidRPr="00AE1E32">
        <w:t xml:space="preserve"> </w:t>
      </w:r>
      <w:r w:rsidR="002B6C31">
        <w:rPr>
          <w:i/>
        </w:rPr>
        <w:t>saapi nöyrä tulla</w:t>
      </w:r>
      <w:r w:rsidR="002B6C31" w:rsidRPr="00AE1E32">
        <w:rPr>
          <w:i/>
        </w:rPr>
        <w:t xml:space="preserve"> ottamh</w:t>
      </w:r>
      <w:r w:rsidR="002B6C31">
        <w:rPr>
          <w:i/>
        </w:rPr>
        <w:t>a</w:t>
      </w:r>
      <w:r w:rsidR="002B6C31" w:rsidRPr="00AE1E32">
        <w:rPr>
          <w:i/>
        </w:rPr>
        <w:t>an hänen</w:t>
      </w:r>
      <w:r w:rsidR="002B6C31">
        <w:t>.</w:t>
      </w:r>
    </w:p>
    <w:p w14:paraId="2669DDB6" w14:textId="5F7347CD" w:rsidR="00F904D4" w:rsidRDefault="0075485B" w:rsidP="002B6C31">
      <w:pPr>
        <w:rPr>
          <w:lang w:val="fi-FI"/>
        </w:rPr>
      </w:pPr>
      <w:r>
        <w:rPr>
          <w:lang w:val="fi-FI"/>
        </w:rPr>
        <w:t>(</w:t>
      </w:r>
      <w:r w:rsidR="002B6C31" w:rsidRPr="00AE1E32">
        <w:rPr>
          <w:lang w:val="fi-FI"/>
        </w:rPr>
        <w:t>3) Sielä oon kalanostaja joka haminassa Vesisaaressa ja Pykejässa</w:t>
      </w:r>
      <w:r w:rsidR="002B6C31" w:rsidRPr="001E508A">
        <w:rPr>
          <w:lang w:val="fi-FI"/>
        </w:rPr>
        <w:t>, ja jos</w:t>
      </w:r>
      <w:r w:rsidR="002B6C31" w:rsidRPr="00AE1E32">
        <w:rPr>
          <w:lang w:val="fi-FI"/>
        </w:rPr>
        <w:t xml:space="preserve"> ka</w:t>
      </w:r>
      <w:r w:rsidR="008F519B">
        <w:rPr>
          <w:lang w:val="fi-FI"/>
        </w:rPr>
        <w:t>lan saava</w:t>
      </w:r>
      <w:r w:rsidR="002B6C31" w:rsidRPr="00AE1E32">
        <w:rPr>
          <w:lang w:val="fi-FI"/>
        </w:rPr>
        <w:t xml:space="preserve">, </w:t>
      </w:r>
      <w:r w:rsidR="002B6C31" w:rsidRPr="00AE1E32">
        <w:rPr>
          <w:i/>
          <w:lang w:val="fi-FI"/>
        </w:rPr>
        <w:t>niin</w:t>
      </w:r>
      <w:r w:rsidR="0098090B" w:rsidRPr="0098090B">
        <w:rPr>
          <w:lang w:val="fi-FI"/>
        </w:rPr>
        <w:t>/</w:t>
      </w:r>
      <w:r w:rsidR="002B6C31">
        <w:rPr>
          <w:i/>
          <w:lang w:val="fi-FI"/>
        </w:rPr>
        <w:t>se</w:t>
      </w:r>
      <w:r w:rsidR="002B6C31" w:rsidRPr="00AE1E32">
        <w:rPr>
          <w:lang w:val="fi-FI"/>
        </w:rPr>
        <w:t xml:space="preserve"> </w:t>
      </w:r>
      <w:r w:rsidR="002B6C31" w:rsidRPr="00AE1E32">
        <w:rPr>
          <w:i/>
          <w:lang w:val="fi-FI"/>
        </w:rPr>
        <w:t>se</w:t>
      </w:r>
      <w:r w:rsidR="00491195">
        <w:rPr>
          <w:i/>
          <w:lang w:val="fi-FI"/>
        </w:rPr>
        <w:t xml:space="preserve"> oon </w:t>
      </w:r>
      <w:r w:rsidR="002B6C31" w:rsidRPr="00AE1E32">
        <w:rPr>
          <w:i/>
          <w:lang w:val="fi-FI"/>
        </w:rPr>
        <w:t>ostaja varsin</w:t>
      </w:r>
      <w:r w:rsidR="00F904D4">
        <w:rPr>
          <w:lang w:val="fi-FI"/>
        </w:rPr>
        <w:t>.</w:t>
      </w:r>
    </w:p>
    <w:p w14:paraId="23CB0F66" w14:textId="6089ED84" w:rsidR="002B6C31" w:rsidRDefault="0075485B" w:rsidP="002B6C31">
      <w:pPr>
        <w:rPr>
          <w:lang w:val="fi-FI"/>
        </w:rPr>
      </w:pPr>
      <w:r>
        <w:rPr>
          <w:lang w:val="fi-FI"/>
        </w:rPr>
        <w:t>(</w:t>
      </w:r>
      <w:r w:rsidR="002B6C31" w:rsidRPr="00AE1E32">
        <w:rPr>
          <w:lang w:val="fi-FI"/>
        </w:rPr>
        <w:t xml:space="preserve">4) Ko nälkä tuli, </w:t>
      </w:r>
      <w:r w:rsidR="002B6C31" w:rsidRPr="00AE1E32">
        <w:rPr>
          <w:i/>
          <w:lang w:val="fi-FI"/>
        </w:rPr>
        <w:t>ni</w:t>
      </w:r>
      <w:r w:rsidR="002B6C31">
        <w:rPr>
          <w:i/>
          <w:lang w:val="fi-FI"/>
        </w:rPr>
        <w:t>in</w:t>
      </w:r>
      <w:r w:rsidR="0098090B" w:rsidRPr="0098090B">
        <w:rPr>
          <w:lang w:val="fi-FI"/>
        </w:rPr>
        <w:t>/</w:t>
      </w:r>
      <w:r w:rsidR="002B6C31">
        <w:rPr>
          <w:i/>
          <w:lang w:val="fi-FI"/>
        </w:rPr>
        <w:t>se</w:t>
      </w:r>
      <w:r w:rsidR="002B6C31" w:rsidRPr="00AE1E32">
        <w:rPr>
          <w:lang w:val="fi-FI"/>
        </w:rPr>
        <w:t xml:space="preserve"> </w:t>
      </w:r>
      <w:r w:rsidR="000847B6">
        <w:rPr>
          <w:i/>
          <w:lang w:val="fi-FI"/>
        </w:rPr>
        <w:t>varsin</w:t>
      </w:r>
      <w:r w:rsidR="002B6C31" w:rsidRPr="00AE1E32">
        <w:rPr>
          <w:i/>
          <w:lang w:val="fi-FI"/>
        </w:rPr>
        <w:t xml:space="preserve"> sen</w:t>
      </w:r>
      <w:r w:rsidR="000847B6">
        <w:rPr>
          <w:i/>
          <w:lang w:val="fi-FI"/>
        </w:rPr>
        <w:t xml:space="preserve"> evhään</w:t>
      </w:r>
      <w:r w:rsidR="002B6C31" w:rsidRPr="00AE1E32">
        <w:rPr>
          <w:i/>
          <w:lang w:val="fi-FI"/>
        </w:rPr>
        <w:t xml:space="preserve"> aina syöthiin</w:t>
      </w:r>
      <w:r w:rsidR="002B6C31" w:rsidRPr="00AE1E32">
        <w:rPr>
          <w:lang w:val="fi-FI"/>
        </w:rPr>
        <w:t>.</w:t>
      </w:r>
    </w:p>
    <w:p w14:paraId="401A7EE4" w14:textId="75CCA2FB" w:rsidR="002B6C31" w:rsidRPr="006C55E5" w:rsidRDefault="0075485B" w:rsidP="002B6C31">
      <w:r>
        <w:t>(</w:t>
      </w:r>
      <w:r w:rsidR="002B6C31">
        <w:t>5</w:t>
      </w:r>
      <w:r w:rsidR="002B6C31" w:rsidRPr="00AE1E32">
        <w:t xml:space="preserve">) </w:t>
      </w:r>
      <w:r w:rsidR="002B6C31" w:rsidRPr="00BF641C">
        <w:rPr>
          <w:i/>
        </w:rPr>
        <w:t>Mutta</w:t>
      </w:r>
      <w:r w:rsidR="002B6C31" w:rsidRPr="00AE1E32">
        <w:t xml:space="preserve"> jos tehimä jotaki pahhaa, </w:t>
      </w:r>
      <w:r w:rsidR="002B6C31">
        <w:rPr>
          <w:i/>
        </w:rPr>
        <w:t>niin</w:t>
      </w:r>
      <w:r w:rsidR="0098090B" w:rsidRPr="0098090B">
        <w:t>/</w:t>
      </w:r>
      <w:r w:rsidR="002B6C31" w:rsidRPr="00AE1E32">
        <w:rPr>
          <w:i/>
        </w:rPr>
        <w:t>se</w:t>
      </w:r>
      <w:r w:rsidR="002B6C31" w:rsidRPr="00AE1E32">
        <w:t xml:space="preserve"> </w:t>
      </w:r>
      <w:r w:rsidR="002B6C31" w:rsidRPr="00AE1E32">
        <w:rPr>
          <w:i/>
        </w:rPr>
        <w:t>tiesimä</w:t>
      </w:r>
      <w:r w:rsidRPr="0075485B">
        <w:t>,</w:t>
      </w:r>
      <w:r w:rsidR="002B6C31" w:rsidRPr="00AE1E32">
        <w:rPr>
          <w:i/>
        </w:rPr>
        <w:t xml:space="preserve"> ette mikä tullee</w:t>
      </w:r>
      <w:r w:rsidR="002B6C31">
        <w:t>.</w:t>
      </w:r>
    </w:p>
    <w:p w14:paraId="5382CB91" w14:textId="5CC6A5E4" w:rsidR="002B6C31" w:rsidRPr="00AE1E32" w:rsidRDefault="002B6C31" w:rsidP="002B6C31">
      <w:r w:rsidRPr="00AE1E32">
        <w:t>Superjunksuunii</w:t>
      </w:r>
      <w:r>
        <w:t>ta</w:t>
      </w:r>
      <w:r w:rsidRPr="00AE1E32">
        <w:t xml:space="preserve"> </w:t>
      </w:r>
      <w:r w:rsidRPr="00AE1E32">
        <w:rPr>
          <w:i/>
        </w:rPr>
        <w:t>niin</w:t>
      </w:r>
      <w:r w:rsidRPr="00AE1E32">
        <w:t xml:space="preserve"> </w:t>
      </w:r>
      <w:r>
        <w:t xml:space="preserve">ja </w:t>
      </w:r>
      <w:r>
        <w:rPr>
          <w:i/>
        </w:rPr>
        <w:t xml:space="preserve">se </w:t>
      </w:r>
      <w:r w:rsidRPr="00AE1E32">
        <w:t>käytethään kans, ko valtasyntakt</w:t>
      </w:r>
      <w:r w:rsidR="00B828F4">
        <w:t>in keskelä oon alasyntakti, ja valtasyntaktin</w:t>
      </w:r>
      <w:r w:rsidRPr="00AE1E32">
        <w:t xml:space="preserve"> loppuosan haluthaan yhđistäät sen alkuoshaan eli sen alun haluthaan kerrata</w:t>
      </w:r>
      <w:r>
        <w:t xml:space="preserve"> </w:t>
      </w:r>
      <w:r w:rsidR="0075485B">
        <w:t>(</w:t>
      </w:r>
      <w:r>
        <w:t>6, 7)</w:t>
      </w:r>
      <w:r w:rsidRPr="00AE1E32">
        <w:t>.</w:t>
      </w:r>
    </w:p>
    <w:p w14:paraId="5BC8523D" w14:textId="6BCA8879" w:rsidR="002B6C31" w:rsidRPr="00AE1E32" w:rsidRDefault="0075485B" w:rsidP="002B6C31">
      <w:r>
        <w:t>(</w:t>
      </w:r>
      <w:r w:rsidR="002B6C31">
        <w:t>6</w:t>
      </w:r>
      <w:r w:rsidR="002B6C31" w:rsidRPr="00AE1E32">
        <w:t xml:space="preserve">) </w:t>
      </w:r>
      <w:r w:rsidR="002B6C31" w:rsidRPr="00AE1E32">
        <w:rPr>
          <w:i/>
        </w:rPr>
        <w:t>Sielä</w:t>
      </w:r>
      <w:r w:rsidR="002B6C31" w:rsidRPr="00AE1E32">
        <w:t xml:space="preserve">, missä oon porot, </w:t>
      </w:r>
      <w:r w:rsidR="002B6C31" w:rsidRPr="00AE1E32">
        <w:rPr>
          <w:i/>
        </w:rPr>
        <w:t>niin</w:t>
      </w:r>
      <w:r w:rsidR="0098090B" w:rsidRPr="0098090B">
        <w:t>/</w:t>
      </w:r>
      <w:r w:rsidR="002B6C31">
        <w:rPr>
          <w:i/>
        </w:rPr>
        <w:t>se</w:t>
      </w:r>
      <w:r w:rsidR="002B6C31" w:rsidRPr="00AE1E32">
        <w:t xml:space="preserve"> </w:t>
      </w:r>
      <w:r w:rsidR="002B6C31">
        <w:rPr>
          <w:i/>
        </w:rPr>
        <w:t>sielä oon paimenki</w:t>
      </w:r>
      <w:r w:rsidR="002B6C31" w:rsidRPr="00AE1E32">
        <w:t>.</w:t>
      </w:r>
    </w:p>
    <w:p w14:paraId="7C6AF96E" w14:textId="3231D75E" w:rsidR="001622E9" w:rsidRDefault="0075485B">
      <w:pPr>
        <w:rPr>
          <w:lang w:val="fi-FI"/>
        </w:rPr>
      </w:pPr>
      <w:r>
        <w:rPr>
          <w:lang w:val="fi-FI"/>
        </w:rPr>
        <w:t>(</w:t>
      </w:r>
      <w:r w:rsidR="00044260">
        <w:rPr>
          <w:lang w:val="fi-FI"/>
        </w:rPr>
        <w:t>7</w:t>
      </w:r>
      <w:r w:rsidR="00044260" w:rsidRPr="00AE1E32">
        <w:rPr>
          <w:lang w:val="fi-FI"/>
        </w:rPr>
        <w:t xml:space="preserve">) </w:t>
      </w:r>
      <w:r w:rsidR="00044260" w:rsidRPr="00AE1E32">
        <w:rPr>
          <w:i/>
          <w:lang w:val="fi-FI"/>
        </w:rPr>
        <w:t>Sitä myöten</w:t>
      </w:r>
      <w:r w:rsidR="00044260" w:rsidRPr="00AE1E32">
        <w:rPr>
          <w:lang w:val="fi-FI"/>
        </w:rPr>
        <w:t xml:space="preserve">, ko se tie valmistui, </w:t>
      </w:r>
      <w:r w:rsidR="00044260" w:rsidRPr="00AE1E32">
        <w:rPr>
          <w:i/>
          <w:lang w:val="fi-FI"/>
        </w:rPr>
        <w:t>niin</w:t>
      </w:r>
      <w:r w:rsidR="0098090B" w:rsidRPr="0098090B">
        <w:rPr>
          <w:lang w:val="fi-FI"/>
        </w:rPr>
        <w:t>/</w:t>
      </w:r>
      <w:r w:rsidR="00044260">
        <w:rPr>
          <w:i/>
          <w:lang w:val="fi-FI"/>
        </w:rPr>
        <w:t>se</w:t>
      </w:r>
      <w:r w:rsidR="00044260" w:rsidRPr="00AE1E32">
        <w:rPr>
          <w:i/>
          <w:lang w:val="fi-FI"/>
        </w:rPr>
        <w:t xml:space="preserve"> se lyheni se ajo</w:t>
      </w:r>
      <w:r w:rsidR="00044260" w:rsidRPr="00AE1E32">
        <w:rPr>
          <w:lang w:val="fi-FI"/>
        </w:rPr>
        <w:t>.</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40"/>
        <w:gridCol w:w="2449"/>
      </w:tblGrid>
      <w:tr w:rsidR="00BF3355" w:rsidRPr="00D3103D" w14:paraId="5A961406" w14:textId="77777777" w:rsidTr="00BF3355">
        <w:tc>
          <w:tcPr>
            <w:tcW w:w="4627" w:type="dxa"/>
            <w:gridSpan w:val="3"/>
          </w:tcPr>
          <w:p w14:paraId="66801442" w14:textId="77777777" w:rsidR="00BF3355" w:rsidRPr="00D3103D" w:rsidRDefault="00BF3355" w:rsidP="00CE5063">
            <w:pPr>
              <w:pStyle w:val="Overskrift1"/>
              <w:numPr>
                <w:ilvl w:val="0"/>
                <w:numId w:val="0"/>
              </w:numPr>
              <w:outlineLvl w:val="0"/>
            </w:pPr>
            <w:bookmarkStart w:id="2196" w:name="_Toc311274039"/>
            <w:r w:rsidRPr="00D3103D">
              <w:t>Lyhenykset</w:t>
            </w:r>
            <w:bookmarkEnd w:id="2196"/>
          </w:p>
        </w:tc>
      </w:tr>
      <w:tr w:rsidR="00BF3355" w:rsidRPr="007A5F0D" w14:paraId="74D34FFD" w14:textId="77777777" w:rsidTr="00BF3355">
        <w:tc>
          <w:tcPr>
            <w:tcW w:w="1638" w:type="dxa"/>
          </w:tcPr>
          <w:p w14:paraId="4A8B012C" w14:textId="77777777" w:rsidR="00BF3355" w:rsidRPr="007A5F0D" w:rsidRDefault="00BF3355" w:rsidP="00D3103D">
            <w:pPr>
              <w:spacing w:before="20" w:after="20"/>
              <w:ind w:right="-210"/>
            </w:pPr>
            <w:r w:rsidRPr="007A5F0D">
              <w:t>A</w:t>
            </w:r>
          </w:p>
        </w:tc>
        <w:tc>
          <w:tcPr>
            <w:tcW w:w="540" w:type="dxa"/>
          </w:tcPr>
          <w:p w14:paraId="51B8CA67" w14:textId="77777777" w:rsidR="00BF3355" w:rsidRPr="007A5F0D" w:rsidRDefault="00BF3355" w:rsidP="00D3103D">
            <w:pPr>
              <w:spacing w:before="20" w:after="20"/>
            </w:pPr>
            <w:r w:rsidRPr="007A5F0D">
              <w:t>=</w:t>
            </w:r>
          </w:p>
        </w:tc>
        <w:tc>
          <w:tcPr>
            <w:tcW w:w="0" w:type="auto"/>
          </w:tcPr>
          <w:p w14:paraId="3939ADF5" w14:textId="77777777" w:rsidR="00BF3355" w:rsidRPr="007A5F0D" w:rsidRDefault="00BF3355" w:rsidP="00D3103D">
            <w:pPr>
              <w:spacing w:before="20" w:after="20"/>
            </w:pPr>
            <w:r w:rsidRPr="007A5F0D">
              <w:t>adjektiivi</w:t>
            </w:r>
          </w:p>
        </w:tc>
      </w:tr>
      <w:tr w:rsidR="00BF3355" w:rsidRPr="007A5F0D" w14:paraId="7707CBA0" w14:textId="77777777" w:rsidTr="00BF3355">
        <w:tc>
          <w:tcPr>
            <w:tcW w:w="1638" w:type="dxa"/>
          </w:tcPr>
          <w:p w14:paraId="69B0A1C1" w14:textId="77777777" w:rsidR="00BF3355" w:rsidRPr="007A5F0D" w:rsidRDefault="00BF3355" w:rsidP="00D3103D">
            <w:pPr>
              <w:spacing w:before="20" w:after="20"/>
              <w:ind w:right="-210"/>
            </w:pPr>
            <w:r w:rsidRPr="007A5F0D">
              <w:t>abess.</w:t>
            </w:r>
          </w:p>
        </w:tc>
        <w:tc>
          <w:tcPr>
            <w:tcW w:w="540" w:type="dxa"/>
          </w:tcPr>
          <w:p w14:paraId="383A6B44" w14:textId="77777777" w:rsidR="00BF3355" w:rsidRPr="007A5F0D" w:rsidRDefault="00BF3355" w:rsidP="00D3103D">
            <w:pPr>
              <w:spacing w:before="20" w:after="20"/>
            </w:pPr>
            <w:r w:rsidRPr="007A5F0D">
              <w:t>=</w:t>
            </w:r>
          </w:p>
        </w:tc>
        <w:tc>
          <w:tcPr>
            <w:tcW w:w="0" w:type="auto"/>
          </w:tcPr>
          <w:p w14:paraId="3431D6BC" w14:textId="77777777" w:rsidR="00BF3355" w:rsidRPr="007A5F0D" w:rsidRDefault="00BF3355" w:rsidP="00D3103D">
            <w:pPr>
              <w:spacing w:before="20" w:after="20"/>
            </w:pPr>
            <w:r w:rsidRPr="007A5F0D">
              <w:t>abessiivi</w:t>
            </w:r>
          </w:p>
        </w:tc>
      </w:tr>
      <w:tr w:rsidR="00BF3355" w:rsidRPr="007A5F0D" w14:paraId="3ED68474" w14:textId="77777777" w:rsidTr="00BF3355">
        <w:tc>
          <w:tcPr>
            <w:tcW w:w="1638" w:type="dxa"/>
          </w:tcPr>
          <w:p w14:paraId="011BB775" w14:textId="77777777" w:rsidR="00BF3355" w:rsidRPr="007A5F0D" w:rsidRDefault="00BF3355" w:rsidP="00D3103D">
            <w:pPr>
              <w:spacing w:before="20" w:after="20"/>
              <w:ind w:right="-210"/>
            </w:pPr>
            <w:r w:rsidRPr="007A5F0D">
              <w:t>abl.</w:t>
            </w:r>
          </w:p>
        </w:tc>
        <w:tc>
          <w:tcPr>
            <w:tcW w:w="540" w:type="dxa"/>
          </w:tcPr>
          <w:p w14:paraId="1F59C093" w14:textId="77777777" w:rsidR="00BF3355" w:rsidRPr="007A5F0D" w:rsidRDefault="00BF3355" w:rsidP="00D3103D">
            <w:pPr>
              <w:spacing w:before="20" w:after="20"/>
            </w:pPr>
            <w:r w:rsidRPr="007A5F0D">
              <w:t>=</w:t>
            </w:r>
          </w:p>
        </w:tc>
        <w:tc>
          <w:tcPr>
            <w:tcW w:w="0" w:type="auto"/>
          </w:tcPr>
          <w:p w14:paraId="513D7C4D" w14:textId="77777777" w:rsidR="00BF3355" w:rsidRPr="007A5F0D" w:rsidRDefault="00BF3355" w:rsidP="00D3103D">
            <w:pPr>
              <w:spacing w:before="20" w:after="20"/>
            </w:pPr>
            <w:r w:rsidRPr="007A5F0D">
              <w:t>ablatiivi</w:t>
            </w:r>
          </w:p>
        </w:tc>
      </w:tr>
      <w:tr w:rsidR="00BF3355" w:rsidRPr="007A5F0D" w14:paraId="7A2035C4" w14:textId="77777777" w:rsidTr="00BF3355">
        <w:tc>
          <w:tcPr>
            <w:tcW w:w="1638" w:type="dxa"/>
          </w:tcPr>
          <w:p w14:paraId="46A43CA4" w14:textId="77777777" w:rsidR="00BF3355" w:rsidRPr="007A5F0D" w:rsidRDefault="00BF3355" w:rsidP="00D3103D">
            <w:pPr>
              <w:spacing w:before="20" w:after="20"/>
              <w:ind w:right="-210"/>
            </w:pPr>
            <w:r w:rsidRPr="007A5F0D">
              <w:t>ADef</w:t>
            </w:r>
          </w:p>
        </w:tc>
        <w:tc>
          <w:tcPr>
            <w:tcW w:w="540" w:type="dxa"/>
          </w:tcPr>
          <w:p w14:paraId="25B74C00" w14:textId="77777777" w:rsidR="00BF3355" w:rsidRPr="007A5F0D" w:rsidRDefault="00BF3355" w:rsidP="00D3103D">
            <w:pPr>
              <w:spacing w:before="20" w:after="20"/>
            </w:pPr>
            <w:r w:rsidRPr="007A5F0D">
              <w:t>=</w:t>
            </w:r>
          </w:p>
        </w:tc>
        <w:tc>
          <w:tcPr>
            <w:tcW w:w="0" w:type="auto"/>
          </w:tcPr>
          <w:p w14:paraId="03EB6F79" w14:textId="77777777" w:rsidR="00BF3355" w:rsidRPr="007A5F0D" w:rsidRDefault="00BF3355" w:rsidP="00D3103D">
            <w:pPr>
              <w:spacing w:before="20" w:after="20"/>
            </w:pPr>
            <w:r w:rsidRPr="007A5F0D">
              <w:t>adjektiividefineeraus</w:t>
            </w:r>
          </w:p>
        </w:tc>
      </w:tr>
      <w:tr w:rsidR="00BF3355" w:rsidRPr="007A5F0D" w14:paraId="0E0FBA27" w14:textId="77777777" w:rsidTr="00BF3355">
        <w:tc>
          <w:tcPr>
            <w:tcW w:w="1638" w:type="dxa"/>
          </w:tcPr>
          <w:p w14:paraId="40BBA4FA" w14:textId="77777777" w:rsidR="00BF3355" w:rsidRPr="007A5F0D" w:rsidRDefault="00BF3355" w:rsidP="00D3103D">
            <w:pPr>
              <w:spacing w:before="20" w:after="20"/>
              <w:ind w:right="-210"/>
            </w:pPr>
            <w:r w:rsidRPr="007A5F0D">
              <w:t>adess.</w:t>
            </w:r>
          </w:p>
        </w:tc>
        <w:tc>
          <w:tcPr>
            <w:tcW w:w="540" w:type="dxa"/>
          </w:tcPr>
          <w:p w14:paraId="79B4DF90" w14:textId="77777777" w:rsidR="00BF3355" w:rsidRPr="007A5F0D" w:rsidRDefault="00BF3355" w:rsidP="00D3103D">
            <w:pPr>
              <w:spacing w:before="20" w:after="20"/>
            </w:pPr>
            <w:r w:rsidRPr="007A5F0D">
              <w:t>=</w:t>
            </w:r>
          </w:p>
        </w:tc>
        <w:tc>
          <w:tcPr>
            <w:tcW w:w="0" w:type="auto"/>
          </w:tcPr>
          <w:p w14:paraId="2AF181DD" w14:textId="77777777" w:rsidR="00BF3355" w:rsidRPr="007A5F0D" w:rsidRDefault="00BF3355" w:rsidP="00D3103D">
            <w:pPr>
              <w:spacing w:before="20" w:after="20"/>
            </w:pPr>
            <w:r w:rsidRPr="007A5F0D">
              <w:t>adessiivi</w:t>
            </w:r>
          </w:p>
        </w:tc>
      </w:tr>
      <w:tr w:rsidR="00BF3355" w:rsidRPr="007A5F0D" w14:paraId="5BD250FC" w14:textId="77777777" w:rsidTr="00BF3355">
        <w:tc>
          <w:tcPr>
            <w:tcW w:w="1638" w:type="dxa"/>
          </w:tcPr>
          <w:p w14:paraId="0C652CDC" w14:textId="77777777" w:rsidR="00BF3355" w:rsidRPr="007A5F0D" w:rsidRDefault="00BF3355" w:rsidP="00D3103D">
            <w:pPr>
              <w:spacing w:before="20" w:after="20"/>
              <w:ind w:right="-210"/>
            </w:pPr>
            <w:r w:rsidRPr="007A5F0D">
              <w:t>Adv</w:t>
            </w:r>
          </w:p>
        </w:tc>
        <w:tc>
          <w:tcPr>
            <w:tcW w:w="540" w:type="dxa"/>
          </w:tcPr>
          <w:p w14:paraId="20769A5D" w14:textId="77777777" w:rsidR="00BF3355" w:rsidRPr="007A5F0D" w:rsidRDefault="00BF3355" w:rsidP="00D3103D">
            <w:pPr>
              <w:spacing w:before="20" w:after="20"/>
            </w:pPr>
            <w:r w:rsidRPr="007A5F0D">
              <w:t>=</w:t>
            </w:r>
          </w:p>
        </w:tc>
        <w:tc>
          <w:tcPr>
            <w:tcW w:w="0" w:type="auto"/>
          </w:tcPr>
          <w:p w14:paraId="010C9C3C" w14:textId="77777777" w:rsidR="00BF3355" w:rsidRPr="007A5F0D" w:rsidRDefault="00BF3355" w:rsidP="00D3103D">
            <w:pPr>
              <w:spacing w:before="20" w:after="20"/>
            </w:pPr>
            <w:r w:rsidRPr="007A5F0D">
              <w:t>adverbi</w:t>
            </w:r>
          </w:p>
        </w:tc>
      </w:tr>
      <w:tr w:rsidR="00BF3355" w:rsidRPr="007A5F0D" w14:paraId="3F64EF9A" w14:textId="77777777" w:rsidTr="00BF3355">
        <w:tc>
          <w:tcPr>
            <w:tcW w:w="1638" w:type="dxa"/>
          </w:tcPr>
          <w:p w14:paraId="2E79AD50" w14:textId="77777777" w:rsidR="00BF3355" w:rsidRPr="007A5F0D" w:rsidRDefault="00BF3355" w:rsidP="00D3103D">
            <w:pPr>
              <w:spacing w:before="20" w:after="20"/>
              <w:ind w:right="-210"/>
            </w:pPr>
            <w:r w:rsidRPr="007A5F0D">
              <w:t>ADVLI</w:t>
            </w:r>
          </w:p>
        </w:tc>
        <w:tc>
          <w:tcPr>
            <w:tcW w:w="540" w:type="dxa"/>
          </w:tcPr>
          <w:p w14:paraId="0CFAAC3C" w14:textId="77777777" w:rsidR="00BF3355" w:rsidRPr="007A5F0D" w:rsidRDefault="00BF3355" w:rsidP="00D3103D">
            <w:pPr>
              <w:spacing w:before="20" w:after="20"/>
            </w:pPr>
            <w:r w:rsidRPr="007A5F0D">
              <w:t>=</w:t>
            </w:r>
          </w:p>
        </w:tc>
        <w:tc>
          <w:tcPr>
            <w:tcW w:w="0" w:type="auto"/>
          </w:tcPr>
          <w:p w14:paraId="07AE28EE" w14:textId="77777777" w:rsidR="00BF3355" w:rsidRPr="007A5F0D" w:rsidRDefault="00BF3355" w:rsidP="00D3103D">
            <w:pPr>
              <w:spacing w:before="20" w:after="20"/>
            </w:pPr>
            <w:r w:rsidRPr="007A5F0D">
              <w:t>adverbiaali</w:t>
            </w:r>
          </w:p>
        </w:tc>
      </w:tr>
      <w:tr w:rsidR="00BF3355" w:rsidRPr="007A5F0D" w14:paraId="07441E3D" w14:textId="77777777" w:rsidTr="00BF3355">
        <w:tc>
          <w:tcPr>
            <w:tcW w:w="1638" w:type="dxa"/>
          </w:tcPr>
          <w:p w14:paraId="1E48C92E" w14:textId="77777777" w:rsidR="00BF3355" w:rsidRPr="007A5F0D" w:rsidRDefault="00BF3355" w:rsidP="00D3103D">
            <w:pPr>
              <w:spacing w:before="20" w:after="20"/>
              <w:ind w:right="-210"/>
            </w:pPr>
            <w:r w:rsidRPr="007A5F0D">
              <w:t>AdvP</w:t>
            </w:r>
          </w:p>
        </w:tc>
        <w:tc>
          <w:tcPr>
            <w:tcW w:w="540" w:type="dxa"/>
          </w:tcPr>
          <w:p w14:paraId="695AA234" w14:textId="77777777" w:rsidR="00BF3355" w:rsidRPr="007A5F0D" w:rsidRDefault="00BF3355" w:rsidP="00D3103D">
            <w:pPr>
              <w:spacing w:before="20" w:after="20"/>
            </w:pPr>
            <w:r w:rsidRPr="007A5F0D">
              <w:t>=</w:t>
            </w:r>
          </w:p>
        </w:tc>
        <w:tc>
          <w:tcPr>
            <w:tcW w:w="0" w:type="auto"/>
          </w:tcPr>
          <w:p w14:paraId="550DA372" w14:textId="77777777" w:rsidR="00BF3355" w:rsidRPr="007A5F0D" w:rsidRDefault="00BF3355" w:rsidP="00D3103D">
            <w:pPr>
              <w:spacing w:before="20" w:after="20"/>
            </w:pPr>
            <w:r w:rsidRPr="007A5F0D">
              <w:t>adverbifraasi</w:t>
            </w:r>
          </w:p>
        </w:tc>
      </w:tr>
      <w:tr w:rsidR="00BF3355" w:rsidRPr="007A5F0D" w14:paraId="35C1AC48" w14:textId="77777777" w:rsidTr="00BF3355">
        <w:tc>
          <w:tcPr>
            <w:tcW w:w="1638" w:type="dxa"/>
          </w:tcPr>
          <w:p w14:paraId="5B48CB1F" w14:textId="77777777" w:rsidR="00BF3355" w:rsidRPr="007A5F0D" w:rsidRDefault="00BF3355" w:rsidP="00D3103D">
            <w:pPr>
              <w:spacing w:before="20" w:after="20"/>
              <w:ind w:right="-210"/>
            </w:pPr>
            <w:r w:rsidRPr="007A5F0D">
              <w:t>akkus.</w:t>
            </w:r>
          </w:p>
        </w:tc>
        <w:tc>
          <w:tcPr>
            <w:tcW w:w="540" w:type="dxa"/>
          </w:tcPr>
          <w:p w14:paraId="12A5509C" w14:textId="77777777" w:rsidR="00BF3355" w:rsidRPr="007A5F0D" w:rsidRDefault="00BF3355" w:rsidP="00D3103D">
            <w:pPr>
              <w:spacing w:before="20" w:after="20"/>
            </w:pPr>
            <w:r w:rsidRPr="007A5F0D">
              <w:t>=</w:t>
            </w:r>
          </w:p>
        </w:tc>
        <w:tc>
          <w:tcPr>
            <w:tcW w:w="0" w:type="auto"/>
          </w:tcPr>
          <w:p w14:paraId="6B123D2C" w14:textId="77777777" w:rsidR="00BF3355" w:rsidRPr="007A5F0D" w:rsidRDefault="00BF3355" w:rsidP="00D3103D">
            <w:pPr>
              <w:spacing w:before="20" w:after="20"/>
            </w:pPr>
            <w:r w:rsidRPr="007A5F0D">
              <w:t>akkusatiivi</w:t>
            </w:r>
          </w:p>
        </w:tc>
      </w:tr>
      <w:tr w:rsidR="00BF3355" w:rsidRPr="007A5F0D" w14:paraId="7CF29F02" w14:textId="77777777" w:rsidTr="00BF3355">
        <w:tc>
          <w:tcPr>
            <w:tcW w:w="1638" w:type="dxa"/>
          </w:tcPr>
          <w:p w14:paraId="61FB2431" w14:textId="77777777" w:rsidR="00BF3355" w:rsidRPr="007A5F0D" w:rsidRDefault="00BF3355" w:rsidP="00D3103D">
            <w:pPr>
              <w:spacing w:before="20" w:after="20"/>
              <w:ind w:right="-210"/>
            </w:pPr>
            <w:r w:rsidRPr="007A5F0D">
              <w:t>akt.</w:t>
            </w:r>
          </w:p>
        </w:tc>
        <w:tc>
          <w:tcPr>
            <w:tcW w:w="540" w:type="dxa"/>
          </w:tcPr>
          <w:p w14:paraId="7AA84410" w14:textId="77777777" w:rsidR="00BF3355" w:rsidRPr="007A5F0D" w:rsidRDefault="00BF3355" w:rsidP="00D3103D">
            <w:pPr>
              <w:spacing w:before="20" w:after="20"/>
            </w:pPr>
            <w:r w:rsidRPr="007A5F0D">
              <w:t>=</w:t>
            </w:r>
          </w:p>
        </w:tc>
        <w:tc>
          <w:tcPr>
            <w:tcW w:w="0" w:type="auto"/>
          </w:tcPr>
          <w:p w14:paraId="244818F8" w14:textId="77777777" w:rsidR="00BF3355" w:rsidRPr="007A5F0D" w:rsidRDefault="00BF3355" w:rsidP="00D3103D">
            <w:pPr>
              <w:spacing w:before="20" w:after="20"/>
            </w:pPr>
            <w:r w:rsidRPr="007A5F0D">
              <w:t>aktiivi</w:t>
            </w:r>
          </w:p>
        </w:tc>
      </w:tr>
      <w:tr w:rsidR="00BF3355" w:rsidRPr="007A5F0D" w14:paraId="2AF84064" w14:textId="77777777" w:rsidTr="00BF3355">
        <w:tc>
          <w:tcPr>
            <w:tcW w:w="1638" w:type="dxa"/>
          </w:tcPr>
          <w:p w14:paraId="02CB036B" w14:textId="77777777" w:rsidR="00BF3355" w:rsidRPr="007A5F0D" w:rsidRDefault="00BF3355" w:rsidP="00D3103D">
            <w:pPr>
              <w:spacing w:before="20" w:after="20"/>
              <w:ind w:right="-210"/>
            </w:pPr>
            <w:r w:rsidRPr="007A5F0D">
              <w:t>all.</w:t>
            </w:r>
          </w:p>
        </w:tc>
        <w:tc>
          <w:tcPr>
            <w:tcW w:w="540" w:type="dxa"/>
          </w:tcPr>
          <w:p w14:paraId="414EE4BB" w14:textId="77777777" w:rsidR="00BF3355" w:rsidRPr="007A5F0D" w:rsidRDefault="00BF3355" w:rsidP="00D3103D">
            <w:pPr>
              <w:spacing w:before="20" w:after="20"/>
            </w:pPr>
            <w:r w:rsidRPr="007A5F0D">
              <w:t>=</w:t>
            </w:r>
          </w:p>
        </w:tc>
        <w:tc>
          <w:tcPr>
            <w:tcW w:w="0" w:type="auto"/>
          </w:tcPr>
          <w:p w14:paraId="0AA9B102" w14:textId="77777777" w:rsidR="00BF3355" w:rsidRPr="007A5F0D" w:rsidRDefault="00BF3355" w:rsidP="00D3103D">
            <w:pPr>
              <w:spacing w:before="20" w:after="20"/>
            </w:pPr>
            <w:r w:rsidRPr="007A5F0D">
              <w:t>allatiivi</w:t>
            </w:r>
          </w:p>
        </w:tc>
      </w:tr>
      <w:tr w:rsidR="00BF3355" w:rsidRPr="007A5F0D" w14:paraId="4F2B660D" w14:textId="77777777" w:rsidTr="00BF3355">
        <w:tc>
          <w:tcPr>
            <w:tcW w:w="1638" w:type="dxa"/>
          </w:tcPr>
          <w:p w14:paraId="10CB0BAE" w14:textId="77777777" w:rsidR="00BF3355" w:rsidRPr="007A5F0D" w:rsidRDefault="00BF3355" w:rsidP="00D3103D">
            <w:pPr>
              <w:spacing w:before="20" w:after="20"/>
              <w:ind w:right="-210"/>
            </w:pPr>
            <w:r w:rsidRPr="007A5F0D">
              <w:t>AP</w:t>
            </w:r>
          </w:p>
        </w:tc>
        <w:tc>
          <w:tcPr>
            <w:tcW w:w="540" w:type="dxa"/>
          </w:tcPr>
          <w:p w14:paraId="588BD366" w14:textId="77777777" w:rsidR="00BF3355" w:rsidRPr="007A5F0D" w:rsidRDefault="00BF3355" w:rsidP="00D3103D">
            <w:pPr>
              <w:spacing w:before="20" w:after="20"/>
            </w:pPr>
            <w:r w:rsidRPr="007A5F0D">
              <w:t>=</w:t>
            </w:r>
          </w:p>
        </w:tc>
        <w:tc>
          <w:tcPr>
            <w:tcW w:w="0" w:type="auto"/>
          </w:tcPr>
          <w:p w14:paraId="0739CAF2" w14:textId="77777777" w:rsidR="00BF3355" w:rsidRPr="007A5F0D" w:rsidRDefault="00BF3355" w:rsidP="00D3103D">
            <w:pPr>
              <w:spacing w:before="20" w:after="20"/>
            </w:pPr>
            <w:r w:rsidRPr="007A5F0D">
              <w:t>adjektiivifraasi</w:t>
            </w:r>
          </w:p>
        </w:tc>
      </w:tr>
      <w:tr w:rsidR="00BF3355" w:rsidRPr="007A5F0D" w14:paraId="525DB2C6" w14:textId="77777777" w:rsidTr="00BF3355">
        <w:tc>
          <w:tcPr>
            <w:tcW w:w="1638" w:type="dxa"/>
          </w:tcPr>
          <w:p w14:paraId="4EF6ED25" w14:textId="77777777" w:rsidR="00BF3355" w:rsidRPr="007A5F0D" w:rsidRDefault="00BF3355" w:rsidP="00D3103D">
            <w:pPr>
              <w:spacing w:before="20" w:after="20"/>
              <w:ind w:right="-210"/>
            </w:pPr>
            <w:r w:rsidRPr="007A5F0D">
              <w:t>elat.</w:t>
            </w:r>
          </w:p>
        </w:tc>
        <w:tc>
          <w:tcPr>
            <w:tcW w:w="540" w:type="dxa"/>
          </w:tcPr>
          <w:p w14:paraId="71F477E9" w14:textId="77777777" w:rsidR="00BF3355" w:rsidRPr="007A5F0D" w:rsidRDefault="00BF3355" w:rsidP="00D3103D">
            <w:pPr>
              <w:spacing w:before="20" w:after="20"/>
            </w:pPr>
            <w:r w:rsidRPr="007A5F0D">
              <w:t>=</w:t>
            </w:r>
          </w:p>
        </w:tc>
        <w:tc>
          <w:tcPr>
            <w:tcW w:w="0" w:type="auto"/>
          </w:tcPr>
          <w:p w14:paraId="4AA90CD2" w14:textId="77777777" w:rsidR="00BF3355" w:rsidRPr="007A5F0D" w:rsidRDefault="00BF3355" w:rsidP="00D3103D">
            <w:pPr>
              <w:spacing w:before="20" w:after="20"/>
            </w:pPr>
            <w:r w:rsidRPr="007A5F0D">
              <w:t>elatiivi</w:t>
            </w:r>
          </w:p>
        </w:tc>
      </w:tr>
      <w:tr w:rsidR="00BF3355" w:rsidRPr="007A5F0D" w14:paraId="1775C777" w14:textId="77777777" w:rsidTr="00BF3355">
        <w:tc>
          <w:tcPr>
            <w:tcW w:w="1638" w:type="dxa"/>
          </w:tcPr>
          <w:p w14:paraId="6FA031A4" w14:textId="77777777" w:rsidR="00BF3355" w:rsidRPr="007A5F0D" w:rsidRDefault="00BF3355" w:rsidP="00D3103D">
            <w:pPr>
              <w:spacing w:before="20" w:after="20"/>
              <w:ind w:right="-210"/>
            </w:pPr>
            <w:r w:rsidRPr="007A5F0D">
              <w:t>ess.</w:t>
            </w:r>
          </w:p>
        </w:tc>
        <w:tc>
          <w:tcPr>
            <w:tcW w:w="540" w:type="dxa"/>
          </w:tcPr>
          <w:p w14:paraId="6F9D4701" w14:textId="77777777" w:rsidR="00BF3355" w:rsidRPr="007A5F0D" w:rsidRDefault="00BF3355" w:rsidP="00D3103D">
            <w:pPr>
              <w:spacing w:before="20" w:after="20"/>
            </w:pPr>
            <w:r w:rsidRPr="007A5F0D">
              <w:t>=</w:t>
            </w:r>
          </w:p>
        </w:tc>
        <w:tc>
          <w:tcPr>
            <w:tcW w:w="0" w:type="auto"/>
          </w:tcPr>
          <w:p w14:paraId="7FB9D6E3" w14:textId="77777777" w:rsidR="00BF3355" w:rsidRPr="007A5F0D" w:rsidRDefault="00BF3355" w:rsidP="00D3103D">
            <w:pPr>
              <w:spacing w:before="20" w:after="20"/>
            </w:pPr>
            <w:r w:rsidRPr="007A5F0D">
              <w:t>essiivi</w:t>
            </w:r>
          </w:p>
        </w:tc>
      </w:tr>
      <w:tr w:rsidR="00BF3355" w:rsidRPr="007A5F0D" w14:paraId="072D3120" w14:textId="77777777" w:rsidTr="00BF3355">
        <w:tc>
          <w:tcPr>
            <w:tcW w:w="1638" w:type="dxa"/>
          </w:tcPr>
          <w:p w14:paraId="1C71E398" w14:textId="77777777" w:rsidR="00BF3355" w:rsidRPr="007A5F0D" w:rsidRDefault="00BF3355" w:rsidP="00D3103D">
            <w:pPr>
              <w:spacing w:before="20" w:after="20"/>
              <w:ind w:right="-210"/>
            </w:pPr>
            <w:r w:rsidRPr="007A5F0D">
              <w:t>gen.</w:t>
            </w:r>
          </w:p>
        </w:tc>
        <w:tc>
          <w:tcPr>
            <w:tcW w:w="540" w:type="dxa"/>
          </w:tcPr>
          <w:p w14:paraId="5834FD02" w14:textId="77777777" w:rsidR="00BF3355" w:rsidRPr="007A5F0D" w:rsidRDefault="00BF3355" w:rsidP="00D3103D">
            <w:pPr>
              <w:spacing w:before="20" w:after="20"/>
            </w:pPr>
            <w:r w:rsidRPr="007A5F0D">
              <w:t>=</w:t>
            </w:r>
          </w:p>
        </w:tc>
        <w:tc>
          <w:tcPr>
            <w:tcW w:w="0" w:type="auto"/>
          </w:tcPr>
          <w:p w14:paraId="03DB17D0" w14:textId="77777777" w:rsidR="00BF3355" w:rsidRPr="007A5F0D" w:rsidRDefault="00BF3355" w:rsidP="00D3103D">
            <w:pPr>
              <w:spacing w:before="20" w:after="20"/>
            </w:pPr>
            <w:r w:rsidRPr="007A5F0D">
              <w:t>genitiivi</w:t>
            </w:r>
          </w:p>
        </w:tc>
      </w:tr>
      <w:tr w:rsidR="00BF3355" w:rsidRPr="007A5F0D" w14:paraId="501C59B1" w14:textId="77777777" w:rsidTr="00BF3355">
        <w:tc>
          <w:tcPr>
            <w:tcW w:w="1638" w:type="dxa"/>
          </w:tcPr>
          <w:p w14:paraId="6BC252B1" w14:textId="77777777" w:rsidR="00BF3355" w:rsidRPr="007A5F0D" w:rsidRDefault="00BF3355" w:rsidP="00D3103D">
            <w:pPr>
              <w:spacing w:before="20" w:after="20"/>
              <w:ind w:right="-210"/>
            </w:pPr>
            <w:r w:rsidRPr="007A5F0D">
              <w:t>ill.</w:t>
            </w:r>
          </w:p>
        </w:tc>
        <w:tc>
          <w:tcPr>
            <w:tcW w:w="540" w:type="dxa"/>
          </w:tcPr>
          <w:p w14:paraId="18EB47BD" w14:textId="77777777" w:rsidR="00BF3355" w:rsidRPr="007A5F0D" w:rsidRDefault="00BF3355" w:rsidP="00D3103D">
            <w:pPr>
              <w:spacing w:before="20" w:after="20"/>
            </w:pPr>
            <w:r w:rsidRPr="007A5F0D">
              <w:t>=</w:t>
            </w:r>
          </w:p>
        </w:tc>
        <w:tc>
          <w:tcPr>
            <w:tcW w:w="0" w:type="auto"/>
          </w:tcPr>
          <w:p w14:paraId="152BE5D2" w14:textId="77777777" w:rsidR="00BF3355" w:rsidRPr="007A5F0D" w:rsidRDefault="00BF3355" w:rsidP="00D3103D">
            <w:pPr>
              <w:spacing w:before="20" w:after="20"/>
            </w:pPr>
            <w:r w:rsidRPr="007A5F0D">
              <w:t>illatiivi</w:t>
            </w:r>
          </w:p>
        </w:tc>
      </w:tr>
      <w:tr w:rsidR="00BF3355" w:rsidRPr="007A5F0D" w14:paraId="3B8C6896" w14:textId="77777777" w:rsidTr="00BF3355">
        <w:tc>
          <w:tcPr>
            <w:tcW w:w="1638" w:type="dxa"/>
          </w:tcPr>
          <w:p w14:paraId="6AA9C22D" w14:textId="77777777" w:rsidR="00BF3355" w:rsidRPr="007A5F0D" w:rsidRDefault="00BF3355" w:rsidP="00D3103D">
            <w:pPr>
              <w:spacing w:before="20" w:after="20"/>
              <w:ind w:right="-210"/>
            </w:pPr>
            <w:r w:rsidRPr="007A5F0D">
              <w:t>imp.</w:t>
            </w:r>
          </w:p>
        </w:tc>
        <w:tc>
          <w:tcPr>
            <w:tcW w:w="540" w:type="dxa"/>
          </w:tcPr>
          <w:p w14:paraId="0D8B2140" w14:textId="77777777" w:rsidR="00BF3355" w:rsidRPr="007A5F0D" w:rsidRDefault="00BF3355" w:rsidP="00D3103D">
            <w:pPr>
              <w:spacing w:before="20" w:after="20"/>
            </w:pPr>
            <w:r w:rsidRPr="007A5F0D">
              <w:t>=</w:t>
            </w:r>
          </w:p>
        </w:tc>
        <w:tc>
          <w:tcPr>
            <w:tcW w:w="0" w:type="auto"/>
          </w:tcPr>
          <w:p w14:paraId="2D87531E" w14:textId="77777777" w:rsidR="00BF3355" w:rsidRPr="007A5F0D" w:rsidRDefault="00BF3355" w:rsidP="00D3103D">
            <w:pPr>
              <w:spacing w:before="20" w:after="20"/>
            </w:pPr>
            <w:r w:rsidRPr="007A5F0D">
              <w:t>imperatiivi</w:t>
            </w:r>
          </w:p>
        </w:tc>
      </w:tr>
      <w:tr w:rsidR="00BF3355" w:rsidRPr="007A5F0D" w14:paraId="5369ADFA" w14:textId="77777777" w:rsidTr="00BF3355">
        <w:tc>
          <w:tcPr>
            <w:tcW w:w="1638" w:type="dxa"/>
          </w:tcPr>
          <w:p w14:paraId="14950F4C" w14:textId="77777777" w:rsidR="00BF3355" w:rsidRPr="007A5F0D" w:rsidRDefault="00BF3355" w:rsidP="00D3103D">
            <w:pPr>
              <w:spacing w:before="20" w:after="20"/>
              <w:ind w:right="-210"/>
            </w:pPr>
            <w:r w:rsidRPr="007A5F0D">
              <w:t>ind.</w:t>
            </w:r>
          </w:p>
        </w:tc>
        <w:tc>
          <w:tcPr>
            <w:tcW w:w="540" w:type="dxa"/>
          </w:tcPr>
          <w:p w14:paraId="3578910E" w14:textId="77777777" w:rsidR="00BF3355" w:rsidRPr="007A5F0D" w:rsidRDefault="00BF3355" w:rsidP="00D3103D">
            <w:pPr>
              <w:spacing w:before="20" w:after="20"/>
            </w:pPr>
            <w:r w:rsidRPr="007A5F0D">
              <w:t>=</w:t>
            </w:r>
          </w:p>
        </w:tc>
        <w:tc>
          <w:tcPr>
            <w:tcW w:w="0" w:type="auto"/>
          </w:tcPr>
          <w:p w14:paraId="6D6193A2" w14:textId="77777777" w:rsidR="00BF3355" w:rsidRPr="007A5F0D" w:rsidRDefault="00BF3355" w:rsidP="00D3103D">
            <w:pPr>
              <w:spacing w:before="20" w:after="20"/>
            </w:pPr>
            <w:r w:rsidRPr="007A5F0D">
              <w:t>indikatiivi</w:t>
            </w:r>
          </w:p>
        </w:tc>
      </w:tr>
      <w:tr w:rsidR="00BF3355" w:rsidRPr="007A5F0D" w14:paraId="575AD32A" w14:textId="77777777" w:rsidTr="00BF3355">
        <w:tc>
          <w:tcPr>
            <w:tcW w:w="1638" w:type="dxa"/>
          </w:tcPr>
          <w:p w14:paraId="1844410A" w14:textId="77777777" w:rsidR="00BF3355" w:rsidRPr="007A5F0D" w:rsidRDefault="00BF3355" w:rsidP="00D3103D">
            <w:pPr>
              <w:spacing w:before="20" w:after="20"/>
              <w:ind w:right="-210"/>
            </w:pPr>
            <w:r w:rsidRPr="007A5F0D">
              <w:t>iness.</w:t>
            </w:r>
          </w:p>
        </w:tc>
        <w:tc>
          <w:tcPr>
            <w:tcW w:w="540" w:type="dxa"/>
          </w:tcPr>
          <w:p w14:paraId="0D7FE1B8" w14:textId="77777777" w:rsidR="00BF3355" w:rsidRPr="007A5F0D" w:rsidRDefault="00BF3355" w:rsidP="00D3103D">
            <w:pPr>
              <w:spacing w:before="20" w:after="20"/>
            </w:pPr>
            <w:r w:rsidRPr="007A5F0D">
              <w:t>=</w:t>
            </w:r>
          </w:p>
        </w:tc>
        <w:tc>
          <w:tcPr>
            <w:tcW w:w="0" w:type="auto"/>
          </w:tcPr>
          <w:p w14:paraId="7E031573" w14:textId="77777777" w:rsidR="00BF3355" w:rsidRPr="007A5F0D" w:rsidRDefault="00BF3355" w:rsidP="00D3103D">
            <w:pPr>
              <w:spacing w:before="20" w:after="20"/>
            </w:pPr>
            <w:r w:rsidRPr="007A5F0D">
              <w:t>inessiivi</w:t>
            </w:r>
          </w:p>
        </w:tc>
      </w:tr>
      <w:tr w:rsidR="00BF3355" w:rsidRPr="007A5F0D" w14:paraId="40FD7F47" w14:textId="77777777" w:rsidTr="00BF3355">
        <w:tc>
          <w:tcPr>
            <w:tcW w:w="1638" w:type="dxa"/>
          </w:tcPr>
          <w:p w14:paraId="5263CBCC" w14:textId="77777777" w:rsidR="00BF3355" w:rsidRPr="007A5F0D" w:rsidRDefault="00BF3355" w:rsidP="00D3103D">
            <w:pPr>
              <w:spacing w:before="20" w:after="20"/>
              <w:ind w:right="-210"/>
            </w:pPr>
            <w:r w:rsidRPr="007A5F0D">
              <w:t>jne.</w:t>
            </w:r>
          </w:p>
        </w:tc>
        <w:tc>
          <w:tcPr>
            <w:tcW w:w="540" w:type="dxa"/>
          </w:tcPr>
          <w:p w14:paraId="598E2D45" w14:textId="77777777" w:rsidR="00BF3355" w:rsidRPr="007A5F0D" w:rsidRDefault="00BF3355" w:rsidP="00D3103D">
            <w:pPr>
              <w:spacing w:before="20" w:after="20"/>
            </w:pPr>
            <w:r w:rsidRPr="007A5F0D">
              <w:t>=</w:t>
            </w:r>
          </w:p>
        </w:tc>
        <w:tc>
          <w:tcPr>
            <w:tcW w:w="0" w:type="auto"/>
          </w:tcPr>
          <w:p w14:paraId="3E6B99F1" w14:textId="77777777" w:rsidR="00BF3355" w:rsidRPr="007A5F0D" w:rsidRDefault="00BF3355" w:rsidP="00D3103D">
            <w:pPr>
              <w:spacing w:before="20" w:after="20"/>
            </w:pPr>
            <w:r w:rsidRPr="007A5F0D">
              <w:t>ja</w:t>
            </w:r>
            <w:r>
              <w:t xml:space="preserve"> </w:t>
            </w:r>
            <w:r w:rsidRPr="007A5F0D">
              <w:t>niin</w:t>
            </w:r>
            <w:r>
              <w:t xml:space="preserve"> </w:t>
            </w:r>
            <w:r w:rsidRPr="007A5F0D">
              <w:t>etheenpäin</w:t>
            </w:r>
          </w:p>
        </w:tc>
      </w:tr>
      <w:tr w:rsidR="00BF3355" w:rsidRPr="007A5F0D" w14:paraId="495CEEC4" w14:textId="77777777" w:rsidTr="00BF3355">
        <w:tc>
          <w:tcPr>
            <w:tcW w:w="1638" w:type="dxa"/>
          </w:tcPr>
          <w:p w14:paraId="5808A0A1" w14:textId="77777777" w:rsidR="00BF3355" w:rsidRPr="007A5F0D" w:rsidRDefault="00BF3355" w:rsidP="00D3103D">
            <w:pPr>
              <w:spacing w:before="20" w:after="20"/>
              <w:ind w:right="-210"/>
            </w:pPr>
            <w:r w:rsidRPr="007A5F0D">
              <w:t>kieltt.</w:t>
            </w:r>
          </w:p>
        </w:tc>
        <w:tc>
          <w:tcPr>
            <w:tcW w:w="540" w:type="dxa"/>
          </w:tcPr>
          <w:p w14:paraId="5E073886" w14:textId="77777777" w:rsidR="00BF3355" w:rsidRPr="007A5F0D" w:rsidRDefault="00BF3355" w:rsidP="00D3103D">
            <w:pPr>
              <w:spacing w:before="20" w:after="20"/>
            </w:pPr>
            <w:r w:rsidRPr="007A5F0D">
              <w:t>=</w:t>
            </w:r>
          </w:p>
        </w:tc>
        <w:tc>
          <w:tcPr>
            <w:tcW w:w="0" w:type="auto"/>
          </w:tcPr>
          <w:p w14:paraId="56104611" w14:textId="77777777" w:rsidR="00BF3355" w:rsidRPr="007A5F0D" w:rsidRDefault="00BF3355" w:rsidP="00D3103D">
            <w:pPr>
              <w:spacing w:before="20" w:after="20"/>
            </w:pPr>
            <w:r w:rsidRPr="007A5F0D">
              <w:t>kielttäävä</w:t>
            </w:r>
          </w:p>
        </w:tc>
      </w:tr>
      <w:tr w:rsidR="00DB7550" w:rsidRPr="007A5F0D" w14:paraId="3C2833C3" w14:textId="77777777" w:rsidTr="007D564C">
        <w:tc>
          <w:tcPr>
            <w:tcW w:w="1638" w:type="dxa"/>
          </w:tcPr>
          <w:p w14:paraId="25936461" w14:textId="77777777" w:rsidR="00DB7550" w:rsidRPr="007A5F0D" w:rsidRDefault="00DB7550" w:rsidP="007D564C">
            <w:pPr>
              <w:spacing w:before="20" w:after="20"/>
              <w:ind w:right="-210"/>
            </w:pPr>
            <w:r>
              <w:t>KOMPL</w:t>
            </w:r>
          </w:p>
        </w:tc>
        <w:tc>
          <w:tcPr>
            <w:tcW w:w="540" w:type="dxa"/>
          </w:tcPr>
          <w:p w14:paraId="227E94B0" w14:textId="77777777" w:rsidR="00DB7550" w:rsidRPr="007A5F0D" w:rsidRDefault="00DB7550" w:rsidP="007D564C">
            <w:pPr>
              <w:spacing w:before="20" w:after="20"/>
            </w:pPr>
            <w:r>
              <w:t>=</w:t>
            </w:r>
          </w:p>
        </w:tc>
        <w:tc>
          <w:tcPr>
            <w:tcW w:w="0" w:type="auto"/>
          </w:tcPr>
          <w:p w14:paraId="6D1AE74C" w14:textId="77777777" w:rsidR="00DB7550" w:rsidRPr="007A5F0D" w:rsidRDefault="00DB7550" w:rsidP="007D564C">
            <w:pPr>
              <w:spacing w:before="20" w:after="20"/>
            </w:pPr>
            <w:r>
              <w:t>komplementti</w:t>
            </w:r>
          </w:p>
        </w:tc>
      </w:tr>
      <w:tr w:rsidR="00BF3355" w:rsidRPr="007A5F0D" w14:paraId="7F3758B1" w14:textId="77777777" w:rsidTr="00BF3355">
        <w:tc>
          <w:tcPr>
            <w:tcW w:w="1638" w:type="dxa"/>
          </w:tcPr>
          <w:p w14:paraId="0D40A0F6" w14:textId="77777777" w:rsidR="00BF3355" w:rsidRPr="007A5F0D" w:rsidRDefault="00BF3355" w:rsidP="00D3103D">
            <w:pPr>
              <w:spacing w:before="20" w:after="20"/>
              <w:ind w:right="-210"/>
            </w:pPr>
            <w:r w:rsidRPr="007A5F0D">
              <w:t>kond.</w:t>
            </w:r>
          </w:p>
        </w:tc>
        <w:tc>
          <w:tcPr>
            <w:tcW w:w="540" w:type="dxa"/>
          </w:tcPr>
          <w:p w14:paraId="036BA2FC" w14:textId="77777777" w:rsidR="00BF3355" w:rsidRPr="007A5F0D" w:rsidRDefault="00BF3355" w:rsidP="00D3103D">
            <w:pPr>
              <w:spacing w:before="20" w:after="20"/>
            </w:pPr>
            <w:r w:rsidRPr="007A5F0D">
              <w:t>=</w:t>
            </w:r>
          </w:p>
        </w:tc>
        <w:tc>
          <w:tcPr>
            <w:tcW w:w="0" w:type="auto"/>
          </w:tcPr>
          <w:p w14:paraId="53585811" w14:textId="77777777" w:rsidR="00BF3355" w:rsidRPr="007A5F0D" w:rsidRDefault="00BF3355" w:rsidP="00D3103D">
            <w:pPr>
              <w:spacing w:before="20" w:after="20"/>
            </w:pPr>
            <w:r w:rsidRPr="007A5F0D">
              <w:t>kondisunaali</w:t>
            </w:r>
          </w:p>
        </w:tc>
      </w:tr>
      <w:tr w:rsidR="00BF3355" w:rsidRPr="007A5F0D" w14:paraId="7D865AA7" w14:textId="77777777" w:rsidTr="00BF3355">
        <w:tc>
          <w:tcPr>
            <w:tcW w:w="1638" w:type="dxa"/>
          </w:tcPr>
          <w:p w14:paraId="09527A50" w14:textId="77777777" w:rsidR="00BF3355" w:rsidRPr="007A5F0D" w:rsidRDefault="00BF3355" w:rsidP="00D3103D">
            <w:pPr>
              <w:spacing w:before="20" w:after="20"/>
              <w:ind w:right="-210"/>
            </w:pPr>
            <w:r w:rsidRPr="007A5F0D">
              <w:t>Konj</w:t>
            </w:r>
          </w:p>
        </w:tc>
        <w:tc>
          <w:tcPr>
            <w:tcW w:w="540" w:type="dxa"/>
          </w:tcPr>
          <w:p w14:paraId="3C2AF3DA" w14:textId="77777777" w:rsidR="00BF3355" w:rsidRPr="007A5F0D" w:rsidRDefault="00BF3355" w:rsidP="00D3103D">
            <w:pPr>
              <w:spacing w:before="20" w:after="20"/>
            </w:pPr>
            <w:r w:rsidRPr="007A5F0D">
              <w:t>=</w:t>
            </w:r>
          </w:p>
        </w:tc>
        <w:tc>
          <w:tcPr>
            <w:tcW w:w="0" w:type="auto"/>
          </w:tcPr>
          <w:p w14:paraId="56D9D327" w14:textId="77777777" w:rsidR="00BF3355" w:rsidRPr="007A5F0D" w:rsidRDefault="00BF3355" w:rsidP="00D3103D">
            <w:pPr>
              <w:spacing w:before="20" w:after="20"/>
            </w:pPr>
            <w:r w:rsidRPr="007A5F0D">
              <w:t>konjunksuuni</w:t>
            </w:r>
          </w:p>
        </w:tc>
      </w:tr>
      <w:tr w:rsidR="00BF3355" w:rsidRPr="007A5F0D" w14:paraId="0BE54974" w14:textId="77777777" w:rsidTr="00BF3355">
        <w:tc>
          <w:tcPr>
            <w:tcW w:w="1638" w:type="dxa"/>
          </w:tcPr>
          <w:p w14:paraId="2650B08E" w14:textId="77777777" w:rsidR="00BF3355" w:rsidRPr="007A5F0D" w:rsidRDefault="00BF3355" w:rsidP="00D3103D">
            <w:pPr>
              <w:spacing w:before="20" w:after="20"/>
              <w:ind w:right="-210"/>
            </w:pPr>
            <w:r w:rsidRPr="007A5F0D">
              <w:t>KvaP</w:t>
            </w:r>
          </w:p>
        </w:tc>
        <w:tc>
          <w:tcPr>
            <w:tcW w:w="540" w:type="dxa"/>
          </w:tcPr>
          <w:p w14:paraId="0092030B" w14:textId="77777777" w:rsidR="00BF3355" w:rsidRPr="007A5F0D" w:rsidRDefault="00BF3355" w:rsidP="00D3103D">
            <w:pPr>
              <w:spacing w:before="20" w:after="20"/>
            </w:pPr>
            <w:r w:rsidRPr="007A5F0D">
              <w:t>=</w:t>
            </w:r>
          </w:p>
        </w:tc>
        <w:tc>
          <w:tcPr>
            <w:tcW w:w="0" w:type="auto"/>
          </w:tcPr>
          <w:p w14:paraId="7C8B6D19" w14:textId="77777777" w:rsidR="00BF3355" w:rsidRPr="007A5F0D" w:rsidRDefault="00BF3355" w:rsidP="00D3103D">
            <w:pPr>
              <w:spacing w:before="20" w:after="20"/>
            </w:pPr>
            <w:r w:rsidRPr="007A5F0D">
              <w:t>kvanttorifraasi</w:t>
            </w:r>
          </w:p>
        </w:tc>
      </w:tr>
      <w:tr w:rsidR="00BF3355" w:rsidRPr="007A5F0D" w14:paraId="018A7D69" w14:textId="77777777" w:rsidTr="00BF3355">
        <w:tc>
          <w:tcPr>
            <w:tcW w:w="1638" w:type="dxa"/>
          </w:tcPr>
          <w:p w14:paraId="763F9F69" w14:textId="77777777" w:rsidR="00BF3355" w:rsidRPr="007A5F0D" w:rsidRDefault="00BF3355" w:rsidP="00D3103D">
            <w:pPr>
              <w:spacing w:before="20" w:after="20"/>
              <w:ind w:right="-210"/>
            </w:pPr>
            <w:r w:rsidRPr="007A5F0D">
              <w:t>N</w:t>
            </w:r>
          </w:p>
        </w:tc>
        <w:tc>
          <w:tcPr>
            <w:tcW w:w="540" w:type="dxa"/>
          </w:tcPr>
          <w:p w14:paraId="01D368CC" w14:textId="77777777" w:rsidR="00BF3355" w:rsidRPr="007A5F0D" w:rsidRDefault="00BF3355" w:rsidP="00D3103D">
            <w:pPr>
              <w:spacing w:before="20" w:after="20"/>
            </w:pPr>
            <w:r w:rsidRPr="007A5F0D">
              <w:t>=</w:t>
            </w:r>
          </w:p>
        </w:tc>
        <w:tc>
          <w:tcPr>
            <w:tcW w:w="0" w:type="auto"/>
          </w:tcPr>
          <w:p w14:paraId="26681215" w14:textId="77777777" w:rsidR="00BF3355" w:rsidRPr="007A5F0D" w:rsidRDefault="00BF3355" w:rsidP="00D3103D">
            <w:pPr>
              <w:spacing w:before="20" w:after="20"/>
            </w:pPr>
            <w:r w:rsidRPr="007A5F0D">
              <w:t>substantiivi</w:t>
            </w:r>
          </w:p>
        </w:tc>
      </w:tr>
      <w:tr w:rsidR="00BF3355" w:rsidRPr="007A5F0D" w14:paraId="15D259B9" w14:textId="77777777" w:rsidTr="00BF3355">
        <w:tc>
          <w:tcPr>
            <w:tcW w:w="1638" w:type="dxa"/>
          </w:tcPr>
          <w:p w14:paraId="38F9DE17" w14:textId="77777777" w:rsidR="00BF3355" w:rsidRPr="007A5F0D" w:rsidRDefault="00BF3355" w:rsidP="00D3103D">
            <w:pPr>
              <w:spacing w:before="20" w:after="20"/>
              <w:ind w:right="-210"/>
            </w:pPr>
            <w:r w:rsidRPr="007A5F0D">
              <w:t>nom.</w:t>
            </w:r>
          </w:p>
        </w:tc>
        <w:tc>
          <w:tcPr>
            <w:tcW w:w="540" w:type="dxa"/>
          </w:tcPr>
          <w:p w14:paraId="64C9F3FE" w14:textId="77777777" w:rsidR="00BF3355" w:rsidRPr="007A5F0D" w:rsidRDefault="00BF3355" w:rsidP="00D3103D">
            <w:pPr>
              <w:spacing w:before="20" w:after="20"/>
            </w:pPr>
            <w:r w:rsidRPr="007A5F0D">
              <w:t>=</w:t>
            </w:r>
          </w:p>
        </w:tc>
        <w:tc>
          <w:tcPr>
            <w:tcW w:w="0" w:type="auto"/>
          </w:tcPr>
          <w:p w14:paraId="32A24232" w14:textId="77777777" w:rsidR="00BF3355" w:rsidRPr="007A5F0D" w:rsidRDefault="00BF3355" w:rsidP="00D3103D">
            <w:pPr>
              <w:spacing w:before="20" w:after="20"/>
            </w:pPr>
            <w:r w:rsidRPr="007A5F0D">
              <w:t>nominatiivi</w:t>
            </w:r>
          </w:p>
        </w:tc>
      </w:tr>
      <w:tr w:rsidR="00BF3355" w:rsidRPr="007A5F0D" w14:paraId="135E4F86" w14:textId="77777777" w:rsidTr="00BF3355">
        <w:tc>
          <w:tcPr>
            <w:tcW w:w="1638" w:type="dxa"/>
          </w:tcPr>
          <w:p w14:paraId="41C8D4B7" w14:textId="77777777" w:rsidR="00BF3355" w:rsidRPr="007A5F0D" w:rsidRDefault="00BF3355" w:rsidP="00D3103D">
            <w:pPr>
              <w:spacing w:before="20" w:after="20"/>
              <w:ind w:right="-210"/>
            </w:pPr>
            <w:r w:rsidRPr="007A5F0D">
              <w:t>NP</w:t>
            </w:r>
          </w:p>
        </w:tc>
        <w:tc>
          <w:tcPr>
            <w:tcW w:w="540" w:type="dxa"/>
          </w:tcPr>
          <w:p w14:paraId="50954766" w14:textId="77777777" w:rsidR="00BF3355" w:rsidRPr="007A5F0D" w:rsidRDefault="00BF3355" w:rsidP="00D3103D">
            <w:pPr>
              <w:spacing w:before="20" w:after="20"/>
            </w:pPr>
            <w:r w:rsidRPr="007A5F0D">
              <w:t>=</w:t>
            </w:r>
          </w:p>
        </w:tc>
        <w:tc>
          <w:tcPr>
            <w:tcW w:w="0" w:type="auto"/>
          </w:tcPr>
          <w:p w14:paraId="09E0E282" w14:textId="77777777" w:rsidR="00BF3355" w:rsidRPr="007A5F0D" w:rsidRDefault="00BF3355" w:rsidP="00D3103D">
            <w:pPr>
              <w:spacing w:before="20" w:after="20"/>
            </w:pPr>
            <w:r w:rsidRPr="007A5F0D">
              <w:t>substantiivifraasi</w:t>
            </w:r>
          </w:p>
        </w:tc>
      </w:tr>
      <w:tr w:rsidR="00BF3355" w:rsidRPr="007A5F0D" w14:paraId="0B3AA43C" w14:textId="77777777" w:rsidTr="00BF3355">
        <w:tc>
          <w:tcPr>
            <w:tcW w:w="1638" w:type="dxa"/>
          </w:tcPr>
          <w:p w14:paraId="241D874C" w14:textId="77777777" w:rsidR="00BF3355" w:rsidRPr="007A5F0D" w:rsidRDefault="00BF3355" w:rsidP="00D3103D">
            <w:pPr>
              <w:spacing w:before="20" w:after="20"/>
              <w:ind w:right="-210"/>
            </w:pPr>
            <w:r w:rsidRPr="007A5F0D">
              <w:t>OBJ</w:t>
            </w:r>
          </w:p>
        </w:tc>
        <w:tc>
          <w:tcPr>
            <w:tcW w:w="540" w:type="dxa"/>
          </w:tcPr>
          <w:p w14:paraId="1BDC2A41" w14:textId="77777777" w:rsidR="00BF3355" w:rsidRPr="007A5F0D" w:rsidRDefault="00BF3355" w:rsidP="00D3103D">
            <w:pPr>
              <w:spacing w:before="20" w:after="20"/>
            </w:pPr>
            <w:r w:rsidRPr="007A5F0D">
              <w:t>=</w:t>
            </w:r>
          </w:p>
        </w:tc>
        <w:tc>
          <w:tcPr>
            <w:tcW w:w="0" w:type="auto"/>
          </w:tcPr>
          <w:p w14:paraId="684DC991" w14:textId="77777777" w:rsidR="00BF3355" w:rsidRPr="007A5F0D" w:rsidRDefault="00BF3355" w:rsidP="00D3103D">
            <w:pPr>
              <w:spacing w:before="20" w:after="20"/>
            </w:pPr>
            <w:r w:rsidRPr="007A5F0D">
              <w:t>objekti</w:t>
            </w:r>
          </w:p>
        </w:tc>
      </w:tr>
      <w:tr w:rsidR="00BF3355" w:rsidRPr="007A5F0D" w14:paraId="65480D3A" w14:textId="77777777" w:rsidTr="00BF3355">
        <w:tc>
          <w:tcPr>
            <w:tcW w:w="1638" w:type="dxa"/>
          </w:tcPr>
          <w:p w14:paraId="63BB3C21" w14:textId="77777777" w:rsidR="00BF3355" w:rsidRPr="007A5F0D" w:rsidRDefault="00BF3355" w:rsidP="00D3103D">
            <w:pPr>
              <w:spacing w:before="20" w:after="20"/>
              <w:ind w:right="-210"/>
            </w:pPr>
            <w:r w:rsidRPr="007A5F0D">
              <w:t>OBJ-ADVLI</w:t>
            </w:r>
          </w:p>
        </w:tc>
        <w:tc>
          <w:tcPr>
            <w:tcW w:w="540" w:type="dxa"/>
          </w:tcPr>
          <w:p w14:paraId="20FEAFE2" w14:textId="77777777" w:rsidR="00BF3355" w:rsidRPr="007A5F0D" w:rsidRDefault="00BF3355" w:rsidP="00D3103D">
            <w:pPr>
              <w:spacing w:before="20" w:after="20"/>
            </w:pPr>
            <w:r w:rsidRPr="007A5F0D">
              <w:t>=</w:t>
            </w:r>
          </w:p>
        </w:tc>
        <w:tc>
          <w:tcPr>
            <w:tcW w:w="0" w:type="auto"/>
          </w:tcPr>
          <w:p w14:paraId="65AE282C" w14:textId="77777777" w:rsidR="00BF3355" w:rsidRPr="007A5F0D" w:rsidRDefault="00BF3355" w:rsidP="00D3103D">
            <w:pPr>
              <w:spacing w:before="20" w:after="20"/>
            </w:pPr>
            <w:r w:rsidRPr="007A5F0D">
              <w:t>objektiadverbiaali</w:t>
            </w:r>
          </w:p>
        </w:tc>
      </w:tr>
      <w:tr w:rsidR="00BF3355" w:rsidRPr="007A5F0D" w14:paraId="66350D87" w14:textId="77777777" w:rsidTr="00BF3355">
        <w:tc>
          <w:tcPr>
            <w:tcW w:w="1638" w:type="dxa"/>
          </w:tcPr>
          <w:p w14:paraId="183063D5" w14:textId="77777777" w:rsidR="00BF3355" w:rsidRPr="007A5F0D" w:rsidRDefault="00BF3355" w:rsidP="00D3103D">
            <w:pPr>
              <w:spacing w:before="20" w:after="20"/>
              <w:ind w:right="-210"/>
            </w:pPr>
            <w:r w:rsidRPr="007A5F0D">
              <w:t>part.</w:t>
            </w:r>
          </w:p>
        </w:tc>
        <w:tc>
          <w:tcPr>
            <w:tcW w:w="540" w:type="dxa"/>
          </w:tcPr>
          <w:p w14:paraId="13729C3A" w14:textId="77777777" w:rsidR="00BF3355" w:rsidRPr="007A5F0D" w:rsidRDefault="00BF3355" w:rsidP="00D3103D">
            <w:pPr>
              <w:spacing w:before="20" w:after="20"/>
            </w:pPr>
            <w:r w:rsidRPr="007A5F0D">
              <w:t>=</w:t>
            </w:r>
          </w:p>
        </w:tc>
        <w:tc>
          <w:tcPr>
            <w:tcW w:w="0" w:type="auto"/>
          </w:tcPr>
          <w:p w14:paraId="2EE0193D" w14:textId="77777777" w:rsidR="00BF3355" w:rsidRPr="007A5F0D" w:rsidRDefault="00BF3355" w:rsidP="00D3103D">
            <w:pPr>
              <w:spacing w:before="20" w:after="20"/>
            </w:pPr>
            <w:r w:rsidRPr="007A5F0D">
              <w:t>partitiivi</w:t>
            </w:r>
          </w:p>
        </w:tc>
      </w:tr>
      <w:tr w:rsidR="00BF3355" w:rsidRPr="007A5F0D" w14:paraId="687067D5" w14:textId="77777777" w:rsidTr="00BF3355">
        <w:tc>
          <w:tcPr>
            <w:tcW w:w="1638" w:type="dxa"/>
          </w:tcPr>
          <w:p w14:paraId="1C54E21D" w14:textId="77777777" w:rsidR="00BF3355" w:rsidRPr="007A5F0D" w:rsidRDefault="00BF3355" w:rsidP="00D3103D">
            <w:pPr>
              <w:spacing w:before="20" w:after="20"/>
              <w:ind w:right="-210"/>
            </w:pPr>
            <w:r w:rsidRPr="007A5F0D">
              <w:t>partis.</w:t>
            </w:r>
          </w:p>
        </w:tc>
        <w:tc>
          <w:tcPr>
            <w:tcW w:w="540" w:type="dxa"/>
          </w:tcPr>
          <w:p w14:paraId="7F7345DA" w14:textId="77777777" w:rsidR="00BF3355" w:rsidRPr="007A5F0D" w:rsidRDefault="00BF3355" w:rsidP="00D3103D">
            <w:pPr>
              <w:spacing w:before="20" w:after="20"/>
            </w:pPr>
            <w:r w:rsidRPr="007A5F0D">
              <w:t>=</w:t>
            </w:r>
          </w:p>
        </w:tc>
        <w:tc>
          <w:tcPr>
            <w:tcW w:w="0" w:type="auto"/>
          </w:tcPr>
          <w:p w14:paraId="044BBBCD" w14:textId="77777777" w:rsidR="00BF3355" w:rsidRPr="007A5F0D" w:rsidRDefault="00BF3355" w:rsidP="00D3103D">
            <w:pPr>
              <w:spacing w:before="20" w:after="20"/>
            </w:pPr>
            <w:r w:rsidRPr="007A5F0D">
              <w:t>partisippi</w:t>
            </w:r>
          </w:p>
        </w:tc>
      </w:tr>
      <w:tr w:rsidR="00BF3355" w:rsidRPr="007A5F0D" w14:paraId="2C97078E" w14:textId="77777777" w:rsidTr="00BF3355">
        <w:tc>
          <w:tcPr>
            <w:tcW w:w="1638" w:type="dxa"/>
          </w:tcPr>
          <w:p w14:paraId="3B4C57B5" w14:textId="77777777" w:rsidR="00BF3355" w:rsidRPr="007A5F0D" w:rsidRDefault="00BF3355" w:rsidP="00D3103D">
            <w:pPr>
              <w:spacing w:before="20" w:after="20"/>
              <w:ind w:right="-210"/>
            </w:pPr>
            <w:r w:rsidRPr="007A5F0D">
              <w:t>pass.</w:t>
            </w:r>
          </w:p>
        </w:tc>
        <w:tc>
          <w:tcPr>
            <w:tcW w:w="540" w:type="dxa"/>
          </w:tcPr>
          <w:p w14:paraId="7ACD81DC" w14:textId="77777777" w:rsidR="00BF3355" w:rsidRPr="007A5F0D" w:rsidRDefault="00BF3355" w:rsidP="00D3103D">
            <w:pPr>
              <w:spacing w:before="20" w:after="20"/>
            </w:pPr>
            <w:r w:rsidRPr="007A5F0D">
              <w:t>=</w:t>
            </w:r>
          </w:p>
        </w:tc>
        <w:tc>
          <w:tcPr>
            <w:tcW w:w="0" w:type="auto"/>
          </w:tcPr>
          <w:p w14:paraId="38FBBD39" w14:textId="77777777" w:rsidR="00BF3355" w:rsidRPr="007A5F0D" w:rsidRDefault="00BF3355" w:rsidP="00D3103D">
            <w:pPr>
              <w:spacing w:before="20" w:after="20"/>
            </w:pPr>
            <w:r w:rsidRPr="007A5F0D">
              <w:t>passiivi</w:t>
            </w:r>
          </w:p>
        </w:tc>
      </w:tr>
      <w:tr w:rsidR="00BF3355" w:rsidRPr="007A5F0D" w14:paraId="53566479" w14:textId="77777777" w:rsidTr="00BF3355">
        <w:tc>
          <w:tcPr>
            <w:tcW w:w="1638" w:type="dxa"/>
          </w:tcPr>
          <w:p w14:paraId="39098FE1" w14:textId="77777777" w:rsidR="00BF3355" w:rsidRPr="007A5F0D" w:rsidRDefault="00BF3355" w:rsidP="00D3103D">
            <w:pPr>
              <w:spacing w:before="20" w:after="20"/>
              <w:ind w:right="-210"/>
            </w:pPr>
            <w:r w:rsidRPr="007A5F0D">
              <w:t>perf.</w:t>
            </w:r>
          </w:p>
        </w:tc>
        <w:tc>
          <w:tcPr>
            <w:tcW w:w="540" w:type="dxa"/>
          </w:tcPr>
          <w:p w14:paraId="3EE1748B" w14:textId="77777777" w:rsidR="00BF3355" w:rsidRPr="007A5F0D" w:rsidRDefault="00BF3355" w:rsidP="00D3103D">
            <w:pPr>
              <w:spacing w:before="20" w:after="20"/>
            </w:pPr>
            <w:r w:rsidRPr="007A5F0D">
              <w:t>=</w:t>
            </w:r>
          </w:p>
        </w:tc>
        <w:tc>
          <w:tcPr>
            <w:tcW w:w="0" w:type="auto"/>
          </w:tcPr>
          <w:p w14:paraId="6A40CF1C" w14:textId="77777777" w:rsidR="00BF3355" w:rsidRPr="007A5F0D" w:rsidRDefault="00BF3355" w:rsidP="00D3103D">
            <w:pPr>
              <w:spacing w:before="20" w:after="20"/>
            </w:pPr>
            <w:r w:rsidRPr="007A5F0D">
              <w:t>perfekti</w:t>
            </w:r>
          </w:p>
        </w:tc>
      </w:tr>
      <w:tr w:rsidR="00BF3355" w:rsidRPr="007A5F0D" w14:paraId="791C99A4" w14:textId="77777777" w:rsidTr="00BF3355">
        <w:tc>
          <w:tcPr>
            <w:tcW w:w="1638" w:type="dxa"/>
          </w:tcPr>
          <w:p w14:paraId="3459671A" w14:textId="77777777" w:rsidR="00BF3355" w:rsidRPr="007A5F0D" w:rsidRDefault="00BF3355" w:rsidP="00D3103D">
            <w:pPr>
              <w:spacing w:before="20" w:after="20"/>
              <w:ind w:right="-210"/>
            </w:pPr>
            <w:r w:rsidRPr="007A5F0D">
              <w:t>pers.</w:t>
            </w:r>
          </w:p>
        </w:tc>
        <w:tc>
          <w:tcPr>
            <w:tcW w:w="540" w:type="dxa"/>
          </w:tcPr>
          <w:p w14:paraId="64D50E8F" w14:textId="77777777" w:rsidR="00BF3355" w:rsidRPr="007A5F0D" w:rsidRDefault="00BF3355" w:rsidP="00D3103D">
            <w:pPr>
              <w:spacing w:before="20" w:after="20"/>
            </w:pPr>
            <w:r w:rsidRPr="007A5F0D">
              <w:t>=</w:t>
            </w:r>
          </w:p>
        </w:tc>
        <w:tc>
          <w:tcPr>
            <w:tcW w:w="0" w:type="auto"/>
          </w:tcPr>
          <w:p w14:paraId="5C9C740A" w14:textId="77777777" w:rsidR="00BF3355" w:rsidRPr="007A5F0D" w:rsidRDefault="00BF3355" w:rsidP="00D3103D">
            <w:pPr>
              <w:spacing w:before="20" w:after="20"/>
            </w:pPr>
            <w:r w:rsidRPr="007A5F0D">
              <w:t>persoona</w:t>
            </w:r>
          </w:p>
        </w:tc>
      </w:tr>
      <w:tr w:rsidR="00BF3355" w:rsidRPr="007A5F0D" w14:paraId="537B9401" w14:textId="77777777" w:rsidTr="00BF3355">
        <w:tc>
          <w:tcPr>
            <w:tcW w:w="1638" w:type="dxa"/>
          </w:tcPr>
          <w:p w14:paraId="593F2C00" w14:textId="77777777" w:rsidR="00BF3355" w:rsidRPr="007A5F0D" w:rsidRDefault="00BF3355" w:rsidP="00D3103D">
            <w:pPr>
              <w:spacing w:before="20" w:after="20"/>
              <w:ind w:right="-210"/>
            </w:pPr>
            <w:r w:rsidRPr="007A5F0D">
              <w:t>pers.suff.</w:t>
            </w:r>
          </w:p>
        </w:tc>
        <w:tc>
          <w:tcPr>
            <w:tcW w:w="540" w:type="dxa"/>
          </w:tcPr>
          <w:p w14:paraId="6787ECEA" w14:textId="77777777" w:rsidR="00BF3355" w:rsidRPr="007A5F0D" w:rsidRDefault="00BF3355" w:rsidP="00D3103D">
            <w:pPr>
              <w:spacing w:before="20" w:after="20"/>
            </w:pPr>
            <w:r w:rsidRPr="007A5F0D">
              <w:t>=</w:t>
            </w:r>
          </w:p>
        </w:tc>
        <w:tc>
          <w:tcPr>
            <w:tcW w:w="0" w:type="auto"/>
          </w:tcPr>
          <w:p w14:paraId="6498C2F1" w14:textId="77777777" w:rsidR="00BF3355" w:rsidRPr="007A5F0D" w:rsidRDefault="00BF3355" w:rsidP="00D3103D">
            <w:pPr>
              <w:spacing w:before="20" w:after="20"/>
            </w:pPr>
            <w:r w:rsidRPr="007A5F0D">
              <w:t>persoonasuffiksi</w:t>
            </w:r>
          </w:p>
        </w:tc>
      </w:tr>
      <w:tr w:rsidR="00BF3355" w:rsidRPr="007A5F0D" w14:paraId="277FC9D1" w14:textId="77777777" w:rsidTr="00BF3355">
        <w:tc>
          <w:tcPr>
            <w:tcW w:w="1638" w:type="dxa"/>
          </w:tcPr>
          <w:p w14:paraId="46E9DF40" w14:textId="77777777" w:rsidR="00BF3355" w:rsidRPr="007A5F0D" w:rsidRDefault="00BF3355" w:rsidP="00D3103D">
            <w:pPr>
              <w:spacing w:before="20" w:after="20"/>
              <w:ind w:right="-210"/>
            </w:pPr>
            <w:r w:rsidRPr="007A5F0D">
              <w:t>pl.</w:t>
            </w:r>
          </w:p>
        </w:tc>
        <w:tc>
          <w:tcPr>
            <w:tcW w:w="540" w:type="dxa"/>
          </w:tcPr>
          <w:p w14:paraId="152681E1" w14:textId="77777777" w:rsidR="00BF3355" w:rsidRPr="007A5F0D" w:rsidRDefault="00BF3355" w:rsidP="00D3103D">
            <w:pPr>
              <w:spacing w:before="20" w:after="20"/>
            </w:pPr>
            <w:r w:rsidRPr="007A5F0D">
              <w:t>=</w:t>
            </w:r>
          </w:p>
        </w:tc>
        <w:tc>
          <w:tcPr>
            <w:tcW w:w="0" w:type="auto"/>
          </w:tcPr>
          <w:p w14:paraId="0151503C" w14:textId="77777777" w:rsidR="00BF3355" w:rsidRPr="007A5F0D" w:rsidRDefault="00BF3355" w:rsidP="00D3103D">
            <w:pPr>
              <w:spacing w:before="20" w:after="20"/>
            </w:pPr>
            <w:r w:rsidRPr="007A5F0D">
              <w:t>pluraali</w:t>
            </w:r>
          </w:p>
        </w:tc>
      </w:tr>
      <w:tr w:rsidR="00BF3355" w:rsidRPr="007A5F0D" w14:paraId="3500F8F0" w14:textId="77777777" w:rsidTr="00BF3355">
        <w:tc>
          <w:tcPr>
            <w:tcW w:w="1638" w:type="dxa"/>
          </w:tcPr>
          <w:p w14:paraId="6C6E1D5B" w14:textId="77777777" w:rsidR="00BF3355" w:rsidRPr="007A5F0D" w:rsidRDefault="00BF3355" w:rsidP="00D3103D">
            <w:pPr>
              <w:spacing w:before="20" w:after="20"/>
              <w:ind w:right="-210"/>
            </w:pPr>
            <w:r w:rsidRPr="007A5F0D">
              <w:t>pl1</w:t>
            </w:r>
          </w:p>
        </w:tc>
        <w:tc>
          <w:tcPr>
            <w:tcW w:w="540" w:type="dxa"/>
          </w:tcPr>
          <w:p w14:paraId="57692DDF" w14:textId="77777777" w:rsidR="00BF3355" w:rsidRPr="007A5F0D" w:rsidRDefault="00BF3355" w:rsidP="00D3103D">
            <w:pPr>
              <w:spacing w:before="20" w:after="20"/>
            </w:pPr>
            <w:r w:rsidRPr="007A5F0D">
              <w:t>=</w:t>
            </w:r>
          </w:p>
        </w:tc>
        <w:tc>
          <w:tcPr>
            <w:tcW w:w="0" w:type="auto"/>
          </w:tcPr>
          <w:p w14:paraId="7911A557" w14:textId="77777777" w:rsidR="00BF3355" w:rsidRPr="007A5F0D" w:rsidRDefault="00BF3355" w:rsidP="00D3103D">
            <w:pPr>
              <w:spacing w:before="20" w:after="20"/>
            </w:pPr>
            <w:r w:rsidRPr="007A5F0D">
              <w:t>pluraalin</w:t>
            </w:r>
            <w:r>
              <w:t xml:space="preserve"> </w:t>
            </w:r>
            <w:r w:rsidRPr="007A5F0D">
              <w:t>1. persoona</w:t>
            </w:r>
          </w:p>
        </w:tc>
      </w:tr>
      <w:tr w:rsidR="00BF3355" w:rsidRPr="007A5F0D" w14:paraId="554DFE60" w14:textId="77777777" w:rsidTr="00BF3355">
        <w:tc>
          <w:tcPr>
            <w:tcW w:w="1638" w:type="dxa"/>
          </w:tcPr>
          <w:p w14:paraId="015ACC42" w14:textId="77777777" w:rsidR="00BF3355" w:rsidRPr="007A5F0D" w:rsidRDefault="00BF3355" w:rsidP="00D3103D">
            <w:pPr>
              <w:spacing w:before="20" w:after="20"/>
              <w:ind w:right="-210"/>
            </w:pPr>
            <w:r w:rsidRPr="007A5F0D">
              <w:t>pl2</w:t>
            </w:r>
          </w:p>
        </w:tc>
        <w:tc>
          <w:tcPr>
            <w:tcW w:w="540" w:type="dxa"/>
          </w:tcPr>
          <w:p w14:paraId="135AB4E1" w14:textId="77777777" w:rsidR="00BF3355" w:rsidRPr="007A5F0D" w:rsidRDefault="00BF3355" w:rsidP="00D3103D">
            <w:pPr>
              <w:spacing w:before="20" w:after="20"/>
            </w:pPr>
            <w:r w:rsidRPr="007A5F0D">
              <w:t>=</w:t>
            </w:r>
          </w:p>
        </w:tc>
        <w:tc>
          <w:tcPr>
            <w:tcW w:w="0" w:type="auto"/>
          </w:tcPr>
          <w:p w14:paraId="19D9D85C" w14:textId="77777777" w:rsidR="00BF3355" w:rsidRPr="007A5F0D" w:rsidRDefault="00BF3355" w:rsidP="00D3103D">
            <w:pPr>
              <w:spacing w:before="20" w:after="20"/>
            </w:pPr>
            <w:r w:rsidRPr="007A5F0D">
              <w:t>pluraalin</w:t>
            </w:r>
            <w:r>
              <w:t xml:space="preserve"> </w:t>
            </w:r>
            <w:r w:rsidRPr="007A5F0D">
              <w:t>2. persoona</w:t>
            </w:r>
          </w:p>
        </w:tc>
      </w:tr>
      <w:tr w:rsidR="00BF3355" w:rsidRPr="007A5F0D" w14:paraId="3FDF6998" w14:textId="77777777" w:rsidTr="00BF3355">
        <w:tc>
          <w:tcPr>
            <w:tcW w:w="1638" w:type="dxa"/>
          </w:tcPr>
          <w:p w14:paraId="2C248CDE" w14:textId="77777777" w:rsidR="00BF3355" w:rsidRPr="007A5F0D" w:rsidRDefault="00BF3355" w:rsidP="00D3103D">
            <w:pPr>
              <w:spacing w:before="20" w:after="20"/>
              <w:ind w:right="-210"/>
            </w:pPr>
            <w:r w:rsidRPr="007A5F0D">
              <w:t>pl3</w:t>
            </w:r>
          </w:p>
        </w:tc>
        <w:tc>
          <w:tcPr>
            <w:tcW w:w="540" w:type="dxa"/>
          </w:tcPr>
          <w:p w14:paraId="113CF6AB" w14:textId="77777777" w:rsidR="00BF3355" w:rsidRPr="007A5F0D" w:rsidRDefault="00BF3355" w:rsidP="00D3103D">
            <w:pPr>
              <w:spacing w:before="20" w:after="20"/>
            </w:pPr>
            <w:r w:rsidRPr="007A5F0D">
              <w:t>=</w:t>
            </w:r>
          </w:p>
        </w:tc>
        <w:tc>
          <w:tcPr>
            <w:tcW w:w="0" w:type="auto"/>
          </w:tcPr>
          <w:p w14:paraId="6ACFC5AD" w14:textId="77777777" w:rsidR="00BF3355" w:rsidRPr="007A5F0D" w:rsidRDefault="00BF3355" w:rsidP="00D3103D">
            <w:pPr>
              <w:spacing w:before="20" w:after="20"/>
            </w:pPr>
            <w:r w:rsidRPr="007A5F0D">
              <w:t>pluraalin</w:t>
            </w:r>
            <w:r>
              <w:t xml:space="preserve"> </w:t>
            </w:r>
            <w:r w:rsidRPr="007A5F0D">
              <w:t>3.</w:t>
            </w:r>
            <w:r>
              <w:t xml:space="preserve"> </w:t>
            </w:r>
            <w:r w:rsidRPr="007A5F0D">
              <w:t>persoona</w:t>
            </w:r>
          </w:p>
        </w:tc>
      </w:tr>
      <w:tr w:rsidR="00BF3355" w:rsidRPr="007A5F0D" w14:paraId="26BA26B9" w14:textId="77777777" w:rsidTr="00BF3355">
        <w:tc>
          <w:tcPr>
            <w:tcW w:w="1638" w:type="dxa"/>
          </w:tcPr>
          <w:p w14:paraId="78E2CDD9" w14:textId="77777777" w:rsidR="00BF3355" w:rsidRPr="007A5F0D" w:rsidRDefault="00BF3355" w:rsidP="00D3103D">
            <w:pPr>
              <w:spacing w:before="20" w:after="20"/>
              <w:ind w:right="-210"/>
            </w:pPr>
            <w:r w:rsidRPr="007A5F0D">
              <w:t>pluskvamperf.</w:t>
            </w:r>
          </w:p>
        </w:tc>
        <w:tc>
          <w:tcPr>
            <w:tcW w:w="540" w:type="dxa"/>
          </w:tcPr>
          <w:p w14:paraId="2FFFF1AC" w14:textId="77777777" w:rsidR="00BF3355" w:rsidRPr="007A5F0D" w:rsidRDefault="00BF3355" w:rsidP="00D3103D">
            <w:pPr>
              <w:spacing w:before="20" w:after="20"/>
            </w:pPr>
            <w:r w:rsidRPr="007A5F0D">
              <w:t>=</w:t>
            </w:r>
          </w:p>
        </w:tc>
        <w:tc>
          <w:tcPr>
            <w:tcW w:w="0" w:type="auto"/>
          </w:tcPr>
          <w:p w14:paraId="08E7266F" w14:textId="77777777" w:rsidR="00BF3355" w:rsidRPr="007A5F0D" w:rsidRDefault="00BF3355" w:rsidP="00D3103D">
            <w:pPr>
              <w:spacing w:before="20" w:after="20"/>
            </w:pPr>
            <w:r w:rsidRPr="007A5F0D">
              <w:t>pluskvamperfekti</w:t>
            </w:r>
          </w:p>
        </w:tc>
      </w:tr>
      <w:tr w:rsidR="00BF3355" w:rsidRPr="007A5F0D" w14:paraId="3D53D374" w14:textId="77777777" w:rsidTr="00BF3355">
        <w:tc>
          <w:tcPr>
            <w:tcW w:w="1638" w:type="dxa"/>
          </w:tcPr>
          <w:p w14:paraId="4E6C5C1A" w14:textId="77777777" w:rsidR="00BF3355" w:rsidRPr="007A5F0D" w:rsidRDefault="00BF3355" w:rsidP="00D3103D">
            <w:pPr>
              <w:spacing w:before="20" w:after="20"/>
              <w:ind w:right="-210"/>
            </w:pPr>
            <w:r w:rsidRPr="007A5F0D">
              <w:t>PP</w:t>
            </w:r>
          </w:p>
        </w:tc>
        <w:tc>
          <w:tcPr>
            <w:tcW w:w="540" w:type="dxa"/>
          </w:tcPr>
          <w:p w14:paraId="2E162391" w14:textId="77777777" w:rsidR="00BF3355" w:rsidRPr="007A5F0D" w:rsidRDefault="00BF3355" w:rsidP="00D3103D">
            <w:pPr>
              <w:spacing w:before="20" w:after="20"/>
            </w:pPr>
            <w:r w:rsidRPr="007A5F0D">
              <w:t>=</w:t>
            </w:r>
          </w:p>
        </w:tc>
        <w:tc>
          <w:tcPr>
            <w:tcW w:w="0" w:type="auto"/>
          </w:tcPr>
          <w:p w14:paraId="225F4E84" w14:textId="77777777" w:rsidR="00BF3355" w:rsidRPr="007A5F0D" w:rsidRDefault="00BF3355" w:rsidP="00D3103D">
            <w:pPr>
              <w:spacing w:before="20" w:after="20"/>
            </w:pPr>
            <w:r w:rsidRPr="007A5F0D">
              <w:t>adposisuunifraasi</w:t>
            </w:r>
          </w:p>
        </w:tc>
      </w:tr>
      <w:tr w:rsidR="00BF3355" w:rsidRPr="007A5F0D" w14:paraId="52BC4277" w14:textId="77777777" w:rsidTr="00BF3355">
        <w:tc>
          <w:tcPr>
            <w:tcW w:w="1638" w:type="dxa"/>
          </w:tcPr>
          <w:p w14:paraId="53E3D724" w14:textId="77777777" w:rsidR="00BF3355" w:rsidRPr="007A5F0D" w:rsidRDefault="00BF3355" w:rsidP="00D3103D">
            <w:pPr>
              <w:spacing w:before="20" w:after="20"/>
              <w:ind w:right="-210"/>
            </w:pPr>
            <w:r w:rsidRPr="007A5F0D">
              <w:t>PREDVI</w:t>
            </w:r>
          </w:p>
        </w:tc>
        <w:tc>
          <w:tcPr>
            <w:tcW w:w="540" w:type="dxa"/>
          </w:tcPr>
          <w:p w14:paraId="66C15D49" w14:textId="77777777" w:rsidR="00BF3355" w:rsidRPr="007A5F0D" w:rsidRDefault="00BF3355" w:rsidP="00D3103D">
            <w:pPr>
              <w:spacing w:before="20" w:after="20"/>
            </w:pPr>
            <w:r w:rsidRPr="007A5F0D">
              <w:t>=</w:t>
            </w:r>
          </w:p>
        </w:tc>
        <w:tc>
          <w:tcPr>
            <w:tcW w:w="0" w:type="auto"/>
          </w:tcPr>
          <w:p w14:paraId="2324B83A" w14:textId="77777777" w:rsidR="00BF3355" w:rsidRPr="007A5F0D" w:rsidRDefault="00BF3355" w:rsidP="00D3103D">
            <w:pPr>
              <w:spacing w:before="20" w:after="20"/>
            </w:pPr>
            <w:r w:rsidRPr="007A5F0D">
              <w:t>predikatiivi</w:t>
            </w:r>
          </w:p>
        </w:tc>
      </w:tr>
      <w:tr w:rsidR="00BF3355" w:rsidRPr="007A5F0D" w14:paraId="6B808725" w14:textId="77777777" w:rsidTr="00BF3355">
        <w:tc>
          <w:tcPr>
            <w:tcW w:w="1638" w:type="dxa"/>
          </w:tcPr>
          <w:p w14:paraId="1B4EAE51" w14:textId="77777777" w:rsidR="00BF3355" w:rsidRPr="007A5F0D" w:rsidRDefault="00BF3355" w:rsidP="00D3103D">
            <w:pPr>
              <w:spacing w:before="20" w:after="20"/>
              <w:ind w:right="-210"/>
            </w:pPr>
            <w:r w:rsidRPr="007A5F0D">
              <w:t>prees.</w:t>
            </w:r>
          </w:p>
        </w:tc>
        <w:tc>
          <w:tcPr>
            <w:tcW w:w="540" w:type="dxa"/>
          </w:tcPr>
          <w:p w14:paraId="34822029" w14:textId="77777777" w:rsidR="00BF3355" w:rsidRPr="007A5F0D" w:rsidRDefault="00BF3355" w:rsidP="00D3103D">
            <w:pPr>
              <w:spacing w:before="20" w:after="20"/>
            </w:pPr>
            <w:r w:rsidRPr="007A5F0D">
              <w:t>=</w:t>
            </w:r>
          </w:p>
        </w:tc>
        <w:tc>
          <w:tcPr>
            <w:tcW w:w="0" w:type="auto"/>
          </w:tcPr>
          <w:p w14:paraId="7F188A59" w14:textId="77777777" w:rsidR="00BF3355" w:rsidRPr="007A5F0D" w:rsidRDefault="00BF3355" w:rsidP="00D3103D">
            <w:pPr>
              <w:spacing w:before="20" w:after="20"/>
            </w:pPr>
            <w:r w:rsidRPr="007A5F0D">
              <w:t>preesens</w:t>
            </w:r>
          </w:p>
        </w:tc>
      </w:tr>
      <w:tr w:rsidR="00BF3355" w:rsidRPr="007A5F0D" w14:paraId="43B8ECCC" w14:textId="77777777" w:rsidTr="00BF3355">
        <w:tc>
          <w:tcPr>
            <w:tcW w:w="1638" w:type="dxa"/>
          </w:tcPr>
          <w:p w14:paraId="3CCD7860" w14:textId="77777777" w:rsidR="00BF3355" w:rsidRPr="007A5F0D" w:rsidRDefault="00BF3355" w:rsidP="00D3103D">
            <w:pPr>
              <w:spacing w:before="20" w:after="20"/>
              <w:ind w:right="-210"/>
            </w:pPr>
            <w:r w:rsidRPr="007A5F0D">
              <w:t>pret.</w:t>
            </w:r>
          </w:p>
        </w:tc>
        <w:tc>
          <w:tcPr>
            <w:tcW w:w="540" w:type="dxa"/>
          </w:tcPr>
          <w:p w14:paraId="318FBDF0" w14:textId="77777777" w:rsidR="00BF3355" w:rsidRPr="007A5F0D" w:rsidRDefault="00BF3355" w:rsidP="00D3103D">
            <w:pPr>
              <w:spacing w:before="20" w:after="20"/>
            </w:pPr>
            <w:r w:rsidRPr="007A5F0D">
              <w:t>=</w:t>
            </w:r>
          </w:p>
        </w:tc>
        <w:tc>
          <w:tcPr>
            <w:tcW w:w="0" w:type="auto"/>
          </w:tcPr>
          <w:p w14:paraId="72766977" w14:textId="77777777" w:rsidR="00BF3355" w:rsidRPr="007A5F0D" w:rsidRDefault="00BF3355" w:rsidP="00D3103D">
            <w:pPr>
              <w:spacing w:before="20" w:after="20"/>
            </w:pPr>
            <w:r w:rsidRPr="007A5F0D">
              <w:t>preteriti</w:t>
            </w:r>
          </w:p>
        </w:tc>
      </w:tr>
      <w:tr w:rsidR="00BF3355" w:rsidRPr="007A5F0D" w14:paraId="116E9F5E" w14:textId="77777777" w:rsidTr="00BF3355">
        <w:tc>
          <w:tcPr>
            <w:tcW w:w="1638" w:type="dxa"/>
          </w:tcPr>
          <w:p w14:paraId="28611D9C" w14:textId="77777777" w:rsidR="00BF3355" w:rsidRPr="007A5F0D" w:rsidRDefault="00BF3355" w:rsidP="00D3103D">
            <w:pPr>
              <w:spacing w:before="20" w:after="20"/>
              <w:ind w:right="-210"/>
            </w:pPr>
            <w:r w:rsidRPr="007A5F0D">
              <w:t>Pron</w:t>
            </w:r>
          </w:p>
        </w:tc>
        <w:tc>
          <w:tcPr>
            <w:tcW w:w="540" w:type="dxa"/>
          </w:tcPr>
          <w:p w14:paraId="30B9B8CC" w14:textId="77777777" w:rsidR="00BF3355" w:rsidRPr="007A5F0D" w:rsidRDefault="00BF3355" w:rsidP="00D3103D">
            <w:pPr>
              <w:spacing w:before="20" w:after="20"/>
            </w:pPr>
            <w:r w:rsidRPr="007A5F0D">
              <w:t>=</w:t>
            </w:r>
          </w:p>
        </w:tc>
        <w:tc>
          <w:tcPr>
            <w:tcW w:w="0" w:type="auto"/>
          </w:tcPr>
          <w:p w14:paraId="5FF33CC1" w14:textId="77777777" w:rsidR="00BF3355" w:rsidRPr="007A5F0D" w:rsidRDefault="00BF3355" w:rsidP="00D3103D">
            <w:pPr>
              <w:spacing w:before="20" w:after="20"/>
            </w:pPr>
            <w:r w:rsidRPr="007A5F0D">
              <w:t>pronomeni</w:t>
            </w:r>
          </w:p>
        </w:tc>
      </w:tr>
      <w:tr w:rsidR="00BF3355" w:rsidRPr="007A5F0D" w14:paraId="13493A07" w14:textId="77777777" w:rsidTr="00BF3355">
        <w:tc>
          <w:tcPr>
            <w:tcW w:w="1638" w:type="dxa"/>
          </w:tcPr>
          <w:p w14:paraId="5BE49829" w14:textId="77777777" w:rsidR="00BF3355" w:rsidRPr="007A5F0D" w:rsidRDefault="00BF3355" w:rsidP="00D3103D">
            <w:pPr>
              <w:spacing w:before="20" w:after="20"/>
              <w:ind w:right="-210"/>
            </w:pPr>
            <w:r w:rsidRPr="007A5F0D">
              <w:t>S</w:t>
            </w:r>
          </w:p>
        </w:tc>
        <w:tc>
          <w:tcPr>
            <w:tcW w:w="540" w:type="dxa"/>
          </w:tcPr>
          <w:p w14:paraId="6BAE53E1" w14:textId="77777777" w:rsidR="00BF3355" w:rsidRPr="007A5F0D" w:rsidRDefault="00BF3355" w:rsidP="00D3103D">
            <w:pPr>
              <w:spacing w:before="20" w:after="20"/>
            </w:pPr>
            <w:r w:rsidRPr="007A5F0D">
              <w:t>=</w:t>
            </w:r>
          </w:p>
        </w:tc>
        <w:tc>
          <w:tcPr>
            <w:tcW w:w="0" w:type="auto"/>
          </w:tcPr>
          <w:p w14:paraId="19D4C9AA" w14:textId="77777777" w:rsidR="00BF3355" w:rsidRPr="007A5F0D" w:rsidRDefault="00BF3355" w:rsidP="00D3103D">
            <w:pPr>
              <w:spacing w:before="20" w:after="20"/>
            </w:pPr>
            <w:r w:rsidRPr="007A5F0D">
              <w:t>alasyntakti</w:t>
            </w:r>
          </w:p>
        </w:tc>
      </w:tr>
      <w:tr w:rsidR="00BF3355" w:rsidRPr="007A5F0D" w14:paraId="0926D402" w14:textId="77777777" w:rsidTr="00BF3355">
        <w:tc>
          <w:tcPr>
            <w:tcW w:w="1638" w:type="dxa"/>
          </w:tcPr>
          <w:p w14:paraId="7B43EC04" w14:textId="77777777" w:rsidR="00BF3355" w:rsidRPr="007A5F0D" w:rsidRDefault="00BF3355" w:rsidP="00D3103D">
            <w:pPr>
              <w:spacing w:before="20" w:after="20"/>
              <w:ind w:right="-210"/>
            </w:pPr>
            <w:r w:rsidRPr="007A5F0D">
              <w:t>sg.</w:t>
            </w:r>
          </w:p>
        </w:tc>
        <w:tc>
          <w:tcPr>
            <w:tcW w:w="540" w:type="dxa"/>
          </w:tcPr>
          <w:p w14:paraId="77C24E9C" w14:textId="77777777" w:rsidR="00BF3355" w:rsidRPr="007A5F0D" w:rsidRDefault="00BF3355" w:rsidP="00D3103D">
            <w:pPr>
              <w:spacing w:before="20" w:after="20"/>
            </w:pPr>
            <w:r w:rsidRPr="007A5F0D">
              <w:t>=</w:t>
            </w:r>
          </w:p>
        </w:tc>
        <w:tc>
          <w:tcPr>
            <w:tcW w:w="0" w:type="auto"/>
          </w:tcPr>
          <w:p w14:paraId="744EABEF" w14:textId="77777777" w:rsidR="00BF3355" w:rsidRPr="007A5F0D" w:rsidRDefault="00BF3355" w:rsidP="00D3103D">
            <w:pPr>
              <w:spacing w:before="20" w:after="20"/>
            </w:pPr>
            <w:r w:rsidRPr="007A5F0D">
              <w:t>singulaari</w:t>
            </w:r>
          </w:p>
        </w:tc>
      </w:tr>
      <w:tr w:rsidR="00BF3355" w:rsidRPr="007A5F0D" w14:paraId="4462C19C" w14:textId="77777777" w:rsidTr="00BF3355">
        <w:tc>
          <w:tcPr>
            <w:tcW w:w="1638" w:type="dxa"/>
          </w:tcPr>
          <w:p w14:paraId="319FFEA9" w14:textId="77777777" w:rsidR="00BF3355" w:rsidRPr="007A5F0D" w:rsidRDefault="00BF3355" w:rsidP="00D3103D">
            <w:pPr>
              <w:spacing w:before="20" w:after="20"/>
              <w:ind w:right="-210"/>
            </w:pPr>
            <w:r w:rsidRPr="007A5F0D">
              <w:t>sg1</w:t>
            </w:r>
          </w:p>
        </w:tc>
        <w:tc>
          <w:tcPr>
            <w:tcW w:w="540" w:type="dxa"/>
          </w:tcPr>
          <w:p w14:paraId="61F95A21" w14:textId="77777777" w:rsidR="00BF3355" w:rsidRPr="007A5F0D" w:rsidRDefault="00BF3355" w:rsidP="00D3103D">
            <w:pPr>
              <w:spacing w:before="20" w:after="20"/>
            </w:pPr>
            <w:r w:rsidRPr="007A5F0D">
              <w:t>=</w:t>
            </w:r>
          </w:p>
        </w:tc>
        <w:tc>
          <w:tcPr>
            <w:tcW w:w="0" w:type="auto"/>
          </w:tcPr>
          <w:p w14:paraId="3603A1CB" w14:textId="77777777" w:rsidR="00BF3355" w:rsidRPr="007A5F0D" w:rsidRDefault="00BF3355" w:rsidP="00D3103D">
            <w:pPr>
              <w:spacing w:before="20" w:after="20"/>
            </w:pPr>
            <w:r w:rsidRPr="007A5F0D">
              <w:t>singulaarin</w:t>
            </w:r>
            <w:r>
              <w:t xml:space="preserve"> </w:t>
            </w:r>
            <w:r w:rsidRPr="007A5F0D">
              <w:t>1.</w:t>
            </w:r>
            <w:r>
              <w:t xml:space="preserve"> </w:t>
            </w:r>
            <w:r w:rsidRPr="007A5F0D">
              <w:t>persoona</w:t>
            </w:r>
          </w:p>
        </w:tc>
      </w:tr>
      <w:tr w:rsidR="00BF3355" w:rsidRPr="007A5F0D" w14:paraId="08D49571" w14:textId="77777777" w:rsidTr="00BF3355">
        <w:tc>
          <w:tcPr>
            <w:tcW w:w="1638" w:type="dxa"/>
          </w:tcPr>
          <w:p w14:paraId="1BAA67D9" w14:textId="77777777" w:rsidR="00BF3355" w:rsidRPr="007A5F0D" w:rsidRDefault="00BF3355" w:rsidP="00D3103D">
            <w:pPr>
              <w:spacing w:before="20" w:after="20"/>
              <w:ind w:right="-210"/>
            </w:pPr>
            <w:r w:rsidRPr="007A5F0D">
              <w:t>sg2</w:t>
            </w:r>
          </w:p>
        </w:tc>
        <w:tc>
          <w:tcPr>
            <w:tcW w:w="540" w:type="dxa"/>
          </w:tcPr>
          <w:p w14:paraId="735EB211" w14:textId="77777777" w:rsidR="00BF3355" w:rsidRPr="007A5F0D" w:rsidRDefault="00BF3355" w:rsidP="00D3103D">
            <w:pPr>
              <w:spacing w:before="20" w:after="20"/>
            </w:pPr>
            <w:r w:rsidRPr="007A5F0D">
              <w:t>=</w:t>
            </w:r>
          </w:p>
        </w:tc>
        <w:tc>
          <w:tcPr>
            <w:tcW w:w="0" w:type="auto"/>
          </w:tcPr>
          <w:p w14:paraId="12E225E6" w14:textId="77777777" w:rsidR="00BF3355" w:rsidRPr="007A5F0D" w:rsidRDefault="00BF3355" w:rsidP="00D3103D">
            <w:pPr>
              <w:spacing w:before="20" w:after="20"/>
            </w:pPr>
            <w:r w:rsidRPr="007A5F0D">
              <w:t>singulaarin</w:t>
            </w:r>
            <w:r>
              <w:t xml:space="preserve"> </w:t>
            </w:r>
            <w:r w:rsidRPr="007A5F0D">
              <w:t>2.</w:t>
            </w:r>
            <w:r>
              <w:t xml:space="preserve"> </w:t>
            </w:r>
            <w:r w:rsidRPr="007A5F0D">
              <w:t>persoona</w:t>
            </w:r>
          </w:p>
        </w:tc>
      </w:tr>
      <w:tr w:rsidR="00BF3355" w:rsidRPr="007A5F0D" w14:paraId="5E64E0C2" w14:textId="77777777" w:rsidTr="00BF3355">
        <w:tc>
          <w:tcPr>
            <w:tcW w:w="1638" w:type="dxa"/>
          </w:tcPr>
          <w:p w14:paraId="5E75BBF5" w14:textId="77777777" w:rsidR="00BF3355" w:rsidRPr="007A5F0D" w:rsidRDefault="00BF3355" w:rsidP="00D3103D">
            <w:pPr>
              <w:spacing w:before="20" w:after="20"/>
              <w:ind w:right="-210"/>
            </w:pPr>
            <w:r w:rsidRPr="007A5F0D">
              <w:t>sg3</w:t>
            </w:r>
          </w:p>
        </w:tc>
        <w:tc>
          <w:tcPr>
            <w:tcW w:w="540" w:type="dxa"/>
          </w:tcPr>
          <w:p w14:paraId="65B890C6" w14:textId="77777777" w:rsidR="00BF3355" w:rsidRPr="007A5F0D" w:rsidRDefault="00BF3355" w:rsidP="00D3103D">
            <w:pPr>
              <w:spacing w:before="20" w:after="20"/>
            </w:pPr>
            <w:r w:rsidRPr="007A5F0D">
              <w:t>=</w:t>
            </w:r>
          </w:p>
        </w:tc>
        <w:tc>
          <w:tcPr>
            <w:tcW w:w="0" w:type="auto"/>
          </w:tcPr>
          <w:p w14:paraId="7496F5E9" w14:textId="77777777" w:rsidR="00BF3355" w:rsidRPr="007A5F0D" w:rsidRDefault="00BF3355" w:rsidP="00D3103D">
            <w:pPr>
              <w:spacing w:before="20" w:after="20"/>
            </w:pPr>
            <w:r w:rsidRPr="007A5F0D">
              <w:t>singulaarin</w:t>
            </w:r>
            <w:r>
              <w:t xml:space="preserve"> </w:t>
            </w:r>
            <w:r w:rsidRPr="007A5F0D">
              <w:t>3.</w:t>
            </w:r>
            <w:r>
              <w:t xml:space="preserve"> </w:t>
            </w:r>
            <w:r w:rsidRPr="007A5F0D">
              <w:t>persoona</w:t>
            </w:r>
          </w:p>
        </w:tc>
      </w:tr>
      <w:tr w:rsidR="00BF3355" w:rsidRPr="007A5F0D" w14:paraId="398CF773" w14:textId="77777777" w:rsidTr="00BF3355">
        <w:tc>
          <w:tcPr>
            <w:tcW w:w="1638" w:type="dxa"/>
          </w:tcPr>
          <w:p w14:paraId="5F0F48B8" w14:textId="77777777" w:rsidR="00BF3355" w:rsidRPr="007A5F0D" w:rsidRDefault="00BF3355" w:rsidP="00D3103D">
            <w:pPr>
              <w:spacing w:before="20" w:after="20"/>
              <w:ind w:right="-210"/>
            </w:pPr>
            <w:r w:rsidRPr="007A5F0D">
              <w:t>SUBJ</w:t>
            </w:r>
          </w:p>
        </w:tc>
        <w:tc>
          <w:tcPr>
            <w:tcW w:w="540" w:type="dxa"/>
          </w:tcPr>
          <w:p w14:paraId="6865974E" w14:textId="77777777" w:rsidR="00BF3355" w:rsidRPr="007A5F0D" w:rsidRDefault="00BF3355" w:rsidP="00D3103D">
            <w:pPr>
              <w:spacing w:before="20" w:after="20"/>
            </w:pPr>
            <w:r w:rsidRPr="007A5F0D">
              <w:t>=</w:t>
            </w:r>
          </w:p>
        </w:tc>
        <w:tc>
          <w:tcPr>
            <w:tcW w:w="0" w:type="auto"/>
          </w:tcPr>
          <w:p w14:paraId="1C6A6AB9" w14:textId="77777777" w:rsidR="00BF3355" w:rsidRPr="007A5F0D" w:rsidRDefault="00BF3355" w:rsidP="00D3103D">
            <w:pPr>
              <w:spacing w:before="20" w:after="20"/>
            </w:pPr>
            <w:r w:rsidRPr="007A5F0D">
              <w:t>subjekti</w:t>
            </w:r>
          </w:p>
        </w:tc>
      </w:tr>
      <w:tr w:rsidR="00BF3355" w:rsidRPr="007A5F0D" w14:paraId="6D53C28E" w14:textId="77777777" w:rsidTr="00BF3355">
        <w:tc>
          <w:tcPr>
            <w:tcW w:w="1638" w:type="dxa"/>
          </w:tcPr>
          <w:p w14:paraId="6FFDD21D" w14:textId="77777777" w:rsidR="00BF3355" w:rsidRPr="007A5F0D" w:rsidRDefault="00BF3355" w:rsidP="00D3103D">
            <w:pPr>
              <w:spacing w:before="20" w:after="20"/>
              <w:ind w:right="-210"/>
            </w:pPr>
            <w:r w:rsidRPr="007A5F0D">
              <w:t>transl.</w:t>
            </w:r>
          </w:p>
        </w:tc>
        <w:tc>
          <w:tcPr>
            <w:tcW w:w="540" w:type="dxa"/>
          </w:tcPr>
          <w:p w14:paraId="77728C7B" w14:textId="77777777" w:rsidR="00BF3355" w:rsidRPr="007A5F0D" w:rsidRDefault="00BF3355" w:rsidP="00D3103D">
            <w:pPr>
              <w:spacing w:before="20" w:after="20"/>
            </w:pPr>
            <w:r w:rsidRPr="007A5F0D">
              <w:t>=</w:t>
            </w:r>
          </w:p>
        </w:tc>
        <w:tc>
          <w:tcPr>
            <w:tcW w:w="0" w:type="auto"/>
          </w:tcPr>
          <w:p w14:paraId="008444E5" w14:textId="77777777" w:rsidR="00BF3355" w:rsidRPr="007A5F0D" w:rsidRDefault="00BF3355" w:rsidP="00D3103D">
            <w:pPr>
              <w:spacing w:before="20" w:after="20"/>
            </w:pPr>
            <w:r w:rsidRPr="007A5F0D">
              <w:t>translatiivi</w:t>
            </w:r>
          </w:p>
        </w:tc>
      </w:tr>
      <w:tr w:rsidR="00BF3355" w:rsidRPr="007A5F0D" w14:paraId="45259F53" w14:textId="77777777" w:rsidTr="00BF3355">
        <w:tc>
          <w:tcPr>
            <w:tcW w:w="1638" w:type="dxa"/>
          </w:tcPr>
          <w:p w14:paraId="415BB8B9" w14:textId="77777777" w:rsidR="00BF3355" w:rsidRPr="007A5F0D" w:rsidRDefault="00BF3355" w:rsidP="00D3103D">
            <w:pPr>
              <w:spacing w:before="20" w:after="20"/>
              <w:ind w:right="-210"/>
            </w:pPr>
            <w:r w:rsidRPr="007A5F0D">
              <w:t>V</w:t>
            </w:r>
          </w:p>
        </w:tc>
        <w:tc>
          <w:tcPr>
            <w:tcW w:w="540" w:type="dxa"/>
          </w:tcPr>
          <w:p w14:paraId="76CA6F3D" w14:textId="77777777" w:rsidR="00BF3355" w:rsidRPr="007A5F0D" w:rsidRDefault="00BF3355" w:rsidP="00D3103D">
            <w:pPr>
              <w:spacing w:before="20" w:after="20"/>
            </w:pPr>
            <w:r w:rsidRPr="007A5F0D">
              <w:t>=</w:t>
            </w:r>
          </w:p>
        </w:tc>
        <w:tc>
          <w:tcPr>
            <w:tcW w:w="0" w:type="auto"/>
          </w:tcPr>
          <w:p w14:paraId="4F1A75CA" w14:textId="77777777" w:rsidR="00BF3355" w:rsidRPr="007A5F0D" w:rsidRDefault="00BF3355" w:rsidP="00D3103D">
            <w:pPr>
              <w:spacing w:before="20" w:after="20"/>
            </w:pPr>
            <w:r w:rsidRPr="007A5F0D">
              <w:t>verbi</w:t>
            </w:r>
            <w:r>
              <w:t xml:space="preserve">; </w:t>
            </w:r>
            <w:r w:rsidRPr="007A5F0D">
              <w:t>verbaali</w:t>
            </w:r>
          </w:p>
        </w:tc>
      </w:tr>
      <w:tr w:rsidR="00BF3355" w:rsidRPr="007A5F0D" w14:paraId="6398F3CE" w14:textId="77777777" w:rsidTr="00BF3355">
        <w:tc>
          <w:tcPr>
            <w:tcW w:w="1638" w:type="dxa"/>
          </w:tcPr>
          <w:p w14:paraId="4F5DFDEE" w14:textId="77777777" w:rsidR="00BF3355" w:rsidRPr="007A5F0D" w:rsidRDefault="00BF3355" w:rsidP="00D3103D">
            <w:pPr>
              <w:spacing w:before="20" w:after="20"/>
              <w:ind w:right="-210"/>
            </w:pPr>
            <w:r w:rsidRPr="007A5F0D">
              <w:t>V-ADVLI</w:t>
            </w:r>
          </w:p>
        </w:tc>
        <w:tc>
          <w:tcPr>
            <w:tcW w:w="540" w:type="dxa"/>
          </w:tcPr>
          <w:p w14:paraId="63E377F0" w14:textId="77777777" w:rsidR="00BF3355" w:rsidRPr="007A5F0D" w:rsidRDefault="00BF3355" w:rsidP="00D3103D">
            <w:pPr>
              <w:spacing w:before="20" w:after="20"/>
            </w:pPr>
            <w:r w:rsidRPr="007A5F0D">
              <w:t>=</w:t>
            </w:r>
          </w:p>
        </w:tc>
        <w:tc>
          <w:tcPr>
            <w:tcW w:w="0" w:type="auto"/>
          </w:tcPr>
          <w:p w14:paraId="287D2248" w14:textId="77777777" w:rsidR="00BF3355" w:rsidRPr="007A5F0D" w:rsidRDefault="00BF3355" w:rsidP="00D3103D">
            <w:pPr>
              <w:spacing w:before="20" w:after="20"/>
            </w:pPr>
            <w:r w:rsidRPr="007A5F0D">
              <w:t>vapaa</w:t>
            </w:r>
            <w:r>
              <w:t xml:space="preserve"> </w:t>
            </w:r>
            <w:r w:rsidRPr="007A5F0D">
              <w:t>adverbiaali</w:t>
            </w:r>
          </w:p>
        </w:tc>
      </w:tr>
      <w:tr w:rsidR="00BF3355" w:rsidRPr="007A5F0D" w14:paraId="205DBA92" w14:textId="77777777" w:rsidTr="00BF3355">
        <w:tc>
          <w:tcPr>
            <w:tcW w:w="1638" w:type="dxa"/>
          </w:tcPr>
          <w:p w14:paraId="7DCE02E5" w14:textId="77777777" w:rsidR="00BF3355" w:rsidRPr="007A5F0D" w:rsidRDefault="00BF3355" w:rsidP="00D3103D">
            <w:pPr>
              <w:spacing w:before="20" w:after="20"/>
              <w:ind w:right="-210"/>
            </w:pPr>
            <w:r w:rsidRPr="007A5F0D">
              <w:t>VP</w:t>
            </w:r>
          </w:p>
        </w:tc>
        <w:tc>
          <w:tcPr>
            <w:tcW w:w="540" w:type="dxa"/>
          </w:tcPr>
          <w:p w14:paraId="6351FBF5" w14:textId="77777777" w:rsidR="00BF3355" w:rsidRPr="007A5F0D" w:rsidRDefault="00BF3355" w:rsidP="00D3103D">
            <w:pPr>
              <w:spacing w:before="20" w:after="20"/>
            </w:pPr>
            <w:r w:rsidRPr="007A5F0D">
              <w:t>=</w:t>
            </w:r>
          </w:p>
        </w:tc>
        <w:tc>
          <w:tcPr>
            <w:tcW w:w="0" w:type="auto"/>
          </w:tcPr>
          <w:p w14:paraId="5B3BCE14" w14:textId="6F3D6B21" w:rsidR="00BF3355" w:rsidRPr="007A5F0D" w:rsidRDefault="009C0859" w:rsidP="00D3103D">
            <w:pPr>
              <w:spacing w:before="20" w:after="20"/>
            </w:pPr>
            <w:r>
              <w:t xml:space="preserve">infinittinen </w:t>
            </w:r>
            <w:r w:rsidR="00BF3355" w:rsidRPr="007A5F0D">
              <w:t>verbifraasi</w:t>
            </w:r>
          </w:p>
        </w:tc>
      </w:tr>
      <w:tr w:rsidR="00BF3355" w14:paraId="2D44D846" w14:textId="77777777" w:rsidTr="00BF3355">
        <w:tc>
          <w:tcPr>
            <w:tcW w:w="1638" w:type="dxa"/>
          </w:tcPr>
          <w:p w14:paraId="46CB3CB2" w14:textId="77777777" w:rsidR="00BF3355" w:rsidRPr="007A5F0D" w:rsidRDefault="00BF3355" w:rsidP="00D3103D">
            <w:pPr>
              <w:spacing w:before="20" w:after="20"/>
              <w:ind w:right="-210"/>
            </w:pPr>
            <w:r w:rsidRPr="007A5F0D">
              <w:t>vrt.</w:t>
            </w:r>
          </w:p>
        </w:tc>
        <w:tc>
          <w:tcPr>
            <w:tcW w:w="540" w:type="dxa"/>
          </w:tcPr>
          <w:p w14:paraId="7DE44157" w14:textId="77777777" w:rsidR="00BF3355" w:rsidRPr="007A5F0D" w:rsidRDefault="00BF3355" w:rsidP="00D3103D">
            <w:pPr>
              <w:spacing w:before="20" w:after="20"/>
            </w:pPr>
            <w:r w:rsidRPr="007A5F0D">
              <w:t>=</w:t>
            </w:r>
          </w:p>
        </w:tc>
        <w:tc>
          <w:tcPr>
            <w:tcW w:w="0" w:type="auto"/>
          </w:tcPr>
          <w:p w14:paraId="38ABAE27" w14:textId="77777777" w:rsidR="00BF3355" w:rsidRDefault="00BF3355" w:rsidP="00D3103D">
            <w:pPr>
              <w:spacing w:before="20" w:after="20"/>
            </w:pPr>
            <w:r w:rsidRPr="007A5F0D">
              <w:t>verttaa</w:t>
            </w:r>
          </w:p>
        </w:tc>
      </w:tr>
    </w:tbl>
    <w:p w14:paraId="4529C18F" w14:textId="77777777" w:rsidR="00BF3355" w:rsidRDefault="00BF3355" w:rsidP="00D3103D">
      <w:pPr>
        <w:spacing w:before="20" w:after="20"/>
        <w:sectPr w:rsidR="00BF3355" w:rsidSect="00BF3355">
          <w:pgSz w:w="11906" w:h="16838"/>
          <w:pgMar w:top="1440" w:right="1800" w:bottom="1440" w:left="1800" w:header="720" w:footer="720" w:gutter="0"/>
          <w:cols w:space="708"/>
          <w:noEndnote/>
        </w:sectPr>
      </w:pPr>
    </w:p>
    <w:p w14:paraId="116B9000" w14:textId="77777777" w:rsidR="00BF3355" w:rsidRPr="000847B6" w:rsidRDefault="00BF3355">
      <w:pPr>
        <w:rPr>
          <w:lang w:val="fi-FI"/>
        </w:rPr>
      </w:pPr>
    </w:p>
    <w:sectPr w:rsidR="00BF3355" w:rsidRPr="000847B6" w:rsidSect="00A57D5A">
      <w:footerReference w:type="even" r:id="rId11"/>
      <w:footerReference w:type="default" r:id="rId12"/>
      <w:pgSz w:w="11906" w:h="16838"/>
      <w:pgMar w:top="1440" w:right="1440" w:bottom="1440" w:left="1440"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559EB" w14:textId="77777777" w:rsidR="00414A95" w:rsidRDefault="00414A95" w:rsidP="00B30251">
      <w:r>
        <w:separator/>
      </w:r>
    </w:p>
  </w:endnote>
  <w:endnote w:type="continuationSeparator" w:id="0">
    <w:p w14:paraId="736093BD" w14:textId="77777777" w:rsidR="00414A95" w:rsidRDefault="00414A95" w:rsidP="00B3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ヒラギノ明朝 Pro W6">
    <w:charset w:val="4E"/>
    <w:family w:val="auto"/>
    <w:pitch w:val="variable"/>
    <w:sig w:usb0="E00002FF" w:usb1="7AC7FFFF" w:usb2="00000012" w:usb3="00000000" w:csb0="0002000D" w:csb1="00000000"/>
  </w:font>
  <w:font w:name="Times">
    <w:panose1 w:val="02020603050405020304"/>
    <w:charset w:val="00"/>
    <w:family w:val="auto"/>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sans-serif">
    <w:altName w:val="Times New Roman"/>
    <w:panose1 w:val="00000000000000000000"/>
    <w:charset w:val="4D"/>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3C2B3" w14:textId="77777777" w:rsidR="00B86FF6" w:rsidRDefault="00B86FF6" w:rsidP="0076077D">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1C71478A" w14:textId="77777777" w:rsidR="00B86FF6" w:rsidRDefault="00B86FF6" w:rsidP="0076077D">
    <w:pPr>
      <w:pStyle w:val="Bunn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C4F82" w14:textId="77777777" w:rsidR="00B86FF6" w:rsidRDefault="00B86FF6" w:rsidP="0076077D">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sidR="00CB6B4E">
      <w:rPr>
        <w:rStyle w:val="Sidetall"/>
        <w:noProof/>
      </w:rPr>
      <w:t>2</w:t>
    </w:r>
    <w:r>
      <w:rPr>
        <w:rStyle w:val="Sidetall"/>
      </w:rPr>
      <w:fldChar w:fldCharType="end"/>
    </w:r>
  </w:p>
  <w:p w14:paraId="59B30657" w14:textId="77777777" w:rsidR="00B86FF6" w:rsidRDefault="00B86FF6" w:rsidP="0076077D">
    <w:pPr>
      <w:pStyle w:val="Bunnteks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5EBBC" w14:textId="77777777" w:rsidR="00B86FF6" w:rsidRDefault="00B86FF6" w:rsidP="0076077D">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1B217745" w14:textId="77777777" w:rsidR="00B86FF6" w:rsidRDefault="00B86FF6" w:rsidP="0076077D">
    <w:pPr>
      <w:pStyle w:val="Bunnteks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4E5E5" w14:textId="77777777" w:rsidR="00B86FF6" w:rsidRDefault="00B86FF6" w:rsidP="0076077D">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sidR="00997227">
      <w:rPr>
        <w:rStyle w:val="Sidetall"/>
        <w:noProof/>
      </w:rPr>
      <w:t>255</w:t>
    </w:r>
    <w:r>
      <w:rPr>
        <w:rStyle w:val="Sidetall"/>
      </w:rPr>
      <w:fldChar w:fldCharType="end"/>
    </w:r>
  </w:p>
  <w:p w14:paraId="12D45E6E" w14:textId="77777777" w:rsidR="00B86FF6" w:rsidRDefault="00B86FF6" w:rsidP="0076077D">
    <w:pPr>
      <w:pStyle w:val="Bunn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9603D" w14:textId="77777777" w:rsidR="00414A95" w:rsidRDefault="00414A95" w:rsidP="00B30251">
      <w:r>
        <w:separator/>
      </w:r>
    </w:p>
  </w:footnote>
  <w:footnote w:type="continuationSeparator" w:id="0">
    <w:p w14:paraId="7216B3D9" w14:textId="77777777" w:rsidR="00414A95" w:rsidRDefault="00414A95" w:rsidP="00B30251">
      <w:r>
        <w:continuationSeparator/>
      </w:r>
    </w:p>
  </w:footnote>
  <w:footnote w:id="1">
    <w:p w14:paraId="02B60104" w14:textId="77777777" w:rsidR="00B86FF6" w:rsidRPr="00CA7258" w:rsidRDefault="00B86FF6" w:rsidP="009A1F73">
      <w:pPr>
        <w:pStyle w:val="Fotnotetekst"/>
        <w:rPr>
          <w:lang w:val="fi-FI"/>
        </w:rPr>
      </w:pPr>
      <w:r>
        <w:rPr>
          <w:rStyle w:val="Fotnotereferanse"/>
        </w:rPr>
        <w:footnoteRef/>
      </w:r>
      <w:r>
        <w:t xml:space="preserve"> </w:t>
      </w:r>
      <w:r>
        <w:rPr>
          <w:lang w:val="fi-FI"/>
        </w:rPr>
        <w:t>Naavuonossa ja Kaivuonossa ylheisti loppu-</w:t>
      </w:r>
      <w:r>
        <w:rPr>
          <w:i/>
          <w:lang w:val="fi-FI"/>
        </w:rPr>
        <w:t>O</w:t>
      </w:r>
      <w:r>
        <w:rPr>
          <w:lang w:val="fi-FI"/>
        </w:rPr>
        <w:t xml:space="preserve"> &gt; </w:t>
      </w:r>
      <w:r>
        <w:rPr>
          <w:i/>
          <w:lang w:val="fi-FI"/>
        </w:rPr>
        <w:t>U</w:t>
      </w:r>
      <w:r>
        <w:rPr>
          <w:lang w:val="fi-FI"/>
        </w:rPr>
        <w:t xml:space="preserve">, ja sillä </w:t>
      </w:r>
      <w:r>
        <w:rPr>
          <w:i/>
          <w:lang w:val="fi-FI"/>
        </w:rPr>
        <w:t>OA-</w:t>
      </w:r>
      <w:r>
        <w:rPr>
          <w:lang w:val="fi-FI"/>
        </w:rPr>
        <w:t>kombinasuunii oon oikhein vähän.</w:t>
      </w:r>
    </w:p>
  </w:footnote>
  <w:footnote w:id="2">
    <w:p w14:paraId="405B4E52" w14:textId="77777777" w:rsidR="00B86FF6" w:rsidRDefault="00B86FF6">
      <w:pPr>
        <w:pStyle w:val="Fotnotetekst"/>
      </w:pPr>
      <w:r>
        <w:rPr>
          <w:rStyle w:val="Fotnotereferanse"/>
        </w:rPr>
        <w:footnoteRef/>
      </w:r>
      <w:r>
        <w:t xml:space="preserve"> K = mikä tahansa konsonantti, V = mikä tahansa vokaali.</w:t>
      </w:r>
    </w:p>
  </w:footnote>
  <w:footnote w:id="3">
    <w:p w14:paraId="660BF124" w14:textId="1F7E1D3C" w:rsidR="00B86FF6" w:rsidRPr="00FA62A6" w:rsidRDefault="00B86FF6">
      <w:pPr>
        <w:pStyle w:val="Fotnotetekst"/>
      </w:pPr>
      <w:r>
        <w:rPr>
          <w:rStyle w:val="Fotnotereferanse"/>
        </w:rPr>
        <w:footnoteRef/>
      </w:r>
      <w:r>
        <w:t xml:space="preserve"> En ota tässä kanttaa siihen kielihistooriallisheen kysymyksheen, kunka tämä vokaaliitten välinen </w:t>
      </w:r>
      <w:r>
        <w:rPr>
          <w:i/>
        </w:rPr>
        <w:t>h</w:t>
      </w:r>
      <w:r>
        <w:t xml:space="preserve"> tähän paikkhaan oon joutunu, eli oonko se vaihettannu paikkaa vokaalin kans vain oonko vokaali kađonu siitä </w:t>
      </w:r>
      <w:r>
        <w:rPr>
          <w:i/>
        </w:rPr>
        <w:t>h</w:t>
      </w:r>
      <w:r>
        <w:t>:n eđestä.</w:t>
      </w:r>
    </w:p>
  </w:footnote>
  <w:footnote w:id="4">
    <w:p w14:paraId="257B0B68" w14:textId="5A47F58E" w:rsidR="00B86FF6" w:rsidRPr="00B608DD" w:rsidRDefault="00B86FF6">
      <w:pPr>
        <w:pStyle w:val="Fotnotetekst"/>
        <w:rPr>
          <w:i/>
        </w:rPr>
      </w:pPr>
      <w:r>
        <w:rPr>
          <w:rStyle w:val="Fotnotereferanse"/>
        </w:rPr>
        <w:footnoteRef/>
      </w:r>
      <w:r>
        <w:t xml:space="preserve"> </w:t>
      </w:r>
      <w:r>
        <w:rPr>
          <w:i/>
        </w:rPr>
        <w:t>eA</w:t>
      </w:r>
      <w:r>
        <w:t xml:space="preserve">-nomeniiksi näitä käskethään sillä, ette näissä oon vanhaa derivasuunisuffiksi, mikä alun alkkain oon ollu </w:t>
      </w:r>
      <w:r>
        <w:rPr>
          <w:i/>
        </w:rPr>
        <w:t>eA</w:t>
      </w:r>
      <w:r w:rsidRPr="001B127A">
        <w:t>.</w:t>
      </w:r>
    </w:p>
  </w:footnote>
  <w:footnote w:id="5">
    <w:p w14:paraId="09B42B4C" w14:textId="128584BD" w:rsidR="00B86FF6" w:rsidRPr="008F4C18" w:rsidRDefault="00B86FF6">
      <w:pPr>
        <w:pStyle w:val="Fotnotetekst"/>
        <w:rPr>
          <w:lang w:val="fi-FI"/>
        </w:rPr>
      </w:pPr>
      <w:r>
        <w:rPr>
          <w:rStyle w:val="Fotnotereferanse"/>
        </w:rPr>
        <w:footnoteRef/>
      </w:r>
      <w:r>
        <w:t xml:space="preserve"> Merkki </w:t>
      </w:r>
      <w:r w:rsidRPr="00A95D68">
        <w:rPr>
          <w:vertAlign w:val="subscript"/>
        </w:rPr>
        <w:t>i</w:t>
      </w:r>
      <w:r>
        <w:t xml:space="preserve"> sanan eli fraasin pörässä meinaa, ette sanan eli fraasin referentti oon identtinen toisen sanan eli fraasin kans, minkä pörässä oon samanlainen merkki.</w:t>
      </w:r>
    </w:p>
  </w:footnote>
  <w:footnote w:id="6">
    <w:p w14:paraId="11CF01A0" w14:textId="47293FC9" w:rsidR="00B86FF6" w:rsidRPr="00DD2507" w:rsidRDefault="00B86FF6" w:rsidP="00DD2507">
      <w:pPr>
        <w:pStyle w:val="Brdtekst"/>
        <w:rPr>
          <w:sz w:val="22"/>
          <w:szCs w:val="22"/>
        </w:rPr>
      </w:pPr>
      <w:r w:rsidRPr="00DD2507">
        <w:rPr>
          <w:rStyle w:val="Fotnotereferanse"/>
          <w:sz w:val="22"/>
          <w:szCs w:val="22"/>
        </w:rPr>
        <w:footnoteRef/>
      </w:r>
      <w:r w:rsidRPr="00DD2507">
        <w:rPr>
          <w:sz w:val="22"/>
          <w:szCs w:val="22"/>
        </w:rPr>
        <w:t xml:space="preserve"> Tässä ja hiljemin, ko prosanan eli fraasin, mistä prosana löyttyy, pörässä oon pikkupukstaavi </w:t>
      </w:r>
      <w:r w:rsidRPr="00DD2507">
        <w:rPr>
          <w:iCs/>
          <w:sz w:val="22"/>
          <w:szCs w:val="22"/>
          <w:vertAlign w:val="subscript"/>
        </w:rPr>
        <w:t>i</w:t>
      </w:r>
      <w:r w:rsidRPr="00DD2507">
        <w:rPr>
          <w:sz w:val="22"/>
          <w:szCs w:val="22"/>
        </w:rPr>
        <w:t xml:space="preserve"> eli </w:t>
      </w:r>
      <w:r w:rsidRPr="00DD2507">
        <w:rPr>
          <w:iCs/>
          <w:sz w:val="22"/>
          <w:szCs w:val="22"/>
          <w:vertAlign w:val="subscript"/>
        </w:rPr>
        <w:t>ii</w:t>
      </w:r>
      <w:r w:rsidRPr="005F6DBE">
        <w:t>,</w:t>
      </w:r>
      <w:r w:rsidRPr="00DD2507">
        <w:rPr>
          <w:sz w:val="22"/>
          <w:szCs w:val="22"/>
        </w:rPr>
        <w:t xml:space="preserve"> se niilä meinathaan seuraavaa: Ko samanlainen merkki, se sannoin eli fraassiin referentit identtiset, ko erilainen merkki, se </w:t>
      </w:r>
      <w:r>
        <w:rPr>
          <w:sz w:val="22"/>
          <w:szCs w:val="22"/>
        </w:rPr>
        <w:t>niilä oon eri referentit</w:t>
      </w:r>
      <w:r w:rsidRPr="00DD2507">
        <w:rPr>
          <w:sz w:val="22"/>
          <w:szCs w:val="22"/>
        </w:rPr>
        <w:t>.</w:t>
      </w:r>
    </w:p>
    <w:p w14:paraId="10553028" w14:textId="404B64BE" w:rsidR="00B86FF6" w:rsidRPr="00DD2507" w:rsidRDefault="00B86FF6">
      <w:pPr>
        <w:pStyle w:val="Fotnotetekst"/>
        <w:rPr>
          <w:lang w:val="fi-FI"/>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16A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Style6"/>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672" w:hanging="1224"/>
      </w:pPr>
    </w:lvl>
    <w:lvl w:ilvl="8">
      <w:start w:val="1"/>
      <w:numFmt w:val="decimal"/>
      <w:lvlText w:val="%1.%2.%3.%4.%5.%6.%7.%8.%9."/>
      <w:lvlJc w:val="left"/>
      <w:pPr>
        <w:ind w:left="4320" w:hanging="1440"/>
      </w:pPr>
    </w:lvl>
  </w:abstractNum>
  <w:abstractNum w:abstractNumId="1" w15:restartNumberingAfterBreak="0">
    <w:nsid w:val="091B784A"/>
    <w:multiLevelType w:val="hybridMultilevel"/>
    <w:tmpl w:val="0930C7E4"/>
    <w:lvl w:ilvl="0" w:tplc="1D4A1E34">
      <w:start w:val="1"/>
      <w:numFmt w:val="bullet"/>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5FBE"/>
    <w:multiLevelType w:val="hybridMultilevel"/>
    <w:tmpl w:val="7048F426"/>
    <w:lvl w:ilvl="0" w:tplc="797277C0">
      <w:start w:val="1"/>
      <w:numFmt w:val="bullet"/>
      <w:lvlText w:val=""/>
      <w:lvlJc w:val="left"/>
      <w:pPr>
        <w:tabs>
          <w:tab w:val="num" w:pos="288"/>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75C7F"/>
    <w:multiLevelType w:val="hybridMultilevel"/>
    <w:tmpl w:val="977A874A"/>
    <w:lvl w:ilvl="0" w:tplc="23F60348">
      <w:start w:val="1"/>
      <w:numFmt w:val="bullet"/>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E5A45"/>
    <w:multiLevelType w:val="multilevel"/>
    <w:tmpl w:val="D3C4A3C6"/>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4C31BC"/>
    <w:multiLevelType w:val="multilevel"/>
    <w:tmpl w:val="D876D42E"/>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7DD236B"/>
    <w:multiLevelType w:val="multilevel"/>
    <w:tmpl w:val="AE18566C"/>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A781FFD"/>
    <w:multiLevelType w:val="hybridMultilevel"/>
    <w:tmpl w:val="B8728F28"/>
    <w:lvl w:ilvl="0" w:tplc="2DA8DD16">
      <w:start w:val="1"/>
      <w:numFmt w:val="bullet"/>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C01E1"/>
    <w:multiLevelType w:val="multilevel"/>
    <w:tmpl w:val="41F4B91C"/>
    <w:lvl w:ilvl="0">
      <w:start w:val="1"/>
      <w:numFmt w:val="decimal"/>
      <w:lvlText w:val="%1"/>
      <w:lvlJc w:val="left"/>
      <w:pPr>
        <w:tabs>
          <w:tab w:val="num" w:pos="432"/>
        </w:tabs>
        <w:ind w:left="0" w:firstLine="0"/>
      </w:pPr>
      <w:rPr>
        <w:rFonts w:hint="default"/>
        <w:sz w:val="56"/>
        <w:szCs w:val="56"/>
      </w:rPr>
    </w:lvl>
    <w:lvl w:ilvl="1">
      <w:start w:val="1"/>
      <w:numFmt w:val="decimal"/>
      <w:lvlText w:val="%1.%2"/>
      <w:lvlJc w:val="left"/>
      <w:pPr>
        <w:tabs>
          <w:tab w:val="num" w:pos="720"/>
        </w:tabs>
        <w:ind w:left="0" w:firstLine="0"/>
      </w:pPr>
      <w:rPr>
        <w:rFonts w:hint="default"/>
        <w:sz w:val="36"/>
        <w:szCs w:val="36"/>
      </w:rPr>
    </w:lvl>
    <w:lvl w:ilvl="2">
      <w:start w:val="1"/>
      <w:numFmt w:val="decimal"/>
      <w:lvlText w:val="%1.%2.%3"/>
      <w:lvlJc w:val="left"/>
      <w:pPr>
        <w:tabs>
          <w:tab w:val="num" w:pos="1008"/>
        </w:tabs>
        <w:ind w:left="0" w:firstLine="0"/>
      </w:pPr>
      <w:rPr>
        <w:rFonts w:hint="default"/>
        <w:b w:val="0"/>
        <w:i w:val="0"/>
        <w:sz w:val="36"/>
        <w:szCs w:val="36"/>
      </w:rPr>
    </w:lvl>
    <w:lvl w:ilvl="3">
      <w:start w:val="1"/>
      <w:numFmt w:val="decimal"/>
      <w:lvlText w:val="%1.%2.%3.%4"/>
      <w:lvlJc w:val="left"/>
      <w:pPr>
        <w:tabs>
          <w:tab w:val="num" w:pos="1152"/>
        </w:tabs>
        <w:ind w:left="0" w:firstLine="0"/>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38585F"/>
    <w:multiLevelType w:val="multilevel"/>
    <w:tmpl w:val="41F4B91C"/>
    <w:lvl w:ilvl="0">
      <w:start w:val="1"/>
      <w:numFmt w:val="decimal"/>
      <w:lvlText w:val="%1"/>
      <w:lvlJc w:val="left"/>
      <w:pPr>
        <w:tabs>
          <w:tab w:val="num" w:pos="432"/>
        </w:tabs>
        <w:ind w:left="0" w:firstLine="0"/>
      </w:pPr>
      <w:rPr>
        <w:rFonts w:hint="default"/>
        <w:sz w:val="56"/>
        <w:szCs w:val="56"/>
      </w:rPr>
    </w:lvl>
    <w:lvl w:ilvl="1">
      <w:start w:val="1"/>
      <w:numFmt w:val="decimal"/>
      <w:lvlText w:val="%1.%2"/>
      <w:lvlJc w:val="left"/>
      <w:pPr>
        <w:tabs>
          <w:tab w:val="num" w:pos="720"/>
        </w:tabs>
        <w:ind w:left="0" w:firstLine="0"/>
      </w:pPr>
      <w:rPr>
        <w:rFonts w:hint="default"/>
        <w:sz w:val="36"/>
        <w:szCs w:val="36"/>
      </w:rPr>
    </w:lvl>
    <w:lvl w:ilvl="2">
      <w:start w:val="1"/>
      <w:numFmt w:val="decimal"/>
      <w:lvlText w:val="%1.%2.%3"/>
      <w:lvlJc w:val="left"/>
      <w:pPr>
        <w:tabs>
          <w:tab w:val="num" w:pos="1008"/>
        </w:tabs>
        <w:ind w:left="0" w:firstLine="0"/>
      </w:pPr>
      <w:rPr>
        <w:rFonts w:hint="default"/>
        <w:b w:val="0"/>
        <w:i w:val="0"/>
        <w:sz w:val="36"/>
        <w:szCs w:val="36"/>
      </w:rPr>
    </w:lvl>
    <w:lvl w:ilvl="3">
      <w:start w:val="1"/>
      <w:numFmt w:val="decimal"/>
      <w:lvlText w:val="%1.%2.%3.%4"/>
      <w:lvlJc w:val="left"/>
      <w:pPr>
        <w:tabs>
          <w:tab w:val="num" w:pos="1152"/>
        </w:tabs>
        <w:ind w:left="0" w:firstLine="0"/>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72E3D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6055D5"/>
    <w:multiLevelType w:val="multilevel"/>
    <w:tmpl w:val="41F4B91C"/>
    <w:lvl w:ilvl="0">
      <w:start w:val="1"/>
      <w:numFmt w:val="decimal"/>
      <w:lvlText w:val="%1"/>
      <w:lvlJc w:val="left"/>
      <w:pPr>
        <w:tabs>
          <w:tab w:val="num" w:pos="432"/>
        </w:tabs>
        <w:ind w:left="0" w:firstLine="0"/>
      </w:pPr>
      <w:rPr>
        <w:rFonts w:hint="default"/>
        <w:sz w:val="56"/>
        <w:szCs w:val="56"/>
      </w:rPr>
    </w:lvl>
    <w:lvl w:ilvl="1">
      <w:start w:val="1"/>
      <w:numFmt w:val="decimal"/>
      <w:lvlText w:val="%1.%2"/>
      <w:lvlJc w:val="left"/>
      <w:pPr>
        <w:tabs>
          <w:tab w:val="num" w:pos="720"/>
        </w:tabs>
        <w:ind w:left="0" w:firstLine="0"/>
      </w:pPr>
      <w:rPr>
        <w:rFonts w:hint="default"/>
        <w:sz w:val="36"/>
        <w:szCs w:val="36"/>
      </w:rPr>
    </w:lvl>
    <w:lvl w:ilvl="2">
      <w:start w:val="1"/>
      <w:numFmt w:val="decimal"/>
      <w:lvlText w:val="%1.%2.%3"/>
      <w:lvlJc w:val="left"/>
      <w:pPr>
        <w:tabs>
          <w:tab w:val="num" w:pos="1008"/>
        </w:tabs>
        <w:ind w:left="0" w:firstLine="0"/>
      </w:pPr>
      <w:rPr>
        <w:rFonts w:hint="default"/>
        <w:b w:val="0"/>
        <w:i w:val="0"/>
        <w:sz w:val="36"/>
        <w:szCs w:val="36"/>
      </w:rPr>
    </w:lvl>
    <w:lvl w:ilvl="3">
      <w:start w:val="1"/>
      <w:numFmt w:val="decimal"/>
      <w:lvlText w:val="%1.%2.%3.%4"/>
      <w:lvlJc w:val="left"/>
      <w:pPr>
        <w:tabs>
          <w:tab w:val="num" w:pos="1152"/>
        </w:tabs>
        <w:ind w:left="0" w:firstLine="0"/>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C7E1C99"/>
    <w:multiLevelType w:val="multilevel"/>
    <w:tmpl w:val="D3C4A3C6"/>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2302883"/>
    <w:multiLevelType w:val="multilevel"/>
    <w:tmpl w:val="D3C4A3C6"/>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5928FC"/>
    <w:multiLevelType w:val="hybridMultilevel"/>
    <w:tmpl w:val="7146EC7C"/>
    <w:lvl w:ilvl="0" w:tplc="3EDCE7FC">
      <w:start w:val="1"/>
      <w:numFmt w:val="bullet"/>
      <w:lvlText w:val=""/>
      <w:lvlJc w:val="left"/>
      <w:pPr>
        <w:tabs>
          <w:tab w:val="num" w:pos="216"/>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7620F"/>
    <w:multiLevelType w:val="multilevel"/>
    <w:tmpl w:val="AE18566C"/>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9E468CA"/>
    <w:multiLevelType w:val="multilevel"/>
    <w:tmpl w:val="4EDA938E"/>
    <w:lvl w:ilvl="0">
      <w:start w:val="1"/>
      <w:numFmt w:val="bullet"/>
      <w:lvlText w:val=""/>
      <w:lvlJc w:val="left"/>
      <w:pPr>
        <w:tabs>
          <w:tab w:val="num" w:pos="288"/>
        </w:tabs>
        <w:ind w:left="0" w:firstLine="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D602CAA"/>
    <w:multiLevelType w:val="hybridMultilevel"/>
    <w:tmpl w:val="4EDA938E"/>
    <w:lvl w:ilvl="0" w:tplc="3DA413F2">
      <w:start w:val="1"/>
      <w:numFmt w:val="bullet"/>
      <w:lvlText w:val=""/>
      <w:lvlJc w:val="left"/>
      <w:pPr>
        <w:tabs>
          <w:tab w:val="num" w:pos="288"/>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82C1B"/>
    <w:multiLevelType w:val="hybridMultilevel"/>
    <w:tmpl w:val="AE18566C"/>
    <w:lvl w:ilvl="0" w:tplc="A88ECDA8">
      <w:start w:val="1"/>
      <w:numFmt w:val="bullet"/>
      <w:pStyle w:val="Punktliste"/>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B7785"/>
    <w:multiLevelType w:val="multilevel"/>
    <w:tmpl w:val="B8728F28"/>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0C12381"/>
    <w:multiLevelType w:val="multilevel"/>
    <w:tmpl w:val="7A00EECA"/>
    <w:lvl w:ilvl="0">
      <w:start w:val="1"/>
      <w:numFmt w:val="decimal"/>
      <w:pStyle w:val="Overskrift1"/>
      <w:lvlText w:val="%1"/>
      <w:lvlJc w:val="left"/>
      <w:pPr>
        <w:tabs>
          <w:tab w:val="num" w:pos="432"/>
        </w:tabs>
        <w:ind w:left="0" w:firstLine="0"/>
      </w:pPr>
      <w:rPr>
        <w:rFonts w:hint="default"/>
        <w:sz w:val="56"/>
        <w:szCs w:val="56"/>
      </w:rPr>
    </w:lvl>
    <w:lvl w:ilvl="1">
      <w:start w:val="1"/>
      <w:numFmt w:val="decimal"/>
      <w:pStyle w:val="Overskrift2"/>
      <w:lvlText w:val="%1.%2"/>
      <w:lvlJc w:val="left"/>
      <w:pPr>
        <w:tabs>
          <w:tab w:val="num" w:pos="720"/>
        </w:tabs>
        <w:ind w:left="0" w:firstLine="0"/>
      </w:pPr>
      <w:rPr>
        <w:rFonts w:hint="default"/>
        <w:sz w:val="36"/>
        <w:szCs w:val="36"/>
      </w:rPr>
    </w:lvl>
    <w:lvl w:ilvl="2">
      <w:start w:val="1"/>
      <w:numFmt w:val="decimal"/>
      <w:pStyle w:val="Overskrift3"/>
      <w:lvlText w:val="%1.%2.%3"/>
      <w:lvlJc w:val="left"/>
      <w:pPr>
        <w:tabs>
          <w:tab w:val="num" w:pos="1008"/>
        </w:tabs>
        <w:ind w:left="0" w:firstLine="0"/>
      </w:pPr>
      <w:rPr>
        <w:rFonts w:hint="default"/>
        <w:b w:val="0"/>
        <w:i w:val="0"/>
        <w:sz w:val="36"/>
        <w:szCs w:val="36"/>
      </w:rPr>
    </w:lvl>
    <w:lvl w:ilvl="3">
      <w:start w:val="1"/>
      <w:numFmt w:val="decimal"/>
      <w:pStyle w:val="Overskrift4"/>
      <w:lvlText w:val="%1.%2.%3.%4"/>
      <w:lvlJc w:val="left"/>
      <w:pPr>
        <w:tabs>
          <w:tab w:val="num" w:pos="1152"/>
        </w:tabs>
        <w:ind w:left="0" w:firstLine="0"/>
      </w:pPr>
      <w:rPr>
        <w:rFonts w:hint="default"/>
        <w:i w:val="0"/>
        <w:color w:val="auto"/>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1" w15:restartNumberingAfterBreak="0">
    <w:nsid w:val="6175130B"/>
    <w:multiLevelType w:val="hybridMultilevel"/>
    <w:tmpl w:val="941428C4"/>
    <w:lvl w:ilvl="0" w:tplc="4B289A9C">
      <w:start w:val="1"/>
      <w:numFmt w:val="decimal"/>
      <w:lvlText w:val="%1."/>
      <w:lvlJc w:val="left"/>
      <w:pPr>
        <w:ind w:left="360" w:hanging="360"/>
      </w:pPr>
      <w:rPr>
        <w:rFonts w:hint="default"/>
        <w:b w:val="0"/>
        <w:bCs w:val="0"/>
        <w:i w:val="0"/>
        <w:iCs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46741"/>
    <w:multiLevelType w:val="hybridMultilevel"/>
    <w:tmpl w:val="F3C2DC00"/>
    <w:lvl w:ilvl="0" w:tplc="C47088C8">
      <w:start w:val="1"/>
      <w:numFmt w:val="bullet"/>
      <w:lvlText w:val=""/>
      <w:lvlJc w:val="left"/>
      <w:pPr>
        <w:tabs>
          <w:tab w:val="num" w:pos="288"/>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12F38"/>
    <w:multiLevelType w:val="multilevel"/>
    <w:tmpl w:val="AE18566C"/>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B225717"/>
    <w:multiLevelType w:val="hybridMultilevel"/>
    <w:tmpl w:val="BC66249A"/>
    <w:lvl w:ilvl="0" w:tplc="D50CAA94">
      <w:start w:val="1"/>
      <w:numFmt w:val="bullet"/>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E1FFF"/>
    <w:multiLevelType w:val="hybridMultilevel"/>
    <w:tmpl w:val="4B0443FC"/>
    <w:lvl w:ilvl="0" w:tplc="E4320B0C">
      <w:start w:val="1"/>
      <w:numFmt w:val="bullet"/>
      <w:lvlText w:val=""/>
      <w:lvlJc w:val="left"/>
      <w:pPr>
        <w:tabs>
          <w:tab w:val="num" w:pos="216"/>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8B77B8"/>
    <w:multiLevelType w:val="hybridMultilevel"/>
    <w:tmpl w:val="20B635AE"/>
    <w:lvl w:ilvl="0" w:tplc="3EDCE7FC">
      <w:start w:val="1"/>
      <w:numFmt w:val="bullet"/>
      <w:lvlText w:val=""/>
      <w:lvlJc w:val="left"/>
      <w:pPr>
        <w:tabs>
          <w:tab w:val="num" w:pos="216"/>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1F1D66"/>
    <w:multiLevelType w:val="multilevel"/>
    <w:tmpl w:val="D3C4A3C6"/>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A4212EE"/>
    <w:multiLevelType w:val="hybridMultilevel"/>
    <w:tmpl w:val="D876D42E"/>
    <w:lvl w:ilvl="0" w:tplc="B92AFEEA">
      <w:start w:val="1"/>
      <w:numFmt w:val="bullet"/>
      <w:lvlText w:val=""/>
      <w:lvlJc w:val="left"/>
      <w:pPr>
        <w:tabs>
          <w:tab w:val="num" w:pos="288"/>
        </w:tabs>
        <w:ind w:left="0" w:firstLine="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B5015"/>
    <w:multiLevelType w:val="multilevel"/>
    <w:tmpl w:val="D3C4A3C6"/>
    <w:lvl w:ilvl="0">
      <w:start w:val="1"/>
      <w:numFmt w:val="bullet"/>
      <w:lvlText w:val=""/>
      <w:lvlJc w:val="left"/>
      <w:pPr>
        <w:tabs>
          <w:tab w:val="num" w:pos="288"/>
        </w:tabs>
        <w:ind w:left="0" w:firstLine="0"/>
      </w:pPr>
      <w:rPr>
        <w:rFonts w:ascii="Symbol" w:hAnsi="Symbol" w:hint="default"/>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4"/>
  </w:num>
  <w:num w:numId="4">
    <w:abstractNumId w:val="25"/>
  </w:num>
  <w:num w:numId="5">
    <w:abstractNumId w:val="26"/>
  </w:num>
  <w:num w:numId="6">
    <w:abstractNumId w:val="22"/>
  </w:num>
  <w:num w:numId="7">
    <w:abstractNumId w:val="2"/>
  </w:num>
  <w:num w:numId="8">
    <w:abstractNumId w:val="18"/>
  </w:num>
  <w:num w:numId="9">
    <w:abstractNumId w:val="18"/>
    <w:lvlOverride w:ilvl="0">
      <w:startOverride w:val="1"/>
    </w:lvlOverride>
  </w:num>
  <w:num w:numId="10">
    <w:abstractNumId w:val="1"/>
  </w:num>
  <w:num w:numId="11">
    <w:abstractNumId w:val="3"/>
  </w:num>
  <w:num w:numId="12">
    <w:abstractNumId w:val="29"/>
  </w:num>
  <w:num w:numId="13">
    <w:abstractNumId w:val="4"/>
  </w:num>
  <w:num w:numId="14">
    <w:abstractNumId w:val="27"/>
  </w:num>
  <w:num w:numId="15">
    <w:abstractNumId w:val="12"/>
  </w:num>
  <w:num w:numId="16">
    <w:abstractNumId w:val="13"/>
  </w:num>
  <w:num w:numId="17">
    <w:abstractNumId w:val="18"/>
    <w:lvlOverride w:ilvl="0">
      <w:startOverride w:val="1"/>
    </w:lvlOverride>
  </w:num>
  <w:num w:numId="18">
    <w:abstractNumId w:val="6"/>
  </w:num>
  <w:num w:numId="19">
    <w:abstractNumId w:val="10"/>
  </w:num>
  <w:num w:numId="20">
    <w:abstractNumId w:val="17"/>
  </w:num>
  <w:num w:numId="21">
    <w:abstractNumId w:val="16"/>
  </w:num>
  <w:num w:numId="22">
    <w:abstractNumId w:val="24"/>
  </w:num>
  <w:num w:numId="23">
    <w:abstractNumId w:val="28"/>
  </w:num>
  <w:num w:numId="24">
    <w:abstractNumId w:val="5"/>
  </w:num>
  <w:num w:numId="25">
    <w:abstractNumId w:val="7"/>
  </w:num>
  <w:num w:numId="26">
    <w:abstractNumId w:val="19"/>
  </w:num>
  <w:num w:numId="27">
    <w:abstractNumId w:val="15"/>
  </w:num>
  <w:num w:numId="28">
    <w:abstractNumId w:val="21"/>
  </w:num>
  <w:num w:numId="29">
    <w:abstractNumId w:val="8"/>
  </w:num>
  <w:num w:numId="30">
    <w:abstractNumId w:val="9"/>
  </w:num>
  <w:num w:numId="31">
    <w:abstractNumId w:val="11"/>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hideGrammaticalError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33E"/>
    <w:rsid w:val="000000D0"/>
    <w:rsid w:val="0000033F"/>
    <w:rsid w:val="000007E4"/>
    <w:rsid w:val="0000098A"/>
    <w:rsid w:val="00000B4A"/>
    <w:rsid w:val="00000C0D"/>
    <w:rsid w:val="000013BD"/>
    <w:rsid w:val="00001480"/>
    <w:rsid w:val="0000173E"/>
    <w:rsid w:val="000017A2"/>
    <w:rsid w:val="000018C6"/>
    <w:rsid w:val="00001C8D"/>
    <w:rsid w:val="00001DE9"/>
    <w:rsid w:val="00001EAA"/>
    <w:rsid w:val="00001EE8"/>
    <w:rsid w:val="000023BE"/>
    <w:rsid w:val="00002645"/>
    <w:rsid w:val="0000264B"/>
    <w:rsid w:val="000029FE"/>
    <w:rsid w:val="00002F4D"/>
    <w:rsid w:val="0000300D"/>
    <w:rsid w:val="000031DE"/>
    <w:rsid w:val="000032E0"/>
    <w:rsid w:val="0000337B"/>
    <w:rsid w:val="0000354F"/>
    <w:rsid w:val="00003998"/>
    <w:rsid w:val="000045FD"/>
    <w:rsid w:val="00004B0E"/>
    <w:rsid w:val="000052F3"/>
    <w:rsid w:val="000054F2"/>
    <w:rsid w:val="0000552C"/>
    <w:rsid w:val="0000568B"/>
    <w:rsid w:val="00005793"/>
    <w:rsid w:val="0000580E"/>
    <w:rsid w:val="00005975"/>
    <w:rsid w:val="000059D9"/>
    <w:rsid w:val="00005B36"/>
    <w:rsid w:val="00005DAD"/>
    <w:rsid w:val="00005E17"/>
    <w:rsid w:val="00005E79"/>
    <w:rsid w:val="0000611D"/>
    <w:rsid w:val="000062FE"/>
    <w:rsid w:val="0000687B"/>
    <w:rsid w:val="00006ECC"/>
    <w:rsid w:val="0000736C"/>
    <w:rsid w:val="0000746B"/>
    <w:rsid w:val="000074E4"/>
    <w:rsid w:val="0000768E"/>
    <w:rsid w:val="000076D1"/>
    <w:rsid w:val="0000782A"/>
    <w:rsid w:val="00007B63"/>
    <w:rsid w:val="00007D96"/>
    <w:rsid w:val="00007D9E"/>
    <w:rsid w:val="000100A2"/>
    <w:rsid w:val="0001015E"/>
    <w:rsid w:val="000102E6"/>
    <w:rsid w:val="00010540"/>
    <w:rsid w:val="000107AC"/>
    <w:rsid w:val="0001081E"/>
    <w:rsid w:val="00010D7D"/>
    <w:rsid w:val="00010DC3"/>
    <w:rsid w:val="000110E7"/>
    <w:rsid w:val="000116F9"/>
    <w:rsid w:val="000117D7"/>
    <w:rsid w:val="00011BD0"/>
    <w:rsid w:val="00011CC6"/>
    <w:rsid w:val="00011CE1"/>
    <w:rsid w:val="00011D26"/>
    <w:rsid w:val="00011DEC"/>
    <w:rsid w:val="00012BF3"/>
    <w:rsid w:val="00012D15"/>
    <w:rsid w:val="00013852"/>
    <w:rsid w:val="00013A82"/>
    <w:rsid w:val="00013B4F"/>
    <w:rsid w:val="00013C27"/>
    <w:rsid w:val="0001408A"/>
    <w:rsid w:val="00014231"/>
    <w:rsid w:val="00014976"/>
    <w:rsid w:val="00014987"/>
    <w:rsid w:val="00014CBF"/>
    <w:rsid w:val="00014FC7"/>
    <w:rsid w:val="00015085"/>
    <w:rsid w:val="000150EC"/>
    <w:rsid w:val="000150F8"/>
    <w:rsid w:val="000153DD"/>
    <w:rsid w:val="0001549D"/>
    <w:rsid w:val="000157EB"/>
    <w:rsid w:val="00015AD6"/>
    <w:rsid w:val="00015FC3"/>
    <w:rsid w:val="0001651F"/>
    <w:rsid w:val="000166A6"/>
    <w:rsid w:val="000166CE"/>
    <w:rsid w:val="000167DD"/>
    <w:rsid w:val="000168D9"/>
    <w:rsid w:val="00016B5E"/>
    <w:rsid w:val="00016BF0"/>
    <w:rsid w:val="00016E88"/>
    <w:rsid w:val="0001709C"/>
    <w:rsid w:val="00017225"/>
    <w:rsid w:val="00017965"/>
    <w:rsid w:val="00017A1D"/>
    <w:rsid w:val="0002009F"/>
    <w:rsid w:val="000202AA"/>
    <w:rsid w:val="00020D0E"/>
    <w:rsid w:val="00020E79"/>
    <w:rsid w:val="00021193"/>
    <w:rsid w:val="00021C35"/>
    <w:rsid w:val="00021C63"/>
    <w:rsid w:val="00021D52"/>
    <w:rsid w:val="000220F4"/>
    <w:rsid w:val="000228F1"/>
    <w:rsid w:val="00022B41"/>
    <w:rsid w:val="00022BE1"/>
    <w:rsid w:val="00022F61"/>
    <w:rsid w:val="00023016"/>
    <w:rsid w:val="000236D5"/>
    <w:rsid w:val="00023E5F"/>
    <w:rsid w:val="0002417F"/>
    <w:rsid w:val="000244F0"/>
    <w:rsid w:val="00024B09"/>
    <w:rsid w:val="00024C0F"/>
    <w:rsid w:val="00024E82"/>
    <w:rsid w:val="0002550E"/>
    <w:rsid w:val="00025752"/>
    <w:rsid w:val="00025759"/>
    <w:rsid w:val="000257E3"/>
    <w:rsid w:val="00025836"/>
    <w:rsid w:val="0002593A"/>
    <w:rsid w:val="00025A8E"/>
    <w:rsid w:val="00025D33"/>
    <w:rsid w:val="00025F91"/>
    <w:rsid w:val="000261A5"/>
    <w:rsid w:val="0002657A"/>
    <w:rsid w:val="00026743"/>
    <w:rsid w:val="000269EC"/>
    <w:rsid w:val="000269EF"/>
    <w:rsid w:val="00026B41"/>
    <w:rsid w:val="00026BE7"/>
    <w:rsid w:val="00026C04"/>
    <w:rsid w:val="00026EC6"/>
    <w:rsid w:val="000270A9"/>
    <w:rsid w:val="00027216"/>
    <w:rsid w:val="00027280"/>
    <w:rsid w:val="0002730F"/>
    <w:rsid w:val="000275F3"/>
    <w:rsid w:val="0002768F"/>
    <w:rsid w:val="000276D7"/>
    <w:rsid w:val="0002788B"/>
    <w:rsid w:val="000278B6"/>
    <w:rsid w:val="00027C35"/>
    <w:rsid w:val="00027CCB"/>
    <w:rsid w:val="00027E9D"/>
    <w:rsid w:val="000308C5"/>
    <w:rsid w:val="000309F0"/>
    <w:rsid w:val="00030B75"/>
    <w:rsid w:val="0003119E"/>
    <w:rsid w:val="00032121"/>
    <w:rsid w:val="00032297"/>
    <w:rsid w:val="00032929"/>
    <w:rsid w:val="00032AB2"/>
    <w:rsid w:val="00033685"/>
    <w:rsid w:val="0003393A"/>
    <w:rsid w:val="00033BA0"/>
    <w:rsid w:val="00033E80"/>
    <w:rsid w:val="00034119"/>
    <w:rsid w:val="0003459F"/>
    <w:rsid w:val="00034DB3"/>
    <w:rsid w:val="00036069"/>
    <w:rsid w:val="0003606E"/>
    <w:rsid w:val="000361F8"/>
    <w:rsid w:val="00036322"/>
    <w:rsid w:val="00036444"/>
    <w:rsid w:val="000366BA"/>
    <w:rsid w:val="00036E29"/>
    <w:rsid w:val="00036F32"/>
    <w:rsid w:val="00036F99"/>
    <w:rsid w:val="00036FB4"/>
    <w:rsid w:val="000370BC"/>
    <w:rsid w:val="00037706"/>
    <w:rsid w:val="00037AAD"/>
    <w:rsid w:val="00037B1F"/>
    <w:rsid w:val="00037CB8"/>
    <w:rsid w:val="00037F98"/>
    <w:rsid w:val="0004074A"/>
    <w:rsid w:val="00040806"/>
    <w:rsid w:val="0004083E"/>
    <w:rsid w:val="00040921"/>
    <w:rsid w:val="00040AE9"/>
    <w:rsid w:val="00040CCD"/>
    <w:rsid w:val="00040D2C"/>
    <w:rsid w:val="00040F11"/>
    <w:rsid w:val="000410B9"/>
    <w:rsid w:val="0004116F"/>
    <w:rsid w:val="0004126F"/>
    <w:rsid w:val="000413C8"/>
    <w:rsid w:val="000416AB"/>
    <w:rsid w:val="00041804"/>
    <w:rsid w:val="00041846"/>
    <w:rsid w:val="00041C2E"/>
    <w:rsid w:val="000421E3"/>
    <w:rsid w:val="0004223D"/>
    <w:rsid w:val="000422B1"/>
    <w:rsid w:val="00042304"/>
    <w:rsid w:val="00042548"/>
    <w:rsid w:val="00042F3F"/>
    <w:rsid w:val="00043498"/>
    <w:rsid w:val="000437E8"/>
    <w:rsid w:val="000438FF"/>
    <w:rsid w:val="00043A7B"/>
    <w:rsid w:val="00043C17"/>
    <w:rsid w:val="00043F78"/>
    <w:rsid w:val="00044169"/>
    <w:rsid w:val="0004420A"/>
    <w:rsid w:val="00044260"/>
    <w:rsid w:val="000446CE"/>
    <w:rsid w:val="00044887"/>
    <w:rsid w:val="00044DCF"/>
    <w:rsid w:val="00045069"/>
    <w:rsid w:val="000453C8"/>
    <w:rsid w:val="00045418"/>
    <w:rsid w:val="000457AE"/>
    <w:rsid w:val="000458F2"/>
    <w:rsid w:val="0004591F"/>
    <w:rsid w:val="00045A68"/>
    <w:rsid w:val="00045B83"/>
    <w:rsid w:val="00046101"/>
    <w:rsid w:val="000463E1"/>
    <w:rsid w:val="00046488"/>
    <w:rsid w:val="00046E96"/>
    <w:rsid w:val="0004715D"/>
    <w:rsid w:val="00047401"/>
    <w:rsid w:val="0004768C"/>
    <w:rsid w:val="00047FD0"/>
    <w:rsid w:val="000500BC"/>
    <w:rsid w:val="000502C0"/>
    <w:rsid w:val="00050551"/>
    <w:rsid w:val="00050803"/>
    <w:rsid w:val="00050813"/>
    <w:rsid w:val="00050956"/>
    <w:rsid w:val="00050BB3"/>
    <w:rsid w:val="00050D74"/>
    <w:rsid w:val="00050EF6"/>
    <w:rsid w:val="00050F5E"/>
    <w:rsid w:val="000513E2"/>
    <w:rsid w:val="00051840"/>
    <w:rsid w:val="00052103"/>
    <w:rsid w:val="0005230A"/>
    <w:rsid w:val="000524C8"/>
    <w:rsid w:val="00052750"/>
    <w:rsid w:val="000529A6"/>
    <w:rsid w:val="00052A67"/>
    <w:rsid w:val="00052BD7"/>
    <w:rsid w:val="00053034"/>
    <w:rsid w:val="000533DB"/>
    <w:rsid w:val="0005341F"/>
    <w:rsid w:val="00053517"/>
    <w:rsid w:val="000536C3"/>
    <w:rsid w:val="000538A4"/>
    <w:rsid w:val="000539DC"/>
    <w:rsid w:val="00053D1B"/>
    <w:rsid w:val="00053D82"/>
    <w:rsid w:val="000541C3"/>
    <w:rsid w:val="0005449C"/>
    <w:rsid w:val="000545EF"/>
    <w:rsid w:val="000547FB"/>
    <w:rsid w:val="000549FF"/>
    <w:rsid w:val="00054B16"/>
    <w:rsid w:val="00054F3D"/>
    <w:rsid w:val="00054FFB"/>
    <w:rsid w:val="0005571C"/>
    <w:rsid w:val="00055C6D"/>
    <w:rsid w:val="00055E0B"/>
    <w:rsid w:val="00056B66"/>
    <w:rsid w:val="000576DC"/>
    <w:rsid w:val="000604A1"/>
    <w:rsid w:val="0006083E"/>
    <w:rsid w:val="00060B5A"/>
    <w:rsid w:val="00060FD1"/>
    <w:rsid w:val="00061128"/>
    <w:rsid w:val="00061315"/>
    <w:rsid w:val="00061370"/>
    <w:rsid w:val="00061C15"/>
    <w:rsid w:val="00061C50"/>
    <w:rsid w:val="0006211A"/>
    <w:rsid w:val="00062371"/>
    <w:rsid w:val="000625BC"/>
    <w:rsid w:val="000626FE"/>
    <w:rsid w:val="00062ADE"/>
    <w:rsid w:val="00062B1A"/>
    <w:rsid w:val="00062B3A"/>
    <w:rsid w:val="00062C5F"/>
    <w:rsid w:val="00062E1A"/>
    <w:rsid w:val="0006324D"/>
    <w:rsid w:val="000632A6"/>
    <w:rsid w:val="00063480"/>
    <w:rsid w:val="0006357E"/>
    <w:rsid w:val="00063763"/>
    <w:rsid w:val="000637B6"/>
    <w:rsid w:val="00063993"/>
    <w:rsid w:val="00063A1E"/>
    <w:rsid w:val="0006404C"/>
    <w:rsid w:val="00064255"/>
    <w:rsid w:val="000642C0"/>
    <w:rsid w:val="00064506"/>
    <w:rsid w:val="00064E85"/>
    <w:rsid w:val="0006507A"/>
    <w:rsid w:val="00065262"/>
    <w:rsid w:val="000659B3"/>
    <w:rsid w:val="00065E48"/>
    <w:rsid w:val="00065F6D"/>
    <w:rsid w:val="00066033"/>
    <w:rsid w:val="000660E2"/>
    <w:rsid w:val="00067078"/>
    <w:rsid w:val="000672D9"/>
    <w:rsid w:val="000676E3"/>
    <w:rsid w:val="000676E5"/>
    <w:rsid w:val="0006798C"/>
    <w:rsid w:val="00067DB1"/>
    <w:rsid w:val="000702C4"/>
    <w:rsid w:val="00070480"/>
    <w:rsid w:val="000704CA"/>
    <w:rsid w:val="0007086A"/>
    <w:rsid w:val="00070D05"/>
    <w:rsid w:val="0007100C"/>
    <w:rsid w:val="00071304"/>
    <w:rsid w:val="000713A7"/>
    <w:rsid w:val="000717A4"/>
    <w:rsid w:val="00071864"/>
    <w:rsid w:val="00071A1D"/>
    <w:rsid w:val="00071C4F"/>
    <w:rsid w:val="00071E45"/>
    <w:rsid w:val="00071E94"/>
    <w:rsid w:val="00071FA3"/>
    <w:rsid w:val="0007216D"/>
    <w:rsid w:val="000721CF"/>
    <w:rsid w:val="00072504"/>
    <w:rsid w:val="000727AF"/>
    <w:rsid w:val="0007286D"/>
    <w:rsid w:val="00072D05"/>
    <w:rsid w:val="00072F53"/>
    <w:rsid w:val="00073112"/>
    <w:rsid w:val="000734E5"/>
    <w:rsid w:val="00073539"/>
    <w:rsid w:val="00073A05"/>
    <w:rsid w:val="00073D6D"/>
    <w:rsid w:val="00074127"/>
    <w:rsid w:val="0007421C"/>
    <w:rsid w:val="000747D1"/>
    <w:rsid w:val="00074838"/>
    <w:rsid w:val="00074DE5"/>
    <w:rsid w:val="00075184"/>
    <w:rsid w:val="00075239"/>
    <w:rsid w:val="00075DC0"/>
    <w:rsid w:val="0007653D"/>
    <w:rsid w:val="000768CC"/>
    <w:rsid w:val="00076A10"/>
    <w:rsid w:val="00076A28"/>
    <w:rsid w:val="00076F0C"/>
    <w:rsid w:val="00076FEF"/>
    <w:rsid w:val="000771D9"/>
    <w:rsid w:val="00077210"/>
    <w:rsid w:val="0007728A"/>
    <w:rsid w:val="000774C1"/>
    <w:rsid w:val="000777E3"/>
    <w:rsid w:val="00077819"/>
    <w:rsid w:val="0007784A"/>
    <w:rsid w:val="00077A0E"/>
    <w:rsid w:val="00077C4D"/>
    <w:rsid w:val="00080185"/>
    <w:rsid w:val="00080242"/>
    <w:rsid w:val="00080290"/>
    <w:rsid w:val="0008033B"/>
    <w:rsid w:val="000805F2"/>
    <w:rsid w:val="000808F0"/>
    <w:rsid w:val="00080C21"/>
    <w:rsid w:val="00080CE6"/>
    <w:rsid w:val="00080D34"/>
    <w:rsid w:val="00080DB8"/>
    <w:rsid w:val="00080E40"/>
    <w:rsid w:val="00080EAA"/>
    <w:rsid w:val="00080FDC"/>
    <w:rsid w:val="000810DB"/>
    <w:rsid w:val="00081225"/>
    <w:rsid w:val="000813F8"/>
    <w:rsid w:val="00081B40"/>
    <w:rsid w:val="00081BC1"/>
    <w:rsid w:val="00082096"/>
    <w:rsid w:val="0008220D"/>
    <w:rsid w:val="0008249A"/>
    <w:rsid w:val="00082600"/>
    <w:rsid w:val="000826A7"/>
    <w:rsid w:val="00083193"/>
    <w:rsid w:val="00083229"/>
    <w:rsid w:val="000833B7"/>
    <w:rsid w:val="00083D89"/>
    <w:rsid w:val="00083DA9"/>
    <w:rsid w:val="00083FB5"/>
    <w:rsid w:val="00084396"/>
    <w:rsid w:val="00084654"/>
    <w:rsid w:val="000846D6"/>
    <w:rsid w:val="0008477D"/>
    <w:rsid w:val="000847B6"/>
    <w:rsid w:val="00084F3B"/>
    <w:rsid w:val="00085379"/>
    <w:rsid w:val="00085470"/>
    <w:rsid w:val="000855BF"/>
    <w:rsid w:val="00085A35"/>
    <w:rsid w:val="0008607B"/>
    <w:rsid w:val="000860A8"/>
    <w:rsid w:val="00086123"/>
    <w:rsid w:val="00086163"/>
    <w:rsid w:val="000862AA"/>
    <w:rsid w:val="00086370"/>
    <w:rsid w:val="000866D7"/>
    <w:rsid w:val="00086801"/>
    <w:rsid w:val="000869EC"/>
    <w:rsid w:val="00086F8D"/>
    <w:rsid w:val="000875FF"/>
    <w:rsid w:val="00087666"/>
    <w:rsid w:val="0008798B"/>
    <w:rsid w:val="000879F7"/>
    <w:rsid w:val="00090195"/>
    <w:rsid w:val="00090640"/>
    <w:rsid w:val="0009076C"/>
    <w:rsid w:val="00090C95"/>
    <w:rsid w:val="00090E63"/>
    <w:rsid w:val="00091206"/>
    <w:rsid w:val="00091696"/>
    <w:rsid w:val="00091856"/>
    <w:rsid w:val="0009194F"/>
    <w:rsid w:val="000919A5"/>
    <w:rsid w:val="00091BF3"/>
    <w:rsid w:val="00091EBE"/>
    <w:rsid w:val="000920AB"/>
    <w:rsid w:val="000922FC"/>
    <w:rsid w:val="00092325"/>
    <w:rsid w:val="00092474"/>
    <w:rsid w:val="00092841"/>
    <w:rsid w:val="00092A17"/>
    <w:rsid w:val="00092A94"/>
    <w:rsid w:val="00092B3D"/>
    <w:rsid w:val="00092B72"/>
    <w:rsid w:val="000930D6"/>
    <w:rsid w:val="00093161"/>
    <w:rsid w:val="000937ED"/>
    <w:rsid w:val="00093CEC"/>
    <w:rsid w:val="000945B9"/>
    <w:rsid w:val="00094AAC"/>
    <w:rsid w:val="00094BD4"/>
    <w:rsid w:val="00094C33"/>
    <w:rsid w:val="00094DEC"/>
    <w:rsid w:val="00094FEC"/>
    <w:rsid w:val="0009533A"/>
    <w:rsid w:val="0009553D"/>
    <w:rsid w:val="000955F8"/>
    <w:rsid w:val="0009563F"/>
    <w:rsid w:val="00095DC8"/>
    <w:rsid w:val="00095FB6"/>
    <w:rsid w:val="00095FCE"/>
    <w:rsid w:val="000960E5"/>
    <w:rsid w:val="00096147"/>
    <w:rsid w:val="0009643E"/>
    <w:rsid w:val="000964D1"/>
    <w:rsid w:val="00096556"/>
    <w:rsid w:val="0009674B"/>
    <w:rsid w:val="00096C9D"/>
    <w:rsid w:val="00096EA3"/>
    <w:rsid w:val="0009744E"/>
    <w:rsid w:val="00097A05"/>
    <w:rsid w:val="000A0006"/>
    <w:rsid w:val="000A0009"/>
    <w:rsid w:val="000A001D"/>
    <w:rsid w:val="000A0D90"/>
    <w:rsid w:val="000A0E70"/>
    <w:rsid w:val="000A1117"/>
    <w:rsid w:val="000A116B"/>
    <w:rsid w:val="000A135B"/>
    <w:rsid w:val="000A146B"/>
    <w:rsid w:val="000A148D"/>
    <w:rsid w:val="000A1C2A"/>
    <w:rsid w:val="000A1FBB"/>
    <w:rsid w:val="000A20AA"/>
    <w:rsid w:val="000A2373"/>
    <w:rsid w:val="000A2548"/>
    <w:rsid w:val="000A265C"/>
    <w:rsid w:val="000A28F4"/>
    <w:rsid w:val="000A29E0"/>
    <w:rsid w:val="000A2A59"/>
    <w:rsid w:val="000A2F8E"/>
    <w:rsid w:val="000A30DA"/>
    <w:rsid w:val="000A3503"/>
    <w:rsid w:val="000A357A"/>
    <w:rsid w:val="000A38EB"/>
    <w:rsid w:val="000A39CA"/>
    <w:rsid w:val="000A39E5"/>
    <w:rsid w:val="000A3A7F"/>
    <w:rsid w:val="000A3BA9"/>
    <w:rsid w:val="000A3BC4"/>
    <w:rsid w:val="000A412C"/>
    <w:rsid w:val="000A41BA"/>
    <w:rsid w:val="000A43D5"/>
    <w:rsid w:val="000A46A5"/>
    <w:rsid w:val="000A49E0"/>
    <w:rsid w:val="000A4B27"/>
    <w:rsid w:val="000A4C2C"/>
    <w:rsid w:val="000A4D63"/>
    <w:rsid w:val="000A5365"/>
    <w:rsid w:val="000A54A1"/>
    <w:rsid w:val="000A54A2"/>
    <w:rsid w:val="000A58FE"/>
    <w:rsid w:val="000A5981"/>
    <w:rsid w:val="000A5D95"/>
    <w:rsid w:val="000A63DB"/>
    <w:rsid w:val="000A6834"/>
    <w:rsid w:val="000A6CB4"/>
    <w:rsid w:val="000A6DCF"/>
    <w:rsid w:val="000A6E52"/>
    <w:rsid w:val="000A6FC4"/>
    <w:rsid w:val="000A7228"/>
    <w:rsid w:val="000A7433"/>
    <w:rsid w:val="000A77B3"/>
    <w:rsid w:val="000A78C9"/>
    <w:rsid w:val="000A7A2A"/>
    <w:rsid w:val="000B004B"/>
    <w:rsid w:val="000B026E"/>
    <w:rsid w:val="000B029D"/>
    <w:rsid w:val="000B0374"/>
    <w:rsid w:val="000B04B9"/>
    <w:rsid w:val="000B04FA"/>
    <w:rsid w:val="000B085A"/>
    <w:rsid w:val="000B093D"/>
    <w:rsid w:val="000B0944"/>
    <w:rsid w:val="000B0CBB"/>
    <w:rsid w:val="000B10B1"/>
    <w:rsid w:val="000B13F7"/>
    <w:rsid w:val="000B176D"/>
    <w:rsid w:val="000B1A28"/>
    <w:rsid w:val="000B1B76"/>
    <w:rsid w:val="000B1CC3"/>
    <w:rsid w:val="000B1E74"/>
    <w:rsid w:val="000B2480"/>
    <w:rsid w:val="000B27B5"/>
    <w:rsid w:val="000B27EE"/>
    <w:rsid w:val="000B2991"/>
    <w:rsid w:val="000B2C60"/>
    <w:rsid w:val="000B30D0"/>
    <w:rsid w:val="000B31F2"/>
    <w:rsid w:val="000B32C5"/>
    <w:rsid w:val="000B3383"/>
    <w:rsid w:val="000B3399"/>
    <w:rsid w:val="000B37A2"/>
    <w:rsid w:val="000B37DB"/>
    <w:rsid w:val="000B39B8"/>
    <w:rsid w:val="000B39FD"/>
    <w:rsid w:val="000B3A62"/>
    <w:rsid w:val="000B3EFA"/>
    <w:rsid w:val="000B3FFB"/>
    <w:rsid w:val="000B43E3"/>
    <w:rsid w:val="000B4468"/>
    <w:rsid w:val="000B4552"/>
    <w:rsid w:val="000B4876"/>
    <w:rsid w:val="000B4FBE"/>
    <w:rsid w:val="000B505D"/>
    <w:rsid w:val="000B5067"/>
    <w:rsid w:val="000B532D"/>
    <w:rsid w:val="000B55B7"/>
    <w:rsid w:val="000B5673"/>
    <w:rsid w:val="000B56C3"/>
    <w:rsid w:val="000B5700"/>
    <w:rsid w:val="000B59A2"/>
    <w:rsid w:val="000B5FA6"/>
    <w:rsid w:val="000B62B0"/>
    <w:rsid w:val="000B68A2"/>
    <w:rsid w:val="000B69A6"/>
    <w:rsid w:val="000B6A57"/>
    <w:rsid w:val="000B6EBC"/>
    <w:rsid w:val="000B703D"/>
    <w:rsid w:val="000B7092"/>
    <w:rsid w:val="000B7098"/>
    <w:rsid w:val="000B74E2"/>
    <w:rsid w:val="000B76AB"/>
    <w:rsid w:val="000B77B2"/>
    <w:rsid w:val="000B77BB"/>
    <w:rsid w:val="000B782A"/>
    <w:rsid w:val="000B7FFA"/>
    <w:rsid w:val="000C005A"/>
    <w:rsid w:val="000C015A"/>
    <w:rsid w:val="000C0164"/>
    <w:rsid w:val="000C01FF"/>
    <w:rsid w:val="000C02F9"/>
    <w:rsid w:val="000C05E3"/>
    <w:rsid w:val="000C0699"/>
    <w:rsid w:val="000C0BB5"/>
    <w:rsid w:val="000C0D50"/>
    <w:rsid w:val="000C0D69"/>
    <w:rsid w:val="000C1310"/>
    <w:rsid w:val="000C1682"/>
    <w:rsid w:val="000C189F"/>
    <w:rsid w:val="000C1A45"/>
    <w:rsid w:val="000C1BC9"/>
    <w:rsid w:val="000C1CD5"/>
    <w:rsid w:val="000C2136"/>
    <w:rsid w:val="000C217F"/>
    <w:rsid w:val="000C222A"/>
    <w:rsid w:val="000C25BF"/>
    <w:rsid w:val="000C2653"/>
    <w:rsid w:val="000C270D"/>
    <w:rsid w:val="000C2E76"/>
    <w:rsid w:val="000C316C"/>
    <w:rsid w:val="000C3208"/>
    <w:rsid w:val="000C3256"/>
    <w:rsid w:val="000C38D6"/>
    <w:rsid w:val="000C3B4B"/>
    <w:rsid w:val="000C3C80"/>
    <w:rsid w:val="000C3D73"/>
    <w:rsid w:val="000C3D9E"/>
    <w:rsid w:val="000C3DEE"/>
    <w:rsid w:val="000C41ED"/>
    <w:rsid w:val="000C42A5"/>
    <w:rsid w:val="000C42B9"/>
    <w:rsid w:val="000C44EC"/>
    <w:rsid w:val="000C45A2"/>
    <w:rsid w:val="000C4714"/>
    <w:rsid w:val="000C4855"/>
    <w:rsid w:val="000C4A64"/>
    <w:rsid w:val="000C5317"/>
    <w:rsid w:val="000C5416"/>
    <w:rsid w:val="000C55C9"/>
    <w:rsid w:val="000C5A2C"/>
    <w:rsid w:val="000C5F10"/>
    <w:rsid w:val="000C5F6A"/>
    <w:rsid w:val="000C5FA3"/>
    <w:rsid w:val="000C6086"/>
    <w:rsid w:val="000C61E2"/>
    <w:rsid w:val="000C693E"/>
    <w:rsid w:val="000C6DDE"/>
    <w:rsid w:val="000C715C"/>
    <w:rsid w:val="000C71D7"/>
    <w:rsid w:val="000C72CF"/>
    <w:rsid w:val="000C739C"/>
    <w:rsid w:val="000C74A6"/>
    <w:rsid w:val="000C76E1"/>
    <w:rsid w:val="000C7864"/>
    <w:rsid w:val="000C78CB"/>
    <w:rsid w:val="000C7AC9"/>
    <w:rsid w:val="000C7DB1"/>
    <w:rsid w:val="000C7DD7"/>
    <w:rsid w:val="000C7F21"/>
    <w:rsid w:val="000D00D9"/>
    <w:rsid w:val="000D0178"/>
    <w:rsid w:val="000D0308"/>
    <w:rsid w:val="000D0566"/>
    <w:rsid w:val="000D05F9"/>
    <w:rsid w:val="000D0782"/>
    <w:rsid w:val="000D0818"/>
    <w:rsid w:val="000D0A3B"/>
    <w:rsid w:val="000D0A62"/>
    <w:rsid w:val="000D0FAF"/>
    <w:rsid w:val="000D1436"/>
    <w:rsid w:val="000D16B2"/>
    <w:rsid w:val="000D171C"/>
    <w:rsid w:val="000D18AC"/>
    <w:rsid w:val="000D1D18"/>
    <w:rsid w:val="000D1D21"/>
    <w:rsid w:val="000D2245"/>
    <w:rsid w:val="000D259F"/>
    <w:rsid w:val="000D26A7"/>
    <w:rsid w:val="000D275A"/>
    <w:rsid w:val="000D2B3A"/>
    <w:rsid w:val="000D2C95"/>
    <w:rsid w:val="000D2D30"/>
    <w:rsid w:val="000D31DB"/>
    <w:rsid w:val="000D323A"/>
    <w:rsid w:val="000D339D"/>
    <w:rsid w:val="000D3562"/>
    <w:rsid w:val="000D3B3C"/>
    <w:rsid w:val="000D3C46"/>
    <w:rsid w:val="000D3DE6"/>
    <w:rsid w:val="000D3F22"/>
    <w:rsid w:val="000D3FD0"/>
    <w:rsid w:val="000D4252"/>
    <w:rsid w:val="000D4329"/>
    <w:rsid w:val="000D435A"/>
    <w:rsid w:val="000D4520"/>
    <w:rsid w:val="000D49B8"/>
    <w:rsid w:val="000D4CEC"/>
    <w:rsid w:val="000D4D06"/>
    <w:rsid w:val="000D51A6"/>
    <w:rsid w:val="000D51BB"/>
    <w:rsid w:val="000D5288"/>
    <w:rsid w:val="000D5579"/>
    <w:rsid w:val="000D55F9"/>
    <w:rsid w:val="000D57C3"/>
    <w:rsid w:val="000D58D6"/>
    <w:rsid w:val="000D5952"/>
    <w:rsid w:val="000D5CA8"/>
    <w:rsid w:val="000D5F1C"/>
    <w:rsid w:val="000D620E"/>
    <w:rsid w:val="000D71A6"/>
    <w:rsid w:val="000D71CB"/>
    <w:rsid w:val="000D720F"/>
    <w:rsid w:val="000D7329"/>
    <w:rsid w:val="000D73E9"/>
    <w:rsid w:val="000D792C"/>
    <w:rsid w:val="000D7B0A"/>
    <w:rsid w:val="000D7C07"/>
    <w:rsid w:val="000D7CFC"/>
    <w:rsid w:val="000D7D4B"/>
    <w:rsid w:val="000D7FEA"/>
    <w:rsid w:val="000E038B"/>
    <w:rsid w:val="000E09E9"/>
    <w:rsid w:val="000E0BD4"/>
    <w:rsid w:val="000E0E1A"/>
    <w:rsid w:val="000E0F2D"/>
    <w:rsid w:val="000E11B4"/>
    <w:rsid w:val="000E17B8"/>
    <w:rsid w:val="000E188F"/>
    <w:rsid w:val="000E1B8F"/>
    <w:rsid w:val="000E1D6B"/>
    <w:rsid w:val="000E1ECA"/>
    <w:rsid w:val="000E21A3"/>
    <w:rsid w:val="000E2430"/>
    <w:rsid w:val="000E2504"/>
    <w:rsid w:val="000E2937"/>
    <w:rsid w:val="000E2B94"/>
    <w:rsid w:val="000E2E5F"/>
    <w:rsid w:val="000E2F47"/>
    <w:rsid w:val="000E3044"/>
    <w:rsid w:val="000E3093"/>
    <w:rsid w:val="000E3183"/>
    <w:rsid w:val="000E388D"/>
    <w:rsid w:val="000E3AA7"/>
    <w:rsid w:val="000E3F70"/>
    <w:rsid w:val="000E40BA"/>
    <w:rsid w:val="000E42AA"/>
    <w:rsid w:val="000E4569"/>
    <w:rsid w:val="000E4B74"/>
    <w:rsid w:val="000E4E6A"/>
    <w:rsid w:val="000E53A2"/>
    <w:rsid w:val="000E56CE"/>
    <w:rsid w:val="000E59F0"/>
    <w:rsid w:val="000E6213"/>
    <w:rsid w:val="000E656C"/>
    <w:rsid w:val="000E66D1"/>
    <w:rsid w:val="000E6BA5"/>
    <w:rsid w:val="000E6BCB"/>
    <w:rsid w:val="000E6E0F"/>
    <w:rsid w:val="000E6E49"/>
    <w:rsid w:val="000E716E"/>
    <w:rsid w:val="000E77EE"/>
    <w:rsid w:val="000E784D"/>
    <w:rsid w:val="000E78BB"/>
    <w:rsid w:val="000E78D4"/>
    <w:rsid w:val="000E7D60"/>
    <w:rsid w:val="000F0585"/>
    <w:rsid w:val="000F064D"/>
    <w:rsid w:val="000F085D"/>
    <w:rsid w:val="000F0B23"/>
    <w:rsid w:val="000F0D8F"/>
    <w:rsid w:val="000F0DCA"/>
    <w:rsid w:val="000F16B8"/>
    <w:rsid w:val="000F1B77"/>
    <w:rsid w:val="000F1FC1"/>
    <w:rsid w:val="000F23C0"/>
    <w:rsid w:val="000F2442"/>
    <w:rsid w:val="000F24D3"/>
    <w:rsid w:val="000F25D7"/>
    <w:rsid w:val="000F275B"/>
    <w:rsid w:val="000F2869"/>
    <w:rsid w:val="000F2878"/>
    <w:rsid w:val="000F28BB"/>
    <w:rsid w:val="000F2AB1"/>
    <w:rsid w:val="000F2EFC"/>
    <w:rsid w:val="000F30EF"/>
    <w:rsid w:val="000F3288"/>
    <w:rsid w:val="000F335B"/>
    <w:rsid w:val="000F35F5"/>
    <w:rsid w:val="000F36E3"/>
    <w:rsid w:val="000F3752"/>
    <w:rsid w:val="000F3AC2"/>
    <w:rsid w:val="000F3B18"/>
    <w:rsid w:val="000F3CBC"/>
    <w:rsid w:val="000F3EA4"/>
    <w:rsid w:val="000F3EEF"/>
    <w:rsid w:val="000F3FD0"/>
    <w:rsid w:val="000F4085"/>
    <w:rsid w:val="000F4A5C"/>
    <w:rsid w:val="000F4DEC"/>
    <w:rsid w:val="000F4E8B"/>
    <w:rsid w:val="000F4EE7"/>
    <w:rsid w:val="000F5224"/>
    <w:rsid w:val="000F52A1"/>
    <w:rsid w:val="000F560B"/>
    <w:rsid w:val="000F5D12"/>
    <w:rsid w:val="000F5FD5"/>
    <w:rsid w:val="000F620A"/>
    <w:rsid w:val="000F6468"/>
    <w:rsid w:val="000F6667"/>
    <w:rsid w:val="000F6735"/>
    <w:rsid w:val="000F69FF"/>
    <w:rsid w:val="000F6D91"/>
    <w:rsid w:val="000F7550"/>
    <w:rsid w:val="000F7632"/>
    <w:rsid w:val="000F764F"/>
    <w:rsid w:val="000F79C1"/>
    <w:rsid w:val="000F7A54"/>
    <w:rsid w:val="000F7C7C"/>
    <w:rsid w:val="001002C7"/>
    <w:rsid w:val="001003C4"/>
    <w:rsid w:val="001003FE"/>
    <w:rsid w:val="0010043A"/>
    <w:rsid w:val="001005D1"/>
    <w:rsid w:val="00100620"/>
    <w:rsid w:val="001006DE"/>
    <w:rsid w:val="00100919"/>
    <w:rsid w:val="00100B05"/>
    <w:rsid w:val="00100BC8"/>
    <w:rsid w:val="00100F3F"/>
    <w:rsid w:val="00100F84"/>
    <w:rsid w:val="00100F93"/>
    <w:rsid w:val="00101A96"/>
    <w:rsid w:val="00101A9F"/>
    <w:rsid w:val="00101F58"/>
    <w:rsid w:val="0010215A"/>
    <w:rsid w:val="001021FA"/>
    <w:rsid w:val="001023E7"/>
    <w:rsid w:val="00102E24"/>
    <w:rsid w:val="001031C2"/>
    <w:rsid w:val="0010334D"/>
    <w:rsid w:val="001037A2"/>
    <w:rsid w:val="00103F2F"/>
    <w:rsid w:val="00104139"/>
    <w:rsid w:val="00104379"/>
    <w:rsid w:val="00104501"/>
    <w:rsid w:val="00104762"/>
    <w:rsid w:val="0010481D"/>
    <w:rsid w:val="00104959"/>
    <w:rsid w:val="00104BF6"/>
    <w:rsid w:val="00104D54"/>
    <w:rsid w:val="00104DD1"/>
    <w:rsid w:val="00105295"/>
    <w:rsid w:val="00105372"/>
    <w:rsid w:val="0010544F"/>
    <w:rsid w:val="001057A3"/>
    <w:rsid w:val="00105829"/>
    <w:rsid w:val="001059D1"/>
    <w:rsid w:val="00106181"/>
    <w:rsid w:val="001061D0"/>
    <w:rsid w:val="00106443"/>
    <w:rsid w:val="0010698E"/>
    <w:rsid w:val="00106ACA"/>
    <w:rsid w:val="00106B0E"/>
    <w:rsid w:val="00106F13"/>
    <w:rsid w:val="00106F6D"/>
    <w:rsid w:val="00107141"/>
    <w:rsid w:val="001074A7"/>
    <w:rsid w:val="0010750F"/>
    <w:rsid w:val="00107CF4"/>
    <w:rsid w:val="001109F6"/>
    <w:rsid w:val="00110D97"/>
    <w:rsid w:val="00110E9C"/>
    <w:rsid w:val="00110FD2"/>
    <w:rsid w:val="0011139A"/>
    <w:rsid w:val="001116BB"/>
    <w:rsid w:val="001117AF"/>
    <w:rsid w:val="00111927"/>
    <w:rsid w:val="001119E8"/>
    <w:rsid w:val="001121E3"/>
    <w:rsid w:val="00112804"/>
    <w:rsid w:val="00112ACB"/>
    <w:rsid w:val="00112DD5"/>
    <w:rsid w:val="00112F4C"/>
    <w:rsid w:val="00113000"/>
    <w:rsid w:val="001132BC"/>
    <w:rsid w:val="0011363A"/>
    <w:rsid w:val="001137DC"/>
    <w:rsid w:val="001138FB"/>
    <w:rsid w:val="00113E42"/>
    <w:rsid w:val="0011403B"/>
    <w:rsid w:val="00114199"/>
    <w:rsid w:val="001143B9"/>
    <w:rsid w:val="0011441A"/>
    <w:rsid w:val="00114734"/>
    <w:rsid w:val="00114A6B"/>
    <w:rsid w:val="00115655"/>
    <w:rsid w:val="001156C7"/>
    <w:rsid w:val="00116029"/>
    <w:rsid w:val="001161E1"/>
    <w:rsid w:val="00116702"/>
    <w:rsid w:val="0011677A"/>
    <w:rsid w:val="00116B1E"/>
    <w:rsid w:val="001170ED"/>
    <w:rsid w:val="0011750D"/>
    <w:rsid w:val="001178A1"/>
    <w:rsid w:val="00117FA7"/>
    <w:rsid w:val="0012050E"/>
    <w:rsid w:val="00120610"/>
    <w:rsid w:val="0012098F"/>
    <w:rsid w:val="00120A6B"/>
    <w:rsid w:val="00120B75"/>
    <w:rsid w:val="00121083"/>
    <w:rsid w:val="00121138"/>
    <w:rsid w:val="00121235"/>
    <w:rsid w:val="0012132A"/>
    <w:rsid w:val="001213E2"/>
    <w:rsid w:val="001216D0"/>
    <w:rsid w:val="00121810"/>
    <w:rsid w:val="00121ED7"/>
    <w:rsid w:val="00122393"/>
    <w:rsid w:val="0012247E"/>
    <w:rsid w:val="001224B5"/>
    <w:rsid w:val="00122659"/>
    <w:rsid w:val="00122819"/>
    <w:rsid w:val="00122981"/>
    <w:rsid w:val="00122EC8"/>
    <w:rsid w:val="00123204"/>
    <w:rsid w:val="00123894"/>
    <w:rsid w:val="00123C22"/>
    <w:rsid w:val="0012403A"/>
    <w:rsid w:val="00124296"/>
    <w:rsid w:val="00124466"/>
    <w:rsid w:val="00124731"/>
    <w:rsid w:val="00124E5A"/>
    <w:rsid w:val="00125268"/>
    <w:rsid w:val="001252CC"/>
    <w:rsid w:val="00125471"/>
    <w:rsid w:val="0012577F"/>
    <w:rsid w:val="001257CF"/>
    <w:rsid w:val="001258A0"/>
    <w:rsid w:val="001258BC"/>
    <w:rsid w:val="00125A61"/>
    <w:rsid w:val="00125B6E"/>
    <w:rsid w:val="00125C24"/>
    <w:rsid w:val="00126500"/>
    <w:rsid w:val="0012667D"/>
    <w:rsid w:val="00127080"/>
    <w:rsid w:val="00127296"/>
    <w:rsid w:val="001272E9"/>
    <w:rsid w:val="001277E4"/>
    <w:rsid w:val="001278C3"/>
    <w:rsid w:val="00130173"/>
    <w:rsid w:val="001303D4"/>
    <w:rsid w:val="00130688"/>
    <w:rsid w:val="00130A53"/>
    <w:rsid w:val="00130CDB"/>
    <w:rsid w:val="00130E23"/>
    <w:rsid w:val="00131329"/>
    <w:rsid w:val="001315D2"/>
    <w:rsid w:val="00131626"/>
    <w:rsid w:val="00131FDE"/>
    <w:rsid w:val="001321B8"/>
    <w:rsid w:val="001323E6"/>
    <w:rsid w:val="001325FB"/>
    <w:rsid w:val="001329E4"/>
    <w:rsid w:val="00132FF2"/>
    <w:rsid w:val="001333DA"/>
    <w:rsid w:val="0013345E"/>
    <w:rsid w:val="001337F6"/>
    <w:rsid w:val="00133A64"/>
    <w:rsid w:val="0013409C"/>
    <w:rsid w:val="00134289"/>
    <w:rsid w:val="00134364"/>
    <w:rsid w:val="00134E74"/>
    <w:rsid w:val="00134FB7"/>
    <w:rsid w:val="00135223"/>
    <w:rsid w:val="00135502"/>
    <w:rsid w:val="00135646"/>
    <w:rsid w:val="00135897"/>
    <w:rsid w:val="00135A11"/>
    <w:rsid w:val="00135A61"/>
    <w:rsid w:val="00135B06"/>
    <w:rsid w:val="00135B60"/>
    <w:rsid w:val="00135D5A"/>
    <w:rsid w:val="00135DA8"/>
    <w:rsid w:val="00135EAD"/>
    <w:rsid w:val="00135FF5"/>
    <w:rsid w:val="001364FC"/>
    <w:rsid w:val="00136755"/>
    <w:rsid w:val="00136EF8"/>
    <w:rsid w:val="001374F3"/>
    <w:rsid w:val="0013752B"/>
    <w:rsid w:val="00137AE9"/>
    <w:rsid w:val="00137C1C"/>
    <w:rsid w:val="00137C83"/>
    <w:rsid w:val="00137DA2"/>
    <w:rsid w:val="00137EAF"/>
    <w:rsid w:val="0014006C"/>
    <w:rsid w:val="0014087E"/>
    <w:rsid w:val="001409DB"/>
    <w:rsid w:val="00140A03"/>
    <w:rsid w:val="00141306"/>
    <w:rsid w:val="0014187D"/>
    <w:rsid w:val="00141904"/>
    <w:rsid w:val="00141A97"/>
    <w:rsid w:val="00141BA6"/>
    <w:rsid w:val="00141E7C"/>
    <w:rsid w:val="001420DD"/>
    <w:rsid w:val="00142E0B"/>
    <w:rsid w:val="0014342E"/>
    <w:rsid w:val="00143753"/>
    <w:rsid w:val="00143AB4"/>
    <w:rsid w:val="00143D42"/>
    <w:rsid w:val="0014477B"/>
    <w:rsid w:val="001447B7"/>
    <w:rsid w:val="00144915"/>
    <w:rsid w:val="00144BCF"/>
    <w:rsid w:val="001453E5"/>
    <w:rsid w:val="001454E2"/>
    <w:rsid w:val="00145726"/>
    <w:rsid w:val="00145910"/>
    <w:rsid w:val="001459F1"/>
    <w:rsid w:val="00145F83"/>
    <w:rsid w:val="00146382"/>
    <w:rsid w:val="00146473"/>
    <w:rsid w:val="00146BAA"/>
    <w:rsid w:val="00146EC3"/>
    <w:rsid w:val="00147097"/>
    <w:rsid w:val="00147325"/>
    <w:rsid w:val="00147367"/>
    <w:rsid w:val="00147790"/>
    <w:rsid w:val="00147A15"/>
    <w:rsid w:val="00147D17"/>
    <w:rsid w:val="00147D6E"/>
    <w:rsid w:val="0015001B"/>
    <w:rsid w:val="00150024"/>
    <w:rsid w:val="00150380"/>
    <w:rsid w:val="00150AF1"/>
    <w:rsid w:val="00151527"/>
    <w:rsid w:val="001515EB"/>
    <w:rsid w:val="001517BC"/>
    <w:rsid w:val="001518C5"/>
    <w:rsid w:val="00151EA1"/>
    <w:rsid w:val="00151ECB"/>
    <w:rsid w:val="001520DA"/>
    <w:rsid w:val="00152252"/>
    <w:rsid w:val="00152446"/>
    <w:rsid w:val="00152A58"/>
    <w:rsid w:val="00153105"/>
    <w:rsid w:val="001535B1"/>
    <w:rsid w:val="00153EDA"/>
    <w:rsid w:val="00153F2B"/>
    <w:rsid w:val="001541AE"/>
    <w:rsid w:val="00154874"/>
    <w:rsid w:val="00154ACC"/>
    <w:rsid w:val="00154E42"/>
    <w:rsid w:val="00155926"/>
    <w:rsid w:val="00155DA5"/>
    <w:rsid w:val="00156374"/>
    <w:rsid w:val="001565A1"/>
    <w:rsid w:val="0015678B"/>
    <w:rsid w:val="001567A7"/>
    <w:rsid w:val="00156896"/>
    <w:rsid w:val="00156ED0"/>
    <w:rsid w:val="0015732E"/>
    <w:rsid w:val="00157456"/>
    <w:rsid w:val="00157558"/>
    <w:rsid w:val="00157567"/>
    <w:rsid w:val="00157666"/>
    <w:rsid w:val="00157747"/>
    <w:rsid w:val="001577AE"/>
    <w:rsid w:val="00157AA1"/>
    <w:rsid w:val="00157D81"/>
    <w:rsid w:val="00157EF2"/>
    <w:rsid w:val="00157F71"/>
    <w:rsid w:val="00157FDE"/>
    <w:rsid w:val="00160008"/>
    <w:rsid w:val="001600D4"/>
    <w:rsid w:val="00160155"/>
    <w:rsid w:val="001601B8"/>
    <w:rsid w:val="00160349"/>
    <w:rsid w:val="001606F1"/>
    <w:rsid w:val="00161527"/>
    <w:rsid w:val="00161605"/>
    <w:rsid w:val="001616DA"/>
    <w:rsid w:val="00161A32"/>
    <w:rsid w:val="00161A43"/>
    <w:rsid w:val="00161AF1"/>
    <w:rsid w:val="00161B95"/>
    <w:rsid w:val="0016202E"/>
    <w:rsid w:val="00162209"/>
    <w:rsid w:val="001622E9"/>
    <w:rsid w:val="00162380"/>
    <w:rsid w:val="0016238F"/>
    <w:rsid w:val="0016256B"/>
    <w:rsid w:val="00162831"/>
    <w:rsid w:val="00162D0C"/>
    <w:rsid w:val="00163157"/>
    <w:rsid w:val="001632DF"/>
    <w:rsid w:val="001632FB"/>
    <w:rsid w:val="001633BC"/>
    <w:rsid w:val="0016380C"/>
    <w:rsid w:val="00163AD6"/>
    <w:rsid w:val="00163C09"/>
    <w:rsid w:val="00163C0C"/>
    <w:rsid w:val="00163CAA"/>
    <w:rsid w:val="00163F99"/>
    <w:rsid w:val="001640C9"/>
    <w:rsid w:val="00164B49"/>
    <w:rsid w:val="00164DBC"/>
    <w:rsid w:val="00164F3D"/>
    <w:rsid w:val="00165A0F"/>
    <w:rsid w:val="00165B53"/>
    <w:rsid w:val="00165BA4"/>
    <w:rsid w:val="00166093"/>
    <w:rsid w:val="00166104"/>
    <w:rsid w:val="00166502"/>
    <w:rsid w:val="0016718F"/>
    <w:rsid w:val="0016726A"/>
    <w:rsid w:val="0016736A"/>
    <w:rsid w:val="00167526"/>
    <w:rsid w:val="00167969"/>
    <w:rsid w:val="00167CBC"/>
    <w:rsid w:val="00170164"/>
    <w:rsid w:val="001701F7"/>
    <w:rsid w:val="0017070F"/>
    <w:rsid w:val="00170A84"/>
    <w:rsid w:val="00170F7A"/>
    <w:rsid w:val="00171062"/>
    <w:rsid w:val="001711CA"/>
    <w:rsid w:val="001714AE"/>
    <w:rsid w:val="0017161A"/>
    <w:rsid w:val="00171905"/>
    <w:rsid w:val="00171A22"/>
    <w:rsid w:val="00171C51"/>
    <w:rsid w:val="00171CCD"/>
    <w:rsid w:val="00172072"/>
    <w:rsid w:val="00172086"/>
    <w:rsid w:val="001721BB"/>
    <w:rsid w:val="00172341"/>
    <w:rsid w:val="0017280E"/>
    <w:rsid w:val="001729C0"/>
    <w:rsid w:val="00173043"/>
    <w:rsid w:val="00173ACB"/>
    <w:rsid w:val="00173BF8"/>
    <w:rsid w:val="00173E7A"/>
    <w:rsid w:val="00173EF4"/>
    <w:rsid w:val="0017413F"/>
    <w:rsid w:val="0017463B"/>
    <w:rsid w:val="0017463F"/>
    <w:rsid w:val="001746A6"/>
    <w:rsid w:val="00174A0E"/>
    <w:rsid w:val="00174A53"/>
    <w:rsid w:val="00174B99"/>
    <w:rsid w:val="00174BB3"/>
    <w:rsid w:val="00174E57"/>
    <w:rsid w:val="00174F66"/>
    <w:rsid w:val="00174FA8"/>
    <w:rsid w:val="00175028"/>
    <w:rsid w:val="001752D6"/>
    <w:rsid w:val="0017582E"/>
    <w:rsid w:val="00175AA0"/>
    <w:rsid w:val="00175D68"/>
    <w:rsid w:val="001762AC"/>
    <w:rsid w:val="001764E3"/>
    <w:rsid w:val="00177514"/>
    <w:rsid w:val="00177A3B"/>
    <w:rsid w:val="00177C98"/>
    <w:rsid w:val="00177EB3"/>
    <w:rsid w:val="00180176"/>
    <w:rsid w:val="00180362"/>
    <w:rsid w:val="001804EB"/>
    <w:rsid w:val="00180810"/>
    <w:rsid w:val="001809CA"/>
    <w:rsid w:val="00181384"/>
    <w:rsid w:val="001814E7"/>
    <w:rsid w:val="00181529"/>
    <w:rsid w:val="00181658"/>
    <w:rsid w:val="00181D01"/>
    <w:rsid w:val="00181EE2"/>
    <w:rsid w:val="001828A3"/>
    <w:rsid w:val="00182AB7"/>
    <w:rsid w:val="00182C5D"/>
    <w:rsid w:val="00182F99"/>
    <w:rsid w:val="00183459"/>
    <w:rsid w:val="0018355F"/>
    <w:rsid w:val="00183706"/>
    <w:rsid w:val="0018370E"/>
    <w:rsid w:val="00183F14"/>
    <w:rsid w:val="00183F32"/>
    <w:rsid w:val="00183F52"/>
    <w:rsid w:val="0018414C"/>
    <w:rsid w:val="001843BE"/>
    <w:rsid w:val="001844D4"/>
    <w:rsid w:val="001844E1"/>
    <w:rsid w:val="0018492E"/>
    <w:rsid w:val="001851C8"/>
    <w:rsid w:val="001852CF"/>
    <w:rsid w:val="00185417"/>
    <w:rsid w:val="0018582D"/>
    <w:rsid w:val="00185995"/>
    <w:rsid w:val="00185D45"/>
    <w:rsid w:val="00185D9C"/>
    <w:rsid w:val="00185F1B"/>
    <w:rsid w:val="00186508"/>
    <w:rsid w:val="001867DE"/>
    <w:rsid w:val="00186814"/>
    <w:rsid w:val="0018686A"/>
    <w:rsid w:val="00187475"/>
    <w:rsid w:val="0018776F"/>
    <w:rsid w:val="00187AF4"/>
    <w:rsid w:val="00187B3F"/>
    <w:rsid w:val="00187C88"/>
    <w:rsid w:val="00187CA6"/>
    <w:rsid w:val="001908E5"/>
    <w:rsid w:val="00190B30"/>
    <w:rsid w:val="00191058"/>
    <w:rsid w:val="001910A1"/>
    <w:rsid w:val="001911DF"/>
    <w:rsid w:val="001916B6"/>
    <w:rsid w:val="0019211D"/>
    <w:rsid w:val="00192157"/>
    <w:rsid w:val="00192769"/>
    <w:rsid w:val="00192811"/>
    <w:rsid w:val="00192EE9"/>
    <w:rsid w:val="00193112"/>
    <w:rsid w:val="00193498"/>
    <w:rsid w:val="00193557"/>
    <w:rsid w:val="001938FE"/>
    <w:rsid w:val="00193A6A"/>
    <w:rsid w:val="00193ABC"/>
    <w:rsid w:val="00193B76"/>
    <w:rsid w:val="00193E04"/>
    <w:rsid w:val="00193F74"/>
    <w:rsid w:val="00193F9C"/>
    <w:rsid w:val="00193FF2"/>
    <w:rsid w:val="0019418A"/>
    <w:rsid w:val="001941A6"/>
    <w:rsid w:val="0019426E"/>
    <w:rsid w:val="0019492E"/>
    <w:rsid w:val="001949BB"/>
    <w:rsid w:val="00194D8C"/>
    <w:rsid w:val="00194F3D"/>
    <w:rsid w:val="00195088"/>
    <w:rsid w:val="0019522D"/>
    <w:rsid w:val="001952A3"/>
    <w:rsid w:val="00195391"/>
    <w:rsid w:val="001953A7"/>
    <w:rsid w:val="001954F6"/>
    <w:rsid w:val="001958A0"/>
    <w:rsid w:val="00195D3F"/>
    <w:rsid w:val="00195F05"/>
    <w:rsid w:val="001961B3"/>
    <w:rsid w:val="00196738"/>
    <w:rsid w:val="00196B1A"/>
    <w:rsid w:val="00196C1E"/>
    <w:rsid w:val="00196F27"/>
    <w:rsid w:val="001974E3"/>
    <w:rsid w:val="00197BDE"/>
    <w:rsid w:val="00197C3D"/>
    <w:rsid w:val="00197C9D"/>
    <w:rsid w:val="001A0138"/>
    <w:rsid w:val="001A0517"/>
    <w:rsid w:val="001A07B3"/>
    <w:rsid w:val="001A0EEA"/>
    <w:rsid w:val="001A0F8F"/>
    <w:rsid w:val="001A101D"/>
    <w:rsid w:val="001A10C3"/>
    <w:rsid w:val="001A1264"/>
    <w:rsid w:val="001A13AA"/>
    <w:rsid w:val="001A1466"/>
    <w:rsid w:val="001A1484"/>
    <w:rsid w:val="001A1616"/>
    <w:rsid w:val="001A1CDC"/>
    <w:rsid w:val="001A1D3B"/>
    <w:rsid w:val="001A205A"/>
    <w:rsid w:val="001A2061"/>
    <w:rsid w:val="001A214E"/>
    <w:rsid w:val="001A22CD"/>
    <w:rsid w:val="001A2666"/>
    <w:rsid w:val="001A27F9"/>
    <w:rsid w:val="001A2C5E"/>
    <w:rsid w:val="001A2C72"/>
    <w:rsid w:val="001A2CAB"/>
    <w:rsid w:val="001A2E9C"/>
    <w:rsid w:val="001A3050"/>
    <w:rsid w:val="001A35C3"/>
    <w:rsid w:val="001A3ABE"/>
    <w:rsid w:val="001A3B7E"/>
    <w:rsid w:val="001A3F9A"/>
    <w:rsid w:val="001A42D4"/>
    <w:rsid w:val="001A43A8"/>
    <w:rsid w:val="001A4550"/>
    <w:rsid w:val="001A4663"/>
    <w:rsid w:val="001A492B"/>
    <w:rsid w:val="001A4B71"/>
    <w:rsid w:val="001A4F75"/>
    <w:rsid w:val="001A5045"/>
    <w:rsid w:val="001A5076"/>
    <w:rsid w:val="001A5EA6"/>
    <w:rsid w:val="001A6147"/>
    <w:rsid w:val="001A646E"/>
    <w:rsid w:val="001A6D0A"/>
    <w:rsid w:val="001A6D5C"/>
    <w:rsid w:val="001A722E"/>
    <w:rsid w:val="001A73D0"/>
    <w:rsid w:val="001A76DC"/>
    <w:rsid w:val="001A7F01"/>
    <w:rsid w:val="001B0632"/>
    <w:rsid w:val="001B070E"/>
    <w:rsid w:val="001B0AAF"/>
    <w:rsid w:val="001B0E10"/>
    <w:rsid w:val="001B0EEC"/>
    <w:rsid w:val="001B1024"/>
    <w:rsid w:val="001B120A"/>
    <w:rsid w:val="001B1270"/>
    <w:rsid w:val="001B127A"/>
    <w:rsid w:val="001B1358"/>
    <w:rsid w:val="001B1838"/>
    <w:rsid w:val="001B1B77"/>
    <w:rsid w:val="001B1BB5"/>
    <w:rsid w:val="001B1F96"/>
    <w:rsid w:val="001B2359"/>
    <w:rsid w:val="001B2636"/>
    <w:rsid w:val="001B2708"/>
    <w:rsid w:val="001B292B"/>
    <w:rsid w:val="001B2A9A"/>
    <w:rsid w:val="001B2AC0"/>
    <w:rsid w:val="001B2BAC"/>
    <w:rsid w:val="001B3022"/>
    <w:rsid w:val="001B337C"/>
    <w:rsid w:val="001B3DE9"/>
    <w:rsid w:val="001B3FF5"/>
    <w:rsid w:val="001B445A"/>
    <w:rsid w:val="001B4605"/>
    <w:rsid w:val="001B49CB"/>
    <w:rsid w:val="001B4A9F"/>
    <w:rsid w:val="001B4DDA"/>
    <w:rsid w:val="001B4FEC"/>
    <w:rsid w:val="001B5509"/>
    <w:rsid w:val="001B5752"/>
    <w:rsid w:val="001B5A5D"/>
    <w:rsid w:val="001B5B19"/>
    <w:rsid w:val="001B5C0F"/>
    <w:rsid w:val="001B5D6D"/>
    <w:rsid w:val="001B628F"/>
    <w:rsid w:val="001B6E25"/>
    <w:rsid w:val="001B6ED4"/>
    <w:rsid w:val="001B6F30"/>
    <w:rsid w:val="001B7160"/>
    <w:rsid w:val="001B75A5"/>
    <w:rsid w:val="001B75B7"/>
    <w:rsid w:val="001B7C4B"/>
    <w:rsid w:val="001C014A"/>
    <w:rsid w:val="001C01C8"/>
    <w:rsid w:val="001C053C"/>
    <w:rsid w:val="001C0C29"/>
    <w:rsid w:val="001C0DAA"/>
    <w:rsid w:val="001C11CB"/>
    <w:rsid w:val="001C13F4"/>
    <w:rsid w:val="001C1611"/>
    <w:rsid w:val="001C2755"/>
    <w:rsid w:val="001C2802"/>
    <w:rsid w:val="001C28CC"/>
    <w:rsid w:val="001C2940"/>
    <w:rsid w:val="001C2BE1"/>
    <w:rsid w:val="001C2C20"/>
    <w:rsid w:val="001C2FED"/>
    <w:rsid w:val="001C33CE"/>
    <w:rsid w:val="001C3744"/>
    <w:rsid w:val="001C37C9"/>
    <w:rsid w:val="001C3911"/>
    <w:rsid w:val="001C3A36"/>
    <w:rsid w:val="001C3B26"/>
    <w:rsid w:val="001C3C8E"/>
    <w:rsid w:val="001C3DF2"/>
    <w:rsid w:val="001C41A8"/>
    <w:rsid w:val="001C45EF"/>
    <w:rsid w:val="001C5028"/>
    <w:rsid w:val="001C5323"/>
    <w:rsid w:val="001C5414"/>
    <w:rsid w:val="001C5643"/>
    <w:rsid w:val="001C5CF2"/>
    <w:rsid w:val="001C5DD7"/>
    <w:rsid w:val="001C63ED"/>
    <w:rsid w:val="001C64F8"/>
    <w:rsid w:val="001C66F6"/>
    <w:rsid w:val="001C6850"/>
    <w:rsid w:val="001C685B"/>
    <w:rsid w:val="001C6863"/>
    <w:rsid w:val="001C68A4"/>
    <w:rsid w:val="001C696C"/>
    <w:rsid w:val="001C6AA4"/>
    <w:rsid w:val="001C6B91"/>
    <w:rsid w:val="001C6D6A"/>
    <w:rsid w:val="001C7768"/>
    <w:rsid w:val="001C78A1"/>
    <w:rsid w:val="001C7A9D"/>
    <w:rsid w:val="001C7AC5"/>
    <w:rsid w:val="001D0308"/>
    <w:rsid w:val="001D051B"/>
    <w:rsid w:val="001D05F1"/>
    <w:rsid w:val="001D0740"/>
    <w:rsid w:val="001D0742"/>
    <w:rsid w:val="001D0A78"/>
    <w:rsid w:val="001D0C19"/>
    <w:rsid w:val="001D0ED0"/>
    <w:rsid w:val="001D0F09"/>
    <w:rsid w:val="001D0FDD"/>
    <w:rsid w:val="001D10DD"/>
    <w:rsid w:val="001D11A0"/>
    <w:rsid w:val="001D1274"/>
    <w:rsid w:val="001D1757"/>
    <w:rsid w:val="001D177E"/>
    <w:rsid w:val="001D1DAF"/>
    <w:rsid w:val="001D20B7"/>
    <w:rsid w:val="001D2119"/>
    <w:rsid w:val="001D23D3"/>
    <w:rsid w:val="001D272B"/>
    <w:rsid w:val="001D2C50"/>
    <w:rsid w:val="001D2E41"/>
    <w:rsid w:val="001D2F91"/>
    <w:rsid w:val="001D30B5"/>
    <w:rsid w:val="001D30E1"/>
    <w:rsid w:val="001D33B2"/>
    <w:rsid w:val="001D3759"/>
    <w:rsid w:val="001D3762"/>
    <w:rsid w:val="001D3794"/>
    <w:rsid w:val="001D3B23"/>
    <w:rsid w:val="001D3CAB"/>
    <w:rsid w:val="001D3D43"/>
    <w:rsid w:val="001D4258"/>
    <w:rsid w:val="001D494F"/>
    <w:rsid w:val="001D4D8F"/>
    <w:rsid w:val="001D4E94"/>
    <w:rsid w:val="001D51DD"/>
    <w:rsid w:val="001D53C0"/>
    <w:rsid w:val="001D56B9"/>
    <w:rsid w:val="001D5A7B"/>
    <w:rsid w:val="001D5BD2"/>
    <w:rsid w:val="001D5C50"/>
    <w:rsid w:val="001D5DD0"/>
    <w:rsid w:val="001D5E85"/>
    <w:rsid w:val="001D5F4F"/>
    <w:rsid w:val="001D62B2"/>
    <w:rsid w:val="001D65FF"/>
    <w:rsid w:val="001D6C99"/>
    <w:rsid w:val="001D6C9D"/>
    <w:rsid w:val="001D6CC3"/>
    <w:rsid w:val="001D6E97"/>
    <w:rsid w:val="001D723E"/>
    <w:rsid w:val="001D775A"/>
    <w:rsid w:val="001D77A2"/>
    <w:rsid w:val="001D7818"/>
    <w:rsid w:val="001D7873"/>
    <w:rsid w:val="001D79A0"/>
    <w:rsid w:val="001D7BEE"/>
    <w:rsid w:val="001D7D6C"/>
    <w:rsid w:val="001D7E3A"/>
    <w:rsid w:val="001E00B0"/>
    <w:rsid w:val="001E0288"/>
    <w:rsid w:val="001E04D2"/>
    <w:rsid w:val="001E065B"/>
    <w:rsid w:val="001E08B8"/>
    <w:rsid w:val="001E09F3"/>
    <w:rsid w:val="001E0A30"/>
    <w:rsid w:val="001E0CB8"/>
    <w:rsid w:val="001E0E9D"/>
    <w:rsid w:val="001E0EB5"/>
    <w:rsid w:val="001E0F42"/>
    <w:rsid w:val="001E1402"/>
    <w:rsid w:val="001E1708"/>
    <w:rsid w:val="001E1B81"/>
    <w:rsid w:val="001E1C2D"/>
    <w:rsid w:val="001E2334"/>
    <w:rsid w:val="001E2974"/>
    <w:rsid w:val="001E2A99"/>
    <w:rsid w:val="001E2C65"/>
    <w:rsid w:val="001E379B"/>
    <w:rsid w:val="001E3B02"/>
    <w:rsid w:val="001E4050"/>
    <w:rsid w:val="001E44CF"/>
    <w:rsid w:val="001E468B"/>
    <w:rsid w:val="001E48C6"/>
    <w:rsid w:val="001E4ACB"/>
    <w:rsid w:val="001E4B6C"/>
    <w:rsid w:val="001E4C00"/>
    <w:rsid w:val="001E4C42"/>
    <w:rsid w:val="001E4D26"/>
    <w:rsid w:val="001E4F5A"/>
    <w:rsid w:val="001E53A4"/>
    <w:rsid w:val="001E557A"/>
    <w:rsid w:val="001E5BE5"/>
    <w:rsid w:val="001E5CC3"/>
    <w:rsid w:val="001E5D86"/>
    <w:rsid w:val="001E615F"/>
    <w:rsid w:val="001E620D"/>
    <w:rsid w:val="001E6467"/>
    <w:rsid w:val="001E6473"/>
    <w:rsid w:val="001E64AB"/>
    <w:rsid w:val="001E667D"/>
    <w:rsid w:val="001E6933"/>
    <w:rsid w:val="001E7352"/>
    <w:rsid w:val="001E73D3"/>
    <w:rsid w:val="001E751C"/>
    <w:rsid w:val="001E7765"/>
    <w:rsid w:val="001E7AA4"/>
    <w:rsid w:val="001E7C48"/>
    <w:rsid w:val="001E7EB9"/>
    <w:rsid w:val="001E7FD6"/>
    <w:rsid w:val="001F0006"/>
    <w:rsid w:val="001F0470"/>
    <w:rsid w:val="001F0495"/>
    <w:rsid w:val="001F04AD"/>
    <w:rsid w:val="001F07C0"/>
    <w:rsid w:val="001F0893"/>
    <w:rsid w:val="001F08A2"/>
    <w:rsid w:val="001F0A66"/>
    <w:rsid w:val="001F0BAC"/>
    <w:rsid w:val="001F0E54"/>
    <w:rsid w:val="001F0ECF"/>
    <w:rsid w:val="001F0F50"/>
    <w:rsid w:val="001F119F"/>
    <w:rsid w:val="001F15F6"/>
    <w:rsid w:val="001F1E17"/>
    <w:rsid w:val="001F22A3"/>
    <w:rsid w:val="001F25A1"/>
    <w:rsid w:val="001F2B24"/>
    <w:rsid w:val="001F2BC5"/>
    <w:rsid w:val="001F2CD1"/>
    <w:rsid w:val="001F2D02"/>
    <w:rsid w:val="001F2FEE"/>
    <w:rsid w:val="001F3265"/>
    <w:rsid w:val="001F34E7"/>
    <w:rsid w:val="001F35CA"/>
    <w:rsid w:val="001F36A7"/>
    <w:rsid w:val="001F36EA"/>
    <w:rsid w:val="001F39F9"/>
    <w:rsid w:val="001F4051"/>
    <w:rsid w:val="001F41EE"/>
    <w:rsid w:val="001F4BB0"/>
    <w:rsid w:val="001F4C3C"/>
    <w:rsid w:val="001F4C6D"/>
    <w:rsid w:val="001F4C95"/>
    <w:rsid w:val="001F4EE9"/>
    <w:rsid w:val="001F5C48"/>
    <w:rsid w:val="001F6070"/>
    <w:rsid w:val="001F69FD"/>
    <w:rsid w:val="001F6A5A"/>
    <w:rsid w:val="001F6BC6"/>
    <w:rsid w:val="001F6C00"/>
    <w:rsid w:val="001F6CE9"/>
    <w:rsid w:val="001F6F03"/>
    <w:rsid w:val="001F7497"/>
    <w:rsid w:val="001F784D"/>
    <w:rsid w:val="002009F6"/>
    <w:rsid w:val="00200B07"/>
    <w:rsid w:val="00201080"/>
    <w:rsid w:val="002012FB"/>
    <w:rsid w:val="002015F2"/>
    <w:rsid w:val="00201A33"/>
    <w:rsid w:val="00201AE7"/>
    <w:rsid w:val="00202116"/>
    <w:rsid w:val="002025DC"/>
    <w:rsid w:val="00202DC0"/>
    <w:rsid w:val="00202FF2"/>
    <w:rsid w:val="00203181"/>
    <w:rsid w:val="002033FC"/>
    <w:rsid w:val="002035B8"/>
    <w:rsid w:val="002036D0"/>
    <w:rsid w:val="00203735"/>
    <w:rsid w:val="00203A28"/>
    <w:rsid w:val="00203DD1"/>
    <w:rsid w:val="00204139"/>
    <w:rsid w:val="00204628"/>
    <w:rsid w:val="00204833"/>
    <w:rsid w:val="00204957"/>
    <w:rsid w:val="00204AAE"/>
    <w:rsid w:val="00204B25"/>
    <w:rsid w:val="00204C31"/>
    <w:rsid w:val="00204CDE"/>
    <w:rsid w:val="0020510F"/>
    <w:rsid w:val="00205BDC"/>
    <w:rsid w:val="00205CA9"/>
    <w:rsid w:val="00205CE0"/>
    <w:rsid w:val="00206377"/>
    <w:rsid w:val="00206606"/>
    <w:rsid w:val="002066B7"/>
    <w:rsid w:val="0020698B"/>
    <w:rsid w:val="00206C38"/>
    <w:rsid w:val="00206DF9"/>
    <w:rsid w:val="002070DA"/>
    <w:rsid w:val="0020711B"/>
    <w:rsid w:val="002072F1"/>
    <w:rsid w:val="00207B49"/>
    <w:rsid w:val="0021019D"/>
    <w:rsid w:val="0021031B"/>
    <w:rsid w:val="0021076A"/>
    <w:rsid w:val="00210AFD"/>
    <w:rsid w:val="00210C24"/>
    <w:rsid w:val="00210CCC"/>
    <w:rsid w:val="00211176"/>
    <w:rsid w:val="002111DA"/>
    <w:rsid w:val="0021143E"/>
    <w:rsid w:val="0021182C"/>
    <w:rsid w:val="00211E5C"/>
    <w:rsid w:val="00211E63"/>
    <w:rsid w:val="00211ED6"/>
    <w:rsid w:val="00212041"/>
    <w:rsid w:val="0021284F"/>
    <w:rsid w:val="00212D41"/>
    <w:rsid w:val="0021331A"/>
    <w:rsid w:val="00213D88"/>
    <w:rsid w:val="00213DFE"/>
    <w:rsid w:val="00213FD1"/>
    <w:rsid w:val="00214041"/>
    <w:rsid w:val="0021431E"/>
    <w:rsid w:val="002143B6"/>
    <w:rsid w:val="00214A6E"/>
    <w:rsid w:val="002152A8"/>
    <w:rsid w:val="00215AE7"/>
    <w:rsid w:val="00215BB9"/>
    <w:rsid w:val="00215F08"/>
    <w:rsid w:val="00216025"/>
    <w:rsid w:val="002160A9"/>
    <w:rsid w:val="0021644E"/>
    <w:rsid w:val="00216673"/>
    <w:rsid w:val="002166C8"/>
    <w:rsid w:val="00216B63"/>
    <w:rsid w:val="00216B86"/>
    <w:rsid w:val="00216C81"/>
    <w:rsid w:val="00216D5F"/>
    <w:rsid w:val="00216F0F"/>
    <w:rsid w:val="00217082"/>
    <w:rsid w:val="002170CC"/>
    <w:rsid w:val="00217593"/>
    <w:rsid w:val="00217909"/>
    <w:rsid w:val="0021796C"/>
    <w:rsid w:val="002179C7"/>
    <w:rsid w:val="00217BFE"/>
    <w:rsid w:val="002202F4"/>
    <w:rsid w:val="0022044C"/>
    <w:rsid w:val="0022048E"/>
    <w:rsid w:val="0022072A"/>
    <w:rsid w:val="002208EB"/>
    <w:rsid w:val="00220CBF"/>
    <w:rsid w:val="00220F2D"/>
    <w:rsid w:val="0022112C"/>
    <w:rsid w:val="0022148E"/>
    <w:rsid w:val="00221965"/>
    <w:rsid w:val="00221B0C"/>
    <w:rsid w:val="00222134"/>
    <w:rsid w:val="002226EC"/>
    <w:rsid w:val="002227E3"/>
    <w:rsid w:val="0022285C"/>
    <w:rsid w:val="00222A29"/>
    <w:rsid w:val="00222A3F"/>
    <w:rsid w:val="00222B04"/>
    <w:rsid w:val="00222D96"/>
    <w:rsid w:val="00222FE5"/>
    <w:rsid w:val="0022334F"/>
    <w:rsid w:val="00223702"/>
    <w:rsid w:val="002237EC"/>
    <w:rsid w:val="002238C3"/>
    <w:rsid w:val="0022398C"/>
    <w:rsid w:val="00223DBE"/>
    <w:rsid w:val="00224204"/>
    <w:rsid w:val="00224440"/>
    <w:rsid w:val="0022491C"/>
    <w:rsid w:val="00224DE8"/>
    <w:rsid w:val="002256B8"/>
    <w:rsid w:val="002256DE"/>
    <w:rsid w:val="00225A06"/>
    <w:rsid w:val="00225CF9"/>
    <w:rsid w:val="00225FD8"/>
    <w:rsid w:val="002260E7"/>
    <w:rsid w:val="0022614E"/>
    <w:rsid w:val="00226316"/>
    <w:rsid w:val="00226420"/>
    <w:rsid w:val="00226453"/>
    <w:rsid w:val="00226730"/>
    <w:rsid w:val="002267E2"/>
    <w:rsid w:val="002268C4"/>
    <w:rsid w:val="002271D9"/>
    <w:rsid w:val="00227559"/>
    <w:rsid w:val="002277A7"/>
    <w:rsid w:val="00227810"/>
    <w:rsid w:val="00227C1F"/>
    <w:rsid w:val="00227DAC"/>
    <w:rsid w:val="00230050"/>
    <w:rsid w:val="00230069"/>
    <w:rsid w:val="00230300"/>
    <w:rsid w:val="00230711"/>
    <w:rsid w:val="00230980"/>
    <w:rsid w:val="00230B7B"/>
    <w:rsid w:val="00230B9A"/>
    <w:rsid w:val="00230DC5"/>
    <w:rsid w:val="00231385"/>
    <w:rsid w:val="00231448"/>
    <w:rsid w:val="002316B4"/>
    <w:rsid w:val="0023181D"/>
    <w:rsid w:val="0023198D"/>
    <w:rsid w:val="00231A1B"/>
    <w:rsid w:val="00231BE5"/>
    <w:rsid w:val="0023205B"/>
    <w:rsid w:val="00232157"/>
    <w:rsid w:val="00232468"/>
    <w:rsid w:val="002327DF"/>
    <w:rsid w:val="002328E1"/>
    <w:rsid w:val="00232930"/>
    <w:rsid w:val="00232A2A"/>
    <w:rsid w:val="00232AA9"/>
    <w:rsid w:val="00232CDA"/>
    <w:rsid w:val="00232FA9"/>
    <w:rsid w:val="00232FE6"/>
    <w:rsid w:val="002330AC"/>
    <w:rsid w:val="0023352F"/>
    <w:rsid w:val="00233B0E"/>
    <w:rsid w:val="00233B97"/>
    <w:rsid w:val="00233E7E"/>
    <w:rsid w:val="002341E7"/>
    <w:rsid w:val="0023423F"/>
    <w:rsid w:val="0023448A"/>
    <w:rsid w:val="00234786"/>
    <w:rsid w:val="00234978"/>
    <w:rsid w:val="00234BF0"/>
    <w:rsid w:val="00234DF8"/>
    <w:rsid w:val="0023509A"/>
    <w:rsid w:val="0023557C"/>
    <w:rsid w:val="002357E0"/>
    <w:rsid w:val="00235AC9"/>
    <w:rsid w:val="00236501"/>
    <w:rsid w:val="00236637"/>
    <w:rsid w:val="0023690D"/>
    <w:rsid w:val="0023691D"/>
    <w:rsid w:val="00236AE5"/>
    <w:rsid w:val="00237006"/>
    <w:rsid w:val="00237403"/>
    <w:rsid w:val="002374E9"/>
    <w:rsid w:val="00237C5B"/>
    <w:rsid w:val="00237D61"/>
    <w:rsid w:val="00240571"/>
    <w:rsid w:val="002408CF"/>
    <w:rsid w:val="00240997"/>
    <w:rsid w:val="00240B6F"/>
    <w:rsid w:val="00240E93"/>
    <w:rsid w:val="00240EA0"/>
    <w:rsid w:val="00241077"/>
    <w:rsid w:val="00241298"/>
    <w:rsid w:val="002415AD"/>
    <w:rsid w:val="002415B0"/>
    <w:rsid w:val="00241610"/>
    <w:rsid w:val="0024166E"/>
    <w:rsid w:val="0024167C"/>
    <w:rsid w:val="00241A03"/>
    <w:rsid w:val="00241B6D"/>
    <w:rsid w:val="00241B9C"/>
    <w:rsid w:val="00241F7F"/>
    <w:rsid w:val="0024239E"/>
    <w:rsid w:val="00242475"/>
    <w:rsid w:val="00242563"/>
    <w:rsid w:val="0024261D"/>
    <w:rsid w:val="002427DE"/>
    <w:rsid w:val="00242B59"/>
    <w:rsid w:val="002430A6"/>
    <w:rsid w:val="00243299"/>
    <w:rsid w:val="0024351E"/>
    <w:rsid w:val="00243739"/>
    <w:rsid w:val="0024397A"/>
    <w:rsid w:val="00243BB1"/>
    <w:rsid w:val="00243E8D"/>
    <w:rsid w:val="00243EC0"/>
    <w:rsid w:val="0024408E"/>
    <w:rsid w:val="002443D8"/>
    <w:rsid w:val="002444C6"/>
    <w:rsid w:val="00244625"/>
    <w:rsid w:val="00244648"/>
    <w:rsid w:val="00244873"/>
    <w:rsid w:val="00244A39"/>
    <w:rsid w:val="00244E27"/>
    <w:rsid w:val="0024551D"/>
    <w:rsid w:val="00245623"/>
    <w:rsid w:val="002458A6"/>
    <w:rsid w:val="00245A8A"/>
    <w:rsid w:val="0024604D"/>
    <w:rsid w:val="0024610A"/>
    <w:rsid w:val="0024631A"/>
    <w:rsid w:val="0024673C"/>
    <w:rsid w:val="002467CE"/>
    <w:rsid w:val="002468BB"/>
    <w:rsid w:val="00246963"/>
    <w:rsid w:val="00246B3D"/>
    <w:rsid w:val="00246D97"/>
    <w:rsid w:val="00246DCB"/>
    <w:rsid w:val="00246E7D"/>
    <w:rsid w:val="00246F0F"/>
    <w:rsid w:val="0024700C"/>
    <w:rsid w:val="0024718F"/>
    <w:rsid w:val="002473D2"/>
    <w:rsid w:val="00247692"/>
    <w:rsid w:val="00247A6D"/>
    <w:rsid w:val="002501AF"/>
    <w:rsid w:val="002509D8"/>
    <w:rsid w:val="00250ED4"/>
    <w:rsid w:val="0025112D"/>
    <w:rsid w:val="00251873"/>
    <w:rsid w:val="00251B8D"/>
    <w:rsid w:val="00251CCD"/>
    <w:rsid w:val="00252643"/>
    <w:rsid w:val="0025281F"/>
    <w:rsid w:val="00252AA6"/>
    <w:rsid w:val="00252BED"/>
    <w:rsid w:val="00253126"/>
    <w:rsid w:val="0025323F"/>
    <w:rsid w:val="0025357C"/>
    <w:rsid w:val="00253700"/>
    <w:rsid w:val="00253BEF"/>
    <w:rsid w:val="00253C4B"/>
    <w:rsid w:val="00253C5B"/>
    <w:rsid w:val="00253C72"/>
    <w:rsid w:val="00253FDB"/>
    <w:rsid w:val="00254153"/>
    <w:rsid w:val="002541FD"/>
    <w:rsid w:val="0025453F"/>
    <w:rsid w:val="002545AE"/>
    <w:rsid w:val="00254635"/>
    <w:rsid w:val="00254AEA"/>
    <w:rsid w:val="00254D8B"/>
    <w:rsid w:val="00254D92"/>
    <w:rsid w:val="0025528A"/>
    <w:rsid w:val="002552C9"/>
    <w:rsid w:val="00255357"/>
    <w:rsid w:val="00255378"/>
    <w:rsid w:val="00255443"/>
    <w:rsid w:val="002555B1"/>
    <w:rsid w:val="002555F1"/>
    <w:rsid w:val="00255643"/>
    <w:rsid w:val="0025587C"/>
    <w:rsid w:val="002558AE"/>
    <w:rsid w:val="00255BE3"/>
    <w:rsid w:val="002560CD"/>
    <w:rsid w:val="0025616D"/>
    <w:rsid w:val="002561D7"/>
    <w:rsid w:val="002561ED"/>
    <w:rsid w:val="00256755"/>
    <w:rsid w:val="00256B51"/>
    <w:rsid w:val="00256FDF"/>
    <w:rsid w:val="002570C2"/>
    <w:rsid w:val="00257218"/>
    <w:rsid w:val="0025756E"/>
    <w:rsid w:val="00257603"/>
    <w:rsid w:val="0025790A"/>
    <w:rsid w:val="00257B76"/>
    <w:rsid w:val="00260880"/>
    <w:rsid w:val="00260A17"/>
    <w:rsid w:val="00260C60"/>
    <w:rsid w:val="002612F1"/>
    <w:rsid w:val="00261301"/>
    <w:rsid w:val="002618EB"/>
    <w:rsid w:val="0026193D"/>
    <w:rsid w:val="00261A59"/>
    <w:rsid w:val="00261A7D"/>
    <w:rsid w:val="00261E76"/>
    <w:rsid w:val="00261EB9"/>
    <w:rsid w:val="00262723"/>
    <w:rsid w:val="0026293F"/>
    <w:rsid w:val="00262A32"/>
    <w:rsid w:val="00262B75"/>
    <w:rsid w:val="00262C04"/>
    <w:rsid w:val="0026305C"/>
    <w:rsid w:val="00263073"/>
    <w:rsid w:val="002630EE"/>
    <w:rsid w:val="00263494"/>
    <w:rsid w:val="00263A0C"/>
    <w:rsid w:val="00263CD8"/>
    <w:rsid w:val="00263DB6"/>
    <w:rsid w:val="00263F5B"/>
    <w:rsid w:val="002647A8"/>
    <w:rsid w:val="00265145"/>
    <w:rsid w:val="00265419"/>
    <w:rsid w:val="00265440"/>
    <w:rsid w:val="0026560A"/>
    <w:rsid w:val="002656D1"/>
    <w:rsid w:val="00265711"/>
    <w:rsid w:val="00265F20"/>
    <w:rsid w:val="00266077"/>
    <w:rsid w:val="00267653"/>
    <w:rsid w:val="00270043"/>
    <w:rsid w:val="002704F6"/>
    <w:rsid w:val="002709DC"/>
    <w:rsid w:val="00270A72"/>
    <w:rsid w:val="00271045"/>
    <w:rsid w:val="00271428"/>
    <w:rsid w:val="002716D1"/>
    <w:rsid w:val="00271835"/>
    <w:rsid w:val="002720D6"/>
    <w:rsid w:val="00272333"/>
    <w:rsid w:val="00272591"/>
    <w:rsid w:val="00272664"/>
    <w:rsid w:val="002726C8"/>
    <w:rsid w:val="00272771"/>
    <w:rsid w:val="002729E5"/>
    <w:rsid w:val="00272A5E"/>
    <w:rsid w:val="00272AA3"/>
    <w:rsid w:val="00272F26"/>
    <w:rsid w:val="002730D0"/>
    <w:rsid w:val="00273449"/>
    <w:rsid w:val="00273838"/>
    <w:rsid w:val="0027388A"/>
    <w:rsid w:val="00273AB8"/>
    <w:rsid w:val="00273DC3"/>
    <w:rsid w:val="00274144"/>
    <w:rsid w:val="002746CA"/>
    <w:rsid w:val="00275012"/>
    <w:rsid w:val="00275050"/>
    <w:rsid w:val="002750C1"/>
    <w:rsid w:val="002750EC"/>
    <w:rsid w:val="00275555"/>
    <w:rsid w:val="002758D9"/>
    <w:rsid w:val="002759D6"/>
    <w:rsid w:val="00275AC9"/>
    <w:rsid w:val="00275F54"/>
    <w:rsid w:val="00276141"/>
    <w:rsid w:val="00276431"/>
    <w:rsid w:val="002769D4"/>
    <w:rsid w:val="00276CE5"/>
    <w:rsid w:val="002772E1"/>
    <w:rsid w:val="00277345"/>
    <w:rsid w:val="002776C4"/>
    <w:rsid w:val="00277A7B"/>
    <w:rsid w:val="00277AA4"/>
    <w:rsid w:val="00277EC8"/>
    <w:rsid w:val="0028030C"/>
    <w:rsid w:val="0028038E"/>
    <w:rsid w:val="002806B4"/>
    <w:rsid w:val="00280F42"/>
    <w:rsid w:val="00280F52"/>
    <w:rsid w:val="002815C2"/>
    <w:rsid w:val="002815FB"/>
    <w:rsid w:val="002816A3"/>
    <w:rsid w:val="00282072"/>
    <w:rsid w:val="002820AB"/>
    <w:rsid w:val="002820FD"/>
    <w:rsid w:val="00282142"/>
    <w:rsid w:val="00282153"/>
    <w:rsid w:val="002824E1"/>
    <w:rsid w:val="002825DB"/>
    <w:rsid w:val="0028280C"/>
    <w:rsid w:val="00282979"/>
    <w:rsid w:val="00282A9F"/>
    <w:rsid w:val="00282DAE"/>
    <w:rsid w:val="00282E37"/>
    <w:rsid w:val="002837E7"/>
    <w:rsid w:val="00283F8E"/>
    <w:rsid w:val="00284901"/>
    <w:rsid w:val="00284905"/>
    <w:rsid w:val="002849F7"/>
    <w:rsid w:val="0028510C"/>
    <w:rsid w:val="002857C2"/>
    <w:rsid w:val="002858CC"/>
    <w:rsid w:val="00285937"/>
    <w:rsid w:val="00285B88"/>
    <w:rsid w:val="00285BB9"/>
    <w:rsid w:val="00285DBA"/>
    <w:rsid w:val="00286023"/>
    <w:rsid w:val="00286381"/>
    <w:rsid w:val="00286411"/>
    <w:rsid w:val="00286571"/>
    <w:rsid w:val="00287013"/>
    <w:rsid w:val="0028727F"/>
    <w:rsid w:val="002874B5"/>
    <w:rsid w:val="002875B6"/>
    <w:rsid w:val="002875B8"/>
    <w:rsid w:val="002877E5"/>
    <w:rsid w:val="00287AF6"/>
    <w:rsid w:val="00287D01"/>
    <w:rsid w:val="00287EE7"/>
    <w:rsid w:val="0029008C"/>
    <w:rsid w:val="0029021E"/>
    <w:rsid w:val="00290431"/>
    <w:rsid w:val="00290A4E"/>
    <w:rsid w:val="00290B27"/>
    <w:rsid w:val="00290C55"/>
    <w:rsid w:val="0029123B"/>
    <w:rsid w:val="0029149F"/>
    <w:rsid w:val="002915FF"/>
    <w:rsid w:val="00291AAB"/>
    <w:rsid w:val="00291BA0"/>
    <w:rsid w:val="00292093"/>
    <w:rsid w:val="002920D4"/>
    <w:rsid w:val="002928DA"/>
    <w:rsid w:val="002929A4"/>
    <w:rsid w:val="00292BDD"/>
    <w:rsid w:val="00292CB9"/>
    <w:rsid w:val="002934AA"/>
    <w:rsid w:val="002936BD"/>
    <w:rsid w:val="00293F19"/>
    <w:rsid w:val="002940D6"/>
    <w:rsid w:val="002942DD"/>
    <w:rsid w:val="00294531"/>
    <w:rsid w:val="00294777"/>
    <w:rsid w:val="00294812"/>
    <w:rsid w:val="002948E8"/>
    <w:rsid w:val="002949C1"/>
    <w:rsid w:val="00294B4C"/>
    <w:rsid w:val="00294D93"/>
    <w:rsid w:val="00295133"/>
    <w:rsid w:val="002953B3"/>
    <w:rsid w:val="002954F9"/>
    <w:rsid w:val="002955A1"/>
    <w:rsid w:val="00295985"/>
    <w:rsid w:val="00295AD4"/>
    <w:rsid w:val="00295D21"/>
    <w:rsid w:val="00295DB0"/>
    <w:rsid w:val="002960AB"/>
    <w:rsid w:val="0029623A"/>
    <w:rsid w:val="00296302"/>
    <w:rsid w:val="00296421"/>
    <w:rsid w:val="002966D1"/>
    <w:rsid w:val="002968AE"/>
    <w:rsid w:val="00296CB4"/>
    <w:rsid w:val="0029702E"/>
    <w:rsid w:val="00297117"/>
    <w:rsid w:val="0029713F"/>
    <w:rsid w:val="002973DC"/>
    <w:rsid w:val="002978F5"/>
    <w:rsid w:val="00297B70"/>
    <w:rsid w:val="002A0007"/>
    <w:rsid w:val="002A0116"/>
    <w:rsid w:val="002A064B"/>
    <w:rsid w:val="002A06E9"/>
    <w:rsid w:val="002A071F"/>
    <w:rsid w:val="002A0DBC"/>
    <w:rsid w:val="002A0F28"/>
    <w:rsid w:val="002A119A"/>
    <w:rsid w:val="002A17BD"/>
    <w:rsid w:val="002A1861"/>
    <w:rsid w:val="002A1888"/>
    <w:rsid w:val="002A1AF7"/>
    <w:rsid w:val="002A1EFF"/>
    <w:rsid w:val="002A1F49"/>
    <w:rsid w:val="002A20FA"/>
    <w:rsid w:val="002A2217"/>
    <w:rsid w:val="002A2971"/>
    <w:rsid w:val="002A2A75"/>
    <w:rsid w:val="002A3509"/>
    <w:rsid w:val="002A3CA6"/>
    <w:rsid w:val="002A3D7C"/>
    <w:rsid w:val="002A3D84"/>
    <w:rsid w:val="002A3DF5"/>
    <w:rsid w:val="002A3FAD"/>
    <w:rsid w:val="002A40D4"/>
    <w:rsid w:val="002A40D8"/>
    <w:rsid w:val="002A44D3"/>
    <w:rsid w:val="002A50B8"/>
    <w:rsid w:val="002A5135"/>
    <w:rsid w:val="002A51DA"/>
    <w:rsid w:val="002A55FC"/>
    <w:rsid w:val="002A5C7F"/>
    <w:rsid w:val="002A5CEC"/>
    <w:rsid w:val="002A5E14"/>
    <w:rsid w:val="002A5E66"/>
    <w:rsid w:val="002A5E81"/>
    <w:rsid w:val="002A5FBA"/>
    <w:rsid w:val="002A5FC6"/>
    <w:rsid w:val="002A637F"/>
    <w:rsid w:val="002A64E9"/>
    <w:rsid w:val="002A6512"/>
    <w:rsid w:val="002A6614"/>
    <w:rsid w:val="002A6688"/>
    <w:rsid w:val="002A6AFE"/>
    <w:rsid w:val="002A6D87"/>
    <w:rsid w:val="002A7255"/>
    <w:rsid w:val="002A72E4"/>
    <w:rsid w:val="002A73DB"/>
    <w:rsid w:val="002A7838"/>
    <w:rsid w:val="002A7B4B"/>
    <w:rsid w:val="002B0B5F"/>
    <w:rsid w:val="002B0BD2"/>
    <w:rsid w:val="002B0F33"/>
    <w:rsid w:val="002B0F99"/>
    <w:rsid w:val="002B188B"/>
    <w:rsid w:val="002B1898"/>
    <w:rsid w:val="002B1937"/>
    <w:rsid w:val="002B2207"/>
    <w:rsid w:val="002B27B2"/>
    <w:rsid w:val="002B28B6"/>
    <w:rsid w:val="002B2B2A"/>
    <w:rsid w:val="002B3177"/>
    <w:rsid w:val="002B339A"/>
    <w:rsid w:val="002B349D"/>
    <w:rsid w:val="002B39AC"/>
    <w:rsid w:val="002B3A3D"/>
    <w:rsid w:val="002B3CA3"/>
    <w:rsid w:val="002B3D55"/>
    <w:rsid w:val="002B3F69"/>
    <w:rsid w:val="002B4006"/>
    <w:rsid w:val="002B454E"/>
    <w:rsid w:val="002B4974"/>
    <w:rsid w:val="002B4B82"/>
    <w:rsid w:val="002B4C19"/>
    <w:rsid w:val="002B4F17"/>
    <w:rsid w:val="002B5453"/>
    <w:rsid w:val="002B563A"/>
    <w:rsid w:val="002B565D"/>
    <w:rsid w:val="002B574C"/>
    <w:rsid w:val="002B5804"/>
    <w:rsid w:val="002B5906"/>
    <w:rsid w:val="002B59F1"/>
    <w:rsid w:val="002B5AC0"/>
    <w:rsid w:val="002B61BA"/>
    <w:rsid w:val="002B654F"/>
    <w:rsid w:val="002B6554"/>
    <w:rsid w:val="002B656B"/>
    <w:rsid w:val="002B6664"/>
    <w:rsid w:val="002B6BF1"/>
    <w:rsid w:val="002B6C31"/>
    <w:rsid w:val="002B7406"/>
    <w:rsid w:val="002B7427"/>
    <w:rsid w:val="002B773C"/>
    <w:rsid w:val="002B7775"/>
    <w:rsid w:val="002B7B84"/>
    <w:rsid w:val="002B7FBB"/>
    <w:rsid w:val="002C0075"/>
    <w:rsid w:val="002C072B"/>
    <w:rsid w:val="002C080E"/>
    <w:rsid w:val="002C1845"/>
    <w:rsid w:val="002C1902"/>
    <w:rsid w:val="002C1960"/>
    <w:rsid w:val="002C1AEF"/>
    <w:rsid w:val="002C21EE"/>
    <w:rsid w:val="002C28D3"/>
    <w:rsid w:val="002C2CAE"/>
    <w:rsid w:val="002C2EA8"/>
    <w:rsid w:val="002C2F3C"/>
    <w:rsid w:val="002C31CA"/>
    <w:rsid w:val="002C31FA"/>
    <w:rsid w:val="002C33C0"/>
    <w:rsid w:val="002C3408"/>
    <w:rsid w:val="002C3495"/>
    <w:rsid w:val="002C43FE"/>
    <w:rsid w:val="002C469F"/>
    <w:rsid w:val="002C4E68"/>
    <w:rsid w:val="002C513B"/>
    <w:rsid w:val="002C5266"/>
    <w:rsid w:val="002C5347"/>
    <w:rsid w:val="002C552E"/>
    <w:rsid w:val="002C555E"/>
    <w:rsid w:val="002C5DB5"/>
    <w:rsid w:val="002C5EFE"/>
    <w:rsid w:val="002C5F75"/>
    <w:rsid w:val="002C5FFB"/>
    <w:rsid w:val="002C6648"/>
    <w:rsid w:val="002C6C86"/>
    <w:rsid w:val="002C6D2C"/>
    <w:rsid w:val="002C6D91"/>
    <w:rsid w:val="002C6DD3"/>
    <w:rsid w:val="002C7047"/>
    <w:rsid w:val="002C72C5"/>
    <w:rsid w:val="002C7317"/>
    <w:rsid w:val="002C735E"/>
    <w:rsid w:val="002C75AF"/>
    <w:rsid w:val="002C783D"/>
    <w:rsid w:val="002C7ACA"/>
    <w:rsid w:val="002C7C3F"/>
    <w:rsid w:val="002C7FD5"/>
    <w:rsid w:val="002D00E3"/>
    <w:rsid w:val="002D0162"/>
    <w:rsid w:val="002D01A2"/>
    <w:rsid w:val="002D0542"/>
    <w:rsid w:val="002D0952"/>
    <w:rsid w:val="002D0CFF"/>
    <w:rsid w:val="002D0F2C"/>
    <w:rsid w:val="002D0FC2"/>
    <w:rsid w:val="002D116E"/>
    <w:rsid w:val="002D13F5"/>
    <w:rsid w:val="002D148E"/>
    <w:rsid w:val="002D1A45"/>
    <w:rsid w:val="002D1F1F"/>
    <w:rsid w:val="002D276D"/>
    <w:rsid w:val="002D2BF1"/>
    <w:rsid w:val="002D2E67"/>
    <w:rsid w:val="002D3271"/>
    <w:rsid w:val="002D335B"/>
    <w:rsid w:val="002D36A0"/>
    <w:rsid w:val="002D3CF1"/>
    <w:rsid w:val="002D3D62"/>
    <w:rsid w:val="002D402B"/>
    <w:rsid w:val="002D4AF1"/>
    <w:rsid w:val="002D4B58"/>
    <w:rsid w:val="002D4D44"/>
    <w:rsid w:val="002D52AF"/>
    <w:rsid w:val="002D534E"/>
    <w:rsid w:val="002D5362"/>
    <w:rsid w:val="002D54E2"/>
    <w:rsid w:val="002D55A5"/>
    <w:rsid w:val="002D5912"/>
    <w:rsid w:val="002D5B6D"/>
    <w:rsid w:val="002D5C84"/>
    <w:rsid w:val="002D5C97"/>
    <w:rsid w:val="002D5CC9"/>
    <w:rsid w:val="002D5D60"/>
    <w:rsid w:val="002D5F30"/>
    <w:rsid w:val="002D6967"/>
    <w:rsid w:val="002D69A4"/>
    <w:rsid w:val="002D6AFB"/>
    <w:rsid w:val="002D700F"/>
    <w:rsid w:val="002D707C"/>
    <w:rsid w:val="002D70B4"/>
    <w:rsid w:val="002D7168"/>
    <w:rsid w:val="002D79FA"/>
    <w:rsid w:val="002D7C0D"/>
    <w:rsid w:val="002D7E02"/>
    <w:rsid w:val="002D7E72"/>
    <w:rsid w:val="002D7F54"/>
    <w:rsid w:val="002E01FD"/>
    <w:rsid w:val="002E031E"/>
    <w:rsid w:val="002E0547"/>
    <w:rsid w:val="002E07BA"/>
    <w:rsid w:val="002E07E7"/>
    <w:rsid w:val="002E0A29"/>
    <w:rsid w:val="002E116F"/>
    <w:rsid w:val="002E151A"/>
    <w:rsid w:val="002E1D10"/>
    <w:rsid w:val="002E1E52"/>
    <w:rsid w:val="002E1FCD"/>
    <w:rsid w:val="002E2385"/>
    <w:rsid w:val="002E25DA"/>
    <w:rsid w:val="002E2662"/>
    <w:rsid w:val="002E2873"/>
    <w:rsid w:val="002E28B5"/>
    <w:rsid w:val="002E2F45"/>
    <w:rsid w:val="002E2FEE"/>
    <w:rsid w:val="002E3085"/>
    <w:rsid w:val="002E37E2"/>
    <w:rsid w:val="002E3BA0"/>
    <w:rsid w:val="002E424A"/>
    <w:rsid w:val="002E4265"/>
    <w:rsid w:val="002E4566"/>
    <w:rsid w:val="002E4763"/>
    <w:rsid w:val="002E4CE5"/>
    <w:rsid w:val="002E52FF"/>
    <w:rsid w:val="002E573A"/>
    <w:rsid w:val="002E5A89"/>
    <w:rsid w:val="002E5C0F"/>
    <w:rsid w:val="002E61BB"/>
    <w:rsid w:val="002E6704"/>
    <w:rsid w:val="002E677A"/>
    <w:rsid w:val="002E6AFA"/>
    <w:rsid w:val="002E6D88"/>
    <w:rsid w:val="002E74C1"/>
    <w:rsid w:val="002E751F"/>
    <w:rsid w:val="002E75CF"/>
    <w:rsid w:val="002E774E"/>
    <w:rsid w:val="002E7F6E"/>
    <w:rsid w:val="002F029B"/>
    <w:rsid w:val="002F0341"/>
    <w:rsid w:val="002F037E"/>
    <w:rsid w:val="002F05C7"/>
    <w:rsid w:val="002F05E1"/>
    <w:rsid w:val="002F067A"/>
    <w:rsid w:val="002F0775"/>
    <w:rsid w:val="002F0A6D"/>
    <w:rsid w:val="002F0E2A"/>
    <w:rsid w:val="002F0EF5"/>
    <w:rsid w:val="002F1425"/>
    <w:rsid w:val="002F17DD"/>
    <w:rsid w:val="002F1C4A"/>
    <w:rsid w:val="002F261B"/>
    <w:rsid w:val="002F27F0"/>
    <w:rsid w:val="002F30FF"/>
    <w:rsid w:val="002F384C"/>
    <w:rsid w:val="002F395E"/>
    <w:rsid w:val="002F39F0"/>
    <w:rsid w:val="002F3D3B"/>
    <w:rsid w:val="002F405F"/>
    <w:rsid w:val="002F40D1"/>
    <w:rsid w:val="002F4130"/>
    <w:rsid w:val="002F41F5"/>
    <w:rsid w:val="002F431F"/>
    <w:rsid w:val="002F4384"/>
    <w:rsid w:val="002F4449"/>
    <w:rsid w:val="002F457A"/>
    <w:rsid w:val="002F4982"/>
    <w:rsid w:val="002F4B91"/>
    <w:rsid w:val="002F4E28"/>
    <w:rsid w:val="002F53FF"/>
    <w:rsid w:val="002F5988"/>
    <w:rsid w:val="002F5B88"/>
    <w:rsid w:val="002F60E8"/>
    <w:rsid w:val="002F61E9"/>
    <w:rsid w:val="002F6329"/>
    <w:rsid w:val="002F6416"/>
    <w:rsid w:val="002F688B"/>
    <w:rsid w:val="002F6895"/>
    <w:rsid w:val="002F6AF9"/>
    <w:rsid w:val="002F7173"/>
    <w:rsid w:val="002F7369"/>
    <w:rsid w:val="002F74D3"/>
    <w:rsid w:val="002F75A1"/>
    <w:rsid w:val="002F75A4"/>
    <w:rsid w:val="002F7704"/>
    <w:rsid w:val="002F79D5"/>
    <w:rsid w:val="002F7AC9"/>
    <w:rsid w:val="002F7CCE"/>
    <w:rsid w:val="002F7EA7"/>
    <w:rsid w:val="00300479"/>
    <w:rsid w:val="0030079B"/>
    <w:rsid w:val="00300BBA"/>
    <w:rsid w:val="00300E81"/>
    <w:rsid w:val="00301098"/>
    <w:rsid w:val="00301283"/>
    <w:rsid w:val="0030183D"/>
    <w:rsid w:val="00301F2D"/>
    <w:rsid w:val="0030222C"/>
    <w:rsid w:val="003024B6"/>
    <w:rsid w:val="00302B64"/>
    <w:rsid w:val="00303062"/>
    <w:rsid w:val="003032C1"/>
    <w:rsid w:val="0030331B"/>
    <w:rsid w:val="00303527"/>
    <w:rsid w:val="0030353F"/>
    <w:rsid w:val="003035EC"/>
    <w:rsid w:val="003038CE"/>
    <w:rsid w:val="00303E42"/>
    <w:rsid w:val="00303EBC"/>
    <w:rsid w:val="00303F33"/>
    <w:rsid w:val="003043D8"/>
    <w:rsid w:val="0030467E"/>
    <w:rsid w:val="00304FE9"/>
    <w:rsid w:val="003051CB"/>
    <w:rsid w:val="00305293"/>
    <w:rsid w:val="003052CA"/>
    <w:rsid w:val="00305607"/>
    <w:rsid w:val="00305670"/>
    <w:rsid w:val="00305C89"/>
    <w:rsid w:val="00305CC7"/>
    <w:rsid w:val="00306200"/>
    <w:rsid w:val="00306253"/>
    <w:rsid w:val="00306B00"/>
    <w:rsid w:val="00306B02"/>
    <w:rsid w:val="00306BD4"/>
    <w:rsid w:val="00306C5F"/>
    <w:rsid w:val="00306CFE"/>
    <w:rsid w:val="00307052"/>
    <w:rsid w:val="00307379"/>
    <w:rsid w:val="0030743D"/>
    <w:rsid w:val="00307491"/>
    <w:rsid w:val="00307554"/>
    <w:rsid w:val="003075DF"/>
    <w:rsid w:val="00307940"/>
    <w:rsid w:val="00307FA9"/>
    <w:rsid w:val="003100AB"/>
    <w:rsid w:val="00310306"/>
    <w:rsid w:val="003106A1"/>
    <w:rsid w:val="00310AE4"/>
    <w:rsid w:val="00310D0E"/>
    <w:rsid w:val="0031113C"/>
    <w:rsid w:val="003113AE"/>
    <w:rsid w:val="003113C1"/>
    <w:rsid w:val="00311439"/>
    <w:rsid w:val="003116C6"/>
    <w:rsid w:val="003120D5"/>
    <w:rsid w:val="003122CD"/>
    <w:rsid w:val="003122E6"/>
    <w:rsid w:val="00312858"/>
    <w:rsid w:val="0031293C"/>
    <w:rsid w:val="00312C24"/>
    <w:rsid w:val="00312E2D"/>
    <w:rsid w:val="0031343F"/>
    <w:rsid w:val="00313809"/>
    <w:rsid w:val="00313840"/>
    <w:rsid w:val="00313B88"/>
    <w:rsid w:val="00313D09"/>
    <w:rsid w:val="00313D4A"/>
    <w:rsid w:val="00313DEA"/>
    <w:rsid w:val="00313DEF"/>
    <w:rsid w:val="00313E61"/>
    <w:rsid w:val="00314024"/>
    <w:rsid w:val="003149DF"/>
    <w:rsid w:val="00314A7C"/>
    <w:rsid w:val="00314BE2"/>
    <w:rsid w:val="00314E48"/>
    <w:rsid w:val="00315259"/>
    <w:rsid w:val="0031581E"/>
    <w:rsid w:val="00315DA3"/>
    <w:rsid w:val="0031609B"/>
    <w:rsid w:val="003160A7"/>
    <w:rsid w:val="0031623C"/>
    <w:rsid w:val="003164BE"/>
    <w:rsid w:val="00316539"/>
    <w:rsid w:val="003166A7"/>
    <w:rsid w:val="00316716"/>
    <w:rsid w:val="003169E8"/>
    <w:rsid w:val="00316DBD"/>
    <w:rsid w:val="00316F65"/>
    <w:rsid w:val="003171E4"/>
    <w:rsid w:val="0031725F"/>
    <w:rsid w:val="00317344"/>
    <w:rsid w:val="003173F3"/>
    <w:rsid w:val="003174DF"/>
    <w:rsid w:val="003202C0"/>
    <w:rsid w:val="00320667"/>
    <w:rsid w:val="00320D38"/>
    <w:rsid w:val="00321468"/>
    <w:rsid w:val="00321545"/>
    <w:rsid w:val="00321550"/>
    <w:rsid w:val="0032159F"/>
    <w:rsid w:val="0032167F"/>
    <w:rsid w:val="003216C4"/>
    <w:rsid w:val="00321A7D"/>
    <w:rsid w:val="00321C8A"/>
    <w:rsid w:val="00321DF5"/>
    <w:rsid w:val="00321EA8"/>
    <w:rsid w:val="003222A9"/>
    <w:rsid w:val="003222CB"/>
    <w:rsid w:val="003226F8"/>
    <w:rsid w:val="003227F2"/>
    <w:rsid w:val="00322A64"/>
    <w:rsid w:val="00322EC1"/>
    <w:rsid w:val="0032306C"/>
    <w:rsid w:val="003230D8"/>
    <w:rsid w:val="0032316E"/>
    <w:rsid w:val="00323B05"/>
    <w:rsid w:val="00323E60"/>
    <w:rsid w:val="0032408E"/>
    <w:rsid w:val="0032450E"/>
    <w:rsid w:val="003245E3"/>
    <w:rsid w:val="003247BD"/>
    <w:rsid w:val="0032484A"/>
    <w:rsid w:val="00324896"/>
    <w:rsid w:val="0032496F"/>
    <w:rsid w:val="00324B23"/>
    <w:rsid w:val="00324C41"/>
    <w:rsid w:val="00325074"/>
    <w:rsid w:val="00325118"/>
    <w:rsid w:val="00325357"/>
    <w:rsid w:val="0032584E"/>
    <w:rsid w:val="003258F9"/>
    <w:rsid w:val="0032598E"/>
    <w:rsid w:val="00325A0A"/>
    <w:rsid w:val="00325BD1"/>
    <w:rsid w:val="00325CD6"/>
    <w:rsid w:val="00325D95"/>
    <w:rsid w:val="00326074"/>
    <w:rsid w:val="003261C0"/>
    <w:rsid w:val="00326502"/>
    <w:rsid w:val="0032681C"/>
    <w:rsid w:val="00326877"/>
    <w:rsid w:val="003279E8"/>
    <w:rsid w:val="003300E6"/>
    <w:rsid w:val="003303A8"/>
    <w:rsid w:val="003306D8"/>
    <w:rsid w:val="0033083B"/>
    <w:rsid w:val="0033087F"/>
    <w:rsid w:val="00330D10"/>
    <w:rsid w:val="003311CF"/>
    <w:rsid w:val="00331E70"/>
    <w:rsid w:val="00331EEF"/>
    <w:rsid w:val="0033215D"/>
    <w:rsid w:val="00332235"/>
    <w:rsid w:val="003322D6"/>
    <w:rsid w:val="00332432"/>
    <w:rsid w:val="003325B1"/>
    <w:rsid w:val="00332723"/>
    <w:rsid w:val="00332A64"/>
    <w:rsid w:val="00332C92"/>
    <w:rsid w:val="00332D1F"/>
    <w:rsid w:val="00332DA9"/>
    <w:rsid w:val="00333061"/>
    <w:rsid w:val="00333172"/>
    <w:rsid w:val="003331EB"/>
    <w:rsid w:val="003332ED"/>
    <w:rsid w:val="00333CB0"/>
    <w:rsid w:val="00333D5C"/>
    <w:rsid w:val="00333F81"/>
    <w:rsid w:val="00334032"/>
    <w:rsid w:val="003341F8"/>
    <w:rsid w:val="003343FE"/>
    <w:rsid w:val="003344F0"/>
    <w:rsid w:val="00334659"/>
    <w:rsid w:val="00334896"/>
    <w:rsid w:val="00334FA1"/>
    <w:rsid w:val="00334FEB"/>
    <w:rsid w:val="003352AC"/>
    <w:rsid w:val="003352F2"/>
    <w:rsid w:val="0033534E"/>
    <w:rsid w:val="003353A5"/>
    <w:rsid w:val="0033558D"/>
    <w:rsid w:val="0033597C"/>
    <w:rsid w:val="00335AEB"/>
    <w:rsid w:val="00335CA4"/>
    <w:rsid w:val="00335DB8"/>
    <w:rsid w:val="00335F2D"/>
    <w:rsid w:val="00336022"/>
    <w:rsid w:val="00336043"/>
    <w:rsid w:val="003362B5"/>
    <w:rsid w:val="00336D28"/>
    <w:rsid w:val="00336D2C"/>
    <w:rsid w:val="00336F84"/>
    <w:rsid w:val="00337082"/>
    <w:rsid w:val="0033715A"/>
    <w:rsid w:val="0033723B"/>
    <w:rsid w:val="003379B6"/>
    <w:rsid w:val="00337C4A"/>
    <w:rsid w:val="00337F18"/>
    <w:rsid w:val="00340273"/>
    <w:rsid w:val="00340DA5"/>
    <w:rsid w:val="00340F07"/>
    <w:rsid w:val="00341088"/>
    <w:rsid w:val="00341258"/>
    <w:rsid w:val="003416E8"/>
    <w:rsid w:val="003417A3"/>
    <w:rsid w:val="003417A4"/>
    <w:rsid w:val="00341895"/>
    <w:rsid w:val="00341C25"/>
    <w:rsid w:val="00341C2D"/>
    <w:rsid w:val="00341F58"/>
    <w:rsid w:val="0034205C"/>
    <w:rsid w:val="0034210D"/>
    <w:rsid w:val="003421A9"/>
    <w:rsid w:val="00342696"/>
    <w:rsid w:val="0034296A"/>
    <w:rsid w:val="00342C0E"/>
    <w:rsid w:val="0034307F"/>
    <w:rsid w:val="0034328C"/>
    <w:rsid w:val="00343622"/>
    <w:rsid w:val="00343859"/>
    <w:rsid w:val="00343C51"/>
    <w:rsid w:val="00343FFF"/>
    <w:rsid w:val="0034404A"/>
    <w:rsid w:val="003441F7"/>
    <w:rsid w:val="003446D5"/>
    <w:rsid w:val="00344A04"/>
    <w:rsid w:val="00344D06"/>
    <w:rsid w:val="003457B5"/>
    <w:rsid w:val="00345A6D"/>
    <w:rsid w:val="00345C39"/>
    <w:rsid w:val="00345EB2"/>
    <w:rsid w:val="00346365"/>
    <w:rsid w:val="00346496"/>
    <w:rsid w:val="003465DE"/>
    <w:rsid w:val="003467E7"/>
    <w:rsid w:val="00346A3D"/>
    <w:rsid w:val="00347173"/>
    <w:rsid w:val="003474B4"/>
    <w:rsid w:val="0034764C"/>
    <w:rsid w:val="00347933"/>
    <w:rsid w:val="00347A42"/>
    <w:rsid w:val="00347B96"/>
    <w:rsid w:val="0035019A"/>
    <w:rsid w:val="003505C4"/>
    <w:rsid w:val="00350875"/>
    <w:rsid w:val="00350F63"/>
    <w:rsid w:val="00350F67"/>
    <w:rsid w:val="0035138C"/>
    <w:rsid w:val="003514BC"/>
    <w:rsid w:val="003516E6"/>
    <w:rsid w:val="003518F8"/>
    <w:rsid w:val="00351942"/>
    <w:rsid w:val="003519F5"/>
    <w:rsid w:val="00351D3C"/>
    <w:rsid w:val="00351E71"/>
    <w:rsid w:val="00352305"/>
    <w:rsid w:val="003523F4"/>
    <w:rsid w:val="00352416"/>
    <w:rsid w:val="00352B04"/>
    <w:rsid w:val="00352BCA"/>
    <w:rsid w:val="00353342"/>
    <w:rsid w:val="00353F17"/>
    <w:rsid w:val="003540A8"/>
    <w:rsid w:val="0035478C"/>
    <w:rsid w:val="0035496B"/>
    <w:rsid w:val="0035521A"/>
    <w:rsid w:val="00355454"/>
    <w:rsid w:val="003557B6"/>
    <w:rsid w:val="003557BF"/>
    <w:rsid w:val="00355A36"/>
    <w:rsid w:val="00355A5D"/>
    <w:rsid w:val="00355BE6"/>
    <w:rsid w:val="00355C1F"/>
    <w:rsid w:val="00355CEE"/>
    <w:rsid w:val="00355EE7"/>
    <w:rsid w:val="00355F99"/>
    <w:rsid w:val="00356038"/>
    <w:rsid w:val="00356210"/>
    <w:rsid w:val="003566DF"/>
    <w:rsid w:val="00356A4E"/>
    <w:rsid w:val="00356E7D"/>
    <w:rsid w:val="00357370"/>
    <w:rsid w:val="003574AE"/>
    <w:rsid w:val="003575BF"/>
    <w:rsid w:val="00357ABD"/>
    <w:rsid w:val="00357AEE"/>
    <w:rsid w:val="00357CEF"/>
    <w:rsid w:val="003600B6"/>
    <w:rsid w:val="00360296"/>
    <w:rsid w:val="0036038C"/>
    <w:rsid w:val="003605E2"/>
    <w:rsid w:val="00360877"/>
    <w:rsid w:val="00360926"/>
    <w:rsid w:val="00360ED3"/>
    <w:rsid w:val="0036141F"/>
    <w:rsid w:val="00361568"/>
    <w:rsid w:val="0036189E"/>
    <w:rsid w:val="00361C5F"/>
    <w:rsid w:val="00361E5F"/>
    <w:rsid w:val="00361F53"/>
    <w:rsid w:val="00362025"/>
    <w:rsid w:val="003621AC"/>
    <w:rsid w:val="003621ED"/>
    <w:rsid w:val="003622D6"/>
    <w:rsid w:val="00362689"/>
    <w:rsid w:val="00362878"/>
    <w:rsid w:val="003629B1"/>
    <w:rsid w:val="00362C49"/>
    <w:rsid w:val="00362D26"/>
    <w:rsid w:val="00363237"/>
    <w:rsid w:val="00363981"/>
    <w:rsid w:val="00363C1A"/>
    <w:rsid w:val="003643B4"/>
    <w:rsid w:val="00364416"/>
    <w:rsid w:val="00364D92"/>
    <w:rsid w:val="00365342"/>
    <w:rsid w:val="00365376"/>
    <w:rsid w:val="00365402"/>
    <w:rsid w:val="00365767"/>
    <w:rsid w:val="003659DE"/>
    <w:rsid w:val="00365B7C"/>
    <w:rsid w:val="00365B8A"/>
    <w:rsid w:val="00365C1C"/>
    <w:rsid w:val="00365C34"/>
    <w:rsid w:val="003666B0"/>
    <w:rsid w:val="00366DC3"/>
    <w:rsid w:val="00366E73"/>
    <w:rsid w:val="00367110"/>
    <w:rsid w:val="00367152"/>
    <w:rsid w:val="0036733B"/>
    <w:rsid w:val="003675B8"/>
    <w:rsid w:val="003676D6"/>
    <w:rsid w:val="00367C59"/>
    <w:rsid w:val="00367E6B"/>
    <w:rsid w:val="00370143"/>
    <w:rsid w:val="003703BF"/>
    <w:rsid w:val="00370957"/>
    <w:rsid w:val="00370D25"/>
    <w:rsid w:val="003711F1"/>
    <w:rsid w:val="003714E7"/>
    <w:rsid w:val="00371940"/>
    <w:rsid w:val="00372149"/>
    <w:rsid w:val="0037235C"/>
    <w:rsid w:val="00372682"/>
    <w:rsid w:val="00372852"/>
    <w:rsid w:val="00372BC2"/>
    <w:rsid w:val="00372E71"/>
    <w:rsid w:val="003730C7"/>
    <w:rsid w:val="003731F9"/>
    <w:rsid w:val="00373333"/>
    <w:rsid w:val="00373501"/>
    <w:rsid w:val="00373E11"/>
    <w:rsid w:val="00373E58"/>
    <w:rsid w:val="00374055"/>
    <w:rsid w:val="003740E5"/>
    <w:rsid w:val="00374117"/>
    <w:rsid w:val="003741FB"/>
    <w:rsid w:val="0037448C"/>
    <w:rsid w:val="003749B4"/>
    <w:rsid w:val="00374A76"/>
    <w:rsid w:val="00374D9B"/>
    <w:rsid w:val="00374EBE"/>
    <w:rsid w:val="00374ED3"/>
    <w:rsid w:val="00374FA7"/>
    <w:rsid w:val="00374FB4"/>
    <w:rsid w:val="003753D7"/>
    <w:rsid w:val="00375B2C"/>
    <w:rsid w:val="00375FE5"/>
    <w:rsid w:val="003760BB"/>
    <w:rsid w:val="003764E2"/>
    <w:rsid w:val="00376739"/>
    <w:rsid w:val="00376792"/>
    <w:rsid w:val="00376A96"/>
    <w:rsid w:val="00376F27"/>
    <w:rsid w:val="00376F6A"/>
    <w:rsid w:val="00377103"/>
    <w:rsid w:val="0037789D"/>
    <w:rsid w:val="00377B1E"/>
    <w:rsid w:val="00377D65"/>
    <w:rsid w:val="00377DB8"/>
    <w:rsid w:val="00377E37"/>
    <w:rsid w:val="00377EE2"/>
    <w:rsid w:val="003800EA"/>
    <w:rsid w:val="003802BE"/>
    <w:rsid w:val="00380419"/>
    <w:rsid w:val="003804AB"/>
    <w:rsid w:val="00380B30"/>
    <w:rsid w:val="0038118D"/>
    <w:rsid w:val="003811FB"/>
    <w:rsid w:val="0038174D"/>
    <w:rsid w:val="00381BC7"/>
    <w:rsid w:val="0038209C"/>
    <w:rsid w:val="00382150"/>
    <w:rsid w:val="0038222B"/>
    <w:rsid w:val="003823C2"/>
    <w:rsid w:val="0038283A"/>
    <w:rsid w:val="00382873"/>
    <w:rsid w:val="00382F77"/>
    <w:rsid w:val="003836AE"/>
    <w:rsid w:val="00383EE2"/>
    <w:rsid w:val="00383F79"/>
    <w:rsid w:val="003841CD"/>
    <w:rsid w:val="00384498"/>
    <w:rsid w:val="003847A8"/>
    <w:rsid w:val="00384A76"/>
    <w:rsid w:val="00384D44"/>
    <w:rsid w:val="00384EFA"/>
    <w:rsid w:val="00384F5C"/>
    <w:rsid w:val="00385CBA"/>
    <w:rsid w:val="00386310"/>
    <w:rsid w:val="00386439"/>
    <w:rsid w:val="00386526"/>
    <w:rsid w:val="003866F1"/>
    <w:rsid w:val="00386757"/>
    <w:rsid w:val="00386913"/>
    <w:rsid w:val="00386BAE"/>
    <w:rsid w:val="00386DD1"/>
    <w:rsid w:val="003874CC"/>
    <w:rsid w:val="0038772B"/>
    <w:rsid w:val="00387A62"/>
    <w:rsid w:val="00387D7D"/>
    <w:rsid w:val="0039000E"/>
    <w:rsid w:val="00390172"/>
    <w:rsid w:val="003901A3"/>
    <w:rsid w:val="00390292"/>
    <w:rsid w:val="003904F9"/>
    <w:rsid w:val="0039053D"/>
    <w:rsid w:val="00390AC1"/>
    <w:rsid w:val="00390ADA"/>
    <w:rsid w:val="0039115E"/>
    <w:rsid w:val="0039141D"/>
    <w:rsid w:val="003915CA"/>
    <w:rsid w:val="0039176F"/>
    <w:rsid w:val="00392086"/>
    <w:rsid w:val="003924A6"/>
    <w:rsid w:val="00392BBD"/>
    <w:rsid w:val="00392F6E"/>
    <w:rsid w:val="00393047"/>
    <w:rsid w:val="00393295"/>
    <w:rsid w:val="003938B8"/>
    <w:rsid w:val="00393956"/>
    <w:rsid w:val="00393CE0"/>
    <w:rsid w:val="00393E08"/>
    <w:rsid w:val="00393F53"/>
    <w:rsid w:val="00393F7B"/>
    <w:rsid w:val="00394272"/>
    <w:rsid w:val="00394891"/>
    <w:rsid w:val="00394AE2"/>
    <w:rsid w:val="00394B58"/>
    <w:rsid w:val="00394FAE"/>
    <w:rsid w:val="0039530E"/>
    <w:rsid w:val="0039581F"/>
    <w:rsid w:val="003958C4"/>
    <w:rsid w:val="00395D3F"/>
    <w:rsid w:val="00395E2C"/>
    <w:rsid w:val="0039628F"/>
    <w:rsid w:val="003967FD"/>
    <w:rsid w:val="00397099"/>
    <w:rsid w:val="003970A3"/>
    <w:rsid w:val="00397435"/>
    <w:rsid w:val="00397478"/>
    <w:rsid w:val="003A02A3"/>
    <w:rsid w:val="003A047E"/>
    <w:rsid w:val="003A08F5"/>
    <w:rsid w:val="003A0AF2"/>
    <w:rsid w:val="003A0BD1"/>
    <w:rsid w:val="003A0E61"/>
    <w:rsid w:val="003A139C"/>
    <w:rsid w:val="003A13EC"/>
    <w:rsid w:val="003A1923"/>
    <w:rsid w:val="003A1B45"/>
    <w:rsid w:val="003A2296"/>
    <w:rsid w:val="003A235F"/>
    <w:rsid w:val="003A26AC"/>
    <w:rsid w:val="003A2831"/>
    <w:rsid w:val="003A2BD7"/>
    <w:rsid w:val="003A31C6"/>
    <w:rsid w:val="003A3626"/>
    <w:rsid w:val="003A3C17"/>
    <w:rsid w:val="003A3D06"/>
    <w:rsid w:val="003A400C"/>
    <w:rsid w:val="003A4458"/>
    <w:rsid w:val="003A44B4"/>
    <w:rsid w:val="003A471D"/>
    <w:rsid w:val="003A4F35"/>
    <w:rsid w:val="003A50A1"/>
    <w:rsid w:val="003A596C"/>
    <w:rsid w:val="003A5C1E"/>
    <w:rsid w:val="003A5C3C"/>
    <w:rsid w:val="003A5E10"/>
    <w:rsid w:val="003A5E30"/>
    <w:rsid w:val="003A5EAE"/>
    <w:rsid w:val="003A6146"/>
    <w:rsid w:val="003A6760"/>
    <w:rsid w:val="003A6804"/>
    <w:rsid w:val="003A686E"/>
    <w:rsid w:val="003A6BF6"/>
    <w:rsid w:val="003A73BC"/>
    <w:rsid w:val="003A74FC"/>
    <w:rsid w:val="003A7884"/>
    <w:rsid w:val="003A7DE6"/>
    <w:rsid w:val="003A7E5D"/>
    <w:rsid w:val="003B0128"/>
    <w:rsid w:val="003B0300"/>
    <w:rsid w:val="003B0448"/>
    <w:rsid w:val="003B0515"/>
    <w:rsid w:val="003B068B"/>
    <w:rsid w:val="003B06FE"/>
    <w:rsid w:val="003B0A5A"/>
    <w:rsid w:val="003B0B5F"/>
    <w:rsid w:val="003B11A4"/>
    <w:rsid w:val="003B12D6"/>
    <w:rsid w:val="003B1830"/>
    <w:rsid w:val="003B18D8"/>
    <w:rsid w:val="003B18EC"/>
    <w:rsid w:val="003B1C3D"/>
    <w:rsid w:val="003B1EDD"/>
    <w:rsid w:val="003B1FA4"/>
    <w:rsid w:val="003B213E"/>
    <w:rsid w:val="003B236E"/>
    <w:rsid w:val="003B247D"/>
    <w:rsid w:val="003B25A3"/>
    <w:rsid w:val="003B2A84"/>
    <w:rsid w:val="003B2D48"/>
    <w:rsid w:val="003B2FEF"/>
    <w:rsid w:val="003B3336"/>
    <w:rsid w:val="003B37E7"/>
    <w:rsid w:val="003B38AA"/>
    <w:rsid w:val="003B3A28"/>
    <w:rsid w:val="003B3C59"/>
    <w:rsid w:val="003B3E3A"/>
    <w:rsid w:val="003B4458"/>
    <w:rsid w:val="003B4486"/>
    <w:rsid w:val="003B46CF"/>
    <w:rsid w:val="003B489B"/>
    <w:rsid w:val="003B4C5B"/>
    <w:rsid w:val="003B4D69"/>
    <w:rsid w:val="003B4F0A"/>
    <w:rsid w:val="003B53C3"/>
    <w:rsid w:val="003B5485"/>
    <w:rsid w:val="003B54A8"/>
    <w:rsid w:val="003B55E0"/>
    <w:rsid w:val="003B5972"/>
    <w:rsid w:val="003B5F5C"/>
    <w:rsid w:val="003B6188"/>
    <w:rsid w:val="003B61B6"/>
    <w:rsid w:val="003B61BB"/>
    <w:rsid w:val="003B6404"/>
    <w:rsid w:val="003B6783"/>
    <w:rsid w:val="003B6B78"/>
    <w:rsid w:val="003B72EA"/>
    <w:rsid w:val="003B75B7"/>
    <w:rsid w:val="003B76BD"/>
    <w:rsid w:val="003B79DB"/>
    <w:rsid w:val="003B7B9E"/>
    <w:rsid w:val="003B7BE5"/>
    <w:rsid w:val="003B7C70"/>
    <w:rsid w:val="003B7CE1"/>
    <w:rsid w:val="003B7D87"/>
    <w:rsid w:val="003B7E53"/>
    <w:rsid w:val="003C0407"/>
    <w:rsid w:val="003C10B0"/>
    <w:rsid w:val="003C10EB"/>
    <w:rsid w:val="003C1466"/>
    <w:rsid w:val="003C169C"/>
    <w:rsid w:val="003C1A15"/>
    <w:rsid w:val="003C1DBD"/>
    <w:rsid w:val="003C1DC4"/>
    <w:rsid w:val="003C20F3"/>
    <w:rsid w:val="003C279F"/>
    <w:rsid w:val="003C287E"/>
    <w:rsid w:val="003C28F2"/>
    <w:rsid w:val="003C2B7E"/>
    <w:rsid w:val="003C2DEF"/>
    <w:rsid w:val="003C2FC3"/>
    <w:rsid w:val="003C3176"/>
    <w:rsid w:val="003C31C9"/>
    <w:rsid w:val="003C3209"/>
    <w:rsid w:val="003C39A7"/>
    <w:rsid w:val="003C3CBD"/>
    <w:rsid w:val="003C3D35"/>
    <w:rsid w:val="003C4134"/>
    <w:rsid w:val="003C41A7"/>
    <w:rsid w:val="003C4461"/>
    <w:rsid w:val="003C44BB"/>
    <w:rsid w:val="003C4553"/>
    <w:rsid w:val="003C46F7"/>
    <w:rsid w:val="003C4753"/>
    <w:rsid w:val="003C4E7F"/>
    <w:rsid w:val="003C4EA7"/>
    <w:rsid w:val="003C53F8"/>
    <w:rsid w:val="003C565C"/>
    <w:rsid w:val="003C56EC"/>
    <w:rsid w:val="003C5A54"/>
    <w:rsid w:val="003C6612"/>
    <w:rsid w:val="003C66FE"/>
    <w:rsid w:val="003C68AA"/>
    <w:rsid w:val="003C6964"/>
    <w:rsid w:val="003C6B2D"/>
    <w:rsid w:val="003C6CBE"/>
    <w:rsid w:val="003C6D68"/>
    <w:rsid w:val="003C6D90"/>
    <w:rsid w:val="003C6E38"/>
    <w:rsid w:val="003C6EDB"/>
    <w:rsid w:val="003C7A07"/>
    <w:rsid w:val="003D06A7"/>
    <w:rsid w:val="003D0800"/>
    <w:rsid w:val="003D0B1A"/>
    <w:rsid w:val="003D0D6E"/>
    <w:rsid w:val="003D1BCB"/>
    <w:rsid w:val="003D1C8C"/>
    <w:rsid w:val="003D1D92"/>
    <w:rsid w:val="003D1F9B"/>
    <w:rsid w:val="003D20CB"/>
    <w:rsid w:val="003D225E"/>
    <w:rsid w:val="003D2B50"/>
    <w:rsid w:val="003D2B9A"/>
    <w:rsid w:val="003D337A"/>
    <w:rsid w:val="003D3432"/>
    <w:rsid w:val="003D378C"/>
    <w:rsid w:val="003D3A1A"/>
    <w:rsid w:val="003D3F3A"/>
    <w:rsid w:val="003D485C"/>
    <w:rsid w:val="003D49D1"/>
    <w:rsid w:val="003D4A52"/>
    <w:rsid w:val="003D4B69"/>
    <w:rsid w:val="003D4C50"/>
    <w:rsid w:val="003D4EF6"/>
    <w:rsid w:val="003D4F04"/>
    <w:rsid w:val="003D51A8"/>
    <w:rsid w:val="003D51F4"/>
    <w:rsid w:val="003D5326"/>
    <w:rsid w:val="003D53A3"/>
    <w:rsid w:val="003D5995"/>
    <w:rsid w:val="003D5A36"/>
    <w:rsid w:val="003D5FD4"/>
    <w:rsid w:val="003D6199"/>
    <w:rsid w:val="003D693C"/>
    <w:rsid w:val="003D699D"/>
    <w:rsid w:val="003D6B19"/>
    <w:rsid w:val="003D70E7"/>
    <w:rsid w:val="003D7385"/>
    <w:rsid w:val="003D76BA"/>
    <w:rsid w:val="003D7757"/>
    <w:rsid w:val="003D79B5"/>
    <w:rsid w:val="003D7DB3"/>
    <w:rsid w:val="003D7E08"/>
    <w:rsid w:val="003D7E63"/>
    <w:rsid w:val="003D7EE4"/>
    <w:rsid w:val="003E0752"/>
    <w:rsid w:val="003E0975"/>
    <w:rsid w:val="003E0B44"/>
    <w:rsid w:val="003E0E32"/>
    <w:rsid w:val="003E0E84"/>
    <w:rsid w:val="003E0F16"/>
    <w:rsid w:val="003E101F"/>
    <w:rsid w:val="003E1082"/>
    <w:rsid w:val="003E1157"/>
    <w:rsid w:val="003E1329"/>
    <w:rsid w:val="003E1647"/>
    <w:rsid w:val="003E1B94"/>
    <w:rsid w:val="003E1BF5"/>
    <w:rsid w:val="003E1C9B"/>
    <w:rsid w:val="003E1EFC"/>
    <w:rsid w:val="003E2071"/>
    <w:rsid w:val="003E27F4"/>
    <w:rsid w:val="003E2FBA"/>
    <w:rsid w:val="003E3257"/>
    <w:rsid w:val="003E362C"/>
    <w:rsid w:val="003E36FE"/>
    <w:rsid w:val="003E3727"/>
    <w:rsid w:val="003E392B"/>
    <w:rsid w:val="003E4058"/>
    <w:rsid w:val="003E41AC"/>
    <w:rsid w:val="003E42C9"/>
    <w:rsid w:val="003E430F"/>
    <w:rsid w:val="003E4364"/>
    <w:rsid w:val="003E47BD"/>
    <w:rsid w:val="003E48A4"/>
    <w:rsid w:val="003E4B73"/>
    <w:rsid w:val="003E4BAE"/>
    <w:rsid w:val="003E4DC6"/>
    <w:rsid w:val="003E4E59"/>
    <w:rsid w:val="003E4FE0"/>
    <w:rsid w:val="003E50FA"/>
    <w:rsid w:val="003E520F"/>
    <w:rsid w:val="003E595A"/>
    <w:rsid w:val="003E6057"/>
    <w:rsid w:val="003E6447"/>
    <w:rsid w:val="003E6A83"/>
    <w:rsid w:val="003E6DB3"/>
    <w:rsid w:val="003E6F61"/>
    <w:rsid w:val="003E7179"/>
    <w:rsid w:val="003E7466"/>
    <w:rsid w:val="003E74D0"/>
    <w:rsid w:val="003E756F"/>
    <w:rsid w:val="003E76E0"/>
    <w:rsid w:val="003E7953"/>
    <w:rsid w:val="003E79C3"/>
    <w:rsid w:val="003E7F25"/>
    <w:rsid w:val="003E7F9B"/>
    <w:rsid w:val="003F0201"/>
    <w:rsid w:val="003F0707"/>
    <w:rsid w:val="003F0762"/>
    <w:rsid w:val="003F0953"/>
    <w:rsid w:val="003F09A5"/>
    <w:rsid w:val="003F0C99"/>
    <w:rsid w:val="003F0F9E"/>
    <w:rsid w:val="003F103C"/>
    <w:rsid w:val="003F106B"/>
    <w:rsid w:val="003F178C"/>
    <w:rsid w:val="003F19EA"/>
    <w:rsid w:val="003F1A09"/>
    <w:rsid w:val="003F1B0C"/>
    <w:rsid w:val="003F1D1D"/>
    <w:rsid w:val="003F287D"/>
    <w:rsid w:val="003F2FF8"/>
    <w:rsid w:val="003F364C"/>
    <w:rsid w:val="003F369B"/>
    <w:rsid w:val="003F417A"/>
    <w:rsid w:val="003F42CE"/>
    <w:rsid w:val="003F43E5"/>
    <w:rsid w:val="003F4585"/>
    <w:rsid w:val="003F5196"/>
    <w:rsid w:val="003F51F7"/>
    <w:rsid w:val="003F523C"/>
    <w:rsid w:val="003F5428"/>
    <w:rsid w:val="003F5593"/>
    <w:rsid w:val="003F5725"/>
    <w:rsid w:val="003F57B1"/>
    <w:rsid w:val="003F580F"/>
    <w:rsid w:val="003F5FFC"/>
    <w:rsid w:val="003F6139"/>
    <w:rsid w:val="003F62F2"/>
    <w:rsid w:val="003F63AB"/>
    <w:rsid w:val="003F660A"/>
    <w:rsid w:val="003F6774"/>
    <w:rsid w:val="003F6C57"/>
    <w:rsid w:val="003F7229"/>
    <w:rsid w:val="003F732E"/>
    <w:rsid w:val="003F74F2"/>
    <w:rsid w:val="003F784D"/>
    <w:rsid w:val="003F7959"/>
    <w:rsid w:val="003F7E03"/>
    <w:rsid w:val="004001A3"/>
    <w:rsid w:val="004005F5"/>
    <w:rsid w:val="004007AA"/>
    <w:rsid w:val="00400B00"/>
    <w:rsid w:val="00400E21"/>
    <w:rsid w:val="00401036"/>
    <w:rsid w:val="004012CF"/>
    <w:rsid w:val="00401370"/>
    <w:rsid w:val="004013AF"/>
    <w:rsid w:val="00401637"/>
    <w:rsid w:val="004016A3"/>
    <w:rsid w:val="0040177A"/>
    <w:rsid w:val="00401A0C"/>
    <w:rsid w:val="00401A8F"/>
    <w:rsid w:val="00401E81"/>
    <w:rsid w:val="0040232A"/>
    <w:rsid w:val="00402713"/>
    <w:rsid w:val="00402C24"/>
    <w:rsid w:val="00402F62"/>
    <w:rsid w:val="00403314"/>
    <w:rsid w:val="00403553"/>
    <w:rsid w:val="0040383F"/>
    <w:rsid w:val="00403B25"/>
    <w:rsid w:val="00403CB5"/>
    <w:rsid w:val="00404364"/>
    <w:rsid w:val="004047BF"/>
    <w:rsid w:val="004048C7"/>
    <w:rsid w:val="00404B3F"/>
    <w:rsid w:val="00404B64"/>
    <w:rsid w:val="00404BEC"/>
    <w:rsid w:val="00404C27"/>
    <w:rsid w:val="004050E8"/>
    <w:rsid w:val="00405114"/>
    <w:rsid w:val="004051CD"/>
    <w:rsid w:val="004054DB"/>
    <w:rsid w:val="004056A9"/>
    <w:rsid w:val="004058F0"/>
    <w:rsid w:val="004061EC"/>
    <w:rsid w:val="004062B0"/>
    <w:rsid w:val="0040661C"/>
    <w:rsid w:val="00406899"/>
    <w:rsid w:val="00406B24"/>
    <w:rsid w:val="00406C54"/>
    <w:rsid w:val="00406F1B"/>
    <w:rsid w:val="00406FD8"/>
    <w:rsid w:val="00407064"/>
    <w:rsid w:val="00407574"/>
    <w:rsid w:val="0040763D"/>
    <w:rsid w:val="0040788D"/>
    <w:rsid w:val="004079E7"/>
    <w:rsid w:val="00407E1E"/>
    <w:rsid w:val="00407EBD"/>
    <w:rsid w:val="00407F78"/>
    <w:rsid w:val="0041060E"/>
    <w:rsid w:val="00410AC0"/>
    <w:rsid w:val="00410AE8"/>
    <w:rsid w:val="00410B3B"/>
    <w:rsid w:val="00410CDB"/>
    <w:rsid w:val="0041118F"/>
    <w:rsid w:val="004114BF"/>
    <w:rsid w:val="00411997"/>
    <w:rsid w:val="00411AEB"/>
    <w:rsid w:val="00411B27"/>
    <w:rsid w:val="00411B51"/>
    <w:rsid w:val="00411C5A"/>
    <w:rsid w:val="00411F2C"/>
    <w:rsid w:val="0041248A"/>
    <w:rsid w:val="004124AD"/>
    <w:rsid w:val="00412593"/>
    <w:rsid w:val="00412AEF"/>
    <w:rsid w:val="00412C85"/>
    <w:rsid w:val="00412E6D"/>
    <w:rsid w:val="004131DC"/>
    <w:rsid w:val="00413EF2"/>
    <w:rsid w:val="00413F2A"/>
    <w:rsid w:val="004140F7"/>
    <w:rsid w:val="004141C2"/>
    <w:rsid w:val="004148EC"/>
    <w:rsid w:val="00414A95"/>
    <w:rsid w:val="00414DDA"/>
    <w:rsid w:val="00414F0C"/>
    <w:rsid w:val="00414F89"/>
    <w:rsid w:val="00415183"/>
    <w:rsid w:val="00415732"/>
    <w:rsid w:val="004157CA"/>
    <w:rsid w:val="00415B5D"/>
    <w:rsid w:val="00415E98"/>
    <w:rsid w:val="004161EB"/>
    <w:rsid w:val="004165A6"/>
    <w:rsid w:val="004169F2"/>
    <w:rsid w:val="00416B0E"/>
    <w:rsid w:val="00416BF7"/>
    <w:rsid w:val="00416E32"/>
    <w:rsid w:val="00416F16"/>
    <w:rsid w:val="00417164"/>
    <w:rsid w:val="004171CB"/>
    <w:rsid w:val="00417407"/>
    <w:rsid w:val="00417C68"/>
    <w:rsid w:val="00417DE0"/>
    <w:rsid w:val="00420216"/>
    <w:rsid w:val="00420433"/>
    <w:rsid w:val="004205FA"/>
    <w:rsid w:val="00420B0F"/>
    <w:rsid w:val="00420BB4"/>
    <w:rsid w:val="00420EC6"/>
    <w:rsid w:val="00421C04"/>
    <w:rsid w:val="00422072"/>
    <w:rsid w:val="0042292E"/>
    <w:rsid w:val="00422BB1"/>
    <w:rsid w:val="00422C50"/>
    <w:rsid w:val="00422C53"/>
    <w:rsid w:val="00422D50"/>
    <w:rsid w:val="00422DAC"/>
    <w:rsid w:val="00422DD0"/>
    <w:rsid w:val="00422E29"/>
    <w:rsid w:val="00423321"/>
    <w:rsid w:val="0042337D"/>
    <w:rsid w:val="004235C1"/>
    <w:rsid w:val="004237AB"/>
    <w:rsid w:val="00423AED"/>
    <w:rsid w:val="004240DA"/>
    <w:rsid w:val="0042442F"/>
    <w:rsid w:val="00424773"/>
    <w:rsid w:val="00424AED"/>
    <w:rsid w:val="00424C4B"/>
    <w:rsid w:val="00425009"/>
    <w:rsid w:val="0042524C"/>
    <w:rsid w:val="00425644"/>
    <w:rsid w:val="00425766"/>
    <w:rsid w:val="0042585E"/>
    <w:rsid w:val="00425B15"/>
    <w:rsid w:val="004260FE"/>
    <w:rsid w:val="00426A1B"/>
    <w:rsid w:val="00426AEC"/>
    <w:rsid w:val="00426DB1"/>
    <w:rsid w:val="00426EB5"/>
    <w:rsid w:val="00427055"/>
    <w:rsid w:val="004274B0"/>
    <w:rsid w:val="00427802"/>
    <w:rsid w:val="0042782A"/>
    <w:rsid w:val="0042789F"/>
    <w:rsid w:val="00430053"/>
    <w:rsid w:val="0043005C"/>
    <w:rsid w:val="004306A8"/>
    <w:rsid w:val="00430773"/>
    <w:rsid w:val="004308C6"/>
    <w:rsid w:val="00430E62"/>
    <w:rsid w:val="00430E87"/>
    <w:rsid w:val="00430F67"/>
    <w:rsid w:val="00431344"/>
    <w:rsid w:val="0043140F"/>
    <w:rsid w:val="0043151D"/>
    <w:rsid w:val="0043163E"/>
    <w:rsid w:val="0043168E"/>
    <w:rsid w:val="004316A5"/>
    <w:rsid w:val="00431D80"/>
    <w:rsid w:val="00431E05"/>
    <w:rsid w:val="00432239"/>
    <w:rsid w:val="00432738"/>
    <w:rsid w:val="0043289D"/>
    <w:rsid w:val="00432AFC"/>
    <w:rsid w:val="00432B2F"/>
    <w:rsid w:val="00432C60"/>
    <w:rsid w:val="00432E21"/>
    <w:rsid w:val="0043316D"/>
    <w:rsid w:val="004334C3"/>
    <w:rsid w:val="00433576"/>
    <w:rsid w:val="00433758"/>
    <w:rsid w:val="00433F06"/>
    <w:rsid w:val="004340C7"/>
    <w:rsid w:val="00434360"/>
    <w:rsid w:val="004344DB"/>
    <w:rsid w:val="004344E6"/>
    <w:rsid w:val="00434746"/>
    <w:rsid w:val="004348E4"/>
    <w:rsid w:val="004349A9"/>
    <w:rsid w:val="00434AE0"/>
    <w:rsid w:val="00434BB9"/>
    <w:rsid w:val="00434BCC"/>
    <w:rsid w:val="00434C0C"/>
    <w:rsid w:val="00434D0B"/>
    <w:rsid w:val="00434F57"/>
    <w:rsid w:val="00434F6B"/>
    <w:rsid w:val="0043506E"/>
    <w:rsid w:val="0043540D"/>
    <w:rsid w:val="004354EE"/>
    <w:rsid w:val="0043564B"/>
    <w:rsid w:val="004357D7"/>
    <w:rsid w:val="00435952"/>
    <w:rsid w:val="004359BD"/>
    <w:rsid w:val="00435C57"/>
    <w:rsid w:val="00436000"/>
    <w:rsid w:val="00436393"/>
    <w:rsid w:val="004365C2"/>
    <w:rsid w:val="0043672B"/>
    <w:rsid w:val="00436D41"/>
    <w:rsid w:val="00436E02"/>
    <w:rsid w:val="00436E2F"/>
    <w:rsid w:val="004373BF"/>
    <w:rsid w:val="0043759E"/>
    <w:rsid w:val="00437809"/>
    <w:rsid w:val="004379D2"/>
    <w:rsid w:val="00437A74"/>
    <w:rsid w:val="00437B4F"/>
    <w:rsid w:val="00437FDD"/>
    <w:rsid w:val="0044009C"/>
    <w:rsid w:val="004406F3"/>
    <w:rsid w:val="004407BE"/>
    <w:rsid w:val="00440D39"/>
    <w:rsid w:val="00440E70"/>
    <w:rsid w:val="004414CB"/>
    <w:rsid w:val="004415A3"/>
    <w:rsid w:val="004417DA"/>
    <w:rsid w:val="00441A3D"/>
    <w:rsid w:val="00441CE4"/>
    <w:rsid w:val="00441E2D"/>
    <w:rsid w:val="004421A0"/>
    <w:rsid w:val="004424CE"/>
    <w:rsid w:val="0044254F"/>
    <w:rsid w:val="004425A0"/>
    <w:rsid w:val="00442C22"/>
    <w:rsid w:val="00442C65"/>
    <w:rsid w:val="00442CD1"/>
    <w:rsid w:val="00442D97"/>
    <w:rsid w:val="00443084"/>
    <w:rsid w:val="004430A3"/>
    <w:rsid w:val="004433F7"/>
    <w:rsid w:val="004437B6"/>
    <w:rsid w:val="00443C6C"/>
    <w:rsid w:val="00443F60"/>
    <w:rsid w:val="0044443C"/>
    <w:rsid w:val="004446DF"/>
    <w:rsid w:val="00444B2B"/>
    <w:rsid w:val="00444CA6"/>
    <w:rsid w:val="00444D4D"/>
    <w:rsid w:val="00444EE7"/>
    <w:rsid w:val="004451D7"/>
    <w:rsid w:val="00445A6B"/>
    <w:rsid w:val="00445E6E"/>
    <w:rsid w:val="00446049"/>
    <w:rsid w:val="0044609B"/>
    <w:rsid w:val="004460BF"/>
    <w:rsid w:val="00446AA5"/>
    <w:rsid w:val="00446CC9"/>
    <w:rsid w:val="00446DA1"/>
    <w:rsid w:val="00447140"/>
    <w:rsid w:val="004471C9"/>
    <w:rsid w:val="004471E3"/>
    <w:rsid w:val="00447888"/>
    <w:rsid w:val="004478C6"/>
    <w:rsid w:val="00447E8F"/>
    <w:rsid w:val="004500C9"/>
    <w:rsid w:val="0045035E"/>
    <w:rsid w:val="004503CD"/>
    <w:rsid w:val="0045043C"/>
    <w:rsid w:val="00450537"/>
    <w:rsid w:val="00450752"/>
    <w:rsid w:val="00450EE3"/>
    <w:rsid w:val="00451459"/>
    <w:rsid w:val="00451742"/>
    <w:rsid w:val="00451861"/>
    <w:rsid w:val="004519C9"/>
    <w:rsid w:val="00451A63"/>
    <w:rsid w:val="00451C3F"/>
    <w:rsid w:val="00451EDB"/>
    <w:rsid w:val="00451FC4"/>
    <w:rsid w:val="00452A47"/>
    <w:rsid w:val="00452AED"/>
    <w:rsid w:val="00452C12"/>
    <w:rsid w:val="00453C6E"/>
    <w:rsid w:val="0045402C"/>
    <w:rsid w:val="004540E3"/>
    <w:rsid w:val="004549BD"/>
    <w:rsid w:val="0045527C"/>
    <w:rsid w:val="00455351"/>
    <w:rsid w:val="0045548B"/>
    <w:rsid w:val="00455B49"/>
    <w:rsid w:val="00455BF0"/>
    <w:rsid w:val="00456274"/>
    <w:rsid w:val="0045633F"/>
    <w:rsid w:val="004565C8"/>
    <w:rsid w:val="004566AD"/>
    <w:rsid w:val="00456FA7"/>
    <w:rsid w:val="00456FBF"/>
    <w:rsid w:val="004570CD"/>
    <w:rsid w:val="0045729A"/>
    <w:rsid w:val="0045733E"/>
    <w:rsid w:val="00457847"/>
    <w:rsid w:val="00457C24"/>
    <w:rsid w:val="00457F2F"/>
    <w:rsid w:val="0046009C"/>
    <w:rsid w:val="00460254"/>
    <w:rsid w:val="0046034B"/>
    <w:rsid w:val="00460603"/>
    <w:rsid w:val="004606C3"/>
    <w:rsid w:val="00460743"/>
    <w:rsid w:val="00460D31"/>
    <w:rsid w:val="00460D9B"/>
    <w:rsid w:val="00460E1C"/>
    <w:rsid w:val="00460F1A"/>
    <w:rsid w:val="0046114D"/>
    <w:rsid w:val="004611F6"/>
    <w:rsid w:val="004614AF"/>
    <w:rsid w:val="004617F2"/>
    <w:rsid w:val="00461824"/>
    <w:rsid w:val="0046198E"/>
    <w:rsid w:val="00461ECF"/>
    <w:rsid w:val="0046213C"/>
    <w:rsid w:val="00462296"/>
    <w:rsid w:val="0046232E"/>
    <w:rsid w:val="00462652"/>
    <w:rsid w:val="00462AA5"/>
    <w:rsid w:val="00462AB0"/>
    <w:rsid w:val="00462CBF"/>
    <w:rsid w:val="00462D92"/>
    <w:rsid w:val="0046339C"/>
    <w:rsid w:val="00463E16"/>
    <w:rsid w:val="004645CC"/>
    <w:rsid w:val="004648B8"/>
    <w:rsid w:val="00464A69"/>
    <w:rsid w:val="00464F9A"/>
    <w:rsid w:val="004650BC"/>
    <w:rsid w:val="00465E7D"/>
    <w:rsid w:val="00465F88"/>
    <w:rsid w:val="0046600D"/>
    <w:rsid w:val="004661F2"/>
    <w:rsid w:val="0046653B"/>
    <w:rsid w:val="00466A53"/>
    <w:rsid w:val="00466A76"/>
    <w:rsid w:val="00466BE7"/>
    <w:rsid w:val="00467032"/>
    <w:rsid w:val="004670DC"/>
    <w:rsid w:val="004676E4"/>
    <w:rsid w:val="00467731"/>
    <w:rsid w:val="00467812"/>
    <w:rsid w:val="004702B5"/>
    <w:rsid w:val="004705BB"/>
    <w:rsid w:val="004705FD"/>
    <w:rsid w:val="004706F5"/>
    <w:rsid w:val="0047089A"/>
    <w:rsid w:val="00470A0D"/>
    <w:rsid w:val="00470A69"/>
    <w:rsid w:val="00470D44"/>
    <w:rsid w:val="00470E2E"/>
    <w:rsid w:val="00471191"/>
    <w:rsid w:val="004712AC"/>
    <w:rsid w:val="00471880"/>
    <w:rsid w:val="00471BC8"/>
    <w:rsid w:val="00471C59"/>
    <w:rsid w:val="00471FD9"/>
    <w:rsid w:val="00472150"/>
    <w:rsid w:val="00472464"/>
    <w:rsid w:val="00472A1D"/>
    <w:rsid w:val="00472B59"/>
    <w:rsid w:val="00473208"/>
    <w:rsid w:val="00473709"/>
    <w:rsid w:val="0047417A"/>
    <w:rsid w:val="00474550"/>
    <w:rsid w:val="00474588"/>
    <w:rsid w:val="00474BDD"/>
    <w:rsid w:val="00474BF4"/>
    <w:rsid w:val="00475105"/>
    <w:rsid w:val="004754C5"/>
    <w:rsid w:val="004756DB"/>
    <w:rsid w:val="004757C4"/>
    <w:rsid w:val="00475FEB"/>
    <w:rsid w:val="004762DF"/>
    <w:rsid w:val="0047643E"/>
    <w:rsid w:val="004766BE"/>
    <w:rsid w:val="004766F1"/>
    <w:rsid w:val="004768CB"/>
    <w:rsid w:val="00476D62"/>
    <w:rsid w:val="00476DA3"/>
    <w:rsid w:val="0048025C"/>
    <w:rsid w:val="004803F8"/>
    <w:rsid w:val="004806D5"/>
    <w:rsid w:val="0048079E"/>
    <w:rsid w:val="00480BC4"/>
    <w:rsid w:val="00480F90"/>
    <w:rsid w:val="00480FA4"/>
    <w:rsid w:val="004810A9"/>
    <w:rsid w:val="00481194"/>
    <w:rsid w:val="00481280"/>
    <w:rsid w:val="0048180F"/>
    <w:rsid w:val="004818D0"/>
    <w:rsid w:val="00481BFE"/>
    <w:rsid w:val="00481C2E"/>
    <w:rsid w:val="00481CB4"/>
    <w:rsid w:val="004821FD"/>
    <w:rsid w:val="00482673"/>
    <w:rsid w:val="00482990"/>
    <w:rsid w:val="00482B4F"/>
    <w:rsid w:val="00482B9A"/>
    <w:rsid w:val="00482F4F"/>
    <w:rsid w:val="0048300E"/>
    <w:rsid w:val="00483368"/>
    <w:rsid w:val="004834F9"/>
    <w:rsid w:val="00483551"/>
    <w:rsid w:val="00483612"/>
    <w:rsid w:val="004837CD"/>
    <w:rsid w:val="004838F6"/>
    <w:rsid w:val="00483AF8"/>
    <w:rsid w:val="0048401D"/>
    <w:rsid w:val="00484041"/>
    <w:rsid w:val="00484B40"/>
    <w:rsid w:val="00484C62"/>
    <w:rsid w:val="00484E95"/>
    <w:rsid w:val="00484FE9"/>
    <w:rsid w:val="004855A0"/>
    <w:rsid w:val="00485A75"/>
    <w:rsid w:val="00485BAA"/>
    <w:rsid w:val="00485D10"/>
    <w:rsid w:val="0048642E"/>
    <w:rsid w:val="00486577"/>
    <w:rsid w:val="00486647"/>
    <w:rsid w:val="004867C3"/>
    <w:rsid w:val="00486A2C"/>
    <w:rsid w:val="00486B0D"/>
    <w:rsid w:val="00486D75"/>
    <w:rsid w:val="00486D96"/>
    <w:rsid w:val="004870EF"/>
    <w:rsid w:val="00487156"/>
    <w:rsid w:val="004875F7"/>
    <w:rsid w:val="00487704"/>
    <w:rsid w:val="00487936"/>
    <w:rsid w:val="00487A34"/>
    <w:rsid w:val="00487C12"/>
    <w:rsid w:val="00490065"/>
    <w:rsid w:val="0049031E"/>
    <w:rsid w:val="00490379"/>
    <w:rsid w:val="004906AD"/>
    <w:rsid w:val="00490D6A"/>
    <w:rsid w:val="00491195"/>
    <w:rsid w:val="004915CC"/>
    <w:rsid w:val="004915D0"/>
    <w:rsid w:val="004915D2"/>
    <w:rsid w:val="004918B2"/>
    <w:rsid w:val="004918CE"/>
    <w:rsid w:val="00491B05"/>
    <w:rsid w:val="00491C1B"/>
    <w:rsid w:val="00491CD3"/>
    <w:rsid w:val="00491D22"/>
    <w:rsid w:val="00491F08"/>
    <w:rsid w:val="00492057"/>
    <w:rsid w:val="004920CB"/>
    <w:rsid w:val="00492A09"/>
    <w:rsid w:val="00492C95"/>
    <w:rsid w:val="00492F2D"/>
    <w:rsid w:val="004935D7"/>
    <w:rsid w:val="0049394B"/>
    <w:rsid w:val="00493C74"/>
    <w:rsid w:val="00493F1F"/>
    <w:rsid w:val="00493F65"/>
    <w:rsid w:val="004945A6"/>
    <w:rsid w:val="00494AF7"/>
    <w:rsid w:val="00494DAB"/>
    <w:rsid w:val="00494DEE"/>
    <w:rsid w:val="00494FF1"/>
    <w:rsid w:val="004950A3"/>
    <w:rsid w:val="004950C7"/>
    <w:rsid w:val="004953A5"/>
    <w:rsid w:val="00495752"/>
    <w:rsid w:val="00495D5B"/>
    <w:rsid w:val="00495F48"/>
    <w:rsid w:val="00495FEF"/>
    <w:rsid w:val="0049629A"/>
    <w:rsid w:val="0049677E"/>
    <w:rsid w:val="00496BF8"/>
    <w:rsid w:val="00496F93"/>
    <w:rsid w:val="00497183"/>
    <w:rsid w:val="004972BC"/>
    <w:rsid w:val="0049763F"/>
    <w:rsid w:val="0049790D"/>
    <w:rsid w:val="00497FC2"/>
    <w:rsid w:val="004A0656"/>
    <w:rsid w:val="004A0A3E"/>
    <w:rsid w:val="004A0DD9"/>
    <w:rsid w:val="004A1097"/>
    <w:rsid w:val="004A115C"/>
    <w:rsid w:val="004A12C3"/>
    <w:rsid w:val="004A1E0B"/>
    <w:rsid w:val="004A1F90"/>
    <w:rsid w:val="004A2344"/>
    <w:rsid w:val="004A24E8"/>
    <w:rsid w:val="004A25AF"/>
    <w:rsid w:val="004A2730"/>
    <w:rsid w:val="004A2792"/>
    <w:rsid w:val="004A3689"/>
    <w:rsid w:val="004A3789"/>
    <w:rsid w:val="004A3934"/>
    <w:rsid w:val="004A3A3B"/>
    <w:rsid w:val="004A3A6B"/>
    <w:rsid w:val="004A3F9E"/>
    <w:rsid w:val="004A402A"/>
    <w:rsid w:val="004A40AE"/>
    <w:rsid w:val="004A44D5"/>
    <w:rsid w:val="004A451C"/>
    <w:rsid w:val="004A48E4"/>
    <w:rsid w:val="004A4A4B"/>
    <w:rsid w:val="004A4B4A"/>
    <w:rsid w:val="004A4E5C"/>
    <w:rsid w:val="004A5273"/>
    <w:rsid w:val="004A5526"/>
    <w:rsid w:val="004A5927"/>
    <w:rsid w:val="004A5BE1"/>
    <w:rsid w:val="004A6176"/>
    <w:rsid w:val="004A6198"/>
    <w:rsid w:val="004A661C"/>
    <w:rsid w:val="004A66B9"/>
    <w:rsid w:val="004A678B"/>
    <w:rsid w:val="004A6951"/>
    <w:rsid w:val="004A697C"/>
    <w:rsid w:val="004A6B3E"/>
    <w:rsid w:val="004A6BB4"/>
    <w:rsid w:val="004A6D2B"/>
    <w:rsid w:val="004A74C1"/>
    <w:rsid w:val="004A7594"/>
    <w:rsid w:val="004A77D8"/>
    <w:rsid w:val="004A7B98"/>
    <w:rsid w:val="004A7EF3"/>
    <w:rsid w:val="004B02E4"/>
    <w:rsid w:val="004B05B8"/>
    <w:rsid w:val="004B05C2"/>
    <w:rsid w:val="004B0653"/>
    <w:rsid w:val="004B0706"/>
    <w:rsid w:val="004B0793"/>
    <w:rsid w:val="004B07CF"/>
    <w:rsid w:val="004B089F"/>
    <w:rsid w:val="004B08CE"/>
    <w:rsid w:val="004B0B77"/>
    <w:rsid w:val="004B0BD4"/>
    <w:rsid w:val="004B0D0F"/>
    <w:rsid w:val="004B0FDC"/>
    <w:rsid w:val="004B109F"/>
    <w:rsid w:val="004B11C7"/>
    <w:rsid w:val="004B1437"/>
    <w:rsid w:val="004B187F"/>
    <w:rsid w:val="004B22F5"/>
    <w:rsid w:val="004B2424"/>
    <w:rsid w:val="004B26B1"/>
    <w:rsid w:val="004B2752"/>
    <w:rsid w:val="004B2B88"/>
    <w:rsid w:val="004B309B"/>
    <w:rsid w:val="004B3209"/>
    <w:rsid w:val="004B3219"/>
    <w:rsid w:val="004B3597"/>
    <w:rsid w:val="004B37FF"/>
    <w:rsid w:val="004B384E"/>
    <w:rsid w:val="004B40CD"/>
    <w:rsid w:val="004B4518"/>
    <w:rsid w:val="004B4649"/>
    <w:rsid w:val="004B4E2C"/>
    <w:rsid w:val="004B5335"/>
    <w:rsid w:val="004B548C"/>
    <w:rsid w:val="004B5C6F"/>
    <w:rsid w:val="004B5CAE"/>
    <w:rsid w:val="004B6047"/>
    <w:rsid w:val="004B64C8"/>
    <w:rsid w:val="004B6AD8"/>
    <w:rsid w:val="004B6B33"/>
    <w:rsid w:val="004B6D4D"/>
    <w:rsid w:val="004B6DE7"/>
    <w:rsid w:val="004B7133"/>
    <w:rsid w:val="004B7335"/>
    <w:rsid w:val="004B77C8"/>
    <w:rsid w:val="004B789E"/>
    <w:rsid w:val="004B7AE7"/>
    <w:rsid w:val="004C02CC"/>
    <w:rsid w:val="004C0D58"/>
    <w:rsid w:val="004C1010"/>
    <w:rsid w:val="004C120E"/>
    <w:rsid w:val="004C1C9B"/>
    <w:rsid w:val="004C1DC3"/>
    <w:rsid w:val="004C21C4"/>
    <w:rsid w:val="004C2270"/>
    <w:rsid w:val="004C23D3"/>
    <w:rsid w:val="004C252E"/>
    <w:rsid w:val="004C2EE6"/>
    <w:rsid w:val="004C2FD7"/>
    <w:rsid w:val="004C33DC"/>
    <w:rsid w:val="004C37A8"/>
    <w:rsid w:val="004C3A76"/>
    <w:rsid w:val="004C3E56"/>
    <w:rsid w:val="004C3E97"/>
    <w:rsid w:val="004C462E"/>
    <w:rsid w:val="004C49CD"/>
    <w:rsid w:val="004C4CB0"/>
    <w:rsid w:val="004C5006"/>
    <w:rsid w:val="004C518C"/>
    <w:rsid w:val="004C58A0"/>
    <w:rsid w:val="004C59D2"/>
    <w:rsid w:val="004C59E3"/>
    <w:rsid w:val="004C5A79"/>
    <w:rsid w:val="004C6213"/>
    <w:rsid w:val="004C6243"/>
    <w:rsid w:val="004C6634"/>
    <w:rsid w:val="004C67A6"/>
    <w:rsid w:val="004C69BC"/>
    <w:rsid w:val="004C7069"/>
    <w:rsid w:val="004C75A6"/>
    <w:rsid w:val="004C777C"/>
    <w:rsid w:val="004C7AF5"/>
    <w:rsid w:val="004C7D1A"/>
    <w:rsid w:val="004D00D4"/>
    <w:rsid w:val="004D0634"/>
    <w:rsid w:val="004D0DBA"/>
    <w:rsid w:val="004D129F"/>
    <w:rsid w:val="004D137F"/>
    <w:rsid w:val="004D1A7F"/>
    <w:rsid w:val="004D1B56"/>
    <w:rsid w:val="004D22B9"/>
    <w:rsid w:val="004D2A60"/>
    <w:rsid w:val="004D2B75"/>
    <w:rsid w:val="004D2BBF"/>
    <w:rsid w:val="004D2F10"/>
    <w:rsid w:val="004D2F86"/>
    <w:rsid w:val="004D305E"/>
    <w:rsid w:val="004D3070"/>
    <w:rsid w:val="004D33CF"/>
    <w:rsid w:val="004D3B0E"/>
    <w:rsid w:val="004D3E4E"/>
    <w:rsid w:val="004D3E75"/>
    <w:rsid w:val="004D3ECE"/>
    <w:rsid w:val="004D41C4"/>
    <w:rsid w:val="004D4257"/>
    <w:rsid w:val="004D4817"/>
    <w:rsid w:val="004D4AFB"/>
    <w:rsid w:val="004D4BF7"/>
    <w:rsid w:val="004D4D10"/>
    <w:rsid w:val="004D5225"/>
    <w:rsid w:val="004D52B6"/>
    <w:rsid w:val="004D53BA"/>
    <w:rsid w:val="004D55FD"/>
    <w:rsid w:val="004D572B"/>
    <w:rsid w:val="004D5AF0"/>
    <w:rsid w:val="004D5C7C"/>
    <w:rsid w:val="004D5C8B"/>
    <w:rsid w:val="004D5E76"/>
    <w:rsid w:val="004D5E78"/>
    <w:rsid w:val="004D5EDC"/>
    <w:rsid w:val="004D5F91"/>
    <w:rsid w:val="004D6F6B"/>
    <w:rsid w:val="004D74E5"/>
    <w:rsid w:val="004D7688"/>
    <w:rsid w:val="004D76C8"/>
    <w:rsid w:val="004D778B"/>
    <w:rsid w:val="004D786D"/>
    <w:rsid w:val="004D7AF3"/>
    <w:rsid w:val="004D7B62"/>
    <w:rsid w:val="004D7CD9"/>
    <w:rsid w:val="004D7E1C"/>
    <w:rsid w:val="004E0146"/>
    <w:rsid w:val="004E0420"/>
    <w:rsid w:val="004E06FB"/>
    <w:rsid w:val="004E0B13"/>
    <w:rsid w:val="004E0CB4"/>
    <w:rsid w:val="004E0F22"/>
    <w:rsid w:val="004E13F0"/>
    <w:rsid w:val="004E1B4B"/>
    <w:rsid w:val="004E1CB9"/>
    <w:rsid w:val="004E205B"/>
    <w:rsid w:val="004E2190"/>
    <w:rsid w:val="004E267D"/>
    <w:rsid w:val="004E28E2"/>
    <w:rsid w:val="004E2910"/>
    <w:rsid w:val="004E2F65"/>
    <w:rsid w:val="004E2FE2"/>
    <w:rsid w:val="004E32ED"/>
    <w:rsid w:val="004E3422"/>
    <w:rsid w:val="004E358E"/>
    <w:rsid w:val="004E393B"/>
    <w:rsid w:val="004E44F0"/>
    <w:rsid w:val="004E4AFD"/>
    <w:rsid w:val="004E4BFD"/>
    <w:rsid w:val="004E5437"/>
    <w:rsid w:val="004E5474"/>
    <w:rsid w:val="004E551F"/>
    <w:rsid w:val="004E55F3"/>
    <w:rsid w:val="004E569A"/>
    <w:rsid w:val="004E5B9F"/>
    <w:rsid w:val="004E5E66"/>
    <w:rsid w:val="004E6627"/>
    <w:rsid w:val="004E6FE6"/>
    <w:rsid w:val="004E7565"/>
    <w:rsid w:val="004E7731"/>
    <w:rsid w:val="004E7C43"/>
    <w:rsid w:val="004E7D32"/>
    <w:rsid w:val="004F09EE"/>
    <w:rsid w:val="004F0E3A"/>
    <w:rsid w:val="004F0F6B"/>
    <w:rsid w:val="004F1193"/>
    <w:rsid w:val="004F161A"/>
    <w:rsid w:val="004F1722"/>
    <w:rsid w:val="004F1885"/>
    <w:rsid w:val="004F1A27"/>
    <w:rsid w:val="004F1AEC"/>
    <w:rsid w:val="004F1B55"/>
    <w:rsid w:val="004F1D59"/>
    <w:rsid w:val="004F1E0D"/>
    <w:rsid w:val="004F2097"/>
    <w:rsid w:val="004F2387"/>
    <w:rsid w:val="004F247F"/>
    <w:rsid w:val="004F26E3"/>
    <w:rsid w:val="004F26E5"/>
    <w:rsid w:val="004F28CB"/>
    <w:rsid w:val="004F2AB2"/>
    <w:rsid w:val="004F3139"/>
    <w:rsid w:val="004F3EFE"/>
    <w:rsid w:val="004F3F20"/>
    <w:rsid w:val="004F4045"/>
    <w:rsid w:val="004F4582"/>
    <w:rsid w:val="004F46BE"/>
    <w:rsid w:val="004F47CA"/>
    <w:rsid w:val="004F4916"/>
    <w:rsid w:val="004F4A22"/>
    <w:rsid w:val="004F4E76"/>
    <w:rsid w:val="004F5253"/>
    <w:rsid w:val="004F5265"/>
    <w:rsid w:val="004F52DF"/>
    <w:rsid w:val="004F5FE2"/>
    <w:rsid w:val="004F6134"/>
    <w:rsid w:val="004F61B8"/>
    <w:rsid w:val="004F65B4"/>
    <w:rsid w:val="004F6690"/>
    <w:rsid w:val="004F6733"/>
    <w:rsid w:val="004F681F"/>
    <w:rsid w:val="004F6B11"/>
    <w:rsid w:val="004F6C9D"/>
    <w:rsid w:val="004F6D3D"/>
    <w:rsid w:val="004F6FED"/>
    <w:rsid w:val="004F7156"/>
    <w:rsid w:val="004F75AA"/>
    <w:rsid w:val="004F76B2"/>
    <w:rsid w:val="004F7A36"/>
    <w:rsid w:val="004F7AC8"/>
    <w:rsid w:val="004F7D25"/>
    <w:rsid w:val="00500252"/>
    <w:rsid w:val="005002E2"/>
    <w:rsid w:val="005003D0"/>
    <w:rsid w:val="00500581"/>
    <w:rsid w:val="00500725"/>
    <w:rsid w:val="005008C0"/>
    <w:rsid w:val="00500B0E"/>
    <w:rsid w:val="00500CF4"/>
    <w:rsid w:val="00500F92"/>
    <w:rsid w:val="00501001"/>
    <w:rsid w:val="00501654"/>
    <w:rsid w:val="00501822"/>
    <w:rsid w:val="005019D5"/>
    <w:rsid w:val="00501E12"/>
    <w:rsid w:val="00501FA9"/>
    <w:rsid w:val="005020DA"/>
    <w:rsid w:val="00502295"/>
    <w:rsid w:val="0050232B"/>
    <w:rsid w:val="00502923"/>
    <w:rsid w:val="00502C10"/>
    <w:rsid w:val="00502DDF"/>
    <w:rsid w:val="00502E90"/>
    <w:rsid w:val="00502F5D"/>
    <w:rsid w:val="0050309F"/>
    <w:rsid w:val="005032D8"/>
    <w:rsid w:val="005034C5"/>
    <w:rsid w:val="005038A2"/>
    <w:rsid w:val="00503943"/>
    <w:rsid w:val="00503AE5"/>
    <w:rsid w:val="00504002"/>
    <w:rsid w:val="005040B6"/>
    <w:rsid w:val="0050461E"/>
    <w:rsid w:val="005047BC"/>
    <w:rsid w:val="00504FAB"/>
    <w:rsid w:val="00505180"/>
    <w:rsid w:val="00505733"/>
    <w:rsid w:val="00505929"/>
    <w:rsid w:val="0050599F"/>
    <w:rsid w:val="00505D2A"/>
    <w:rsid w:val="005065CA"/>
    <w:rsid w:val="005065D5"/>
    <w:rsid w:val="005065EC"/>
    <w:rsid w:val="0050667C"/>
    <w:rsid w:val="005067A4"/>
    <w:rsid w:val="00506967"/>
    <w:rsid w:val="00506BFD"/>
    <w:rsid w:val="00506C5B"/>
    <w:rsid w:val="00506F1C"/>
    <w:rsid w:val="005070E5"/>
    <w:rsid w:val="00507411"/>
    <w:rsid w:val="0050767D"/>
    <w:rsid w:val="0050768C"/>
    <w:rsid w:val="00507AAC"/>
    <w:rsid w:val="00507B5A"/>
    <w:rsid w:val="00507FEA"/>
    <w:rsid w:val="0051021E"/>
    <w:rsid w:val="0051059C"/>
    <w:rsid w:val="00510B1E"/>
    <w:rsid w:val="00510B37"/>
    <w:rsid w:val="00510D1A"/>
    <w:rsid w:val="00510F2F"/>
    <w:rsid w:val="00510F30"/>
    <w:rsid w:val="00511031"/>
    <w:rsid w:val="00511398"/>
    <w:rsid w:val="005114F2"/>
    <w:rsid w:val="00511854"/>
    <w:rsid w:val="00511AD9"/>
    <w:rsid w:val="00511CBC"/>
    <w:rsid w:val="0051227F"/>
    <w:rsid w:val="005122B1"/>
    <w:rsid w:val="005123D3"/>
    <w:rsid w:val="00512526"/>
    <w:rsid w:val="005125D6"/>
    <w:rsid w:val="005126F9"/>
    <w:rsid w:val="0051273A"/>
    <w:rsid w:val="00512840"/>
    <w:rsid w:val="0051288D"/>
    <w:rsid w:val="00512980"/>
    <w:rsid w:val="00513353"/>
    <w:rsid w:val="005133D9"/>
    <w:rsid w:val="005135EC"/>
    <w:rsid w:val="00513666"/>
    <w:rsid w:val="0051372A"/>
    <w:rsid w:val="00513788"/>
    <w:rsid w:val="00513826"/>
    <w:rsid w:val="005138AF"/>
    <w:rsid w:val="00514388"/>
    <w:rsid w:val="0051456A"/>
    <w:rsid w:val="00514584"/>
    <w:rsid w:val="00514DD5"/>
    <w:rsid w:val="00514DED"/>
    <w:rsid w:val="00514FA0"/>
    <w:rsid w:val="005154FA"/>
    <w:rsid w:val="0051552D"/>
    <w:rsid w:val="0051557F"/>
    <w:rsid w:val="0051596A"/>
    <w:rsid w:val="00515E5A"/>
    <w:rsid w:val="00515F9B"/>
    <w:rsid w:val="00516530"/>
    <w:rsid w:val="00516823"/>
    <w:rsid w:val="0051695A"/>
    <w:rsid w:val="00516B7D"/>
    <w:rsid w:val="00516E47"/>
    <w:rsid w:val="00516E50"/>
    <w:rsid w:val="00516E6A"/>
    <w:rsid w:val="00516F0F"/>
    <w:rsid w:val="005175A6"/>
    <w:rsid w:val="00517673"/>
    <w:rsid w:val="00517967"/>
    <w:rsid w:val="00517BA8"/>
    <w:rsid w:val="00517E4F"/>
    <w:rsid w:val="005200EF"/>
    <w:rsid w:val="005201E2"/>
    <w:rsid w:val="005203BF"/>
    <w:rsid w:val="005204B8"/>
    <w:rsid w:val="005206A1"/>
    <w:rsid w:val="0052091D"/>
    <w:rsid w:val="00520AF1"/>
    <w:rsid w:val="00521058"/>
    <w:rsid w:val="00521069"/>
    <w:rsid w:val="0052114A"/>
    <w:rsid w:val="00521439"/>
    <w:rsid w:val="005214A2"/>
    <w:rsid w:val="005214E0"/>
    <w:rsid w:val="005215DE"/>
    <w:rsid w:val="0052168D"/>
    <w:rsid w:val="00521703"/>
    <w:rsid w:val="00521F88"/>
    <w:rsid w:val="005225A0"/>
    <w:rsid w:val="00522B5C"/>
    <w:rsid w:val="00522D2B"/>
    <w:rsid w:val="00522D74"/>
    <w:rsid w:val="0052357D"/>
    <w:rsid w:val="005239E3"/>
    <w:rsid w:val="00523F4D"/>
    <w:rsid w:val="00523F6E"/>
    <w:rsid w:val="0052409E"/>
    <w:rsid w:val="0052421C"/>
    <w:rsid w:val="00524649"/>
    <w:rsid w:val="00524918"/>
    <w:rsid w:val="00524A96"/>
    <w:rsid w:val="00524CA7"/>
    <w:rsid w:val="00524EF9"/>
    <w:rsid w:val="00524FF1"/>
    <w:rsid w:val="005250B4"/>
    <w:rsid w:val="0052541F"/>
    <w:rsid w:val="00525BC1"/>
    <w:rsid w:val="00525BC8"/>
    <w:rsid w:val="00525F35"/>
    <w:rsid w:val="0052630B"/>
    <w:rsid w:val="00526687"/>
    <w:rsid w:val="00526B2C"/>
    <w:rsid w:val="00526E71"/>
    <w:rsid w:val="00527068"/>
    <w:rsid w:val="005270A9"/>
    <w:rsid w:val="005279A9"/>
    <w:rsid w:val="00527AED"/>
    <w:rsid w:val="005301E7"/>
    <w:rsid w:val="005301E8"/>
    <w:rsid w:val="00530350"/>
    <w:rsid w:val="0053046C"/>
    <w:rsid w:val="00530502"/>
    <w:rsid w:val="005305DF"/>
    <w:rsid w:val="005306D3"/>
    <w:rsid w:val="005308BB"/>
    <w:rsid w:val="00530B16"/>
    <w:rsid w:val="00530BA1"/>
    <w:rsid w:val="00530F33"/>
    <w:rsid w:val="00531109"/>
    <w:rsid w:val="0053125F"/>
    <w:rsid w:val="0053137A"/>
    <w:rsid w:val="005315D4"/>
    <w:rsid w:val="0053178D"/>
    <w:rsid w:val="0053184F"/>
    <w:rsid w:val="005321BE"/>
    <w:rsid w:val="00532299"/>
    <w:rsid w:val="00532638"/>
    <w:rsid w:val="00532C5B"/>
    <w:rsid w:val="00532E6A"/>
    <w:rsid w:val="00533183"/>
    <w:rsid w:val="00533229"/>
    <w:rsid w:val="00533553"/>
    <w:rsid w:val="005335AD"/>
    <w:rsid w:val="0053388F"/>
    <w:rsid w:val="005338E3"/>
    <w:rsid w:val="00533AF0"/>
    <w:rsid w:val="00533B83"/>
    <w:rsid w:val="00533D7D"/>
    <w:rsid w:val="00533E5D"/>
    <w:rsid w:val="0053430B"/>
    <w:rsid w:val="0053444D"/>
    <w:rsid w:val="00534635"/>
    <w:rsid w:val="00534771"/>
    <w:rsid w:val="00534E56"/>
    <w:rsid w:val="005359C5"/>
    <w:rsid w:val="00535F46"/>
    <w:rsid w:val="005360B7"/>
    <w:rsid w:val="005360C7"/>
    <w:rsid w:val="005362D7"/>
    <w:rsid w:val="005367F4"/>
    <w:rsid w:val="00536A09"/>
    <w:rsid w:val="00536AF2"/>
    <w:rsid w:val="00536EF1"/>
    <w:rsid w:val="00536F26"/>
    <w:rsid w:val="005373E2"/>
    <w:rsid w:val="005373E6"/>
    <w:rsid w:val="005376AA"/>
    <w:rsid w:val="00537903"/>
    <w:rsid w:val="0054000F"/>
    <w:rsid w:val="00540103"/>
    <w:rsid w:val="00540463"/>
    <w:rsid w:val="00540483"/>
    <w:rsid w:val="0054054F"/>
    <w:rsid w:val="00540582"/>
    <w:rsid w:val="005405F0"/>
    <w:rsid w:val="005406FF"/>
    <w:rsid w:val="00540851"/>
    <w:rsid w:val="00540A59"/>
    <w:rsid w:val="00540E56"/>
    <w:rsid w:val="005410EF"/>
    <w:rsid w:val="005415D1"/>
    <w:rsid w:val="005415DE"/>
    <w:rsid w:val="0054163D"/>
    <w:rsid w:val="005418A7"/>
    <w:rsid w:val="00541929"/>
    <w:rsid w:val="00541B15"/>
    <w:rsid w:val="00541DD8"/>
    <w:rsid w:val="00541E6A"/>
    <w:rsid w:val="0054265C"/>
    <w:rsid w:val="00542AAC"/>
    <w:rsid w:val="00542ABB"/>
    <w:rsid w:val="00542C01"/>
    <w:rsid w:val="00542C7F"/>
    <w:rsid w:val="00542EF5"/>
    <w:rsid w:val="00542F4E"/>
    <w:rsid w:val="00543026"/>
    <w:rsid w:val="005431D0"/>
    <w:rsid w:val="0054355D"/>
    <w:rsid w:val="005439C9"/>
    <w:rsid w:val="00543A8C"/>
    <w:rsid w:val="00543D97"/>
    <w:rsid w:val="00544195"/>
    <w:rsid w:val="0054449A"/>
    <w:rsid w:val="00544746"/>
    <w:rsid w:val="005447F2"/>
    <w:rsid w:val="005450EA"/>
    <w:rsid w:val="005451C3"/>
    <w:rsid w:val="0054540B"/>
    <w:rsid w:val="00545424"/>
    <w:rsid w:val="005455BF"/>
    <w:rsid w:val="005457CA"/>
    <w:rsid w:val="00545919"/>
    <w:rsid w:val="0054595C"/>
    <w:rsid w:val="00545A9B"/>
    <w:rsid w:val="00545E3D"/>
    <w:rsid w:val="005460FA"/>
    <w:rsid w:val="00546117"/>
    <w:rsid w:val="00546385"/>
    <w:rsid w:val="005464C1"/>
    <w:rsid w:val="005464DB"/>
    <w:rsid w:val="005466F0"/>
    <w:rsid w:val="005469D5"/>
    <w:rsid w:val="00546CD0"/>
    <w:rsid w:val="00546CE4"/>
    <w:rsid w:val="00546D3D"/>
    <w:rsid w:val="00546F96"/>
    <w:rsid w:val="005470D4"/>
    <w:rsid w:val="005471C8"/>
    <w:rsid w:val="005474F3"/>
    <w:rsid w:val="00547633"/>
    <w:rsid w:val="00547723"/>
    <w:rsid w:val="0054778C"/>
    <w:rsid w:val="00547AE4"/>
    <w:rsid w:val="00547BDF"/>
    <w:rsid w:val="00547C03"/>
    <w:rsid w:val="00547EA3"/>
    <w:rsid w:val="0055019B"/>
    <w:rsid w:val="00550453"/>
    <w:rsid w:val="005506C7"/>
    <w:rsid w:val="00550904"/>
    <w:rsid w:val="00550BBC"/>
    <w:rsid w:val="00551368"/>
    <w:rsid w:val="00551CE8"/>
    <w:rsid w:val="00551E45"/>
    <w:rsid w:val="0055217A"/>
    <w:rsid w:val="0055255C"/>
    <w:rsid w:val="005526D8"/>
    <w:rsid w:val="00552D61"/>
    <w:rsid w:val="00553360"/>
    <w:rsid w:val="005535A8"/>
    <w:rsid w:val="0055364C"/>
    <w:rsid w:val="00553737"/>
    <w:rsid w:val="0055391A"/>
    <w:rsid w:val="00553A55"/>
    <w:rsid w:val="00553BC5"/>
    <w:rsid w:val="00553D51"/>
    <w:rsid w:val="00554050"/>
    <w:rsid w:val="00554311"/>
    <w:rsid w:val="00554D12"/>
    <w:rsid w:val="0055500B"/>
    <w:rsid w:val="00555077"/>
    <w:rsid w:val="005550FF"/>
    <w:rsid w:val="00555518"/>
    <w:rsid w:val="005558C8"/>
    <w:rsid w:val="00555A4F"/>
    <w:rsid w:val="00555AA0"/>
    <w:rsid w:val="00555EDB"/>
    <w:rsid w:val="00556487"/>
    <w:rsid w:val="00556C91"/>
    <w:rsid w:val="00556EF1"/>
    <w:rsid w:val="00556F76"/>
    <w:rsid w:val="00556FF9"/>
    <w:rsid w:val="0055706F"/>
    <w:rsid w:val="00557195"/>
    <w:rsid w:val="00557452"/>
    <w:rsid w:val="0055747B"/>
    <w:rsid w:val="00557486"/>
    <w:rsid w:val="005576E0"/>
    <w:rsid w:val="005578A4"/>
    <w:rsid w:val="005578CF"/>
    <w:rsid w:val="005578D2"/>
    <w:rsid w:val="00557A60"/>
    <w:rsid w:val="00557B74"/>
    <w:rsid w:val="00557D8A"/>
    <w:rsid w:val="00560761"/>
    <w:rsid w:val="00560AB4"/>
    <w:rsid w:val="00560B04"/>
    <w:rsid w:val="0056107F"/>
    <w:rsid w:val="005612B6"/>
    <w:rsid w:val="005615CB"/>
    <w:rsid w:val="00561AF5"/>
    <w:rsid w:val="0056243C"/>
    <w:rsid w:val="00562534"/>
    <w:rsid w:val="00562C0F"/>
    <w:rsid w:val="00562D6A"/>
    <w:rsid w:val="00562DC5"/>
    <w:rsid w:val="00562F31"/>
    <w:rsid w:val="005635E0"/>
    <w:rsid w:val="00563625"/>
    <w:rsid w:val="005636D9"/>
    <w:rsid w:val="005638B2"/>
    <w:rsid w:val="00563D39"/>
    <w:rsid w:val="00563D87"/>
    <w:rsid w:val="005644BE"/>
    <w:rsid w:val="005645E8"/>
    <w:rsid w:val="00564640"/>
    <w:rsid w:val="00564CDA"/>
    <w:rsid w:val="00564E3F"/>
    <w:rsid w:val="00564F09"/>
    <w:rsid w:val="005650D5"/>
    <w:rsid w:val="00565232"/>
    <w:rsid w:val="00565293"/>
    <w:rsid w:val="005656AB"/>
    <w:rsid w:val="005658CF"/>
    <w:rsid w:val="00565A23"/>
    <w:rsid w:val="00565A33"/>
    <w:rsid w:val="00565D78"/>
    <w:rsid w:val="00565DA7"/>
    <w:rsid w:val="00565DEC"/>
    <w:rsid w:val="00565F79"/>
    <w:rsid w:val="0056603C"/>
    <w:rsid w:val="005661D9"/>
    <w:rsid w:val="00566373"/>
    <w:rsid w:val="005664C2"/>
    <w:rsid w:val="00566C52"/>
    <w:rsid w:val="00566C8F"/>
    <w:rsid w:val="00566D0E"/>
    <w:rsid w:val="00566F19"/>
    <w:rsid w:val="00566F4B"/>
    <w:rsid w:val="0056732E"/>
    <w:rsid w:val="00567489"/>
    <w:rsid w:val="0056754E"/>
    <w:rsid w:val="005676D7"/>
    <w:rsid w:val="00567F8A"/>
    <w:rsid w:val="0057071A"/>
    <w:rsid w:val="005708A9"/>
    <w:rsid w:val="00570968"/>
    <w:rsid w:val="005709C0"/>
    <w:rsid w:val="00570D93"/>
    <w:rsid w:val="005710C6"/>
    <w:rsid w:val="00571141"/>
    <w:rsid w:val="00571160"/>
    <w:rsid w:val="00571392"/>
    <w:rsid w:val="005714C8"/>
    <w:rsid w:val="00571A24"/>
    <w:rsid w:val="00571C1F"/>
    <w:rsid w:val="00571ECB"/>
    <w:rsid w:val="00571F4A"/>
    <w:rsid w:val="005720CC"/>
    <w:rsid w:val="0057232B"/>
    <w:rsid w:val="00572570"/>
    <w:rsid w:val="005729EC"/>
    <w:rsid w:val="00572D94"/>
    <w:rsid w:val="0057323E"/>
    <w:rsid w:val="0057327F"/>
    <w:rsid w:val="0057343F"/>
    <w:rsid w:val="00573675"/>
    <w:rsid w:val="00573871"/>
    <w:rsid w:val="005743B0"/>
    <w:rsid w:val="005746C2"/>
    <w:rsid w:val="005749E1"/>
    <w:rsid w:val="00574B6D"/>
    <w:rsid w:val="00574C78"/>
    <w:rsid w:val="00574D10"/>
    <w:rsid w:val="00574FDA"/>
    <w:rsid w:val="005751DF"/>
    <w:rsid w:val="00575319"/>
    <w:rsid w:val="0057587C"/>
    <w:rsid w:val="00575AA9"/>
    <w:rsid w:val="00575FEE"/>
    <w:rsid w:val="00576288"/>
    <w:rsid w:val="005764A2"/>
    <w:rsid w:val="00576532"/>
    <w:rsid w:val="00576710"/>
    <w:rsid w:val="00576838"/>
    <w:rsid w:val="00576962"/>
    <w:rsid w:val="00576974"/>
    <w:rsid w:val="00576CAA"/>
    <w:rsid w:val="0057725C"/>
    <w:rsid w:val="005775F7"/>
    <w:rsid w:val="005776FA"/>
    <w:rsid w:val="00577713"/>
    <w:rsid w:val="005778CE"/>
    <w:rsid w:val="00580121"/>
    <w:rsid w:val="00580129"/>
    <w:rsid w:val="00580303"/>
    <w:rsid w:val="00580D6F"/>
    <w:rsid w:val="00581491"/>
    <w:rsid w:val="00581645"/>
    <w:rsid w:val="00581717"/>
    <w:rsid w:val="00581C5D"/>
    <w:rsid w:val="00581C99"/>
    <w:rsid w:val="00583379"/>
    <w:rsid w:val="00583857"/>
    <w:rsid w:val="0058386D"/>
    <w:rsid w:val="00583D40"/>
    <w:rsid w:val="005841DB"/>
    <w:rsid w:val="005842F1"/>
    <w:rsid w:val="005843D1"/>
    <w:rsid w:val="00585048"/>
    <w:rsid w:val="005852A5"/>
    <w:rsid w:val="005858ED"/>
    <w:rsid w:val="00585E3F"/>
    <w:rsid w:val="005865B7"/>
    <w:rsid w:val="0058695E"/>
    <w:rsid w:val="00586B20"/>
    <w:rsid w:val="0058739C"/>
    <w:rsid w:val="00587424"/>
    <w:rsid w:val="0058761B"/>
    <w:rsid w:val="005877D6"/>
    <w:rsid w:val="005879A9"/>
    <w:rsid w:val="00587B6F"/>
    <w:rsid w:val="0059008E"/>
    <w:rsid w:val="00590243"/>
    <w:rsid w:val="005903A9"/>
    <w:rsid w:val="005903ED"/>
    <w:rsid w:val="0059047D"/>
    <w:rsid w:val="0059060A"/>
    <w:rsid w:val="00590A0E"/>
    <w:rsid w:val="00590E8D"/>
    <w:rsid w:val="00591088"/>
    <w:rsid w:val="00591B4B"/>
    <w:rsid w:val="00591CA7"/>
    <w:rsid w:val="00592109"/>
    <w:rsid w:val="00592BB7"/>
    <w:rsid w:val="00592BC2"/>
    <w:rsid w:val="00592CF5"/>
    <w:rsid w:val="00593145"/>
    <w:rsid w:val="00593188"/>
    <w:rsid w:val="005931B5"/>
    <w:rsid w:val="0059405B"/>
    <w:rsid w:val="00594256"/>
    <w:rsid w:val="005943A5"/>
    <w:rsid w:val="0059460B"/>
    <w:rsid w:val="00594758"/>
    <w:rsid w:val="005947E8"/>
    <w:rsid w:val="0059488D"/>
    <w:rsid w:val="00595206"/>
    <w:rsid w:val="0059567B"/>
    <w:rsid w:val="0059586C"/>
    <w:rsid w:val="00595BE7"/>
    <w:rsid w:val="005961F0"/>
    <w:rsid w:val="005963B1"/>
    <w:rsid w:val="00596427"/>
    <w:rsid w:val="00596934"/>
    <w:rsid w:val="00596A9D"/>
    <w:rsid w:val="00596BAB"/>
    <w:rsid w:val="00596D91"/>
    <w:rsid w:val="00596E58"/>
    <w:rsid w:val="00596EAD"/>
    <w:rsid w:val="005972CE"/>
    <w:rsid w:val="00597AE6"/>
    <w:rsid w:val="00597B01"/>
    <w:rsid w:val="00597BC7"/>
    <w:rsid w:val="00597D01"/>
    <w:rsid w:val="005A0279"/>
    <w:rsid w:val="005A05E2"/>
    <w:rsid w:val="005A0710"/>
    <w:rsid w:val="005A0716"/>
    <w:rsid w:val="005A0D50"/>
    <w:rsid w:val="005A11B4"/>
    <w:rsid w:val="005A139C"/>
    <w:rsid w:val="005A1461"/>
    <w:rsid w:val="005A17DC"/>
    <w:rsid w:val="005A18DA"/>
    <w:rsid w:val="005A1C60"/>
    <w:rsid w:val="005A1D2E"/>
    <w:rsid w:val="005A1EA1"/>
    <w:rsid w:val="005A1FA9"/>
    <w:rsid w:val="005A2579"/>
    <w:rsid w:val="005A2868"/>
    <w:rsid w:val="005A2C9E"/>
    <w:rsid w:val="005A3152"/>
    <w:rsid w:val="005A323C"/>
    <w:rsid w:val="005A357F"/>
    <w:rsid w:val="005A3A10"/>
    <w:rsid w:val="005A3BEC"/>
    <w:rsid w:val="005A3FF3"/>
    <w:rsid w:val="005A3FFA"/>
    <w:rsid w:val="005A4131"/>
    <w:rsid w:val="005A424E"/>
    <w:rsid w:val="005A4665"/>
    <w:rsid w:val="005A487D"/>
    <w:rsid w:val="005A48C4"/>
    <w:rsid w:val="005A4D5E"/>
    <w:rsid w:val="005A4D89"/>
    <w:rsid w:val="005A4F72"/>
    <w:rsid w:val="005A4FB2"/>
    <w:rsid w:val="005A5092"/>
    <w:rsid w:val="005A5484"/>
    <w:rsid w:val="005A5DB0"/>
    <w:rsid w:val="005A5E40"/>
    <w:rsid w:val="005A62E6"/>
    <w:rsid w:val="005A6330"/>
    <w:rsid w:val="005A64AB"/>
    <w:rsid w:val="005A66C2"/>
    <w:rsid w:val="005A6BF8"/>
    <w:rsid w:val="005A6E6E"/>
    <w:rsid w:val="005A7743"/>
    <w:rsid w:val="005A7A39"/>
    <w:rsid w:val="005A7D35"/>
    <w:rsid w:val="005A7DF6"/>
    <w:rsid w:val="005A7EB3"/>
    <w:rsid w:val="005B008C"/>
    <w:rsid w:val="005B009C"/>
    <w:rsid w:val="005B0149"/>
    <w:rsid w:val="005B097C"/>
    <w:rsid w:val="005B0ACF"/>
    <w:rsid w:val="005B0EEC"/>
    <w:rsid w:val="005B10D3"/>
    <w:rsid w:val="005B1108"/>
    <w:rsid w:val="005B135F"/>
    <w:rsid w:val="005B14E0"/>
    <w:rsid w:val="005B16ED"/>
    <w:rsid w:val="005B1956"/>
    <w:rsid w:val="005B19CC"/>
    <w:rsid w:val="005B1AA6"/>
    <w:rsid w:val="005B1AE7"/>
    <w:rsid w:val="005B1CA0"/>
    <w:rsid w:val="005B1D63"/>
    <w:rsid w:val="005B2630"/>
    <w:rsid w:val="005B28F6"/>
    <w:rsid w:val="005B2A8C"/>
    <w:rsid w:val="005B2E0C"/>
    <w:rsid w:val="005B33D0"/>
    <w:rsid w:val="005B3743"/>
    <w:rsid w:val="005B3792"/>
    <w:rsid w:val="005B41D2"/>
    <w:rsid w:val="005B464B"/>
    <w:rsid w:val="005B471E"/>
    <w:rsid w:val="005B4A72"/>
    <w:rsid w:val="005B4AA6"/>
    <w:rsid w:val="005B4B36"/>
    <w:rsid w:val="005B4B78"/>
    <w:rsid w:val="005B5056"/>
    <w:rsid w:val="005B5377"/>
    <w:rsid w:val="005B548B"/>
    <w:rsid w:val="005B54B0"/>
    <w:rsid w:val="005B54C8"/>
    <w:rsid w:val="005B562B"/>
    <w:rsid w:val="005B5928"/>
    <w:rsid w:val="005B5EEE"/>
    <w:rsid w:val="005B60E7"/>
    <w:rsid w:val="005B6146"/>
    <w:rsid w:val="005B6258"/>
    <w:rsid w:val="005B655A"/>
    <w:rsid w:val="005B696C"/>
    <w:rsid w:val="005B6E01"/>
    <w:rsid w:val="005B700F"/>
    <w:rsid w:val="005B7182"/>
    <w:rsid w:val="005B7A4D"/>
    <w:rsid w:val="005B7BBB"/>
    <w:rsid w:val="005B7EF5"/>
    <w:rsid w:val="005C005E"/>
    <w:rsid w:val="005C0463"/>
    <w:rsid w:val="005C04FE"/>
    <w:rsid w:val="005C0E64"/>
    <w:rsid w:val="005C0F6A"/>
    <w:rsid w:val="005C14B4"/>
    <w:rsid w:val="005C15C4"/>
    <w:rsid w:val="005C1613"/>
    <w:rsid w:val="005C17B6"/>
    <w:rsid w:val="005C17CD"/>
    <w:rsid w:val="005C1A0A"/>
    <w:rsid w:val="005C1A74"/>
    <w:rsid w:val="005C2043"/>
    <w:rsid w:val="005C2103"/>
    <w:rsid w:val="005C2183"/>
    <w:rsid w:val="005C2411"/>
    <w:rsid w:val="005C26AB"/>
    <w:rsid w:val="005C27E2"/>
    <w:rsid w:val="005C28B1"/>
    <w:rsid w:val="005C28C0"/>
    <w:rsid w:val="005C2908"/>
    <w:rsid w:val="005C30FB"/>
    <w:rsid w:val="005C3239"/>
    <w:rsid w:val="005C32EC"/>
    <w:rsid w:val="005C32FF"/>
    <w:rsid w:val="005C3861"/>
    <w:rsid w:val="005C3A54"/>
    <w:rsid w:val="005C3B33"/>
    <w:rsid w:val="005C3D22"/>
    <w:rsid w:val="005C3F2C"/>
    <w:rsid w:val="005C40A2"/>
    <w:rsid w:val="005C443F"/>
    <w:rsid w:val="005C44DB"/>
    <w:rsid w:val="005C482C"/>
    <w:rsid w:val="005C49E8"/>
    <w:rsid w:val="005C4A9A"/>
    <w:rsid w:val="005C4D1B"/>
    <w:rsid w:val="005C4EB3"/>
    <w:rsid w:val="005C4F96"/>
    <w:rsid w:val="005C4FCB"/>
    <w:rsid w:val="005C5428"/>
    <w:rsid w:val="005C5538"/>
    <w:rsid w:val="005C5A06"/>
    <w:rsid w:val="005C5A5C"/>
    <w:rsid w:val="005C60E6"/>
    <w:rsid w:val="005C6352"/>
    <w:rsid w:val="005C6666"/>
    <w:rsid w:val="005C6D6C"/>
    <w:rsid w:val="005C6E17"/>
    <w:rsid w:val="005C70F4"/>
    <w:rsid w:val="005C7128"/>
    <w:rsid w:val="005C716B"/>
    <w:rsid w:val="005C73B4"/>
    <w:rsid w:val="005C73C4"/>
    <w:rsid w:val="005C7455"/>
    <w:rsid w:val="005C766C"/>
    <w:rsid w:val="005C77E0"/>
    <w:rsid w:val="005C783E"/>
    <w:rsid w:val="005C79A3"/>
    <w:rsid w:val="005C7C53"/>
    <w:rsid w:val="005C7F6D"/>
    <w:rsid w:val="005C7F9D"/>
    <w:rsid w:val="005D01EC"/>
    <w:rsid w:val="005D02E9"/>
    <w:rsid w:val="005D0DCA"/>
    <w:rsid w:val="005D0FB1"/>
    <w:rsid w:val="005D1059"/>
    <w:rsid w:val="005D1339"/>
    <w:rsid w:val="005D152D"/>
    <w:rsid w:val="005D1958"/>
    <w:rsid w:val="005D1BCD"/>
    <w:rsid w:val="005D1C54"/>
    <w:rsid w:val="005D201A"/>
    <w:rsid w:val="005D20C1"/>
    <w:rsid w:val="005D219D"/>
    <w:rsid w:val="005D23E1"/>
    <w:rsid w:val="005D2439"/>
    <w:rsid w:val="005D28BF"/>
    <w:rsid w:val="005D2EA1"/>
    <w:rsid w:val="005D3020"/>
    <w:rsid w:val="005D33CB"/>
    <w:rsid w:val="005D357A"/>
    <w:rsid w:val="005D35F7"/>
    <w:rsid w:val="005D3B58"/>
    <w:rsid w:val="005D406D"/>
    <w:rsid w:val="005D4198"/>
    <w:rsid w:val="005D4237"/>
    <w:rsid w:val="005D46B6"/>
    <w:rsid w:val="005D4898"/>
    <w:rsid w:val="005D4C25"/>
    <w:rsid w:val="005D4F48"/>
    <w:rsid w:val="005D4FD4"/>
    <w:rsid w:val="005D510C"/>
    <w:rsid w:val="005D5442"/>
    <w:rsid w:val="005D5563"/>
    <w:rsid w:val="005D5DB3"/>
    <w:rsid w:val="005D5F05"/>
    <w:rsid w:val="005D63A9"/>
    <w:rsid w:val="005D6454"/>
    <w:rsid w:val="005D6D6D"/>
    <w:rsid w:val="005D7079"/>
    <w:rsid w:val="005D7B5C"/>
    <w:rsid w:val="005D7E65"/>
    <w:rsid w:val="005D7F1B"/>
    <w:rsid w:val="005E02E0"/>
    <w:rsid w:val="005E0396"/>
    <w:rsid w:val="005E041C"/>
    <w:rsid w:val="005E06BE"/>
    <w:rsid w:val="005E07D1"/>
    <w:rsid w:val="005E0979"/>
    <w:rsid w:val="005E0C8F"/>
    <w:rsid w:val="005E0E3E"/>
    <w:rsid w:val="005E0F11"/>
    <w:rsid w:val="005E12BF"/>
    <w:rsid w:val="005E1553"/>
    <w:rsid w:val="005E23AD"/>
    <w:rsid w:val="005E23F0"/>
    <w:rsid w:val="005E2686"/>
    <w:rsid w:val="005E2717"/>
    <w:rsid w:val="005E2A9A"/>
    <w:rsid w:val="005E2AC4"/>
    <w:rsid w:val="005E2AFF"/>
    <w:rsid w:val="005E2B13"/>
    <w:rsid w:val="005E3000"/>
    <w:rsid w:val="005E313A"/>
    <w:rsid w:val="005E325C"/>
    <w:rsid w:val="005E3DF8"/>
    <w:rsid w:val="005E3EE5"/>
    <w:rsid w:val="005E40EB"/>
    <w:rsid w:val="005E4180"/>
    <w:rsid w:val="005E4188"/>
    <w:rsid w:val="005E4BCC"/>
    <w:rsid w:val="005E4BD1"/>
    <w:rsid w:val="005E4C10"/>
    <w:rsid w:val="005E4C43"/>
    <w:rsid w:val="005E4F70"/>
    <w:rsid w:val="005E5091"/>
    <w:rsid w:val="005E5197"/>
    <w:rsid w:val="005E5217"/>
    <w:rsid w:val="005E53A7"/>
    <w:rsid w:val="005E5413"/>
    <w:rsid w:val="005E5522"/>
    <w:rsid w:val="005E56E2"/>
    <w:rsid w:val="005E5AD9"/>
    <w:rsid w:val="005E5B6B"/>
    <w:rsid w:val="005E601B"/>
    <w:rsid w:val="005E6107"/>
    <w:rsid w:val="005E6129"/>
    <w:rsid w:val="005E61BF"/>
    <w:rsid w:val="005E6239"/>
    <w:rsid w:val="005E6434"/>
    <w:rsid w:val="005E6460"/>
    <w:rsid w:val="005E6496"/>
    <w:rsid w:val="005E6759"/>
    <w:rsid w:val="005E6B0B"/>
    <w:rsid w:val="005E6EA0"/>
    <w:rsid w:val="005E7333"/>
    <w:rsid w:val="005E792F"/>
    <w:rsid w:val="005E7B79"/>
    <w:rsid w:val="005E7C7D"/>
    <w:rsid w:val="005E7E7A"/>
    <w:rsid w:val="005F02F1"/>
    <w:rsid w:val="005F0340"/>
    <w:rsid w:val="005F05C3"/>
    <w:rsid w:val="005F098D"/>
    <w:rsid w:val="005F0A6F"/>
    <w:rsid w:val="005F0D7A"/>
    <w:rsid w:val="005F0EC3"/>
    <w:rsid w:val="005F10F3"/>
    <w:rsid w:val="005F1230"/>
    <w:rsid w:val="005F14DF"/>
    <w:rsid w:val="005F186E"/>
    <w:rsid w:val="005F1AB3"/>
    <w:rsid w:val="005F1B04"/>
    <w:rsid w:val="005F1D05"/>
    <w:rsid w:val="005F1D18"/>
    <w:rsid w:val="005F1F72"/>
    <w:rsid w:val="005F215E"/>
    <w:rsid w:val="005F2672"/>
    <w:rsid w:val="005F267F"/>
    <w:rsid w:val="005F2736"/>
    <w:rsid w:val="005F29E4"/>
    <w:rsid w:val="005F31CB"/>
    <w:rsid w:val="005F35D8"/>
    <w:rsid w:val="005F3B57"/>
    <w:rsid w:val="005F3B71"/>
    <w:rsid w:val="005F3B9D"/>
    <w:rsid w:val="005F3BD7"/>
    <w:rsid w:val="005F3CA1"/>
    <w:rsid w:val="005F3DAD"/>
    <w:rsid w:val="005F3E25"/>
    <w:rsid w:val="005F3F82"/>
    <w:rsid w:val="005F3FE5"/>
    <w:rsid w:val="005F4217"/>
    <w:rsid w:val="005F431D"/>
    <w:rsid w:val="005F485A"/>
    <w:rsid w:val="005F4A4E"/>
    <w:rsid w:val="005F4B83"/>
    <w:rsid w:val="005F4E72"/>
    <w:rsid w:val="005F4EB6"/>
    <w:rsid w:val="005F52BF"/>
    <w:rsid w:val="005F54AC"/>
    <w:rsid w:val="005F5672"/>
    <w:rsid w:val="005F593F"/>
    <w:rsid w:val="005F59D2"/>
    <w:rsid w:val="005F5AE1"/>
    <w:rsid w:val="005F6084"/>
    <w:rsid w:val="005F624E"/>
    <w:rsid w:val="005F6584"/>
    <w:rsid w:val="005F666E"/>
    <w:rsid w:val="005F6684"/>
    <w:rsid w:val="005F6895"/>
    <w:rsid w:val="005F68FE"/>
    <w:rsid w:val="005F6BA3"/>
    <w:rsid w:val="005F6DBE"/>
    <w:rsid w:val="005F714F"/>
    <w:rsid w:val="005F752F"/>
    <w:rsid w:val="005F76F9"/>
    <w:rsid w:val="005F79AF"/>
    <w:rsid w:val="005F7A96"/>
    <w:rsid w:val="005F7AFC"/>
    <w:rsid w:val="005F7D15"/>
    <w:rsid w:val="005F7E1C"/>
    <w:rsid w:val="00600ADA"/>
    <w:rsid w:val="00600C76"/>
    <w:rsid w:val="00600DEE"/>
    <w:rsid w:val="006010F2"/>
    <w:rsid w:val="006015AF"/>
    <w:rsid w:val="006016BC"/>
    <w:rsid w:val="00601E0A"/>
    <w:rsid w:val="00601FF4"/>
    <w:rsid w:val="006022F2"/>
    <w:rsid w:val="006025EA"/>
    <w:rsid w:val="00602605"/>
    <w:rsid w:val="0060274C"/>
    <w:rsid w:val="006027C0"/>
    <w:rsid w:val="00602B72"/>
    <w:rsid w:val="006035A9"/>
    <w:rsid w:val="00603ADB"/>
    <w:rsid w:val="00603DDA"/>
    <w:rsid w:val="00603F24"/>
    <w:rsid w:val="00604106"/>
    <w:rsid w:val="00604239"/>
    <w:rsid w:val="00604A01"/>
    <w:rsid w:val="00604F24"/>
    <w:rsid w:val="00604F99"/>
    <w:rsid w:val="00605A1A"/>
    <w:rsid w:val="00605A27"/>
    <w:rsid w:val="00605D42"/>
    <w:rsid w:val="00605D6D"/>
    <w:rsid w:val="006063C4"/>
    <w:rsid w:val="006063D8"/>
    <w:rsid w:val="00606468"/>
    <w:rsid w:val="00606808"/>
    <w:rsid w:val="00606883"/>
    <w:rsid w:val="00606BB4"/>
    <w:rsid w:val="00606BE5"/>
    <w:rsid w:val="00607396"/>
    <w:rsid w:val="00607439"/>
    <w:rsid w:val="0060767D"/>
    <w:rsid w:val="00607771"/>
    <w:rsid w:val="006077CD"/>
    <w:rsid w:val="00607A4E"/>
    <w:rsid w:val="00607EC2"/>
    <w:rsid w:val="0061001F"/>
    <w:rsid w:val="00610051"/>
    <w:rsid w:val="006100DE"/>
    <w:rsid w:val="0061038D"/>
    <w:rsid w:val="0061052E"/>
    <w:rsid w:val="006105A7"/>
    <w:rsid w:val="0061067C"/>
    <w:rsid w:val="00610BA5"/>
    <w:rsid w:val="00610CF5"/>
    <w:rsid w:val="00610D00"/>
    <w:rsid w:val="0061138A"/>
    <w:rsid w:val="006117CC"/>
    <w:rsid w:val="00611CDC"/>
    <w:rsid w:val="00611EBA"/>
    <w:rsid w:val="006120C8"/>
    <w:rsid w:val="0061226E"/>
    <w:rsid w:val="00612296"/>
    <w:rsid w:val="006123AD"/>
    <w:rsid w:val="006124A6"/>
    <w:rsid w:val="006124BA"/>
    <w:rsid w:val="00612765"/>
    <w:rsid w:val="00612A7C"/>
    <w:rsid w:val="00613089"/>
    <w:rsid w:val="006131C5"/>
    <w:rsid w:val="006132DA"/>
    <w:rsid w:val="006135DA"/>
    <w:rsid w:val="006136E0"/>
    <w:rsid w:val="00613A87"/>
    <w:rsid w:val="00613B07"/>
    <w:rsid w:val="00613D8E"/>
    <w:rsid w:val="00613F3D"/>
    <w:rsid w:val="0061448E"/>
    <w:rsid w:val="006145F9"/>
    <w:rsid w:val="0061464C"/>
    <w:rsid w:val="006146FA"/>
    <w:rsid w:val="006148B8"/>
    <w:rsid w:val="00614D82"/>
    <w:rsid w:val="006150DE"/>
    <w:rsid w:val="00615115"/>
    <w:rsid w:val="00615E83"/>
    <w:rsid w:val="00616A5A"/>
    <w:rsid w:val="00617147"/>
    <w:rsid w:val="006171FB"/>
    <w:rsid w:val="0061725E"/>
    <w:rsid w:val="00617511"/>
    <w:rsid w:val="006175C0"/>
    <w:rsid w:val="00617675"/>
    <w:rsid w:val="006177D3"/>
    <w:rsid w:val="006179EE"/>
    <w:rsid w:val="00617F4F"/>
    <w:rsid w:val="00617F7D"/>
    <w:rsid w:val="006200FD"/>
    <w:rsid w:val="00620499"/>
    <w:rsid w:val="00620A94"/>
    <w:rsid w:val="00620E00"/>
    <w:rsid w:val="00621232"/>
    <w:rsid w:val="0062124F"/>
    <w:rsid w:val="00621932"/>
    <w:rsid w:val="0062194A"/>
    <w:rsid w:val="00621B29"/>
    <w:rsid w:val="00621B41"/>
    <w:rsid w:val="00621E35"/>
    <w:rsid w:val="00621EAD"/>
    <w:rsid w:val="00621F0F"/>
    <w:rsid w:val="00622111"/>
    <w:rsid w:val="0062215E"/>
    <w:rsid w:val="00622362"/>
    <w:rsid w:val="00622BA5"/>
    <w:rsid w:val="00623261"/>
    <w:rsid w:val="0062327D"/>
    <w:rsid w:val="0062348B"/>
    <w:rsid w:val="006234B2"/>
    <w:rsid w:val="00623870"/>
    <w:rsid w:val="00623910"/>
    <w:rsid w:val="00623961"/>
    <w:rsid w:val="00623A56"/>
    <w:rsid w:val="00623C64"/>
    <w:rsid w:val="006240D1"/>
    <w:rsid w:val="006241D6"/>
    <w:rsid w:val="006242F0"/>
    <w:rsid w:val="006245A1"/>
    <w:rsid w:val="0062468C"/>
    <w:rsid w:val="00624690"/>
    <w:rsid w:val="006247DF"/>
    <w:rsid w:val="00624DB1"/>
    <w:rsid w:val="00624E71"/>
    <w:rsid w:val="00624EC3"/>
    <w:rsid w:val="00625080"/>
    <w:rsid w:val="0062555C"/>
    <w:rsid w:val="0062566B"/>
    <w:rsid w:val="006256AC"/>
    <w:rsid w:val="00625711"/>
    <w:rsid w:val="00625743"/>
    <w:rsid w:val="0062589F"/>
    <w:rsid w:val="00625DFF"/>
    <w:rsid w:val="00625FA9"/>
    <w:rsid w:val="00625FBD"/>
    <w:rsid w:val="006260FB"/>
    <w:rsid w:val="00626379"/>
    <w:rsid w:val="006265A6"/>
    <w:rsid w:val="006265DA"/>
    <w:rsid w:val="006267F9"/>
    <w:rsid w:val="00626911"/>
    <w:rsid w:val="006269BC"/>
    <w:rsid w:val="00627006"/>
    <w:rsid w:val="00627590"/>
    <w:rsid w:val="00627988"/>
    <w:rsid w:val="00627BC5"/>
    <w:rsid w:val="00627D7F"/>
    <w:rsid w:val="00627E39"/>
    <w:rsid w:val="0063009B"/>
    <w:rsid w:val="00630134"/>
    <w:rsid w:val="0063021A"/>
    <w:rsid w:val="00630513"/>
    <w:rsid w:val="00630A83"/>
    <w:rsid w:val="00630EB9"/>
    <w:rsid w:val="00631536"/>
    <w:rsid w:val="00631C25"/>
    <w:rsid w:val="00631E90"/>
    <w:rsid w:val="00632591"/>
    <w:rsid w:val="006326D7"/>
    <w:rsid w:val="006327BE"/>
    <w:rsid w:val="00632A83"/>
    <w:rsid w:val="00632BF7"/>
    <w:rsid w:val="00632C28"/>
    <w:rsid w:val="00632FE9"/>
    <w:rsid w:val="00633095"/>
    <w:rsid w:val="00633577"/>
    <w:rsid w:val="00633B27"/>
    <w:rsid w:val="00633F56"/>
    <w:rsid w:val="0063402B"/>
    <w:rsid w:val="00634481"/>
    <w:rsid w:val="006348DA"/>
    <w:rsid w:val="00634B49"/>
    <w:rsid w:val="00634BC4"/>
    <w:rsid w:val="00634C6F"/>
    <w:rsid w:val="00635221"/>
    <w:rsid w:val="0063543F"/>
    <w:rsid w:val="00635741"/>
    <w:rsid w:val="00635A9E"/>
    <w:rsid w:val="00636581"/>
    <w:rsid w:val="0063672D"/>
    <w:rsid w:val="00636903"/>
    <w:rsid w:val="00636BF3"/>
    <w:rsid w:val="00637337"/>
    <w:rsid w:val="00637528"/>
    <w:rsid w:val="0063795F"/>
    <w:rsid w:val="00637DF9"/>
    <w:rsid w:val="00640156"/>
    <w:rsid w:val="006404AD"/>
    <w:rsid w:val="00640545"/>
    <w:rsid w:val="00640A3F"/>
    <w:rsid w:val="00640ABE"/>
    <w:rsid w:val="00640D53"/>
    <w:rsid w:val="00640EEB"/>
    <w:rsid w:val="00640FD7"/>
    <w:rsid w:val="0064131F"/>
    <w:rsid w:val="00641583"/>
    <w:rsid w:val="006415A4"/>
    <w:rsid w:val="00641820"/>
    <w:rsid w:val="00641873"/>
    <w:rsid w:val="00641A5F"/>
    <w:rsid w:val="00641B14"/>
    <w:rsid w:val="00641BE8"/>
    <w:rsid w:val="006420C2"/>
    <w:rsid w:val="006421B6"/>
    <w:rsid w:val="006421F8"/>
    <w:rsid w:val="00642398"/>
    <w:rsid w:val="00642D60"/>
    <w:rsid w:val="00642FBD"/>
    <w:rsid w:val="006434FB"/>
    <w:rsid w:val="0064379A"/>
    <w:rsid w:val="00643BB4"/>
    <w:rsid w:val="00643E02"/>
    <w:rsid w:val="00643F04"/>
    <w:rsid w:val="00644140"/>
    <w:rsid w:val="006443C9"/>
    <w:rsid w:val="006445C3"/>
    <w:rsid w:val="0064475E"/>
    <w:rsid w:val="006448F0"/>
    <w:rsid w:val="00644B8F"/>
    <w:rsid w:val="00644C2A"/>
    <w:rsid w:val="00644FC0"/>
    <w:rsid w:val="00644FE2"/>
    <w:rsid w:val="006450C9"/>
    <w:rsid w:val="00645696"/>
    <w:rsid w:val="006456CE"/>
    <w:rsid w:val="00645939"/>
    <w:rsid w:val="00645A58"/>
    <w:rsid w:val="00646047"/>
    <w:rsid w:val="00646281"/>
    <w:rsid w:val="00646441"/>
    <w:rsid w:val="00646566"/>
    <w:rsid w:val="006466FD"/>
    <w:rsid w:val="006467A3"/>
    <w:rsid w:val="006468AC"/>
    <w:rsid w:val="00646986"/>
    <w:rsid w:val="00646B08"/>
    <w:rsid w:val="00646BFF"/>
    <w:rsid w:val="00646D01"/>
    <w:rsid w:val="00646F39"/>
    <w:rsid w:val="006473E9"/>
    <w:rsid w:val="00647A0B"/>
    <w:rsid w:val="00647AC7"/>
    <w:rsid w:val="00647C0F"/>
    <w:rsid w:val="00647CDD"/>
    <w:rsid w:val="00647CF1"/>
    <w:rsid w:val="00647E6B"/>
    <w:rsid w:val="00647F4C"/>
    <w:rsid w:val="006504A8"/>
    <w:rsid w:val="00650687"/>
    <w:rsid w:val="006506C6"/>
    <w:rsid w:val="006507B0"/>
    <w:rsid w:val="00650A1F"/>
    <w:rsid w:val="00650CAC"/>
    <w:rsid w:val="00650F21"/>
    <w:rsid w:val="00650FA1"/>
    <w:rsid w:val="006514E2"/>
    <w:rsid w:val="0065154C"/>
    <w:rsid w:val="0065160D"/>
    <w:rsid w:val="00651A1E"/>
    <w:rsid w:val="00651BD6"/>
    <w:rsid w:val="00651D2D"/>
    <w:rsid w:val="00651DC9"/>
    <w:rsid w:val="006520F3"/>
    <w:rsid w:val="0065217D"/>
    <w:rsid w:val="00652343"/>
    <w:rsid w:val="00652B2D"/>
    <w:rsid w:val="00652B89"/>
    <w:rsid w:val="00652CA7"/>
    <w:rsid w:val="00652F4F"/>
    <w:rsid w:val="00653335"/>
    <w:rsid w:val="0065340C"/>
    <w:rsid w:val="00653637"/>
    <w:rsid w:val="006538BC"/>
    <w:rsid w:val="00653D50"/>
    <w:rsid w:val="00653F7D"/>
    <w:rsid w:val="006546E4"/>
    <w:rsid w:val="00654DB9"/>
    <w:rsid w:val="00654F72"/>
    <w:rsid w:val="00655698"/>
    <w:rsid w:val="006556D2"/>
    <w:rsid w:val="006557E5"/>
    <w:rsid w:val="00655D42"/>
    <w:rsid w:val="006567BE"/>
    <w:rsid w:val="00656A1E"/>
    <w:rsid w:val="00656A60"/>
    <w:rsid w:val="00656A75"/>
    <w:rsid w:val="00656F51"/>
    <w:rsid w:val="00657001"/>
    <w:rsid w:val="00657234"/>
    <w:rsid w:val="00657ADB"/>
    <w:rsid w:val="00657B5C"/>
    <w:rsid w:val="00657BC6"/>
    <w:rsid w:val="00657CB4"/>
    <w:rsid w:val="00657CE5"/>
    <w:rsid w:val="00657D8A"/>
    <w:rsid w:val="00660193"/>
    <w:rsid w:val="00660496"/>
    <w:rsid w:val="0066051D"/>
    <w:rsid w:val="00660555"/>
    <w:rsid w:val="006609D2"/>
    <w:rsid w:val="006609F3"/>
    <w:rsid w:val="00660A5B"/>
    <w:rsid w:val="00660D6D"/>
    <w:rsid w:val="00662267"/>
    <w:rsid w:val="0066251D"/>
    <w:rsid w:val="0066276A"/>
    <w:rsid w:val="00662C76"/>
    <w:rsid w:val="00663005"/>
    <w:rsid w:val="0066301A"/>
    <w:rsid w:val="006632B5"/>
    <w:rsid w:val="0066353E"/>
    <w:rsid w:val="006636E4"/>
    <w:rsid w:val="00663C28"/>
    <w:rsid w:val="00663C8E"/>
    <w:rsid w:val="00663DC9"/>
    <w:rsid w:val="00663E8B"/>
    <w:rsid w:val="0066460B"/>
    <w:rsid w:val="006647FA"/>
    <w:rsid w:val="00664AF7"/>
    <w:rsid w:val="00664C96"/>
    <w:rsid w:val="00664EB9"/>
    <w:rsid w:val="006650EB"/>
    <w:rsid w:val="00665101"/>
    <w:rsid w:val="00665188"/>
    <w:rsid w:val="006654BA"/>
    <w:rsid w:val="00665606"/>
    <w:rsid w:val="00665BC5"/>
    <w:rsid w:val="00665F68"/>
    <w:rsid w:val="00665F76"/>
    <w:rsid w:val="00666357"/>
    <w:rsid w:val="00666396"/>
    <w:rsid w:val="006664D5"/>
    <w:rsid w:val="006666D1"/>
    <w:rsid w:val="00666ABD"/>
    <w:rsid w:val="00666B9E"/>
    <w:rsid w:val="00666C0D"/>
    <w:rsid w:val="00666E0E"/>
    <w:rsid w:val="00667018"/>
    <w:rsid w:val="0066711E"/>
    <w:rsid w:val="006675E3"/>
    <w:rsid w:val="006676B7"/>
    <w:rsid w:val="006678A0"/>
    <w:rsid w:val="00667AFD"/>
    <w:rsid w:val="00667DBC"/>
    <w:rsid w:val="0067048F"/>
    <w:rsid w:val="00670527"/>
    <w:rsid w:val="006705BB"/>
    <w:rsid w:val="0067060E"/>
    <w:rsid w:val="006707E4"/>
    <w:rsid w:val="0067091F"/>
    <w:rsid w:val="00670F88"/>
    <w:rsid w:val="006710B4"/>
    <w:rsid w:val="006710DE"/>
    <w:rsid w:val="006712B2"/>
    <w:rsid w:val="0067144E"/>
    <w:rsid w:val="00671452"/>
    <w:rsid w:val="00671976"/>
    <w:rsid w:val="0067241A"/>
    <w:rsid w:val="00672646"/>
    <w:rsid w:val="00672A2B"/>
    <w:rsid w:val="00672BF6"/>
    <w:rsid w:val="00672C1F"/>
    <w:rsid w:val="0067324A"/>
    <w:rsid w:val="00673753"/>
    <w:rsid w:val="006738FD"/>
    <w:rsid w:val="00673BCD"/>
    <w:rsid w:val="0067415D"/>
    <w:rsid w:val="006741D5"/>
    <w:rsid w:val="0067429E"/>
    <w:rsid w:val="006742AB"/>
    <w:rsid w:val="006745FA"/>
    <w:rsid w:val="0067546B"/>
    <w:rsid w:val="00675677"/>
    <w:rsid w:val="00675DFB"/>
    <w:rsid w:val="0067609C"/>
    <w:rsid w:val="0067610F"/>
    <w:rsid w:val="0067620C"/>
    <w:rsid w:val="0067644C"/>
    <w:rsid w:val="00676A78"/>
    <w:rsid w:val="00676ADF"/>
    <w:rsid w:val="00676C5F"/>
    <w:rsid w:val="00676D4E"/>
    <w:rsid w:val="0067769E"/>
    <w:rsid w:val="0067783E"/>
    <w:rsid w:val="006778C7"/>
    <w:rsid w:val="00677A8E"/>
    <w:rsid w:val="00677B94"/>
    <w:rsid w:val="00677E5D"/>
    <w:rsid w:val="00680299"/>
    <w:rsid w:val="0068076C"/>
    <w:rsid w:val="00680839"/>
    <w:rsid w:val="006808CF"/>
    <w:rsid w:val="00680A5A"/>
    <w:rsid w:val="00680BC8"/>
    <w:rsid w:val="006810DE"/>
    <w:rsid w:val="00681254"/>
    <w:rsid w:val="006819A6"/>
    <w:rsid w:val="00681B65"/>
    <w:rsid w:val="006821B0"/>
    <w:rsid w:val="0068228D"/>
    <w:rsid w:val="00682A6E"/>
    <w:rsid w:val="00682D8F"/>
    <w:rsid w:val="00683104"/>
    <w:rsid w:val="00683126"/>
    <w:rsid w:val="006831CC"/>
    <w:rsid w:val="006835EF"/>
    <w:rsid w:val="006837A9"/>
    <w:rsid w:val="00683B10"/>
    <w:rsid w:val="00684029"/>
    <w:rsid w:val="00684206"/>
    <w:rsid w:val="00684524"/>
    <w:rsid w:val="0068490A"/>
    <w:rsid w:val="006849AB"/>
    <w:rsid w:val="00685193"/>
    <w:rsid w:val="0068520E"/>
    <w:rsid w:val="00685242"/>
    <w:rsid w:val="00685298"/>
    <w:rsid w:val="00685E53"/>
    <w:rsid w:val="00686253"/>
    <w:rsid w:val="00686364"/>
    <w:rsid w:val="00686508"/>
    <w:rsid w:val="006868FD"/>
    <w:rsid w:val="00686B9E"/>
    <w:rsid w:val="00686BF1"/>
    <w:rsid w:val="00686C39"/>
    <w:rsid w:val="00686DE4"/>
    <w:rsid w:val="006871AB"/>
    <w:rsid w:val="006872A8"/>
    <w:rsid w:val="0068767B"/>
    <w:rsid w:val="00687B15"/>
    <w:rsid w:val="00690149"/>
    <w:rsid w:val="0069091A"/>
    <w:rsid w:val="006909C2"/>
    <w:rsid w:val="0069129C"/>
    <w:rsid w:val="00691348"/>
    <w:rsid w:val="00691518"/>
    <w:rsid w:val="006916CB"/>
    <w:rsid w:val="00691E09"/>
    <w:rsid w:val="00691F5B"/>
    <w:rsid w:val="0069204D"/>
    <w:rsid w:val="00692919"/>
    <w:rsid w:val="00692B0A"/>
    <w:rsid w:val="006934C6"/>
    <w:rsid w:val="006934E7"/>
    <w:rsid w:val="006937CF"/>
    <w:rsid w:val="006938CF"/>
    <w:rsid w:val="00693F02"/>
    <w:rsid w:val="0069407C"/>
    <w:rsid w:val="0069440E"/>
    <w:rsid w:val="0069462E"/>
    <w:rsid w:val="0069483B"/>
    <w:rsid w:val="00694BCD"/>
    <w:rsid w:val="00695751"/>
    <w:rsid w:val="0069576C"/>
    <w:rsid w:val="00695B56"/>
    <w:rsid w:val="006962CC"/>
    <w:rsid w:val="006963A7"/>
    <w:rsid w:val="00696579"/>
    <w:rsid w:val="00696F05"/>
    <w:rsid w:val="00696F0F"/>
    <w:rsid w:val="0069725F"/>
    <w:rsid w:val="00697357"/>
    <w:rsid w:val="0069761C"/>
    <w:rsid w:val="00697763"/>
    <w:rsid w:val="006978CE"/>
    <w:rsid w:val="00697E5B"/>
    <w:rsid w:val="00697F21"/>
    <w:rsid w:val="00697F6E"/>
    <w:rsid w:val="006A0087"/>
    <w:rsid w:val="006A07D4"/>
    <w:rsid w:val="006A0B13"/>
    <w:rsid w:val="006A0C11"/>
    <w:rsid w:val="006A0CEF"/>
    <w:rsid w:val="006A1654"/>
    <w:rsid w:val="006A178F"/>
    <w:rsid w:val="006A1DCB"/>
    <w:rsid w:val="006A23D6"/>
    <w:rsid w:val="006A2905"/>
    <w:rsid w:val="006A2930"/>
    <w:rsid w:val="006A30CA"/>
    <w:rsid w:val="006A333E"/>
    <w:rsid w:val="006A3456"/>
    <w:rsid w:val="006A355C"/>
    <w:rsid w:val="006A39D6"/>
    <w:rsid w:val="006A3A48"/>
    <w:rsid w:val="006A3EA8"/>
    <w:rsid w:val="006A4757"/>
    <w:rsid w:val="006A4A13"/>
    <w:rsid w:val="006A4B4F"/>
    <w:rsid w:val="006A5004"/>
    <w:rsid w:val="006A56D7"/>
    <w:rsid w:val="006A5955"/>
    <w:rsid w:val="006A5EFB"/>
    <w:rsid w:val="006A5FFF"/>
    <w:rsid w:val="006A640A"/>
    <w:rsid w:val="006A64D5"/>
    <w:rsid w:val="006A65B9"/>
    <w:rsid w:val="006A6690"/>
    <w:rsid w:val="006A680E"/>
    <w:rsid w:val="006A6B43"/>
    <w:rsid w:val="006A6BDA"/>
    <w:rsid w:val="006A6D0A"/>
    <w:rsid w:val="006A702A"/>
    <w:rsid w:val="006A74F4"/>
    <w:rsid w:val="006A775B"/>
    <w:rsid w:val="006A77A1"/>
    <w:rsid w:val="006A7AB3"/>
    <w:rsid w:val="006A7D60"/>
    <w:rsid w:val="006B0046"/>
    <w:rsid w:val="006B073E"/>
    <w:rsid w:val="006B0A26"/>
    <w:rsid w:val="006B0A3F"/>
    <w:rsid w:val="006B0BA3"/>
    <w:rsid w:val="006B10A2"/>
    <w:rsid w:val="006B10D9"/>
    <w:rsid w:val="006B111A"/>
    <w:rsid w:val="006B126D"/>
    <w:rsid w:val="006B1338"/>
    <w:rsid w:val="006B15CB"/>
    <w:rsid w:val="006B1911"/>
    <w:rsid w:val="006B1A2A"/>
    <w:rsid w:val="006B1FDF"/>
    <w:rsid w:val="006B20AC"/>
    <w:rsid w:val="006B21B9"/>
    <w:rsid w:val="006B2942"/>
    <w:rsid w:val="006B29D4"/>
    <w:rsid w:val="006B2BA4"/>
    <w:rsid w:val="006B2BA7"/>
    <w:rsid w:val="006B2BC4"/>
    <w:rsid w:val="006B2EB2"/>
    <w:rsid w:val="006B319D"/>
    <w:rsid w:val="006B32BB"/>
    <w:rsid w:val="006B3563"/>
    <w:rsid w:val="006B3690"/>
    <w:rsid w:val="006B384C"/>
    <w:rsid w:val="006B3946"/>
    <w:rsid w:val="006B3A7A"/>
    <w:rsid w:val="006B3ABA"/>
    <w:rsid w:val="006B3FEB"/>
    <w:rsid w:val="006B40BC"/>
    <w:rsid w:val="006B4259"/>
    <w:rsid w:val="006B45FD"/>
    <w:rsid w:val="006B4A8D"/>
    <w:rsid w:val="006B4B90"/>
    <w:rsid w:val="006B4B97"/>
    <w:rsid w:val="006B50A7"/>
    <w:rsid w:val="006B51A1"/>
    <w:rsid w:val="006B57BF"/>
    <w:rsid w:val="006B5C14"/>
    <w:rsid w:val="006B5D2B"/>
    <w:rsid w:val="006B5DB5"/>
    <w:rsid w:val="006B5DEE"/>
    <w:rsid w:val="006B5E28"/>
    <w:rsid w:val="006B5E6E"/>
    <w:rsid w:val="006B5F20"/>
    <w:rsid w:val="006B60DA"/>
    <w:rsid w:val="006B616C"/>
    <w:rsid w:val="006B6D21"/>
    <w:rsid w:val="006B703E"/>
    <w:rsid w:val="006B70B6"/>
    <w:rsid w:val="006B70D4"/>
    <w:rsid w:val="006B76A9"/>
    <w:rsid w:val="006B7877"/>
    <w:rsid w:val="006B7D33"/>
    <w:rsid w:val="006C02F8"/>
    <w:rsid w:val="006C040E"/>
    <w:rsid w:val="006C0633"/>
    <w:rsid w:val="006C08EB"/>
    <w:rsid w:val="006C11A6"/>
    <w:rsid w:val="006C14D7"/>
    <w:rsid w:val="006C15E1"/>
    <w:rsid w:val="006C1750"/>
    <w:rsid w:val="006C186B"/>
    <w:rsid w:val="006C1A33"/>
    <w:rsid w:val="006C1A8E"/>
    <w:rsid w:val="006C1BF1"/>
    <w:rsid w:val="006C1D32"/>
    <w:rsid w:val="006C1D44"/>
    <w:rsid w:val="006C26D4"/>
    <w:rsid w:val="006C2883"/>
    <w:rsid w:val="006C2DF1"/>
    <w:rsid w:val="006C3094"/>
    <w:rsid w:val="006C366C"/>
    <w:rsid w:val="006C3735"/>
    <w:rsid w:val="006C3B99"/>
    <w:rsid w:val="006C3E63"/>
    <w:rsid w:val="006C45C3"/>
    <w:rsid w:val="006C4760"/>
    <w:rsid w:val="006C4BF1"/>
    <w:rsid w:val="006C4F30"/>
    <w:rsid w:val="006C4FEB"/>
    <w:rsid w:val="006C5132"/>
    <w:rsid w:val="006C5251"/>
    <w:rsid w:val="006C5356"/>
    <w:rsid w:val="006C61C8"/>
    <w:rsid w:val="006C6249"/>
    <w:rsid w:val="006C647D"/>
    <w:rsid w:val="006C65B0"/>
    <w:rsid w:val="006C65B2"/>
    <w:rsid w:val="006C66C7"/>
    <w:rsid w:val="006C6A54"/>
    <w:rsid w:val="006C6A72"/>
    <w:rsid w:val="006C6D26"/>
    <w:rsid w:val="006C6DFB"/>
    <w:rsid w:val="006C6DFC"/>
    <w:rsid w:val="006C6E99"/>
    <w:rsid w:val="006C6F8D"/>
    <w:rsid w:val="006C6FCC"/>
    <w:rsid w:val="006C74D1"/>
    <w:rsid w:val="006C76DE"/>
    <w:rsid w:val="006C7A87"/>
    <w:rsid w:val="006C7A89"/>
    <w:rsid w:val="006C7B40"/>
    <w:rsid w:val="006C7DEC"/>
    <w:rsid w:val="006C7F08"/>
    <w:rsid w:val="006C7FC1"/>
    <w:rsid w:val="006D0160"/>
    <w:rsid w:val="006D0345"/>
    <w:rsid w:val="006D0623"/>
    <w:rsid w:val="006D0651"/>
    <w:rsid w:val="006D08EB"/>
    <w:rsid w:val="006D0D09"/>
    <w:rsid w:val="006D0D73"/>
    <w:rsid w:val="006D0F00"/>
    <w:rsid w:val="006D0FE1"/>
    <w:rsid w:val="006D126A"/>
    <w:rsid w:val="006D2DBD"/>
    <w:rsid w:val="006D30BF"/>
    <w:rsid w:val="006D34D3"/>
    <w:rsid w:val="006D3B59"/>
    <w:rsid w:val="006D3D56"/>
    <w:rsid w:val="006D4254"/>
    <w:rsid w:val="006D45E2"/>
    <w:rsid w:val="006D4A2D"/>
    <w:rsid w:val="006D4A91"/>
    <w:rsid w:val="006D4EE6"/>
    <w:rsid w:val="006D5086"/>
    <w:rsid w:val="006D50A2"/>
    <w:rsid w:val="006D5669"/>
    <w:rsid w:val="006D5CDE"/>
    <w:rsid w:val="006D61D5"/>
    <w:rsid w:val="006D62A3"/>
    <w:rsid w:val="006D6848"/>
    <w:rsid w:val="006D690D"/>
    <w:rsid w:val="006D6ABD"/>
    <w:rsid w:val="006D720B"/>
    <w:rsid w:val="006D7466"/>
    <w:rsid w:val="006D7482"/>
    <w:rsid w:val="006D75E2"/>
    <w:rsid w:val="006D779D"/>
    <w:rsid w:val="006D7C2E"/>
    <w:rsid w:val="006D7D90"/>
    <w:rsid w:val="006D7F52"/>
    <w:rsid w:val="006E004E"/>
    <w:rsid w:val="006E02E6"/>
    <w:rsid w:val="006E03CB"/>
    <w:rsid w:val="006E048B"/>
    <w:rsid w:val="006E0A3E"/>
    <w:rsid w:val="006E0BD2"/>
    <w:rsid w:val="006E0CDA"/>
    <w:rsid w:val="006E0E10"/>
    <w:rsid w:val="006E0EB8"/>
    <w:rsid w:val="006E1305"/>
    <w:rsid w:val="006E1940"/>
    <w:rsid w:val="006E1C40"/>
    <w:rsid w:val="006E1E02"/>
    <w:rsid w:val="006E1F47"/>
    <w:rsid w:val="006E235E"/>
    <w:rsid w:val="006E2430"/>
    <w:rsid w:val="006E27E0"/>
    <w:rsid w:val="006E287E"/>
    <w:rsid w:val="006E2C45"/>
    <w:rsid w:val="006E2F00"/>
    <w:rsid w:val="006E32B6"/>
    <w:rsid w:val="006E3CE2"/>
    <w:rsid w:val="006E46EE"/>
    <w:rsid w:val="006E4998"/>
    <w:rsid w:val="006E52E7"/>
    <w:rsid w:val="006E558F"/>
    <w:rsid w:val="006E5DEF"/>
    <w:rsid w:val="006E5F06"/>
    <w:rsid w:val="006E5FE4"/>
    <w:rsid w:val="006E680D"/>
    <w:rsid w:val="006E6B69"/>
    <w:rsid w:val="006E6C8A"/>
    <w:rsid w:val="006E70A5"/>
    <w:rsid w:val="006E759C"/>
    <w:rsid w:val="006E778D"/>
    <w:rsid w:val="006E791B"/>
    <w:rsid w:val="006E7A55"/>
    <w:rsid w:val="006E7AF5"/>
    <w:rsid w:val="006E7DB0"/>
    <w:rsid w:val="006E7F84"/>
    <w:rsid w:val="006E7FB0"/>
    <w:rsid w:val="006F0109"/>
    <w:rsid w:val="006F0327"/>
    <w:rsid w:val="006F07F1"/>
    <w:rsid w:val="006F0E4A"/>
    <w:rsid w:val="006F14E9"/>
    <w:rsid w:val="006F173A"/>
    <w:rsid w:val="006F1C14"/>
    <w:rsid w:val="006F2080"/>
    <w:rsid w:val="006F215F"/>
    <w:rsid w:val="006F2273"/>
    <w:rsid w:val="006F298F"/>
    <w:rsid w:val="006F2B1C"/>
    <w:rsid w:val="006F2BF9"/>
    <w:rsid w:val="006F2E86"/>
    <w:rsid w:val="006F3111"/>
    <w:rsid w:val="006F3256"/>
    <w:rsid w:val="006F33C6"/>
    <w:rsid w:val="006F342F"/>
    <w:rsid w:val="006F38B2"/>
    <w:rsid w:val="006F3BD4"/>
    <w:rsid w:val="006F43C5"/>
    <w:rsid w:val="006F4447"/>
    <w:rsid w:val="006F44D8"/>
    <w:rsid w:val="006F454F"/>
    <w:rsid w:val="006F4743"/>
    <w:rsid w:val="006F47F8"/>
    <w:rsid w:val="006F4831"/>
    <w:rsid w:val="006F492D"/>
    <w:rsid w:val="006F4D20"/>
    <w:rsid w:val="006F4E42"/>
    <w:rsid w:val="006F4E79"/>
    <w:rsid w:val="006F4EA3"/>
    <w:rsid w:val="006F50AB"/>
    <w:rsid w:val="006F555F"/>
    <w:rsid w:val="006F57A7"/>
    <w:rsid w:val="006F5AAE"/>
    <w:rsid w:val="006F5EAC"/>
    <w:rsid w:val="006F61CB"/>
    <w:rsid w:val="006F6252"/>
    <w:rsid w:val="006F6292"/>
    <w:rsid w:val="006F62E7"/>
    <w:rsid w:val="006F63BA"/>
    <w:rsid w:val="006F63C3"/>
    <w:rsid w:val="006F6528"/>
    <w:rsid w:val="006F652E"/>
    <w:rsid w:val="006F65A6"/>
    <w:rsid w:val="006F6799"/>
    <w:rsid w:val="006F6840"/>
    <w:rsid w:val="006F6AC5"/>
    <w:rsid w:val="006F6ADF"/>
    <w:rsid w:val="006F6B26"/>
    <w:rsid w:val="006F6B4A"/>
    <w:rsid w:val="006F70F4"/>
    <w:rsid w:val="006F71AE"/>
    <w:rsid w:val="006F78CF"/>
    <w:rsid w:val="006F79B3"/>
    <w:rsid w:val="006F7C29"/>
    <w:rsid w:val="006F7E30"/>
    <w:rsid w:val="006F7E61"/>
    <w:rsid w:val="007001BA"/>
    <w:rsid w:val="007002EC"/>
    <w:rsid w:val="007006E1"/>
    <w:rsid w:val="007007B9"/>
    <w:rsid w:val="0070097D"/>
    <w:rsid w:val="00700B10"/>
    <w:rsid w:val="00700B50"/>
    <w:rsid w:val="00700BD9"/>
    <w:rsid w:val="00700C01"/>
    <w:rsid w:val="00700C85"/>
    <w:rsid w:val="00700CA0"/>
    <w:rsid w:val="00701307"/>
    <w:rsid w:val="0070174A"/>
    <w:rsid w:val="00701C11"/>
    <w:rsid w:val="00701D83"/>
    <w:rsid w:val="00702279"/>
    <w:rsid w:val="007025D3"/>
    <w:rsid w:val="007026A5"/>
    <w:rsid w:val="00702828"/>
    <w:rsid w:val="00702A7B"/>
    <w:rsid w:val="00702A90"/>
    <w:rsid w:val="007030D4"/>
    <w:rsid w:val="00703109"/>
    <w:rsid w:val="0070327A"/>
    <w:rsid w:val="0070388B"/>
    <w:rsid w:val="00703A6C"/>
    <w:rsid w:val="00704225"/>
    <w:rsid w:val="00704420"/>
    <w:rsid w:val="00704448"/>
    <w:rsid w:val="007049ED"/>
    <w:rsid w:val="00704DC0"/>
    <w:rsid w:val="00704E21"/>
    <w:rsid w:val="007050B3"/>
    <w:rsid w:val="007050B6"/>
    <w:rsid w:val="007051D3"/>
    <w:rsid w:val="007052B9"/>
    <w:rsid w:val="00705337"/>
    <w:rsid w:val="00705472"/>
    <w:rsid w:val="00705523"/>
    <w:rsid w:val="00705682"/>
    <w:rsid w:val="00706288"/>
    <w:rsid w:val="007064ED"/>
    <w:rsid w:val="007066DD"/>
    <w:rsid w:val="00706713"/>
    <w:rsid w:val="0070673D"/>
    <w:rsid w:val="007067EF"/>
    <w:rsid w:val="00706D78"/>
    <w:rsid w:val="007072B1"/>
    <w:rsid w:val="00707774"/>
    <w:rsid w:val="00707C06"/>
    <w:rsid w:val="00707CDB"/>
    <w:rsid w:val="00710023"/>
    <w:rsid w:val="0071146D"/>
    <w:rsid w:val="00711774"/>
    <w:rsid w:val="007117FE"/>
    <w:rsid w:val="0071182E"/>
    <w:rsid w:val="00711A93"/>
    <w:rsid w:val="00711B8A"/>
    <w:rsid w:val="00711E91"/>
    <w:rsid w:val="00712AB7"/>
    <w:rsid w:val="00712C2E"/>
    <w:rsid w:val="00712CB9"/>
    <w:rsid w:val="007136A7"/>
    <w:rsid w:val="007136D1"/>
    <w:rsid w:val="007139DC"/>
    <w:rsid w:val="007148E3"/>
    <w:rsid w:val="007151B9"/>
    <w:rsid w:val="00715303"/>
    <w:rsid w:val="0071565D"/>
    <w:rsid w:val="00715A26"/>
    <w:rsid w:val="00715A3F"/>
    <w:rsid w:val="007161E7"/>
    <w:rsid w:val="0071643C"/>
    <w:rsid w:val="00716A28"/>
    <w:rsid w:val="00716C2B"/>
    <w:rsid w:val="00716E34"/>
    <w:rsid w:val="007173C9"/>
    <w:rsid w:val="00717B3F"/>
    <w:rsid w:val="00717C44"/>
    <w:rsid w:val="00717FA1"/>
    <w:rsid w:val="00720209"/>
    <w:rsid w:val="007203BC"/>
    <w:rsid w:val="007208A2"/>
    <w:rsid w:val="00720980"/>
    <w:rsid w:val="00720B42"/>
    <w:rsid w:val="00720F62"/>
    <w:rsid w:val="00720FF2"/>
    <w:rsid w:val="007211DE"/>
    <w:rsid w:val="0072123F"/>
    <w:rsid w:val="0072164E"/>
    <w:rsid w:val="0072166E"/>
    <w:rsid w:val="00721905"/>
    <w:rsid w:val="00721A82"/>
    <w:rsid w:val="00721B48"/>
    <w:rsid w:val="00721E27"/>
    <w:rsid w:val="0072203B"/>
    <w:rsid w:val="007220DD"/>
    <w:rsid w:val="0072261D"/>
    <w:rsid w:val="00722809"/>
    <w:rsid w:val="0072286C"/>
    <w:rsid w:val="00722BF1"/>
    <w:rsid w:val="00722F09"/>
    <w:rsid w:val="00722F4A"/>
    <w:rsid w:val="007234A4"/>
    <w:rsid w:val="00723546"/>
    <w:rsid w:val="00723DF9"/>
    <w:rsid w:val="0072416B"/>
    <w:rsid w:val="007242C2"/>
    <w:rsid w:val="00724574"/>
    <w:rsid w:val="00725065"/>
    <w:rsid w:val="0072512F"/>
    <w:rsid w:val="00725363"/>
    <w:rsid w:val="007259C1"/>
    <w:rsid w:val="007259D5"/>
    <w:rsid w:val="00725A4D"/>
    <w:rsid w:val="00725A7C"/>
    <w:rsid w:val="00725B6E"/>
    <w:rsid w:val="00725BA5"/>
    <w:rsid w:val="00725E6C"/>
    <w:rsid w:val="00725EE2"/>
    <w:rsid w:val="00725F27"/>
    <w:rsid w:val="00725F3D"/>
    <w:rsid w:val="007260EC"/>
    <w:rsid w:val="00726183"/>
    <w:rsid w:val="00726534"/>
    <w:rsid w:val="007265A8"/>
    <w:rsid w:val="00726636"/>
    <w:rsid w:val="00726DA2"/>
    <w:rsid w:val="00727426"/>
    <w:rsid w:val="0072748E"/>
    <w:rsid w:val="00727741"/>
    <w:rsid w:val="00727B6D"/>
    <w:rsid w:val="00727F01"/>
    <w:rsid w:val="00727F6B"/>
    <w:rsid w:val="00730628"/>
    <w:rsid w:val="007308BE"/>
    <w:rsid w:val="00730B03"/>
    <w:rsid w:val="00731112"/>
    <w:rsid w:val="00731215"/>
    <w:rsid w:val="00731A57"/>
    <w:rsid w:val="00731A83"/>
    <w:rsid w:val="00731CB8"/>
    <w:rsid w:val="0073220C"/>
    <w:rsid w:val="00732570"/>
    <w:rsid w:val="00732A57"/>
    <w:rsid w:val="00732FD1"/>
    <w:rsid w:val="0073355E"/>
    <w:rsid w:val="00733561"/>
    <w:rsid w:val="007339CB"/>
    <w:rsid w:val="00733E3C"/>
    <w:rsid w:val="0073418F"/>
    <w:rsid w:val="007344BD"/>
    <w:rsid w:val="00734990"/>
    <w:rsid w:val="0073536F"/>
    <w:rsid w:val="00735A02"/>
    <w:rsid w:val="00736556"/>
    <w:rsid w:val="007365A8"/>
    <w:rsid w:val="007368F8"/>
    <w:rsid w:val="00736D13"/>
    <w:rsid w:val="00736EC4"/>
    <w:rsid w:val="00736EE6"/>
    <w:rsid w:val="00736EEF"/>
    <w:rsid w:val="0073708D"/>
    <w:rsid w:val="0073742F"/>
    <w:rsid w:val="007375E1"/>
    <w:rsid w:val="007378BB"/>
    <w:rsid w:val="00737981"/>
    <w:rsid w:val="00737A70"/>
    <w:rsid w:val="00737CF0"/>
    <w:rsid w:val="0074043D"/>
    <w:rsid w:val="0074066C"/>
    <w:rsid w:val="00740EB0"/>
    <w:rsid w:val="00740F42"/>
    <w:rsid w:val="00741C86"/>
    <w:rsid w:val="00741EE6"/>
    <w:rsid w:val="00742516"/>
    <w:rsid w:val="0074266E"/>
    <w:rsid w:val="007426C3"/>
    <w:rsid w:val="00742C7E"/>
    <w:rsid w:val="00742C93"/>
    <w:rsid w:val="00742D3B"/>
    <w:rsid w:val="00742DF1"/>
    <w:rsid w:val="007434BC"/>
    <w:rsid w:val="0074362F"/>
    <w:rsid w:val="00743787"/>
    <w:rsid w:val="007439D6"/>
    <w:rsid w:val="007443AE"/>
    <w:rsid w:val="00744714"/>
    <w:rsid w:val="00744811"/>
    <w:rsid w:val="00744991"/>
    <w:rsid w:val="00744BB6"/>
    <w:rsid w:val="00744F0B"/>
    <w:rsid w:val="0074500C"/>
    <w:rsid w:val="00745482"/>
    <w:rsid w:val="0074555B"/>
    <w:rsid w:val="00745976"/>
    <w:rsid w:val="00745A5B"/>
    <w:rsid w:val="00745BA3"/>
    <w:rsid w:val="00745C5D"/>
    <w:rsid w:val="00745D95"/>
    <w:rsid w:val="0074692E"/>
    <w:rsid w:val="00746A48"/>
    <w:rsid w:val="00746A4D"/>
    <w:rsid w:val="00746CC1"/>
    <w:rsid w:val="007470BD"/>
    <w:rsid w:val="00747159"/>
    <w:rsid w:val="0074715B"/>
    <w:rsid w:val="00747160"/>
    <w:rsid w:val="007474B1"/>
    <w:rsid w:val="007474F9"/>
    <w:rsid w:val="0074776E"/>
    <w:rsid w:val="007477D2"/>
    <w:rsid w:val="00747839"/>
    <w:rsid w:val="007478A6"/>
    <w:rsid w:val="007479B2"/>
    <w:rsid w:val="00747A9B"/>
    <w:rsid w:val="00750920"/>
    <w:rsid w:val="00750B4A"/>
    <w:rsid w:val="00750BC8"/>
    <w:rsid w:val="007516E9"/>
    <w:rsid w:val="0075183E"/>
    <w:rsid w:val="0075187E"/>
    <w:rsid w:val="00751923"/>
    <w:rsid w:val="00751E6C"/>
    <w:rsid w:val="00751ED1"/>
    <w:rsid w:val="0075203B"/>
    <w:rsid w:val="0075222D"/>
    <w:rsid w:val="0075237E"/>
    <w:rsid w:val="0075256B"/>
    <w:rsid w:val="00752AEF"/>
    <w:rsid w:val="00752B96"/>
    <w:rsid w:val="00752BC3"/>
    <w:rsid w:val="00752BE7"/>
    <w:rsid w:val="00753027"/>
    <w:rsid w:val="007537B8"/>
    <w:rsid w:val="00753D1E"/>
    <w:rsid w:val="00754167"/>
    <w:rsid w:val="007547E3"/>
    <w:rsid w:val="0075483B"/>
    <w:rsid w:val="0075485B"/>
    <w:rsid w:val="00754960"/>
    <w:rsid w:val="00754A64"/>
    <w:rsid w:val="00754BC8"/>
    <w:rsid w:val="00755054"/>
    <w:rsid w:val="0075527F"/>
    <w:rsid w:val="007553CB"/>
    <w:rsid w:val="007553E8"/>
    <w:rsid w:val="00755977"/>
    <w:rsid w:val="00755B15"/>
    <w:rsid w:val="00755CB1"/>
    <w:rsid w:val="00755DA4"/>
    <w:rsid w:val="007561BA"/>
    <w:rsid w:val="007562A8"/>
    <w:rsid w:val="00756354"/>
    <w:rsid w:val="007567F3"/>
    <w:rsid w:val="00756897"/>
    <w:rsid w:val="007569B9"/>
    <w:rsid w:val="00757CDD"/>
    <w:rsid w:val="00757EA4"/>
    <w:rsid w:val="00757F5F"/>
    <w:rsid w:val="0076040D"/>
    <w:rsid w:val="0076077D"/>
    <w:rsid w:val="007607BE"/>
    <w:rsid w:val="007608DB"/>
    <w:rsid w:val="00760CFA"/>
    <w:rsid w:val="00760EAF"/>
    <w:rsid w:val="00760F0D"/>
    <w:rsid w:val="007610E4"/>
    <w:rsid w:val="0076115A"/>
    <w:rsid w:val="00761F3B"/>
    <w:rsid w:val="0076215E"/>
    <w:rsid w:val="007623AA"/>
    <w:rsid w:val="00762414"/>
    <w:rsid w:val="00762547"/>
    <w:rsid w:val="00762AAD"/>
    <w:rsid w:val="00762B74"/>
    <w:rsid w:val="00762EEC"/>
    <w:rsid w:val="007630DF"/>
    <w:rsid w:val="0076328A"/>
    <w:rsid w:val="0076346F"/>
    <w:rsid w:val="00763664"/>
    <w:rsid w:val="007637B0"/>
    <w:rsid w:val="00763B97"/>
    <w:rsid w:val="00763C89"/>
    <w:rsid w:val="00763EEF"/>
    <w:rsid w:val="007641E0"/>
    <w:rsid w:val="007643BC"/>
    <w:rsid w:val="00764468"/>
    <w:rsid w:val="00764833"/>
    <w:rsid w:val="00764C28"/>
    <w:rsid w:val="0076507E"/>
    <w:rsid w:val="007651F9"/>
    <w:rsid w:val="00765226"/>
    <w:rsid w:val="00765613"/>
    <w:rsid w:val="0076568F"/>
    <w:rsid w:val="00765ACC"/>
    <w:rsid w:val="0076626B"/>
    <w:rsid w:val="0076626C"/>
    <w:rsid w:val="0076633A"/>
    <w:rsid w:val="007663C5"/>
    <w:rsid w:val="007663D3"/>
    <w:rsid w:val="007666CA"/>
    <w:rsid w:val="00766D65"/>
    <w:rsid w:val="007670BD"/>
    <w:rsid w:val="0076715F"/>
    <w:rsid w:val="0076748C"/>
    <w:rsid w:val="00767509"/>
    <w:rsid w:val="0076752C"/>
    <w:rsid w:val="007677F6"/>
    <w:rsid w:val="007678E2"/>
    <w:rsid w:val="0076795B"/>
    <w:rsid w:val="007679E0"/>
    <w:rsid w:val="00767F68"/>
    <w:rsid w:val="007701CD"/>
    <w:rsid w:val="007704BC"/>
    <w:rsid w:val="007704EA"/>
    <w:rsid w:val="00770816"/>
    <w:rsid w:val="00770931"/>
    <w:rsid w:val="0077096D"/>
    <w:rsid w:val="00770BFE"/>
    <w:rsid w:val="00770EB0"/>
    <w:rsid w:val="00770FD4"/>
    <w:rsid w:val="007714CB"/>
    <w:rsid w:val="0077199F"/>
    <w:rsid w:val="00771BD6"/>
    <w:rsid w:val="00771E70"/>
    <w:rsid w:val="00771F3E"/>
    <w:rsid w:val="007720A0"/>
    <w:rsid w:val="007720B2"/>
    <w:rsid w:val="00772B92"/>
    <w:rsid w:val="00772D83"/>
    <w:rsid w:val="00773169"/>
    <w:rsid w:val="007731C1"/>
    <w:rsid w:val="0077324B"/>
    <w:rsid w:val="007734D4"/>
    <w:rsid w:val="00773540"/>
    <w:rsid w:val="007737FF"/>
    <w:rsid w:val="007739F9"/>
    <w:rsid w:val="00773AA2"/>
    <w:rsid w:val="007746E7"/>
    <w:rsid w:val="007747DA"/>
    <w:rsid w:val="007748AC"/>
    <w:rsid w:val="007748B0"/>
    <w:rsid w:val="00774D8B"/>
    <w:rsid w:val="00774E6A"/>
    <w:rsid w:val="00774F7B"/>
    <w:rsid w:val="00774F7D"/>
    <w:rsid w:val="00774FA5"/>
    <w:rsid w:val="00775041"/>
    <w:rsid w:val="007750D3"/>
    <w:rsid w:val="00775701"/>
    <w:rsid w:val="00775A31"/>
    <w:rsid w:val="00775B76"/>
    <w:rsid w:val="00775F78"/>
    <w:rsid w:val="00776224"/>
    <w:rsid w:val="007766D7"/>
    <w:rsid w:val="0077670A"/>
    <w:rsid w:val="007767DF"/>
    <w:rsid w:val="007769D0"/>
    <w:rsid w:val="00776AD7"/>
    <w:rsid w:val="00776AE9"/>
    <w:rsid w:val="00777114"/>
    <w:rsid w:val="0077732E"/>
    <w:rsid w:val="0077749D"/>
    <w:rsid w:val="007776F7"/>
    <w:rsid w:val="00777744"/>
    <w:rsid w:val="007777E2"/>
    <w:rsid w:val="00777868"/>
    <w:rsid w:val="00777936"/>
    <w:rsid w:val="00777AF0"/>
    <w:rsid w:val="00777B10"/>
    <w:rsid w:val="00780127"/>
    <w:rsid w:val="00780298"/>
    <w:rsid w:val="00780321"/>
    <w:rsid w:val="00780722"/>
    <w:rsid w:val="007808FC"/>
    <w:rsid w:val="00780A93"/>
    <w:rsid w:val="00780D61"/>
    <w:rsid w:val="00780FFB"/>
    <w:rsid w:val="0078106C"/>
    <w:rsid w:val="00781556"/>
    <w:rsid w:val="00781623"/>
    <w:rsid w:val="00781856"/>
    <w:rsid w:val="00781931"/>
    <w:rsid w:val="00781A33"/>
    <w:rsid w:val="00781D7E"/>
    <w:rsid w:val="00782551"/>
    <w:rsid w:val="007827A5"/>
    <w:rsid w:val="00782986"/>
    <w:rsid w:val="00782C8F"/>
    <w:rsid w:val="00782E11"/>
    <w:rsid w:val="00782EA5"/>
    <w:rsid w:val="007830A7"/>
    <w:rsid w:val="007831E4"/>
    <w:rsid w:val="007836E3"/>
    <w:rsid w:val="007836EE"/>
    <w:rsid w:val="007837A9"/>
    <w:rsid w:val="00784BC7"/>
    <w:rsid w:val="00784C6D"/>
    <w:rsid w:val="00784E4F"/>
    <w:rsid w:val="00784FD1"/>
    <w:rsid w:val="007854EA"/>
    <w:rsid w:val="0078588A"/>
    <w:rsid w:val="007859C4"/>
    <w:rsid w:val="007860BC"/>
    <w:rsid w:val="00786153"/>
    <w:rsid w:val="0078657F"/>
    <w:rsid w:val="007867AE"/>
    <w:rsid w:val="0078699B"/>
    <w:rsid w:val="00786C6A"/>
    <w:rsid w:val="00786C6F"/>
    <w:rsid w:val="00786E6A"/>
    <w:rsid w:val="00787065"/>
    <w:rsid w:val="007870E0"/>
    <w:rsid w:val="00787297"/>
    <w:rsid w:val="007875F7"/>
    <w:rsid w:val="00787641"/>
    <w:rsid w:val="007876CC"/>
    <w:rsid w:val="00787A60"/>
    <w:rsid w:val="00787BB7"/>
    <w:rsid w:val="00787F66"/>
    <w:rsid w:val="007901CC"/>
    <w:rsid w:val="0079042F"/>
    <w:rsid w:val="00790499"/>
    <w:rsid w:val="007904A0"/>
    <w:rsid w:val="00790743"/>
    <w:rsid w:val="00790868"/>
    <w:rsid w:val="00790929"/>
    <w:rsid w:val="00790B7A"/>
    <w:rsid w:val="007910AB"/>
    <w:rsid w:val="00791A56"/>
    <w:rsid w:val="00791AD6"/>
    <w:rsid w:val="00791D49"/>
    <w:rsid w:val="007922AB"/>
    <w:rsid w:val="0079250A"/>
    <w:rsid w:val="0079258B"/>
    <w:rsid w:val="007927C4"/>
    <w:rsid w:val="00792B64"/>
    <w:rsid w:val="0079309A"/>
    <w:rsid w:val="007931AA"/>
    <w:rsid w:val="0079320C"/>
    <w:rsid w:val="0079324E"/>
    <w:rsid w:val="007934A2"/>
    <w:rsid w:val="007935D2"/>
    <w:rsid w:val="0079370E"/>
    <w:rsid w:val="00793807"/>
    <w:rsid w:val="00793816"/>
    <w:rsid w:val="00793DCB"/>
    <w:rsid w:val="00793EC3"/>
    <w:rsid w:val="0079403F"/>
    <w:rsid w:val="00794125"/>
    <w:rsid w:val="007944C5"/>
    <w:rsid w:val="00794891"/>
    <w:rsid w:val="00794BBA"/>
    <w:rsid w:val="00794F8B"/>
    <w:rsid w:val="00795BA7"/>
    <w:rsid w:val="00795EF2"/>
    <w:rsid w:val="0079615C"/>
    <w:rsid w:val="0079654A"/>
    <w:rsid w:val="007969F5"/>
    <w:rsid w:val="00796EA1"/>
    <w:rsid w:val="007973C5"/>
    <w:rsid w:val="00797E1C"/>
    <w:rsid w:val="007A021E"/>
    <w:rsid w:val="007A070B"/>
    <w:rsid w:val="007A0827"/>
    <w:rsid w:val="007A0886"/>
    <w:rsid w:val="007A0BB9"/>
    <w:rsid w:val="007A122C"/>
    <w:rsid w:val="007A1D3F"/>
    <w:rsid w:val="007A2155"/>
    <w:rsid w:val="007A21DD"/>
    <w:rsid w:val="007A238F"/>
    <w:rsid w:val="007A23A9"/>
    <w:rsid w:val="007A251E"/>
    <w:rsid w:val="007A26E6"/>
    <w:rsid w:val="007A35E7"/>
    <w:rsid w:val="007A376C"/>
    <w:rsid w:val="007A398C"/>
    <w:rsid w:val="007A3A9E"/>
    <w:rsid w:val="007A3D11"/>
    <w:rsid w:val="007A3DAF"/>
    <w:rsid w:val="007A3FED"/>
    <w:rsid w:val="007A4375"/>
    <w:rsid w:val="007A4426"/>
    <w:rsid w:val="007A4456"/>
    <w:rsid w:val="007A4771"/>
    <w:rsid w:val="007A482B"/>
    <w:rsid w:val="007A4C0E"/>
    <w:rsid w:val="007A4C31"/>
    <w:rsid w:val="007A4DB3"/>
    <w:rsid w:val="007A4F9C"/>
    <w:rsid w:val="007A512D"/>
    <w:rsid w:val="007A515A"/>
    <w:rsid w:val="007A5227"/>
    <w:rsid w:val="007A55EA"/>
    <w:rsid w:val="007A5712"/>
    <w:rsid w:val="007A590A"/>
    <w:rsid w:val="007A594F"/>
    <w:rsid w:val="007A5CED"/>
    <w:rsid w:val="007A5DC8"/>
    <w:rsid w:val="007A5F30"/>
    <w:rsid w:val="007A6702"/>
    <w:rsid w:val="007A671D"/>
    <w:rsid w:val="007A694B"/>
    <w:rsid w:val="007A729F"/>
    <w:rsid w:val="007A72B0"/>
    <w:rsid w:val="007A7576"/>
    <w:rsid w:val="007A7A2A"/>
    <w:rsid w:val="007A7A8C"/>
    <w:rsid w:val="007A7E53"/>
    <w:rsid w:val="007B0294"/>
    <w:rsid w:val="007B0A2F"/>
    <w:rsid w:val="007B0B95"/>
    <w:rsid w:val="007B0EB9"/>
    <w:rsid w:val="007B0F91"/>
    <w:rsid w:val="007B10A3"/>
    <w:rsid w:val="007B10AD"/>
    <w:rsid w:val="007B11D0"/>
    <w:rsid w:val="007B1220"/>
    <w:rsid w:val="007B17A2"/>
    <w:rsid w:val="007B1AA8"/>
    <w:rsid w:val="007B1B1C"/>
    <w:rsid w:val="007B1CD5"/>
    <w:rsid w:val="007B1D16"/>
    <w:rsid w:val="007B1EC3"/>
    <w:rsid w:val="007B20F5"/>
    <w:rsid w:val="007B2154"/>
    <w:rsid w:val="007B2276"/>
    <w:rsid w:val="007B23AB"/>
    <w:rsid w:val="007B26E7"/>
    <w:rsid w:val="007B2A80"/>
    <w:rsid w:val="007B2FF7"/>
    <w:rsid w:val="007B3022"/>
    <w:rsid w:val="007B31A0"/>
    <w:rsid w:val="007B33FF"/>
    <w:rsid w:val="007B3BFB"/>
    <w:rsid w:val="007B3C6A"/>
    <w:rsid w:val="007B3FA5"/>
    <w:rsid w:val="007B4010"/>
    <w:rsid w:val="007B4168"/>
    <w:rsid w:val="007B425A"/>
    <w:rsid w:val="007B437B"/>
    <w:rsid w:val="007B47AA"/>
    <w:rsid w:val="007B4F16"/>
    <w:rsid w:val="007B5172"/>
    <w:rsid w:val="007B51EE"/>
    <w:rsid w:val="007B52FF"/>
    <w:rsid w:val="007B5423"/>
    <w:rsid w:val="007B63DE"/>
    <w:rsid w:val="007B64FB"/>
    <w:rsid w:val="007B65B4"/>
    <w:rsid w:val="007B66BB"/>
    <w:rsid w:val="007B68E2"/>
    <w:rsid w:val="007B6B75"/>
    <w:rsid w:val="007B6E0E"/>
    <w:rsid w:val="007B6F07"/>
    <w:rsid w:val="007B72D8"/>
    <w:rsid w:val="007B780A"/>
    <w:rsid w:val="007B7823"/>
    <w:rsid w:val="007B7C38"/>
    <w:rsid w:val="007C051B"/>
    <w:rsid w:val="007C077D"/>
    <w:rsid w:val="007C07A1"/>
    <w:rsid w:val="007C07DD"/>
    <w:rsid w:val="007C0963"/>
    <w:rsid w:val="007C0B11"/>
    <w:rsid w:val="007C0DDB"/>
    <w:rsid w:val="007C0EA7"/>
    <w:rsid w:val="007C1460"/>
    <w:rsid w:val="007C1461"/>
    <w:rsid w:val="007C18B8"/>
    <w:rsid w:val="007C1D0B"/>
    <w:rsid w:val="007C246C"/>
    <w:rsid w:val="007C2A58"/>
    <w:rsid w:val="007C2B46"/>
    <w:rsid w:val="007C2DEE"/>
    <w:rsid w:val="007C2E1F"/>
    <w:rsid w:val="007C2F01"/>
    <w:rsid w:val="007C3011"/>
    <w:rsid w:val="007C351B"/>
    <w:rsid w:val="007C3E24"/>
    <w:rsid w:val="007C442F"/>
    <w:rsid w:val="007C4802"/>
    <w:rsid w:val="007C4D77"/>
    <w:rsid w:val="007C4DC9"/>
    <w:rsid w:val="007C500E"/>
    <w:rsid w:val="007C530F"/>
    <w:rsid w:val="007C54AE"/>
    <w:rsid w:val="007C5867"/>
    <w:rsid w:val="007C5A45"/>
    <w:rsid w:val="007C65A0"/>
    <w:rsid w:val="007C660B"/>
    <w:rsid w:val="007C6C64"/>
    <w:rsid w:val="007C71E4"/>
    <w:rsid w:val="007C74D3"/>
    <w:rsid w:val="007C7613"/>
    <w:rsid w:val="007C7BB2"/>
    <w:rsid w:val="007D0573"/>
    <w:rsid w:val="007D063D"/>
    <w:rsid w:val="007D065C"/>
    <w:rsid w:val="007D06A1"/>
    <w:rsid w:val="007D08B9"/>
    <w:rsid w:val="007D0C03"/>
    <w:rsid w:val="007D1114"/>
    <w:rsid w:val="007D124B"/>
    <w:rsid w:val="007D1669"/>
    <w:rsid w:val="007D1726"/>
    <w:rsid w:val="007D1A78"/>
    <w:rsid w:val="007D1C0E"/>
    <w:rsid w:val="007D1F2A"/>
    <w:rsid w:val="007D201C"/>
    <w:rsid w:val="007D26F9"/>
    <w:rsid w:val="007D2BE3"/>
    <w:rsid w:val="007D2CC2"/>
    <w:rsid w:val="007D32A6"/>
    <w:rsid w:val="007D32B6"/>
    <w:rsid w:val="007D37DE"/>
    <w:rsid w:val="007D3A5C"/>
    <w:rsid w:val="007D3B04"/>
    <w:rsid w:val="007D3DDD"/>
    <w:rsid w:val="007D403B"/>
    <w:rsid w:val="007D4080"/>
    <w:rsid w:val="007D44FA"/>
    <w:rsid w:val="007D47D3"/>
    <w:rsid w:val="007D48E9"/>
    <w:rsid w:val="007D4B26"/>
    <w:rsid w:val="007D4BB8"/>
    <w:rsid w:val="007D4C54"/>
    <w:rsid w:val="007D564C"/>
    <w:rsid w:val="007D573D"/>
    <w:rsid w:val="007D5BEB"/>
    <w:rsid w:val="007D5C57"/>
    <w:rsid w:val="007D5D63"/>
    <w:rsid w:val="007D5FE9"/>
    <w:rsid w:val="007D6147"/>
    <w:rsid w:val="007D649D"/>
    <w:rsid w:val="007D65EC"/>
    <w:rsid w:val="007D661C"/>
    <w:rsid w:val="007D6691"/>
    <w:rsid w:val="007D67C4"/>
    <w:rsid w:val="007D703C"/>
    <w:rsid w:val="007D7183"/>
    <w:rsid w:val="007D7291"/>
    <w:rsid w:val="007D72AC"/>
    <w:rsid w:val="007D75DD"/>
    <w:rsid w:val="007D7906"/>
    <w:rsid w:val="007D7AC8"/>
    <w:rsid w:val="007D7B65"/>
    <w:rsid w:val="007D7BDC"/>
    <w:rsid w:val="007D7DEB"/>
    <w:rsid w:val="007E0027"/>
    <w:rsid w:val="007E00AE"/>
    <w:rsid w:val="007E013E"/>
    <w:rsid w:val="007E0340"/>
    <w:rsid w:val="007E0479"/>
    <w:rsid w:val="007E0994"/>
    <w:rsid w:val="007E0B5B"/>
    <w:rsid w:val="007E0C31"/>
    <w:rsid w:val="007E1110"/>
    <w:rsid w:val="007E119F"/>
    <w:rsid w:val="007E1893"/>
    <w:rsid w:val="007E1E3C"/>
    <w:rsid w:val="007E2215"/>
    <w:rsid w:val="007E2475"/>
    <w:rsid w:val="007E2684"/>
    <w:rsid w:val="007E288C"/>
    <w:rsid w:val="007E2DA6"/>
    <w:rsid w:val="007E2E5D"/>
    <w:rsid w:val="007E3121"/>
    <w:rsid w:val="007E317C"/>
    <w:rsid w:val="007E3506"/>
    <w:rsid w:val="007E3774"/>
    <w:rsid w:val="007E38AE"/>
    <w:rsid w:val="007E3A66"/>
    <w:rsid w:val="007E3CFD"/>
    <w:rsid w:val="007E3F00"/>
    <w:rsid w:val="007E4085"/>
    <w:rsid w:val="007E41CD"/>
    <w:rsid w:val="007E4266"/>
    <w:rsid w:val="007E438D"/>
    <w:rsid w:val="007E4805"/>
    <w:rsid w:val="007E49CD"/>
    <w:rsid w:val="007E4A1B"/>
    <w:rsid w:val="007E4A3E"/>
    <w:rsid w:val="007E4A9B"/>
    <w:rsid w:val="007E4DA5"/>
    <w:rsid w:val="007E4EAE"/>
    <w:rsid w:val="007E52F8"/>
    <w:rsid w:val="007E5519"/>
    <w:rsid w:val="007E5BE6"/>
    <w:rsid w:val="007E6223"/>
    <w:rsid w:val="007E632C"/>
    <w:rsid w:val="007E6731"/>
    <w:rsid w:val="007E6C32"/>
    <w:rsid w:val="007E6CA3"/>
    <w:rsid w:val="007E6F0C"/>
    <w:rsid w:val="007E703E"/>
    <w:rsid w:val="007E735A"/>
    <w:rsid w:val="007E73C9"/>
    <w:rsid w:val="007E7704"/>
    <w:rsid w:val="007E7B6F"/>
    <w:rsid w:val="007E7DC8"/>
    <w:rsid w:val="007F01D2"/>
    <w:rsid w:val="007F03C7"/>
    <w:rsid w:val="007F0642"/>
    <w:rsid w:val="007F106F"/>
    <w:rsid w:val="007F135F"/>
    <w:rsid w:val="007F161C"/>
    <w:rsid w:val="007F173E"/>
    <w:rsid w:val="007F17D4"/>
    <w:rsid w:val="007F1897"/>
    <w:rsid w:val="007F1B8C"/>
    <w:rsid w:val="007F24C0"/>
    <w:rsid w:val="007F2993"/>
    <w:rsid w:val="007F2F5E"/>
    <w:rsid w:val="007F38D8"/>
    <w:rsid w:val="007F39C1"/>
    <w:rsid w:val="007F3BAE"/>
    <w:rsid w:val="007F3BC0"/>
    <w:rsid w:val="007F3CA4"/>
    <w:rsid w:val="007F3CFB"/>
    <w:rsid w:val="007F407B"/>
    <w:rsid w:val="007F44E6"/>
    <w:rsid w:val="007F4556"/>
    <w:rsid w:val="007F4BEE"/>
    <w:rsid w:val="007F4E0F"/>
    <w:rsid w:val="007F50BB"/>
    <w:rsid w:val="007F50C3"/>
    <w:rsid w:val="007F51DF"/>
    <w:rsid w:val="007F51F6"/>
    <w:rsid w:val="007F5867"/>
    <w:rsid w:val="007F5873"/>
    <w:rsid w:val="007F5B8F"/>
    <w:rsid w:val="007F6000"/>
    <w:rsid w:val="007F6084"/>
    <w:rsid w:val="007F65BA"/>
    <w:rsid w:val="007F66EA"/>
    <w:rsid w:val="007F69DB"/>
    <w:rsid w:val="007F6C63"/>
    <w:rsid w:val="007F6ED8"/>
    <w:rsid w:val="007F701E"/>
    <w:rsid w:val="007F742A"/>
    <w:rsid w:val="007F75BE"/>
    <w:rsid w:val="007F76D4"/>
    <w:rsid w:val="007F7BDB"/>
    <w:rsid w:val="007F7C91"/>
    <w:rsid w:val="0080031B"/>
    <w:rsid w:val="0080051F"/>
    <w:rsid w:val="0080081E"/>
    <w:rsid w:val="00800977"/>
    <w:rsid w:val="00800D11"/>
    <w:rsid w:val="00801263"/>
    <w:rsid w:val="008012EE"/>
    <w:rsid w:val="008013F6"/>
    <w:rsid w:val="00801600"/>
    <w:rsid w:val="00801642"/>
    <w:rsid w:val="00801654"/>
    <w:rsid w:val="008017F3"/>
    <w:rsid w:val="00801CCE"/>
    <w:rsid w:val="00801F54"/>
    <w:rsid w:val="00802601"/>
    <w:rsid w:val="008028D9"/>
    <w:rsid w:val="00802A20"/>
    <w:rsid w:val="00802ADD"/>
    <w:rsid w:val="00802B46"/>
    <w:rsid w:val="00802CBB"/>
    <w:rsid w:val="0080315D"/>
    <w:rsid w:val="008031C4"/>
    <w:rsid w:val="008031FF"/>
    <w:rsid w:val="0080370B"/>
    <w:rsid w:val="00803809"/>
    <w:rsid w:val="0080380B"/>
    <w:rsid w:val="0080381B"/>
    <w:rsid w:val="00803DB8"/>
    <w:rsid w:val="00804006"/>
    <w:rsid w:val="00804034"/>
    <w:rsid w:val="008041E4"/>
    <w:rsid w:val="00804AE6"/>
    <w:rsid w:val="00804BEC"/>
    <w:rsid w:val="008054DF"/>
    <w:rsid w:val="00805E7C"/>
    <w:rsid w:val="0080605B"/>
    <w:rsid w:val="008065ED"/>
    <w:rsid w:val="00806F5D"/>
    <w:rsid w:val="00807003"/>
    <w:rsid w:val="00807186"/>
    <w:rsid w:val="008071EE"/>
    <w:rsid w:val="008072C5"/>
    <w:rsid w:val="00807656"/>
    <w:rsid w:val="00807988"/>
    <w:rsid w:val="00810234"/>
    <w:rsid w:val="00810303"/>
    <w:rsid w:val="008105B0"/>
    <w:rsid w:val="008105D3"/>
    <w:rsid w:val="008109B9"/>
    <w:rsid w:val="00811359"/>
    <w:rsid w:val="0081154C"/>
    <w:rsid w:val="008115EE"/>
    <w:rsid w:val="00811635"/>
    <w:rsid w:val="00811828"/>
    <w:rsid w:val="00811989"/>
    <w:rsid w:val="00811C52"/>
    <w:rsid w:val="00811E33"/>
    <w:rsid w:val="00811E77"/>
    <w:rsid w:val="00811ED7"/>
    <w:rsid w:val="00811EED"/>
    <w:rsid w:val="00811F94"/>
    <w:rsid w:val="0081220D"/>
    <w:rsid w:val="008123DE"/>
    <w:rsid w:val="008126C2"/>
    <w:rsid w:val="008127FD"/>
    <w:rsid w:val="00812801"/>
    <w:rsid w:val="00812B62"/>
    <w:rsid w:val="008133E7"/>
    <w:rsid w:val="00813A89"/>
    <w:rsid w:val="00813FB5"/>
    <w:rsid w:val="008142C5"/>
    <w:rsid w:val="008142FD"/>
    <w:rsid w:val="0081499F"/>
    <w:rsid w:val="00814B5C"/>
    <w:rsid w:val="00814D77"/>
    <w:rsid w:val="00815372"/>
    <w:rsid w:val="00815C28"/>
    <w:rsid w:val="00816002"/>
    <w:rsid w:val="0081661C"/>
    <w:rsid w:val="008166B7"/>
    <w:rsid w:val="00816896"/>
    <w:rsid w:val="008168FA"/>
    <w:rsid w:val="00816D37"/>
    <w:rsid w:val="008174C2"/>
    <w:rsid w:val="00817544"/>
    <w:rsid w:val="0081765B"/>
    <w:rsid w:val="008177C4"/>
    <w:rsid w:val="00817881"/>
    <w:rsid w:val="00817ACD"/>
    <w:rsid w:val="008201DB"/>
    <w:rsid w:val="008203E0"/>
    <w:rsid w:val="008204F8"/>
    <w:rsid w:val="008207CC"/>
    <w:rsid w:val="00820D2A"/>
    <w:rsid w:val="00820F64"/>
    <w:rsid w:val="00820F66"/>
    <w:rsid w:val="00820F6F"/>
    <w:rsid w:val="008211E6"/>
    <w:rsid w:val="00821300"/>
    <w:rsid w:val="008213BE"/>
    <w:rsid w:val="00821421"/>
    <w:rsid w:val="008214D2"/>
    <w:rsid w:val="00821816"/>
    <w:rsid w:val="0082189F"/>
    <w:rsid w:val="00821944"/>
    <w:rsid w:val="008219AC"/>
    <w:rsid w:val="00821A10"/>
    <w:rsid w:val="00821BF4"/>
    <w:rsid w:val="00822119"/>
    <w:rsid w:val="0082264F"/>
    <w:rsid w:val="00822B31"/>
    <w:rsid w:val="00822BA8"/>
    <w:rsid w:val="00822F1D"/>
    <w:rsid w:val="00822FD8"/>
    <w:rsid w:val="00823170"/>
    <w:rsid w:val="008231F6"/>
    <w:rsid w:val="0082372A"/>
    <w:rsid w:val="00823998"/>
    <w:rsid w:val="008239A6"/>
    <w:rsid w:val="008239BB"/>
    <w:rsid w:val="00823D04"/>
    <w:rsid w:val="00823D2D"/>
    <w:rsid w:val="00823EDE"/>
    <w:rsid w:val="008240CA"/>
    <w:rsid w:val="0082440E"/>
    <w:rsid w:val="00824810"/>
    <w:rsid w:val="008248F0"/>
    <w:rsid w:val="00824B70"/>
    <w:rsid w:val="00824EBD"/>
    <w:rsid w:val="008250E2"/>
    <w:rsid w:val="0082512C"/>
    <w:rsid w:val="00825297"/>
    <w:rsid w:val="008257C2"/>
    <w:rsid w:val="00825A30"/>
    <w:rsid w:val="00825B9A"/>
    <w:rsid w:val="00825D07"/>
    <w:rsid w:val="00825EEF"/>
    <w:rsid w:val="00826004"/>
    <w:rsid w:val="008260BB"/>
    <w:rsid w:val="0082641A"/>
    <w:rsid w:val="00826423"/>
    <w:rsid w:val="008267FA"/>
    <w:rsid w:val="008270E3"/>
    <w:rsid w:val="0082714C"/>
    <w:rsid w:val="00827210"/>
    <w:rsid w:val="00827462"/>
    <w:rsid w:val="00827507"/>
    <w:rsid w:val="008278EC"/>
    <w:rsid w:val="008279A9"/>
    <w:rsid w:val="00827C40"/>
    <w:rsid w:val="00827C5A"/>
    <w:rsid w:val="00827F6D"/>
    <w:rsid w:val="00830C6E"/>
    <w:rsid w:val="00830DED"/>
    <w:rsid w:val="00831186"/>
    <w:rsid w:val="008314E5"/>
    <w:rsid w:val="008315E0"/>
    <w:rsid w:val="008315F2"/>
    <w:rsid w:val="0083187F"/>
    <w:rsid w:val="0083208F"/>
    <w:rsid w:val="008320DF"/>
    <w:rsid w:val="0083236B"/>
    <w:rsid w:val="00832BC7"/>
    <w:rsid w:val="00832DA0"/>
    <w:rsid w:val="00832EE7"/>
    <w:rsid w:val="00833381"/>
    <w:rsid w:val="00833385"/>
    <w:rsid w:val="00833AE3"/>
    <w:rsid w:val="00833DE8"/>
    <w:rsid w:val="00833ED7"/>
    <w:rsid w:val="00834284"/>
    <w:rsid w:val="008342B6"/>
    <w:rsid w:val="00834340"/>
    <w:rsid w:val="0083434A"/>
    <w:rsid w:val="00834A43"/>
    <w:rsid w:val="00834BE7"/>
    <w:rsid w:val="00834C87"/>
    <w:rsid w:val="00834F2F"/>
    <w:rsid w:val="008356C8"/>
    <w:rsid w:val="008358D6"/>
    <w:rsid w:val="008360E5"/>
    <w:rsid w:val="00836207"/>
    <w:rsid w:val="0083627C"/>
    <w:rsid w:val="00836673"/>
    <w:rsid w:val="00836D5C"/>
    <w:rsid w:val="00836D95"/>
    <w:rsid w:val="008375BE"/>
    <w:rsid w:val="00837610"/>
    <w:rsid w:val="00837686"/>
    <w:rsid w:val="00837699"/>
    <w:rsid w:val="0083769C"/>
    <w:rsid w:val="00840062"/>
    <w:rsid w:val="008400B1"/>
    <w:rsid w:val="00840846"/>
    <w:rsid w:val="0084088A"/>
    <w:rsid w:val="0084093C"/>
    <w:rsid w:val="008412B0"/>
    <w:rsid w:val="008412FB"/>
    <w:rsid w:val="00841B41"/>
    <w:rsid w:val="00841BF1"/>
    <w:rsid w:val="00841BFA"/>
    <w:rsid w:val="00841D37"/>
    <w:rsid w:val="00841D4F"/>
    <w:rsid w:val="008420F8"/>
    <w:rsid w:val="0084228D"/>
    <w:rsid w:val="00842447"/>
    <w:rsid w:val="00842671"/>
    <w:rsid w:val="00842A11"/>
    <w:rsid w:val="008430AF"/>
    <w:rsid w:val="00843121"/>
    <w:rsid w:val="0084339D"/>
    <w:rsid w:val="00843896"/>
    <w:rsid w:val="00843BE8"/>
    <w:rsid w:val="00843DBA"/>
    <w:rsid w:val="00844339"/>
    <w:rsid w:val="00844988"/>
    <w:rsid w:val="008449A9"/>
    <w:rsid w:val="0084524A"/>
    <w:rsid w:val="008453E7"/>
    <w:rsid w:val="008458FC"/>
    <w:rsid w:val="00845ADF"/>
    <w:rsid w:val="00845C8D"/>
    <w:rsid w:val="00845E6F"/>
    <w:rsid w:val="008463F5"/>
    <w:rsid w:val="00846667"/>
    <w:rsid w:val="00846693"/>
    <w:rsid w:val="0084669A"/>
    <w:rsid w:val="00846C90"/>
    <w:rsid w:val="00846D11"/>
    <w:rsid w:val="00846EAC"/>
    <w:rsid w:val="00847159"/>
    <w:rsid w:val="00847203"/>
    <w:rsid w:val="008476C3"/>
    <w:rsid w:val="00847713"/>
    <w:rsid w:val="008478DA"/>
    <w:rsid w:val="00847B7B"/>
    <w:rsid w:val="00847C0A"/>
    <w:rsid w:val="00847E21"/>
    <w:rsid w:val="00847E60"/>
    <w:rsid w:val="00847EF7"/>
    <w:rsid w:val="00847F34"/>
    <w:rsid w:val="0085057C"/>
    <w:rsid w:val="008505DB"/>
    <w:rsid w:val="0085064D"/>
    <w:rsid w:val="00850AFF"/>
    <w:rsid w:val="00850FC2"/>
    <w:rsid w:val="008511AD"/>
    <w:rsid w:val="0085126E"/>
    <w:rsid w:val="008514BD"/>
    <w:rsid w:val="00851929"/>
    <w:rsid w:val="00851A5B"/>
    <w:rsid w:val="00851AE6"/>
    <w:rsid w:val="00851B5E"/>
    <w:rsid w:val="008521D6"/>
    <w:rsid w:val="0085248A"/>
    <w:rsid w:val="00852587"/>
    <w:rsid w:val="00852BE1"/>
    <w:rsid w:val="00852D3B"/>
    <w:rsid w:val="00853489"/>
    <w:rsid w:val="00853645"/>
    <w:rsid w:val="008536CA"/>
    <w:rsid w:val="00853B98"/>
    <w:rsid w:val="00853BBA"/>
    <w:rsid w:val="00853C9C"/>
    <w:rsid w:val="0085421B"/>
    <w:rsid w:val="008544A9"/>
    <w:rsid w:val="00854856"/>
    <w:rsid w:val="00854D90"/>
    <w:rsid w:val="00854FE4"/>
    <w:rsid w:val="00854FF8"/>
    <w:rsid w:val="008553B5"/>
    <w:rsid w:val="008557F9"/>
    <w:rsid w:val="00855904"/>
    <w:rsid w:val="008559C5"/>
    <w:rsid w:val="00855B87"/>
    <w:rsid w:val="00855E47"/>
    <w:rsid w:val="00855FE8"/>
    <w:rsid w:val="00856301"/>
    <w:rsid w:val="00856463"/>
    <w:rsid w:val="00856769"/>
    <w:rsid w:val="008569FD"/>
    <w:rsid w:val="00856BF1"/>
    <w:rsid w:val="00856E38"/>
    <w:rsid w:val="00857024"/>
    <w:rsid w:val="008574B3"/>
    <w:rsid w:val="008575DE"/>
    <w:rsid w:val="00857615"/>
    <w:rsid w:val="008576ED"/>
    <w:rsid w:val="0085782B"/>
    <w:rsid w:val="00857CD4"/>
    <w:rsid w:val="00857D69"/>
    <w:rsid w:val="00860719"/>
    <w:rsid w:val="00860C3D"/>
    <w:rsid w:val="00860C3E"/>
    <w:rsid w:val="00860EE1"/>
    <w:rsid w:val="008613E8"/>
    <w:rsid w:val="00861668"/>
    <w:rsid w:val="008617D8"/>
    <w:rsid w:val="008617EE"/>
    <w:rsid w:val="00861CC0"/>
    <w:rsid w:val="00861D8B"/>
    <w:rsid w:val="00861F46"/>
    <w:rsid w:val="00862299"/>
    <w:rsid w:val="0086230A"/>
    <w:rsid w:val="00862927"/>
    <w:rsid w:val="00862A01"/>
    <w:rsid w:val="00862B3D"/>
    <w:rsid w:val="00862F8A"/>
    <w:rsid w:val="00863131"/>
    <w:rsid w:val="00863185"/>
    <w:rsid w:val="0086344C"/>
    <w:rsid w:val="008634F8"/>
    <w:rsid w:val="0086376A"/>
    <w:rsid w:val="00863E4B"/>
    <w:rsid w:val="0086406D"/>
    <w:rsid w:val="0086424E"/>
    <w:rsid w:val="00864357"/>
    <w:rsid w:val="008646DD"/>
    <w:rsid w:val="00864792"/>
    <w:rsid w:val="00864A93"/>
    <w:rsid w:val="00864D52"/>
    <w:rsid w:val="00864E40"/>
    <w:rsid w:val="00864EF6"/>
    <w:rsid w:val="00865089"/>
    <w:rsid w:val="008654A2"/>
    <w:rsid w:val="008657B3"/>
    <w:rsid w:val="008660C2"/>
    <w:rsid w:val="00866126"/>
    <w:rsid w:val="00866299"/>
    <w:rsid w:val="00866504"/>
    <w:rsid w:val="00866584"/>
    <w:rsid w:val="008666FE"/>
    <w:rsid w:val="0086675C"/>
    <w:rsid w:val="00866B18"/>
    <w:rsid w:val="00866B72"/>
    <w:rsid w:val="00866C8F"/>
    <w:rsid w:val="00866EAF"/>
    <w:rsid w:val="00867550"/>
    <w:rsid w:val="00867BD2"/>
    <w:rsid w:val="00867CAF"/>
    <w:rsid w:val="00867D30"/>
    <w:rsid w:val="00867D4B"/>
    <w:rsid w:val="008701D8"/>
    <w:rsid w:val="00870474"/>
    <w:rsid w:val="008709A8"/>
    <w:rsid w:val="00870A89"/>
    <w:rsid w:val="00870EDB"/>
    <w:rsid w:val="0087115F"/>
    <w:rsid w:val="00871181"/>
    <w:rsid w:val="008714B1"/>
    <w:rsid w:val="008716F8"/>
    <w:rsid w:val="00871765"/>
    <w:rsid w:val="0087178F"/>
    <w:rsid w:val="008717AE"/>
    <w:rsid w:val="0087180F"/>
    <w:rsid w:val="00871C10"/>
    <w:rsid w:val="00871D30"/>
    <w:rsid w:val="00872127"/>
    <w:rsid w:val="008721DC"/>
    <w:rsid w:val="0087233C"/>
    <w:rsid w:val="008725C2"/>
    <w:rsid w:val="00872676"/>
    <w:rsid w:val="0087287D"/>
    <w:rsid w:val="00872947"/>
    <w:rsid w:val="00872DCB"/>
    <w:rsid w:val="00873117"/>
    <w:rsid w:val="008739DD"/>
    <w:rsid w:val="00873AD2"/>
    <w:rsid w:val="00873C5B"/>
    <w:rsid w:val="00873CCF"/>
    <w:rsid w:val="00873D2D"/>
    <w:rsid w:val="00874091"/>
    <w:rsid w:val="008743A4"/>
    <w:rsid w:val="008743E5"/>
    <w:rsid w:val="008746F3"/>
    <w:rsid w:val="00874839"/>
    <w:rsid w:val="00874A84"/>
    <w:rsid w:val="008750C0"/>
    <w:rsid w:val="008753CA"/>
    <w:rsid w:val="00875517"/>
    <w:rsid w:val="00875C74"/>
    <w:rsid w:val="00876247"/>
    <w:rsid w:val="00876311"/>
    <w:rsid w:val="008763AD"/>
    <w:rsid w:val="00876478"/>
    <w:rsid w:val="00876579"/>
    <w:rsid w:val="00876BC4"/>
    <w:rsid w:val="00876F82"/>
    <w:rsid w:val="008773F2"/>
    <w:rsid w:val="0087742E"/>
    <w:rsid w:val="008775DA"/>
    <w:rsid w:val="0087766E"/>
    <w:rsid w:val="0087787F"/>
    <w:rsid w:val="008779A0"/>
    <w:rsid w:val="008779EC"/>
    <w:rsid w:val="00877C4B"/>
    <w:rsid w:val="00877DDE"/>
    <w:rsid w:val="00877FBC"/>
    <w:rsid w:val="00877FEC"/>
    <w:rsid w:val="00880187"/>
    <w:rsid w:val="00880199"/>
    <w:rsid w:val="008801FD"/>
    <w:rsid w:val="008803E9"/>
    <w:rsid w:val="008804CB"/>
    <w:rsid w:val="00880AC7"/>
    <w:rsid w:val="00880FD5"/>
    <w:rsid w:val="008818E3"/>
    <w:rsid w:val="00881B35"/>
    <w:rsid w:val="00881C96"/>
    <w:rsid w:val="00881D49"/>
    <w:rsid w:val="00882080"/>
    <w:rsid w:val="0088219A"/>
    <w:rsid w:val="00882515"/>
    <w:rsid w:val="0088263F"/>
    <w:rsid w:val="00882649"/>
    <w:rsid w:val="00882927"/>
    <w:rsid w:val="00882B68"/>
    <w:rsid w:val="00882C57"/>
    <w:rsid w:val="0088318B"/>
    <w:rsid w:val="00883246"/>
    <w:rsid w:val="0088370F"/>
    <w:rsid w:val="00883939"/>
    <w:rsid w:val="00883996"/>
    <w:rsid w:val="008839E9"/>
    <w:rsid w:val="00883DF9"/>
    <w:rsid w:val="00883F92"/>
    <w:rsid w:val="00884808"/>
    <w:rsid w:val="008849C0"/>
    <w:rsid w:val="00884A89"/>
    <w:rsid w:val="008854DB"/>
    <w:rsid w:val="00885B53"/>
    <w:rsid w:val="00885D89"/>
    <w:rsid w:val="00885F39"/>
    <w:rsid w:val="00886194"/>
    <w:rsid w:val="008866CF"/>
    <w:rsid w:val="0088691D"/>
    <w:rsid w:val="00886B65"/>
    <w:rsid w:val="00886EF6"/>
    <w:rsid w:val="0088702E"/>
    <w:rsid w:val="0088751C"/>
    <w:rsid w:val="00887698"/>
    <w:rsid w:val="008876E1"/>
    <w:rsid w:val="0088781C"/>
    <w:rsid w:val="00887CE4"/>
    <w:rsid w:val="00890181"/>
    <w:rsid w:val="0089018B"/>
    <w:rsid w:val="008902A9"/>
    <w:rsid w:val="00890460"/>
    <w:rsid w:val="00890A22"/>
    <w:rsid w:val="00890A46"/>
    <w:rsid w:val="00890C7A"/>
    <w:rsid w:val="00890EC7"/>
    <w:rsid w:val="00890EE8"/>
    <w:rsid w:val="00890EF8"/>
    <w:rsid w:val="00891824"/>
    <w:rsid w:val="00891B7B"/>
    <w:rsid w:val="00891CB6"/>
    <w:rsid w:val="0089263E"/>
    <w:rsid w:val="00892864"/>
    <w:rsid w:val="00892A5B"/>
    <w:rsid w:val="00892AD1"/>
    <w:rsid w:val="00892B53"/>
    <w:rsid w:val="00892D44"/>
    <w:rsid w:val="008933BC"/>
    <w:rsid w:val="008934C9"/>
    <w:rsid w:val="0089359F"/>
    <w:rsid w:val="008936CE"/>
    <w:rsid w:val="0089391A"/>
    <w:rsid w:val="00893BAF"/>
    <w:rsid w:val="00893D9F"/>
    <w:rsid w:val="00893EE4"/>
    <w:rsid w:val="00894034"/>
    <w:rsid w:val="0089418E"/>
    <w:rsid w:val="00894280"/>
    <w:rsid w:val="00894287"/>
    <w:rsid w:val="00894516"/>
    <w:rsid w:val="00894693"/>
    <w:rsid w:val="008946C5"/>
    <w:rsid w:val="0089478F"/>
    <w:rsid w:val="0089489D"/>
    <w:rsid w:val="0089506D"/>
    <w:rsid w:val="008951A4"/>
    <w:rsid w:val="008955FD"/>
    <w:rsid w:val="00895D9C"/>
    <w:rsid w:val="00895E15"/>
    <w:rsid w:val="00896344"/>
    <w:rsid w:val="008963D4"/>
    <w:rsid w:val="00896625"/>
    <w:rsid w:val="0089685A"/>
    <w:rsid w:val="008969A1"/>
    <w:rsid w:val="00896B0E"/>
    <w:rsid w:val="00896B43"/>
    <w:rsid w:val="00896B69"/>
    <w:rsid w:val="00896D48"/>
    <w:rsid w:val="00896DF3"/>
    <w:rsid w:val="00896F33"/>
    <w:rsid w:val="00897137"/>
    <w:rsid w:val="00897367"/>
    <w:rsid w:val="008976A7"/>
    <w:rsid w:val="008976FA"/>
    <w:rsid w:val="00897E6A"/>
    <w:rsid w:val="00897E98"/>
    <w:rsid w:val="008A0325"/>
    <w:rsid w:val="008A0A21"/>
    <w:rsid w:val="008A0A46"/>
    <w:rsid w:val="008A0B76"/>
    <w:rsid w:val="008A0B91"/>
    <w:rsid w:val="008A0C7E"/>
    <w:rsid w:val="008A0DB8"/>
    <w:rsid w:val="008A0F7F"/>
    <w:rsid w:val="008A11F9"/>
    <w:rsid w:val="008A1295"/>
    <w:rsid w:val="008A13DC"/>
    <w:rsid w:val="008A163F"/>
    <w:rsid w:val="008A1A2A"/>
    <w:rsid w:val="008A241C"/>
    <w:rsid w:val="008A24EC"/>
    <w:rsid w:val="008A2CF8"/>
    <w:rsid w:val="008A2DCB"/>
    <w:rsid w:val="008A2E4C"/>
    <w:rsid w:val="008A37C2"/>
    <w:rsid w:val="008A389A"/>
    <w:rsid w:val="008A3979"/>
    <w:rsid w:val="008A3ADB"/>
    <w:rsid w:val="008A3C9C"/>
    <w:rsid w:val="008A3EFD"/>
    <w:rsid w:val="008A4487"/>
    <w:rsid w:val="008A462F"/>
    <w:rsid w:val="008A4A48"/>
    <w:rsid w:val="008A4B84"/>
    <w:rsid w:val="008A4C42"/>
    <w:rsid w:val="008A4F5A"/>
    <w:rsid w:val="008A504B"/>
    <w:rsid w:val="008A505E"/>
    <w:rsid w:val="008A5159"/>
    <w:rsid w:val="008A55FF"/>
    <w:rsid w:val="008A5691"/>
    <w:rsid w:val="008A5C77"/>
    <w:rsid w:val="008A5FDB"/>
    <w:rsid w:val="008A6221"/>
    <w:rsid w:val="008A65A8"/>
    <w:rsid w:val="008A66AB"/>
    <w:rsid w:val="008A6812"/>
    <w:rsid w:val="008A6A82"/>
    <w:rsid w:val="008A6E25"/>
    <w:rsid w:val="008A6E60"/>
    <w:rsid w:val="008A7142"/>
    <w:rsid w:val="008A7310"/>
    <w:rsid w:val="008A757A"/>
    <w:rsid w:val="008A7AB6"/>
    <w:rsid w:val="008A7CB6"/>
    <w:rsid w:val="008A7DBD"/>
    <w:rsid w:val="008A7EAA"/>
    <w:rsid w:val="008A7ED8"/>
    <w:rsid w:val="008A7FF9"/>
    <w:rsid w:val="008B0269"/>
    <w:rsid w:val="008B0359"/>
    <w:rsid w:val="008B03F0"/>
    <w:rsid w:val="008B0A56"/>
    <w:rsid w:val="008B0EC9"/>
    <w:rsid w:val="008B0F63"/>
    <w:rsid w:val="008B1601"/>
    <w:rsid w:val="008B1607"/>
    <w:rsid w:val="008B1A23"/>
    <w:rsid w:val="008B1C02"/>
    <w:rsid w:val="008B23CE"/>
    <w:rsid w:val="008B2839"/>
    <w:rsid w:val="008B2C26"/>
    <w:rsid w:val="008B2C7B"/>
    <w:rsid w:val="008B2DDA"/>
    <w:rsid w:val="008B32B1"/>
    <w:rsid w:val="008B349F"/>
    <w:rsid w:val="008B37DA"/>
    <w:rsid w:val="008B39B1"/>
    <w:rsid w:val="008B3CB4"/>
    <w:rsid w:val="008B3F23"/>
    <w:rsid w:val="008B417B"/>
    <w:rsid w:val="008B428D"/>
    <w:rsid w:val="008B44C5"/>
    <w:rsid w:val="008B452A"/>
    <w:rsid w:val="008B464C"/>
    <w:rsid w:val="008B46C2"/>
    <w:rsid w:val="008B4AE5"/>
    <w:rsid w:val="008B4C2E"/>
    <w:rsid w:val="008B4D20"/>
    <w:rsid w:val="008B4DF2"/>
    <w:rsid w:val="008B502B"/>
    <w:rsid w:val="008B5103"/>
    <w:rsid w:val="008B51D1"/>
    <w:rsid w:val="008B52A6"/>
    <w:rsid w:val="008B5335"/>
    <w:rsid w:val="008B545C"/>
    <w:rsid w:val="008B5524"/>
    <w:rsid w:val="008B598E"/>
    <w:rsid w:val="008B599F"/>
    <w:rsid w:val="008B5AA6"/>
    <w:rsid w:val="008B5AD8"/>
    <w:rsid w:val="008B654F"/>
    <w:rsid w:val="008B6B51"/>
    <w:rsid w:val="008B6F34"/>
    <w:rsid w:val="008B70CF"/>
    <w:rsid w:val="008B725A"/>
    <w:rsid w:val="008B735A"/>
    <w:rsid w:val="008B7587"/>
    <w:rsid w:val="008B7F17"/>
    <w:rsid w:val="008C0162"/>
    <w:rsid w:val="008C01A7"/>
    <w:rsid w:val="008C03EB"/>
    <w:rsid w:val="008C0836"/>
    <w:rsid w:val="008C0C4A"/>
    <w:rsid w:val="008C0EAB"/>
    <w:rsid w:val="008C10A5"/>
    <w:rsid w:val="008C10E4"/>
    <w:rsid w:val="008C11A1"/>
    <w:rsid w:val="008C1205"/>
    <w:rsid w:val="008C12E2"/>
    <w:rsid w:val="008C132A"/>
    <w:rsid w:val="008C14FE"/>
    <w:rsid w:val="008C1574"/>
    <w:rsid w:val="008C173E"/>
    <w:rsid w:val="008C18A4"/>
    <w:rsid w:val="008C1A9D"/>
    <w:rsid w:val="008C1FD1"/>
    <w:rsid w:val="008C2734"/>
    <w:rsid w:val="008C276E"/>
    <w:rsid w:val="008C2AB1"/>
    <w:rsid w:val="008C2C6A"/>
    <w:rsid w:val="008C2C97"/>
    <w:rsid w:val="008C3F84"/>
    <w:rsid w:val="008C402E"/>
    <w:rsid w:val="008C422A"/>
    <w:rsid w:val="008C42C4"/>
    <w:rsid w:val="008C42ED"/>
    <w:rsid w:val="008C46F0"/>
    <w:rsid w:val="008C4783"/>
    <w:rsid w:val="008C4960"/>
    <w:rsid w:val="008C535B"/>
    <w:rsid w:val="008C578F"/>
    <w:rsid w:val="008C58EE"/>
    <w:rsid w:val="008C593B"/>
    <w:rsid w:val="008C5944"/>
    <w:rsid w:val="008C5992"/>
    <w:rsid w:val="008C5DB2"/>
    <w:rsid w:val="008C5DD6"/>
    <w:rsid w:val="008C5EC1"/>
    <w:rsid w:val="008C5F79"/>
    <w:rsid w:val="008C61FD"/>
    <w:rsid w:val="008C67F0"/>
    <w:rsid w:val="008C75B3"/>
    <w:rsid w:val="008D0078"/>
    <w:rsid w:val="008D0107"/>
    <w:rsid w:val="008D020E"/>
    <w:rsid w:val="008D052A"/>
    <w:rsid w:val="008D06A4"/>
    <w:rsid w:val="008D0E74"/>
    <w:rsid w:val="008D0F58"/>
    <w:rsid w:val="008D11AF"/>
    <w:rsid w:val="008D180E"/>
    <w:rsid w:val="008D18AA"/>
    <w:rsid w:val="008D1B99"/>
    <w:rsid w:val="008D20C8"/>
    <w:rsid w:val="008D21FC"/>
    <w:rsid w:val="008D2376"/>
    <w:rsid w:val="008D23D7"/>
    <w:rsid w:val="008D2741"/>
    <w:rsid w:val="008D27E6"/>
    <w:rsid w:val="008D2869"/>
    <w:rsid w:val="008D2FB5"/>
    <w:rsid w:val="008D3054"/>
    <w:rsid w:val="008D31FF"/>
    <w:rsid w:val="008D3258"/>
    <w:rsid w:val="008D333E"/>
    <w:rsid w:val="008D33D1"/>
    <w:rsid w:val="008D3991"/>
    <w:rsid w:val="008D3F94"/>
    <w:rsid w:val="008D402B"/>
    <w:rsid w:val="008D4093"/>
    <w:rsid w:val="008D437E"/>
    <w:rsid w:val="008D44A7"/>
    <w:rsid w:val="008D45EB"/>
    <w:rsid w:val="008D4777"/>
    <w:rsid w:val="008D488E"/>
    <w:rsid w:val="008D4944"/>
    <w:rsid w:val="008D4B37"/>
    <w:rsid w:val="008D4C64"/>
    <w:rsid w:val="008D5155"/>
    <w:rsid w:val="008D5159"/>
    <w:rsid w:val="008D562A"/>
    <w:rsid w:val="008D56FA"/>
    <w:rsid w:val="008D5C69"/>
    <w:rsid w:val="008D5DCF"/>
    <w:rsid w:val="008D5E42"/>
    <w:rsid w:val="008D5F7D"/>
    <w:rsid w:val="008D6041"/>
    <w:rsid w:val="008D641D"/>
    <w:rsid w:val="008D6534"/>
    <w:rsid w:val="008D6A01"/>
    <w:rsid w:val="008D740F"/>
    <w:rsid w:val="008D749D"/>
    <w:rsid w:val="008D77C9"/>
    <w:rsid w:val="008D7C48"/>
    <w:rsid w:val="008E0357"/>
    <w:rsid w:val="008E0528"/>
    <w:rsid w:val="008E0769"/>
    <w:rsid w:val="008E07D2"/>
    <w:rsid w:val="008E07EB"/>
    <w:rsid w:val="008E0AB3"/>
    <w:rsid w:val="008E0C88"/>
    <w:rsid w:val="008E0D5D"/>
    <w:rsid w:val="008E0FCC"/>
    <w:rsid w:val="008E110D"/>
    <w:rsid w:val="008E124E"/>
    <w:rsid w:val="008E14F6"/>
    <w:rsid w:val="008E1CA8"/>
    <w:rsid w:val="008E1DD3"/>
    <w:rsid w:val="008E210E"/>
    <w:rsid w:val="008E2BC7"/>
    <w:rsid w:val="008E2BFE"/>
    <w:rsid w:val="008E2D32"/>
    <w:rsid w:val="008E30E1"/>
    <w:rsid w:val="008E334B"/>
    <w:rsid w:val="008E377C"/>
    <w:rsid w:val="008E3A29"/>
    <w:rsid w:val="008E3B9D"/>
    <w:rsid w:val="008E3D99"/>
    <w:rsid w:val="008E40AA"/>
    <w:rsid w:val="008E419B"/>
    <w:rsid w:val="008E4885"/>
    <w:rsid w:val="008E48E2"/>
    <w:rsid w:val="008E54C0"/>
    <w:rsid w:val="008E5974"/>
    <w:rsid w:val="008E5B91"/>
    <w:rsid w:val="008E5CD7"/>
    <w:rsid w:val="008E612D"/>
    <w:rsid w:val="008E6142"/>
    <w:rsid w:val="008E624B"/>
    <w:rsid w:val="008E6252"/>
    <w:rsid w:val="008E6282"/>
    <w:rsid w:val="008E63B7"/>
    <w:rsid w:val="008E66C3"/>
    <w:rsid w:val="008E68F0"/>
    <w:rsid w:val="008E6B07"/>
    <w:rsid w:val="008E7092"/>
    <w:rsid w:val="008E7A80"/>
    <w:rsid w:val="008F047A"/>
    <w:rsid w:val="008F055C"/>
    <w:rsid w:val="008F0AA4"/>
    <w:rsid w:val="008F0B49"/>
    <w:rsid w:val="008F0CCE"/>
    <w:rsid w:val="008F0CF2"/>
    <w:rsid w:val="008F0D44"/>
    <w:rsid w:val="008F0E47"/>
    <w:rsid w:val="008F0EA6"/>
    <w:rsid w:val="008F0ED8"/>
    <w:rsid w:val="008F0F47"/>
    <w:rsid w:val="008F1333"/>
    <w:rsid w:val="008F1404"/>
    <w:rsid w:val="008F19D5"/>
    <w:rsid w:val="008F1AE9"/>
    <w:rsid w:val="008F202D"/>
    <w:rsid w:val="008F220C"/>
    <w:rsid w:val="008F2342"/>
    <w:rsid w:val="008F236A"/>
    <w:rsid w:val="008F27BB"/>
    <w:rsid w:val="008F28EE"/>
    <w:rsid w:val="008F2AD4"/>
    <w:rsid w:val="008F322C"/>
    <w:rsid w:val="008F3485"/>
    <w:rsid w:val="008F3BAA"/>
    <w:rsid w:val="008F3BF7"/>
    <w:rsid w:val="008F3E51"/>
    <w:rsid w:val="008F3EC0"/>
    <w:rsid w:val="008F3F08"/>
    <w:rsid w:val="008F4025"/>
    <w:rsid w:val="008F4042"/>
    <w:rsid w:val="008F480D"/>
    <w:rsid w:val="008F4838"/>
    <w:rsid w:val="008F49A6"/>
    <w:rsid w:val="008F4B2F"/>
    <w:rsid w:val="008F4C18"/>
    <w:rsid w:val="008F519B"/>
    <w:rsid w:val="008F51DE"/>
    <w:rsid w:val="008F521B"/>
    <w:rsid w:val="008F5716"/>
    <w:rsid w:val="008F59A2"/>
    <w:rsid w:val="008F5A24"/>
    <w:rsid w:val="008F5C10"/>
    <w:rsid w:val="008F5FFA"/>
    <w:rsid w:val="008F62F6"/>
    <w:rsid w:val="008F63D3"/>
    <w:rsid w:val="008F6785"/>
    <w:rsid w:val="008F67EA"/>
    <w:rsid w:val="008F683F"/>
    <w:rsid w:val="008F6E0B"/>
    <w:rsid w:val="008F7046"/>
    <w:rsid w:val="008F7167"/>
    <w:rsid w:val="008F7209"/>
    <w:rsid w:val="009001F5"/>
    <w:rsid w:val="00900400"/>
    <w:rsid w:val="0090045C"/>
    <w:rsid w:val="009007B5"/>
    <w:rsid w:val="00900903"/>
    <w:rsid w:val="009012BD"/>
    <w:rsid w:val="009012CF"/>
    <w:rsid w:val="009013FE"/>
    <w:rsid w:val="00901D0A"/>
    <w:rsid w:val="0090224B"/>
    <w:rsid w:val="00902323"/>
    <w:rsid w:val="0090240E"/>
    <w:rsid w:val="0090289E"/>
    <w:rsid w:val="00902ED1"/>
    <w:rsid w:val="00903165"/>
    <w:rsid w:val="00903450"/>
    <w:rsid w:val="00903566"/>
    <w:rsid w:val="0090379E"/>
    <w:rsid w:val="00903835"/>
    <w:rsid w:val="00903B32"/>
    <w:rsid w:val="00903EEC"/>
    <w:rsid w:val="009040BF"/>
    <w:rsid w:val="00904549"/>
    <w:rsid w:val="009045C8"/>
    <w:rsid w:val="00904746"/>
    <w:rsid w:val="009047CA"/>
    <w:rsid w:val="00904AEF"/>
    <w:rsid w:val="0090567C"/>
    <w:rsid w:val="009056E0"/>
    <w:rsid w:val="00906A9F"/>
    <w:rsid w:val="00906AB1"/>
    <w:rsid w:val="00906C31"/>
    <w:rsid w:val="00906EB1"/>
    <w:rsid w:val="00906FF6"/>
    <w:rsid w:val="0090710F"/>
    <w:rsid w:val="0090713E"/>
    <w:rsid w:val="0090720F"/>
    <w:rsid w:val="00907642"/>
    <w:rsid w:val="00907920"/>
    <w:rsid w:val="00907D2F"/>
    <w:rsid w:val="00907DE0"/>
    <w:rsid w:val="00910107"/>
    <w:rsid w:val="009101F3"/>
    <w:rsid w:val="009103E9"/>
    <w:rsid w:val="009104D2"/>
    <w:rsid w:val="009105B5"/>
    <w:rsid w:val="00910E5C"/>
    <w:rsid w:val="00911554"/>
    <w:rsid w:val="0091159D"/>
    <w:rsid w:val="00911869"/>
    <w:rsid w:val="0091188B"/>
    <w:rsid w:val="009118D5"/>
    <w:rsid w:val="009119CF"/>
    <w:rsid w:val="00911EA6"/>
    <w:rsid w:val="009120C3"/>
    <w:rsid w:val="00912973"/>
    <w:rsid w:val="00912CDE"/>
    <w:rsid w:val="00912D9A"/>
    <w:rsid w:val="00912DAD"/>
    <w:rsid w:val="00912E2F"/>
    <w:rsid w:val="00912EE9"/>
    <w:rsid w:val="009137AB"/>
    <w:rsid w:val="00913B95"/>
    <w:rsid w:val="00913E02"/>
    <w:rsid w:val="00914054"/>
    <w:rsid w:val="00914292"/>
    <w:rsid w:val="009148C6"/>
    <w:rsid w:val="00914B1A"/>
    <w:rsid w:val="00914B32"/>
    <w:rsid w:val="00914C99"/>
    <w:rsid w:val="00914CCE"/>
    <w:rsid w:val="00914EA5"/>
    <w:rsid w:val="00915104"/>
    <w:rsid w:val="00915164"/>
    <w:rsid w:val="009151A2"/>
    <w:rsid w:val="00916160"/>
    <w:rsid w:val="00916A23"/>
    <w:rsid w:val="0091732B"/>
    <w:rsid w:val="009173F9"/>
    <w:rsid w:val="00917581"/>
    <w:rsid w:val="009177E6"/>
    <w:rsid w:val="00917A3B"/>
    <w:rsid w:val="00917DE8"/>
    <w:rsid w:val="00917E79"/>
    <w:rsid w:val="0092000B"/>
    <w:rsid w:val="00920374"/>
    <w:rsid w:val="0092037C"/>
    <w:rsid w:val="009205E8"/>
    <w:rsid w:val="00920796"/>
    <w:rsid w:val="00920E1B"/>
    <w:rsid w:val="0092122A"/>
    <w:rsid w:val="009212C3"/>
    <w:rsid w:val="009213F1"/>
    <w:rsid w:val="00921B5E"/>
    <w:rsid w:val="00921F85"/>
    <w:rsid w:val="00922D9E"/>
    <w:rsid w:val="00922E29"/>
    <w:rsid w:val="009232BE"/>
    <w:rsid w:val="0092355B"/>
    <w:rsid w:val="0092363C"/>
    <w:rsid w:val="00923AE5"/>
    <w:rsid w:val="00923DF3"/>
    <w:rsid w:val="00923F21"/>
    <w:rsid w:val="009241A2"/>
    <w:rsid w:val="00924B3D"/>
    <w:rsid w:val="00924C3E"/>
    <w:rsid w:val="00924F84"/>
    <w:rsid w:val="0092541B"/>
    <w:rsid w:val="009255A5"/>
    <w:rsid w:val="00925900"/>
    <w:rsid w:val="00925B6A"/>
    <w:rsid w:val="0092620C"/>
    <w:rsid w:val="00926295"/>
    <w:rsid w:val="009264D0"/>
    <w:rsid w:val="00926830"/>
    <w:rsid w:val="00926CD2"/>
    <w:rsid w:val="00926D1E"/>
    <w:rsid w:val="00926D23"/>
    <w:rsid w:val="00926DE4"/>
    <w:rsid w:val="00926F6E"/>
    <w:rsid w:val="009271F1"/>
    <w:rsid w:val="0092748D"/>
    <w:rsid w:val="00927744"/>
    <w:rsid w:val="00927DBA"/>
    <w:rsid w:val="00927F17"/>
    <w:rsid w:val="00927F87"/>
    <w:rsid w:val="00930124"/>
    <w:rsid w:val="009303DC"/>
    <w:rsid w:val="0093065A"/>
    <w:rsid w:val="00930736"/>
    <w:rsid w:val="009307AA"/>
    <w:rsid w:val="00930923"/>
    <w:rsid w:val="0093097E"/>
    <w:rsid w:val="00930B9B"/>
    <w:rsid w:val="00930C94"/>
    <w:rsid w:val="00930CC4"/>
    <w:rsid w:val="00930D4F"/>
    <w:rsid w:val="00930E7E"/>
    <w:rsid w:val="00931110"/>
    <w:rsid w:val="00931138"/>
    <w:rsid w:val="00931559"/>
    <w:rsid w:val="00931AB1"/>
    <w:rsid w:val="00931CEC"/>
    <w:rsid w:val="0093230A"/>
    <w:rsid w:val="0093237B"/>
    <w:rsid w:val="009324EF"/>
    <w:rsid w:val="009325E4"/>
    <w:rsid w:val="0093279D"/>
    <w:rsid w:val="009329B7"/>
    <w:rsid w:val="00933385"/>
    <w:rsid w:val="009333A4"/>
    <w:rsid w:val="009333AF"/>
    <w:rsid w:val="00933C50"/>
    <w:rsid w:val="00933FF9"/>
    <w:rsid w:val="00934087"/>
    <w:rsid w:val="009342D3"/>
    <w:rsid w:val="00934449"/>
    <w:rsid w:val="00934F19"/>
    <w:rsid w:val="00934F22"/>
    <w:rsid w:val="00934F58"/>
    <w:rsid w:val="009352B7"/>
    <w:rsid w:val="0093544B"/>
    <w:rsid w:val="009354F2"/>
    <w:rsid w:val="00935E03"/>
    <w:rsid w:val="00936442"/>
    <w:rsid w:val="00936747"/>
    <w:rsid w:val="009367FA"/>
    <w:rsid w:val="009369CE"/>
    <w:rsid w:val="00936DAD"/>
    <w:rsid w:val="00936F49"/>
    <w:rsid w:val="0093726D"/>
    <w:rsid w:val="009372DC"/>
    <w:rsid w:val="009374B3"/>
    <w:rsid w:val="00937ED7"/>
    <w:rsid w:val="00940110"/>
    <w:rsid w:val="0094025D"/>
    <w:rsid w:val="009403C2"/>
    <w:rsid w:val="009403EF"/>
    <w:rsid w:val="0094044D"/>
    <w:rsid w:val="009404B6"/>
    <w:rsid w:val="009405B9"/>
    <w:rsid w:val="00940B21"/>
    <w:rsid w:val="0094107A"/>
    <w:rsid w:val="0094121F"/>
    <w:rsid w:val="009413A2"/>
    <w:rsid w:val="00941442"/>
    <w:rsid w:val="0094147C"/>
    <w:rsid w:val="009414DB"/>
    <w:rsid w:val="009415B9"/>
    <w:rsid w:val="00941B15"/>
    <w:rsid w:val="00941CA7"/>
    <w:rsid w:val="00941D33"/>
    <w:rsid w:val="00941DE4"/>
    <w:rsid w:val="00941FBA"/>
    <w:rsid w:val="00941FCE"/>
    <w:rsid w:val="00942384"/>
    <w:rsid w:val="009423E8"/>
    <w:rsid w:val="0094252C"/>
    <w:rsid w:val="0094279E"/>
    <w:rsid w:val="009429F7"/>
    <w:rsid w:val="00942A94"/>
    <w:rsid w:val="00942FC8"/>
    <w:rsid w:val="0094314A"/>
    <w:rsid w:val="009431C3"/>
    <w:rsid w:val="00943284"/>
    <w:rsid w:val="009434D6"/>
    <w:rsid w:val="00943E46"/>
    <w:rsid w:val="009445E4"/>
    <w:rsid w:val="00944ACB"/>
    <w:rsid w:val="00944C2A"/>
    <w:rsid w:val="00944D4D"/>
    <w:rsid w:val="0094512A"/>
    <w:rsid w:val="0094530A"/>
    <w:rsid w:val="00945446"/>
    <w:rsid w:val="00945483"/>
    <w:rsid w:val="00945508"/>
    <w:rsid w:val="00945596"/>
    <w:rsid w:val="00945628"/>
    <w:rsid w:val="00945675"/>
    <w:rsid w:val="00945692"/>
    <w:rsid w:val="0094583A"/>
    <w:rsid w:val="00945A6A"/>
    <w:rsid w:val="00945B04"/>
    <w:rsid w:val="00945C04"/>
    <w:rsid w:val="00945FA1"/>
    <w:rsid w:val="00946076"/>
    <w:rsid w:val="00946253"/>
    <w:rsid w:val="009465F2"/>
    <w:rsid w:val="00946928"/>
    <w:rsid w:val="00946939"/>
    <w:rsid w:val="009469A2"/>
    <w:rsid w:val="009469CF"/>
    <w:rsid w:val="009469F2"/>
    <w:rsid w:val="00946D32"/>
    <w:rsid w:val="00946D60"/>
    <w:rsid w:val="0094746C"/>
    <w:rsid w:val="009478FB"/>
    <w:rsid w:val="00947D3C"/>
    <w:rsid w:val="00947E55"/>
    <w:rsid w:val="00950050"/>
    <w:rsid w:val="00950482"/>
    <w:rsid w:val="009504FA"/>
    <w:rsid w:val="009505C4"/>
    <w:rsid w:val="00950646"/>
    <w:rsid w:val="009507EA"/>
    <w:rsid w:val="0095088A"/>
    <w:rsid w:val="00950AE2"/>
    <w:rsid w:val="00950DF6"/>
    <w:rsid w:val="00950F68"/>
    <w:rsid w:val="0095160F"/>
    <w:rsid w:val="0095167B"/>
    <w:rsid w:val="00951C97"/>
    <w:rsid w:val="00951E6D"/>
    <w:rsid w:val="00952261"/>
    <w:rsid w:val="009524E3"/>
    <w:rsid w:val="009531D6"/>
    <w:rsid w:val="00953612"/>
    <w:rsid w:val="0095387D"/>
    <w:rsid w:val="009538DE"/>
    <w:rsid w:val="009543BC"/>
    <w:rsid w:val="009547A3"/>
    <w:rsid w:val="009547AE"/>
    <w:rsid w:val="00954A6A"/>
    <w:rsid w:val="00954D87"/>
    <w:rsid w:val="00955250"/>
    <w:rsid w:val="0095528D"/>
    <w:rsid w:val="009552A8"/>
    <w:rsid w:val="00955BDB"/>
    <w:rsid w:val="00956215"/>
    <w:rsid w:val="00956284"/>
    <w:rsid w:val="0095647D"/>
    <w:rsid w:val="0095657D"/>
    <w:rsid w:val="00956A4D"/>
    <w:rsid w:val="00956B4B"/>
    <w:rsid w:val="00956E34"/>
    <w:rsid w:val="009570E5"/>
    <w:rsid w:val="00957165"/>
    <w:rsid w:val="00957380"/>
    <w:rsid w:val="00957789"/>
    <w:rsid w:val="009577D5"/>
    <w:rsid w:val="00957EB8"/>
    <w:rsid w:val="00957EEB"/>
    <w:rsid w:val="00957F7C"/>
    <w:rsid w:val="0096028B"/>
    <w:rsid w:val="009605FD"/>
    <w:rsid w:val="009606BC"/>
    <w:rsid w:val="00960877"/>
    <w:rsid w:val="0096093A"/>
    <w:rsid w:val="00960A34"/>
    <w:rsid w:val="00960D01"/>
    <w:rsid w:val="0096117C"/>
    <w:rsid w:val="009617B1"/>
    <w:rsid w:val="009617ED"/>
    <w:rsid w:val="00961871"/>
    <w:rsid w:val="00961C69"/>
    <w:rsid w:val="009620A3"/>
    <w:rsid w:val="009620C3"/>
    <w:rsid w:val="0096256B"/>
    <w:rsid w:val="009630A8"/>
    <w:rsid w:val="009630F5"/>
    <w:rsid w:val="00963233"/>
    <w:rsid w:val="009634D1"/>
    <w:rsid w:val="009635C1"/>
    <w:rsid w:val="00963705"/>
    <w:rsid w:val="00963986"/>
    <w:rsid w:val="00963D7B"/>
    <w:rsid w:val="00964CD0"/>
    <w:rsid w:val="00964FA9"/>
    <w:rsid w:val="0096507F"/>
    <w:rsid w:val="009658FB"/>
    <w:rsid w:val="00965972"/>
    <w:rsid w:val="00965D30"/>
    <w:rsid w:val="009664A0"/>
    <w:rsid w:val="00966848"/>
    <w:rsid w:val="00966DDD"/>
    <w:rsid w:val="0096719E"/>
    <w:rsid w:val="00967353"/>
    <w:rsid w:val="0096740E"/>
    <w:rsid w:val="0096754A"/>
    <w:rsid w:val="00967789"/>
    <w:rsid w:val="00967FF9"/>
    <w:rsid w:val="00970061"/>
    <w:rsid w:val="0097053D"/>
    <w:rsid w:val="00970BA3"/>
    <w:rsid w:val="00970FCE"/>
    <w:rsid w:val="009710B1"/>
    <w:rsid w:val="009718F8"/>
    <w:rsid w:val="009718FE"/>
    <w:rsid w:val="00971D1B"/>
    <w:rsid w:val="00971D44"/>
    <w:rsid w:val="00971F85"/>
    <w:rsid w:val="0097219D"/>
    <w:rsid w:val="009723F9"/>
    <w:rsid w:val="0097246F"/>
    <w:rsid w:val="0097261A"/>
    <w:rsid w:val="00972A14"/>
    <w:rsid w:val="00972F5E"/>
    <w:rsid w:val="00972FC2"/>
    <w:rsid w:val="00973025"/>
    <w:rsid w:val="00973174"/>
    <w:rsid w:val="009732AC"/>
    <w:rsid w:val="009733D5"/>
    <w:rsid w:val="009739AB"/>
    <w:rsid w:val="00973A02"/>
    <w:rsid w:val="00973B02"/>
    <w:rsid w:val="00973FFF"/>
    <w:rsid w:val="0097455C"/>
    <w:rsid w:val="00974640"/>
    <w:rsid w:val="0097483A"/>
    <w:rsid w:val="00974BCF"/>
    <w:rsid w:val="00974DA3"/>
    <w:rsid w:val="0097548F"/>
    <w:rsid w:val="00975732"/>
    <w:rsid w:val="00975D82"/>
    <w:rsid w:val="00976027"/>
    <w:rsid w:val="0097614E"/>
    <w:rsid w:val="009766B6"/>
    <w:rsid w:val="00976B5D"/>
    <w:rsid w:val="00976C2D"/>
    <w:rsid w:val="00976CCA"/>
    <w:rsid w:val="00976E51"/>
    <w:rsid w:val="009773A0"/>
    <w:rsid w:val="009778B8"/>
    <w:rsid w:val="00977AB5"/>
    <w:rsid w:val="0098019F"/>
    <w:rsid w:val="009801E2"/>
    <w:rsid w:val="0098038D"/>
    <w:rsid w:val="00980533"/>
    <w:rsid w:val="0098090B"/>
    <w:rsid w:val="0098091F"/>
    <w:rsid w:val="009809C7"/>
    <w:rsid w:val="00980AC9"/>
    <w:rsid w:val="00980D95"/>
    <w:rsid w:val="00980E6C"/>
    <w:rsid w:val="00981C9E"/>
    <w:rsid w:val="0098203B"/>
    <w:rsid w:val="009822AE"/>
    <w:rsid w:val="009823B6"/>
    <w:rsid w:val="00982769"/>
    <w:rsid w:val="00982A7B"/>
    <w:rsid w:val="00982B86"/>
    <w:rsid w:val="0098330B"/>
    <w:rsid w:val="0098359B"/>
    <w:rsid w:val="00983805"/>
    <w:rsid w:val="0098382D"/>
    <w:rsid w:val="00983BED"/>
    <w:rsid w:val="00983D0D"/>
    <w:rsid w:val="00983DB2"/>
    <w:rsid w:val="00984553"/>
    <w:rsid w:val="009845D6"/>
    <w:rsid w:val="00984670"/>
    <w:rsid w:val="00984B1E"/>
    <w:rsid w:val="00984EC9"/>
    <w:rsid w:val="009851BE"/>
    <w:rsid w:val="00985787"/>
    <w:rsid w:val="0098582E"/>
    <w:rsid w:val="00985A57"/>
    <w:rsid w:val="00985BAB"/>
    <w:rsid w:val="00986456"/>
    <w:rsid w:val="00986486"/>
    <w:rsid w:val="00986648"/>
    <w:rsid w:val="0098678F"/>
    <w:rsid w:val="00986848"/>
    <w:rsid w:val="00986923"/>
    <w:rsid w:val="00987026"/>
    <w:rsid w:val="00987037"/>
    <w:rsid w:val="009870BA"/>
    <w:rsid w:val="00987194"/>
    <w:rsid w:val="009876AF"/>
    <w:rsid w:val="00987923"/>
    <w:rsid w:val="0098797D"/>
    <w:rsid w:val="00987B6A"/>
    <w:rsid w:val="00987DA4"/>
    <w:rsid w:val="00987EEF"/>
    <w:rsid w:val="00987F0A"/>
    <w:rsid w:val="009902EB"/>
    <w:rsid w:val="00990A45"/>
    <w:rsid w:val="009910F4"/>
    <w:rsid w:val="009914A1"/>
    <w:rsid w:val="00991600"/>
    <w:rsid w:val="009916BD"/>
    <w:rsid w:val="00991A44"/>
    <w:rsid w:val="00991AEE"/>
    <w:rsid w:val="00991BE7"/>
    <w:rsid w:val="0099201B"/>
    <w:rsid w:val="0099211B"/>
    <w:rsid w:val="00992459"/>
    <w:rsid w:val="00992859"/>
    <w:rsid w:val="00992969"/>
    <w:rsid w:val="00992B6B"/>
    <w:rsid w:val="00992B73"/>
    <w:rsid w:val="009931B8"/>
    <w:rsid w:val="00993457"/>
    <w:rsid w:val="00993615"/>
    <w:rsid w:val="00993842"/>
    <w:rsid w:val="0099387C"/>
    <w:rsid w:val="00993BEE"/>
    <w:rsid w:val="00994159"/>
    <w:rsid w:val="0099417B"/>
    <w:rsid w:val="00994736"/>
    <w:rsid w:val="00994883"/>
    <w:rsid w:val="009948BE"/>
    <w:rsid w:val="00994ED5"/>
    <w:rsid w:val="00995268"/>
    <w:rsid w:val="0099530E"/>
    <w:rsid w:val="00995461"/>
    <w:rsid w:val="009954E2"/>
    <w:rsid w:val="00995663"/>
    <w:rsid w:val="0099572A"/>
    <w:rsid w:val="00995B27"/>
    <w:rsid w:val="00996660"/>
    <w:rsid w:val="009966A0"/>
    <w:rsid w:val="009967CF"/>
    <w:rsid w:val="00996962"/>
    <w:rsid w:val="00996A83"/>
    <w:rsid w:val="00996BAE"/>
    <w:rsid w:val="00996F22"/>
    <w:rsid w:val="00997227"/>
    <w:rsid w:val="0099756C"/>
    <w:rsid w:val="0099763C"/>
    <w:rsid w:val="0099785F"/>
    <w:rsid w:val="00997A89"/>
    <w:rsid w:val="00997B17"/>
    <w:rsid w:val="009A00F3"/>
    <w:rsid w:val="009A0171"/>
    <w:rsid w:val="009A041E"/>
    <w:rsid w:val="009A0A5D"/>
    <w:rsid w:val="009A0B76"/>
    <w:rsid w:val="009A0E13"/>
    <w:rsid w:val="009A0E86"/>
    <w:rsid w:val="009A10B7"/>
    <w:rsid w:val="009A1129"/>
    <w:rsid w:val="009A11B2"/>
    <w:rsid w:val="009A1418"/>
    <w:rsid w:val="009A1594"/>
    <w:rsid w:val="009A1831"/>
    <w:rsid w:val="009A1A61"/>
    <w:rsid w:val="009A1C90"/>
    <w:rsid w:val="009A1F73"/>
    <w:rsid w:val="009A22D1"/>
    <w:rsid w:val="009A24DF"/>
    <w:rsid w:val="009A259B"/>
    <w:rsid w:val="009A25A0"/>
    <w:rsid w:val="009A26EB"/>
    <w:rsid w:val="009A27A9"/>
    <w:rsid w:val="009A288E"/>
    <w:rsid w:val="009A28D0"/>
    <w:rsid w:val="009A2B44"/>
    <w:rsid w:val="009A2DDC"/>
    <w:rsid w:val="009A2F21"/>
    <w:rsid w:val="009A3043"/>
    <w:rsid w:val="009A306A"/>
    <w:rsid w:val="009A3323"/>
    <w:rsid w:val="009A360F"/>
    <w:rsid w:val="009A3714"/>
    <w:rsid w:val="009A39D4"/>
    <w:rsid w:val="009A39EE"/>
    <w:rsid w:val="009A479B"/>
    <w:rsid w:val="009A48CB"/>
    <w:rsid w:val="009A51CC"/>
    <w:rsid w:val="009A52C9"/>
    <w:rsid w:val="009A5304"/>
    <w:rsid w:val="009A5712"/>
    <w:rsid w:val="009A575A"/>
    <w:rsid w:val="009A5798"/>
    <w:rsid w:val="009A59CE"/>
    <w:rsid w:val="009A5A14"/>
    <w:rsid w:val="009A5BFA"/>
    <w:rsid w:val="009A5C2C"/>
    <w:rsid w:val="009A60BE"/>
    <w:rsid w:val="009A63A4"/>
    <w:rsid w:val="009A64E6"/>
    <w:rsid w:val="009A65E9"/>
    <w:rsid w:val="009A67F0"/>
    <w:rsid w:val="009A6921"/>
    <w:rsid w:val="009A6C60"/>
    <w:rsid w:val="009A6CA8"/>
    <w:rsid w:val="009A7242"/>
    <w:rsid w:val="009A762E"/>
    <w:rsid w:val="009A7A6A"/>
    <w:rsid w:val="009A7A95"/>
    <w:rsid w:val="009A7B2E"/>
    <w:rsid w:val="009A7D60"/>
    <w:rsid w:val="009B0625"/>
    <w:rsid w:val="009B0763"/>
    <w:rsid w:val="009B0959"/>
    <w:rsid w:val="009B0C31"/>
    <w:rsid w:val="009B16B6"/>
    <w:rsid w:val="009B2805"/>
    <w:rsid w:val="009B28F2"/>
    <w:rsid w:val="009B29F9"/>
    <w:rsid w:val="009B2E69"/>
    <w:rsid w:val="009B2F75"/>
    <w:rsid w:val="009B3063"/>
    <w:rsid w:val="009B32FA"/>
    <w:rsid w:val="009B3620"/>
    <w:rsid w:val="009B3C01"/>
    <w:rsid w:val="009B4146"/>
    <w:rsid w:val="009B4260"/>
    <w:rsid w:val="009B47B5"/>
    <w:rsid w:val="009B47FF"/>
    <w:rsid w:val="009B4A39"/>
    <w:rsid w:val="009B4A55"/>
    <w:rsid w:val="009B5130"/>
    <w:rsid w:val="009B5802"/>
    <w:rsid w:val="009B59BB"/>
    <w:rsid w:val="009B5C12"/>
    <w:rsid w:val="009B65FA"/>
    <w:rsid w:val="009B679C"/>
    <w:rsid w:val="009B67BC"/>
    <w:rsid w:val="009B6A3B"/>
    <w:rsid w:val="009B6A44"/>
    <w:rsid w:val="009B6EEC"/>
    <w:rsid w:val="009B6F5F"/>
    <w:rsid w:val="009B73A3"/>
    <w:rsid w:val="009B7477"/>
    <w:rsid w:val="009B74E5"/>
    <w:rsid w:val="009C0035"/>
    <w:rsid w:val="009C04D9"/>
    <w:rsid w:val="009C0767"/>
    <w:rsid w:val="009C0859"/>
    <w:rsid w:val="009C0B24"/>
    <w:rsid w:val="009C0BB1"/>
    <w:rsid w:val="009C16B1"/>
    <w:rsid w:val="009C17AB"/>
    <w:rsid w:val="009C18AD"/>
    <w:rsid w:val="009C1E29"/>
    <w:rsid w:val="009C20A0"/>
    <w:rsid w:val="009C23D7"/>
    <w:rsid w:val="009C2789"/>
    <w:rsid w:val="009C29DB"/>
    <w:rsid w:val="009C2A4F"/>
    <w:rsid w:val="009C2CFF"/>
    <w:rsid w:val="009C2DF2"/>
    <w:rsid w:val="009C2E9A"/>
    <w:rsid w:val="009C2FC3"/>
    <w:rsid w:val="009C30A9"/>
    <w:rsid w:val="009C363C"/>
    <w:rsid w:val="009C3683"/>
    <w:rsid w:val="009C3916"/>
    <w:rsid w:val="009C3A4A"/>
    <w:rsid w:val="009C3BCA"/>
    <w:rsid w:val="009C3C0C"/>
    <w:rsid w:val="009C3CE4"/>
    <w:rsid w:val="009C4048"/>
    <w:rsid w:val="009C44B4"/>
    <w:rsid w:val="009C44CE"/>
    <w:rsid w:val="009C45C0"/>
    <w:rsid w:val="009C4617"/>
    <w:rsid w:val="009C48A7"/>
    <w:rsid w:val="009C4B53"/>
    <w:rsid w:val="009C4E20"/>
    <w:rsid w:val="009C517F"/>
    <w:rsid w:val="009C55FC"/>
    <w:rsid w:val="009C599C"/>
    <w:rsid w:val="009C5A56"/>
    <w:rsid w:val="009C5C10"/>
    <w:rsid w:val="009C5D47"/>
    <w:rsid w:val="009C5FC6"/>
    <w:rsid w:val="009C615B"/>
    <w:rsid w:val="009C62D6"/>
    <w:rsid w:val="009C637A"/>
    <w:rsid w:val="009C66FB"/>
    <w:rsid w:val="009C67B2"/>
    <w:rsid w:val="009C68BA"/>
    <w:rsid w:val="009C6B45"/>
    <w:rsid w:val="009C6D1F"/>
    <w:rsid w:val="009C6EA8"/>
    <w:rsid w:val="009C73E8"/>
    <w:rsid w:val="009C7862"/>
    <w:rsid w:val="009C7A36"/>
    <w:rsid w:val="009C7CBA"/>
    <w:rsid w:val="009C7FBD"/>
    <w:rsid w:val="009D0022"/>
    <w:rsid w:val="009D019C"/>
    <w:rsid w:val="009D050C"/>
    <w:rsid w:val="009D06AC"/>
    <w:rsid w:val="009D087A"/>
    <w:rsid w:val="009D09FF"/>
    <w:rsid w:val="009D0A4D"/>
    <w:rsid w:val="009D0CBB"/>
    <w:rsid w:val="009D0D6D"/>
    <w:rsid w:val="009D0DD8"/>
    <w:rsid w:val="009D11C0"/>
    <w:rsid w:val="009D14A8"/>
    <w:rsid w:val="009D1501"/>
    <w:rsid w:val="009D1912"/>
    <w:rsid w:val="009D2568"/>
    <w:rsid w:val="009D2619"/>
    <w:rsid w:val="009D2A63"/>
    <w:rsid w:val="009D3149"/>
    <w:rsid w:val="009D3599"/>
    <w:rsid w:val="009D3743"/>
    <w:rsid w:val="009D37C6"/>
    <w:rsid w:val="009D3B1D"/>
    <w:rsid w:val="009D3DC2"/>
    <w:rsid w:val="009D41E6"/>
    <w:rsid w:val="009D43C2"/>
    <w:rsid w:val="009D4471"/>
    <w:rsid w:val="009D45E6"/>
    <w:rsid w:val="009D463D"/>
    <w:rsid w:val="009D483F"/>
    <w:rsid w:val="009D48B2"/>
    <w:rsid w:val="009D4E20"/>
    <w:rsid w:val="009D51DA"/>
    <w:rsid w:val="009D5309"/>
    <w:rsid w:val="009D59EE"/>
    <w:rsid w:val="009D5ACD"/>
    <w:rsid w:val="009D5E8F"/>
    <w:rsid w:val="009D6232"/>
    <w:rsid w:val="009D6492"/>
    <w:rsid w:val="009D6B73"/>
    <w:rsid w:val="009D7198"/>
    <w:rsid w:val="009D719E"/>
    <w:rsid w:val="009D7258"/>
    <w:rsid w:val="009D7634"/>
    <w:rsid w:val="009D7B1B"/>
    <w:rsid w:val="009D7BA4"/>
    <w:rsid w:val="009D7D61"/>
    <w:rsid w:val="009E02A3"/>
    <w:rsid w:val="009E0D8C"/>
    <w:rsid w:val="009E0FDF"/>
    <w:rsid w:val="009E118B"/>
    <w:rsid w:val="009E127B"/>
    <w:rsid w:val="009E1505"/>
    <w:rsid w:val="009E1512"/>
    <w:rsid w:val="009E1790"/>
    <w:rsid w:val="009E1A51"/>
    <w:rsid w:val="009E22BE"/>
    <w:rsid w:val="009E26B5"/>
    <w:rsid w:val="009E2846"/>
    <w:rsid w:val="009E29AE"/>
    <w:rsid w:val="009E3248"/>
    <w:rsid w:val="009E3498"/>
    <w:rsid w:val="009E35C1"/>
    <w:rsid w:val="009E3786"/>
    <w:rsid w:val="009E3B9C"/>
    <w:rsid w:val="009E40B6"/>
    <w:rsid w:val="009E41C7"/>
    <w:rsid w:val="009E41DC"/>
    <w:rsid w:val="009E434D"/>
    <w:rsid w:val="009E44F2"/>
    <w:rsid w:val="009E46CA"/>
    <w:rsid w:val="009E4803"/>
    <w:rsid w:val="009E483B"/>
    <w:rsid w:val="009E4ADB"/>
    <w:rsid w:val="009E4E84"/>
    <w:rsid w:val="009E5259"/>
    <w:rsid w:val="009E5556"/>
    <w:rsid w:val="009E5773"/>
    <w:rsid w:val="009E5BF0"/>
    <w:rsid w:val="009E5C2F"/>
    <w:rsid w:val="009E6227"/>
    <w:rsid w:val="009E6519"/>
    <w:rsid w:val="009E6A9F"/>
    <w:rsid w:val="009E6C12"/>
    <w:rsid w:val="009E7058"/>
    <w:rsid w:val="009E709F"/>
    <w:rsid w:val="009E7199"/>
    <w:rsid w:val="009E7D6C"/>
    <w:rsid w:val="009F0755"/>
    <w:rsid w:val="009F091C"/>
    <w:rsid w:val="009F0AC5"/>
    <w:rsid w:val="009F0CC0"/>
    <w:rsid w:val="009F0CF4"/>
    <w:rsid w:val="009F1458"/>
    <w:rsid w:val="009F1DA3"/>
    <w:rsid w:val="009F1FD4"/>
    <w:rsid w:val="009F209C"/>
    <w:rsid w:val="009F2B6A"/>
    <w:rsid w:val="009F2ED5"/>
    <w:rsid w:val="009F2F2C"/>
    <w:rsid w:val="009F36F9"/>
    <w:rsid w:val="009F3FC1"/>
    <w:rsid w:val="009F418F"/>
    <w:rsid w:val="009F42DB"/>
    <w:rsid w:val="009F4A9F"/>
    <w:rsid w:val="009F4BF6"/>
    <w:rsid w:val="009F4E95"/>
    <w:rsid w:val="009F515B"/>
    <w:rsid w:val="009F522B"/>
    <w:rsid w:val="009F561A"/>
    <w:rsid w:val="009F575F"/>
    <w:rsid w:val="009F5818"/>
    <w:rsid w:val="009F5CFF"/>
    <w:rsid w:val="009F61D5"/>
    <w:rsid w:val="009F6470"/>
    <w:rsid w:val="009F65D5"/>
    <w:rsid w:val="009F69B3"/>
    <w:rsid w:val="009F6BC6"/>
    <w:rsid w:val="009F6D09"/>
    <w:rsid w:val="009F70DE"/>
    <w:rsid w:val="009F7269"/>
    <w:rsid w:val="009F72B8"/>
    <w:rsid w:val="009F7B29"/>
    <w:rsid w:val="009F7E9D"/>
    <w:rsid w:val="00A0022D"/>
    <w:rsid w:val="00A00296"/>
    <w:rsid w:val="00A004AE"/>
    <w:rsid w:val="00A00A24"/>
    <w:rsid w:val="00A00ABB"/>
    <w:rsid w:val="00A00C13"/>
    <w:rsid w:val="00A00E4F"/>
    <w:rsid w:val="00A00F96"/>
    <w:rsid w:val="00A00FE0"/>
    <w:rsid w:val="00A015A1"/>
    <w:rsid w:val="00A0166A"/>
    <w:rsid w:val="00A016F8"/>
    <w:rsid w:val="00A01DF9"/>
    <w:rsid w:val="00A021BC"/>
    <w:rsid w:val="00A02377"/>
    <w:rsid w:val="00A02590"/>
    <w:rsid w:val="00A02CA8"/>
    <w:rsid w:val="00A02E97"/>
    <w:rsid w:val="00A0325F"/>
    <w:rsid w:val="00A0365A"/>
    <w:rsid w:val="00A03769"/>
    <w:rsid w:val="00A0462A"/>
    <w:rsid w:val="00A04F2F"/>
    <w:rsid w:val="00A05106"/>
    <w:rsid w:val="00A0515A"/>
    <w:rsid w:val="00A056DC"/>
    <w:rsid w:val="00A05737"/>
    <w:rsid w:val="00A05BA7"/>
    <w:rsid w:val="00A05D06"/>
    <w:rsid w:val="00A05E46"/>
    <w:rsid w:val="00A06071"/>
    <w:rsid w:val="00A0623A"/>
    <w:rsid w:val="00A06529"/>
    <w:rsid w:val="00A065C9"/>
    <w:rsid w:val="00A0663A"/>
    <w:rsid w:val="00A06C04"/>
    <w:rsid w:val="00A07506"/>
    <w:rsid w:val="00A076EF"/>
    <w:rsid w:val="00A07B09"/>
    <w:rsid w:val="00A07D91"/>
    <w:rsid w:val="00A07DBF"/>
    <w:rsid w:val="00A101E6"/>
    <w:rsid w:val="00A10344"/>
    <w:rsid w:val="00A1051A"/>
    <w:rsid w:val="00A106D9"/>
    <w:rsid w:val="00A106DF"/>
    <w:rsid w:val="00A108BE"/>
    <w:rsid w:val="00A1095B"/>
    <w:rsid w:val="00A10B8F"/>
    <w:rsid w:val="00A10D10"/>
    <w:rsid w:val="00A10F1E"/>
    <w:rsid w:val="00A11231"/>
    <w:rsid w:val="00A113AA"/>
    <w:rsid w:val="00A1167B"/>
    <w:rsid w:val="00A11DF3"/>
    <w:rsid w:val="00A11F4C"/>
    <w:rsid w:val="00A11F77"/>
    <w:rsid w:val="00A120AB"/>
    <w:rsid w:val="00A12170"/>
    <w:rsid w:val="00A121CB"/>
    <w:rsid w:val="00A12731"/>
    <w:rsid w:val="00A12EF3"/>
    <w:rsid w:val="00A12F73"/>
    <w:rsid w:val="00A130B3"/>
    <w:rsid w:val="00A1316C"/>
    <w:rsid w:val="00A13273"/>
    <w:rsid w:val="00A137BC"/>
    <w:rsid w:val="00A13945"/>
    <w:rsid w:val="00A13D79"/>
    <w:rsid w:val="00A13FB5"/>
    <w:rsid w:val="00A14067"/>
    <w:rsid w:val="00A14369"/>
    <w:rsid w:val="00A14AD7"/>
    <w:rsid w:val="00A14BFC"/>
    <w:rsid w:val="00A1529C"/>
    <w:rsid w:val="00A152C4"/>
    <w:rsid w:val="00A15646"/>
    <w:rsid w:val="00A156C0"/>
    <w:rsid w:val="00A156D2"/>
    <w:rsid w:val="00A1590B"/>
    <w:rsid w:val="00A1594E"/>
    <w:rsid w:val="00A15BD0"/>
    <w:rsid w:val="00A15D26"/>
    <w:rsid w:val="00A15EC5"/>
    <w:rsid w:val="00A15EFD"/>
    <w:rsid w:val="00A15FE9"/>
    <w:rsid w:val="00A162E8"/>
    <w:rsid w:val="00A163E5"/>
    <w:rsid w:val="00A164B6"/>
    <w:rsid w:val="00A167AC"/>
    <w:rsid w:val="00A1687F"/>
    <w:rsid w:val="00A16B7B"/>
    <w:rsid w:val="00A16DB2"/>
    <w:rsid w:val="00A1713B"/>
    <w:rsid w:val="00A172C1"/>
    <w:rsid w:val="00A176FA"/>
    <w:rsid w:val="00A177E4"/>
    <w:rsid w:val="00A17A41"/>
    <w:rsid w:val="00A20151"/>
    <w:rsid w:val="00A202A1"/>
    <w:rsid w:val="00A20961"/>
    <w:rsid w:val="00A20EC7"/>
    <w:rsid w:val="00A21724"/>
    <w:rsid w:val="00A21849"/>
    <w:rsid w:val="00A2187C"/>
    <w:rsid w:val="00A21A66"/>
    <w:rsid w:val="00A21C71"/>
    <w:rsid w:val="00A221AB"/>
    <w:rsid w:val="00A224C2"/>
    <w:rsid w:val="00A228CB"/>
    <w:rsid w:val="00A22B17"/>
    <w:rsid w:val="00A22B52"/>
    <w:rsid w:val="00A23497"/>
    <w:rsid w:val="00A2352F"/>
    <w:rsid w:val="00A2368C"/>
    <w:rsid w:val="00A2433F"/>
    <w:rsid w:val="00A248B3"/>
    <w:rsid w:val="00A24D56"/>
    <w:rsid w:val="00A24E23"/>
    <w:rsid w:val="00A24EF3"/>
    <w:rsid w:val="00A254D2"/>
    <w:rsid w:val="00A257D8"/>
    <w:rsid w:val="00A25C05"/>
    <w:rsid w:val="00A25E96"/>
    <w:rsid w:val="00A267AF"/>
    <w:rsid w:val="00A267C1"/>
    <w:rsid w:val="00A267C2"/>
    <w:rsid w:val="00A268E6"/>
    <w:rsid w:val="00A26CAB"/>
    <w:rsid w:val="00A26E61"/>
    <w:rsid w:val="00A26FBD"/>
    <w:rsid w:val="00A27312"/>
    <w:rsid w:val="00A27599"/>
    <w:rsid w:val="00A2759B"/>
    <w:rsid w:val="00A27713"/>
    <w:rsid w:val="00A27998"/>
    <w:rsid w:val="00A30253"/>
    <w:rsid w:val="00A302A8"/>
    <w:rsid w:val="00A302BA"/>
    <w:rsid w:val="00A302FD"/>
    <w:rsid w:val="00A30412"/>
    <w:rsid w:val="00A309DC"/>
    <w:rsid w:val="00A30AEC"/>
    <w:rsid w:val="00A311CA"/>
    <w:rsid w:val="00A31281"/>
    <w:rsid w:val="00A312F9"/>
    <w:rsid w:val="00A3149E"/>
    <w:rsid w:val="00A31CB4"/>
    <w:rsid w:val="00A31CD0"/>
    <w:rsid w:val="00A320EA"/>
    <w:rsid w:val="00A3218A"/>
    <w:rsid w:val="00A321EE"/>
    <w:rsid w:val="00A324C1"/>
    <w:rsid w:val="00A3269A"/>
    <w:rsid w:val="00A32A4C"/>
    <w:rsid w:val="00A32B03"/>
    <w:rsid w:val="00A32B6C"/>
    <w:rsid w:val="00A32CB5"/>
    <w:rsid w:val="00A32F00"/>
    <w:rsid w:val="00A32F8A"/>
    <w:rsid w:val="00A32FB9"/>
    <w:rsid w:val="00A331DC"/>
    <w:rsid w:val="00A3331A"/>
    <w:rsid w:val="00A333F5"/>
    <w:rsid w:val="00A33AB5"/>
    <w:rsid w:val="00A33AFC"/>
    <w:rsid w:val="00A33B70"/>
    <w:rsid w:val="00A33FBA"/>
    <w:rsid w:val="00A34A45"/>
    <w:rsid w:val="00A34C4E"/>
    <w:rsid w:val="00A34CEC"/>
    <w:rsid w:val="00A3562E"/>
    <w:rsid w:val="00A356C7"/>
    <w:rsid w:val="00A35AB2"/>
    <w:rsid w:val="00A366EB"/>
    <w:rsid w:val="00A36B01"/>
    <w:rsid w:val="00A37124"/>
    <w:rsid w:val="00A37196"/>
    <w:rsid w:val="00A37A32"/>
    <w:rsid w:val="00A37A55"/>
    <w:rsid w:val="00A37E13"/>
    <w:rsid w:val="00A37E89"/>
    <w:rsid w:val="00A40046"/>
    <w:rsid w:val="00A40051"/>
    <w:rsid w:val="00A401BC"/>
    <w:rsid w:val="00A4062C"/>
    <w:rsid w:val="00A40AC9"/>
    <w:rsid w:val="00A40F73"/>
    <w:rsid w:val="00A41371"/>
    <w:rsid w:val="00A41388"/>
    <w:rsid w:val="00A416D2"/>
    <w:rsid w:val="00A41C53"/>
    <w:rsid w:val="00A41F19"/>
    <w:rsid w:val="00A41F90"/>
    <w:rsid w:val="00A42A13"/>
    <w:rsid w:val="00A42AC4"/>
    <w:rsid w:val="00A42AD9"/>
    <w:rsid w:val="00A42E98"/>
    <w:rsid w:val="00A42FA1"/>
    <w:rsid w:val="00A42FDE"/>
    <w:rsid w:val="00A434ED"/>
    <w:rsid w:val="00A43A1E"/>
    <w:rsid w:val="00A440AA"/>
    <w:rsid w:val="00A44207"/>
    <w:rsid w:val="00A4421D"/>
    <w:rsid w:val="00A44796"/>
    <w:rsid w:val="00A44F54"/>
    <w:rsid w:val="00A45235"/>
    <w:rsid w:val="00A452B7"/>
    <w:rsid w:val="00A452E2"/>
    <w:rsid w:val="00A454D9"/>
    <w:rsid w:val="00A45718"/>
    <w:rsid w:val="00A45B1A"/>
    <w:rsid w:val="00A46179"/>
    <w:rsid w:val="00A4641F"/>
    <w:rsid w:val="00A46960"/>
    <w:rsid w:val="00A46DEC"/>
    <w:rsid w:val="00A46EEC"/>
    <w:rsid w:val="00A4768D"/>
    <w:rsid w:val="00A476DC"/>
    <w:rsid w:val="00A4786E"/>
    <w:rsid w:val="00A47D84"/>
    <w:rsid w:val="00A47ED5"/>
    <w:rsid w:val="00A501BC"/>
    <w:rsid w:val="00A5085A"/>
    <w:rsid w:val="00A509ED"/>
    <w:rsid w:val="00A50B44"/>
    <w:rsid w:val="00A50C5C"/>
    <w:rsid w:val="00A50CBD"/>
    <w:rsid w:val="00A5120F"/>
    <w:rsid w:val="00A513FF"/>
    <w:rsid w:val="00A515AB"/>
    <w:rsid w:val="00A517C9"/>
    <w:rsid w:val="00A518C9"/>
    <w:rsid w:val="00A51E19"/>
    <w:rsid w:val="00A51EE1"/>
    <w:rsid w:val="00A52B05"/>
    <w:rsid w:val="00A52E49"/>
    <w:rsid w:val="00A5333C"/>
    <w:rsid w:val="00A539E7"/>
    <w:rsid w:val="00A53A48"/>
    <w:rsid w:val="00A541C5"/>
    <w:rsid w:val="00A54403"/>
    <w:rsid w:val="00A544FC"/>
    <w:rsid w:val="00A54673"/>
    <w:rsid w:val="00A54937"/>
    <w:rsid w:val="00A54AA1"/>
    <w:rsid w:val="00A55282"/>
    <w:rsid w:val="00A55752"/>
    <w:rsid w:val="00A55BDC"/>
    <w:rsid w:val="00A55C60"/>
    <w:rsid w:val="00A5601E"/>
    <w:rsid w:val="00A56729"/>
    <w:rsid w:val="00A5676A"/>
    <w:rsid w:val="00A56AA2"/>
    <w:rsid w:val="00A56B4C"/>
    <w:rsid w:val="00A56DFA"/>
    <w:rsid w:val="00A56ECF"/>
    <w:rsid w:val="00A579DB"/>
    <w:rsid w:val="00A57BC5"/>
    <w:rsid w:val="00A57D5A"/>
    <w:rsid w:val="00A606E5"/>
    <w:rsid w:val="00A60747"/>
    <w:rsid w:val="00A60DBF"/>
    <w:rsid w:val="00A60E47"/>
    <w:rsid w:val="00A60F1E"/>
    <w:rsid w:val="00A612A1"/>
    <w:rsid w:val="00A613C5"/>
    <w:rsid w:val="00A61679"/>
    <w:rsid w:val="00A617EE"/>
    <w:rsid w:val="00A61910"/>
    <w:rsid w:val="00A62025"/>
    <w:rsid w:val="00A62673"/>
    <w:rsid w:val="00A6288F"/>
    <w:rsid w:val="00A62BF3"/>
    <w:rsid w:val="00A62C42"/>
    <w:rsid w:val="00A62D61"/>
    <w:rsid w:val="00A62DBF"/>
    <w:rsid w:val="00A6327A"/>
    <w:rsid w:val="00A634B3"/>
    <w:rsid w:val="00A635B8"/>
    <w:rsid w:val="00A637ED"/>
    <w:rsid w:val="00A63B26"/>
    <w:rsid w:val="00A63BC7"/>
    <w:rsid w:val="00A63D9E"/>
    <w:rsid w:val="00A63FA1"/>
    <w:rsid w:val="00A640C1"/>
    <w:rsid w:val="00A649D3"/>
    <w:rsid w:val="00A64D4F"/>
    <w:rsid w:val="00A64E49"/>
    <w:rsid w:val="00A64E4A"/>
    <w:rsid w:val="00A65C10"/>
    <w:rsid w:val="00A65FD2"/>
    <w:rsid w:val="00A66032"/>
    <w:rsid w:val="00A66630"/>
    <w:rsid w:val="00A667E4"/>
    <w:rsid w:val="00A6680C"/>
    <w:rsid w:val="00A66B4F"/>
    <w:rsid w:val="00A66B62"/>
    <w:rsid w:val="00A66C7A"/>
    <w:rsid w:val="00A66EB4"/>
    <w:rsid w:val="00A67019"/>
    <w:rsid w:val="00A670CC"/>
    <w:rsid w:val="00A67277"/>
    <w:rsid w:val="00A677B5"/>
    <w:rsid w:val="00A67F23"/>
    <w:rsid w:val="00A67FAB"/>
    <w:rsid w:val="00A70317"/>
    <w:rsid w:val="00A7049A"/>
    <w:rsid w:val="00A70707"/>
    <w:rsid w:val="00A70836"/>
    <w:rsid w:val="00A70BA3"/>
    <w:rsid w:val="00A70D78"/>
    <w:rsid w:val="00A71672"/>
    <w:rsid w:val="00A71C8B"/>
    <w:rsid w:val="00A72461"/>
    <w:rsid w:val="00A724C8"/>
    <w:rsid w:val="00A729B6"/>
    <w:rsid w:val="00A72C69"/>
    <w:rsid w:val="00A72EDE"/>
    <w:rsid w:val="00A72F2B"/>
    <w:rsid w:val="00A73208"/>
    <w:rsid w:val="00A736DA"/>
    <w:rsid w:val="00A7377C"/>
    <w:rsid w:val="00A73814"/>
    <w:rsid w:val="00A738A5"/>
    <w:rsid w:val="00A73A68"/>
    <w:rsid w:val="00A73CEE"/>
    <w:rsid w:val="00A73E35"/>
    <w:rsid w:val="00A74176"/>
    <w:rsid w:val="00A74CB1"/>
    <w:rsid w:val="00A7533E"/>
    <w:rsid w:val="00A756AD"/>
    <w:rsid w:val="00A75D7C"/>
    <w:rsid w:val="00A761A0"/>
    <w:rsid w:val="00A76373"/>
    <w:rsid w:val="00A763F0"/>
    <w:rsid w:val="00A7655D"/>
    <w:rsid w:val="00A767A6"/>
    <w:rsid w:val="00A767C8"/>
    <w:rsid w:val="00A76904"/>
    <w:rsid w:val="00A76D43"/>
    <w:rsid w:val="00A76E78"/>
    <w:rsid w:val="00A775A6"/>
    <w:rsid w:val="00A77A59"/>
    <w:rsid w:val="00A77B36"/>
    <w:rsid w:val="00A77B97"/>
    <w:rsid w:val="00A77C34"/>
    <w:rsid w:val="00A80012"/>
    <w:rsid w:val="00A80397"/>
    <w:rsid w:val="00A80807"/>
    <w:rsid w:val="00A80A4D"/>
    <w:rsid w:val="00A80B4A"/>
    <w:rsid w:val="00A80C19"/>
    <w:rsid w:val="00A81003"/>
    <w:rsid w:val="00A814CB"/>
    <w:rsid w:val="00A81531"/>
    <w:rsid w:val="00A815B3"/>
    <w:rsid w:val="00A816D8"/>
    <w:rsid w:val="00A81BE6"/>
    <w:rsid w:val="00A822BC"/>
    <w:rsid w:val="00A823AD"/>
    <w:rsid w:val="00A827F7"/>
    <w:rsid w:val="00A82ABC"/>
    <w:rsid w:val="00A82CEB"/>
    <w:rsid w:val="00A82DBB"/>
    <w:rsid w:val="00A83291"/>
    <w:rsid w:val="00A83528"/>
    <w:rsid w:val="00A83669"/>
    <w:rsid w:val="00A83732"/>
    <w:rsid w:val="00A8392D"/>
    <w:rsid w:val="00A83FF6"/>
    <w:rsid w:val="00A84313"/>
    <w:rsid w:val="00A845E9"/>
    <w:rsid w:val="00A84689"/>
    <w:rsid w:val="00A847DA"/>
    <w:rsid w:val="00A849BD"/>
    <w:rsid w:val="00A84FC5"/>
    <w:rsid w:val="00A8507A"/>
    <w:rsid w:val="00A855FE"/>
    <w:rsid w:val="00A858D7"/>
    <w:rsid w:val="00A85B6B"/>
    <w:rsid w:val="00A85FA9"/>
    <w:rsid w:val="00A861F1"/>
    <w:rsid w:val="00A86331"/>
    <w:rsid w:val="00A86596"/>
    <w:rsid w:val="00A86BC0"/>
    <w:rsid w:val="00A86D31"/>
    <w:rsid w:val="00A86D3E"/>
    <w:rsid w:val="00A86ED6"/>
    <w:rsid w:val="00A86EF7"/>
    <w:rsid w:val="00A87525"/>
    <w:rsid w:val="00A877A5"/>
    <w:rsid w:val="00A877DC"/>
    <w:rsid w:val="00A877F2"/>
    <w:rsid w:val="00A87D64"/>
    <w:rsid w:val="00A87E47"/>
    <w:rsid w:val="00A90B06"/>
    <w:rsid w:val="00A90B90"/>
    <w:rsid w:val="00A90D02"/>
    <w:rsid w:val="00A91029"/>
    <w:rsid w:val="00A91171"/>
    <w:rsid w:val="00A91B6F"/>
    <w:rsid w:val="00A91E0E"/>
    <w:rsid w:val="00A925C5"/>
    <w:rsid w:val="00A928C2"/>
    <w:rsid w:val="00A929B7"/>
    <w:rsid w:val="00A92B31"/>
    <w:rsid w:val="00A93148"/>
    <w:rsid w:val="00A93466"/>
    <w:rsid w:val="00A93BA5"/>
    <w:rsid w:val="00A94290"/>
    <w:rsid w:val="00A942B2"/>
    <w:rsid w:val="00A945C1"/>
    <w:rsid w:val="00A94863"/>
    <w:rsid w:val="00A94DE3"/>
    <w:rsid w:val="00A95303"/>
    <w:rsid w:val="00A9547F"/>
    <w:rsid w:val="00A95508"/>
    <w:rsid w:val="00A958E1"/>
    <w:rsid w:val="00A95926"/>
    <w:rsid w:val="00A9592B"/>
    <w:rsid w:val="00A95D5C"/>
    <w:rsid w:val="00A95D68"/>
    <w:rsid w:val="00A95DDD"/>
    <w:rsid w:val="00A9626C"/>
    <w:rsid w:val="00A96784"/>
    <w:rsid w:val="00A96794"/>
    <w:rsid w:val="00A971F6"/>
    <w:rsid w:val="00A97269"/>
    <w:rsid w:val="00A978B7"/>
    <w:rsid w:val="00A979C5"/>
    <w:rsid w:val="00A97B87"/>
    <w:rsid w:val="00AA0141"/>
    <w:rsid w:val="00AA017C"/>
    <w:rsid w:val="00AA08CF"/>
    <w:rsid w:val="00AA0A35"/>
    <w:rsid w:val="00AA0B90"/>
    <w:rsid w:val="00AA0DF2"/>
    <w:rsid w:val="00AA0E73"/>
    <w:rsid w:val="00AA1594"/>
    <w:rsid w:val="00AA1813"/>
    <w:rsid w:val="00AA187D"/>
    <w:rsid w:val="00AA18C2"/>
    <w:rsid w:val="00AA19F6"/>
    <w:rsid w:val="00AA1C71"/>
    <w:rsid w:val="00AA1F31"/>
    <w:rsid w:val="00AA2168"/>
    <w:rsid w:val="00AA281E"/>
    <w:rsid w:val="00AA2D79"/>
    <w:rsid w:val="00AA369B"/>
    <w:rsid w:val="00AA3FD1"/>
    <w:rsid w:val="00AA4175"/>
    <w:rsid w:val="00AA42B2"/>
    <w:rsid w:val="00AA471A"/>
    <w:rsid w:val="00AA489B"/>
    <w:rsid w:val="00AA48E9"/>
    <w:rsid w:val="00AA4991"/>
    <w:rsid w:val="00AA49F5"/>
    <w:rsid w:val="00AA4E20"/>
    <w:rsid w:val="00AA50D5"/>
    <w:rsid w:val="00AA5148"/>
    <w:rsid w:val="00AA5160"/>
    <w:rsid w:val="00AA5498"/>
    <w:rsid w:val="00AA552E"/>
    <w:rsid w:val="00AA5648"/>
    <w:rsid w:val="00AA5C5F"/>
    <w:rsid w:val="00AA5DF9"/>
    <w:rsid w:val="00AA60D1"/>
    <w:rsid w:val="00AA65D0"/>
    <w:rsid w:val="00AA6B0E"/>
    <w:rsid w:val="00AA7098"/>
    <w:rsid w:val="00AA79FF"/>
    <w:rsid w:val="00AA7D29"/>
    <w:rsid w:val="00AA7DFF"/>
    <w:rsid w:val="00AA7E20"/>
    <w:rsid w:val="00AB0100"/>
    <w:rsid w:val="00AB045B"/>
    <w:rsid w:val="00AB0670"/>
    <w:rsid w:val="00AB0976"/>
    <w:rsid w:val="00AB0A25"/>
    <w:rsid w:val="00AB0C45"/>
    <w:rsid w:val="00AB0C57"/>
    <w:rsid w:val="00AB0EBA"/>
    <w:rsid w:val="00AB100C"/>
    <w:rsid w:val="00AB163C"/>
    <w:rsid w:val="00AB1AC5"/>
    <w:rsid w:val="00AB1C8F"/>
    <w:rsid w:val="00AB1E90"/>
    <w:rsid w:val="00AB2169"/>
    <w:rsid w:val="00AB2231"/>
    <w:rsid w:val="00AB2E69"/>
    <w:rsid w:val="00AB30DF"/>
    <w:rsid w:val="00AB3164"/>
    <w:rsid w:val="00AB31B5"/>
    <w:rsid w:val="00AB339C"/>
    <w:rsid w:val="00AB33E0"/>
    <w:rsid w:val="00AB3AE6"/>
    <w:rsid w:val="00AB3FF8"/>
    <w:rsid w:val="00AB4F1F"/>
    <w:rsid w:val="00AB4F97"/>
    <w:rsid w:val="00AB5421"/>
    <w:rsid w:val="00AB56EE"/>
    <w:rsid w:val="00AB57D9"/>
    <w:rsid w:val="00AB585C"/>
    <w:rsid w:val="00AB58DA"/>
    <w:rsid w:val="00AB5A61"/>
    <w:rsid w:val="00AB5A6C"/>
    <w:rsid w:val="00AB5DAA"/>
    <w:rsid w:val="00AB60D8"/>
    <w:rsid w:val="00AB6434"/>
    <w:rsid w:val="00AB64BA"/>
    <w:rsid w:val="00AB691B"/>
    <w:rsid w:val="00AB6C07"/>
    <w:rsid w:val="00AB6E2F"/>
    <w:rsid w:val="00AB6F47"/>
    <w:rsid w:val="00AB7672"/>
    <w:rsid w:val="00AB7E14"/>
    <w:rsid w:val="00AC01B0"/>
    <w:rsid w:val="00AC0636"/>
    <w:rsid w:val="00AC0BEB"/>
    <w:rsid w:val="00AC0CA1"/>
    <w:rsid w:val="00AC0FAD"/>
    <w:rsid w:val="00AC1A4A"/>
    <w:rsid w:val="00AC1AD5"/>
    <w:rsid w:val="00AC1C36"/>
    <w:rsid w:val="00AC219D"/>
    <w:rsid w:val="00AC27F5"/>
    <w:rsid w:val="00AC27FD"/>
    <w:rsid w:val="00AC2879"/>
    <w:rsid w:val="00AC2E3E"/>
    <w:rsid w:val="00AC2EFC"/>
    <w:rsid w:val="00AC319B"/>
    <w:rsid w:val="00AC3489"/>
    <w:rsid w:val="00AC36DD"/>
    <w:rsid w:val="00AC3817"/>
    <w:rsid w:val="00AC3D47"/>
    <w:rsid w:val="00AC3EE2"/>
    <w:rsid w:val="00AC3F23"/>
    <w:rsid w:val="00AC4270"/>
    <w:rsid w:val="00AC439D"/>
    <w:rsid w:val="00AC4506"/>
    <w:rsid w:val="00AC453D"/>
    <w:rsid w:val="00AC4853"/>
    <w:rsid w:val="00AC49C4"/>
    <w:rsid w:val="00AC4A1A"/>
    <w:rsid w:val="00AC5EAE"/>
    <w:rsid w:val="00AC5EBB"/>
    <w:rsid w:val="00AC608D"/>
    <w:rsid w:val="00AC628B"/>
    <w:rsid w:val="00AC64C5"/>
    <w:rsid w:val="00AC65DE"/>
    <w:rsid w:val="00AC66CC"/>
    <w:rsid w:val="00AC6A82"/>
    <w:rsid w:val="00AC6BFB"/>
    <w:rsid w:val="00AC6F67"/>
    <w:rsid w:val="00AC6FA8"/>
    <w:rsid w:val="00AC6FB0"/>
    <w:rsid w:val="00AC70AF"/>
    <w:rsid w:val="00AC756E"/>
    <w:rsid w:val="00AC76BD"/>
    <w:rsid w:val="00AC77B3"/>
    <w:rsid w:val="00AC7ED3"/>
    <w:rsid w:val="00AC7FBF"/>
    <w:rsid w:val="00AD015B"/>
    <w:rsid w:val="00AD030B"/>
    <w:rsid w:val="00AD0437"/>
    <w:rsid w:val="00AD0613"/>
    <w:rsid w:val="00AD074C"/>
    <w:rsid w:val="00AD085D"/>
    <w:rsid w:val="00AD08EF"/>
    <w:rsid w:val="00AD09A0"/>
    <w:rsid w:val="00AD0AA4"/>
    <w:rsid w:val="00AD0CE1"/>
    <w:rsid w:val="00AD102D"/>
    <w:rsid w:val="00AD10D1"/>
    <w:rsid w:val="00AD1D2F"/>
    <w:rsid w:val="00AD1DE6"/>
    <w:rsid w:val="00AD21C8"/>
    <w:rsid w:val="00AD22E4"/>
    <w:rsid w:val="00AD23EA"/>
    <w:rsid w:val="00AD28D1"/>
    <w:rsid w:val="00AD2D49"/>
    <w:rsid w:val="00AD3145"/>
    <w:rsid w:val="00AD3165"/>
    <w:rsid w:val="00AD3260"/>
    <w:rsid w:val="00AD33EB"/>
    <w:rsid w:val="00AD38DA"/>
    <w:rsid w:val="00AD3F59"/>
    <w:rsid w:val="00AD3FF4"/>
    <w:rsid w:val="00AD410A"/>
    <w:rsid w:val="00AD4137"/>
    <w:rsid w:val="00AD435F"/>
    <w:rsid w:val="00AD48A8"/>
    <w:rsid w:val="00AD4C60"/>
    <w:rsid w:val="00AD4F40"/>
    <w:rsid w:val="00AD5AD1"/>
    <w:rsid w:val="00AD5B6C"/>
    <w:rsid w:val="00AD5C3B"/>
    <w:rsid w:val="00AD5E79"/>
    <w:rsid w:val="00AD5FB3"/>
    <w:rsid w:val="00AD6139"/>
    <w:rsid w:val="00AD6163"/>
    <w:rsid w:val="00AD666C"/>
    <w:rsid w:val="00AD67F2"/>
    <w:rsid w:val="00AD6BBB"/>
    <w:rsid w:val="00AD6F2B"/>
    <w:rsid w:val="00AD7361"/>
    <w:rsid w:val="00AD7544"/>
    <w:rsid w:val="00AD75D3"/>
    <w:rsid w:val="00AD78DA"/>
    <w:rsid w:val="00AD7AF0"/>
    <w:rsid w:val="00AE0159"/>
    <w:rsid w:val="00AE0AB3"/>
    <w:rsid w:val="00AE11D3"/>
    <w:rsid w:val="00AE1266"/>
    <w:rsid w:val="00AE168A"/>
    <w:rsid w:val="00AE189C"/>
    <w:rsid w:val="00AE197F"/>
    <w:rsid w:val="00AE1C31"/>
    <w:rsid w:val="00AE1D51"/>
    <w:rsid w:val="00AE1EB6"/>
    <w:rsid w:val="00AE219B"/>
    <w:rsid w:val="00AE21C4"/>
    <w:rsid w:val="00AE257F"/>
    <w:rsid w:val="00AE27F2"/>
    <w:rsid w:val="00AE29B0"/>
    <w:rsid w:val="00AE29B2"/>
    <w:rsid w:val="00AE2AE6"/>
    <w:rsid w:val="00AE2DC8"/>
    <w:rsid w:val="00AE2DFE"/>
    <w:rsid w:val="00AE2F0B"/>
    <w:rsid w:val="00AE319C"/>
    <w:rsid w:val="00AE332D"/>
    <w:rsid w:val="00AE35D5"/>
    <w:rsid w:val="00AE3673"/>
    <w:rsid w:val="00AE3DCD"/>
    <w:rsid w:val="00AE4010"/>
    <w:rsid w:val="00AE4063"/>
    <w:rsid w:val="00AE438D"/>
    <w:rsid w:val="00AE49D9"/>
    <w:rsid w:val="00AE4CF4"/>
    <w:rsid w:val="00AE4D4F"/>
    <w:rsid w:val="00AE4D86"/>
    <w:rsid w:val="00AE4F00"/>
    <w:rsid w:val="00AE560F"/>
    <w:rsid w:val="00AE5675"/>
    <w:rsid w:val="00AE58B4"/>
    <w:rsid w:val="00AE5912"/>
    <w:rsid w:val="00AE61F7"/>
    <w:rsid w:val="00AE6315"/>
    <w:rsid w:val="00AE6510"/>
    <w:rsid w:val="00AE6527"/>
    <w:rsid w:val="00AE663D"/>
    <w:rsid w:val="00AE6711"/>
    <w:rsid w:val="00AE681D"/>
    <w:rsid w:val="00AE73D7"/>
    <w:rsid w:val="00AE7650"/>
    <w:rsid w:val="00AE78A6"/>
    <w:rsid w:val="00AE7AC8"/>
    <w:rsid w:val="00AE7DA4"/>
    <w:rsid w:val="00AF03D6"/>
    <w:rsid w:val="00AF0417"/>
    <w:rsid w:val="00AF0566"/>
    <w:rsid w:val="00AF0803"/>
    <w:rsid w:val="00AF0AFB"/>
    <w:rsid w:val="00AF146D"/>
    <w:rsid w:val="00AF1470"/>
    <w:rsid w:val="00AF14B5"/>
    <w:rsid w:val="00AF1696"/>
    <w:rsid w:val="00AF1D1A"/>
    <w:rsid w:val="00AF1EEC"/>
    <w:rsid w:val="00AF2597"/>
    <w:rsid w:val="00AF2F89"/>
    <w:rsid w:val="00AF30CA"/>
    <w:rsid w:val="00AF30D1"/>
    <w:rsid w:val="00AF3140"/>
    <w:rsid w:val="00AF33AD"/>
    <w:rsid w:val="00AF340E"/>
    <w:rsid w:val="00AF378D"/>
    <w:rsid w:val="00AF3EA9"/>
    <w:rsid w:val="00AF3F07"/>
    <w:rsid w:val="00AF4201"/>
    <w:rsid w:val="00AF4319"/>
    <w:rsid w:val="00AF434F"/>
    <w:rsid w:val="00AF4382"/>
    <w:rsid w:val="00AF473F"/>
    <w:rsid w:val="00AF4E15"/>
    <w:rsid w:val="00AF5867"/>
    <w:rsid w:val="00AF5995"/>
    <w:rsid w:val="00AF59B7"/>
    <w:rsid w:val="00AF5D2E"/>
    <w:rsid w:val="00AF5DBA"/>
    <w:rsid w:val="00AF6075"/>
    <w:rsid w:val="00AF6098"/>
    <w:rsid w:val="00AF6138"/>
    <w:rsid w:val="00AF6764"/>
    <w:rsid w:val="00AF6829"/>
    <w:rsid w:val="00AF6B11"/>
    <w:rsid w:val="00AF6E3A"/>
    <w:rsid w:val="00AF6F34"/>
    <w:rsid w:val="00AF6F4E"/>
    <w:rsid w:val="00AF6FB0"/>
    <w:rsid w:val="00AF70AD"/>
    <w:rsid w:val="00AF71CC"/>
    <w:rsid w:val="00AF78D8"/>
    <w:rsid w:val="00AF7A84"/>
    <w:rsid w:val="00AF7F07"/>
    <w:rsid w:val="00B0014E"/>
    <w:rsid w:val="00B0038B"/>
    <w:rsid w:val="00B0066C"/>
    <w:rsid w:val="00B009D5"/>
    <w:rsid w:val="00B00F83"/>
    <w:rsid w:val="00B01552"/>
    <w:rsid w:val="00B01639"/>
    <w:rsid w:val="00B021DD"/>
    <w:rsid w:val="00B026EB"/>
    <w:rsid w:val="00B02CA4"/>
    <w:rsid w:val="00B02CA8"/>
    <w:rsid w:val="00B02F57"/>
    <w:rsid w:val="00B0354D"/>
    <w:rsid w:val="00B03616"/>
    <w:rsid w:val="00B0390C"/>
    <w:rsid w:val="00B03A9B"/>
    <w:rsid w:val="00B03B4D"/>
    <w:rsid w:val="00B0444C"/>
    <w:rsid w:val="00B04C34"/>
    <w:rsid w:val="00B04E5A"/>
    <w:rsid w:val="00B04E90"/>
    <w:rsid w:val="00B055CB"/>
    <w:rsid w:val="00B0591A"/>
    <w:rsid w:val="00B05A4A"/>
    <w:rsid w:val="00B05B42"/>
    <w:rsid w:val="00B05D4C"/>
    <w:rsid w:val="00B062DD"/>
    <w:rsid w:val="00B0648B"/>
    <w:rsid w:val="00B064AB"/>
    <w:rsid w:val="00B064F4"/>
    <w:rsid w:val="00B064F7"/>
    <w:rsid w:val="00B06AF1"/>
    <w:rsid w:val="00B06B11"/>
    <w:rsid w:val="00B06E6D"/>
    <w:rsid w:val="00B070F9"/>
    <w:rsid w:val="00B071AF"/>
    <w:rsid w:val="00B0749A"/>
    <w:rsid w:val="00B07A89"/>
    <w:rsid w:val="00B07B42"/>
    <w:rsid w:val="00B07E99"/>
    <w:rsid w:val="00B10D60"/>
    <w:rsid w:val="00B1102F"/>
    <w:rsid w:val="00B11034"/>
    <w:rsid w:val="00B113EE"/>
    <w:rsid w:val="00B115E1"/>
    <w:rsid w:val="00B11712"/>
    <w:rsid w:val="00B11ACE"/>
    <w:rsid w:val="00B12F68"/>
    <w:rsid w:val="00B13113"/>
    <w:rsid w:val="00B13521"/>
    <w:rsid w:val="00B13E2C"/>
    <w:rsid w:val="00B1401A"/>
    <w:rsid w:val="00B1421D"/>
    <w:rsid w:val="00B143A8"/>
    <w:rsid w:val="00B14545"/>
    <w:rsid w:val="00B146AE"/>
    <w:rsid w:val="00B14AC3"/>
    <w:rsid w:val="00B14B2C"/>
    <w:rsid w:val="00B14DCA"/>
    <w:rsid w:val="00B14E19"/>
    <w:rsid w:val="00B14EBE"/>
    <w:rsid w:val="00B150EF"/>
    <w:rsid w:val="00B15226"/>
    <w:rsid w:val="00B152CD"/>
    <w:rsid w:val="00B152E0"/>
    <w:rsid w:val="00B15721"/>
    <w:rsid w:val="00B15B52"/>
    <w:rsid w:val="00B15C72"/>
    <w:rsid w:val="00B160F7"/>
    <w:rsid w:val="00B161F2"/>
    <w:rsid w:val="00B162E1"/>
    <w:rsid w:val="00B16544"/>
    <w:rsid w:val="00B16677"/>
    <w:rsid w:val="00B16713"/>
    <w:rsid w:val="00B16891"/>
    <w:rsid w:val="00B16929"/>
    <w:rsid w:val="00B16F95"/>
    <w:rsid w:val="00B173A2"/>
    <w:rsid w:val="00B17539"/>
    <w:rsid w:val="00B17737"/>
    <w:rsid w:val="00B17A2B"/>
    <w:rsid w:val="00B17EBC"/>
    <w:rsid w:val="00B20201"/>
    <w:rsid w:val="00B202BD"/>
    <w:rsid w:val="00B2048F"/>
    <w:rsid w:val="00B20A68"/>
    <w:rsid w:val="00B21121"/>
    <w:rsid w:val="00B21136"/>
    <w:rsid w:val="00B2116C"/>
    <w:rsid w:val="00B21597"/>
    <w:rsid w:val="00B21873"/>
    <w:rsid w:val="00B2195C"/>
    <w:rsid w:val="00B21DCC"/>
    <w:rsid w:val="00B220B2"/>
    <w:rsid w:val="00B2242F"/>
    <w:rsid w:val="00B22EA0"/>
    <w:rsid w:val="00B22EFE"/>
    <w:rsid w:val="00B22F79"/>
    <w:rsid w:val="00B233E4"/>
    <w:rsid w:val="00B239C4"/>
    <w:rsid w:val="00B23AB0"/>
    <w:rsid w:val="00B23D2D"/>
    <w:rsid w:val="00B23D57"/>
    <w:rsid w:val="00B23DAC"/>
    <w:rsid w:val="00B24083"/>
    <w:rsid w:val="00B241A2"/>
    <w:rsid w:val="00B2423C"/>
    <w:rsid w:val="00B24471"/>
    <w:rsid w:val="00B247FF"/>
    <w:rsid w:val="00B2483F"/>
    <w:rsid w:val="00B249C2"/>
    <w:rsid w:val="00B24DAE"/>
    <w:rsid w:val="00B252EC"/>
    <w:rsid w:val="00B25338"/>
    <w:rsid w:val="00B257B7"/>
    <w:rsid w:val="00B25818"/>
    <w:rsid w:val="00B258F6"/>
    <w:rsid w:val="00B25B02"/>
    <w:rsid w:val="00B25CC3"/>
    <w:rsid w:val="00B25D52"/>
    <w:rsid w:val="00B25FE9"/>
    <w:rsid w:val="00B25FEB"/>
    <w:rsid w:val="00B2684E"/>
    <w:rsid w:val="00B269AF"/>
    <w:rsid w:val="00B269B1"/>
    <w:rsid w:val="00B269B7"/>
    <w:rsid w:val="00B26C65"/>
    <w:rsid w:val="00B271DC"/>
    <w:rsid w:val="00B2744B"/>
    <w:rsid w:val="00B2766F"/>
    <w:rsid w:val="00B27705"/>
    <w:rsid w:val="00B2785D"/>
    <w:rsid w:val="00B27A73"/>
    <w:rsid w:val="00B27CA1"/>
    <w:rsid w:val="00B27CE5"/>
    <w:rsid w:val="00B30251"/>
    <w:rsid w:val="00B30384"/>
    <w:rsid w:val="00B30521"/>
    <w:rsid w:val="00B3052F"/>
    <w:rsid w:val="00B30FEB"/>
    <w:rsid w:val="00B31095"/>
    <w:rsid w:val="00B3126F"/>
    <w:rsid w:val="00B3148C"/>
    <w:rsid w:val="00B3154E"/>
    <w:rsid w:val="00B3175A"/>
    <w:rsid w:val="00B31788"/>
    <w:rsid w:val="00B3179E"/>
    <w:rsid w:val="00B31A02"/>
    <w:rsid w:val="00B31BD4"/>
    <w:rsid w:val="00B31E51"/>
    <w:rsid w:val="00B31E5C"/>
    <w:rsid w:val="00B3231D"/>
    <w:rsid w:val="00B32466"/>
    <w:rsid w:val="00B32843"/>
    <w:rsid w:val="00B32CED"/>
    <w:rsid w:val="00B32DA1"/>
    <w:rsid w:val="00B32EB4"/>
    <w:rsid w:val="00B330EB"/>
    <w:rsid w:val="00B3325A"/>
    <w:rsid w:val="00B336D5"/>
    <w:rsid w:val="00B3397A"/>
    <w:rsid w:val="00B33EC3"/>
    <w:rsid w:val="00B3400B"/>
    <w:rsid w:val="00B34445"/>
    <w:rsid w:val="00B34474"/>
    <w:rsid w:val="00B34546"/>
    <w:rsid w:val="00B346EC"/>
    <w:rsid w:val="00B3486E"/>
    <w:rsid w:val="00B349D7"/>
    <w:rsid w:val="00B34AC5"/>
    <w:rsid w:val="00B34B3D"/>
    <w:rsid w:val="00B34E59"/>
    <w:rsid w:val="00B34E80"/>
    <w:rsid w:val="00B350F5"/>
    <w:rsid w:val="00B35136"/>
    <w:rsid w:val="00B35489"/>
    <w:rsid w:val="00B35561"/>
    <w:rsid w:val="00B3562F"/>
    <w:rsid w:val="00B35D78"/>
    <w:rsid w:val="00B35FEC"/>
    <w:rsid w:val="00B360BA"/>
    <w:rsid w:val="00B36231"/>
    <w:rsid w:val="00B36614"/>
    <w:rsid w:val="00B36748"/>
    <w:rsid w:val="00B368F3"/>
    <w:rsid w:val="00B36DE4"/>
    <w:rsid w:val="00B36F95"/>
    <w:rsid w:val="00B37462"/>
    <w:rsid w:val="00B3778C"/>
    <w:rsid w:val="00B37FA3"/>
    <w:rsid w:val="00B37FAB"/>
    <w:rsid w:val="00B40098"/>
    <w:rsid w:val="00B404E4"/>
    <w:rsid w:val="00B406BB"/>
    <w:rsid w:val="00B408B5"/>
    <w:rsid w:val="00B4166A"/>
    <w:rsid w:val="00B4182A"/>
    <w:rsid w:val="00B41B8F"/>
    <w:rsid w:val="00B41BCF"/>
    <w:rsid w:val="00B41CFE"/>
    <w:rsid w:val="00B41E12"/>
    <w:rsid w:val="00B41FC4"/>
    <w:rsid w:val="00B420C3"/>
    <w:rsid w:val="00B42475"/>
    <w:rsid w:val="00B42CDD"/>
    <w:rsid w:val="00B42FA3"/>
    <w:rsid w:val="00B432E9"/>
    <w:rsid w:val="00B43651"/>
    <w:rsid w:val="00B43986"/>
    <w:rsid w:val="00B439D7"/>
    <w:rsid w:val="00B43AC4"/>
    <w:rsid w:val="00B43CCE"/>
    <w:rsid w:val="00B43E2E"/>
    <w:rsid w:val="00B43E86"/>
    <w:rsid w:val="00B44036"/>
    <w:rsid w:val="00B440B9"/>
    <w:rsid w:val="00B44B5B"/>
    <w:rsid w:val="00B45BEC"/>
    <w:rsid w:val="00B45D5B"/>
    <w:rsid w:val="00B45E82"/>
    <w:rsid w:val="00B45ED5"/>
    <w:rsid w:val="00B45FC5"/>
    <w:rsid w:val="00B46210"/>
    <w:rsid w:val="00B46302"/>
    <w:rsid w:val="00B46431"/>
    <w:rsid w:val="00B46435"/>
    <w:rsid w:val="00B46BA4"/>
    <w:rsid w:val="00B46E72"/>
    <w:rsid w:val="00B4709A"/>
    <w:rsid w:val="00B47247"/>
    <w:rsid w:val="00B4724A"/>
    <w:rsid w:val="00B50281"/>
    <w:rsid w:val="00B503B0"/>
    <w:rsid w:val="00B50772"/>
    <w:rsid w:val="00B5092B"/>
    <w:rsid w:val="00B509A0"/>
    <w:rsid w:val="00B50ACA"/>
    <w:rsid w:val="00B50BD4"/>
    <w:rsid w:val="00B50CBD"/>
    <w:rsid w:val="00B513AF"/>
    <w:rsid w:val="00B51516"/>
    <w:rsid w:val="00B516EF"/>
    <w:rsid w:val="00B517C5"/>
    <w:rsid w:val="00B51847"/>
    <w:rsid w:val="00B51A5E"/>
    <w:rsid w:val="00B51BA5"/>
    <w:rsid w:val="00B51BF7"/>
    <w:rsid w:val="00B52061"/>
    <w:rsid w:val="00B52084"/>
    <w:rsid w:val="00B52291"/>
    <w:rsid w:val="00B52334"/>
    <w:rsid w:val="00B52D60"/>
    <w:rsid w:val="00B53452"/>
    <w:rsid w:val="00B5367B"/>
    <w:rsid w:val="00B53A46"/>
    <w:rsid w:val="00B53F86"/>
    <w:rsid w:val="00B542A1"/>
    <w:rsid w:val="00B542CD"/>
    <w:rsid w:val="00B54410"/>
    <w:rsid w:val="00B544BE"/>
    <w:rsid w:val="00B5454C"/>
    <w:rsid w:val="00B54625"/>
    <w:rsid w:val="00B547DB"/>
    <w:rsid w:val="00B54962"/>
    <w:rsid w:val="00B54A9E"/>
    <w:rsid w:val="00B54B55"/>
    <w:rsid w:val="00B54D2F"/>
    <w:rsid w:val="00B556EC"/>
    <w:rsid w:val="00B55D61"/>
    <w:rsid w:val="00B564AC"/>
    <w:rsid w:val="00B56F02"/>
    <w:rsid w:val="00B570EA"/>
    <w:rsid w:val="00B571A9"/>
    <w:rsid w:val="00B57209"/>
    <w:rsid w:val="00B574A0"/>
    <w:rsid w:val="00B576A8"/>
    <w:rsid w:val="00B57B03"/>
    <w:rsid w:val="00B57F5C"/>
    <w:rsid w:val="00B60013"/>
    <w:rsid w:val="00B60056"/>
    <w:rsid w:val="00B602B0"/>
    <w:rsid w:val="00B60319"/>
    <w:rsid w:val="00B603D7"/>
    <w:rsid w:val="00B6069E"/>
    <w:rsid w:val="00B608DD"/>
    <w:rsid w:val="00B60A1B"/>
    <w:rsid w:val="00B6100A"/>
    <w:rsid w:val="00B6100B"/>
    <w:rsid w:val="00B611E3"/>
    <w:rsid w:val="00B61518"/>
    <w:rsid w:val="00B61637"/>
    <w:rsid w:val="00B618D0"/>
    <w:rsid w:val="00B61D30"/>
    <w:rsid w:val="00B61D84"/>
    <w:rsid w:val="00B621F7"/>
    <w:rsid w:val="00B622BB"/>
    <w:rsid w:val="00B626CC"/>
    <w:rsid w:val="00B626E6"/>
    <w:rsid w:val="00B62A7A"/>
    <w:rsid w:val="00B63033"/>
    <w:rsid w:val="00B631D3"/>
    <w:rsid w:val="00B6320C"/>
    <w:rsid w:val="00B63264"/>
    <w:rsid w:val="00B636B8"/>
    <w:rsid w:val="00B637D9"/>
    <w:rsid w:val="00B63E82"/>
    <w:rsid w:val="00B64277"/>
    <w:rsid w:val="00B64432"/>
    <w:rsid w:val="00B6495A"/>
    <w:rsid w:val="00B64AC6"/>
    <w:rsid w:val="00B64B0D"/>
    <w:rsid w:val="00B65307"/>
    <w:rsid w:val="00B653E6"/>
    <w:rsid w:val="00B6541E"/>
    <w:rsid w:val="00B654DD"/>
    <w:rsid w:val="00B6564A"/>
    <w:rsid w:val="00B65F3C"/>
    <w:rsid w:val="00B66749"/>
    <w:rsid w:val="00B66A0B"/>
    <w:rsid w:val="00B66AE6"/>
    <w:rsid w:val="00B66BBD"/>
    <w:rsid w:val="00B66C40"/>
    <w:rsid w:val="00B6702B"/>
    <w:rsid w:val="00B6731D"/>
    <w:rsid w:val="00B677C4"/>
    <w:rsid w:val="00B67DDA"/>
    <w:rsid w:val="00B67F37"/>
    <w:rsid w:val="00B701AC"/>
    <w:rsid w:val="00B7072E"/>
    <w:rsid w:val="00B707A7"/>
    <w:rsid w:val="00B70A10"/>
    <w:rsid w:val="00B70CA4"/>
    <w:rsid w:val="00B712EF"/>
    <w:rsid w:val="00B71522"/>
    <w:rsid w:val="00B719B9"/>
    <w:rsid w:val="00B71BA9"/>
    <w:rsid w:val="00B71D81"/>
    <w:rsid w:val="00B71DA8"/>
    <w:rsid w:val="00B71DFF"/>
    <w:rsid w:val="00B72154"/>
    <w:rsid w:val="00B72281"/>
    <w:rsid w:val="00B7229E"/>
    <w:rsid w:val="00B72524"/>
    <w:rsid w:val="00B7282C"/>
    <w:rsid w:val="00B729B5"/>
    <w:rsid w:val="00B72AA5"/>
    <w:rsid w:val="00B72D2D"/>
    <w:rsid w:val="00B73577"/>
    <w:rsid w:val="00B73978"/>
    <w:rsid w:val="00B73F47"/>
    <w:rsid w:val="00B74137"/>
    <w:rsid w:val="00B7418D"/>
    <w:rsid w:val="00B744E7"/>
    <w:rsid w:val="00B748F6"/>
    <w:rsid w:val="00B748F7"/>
    <w:rsid w:val="00B74936"/>
    <w:rsid w:val="00B74951"/>
    <w:rsid w:val="00B749BA"/>
    <w:rsid w:val="00B749F1"/>
    <w:rsid w:val="00B7501D"/>
    <w:rsid w:val="00B75532"/>
    <w:rsid w:val="00B75673"/>
    <w:rsid w:val="00B75695"/>
    <w:rsid w:val="00B7576B"/>
    <w:rsid w:val="00B75A05"/>
    <w:rsid w:val="00B75E3A"/>
    <w:rsid w:val="00B76085"/>
    <w:rsid w:val="00B765A7"/>
    <w:rsid w:val="00B767AB"/>
    <w:rsid w:val="00B770EB"/>
    <w:rsid w:val="00B771D0"/>
    <w:rsid w:val="00B7780F"/>
    <w:rsid w:val="00B77854"/>
    <w:rsid w:val="00B77957"/>
    <w:rsid w:val="00B77A39"/>
    <w:rsid w:val="00B77A58"/>
    <w:rsid w:val="00B77BA3"/>
    <w:rsid w:val="00B77BF2"/>
    <w:rsid w:val="00B77F34"/>
    <w:rsid w:val="00B80B3F"/>
    <w:rsid w:val="00B80CA8"/>
    <w:rsid w:val="00B80EA2"/>
    <w:rsid w:val="00B80F9F"/>
    <w:rsid w:val="00B811F2"/>
    <w:rsid w:val="00B81244"/>
    <w:rsid w:val="00B81319"/>
    <w:rsid w:val="00B81595"/>
    <w:rsid w:val="00B815A1"/>
    <w:rsid w:val="00B81693"/>
    <w:rsid w:val="00B81715"/>
    <w:rsid w:val="00B81774"/>
    <w:rsid w:val="00B81A65"/>
    <w:rsid w:val="00B81C5C"/>
    <w:rsid w:val="00B81F67"/>
    <w:rsid w:val="00B82087"/>
    <w:rsid w:val="00B8241E"/>
    <w:rsid w:val="00B82528"/>
    <w:rsid w:val="00B82638"/>
    <w:rsid w:val="00B827D8"/>
    <w:rsid w:val="00B828F4"/>
    <w:rsid w:val="00B82C4B"/>
    <w:rsid w:val="00B83809"/>
    <w:rsid w:val="00B83A5C"/>
    <w:rsid w:val="00B83A8A"/>
    <w:rsid w:val="00B83BCA"/>
    <w:rsid w:val="00B84027"/>
    <w:rsid w:val="00B84183"/>
    <w:rsid w:val="00B842CF"/>
    <w:rsid w:val="00B84315"/>
    <w:rsid w:val="00B8468A"/>
    <w:rsid w:val="00B8497F"/>
    <w:rsid w:val="00B84B5D"/>
    <w:rsid w:val="00B84D1A"/>
    <w:rsid w:val="00B84D5E"/>
    <w:rsid w:val="00B84E02"/>
    <w:rsid w:val="00B85729"/>
    <w:rsid w:val="00B85900"/>
    <w:rsid w:val="00B85D4B"/>
    <w:rsid w:val="00B85D5E"/>
    <w:rsid w:val="00B85E90"/>
    <w:rsid w:val="00B861F9"/>
    <w:rsid w:val="00B8657A"/>
    <w:rsid w:val="00B86B16"/>
    <w:rsid w:val="00B86FF6"/>
    <w:rsid w:val="00B874B4"/>
    <w:rsid w:val="00B87955"/>
    <w:rsid w:val="00B87CF8"/>
    <w:rsid w:val="00B87EB4"/>
    <w:rsid w:val="00B905CF"/>
    <w:rsid w:val="00B90679"/>
    <w:rsid w:val="00B90B00"/>
    <w:rsid w:val="00B90C69"/>
    <w:rsid w:val="00B90D90"/>
    <w:rsid w:val="00B910A8"/>
    <w:rsid w:val="00B912F1"/>
    <w:rsid w:val="00B913DA"/>
    <w:rsid w:val="00B9142B"/>
    <w:rsid w:val="00B9166F"/>
    <w:rsid w:val="00B91672"/>
    <w:rsid w:val="00B91816"/>
    <w:rsid w:val="00B919B7"/>
    <w:rsid w:val="00B91F83"/>
    <w:rsid w:val="00B92216"/>
    <w:rsid w:val="00B922B1"/>
    <w:rsid w:val="00B92746"/>
    <w:rsid w:val="00B927DE"/>
    <w:rsid w:val="00B92877"/>
    <w:rsid w:val="00B92BEA"/>
    <w:rsid w:val="00B92C63"/>
    <w:rsid w:val="00B92C8E"/>
    <w:rsid w:val="00B9307D"/>
    <w:rsid w:val="00B931AB"/>
    <w:rsid w:val="00B933A7"/>
    <w:rsid w:val="00B9353A"/>
    <w:rsid w:val="00B93717"/>
    <w:rsid w:val="00B93B99"/>
    <w:rsid w:val="00B93CB2"/>
    <w:rsid w:val="00B94083"/>
    <w:rsid w:val="00B940AE"/>
    <w:rsid w:val="00B943DC"/>
    <w:rsid w:val="00B94407"/>
    <w:rsid w:val="00B94426"/>
    <w:rsid w:val="00B9469A"/>
    <w:rsid w:val="00B946B4"/>
    <w:rsid w:val="00B94855"/>
    <w:rsid w:val="00B9495B"/>
    <w:rsid w:val="00B94A17"/>
    <w:rsid w:val="00B94D12"/>
    <w:rsid w:val="00B9552B"/>
    <w:rsid w:val="00B9568E"/>
    <w:rsid w:val="00B96166"/>
    <w:rsid w:val="00B962C9"/>
    <w:rsid w:val="00B9634C"/>
    <w:rsid w:val="00B96758"/>
    <w:rsid w:val="00B968C9"/>
    <w:rsid w:val="00B96CD8"/>
    <w:rsid w:val="00B96FEB"/>
    <w:rsid w:val="00B9704D"/>
    <w:rsid w:val="00B970E5"/>
    <w:rsid w:val="00B97158"/>
    <w:rsid w:val="00B9724D"/>
    <w:rsid w:val="00B975CA"/>
    <w:rsid w:val="00B9761C"/>
    <w:rsid w:val="00B9784E"/>
    <w:rsid w:val="00B97B41"/>
    <w:rsid w:val="00B97B69"/>
    <w:rsid w:val="00B97C5F"/>
    <w:rsid w:val="00B97E51"/>
    <w:rsid w:val="00B97F09"/>
    <w:rsid w:val="00BA02AD"/>
    <w:rsid w:val="00BA02C9"/>
    <w:rsid w:val="00BA0682"/>
    <w:rsid w:val="00BA0A26"/>
    <w:rsid w:val="00BA0FCB"/>
    <w:rsid w:val="00BA0FD9"/>
    <w:rsid w:val="00BA10AE"/>
    <w:rsid w:val="00BA1173"/>
    <w:rsid w:val="00BA12FB"/>
    <w:rsid w:val="00BA1D8A"/>
    <w:rsid w:val="00BA1DE8"/>
    <w:rsid w:val="00BA20D3"/>
    <w:rsid w:val="00BA2307"/>
    <w:rsid w:val="00BA2595"/>
    <w:rsid w:val="00BA2877"/>
    <w:rsid w:val="00BA2C5C"/>
    <w:rsid w:val="00BA2CB6"/>
    <w:rsid w:val="00BA2D18"/>
    <w:rsid w:val="00BA3095"/>
    <w:rsid w:val="00BA30FD"/>
    <w:rsid w:val="00BA31EF"/>
    <w:rsid w:val="00BA37B9"/>
    <w:rsid w:val="00BA3B41"/>
    <w:rsid w:val="00BA3B88"/>
    <w:rsid w:val="00BA3CD8"/>
    <w:rsid w:val="00BA403D"/>
    <w:rsid w:val="00BA41E4"/>
    <w:rsid w:val="00BA4977"/>
    <w:rsid w:val="00BA49F6"/>
    <w:rsid w:val="00BA4A05"/>
    <w:rsid w:val="00BA5284"/>
    <w:rsid w:val="00BA52B6"/>
    <w:rsid w:val="00BA557E"/>
    <w:rsid w:val="00BA5644"/>
    <w:rsid w:val="00BA58DF"/>
    <w:rsid w:val="00BA5AC8"/>
    <w:rsid w:val="00BA5B43"/>
    <w:rsid w:val="00BA5F40"/>
    <w:rsid w:val="00BA5FF2"/>
    <w:rsid w:val="00BA63E3"/>
    <w:rsid w:val="00BA67AE"/>
    <w:rsid w:val="00BA6842"/>
    <w:rsid w:val="00BA6952"/>
    <w:rsid w:val="00BA7512"/>
    <w:rsid w:val="00BA75AB"/>
    <w:rsid w:val="00BA75C4"/>
    <w:rsid w:val="00BA772F"/>
    <w:rsid w:val="00BA7A56"/>
    <w:rsid w:val="00BA7AAB"/>
    <w:rsid w:val="00BA7C6F"/>
    <w:rsid w:val="00BA7D19"/>
    <w:rsid w:val="00BA7D66"/>
    <w:rsid w:val="00BA7E24"/>
    <w:rsid w:val="00BA7F40"/>
    <w:rsid w:val="00BB03AD"/>
    <w:rsid w:val="00BB08AE"/>
    <w:rsid w:val="00BB0961"/>
    <w:rsid w:val="00BB0B16"/>
    <w:rsid w:val="00BB12D5"/>
    <w:rsid w:val="00BB1A5C"/>
    <w:rsid w:val="00BB1CF5"/>
    <w:rsid w:val="00BB1DF4"/>
    <w:rsid w:val="00BB20FF"/>
    <w:rsid w:val="00BB218B"/>
    <w:rsid w:val="00BB22E7"/>
    <w:rsid w:val="00BB23C7"/>
    <w:rsid w:val="00BB254C"/>
    <w:rsid w:val="00BB2A25"/>
    <w:rsid w:val="00BB2B21"/>
    <w:rsid w:val="00BB2C1F"/>
    <w:rsid w:val="00BB2C7F"/>
    <w:rsid w:val="00BB2D5A"/>
    <w:rsid w:val="00BB300B"/>
    <w:rsid w:val="00BB3072"/>
    <w:rsid w:val="00BB3300"/>
    <w:rsid w:val="00BB3414"/>
    <w:rsid w:val="00BB343B"/>
    <w:rsid w:val="00BB34F1"/>
    <w:rsid w:val="00BB35D7"/>
    <w:rsid w:val="00BB4496"/>
    <w:rsid w:val="00BB499F"/>
    <w:rsid w:val="00BB4A90"/>
    <w:rsid w:val="00BB5045"/>
    <w:rsid w:val="00BB5355"/>
    <w:rsid w:val="00BB5AEA"/>
    <w:rsid w:val="00BB5C55"/>
    <w:rsid w:val="00BB5E4F"/>
    <w:rsid w:val="00BB6322"/>
    <w:rsid w:val="00BB6A6E"/>
    <w:rsid w:val="00BB6E64"/>
    <w:rsid w:val="00BB71B3"/>
    <w:rsid w:val="00BB73F4"/>
    <w:rsid w:val="00BB743D"/>
    <w:rsid w:val="00BB7450"/>
    <w:rsid w:val="00BB74A5"/>
    <w:rsid w:val="00BB76C0"/>
    <w:rsid w:val="00BB7BEB"/>
    <w:rsid w:val="00BB7FB7"/>
    <w:rsid w:val="00BC0002"/>
    <w:rsid w:val="00BC01FF"/>
    <w:rsid w:val="00BC0377"/>
    <w:rsid w:val="00BC0400"/>
    <w:rsid w:val="00BC05DC"/>
    <w:rsid w:val="00BC08AD"/>
    <w:rsid w:val="00BC0BF5"/>
    <w:rsid w:val="00BC0C7E"/>
    <w:rsid w:val="00BC0DB4"/>
    <w:rsid w:val="00BC0E3F"/>
    <w:rsid w:val="00BC0ED6"/>
    <w:rsid w:val="00BC0F6C"/>
    <w:rsid w:val="00BC1300"/>
    <w:rsid w:val="00BC148D"/>
    <w:rsid w:val="00BC1B4E"/>
    <w:rsid w:val="00BC1CD7"/>
    <w:rsid w:val="00BC1EB8"/>
    <w:rsid w:val="00BC24CC"/>
    <w:rsid w:val="00BC25BB"/>
    <w:rsid w:val="00BC2750"/>
    <w:rsid w:val="00BC2931"/>
    <w:rsid w:val="00BC2ABE"/>
    <w:rsid w:val="00BC2F58"/>
    <w:rsid w:val="00BC3062"/>
    <w:rsid w:val="00BC3063"/>
    <w:rsid w:val="00BC30A4"/>
    <w:rsid w:val="00BC382B"/>
    <w:rsid w:val="00BC383E"/>
    <w:rsid w:val="00BC3885"/>
    <w:rsid w:val="00BC39FD"/>
    <w:rsid w:val="00BC3A3A"/>
    <w:rsid w:val="00BC3AEF"/>
    <w:rsid w:val="00BC4009"/>
    <w:rsid w:val="00BC4069"/>
    <w:rsid w:val="00BC423B"/>
    <w:rsid w:val="00BC427B"/>
    <w:rsid w:val="00BC429E"/>
    <w:rsid w:val="00BC43E9"/>
    <w:rsid w:val="00BC4419"/>
    <w:rsid w:val="00BC45BD"/>
    <w:rsid w:val="00BC4725"/>
    <w:rsid w:val="00BC4DF8"/>
    <w:rsid w:val="00BC5B21"/>
    <w:rsid w:val="00BC607F"/>
    <w:rsid w:val="00BC60DC"/>
    <w:rsid w:val="00BC640A"/>
    <w:rsid w:val="00BC66A4"/>
    <w:rsid w:val="00BC6841"/>
    <w:rsid w:val="00BC6A2D"/>
    <w:rsid w:val="00BC6AEF"/>
    <w:rsid w:val="00BC70DD"/>
    <w:rsid w:val="00BC70FC"/>
    <w:rsid w:val="00BC7543"/>
    <w:rsid w:val="00BC7C2A"/>
    <w:rsid w:val="00BD02DC"/>
    <w:rsid w:val="00BD0439"/>
    <w:rsid w:val="00BD05C1"/>
    <w:rsid w:val="00BD0611"/>
    <w:rsid w:val="00BD062D"/>
    <w:rsid w:val="00BD0854"/>
    <w:rsid w:val="00BD0C51"/>
    <w:rsid w:val="00BD1050"/>
    <w:rsid w:val="00BD1054"/>
    <w:rsid w:val="00BD16AE"/>
    <w:rsid w:val="00BD1725"/>
    <w:rsid w:val="00BD1EE9"/>
    <w:rsid w:val="00BD1F8F"/>
    <w:rsid w:val="00BD1FCA"/>
    <w:rsid w:val="00BD21B0"/>
    <w:rsid w:val="00BD2206"/>
    <w:rsid w:val="00BD22ED"/>
    <w:rsid w:val="00BD25B9"/>
    <w:rsid w:val="00BD25BD"/>
    <w:rsid w:val="00BD25E7"/>
    <w:rsid w:val="00BD270B"/>
    <w:rsid w:val="00BD273A"/>
    <w:rsid w:val="00BD2A19"/>
    <w:rsid w:val="00BD2E95"/>
    <w:rsid w:val="00BD2F86"/>
    <w:rsid w:val="00BD3210"/>
    <w:rsid w:val="00BD33AE"/>
    <w:rsid w:val="00BD3A9E"/>
    <w:rsid w:val="00BD3B36"/>
    <w:rsid w:val="00BD3B81"/>
    <w:rsid w:val="00BD3CF2"/>
    <w:rsid w:val="00BD3D14"/>
    <w:rsid w:val="00BD3DCF"/>
    <w:rsid w:val="00BD3E59"/>
    <w:rsid w:val="00BD46CA"/>
    <w:rsid w:val="00BD4745"/>
    <w:rsid w:val="00BD47D5"/>
    <w:rsid w:val="00BD49E7"/>
    <w:rsid w:val="00BD4E0B"/>
    <w:rsid w:val="00BD5154"/>
    <w:rsid w:val="00BD5288"/>
    <w:rsid w:val="00BD52A6"/>
    <w:rsid w:val="00BD531F"/>
    <w:rsid w:val="00BD563D"/>
    <w:rsid w:val="00BD58E3"/>
    <w:rsid w:val="00BD5A0D"/>
    <w:rsid w:val="00BD5E4D"/>
    <w:rsid w:val="00BD5EFE"/>
    <w:rsid w:val="00BD668B"/>
    <w:rsid w:val="00BD6A90"/>
    <w:rsid w:val="00BD6D51"/>
    <w:rsid w:val="00BD6F9A"/>
    <w:rsid w:val="00BD7275"/>
    <w:rsid w:val="00BD7827"/>
    <w:rsid w:val="00BD7C3A"/>
    <w:rsid w:val="00BD7C4D"/>
    <w:rsid w:val="00BE010B"/>
    <w:rsid w:val="00BE05F2"/>
    <w:rsid w:val="00BE0E1B"/>
    <w:rsid w:val="00BE1208"/>
    <w:rsid w:val="00BE1473"/>
    <w:rsid w:val="00BE15F7"/>
    <w:rsid w:val="00BE1A60"/>
    <w:rsid w:val="00BE1A88"/>
    <w:rsid w:val="00BE1F1E"/>
    <w:rsid w:val="00BE211E"/>
    <w:rsid w:val="00BE238E"/>
    <w:rsid w:val="00BE261F"/>
    <w:rsid w:val="00BE28EF"/>
    <w:rsid w:val="00BE2959"/>
    <w:rsid w:val="00BE2E2A"/>
    <w:rsid w:val="00BE3105"/>
    <w:rsid w:val="00BE33D7"/>
    <w:rsid w:val="00BE35AD"/>
    <w:rsid w:val="00BE3663"/>
    <w:rsid w:val="00BE38A0"/>
    <w:rsid w:val="00BE39E6"/>
    <w:rsid w:val="00BE43F9"/>
    <w:rsid w:val="00BE459F"/>
    <w:rsid w:val="00BE483F"/>
    <w:rsid w:val="00BE4A87"/>
    <w:rsid w:val="00BE5108"/>
    <w:rsid w:val="00BE5897"/>
    <w:rsid w:val="00BE5AFD"/>
    <w:rsid w:val="00BE68AB"/>
    <w:rsid w:val="00BE6A83"/>
    <w:rsid w:val="00BE6EFC"/>
    <w:rsid w:val="00BE72C5"/>
    <w:rsid w:val="00BE73F0"/>
    <w:rsid w:val="00BE7661"/>
    <w:rsid w:val="00BE77F2"/>
    <w:rsid w:val="00BE7DA2"/>
    <w:rsid w:val="00BE7DEB"/>
    <w:rsid w:val="00BE7ECB"/>
    <w:rsid w:val="00BF0294"/>
    <w:rsid w:val="00BF0398"/>
    <w:rsid w:val="00BF0996"/>
    <w:rsid w:val="00BF0E4C"/>
    <w:rsid w:val="00BF112E"/>
    <w:rsid w:val="00BF1DFE"/>
    <w:rsid w:val="00BF1F2F"/>
    <w:rsid w:val="00BF1F31"/>
    <w:rsid w:val="00BF1F79"/>
    <w:rsid w:val="00BF231C"/>
    <w:rsid w:val="00BF2E01"/>
    <w:rsid w:val="00BF2ECE"/>
    <w:rsid w:val="00BF3355"/>
    <w:rsid w:val="00BF34BD"/>
    <w:rsid w:val="00BF3800"/>
    <w:rsid w:val="00BF3AB2"/>
    <w:rsid w:val="00BF3C1F"/>
    <w:rsid w:val="00BF43BD"/>
    <w:rsid w:val="00BF4405"/>
    <w:rsid w:val="00BF44D4"/>
    <w:rsid w:val="00BF44E9"/>
    <w:rsid w:val="00BF44ED"/>
    <w:rsid w:val="00BF456B"/>
    <w:rsid w:val="00BF4BCB"/>
    <w:rsid w:val="00BF4E3E"/>
    <w:rsid w:val="00BF5013"/>
    <w:rsid w:val="00BF5127"/>
    <w:rsid w:val="00BF5621"/>
    <w:rsid w:val="00BF57C8"/>
    <w:rsid w:val="00BF5B0D"/>
    <w:rsid w:val="00BF5D23"/>
    <w:rsid w:val="00BF5F2A"/>
    <w:rsid w:val="00BF6094"/>
    <w:rsid w:val="00BF6151"/>
    <w:rsid w:val="00BF641C"/>
    <w:rsid w:val="00BF6544"/>
    <w:rsid w:val="00BF6901"/>
    <w:rsid w:val="00BF6BED"/>
    <w:rsid w:val="00BF6E19"/>
    <w:rsid w:val="00BF6E64"/>
    <w:rsid w:val="00BF6F97"/>
    <w:rsid w:val="00BF711A"/>
    <w:rsid w:val="00BF713C"/>
    <w:rsid w:val="00BF72A8"/>
    <w:rsid w:val="00BF732D"/>
    <w:rsid w:val="00BF74F6"/>
    <w:rsid w:val="00BF7627"/>
    <w:rsid w:val="00BF76AD"/>
    <w:rsid w:val="00BF7846"/>
    <w:rsid w:val="00BF7B08"/>
    <w:rsid w:val="00BF7CEE"/>
    <w:rsid w:val="00C00B8D"/>
    <w:rsid w:val="00C00BCD"/>
    <w:rsid w:val="00C00C2F"/>
    <w:rsid w:val="00C00F22"/>
    <w:rsid w:val="00C01764"/>
    <w:rsid w:val="00C01E4D"/>
    <w:rsid w:val="00C01FB5"/>
    <w:rsid w:val="00C0203C"/>
    <w:rsid w:val="00C023C7"/>
    <w:rsid w:val="00C027F8"/>
    <w:rsid w:val="00C02997"/>
    <w:rsid w:val="00C02D1A"/>
    <w:rsid w:val="00C02EF7"/>
    <w:rsid w:val="00C03438"/>
    <w:rsid w:val="00C034AC"/>
    <w:rsid w:val="00C034CB"/>
    <w:rsid w:val="00C0366D"/>
    <w:rsid w:val="00C03995"/>
    <w:rsid w:val="00C03A3C"/>
    <w:rsid w:val="00C03E4D"/>
    <w:rsid w:val="00C041FB"/>
    <w:rsid w:val="00C046B6"/>
    <w:rsid w:val="00C04966"/>
    <w:rsid w:val="00C04B70"/>
    <w:rsid w:val="00C04BA0"/>
    <w:rsid w:val="00C0528E"/>
    <w:rsid w:val="00C05675"/>
    <w:rsid w:val="00C057F5"/>
    <w:rsid w:val="00C05A07"/>
    <w:rsid w:val="00C05A53"/>
    <w:rsid w:val="00C060CA"/>
    <w:rsid w:val="00C0631E"/>
    <w:rsid w:val="00C06340"/>
    <w:rsid w:val="00C06393"/>
    <w:rsid w:val="00C063C0"/>
    <w:rsid w:val="00C067C2"/>
    <w:rsid w:val="00C06BD8"/>
    <w:rsid w:val="00C06F41"/>
    <w:rsid w:val="00C0713D"/>
    <w:rsid w:val="00C07200"/>
    <w:rsid w:val="00C07867"/>
    <w:rsid w:val="00C07B5A"/>
    <w:rsid w:val="00C100BE"/>
    <w:rsid w:val="00C102CD"/>
    <w:rsid w:val="00C1033E"/>
    <w:rsid w:val="00C10AF8"/>
    <w:rsid w:val="00C111E8"/>
    <w:rsid w:val="00C115CC"/>
    <w:rsid w:val="00C118AE"/>
    <w:rsid w:val="00C119C8"/>
    <w:rsid w:val="00C119E9"/>
    <w:rsid w:val="00C11D23"/>
    <w:rsid w:val="00C11E78"/>
    <w:rsid w:val="00C12071"/>
    <w:rsid w:val="00C121E4"/>
    <w:rsid w:val="00C12326"/>
    <w:rsid w:val="00C1260E"/>
    <w:rsid w:val="00C126FA"/>
    <w:rsid w:val="00C12932"/>
    <w:rsid w:val="00C12E51"/>
    <w:rsid w:val="00C12FBC"/>
    <w:rsid w:val="00C134DE"/>
    <w:rsid w:val="00C13572"/>
    <w:rsid w:val="00C13A06"/>
    <w:rsid w:val="00C13B1D"/>
    <w:rsid w:val="00C13BA5"/>
    <w:rsid w:val="00C13C0C"/>
    <w:rsid w:val="00C14060"/>
    <w:rsid w:val="00C14285"/>
    <w:rsid w:val="00C14584"/>
    <w:rsid w:val="00C146DE"/>
    <w:rsid w:val="00C14990"/>
    <w:rsid w:val="00C14B3C"/>
    <w:rsid w:val="00C14CB2"/>
    <w:rsid w:val="00C14F13"/>
    <w:rsid w:val="00C153BF"/>
    <w:rsid w:val="00C15AE4"/>
    <w:rsid w:val="00C15FC7"/>
    <w:rsid w:val="00C163AB"/>
    <w:rsid w:val="00C166C6"/>
    <w:rsid w:val="00C16ECB"/>
    <w:rsid w:val="00C16F16"/>
    <w:rsid w:val="00C17097"/>
    <w:rsid w:val="00C17572"/>
    <w:rsid w:val="00C17A19"/>
    <w:rsid w:val="00C17D80"/>
    <w:rsid w:val="00C17E33"/>
    <w:rsid w:val="00C17F8E"/>
    <w:rsid w:val="00C200F1"/>
    <w:rsid w:val="00C20192"/>
    <w:rsid w:val="00C206FB"/>
    <w:rsid w:val="00C21095"/>
    <w:rsid w:val="00C2138A"/>
    <w:rsid w:val="00C218C0"/>
    <w:rsid w:val="00C2194A"/>
    <w:rsid w:val="00C21AEE"/>
    <w:rsid w:val="00C21B61"/>
    <w:rsid w:val="00C21C4D"/>
    <w:rsid w:val="00C21D05"/>
    <w:rsid w:val="00C21EF3"/>
    <w:rsid w:val="00C223C5"/>
    <w:rsid w:val="00C22AA2"/>
    <w:rsid w:val="00C22B07"/>
    <w:rsid w:val="00C22B0D"/>
    <w:rsid w:val="00C22BD6"/>
    <w:rsid w:val="00C22ED7"/>
    <w:rsid w:val="00C22F45"/>
    <w:rsid w:val="00C233C7"/>
    <w:rsid w:val="00C235DB"/>
    <w:rsid w:val="00C238B6"/>
    <w:rsid w:val="00C23BD4"/>
    <w:rsid w:val="00C242C6"/>
    <w:rsid w:val="00C243FB"/>
    <w:rsid w:val="00C24482"/>
    <w:rsid w:val="00C24EF7"/>
    <w:rsid w:val="00C252A1"/>
    <w:rsid w:val="00C25394"/>
    <w:rsid w:val="00C2545E"/>
    <w:rsid w:val="00C25788"/>
    <w:rsid w:val="00C2583B"/>
    <w:rsid w:val="00C25845"/>
    <w:rsid w:val="00C258A2"/>
    <w:rsid w:val="00C258D3"/>
    <w:rsid w:val="00C25A34"/>
    <w:rsid w:val="00C25AD0"/>
    <w:rsid w:val="00C25B34"/>
    <w:rsid w:val="00C25C34"/>
    <w:rsid w:val="00C25EA0"/>
    <w:rsid w:val="00C25F71"/>
    <w:rsid w:val="00C265AC"/>
    <w:rsid w:val="00C26BA2"/>
    <w:rsid w:val="00C26BBC"/>
    <w:rsid w:val="00C26BC9"/>
    <w:rsid w:val="00C26C98"/>
    <w:rsid w:val="00C26E7C"/>
    <w:rsid w:val="00C27095"/>
    <w:rsid w:val="00C273B3"/>
    <w:rsid w:val="00C27881"/>
    <w:rsid w:val="00C278A3"/>
    <w:rsid w:val="00C27D4E"/>
    <w:rsid w:val="00C27E39"/>
    <w:rsid w:val="00C27EA7"/>
    <w:rsid w:val="00C27F94"/>
    <w:rsid w:val="00C3019A"/>
    <w:rsid w:val="00C304C8"/>
    <w:rsid w:val="00C30552"/>
    <w:rsid w:val="00C30B69"/>
    <w:rsid w:val="00C30E0A"/>
    <w:rsid w:val="00C312F4"/>
    <w:rsid w:val="00C315EC"/>
    <w:rsid w:val="00C317C8"/>
    <w:rsid w:val="00C31A49"/>
    <w:rsid w:val="00C31F4B"/>
    <w:rsid w:val="00C31F87"/>
    <w:rsid w:val="00C3208E"/>
    <w:rsid w:val="00C32670"/>
    <w:rsid w:val="00C3287A"/>
    <w:rsid w:val="00C32D8F"/>
    <w:rsid w:val="00C32E31"/>
    <w:rsid w:val="00C32FC6"/>
    <w:rsid w:val="00C333D5"/>
    <w:rsid w:val="00C336B7"/>
    <w:rsid w:val="00C336E8"/>
    <w:rsid w:val="00C337EA"/>
    <w:rsid w:val="00C33AFE"/>
    <w:rsid w:val="00C33CB0"/>
    <w:rsid w:val="00C33D96"/>
    <w:rsid w:val="00C33F2B"/>
    <w:rsid w:val="00C34570"/>
    <w:rsid w:val="00C34AE3"/>
    <w:rsid w:val="00C34BDD"/>
    <w:rsid w:val="00C34D58"/>
    <w:rsid w:val="00C34E5C"/>
    <w:rsid w:val="00C350A6"/>
    <w:rsid w:val="00C354BC"/>
    <w:rsid w:val="00C3590D"/>
    <w:rsid w:val="00C35920"/>
    <w:rsid w:val="00C359F5"/>
    <w:rsid w:val="00C35CFD"/>
    <w:rsid w:val="00C35E33"/>
    <w:rsid w:val="00C36228"/>
    <w:rsid w:val="00C3651F"/>
    <w:rsid w:val="00C36619"/>
    <w:rsid w:val="00C36C6A"/>
    <w:rsid w:val="00C36C6E"/>
    <w:rsid w:val="00C36E03"/>
    <w:rsid w:val="00C36E08"/>
    <w:rsid w:val="00C371B6"/>
    <w:rsid w:val="00C3738A"/>
    <w:rsid w:val="00C37437"/>
    <w:rsid w:val="00C37470"/>
    <w:rsid w:val="00C3790E"/>
    <w:rsid w:val="00C37954"/>
    <w:rsid w:val="00C40436"/>
    <w:rsid w:val="00C4044A"/>
    <w:rsid w:val="00C40582"/>
    <w:rsid w:val="00C407AC"/>
    <w:rsid w:val="00C4080B"/>
    <w:rsid w:val="00C40ABD"/>
    <w:rsid w:val="00C40F80"/>
    <w:rsid w:val="00C4119C"/>
    <w:rsid w:val="00C4145D"/>
    <w:rsid w:val="00C4151D"/>
    <w:rsid w:val="00C41551"/>
    <w:rsid w:val="00C41846"/>
    <w:rsid w:val="00C418CD"/>
    <w:rsid w:val="00C419BB"/>
    <w:rsid w:val="00C41CB6"/>
    <w:rsid w:val="00C41DEC"/>
    <w:rsid w:val="00C4215E"/>
    <w:rsid w:val="00C42309"/>
    <w:rsid w:val="00C42748"/>
    <w:rsid w:val="00C42D49"/>
    <w:rsid w:val="00C42EE2"/>
    <w:rsid w:val="00C433DC"/>
    <w:rsid w:val="00C4369D"/>
    <w:rsid w:val="00C43DE6"/>
    <w:rsid w:val="00C43EBE"/>
    <w:rsid w:val="00C43EFD"/>
    <w:rsid w:val="00C44144"/>
    <w:rsid w:val="00C44600"/>
    <w:rsid w:val="00C44668"/>
    <w:rsid w:val="00C44797"/>
    <w:rsid w:val="00C4482C"/>
    <w:rsid w:val="00C44D95"/>
    <w:rsid w:val="00C44F46"/>
    <w:rsid w:val="00C45365"/>
    <w:rsid w:val="00C454B7"/>
    <w:rsid w:val="00C4563D"/>
    <w:rsid w:val="00C456E4"/>
    <w:rsid w:val="00C4592D"/>
    <w:rsid w:val="00C45A95"/>
    <w:rsid w:val="00C45E3D"/>
    <w:rsid w:val="00C45E84"/>
    <w:rsid w:val="00C4615B"/>
    <w:rsid w:val="00C468FC"/>
    <w:rsid w:val="00C46D01"/>
    <w:rsid w:val="00C46F3F"/>
    <w:rsid w:val="00C47480"/>
    <w:rsid w:val="00C47598"/>
    <w:rsid w:val="00C47684"/>
    <w:rsid w:val="00C47D45"/>
    <w:rsid w:val="00C47F26"/>
    <w:rsid w:val="00C507AD"/>
    <w:rsid w:val="00C5084E"/>
    <w:rsid w:val="00C5088D"/>
    <w:rsid w:val="00C508DB"/>
    <w:rsid w:val="00C5115A"/>
    <w:rsid w:val="00C517C3"/>
    <w:rsid w:val="00C517E2"/>
    <w:rsid w:val="00C51925"/>
    <w:rsid w:val="00C51978"/>
    <w:rsid w:val="00C51A65"/>
    <w:rsid w:val="00C51E31"/>
    <w:rsid w:val="00C51E70"/>
    <w:rsid w:val="00C51EAF"/>
    <w:rsid w:val="00C51F08"/>
    <w:rsid w:val="00C51F40"/>
    <w:rsid w:val="00C52000"/>
    <w:rsid w:val="00C521AF"/>
    <w:rsid w:val="00C5242B"/>
    <w:rsid w:val="00C52503"/>
    <w:rsid w:val="00C527BF"/>
    <w:rsid w:val="00C52B97"/>
    <w:rsid w:val="00C52D81"/>
    <w:rsid w:val="00C53019"/>
    <w:rsid w:val="00C53413"/>
    <w:rsid w:val="00C5342A"/>
    <w:rsid w:val="00C534B2"/>
    <w:rsid w:val="00C535EB"/>
    <w:rsid w:val="00C536F6"/>
    <w:rsid w:val="00C537B4"/>
    <w:rsid w:val="00C53A37"/>
    <w:rsid w:val="00C53CD5"/>
    <w:rsid w:val="00C53E52"/>
    <w:rsid w:val="00C545BE"/>
    <w:rsid w:val="00C545D5"/>
    <w:rsid w:val="00C5475A"/>
    <w:rsid w:val="00C5480E"/>
    <w:rsid w:val="00C548EA"/>
    <w:rsid w:val="00C54DC1"/>
    <w:rsid w:val="00C55163"/>
    <w:rsid w:val="00C55359"/>
    <w:rsid w:val="00C55685"/>
    <w:rsid w:val="00C5591D"/>
    <w:rsid w:val="00C55963"/>
    <w:rsid w:val="00C55E6C"/>
    <w:rsid w:val="00C55F6E"/>
    <w:rsid w:val="00C561BF"/>
    <w:rsid w:val="00C565C7"/>
    <w:rsid w:val="00C571D0"/>
    <w:rsid w:val="00C572A8"/>
    <w:rsid w:val="00C572AC"/>
    <w:rsid w:val="00C57567"/>
    <w:rsid w:val="00C577C5"/>
    <w:rsid w:val="00C57829"/>
    <w:rsid w:val="00C57B67"/>
    <w:rsid w:val="00C57C60"/>
    <w:rsid w:val="00C57C7F"/>
    <w:rsid w:val="00C57D28"/>
    <w:rsid w:val="00C57DC0"/>
    <w:rsid w:val="00C60293"/>
    <w:rsid w:val="00C608D3"/>
    <w:rsid w:val="00C60BF6"/>
    <w:rsid w:val="00C60F7D"/>
    <w:rsid w:val="00C61866"/>
    <w:rsid w:val="00C62421"/>
    <w:rsid w:val="00C62D12"/>
    <w:rsid w:val="00C62E0C"/>
    <w:rsid w:val="00C63346"/>
    <w:rsid w:val="00C635FF"/>
    <w:rsid w:val="00C6389C"/>
    <w:rsid w:val="00C63F85"/>
    <w:rsid w:val="00C63FB2"/>
    <w:rsid w:val="00C64441"/>
    <w:rsid w:val="00C64820"/>
    <w:rsid w:val="00C64E54"/>
    <w:rsid w:val="00C651D3"/>
    <w:rsid w:val="00C654E3"/>
    <w:rsid w:val="00C6558E"/>
    <w:rsid w:val="00C657E5"/>
    <w:rsid w:val="00C6593C"/>
    <w:rsid w:val="00C659DA"/>
    <w:rsid w:val="00C65D18"/>
    <w:rsid w:val="00C66B48"/>
    <w:rsid w:val="00C66F7E"/>
    <w:rsid w:val="00C675D5"/>
    <w:rsid w:val="00C6773B"/>
    <w:rsid w:val="00C67BE3"/>
    <w:rsid w:val="00C67D7C"/>
    <w:rsid w:val="00C67FAC"/>
    <w:rsid w:val="00C67FE4"/>
    <w:rsid w:val="00C7053A"/>
    <w:rsid w:val="00C70743"/>
    <w:rsid w:val="00C70968"/>
    <w:rsid w:val="00C70ED5"/>
    <w:rsid w:val="00C713E6"/>
    <w:rsid w:val="00C71497"/>
    <w:rsid w:val="00C7153C"/>
    <w:rsid w:val="00C7199B"/>
    <w:rsid w:val="00C71A02"/>
    <w:rsid w:val="00C71FC3"/>
    <w:rsid w:val="00C72010"/>
    <w:rsid w:val="00C72579"/>
    <w:rsid w:val="00C727AC"/>
    <w:rsid w:val="00C72B2C"/>
    <w:rsid w:val="00C72BB5"/>
    <w:rsid w:val="00C72F05"/>
    <w:rsid w:val="00C7306B"/>
    <w:rsid w:val="00C7337F"/>
    <w:rsid w:val="00C73492"/>
    <w:rsid w:val="00C73999"/>
    <w:rsid w:val="00C73A17"/>
    <w:rsid w:val="00C73AA9"/>
    <w:rsid w:val="00C73E6A"/>
    <w:rsid w:val="00C74145"/>
    <w:rsid w:val="00C7418E"/>
    <w:rsid w:val="00C742E8"/>
    <w:rsid w:val="00C7455F"/>
    <w:rsid w:val="00C74694"/>
    <w:rsid w:val="00C74876"/>
    <w:rsid w:val="00C749F9"/>
    <w:rsid w:val="00C74B6C"/>
    <w:rsid w:val="00C74E92"/>
    <w:rsid w:val="00C75025"/>
    <w:rsid w:val="00C751A0"/>
    <w:rsid w:val="00C75254"/>
    <w:rsid w:val="00C7555D"/>
    <w:rsid w:val="00C75B0E"/>
    <w:rsid w:val="00C75BB0"/>
    <w:rsid w:val="00C75F73"/>
    <w:rsid w:val="00C76267"/>
    <w:rsid w:val="00C7663B"/>
    <w:rsid w:val="00C767BD"/>
    <w:rsid w:val="00C76B4F"/>
    <w:rsid w:val="00C76E6E"/>
    <w:rsid w:val="00C771D2"/>
    <w:rsid w:val="00C7743D"/>
    <w:rsid w:val="00C774F6"/>
    <w:rsid w:val="00C77E84"/>
    <w:rsid w:val="00C77EF2"/>
    <w:rsid w:val="00C8005B"/>
    <w:rsid w:val="00C8005C"/>
    <w:rsid w:val="00C808EB"/>
    <w:rsid w:val="00C808F4"/>
    <w:rsid w:val="00C80AD9"/>
    <w:rsid w:val="00C80F4F"/>
    <w:rsid w:val="00C81200"/>
    <w:rsid w:val="00C8124A"/>
    <w:rsid w:val="00C81634"/>
    <w:rsid w:val="00C81D3F"/>
    <w:rsid w:val="00C81FAC"/>
    <w:rsid w:val="00C824A7"/>
    <w:rsid w:val="00C82910"/>
    <w:rsid w:val="00C82CB8"/>
    <w:rsid w:val="00C82E07"/>
    <w:rsid w:val="00C82E14"/>
    <w:rsid w:val="00C82ED7"/>
    <w:rsid w:val="00C8363C"/>
    <w:rsid w:val="00C83895"/>
    <w:rsid w:val="00C84222"/>
    <w:rsid w:val="00C842D3"/>
    <w:rsid w:val="00C843C0"/>
    <w:rsid w:val="00C84675"/>
    <w:rsid w:val="00C848B5"/>
    <w:rsid w:val="00C84F22"/>
    <w:rsid w:val="00C851F8"/>
    <w:rsid w:val="00C856DD"/>
    <w:rsid w:val="00C85938"/>
    <w:rsid w:val="00C859E2"/>
    <w:rsid w:val="00C859F6"/>
    <w:rsid w:val="00C85DE0"/>
    <w:rsid w:val="00C85E79"/>
    <w:rsid w:val="00C85EC6"/>
    <w:rsid w:val="00C8623D"/>
    <w:rsid w:val="00C86953"/>
    <w:rsid w:val="00C86990"/>
    <w:rsid w:val="00C86FBA"/>
    <w:rsid w:val="00C870B3"/>
    <w:rsid w:val="00C87513"/>
    <w:rsid w:val="00C87570"/>
    <w:rsid w:val="00C87A9D"/>
    <w:rsid w:val="00C87C0B"/>
    <w:rsid w:val="00C87E4E"/>
    <w:rsid w:val="00C905F1"/>
    <w:rsid w:val="00C90ABD"/>
    <w:rsid w:val="00C90D1C"/>
    <w:rsid w:val="00C90F15"/>
    <w:rsid w:val="00C90F2C"/>
    <w:rsid w:val="00C910D3"/>
    <w:rsid w:val="00C913E5"/>
    <w:rsid w:val="00C9164A"/>
    <w:rsid w:val="00C919B4"/>
    <w:rsid w:val="00C91DD6"/>
    <w:rsid w:val="00C92349"/>
    <w:rsid w:val="00C92521"/>
    <w:rsid w:val="00C92862"/>
    <w:rsid w:val="00C92C83"/>
    <w:rsid w:val="00C92D76"/>
    <w:rsid w:val="00C92FB5"/>
    <w:rsid w:val="00C9369D"/>
    <w:rsid w:val="00C93CCF"/>
    <w:rsid w:val="00C93D25"/>
    <w:rsid w:val="00C94163"/>
    <w:rsid w:val="00C944C6"/>
    <w:rsid w:val="00C947A4"/>
    <w:rsid w:val="00C949B4"/>
    <w:rsid w:val="00C94DD5"/>
    <w:rsid w:val="00C95664"/>
    <w:rsid w:val="00C95AEA"/>
    <w:rsid w:val="00C95E98"/>
    <w:rsid w:val="00C9615B"/>
    <w:rsid w:val="00C96910"/>
    <w:rsid w:val="00C970A2"/>
    <w:rsid w:val="00C97117"/>
    <w:rsid w:val="00C972FA"/>
    <w:rsid w:val="00C9745B"/>
    <w:rsid w:val="00C9756E"/>
    <w:rsid w:val="00C976E7"/>
    <w:rsid w:val="00C97ACD"/>
    <w:rsid w:val="00C97BB4"/>
    <w:rsid w:val="00C97CB2"/>
    <w:rsid w:val="00C97D31"/>
    <w:rsid w:val="00C97FFB"/>
    <w:rsid w:val="00CA0215"/>
    <w:rsid w:val="00CA022B"/>
    <w:rsid w:val="00CA069B"/>
    <w:rsid w:val="00CA0A7F"/>
    <w:rsid w:val="00CA0D18"/>
    <w:rsid w:val="00CA0DFC"/>
    <w:rsid w:val="00CA0E2F"/>
    <w:rsid w:val="00CA17ED"/>
    <w:rsid w:val="00CA1806"/>
    <w:rsid w:val="00CA2D4A"/>
    <w:rsid w:val="00CA324F"/>
    <w:rsid w:val="00CA3365"/>
    <w:rsid w:val="00CA3556"/>
    <w:rsid w:val="00CA3795"/>
    <w:rsid w:val="00CA39A5"/>
    <w:rsid w:val="00CA3B31"/>
    <w:rsid w:val="00CA3D09"/>
    <w:rsid w:val="00CA3D0C"/>
    <w:rsid w:val="00CA45B2"/>
    <w:rsid w:val="00CA465B"/>
    <w:rsid w:val="00CA4730"/>
    <w:rsid w:val="00CA481B"/>
    <w:rsid w:val="00CA4BFD"/>
    <w:rsid w:val="00CA4C31"/>
    <w:rsid w:val="00CA55B2"/>
    <w:rsid w:val="00CA56DF"/>
    <w:rsid w:val="00CA5B11"/>
    <w:rsid w:val="00CA5DBC"/>
    <w:rsid w:val="00CA5ED7"/>
    <w:rsid w:val="00CA6153"/>
    <w:rsid w:val="00CA6397"/>
    <w:rsid w:val="00CA64D8"/>
    <w:rsid w:val="00CA6535"/>
    <w:rsid w:val="00CA658B"/>
    <w:rsid w:val="00CA66E6"/>
    <w:rsid w:val="00CA699F"/>
    <w:rsid w:val="00CA6F5B"/>
    <w:rsid w:val="00CA7258"/>
    <w:rsid w:val="00CA728D"/>
    <w:rsid w:val="00CA7481"/>
    <w:rsid w:val="00CA7EAC"/>
    <w:rsid w:val="00CB0582"/>
    <w:rsid w:val="00CB09CC"/>
    <w:rsid w:val="00CB0A6D"/>
    <w:rsid w:val="00CB0AD1"/>
    <w:rsid w:val="00CB0DBA"/>
    <w:rsid w:val="00CB0E83"/>
    <w:rsid w:val="00CB1312"/>
    <w:rsid w:val="00CB1340"/>
    <w:rsid w:val="00CB1D57"/>
    <w:rsid w:val="00CB1F9B"/>
    <w:rsid w:val="00CB2098"/>
    <w:rsid w:val="00CB2131"/>
    <w:rsid w:val="00CB25CF"/>
    <w:rsid w:val="00CB291B"/>
    <w:rsid w:val="00CB2BA1"/>
    <w:rsid w:val="00CB2DC3"/>
    <w:rsid w:val="00CB33FD"/>
    <w:rsid w:val="00CB40EA"/>
    <w:rsid w:val="00CB4215"/>
    <w:rsid w:val="00CB4371"/>
    <w:rsid w:val="00CB44A6"/>
    <w:rsid w:val="00CB44F5"/>
    <w:rsid w:val="00CB4572"/>
    <w:rsid w:val="00CB480B"/>
    <w:rsid w:val="00CB49BC"/>
    <w:rsid w:val="00CB4B8C"/>
    <w:rsid w:val="00CB51AA"/>
    <w:rsid w:val="00CB5383"/>
    <w:rsid w:val="00CB55BC"/>
    <w:rsid w:val="00CB5666"/>
    <w:rsid w:val="00CB5979"/>
    <w:rsid w:val="00CB5A35"/>
    <w:rsid w:val="00CB5B30"/>
    <w:rsid w:val="00CB5D28"/>
    <w:rsid w:val="00CB6274"/>
    <w:rsid w:val="00CB63BC"/>
    <w:rsid w:val="00CB656C"/>
    <w:rsid w:val="00CB67EB"/>
    <w:rsid w:val="00CB6889"/>
    <w:rsid w:val="00CB6B4E"/>
    <w:rsid w:val="00CB6C59"/>
    <w:rsid w:val="00CB6CEC"/>
    <w:rsid w:val="00CB6F53"/>
    <w:rsid w:val="00CB6FAA"/>
    <w:rsid w:val="00CB7072"/>
    <w:rsid w:val="00CB7250"/>
    <w:rsid w:val="00CB727F"/>
    <w:rsid w:val="00CB730C"/>
    <w:rsid w:val="00CB76B7"/>
    <w:rsid w:val="00CB7763"/>
    <w:rsid w:val="00CB7911"/>
    <w:rsid w:val="00CB7E5F"/>
    <w:rsid w:val="00CC0366"/>
    <w:rsid w:val="00CC04DC"/>
    <w:rsid w:val="00CC061B"/>
    <w:rsid w:val="00CC068E"/>
    <w:rsid w:val="00CC07CC"/>
    <w:rsid w:val="00CC0BDE"/>
    <w:rsid w:val="00CC0E11"/>
    <w:rsid w:val="00CC0E8A"/>
    <w:rsid w:val="00CC1383"/>
    <w:rsid w:val="00CC194B"/>
    <w:rsid w:val="00CC1C97"/>
    <w:rsid w:val="00CC1D49"/>
    <w:rsid w:val="00CC2114"/>
    <w:rsid w:val="00CC25F0"/>
    <w:rsid w:val="00CC261D"/>
    <w:rsid w:val="00CC27DE"/>
    <w:rsid w:val="00CC28C2"/>
    <w:rsid w:val="00CC2B8A"/>
    <w:rsid w:val="00CC3528"/>
    <w:rsid w:val="00CC3BBD"/>
    <w:rsid w:val="00CC3C72"/>
    <w:rsid w:val="00CC3DEB"/>
    <w:rsid w:val="00CC3F8C"/>
    <w:rsid w:val="00CC411B"/>
    <w:rsid w:val="00CC460C"/>
    <w:rsid w:val="00CC46BF"/>
    <w:rsid w:val="00CC4AC1"/>
    <w:rsid w:val="00CC4F5A"/>
    <w:rsid w:val="00CC4FCE"/>
    <w:rsid w:val="00CC4FE1"/>
    <w:rsid w:val="00CC536F"/>
    <w:rsid w:val="00CC540C"/>
    <w:rsid w:val="00CC5871"/>
    <w:rsid w:val="00CC5A3C"/>
    <w:rsid w:val="00CC5B8D"/>
    <w:rsid w:val="00CC5BDF"/>
    <w:rsid w:val="00CC5CB1"/>
    <w:rsid w:val="00CC5DEA"/>
    <w:rsid w:val="00CC626C"/>
    <w:rsid w:val="00CC6528"/>
    <w:rsid w:val="00CC6815"/>
    <w:rsid w:val="00CC6CF0"/>
    <w:rsid w:val="00CC6E16"/>
    <w:rsid w:val="00CC75E5"/>
    <w:rsid w:val="00CC7968"/>
    <w:rsid w:val="00CC7C09"/>
    <w:rsid w:val="00CC7F98"/>
    <w:rsid w:val="00CD0053"/>
    <w:rsid w:val="00CD00F7"/>
    <w:rsid w:val="00CD017F"/>
    <w:rsid w:val="00CD0513"/>
    <w:rsid w:val="00CD0C1C"/>
    <w:rsid w:val="00CD0D3C"/>
    <w:rsid w:val="00CD0DF8"/>
    <w:rsid w:val="00CD0ED9"/>
    <w:rsid w:val="00CD0F05"/>
    <w:rsid w:val="00CD11AF"/>
    <w:rsid w:val="00CD1560"/>
    <w:rsid w:val="00CD1776"/>
    <w:rsid w:val="00CD1946"/>
    <w:rsid w:val="00CD1AEF"/>
    <w:rsid w:val="00CD1C4E"/>
    <w:rsid w:val="00CD1E40"/>
    <w:rsid w:val="00CD20C7"/>
    <w:rsid w:val="00CD26E6"/>
    <w:rsid w:val="00CD27C9"/>
    <w:rsid w:val="00CD291E"/>
    <w:rsid w:val="00CD2B1E"/>
    <w:rsid w:val="00CD3036"/>
    <w:rsid w:val="00CD3063"/>
    <w:rsid w:val="00CD30C7"/>
    <w:rsid w:val="00CD3300"/>
    <w:rsid w:val="00CD38D9"/>
    <w:rsid w:val="00CD3A65"/>
    <w:rsid w:val="00CD3ACF"/>
    <w:rsid w:val="00CD3B48"/>
    <w:rsid w:val="00CD3F31"/>
    <w:rsid w:val="00CD3FC7"/>
    <w:rsid w:val="00CD431B"/>
    <w:rsid w:val="00CD4705"/>
    <w:rsid w:val="00CD4B1A"/>
    <w:rsid w:val="00CD4EC1"/>
    <w:rsid w:val="00CD4F1E"/>
    <w:rsid w:val="00CD51A3"/>
    <w:rsid w:val="00CD5ABE"/>
    <w:rsid w:val="00CD5CA7"/>
    <w:rsid w:val="00CD5DA6"/>
    <w:rsid w:val="00CD6265"/>
    <w:rsid w:val="00CD667C"/>
    <w:rsid w:val="00CD6737"/>
    <w:rsid w:val="00CD68D8"/>
    <w:rsid w:val="00CD6967"/>
    <w:rsid w:val="00CD6C94"/>
    <w:rsid w:val="00CD6D89"/>
    <w:rsid w:val="00CD717F"/>
    <w:rsid w:val="00CD72C6"/>
    <w:rsid w:val="00CD75C3"/>
    <w:rsid w:val="00CD7A07"/>
    <w:rsid w:val="00CD7A56"/>
    <w:rsid w:val="00CD7DCB"/>
    <w:rsid w:val="00CD7E92"/>
    <w:rsid w:val="00CE006B"/>
    <w:rsid w:val="00CE0317"/>
    <w:rsid w:val="00CE0360"/>
    <w:rsid w:val="00CE09D8"/>
    <w:rsid w:val="00CE0B0E"/>
    <w:rsid w:val="00CE0BE2"/>
    <w:rsid w:val="00CE0CB6"/>
    <w:rsid w:val="00CE0F0F"/>
    <w:rsid w:val="00CE1726"/>
    <w:rsid w:val="00CE178C"/>
    <w:rsid w:val="00CE180E"/>
    <w:rsid w:val="00CE1AF3"/>
    <w:rsid w:val="00CE1B1A"/>
    <w:rsid w:val="00CE1B4B"/>
    <w:rsid w:val="00CE1D5D"/>
    <w:rsid w:val="00CE1E44"/>
    <w:rsid w:val="00CE21B6"/>
    <w:rsid w:val="00CE2209"/>
    <w:rsid w:val="00CE2294"/>
    <w:rsid w:val="00CE22D3"/>
    <w:rsid w:val="00CE2853"/>
    <w:rsid w:val="00CE2A0D"/>
    <w:rsid w:val="00CE2A5A"/>
    <w:rsid w:val="00CE2B0B"/>
    <w:rsid w:val="00CE2DBC"/>
    <w:rsid w:val="00CE2E20"/>
    <w:rsid w:val="00CE2E78"/>
    <w:rsid w:val="00CE319D"/>
    <w:rsid w:val="00CE3286"/>
    <w:rsid w:val="00CE35BD"/>
    <w:rsid w:val="00CE3BB2"/>
    <w:rsid w:val="00CE3D8A"/>
    <w:rsid w:val="00CE428C"/>
    <w:rsid w:val="00CE44A7"/>
    <w:rsid w:val="00CE472B"/>
    <w:rsid w:val="00CE4A56"/>
    <w:rsid w:val="00CE4A68"/>
    <w:rsid w:val="00CE4B64"/>
    <w:rsid w:val="00CE4B9B"/>
    <w:rsid w:val="00CE5063"/>
    <w:rsid w:val="00CE50B5"/>
    <w:rsid w:val="00CE5268"/>
    <w:rsid w:val="00CE54B6"/>
    <w:rsid w:val="00CE5583"/>
    <w:rsid w:val="00CE5638"/>
    <w:rsid w:val="00CE59FE"/>
    <w:rsid w:val="00CE5EFB"/>
    <w:rsid w:val="00CE68EB"/>
    <w:rsid w:val="00CE69C0"/>
    <w:rsid w:val="00CE6BB8"/>
    <w:rsid w:val="00CE6CC5"/>
    <w:rsid w:val="00CE6D2D"/>
    <w:rsid w:val="00CE711B"/>
    <w:rsid w:val="00CE73E4"/>
    <w:rsid w:val="00CE75F7"/>
    <w:rsid w:val="00CE7A67"/>
    <w:rsid w:val="00CE7F1A"/>
    <w:rsid w:val="00CF019F"/>
    <w:rsid w:val="00CF0293"/>
    <w:rsid w:val="00CF0340"/>
    <w:rsid w:val="00CF058E"/>
    <w:rsid w:val="00CF05C3"/>
    <w:rsid w:val="00CF08BC"/>
    <w:rsid w:val="00CF0A19"/>
    <w:rsid w:val="00CF0B1D"/>
    <w:rsid w:val="00CF0C47"/>
    <w:rsid w:val="00CF0FD4"/>
    <w:rsid w:val="00CF11B0"/>
    <w:rsid w:val="00CF18EE"/>
    <w:rsid w:val="00CF1AB3"/>
    <w:rsid w:val="00CF1ADE"/>
    <w:rsid w:val="00CF2305"/>
    <w:rsid w:val="00CF2638"/>
    <w:rsid w:val="00CF263F"/>
    <w:rsid w:val="00CF2876"/>
    <w:rsid w:val="00CF2B84"/>
    <w:rsid w:val="00CF332E"/>
    <w:rsid w:val="00CF349D"/>
    <w:rsid w:val="00CF34A3"/>
    <w:rsid w:val="00CF3758"/>
    <w:rsid w:val="00CF39DD"/>
    <w:rsid w:val="00CF3B4F"/>
    <w:rsid w:val="00CF3C42"/>
    <w:rsid w:val="00CF3E6A"/>
    <w:rsid w:val="00CF3EA2"/>
    <w:rsid w:val="00CF4112"/>
    <w:rsid w:val="00CF42D7"/>
    <w:rsid w:val="00CF4841"/>
    <w:rsid w:val="00CF5057"/>
    <w:rsid w:val="00CF5542"/>
    <w:rsid w:val="00CF5609"/>
    <w:rsid w:val="00CF57E2"/>
    <w:rsid w:val="00CF58F2"/>
    <w:rsid w:val="00CF59AF"/>
    <w:rsid w:val="00CF5A0C"/>
    <w:rsid w:val="00CF5B12"/>
    <w:rsid w:val="00CF5C75"/>
    <w:rsid w:val="00CF5D96"/>
    <w:rsid w:val="00CF5EFC"/>
    <w:rsid w:val="00CF5F6D"/>
    <w:rsid w:val="00CF6237"/>
    <w:rsid w:val="00CF6415"/>
    <w:rsid w:val="00CF6538"/>
    <w:rsid w:val="00CF6785"/>
    <w:rsid w:val="00CF6E8F"/>
    <w:rsid w:val="00CF6EC0"/>
    <w:rsid w:val="00CF71F2"/>
    <w:rsid w:val="00CF769F"/>
    <w:rsid w:val="00CF77E2"/>
    <w:rsid w:val="00CF77EA"/>
    <w:rsid w:val="00CF7844"/>
    <w:rsid w:val="00CF7B23"/>
    <w:rsid w:val="00D00104"/>
    <w:rsid w:val="00D002DC"/>
    <w:rsid w:val="00D00599"/>
    <w:rsid w:val="00D00952"/>
    <w:rsid w:val="00D00F01"/>
    <w:rsid w:val="00D00F70"/>
    <w:rsid w:val="00D01492"/>
    <w:rsid w:val="00D0164C"/>
    <w:rsid w:val="00D016A3"/>
    <w:rsid w:val="00D017C7"/>
    <w:rsid w:val="00D01A37"/>
    <w:rsid w:val="00D01EDA"/>
    <w:rsid w:val="00D02246"/>
    <w:rsid w:val="00D02708"/>
    <w:rsid w:val="00D02AE6"/>
    <w:rsid w:val="00D02D6D"/>
    <w:rsid w:val="00D02FA4"/>
    <w:rsid w:val="00D03605"/>
    <w:rsid w:val="00D03747"/>
    <w:rsid w:val="00D038F1"/>
    <w:rsid w:val="00D03E12"/>
    <w:rsid w:val="00D04607"/>
    <w:rsid w:val="00D04EC7"/>
    <w:rsid w:val="00D0547F"/>
    <w:rsid w:val="00D055A2"/>
    <w:rsid w:val="00D0588A"/>
    <w:rsid w:val="00D059B6"/>
    <w:rsid w:val="00D05BDF"/>
    <w:rsid w:val="00D05F41"/>
    <w:rsid w:val="00D05F91"/>
    <w:rsid w:val="00D05FB6"/>
    <w:rsid w:val="00D05FBE"/>
    <w:rsid w:val="00D063D2"/>
    <w:rsid w:val="00D064C4"/>
    <w:rsid w:val="00D065CF"/>
    <w:rsid w:val="00D066B0"/>
    <w:rsid w:val="00D066F5"/>
    <w:rsid w:val="00D06A8D"/>
    <w:rsid w:val="00D07078"/>
    <w:rsid w:val="00D0744E"/>
    <w:rsid w:val="00D07493"/>
    <w:rsid w:val="00D0758A"/>
    <w:rsid w:val="00D07599"/>
    <w:rsid w:val="00D0761E"/>
    <w:rsid w:val="00D0764F"/>
    <w:rsid w:val="00D077AA"/>
    <w:rsid w:val="00D077B7"/>
    <w:rsid w:val="00D10368"/>
    <w:rsid w:val="00D108F3"/>
    <w:rsid w:val="00D10941"/>
    <w:rsid w:val="00D1096D"/>
    <w:rsid w:val="00D1103F"/>
    <w:rsid w:val="00D11304"/>
    <w:rsid w:val="00D11714"/>
    <w:rsid w:val="00D118EA"/>
    <w:rsid w:val="00D11A38"/>
    <w:rsid w:val="00D11C45"/>
    <w:rsid w:val="00D120A0"/>
    <w:rsid w:val="00D121B1"/>
    <w:rsid w:val="00D126A3"/>
    <w:rsid w:val="00D12949"/>
    <w:rsid w:val="00D137C3"/>
    <w:rsid w:val="00D13B0A"/>
    <w:rsid w:val="00D13C3E"/>
    <w:rsid w:val="00D13C40"/>
    <w:rsid w:val="00D13C9D"/>
    <w:rsid w:val="00D13F5D"/>
    <w:rsid w:val="00D13FAE"/>
    <w:rsid w:val="00D151CB"/>
    <w:rsid w:val="00D1534F"/>
    <w:rsid w:val="00D153DD"/>
    <w:rsid w:val="00D153E3"/>
    <w:rsid w:val="00D1573C"/>
    <w:rsid w:val="00D158EB"/>
    <w:rsid w:val="00D158F5"/>
    <w:rsid w:val="00D15995"/>
    <w:rsid w:val="00D15D92"/>
    <w:rsid w:val="00D15DA8"/>
    <w:rsid w:val="00D15E19"/>
    <w:rsid w:val="00D1604E"/>
    <w:rsid w:val="00D1622A"/>
    <w:rsid w:val="00D16467"/>
    <w:rsid w:val="00D167C0"/>
    <w:rsid w:val="00D1685A"/>
    <w:rsid w:val="00D169D1"/>
    <w:rsid w:val="00D16C58"/>
    <w:rsid w:val="00D17774"/>
    <w:rsid w:val="00D17919"/>
    <w:rsid w:val="00D17944"/>
    <w:rsid w:val="00D17D1F"/>
    <w:rsid w:val="00D17D4B"/>
    <w:rsid w:val="00D17F7E"/>
    <w:rsid w:val="00D2044E"/>
    <w:rsid w:val="00D206DB"/>
    <w:rsid w:val="00D209B3"/>
    <w:rsid w:val="00D209D5"/>
    <w:rsid w:val="00D20C7C"/>
    <w:rsid w:val="00D20CB3"/>
    <w:rsid w:val="00D2133E"/>
    <w:rsid w:val="00D21658"/>
    <w:rsid w:val="00D21857"/>
    <w:rsid w:val="00D218C8"/>
    <w:rsid w:val="00D219C5"/>
    <w:rsid w:val="00D21B35"/>
    <w:rsid w:val="00D22543"/>
    <w:rsid w:val="00D22D57"/>
    <w:rsid w:val="00D2305F"/>
    <w:rsid w:val="00D23BC3"/>
    <w:rsid w:val="00D249D4"/>
    <w:rsid w:val="00D24D8E"/>
    <w:rsid w:val="00D25045"/>
    <w:rsid w:val="00D251E2"/>
    <w:rsid w:val="00D2525D"/>
    <w:rsid w:val="00D2560A"/>
    <w:rsid w:val="00D25AB3"/>
    <w:rsid w:val="00D25BF6"/>
    <w:rsid w:val="00D25E3E"/>
    <w:rsid w:val="00D26470"/>
    <w:rsid w:val="00D2665E"/>
    <w:rsid w:val="00D26976"/>
    <w:rsid w:val="00D271F3"/>
    <w:rsid w:val="00D27219"/>
    <w:rsid w:val="00D27D85"/>
    <w:rsid w:val="00D30079"/>
    <w:rsid w:val="00D300DF"/>
    <w:rsid w:val="00D3013F"/>
    <w:rsid w:val="00D3015B"/>
    <w:rsid w:val="00D302B4"/>
    <w:rsid w:val="00D3047E"/>
    <w:rsid w:val="00D304B4"/>
    <w:rsid w:val="00D30EB3"/>
    <w:rsid w:val="00D3103D"/>
    <w:rsid w:val="00D316A4"/>
    <w:rsid w:val="00D316B0"/>
    <w:rsid w:val="00D3175B"/>
    <w:rsid w:val="00D318D3"/>
    <w:rsid w:val="00D318F5"/>
    <w:rsid w:val="00D31FDA"/>
    <w:rsid w:val="00D324C9"/>
    <w:rsid w:val="00D32634"/>
    <w:rsid w:val="00D32835"/>
    <w:rsid w:val="00D3295F"/>
    <w:rsid w:val="00D32BA7"/>
    <w:rsid w:val="00D32E67"/>
    <w:rsid w:val="00D32F51"/>
    <w:rsid w:val="00D32FC2"/>
    <w:rsid w:val="00D33108"/>
    <w:rsid w:val="00D3319E"/>
    <w:rsid w:val="00D33226"/>
    <w:rsid w:val="00D33707"/>
    <w:rsid w:val="00D33750"/>
    <w:rsid w:val="00D33DB5"/>
    <w:rsid w:val="00D33E40"/>
    <w:rsid w:val="00D33ED3"/>
    <w:rsid w:val="00D341B4"/>
    <w:rsid w:val="00D341E7"/>
    <w:rsid w:val="00D3424E"/>
    <w:rsid w:val="00D34518"/>
    <w:rsid w:val="00D346B7"/>
    <w:rsid w:val="00D34B14"/>
    <w:rsid w:val="00D34C9A"/>
    <w:rsid w:val="00D34E23"/>
    <w:rsid w:val="00D34F79"/>
    <w:rsid w:val="00D34FC8"/>
    <w:rsid w:val="00D3521F"/>
    <w:rsid w:val="00D353F8"/>
    <w:rsid w:val="00D3540C"/>
    <w:rsid w:val="00D355B9"/>
    <w:rsid w:val="00D35BFD"/>
    <w:rsid w:val="00D35D0F"/>
    <w:rsid w:val="00D36743"/>
    <w:rsid w:val="00D367CB"/>
    <w:rsid w:val="00D36A33"/>
    <w:rsid w:val="00D36B78"/>
    <w:rsid w:val="00D36BE5"/>
    <w:rsid w:val="00D36FA5"/>
    <w:rsid w:val="00D37136"/>
    <w:rsid w:val="00D376F7"/>
    <w:rsid w:val="00D37725"/>
    <w:rsid w:val="00D37C7C"/>
    <w:rsid w:val="00D37E8E"/>
    <w:rsid w:val="00D40494"/>
    <w:rsid w:val="00D40553"/>
    <w:rsid w:val="00D40611"/>
    <w:rsid w:val="00D409C5"/>
    <w:rsid w:val="00D41046"/>
    <w:rsid w:val="00D412DE"/>
    <w:rsid w:val="00D4130E"/>
    <w:rsid w:val="00D416A8"/>
    <w:rsid w:val="00D41807"/>
    <w:rsid w:val="00D418E4"/>
    <w:rsid w:val="00D418FF"/>
    <w:rsid w:val="00D41998"/>
    <w:rsid w:val="00D41F0A"/>
    <w:rsid w:val="00D42066"/>
    <w:rsid w:val="00D42108"/>
    <w:rsid w:val="00D42902"/>
    <w:rsid w:val="00D429B7"/>
    <w:rsid w:val="00D42BFC"/>
    <w:rsid w:val="00D42CC3"/>
    <w:rsid w:val="00D42E6F"/>
    <w:rsid w:val="00D43464"/>
    <w:rsid w:val="00D43BC9"/>
    <w:rsid w:val="00D43CCA"/>
    <w:rsid w:val="00D444C2"/>
    <w:rsid w:val="00D445D7"/>
    <w:rsid w:val="00D44721"/>
    <w:rsid w:val="00D44947"/>
    <w:rsid w:val="00D455A5"/>
    <w:rsid w:val="00D459B2"/>
    <w:rsid w:val="00D45C16"/>
    <w:rsid w:val="00D45DA6"/>
    <w:rsid w:val="00D46296"/>
    <w:rsid w:val="00D462D4"/>
    <w:rsid w:val="00D46482"/>
    <w:rsid w:val="00D464E6"/>
    <w:rsid w:val="00D4661C"/>
    <w:rsid w:val="00D46756"/>
    <w:rsid w:val="00D467B5"/>
    <w:rsid w:val="00D46875"/>
    <w:rsid w:val="00D46A36"/>
    <w:rsid w:val="00D46DCE"/>
    <w:rsid w:val="00D46EC7"/>
    <w:rsid w:val="00D46F61"/>
    <w:rsid w:val="00D472C1"/>
    <w:rsid w:val="00D4743C"/>
    <w:rsid w:val="00D478F6"/>
    <w:rsid w:val="00D47A92"/>
    <w:rsid w:val="00D503FD"/>
    <w:rsid w:val="00D5051D"/>
    <w:rsid w:val="00D506D7"/>
    <w:rsid w:val="00D50763"/>
    <w:rsid w:val="00D507BA"/>
    <w:rsid w:val="00D507CF"/>
    <w:rsid w:val="00D50D01"/>
    <w:rsid w:val="00D50F50"/>
    <w:rsid w:val="00D50FB7"/>
    <w:rsid w:val="00D513C3"/>
    <w:rsid w:val="00D5141E"/>
    <w:rsid w:val="00D515EE"/>
    <w:rsid w:val="00D51A2E"/>
    <w:rsid w:val="00D521DE"/>
    <w:rsid w:val="00D52227"/>
    <w:rsid w:val="00D5233B"/>
    <w:rsid w:val="00D52358"/>
    <w:rsid w:val="00D52602"/>
    <w:rsid w:val="00D5282B"/>
    <w:rsid w:val="00D52C73"/>
    <w:rsid w:val="00D53226"/>
    <w:rsid w:val="00D5340D"/>
    <w:rsid w:val="00D53AF9"/>
    <w:rsid w:val="00D53D49"/>
    <w:rsid w:val="00D53ED8"/>
    <w:rsid w:val="00D53F0F"/>
    <w:rsid w:val="00D54267"/>
    <w:rsid w:val="00D542D6"/>
    <w:rsid w:val="00D544C2"/>
    <w:rsid w:val="00D54530"/>
    <w:rsid w:val="00D546CC"/>
    <w:rsid w:val="00D5473F"/>
    <w:rsid w:val="00D548E6"/>
    <w:rsid w:val="00D54A6D"/>
    <w:rsid w:val="00D54E02"/>
    <w:rsid w:val="00D54F97"/>
    <w:rsid w:val="00D550A9"/>
    <w:rsid w:val="00D55181"/>
    <w:rsid w:val="00D554BD"/>
    <w:rsid w:val="00D55858"/>
    <w:rsid w:val="00D5590B"/>
    <w:rsid w:val="00D55D44"/>
    <w:rsid w:val="00D55D90"/>
    <w:rsid w:val="00D55FD0"/>
    <w:rsid w:val="00D5624F"/>
    <w:rsid w:val="00D5639F"/>
    <w:rsid w:val="00D57866"/>
    <w:rsid w:val="00D579B6"/>
    <w:rsid w:val="00D57DDF"/>
    <w:rsid w:val="00D57E03"/>
    <w:rsid w:val="00D602F1"/>
    <w:rsid w:val="00D60586"/>
    <w:rsid w:val="00D605B4"/>
    <w:rsid w:val="00D605E2"/>
    <w:rsid w:val="00D606D6"/>
    <w:rsid w:val="00D60719"/>
    <w:rsid w:val="00D60CD3"/>
    <w:rsid w:val="00D612E7"/>
    <w:rsid w:val="00D61AC9"/>
    <w:rsid w:val="00D61C70"/>
    <w:rsid w:val="00D6256F"/>
    <w:rsid w:val="00D6261C"/>
    <w:rsid w:val="00D6267A"/>
    <w:rsid w:val="00D62A14"/>
    <w:rsid w:val="00D62CBA"/>
    <w:rsid w:val="00D62D7F"/>
    <w:rsid w:val="00D62E06"/>
    <w:rsid w:val="00D62F2F"/>
    <w:rsid w:val="00D6312C"/>
    <w:rsid w:val="00D63331"/>
    <w:rsid w:val="00D63359"/>
    <w:rsid w:val="00D637FF"/>
    <w:rsid w:val="00D63EB3"/>
    <w:rsid w:val="00D63ED3"/>
    <w:rsid w:val="00D63F49"/>
    <w:rsid w:val="00D64029"/>
    <w:rsid w:val="00D64AB4"/>
    <w:rsid w:val="00D651BF"/>
    <w:rsid w:val="00D66798"/>
    <w:rsid w:val="00D66A4B"/>
    <w:rsid w:val="00D66CD6"/>
    <w:rsid w:val="00D673CD"/>
    <w:rsid w:val="00D67663"/>
    <w:rsid w:val="00D67AE0"/>
    <w:rsid w:val="00D67BAF"/>
    <w:rsid w:val="00D67DB7"/>
    <w:rsid w:val="00D7039F"/>
    <w:rsid w:val="00D70498"/>
    <w:rsid w:val="00D709C0"/>
    <w:rsid w:val="00D70A85"/>
    <w:rsid w:val="00D70DA4"/>
    <w:rsid w:val="00D70E29"/>
    <w:rsid w:val="00D71010"/>
    <w:rsid w:val="00D7110C"/>
    <w:rsid w:val="00D71262"/>
    <w:rsid w:val="00D71409"/>
    <w:rsid w:val="00D71913"/>
    <w:rsid w:val="00D71CBE"/>
    <w:rsid w:val="00D71E1F"/>
    <w:rsid w:val="00D71E64"/>
    <w:rsid w:val="00D71F78"/>
    <w:rsid w:val="00D725C4"/>
    <w:rsid w:val="00D72705"/>
    <w:rsid w:val="00D7288F"/>
    <w:rsid w:val="00D72E1F"/>
    <w:rsid w:val="00D72F07"/>
    <w:rsid w:val="00D73136"/>
    <w:rsid w:val="00D73411"/>
    <w:rsid w:val="00D7355F"/>
    <w:rsid w:val="00D739B2"/>
    <w:rsid w:val="00D73A9D"/>
    <w:rsid w:val="00D73CD2"/>
    <w:rsid w:val="00D73FA8"/>
    <w:rsid w:val="00D74004"/>
    <w:rsid w:val="00D7407B"/>
    <w:rsid w:val="00D74194"/>
    <w:rsid w:val="00D74922"/>
    <w:rsid w:val="00D74C50"/>
    <w:rsid w:val="00D74F04"/>
    <w:rsid w:val="00D7539F"/>
    <w:rsid w:val="00D757DA"/>
    <w:rsid w:val="00D75985"/>
    <w:rsid w:val="00D76149"/>
    <w:rsid w:val="00D761E3"/>
    <w:rsid w:val="00D7649D"/>
    <w:rsid w:val="00D770F6"/>
    <w:rsid w:val="00D772EE"/>
    <w:rsid w:val="00D777D8"/>
    <w:rsid w:val="00D77828"/>
    <w:rsid w:val="00D77AD3"/>
    <w:rsid w:val="00D77C21"/>
    <w:rsid w:val="00D77E58"/>
    <w:rsid w:val="00D77ED4"/>
    <w:rsid w:val="00D803C8"/>
    <w:rsid w:val="00D8049F"/>
    <w:rsid w:val="00D806C3"/>
    <w:rsid w:val="00D807BC"/>
    <w:rsid w:val="00D8081D"/>
    <w:rsid w:val="00D8090E"/>
    <w:rsid w:val="00D80910"/>
    <w:rsid w:val="00D8091D"/>
    <w:rsid w:val="00D80CCE"/>
    <w:rsid w:val="00D80CE5"/>
    <w:rsid w:val="00D81406"/>
    <w:rsid w:val="00D81622"/>
    <w:rsid w:val="00D81948"/>
    <w:rsid w:val="00D81A0E"/>
    <w:rsid w:val="00D81C91"/>
    <w:rsid w:val="00D81CA0"/>
    <w:rsid w:val="00D81D61"/>
    <w:rsid w:val="00D81E3D"/>
    <w:rsid w:val="00D81E86"/>
    <w:rsid w:val="00D81FEB"/>
    <w:rsid w:val="00D82C9F"/>
    <w:rsid w:val="00D82D42"/>
    <w:rsid w:val="00D82F16"/>
    <w:rsid w:val="00D82F4E"/>
    <w:rsid w:val="00D8316D"/>
    <w:rsid w:val="00D833B8"/>
    <w:rsid w:val="00D83470"/>
    <w:rsid w:val="00D83CC2"/>
    <w:rsid w:val="00D83F76"/>
    <w:rsid w:val="00D84021"/>
    <w:rsid w:val="00D842CB"/>
    <w:rsid w:val="00D8435A"/>
    <w:rsid w:val="00D84A0B"/>
    <w:rsid w:val="00D84A4C"/>
    <w:rsid w:val="00D84EDB"/>
    <w:rsid w:val="00D853F7"/>
    <w:rsid w:val="00D85520"/>
    <w:rsid w:val="00D856CA"/>
    <w:rsid w:val="00D85826"/>
    <w:rsid w:val="00D858FE"/>
    <w:rsid w:val="00D85A29"/>
    <w:rsid w:val="00D85A33"/>
    <w:rsid w:val="00D85CA5"/>
    <w:rsid w:val="00D86010"/>
    <w:rsid w:val="00D86233"/>
    <w:rsid w:val="00D86448"/>
    <w:rsid w:val="00D86930"/>
    <w:rsid w:val="00D86FAC"/>
    <w:rsid w:val="00D8722B"/>
    <w:rsid w:val="00D873B9"/>
    <w:rsid w:val="00D87C94"/>
    <w:rsid w:val="00D87F56"/>
    <w:rsid w:val="00D9079D"/>
    <w:rsid w:val="00D907A9"/>
    <w:rsid w:val="00D9111F"/>
    <w:rsid w:val="00D9119C"/>
    <w:rsid w:val="00D91343"/>
    <w:rsid w:val="00D9140B"/>
    <w:rsid w:val="00D916D6"/>
    <w:rsid w:val="00D917DC"/>
    <w:rsid w:val="00D918AC"/>
    <w:rsid w:val="00D91AC0"/>
    <w:rsid w:val="00D91BE2"/>
    <w:rsid w:val="00D91C41"/>
    <w:rsid w:val="00D922EC"/>
    <w:rsid w:val="00D924C4"/>
    <w:rsid w:val="00D92A13"/>
    <w:rsid w:val="00D92A2F"/>
    <w:rsid w:val="00D92A93"/>
    <w:rsid w:val="00D92D2D"/>
    <w:rsid w:val="00D92FAA"/>
    <w:rsid w:val="00D932E8"/>
    <w:rsid w:val="00D93654"/>
    <w:rsid w:val="00D9367C"/>
    <w:rsid w:val="00D93782"/>
    <w:rsid w:val="00D93909"/>
    <w:rsid w:val="00D93A68"/>
    <w:rsid w:val="00D93A82"/>
    <w:rsid w:val="00D93D38"/>
    <w:rsid w:val="00D93E0B"/>
    <w:rsid w:val="00D9448E"/>
    <w:rsid w:val="00D944A6"/>
    <w:rsid w:val="00D9454E"/>
    <w:rsid w:val="00D947F3"/>
    <w:rsid w:val="00D94B2B"/>
    <w:rsid w:val="00D94EB6"/>
    <w:rsid w:val="00D95180"/>
    <w:rsid w:val="00D95293"/>
    <w:rsid w:val="00D954B6"/>
    <w:rsid w:val="00D956CF"/>
    <w:rsid w:val="00D95A3E"/>
    <w:rsid w:val="00D95C81"/>
    <w:rsid w:val="00D96036"/>
    <w:rsid w:val="00D96084"/>
    <w:rsid w:val="00D965BE"/>
    <w:rsid w:val="00D965DB"/>
    <w:rsid w:val="00D966E9"/>
    <w:rsid w:val="00D968FA"/>
    <w:rsid w:val="00D9728F"/>
    <w:rsid w:val="00D973A1"/>
    <w:rsid w:val="00D97447"/>
    <w:rsid w:val="00D97775"/>
    <w:rsid w:val="00D97806"/>
    <w:rsid w:val="00D97AB9"/>
    <w:rsid w:val="00D97AD8"/>
    <w:rsid w:val="00D97AE2"/>
    <w:rsid w:val="00D97E41"/>
    <w:rsid w:val="00DA022A"/>
    <w:rsid w:val="00DA0297"/>
    <w:rsid w:val="00DA02F1"/>
    <w:rsid w:val="00DA056C"/>
    <w:rsid w:val="00DA0649"/>
    <w:rsid w:val="00DA08CF"/>
    <w:rsid w:val="00DA0BF5"/>
    <w:rsid w:val="00DA0E56"/>
    <w:rsid w:val="00DA0E57"/>
    <w:rsid w:val="00DA1419"/>
    <w:rsid w:val="00DA1AA8"/>
    <w:rsid w:val="00DA2467"/>
    <w:rsid w:val="00DA24D6"/>
    <w:rsid w:val="00DA2504"/>
    <w:rsid w:val="00DA2714"/>
    <w:rsid w:val="00DA2905"/>
    <w:rsid w:val="00DA2C06"/>
    <w:rsid w:val="00DA2D18"/>
    <w:rsid w:val="00DA3343"/>
    <w:rsid w:val="00DA363E"/>
    <w:rsid w:val="00DA3989"/>
    <w:rsid w:val="00DA3AA9"/>
    <w:rsid w:val="00DA3E16"/>
    <w:rsid w:val="00DA3E6A"/>
    <w:rsid w:val="00DA3F2A"/>
    <w:rsid w:val="00DA4551"/>
    <w:rsid w:val="00DA4675"/>
    <w:rsid w:val="00DA47D9"/>
    <w:rsid w:val="00DA4BBB"/>
    <w:rsid w:val="00DA4E03"/>
    <w:rsid w:val="00DA55A5"/>
    <w:rsid w:val="00DA57C9"/>
    <w:rsid w:val="00DA5F38"/>
    <w:rsid w:val="00DA68D7"/>
    <w:rsid w:val="00DA6C24"/>
    <w:rsid w:val="00DA6E4F"/>
    <w:rsid w:val="00DA712C"/>
    <w:rsid w:val="00DA71F5"/>
    <w:rsid w:val="00DA7475"/>
    <w:rsid w:val="00DA772E"/>
    <w:rsid w:val="00DA7B7A"/>
    <w:rsid w:val="00DB0043"/>
    <w:rsid w:val="00DB0EBA"/>
    <w:rsid w:val="00DB1023"/>
    <w:rsid w:val="00DB1415"/>
    <w:rsid w:val="00DB1570"/>
    <w:rsid w:val="00DB17D0"/>
    <w:rsid w:val="00DB19F2"/>
    <w:rsid w:val="00DB1A2B"/>
    <w:rsid w:val="00DB1AC9"/>
    <w:rsid w:val="00DB1D6E"/>
    <w:rsid w:val="00DB1DDE"/>
    <w:rsid w:val="00DB1E1D"/>
    <w:rsid w:val="00DB1FC1"/>
    <w:rsid w:val="00DB205B"/>
    <w:rsid w:val="00DB22C2"/>
    <w:rsid w:val="00DB2549"/>
    <w:rsid w:val="00DB2753"/>
    <w:rsid w:val="00DB27A4"/>
    <w:rsid w:val="00DB2957"/>
    <w:rsid w:val="00DB2C03"/>
    <w:rsid w:val="00DB2CFD"/>
    <w:rsid w:val="00DB2DBC"/>
    <w:rsid w:val="00DB2E58"/>
    <w:rsid w:val="00DB336B"/>
    <w:rsid w:val="00DB373D"/>
    <w:rsid w:val="00DB3998"/>
    <w:rsid w:val="00DB39B8"/>
    <w:rsid w:val="00DB3BED"/>
    <w:rsid w:val="00DB3C36"/>
    <w:rsid w:val="00DB3E66"/>
    <w:rsid w:val="00DB3E9E"/>
    <w:rsid w:val="00DB3F89"/>
    <w:rsid w:val="00DB3FD2"/>
    <w:rsid w:val="00DB40F9"/>
    <w:rsid w:val="00DB421C"/>
    <w:rsid w:val="00DB4376"/>
    <w:rsid w:val="00DB46AE"/>
    <w:rsid w:val="00DB49D4"/>
    <w:rsid w:val="00DB4C6E"/>
    <w:rsid w:val="00DB4DD1"/>
    <w:rsid w:val="00DB51BF"/>
    <w:rsid w:val="00DB5335"/>
    <w:rsid w:val="00DB5589"/>
    <w:rsid w:val="00DB5689"/>
    <w:rsid w:val="00DB57D2"/>
    <w:rsid w:val="00DB58B8"/>
    <w:rsid w:val="00DB5A78"/>
    <w:rsid w:val="00DB5A9A"/>
    <w:rsid w:val="00DB5B73"/>
    <w:rsid w:val="00DB5BDE"/>
    <w:rsid w:val="00DB5C7D"/>
    <w:rsid w:val="00DB5DDE"/>
    <w:rsid w:val="00DB61D6"/>
    <w:rsid w:val="00DB653E"/>
    <w:rsid w:val="00DB6F9E"/>
    <w:rsid w:val="00DB73C5"/>
    <w:rsid w:val="00DB7550"/>
    <w:rsid w:val="00DB7838"/>
    <w:rsid w:val="00DB7D4B"/>
    <w:rsid w:val="00DB7FF8"/>
    <w:rsid w:val="00DC03EA"/>
    <w:rsid w:val="00DC03FB"/>
    <w:rsid w:val="00DC0419"/>
    <w:rsid w:val="00DC0C57"/>
    <w:rsid w:val="00DC0C7D"/>
    <w:rsid w:val="00DC0CD4"/>
    <w:rsid w:val="00DC0E13"/>
    <w:rsid w:val="00DC0E1C"/>
    <w:rsid w:val="00DC110F"/>
    <w:rsid w:val="00DC15D6"/>
    <w:rsid w:val="00DC17C7"/>
    <w:rsid w:val="00DC1CC8"/>
    <w:rsid w:val="00DC1E9C"/>
    <w:rsid w:val="00DC2000"/>
    <w:rsid w:val="00DC227F"/>
    <w:rsid w:val="00DC24A9"/>
    <w:rsid w:val="00DC274B"/>
    <w:rsid w:val="00DC29FC"/>
    <w:rsid w:val="00DC2BF3"/>
    <w:rsid w:val="00DC2CA0"/>
    <w:rsid w:val="00DC2D32"/>
    <w:rsid w:val="00DC2D3D"/>
    <w:rsid w:val="00DC2FC8"/>
    <w:rsid w:val="00DC32D1"/>
    <w:rsid w:val="00DC335A"/>
    <w:rsid w:val="00DC338B"/>
    <w:rsid w:val="00DC33C3"/>
    <w:rsid w:val="00DC395E"/>
    <w:rsid w:val="00DC403B"/>
    <w:rsid w:val="00DC4130"/>
    <w:rsid w:val="00DC483F"/>
    <w:rsid w:val="00DC49C6"/>
    <w:rsid w:val="00DC4C9A"/>
    <w:rsid w:val="00DC4D3A"/>
    <w:rsid w:val="00DC50D8"/>
    <w:rsid w:val="00DC51F6"/>
    <w:rsid w:val="00DC5694"/>
    <w:rsid w:val="00DC56C3"/>
    <w:rsid w:val="00DC5789"/>
    <w:rsid w:val="00DC5947"/>
    <w:rsid w:val="00DC5B84"/>
    <w:rsid w:val="00DC5B8D"/>
    <w:rsid w:val="00DC5EC9"/>
    <w:rsid w:val="00DC5F7E"/>
    <w:rsid w:val="00DC6085"/>
    <w:rsid w:val="00DC6199"/>
    <w:rsid w:val="00DC65F9"/>
    <w:rsid w:val="00DC67EC"/>
    <w:rsid w:val="00DC683B"/>
    <w:rsid w:val="00DC68CA"/>
    <w:rsid w:val="00DC71CC"/>
    <w:rsid w:val="00DC72D0"/>
    <w:rsid w:val="00DC73D5"/>
    <w:rsid w:val="00DC7780"/>
    <w:rsid w:val="00DC7BF0"/>
    <w:rsid w:val="00DC7D09"/>
    <w:rsid w:val="00DD04EB"/>
    <w:rsid w:val="00DD0691"/>
    <w:rsid w:val="00DD0960"/>
    <w:rsid w:val="00DD0E88"/>
    <w:rsid w:val="00DD1166"/>
    <w:rsid w:val="00DD140D"/>
    <w:rsid w:val="00DD17B4"/>
    <w:rsid w:val="00DD17F5"/>
    <w:rsid w:val="00DD1928"/>
    <w:rsid w:val="00DD20B9"/>
    <w:rsid w:val="00DD2145"/>
    <w:rsid w:val="00DD2231"/>
    <w:rsid w:val="00DD2507"/>
    <w:rsid w:val="00DD2792"/>
    <w:rsid w:val="00DD2B04"/>
    <w:rsid w:val="00DD2D1F"/>
    <w:rsid w:val="00DD2DFE"/>
    <w:rsid w:val="00DD2ED5"/>
    <w:rsid w:val="00DD32FD"/>
    <w:rsid w:val="00DD3932"/>
    <w:rsid w:val="00DD3F81"/>
    <w:rsid w:val="00DD404A"/>
    <w:rsid w:val="00DD40F9"/>
    <w:rsid w:val="00DD497E"/>
    <w:rsid w:val="00DD49B9"/>
    <w:rsid w:val="00DD4BF8"/>
    <w:rsid w:val="00DD50A3"/>
    <w:rsid w:val="00DD5246"/>
    <w:rsid w:val="00DD524D"/>
    <w:rsid w:val="00DD5AD1"/>
    <w:rsid w:val="00DD5C94"/>
    <w:rsid w:val="00DD5E27"/>
    <w:rsid w:val="00DD5F1D"/>
    <w:rsid w:val="00DD6031"/>
    <w:rsid w:val="00DD6139"/>
    <w:rsid w:val="00DD61D9"/>
    <w:rsid w:val="00DD66F1"/>
    <w:rsid w:val="00DD6CA1"/>
    <w:rsid w:val="00DD6CB9"/>
    <w:rsid w:val="00DD6E6A"/>
    <w:rsid w:val="00DD6F2F"/>
    <w:rsid w:val="00DD6F9F"/>
    <w:rsid w:val="00DD708D"/>
    <w:rsid w:val="00DD723A"/>
    <w:rsid w:val="00DD726F"/>
    <w:rsid w:val="00DD798A"/>
    <w:rsid w:val="00DD7F3A"/>
    <w:rsid w:val="00DD7F3F"/>
    <w:rsid w:val="00DE0394"/>
    <w:rsid w:val="00DE0422"/>
    <w:rsid w:val="00DE05FE"/>
    <w:rsid w:val="00DE0F51"/>
    <w:rsid w:val="00DE123B"/>
    <w:rsid w:val="00DE1419"/>
    <w:rsid w:val="00DE14ED"/>
    <w:rsid w:val="00DE1990"/>
    <w:rsid w:val="00DE1A46"/>
    <w:rsid w:val="00DE1AD9"/>
    <w:rsid w:val="00DE1F80"/>
    <w:rsid w:val="00DE22C4"/>
    <w:rsid w:val="00DE2566"/>
    <w:rsid w:val="00DE2A17"/>
    <w:rsid w:val="00DE2B87"/>
    <w:rsid w:val="00DE2C27"/>
    <w:rsid w:val="00DE33CB"/>
    <w:rsid w:val="00DE3458"/>
    <w:rsid w:val="00DE3485"/>
    <w:rsid w:val="00DE355E"/>
    <w:rsid w:val="00DE3693"/>
    <w:rsid w:val="00DE38FE"/>
    <w:rsid w:val="00DE3E48"/>
    <w:rsid w:val="00DE3F3B"/>
    <w:rsid w:val="00DE44B1"/>
    <w:rsid w:val="00DE4757"/>
    <w:rsid w:val="00DE4B20"/>
    <w:rsid w:val="00DE4ED2"/>
    <w:rsid w:val="00DE4EDA"/>
    <w:rsid w:val="00DE5259"/>
    <w:rsid w:val="00DE5598"/>
    <w:rsid w:val="00DE55A4"/>
    <w:rsid w:val="00DE55AE"/>
    <w:rsid w:val="00DE55C1"/>
    <w:rsid w:val="00DE566F"/>
    <w:rsid w:val="00DE56D1"/>
    <w:rsid w:val="00DE5728"/>
    <w:rsid w:val="00DE57BB"/>
    <w:rsid w:val="00DE59BB"/>
    <w:rsid w:val="00DE5A83"/>
    <w:rsid w:val="00DE5AE6"/>
    <w:rsid w:val="00DE5B8E"/>
    <w:rsid w:val="00DE5F7E"/>
    <w:rsid w:val="00DE60B2"/>
    <w:rsid w:val="00DE6435"/>
    <w:rsid w:val="00DE661C"/>
    <w:rsid w:val="00DE6659"/>
    <w:rsid w:val="00DE6CF6"/>
    <w:rsid w:val="00DE6FEE"/>
    <w:rsid w:val="00DE71A9"/>
    <w:rsid w:val="00DE76C4"/>
    <w:rsid w:val="00DE7A28"/>
    <w:rsid w:val="00DF0258"/>
    <w:rsid w:val="00DF03B0"/>
    <w:rsid w:val="00DF043B"/>
    <w:rsid w:val="00DF0468"/>
    <w:rsid w:val="00DF07BB"/>
    <w:rsid w:val="00DF090A"/>
    <w:rsid w:val="00DF0B3F"/>
    <w:rsid w:val="00DF0D6A"/>
    <w:rsid w:val="00DF0E8E"/>
    <w:rsid w:val="00DF11E9"/>
    <w:rsid w:val="00DF122C"/>
    <w:rsid w:val="00DF18F4"/>
    <w:rsid w:val="00DF1D04"/>
    <w:rsid w:val="00DF1E7F"/>
    <w:rsid w:val="00DF1E97"/>
    <w:rsid w:val="00DF2092"/>
    <w:rsid w:val="00DF2251"/>
    <w:rsid w:val="00DF2558"/>
    <w:rsid w:val="00DF25D8"/>
    <w:rsid w:val="00DF2FA2"/>
    <w:rsid w:val="00DF3385"/>
    <w:rsid w:val="00DF33DB"/>
    <w:rsid w:val="00DF36A4"/>
    <w:rsid w:val="00DF36E3"/>
    <w:rsid w:val="00DF37AB"/>
    <w:rsid w:val="00DF37C4"/>
    <w:rsid w:val="00DF38D3"/>
    <w:rsid w:val="00DF3E68"/>
    <w:rsid w:val="00DF3F71"/>
    <w:rsid w:val="00DF4034"/>
    <w:rsid w:val="00DF4205"/>
    <w:rsid w:val="00DF4439"/>
    <w:rsid w:val="00DF452B"/>
    <w:rsid w:val="00DF4B22"/>
    <w:rsid w:val="00DF4CF5"/>
    <w:rsid w:val="00DF4EA9"/>
    <w:rsid w:val="00DF52B9"/>
    <w:rsid w:val="00DF5505"/>
    <w:rsid w:val="00DF5539"/>
    <w:rsid w:val="00DF556B"/>
    <w:rsid w:val="00DF55B9"/>
    <w:rsid w:val="00DF5890"/>
    <w:rsid w:val="00DF59A6"/>
    <w:rsid w:val="00DF5B21"/>
    <w:rsid w:val="00DF5FC5"/>
    <w:rsid w:val="00DF62CB"/>
    <w:rsid w:val="00DF6334"/>
    <w:rsid w:val="00DF674C"/>
    <w:rsid w:val="00DF6871"/>
    <w:rsid w:val="00DF695D"/>
    <w:rsid w:val="00DF6B04"/>
    <w:rsid w:val="00DF6B31"/>
    <w:rsid w:val="00DF6B4E"/>
    <w:rsid w:val="00DF6D9D"/>
    <w:rsid w:val="00DF73E6"/>
    <w:rsid w:val="00DF7585"/>
    <w:rsid w:val="00DF7792"/>
    <w:rsid w:val="00DF79C7"/>
    <w:rsid w:val="00DF7BD4"/>
    <w:rsid w:val="00DF7CD0"/>
    <w:rsid w:val="00DF7D10"/>
    <w:rsid w:val="00DF7DCA"/>
    <w:rsid w:val="00E00128"/>
    <w:rsid w:val="00E00303"/>
    <w:rsid w:val="00E0049B"/>
    <w:rsid w:val="00E0083C"/>
    <w:rsid w:val="00E00988"/>
    <w:rsid w:val="00E00F73"/>
    <w:rsid w:val="00E01011"/>
    <w:rsid w:val="00E0101F"/>
    <w:rsid w:val="00E017B1"/>
    <w:rsid w:val="00E01A29"/>
    <w:rsid w:val="00E01D3C"/>
    <w:rsid w:val="00E02091"/>
    <w:rsid w:val="00E02662"/>
    <w:rsid w:val="00E0271A"/>
    <w:rsid w:val="00E027E0"/>
    <w:rsid w:val="00E02822"/>
    <w:rsid w:val="00E0299B"/>
    <w:rsid w:val="00E02C54"/>
    <w:rsid w:val="00E02CC9"/>
    <w:rsid w:val="00E02F43"/>
    <w:rsid w:val="00E02FAC"/>
    <w:rsid w:val="00E0309A"/>
    <w:rsid w:val="00E0309D"/>
    <w:rsid w:val="00E035D3"/>
    <w:rsid w:val="00E0382E"/>
    <w:rsid w:val="00E038D7"/>
    <w:rsid w:val="00E03ABA"/>
    <w:rsid w:val="00E0409C"/>
    <w:rsid w:val="00E042A1"/>
    <w:rsid w:val="00E042E7"/>
    <w:rsid w:val="00E04401"/>
    <w:rsid w:val="00E04657"/>
    <w:rsid w:val="00E0476F"/>
    <w:rsid w:val="00E04FE1"/>
    <w:rsid w:val="00E0554C"/>
    <w:rsid w:val="00E05717"/>
    <w:rsid w:val="00E059BF"/>
    <w:rsid w:val="00E05D0C"/>
    <w:rsid w:val="00E05FE0"/>
    <w:rsid w:val="00E0626E"/>
    <w:rsid w:val="00E06303"/>
    <w:rsid w:val="00E06583"/>
    <w:rsid w:val="00E065BF"/>
    <w:rsid w:val="00E06661"/>
    <w:rsid w:val="00E06A1A"/>
    <w:rsid w:val="00E06F02"/>
    <w:rsid w:val="00E071D7"/>
    <w:rsid w:val="00E07371"/>
    <w:rsid w:val="00E073B2"/>
    <w:rsid w:val="00E073F3"/>
    <w:rsid w:val="00E0758F"/>
    <w:rsid w:val="00E0774B"/>
    <w:rsid w:val="00E07ADC"/>
    <w:rsid w:val="00E10602"/>
    <w:rsid w:val="00E10CD5"/>
    <w:rsid w:val="00E10F69"/>
    <w:rsid w:val="00E1115D"/>
    <w:rsid w:val="00E118C2"/>
    <w:rsid w:val="00E11B4F"/>
    <w:rsid w:val="00E11F19"/>
    <w:rsid w:val="00E11F62"/>
    <w:rsid w:val="00E124A6"/>
    <w:rsid w:val="00E12755"/>
    <w:rsid w:val="00E12A06"/>
    <w:rsid w:val="00E1308D"/>
    <w:rsid w:val="00E134FC"/>
    <w:rsid w:val="00E136FD"/>
    <w:rsid w:val="00E13878"/>
    <w:rsid w:val="00E13A23"/>
    <w:rsid w:val="00E13B9C"/>
    <w:rsid w:val="00E13CFD"/>
    <w:rsid w:val="00E13D2E"/>
    <w:rsid w:val="00E13DE8"/>
    <w:rsid w:val="00E1416C"/>
    <w:rsid w:val="00E141D5"/>
    <w:rsid w:val="00E142BD"/>
    <w:rsid w:val="00E147B9"/>
    <w:rsid w:val="00E1492A"/>
    <w:rsid w:val="00E1508A"/>
    <w:rsid w:val="00E15157"/>
    <w:rsid w:val="00E155CD"/>
    <w:rsid w:val="00E15641"/>
    <w:rsid w:val="00E157CF"/>
    <w:rsid w:val="00E159C4"/>
    <w:rsid w:val="00E16202"/>
    <w:rsid w:val="00E163A4"/>
    <w:rsid w:val="00E163B8"/>
    <w:rsid w:val="00E1657F"/>
    <w:rsid w:val="00E165A8"/>
    <w:rsid w:val="00E16E02"/>
    <w:rsid w:val="00E1723C"/>
    <w:rsid w:val="00E174C8"/>
    <w:rsid w:val="00E204BC"/>
    <w:rsid w:val="00E2055E"/>
    <w:rsid w:val="00E2056C"/>
    <w:rsid w:val="00E2062B"/>
    <w:rsid w:val="00E2099F"/>
    <w:rsid w:val="00E20B14"/>
    <w:rsid w:val="00E20B68"/>
    <w:rsid w:val="00E20BC5"/>
    <w:rsid w:val="00E20C2E"/>
    <w:rsid w:val="00E20C54"/>
    <w:rsid w:val="00E20DE6"/>
    <w:rsid w:val="00E21168"/>
    <w:rsid w:val="00E21223"/>
    <w:rsid w:val="00E213F1"/>
    <w:rsid w:val="00E219B7"/>
    <w:rsid w:val="00E21F81"/>
    <w:rsid w:val="00E220CF"/>
    <w:rsid w:val="00E2219A"/>
    <w:rsid w:val="00E22862"/>
    <w:rsid w:val="00E228BA"/>
    <w:rsid w:val="00E2298A"/>
    <w:rsid w:val="00E2299A"/>
    <w:rsid w:val="00E229EE"/>
    <w:rsid w:val="00E22B73"/>
    <w:rsid w:val="00E22D60"/>
    <w:rsid w:val="00E22E36"/>
    <w:rsid w:val="00E23308"/>
    <w:rsid w:val="00E2332A"/>
    <w:rsid w:val="00E23B85"/>
    <w:rsid w:val="00E23E4D"/>
    <w:rsid w:val="00E23F84"/>
    <w:rsid w:val="00E240D8"/>
    <w:rsid w:val="00E24435"/>
    <w:rsid w:val="00E24576"/>
    <w:rsid w:val="00E2473A"/>
    <w:rsid w:val="00E2485D"/>
    <w:rsid w:val="00E25101"/>
    <w:rsid w:val="00E25167"/>
    <w:rsid w:val="00E25289"/>
    <w:rsid w:val="00E25B27"/>
    <w:rsid w:val="00E25BDA"/>
    <w:rsid w:val="00E26310"/>
    <w:rsid w:val="00E267CF"/>
    <w:rsid w:val="00E267F2"/>
    <w:rsid w:val="00E268C2"/>
    <w:rsid w:val="00E269A8"/>
    <w:rsid w:val="00E269D1"/>
    <w:rsid w:val="00E26BA2"/>
    <w:rsid w:val="00E26C85"/>
    <w:rsid w:val="00E27044"/>
    <w:rsid w:val="00E27050"/>
    <w:rsid w:val="00E2719A"/>
    <w:rsid w:val="00E2724C"/>
    <w:rsid w:val="00E27321"/>
    <w:rsid w:val="00E27483"/>
    <w:rsid w:val="00E275FB"/>
    <w:rsid w:val="00E27636"/>
    <w:rsid w:val="00E2767A"/>
    <w:rsid w:val="00E27BAE"/>
    <w:rsid w:val="00E27C87"/>
    <w:rsid w:val="00E27D05"/>
    <w:rsid w:val="00E30045"/>
    <w:rsid w:val="00E30389"/>
    <w:rsid w:val="00E3050C"/>
    <w:rsid w:val="00E305AC"/>
    <w:rsid w:val="00E30C33"/>
    <w:rsid w:val="00E30E9A"/>
    <w:rsid w:val="00E31197"/>
    <w:rsid w:val="00E31771"/>
    <w:rsid w:val="00E31877"/>
    <w:rsid w:val="00E31932"/>
    <w:rsid w:val="00E31979"/>
    <w:rsid w:val="00E31C33"/>
    <w:rsid w:val="00E31F44"/>
    <w:rsid w:val="00E3229E"/>
    <w:rsid w:val="00E324CF"/>
    <w:rsid w:val="00E3254D"/>
    <w:rsid w:val="00E32A99"/>
    <w:rsid w:val="00E32C56"/>
    <w:rsid w:val="00E332AE"/>
    <w:rsid w:val="00E332B5"/>
    <w:rsid w:val="00E33421"/>
    <w:rsid w:val="00E33796"/>
    <w:rsid w:val="00E33A9D"/>
    <w:rsid w:val="00E33B5D"/>
    <w:rsid w:val="00E33C86"/>
    <w:rsid w:val="00E33CD4"/>
    <w:rsid w:val="00E33D00"/>
    <w:rsid w:val="00E34219"/>
    <w:rsid w:val="00E34B0C"/>
    <w:rsid w:val="00E3570D"/>
    <w:rsid w:val="00E35798"/>
    <w:rsid w:val="00E35928"/>
    <w:rsid w:val="00E3593C"/>
    <w:rsid w:val="00E3595B"/>
    <w:rsid w:val="00E35EF4"/>
    <w:rsid w:val="00E35F04"/>
    <w:rsid w:val="00E35FD1"/>
    <w:rsid w:val="00E35FDA"/>
    <w:rsid w:val="00E3605C"/>
    <w:rsid w:val="00E3630F"/>
    <w:rsid w:val="00E36748"/>
    <w:rsid w:val="00E367E4"/>
    <w:rsid w:val="00E369F1"/>
    <w:rsid w:val="00E36A85"/>
    <w:rsid w:val="00E36B1A"/>
    <w:rsid w:val="00E36E39"/>
    <w:rsid w:val="00E372EF"/>
    <w:rsid w:val="00E373B0"/>
    <w:rsid w:val="00E37A1C"/>
    <w:rsid w:val="00E37C83"/>
    <w:rsid w:val="00E401EC"/>
    <w:rsid w:val="00E403B7"/>
    <w:rsid w:val="00E40601"/>
    <w:rsid w:val="00E40670"/>
    <w:rsid w:val="00E40761"/>
    <w:rsid w:val="00E408FF"/>
    <w:rsid w:val="00E40C5E"/>
    <w:rsid w:val="00E40E81"/>
    <w:rsid w:val="00E40EC5"/>
    <w:rsid w:val="00E417BB"/>
    <w:rsid w:val="00E41F25"/>
    <w:rsid w:val="00E423D6"/>
    <w:rsid w:val="00E42404"/>
    <w:rsid w:val="00E4249C"/>
    <w:rsid w:val="00E4259D"/>
    <w:rsid w:val="00E4282F"/>
    <w:rsid w:val="00E42B31"/>
    <w:rsid w:val="00E42D64"/>
    <w:rsid w:val="00E42E64"/>
    <w:rsid w:val="00E4352B"/>
    <w:rsid w:val="00E439D3"/>
    <w:rsid w:val="00E43DEE"/>
    <w:rsid w:val="00E4405A"/>
    <w:rsid w:val="00E44130"/>
    <w:rsid w:val="00E44261"/>
    <w:rsid w:val="00E445D9"/>
    <w:rsid w:val="00E44A96"/>
    <w:rsid w:val="00E44ADE"/>
    <w:rsid w:val="00E450B0"/>
    <w:rsid w:val="00E455BE"/>
    <w:rsid w:val="00E45E36"/>
    <w:rsid w:val="00E46108"/>
    <w:rsid w:val="00E46355"/>
    <w:rsid w:val="00E4658A"/>
    <w:rsid w:val="00E46596"/>
    <w:rsid w:val="00E46597"/>
    <w:rsid w:val="00E466C0"/>
    <w:rsid w:val="00E46A35"/>
    <w:rsid w:val="00E46AC7"/>
    <w:rsid w:val="00E46B3E"/>
    <w:rsid w:val="00E475F7"/>
    <w:rsid w:val="00E47A37"/>
    <w:rsid w:val="00E50292"/>
    <w:rsid w:val="00E5038A"/>
    <w:rsid w:val="00E5096B"/>
    <w:rsid w:val="00E509DF"/>
    <w:rsid w:val="00E50A20"/>
    <w:rsid w:val="00E50D46"/>
    <w:rsid w:val="00E513AA"/>
    <w:rsid w:val="00E51443"/>
    <w:rsid w:val="00E5160E"/>
    <w:rsid w:val="00E5181E"/>
    <w:rsid w:val="00E51B3F"/>
    <w:rsid w:val="00E51B81"/>
    <w:rsid w:val="00E51F0F"/>
    <w:rsid w:val="00E526EE"/>
    <w:rsid w:val="00E52795"/>
    <w:rsid w:val="00E52904"/>
    <w:rsid w:val="00E52EDC"/>
    <w:rsid w:val="00E530A4"/>
    <w:rsid w:val="00E53494"/>
    <w:rsid w:val="00E54063"/>
    <w:rsid w:val="00E5419A"/>
    <w:rsid w:val="00E5461E"/>
    <w:rsid w:val="00E5463E"/>
    <w:rsid w:val="00E54789"/>
    <w:rsid w:val="00E54831"/>
    <w:rsid w:val="00E54ACC"/>
    <w:rsid w:val="00E54FC3"/>
    <w:rsid w:val="00E557C0"/>
    <w:rsid w:val="00E5588D"/>
    <w:rsid w:val="00E55A07"/>
    <w:rsid w:val="00E55C3C"/>
    <w:rsid w:val="00E5603E"/>
    <w:rsid w:val="00E56319"/>
    <w:rsid w:val="00E56575"/>
    <w:rsid w:val="00E56874"/>
    <w:rsid w:val="00E568BC"/>
    <w:rsid w:val="00E569BE"/>
    <w:rsid w:val="00E5737C"/>
    <w:rsid w:val="00E5745D"/>
    <w:rsid w:val="00E5766D"/>
    <w:rsid w:val="00E57BD4"/>
    <w:rsid w:val="00E57C9D"/>
    <w:rsid w:val="00E603BB"/>
    <w:rsid w:val="00E604AA"/>
    <w:rsid w:val="00E60708"/>
    <w:rsid w:val="00E60DC6"/>
    <w:rsid w:val="00E60DC9"/>
    <w:rsid w:val="00E60DE7"/>
    <w:rsid w:val="00E60E8A"/>
    <w:rsid w:val="00E6111B"/>
    <w:rsid w:val="00E61541"/>
    <w:rsid w:val="00E615BD"/>
    <w:rsid w:val="00E616DF"/>
    <w:rsid w:val="00E6191A"/>
    <w:rsid w:val="00E61DD5"/>
    <w:rsid w:val="00E61EC8"/>
    <w:rsid w:val="00E624B8"/>
    <w:rsid w:val="00E62777"/>
    <w:rsid w:val="00E6298F"/>
    <w:rsid w:val="00E62BA2"/>
    <w:rsid w:val="00E62BE4"/>
    <w:rsid w:val="00E62C4A"/>
    <w:rsid w:val="00E62FF2"/>
    <w:rsid w:val="00E63407"/>
    <w:rsid w:val="00E635F4"/>
    <w:rsid w:val="00E63D4F"/>
    <w:rsid w:val="00E64715"/>
    <w:rsid w:val="00E64AC1"/>
    <w:rsid w:val="00E64CA0"/>
    <w:rsid w:val="00E64D75"/>
    <w:rsid w:val="00E64F9C"/>
    <w:rsid w:val="00E65652"/>
    <w:rsid w:val="00E6571E"/>
    <w:rsid w:val="00E65782"/>
    <w:rsid w:val="00E659E3"/>
    <w:rsid w:val="00E65A21"/>
    <w:rsid w:val="00E65AF7"/>
    <w:rsid w:val="00E661CE"/>
    <w:rsid w:val="00E66553"/>
    <w:rsid w:val="00E666D9"/>
    <w:rsid w:val="00E66D20"/>
    <w:rsid w:val="00E67023"/>
    <w:rsid w:val="00E670A6"/>
    <w:rsid w:val="00E6710B"/>
    <w:rsid w:val="00E67356"/>
    <w:rsid w:val="00E6736E"/>
    <w:rsid w:val="00E6798D"/>
    <w:rsid w:val="00E67C1D"/>
    <w:rsid w:val="00E67D4A"/>
    <w:rsid w:val="00E7024D"/>
    <w:rsid w:val="00E705AE"/>
    <w:rsid w:val="00E70B67"/>
    <w:rsid w:val="00E70FF7"/>
    <w:rsid w:val="00E713FA"/>
    <w:rsid w:val="00E7192D"/>
    <w:rsid w:val="00E71C04"/>
    <w:rsid w:val="00E71C24"/>
    <w:rsid w:val="00E71E79"/>
    <w:rsid w:val="00E71ED4"/>
    <w:rsid w:val="00E72258"/>
    <w:rsid w:val="00E72371"/>
    <w:rsid w:val="00E7268B"/>
    <w:rsid w:val="00E72859"/>
    <w:rsid w:val="00E72A3F"/>
    <w:rsid w:val="00E72D44"/>
    <w:rsid w:val="00E72E3E"/>
    <w:rsid w:val="00E7311B"/>
    <w:rsid w:val="00E73174"/>
    <w:rsid w:val="00E732EA"/>
    <w:rsid w:val="00E7340E"/>
    <w:rsid w:val="00E734DC"/>
    <w:rsid w:val="00E736AD"/>
    <w:rsid w:val="00E739E3"/>
    <w:rsid w:val="00E73D1D"/>
    <w:rsid w:val="00E740E6"/>
    <w:rsid w:val="00E74232"/>
    <w:rsid w:val="00E742D1"/>
    <w:rsid w:val="00E7472D"/>
    <w:rsid w:val="00E74809"/>
    <w:rsid w:val="00E74855"/>
    <w:rsid w:val="00E749DC"/>
    <w:rsid w:val="00E74A28"/>
    <w:rsid w:val="00E74BCE"/>
    <w:rsid w:val="00E74DEE"/>
    <w:rsid w:val="00E751B4"/>
    <w:rsid w:val="00E7522E"/>
    <w:rsid w:val="00E7544D"/>
    <w:rsid w:val="00E7566B"/>
    <w:rsid w:val="00E75AAE"/>
    <w:rsid w:val="00E75BEC"/>
    <w:rsid w:val="00E75D0E"/>
    <w:rsid w:val="00E75E2F"/>
    <w:rsid w:val="00E75F7F"/>
    <w:rsid w:val="00E764E6"/>
    <w:rsid w:val="00E766AA"/>
    <w:rsid w:val="00E774CA"/>
    <w:rsid w:val="00E774F1"/>
    <w:rsid w:val="00E77AC5"/>
    <w:rsid w:val="00E8092C"/>
    <w:rsid w:val="00E80D71"/>
    <w:rsid w:val="00E80DFD"/>
    <w:rsid w:val="00E81156"/>
    <w:rsid w:val="00E81446"/>
    <w:rsid w:val="00E81BAB"/>
    <w:rsid w:val="00E822F9"/>
    <w:rsid w:val="00E82445"/>
    <w:rsid w:val="00E824AD"/>
    <w:rsid w:val="00E8260F"/>
    <w:rsid w:val="00E8264C"/>
    <w:rsid w:val="00E827FD"/>
    <w:rsid w:val="00E82816"/>
    <w:rsid w:val="00E82945"/>
    <w:rsid w:val="00E82C95"/>
    <w:rsid w:val="00E835AF"/>
    <w:rsid w:val="00E83715"/>
    <w:rsid w:val="00E8377B"/>
    <w:rsid w:val="00E8383F"/>
    <w:rsid w:val="00E83AFC"/>
    <w:rsid w:val="00E84A45"/>
    <w:rsid w:val="00E84CDA"/>
    <w:rsid w:val="00E84EA1"/>
    <w:rsid w:val="00E84FBE"/>
    <w:rsid w:val="00E84FDE"/>
    <w:rsid w:val="00E853A0"/>
    <w:rsid w:val="00E85693"/>
    <w:rsid w:val="00E861F4"/>
    <w:rsid w:val="00E862FB"/>
    <w:rsid w:val="00E868CE"/>
    <w:rsid w:val="00E869DF"/>
    <w:rsid w:val="00E86C57"/>
    <w:rsid w:val="00E86FFB"/>
    <w:rsid w:val="00E875D5"/>
    <w:rsid w:val="00E877DC"/>
    <w:rsid w:val="00E8787B"/>
    <w:rsid w:val="00E879DE"/>
    <w:rsid w:val="00E87AB2"/>
    <w:rsid w:val="00E87BE7"/>
    <w:rsid w:val="00E90480"/>
    <w:rsid w:val="00E908F7"/>
    <w:rsid w:val="00E90A19"/>
    <w:rsid w:val="00E90A9F"/>
    <w:rsid w:val="00E90DBD"/>
    <w:rsid w:val="00E90DE6"/>
    <w:rsid w:val="00E90F51"/>
    <w:rsid w:val="00E91175"/>
    <w:rsid w:val="00E9118F"/>
    <w:rsid w:val="00E91697"/>
    <w:rsid w:val="00E91C87"/>
    <w:rsid w:val="00E91C99"/>
    <w:rsid w:val="00E91DDD"/>
    <w:rsid w:val="00E92090"/>
    <w:rsid w:val="00E921A2"/>
    <w:rsid w:val="00E92220"/>
    <w:rsid w:val="00E926BB"/>
    <w:rsid w:val="00E928B8"/>
    <w:rsid w:val="00E928DF"/>
    <w:rsid w:val="00E92AFB"/>
    <w:rsid w:val="00E92F4D"/>
    <w:rsid w:val="00E92F9B"/>
    <w:rsid w:val="00E93455"/>
    <w:rsid w:val="00E93545"/>
    <w:rsid w:val="00E93F1E"/>
    <w:rsid w:val="00E9464B"/>
    <w:rsid w:val="00E94861"/>
    <w:rsid w:val="00E94B39"/>
    <w:rsid w:val="00E94F2C"/>
    <w:rsid w:val="00E94FE5"/>
    <w:rsid w:val="00E951E7"/>
    <w:rsid w:val="00E952E1"/>
    <w:rsid w:val="00E95D52"/>
    <w:rsid w:val="00E95E87"/>
    <w:rsid w:val="00E960CF"/>
    <w:rsid w:val="00E96398"/>
    <w:rsid w:val="00E9670A"/>
    <w:rsid w:val="00E96EE2"/>
    <w:rsid w:val="00E96FAD"/>
    <w:rsid w:val="00E97382"/>
    <w:rsid w:val="00E973C6"/>
    <w:rsid w:val="00E973FB"/>
    <w:rsid w:val="00E97844"/>
    <w:rsid w:val="00E97861"/>
    <w:rsid w:val="00E97FF5"/>
    <w:rsid w:val="00EA03ED"/>
    <w:rsid w:val="00EA0484"/>
    <w:rsid w:val="00EA0501"/>
    <w:rsid w:val="00EA05C8"/>
    <w:rsid w:val="00EA07DE"/>
    <w:rsid w:val="00EA096B"/>
    <w:rsid w:val="00EA0D3A"/>
    <w:rsid w:val="00EA0FF6"/>
    <w:rsid w:val="00EA1053"/>
    <w:rsid w:val="00EA10F3"/>
    <w:rsid w:val="00EA1465"/>
    <w:rsid w:val="00EA14F4"/>
    <w:rsid w:val="00EA153F"/>
    <w:rsid w:val="00EA167E"/>
    <w:rsid w:val="00EA184E"/>
    <w:rsid w:val="00EA1B72"/>
    <w:rsid w:val="00EA1DA0"/>
    <w:rsid w:val="00EA22A3"/>
    <w:rsid w:val="00EA2517"/>
    <w:rsid w:val="00EA268B"/>
    <w:rsid w:val="00EA27A6"/>
    <w:rsid w:val="00EA2B3D"/>
    <w:rsid w:val="00EA2DFF"/>
    <w:rsid w:val="00EA2E5C"/>
    <w:rsid w:val="00EA2FF4"/>
    <w:rsid w:val="00EA360F"/>
    <w:rsid w:val="00EA3804"/>
    <w:rsid w:val="00EA387E"/>
    <w:rsid w:val="00EA3A60"/>
    <w:rsid w:val="00EA3CFB"/>
    <w:rsid w:val="00EA3E10"/>
    <w:rsid w:val="00EA411F"/>
    <w:rsid w:val="00EA4392"/>
    <w:rsid w:val="00EA449F"/>
    <w:rsid w:val="00EA467D"/>
    <w:rsid w:val="00EA4761"/>
    <w:rsid w:val="00EA4EEC"/>
    <w:rsid w:val="00EA4F72"/>
    <w:rsid w:val="00EA50D3"/>
    <w:rsid w:val="00EA5506"/>
    <w:rsid w:val="00EA5645"/>
    <w:rsid w:val="00EA5888"/>
    <w:rsid w:val="00EA6447"/>
    <w:rsid w:val="00EA6581"/>
    <w:rsid w:val="00EA6647"/>
    <w:rsid w:val="00EA6D1F"/>
    <w:rsid w:val="00EA762B"/>
    <w:rsid w:val="00EA7D05"/>
    <w:rsid w:val="00EB0239"/>
    <w:rsid w:val="00EB0880"/>
    <w:rsid w:val="00EB0C02"/>
    <w:rsid w:val="00EB0DBD"/>
    <w:rsid w:val="00EB0E9C"/>
    <w:rsid w:val="00EB12F9"/>
    <w:rsid w:val="00EB1BB0"/>
    <w:rsid w:val="00EB1CE1"/>
    <w:rsid w:val="00EB1E9D"/>
    <w:rsid w:val="00EB201F"/>
    <w:rsid w:val="00EB221A"/>
    <w:rsid w:val="00EB252C"/>
    <w:rsid w:val="00EB2921"/>
    <w:rsid w:val="00EB3B34"/>
    <w:rsid w:val="00EB3D49"/>
    <w:rsid w:val="00EB41C6"/>
    <w:rsid w:val="00EB442F"/>
    <w:rsid w:val="00EB44DF"/>
    <w:rsid w:val="00EB4551"/>
    <w:rsid w:val="00EB4D24"/>
    <w:rsid w:val="00EB507E"/>
    <w:rsid w:val="00EB509D"/>
    <w:rsid w:val="00EB5228"/>
    <w:rsid w:val="00EB53F0"/>
    <w:rsid w:val="00EB562E"/>
    <w:rsid w:val="00EB5698"/>
    <w:rsid w:val="00EB589F"/>
    <w:rsid w:val="00EB5C2C"/>
    <w:rsid w:val="00EB5D92"/>
    <w:rsid w:val="00EB5F1B"/>
    <w:rsid w:val="00EB5FF0"/>
    <w:rsid w:val="00EB616D"/>
    <w:rsid w:val="00EB63FA"/>
    <w:rsid w:val="00EB6461"/>
    <w:rsid w:val="00EB6500"/>
    <w:rsid w:val="00EB6832"/>
    <w:rsid w:val="00EB688C"/>
    <w:rsid w:val="00EB6B6E"/>
    <w:rsid w:val="00EB6C08"/>
    <w:rsid w:val="00EB6F18"/>
    <w:rsid w:val="00EB7282"/>
    <w:rsid w:val="00EB72F1"/>
    <w:rsid w:val="00EB74A9"/>
    <w:rsid w:val="00EB759E"/>
    <w:rsid w:val="00EB7637"/>
    <w:rsid w:val="00EB7EBB"/>
    <w:rsid w:val="00EC00A0"/>
    <w:rsid w:val="00EC0200"/>
    <w:rsid w:val="00EC0246"/>
    <w:rsid w:val="00EC1185"/>
    <w:rsid w:val="00EC122D"/>
    <w:rsid w:val="00EC13EB"/>
    <w:rsid w:val="00EC145E"/>
    <w:rsid w:val="00EC153F"/>
    <w:rsid w:val="00EC18D5"/>
    <w:rsid w:val="00EC1EEB"/>
    <w:rsid w:val="00EC2386"/>
    <w:rsid w:val="00EC26C5"/>
    <w:rsid w:val="00EC271C"/>
    <w:rsid w:val="00EC286C"/>
    <w:rsid w:val="00EC2B98"/>
    <w:rsid w:val="00EC2C4A"/>
    <w:rsid w:val="00EC3261"/>
    <w:rsid w:val="00EC331A"/>
    <w:rsid w:val="00EC35F9"/>
    <w:rsid w:val="00EC3766"/>
    <w:rsid w:val="00EC39D8"/>
    <w:rsid w:val="00EC3BDC"/>
    <w:rsid w:val="00EC3CAE"/>
    <w:rsid w:val="00EC420C"/>
    <w:rsid w:val="00EC46E5"/>
    <w:rsid w:val="00EC47E9"/>
    <w:rsid w:val="00EC4967"/>
    <w:rsid w:val="00EC4BC2"/>
    <w:rsid w:val="00EC4D4B"/>
    <w:rsid w:val="00EC5189"/>
    <w:rsid w:val="00EC53E9"/>
    <w:rsid w:val="00EC54A9"/>
    <w:rsid w:val="00EC575F"/>
    <w:rsid w:val="00EC5823"/>
    <w:rsid w:val="00EC5832"/>
    <w:rsid w:val="00EC5BFE"/>
    <w:rsid w:val="00EC5F2A"/>
    <w:rsid w:val="00EC6371"/>
    <w:rsid w:val="00EC6538"/>
    <w:rsid w:val="00EC6BB4"/>
    <w:rsid w:val="00EC6CFF"/>
    <w:rsid w:val="00EC6EC7"/>
    <w:rsid w:val="00EC7117"/>
    <w:rsid w:val="00EC740F"/>
    <w:rsid w:val="00EC7422"/>
    <w:rsid w:val="00EC76CE"/>
    <w:rsid w:val="00EC77EC"/>
    <w:rsid w:val="00EC7A13"/>
    <w:rsid w:val="00ED04A1"/>
    <w:rsid w:val="00ED0640"/>
    <w:rsid w:val="00ED0D57"/>
    <w:rsid w:val="00ED0DF3"/>
    <w:rsid w:val="00ED0EE1"/>
    <w:rsid w:val="00ED15D6"/>
    <w:rsid w:val="00ED1A29"/>
    <w:rsid w:val="00ED1AE8"/>
    <w:rsid w:val="00ED1D06"/>
    <w:rsid w:val="00ED1E00"/>
    <w:rsid w:val="00ED1E7F"/>
    <w:rsid w:val="00ED1F38"/>
    <w:rsid w:val="00ED221D"/>
    <w:rsid w:val="00ED2343"/>
    <w:rsid w:val="00ED264B"/>
    <w:rsid w:val="00ED26DA"/>
    <w:rsid w:val="00ED281E"/>
    <w:rsid w:val="00ED28E5"/>
    <w:rsid w:val="00ED2D6D"/>
    <w:rsid w:val="00ED2E10"/>
    <w:rsid w:val="00ED2F90"/>
    <w:rsid w:val="00ED339A"/>
    <w:rsid w:val="00ED348C"/>
    <w:rsid w:val="00ED3678"/>
    <w:rsid w:val="00ED378C"/>
    <w:rsid w:val="00ED3B7D"/>
    <w:rsid w:val="00ED3BE5"/>
    <w:rsid w:val="00ED4076"/>
    <w:rsid w:val="00ED424B"/>
    <w:rsid w:val="00ED49F5"/>
    <w:rsid w:val="00ED4D26"/>
    <w:rsid w:val="00ED4E18"/>
    <w:rsid w:val="00ED4E96"/>
    <w:rsid w:val="00ED5126"/>
    <w:rsid w:val="00ED5283"/>
    <w:rsid w:val="00ED531B"/>
    <w:rsid w:val="00ED565A"/>
    <w:rsid w:val="00ED56FB"/>
    <w:rsid w:val="00ED5971"/>
    <w:rsid w:val="00ED5A93"/>
    <w:rsid w:val="00ED5DC0"/>
    <w:rsid w:val="00ED606B"/>
    <w:rsid w:val="00ED6395"/>
    <w:rsid w:val="00ED64CA"/>
    <w:rsid w:val="00ED6EAC"/>
    <w:rsid w:val="00ED6EBA"/>
    <w:rsid w:val="00ED6EBF"/>
    <w:rsid w:val="00ED7018"/>
    <w:rsid w:val="00ED70E5"/>
    <w:rsid w:val="00ED734F"/>
    <w:rsid w:val="00ED753D"/>
    <w:rsid w:val="00ED77F5"/>
    <w:rsid w:val="00ED7852"/>
    <w:rsid w:val="00ED7A5B"/>
    <w:rsid w:val="00ED7BC7"/>
    <w:rsid w:val="00ED7D88"/>
    <w:rsid w:val="00ED7F28"/>
    <w:rsid w:val="00EE0451"/>
    <w:rsid w:val="00EE0B4E"/>
    <w:rsid w:val="00EE0E09"/>
    <w:rsid w:val="00EE13C3"/>
    <w:rsid w:val="00EE13CC"/>
    <w:rsid w:val="00EE14B8"/>
    <w:rsid w:val="00EE15BF"/>
    <w:rsid w:val="00EE18B5"/>
    <w:rsid w:val="00EE2D06"/>
    <w:rsid w:val="00EE2EC9"/>
    <w:rsid w:val="00EE2FEF"/>
    <w:rsid w:val="00EE3323"/>
    <w:rsid w:val="00EE376A"/>
    <w:rsid w:val="00EE397D"/>
    <w:rsid w:val="00EE3BBA"/>
    <w:rsid w:val="00EE404C"/>
    <w:rsid w:val="00EE40C4"/>
    <w:rsid w:val="00EE458B"/>
    <w:rsid w:val="00EE48CF"/>
    <w:rsid w:val="00EE4D24"/>
    <w:rsid w:val="00EE4F19"/>
    <w:rsid w:val="00EE5170"/>
    <w:rsid w:val="00EE5887"/>
    <w:rsid w:val="00EE5AEF"/>
    <w:rsid w:val="00EE5E52"/>
    <w:rsid w:val="00EE5E89"/>
    <w:rsid w:val="00EE6194"/>
    <w:rsid w:val="00EE61F9"/>
    <w:rsid w:val="00EE64B6"/>
    <w:rsid w:val="00EE6C09"/>
    <w:rsid w:val="00EE6E14"/>
    <w:rsid w:val="00EE6F6D"/>
    <w:rsid w:val="00EE7620"/>
    <w:rsid w:val="00EE76DD"/>
    <w:rsid w:val="00EE789F"/>
    <w:rsid w:val="00EE7904"/>
    <w:rsid w:val="00EE7BF4"/>
    <w:rsid w:val="00EE7F30"/>
    <w:rsid w:val="00EF0A77"/>
    <w:rsid w:val="00EF0D78"/>
    <w:rsid w:val="00EF0DE3"/>
    <w:rsid w:val="00EF0F34"/>
    <w:rsid w:val="00EF1022"/>
    <w:rsid w:val="00EF1034"/>
    <w:rsid w:val="00EF1089"/>
    <w:rsid w:val="00EF132A"/>
    <w:rsid w:val="00EF1743"/>
    <w:rsid w:val="00EF1AE8"/>
    <w:rsid w:val="00EF1BC1"/>
    <w:rsid w:val="00EF1BF1"/>
    <w:rsid w:val="00EF2079"/>
    <w:rsid w:val="00EF2105"/>
    <w:rsid w:val="00EF22F3"/>
    <w:rsid w:val="00EF261F"/>
    <w:rsid w:val="00EF29C6"/>
    <w:rsid w:val="00EF2A55"/>
    <w:rsid w:val="00EF2E0F"/>
    <w:rsid w:val="00EF304A"/>
    <w:rsid w:val="00EF338F"/>
    <w:rsid w:val="00EF342A"/>
    <w:rsid w:val="00EF3462"/>
    <w:rsid w:val="00EF34B8"/>
    <w:rsid w:val="00EF3726"/>
    <w:rsid w:val="00EF3B5A"/>
    <w:rsid w:val="00EF3D44"/>
    <w:rsid w:val="00EF4738"/>
    <w:rsid w:val="00EF49FF"/>
    <w:rsid w:val="00EF4A4F"/>
    <w:rsid w:val="00EF4D22"/>
    <w:rsid w:val="00EF5100"/>
    <w:rsid w:val="00EF52AF"/>
    <w:rsid w:val="00EF546C"/>
    <w:rsid w:val="00EF59A3"/>
    <w:rsid w:val="00EF5C46"/>
    <w:rsid w:val="00EF5D52"/>
    <w:rsid w:val="00EF5E94"/>
    <w:rsid w:val="00EF6868"/>
    <w:rsid w:val="00EF68EA"/>
    <w:rsid w:val="00EF72B7"/>
    <w:rsid w:val="00EF74E4"/>
    <w:rsid w:val="00EF76F8"/>
    <w:rsid w:val="00EF7999"/>
    <w:rsid w:val="00EF79B9"/>
    <w:rsid w:val="00EF7E5C"/>
    <w:rsid w:val="00F001DC"/>
    <w:rsid w:val="00F004CD"/>
    <w:rsid w:val="00F00673"/>
    <w:rsid w:val="00F01119"/>
    <w:rsid w:val="00F014D9"/>
    <w:rsid w:val="00F016C1"/>
    <w:rsid w:val="00F017BB"/>
    <w:rsid w:val="00F01917"/>
    <w:rsid w:val="00F01980"/>
    <w:rsid w:val="00F019D6"/>
    <w:rsid w:val="00F01AB3"/>
    <w:rsid w:val="00F020DA"/>
    <w:rsid w:val="00F02320"/>
    <w:rsid w:val="00F0240F"/>
    <w:rsid w:val="00F02635"/>
    <w:rsid w:val="00F02764"/>
    <w:rsid w:val="00F029B7"/>
    <w:rsid w:val="00F02B03"/>
    <w:rsid w:val="00F02C7E"/>
    <w:rsid w:val="00F02C93"/>
    <w:rsid w:val="00F031AE"/>
    <w:rsid w:val="00F032C0"/>
    <w:rsid w:val="00F032D6"/>
    <w:rsid w:val="00F033D6"/>
    <w:rsid w:val="00F034F9"/>
    <w:rsid w:val="00F03738"/>
    <w:rsid w:val="00F038B7"/>
    <w:rsid w:val="00F03C22"/>
    <w:rsid w:val="00F03EF6"/>
    <w:rsid w:val="00F04AD9"/>
    <w:rsid w:val="00F04C73"/>
    <w:rsid w:val="00F04FD4"/>
    <w:rsid w:val="00F052D3"/>
    <w:rsid w:val="00F05677"/>
    <w:rsid w:val="00F05A9D"/>
    <w:rsid w:val="00F06385"/>
    <w:rsid w:val="00F067F1"/>
    <w:rsid w:val="00F06E50"/>
    <w:rsid w:val="00F06F19"/>
    <w:rsid w:val="00F070A3"/>
    <w:rsid w:val="00F070C1"/>
    <w:rsid w:val="00F071E8"/>
    <w:rsid w:val="00F075BA"/>
    <w:rsid w:val="00F07653"/>
    <w:rsid w:val="00F07F0E"/>
    <w:rsid w:val="00F07F98"/>
    <w:rsid w:val="00F10318"/>
    <w:rsid w:val="00F10422"/>
    <w:rsid w:val="00F10850"/>
    <w:rsid w:val="00F1093E"/>
    <w:rsid w:val="00F10AC8"/>
    <w:rsid w:val="00F10C86"/>
    <w:rsid w:val="00F10CB5"/>
    <w:rsid w:val="00F10D17"/>
    <w:rsid w:val="00F10DEE"/>
    <w:rsid w:val="00F112C5"/>
    <w:rsid w:val="00F1175B"/>
    <w:rsid w:val="00F119AC"/>
    <w:rsid w:val="00F11B8A"/>
    <w:rsid w:val="00F11F24"/>
    <w:rsid w:val="00F126B5"/>
    <w:rsid w:val="00F12BD6"/>
    <w:rsid w:val="00F1302F"/>
    <w:rsid w:val="00F130D5"/>
    <w:rsid w:val="00F13205"/>
    <w:rsid w:val="00F132DF"/>
    <w:rsid w:val="00F132EF"/>
    <w:rsid w:val="00F1340E"/>
    <w:rsid w:val="00F134F4"/>
    <w:rsid w:val="00F13610"/>
    <w:rsid w:val="00F13641"/>
    <w:rsid w:val="00F13861"/>
    <w:rsid w:val="00F13883"/>
    <w:rsid w:val="00F13993"/>
    <w:rsid w:val="00F13CBC"/>
    <w:rsid w:val="00F14027"/>
    <w:rsid w:val="00F142F9"/>
    <w:rsid w:val="00F1452D"/>
    <w:rsid w:val="00F14B6F"/>
    <w:rsid w:val="00F14DB7"/>
    <w:rsid w:val="00F14F77"/>
    <w:rsid w:val="00F1532F"/>
    <w:rsid w:val="00F15426"/>
    <w:rsid w:val="00F154DB"/>
    <w:rsid w:val="00F157B2"/>
    <w:rsid w:val="00F15E7B"/>
    <w:rsid w:val="00F16040"/>
    <w:rsid w:val="00F164A6"/>
    <w:rsid w:val="00F16ABB"/>
    <w:rsid w:val="00F16D06"/>
    <w:rsid w:val="00F16F30"/>
    <w:rsid w:val="00F16FA9"/>
    <w:rsid w:val="00F1754F"/>
    <w:rsid w:val="00F175CC"/>
    <w:rsid w:val="00F176D9"/>
    <w:rsid w:val="00F17A6D"/>
    <w:rsid w:val="00F17D3B"/>
    <w:rsid w:val="00F17D70"/>
    <w:rsid w:val="00F17F15"/>
    <w:rsid w:val="00F207F9"/>
    <w:rsid w:val="00F209B5"/>
    <w:rsid w:val="00F20B45"/>
    <w:rsid w:val="00F210DD"/>
    <w:rsid w:val="00F21966"/>
    <w:rsid w:val="00F22BD6"/>
    <w:rsid w:val="00F22CEE"/>
    <w:rsid w:val="00F22E40"/>
    <w:rsid w:val="00F2320D"/>
    <w:rsid w:val="00F23B3F"/>
    <w:rsid w:val="00F23E0B"/>
    <w:rsid w:val="00F23EC3"/>
    <w:rsid w:val="00F244A2"/>
    <w:rsid w:val="00F24618"/>
    <w:rsid w:val="00F24A08"/>
    <w:rsid w:val="00F24B47"/>
    <w:rsid w:val="00F24DF6"/>
    <w:rsid w:val="00F25364"/>
    <w:rsid w:val="00F25639"/>
    <w:rsid w:val="00F25763"/>
    <w:rsid w:val="00F2595A"/>
    <w:rsid w:val="00F25A73"/>
    <w:rsid w:val="00F25B69"/>
    <w:rsid w:val="00F25C9C"/>
    <w:rsid w:val="00F25D21"/>
    <w:rsid w:val="00F270CE"/>
    <w:rsid w:val="00F2711C"/>
    <w:rsid w:val="00F2734E"/>
    <w:rsid w:val="00F27548"/>
    <w:rsid w:val="00F27599"/>
    <w:rsid w:val="00F276E9"/>
    <w:rsid w:val="00F2770D"/>
    <w:rsid w:val="00F27C0C"/>
    <w:rsid w:val="00F27C58"/>
    <w:rsid w:val="00F30342"/>
    <w:rsid w:val="00F309AF"/>
    <w:rsid w:val="00F30AAD"/>
    <w:rsid w:val="00F30C94"/>
    <w:rsid w:val="00F312B0"/>
    <w:rsid w:val="00F316FA"/>
    <w:rsid w:val="00F31704"/>
    <w:rsid w:val="00F31746"/>
    <w:rsid w:val="00F3183D"/>
    <w:rsid w:val="00F31E1C"/>
    <w:rsid w:val="00F31FDA"/>
    <w:rsid w:val="00F325A3"/>
    <w:rsid w:val="00F32A6F"/>
    <w:rsid w:val="00F32B33"/>
    <w:rsid w:val="00F32F71"/>
    <w:rsid w:val="00F332EF"/>
    <w:rsid w:val="00F33422"/>
    <w:rsid w:val="00F335D0"/>
    <w:rsid w:val="00F3367B"/>
    <w:rsid w:val="00F33734"/>
    <w:rsid w:val="00F3374E"/>
    <w:rsid w:val="00F338C4"/>
    <w:rsid w:val="00F33935"/>
    <w:rsid w:val="00F33BC8"/>
    <w:rsid w:val="00F33D5F"/>
    <w:rsid w:val="00F341B5"/>
    <w:rsid w:val="00F34A1A"/>
    <w:rsid w:val="00F34E37"/>
    <w:rsid w:val="00F351C5"/>
    <w:rsid w:val="00F3551D"/>
    <w:rsid w:val="00F35953"/>
    <w:rsid w:val="00F35A25"/>
    <w:rsid w:val="00F35FCD"/>
    <w:rsid w:val="00F361A1"/>
    <w:rsid w:val="00F3661D"/>
    <w:rsid w:val="00F367CE"/>
    <w:rsid w:val="00F36824"/>
    <w:rsid w:val="00F36956"/>
    <w:rsid w:val="00F37029"/>
    <w:rsid w:val="00F3714A"/>
    <w:rsid w:val="00F371DC"/>
    <w:rsid w:val="00F37588"/>
    <w:rsid w:val="00F37725"/>
    <w:rsid w:val="00F37C3B"/>
    <w:rsid w:val="00F37CA6"/>
    <w:rsid w:val="00F37F07"/>
    <w:rsid w:val="00F37F34"/>
    <w:rsid w:val="00F402A1"/>
    <w:rsid w:val="00F40352"/>
    <w:rsid w:val="00F404C6"/>
    <w:rsid w:val="00F405F2"/>
    <w:rsid w:val="00F40D50"/>
    <w:rsid w:val="00F40FA2"/>
    <w:rsid w:val="00F4113E"/>
    <w:rsid w:val="00F41359"/>
    <w:rsid w:val="00F41B32"/>
    <w:rsid w:val="00F41F9D"/>
    <w:rsid w:val="00F42618"/>
    <w:rsid w:val="00F426AE"/>
    <w:rsid w:val="00F429CF"/>
    <w:rsid w:val="00F432BE"/>
    <w:rsid w:val="00F436E1"/>
    <w:rsid w:val="00F43BC6"/>
    <w:rsid w:val="00F441F8"/>
    <w:rsid w:val="00F4424D"/>
    <w:rsid w:val="00F44452"/>
    <w:rsid w:val="00F4462A"/>
    <w:rsid w:val="00F446B0"/>
    <w:rsid w:val="00F44BE1"/>
    <w:rsid w:val="00F44C93"/>
    <w:rsid w:val="00F45097"/>
    <w:rsid w:val="00F4518C"/>
    <w:rsid w:val="00F4554F"/>
    <w:rsid w:val="00F45763"/>
    <w:rsid w:val="00F4623B"/>
    <w:rsid w:val="00F4657B"/>
    <w:rsid w:val="00F4663E"/>
    <w:rsid w:val="00F46949"/>
    <w:rsid w:val="00F46AAF"/>
    <w:rsid w:val="00F46C11"/>
    <w:rsid w:val="00F46C19"/>
    <w:rsid w:val="00F46D4D"/>
    <w:rsid w:val="00F4756F"/>
    <w:rsid w:val="00F47626"/>
    <w:rsid w:val="00F47819"/>
    <w:rsid w:val="00F47C40"/>
    <w:rsid w:val="00F502ED"/>
    <w:rsid w:val="00F504AD"/>
    <w:rsid w:val="00F5056A"/>
    <w:rsid w:val="00F506EF"/>
    <w:rsid w:val="00F50C01"/>
    <w:rsid w:val="00F50E9B"/>
    <w:rsid w:val="00F50EE3"/>
    <w:rsid w:val="00F510E0"/>
    <w:rsid w:val="00F51D33"/>
    <w:rsid w:val="00F51EC1"/>
    <w:rsid w:val="00F51EC6"/>
    <w:rsid w:val="00F51FCB"/>
    <w:rsid w:val="00F5202B"/>
    <w:rsid w:val="00F5237D"/>
    <w:rsid w:val="00F523F2"/>
    <w:rsid w:val="00F52D57"/>
    <w:rsid w:val="00F52DEE"/>
    <w:rsid w:val="00F5309B"/>
    <w:rsid w:val="00F53228"/>
    <w:rsid w:val="00F53549"/>
    <w:rsid w:val="00F5377D"/>
    <w:rsid w:val="00F53877"/>
    <w:rsid w:val="00F53B8B"/>
    <w:rsid w:val="00F53CDE"/>
    <w:rsid w:val="00F541AA"/>
    <w:rsid w:val="00F5433A"/>
    <w:rsid w:val="00F5492B"/>
    <w:rsid w:val="00F55290"/>
    <w:rsid w:val="00F55612"/>
    <w:rsid w:val="00F55B5A"/>
    <w:rsid w:val="00F55DA7"/>
    <w:rsid w:val="00F55E09"/>
    <w:rsid w:val="00F56FE4"/>
    <w:rsid w:val="00F5719E"/>
    <w:rsid w:val="00F57306"/>
    <w:rsid w:val="00F573C8"/>
    <w:rsid w:val="00F574A0"/>
    <w:rsid w:val="00F57609"/>
    <w:rsid w:val="00F5774A"/>
    <w:rsid w:val="00F5788C"/>
    <w:rsid w:val="00F57956"/>
    <w:rsid w:val="00F57B53"/>
    <w:rsid w:val="00F57E7C"/>
    <w:rsid w:val="00F600EA"/>
    <w:rsid w:val="00F60400"/>
    <w:rsid w:val="00F60706"/>
    <w:rsid w:val="00F60987"/>
    <w:rsid w:val="00F60A1C"/>
    <w:rsid w:val="00F60CB0"/>
    <w:rsid w:val="00F60D45"/>
    <w:rsid w:val="00F6111A"/>
    <w:rsid w:val="00F61810"/>
    <w:rsid w:val="00F619E0"/>
    <w:rsid w:val="00F629C4"/>
    <w:rsid w:val="00F62A07"/>
    <w:rsid w:val="00F62E27"/>
    <w:rsid w:val="00F63295"/>
    <w:rsid w:val="00F632F7"/>
    <w:rsid w:val="00F633AA"/>
    <w:rsid w:val="00F634D1"/>
    <w:rsid w:val="00F634FD"/>
    <w:rsid w:val="00F635CD"/>
    <w:rsid w:val="00F63976"/>
    <w:rsid w:val="00F63C34"/>
    <w:rsid w:val="00F648FF"/>
    <w:rsid w:val="00F649C2"/>
    <w:rsid w:val="00F64BC9"/>
    <w:rsid w:val="00F64FC8"/>
    <w:rsid w:val="00F6511A"/>
    <w:rsid w:val="00F65462"/>
    <w:rsid w:val="00F656BA"/>
    <w:rsid w:val="00F659FD"/>
    <w:rsid w:val="00F65A74"/>
    <w:rsid w:val="00F6611F"/>
    <w:rsid w:val="00F662F4"/>
    <w:rsid w:val="00F6645B"/>
    <w:rsid w:val="00F66531"/>
    <w:rsid w:val="00F66551"/>
    <w:rsid w:val="00F66B0E"/>
    <w:rsid w:val="00F66F02"/>
    <w:rsid w:val="00F6722A"/>
    <w:rsid w:val="00F67643"/>
    <w:rsid w:val="00F67912"/>
    <w:rsid w:val="00F67A0D"/>
    <w:rsid w:val="00F67AB1"/>
    <w:rsid w:val="00F67B07"/>
    <w:rsid w:val="00F67D2D"/>
    <w:rsid w:val="00F703D7"/>
    <w:rsid w:val="00F714EA"/>
    <w:rsid w:val="00F71879"/>
    <w:rsid w:val="00F71B73"/>
    <w:rsid w:val="00F71D7B"/>
    <w:rsid w:val="00F71E94"/>
    <w:rsid w:val="00F725A9"/>
    <w:rsid w:val="00F72E26"/>
    <w:rsid w:val="00F73050"/>
    <w:rsid w:val="00F730AC"/>
    <w:rsid w:val="00F73492"/>
    <w:rsid w:val="00F73894"/>
    <w:rsid w:val="00F73E05"/>
    <w:rsid w:val="00F74449"/>
    <w:rsid w:val="00F74549"/>
    <w:rsid w:val="00F7460B"/>
    <w:rsid w:val="00F7464F"/>
    <w:rsid w:val="00F75456"/>
    <w:rsid w:val="00F755CB"/>
    <w:rsid w:val="00F757F6"/>
    <w:rsid w:val="00F75A4C"/>
    <w:rsid w:val="00F7614F"/>
    <w:rsid w:val="00F7677E"/>
    <w:rsid w:val="00F767B3"/>
    <w:rsid w:val="00F76E2C"/>
    <w:rsid w:val="00F76F66"/>
    <w:rsid w:val="00F77C84"/>
    <w:rsid w:val="00F77DEA"/>
    <w:rsid w:val="00F800D7"/>
    <w:rsid w:val="00F8044A"/>
    <w:rsid w:val="00F804DF"/>
    <w:rsid w:val="00F805C2"/>
    <w:rsid w:val="00F80F97"/>
    <w:rsid w:val="00F8138E"/>
    <w:rsid w:val="00F81DCA"/>
    <w:rsid w:val="00F81F02"/>
    <w:rsid w:val="00F8202A"/>
    <w:rsid w:val="00F821F4"/>
    <w:rsid w:val="00F82235"/>
    <w:rsid w:val="00F82510"/>
    <w:rsid w:val="00F82700"/>
    <w:rsid w:val="00F82C6D"/>
    <w:rsid w:val="00F82EEB"/>
    <w:rsid w:val="00F831FC"/>
    <w:rsid w:val="00F83321"/>
    <w:rsid w:val="00F8355F"/>
    <w:rsid w:val="00F83599"/>
    <w:rsid w:val="00F837E3"/>
    <w:rsid w:val="00F83A22"/>
    <w:rsid w:val="00F83C70"/>
    <w:rsid w:val="00F83E1F"/>
    <w:rsid w:val="00F84010"/>
    <w:rsid w:val="00F842FD"/>
    <w:rsid w:val="00F84385"/>
    <w:rsid w:val="00F843A5"/>
    <w:rsid w:val="00F84434"/>
    <w:rsid w:val="00F845E0"/>
    <w:rsid w:val="00F8473D"/>
    <w:rsid w:val="00F84A92"/>
    <w:rsid w:val="00F84AA8"/>
    <w:rsid w:val="00F84B6F"/>
    <w:rsid w:val="00F850E3"/>
    <w:rsid w:val="00F8571D"/>
    <w:rsid w:val="00F85AA9"/>
    <w:rsid w:val="00F86046"/>
    <w:rsid w:val="00F860EF"/>
    <w:rsid w:val="00F86270"/>
    <w:rsid w:val="00F86303"/>
    <w:rsid w:val="00F866CD"/>
    <w:rsid w:val="00F86719"/>
    <w:rsid w:val="00F86845"/>
    <w:rsid w:val="00F8687E"/>
    <w:rsid w:val="00F86A20"/>
    <w:rsid w:val="00F86CBF"/>
    <w:rsid w:val="00F86D05"/>
    <w:rsid w:val="00F86D26"/>
    <w:rsid w:val="00F86EA1"/>
    <w:rsid w:val="00F8727E"/>
    <w:rsid w:val="00F877EE"/>
    <w:rsid w:val="00F87B0D"/>
    <w:rsid w:val="00F87B19"/>
    <w:rsid w:val="00F87F75"/>
    <w:rsid w:val="00F904D4"/>
    <w:rsid w:val="00F90736"/>
    <w:rsid w:val="00F90D8A"/>
    <w:rsid w:val="00F90F7E"/>
    <w:rsid w:val="00F911CE"/>
    <w:rsid w:val="00F916B4"/>
    <w:rsid w:val="00F919F4"/>
    <w:rsid w:val="00F91A14"/>
    <w:rsid w:val="00F91C8F"/>
    <w:rsid w:val="00F91CAD"/>
    <w:rsid w:val="00F91D76"/>
    <w:rsid w:val="00F92145"/>
    <w:rsid w:val="00F92653"/>
    <w:rsid w:val="00F927A0"/>
    <w:rsid w:val="00F92975"/>
    <w:rsid w:val="00F92A4A"/>
    <w:rsid w:val="00F92F93"/>
    <w:rsid w:val="00F92FB1"/>
    <w:rsid w:val="00F93007"/>
    <w:rsid w:val="00F93113"/>
    <w:rsid w:val="00F9315E"/>
    <w:rsid w:val="00F9324F"/>
    <w:rsid w:val="00F9358D"/>
    <w:rsid w:val="00F938AB"/>
    <w:rsid w:val="00F93C0A"/>
    <w:rsid w:val="00F93C4B"/>
    <w:rsid w:val="00F93E16"/>
    <w:rsid w:val="00F93E47"/>
    <w:rsid w:val="00F947A1"/>
    <w:rsid w:val="00F947A5"/>
    <w:rsid w:val="00F94866"/>
    <w:rsid w:val="00F94A43"/>
    <w:rsid w:val="00F94B6E"/>
    <w:rsid w:val="00F94D7B"/>
    <w:rsid w:val="00F9514E"/>
    <w:rsid w:val="00F95619"/>
    <w:rsid w:val="00F95620"/>
    <w:rsid w:val="00F95821"/>
    <w:rsid w:val="00F95E3A"/>
    <w:rsid w:val="00F95ED3"/>
    <w:rsid w:val="00F9631B"/>
    <w:rsid w:val="00F9635C"/>
    <w:rsid w:val="00F96376"/>
    <w:rsid w:val="00F96A01"/>
    <w:rsid w:val="00F96AB0"/>
    <w:rsid w:val="00F971C5"/>
    <w:rsid w:val="00F975E2"/>
    <w:rsid w:val="00F97661"/>
    <w:rsid w:val="00F97946"/>
    <w:rsid w:val="00FA02B1"/>
    <w:rsid w:val="00FA0434"/>
    <w:rsid w:val="00FA04D4"/>
    <w:rsid w:val="00FA07FC"/>
    <w:rsid w:val="00FA0E6B"/>
    <w:rsid w:val="00FA108E"/>
    <w:rsid w:val="00FA1664"/>
    <w:rsid w:val="00FA17F9"/>
    <w:rsid w:val="00FA1C44"/>
    <w:rsid w:val="00FA20B5"/>
    <w:rsid w:val="00FA21EE"/>
    <w:rsid w:val="00FA2379"/>
    <w:rsid w:val="00FA2659"/>
    <w:rsid w:val="00FA272D"/>
    <w:rsid w:val="00FA2891"/>
    <w:rsid w:val="00FA2BC4"/>
    <w:rsid w:val="00FA2F18"/>
    <w:rsid w:val="00FA2FF2"/>
    <w:rsid w:val="00FA3072"/>
    <w:rsid w:val="00FA3212"/>
    <w:rsid w:val="00FA3521"/>
    <w:rsid w:val="00FA35D4"/>
    <w:rsid w:val="00FA3A9B"/>
    <w:rsid w:val="00FA42FC"/>
    <w:rsid w:val="00FA4612"/>
    <w:rsid w:val="00FA4774"/>
    <w:rsid w:val="00FA51BA"/>
    <w:rsid w:val="00FA520E"/>
    <w:rsid w:val="00FA532F"/>
    <w:rsid w:val="00FA5368"/>
    <w:rsid w:val="00FA53C0"/>
    <w:rsid w:val="00FA55A7"/>
    <w:rsid w:val="00FA5741"/>
    <w:rsid w:val="00FA59BE"/>
    <w:rsid w:val="00FA5CF1"/>
    <w:rsid w:val="00FA5F03"/>
    <w:rsid w:val="00FA62A6"/>
    <w:rsid w:val="00FA64FE"/>
    <w:rsid w:val="00FA661A"/>
    <w:rsid w:val="00FA6A36"/>
    <w:rsid w:val="00FA6FD5"/>
    <w:rsid w:val="00FA704A"/>
    <w:rsid w:val="00FA7142"/>
    <w:rsid w:val="00FA7364"/>
    <w:rsid w:val="00FA75B3"/>
    <w:rsid w:val="00FA771D"/>
    <w:rsid w:val="00FA7735"/>
    <w:rsid w:val="00FA77CA"/>
    <w:rsid w:val="00FA7947"/>
    <w:rsid w:val="00FA7C71"/>
    <w:rsid w:val="00FA7FBF"/>
    <w:rsid w:val="00FB00B1"/>
    <w:rsid w:val="00FB0191"/>
    <w:rsid w:val="00FB024D"/>
    <w:rsid w:val="00FB036E"/>
    <w:rsid w:val="00FB03B6"/>
    <w:rsid w:val="00FB0421"/>
    <w:rsid w:val="00FB09CF"/>
    <w:rsid w:val="00FB1321"/>
    <w:rsid w:val="00FB137E"/>
    <w:rsid w:val="00FB15AE"/>
    <w:rsid w:val="00FB1702"/>
    <w:rsid w:val="00FB1CFB"/>
    <w:rsid w:val="00FB1E4B"/>
    <w:rsid w:val="00FB2319"/>
    <w:rsid w:val="00FB2A6E"/>
    <w:rsid w:val="00FB2CB5"/>
    <w:rsid w:val="00FB2D7D"/>
    <w:rsid w:val="00FB2D88"/>
    <w:rsid w:val="00FB2E89"/>
    <w:rsid w:val="00FB3A58"/>
    <w:rsid w:val="00FB3C1D"/>
    <w:rsid w:val="00FB3C92"/>
    <w:rsid w:val="00FB41A5"/>
    <w:rsid w:val="00FB45B6"/>
    <w:rsid w:val="00FB4D2B"/>
    <w:rsid w:val="00FB4F7A"/>
    <w:rsid w:val="00FB5664"/>
    <w:rsid w:val="00FB57EC"/>
    <w:rsid w:val="00FB590C"/>
    <w:rsid w:val="00FB5B98"/>
    <w:rsid w:val="00FB5DFF"/>
    <w:rsid w:val="00FB5EA0"/>
    <w:rsid w:val="00FB6360"/>
    <w:rsid w:val="00FB6402"/>
    <w:rsid w:val="00FB665A"/>
    <w:rsid w:val="00FB686D"/>
    <w:rsid w:val="00FB6ED2"/>
    <w:rsid w:val="00FB6F2D"/>
    <w:rsid w:val="00FB7480"/>
    <w:rsid w:val="00FB75CB"/>
    <w:rsid w:val="00FB7AEA"/>
    <w:rsid w:val="00FC0448"/>
    <w:rsid w:val="00FC0D0E"/>
    <w:rsid w:val="00FC0D7E"/>
    <w:rsid w:val="00FC116B"/>
    <w:rsid w:val="00FC11B3"/>
    <w:rsid w:val="00FC1804"/>
    <w:rsid w:val="00FC1AC6"/>
    <w:rsid w:val="00FC1BA3"/>
    <w:rsid w:val="00FC1CFE"/>
    <w:rsid w:val="00FC1F57"/>
    <w:rsid w:val="00FC20D1"/>
    <w:rsid w:val="00FC21B3"/>
    <w:rsid w:val="00FC2268"/>
    <w:rsid w:val="00FC2560"/>
    <w:rsid w:val="00FC27C2"/>
    <w:rsid w:val="00FC2912"/>
    <w:rsid w:val="00FC2931"/>
    <w:rsid w:val="00FC2B48"/>
    <w:rsid w:val="00FC300D"/>
    <w:rsid w:val="00FC3857"/>
    <w:rsid w:val="00FC38A3"/>
    <w:rsid w:val="00FC3B62"/>
    <w:rsid w:val="00FC3E9D"/>
    <w:rsid w:val="00FC408F"/>
    <w:rsid w:val="00FC45BC"/>
    <w:rsid w:val="00FC4F5B"/>
    <w:rsid w:val="00FC52EE"/>
    <w:rsid w:val="00FC5443"/>
    <w:rsid w:val="00FC5528"/>
    <w:rsid w:val="00FC588C"/>
    <w:rsid w:val="00FC6028"/>
    <w:rsid w:val="00FC6193"/>
    <w:rsid w:val="00FC61DF"/>
    <w:rsid w:val="00FC68D9"/>
    <w:rsid w:val="00FC6D80"/>
    <w:rsid w:val="00FC7372"/>
    <w:rsid w:val="00FC7836"/>
    <w:rsid w:val="00FC7AC2"/>
    <w:rsid w:val="00FD0662"/>
    <w:rsid w:val="00FD06A2"/>
    <w:rsid w:val="00FD0780"/>
    <w:rsid w:val="00FD0CEC"/>
    <w:rsid w:val="00FD0EBF"/>
    <w:rsid w:val="00FD0F4A"/>
    <w:rsid w:val="00FD112D"/>
    <w:rsid w:val="00FD17B1"/>
    <w:rsid w:val="00FD199D"/>
    <w:rsid w:val="00FD1D70"/>
    <w:rsid w:val="00FD1F86"/>
    <w:rsid w:val="00FD24AD"/>
    <w:rsid w:val="00FD25B0"/>
    <w:rsid w:val="00FD2DAE"/>
    <w:rsid w:val="00FD2DB5"/>
    <w:rsid w:val="00FD2EB9"/>
    <w:rsid w:val="00FD2F26"/>
    <w:rsid w:val="00FD3D00"/>
    <w:rsid w:val="00FD3DE0"/>
    <w:rsid w:val="00FD424B"/>
    <w:rsid w:val="00FD45FC"/>
    <w:rsid w:val="00FD4F5E"/>
    <w:rsid w:val="00FD4F92"/>
    <w:rsid w:val="00FD51A8"/>
    <w:rsid w:val="00FD545F"/>
    <w:rsid w:val="00FD5C48"/>
    <w:rsid w:val="00FD5D22"/>
    <w:rsid w:val="00FD63B9"/>
    <w:rsid w:val="00FD6474"/>
    <w:rsid w:val="00FD6496"/>
    <w:rsid w:val="00FD65DA"/>
    <w:rsid w:val="00FD6670"/>
    <w:rsid w:val="00FD6F3E"/>
    <w:rsid w:val="00FD7483"/>
    <w:rsid w:val="00FD74BA"/>
    <w:rsid w:val="00FD7588"/>
    <w:rsid w:val="00FD7674"/>
    <w:rsid w:val="00FD7B22"/>
    <w:rsid w:val="00FD7C93"/>
    <w:rsid w:val="00FE0764"/>
    <w:rsid w:val="00FE09AD"/>
    <w:rsid w:val="00FE0A48"/>
    <w:rsid w:val="00FE0E95"/>
    <w:rsid w:val="00FE0F89"/>
    <w:rsid w:val="00FE0FC7"/>
    <w:rsid w:val="00FE107B"/>
    <w:rsid w:val="00FE1254"/>
    <w:rsid w:val="00FE156D"/>
    <w:rsid w:val="00FE1D32"/>
    <w:rsid w:val="00FE1E04"/>
    <w:rsid w:val="00FE2066"/>
    <w:rsid w:val="00FE22CF"/>
    <w:rsid w:val="00FE25B7"/>
    <w:rsid w:val="00FE26AD"/>
    <w:rsid w:val="00FE27B1"/>
    <w:rsid w:val="00FE2B09"/>
    <w:rsid w:val="00FE2BF6"/>
    <w:rsid w:val="00FE34AA"/>
    <w:rsid w:val="00FE3755"/>
    <w:rsid w:val="00FE3C7F"/>
    <w:rsid w:val="00FE3DB5"/>
    <w:rsid w:val="00FE48B3"/>
    <w:rsid w:val="00FE4B7E"/>
    <w:rsid w:val="00FE5109"/>
    <w:rsid w:val="00FE514E"/>
    <w:rsid w:val="00FE51DF"/>
    <w:rsid w:val="00FE576E"/>
    <w:rsid w:val="00FE5B33"/>
    <w:rsid w:val="00FE5E9D"/>
    <w:rsid w:val="00FE61EC"/>
    <w:rsid w:val="00FE639D"/>
    <w:rsid w:val="00FE63CE"/>
    <w:rsid w:val="00FE63E6"/>
    <w:rsid w:val="00FE658B"/>
    <w:rsid w:val="00FE6779"/>
    <w:rsid w:val="00FE6AD3"/>
    <w:rsid w:val="00FE6C06"/>
    <w:rsid w:val="00FE6CF0"/>
    <w:rsid w:val="00FE6E53"/>
    <w:rsid w:val="00FE6EC1"/>
    <w:rsid w:val="00FE6EC4"/>
    <w:rsid w:val="00FE7377"/>
    <w:rsid w:val="00FE74ED"/>
    <w:rsid w:val="00FE7576"/>
    <w:rsid w:val="00FE75DB"/>
    <w:rsid w:val="00FE761C"/>
    <w:rsid w:val="00FE7901"/>
    <w:rsid w:val="00FF0155"/>
    <w:rsid w:val="00FF01D8"/>
    <w:rsid w:val="00FF0795"/>
    <w:rsid w:val="00FF0917"/>
    <w:rsid w:val="00FF09BD"/>
    <w:rsid w:val="00FF0B6A"/>
    <w:rsid w:val="00FF0C9E"/>
    <w:rsid w:val="00FF1B0E"/>
    <w:rsid w:val="00FF1B8C"/>
    <w:rsid w:val="00FF1F23"/>
    <w:rsid w:val="00FF2ABD"/>
    <w:rsid w:val="00FF2B22"/>
    <w:rsid w:val="00FF2C81"/>
    <w:rsid w:val="00FF3057"/>
    <w:rsid w:val="00FF31A4"/>
    <w:rsid w:val="00FF34B7"/>
    <w:rsid w:val="00FF3569"/>
    <w:rsid w:val="00FF39F9"/>
    <w:rsid w:val="00FF3B0D"/>
    <w:rsid w:val="00FF3D8E"/>
    <w:rsid w:val="00FF3FF7"/>
    <w:rsid w:val="00FF4749"/>
    <w:rsid w:val="00FF49D3"/>
    <w:rsid w:val="00FF49F7"/>
    <w:rsid w:val="00FF4A7C"/>
    <w:rsid w:val="00FF4C26"/>
    <w:rsid w:val="00FF4E47"/>
    <w:rsid w:val="00FF5018"/>
    <w:rsid w:val="00FF505F"/>
    <w:rsid w:val="00FF5069"/>
    <w:rsid w:val="00FF52CC"/>
    <w:rsid w:val="00FF5457"/>
    <w:rsid w:val="00FF5491"/>
    <w:rsid w:val="00FF5546"/>
    <w:rsid w:val="00FF57A2"/>
    <w:rsid w:val="00FF580D"/>
    <w:rsid w:val="00FF5E82"/>
    <w:rsid w:val="00FF62CD"/>
    <w:rsid w:val="00FF6776"/>
    <w:rsid w:val="00FF6802"/>
    <w:rsid w:val="00FF6A34"/>
    <w:rsid w:val="00FF6C26"/>
    <w:rsid w:val="00FF6C2C"/>
    <w:rsid w:val="00FF6F0D"/>
    <w:rsid w:val="00FF6FFE"/>
    <w:rsid w:val="00FF701F"/>
    <w:rsid w:val="00FF7101"/>
    <w:rsid w:val="00FF7AC7"/>
    <w:rsid w:val="00FF7C84"/>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85162C3"/>
  <w14:defaultImageDpi w14:val="300"/>
  <w15:docId w15:val="{347F8615-3E6D-4FF9-A433-686817E55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sz w:val="24"/>
        <w:szCs w:val="24"/>
        <w:lang w:val="nb-N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426"/>
    <w:pPr>
      <w:spacing w:before="60" w:after="60"/>
    </w:pPr>
  </w:style>
  <w:style w:type="paragraph" w:styleId="Overskrift1">
    <w:name w:val="heading 1"/>
    <w:basedOn w:val="Normal"/>
    <w:next w:val="Normal"/>
    <w:link w:val="Overskrift1Tegn"/>
    <w:autoRedefine/>
    <w:qFormat/>
    <w:rsid w:val="002B3A3D"/>
    <w:pPr>
      <w:keepNext/>
      <w:keepLines/>
      <w:pageBreakBefore/>
      <w:numPr>
        <w:numId w:val="2"/>
      </w:numPr>
      <w:spacing w:before="480"/>
      <w:outlineLvl w:val="0"/>
    </w:pPr>
    <w:rPr>
      <w:rFonts w:eastAsia="MS Gothic"/>
      <w:bCs/>
      <w:sz w:val="56"/>
      <w:szCs w:val="32"/>
    </w:rPr>
  </w:style>
  <w:style w:type="paragraph" w:styleId="Overskrift2">
    <w:name w:val="heading 2"/>
    <w:basedOn w:val="Normal"/>
    <w:next w:val="Normal"/>
    <w:link w:val="Overskrift2Tegn"/>
    <w:autoRedefine/>
    <w:qFormat/>
    <w:rsid w:val="00A73E35"/>
    <w:pPr>
      <w:keepNext/>
      <w:numPr>
        <w:ilvl w:val="1"/>
        <w:numId w:val="2"/>
      </w:numPr>
      <w:spacing w:before="400" w:after="120"/>
      <w:outlineLvl w:val="1"/>
    </w:pPr>
    <w:rPr>
      <w:rFonts w:eastAsia="Times New Roman"/>
      <w:bCs/>
      <w:sz w:val="36"/>
      <w:szCs w:val="26"/>
      <w:lang w:eastAsia="ja-JP"/>
    </w:rPr>
  </w:style>
  <w:style w:type="paragraph" w:styleId="Overskrift3">
    <w:name w:val="heading 3"/>
    <w:basedOn w:val="Normal"/>
    <w:next w:val="Normal"/>
    <w:link w:val="Overskrift3Tegn"/>
    <w:autoRedefine/>
    <w:uiPriority w:val="9"/>
    <w:unhideWhenUsed/>
    <w:qFormat/>
    <w:rsid w:val="00EE6C09"/>
    <w:pPr>
      <w:keepNext/>
      <w:keepLines/>
      <w:numPr>
        <w:ilvl w:val="2"/>
        <w:numId w:val="2"/>
      </w:numPr>
      <w:spacing w:before="320"/>
      <w:outlineLvl w:val="2"/>
    </w:pPr>
    <w:rPr>
      <w:rFonts w:eastAsia="Times New Roman"/>
      <w:bCs/>
      <w:sz w:val="32"/>
      <w:szCs w:val="26"/>
      <w:lang w:eastAsia="ja-JP"/>
    </w:rPr>
  </w:style>
  <w:style w:type="paragraph" w:styleId="Overskrift4">
    <w:name w:val="heading 4"/>
    <w:basedOn w:val="Normal"/>
    <w:next w:val="Normal"/>
    <w:link w:val="Overskrift4Tegn"/>
    <w:autoRedefine/>
    <w:qFormat/>
    <w:rsid w:val="00273838"/>
    <w:pPr>
      <w:keepNext/>
      <w:keepLines/>
      <w:numPr>
        <w:ilvl w:val="3"/>
        <w:numId w:val="2"/>
      </w:numPr>
      <w:spacing w:before="240" w:after="120"/>
      <w:outlineLvl w:val="3"/>
    </w:pPr>
    <w:rPr>
      <w:rFonts w:eastAsia="Times New Roman"/>
      <w:sz w:val="28"/>
      <w:szCs w:val="28"/>
      <w:lang w:eastAsia="ja-JP"/>
    </w:rPr>
  </w:style>
  <w:style w:type="paragraph" w:styleId="Overskrift5">
    <w:name w:val="heading 5"/>
    <w:basedOn w:val="Normal"/>
    <w:next w:val="Normal"/>
    <w:link w:val="Overskrift5Tegn"/>
    <w:autoRedefine/>
    <w:uiPriority w:val="9"/>
    <w:qFormat/>
    <w:rsid w:val="0053444D"/>
    <w:pPr>
      <w:numPr>
        <w:ilvl w:val="4"/>
        <w:numId w:val="2"/>
      </w:numPr>
      <w:spacing w:before="240"/>
      <w:outlineLvl w:val="4"/>
    </w:pPr>
    <w:rPr>
      <w:szCs w:val="26"/>
    </w:rPr>
  </w:style>
  <w:style w:type="paragraph" w:styleId="Overskrift6">
    <w:name w:val="heading 6"/>
    <w:basedOn w:val="Normal"/>
    <w:next w:val="Normal"/>
    <w:link w:val="Overskrift6Tegn"/>
    <w:uiPriority w:val="9"/>
    <w:qFormat/>
    <w:rsid w:val="0053444D"/>
    <w:pPr>
      <w:numPr>
        <w:ilvl w:val="5"/>
        <w:numId w:val="2"/>
      </w:numPr>
      <w:spacing w:before="240"/>
      <w:outlineLvl w:val="5"/>
    </w:pPr>
    <w:rPr>
      <w:b/>
      <w:sz w:val="22"/>
      <w:szCs w:val="22"/>
    </w:rPr>
  </w:style>
  <w:style w:type="paragraph" w:styleId="Overskrift7">
    <w:name w:val="heading 7"/>
    <w:basedOn w:val="Normal"/>
    <w:next w:val="Normal"/>
    <w:link w:val="Overskrift7Tegn"/>
    <w:uiPriority w:val="9"/>
    <w:qFormat/>
    <w:rsid w:val="0053444D"/>
    <w:pPr>
      <w:numPr>
        <w:ilvl w:val="6"/>
        <w:numId w:val="2"/>
      </w:numPr>
      <w:spacing w:before="240"/>
      <w:outlineLvl w:val="6"/>
    </w:pPr>
  </w:style>
  <w:style w:type="paragraph" w:styleId="Overskrift8">
    <w:name w:val="heading 8"/>
    <w:basedOn w:val="Normal"/>
    <w:next w:val="Normal"/>
    <w:link w:val="Overskrift8Tegn"/>
    <w:uiPriority w:val="9"/>
    <w:qFormat/>
    <w:rsid w:val="0053444D"/>
    <w:pPr>
      <w:numPr>
        <w:ilvl w:val="7"/>
        <w:numId w:val="2"/>
      </w:numPr>
      <w:spacing w:before="240"/>
      <w:outlineLvl w:val="7"/>
    </w:pPr>
    <w:rPr>
      <w:i/>
    </w:rPr>
  </w:style>
  <w:style w:type="paragraph" w:styleId="Overskrift9">
    <w:name w:val="heading 9"/>
    <w:basedOn w:val="Normal"/>
    <w:next w:val="Normal"/>
    <w:link w:val="Overskrift9Tegn"/>
    <w:uiPriority w:val="9"/>
    <w:qFormat/>
    <w:rsid w:val="0053444D"/>
    <w:pPr>
      <w:numPr>
        <w:ilvl w:val="8"/>
        <w:numId w:val="2"/>
      </w:numPr>
      <w:spacing w:before="240"/>
      <w:outlineLvl w:val="8"/>
    </w:pPr>
    <w:rPr>
      <w:rFonts w:ascii="Arial" w:hAnsi="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rsid w:val="002B3A3D"/>
    <w:rPr>
      <w:rFonts w:eastAsia="MS Gothic"/>
      <w:bCs/>
      <w:sz w:val="56"/>
      <w:szCs w:val="32"/>
    </w:rPr>
  </w:style>
  <w:style w:type="paragraph" w:customStyle="1" w:styleId="Style5">
    <w:name w:val="Style5"/>
    <w:basedOn w:val="Overskrift4"/>
    <w:link w:val="Style5Char"/>
    <w:autoRedefine/>
    <w:qFormat/>
    <w:rsid w:val="00991600"/>
    <w:rPr>
      <w:b/>
      <w:bCs/>
      <w:i/>
      <w:iCs/>
    </w:rPr>
  </w:style>
  <w:style w:type="character" w:customStyle="1" w:styleId="Overskrift4Tegn">
    <w:name w:val="Overskrift 4 Tegn"/>
    <w:link w:val="Overskrift4"/>
    <w:rsid w:val="00273838"/>
    <w:rPr>
      <w:rFonts w:eastAsia="Times New Roman"/>
      <w:sz w:val="28"/>
      <w:szCs w:val="28"/>
      <w:lang w:eastAsia="ja-JP"/>
    </w:rPr>
  </w:style>
  <w:style w:type="character" w:customStyle="1" w:styleId="Overskrift2Tegn">
    <w:name w:val="Overskrift 2 Tegn"/>
    <w:link w:val="Overskrift2"/>
    <w:rsid w:val="00A73E35"/>
    <w:rPr>
      <w:rFonts w:eastAsia="Times New Roman"/>
      <w:bCs/>
      <w:sz w:val="36"/>
      <w:szCs w:val="26"/>
      <w:lang w:eastAsia="ja-JP"/>
    </w:rPr>
  </w:style>
  <w:style w:type="character" w:customStyle="1" w:styleId="Overskrift3Tegn">
    <w:name w:val="Overskrift 3 Tegn"/>
    <w:link w:val="Overskrift3"/>
    <w:rsid w:val="00EE6C09"/>
    <w:rPr>
      <w:rFonts w:eastAsia="Times New Roman"/>
      <w:bCs/>
      <w:sz w:val="32"/>
      <w:szCs w:val="26"/>
      <w:lang w:eastAsia="ja-JP"/>
    </w:rPr>
  </w:style>
  <w:style w:type="character" w:customStyle="1" w:styleId="Overskrift5Tegn">
    <w:name w:val="Overskrift 5 Tegn"/>
    <w:link w:val="Overskrift5"/>
    <w:uiPriority w:val="9"/>
    <w:rsid w:val="0053444D"/>
    <w:rPr>
      <w:szCs w:val="26"/>
    </w:rPr>
  </w:style>
  <w:style w:type="character" w:customStyle="1" w:styleId="Overskrift6Tegn">
    <w:name w:val="Overskrift 6 Tegn"/>
    <w:link w:val="Overskrift6"/>
    <w:uiPriority w:val="9"/>
    <w:rsid w:val="0053444D"/>
    <w:rPr>
      <w:b/>
      <w:sz w:val="22"/>
      <w:szCs w:val="22"/>
    </w:rPr>
  </w:style>
  <w:style w:type="character" w:customStyle="1" w:styleId="Overskrift7Tegn">
    <w:name w:val="Overskrift 7 Tegn"/>
    <w:link w:val="Overskrift7"/>
    <w:uiPriority w:val="9"/>
    <w:rsid w:val="0053444D"/>
  </w:style>
  <w:style w:type="character" w:customStyle="1" w:styleId="Overskrift8Tegn">
    <w:name w:val="Overskrift 8 Tegn"/>
    <w:link w:val="Overskrift8"/>
    <w:uiPriority w:val="9"/>
    <w:rsid w:val="0053444D"/>
    <w:rPr>
      <w:i/>
    </w:rPr>
  </w:style>
  <w:style w:type="character" w:customStyle="1" w:styleId="Overskrift9Tegn">
    <w:name w:val="Overskrift 9 Tegn"/>
    <w:link w:val="Overskrift9"/>
    <w:uiPriority w:val="9"/>
    <w:rsid w:val="0053444D"/>
    <w:rPr>
      <w:rFonts w:ascii="Arial" w:hAnsi="Arial"/>
      <w:sz w:val="22"/>
      <w:szCs w:val="22"/>
    </w:rPr>
  </w:style>
  <w:style w:type="paragraph" w:customStyle="1" w:styleId="Style1">
    <w:name w:val="Style1"/>
    <w:basedOn w:val="Overskrift2"/>
    <w:link w:val="Style1Char"/>
    <w:qFormat/>
    <w:rsid w:val="00F016C1"/>
    <w:pPr>
      <w:numPr>
        <w:ilvl w:val="0"/>
        <w:numId w:val="0"/>
      </w:numPr>
      <w:spacing w:before="40" w:after="40"/>
    </w:pPr>
    <w:rPr>
      <w:rFonts w:eastAsia="Cambria"/>
      <w:bCs w:val="0"/>
      <w:i/>
      <w:iCs/>
      <w:sz w:val="24"/>
      <w:szCs w:val="28"/>
      <w:lang w:eastAsia="en-US"/>
    </w:rPr>
  </w:style>
  <w:style w:type="paragraph" w:styleId="Bobletekst">
    <w:name w:val="Balloon Text"/>
    <w:basedOn w:val="Normal"/>
    <w:link w:val="BobletekstTegn"/>
    <w:uiPriority w:val="99"/>
    <w:rsid w:val="00B30251"/>
    <w:rPr>
      <w:rFonts w:ascii="Lucida Grande" w:hAnsi="Lucida Grande"/>
      <w:sz w:val="18"/>
      <w:szCs w:val="18"/>
    </w:rPr>
  </w:style>
  <w:style w:type="character" w:customStyle="1" w:styleId="BalloonTextChar">
    <w:name w:val="Balloon Text Char"/>
    <w:uiPriority w:val="99"/>
    <w:semiHidden/>
    <w:rsid w:val="00B30251"/>
    <w:rPr>
      <w:rFonts w:ascii="Lucida Grande" w:eastAsia="Cambria" w:hAnsi="Lucida Grande" w:cs="Lucida Grande"/>
      <w:sz w:val="18"/>
      <w:szCs w:val="18"/>
      <w:lang w:val="fi-FI" w:eastAsia="en-US"/>
    </w:rPr>
  </w:style>
  <w:style w:type="character" w:styleId="Hyperkobling">
    <w:name w:val="Hyperlink"/>
    <w:rsid w:val="00B30251"/>
    <w:rPr>
      <w:color w:val="0000FF"/>
      <w:u w:val="single"/>
    </w:rPr>
  </w:style>
  <w:style w:type="character" w:styleId="Fotnotereferanse">
    <w:name w:val="footnote reference"/>
    <w:uiPriority w:val="99"/>
    <w:rsid w:val="00B30251"/>
    <w:rPr>
      <w:vertAlign w:val="superscript"/>
    </w:rPr>
  </w:style>
  <w:style w:type="paragraph" w:styleId="Fotnotetekst">
    <w:name w:val="footnote text"/>
    <w:basedOn w:val="Normal"/>
    <w:link w:val="FotnotetekstTegn"/>
    <w:uiPriority w:val="99"/>
    <w:rsid w:val="00CA7258"/>
    <w:rPr>
      <w:sz w:val="20"/>
    </w:rPr>
  </w:style>
  <w:style w:type="character" w:customStyle="1" w:styleId="FotnotetekstTegn">
    <w:name w:val="Fotnotetekst Tegn"/>
    <w:link w:val="Fotnotetekst"/>
    <w:uiPriority w:val="99"/>
    <w:rsid w:val="00CA7258"/>
    <w:rPr>
      <w:sz w:val="20"/>
    </w:rPr>
  </w:style>
  <w:style w:type="paragraph" w:styleId="Punktliste">
    <w:name w:val="List Bullet"/>
    <w:basedOn w:val="Normal"/>
    <w:autoRedefine/>
    <w:rsid w:val="005E23AD"/>
    <w:pPr>
      <w:numPr>
        <w:numId w:val="8"/>
      </w:numPr>
      <w:spacing w:before="120"/>
    </w:pPr>
    <w:rPr>
      <w:iCs/>
    </w:rPr>
  </w:style>
  <w:style w:type="table" w:styleId="Tabellrutenett">
    <w:name w:val="Table Grid"/>
    <w:basedOn w:val="Vanligtabell"/>
    <w:uiPriority w:val="59"/>
    <w:rsid w:val="00CC261D"/>
    <w:rPr>
      <w:rFonts w:eastAsia="Times New Roman"/>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nntekst">
    <w:name w:val="footer"/>
    <w:basedOn w:val="Normal"/>
    <w:link w:val="BunntekstTegn"/>
    <w:semiHidden/>
    <w:rsid w:val="00B30251"/>
    <w:pPr>
      <w:tabs>
        <w:tab w:val="center" w:pos="4153"/>
        <w:tab w:val="right" w:pos="8306"/>
      </w:tabs>
    </w:pPr>
  </w:style>
  <w:style w:type="character" w:customStyle="1" w:styleId="BunntekstTegn">
    <w:name w:val="Bunntekst Tegn"/>
    <w:link w:val="Bunntekst"/>
    <w:semiHidden/>
    <w:rsid w:val="00B30251"/>
    <w:rPr>
      <w:rFonts w:eastAsia="Cambria"/>
      <w:lang w:val="fi-FI" w:eastAsia="en-US"/>
    </w:rPr>
  </w:style>
  <w:style w:type="character" w:styleId="Sidetall">
    <w:name w:val="page number"/>
    <w:basedOn w:val="Standardskriftforavsnitt"/>
    <w:uiPriority w:val="99"/>
    <w:rsid w:val="00B30251"/>
  </w:style>
  <w:style w:type="paragraph" w:styleId="INNH1">
    <w:name w:val="toc 1"/>
    <w:basedOn w:val="Normal"/>
    <w:next w:val="Normal"/>
    <w:autoRedefine/>
    <w:uiPriority w:val="39"/>
    <w:rsid w:val="00B30251"/>
    <w:pPr>
      <w:spacing w:before="120" w:after="0"/>
    </w:pPr>
    <w:rPr>
      <w:rFonts w:asciiTheme="minorHAnsi" w:hAnsiTheme="minorHAnsi"/>
      <w:b/>
    </w:rPr>
  </w:style>
  <w:style w:type="paragraph" w:styleId="INNH2">
    <w:name w:val="toc 2"/>
    <w:basedOn w:val="Normal"/>
    <w:next w:val="Normal"/>
    <w:autoRedefine/>
    <w:uiPriority w:val="39"/>
    <w:rsid w:val="00B30251"/>
    <w:pPr>
      <w:spacing w:before="0" w:after="0"/>
      <w:ind w:left="240"/>
    </w:pPr>
    <w:rPr>
      <w:rFonts w:asciiTheme="minorHAnsi" w:hAnsiTheme="minorHAnsi"/>
      <w:b/>
      <w:sz w:val="22"/>
      <w:szCs w:val="22"/>
    </w:rPr>
  </w:style>
  <w:style w:type="paragraph" w:styleId="INNH3">
    <w:name w:val="toc 3"/>
    <w:basedOn w:val="Normal"/>
    <w:next w:val="Normal"/>
    <w:autoRedefine/>
    <w:uiPriority w:val="39"/>
    <w:rsid w:val="00B30251"/>
    <w:pPr>
      <w:spacing w:before="0" w:after="0"/>
      <w:ind w:left="480"/>
    </w:pPr>
    <w:rPr>
      <w:rFonts w:asciiTheme="minorHAnsi" w:hAnsiTheme="minorHAnsi"/>
      <w:sz w:val="22"/>
      <w:szCs w:val="22"/>
    </w:rPr>
  </w:style>
  <w:style w:type="paragraph" w:styleId="INNH4">
    <w:name w:val="toc 4"/>
    <w:basedOn w:val="Normal"/>
    <w:next w:val="Normal"/>
    <w:autoRedefine/>
    <w:uiPriority w:val="39"/>
    <w:rsid w:val="00B30251"/>
    <w:pPr>
      <w:spacing w:before="0" w:after="0"/>
      <w:ind w:left="720"/>
    </w:pPr>
    <w:rPr>
      <w:rFonts w:asciiTheme="minorHAnsi" w:hAnsiTheme="minorHAnsi"/>
      <w:sz w:val="20"/>
      <w:szCs w:val="20"/>
    </w:rPr>
  </w:style>
  <w:style w:type="paragraph" w:styleId="INNH5">
    <w:name w:val="toc 5"/>
    <w:basedOn w:val="Normal"/>
    <w:next w:val="Normal"/>
    <w:autoRedefine/>
    <w:uiPriority w:val="39"/>
    <w:rsid w:val="00B30251"/>
    <w:pPr>
      <w:spacing w:before="0" w:after="0"/>
      <w:ind w:left="960"/>
    </w:pPr>
    <w:rPr>
      <w:rFonts w:asciiTheme="minorHAnsi" w:hAnsiTheme="minorHAnsi"/>
      <w:sz w:val="20"/>
      <w:szCs w:val="20"/>
    </w:rPr>
  </w:style>
  <w:style w:type="paragraph" w:styleId="INNH6">
    <w:name w:val="toc 6"/>
    <w:basedOn w:val="Normal"/>
    <w:next w:val="Normal"/>
    <w:autoRedefine/>
    <w:uiPriority w:val="39"/>
    <w:rsid w:val="00B30251"/>
    <w:pPr>
      <w:spacing w:before="0" w:after="0"/>
      <w:ind w:left="1200"/>
    </w:pPr>
    <w:rPr>
      <w:rFonts w:asciiTheme="minorHAnsi" w:hAnsiTheme="minorHAnsi"/>
      <w:sz w:val="20"/>
      <w:szCs w:val="20"/>
    </w:rPr>
  </w:style>
  <w:style w:type="paragraph" w:styleId="INNH7">
    <w:name w:val="toc 7"/>
    <w:basedOn w:val="Normal"/>
    <w:next w:val="Normal"/>
    <w:autoRedefine/>
    <w:uiPriority w:val="39"/>
    <w:rsid w:val="00B30251"/>
    <w:pPr>
      <w:spacing w:before="0" w:after="0"/>
      <w:ind w:left="1440"/>
    </w:pPr>
    <w:rPr>
      <w:rFonts w:asciiTheme="minorHAnsi" w:hAnsiTheme="minorHAnsi"/>
      <w:sz w:val="20"/>
      <w:szCs w:val="20"/>
    </w:rPr>
  </w:style>
  <w:style w:type="paragraph" w:styleId="INNH8">
    <w:name w:val="toc 8"/>
    <w:basedOn w:val="Normal"/>
    <w:next w:val="Normal"/>
    <w:autoRedefine/>
    <w:uiPriority w:val="39"/>
    <w:rsid w:val="00B30251"/>
    <w:pPr>
      <w:spacing w:before="0" w:after="0"/>
      <w:ind w:left="1680"/>
    </w:pPr>
    <w:rPr>
      <w:rFonts w:asciiTheme="minorHAnsi" w:hAnsiTheme="minorHAnsi"/>
      <w:sz w:val="20"/>
      <w:szCs w:val="20"/>
    </w:rPr>
  </w:style>
  <w:style w:type="paragraph" w:styleId="INNH9">
    <w:name w:val="toc 9"/>
    <w:basedOn w:val="Normal"/>
    <w:next w:val="Normal"/>
    <w:autoRedefine/>
    <w:uiPriority w:val="39"/>
    <w:rsid w:val="00B30251"/>
    <w:pPr>
      <w:spacing w:before="0" w:after="0"/>
      <w:ind w:left="1920"/>
    </w:pPr>
    <w:rPr>
      <w:rFonts w:asciiTheme="minorHAnsi" w:hAnsiTheme="minorHAnsi"/>
      <w:sz w:val="20"/>
      <w:szCs w:val="20"/>
    </w:rPr>
  </w:style>
  <w:style w:type="character" w:styleId="Fulgthyperkobling">
    <w:name w:val="FollowedHyperlink"/>
    <w:rsid w:val="00B30251"/>
    <w:rPr>
      <w:color w:val="800080"/>
      <w:u w:val="single"/>
    </w:rPr>
  </w:style>
  <w:style w:type="paragraph" w:styleId="Dokumentkart">
    <w:name w:val="Document Map"/>
    <w:basedOn w:val="Normal"/>
    <w:link w:val="DokumentkartTegn"/>
    <w:uiPriority w:val="99"/>
    <w:semiHidden/>
    <w:unhideWhenUsed/>
    <w:rsid w:val="00B30251"/>
    <w:rPr>
      <w:rFonts w:ascii="Lucida Grande" w:hAnsi="Lucida Grande"/>
    </w:rPr>
  </w:style>
  <w:style w:type="character" w:customStyle="1" w:styleId="DokumentkartTegn">
    <w:name w:val="Dokumentkart Tegn"/>
    <w:link w:val="Dokumentkart"/>
    <w:uiPriority w:val="99"/>
    <w:semiHidden/>
    <w:rsid w:val="00B30251"/>
    <w:rPr>
      <w:rFonts w:ascii="Lucida Grande" w:eastAsia="Cambria" w:hAnsi="Lucida Grande"/>
      <w:lang w:val="fi-FI" w:eastAsia="en-US"/>
    </w:rPr>
  </w:style>
  <w:style w:type="character" w:customStyle="1" w:styleId="BobletekstTegn">
    <w:name w:val="Bobletekst Tegn"/>
    <w:link w:val="Bobletekst"/>
    <w:uiPriority w:val="99"/>
    <w:rsid w:val="00B30251"/>
    <w:rPr>
      <w:rFonts w:ascii="Lucida Grande" w:eastAsia="Cambria" w:hAnsi="Lucida Grande"/>
      <w:sz w:val="18"/>
      <w:szCs w:val="18"/>
      <w:lang w:val="fi-FI" w:eastAsia="en-US"/>
    </w:rPr>
  </w:style>
  <w:style w:type="paragraph" w:styleId="Ingenmellomrom">
    <w:name w:val="No Spacing"/>
    <w:link w:val="IngenmellomromTegn"/>
    <w:qFormat/>
    <w:rsid w:val="00B30251"/>
    <w:rPr>
      <w:rFonts w:ascii="PMingLiU" w:eastAsia="Times New Roman" w:hAnsi="PMingLiU"/>
      <w:sz w:val="22"/>
      <w:szCs w:val="22"/>
      <w:lang w:val="en-US"/>
    </w:rPr>
  </w:style>
  <w:style w:type="character" w:customStyle="1" w:styleId="IngenmellomromTegn">
    <w:name w:val="Ingen mellomrom Tegn"/>
    <w:link w:val="Ingenmellomrom"/>
    <w:rsid w:val="00B30251"/>
    <w:rPr>
      <w:rFonts w:ascii="PMingLiU" w:eastAsia="Times New Roman" w:hAnsi="PMingLiU"/>
      <w:sz w:val="22"/>
      <w:szCs w:val="22"/>
      <w:lang w:eastAsia="en-US"/>
    </w:rPr>
  </w:style>
  <w:style w:type="paragraph" w:styleId="Overskriftforinnholdsfortegnelse">
    <w:name w:val="TOC Heading"/>
    <w:basedOn w:val="Overskrift1"/>
    <w:next w:val="Normal"/>
    <w:uiPriority w:val="39"/>
    <w:unhideWhenUsed/>
    <w:qFormat/>
    <w:rsid w:val="00991600"/>
    <w:pPr>
      <w:spacing w:line="276" w:lineRule="auto"/>
      <w:outlineLvl w:val="9"/>
    </w:pPr>
    <w:rPr>
      <w:rFonts w:ascii="Calibri" w:eastAsia="Cambria" w:hAnsi="Calibri"/>
      <w:color w:val="365F91"/>
      <w:sz w:val="28"/>
      <w:szCs w:val="28"/>
      <w:lang w:val="en-US"/>
    </w:rPr>
  </w:style>
  <w:style w:type="paragraph" w:styleId="Indeks1">
    <w:name w:val="index 1"/>
    <w:basedOn w:val="Normal"/>
    <w:next w:val="Normal"/>
    <w:autoRedefine/>
    <w:rsid w:val="00B30251"/>
    <w:pPr>
      <w:ind w:left="280" w:hanging="280"/>
    </w:pPr>
  </w:style>
  <w:style w:type="paragraph" w:styleId="Indeks2">
    <w:name w:val="index 2"/>
    <w:basedOn w:val="Normal"/>
    <w:next w:val="Normal"/>
    <w:autoRedefine/>
    <w:rsid w:val="00B30251"/>
    <w:pPr>
      <w:ind w:left="560" w:hanging="280"/>
    </w:pPr>
  </w:style>
  <w:style w:type="paragraph" w:styleId="Indeks3">
    <w:name w:val="index 3"/>
    <w:basedOn w:val="Normal"/>
    <w:next w:val="Normal"/>
    <w:autoRedefine/>
    <w:rsid w:val="00B30251"/>
    <w:pPr>
      <w:ind w:left="840" w:hanging="280"/>
    </w:pPr>
  </w:style>
  <w:style w:type="paragraph" w:styleId="Indeks4">
    <w:name w:val="index 4"/>
    <w:basedOn w:val="Normal"/>
    <w:next w:val="Normal"/>
    <w:autoRedefine/>
    <w:rsid w:val="00B30251"/>
    <w:pPr>
      <w:ind w:left="1120" w:hanging="280"/>
    </w:pPr>
  </w:style>
  <w:style w:type="paragraph" w:styleId="Indeks5">
    <w:name w:val="index 5"/>
    <w:basedOn w:val="Normal"/>
    <w:next w:val="Normal"/>
    <w:autoRedefine/>
    <w:rsid w:val="00B30251"/>
    <w:pPr>
      <w:ind w:left="1400" w:hanging="280"/>
    </w:pPr>
  </w:style>
  <w:style w:type="paragraph" w:styleId="Indeks6">
    <w:name w:val="index 6"/>
    <w:basedOn w:val="Normal"/>
    <w:next w:val="Normal"/>
    <w:autoRedefine/>
    <w:rsid w:val="00B30251"/>
    <w:pPr>
      <w:ind w:left="1680" w:hanging="280"/>
    </w:pPr>
  </w:style>
  <w:style w:type="paragraph" w:styleId="Indeks7">
    <w:name w:val="index 7"/>
    <w:basedOn w:val="Normal"/>
    <w:next w:val="Normal"/>
    <w:autoRedefine/>
    <w:rsid w:val="00B30251"/>
    <w:pPr>
      <w:ind w:left="1960" w:hanging="280"/>
    </w:pPr>
  </w:style>
  <w:style w:type="paragraph" w:styleId="Indeks8">
    <w:name w:val="index 8"/>
    <w:basedOn w:val="Normal"/>
    <w:next w:val="Normal"/>
    <w:autoRedefine/>
    <w:rsid w:val="00B30251"/>
    <w:pPr>
      <w:ind w:left="2240" w:hanging="280"/>
    </w:pPr>
  </w:style>
  <w:style w:type="paragraph" w:styleId="Indeks9">
    <w:name w:val="index 9"/>
    <w:basedOn w:val="Normal"/>
    <w:next w:val="Normal"/>
    <w:autoRedefine/>
    <w:rsid w:val="00B30251"/>
    <w:pPr>
      <w:ind w:left="2520" w:hanging="280"/>
    </w:pPr>
  </w:style>
  <w:style w:type="paragraph" w:styleId="Stikkordregisteroverskrift">
    <w:name w:val="index heading"/>
    <w:basedOn w:val="Normal"/>
    <w:next w:val="Indeks1"/>
    <w:rsid w:val="00B30251"/>
  </w:style>
  <w:style w:type="paragraph" w:styleId="Topptekst">
    <w:name w:val="header"/>
    <w:basedOn w:val="Normal"/>
    <w:link w:val="TopptekstTegn"/>
    <w:uiPriority w:val="99"/>
    <w:rsid w:val="00B30251"/>
    <w:pPr>
      <w:tabs>
        <w:tab w:val="center" w:pos="4153"/>
        <w:tab w:val="right" w:pos="8306"/>
      </w:tabs>
    </w:pPr>
  </w:style>
  <w:style w:type="character" w:customStyle="1" w:styleId="TopptekstTegn">
    <w:name w:val="Topptekst Tegn"/>
    <w:link w:val="Topptekst"/>
    <w:uiPriority w:val="99"/>
    <w:rsid w:val="00B30251"/>
    <w:rPr>
      <w:rFonts w:eastAsia="Cambria"/>
      <w:lang w:val="fi-FI" w:eastAsia="en-US"/>
    </w:rPr>
  </w:style>
  <w:style w:type="numbering" w:styleId="111111">
    <w:name w:val="Outline List 2"/>
    <w:basedOn w:val="Ingenliste"/>
    <w:uiPriority w:val="99"/>
    <w:semiHidden/>
    <w:unhideWhenUsed/>
    <w:rsid w:val="00991600"/>
    <w:pPr>
      <w:numPr>
        <w:numId w:val="1"/>
      </w:numPr>
    </w:pPr>
  </w:style>
  <w:style w:type="character" w:styleId="Merknadsreferanse">
    <w:name w:val="annotation reference"/>
    <w:uiPriority w:val="99"/>
    <w:semiHidden/>
    <w:unhideWhenUsed/>
    <w:rsid w:val="00B30251"/>
    <w:rPr>
      <w:sz w:val="18"/>
      <w:szCs w:val="18"/>
    </w:rPr>
  </w:style>
  <w:style w:type="paragraph" w:styleId="Merknadstekst">
    <w:name w:val="annotation text"/>
    <w:basedOn w:val="Normal"/>
    <w:link w:val="MerknadstekstTegn"/>
    <w:uiPriority w:val="99"/>
    <w:semiHidden/>
    <w:unhideWhenUsed/>
    <w:rsid w:val="00B30251"/>
  </w:style>
  <w:style w:type="character" w:customStyle="1" w:styleId="MerknadstekstTegn">
    <w:name w:val="Merknadstekst Tegn"/>
    <w:link w:val="Merknadstekst"/>
    <w:uiPriority w:val="99"/>
    <w:semiHidden/>
    <w:rsid w:val="00B30251"/>
    <w:rPr>
      <w:rFonts w:eastAsia="Cambria"/>
      <w:lang w:val="fi-FI" w:eastAsia="en-US"/>
    </w:rPr>
  </w:style>
  <w:style w:type="paragraph" w:styleId="Kommentaremne">
    <w:name w:val="annotation subject"/>
    <w:basedOn w:val="Merknadstekst"/>
    <w:next w:val="Merknadstekst"/>
    <w:link w:val="KommentaremneTegn"/>
    <w:uiPriority w:val="99"/>
    <w:semiHidden/>
    <w:unhideWhenUsed/>
    <w:rsid w:val="00B30251"/>
    <w:rPr>
      <w:b/>
      <w:bCs/>
      <w:sz w:val="20"/>
      <w:szCs w:val="20"/>
    </w:rPr>
  </w:style>
  <w:style w:type="character" w:customStyle="1" w:styleId="KommentaremneTegn">
    <w:name w:val="Kommentaremne Tegn"/>
    <w:link w:val="Kommentaremne"/>
    <w:uiPriority w:val="99"/>
    <w:semiHidden/>
    <w:rsid w:val="00B30251"/>
    <w:rPr>
      <w:rFonts w:eastAsia="Cambria"/>
      <w:b/>
      <w:bCs/>
      <w:sz w:val="20"/>
      <w:szCs w:val="20"/>
      <w:lang w:val="fi-FI" w:eastAsia="en-US"/>
    </w:rPr>
  </w:style>
  <w:style w:type="paragraph" w:customStyle="1" w:styleId="Style2">
    <w:name w:val="Style2"/>
    <w:basedOn w:val="Normal"/>
    <w:autoRedefine/>
    <w:qFormat/>
    <w:rsid w:val="00B30251"/>
    <w:rPr>
      <w:szCs w:val="20"/>
    </w:rPr>
  </w:style>
  <w:style w:type="paragraph" w:styleId="Liste">
    <w:name w:val="List"/>
    <w:basedOn w:val="Normal"/>
    <w:rsid w:val="00B30251"/>
    <w:pPr>
      <w:ind w:left="283" w:hanging="283"/>
      <w:contextualSpacing/>
    </w:pPr>
  </w:style>
  <w:style w:type="paragraph" w:styleId="Liste2">
    <w:name w:val="List 2"/>
    <w:basedOn w:val="Normal"/>
    <w:rsid w:val="00B30251"/>
    <w:pPr>
      <w:ind w:left="566" w:hanging="283"/>
      <w:contextualSpacing/>
    </w:pPr>
  </w:style>
  <w:style w:type="paragraph" w:styleId="Liste3">
    <w:name w:val="List 3"/>
    <w:basedOn w:val="Normal"/>
    <w:rsid w:val="00B30251"/>
    <w:pPr>
      <w:ind w:left="849" w:hanging="283"/>
      <w:contextualSpacing/>
    </w:pPr>
  </w:style>
  <w:style w:type="paragraph" w:styleId="Liste-forts">
    <w:name w:val="List Continue"/>
    <w:basedOn w:val="Normal"/>
    <w:rsid w:val="00B30251"/>
    <w:pPr>
      <w:spacing w:after="120"/>
      <w:ind w:left="283"/>
      <w:contextualSpacing/>
    </w:pPr>
  </w:style>
  <w:style w:type="paragraph" w:styleId="Liste-forts2">
    <w:name w:val="List Continue 2"/>
    <w:basedOn w:val="Normal"/>
    <w:rsid w:val="00B30251"/>
    <w:pPr>
      <w:spacing w:after="120"/>
      <w:ind w:left="566"/>
      <w:contextualSpacing/>
    </w:pPr>
  </w:style>
  <w:style w:type="paragraph" w:styleId="Tittel">
    <w:name w:val="Title"/>
    <w:basedOn w:val="Normal"/>
    <w:next w:val="Normal"/>
    <w:link w:val="TittelTegn"/>
    <w:rsid w:val="00B30251"/>
    <w:pPr>
      <w:spacing w:before="240"/>
      <w:jc w:val="center"/>
      <w:outlineLvl w:val="0"/>
    </w:pPr>
    <w:rPr>
      <w:rFonts w:ascii="Calibri" w:hAnsi="Calibri"/>
      <w:b/>
      <w:bCs/>
      <w:kern w:val="28"/>
      <w:sz w:val="32"/>
      <w:szCs w:val="32"/>
    </w:rPr>
  </w:style>
  <w:style w:type="character" w:customStyle="1" w:styleId="TittelTegn">
    <w:name w:val="Tittel Tegn"/>
    <w:link w:val="Tittel"/>
    <w:rsid w:val="00B30251"/>
    <w:rPr>
      <w:rFonts w:ascii="Calibri" w:eastAsia="Cambria" w:hAnsi="Calibri"/>
      <w:b/>
      <w:bCs/>
      <w:kern w:val="28"/>
      <w:sz w:val="32"/>
      <w:szCs w:val="32"/>
      <w:lang w:val="fi-FI" w:eastAsia="en-US"/>
    </w:rPr>
  </w:style>
  <w:style w:type="paragraph" w:styleId="Brdtekst">
    <w:name w:val="Body Text"/>
    <w:basedOn w:val="Normal"/>
    <w:link w:val="BrdtekstTegn"/>
    <w:rsid w:val="00B30251"/>
    <w:pPr>
      <w:spacing w:after="120"/>
    </w:pPr>
  </w:style>
  <w:style w:type="character" w:customStyle="1" w:styleId="BrdtekstTegn">
    <w:name w:val="Brødtekst Tegn"/>
    <w:link w:val="Brdtekst"/>
    <w:rsid w:val="00B30251"/>
    <w:rPr>
      <w:rFonts w:eastAsia="Cambria"/>
      <w:lang w:val="fi-FI" w:eastAsia="en-US"/>
    </w:rPr>
  </w:style>
  <w:style w:type="paragraph" w:styleId="Brdtekstinnrykk">
    <w:name w:val="Body Text Indent"/>
    <w:basedOn w:val="Normal"/>
    <w:link w:val="BrdtekstinnrykkTegn"/>
    <w:rsid w:val="00B30251"/>
    <w:pPr>
      <w:spacing w:after="120"/>
      <w:ind w:left="283"/>
    </w:pPr>
  </w:style>
  <w:style w:type="character" w:customStyle="1" w:styleId="BrdtekstinnrykkTegn">
    <w:name w:val="Brødtekstinnrykk Tegn"/>
    <w:link w:val="Brdtekstinnrykk"/>
    <w:rsid w:val="00B30251"/>
    <w:rPr>
      <w:rFonts w:eastAsia="Cambria"/>
      <w:lang w:val="fi-FI" w:eastAsia="en-US"/>
    </w:rPr>
  </w:style>
  <w:style w:type="paragraph" w:styleId="Undertittel">
    <w:name w:val="Subtitle"/>
    <w:basedOn w:val="Normal"/>
    <w:next w:val="Normal"/>
    <w:link w:val="UndertittelTegn"/>
    <w:autoRedefine/>
    <w:qFormat/>
    <w:rsid w:val="000A6834"/>
    <w:pPr>
      <w:keepNext/>
      <w:tabs>
        <w:tab w:val="left" w:pos="0"/>
      </w:tabs>
      <w:spacing w:before="160"/>
      <w:outlineLvl w:val="2"/>
    </w:pPr>
  </w:style>
  <w:style w:type="character" w:customStyle="1" w:styleId="UndertittelTegn">
    <w:name w:val="Undertittel Tegn"/>
    <w:link w:val="Undertittel"/>
    <w:rsid w:val="000A6834"/>
  </w:style>
  <w:style w:type="paragraph" w:styleId="Vanliginnrykk">
    <w:name w:val="Normal Indent"/>
    <w:basedOn w:val="Normal"/>
    <w:rsid w:val="00B30251"/>
    <w:pPr>
      <w:ind w:left="720"/>
    </w:pPr>
  </w:style>
  <w:style w:type="paragraph" w:customStyle="1" w:styleId="Style3">
    <w:name w:val="Style3"/>
    <w:basedOn w:val="Overskrift4"/>
    <w:autoRedefine/>
    <w:qFormat/>
    <w:rsid w:val="00991600"/>
    <w:pPr>
      <w:spacing w:before="200" w:after="60"/>
    </w:pPr>
    <w:rPr>
      <w:rFonts w:eastAsia="Cambria"/>
      <w:b/>
      <w:bCs/>
      <w:iCs/>
      <w:szCs w:val="20"/>
      <w:lang w:eastAsia="en-US"/>
    </w:rPr>
  </w:style>
  <w:style w:type="paragraph" w:customStyle="1" w:styleId="Style4">
    <w:name w:val="Style4"/>
    <w:basedOn w:val="Normal"/>
    <w:link w:val="Style4Char"/>
    <w:autoRedefine/>
    <w:qFormat/>
    <w:rsid w:val="00B30251"/>
    <w:rPr>
      <w:szCs w:val="20"/>
    </w:rPr>
  </w:style>
  <w:style w:type="character" w:customStyle="1" w:styleId="Style4Char">
    <w:name w:val="Style4 Char"/>
    <w:link w:val="Style4"/>
    <w:rsid w:val="00B30251"/>
    <w:rPr>
      <w:rFonts w:eastAsia="Cambria"/>
      <w:szCs w:val="20"/>
      <w:lang w:val="fi-FI" w:eastAsia="en-US"/>
    </w:rPr>
  </w:style>
  <w:style w:type="character" w:styleId="Sterk">
    <w:name w:val="Strong"/>
    <w:uiPriority w:val="22"/>
    <w:qFormat/>
    <w:rsid w:val="00B30251"/>
    <w:rPr>
      <w:b/>
    </w:rPr>
  </w:style>
  <w:style w:type="paragraph" w:styleId="Listeavsnitt">
    <w:name w:val="List Paragraph"/>
    <w:basedOn w:val="Normal"/>
    <w:uiPriority w:val="34"/>
    <w:qFormat/>
    <w:rsid w:val="00B30251"/>
    <w:pPr>
      <w:ind w:left="720"/>
      <w:contextualSpacing/>
    </w:pPr>
  </w:style>
  <w:style w:type="character" w:customStyle="1" w:styleId="Style5Char">
    <w:name w:val="Style5 Char"/>
    <w:link w:val="Style5"/>
    <w:rsid w:val="00991600"/>
    <w:rPr>
      <w:rFonts w:eastAsia="Times New Roman"/>
      <w:b/>
      <w:bCs/>
      <w:i/>
      <w:iCs/>
      <w:sz w:val="28"/>
      <w:szCs w:val="32"/>
      <w:lang w:eastAsia="ja-JP"/>
    </w:rPr>
  </w:style>
  <w:style w:type="paragraph" w:styleId="Revisjon">
    <w:name w:val="Revision"/>
    <w:hidden/>
    <w:uiPriority w:val="71"/>
    <w:rsid w:val="00B30251"/>
    <w:rPr>
      <w:rFonts w:eastAsia="Times New Roman"/>
      <w:sz w:val="28"/>
    </w:rPr>
  </w:style>
  <w:style w:type="character" w:customStyle="1" w:styleId="oppslagsord">
    <w:name w:val="oppslagsord"/>
    <w:basedOn w:val="Standardskriftforavsnitt"/>
    <w:qFormat/>
    <w:rsid w:val="00524CA7"/>
    <w:rPr>
      <w:rFonts w:ascii="Times New Roman" w:hAnsi="Times New Roman"/>
      <w:caps w:val="0"/>
      <w:smallCaps/>
    </w:rPr>
  </w:style>
  <w:style w:type="character" w:customStyle="1" w:styleId="gul">
    <w:name w:val="gul"/>
    <w:basedOn w:val="Standardskriftforavsnitt"/>
    <w:rsid w:val="00DB1023"/>
  </w:style>
  <w:style w:type="paragraph" w:styleId="Meldingshode">
    <w:name w:val="Message Header"/>
    <w:basedOn w:val="Normal"/>
    <w:link w:val="MeldingshodeTegn"/>
    <w:uiPriority w:val="99"/>
    <w:unhideWhenUsed/>
    <w:rsid w:val="004F6B11"/>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ldingshodeTegn">
    <w:name w:val="Meldingshode Tegn"/>
    <w:basedOn w:val="Standardskriftforavsnitt"/>
    <w:link w:val="Meldingshode"/>
    <w:uiPriority w:val="99"/>
    <w:rsid w:val="004F6B11"/>
    <w:rPr>
      <w:rFonts w:asciiTheme="majorHAnsi" w:eastAsiaTheme="majorEastAsia" w:hAnsiTheme="majorHAnsi" w:cstheme="majorBidi"/>
      <w:sz w:val="24"/>
      <w:szCs w:val="24"/>
      <w:shd w:val="pct20" w:color="auto" w:fill="auto"/>
      <w:lang w:val="fi-FI"/>
    </w:rPr>
  </w:style>
  <w:style w:type="character" w:styleId="Plassholdertekst">
    <w:name w:val="Placeholder Text"/>
    <w:basedOn w:val="Standardskriftforavsnitt"/>
    <w:uiPriority w:val="99"/>
    <w:semiHidden/>
    <w:rsid w:val="009F6BC6"/>
    <w:rPr>
      <w:color w:val="808080"/>
    </w:rPr>
  </w:style>
  <w:style w:type="table" w:styleId="Lysskyggelegging-uthevingsfarge3">
    <w:name w:val="Light Shading Accent 3"/>
    <w:basedOn w:val="Vanligtabell"/>
    <w:uiPriority w:val="60"/>
    <w:rsid w:val="00AA01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legging-uthevingsfarge2">
    <w:name w:val="Light Shading Accent 2"/>
    <w:basedOn w:val="Vanligtabell"/>
    <w:uiPriority w:val="60"/>
    <w:rsid w:val="00AA01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ysliste-uthevingsfarge1">
    <w:name w:val="Light List Accent 1"/>
    <w:basedOn w:val="Vanligtabell"/>
    <w:uiPriority w:val="61"/>
    <w:rsid w:val="00AA01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ystrutenett-uthevingsfarge3">
    <w:name w:val="Light Grid Accent 3"/>
    <w:basedOn w:val="Vanligtabell"/>
    <w:uiPriority w:val="62"/>
    <w:rsid w:val="00AA01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iddelsliste1-uthevingsfarge3">
    <w:name w:val="Medium List 1 Accent 3"/>
    <w:basedOn w:val="Vanligtabell"/>
    <w:uiPriority w:val="65"/>
    <w:rsid w:val="00AA01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ddelsliste1-uthevingsfarge2">
    <w:name w:val="Medium List 1 Accent 2"/>
    <w:basedOn w:val="Vanligtabell"/>
    <w:uiPriority w:val="65"/>
    <w:rsid w:val="00AA01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Style6">
    <w:name w:val="Style6"/>
    <w:basedOn w:val="Overskrift4"/>
    <w:autoRedefine/>
    <w:qFormat/>
    <w:rsid w:val="00C30B69"/>
    <w:pPr>
      <w:numPr>
        <w:numId w:val="1"/>
      </w:numPr>
      <w:spacing w:after="0"/>
    </w:pPr>
  </w:style>
  <w:style w:type="character" w:customStyle="1" w:styleId="Style1Char">
    <w:name w:val="Style1 Char"/>
    <w:basedOn w:val="Standardskriftforavsnitt"/>
    <w:link w:val="Style1"/>
    <w:rsid w:val="00F016C1"/>
    <w:rPr>
      <w:rFonts w:eastAsia="Cambria"/>
      <w:i/>
      <w:iCs/>
      <w:szCs w:val="28"/>
    </w:rPr>
  </w:style>
  <w:style w:type="paragraph" w:styleId="Brdtekstinnrykk2">
    <w:name w:val="Body Text Indent 2"/>
    <w:basedOn w:val="Normal"/>
    <w:link w:val="Brdtekstinnrykk2Tegn"/>
    <w:unhideWhenUsed/>
    <w:rsid w:val="002B6C31"/>
    <w:pPr>
      <w:spacing w:after="120" w:line="480" w:lineRule="auto"/>
      <w:ind w:left="360"/>
    </w:pPr>
  </w:style>
  <w:style w:type="character" w:customStyle="1" w:styleId="Brdtekstinnrykk2Tegn">
    <w:name w:val="Brødtekstinnrykk 2 Tegn"/>
    <w:basedOn w:val="Standardskriftforavsnitt"/>
    <w:link w:val="Brdtekstinnrykk2"/>
    <w:rsid w:val="002B6C31"/>
  </w:style>
  <w:style w:type="paragraph" w:customStyle="1" w:styleId="Style7">
    <w:name w:val="Style7"/>
    <w:basedOn w:val="Normal"/>
    <w:qFormat/>
    <w:rsid w:val="00CC261D"/>
    <w:pPr>
      <w:tabs>
        <w:tab w:val="left" w:pos="4230"/>
      </w:tabs>
      <w:spacing w:before="40" w:after="40"/>
    </w:pPr>
    <w:rPr>
      <w:rFonts w:eastAsia="Times New Roman"/>
      <w:i/>
      <w:lang w:val="fi-FI"/>
    </w:rPr>
  </w:style>
  <w:style w:type="paragraph" w:customStyle="1" w:styleId="Style8">
    <w:name w:val="Style8"/>
    <w:basedOn w:val="Style7"/>
    <w:qFormat/>
    <w:rsid w:val="00CC261D"/>
    <w:pPr>
      <w:spacing w:before="60" w:after="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D44F-22E6-4CA6-B386-6A2C4E5C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97658</Words>
  <Characters>517592</Characters>
  <Application>Microsoft Office Word</Application>
  <DocSecurity>0</DocSecurity>
  <Lines>4313</Lines>
  <Paragraphs>1228</Paragraphs>
  <ScaleCrop>false</ScaleCrop>
  <HeadingPairs>
    <vt:vector size="6" baseType="variant">
      <vt:variant>
        <vt:lpstr>Tittel</vt:lpstr>
      </vt:variant>
      <vt:variant>
        <vt:i4>1</vt:i4>
      </vt:variant>
      <vt:variant>
        <vt:lpstr>Title</vt:lpstr>
      </vt:variant>
      <vt:variant>
        <vt:i4>1</vt:i4>
      </vt:variant>
      <vt:variant>
        <vt:lpstr>Headings</vt:lpstr>
      </vt:variant>
      <vt:variant>
        <vt:i4>45</vt:i4>
      </vt:variant>
    </vt:vector>
  </HeadingPairs>
  <TitlesOfParts>
    <vt:vector size="47" baseType="lpstr">
      <vt:lpstr/>
      <vt:lpstr/>
      <vt:lpstr>    </vt:lpstr>
      <vt:lpstr>Alkusana</vt:lpstr>
      <vt:lpstr>    Mikä oon kielen nimi</vt:lpstr>
      <vt:lpstr>    Mistä löyđämä tiettoo kainun kielen grammatikista</vt:lpstr>
      <vt:lpstr>    Kielitinka ja dialektipohjan valitteminen</vt:lpstr>
      <vt:lpstr>Kainun kielen rakenus</vt:lpstr>
      <vt:lpstr>    Äänet ja ortografii</vt:lpstr>
      <vt:lpstr>        Äänet</vt:lpstr>
      <vt:lpstr>        Pukstaavit</vt:lpstr>
      <vt:lpstr>        Ääniin pittuus ja kirjoittaminen</vt:lpstr>
      <vt:lpstr>        Äänikombinasuunit ja niitten paikka sanassa</vt:lpstr>
      <vt:lpstr>    Tavvu, tavvupaino ja tavvun pittuus</vt:lpstr>
      <vt:lpstr>        Mikä on tavvu?</vt:lpstr>
      <vt:lpstr>        Tavvupaino</vt:lpstr>
      <vt:lpstr>        Tavvun pittuus</vt:lpstr>
      <vt:lpstr>    Sanan rakenus</vt:lpstr>
      <vt:lpstr>        Sanan alku-, keskus- ja loppukonsonantit</vt:lpstr>
      <vt:lpstr>        Morfeemiitten oorninki</vt:lpstr>
      <vt:lpstr>        Sanan rangat</vt:lpstr>
      <vt:lpstr>    Syntaktin rakenus</vt:lpstr>
      <vt:lpstr>        Syntaktin valtarakenus</vt:lpstr>
      <vt:lpstr>        Syntaktikaavat: konstateeraus, kysymys ja käsky</vt:lpstr>
      <vt:lpstr>        Kieltosyntakti</vt:lpstr>
      <vt:lpstr>        Kongruensi</vt:lpstr>
      <vt:lpstr>Äänenvaihetteluita</vt:lpstr>
      <vt:lpstr>    Morfofonologista vaihettelluu</vt:lpstr>
      <vt:lpstr>        Vokaaliharmonii</vt:lpstr>
      <vt:lpstr>        Graadivaihettelu</vt:lpstr>
      <vt:lpstr>        Äänelisten konsonantiitten l, r, m ja n pittuus</vt:lpstr>
      <vt:lpstr>        Vokaaliitten välistä siirtyny h</vt:lpstr>
      <vt:lpstr>        Vokaalinvaihettelu suffiksin i:n eđelä</vt:lpstr>
      <vt:lpstr>        ti &gt; si –muutos</vt:lpstr>
      <vt:lpstr>        Vaihettelu -n : -me-, -n : -mpA- : -m(m)A-</vt:lpstr>
      <vt:lpstr>    Äänenvaihettelluu kirjakielen eri variantiitten välissä</vt:lpstr>
      <vt:lpstr>        ee ~ eA ~ iA -vaihettelu ja vokaaliitten oikeneminen</vt:lpstr>
      <vt:lpstr>        Sananloppuinen t</vt:lpstr>
      <vt:lpstr>        Derivasuunisuffiksiitten i</vt:lpstr>
      <vt:lpstr>Syntaksii</vt:lpstr>
      <vt:lpstr>    Syntakti ja syntaktityypit</vt:lpstr>
      <vt:lpstr>    Suorat syntaktityypit</vt:lpstr>
      <vt:lpstr>        Paikka-syntakti</vt:lpstr>
      <vt:lpstr>        Liiket </vt:lpstr>
      <vt:lpstr>        Eksistensi </vt:lpstr>
      <vt:lpstr>        Omistus </vt:lpstr>
      <vt:lpstr>        Predikasuuni-syntaktit</vt:lpstr>
    </vt:vector>
  </TitlesOfParts>
  <Company/>
  <LinksUpToDate>false</LinksUpToDate>
  <CharactersWithSpaces>614022</CharactersWithSpaces>
  <SharedDoc>false</SharedDoc>
  <HLinks>
    <vt:vector size="618" baseType="variant">
      <vt:variant>
        <vt:i4>15007749</vt:i4>
      </vt:variant>
      <vt:variant>
        <vt:i4>723</vt:i4>
      </vt:variant>
      <vt:variant>
        <vt:i4>0</vt:i4>
      </vt:variant>
      <vt:variant>
        <vt:i4>5</vt:i4>
      </vt:variant>
      <vt:variant>
        <vt:lpwstr/>
      </vt:variant>
      <vt:variant>
        <vt:lpwstr>_7.3._Kysymäpronominit_1</vt:lpwstr>
      </vt:variant>
      <vt:variant>
        <vt:i4>458867</vt:i4>
      </vt:variant>
      <vt:variant>
        <vt:i4>720</vt:i4>
      </vt:variant>
      <vt:variant>
        <vt:i4>0</vt:i4>
      </vt:variant>
      <vt:variant>
        <vt:i4>5</vt:i4>
      </vt:variant>
      <vt:variant>
        <vt:lpwstr/>
      </vt:variant>
      <vt:variant>
        <vt:lpwstr>nominiittentaivutustyypit</vt:lpwstr>
      </vt:variant>
      <vt:variant>
        <vt:i4>1638425</vt:i4>
      </vt:variant>
      <vt:variant>
        <vt:i4>717</vt:i4>
      </vt:variant>
      <vt:variant>
        <vt:i4>0</vt:i4>
      </vt:variant>
      <vt:variant>
        <vt:i4>5</vt:i4>
      </vt:variant>
      <vt:variant>
        <vt:lpwstr/>
      </vt:variant>
      <vt:variant>
        <vt:lpwstr>morfeemittenoorninki</vt:lpwstr>
      </vt:variant>
      <vt:variant>
        <vt:i4>6684733</vt:i4>
      </vt:variant>
      <vt:variant>
        <vt:i4>714</vt:i4>
      </vt:variant>
      <vt:variant>
        <vt:i4>0</vt:i4>
      </vt:variant>
      <vt:variant>
        <vt:i4>5</vt:i4>
      </vt:variant>
      <vt:variant>
        <vt:lpwstr>https://sui.csc.fi/applications/dma/cgi-bin/dma2.cgi?id=222607&amp;mode=1a</vt:lpwstr>
      </vt:variant>
      <vt:variant>
        <vt:lpwstr/>
      </vt:variant>
      <vt:variant>
        <vt:i4>7143480</vt:i4>
      </vt:variant>
      <vt:variant>
        <vt:i4>711</vt:i4>
      </vt:variant>
      <vt:variant>
        <vt:i4>0</vt:i4>
      </vt:variant>
      <vt:variant>
        <vt:i4>5</vt:i4>
      </vt:variant>
      <vt:variant>
        <vt:lpwstr>https://sui.csc.fi/applications/dma/cgi-bin/dma2.cgi?id=221862&amp;mode=1a</vt:lpwstr>
      </vt:variant>
      <vt:variant>
        <vt:lpwstr/>
      </vt:variant>
      <vt:variant>
        <vt:i4>5374024</vt:i4>
      </vt:variant>
      <vt:variant>
        <vt:i4>708</vt:i4>
      </vt:variant>
      <vt:variant>
        <vt:i4>0</vt:i4>
      </vt:variant>
      <vt:variant>
        <vt:i4>5</vt:i4>
      </vt:variant>
      <vt:variant>
        <vt:lpwstr/>
      </vt:variant>
      <vt:variant>
        <vt:lpwstr>_2.4.4._Kongruenssi_1</vt:lpwstr>
      </vt:variant>
      <vt:variant>
        <vt:i4>4128888</vt:i4>
      </vt:variant>
      <vt:variant>
        <vt:i4>705</vt:i4>
      </vt:variant>
      <vt:variant>
        <vt:i4>0</vt:i4>
      </vt:variant>
      <vt:variant>
        <vt:i4>5</vt:i4>
      </vt:variant>
      <vt:variant>
        <vt:lpwstr/>
      </vt:variant>
      <vt:variant>
        <vt:lpwstr>_6.4._Pluraalinen_nominitaivutus_1</vt:lpwstr>
      </vt:variant>
      <vt:variant>
        <vt:i4>1638422</vt:i4>
      </vt:variant>
      <vt:variant>
        <vt:i4>702</vt:i4>
      </vt:variant>
      <vt:variant>
        <vt:i4>0</vt:i4>
      </vt:variant>
      <vt:variant>
        <vt:i4>5</vt:i4>
      </vt:variant>
      <vt:variant>
        <vt:lpwstr/>
      </vt:variant>
      <vt:variant>
        <vt:lpwstr>_6.3._Kaasukset_1</vt:lpwstr>
      </vt:variant>
      <vt:variant>
        <vt:i4>3604530</vt:i4>
      </vt:variant>
      <vt:variant>
        <vt:i4>699</vt:i4>
      </vt:variant>
      <vt:variant>
        <vt:i4>0</vt:i4>
      </vt:variant>
      <vt:variant>
        <vt:i4>5</vt:i4>
      </vt:variant>
      <vt:variant>
        <vt:lpwstr/>
      </vt:variant>
      <vt:variant>
        <vt:lpwstr>_8.2._Ordinaalit</vt:lpwstr>
      </vt:variant>
      <vt:variant>
        <vt:i4>13893722</vt:i4>
      </vt:variant>
      <vt:variant>
        <vt:i4>696</vt:i4>
      </vt:variant>
      <vt:variant>
        <vt:i4>0</vt:i4>
      </vt:variant>
      <vt:variant>
        <vt:i4>5</vt:i4>
      </vt:variant>
      <vt:variant>
        <vt:lpwstr/>
      </vt:variant>
      <vt:variant>
        <vt:lpwstr>_7.3._Kysymäpronominit</vt:lpwstr>
      </vt:variant>
      <vt:variant>
        <vt:i4>7929862</vt:i4>
      </vt:variant>
      <vt:variant>
        <vt:i4>693</vt:i4>
      </vt:variant>
      <vt:variant>
        <vt:i4>0</vt:i4>
      </vt:variant>
      <vt:variant>
        <vt:i4>5</vt:i4>
      </vt:variant>
      <vt:variant>
        <vt:lpwstr/>
      </vt:variant>
      <vt:variant>
        <vt:lpwstr>kysymys</vt:lpwstr>
      </vt:variant>
      <vt:variant>
        <vt:i4>7077945</vt:i4>
      </vt:variant>
      <vt:variant>
        <vt:i4>690</vt:i4>
      </vt:variant>
      <vt:variant>
        <vt:i4>0</vt:i4>
      </vt:variant>
      <vt:variant>
        <vt:i4>5</vt:i4>
      </vt:variant>
      <vt:variant>
        <vt:lpwstr/>
      </vt:variant>
      <vt:variant>
        <vt:lpwstr>_3.3._Vokaalinvaihettelu_suffiksin_3</vt:lpwstr>
      </vt:variant>
      <vt:variant>
        <vt:i4>6946873</vt:i4>
      </vt:variant>
      <vt:variant>
        <vt:i4>687</vt:i4>
      </vt:variant>
      <vt:variant>
        <vt:i4>0</vt:i4>
      </vt:variant>
      <vt:variant>
        <vt:i4>5</vt:i4>
      </vt:variant>
      <vt:variant>
        <vt:lpwstr/>
      </vt:variant>
      <vt:variant>
        <vt:lpwstr>_3.3._Vokaalinvaihettelu_suffiksin_5</vt:lpwstr>
      </vt:variant>
      <vt:variant>
        <vt:i4>6422627</vt:i4>
      </vt:variant>
      <vt:variant>
        <vt:i4>684</vt:i4>
      </vt:variant>
      <vt:variant>
        <vt:i4>0</vt:i4>
      </vt:variant>
      <vt:variant>
        <vt:i4>5</vt:i4>
      </vt:variant>
      <vt:variant>
        <vt:lpwstr/>
      </vt:variant>
      <vt:variant>
        <vt:lpwstr>haisseepahalta</vt:lpwstr>
      </vt:variant>
      <vt:variant>
        <vt:i4>1572963</vt:i4>
      </vt:variant>
      <vt:variant>
        <vt:i4>681</vt:i4>
      </vt:variant>
      <vt:variant>
        <vt:i4>0</vt:i4>
      </vt:variant>
      <vt:variant>
        <vt:i4>5</vt:i4>
      </vt:variant>
      <vt:variant>
        <vt:lpwstr/>
      </vt:variant>
      <vt:variant>
        <vt:lpwstr>tullajoku</vt:lpwstr>
      </vt:variant>
      <vt:variant>
        <vt:i4>7602275</vt:i4>
      </vt:variant>
      <vt:variant>
        <vt:i4>678</vt:i4>
      </vt:variant>
      <vt:variant>
        <vt:i4>0</vt:i4>
      </vt:variant>
      <vt:variant>
        <vt:i4>5</vt:i4>
      </vt:variant>
      <vt:variant>
        <vt:lpwstr/>
      </vt:variant>
      <vt:variant>
        <vt:lpwstr>Habitattii</vt:lpwstr>
      </vt:variant>
      <vt:variant>
        <vt:i4>7274607</vt:i4>
      </vt:variant>
      <vt:variant>
        <vt:i4>675</vt:i4>
      </vt:variant>
      <vt:variant>
        <vt:i4>0</vt:i4>
      </vt:variant>
      <vt:variant>
        <vt:i4>5</vt:i4>
      </vt:variant>
      <vt:variant>
        <vt:lpwstr/>
      </vt:variant>
      <vt:variant>
        <vt:lpwstr>_4.2.1.3._Omistus_1</vt:lpwstr>
      </vt:variant>
      <vt:variant>
        <vt:i4>15925251</vt:i4>
      </vt:variant>
      <vt:variant>
        <vt:i4>672</vt:i4>
      </vt:variant>
      <vt:variant>
        <vt:i4>0</vt:i4>
      </vt:variant>
      <vt:variant>
        <vt:i4>5</vt:i4>
      </vt:variant>
      <vt:variant>
        <vt:lpwstr/>
      </vt:variant>
      <vt:variant>
        <vt:lpwstr>siirtäminen</vt:lpwstr>
      </vt:variant>
      <vt:variant>
        <vt:i4>7209079</vt:i4>
      </vt:variant>
      <vt:variant>
        <vt:i4>669</vt:i4>
      </vt:variant>
      <vt:variant>
        <vt:i4>0</vt:i4>
      </vt:variant>
      <vt:variant>
        <vt:i4>5</vt:i4>
      </vt:variant>
      <vt:variant>
        <vt:lpwstr/>
      </vt:variant>
      <vt:variant>
        <vt:lpwstr>_4.2.1.2._Eksistenssi_2</vt:lpwstr>
      </vt:variant>
      <vt:variant>
        <vt:i4>7209076</vt:i4>
      </vt:variant>
      <vt:variant>
        <vt:i4>666</vt:i4>
      </vt:variant>
      <vt:variant>
        <vt:i4>0</vt:i4>
      </vt:variant>
      <vt:variant>
        <vt:i4>5</vt:i4>
      </vt:variant>
      <vt:variant>
        <vt:lpwstr/>
      </vt:variant>
      <vt:variant>
        <vt:lpwstr>_4.2.1.2._Eksistenssi_1</vt:lpwstr>
      </vt:variant>
      <vt:variant>
        <vt:i4>8060954</vt:i4>
      </vt:variant>
      <vt:variant>
        <vt:i4>663</vt:i4>
      </vt:variant>
      <vt:variant>
        <vt:i4>0</vt:i4>
      </vt:variant>
      <vt:variant>
        <vt:i4>5</vt:i4>
      </vt:variant>
      <vt:variant>
        <vt:lpwstr/>
      </vt:variant>
      <vt:variant>
        <vt:lpwstr>_4.2.1.1._Lokattii_1</vt:lpwstr>
      </vt:variant>
      <vt:variant>
        <vt:i4>15925251</vt:i4>
      </vt:variant>
      <vt:variant>
        <vt:i4>660</vt:i4>
      </vt:variant>
      <vt:variant>
        <vt:i4>0</vt:i4>
      </vt:variant>
      <vt:variant>
        <vt:i4>5</vt:i4>
      </vt:variant>
      <vt:variant>
        <vt:lpwstr/>
      </vt:variant>
      <vt:variant>
        <vt:lpwstr>siirtäminen</vt:lpwstr>
      </vt:variant>
      <vt:variant>
        <vt:i4>196622</vt:i4>
      </vt:variant>
      <vt:variant>
        <vt:i4>657</vt:i4>
      </vt:variant>
      <vt:variant>
        <vt:i4>0</vt:i4>
      </vt:variant>
      <vt:variant>
        <vt:i4>5</vt:i4>
      </vt:variant>
      <vt:variant>
        <vt:lpwstr/>
      </vt:variant>
      <vt:variant>
        <vt:lpwstr>_4.2.1.6._Liike_1</vt:lpwstr>
      </vt:variant>
      <vt:variant>
        <vt:i4>524384</vt:i4>
      </vt:variant>
      <vt:variant>
        <vt:i4>654</vt:i4>
      </vt:variant>
      <vt:variant>
        <vt:i4>0</vt:i4>
      </vt:variant>
      <vt:variant>
        <vt:i4>5</vt:i4>
      </vt:variant>
      <vt:variant>
        <vt:lpwstr/>
      </vt:variant>
      <vt:variant>
        <vt:lpwstr>raamiadverbiaalit</vt:lpwstr>
      </vt:variant>
      <vt:variant>
        <vt:i4>6422651</vt:i4>
      </vt:variant>
      <vt:variant>
        <vt:i4>651</vt:i4>
      </vt:variant>
      <vt:variant>
        <vt:i4>0</vt:i4>
      </vt:variant>
      <vt:variant>
        <vt:i4>5</vt:i4>
      </vt:variant>
      <vt:variant>
        <vt:lpwstr/>
      </vt:variant>
      <vt:variant>
        <vt:lpwstr>Arvelu</vt:lpwstr>
      </vt:variant>
      <vt:variant>
        <vt:i4>7864435</vt:i4>
      </vt:variant>
      <vt:variant>
        <vt:i4>648</vt:i4>
      </vt:variant>
      <vt:variant>
        <vt:i4>0</vt:i4>
      </vt:variant>
      <vt:variant>
        <vt:i4>5</vt:i4>
      </vt:variant>
      <vt:variant>
        <vt:lpwstr/>
      </vt:variant>
      <vt:variant>
        <vt:lpwstr>tullajoksikityyppi</vt:lpwstr>
      </vt:variant>
      <vt:variant>
        <vt:i4>10485908</vt:i4>
      </vt:variant>
      <vt:variant>
        <vt:i4>645</vt:i4>
      </vt:variant>
      <vt:variant>
        <vt:i4>0</vt:i4>
      </vt:variant>
      <vt:variant>
        <vt:i4>5</vt:i4>
      </vt:variant>
      <vt:variant>
        <vt:lpwstr/>
      </vt:variant>
      <vt:variant>
        <vt:lpwstr>_3.2._Äänelisten_konsonantiitten</vt:lpwstr>
      </vt:variant>
      <vt:variant>
        <vt:i4>6422651</vt:i4>
      </vt:variant>
      <vt:variant>
        <vt:i4>642</vt:i4>
      </vt:variant>
      <vt:variant>
        <vt:i4>0</vt:i4>
      </vt:variant>
      <vt:variant>
        <vt:i4>5</vt:i4>
      </vt:variant>
      <vt:variant>
        <vt:lpwstr/>
      </vt:variant>
      <vt:variant>
        <vt:lpwstr>Arvelu</vt:lpwstr>
      </vt:variant>
      <vt:variant>
        <vt:i4>524384</vt:i4>
      </vt:variant>
      <vt:variant>
        <vt:i4>639</vt:i4>
      </vt:variant>
      <vt:variant>
        <vt:i4>0</vt:i4>
      </vt:variant>
      <vt:variant>
        <vt:i4>5</vt:i4>
      </vt:variant>
      <vt:variant>
        <vt:lpwstr/>
      </vt:variant>
      <vt:variant>
        <vt:lpwstr>raamiadverbiaalit</vt:lpwstr>
      </vt:variant>
      <vt:variant>
        <vt:i4>2752584</vt:i4>
      </vt:variant>
      <vt:variant>
        <vt:i4>636</vt:i4>
      </vt:variant>
      <vt:variant>
        <vt:i4>0</vt:i4>
      </vt:variant>
      <vt:variant>
        <vt:i4>5</vt:i4>
      </vt:variant>
      <vt:variant>
        <vt:lpwstr/>
      </vt:variant>
      <vt:variant>
        <vt:lpwstr>_4.2.2.1._Emottii</vt:lpwstr>
      </vt:variant>
      <vt:variant>
        <vt:i4>7077974</vt:i4>
      </vt:variant>
      <vt:variant>
        <vt:i4>633</vt:i4>
      </vt:variant>
      <vt:variant>
        <vt:i4>0</vt:i4>
      </vt:variant>
      <vt:variant>
        <vt:i4>5</vt:i4>
      </vt:variant>
      <vt:variant>
        <vt:lpwstr/>
      </vt:variant>
      <vt:variant>
        <vt:lpwstr>_4.2.1.7._Kolmen_komplementin_1</vt:lpwstr>
      </vt:variant>
      <vt:variant>
        <vt:i4>6684703</vt:i4>
      </vt:variant>
      <vt:variant>
        <vt:i4>630</vt:i4>
      </vt:variant>
      <vt:variant>
        <vt:i4>0</vt:i4>
      </vt:variant>
      <vt:variant>
        <vt:i4>5</vt:i4>
      </vt:variant>
      <vt:variant>
        <vt:lpwstr/>
      </vt:variant>
      <vt:variant>
        <vt:lpwstr>_4.2.1.5._Teko_1</vt:lpwstr>
      </vt:variant>
      <vt:variant>
        <vt:i4>3211333</vt:i4>
      </vt:variant>
      <vt:variant>
        <vt:i4>627</vt:i4>
      </vt:variant>
      <vt:variant>
        <vt:i4>0</vt:i4>
      </vt:variant>
      <vt:variant>
        <vt:i4>5</vt:i4>
      </vt:variant>
      <vt:variant>
        <vt:lpwstr/>
      </vt:variant>
      <vt:variant>
        <vt:lpwstr>_4.2.1.2._Eksistenssi</vt:lpwstr>
      </vt:variant>
      <vt:variant>
        <vt:i4>15925251</vt:i4>
      </vt:variant>
      <vt:variant>
        <vt:i4>624</vt:i4>
      </vt:variant>
      <vt:variant>
        <vt:i4>0</vt:i4>
      </vt:variant>
      <vt:variant>
        <vt:i4>5</vt:i4>
      </vt:variant>
      <vt:variant>
        <vt:lpwstr/>
      </vt:variant>
      <vt:variant>
        <vt:lpwstr>siirtäminen</vt:lpwstr>
      </vt:variant>
      <vt:variant>
        <vt:i4>7602275</vt:i4>
      </vt:variant>
      <vt:variant>
        <vt:i4>621</vt:i4>
      </vt:variant>
      <vt:variant>
        <vt:i4>0</vt:i4>
      </vt:variant>
      <vt:variant>
        <vt:i4>5</vt:i4>
      </vt:variant>
      <vt:variant>
        <vt:lpwstr/>
      </vt:variant>
      <vt:variant>
        <vt:lpwstr>Habitattii</vt:lpwstr>
      </vt:variant>
      <vt:variant>
        <vt:i4>5701696</vt:i4>
      </vt:variant>
      <vt:variant>
        <vt:i4>618</vt:i4>
      </vt:variant>
      <vt:variant>
        <vt:i4>0</vt:i4>
      </vt:variant>
      <vt:variant>
        <vt:i4>5</vt:i4>
      </vt:variant>
      <vt:variant>
        <vt:lpwstr/>
      </vt:variant>
      <vt:variant>
        <vt:lpwstr>_4.2.1.5._Teko</vt:lpwstr>
      </vt:variant>
      <vt:variant>
        <vt:i4>1900660</vt:i4>
      </vt:variant>
      <vt:variant>
        <vt:i4>615</vt:i4>
      </vt:variant>
      <vt:variant>
        <vt:i4>0</vt:i4>
      </vt:variant>
      <vt:variant>
        <vt:i4>5</vt:i4>
      </vt:variant>
      <vt:variant>
        <vt:lpwstr/>
      </vt:variant>
      <vt:variant>
        <vt:lpwstr>genetiivipredikatiivi</vt:lpwstr>
      </vt:variant>
      <vt:variant>
        <vt:i4>24510567</vt:i4>
      </vt:variant>
      <vt:variant>
        <vt:i4>612</vt:i4>
      </vt:variant>
      <vt:variant>
        <vt:i4>0</vt:i4>
      </vt:variant>
      <vt:variant>
        <vt:i4>5</vt:i4>
      </vt:variant>
      <vt:variant>
        <vt:lpwstr/>
      </vt:variant>
      <vt:variant>
        <vt:lpwstr>omituisuuđennimet</vt:lpwstr>
      </vt:variant>
      <vt:variant>
        <vt:i4>983073</vt:i4>
      </vt:variant>
      <vt:variant>
        <vt:i4>609</vt:i4>
      </vt:variant>
      <vt:variant>
        <vt:i4>0</vt:i4>
      </vt:variant>
      <vt:variant>
        <vt:i4>5</vt:i4>
      </vt:variant>
      <vt:variant>
        <vt:lpwstr/>
      </vt:variant>
      <vt:variant>
        <vt:lpwstr>_5.6.4._Partisiipin_perfektin_1</vt:lpwstr>
      </vt:variant>
      <vt:variant>
        <vt:i4>5111878</vt:i4>
      </vt:variant>
      <vt:variant>
        <vt:i4>606</vt:i4>
      </vt:variant>
      <vt:variant>
        <vt:i4>0</vt:i4>
      </vt:variant>
      <vt:variant>
        <vt:i4>5</vt:i4>
      </vt:variant>
      <vt:variant>
        <vt:lpwstr/>
      </vt:variant>
      <vt:variant>
        <vt:lpwstr>_9.1.1.1._Komparatiivi</vt:lpwstr>
      </vt:variant>
      <vt:variant>
        <vt:i4>7929856</vt:i4>
      </vt:variant>
      <vt:variant>
        <vt:i4>603</vt:i4>
      </vt:variant>
      <vt:variant>
        <vt:i4>0</vt:i4>
      </vt:variant>
      <vt:variant>
        <vt:i4>5</vt:i4>
      </vt:variant>
      <vt:variant>
        <vt:lpwstr/>
      </vt:variant>
      <vt:variant>
        <vt:lpwstr>_3.1._Graadivaihettelu_3</vt:lpwstr>
      </vt:variant>
      <vt:variant>
        <vt:i4>3997739</vt:i4>
      </vt:variant>
      <vt:variant>
        <vt:i4>600</vt:i4>
      </vt:variant>
      <vt:variant>
        <vt:i4>0</vt:i4>
      </vt:variant>
      <vt:variant>
        <vt:i4>5</vt:i4>
      </vt:variant>
      <vt:variant>
        <vt:lpwstr/>
      </vt:variant>
      <vt:variant>
        <vt:lpwstr>_3.4._ti_&gt;_2</vt:lpwstr>
      </vt:variant>
      <vt:variant>
        <vt:i4>7340064</vt:i4>
      </vt:variant>
      <vt:variant>
        <vt:i4>597</vt:i4>
      </vt:variant>
      <vt:variant>
        <vt:i4>0</vt:i4>
      </vt:variant>
      <vt:variant>
        <vt:i4>5</vt:i4>
      </vt:variant>
      <vt:variant>
        <vt:lpwstr/>
      </vt:variant>
      <vt:variant>
        <vt:lpwstr>_2.3.2._Sanan_rangat_1</vt:lpwstr>
      </vt:variant>
      <vt:variant>
        <vt:i4>7143481</vt:i4>
      </vt:variant>
      <vt:variant>
        <vt:i4>594</vt:i4>
      </vt:variant>
      <vt:variant>
        <vt:i4>0</vt:i4>
      </vt:variant>
      <vt:variant>
        <vt:i4>5</vt:i4>
      </vt:variant>
      <vt:variant>
        <vt:lpwstr/>
      </vt:variant>
      <vt:variant>
        <vt:lpwstr>_3.3._Vokaalinvaihettelu_suffiksin_2</vt:lpwstr>
      </vt:variant>
      <vt:variant>
        <vt:i4>7929965</vt:i4>
      </vt:variant>
      <vt:variant>
        <vt:i4>591</vt:i4>
      </vt:variant>
      <vt:variant>
        <vt:i4>0</vt:i4>
      </vt:variant>
      <vt:variant>
        <vt:i4>5</vt:i4>
      </vt:variant>
      <vt:variant>
        <vt:lpwstr/>
      </vt:variant>
      <vt:variant>
        <vt:lpwstr>Adjattrkongruenssi</vt:lpwstr>
      </vt:variant>
      <vt:variant>
        <vt:i4>6881394</vt:i4>
      </vt:variant>
      <vt:variant>
        <vt:i4>588</vt:i4>
      </vt:variant>
      <vt:variant>
        <vt:i4>0</vt:i4>
      </vt:variant>
      <vt:variant>
        <vt:i4>5</vt:i4>
      </vt:variant>
      <vt:variant>
        <vt:lpwstr/>
      </vt:variant>
      <vt:variant>
        <vt:lpwstr>_4.2._Syntaktityyppii_1</vt:lpwstr>
      </vt:variant>
      <vt:variant>
        <vt:i4>7012409</vt:i4>
      </vt:variant>
      <vt:variant>
        <vt:i4>585</vt:i4>
      </vt:variant>
      <vt:variant>
        <vt:i4>0</vt:i4>
      </vt:variant>
      <vt:variant>
        <vt:i4>5</vt:i4>
      </vt:variant>
      <vt:variant>
        <vt:lpwstr/>
      </vt:variant>
      <vt:variant>
        <vt:lpwstr>_3.3._Vokaalinvaihettelu_suffiksin_4</vt:lpwstr>
      </vt:variant>
      <vt:variant>
        <vt:i4>393237</vt:i4>
      </vt:variant>
      <vt:variant>
        <vt:i4>582</vt:i4>
      </vt:variant>
      <vt:variant>
        <vt:i4>0</vt:i4>
      </vt:variant>
      <vt:variant>
        <vt:i4>5</vt:i4>
      </vt:variant>
      <vt:variant>
        <vt:lpwstr/>
      </vt:variant>
      <vt:variant>
        <vt:lpwstr>passiivirangasta</vt:lpwstr>
      </vt:variant>
      <vt:variant>
        <vt:i4>8257546</vt:i4>
      </vt:variant>
      <vt:variant>
        <vt:i4>579</vt:i4>
      </vt:variant>
      <vt:variant>
        <vt:i4>0</vt:i4>
      </vt:variant>
      <vt:variant>
        <vt:i4>5</vt:i4>
      </vt:variant>
      <vt:variant>
        <vt:lpwstr/>
      </vt:variant>
      <vt:variant>
        <vt:lpwstr>aktiivinpartisiipinperf</vt:lpwstr>
      </vt:variant>
      <vt:variant>
        <vt:i4>5242896</vt:i4>
      </vt:variant>
      <vt:variant>
        <vt:i4>576</vt:i4>
      </vt:variant>
      <vt:variant>
        <vt:i4>0</vt:i4>
      </vt:variant>
      <vt:variant>
        <vt:i4>5</vt:i4>
      </vt:variant>
      <vt:variant>
        <vt:lpwstr/>
      </vt:variant>
      <vt:variant>
        <vt:lpwstr>_5.6.4._Partisiipin_perfektin</vt:lpwstr>
      </vt:variant>
      <vt:variant>
        <vt:i4>7667731</vt:i4>
      </vt:variant>
      <vt:variant>
        <vt:i4>573</vt:i4>
      </vt:variant>
      <vt:variant>
        <vt:i4>0</vt:i4>
      </vt:variant>
      <vt:variant>
        <vt:i4>5</vt:i4>
      </vt:variant>
      <vt:variant>
        <vt:lpwstr/>
      </vt:variant>
      <vt:variant>
        <vt:lpwstr>Pluraalintoisenpersoonanimperatiivi</vt:lpwstr>
      </vt:variant>
      <vt:variant>
        <vt:i4>6029375</vt:i4>
      </vt:variant>
      <vt:variant>
        <vt:i4>570</vt:i4>
      </vt:variant>
      <vt:variant>
        <vt:i4>0</vt:i4>
      </vt:variant>
      <vt:variant>
        <vt:i4>5</vt:i4>
      </vt:variant>
      <vt:variant>
        <vt:lpwstr/>
      </vt:variant>
      <vt:variant>
        <vt:lpwstr>_4.2.1.6._Liike</vt:lpwstr>
      </vt:variant>
      <vt:variant>
        <vt:i4>4849733</vt:i4>
      </vt:variant>
      <vt:variant>
        <vt:i4>567</vt:i4>
      </vt:variant>
      <vt:variant>
        <vt:i4>0</vt:i4>
      </vt:variant>
      <vt:variant>
        <vt:i4>5</vt:i4>
      </vt:variant>
      <vt:variant>
        <vt:lpwstr/>
      </vt:variant>
      <vt:variant>
        <vt:lpwstr>_4.2.1.1._Lokattii</vt:lpwstr>
      </vt:variant>
      <vt:variant>
        <vt:i4>1900647</vt:i4>
      </vt:variant>
      <vt:variant>
        <vt:i4>564</vt:i4>
      </vt:variant>
      <vt:variant>
        <vt:i4>0</vt:i4>
      </vt:variant>
      <vt:variant>
        <vt:i4>5</vt:i4>
      </vt:variant>
      <vt:variant>
        <vt:lpwstr/>
      </vt:variant>
      <vt:variant>
        <vt:lpwstr>Modverbikolmasinf</vt:lpwstr>
      </vt:variant>
      <vt:variant>
        <vt:i4>4325402</vt:i4>
      </vt:variant>
      <vt:variant>
        <vt:i4>561</vt:i4>
      </vt:variant>
      <vt:variant>
        <vt:i4>0</vt:i4>
      </vt:variant>
      <vt:variant>
        <vt:i4>5</vt:i4>
      </vt:variant>
      <vt:variant>
        <vt:lpwstr/>
      </vt:variant>
      <vt:variant>
        <vt:lpwstr>_4.2.3._Modaaliset_syntaktit_1</vt:lpwstr>
      </vt:variant>
      <vt:variant>
        <vt:i4>6225929</vt:i4>
      </vt:variant>
      <vt:variant>
        <vt:i4>558</vt:i4>
      </vt:variant>
      <vt:variant>
        <vt:i4>0</vt:i4>
      </vt:variant>
      <vt:variant>
        <vt:i4>5</vt:i4>
      </vt:variant>
      <vt:variant>
        <vt:lpwstr/>
      </vt:variant>
      <vt:variant>
        <vt:lpwstr>_4.2.2._Referatiiviset_syntaktit_1</vt:lpwstr>
      </vt:variant>
      <vt:variant>
        <vt:i4>393237</vt:i4>
      </vt:variant>
      <vt:variant>
        <vt:i4>555</vt:i4>
      </vt:variant>
      <vt:variant>
        <vt:i4>0</vt:i4>
      </vt:variant>
      <vt:variant>
        <vt:i4>5</vt:i4>
      </vt:variant>
      <vt:variant>
        <vt:lpwstr/>
      </vt:variant>
      <vt:variant>
        <vt:lpwstr>passiivirangasta</vt:lpwstr>
      </vt:variant>
      <vt:variant>
        <vt:i4>6422649</vt:i4>
      </vt:variant>
      <vt:variant>
        <vt:i4>552</vt:i4>
      </vt:variant>
      <vt:variant>
        <vt:i4>0</vt:i4>
      </vt:variant>
      <vt:variant>
        <vt:i4>5</vt:i4>
      </vt:variant>
      <vt:variant>
        <vt:lpwstr/>
      </vt:variant>
      <vt:variant>
        <vt:lpwstr>_5.11.1.3._Kolmas_infinitiivi</vt:lpwstr>
      </vt:variant>
      <vt:variant>
        <vt:i4>1310919</vt:i4>
      </vt:variant>
      <vt:variant>
        <vt:i4>549</vt:i4>
      </vt:variant>
      <vt:variant>
        <vt:i4>0</vt:i4>
      </vt:variant>
      <vt:variant>
        <vt:i4>5</vt:i4>
      </vt:variant>
      <vt:variant>
        <vt:lpwstr/>
      </vt:variant>
      <vt:variant>
        <vt:lpwstr>_5.5.2._Kielttäävä_preesens</vt:lpwstr>
      </vt:variant>
      <vt:variant>
        <vt:i4>4063247</vt:i4>
      </vt:variant>
      <vt:variant>
        <vt:i4>546</vt:i4>
      </vt:variant>
      <vt:variant>
        <vt:i4>0</vt:i4>
      </vt:variant>
      <vt:variant>
        <vt:i4>5</vt:i4>
      </vt:variant>
      <vt:variant>
        <vt:lpwstr/>
      </vt:variant>
      <vt:variant>
        <vt:lpwstr>_5.6.4.1._Partisiipin_perfektin_1</vt:lpwstr>
      </vt:variant>
      <vt:variant>
        <vt:i4>393237</vt:i4>
      </vt:variant>
      <vt:variant>
        <vt:i4>543</vt:i4>
      </vt:variant>
      <vt:variant>
        <vt:i4>0</vt:i4>
      </vt:variant>
      <vt:variant>
        <vt:i4>5</vt:i4>
      </vt:variant>
      <vt:variant>
        <vt:lpwstr/>
      </vt:variant>
      <vt:variant>
        <vt:lpwstr>passiivirangasta</vt:lpwstr>
      </vt:variant>
      <vt:variant>
        <vt:i4>196681</vt:i4>
      </vt:variant>
      <vt:variant>
        <vt:i4>540</vt:i4>
      </vt:variant>
      <vt:variant>
        <vt:i4>0</vt:i4>
      </vt:variant>
      <vt:variant>
        <vt:i4>5</vt:i4>
      </vt:variant>
      <vt:variant>
        <vt:lpwstr/>
      </vt:variant>
      <vt:variant>
        <vt:lpwstr>_5.6.1._Preteritin_graadivaihettelu</vt:lpwstr>
      </vt:variant>
      <vt:variant>
        <vt:i4>7209017</vt:i4>
      </vt:variant>
      <vt:variant>
        <vt:i4>537</vt:i4>
      </vt:variant>
      <vt:variant>
        <vt:i4>0</vt:i4>
      </vt:variant>
      <vt:variant>
        <vt:i4>5</vt:i4>
      </vt:variant>
      <vt:variant>
        <vt:lpwstr/>
      </vt:variant>
      <vt:variant>
        <vt:lpwstr>_3.3._Vokaalinvaihettelu_suffiksin_1</vt:lpwstr>
      </vt:variant>
      <vt:variant>
        <vt:i4>852013</vt:i4>
      </vt:variant>
      <vt:variant>
        <vt:i4>534</vt:i4>
      </vt:variant>
      <vt:variant>
        <vt:i4>0</vt:i4>
      </vt:variant>
      <vt:variant>
        <vt:i4>5</vt:i4>
      </vt:variant>
      <vt:variant>
        <vt:lpwstr/>
      </vt:variant>
      <vt:variant>
        <vt:lpwstr>_5.2._Kainun_kielen_1</vt:lpwstr>
      </vt:variant>
      <vt:variant>
        <vt:i4>4784145</vt:i4>
      </vt:variant>
      <vt:variant>
        <vt:i4>531</vt:i4>
      </vt:variant>
      <vt:variant>
        <vt:i4>0</vt:i4>
      </vt:variant>
      <vt:variant>
        <vt:i4>5</vt:i4>
      </vt:variant>
      <vt:variant>
        <vt:lpwstr/>
      </vt:variant>
      <vt:variant>
        <vt:lpwstr>_Myönttäävä_perfekti_ja</vt:lpwstr>
      </vt:variant>
      <vt:variant>
        <vt:i4>262246</vt:i4>
      </vt:variant>
      <vt:variant>
        <vt:i4>528</vt:i4>
      </vt:variant>
      <vt:variant>
        <vt:i4>0</vt:i4>
      </vt:variant>
      <vt:variant>
        <vt:i4>5</vt:i4>
      </vt:variant>
      <vt:variant>
        <vt:lpwstr/>
      </vt:variant>
      <vt:variant>
        <vt:lpwstr>Ollaverbinkongruenssi</vt:lpwstr>
      </vt:variant>
      <vt:variant>
        <vt:i4>7208979</vt:i4>
      </vt:variant>
      <vt:variant>
        <vt:i4>525</vt:i4>
      </vt:variant>
      <vt:variant>
        <vt:i4>0</vt:i4>
      </vt:variant>
      <vt:variant>
        <vt:i4>5</vt:i4>
      </vt:variant>
      <vt:variant>
        <vt:lpwstr/>
      </vt:variant>
      <vt:variant>
        <vt:lpwstr>ollaverbinranka</vt:lpwstr>
      </vt:variant>
      <vt:variant>
        <vt:i4>6357054</vt:i4>
      </vt:variant>
      <vt:variant>
        <vt:i4>522</vt:i4>
      </vt:variant>
      <vt:variant>
        <vt:i4>0</vt:i4>
      </vt:variant>
      <vt:variant>
        <vt:i4>5</vt:i4>
      </vt:variant>
      <vt:variant>
        <vt:lpwstr/>
      </vt:variant>
      <vt:variant>
        <vt:lpwstr>_5.6.4.1._Partisiipin_perfektin</vt:lpwstr>
      </vt:variant>
      <vt:variant>
        <vt:i4>131147</vt:i4>
      </vt:variant>
      <vt:variant>
        <vt:i4>519</vt:i4>
      </vt:variant>
      <vt:variant>
        <vt:i4>0</vt:i4>
      </vt:variant>
      <vt:variant>
        <vt:i4>5</vt:i4>
      </vt:variant>
      <vt:variant>
        <vt:lpwstr/>
      </vt:variant>
      <vt:variant>
        <vt:lpwstr>_5.11.2._Partisiipit</vt:lpwstr>
      </vt:variant>
      <vt:variant>
        <vt:i4>393237</vt:i4>
      </vt:variant>
      <vt:variant>
        <vt:i4>516</vt:i4>
      </vt:variant>
      <vt:variant>
        <vt:i4>0</vt:i4>
      </vt:variant>
      <vt:variant>
        <vt:i4>5</vt:i4>
      </vt:variant>
      <vt:variant>
        <vt:lpwstr/>
      </vt:variant>
      <vt:variant>
        <vt:lpwstr>passiivirangasta</vt:lpwstr>
      </vt:variant>
      <vt:variant>
        <vt:i4>196633</vt:i4>
      </vt:variant>
      <vt:variant>
        <vt:i4>513</vt:i4>
      </vt:variant>
      <vt:variant>
        <vt:i4>0</vt:i4>
      </vt:variant>
      <vt:variant>
        <vt:i4>5</vt:i4>
      </vt:variant>
      <vt:variant>
        <vt:lpwstr/>
      </vt:variant>
      <vt:variant>
        <vt:lpwstr>_Tabeli_V.3:_Verbiin_1</vt:lpwstr>
      </vt:variant>
      <vt:variant>
        <vt:i4>8585409</vt:i4>
      </vt:variant>
      <vt:variant>
        <vt:i4>510</vt:i4>
      </vt:variant>
      <vt:variant>
        <vt:i4>0</vt:i4>
      </vt:variant>
      <vt:variant>
        <vt:i4>5</vt:i4>
      </vt:variant>
      <vt:variant>
        <vt:lpwstr>file://localhost/Users/eira/Documents/Aikamatka/Aikamatkan%20uudet%20fiilit%20ja%20kuvat/Grammatiikki/Kainun%20kielen%20grammatiikki.doc</vt:lpwstr>
      </vt:variant>
      <vt:variant>
        <vt:lpwstr>3.2. Äänelisten konsonantiitten l, r, m ja n pittuus</vt:lpwstr>
      </vt:variant>
      <vt:variant>
        <vt:i4>8257608</vt:i4>
      </vt:variant>
      <vt:variant>
        <vt:i4>507</vt:i4>
      </vt:variant>
      <vt:variant>
        <vt:i4>0</vt:i4>
      </vt:variant>
      <vt:variant>
        <vt:i4>5</vt:i4>
      </vt:variant>
      <vt:variant>
        <vt:lpwstr/>
      </vt:variant>
      <vt:variant>
        <vt:lpwstr>_Rangan_vokaali_ja</vt:lpwstr>
      </vt:variant>
      <vt:variant>
        <vt:i4>983156</vt:i4>
      </vt:variant>
      <vt:variant>
        <vt:i4>504</vt:i4>
      </vt:variant>
      <vt:variant>
        <vt:i4>0</vt:i4>
      </vt:variant>
      <vt:variant>
        <vt:i4>5</vt:i4>
      </vt:variant>
      <vt:variant>
        <vt:lpwstr/>
      </vt:variant>
      <vt:variant>
        <vt:lpwstr>_3.4._ti_&gt;</vt:lpwstr>
      </vt:variant>
      <vt:variant>
        <vt:i4>6226022</vt:i4>
      </vt:variant>
      <vt:variant>
        <vt:i4>501</vt:i4>
      </vt:variant>
      <vt:variant>
        <vt:i4>0</vt:i4>
      </vt:variant>
      <vt:variant>
        <vt:i4>5</vt:i4>
      </vt:variant>
      <vt:variant>
        <vt:lpwstr/>
      </vt:variant>
      <vt:variant>
        <vt:lpwstr>_3.3._Vokaalinvaihettelu_suffiksin</vt:lpwstr>
      </vt:variant>
      <vt:variant>
        <vt:i4>7143447</vt:i4>
      </vt:variant>
      <vt:variant>
        <vt:i4>498</vt:i4>
      </vt:variant>
      <vt:variant>
        <vt:i4>0</vt:i4>
      </vt:variant>
      <vt:variant>
        <vt:i4>5</vt:i4>
      </vt:variant>
      <vt:variant>
        <vt:lpwstr/>
      </vt:variant>
      <vt:variant>
        <vt:lpwstr>kieltoverbi</vt:lpwstr>
      </vt:variant>
      <vt:variant>
        <vt:i4>393237</vt:i4>
      </vt:variant>
      <vt:variant>
        <vt:i4>495</vt:i4>
      </vt:variant>
      <vt:variant>
        <vt:i4>0</vt:i4>
      </vt:variant>
      <vt:variant>
        <vt:i4>5</vt:i4>
      </vt:variant>
      <vt:variant>
        <vt:lpwstr/>
      </vt:variant>
      <vt:variant>
        <vt:lpwstr>passiivirangasta</vt:lpwstr>
      </vt:variant>
      <vt:variant>
        <vt:i4>7733276</vt:i4>
      </vt:variant>
      <vt:variant>
        <vt:i4>492</vt:i4>
      </vt:variant>
      <vt:variant>
        <vt:i4>0</vt:i4>
      </vt:variant>
      <vt:variant>
        <vt:i4>5</vt:i4>
      </vt:variant>
      <vt:variant>
        <vt:lpwstr/>
      </vt:variant>
      <vt:variant>
        <vt:lpwstr>_Persoonasuffiksit_dialektiissa</vt:lpwstr>
      </vt:variant>
      <vt:variant>
        <vt:i4>3276870</vt:i4>
      </vt:variant>
      <vt:variant>
        <vt:i4>489</vt:i4>
      </vt:variant>
      <vt:variant>
        <vt:i4>0</vt:i4>
      </vt:variant>
      <vt:variant>
        <vt:i4>5</vt:i4>
      </vt:variant>
      <vt:variant>
        <vt:lpwstr/>
      </vt:variant>
      <vt:variant>
        <vt:lpwstr>_Tabeli_V.3:_Verbiin</vt:lpwstr>
      </vt:variant>
      <vt:variant>
        <vt:i4>7864320</vt:i4>
      </vt:variant>
      <vt:variant>
        <vt:i4>486</vt:i4>
      </vt:variant>
      <vt:variant>
        <vt:i4>0</vt:i4>
      </vt:variant>
      <vt:variant>
        <vt:i4>5</vt:i4>
      </vt:variant>
      <vt:variant>
        <vt:lpwstr/>
      </vt:variant>
      <vt:variant>
        <vt:lpwstr>_3.1._Graadivaihettelu_2</vt:lpwstr>
      </vt:variant>
      <vt:variant>
        <vt:i4>7209158</vt:i4>
      </vt:variant>
      <vt:variant>
        <vt:i4>483</vt:i4>
      </vt:variant>
      <vt:variant>
        <vt:i4>0</vt:i4>
      </vt:variant>
      <vt:variant>
        <vt:i4>5</vt:i4>
      </vt:variant>
      <vt:variant>
        <vt:lpwstr/>
      </vt:variant>
      <vt:variant>
        <vt:lpwstr>_5.6.3._Kielttäävä_preteriti</vt:lpwstr>
      </vt:variant>
      <vt:variant>
        <vt:i4>2687101</vt:i4>
      </vt:variant>
      <vt:variant>
        <vt:i4>480</vt:i4>
      </vt:variant>
      <vt:variant>
        <vt:i4>0</vt:i4>
      </vt:variant>
      <vt:variant>
        <vt:i4>5</vt:i4>
      </vt:variant>
      <vt:variant>
        <vt:lpwstr/>
      </vt:variant>
      <vt:variant>
        <vt:lpwstr>_5.5._Indikatiivin_preesensin</vt:lpwstr>
      </vt:variant>
      <vt:variant>
        <vt:i4>262246</vt:i4>
      </vt:variant>
      <vt:variant>
        <vt:i4>477</vt:i4>
      </vt:variant>
      <vt:variant>
        <vt:i4>0</vt:i4>
      </vt:variant>
      <vt:variant>
        <vt:i4>5</vt:i4>
      </vt:variant>
      <vt:variant>
        <vt:lpwstr/>
      </vt:variant>
      <vt:variant>
        <vt:lpwstr>Ollaverbinkongruenssi</vt:lpwstr>
      </vt:variant>
      <vt:variant>
        <vt:i4>4259967</vt:i4>
      </vt:variant>
      <vt:variant>
        <vt:i4>474</vt:i4>
      </vt:variant>
      <vt:variant>
        <vt:i4>0</vt:i4>
      </vt:variant>
      <vt:variant>
        <vt:i4>5</vt:i4>
      </vt:variant>
      <vt:variant>
        <vt:lpwstr/>
      </vt:variant>
      <vt:variant>
        <vt:lpwstr>_2.3.2._Sanan_rangat</vt:lpwstr>
      </vt:variant>
      <vt:variant>
        <vt:i4>5373980</vt:i4>
      </vt:variant>
      <vt:variant>
        <vt:i4>471</vt:i4>
      </vt:variant>
      <vt:variant>
        <vt:i4>0</vt:i4>
      </vt:variant>
      <vt:variant>
        <vt:i4>5</vt:i4>
      </vt:variant>
      <vt:variant>
        <vt:lpwstr/>
      </vt:variant>
      <vt:variant>
        <vt:lpwstr>_5.2._Kainun_kielen</vt:lpwstr>
      </vt:variant>
      <vt:variant>
        <vt:i4>65588</vt:i4>
      </vt:variant>
      <vt:variant>
        <vt:i4>468</vt:i4>
      </vt:variant>
      <vt:variant>
        <vt:i4>0</vt:i4>
      </vt:variant>
      <vt:variant>
        <vt:i4>5</vt:i4>
      </vt:variant>
      <vt:variant>
        <vt:lpwstr/>
      </vt:variant>
      <vt:variant>
        <vt:lpwstr>_Omistus</vt:lpwstr>
      </vt:variant>
      <vt:variant>
        <vt:i4>1179764</vt:i4>
      </vt:variant>
      <vt:variant>
        <vt:i4>465</vt:i4>
      </vt:variant>
      <vt:variant>
        <vt:i4>0</vt:i4>
      </vt:variant>
      <vt:variant>
        <vt:i4>5</vt:i4>
      </vt:variant>
      <vt:variant>
        <vt:lpwstr/>
      </vt:variant>
      <vt:variant>
        <vt:lpwstr>_Omistaajan_vaihetus_1</vt:lpwstr>
      </vt:variant>
      <vt:variant>
        <vt:i4>6291497</vt:i4>
      </vt:variant>
      <vt:variant>
        <vt:i4>462</vt:i4>
      </vt:variant>
      <vt:variant>
        <vt:i4>0</vt:i4>
      </vt:variant>
      <vt:variant>
        <vt:i4>5</vt:i4>
      </vt:variant>
      <vt:variant>
        <vt:lpwstr/>
      </vt:variant>
      <vt:variant>
        <vt:lpwstr>_Liiket</vt:lpwstr>
      </vt:variant>
      <vt:variant>
        <vt:i4>7209046</vt:i4>
      </vt:variant>
      <vt:variant>
        <vt:i4>459</vt:i4>
      </vt:variant>
      <vt:variant>
        <vt:i4>0</vt:i4>
      </vt:variant>
      <vt:variant>
        <vt:i4>5</vt:i4>
      </vt:variant>
      <vt:variant>
        <vt:lpwstr/>
      </vt:variant>
      <vt:variant>
        <vt:lpwstr>_4.2.2._Referatiiviset_syntaktit</vt:lpwstr>
      </vt:variant>
      <vt:variant>
        <vt:i4>8126584</vt:i4>
      </vt:variant>
      <vt:variant>
        <vt:i4>456</vt:i4>
      </vt:variant>
      <vt:variant>
        <vt:i4>0</vt:i4>
      </vt:variant>
      <vt:variant>
        <vt:i4>5</vt:i4>
      </vt:variant>
      <vt:variant>
        <vt:lpwstr/>
      </vt:variant>
      <vt:variant>
        <vt:lpwstr>objektinkaasus</vt:lpwstr>
      </vt:variant>
      <vt:variant>
        <vt:i4>7143546</vt:i4>
      </vt:variant>
      <vt:variant>
        <vt:i4>453</vt:i4>
      </vt:variant>
      <vt:variant>
        <vt:i4>0</vt:i4>
      </vt:variant>
      <vt:variant>
        <vt:i4>5</vt:i4>
      </vt:variant>
      <vt:variant>
        <vt:lpwstr/>
      </vt:variant>
      <vt:variant>
        <vt:lpwstr>_Aspektuaaliset_syntaktit_1</vt:lpwstr>
      </vt:variant>
      <vt:variant>
        <vt:i4>6881284</vt:i4>
      </vt:variant>
      <vt:variant>
        <vt:i4>450</vt:i4>
      </vt:variant>
      <vt:variant>
        <vt:i4>0</vt:i4>
      </vt:variant>
      <vt:variant>
        <vt:i4>5</vt:i4>
      </vt:variant>
      <vt:variant>
        <vt:lpwstr/>
      </vt:variant>
      <vt:variant>
        <vt:lpwstr>verbifraasilokattii</vt:lpwstr>
      </vt:variant>
      <vt:variant>
        <vt:i4>1245257</vt:i4>
      </vt:variant>
      <vt:variant>
        <vt:i4>447</vt:i4>
      </vt:variant>
      <vt:variant>
        <vt:i4>0</vt:i4>
      </vt:variant>
      <vt:variant>
        <vt:i4>5</vt:i4>
      </vt:variant>
      <vt:variant>
        <vt:lpwstr/>
      </vt:variant>
      <vt:variant>
        <vt:lpwstr>_Ulkoiset_lokaalikaasuskset:_adessiivi,</vt:lpwstr>
      </vt:variant>
      <vt:variant>
        <vt:i4>3670146</vt:i4>
      </vt:variant>
      <vt:variant>
        <vt:i4>444</vt:i4>
      </vt:variant>
      <vt:variant>
        <vt:i4>0</vt:i4>
      </vt:variant>
      <vt:variant>
        <vt:i4>5</vt:i4>
      </vt:variant>
      <vt:variant>
        <vt:lpwstr/>
      </vt:variant>
      <vt:variant>
        <vt:lpwstr>_Sisäiset_lokaalikaasukset;_inessiivi,</vt:lpwstr>
      </vt:variant>
      <vt:variant>
        <vt:i4>3276875</vt:i4>
      </vt:variant>
      <vt:variant>
        <vt:i4>441</vt:i4>
      </vt:variant>
      <vt:variant>
        <vt:i4>0</vt:i4>
      </vt:variant>
      <vt:variant>
        <vt:i4>5</vt:i4>
      </vt:variant>
      <vt:variant>
        <vt:lpwstr/>
      </vt:variant>
      <vt:variant>
        <vt:lpwstr>_Aspektuaaliset_syntaktit</vt:lpwstr>
      </vt:variant>
      <vt:variant>
        <vt:i4>2555916</vt:i4>
      </vt:variant>
      <vt:variant>
        <vt:i4>438</vt:i4>
      </vt:variant>
      <vt:variant>
        <vt:i4>0</vt:i4>
      </vt:variant>
      <vt:variant>
        <vt:i4>5</vt:i4>
      </vt:variant>
      <vt:variant>
        <vt:lpwstr/>
      </vt:variant>
      <vt:variant>
        <vt:lpwstr>_2.4._Syntaktin_rakenus_1</vt:lpwstr>
      </vt:variant>
      <vt:variant>
        <vt:i4>4390948</vt:i4>
      </vt:variant>
      <vt:variant>
        <vt:i4>435</vt:i4>
      </vt:variant>
      <vt:variant>
        <vt:i4>0</vt:i4>
      </vt:variant>
      <vt:variant>
        <vt:i4>5</vt:i4>
      </vt:variant>
      <vt:variant>
        <vt:lpwstr/>
      </vt:variant>
      <vt:variant>
        <vt:lpwstr>_2.2._Tavvu,_tavvupaino_2</vt:lpwstr>
      </vt:variant>
      <vt:variant>
        <vt:i4>1835030</vt:i4>
      </vt:variant>
      <vt:variant>
        <vt:i4>432</vt:i4>
      </vt:variant>
      <vt:variant>
        <vt:i4>0</vt:i4>
      </vt:variant>
      <vt:variant>
        <vt:i4>5</vt:i4>
      </vt:variant>
      <vt:variant>
        <vt:lpwstr/>
      </vt:variant>
      <vt:variant>
        <vt:lpwstr>_2.2._Tavvu,_tavvupaino</vt:lpwstr>
      </vt:variant>
      <vt:variant>
        <vt:i4>1835030</vt:i4>
      </vt:variant>
      <vt:variant>
        <vt:i4>429</vt:i4>
      </vt:variant>
      <vt:variant>
        <vt:i4>0</vt:i4>
      </vt:variant>
      <vt:variant>
        <vt:i4>5</vt:i4>
      </vt:variant>
      <vt:variant>
        <vt:lpwstr/>
      </vt:variant>
      <vt:variant>
        <vt:lpwstr>_2.2._Tavvu,_tavvupaino</vt:lpwstr>
      </vt:variant>
      <vt:variant>
        <vt:i4>8060928</vt:i4>
      </vt:variant>
      <vt:variant>
        <vt:i4>426</vt:i4>
      </vt:variant>
      <vt:variant>
        <vt:i4>0</vt:i4>
      </vt:variant>
      <vt:variant>
        <vt:i4>5</vt:i4>
      </vt:variant>
      <vt:variant>
        <vt:lpwstr/>
      </vt:variant>
      <vt:variant>
        <vt:lpwstr>_3.1._Graadivaihettelu_1</vt:lpwstr>
      </vt:variant>
      <vt:variant>
        <vt:i4>10879229</vt:i4>
      </vt:variant>
      <vt:variant>
        <vt:i4>423</vt:i4>
      </vt:variant>
      <vt:variant>
        <vt:i4>0</vt:i4>
      </vt:variant>
      <vt:variant>
        <vt:i4>5</vt:i4>
      </vt:variant>
      <vt:variant>
        <vt:lpwstr/>
      </vt:variant>
      <vt:variant>
        <vt:lpwstr>_Äänikombinasuunit_ja_niitten</vt:lpwstr>
      </vt:variant>
      <vt:variant>
        <vt:i4>11731134</vt:i4>
      </vt:variant>
      <vt:variant>
        <vt:i4>420</vt:i4>
      </vt:variant>
      <vt:variant>
        <vt:i4>0</vt:i4>
      </vt:variant>
      <vt:variant>
        <vt:i4>5</vt:i4>
      </vt:variant>
      <vt:variant>
        <vt:lpwstr/>
      </vt:variant>
      <vt:variant>
        <vt:lpwstr>_2.1.1._Äänet_1</vt:lpwstr>
      </vt:variant>
      <vt:variant>
        <vt:i4>72</vt:i4>
      </vt:variant>
      <vt:variant>
        <vt:i4>417</vt:i4>
      </vt:variant>
      <vt:variant>
        <vt:i4>0</vt:i4>
      </vt:variant>
      <vt:variant>
        <vt:i4>5</vt:i4>
      </vt:variant>
      <vt:variant>
        <vt:lpwstr/>
      </vt:variant>
      <vt:variant>
        <vt:lpwstr>_Graadivaihettelu</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Services</dc:creator>
  <cp:keywords/>
  <dc:description/>
  <cp:lastModifiedBy>Anna-Kaisa Räisänen</cp:lastModifiedBy>
  <cp:revision>3</cp:revision>
  <cp:lastPrinted>2014-06-24T10:34:00Z</cp:lastPrinted>
  <dcterms:created xsi:type="dcterms:W3CDTF">2016-10-19T10:34:00Z</dcterms:created>
  <dcterms:modified xsi:type="dcterms:W3CDTF">2016-10-19T10:34:00Z</dcterms:modified>
</cp:coreProperties>
</file>